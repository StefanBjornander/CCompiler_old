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903DBA" w:rsidRDefault="00703C11">
          <w:pPr>
            <w:pStyle w:val="Innehllsfrteckningsrubrik"/>
          </w:pPr>
          <w:r w:rsidRPr="00903DBA">
            <w:t>Table of C</w:t>
          </w:r>
          <w:r w:rsidR="00CB5140" w:rsidRPr="00903DBA">
            <w:t>ontents</w:t>
          </w:r>
        </w:p>
        <w:p w14:paraId="4E4902B4" w14:textId="76A54E96" w:rsidR="00DD6D68" w:rsidRPr="00903DBA" w:rsidRDefault="00CB5140">
          <w:pPr>
            <w:pStyle w:val="Innehll1"/>
            <w:rPr>
              <w:rFonts w:asciiTheme="minorHAnsi" w:eastAsiaTheme="minorEastAsia" w:hAnsiTheme="minorHAnsi"/>
              <w:noProof/>
              <w:color w:val="auto"/>
              <w:lang w:eastAsia="sv-SE"/>
            </w:rPr>
          </w:pPr>
          <w:r w:rsidRPr="00903DBA">
            <w:fldChar w:fldCharType="begin"/>
          </w:r>
          <w:r w:rsidRPr="00903DBA">
            <w:instrText xml:space="preserve"> TOC \o "1-3" \h \z \u </w:instrText>
          </w:r>
          <w:r w:rsidRPr="00903DBA">
            <w:fldChar w:fldCharType="separate"/>
          </w:r>
          <w:hyperlink w:anchor="_Toc57655963" w:history="1">
            <w:r w:rsidR="00DD6D68" w:rsidRPr="00903DBA">
              <w:rPr>
                <w:rStyle w:val="Hyperlnk"/>
                <w:noProof/>
              </w:rPr>
              <w:t>1.</w:t>
            </w:r>
            <w:r w:rsidR="00DD6D68" w:rsidRPr="00903DBA">
              <w:rPr>
                <w:rFonts w:asciiTheme="minorHAnsi" w:eastAsiaTheme="minorEastAsia" w:hAnsiTheme="minorHAnsi"/>
                <w:noProof/>
                <w:color w:val="auto"/>
                <w:lang w:eastAsia="sv-SE"/>
              </w:rPr>
              <w:tab/>
            </w:r>
            <w:r w:rsidR="00DD6D68" w:rsidRPr="00903DBA">
              <w:rPr>
                <w:rStyle w:val="Hyperlnk"/>
                <w:noProof/>
              </w:rPr>
              <w:t>Introduction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_Toc57655963 \h </w:instrText>
            </w:r>
            <w:r w:rsidR="00DD6D68" w:rsidRPr="00903DBA">
              <w:rPr>
                <w:noProof/>
                <w:webHidden/>
              </w:rPr>
            </w:r>
            <w:r w:rsidR="00DD6D68" w:rsidRPr="00903DBA">
              <w:rPr>
                <w:noProof/>
                <w:webHidden/>
              </w:rPr>
              <w:fldChar w:fldCharType="separate"/>
            </w:r>
            <w:r w:rsidR="00DD6D68" w:rsidRPr="00903DBA">
              <w:rPr>
                <w:noProof/>
                <w:webHidden/>
              </w:rPr>
              <w:t>10</w:t>
            </w:r>
            <w:r w:rsidR="00DD6D68" w:rsidRPr="00903DBA">
              <w:rPr>
                <w:noProof/>
                <w:webHidden/>
              </w:rPr>
              <w:fldChar w:fldCharType="end"/>
            </w:r>
          </w:hyperlink>
        </w:p>
        <w:p w14:paraId="61F98489" w14:textId="2A82DA7B" w:rsidR="00DD6D68" w:rsidRPr="00903DBA" w:rsidRDefault="000B4F2B">
          <w:pPr>
            <w:pStyle w:val="Innehll2"/>
            <w:tabs>
              <w:tab w:val="left" w:pos="880"/>
              <w:tab w:val="right" w:leader="dot" w:pos="9350"/>
            </w:tabs>
            <w:rPr>
              <w:rFonts w:asciiTheme="minorHAnsi" w:eastAsiaTheme="minorEastAsia" w:hAnsiTheme="minorHAnsi"/>
              <w:noProof/>
              <w:color w:val="auto"/>
              <w:lang w:eastAsia="sv-SE"/>
            </w:rPr>
          </w:pPr>
          <w:hyperlink w:anchor="_Toc57655964" w:history="1">
            <w:r w:rsidR="00DD6D68" w:rsidRPr="00903DBA">
              <w:rPr>
                <w:rStyle w:val="Hyperlnk"/>
                <w:noProof/>
              </w:rPr>
              <w:t>1.1.</w:t>
            </w:r>
            <w:r w:rsidR="00DD6D68" w:rsidRPr="00903DBA">
              <w:rPr>
                <w:rFonts w:asciiTheme="minorHAnsi" w:eastAsiaTheme="minorEastAsia" w:hAnsiTheme="minorHAnsi"/>
                <w:noProof/>
                <w:color w:val="auto"/>
                <w:lang w:eastAsia="sv-SE"/>
              </w:rPr>
              <w:tab/>
            </w:r>
            <w:r w:rsidR="00DD6D68" w:rsidRPr="00903DBA">
              <w:rPr>
                <w:rStyle w:val="Hyperlnk"/>
                <w:noProof/>
              </w:rPr>
              <w:t>The Compiler Phases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_Toc57655964 \h </w:instrText>
            </w:r>
            <w:r w:rsidR="00DD6D68" w:rsidRPr="00903DBA">
              <w:rPr>
                <w:noProof/>
                <w:webHidden/>
              </w:rPr>
            </w:r>
            <w:r w:rsidR="00DD6D68" w:rsidRPr="00903DBA">
              <w:rPr>
                <w:noProof/>
                <w:webHidden/>
              </w:rPr>
              <w:fldChar w:fldCharType="separate"/>
            </w:r>
            <w:r w:rsidR="00DD6D68" w:rsidRPr="00903DBA">
              <w:rPr>
                <w:noProof/>
                <w:webHidden/>
              </w:rPr>
              <w:t>10</w:t>
            </w:r>
            <w:r w:rsidR="00DD6D68" w:rsidRPr="00903DBA">
              <w:rPr>
                <w:noProof/>
                <w:webHidden/>
              </w:rPr>
              <w:fldChar w:fldCharType="end"/>
            </w:r>
          </w:hyperlink>
        </w:p>
        <w:p w14:paraId="3C5E711C" w14:textId="2B1F6C22"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5965"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_Toc57655965 \h </w:instrText>
            </w:r>
            <w:r w:rsidR="00DD6D68" w:rsidRPr="00903DBA">
              <w:rPr>
                <w:noProof/>
                <w:webHidden/>
              </w:rPr>
            </w:r>
            <w:r w:rsidR="00DD6D68" w:rsidRPr="00903DBA">
              <w:rPr>
                <w:noProof/>
                <w:webHidden/>
              </w:rPr>
              <w:fldChar w:fldCharType="separate"/>
            </w:r>
            <w:r w:rsidR="00DD6D68" w:rsidRPr="00903DBA">
              <w:rPr>
                <w:noProof/>
                <w:webHidden/>
              </w:rPr>
              <w:t>11</w:t>
            </w:r>
            <w:r w:rsidR="00DD6D68" w:rsidRPr="00903DBA">
              <w:rPr>
                <w:noProof/>
                <w:webHidden/>
              </w:rPr>
              <w:fldChar w:fldCharType="end"/>
            </w:r>
          </w:hyperlink>
        </w:p>
        <w:p w14:paraId="0E2603E2" w14:textId="0A004107"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5966"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_Toc57655966 \h </w:instrText>
            </w:r>
            <w:r w:rsidR="00DD6D68" w:rsidRPr="00903DBA">
              <w:rPr>
                <w:noProof/>
                <w:webHidden/>
              </w:rPr>
            </w:r>
            <w:r w:rsidR="00DD6D68" w:rsidRPr="00903DBA">
              <w:rPr>
                <w:noProof/>
                <w:webHidden/>
              </w:rPr>
              <w:fldChar w:fldCharType="separate"/>
            </w:r>
            <w:r w:rsidR="00DD6D68" w:rsidRPr="00903DBA">
              <w:rPr>
                <w:noProof/>
                <w:webHidden/>
              </w:rPr>
              <w:t>11</w:t>
            </w:r>
            <w:r w:rsidR="00DD6D68" w:rsidRPr="00903DBA">
              <w:rPr>
                <w:noProof/>
                <w:webHidden/>
              </w:rPr>
              <w:fldChar w:fldCharType="end"/>
            </w:r>
          </w:hyperlink>
        </w:p>
        <w:p w14:paraId="636FBE3B" w14:textId="2AA0D3E6"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5967"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Parsing and Middle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_Toc57655967 \h </w:instrText>
            </w:r>
            <w:r w:rsidR="00DD6D68" w:rsidRPr="00903DBA">
              <w:rPr>
                <w:noProof/>
                <w:webHidden/>
              </w:rPr>
            </w:r>
            <w:r w:rsidR="00DD6D68" w:rsidRPr="00903DBA">
              <w:rPr>
                <w:noProof/>
                <w:webHidden/>
              </w:rPr>
              <w:fldChar w:fldCharType="separate"/>
            </w:r>
            <w:r w:rsidR="00DD6D68" w:rsidRPr="00903DBA">
              <w:rPr>
                <w:noProof/>
                <w:webHidden/>
              </w:rPr>
              <w:t>11</w:t>
            </w:r>
            <w:r w:rsidR="00DD6D68" w:rsidRPr="00903DBA">
              <w:rPr>
                <w:noProof/>
                <w:webHidden/>
              </w:rPr>
              <w:fldChar w:fldCharType="end"/>
            </w:r>
          </w:hyperlink>
        </w:p>
        <w:p w14:paraId="50E1C210" w14:textId="784895FC"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5968" w:history="1">
            <w:r w:rsidR="00DD6D68" w:rsidRPr="00903DBA">
              <w:rPr>
                <w:rStyle w:val="Hyperlnk"/>
                <w:noProof/>
              </w:rPr>
              <w:t>1.1.4.</w:t>
            </w:r>
            <w:r w:rsidR="00DD6D68" w:rsidRPr="00903DBA">
              <w:rPr>
                <w:rFonts w:asciiTheme="minorHAnsi" w:eastAsiaTheme="minorEastAsia" w:hAnsiTheme="minorHAnsi"/>
                <w:noProof/>
                <w:color w:val="auto"/>
                <w:lang w:eastAsia="sv-SE"/>
              </w:rPr>
              <w:tab/>
            </w:r>
            <w:r w:rsidR="00DD6D68" w:rsidRPr="00903DBA">
              <w:rPr>
                <w:rStyle w:val="Hyperlnk"/>
                <w:noProof/>
              </w:rPr>
              <w:t>Middle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_Toc57655968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7FDEB77A" w14:textId="2432CF86"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5969" w:history="1">
            <w:r w:rsidR="00DD6D68" w:rsidRPr="00903DBA">
              <w:rPr>
                <w:rStyle w:val="Hyperlnk"/>
                <w:noProof/>
              </w:rPr>
              <w:t>1.1.5.</w:t>
            </w:r>
            <w:r w:rsidR="00DD6D68" w:rsidRPr="00903DBA">
              <w:rPr>
                <w:rFonts w:asciiTheme="minorHAnsi" w:eastAsiaTheme="minorEastAsia" w:hAnsiTheme="minorHAnsi"/>
                <w:noProof/>
                <w:color w:val="auto"/>
                <w:lang w:eastAsia="sv-SE"/>
              </w:rPr>
              <w:tab/>
            </w:r>
            <w:r w:rsidR="00DD6D68" w:rsidRPr="00903DBA">
              <w:rPr>
                <w:rStyle w:val="Hyperlnk"/>
                <w:noProof/>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_Toc57655969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1E31B118" w14:textId="6F30CFD4"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5970" w:history="1">
            <w:r w:rsidR="00DD6D68" w:rsidRPr="00903DBA">
              <w:rPr>
                <w:rStyle w:val="Hyperlnk"/>
                <w:noProof/>
              </w:rPr>
              <w:t>1.1.6.</w:t>
            </w:r>
            <w:r w:rsidR="00DD6D68" w:rsidRPr="00903DBA">
              <w:rPr>
                <w:rFonts w:asciiTheme="minorHAnsi" w:eastAsiaTheme="minorEastAsia" w:hAnsiTheme="minorHAnsi"/>
                <w:noProof/>
                <w:color w:val="auto"/>
                <w:lang w:eastAsia="sv-SE"/>
              </w:rPr>
              <w:tab/>
            </w:r>
            <w:r w:rsidR="00DD6D68" w:rsidRPr="00903DBA">
              <w:rPr>
                <w:rStyle w:val="Hyperlnk"/>
                <w:noProof/>
              </w:rPr>
              <w:t>Static Address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_Toc57655970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73639D3D" w14:textId="150B8998"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5971" w:history="1">
            <w:r w:rsidR="00DD6D68" w:rsidRPr="00903DBA">
              <w:rPr>
                <w:rStyle w:val="Hyperlnk"/>
                <w:noProof/>
              </w:rPr>
              <w:t>1.1.7.</w:t>
            </w:r>
            <w:r w:rsidR="00DD6D68" w:rsidRPr="00903DBA">
              <w:rPr>
                <w:rFonts w:asciiTheme="minorHAnsi" w:eastAsiaTheme="minorEastAsia" w:hAnsiTheme="minorHAnsi"/>
                <w:noProof/>
                <w:color w:val="auto"/>
                <w:lang w:eastAsia="sv-SE"/>
              </w:rPr>
              <w:tab/>
            </w:r>
            <w:r w:rsidR="00DD6D68" w:rsidRPr="00903DBA">
              <w:rPr>
                <w:rStyle w:val="Hyperlnk"/>
                <w:noProof/>
              </w:rPr>
              <w:t>Declarators and Declaration Specifiers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_Toc57655971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4F941DDA" w14:textId="134FA847"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5972" w:history="1">
            <w:r w:rsidR="00DD6D68" w:rsidRPr="00903DBA">
              <w:rPr>
                <w:rStyle w:val="Hyperlnk"/>
                <w:noProof/>
              </w:rPr>
              <w:t>1.1.8.</w:t>
            </w:r>
            <w:r w:rsidR="00DD6D68" w:rsidRPr="00903DBA">
              <w:rPr>
                <w:rFonts w:asciiTheme="minorHAnsi" w:eastAsiaTheme="minorEastAsia" w:hAnsiTheme="minorHAnsi"/>
                <w:noProof/>
                <w:color w:val="auto"/>
                <w:lang w:eastAsia="sv-SE"/>
              </w:rPr>
              <w:tab/>
            </w:r>
            <w:r w:rsidR="00DD6D68" w:rsidRPr="00903DBA">
              <w:rPr>
                <w:rStyle w:val="Hyperlnk"/>
                <w:noProof/>
              </w:rPr>
              <w:t>The Symbol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_Toc57655972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004A153B" w14:textId="16E68934"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5973" w:history="1">
            <w:r w:rsidR="00DD6D68" w:rsidRPr="00903DBA">
              <w:rPr>
                <w:rStyle w:val="Hyperlnk"/>
                <w:noProof/>
              </w:rPr>
              <w:t>1.1.9.</w:t>
            </w:r>
            <w:r w:rsidR="00DD6D68" w:rsidRPr="00903DBA">
              <w:rPr>
                <w:rFonts w:asciiTheme="minorHAnsi" w:eastAsiaTheme="minorEastAsia" w:hAnsiTheme="minorHAnsi"/>
                <w:noProof/>
                <w:color w:val="auto"/>
                <w:lang w:eastAsia="sv-SE"/>
              </w:rPr>
              <w:tab/>
            </w:r>
            <w:r w:rsidR="00DD6D68" w:rsidRPr="00903DBA">
              <w:rPr>
                <w:rStyle w:val="Hyperlnk"/>
                <w:noProof/>
              </w:rPr>
              <w:t>The Type System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_Toc57655973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351D3487" w14:textId="68D5B43D"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5974" w:history="1">
            <w:r w:rsidR="00DD6D68" w:rsidRPr="00903DBA">
              <w:rPr>
                <w:rStyle w:val="Hyperlnk"/>
                <w:noProof/>
              </w:rPr>
              <w:t>1.1.10.</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_Toc57655974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3C74EC72" w14:textId="07D2D44D"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5975"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Register Allocation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_Toc57655975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6C9FABA0" w14:textId="219DC3D8"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5976"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The Object Code Generator and Linker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_Toc57655976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44880DA3" w14:textId="74D1F02F"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5977"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_Toc57655977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32801170" w14:textId="71F1C17C" w:rsidR="00DD6D68" w:rsidRPr="00903DBA" w:rsidRDefault="000B4F2B">
          <w:pPr>
            <w:pStyle w:val="Innehll2"/>
            <w:tabs>
              <w:tab w:val="left" w:pos="880"/>
              <w:tab w:val="right" w:leader="dot" w:pos="9350"/>
            </w:tabs>
            <w:rPr>
              <w:rFonts w:asciiTheme="minorHAnsi" w:eastAsiaTheme="minorEastAsia" w:hAnsiTheme="minorHAnsi"/>
              <w:noProof/>
              <w:color w:val="auto"/>
              <w:lang w:eastAsia="sv-SE"/>
            </w:rPr>
          </w:pPr>
          <w:hyperlink w:anchor="_Toc57655978" w:history="1">
            <w:r w:rsidR="00DD6D68" w:rsidRPr="00903DBA">
              <w:rPr>
                <w:rStyle w:val="Hyperlnk"/>
                <w:noProof/>
              </w:rPr>
              <w:t>1.2.</w:t>
            </w:r>
            <w:r w:rsidR="00DD6D68" w:rsidRPr="00903DBA">
              <w:rPr>
                <w:rFonts w:asciiTheme="minorHAnsi" w:eastAsiaTheme="minorEastAsia" w:hAnsiTheme="minorHAnsi"/>
                <w:noProof/>
                <w:color w:val="auto"/>
                <w:lang w:eastAsia="sv-SE"/>
              </w:rPr>
              <w:tab/>
            </w:r>
            <w:r w:rsidR="00DD6D68" w:rsidRPr="00903DBA">
              <w:rPr>
                <w:rStyle w:val="Hyperlnk"/>
                <w:noProof/>
              </w:rPr>
              <w:t>The Main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_Toc57655978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7629CCC0" w14:textId="0D4FAAEA"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5979" w:history="1">
            <w:r w:rsidR="00DD6D68" w:rsidRPr="00903DBA">
              <w:rPr>
                <w:rStyle w:val="Hyperlnk"/>
                <w:noProof/>
                <w:highlight w:val="white"/>
              </w:rPr>
              <w:t>1.2.1.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Generating the Assembly File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_Toc57655979 \h </w:instrText>
            </w:r>
            <w:r w:rsidR="00DD6D68" w:rsidRPr="00903DBA">
              <w:rPr>
                <w:noProof/>
                <w:webHidden/>
              </w:rPr>
            </w:r>
            <w:r w:rsidR="00DD6D68" w:rsidRPr="00903DBA">
              <w:rPr>
                <w:noProof/>
                <w:webHidden/>
              </w:rPr>
              <w:fldChar w:fldCharType="separate"/>
            </w:r>
            <w:r w:rsidR="00DD6D68" w:rsidRPr="00903DBA">
              <w:rPr>
                <w:noProof/>
                <w:webHidden/>
              </w:rPr>
              <w:t>15</w:t>
            </w:r>
            <w:r w:rsidR="00DD6D68" w:rsidRPr="00903DBA">
              <w:rPr>
                <w:noProof/>
                <w:webHidden/>
              </w:rPr>
              <w:fldChar w:fldCharType="end"/>
            </w:r>
          </w:hyperlink>
        </w:p>
        <w:p w14:paraId="3CA0E480" w14:textId="797FC994"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5980" w:history="1">
            <w:r w:rsidR="00DD6D68" w:rsidRPr="00903DBA">
              <w:rPr>
                <w:rStyle w:val="Hyperlnk"/>
                <w:noProof/>
                <w:highlight w:val="white"/>
              </w:rPr>
              <w:t>1.2.1.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Generate the Make File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_Toc57655980 \h </w:instrText>
            </w:r>
            <w:r w:rsidR="00DD6D68" w:rsidRPr="00903DBA">
              <w:rPr>
                <w:noProof/>
                <w:webHidden/>
              </w:rPr>
            </w:r>
            <w:r w:rsidR="00DD6D68" w:rsidRPr="00903DBA">
              <w:rPr>
                <w:noProof/>
                <w:webHidden/>
              </w:rPr>
              <w:fldChar w:fldCharType="separate"/>
            </w:r>
            <w:r w:rsidR="00DD6D68" w:rsidRPr="00903DBA">
              <w:rPr>
                <w:noProof/>
                <w:webHidden/>
              </w:rPr>
              <w:t>17</w:t>
            </w:r>
            <w:r w:rsidR="00DD6D68" w:rsidRPr="00903DBA">
              <w:rPr>
                <w:noProof/>
                <w:webHidden/>
              </w:rPr>
              <w:fldChar w:fldCharType="end"/>
            </w:r>
          </w:hyperlink>
        </w:p>
        <w:p w14:paraId="036ADAFF" w14:textId="35A994F3"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5981" w:history="1">
            <w:r w:rsidR="00DD6D68" w:rsidRPr="00903DBA">
              <w:rPr>
                <w:rStyle w:val="Hyperlnk"/>
                <w:noProof/>
                <w:highlight w:val="white"/>
              </w:rPr>
              <w:t>1.2.2.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Is the Object File Fresh?</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_Toc57655981 \h </w:instrText>
            </w:r>
            <w:r w:rsidR="00DD6D68" w:rsidRPr="00903DBA">
              <w:rPr>
                <w:noProof/>
                <w:webHidden/>
              </w:rPr>
            </w:r>
            <w:r w:rsidR="00DD6D68" w:rsidRPr="00903DBA">
              <w:rPr>
                <w:noProof/>
                <w:webHidden/>
              </w:rPr>
              <w:fldChar w:fldCharType="separate"/>
            </w:r>
            <w:r w:rsidR="00DD6D68" w:rsidRPr="00903DBA">
              <w:rPr>
                <w:noProof/>
                <w:webHidden/>
              </w:rPr>
              <w:t>19</w:t>
            </w:r>
            <w:r w:rsidR="00DD6D68" w:rsidRPr="00903DBA">
              <w:rPr>
                <w:noProof/>
                <w:webHidden/>
              </w:rPr>
              <w:fldChar w:fldCharType="end"/>
            </w:r>
          </w:hyperlink>
        </w:p>
        <w:p w14:paraId="3560099B" w14:textId="584497FE" w:rsidR="00DD6D68" w:rsidRPr="00903DBA" w:rsidRDefault="000B4F2B">
          <w:pPr>
            <w:pStyle w:val="Innehll1"/>
            <w:rPr>
              <w:rFonts w:asciiTheme="minorHAnsi" w:eastAsiaTheme="minorEastAsia" w:hAnsiTheme="minorHAnsi"/>
              <w:noProof/>
              <w:color w:val="auto"/>
              <w:lang w:eastAsia="sv-SE"/>
            </w:rPr>
          </w:pPr>
          <w:hyperlink w:anchor="_Toc57655982" w:history="1">
            <w:r w:rsidR="00DD6D68" w:rsidRPr="00903DBA">
              <w:rPr>
                <w:rStyle w:val="Hyperlnk"/>
                <w:noProof/>
              </w:rPr>
              <w:t>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_Toc57655982 \h </w:instrText>
            </w:r>
            <w:r w:rsidR="00DD6D68" w:rsidRPr="00903DBA">
              <w:rPr>
                <w:noProof/>
                <w:webHidden/>
              </w:rPr>
            </w:r>
            <w:r w:rsidR="00DD6D68" w:rsidRPr="00903DBA">
              <w:rPr>
                <w:noProof/>
                <w:webHidden/>
              </w:rPr>
              <w:fldChar w:fldCharType="separate"/>
            </w:r>
            <w:r w:rsidR="00DD6D68" w:rsidRPr="00903DBA">
              <w:rPr>
                <w:noProof/>
                <w:webHidden/>
              </w:rPr>
              <w:t>22</w:t>
            </w:r>
            <w:r w:rsidR="00DD6D68" w:rsidRPr="00903DBA">
              <w:rPr>
                <w:noProof/>
                <w:webHidden/>
              </w:rPr>
              <w:fldChar w:fldCharType="end"/>
            </w:r>
          </w:hyperlink>
        </w:p>
        <w:p w14:paraId="405D5627" w14:textId="07AB99D8" w:rsidR="00DD6D68" w:rsidRPr="00903DBA" w:rsidRDefault="000B4F2B">
          <w:pPr>
            <w:pStyle w:val="Innehll2"/>
            <w:tabs>
              <w:tab w:val="left" w:pos="880"/>
              <w:tab w:val="right" w:leader="dot" w:pos="9350"/>
            </w:tabs>
            <w:rPr>
              <w:rFonts w:asciiTheme="minorHAnsi" w:eastAsiaTheme="minorEastAsia" w:hAnsiTheme="minorHAnsi"/>
              <w:noProof/>
              <w:color w:val="auto"/>
              <w:lang w:eastAsia="sv-SE"/>
            </w:rPr>
          </w:pPr>
          <w:hyperlink w:anchor="_Toc57655983" w:history="1">
            <w:r w:rsidR="00DD6D68" w:rsidRPr="00903DBA">
              <w:rPr>
                <w:rStyle w:val="Hyperlnk"/>
                <w:noProof/>
              </w:rPr>
              <w:t>2.1.</w:t>
            </w:r>
            <w:r w:rsidR="00DD6D68" w:rsidRPr="00903DBA">
              <w:rPr>
                <w:rFonts w:asciiTheme="minorHAnsi" w:eastAsiaTheme="minorEastAsia" w:hAnsiTheme="minorHAnsi"/>
                <w:noProof/>
                <w:color w:val="auto"/>
                <w:lang w:eastAsia="sv-SE"/>
              </w:rPr>
              <w:tab/>
            </w:r>
            <w:r w:rsidR="00DD6D68" w:rsidRPr="00903DBA">
              <w:rPr>
                <w:rStyle w:val="Hyperlnk"/>
                <w:noProof/>
              </w:rPr>
              <w:t>The Scanner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_Toc57655983 \h </w:instrText>
            </w:r>
            <w:r w:rsidR="00DD6D68" w:rsidRPr="00903DBA">
              <w:rPr>
                <w:noProof/>
                <w:webHidden/>
              </w:rPr>
            </w:r>
            <w:r w:rsidR="00DD6D68" w:rsidRPr="00903DBA">
              <w:rPr>
                <w:noProof/>
                <w:webHidden/>
              </w:rPr>
              <w:fldChar w:fldCharType="separate"/>
            </w:r>
            <w:r w:rsidR="00DD6D68" w:rsidRPr="00903DBA">
              <w:rPr>
                <w:noProof/>
                <w:webHidden/>
              </w:rPr>
              <w:t>22</w:t>
            </w:r>
            <w:r w:rsidR="00DD6D68" w:rsidRPr="00903DBA">
              <w:rPr>
                <w:noProof/>
                <w:webHidden/>
              </w:rPr>
              <w:fldChar w:fldCharType="end"/>
            </w:r>
          </w:hyperlink>
        </w:p>
        <w:p w14:paraId="57BEDDA6" w14:textId="5A1F2D9B"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5984" w:history="1">
            <w:r w:rsidR="00DD6D68" w:rsidRPr="00903DBA">
              <w:rPr>
                <w:rStyle w:val="Hyperlnk"/>
                <w:noProof/>
              </w:rPr>
              <w:t>2.1.1.</w:t>
            </w:r>
            <w:r w:rsidR="00DD6D68" w:rsidRPr="00903DBA">
              <w:rPr>
                <w:rFonts w:asciiTheme="minorHAnsi" w:eastAsiaTheme="minorEastAsia" w:hAnsiTheme="minorHAnsi"/>
                <w:noProof/>
                <w:color w:val="auto"/>
                <w:lang w:eastAsia="sv-SE"/>
              </w:rPr>
              <w:tab/>
            </w:r>
            <w:r w:rsidR="00DD6D68" w:rsidRPr="00903DBA">
              <w:rPr>
                <w:rStyle w:val="Hyperlnk"/>
                <w:noProof/>
              </w:rPr>
              <w:t>The typedef-name Problem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_Toc57655984 \h </w:instrText>
            </w:r>
            <w:r w:rsidR="00DD6D68" w:rsidRPr="00903DBA">
              <w:rPr>
                <w:noProof/>
                <w:webHidden/>
              </w:rPr>
            </w:r>
            <w:r w:rsidR="00DD6D68" w:rsidRPr="00903DBA">
              <w:rPr>
                <w:noProof/>
                <w:webHidden/>
              </w:rPr>
              <w:fldChar w:fldCharType="separate"/>
            </w:r>
            <w:r w:rsidR="00DD6D68" w:rsidRPr="00903DBA">
              <w:rPr>
                <w:noProof/>
                <w:webHidden/>
              </w:rPr>
              <w:t>33</w:t>
            </w:r>
            <w:r w:rsidR="00DD6D68" w:rsidRPr="00903DBA">
              <w:rPr>
                <w:noProof/>
                <w:webHidden/>
              </w:rPr>
              <w:fldChar w:fldCharType="end"/>
            </w:r>
          </w:hyperlink>
        </w:p>
        <w:p w14:paraId="504A0E15" w14:textId="0BC42B46" w:rsidR="00DD6D68" w:rsidRPr="00903DBA" w:rsidRDefault="000B4F2B">
          <w:pPr>
            <w:pStyle w:val="Innehll1"/>
            <w:rPr>
              <w:rFonts w:asciiTheme="minorHAnsi" w:eastAsiaTheme="minorEastAsia" w:hAnsiTheme="minorHAnsi"/>
              <w:noProof/>
              <w:color w:val="auto"/>
              <w:lang w:eastAsia="sv-SE"/>
            </w:rPr>
          </w:pPr>
          <w:hyperlink w:anchor="_Toc57655985" w:history="1">
            <w:r w:rsidR="00DD6D68" w:rsidRPr="00903DBA">
              <w:rPr>
                <w:rStyle w:val="Hyperlnk"/>
                <w:noProof/>
              </w:rPr>
              <w:t>3.</w:t>
            </w:r>
            <w:r w:rsidR="00DD6D68" w:rsidRPr="00903DBA">
              <w:rPr>
                <w:rFonts w:asciiTheme="minorHAnsi" w:eastAsiaTheme="minorEastAsia" w:hAnsiTheme="minorHAnsi"/>
                <w:noProof/>
                <w:color w:val="auto"/>
                <w:lang w:eastAsia="sv-SE"/>
              </w:rPr>
              <w:tab/>
            </w:r>
            <w:r w:rsidR="00DD6D68" w:rsidRPr="00903DBA">
              <w:rPr>
                <w:rStyle w:val="Hyperlnk"/>
                <w:noProof/>
              </w:rPr>
              <w:t>Parsing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_Toc57655985 \h </w:instrText>
            </w:r>
            <w:r w:rsidR="00DD6D68" w:rsidRPr="00903DBA">
              <w:rPr>
                <w:noProof/>
                <w:webHidden/>
              </w:rPr>
            </w:r>
            <w:r w:rsidR="00DD6D68" w:rsidRPr="00903DBA">
              <w:rPr>
                <w:noProof/>
                <w:webHidden/>
              </w:rPr>
              <w:fldChar w:fldCharType="separate"/>
            </w:r>
            <w:r w:rsidR="00DD6D68" w:rsidRPr="00903DBA">
              <w:rPr>
                <w:noProof/>
                <w:webHidden/>
              </w:rPr>
              <w:t>34</w:t>
            </w:r>
            <w:r w:rsidR="00DD6D68" w:rsidRPr="00903DBA">
              <w:rPr>
                <w:noProof/>
                <w:webHidden/>
              </w:rPr>
              <w:fldChar w:fldCharType="end"/>
            </w:r>
          </w:hyperlink>
        </w:p>
        <w:p w14:paraId="440B213B" w14:textId="74538B71" w:rsidR="00DD6D68" w:rsidRPr="00903DBA" w:rsidRDefault="000B4F2B">
          <w:pPr>
            <w:pStyle w:val="Innehll2"/>
            <w:tabs>
              <w:tab w:val="left" w:pos="880"/>
              <w:tab w:val="right" w:leader="dot" w:pos="9350"/>
            </w:tabs>
            <w:rPr>
              <w:rFonts w:asciiTheme="minorHAnsi" w:eastAsiaTheme="minorEastAsia" w:hAnsiTheme="minorHAnsi"/>
              <w:noProof/>
              <w:color w:val="auto"/>
              <w:lang w:eastAsia="sv-SE"/>
            </w:rPr>
          </w:pPr>
          <w:hyperlink w:anchor="_Toc57655986" w:history="1">
            <w:r w:rsidR="00DD6D68" w:rsidRPr="00903DBA">
              <w:rPr>
                <w:rStyle w:val="Hyperlnk"/>
                <w:noProof/>
              </w:rPr>
              <w:t>3.1.</w:t>
            </w:r>
            <w:r w:rsidR="00DD6D68" w:rsidRPr="00903DBA">
              <w:rPr>
                <w:rFonts w:asciiTheme="minorHAnsi" w:eastAsiaTheme="minorEastAsia" w:hAnsiTheme="minorHAnsi"/>
                <w:noProof/>
                <w:color w:val="auto"/>
                <w:lang w:eastAsia="sv-SE"/>
              </w:rPr>
              <w:tab/>
            </w:r>
            <w:r w:rsidR="00DD6D68" w:rsidRPr="00903DBA">
              <w:rPr>
                <w:rStyle w:val="Hyperlnk"/>
                <w:noProof/>
              </w:rPr>
              <w:t>The MiddleCode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_Toc57655986 \h </w:instrText>
            </w:r>
            <w:r w:rsidR="00DD6D68" w:rsidRPr="00903DBA">
              <w:rPr>
                <w:noProof/>
                <w:webHidden/>
              </w:rPr>
            </w:r>
            <w:r w:rsidR="00DD6D68" w:rsidRPr="00903DBA">
              <w:rPr>
                <w:noProof/>
                <w:webHidden/>
              </w:rPr>
              <w:fldChar w:fldCharType="separate"/>
            </w:r>
            <w:r w:rsidR="00DD6D68" w:rsidRPr="00903DBA">
              <w:rPr>
                <w:noProof/>
                <w:webHidden/>
              </w:rPr>
              <w:t>37</w:t>
            </w:r>
            <w:r w:rsidR="00DD6D68" w:rsidRPr="00903DBA">
              <w:rPr>
                <w:noProof/>
                <w:webHidden/>
              </w:rPr>
              <w:fldChar w:fldCharType="end"/>
            </w:r>
          </w:hyperlink>
        </w:p>
        <w:p w14:paraId="7A06B9F5" w14:textId="4EC17927" w:rsidR="00DD6D68" w:rsidRPr="00903DBA" w:rsidRDefault="000B4F2B">
          <w:pPr>
            <w:pStyle w:val="Innehll2"/>
            <w:tabs>
              <w:tab w:val="left" w:pos="880"/>
              <w:tab w:val="right" w:leader="dot" w:pos="9350"/>
            </w:tabs>
            <w:rPr>
              <w:rFonts w:asciiTheme="minorHAnsi" w:eastAsiaTheme="minorEastAsia" w:hAnsiTheme="minorHAnsi"/>
              <w:noProof/>
              <w:color w:val="auto"/>
              <w:lang w:eastAsia="sv-SE"/>
            </w:rPr>
          </w:pPr>
          <w:hyperlink w:anchor="_Toc57655987" w:history="1">
            <w:r w:rsidR="00DD6D68" w:rsidRPr="00903DBA">
              <w:rPr>
                <w:rStyle w:val="Hyperlnk"/>
                <w:noProof/>
              </w:rPr>
              <w:t>3.2.</w:t>
            </w:r>
            <w:r w:rsidR="00DD6D68" w:rsidRPr="00903DBA">
              <w:rPr>
                <w:rFonts w:asciiTheme="minorHAnsi" w:eastAsiaTheme="minorEastAsia" w:hAnsiTheme="minorHAnsi"/>
                <w:noProof/>
                <w:color w:val="auto"/>
                <w:lang w:eastAsia="sv-SE"/>
              </w:rPr>
              <w:tab/>
            </w:r>
            <w:r w:rsidR="00DD6D68" w:rsidRPr="00903DBA">
              <w:rPr>
                <w:rStyle w:val="Hyperlnk"/>
                <w:noProof/>
              </w:rPr>
              <w:t>Declarations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_Toc57655987 \h </w:instrText>
            </w:r>
            <w:r w:rsidR="00DD6D68" w:rsidRPr="00903DBA">
              <w:rPr>
                <w:noProof/>
                <w:webHidden/>
              </w:rPr>
            </w:r>
            <w:r w:rsidR="00DD6D68" w:rsidRPr="00903DBA">
              <w:rPr>
                <w:noProof/>
                <w:webHidden/>
              </w:rPr>
              <w:fldChar w:fldCharType="separate"/>
            </w:r>
            <w:r w:rsidR="00DD6D68" w:rsidRPr="00903DBA">
              <w:rPr>
                <w:noProof/>
                <w:webHidden/>
              </w:rPr>
              <w:t>39</w:t>
            </w:r>
            <w:r w:rsidR="00DD6D68" w:rsidRPr="00903DBA">
              <w:rPr>
                <w:noProof/>
                <w:webHidden/>
              </w:rPr>
              <w:fldChar w:fldCharType="end"/>
            </w:r>
          </w:hyperlink>
        </w:p>
        <w:p w14:paraId="6F18F0ED" w14:textId="6F647AF4"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5988" w:history="1">
            <w:r w:rsidR="00DD6D68" w:rsidRPr="00903DBA">
              <w:rPr>
                <w:rStyle w:val="Hyperlnk"/>
                <w:noProof/>
              </w:rPr>
              <w:t>3.2.1.</w:t>
            </w:r>
            <w:r w:rsidR="00DD6D68" w:rsidRPr="00903DBA">
              <w:rPr>
                <w:rFonts w:asciiTheme="minorHAnsi" w:eastAsiaTheme="minorEastAsia" w:hAnsiTheme="minorHAnsi"/>
                <w:noProof/>
                <w:color w:val="auto"/>
                <w:lang w:eastAsia="sv-SE"/>
              </w:rPr>
              <w:tab/>
            </w:r>
            <w:r w:rsidR="00DD6D68" w:rsidRPr="00903DBA">
              <w:rPr>
                <w:rStyle w:val="Hyperlnk"/>
                <w:noProof/>
              </w:rPr>
              <w:t>Backpatching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_Toc57655988 \h </w:instrText>
            </w:r>
            <w:r w:rsidR="00DD6D68" w:rsidRPr="00903DBA">
              <w:rPr>
                <w:noProof/>
                <w:webHidden/>
              </w:rPr>
            </w:r>
            <w:r w:rsidR="00DD6D68" w:rsidRPr="00903DBA">
              <w:rPr>
                <w:noProof/>
                <w:webHidden/>
              </w:rPr>
              <w:fldChar w:fldCharType="separate"/>
            </w:r>
            <w:r w:rsidR="00DD6D68" w:rsidRPr="00903DBA">
              <w:rPr>
                <w:noProof/>
                <w:webHidden/>
              </w:rPr>
              <w:t>40</w:t>
            </w:r>
            <w:r w:rsidR="00DD6D68" w:rsidRPr="00903DBA">
              <w:rPr>
                <w:noProof/>
                <w:webHidden/>
              </w:rPr>
              <w:fldChar w:fldCharType="end"/>
            </w:r>
          </w:hyperlink>
        </w:p>
        <w:p w14:paraId="2ADF96EE" w14:textId="121D278D"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5989" w:history="1">
            <w:r w:rsidR="00DD6D68" w:rsidRPr="00903DBA">
              <w:rPr>
                <w:rStyle w:val="Hyperlnk"/>
                <w:noProof/>
              </w:rPr>
              <w:t>3.2.2.</w:t>
            </w:r>
            <w:r w:rsidR="00DD6D68" w:rsidRPr="00903DBA">
              <w:rPr>
                <w:rFonts w:asciiTheme="minorHAnsi" w:eastAsiaTheme="minorEastAsia" w:hAnsiTheme="minorHAnsi"/>
                <w:noProof/>
                <w:color w:val="auto"/>
                <w:lang w:eastAsia="sv-SE"/>
              </w:rPr>
              <w:tab/>
            </w:r>
            <w:r w:rsidR="00DD6D68" w:rsidRPr="00903DBA">
              <w:rPr>
                <w:rStyle w:val="Hyperlnk"/>
                <w:noProof/>
              </w:rPr>
              <w:t>Function Definition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_Toc57655989 \h </w:instrText>
            </w:r>
            <w:r w:rsidR="00DD6D68" w:rsidRPr="00903DBA">
              <w:rPr>
                <w:noProof/>
                <w:webHidden/>
              </w:rPr>
            </w:r>
            <w:r w:rsidR="00DD6D68" w:rsidRPr="00903DBA">
              <w:rPr>
                <w:noProof/>
                <w:webHidden/>
              </w:rPr>
              <w:fldChar w:fldCharType="separate"/>
            </w:r>
            <w:r w:rsidR="00DD6D68" w:rsidRPr="00903DBA">
              <w:rPr>
                <w:noProof/>
                <w:webHidden/>
              </w:rPr>
              <w:t>40</w:t>
            </w:r>
            <w:r w:rsidR="00DD6D68" w:rsidRPr="00903DBA">
              <w:rPr>
                <w:noProof/>
                <w:webHidden/>
              </w:rPr>
              <w:fldChar w:fldCharType="end"/>
            </w:r>
          </w:hyperlink>
        </w:p>
        <w:p w14:paraId="5EADF26A" w14:textId="037135FC"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5990" w:history="1">
            <w:r w:rsidR="00DD6D68" w:rsidRPr="00903DBA">
              <w:rPr>
                <w:rStyle w:val="Hyperlnk"/>
                <w:noProof/>
                <w:highlight w:val="white"/>
              </w:rPr>
              <w:t>3.2.3.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Specifier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_Toc57655990 \h </w:instrText>
            </w:r>
            <w:r w:rsidR="00DD6D68" w:rsidRPr="00903DBA">
              <w:rPr>
                <w:noProof/>
                <w:webHidden/>
              </w:rPr>
            </w:r>
            <w:r w:rsidR="00DD6D68" w:rsidRPr="00903DBA">
              <w:rPr>
                <w:noProof/>
                <w:webHidden/>
              </w:rPr>
              <w:fldChar w:fldCharType="separate"/>
            </w:r>
            <w:r w:rsidR="00DD6D68" w:rsidRPr="00903DBA">
              <w:rPr>
                <w:noProof/>
                <w:webHidden/>
              </w:rPr>
              <w:t>46</w:t>
            </w:r>
            <w:r w:rsidR="00DD6D68" w:rsidRPr="00903DBA">
              <w:rPr>
                <w:noProof/>
                <w:webHidden/>
              </w:rPr>
              <w:fldChar w:fldCharType="end"/>
            </w:r>
          </w:hyperlink>
        </w:p>
        <w:p w14:paraId="5239B110" w14:textId="2D0D574F"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5991" w:history="1">
            <w:r w:rsidR="00DD6D68" w:rsidRPr="00903DBA">
              <w:rPr>
                <w:rStyle w:val="Hyperlnk"/>
                <w:noProof/>
                <w:highlight w:val="white"/>
              </w:rPr>
              <w:t>3.2.4.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Declarator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_Toc57655991 \h </w:instrText>
            </w:r>
            <w:r w:rsidR="00DD6D68" w:rsidRPr="00903DBA">
              <w:rPr>
                <w:noProof/>
                <w:webHidden/>
              </w:rPr>
            </w:r>
            <w:r w:rsidR="00DD6D68" w:rsidRPr="00903DBA">
              <w:rPr>
                <w:noProof/>
                <w:webHidden/>
              </w:rPr>
              <w:fldChar w:fldCharType="separate"/>
            </w:r>
            <w:r w:rsidR="00DD6D68" w:rsidRPr="00903DBA">
              <w:rPr>
                <w:noProof/>
                <w:webHidden/>
              </w:rPr>
              <w:t>52</w:t>
            </w:r>
            <w:r w:rsidR="00DD6D68" w:rsidRPr="00903DBA">
              <w:rPr>
                <w:noProof/>
                <w:webHidden/>
              </w:rPr>
              <w:fldChar w:fldCharType="end"/>
            </w:r>
          </w:hyperlink>
        </w:p>
        <w:p w14:paraId="0A4A8384" w14:textId="226A8051" w:rsidR="00DD6D68" w:rsidRPr="00903DBA" w:rsidRDefault="000B4F2B">
          <w:pPr>
            <w:pStyle w:val="Innehll2"/>
            <w:tabs>
              <w:tab w:val="left" w:pos="880"/>
              <w:tab w:val="right" w:leader="dot" w:pos="9350"/>
            </w:tabs>
            <w:rPr>
              <w:rFonts w:asciiTheme="minorHAnsi" w:eastAsiaTheme="minorEastAsia" w:hAnsiTheme="minorHAnsi"/>
              <w:noProof/>
              <w:color w:val="auto"/>
              <w:lang w:eastAsia="sv-SE"/>
            </w:rPr>
          </w:pPr>
          <w:hyperlink w:anchor="_Toc57655992" w:history="1">
            <w:r w:rsidR="00DD6D68" w:rsidRPr="00903DBA">
              <w:rPr>
                <w:rStyle w:val="Hyperlnk"/>
                <w:noProof/>
                <w:highlight w:val="white"/>
              </w:rPr>
              <w:t>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_Toc57655992 \h </w:instrText>
            </w:r>
            <w:r w:rsidR="00DD6D68" w:rsidRPr="00903DBA">
              <w:rPr>
                <w:noProof/>
                <w:webHidden/>
              </w:rPr>
            </w:r>
            <w:r w:rsidR="00DD6D68" w:rsidRPr="00903DBA">
              <w:rPr>
                <w:noProof/>
                <w:webHidden/>
              </w:rPr>
              <w:fldChar w:fldCharType="separate"/>
            </w:r>
            <w:r w:rsidR="00DD6D68" w:rsidRPr="00903DBA">
              <w:rPr>
                <w:noProof/>
                <w:webHidden/>
              </w:rPr>
              <w:t>62</w:t>
            </w:r>
            <w:r w:rsidR="00DD6D68" w:rsidRPr="00903DBA">
              <w:rPr>
                <w:noProof/>
                <w:webHidden/>
              </w:rPr>
              <w:fldChar w:fldCharType="end"/>
            </w:r>
          </w:hyperlink>
        </w:p>
        <w:p w14:paraId="67A4041E" w14:textId="1522EF2C"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5993"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if-else Problem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_Toc57655993 \h </w:instrText>
            </w:r>
            <w:r w:rsidR="00DD6D68" w:rsidRPr="00903DBA">
              <w:rPr>
                <w:noProof/>
                <w:webHidden/>
              </w:rPr>
            </w:r>
            <w:r w:rsidR="00DD6D68" w:rsidRPr="00903DBA">
              <w:rPr>
                <w:noProof/>
                <w:webHidden/>
              </w:rPr>
              <w:fldChar w:fldCharType="separate"/>
            </w:r>
            <w:r w:rsidR="00DD6D68" w:rsidRPr="00903DBA">
              <w:rPr>
                <w:noProof/>
                <w:webHidden/>
              </w:rPr>
              <w:t>62</w:t>
            </w:r>
            <w:r w:rsidR="00DD6D68" w:rsidRPr="00903DBA">
              <w:rPr>
                <w:noProof/>
                <w:webHidden/>
              </w:rPr>
              <w:fldChar w:fldCharType="end"/>
            </w:r>
          </w:hyperlink>
        </w:p>
        <w:p w14:paraId="1A3ED056" w14:textId="6D75B27D"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5994"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Forward-Jump Problem (Backpatching)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_Toc57655994 \h </w:instrText>
            </w:r>
            <w:r w:rsidR="00DD6D68" w:rsidRPr="00903DBA">
              <w:rPr>
                <w:noProof/>
                <w:webHidden/>
              </w:rPr>
            </w:r>
            <w:r w:rsidR="00DD6D68" w:rsidRPr="00903DBA">
              <w:rPr>
                <w:noProof/>
                <w:webHidden/>
              </w:rPr>
              <w:fldChar w:fldCharType="separate"/>
            </w:r>
            <w:r w:rsidR="00DD6D68" w:rsidRPr="00903DBA">
              <w:rPr>
                <w:noProof/>
                <w:webHidden/>
              </w:rPr>
              <w:t>64</w:t>
            </w:r>
            <w:r w:rsidR="00DD6D68" w:rsidRPr="00903DBA">
              <w:rPr>
                <w:noProof/>
                <w:webHidden/>
              </w:rPr>
              <w:fldChar w:fldCharType="end"/>
            </w:r>
          </w:hyperlink>
        </w:p>
        <w:p w14:paraId="76CB3A1F" w14:textId="38B7CCBE"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5995" w:history="1">
            <w:r w:rsidR="00DD6D68" w:rsidRPr="00903DBA">
              <w:rPr>
                <w:rStyle w:val="Hyperlnk"/>
                <w:noProof/>
                <w:highlight w:val="white"/>
              </w:rPr>
              <w:t>3.3.2.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Statement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_Toc57655995 \h </w:instrText>
            </w:r>
            <w:r w:rsidR="00DD6D68" w:rsidRPr="00903DBA">
              <w:rPr>
                <w:noProof/>
                <w:webHidden/>
              </w:rPr>
            </w:r>
            <w:r w:rsidR="00DD6D68" w:rsidRPr="00903DBA">
              <w:rPr>
                <w:noProof/>
                <w:webHidden/>
              </w:rPr>
              <w:fldChar w:fldCharType="separate"/>
            </w:r>
            <w:r w:rsidR="00DD6D68" w:rsidRPr="00903DBA">
              <w:rPr>
                <w:noProof/>
                <w:webHidden/>
              </w:rPr>
              <w:t>66</w:t>
            </w:r>
            <w:r w:rsidR="00DD6D68" w:rsidRPr="00903DBA">
              <w:rPr>
                <w:noProof/>
                <w:webHidden/>
              </w:rPr>
              <w:fldChar w:fldCharType="end"/>
            </w:r>
          </w:hyperlink>
        </w:p>
        <w:p w14:paraId="6D81B105" w14:textId="5C0614C7"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5996" w:history="1">
            <w:r w:rsidR="00DD6D68" w:rsidRPr="00903DBA">
              <w:rPr>
                <w:rStyle w:val="Hyperlnk"/>
                <w:noProof/>
              </w:rPr>
              <w:t>3.3.3.</w:t>
            </w:r>
            <w:r w:rsidR="00DD6D68" w:rsidRPr="00903DBA">
              <w:rPr>
                <w:rFonts w:asciiTheme="minorHAnsi" w:eastAsiaTheme="minorEastAsia" w:hAnsiTheme="minorHAnsi"/>
                <w:noProof/>
                <w:color w:val="auto"/>
                <w:lang w:eastAsia="sv-SE"/>
              </w:rPr>
              <w:tab/>
            </w:r>
            <w:r w:rsidR="00DD6D68" w:rsidRPr="00903DBA">
              <w:rPr>
                <w:rStyle w:val="Hyperlnk"/>
                <w:noProof/>
              </w:rPr>
              <w:t>The If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_Toc57655996 \h </w:instrText>
            </w:r>
            <w:r w:rsidR="00DD6D68" w:rsidRPr="00903DBA">
              <w:rPr>
                <w:noProof/>
                <w:webHidden/>
              </w:rPr>
            </w:r>
            <w:r w:rsidR="00DD6D68" w:rsidRPr="00903DBA">
              <w:rPr>
                <w:noProof/>
                <w:webHidden/>
              </w:rPr>
              <w:fldChar w:fldCharType="separate"/>
            </w:r>
            <w:r w:rsidR="00DD6D68" w:rsidRPr="00903DBA">
              <w:rPr>
                <w:noProof/>
                <w:webHidden/>
              </w:rPr>
              <w:t>67</w:t>
            </w:r>
            <w:r w:rsidR="00DD6D68" w:rsidRPr="00903DBA">
              <w:rPr>
                <w:noProof/>
                <w:webHidden/>
              </w:rPr>
              <w:fldChar w:fldCharType="end"/>
            </w:r>
          </w:hyperlink>
        </w:p>
        <w:p w14:paraId="2370ED1A" w14:textId="0F4C1DDE"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5997"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Header Rules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_Toc57655997 \h </w:instrText>
            </w:r>
            <w:r w:rsidR="00DD6D68" w:rsidRPr="00903DBA">
              <w:rPr>
                <w:noProof/>
                <w:webHidden/>
              </w:rPr>
            </w:r>
            <w:r w:rsidR="00DD6D68" w:rsidRPr="00903DBA">
              <w:rPr>
                <w:noProof/>
                <w:webHidden/>
              </w:rPr>
              <w:fldChar w:fldCharType="separate"/>
            </w:r>
            <w:r w:rsidR="00DD6D68" w:rsidRPr="00903DBA">
              <w:rPr>
                <w:noProof/>
                <w:webHidden/>
              </w:rPr>
              <w:t>68</w:t>
            </w:r>
            <w:r w:rsidR="00DD6D68" w:rsidRPr="00903DBA">
              <w:rPr>
                <w:noProof/>
                <w:webHidden/>
              </w:rPr>
              <w:fldChar w:fldCharType="end"/>
            </w:r>
          </w:hyperlink>
        </w:p>
        <w:p w14:paraId="3E44C1A8" w14:textId="75A0D7E1"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5998" w:history="1">
            <w:r w:rsidR="00DD6D68" w:rsidRPr="00903DBA">
              <w:rPr>
                <w:rStyle w:val="Hyperlnk"/>
                <w:noProof/>
              </w:rPr>
              <w:t>3.3.2.</w:t>
            </w:r>
            <w:r w:rsidR="00DD6D68" w:rsidRPr="00903DBA">
              <w:rPr>
                <w:rFonts w:asciiTheme="minorHAnsi" w:eastAsiaTheme="minorEastAsia" w:hAnsiTheme="minorHAnsi"/>
                <w:noProof/>
                <w:color w:val="auto"/>
                <w:lang w:eastAsia="sv-SE"/>
              </w:rPr>
              <w:tab/>
            </w:r>
            <w:r w:rsidR="00DD6D68" w:rsidRPr="00903DBA">
              <w:rPr>
                <w:rStyle w:val="Hyperlnk"/>
                <w:noProof/>
              </w:rPr>
              <w:t>The Switch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_Toc57655998 \h </w:instrText>
            </w:r>
            <w:r w:rsidR="00DD6D68" w:rsidRPr="00903DBA">
              <w:rPr>
                <w:noProof/>
                <w:webHidden/>
              </w:rPr>
            </w:r>
            <w:r w:rsidR="00DD6D68" w:rsidRPr="00903DBA">
              <w:rPr>
                <w:noProof/>
                <w:webHidden/>
              </w:rPr>
              <w:fldChar w:fldCharType="separate"/>
            </w:r>
            <w:r w:rsidR="00DD6D68" w:rsidRPr="00903DBA">
              <w:rPr>
                <w:noProof/>
                <w:webHidden/>
              </w:rPr>
              <w:t>68</w:t>
            </w:r>
            <w:r w:rsidR="00DD6D68" w:rsidRPr="00903DBA">
              <w:rPr>
                <w:noProof/>
                <w:webHidden/>
              </w:rPr>
              <w:fldChar w:fldCharType="end"/>
            </w:r>
          </w:hyperlink>
        </w:p>
        <w:p w14:paraId="6EC6213F" w14:textId="1938EA9D"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5999" w:history="1">
            <w:r w:rsidR="00DD6D68" w:rsidRPr="00903DBA">
              <w:rPr>
                <w:rStyle w:val="Hyperlnk"/>
                <w:noProof/>
                <w:highlight w:val="white"/>
              </w:rPr>
              <w:t>3.3.3.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Case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_Toc57655999 \h </w:instrText>
            </w:r>
            <w:r w:rsidR="00DD6D68" w:rsidRPr="00903DBA">
              <w:rPr>
                <w:noProof/>
                <w:webHidden/>
              </w:rPr>
            </w:r>
            <w:r w:rsidR="00DD6D68" w:rsidRPr="00903DBA">
              <w:rPr>
                <w:noProof/>
                <w:webHidden/>
              </w:rPr>
              <w:fldChar w:fldCharType="separate"/>
            </w:r>
            <w:r w:rsidR="00DD6D68" w:rsidRPr="00903DBA">
              <w:rPr>
                <w:noProof/>
                <w:webHidden/>
              </w:rPr>
              <w:t>71</w:t>
            </w:r>
            <w:r w:rsidR="00DD6D68" w:rsidRPr="00903DBA">
              <w:rPr>
                <w:noProof/>
                <w:webHidden/>
              </w:rPr>
              <w:fldChar w:fldCharType="end"/>
            </w:r>
          </w:hyperlink>
        </w:p>
        <w:p w14:paraId="41F65836" w14:textId="55981D20"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00"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Default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_Toc57656000 \h </w:instrText>
            </w:r>
            <w:r w:rsidR="00DD6D68" w:rsidRPr="00903DBA">
              <w:rPr>
                <w:noProof/>
                <w:webHidden/>
              </w:rPr>
            </w:r>
            <w:r w:rsidR="00DD6D68" w:rsidRPr="00903DBA">
              <w:rPr>
                <w:noProof/>
                <w:webHidden/>
              </w:rPr>
              <w:fldChar w:fldCharType="separate"/>
            </w:r>
            <w:r w:rsidR="00DD6D68" w:rsidRPr="00903DBA">
              <w:rPr>
                <w:noProof/>
                <w:webHidden/>
              </w:rPr>
              <w:t>72</w:t>
            </w:r>
            <w:r w:rsidR="00DD6D68" w:rsidRPr="00903DBA">
              <w:rPr>
                <w:noProof/>
                <w:webHidden/>
              </w:rPr>
              <w:fldChar w:fldCharType="end"/>
            </w:r>
          </w:hyperlink>
        </w:p>
        <w:p w14:paraId="22A2DFDE" w14:textId="1C33C29C"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01" w:history="1">
            <w:r w:rsidR="00DD6D68" w:rsidRPr="00903DBA">
              <w:rPr>
                <w:rStyle w:val="Hyperlnk"/>
                <w:noProof/>
              </w:rPr>
              <w:t>3.3.2.</w:t>
            </w:r>
            <w:r w:rsidR="00DD6D68" w:rsidRPr="00903DBA">
              <w:rPr>
                <w:rFonts w:asciiTheme="minorHAnsi" w:eastAsiaTheme="minorEastAsia" w:hAnsiTheme="minorHAnsi"/>
                <w:noProof/>
                <w:color w:val="auto"/>
                <w:lang w:eastAsia="sv-SE"/>
              </w:rPr>
              <w:tab/>
            </w:r>
            <w:r w:rsidR="00DD6D68" w:rsidRPr="00903DBA">
              <w:rPr>
                <w:rStyle w:val="Hyperlnk"/>
                <w:noProof/>
              </w:rPr>
              <w:t>The While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_Toc57656001 \h </w:instrText>
            </w:r>
            <w:r w:rsidR="00DD6D68" w:rsidRPr="00903DBA">
              <w:rPr>
                <w:noProof/>
                <w:webHidden/>
              </w:rPr>
            </w:r>
            <w:r w:rsidR="00DD6D68" w:rsidRPr="00903DBA">
              <w:rPr>
                <w:noProof/>
                <w:webHidden/>
              </w:rPr>
              <w:fldChar w:fldCharType="separate"/>
            </w:r>
            <w:r w:rsidR="00DD6D68" w:rsidRPr="00903DBA">
              <w:rPr>
                <w:noProof/>
                <w:webHidden/>
              </w:rPr>
              <w:t>72</w:t>
            </w:r>
            <w:r w:rsidR="00DD6D68" w:rsidRPr="00903DBA">
              <w:rPr>
                <w:noProof/>
                <w:webHidden/>
              </w:rPr>
              <w:fldChar w:fldCharType="end"/>
            </w:r>
          </w:hyperlink>
        </w:p>
        <w:p w14:paraId="5D730FBA" w14:textId="5B4AF481"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02" w:history="1">
            <w:r w:rsidR="00DD6D68" w:rsidRPr="00903DBA">
              <w:rPr>
                <w:rStyle w:val="Hyperlnk"/>
                <w:noProof/>
              </w:rPr>
              <w:t>3.3.3.</w:t>
            </w:r>
            <w:r w:rsidR="00DD6D68" w:rsidRPr="00903DBA">
              <w:rPr>
                <w:rFonts w:asciiTheme="minorHAnsi" w:eastAsiaTheme="minorEastAsia" w:hAnsiTheme="minorHAnsi"/>
                <w:noProof/>
                <w:color w:val="auto"/>
                <w:lang w:eastAsia="sv-SE"/>
              </w:rPr>
              <w:tab/>
            </w:r>
            <w:r w:rsidR="00DD6D68" w:rsidRPr="00903DBA">
              <w:rPr>
                <w:rStyle w:val="Hyperlnk"/>
                <w:noProof/>
              </w:rPr>
              <w:t>The Do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_Toc57656002 \h </w:instrText>
            </w:r>
            <w:r w:rsidR="00DD6D68" w:rsidRPr="00903DBA">
              <w:rPr>
                <w:noProof/>
                <w:webHidden/>
              </w:rPr>
            </w:r>
            <w:r w:rsidR="00DD6D68" w:rsidRPr="00903DBA">
              <w:rPr>
                <w:noProof/>
                <w:webHidden/>
              </w:rPr>
              <w:fldChar w:fldCharType="separate"/>
            </w:r>
            <w:r w:rsidR="00DD6D68" w:rsidRPr="00903DBA">
              <w:rPr>
                <w:noProof/>
                <w:webHidden/>
              </w:rPr>
              <w:t>74</w:t>
            </w:r>
            <w:r w:rsidR="00DD6D68" w:rsidRPr="00903DBA">
              <w:rPr>
                <w:noProof/>
                <w:webHidden/>
              </w:rPr>
              <w:fldChar w:fldCharType="end"/>
            </w:r>
          </w:hyperlink>
        </w:p>
        <w:p w14:paraId="222F48BC" w14:textId="1246259A"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03" w:history="1">
            <w:r w:rsidR="00DD6D68" w:rsidRPr="00903DBA">
              <w:rPr>
                <w:rStyle w:val="Hyperlnk"/>
                <w:noProof/>
              </w:rPr>
              <w:t>3.3.4.</w:t>
            </w:r>
            <w:r w:rsidR="00DD6D68" w:rsidRPr="00903DBA">
              <w:rPr>
                <w:rFonts w:asciiTheme="minorHAnsi" w:eastAsiaTheme="minorEastAsia" w:hAnsiTheme="minorHAnsi"/>
                <w:noProof/>
                <w:color w:val="auto"/>
                <w:lang w:eastAsia="sv-SE"/>
              </w:rPr>
              <w:tab/>
            </w:r>
            <w:r w:rsidR="00DD6D68" w:rsidRPr="00903DBA">
              <w:rPr>
                <w:rStyle w:val="Hyperlnk"/>
                <w:noProof/>
              </w:rPr>
              <w:t>The For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_Toc57656003 \h </w:instrText>
            </w:r>
            <w:r w:rsidR="00DD6D68" w:rsidRPr="00903DBA">
              <w:rPr>
                <w:noProof/>
                <w:webHidden/>
              </w:rPr>
            </w:r>
            <w:r w:rsidR="00DD6D68" w:rsidRPr="00903DBA">
              <w:rPr>
                <w:noProof/>
                <w:webHidden/>
              </w:rPr>
              <w:fldChar w:fldCharType="separate"/>
            </w:r>
            <w:r w:rsidR="00DD6D68" w:rsidRPr="00903DBA">
              <w:rPr>
                <w:noProof/>
                <w:webHidden/>
              </w:rPr>
              <w:t>74</w:t>
            </w:r>
            <w:r w:rsidR="00DD6D68" w:rsidRPr="00903DBA">
              <w:rPr>
                <w:noProof/>
                <w:webHidden/>
              </w:rPr>
              <w:fldChar w:fldCharType="end"/>
            </w:r>
          </w:hyperlink>
        </w:p>
        <w:p w14:paraId="0B0618EF" w14:textId="5051839A"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04" w:history="1">
            <w:r w:rsidR="00DD6D68" w:rsidRPr="00903DBA">
              <w:rPr>
                <w:rStyle w:val="Hyperlnk"/>
                <w:noProof/>
              </w:rPr>
              <w:t>3.3.5.</w:t>
            </w:r>
            <w:r w:rsidR="00DD6D68" w:rsidRPr="00903DBA">
              <w:rPr>
                <w:rFonts w:asciiTheme="minorHAnsi" w:eastAsiaTheme="minorEastAsia" w:hAnsiTheme="minorHAnsi"/>
                <w:noProof/>
                <w:color w:val="auto"/>
                <w:lang w:eastAsia="sv-SE"/>
              </w:rPr>
              <w:tab/>
            </w:r>
            <w:r w:rsidR="00DD6D68" w:rsidRPr="00903DBA">
              <w:rPr>
                <w:rStyle w:val="Hyperlnk"/>
                <w:noProof/>
              </w:rPr>
              <w:t xml:space="preserve">Label and </w:t>
            </w:r>
            <w:r w:rsidR="00C0170C">
              <w:rPr>
                <w:rStyle w:val="Hyperlnk"/>
                <w:noProof/>
              </w:rPr>
              <w:t>Jump</w:t>
            </w:r>
            <w:r w:rsidR="00DD6D68" w:rsidRPr="00903DBA">
              <w:rPr>
                <w:rStyle w:val="Hyperlnk"/>
                <w:noProof/>
              </w:rPr>
              <w:t xml:space="preserv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_Toc57656004 \h </w:instrText>
            </w:r>
            <w:r w:rsidR="00DD6D68" w:rsidRPr="00903DBA">
              <w:rPr>
                <w:noProof/>
                <w:webHidden/>
              </w:rPr>
            </w:r>
            <w:r w:rsidR="00DD6D68" w:rsidRPr="00903DBA">
              <w:rPr>
                <w:noProof/>
                <w:webHidden/>
              </w:rPr>
              <w:fldChar w:fldCharType="separate"/>
            </w:r>
            <w:r w:rsidR="00DD6D68" w:rsidRPr="00903DBA">
              <w:rPr>
                <w:noProof/>
                <w:webHidden/>
              </w:rPr>
              <w:t>76</w:t>
            </w:r>
            <w:r w:rsidR="00DD6D68" w:rsidRPr="00903DBA">
              <w:rPr>
                <w:noProof/>
                <w:webHidden/>
              </w:rPr>
              <w:fldChar w:fldCharType="end"/>
            </w:r>
          </w:hyperlink>
        </w:p>
        <w:p w14:paraId="03F74AFD" w14:textId="13D79AC4"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05" w:history="1">
            <w:r w:rsidR="00DD6D68" w:rsidRPr="00903DBA">
              <w:rPr>
                <w:rStyle w:val="Hyperlnk"/>
                <w:noProof/>
              </w:rPr>
              <w:t>3.3.6.</w:t>
            </w:r>
            <w:r w:rsidR="00DD6D68" w:rsidRPr="00903DBA">
              <w:rPr>
                <w:rFonts w:asciiTheme="minorHAnsi" w:eastAsiaTheme="minorEastAsia" w:hAnsiTheme="minorHAnsi"/>
                <w:noProof/>
                <w:color w:val="auto"/>
                <w:lang w:eastAsia="sv-SE"/>
              </w:rPr>
              <w:tab/>
            </w:r>
            <w:r w:rsidR="00DD6D68" w:rsidRPr="00903DBA">
              <w:rPr>
                <w:rStyle w:val="Hyperlnk"/>
                <w:noProof/>
              </w:rPr>
              <w:t>Return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_Toc57656005 \h </w:instrText>
            </w:r>
            <w:r w:rsidR="00DD6D68" w:rsidRPr="00903DBA">
              <w:rPr>
                <w:noProof/>
                <w:webHidden/>
              </w:rPr>
            </w:r>
            <w:r w:rsidR="00DD6D68" w:rsidRPr="00903DBA">
              <w:rPr>
                <w:noProof/>
                <w:webHidden/>
              </w:rPr>
              <w:fldChar w:fldCharType="separate"/>
            </w:r>
            <w:r w:rsidR="00DD6D68" w:rsidRPr="00903DBA">
              <w:rPr>
                <w:noProof/>
                <w:webHidden/>
              </w:rPr>
              <w:t>78</w:t>
            </w:r>
            <w:r w:rsidR="00DD6D68" w:rsidRPr="00903DBA">
              <w:rPr>
                <w:noProof/>
                <w:webHidden/>
              </w:rPr>
              <w:fldChar w:fldCharType="end"/>
            </w:r>
          </w:hyperlink>
        </w:p>
        <w:p w14:paraId="41048E4C" w14:textId="7713AE53"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06" w:history="1">
            <w:r w:rsidR="00DD6D68" w:rsidRPr="00903DBA">
              <w:rPr>
                <w:rStyle w:val="Hyperlnk"/>
                <w:noProof/>
              </w:rPr>
              <w:t>3.3.7.</w:t>
            </w:r>
            <w:r w:rsidR="00DD6D68" w:rsidRPr="00903DBA">
              <w:rPr>
                <w:rFonts w:asciiTheme="minorHAnsi" w:eastAsiaTheme="minorEastAsia" w:hAnsiTheme="minorHAnsi"/>
                <w:noProof/>
                <w:color w:val="auto"/>
                <w:lang w:eastAsia="sv-SE"/>
              </w:rPr>
              <w:tab/>
            </w:r>
            <w:r w:rsidR="00DD6D68" w:rsidRPr="00903DBA">
              <w:rPr>
                <w:rStyle w:val="Hyperlnk"/>
                <w:noProof/>
              </w:rPr>
              <w:t>Optional Expression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_Toc57656006 \h </w:instrText>
            </w:r>
            <w:r w:rsidR="00DD6D68" w:rsidRPr="00903DBA">
              <w:rPr>
                <w:noProof/>
                <w:webHidden/>
              </w:rPr>
            </w:r>
            <w:r w:rsidR="00DD6D68" w:rsidRPr="00903DBA">
              <w:rPr>
                <w:noProof/>
                <w:webHidden/>
              </w:rPr>
              <w:fldChar w:fldCharType="separate"/>
            </w:r>
            <w:r w:rsidR="00DD6D68" w:rsidRPr="00903DBA">
              <w:rPr>
                <w:noProof/>
                <w:webHidden/>
              </w:rPr>
              <w:t>79</w:t>
            </w:r>
            <w:r w:rsidR="00DD6D68" w:rsidRPr="00903DBA">
              <w:rPr>
                <w:noProof/>
                <w:webHidden/>
              </w:rPr>
              <w:fldChar w:fldCharType="end"/>
            </w:r>
          </w:hyperlink>
        </w:p>
        <w:p w14:paraId="66D3D0E6" w14:textId="6A2611BC"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07" w:history="1">
            <w:r w:rsidR="00DD6D68" w:rsidRPr="00903DBA">
              <w:rPr>
                <w:rStyle w:val="Hyperlnk"/>
                <w:noProof/>
              </w:rPr>
              <w:t>3.3.8.</w:t>
            </w:r>
            <w:r w:rsidR="00DD6D68" w:rsidRPr="00903DBA">
              <w:rPr>
                <w:rFonts w:asciiTheme="minorHAnsi" w:eastAsiaTheme="minorEastAsia" w:hAnsiTheme="minorHAnsi"/>
                <w:noProof/>
                <w:color w:val="auto"/>
                <w:lang w:eastAsia="sv-SE"/>
              </w:rPr>
              <w:tab/>
            </w:r>
            <w:r w:rsidR="00DD6D68" w:rsidRPr="00903DBA">
              <w:rPr>
                <w:rStyle w:val="Hyperlnk"/>
                <w:noProof/>
              </w:rPr>
              <w:t>Block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_Toc57656007 \h </w:instrText>
            </w:r>
            <w:r w:rsidR="00DD6D68" w:rsidRPr="00903DBA">
              <w:rPr>
                <w:noProof/>
                <w:webHidden/>
              </w:rPr>
            </w:r>
            <w:r w:rsidR="00DD6D68" w:rsidRPr="00903DBA">
              <w:rPr>
                <w:noProof/>
                <w:webHidden/>
              </w:rPr>
              <w:fldChar w:fldCharType="separate"/>
            </w:r>
            <w:r w:rsidR="00DD6D68" w:rsidRPr="00903DBA">
              <w:rPr>
                <w:noProof/>
                <w:webHidden/>
              </w:rPr>
              <w:t>80</w:t>
            </w:r>
            <w:r w:rsidR="00DD6D68" w:rsidRPr="00903DBA">
              <w:rPr>
                <w:noProof/>
                <w:webHidden/>
              </w:rPr>
              <w:fldChar w:fldCharType="end"/>
            </w:r>
          </w:hyperlink>
        </w:p>
        <w:p w14:paraId="6701F8D8" w14:textId="69CC7506"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08" w:history="1">
            <w:r w:rsidR="00DD6D68" w:rsidRPr="00903DBA">
              <w:rPr>
                <w:rStyle w:val="Hyperlnk"/>
                <w:noProof/>
              </w:rPr>
              <w:t>3.3.9.</w:t>
            </w:r>
            <w:r w:rsidR="00DD6D68" w:rsidRPr="00903DBA">
              <w:rPr>
                <w:rFonts w:asciiTheme="minorHAnsi" w:eastAsiaTheme="minorEastAsia" w:hAnsiTheme="minorHAnsi"/>
                <w:noProof/>
                <w:color w:val="auto"/>
                <w:lang w:eastAsia="sv-SE"/>
              </w:rPr>
              <w:tab/>
            </w:r>
            <w:r w:rsidR="00DD6D68" w:rsidRPr="00903DBA">
              <w:rPr>
                <w:rStyle w:val="Hyperlnk"/>
                <w:noProof/>
              </w:rPr>
              <w:t>Declaration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_Toc57656008 \h </w:instrText>
            </w:r>
            <w:r w:rsidR="00DD6D68" w:rsidRPr="00903DBA">
              <w:rPr>
                <w:noProof/>
                <w:webHidden/>
              </w:rPr>
            </w:r>
            <w:r w:rsidR="00DD6D68" w:rsidRPr="00903DBA">
              <w:rPr>
                <w:noProof/>
                <w:webHidden/>
              </w:rPr>
              <w:fldChar w:fldCharType="separate"/>
            </w:r>
            <w:r w:rsidR="00DD6D68" w:rsidRPr="00903DBA">
              <w:rPr>
                <w:noProof/>
                <w:webHidden/>
              </w:rPr>
              <w:t>80</w:t>
            </w:r>
            <w:r w:rsidR="00DD6D68" w:rsidRPr="00903DBA">
              <w:rPr>
                <w:noProof/>
                <w:webHidden/>
              </w:rPr>
              <w:fldChar w:fldCharType="end"/>
            </w:r>
          </w:hyperlink>
        </w:p>
        <w:p w14:paraId="51B468E2" w14:textId="17C31FB8"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09" w:history="1">
            <w:r w:rsidR="00DD6D68" w:rsidRPr="00903DBA">
              <w:rPr>
                <w:rStyle w:val="Hyperlnk"/>
                <w:noProof/>
              </w:rPr>
              <w:t>3.3.10.</w:t>
            </w:r>
            <w:r w:rsidR="00DD6D68" w:rsidRPr="00903DBA">
              <w:rPr>
                <w:rFonts w:asciiTheme="minorHAnsi" w:eastAsiaTheme="minorEastAsia" w:hAnsiTheme="minorHAnsi"/>
                <w:noProof/>
                <w:color w:val="auto"/>
                <w:lang w:eastAsia="sv-SE"/>
              </w:rPr>
              <w:tab/>
            </w:r>
            <w:r w:rsidR="00DD6D68" w:rsidRPr="00903DBA">
              <w:rPr>
                <w:rStyle w:val="Hyperlnk"/>
                <w:noProof/>
              </w:rPr>
              <w:t>Jump Register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_Toc57656009 \h </w:instrText>
            </w:r>
            <w:r w:rsidR="00DD6D68" w:rsidRPr="00903DBA">
              <w:rPr>
                <w:noProof/>
                <w:webHidden/>
              </w:rPr>
            </w:r>
            <w:r w:rsidR="00DD6D68" w:rsidRPr="00903DBA">
              <w:rPr>
                <w:noProof/>
                <w:webHidden/>
              </w:rPr>
              <w:fldChar w:fldCharType="separate"/>
            </w:r>
            <w:r w:rsidR="00DD6D68" w:rsidRPr="00903DBA">
              <w:rPr>
                <w:noProof/>
                <w:webHidden/>
              </w:rPr>
              <w:t>81</w:t>
            </w:r>
            <w:r w:rsidR="00DD6D68" w:rsidRPr="00903DBA">
              <w:rPr>
                <w:noProof/>
                <w:webHidden/>
              </w:rPr>
              <w:fldChar w:fldCharType="end"/>
            </w:r>
          </w:hyperlink>
        </w:p>
        <w:p w14:paraId="11288DF5" w14:textId="3FA32C8F"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10"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Interrupt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_Toc57656010 \h </w:instrText>
            </w:r>
            <w:r w:rsidR="00DD6D68" w:rsidRPr="00903DBA">
              <w:rPr>
                <w:noProof/>
                <w:webHidden/>
              </w:rPr>
            </w:r>
            <w:r w:rsidR="00DD6D68" w:rsidRPr="00903DBA">
              <w:rPr>
                <w:noProof/>
                <w:webHidden/>
              </w:rPr>
              <w:fldChar w:fldCharType="separate"/>
            </w:r>
            <w:r w:rsidR="00DD6D68" w:rsidRPr="00903DBA">
              <w:rPr>
                <w:noProof/>
                <w:webHidden/>
              </w:rPr>
              <w:t>81</w:t>
            </w:r>
            <w:r w:rsidR="00DD6D68" w:rsidRPr="00903DBA">
              <w:rPr>
                <w:noProof/>
                <w:webHidden/>
              </w:rPr>
              <w:fldChar w:fldCharType="end"/>
            </w:r>
          </w:hyperlink>
        </w:p>
        <w:p w14:paraId="5BDA9A0A" w14:textId="43E5CD26"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11"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System Call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_Toc57656011 \h </w:instrText>
            </w:r>
            <w:r w:rsidR="00DD6D68" w:rsidRPr="00903DBA">
              <w:rPr>
                <w:noProof/>
                <w:webHidden/>
              </w:rPr>
            </w:r>
            <w:r w:rsidR="00DD6D68" w:rsidRPr="00903DBA">
              <w:rPr>
                <w:noProof/>
                <w:webHidden/>
              </w:rPr>
              <w:fldChar w:fldCharType="separate"/>
            </w:r>
            <w:r w:rsidR="00DD6D68" w:rsidRPr="00903DBA">
              <w:rPr>
                <w:noProof/>
                <w:webHidden/>
              </w:rPr>
              <w:t>81</w:t>
            </w:r>
            <w:r w:rsidR="00DD6D68" w:rsidRPr="00903DBA">
              <w:rPr>
                <w:noProof/>
                <w:webHidden/>
              </w:rPr>
              <w:fldChar w:fldCharType="end"/>
            </w:r>
          </w:hyperlink>
        </w:p>
        <w:p w14:paraId="6C5447A6" w14:textId="4E6CC8B1" w:rsidR="00DD6D68" w:rsidRPr="00903DBA" w:rsidRDefault="000B4F2B">
          <w:pPr>
            <w:pStyle w:val="Innehll2"/>
            <w:tabs>
              <w:tab w:val="left" w:pos="880"/>
              <w:tab w:val="right" w:leader="dot" w:pos="9350"/>
            </w:tabs>
            <w:rPr>
              <w:rFonts w:asciiTheme="minorHAnsi" w:eastAsiaTheme="minorEastAsia" w:hAnsiTheme="minorHAnsi"/>
              <w:noProof/>
              <w:color w:val="auto"/>
              <w:lang w:eastAsia="sv-SE"/>
            </w:rPr>
          </w:pPr>
          <w:hyperlink w:anchor="_Toc57656012" w:history="1">
            <w:r w:rsidR="00DD6D68" w:rsidRPr="00903DBA">
              <w:rPr>
                <w:rStyle w:val="Hyperlnk"/>
                <w:noProof/>
              </w:rPr>
              <w:t>3.4.</w:t>
            </w:r>
            <w:r w:rsidR="00DD6D68" w:rsidRPr="00903DBA">
              <w:rPr>
                <w:rFonts w:asciiTheme="minorHAnsi" w:eastAsiaTheme="minorEastAsia" w:hAnsiTheme="minorHAnsi"/>
                <w:noProof/>
                <w:color w:val="auto"/>
                <w:lang w:eastAsia="sv-SE"/>
              </w:rPr>
              <w:tab/>
            </w:r>
            <w:r w:rsidR="00DD6D68" w:rsidRPr="00903DBA">
              <w:rPr>
                <w:rStyle w:val="Hyperlnk"/>
                <w:noProof/>
              </w:rPr>
              <w:t>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_Toc57656012 \h </w:instrText>
            </w:r>
            <w:r w:rsidR="00DD6D68" w:rsidRPr="00903DBA">
              <w:rPr>
                <w:noProof/>
                <w:webHidden/>
              </w:rPr>
            </w:r>
            <w:r w:rsidR="00DD6D68" w:rsidRPr="00903DBA">
              <w:rPr>
                <w:noProof/>
                <w:webHidden/>
              </w:rPr>
              <w:fldChar w:fldCharType="separate"/>
            </w:r>
            <w:r w:rsidR="00DD6D68" w:rsidRPr="00903DBA">
              <w:rPr>
                <w:noProof/>
                <w:webHidden/>
              </w:rPr>
              <w:t>82</w:t>
            </w:r>
            <w:r w:rsidR="00DD6D68" w:rsidRPr="00903DBA">
              <w:rPr>
                <w:noProof/>
                <w:webHidden/>
              </w:rPr>
              <w:fldChar w:fldCharType="end"/>
            </w:r>
          </w:hyperlink>
        </w:p>
        <w:p w14:paraId="784D9939" w14:textId="2A03BD65"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13"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Expression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_Toc57656013 \h </w:instrText>
            </w:r>
            <w:r w:rsidR="00DD6D68" w:rsidRPr="00903DBA">
              <w:rPr>
                <w:noProof/>
                <w:webHidden/>
              </w:rPr>
            </w:r>
            <w:r w:rsidR="00DD6D68" w:rsidRPr="00903DBA">
              <w:rPr>
                <w:noProof/>
                <w:webHidden/>
              </w:rPr>
              <w:fldChar w:fldCharType="separate"/>
            </w:r>
            <w:r w:rsidR="00DD6D68" w:rsidRPr="00903DBA">
              <w:rPr>
                <w:noProof/>
                <w:webHidden/>
              </w:rPr>
              <w:t>82</w:t>
            </w:r>
            <w:r w:rsidR="00DD6D68" w:rsidRPr="00903DBA">
              <w:rPr>
                <w:noProof/>
                <w:webHidden/>
              </w:rPr>
              <w:fldChar w:fldCharType="end"/>
            </w:r>
          </w:hyperlink>
        </w:p>
        <w:p w14:paraId="53FC0B87" w14:textId="20747B28"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14" w:history="1">
            <w:r w:rsidR="00DD6D68" w:rsidRPr="00903DBA">
              <w:rPr>
                <w:rStyle w:val="Hyperlnk"/>
                <w:noProof/>
              </w:rPr>
              <w:t>3.4.2.</w:t>
            </w:r>
            <w:r w:rsidR="00DD6D68" w:rsidRPr="00903DBA">
              <w:rPr>
                <w:rFonts w:asciiTheme="minorHAnsi" w:eastAsiaTheme="minorEastAsia" w:hAnsiTheme="minorHAnsi"/>
                <w:noProof/>
                <w:color w:val="auto"/>
                <w:lang w:eastAsia="sv-SE"/>
              </w:rPr>
              <w:tab/>
            </w:r>
            <w:r w:rsidR="00DD6D68" w:rsidRPr="00903DBA">
              <w:rPr>
                <w:rStyle w:val="Hyperlnk"/>
                <w:noProof/>
              </w:rPr>
              <w:t>The Assignment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_Toc57656014 \h </w:instrText>
            </w:r>
            <w:r w:rsidR="00DD6D68" w:rsidRPr="00903DBA">
              <w:rPr>
                <w:noProof/>
                <w:webHidden/>
              </w:rPr>
            </w:r>
            <w:r w:rsidR="00DD6D68" w:rsidRPr="00903DBA">
              <w:rPr>
                <w:noProof/>
                <w:webHidden/>
              </w:rPr>
              <w:fldChar w:fldCharType="separate"/>
            </w:r>
            <w:r w:rsidR="00DD6D68" w:rsidRPr="00903DBA">
              <w:rPr>
                <w:noProof/>
                <w:webHidden/>
              </w:rPr>
              <w:t>83</w:t>
            </w:r>
            <w:r w:rsidR="00DD6D68" w:rsidRPr="00903DBA">
              <w:rPr>
                <w:noProof/>
                <w:webHidden/>
              </w:rPr>
              <w:fldChar w:fldCharType="end"/>
            </w:r>
          </w:hyperlink>
        </w:p>
        <w:p w14:paraId="07532292" w14:textId="0D388D25"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15"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The Condition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_Toc57656015 \h </w:instrText>
            </w:r>
            <w:r w:rsidR="00DD6D68" w:rsidRPr="00903DBA">
              <w:rPr>
                <w:noProof/>
                <w:webHidden/>
              </w:rPr>
            </w:r>
            <w:r w:rsidR="00DD6D68" w:rsidRPr="00903DBA">
              <w:rPr>
                <w:noProof/>
                <w:webHidden/>
              </w:rPr>
              <w:fldChar w:fldCharType="separate"/>
            </w:r>
            <w:r w:rsidR="00DD6D68" w:rsidRPr="00903DBA">
              <w:rPr>
                <w:noProof/>
                <w:webHidden/>
              </w:rPr>
              <w:t>86</w:t>
            </w:r>
            <w:r w:rsidR="00DD6D68" w:rsidRPr="00903DBA">
              <w:rPr>
                <w:noProof/>
                <w:webHidden/>
              </w:rPr>
              <w:fldChar w:fldCharType="end"/>
            </w:r>
          </w:hyperlink>
        </w:p>
        <w:p w14:paraId="1B61FD6E" w14:textId="2F18AEA4"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16"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Constant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_Toc57656016 \h </w:instrText>
            </w:r>
            <w:r w:rsidR="00DD6D68" w:rsidRPr="00903DBA">
              <w:rPr>
                <w:noProof/>
                <w:webHidden/>
              </w:rPr>
            </w:r>
            <w:r w:rsidR="00DD6D68" w:rsidRPr="00903DBA">
              <w:rPr>
                <w:noProof/>
                <w:webHidden/>
              </w:rPr>
              <w:fldChar w:fldCharType="separate"/>
            </w:r>
            <w:r w:rsidR="00DD6D68" w:rsidRPr="00903DBA">
              <w:rPr>
                <w:noProof/>
                <w:webHidden/>
              </w:rPr>
              <w:t>89</w:t>
            </w:r>
            <w:r w:rsidR="00DD6D68" w:rsidRPr="00903DBA">
              <w:rPr>
                <w:noProof/>
                <w:webHidden/>
              </w:rPr>
              <w:fldChar w:fldCharType="end"/>
            </w:r>
          </w:hyperlink>
        </w:p>
        <w:p w14:paraId="194415E4" w14:textId="16FFF56F"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17"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Logical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_Toc57656017 \h </w:instrText>
            </w:r>
            <w:r w:rsidR="00DD6D68" w:rsidRPr="00903DBA">
              <w:rPr>
                <w:noProof/>
                <w:webHidden/>
              </w:rPr>
            </w:r>
            <w:r w:rsidR="00DD6D68" w:rsidRPr="00903DBA">
              <w:rPr>
                <w:noProof/>
                <w:webHidden/>
              </w:rPr>
              <w:fldChar w:fldCharType="separate"/>
            </w:r>
            <w:r w:rsidR="00DD6D68" w:rsidRPr="00903DBA">
              <w:rPr>
                <w:noProof/>
                <w:webHidden/>
              </w:rPr>
              <w:t>90</w:t>
            </w:r>
            <w:r w:rsidR="00DD6D68" w:rsidRPr="00903DBA">
              <w:rPr>
                <w:noProof/>
                <w:webHidden/>
              </w:rPr>
              <w:fldChar w:fldCharType="end"/>
            </w:r>
          </w:hyperlink>
        </w:p>
        <w:p w14:paraId="640896C1" w14:textId="25D45185"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18"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Bitwise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_Toc57656018 \h </w:instrText>
            </w:r>
            <w:r w:rsidR="00DD6D68" w:rsidRPr="00903DBA">
              <w:rPr>
                <w:noProof/>
                <w:webHidden/>
              </w:rPr>
            </w:r>
            <w:r w:rsidR="00DD6D68" w:rsidRPr="00903DBA">
              <w:rPr>
                <w:noProof/>
                <w:webHidden/>
              </w:rPr>
              <w:fldChar w:fldCharType="separate"/>
            </w:r>
            <w:r w:rsidR="00DD6D68" w:rsidRPr="00903DBA">
              <w:rPr>
                <w:noProof/>
                <w:webHidden/>
              </w:rPr>
              <w:t>92</w:t>
            </w:r>
            <w:r w:rsidR="00DD6D68" w:rsidRPr="00903DBA">
              <w:rPr>
                <w:noProof/>
                <w:webHidden/>
              </w:rPr>
              <w:fldChar w:fldCharType="end"/>
            </w:r>
          </w:hyperlink>
        </w:p>
        <w:p w14:paraId="388C5C88" w14:textId="10CF4107"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19"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Shift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_Toc57656019 \h </w:instrText>
            </w:r>
            <w:r w:rsidR="00DD6D68" w:rsidRPr="00903DBA">
              <w:rPr>
                <w:noProof/>
                <w:webHidden/>
              </w:rPr>
            </w:r>
            <w:r w:rsidR="00DD6D68" w:rsidRPr="00903DBA">
              <w:rPr>
                <w:noProof/>
                <w:webHidden/>
              </w:rPr>
              <w:fldChar w:fldCharType="separate"/>
            </w:r>
            <w:r w:rsidR="00DD6D68" w:rsidRPr="00903DBA">
              <w:rPr>
                <w:noProof/>
                <w:webHidden/>
              </w:rPr>
              <w:t>93</w:t>
            </w:r>
            <w:r w:rsidR="00DD6D68" w:rsidRPr="00903DBA">
              <w:rPr>
                <w:noProof/>
                <w:webHidden/>
              </w:rPr>
              <w:fldChar w:fldCharType="end"/>
            </w:r>
          </w:hyperlink>
        </w:p>
        <w:p w14:paraId="7BC68EE4" w14:textId="237D0AD8"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20" w:history="1">
            <w:r w:rsidR="00DD6D68" w:rsidRPr="00903DBA">
              <w:rPr>
                <w:rStyle w:val="Hyperlnk"/>
                <w:noProof/>
              </w:rPr>
              <w:t>3.4.2.</w:t>
            </w:r>
            <w:r w:rsidR="00DD6D68" w:rsidRPr="00903DBA">
              <w:rPr>
                <w:rFonts w:asciiTheme="minorHAnsi" w:eastAsiaTheme="minorEastAsia" w:hAnsiTheme="minorHAnsi"/>
                <w:noProof/>
                <w:color w:val="auto"/>
                <w:lang w:eastAsia="sv-SE"/>
              </w:rPr>
              <w:tab/>
            </w:r>
            <w:r w:rsidR="00DD6D68" w:rsidRPr="00903DBA">
              <w:rPr>
                <w:rStyle w:val="Hyperlnk"/>
                <w:noProof/>
              </w:rPr>
              <w:t>Equality and Relation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_Toc57656020 \h </w:instrText>
            </w:r>
            <w:r w:rsidR="00DD6D68" w:rsidRPr="00903DBA">
              <w:rPr>
                <w:noProof/>
                <w:webHidden/>
              </w:rPr>
            </w:r>
            <w:r w:rsidR="00DD6D68" w:rsidRPr="00903DBA">
              <w:rPr>
                <w:noProof/>
                <w:webHidden/>
              </w:rPr>
              <w:fldChar w:fldCharType="separate"/>
            </w:r>
            <w:r w:rsidR="00DD6D68" w:rsidRPr="00903DBA">
              <w:rPr>
                <w:noProof/>
                <w:webHidden/>
              </w:rPr>
              <w:t>95</w:t>
            </w:r>
            <w:r w:rsidR="00DD6D68" w:rsidRPr="00903DBA">
              <w:rPr>
                <w:noProof/>
                <w:webHidden/>
              </w:rPr>
              <w:fldChar w:fldCharType="end"/>
            </w:r>
          </w:hyperlink>
        </w:p>
        <w:p w14:paraId="0B64B798" w14:textId="0BAAEB04"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21" w:history="1">
            <w:r w:rsidR="00DD6D68" w:rsidRPr="00903DBA">
              <w:rPr>
                <w:rStyle w:val="Hyperlnk"/>
                <w:noProof/>
              </w:rPr>
              <w:t>3.4.3.</w:t>
            </w:r>
            <w:r w:rsidR="00DD6D68" w:rsidRPr="00903DBA">
              <w:rPr>
                <w:rFonts w:asciiTheme="minorHAnsi" w:eastAsiaTheme="minorEastAsia" w:hAnsiTheme="minorHAnsi"/>
                <w:noProof/>
                <w:color w:val="auto"/>
                <w:lang w:eastAsia="sv-SE"/>
              </w:rPr>
              <w:tab/>
            </w:r>
            <w:r w:rsidR="00DD6D68" w:rsidRPr="00903DBA">
              <w:rPr>
                <w:rStyle w:val="Hyperlnk"/>
                <w:noProof/>
              </w:rPr>
              <w:t>Addition and Subtraction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_Toc57656021 \h </w:instrText>
            </w:r>
            <w:r w:rsidR="00DD6D68" w:rsidRPr="00903DBA">
              <w:rPr>
                <w:noProof/>
                <w:webHidden/>
              </w:rPr>
            </w:r>
            <w:r w:rsidR="00DD6D68" w:rsidRPr="00903DBA">
              <w:rPr>
                <w:noProof/>
                <w:webHidden/>
              </w:rPr>
              <w:fldChar w:fldCharType="separate"/>
            </w:r>
            <w:r w:rsidR="00DD6D68" w:rsidRPr="00903DBA">
              <w:rPr>
                <w:noProof/>
                <w:webHidden/>
              </w:rPr>
              <w:t>96</w:t>
            </w:r>
            <w:r w:rsidR="00DD6D68" w:rsidRPr="00903DBA">
              <w:rPr>
                <w:noProof/>
                <w:webHidden/>
              </w:rPr>
              <w:fldChar w:fldCharType="end"/>
            </w:r>
          </w:hyperlink>
        </w:p>
        <w:p w14:paraId="31E3F1F3" w14:textId="369BBFC2"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22"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Multiplication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_Toc57656022 \h </w:instrText>
            </w:r>
            <w:r w:rsidR="00DD6D68" w:rsidRPr="00903DBA">
              <w:rPr>
                <w:noProof/>
                <w:webHidden/>
              </w:rPr>
            </w:r>
            <w:r w:rsidR="00DD6D68" w:rsidRPr="00903DBA">
              <w:rPr>
                <w:noProof/>
                <w:webHidden/>
              </w:rPr>
              <w:fldChar w:fldCharType="separate"/>
            </w:r>
            <w:r w:rsidR="00DD6D68" w:rsidRPr="00903DBA">
              <w:rPr>
                <w:noProof/>
                <w:webHidden/>
              </w:rPr>
              <w:t>99</w:t>
            </w:r>
            <w:r w:rsidR="00DD6D68" w:rsidRPr="00903DBA">
              <w:rPr>
                <w:noProof/>
                <w:webHidden/>
              </w:rPr>
              <w:fldChar w:fldCharType="end"/>
            </w:r>
          </w:hyperlink>
        </w:p>
        <w:p w14:paraId="10C5C5CE" w14:textId="34A6A2D7"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23" w:history="1">
            <w:r w:rsidR="00DD6D68" w:rsidRPr="00903DBA">
              <w:rPr>
                <w:rStyle w:val="Hyperlnk"/>
                <w:noProof/>
              </w:rPr>
              <w:t>3.4.5.</w:t>
            </w:r>
            <w:r w:rsidR="00DD6D68" w:rsidRPr="00903DBA">
              <w:rPr>
                <w:rFonts w:asciiTheme="minorHAnsi" w:eastAsiaTheme="minorEastAsia" w:hAnsiTheme="minorHAnsi"/>
                <w:noProof/>
                <w:color w:val="auto"/>
                <w:lang w:eastAsia="sv-SE"/>
              </w:rPr>
              <w:tab/>
            </w:r>
            <w:r w:rsidR="00DD6D68" w:rsidRPr="00903DBA">
              <w:rPr>
                <w:rStyle w:val="Hyperlnk"/>
                <w:noProof/>
              </w:rPr>
              <w:t>Cast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_Toc57656023 \h </w:instrText>
            </w:r>
            <w:r w:rsidR="00DD6D68" w:rsidRPr="00903DBA">
              <w:rPr>
                <w:noProof/>
                <w:webHidden/>
              </w:rPr>
            </w:r>
            <w:r w:rsidR="00DD6D68" w:rsidRPr="00903DBA">
              <w:rPr>
                <w:noProof/>
                <w:webHidden/>
              </w:rPr>
              <w:fldChar w:fldCharType="separate"/>
            </w:r>
            <w:r w:rsidR="00DD6D68" w:rsidRPr="00903DBA">
              <w:rPr>
                <w:noProof/>
                <w:webHidden/>
              </w:rPr>
              <w:t>101</w:t>
            </w:r>
            <w:r w:rsidR="00DD6D68" w:rsidRPr="00903DBA">
              <w:rPr>
                <w:noProof/>
                <w:webHidden/>
              </w:rPr>
              <w:fldChar w:fldCharType="end"/>
            </w:r>
          </w:hyperlink>
        </w:p>
        <w:p w14:paraId="0E42311A" w14:textId="10A05443"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24" w:history="1">
            <w:r w:rsidR="00DD6D68" w:rsidRPr="00903DBA">
              <w:rPr>
                <w:rStyle w:val="Hyperlnk"/>
                <w:noProof/>
              </w:rPr>
              <w:t>3.4.6.</w:t>
            </w:r>
            <w:r w:rsidR="00DD6D68" w:rsidRPr="00903DBA">
              <w:rPr>
                <w:rFonts w:asciiTheme="minorHAnsi" w:eastAsiaTheme="minorEastAsia" w:hAnsiTheme="minorHAnsi"/>
                <w:noProof/>
                <w:color w:val="auto"/>
                <w:lang w:eastAsia="sv-SE"/>
              </w:rPr>
              <w:tab/>
            </w:r>
            <w:r w:rsidR="00DD6D68" w:rsidRPr="00903DBA">
              <w:rPr>
                <w:rStyle w:val="Hyperlnk"/>
                <w:noProof/>
              </w:rPr>
              <w:t>Prefix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_Toc57656024 \h </w:instrText>
            </w:r>
            <w:r w:rsidR="00DD6D68" w:rsidRPr="00903DBA">
              <w:rPr>
                <w:noProof/>
                <w:webHidden/>
              </w:rPr>
            </w:r>
            <w:r w:rsidR="00DD6D68" w:rsidRPr="00903DBA">
              <w:rPr>
                <w:noProof/>
                <w:webHidden/>
              </w:rPr>
              <w:fldChar w:fldCharType="separate"/>
            </w:r>
            <w:r w:rsidR="00DD6D68" w:rsidRPr="00903DBA">
              <w:rPr>
                <w:noProof/>
                <w:webHidden/>
              </w:rPr>
              <w:t>101</w:t>
            </w:r>
            <w:r w:rsidR="00DD6D68" w:rsidRPr="00903DBA">
              <w:rPr>
                <w:noProof/>
                <w:webHidden/>
              </w:rPr>
              <w:fldChar w:fldCharType="end"/>
            </w:r>
          </w:hyperlink>
        </w:p>
        <w:p w14:paraId="1C626DF1" w14:textId="1617E1BC"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25" w:history="1">
            <w:r w:rsidR="00DD6D68" w:rsidRPr="00903DBA">
              <w:rPr>
                <w:rStyle w:val="Hyperlnk"/>
                <w:noProof/>
              </w:rPr>
              <w:t>3.4.7.</w:t>
            </w:r>
            <w:r w:rsidR="00DD6D68" w:rsidRPr="00903DBA">
              <w:rPr>
                <w:rFonts w:asciiTheme="minorHAnsi" w:eastAsiaTheme="minorEastAsia" w:hAnsiTheme="minorHAnsi"/>
                <w:noProof/>
                <w:color w:val="auto"/>
                <w:lang w:eastAsia="sv-SE"/>
              </w:rPr>
              <w:tab/>
            </w:r>
            <w:r w:rsidR="00DD6D68" w:rsidRPr="00903DBA">
              <w:rPr>
                <w:rStyle w:val="Hyperlnk"/>
                <w:noProof/>
              </w:rPr>
              <w:t>Unary Addition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_Toc57656025 \h </w:instrText>
            </w:r>
            <w:r w:rsidR="00DD6D68" w:rsidRPr="00903DBA">
              <w:rPr>
                <w:noProof/>
                <w:webHidden/>
              </w:rPr>
            </w:r>
            <w:r w:rsidR="00DD6D68" w:rsidRPr="00903DBA">
              <w:rPr>
                <w:noProof/>
                <w:webHidden/>
              </w:rPr>
              <w:fldChar w:fldCharType="separate"/>
            </w:r>
            <w:r w:rsidR="00DD6D68" w:rsidRPr="00903DBA">
              <w:rPr>
                <w:noProof/>
                <w:webHidden/>
              </w:rPr>
              <w:t>102</w:t>
            </w:r>
            <w:r w:rsidR="00DD6D68" w:rsidRPr="00903DBA">
              <w:rPr>
                <w:noProof/>
                <w:webHidden/>
              </w:rPr>
              <w:fldChar w:fldCharType="end"/>
            </w:r>
          </w:hyperlink>
        </w:p>
        <w:p w14:paraId="07207292" w14:textId="554DBA43"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26" w:history="1">
            <w:r w:rsidR="00DD6D68" w:rsidRPr="00903DBA">
              <w:rPr>
                <w:rStyle w:val="Hyperlnk"/>
                <w:noProof/>
                <w:highlight w:val="white"/>
              </w:rPr>
              <w:t>3.4.8.</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Logical Not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_Toc57656026 \h </w:instrText>
            </w:r>
            <w:r w:rsidR="00DD6D68" w:rsidRPr="00903DBA">
              <w:rPr>
                <w:noProof/>
                <w:webHidden/>
              </w:rPr>
            </w:r>
            <w:r w:rsidR="00DD6D68" w:rsidRPr="00903DBA">
              <w:rPr>
                <w:noProof/>
                <w:webHidden/>
              </w:rPr>
              <w:fldChar w:fldCharType="separate"/>
            </w:r>
            <w:r w:rsidR="00DD6D68" w:rsidRPr="00903DBA">
              <w:rPr>
                <w:noProof/>
                <w:webHidden/>
              </w:rPr>
              <w:t>102</w:t>
            </w:r>
            <w:r w:rsidR="00DD6D68" w:rsidRPr="00903DBA">
              <w:rPr>
                <w:noProof/>
                <w:webHidden/>
              </w:rPr>
              <w:fldChar w:fldCharType="end"/>
            </w:r>
          </w:hyperlink>
        </w:p>
        <w:p w14:paraId="02D8117A" w14:textId="28F282A4"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27" w:history="1">
            <w:r w:rsidR="00DD6D68" w:rsidRPr="00903DBA">
              <w:rPr>
                <w:rStyle w:val="Hyperlnk"/>
                <w:noProof/>
                <w:highlight w:val="white"/>
              </w:rPr>
              <w:t>3.4.9.</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Bitwise Not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_Toc57656027 \h </w:instrText>
            </w:r>
            <w:r w:rsidR="00DD6D68" w:rsidRPr="00903DBA">
              <w:rPr>
                <w:noProof/>
                <w:webHidden/>
              </w:rPr>
            </w:r>
            <w:r w:rsidR="00DD6D68" w:rsidRPr="00903DBA">
              <w:rPr>
                <w:noProof/>
                <w:webHidden/>
              </w:rPr>
              <w:fldChar w:fldCharType="separate"/>
            </w:r>
            <w:r w:rsidR="00DD6D68" w:rsidRPr="00903DBA">
              <w:rPr>
                <w:noProof/>
                <w:webHidden/>
              </w:rPr>
              <w:t>103</w:t>
            </w:r>
            <w:r w:rsidR="00DD6D68" w:rsidRPr="00903DBA">
              <w:rPr>
                <w:noProof/>
                <w:webHidden/>
              </w:rPr>
              <w:fldChar w:fldCharType="end"/>
            </w:r>
          </w:hyperlink>
        </w:p>
        <w:p w14:paraId="36231EE8" w14:textId="0FDC96E8"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28" w:history="1">
            <w:r w:rsidR="00DD6D68" w:rsidRPr="00903DBA">
              <w:rPr>
                <w:rStyle w:val="Hyperlnk"/>
                <w:noProof/>
                <w:highlight w:val="white"/>
              </w:rPr>
              <w:t>3.4.10.</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Sizeof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_Toc57656028 \h </w:instrText>
            </w:r>
            <w:r w:rsidR="00DD6D68" w:rsidRPr="00903DBA">
              <w:rPr>
                <w:noProof/>
                <w:webHidden/>
              </w:rPr>
            </w:r>
            <w:r w:rsidR="00DD6D68" w:rsidRPr="00903DBA">
              <w:rPr>
                <w:noProof/>
                <w:webHidden/>
              </w:rPr>
              <w:fldChar w:fldCharType="separate"/>
            </w:r>
            <w:r w:rsidR="00DD6D68" w:rsidRPr="00903DBA">
              <w:rPr>
                <w:noProof/>
                <w:webHidden/>
              </w:rPr>
              <w:t>103</w:t>
            </w:r>
            <w:r w:rsidR="00DD6D68" w:rsidRPr="00903DBA">
              <w:rPr>
                <w:noProof/>
                <w:webHidden/>
              </w:rPr>
              <w:fldChar w:fldCharType="end"/>
            </w:r>
          </w:hyperlink>
        </w:p>
        <w:p w14:paraId="7C657CDA" w14:textId="65910D87"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29" w:history="1">
            <w:r w:rsidR="00DD6D68" w:rsidRPr="00903DBA">
              <w:rPr>
                <w:rStyle w:val="Hyperlnk"/>
                <w:noProof/>
                <w:highlight w:val="white"/>
              </w:rPr>
              <w:t>3.4.11.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Address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_Toc57656029 \h </w:instrText>
            </w:r>
            <w:r w:rsidR="00DD6D68" w:rsidRPr="00903DBA">
              <w:rPr>
                <w:noProof/>
                <w:webHidden/>
              </w:rPr>
            </w:r>
            <w:r w:rsidR="00DD6D68" w:rsidRPr="00903DBA">
              <w:rPr>
                <w:noProof/>
                <w:webHidden/>
              </w:rPr>
              <w:fldChar w:fldCharType="separate"/>
            </w:r>
            <w:r w:rsidR="00DD6D68" w:rsidRPr="00903DBA">
              <w:rPr>
                <w:noProof/>
                <w:webHidden/>
              </w:rPr>
              <w:t>104</w:t>
            </w:r>
            <w:r w:rsidR="00DD6D68" w:rsidRPr="00903DBA">
              <w:rPr>
                <w:noProof/>
                <w:webHidden/>
              </w:rPr>
              <w:fldChar w:fldCharType="end"/>
            </w:r>
          </w:hyperlink>
        </w:p>
        <w:p w14:paraId="5C73AE7B" w14:textId="36B3E903"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30" w:history="1">
            <w:r w:rsidR="00DD6D68" w:rsidRPr="00903DBA">
              <w:rPr>
                <w:rStyle w:val="Hyperlnk"/>
                <w:noProof/>
                <w:highlight w:val="white"/>
              </w:rPr>
              <w:t>3.4.12.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Dereference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_Toc57656030 \h </w:instrText>
            </w:r>
            <w:r w:rsidR="00DD6D68" w:rsidRPr="00903DBA">
              <w:rPr>
                <w:noProof/>
                <w:webHidden/>
              </w:rPr>
            </w:r>
            <w:r w:rsidR="00DD6D68" w:rsidRPr="00903DBA">
              <w:rPr>
                <w:noProof/>
                <w:webHidden/>
              </w:rPr>
              <w:fldChar w:fldCharType="separate"/>
            </w:r>
            <w:r w:rsidR="00DD6D68" w:rsidRPr="00903DBA">
              <w:rPr>
                <w:noProof/>
                <w:webHidden/>
              </w:rPr>
              <w:t>105</w:t>
            </w:r>
            <w:r w:rsidR="00DD6D68" w:rsidRPr="00903DBA">
              <w:rPr>
                <w:noProof/>
                <w:webHidden/>
              </w:rPr>
              <w:fldChar w:fldCharType="end"/>
            </w:r>
          </w:hyperlink>
        </w:p>
        <w:p w14:paraId="5CF9851D" w14:textId="424FCA2E"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31"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Prefix Increment and Decrement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_Toc57656031 \h </w:instrText>
            </w:r>
            <w:r w:rsidR="00DD6D68" w:rsidRPr="00903DBA">
              <w:rPr>
                <w:noProof/>
                <w:webHidden/>
              </w:rPr>
            </w:r>
            <w:r w:rsidR="00DD6D68" w:rsidRPr="00903DBA">
              <w:rPr>
                <w:noProof/>
                <w:webHidden/>
              </w:rPr>
              <w:fldChar w:fldCharType="separate"/>
            </w:r>
            <w:r w:rsidR="00DD6D68" w:rsidRPr="00903DBA">
              <w:rPr>
                <w:noProof/>
                <w:webHidden/>
              </w:rPr>
              <w:t>105</w:t>
            </w:r>
            <w:r w:rsidR="00DD6D68" w:rsidRPr="00903DBA">
              <w:rPr>
                <w:noProof/>
                <w:webHidden/>
              </w:rPr>
              <w:fldChar w:fldCharType="end"/>
            </w:r>
          </w:hyperlink>
        </w:p>
        <w:p w14:paraId="6B74A0F8" w14:textId="64D4A41F"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32"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Postfix Increment and Decrement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_Toc57656032 \h </w:instrText>
            </w:r>
            <w:r w:rsidR="00DD6D68" w:rsidRPr="00903DBA">
              <w:rPr>
                <w:noProof/>
                <w:webHidden/>
              </w:rPr>
            </w:r>
            <w:r w:rsidR="00DD6D68" w:rsidRPr="00903DBA">
              <w:rPr>
                <w:noProof/>
                <w:webHidden/>
              </w:rPr>
              <w:fldChar w:fldCharType="separate"/>
            </w:r>
            <w:r w:rsidR="00DD6D68" w:rsidRPr="00903DBA">
              <w:rPr>
                <w:noProof/>
                <w:webHidden/>
              </w:rPr>
              <w:t>107</w:t>
            </w:r>
            <w:r w:rsidR="00DD6D68" w:rsidRPr="00903DBA">
              <w:rPr>
                <w:noProof/>
                <w:webHidden/>
              </w:rPr>
              <w:fldChar w:fldCharType="end"/>
            </w:r>
          </w:hyperlink>
        </w:p>
        <w:p w14:paraId="74503876" w14:textId="7AACE482"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33" w:history="1">
            <w:r w:rsidR="00DD6D68" w:rsidRPr="00903DBA">
              <w:rPr>
                <w:rStyle w:val="Hyperlnk"/>
                <w:noProof/>
                <w:highlight w:val="white"/>
              </w:rPr>
              <w:t>3.4.3.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Arrow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_Toc57656033 \h </w:instrText>
            </w:r>
            <w:r w:rsidR="00DD6D68" w:rsidRPr="00903DBA">
              <w:rPr>
                <w:noProof/>
                <w:webHidden/>
              </w:rPr>
            </w:r>
            <w:r w:rsidR="00DD6D68" w:rsidRPr="00903DBA">
              <w:rPr>
                <w:noProof/>
                <w:webHidden/>
              </w:rPr>
              <w:fldChar w:fldCharType="separate"/>
            </w:r>
            <w:r w:rsidR="00DD6D68" w:rsidRPr="00903DBA">
              <w:rPr>
                <w:noProof/>
                <w:webHidden/>
              </w:rPr>
              <w:t>108</w:t>
            </w:r>
            <w:r w:rsidR="00DD6D68" w:rsidRPr="00903DBA">
              <w:rPr>
                <w:noProof/>
                <w:webHidden/>
              </w:rPr>
              <w:fldChar w:fldCharType="end"/>
            </w:r>
          </w:hyperlink>
        </w:p>
        <w:p w14:paraId="4492F623" w14:textId="510DB9B4"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34"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Index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_Toc57656034 \h </w:instrText>
            </w:r>
            <w:r w:rsidR="00DD6D68" w:rsidRPr="00903DBA">
              <w:rPr>
                <w:noProof/>
                <w:webHidden/>
              </w:rPr>
            </w:r>
            <w:r w:rsidR="00DD6D68" w:rsidRPr="00903DBA">
              <w:rPr>
                <w:noProof/>
                <w:webHidden/>
              </w:rPr>
              <w:fldChar w:fldCharType="separate"/>
            </w:r>
            <w:r w:rsidR="00DD6D68" w:rsidRPr="00903DBA">
              <w:rPr>
                <w:noProof/>
                <w:webHidden/>
              </w:rPr>
              <w:t>109</w:t>
            </w:r>
            <w:r w:rsidR="00DD6D68" w:rsidRPr="00903DBA">
              <w:rPr>
                <w:noProof/>
                <w:webHidden/>
              </w:rPr>
              <w:fldChar w:fldCharType="end"/>
            </w:r>
          </w:hyperlink>
        </w:p>
        <w:p w14:paraId="54F96C83" w14:textId="7A30532E"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35"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_Toc57656035 \h </w:instrText>
            </w:r>
            <w:r w:rsidR="00DD6D68" w:rsidRPr="00903DBA">
              <w:rPr>
                <w:noProof/>
                <w:webHidden/>
              </w:rPr>
            </w:r>
            <w:r w:rsidR="00DD6D68" w:rsidRPr="00903DBA">
              <w:rPr>
                <w:noProof/>
                <w:webHidden/>
              </w:rPr>
              <w:fldChar w:fldCharType="separate"/>
            </w:r>
            <w:r w:rsidR="00DD6D68" w:rsidRPr="00903DBA">
              <w:rPr>
                <w:noProof/>
                <w:webHidden/>
              </w:rPr>
              <w:t>110</w:t>
            </w:r>
            <w:r w:rsidR="00DD6D68" w:rsidRPr="00903DBA">
              <w:rPr>
                <w:noProof/>
                <w:webHidden/>
              </w:rPr>
              <w:fldChar w:fldCharType="end"/>
            </w:r>
          </w:hyperlink>
        </w:p>
        <w:p w14:paraId="7FC4C895" w14:textId="150666C0"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36"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Call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_Toc57656036 \h </w:instrText>
            </w:r>
            <w:r w:rsidR="00DD6D68" w:rsidRPr="00903DBA">
              <w:rPr>
                <w:noProof/>
                <w:webHidden/>
              </w:rPr>
            </w:r>
            <w:r w:rsidR="00DD6D68" w:rsidRPr="00903DBA">
              <w:rPr>
                <w:noProof/>
                <w:webHidden/>
              </w:rPr>
              <w:fldChar w:fldCharType="separate"/>
            </w:r>
            <w:r w:rsidR="00DD6D68" w:rsidRPr="00903DBA">
              <w:rPr>
                <w:noProof/>
                <w:webHidden/>
              </w:rPr>
              <w:t>111</w:t>
            </w:r>
            <w:r w:rsidR="00DD6D68" w:rsidRPr="00903DBA">
              <w:rPr>
                <w:noProof/>
                <w:webHidden/>
              </w:rPr>
              <w:fldChar w:fldCharType="end"/>
            </w:r>
          </w:hyperlink>
        </w:p>
        <w:p w14:paraId="3B500B05" w14:textId="0BD9B217"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37" w:history="1">
            <w:r w:rsidR="00DD6D68" w:rsidRPr="00903DBA">
              <w:rPr>
                <w:rStyle w:val="Hyperlnk"/>
                <w:noProof/>
              </w:rPr>
              <w:t>3.4.3.</w:t>
            </w:r>
            <w:r w:rsidR="00DD6D68" w:rsidRPr="00903DBA">
              <w:rPr>
                <w:rFonts w:asciiTheme="minorHAnsi" w:eastAsiaTheme="minorEastAsia" w:hAnsiTheme="minorHAnsi"/>
                <w:noProof/>
                <w:color w:val="auto"/>
                <w:lang w:eastAsia="sv-SE"/>
              </w:rPr>
              <w:tab/>
            </w:r>
            <w:r w:rsidR="00DD6D68" w:rsidRPr="00903DBA">
              <w:rPr>
                <w:rStyle w:val="Hyperlnk"/>
                <w:noProof/>
              </w:rPr>
              <w:t>Argument Expression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_Toc57656037 \h </w:instrText>
            </w:r>
            <w:r w:rsidR="00DD6D68" w:rsidRPr="00903DBA">
              <w:rPr>
                <w:noProof/>
                <w:webHidden/>
              </w:rPr>
            </w:r>
            <w:r w:rsidR="00DD6D68" w:rsidRPr="00903DBA">
              <w:rPr>
                <w:noProof/>
                <w:webHidden/>
              </w:rPr>
              <w:fldChar w:fldCharType="separate"/>
            </w:r>
            <w:r w:rsidR="00DD6D68" w:rsidRPr="00903DBA">
              <w:rPr>
                <w:noProof/>
                <w:webHidden/>
              </w:rPr>
              <w:t>114</w:t>
            </w:r>
            <w:r w:rsidR="00DD6D68" w:rsidRPr="00903DBA">
              <w:rPr>
                <w:noProof/>
                <w:webHidden/>
              </w:rPr>
              <w:fldChar w:fldCharType="end"/>
            </w:r>
          </w:hyperlink>
        </w:p>
        <w:p w14:paraId="08C38148" w14:textId="4FE2BAF5"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38"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Primary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_Toc57656038 \h </w:instrText>
            </w:r>
            <w:r w:rsidR="00DD6D68" w:rsidRPr="00903DBA">
              <w:rPr>
                <w:noProof/>
                <w:webHidden/>
              </w:rPr>
            </w:r>
            <w:r w:rsidR="00DD6D68" w:rsidRPr="00903DBA">
              <w:rPr>
                <w:noProof/>
                <w:webHidden/>
              </w:rPr>
              <w:fldChar w:fldCharType="separate"/>
            </w:r>
            <w:r w:rsidR="00DD6D68" w:rsidRPr="00903DBA">
              <w:rPr>
                <w:noProof/>
                <w:webHidden/>
              </w:rPr>
              <w:t>116</w:t>
            </w:r>
            <w:r w:rsidR="00DD6D68" w:rsidRPr="00903DBA">
              <w:rPr>
                <w:noProof/>
                <w:webHidden/>
              </w:rPr>
              <w:fldChar w:fldCharType="end"/>
            </w:r>
          </w:hyperlink>
        </w:p>
        <w:p w14:paraId="4F435F0D" w14:textId="00919859" w:rsidR="00DD6D68" w:rsidRPr="00903DBA" w:rsidRDefault="000B4F2B">
          <w:pPr>
            <w:pStyle w:val="Innehll1"/>
            <w:rPr>
              <w:rFonts w:asciiTheme="minorHAnsi" w:eastAsiaTheme="minorEastAsia" w:hAnsiTheme="minorHAnsi"/>
              <w:noProof/>
              <w:color w:val="auto"/>
              <w:lang w:eastAsia="sv-SE"/>
            </w:rPr>
          </w:pPr>
          <w:hyperlink w:anchor="_Toc57656039" w:history="1">
            <w:r w:rsidR="00DD6D68" w:rsidRPr="00903DBA">
              <w:rPr>
                <w:rStyle w:val="Hyperlnk"/>
                <w:noProof/>
              </w:rPr>
              <w:t>4.</w:t>
            </w:r>
            <w:r w:rsidR="00DD6D68" w:rsidRPr="00903DBA">
              <w:rPr>
                <w:rFonts w:asciiTheme="minorHAnsi" w:eastAsiaTheme="minorEastAsia" w:hAnsiTheme="minorHAnsi"/>
                <w:noProof/>
                <w:color w:val="auto"/>
                <w:lang w:eastAsia="sv-SE"/>
              </w:rPr>
              <w:tab/>
            </w:r>
            <w:r w:rsidR="00DD6D68" w:rsidRPr="00903DBA">
              <w:rPr>
                <w:rStyle w:val="Hyperlnk"/>
                <w:noProof/>
              </w:rPr>
              <w:t>Declaration Specifiers and Declarators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_Toc57656039 \h </w:instrText>
            </w:r>
            <w:r w:rsidR="00DD6D68" w:rsidRPr="00903DBA">
              <w:rPr>
                <w:noProof/>
                <w:webHidden/>
              </w:rPr>
            </w:r>
            <w:r w:rsidR="00DD6D68" w:rsidRPr="00903DBA">
              <w:rPr>
                <w:noProof/>
                <w:webHidden/>
              </w:rPr>
              <w:fldChar w:fldCharType="separate"/>
            </w:r>
            <w:r w:rsidR="00DD6D68" w:rsidRPr="00903DBA">
              <w:rPr>
                <w:noProof/>
                <w:webHidden/>
              </w:rPr>
              <w:t>118</w:t>
            </w:r>
            <w:r w:rsidR="00DD6D68" w:rsidRPr="00903DBA">
              <w:rPr>
                <w:noProof/>
                <w:webHidden/>
              </w:rPr>
              <w:fldChar w:fldCharType="end"/>
            </w:r>
          </w:hyperlink>
        </w:p>
        <w:p w14:paraId="66A262E4" w14:textId="437D0996" w:rsidR="00DD6D68" w:rsidRPr="00903DBA" w:rsidRDefault="000B4F2B">
          <w:pPr>
            <w:pStyle w:val="Innehll2"/>
            <w:tabs>
              <w:tab w:val="left" w:pos="880"/>
              <w:tab w:val="right" w:leader="dot" w:pos="9350"/>
            </w:tabs>
            <w:rPr>
              <w:rFonts w:asciiTheme="minorHAnsi" w:eastAsiaTheme="minorEastAsia" w:hAnsiTheme="minorHAnsi"/>
              <w:noProof/>
              <w:color w:val="auto"/>
              <w:lang w:eastAsia="sv-SE"/>
            </w:rPr>
          </w:pPr>
          <w:hyperlink w:anchor="_Toc57656040" w:history="1">
            <w:r w:rsidR="00DD6D68" w:rsidRPr="00903DBA">
              <w:rPr>
                <w:rStyle w:val="Hyperlnk"/>
                <w:noProof/>
              </w:rPr>
              <w:t>4.1.</w:t>
            </w:r>
            <w:r w:rsidR="00DD6D68" w:rsidRPr="00903DBA">
              <w:rPr>
                <w:rFonts w:asciiTheme="minorHAnsi" w:eastAsiaTheme="minorEastAsia" w:hAnsiTheme="minorHAnsi"/>
                <w:noProof/>
                <w:color w:val="auto"/>
                <w:lang w:eastAsia="sv-SE"/>
              </w:rPr>
              <w:tab/>
            </w:r>
            <w:r w:rsidR="00DD6D68" w:rsidRPr="00903DBA">
              <w:rPr>
                <w:rStyle w:val="Hyperlnk"/>
                <w:noProof/>
              </w:rPr>
              <w:t>Declarators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_Toc57656040 \h </w:instrText>
            </w:r>
            <w:r w:rsidR="00DD6D68" w:rsidRPr="00903DBA">
              <w:rPr>
                <w:noProof/>
                <w:webHidden/>
              </w:rPr>
            </w:r>
            <w:r w:rsidR="00DD6D68" w:rsidRPr="00903DBA">
              <w:rPr>
                <w:noProof/>
                <w:webHidden/>
              </w:rPr>
              <w:fldChar w:fldCharType="separate"/>
            </w:r>
            <w:r w:rsidR="00DD6D68" w:rsidRPr="00903DBA">
              <w:rPr>
                <w:noProof/>
                <w:webHidden/>
              </w:rPr>
              <w:t>124</w:t>
            </w:r>
            <w:r w:rsidR="00DD6D68" w:rsidRPr="00903DBA">
              <w:rPr>
                <w:noProof/>
                <w:webHidden/>
              </w:rPr>
              <w:fldChar w:fldCharType="end"/>
            </w:r>
          </w:hyperlink>
        </w:p>
        <w:p w14:paraId="7EB8B79D" w14:textId="64302DBA" w:rsidR="00DD6D68" w:rsidRPr="00903DBA" w:rsidRDefault="000B4F2B">
          <w:pPr>
            <w:pStyle w:val="Innehll1"/>
            <w:rPr>
              <w:rFonts w:asciiTheme="minorHAnsi" w:eastAsiaTheme="minorEastAsia" w:hAnsiTheme="minorHAnsi"/>
              <w:noProof/>
              <w:color w:val="auto"/>
              <w:lang w:eastAsia="sv-SE"/>
            </w:rPr>
          </w:pPr>
          <w:hyperlink w:anchor="_Toc57656041" w:history="1">
            <w:r w:rsidR="00DD6D68" w:rsidRPr="00903DBA">
              <w:rPr>
                <w:rStyle w:val="Hyperlnk"/>
                <w:noProof/>
              </w:rPr>
              <w:t>5.</w:t>
            </w:r>
            <w:r w:rsidR="00DD6D68" w:rsidRPr="00903DBA">
              <w:rPr>
                <w:rFonts w:asciiTheme="minorHAnsi" w:eastAsiaTheme="minorEastAsia" w:hAnsiTheme="minorHAnsi"/>
                <w:noProof/>
                <w:color w:val="auto"/>
                <w:lang w:eastAsia="sv-SE"/>
              </w:rPr>
              <w:tab/>
            </w:r>
            <w:r w:rsidR="00DD6D68" w:rsidRPr="00903DBA">
              <w:rPr>
                <w:rStyle w:val="Hyperlnk"/>
                <w:noProof/>
              </w:rPr>
              <w:t>The Symbol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_Toc57656041 \h </w:instrText>
            </w:r>
            <w:r w:rsidR="00DD6D68" w:rsidRPr="00903DBA">
              <w:rPr>
                <w:noProof/>
                <w:webHidden/>
              </w:rPr>
            </w:r>
            <w:r w:rsidR="00DD6D68" w:rsidRPr="00903DBA">
              <w:rPr>
                <w:noProof/>
                <w:webHidden/>
              </w:rPr>
              <w:fldChar w:fldCharType="separate"/>
            </w:r>
            <w:r w:rsidR="00DD6D68" w:rsidRPr="00903DBA">
              <w:rPr>
                <w:noProof/>
                <w:webHidden/>
              </w:rPr>
              <w:t>126</w:t>
            </w:r>
            <w:r w:rsidR="00DD6D68" w:rsidRPr="00903DBA">
              <w:rPr>
                <w:noProof/>
                <w:webHidden/>
              </w:rPr>
              <w:fldChar w:fldCharType="end"/>
            </w:r>
          </w:hyperlink>
        </w:p>
        <w:p w14:paraId="0F690CBB" w14:textId="02B0C6C6" w:rsidR="00DD6D68" w:rsidRPr="00903DBA" w:rsidRDefault="000B4F2B">
          <w:pPr>
            <w:pStyle w:val="Innehll2"/>
            <w:tabs>
              <w:tab w:val="left" w:pos="880"/>
              <w:tab w:val="right" w:leader="dot" w:pos="9350"/>
            </w:tabs>
            <w:rPr>
              <w:rFonts w:asciiTheme="minorHAnsi" w:eastAsiaTheme="minorEastAsia" w:hAnsiTheme="minorHAnsi"/>
              <w:noProof/>
              <w:color w:val="auto"/>
              <w:lang w:eastAsia="sv-SE"/>
            </w:rPr>
          </w:pPr>
          <w:hyperlink w:anchor="_Toc57656042" w:history="1">
            <w:r w:rsidR="00DD6D68" w:rsidRPr="00903DBA">
              <w:rPr>
                <w:rStyle w:val="Hyperlnk"/>
                <w:noProof/>
              </w:rPr>
              <w:t>5.1.</w:t>
            </w:r>
            <w:r w:rsidR="00DD6D68" w:rsidRPr="00903DBA">
              <w:rPr>
                <w:rFonts w:asciiTheme="minorHAnsi" w:eastAsiaTheme="minorEastAsia" w:hAnsiTheme="minorHAnsi"/>
                <w:noProof/>
                <w:color w:val="auto"/>
                <w:lang w:eastAsia="sv-SE"/>
              </w:rPr>
              <w:tab/>
            </w:r>
            <w:r w:rsidR="00DD6D68" w:rsidRPr="00903DBA">
              <w:rPr>
                <w:rStyle w:val="Hyperlnk"/>
                <w:noProof/>
              </w:rPr>
              <w:t>The Symbol</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_Toc57656042 \h </w:instrText>
            </w:r>
            <w:r w:rsidR="00DD6D68" w:rsidRPr="00903DBA">
              <w:rPr>
                <w:noProof/>
                <w:webHidden/>
              </w:rPr>
            </w:r>
            <w:r w:rsidR="00DD6D68" w:rsidRPr="00903DBA">
              <w:rPr>
                <w:noProof/>
                <w:webHidden/>
              </w:rPr>
              <w:fldChar w:fldCharType="separate"/>
            </w:r>
            <w:r w:rsidR="00DD6D68" w:rsidRPr="00903DBA">
              <w:rPr>
                <w:noProof/>
                <w:webHidden/>
              </w:rPr>
              <w:t>132</w:t>
            </w:r>
            <w:r w:rsidR="00DD6D68" w:rsidRPr="00903DBA">
              <w:rPr>
                <w:noProof/>
                <w:webHidden/>
              </w:rPr>
              <w:fldChar w:fldCharType="end"/>
            </w:r>
          </w:hyperlink>
        </w:p>
        <w:p w14:paraId="4C1A1DCD" w14:textId="520E75B1" w:rsidR="00DD6D68" w:rsidRPr="00903DBA" w:rsidRDefault="000B4F2B">
          <w:pPr>
            <w:pStyle w:val="Innehll2"/>
            <w:tabs>
              <w:tab w:val="left" w:pos="880"/>
              <w:tab w:val="right" w:leader="dot" w:pos="9350"/>
            </w:tabs>
            <w:rPr>
              <w:rFonts w:asciiTheme="minorHAnsi" w:eastAsiaTheme="minorEastAsia" w:hAnsiTheme="minorHAnsi"/>
              <w:noProof/>
              <w:color w:val="auto"/>
              <w:lang w:eastAsia="sv-SE"/>
            </w:rPr>
          </w:pPr>
          <w:hyperlink w:anchor="_Toc57656043" w:history="1">
            <w:r w:rsidR="00DD6D68" w:rsidRPr="00903DBA">
              <w:rPr>
                <w:rStyle w:val="Hyperlnk"/>
                <w:noProof/>
              </w:rPr>
              <w:t>5.2.</w:t>
            </w:r>
            <w:r w:rsidR="00DD6D68" w:rsidRPr="00903DBA">
              <w:rPr>
                <w:rFonts w:asciiTheme="minorHAnsi" w:eastAsiaTheme="minorEastAsia" w:hAnsiTheme="minorHAnsi"/>
                <w:noProof/>
                <w:color w:val="auto"/>
                <w:lang w:eastAsia="sv-SE"/>
              </w:rPr>
              <w:tab/>
            </w:r>
            <w:r w:rsidR="00DD6D68" w:rsidRPr="00903DBA">
              <w:rPr>
                <w:rStyle w:val="Hyperlnk"/>
                <w:noProof/>
              </w:rPr>
              <w:t>Static Symbols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_Toc57656043 \h </w:instrText>
            </w:r>
            <w:r w:rsidR="00DD6D68" w:rsidRPr="00903DBA">
              <w:rPr>
                <w:noProof/>
                <w:webHidden/>
              </w:rPr>
            </w:r>
            <w:r w:rsidR="00DD6D68" w:rsidRPr="00903DBA">
              <w:rPr>
                <w:noProof/>
                <w:webHidden/>
              </w:rPr>
              <w:fldChar w:fldCharType="separate"/>
            </w:r>
            <w:r w:rsidR="00DD6D68" w:rsidRPr="00903DBA">
              <w:rPr>
                <w:noProof/>
                <w:webHidden/>
              </w:rPr>
              <w:t>138</w:t>
            </w:r>
            <w:r w:rsidR="00DD6D68" w:rsidRPr="00903DBA">
              <w:rPr>
                <w:noProof/>
                <w:webHidden/>
              </w:rPr>
              <w:fldChar w:fldCharType="end"/>
            </w:r>
          </w:hyperlink>
        </w:p>
        <w:p w14:paraId="20F62056" w14:textId="12F0CD71" w:rsidR="00DD6D68" w:rsidRPr="00903DBA" w:rsidRDefault="000B4F2B">
          <w:pPr>
            <w:pStyle w:val="Innehll1"/>
            <w:rPr>
              <w:rFonts w:asciiTheme="minorHAnsi" w:eastAsiaTheme="minorEastAsia" w:hAnsiTheme="minorHAnsi"/>
              <w:noProof/>
              <w:color w:val="auto"/>
              <w:lang w:eastAsia="sv-SE"/>
            </w:rPr>
          </w:pPr>
          <w:hyperlink w:anchor="_Toc57656044" w:history="1">
            <w:r w:rsidR="00DD6D68" w:rsidRPr="00903DBA">
              <w:rPr>
                <w:rStyle w:val="Hyperlnk"/>
                <w:noProof/>
              </w:rPr>
              <w:t>6.</w:t>
            </w:r>
            <w:r w:rsidR="00DD6D68" w:rsidRPr="00903DBA">
              <w:rPr>
                <w:rFonts w:asciiTheme="minorHAnsi" w:eastAsiaTheme="minorEastAsia" w:hAnsiTheme="minorHAnsi"/>
                <w:noProof/>
                <w:color w:val="auto"/>
                <w:lang w:eastAsia="sv-SE"/>
              </w:rPr>
              <w:tab/>
            </w:r>
            <w:r w:rsidR="00DD6D68" w:rsidRPr="00903DBA">
              <w:rPr>
                <w:rStyle w:val="Hyperlnk"/>
                <w:noProof/>
              </w:rPr>
              <w:t>The Type System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_Toc57656044 \h </w:instrText>
            </w:r>
            <w:r w:rsidR="00DD6D68" w:rsidRPr="00903DBA">
              <w:rPr>
                <w:noProof/>
                <w:webHidden/>
              </w:rPr>
            </w:r>
            <w:r w:rsidR="00DD6D68" w:rsidRPr="00903DBA">
              <w:rPr>
                <w:noProof/>
                <w:webHidden/>
              </w:rPr>
              <w:fldChar w:fldCharType="separate"/>
            </w:r>
            <w:r w:rsidR="00DD6D68" w:rsidRPr="00903DBA">
              <w:rPr>
                <w:noProof/>
                <w:webHidden/>
              </w:rPr>
              <w:t>141</w:t>
            </w:r>
            <w:r w:rsidR="00DD6D68" w:rsidRPr="00903DBA">
              <w:rPr>
                <w:noProof/>
                <w:webHidden/>
              </w:rPr>
              <w:fldChar w:fldCharType="end"/>
            </w:r>
          </w:hyperlink>
        </w:p>
        <w:p w14:paraId="1D433512" w14:textId="05578C6B" w:rsidR="00DD6D68" w:rsidRPr="00903DBA" w:rsidRDefault="000B4F2B">
          <w:pPr>
            <w:pStyle w:val="Innehll2"/>
            <w:tabs>
              <w:tab w:val="left" w:pos="880"/>
              <w:tab w:val="right" w:leader="dot" w:pos="9350"/>
            </w:tabs>
            <w:rPr>
              <w:rFonts w:asciiTheme="minorHAnsi" w:eastAsiaTheme="minorEastAsia" w:hAnsiTheme="minorHAnsi"/>
              <w:noProof/>
              <w:color w:val="auto"/>
              <w:lang w:eastAsia="sv-SE"/>
            </w:rPr>
          </w:pPr>
          <w:hyperlink w:anchor="_Toc57656045" w:history="1">
            <w:r w:rsidR="00DD6D68" w:rsidRPr="00903DBA">
              <w:rPr>
                <w:rStyle w:val="Hyperlnk"/>
                <w:noProof/>
              </w:rPr>
              <w:t>6.1.</w:t>
            </w:r>
            <w:r w:rsidR="00DD6D68" w:rsidRPr="00903DBA">
              <w:rPr>
                <w:rFonts w:asciiTheme="minorHAnsi" w:eastAsiaTheme="minorEastAsia" w:hAnsiTheme="minorHAnsi"/>
                <w:noProof/>
                <w:color w:val="auto"/>
                <w:lang w:eastAsia="sv-SE"/>
              </w:rPr>
              <w:tab/>
            </w:r>
            <w:r w:rsidR="00DD6D68" w:rsidRPr="00903DBA">
              <w:rPr>
                <w:rStyle w:val="Hyperlnk"/>
                <w:noProof/>
              </w:rPr>
              <w:t>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_Toc57656045 \h </w:instrText>
            </w:r>
            <w:r w:rsidR="00DD6D68" w:rsidRPr="00903DBA">
              <w:rPr>
                <w:noProof/>
                <w:webHidden/>
              </w:rPr>
            </w:r>
            <w:r w:rsidR="00DD6D68" w:rsidRPr="00903DBA">
              <w:rPr>
                <w:noProof/>
                <w:webHidden/>
              </w:rPr>
              <w:fldChar w:fldCharType="separate"/>
            </w:r>
            <w:r w:rsidR="00DD6D68" w:rsidRPr="00903DBA">
              <w:rPr>
                <w:noProof/>
                <w:webHidden/>
              </w:rPr>
              <w:t>152</w:t>
            </w:r>
            <w:r w:rsidR="00DD6D68" w:rsidRPr="00903DBA">
              <w:rPr>
                <w:noProof/>
                <w:webHidden/>
              </w:rPr>
              <w:fldChar w:fldCharType="end"/>
            </w:r>
          </w:hyperlink>
        </w:p>
        <w:p w14:paraId="3657C55D" w14:textId="2FCC7201" w:rsidR="00DD6D68" w:rsidRPr="00903DBA" w:rsidRDefault="000B4F2B">
          <w:pPr>
            <w:pStyle w:val="Innehll2"/>
            <w:tabs>
              <w:tab w:val="left" w:pos="880"/>
              <w:tab w:val="right" w:leader="dot" w:pos="9350"/>
            </w:tabs>
            <w:rPr>
              <w:rFonts w:asciiTheme="minorHAnsi" w:eastAsiaTheme="minorEastAsia" w:hAnsiTheme="minorHAnsi"/>
              <w:noProof/>
              <w:color w:val="auto"/>
              <w:lang w:eastAsia="sv-SE"/>
            </w:rPr>
          </w:pPr>
          <w:hyperlink w:anchor="_Toc57656046" w:history="1">
            <w:r w:rsidR="00DD6D68" w:rsidRPr="00903DBA">
              <w:rPr>
                <w:rStyle w:val="Hyperlnk"/>
                <w:noProof/>
              </w:rPr>
              <w:t>6.2.</w:t>
            </w:r>
            <w:r w:rsidR="00DD6D68" w:rsidRPr="00903DBA">
              <w:rPr>
                <w:rFonts w:asciiTheme="minorHAnsi" w:eastAsiaTheme="minorEastAsia" w:hAnsiTheme="minorHAnsi"/>
                <w:noProof/>
                <w:color w:val="auto"/>
                <w:lang w:eastAsia="sv-SE"/>
              </w:rPr>
              <w:tab/>
            </w:r>
            <w:r w:rsidR="00DD6D68" w:rsidRPr="00903DBA">
              <w:rPr>
                <w:rStyle w:val="Hyperlnk"/>
                <w:noProof/>
              </w:rPr>
              <w:t>Type Cast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_Toc57656046 \h </w:instrText>
            </w:r>
            <w:r w:rsidR="00DD6D68" w:rsidRPr="00903DBA">
              <w:rPr>
                <w:noProof/>
                <w:webHidden/>
              </w:rPr>
            </w:r>
            <w:r w:rsidR="00DD6D68" w:rsidRPr="00903DBA">
              <w:rPr>
                <w:noProof/>
                <w:webHidden/>
              </w:rPr>
              <w:fldChar w:fldCharType="separate"/>
            </w:r>
            <w:r w:rsidR="00DD6D68" w:rsidRPr="00903DBA">
              <w:rPr>
                <w:noProof/>
                <w:webHidden/>
              </w:rPr>
              <w:t>155</w:t>
            </w:r>
            <w:r w:rsidR="00DD6D68" w:rsidRPr="00903DBA">
              <w:rPr>
                <w:noProof/>
                <w:webHidden/>
              </w:rPr>
              <w:fldChar w:fldCharType="end"/>
            </w:r>
          </w:hyperlink>
        </w:p>
        <w:p w14:paraId="603B41BF" w14:textId="332D6028" w:rsidR="00DD6D68" w:rsidRPr="00903DBA" w:rsidRDefault="000B4F2B">
          <w:pPr>
            <w:pStyle w:val="Innehll2"/>
            <w:tabs>
              <w:tab w:val="left" w:pos="880"/>
              <w:tab w:val="right" w:leader="dot" w:pos="9350"/>
            </w:tabs>
            <w:rPr>
              <w:rFonts w:asciiTheme="minorHAnsi" w:eastAsiaTheme="minorEastAsia" w:hAnsiTheme="minorHAnsi"/>
              <w:noProof/>
              <w:color w:val="auto"/>
              <w:lang w:eastAsia="sv-SE"/>
            </w:rPr>
          </w:pPr>
          <w:hyperlink w:anchor="_Toc57656047" w:history="1">
            <w:r w:rsidR="00DD6D68" w:rsidRPr="00903DBA">
              <w:rPr>
                <w:rStyle w:val="Hyperlnk"/>
                <w:noProof/>
              </w:rPr>
              <w:t>6.3.</w:t>
            </w:r>
            <w:r w:rsidR="00DD6D68" w:rsidRPr="00903DBA">
              <w:rPr>
                <w:rFonts w:asciiTheme="minorHAnsi" w:eastAsiaTheme="minorEastAsia" w:hAnsiTheme="minorHAnsi"/>
                <w:noProof/>
                <w:color w:val="auto"/>
                <w:lang w:eastAsia="sv-SE"/>
              </w:rPr>
              <w:tab/>
            </w:r>
            <w:r w:rsidR="00DD6D68" w:rsidRPr="00903DBA">
              <w:rPr>
                <w:rStyle w:val="Hyperlnk"/>
                <w:noProof/>
              </w:rPr>
              <w:t>Type Promotion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_Toc57656047 \h </w:instrText>
            </w:r>
            <w:r w:rsidR="00DD6D68" w:rsidRPr="00903DBA">
              <w:rPr>
                <w:noProof/>
                <w:webHidden/>
              </w:rPr>
            </w:r>
            <w:r w:rsidR="00DD6D68" w:rsidRPr="00903DBA">
              <w:rPr>
                <w:noProof/>
                <w:webHidden/>
              </w:rPr>
              <w:fldChar w:fldCharType="separate"/>
            </w:r>
            <w:r w:rsidR="00DD6D68" w:rsidRPr="00903DBA">
              <w:rPr>
                <w:noProof/>
                <w:webHidden/>
              </w:rPr>
              <w:t>160</w:t>
            </w:r>
            <w:r w:rsidR="00DD6D68" w:rsidRPr="00903DBA">
              <w:rPr>
                <w:noProof/>
                <w:webHidden/>
              </w:rPr>
              <w:fldChar w:fldCharType="end"/>
            </w:r>
          </w:hyperlink>
        </w:p>
        <w:p w14:paraId="5C5628BB" w14:textId="053F69B4" w:rsidR="00DD6D68" w:rsidRPr="00903DBA" w:rsidRDefault="000B4F2B">
          <w:pPr>
            <w:pStyle w:val="Innehll1"/>
            <w:rPr>
              <w:rFonts w:asciiTheme="minorHAnsi" w:eastAsiaTheme="minorEastAsia" w:hAnsiTheme="minorHAnsi"/>
              <w:noProof/>
              <w:color w:val="auto"/>
              <w:lang w:eastAsia="sv-SE"/>
            </w:rPr>
          </w:pPr>
          <w:hyperlink w:anchor="_Toc57656048" w:history="1">
            <w:r w:rsidR="00DD6D68" w:rsidRPr="00903DBA">
              <w:rPr>
                <w:rStyle w:val="Hyperlnk"/>
                <w:noProof/>
              </w:rPr>
              <w:t>7.</w:t>
            </w:r>
            <w:r w:rsidR="00DD6D68" w:rsidRPr="00903DBA">
              <w:rPr>
                <w:rFonts w:asciiTheme="minorHAnsi" w:eastAsiaTheme="minorEastAsia" w:hAnsiTheme="minorHAnsi"/>
                <w:noProof/>
                <w:color w:val="auto"/>
                <w:lang w:eastAsia="sv-SE"/>
              </w:rPr>
              <w:tab/>
            </w:r>
            <w:r w:rsidR="00DD6D68" w:rsidRPr="00903DBA">
              <w:rPr>
                <w:rStyle w:val="Hyperlnk"/>
                <w:noProof/>
              </w:rPr>
              <w:t>Constant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_Toc57656048 \h </w:instrText>
            </w:r>
            <w:r w:rsidR="00DD6D68" w:rsidRPr="00903DBA">
              <w:rPr>
                <w:noProof/>
                <w:webHidden/>
              </w:rPr>
            </w:r>
            <w:r w:rsidR="00DD6D68" w:rsidRPr="00903DBA">
              <w:rPr>
                <w:noProof/>
                <w:webHidden/>
              </w:rPr>
              <w:fldChar w:fldCharType="separate"/>
            </w:r>
            <w:r w:rsidR="00DD6D68" w:rsidRPr="00903DBA">
              <w:rPr>
                <w:noProof/>
                <w:webHidden/>
              </w:rPr>
              <w:t>162</w:t>
            </w:r>
            <w:r w:rsidR="00DD6D68" w:rsidRPr="00903DBA">
              <w:rPr>
                <w:noProof/>
                <w:webHidden/>
              </w:rPr>
              <w:fldChar w:fldCharType="end"/>
            </w:r>
          </w:hyperlink>
        </w:p>
        <w:p w14:paraId="706580CC" w14:textId="23967546" w:rsidR="00DD6D68" w:rsidRPr="00903DBA" w:rsidRDefault="000B4F2B">
          <w:pPr>
            <w:pStyle w:val="Innehll2"/>
            <w:tabs>
              <w:tab w:val="left" w:pos="880"/>
              <w:tab w:val="right" w:leader="dot" w:pos="9350"/>
            </w:tabs>
            <w:rPr>
              <w:rFonts w:asciiTheme="minorHAnsi" w:eastAsiaTheme="minorEastAsia" w:hAnsiTheme="minorHAnsi"/>
              <w:noProof/>
              <w:color w:val="auto"/>
              <w:lang w:eastAsia="sv-SE"/>
            </w:rPr>
          </w:pPr>
          <w:hyperlink w:anchor="_Toc57656049" w:history="1">
            <w:r w:rsidR="00DD6D68" w:rsidRPr="00903DBA">
              <w:rPr>
                <w:rStyle w:val="Hyperlnk"/>
                <w:noProof/>
                <w:highlight w:val="white"/>
              </w:rPr>
              <w:t>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Relation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_Toc57656049 \h </w:instrText>
            </w:r>
            <w:r w:rsidR="00DD6D68" w:rsidRPr="00903DBA">
              <w:rPr>
                <w:noProof/>
                <w:webHidden/>
              </w:rPr>
            </w:r>
            <w:r w:rsidR="00DD6D68" w:rsidRPr="00903DBA">
              <w:rPr>
                <w:noProof/>
                <w:webHidden/>
              </w:rPr>
              <w:fldChar w:fldCharType="separate"/>
            </w:r>
            <w:r w:rsidR="00DD6D68" w:rsidRPr="00903DBA">
              <w:rPr>
                <w:noProof/>
                <w:webHidden/>
              </w:rPr>
              <w:t>162</w:t>
            </w:r>
            <w:r w:rsidR="00DD6D68" w:rsidRPr="00903DBA">
              <w:rPr>
                <w:noProof/>
                <w:webHidden/>
              </w:rPr>
              <w:fldChar w:fldCharType="end"/>
            </w:r>
          </w:hyperlink>
        </w:p>
        <w:p w14:paraId="010AFD69" w14:textId="53860DCF" w:rsidR="00DD6D68" w:rsidRPr="00903DBA" w:rsidRDefault="000B4F2B">
          <w:pPr>
            <w:pStyle w:val="Innehll2"/>
            <w:tabs>
              <w:tab w:val="left" w:pos="880"/>
              <w:tab w:val="right" w:leader="dot" w:pos="9350"/>
            </w:tabs>
            <w:rPr>
              <w:rFonts w:asciiTheme="minorHAnsi" w:eastAsiaTheme="minorEastAsia" w:hAnsiTheme="minorHAnsi"/>
              <w:noProof/>
              <w:color w:val="auto"/>
              <w:lang w:eastAsia="sv-SE"/>
            </w:rPr>
          </w:pPr>
          <w:hyperlink w:anchor="_Toc57656050" w:history="1">
            <w:r w:rsidR="00DD6D68" w:rsidRPr="00903DBA">
              <w:rPr>
                <w:rStyle w:val="Hyperlnk"/>
                <w:noProof/>
                <w:highlight w:val="white"/>
              </w:rPr>
              <w:t>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Arithmetic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_Toc57656050 \h </w:instrText>
            </w:r>
            <w:r w:rsidR="00DD6D68" w:rsidRPr="00903DBA">
              <w:rPr>
                <w:noProof/>
                <w:webHidden/>
              </w:rPr>
            </w:r>
            <w:r w:rsidR="00DD6D68" w:rsidRPr="00903DBA">
              <w:rPr>
                <w:noProof/>
                <w:webHidden/>
              </w:rPr>
              <w:fldChar w:fldCharType="separate"/>
            </w:r>
            <w:r w:rsidR="00DD6D68" w:rsidRPr="00903DBA">
              <w:rPr>
                <w:noProof/>
                <w:webHidden/>
              </w:rPr>
              <w:t>166</w:t>
            </w:r>
            <w:r w:rsidR="00DD6D68" w:rsidRPr="00903DBA">
              <w:rPr>
                <w:noProof/>
                <w:webHidden/>
              </w:rPr>
              <w:fldChar w:fldCharType="end"/>
            </w:r>
          </w:hyperlink>
        </w:p>
        <w:p w14:paraId="1DA85CD2" w14:textId="23C26964" w:rsidR="00DD6D68" w:rsidRPr="00903DBA" w:rsidRDefault="000B4F2B">
          <w:pPr>
            <w:pStyle w:val="Innehll2"/>
            <w:tabs>
              <w:tab w:val="left" w:pos="880"/>
              <w:tab w:val="right" w:leader="dot" w:pos="9350"/>
            </w:tabs>
            <w:rPr>
              <w:rFonts w:asciiTheme="minorHAnsi" w:eastAsiaTheme="minorEastAsia" w:hAnsiTheme="minorHAnsi"/>
              <w:noProof/>
              <w:color w:val="auto"/>
              <w:lang w:eastAsia="sv-SE"/>
            </w:rPr>
          </w:pPr>
          <w:hyperlink w:anchor="_Toc57656051" w:history="1">
            <w:r w:rsidR="00DD6D68" w:rsidRPr="00903DBA">
              <w:rPr>
                <w:rStyle w:val="Hyperlnk"/>
                <w:noProof/>
                <w:highlight w:val="white"/>
              </w:rPr>
              <w:t>7.3.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Constant Type Cast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_Toc57656051 \h </w:instrText>
            </w:r>
            <w:r w:rsidR="00DD6D68" w:rsidRPr="00903DBA">
              <w:rPr>
                <w:noProof/>
                <w:webHidden/>
              </w:rPr>
            </w:r>
            <w:r w:rsidR="00DD6D68" w:rsidRPr="00903DBA">
              <w:rPr>
                <w:noProof/>
                <w:webHidden/>
              </w:rPr>
              <w:fldChar w:fldCharType="separate"/>
            </w:r>
            <w:r w:rsidR="00DD6D68" w:rsidRPr="00903DBA">
              <w:rPr>
                <w:noProof/>
                <w:webHidden/>
              </w:rPr>
              <w:t>172</w:t>
            </w:r>
            <w:r w:rsidR="00DD6D68" w:rsidRPr="00903DBA">
              <w:rPr>
                <w:noProof/>
                <w:webHidden/>
              </w:rPr>
              <w:fldChar w:fldCharType="end"/>
            </w:r>
          </w:hyperlink>
        </w:p>
        <w:p w14:paraId="5EFD9631" w14:textId="7057AC8E" w:rsidR="00DD6D68" w:rsidRPr="00903DBA" w:rsidRDefault="000B4F2B">
          <w:pPr>
            <w:pStyle w:val="Innehll1"/>
            <w:rPr>
              <w:rFonts w:asciiTheme="minorHAnsi" w:eastAsiaTheme="minorEastAsia" w:hAnsiTheme="minorHAnsi"/>
              <w:noProof/>
              <w:color w:val="auto"/>
              <w:lang w:eastAsia="sv-SE"/>
            </w:rPr>
          </w:pPr>
          <w:hyperlink w:anchor="_Toc57656052" w:history="1">
            <w:r w:rsidR="00DD6D68" w:rsidRPr="00903DBA">
              <w:rPr>
                <w:rStyle w:val="Hyperlnk"/>
                <w:noProof/>
              </w:rPr>
              <w:t>8.</w:t>
            </w:r>
            <w:r w:rsidR="00DD6D68" w:rsidRPr="00903DBA">
              <w:rPr>
                <w:rFonts w:asciiTheme="minorHAnsi" w:eastAsiaTheme="minorEastAsia" w:hAnsiTheme="minorHAnsi"/>
                <w:noProof/>
                <w:color w:val="auto"/>
                <w:lang w:eastAsia="sv-SE"/>
              </w:rPr>
              <w:tab/>
            </w:r>
            <w:r w:rsidR="00DD6D68" w:rsidRPr="00903DBA">
              <w:rPr>
                <w:rStyle w:val="Hyperlnk"/>
                <w:noProof/>
              </w:rPr>
              <w:t>Static Address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_Toc57656052 \h </w:instrText>
            </w:r>
            <w:r w:rsidR="00DD6D68" w:rsidRPr="00903DBA">
              <w:rPr>
                <w:noProof/>
                <w:webHidden/>
              </w:rPr>
            </w:r>
            <w:r w:rsidR="00DD6D68" w:rsidRPr="00903DBA">
              <w:rPr>
                <w:noProof/>
                <w:webHidden/>
              </w:rPr>
              <w:fldChar w:fldCharType="separate"/>
            </w:r>
            <w:r w:rsidR="00DD6D68" w:rsidRPr="00903DBA">
              <w:rPr>
                <w:noProof/>
                <w:webHidden/>
              </w:rPr>
              <w:t>176</w:t>
            </w:r>
            <w:r w:rsidR="00DD6D68" w:rsidRPr="00903DBA">
              <w:rPr>
                <w:noProof/>
                <w:webHidden/>
              </w:rPr>
              <w:fldChar w:fldCharType="end"/>
            </w:r>
          </w:hyperlink>
        </w:p>
        <w:p w14:paraId="4177BA18" w14:textId="0AE223C7" w:rsidR="00DD6D68" w:rsidRPr="00903DBA" w:rsidRDefault="000B4F2B">
          <w:pPr>
            <w:pStyle w:val="Innehll1"/>
            <w:rPr>
              <w:rFonts w:asciiTheme="minorHAnsi" w:eastAsiaTheme="minorEastAsia" w:hAnsiTheme="minorHAnsi"/>
              <w:noProof/>
              <w:color w:val="auto"/>
              <w:lang w:eastAsia="sv-SE"/>
            </w:rPr>
          </w:pPr>
          <w:hyperlink w:anchor="_Toc57656053" w:history="1">
            <w:r w:rsidR="00DD6D68" w:rsidRPr="00903DBA">
              <w:rPr>
                <w:rStyle w:val="Hyperlnk"/>
                <w:noProof/>
              </w:rPr>
              <w:t>9.</w:t>
            </w:r>
            <w:r w:rsidR="00DD6D68" w:rsidRPr="00903DBA">
              <w:rPr>
                <w:rFonts w:asciiTheme="minorHAnsi" w:eastAsiaTheme="minorEastAsia" w:hAnsiTheme="minorHAnsi"/>
                <w:noProof/>
                <w:color w:val="auto"/>
                <w:lang w:eastAsia="sv-SE"/>
              </w:rPr>
              <w:tab/>
            </w:r>
            <w:r w:rsidR="00DD6D68" w:rsidRPr="00903DBA">
              <w:rPr>
                <w:rStyle w:val="Hyperlnk"/>
                <w:noProof/>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_Toc57656053 \h </w:instrText>
            </w:r>
            <w:r w:rsidR="00DD6D68" w:rsidRPr="00903DBA">
              <w:rPr>
                <w:noProof/>
                <w:webHidden/>
              </w:rPr>
            </w:r>
            <w:r w:rsidR="00DD6D68" w:rsidRPr="00903DBA">
              <w:rPr>
                <w:noProof/>
                <w:webHidden/>
              </w:rPr>
              <w:fldChar w:fldCharType="separate"/>
            </w:r>
            <w:r w:rsidR="00DD6D68" w:rsidRPr="00903DBA">
              <w:rPr>
                <w:noProof/>
                <w:webHidden/>
              </w:rPr>
              <w:t>180</w:t>
            </w:r>
            <w:r w:rsidR="00DD6D68" w:rsidRPr="00903DBA">
              <w:rPr>
                <w:noProof/>
                <w:webHidden/>
              </w:rPr>
              <w:fldChar w:fldCharType="end"/>
            </w:r>
          </w:hyperlink>
        </w:p>
        <w:p w14:paraId="292AF640" w14:textId="4F2BF6AF"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54"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Auto 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_Toc57656054 \h </w:instrText>
            </w:r>
            <w:r w:rsidR="00DD6D68" w:rsidRPr="00903DBA">
              <w:rPr>
                <w:noProof/>
                <w:webHidden/>
              </w:rPr>
            </w:r>
            <w:r w:rsidR="00DD6D68" w:rsidRPr="00903DBA">
              <w:rPr>
                <w:noProof/>
                <w:webHidden/>
              </w:rPr>
              <w:fldChar w:fldCharType="separate"/>
            </w:r>
            <w:r w:rsidR="00DD6D68" w:rsidRPr="00903DBA">
              <w:rPr>
                <w:noProof/>
                <w:webHidden/>
              </w:rPr>
              <w:t>180</w:t>
            </w:r>
            <w:r w:rsidR="00DD6D68" w:rsidRPr="00903DBA">
              <w:rPr>
                <w:noProof/>
                <w:webHidden/>
              </w:rPr>
              <w:fldChar w:fldCharType="end"/>
            </w:r>
          </w:hyperlink>
        </w:p>
        <w:p w14:paraId="7035AC52" w14:textId="49E72F24"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55"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Static 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_Toc57656055 \h </w:instrText>
            </w:r>
            <w:r w:rsidR="00DD6D68" w:rsidRPr="00903DBA">
              <w:rPr>
                <w:noProof/>
                <w:webHidden/>
              </w:rPr>
            </w:r>
            <w:r w:rsidR="00DD6D68" w:rsidRPr="00903DBA">
              <w:rPr>
                <w:noProof/>
                <w:webHidden/>
              </w:rPr>
              <w:fldChar w:fldCharType="separate"/>
            </w:r>
            <w:r w:rsidR="00DD6D68" w:rsidRPr="00903DBA">
              <w:rPr>
                <w:noProof/>
                <w:webHidden/>
              </w:rPr>
              <w:t>183</w:t>
            </w:r>
            <w:r w:rsidR="00DD6D68" w:rsidRPr="00903DBA">
              <w:rPr>
                <w:noProof/>
                <w:webHidden/>
              </w:rPr>
              <w:fldChar w:fldCharType="end"/>
            </w:r>
          </w:hyperlink>
        </w:p>
        <w:p w14:paraId="5620B309" w14:textId="79B55C12"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56" w:history="1">
            <w:r w:rsidR="00DD6D68" w:rsidRPr="00903DBA">
              <w:rPr>
                <w:rStyle w:val="Hyperlnk"/>
                <w:noProof/>
                <w:highlight w:val="white"/>
              </w:rPr>
              <w:t>9.1.2.</w:t>
            </w:r>
            <w:r w:rsidR="00DD6D68" w:rsidRPr="00903DBA">
              <w:rPr>
                <w:rFonts w:asciiTheme="minorHAnsi" w:eastAsiaTheme="minorEastAsia" w:hAnsiTheme="minorHAnsi"/>
                <w:noProof/>
                <w:color w:val="auto"/>
                <w:lang w:eastAsia="sv-SE"/>
              </w:rPr>
              <w:tab/>
            </w:r>
            <w:r w:rsidR="00DD6D68" w:rsidRPr="00903DBA">
              <w:rPr>
                <w:rStyle w:val="Hyperlnk"/>
                <w:bCs/>
                <w:noProof/>
                <w:highlight w:val="white"/>
              </w:rPr>
              <w:t>Modify Initializer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_Toc57656056 \h </w:instrText>
            </w:r>
            <w:r w:rsidR="00DD6D68" w:rsidRPr="00903DBA">
              <w:rPr>
                <w:noProof/>
                <w:webHidden/>
              </w:rPr>
            </w:r>
            <w:r w:rsidR="00DD6D68" w:rsidRPr="00903DBA">
              <w:rPr>
                <w:noProof/>
                <w:webHidden/>
              </w:rPr>
              <w:fldChar w:fldCharType="separate"/>
            </w:r>
            <w:r w:rsidR="00DD6D68" w:rsidRPr="00903DBA">
              <w:rPr>
                <w:noProof/>
                <w:webHidden/>
              </w:rPr>
              <w:t>186</w:t>
            </w:r>
            <w:r w:rsidR="00DD6D68" w:rsidRPr="00903DBA">
              <w:rPr>
                <w:noProof/>
                <w:webHidden/>
              </w:rPr>
              <w:fldChar w:fldCharType="end"/>
            </w:r>
          </w:hyperlink>
        </w:p>
        <w:p w14:paraId="3F8133D1" w14:textId="05B56FA3" w:rsidR="00DD6D68" w:rsidRPr="00903DBA" w:rsidRDefault="000B4F2B">
          <w:pPr>
            <w:pStyle w:val="Innehll1"/>
            <w:rPr>
              <w:rFonts w:asciiTheme="minorHAnsi" w:eastAsiaTheme="minorEastAsia" w:hAnsiTheme="minorHAnsi"/>
              <w:noProof/>
              <w:color w:val="auto"/>
              <w:lang w:eastAsia="sv-SE"/>
            </w:rPr>
          </w:pPr>
          <w:hyperlink w:anchor="_Toc57656057" w:history="1">
            <w:r w:rsidR="00DD6D68" w:rsidRPr="00903DBA">
              <w:rPr>
                <w:rStyle w:val="Hyperlnk"/>
                <w:noProof/>
              </w:rPr>
              <w:t>10.</w:t>
            </w:r>
            <w:r w:rsidR="00DD6D68" w:rsidRPr="00903DBA">
              <w:rPr>
                <w:rFonts w:asciiTheme="minorHAnsi" w:eastAsiaTheme="minorEastAsia" w:hAnsiTheme="minorHAnsi"/>
                <w:noProof/>
                <w:color w:val="auto"/>
                <w:lang w:eastAsia="sv-SE"/>
              </w:rPr>
              <w:tab/>
            </w:r>
            <w:r w:rsidR="00DD6D68" w:rsidRPr="00903DBA">
              <w:rPr>
                <w:rStyle w:val="Hyperlnk"/>
                <w:noProof/>
              </w:rPr>
              <w:t>Middle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_Toc57656057 \h </w:instrText>
            </w:r>
            <w:r w:rsidR="00DD6D68" w:rsidRPr="00903DBA">
              <w:rPr>
                <w:noProof/>
                <w:webHidden/>
              </w:rPr>
            </w:r>
            <w:r w:rsidR="00DD6D68" w:rsidRPr="00903DBA">
              <w:rPr>
                <w:noProof/>
                <w:webHidden/>
              </w:rPr>
              <w:fldChar w:fldCharType="separate"/>
            </w:r>
            <w:r w:rsidR="00DD6D68" w:rsidRPr="00903DBA">
              <w:rPr>
                <w:noProof/>
                <w:webHidden/>
              </w:rPr>
              <w:t>189</w:t>
            </w:r>
            <w:r w:rsidR="00DD6D68" w:rsidRPr="00903DBA">
              <w:rPr>
                <w:noProof/>
                <w:webHidden/>
              </w:rPr>
              <w:fldChar w:fldCharType="end"/>
            </w:r>
          </w:hyperlink>
        </w:p>
        <w:p w14:paraId="5AADA0B5" w14:textId="5B5D9040"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58"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Object to Integer Addresses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_Toc57656058 \h </w:instrText>
            </w:r>
            <w:r w:rsidR="00DD6D68" w:rsidRPr="00903DBA">
              <w:rPr>
                <w:noProof/>
                <w:webHidden/>
              </w:rPr>
            </w:r>
            <w:r w:rsidR="00DD6D68" w:rsidRPr="00903DBA">
              <w:rPr>
                <w:noProof/>
                <w:webHidden/>
              </w:rPr>
              <w:fldChar w:fldCharType="separate"/>
            </w:r>
            <w:r w:rsidR="00DD6D68" w:rsidRPr="00903DBA">
              <w:rPr>
                <w:noProof/>
                <w:webHidden/>
              </w:rPr>
              <w:t>190</w:t>
            </w:r>
            <w:r w:rsidR="00DD6D68" w:rsidRPr="00903DBA">
              <w:rPr>
                <w:noProof/>
                <w:webHidden/>
              </w:rPr>
              <w:fldChar w:fldCharType="end"/>
            </w:r>
          </w:hyperlink>
        </w:p>
        <w:p w14:paraId="51FB1A0B" w14:textId="47B81DB5"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59"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C0170C">
              <w:rPr>
                <w:rStyle w:val="Hyperlnk"/>
                <w:noProof/>
              </w:rPr>
              <w:t>Jump</w:t>
            </w:r>
            <w:r w:rsidR="00DD6D68" w:rsidRPr="00903DBA">
              <w:rPr>
                <w:rStyle w:val="Hyperlnk"/>
                <w:noProof/>
              </w:rPr>
              <w:t xml:space="preserve"> Next Instructions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_Toc57656059 \h </w:instrText>
            </w:r>
            <w:r w:rsidR="00DD6D68" w:rsidRPr="00903DBA">
              <w:rPr>
                <w:noProof/>
                <w:webHidden/>
              </w:rPr>
            </w:r>
            <w:r w:rsidR="00DD6D68" w:rsidRPr="00903DBA">
              <w:rPr>
                <w:noProof/>
                <w:webHidden/>
              </w:rPr>
              <w:fldChar w:fldCharType="separate"/>
            </w:r>
            <w:r w:rsidR="00DD6D68" w:rsidRPr="00903DBA">
              <w:rPr>
                <w:noProof/>
                <w:webHidden/>
              </w:rPr>
              <w:t>190</w:t>
            </w:r>
            <w:r w:rsidR="00DD6D68" w:rsidRPr="00903DBA">
              <w:rPr>
                <w:noProof/>
                <w:webHidden/>
              </w:rPr>
              <w:fldChar w:fldCharType="end"/>
            </w:r>
          </w:hyperlink>
        </w:p>
        <w:p w14:paraId="2922ED1E" w14:textId="48AAC67A"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60" w:history="1">
            <w:r w:rsidR="00DD6D68" w:rsidRPr="00903DBA">
              <w:rPr>
                <w:rStyle w:val="Hyperlnk"/>
                <w:noProof/>
              </w:rPr>
              <w:t>10.1.3.</w:t>
            </w:r>
            <w:r w:rsidR="00DD6D68" w:rsidRPr="00903DBA">
              <w:rPr>
                <w:rFonts w:asciiTheme="minorHAnsi" w:eastAsiaTheme="minorEastAsia" w:hAnsiTheme="minorHAnsi"/>
                <w:noProof/>
                <w:color w:val="auto"/>
                <w:lang w:eastAsia="sv-SE"/>
              </w:rPr>
              <w:tab/>
            </w:r>
            <w:r w:rsidR="00DD6D68" w:rsidRPr="00903DBA">
              <w:rPr>
                <w:rStyle w:val="Hyperlnk"/>
                <w:noProof/>
              </w:rPr>
              <w:t xml:space="preserve">Next-Double </w:t>
            </w:r>
            <w:r w:rsidR="00C0170C">
              <w:rPr>
                <w:rStyle w:val="Hyperlnk"/>
                <w:noProof/>
              </w:rPr>
              <w:t>Jump</w:t>
            </w:r>
            <w:r w:rsidR="00DD6D68" w:rsidRPr="00903DBA">
              <w:rPr>
                <w:rStyle w:val="Hyperlnk"/>
                <w:noProof/>
              </w:rPr>
              <w:t xml:space="preserve">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_Toc57656060 \h </w:instrText>
            </w:r>
            <w:r w:rsidR="00DD6D68" w:rsidRPr="00903DBA">
              <w:rPr>
                <w:noProof/>
                <w:webHidden/>
              </w:rPr>
            </w:r>
            <w:r w:rsidR="00DD6D68" w:rsidRPr="00903DBA">
              <w:rPr>
                <w:noProof/>
                <w:webHidden/>
              </w:rPr>
              <w:fldChar w:fldCharType="separate"/>
            </w:r>
            <w:r w:rsidR="00DD6D68" w:rsidRPr="00903DBA">
              <w:rPr>
                <w:noProof/>
                <w:webHidden/>
              </w:rPr>
              <w:t>191</w:t>
            </w:r>
            <w:r w:rsidR="00DD6D68" w:rsidRPr="00903DBA">
              <w:rPr>
                <w:noProof/>
                <w:webHidden/>
              </w:rPr>
              <w:fldChar w:fldCharType="end"/>
            </w:r>
          </w:hyperlink>
        </w:p>
        <w:p w14:paraId="3BEF5890" w14:textId="6EDA5BC6"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61" w:history="1">
            <w:r w:rsidR="00DD6D68" w:rsidRPr="00903DBA">
              <w:rPr>
                <w:rStyle w:val="Hyperlnk"/>
                <w:noProof/>
              </w:rPr>
              <w:t>10.1.4.</w:t>
            </w:r>
            <w:r w:rsidR="00DD6D68" w:rsidRPr="00903DBA">
              <w:rPr>
                <w:rFonts w:asciiTheme="minorHAnsi" w:eastAsiaTheme="minorEastAsia" w:hAnsiTheme="minorHAnsi"/>
                <w:noProof/>
                <w:color w:val="auto"/>
                <w:lang w:eastAsia="sv-SE"/>
              </w:rPr>
              <w:tab/>
            </w:r>
            <w:r w:rsidR="00C0170C">
              <w:rPr>
                <w:rStyle w:val="Hyperlnk"/>
                <w:noProof/>
              </w:rPr>
              <w:t>Jump</w:t>
            </w:r>
            <w:r w:rsidR="00DD6D68" w:rsidRPr="00903DBA">
              <w:rPr>
                <w:rStyle w:val="Hyperlnk"/>
                <w:noProof/>
              </w:rPr>
              <w:t xml:space="preserve">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_Toc57656061 \h </w:instrText>
            </w:r>
            <w:r w:rsidR="00DD6D68" w:rsidRPr="00903DBA">
              <w:rPr>
                <w:noProof/>
                <w:webHidden/>
              </w:rPr>
            </w:r>
            <w:r w:rsidR="00DD6D68" w:rsidRPr="00903DBA">
              <w:rPr>
                <w:noProof/>
                <w:webHidden/>
              </w:rPr>
              <w:fldChar w:fldCharType="separate"/>
            </w:r>
            <w:r w:rsidR="00DD6D68" w:rsidRPr="00903DBA">
              <w:rPr>
                <w:noProof/>
                <w:webHidden/>
              </w:rPr>
              <w:t>192</w:t>
            </w:r>
            <w:r w:rsidR="00DD6D68" w:rsidRPr="00903DBA">
              <w:rPr>
                <w:noProof/>
                <w:webHidden/>
              </w:rPr>
              <w:fldChar w:fldCharType="end"/>
            </w:r>
          </w:hyperlink>
        </w:p>
        <w:p w14:paraId="68255CC9" w14:textId="26EF4045"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62" w:history="1">
            <w:r w:rsidR="00DD6D68" w:rsidRPr="00903DBA">
              <w:rPr>
                <w:rStyle w:val="Hyperlnk"/>
                <w:noProof/>
              </w:rPr>
              <w:t>10.1.5.</w:t>
            </w:r>
            <w:r w:rsidR="00DD6D68" w:rsidRPr="00903DBA">
              <w:rPr>
                <w:rFonts w:asciiTheme="minorHAnsi" w:eastAsiaTheme="minorEastAsia" w:hAnsiTheme="minorHAnsi"/>
                <w:noProof/>
                <w:color w:val="auto"/>
                <w:lang w:eastAsia="sv-SE"/>
              </w:rPr>
              <w:tab/>
            </w:r>
            <w:r w:rsidR="00DD6D68" w:rsidRPr="00903DBA">
              <w:rPr>
                <w:rStyle w:val="Hyperlnk"/>
                <w:noProof/>
              </w:rPr>
              <w:t>Remove Unreachable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_Toc57656062 \h </w:instrText>
            </w:r>
            <w:r w:rsidR="00DD6D68" w:rsidRPr="00903DBA">
              <w:rPr>
                <w:noProof/>
                <w:webHidden/>
              </w:rPr>
            </w:r>
            <w:r w:rsidR="00DD6D68" w:rsidRPr="00903DBA">
              <w:rPr>
                <w:noProof/>
                <w:webHidden/>
              </w:rPr>
              <w:fldChar w:fldCharType="separate"/>
            </w:r>
            <w:r w:rsidR="00DD6D68" w:rsidRPr="00903DBA">
              <w:rPr>
                <w:noProof/>
                <w:webHidden/>
              </w:rPr>
              <w:t>193</w:t>
            </w:r>
            <w:r w:rsidR="00DD6D68" w:rsidRPr="00903DBA">
              <w:rPr>
                <w:noProof/>
                <w:webHidden/>
              </w:rPr>
              <w:fldChar w:fldCharType="end"/>
            </w:r>
          </w:hyperlink>
        </w:p>
        <w:p w14:paraId="7C656801" w14:textId="0B9AB335"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63"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Remove Push-Pop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_Toc57656063 \h </w:instrText>
            </w:r>
            <w:r w:rsidR="00DD6D68" w:rsidRPr="00903DBA">
              <w:rPr>
                <w:noProof/>
                <w:webHidden/>
              </w:rPr>
            </w:r>
            <w:r w:rsidR="00DD6D68" w:rsidRPr="00903DBA">
              <w:rPr>
                <w:noProof/>
                <w:webHidden/>
              </w:rPr>
              <w:fldChar w:fldCharType="separate"/>
            </w:r>
            <w:r w:rsidR="00DD6D68" w:rsidRPr="00903DBA">
              <w:rPr>
                <w:noProof/>
                <w:webHidden/>
              </w:rPr>
              <w:t>194</w:t>
            </w:r>
            <w:r w:rsidR="00DD6D68" w:rsidRPr="00903DBA">
              <w:rPr>
                <w:noProof/>
                <w:webHidden/>
              </w:rPr>
              <w:fldChar w:fldCharType="end"/>
            </w:r>
          </w:hyperlink>
        </w:p>
        <w:p w14:paraId="5953D829" w14:textId="34192DC9"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64"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Merge Pop-Push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_Toc57656064 \h </w:instrText>
            </w:r>
            <w:r w:rsidR="00DD6D68" w:rsidRPr="00903DBA">
              <w:rPr>
                <w:noProof/>
                <w:webHidden/>
              </w:rPr>
            </w:r>
            <w:r w:rsidR="00DD6D68" w:rsidRPr="00903DBA">
              <w:rPr>
                <w:noProof/>
                <w:webHidden/>
              </w:rPr>
              <w:fldChar w:fldCharType="separate"/>
            </w:r>
            <w:r w:rsidR="00DD6D68" w:rsidRPr="00903DBA">
              <w:rPr>
                <w:noProof/>
                <w:webHidden/>
              </w:rPr>
              <w:t>194</w:t>
            </w:r>
            <w:r w:rsidR="00DD6D68" w:rsidRPr="00903DBA">
              <w:rPr>
                <w:noProof/>
                <w:webHidden/>
              </w:rPr>
              <w:fldChar w:fldCharType="end"/>
            </w:r>
          </w:hyperlink>
        </w:p>
        <w:p w14:paraId="00988905" w14:textId="0BD6B3CD"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65"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Change Top-Pop to Pop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_Toc57656065 \h </w:instrText>
            </w:r>
            <w:r w:rsidR="00DD6D68" w:rsidRPr="00903DBA">
              <w:rPr>
                <w:noProof/>
                <w:webHidden/>
              </w:rPr>
            </w:r>
            <w:r w:rsidR="00DD6D68" w:rsidRPr="00903DBA">
              <w:rPr>
                <w:noProof/>
                <w:webHidden/>
              </w:rPr>
              <w:fldChar w:fldCharType="separate"/>
            </w:r>
            <w:r w:rsidR="00DD6D68" w:rsidRPr="00903DBA">
              <w:rPr>
                <w:noProof/>
                <w:webHidden/>
              </w:rPr>
              <w:t>195</w:t>
            </w:r>
            <w:r w:rsidR="00DD6D68" w:rsidRPr="00903DBA">
              <w:rPr>
                <w:noProof/>
                <w:webHidden/>
              </w:rPr>
              <w:fldChar w:fldCharType="end"/>
            </w:r>
          </w:hyperlink>
        </w:p>
        <w:p w14:paraId="76CD3C69" w14:textId="7243B3BE"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66" w:history="1">
            <w:r w:rsidR="00DD6D68" w:rsidRPr="00903DBA">
              <w:rPr>
                <w:rStyle w:val="Hyperlnk"/>
                <w:noProof/>
                <w:highlight w:val="white"/>
              </w:rPr>
              <w:t>10.1.3.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Merge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_Toc57656066 \h </w:instrText>
            </w:r>
            <w:r w:rsidR="00DD6D68" w:rsidRPr="00903DBA">
              <w:rPr>
                <w:noProof/>
                <w:webHidden/>
              </w:rPr>
            </w:r>
            <w:r w:rsidR="00DD6D68" w:rsidRPr="00903DBA">
              <w:rPr>
                <w:noProof/>
                <w:webHidden/>
              </w:rPr>
              <w:fldChar w:fldCharType="separate"/>
            </w:r>
            <w:r w:rsidR="00DD6D68" w:rsidRPr="00903DBA">
              <w:rPr>
                <w:noProof/>
                <w:webHidden/>
              </w:rPr>
              <w:t>195</w:t>
            </w:r>
            <w:r w:rsidR="00DD6D68" w:rsidRPr="00903DBA">
              <w:rPr>
                <w:noProof/>
                <w:webHidden/>
              </w:rPr>
              <w:fldChar w:fldCharType="end"/>
            </w:r>
          </w:hyperlink>
        </w:p>
        <w:p w14:paraId="3A937FCF" w14:textId="00E0304C"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67" w:history="1">
            <w:r w:rsidR="00DD6D68" w:rsidRPr="00903DBA">
              <w:rPr>
                <w:rStyle w:val="Hyperlnk"/>
                <w:noProof/>
                <w:highlight w:val="white"/>
              </w:rPr>
              <w:t>10.1.4.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Semantic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_Toc57656067 \h </w:instrText>
            </w:r>
            <w:r w:rsidR="00DD6D68" w:rsidRPr="00903DBA">
              <w:rPr>
                <w:noProof/>
                <w:webHidden/>
              </w:rPr>
            </w:r>
            <w:r w:rsidR="00DD6D68" w:rsidRPr="00903DBA">
              <w:rPr>
                <w:noProof/>
                <w:webHidden/>
              </w:rPr>
              <w:fldChar w:fldCharType="separate"/>
            </w:r>
            <w:r w:rsidR="00DD6D68" w:rsidRPr="00903DBA">
              <w:rPr>
                <w:noProof/>
                <w:webHidden/>
              </w:rPr>
              <w:t>195</w:t>
            </w:r>
            <w:r w:rsidR="00DD6D68" w:rsidRPr="00903DBA">
              <w:rPr>
                <w:noProof/>
                <w:webHidden/>
              </w:rPr>
              <w:fldChar w:fldCharType="end"/>
            </w:r>
          </w:hyperlink>
        </w:p>
        <w:p w14:paraId="479AEA5C" w14:textId="69440747"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68" w:history="1">
            <w:r w:rsidR="00DD6D68" w:rsidRPr="00903DBA">
              <w:rPr>
                <w:rStyle w:val="Hyperlnk"/>
                <w:noProof/>
                <w:highlight w:val="white"/>
              </w:rPr>
              <w:t>10.1.5.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Optimize Relation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_Toc57656068 \h </w:instrText>
            </w:r>
            <w:r w:rsidR="00DD6D68" w:rsidRPr="00903DBA">
              <w:rPr>
                <w:noProof/>
                <w:webHidden/>
              </w:rPr>
            </w:r>
            <w:r w:rsidR="00DD6D68" w:rsidRPr="00903DBA">
              <w:rPr>
                <w:noProof/>
                <w:webHidden/>
              </w:rPr>
              <w:fldChar w:fldCharType="separate"/>
            </w:r>
            <w:r w:rsidR="00DD6D68" w:rsidRPr="00903DBA">
              <w:rPr>
                <w:noProof/>
                <w:webHidden/>
              </w:rPr>
              <w:t>199</w:t>
            </w:r>
            <w:r w:rsidR="00DD6D68" w:rsidRPr="00903DBA">
              <w:rPr>
                <w:noProof/>
                <w:webHidden/>
              </w:rPr>
              <w:fldChar w:fldCharType="end"/>
            </w:r>
          </w:hyperlink>
        </w:p>
        <w:p w14:paraId="1D1DB42D" w14:textId="70BC8A57"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69" w:history="1">
            <w:r w:rsidR="00DD6D68" w:rsidRPr="00903DBA">
              <w:rPr>
                <w:rStyle w:val="Hyperlnk"/>
                <w:noProof/>
                <w:highlight w:val="white"/>
              </w:rPr>
              <w:t>10.1.1.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Optimize Communicative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_Toc57656069 \h </w:instrText>
            </w:r>
            <w:r w:rsidR="00DD6D68" w:rsidRPr="00903DBA">
              <w:rPr>
                <w:noProof/>
                <w:webHidden/>
              </w:rPr>
            </w:r>
            <w:r w:rsidR="00DD6D68" w:rsidRPr="00903DBA">
              <w:rPr>
                <w:noProof/>
                <w:webHidden/>
              </w:rPr>
              <w:fldChar w:fldCharType="separate"/>
            </w:r>
            <w:r w:rsidR="00DD6D68" w:rsidRPr="00903DBA">
              <w:rPr>
                <w:noProof/>
                <w:webHidden/>
              </w:rPr>
              <w:t>200</w:t>
            </w:r>
            <w:r w:rsidR="00DD6D68" w:rsidRPr="00903DBA">
              <w:rPr>
                <w:noProof/>
                <w:webHidden/>
              </w:rPr>
              <w:fldChar w:fldCharType="end"/>
            </w:r>
          </w:hyperlink>
        </w:p>
        <w:p w14:paraId="1795D347" w14:textId="098723AA"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70"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Remove Trivial Assignment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_Toc57656070 \h </w:instrText>
            </w:r>
            <w:r w:rsidR="00DD6D68" w:rsidRPr="00903DBA">
              <w:rPr>
                <w:noProof/>
                <w:webHidden/>
              </w:rPr>
            </w:r>
            <w:r w:rsidR="00DD6D68" w:rsidRPr="00903DBA">
              <w:rPr>
                <w:noProof/>
                <w:webHidden/>
              </w:rPr>
              <w:fldChar w:fldCharType="separate"/>
            </w:r>
            <w:r w:rsidR="00DD6D68" w:rsidRPr="00903DBA">
              <w:rPr>
                <w:noProof/>
                <w:webHidden/>
              </w:rPr>
              <w:t>200</w:t>
            </w:r>
            <w:r w:rsidR="00DD6D68" w:rsidRPr="00903DBA">
              <w:rPr>
                <w:noProof/>
                <w:webHidden/>
              </w:rPr>
              <w:fldChar w:fldCharType="end"/>
            </w:r>
          </w:hyperlink>
        </w:p>
        <w:p w14:paraId="69D715B8" w14:textId="6604A78D"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71" w:history="1">
            <w:r w:rsidR="00DD6D68" w:rsidRPr="00903DBA">
              <w:rPr>
                <w:rStyle w:val="Hyperlnk"/>
                <w:noProof/>
              </w:rPr>
              <w:t>10.1.3.</w:t>
            </w:r>
            <w:r w:rsidR="00DD6D68" w:rsidRPr="00903DBA">
              <w:rPr>
                <w:rFonts w:asciiTheme="minorHAnsi" w:eastAsiaTheme="minorEastAsia" w:hAnsiTheme="minorHAnsi"/>
                <w:noProof/>
                <w:color w:val="auto"/>
                <w:lang w:eastAsia="sv-SE"/>
              </w:rPr>
              <w:tab/>
            </w:r>
            <w:r w:rsidR="00DD6D68" w:rsidRPr="00903DBA">
              <w:rPr>
                <w:rStyle w:val="Hyperlnk"/>
                <w:noProof/>
              </w:rPr>
              <w:t>Remove Cleared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_Toc57656071 \h </w:instrText>
            </w:r>
            <w:r w:rsidR="00DD6D68" w:rsidRPr="00903DBA">
              <w:rPr>
                <w:noProof/>
                <w:webHidden/>
              </w:rPr>
            </w:r>
            <w:r w:rsidR="00DD6D68" w:rsidRPr="00903DBA">
              <w:rPr>
                <w:noProof/>
                <w:webHidden/>
              </w:rPr>
              <w:fldChar w:fldCharType="separate"/>
            </w:r>
            <w:r w:rsidR="00DD6D68" w:rsidRPr="00903DBA">
              <w:rPr>
                <w:noProof/>
                <w:webHidden/>
              </w:rPr>
              <w:t>200</w:t>
            </w:r>
            <w:r w:rsidR="00DD6D68" w:rsidRPr="00903DBA">
              <w:rPr>
                <w:noProof/>
                <w:webHidden/>
              </w:rPr>
              <w:fldChar w:fldCharType="end"/>
            </w:r>
          </w:hyperlink>
        </w:p>
        <w:p w14:paraId="7B692642" w14:textId="46ED2621" w:rsidR="00DD6D68" w:rsidRPr="00903DBA" w:rsidRDefault="000B4F2B">
          <w:pPr>
            <w:pStyle w:val="Innehll1"/>
            <w:rPr>
              <w:rFonts w:asciiTheme="minorHAnsi" w:eastAsiaTheme="minorEastAsia" w:hAnsiTheme="minorHAnsi"/>
              <w:noProof/>
              <w:color w:val="auto"/>
              <w:lang w:eastAsia="sv-SE"/>
            </w:rPr>
          </w:pPr>
          <w:hyperlink w:anchor="_Toc57656072" w:history="1">
            <w:r w:rsidR="00DD6D68" w:rsidRPr="00903DBA">
              <w:rPr>
                <w:rStyle w:val="Hyperlnk"/>
                <w:noProof/>
              </w:rPr>
              <w:t>11.</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_Toc57656072 \h </w:instrText>
            </w:r>
            <w:r w:rsidR="00DD6D68" w:rsidRPr="00903DBA">
              <w:rPr>
                <w:noProof/>
                <w:webHidden/>
              </w:rPr>
            </w:r>
            <w:r w:rsidR="00DD6D68" w:rsidRPr="00903DBA">
              <w:rPr>
                <w:noProof/>
                <w:webHidden/>
              </w:rPr>
              <w:fldChar w:fldCharType="separate"/>
            </w:r>
            <w:r w:rsidR="00DD6D68" w:rsidRPr="00903DBA">
              <w:rPr>
                <w:noProof/>
                <w:webHidden/>
              </w:rPr>
              <w:t>202</w:t>
            </w:r>
            <w:r w:rsidR="00DD6D68" w:rsidRPr="00903DBA">
              <w:rPr>
                <w:noProof/>
                <w:webHidden/>
              </w:rPr>
              <w:fldChar w:fldCharType="end"/>
            </w:r>
          </w:hyperlink>
        </w:p>
        <w:p w14:paraId="0BED99D5" w14:textId="446E2BCD" w:rsidR="00DD6D68" w:rsidRPr="00903DBA" w:rsidRDefault="000B4F2B">
          <w:pPr>
            <w:pStyle w:val="Innehll2"/>
            <w:tabs>
              <w:tab w:val="left" w:pos="1100"/>
              <w:tab w:val="right" w:leader="dot" w:pos="9350"/>
            </w:tabs>
            <w:rPr>
              <w:rFonts w:asciiTheme="minorHAnsi" w:eastAsiaTheme="minorEastAsia" w:hAnsiTheme="minorHAnsi"/>
              <w:noProof/>
              <w:color w:val="auto"/>
              <w:lang w:eastAsia="sv-SE"/>
            </w:rPr>
          </w:pPr>
          <w:hyperlink w:anchor="_Toc57656073"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Runtime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_Toc57656073 \h </w:instrText>
            </w:r>
            <w:r w:rsidR="00DD6D68" w:rsidRPr="00903DBA">
              <w:rPr>
                <w:noProof/>
                <w:webHidden/>
              </w:rPr>
            </w:r>
            <w:r w:rsidR="00DD6D68" w:rsidRPr="00903DBA">
              <w:rPr>
                <w:noProof/>
                <w:webHidden/>
              </w:rPr>
              <w:fldChar w:fldCharType="separate"/>
            </w:r>
            <w:r w:rsidR="00DD6D68" w:rsidRPr="00903DBA">
              <w:rPr>
                <w:noProof/>
                <w:webHidden/>
              </w:rPr>
              <w:t>202</w:t>
            </w:r>
            <w:r w:rsidR="00DD6D68" w:rsidRPr="00903DBA">
              <w:rPr>
                <w:noProof/>
                <w:webHidden/>
              </w:rPr>
              <w:fldChar w:fldCharType="end"/>
            </w:r>
          </w:hyperlink>
        </w:p>
        <w:p w14:paraId="35332A91" w14:textId="6B3A366B" w:rsidR="00DD6D68" w:rsidRPr="00903DBA" w:rsidRDefault="000B4F2B">
          <w:pPr>
            <w:pStyle w:val="Innehll2"/>
            <w:tabs>
              <w:tab w:val="left" w:pos="1100"/>
              <w:tab w:val="right" w:leader="dot" w:pos="9350"/>
            </w:tabs>
            <w:rPr>
              <w:rFonts w:asciiTheme="minorHAnsi" w:eastAsiaTheme="minorEastAsia" w:hAnsiTheme="minorHAnsi"/>
              <w:noProof/>
              <w:color w:val="auto"/>
              <w:lang w:eastAsia="sv-SE"/>
            </w:rPr>
          </w:pPr>
          <w:hyperlink w:anchor="_Toc57656074"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Assembly Operator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_Toc57656074 \h </w:instrText>
            </w:r>
            <w:r w:rsidR="00DD6D68" w:rsidRPr="00903DBA">
              <w:rPr>
                <w:noProof/>
                <w:webHidden/>
              </w:rPr>
            </w:r>
            <w:r w:rsidR="00DD6D68" w:rsidRPr="00903DBA">
              <w:rPr>
                <w:noProof/>
                <w:webHidden/>
              </w:rPr>
              <w:fldChar w:fldCharType="separate"/>
            </w:r>
            <w:r w:rsidR="00DD6D68" w:rsidRPr="00903DBA">
              <w:rPr>
                <w:noProof/>
                <w:webHidden/>
              </w:rPr>
              <w:t>204</w:t>
            </w:r>
            <w:r w:rsidR="00DD6D68" w:rsidRPr="00903DBA">
              <w:rPr>
                <w:noProof/>
                <w:webHidden/>
              </w:rPr>
              <w:fldChar w:fldCharType="end"/>
            </w:r>
          </w:hyperlink>
        </w:p>
        <w:p w14:paraId="06F4BA45" w14:textId="6A430C71" w:rsidR="00DD6D68" w:rsidRPr="00903DBA" w:rsidRDefault="000B4F2B">
          <w:pPr>
            <w:pStyle w:val="Innehll2"/>
            <w:tabs>
              <w:tab w:val="left" w:pos="1100"/>
              <w:tab w:val="right" w:leader="dot" w:pos="9350"/>
            </w:tabs>
            <w:rPr>
              <w:rFonts w:asciiTheme="minorHAnsi" w:eastAsiaTheme="minorEastAsia" w:hAnsiTheme="minorHAnsi"/>
              <w:noProof/>
              <w:color w:val="auto"/>
              <w:lang w:eastAsia="sv-SE"/>
            </w:rPr>
          </w:pPr>
          <w:hyperlink w:anchor="_Toc57656075"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Assembly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_Toc57656075 \h </w:instrText>
            </w:r>
            <w:r w:rsidR="00DD6D68" w:rsidRPr="00903DBA">
              <w:rPr>
                <w:noProof/>
                <w:webHidden/>
              </w:rPr>
            </w:r>
            <w:r w:rsidR="00DD6D68" w:rsidRPr="00903DBA">
              <w:rPr>
                <w:noProof/>
                <w:webHidden/>
              </w:rPr>
              <w:fldChar w:fldCharType="separate"/>
            </w:r>
            <w:r w:rsidR="00DD6D68" w:rsidRPr="00903DBA">
              <w:rPr>
                <w:noProof/>
                <w:webHidden/>
              </w:rPr>
              <w:t>205</w:t>
            </w:r>
            <w:r w:rsidR="00DD6D68" w:rsidRPr="00903DBA">
              <w:rPr>
                <w:noProof/>
                <w:webHidden/>
              </w:rPr>
              <w:fldChar w:fldCharType="end"/>
            </w:r>
          </w:hyperlink>
        </w:p>
        <w:p w14:paraId="759AA861" w14:textId="5A1AF8F8"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76" w:history="1">
            <w:r w:rsidR="00DD6D68" w:rsidRPr="00903DBA">
              <w:rPr>
                <w:rStyle w:val="Hyperlnk"/>
                <w:noProof/>
                <w:highlight w:val="white"/>
              </w:rPr>
              <w:t>11.3.1.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Assembly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_Toc57656076 \h </w:instrText>
            </w:r>
            <w:r w:rsidR="00DD6D68" w:rsidRPr="00903DBA">
              <w:rPr>
                <w:noProof/>
                <w:webHidden/>
              </w:rPr>
            </w:r>
            <w:r w:rsidR="00DD6D68" w:rsidRPr="00903DBA">
              <w:rPr>
                <w:noProof/>
                <w:webHidden/>
              </w:rPr>
              <w:fldChar w:fldCharType="separate"/>
            </w:r>
            <w:r w:rsidR="00DD6D68" w:rsidRPr="00903DBA">
              <w:rPr>
                <w:noProof/>
                <w:webHidden/>
              </w:rPr>
              <w:t>206</w:t>
            </w:r>
            <w:r w:rsidR="00DD6D68" w:rsidRPr="00903DBA">
              <w:rPr>
                <w:noProof/>
                <w:webHidden/>
              </w:rPr>
              <w:fldChar w:fldCharType="end"/>
            </w:r>
          </w:hyperlink>
        </w:p>
        <w:p w14:paraId="493A7DBC" w14:textId="68451AAD"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77" w:history="1">
            <w:r w:rsidR="00DD6D68" w:rsidRPr="00903DBA">
              <w:rPr>
                <w:rStyle w:val="Hyperlnk"/>
                <w:noProof/>
                <w:highlight w:val="white"/>
              </w:rPr>
              <w:t>11.3.2.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Operator Test Methods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_Toc57656077 \h </w:instrText>
            </w:r>
            <w:r w:rsidR="00DD6D68" w:rsidRPr="00903DBA">
              <w:rPr>
                <w:noProof/>
                <w:webHidden/>
              </w:rPr>
            </w:r>
            <w:r w:rsidR="00DD6D68" w:rsidRPr="00903DBA">
              <w:rPr>
                <w:noProof/>
                <w:webHidden/>
              </w:rPr>
              <w:fldChar w:fldCharType="separate"/>
            </w:r>
            <w:r w:rsidR="00DD6D68" w:rsidRPr="00903DBA">
              <w:rPr>
                <w:noProof/>
                <w:webHidden/>
              </w:rPr>
              <w:t>208</w:t>
            </w:r>
            <w:r w:rsidR="00DD6D68" w:rsidRPr="00903DBA">
              <w:rPr>
                <w:noProof/>
                <w:webHidden/>
              </w:rPr>
              <w:fldChar w:fldCharType="end"/>
            </w:r>
          </w:hyperlink>
        </w:p>
        <w:p w14:paraId="63F66FBC" w14:textId="12359CF6"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78" w:history="1">
            <w:r w:rsidR="00DD6D68" w:rsidRPr="00903DBA">
              <w:rPr>
                <w:rStyle w:val="Hyperlnk"/>
                <w:noProof/>
                <w:highlight w:val="white"/>
              </w:rPr>
              <w:t>11.3.3.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Register Overlapping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_Toc57656078 \h </w:instrText>
            </w:r>
            <w:r w:rsidR="00DD6D68" w:rsidRPr="00903DBA">
              <w:rPr>
                <w:noProof/>
                <w:webHidden/>
              </w:rPr>
            </w:r>
            <w:r w:rsidR="00DD6D68" w:rsidRPr="00903DBA">
              <w:rPr>
                <w:noProof/>
                <w:webHidden/>
              </w:rPr>
              <w:fldChar w:fldCharType="separate"/>
            </w:r>
            <w:r w:rsidR="00DD6D68" w:rsidRPr="00903DBA">
              <w:rPr>
                <w:noProof/>
                <w:webHidden/>
              </w:rPr>
              <w:t>209</w:t>
            </w:r>
            <w:r w:rsidR="00DD6D68" w:rsidRPr="00903DBA">
              <w:rPr>
                <w:noProof/>
                <w:webHidden/>
              </w:rPr>
              <w:fldChar w:fldCharType="end"/>
            </w:r>
          </w:hyperlink>
        </w:p>
        <w:p w14:paraId="0029625B" w14:textId="7889BEA5"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79" w:history="1">
            <w:r w:rsidR="00DD6D68" w:rsidRPr="00903DBA">
              <w:rPr>
                <w:rStyle w:val="Hyperlnk"/>
                <w:noProof/>
                <w:highlight w:val="white"/>
              </w:rPr>
              <w:t>11.3.4.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Register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_Toc57656079 \h </w:instrText>
            </w:r>
            <w:r w:rsidR="00DD6D68" w:rsidRPr="00903DBA">
              <w:rPr>
                <w:noProof/>
                <w:webHidden/>
              </w:rPr>
            </w:r>
            <w:r w:rsidR="00DD6D68" w:rsidRPr="00903DBA">
              <w:rPr>
                <w:noProof/>
                <w:webHidden/>
              </w:rPr>
              <w:fldChar w:fldCharType="separate"/>
            </w:r>
            <w:r w:rsidR="00DD6D68" w:rsidRPr="00903DBA">
              <w:rPr>
                <w:noProof/>
                <w:webHidden/>
              </w:rPr>
              <w:t>210</w:t>
            </w:r>
            <w:r w:rsidR="00DD6D68" w:rsidRPr="00903DBA">
              <w:rPr>
                <w:noProof/>
                <w:webHidden/>
              </w:rPr>
              <w:fldChar w:fldCharType="end"/>
            </w:r>
          </w:hyperlink>
        </w:p>
        <w:p w14:paraId="4EAEF57B" w14:textId="229A8BBF"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80" w:history="1">
            <w:r w:rsidR="00DD6D68" w:rsidRPr="00903DBA">
              <w:rPr>
                <w:rStyle w:val="Hyperlnk"/>
                <w:noProof/>
                <w:highlight w:val="white"/>
              </w:rPr>
              <w:t>11.3.5.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ToString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_Toc57656080 \h </w:instrText>
            </w:r>
            <w:r w:rsidR="00DD6D68" w:rsidRPr="00903DBA">
              <w:rPr>
                <w:noProof/>
                <w:webHidden/>
              </w:rPr>
            </w:r>
            <w:r w:rsidR="00DD6D68" w:rsidRPr="00903DBA">
              <w:rPr>
                <w:noProof/>
                <w:webHidden/>
              </w:rPr>
              <w:fldChar w:fldCharType="separate"/>
            </w:r>
            <w:r w:rsidR="00DD6D68" w:rsidRPr="00903DBA">
              <w:rPr>
                <w:noProof/>
                <w:webHidden/>
              </w:rPr>
              <w:t>213</w:t>
            </w:r>
            <w:r w:rsidR="00DD6D68" w:rsidRPr="00903DBA">
              <w:rPr>
                <w:noProof/>
                <w:webHidden/>
              </w:rPr>
              <w:fldChar w:fldCharType="end"/>
            </w:r>
          </w:hyperlink>
        </w:p>
        <w:p w14:paraId="290C40E9" w14:textId="7CAB95D9" w:rsidR="00DD6D68" w:rsidRPr="00903DBA" w:rsidRDefault="000B4F2B">
          <w:pPr>
            <w:pStyle w:val="Innehll2"/>
            <w:tabs>
              <w:tab w:val="left" w:pos="1100"/>
              <w:tab w:val="right" w:leader="dot" w:pos="9350"/>
            </w:tabs>
            <w:rPr>
              <w:rFonts w:asciiTheme="minorHAnsi" w:eastAsiaTheme="minorEastAsia" w:hAnsiTheme="minorHAnsi"/>
              <w:noProof/>
              <w:color w:val="auto"/>
              <w:lang w:eastAsia="sv-SE"/>
            </w:rPr>
          </w:pPr>
          <w:hyperlink w:anchor="_Toc57656081" w:history="1">
            <w:r w:rsidR="00DD6D68" w:rsidRPr="00903DBA">
              <w:rPr>
                <w:rStyle w:val="Hyperlnk"/>
                <w:noProof/>
              </w:rPr>
              <w:t>11.4.</w:t>
            </w:r>
            <w:r w:rsidR="00DD6D68" w:rsidRPr="00903DBA">
              <w:rPr>
                <w:rFonts w:asciiTheme="minorHAnsi" w:eastAsiaTheme="minorEastAsia" w:hAnsiTheme="minorHAnsi"/>
                <w:noProof/>
                <w:color w:val="auto"/>
                <w:lang w:eastAsia="sv-SE"/>
              </w:rPr>
              <w:tab/>
            </w:r>
            <w:r w:rsidR="00DD6D68" w:rsidRPr="00903DBA">
              <w:rPr>
                <w:rStyle w:val="Hyperlnk"/>
                <w:noProof/>
              </w:rPr>
              <w:t>Tracks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_Toc57656081 \h </w:instrText>
            </w:r>
            <w:r w:rsidR="00DD6D68" w:rsidRPr="00903DBA">
              <w:rPr>
                <w:noProof/>
                <w:webHidden/>
              </w:rPr>
            </w:r>
            <w:r w:rsidR="00DD6D68" w:rsidRPr="00903DBA">
              <w:rPr>
                <w:noProof/>
                <w:webHidden/>
              </w:rPr>
              <w:fldChar w:fldCharType="separate"/>
            </w:r>
            <w:r w:rsidR="00DD6D68" w:rsidRPr="00903DBA">
              <w:rPr>
                <w:noProof/>
                <w:webHidden/>
              </w:rPr>
              <w:t>217</w:t>
            </w:r>
            <w:r w:rsidR="00DD6D68" w:rsidRPr="00903DBA">
              <w:rPr>
                <w:noProof/>
                <w:webHidden/>
              </w:rPr>
              <w:fldChar w:fldCharType="end"/>
            </w:r>
          </w:hyperlink>
        </w:p>
        <w:p w14:paraId="5622E89C" w14:textId="5F4940CB" w:rsidR="00DD6D68" w:rsidRPr="00903DBA" w:rsidRDefault="000B4F2B">
          <w:pPr>
            <w:pStyle w:val="Innehll2"/>
            <w:tabs>
              <w:tab w:val="left" w:pos="1100"/>
              <w:tab w:val="right" w:leader="dot" w:pos="9350"/>
            </w:tabs>
            <w:rPr>
              <w:rFonts w:asciiTheme="minorHAnsi" w:eastAsiaTheme="minorEastAsia" w:hAnsiTheme="minorHAnsi"/>
              <w:noProof/>
              <w:color w:val="auto"/>
              <w:lang w:eastAsia="sv-SE"/>
            </w:rPr>
          </w:pPr>
          <w:hyperlink w:anchor="_Toc57656082" w:history="1">
            <w:r w:rsidR="00DD6D68" w:rsidRPr="00903DBA">
              <w:rPr>
                <w:rStyle w:val="Hyperlnk"/>
                <w:noProof/>
              </w:rPr>
              <w:t>11.5.</w:t>
            </w:r>
            <w:r w:rsidR="00DD6D68" w:rsidRPr="00903DBA">
              <w:rPr>
                <w:rFonts w:asciiTheme="minorHAnsi" w:eastAsiaTheme="minorEastAsia" w:hAnsiTheme="minorHAnsi"/>
                <w:noProof/>
                <w:color w:val="auto"/>
                <w:lang w:eastAsia="sv-SE"/>
              </w:rPr>
              <w:tab/>
            </w:r>
            <w:r w:rsidR="00DD6D68" w:rsidRPr="00903DBA">
              <w:rPr>
                <w:rStyle w:val="Hyperlnk"/>
                <w:noProof/>
              </w:rPr>
              <w:t>Register Allocation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_Toc57656082 \h </w:instrText>
            </w:r>
            <w:r w:rsidR="00DD6D68" w:rsidRPr="00903DBA">
              <w:rPr>
                <w:noProof/>
                <w:webHidden/>
              </w:rPr>
            </w:r>
            <w:r w:rsidR="00DD6D68" w:rsidRPr="00903DBA">
              <w:rPr>
                <w:noProof/>
                <w:webHidden/>
              </w:rPr>
              <w:fldChar w:fldCharType="separate"/>
            </w:r>
            <w:r w:rsidR="00DD6D68" w:rsidRPr="00903DBA">
              <w:rPr>
                <w:noProof/>
                <w:webHidden/>
              </w:rPr>
              <w:t>220</w:t>
            </w:r>
            <w:r w:rsidR="00DD6D68" w:rsidRPr="00903DBA">
              <w:rPr>
                <w:noProof/>
                <w:webHidden/>
              </w:rPr>
              <w:fldChar w:fldCharType="end"/>
            </w:r>
          </w:hyperlink>
        </w:p>
        <w:p w14:paraId="14428AD5" w14:textId="71EE5F2A" w:rsidR="00DD6D68" w:rsidRPr="00903DBA" w:rsidRDefault="000B4F2B">
          <w:pPr>
            <w:pStyle w:val="Innehll2"/>
            <w:tabs>
              <w:tab w:val="left" w:pos="1100"/>
              <w:tab w:val="right" w:leader="dot" w:pos="9350"/>
            </w:tabs>
            <w:rPr>
              <w:rFonts w:asciiTheme="minorHAnsi" w:eastAsiaTheme="minorEastAsia" w:hAnsiTheme="minorHAnsi"/>
              <w:noProof/>
              <w:color w:val="auto"/>
              <w:lang w:eastAsia="sv-SE"/>
            </w:rPr>
          </w:pPr>
          <w:hyperlink w:anchor="_Toc57656083" w:history="1">
            <w:r w:rsidR="00DD6D68" w:rsidRPr="00903DBA">
              <w:rPr>
                <w:rStyle w:val="Hyperlnk"/>
                <w:noProof/>
              </w:rPr>
              <w:t>11.6.</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_Toc57656083 \h </w:instrText>
            </w:r>
            <w:r w:rsidR="00DD6D68" w:rsidRPr="00903DBA">
              <w:rPr>
                <w:noProof/>
                <w:webHidden/>
              </w:rPr>
            </w:r>
            <w:r w:rsidR="00DD6D68" w:rsidRPr="00903DBA">
              <w:rPr>
                <w:noProof/>
                <w:webHidden/>
              </w:rPr>
              <w:fldChar w:fldCharType="separate"/>
            </w:r>
            <w:r w:rsidR="00DD6D68" w:rsidRPr="00903DBA">
              <w:rPr>
                <w:noProof/>
                <w:webHidden/>
              </w:rPr>
              <w:t>224</w:t>
            </w:r>
            <w:r w:rsidR="00DD6D68" w:rsidRPr="00903DBA">
              <w:rPr>
                <w:noProof/>
                <w:webHidden/>
              </w:rPr>
              <w:fldChar w:fldCharType="end"/>
            </w:r>
          </w:hyperlink>
        </w:p>
        <w:p w14:paraId="57D4BEE8" w14:textId="4509342A"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84"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Long Switch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_Toc57656084 \h </w:instrText>
            </w:r>
            <w:r w:rsidR="00DD6D68" w:rsidRPr="00903DBA">
              <w:rPr>
                <w:noProof/>
                <w:webHidden/>
              </w:rPr>
            </w:r>
            <w:r w:rsidR="00DD6D68" w:rsidRPr="00903DBA">
              <w:rPr>
                <w:noProof/>
                <w:webHidden/>
              </w:rPr>
              <w:fldChar w:fldCharType="separate"/>
            </w:r>
            <w:r w:rsidR="00DD6D68" w:rsidRPr="00903DBA">
              <w:rPr>
                <w:noProof/>
                <w:webHidden/>
              </w:rPr>
              <w:t>225</w:t>
            </w:r>
            <w:r w:rsidR="00DD6D68" w:rsidRPr="00903DBA">
              <w:rPr>
                <w:noProof/>
                <w:webHidden/>
              </w:rPr>
              <w:fldChar w:fldCharType="end"/>
            </w:r>
          </w:hyperlink>
        </w:p>
        <w:p w14:paraId="17ACA698" w14:textId="391DCE9B"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85"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Track Set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_Toc57656085 \h </w:instrText>
            </w:r>
            <w:r w:rsidR="00DD6D68" w:rsidRPr="00903DBA">
              <w:rPr>
                <w:noProof/>
                <w:webHidden/>
              </w:rPr>
            </w:r>
            <w:r w:rsidR="00DD6D68" w:rsidRPr="00903DBA">
              <w:rPr>
                <w:noProof/>
                <w:webHidden/>
              </w:rPr>
              <w:fldChar w:fldCharType="separate"/>
            </w:r>
            <w:r w:rsidR="00DD6D68" w:rsidRPr="00903DBA">
              <w:rPr>
                <w:noProof/>
                <w:webHidden/>
              </w:rPr>
              <w:t>231</w:t>
            </w:r>
            <w:r w:rsidR="00DD6D68" w:rsidRPr="00903DBA">
              <w:rPr>
                <w:noProof/>
                <w:webHidden/>
              </w:rPr>
              <w:fldChar w:fldCharType="end"/>
            </w:r>
          </w:hyperlink>
        </w:p>
        <w:p w14:paraId="557FE6AA" w14:textId="5DF4CCF2"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86"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Calls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_Toc57656086 \h </w:instrText>
            </w:r>
            <w:r w:rsidR="00DD6D68" w:rsidRPr="00903DBA">
              <w:rPr>
                <w:noProof/>
                <w:webHidden/>
              </w:rPr>
            </w:r>
            <w:r w:rsidR="00DD6D68" w:rsidRPr="00903DBA">
              <w:rPr>
                <w:noProof/>
                <w:webHidden/>
              </w:rPr>
              <w:fldChar w:fldCharType="separate"/>
            </w:r>
            <w:r w:rsidR="00DD6D68" w:rsidRPr="00903DBA">
              <w:rPr>
                <w:noProof/>
                <w:webHidden/>
              </w:rPr>
              <w:t>232</w:t>
            </w:r>
            <w:r w:rsidR="00DD6D68" w:rsidRPr="00903DBA">
              <w:rPr>
                <w:noProof/>
                <w:webHidden/>
              </w:rPr>
              <w:fldChar w:fldCharType="end"/>
            </w:r>
          </w:hyperlink>
        </w:p>
        <w:p w14:paraId="26C0F29B" w14:textId="5D677C18"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87" w:history="1">
            <w:r w:rsidR="00DD6D68" w:rsidRPr="00903DBA">
              <w:rPr>
                <w:rStyle w:val="Hyperlnk"/>
                <w:noProof/>
                <w:highlight w:val="white"/>
              </w:rPr>
              <w:t>11.6.4.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Loading Values into Registers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_Toc57656087 \h </w:instrText>
            </w:r>
            <w:r w:rsidR="00DD6D68" w:rsidRPr="00903DBA">
              <w:rPr>
                <w:noProof/>
                <w:webHidden/>
              </w:rPr>
            </w:r>
            <w:r w:rsidR="00DD6D68" w:rsidRPr="00903DBA">
              <w:rPr>
                <w:noProof/>
                <w:webHidden/>
              </w:rPr>
              <w:fldChar w:fldCharType="separate"/>
            </w:r>
            <w:r w:rsidR="00DD6D68" w:rsidRPr="00903DBA">
              <w:rPr>
                <w:noProof/>
                <w:webHidden/>
              </w:rPr>
              <w:t>236</w:t>
            </w:r>
            <w:r w:rsidR="00DD6D68" w:rsidRPr="00903DBA">
              <w:rPr>
                <w:noProof/>
                <w:webHidden/>
              </w:rPr>
              <w:fldChar w:fldCharType="end"/>
            </w:r>
          </w:hyperlink>
        </w:p>
        <w:p w14:paraId="5327FEE5" w14:textId="70763338"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88" w:history="1">
            <w:r w:rsidR="00DD6D68" w:rsidRPr="00903DBA">
              <w:rPr>
                <w:rStyle w:val="Hyperlnk"/>
                <w:noProof/>
                <w:highlight w:val="white"/>
              </w:rPr>
              <w:t>11.6.5.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 xml:space="preserve">Return, Exit, and </w:t>
            </w:r>
            <w:r w:rsidR="00C0170C">
              <w:rPr>
                <w:rStyle w:val="Hyperlnk"/>
                <w:noProof/>
                <w:highlight w:val="white"/>
              </w:rPr>
              <w:t>Jump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_Toc57656088 \h </w:instrText>
            </w:r>
            <w:r w:rsidR="00DD6D68" w:rsidRPr="00903DBA">
              <w:rPr>
                <w:noProof/>
                <w:webHidden/>
              </w:rPr>
            </w:r>
            <w:r w:rsidR="00DD6D68" w:rsidRPr="00903DBA">
              <w:rPr>
                <w:noProof/>
                <w:webHidden/>
              </w:rPr>
              <w:fldChar w:fldCharType="separate"/>
            </w:r>
            <w:r w:rsidR="00DD6D68" w:rsidRPr="00903DBA">
              <w:rPr>
                <w:noProof/>
                <w:webHidden/>
              </w:rPr>
              <w:t>240</w:t>
            </w:r>
            <w:r w:rsidR="00DD6D68" w:rsidRPr="00903DBA">
              <w:rPr>
                <w:noProof/>
                <w:webHidden/>
              </w:rPr>
              <w:fldChar w:fldCharType="end"/>
            </w:r>
          </w:hyperlink>
        </w:p>
        <w:p w14:paraId="406A882F" w14:textId="266547DF"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89" w:history="1">
            <w:r w:rsidR="00DD6D68" w:rsidRPr="00903DBA">
              <w:rPr>
                <w:rStyle w:val="Hyperlnk"/>
                <w:noProof/>
                <w:highlight w:val="white"/>
              </w:rPr>
              <w:t>11.6.6.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Load and Inspect Registers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_Toc57656089 \h </w:instrText>
            </w:r>
            <w:r w:rsidR="00DD6D68" w:rsidRPr="00903DBA">
              <w:rPr>
                <w:noProof/>
                <w:webHidden/>
              </w:rPr>
            </w:r>
            <w:r w:rsidR="00DD6D68" w:rsidRPr="00903DBA">
              <w:rPr>
                <w:noProof/>
                <w:webHidden/>
              </w:rPr>
              <w:fldChar w:fldCharType="separate"/>
            </w:r>
            <w:r w:rsidR="00DD6D68" w:rsidRPr="00903DBA">
              <w:rPr>
                <w:noProof/>
                <w:webHidden/>
              </w:rPr>
              <w:t>242</w:t>
            </w:r>
            <w:r w:rsidR="00DD6D68" w:rsidRPr="00903DBA">
              <w:rPr>
                <w:noProof/>
                <w:webHidden/>
              </w:rPr>
              <w:fldChar w:fldCharType="end"/>
            </w:r>
          </w:hyperlink>
        </w:p>
        <w:p w14:paraId="51F7499E" w14:textId="3E354575"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90" w:history="1">
            <w:r w:rsidR="00DD6D68" w:rsidRPr="00903DBA">
              <w:rPr>
                <w:rStyle w:val="Hyperlnk"/>
                <w:noProof/>
                <w:highlight w:val="white"/>
              </w:rPr>
              <w:t>11.6.7.</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_Toc57656090 \h </w:instrText>
            </w:r>
            <w:r w:rsidR="00DD6D68" w:rsidRPr="00903DBA">
              <w:rPr>
                <w:noProof/>
                <w:webHidden/>
              </w:rPr>
            </w:r>
            <w:r w:rsidR="00DD6D68" w:rsidRPr="00903DBA">
              <w:rPr>
                <w:noProof/>
                <w:webHidden/>
              </w:rPr>
              <w:fldChar w:fldCharType="separate"/>
            </w:r>
            <w:r w:rsidR="00DD6D68" w:rsidRPr="00903DBA">
              <w:rPr>
                <w:noProof/>
                <w:webHidden/>
              </w:rPr>
              <w:t>243</w:t>
            </w:r>
            <w:r w:rsidR="00DD6D68" w:rsidRPr="00903DBA">
              <w:rPr>
                <w:noProof/>
                <w:webHidden/>
              </w:rPr>
              <w:fldChar w:fldCharType="end"/>
            </w:r>
          </w:hyperlink>
        </w:p>
        <w:p w14:paraId="16D0045F" w14:textId="5F20FD77"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91" w:history="1">
            <w:r w:rsidR="00DD6D68" w:rsidRPr="00903DBA">
              <w:rPr>
                <w:rStyle w:val="Hyperlnk"/>
                <w:noProof/>
                <w:highlight w:val="white"/>
              </w:rPr>
              <w:t>11.6.8.</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Multiplication, Division, and Modulo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_Toc57656091 \h </w:instrText>
            </w:r>
            <w:r w:rsidR="00DD6D68" w:rsidRPr="00903DBA">
              <w:rPr>
                <w:noProof/>
                <w:webHidden/>
              </w:rPr>
            </w:r>
            <w:r w:rsidR="00DD6D68" w:rsidRPr="00903DBA">
              <w:rPr>
                <w:noProof/>
                <w:webHidden/>
              </w:rPr>
              <w:fldChar w:fldCharType="separate"/>
            </w:r>
            <w:r w:rsidR="00DD6D68" w:rsidRPr="00903DBA">
              <w:rPr>
                <w:noProof/>
                <w:webHidden/>
              </w:rPr>
              <w:t>244</w:t>
            </w:r>
            <w:r w:rsidR="00DD6D68" w:rsidRPr="00903DBA">
              <w:rPr>
                <w:noProof/>
                <w:webHidden/>
              </w:rPr>
              <w:fldChar w:fldCharType="end"/>
            </w:r>
          </w:hyperlink>
        </w:p>
        <w:p w14:paraId="45447F69" w14:textId="7547AB69"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92"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Assignment and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_Toc57656092 \h </w:instrText>
            </w:r>
            <w:r w:rsidR="00DD6D68" w:rsidRPr="00903DBA">
              <w:rPr>
                <w:noProof/>
                <w:webHidden/>
              </w:rPr>
            </w:r>
            <w:r w:rsidR="00DD6D68" w:rsidRPr="00903DBA">
              <w:rPr>
                <w:noProof/>
                <w:webHidden/>
              </w:rPr>
              <w:fldChar w:fldCharType="separate"/>
            </w:r>
            <w:r w:rsidR="00DD6D68" w:rsidRPr="00903DBA">
              <w:rPr>
                <w:noProof/>
                <w:webHidden/>
              </w:rPr>
              <w:t>246</w:t>
            </w:r>
            <w:r w:rsidR="00DD6D68" w:rsidRPr="00903DBA">
              <w:rPr>
                <w:noProof/>
                <w:webHidden/>
              </w:rPr>
              <w:fldChar w:fldCharType="end"/>
            </w:r>
          </w:hyperlink>
        </w:p>
        <w:p w14:paraId="6FD8C33F" w14:textId="58A19F87"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93"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Unary Integral Operations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_Toc57656093 \h </w:instrText>
            </w:r>
            <w:r w:rsidR="00DD6D68" w:rsidRPr="00903DBA">
              <w:rPr>
                <w:noProof/>
                <w:webHidden/>
              </w:rPr>
            </w:r>
            <w:r w:rsidR="00DD6D68" w:rsidRPr="00903DBA">
              <w:rPr>
                <w:noProof/>
                <w:webHidden/>
              </w:rPr>
              <w:fldChar w:fldCharType="separate"/>
            </w:r>
            <w:r w:rsidR="00DD6D68" w:rsidRPr="00903DBA">
              <w:rPr>
                <w:noProof/>
                <w:webHidden/>
              </w:rPr>
              <w:t>247</w:t>
            </w:r>
            <w:r w:rsidR="00DD6D68" w:rsidRPr="00903DBA">
              <w:rPr>
                <w:noProof/>
                <w:webHidden/>
              </w:rPr>
              <w:fldChar w:fldCharType="end"/>
            </w:r>
          </w:hyperlink>
        </w:p>
        <w:p w14:paraId="69C73B80" w14:textId="33BB9AA1"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94"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_Toc57656094 \h </w:instrText>
            </w:r>
            <w:r w:rsidR="00DD6D68" w:rsidRPr="00903DBA">
              <w:rPr>
                <w:noProof/>
                <w:webHidden/>
              </w:rPr>
            </w:r>
            <w:r w:rsidR="00DD6D68" w:rsidRPr="00903DBA">
              <w:rPr>
                <w:noProof/>
                <w:webHidden/>
              </w:rPr>
              <w:fldChar w:fldCharType="separate"/>
            </w:r>
            <w:r w:rsidR="00DD6D68" w:rsidRPr="00903DBA">
              <w:rPr>
                <w:noProof/>
                <w:webHidden/>
              </w:rPr>
              <w:t>249</w:t>
            </w:r>
            <w:r w:rsidR="00DD6D68" w:rsidRPr="00903DBA">
              <w:rPr>
                <w:noProof/>
                <w:webHidden/>
              </w:rPr>
              <w:fldChar w:fldCharType="end"/>
            </w:r>
          </w:hyperlink>
        </w:p>
        <w:p w14:paraId="1B4281D5" w14:textId="407E7018"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95"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Base and Offset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_Toc57656095 \h </w:instrText>
            </w:r>
            <w:r w:rsidR="00DD6D68" w:rsidRPr="00903DBA">
              <w:rPr>
                <w:noProof/>
                <w:webHidden/>
              </w:rPr>
            </w:r>
            <w:r w:rsidR="00DD6D68" w:rsidRPr="00903DBA">
              <w:rPr>
                <w:noProof/>
                <w:webHidden/>
              </w:rPr>
              <w:fldChar w:fldCharType="separate"/>
            </w:r>
            <w:r w:rsidR="00DD6D68" w:rsidRPr="00903DBA">
              <w:rPr>
                <w:noProof/>
                <w:webHidden/>
              </w:rPr>
              <w:t>253</w:t>
            </w:r>
            <w:r w:rsidR="00DD6D68" w:rsidRPr="00903DBA">
              <w:rPr>
                <w:noProof/>
                <w:webHidden/>
              </w:rPr>
              <w:fldChar w:fldCharType="end"/>
            </w:r>
          </w:hyperlink>
        </w:p>
        <w:p w14:paraId="617B842C" w14:textId="69C81FBD"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96"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Case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_Toc57656096 \h </w:instrText>
            </w:r>
            <w:r w:rsidR="00DD6D68" w:rsidRPr="00903DBA">
              <w:rPr>
                <w:noProof/>
                <w:webHidden/>
              </w:rPr>
            </w:r>
            <w:r w:rsidR="00DD6D68" w:rsidRPr="00903DBA">
              <w:rPr>
                <w:noProof/>
                <w:webHidden/>
              </w:rPr>
              <w:fldChar w:fldCharType="separate"/>
            </w:r>
            <w:r w:rsidR="00DD6D68" w:rsidRPr="00903DBA">
              <w:rPr>
                <w:noProof/>
                <w:webHidden/>
              </w:rPr>
              <w:t>254</w:t>
            </w:r>
            <w:r w:rsidR="00DD6D68" w:rsidRPr="00903DBA">
              <w:rPr>
                <w:noProof/>
                <w:webHidden/>
              </w:rPr>
              <w:fldChar w:fldCharType="end"/>
            </w:r>
          </w:hyperlink>
        </w:p>
        <w:p w14:paraId="5A8A63E0" w14:textId="1600EEE0"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97"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Address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_Toc57656097 \h </w:instrText>
            </w:r>
            <w:r w:rsidR="00DD6D68" w:rsidRPr="00903DBA">
              <w:rPr>
                <w:noProof/>
                <w:webHidden/>
              </w:rPr>
            </w:r>
            <w:r w:rsidR="00DD6D68" w:rsidRPr="00903DBA">
              <w:rPr>
                <w:noProof/>
                <w:webHidden/>
              </w:rPr>
              <w:fldChar w:fldCharType="separate"/>
            </w:r>
            <w:r w:rsidR="00DD6D68" w:rsidRPr="00903DBA">
              <w:rPr>
                <w:noProof/>
                <w:webHidden/>
              </w:rPr>
              <w:t>255</w:t>
            </w:r>
            <w:r w:rsidR="00DD6D68" w:rsidRPr="00903DBA">
              <w:rPr>
                <w:noProof/>
                <w:webHidden/>
              </w:rPr>
              <w:fldChar w:fldCharType="end"/>
            </w:r>
          </w:hyperlink>
        </w:p>
        <w:p w14:paraId="0A2664B1" w14:textId="7C4D5C91"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98"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_Toc57656098 \h </w:instrText>
            </w:r>
            <w:r w:rsidR="00DD6D68" w:rsidRPr="00903DBA">
              <w:rPr>
                <w:noProof/>
                <w:webHidden/>
              </w:rPr>
            </w:r>
            <w:r w:rsidR="00DD6D68" w:rsidRPr="00903DBA">
              <w:rPr>
                <w:noProof/>
                <w:webHidden/>
              </w:rPr>
              <w:fldChar w:fldCharType="separate"/>
            </w:r>
            <w:r w:rsidR="00DD6D68" w:rsidRPr="00903DBA">
              <w:rPr>
                <w:noProof/>
                <w:webHidden/>
              </w:rPr>
              <w:t>256</w:t>
            </w:r>
            <w:r w:rsidR="00DD6D68" w:rsidRPr="00903DBA">
              <w:rPr>
                <w:noProof/>
                <w:webHidden/>
              </w:rPr>
              <w:fldChar w:fldCharType="end"/>
            </w:r>
          </w:hyperlink>
        </w:p>
        <w:p w14:paraId="7DF18562" w14:textId="17AEDFFD"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099"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Relation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_Toc57656099 \h </w:instrText>
            </w:r>
            <w:r w:rsidR="00DD6D68" w:rsidRPr="00903DBA">
              <w:rPr>
                <w:noProof/>
                <w:webHidden/>
              </w:rPr>
            </w:r>
            <w:r w:rsidR="00DD6D68" w:rsidRPr="00903DBA">
              <w:rPr>
                <w:noProof/>
                <w:webHidden/>
              </w:rPr>
              <w:fldChar w:fldCharType="separate"/>
            </w:r>
            <w:r w:rsidR="00DD6D68" w:rsidRPr="00903DBA">
              <w:rPr>
                <w:noProof/>
                <w:webHidden/>
              </w:rPr>
              <w:t>256</w:t>
            </w:r>
            <w:r w:rsidR="00DD6D68" w:rsidRPr="00903DBA">
              <w:rPr>
                <w:noProof/>
                <w:webHidden/>
              </w:rPr>
              <w:fldChar w:fldCharType="end"/>
            </w:r>
          </w:hyperlink>
        </w:p>
        <w:p w14:paraId="3596EB73" w14:textId="4502E3EA"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00"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Push and Pop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_Toc57656100 \h </w:instrText>
            </w:r>
            <w:r w:rsidR="00DD6D68" w:rsidRPr="00903DBA">
              <w:rPr>
                <w:noProof/>
                <w:webHidden/>
              </w:rPr>
            </w:r>
            <w:r w:rsidR="00DD6D68" w:rsidRPr="00903DBA">
              <w:rPr>
                <w:noProof/>
                <w:webHidden/>
              </w:rPr>
              <w:fldChar w:fldCharType="separate"/>
            </w:r>
            <w:r w:rsidR="00DD6D68" w:rsidRPr="00903DBA">
              <w:rPr>
                <w:noProof/>
                <w:webHidden/>
              </w:rPr>
              <w:t>257</w:t>
            </w:r>
            <w:r w:rsidR="00DD6D68" w:rsidRPr="00903DBA">
              <w:rPr>
                <w:noProof/>
                <w:webHidden/>
              </w:rPr>
              <w:fldChar w:fldCharType="end"/>
            </w:r>
          </w:hyperlink>
        </w:p>
        <w:p w14:paraId="79D37583" w14:textId="6EAB938E"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01"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Type Conversion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_Toc57656101 \h </w:instrText>
            </w:r>
            <w:r w:rsidR="00DD6D68" w:rsidRPr="00903DBA">
              <w:rPr>
                <w:noProof/>
                <w:webHidden/>
              </w:rPr>
            </w:r>
            <w:r w:rsidR="00DD6D68" w:rsidRPr="00903DBA">
              <w:rPr>
                <w:noProof/>
                <w:webHidden/>
              </w:rPr>
              <w:fldChar w:fldCharType="separate"/>
            </w:r>
            <w:r w:rsidR="00DD6D68" w:rsidRPr="00903DBA">
              <w:rPr>
                <w:noProof/>
                <w:webHidden/>
              </w:rPr>
              <w:t>260</w:t>
            </w:r>
            <w:r w:rsidR="00DD6D68" w:rsidRPr="00903DBA">
              <w:rPr>
                <w:noProof/>
                <w:webHidden/>
              </w:rPr>
              <w:fldChar w:fldCharType="end"/>
            </w:r>
          </w:hyperlink>
        </w:p>
        <w:p w14:paraId="40502185" w14:textId="2507C098"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02" w:history="1">
            <w:r w:rsidR="00DD6D68" w:rsidRPr="00903DBA">
              <w:rPr>
                <w:rStyle w:val="Hyperlnk"/>
                <w:noProof/>
                <w:highlight w:val="white"/>
              </w:rPr>
              <w:t>11.6.4.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Struct and Union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_Toc57656102 \h </w:instrText>
            </w:r>
            <w:r w:rsidR="00DD6D68" w:rsidRPr="00903DBA">
              <w:rPr>
                <w:noProof/>
                <w:webHidden/>
              </w:rPr>
            </w:r>
            <w:r w:rsidR="00DD6D68" w:rsidRPr="00903DBA">
              <w:rPr>
                <w:noProof/>
                <w:webHidden/>
              </w:rPr>
              <w:fldChar w:fldCharType="separate"/>
            </w:r>
            <w:r w:rsidR="00DD6D68" w:rsidRPr="00903DBA">
              <w:rPr>
                <w:noProof/>
                <w:webHidden/>
              </w:rPr>
              <w:t>261</w:t>
            </w:r>
            <w:r w:rsidR="00DD6D68" w:rsidRPr="00903DBA">
              <w:rPr>
                <w:noProof/>
                <w:webHidden/>
              </w:rPr>
              <w:fldChar w:fldCharType="end"/>
            </w:r>
          </w:hyperlink>
        </w:p>
        <w:p w14:paraId="5D22B9C4" w14:textId="490732FC"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03" w:history="1">
            <w:r w:rsidR="00DD6D68" w:rsidRPr="00903DBA">
              <w:rPr>
                <w:rStyle w:val="Hyperlnk"/>
                <w:noProof/>
                <w:highlight w:val="white"/>
              </w:rPr>
              <w:t>11.6.5.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_Toc57656103 \h </w:instrText>
            </w:r>
            <w:r w:rsidR="00DD6D68" w:rsidRPr="00903DBA">
              <w:rPr>
                <w:noProof/>
                <w:webHidden/>
              </w:rPr>
            </w:r>
            <w:r w:rsidR="00DD6D68" w:rsidRPr="00903DBA">
              <w:rPr>
                <w:noProof/>
                <w:webHidden/>
              </w:rPr>
              <w:fldChar w:fldCharType="separate"/>
            </w:r>
            <w:r w:rsidR="00DD6D68" w:rsidRPr="00903DBA">
              <w:rPr>
                <w:noProof/>
                <w:webHidden/>
              </w:rPr>
              <w:t>263</w:t>
            </w:r>
            <w:r w:rsidR="00DD6D68" w:rsidRPr="00903DBA">
              <w:rPr>
                <w:noProof/>
                <w:webHidden/>
              </w:rPr>
              <w:fldChar w:fldCharType="end"/>
            </w:r>
          </w:hyperlink>
        </w:p>
        <w:p w14:paraId="183D74DD" w14:textId="232CD81A"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04" w:history="1">
            <w:r w:rsidR="00DD6D68" w:rsidRPr="00903DBA">
              <w:rPr>
                <w:rStyle w:val="Hyperlnk"/>
                <w:noProof/>
                <w:highlight w:val="white"/>
              </w:rPr>
              <w:t>11.6.6.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Command Line Arguments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_Toc57656104 \h </w:instrText>
            </w:r>
            <w:r w:rsidR="00DD6D68" w:rsidRPr="00903DBA">
              <w:rPr>
                <w:noProof/>
                <w:webHidden/>
              </w:rPr>
            </w:r>
            <w:r w:rsidR="00DD6D68" w:rsidRPr="00903DBA">
              <w:rPr>
                <w:noProof/>
                <w:webHidden/>
              </w:rPr>
              <w:fldChar w:fldCharType="separate"/>
            </w:r>
            <w:r w:rsidR="00DD6D68" w:rsidRPr="00903DBA">
              <w:rPr>
                <w:noProof/>
                <w:webHidden/>
              </w:rPr>
              <w:t>264</w:t>
            </w:r>
            <w:r w:rsidR="00DD6D68" w:rsidRPr="00903DBA">
              <w:rPr>
                <w:noProof/>
                <w:webHidden/>
              </w:rPr>
              <w:fldChar w:fldCharType="end"/>
            </w:r>
          </w:hyperlink>
        </w:p>
        <w:p w14:paraId="08B901E7" w14:textId="4C9CA6ED"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05"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Text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_Toc57656105 \h </w:instrText>
            </w:r>
            <w:r w:rsidR="00DD6D68" w:rsidRPr="00903DBA">
              <w:rPr>
                <w:noProof/>
                <w:webHidden/>
              </w:rPr>
            </w:r>
            <w:r w:rsidR="00DD6D68" w:rsidRPr="00903DBA">
              <w:rPr>
                <w:noProof/>
                <w:webHidden/>
              </w:rPr>
              <w:fldChar w:fldCharType="separate"/>
            </w:r>
            <w:r w:rsidR="00DD6D68" w:rsidRPr="00903DBA">
              <w:rPr>
                <w:noProof/>
                <w:webHidden/>
              </w:rPr>
              <w:t>267</w:t>
            </w:r>
            <w:r w:rsidR="00DD6D68" w:rsidRPr="00903DBA">
              <w:rPr>
                <w:noProof/>
                <w:webHidden/>
              </w:rPr>
              <w:fldChar w:fldCharType="end"/>
            </w:r>
          </w:hyperlink>
        </w:p>
        <w:p w14:paraId="3C8AB690" w14:textId="2FC481F2" w:rsidR="00DD6D68" w:rsidRPr="00903DBA" w:rsidRDefault="000B4F2B">
          <w:pPr>
            <w:pStyle w:val="Innehll1"/>
            <w:rPr>
              <w:rFonts w:asciiTheme="minorHAnsi" w:eastAsiaTheme="minorEastAsia" w:hAnsiTheme="minorHAnsi"/>
              <w:noProof/>
              <w:color w:val="auto"/>
              <w:lang w:eastAsia="sv-SE"/>
            </w:rPr>
          </w:pPr>
          <w:hyperlink w:anchor="_Toc57656106" w:history="1">
            <w:r w:rsidR="00DD6D68" w:rsidRPr="00903DBA">
              <w:rPr>
                <w:rStyle w:val="Hyperlnk"/>
                <w:noProof/>
              </w:rPr>
              <w:t>12.</w:t>
            </w:r>
            <w:r w:rsidR="00DD6D68" w:rsidRPr="00903DBA">
              <w:rPr>
                <w:rFonts w:asciiTheme="minorHAnsi" w:eastAsiaTheme="minorEastAsia" w:hAnsiTheme="minorHAnsi"/>
                <w:noProof/>
                <w:color w:val="auto"/>
                <w:lang w:eastAsia="sv-SE"/>
              </w:rPr>
              <w:tab/>
            </w:r>
            <w:r w:rsidR="00DD6D68" w:rsidRPr="00903DBA">
              <w:rPr>
                <w:rStyle w:val="Hyperlnk"/>
                <w:noProof/>
              </w:rPr>
              <w:t>Executable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_Toc57656106 \h </w:instrText>
            </w:r>
            <w:r w:rsidR="00DD6D68" w:rsidRPr="00903DBA">
              <w:rPr>
                <w:noProof/>
                <w:webHidden/>
              </w:rPr>
            </w:r>
            <w:r w:rsidR="00DD6D68" w:rsidRPr="00903DBA">
              <w:rPr>
                <w:noProof/>
                <w:webHidden/>
              </w:rPr>
              <w:fldChar w:fldCharType="separate"/>
            </w:r>
            <w:r w:rsidR="00DD6D68" w:rsidRPr="00903DBA">
              <w:rPr>
                <w:noProof/>
                <w:webHidden/>
              </w:rPr>
              <w:t>269</w:t>
            </w:r>
            <w:r w:rsidR="00DD6D68" w:rsidRPr="00903DBA">
              <w:rPr>
                <w:noProof/>
                <w:webHidden/>
              </w:rPr>
              <w:fldChar w:fldCharType="end"/>
            </w:r>
          </w:hyperlink>
        </w:p>
        <w:p w14:paraId="308A7C45" w14:textId="28F19250" w:rsidR="00DD6D68" w:rsidRPr="00903DBA" w:rsidRDefault="000B4F2B">
          <w:pPr>
            <w:pStyle w:val="Innehll2"/>
            <w:tabs>
              <w:tab w:val="left" w:pos="1100"/>
              <w:tab w:val="right" w:leader="dot" w:pos="9350"/>
            </w:tabs>
            <w:rPr>
              <w:rFonts w:asciiTheme="minorHAnsi" w:eastAsiaTheme="minorEastAsia" w:hAnsiTheme="minorHAnsi"/>
              <w:noProof/>
              <w:color w:val="auto"/>
              <w:lang w:eastAsia="sv-SE"/>
            </w:rPr>
          </w:pPr>
          <w:hyperlink w:anchor="_Toc57656107" w:history="1">
            <w:r w:rsidR="00DD6D68" w:rsidRPr="00903DBA">
              <w:rPr>
                <w:rStyle w:val="Hyperlnk"/>
                <w:noProof/>
              </w:rPr>
              <w:t>12.1.</w:t>
            </w:r>
            <w:r w:rsidR="00DD6D68" w:rsidRPr="00903DBA">
              <w:rPr>
                <w:rFonts w:asciiTheme="minorHAnsi" w:eastAsiaTheme="minorEastAsia" w:hAnsiTheme="minorHAnsi"/>
                <w:noProof/>
                <w:color w:val="auto"/>
                <w:lang w:eastAsia="sv-SE"/>
              </w:rPr>
              <w:tab/>
            </w:r>
            <w:r w:rsidR="00DD6D68" w:rsidRPr="00903DBA">
              <w:rPr>
                <w:rStyle w:val="Hyperlnk"/>
                <w:noProof/>
              </w:rPr>
              <w:t>The Windows Mode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_Toc57656107 \h </w:instrText>
            </w:r>
            <w:r w:rsidR="00DD6D68" w:rsidRPr="00903DBA">
              <w:rPr>
                <w:noProof/>
                <w:webHidden/>
              </w:rPr>
            </w:r>
            <w:r w:rsidR="00DD6D68" w:rsidRPr="00903DBA">
              <w:rPr>
                <w:noProof/>
                <w:webHidden/>
              </w:rPr>
              <w:fldChar w:fldCharType="separate"/>
            </w:r>
            <w:r w:rsidR="00DD6D68" w:rsidRPr="00903DBA">
              <w:rPr>
                <w:noProof/>
                <w:webHidden/>
              </w:rPr>
              <w:t>269</w:t>
            </w:r>
            <w:r w:rsidR="00DD6D68" w:rsidRPr="00903DBA">
              <w:rPr>
                <w:noProof/>
                <w:webHidden/>
              </w:rPr>
              <w:fldChar w:fldCharType="end"/>
            </w:r>
          </w:hyperlink>
        </w:p>
        <w:p w14:paraId="4BCE2142" w14:textId="01D41860"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08"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_Toc57656108 \h </w:instrText>
            </w:r>
            <w:r w:rsidR="00DD6D68" w:rsidRPr="00903DBA">
              <w:rPr>
                <w:noProof/>
                <w:webHidden/>
              </w:rPr>
            </w:r>
            <w:r w:rsidR="00DD6D68" w:rsidRPr="00903DBA">
              <w:rPr>
                <w:noProof/>
                <w:webHidden/>
              </w:rPr>
              <w:fldChar w:fldCharType="separate"/>
            </w:r>
            <w:r w:rsidR="00DD6D68" w:rsidRPr="00903DBA">
              <w:rPr>
                <w:noProof/>
                <w:webHidden/>
              </w:rPr>
              <w:t>269</w:t>
            </w:r>
            <w:r w:rsidR="00DD6D68" w:rsidRPr="00903DBA">
              <w:rPr>
                <w:noProof/>
                <w:webHidden/>
              </w:rPr>
              <w:fldChar w:fldCharType="end"/>
            </w:r>
          </w:hyperlink>
        </w:p>
        <w:p w14:paraId="3DDEB1AD" w14:textId="6F85F85C"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09"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_Toc57656109 \h </w:instrText>
            </w:r>
            <w:r w:rsidR="00DD6D68" w:rsidRPr="00903DBA">
              <w:rPr>
                <w:noProof/>
                <w:webHidden/>
              </w:rPr>
            </w:r>
            <w:r w:rsidR="00DD6D68" w:rsidRPr="00903DBA">
              <w:rPr>
                <w:noProof/>
                <w:webHidden/>
              </w:rPr>
              <w:fldChar w:fldCharType="separate"/>
            </w:r>
            <w:r w:rsidR="00DD6D68" w:rsidRPr="00903DBA">
              <w:rPr>
                <w:noProof/>
                <w:webHidden/>
              </w:rPr>
              <w:t>272</w:t>
            </w:r>
            <w:r w:rsidR="00DD6D68" w:rsidRPr="00903DBA">
              <w:rPr>
                <w:noProof/>
                <w:webHidden/>
              </w:rPr>
              <w:fldChar w:fldCharType="end"/>
            </w:r>
          </w:hyperlink>
        </w:p>
        <w:p w14:paraId="23530561" w14:textId="4EC9E08D"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10"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Static Symbol</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_Toc57656110 \h </w:instrText>
            </w:r>
            <w:r w:rsidR="00DD6D68" w:rsidRPr="00903DBA">
              <w:rPr>
                <w:noProof/>
                <w:webHidden/>
              </w:rPr>
            </w:r>
            <w:r w:rsidR="00DD6D68" w:rsidRPr="00903DBA">
              <w:rPr>
                <w:noProof/>
                <w:webHidden/>
              </w:rPr>
              <w:fldChar w:fldCharType="separate"/>
            </w:r>
            <w:r w:rsidR="00DD6D68" w:rsidRPr="00903DBA">
              <w:rPr>
                <w:noProof/>
                <w:webHidden/>
              </w:rPr>
              <w:t>273</w:t>
            </w:r>
            <w:r w:rsidR="00DD6D68" w:rsidRPr="00903DBA">
              <w:rPr>
                <w:noProof/>
                <w:webHidden/>
              </w:rPr>
              <w:fldChar w:fldCharType="end"/>
            </w:r>
          </w:hyperlink>
        </w:p>
        <w:p w14:paraId="43021150" w14:textId="0964074D"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11"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Static Value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_Toc57656111 \h </w:instrText>
            </w:r>
            <w:r w:rsidR="00DD6D68" w:rsidRPr="00903DBA">
              <w:rPr>
                <w:noProof/>
                <w:webHidden/>
              </w:rPr>
            </w:r>
            <w:r w:rsidR="00DD6D68" w:rsidRPr="00903DBA">
              <w:rPr>
                <w:noProof/>
                <w:webHidden/>
              </w:rPr>
              <w:fldChar w:fldCharType="separate"/>
            </w:r>
            <w:r w:rsidR="00DD6D68" w:rsidRPr="00903DBA">
              <w:rPr>
                <w:noProof/>
                <w:webHidden/>
              </w:rPr>
              <w:t>275</w:t>
            </w:r>
            <w:r w:rsidR="00DD6D68" w:rsidRPr="00903DBA">
              <w:rPr>
                <w:noProof/>
                <w:webHidden/>
              </w:rPr>
              <w:fldChar w:fldCharType="end"/>
            </w:r>
          </w:hyperlink>
        </w:p>
        <w:p w14:paraId="415EF0F2" w14:textId="7C596342"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12" w:history="1">
            <w:r w:rsidR="00DD6D68" w:rsidRPr="00903DBA">
              <w:rPr>
                <w:rStyle w:val="Hyperlnk"/>
                <w:noProof/>
                <w:highlight w:val="white"/>
              </w:rPr>
              <w:t>12.1.3.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End</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_Toc57656112 \h </w:instrText>
            </w:r>
            <w:r w:rsidR="00DD6D68" w:rsidRPr="00903DBA">
              <w:rPr>
                <w:noProof/>
                <w:webHidden/>
              </w:rPr>
            </w:r>
            <w:r w:rsidR="00DD6D68" w:rsidRPr="00903DBA">
              <w:rPr>
                <w:noProof/>
                <w:webHidden/>
              </w:rPr>
              <w:fldChar w:fldCharType="separate"/>
            </w:r>
            <w:r w:rsidR="00DD6D68" w:rsidRPr="00903DBA">
              <w:rPr>
                <w:noProof/>
                <w:webHidden/>
              </w:rPr>
              <w:t>276</w:t>
            </w:r>
            <w:r w:rsidR="00DD6D68" w:rsidRPr="00903DBA">
              <w:rPr>
                <w:noProof/>
                <w:webHidden/>
              </w:rPr>
              <w:fldChar w:fldCharType="end"/>
            </w:r>
          </w:hyperlink>
        </w:p>
        <w:p w14:paraId="724E474E" w14:textId="4A709C0B"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13" w:history="1">
            <w:r w:rsidR="00DD6D68" w:rsidRPr="00903DBA">
              <w:rPr>
                <w:rStyle w:val="Hyperlnk"/>
                <w:noProof/>
                <w:highlight w:val="white"/>
              </w:rPr>
              <w:t>12.1.4.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Target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_Toc57656113 \h </w:instrText>
            </w:r>
            <w:r w:rsidR="00DD6D68" w:rsidRPr="00903DBA">
              <w:rPr>
                <w:noProof/>
                <w:webHidden/>
              </w:rPr>
            </w:r>
            <w:r w:rsidR="00DD6D68" w:rsidRPr="00903DBA">
              <w:rPr>
                <w:noProof/>
                <w:webHidden/>
              </w:rPr>
              <w:fldChar w:fldCharType="separate"/>
            </w:r>
            <w:r w:rsidR="00DD6D68" w:rsidRPr="00903DBA">
              <w:rPr>
                <w:noProof/>
                <w:webHidden/>
              </w:rPr>
              <w:t>276</w:t>
            </w:r>
            <w:r w:rsidR="00DD6D68" w:rsidRPr="00903DBA">
              <w:rPr>
                <w:noProof/>
                <w:webHidden/>
              </w:rPr>
              <w:fldChar w:fldCharType="end"/>
            </w:r>
          </w:hyperlink>
        </w:p>
        <w:p w14:paraId="401281E8" w14:textId="50B26C3B"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14" w:history="1">
            <w:r w:rsidR="00DD6D68" w:rsidRPr="00903DBA">
              <w:rPr>
                <w:rStyle w:val="Hyperlnk"/>
                <w:noProof/>
                <w:highlight w:val="white"/>
              </w:rPr>
              <w:t>12.1.5.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Exit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_Toc57656114 \h </w:instrText>
            </w:r>
            <w:r w:rsidR="00DD6D68" w:rsidRPr="00903DBA">
              <w:rPr>
                <w:noProof/>
                <w:webHidden/>
              </w:rPr>
            </w:r>
            <w:r w:rsidR="00DD6D68" w:rsidRPr="00903DBA">
              <w:rPr>
                <w:noProof/>
                <w:webHidden/>
              </w:rPr>
              <w:fldChar w:fldCharType="separate"/>
            </w:r>
            <w:r w:rsidR="00DD6D68" w:rsidRPr="00903DBA">
              <w:rPr>
                <w:noProof/>
                <w:webHidden/>
              </w:rPr>
              <w:t>277</w:t>
            </w:r>
            <w:r w:rsidR="00DD6D68" w:rsidRPr="00903DBA">
              <w:rPr>
                <w:noProof/>
                <w:webHidden/>
              </w:rPr>
              <w:fldChar w:fldCharType="end"/>
            </w:r>
          </w:hyperlink>
        </w:p>
        <w:p w14:paraId="210E83D0" w14:textId="6767E550"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15" w:history="1">
            <w:r w:rsidR="00DD6D68" w:rsidRPr="00903DBA">
              <w:rPr>
                <w:rStyle w:val="Hyperlnk"/>
                <w:noProof/>
                <w:highlight w:val="white"/>
              </w:rPr>
              <w:t>12.1.6.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_Toc57656115 \h </w:instrText>
            </w:r>
            <w:r w:rsidR="00DD6D68" w:rsidRPr="00903DBA">
              <w:rPr>
                <w:noProof/>
                <w:webHidden/>
              </w:rPr>
            </w:r>
            <w:r w:rsidR="00DD6D68" w:rsidRPr="00903DBA">
              <w:rPr>
                <w:noProof/>
                <w:webHidden/>
              </w:rPr>
              <w:fldChar w:fldCharType="separate"/>
            </w:r>
            <w:r w:rsidR="00DD6D68" w:rsidRPr="00903DBA">
              <w:rPr>
                <w:noProof/>
                <w:webHidden/>
              </w:rPr>
              <w:t>277</w:t>
            </w:r>
            <w:r w:rsidR="00DD6D68" w:rsidRPr="00903DBA">
              <w:rPr>
                <w:noProof/>
                <w:webHidden/>
              </w:rPr>
              <w:fldChar w:fldCharType="end"/>
            </w:r>
          </w:hyperlink>
        </w:p>
        <w:p w14:paraId="44E396EF" w14:textId="292BACCB"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16" w:history="1">
            <w:r w:rsidR="00DD6D68" w:rsidRPr="00903DBA">
              <w:rPr>
                <w:rStyle w:val="Hyperlnk"/>
                <w:noProof/>
                <w:highlight w:val="white"/>
              </w:rPr>
              <w:t>12.1.7.</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Command Line Arguments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_Toc57656116 \h </w:instrText>
            </w:r>
            <w:r w:rsidR="00DD6D68" w:rsidRPr="00903DBA">
              <w:rPr>
                <w:noProof/>
                <w:webHidden/>
              </w:rPr>
            </w:r>
            <w:r w:rsidR="00DD6D68" w:rsidRPr="00903DBA">
              <w:rPr>
                <w:noProof/>
                <w:webHidden/>
              </w:rPr>
              <w:fldChar w:fldCharType="separate"/>
            </w:r>
            <w:r w:rsidR="00DD6D68" w:rsidRPr="00903DBA">
              <w:rPr>
                <w:noProof/>
                <w:webHidden/>
              </w:rPr>
              <w:t>278</w:t>
            </w:r>
            <w:r w:rsidR="00DD6D68" w:rsidRPr="00903DBA">
              <w:rPr>
                <w:noProof/>
                <w:webHidden/>
              </w:rPr>
              <w:fldChar w:fldCharType="end"/>
            </w:r>
          </w:hyperlink>
        </w:p>
        <w:p w14:paraId="6A221687" w14:textId="4CCE759C"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17"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Windows Jump Info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_Toc57656117 \h </w:instrText>
            </w:r>
            <w:r w:rsidR="00DD6D68" w:rsidRPr="00903DBA">
              <w:rPr>
                <w:noProof/>
                <w:webHidden/>
              </w:rPr>
            </w:r>
            <w:r w:rsidR="00DD6D68" w:rsidRPr="00903DBA">
              <w:rPr>
                <w:noProof/>
                <w:webHidden/>
              </w:rPr>
              <w:fldChar w:fldCharType="separate"/>
            </w:r>
            <w:r w:rsidR="00DD6D68" w:rsidRPr="00903DBA">
              <w:rPr>
                <w:noProof/>
                <w:webHidden/>
              </w:rPr>
              <w:t>283</w:t>
            </w:r>
            <w:r w:rsidR="00DD6D68" w:rsidRPr="00903DBA">
              <w:rPr>
                <w:noProof/>
                <w:webHidden/>
              </w:rPr>
              <w:fldChar w:fldCharType="end"/>
            </w:r>
          </w:hyperlink>
        </w:p>
        <w:p w14:paraId="38C732BA" w14:textId="0F02E053"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18"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Windows Byte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_Toc57656118 \h </w:instrText>
            </w:r>
            <w:r w:rsidR="00DD6D68" w:rsidRPr="00903DBA">
              <w:rPr>
                <w:noProof/>
                <w:webHidden/>
              </w:rPr>
            </w:r>
            <w:r w:rsidR="00DD6D68" w:rsidRPr="00903DBA">
              <w:rPr>
                <w:noProof/>
                <w:webHidden/>
              </w:rPr>
              <w:fldChar w:fldCharType="separate"/>
            </w:r>
            <w:r w:rsidR="00DD6D68" w:rsidRPr="00903DBA">
              <w:rPr>
                <w:noProof/>
                <w:webHidden/>
              </w:rPr>
              <w:t>286</w:t>
            </w:r>
            <w:r w:rsidR="00DD6D68" w:rsidRPr="00903DBA">
              <w:rPr>
                <w:noProof/>
                <w:webHidden/>
              </w:rPr>
              <w:fldChar w:fldCharType="end"/>
            </w:r>
          </w:hyperlink>
        </w:p>
        <w:p w14:paraId="4CF1E2CF" w14:textId="272EE18C"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19" w:history="1">
            <w:r w:rsidR="00DD6D68" w:rsidRPr="00903DBA">
              <w:rPr>
                <w:rStyle w:val="Hyperlnk"/>
                <w:noProof/>
                <w:highlight w:val="white"/>
              </w:rPr>
              <w:t>12.1.3.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Byte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_Toc57656119 \h </w:instrText>
            </w:r>
            <w:r w:rsidR="00DD6D68" w:rsidRPr="00903DBA">
              <w:rPr>
                <w:noProof/>
                <w:webHidden/>
              </w:rPr>
            </w:r>
            <w:r w:rsidR="00DD6D68" w:rsidRPr="00903DBA">
              <w:rPr>
                <w:noProof/>
                <w:webHidden/>
              </w:rPr>
              <w:fldChar w:fldCharType="separate"/>
            </w:r>
            <w:r w:rsidR="00DD6D68" w:rsidRPr="00903DBA">
              <w:rPr>
                <w:noProof/>
                <w:webHidden/>
              </w:rPr>
              <w:t>287</w:t>
            </w:r>
            <w:r w:rsidR="00DD6D68" w:rsidRPr="00903DBA">
              <w:rPr>
                <w:noProof/>
                <w:webHidden/>
              </w:rPr>
              <w:fldChar w:fldCharType="end"/>
            </w:r>
          </w:hyperlink>
        </w:p>
        <w:p w14:paraId="769705D9" w14:textId="5E7A520F" w:rsidR="00DD6D68" w:rsidRPr="00903DBA" w:rsidRDefault="000B4F2B">
          <w:pPr>
            <w:pStyle w:val="Innehll2"/>
            <w:tabs>
              <w:tab w:val="left" w:pos="1100"/>
              <w:tab w:val="right" w:leader="dot" w:pos="9350"/>
            </w:tabs>
            <w:rPr>
              <w:rFonts w:asciiTheme="minorHAnsi" w:eastAsiaTheme="minorEastAsia" w:hAnsiTheme="minorHAnsi"/>
              <w:noProof/>
              <w:color w:val="auto"/>
              <w:lang w:eastAsia="sv-SE"/>
            </w:rPr>
          </w:pPr>
          <w:hyperlink w:anchor="_Toc57656120" w:history="1">
            <w:r w:rsidR="00DD6D68" w:rsidRPr="00903DBA">
              <w:rPr>
                <w:rStyle w:val="Hyperlnk"/>
                <w:noProof/>
              </w:rPr>
              <w:t>12.2.</w:t>
            </w:r>
            <w:r w:rsidR="00DD6D68" w:rsidRPr="00903DBA">
              <w:rPr>
                <w:rFonts w:asciiTheme="minorHAnsi" w:eastAsiaTheme="minorEastAsia" w:hAnsiTheme="minorHAnsi"/>
                <w:noProof/>
                <w:color w:val="auto"/>
                <w:lang w:eastAsia="sv-SE"/>
              </w:rPr>
              <w:tab/>
            </w:r>
            <w:r w:rsidR="00DD6D68" w:rsidRPr="00903DBA">
              <w:rPr>
                <w:rStyle w:val="Hyperlnk"/>
                <w:noProof/>
              </w:rPr>
              <w:t>Linking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_Toc57656120 \h </w:instrText>
            </w:r>
            <w:r w:rsidR="00DD6D68" w:rsidRPr="00903DBA">
              <w:rPr>
                <w:noProof/>
                <w:webHidden/>
              </w:rPr>
            </w:r>
            <w:r w:rsidR="00DD6D68" w:rsidRPr="00903DBA">
              <w:rPr>
                <w:noProof/>
                <w:webHidden/>
              </w:rPr>
              <w:fldChar w:fldCharType="separate"/>
            </w:r>
            <w:r w:rsidR="00DD6D68" w:rsidRPr="00903DBA">
              <w:rPr>
                <w:noProof/>
                <w:webHidden/>
              </w:rPr>
              <w:t>294</w:t>
            </w:r>
            <w:r w:rsidR="00DD6D68" w:rsidRPr="00903DBA">
              <w:rPr>
                <w:noProof/>
                <w:webHidden/>
              </w:rPr>
              <w:fldChar w:fldCharType="end"/>
            </w:r>
          </w:hyperlink>
        </w:p>
        <w:p w14:paraId="1AC85031" w14:textId="3D754421"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21" w:history="1">
            <w:r w:rsidR="00DD6D68" w:rsidRPr="00903DBA">
              <w:rPr>
                <w:rStyle w:val="Hyperlnk"/>
                <w:noProof/>
              </w:rPr>
              <w:t>12.2.1.</w:t>
            </w:r>
            <w:r w:rsidR="00DD6D68" w:rsidRPr="00903DBA">
              <w:rPr>
                <w:rFonts w:asciiTheme="minorHAnsi" w:eastAsiaTheme="minorEastAsia" w:hAnsiTheme="minorHAnsi"/>
                <w:noProof/>
                <w:color w:val="auto"/>
                <w:lang w:eastAsia="sv-SE"/>
              </w:rPr>
              <w:tab/>
            </w:r>
            <w:r w:rsidR="00DD6D68" w:rsidRPr="00903DBA">
              <w:rPr>
                <w:rStyle w:val="Hyperlnk"/>
                <w:noProof/>
              </w:rPr>
              <w:t>The Linker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_Toc57656121 \h </w:instrText>
            </w:r>
            <w:r w:rsidR="00DD6D68" w:rsidRPr="00903DBA">
              <w:rPr>
                <w:noProof/>
                <w:webHidden/>
              </w:rPr>
            </w:r>
            <w:r w:rsidR="00DD6D68" w:rsidRPr="00903DBA">
              <w:rPr>
                <w:noProof/>
                <w:webHidden/>
              </w:rPr>
              <w:fldChar w:fldCharType="separate"/>
            </w:r>
            <w:r w:rsidR="00DD6D68" w:rsidRPr="00903DBA">
              <w:rPr>
                <w:noProof/>
                <w:webHidden/>
              </w:rPr>
              <w:t>295</w:t>
            </w:r>
            <w:r w:rsidR="00DD6D68" w:rsidRPr="00903DBA">
              <w:rPr>
                <w:noProof/>
                <w:webHidden/>
              </w:rPr>
              <w:fldChar w:fldCharType="end"/>
            </w:r>
          </w:hyperlink>
        </w:p>
        <w:p w14:paraId="11B9331B" w14:textId="7B9E26A4" w:rsidR="00DD6D68" w:rsidRPr="00903DBA" w:rsidRDefault="000B4F2B">
          <w:pPr>
            <w:pStyle w:val="Innehll1"/>
            <w:rPr>
              <w:rFonts w:asciiTheme="minorHAnsi" w:eastAsiaTheme="minorEastAsia" w:hAnsiTheme="minorHAnsi"/>
              <w:noProof/>
              <w:color w:val="auto"/>
              <w:lang w:eastAsia="sv-SE"/>
            </w:rPr>
          </w:pPr>
          <w:hyperlink w:anchor="_Toc57656122" w:history="1">
            <w:r w:rsidR="00DD6D68" w:rsidRPr="00903DBA">
              <w:rPr>
                <w:rStyle w:val="Hyperlnk"/>
                <w:noProof/>
              </w:rPr>
              <w:t>13.</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_Toc57656122 \h </w:instrText>
            </w:r>
            <w:r w:rsidR="00DD6D68" w:rsidRPr="00903DBA">
              <w:rPr>
                <w:noProof/>
                <w:webHidden/>
              </w:rPr>
            </w:r>
            <w:r w:rsidR="00DD6D68" w:rsidRPr="00903DBA">
              <w:rPr>
                <w:noProof/>
                <w:webHidden/>
              </w:rPr>
              <w:fldChar w:fldCharType="separate"/>
            </w:r>
            <w:r w:rsidR="00DD6D68" w:rsidRPr="00903DBA">
              <w:rPr>
                <w:noProof/>
                <w:webHidden/>
              </w:rPr>
              <w:t>301</w:t>
            </w:r>
            <w:r w:rsidR="00DD6D68" w:rsidRPr="00903DBA">
              <w:rPr>
                <w:noProof/>
                <w:webHidden/>
              </w:rPr>
              <w:fldChar w:fldCharType="end"/>
            </w:r>
          </w:hyperlink>
        </w:p>
        <w:p w14:paraId="08EA5B58" w14:textId="35B28D18" w:rsidR="00DD6D68" w:rsidRPr="00903DBA" w:rsidRDefault="000B4F2B">
          <w:pPr>
            <w:pStyle w:val="Innehll2"/>
            <w:tabs>
              <w:tab w:val="left" w:pos="1100"/>
              <w:tab w:val="right" w:leader="dot" w:pos="9350"/>
            </w:tabs>
            <w:rPr>
              <w:rFonts w:asciiTheme="minorHAnsi" w:eastAsiaTheme="minorEastAsia" w:hAnsiTheme="minorHAnsi"/>
              <w:noProof/>
              <w:color w:val="auto"/>
              <w:lang w:eastAsia="sv-SE"/>
            </w:rPr>
          </w:pPr>
          <w:hyperlink w:anchor="_Toc57656123" w:history="1">
            <w:r w:rsidR="00DD6D68" w:rsidRPr="00903DBA">
              <w:rPr>
                <w:rStyle w:val="Hyperlnk"/>
                <w:noProof/>
              </w:rPr>
              <w:t>13.1.</w:t>
            </w:r>
            <w:r w:rsidR="00DD6D68" w:rsidRPr="00903DBA">
              <w:rPr>
                <w:rFonts w:asciiTheme="minorHAnsi" w:eastAsiaTheme="minorEastAsia" w:hAnsiTheme="minorHAnsi"/>
                <w:noProof/>
                <w:color w:val="auto"/>
                <w:lang w:eastAsia="sv-SE"/>
              </w:rPr>
              <w:tab/>
            </w:r>
            <w:r w:rsidR="00DD6D68" w:rsidRPr="00903DBA">
              <w:rPr>
                <w:rStyle w:val="Hyperlnk"/>
                <w:noProof/>
              </w:rPr>
              <w:t>Integral and Floating Limits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_Toc57656123 \h </w:instrText>
            </w:r>
            <w:r w:rsidR="00DD6D68" w:rsidRPr="00903DBA">
              <w:rPr>
                <w:noProof/>
                <w:webHidden/>
              </w:rPr>
            </w:r>
            <w:r w:rsidR="00DD6D68" w:rsidRPr="00903DBA">
              <w:rPr>
                <w:noProof/>
                <w:webHidden/>
              </w:rPr>
              <w:fldChar w:fldCharType="separate"/>
            </w:r>
            <w:r w:rsidR="00DD6D68" w:rsidRPr="00903DBA">
              <w:rPr>
                <w:noProof/>
                <w:webHidden/>
              </w:rPr>
              <w:t>301</w:t>
            </w:r>
            <w:r w:rsidR="00DD6D68" w:rsidRPr="00903DBA">
              <w:rPr>
                <w:noProof/>
                <w:webHidden/>
              </w:rPr>
              <w:fldChar w:fldCharType="end"/>
            </w:r>
          </w:hyperlink>
        </w:p>
        <w:p w14:paraId="21BEEBDA" w14:textId="79510818" w:rsidR="00DD6D68" w:rsidRPr="00903DBA" w:rsidRDefault="000B4F2B">
          <w:pPr>
            <w:pStyle w:val="Innehll2"/>
            <w:tabs>
              <w:tab w:val="left" w:pos="1100"/>
              <w:tab w:val="right" w:leader="dot" w:pos="9350"/>
            </w:tabs>
            <w:rPr>
              <w:rFonts w:asciiTheme="minorHAnsi" w:eastAsiaTheme="minorEastAsia" w:hAnsiTheme="minorHAnsi"/>
              <w:noProof/>
              <w:color w:val="auto"/>
              <w:lang w:eastAsia="sv-SE"/>
            </w:rPr>
          </w:pPr>
          <w:hyperlink w:anchor="_Toc57656124" w:history="1">
            <w:r w:rsidR="00DD6D68" w:rsidRPr="00903DBA">
              <w:rPr>
                <w:rStyle w:val="Hyperlnk"/>
                <w:noProof/>
              </w:rPr>
              <w:t>13.2.</w:t>
            </w:r>
            <w:r w:rsidR="00DD6D68" w:rsidRPr="00903DBA">
              <w:rPr>
                <w:rFonts w:asciiTheme="minorHAnsi" w:eastAsiaTheme="minorEastAsia" w:hAnsiTheme="minorHAnsi"/>
                <w:noProof/>
                <w:color w:val="auto"/>
                <w:lang w:eastAsia="sv-SE"/>
              </w:rPr>
              <w:tab/>
            </w:r>
            <w:r w:rsidR="00DD6D68" w:rsidRPr="00903DBA">
              <w:rPr>
                <w:rStyle w:val="Hyperlnk"/>
                <w:noProof/>
              </w:rPr>
              <w:t>The assert Macro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_Toc57656124 \h </w:instrText>
            </w:r>
            <w:r w:rsidR="00DD6D68" w:rsidRPr="00903DBA">
              <w:rPr>
                <w:noProof/>
                <w:webHidden/>
              </w:rPr>
            </w:r>
            <w:r w:rsidR="00DD6D68" w:rsidRPr="00903DBA">
              <w:rPr>
                <w:noProof/>
                <w:webHidden/>
              </w:rPr>
              <w:fldChar w:fldCharType="separate"/>
            </w:r>
            <w:r w:rsidR="00DD6D68" w:rsidRPr="00903DBA">
              <w:rPr>
                <w:noProof/>
                <w:webHidden/>
              </w:rPr>
              <w:t>302</w:t>
            </w:r>
            <w:r w:rsidR="00DD6D68" w:rsidRPr="00903DBA">
              <w:rPr>
                <w:noProof/>
                <w:webHidden/>
              </w:rPr>
              <w:fldChar w:fldCharType="end"/>
            </w:r>
          </w:hyperlink>
        </w:p>
        <w:p w14:paraId="346ADC78" w14:textId="43B99F09" w:rsidR="00DD6D68" w:rsidRPr="00903DBA" w:rsidRDefault="000B4F2B">
          <w:pPr>
            <w:pStyle w:val="Innehll2"/>
            <w:tabs>
              <w:tab w:val="left" w:pos="1100"/>
              <w:tab w:val="right" w:leader="dot" w:pos="9350"/>
            </w:tabs>
            <w:rPr>
              <w:rFonts w:asciiTheme="minorHAnsi" w:eastAsiaTheme="minorEastAsia" w:hAnsiTheme="minorHAnsi"/>
              <w:noProof/>
              <w:color w:val="auto"/>
              <w:lang w:eastAsia="sv-SE"/>
            </w:rPr>
          </w:pPr>
          <w:hyperlink w:anchor="_Toc57656125" w:history="1">
            <w:r w:rsidR="00DD6D68" w:rsidRPr="00903DBA">
              <w:rPr>
                <w:rStyle w:val="Hyperlnk"/>
                <w:noProof/>
              </w:rPr>
              <w:t>13.3.</w:t>
            </w:r>
            <w:r w:rsidR="00DD6D68" w:rsidRPr="00903DBA">
              <w:rPr>
                <w:rFonts w:asciiTheme="minorHAnsi" w:eastAsiaTheme="minorEastAsia" w:hAnsiTheme="minorHAnsi"/>
                <w:noProof/>
                <w:color w:val="auto"/>
                <w:lang w:eastAsia="sv-SE"/>
              </w:rPr>
              <w:tab/>
            </w:r>
            <w:r w:rsidR="00DD6D68" w:rsidRPr="00903DBA">
              <w:rPr>
                <w:rStyle w:val="Hyperlnk"/>
                <w:noProof/>
              </w:rPr>
              <w:t>Locale Data</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_Toc57656125 \h </w:instrText>
            </w:r>
            <w:r w:rsidR="00DD6D68" w:rsidRPr="00903DBA">
              <w:rPr>
                <w:noProof/>
                <w:webHidden/>
              </w:rPr>
            </w:r>
            <w:r w:rsidR="00DD6D68" w:rsidRPr="00903DBA">
              <w:rPr>
                <w:noProof/>
                <w:webHidden/>
              </w:rPr>
              <w:fldChar w:fldCharType="separate"/>
            </w:r>
            <w:r w:rsidR="00DD6D68" w:rsidRPr="00903DBA">
              <w:rPr>
                <w:noProof/>
                <w:webHidden/>
              </w:rPr>
              <w:t>302</w:t>
            </w:r>
            <w:r w:rsidR="00DD6D68" w:rsidRPr="00903DBA">
              <w:rPr>
                <w:noProof/>
                <w:webHidden/>
              </w:rPr>
              <w:fldChar w:fldCharType="end"/>
            </w:r>
          </w:hyperlink>
        </w:p>
        <w:p w14:paraId="0298AC02" w14:textId="48BDA3B5" w:rsidR="00DD6D68" w:rsidRPr="00903DBA" w:rsidRDefault="000B4F2B">
          <w:pPr>
            <w:pStyle w:val="Innehll2"/>
            <w:tabs>
              <w:tab w:val="left" w:pos="1100"/>
              <w:tab w:val="right" w:leader="dot" w:pos="9350"/>
            </w:tabs>
            <w:rPr>
              <w:rFonts w:asciiTheme="minorHAnsi" w:eastAsiaTheme="minorEastAsia" w:hAnsiTheme="minorHAnsi"/>
              <w:noProof/>
              <w:color w:val="auto"/>
              <w:lang w:eastAsia="sv-SE"/>
            </w:rPr>
          </w:pPr>
          <w:hyperlink w:anchor="_Toc57656126" w:history="1">
            <w:r w:rsidR="00DD6D68" w:rsidRPr="00903DBA">
              <w:rPr>
                <w:rStyle w:val="Hyperlnk"/>
                <w:noProof/>
              </w:rPr>
              <w:t>13.4.</w:t>
            </w:r>
            <w:r w:rsidR="00DD6D68" w:rsidRPr="00903DBA">
              <w:rPr>
                <w:rFonts w:asciiTheme="minorHAnsi" w:eastAsiaTheme="minorEastAsia" w:hAnsiTheme="minorHAnsi"/>
                <w:noProof/>
                <w:color w:val="auto"/>
                <w:lang w:eastAsia="sv-SE"/>
              </w:rPr>
              <w:tab/>
            </w:r>
            <w:r w:rsidR="00DD6D68" w:rsidRPr="00903DBA">
              <w:rPr>
                <w:rStyle w:val="Hyperlnk"/>
                <w:noProof/>
              </w:rPr>
              <w:t>Character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_Toc57656126 \h </w:instrText>
            </w:r>
            <w:r w:rsidR="00DD6D68" w:rsidRPr="00903DBA">
              <w:rPr>
                <w:noProof/>
                <w:webHidden/>
              </w:rPr>
            </w:r>
            <w:r w:rsidR="00DD6D68" w:rsidRPr="00903DBA">
              <w:rPr>
                <w:noProof/>
                <w:webHidden/>
              </w:rPr>
              <w:fldChar w:fldCharType="separate"/>
            </w:r>
            <w:r w:rsidR="00DD6D68" w:rsidRPr="00903DBA">
              <w:rPr>
                <w:noProof/>
                <w:webHidden/>
              </w:rPr>
              <w:t>305</w:t>
            </w:r>
            <w:r w:rsidR="00DD6D68" w:rsidRPr="00903DBA">
              <w:rPr>
                <w:noProof/>
                <w:webHidden/>
              </w:rPr>
              <w:fldChar w:fldCharType="end"/>
            </w:r>
          </w:hyperlink>
        </w:p>
        <w:p w14:paraId="360B75FC" w14:textId="55EEDD01" w:rsidR="00DD6D68" w:rsidRPr="00903DBA" w:rsidRDefault="000B4F2B">
          <w:pPr>
            <w:pStyle w:val="Innehll2"/>
            <w:tabs>
              <w:tab w:val="left" w:pos="1100"/>
              <w:tab w:val="right" w:leader="dot" w:pos="9350"/>
            </w:tabs>
            <w:rPr>
              <w:rFonts w:asciiTheme="minorHAnsi" w:eastAsiaTheme="minorEastAsia" w:hAnsiTheme="minorHAnsi"/>
              <w:noProof/>
              <w:color w:val="auto"/>
              <w:lang w:eastAsia="sv-SE"/>
            </w:rPr>
          </w:pPr>
          <w:hyperlink w:anchor="_Toc57656127" w:history="1">
            <w:r w:rsidR="00DD6D68" w:rsidRPr="00903DBA">
              <w:rPr>
                <w:rStyle w:val="Hyperlnk"/>
                <w:noProof/>
              </w:rPr>
              <w:t>13.5.</w:t>
            </w:r>
            <w:r w:rsidR="00DD6D68" w:rsidRPr="00903DBA">
              <w:rPr>
                <w:rFonts w:asciiTheme="minorHAnsi" w:eastAsiaTheme="minorEastAsia" w:hAnsiTheme="minorHAnsi"/>
                <w:noProof/>
                <w:color w:val="auto"/>
                <w:lang w:eastAsia="sv-SE"/>
              </w:rPr>
              <w:tab/>
            </w:r>
            <w:r w:rsidR="00DD6D68" w:rsidRPr="00903DBA">
              <w:rPr>
                <w:rStyle w:val="Hyperlnk"/>
                <w:noProof/>
              </w:rPr>
              <w:t>Strings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_Toc57656127 \h </w:instrText>
            </w:r>
            <w:r w:rsidR="00DD6D68" w:rsidRPr="00903DBA">
              <w:rPr>
                <w:noProof/>
                <w:webHidden/>
              </w:rPr>
            </w:r>
            <w:r w:rsidR="00DD6D68" w:rsidRPr="00903DBA">
              <w:rPr>
                <w:noProof/>
                <w:webHidden/>
              </w:rPr>
              <w:fldChar w:fldCharType="separate"/>
            </w:r>
            <w:r w:rsidR="00DD6D68" w:rsidRPr="00903DBA">
              <w:rPr>
                <w:noProof/>
                <w:webHidden/>
              </w:rPr>
              <w:t>308</w:t>
            </w:r>
            <w:r w:rsidR="00DD6D68" w:rsidRPr="00903DBA">
              <w:rPr>
                <w:noProof/>
                <w:webHidden/>
              </w:rPr>
              <w:fldChar w:fldCharType="end"/>
            </w:r>
          </w:hyperlink>
        </w:p>
        <w:p w14:paraId="70BA134C" w14:textId="3576BCD9" w:rsidR="00DD6D68" w:rsidRPr="00903DBA" w:rsidRDefault="000B4F2B">
          <w:pPr>
            <w:pStyle w:val="Innehll2"/>
            <w:tabs>
              <w:tab w:val="left" w:pos="1100"/>
              <w:tab w:val="right" w:leader="dot" w:pos="9350"/>
            </w:tabs>
            <w:rPr>
              <w:rFonts w:asciiTheme="minorHAnsi" w:eastAsiaTheme="minorEastAsia" w:hAnsiTheme="minorHAnsi"/>
              <w:noProof/>
              <w:color w:val="auto"/>
              <w:lang w:eastAsia="sv-SE"/>
            </w:rPr>
          </w:pPr>
          <w:hyperlink w:anchor="_Toc57656128" w:history="1">
            <w:r w:rsidR="00DD6D68" w:rsidRPr="00903DBA">
              <w:rPr>
                <w:rStyle w:val="Hyperlnk"/>
                <w:noProof/>
              </w:rPr>
              <w:t>13.6.</w:t>
            </w:r>
            <w:r w:rsidR="00DD6D68" w:rsidRPr="00903DBA">
              <w:rPr>
                <w:rFonts w:asciiTheme="minorHAnsi" w:eastAsiaTheme="minorEastAsia" w:hAnsiTheme="minorHAnsi"/>
                <w:noProof/>
                <w:color w:val="auto"/>
                <w:lang w:eastAsia="sv-SE"/>
              </w:rPr>
              <w:tab/>
            </w:r>
            <w:r w:rsidR="00DD6D68" w:rsidRPr="00903DBA">
              <w:rPr>
                <w:rStyle w:val="Hyperlnk"/>
                <w:noProof/>
              </w:rPr>
              <w:t>Long Jumps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_Toc57656128 \h </w:instrText>
            </w:r>
            <w:r w:rsidR="00DD6D68" w:rsidRPr="00903DBA">
              <w:rPr>
                <w:noProof/>
                <w:webHidden/>
              </w:rPr>
            </w:r>
            <w:r w:rsidR="00DD6D68" w:rsidRPr="00903DBA">
              <w:rPr>
                <w:noProof/>
                <w:webHidden/>
              </w:rPr>
              <w:fldChar w:fldCharType="separate"/>
            </w:r>
            <w:r w:rsidR="00DD6D68" w:rsidRPr="00903DBA">
              <w:rPr>
                <w:noProof/>
                <w:webHidden/>
              </w:rPr>
              <w:t>314</w:t>
            </w:r>
            <w:r w:rsidR="00DD6D68" w:rsidRPr="00903DBA">
              <w:rPr>
                <w:noProof/>
                <w:webHidden/>
              </w:rPr>
              <w:fldChar w:fldCharType="end"/>
            </w:r>
          </w:hyperlink>
        </w:p>
        <w:p w14:paraId="2D8337C8" w14:textId="2E08D7E3" w:rsidR="00DD6D68" w:rsidRPr="00903DBA" w:rsidRDefault="000B4F2B">
          <w:pPr>
            <w:pStyle w:val="Innehll2"/>
            <w:tabs>
              <w:tab w:val="left" w:pos="1100"/>
              <w:tab w:val="right" w:leader="dot" w:pos="9350"/>
            </w:tabs>
            <w:rPr>
              <w:rFonts w:asciiTheme="minorHAnsi" w:eastAsiaTheme="minorEastAsia" w:hAnsiTheme="minorHAnsi"/>
              <w:noProof/>
              <w:color w:val="auto"/>
              <w:lang w:eastAsia="sv-SE"/>
            </w:rPr>
          </w:pPr>
          <w:hyperlink w:anchor="_Toc57656129" w:history="1">
            <w:r w:rsidR="00DD6D68" w:rsidRPr="00903DBA">
              <w:rPr>
                <w:rStyle w:val="Hyperlnk"/>
                <w:noProof/>
              </w:rPr>
              <w:t>13.7.</w:t>
            </w:r>
            <w:r w:rsidR="00DD6D68" w:rsidRPr="00903DBA">
              <w:rPr>
                <w:rFonts w:asciiTheme="minorHAnsi" w:eastAsiaTheme="minorEastAsia" w:hAnsiTheme="minorHAnsi"/>
                <w:noProof/>
                <w:color w:val="auto"/>
                <w:lang w:eastAsia="sv-SE"/>
              </w:rPr>
              <w:tab/>
            </w:r>
            <w:r w:rsidR="00DD6D68" w:rsidRPr="00903DBA">
              <w:rPr>
                <w:rStyle w:val="Hyperlnk"/>
                <w:noProof/>
              </w:rPr>
              <w:t>Mathematical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_Toc57656129 \h </w:instrText>
            </w:r>
            <w:r w:rsidR="00DD6D68" w:rsidRPr="00903DBA">
              <w:rPr>
                <w:noProof/>
                <w:webHidden/>
              </w:rPr>
            </w:r>
            <w:r w:rsidR="00DD6D68" w:rsidRPr="00903DBA">
              <w:rPr>
                <w:noProof/>
                <w:webHidden/>
              </w:rPr>
              <w:fldChar w:fldCharType="separate"/>
            </w:r>
            <w:r w:rsidR="00DD6D68" w:rsidRPr="00903DBA">
              <w:rPr>
                <w:noProof/>
                <w:webHidden/>
              </w:rPr>
              <w:t>316</w:t>
            </w:r>
            <w:r w:rsidR="00DD6D68" w:rsidRPr="00903DBA">
              <w:rPr>
                <w:noProof/>
                <w:webHidden/>
              </w:rPr>
              <w:fldChar w:fldCharType="end"/>
            </w:r>
          </w:hyperlink>
        </w:p>
        <w:p w14:paraId="1DFFC029" w14:textId="649230E7"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30"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Exponent and Logarithm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_Toc57656130 \h </w:instrText>
            </w:r>
            <w:r w:rsidR="00DD6D68" w:rsidRPr="00903DBA">
              <w:rPr>
                <w:noProof/>
                <w:webHidden/>
              </w:rPr>
            </w:r>
            <w:r w:rsidR="00DD6D68" w:rsidRPr="00903DBA">
              <w:rPr>
                <w:noProof/>
                <w:webHidden/>
              </w:rPr>
              <w:fldChar w:fldCharType="separate"/>
            </w:r>
            <w:r w:rsidR="00DD6D68" w:rsidRPr="00903DBA">
              <w:rPr>
                <w:noProof/>
                <w:webHidden/>
              </w:rPr>
              <w:t>317</w:t>
            </w:r>
            <w:r w:rsidR="00DD6D68" w:rsidRPr="00903DBA">
              <w:rPr>
                <w:noProof/>
                <w:webHidden/>
              </w:rPr>
              <w:fldChar w:fldCharType="end"/>
            </w:r>
          </w:hyperlink>
        </w:p>
        <w:p w14:paraId="777BA9D3" w14:textId="080015EE"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31" w:history="1">
            <w:r w:rsidR="00DD6D68" w:rsidRPr="00903DBA">
              <w:rPr>
                <w:rStyle w:val="Hyperlnk"/>
                <w:noProof/>
                <w:highlight w:val="white"/>
              </w:rPr>
              <w:t>13.7.2.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Power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_Toc57656131 \h </w:instrText>
            </w:r>
            <w:r w:rsidR="00DD6D68" w:rsidRPr="00903DBA">
              <w:rPr>
                <w:noProof/>
                <w:webHidden/>
              </w:rPr>
            </w:r>
            <w:r w:rsidR="00DD6D68" w:rsidRPr="00903DBA">
              <w:rPr>
                <w:noProof/>
                <w:webHidden/>
              </w:rPr>
              <w:fldChar w:fldCharType="separate"/>
            </w:r>
            <w:r w:rsidR="00DD6D68" w:rsidRPr="00903DBA">
              <w:rPr>
                <w:noProof/>
                <w:webHidden/>
              </w:rPr>
              <w:t>319</w:t>
            </w:r>
            <w:r w:rsidR="00DD6D68" w:rsidRPr="00903DBA">
              <w:rPr>
                <w:noProof/>
                <w:webHidden/>
              </w:rPr>
              <w:fldChar w:fldCharType="end"/>
            </w:r>
          </w:hyperlink>
        </w:p>
        <w:p w14:paraId="5E2F080D" w14:textId="2A497E85"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32"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Square Root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_Toc57656132 \h </w:instrText>
            </w:r>
            <w:r w:rsidR="00DD6D68" w:rsidRPr="00903DBA">
              <w:rPr>
                <w:noProof/>
                <w:webHidden/>
              </w:rPr>
            </w:r>
            <w:r w:rsidR="00DD6D68" w:rsidRPr="00903DBA">
              <w:rPr>
                <w:noProof/>
                <w:webHidden/>
              </w:rPr>
              <w:fldChar w:fldCharType="separate"/>
            </w:r>
            <w:r w:rsidR="00DD6D68" w:rsidRPr="00903DBA">
              <w:rPr>
                <w:noProof/>
                <w:webHidden/>
              </w:rPr>
              <w:t>320</w:t>
            </w:r>
            <w:r w:rsidR="00DD6D68" w:rsidRPr="00903DBA">
              <w:rPr>
                <w:noProof/>
                <w:webHidden/>
              </w:rPr>
              <w:fldChar w:fldCharType="end"/>
            </w:r>
          </w:hyperlink>
        </w:p>
        <w:p w14:paraId="4D54B310" w14:textId="58E6BD67"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33"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Modulo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_Toc57656133 \h </w:instrText>
            </w:r>
            <w:r w:rsidR="00DD6D68" w:rsidRPr="00903DBA">
              <w:rPr>
                <w:noProof/>
                <w:webHidden/>
              </w:rPr>
            </w:r>
            <w:r w:rsidR="00DD6D68" w:rsidRPr="00903DBA">
              <w:rPr>
                <w:noProof/>
                <w:webHidden/>
              </w:rPr>
              <w:fldChar w:fldCharType="separate"/>
            </w:r>
            <w:r w:rsidR="00DD6D68" w:rsidRPr="00903DBA">
              <w:rPr>
                <w:noProof/>
                <w:webHidden/>
              </w:rPr>
              <w:t>321</w:t>
            </w:r>
            <w:r w:rsidR="00DD6D68" w:rsidRPr="00903DBA">
              <w:rPr>
                <w:noProof/>
                <w:webHidden/>
              </w:rPr>
              <w:fldChar w:fldCharType="end"/>
            </w:r>
          </w:hyperlink>
        </w:p>
        <w:p w14:paraId="45664C92" w14:textId="59E2A591"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34" w:history="1">
            <w:r w:rsidR="00DD6D68" w:rsidRPr="00903DBA">
              <w:rPr>
                <w:rStyle w:val="Hyperlnk"/>
                <w:noProof/>
                <w:highlight w:val="white"/>
              </w:rPr>
              <w:t>13.7.2.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_Toc57656134 \h </w:instrText>
            </w:r>
            <w:r w:rsidR="00DD6D68" w:rsidRPr="00903DBA">
              <w:rPr>
                <w:noProof/>
                <w:webHidden/>
              </w:rPr>
            </w:r>
            <w:r w:rsidR="00DD6D68" w:rsidRPr="00903DBA">
              <w:rPr>
                <w:noProof/>
                <w:webHidden/>
              </w:rPr>
              <w:fldChar w:fldCharType="separate"/>
            </w:r>
            <w:r w:rsidR="00DD6D68" w:rsidRPr="00903DBA">
              <w:rPr>
                <w:noProof/>
                <w:webHidden/>
              </w:rPr>
              <w:t>321</w:t>
            </w:r>
            <w:r w:rsidR="00DD6D68" w:rsidRPr="00903DBA">
              <w:rPr>
                <w:noProof/>
                <w:webHidden/>
              </w:rPr>
              <w:fldChar w:fldCharType="end"/>
            </w:r>
          </w:hyperlink>
        </w:p>
        <w:p w14:paraId="00945C21" w14:textId="002B16B6"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35" w:history="1">
            <w:r w:rsidR="00DD6D68" w:rsidRPr="00903DBA">
              <w:rPr>
                <w:rStyle w:val="Hyperlnk"/>
                <w:noProof/>
                <w:highlight w:val="white"/>
              </w:rPr>
              <w:t>13.7.3.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Inverted 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_Toc57656135 \h </w:instrText>
            </w:r>
            <w:r w:rsidR="00DD6D68" w:rsidRPr="00903DBA">
              <w:rPr>
                <w:noProof/>
                <w:webHidden/>
              </w:rPr>
            </w:r>
            <w:r w:rsidR="00DD6D68" w:rsidRPr="00903DBA">
              <w:rPr>
                <w:noProof/>
                <w:webHidden/>
              </w:rPr>
              <w:fldChar w:fldCharType="separate"/>
            </w:r>
            <w:r w:rsidR="00DD6D68" w:rsidRPr="00903DBA">
              <w:rPr>
                <w:noProof/>
                <w:webHidden/>
              </w:rPr>
              <w:t>322</w:t>
            </w:r>
            <w:r w:rsidR="00DD6D68" w:rsidRPr="00903DBA">
              <w:rPr>
                <w:noProof/>
                <w:webHidden/>
              </w:rPr>
              <w:fldChar w:fldCharType="end"/>
            </w:r>
          </w:hyperlink>
        </w:p>
        <w:p w14:paraId="569EFE5B" w14:textId="47E4D884"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36" w:history="1">
            <w:r w:rsidR="00DD6D68" w:rsidRPr="00903DBA">
              <w:rPr>
                <w:rStyle w:val="Hyperlnk"/>
                <w:noProof/>
                <w:highlight w:val="white"/>
              </w:rPr>
              <w:t>13.7.4.</w:t>
            </w:r>
            <w:r w:rsidR="00DD6D68" w:rsidRPr="00903DBA">
              <w:rPr>
                <w:rFonts w:asciiTheme="minorHAnsi" w:eastAsiaTheme="minorEastAsia" w:hAnsiTheme="minorHAnsi"/>
                <w:noProof/>
                <w:color w:val="auto"/>
                <w:lang w:eastAsia="sv-SE"/>
              </w:rPr>
              <w:tab/>
            </w:r>
            <w:r w:rsidR="00DD6D68" w:rsidRPr="00903DBA">
              <w:rPr>
                <w:rStyle w:val="Hyperlnk"/>
                <w:noProof/>
                <w:shd w:val="clear" w:color="auto" w:fill="FFFFFF"/>
              </w:rPr>
              <w:t>Hyperbolic 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_Toc57656136 \h </w:instrText>
            </w:r>
            <w:r w:rsidR="00DD6D68" w:rsidRPr="00903DBA">
              <w:rPr>
                <w:noProof/>
                <w:webHidden/>
              </w:rPr>
            </w:r>
            <w:r w:rsidR="00DD6D68" w:rsidRPr="00903DBA">
              <w:rPr>
                <w:noProof/>
                <w:webHidden/>
              </w:rPr>
              <w:fldChar w:fldCharType="separate"/>
            </w:r>
            <w:r w:rsidR="00DD6D68" w:rsidRPr="00903DBA">
              <w:rPr>
                <w:noProof/>
                <w:webHidden/>
              </w:rPr>
              <w:t>325</w:t>
            </w:r>
            <w:r w:rsidR="00DD6D68" w:rsidRPr="00903DBA">
              <w:rPr>
                <w:noProof/>
                <w:webHidden/>
              </w:rPr>
              <w:fldChar w:fldCharType="end"/>
            </w:r>
          </w:hyperlink>
        </w:p>
        <w:p w14:paraId="2C90D4E2" w14:textId="3E970AEC"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37" w:history="1">
            <w:r w:rsidR="00DD6D68" w:rsidRPr="00903DBA">
              <w:rPr>
                <w:rStyle w:val="Hyperlnk"/>
                <w:noProof/>
                <w:highlight w:val="white"/>
              </w:rPr>
              <w:t>13.7.5.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Floor, Ceiling, Absolute, and Rounding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_Toc57656137 \h </w:instrText>
            </w:r>
            <w:r w:rsidR="00DD6D68" w:rsidRPr="00903DBA">
              <w:rPr>
                <w:noProof/>
                <w:webHidden/>
              </w:rPr>
            </w:r>
            <w:r w:rsidR="00DD6D68" w:rsidRPr="00903DBA">
              <w:rPr>
                <w:noProof/>
                <w:webHidden/>
              </w:rPr>
              <w:fldChar w:fldCharType="separate"/>
            </w:r>
            <w:r w:rsidR="00DD6D68" w:rsidRPr="00903DBA">
              <w:rPr>
                <w:noProof/>
                <w:webHidden/>
              </w:rPr>
              <w:t>325</w:t>
            </w:r>
            <w:r w:rsidR="00DD6D68" w:rsidRPr="00903DBA">
              <w:rPr>
                <w:noProof/>
                <w:webHidden/>
              </w:rPr>
              <w:fldChar w:fldCharType="end"/>
            </w:r>
          </w:hyperlink>
        </w:p>
        <w:p w14:paraId="4B43AFA7" w14:textId="682A18B2" w:rsidR="00DD6D68" w:rsidRPr="00903DBA" w:rsidRDefault="000B4F2B">
          <w:pPr>
            <w:pStyle w:val="Innehll2"/>
            <w:tabs>
              <w:tab w:val="left" w:pos="1100"/>
              <w:tab w:val="right" w:leader="dot" w:pos="9350"/>
            </w:tabs>
            <w:rPr>
              <w:rFonts w:asciiTheme="minorHAnsi" w:eastAsiaTheme="minorEastAsia" w:hAnsiTheme="minorHAnsi"/>
              <w:noProof/>
              <w:color w:val="auto"/>
              <w:lang w:eastAsia="sv-SE"/>
            </w:rPr>
          </w:pPr>
          <w:hyperlink w:anchor="_Toc57656138" w:history="1">
            <w:r w:rsidR="00DD6D68" w:rsidRPr="00903DBA">
              <w:rPr>
                <w:rStyle w:val="Hyperlnk"/>
                <w:noProof/>
              </w:rPr>
              <w:t>13.8.</w:t>
            </w:r>
            <w:r w:rsidR="00DD6D68" w:rsidRPr="00903DBA">
              <w:rPr>
                <w:rFonts w:asciiTheme="minorHAnsi" w:eastAsiaTheme="minorEastAsia" w:hAnsiTheme="minorHAnsi"/>
                <w:noProof/>
                <w:color w:val="auto"/>
                <w:lang w:eastAsia="sv-SE"/>
              </w:rPr>
              <w:tab/>
            </w:r>
            <w:r w:rsidR="00DD6D68" w:rsidRPr="00903DBA">
              <w:rPr>
                <w:rStyle w:val="Hyperlnk"/>
                <w:noProof/>
              </w:rPr>
              <w:t>Standard Input/Output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_Toc57656138 \h </w:instrText>
            </w:r>
            <w:r w:rsidR="00DD6D68" w:rsidRPr="00903DBA">
              <w:rPr>
                <w:noProof/>
                <w:webHidden/>
              </w:rPr>
            </w:r>
            <w:r w:rsidR="00DD6D68" w:rsidRPr="00903DBA">
              <w:rPr>
                <w:noProof/>
                <w:webHidden/>
              </w:rPr>
              <w:fldChar w:fldCharType="separate"/>
            </w:r>
            <w:r w:rsidR="00DD6D68" w:rsidRPr="00903DBA">
              <w:rPr>
                <w:noProof/>
                <w:webHidden/>
              </w:rPr>
              <w:t>326</w:t>
            </w:r>
            <w:r w:rsidR="00DD6D68" w:rsidRPr="00903DBA">
              <w:rPr>
                <w:noProof/>
                <w:webHidden/>
              </w:rPr>
              <w:fldChar w:fldCharType="end"/>
            </w:r>
          </w:hyperlink>
        </w:p>
        <w:p w14:paraId="7EB6736E" w14:textId="335AAC6C"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39" w:history="1">
            <w:r w:rsidR="00DD6D68" w:rsidRPr="00903DBA">
              <w:rPr>
                <w:rStyle w:val="Hyperlnk"/>
                <w:noProof/>
              </w:rPr>
              <w:t>13.8.1.</w:t>
            </w:r>
            <w:r w:rsidR="00DD6D68" w:rsidRPr="00903DBA">
              <w:rPr>
                <w:rFonts w:asciiTheme="minorHAnsi" w:eastAsiaTheme="minorEastAsia" w:hAnsiTheme="minorHAnsi"/>
                <w:noProof/>
                <w:color w:val="auto"/>
                <w:lang w:eastAsia="sv-SE"/>
              </w:rPr>
              <w:tab/>
            </w:r>
            <w:r w:rsidR="00DD6D68" w:rsidRPr="00903DBA">
              <w:rPr>
                <w:rStyle w:val="Hyperlnk"/>
                <w:noProof/>
              </w:rPr>
              <w:t>Printing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_Toc57656139 \h </w:instrText>
            </w:r>
            <w:r w:rsidR="00DD6D68" w:rsidRPr="00903DBA">
              <w:rPr>
                <w:noProof/>
                <w:webHidden/>
              </w:rPr>
            </w:r>
            <w:r w:rsidR="00DD6D68" w:rsidRPr="00903DBA">
              <w:rPr>
                <w:noProof/>
                <w:webHidden/>
              </w:rPr>
              <w:fldChar w:fldCharType="separate"/>
            </w:r>
            <w:r w:rsidR="00DD6D68" w:rsidRPr="00903DBA">
              <w:rPr>
                <w:noProof/>
                <w:webHidden/>
              </w:rPr>
              <w:t>326</w:t>
            </w:r>
            <w:r w:rsidR="00DD6D68" w:rsidRPr="00903DBA">
              <w:rPr>
                <w:noProof/>
                <w:webHidden/>
              </w:rPr>
              <w:fldChar w:fldCharType="end"/>
            </w:r>
          </w:hyperlink>
        </w:p>
        <w:p w14:paraId="38773407" w14:textId="3A877F0B"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40" w:history="1">
            <w:r w:rsidR="00DD6D68" w:rsidRPr="00903DBA">
              <w:rPr>
                <w:rStyle w:val="Hyperlnk"/>
                <w:noProof/>
              </w:rPr>
              <w:t>13.8.2.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_Toc57656140 \h </w:instrText>
            </w:r>
            <w:r w:rsidR="00DD6D68" w:rsidRPr="00903DBA">
              <w:rPr>
                <w:noProof/>
                <w:webHidden/>
              </w:rPr>
            </w:r>
            <w:r w:rsidR="00DD6D68" w:rsidRPr="00903DBA">
              <w:rPr>
                <w:noProof/>
                <w:webHidden/>
              </w:rPr>
              <w:fldChar w:fldCharType="separate"/>
            </w:r>
            <w:r w:rsidR="00DD6D68" w:rsidRPr="00903DBA">
              <w:rPr>
                <w:noProof/>
                <w:webHidden/>
              </w:rPr>
              <w:t>337</w:t>
            </w:r>
            <w:r w:rsidR="00DD6D68" w:rsidRPr="00903DBA">
              <w:rPr>
                <w:noProof/>
                <w:webHidden/>
              </w:rPr>
              <w:fldChar w:fldCharType="end"/>
            </w:r>
          </w:hyperlink>
        </w:p>
        <w:p w14:paraId="5013CE21" w14:textId="2FA10B66"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41" w:history="1">
            <w:r w:rsidR="00DD6D68" w:rsidRPr="00903DBA">
              <w:rPr>
                <w:rStyle w:val="Hyperlnk"/>
                <w:noProof/>
              </w:rPr>
              <w:t>13.8.3.</w:t>
            </w:r>
            <w:r w:rsidR="00DD6D68" w:rsidRPr="00903DBA">
              <w:rPr>
                <w:rFonts w:asciiTheme="minorHAnsi" w:eastAsiaTheme="minorEastAsia" w:hAnsiTheme="minorHAnsi"/>
                <w:noProof/>
                <w:color w:val="auto"/>
                <w:lang w:eastAsia="sv-SE"/>
              </w:rPr>
              <w:tab/>
            </w:r>
            <w:r w:rsidR="00DD6D68" w:rsidRPr="00903DBA">
              <w:rPr>
                <w:rStyle w:val="Hyperlnk"/>
                <w:noProof/>
              </w:rPr>
              <w:t>File Handling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_Toc57656141 \h </w:instrText>
            </w:r>
            <w:r w:rsidR="00DD6D68" w:rsidRPr="00903DBA">
              <w:rPr>
                <w:noProof/>
                <w:webHidden/>
              </w:rPr>
            </w:r>
            <w:r w:rsidR="00DD6D68" w:rsidRPr="00903DBA">
              <w:rPr>
                <w:noProof/>
                <w:webHidden/>
              </w:rPr>
              <w:fldChar w:fldCharType="separate"/>
            </w:r>
            <w:r w:rsidR="00DD6D68" w:rsidRPr="00903DBA">
              <w:rPr>
                <w:noProof/>
                <w:webHidden/>
              </w:rPr>
              <w:t>349</w:t>
            </w:r>
            <w:r w:rsidR="00DD6D68" w:rsidRPr="00903DBA">
              <w:rPr>
                <w:noProof/>
                <w:webHidden/>
              </w:rPr>
              <w:fldChar w:fldCharType="end"/>
            </w:r>
          </w:hyperlink>
        </w:p>
        <w:p w14:paraId="22D79CCF" w14:textId="310D5D3C" w:rsidR="00DD6D68" w:rsidRPr="00903DBA" w:rsidRDefault="000B4F2B">
          <w:pPr>
            <w:pStyle w:val="Innehll2"/>
            <w:tabs>
              <w:tab w:val="left" w:pos="1100"/>
              <w:tab w:val="right" w:leader="dot" w:pos="9350"/>
            </w:tabs>
            <w:rPr>
              <w:rFonts w:asciiTheme="minorHAnsi" w:eastAsiaTheme="minorEastAsia" w:hAnsiTheme="minorHAnsi"/>
              <w:noProof/>
              <w:color w:val="auto"/>
              <w:lang w:eastAsia="sv-SE"/>
            </w:rPr>
          </w:pPr>
          <w:hyperlink w:anchor="_Toc57656142" w:history="1">
            <w:r w:rsidR="00DD6D68" w:rsidRPr="00903DBA">
              <w:rPr>
                <w:rStyle w:val="Hyperlnk"/>
                <w:noProof/>
              </w:rPr>
              <w:t>13.9.</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_Toc57656142 \h </w:instrText>
            </w:r>
            <w:r w:rsidR="00DD6D68" w:rsidRPr="00903DBA">
              <w:rPr>
                <w:noProof/>
                <w:webHidden/>
              </w:rPr>
            </w:r>
            <w:r w:rsidR="00DD6D68" w:rsidRPr="00903DBA">
              <w:rPr>
                <w:noProof/>
                <w:webHidden/>
              </w:rPr>
              <w:fldChar w:fldCharType="separate"/>
            </w:r>
            <w:r w:rsidR="00DD6D68" w:rsidRPr="00903DBA">
              <w:rPr>
                <w:noProof/>
                <w:webHidden/>
              </w:rPr>
              <w:t>359</w:t>
            </w:r>
            <w:r w:rsidR="00DD6D68" w:rsidRPr="00903DBA">
              <w:rPr>
                <w:noProof/>
                <w:webHidden/>
              </w:rPr>
              <w:fldChar w:fldCharType="end"/>
            </w:r>
          </w:hyperlink>
        </w:p>
        <w:p w14:paraId="44A77C5A" w14:textId="4E9196F6" w:rsidR="00DD6D68" w:rsidRPr="00903DBA" w:rsidRDefault="000B4F2B">
          <w:pPr>
            <w:pStyle w:val="Innehll2"/>
            <w:tabs>
              <w:tab w:val="left" w:pos="1100"/>
              <w:tab w:val="right" w:leader="dot" w:pos="9350"/>
            </w:tabs>
            <w:rPr>
              <w:rFonts w:asciiTheme="minorHAnsi" w:eastAsiaTheme="minorEastAsia" w:hAnsiTheme="minorHAnsi"/>
              <w:noProof/>
              <w:color w:val="auto"/>
              <w:lang w:eastAsia="sv-SE"/>
            </w:rPr>
          </w:pPr>
          <w:hyperlink w:anchor="_Toc57656143" w:history="1">
            <w:r w:rsidR="00DD6D68" w:rsidRPr="00903DBA">
              <w:rPr>
                <w:rStyle w:val="Hyperlnk"/>
                <w:noProof/>
              </w:rPr>
              <w:t>13.10.</w:t>
            </w:r>
            <w:r w:rsidR="00DD6D68" w:rsidRPr="00903DBA">
              <w:rPr>
                <w:rFonts w:asciiTheme="minorHAnsi" w:eastAsiaTheme="minorEastAsia" w:hAnsiTheme="minorHAnsi"/>
                <w:noProof/>
                <w:color w:val="auto"/>
                <w:lang w:eastAsia="sv-SE"/>
              </w:rPr>
              <w:tab/>
            </w:r>
            <w:r w:rsidR="00DD6D68" w:rsidRPr="00903DBA">
              <w:rPr>
                <w:rStyle w:val="Hyperlnk"/>
                <w:noProof/>
              </w:rPr>
              <w:t>Time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_Toc57656143 \h </w:instrText>
            </w:r>
            <w:r w:rsidR="00DD6D68" w:rsidRPr="00903DBA">
              <w:rPr>
                <w:noProof/>
                <w:webHidden/>
              </w:rPr>
            </w:r>
            <w:r w:rsidR="00DD6D68" w:rsidRPr="00903DBA">
              <w:rPr>
                <w:noProof/>
                <w:webHidden/>
              </w:rPr>
              <w:fldChar w:fldCharType="separate"/>
            </w:r>
            <w:r w:rsidR="00DD6D68" w:rsidRPr="00903DBA">
              <w:rPr>
                <w:noProof/>
                <w:webHidden/>
              </w:rPr>
              <w:t>365</w:t>
            </w:r>
            <w:r w:rsidR="00DD6D68" w:rsidRPr="00903DBA">
              <w:rPr>
                <w:noProof/>
                <w:webHidden/>
              </w:rPr>
              <w:fldChar w:fldCharType="end"/>
            </w:r>
          </w:hyperlink>
        </w:p>
        <w:p w14:paraId="685A69A6" w14:textId="13DE441F" w:rsidR="00DD6D68" w:rsidRPr="00903DBA" w:rsidRDefault="000B4F2B">
          <w:pPr>
            <w:pStyle w:val="Innehll1"/>
            <w:rPr>
              <w:rFonts w:asciiTheme="minorHAnsi" w:eastAsiaTheme="minorEastAsia" w:hAnsiTheme="minorHAnsi"/>
              <w:noProof/>
              <w:color w:val="auto"/>
              <w:lang w:eastAsia="sv-SE"/>
            </w:rPr>
          </w:pPr>
          <w:hyperlink w:anchor="_Toc57656144" w:history="1">
            <w:r w:rsidR="00DD6D68" w:rsidRPr="00903DBA">
              <w:rPr>
                <w:rStyle w:val="Hyperlnk"/>
                <w:noProof/>
              </w:rPr>
              <w:t>A.</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_Toc57656144 \h </w:instrText>
            </w:r>
            <w:r w:rsidR="00DD6D68" w:rsidRPr="00903DBA">
              <w:rPr>
                <w:noProof/>
                <w:webHidden/>
              </w:rPr>
            </w:r>
            <w:r w:rsidR="00DD6D68" w:rsidRPr="00903DBA">
              <w:rPr>
                <w:noProof/>
                <w:webHidden/>
              </w:rPr>
              <w:fldChar w:fldCharType="separate"/>
            </w:r>
            <w:r w:rsidR="00DD6D68" w:rsidRPr="00903DBA">
              <w:rPr>
                <w:noProof/>
                <w:webHidden/>
              </w:rPr>
              <w:t>372</w:t>
            </w:r>
            <w:r w:rsidR="00DD6D68" w:rsidRPr="00903DBA">
              <w:rPr>
                <w:noProof/>
                <w:webHidden/>
              </w:rPr>
              <w:fldChar w:fldCharType="end"/>
            </w:r>
          </w:hyperlink>
        </w:p>
        <w:p w14:paraId="6F940727" w14:textId="0CB3C047" w:rsidR="00DD6D68" w:rsidRPr="00903DBA" w:rsidRDefault="000B4F2B">
          <w:pPr>
            <w:pStyle w:val="Innehll2"/>
            <w:tabs>
              <w:tab w:val="left" w:pos="1100"/>
              <w:tab w:val="right" w:leader="dot" w:pos="9350"/>
            </w:tabs>
            <w:rPr>
              <w:rFonts w:asciiTheme="minorHAnsi" w:eastAsiaTheme="minorEastAsia" w:hAnsiTheme="minorHAnsi"/>
              <w:noProof/>
              <w:color w:val="auto"/>
              <w:lang w:eastAsia="sv-SE"/>
            </w:rPr>
          </w:pPr>
          <w:hyperlink w:anchor="_Toc57656145" w:history="1">
            <w:r w:rsidR="00DD6D68" w:rsidRPr="00903DBA">
              <w:rPr>
                <w:rStyle w:val="Hyperlnk"/>
                <w:noProof/>
              </w:rPr>
              <w:t>13.11.</w:t>
            </w:r>
            <w:r w:rsidR="00DD6D68" w:rsidRPr="00903DBA">
              <w:rPr>
                <w:rFonts w:asciiTheme="minorHAnsi" w:eastAsiaTheme="minorEastAsia" w:hAnsiTheme="minorHAnsi"/>
                <w:noProof/>
                <w:color w:val="auto"/>
                <w:lang w:eastAsia="sv-SE"/>
              </w:rPr>
              <w:tab/>
            </w:r>
            <w:r w:rsidR="00DD6D68" w:rsidRPr="00903DBA">
              <w:rPr>
                <w:rStyle w:val="Hyperlnk"/>
                <w:noProof/>
              </w:rPr>
              <w:t>The Expression Scanner and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_Toc57656145 \h </w:instrText>
            </w:r>
            <w:r w:rsidR="00DD6D68" w:rsidRPr="00903DBA">
              <w:rPr>
                <w:noProof/>
                <w:webHidden/>
              </w:rPr>
            </w:r>
            <w:r w:rsidR="00DD6D68" w:rsidRPr="00903DBA">
              <w:rPr>
                <w:noProof/>
                <w:webHidden/>
              </w:rPr>
              <w:fldChar w:fldCharType="separate"/>
            </w:r>
            <w:r w:rsidR="00DD6D68" w:rsidRPr="00903DBA">
              <w:rPr>
                <w:noProof/>
                <w:webHidden/>
              </w:rPr>
              <w:t>372</w:t>
            </w:r>
            <w:r w:rsidR="00DD6D68" w:rsidRPr="00903DBA">
              <w:rPr>
                <w:noProof/>
                <w:webHidden/>
              </w:rPr>
              <w:fldChar w:fldCharType="end"/>
            </w:r>
          </w:hyperlink>
        </w:p>
        <w:p w14:paraId="1CE35B0E" w14:textId="7C9DC0C0"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146" w:history="1">
            <w:r w:rsidR="00DD6D68" w:rsidRPr="00903DBA">
              <w:rPr>
                <w:rStyle w:val="Hyperlnk"/>
                <w:noProof/>
              </w:rPr>
              <w:t>13.11.1.</w:t>
            </w:r>
            <w:r w:rsidR="00DD6D68" w:rsidRPr="00903DBA">
              <w:rPr>
                <w:rFonts w:asciiTheme="minorHAnsi" w:eastAsiaTheme="minorEastAsia" w:hAnsiTheme="minorHAnsi"/>
                <w:noProof/>
                <w:color w:val="auto"/>
                <w:lang w:eastAsia="sv-SE"/>
              </w:rPr>
              <w:tab/>
            </w:r>
            <w:r w:rsidR="00DD6D68" w:rsidRPr="00903DBA">
              <w:rPr>
                <w:rStyle w:val="Hyperlnk"/>
                <w:noProof/>
              </w:rPr>
              <w:t>The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_Toc57656146 \h </w:instrText>
            </w:r>
            <w:r w:rsidR="00DD6D68" w:rsidRPr="00903DBA">
              <w:rPr>
                <w:noProof/>
                <w:webHidden/>
              </w:rPr>
            </w:r>
            <w:r w:rsidR="00DD6D68" w:rsidRPr="00903DBA">
              <w:rPr>
                <w:noProof/>
                <w:webHidden/>
              </w:rPr>
              <w:fldChar w:fldCharType="separate"/>
            </w:r>
            <w:r w:rsidR="00DD6D68" w:rsidRPr="00903DBA">
              <w:rPr>
                <w:noProof/>
                <w:webHidden/>
              </w:rPr>
              <w:t>372</w:t>
            </w:r>
            <w:r w:rsidR="00DD6D68" w:rsidRPr="00903DBA">
              <w:rPr>
                <w:noProof/>
                <w:webHidden/>
              </w:rPr>
              <w:fldChar w:fldCharType="end"/>
            </w:r>
          </w:hyperlink>
        </w:p>
        <w:p w14:paraId="5928F38A" w14:textId="3E1A8A1F"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147" w:history="1">
            <w:r w:rsidR="00DD6D68" w:rsidRPr="00903DBA">
              <w:rPr>
                <w:rStyle w:val="Hyperlnk"/>
                <w:noProof/>
              </w:rPr>
              <w:t>13.11.2.</w:t>
            </w:r>
            <w:r w:rsidR="00DD6D68" w:rsidRPr="00903DBA">
              <w:rPr>
                <w:rFonts w:asciiTheme="minorHAnsi" w:eastAsiaTheme="minorEastAsia" w:hAnsiTheme="minorHAnsi"/>
                <w:noProof/>
                <w:color w:val="auto"/>
                <w:lang w:eastAsia="sv-SE"/>
              </w:rPr>
              <w:tab/>
            </w:r>
            <w:r w:rsidR="00DD6D68" w:rsidRPr="00903DBA">
              <w:rPr>
                <w:rStyle w:val="Hyperlnk"/>
                <w:noProof/>
              </w:rPr>
              <w:t>The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_Toc57656147 \h </w:instrText>
            </w:r>
            <w:r w:rsidR="00DD6D68" w:rsidRPr="00903DBA">
              <w:rPr>
                <w:noProof/>
                <w:webHidden/>
              </w:rPr>
            </w:r>
            <w:r w:rsidR="00DD6D68" w:rsidRPr="00903DBA">
              <w:rPr>
                <w:noProof/>
                <w:webHidden/>
              </w:rPr>
              <w:fldChar w:fldCharType="separate"/>
            </w:r>
            <w:r w:rsidR="00DD6D68" w:rsidRPr="00903DBA">
              <w:rPr>
                <w:noProof/>
                <w:webHidden/>
              </w:rPr>
              <w:t>373</w:t>
            </w:r>
            <w:r w:rsidR="00DD6D68" w:rsidRPr="00903DBA">
              <w:rPr>
                <w:noProof/>
                <w:webHidden/>
              </w:rPr>
              <w:fldChar w:fldCharType="end"/>
            </w:r>
          </w:hyperlink>
        </w:p>
        <w:p w14:paraId="1313CB9A" w14:textId="2A12ACA3"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148" w:history="1">
            <w:r w:rsidR="00DD6D68" w:rsidRPr="00903DBA">
              <w:rPr>
                <w:rStyle w:val="Hyperlnk"/>
                <w:noProof/>
              </w:rPr>
              <w:t>13.11.3.</w:t>
            </w:r>
            <w:r w:rsidR="00DD6D68" w:rsidRPr="00903DBA">
              <w:rPr>
                <w:rFonts w:asciiTheme="minorHAnsi" w:eastAsiaTheme="minorEastAsia" w:hAnsiTheme="minorHAnsi"/>
                <w:noProof/>
                <w:color w:val="auto"/>
                <w:lang w:eastAsia="sv-SE"/>
              </w:rPr>
              <w:tab/>
            </w:r>
            <w:r w:rsidR="00DD6D68" w:rsidRPr="00903DBA">
              <w:rPr>
                <w:rStyle w:val="Hyperlnk"/>
                <w:noProof/>
              </w:rPr>
              <w:t>The Scanner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_Toc57656148 \h </w:instrText>
            </w:r>
            <w:r w:rsidR="00DD6D68" w:rsidRPr="00903DBA">
              <w:rPr>
                <w:noProof/>
                <w:webHidden/>
              </w:rPr>
            </w:r>
            <w:r w:rsidR="00DD6D68" w:rsidRPr="00903DBA">
              <w:rPr>
                <w:noProof/>
                <w:webHidden/>
              </w:rPr>
              <w:fldChar w:fldCharType="separate"/>
            </w:r>
            <w:r w:rsidR="00DD6D68" w:rsidRPr="00903DBA">
              <w:rPr>
                <w:noProof/>
                <w:webHidden/>
              </w:rPr>
              <w:t>377</w:t>
            </w:r>
            <w:r w:rsidR="00DD6D68" w:rsidRPr="00903DBA">
              <w:rPr>
                <w:noProof/>
                <w:webHidden/>
              </w:rPr>
              <w:fldChar w:fldCharType="end"/>
            </w:r>
          </w:hyperlink>
        </w:p>
        <w:p w14:paraId="79769DF2" w14:textId="2FD5C531" w:rsidR="00DD6D68" w:rsidRPr="00903DBA" w:rsidRDefault="000B4F2B">
          <w:pPr>
            <w:pStyle w:val="Innehll2"/>
            <w:tabs>
              <w:tab w:val="left" w:pos="1100"/>
              <w:tab w:val="right" w:leader="dot" w:pos="9350"/>
            </w:tabs>
            <w:rPr>
              <w:rFonts w:asciiTheme="minorHAnsi" w:eastAsiaTheme="minorEastAsia" w:hAnsiTheme="minorHAnsi"/>
              <w:noProof/>
              <w:color w:val="auto"/>
              <w:lang w:eastAsia="sv-SE"/>
            </w:rPr>
          </w:pPr>
          <w:hyperlink w:anchor="_Toc57656149" w:history="1">
            <w:r w:rsidR="00DD6D68" w:rsidRPr="00903DBA">
              <w:rPr>
                <w:rStyle w:val="Hyperlnk"/>
                <w:noProof/>
              </w:rPr>
              <w:t>13.12.</w:t>
            </w:r>
            <w:r w:rsidR="00DD6D68" w:rsidRPr="00903DBA">
              <w:rPr>
                <w:rFonts w:asciiTheme="minorHAnsi" w:eastAsiaTheme="minorEastAsia" w:hAnsiTheme="minorHAnsi"/>
                <w:noProof/>
                <w:color w:val="auto"/>
                <w:lang w:eastAsia="sv-SE"/>
              </w:rPr>
              <w:tab/>
            </w:r>
            <w:r w:rsidR="00DD6D68" w:rsidRPr="00903DBA">
              <w:rPr>
                <w:rStyle w:val="Hyperlnk"/>
                <w:noProof/>
              </w:rPr>
              <w:t>The Preprocessor Scanner and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_Toc57656149 \h </w:instrText>
            </w:r>
            <w:r w:rsidR="00DD6D68" w:rsidRPr="00903DBA">
              <w:rPr>
                <w:noProof/>
                <w:webHidden/>
              </w:rPr>
            </w:r>
            <w:r w:rsidR="00DD6D68" w:rsidRPr="00903DBA">
              <w:rPr>
                <w:noProof/>
                <w:webHidden/>
              </w:rPr>
              <w:fldChar w:fldCharType="separate"/>
            </w:r>
            <w:r w:rsidR="00DD6D68" w:rsidRPr="00903DBA">
              <w:rPr>
                <w:noProof/>
                <w:webHidden/>
              </w:rPr>
              <w:t>378</w:t>
            </w:r>
            <w:r w:rsidR="00DD6D68" w:rsidRPr="00903DBA">
              <w:rPr>
                <w:noProof/>
                <w:webHidden/>
              </w:rPr>
              <w:fldChar w:fldCharType="end"/>
            </w:r>
          </w:hyperlink>
        </w:p>
        <w:p w14:paraId="5696464C" w14:textId="68DB93F4"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150" w:history="1">
            <w:r w:rsidR="00DD6D68" w:rsidRPr="00903DBA">
              <w:rPr>
                <w:rStyle w:val="Hyperlnk"/>
                <w:noProof/>
              </w:rPr>
              <w:t>13.12.1.</w:t>
            </w:r>
            <w:r w:rsidR="00DD6D68" w:rsidRPr="00903DBA">
              <w:rPr>
                <w:rFonts w:asciiTheme="minorHAnsi" w:eastAsiaTheme="minorEastAsia" w:hAnsiTheme="minorHAnsi"/>
                <w:noProof/>
                <w:color w:val="auto"/>
                <w:lang w:eastAsia="sv-SE"/>
              </w:rPr>
              <w:tab/>
            </w:r>
            <w:r w:rsidR="00DD6D68" w:rsidRPr="00903DBA">
              <w:rPr>
                <w:rStyle w:val="Hyperlnk"/>
                <w:noProof/>
              </w:rPr>
              <w:t>If-Else-Chain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_Toc57656150 \h </w:instrText>
            </w:r>
            <w:r w:rsidR="00DD6D68" w:rsidRPr="00903DBA">
              <w:rPr>
                <w:noProof/>
                <w:webHidden/>
              </w:rPr>
            </w:r>
            <w:r w:rsidR="00DD6D68" w:rsidRPr="00903DBA">
              <w:rPr>
                <w:noProof/>
                <w:webHidden/>
              </w:rPr>
              <w:fldChar w:fldCharType="separate"/>
            </w:r>
            <w:r w:rsidR="00DD6D68" w:rsidRPr="00903DBA">
              <w:rPr>
                <w:noProof/>
                <w:webHidden/>
              </w:rPr>
              <w:t>380</w:t>
            </w:r>
            <w:r w:rsidR="00DD6D68" w:rsidRPr="00903DBA">
              <w:rPr>
                <w:noProof/>
                <w:webHidden/>
              </w:rPr>
              <w:fldChar w:fldCharType="end"/>
            </w:r>
          </w:hyperlink>
        </w:p>
        <w:p w14:paraId="5E13B556" w14:textId="70A4AEB9" w:rsidR="00DD6D68" w:rsidRPr="00903DBA" w:rsidRDefault="000B4F2B">
          <w:pPr>
            <w:pStyle w:val="Innehll2"/>
            <w:tabs>
              <w:tab w:val="left" w:pos="1100"/>
              <w:tab w:val="right" w:leader="dot" w:pos="9350"/>
            </w:tabs>
            <w:rPr>
              <w:rFonts w:asciiTheme="minorHAnsi" w:eastAsiaTheme="minorEastAsia" w:hAnsiTheme="minorHAnsi"/>
              <w:noProof/>
              <w:color w:val="auto"/>
              <w:lang w:eastAsia="sv-SE"/>
            </w:rPr>
          </w:pPr>
          <w:hyperlink w:anchor="_Toc57656151" w:history="1">
            <w:r w:rsidR="00DD6D68" w:rsidRPr="00903DBA">
              <w:rPr>
                <w:rStyle w:val="Hyperlnk"/>
                <w:noProof/>
              </w:rPr>
              <w:t>13.13.</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_Toc57656151 \h </w:instrText>
            </w:r>
            <w:r w:rsidR="00DD6D68" w:rsidRPr="00903DBA">
              <w:rPr>
                <w:noProof/>
                <w:webHidden/>
              </w:rPr>
            </w:r>
            <w:r w:rsidR="00DD6D68" w:rsidRPr="00903DBA">
              <w:rPr>
                <w:noProof/>
                <w:webHidden/>
              </w:rPr>
              <w:fldChar w:fldCharType="separate"/>
            </w:r>
            <w:r w:rsidR="00DD6D68" w:rsidRPr="00903DBA">
              <w:rPr>
                <w:noProof/>
                <w:webHidden/>
              </w:rPr>
              <w:t>381</w:t>
            </w:r>
            <w:r w:rsidR="00DD6D68" w:rsidRPr="00903DBA">
              <w:rPr>
                <w:noProof/>
                <w:webHidden/>
              </w:rPr>
              <w:fldChar w:fldCharType="end"/>
            </w:r>
          </w:hyperlink>
        </w:p>
        <w:p w14:paraId="35209B61" w14:textId="31348AD2"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152" w:history="1">
            <w:r w:rsidR="00DD6D68" w:rsidRPr="00903DBA">
              <w:rPr>
                <w:rStyle w:val="Hyperlnk"/>
                <w:noProof/>
              </w:rPr>
              <w:t>13.13.1.</w:t>
            </w:r>
            <w:r w:rsidR="00DD6D68" w:rsidRPr="00903DBA">
              <w:rPr>
                <w:rFonts w:asciiTheme="minorHAnsi" w:eastAsiaTheme="minorEastAsia" w:hAnsiTheme="minorHAnsi"/>
                <w:noProof/>
                <w:color w:val="auto"/>
                <w:lang w:eastAsia="sv-SE"/>
              </w:rPr>
              <w:tab/>
            </w:r>
            <w:r w:rsidR="00DD6D68" w:rsidRPr="00903DBA">
              <w:rPr>
                <w:rStyle w:val="Hyperlnk"/>
                <w:noProof/>
              </w:rPr>
              <w:t>Tri Graphs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_Toc57656152 \h </w:instrText>
            </w:r>
            <w:r w:rsidR="00DD6D68" w:rsidRPr="00903DBA">
              <w:rPr>
                <w:noProof/>
                <w:webHidden/>
              </w:rPr>
            </w:r>
            <w:r w:rsidR="00DD6D68" w:rsidRPr="00903DBA">
              <w:rPr>
                <w:noProof/>
                <w:webHidden/>
              </w:rPr>
              <w:fldChar w:fldCharType="separate"/>
            </w:r>
            <w:r w:rsidR="00DD6D68" w:rsidRPr="00903DBA">
              <w:rPr>
                <w:noProof/>
                <w:webHidden/>
              </w:rPr>
              <w:t>383</w:t>
            </w:r>
            <w:r w:rsidR="00DD6D68" w:rsidRPr="00903DBA">
              <w:rPr>
                <w:noProof/>
                <w:webHidden/>
              </w:rPr>
              <w:fldChar w:fldCharType="end"/>
            </w:r>
          </w:hyperlink>
        </w:p>
        <w:p w14:paraId="3EF5AABC" w14:textId="26503845"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153" w:history="1">
            <w:r w:rsidR="00DD6D68" w:rsidRPr="00903DBA">
              <w:rPr>
                <w:rStyle w:val="Hyperlnk"/>
                <w:noProof/>
              </w:rPr>
              <w:t>13.13.1.</w:t>
            </w:r>
            <w:r w:rsidR="00DD6D68" w:rsidRPr="00903DBA">
              <w:rPr>
                <w:rFonts w:asciiTheme="minorHAnsi" w:eastAsiaTheme="minorEastAsia" w:hAnsiTheme="minorHAnsi"/>
                <w:noProof/>
                <w:color w:val="auto"/>
                <w:lang w:eastAsia="sv-SE"/>
              </w:rPr>
              <w:tab/>
            </w:r>
            <w:r w:rsidR="00DD6D68" w:rsidRPr="00903DBA">
              <w:rPr>
                <w:rStyle w:val="Hyperlnk"/>
                <w:noProof/>
              </w:rPr>
              <w:t>Comments, Strings, and Characters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_Toc57656153 \h </w:instrText>
            </w:r>
            <w:r w:rsidR="00DD6D68" w:rsidRPr="00903DBA">
              <w:rPr>
                <w:noProof/>
                <w:webHidden/>
              </w:rPr>
            </w:r>
            <w:r w:rsidR="00DD6D68" w:rsidRPr="00903DBA">
              <w:rPr>
                <w:noProof/>
                <w:webHidden/>
              </w:rPr>
              <w:fldChar w:fldCharType="separate"/>
            </w:r>
            <w:r w:rsidR="00DD6D68" w:rsidRPr="00903DBA">
              <w:rPr>
                <w:noProof/>
                <w:webHidden/>
              </w:rPr>
              <w:t>384</w:t>
            </w:r>
            <w:r w:rsidR="00DD6D68" w:rsidRPr="00903DBA">
              <w:rPr>
                <w:noProof/>
                <w:webHidden/>
              </w:rPr>
              <w:fldChar w:fldCharType="end"/>
            </w:r>
          </w:hyperlink>
        </w:p>
        <w:p w14:paraId="71A3C79C" w14:textId="5A81CC1E"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154" w:history="1">
            <w:r w:rsidR="00DD6D68" w:rsidRPr="00903DBA">
              <w:rPr>
                <w:rStyle w:val="Hyperlnk"/>
                <w:noProof/>
              </w:rPr>
              <w:t>13.13.2.</w:t>
            </w:r>
            <w:r w:rsidR="00DD6D68" w:rsidRPr="00903DBA">
              <w:rPr>
                <w:rFonts w:asciiTheme="minorHAnsi" w:eastAsiaTheme="minorEastAsia" w:hAnsiTheme="minorHAnsi"/>
                <w:noProof/>
                <w:color w:val="auto"/>
                <w:lang w:eastAsia="sv-SE"/>
              </w:rPr>
              <w:tab/>
            </w:r>
            <w:r w:rsidR="00DD6D68" w:rsidRPr="00903DBA">
              <w:rPr>
                <w:rStyle w:val="Hyperlnk"/>
                <w:noProof/>
              </w:rPr>
              <w:t>Slash Codes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_Toc57656154 \h </w:instrText>
            </w:r>
            <w:r w:rsidR="00DD6D68" w:rsidRPr="00903DBA">
              <w:rPr>
                <w:noProof/>
                <w:webHidden/>
              </w:rPr>
            </w:r>
            <w:r w:rsidR="00DD6D68" w:rsidRPr="00903DBA">
              <w:rPr>
                <w:noProof/>
                <w:webHidden/>
              </w:rPr>
              <w:fldChar w:fldCharType="separate"/>
            </w:r>
            <w:r w:rsidR="00DD6D68" w:rsidRPr="00903DBA">
              <w:rPr>
                <w:noProof/>
                <w:webHidden/>
              </w:rPr>
              <w:t>385</w:t>
            </w:r>
            <w:r w:rsidR="00DD6D68" w:rsidRPr="00903DBA">
              <w:rPr>
                <w:noProof/>
                <w:webHidden/>
              </w:rPr>
              <w:fldChar w:fldCharType="end"/>
            </w:r>
          </w:hyperlink>
        </w:p>
        <w:p w14:paraId="332D994B" w14:textId="30BFB0F7"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155" w:history="1">
            <w:r w:rsidR="00DD6D68" w:rsidRPr="00903DBA">
              <w:rPr>
                <w:rStyle w:val="Hyperlnk"/>
                <w:noProof/>
              </w:rPr>
              <w:t>13.13.3.</w:t>
            </w:r>
            <w:r w:rsidR="00DD6D68" w:rsidRPr="00903DBA">
              <w:rPr>
                <w:rFonts w:asciiTheme="minorHAnsi" w:eastAsiaTheme="minorEastAsia" w:hAnsiTheme="minorHAnsi"/>
                <w:noProof/>
                <w:color w:val="auto"/>
                <w:lang w:eastAsia="sv-SE"/>
              </w:rPr>
              <w:tab/>
            </w:r>
            <w:r w:rsidR="00DD6D68" w:rsidRPr="00903DBA">
              <w:rPr>
                <w:rStyle w:val="Hyperlnk"/>
                <w:noProof/>
              </w:rPr>
              <w:t>The Line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_Toc57656155 \h </w:instrText>
            </w:r>
            <w:r w:rsidR="00DD6D68" w:rsidRPr="00903DBA">
              <w:rPr>
                <w:noProof/>
                <w:webHidden/>
              </w:rPr>
            </w:r>
            <w:r w:rsidR="00DD6D68" w:rsidRPr="00903DBA">
              <w:rPr>
                <w:noProof/>
                <w:webHidden/>
              </w:rPr>
              <w:fldChar w:fldCharType="separate"/>
            </w:r>
            <w:r w:rsidR="00DD6D68" w:rsidRPr="00903DBA">
              <w:rPr>
                <w:noProof/>
                <w:webHidden/>
              </w:rPr>
              <w:t>386</w:t>
            </w:r>
            <w:r w:rsidR="00DD6D68" w:rsidRPr="00903DBA">
              <w:rPr>
                <w:noProof/>
                <w:webHidden/>
              </w:rPr>
              <w:fldChar w:fldCharType="end"/>
            </w:r>
          </w:hyperlink>
        </w:p>
        <w:p w14:paraId="775EA231" w14:textId="12C93A71"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156" w:history="1">
            <w:r w:rsidR="00DD6D68" w:rsidRPr="00903DBA">
              <w:rPr>
                <w:rStyle w:val="Hyperlnk"/>
                <w:noProof/>
              </w:rPr>
              <w:t>13.13.4.</w:t>
            </w:r>
            <w:r w:rsidR="00DD6D68" w:rsidRPr="00903DBA">
              <w:rPr>
                <w:rFonts w:asciiTheme="minorHAnsi" w:eastAsiaTheme="minorEastAsia" w:hAnsiTheme="minorHAnsi"/>
                <w:noProof/>
                <w:color w:val="auto"/>
                <w:lang w:eastAsia="sv-SE"/>
              </w:rPr>
              <w:tab/>
            </w:r>
            <w:r w:rsidR="00DD6D68" w:rsidRPr="00903DBA">
              <w:rPr>
                <w:rStyle w:val="Hyperlnk"/>
                <w:noProof/>
              </w:rPr>
              <w:t>Lines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_Toc57656156 \h </w:instrText>
            </w:r>
            <w:r w:rsidR="00DD6D68" w:rsidRPr="00903DBA">
              <w:rPr>
                <w:noProof/>
                <w:webHidden/>
              </w:rPr>
            </w:r>
            <w:r w:rsidR="00DD6D68" w:rsidRPr="00903DBA">
              <w:rPr>
                <w:noProof/>
                <w:webHidden/>
              </w:rPr>
              <w:fldChar w:fldCharType="separate"/>
            </w:r>
            <w:r w:rsidR="00DD6D68" w:rsidRPr="00903DBA">
              <w:rPr>
                <w:noProof/>
                <w:webHidden/>
              </w:rPr>
              <w:t>389</w:t>
            </w:r>
            <w:r w:rsidR="00DD6D68" w:rsidRPr="00903DBA">
              <w:rPr>
                <w:noProof/>
                <w:webHidden/>
              </w:rPr>
              <w:fldChar w:fldCharType="end"/>
            </w:r>
          </w:hyperlink>
        </w:p>
        <w:p w14:paraId="04812ABD" w14:textId="7892F774"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157" w:history="1">
            <w:r w:rsidR="00DD6D68" w:rsidRPr="00903DBA">
              <w:rPr>
                <w:rStyle w:val="Hyperlnk"/>
                <w:noProof/>
              </w:rPr>
              <w:t>13.13.5.</w:t>
            </w:r>
            <w:r w:rsidR="00DD6D68" w:rsidRPr="00903DBA">
              <w:rPr>
                <w:rFonts w:asciiTheme="minorHAnsi" w:eastAsiaTheme="minorEastAsia" w:hAnsiTheme="minorHAnsi"/>
                <w:noProof/>
                <w:color w:val="auto"/>
                <w:lang w:eastAsia="sv-SE"/>
              </w:rPr>
              <w:tab/>
            </w:r>
            <w:r w:rsidR="00DD6D68" w:rsidRPr="00903DBA">
              <w:rPr>
                <w:rStyle w:val="Hyperlnk"/>
                <w:noProof/>
              </w:rPr>
              <w:t>Includes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_Toc57656157 \h </w:instrText>
            </w:r>
            <w:r w:rsidR="00DD6D68" w:rsidRPr="00903DBA">
              <w:rPr>
                <w:noProof/>
                <w:webHidden/>
              </w:rPr>
            </w:r>
            <w:r w:rsidR="00DD6D68" w:rsidRPr="00903DBA">
              <w:rPr>
                <w:noProof/>
                <w:webHidden/>
              </w:rPr>
              <w:fldChar w:fldCharType="separate"/>
            </w:r>
            <w:r w:rsidR="00DD6D68" w:rsidRPr="00903DBA">
              <w:rPr>
                <w:noProof/>
                <w:webHidden/>
              </w:rPr>
              <w:t>390</w:t>
            </w:r>
            <w:r w:rsidR="00DD6D68" w:rsidRPr="00903DBA">
              <w:rPr>
                <w:noProof/>
                <w:webHidden/>
              </w:rPr>
              <w:fldChar w:fldCharType="end"/>
            </w:r>
          </w:hyperlink>
        </w:p>
        <w:p w14:paraId="6A514EBA" w14:textId="102E0F72"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158" w:history="1">
            <w:r w:rsidR="00DD6D68" w:rsidRPr="00903DBA">
              <w:rPr>
                <w:rStyle w:val="Hyperlnk"/>
                <w:noProof/>
              </w:rPr>
              <w:t>13.13.6.</w:t>
            </w:r>
            <w:r w:rsidR="00DD6D68" w:rsidRPr="00903DBA">
              <w:rPr>
                <w:rFonts w:asciiTheme="minorHAnsi" w:eastAsiaTheme="minorEastAsia" w:hAnsiTheme="minorHAnsi"/>
                <w:noProof/>
                <w:color w:val="auto"/>
                <w:lang w:eastAsia="sv-SE"/>
              </w:rPr>
              <w:tab/>
            </w:r>
            <w:r w:rsidR="00DD6D68" w:rsidRPr="00903DBA">
              <w:rPr>
                <w:rStyle w:val="Hyperlnk"/>
                <w:noProof/>
              </w:rPr>
              <w:t>Macros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_Toc57656158 \h </w:instrText>
            </w:r>
            <w:r w:rsidR="00DD6D68" w:rsidRPr="00903DBA">
              <w:rPr>
                <w:noProof/>
                <w:webHidden/>
              </w:rPr>
            </w:r>
            <w:r w:rsidR="00DD6D68" w:rsidRPr="00903DBA">
              <w:rPr>
                <w:noProof/>
                <w:webHidden/>
              </w:rPr>
              <w:fldChar w:fldCharType="separate"/>
            </w:r>
            <w:r w:rsidR="00DD6D68" w:rsidRPr="00903DBA">
              <w:rPr>
                <w:noProof/>
                <w:webHidden/>
              </w:rPr>
              <w:t>391</w:t>
            </w:r>
            <w:r w:rsidR="00DD6D68" w:rsidRPr="00903DBA">
              <w:rPr>
                <w:noProof/>
                <w:webHidden/>
              </w:rPr>
              <w:fldChar w:fldCharType="end"/>
            </w:r>
          </w:hyperlink>
        </w:p>
        <w:p w14:paraId="4C462D01" w14:textId="1D919B54"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159" w:history="1">
            <w:r w:rsidR="00DD6D68" w:rsidRPr="00903DBA">
              <w:rPr>
                <w:rStyle w:val="Hyperlnk"/>
                <w:noProof/>
              </w:rPr>
              <w:t>13.13.7.</w:t>
            </w:r>
            <w:r w:rsidR="00DD6D68" w:rsidRPr="00903DBA">
              <w:rPr>
                <w:rFonts w:asciiTheme="minorHAnsi" w:eastAsiaTheme="minorEastAsia" w:hAnsiTheme="minorHAnsi"/>
                <w:noProof/>
                <w:color w:val="auto"/>
                <w:lang w:eastAsia="sv-SE"/>
              </w:rPr>
              <w:tab/>
            </w:r>
            <w:r w:rsidR="00DD6D68" w:rsidRPr="00903DBA">
              <w:rPr>
                <w:rStyle w:val="Hyperlnk"/>
                <w:noProof/>
              </w:rPr>
              <w:t>Conditional Programming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_Toc57656159 \h </w:instrText>
            </w:r>
            <w:r w:rsidR="00DD6D68" w:rsidRPr="00903DBA">
              <w:rPr>
                <w:noProof/>
                <w:webHidden/>
              </w:rPr>
            </w:r>
            <w:r w:rsidR="00DD6D68" w:rsidRPr="00903DBA">
              <w:rPr>
                <w:noProof/>
                <w:webHidden/>
              </w:rPr>
              <w:fldChar w:fldCharType="separate"/>
            </w:r>
            <w:r w:rsidR="00DD6D68" w:rsidRPr="00903DBA">
              <w:rPr>
                <w:noProof/>
                <w:webHidden/>
              </w:rPr>
              <w:t>396</w:t>
            </w:r>
            <w:r w:rsidR="00DD6D68" w:rsidRPr="00903DBA">
              <w:rPr>
                <w:noProof/>
                <w:webHidden/>
              </w:rPr>
              <w:fldChar w:fldCharType="end"/>
            </w:r>
          </w:hyperlink>
        </w:p>
        <w:p w14:paraId="3B396DBC" w14:textId="477218BB"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160" w:history="1">
            <w:r w:rsidR="00DD6D68" w:rsidRPr="00903DBA">
              <w:rPr>
                <w:rStyle w:val="Hyperlnk"/>
                <w:noProof/>
              </w:rPr>
              <w:t>13.13.8.</w:t>
            </w:r>
            <w:r w:rsidR="00DD6D68" w:rsidRPr="00903DBA">
              <w:rPr>
                <w:rFonts w:asciiTheme="minorHAnsi" w:eastAsiaTheme="minorEastAsia" w:hAnsiTheme="minorHAnsi"/>
                <w:noProof/>
                <w:color w:val="auto"/>
                <w:lang w:eastAsia="sv-SE"/>
              </w:rPr>
              <w:tab/>
            </w:r>
            <w:r w:rsidR="00DD6D68" w:rsidRPr="00903DBA">
              <w:rPr>
                <w:rStyle w:val="Hyperlnk"/>
                <w:noProof/>
              </w:rPr>
              <w:t>Macro Expansion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_Toc57656160 \h </w:instrText>
            </w:r>
            <w:r w:rsidR="00DD6D68" w:rsidRPr="00903DBA">
              <w:rPr>
                <w:noProof/>
                <w:webHidden/>
              </w:rPr>
            </w:r>
            <w:r w:rsidR="00DD6D68" w:rsidRPr="00903DBA">
              <w:rPr>
                <w:noProof/>
                <w:webHidden/>
              </w:rPr>
              <w:fldChar w:fldCharType="separate"/>
            </w:r>
            <w:r w:rsidR="00DD6D68" w:rsidRPr="00903DBA">
              <w:rPr>
                <w:noProof/>
                <w:webHidden/>
              </w:rPr>
              <w:t>398</w:t>
            </w:r>
            <w:r w:rsidR="00DD6D68" w:rsidRPr="00903DBA">
              <w:rPr>
                <w:noProof/>
                <w:webHidden/>
              </w:rPr>
              <w:fldChar w:fldCharType="end"/>
            </w:r>
          </w:hyperlink>
        </w:p>
        <w:p w14:paraId="25338E21" w14:textId="66C4C95D"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161" w:history="1">
            <w:r w:rsidR="00DD6D68" w:rsidRPr="00903DBA">
              <w:rPr>
                <w:rStyle w:val="Hyperlnk"/>
                <w:noProof/>
              </w:rPr>
              <w:t>13.13.9.</w:t>
            </w:r>
            <w:r w:rsidR="00DD6D68" w:rsidRPr="00903DBA">
              <w:rPr>
                <w:rFonts w:asciiTheme="minorHAnsi" w:eastAsiaTheme="minorEastAsia" w:hAnsiTheme="minorHAnsi"/>
                <w:noProof/>
                <w:color w:val="auto"/>
                <w:lang w:eastAsia="sv-SE"/>
              </w:rPr>
              <w:tab/>
            </w:r>
            <w:r w:rsidR="00DD6D68" w:rsidRPr="00903DBA">
              <w:rPr>
                <w:rStyle w:val="Hyperlnk"/>
                <w:noProof/>
              </w:rPr>
              <w:t>String Merging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_Toc57656161 \h </w:instrText>
            </w:r>
            <w:r w:rsidR="00DD6D68" w:rsidRPr="00903DBA">
              <w:rPr>
                <w:noProof/>
                <w:webHidden/>
              </w:rPr>
            </w:r>
            <w:r w:rsidR="00DD6D68" w:rsidRPr="00903DBA">
              <w:rPr>
                <w:noProof/>
                <w:webHidden/>
              </w:rPr>
              <w:fldChar w:fldCharType="separate"/>
            </w:r>
            <w:r w:rsidR="00DD6D68" w:rsidRPr="00903DBA">
              <w:rPr>
                <w:noProof/>
                <w:webHidden/>
              </w:rPr>
              <w:t>401</w:t>
            </w:r>
            <w:r w:rsidR="00DD6D68" w:rsidRPr="00903DBA">
              <w:rPr>
                <w:noProof/>
                <w:webHidden/>
              </w:rPr>
              <w:fldChar w:fldCharType="end"/>
            </w:r>
          </w:hyperlink>
        </w:p>
        <w:p w14:paraId="45E050BE" w14:textId="21CA6CC6" w:rsidR="00DD6D68" w:rsidRPr="00903DBA" w:rsidRDefault="000B4F2B">
          <w:pPr>
            <w:pStyle w:val="Innehll1"/>
            <w:rPr>
              <w:rFonts w:asciiTheme="minorHAnsi" w:eastAsiaTheme="minorEastAsia" w:hAnsiTheme="minorHAnsi"/>
              <w:noProof/>
              <w:color w:val="auto"/>
              <w:lang w:eastAsia="sv-SE"/>
            </w:rPr>
          </w:pPr>
          <w:hyperlink w:anchor="_Toc57656162" w:history="1">
            <w:r w:rsidR="00DD6D68" w:rsidRPr="00903DBA">
              <w:rPr>
                <w:rStyle w:val="Hyperlnk"/>
                <w:noProof/>
              </w:rPr>
              <w:t>B.</w:t>
            </w:r>
            <w:r w:rsidR="00DD6D68" w:rsidRPr="00903DBA">
              <w:rPr>
                <w:rFonts w:asciiTheme="minorHAnsi" w:eastAsiaTheme="minorEastAsia" w:hAnsiTheme="minorHAnsi"/>
                <w:noProof/>
                <w:color w:val="auto"/>
                <w:lang w:eastAsia="sv-SE"/>
              </w:rPr>
              <w:tab/>
            </w:r>
            <w:r w:rsidR="00DD6D68" w:rsidRPr="00903DBA">
              <w:rPr>
                <w:rStyle w:val="Hyperlnk"/>
                <w:noProof/>
              </w:rPr>
              <w:t>The C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_Toc57656162 \h </w:instrText>
            </w:r>
            <w:r w:rsidR="00DD6D68" w:rsidRPr="00903DBA">
              <w:rPr>
                <w:noProof/>
                <w:webHidden/>
              </w:rPr>
            </w:r>
            <w:r w:rsidR="00DD6D68" w:rsidRPr="00903DBA">
              <w:rPr>
                <w:noProof/>
                <w:webHidden/>
              </w:rPr>
              <w:fldChar w:fldCharType="separate"/>
            </w:r>
            <w:r w:rsidR="00DD6D68" w:rsidRPr="00903DBA">
              <w:rPr>
                <w:noProof/>
                <w:webHidden/>
              </w:rPr>
              <w:t>403</w:t>
            </w:r>
            <w:r w:rsidR="00DD6D68" w:rsidRPr="00903DBA">
              <w:rPr>
                <w:noProof/>
                <w:webHidden/>
              </w:rPr>
              <w:fldChar w:fldCharType="end"/>
            </w:r>
          </w:hyperlink>
        </w:p>
        <w:p w14:paraId="4986712C" w14:textId="70737156" w:rsidR="00DD6D68" w:rsidRPr="00903DBA" w:rsidRDefault="000B4F2B">
          <w:pPr>
            <w:pStyle w:val="Innehll2"/>
            <w:tabs>
              <w:tab w:val="left" w:pos="1100"/>
              <w:tab w:val="right" w:leader="dot" w:pos="9350"/>
            </w:tabs>
            <w:rPr>
              <w:rFonts w:asciiTheme="minorHAnsi" w:eastAsiaTheme="minorEastAsia" w:hAnsiTheme="minorHAnsi"/>
              <w:noProof/>
              <w:color w:val="auto"/>
              <w:lang w:eastAsia="sv-SE"/>
            </w:rPr>
          </w:pPr>
          <w:hyperlink w:anchor="_Toc57656163" w:history="1">
            <w:r w:rsidR="00DD6D68" w:rsidRPr="00903DBA">
              <w:rPr>
                <w:rStyle w:val="Hyperlnk"/>
                <w:noProof/>
              </w:rPr>
              <w:t>13.14.</w:t>
            </w:r>
            <w:r w:rsidR="00DD6D68" w:rsidRPr="00903DBA">
              <w:rPr>
                <w:rFonts w:asciiTheme="minorHAnsi" w:eastAsiaTheme="minorEastAsia" w:hAnsiTheme="minorHAnsi"/>
                <w:noProof/>
                <w:color w:val="auto"/>
                <w:lang w:eastAsia="sv-SE"/>
              </w:rPr>
              <w:tab/>
            </w:r>
            <w:r w:rsidR="00DD6D68" w:rsidRPr="00903DBA">
              <w:rPr>
                <w:rStyle w:val="Hyperlnk"/>
                <w:noProof/>
              </w:rPr>
              <w:t>The Preprocessor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_Toc57656163 \h </w:instrText>
            </w:r>
            <w:r w:rsidR="00DD6D68" w:rsidRPr="00903DBA">
              <w:rPr>
                <w:noProof/>
                <w:webHidden/>
              </w:rPr>
            </w:r>
            <w:r w:rsidR="00DD6D68" w:rsidRPr="00903DBA">
              <w:rPr>
                <w:noProof/>
                <w:webHidden/>
              </w:rPr>
              <w:fldChar w:fldCharType="separate"/>
            </w:r>
            <w:r w:rsidR="00DD6D68" w:rsidRPr="00903DBA">
              <w:rPr>
                <w:noProof/>
                <w:webHidden/>
              </w:rPr>
              <w:t>403</w:t>
            </w:r>
            <w:r w:rsidR="00DD6D68" w:rsidRPr="00903DBA">
              <w:rPr>
                <w:noProof/>
                <w:webHidden/>
              </w:rPr>
              <w:fldChar w:fldCharType="end"/>
            </w:r>
          </w:hyperlink>
        </w:p>
        <w:p w14:paraId="45B09141" w14:textId="6CE3BC7D" w:rsidR="00DD6D68" w:rsidRPr="00903DBA" w:rsidRDefault="000B4F2B">
          <w:pPr>
            <w:pStyle w:val="Innehll2"/>
            <w:tabs>
              <w:tab w:val="left" w:pos="1100"/>
              <w:tab w:val="right" w:leader="dot" w:pos="9350"/>
            </w:tabs>
            <w:rPr>
              <w:rFonts w:asciiTheme="minorHAnsi" w:eastAsiaTheme="minorEastAsia" w:hAnsiTheme="minorHAnsi"/>
              <w:noProof/>
              <w:color w:val="auto"/>
              <w:lang w:eastAsia="sv-SE"/>
            </w:rPr>
          </w:pPr>
          <w:hyperlink w:anchor="_Toc57656164" w:history="1">
            <w:r w:rsidR="00DD6D68" w:rsidRPr="00903DBA">
              <w:rPr>
                <w:rStyle w:val="Hyperlnk"/>
                <w:noProof/>
              </w:rPr>
              <w:t>13.15.</w:t>
            </w:r>
            <w:r w:rsidR="00DD6D68" w:rsidRPr="00903DBA">
              <w:rPr>
                <w:rFonts w:asciiTheme="minorHAnsi" w:eastAsiaTheme="minorEastAsia" w:hAnsiTheme="minorHAnsi"/>
                <w:noProof/>
                <w:color w:val="auto"/>
                <w:lang w:eastAsia="sv-SE"/>
              </w:rPr>
              <w:tab/>
            </w:r>
            <w:r w:rsidR="00DD6D68" w:rsidRPr="00903DBA">
              <w:rPr>
                <w:rStyle w:val="Hyperlnk"/>
                <w:noProof/>
              </w:rPr>
              <w:t>The Language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_Toc57656164 \h </w:instrText>
            </w:r>
            <w:r w:rsidR="00DD6D68" w:rsidRPr="00903DBA">
              <w:rPr>
                <w:noProof/>
                <w:webHidden/>
              </w:rPr>
            </w:r>
            <w:r w:rsidR="00DD6D68" w:rsidRPr="00903DBA">
              <w:rPr>
                <w:noProof/>
                <w:webHidden/>
              </w:rPr>
              <w:fldChar w:fldCharType="separate"/>
            </w:r>
            <w:r w:rsidR="00DD6D68" w:rsidRPr="00903DBA">
              <w:rPr>
                <w:noProof/>
                <w:webHidden/>
              </w:rPr>
              <w:t>403</w:t>
            </w:r>
            <w:r w:rsidR="00DD6D68" w:rsidRPr="00903DBA">
              <w:rPr>
                <w:noProof/>
                <w:webHidden/>
              </w:rPr>
              <w:fldChar w:fldCharType="end"/>
            </w:r>
          </w:hyperlink>
        </w:p>
        <w:p w14:paraId="21C15683" w14:textId="1BC69284" w:rsidR="00DD6D68" w:rsidRPr="00903DBA" w:rsidRDefault="000B4F2B">
          <w:pPr>
            <w:pStyle w:val="Innehll1"/>
            <w:rPr>
              <w:rFonts w:asciiTheme="minorHAnsi" w:eastAsiaTheme="minorEastAsia" w:hAnsiTheme="minorHAnsi"/>
              <w:noProof/>
              <w:color w:val="auto"/>
              <w:lang w:eastAsia="sv-SE"/>
            </w:rPr>
          </w:pPr>
          <w:hyperlink w:anchor="_Toc57656165" w:history="1">
            <w:r w:rsidR="00DD6D68" w:rsidRPr="00903DBA">
              <w:rPr>
                <w:rStyle w:val="Hyperlnk"/>
                <w:noProof/>
              </w:rPr>
              <w:t>C.</w:t>
            </w:r>
            <w:r w:rsidR="00DD6D68" w:rsidRPr="00903DBA">
              <w:rPr>
                <w:rFonts w:asciiTheme="minorHAnsi" w:eastAsiaTheme="minorEastAsia" w:hAnsiTheme="minorHAnsi"/>
                <w:noProof/>
                <w:color w:val="auto"/>
                <w:lang w:eastAsia="sv-SE"/>
              </w:rPr>
              <w:tab/>
            </w:r>
            <w:r w:rsidR="00DD6D68" w:rsidRPr="00903DBA">
              <w:rPr>
                <w:rStyle w:val="Hyperlnk"/>
                <w:noProof/>
              </w:rPr>
              <w:t>GPPG and GPLEX</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_Toc57656165 \h </w:instrText>
            </w:r>
            <w:r w:rsidR="00DD6D68" w:rsidRPr="00903DBA">
              <w:rPr>
                <w:noProof/>
                <w:webHidden/>
              </w:rPr>
            </w:r>
            <w:r w:rsidR="00DD6D68" w:rsidRPr="00903DBA">
              <w:rPr>
                <w:noProof/>
                <w:webHidden/>
              </w:rPr>
              <w:fldChar w:fldCharType="separate"/>
            </w:r>
            <w:r w:rsidR="00DD6D68" w:rsidRPr="00903DBA">
              <w:rPr>
                <w:noProof/>
                <w:webHidden/>
              </w:rPr>
              <w:t>410</w:t>
            </w:r>
            <w:r w:rsidR="00DD6D68" w:rsidRPr="00903DBA">
              <w:rPr>
                <w:noProof/>
                <w:webHidden/>
              </w:rPr>
              <w:fldChar w:fldCharType="end"/>
            </w:r>
          </w:hyperlink>
        </w:p>
        <w:p w14:paraId="1120A8A6" w14:textId="2445F6B8"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166" w:history="1">
            <w:r w:rsidR="00DD6D68" w:rsidRPr="00903DBA">
              <w:rPr>
                <w:rStyle w:val="Hyperlnk"/>
                <w:noProof/>
              </w:rPr>
              <w:t>13.15.1.</w:t>
            </w:r>
            <w:r w:rsidR="00DD6D68" w:rsidRPr="00903DBA">
              <w:rPr>
                <w:rFonts w:asciiTheme="minorHAnsi" w:eastAsiaTheme="minorEastAsia" w:hAnsiTheme="minorHAnsi"/>
                <w:noProof/>
                <w:color w:val="auto"/>
                <w:lang w:eastAsia="sv-SE"/>
              </w:rPr>
              <w:tab/>
            </w:r>
            <w:r w:rsidR="00DD6D68" w:rsidRPr="00903DBA">
              <w:rPr>
                <w:rStyle w:val="Hyperlnk"/>
                <w:noProof/>
              </w:rPr>
              <w:t>The Language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_Toc57656166 \h </w:instrText>
            </w:r>
            <w:r w:rsidR="00DD6D68" w:rsidRPr="00903DBA">
              <w:rPr>
                <w:noProof/>
                <w:webHidden/>
              </w:rPr>
            </w:r>
            <w:r w:rsidR="00DD6D68" w:rsidRPr="00903DBA">
              <w:rPr>
                <w:noProof/>
                <w:webHidden/>
              </w:rPr>
              <w:fldChar w:fldCharType="separate"/>
            </w:r>
            <w:r w:rsidR="00DD6D68" w:rsidRPr="00903DBA">
              <w:rPr>
                <w:noProof/>
                <w:webHidden/>
              </w:rPr>
              <w:t>410</w:t>
            </w:r>
            <w:r w:rsidR="00DD6D68" w:rsidRPr="00903DBA">
              <w:rPr>
                <w:noProof/>
                <w:webHidden/>
              </w:rPr>
              <w:fldChar w:fldCharType="end"/>
            </w:r>
          </w:hyperlink>
        </w:p>
        <w:p w14:paraId="2CF29F9A" w14:textId="4B1D6FA7"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167" w:history="1">
            <w:r w:rsidR="00DD6D68" w:rsidRPr="00903DBA">
              <w:rPr>
                <w:rStyle w:val="Hyperlnk"/>
                <w:noProof/>
              </w:rPr>
              <w:t>13.15.2.</w:t>
            </w:r>
            <w:r w:rsidR="00DD6D68" w:rsidRPr="00903DBA">
              <w:rPr>
                <w:rFonts w:asciiTheme="minorHAnsi" w:eastAsiaTheme="minorEastAsia" w:hAnsiTheme="minorHAnsi"/>
                <w:noProof/>
                <w:color w:val="auto"/>
                <w:lang w:eastAsia="sv-SE"/>
              </w:rPr>
              <w:tab/>
            </w:r>
            <w:r w:rsidR="00DD6D68" w:rsidRPr="00903DBA">
              <w:rPr>
                <w:rStyle w:val="Hyperlnk"/>
                <w:noProof/>
              </w:rPr>
              <w:t>The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_Toc57656167 \h </w:instrText>
            </w:r>
            <w:r w:rsidR="00DD6D68" w:rsidRPr="00903DBA">
              <w:rPr>
                <w:noProof/>
                <w:webHidden/>
              </w:rPr>
            </w:r>
            <w:r w:rsidR="00DD6D68" w:rsidRPr="00903DBA">
              <w:rPr>
                <w:noProof/>
                <w:webHidden/>
              </w:rPr>
              <w:fldChar w:fldCharType="separate"/>
            </w:r>
            <w:r w:rsidR="00DD6D68" w:rsidRPr="00903DBA">
              <w:rPr>
                <w:noProof/>
                <w:webHidden/>
              </w:rPr>
              <w:t>411</w:t>
            </w:r>
            <w:r w:rsidR="00DD6D68" w:rsidRPr="00903DBA">
              <w:rPr>
                <w:noProof/>
                <w:webHidden/>
              </w:rPr>
              <w:fldChar w:fldCharType="end"/>
            </w:r>
          </w:hyperlink>
        </w:p>
        <w:p w14:paraId="72E1B2BB" w14:textId="62136DBF"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168" w:history="1">
            <w:r w:rsidR="00DD6D68" w:rsidRPr="00903DBA">
              <w:rPr>
                <w:rStyle w:val="Hyperlnk"/>
                <w:noProof/>
              </w:rPr>
              <w:t>13.15.3.</w:t>
            </w:r>
            <w:r w:rsidR="00DD6D68" w:rsidRPr="00903DBA">
              <w:rPr>
                <w:rFonts w:asciiTheme="minorHAnsi" w:eastAsiaTheme="minorEastAsia" w:hAnsiTheme="minorHAnsi"/>
                <w:noProof/>
                <w:color w:val="auto"/>
                <w:lang w:eastAsia="sv-SE"/>
              </w:rPr>
              <w:tab/>
            </w:r>
            <w:r w:rsidR="00DD6D68" w:rsidRPr="00903DBA">
              <w:rPr>
                <w:rStyle w:val="Hyperlnk"/>
                <w:noProof/>
              </w:rPr>
              <w:t>GPPG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_Toc57656168 \h </w:instrText>
            </w:r>
            <w:r w:rsidR="00DD6D68" w:rsidRPr="00903DBA">
              <w:rPr>
                <w:noProof/>
                <w:webHidden/>
              </w:rPr>
            </w:r>
            <w:r w:rsidR="00DD6D68" w:rsidRPr="00903DBA">
              <w:rPr>
                <w:noProof/>
                <w:webHidden/>
              </w:rPr>
              <w:fldChar w:fldCharType="separate"/>
            </w:r>
            <w:r w:rsidR="00DD6D68" w:rsidRPr="00903DBA">
              <w:rPr>
                <w:noProof/>
                <w:webHidden/>
              </w:rPr>
              <w:t>412</w:t>
            </w:r>
            <w:r w:rsidR="00DD6D68" w:rsidRPr="00903DBA">
              <w:rPr>
                <w:noProof/>
                <w:webHidden/>
              </w:rPr>
              <w:fldChar w:fldCharType="end"/>
            </w:r>
          </w:hyperlink>
        </w:p>
        <w:p w14:paraId="57929D54" w14:textId="2CABD410"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169" w:history="1">
            <w:r w:rsidR="00DD6D68" w:rsidRPr="00903DBA">
              <w:rPr>
                <w:rStyle w:val="Hyperlnk"/>
                <w:noProof/>
              </w:rPr>
              <w:t>13.15.4.</w:t>
            </w:r>
            <w:r w:rsidR="00DD6D68" w:rsidRPr="00903DBA">
              <w:rPr>
                <w:rFonts w:asciiTheme="minorHAnsi" w:eastAsiaTheme="minorEastAsia" w:hAnsiTheme="minorHAnsi"/>
                <w:noProof/>
                <w:color w:val="auto"/>
                <w:lang w:eastAsia="sv-SE"/>
              </w:rPr>
              <w:tab/>
            </w:r>
            <w:r w:rsidR="00DD6D68" w:rsidRPr="00903DBA">
              <w:rPr>
                <w:rStyle w:val="Hyperlnk"/>
                <w:noProof/>
              </w:rPr>
              <w:t>JPlex</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_Toc57656169 \h </w:instrText>
            </w:r>
            <w:r w:rsidR="00DD6D68" w:rsidRPr="00903DBA">
              <w:rPr>
                <w:noProof/>
                <w:webHidden/>
              </w:rPr>
            </w:r>
            <w:r w:rsidR="00DD6D68" w:rsidRPr="00903DBA">
              <w:rPr>
                <w:noProof/>
                <w:webHidden/>
              </w:rPr>
              <w:fldChar w:fldCharType="separate"/>
            </w:r>
            <w:r w:rsidR="00DD6D68" w:rsidRPr="00903DBA">
              <w:rPr>
                <w:noProof/>
                <w:webHidden/>
              </w:rPr>
              <w:t>416</w:t>
            </w:r>
            <w:r w:rsidR="00DD6D68" w:rsidRPr="00903DBA">
              <w:rPr>
                <w:noProof/>
                <w:webHidden/>
              </w:rPr>
              <w:fldChar w:fldCharType="end"/>
            </w:r>
          </w:hyperlink>
        </w:p>
        <w:p w14:paraId="2EAA80D9" w14:textId="59A434EE"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170" w:history="1">
            <w:r w:rsidR="00DD6D68" w:rsidRPr="00903DBA">
              <w:rPr>
                <w:rStyle w:val="Hyperlnk"/>
                <w:noProof/>
              </w:rPr>
              <w:t>13.15.5.</w:t>
            </w:r>
            <w:r w:rsidR="00DD6D68" w:rsidRPr="00903DBA">
              <w:rPr>
                <w:rFonts w:asciiTheme="minorHAnsi" w:eastAsiaTheme="minorEastAsia" w:hAnsiTheme="minorHAnsi"/>
                <w:noProof/>
                <w:color w:val="auto"/>
                <w:lang w:eastAsia="sv-SE"/>
              </w:rPr>
              <w:tab/>
            </w:r>
            <w:r w:rsidR="00DD6D68" w:rsidRPr="00903DBA">
              <w:rPr>
                <w:rStyle w:val="Hyperlnk"/>
                <w:noProof/>
              </w:rPr>
              <w:t>Main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_Toc57656170 \h </w:instrText>
            </w:r>
            <w:r w:rsidR="00DD6D68" w:rsidRPr="00903DBA">
              <w:rPr>
                <w:noProof/>
                <w:webHidden/>
              </w:rPr>
            </w:r>
            <w:r w:rsidR="00DD6D68" w:rsidRPr="00903DBA">
              <w:rPr>
                <w:noProof/>
                <w:webHidden/>
              </w:rPr>
              <w:fldChar w:fldCharType="separate"/>
            </w:r>
            <w:r w:rsidR="00DD6D68" w:rsidRPr="00903DBA">
              <w:rPr>
                <w:noProof/>
                <w:webHidden/>
              </w:rPr>
              <w:t>418</w:t>
            </w:r>
            <w:r w:rsidR="00DD6D68" w:rsidRPr="00903DBA">
              <w:rPr>
                <w:noProof/>
                <w:webHidden/>
              </w:rPr>
              <w:fldChar w:fldCharType="end"/>
            </w:r>
          </w:hyperlink>
        </w:p>
        <w:p w14:paraId="5E1DDCCC" w14:textId="7BEB1FCA" w:rsidR="00DD6D68" w:rsidRPr="00903DBA" w:rsidRDefault="000B4F2B">
          <w:pPr>
            <w:pStyle w:val="Innehll1"/>
            <w:rPr>
              <w:rFonts w:asciiTheme="minorHAnsi" w:eastAsiaTheme="minorEastAsia" w:hAnsiTheme="minorHAnsi"/>
              <w:noProof/>
              <w:color w:val="auto"/>
              <w:lang w:eastAsia="sv-SE"/>
            </w:rPr>
          </w:pPr>
          <w:hyperlink w:anchor="_Toc57656171" w:history="1">
            <w:r w:rsidR="00DD6D68" w:rsidRPr="00903DBA">
              <w:rPr>
                <w:rStyle w:val="Hyperlnk"/>
                <w:noProof/>
              </w:rPr>
              <w:t>D.</w:t>
            </w:r>
            <w:r w:rsidR="00DD6D68" w:rsidRPr="00903DBA">
              <w:rPr>
                <w:rFonts w:asciiTheme="minorHAnsi" w:eastAsiaTheme="minorEastAsia" w:hAnsiTheme="minorHAnsi"/>
                <w:noProof/>
                <w:color w:val="auto"/>
                <w:lang w:eastAsia="sv-SE"/>
              </w:rPr>
              <w:tab/>
            </w:r>
            <w:r w:rsidR="00DD6D68" w:rsidRPr="00903DBA">
              <w:rPr>
                <w:rStyle w:val="Hyperlnk"/>
                <w:noProof/>
              </w:rPr>
              <w:t>Auxiliary Classes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_Toc57656171 \h </w:instrText>
            </w:r>
            <w:r w:rsidR="00DD6D68" w:rsidRPr="00903DBA">
              <w:rPr>
                <w:noProof/>
                <w:webHidden/>
              </w:rPr>
            </w:r>
            <w:r w:rsidR="00DD6D68" w:rsidRPr="00903DBA">
              <w:rPr>
                <w:noProof/>
                <w:webHidden/>
              </w:rPr>
              <w:fldChar w:fldCharType="separate"/>
            </w:r>
            <w:r w:rsidR="00DD6D68" w:rsidRPr="00903DBA">
              <w:rPr>
                <w:noProof/>
                <w:webHidden/>
              </w:rPr>
              <w:t>420</w:t>
            </w:r>
            <w:r w:rsidR="00DD6D68" w:rsidRPr="00903DBA">
              <w:rPr>
                <w:noProof/>
                <w:webHidden/>
              </w:rPr>
              <w:fldChar w:fldCharType="end"/>
            </w:r>
          </w:hyperlink>
        </w:p>
        <w:p w14:paraId="3AAC6164" w14:textId="479FD788" w:rsidR="00DD6D68" w:rsidRPr="00903DBA" w:rsidRDefault="000B4F2B">
          <w:pPr>
            <w:pStyle w:val="Innehll2"/>
            <w:tabs>
              <w:tab w:val="left" w:pos="1100"/>
              <w:tab w:val="right" w:leader="dot" w:pos="9350"/>
            </w:tabs>
            <w:rPr>
              <w:rFonts w:asciiTheme="minorHAnsi" w:eastAsiaTheme="minorEastAsia" w:hAnsiTheme="minorHAnsi"/>
              <w:noProof/>
              <w:color w:val="auto"/>
              <w:lang w:eastAsia="sv-SE"/>
            </w:rPr>
          </w:pPr>
          <w:hyperlink w:anchor="_Toc57656172" w:history="1">
            <w:r w:rsidR="00DD6D68" w:rsidRPr="00903DBA">
              <w:rPr>
                <w:rStyle w:val="Hyperlnk"/>
                <w:noProof/>
              </w:rPr>
              <w:t>13.16.</w:t>
            </w:r>
            <w:r w:rsidR="00DD6D68" w:rsidRPr="00903DBA">
              <w:rPr>
                <w:rFonts w:asciiTheme="minorHAnsi" w:eastAsiaTheme="minorEastAsia" w:hAnsiTheme="minorHAnsi"/>
                <w:noProof/>
                <w:color w:val="auto"/>
                <w:lang w:eastAsia="sv-SE"/>
              </w:rPr>
              <w:tab/>
            </w:r>
            <w:r w:rsidR="00DD6D68" w:rsidRPr="00903DBA">
              <w:rPr>
                <w:rStyle w:val="Hyperlnk"/>
                <w:noProof/>
              </w:rPr>
              <w:t>Error Handling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_Toc57656172 \h </w:instrText>
            </w:r>
            <w:r w:rsidR="00DD6D68" w:rsidRPr="00903DBA">
              <w:rPr>
                <w:noProof/>
                <w:webHidden/>
              </w:rPr>
            </w:r>
            <w:r w:rsidR="00DD6D68" w:rsidRPr="00903DBA">
              <w:rPr>
                <w:noProof/>
                <w:webHidden/>
              </w:rPr>
              <w:fldChar w:fldCharType="separate"/>
            </w:r>
            <w:r w:rsidR="00DD6D68" w:rsidRPr="00903DBA">
              <w:rPr>
                <w:noProof/>
                <w:webHidden/>
              </w:rPr>
              <w:t>420</w:t>
            </w:r>
            <w:r w:rsidR="00DD6D68" w:rsidRPr="00903DBA">
              <w:rPr>
                <w:noProof/>
                <w:webHidden/>
              </w:rPr>
              <w:fldChar w:fldCharType="end"/>
            </w:r>
          </w:hyperlink>
        </w:p>
        <w:p w14:paraId="022106A9" w14:textId="56285A6A" w:rsidR="00DD6D68" w:rsidRPr="00903DBA" w:rsidRDefault="000B4F2B">
          <w:pPr>
            <w:pStyle w:val="Innehll2"/>
            <w:tabs>
              <w:tab w:val="left" w:pos="1100"/>
              <w:tab w:val="right" w:leader="dot" w:pos="9350"/>
            </w:tabs>
            <w:rPr>
              <w:rFonts w:asciiTheme="minorHAnsi" w:eastAsiaTheme="minorEastAsia" w:hAnsiTheme="minorHAnsi"/>
              <w:noProof/>
              <w:color w:val="auto"/>
              <w:lang w:eastAsia="sv-SE"/>
            </w:rPr>
          </w:pPr>
          <w:hyperlink w:anchor="_Toc57656173" w:history="1">
            <w:r w:rsidR="00DD6D68" w:rsidRPr="00903DBA">
              <w:rPr>
                <w:rStyle w:val="Hyperlnk"/>
                <w:noProof/>
              </w:rPr>
              <w:t>13.17.</w:t>
            </w:r>
            <w:r w:rsidR="00DD6D68" w:rsidRPr="00903DBA">
              <w:rPr>
                <w:rFonts w:asciiTheme="minorHAnsi" w:eastAsiaTheme="minorEastAsia" w:hAnsiTheme="minorHAnsi"/>
                <w:noProof/>
                <w:color w:val="auto"/>
                <w:lang w:eastAsia="sv-SE"/>
              </w:rPr>
              <w:tab/>
            </w:r>
            <w:r w:rsidR="00DD6D68" w:rsidRPr="00903DBA">
              <w:rPr>
                <w:rStyle w:val="Hyperlnk"/>
                <w:noProof/>
              </w:rPr>
              <w:t>Container Classes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_Toc57656173 \h </w:instrText>
            </w:r>
            <w:r w:rsidR="00DD6D68" w:rsidRPr="00903DBA">
              <w:rPr>
                <w:noProof/>
                <w:webHidden/>
              </w:rPr>
            </w:r>
            <w:r w:rsidR="00DD6D68" w:rsidRPr="00903DBA">
              <w:rPr>
                <w:noProof/>
                <w:webHidden/>
              </w:rPr>
              <w:fldChar w:fldCharType="separate"/>
            </w:r>
            <w:r w:rsidR="00DD6D68" w:rsidRPr="00903DBA">
              <w:rPr>
                <w:noProof/>
                <w:webHidden/>
              </w:rPr>
              <w:t>424</w:t>
            </w:r>
            <w:r w:rsidR="00DD6D68" w:rsidRPr="00903DBA">
              <w:rPr>
                <w:noProof/>
                <w:webHidden/>
              </w:rPr>
              <w:fldChar w:fldCharType="end"/>
            </w:r>
          </w:hyperlink>
        </w:p>
        <w:p w14:paraId="48091FE4" w14:textId="77079A8D"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174" w:history="1">
            <w:r w:rsidR="00DD6D68" w:rsidRPr="00903DBA">
              <w:rPr>
                <w:rStyle w:val="Hyperlnk"/>
                <w:noProof/>
              </w:rPr>
              <w:t>13.17.1.</w:t>
            </w:r>
            <w:r w:rsidR="00DD6D68" w:rsidRPr="00903DBA">
              <w:rPr>
                <w:rFonts w:asciiTheme="minorHAnsi" w:eastAsiaTheme="minorEastAsia" w:hAnsiTheme="minorHAnsi"/>
                <w:noProof/>
                <w:color w:val="auto"/>
                <w:lang w:eastAsia="sv-SE"/>
              </w:rPr>
              <w:tab/>
            </w:r>
            <w:r w:rsidR="00DD6D68" w:rsidRPr="00903DBA">
              <w:rPr>
                <w:rStyle w:val="Hyperlnk"/>
                <w:noProof/>
              </w:rPr>
              <w:t>Ordered Pair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_Toc57656174 \h </w:instrText>
            </w:r>
            <w:r w:rsidR="00DD6D68" w:rsidRPr="00903DBA">
              <w:rPr>
                <w:noProof/>
                <w:webHidden/>
              </w:rPr>
            </w:r>
            <w:r w:rsidR="00DD6D68" w:rsidRPr="00903DBA">
              <w:rPr>
                <w:noProof/>
                <w:webHidden/>
              </w:rPr>
              <w:fldChar w:fldCharType="separate"/>
            </w:r>
            <w:r w:rsidR="00DD6D68" w:rsidRPr="00903DBA">
              <w:rPr>
                <w:noProof/>
                <w:webHidden/>
              </w:rPr>
              <w:t>424</w:t>
            </w:r>
            <w:r w:rsidR="00DD6D68" w:rsidRPr="00903DBA">
              <w:rPr>
                <w:noProof/>
                <w:webHidden/>
              </w:rPr>
              <w:fldChar w:fldCharType="end"/>
            </w:r>
          </w:hyperlink>
        </w:p>
        <w:p w14:paraId="211944E6" w14:textId="623375C9" w:rsidR="00DD6D68" w:rsidRPr="00903DBA" w:rsidRDefault="000B4F2B">
          <w:pPr>
            <w:pStyle w:val="Innehll2"/>
            <w:tabs>
              <w:tab w:val="left" w:pos="1100"/>
              <w:tab w:val="right" w:leader="dot" w:pos="9350"/>
            </w:tabs>
            <w:rPr>
              <w:rFonts w:asciiTheme="minorHAnsi" w:eastAsiaTheme="minorEastAsia" w:hAnsiTheme="minorHAnsi"/>
              <w:noProof/>
              <w:color w:val="auto"/>
              <w:lang w:eastAsia="sv-SE"/>
            </w:rPr>
          </w:pPr>
          <w:hyperlink w:anchor="_Toc57656175" w:history="1">
            <w:r w:rsidR="00DD6D68" w:rsidRPr="00903DBA">
              <w:rPr>
                <w:rStyle w:val="Hyperlnk"/>
                <w:noProof/>
              </w:rPr>
              <w:t>13.18.</w:t>
            </w:r>
            <w:r w:rsidR="00DD6D68" w:rsidRPr="00903DBA">
              <w:rPr>
                <w:rFonts w:asciiTheme="minorHAnsi" w:eastAsiaTheme="minorEastAsia" w:hAnsiTheme="minorHAnsi"/>
                <w:noProof/>
                <w:color w:val="auto"/>
                <w:lang w:eastAsia="sv-SE"/>
              </w:rPr>
              <w:tab/>
            </w:r>
            <w:r w:rsidR="00DD6D68" w:rsidRPr="00903DBA">
              <w:rPr>
                <w:rStyle w:val="Hyperlnk"/>
                <w:noProof/>
              </w:rPr>
              <w:t>Graph</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_Toc57656175 \h </w:instrText>
            </w:r>
            <w:r w:rsidR="00DD6D68" w:rsidRPr="00903DBA">
              <w:rPr>
                <w:noProof/>
                <w:webHidden/>
              </w:rPr>
            </w:r>
            <w:r w:rsidR="00DD6D68" w:rsidRPr="00903DBA">
              <w:rPr>
                <w:noProof/>
                <w:webHidden/>
              </w:rPr>
              <w:fldChar w:fldCharType="separate"/>
            </w:r>
            <w:r w:rsidR="00DD6D68" w:rsidRPr="00903DBA">
              <w:rPr>
                <w:noProof/>
                <w:webHidden/>
              </w:rPr>
              <w:t>425</w:t>
            </w:r>
            <w:r w:rsidR="00DD6D68" w:rsidRPr="00903DBA">
              <w:rPr>
                <w:noProof/>
                <w:webHidden/>
              </w:rPr>
              <w:fldChar w:fldCharType="end"/>
            </w:r>
          </w:hyperlink>
        </w:p>
        <w:p w14:paraId="6174F894" w14:textId="30D1E247"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176" w:history="1">
            <w:r w:rsidR="00DD6D68" w:rsidRPr="00903DBA">
              <w:rPr>
                <w:rStyle w:val="Hyperlnk"/>
                <w:noProof/>
              </w:rPr>
              <w:t>13.18.1.</w:t>
            </w:r>
            <w:r w:rsidR="00DD6D68" w:rsidRPr="00903DBA">
              <w:rPr>
                <w:rFonts w:asciiTheme="minorHAnsi" w:eastAsiaTheme="minorEastAsia" w:hAnsiTheme="minorHAnsi"/>
                <w:noProof/>
                <w:color w:val="auto"/>
                <w:lang w:eastAsia="sv-SE"/>
              </w:rPr>
              <w:tab/>
            </w:r>
            <w:r w:rsidR="00DD6D68" w:rsidRPr="00903DBA">
              <w:rPr>
                <w:rStyle w:val="Hyperlnk"/>
                <w:noProof/>
              </w:rPr>
              <w:t>Addition and Removal of Vertices and Edges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_Toc57656176 \h </w:instrText>
            </w:r>
            <w:r w:rsidR="00DD6D68" w:rsidRPr="00903DBA">
              <w:rPr>
                <w:noProof/>
                <w:webHidden/>
              </w:rPr>
            </w:r>
            <w:r w:rsidR="00DD6D68" w:rsidRPr="00903DBA">
              <w:rPr>
                <w:noProof/>
                <w:webHidden/>
              </w:rPr>
              <w:fldChar w:fldCharType="separate"/>
            </w:r>
            <w:r w:rsidR="00DD6D68" w:rsidRPr="00903DBA">
              <w:rPr>
                <w:noProof/>
                <w:webHidden/>
              </w:rPr>
              <w:t>426</w:t>
            </w:r>
            <w:r w:rsidR="00DD6D68" w:rsidRPr="00903DBA">
              <w:rPr>
                <w:noProof/>
                <w:webHidden/>
              </w:rPr>
              <w:fldChar w:fldCharType="end"/>
            </w:r>
          </w:hyperlink>
        </w:p>
        <w:p w14:paraId="5F713B7A" w14:textId="2C85C18F"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177" w:history="1">
            <w:r w:rsidR="00DD6D68" w:rsidRPr="00903DBA">
              <w:rPr>
                <w:rStyle w:val="Hyperlnk"/>
                <w:noProof/>
              </w:rPr>
              <w:t>13.18.2.</w:t>
            </w:r>
            <w:r w:rsidR="00DD6D68" w:rsidRPr="00903DBA">
              <w:rPr>
                <w:rFonts w:asciiTheme="minorHAnsi" w:eastAsiaTheme="minorEastAsia" w:hAnsiTheme="minorHAnsi"/>
                <w:noProof/>
                <w:color w:val="auto"/>
                <w:lang w:eastAsia="sv-SE"/>
              </w:rPr>
              <w:tab/>
            </w:r>
            <w:r w:rsidR="00DD6D68" w:rsidRPr="00903DBA">
              <w:rPr>
                <w:rStyle w:val="Hyperlnk"/>
                <w:noProof/>
              </w:rPr>
              <w:t>Graph Partition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_Toc57656177 \h </w:instrText>
            </w:r>
            <w:r w:rsidR="00DD6D68" w:rsidRPr="00903DBA">
              <w:rPr>
                <w:noProof/>
                <w:webHidden/>
              </w:rPr>
            </w:r>
            <w:r w:rsidR="00DD6D68" w:rsidRPr="00903DBA">
              <w:rPr>
                <w:noProof/>
                <w:webHidden/>
              </w:rPr>
              <w:fldChar w:fldCharType="separate"/>
            </w:r>
            <w:r w:rsidR="00DD6D68" w:rsidRPr="00903DBA">
              <w:rPr>
                <w:noProof/>
                <w:webHidden/>
              </w:rPr>
              <w:t>426</w:t>
            </w:r>
            <w:r w:rsidR="00DD6D68" w:rsidRPr="00903DBA">
              <w:rPr>
                <w:noProof/>
                <w:webHidden/>
              </w:rPr>
              <w:fldChar w:fldCharType="end"/>
            </w:r>
          </w:hyperlink>
        </w:p>
        <w:p w14:paraId="16039EE0" w14:textId="4EF835B1" w:rsidR="00DD6D68" w:rsidRPr="00903DBA" w:rsidRDefault="000B4F2B">
          <w:pPr>
            <w:pStyle w:val="Innehll1"/>
            <w:rPr>
              <w:rFonts w:asciiTheme="minorHAnsi" w:eastAsiaTheme="minorEastAsia" w:hAnsiTheme="minorHAnsi"/>
              <w:noProof/>
              <w:color w:val="auto"/>
              <w:lang w:eastAsia="sv-SE"/>
            </w:rPr>
          </w:pPr>
          <w:hyperlink w:anchor="_Toc57656178" w:history="1">
            <w:r w:rsidR="00DD6D68" w:rsidRPr="00903DBA">
              <w:rPr>
                <w:rStyle w:val="Hyperlnk"/>
                <w:noProof/>
              </w:rPr>
              <w:t>E.</w:t>
            </w:r>
            <w:r w:rsidR="00DD6D68" w:rsidRPr="00903DBA">
              <w:rPr>
                <w:rFonts w:asciiTheme="minorHAnsi" w:eastAsiaTheme="minorEastAsia" w:hAnsiTheme="minorHAnsi"/>
                <w:noProof/>
                <w:color w:val="auto"/>
                <w:lang w:eastAsia="sv-SE"/>
              </w:rPr>
              <w:tab/>
            </w:r>
            <w:r w:rsidR="00DD6D68" w:rsidRPr="00903DBA">
              <w:rPr>
                <w:rStyle w:val="Hyperlnk"/>
                <w:noProof/>
              </w:rPr>
              <w:t>The ASCII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_Toc57656178 \h </w:instrText>
            </w:r>
            <w:r w:rsidR="00DD6D68" w:rsidRPr="00903DBA">
              <w:rPr>
                <w:noProof/>
                <w:webHidden/>
              </w:rPr>
            </w:r>
            <w:r w:rsidR="00DD6D68" w:rsidRPr="00903DBA">
              <w:rPr>
                <w:noProof/>
                <w:webHidden/>
              </w:rPr>
              <w:fldChar w:fldCharType="separate"/>
            </w:r>
            <w:r w:rsidR="00DD6D68" w:rsidRPr="00903DBA">
              <w:rPr>
                <w:noProof/>
                <w:webHidden/>
              </w:rPr>
              <w:t>428</w:t>
            </w:r>
            <w:r w:rsidR="00DD6D68" w:rsidRPr="00903DBA">
              <w:rPr>
                <w:noProof/>
                <w:webHidden/>
              </w:rPr>
              <w:fldChar w:fldCharType="end"/>
            </w:r>
          </w:hyperlink>
        </w:p>
        <w:p w14:paraId="23F2ABE7" w14:textId="07EE2079" w:rsidR="00DD6D68" w:rsidRPr="00903DBA" w:rsidRDefault="000B4F2B">
          <w:pPr>
            <w:pStyle w:val="Innehll1"/>
            <w:rPr>
              <w:rFonts w:asciiTheme="minorHAnsi" w:eastAsiaTheme="minorEastAsia" w:hAnsiTheme="minorHAnsi"/>
              <w:noProof/>
              <w:color w:val="auto"/>
              <w:lang w:eastAsia="sv-SE"/>
            </w:rPr>
          </w:pPr>
          <w:hyperlink w:anchor="_Toc57656179" w:history="1">
            <w:r w:rsidR="00DD6D68" w:rsidRPr="00903DBA">
              <w:rPr>
                <w:rStyle w:val="Hyperlnk"/>
                <w:noProof/>
              </w:rPr>
              <w:t>F.</w:t>
            </w:r>
            <w:r w:rsidR="00DD6D68" w:rsidRPr="00903DBA">
              <w:rPr>
                <w:rFonts w:asciiTheme="minorHAnsi" w:eastAsiaTheme="minorEastAsia" w:hAnsiTheme="minorHAnsi"/>
                <w:noProof/>
                <w:color w:val="auto"/>
                <w:lang w:eastAsia="sv-SE"/>
              </w:rPr>
              <w:tab/>
            </w:r>
            <w:r w:rsidR="00DD6D68" w:rsidRPr="00903DBA">
              <w:rPr>
                <w:rStyle w:val="Hyperlnk"/>
                <w:noProof/>
              </w:rPr>
              <w:t>A Crash Course in C</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_Toc57656179 \h </w:instrText>
            </w:r>
            <w:r w:rsidR="00DD6D68" w:rsidRPr="00903DBA">
              <w:rPr>
                <w:noProof/>
                <w:webHidden/>
              </w:rPr>
            </w:r>
            <w:r w:rsidR="00DD6D68" w:rsidRPr="00903DBA">
              <w:rPr>
                <w:noProof/>
                <w:webHidden/>
              </w:rPr>
              <w:fldChar w:fldCharType="separate"/>
            </w:r>
            <w:r w:rsidR="00DD6D68" w:rsidRPr="00903DBA">
              <w:rPr>
                <w:noProof/>
                <w:webHidden/>
              </w:rPr>
              <w:t>430</w:t>
            </w:r>
            <w:r w:rsidR="00DD6D68" w:rsidRPr="00903DBA">
              <w:rPr>
                <w:noProof/>
                <w:webHidden/>
              </w:rPr>
              <w:fldChar w:fldCharType="end"/>
            </w:r>
          </w:hyperlink>
        </w:p>
        <w:p w14:paraId="2FB97D0F" w14:textId="07DA8E58" w:rsidR="00DD6D68" w:rsidRPr="00903DBA" w:rsidRDefault="000B4F2B">
          <w:pPr>
            <w:pStyle w:val="Innehll2"/>
            <w:tabs>
              <w:tab w:val="left" w:pos="1100"/>
              <w:tab w:val="right" w:leader="dot" w:pos="9350"/>
            </w:tabs>
            <w:rPr>
              <w:rFonts w:asciiTheme="minorHAnsi" w:eastAsiaTheme="minorEastAsia" w:hAnsiTheme="minorHAnsi"/>
              <w:noProof/>
              <w:color w:val="auto"/>
              <w:lang w:eastAsia="sv-SE"/>
            </w:rPr>
          </w:pPr>
          <w:hyperlink w:anchor="_Toc57656180" w:history="1">
            <w:r w:rsidR="00DD6D68" w:rsidRPr="00903DBA">
              <w:rPr>
                <w:rStyle w:val="Hyperlnk"/>
                <w:noProof/>
              </w:rPr>
              <w:t>13.19.</w:t>
            </w:r>
            <w:r w:rsidR="00DD6D68" w:rsidRPr="00903DBA">
              <w:rPr>
                <w:rFonts w:asciiTheme="minorHAnsi" w:eastAsiaTheme="minorEastAsia" w:hAnsiTheme="minorHAnsi"/>
                <w:noProof/>
                <w:color w:val="auto"/>
                <w:lang w:eastAsia="sv-SE"/>
              </w:rPr>
              <w:tab/>
            </w:r>
            <w:r w:rsidR="00DD6D68" w:rsidRPr="00903DBA">
              <w:rPr>
                <w:rStyle w:val="Hyperlnk"/>
                <w:noProof/>
              </w:rPr>
              <w:t>The Compiler and the Linker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_Toc57656180 \h </w:instrText>
            </w:r>
            <w:r w:rsidR="00DD6D68" w:rsidRPr="00903DBA">
              <w:rPr>
                <w:noProof/>
                <w:webHidden/>
              </w:rPr>
            </w:r>
            <w:r w:rsidR="00DD6D68" w:rsidRPr="00903DBA">
              <w:rPr>
                <w:noProof/>
                <w:webHidden/>
              </w:rPr>
              <w:fldChar w:fldCharType="separate"/>
            </w:r>
            <w:r w:rsidR="00DD6D68" w:rsidRPr="00903DBA">
              <w:rPr>
                <w:noProof/>
                <w:webHidden/>
              </w:rPr>
              <w:t>430</w:t>
            </w:r>
            <w:r w:rsidR="00DD6D68" w:rsidRPr="00903DBA">
              <w:rPr>
                <w:noProof/>
                <w:webHidden/>
              </w:rPr>
              <w:fldChar w:fldCharType="end"/>
            </w:r>
          </w:hyperlink>
        </w:p>
        <w:p w14:paraId="79FF6E81" w14:textId="497A7866" w:rsidR="00DD6D68" w:rsidRPr="00903DBA" w:rsidRDefault="000B4F2B">
          <w:pPr>
            <w:pStyle w:val="Innehll2"/>
            <w:tabs>
              <w:tab w:val="left" w:pos="1100"/>
              <w:tab w:val="right" w:leader="dot" w:pos="9350"/>
            </w:tabs>
            <w:rPr>
              <w:rFonts w:asciiTheme="minorHAnsi" w:eastAsiaTheme="minorEastAsia" w:hAnsiTheme="minorHAnsi"/>
              <w:noProof/>
              <w:color w:val="auto"/>
              <w:lang w:eastAsia="sv-SE"/>
            </w:rPr>
          </w:pPr>
          <w:hyperlink w:anchor="_Toc57656181" w:history="1">
            <w:r w:rsidR="00DD6D68" w:rsidRPr="00903DBA">
              <w:rPr>
                <w:rStyle w:val="Hyperlnk"/>
                <w:noProof/>
              </w:rPr>
              <w:t>13.20.</w:t>
            </w:r>
            <w:r w:rsidR="00DD6D68" w:rsidRPr="00903DBA">
              <w:rPr>
                <w:rFonts w:asciiTheme="minorHAnsi" w:eastAsiaTheme="minorEastAsia" w:hAnsiTheme="minorHAnsi"/>
                <w:noProof/>
                <w:color w:val="auto"/>
                <w:lang w:eastAsia="sv-SE"/>
              </w:rPr>
              <w:tab/>
            </w:r>
            <w:r w:rsidR="00DD6D68" w:rsidRPr="00903DBA">
              <w:rPr>
                <w:rStyle w:val="Hyperlnk"/>
                <w:noProof/>
              </w:rPr>
              <w:t>The Hello-World Program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_Toc57656181 \h </w:instrText>
            </w:r>
            <w:r w:rsidR="00DD6D68" w:rsidRPr="00903DBA">
              <w:rPr>
                <w:noProof/>
                <w:webHidden/>
              </w:rPr>
            </w:r>
            <w:r w:rsidR="00DD6D68" w:rsidRPr="00903DBA">
              <w:rPr>
                <w:noProof/>
                <w:webHidden/>
              </w:rPr>
              <w:fldChar w:fldCharType="separate"/>
            </w:r>
            <w:r w:rsidR="00DD6D68" w:rsidRPr="00903DBA">
              <w:rPr>
                <w:noProof/>
                <w:webHidden/>
              </w:rPr>
              <w:t>431</w:t>
            </w:r>
            <w:r w:rsidR="00DD6D68" w:rsidRPr="00903DBA">
              <w:rPr>
                <w:noProof/>
                <w:webHidden/>
              </w:rPr>
              <w:fldChar w:fldCharType="end"/>
            </w:r>
          </w:hyperlink>
        </w:p>
        <w:p w14:paraId="573F44B2" w14:textId="5C14D111" w:rsidR="00DD6D68" w:rsidRPr="00903DBA" w:rsidRDefault="000B4F2B">
          <w:pPr>
            <w:pStyle w:val="Innehll2"/>
            <w:tabs>
              <w:tab w:val="left" w:pos="1100"/>
              <w:tab w:val="right" w:leader="dot" w:pos="9350"/>
            </w:tabs>
            <w:rPr>
              <w:rFonts w:asciiTheme="minorHAnsi" w:eastAsiaTheme="minorEastAsia" w:hAnsiTheme="minorHAnsi"/>
              <w:noProof/>
              <w:color w:val="auto"/>
              <w:lang w:eastAsia="sv-SE"/>
            </w:rPr>
          </w:pPr>
          <w:hyperlink w:anchor="_Toc57656182" w:history="1">
            <w:r w:rsidR="00DD6D68" w:rsidRPr="00903DBA">
              <w:rPr>
                <w:rStyle w:val="Hyperlnk"/>
                <w:noProof/>
              </w:rPr>
              <w:t>13.21.</w:t>
            </w:r>
            <w:r w:rsidR="00DD6D68" w:rsidRPr="00903DBA">
              <w:rPr>
                <w:rFonts w:asciiTheme="minorHAnsi" w:eastAsiaTheme="minorEastAsia" w:hAnsiTheme="minorHAnsi"/>
                <w:noProof/>
                <w:color w:val="auto"/>
                <w:lang w:eastAsia="sv-SE"/>
              </w:rPr>
              <w:tab/>
            </w:r>
            <w:r w:rsidR="00DD6D68" w:rsidRPr="00903DBA">
              <w:rPr>
                <w:rStyle w:val="Hyperlnk"/>
                <w:noProof/>
              </w:rPr>
              <w:t>Comments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_Toc57656182 \h </w:instrText>
            </w:r>
            <w:r w:rsidR="00DD6D68" w:rsidRPr="00903DBA">
              <w:rPr>
                <w:noProof/>
                <w:webHidden/>
              </w:rPr>
            </w:r>
            <w:r w:rsidR="00DD6D68" w:rsidRPr="00903DBA">
              <w:rPr>
                <w:noProof/>
                <w:webHidden/>
              </w:rPr>
              <w:fldChar w:fldCharType="separate"/>
            </w:r>
            <w:r w:rsidR="00DD6D68" w:rsidRPr="00903DBA">
              <w:rPr>
                <w:noProof/>
                <w:webHidden/>
              </w:rPr>
              <w:t>432</w:t>
            </w:r>
            <w:r w:rsidR="00DD6D68" w:rsidRPr="00903DBA">
              <w:rPr>
                <w:noProof/>
                <w:webHidden/>
              </w:rPr>
              <w:fldChar w:fldCharType="end"/>
            </w:r>
          </w:hyperlink>
        </w:p>
        <w:p w14:paraId="313B47FE" w14:textId="3EBC9A43" w:rsidR="00DD6D68" w:rsidRPr="00903DBA" w:rsidRDefault="000B4F2B">
          <w:pPr>
            <w:pStyle w:val="Innehll2"/>
            <w:tabs>
              <w:tab w:val="left" w:pos="1100"/>
              <w:tab w:val="right" w:leader="dot" w:pos="9350"/>
            </w:tabs>
            <w:rPr>
              <w:rFonts w:asciiTheme="minorHAnsi" w:eastAsiaTheme="minorEastAsia" w:hAnsiTheme="minorHAnsi"/>
              <w:noProof/>
              <w:color w:val="auto"/>
              <w:lang w:eastAsia="sv-SE"/>
            </w:rPr>
          </w:pPr>
          <w:hyperlink w:anchor="_Toc57656183" w:history="1">
            <w:r w:rsidR="00DD6D68" w:rsidRPr="00903DBA">
              <w:rPr>
                <w:rStyle w:val="Hyperlnk"/>
                <w:noProof/>
              </w:rPr>
              <w:t>13.22.</w:t>
            </w:r>
            <w:r w:rsidR="00DD6D68" w:rsidRPr="00903DBA">
              <w:rPr>
                <w:rFonts w:asciiTheme="minorHAnsi" w:eastAsiaTheme="minorEastAsia" w:hAnsiTheme="minorHAnsi"/>
                <w:noProof/>
                <w:color w:val="auto"/>
                <w:lang w:eastAsia="sv-SE"/>
              </w:rPr>
              <w:tab/>
            </w:r>
            <w:r w:rsidR="00DD6D68" w:rsidRPr="00903DBA">
              <w:rPr>
                <w:rStyle w:val="Hyperlnk"/>
                <w:noProof/>
              </w:rPr>
              <w:t>Types and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_Toc57656183 \h </w:instrText>
            </w:r>
            <w:r w:rsidR="00DD6D68" w:rsidRPr="00903DBA">
              <w:rPr>
                <w:noProof/>
                <w:webHidden/>
              </w:rPr>
            </w:r>
            <w:r w:rsidR="00DD6D68" w:rsidRPr="00903DBA">
              <w:rPr>
                <w:noProof/>
                <w:webHidden/>
              </w:rPr>
              <w:fldChar w:fldCharType="separate"/>
            </w:r>
            <w:r w:rsidR="00DD6D68" w:rsidRPr="00903DBA">
              <w:rPr>
                <w:noProof/>
                <w:webHidden/>
              </w:rPr>
              <w:t>432</w:t>
            </w:r>
            <w:r w:rsidR="00DD6D68" w:rsidRPr="00903DBA">
              <w:rPr>
                <w:noProof/>
                <w:webHidden/>
              </w:rPr>
              <w:fldChar w:fldCharType="end"/>
            </w:r>
          </w:hyperlink>
        </w:p>
        <w:p w14:paraId="4A45A142" w14:textId="08A3E595"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84"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Simple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_Toc57656184 \h </w:instrText>
            </w:r>
            <w:r w:rsidR="00DD6D68" w:rsidRPr="00903DBA">
              <w:rPr>
                <w:noProof/>
                <w:webHidden/>
              </w:rPr>
            </w:r>
            <w:r w:rsidR="00DD6D68" w:rsidRPr="00903DBA">
              <w:rPr>
                <w:noProof/>
                <w:webHidden/>
              </w:rPr>
              <w:fldChar w:fldCharType="separate"/>
            </w:r>
            <w:r w:rsidR="00DD6D68" w:rsidRPr="00903DBA">
              <w:rPr>
                <w:noProof/>
                <w:webHidden/>
              </w:rPr>
              <w:t>433</w:t>
            </w:r>
            <w:r w:rsidR="00DD6D68" w:rsidRPr="00903DBA">
              <w:rPr>
                <w:noProof/>
                <w:webHidden/>
              </w:rPr>
              <w:fldChar w:fldCharType="end"/>
            </w:r>
          </w:hyperlink>
        </w:p>
        <w:p w14:paraId="6C482D7A" w14:textId="0FF3AE63"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85" w:history="1">
            <w:r w:rsidR="00DD6D68" w:rsidRPr="00903DBA">
              <w:rPr>
                <w:rStyle w:val="Hyperlnk"/>
                <w:noProof/>
              </w:rPr>
              <w:t>2.1.1</w:t>
            </w:r>
            <w:r w:rsidR="00DD6D68" w:rsidRPr="00903DBA">
              <w:rPr>
                <w:rFonts w:asciiTheme="minorHAnsi" w:eastAsiaTheme="minorEastAsia" w:hAnsiTheme="minorHAnsi"/>
                <w:noProof/>
                <w:color w:val="auto"/>
                <w:lang w:eastAsia="sv-SE"/>
              </w:rPr>
              <w:tab/>
            </w:r>
            <w:r w:rsidR="00DD6D68" w:rsidRPr="00903DBA">
              <w:rPr>
                <w:rStyle w:val="Hyperlnk"/>
                <w:noProof/>
              </w:rPr>
              <w:t>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_Toc57656185 \h </w:instrText>
            </w:r>
            <w:r w:rsidR="00DD6D68" w:rsidRPr="00903DBA">
              <w:rPr>
                <w:noProof/>
                <w:webHidden/>
              </w:rPr>
            </w:r>
            <w:r w:rsidR="00DD6D68" w:rsidRPr="00903DBA">
              <w:rPr>
                <w:noProof/>
                <w:webHidden/>
              </w:rPr>
              <w:fldChar w:fldCharType="separate"/>
            </w:r>
            <w:r w:rsidR="00DD6D68" w:rsidRPr="00903DBA">
              <w:rPr>
                <w:noProof/>
                <w:webHidden/>
              </w:rPr>
              <w:t>433</w:t>
            </w:r>
            <w:r w:rsidR="00DD6D68" w:rsidRPr="00903DBA">
              <w:rPr>
                <w:noProof/>
                <w:webHidden/>
              </w:rPr>
              <w:fldChar w:fldCharType="end"/>
            </w:r>
          </w:hyperlink>
        </w:p>
        <w:p w14:paraId="28058C9F" w14:textId="745049C8"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86" w:history="1">
            <w:r w:rsidR="00DD6D68" w:rsidRPr="00903DBA">
              <w:rPr>
                <w:rStyle w:val="Hyperlnk"/>
                <w:noProof/>
              </w:rPr>
              <w:t>3.1.1</w:t>
            </w:r>
            <w:r w:rsidR="00DD6D68" w:rsidRPr="00903DBA">
              <w:rPr>
                <w:rFonts w:asciiTheme="minorHAnsi" w:eastAsiaTheme="minorEastAsia" w:hAnsiTheme="minorHAnsi"/>
                <w:noProof/>
                <w:color w:val="auto"/>
                <w:lang w:eastAsia="sv-SE"/>
              </w:rPr>
              <w:tab/>
            </w:r>
            <w:r w:rsidR="00DD6D68" w:rsidRPr="00903DBA">
              <w:rPr>
                <w:rStyle w:val="Hyperlnk"/>
                <w:noProof/>
              </w:rPr>
              <w:t>Constants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_Toc57656186 \h </w:instrText>
            </w:r>
            <w:r w:rsidR="00DD6D68" w:rsidRPr="00903DBA">
              <w:rPr>
                <w:noProof/>
                <w:webHidden/>
              </w:rPr>
            </w:r>
            <w:r w:rsidR="00DD6D68" w:rsidRPr="00903DBA">
              <w:rPr>
                <w:noProof/>
                <w:webHidden/>
              </w:rPr>
              <w:fldChar w:fldCharType="separate"/>
            </w:r>
            <w:r w:rsidR="00DD6D68" w:rsidRPr="00903DBA">
              <w:rPr>
                <w:noProof/>
                <w:webHidden/>
              </w:rPr>
              <w:t>434</w:t>
            </w:r>
            <w:r w:rsidR="00DD6D68" w:rsidRPr="00903DBA">
              <w:rPr>
                <w:noProof/>
                <w:webHidden/>
              </w:rPr>
              <w:fldChar w:fldCharType="end"/>
            </w:r>
          </w:hyperlink>
        </w:p>
        <w:p w14:paraId="77F0676E" w14:textId="1CE377F1"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87" w:history="1">
            <w:r w:rsidR="00DD6D68" w:rsidRPr="00903DBA">
              <w:rPr>
                <w:rStyle w:val="Hyperlnk"/>
                <w:noProof/>
              </w:rPr>
              <w:t>4.1.1</w:t>
            </w:r>
            <w:r w:rsidR="00DD6D68" w:rsidRPr="00903DBA">
              <w:rPr>
                <w:rFonts w:asciiTheme="minorHAnsi" w:eastAsiaTheme="minorEastAsia" w:hAnsiTheme="minorHAnsi"/>
                <w:noProof/>
                <w:color w:val="auto"/>
                <w:lang w:eastAsia="sv-SE"/>
              </w:rPr>
              <w:tab/>
            </w:r>
            <w:r w:rsidR="00DD6D68" w:rsidRPr="00903DBA">
              <w:rPr>
                <w:rStyle w:val="Hyperlnk"/>
                <w:noProof/>
              </w:rPr>
              <w:t>Output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_Toc57656187 \h </w:instrText>
            </w:r>
            <w:r w:rsidR="00DD6D68" w:rsidRPr="00903DBA">
              <w:rPr>
                <w:noProof/>
                <w:webHidden/>
              </w:rPr>
            </w:r>
            <w:r w:rsidR="00DD6D68" w:rsidRPr="00903DBA">
              <w:rPr>
                <w:noProof/>
                <w:webHidden/>
              </w:rPr>
              <w:fldChar w:fldCharType="separate"/>
            </w:r>
            <w:r w:rsidR="00DD6D68" w:rsidRPr="00903DBA">
              <w:rPr>
                <w:noProof/>
                <w:webHidden/>
              </w:rPr>
              <w:t>434</w:t>
            </w:r>
            <w:r w:rsidR="00DD6D68" w:rsidRPr="00903DBA">
              <w:rPr>
                <w:noProof/>
                <w:webHidden/>
              </w:rPr>
              <w:fldChar w:fldCharType="end"/>
            </w:r>
          </w:hyperlink>
        </w:p>
        <w:p w14:paraId="5CBCE597" w14:textId="593E9BEA"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88" w:history="1">
            <w:r w:rsidR="00DD6D68" w:rsidRPr="00903DBA">
              <w:rPr>
                <w:rStyle w:val="Hyperlnk"/>
                <w:noProof/>
              </w:rPr>
              <w:t>5.1.1</w:t>
            </w:r>
            <w:r w:rsidR="00DD6D68" w:rsidRPr="00903DBA">
              <w:rPr>
                <w:rFonts w:asciiTheme="minorHAnsi" w:eastAsiaTheme="minorEastAsia" w:hAnsiTheme="minorHAnsi"/>
                <w:noProof/>
                <w:color w:val="auto"/>
                <w:lang w:eastAsia="sv-SE"/>
              </w:rPr>
              <w:tab/>
            </w:r>
            <w:r w:rsidR="00DD6D68" w:rsidRPr="00903DBA">
              <w:rPr>
                <w:rStyle w:val="Hyperlnk"/>
                <w:noProof/>
              </w:rPr>
              <w:t>Input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_Toc57656188 \h </w:instrText>
            </w:r>
            <w:r w:rsidR="00DD6D68" w:rsidRPr="00903DBA">
              <w:rPr>
                <w:noProof/>
                <w:webHidden/>
              </w:rPr>
            </w:r>
            <w:r w:rsidR="00DD6D68" w:rsidRPr="00903DBA">
              <w:rPr>
                <w:noProof/>
                <w:webHidden/>
              </w:rPr>
              <w:fldChar w:fldCharType="separate"/>
            </w:r>
            <w:r w:rsidR="00DD6D68" w:rsidRPr="00903DBA">
              <w:rPr>
                <w:noProof/>
                <w:webHidden/>
              </w:rPr>
              <w:t>435</w:t>
            </w:r>
            <w:r w:rsidR="00DD6D68" w:rsidRPr="00903DBA">
              <w:rPr>
                <w:noProof/>
                <w:webHidden/>
              </w:rPr>
              <w:fldChar w:fldCharType="end"/>
            </w:r>
          </w:hyperlink>
        </w:p>
        <w:p w14:paraId="55C0AACB" w14:textId="49CED034"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89" w:history="1">
            <w:r w:rsidR="00DD6D68" w:rsidRPr="00903DBA">
              <w:rPr>
                <w:rStyle w:val="Hyperlnk"/>
                <w:noProof/>
              </w:rPr>
              <w:t>6.1.1</w:t>
            </w:r>
            <w:r w:rsidR="00DD6D68" w:rsidRPr="00903DBA">
              <w:rPr>
                <w:rFonts w:asciiTheme="minorHAnsi" w:eastAsiaTheme="minorEastAsia" w:hAnsiTheme="minorHAnsi"/>
                <w:noProof/>
                <w:color w:val="auto"/>
                <w:lang w:eastAsia="sv-SE"/>
              </w:rPr>
              <w:tab/>
            </w:r>
            <w:r w:rsidR="00DD6D68" w:rsidRPr="00903DBA">
              <w:rPr>
                <w:rStyle w:val="Hyperlnk"/>
                <w:noProof/>
              </w:rPr>
              <w:t>Enumerations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_Toc57656189 \h </w:instrText>
            </w:r>
            <w:r w:rsidR="00DD6D68" w:rsidRPr="00903DBA">
              <w:rPr>
                <w:noProof/>
                <w:webHidden/>
              </w:rPr>
            </w:r>
            <w:r w:rsidR="00DD6D68" w:rsidRPr="00903DBA">
              <w:rPr>
                <w:noProof/>
                <w:webHidden/>
              </w:rPr>
              <w:fldChar w:fldCharType="separate"/>
            </w:r>
            <w:r w:rsidR="00DD6D68" w:rsidRPr="00903DBA">
              <w:rPr>
                <w:noProof/>
                <w:webHidden/>
              </w:rPr>
              <w:t>436</w:t>
            </w:r>
            <w:r w:rsidR="00DD6D68" w:rsidRPr="00903DBA">
              <w:rPr>
                <w:noProof/>
                <w:webHidden/>
              </w:rPr>
              <w:fldChar w:fldCharType="end"/>
            </w:r>
          </w:hyperlink>
        </w:p>
        <w:p w14:paraId="5B651EE3" w14:textId="70F45A8E"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90" w:history="1">
            <w:r w:rsidR="00DD6D68" w:rsidRPr="00903DBA">
              <w:rPr>
                <w:rStyle w:val="Hyperlnk"/>
                <w:noProof/>
              </w:rPr>
              <w:t>7.1.1</w:t>
            </w:r>
            <w:r w:rsidR="00DD6D68" w:rsidRPr="00903DBA">
              <w:rPr>
                <w:rFonts w:asciiTheme="minorHAnsi" w:eastAsiaTheme="minorEastAsia" w:hAnsiTheme="minorHAnsi"/>
                <w:noProof/>
                <w:color w:val="auto"/>
                <w:lang w:eastAsia="sv-SE"/>
              </w:rPr>
              <w:tab/>
            </w:r>
            <w:r w:rsidR="00DD6D68" w:rsidRPr="00903DBA">
              <w:rPr>
                <w:rStyle w:val="Hyperlnk"/>
                <w:noProof/>
              </w:rPr>
              <w:t>Arrays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_Toc57656190 \h </w:instrText>
            </w:r>
            <w:r w:rsidR="00DD6D68" w:rsidRPr="00903DBA">
              <w:rPr>
                <w:noProof/>
                <w:webHidden/>
              </w:rPr>
            </w:r>
            <w:r w:rsidR="00DD6D68" w:rsidRPr="00903DBA">
              <w:rPr>
                <w:noProof/>
                <w:webHidden/>
              </w:rPr>
              <w:fldChar w:fldCharType="separate"/>
            </w:r>
            <w:r w:rsidR="00DD6D68" w:rsidRPr="00903DBA">
              <w:rPr>
                <w:noProof/>
                <w:webHidden/>
              </w:rPr>
              <w:t>437</w:t>
            </w:r>
            <w:r w:rsidR="00DD6D68" w:rsidRPr="00903DBA">
              <w:rPr>
                <w:noProof/>
                <w:webHidden/>
              </w:rPr>
              <w:fldChar w:fldCharType="end"/>
            </w:r>
          </w:hyperlink>
        </w:p>
        <w:p w14:paraId="515ECEF1" w14:textId="4E01168E"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91" w:history="1">
            <w:r w:rsidR="00DD6D68" w:rsidRPr="00903DBA">
              <w:rPr>
                <w:rStyle w:val="Hyperlnk"/>
                <w:noProof/>
              </w:rPr>
              <w:t>8.1.1</w:t>
            </w:r>
            <w:r w:rsidR="00DD6D68" w:rsidRPr="00903DBA">
              <w:rPr>
                <w:rFonts w:asciiTheme="minorHAnsi" w:eastAsiaTheme="minorEastAsia" w:hAnsiTheme="minorHAnsi"/>
                <w:noProof/>
                <w:color w:val="auto"/>
                <w:lang w:eastAsia="sv-SE"/>
              </w:rPr>
              <w:tab/>
            </w:r>
            <w:r w:rsidR="00DD6D68" w:rsidRPr="00903DBA">
              <w:rPr>
                <w:rStyle w:val="Hyperlnk"/>
                <w:noProof/>
              </w:rPr>
              <w:t>Characters and Strings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_Toc57656191 \h </w:instrText>
            </w:r>
            <w:r w:rsidR="00DD6D68" w:rsidRPr="00903DBA">
              <w:rPr>
                <w:noProof/>
                <w:webHidden/>
              </w:rPr>
            </w:r>
            <w:r w:rsidR="00DD6D68" w:rsidRPr="00903DBA">
              <w:rPr>
                <w:noProof/>
                <w:webHidden/>
              </w:rPr>
              <w:fldChar w:fldCharType="separate"/>
            </w:r>
            <w:r w:rsidR="00DD6D68" w:rsidRPr="00903DBA">
              <w:rPr>
                <w:noProof/>
                <w:webHidden/>
              </w:rPr>
              <w:t>437</w:t>
            </w:r>
            <w:r w:rsidR="00DD6D68" w:rsidRPr="00903DBA">
              <w:rPr>
                <w:noProof/>
                <w:webHidden/>
              </w:rPr>
              <w:fldChar w:fldCharType="end"/>
            </w:r>
          </w:hyperlink>
        </w:p>
        <w:p w14:paraId="3D35E3A5" w14:textId="6BCBF69A"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92"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The ASCII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_Toc57656192 \h </w:instrText>
            </w:r>
            <w:r w:rsidR="00DD6D68" w:rsidRPr="00903DBA">
              <w:rPr>
                <w:noProof/>
                <w:webHidden/>
              </w:rPr>
            </w:r>
            <w:r w:rsidR="00DD6D68" w:rsidRPr="00903DBA">
              <w:rPr>
                <w:noProof/>
                <w:webHidden/>
              </w:rPr>
              <w:fldChar w:fldCharType="separate"/>
            </w:r>
            <w:r w:rsidR="00DD6D68" w:rsidRPr="00903DBA">
              <w:rPr>
                <w:noProof/>
                <w:webHidden/>
              </w:rPr>
              <w:t>438</w:t>
            </w:r>
            <w:r w:rsidR="00DD6D68" w:rsidRPr="00903DBA">
              <w:rPr>
                <w:noProof/>
                <w:webHidden/>
              </w:rPr>
              <w:fldChar w:fldCharType="end"/>
            </w:r>
          </w:hyperlink>
        </w:p>
        <w:p w14:paraId="576B0097" w14:textId="7F9DF3CC"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93"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Pointers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_Toc57656193 \h </w:instrText>
            </w:r>
            <w:r w:rsidR="00DD6D68" w:rsidRPr="00903DBA">
              <w:rPr>
                <w:noProof/>
                <w:webHidden/>
              </w:rPr>
            </w:r>
            <w:r w:rsidR="00DD6D68" w:rsidRPr="00903DBA">
              <w:rPr>
                <w:noProof/>
                <w:webHidden/>
              </w:rPr>
              <w:fldChar w:fldCharType="separate"/>
            </w:r>
            <w:r w:rsidR="00DD6D68" w:rsidRPr="00903DBA">
              <w:rPr>
                <w:noProof/>
                <w:webHidden/>
              </w:rPr>
              <w:t>438</w:t>
            </w:r>
            <w:r w:rsidR="00DD6D68" w:rsidRPr="00903DBA">
              <w:rPr>
                <w:noProof/>
                <w:webHidden/>
              </w:rPr>
              <w:fldChar w:fldCharType="end"/>
            </w:r>
          </w:hyperlink>
        </w:p>
        <w:p w14:paraId="3F027DEB" w14:textId="4FA78AF8"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94" w:history="1">
            <w:r w:rsidR="00DD6D68" w:rsidRPr="00903DBA">
              <w:rPr>
                <w:rStyle w:val="Hyperlnk"/>
                <w:noProof/>
              </w:rPr>
              <w:t>11.1.1</w:t>
            </w:r>
            <w:r w:rsidR="00DD6D68" w:rsidRPr="00903DBA">
              <w:rPr>
                <w:rFonts w:asciiTheme="minorHAnsi" w:eastAsiaTheme="minorEastAsia" w:hAnsiTheme="minorHAnsi"/>
                <w:noProof/>
                <w:color w:val="auto"/>
                <w:lang w:eastAsia="sv-SE"/>
              </w:rPr>
              <w:tab/>
            </w:r>
            <w:r w:rsidR="00DD6D68" w:rsidRPr="00903DBA">
              <w:rPr>
                <w:rStyle w:val="Hyperlnk"/>
                <w:noProof/>
              </w:rPr>
              <w:t>Pointers and Dynamic Memory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_Toc57656194 \h </w:instrText>
            </w:r>
            <w:r w:rsidR="00DD6D68" w:rsidRPr="00903DBA">
              <w:rPr>
                <w:noProof/>
                <w:webHidden/>
              </w:rPr>
            </w:r>
            <w:r w:rsidR="00DD6D68" w:rsidRPr="00903DBA">
              <w:rPr>
                <w:noProof/>
                <w:webHidden/>
              </w:rPr>
              <w:fldChar w:fldCharType="separate"/>
            </w:r>
            <w:r w:rsidR="00DD6D68" w:rsidRPr="00903DBA">
              <w:rPr>
                <w:noProof/>
                <w:webHidden/>
              </w:rPr>
              <w:t>439</w:t>
            </w:r>
            <w:r w:rsidR="00DD6D68" w:rsidRPr="00903DBA">
              <w:rPr>
                <w:noProof/>
                <w:webHidden/>
              </w:rPr>
              <w:fldChar w:fldCharType="end"/>
            </w:r>
          </w:hyperlink>
        </w:p>
        <w:p w14:paraId="5DA56AC6" w14:textId="2AF9E17D"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95" w:history="1">
            <w:r w:rsidR="00DD6D68" w:rsidRPr="00903DBA">
              <w:rPr>
                <w:rStyle w:val="Hyperlnk"/>
                <w:noProof/>
              </w:rPr>
              <w:t>12.1.1</w:t>
            </w:r>
            <w:r w:rsidR="00DD6D68" w:rsidRPr="00903DBA">
              <w:rPr>
                <w:rFonts w:asciiTheme="minorHAnsi" w:eastAsiaTheme="minorEastAsia" w:hAnsiTheme="minorHAnsi"/>
                <w:noProof/>
                <w:color w:val="auto"/>
                <w:lang w:eastAsia="sv-SE"/>
              </w:rPr>
              <w:tab/>
            </w:r>
            <w:r w:rsidR="00DD6D68" w:rsidRPr="00903DBA">
              <w:rPr>
                <w:rStyle w:val="Hyperlnk"/>
                <w:noProof/>
              </w:rPr>
              <w:t>Defining our own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_Toc57656195 \h </w:instrText>
            </w:r>
            <w:r w:rsidR="00DD6D68" w:rsidRPr="00903DBA">
              <w:rPr>
                <w:noProof/>
                <w:webHidden/>
              </w:rPr>
            </w:r>
            <w:r w:rsidR="00DD6D68" w:rsidRPr="00903DBA">
              <w:rPr>
                <w:noProof/>
                <w:webHidden/>
              </w:rPr>
              <w:fldChar w:fldCharType="separate"/>
            </w:r>
            <w:r w:rsidR="00DD6D68" w:rsidRPr="00903DBA">
              <w:rPr>
                <w:noProof/>
                <w:webHidden/>
              </w:rPr>
              <w:t>441</w:t>
            </w:r>
            <w:r w:rsidR="00DD6D68" w:rsidRPr="00903DBA">
              <w:rPr>
                <w:noProof/>
                <w:webHidden/>
              </w:rPr>
              <w:fldChar w:fldCharType="end"/>
            </w:r>
          </w:hyperlink>
        </w:p>
        <w:p w14:paraId="2DFE15EE" w14:textId="35106524"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96" w:history="1">
            <w:r w:rsidR="00DD6D68" w:rsidRPr="00903DBA">
              <w:rPr>
                <w:rStyle w:val="Hyperlnk"/>
                <w:noProof/>
              </w:rPr>
              <w:t>13.1.1</w:t>
            </w:r>
            <w:r w:rsidR="00DD6D68" w:rsidRPr="00903DBA">
              <w:rPr>
                <w:rFonts w:asciiTheme="minorHAnsi" w:eastAsiaTheme="minorEastAsia" w:hAnsiTheme="minorHAnsi"/>
                <w:noProof/>
                <w:color w:val="auto"/>
                <w:lang w:eastAsia="sv-SE"/>
              </w:rPr>
              <w:tab/>
            </w:r>
            <w:r w:rsidR="00DD6D68" w:rsidRPr="00903DBA">
              <w:rPr>
                <w:rStyle w:val="Hyperlnk"/>
                <w:noProof/>
              </w:rPr>
              <w:t>The 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_Toc57656196 \h </w:instrText>
            </w:r>
            <w:r w:rsidR="00DD6D68" w:rsidRPr="00903DBA">
              <w:rPr>
                <w:noProof/>
                <w:webHidden/>
              </w:rPr>
            </w:r>
            <w:r w:rsidR="00DD6D68" w:rsidRPr="00903DBA">
              <w:rPr>
                <w:noProof/>
                <w:webHidden/>
              </w:rPr>
              <w:fldChar w:fldCharType="separate"/>
            </w:r>
            <w:r w:rsidR="00DD6D68" w:rsidRPr="00903DBA">
              <w:rPr>
                <w:noProof/>
                <w:webHidden/>
              </w:rPr>
              <w:t>442</w:t>
            </w:r>
            <w:r w:rsidR="00DD6D68" w:rsidRPr="00903DBA">
              <w:rPr>
                <w:noProof/>
                <w:webHidden/>
              </w:rPr>
              <w:fldChar w:fldCharType="end"/>
            </w:r>
          </w:hyperlink>
        </w:p>
        <w:p w14:paraId="079C29CD" w14:textId="5BB3F677" w:rsidR="00DD6D68" w:rsidRPr="00903DBA" w:rsidRDefault="000B4F2B">
          <w:pPr>
            <w:pStyle w:val="Innehll2"/>
            <w:tabs>
              <w:tab w:val="left" w:pos="1100"/>
              <w:tab w:val="right" w:leader="dot" w:pos="9350"/>
            </w:tabs>
            <w:rPr>
              <w:rFonts w:asciiTheme="minorHAnsi" w:eastAsiaTheme="minorEastAsia" w:hAnsiTheme="minorHAnsi"/>
              <w:noProof/>
              <w:color w:val="auto"/>
              <w:lang w:eastAsia="sv-SE"/>
            </w:rPr>
          </w:pPr>
          <w:hyperlink w:anchor="_Toc57656197" w:history="1">
            <w:r w:rsidR="00DD6D68" w:rsidRPr="00903DBA">
              <w:rPr>
                <w:rStyle w:val="Hyperlnk"/>
                <w:noProof/>
              </w:rPr>
              <w:t>13.23.</w:t>
            </w:r>
            <w:r w:rsidR="00DD6D68" w:rsidRPr="00903DBA">
              <w:rPr>
                <w:rFonts w:asciiTheme="minorHAnsi" w:eastAsiaTheme="minorEastAsia" w:hAnsiTheme="minorHAnsi"/>
                <w:noProof/>
                <w:color w:val="auto"/>
                <w:lang w:eastAsia="sv-SE"/>
              </w:rPr>
              <w:tab/>
            </w:r>
            <w:r w:rsidR="00DD6D68" w:rsidRPr="00903DBA">
              <w:rPr>
                <w:rStyle w:val="Hyperlnk"/>
                <w:noProof/>
              </w:rPr>
              <w:t>Expressions and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_Toc57656197 \h </w:instrText>
            </w:r>
            <w:r w:rsidR="00DD6D68" w:rsidRPr="00903DBA">
              <w:rPr>
                <w:noProof/>
                <w:webHidden/>
              </w:rPr>
            </w:r>
            <w:r w:rsidR="00DD6D68" w:rsidRPr="00903DBA">
              <w:rPr>
                <w:noProof/>
                <w:webHidden/>
              </w:rPr>
              <w:fldChar w:fldCharType="separate"/>
            </w:r>
            <w:r w:rsidR="00DD6D68" w:rsidRPr="00903DBA">
              <w:rPr>
                <w:noProof/>
                <w:webHidden/>
              </w:rPr>
              <w:t>442</w:t>
            </w:r>
            <w:r w:rsidR="00DD6D68" w:rsidRPr="00903DBA">
              <w:rPr>
                <w:noProof/>
                <w:webHidden/>
              </w:rPr>
              <w:fldChar w:fldCharType="end"/>
            </w:r>
          </w:hyperlink>
        </w:p>
        <w:p w14:paraId="0CFC44E3" w14:textId="1B07A1D7"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98" w:history="1">
            <w:r w:rsidR="00DD6D68" w:rsidRPr="00903DBA">
              <w:rPr>
                <w:rStyle w:val="Hyperlnk"/>
                <w:noProof/>
              </w:rPr>
              <w:t>14.1.1</w:t>
            </w:r>
            <w:r w:rsidR="00DD6D68" w:rsidRPr="00903DBA">
              <w:rPr>
                <w:rFonts w:asciiTheme="minorHAnsi" w:eastAsiaTheme="minorEastAsia" w:hAnsiTheme="minorHAnsi"/>
                <w:noProof/>
                <w:color w:val="auto"/>
                <w:lang w:eastAsia="sv-SE"/>
              </w:rPr>
              <w:tab/>
            </w:r>
            <w:r w:rsidR="00DD6D68" w:rsidRPr="00903DBA">
              <w:rPr>
                <w:rStyle w:val="Hyperlnk"/>
                <w:noProof/>
              </w:rPr>
              <w:t>Arithmetic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_Toc57656198 \h </w:instrText>
            </w:r>
            <w:r w:rsidR="00DD6D68" w:rsidRPr="00903DBA">
              <w:rPr>
                <w:noProof/>
                <w:webHidden/>
              </w:rPr>
            </w:r>
            <w:r w:rsidR="00DD6D68" w:rsidRPr="00903DBA">
              <w:rPr>
                <w:noProof/>
                <w:webHidden/>
              </w:rPr>
              <w:fldChar w:fldCharType="separate"/>
            </w:r>
            <w:r w:rsidR="00DD6D68" w:rsidRPr="00903DBA">
              <w:rPr>
                <w:noProof/>
                <w:webHidden/>
              </w:rPr>
              <w:t>442</w:t>
            </w:r>
            <w:r w:rsidR="00DD6D68" w:rsidRPr="00903DBA">
              <w:rPr>
                <w:noProof/>
                <w:webHidden/>
              </w:rPr>
              <w:fldChar w:fldCharType="end"/>
            </w:r>
          </w:hyperlink>
        </w:p>
        <w:p w14:paraId="44EB80C5" w14:textId="0C23116C"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199" w:history="1">
            <w:r w:rsidR="00DD6D68" w:rsidRPr="00903DBA">
              <w:rPr>
                <w:rStyle w:val="Hyperlnk"/>
                <w:noProof/>
              </w:rPr>
              <w:t>15.1.1</w:t>
            </w:r>
            <w:r w:rsidR="00DD6D68" w:rsidRPr="00903DBA">
              <w:rPr>
                <w:rFonts w:asciiTheme="minorHAnsi" w:eastAsiaTheme="minorEastAsia" w:hAnsiTheme="minorHAnsi"/>
                <w:noProof/>
                <w:color w:val="auto"/>
                <w:lang w:eastAsia="sv-SE"/>
              </w:rPr>
              <w:tab/>
            </w:r>
            <w:r w:rsidR="00DD6D68" w:rsidRPr="00903DBA">
              <w:rPr>
                <w:rStyle w:val="Hyperlnk"/>
                <w:noProof/>
              </w:rPr>
              <w:t>Pointer Arithmetic</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_Toc57656199 \h </w:instrText>
            </w:r>
            <w:r w:rsidR="00DD6D68" w:rsidRPr="00903DBA">
              <w:rPr>
                <w:noProof/>
                <w:webHidden/>
              </w:rPr>
            </w:r>
            <w:r w:rsidR="00DD6D68" w:rsidRPr="00903DBA">
              <w:rPr>
                <w:noProof/>
                <w:webHidden/>
              </w:rPr>
              <w:fldChar w:fldCharType="separate"/>
            </w:r>
            <w:r w:rsidR="00DD6D68" w:rsidRPr="00903DBA">
              <w:rPr>
                <w:noProof/>
                <w:webHidden/>
              </w:rPr>
              <w:t>443</w:t>
            </w:r>
            <w:r w:rsidR="00DD6D68" w:rsidRPr="00903DBA">
              <w:rPr>
                <w:noProof/>
                <w:webHidden/>
              </w:rPr>
              <w:fldChar w:fldCharType="end"/>
            </w:r>
          </w:hyperlink>
        </w:p>
        <w:p w14:paraId="19B7EA46" w14:textId="283284EB"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200" w:history="1">
            <w:r w:rsidR="00DD6D68" w:rsidRPr="00903DBA">
              <w:rPr>
                <w:rStyle w:val="Hyperlnk"/>
                <w:noProof/>
              </w:rPr>
              <w:t>16.1.1</w:t>
            </w:r>
            <w:r w:rsidR="00DD6D68" w:rsidRPr="00903DBA">
              <w:rPr>
                <w:rFonts w:asciiTheme="minorHAnsi" w:eastAsiaTheme="minorEastAsia" w:hAnsiTheme="minorHAnsi"/>
                <w:noProof/>
                <w:color w:val="auto"/>
                <w:lang w:eastAsia="sv-SE"/>
              </w:rPr>
              <w:tab/>
            </w:r>
            <w:r w:rsidR="00DD6D68" w:rsidRPr="00903DBA">
              <w:rPr>
                <w:rStyle w:val="Hyperlnk"/>
                <w:noProof/>
              </w:rPr>
              <w:t>Increment and decrement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_Toc57656200 \h </w:instrText>
            </w:r>
            <w:r w:rsidR="00DD6D68" w:rsidRPr="00903DBA">
              <w:rPr>
                <w:noProof/>
                <w:webHidden/>
              </w:rPr>
            </w:r>
            <w:r w:rsidR="00DD6D68" w:rsidRPr="00903DBA">
              <w:rPr>
                <w:noProof/>
                <w:webHidden/>
              </w:rPr>
              <w:fldChar w:fldCharType="separate"/>
            </w:r>
            <w:r w:rsidR="00DD6D68" w:rsidRPr="00903DBA">
              <w:rPr>
                <w:noProof/>
                <w:webHidden/>
              </w:rPr>
              <w:t>444</w:t>
            </w:r>
            <w:r w:rsidR="00DD6D68" w:rsidRPr="00903DBA">
              <w:rPr>
                <w:noProof/>
                <w:webHidden/>
              </w:rPr>
              <w:fldChar w:fldCharType="end"/>
            </w:r>
          </w:hyperlink>
        </w:p>
        <w:p w14:paraId="3FA337B4" w14:textId="2314D2AE"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201" w:history="1">
            <w:r w:rsidR="00DD6D68" w:rsidRPr="00903DBA">
              <w:rPr>
                <w:rStyle w:val="Hyperlnk"/>
                <w:noProof/>
              </w:rPr>
              <w:t>17.1.1</w:t>
            </w:r>
            <w:r w:rsidR="00DD6D68" w:rsidRPr="00903DBA">
              <w:rPr>
                <w:rFonts w:asciiTheme="minorHAnsi" w:eastAsiaTheme="minorEastAsia" w:hAnsiTheme="minorHAnsi"/>
                <w:noProof/>
                <w:color w:val="auto"/>
                <w:lang w:eastAsia="sv-SE"/>
              </w:rPr>
              <w:tab/>
            </w:r>
            <w:r w:rsidR="00DD6D68" w:rsidRPr="00903DBA">
              <w:rPr>
                <w:rStyle w:val="Hyperlnk"/>
                <w:noProof/>
              </w:rPr>
              <w:t>Relational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_Toc57656201 \h </w:instrText>
            </w:r>
            <w:r w:rsidR="00DD6D68" w:rsidRPr="00903DBA">
              <w:rPr>
                <w:noProof/>
                <w:webHidden/>
              </w:rPr>
            </w:r>
            <w:r w:rsidR="00DD6D68" w:rsidRPr="00903DBA">
              <w:rPr>
                <w:noProof/>
                <w:webHidden/>
              </w:rPr>
              <w:fldChar w:fldCharType="separate"/>
            </w:r>
            <w:r w:rsidR="00DD6D68" w:rsidRPr="00903DBA">
              <w:rPr>
                <w:noProof/>
                <w:webHidden/>
              </w:rPr>
              <w:t>444</w:t>
            </w:r>
            <w:r w:rsidR="00DD6D68" w:rsidRPr="00903DBA">
              <w:rPr>
                <w:noProof/>
                <w:webHidden/>
              </w:rPr>
              <w:fldChar w:fldCharType="end"/>
            </w:r>
          </w:hyperlink>
        </w:p>
        <w:p w14:paraId="739CB7AC" w14:textId="7DAB0C4E"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202" w:history="1">
            <w:r w:rsidR="00DD6D68" w:rsidRPr="00903DBA">
              <w:rPr>
                <w:rStyle w:val="Hyperlnk"/>
                <w:noProof/>
              </w:rPr>
              <w:t>18.1.1</w:t>
            </w:r>
            <w:r w:rsidR="00DD6D68" w:rsidRPr="00903DBA">
              <w:rPr>
                <w:rFonts w:asciiTheme="minorHAnsi" w:eastAsiaTheme="minorEastAsia" w:hAnsiTheme="minorHAnsi"/>
                <w:noProof/>
                <w:color w:val="auto"/>
                <w:lang w:eastAsia="sv-SE"/>
              </w:rPr>
              <w:tab/>
            </w:r>
            <w:r w:rsidR="00DD6D68" w:rsidRPr="00903DBA">
              <w:rPr>
                <w:rStyle w:val="Hyperlnk"/>
                <w:noProof/>
              </w:rPr>
              <w:t>Logical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_Toc57656202 \h </w:instrText>
            </w:r>
            <w:r w:rsidR="00DD6D68" w:rsidRPr="00903DBA">
              <w:rPr>
                <w:noProof/>
                <w:webHidden/>
              </w:rPr>
            </w:r>
            <w:r w:rsidR="00DD6D68" w:rsidRPr="00903DBA">
              <w:rPr>
                <w:noProof/>
                <w:webHidden/>
              </w:rPr>
              <w:fldChar w:fldCharType="separate"/>
            </w:r>
            <w:r w:rsidR="00DD6D68" w:rsidRPr="00903DBA">
              <w:rPr>
                <w:noProof/>
                <w:webHidden/>
              </w:rPr>
              <w:t>444</w:t>
            </w:r>
            <w:r w:rsidR="00DD6D68" w:rsidRPr="00903DBA">
              <w:rPr>
                <w:noProof/>
                <w:webHidden/>
              </w:rPr>
              <w:fldChar w:fldCharType="end"/>
            </w:r>
          </w:hyperlink>
        </w:p>
        <w:p w14:paraId="5E3F4608" w14:textId="08194C74"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203" w:history="1">
            <w:r w:rsidR="00DD6D68" w:rsidRPr="00903DBA">
              <w:rPr>
                <w:rStyle w:val="Hyperlnk"/>
                <w:noProof/>
              </w:rPr>
              <w:t>19.1.1</w:t>
            </w:r>
            <w:r w:rsidR="00DD6D68" w:rsidRPr="00903DBA">
              <w:rPr>
                <w:rFonts w:asciiTheme="minorHAnsi" w:eastAsiaTheme="minorEastAsia" w:hAnsiTheme="minorHAnsi"/>
                <w:noProof/>
                <w:color w:val="auto"/>
                <w:lang w:eastAsia="sv-SE"/>
              </w:rPr>
              <w:tab/>
            </w:r>
            <w:r w:rsidR="00DD6D68" w:rsidRPr="00903DBA">
              <w:rPr>
                <w:rStyle w:val="Hyperlnk"/>
                <w:noProof/>
              </w:rPr>
              <w:t>Bitwise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_Toc57656203 \h </w:instrText>
            </w:r>
            <w:r w:rsidR="00DD6D68" w:rsidRPr="00903DBA">
              <w:rPr>
                <w:noProof/>
                <w:webHidden/>
              </w:rPr>
            </w:r>
            <w:r w:rsidR="00DD6D68" w:rsidRPr="00903DBA">
              <w:rPr>
                <w:noProof/>
                <w:webHidden/>
              </w:rPr>
              <w:fldChar w:fldCharType="separate"/>
            </w:r>
            <w:r w:rsidR="00DD6D68" w:rsidRPr="00903DBA">
              <w:rPr>
                <w:noProof/>
                <w:webHidden/>
              </w:rPr>
              <w:t>445</w:t>
            </w:r>
            <w:r w:rsidR="00DD6D68" w:rsidRPr="00903DBA">
              <w:rPr>
                <w:noProof/>
                <w:webHidden/>
              </w:rPr>
              <w:fldChar w:fldCharType="end"/>
            </w:r>
          </w:hyperlink>
        </w:p>
        <w:p w14:paraId="3C6E872F" w14:textId="533CF266"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204" w:history="1">
            <w:r w:rsidR="00DD6D68" w:rsidRPr="00903DBA">
              <w:rPr>
                <w:rStyle w:val="Hyperlnk"/>
                <w:noProof/>
              </w:rPr>
              <w:t>20.1.1</w:t>
            </w:r>
            <w:r w:rsidR="00DD6D68" w:rsidRPr="00903DBA">
              <w:rPr>
                <w:rFonts w:asciiTheme="minorHAnsi" w:eastAsiaTheme="minorEastAsia" w:hAnsiTheme="minorHAnsi"/>
                <w:noProof/>
                <w:color w:val="auto"/>
                <w:lang w:eastAsia="sv-SE"/>
              </w:rPr>
              <w:tab/>
            </w:r>
            <w:r w:rsidR="00DD6D68" w:rsidRPr="00903DBA">
              <w:rPr>
                <w:rStyle w:val="Hyperlnk"/>
                <w:noProof/>
              </w:rPr>
              <w:t>Assignment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_Toc57656204 \h </w:instrText>
            </w:r>
            <w:r w:rsidR="00DD6D68" w:rsidRPr="00903DBA">
              <w:rPr>
                <w:noProof/>
                <w:webHidden/>
              </w:rPr>
            </w:r>
            <w:r w:rsidR="00DD6D68" w:rsidRPr="00903DBA">
              <w:rPr>
                <w:noProof/>
                <w:webHidden/>
              </w:rPr>
              <w:fldChar w:fldCharType="separate"/>
            </w:r>
            <w:r w:rsidR="00DD6D68" w:rsidRPr="00903DBA">
              <w:rPr>
                <w:noProof/>
                <w:webHidden/>
              </w:rPr>
              <w:t>446</w:t>
            </w:r>
            <w:r w:rsidR="00DD6D68" w:rsidRPr="00903DBA">
              <w:rPr>
                <w:noProof/>
                <w:webHidden/>
              </w:rPr>
              <w:fldChar w:fldCharType="end"/>
            </w:r>
          </w:hyperlink>
        </w:p>
        <w:p w14:paraId="7744ED96" w14:textId="181AD8BF"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205" w:history="1">
            <w:r w:rsidR="00DD6D68" w:rsidRPr="00903DBA">
              <w:rPr>
                <w:rStyle w:val="Hyperlnk"/>
                <w:noProof/>
              </w:rPr>
              <w:t>21.1.1</w:t>
            </w:r>
            <w:r w:rsidR="00DD6D68" w:rsidRPr="00903DBA">
              <w:rPr>
                <w:rFonts w:asciiTheme="minorHAnsi" w:eastAsiaTheme="minorEastAsia" w:hAnsiTheme="minorHAnsi"/>
                <w:noProof/>
                <w:color w:val="auto"/>
                <w:lang w:eastAsia="sv-SE"/>
              </w:rPr>
              <w:tab/>
            </w:r>
            <w:r w:rsidR="00DD6D68" w:rsidRPr="00903DBA">
              <w:rPr>
                <w:rStyle w:val="Hyperlnk"/>
                <w:noProof/>
              </w:rPr>
              <w:t>The Condition Operator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_Toc57656205 \h </w:instrText>
            </w:r>
            <w:r w:rsidR="00DD6D68" w:rsidRPr="00903DBA">
              <w:rPr>
                <w:noProof/>
                <w:webHidden/>
              </w:rPr>
            </w:r>
            <w:r w:rsidR="00DD6D68" w:rsidRPr="00903DBA">
              <w:rPr>
                <w:noProof/>
                <w:webHidden/>
              </w:rPr>
              <w:fldChar w:fldCharType="separate"/>
            </w:r>
            <w:r w:rsidR="00DD6D68" w:rsidRPr="00903DBA">
              <w:rPr>
                <w:noProof/>
                <w:webHidden/>
              </w:rPr>
              <w:t>446</w:t>
            </w:r>
            <w:r w:rsidR="00DD6D68" w:rsidRPr="00903DBA">
              <w:rPr>
                <w:noProof/>
                <w:webHidden/>
              </w:rPr>
              <w:fldChar w:fldCharType="end"/>
            </w:r>
          </w:hyperlink>
        </w:p>
        <w:p w14:paraId="2A5B99B1" w14:textId="406117C2"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206" w:history="1">
            <w:r w:rsidR="00DD6D68" w:rsidRPr="00903DBA">
              <w:rPr>
                <w:rStyle w:val="Hyperlnk"/>
                <w:noProof/>
              </w:rPr>
              <w:t>22.1.1</w:t>
            </w:r>
            <w:r w:rsidR="00DD6D68" w:rsidRPr="00903DBA">
              <w:rPr>
                <w:rFonts w:asciiTheme="minorHAnsi" w:eastAsiaTheme="minorEastAsia" w:hAnsiTheme="minorHAnsi"/>
                <w:noProof/>
                <w:color w:val="auto"/>
                <w:lang w:eastAsia="sv-SE"/>
              </w:rPr>
              <w:tab/>
            </w:r>
            <w:r w:rsidR="00DD6D68" w:rsidRPr="00903DBA">
              <w:rPr>
                <w:rStyle w:val="Hyperlnk"/>
                <w:noProof/>
              </w:rPr>
              <w:t>Precedence and Associatively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_Toc57656206 \h </w:instrText>
            </w:r>
            <w:r w:rsidR="00DD6D68" w:rsidRPr="00903DBA">
              <w:rPr>
                <w:noProof/>
                <w:webHidden/>
              </w:rPr>
            </w:r>
            <w:r w:rsidR="00DD6D68" w:rsidRPr="00903DBA">
              <w:rPr>
                <w:noProof/>
                <w:webHidden/>
              </w:rPr>
              <w:fldChar w:fldCharType="separate"/>
            </w:r>
            <w:r w:rsidR="00DD6D68" w:rsidRPr="00903DBA">
              <w:rPr>
                <w:noProof/>
                <w:webHidden/>
              </w:rPr>
              <w:t>446</w:t>
            </w:r>
            <w:r w:rsidR="00DD6D68" w:rsidRPr="00903DBA">
              <w:rPr>
                <w:noProof/>
                <w:webHidden/>
              </w:rPr>
              <w:fldChar w:fldCharType="end"/>
            </w:r>
          </w:hyperlink>
        </w:p>
        <w:p w14:paraId="1723DB11" w14:textId="318F0A64" w:rsidR="00DD6D68" w:rsidRPr="00903DBA" w:rsidRDefault="000B4F2B">
          <w:pPr>
            <w:pStyle w:val="Innehll2"/>
            <w:tabs>
              <w:tab w:val="left" w:pos="1100"/>
              <w:tab w:val="right" w:leader="dot" w:pos="9350"/>
            </w:tabs>
            <w:rPr>
              <w:rFonts w:asciiTheme="minorHAnsi" w:eastAsiaTheme="minorEastAsia" w:hAnsiTheme="minorHAnsi"/>
              <w:noProof/>
              <w:color w:val="auto"/>
              <w:lang w:eastAsia="sv-SE"/>
            </w:rPr>
          </w:pPr>
          <w:hyperlink w:anchor="_Toc57656207" w:history="1">
            <w:r w:rsidR="00DD6D68" w:rsidRPr="00903DBA">
              <w:rPr>
                <w:rStyle w:val="Hyperlnk"/>
                <w:noProof/>
              </w:rPr>
              <w:t>13.24.</w:t>
            </w:r>
            <w:r w:rsidR="00DD6D68" w:rsidRPr="00903DBA">
              <w:rPr>
                <w:rFonts w:asciiTheme="minorHAnsi" w:eastAsiaTheme="minorEastAsia" w:hAnsiTheme="minorHAnsi"/>
                <w:noProof/>
                <w:color w:val="auto"/>
                <w:lang w:eastAsia="sv-SE"/>
              </w:rPr>
              <w:tab/>
            </w:r>
            <w:r w:rsidR="00DD6D68" w:rsidRPr="00903DBA">
              <w:rPr>
                <w:rStyle w:val="Hyperlnk"/>
                <w:noProof/>
              </w:rPr>
              <w:t>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_Toc57656207 \h </w:instrText>
            </w:r>
            <w:r w:rsidR="00DD6D68" w:rsidRPr="00903DBA">
              <w:rPr>
                <w:noProof/>
                <w:webHidden/>
              </w:rPr>
            </w:r>
            <w:r w:rsidR="00DD6D68" w:rsidRPr="00903DBA">
              <w:rPr>
                <w:noProof/>
                <w:webHidden/>
              </w:rPr>
              <w:fldChar w:fldCharType="separate"/>
            </w:r>
            <w:r w:rsidR="00DD6D68" w:rsidRPr="00903DBA">
              <w:rPr>
                <w:noProof/>
                <w:webHidden/>
              </w:rPr>
              <w:t>447</w:t>
            </w:r>
            <w:r w:rsidR="00DD6D68" w:rsidRPr="00903DBA">
              <w:rPr>
                <w:noProof/>
                <w:webHidden/>
              </w:rPr>
              <w:fldChar w:fldCharType="end"/>
            </w:r>
          </w:hyperlink>
        </w:p>
        <w:p w14:paraId="5597E4C1" w14:textId="242B7C7E"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208" w:history="1">
            <w:r w:rsidR="00DD6D68" w:rsidRPr="00903DBA">
              <w:rPr>
                <w:rStyle w:val="Hyperlnk"/>
                <w:noProof/>
              </w:rPr>
              <w:t>23.1.1</w:t>
            </w:r>
            <w:r w:rsidR="00DD6D68" w:rsidRPr="00903DBA">
              <w:rPr>
                <w:rFonts w:asciiTheme="minorHAnsi" w:eastAsiaTheme="minorEastAsia" w:hAnsiTheme="minorHAnsi"/>
                <w:noProof/>
                <w:color w:val="auto"/>
                <w:lang w:eastAsia="sv-SE"/>
              </w:rPr>
              <w:tab/>
            </w:r>
            <w:r w:rsidR="00DD6D68" w:rsidRPr="00903DBA">
              <w:rPr>
                <w:rStyle w:val="Hyperlnk"/>
                <w:noProof/>
              </w:rPr>
              <w:t>Selection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_Toc57656208 \h </w:instrText>
            </w:r>
            <w:r w:rsidR="00DD6D68" w:rsidRPr="00903DBA">
              <w:rPr>
                <w:noProof/>
                <w:webHidden/>
              </w:rPr>
            </w:r>
            <w:r w:rsidR="00DD6D68" w:rsidRPr="00903DBA">
              <w:rPr>
                <w:noProof/>
                <w:webHidden/>
              </w:rPr>
              <w:fldChar w:fldCharType="separate"/>
            </w:r>
            <w:r w:rsidR="00DD6D68" w:rsidRPr="00903DBA">
              <w:rPr>
                <w:noProof/>
                <w:webHidden/>
              </w:rPr>
              <w:t>447</w:t>
            </w:r>
            <w:r w:rsidR="00DD6D68" w:rsidRPr="00903DBA">
              <w:rPr>
                <w:noProof/>
                <w:webHidden/>
              </w:rPr>
              <w:fldChar w:fldCharType="end"/>
            </w:r>
          </w:hyperlink>
        </w:p>
        <w:p w14:paraId="3F2FA830" w14:textId="669ACC9F"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209" w:history="1">
            <w:r w:rsidR="00DD6D68" w:rsidRPr="00903DBA">
              <w:rPr>
                <w:rStyle w:val="Hyperlnk"/>
                <w:noProof/>
              </w:rPr>
              <w:t>24.1.1</w:t>
            </w:r>
            <w:r w:rsidR="00DD6D68" w:rsidRPr="00903DBA">
              <w:rPr>
                <w:rFonts w:asciiTheme="minorHAnsi" w:eastAsiaTheme="minorEastAsia" w:hAnsiTheme="minorHAnsi"/>
                <w:noProof/>
                <w:color w:val="auto"/>
                <w:lang w:eastAsia="sv-SE"/>
              </w:rPr>
              <w:tab/>
            </w:r>
            <w:r w:rsidR="00DD6D68" w:rsidRPr="00903DBA">
              <w:rPr>
                <w:rStyle w:val="Hyperlnk"/>
                <w:noProof/>
              </w:rPr>
              <w:t>Iteration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_Toc57656209 \h </w:instrText>
            </w:r>
            <w:r w:rsidR="00DD6D68" w:rsidRPr="00903DBA">
              <w:rPr>
                <w:noProof/>
                <w:webHidden/>
              </w:rPr>
            </w:r>
            <w:r w:rsidR="00DD6D68" w:rsidRPr="00903DBA">
              <w:rPr>
                <w:noProof/>
                <w:webHidden/>
              </w:rPr>
              <w:fldChar w:fldCharType="separate"/>
            </w:r>
            <w:r w:rsidR="00DD6D68" w:rsidRPr="00903DBA">
              <w:rPr>
                <w:noProof/>
                <w:webHidden/>
              </w:rPr>
              <w:t>449</w:t>
            </w:r>
            <w:r w:rsidR="00DD6D68" w:rsidRPr="00903DBA">
              <w:rPr>
                <w:noProof/>
                <w:webHidden/>
              </w:rPr>
              <w:fldChar w:fldCharType="end"/>
            </w:r>
          </w:hyperlink>
        </w:p>
        <w:p w14:paraId="22541EBE" w14:textId="04D9D875"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210" w:history="1">
            <w:r w:rsidR="00DD6D68" w:rsidRPr="00903DBA">
              <w:rPr>
                <w:rStyle w:val="Hyperlnk"/>
                <w:noProof/>
              </w:rPr>
              <w:t>25.1.1</w:t>
            </w:r>
            <w:r w:rsidR="00DD6D68" w:rsidRPr="00903DBA">
              <w:rPr>
                <w:rFonts w:asciiTheme="minorHAnsi" w:eastAsiaTheme="minorEastAsia" w:hAnsiTheme="minorHAnsi"/>
                <w:noProof/>
                <w:color w:val="auto"/>
                <w:lang w:eastAsia="sv-SE"/>
              </w:rPr>
              <w:tab/>
            </w:r>
            <w:r w:rsidR="00DD6D68" w:rsidRPr="00903DBA">
              <w:rPr>
                <w:rStyle w:val="Hyperlnk"/>
                <w:noProof/>
              </w:rPr>
              <w:t>Jump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_Toc57656210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102C28AE" w14:textId="47B2538D"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211" w:history="1">
            <w:r w:rsidR="00DD6D68" w:rsidRPr="00903DBA">
              <w:rPr>
                <w:rStyle w:val="Hyperlnk"/>
                <w:noProof/>
              </w:rPr>
              <w:t>26.1.1</w:t>
            </w:r>
            <w:r w:rsidR="00DD6D68" w:rsidRPr="00903DBA">
              <w:rPr>
                <w:rFonts w:asciiTheme="minorHAnsi" w:eastAsiaTheme="minorEastAsia" w:hAnsiTheme="minorHAnsi"/>
                <w:noProof/>
                <w:color w:val="auto"/>
                <w:lang w:eastAsia="sv-SE"/>
              </w:rPr>
              <w:tab/>
            </w:r>
            <w:r w:rsidR="00DD6D68" w:rsidRPr="00903DBA">
              <w:rPr>
                <w:rStyle w:val="Hyperlnk"/>
                <w:noProof/>
              </w:rPr>
              <w:t>Expression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_Toc57656211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092163E5" w14:textId="60083009" w:rsidR="00DD6D68" w:rsidRPr="00903DBA" w:rsidRDefault="000B4F2B">
          <w:pPr>
            <w:pStyle w:val="Innehll3"/>
            <w:tabs>
              <w:tab w:val="left" w:pos="1320"/>
              <w:tab w:val="right" w:leader="dot" w:pos="9350"/>
            </w:tabs>
            <w:rPr>
              <w:rFonts w:asciiTheme="minorHAnsi" w:eastAsiaTheme="minorEastAsia" w:hAnsiTheme="minorHAnsi"/>
              <w:noProof/>
              <w:color w:val="auto"/>
              <w:lang w:eastAsia="sv-SE"/>
            </w:rPr>
          </w:pPr>
          <w:hyperlink w:anchor="_Toc57656212" w:history="1">
            <w:r w:rsidR="00DD6D68" w:rsidRPr="00903DBA">
              <w:rPr>
                <w:rStyle w:val="Hyperlnk"/>
                <w:noProof/>
              </w:rPr>
              <w:t>27.1.1</w:t>
            </w:r>
            <w:r w:rsidR="00DD6D68" w:rsidRPr="00903DBA">
              <w:rPr>
                <w:rFonts w:asciiTheme="minorHAnsi" w:eastAsiaTheme="minorEastAsia" w:hAnsiTheme="minorHAnsi"/>
                <w:noProof/>
                <w:color w:val="auto"/>
                <w:lang w:eastAsia="sv-SE"/>
              </w:rPr>
              <w:tab/>
            </w:r>
            <w:r w:rsidR="00DD6D68" w:rsidRPr="00903DBA">
              <w:rPr>
                <w:rStyle w:val="Hyperlnk"/>
                <w:noProof/>
              </w:rPr>
              <w:t>Volatile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_Toc57656212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61020302" w14:textId="52DDF2A3" w:rsidR="00DD6D68" w:rsidRPr="00903DBA" w:rsidRDefault="000B4F2B">
          <w:pPr>
            <w:pStyle w:val="Innehll2"/>
            <w:tabs>
              <w:tab w:val="left" w:pos="1100"/>
              <w:tab w:val="right" w:leader="dot" w:pos="9350"/>
            </w:tabs>
            <w:rPr>
              <w:rFonts w:asciiTheme="minorHAnsi" w:eastAsiaTheme="minorEastAsia" w:hAnsiTheme="minorHAnsi"/>
              <w:noProof/>
              <w:color w:val="auto"/>
              <w:lang w:eastAsia="sv-SE"/>
            </w:rPr>
          </w:pPr>
          <w:hyperlink w:anchor="_Toc57656213" w:history="1">
            <w:r w:rsidR="00DD6D68" w:rsidRPr="00903DBA">
              <w:rPr>
                <w:rStyle w:val="Hyperlnk"/>
                <w:noProof/>
              </w:rPr>
              <w:t>13.25.</w:t>
            </w:r>
            <w:r w:rsidR="00DD6D68" w:rsidRPr="00903DBA">
              <w:rPr>
                <w:rFonts w:asciiTheme="minorHAnsi" w:eastAsiaTheme="minorEastAsia" w:hAnsiTheme="minorHAnsi"/>
                <w:noProof/>
                <w:color w:val="auto"/>
                <w:lang w:eastAsia="sv-SE"/>
              </w:rPr>
              <w:tab/>
            </w:r>
            <w:r w:rsidR="00DD6D68" w:rsidRPr="00903DBA">
              <w:rPr>
                <w:rStyle w:val="Hyperlnk"/>
                <w:noProof/>
              </w:rPr>
              <w:t>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_Toc57656213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253A541F" w14:textId="1145317B"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214" w:history="1">
            <w:r w:rsidR="00DD6D68" w:rsidRPr="00903DBA">
              <w:rPr>
                <w:rStyle w:val="Hyperlnk"/>
                <w:noProof/>
              </w:rPr>
              <w:t>13.25.1.</w:t>
            </w:r>
            <w:r w:rsidR="00DD6D68" w:rsidRPr="00903DBA">
              <w:rPr>
                <w:rFonts w:asciiTheme="minorHAnsi" w:eastAsiaTheme="minorEastAsia" w:hAnsiTheme="minorHAnsi"/>
                <w:noProof/>
                <w:color w:val="auto"/>
                <w:lang w:eastAsia="sv-SE"/>
              </w:rPr>
              <w:tab/>
            </w:r>
            <w:r w:rsidR="00DD6D68" w:rsidRPr="00903DBA">
              <w:rPr>
                <w:rStyle w:val="Hyperlnk"/>
                <w:noProof/>
              </w:rPr>
              <w:t>Void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_Toc57656214 \h </w:instrText>
            </w:r>
            <w:r w:rsidR="00DD6D68" w:rsidRPr="00903DBA">
              <w:rPr>
                <w:noProof/>
                <w:webHidden/>
              </w:rPr>
            </w:r>
            <w:r w:rsidR="00DD6D68" w:rsidRPr="00903DBA">
              <w:rPr>
                <w:noProof/>
                <w:webHidden/>
              </w:rPr>
              <w:fldChar w:fldCharType="separate"/>
            </w:r>
            <w:r w:rsidR="00DD6D68" w:rsidRPr="00903DBA">
              <w:rPr>
                <w:noProof/>
                <w:webHidden/>
              </w:rPr>
              <w:t>453</w:t>
            </w:r>
            <w:r w:rsidR="00DD6D68" w:rsidRPr="00903DBA">
              <w:rPr>
                <w:noProof/>
                <w:webHidden/>
              </w:rPr>
              <w:fldChar w:fldCharType="end"/>
            </w:r>
          </w:hyperlink>
        </w:p>
        <w:p w14:paraId="49B9EE6C" w14:textId="6E76F2FC"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215" w:history="1">
            <w:r w:rsidR="00DD6D68" w:rsidRPr="00903DBA">
              <w:rPr>
                <w:rStyle w:val="Hyperlnk"/>
                <w:noProof/>
              </w:rPr>
              <w:t>13.25.2.</w:t>
            </w:r>
            <w:r w:rsidR="00DD6D68" w:rsidRPr="00903DBA">
              <w:rPr>
                <w:rFonts w:asciiTheme="minorHAnsi" w:eastAsiaTheme="minorEastAsia" w:hAnsiTheme="minorHAnsi"/>
                <w:noProof/>
                <w:color w:val="auto"/>
                <w:lang w:eastAsia="sv-SE"/>
              </w:rPr>
              <w:tab/>
            </w:r>
            <w:r w:rsidR="00DD6D68" w:rsidRPr="00903DBA">
              <w:rPr>
                <w:rStyle w:val="Hyperlnk"/>
                <w:noProof/>
              </w:rPr>
              <w:t>Local and global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_Toc57656215 \h </w:instrText>
            </w:r>
            <w:r w:rsidR="00DD6D68" w:rsidRPr="00903DBA">
              <w:rPr>
                <w:noProof/>
                <w:webHidden/>
              </w:rPr>
            </w:r>
            <w:r w:rsidR="00DD6D68" w:rsidRPr="00903DBA">
              <w:rPr>
                <w:noProof/>
                <w:webHidden/>
              </w:rPr>
              <w:fldChar w:fldCharType="separate"/>
            </w:r>
            <w:r w:rsidR="00DD6D68" w:rsidRPr="00903DBA">
              <w:rPr>
                <w:noProof/>
                <w:webHidden/>
              </w:rPr>
              <w:t>453</w:t>
            </w:r>
            <w:r w:rsidR="00DD6D68" w:rsidRPr="00903DBA">
              <w:rPr>
                <w:noProof/>
                <w:webHidden/>
              </w:rPr>
              <w:fldChar w:fldCharType="end"/>
            </w:r>
          </w:hyperlink>
        </w:p>
        <w:p w14:paraId="7CFC71CF" w14:textId="1F65CC6D"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216" w:history="1">
            <w:r w:rsidR="00DD6D68" w:rsidRPr="00903DBA">
              <w:rPr>
                <w:rStyle w:val="Hyperlnk"/>
                <w:noProof/>
              </w:rPr>
              <w:t>13.25.3.</w:t>
            </w:r>
            <w:r w:rsidR="00DD6D68" w:rsidRPr="00903DBA">
              <w:rPr>
                <w:rFonts w:asciiTheme="minorHAnsi" w:eastAsiaTheme="minorEastAsia" w:hAnsiTheme="minorHAnsi"/>
                <w:noProof/>
                <w:color w:val="auto"/>
                <w:lang w:eastAsia="sv-SE"/>
              </w:rPr>
              <w:tab/>
            </w:r>
            <w:r w:rsidR="00DD6D68" w:rsidRPr="00903DBA">
              <w:rPr>
                <w:rStyle w:val="Hyperlnk"/>
                <w:noProof/>
              </w:rPr>
              <w:t>Inner Blocks with Local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_Toc57656216 \h </w:instrText>
            </w:r>
            <w:r w:rsidR="00DD6D68" w:rsidRPr="00903DBA">
              <w:rPr>
                <w:noProof/>
                <w:webHidden/>
              </w:rPr>
            </w:r>
            <w:r w:rsidR="00DD6D68" w:rsidRPr="00903DBA">
              <w:rPr>
                <w:noProof/>
                <w:webHidden/>
              </w:rPr>
              <w:fldChar w:fldCharType="separate"/>
            </w:r>
            <w:r w:rsidR="00DD6D68" w:rsidRPr="00903DBA">
              <w:rPr>
                <w:noProof/>
                <w:webHidden/>
              </w:rPr>
              <w:t>454</w:t>
            </w:r>
            <w:r w:rsidR="00DD6D68" w:rsidRPr="00903DBA">
              <w:rPr>
                <w:noProof/>
                <w:webHidden/>
              </w:rPr>
              <w:fldChar w:fldCharType="end"/>
            </w:r>
          </w:hyperlink>
        </w:p>
        <w:p w14:paraId="7BA70476" w14:textId="38FC2104"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217" w:history="1">
            <w:r w:rsidR="00DD6D68" w:rsidRPr="00903DBA">
              <w:rPr>
                <w:rStyle w:val="Hyperlnk"/>
                <w:noProof/>
              </w:rPr>
              <w:t>13.25.4.</w:t>
            </w:r>
            <w:r w:rsidR="00DD6D68" w:rsidRPr="00903DBA">
              <w:rPr>
                <w:rFonts w:asciiTheme="minorHAnsi" w:eastAsiaTheme="minorEastAsia" w:hAnsiTheme="minorHAnsi"/>
                <w:noProof/>
                <w:color w:val="auto"/>
                <w:lang w:eastAsia="sv-SE"/>
              </w:rPr>
              <w:tab/>
            </w:r>
            <w:r w:rsidR="00DD6D68" w:rsidRPr="00903DBA">
              <w:rPr>
                <w:rStyle w:val="Hyperlnk"/>
                <w:noProof/>
              </w:rPr>
              <w:t>Call-by-Value and Call-by-Reference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_Toc57656217 \h </w:instrText>
            </w:r>
            <w:r w:rsidR="00DD6D68" w:rsidRPr="00903DBA">
              <w:rPr>
                <w:noProof/>
                <w:webHidden/>
              </w:rPr>
            </w:r>
            <w:r w:rsidR="00DD6D68" w:rsidRPr="00903DBA">
              <w:rPr>
                <w:noProof/>
                <w:webHidden/>
              </w:rPr>
              <w:fldChar w:fldCharType="separate"/>
            </w:r>
            <w:r w:rsidR="00DD6D68" w:rsidRPr="00903DBA">
              <w:rPr>
                <w:noProof/>
                <w:webHidden/>
              </w:rPr>
              <w:t>455</w:t>
            </w:r>
            <w:r w:rsidR="00DD6D68" w:rsidRPr="00903DBA">
              <w:rPr>
                <w:noProof/>
                <w:webHidden/>
              </w:rPr>
              <w:fldChar w:fldCharType="end"/>
            </w:r>
          </w:hyperlink>
        </w:p>
        <w:p w14:paraId="51632338" w14:textId="1E6C7289"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218" w:history="1">
            <w:r w:rsidR="00DD6D68" w:rsidRPr="00903DBA">
              <w:rPr>
                <w:rStyle w:val="Hyperlnk"/>
                <w:noProof/>
              </w:rPr>
              <w:t>13.25.5.</w:t>
            </w:r>
            <w:r w:rsidR="00DD6D68" w:rsidRPr="00903DBA">
              <w:rPr>
                <w:rFonts w:asciiTheme="minorHAnsi" w:eastAsiaTheme="minorEastAsia" w:hAnsiTheme="minorHAnsi"/>
                <w:noProof/>
                <w:color w:val="auto"/>
                <w:lang w:eastAsia="sv-SE"/>
              </w:rPr>
              <w:tab/>
            </w:r>
            <w:r w:rsidR="00DD6D68" w:rsidRPr="00903DBA">
              <w:rPr>
                <w:rStyle w:val="Hyperlnk"/>
                <w:noProof/>
              </w:rPr>
              <w:t>Static, Extern, and Register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_Toc57656218 \h </w:instrText>
            </w:r>
            <w:r w:rsidR="00DD6D68" w:rsidRPr="00903DBA">
              <w:rPr>
                <w:noProof/>
                <w:webHidden/>
              </w:rPr>
            </w:r>
            <w:r w:rsidR="00DD6D68" w:rsidRPr="00903DBA">
              <w:rPr>
                <w:noProof/>
                <w:webHidden/>
              </w:rPr>
              <w:fldChar w:fldCharType="separate"/>
            </w:r>
            <w:r w:rsidR="00DD6D68" w:rsidRPr="00903DBA">
              <w:rPr>
                <w:noProof/>
                <w:webHidden/>
              </w:rPr>
              <w:t>457</w:t>
            </w:r>
            <w:r w:rsidR="00DD6D68" w:rsidRPr="00903DBA">
              <w:rPr>
                <w:noProof/>
                <w:webHidden/>
              </w:rPr>
              <w:fldChar w:fldCharType="end"/>
            </w:r>
          </w:hyperlink>
        </w:p>
        <w:p w14:paraId="634AFB06" w14:textId="70C00757"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219" w:history="1">
            <w:r w:rsidR="00DD6D68" w:rsidRPr="00903DBA">
              <w:rPr>
                <w:rStyle w:val="Hyperlnk"/>
                <w:noProof/>
              </w:rPr>
              <w:t>13.25.6.</w:t>
            </w:r>
            <w:r w:rsidR="00DD6D68" w:rsidRPr="00903DBA">
              <w:rPr>
                <w:rFonts w:asciiTheme="minorHAnsi" w:eastAsiaTheme="minorEastAsia" w:hAnsiTheme="minorHAnsi"/>
                <w:noProof/>
                <w:color w:val="auto"/>
                <w:lang w:eastAsia="sv-SE"/>
              </w:rPr>
              <w:tab/>
            </w:r>
            <w:r w:rsidR="00DD6D68" w:rsidRPr="00903DBA">
              <w:rPr>
                <w:rStyle w:val="Hyperlnk"/>
                <w:noProof/>
              </w:rPr>
              <w:t>Recursion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_Toc57656219 \h </w:instrText>
            </w:r>
            <w:r w:rsidR="00DD6D68" w:rsidRPr="00903DBA">
              <w:rPr>
                <w:noProof/>
                <w:webHidden/>
              </w:rPr>
            </w:r>
            <w:r w:rsidR="00DD6D68" w:rsidRPr="00903DBA">
              <w:rPr>
                <w:noProof/>
                <w:webHidden/>
              </w:rPr>
              <w:fldChar w:fldCharType="separate"/>
            </w:r>
            <w:r w:rsidR="00DD6D68" w:rsidRPr="00903DBA">
              <w:rPr>
                <w:noProof/>
                <w:webHidden/>
              </w:rPr>
              <w:t>458</w:t>
            </w:r>
            <w:r w:rsidR="00DD6D68" w:rsidRPr="00903DBA">
              <w:rPr>
                <w:noProof/>
                <w:webHidden/>
              </w:rPr>
              <w:fldChar w:fldCharType="end"/>
            </w:r>
          </w:hyperlink>
        </w:p>
        <w:p w14:paraId="4E8D13A8" w14:textId="715BB11C"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220" w:history="1">
            <w:r w:rsidR="00DD6D68" w:rsidRPr="00903DBA">
              <w:rPr>
                <w:rStyle w:val="Hyperlnk"/>
                <w:noProof/>
              </w:rPr>
              <w:t>13.25.7.</w:t>
            </w:r>
            <w:r w:rsidR="00DD6D68" w:rsidRPr="00903DBA">
              <w:rPr>
                <w:rFonts w:asciiTheme="minorHAnsi" w:eastAsiaTheme="minorEastAsia" w:hAnsiTheme="minorHAnsi"/>
                <w:noProof/>
                <w:color w:val="auto"/>
                <w:lang w:eastAsia="sv-SE"/>
              </w:rPr>
              <w:tab/>
            </w:r>
            <w:r w:rsidR="00DD6D68" w:rsidRPr="00903DBA">
              <w:rPr>
                <w:rStyle w:val="Hyperlnk"/>
                <w:noProof/>
              </w:rPr>
              <w:t>Definition and Declaration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_Toc57656220 \h </w:instrText>
            </w:r>
            <w:r w:rsidR="00DD6D68" w:rsidRPr="00903DBA">
              <w:rPr>
                <w:noProof/>
                <w:webHidden/>
              </w:rPr>
            </w:r>
            <w:r w:rsidR="00DD6D68" w:rsidRPr="00903DBA">
              <w:rPr>
                <w:noProof/>
                <w:webHidden/>
              </w:rPr>
              <w:fldChar w:fldCharType="separate"/>
            </w:r>
            <w:r w:rsidR="00DD6D68" w:rsidRPr="00903DBA">
              <w:rPr>
                <w:noProof/>
                <w:webHidden/>
              </w:rPr>
              <w:t>458</w:t>
            </w:r>
            <w:r w:rsidR="00DD6D68" w:rsidRPr="00903DBA">
              <w:rPr>
                <w:noProof/>
                <w:webHidden/>
              </w:rPr>
              <w:fldChar w:fldCharType="end"/>
            </w:r>
          </w:hyperlink>
        </w:p>
        <w:p w14:paraId="15380540" w14:textId="488B2E95"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221" w:history="1">
            <w:r w:rsidR="00DD6D68" w:rsidRPr="00903DBA">
              <w:rPr>
                <w:rStyle w:val="Hyperlnk"/>
                <w:noProof/>
              </w:rPr>
              <w:t>13.25.8.</w:t>
            </w:r>
            <w:r w:rsidR="00DD6D68" w:rsidRPr="00903DBA">
              <w:rPr>
                <w:rFonts w:asciiTheme="minorHAnsi" w:eastAsiaTheme="minorEastAsia" w:hAnsiTheme="minorHAnsi"/>
                <w:noProof/>
                <w:color w:val="auto"/>
                <w:lang w:eastAsia="sv-SE"/>
              </w:rPr>
              <w:tab/>
            </w:r>
            <w:r w:rsidR="00DD6D68" w:rsidRPr="00903DBA">
              <w:rPr>
                <w:rStyle w:val="Hyperlnk"/>
                <w:noProof/>
              </w:rPr>
              <w:t>Higher-Order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_Toc57656221 \h </w:instrText>
            </w:r>
            <w:r w:rsidR="00DD6D68" w:rsidRPr="00903DBA">
              <w:rPr>
                <w:noProof/>
                <w:webHidden/>
              </w:rPr>
            </w:r>
            <w:r w:rsidR="00DD6D68" w:rsidRPr="00903DBA">
              <w:rPr>
                <w:noProof/>
                <w:webHidden/>
              </w:rPr>
              <w:fldChar w:fldCharType="separate"/>
            </w:r>
            <w:r w:rsidR="00DD6D68" w:rsidRPr="00903DBA">
              <w:rPr>
                <w:noProof/>
                <w:webHidden/>
              </w:rPr>
              <w:t>459</w:t>
            </w:r>
            <w:r w:rsidR="00DD6D68" w:rsidRPr="00903DBA">
              <w:rPr>
                <w:noProof/>
                <w:webHidden/>
              </w:rPr>
              <w:fldChar w:fldCharType="end"/>
            </w:r>
          </w:hyperlink>
        </w:p>
        <w:p w14:paraId="212E2D56" w14:textId="5BD5B5CA" w:rsidR="00DD6D68" w:rsidRPr="00903DBA" w:rsidRDefault="000B4F2B">
          <w:pPr>
            <w:pStyle w:val="Innehll2"/>
            <w:tabs>
              <w:tab w:val="left" w:pos="1100"/>
              <w:tab w:val="right" w:leader="dot" w:pos="9350"/>
            </w:tabs>
            <w:rPr>
              <w:rFonts w:asciiTheme="minorHAnsi" w:eastAsiaTheme="minorEastAsia" w:hAnsiTheme="minorHAnsi"/>
              <w:noProof/>
              <w:color w:val="auto"/>
              <w:lang w:eastAsia="sv-SE"/>
            </w:rPr>
          </w:pPr>
          <w:hyperlink w:anchor="_Toc57656222" w:history="1">
            <w:r w:rsidR="00DD6D68" w:rsidRPr="00903DBA">
              <w:rPr>
                <w:rStyle w:val="Hyperlnk"/>
                <w:noProof/>
              </w:rPr>
              <w:t>13.26.</w:t>
            </w:r>
            <w:r w:rsidR="00DD6D68" w:rsidRPr="00903DBA">
              <w:rPr>
                <w:rFonts w:asciiTheme="minorHAnsi" w:eastAsiaTheme="minorEastAsia" w:hAnsiTheme="minorHAnsi"/>
                <w:noProof/>
                <w:color w:val="auto"/>
                <w:lang w:eastAsia="sv-SE"/>
              </w:rPr>
              <w:tab/>
            </w:r>
            <w:r w:rsidR="00DD6D68" w:rsidRPr="00903DBA">
              <w:rPr>
                <w:rStyle w:val="Hyperlnk"/>
                <w:noProof/>
              </w:rPr>
              <w:t>Structures and Linked Lists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_Toc57656222 \h </w:instrText>
            </w:r>
            <w:r w:rsidR="00DD6D68" w:rsidRPr="00903DBA">
              <w:rPr>
                <w:noProof/>
                <w:webHidden/>
              </w:rPr>
            </w:r>
            <w:r w:rsidR="00DD6D68" w:rsidRPr="00903DBA">
              <w:rPr>
                <w:noProof/>
                <w:webHidden/>
              </w:rPr>
              <w:fldChar w:fldCharType="separate"/>
            </w:r>
            <w:r w:rsidR="00DD6D68" w:rsidRPr="00903DBA">
              <w:rPr>
                <w:noProof/>
                <w:webHidden/>
              </w:rPr>
              <w:t>461</w:t>
            </w:r>
            <w:r w:rsidR="00DD6D68" w:rsidRPr="00903DBA">
              <w:rPr>
                <w:noProof/>
                <w:webHidden/>
              </w:rPr>
              <w:fldChar w:fldCharType="end"/>
            </w:r>
          </w:hyperlink>
        </w:p>
        <w:p w14:paraId="038E01DB" w14:textId="2054AAB3"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223" w:history="1">
            <w:r w:rsidR="00DD6D68" w:rsidRPr="00903DBA">
              <w:rPr>
                <w:rStyle w:val="Hyperlnk"/>
                <w:noProof/>
              </w:rPr>
              <w:t>13.26.1.</w:t>
            </w:r>
            <w:r w:rsidR="00DD6D68" w:rsidRPr="00903DBA">
              <w:rPr>
                <w:rFonts w:asciiTheme="minorHAnsi" w:eastAsiaTheme="minorEastAsia" w:hAnsiTheme="minorHAnsi"/>
                <w:noProof/>
                <w:color w:val="auto"/>
                <w:lang w:eastAsia="sv-SE"/>
              </w:rPr>
              <w:tab/>
            </w:r>
            <w:r w:rsidR="00DD6D68" w:rsidRPr="00903DBA">
              <w:rPr>
                <w:rStyle w:val="Hyperlnk"/>
                <w:noProof/>
              </w:rPr>
              <w:t>Stacks and Linked Lists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_Toc57656223 \h </w:instrText>
            </w:r>
            <w:r w:rsidR="00DD6D68" w:rsidRPr="00903DBA">
              <w:rPr>
                <w:noProof/>
                <w:webHidden/>
              </w:rPr>
            </w:r>
            <w:r w:rsidR="00DD6D68" w:rsidRPr="00903DBA">
              <w:rPr>
                <w:noProof/>
                <w:webHidden/>
              </w:rPr>
              <w:fldChar w:fldCharType="separate"/>
            </w:r>
            <w:r w:rsidR="00DD6D68" w:rsidRPr="00903DBA">
              <w:rPr>
                <w:noProof/>
                <w:webHidden/>
              </w:rPr>
              <w:t>461</w:t>
            </w:r>
            <w:r w:rsidR="00DD6D68" w:rsidRPr="00903DBA">
              <w:rPr>
                <w:noProof/>
                <w:webHidden/>
              </w:rPr>
              <w:fldChar w:fldCharType="end"/>
            </w:r>
          </w:hyperlink>
        </w:p>
        <w:p w14:paraId="79E9D837" w14:textId="47728C1A"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224" w:history="1">
            <w:r w:rsidR="00DD6D68" w:rsidRPr="00903DBA">
              <w:rPr>
                <w:rStyle w:val="Hyperlnk"/>
                <w:noProof/>
              </w:rPr>
              <w:t>13.26.2.</w:t>
            </w:r>
            <w:r w:rsidR="00DD6D68" w:rsidRPr="00903DBA">
              <w:rPr>
                <w:rFonts w:asciiTheme="minorHAnsi" w:eastAsiaTheme="minorEastAsia" w:hAnsiTheme="minorHAnsi"/>
                <w:noProof/>
                <w:color w:val="auto"/>
                <w:lang w:eastAsia="sv-SE"/>
              </w:rPr>
              <w:tab/>
            </w:r>
            <w:r w:rsidR="00DD6D68" w:rsidRPr="00903DBA">
              <w:rPr>
                <w:rStyle w:val="Hyperlnk"/>
                <w:noProof/>
              </w:rPr>
              <w:t>Unions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_Toc57656224 \h </w:instrText>
            </w:r>
            <w:r w:rsidR="00DD6D68" w:rsidRPr="00903DBA">
              <w:rPr>
                <w:noProof/>
                <w:webHidden/>
              </w:rPr>
            </w:r>
            <w:r w:rsidR="00DD6D68" w:rsidRPr="00903DBA">
              <w:rPr>
                <w:noProof/>
                <w:webHidden/>
              </w:rPr>
              <w:fldChar w:fldCharType="separate"/>
            </w:r>
            <w:r w:rsidR="00DD6D68" w:rsidRPr="00903DBA">
              <w:rPr>
                <w:noProof/>
                <w:webHidden/>
              </w:rPr>
              <w:t>464</w:t>
            </w:r>
            <w:r w:rsidR="00DD6D68" w:rsidRPr="00903DBA">
              <w:rPr>
                <w:noProof/>
                <w:webHidden/>
              </w:rPr>
              <w:fldChar w:fldCharType="end"/>
            </w:r>
          </w:hyperlink>
        </w:p>
        <w:p w14:paraId="1B18B5E3" w14:textId="16AFB658"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225" w:history="1">
            <w:r w:rsidR="00DD6D68" w:rsidRPr="00903DBA">
              <w:rPr>
                <w:rStyle w:val="Hyperlnk"/>
                <w:noProof/>
              </w:rPr>
              <w:t>13.26.3.</w:t>
            </w:r>
            <w:r w:rsidR="00DD6D68" w:rsidRPr="00903DBA">
              <w:rPr>
                <w:rFonts w:asciiTheme="minorHAnsi" w:eastAsiaTheme="minorEastAsia" w:hAnsiTheme="minorHAnsi"/>
                <w:noProof/>
                <w:color w:val="auto"/>
                <w:lang w:eastAsia="sv-SE"/>
              </w:rPr>
              <w:tab/>
            </w:r>
            <w:r w:rsidR="00DD6D68" w:rsidRPr="00903DBA">
              <w:rPr>
                <w:rStyle w:val="Hyperlnk"/>
                <w:noProof/>
              </w:rPr>
              <w:t>Bitfields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_Toc57656225 \h </w:instrText>
            </w:r>
            <w:r w:rsidR="00DD6D68" w:rsidRPr="00903DBA">
              <w:rPr>
                <w:noProof/>
                <w:webHidden/>
              </w:rPr>
            </w:r>
            <w:r w:rsidR="00DD6D68" w:rsidRPr="00903DBA">
              <w:rPr>
                <w:noProof/>
                <w:webHidden/>
              </w:rPr>
              <w:fldChar w:fldCharType="separate"/>
            </w:r>
            <w:r w:rsidR="00DD6D68" w:rsidRPr="00903DBA">
              <w:rPr>
                <w:noProof/>
                <w:webHidden/>
              </w:rPr>
              <w:t>464</w:t>
            </w:r>
            <w:r w:rsidR="00DD6D68" w:rsidRPr="00903DBA">
              <w:rPr>
                <w:noProof/>
                <w:webHidden/>
              </w:rPr>
              <w:fldChar w:fldCharType="end"/>
            </w:r>
          </w:hyperlink>
        </w:p>
        <w:p w14:paraId="1E067B57" w14:textId="46709081" w:rsidR="00DD6D68" w:rsidRPr="00903DBA" w:rsidRDefault="000B4F2B">
          <w:pPr>
            <w:pStyle w:val="Innehll2"/>
            <w:tabs>
              <w:tab w:val="left" w:pos="1100"/>
              <w:tab w:val="right" w:leader="dot" w:pos="9350"/>
            </w:tabs>
            <w:rPr>
              <w:rFonts w:asciiTheme="minorHAnsi" w:eastAsiaTheme="minorEastAsia" w:hAnsiTheme="minorHAnsi"/>
              <w:noProof/>
              <w:color w:val="auto"/>
              <w:lang w:eastAsia="sv-SE"/>
            </w:rPr>
          </w:pPr>
          <w:hyperlink w:anchor="_Toc57656226" w:history="1">
            <w:r w:rsidR="00DD6D68" w:rsidRPr="00903DBA">
              <w:rPr>
                <w:rStyle w:val="Hyperlnk"/>
                <w:noProof/>
              </w:rPr>
              <w:t>13.27.</w:t>
            </w:r>
            <w:r w:rsidR="00DD6D68" w:rsidRPr="00903DBA">
              <w:rPr>
                <w:rFonts w:asciiTheme="minorHAnsi" w:eastAsiaTheme="minorEastAsia" w:hAnsiTheme="minorHAnsi"/>
                <w:noProof/>
                <w:color w:val="auto"/>
                <w:lang w:eastAsia="sv-SE"/>
              </w:rPr>
              <w:tab/>
            </w:r>
            <w:r w:rsidR="00DD6D68" w:rsidRPr="00903DBA">
              <w:rPr>
                <w:rStyle w:val="Hyperlnk"/>
                <w:noProof/>
              </w:rPr>
              <w:t>Structures with function pointers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_Toc57656226 \h </w:instrText>
            </w:r>
            <w:r w:rsidR="00DD6D68" w:rsidRPr="00903DBA">
              <w:rPr>
                <w:noProof/>
                <w:webHidden/>
              </w:rPr>
            </w:r>
            <w:r w:rsidR="00DD6D68" w:rsidRPr="00903DBA">
              <w:rPr>
                <w:noProof/>
                <w:webHidden/>
              </w:rPr>
              <w:fldChar w:fldCharType="separate"/>
            </w:r>
            <w:r w:rsidR="00DD6D68" w:rsidRPr="00903DBA">
              <w:rPr>
                <w:noProof/>
                <w:webHidden/>
              </w:rPr>
              <w:t>465</w:t>
            </w:r>
            <w:r w:rsidR="00DD6D68" w:rsidRPr="00903DBA">
              <w:rPr>
                <w:noProof/>
                <w:webHidden/>
              </w:rPr>
              <w:fldChar w:fldCharType="end"/>
            </w:r>
          </w:hyperlink>
        </w:p>
        <w:p w14:paraId="79B68315" w14:textId="6B653361" w:rsidR="00DD6D68" w:rsidRPr="00903DBA" w:rsidRDefault="000B4F2B">
          <w:pPr>
            <w:pStyle w:val="Innehll2"/>
            <w:tabs>
              <w:tab w:val="left" w:pos="1100"/>
              <w:tab w:val="right" w:leader="dot" w:pos="9350"/>
            </w:tabs>
            <w:rPr>
              <w:rFonts w:asciiTheme="minorHAnsi" w:eastAsiaTheme="minorEastAsia" w:hAnsiTheme="minorHAnsi"/>
              <w:noProof/>
              <w:color w:val="auto"/>
              <w:lang w:eastAsia="sv-SE"/>
            </w:rPr>
          </w:pPr>
          <w:hyperlink w:anchor="_Toc57656227" w:history="1">
            <w:r w:rsidR="00DD6D68" w:rsidRPr="00903DBA">
              <w:rPr>
                <w:rStyle w:val="Hyperlnk"/>
                <w:noProof/>
              </w:rPr>
              <w:t>13.28.</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_Toc57656227 \h </w:instrText>
            </w:r>
            <w:r w:rsidR="00DD6D68" w:rsidRPr="00903DBA">
              <w:rPr>
                <w:noProof/>
                <w:webHidden/>
              </w:rPr>
            </w:r>
            <w:r w:rsidR="00DD6D68" w:rsidRPr="00903DBA">
              <w:rPr>
                <w:noProof/>
                <w:webHidden/>
              </w:rPr>
              <w:fldChar w:fldCharType="separate"/>
            </w:r>
            <w:r w:rsidR="00DD6D68" w:rsidRPr="00903DBA">
              <w:rPr>
                <w:noProof/>
                <w:webHidden/>
              </w:rPr>
              <w:t>465</w:t>
            </w:r>
            <w:r w:rsidR="00DD6D68" w:rsidRPr="00903DBA">
              <w:rPr>
                <w:noProof/>
                <w:webHidden/>
              </w:rPr>
              <w:fldChar w:fldCharType="end"/>
            </w:r>
          </w:hyperlink>
        </w:p>
        <w:p w14:paraId="69CFAB98" w14:textId="4CFD657E" w:rsidR="00DD6D68" w:rsidRPr="00903DBA" w:rsidRDefault="000B4F2B">
          <w:pPr>
            <w:pStyle w:val="Innehll2"/>
            <w:tabs>
              <w:tab w:val="left" w:pos="1100"/>
              <w:tab w:val="right" w:leader="dot" w:pos="9350"/>
            </w:tabs>
            <w:rPr>
              <w:rFonts w:asciiTheme="minorHAnsi" w:eastAsiaTheme="minorEastAsia" w:hAnsiTheme="minorHAnsi"/>
              <w:noProof/>
              <w:color w:val="auto"/>
              <w:lang w:eastAsia="sv-SE"/>
            </w:rPr>
          </w:pPr>
          <w:hyperlink w:anchor="_Toc57656228" w:history="1">
            <w:r w:rsidR="00DD6D68" w:rsidRPr="00903DBA">
              <w:rPr>
                <w:rStyle w:val="Hyperlnk"/>
                <w:noProof/>
              </w:rPr>
              <w:t>13.29.</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_Toc57656228 \h </w:instrText>
            </w:r>
            <w:r w:rsidR="00DD6D68" w:rsidRPr="00903DBA">
              <w:rPr>
                <w:noProof/>
                <w:webHidden/>
              </w:rPr>
            </w:r>
            <w:r w:rsidR="00DD6D68" w:rsidRPr="00903DBA">
              <w:rPr>
                <w:noProof/>
                <w:webHidden/>
              </w:rPr>
              <w:fldChar w:fldCharType="separate"/>
            </w:r>
            <w:r w:rsidR="00DD6D68" w:rsidRPr="00903DBA">
              <w:rPr>
                <w:noProof/>
                <w:webHidden/>
              </w:rPr>
              <w:t>466</w:t>
            </w:r>
            <w:r w:rsidR="00DD6D68" w:rsidRPr="00903DBA">
              <w:rPr>
                <w:noProof/>
                <w:webHidden/>
              </w:rPr>
              <w:fldChar w:fldCharType="end"/>
            </w:r>
          </w:hyperlink>
        </w:p>
        <w:p w14:paraId="5EF6E6DE" w14:textId="0DF99F08"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229" w:history="1">
            <w:r w:rsidR="00DD6D68" w:rsidRPr="00903DBA">
              <w:rPr>
                <w:rStyle w:val="Hyperlnk"/>
                <w:noProof/>
              </w:rPr>
              <w:t>13.29.1.</w:t>
            </w:r>
            <w:r w:rsidR="00DD6D68" w:rsidRPr="00903DBA">
              <w:rPr>
                <w:rFonts w:asciiTheme="minorHAnsi" w:eastAsiaTheme="minorEastAsia" w:hAnsiTheme="minorHAnsi"/>
                <w:noProof/>
                <w:color w:val="auto"/>
                <w:lang w:eastAsia="sv-SE"/>
              </w:rPr>
              <w:tab/>
            </w:r>
            <w:r w:rsidR="00DD6D68" w:rsidRPr="00903DBA">
              <w:rPr>
                <w:rStyle w:val="Hyperlnk"/>
                <w:noProof/>
              </w:rPr>
              <w:t>File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_Toc57656229 \h </w:instrText>
            </w:r>
            <w:r w:rsidR="00DD6D68" w:rsidRPr="00903DBA">
              <w:rPr>
                <w:noProof/>
                <w:webHidden/>
              </w:rPr>
            </w:r>
            <w:r w:rsidR="00DD6D68" w:rsidRPr="00903DBA">
              <w:rPr>
                <w:noProof/>
                <w:webHidden/>
              </w:rPr>
              <w:fldChar w:fldCharType="separate"/>
            </w:r>
            <w:r w:rsidR="00DD6D68" w:rsidRPr="00903DBA">
              <w:rPr>
                <w:noProof/>
                <w:webHidden/>
              </w:rPr>
              <w:t>466</w:t>
            </w:r>
            <w:r w:rsidR="00DD6D68" w:rsidRPr="00903DBA">
              <w:rPr>
                <w:noProof/>
                <w:webHidden/>
              </w:rPr>
              <w:fldChar w:fldCharType="end"/>
            </w:r>
          </w:hyperlink>
        </w:p>
        <w:p w14:paraId="4103CE21" w14:textId="2C753A0F"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230" w:history="1">
            <w:r w:rsidR="00DD6D68" w:rsidRPr="00903DBA">
              <w:rPr>
                <w:rStyle w:val="Hyperlnk"/>
                <w:noProof/>
              </w:rPr>
              <w:t>13.29.2.</w:t>
            </w:r>
            <w:r w:rsidR="00DD6D68" w:rsidRPr="00903DBA">
              <w:rPr>
                <w:rFonts w:asciiTheme="minorHAnsi" w:eastAsiaTheme="minorEastAsia" w:hAnsiTheme="minorHAnsi"/>
                <w:noProof/>
                <w:color w:val="auto"/>
                <w:lang w:eastAsia="sv-SE"/>
              </w:rPr>
              <w:tab/>
            </w:r>
            <w:r w:rsidR="00DD6D68" w:rsidRPr="00903DBA">
              <w:rPr>
                <w:rStyle w:val="Hyperlnk"/>
                <w:noProof/>
              </w:rPr>
              <w:t>Program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_Toc57656230 \h </w:instrText>
            </w:r>
            <w:r w:rsidR="00DD6D68" w:rsidRPr="00903DBA">
              <w:rPr>
                <w:noProof/>
                <w:webHidden/>
              </w:rPr>
            </w:r>
            <w:r w:rsidR="00DD6D68" w:rsidRPr="00903DBA">
              <w:rPr>
                <w:noProof/>
                <w:webHidden/>
              </w:rPr>
              <w:fldChar w:fldCharType="separate"/>
            </w:r>
            <w:r w:rsidR="00DD6D68" w:rsidRPr="00903DBA">
              <w:rPr>
                <w:noProof/>
                <w:webHidden/>
              </w:rPr>
              <w:t>468</w:t>
            </w:r>
            <w:r w:rsidR="00DD6D68" w:rsidRPr="00903DBA">
              <w:rPr>
                <w:noProof/>
                <w:webHidden/>
              </w:rPr>
              <w:fldChar w:fldCharType="end"/>
            </w:r>
          </w:hyperlink>
        </w:p>
        <w:p w14:paraId="4A07AF04" w14:textId="48D39427"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231" w:history="1">
            <w:r w:rsidR="00DD6D68" w:rsidRPr="00903DBA">
              <w:rPr>
                <w:rStyle w:val="Hyperlnk"/>
                <w:noProof/>
              </w:rPr>
              <w:t>13.29.3.</w:t>
            </w:r>
            <w:r w:rsidR="00DD6D68" w:rsidRPr="00903DBA">
              <w:rPr>
                <w:rFonts w:asciiTheme="minorHAnsi" w:eastAsiaTheme="minorEastAsia" w:hAnsiTheme="minorHAnsi"/>
                <w:noProof/>
                <w:color w:val="auto"/>
                <w:lang w:eastAsia="sv-SE"/>
              </w:rPr>
              <w:tab/>
            </w:r>
            <w:r w:rsidR="00DD6D68" w:rsidRPr="00903DBA">
              <w:rPr>
                <w:rStyle w:val="Hyperlnk"/>
                <w:noProof/>
              </w:rPr>
              <w:t>Environment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_Toc57656231 \h </w:instrText>
            </w:r>
            <w:r w:rsidR="00DD6D68" w:rsidRPr="00903DBA">
              <w:rPr>
                <w:noProof/>
                <w:webHidden/>
              </w:rPr>
            </w:r>
            <w:r w:rsidR="00DD6D68" w:rsidRPr="00903DBA">
              <w:rPr>
                <w:noProof/>
                <w:webHidden/>
              </w:rPr>
              <w:fldChar w:fldCharType="separate"/>
            </w:r>
            <w:r w:rsidR="00DD6D68" w:rsidRPr="00903DBA">
              <w:rPr>
                <w:noProof/>
                <w:webHidden/>
              </w:rPr>
              <w:t>468</w:t>
            </w:r>
            <w:r w:rsidR="00DD6D68" w:rsidRPr="00903DBA">
              <w:rPr>
                <w:noProof/>
                <w:webHidden/>
              </w:rPr>
              <w:fldChar w:fldCharType="end"/>
            </w:r>
          </w:hyperlink>
        </w:p>
        <w:p w14:paraId="23D1FCEE" w14:textId="3743952F"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232" w:history="1">
            <w:r w:rsidR="00DD6D68" w:rsidRPr="00903DBA">
              <w:rPr>
                <w:rStyle w:val="Hyperlnk"/>
                <w:noProof/>
              </w:rPr>
              <w:t>13.29.4.</w:t>
            </w:r>
            <w:r w:rsidR="00DD6D68" w:rsidRPr="00903DBA">
              <w:rPr>
                <w:rFonts w:asciiTheme="minorHAnsi" w:eastAsiaTheme="minorEastAsia" w:hAnsiTheme="minorHAnsi"/>
                <w:noProof/>
                <w:color w:val="auto"/>
                <w:lang w:eastAsia="sv-SE"/>
              </w:rPr>
              <w:tab/>
            </w:r>
            <w:r w:rsidR="00DD6D68" w:rsidRPr="00903DBA">
              <w:rPr>
                <w:rStyle w:val="Hyperlnk"/>
                <w:noProof/>
              </w:rPr>
              <w:t>Searching and Sorting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_Toc57656232 \h </w:instrText>
            </w:r>
            <w:r w:rsidR="00DD6D68" w:rsidRPr="00903DBA">
              <w:rPr>
                <w:noProof/>
                <w:webHidden/>
              </w:rPr>
            </w:r>
            <w:r w:rsidR="00DD6D68" w:rsidRPr="00903DBA">
              <w:rPr>
                <w:noProof/>
                <w:webHidden/>
              </w:rPr>
              <w:fldChar w:fldCharType="separate"/>
            </w:r>
            <w:r w:rsidR="00DD6D68" w:rsidRPr="00903DBA">
              <w:rPr>
                <w:noProof/>
                <w:webHidden/>
              </w:rPr>
              <w:t>469</w:t>
            </w:r>
            <w:r w:rsidR="00DD6D68" w:rsidRPr="00903DBA">
              <w:rPr>
                <w:noProof/>
                <w:webHidden/>
              </w:rPr>
              <w:fldChar w:fldCharType="end"/>
            </w:r>
          </w:hyperlink>
        </w:p>
        <w:p w14:paraId="49E0ED15" w14:textId="41086169"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233" w:history="1">
            <w:r w:rsidR="00DD6D68" w:rsidRPr="00903DBA">
              <w:rPr>
                <w:rStyle w:val="Hyperlnk"/>
                <w:noProof/>
              </w:rPr>
              <w:t>13.29.5.</w:t>
            </w:r>
            <w:r w:rsidR="00DD6D68" w:rsidRPr="00903DBA">
              <w:rPr>
                <w:rFonts w:asciiTheme="minorHAnsi" w:eastAsiaTheme="minorEastAsia" w:hAnsiTheme="minorHAnsi"/>
                <w:noProof/>
                <w:color w:val="auto"/>
                <w:lang w:eastAsia="sv-SE"/>
              </w:rPr>
              <w:tab/>
            </w:r>
            <w:r w:rsidR="00DD6D68" w:rsidRPr="00903DBA">
              <w:rPr>
                <w:rStyle w:val="Hyperlnk"/>
                <w:noProof/>
              </w:rPr>
              <w:t>Functions with Variable Number of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_Toc57656233 \h </w:instrText>
            </w:r>
            <w:r w:rsidR="00DD6D68" w:rsidRPr="00903DBA">
              <w:rPr>
                <w:noProof/>
                <w:webHidden/>
              </w:rPr>
            </w:r>
            <w:r w:rsidR="00DD6D68" w:rsidRPr="00903DBA">
              <w:rPr>
                <w:noProof/>
                <w:webHidden/>
              </w:rPr>
              <w:fldChar w:fldCharType="separate"/>
            </w:r>
            <w:r w:rsidR="00DD6D68" w:rsidRPr="00903DBA">
              <w:rPr>
                <w:noProof/>
                <w:webHidden/>
              </w:rPr>
              <w:t>470</w:t>
            </w:r>
            <w:r w:rsidR="00DD6D68" w:rsidRPr="00903DBA">
              <w:rPr>
                <w:noProof/>
                <w:webHidden/>
              </w:rPr>
              <w:fldChar w:fldCharType="end"/>
            </w:r>
          </w:hyperlink>
        </w:p>
        <w:p w14:paraId="54F4286D" w14:textId="0AA8921D"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234" w:history="1">
            <w:r w:rsidR="00DD6D68" w:rsidRPr="00903DBA">
              <w:rPr>
                <w:rStyle w:val="Hyperlnk"/>
                <w:noProof/>
              </w:rPr>
              <w:t>13.29.6.</w:t>
            </w:r>
            <w:r w:rsidR="00DD6D68" w:rsidRPr="00903DBA">
              <w:rPr>
                <w:rFonts w:asciiTheme="minorHAnsi" w:eastAsiaTheme="minorEastAsia" w:hAnsiTheme="minorHAnsi"/>
                <w:noProof/>
                <w:color w:val="auto"/>
                <w:lang w:eastAsia="sv-SE"/>
              </w:rPr>
              <w:tab/>
            </w:r>
            <w:r w:rsidR="00DD6D68" w:rsidRPr="00903DBA">
              <w:rPr>
                <w:rStyle w:val="Hyperlnk"/>
                <w:noProof/>
              </w:rPr>
              <w:t>String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_Toc57656234 \h </w:instrText>
            </w:r>
            <w:r w:rsidR="00DD6D68" w:rsidRPr="00903DBA">
              <w:rPr>
                <w:noProof/>
                <w:webHidden/>
              </w:rPr>
            </w:r>
            <w:r w:rsidR="00DD6D68" w:rsidRPr="00903DBA">
              <w:rPr>
                <w:noProof/>
                <w:webHidden/>
              </w:rPr>
              <w:fldChar w:fldCharType="separate"/>
            </w:r>
            <w:r w:rsidR="00DD6D68" w:rsidRPr="00903DBA">
              <w:rPr>
                <w:noProof/>
                <w:webHidden/>
              </w:rPr>
              <w:t>470</w:t>
            </w:r>
            <w:r w:rsidR="00DD6D68" w:rsidRPr="00903DBA">
              <w:rPr>
                <w:noProof/>
                <w:webHidden/>
              </w:rPr>
              <w:fldChar w:fldCharType="end"/>
            </w:r>
          </w:hyperlink>
        </w:p>
        <w:p w14:paraId="35BFC9B8" w14:textId="71D8B515"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235" w:history="1">
            <w:r w:rsidR="00DD6D68" w:rsidRPr="00903DBA">
              <w:rPr>
                <w:rStyle w:val="Hyperlnk"/>
                <w:noProof/>
              </w:rPr>
              <w:t>13.29.7.</w:t>
            </w:r>
            <w:r w:rsidR="00DD6D68" w:rsidRPr="00903DBA">
              <w:rPr>
                <w:rFonts w:asciiTheme="minorHAnsi" w:eastAsiaTheme="minorEastAsia" w:hAnsiTheme="minorHAnsi"/>
                <w:noProof/>
                <w:color w:val="auto"/>
                <w:lang w:eastAsia="sv-SE"/>
              </w:rPr>
              <w:tab/>
            </w:r>
            <w:r w:rsidR="00DD6D68" w:rsidRPr="00903DBA">
              <w:rPr>
                <w:rStyle w:val="Hyperlnk"/>
                <w:noProof/>
              </w:rPr>
              <w:t>Memory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_Toc57656235 \h </w:instrText>
            </w:r>
            <w:r w:rsidR="00DD6D68" w:rsidRPr="00903DBA">
              <w:rPr>
                <w:noProof/>
                <w:webHidden/>
              </w:rPr>
            </w:r>
            <w:r w:rsidR="00DD6D68" w:rsidRPr="00903DBA">
              <w:rPr>
                <w:noProof/>
                <w:webHidden/>
              </w:rPr>
              <w:fldChar w:fldCharType="separate"/>
            </w:r>
            <w:r w:rsidR="00DD6D68" w:rsidRPr="00903DBA">
              <w:rPr>
                <w:noProof/>
                <w:webHidden/>
              </w:rPr>
              <w:t>472</w:t>
            </w:r>
            <w:r w:rsidR="00DD6D68" w:rsidRPr="00903DBA">
              <w:rPr>
                <w:noProof/>
                <w:webHidden/>
              </w:rPr>
              <w:fldChar w:fldCharType="end"/>
            </w:r>
          </w:hyperlink>
        </w:p>
        <w:p w14:paraId="19AA75CE" w14:textId="7A7031EB"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236" w:history="1">
            <w:r w:rsidR="00DD6D68" w:rsidRPr="00903DBA">
              <w:rPr>
                <w:rStyle w:val="Hyperlnk"/>
                <w:noProof/>
              </w:rPr>
              <w:t>13.29.8.</w:t>
            </w:r>
            <w:r w:rsidR="00DD6D68" w:rsidRPr="00903DBA">
              <w:rPr>
                <w:rFonts w:asciiTheme="minorHAnsi" w:eastAsiaTheme="minorEastAsia" w:hAnsiTheme="minorHAnsi"/>
                <w:noProof/>
                <w:color w:val="auto"/>
                <w:lang w:eastAsia="sv-SE"/>
              </w:rPr>
              <w:tab/>
            </w:r>
            <w:r w:rsidR="00DD6D68" w:rsidRPr="00903DBA">
              <w:rPr>
                <w:rStyle w:val="Hyperlnk"/>
                <w:noProof/>
              </w:rPr>
              <w:t>Mathematical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_Toc57656236 \h </w:instrText>
            </w:r>
            <w:r w:rsidR="00DD6D68" w:rsidRPr="00903DBA">
              <w:rPr>
                <w:noProof/>
                <w:webHidden/>
              </w:rPr>
            </w:r>
            <w:r w:rsidR="00DD6D68" w:rsidRPr="00903DBA">
              <w:rPr>
                <w:noProof/>
                <w:webHidden/>
              </w:rPr>
              <w:fldChar w:fldCharType="separate"/>
            </w:r>
            <w:r w:rsidR="00DD6D68" w:rsidRPr="00903DBA">
              <w:rPr>
                <w:noProof/>
                <w:webHidden/>
              </w:rPr>
              <w:t>472</w:t>
            </w:r>
            <w:r w:rsidR="00DD6D68" w:rsidRPr="00903DBA">
              <w:rPr>
                <w:noProof/>
                <w:webHidden/>
              </w:rPr>
              <w:fldChar w:fldCharType="end"/>
            </w:r>
          </w:hyperlink>
        </w:p>
        <w:p w14:paraId="3B763122" w14:textId="58E46353"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237" w:history="1">
            <w:r w:rsidR="00DD6D68" w:rsidRPr="00903DBA">
              <w:rPr>
                <w:rStyle w:val="Hyperlnk"/>
                <w:noProof/>
              </w:rPr>
              <w:t>13.29.9.</w:t>
            </w:r>
            <w:r w:rsidR="00DD6D68" w:rsidRPr="00903DBA">
              <w:rPr>
                <w:rFonts w:asciiTheme="minorHAnsi" w:eastAsiaTheme="minorEastAsia" w:hAnsiTheme="minorHAnsi"/>
                <w:noProof/>
                <w:color w:val="auto"/>
                <w:lang w:eastAsia="sv-SE"/>
              </w:rPr>
              <w:tab/>
            </w:r>
            <w:r w:rsidR="00DD6D68" w:rsidRPr="00903DBA">
              <w:rPr>
                <w:rStyle w:val="Hyperlnk"/>
                <w:noProof/>
              </w:rPr>
              <w:t>Long Jumps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_Toc57656237 \h </w:instrText>
            </w:r>
            <w:r w:rsidR="00DD6D68" w:rsidRPr="00903DBA">
              <w:rPr>
                <w:noProof/>
                <w:webHidden/>
              </w:rPr>
            </w:r>
            <w:r w:rsidR="00DD6D68" w:rsidRPr="00903DBA">
              <w:rPr>
                <w:noProof/>
                <w:webHidden/>
              </w:rPr>
              <w:fldChar w:fldCharType="separate"/>
            </w:r>
            <w:r w:rsidR="00DD6D68" w:rsidRPr="00903DBA">
              <w:rPr>
                <w:noProof/>
                <w:webHidden/>
              </w:rPr>
              <w:t>472</w:t>
            </w:r>
            <w:r w:rsidR="00DD6D68" w:rsidRPr="00903DBA">
              <w:rPr>
                <w:noProof/>
                <w:webHidden/>
              </w:rPr>
              <w:fldChar w:fldCharType="end"/>
            </w:r>
          </w:hyperlink>
        </w:p>
        <w:p w14:paraId="4047C243" w14:textId="39750647"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238" w:history="1">
            <w:r w:rsidR="00DD6D68" w:rsidRPr="00903DBA">
              <w:rPr>
                <w:rStyle w:val="Hyperlnk"/>
                <w:noProof/>
              </w:rPr>
              <w:t>13.29.10.</w:t>
            </w:r>
            <w:r w:rsidR="00DD6D68" w:rsidRPr="00903DBA">
              <w:rPr>
                <w:rFonts w:asciiTheme="minorHAnsi" w:eastAsiaTheme="minorEastAsia" w:hAnsiTheme="minorHAnsi"/>
                <w:noProof/>
                <w:color w:val="auto"/>
                <w:lang w:eastAsia="sv-SE"/>
              </w:rPr>
              <w:tab/>
            </w:r>
            <w:r w:rsidR="00DD6D68" w:rsidRPr="00903DBA">
              <w:rPr>
                <w:rStyle w:val="Hyperlnk"/>
                <w:noProof/>
              </w:rPr>
              <w:t>Time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_Toc57656238 \h </w:instrText>
            </w:r>
            <w:r w:rsidR="00DD6D68" w:rsidRPr="00903DBA">
              <w:rPr>
                <w:noProof/>
                <w:webHidden/>
              </w:rPr>
            </w:r>
            <w:r w:rsidR="00DD6D68" w:rsidRPr="00903DBA">
              <w:rPr>
                <w:noProof/>
                <w:webHidden/>
              </w:rPr>
              <w:fldChar w:fldCharType="separate"/>
            </w:r>
            <w:r w:rsidR="00DD6D68" w:rsidRPr="00903DBA">
              <w:rPr>
                <w:noProof/>
                <w:webHidden/>
              </w:rPr>
              <w:t>473</w:t>
            </w:r>
            <w:r w:rsidR="00DD6D68" w:rsidRPr="00903DBA">
              <w:rPr>
                <w:noProof/>
                <w:webHidden/>
              </w:rPr>
              <w:fldChar w:fldCharType="end"/>
            </w:r>
          </w:hyperlink>
        </w:p>
        <w:p w14:paraId="1BF4672C" w14:textId="479F4DF1"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239" w:history="1">
            <w:r w:rsidR="00DD6D68" w:rsidRPr="00903DBA">
              <w:rPr>
                <w:rStyle w:val="Hyperlnk"/>
                <w:noProof/>
              </w:rPr>
              <w:t>13.29.11.</w:t>
            </w:r>
            <w:r w:rsidR="00DD6D68" w:rsidRPr="00903DBA">
              <w:rPr>
                <w:rFonts w:asciiTheme="minorHAnsi" w:eastAsiaTheme="minorEastAsia" w:hAnsiTheme="minorHAnsi"/>
                <w:noProof/>
                <w:color w:val="auto"/>
                <w:lang w:eastAsia="sv-SE"/>
              </w:rPr>
              <w:tab/>
            </w:r>
            <w:r w:rsidR="00DD6D68" w:rsidRPr="00903DBA">
              <w:rPr>
                <w:rStyle w:val="Hyperlnk"/>
                <w:noProof/>
              </w:rPr>
              <w:t>Random Numbers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_Toc57656239 \h </w:instrText>
            </w:r>
            <w:r w:rsidR="00DD6D68" w:rsidRPr="00903DBA">
              <w:rPr>
                <w:noProof/>
                <w:webHidden/>
              </w:rPr>
            </w:r>
            <w:r w:rsidR="00DD6D68" w:rsidRPr="00903DBA">
              <w:rPr>
                <w:noProof/>
                <w:webHidden/>
              </w:rPr>
              <w:fldChar w:fldCharType="separate"/>
            </w:r>
            <w:r w:rsidR="00DD6D68" w:rsidRPr="00903DBA">
              <w:rPr>
                <w:noProof/>
                <w:webHidden/>
              </w:rPr>
              <w:t>474</w:t>
            </w:r>
            <w:r w:rsidR="00DD6D68" w:rsidRPr="00903DBA">
              <w:rPr>
                <w:noProof/>
                <w:webHidden/>
              </w:rPr>
              <w:fldChar w:fldCharType="end"/>
            </w:r>
          </w:hyperlink>
        </w:p>
        <w:p w14:paraId="0A26CCDE" w14:textId="6E18A036"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240" w:history="1">
            <w:r w:rsidR="00DD6D68" w:rsidRPr="00903DBA">
              <w:rPr>
                <w:rStyle w:val="Hyperlnk"/>
                <w:noProof/>
              </w:rPr>
              <w:t>13.29.12.</w:t>
            </w:r>
            <w:r w:rsidR="00DD6D68" w:rsidRPr="00903DBA">
              <w:rPr>
                <w:rFonts w:asciiTheme="minorHAnsi" w:eastAsiaTheme="minorEastAsia" w:hAnsiTheme="minorHAnsi"/>
                <w:noProof/>
                <w:color w:val="auto"/>
                <w:lang w:eastAsia="sv-SE"/>
              </w:rPr>
              <w:tab/>
            </w:r>
            <w:r w:rsidR="00DD6D68" w:rsidRPr="00903DBA">
              <w:rPr>
                <w:rStyle w:val="Hyperlnk"/>
                <w:noProof/>
              </w:rPr>
              <w:t>Limits of Integral and Floating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_Toc57656240 \h </w:instrText>
            </w:r>
            <w:r w:rsidR="00DD6D68" w:rsidRPr="00903DBA">
              <w:rPr>
                <w:noProof/>
                <w:webHidden/>
              </w:rPr>
            </w:r>
            <w:r w:rsidR="00DD6D68" w:rsidRPr="00903DBA">
              <w:rPr>
                <w:noProof/>
                <w:webHidden/>
              </w:rPr>
              <w:fldChar w:fldCharType="separate"/>
            </w:r>
            <w:r w:rsidR="00DD6D68" w:rsidRPr="00903DBA">
              <w:rPr>
                <w:noProof/>
                <w:webHidden/>
              </w:rPr>
              <w:t>474</w:t>
            </w:r>
            <w:r w:rsidR="00DD6D68" w:rsidRPr="00903DBA">
              <w:rPr>
                <w:noProof/>
                <w:webHidden/>
              </w:rPr>
              <w:fldChar w:fldCharType="end"/>
            </w:r>
          </w:hyperlink>
        </w:p>
        <w:p w14:paraId="0D8E17E0" w14:textId="39FEB2FD" w:rsidR="00DD6D68" w:rsidRPr="00903DBA" w:rsidRDefault="000B4F2B">
          <w:pPr>
            <w:pStyle w:val="Innehll3"/>
            <w:tabs>
              <w:tab w:val="left" w:pos="1540"/>
              <w:tab w:val="right" w:leader="dot" w:pos="9350"/>
            </w:tabs>
            <w:rPr>
              <w:rFonts w:asciiTheme="minorHAnsi" w:eastAsiaTheme="minorEastAsia" w:hAnsiTheme="minorHAnsi"/>
              <w:noProof/>
              <w:color w:val="auto"/>
              <w:lang w:eastAsia="sv-SE"/>
            </w:rPr>
          </w:pPr>
          <w:hyperlink w:anchor="_Toc57656241" w:history="1">
            <w:r w:rsidR="00DD6D68" w:rsidRPr="00903DBA">
              <w:rPr>
                <w:rStyle w:val="Hyperlnk"/>
                <w:noProof/>
              </w:rPr>
              <w:t>13.29.13.</w:t>
            </w:r>
            <w:r w:rsidR="00DD6D68" w:rsidRPr="00903DBA">
              <w:rPr>
                <w:rFonts w:asciiTheme="minorHAnsi" w:eastAsiaTheme="minorEastAsia" w:hAnsiTheme="minorHAnsi"/>
                <w:noProof/>
                <w:color w:val="auto"/>
                <w:lang w:eastAsia="sv-SE"/>
              </w:rPr>
              <w:tab/>
            </w:r>
            <w:r w:rsidR="00DD6D68" w:rsidRPr="00903DBA">
              <w:rPr>
                <w:rStyle w:val="Hyperlnk"/>
                <w:noProof/>
              </w:rPr>
              <w:t>Character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_Toc57656241 \h </w:instrText>
            </w:r>
            <w:r w:rsidR="00DD6D68" w:rsidRPr="00903DBA">
              <w:rPr>
                <w:noProof/>
                <w:webHidden/>
              </w:rPr>
            </w:r>
            <w:r w:rsidR="00DD6D68" w:rsidRPr="00903DBA">
              <w:rPr>
                <w:noProof/>
                <w:webHidden/>
              </w:rPr>
              <w:fldChar w:fldCharType="separate"/>
            </w:r>
            <w:r w:rsidR="00DD6D68" w:rsidRPr="00903DBA">
              <w:rPr>
                <w:noProof/>
                <w:webHidden/>
              </w:rPr>
              <w:t>475</w:t>
            </w:r>
            <w:r w:rsidR="00DD6D68" w:rsidRPr="00903DBA">
              <w:rPr>
                <w:noProof/>
                <w:webHidden/>
              </w:rPr>
              <w:fldChar w:fldCharType="end"/>
            </w:r>
          </w:hyperlink>
        </w:p>
        <w:p w14:paraId="1F369AD5" w14:textId="0682AECE" w:rsidR="00DD6D68" w:rsidRPr="00903DBA" w:rsidRDefault="000B4F2B">
          <w:pPr>
            <w:pStyle w:val="Innehll2"/>
            <w:tabs>
              <w:tab w:val="left" w:pos="1100"/>
              <w:tab w:val="right" w:leader="dot" w:pos="9350"/>
            </w:tabs>
            <w:rPr>
              <w:rFonts w:asciiTheme="minorHAnsi" w:eastAsiaTheme="minorEastAsia" w:hAnsiTheme="minorHAnsi"/>
              <w:noProof/>
              <w:color w:val="auto"/>
              <w:lang w:eastAsia="sv-SE"/>
            </w:rPr>
          </w:pPr>
          <w:hyperlink w:anchor="_Toc57656242" w:history="1">
            <w:r w:rsidR="00DD6D68" w:rsidRPr="00903DBA">
              <w:rPr>
                <w:rStyle w:val="Hyperlnk"/>
                <w:noProof/>
              </w:rPr>
              <w:t>13.30.</w:t>
            </w:r>
            <w:r w:rsidR="00DD6D68" w:rsidRPr="00903DBA">
              <w:rPr>
                <w:rFonts w:asciiTheme="minorHAnsi" w:eastAsiaTheme="minorEastAsia" w:hAnsiTheme="minorHAnsi"/>
                <w:noProof/>
                <w:color w:val="auto"/>
                <w:lang w:eastAsia="sv-SE"/>
              </w:rPr>
              <w:tab/>
            </w:r>
            <w:r w:rsidR="00DD6D68" w:rsidRPr="00903DBA">
              <w:rPr>
                <w:rStyle w:val="Hyperlnk"/>
                <w:noProof/>
              </w:rPr>
              <w:t>Further Reading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_Toc57656242 \h </w:instrText>
            </w:r>
            <w:r w:rsidR="00DD6D68" w:rsidRPr="00903DBA">
              <w:rPr>
                <w:noProof/>
                <w:webHidden/>
              </w:rPr>
            </w:r>
            <w:r w:rsidR="00DD6D68" w:rsidRPr="00903DBA">
              <w:rPr>
                <w:noProof/>
                <w:webHidden/>
              </w:rPr>
              <w:fldChar w:fldCharType="separate"/>
            </w:r>
            <w:r w:rsidR="00DD6D68" w:rsidRPr="00903DBA">
              <w:rPr>
                <w:noProof/>
                <w:webHidden/>
              </w:rPr>
              <w:t>476</w:t>
            </w:r>
            <w:r w:rsidR="00DD6D68" w:rsidRPr="00903DBA">
              <w:rPr>
                <w:noProof/>
                <w:webHidden/>
              </w:rPr>
              <w:fldChar w:fldCharType="end"/>
            </w:r>
          </w:hyperlink>
        </w:p>
        <w:p w14:paraId="0CDEA889" w14:textId="0E79A2E2" w:rsidR="00DD6D68" w:rsidRPr="00903DBA" w:rsidRDefault="000B4F2B">
          <w:pPr>
            <w:pStyle w:val="Innehll1"/>
            <w:rPr>
              <w:rFonts w:asciiTheme="minorHAnsi" w:eastAsiaTheme="minorEastAsia" w:hAnsiTheme="minorHAnsi"/>
              <w:noProof/>
              <w:color w:val="auto"/>
              <w:lang w:eastAsia="sv-SE"/>
            </w:rPr>
          </w:pPr>
          <w:hyperlink w:anchor="_Toc57656243" w:history="1">
            <w:r w:rsidR="00DD6D68" w:rsidRPr="00903DBA">
              <w:rPr>
                <w:rStyle w:val="Hyperlnk"/>
                <w:noProof/>
              </w:rPr>
              <w:t>Foreword</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_Toc57656243 \h </w:instrText>
            </w:r>
            <w:r w:rsidR="00DD6D68" w:rsidRPr="00903DBA">
              <w:rPr>
                <w:noProof/>
                <w:webHidden/>
              </w:rPr>
            </w:r>
            <w:r w:rsidR="00DD6D68" w:rsidRPr="00903DBA">
              <w:rPr>
                <w:noProof/>
                <w:webHidden/>
              </w:rPr>
              <w:fldChar w:fldCharType="separate"/>
            </w:r>
            <w:r w:rsidR="00DD6D68" w:rsidRPr="00903DBA">
              <w:rPr>
                <w:noProof/>
                <w:webHidden/>
              </w:rPr>
              <w:t>477</w:t>
            </w:r>
            <w:r w:rsidR="00DD6D68" w:rsidRPr="00903DBA">
              <w:rPr>
                <w:noProof/>
                <w:webHidden/>
              </w:rPr>
              <w:fldChar w:fldCharType="end"/>
            </w:r>
          </w:hyperlink>
        </w:p>
        <w:p w14:paraId="1D894A0A" w14:textId="54F44A5D" w:rsidR="00CB5140" w:rsidRPr="00903DBA" w:rsidRDefault="00CB5140">
          <w:r w:rsidRPr="00903DBA">
            <w:rPr>
              <w:b/>
              <w:bCs/>
              <w:noProof/>
            </w:rPr>
            <w:fldChar w:fldCharType="end"/>
          </w:r>
        </w:p>
      </w:sdtContent>
    </w:sdt>
    <w:p w14:paraId="07C7297F" w14:textId="0F07AEF4" w:rsidR="00A27525" w:rsidRPr="00903DBA" w:rsidRDefault="00A27525" w:rsidP="00F03D06">
      <w:pPr>
        <w:pStyle w:val="Rubrik1"/>
      </w:pPr>
      <w:bookmarkStart w:id="0" w:name="_Toc57655963"/>
      <w:r w:rsidRPr="00903DBA">
        <w:lastRenderedPageBreak/>
        <w:t>Introduction</w:t>
      </w:r>
      <w:bookmarkEnd w:id="0"/>
    </w:p>
    <w:p w14:paraId="1B32353F" w14:textId="77777777" w:rsidR="00382F96" w:rsidRPr="00903DBA" w:rsidRDefault="00A27525" w:rsidP="00772608">
      <w:r w:rsidRPr="00903DBA">
        <w:t>This is a book about compiler construction. More specifically, about</w:t>
      </w:r>
      <w:r w:rsidR="00382F96" w:rsidRPr="00903DBA">
        <w:t xml:space="preserve"> the construction of</w:t>
      </w:r>
      <w:r w:rsidRPr="00903DBA">
        <w:t xml:space="preserve"> </w:t>
      </w:r>
      <w:r w:rsidR="00F72E85" w:rsidRPr="00903DBA">
        <w:t xml:space="preserve">an optimized </w:t>
      </w:r>
      <w:r w:rsidRPr="00903DBA">
        <w:t xml:space="preserve">compiler for the </w:t>
      </w:r>
      <w:r w:rsidR="00382F96" w:rsidRPr="00903DBA">
        <w:t xml:space="preserve">ANSI </w:t>
      </w:r>
      <w:r w:rsidRPr="00903DBA">
        <w:t>C.</w:t>
      </w:r>
      <w:r w:rsidR="009F010A" w:rsidRPr="00903DBA">
        <w:t xml:space="preserve"> It </w:t>
      </w:r>
      <w:r w:rsidR="00D549CF" w:rsidRPr="00903DBA">
        <w:t xml:space="preserve">can be set to </w:t>
      </w:r>
      <w:r w:rsidR="009F010A" w:rsidRPr="00903DBA">
        <w:t xml:space="preserve">generate </w:t>
      </w:r>
      <w:r w:rsidR="00382F96" w:rsidRPr="00903DBA">
        <w:t>two kinds of target code:</w:t>
      </w:r>
    </w:p>
    <w:p w14:paraId="0F3C61FA" w14:textId="12C3225D" w:rsidR="00382F96" w:rsidRPr="00903DBA" w:rsidRDefault="00382F96" w:rsidP="00477426">
      <w:pPr>
        <w:pStyle w:val="SourceCodeBoxText"/>
        <w:framePr w:wrap="around"/>
      </w:pPr>
      <w:r w:rsidRPr="00903DBA">
        <w:t>A</w:t>
      </w:r>
      <w:r w:rsidR="00CA2E82" w:rsidRPr="00903DBA">
        <w:t xml:space="preserve">ssembly code for the Intel 64-bit Linux system </w:t>
      </w:r>
      <w:r w:rsidRPr="00903DBA">
        <w:t xml:space="preserve">together with a makefile with instructions for further </w:t>
      </w:r>
      <w:r w:rsidR="00E15956" w:rsidRPr="00903DBA">
        <w:t>assemblering</w:t>
      </w:r>
      <w:r w:rsidRPr="00903DBA">
        <w:t xml:space="preserve"> and linking.</w:t>
      </w:r>
    </w:p>
    <w:p w14:paraId="6AB0C8D0" w14:textId="52CEFD73" w:rsidR="00772608" w:rsidRPr="00903DBA" w:rsidRDefault="00382F96" w:rsidP="00477426">
      <w:pPr>
        <w:pStyle w:val="SourceCodeBoxText"/>
        <w:framePr w:wrap="around"/>
      </w:pPr>
      <w:r w:rsidRPr="00903DBA">
        <w:t xml:space="preserve">A file in the .com file format holding assembled and linked code </w:t>
      </w:r>
      <w:r w:rsidR="00CA2E82" w:rsidRPr="00903DBA">
        <w:t>the 16-bit Windows system</w:t>
      </w:r>
      <w:r w:rsidRPr="00903DBA">
        <w:t>, ready to be executed</w:t>
      </w:r>
      <w:r w:rsidR="00DC21CC" w:rsidRPr="00903DBA">
        <w:t xml:space="preserve"> directly</w:t>
      </w:r>
      <w:r w:rsidRPr="00903DBA">
        <w:t>.</w:t>
      </w:r>
    </w:p>
    <w:p w14:paraId="14505094" w14:textId="1FDCE956" w:rsidR="00603361" w:rsidRPr="00903DBA" w:rsidRDefault="003809A0" w:rsidP="00772608">
      <w:pPr>
        <w:pStyle w:val="Rubrik2"/>
      </w:pPr>
      <w:bookmarkStart w:id="1" w:name="_Toc57655964"/>
      <w:r w:rsidRPr="00903DBA">
        <w:t>Overview</w:t>
      </w:r>
      <w:bookmarkEnd w:id="1"/>
    </w:p>
    <w:p w14:paraId="6F92B8DE" w14:textId="14F3BD78" w:rsidR="003D3D82" w:rsidRPr="00903DBA" w:rsidRDefault="003D3D82" w:rsidP="003D3D82">
      <w:r w:rsidRPr="00903DBA">
        <w:t xml:space="preserve">The compiler is </w:t>
      </w:r>
      <w:r w:rsidR="00477E73" w:rsidRPr="00903DBA">
        <w:t>divided</w:t>
      </w:r>
      <w:r w:rsidRPr="00903DBA">
        <w:t xml:space="preserve"> into several phases. The input is ANSI C source code, the output is Linux assembly code</w:t>
      </w:r>
      <w:r w:rsidR="00DC21CC" w:rsidRPr="00903DBA">
        <w:t xml:space="preserve"> or</w:t>
      </w:r>
      <w:r w:rsidR="00D679ED" w:rsidRPr="00903DBA">
        <w:t xml:space="preserve"> Windows </w:t>
      </w:r>
      <w:r w:rsidR="00477E73" w:rsidRPr="00903DBA">
        <w:t xml:space="preserve">executable </w:t>
      </w:r>
      <w:r w:rsidR="00D679ED" w:rsidRPr="00903DBA">
        <w:t>code.</w:t>
      </w:r>
    </w:p>
    <w:p w14:paraId="6DA338F8" w14:textId="496914A9" w:rsidR="00D6706A" w:rsidRPr="00903DBA" w:rsidRDefault="00D6706A" w:rsidP="00E70EEE">
      <w:r w:rsidRPr="00903DBA">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BB4D00" w:rsidRPr="00D2146B" w:rsidRDefault="00BB4D00"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BB4D00" w:rsidRPr="00D2146B" w:rsidRDefault="00BB4D00"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BB4D00" w:rsidRDefault="00BB4D00"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BB4D00" w:rsidRDefault="00BB4D00" w:rsidP="00942B30">
                              <w:pPr>
                                <w:spacing w:before="60" w:line="256" w:lineRule="auto"/>
                                <w:jc w:val="center"/>
                                <w:rPr>
                                  <w:sz w:val="24"/>
                                  <w:szCs w:val="24"/>
                                </w:rPr>
                              </w:pPr>
                              <w:r>
                                <w:rPr>
                                  <w:rFonts w:eastAsia="Calibri"/>
                                  <w:color w:val="000000"/>
                                  <w:sz w:val="18"/>
                                  <w:szCs w:val="18"/>
                                </w:rPr>
                                <w:t>Parser</w:t>
                              </w:r>
                            </w:p>
                            <w:p w14:paraId="1ABFD117" w14:textId="77777777" w:rsidR="00BB4D00" w:rsidRDefault="00BB4D00"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BB4D00" w:rsidRDefault="00BB4D00" w:rsidP="003727AB">
                              <w:pPr>
                                <w:spacing w:before="60" w:line="254" w:lineRule="auto"/>
                                <w:jc w:val="center"/>
                                <w:rPr>
                                  <w:sz w:val="24"/>
                                  <w:szCs w:val="24"/>
                                </w:rPr>
                              </w:pPr>
                              <w:r>
                                <w:rPr>
                                  <w:rFonts w:eastAsia="Calibri"/>
                                  <w:color w:val="000000"/>
                                  <w:sz w:val="18"/>
                                  <w:szCs w:val="18"/>
                                </w:rPr>
                                <w:t>Scanner</w:t>
                              </w:r>
                            </w:p>
                            <w:p w14:paraId="03FD0412" w14:textId="77777777" w:rsidR="00BB4D00" w:rsidRDefault="00BB4D00"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BB4D00" w:rsidRDefault="00BB4D00"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BB4D00" w:rsidRDefault="00BB4D00" w:rsidP="003567A1">
                              <w:pPr>
                                <w:spacing w:before="0" w:line="252" w:lineRule="auto"/>
                                <w:jc w:val="center"/>
                                <w:rPr>
                                  <w:sz w:val="24"/>
                                  <w:szCs w:val="24"/>
                                </w:rPr>
                              </w:pPr>
                            </w:p>
                            <w:p w14:paraId="217B84F7" w14:textId="77777777" w:rsidR="00BB4D00" w:rsidRDefault="00BB4D00"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BB4D00" w:rsidRDefault="00BB4D00"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BB4D00" w:rsidRPr="00EF6288" w:rsidRDefault="00BB4D00"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BB4D00" w:rsidRDefault="00BB4D00"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BB4D00" w:rsidRDefault="00BB4D00"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BB4D00" w:rsidRDefault="00BB4D00"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BB4D00" w:rsidRPr="00E962F6" w:rsidRDefault="00BB4D00"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BB4D00" w:rsidRDefault="00BB4D00"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BB4D00" w:rsidRDefault="00BB4D00"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BB4D00" w:rsidRDefault="00BB4D00"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BB4D00" w:rsidRDefault="00BB4D00"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BB4D00" w:rsidRDefault="00BB4D00"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BB4D00" w:rsidRPr="00D2146B" w:rsidRDefault="00BB4D00"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BB4D00" w:rsidRPr="00D2146B" w:rsidRDefault="00BB4D00"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BB4D00" w:rsidRDefault="00BB4D00"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BB4D00" w:rsidRDefault="00BB4D00" w:rsidP="00942B30">
                        <w:pPr>
                          <w:spacing w:before="60" w:line="256" w:lineRule="auto"/>
                          <w:jc w:val="center"/>
                          <w:rPr>
                            <w:sz w:val="24"/>
                            <w:szCs w:val="24"/>
                          </w:rPr>
                        </w:pPr>
                        <w:r>
                          <w:rPr>
                            <w:rFonts w:eastAsia="Calibri"/>
                            <w:color w:val="000000"/>
                            <w:sz w:val="18"/>
                            <w:szCs w:val="18"/>
                          </w:rPr>
                          <w:t>Parser</w:t>
                        </w:r>
                      </w:p>
                      <w:p w14:paraId="1ABFD117" w14:textId="77777777" w:rsidR="00BB4D00" w:rsidRDefault="00BB4D00"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BB4D00" w:rsidRDefault="00BB4D00" w:rsidP="003727AB">
                        <w:pPr>
                          <w:spacing w:before="60" w:line="254" w:lineRule="auto"/>
                          <w:jc w:val="center"/>
                          <w:rPr>
                            <w:sz w:val="24"/>
                            <w:szCs w:val="24"/>
                          </w:rPr>
                        </w:pPr>
                        <w:r>
                          <w:rPr>
                            <w:rFonts w:eastAsia="Calibri"/>
                            <w:color w:val="000000"/>
                            <w:sz w:val="18"/>
                            <w:szCs w:val="18"/>
                          </w:rPr>
                          <w:t>Scanner</w:t>
                        </w:r>
                      </w:p>
                      <w:p w14:paraId="03FD0412" w14:textId="77777777" w:rsidR="00BB4D00" w:rsidRDefault="00BB4D00"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BB4D00" w:rsidRDefault="00BB4D00"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BB4D00" w:rsidRDefault="00BB4D00" w:rsidP="003567A1">
                        <w:pPr>
                          <w:spacing w:before="0" w:line="252" w:lineRule="auto"/>
                          <w:jc w:val="center"/>
                          <w:rPr>
                            <w:sz w:val="24"/>
                            <w:szCs w:val="24"/>
                          </w:rPr>
                        </w:pPr>
                      </w:p>
                      <w:p w14:paraId="217B84F7" w14:textId="77777777" w:rsidR="00BB4D00" w:rsidRDefault="00BB4D00"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BB4D00" w:rsidRDefault="00BB4D00"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BB4D00" w:rsidRPr="00EF6288" w:rsidRDefault="00BB4D00"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BB4D00" w:rsidRDefault="00BB4D00"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BB4D00" w:rsidRDefault="00BB4D00"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BB4D00" w:rsidRDefault="00BB4D00"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BB4D00" w:rsidRPr="00E962F6" w:rsidRDefault="00BB4D00"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BB4D00" w:rsidRDefault="00BB4D00"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BB4D00" w:rsidRDefault="00BB4D00"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BB4D00" w:rsidRDefault="00BB4D00"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BB4D00" w:rsidRDefault="00BB4D00"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BB4D00" w:rsidRDefault="00BB4D00"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903DBA" w:rsidRDefault="00E70EEE" w:rsidP="00E70EEE">
      <w:r w:rsidRPr="00903DBA">
        <w:t>The compiler is made up be a sequence of phases.</w:t>
      </w:r>
    </w:p>
    <w:p w14:paraId="114B11F7" w14:textId="59835CE6" w:rsidR="00541B67" w:rsidRPr="00903DBA" w:rsidRDefault="00541B67" w:rsidP="00E70EEE">
      <w:r w:rsidRPr="00903DBA">
        <w:rPr>
          <w:noProof/>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BB4D00" w:rsidRPr="00D2146B" w:rsidRDefault="00BB4D00"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BB4D00" w:rsidRPr="00D2146B" w:rsidRDefault="00BB4D00"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BB4D00" w:rsidRDefault="00BB4D00"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BB4D00" w:rsidRDefault="00BB4D00" w:rsidP="00541B67">
                              <w:pPr>
                                <w:spacing w:before="60" w:line="256" w:lineRule="auto"/>
                                <w:jc w:val="center"/>
                                <w:rPr>
                                  <w:sz w:val="24"/>
                                  <w:szCs w:val="24"/>
                                </w:rPr>
                              </w:pPr>
                              <w:r>
                                <w:rPr>
                                  <w:rFonts w:eastAsia="Calibri"/>
                                  <w:color w:val="000000"/>
                                  <w:sz w:val="18"/>
                                  <w:szCs w:val="18"/>
                                </w:rPr>
                                <w:t>Parser</w:t>
                              </w:r>
                            </w:p>
                            <w:p w14:paraId="738A4637" w14:textId="77777777" w:rsidR="00BB4D00" w:rsidRDefault="00BB4D00"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BB4D00" w:rsidRDefault="00BB4D00" w:rsidP="00541B67">
                              <w:pPr>
                                <w:spacing w:before="60" w:line="254" w:lineRule="auto"/>
                                <w:jc w:val="center"/>
                                <w:rPr>
                                  <w:sz w:val="24"/>
                                  <w:szCs w:val="24"/>
                                </w:rPr>
                              </w:pPr>
                              <w:r>
                                <w:rPr>
                                  <w:rFonts w:eastAsia="Calibri"/>
                                  <w:color w:val="000000"/>
                                  <w:sz w:val="18"/>
                                  <w:szCs w:val="18"/>
                                </w:rPr>
                                <w:t>Scanner</w:t>
                              </w:r>
                            </w:p>
                            <w:p w14:paraId="1FC59E41" w14:textId="77777777" w:rsidR="00BB4D00" w:rsidRDefault="00BB4D00"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BB4D00" w:rsidRDefault="00BB4D00"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BB4D00" w:rsidRDefault="00BB4D00" w:rsidP="00541B67">
                              <w:pPr>
                                <w:spacing w:before="0" w:line="252" w:lineRule="auto"/>
                                <w:jc w:val="center"/>
                                <w:rPr>
                                  <w:sz w:val="24"/>
                                  <w:szCs w:val="24"/>
                                </w:rPr>
                              </w:pPr>
                            </w:p>
                            <w:p w14:paraId="1164C4DA" w14:textId="77777777" w:rsidR="00BB4D00" w:rsidRDefault="00BB4D00"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BB4D00" w:rsidRDefault="00BB4D00"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BB4D00" w:rsidRPr="00EF6288" w:rsidRDefault="00BB4D00"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BB4D00" w:rsidRDefault="00BB4D00"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BB4D00" w:rsidRDefault="00BB4D00"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BB4D00" w:rsidRDefault="00BB4D00"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BB4D00" w:rsidRPr="00E962F6" w:rsidRDefault="00BB4D00"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BB4D00" w:rsidRDefault="00BB4D00"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BB4D00" w:rsidRDefault="00BB4D00"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BB4D00" w:rsidRDefault="00BB4D00"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BB4D00" w:rsidRDefault="00BB4D00"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BB4D00" w:rsidRDefault="00BB4D00"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BB4D00" w:rsidRPr="00D2146B" w:rsidRDefault="00BB4D00"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BB4D00" w:rsidRPr="00D2146B" w:rsidRDefault="00BB4D00"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BB4D00" w:rsidRDefault="00BB4D00"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BB4D00" w:rsidRDefault="00BB4D00" w:rsidP="00541B67">
                        <w:pPr>
                          <w:spacing w:before="60" w:line="256" w:lineRule="auto"/>
                          <w:jc w:val="center"/>
                          <w:rPr>
                            <w:sz w:val="24"/>
                            <w:szCs w:val="24"/>
                          </w:rPr>
                        </w:pPr>
                        <w:r>
                          <w:rPr>
                            <w:rFonts w:eastAsia="Calibri"/>
                            <w:color w:val="000000"/>
                            <w:sz w:val="18"/>
                            <w:szCs w:val="18"/>
                          </w:rPr>
                          <w:t>Parser</w:t>
                        </w:r>
                      </w:p>
                      <w:p w14:paraId="738A4637" w14:textId="77777777" w:rsidR="00BB4D00" w:rsidRDefault="00BB4D00"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BB4D00" w:rsidRDefault="00BB4D00" w:rsidP="00541B67">
                        <w:pPr>
                          <w:spacing w:before="60" w:line="254" w:lineRule="auto"/>
                          <w:jc w:val="center"/>
                          <w:rPr>
                            <w:sz w:val="24"/>
                            <w:szCs w:val="24"/>
                          </w:rPr>
                        </w:pPr>
                        <w:r>
                          <w:rPr>
                            <w:rFonts w:eastAsia="Calibri"/>
                            <w:color w:val="000000"/>
                            <w:sz w:val="18"/>
                            <w:szCs w:val="18"/>
                          </w:rPr>
                          <w:t>Scanner</w:t>
                        </w:r>
                      </w:p>
                      <w:p w14:paraId="1FC59E41" w14:textId="77777777" w:rsidR="00BB4D00" w:rsidRDefault="00BB4D00"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BB4D00" w:rsidRDefault="00BB4D00"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BB4D00" w:rsidRDefault="00BB4D00" w:rsidP="00541B67">
                        <w:pPr>
                          <w:spacing w:before="0" w:line="252" w:lineRule="auto"/>
                          <w:jc w:val="center"/>
                          <w:rPr>
                            <w:sz w:val="24"/>
                            <w:szCs w:val="24"/>
                          </w:rPr>
                        </w:pPr>
                      </w:p>
                      <w:p w14:paraId="1164C4DA" w14:textId="77777777" w:rsidR="00BB4D00" w:rsidRDefault="00BB4D00"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BB4D00" w:rsidRDefault="00BB4D00"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BB4D00" w:rsidRPr="00EF6288" w:rsidRDefault="00BB4D00"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BB4D00" w:rsidRDefault="00BB4D00"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BB4D00" w:rsidRDefault="00BB4D00"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BB4D00" w:rsidRDefault="00BB4D00"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BB4D00" w:rsidRPr="00E962F6" w:rsidRDefault="00BB4D00"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BB4D00" w:rsidRDefault="00BB4D00"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BB4D00" w:rsidRDefault="00BB4D00"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BB4D00" w:rsidRDefault="00BB4D00"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BB4D00" w:rsidRDefault="00BB4D00"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BB4D00" w:rsidRDefault="00BB4D00"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4ED84996" w14:textId="6CF4C783" w:rsidR="003809A0" w:rsidRPr="00903DBA" w:rsidRDefault="003809A0" w:rsidP="003809A0">
      <w:pPr>
        <w:pStyle w:val="Rubrik2"/>
      </w:pPr>
      <w:bookmarkStart w:id="2" w:name="_Toc57655965"/>
      <w:r w:rsidRPr="00903DBA">
        <w:t>The Compiler Phases</w:t>
      </w:r>
    </w:p>
    <w:p w14:paraId="083B0E30" w14:textId="0BA9690C" w:rsidR="003809A0" w:rsidRPr="00903DBA" w:rsidRDefault="003809A0" w:rsidP="003809A0">
      <w:r w:rsidRPr="00903DBA">
        <w:t>The compiler is made up be a sequence of phases, which each take code in some form and generates more refined code.</w:t>
      </w:r>
    </w:p>
    <w:p w14:paraId="02063268" w14:textId="32DC7744" w:rsidR="00826306" w:rsidRPr="00903DBA" w:rsidRDefault="00EE7565" w:rsidP="000A6768">
      <w:pPr>
        <w:pStyle w:val="Rubrik3"/>
      </w:pPr>
      <w:r w:rsidRPr="00903DBA">
        <w:t>The Preprocessor</w:t>
      </w:r>
      <w:bookmarkEnd w:id="2"/>
    </w:p>
    <w:p w14:paraId="5669FD68" w14:textId="630316DB" w:rsidR="00396DE9" w:rsidRPr="00903DBA" w:rsidRDefault="00396DE9" w:rsidP="00EA0D62">
      <w:r w:rsidRPr="00903DBA">
        <w:t>As the name implies, the pr</w:t>
      </w:r>
      <w:r w:rsidR="002F250A" w:rsidRPr="00903DBA">
        <w:t>e</w:t>
      </w:r>
      <w:r w:rsidRPr="00903DBA">
        <w:t>processor processes the source code before the actual compilation starts.</w:t>
      </w:r>
      <w:r w:rsidR="008E3E0D" w:rsidRPr="00903DBA">
        <w:t xml:space="preserve"> Its task is to remove comments, include files, replace macros, and perform conditional programming.</w:t>
      </w:r>
      <w:r w:rsidR="008C30DD" w:rsidRPr="00903DBA">
        <w:t xml:space="preserve"> We look into the preprocessor in Appendix</w:t>
      </w:r>
      <w:r w:rsidR="007D7201" w:rsidRPr="00903DBA">
        <w:t xml:space="preserve"> </w:t>
      </w:r>
      <w:r w:rsidR="007D7201" w:rsidRPr="00903DBA">
        <w:fldChar w:fldCharType="begin"/>
      </w:r>
      <w:r w:rsidR="007D7201" w:rsidRPr="00903DBA">
        <w:instrText xml:space="preserve"> REF _Ref54018755 \r \h </w:instrText>
      </w:r>
      <w:r w:rsidR="007D7201" w:rsidRPr="00903DBA">
        <w:fldChar w:fldCharType="separate"/>
      </w:r>
      <w:r w:rsidR="005F7BC3" w:rsidRPr="00903DBA">
        <w:t>A</w:t>
      </w:r>
      <w:r w:rsidR="007D7201" w:rsidRPr="00903DBA">
        <w:fldChar w:fldCharType="end"/>
      </w:r>
      <w:r w:rsidR="00C82548" w:rsidRPr="00903DBA">
        <w:t>.</w:t>
      </w:r>
    </w:p>
    <w:p w14:paraId="472BDFFE" w14:textId="1AC7210E" w:rsidR="00653984" w:rsidRPr="00903DBA" w:rsidRDefault="00EE7565" w:rsidP="00D030E2">
      <w:pPr>
        <w:pStyle w:val="Rubrik3"/>
      </w:pPr>
      <w:bookmarkStart w:id="3" w:name="_Toc57655966"/>
      <w:r w:rsidRPr="00903DBA">
        <w:t>Scanning</w:t>
      </w:r>
      <w:bookmarkEnd w:id="3"/>
    </w:p>
    <w:p w14:paraId="793CFDAB" w14:textId="0C189715" w:rsidR="006870AC" w:rsidRPr="00903DBA" w:rsidRDefault="006870AC" w:rsidP="00653984">
      <w:r w:rsidRPr="00903DBA">
        <w:t xml:space="preserve">The scanner is responsible for </w:t>
      </w:r>
      <w:r w:rsidR="000B4BEB" w:rsidRPr="00903DBA">
        <w:t xml:space="preserve">interpreting </w:t>
      </w:r>
      <w:r w:rsidRPr="00903DBA">
        <w:t xml:space="preserve">sequences of characters into </w:t>
      </w:r>
      <w:r w:rsidRPr="00903DBA">
        <w:rPr>
          <w:rStyle w:val="KeyWord0"/>
        </w:rPr>
        <w:t>tokens</w:t>
      </w:r>
      <w:r w:rsidR="00A73998" w:rsidRPr="00903DBA">
        <w:t>:</w:t>
      </w:r>
      <w:r w:rsidRPr="00903DBA">
        <w:t xml:space="preserve"> the least significant parts of the source code. </w:t>
      </w:r>
      <w:r w:rsidR="0016428D" w:rsidRPr="00903DBA">
        <w:t>For instance, the characters ‘i</w:t>
      </w:r>
      <w:r w:rsidR="00916CDC" w:rsidRPr="00903DBA">
        <w:t xml:space="preserve">’ and ‘f’ </w:t>
      </w:r>
      <w:r w:rsidR="00AF2F75" w:rsidRPr="00903DBA">
        <w:t>are</w:t>
      </w:r>
      <w:r w:rsidR="00916CDC" w:rsidRPr="00903DBA">
        <w:t xml:space="preserve"> interpreted as the keyword </w:t>
      </w:r>
      <w:r w:rsidR="00916CDC" w:rsidRPr="00903DBA">
        <w:rPr>
          <w:rStyle w:val="KeyWord0"/>
        </w:rPr>
        <w:t>if</w:t>
      </w:r>
      <w:r w:rsidR="00916CDC" w:rsidRPr="00903DBA">
        <w:t xml:space="preserve"> and the</w:t>
      </w:r>
      <w:r w:rsidR="00E56A27" w:rsidRPr="00903DBA">
        <w:t xml:space="preserve"> characters ‘</w:t>
      </w:r>
      <w:r w:rsidR="00642326" w:rsidRPr="00903DBA">
        <w:t>3</w:t>
      </w:r>
      <w:r w:rsidR="00E56A27" w:rsidRPr="00903DBA">
        <w:t>’, ‘</w:t>
      </w:r>
      <w:r w:rsidR="00642326" w:rsidRPr="00903DBA">
        <w:t>.</w:t>
      </w:r>
      <w:r w:rsidR="00E56A27" w:rsidRPr="00903DBA">
        <w:t xml:space="preserve">’, </w:t>
      </w:r>
      <w:r w:rsidR="00642326" w:rsidRPr="00903DBA">
        <w:t>‘1’</w:t>
      </w:r>
      <w:r w:rsidR="000B4BEB" w:rsidRPr="00903DBA">
        <w:t>,</w:t>
      </w:r>
      <w:r w:rsidR="00642326" w:rsidRPr="00903DBA">
        <w:t xml:space="preserve"> </w:t>
      </w:r>
      <w:r w:rsidR="00E56A27" w:rsidRPr="00903DBA">
        <w:t>and ‘</w:t>
      </w:r>
      <w:r w:rsidR="00642326" w:rsidRPr="00903DBA">
        <w:t>4</w:t>
      </w:r>
      <w:r w:rsidR="00E56A27" w:rsidRPr="00903DBA">
        <w:t>’ are</w:t>
      </w:r>
      <w:r w:rsidR="00916CDC" w:rsidRPr="00903DBA">
        <w:t xml:space="preserve"> interpreted as the </w:t>
      </w:r>
      <w:r w:rsidR="00642326" w:rsidRPr="00903DBA">
        <w:t>floating</w:t>
      </w:r>
      <w:r w:rsidR="008C30DD" w:rsidRPr="00903DBA">
        <w:t>-point</w:t>
      </w:r>
      <w:r w:rsidR="00642326" w:rsidRPr="00903DBA">
        <w:t xml:space="preserve"> value 3.14</w:t>
      </w:r>
      <w:r w:rsidR="00916CDC" w:rsidRPr="00903DBA">
        <w:t>.</w:t>
      </w:r>
    </w:p>
    <w:p w14:paraId="70210504" w14:textId="70FD938E" w:rsidR="000B4BEB" w:rsidRPr="00903DBA" w:rsidRDefault="000B4BEB" w:rsidP="00D030E2">
      <w:pPr>
        <w:pStyle w:val="Rubrik3"/>
      </w:pPr>
      <w:bookmarkStart w:id="4" w:name="_Toc57655967"/>
      <w:r w:rsidRPr="00903DBA">
        <w:t>Parsing</w:t>
      </w:r>
      <w:r w:rsidR="00BC1897" w:rsidRPr="00903DBA">
        <w:t xml:space="preserve"> and Middle Code Generation</w:t>
      </w:r>
      <w:bookmarkEnd w:id="4"/>
    </w:p>
    <w:p w14:paraId="542900B5" w14:textId="66880932" w:rsidR="00BC3722" w:rsidRPr="00903DBA" w:rsidRDefault="00AD34C4" w:rsidP="00653984">
      <w:r w:rsidRPr="00903DBA">
        <w:t xml:space="preserve">Every programming language has a syntax, </w:t>
      </w:r>
      <w:r w:rsidR="0098058B" w:rsidRPr="00903DBA">
        <w:t xml:space="preserve">that describes the form of the code. In this book, the syntax is defined </w:t>
      </w:r>
      <w:r w:rsidR="00197130" w:rsidRPr="00903DBA">
        <w:t xml:space="preserve">a </w:t>
      </w:r>
      <w:r w:rsidRPr="00903DBA">
        <w:rPr>
          <w:rStyle w:val="KeyWord0"/>
        </w:rPr>
        <w:t>grammar</w:t>
      </w:r>
      <w:r w:rsidR="00A73998" w:rsidRPr="00903DBA">
        <w:t xml:space="preserve">, described in Appendix </w:t>
      </w:r>
      <w:r w:rsidR="00A73998" w:rsidRPr="00903DBA">
        <w:fldChar w:fldCharType="begin"/>
      </w:r>
      <w:r w:rsidR="00A73998" w:rsidRPr="00903DBA">
        <w:instrText xml:space="preserve"> REF _Ref57656298 \r \h </w:instrText>
      </w:r>
      <w:r w:rsidR="00A73998" w:rsidRPr="00903DBA">
        <w:fldChar w:fldCharType="separate"/>
      </w:r>
      <w:r w:rsidR="00A73998" w:rsidRPr="00903DBA">
        <w:t>B</w:t>
      </w:r>
      <w:r w:rsidR="00A73998" w:rsidRPr="00903DBA">
        <w:fldChar w:fldCharType="end"/>
      </w:r>
      <w:r w:rsidR="003320A4" w:rsidRPr="00903DBA">
        <w:t xml:space="preserve"> </w:t>
      </w:r>
      <w:r w:rsidRPr="00903DBA">
        <w:t xml:space="preserve">The parser checks whether the source code </w:t>
      </w:r>
      <w:r w:rsidR="007B72BA" w:rsidRPr="00903DBA">
        <w:t xml:space="preserve">is correct with regard to the </w:t>
      </w:r>
      <w:r w:rsidRPr="00903DBA">
        <w:t>grammar</w:t>
      </w:r>
      <w:r w:rsidR="00FC005A" w:rsidRPr="00903DBA">
        <w:t xml:space="preserve"> by requesting toke</w:t>
      </w:r>
      <w:r w:rsidR="007B72BA" w:rsidRPr="00903DBA">
        <w:t>n</w:t>
      </w:r>
      <w:r w:rsidR="00FC005A" w:rsidRPr="00903DBA">
        <w:t>s from the scanner when needed.</w:t>
      </w:r>
      <w:r w:rsidRPr="00903DBA">
        <w:t xml:space="preserve"> </w:t>
      </w:r>
      <w:r w:rsidR="0076639A" w:rsidRPr="00903DBA">
        <w:t xml:space="preserve">When the </w:t>
      </w:r>
      <w:r w:rsidR="003320A4" w:rsidRPr="00903DBA">
        <w:t xml:space="preserve">declarations </w:t>
      </w:r>
      <w:r w:rsidR="0076639A" w:rsidRPr="00903DBA">
        <w:t xml:space="preserve">are parsed the </w:t>
      </w:r>
      <w:r w:rsidR="0076639A" w:rsidRPr="00903DBA">
        <w:rPr>
          <w:rStyle w:val="KeyWord0"/>
        </w:rPr>
        <w:t>symbol</w:t>
      </w:r>
      <w:r w:rsidR="0076639A" w:rsidRPr="00903DBA">
        <w:t xml:space="preserve"> </w:t>
      </w:r>
      <w:r w:rsidR="0076639A" w:rsidRPr="00903DBA">
        <w:rPr>
          <w:rStyle w:val="KeyWord0"/>
        </w:rPr>
        <w:t>table</w:t>
      </w:r>
      <w:r w:rsidR="0076639A" w:rsidRPr="00903DBA">
        <w:t xml:space="preserve"> </w:t>
      </w:r>
      <w:r w:rsidR="008008CF" w:rsidRPr="00903DBA">
        <w:t>is generated, which holds information of variables, types, and functions</w:t>
      </w:r>
      <w:r w:rsidR="00DD63ED" w:rsidRPr="00903DBA">
        <w:t>.</w:t>
      </w:r>
      <w:r w:rsidR="008008CF" w:rsidRPr="00903DBA">
        <w:t xml:space="preserve"> </w:t>
      </w:r>
      <w:r w:rsidR="00BC3722" w:rsidRPr="00903DBA">
        <w:t xml:space="preserve">The </w:t>
      </w:r>
      <w:r w:rsidR="00BC3722" w:rsidRPr="00903DBA">
        <w:rPr>
          <w:rStyle w:val="KeyWord0"/>
        </w:rPr>
        <w:t>type</w:t>
      </w:r>
      <w:r w:rsidR="00BC3722" w:rsidRPr="00903DBA">
        <w:t xml:space="preserve"> </w:t>
      </w:r>
      <w:r w:rsidR="00BC3722" w:rsidRPr="00903DBA">
        <w:rPr>
          <w:rStyle w:val="KeyWord0"/>
        </w:rPr>
        <w:t>system</w:t>
      </w:r>
      <w:r w:rsidR="00BC3722" w:rsidRPr="00903DBA">
        <w:t xml:space="preserve"> is also used to perform </w:t>
      </w:r>
      <w:r w:rsidR="008008CF" w:rsidRPr="00903DBA">
        <w:t xml:space="preserve">type checking and type </w:t>
      </w:r>
      <w:r w:rsidR="007B72BA" w:rsidRPr="00903DBA">
        <w:t>castings</w:t>
      </w:r>
      <w:r w:rsidR="00BC3722" w:rsidRPr="00903DBA">
        <w:t xml:space="preserve">. </w:t>
      </w:r>
      <w:r w:rsidR="00AB1B1F" w:rsidRPr="00903DBA">
        <w:t xml:space="preserve">The </w:t>
      </w:r>
      <w:r w:rsidR="00490080" w:rsidRPr="00903DBA">
        <w:t>output</w:t>
      </w:r>
      <w:r w:rsidR="001B36BD" w:rsidRPr="00903DBA">
        <w:t xml:space="preserve"> of the parser is </w:t>
      </w:r>
      <w:r w:rsidR="00EF23EC" w:rsidRPr="00903DBA">
        <w:t xml:space="preserve">a </w:t>
      </w:r>
      <w:r w:rsidR="00BC3722" w:rsidRPr="00903DBA">
        <w:t xml:space="preserve">sequence of </w:t>
      </w:r>
      <w:r w:rsidR="00BC3722" w:rsidRPr="00903DBA">
        <w:rPr>
          <w:rStyle w:val="KeyWord0"/>
        </w:rPr>
        <w:t>middle</w:t>
      </w:r>
      <w:r w:rsidR="00BC3722" w:rsidRPr="00903DBA">
        <w:t xml:space="preserve"> </w:t>
      </w:r>
      <w:r w:rsidR="00BC3722" w:rsidRPr="00903DBA">
        <w:rPr>
          <w:rStyle w:val="KeyWord0"/>
        </w:rPr>
        <w:t>code</w:t>
      </w:r>
      <w:r w:rsidR="00BC3722" w:rsidRPr="00903DBA">
        <w:t xml:space="preserve">. As the name implies, the middle code is </w:t>
      </w:r>
      <w:r w:rsidR="003552CF" w:rsidRPr="00903DBA">
        <w:t xml:space="preserve">a simple notation holding the code between the parsing and the </w:t>
      </w:r>
      <w:r w:rsidR="005B6D4B" w:rsidRPr="00903DBA">
        <w:t xml:space="preserve">final target </w:t>
      </w:r>
      <w:r w:rsidR="003552CF" w:rsidRPr="00903DBA">
        <w:t>code generation.</w:t>
      </w:r>
      <w:r w:rsidR="00F04729" w:rsidRPr="00903DBA">
        <w:t xml:space="preserve"> More specifically, each instruction can refer to three values at most; therefore, the middle code notation is called </w:t>
      </w:r>
      <w:r w:rsidR="00F04729" w:rsidRPr="00903DBA">
        <w:rPr>
          <w:rStyle w:val="KeyWord0"/>
        </w:rPr>
        <w:t>three</w:t>
      </w:r>
      <w:r w:rsidR="00F04729" w:rsidRPr="00903DBA">
        <w:t>-</w:t>
      </w:r>
      <w:r w:rsidR="00F04729" w:rsidRPr="00903DBA">
        <w:rPr>
          <w:rStyle w:val="KeyWord0"/>
        </w:rPr>
        <w:t>address</w:t>
      </w:r>
      <w:r w:rsidR="00F04729" w:rsidRPr="00903DBA">
        <w:t>-</w:t>
      </w:r>
      <w:r w:rsidR="00F04729" w:rsidRPr="00903DBA">
        <w:rPr>
          <w:rStyle w:val="KeyWord0"/>
        </w:rPr>
        <w:t>code</w:t>
      </w:r>
      <w:r w:rsidR="00F04729" w:rsidRPr="00903DBA">
        <w:t>.</w:t>
      </w:r>
    </w:p>
    <w:p w14:paraId="60C67483" w14:textId="09988065" w:rsidR="00E21BF8" w:rsidRPr="00903DBA" w:rsidRDefault="00402ED2" w:rsidP="00653984">
      <w:r w:rsidRPr="00903DBA">
        <w:t xml:space="preserve">Below is an example of how a sample of C code is translated into the middle code.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903DBA" w14:paraId="15FC1746" w14:textId="77777777" w:rsidTr="00553828">
        <w:tc>
          <w:tcPr>
            <w:tcW w:w="4675" w:type="dxa"/>
          </w:tcPr>
          <w:p w14:paraId="717A5D01" w14:textId="77777777" w:rsidR="005B4608" w:rsidRPr="00903DBA" w:rsidRDefault="005B4608" w:rsidP="00553828">
            <w:pPr>
              <w:pStyle w:val="Code"/>
            </w:pPr>
          </w:p>
          <w:p w14:paraId="30FC70E1" w14:textId="77777777" w:rsidR="005B4608" w:rsidRPr="00903DBA" w:rsidRDefault="005B4608" w:rsidP="00553828">
            <w:pPr>
              <w:pStyle w:val="Code"/>
            </w:pPr>
          </w:p>
          <w:p w14:paraId="35162CF2" w14:textId="5F8346AC" w:rsidR="00553828" w:rsidRPr="00903DBA" w:rsidRDefault="00553828" w:rsidP="00553828">
            <w:pPr>
              <w:pStyle w:val="Code"/>
            </w:pPr>
            <w:r w:rsidRPr="00903DBA">
              <w:t>if (a &lt; b)</w:t>
            </w:r>
          </w:p>
          <w:p w14:paraId="2EC7187B" w14:textId="75B41358" w:rsidR="00553828" w:rsidRPr="00903DBA" w:rsidRDefault="00553828" w:rsidP="00553828">
            <w:pPr>
              <w:pStyle w:val="Code"/>
            </w:pPr>
            <w:r w:rsidRPr="00903DBA">
              <w:t xml:space="preserve">   a = -b;</w:t>
            </w:r>
          </w:p>
          <w:p w14:paraId="7C130A32" w14:textId="5DBF6026" w:rsidR="00553828" w:rsidRPr="00903DBA" w:rsidRDefault="00553828" w:rsidP="00553828">
            <w:pPr>
              <w:pStyle w:val="Code"/>
            </w:pPr>
            <w:r w:rsidRPr="00903DBA">
              <w:t xml:space="preserve"> else</w:t>
            </w:r>
          </w:p>
          <w:p w14:paraId="2702F4FC" w14:textId="15A6AEB7" w:rsidR="00553828" w:rsidRPr="00903DBA" w:rsidRDefault="00553828" w:rsidP="00553828">
            <w:pPr>
              <w:pStyle w:val="Code"/>
            </w:pPr>
            <w:r w:rsidRPr="00903DBA">
              <w:t xml:space="preserve">   b = -a;</w:t>
            </w:r>
          </w:p>
        </w:tc>
        <w:tc>
          <w:tcPr>
            <w:tcW w:w="4675" w:type="dxa"/>
          </w:tcPr>
          <w:p w14:paraId="377D3A45" w14:textId="0EECFEC0" w:rsidR="00553828" w:rsidRPr="00903DBA" w:rsidRDefault="00553828" w:rsidP="00553828">
            <w:pPr>
              <w:pStyle w:val="Code"/>
            </w:pPr>
            <w:r w:rsidRPr="00903DBA">
              <w:t>1. if a &lt; b goto 3</w:t>
            </w:r>
          </w:p>
          <w:p w14:paraId="5A3130EC" w14:textId="3FE01CB4" w:rsidR="00553828" w:rsidRPr="00903DBA" w:rsidRDefault="00553828" w:rsidP="00553828">
            <w:pPr>
              <w:pStyle w:val="Code"/>
            </w:pPr>
            <w:r w:rsidRPr="00903DBA">
              <w:t xml:space="preserve">2. goto </w:t>
            </w:r>
            <w:r w:rsidR="00E21BF8" w:rsidRPr="00903DBA">
              <w:t>5</w:t>
            </w:r>
          </w:p>
          <w:p w14:paraId="6D7F1C17" w14:textId="77777777" w:rsidR="00553828" w:rsidRPr="00903DBA" w:rsidRDefault="00553828" w:rsidP="00553828">
            <w:pPr>
              <w:pStyle w:val="Code"/>
            </w:pPr>
            <w:r w:rsidRPr="00903DBA">
              <w:t>3. a = -b;</w:t>
            </w:r>
          </w:p>
          <w:p w14:paraId="3E704A21" w14:textId="033381FC" w:rsidR="00553828" w:rsidRPr="00903DBA" w:rsidRDefault="00553828" w:rsidP="00553828">
            <w:pPr>
              <w:pStyle w:val="Code"/>
            </w:pPr>
            <w:r w:rsidRPr="00903DBA">
              <w:t xml:space="preserve">4. goto </w:t>
            </w:r>
            <w:r w:rsidR="00E21BF8" w:rsidRPr="00903DBA">
              <w:t>6</w:t>
            </w:r>
          </w:p>
          <w:p w14:paraId="4CDB90EF" w14:textId="77777777" w:rsidR="00553828" w:rsidRPr="00903DBA" w:rsidRDefault="00553828" w:rsidP="00553828">
            <w:pPr>
              <w:pStyle w:val="Code"/>
            </w:pPr>
            <w:r w:rsidRPr="00903DBA">
              <w:t>5. b = -a</w:t>
            </w:r>
          </w:p>
          <w:p w14:paraId="2C2EAEFE" w14:textId="3068511D" w:rsidR="00E21BF8" w:rsidRPr="00903DBA" w:rsidRDefault="00E21BF8" w:rsidP="00553828">
            <w:pPr>
              <w:pStyle w:val="Code"/>
            </w:pPr>
            <w:r w:rsidRPr="00903DBA">
              <w:t>6. ...</w:t>
            </w:r>
          </w:p>
        </w:tc>
      </w:tr>
      <w:tr w:rsidR="00553828" w:rsidRPr="00903DBA" w14:paraId="0BEA8C3F" w14:textId="77777777" w:rsidTr="00553828">
        <w:tc>
          <w:tcPr>
            <w:tcW w:w="4675" w:type="dxa"/>
          </w:tcPr>
          <w:p w14:paraId="03159979" w14:textId="4FF95FD3" w:rsidR="00553828" w:rsidRPr="00903DBA" w:rsidRDefault="00553828" w:rsidP="00553828">
            <w:r w:rsidRPr="00903DBA">
              <w:t>(a) C code</w:t>
            </w:r>
          </w:p>
        </w:tc>
        <w:tc>
          <w:tcPr>
            <w:tcW w:w="4675" w:type="dxa"/>
          </w:tcPr>
          <w:p w14:paraId="6EAD5D8B" w14:textId="26A6A718" w:rsidR="00553828" w:rsidRPr="00903DBA" w:rsidRDefault="00553828" w:rsidP="00553828">
            <w:r w:rsidRPr="00903DBA">
              <w:t>(b) Middle code</w:t>
            </w:r>
          </w:p>
        </w:tc>
      </w:tr>
    </w:tbl>
    <w:p w14:paraId="10C99F94" w14:textId="08AE175C" w:rsidR="00903DBA" w:rsidRDefault="00903DBA" w:rsidP="00903DBA">
      <w:bookmarkStart w:id="5" w:name="_Toc57655968"/>
      <w:r>
        <w:t xml:space="preserve">As each middle code instruction can refer to three values at the most, we introduce </w:t>
      </w:r>
      <w:r w:rsidRPr="00643685">
        <w:rPr>
          <w:rStyle w:val="KeyWord0"/>
        </w:rPr>
        <w:t>temporary</w:t>
      </w:r>
      <w:r>
        <w:t xml:space="preserve"> </w:t>
      </w:r>
      <w:r w:rsidRPr="00643685">
        <w:rPr>
          <w:rStyle w:val="KeyWord0"/>
        </w:rPr>
        <w:t>values</w:t>
      </w:r>
      <w:r>
        <w:t xml:space="preserve"> to hold sub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03DBA" w:rsidRPr="00903DBA" w14:paraId="7A18B0FC" w14:textId="77777777" w:rsidTr="006601CE">
        <w:tc>
          <w:tcPr>
            <w:tcW w:w="4675" w:type="dxa"/>
          </w:tcPr>
          <w:p w14:paraId="0DE466F0" w14:textId="77777777" w:rsidR="00903DBA" w:rsidRDefault="00903DBA" w:rsidP="006601CE">
            <w:pPr>
              <w:pStyle w:val="Code"/>
            </w:pPr>
          </w:p>
          <w:p w14:paraId="59896E36" w14:textId="77777777" w:rsidR="00903DBA" w:rsidRDefault="00903DBA" w:rsidP="006601CE">
            <w:pPr>
              <w:pStyle w:val="Code"/>
            </w:pPr>
          </w:p>
          <w:p w14:paraId="63B86866" w14:textId="77777777" w:rsidR="00903DBA" w:rsidRDefault="00903DBA" w:rsidP="006601CE">
            <w:pPr>
              <w:pStyle w:val="Code"/>
            </w:pPr>
          </w:p>
          <w:p w14:paraId="0A76C0F4" w14:textId="717949B5" w:rsidR="00903DBA" w:rsidRPr="00903DBA" w:rsidRDefault="00903DBA" w:rsidP="006601CE">
            <w:pPr>
              <w:pStyle w:val="Code"/>
            </w:pPr>
            <w:r>
              <w:t>x = (a + b) * (c - d)</w:t>
            </w:r>
            <w:r w:rsidR="006601CE">
              <w:t>;</w:t>
            </w:r>
          </w:p>
        </w:tc>
        <w:tc>
          <w:tcPr>
            <w:tcW w:w="4675" w:type="dxa"/>
          </w:tcPr>
          <w:p w14:paraId="08D50CA9" w14:textId="62A806E6" w:rsidR="00903DBA" w:rsidRPr="00903DBA" w:rsidRDefault="00903DBA" w:rsidP="006601CE">
            <w:pPr>
              <w:pStyle w:val="Code"/>
            </w:pPr>
            <w:r w:rsidRPr="00903DBA">
              <w:t xml:space="preserve">1. </w:t>
            </w:r>
            <w:r>
              <w:t>t</w:t>
            </w:r>
            <w:r w:rsidR="00B622AB">
              <w:t>emp</w:t>
            </w:r>
            <w:r>
              <w:t>1 = a + b</w:t>
            </w:r>
          </w:p>
          <w:p w14:paraId="705375D3" w14:textId="5929E793" w:rsidR="00903DBA" w:rsidRPr="00903DBA" w:rsidRDefault="00903DBA" w:rsidP="006601CE">
            <w:pPr>
              <w:pStyle w:val="Code"/>
            </w:pPr>
            <w:r w:rsidRPr="00903DBA">
              <w:t xml:space="preserve">2. </w:t>
            </w:r>
            <w:r>
              <w:t>t</w:t>
            </w:r>
            <w:r w:rsidR="00B622AB">
              <w:t>emp</w:t>
            </w:r>
            <w:r>
              <w:t>2 = c - d</w:t>
            </w:r>
          </w:p>
          <w:p w14:paraId="4CDC15F7" w14:textId="34878B30" w:rsidR="00903DBA" w:rsidRPr="00903DBA" w:rsidRDefault="00903DBA" w:rsidP="006601CE">
            <w:pPr>
              <w:pStyle w:val="Code"/>
            </w:pPr>
            <w:r w:rsidRPr="00903DBA">
              <w:t xml:space="preserve">3. </w:t>
            </w:r>
            <w:r>
              <w:t>t</w:t>
            </w:r>
            <w:r w:rsidR="00B622AB">
              <w:t>emp</w:t>
            </w:r>
            <w:r>
              <w:t>3 = t</w:t>
            </w:r>
            <w:r w:rsidR="00B622AB">
              <w:t>emp</w:t>
            </w:r>
            <w:r>
              <w:t>1 * t</w:t>
            </w:r>
            <w:r w:rsidR="00B622AB">
              <w:t>emp</w:t>
            </w:r>
            <w:r>
              <w:t>2</w:t>
            </w:r>
          </w:p>
          <w:p w14:paraId="0FCB0202" w14:textId="1444C768" w:rsidR="00903DBA" w:rsidRPr="00903DBA" w:rsidRDefault="00903DBA" w:rsidP="006601CE">
            <w:pPr>
              <w:pStyle w:val="Code"/>
            </w:pPr>
            <w:r w:rsidRPr="00903DBA">
              <w:t xml:space="preserve">4. </w:t>
            </w:r>
            <w:r>
              <w:t>x = t</w:t>
            </w:r>
            <w:r w:rsidR="00B622AB">
              <w:t>em</w:t>
            </w:r>
            <w:r w:rsidR="00AC3FF7">
              <w:t>p</w:t>
            </w:r>
            <w:r>
              <w:t>3</w:t>
            </w:r>
          </w:p>
        </w:tc>
      </w:tr>
      <w:tr w:rsidR="00903DBA" w:rsidRPr="00903DBA" w14:paraId="5D55D58B" w14:textId="77777777" w:rsidTr="006601CE">
        <w:tc>
          <w:tcPr>
            <w:tcW w:w="4675" w:type="dxa"/>
          </w:tcPr>
          <w:p w14:paraId="204A9E79" w14:textId="77777777" w:rsidR="00903DBA" w:rsidRPr="00903DBA" w:rsidRDefault="00903DBA" w:rsidP="006601CE">
            <w:r w:rsidRPr="00903DBA">
              <w:t>(a) C code</w:t>
            </w:r>
          </w:p>
        </w:tc>
        <w:tc>
          <w:tcPr>
            <w:tcW w:w="4675" w:type="dxa"/>
          </w:tcPr>
          <w:p w14:paraId="69AE4339" w14:textId="77777777" w:rsidR="00903DBA" w:rsidRPr="00903DBA" w:rsidRDefault="00903DBA" w:rsidP="006601CE">
            <w:r w:rsidRPr="00903DBA">
              <w:t>(b) Middle code</w:t>
            </w:r>
          </w:p>
        </w:tc>
      </w:tr>
    </w:tbl>
    <w:p w14:paraId="7167A1D9" w14:textId="212306A5" w:rsidR="00FE0307" w:rsidRPr="00903DBA" w:rsidRDefault="00EE7565" w:rsidP="00EE7565">
      <w:pPr>
        <w:pStyle w:val="Rubrik3"/>
      </w:pPr>
      <w:r w:rsidRPr="00903DBA">
        <w:t>Middle Code Optimization</w:t>
      </w:r>
      <w:bookmarkEnd w:id="5"/>
    </w:p>
    <w:p w14:paraId="6647956C" w14:textId="6314F17B" w:rsidR="00E60C50" w:rsidRPr="00903DBA" w:rsidRDefault="0033564D" w:rsidP="005A4120">
      <w:r w:rsidRPr="00903DBA">
        <w:t xml:space="preserve">The purpose of the middle code optimization phase is to </w:t>
      </w:r>
      <w:r w:rsidR="00AB75CE" w:rsidRPr="00903DBA">
        <w:t>m</w:t>
      </w:r>
      <w:r w:rsidR="006B534E" w:rsidRPr="00903DBA">
        <w:t>ake the middle code more effective</w:t>
      </w:r>
      <w:r w:rsidR="00B76B61" w:rsidRPr="00903DBA">
        <w:t>, to provide for more effective assembly code generation.</w:t>
      </w:r>
      <w:r w:rsidR="006B534E" w:rsidRPr="00903DBA">
        <w:t xml:space="preserve"> </w:t>
      </w:r>
      <w:r w:rsidR="000B355C" w:rsidRPr="00903DBA">
        <w:t>Reduction of condition jumps is one example of such optimization</w:t>
      </w:r>
      <w:r w:rsidR="00110AFB" w:rsidRPr="00903DBA">
        <w:t xml:space="preserve">. </w:t>
      </w:r>
      <w:r w:rsidR="000771D5" w:rsidRPr="00903DBA">
        <w:t>For instance, b</w:t>
      </w:r>
      <w:r w:rsidR="00110AFB" w:rsidRPr="00903DBA">
        <w:t xml:space="preserve">y swapping the </w:t>
      </w:r>
      <w:r w:rsidR="00DA217C" w:rsidRPr="00903DBA">
        <w:t>condition</w:t>
      </w:r>
      <w:r w:rsidR="00DA7496" w:rsidRPr="00903DBA">
        <w:t xml:space="preserve"> in </w:t>
      </w:r>
      <w:r w:rsidR="005B2269" w:rsidRPr="00903DBA">
        <w:rPr>
          <w:rStyle w:val="KeyWord0"/>
        </w:rPr>
        <w:t>if</w:t>
      </w:r>
      <w:r w:rsidR="005B2269" w:rsidRPr="00903DBA">
        <w:t xml:space="preserve"> statement of </w:t>
      </w:r>
      <w:r w:rsidR="00DA7496" w:rsidRPr="00903DBA">
        <w:t xml:space="preserve">the </w:t>
      </w:r>
      <w:r w:rsidR="005B2269" w:rsidRPr="00903DBA">
        <w:t xml:space="preserve">example </w:t>
      </w:r>
      <w:r w:rsidR="00AC363A" w:rsidRPr="00903DBA">
        <w:t>below</w:t>
      </w:r>
      <w:r w:rsidR="00DA217C" w:rsidRPr="00903DBA">
        <w:t>, we can</w:t>
      </w:r>
      <w:r w:rsidR="000E5DC9" w:rsidRPr="00903DBA">
        <w:t xml:space="preserve"> remove a </w:t>
      </w:r>
      <w:r w:rsidR="000E5DC9" w:rsidRPr="00903DBA">
        <w:rPr>
          <w:rStyle w:val="KeyWord0"/>
        </w:rPr>
        <w:t>goto</w:t>
      </w:r>
      <w:r w:rsidR="000E5DC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903DBA" w14:paraId="574DC31D" w14:textId="77777777" w:rsidTr="00DA7496">
        <w:tc>
          <w:tcPr>
            <w:tcW w:w="4675" w:type="dxa"/>
          </w:tcPr>
          <w:p w14:paraId="57BB040A" w14:textId="50FB39A8" w:rsidR="00E21BF8" w:rsidRPr="00903DBA" w:rsidRDefault="00E21BF8" w:rsidP="00E21BF8">
            <w:pPr>
              <w:pStyle w:val="Code"/>
            </w:pPr>
            <w:r w:rsidRPr="00903DBA">
              <w:t>1. if a &lt; b goto 3</w:t>
            </w:r>
          </w:p>
          <w:p w14:paraId="3C96D02B" w14:textId="77777777" w:rsidR="00E21BF8" w:rsidRPr="00903DBA" w:rsidRDefault="00E21BF8" w:rsidP="00E21BF8">
            <w:pPr>
              <w:pStyle w:val="Code"/>
            </w:pPr>
            <w:r w:rsidRPr="00903DBA">
              <w:t>2. goto 5</w:t>
            </w:r>
          </w:p>
          <w:p w14:paraId="00BCE7FA" w14:textId="77777777" w:rsidR="00E21BF8" w:rsidRPr="00903DBA" w:rsidRDefault="00E21BF8" w:rsidP="00E21BF8">
            <w:pPr>
              <w:pStyle w:val="Code"/>
            </w:pPr>
            <w:r w:rsidRPr="00903DBA">
              <w:t>3. a = -b;</w:t>
            </w:r>
          </w:p>
          <w:p w14:paraId="6A1C19F0" w14:textId="77777777" w:rsidR="00E21BF8" w:rsidRPr="00903DBA" w:rsidRDefault="00E21BF8" w:rsidP="00E21BF8">
            <w:pPr>
              <w:pStyle w:val="Code"/>
            </w:pPr>
            <w:r w:rsidRPr="00903DBA">
              <w:t>4. goto 6</w:t>
            </w:r>
          </w:p>
          <w:p w14:paraId="531C0E43" w14:textId="77777777" w:rsidR="00E21BF8" w:rsidRPr="00903DBA" w:rsidRDefault="00E21BF8" w:rsidP="00E21BF8">
            <w:pPr>
              <w:pStyle w:val="Code"/>
            </w:pPr>
            <w:r w:rsidRPr="00903DBA">
              <w:t>5. b = -a</w:t>
            </w:r>
          </w:p>
          <w:p w14:paraId="1654EA82" w14:textId="765C123A" w:rsidR="00E21BF8" w:rsidRPr="00903DBA" w:rsidRDefault="00E21BF8" w:rsidP="00E21BF8">
            <w:pPr>
              <w:pStyle w:val="Code"/>
            </w:pPr>
            <w:r w:rsidRPr="00903DBA">
              <w:t>6. ...</w:t>
            </w:r>
          </w:p>
        </w:tc>
        <w:tc>
          <w:tcPr>
            <w:tcW w:w="4675" w:type="dxa"/>
          </w:tcPr>
          <w:p w14:paraId="1FFF95C0" w14:textId="5EA2B1EF" w:rsidR="00E21BF8" w:rsidRPr="00903DBA" w:rsidRDefault="00E21BF8" w:rsidP="00E21BF8">
            <w:pPr>
              <w:pStyle w:val="Code"/>
            </w:pPr>
            <w:r w:rsidRPr="00903DBA">
              <w:t xml:space="preserve">1. if a &gt;= b goto </w:t>
            </w:r>
            <w:r w:rsidR="009E7FAD" w:rsidRPr="00903DBA">
              <w:t>4</w:t>
            </w:r>
          </w:p>
          <w:p w14:paraId="695CC12A" w14:textId="69352A4A" w:rsidR="00E21BF8" w:rsidRPr="00903DBA" w:rsidRDefault="00E21BF8" w:rsidP="00E21BF8">
            <w:pPr>
              <w:pStyle w:val="Code"/>
            </w:pPr>
            <w:r w:rsidRPr="00903DBA">
              <w:t>2. a = -b;</w:t>
            </w:r>
          </w:p>
          <w:p w14:paraId="2B3E15F8" w14:textId="69E27874" w:rsidR="00E21BF8" w:rsidRPr="00903DBA" w:rsidRDefault="00E21BF8" w:rsidP="00E21BF8">
            <w:pPr>
              <w:pStyle w:val="Code"/>
            </w:pPr>
            <w:r w:rsidRPr="00903DBA">
              <w:t>3. goto 5</w:t>
            </w:r>
          </w:p>
          <w:p w14:paraId="00C7F696" w14:textId="77777777" w:rsidR="00E21BF8" w:rsidRPr="00903DBA" w:rsidRDefault="00E21BF8" w:rsidP="00E21BF8">
            <w:pPr>
              <w:pStyle w:val="Code"/>
            </w:pPr>
            <w:r w:rsidRPr="00903DBA">
              <w:t>4. b = -a;</w:t>
            </w:r>
          </w:p>
          <w:p w14:paraId="0DA6E938" w14:textId="6A4F99B0" w:rsidR="00E21BF8" w:rsidRPr="00903DBA" w:rsidRDefault="00E21BF8" w:rsidP="00E21BF8">
            <w:pPr>
              <w:pStyle w:val="Code"/>
            </w:pPr>
            <w:r w:rsidRPr="00903DBA">
              <w:t>5. ...</w:t>
            </w:r>
          </w:p>
        </w:tc>
      </w:tr>
      <w:tr w:rsidR="00E21BF8" w:rsidRPr="00903DBA" w14:paraId="54564CBC" w14:textId="77777777" w:rsidTr="00DA7496">
        <w:tc>
          <w:tcPr>
            <w:tcW w:w="4675" w:type="dxa"/>
          </w:tcPr>
          <w:p w14:paraId="5D430B19" w14:textId="77777777" w:rsidR="00E21BF8" w:rsidRPr="00903DBA" w:rsidRDefault="00E21BF8" w:rsidP="00E21BF8">
            <w:r w:rsidRPr="00903DBA">
              <w:t>(a) Before</w:t>
            </w:r>
          </w:p>
        </w:tc>
        <w:tc>
          <w:tcPr>
            <w:tcW w:w="4675" w:type="dxa"/>
          </w:tcPr>
          <w:p w14:paraId="700D9692" w14:textId="77777777" w:rsidR="00E21BF8" w:rsidRPr="00903DBA" w:rsidRDefault="00E21BF8" w:rsidP="00E21BF8">
            <w:r w:rsidRPr="00903DBA">
              <w:t>(b) After</w:t>
            </w:r>
          </w:p>
        </w:tc>
      </w:tr>
    </w:tbl>
    <w:p w14:paraId="780CFAFB" w14:textId="7EB1E8E2" w:rsidR="00FF1F4C" w:rsidRPr="00903DBA" w:rsidRDefault="00D030E2" w:rsidP="00EE7565">
      <w:pPr>
        <w:pStyle w:val="Rubrik3"/>
      </w:pPr>
      <w:bookmarkStart w:id="6" w:name="_Toc57655969"/>
      <w:r w:rsidRPr="00903DBA">
        <w:t>Initialization</w:t>
      </w:r>
      <w:bookmarkEnd w:id="6"/>
    </w:p>
    <w:p w14:paraId="2C519A0F" w14:textId="111F69DA" w:rsidR="00FF4FC8" w:rsidRPr="00903DBA" w:rsidRDefault="00F4024C" w:rsidP="00793950">
      <w:r w:rsidRPr="00903DBA">
        <w:t xml:space="preserve">A </w:t>
      </w:r>
      <w:r w:rsidR="00793950" w:rsidRPr="00903DBA">
        <w:t xml:space="preserve">constant or variable may be initialized. </w:t>
      </w:r>
      <w:r w:rsidR="00FF4FC8" w:rsidRPr="00903DBA">
        <w:t xml:space="preserve">The </w:t>
      </w:r>
      <w:r w:rsidR="00565867" w:rsidRPr="00903DBA">
        <w:t xml:space="preserve">initializer </w:t>
      </w:r>
      <w:r w:rsidR="00FF4FC8" w:rsidRPr="00903DBA">
        <w:t>may be a single value</w:t>
      </w:r>
      <w:r w:rsidR="00565867" w:rsidRPr="00903DBA">
        <w:t>,</w:t>
      </w:r>
      <w:r w:rsidR="00FF4FC8" w:rsidRPr="00903DBA">
        <w:t xml:space="preserve"> a</w:t>
      </w:r>
      <w:r w:rsidR="00565867" w:rsidRPr="00903DBA">
        <w:t xml:space="preserve"> </w:t>
      </w:r>
      <w:r w:rsidR="00FF4FC8" w:rsidRPr="00903DBA">
        <w:t>list of value</w:t>
      </w:r>
      <w:r w:rsidR="00331CC9" w:rsidRPr="00903DBA">
        <w:t>s,</w:t>
      </w:r>
      <w:r w:rsidR="00FF4FC8" w:rsidRPr="00903DBA">
        <w:t xml:space="preserve"> or a list of other lists.</w:t>
      </w:r>
      <w:r w:rsidR="00331CC9" w:rsidRPr="00903DBA">
        <w:t xml:space="preserve"> In the following example, and two-dimensional array is initialized by lists.</w:t>
      </w:r>
    </w:p>
    <w:p w14:paraId="0BAAC1F4" w14:textId="246A9DFE" w:rsidR="00331CC9" w:rsidRPr="00903DBA" w:rsidRDefault="00331CC9" w:rsidP="00331CC9">
      <w:pPr>
        <w:pStyle w:val="Code"/>
      </w:pPr>
      <w:r w:rsidRPr="00903DBA">
        <w:t>int a[][3] = {{1, 2, 3}, {4, 5, 6}};</w:t>
      </w:r>
    </w:p>
    <w:p w14:paraId="293BEE05" w14:textId="0743A949" w:rsidR="00331CC9" w:rsidRPr="00903DBA" w:rsidRDefault="00331CC9" w:rsidP="00331CC9">
      <w:r w:rsidRPr="00903DBA">
        <w:t xml:space="preserve">However, the same array may </w:t>
      </w:r>
      <w:r w:rsidR="006F75F9" w:rsidRPr="00903DBA">
        <w:t xml:space="preserve">also </w:t>
      </w:r>
      <w:r w:rsidRPr="00903DBA">
        <w:t>be initialized by one list.</w:t>
      </w:r>
    </w:p>
    <w:p w14:paraId="5D5AC7A7" w14:textId="6C20F750" w:rsidR="00331CC9" w:rsidRPr="00903DBA" w:rsidRDefault="00331CC9" w:rsidP="00331CC9">
      <w:pPr>
        <w:pStyle w:val="Code"/>
      </w:pPr>
      <w:r w:rsidRPr="00903DBA">
        <w:t>int a[][3] = {1, 2, 3, 4, 5, 6};</w:t>
      </w:r>
    </w:p>
    <w:p w14:paraId="7F390A58" w14:textId="78A436C3" w:rsidR="00393394" w:rsidRPr="00903DBA" w:rsidRDefault="00393394" w:rsidP="00393394">
      <w:pPr>
        <w:pStyle w:val="Rubrik3"/>
      </w:pPr>
      <w:bookmarkStart w:id="7" w:name="_Toc57655970"/>
      <w:r w:rsidRPr="00903DBA">
        <w:t>Static Address</w:t>
      </w:r>
      <w:bookmarkEnd w:id="7"/>
    </w:p>
    <w:p w14:paraId="4ED5D757" w14:textId="7F61C01E" w:rsidR="00FA7F90" w:rsidRPr="00903DBA" w:rsidRDefault="00FA7F90" w:rsidP="00FA7F90">
      <w:r w:rsidRPr="00903DBA">
        <w:t xml:space="preserve">A static address is an address </w:t>
      </w:r>
      <w:r w:rsidR="00DB5591" w:rsidRPr="00903DBA">
        <w:t xml:space="preserve">which value </w:t>
      </w:r>
      <w:r w:rsidR="00096B8C" w:rsidRPr="00903DBA">
        <w:t xml:space="preserve">is determined in compile-time. For instance, the </w:t>
      </w:r>
      <w:r w:rsidR="00096B8C" w:rsidRPr="00903DBA">
        <w:rPr>
          <w:rStyle w:val="KeyWord0"/>
        </w:rPr>
        <w:t>&amp;a[3]</w:t>
      </w:r>
      <w:r w:rsidR="00096B8C" w:rsidRPr="00903DBA">
        <w:t xml:space="preserve"> expression </w:t>
      </w:r>
      <w:r w:rsidR="00DB5591" w:rsidRPr="00903DBA">
        <w:t>is</w:t>
      </w:r>
      <w:r w:rsidR="00096B8C" w:rsidRPr="00903DBA">
        <w:t xml:space="preserve"> calculated to a </w:t>
      </w:r>
      <w:r w:rsidR="00333CF3" w:rsidRPr="00903DBA">
        <w:t>specific constant address</w:t>
      </w:r>
      <w:r w:rsidR="00096B8C" w:rsidRPr="00903DBA">
        <w:t xml:space="preserve"> by </w:t>
      </w:r>
      <w:r w:rsidR="007D4A8C" w:rsidRPr="00903DBA">
        <w:t>the compiler and linker.</w:t>
      </w:r>
    </w:p>
    <w:p w14:paraId="26B5E986" w14:textId="79080468" w:rsidR="00D030E2" w:rsidRPr="00903DBA" w:rsidRDefault="00D030E2" w:rsidP="00D030E2">
      <w:pPr>
        <w:pStyle w:val="Rubrik3"/>
      </w:pPr>
      <w:bookmarkStart w:id="8" w:name="_Toc57655971"/>
      <w:r w:rsidRPr="00903DBA">
        <w:t>Declarators and Declaration Specifiers</w:t>
      </w:r>
      <w:bookmarkEnd w:id="8"/>
    </w:p>
    <w:p w14:paraId="5AFA2F29" w14:textId="4BBE3FB5" w:rsidR="006679FD" w:rsidRPr="00903DBA" w:rsidRDefault="00FE5917" w:rsidP="00FE5917">
      <w:r w:rsidRPr="00903DBA">
        <w:t xml:space="preserve">In the following code, </w:t>
      </w:r>
      <w:r w:rsidRPr="00903DBA">
        <w:rPr>
          <w:rStyle w:val="KeyWord0"/>
        </w:rPr>
        <w:t xml:space="preserve">struct {int </w:t>
      </w:r>
      <w:r w:rsidR="006679FD" w:rsidRPr="00903DBA">
        <w:rPr>
          <w:rStyle w:val="KeyWord0"/>
        </w:rPr>
        <w:t>i</w:t>
      </w:r>
      <w:r w:rsidRPr="00903DBA">
        <w:rPr>
          <w:rStyle w:val="KeyWord0"/>
        </w:rPr>
        <w:t>;}</w:t>
      </w:r>
      <w:r w:rsidRPr="00903DBA">
        <w:t xml:space="preserve"> is a </w:t>
      </w:r>
      <w:r w:rsidR="006679FD" w:rsidRPr="00903DBA">
        <w:rPr>
          <w:rStyle w:val="KeyWord0"/>
        </w:rPr>
        <w:t>specifier</w:t>
      </w:r>
      <w:r w:rsidR="006679FD" w:rsidRPr="00903DBA">
        <w:t xml:space="preserve"> while </w:t>
      </w:r>
      <w:r w:rsidR="006679FD" w:rsidRPr="00903DBA">
        <w:rPr>
          <w:rStyle w:val="KeyWord0"/>
        </w:rPr>
        <w:t>s</w:t>
      </w:r>
      <w:r w:rsidR="006679FD" w:rsidRPr="00903DBA">
        <w:t xml:space="preserve"> and </w:t>
      </w:r>
      <w:r w:rsidR="006679FD" w:rsidRPr="00903DBA">
        <w:rPr>
          <w:rStyle w:val="KeyWord0"/>
        </w:rPr>
        <w:t>*p</w:t>
      </w:r>
      <w:r w:rsidR="006679FD" w:rsidRPr="00903DBA">
        <w:t xml:space="preserve"> are </w:t>
      </w:r>
      <w:r w:rsidR="006679FD" w:rsidRPr="00903DBA">
        <w:rPr>
          <w:rStyle w:val="KeyWord0"/>
        </w:rPr>
        <w:t>declarators</w:t>
      </w:r>
      <w:r w:rsidR="006679FD" w:rsidRPr="00903DBA">
        <w:t>.</w:t>
      </w:r>
      <w:r w:rsidR="00333CF3" w:rsidRPr="00903DBA">
        <w:t xml:space="preserve"> </w:t>
      </w:r>
    </w:p>
    <w:p w14:paraId="439E14C6" w14:textId="5C9ED09A" w:rsidR="00FE5917" w:rsidRPr="00903DBA" w:rsidRDefault="00FE5917" w:rsidP="006679FD">
      <w:pPr>
        <w:pStyle w:val="Code"/>
      </w:pPr>
      <w:r w:rsidRPr="00903DBA">
        <w:t xml:space="preserve">struct {int </w:t>
      </w:r>
      <w:r w:rsidR="006679FD" w:rsidRPr="00903DBA">
        <w:t>i</w:t>
      </w:r>
      <w:r w:rsidRPr="00903DBA">
        <w:t xml:space="preserve">;} </w:t>
      </w:r>
      <w:r w:rsidR="006679FD" w:rsidRPr="00903DBA">
        <w:t xml:space="preserve">s, </w:t>
      </w:r>
      <w:r w:rsidRPr="00903DBA">
        <w:t>*p;</w:t>
      </w:r>
    </w:p>
    <w:p w14:paraId="53B59995" w14:textId="414B3C26" w:rsidR="0019354E" w:rsidRPr="00903DBA" w:rsidRDefault="0019354E" w:rsidP="0019354E">
      <w:r w:rsidRPr="00903DBA">
        <w:t>A declarator can also by initialized, and in a struct marked as a bitfield.</w:t>
      </w:r>
    </w:p>
    <w:p w14:paraId="7524EBC5" w14:textId="77777777" w:rsidR="0019354E" w:rsidRPr="00903DBA" w:rsidRDefault="0019354E" w:rsidP="0019354E">
      <w:pPr>
        <w:pStyle w:val="Code"/>
      </w:pPr>
      <w:r w:rsidRPr="00903DBA">
        <w:lastRenderedPageBreak/>
        <w:t>struct {int i;} s = {1}, *p = NULL;</w:t>
      </w:r>
    </w:p>
    <w:p w14:paraId="2475D9C2" w14:textId="67C68B1A" w:rsidR="0019354E" w:rsidRPr="00903DBA" w:rsidRDefault="0019354E" w:rsidP="0019354E">
      <w:pPr>
        <w:pStyle w:val="Code"/>
      </w:pPr>
      <w:r w:rsidRPr="00903DBA">
        <w:t>struct {int i : 3;};</w:t>
      </w:r>
    </w:p>
    <w:p w14:paraId="7E4F44AF" w14:textId="14942D51" w:rsidR="0019354E" w:rsidRPr="00903DBA" w:rsidRDefault="0019354E" w:rsidP="0019354E">
      <w:pPr>
        <w:pStyle w:val="Code"/>
      </w:pPr>
    </w:p>
    <w:p w14:paraId="1608EC07" w14:textId="3C1C5861" w:rsidR="00F01E7E" w:rsidRPr="00903DBA" w:rsidRDefault="00F01E7E" w:rsidP="0031712C">
      <w:pPr>
        <w:pStyle w:val="Rubrik3"/>
      </w:pPr>
      <w:bookmarkStart w:id="9" w:name="_Toc57655972"/>
      <w:r w:rsidRPr="00903DBA">
        <w:t>The Symbol Table</w:t>
      </w:r>
      <w:bookmarkEnd w:id="9"/>
    </w:p>
    <w:p w14:paraId="26774F2A" w14:textId="3C9D951C" w:rsidR="00EB1B29" w:rsidRPr="00903DBA" w:rsidRDefault="000771D5" w:rsidP="00EB1B29">
      <w:r w:rsidRPr="00903DBA">
        <w:t xml:space="preserve">The symbol table holds information of the symbol of the code, such as variables, constants, </w:t>
      </w:r>
      <w:r w:rsidR="0051254E" w:rsidRPr="00903DBA">
        <w:t>and functions as well as struct and union tags of extern, static, auto, register, and typedef</w:t>
      </w:r>
      <w:r w:rsidR="00A732FC" w:rsidRPr="00903DBA">
        <w:t xml:space="preserve"> storage</w:t>
      </w:r>
      <w:r w:rsidR="0051254E" w:rsidRPr="00903DBA">
        <w:t xml:space="preserve">. </w:t>
      </w:r>
      <w:r w:rsidR="00EB1B29" w:rsidRPr="00903DBA">
        <w:t>The symbol table is actually a hierarchy of tables, where the root table represent global space and the other tables represents functions or blocks in functions</w:t>
      </w:r>
      <w:r w:rsidR="00D90768" w:rsidRPr="00903DBA">
        <w:t>, or members o</w:t>
      </w:r>
      <w:r w:rsidR="004A0FEF" w:rsidRPr="00903DBA">
        <w:t>f structs or</w:t>
      </w:r>
      <w:r w:rsidR="00D90768" w:rsidRPr="00903DBA">
        <w:t xml:space="preserve"> union</w:t>
      </w:r>
      <w:r w:rsidR="004A0FEF" w:rsidRPr="00903DBA">
        <w:t>s.</w:t>
      </w:r>
    </w:p>
    <w:p w14:paraId="0B720638" w14:textId="6F9A8761" w:rsidR="00F01E7E" w:rsidRPr="00903DBA" w:rsidRDefault="00F01E7E" w:rsidP="0031712C">
      <w:pPr>
        <w:pStyle w:val="Rubrik3"/>
      </w:pPr>
      <w:bookmarkStart w:id="10" w:name="_Toc57655973"/>
      <w:r w:rsidRPr="00903DBA">
        <w:t>The Type System</w:t>
      </w:r>
      <w:bookmarkEnd w:id="10"/>
    </w:p>
    <w:p w14:paraId="164882FC" w14:textId="45A11C76" w:rsidR="000D4A41" w:rsidRPr="00903DBA" w:rsidRDefault="000D4A41" w:rsidP="000D4A41">
      <w:r w:rsidRPr="00903DBA">
        <w:t>ANSI C holds a rather large set of types. The basic types are the integral types and floating-point types. Then there are pointers, arrays, function, structs and unions.</w:t>
      </w:r>
      <w:r w:rsidR="00FE5917" w:rsidRPr="00903DBA">
        <w:t xml:space="preserve"> It</w:t>
      </w:r>
      <w:r w:rsidR="004A0FEF" w:rsidRPr="00903DBA">
        <w:t xml:space="preserve"> </w:t>
      </w:r>
      <w:r w:rsidR="00FE5917" w:rsidRPr="00903DBA">
        <w:t xml:space="preserve">is possible to type cast between </w:t>
      </w:r>
      <w:r w:rsidR="00C848D6" w:rsidRPr="00903DBA">
        <w:t>several</w:t>
      </w:r>
      <w:r w:rsidR="00FE5917" w:rsidRPr="00903DBA">
        <w:t xml:space="preserve"> of these types</w:t>
      </w:r>
      <w:r w:rsidR="00C848D6" w:rsidRPr="00903DBA">
        <w:t>. Moreover, in some situation is an array interpreted as a pointer its type, and a function is interpreted as a pointer to the function.</w:t>
      </w:r>
    </w:p>
    <w:p w14:paraId="170C5975" w14:textId="5BE2F8FE" w:rsidR="00EE7565" w:rsidRPr="00903DBA" w:rsidRDefault="0067532F" w:rsidP="00EE7565">
      <w:pPr>
        <w:pStyle w:val="Rubrik3"/>
      </w:pPr>
      <w:bookmarkStart w:id="11" w:name="_Toc57655974"/>
      <w:r w:rsidRPr="00903DBA">
        <w:t>Ass</w:t>
      </w:r>
      <w:r w:rsidR="00A230F3" w:rsidRPr="00903DBA">
        <w:t xml:space="preserve">embly </w:t>
      </w:r>
      <w:r w:rsidR="00EE7565" w:rsidRPr="00903DBA">
        <w:t>Code Generation</w:t>
      </w:r>
      <w:bookmarkEnd w:id="11"/>
    </w:p>
    <w:p w14:paraId="0E14CD58" w14:textId="5772368E" w:rsidR="006B0843" w:rsidRPr="00903DBA" w:rsidRDefault="003C0006" w:rsidP="00FE0307">
      <w:r w:rsidRPr="00903DBA">
        <w:t xml:space="preserve">When the middle code has been generated and optimized, we generate the assembly code. </w:t>
      </w:r>
      <w:r w:rsidR="001F0AB2" w:rsidRPr="00903DBA">
        <w:t xml:space="preserve">In the first step, </w:t>
      </w:r>
      <w:r w:rsidR="00553828" w:rsidRPr="00903DBA">
        <w:t xml:space="preserve">we </w:t>
      </w:r>
      <w:r w:rsidR="001F0AB2" w:rsidRPr="00903DBA">
        <w:t>generate</w:t>
      </w:r>
      <w:r w:rsidR="00553828" w:rsidRPr="00903DBA">
        <w:t xml:space="preserve"> the assembly and </w:t>
      </w:r>
      <w:r w:rsidR="001F0AB2" w:rsidRPr="00903DBA">
        <w:t xml:space="preserve">use </w:t>
      </w:r>
      <w:r w:rsidR="001F0AB2" w:rsidRPr="00903DBA">
        <w:rPr>
          <w:rStyle w:val="KeyWord0"/>
        </w:rPr>
        <w:t>tracks</w:t>
      </w:r>
      <w:r w:rsidR="001F0AB2" w:rsidRPr="00903DBA">
        <w:t xml:space="preserve"> to mark where</w:t>
      </w:r>
      <w:r w:rsidR="002155DE" w:rsidRPr="00903DBA">
        <w:t xml:space="preserve"> in the assembly code</w:t>
      </w:r>
      <w:r w:rsidR="001F0AB2" w:rsidRPr="00903DBA">
        <w:t xml:space="preserve"> </w:t>
      </w:r>
      <w:r w:rsidR="002155DE" w:rsidRPr="00903DBA">
        <w:t>the</w:t>
      </w:r>
      <w:r w:rsidR="00553828" w:rsidRPr="00903DBA">
        <w:t xml:space="preserve"> </w:t>
      </w:r>
      <w:r w:rsidR="001F0AB2" w:rsidRPr="00903DBA">
        <w:t xml:space="preserve">yet unknown registers shall be </w:t>
      </w:r>
      <w:r w:rsidR="002155DE" w:rsidRPr="00903DBA">
        <w:t>placed</w:t>
      </w:r>
      <w:r w:rsidR="00553828" w:rsidRPr="00903DBA">
        <w:t>. I</w:t>
      </w:r>
      <w:r w:rsidR="001F0AB2" w:rsidRPr="00903DBA">
        <w:t xml:space="preserve">n the second step we perform register allocation to find </w:t>
      </w:r>
      <w:r w:rsidR="005D2ADB" w:rsidRPr="00903DBA">
        <w:t>the</w:t>
      </w:r>
      <w:r w:rsidR="001F0AB2" w:rsidRPr="00903DBA">
        <w:t xml:space="preserve"> optimal</w:t>
      </w:r>
      <w:r w:rsidR="005D2ADB" w:rsidRPr="00903DBA">
        <w:t xml:space="preserve"> us of the register</w:t>
      </w:r>
      <w:r w:rsidR="002155DE" w:rsidRPr="00903DBA">
        <w:t xml:space="preserve"> set</w:t>
      </w:r>
      <w:r w:rsidR="00553828" w:rsidRPr="00903DBA">
        <w:t xml:space="preserve">, and </w:t>
      </w:r>
      <w:r w:rsidR="002155DE" w:rsidRPr="00903DBA">
        <w:t xml:space="preserve">finally replace the tracks with the </w:t>
      </w:r>
      <w:r w:rsidR="00553828" w:rsidRPr="00903DBA">
        <w:t>actual register.</w:t>
      </w:r>
    </w:p>
    <w:p w14:paraId="43C53B95" w14:textId="77777777" w:rsidR="00000282" w:rsidRPr="00903DBA" w:rsidRDefault="00000282" w:rsidP="00000282">
      <w:pPr>
        <w:pStyle w:val="Rubrik3"/>
        <w:numPr>
          <w:ilvl w:val="2"/>
          <w:numId w:val="118"/>
        </w:numPr>
      </w:pPr>
      <w:bookmarkStart w:id="12" w:name="_Toc57655975"/>
      <w:r w:rsidRPr="00903DBA">
        <w:t>Register Allocation</w:t>
      </w:r>
      <w:bookmarkEnd w:id="12"/>
    </w:p>
    <w:p w14:paraId="22AC36F6" w14:textId="714E4B7B" w:rsidR="00000282" w:rsidRPr="00903DBA" w:rsidRDefault="00000282" w:rsidP="00FE0307">
      <w:r w:rsidRPr="00903DBA">
        <w:t>The register allocator creates a graph where the vertices</w:t>
      </w:r>
      <w:r w:rsidR="00D4394D" w:rsidRPr="00903DBA">
        <w:t xml:space="preserve"> hold tracks</w:t>
      </w:r>
      <w:r w:rsidRPr="00903DBA">
        <w:t xml:space="preserve">, and two vertices </w:t>
      </w:r>
      <w:r w:rsidR="00903DBA" w:rsidRPr="00903DBA">
        <w:t>are connected by a</w:t>
      </w:r>
      <w:r w:rsidRPr="00903DBA">
        <w:t xml:space="preserve">n edge if their tracks overlaps in the code. Then we </w:t>
      </w:r>
      <w:r w:rsidR="00903DBA">
        <w:t xml:space="preserve">find a match </w:t>
      </w:r>
      <w:r w:rsidRPr="00903DBA">
        <w:t xml:space="preserve">where two overlapping tracks are assigned </w:t>
      </w:r>
      <w:r w:rsidR="00903DBA">
        <w:t xml:space="preserve">non-overlapping </w:t>
      </w:r>
      <w:r w:rsidRPr="00903DBA">
        <w:t>register</w:t>
      </w:r>
      <w:r w:rsidR="00903DBA">
        <w:t>s</w:t>
      </w:r>
      <w:r w:rsidRPr="00903DBA">
        <w:t>.</w:t>
      </w:r>
      <w:r w:rsidR="00DA1753" w:rsidRPr="00903DBA">
        <w:t xml:space="preserve"> Let</w:t>
      </w:r>
      <w:r w:rsidR="00463FCB" w:rsidRPr="00903DBA">
        <w:t xml:space="preserve"> u</w:t>
      </w:r>
      <w:r w:rsidR="00DA1753" w:rsidRPr="00903DBA">
        <w:t xml:space="preserve">s look at the following example, we assume that </w:t>
      </w:r>
      <w:r w:rsidR="00CB128D" w:rsidRPr="00903DBA">
        <w:rPr>
          <w:rStyle w:val="KeyWord0"/>
        </w:rPr>
        <w:t>x</w:t>
      </w:r>
      <w:r w:rsidR="00CB128D" w:rsidRPr="00903DBA">
        <w:t xml:space="preserve">, </w:t>
      </w:r>
      <w:r w:rsidR="00DA1753" w:rsidRPr="00903DBA">
        <w:rPr>
          <w:rStyle w:val="KeyWord0"/>
        </w:rPr>
        <w:t>a</w:t>
      </w:r>
      <w:r w:rsidR="00DA1753" w:rsidRPr="00903DBA">
        <w:t xml:space="preserve">, </w:t>
      </w:r>
      <w:r w:rsidR="00DA1753" w:rsidRPr="00903DBA">
        <w:rPr>
          <w:rStyle w:val="KeyWord0"/>
        </w:rPr>
        <w:t>b</w:t>
      </w:r>
      <w:r w:rsidR="00DA1753" w:rsidRPr="00903DBA">
        <w:t xml:space="preserve">, </w:t>
      </w:r>
      <w:r w:rsidR="00DA1753" w:rsidRPr="00903DBA">
        <w:rPr>
          <w:rStyle w:val="KeyWord0"/>
        </w:rPr>
        <w:t>c</w:t>
      </w:r>
      <w:r w:rsidR="00DA1753" w:rsidRPr="00903DBA">
        <w:t xml:space="preserve">, and </w:t>
      </w:r>
      <w:r w:rsidR="00DA1753" w:rsidRPr="00903DBA">
        <w:rPr>
          <w:rStyle w:val="KeyWord0"/>
        </w:rPr>
        <w:t>d</w:t>
      </w:r>
      <w:r w:rsidR="00DA1753" w:rsidRPr="00903DBA">
        <w:t xml:space="preserve"> are static </w:t>
      </w:r>
      <w:r w:rsidR="00E61EC6" w:rsidRPr="00903DBA">
        <w:t xml:space="preserve">16-bit </w:t>
      </w:r>
      <w:r w:rsidR="00DA1753" w:rsidRPr="00903DBA">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903DBA" w14:paraId="62C3D56E" w14:textId="77777777" w:rsidTr="00146973">
        <w:tc>
          <w:tcPr>
            <w:tcW w:w="4675" w:type="dxa"/>
          </w:tcPr>
          <w:p w14:paraId="4329AF71" w14:textId="77777777" w:rsidR="00146973" w:rsidRPr="00903DBA" w:rsidRDefault="00146973" w:rsidP="00146973">
            <w:pPr>
              <w:pStyle w:val="Code"/>
            </w:pPr>
          </w:p>
          <w:p w14:paraId="313C6A6D" w14:textId="77777777" w:rsidR="00146973" w:rsidRPr="00903DBA" w:rsidRDefault="00146973" w:rsidP="00146973">
            <w:pPr>
              <w:pStyle w:val="Code"/>
            </w:pPr>
          </w:p>
          <w:p w14:paraId="75CBB268" w14:textId="77777777" w:rsidR="00146973" w:rsidRPr="00903DBA" w:rsidRDefault="00146973" w:rsidP="00146973">
            <w:pPr>
              <w:pStyle w:val="Code"/>
            </w:pPr>
          </w:p>
          <w:p w14:paraId="228845AE" w14:textId="77777777" w:rsidR="00146973" w:rsidRPr="00903DBA" w:rsidRDefault="00146973" w:rsidP="00146973">
            <w:pPr>
              <w:pStyle w:val="Code"/>
            </w:pPr>
            <w:r w:rsidRPr="00903DBA">
              <w:t>x = a + b &amp; c - d;</w:t>
            </w:r>
          </w:p>
        </w:tc>
        <w:tc>
          <w:tcPr>
            <w:tcW w:w="4675" w:type="dxa"/>
          </w:tcPr>
          <w:p w14:paraId="60E5EE77" w14:textId="77777777" w:rsidR="00146973" w:rsidRPr="00903DBA" w:rsidRDefault="00146973" w:rsidP="00146973">
            <w:pPr>
              <w:pStyle w:val="Code"/>
            </w:pPr>
            <w:r w:rsidRPr="00903DBA">
              <w:t>1. temporary0 = a + b</w:t>
            </w:r>
          </w:p>
          <w:p w14:paraId="6FFA254B" w14:textId="77777777" w:rsidR="00146973" w:rsidRPr="00903DBA" w:rsidRDefault="00146973" w:rsidP="00146973">
            <w:pPr>
              <w:pStyle w:val="Code"/>
            </w:pPr>
            <w:r w:rsidRPr="00903DBA">
              <w:t>2. temporary1 = c - d</w:t>
            </w:r>
          </w:p>
          <w:p w14:paraId="6A7594D2" w14:textId="77777777" w:rsidR="00146973" w:rsidRPr="00903DBA" w:rsidRDefault="00146973" w:rsidP="00146973">
            <w:pPr>
              <w:pStyle w:val="Code"/>
            </w:pPr>
            <w:r w:rsidRPr="00903DBA">
              <w:t>3. temporary2 = t0 &amp; t1</w:t>
            </w:r>
          </w:p>
          <w:p w14:paraId="3BDB2FC1" w14:textId="77777777" w:rsidR="00146973" w:rsidRPr="00903DBA" w:rsidRDefault="00146973" w:rsidP="00146973">
            <w:pPr>
              <w:pStyle w:val="Code"/>
            </w:pPr>
            <w:r w:rsidRPr="00903DBA">
              <w:t>4. x = temporary2</w:t>
            </w:r>
          </w:p>
        </w:tc>
      </w:tr>
      <w:tr w:rsidR="00146973" w:rsidRPr="00903DBA" w14:paraId="6B985ED5" w14:textId="77777777" w:rsidTr="00146973">
        <w:tc>
          <w:tcPr>
            <w:tcW w:w="4675" w:type="dxa"/>
          </w:tcPr>
          <w:p w14:paraId="0DDFC065" w14:textId="77777777" w:rsidR="00146973" w:rsidRPr="00903DBA" w:rsidRDefault="00146973" w:rsidP="00146973">
            <w:r w:rsidRPr="00903DBA">
              <w:t>(a) C Code</w:t>
            </w:r>
          </w:p>
        </w:tc>
        <w:tc>
          <w:tcPr>
            <w:tcW w:w="4675" w:type="dxa"/>
          </w:tcPr>
          <w:p w14:paraId="5BE49797" w14:textId="77777777" w:rsidR="00146973" w:rsidRPr="00903DBA" w:rsidRDefault="00146973" w:rsidP="00146973">
            <w:pPr>
              <w:tabs>
                <w:tab w:val="right" w:pos="4459"/>
              </w:tabs>
            </w:pPr>
            <w:r w:rsidRPr="00903DBA">
              <w:t>(b) Middle Code</w:t>
            </w:r>
            <w:r w:rsidRPr="00903DBA">
              <w:tab/>
            </w:r>
          </w:p>
        </w:tc>
      </w:tr>
    </w:tbl>
    <w:p w14:paraId="30ED96F8" w14:textId="53EFCCD4" w:rsidR="00146973" w:rsidRPr="00903DBA" w:rsidRDefault="000978B3" w:rsidP="00FE0307">
      <w:r w:rsidRPr="00903DBA">
        <w:t>In the assembly code generation</w:t>
      </w:r>
      <w:r w:rsidR="00C9101D" w:rsidRPr="00903DBA">
        <w:t xml:space="preserve">, </w:t>
      </w:r>
      <w:r w:rsidRPr="00903DBA">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903DBA" w14:paraId="07E6A60A" w14:textId="77777777" w:rsidTr="00CE407A">
        <w:tc>
          <w:tcPr>
            <w:tcW w:w="4675" w:type="dxa"/>
          </w:tcPr>
          <w:p w14:paraId="734278AD" w14:textId="2D75CC1B" w:rsidR="00085857" w:rsidRPr="00903DBA" w:rsidRDefault="00DA1753" w:rsidP="00CE407A">
            <w:pPr>
              <w:pStyle w:val="Code"/>
            </w:pPr>
            <w:r w:rsidRPr="00903DBA">
              <w:t xml:space="preserve">mov </w:t>
            </w:r>
            <w:r w:rsidRPr="00903DBA">
              <w:rPr>
                <w:rStyle w:val="KeyWord0"/>
              </w:rPr>
              <w:t>track0</w:t>
            </w:r>
            <w:r w:rsidRPr="00903DBA">
              <w:t>, [a</w:t>
            </w:r>
            <w:r w:rsidR="00CB128D" w:rsidRPr="00903DBA">
              <w:rPr>
                <w:vertAlign w:val="subscript"/>
              </w:rPr>
              <w:t>address</w:t>
            </w:r>
            <w:r w:rsidRPr="00903DBA">
              <w:t>]</w:t>
            </w:r>
          </w:p>
          <w:p w14:paraId="5F04CDF4" w14:textId="77777777" w:rsidR="00CE407A" w:rsidRPr="00903DBA" w:rsidRDefault="00CB128D" w:rsidP="00CE407A">
            <w:pPr>
              <w:pStyle w:val="Code"/>
            </w:pPr>
            <w:r w:rsidRPr="00903DBA">
              <w:t xml:space="preserve">add </w:t>
            </w:r>
            <w:r w:rsidRPr="00903DBA">
              <w:rPr>
                <w:rStyle w:val="KeyWord0"/>
              </w:rPr>
              <w:t>track0</w:t>
            </w:r>
            <w:r w:rsidRPr="00903DBA">
              <w:t>, [b</w:t>
            </w:r>
            <w:r w:rsidRPr="00903DBA">
              <w:rPr>
                <w:vertAlign w:val="subscript"/>
              </w:rPr>
              <w:t>address</w:t>
            </w:r>
            <w:r w:rsidRPr="00903DBA">
              <w:t>]</w:t>
            </w:r>
          </w:p>
          <w:p w14:paraId="6C5259C4" w14:textId="76C9BBF0" w:rsidR="00CB128D" w:rsidRPr="00903DBA" w:rsidRDefault="00CB128D" w:rsidP="00CB128D">
            <w:pPr>
              <w:pStyle w:val="Code"/>
            </w:pPr>
            <w:r w:rsidRPr="00903DBA">
              <w:t xml:space="preserve">mov </w:t>
            </w:r>
            <w:r w:rsidRPr="00903DBA">
              <w:rPr>
                <w:rStyle w:val="KeyWord0"/>
              </w:rPr>
              <w:t>track1</w:t>
            </w:r>
            <w:r w:rsidRPr="00903DBA">
              <w:t>, [c</w:t>
            </w:r>
            <w:r w:rsidRPr="00903DBA">
              <w:rPr>
                <w:vertAlign w:val="subscript"/>
              </w:rPr>
              <w:t>address</w:t>
            </w:r>
            <w:r w:rsidRPr="00903DBA">
              <w:t>]</w:t>
            </w:r>
          </w:p>
          <w:p w14:paraId="2E4AA5A5" w14:textId="3FF22454" w:rsidR="00CB128D" w:rsidRPr="00903DBA" w:rsidRDefault="00CB128D" w:rsidP="00CB128D">
            <w:pPr>
              <w:pStyle w:val="Code"/>
            </w:pPr>
            <w:r w:rsidRPr="00903DBA">
              <w:t xml:space="preserve">sub </w:t>
            </w:r>
            <w:r w:rsidRPr="00903DBA">
              <w:rPr>
                <w:rStyle w:val="KeyWord0"/>
              </w:rPr>
              <w:t>track1</w:t>
            </w:r>
            <w:r w:rsidRPr="00903DBA">
              <w:t>, [</w:t>
            </w:r>
            <w:r w:rsidR="00DC44AF" w:rsidRPr="00903DBA">
              <w:t>d</w:t>
            </w:r>
            <w:r w:rsidRPr="00903DBA">
              <w:rPr>
                <w:vertAlign w:val="subscript"/>
              </w:rPr>
              <w:t>address</w:t>
            </w:r>
            <w:r w:rsidRPr="00903DBA">
              <w:t>]</w:t>
            </w:r>
          </w:p>
          <w:p w14:paraId="2CEEE18C" w14:textId="77777777" w:rsidR="00CB128D" w:rsidRPr="00903DBA" w:rsidRDefault="00CB128D" w:rsidP="00CE407A">
            <w:pPr>
              <w:pStyle w:val="Code"/>
            </w:pPr>
            <w:r w:rsidRPr="00903DBA">
              <w:t xml:space="preserve">and </w:t>
            </w:r>
            <w:r w:rsidRPr="00903DBA">
              <w:rPr>
                <w:rStyle w:val="KeyWord0"/>
              </w:rPr>
              <w:t>track0</w:t>
            </w:r>
            <w:r w:rsidRPr="00903DBA">
              <w:t xml:space="preserve">, </w:t>
            </w:r>
            <w:r w:rsidRPr="00903DBA">
              <w:rPr>
                <w:rStyle w:val="KeyWord0"/>
              </w:rPr>
              <w:t>track1</w:t>
            </w:r>
          </w:p>
          <w:p w14:paraId="4AA87527" w14:textId="6EC67614" w:rsidR="00CB128D" w:rsidRPr="00903DBA" w:rsidRDefault="00CB128D" w:rsidP="00CE407A">
            <w:pPr>
              <w:pStyle w:val="Code"/>
            </w:pPr>
            <w:r w:rsidRPr="00903DBA">
              <w:t>mov [x</w:t>
            </w:r>
            <w:r w:rsidRPr="00903DBA">
              <w:rPr>
                <w:vertAlign w:val="subscript"/>
              </w:rPr>
              <w:t>address</w:t>
            </w:r>
            <w:r w:rsidRPr="00903DBA">
              <w:t xml:space="preserve">], </w:t>
            </w:r>
            <w:r w:rsidRPr="00903DBA">
              <w:rPr>
                <w:rStyle w:val="KeyWord0"/>
              </w:rPr>
              <w:t>track0</w:t>
            </w:r>
          </w:p>
        </w:tc>
        <w:tc>
          <w:tcPr>
            <w:tcW w:w="4675" w:type="dxa"/>
          </w:tcPr>
          <w:p w14:paraId="3A05C68E" w14:textId="3C6206FD" w:rsidR="00CB128D" w:rsidRPr="00903DBA" w:rsidRDefault="00CB128D" w:rsidP="00CB128D">
            <w:pPr>
              <w:pStyle w:val="Code"/>
            </w:pPr>
            <w:r w:rsidRPr="00903DBA">
              <w:t xml:space="preserve">mov </w:t>
            </w:r>
            <w:r w:rsidR="00463FCB" w:rsidRPr="00903DBA">
              <w:rPr>
                <w:rStyle w:val="KeyWord0"/>
              </w:rPr>
              <w:t>ax</w:t>
            </w:r>
            <w:r w:rsidRPr="00903DBA">
              <w:t>, [a</w:t>
            </w:r>
            <w:r w:rsidRPr="00903DBA">
              <w:rPr>
                <w:vertAlign w:val="subscript"/>
              </w:rPr>
              <w:t>address</w:t>
            </w:r>
            <w:r w:rsidRPr="00903DBA">
              <w:t>]</w:t>
            </w:r>
          </w:p>
          <w:p w14:paraId="0A9F0C6E" w14:textId="453C3814" w:rsidR="00CB128D" w:rsidRPr="00903DBA" w:rsidRDefault="00CB128D" w:rsidP="00CB128D">
            <w:pPr>
              <w:pStyle w:val="Code"/>
            </w:pPr>
            <w:r w:rsidRPr="00903DBA">
              <w:t xml:space="preserve">add </w:t>
            </w:r>
            <w:r w:rsidR="00463FCB" w:rsidRPr="00903DBA">
              <w:rPr>
                <w:rStyle w:val="KeyWord0"/>
              </w:rPr>
              <w:t>ax</w:t>
            </w:r>
            <w:r w:rsidRPr="00903DBA">
              <w:t>, [b</w:t>
            </w:r>
            <w:r w:rsidRPr="00903DBA">
              <w:rPr>
                <w:vertAlign w:val="subscript"/>
              </w:rPr>
              <w:t>address</w:t>
            </w:r>
            <w:r w:rsidRPr="00903DBA">
              <w:t>]</w:t>
            </w:r>
          </w:p>
          <w:p w14:paraId="12AC9F72" w14:textId="28C6F72A" w:rsidR="00CB128D" w:rsidRPr="00903DBA" w:rsidRDefault="00CB128D" w:rsidP="00CB128D">
            <w:pPr>
              <w:pStyle w:val="Code"/>
            </w:pPr>
            <w:r w:rsidRPr="00903DBA">
              <w:t xml:space="preserve">mov </w:t>
            </w:r>
            <w:r w:rsidR="00463FCB" w:rsidRPr="00903DBA">
              <w:rPr>
                <w:rStyle w:val="KeyWord0"/>
              </w:rPr>
              <w:t>bx</w:t>
            </w:r>
            <w:r w:rsidRPr="00903DBA">
              <w:t>, [c</w:t>
            </w:r>
            <w:r w:rsidRPr="00903DBA">
              <w:rPr>
                <w:vertAlign w:val="subscript"/>
              </w:rPr>
              <w:t>address</w:t>
            </w:r>
            <w:r w:rsidRPr="00903DBA">
              <w:t>]</w:t>
            </w:r>
          </w:p>
          <w:p w14:paraId="036D96D5" w14:textId="0C68CE3D" w:rsidR="00CB128D" w:rsidRPr="00903DBA" w:rsidRDefault="00CB128D" w:rsidP="00CB128D">
            <w:pPr>
              <w:pStyle w:val="Code"/>
            </w:pPr>
            <w:r w:rsidRPr="00903DBA">
              <w:t xml:space="preserve">sub </w:t>
            </w:r>
            <w:r w:rsidR="00463FCB" w:rsidRPr="00903DBA">
              <w:rPr>
                <w:rStyle w:val="KeyWord0"/>
              </w:rPr>
              <w:t>bx</w:t>
            </w:r>
            <w:r w:rsidRPr="00903DBA">
              <w:t>, [</w:t>
            </w:r>
            <w:r w:rsidR="00DC44AF" w:rsidRPr="00903DBA">
              <w:t>d</w:t>
            </w:r>
            <w:r w:rsidRPr="00903DBA">
              <w:rPr>
                <w:vertAlign w:val="subscript"/>
              </w:rPr>
              <w:t>address</w:t>
            </w:r>
            <w:r w:rsidRPr="00903DBA">
              <w:t>]</w:t>
            </w:r>
          </w:p>
          <w:p w14:paraId="1E40289F" w14:textId="2E5132BA" w:rsidR="00CB128D" w:rsidRPr="00903DBA" w:rsidRDefault="00CB128D" w:rsidP="00CB128D">
            <w:pPr>
              <w:pStyle w:val="Code"/>
            </w:pPr>
            <w:r w:rsidRPr="00903DBA">
              <w:t xml:space="preserve">and </w:t>
            </w:r>
            <w:r w:rsidR="00463FCB" w:rsidRPr="00903DBA">
              <w:rPr>
                <w:rStyle w:val="KeyWord0"/>
              </w:rPr>
              <w:t>ax</w:t>
            </w:r>
            <w:r w:rsidRPr="00903DBA">
              <w:t xml:space="preserve">, </w:t>
            </w:r>
            <w:r w:rsidR="00463FCB" w:rsidRPr="00903DBA">
              <w:rPr>
                <w:rStyle w:val="KeyWord0"/>
              </w:rPr>
              <w:t>bx</w:t>
            </w:r>
          </w:p>
          <w:p w14:paraId="6D94FE24" w14:textId="12E995D9" w:rsidR="00CE407A" w:rsidRPr="00903DBA" w:rsidRDefault="00CB128D" w:rsidP="00CB128D">
            <w:pPr>
              <w:pStyle w:val="Code"/>
            </w:pPr>
            <w:r w:rsidRPr="00903DBA">
              <w:t>mov [x</w:t>
            </w:r>
            <w:r w:rsidRPr="00903DBA">
              <w:rPr>
                <w:vertAlign w:val="subscript"/>
              </w:rPr>
              <w:t>address</w:t>
            </w:r>
            <w:r w:rsidRPr="00903DBA">
              <w:t xml:space="preserve">], </w:t>
            </w:r>
            <w:r w:rsidR="00463FCB" w:rsidRPr="00903DBA">
              <w:rPr>
                <w:rStyle w:val="KeyWord0"/>
              </w:rPr>
              <w:t>ax</w:t>
            </w:r>
          </w:p>
        </w:tc>
      </w:tr>
      <w:tr w:rsidR="00CE407A" w:rsidRPr="00903DBA" w14:paraId="473F4FB4" w14:textId="77777777" w:rsidTr="00CE407A">
        <w:tc>
          <w:tcPr>
            <w:tcW w:w="4675" w:type="dxa"/>
          </w:tcPr>
          <w:p w14:paraId="367C83F5" w14:textId="62337AF7" w:rsidR="00CE407A" w:rsidRPr="00903DBA" w:rsidRDefault="00CE407A" w:rsidP="00CE407A">
            <w:r w:rsidRPr="00903DBA">
              <w:t>(</w:t>
            </w:r>
            <w:r w:rsidR="00956300" w:rsidRPr="00903DBA">
              <w:t>c</w:t>
            </w:r>
            <w:r w:rsidRPr="00903DBA">
              <w:t xml:space="preserve">) </w:t>
            </w:r>
            <w:r w:rsidR="00956300" w:rsidRPr="00903DBA">
              <w:t xml:space="preserve">Assembly Code with Tracks </w:t>
            </w:r>
          </w:p>
        </w:tc>
        <w:tc>
          <w:tcPr>
            <w:tcW w:w="4675" w:type="dxa"/>
          </w:tcPr>
          <w:p w14:paraId="61DF1BED" w14:textId="67DB390C" w:rsidR="00CE407A" w:rsidRPr="00903DBA" w:rsidRDefault="00CE407A" w:rsidP="00CE407A">
            <w:r w:rsidRPr="00903DBA">
              <w:t>(</w:t>
            </w:r>
            <w:r w:rsidR="00956300" w:rsidRPr="00903DBA">
              <w:t>d</w:t>
            </w:r>
            <w:r w:rsidRPr="00903DBA">
              <w:t xml:space="preserve">) </w:t>
            </w:r>
            <w:r w:rsidR="00956300" w:rsidRPr="00903DBA">
              <w:t>Final Assembly Code</w:t>
            </w:r>
          </w:p>
        </w:tc>
      </w:tr>
    </w:tbl>
    <w:p w14:paraId="30D27200" w14:textId="159477F6" w:rsidR="00463FCB" w:rsidRPr="00903DBA" w:rsidRDefault="00463FCB" w:rsidP="00463FCB">
      <w:r w:rsidRPr="00903DBA">
        <w:t xml:space="preserve">In the final assembly code, we cannot assign </w:t>
      </w:r>
      <w:r w:rsidRPr="00903DBA">
        <w:rPr>
          <w:rStyle w:val="KeyWord0"/>
        </w:rPr>
        <w:t>track0</w:t>
      </w:r>
      <w:r w:rsidRPr="00903DBA">
        <w:t xml:space="preserve"> and </w:t>
      </w:r>
      <w:r w:rsidRPr="00903DBA">
        <w:rPr>
          <w:rStyle w:val="KeyWord0"/>
        </w:rPr>
        <w:t>track1</w:t>
      </w:r>
      <w:r w:rsidRPr="00903DBA">
        <w:t xml:space="preserve"> the same register, since they overlap.</w:t>
      </w:r>
    </w:p>
    <w:p w14:paraId="086B3704" w14:textId="06D4E7EF" w:rsidR="00AC2E7E" w:rsidRPr="00903DBA" w:rsidRDefault="00AC2E7E" w:rsidP="00EE078C">
      <w:pPr>
        <w:pStyle w:val="Rubrik3"/>
      </w:pPr>
      <w:bookmarkStart w:id="13" w:name="_Toc57655976"/>
      <w:r w:rsidRPr="00903DBA">
        <w:lastRenderedPageBreak/>
        <w:t>The Object Code Generator and Linker</w:t>
      </w:r>
      <w:bookmarkEnd w:id="13"/>
    </w:p>
    <w:p w14:paraId="369FA846" w14:textId="6B591EC0" w:rsidR="00AC2E7E" w:rsidRPr="00903DBA" w:rsidRDefault="001B4CC3" w:rsidP="00AC2E7E">
      <w:r w:rsidRPr="00903DBA">
        <w:t xml:space="preserve">At mentioned at the beginning of this chapter, there </w:t>
      </w:r>
      <w:r w:rsidR="00E93693" w:rsidRPr="00903DBA">
        <w:t xml:space="preserve">are </w:t>
      </w:r>
      <w:r w:rsidR="00023970" w:rsidRPr="00903DBA">
        <w:t>two target systems</w:t>
      </w:r>
      <w:r w:rsidR="00E93693" w:rsidRPr="00903DBA">
        <w:t xml:space="preserve">: 64-bit Linux and 16-bit Windows. In the latter case, we generate files with object code and </w:t>
      </w:r>
      <w:r w:rsidR="0078105F" w:rsidRPr="00903DBA">
        <w:t>l</w:t>
      </w:r>
      <w:r w:rsidR="00E93693" w:rsidRPr="00903DBA">
        <w:t xml:space="preserve">ink the object code together </w:t>
      </w:r>
      <w:r w:rsidR="0078105F" w:rsidRPr="00903DBA">
        <w:t>in</w:t>
      </w:r>
      <w:r w:rsidR="00E93693" w:rsidRPr="00903DBA">
        <w:t xml:space="preserve"> a file executable in the .com file format.</w:t>
      </w:r>
      <w:r w:rsidR="00C9101D" w:rsidRPr="00903DBA">
        <w:t xml:space="preserve"> However, we will ignore this alternative until Chapter</w:t>
      </w:r>
      <w:r w:rsidR="00F50E15" w:rsidRPr="00903DBA">
        <w:t xml:space="preserve">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00A14DE3" w:rsidRPr="00903DBA">
        <w:t>, and focus on the 64-bit Linux alternative</w:t>
      </w:r>
      <w:r w:rsidR="00455098">
        <w:t xml:space="preserve"> up until then.</w:t>
      </w:r>
    </w:p>
    <w:p w14:paraId="56C797AB" w14:textId="66B3525A" w:rsidR="00EE078C" w:rsidRPr="00903DBA" w:rsidRDefault="00EE078C" w:rsidP="00EE078C">
      <w:pPr>
        <w:pStyle w:val="Rubrik3"/>
      </w:pPr>
      <w:bookmarkStart w:id="14" w:name="_Toc57655977"/>
      <w:r w:rsidRPr="00903DBA">
        <w:t>The Standard Library</w:t>
      </w:r>
      <w:bookmarkEnd w:id="14"/>
    </w:p>
    <w:p w14:paraId="5C881F7B" w14:textId="3C207D4C" w:rsidR="00D03F33" w:rsidRPr="00903DBA" w:rsidRDefault="00DD64F0" w:rsidP="005E7D2C">
      <w:r w:rsidRPr="00903DBA">
        <w:t xml:space="preserve">The C language comes with a set of functions, macros, and instructions for </w:t>
      </w:r>
      <w:r w:rsidR="00526E3A" w:rsidRPr="00903DBA">
        <w:t>many</w:t>
      </w:r>
      <w:r w:rsidR="00342ACC" w:rsidRPr="00903DBA">
        <w:t xml:space="preserve"> </w:t>
      </w:r>
      <w:r w:rsidR="000A7BA6" w:rsidRPr="00903DBA">
        <w:t>services.</w:t>
      </w:r>
      <w:r w:rsidR="00670400" w:rsidRPr="00903DBA">
        <w:t xml:space="preserve"> It is mostly implemented in C. However, there are some additional non-standard </w:t>
      </w:r>
      <w:r w:rsidR="0078105F" w:rsidRPr="00903DBA">
        <w:t>elements</w:t>
      </w:r>
      <w:r w:rsidR="00670400" w:rsidRPr="00903DBA">
        <w:t xml:space="preserve"> for accessing registers</w:t>
      </w:r>
      <w:r w:rsidR="00553828" w:rsidRPr="00903DBA">
        <w:t xml:space="preserve"> and perform system calls.</w:t>
      </w:r>
    </w:p>
    <w:p w14:paraId="74AB3819" w14:textId="50AD24A8" w:rsidR="00CE5717" w:rsidRPr="00903DBA" w:rsidRDefault="00CF2A1B" w:rsidP="00CF2A1B">
      <w:pPr>
        <w:pStyle w:val="Rubrik2"/>
      </w:pPr>
      <w:bookmarkStart w:id="15" w:name="_Ref54199481"/>
      <w:bookmarkStart w:id="16" w:name="_Toc57655978"/>
      <w:bookmarkStart w:id="17" w:name="_Ref418260972"/>
      <w:r w:rsidRPr="00903DBA">
        <w:t xml:space="preserve">The </w:t>
      </w:r>
      <w:r w:rsidR="00CE5717" w:rsidRPr="00903DBA">
        <w:t>Main</w:t>
      </w:r>
      <w:r w:rsidRPr="00903DBA">
        <w:t xml:space="preserve"> Class</w:t>
      </w:r>
      <w:bookmarkEnd w:id="15"/>
      <w:bookmarkEnd w:id="16"/>
    </w:p>
    <w:p w14:paraId="67940380" w14:textId="5078FB11" w:rsidR="004B716F" w:rsidRPr="00903DBA" w:rsidRDefault="004B716F" w:rsidP="004B716F">
      <w:r w:rsidRPr="00903DBA">
        <w:t xml:space="preserve">The </w:t>
      </w:r>
      <w:r w:rsidRPr="00903DBA">
        <w:rPr>
          <w:rStyle w:val="KeyWord0"/>
        </w:rPr>
        <w:t>Main</w:t>
      </w:r>
      <w:r w:rsidRPr="00903DBA">
        <w:t xml:space="preserve"> class handles the overall compi</w:t>
      </w:r>
      <w:r w:rsidR="00B25E5B" w:rsidRPr="00903DBA">
        <w:t>ling and linking.</w:t>
      </w:r>
      <w:r w:rsidR="002C6C03" w:rsidRPr="00903DBA">
        <w:t xml:space="preserve"> It compiles the source code and generates the assembly files </w:t>
      </w:r>
      <w:r w:rsidR="00DD6041" w:rsidRPr="00903DBA">
        <w:t xml:space="preserve">together with a </w:t>
      </w:r>
      <w:r w:rsidR="002C6C03" w:rsidRPr="00903DBA">
        <w:t>makefile</w:t>
      </w:r>
      <w:r w:rsidR="000B3E1E" w:rsidRPr="00903DBA">
        <w:t>, that is used</w:t>
      </w:r>
      <w:r w:rsidR="00DD6041" w:rsidRPr="00903DBA">
        <w:t xml:space="preserve"> to assembly and link the code to the final executable file.</w:t>
      </w:r>
    </w:p>
    <w:p w14:paraId="269A2329" w14:textId="7E6A9360" w:rsidR="004E4A14" w:rsidRPr="00903DBA" w:rsidRDefault="004E4A14" w:rsidP="004E4A14">
      <w:pPr>
        <w:pStyle w:val="CodeHeader"/>
      </w:pPr>
      <w:r w:rsidRPr="00903DBA">
        <w:t>Main.cs</w:t>
      </w:r>
    </w:p>
    <w:p w14:paraId="5A72243E" w14:textId="77777777" w:rsidR="000848EB" w:rsidRPr="00903DBA" w:rsidRDefault="000848EB" w:rsidP="000848EB">
      <w:pPr>
        <w:pStyle w:val="Code"/>
        <w:rPr>
          <w:highlight w:val="white"/>
        </w:rPr>
      </w:pPr>
      <w:r w:rsidRPr="00903DBA">
        <w:rPr>
          <w:highlight w:val="white"/>
        </w:rPr>
        <w:t>using System;</w:t>
      </w:r>
    </w:p>
    <w:p w14:paraId="67E53E0E" w14:textId="77777777" w:rsidR="000848EB" w:rsidRPr="00903DBA" w:rsidRDefault="000848EB" w:rsidP="000848EB">
      <w:pPr>
        <w:pStyle w:val="Code"/>
        <w:rPr>
          <w:highlight w:val="white"/>
        </w:rPr>
      </w:pPr>
      <w:r w:rsidRPr="00903DBA">
        <w:rPr>
          <w:highlight w:val="white"/>
        </w:rPr>
        <w:t>using System.IO;</w:t>
      </w:r>
    </w:p>
    <w:p w14:paraId="608A8FA0" w14:textId="77777777" w:rsidR="000848EB" w:rsidRPr="00903DBA" w:rsidRDefault="000848EB" w:rsidP="000848EB">
      <w:pPr>
        <w:pStyle w:val="Code"/>
        <w:rPr>
          <w:highlight w:val="white"/>
        </w:rPr>
      </w:pPr>
      <w:r w:rsidRPr="00903DBA">
        <w:rPr>
          <w:highlight w:val="white"/>
        </w:rPr>
        <w:t>using System.Text;</w:t>
      </w:r>
    </w:p>
    <w:p w14:paraId="3EB4E696" w14:textId="77777777" w:rsidR="000848EB" w:rsidRPr="00903DBA" w:rsidRDefault="000848EB" w:rsidP="000848EB">
      <w:pPr>
        <w:pStyle w:val="Code"/>
        <w:rPr>
          <w:highlight w:val="white"/>
        </w:rPr>
      </w:pPr>
      <w:r w:rsidRPr="00903DBA">
        <w:rPr>
          <w:highlight w:val="white"/>
        </w:rPr>
        <w:t>using System.Globalization;</w:t>
      </w:r>
    </w:p>
    <w:p w14:paraId="3CFECCD4" w14:textId="77777777" w:rsidR="000848EB" w:rsidRPr="00903DBA" w:rsidRDefault="000848EB" w:rsidP="000848EB">
      <w:pPr>
        <w:pStyle w:val="Code"/>
        <w:rPr>
          <w:highlight w:val="white"/>
        </w:rPr>
      </w:pPr>
      <w:r w:rsidRPr="00903DBA">
        <w:rPr>
          <w:highlight w:val="white"/>
        </w:rPr>
        <w:t>using System.Collections.Generic;</w:t>
      </w:r>
    </w:p>
    <w:p w14:paraId="4C874BFE" w14:textId="77777777" w:rsidR="000848EB" w:rsidRPr="00903DBA" w:rsidRDefault="000848EB" w:rsidP="000848EB">
      <w:pPr>
        <w:pStyle w:val="Code"/>
        <w:rPr>
          <w:highlight w:val="white"/>
        </w:rPr>
      </w:pPr>
      <w:r w:rsidRPr="00903DBA">
        <w:rPr>
          <w:highlight w:val="white"/>
        </w:rPr>
        <w:t>namespace CCompiler {</w:t>
      </w:r>
    </w:p>
    <w:p w14:paraId="7D7B2510" w14:textId="77777777" w:rsidR="000848EB" w:rsidRPr="00903DBA" w:rsidRDefault="000848EB" w:rsidP="000848EB">
      <w:pPr>
        <w:pStyle w:val="Code"/>
        <w:rPr>
          <w:highlight w:val="white"/>
        </w:rPr>
      </w:pPr>
      <w:r w:rsidRPr="00903DBA">
        <w:rPr>
          <w:highlight w:val="white"/>
        </w:rPr>
        <w:t xml:space="preserve">  public class Start {</w:t>
      </w:r>
    </w:p>
    <w:p w14:paraId="08708CC3" w14:textId="10FB7368" w:rsidR="00DD147E" w:rsidRPr="00903DBA" w:rsidRDefault="000340B6" w:rsidP="00DD147E">
      <w:pPr>
        <w:rPr>
          <w:highlight w:val="white"/>
        </w:rPr>
      </w:pPr>
      <w:r w:rsidRPr="00903DBA">
        <w:rPr>
          <w:highlight w:val="white"/>
        </w:rPr>
        <w:t xml:space="preserve">First of all, there is the </w:t>
      </w:r>
      <w:r w:rsidRPr="00903DBA">
        <w:rPr>
          <w:rStyle w:val="KeyWord0"/>
          <w:highlight w:val="white"/>
        </w:rPr>
        <w:t>Linux</w:t>
      </w:r>
      <w:r w:rsidRPr="00903DBA">
        <w:rPr>
          <w:highlight w:val="white"/>
        </w:rPr>
        <w:t xml:space="preserve"> and </w:t>
      </w:r>
      <w:r w:rsidRPr="00903DBA">
        <w:rPr>
          <w:rStyle w:val="KeyWord0"/>
          <w:highlight w:val="white"/>
        </w:rPr>
        <w:t>Windows</w:t>
      </w:r>
      <w:r w:rsidRPr="00903DBA">
        <w:rPr>
          <w:highlight w:val="white"/>
        </w:rPr>
        <w:t xml:space="preserve"> fields</w:t>
      </w:r>
      <w:r w:rsidR="00BC235C" w:rsidRPr="00903DBA">
        <w:rPr>
          <w:highlight w:val="white"/>
        </w:rPr>
        <w:t xml:space="preserve">, that indicates whether the output of the compiler is a set of </w:t>
      </w:r>
      <w:r w:rsidR="005F79CB" w:rsidRPr="00903DBA">
        <w:rPr>
          <w:highlight w:val="white"/>
        </w:rPr>
        <w:t>assembly file</w:t>
      </w:r>
      <w:r w:rsidR="00BC235C" w:rsidRPr="00903DBA">
        <w:rPr>
          <w:highlight w:val="white"/>
        </w:rPr>
        <w:t>s and a makefile for the Linux system, or an executable file for the Windows system.</w:t>
      </w:r>
      <w:r w:rsidRPr="00903DBA">
        <w:rPr>
          <w:highlight w:val="white"/>
        </w:rPr>
        <w:t xml:space="preserve"> </w:t>
      </w:r>
      <w:r w:rsidR="00DD147E" w:rsidRPr="00903DBA">
        <w:rPr>
          <w:highlight w:val="white"/>
        </w:rPr>
        <w:t xml:space="preserve">Throughout this book, there will be several statements that test whether the </w:t>
      </w:r>
      <w:r w:rsidR="00DD147E" w:rsidRPr="00903DBA">
        <w:rPr>
          <w:rStyle w:val="KeyWord0"/>
          <w:highlight w:val="white"/>
        </w:rPr>
        <w:t>Windows</w:t>
      </w:r>
      <w:r w:rsidR="00DD147E" w:rsidRPr="00903DBA">
        <w:rPr>
          <w:highlight w:val="white"/>
        </w:rPr>
        <w:t xml:space="preserve"> or </w:t>
      </w:r>
      <w:r w:rsidR="00DD147E" w:rsidRPr="00903DBA">
        <w:rPr>
          <w:rStyle w:val="KeyWord0"/>
          <w:highlight w:val="white"/>
        </w:rPr>
        <w:t>Linux</w:t>
      </w:r>
      <w:r w:rsidR="00DD147E" w:rsidRPr="00903DBA">
        <w:rPr>
          <w:highlight w:val="white"/>
        </w:rPr>
        <w:t xml:space="preserve"> field is true.</w:t>
      </w:r>
      <w:r w:rsidR="00BC235C" w:rsidRPr="00903DBA">
        <w:rPr>
          <w:highlight w:val="white"/>
        </w:rPr>
        <w:t xml:space="preserve"> </w:t>
      </w:r>
      <w:r w:rsidR="00F71EBA" w:rsidRPr="00903DBA">
        <w:rPr>
          <w:highlight w:val="white"/>
        </w:rPr>
        <w:t xml:space="preserve">We will look into the Linux cases through the </w:t>
      </w:r>
      <w:r w:rsidR="0038337A" w:rsidRPr="00903DBA">
        <w:rPr>
          <w:highlight w:val="white"/>
        </w:rPr>
        <w:t xml:space="preserve">first part of this </w:t>
      </w:r>
      <w:r w:rsidR="00F71EBA" w:rsidRPr="00903DBA">
        <w:rPr>
          <w:highlight w:val="white"/>
        </w:rPr>
        <w:t xml:space="preserve">book and wait with the Windows case until Chapter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00F71EBA" w:rsidRPr="00903DBA">
        <w:rPr>
          <w:highlight w:val="white"/>
        </w:rPr>
        <w:t>.</w:t>
      </w:r>
    </w:p>
    <w:p w14:paraId="3E8FBB0D" w14:textId="507CCCF1" w:rsidR="00C25549" w:rsidRPr="00903DBA" w:rsidRDefault="00C25549" w:rsidP="00C25549">
      <w:pPr>
        <w:pStyle w:val="Code"/>
        <w:rPr>
          <w:highlight w:val="white"/>
        </w:rPr>
      </w:pPr>
      <w:r w:rsidRPr="00903DBA">
        <w:rPr>
          <w:highlight w:val="white"/>
        </w:rPr>
        <w:t xml:space="preserve">    public static bool Linux, Windows;</w:t>
      </w:r>
    </w:p>
    <w:p w14:paraId="3C60EAFE" w14:textId="77777777" w:rsidR="00C25549" w:rsidRPr="00903DBA" w:rsidRDefault="00C25549" w:rsidP="00C25549">
      <w:pPr>
        <w:pStyle w:val="Code"/>
        <w:rPr>
          <w:highlight w:val="white"/>
        </w:rPr>
      </w:pPr>
      <w:r w:rsidRPr="00903DBA">
        <w:rPr>
          <w:highlight w:val="white"/>
        </w:rPr>
        <w:t xml:space="preserve">    public static string SourcePath =</w:t>
      </w:r>
    </w:p>
    <w:p w14:paraId="2B07B56B" w14:textId="67ADFDFD" w:rsidR="00C25549" w:rsidRPr="00903DBA" w:rsidRDefault="00C25549" w:rsidP="00C25549">
      <w:pPr>
        <w:pStyle w:val="Code"/>
        <w:rPr>
          <w:highlight w:val="white"/>
        </w:rPr>
      </w:pPr>
      <w:r w:rsidRPr="00903DBA">
        <w:rPr>
          <w:highlight w:val="white"/>
        </w:rPr>
        <w:t xml:space="preserve">      @"C:\Users\Stefan\Documents\vagrant\homestead\code\code\",</w:t>
      </w:r>
    </w:p>
    <w:p w14:paraId="61C79F96" w14:textId="77777777" w:rsidR="00C25549" w:rsidRPr="00903DBA" w:rsidRDefault="00C25549" w:rsidP="00C25549">
      <w:pPr>
        <w:pStyle w:val="Code"/>
        <w:rPr>
          <w:highlight w:val="white"/>
        </w:rPr>
      </w:pPr>
      <w:r w:rsidRPr="00903DBA">
        <w:rPr>
          <w:highlight w:val="white"/>
        </w:rPr>
        <w:t xml:space="preserve">                         TargetPath = @"C:\D\";</w:t>
      </w:r>
    </w:p>
    <w:p w14:paraId="0969363A" w14:textId="6FFA2974" w:rsidR="00224E6F" w:rsidRPr="00903DBA" w:rsidRDefault="00224E6F" w:rsidP="00224E6F">
      <w:pPr>
        <w:rPr>
          <w:highlight w:val="white"/>
        </w:rPr>
      </w:pPr>
      <w:r w:rsidRPr="00903DBA">
        <w:rPr>
          <w:highlight w:val="white"/>
        </w:rPr>
        <w:t xml:space="preserve">As mentioned above, we simply ignore the </w:t>
      </w:r>
      <w:r w:rsidRPr="00903DBA">
        <w:rPr>
          <w:rStyle w:val="KeyWord0"/>
          <w:highlight w:val="white"/>
        </w:rPr>
        <w:t>Start.Windows</w:t>
      </w:r>
      <w:r w:rsidRPr="00903DBA">
        <w:rPr>
          <w:highlight w:val="white"/>
        </w:rPr>
        <w:t xml:space="preserve"> </w:t>
      </w:r>
      <w:r w:rsidR="00671B5D" w:rsidRPr="00903DBA">
        <w:rPr>
          <w:highlight w:val="white"/>
        </w:rPr>
        <w:t xml:space="preserve">it this point, an </w:t>
      </w:r>
      <w:r w:rsidR="00EF5FE5" w:rsidRPr="00903DBA">
        <w:rPr>
          <w:highlight w:val="white"/>
        </w:rPr>
        <w:t>revisit</w:t>
      </w:r>
      <w:r w:rsidR="00671B5D" w:rsidRPr="00903DBA">
        <w:rPr>
          <w:highlight w:val="white"/>
        </w:rPr>
        <w:t xml:space="preserve"> them in </w:t>
      </w:r>
      <w:r w:rsidRPr="00903DBA">
        <w:rPr>
          <w:highlight w:val="white"/>
        </w:rPr>
        <w:t xml:space="preserve">Chapter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Pr="00903DBA">
        <w:rPr>
          <w:highlight w:val="white"/>
        </w:rPr>
        <w:t>.</w:t>
      </w:r>
    </w:p>
    <w:p w14:paraId="71FC9DCB" w14:textId="77777777" w:rsidR="000848EB" w:rsidRPr="00903DBA" w:rsidRDefault="000848EB" w:rsidP="000848EB">
      <w:pPr>
        <w:pStyle w:val="Code"/>
        <w:rPr>
          <w:highlight w:val="white"/>
        </w:rPr>
      </w:pPr>
      <w:r w:rsidRPr="00903DBA">
        <w:rPr>
          <w:highlight w:val="white"/>
        </w:rPr>
        <w:t xml:space="preserve">    public static void Main(string[] args){</w:t>
      </w:r>
    </w:p>
    <w:p w14:paraId="11AC508D" w14:textId="23F7AE39" w:rsidR="00055A90" w:rsidRPr="00903DBA" w:rsidRDefault="00055A90" w:rsidP="00055A90">
      <w:pPr>
        <w:pStyle w:val="Code"/>
        <w:rPr>
          <w:highlight w:val="white"/>
        </w:rPr>
      </w:pPr>
      <w:r w:rsidRPr="00903DBA">
        <w:rPr>
          <w:highlight w:val="white"/>
        </w:rPr>
        <w:t xml:space="preserve">      if (Start.Windows) {</w:t>
      </w:r>
    </w:p>
    <w:p w14:paraId="1A9AE141" w14:textId="364E9632" w:rsidR="00055A90" w:rsidRPr="00903DBA" w:rsidRDefault="005D5282" w:rsidP="00055A90">
      <w:pPr>
        <w:pStyle w:val="Code"/>
        <w:rPr>
          <w:highlight w:val="white"/>
        </w:rPr>
      </w:pPr>
      <w:r w:rsidRPr="00903DBA">
        <w:rPr>
          <w:highlight w:val="white"/>
        </w:rPr>
        <w:t xml:space="preserve">        // ...</w:t>
      </w:r>
    </w:p>
    <w:p w14:paraId="42C03EA6" w14:textId="77777777" w:rsidR="00055A90" w:rsidRPr="00903DBA" w:rsidRDefault="00055A90" w:rsidP="00055A90">
      <w:pPr>
        <w:pStyle w:val="Code"/>
        <w:rPr>
          <w:highlight w:val="white"/>
        </w:rPr>
      </w:pPr>
      <w:r w:rsidRPr="00903DBA">
        <w:rPr>
          <w:highlight w:val="white"/>
        </w:rPr>
        <w:t xml:space="preserve">      }</w:t>
      </w:r>
    </w:p>
    <w:p w14:paraId="64303D72" w14:textId="1BAA5DAC" w:rsidR="00055A90" w:rsidRPr="00903DBA" w:rsidRDefault="00316A6F" w:rsidP="00316A6F">
      <w:pPr>
        <w:rPr>
          <w:highlight w:val="white"/>
        </w:rPr>
      </w:pPr>
      <w:r w:rsidRPr="00903DBA">
        <w:rPr>
          <w:highlight w:val="white"/>
        </w:rPr>
        <w:t xml:space="preserve">We set the current culture </w:t>
      </w:r>
      <w:r w:rsidR="00B63A2B" w:rsidRPr="00903DBA">
        <w:rPr>
          <w:highlight w:val="white"/>
        </w:rPr>
        <w:t>for</w:t>
      </w:r>
      <w:r w:rsidRPr="00903DBA">
        <w:rPr>
          <w:highlight w:val="white"/>
        </w:rPr>
        <w:t xml:space="preserve"> decimal numbers to be properly interpreted.</w:t>
      </w:r>
    </w:p>
    <w:p w14:paraId="0B8CDD4F" w14:textId="77777777" w:rsidR="000848EB" w:rsidRPr="00903DBA" w:rsidRDefault="000848EB" w:rsidP="000848EB">
      <w:pPr>
        <w:pStyle w:val="Code"/>
        <w:rPr>
          <w:highlight w:val="white"/>
        </w:rPr>
      </w:pPr>
      <w:r w:rsidRPr="00903DBA">
        <w:rPr>
          <w:highlight w:val="white"/>
        </w:rPr>
        <w:t xml:space="preserve">      System.Threading.Thread.CurrentThread.CurrentCulture =</w:t>
      </w:r>
    </w:p>
    <w:p w14:paraId="3612E17D" w14:textId="209F7188" w:rsidR="000848EB" w:rsidRPr="00903DBA" w:rsidRDefault="000848EB" w:rsidP="000848EB">
      <w:pPr>
        <w:pStyle w:val="Code"/>
        <w:rPr>
          <w:highlight w:val="white"/>
        </w:rPr>
      </w:pPr>
      <w:r w:rsidRPr="00903DBA">
        <w:rPr>
          <w:highlight w:val="white"/>
        </w:rPr>
        <w:t xml:space="preserve">        CultureInfo.InvariantCulture;</w:t>
      </w:r>
    </w:p>
    <w:p w14:paraId="39B57609" w14:textId="6464C3DA" w:rsidR="00316A6F" w:rsidRPr="00903DBA" w:rsidRDefault="00316A6F" w:rsidP="00316A6F">
      <w:pPr>
        <w:rPr>
          <w:highlight w:val="white"/>
        </w:rPr>
      </w:pPr>
      <w:r w:rsidRPr="00903DBA">
        <w:rPr>
          <w:highlight w:val="white"/>
        </w:rPr>
        <w:t>If there are no command line arguments, we report an error.</w:t>
      </w:r>
    </w:p>
    <w:p w14:paraId="6A347573" w14:textId="7609469E" w:rsidR="000848EB" w:rsidRPr="00903DBA" w:rsidRDefault="000848EB" w:rsidP="000848EB">
      <w:pPr>
        <w:pStyle w:val="Code"/>
        <w:rPr>
          <w:highlight w:val="white"/>
        </w:rPr>
      </w:pPr>
      <w:r w:rsidRPr="00903DBA">
        <w:rPr>
          <w:highlight w:val="white"/>
        </w:rPr>
        <w:t xml:space="preserve">      if (args.Length == 0) {</w:t>
      </w:r>
    </w:p>
    <w:p w14:paraId="798ABD6D" w14:textId="77777777" w:rsidR="000848EB" w:rsidRPr="00903DBA" w:rsidRDefault="000848EB" w:rsidP="000848EB">
      <w:pPr>
        <w:pStyle w:val="Code"/>
        <w:rPr>
          <w:highlight w:val="white"/>
        </w:rPr>
      </w:pPr>
      <w:r w:rsidRPr="00903DBA">
        <w:rPr>
          <w:highlight w:val="white"/>
        </w:rPr>
        <w:t xml:space="preserve">        Assert.Error("usage: compiler &lt;filename&gt;");</w:t>
      </w:r>
    </w:p>
    <w:p w14:paraId="5A91FA14" w14:textId="77777777" w:rsidR="000848EB" w:rsidRPr="00903DBA" w:rsidRDefault="000848EB" w:rsidP="000848EB">
      <w:pPr>
        <w:pStyle w:val="Code"/>
        <w:rPr>
          <w:highlight w:val="white"/>
        </w:rPr>
      </w:pPr>
      <w:r w:rsidRPr="00903DBA">
        <w:rPr>
          <w:highlight w:val="white"/>
        </w:rPr>
        <w:t xml:space="preserve">      }</w:t>
      </w:r>
    </w:p>
    <w:p w14:paraId="2D33B84B" w14:textId="202F394F" w:rsidR="000848EB" w:rsidRPr="00903DBA" w:rsidRDefault="00DD4D0D" w:rsidP="00DD4D0D">
      <w:pPr>
        <w:rPr>
          <w:highlight w:val="white"/>
        </w:rPr>
      </w:pPr>
      <w:r w:rsidRPr="00903DBA">
        <w:rPr>
          <w:highlight w:val="white"/>
        </w:rPr>
        <w:lastRenderedPageBreak/>
        <w:t xml:space="preserve">The </w:t>
      </w:r>
      <w:r w:rsidRPr="00903DBA">
        <w:rPr>
          <w:rStyle w:val="KeyWord0"/>
          <w:highlight w:val="white"/>
        </w:rPr>
        <w:t>rebuild</w:t>
      </w:r>
      <w:r w:rsidRPr="00903DBA">
        <w:rPr>
          <w:highlight w:val="white"/>
        </w:rPr>
        <w:t xml:space="preserve"> flag</w:t>
      </w:r>
      <w:r w:rsidR="00B63A2B" w:rsidRPr="00903DBA">
        <w:rPr>
          <w:highlight w:val="white"/>
        </w:rPr>
        <w:t xml:space="preserve"> </w:t>
      </w:r>
      <w:r w:rsidR="00566F81" w:rsidRPr="00903DBA">
        <w:rPr>
          <w:highlight w:val="white"/>
        </w:rPr>
        <w:t xml:space="preserve">indicates that each source file shall be compiled, regardless of whether </w:t>
      </w:r>
      <w:r w:rsidR="00671B5D" w:rsidRPr="00903DBA">
        <w:rPr>
          <w:highlight w:val="white"/>
        </w:rPr>
        <w:t xml:space="preserve">the generated </w:t>
      </w:r>
      <w:r w:rsidR="005F79CB" w:rsidRPr="00903DBA">
        <w:rPr>
          <w:highlight w:val="white"/>
        </w:rPr>
        <w:t>assembly file</w:t>
      </w:r>
      <w:r w:rsidR="00671B5D" w:rsidRPr="00903DBA">
        <w:rPr>
          <w:highlight w:val="white"/>
        </w:rPr>
        <w:t xml:space="preserve"> is fresh; that is, was </w:t>
      </w:r>
      <w:r w:rsidR="00992B7A" w:rsidRPr="00903DBA">
        <w:rPr>
          <w:highlight w:val="white"/>
        </w:rPr>
        <w:t>last modified</w:t>
      </w:r>
      <w:r w:rsidR="00671B5D" w:rsidRPr="00903DBA">
        <w:rPr>
          <w:highlight w:val="white"/>
        </w:rPr>
        <w:t xml:space="preserve"> after the source file</w:t>
      </w:r>
      <w:r w:rsidR="000B3E1E" w:rsidRPr="00903DBA">
        <w:rPr>
          <w:highlight w:val="white"/>
        </w:rPr>
        <w:t xml:space="preserve"> or any of its included files</w:t>
      </w:r>
      <w:r w:rsidR="00671B5D" w:rsidRPr="00903DBA">
        <w:rPr>
          <w:highlight w:val="white"/>
        </w:rPr>
        <w:t xml:space="preserve"> was last modified. </w:t>
      </w:r>
      <w:r w:rsidR="00566F81" w:rsidRPr="00903DBA">
        <w:rPr>
          <w:highlight w:val="white"/>
        </w:rPr>
        <w:t xml:space="preserve">The </w:t>
      </w:r>
      <w:r w:rsidR="00566F81" w:rsidRPr="00903DBA">
        <w:rPr>
          <w:rStyle w:val="KeyWord0"/>
          <w:highlight w:val="white"/>
        </w:rPr>
        <w:t>print</w:t>
      </w:r>
      <w:r w:rsidR="00566F81" w:rsidRPr="00903DBA">
        <w:rPr>
          <w:highlight w:val="white"/>
        </w:rPr>
        <w:t xml:space="preserve"> flag </w:t>
      </w:r>
      <w:r w:rsidR="000560BC" w:rsidRPr="00903DBA">
        <w:rPr>
          <w:highlight w:val="white"/>
        </w:rPr>
        <w:t xml:space="preserve">indicates that </w:t>
      </w:r>
      <w:r w:rsidR="007E691C" w:rsidRPr="00903DBA">
        <w:rPr>
          <w:highlight w:val="white"/>
        </w:rPr>
        <w:t xml:space="preserve">information about the compiling process shall be printed to </w:t>
      </w:r>
      <w:r w:rsidR="007E691C" w:rsidRPr="00903DBA">
        <w:rPr>
          <w:rStyle w:val="KeyWord0"/>
          <w:highlight w:val="white"/>
        </w:rPr>
        <w:t>stdout</w:t>
      </w:r>
      <w:r w:rsidR="007E691C" w:rsidRPr="00903DBA">
        <w:rPr>
          <w:highlight w:val="white"/>
        </w:rPr>
        <w:t>.</w:t>
      </w:r>
    </w:p>
    <w:p w14:paraId="3431E5B8" w14:textId="77777777" w:rsidR="000848EB" w:rsidRPr="00903DBA" w:rsidRDefault="000848EB" w:rsidP="000848EB">
      <w:pPr>
        <w:pStyle w:val="Code"/>
        <w:rPr>
          <w:highlight w:val="white"/>
        </w:rPr>
      </w:pPr>
      <w:r w:rsidRPr="00903DBA">
        <w:rPr>
          <w:highlight w:val="white"/>
        </w:rPr>
        <w:t xml:space="preserve">      List&lt;string&gt; argList = new List&lt;string&gt;(args);</w:t>
      </w:r>
    </w:p>
    <w:p w14:paraId="7946A0D4" w14:textId="51F26DEB" w:rsidR="000848EB" w:rsidRPr="00903DBA" w:rsidRDefault="000848EB" w:rsidP="000848EB">
      <w:pPr>
        <w:pStyle w:val="Code"/>
        <w:rPr>
          <w:highlight w:val="white"/>
        </w:rPr>
      </w:pPr>
      <w:r w:rsidRPr="00903DBA">
        <w:rPr>
          <w:highlight w:val="white"/>
        </w:rPr>
        <w:t xml:space="preserve">      bool rebuild = argList.Remove("-r</w:t>
      </w:r>
      <w:r w:rsidR="00316A6F" w:rsidRPr="00903DBA">
        <w:rPr>
          <w:highlight w:val="white"/>
        </w:rPr>
        <w:t>ebuild</w:t>
      </w:r>
      <w:r w:rsidRPr="00903DBA">
        <w:rPr>
          <w:highlight w:val="white"/>
        </w:rPr>
        <w:t>"),</w:t>
      </w:r>
    </w:p>
    <w:p w14:paraId="2594CED1" w14:textId="55E35184" w:rsidR="00566F81" w:rsidRPr="00903DBA" w:rsidRDefault="000848EB" w:rsidP="00566F81">
      <w:pPr>
        <w:pStyle w:val="Code"/>
      </w:pPr>
      <w:r w:rsidRPr="00903DBA">
        <w:rPr>
          <w:highlight w:val="white"/>
        </w:rPr>
        <w:t xml:space="preserve">           print = argList.Remove("-p</w:t>
      </w:r>
      <w:r w:rsidR="00316A6F" w:rsidRPr="00903DBA">
        <w:rPr>
          <w:highlight w:val="white"/>
        </w:rPr>
        <w:t>rint</w:t>
      </w:r>
      <w:r w:rsidRPr="00903DBA">
        <w:rPr>
          <w:highlight w:val="white"/>
        </w:rPr>
        <w:t>")</w:t>
      </w:r>
      <w:r w:rsidR="00566F81" w:rsidRPr="00903DBA">
        <w:t>;</w:t>
      </w:r>
    </w:p>
    <w:p w14:paraId="752924D2" w14:textId="7D7178C1" w:rsidR="000848EB" w:rsidRPr="00903DBA" w:rsidRDefault="00FA6F9E" w:rsidP="00FA6F9E">
      <w:pPr>
        <w:rPr>
          <w:highlight w:val="white"/>
        </w:rPr>
      </w:pPr>
      <w:r w:rsidRPr="00903DBA">
        <w:rPr>
          <w:highlight w:val="white"/>
        </w:rPr>
        <w:t>The</w:t>
      </w:r>
      <w:r w:rsidR="00444756" w:rsidRPr="00903DBA">
        <w:rPr>
          <w:highlight w:val="white"/>
        </w:rPr>
        <w:t>n</w:t>
      </w:r>
      <w:r w:rsidRPr="00903DBA">
        <w:rPr>
          <w:highlight w:val="white"/>
        </w:rPr>
        <w:t xml:space="preserve"> we start by </w:t>
      </w:r>
      <w:r w:rsidR="00671B5D" w:rsidRPr="00903DBA">
        <w:rPr>
          <w:highlight w:val="white"/>
        </w:rPr>
        <w:t>iterating through t</w:t>
      </w:r>
      <w:r w:rsidR="00384C2F" w:rsidRPr="00903DBA">
        <w:rPr>
          <w:highlight w:val="white"/>
        </w:rPr>
        <w:t xml:space="preserve">he files </w:t>
      </w:r>
      <w:r w:rsidR="00342789" w:rsidRPr="00903DBA">
        <w:rPr>
          <w:highlight w:val="white"/>
        </w:rPr>
        <w:t xml:space="preserve">of </w:t>
      </w:r>
      <w:r w:rsidR="00384C2F" w:rsidRPr="00903DBA">
        <w:rPr>
          <w:highlight w:val="white"/>
        </w:rPr>
        <w:t>the command line arguments.</w:t>
      </w:r>
      <w:r w:rsidR="00DE0BCA" w:rsidRPr="00903DBA">
        <w:rPr>
          <w:highlight w:val="white"/>
        </w:rPr>
        <w:t xml:space="preserve"> The </w:t>
      </w:r>
      <w:r w:rsidR="00DE0BCA" w:rsidRPr="00903DBA">
        <w:rPr>
          <w:rStyle w:val="KeyWord0"/>
          <w:highlight w:val="white"/>
        </w:rPr>
        <w:t>IsGeneratedFile</w:t>
      </w:r>
      <w:r w:rsidR="00FA5797" w:rsidRPr="00903DBA">
        <w:rPr>
          <w:rStyle w:val="KeyWord0"/>
          <w:highlight w:val="white"/>
        </w:rPr>
        <w:t>Fresh</w:t>
      </w:r>
      <w:r w:rsidR="00DE0BCA" w:rsidRPr="00903DBA">
        <w:rPr>
          <w:highlight w:val="white"/>
        </w:rPr>
        <w:t xml:space="preserve"> call decides if the assembly file is </w:t>
      </w:r>
      <w:r w:rsidR="00FA5797" w:rsidRPr="00903DBA">
        <w:rPr>
          <w:highlight w:val="white"/>
        </w:rPr>
        <w:t>fresh</w:t>
      </w:r>
      <w:r w:rsidR="00DE0BCA" w:rsidRPr="00903DBA">
        <w:rPr>
          <w:highlight w:val="white"/>
        </w:rPr>
        <w:t xml:space="preserve">; that is, if neither its source file nor any of the included files has been </w:t>
      </w:r>
      <w:r w:rsidR="00992B7A" w:rsidRPr="00903DBA">
        <w:rPr>
          <w:highlight w:val="white"/>
        </w:rPr>
        <w:t xml:space="preserve">modified after generated </w:t>
      </w:r>
      <w:r w:rsidR="00DE0BCA" w:rsidRPr="00903DBA">
        <w:rPr>
          <w:highlight w:val="white"/>
        </w:rPr>
        <w:t xml:space="preserve">assembly file. If the </w:t>
      </w:r>
      <w:r w:rsidR="00DE0BCA" w:rsidRPr="00903DBA">
        <w:rPr>
          <w:rStyle w:val="KeyWord0"/>
          <w:highlight w:val="white"/>
        </w:rPr>
        <w:t>rebuild</w:t>
      </w:r>
      <w:r w:rsidR="00DE0BCA" w:rsidRPr="00903DBA">
        <w:rPr>
          <w:highlight w:val="white"/>
        </w:rPr>
        <w:t xml:space="preserve"> flag is set or if the source file is not </w:t>
      </w:r>
      <w:r w:rsidR="00FA5797" w:rsidRPr="00903DBA">
        <w:rPr>
          <w:highlight w:val="white"/>
        </w:rPr>
        <w:t>fresh</w:t>
      </w:r>
      <w:r w:rsidR="00DE0BCA" w:rsidRPr="00903DBA">
        <w:rPr>
          <w:highlight w:val="white"/>
        </w:rPr>
        <w:t xml:space="preserve">, it becomes compiled. The </w:t>
      </w:r>
      <w:r w:rsidR="00DE0BCA" w:rsidRPr="00903DBA">
        <w:rPr>
          <w:rStyle w:val="KeyWord0"/>
          <w:highlight w:val="white"/>
        </w:rPr>
        <w:t>rebuild</w:t>
      </w:r>
      <w:r w:rsidR="00DE0BCA" w:rsidRPr="00903DBA">
        <w:rPr>
          <w:highlight w:val="white"/>
        </w:rPr>
        <w:t xml:space="preserve"> flag has just that effect, that the file shall be recompiled regardless of whether it is necessary</w:t>
      </w:r>
      <w:r w:rsidR="00DF5036" w:rsidRPr="00903DBA">
        <w:rPr>
          <w:highlight w:val="white"/>
        </w:rPr>
        <w:t xml:space="preserve"> or not.</w:t>
      </w:r>
    </w:p>
    <w:p w14:paraId="46767C9B" w14:textId="77777777" w:rsidR="000848EB" w:rsidRPr="00903DBA" w:rsidRDefault="000848EB" w:rsidP="000848EB">
      <w:pPr>
        <w:pStyle w:val="Code"/>
        <w:rPr>
          <w:highlight w:val="white"/>
        </w:rPr>
      </w:pPr>
      <w:r w:rsidRPr="00903DBA">
        <w:rPr>
          <w:highlight w:val="white"/>
        </w:rPr>
        <w:t xml:space="preserve">      try {</w:t>
      </w:r>
    </w:p>
    <w:p w14:paraId="3F16A346" w14:textId="77777777" w:rsidR="00526239" w:rsidRPr="00903DBA" w:rsidRDefault="00526239" w:rsidP="00526239">
      <w:pPr>
        <w:pStyle w:val="Code"/>
        <w:rPr>
          <w:highlight w:val="white"/>
        </w:rPr>
      </w:pPr>
      <w:r w:rsidRPr="00903DBA">
        <w:rPr>
          <w:highlight w:val="white"/>
        </w:rPr>
        <w:t xml:space="preserve">        if (Start.Linux) {</w:t>
      </w:r>
    </w:p>
    <w:p w14:paraId="3B2E68F7" w14:textId="21B54C2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foreach (string arg in argList) {</w:t>
      </w:r>
    </w:p>
    <w:p w14:paraId="7E7DA98A" w14:textId="372C48C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FileInfo file =</w:t>
      </w:r>
      <w:r w:rsidR="00051AED" w:rsidRPr="00903DBA">
        <w:rPr>
          <w:highlight w:val="white"/>
        </w:rPr>
        <w:t xml:space="preserve"> </w:t>
      </w:r>
      <w:r w:rsidRPr="00903DBA">
        <w:rPr>
          <w:highlight w:val="white"/>
        </w:rPr>
        <w:t>new FileInfo(</w:t>
      </w:r>
      <w:r w:rsidR="00051AED" w:rsidRPr="00903DBA">
        <w:rPr>
          <w:highlight w:val="white"/>
        </w:rPr>
        <w:t xml:space="preserve">SourcePath + </w:t>
      </w:r>
      <w:r w:rsidRPr="00903DBA">
        <w:rPr>
          <w:highlight w:val="white"/>
        </w:rPr>
        <w:t>arg);</w:t>
      </w:r>
    </w:p>
    <w:p w14:paraId="035F7C0A" w14:textId="77777777" w:rsidR="00DE0BCA" w:rsidRPr="00903DBA" w:rsidRDefault="00DE0BCA" w:rsidP="000848EB">
      <w:pPr>
        <w:pStyle w:val="Code"/>
        <w:rPr>
          <w:highlight w:val="white"/>
        </w:rPr>
      </w:pPr>
    </w:p>
    <w:p w14:paraId="203A42CA" w14:textId="1F78D9E5"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w:t>
      </w:r>
      <w:r w:rsidR="00872C9D" w:rsidRPr="00903DBA">
        <w:rPr>
          <w:highlight w:val="white"/>
        </w:rPr>
        <w:t>, ".asm"</w:t>
      </w:r>
      <w:r w:rsidRPr="00903DBA">
        <w:rPr>
          <w:highlight w:val="white"/>
        </w:rPr>
        <w:t>)) {</w:t>
      </w:r>
    </w:p>
    <w:p w14:paraId="76210211" w14:textId="326CCBC0"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(print) {</w:t>
      </w:r>
    </w:p>
    <w:p w14:paraId="62250C81" w14:textId="77777777" w:rsidR="008A75FA"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Console.Out.WriteLine("Compiling \"" +</w:t>
      </w:r>
    </w:p>
    <w:p w14:paraId="6B593957" w14:textId="311B8224" w:rsidR="000848EB" w:rsidRPr="00903DBA" w:rsidRDefault="008A75FA" w:rsidP="000848EB">
      <w:pPr>
        <w:pStyle w:val="Code"/>
        <w:rPr>
          <w:highlight w:val="white"/>
        </w:rPr>
      </w:pPr>
      <w:r w:rsidRPr="00903DBA">
        <w:rPr>
          <w:highlight w:val="white"/>
        </w:rPr>
        <w:t xml:space="preserve">                                     </w:t>
      </w:r>
      <w:r w:rsidR="000848EB" w:rsidRPr="00903DBA">
        <w:rPr>
          <w:highlight w:val="white"/>
        </w:rPr>
        <w:t xml:space="preserve"> file.FullName + ".c\"."); </w:t>
      </w:r>
      <w:r w:rsidR="00526239" w:rsidRPr="00903DBA">
        <w:rPr>
          <w:highlight w:val="white"/>
        </w:rPr>
        <w:t xml:space="preserve"> </w:t>
      </w:r>
    </w:p>
    <w:p w14:paraId="58F99F7D" w14:textId="2852772D"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7B685300" w14:textId="77777777" w:rsidR="000848EB" w:rsidRPr="00903DBA" w:rsidRDefault="000848EB" w:rsidP="000848EB">
      <w:pPr>
        <w:pStyle w:val="Code"/>
        <w:rPr>
          <w:highlight w:val="white"/>
        </w:rPr>
      </w:pPr>
    </w:p>
    <w:p w14:paraId="6C4529F9" w14:textId="287482A0" w:rsidR="000848EB" w:rsidRPr="00903DBA" w:rsidRDefault="00526239" w:rsidP="000848EB">
      <w:pPr>
        <w:pStyle w:val="Code"/>
        <w:rPr>
          <w:highlight w:val="white"/>
        </w:rPr>
      </w:pPr>
      <w:r w:rsidRPr="00903DBA">
        <w:rPr>
          <w:highlight w:val="white"/>
        </w:rPr>
        <w:t xml:space="preserve">  </w:t>
      </w:r>
      <w:r w:rsidR="000848EB" w:rsidRPr="00903DBA">
        <w:rPr>
          <w:highlight w:val="white"/>
        </w:rPr>
        <w:t xml:space="preserve">            </w:t>
      </w:r>
      <w:r w:rsidR="009175B4" w:rsidRPr="00903DBA">
        <w:rPr>
          <w:highlight w:val="white"/>
        </w:rPr>
        <w:t>CompileSourceFile</w:t>
      </w:r>
      <w:r w:rsidR="000848EB" w:rsidRPr="00903DBA">
        <w:rPr>
          <w:highlight w:val="white"/>
        </w:rPr>
        <w:t>(file);</w:t>
      </w:r>
    </w:p>
    <w:p w14:paraId="1A0B06BC" w14:textId="55413778"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41F9CD5C" w14:textId="3DB8FA63" w:rsidR="00F13F65" w:rsidRPr="00903DBA" w:rsidRDefault="00F13F65" w:rsidP="000848EB">
      <w:pPr>
        <w:pStyle w:val="Code"/>
        <w:rPr>
          <w:highlight w:val="white"/>
        </w:rPr>
      </w:pPr>
      <w:r w:rsidRPr="00903DBA">
        <w:rPr>
          <w:highlight w:val="white"/>
        </w:rPr>
        <w:t xml:space="preserve">          }</w:t>
      </w:r>
    </w:p>
    <w:p w14:paraId="1B94C6B2" w14:textId="082F2217" w:rsidR="000848EB" w:rsidRPr="00903DBA" w:rsidRDefault="006F7257" w:rsidP="003C44DF">
      <w:pPr>
        <w:rPr>
          <w:highlight w:val="white"/>
        </w:rPr>
      </w:pPr>
      <w:r w:rsidRPr="00903DBA">
        <w:rPr>
          <w:highlight w:val="white"/>
        </w:rPr>
        <w:t xml:space="preserve">Finally, we call the </w:t>
      </w:r>
      <w:r w:rsidRPr="00903DBA">
        <w:rPr>
          <w:rStyle w:val="KeyWord0"/>
          <w:highlight w:val="white"/>
        </w:rPr>
        <w:t>GenerateMakeFile</w:t>
      </w:r>
      <w:r w:rsidRPr="00903DBA">
        <w:rPr>
          <w:highlight w:val="white"/>
        </w:rPr>
        <w:t xml:space="preserve"> method to</w:t>
      </w:r>
      <w:r w:rsidR="00CA75FD" w:rsidRPr="00903DBA">
        <w:rPr>
          <w:highlight w:val="white"/>
        </w:rPr>
        <w:t xml:space="preserve"> </w:t>
      </w:r>
      <w:r w:rsidR="003C44DF" w:rsidRPr="00903DBA">
        <w:rPr>
          <w:highlight w:val="white"/>
        </w:rPr>
        <w:t>creat</w:t>
      </w:r>
      <w:r w:rsidR="00CA75FD" w:rsidRPr="00903DBA">
        <w:rPr>
          <w:highlight w:val="white"/>
        </w:rPr>
        <w:t>e</w:t>
      </w:r>
      <w:r w:rsidR="003C44DF" w:rsidRPr="00903DBA">
        <w:rPr>
          <w:highlight w:val="white"/>
        </w:rPr>
        <w:t xml:space="preserve"> </w:t>
      </w:r>
      <w:r w:rsidR="00CA75FD" w:rsidRPr="00903DBA">
        <w:rPr>
          <w:highlight w:val="white"/>
        </w:rPr>
        <w:t xml:space="preserve">the </w:t>
      </w:r>
      <w:r w:rsidR="003C44DF" w:rsidRPr="00903DBA">
        <w:rPr>
          <w:highlight w:val="white"/>
        </w:rPr>
        <w:t>makefile.</w:t>
      </w:r>
    </w:p>
    <w:p w14:paraId="760F02A6" w14:textId="6251EF6A" w:rsidR="007B1E93" w:rsidRPr="00903DBA" w:rsidRDefault="007B1E93" w:rsidP="000848EB">
      <w:pPr>
        <w:pStyle w:val="Code"/>
        <w:rPr>
          <w:highlight w:val="white"/>
        </w:rPr>
      </w:pPr>
      <w:r w:rsidRPr="00903DBA">
        <w:rPr>
          <w:highlight w:val="white"/>
        </w:rPr>
        <w:t xml:space="preserve">          GenerateMakeFile(argList);</w:t>
      </w:r>
    </w:p>
    <w:p w14:paraId="53E42FA0" w14:textId="77777777" w:rsidR="000848EB" w:rsidRPr="00903DBA" w:rsidRDefault="000848EB" w:rsidP="000848EB">
      <w:pPr>
        <w:pStyle w:val="Code"/>
        <w:rPr>
          <w:highlight w:val="white"/>
        </w:rPr>
      </w:pPr>
      <w:r w:rsidRPr="00903DBA">
        <w:rPr>
          <w:highlight w:val="white"/>
        </w:rPr>
        <w:t xml:space="preserve">        }</w:t>
      </w:r>
    </w:p>
    <w:p w14:paraId="7403FE6A" w14:textId="77777777" w:rsidR="000848EB" w:rsidRPr="00903DBA" w:rsidRDefault="000848EB" w:rsidP="000848EB">
      <w:pPr>
        <w:pStyle w:val="Code"/>
        <w:rPr>
          <w:highlight w:val="white"/>
        </w:rPr>
      </w:pPr>
    </w:p>
    <w:p w14:paraId="7E7EB9A0" w14:textId="7BFAC5B3" w:rsidR="00B80F7F" w:rsidRPr="00903DBA" w:rsidRDefault="00B80F7F" w:rsidP="00B80F7F">
      <w:pPr>
        <w:pStyle w:val="Code"/>
        <w:rPr>
          <w:highlight w:val="white"/>
        </w:rPr>
      </w:pPr>
      <w:r w:rsidRPr="00903DBA">
        <w:rPr>
          <w:highlight w:val="white"/>
        </w:rPr>
        <w:t xml:space="preserve">        if (Start.Windows) {</w:t>
      </w:r>
    </w:p>
    <w:p w14:paraId="5E7F65F4" w14:textId="65B81472" w:rsidR="004C5297" w:rsidRPr="00903DBA" w:rsidRDefault="004C5297" w:rsidP="00B80F7F">
      <w:pPr>
        <w:pStyle w:val="Code"/>
        <w:rPr>
          <w:highlight w:val="white"/>
        </w:rPr>
      </w:pPr>
      <w:r w:rsidRPr="00903DBA">
        <w:rPr>
          <w:highlight w:val="white"/>
        </w:rPr>
        <w:t xml:space="preserve">          // ...</w:t>
      </w:r>
    </w:p>
    <w:p w14:paraId="1D37017D" w14:textId="2D7B1C72" w:rsidR="00B80F7F" w:rsidRPr="00903DBA" w:rsidRDefault="00B80F7F" w:rsidP="000848EB">
      <w:pPr>
        <w:pStyle w:val="Code"/>
        <w:rPr>
          <w:highlight w:val="white"/>
        </w:rPr>
      </w:pPr>
      <w:r w:rsidRPr="00903DBA">
        <w:rPr>
          <w:highlight w:val="white"/>
        </w:rPr>
        <w:t xml:space="preserve">        }</w:t>
      </w:r>
    </w:p>
    <w:p w14:paraId="4EF44844" w14:textId="2A78E20B" w:rsidR="000848EB" w:rsidRPr="00903DBA" w:rsidRDefault="000848EB" w:rsidP="000848EB">
      <w:pPr>
        <w:pStyle w:val="Code"/>
        <w:rPr>
          <w:highlight w:val="white"/>
        </w:rPr>
      </w:pPr>
      <w:r w:rsidRPr="00903DBA">
        <w:rPr>
          <w:highlight w:val="white"/>
        </w:rPr>
        <w:t xml:space="preserve">      }</w:t>
      </w:r>
    </w:p>
    <w:p w14:paraId="7A8488E6" w14:textId="07C19FF6" w:rsidR="00F10501" w:rsidRPr="00903DBA" w:rsidRDefault="00F10501" w:rsidP="00F10501">
      <w:pPr>
        <w:rPr>
          <w:highlight w:val="white"/>
        </w:rPr>
      </w:pPr>
      <w:r w:rsidRPr="00903DBA">
        <w:rPr>
          <w:highlight w:val="white"/>
        </w:rPr>
        <w:t>In case of a runtime error (most likely: file error), we catch the exception and report an error.</w:t>
      </w:r>
    </w:p>
    <w:p w14:paraId="0C8547D3" w14:textId="77777777" w:rsidR="000848EB" w:rsidRPr="00903DBA" w:rsidRDefault="000848EB" w:rsidP="000848EB">
      <w:pPr>
        <w:pStyle w:val="Code"/>
        <w:rPr>
          <w:highlight w:val="white"/>
        </w:rPr>
      </w:pPr>
      <w:r w:rsidRPr="00903DBA">
        <w:rPr>
          <w:highlight w:val="white"/>
        </w:rPr>
        <w:t xml:space="preserve">      catch (Exception exception) {</w:t>
      </w:r>
    </w:p>
    <w:p w14:paraId="70212B70" w14:textId="77777777" w:rsidR="000848EB" w:rsidRPr="00903DBA" w:rsidRDefault="000848EB" w:rsidP="000848EB">
      <w:pPr>
        <w:pStyle w:val="Code"/>
        <w:rPr>
          <w:highlight w:val="white"/>
        </w:rPr>
      </w:pPr>
      <w:r w:rsidRPr="00903DBA">
        <w:rPr>
          <w:highlight w:val="white"/>
        </w:rPr>
        <w:t xml:space="preserve">        Console.Out.WriteLine(exception.StackTrace);</w:t>
      </w:r>
    </w:p>
    <w:p w14:paraId="438C53F6" w14:textId="77777777" w:rsidR="000848EB" w:rsidRPr="00903DBA" w:rsidRDefault="000848EB" w:rsidP="000848EB">
      <w:pPr>
        <w:pStyle w:val="Code"/>
        <w:rPr>
          <w:highlight w:val="white"/>
        </w:rPr>
      </w:pPr>
      <w:r w:rsidRPr="00903DBA">
        <w:rPr>
          <w:highlight w:val="white"/>
        </w:rPr>
        <w:t xml:space="preserve">        Assert.Error(exception.Message, Message.Parse_error);</w:t>
      </w:r>
    </w:p>
    <w:p w14:paraId="797DC9F9" w14:textId="77777777" w:rsidR="000848EB" w:rsidRPr="00903DBA" w:rsidRDefault="000848EB" w:rsidP="000848EB">
      <w:pPr>
        <w:pStyle w:val="Code"/>
        <w:rPr>
          <w:highlight w:val="white"/>
        </w:rPr>
      </w:pPr>
      <w:r w:rsidRPr="00903DBA">
        <w:rPr>
          <w:highlight w:val="white"/>
        </w:rPr>
        <w:t xml:space="preserve">      }</w:t>
      </w:r>
    </w:p>
    <w:p w14:paraId="69BA4BD7" w14:textId="6A67D9C9" w:rsidR="000848EB" w:rsidRPr="00903DBA" w:rsidRDefault="000848EB" w:rsidP="000848EB">
      <w:pPr>
        <w:pStyle w:val="Code"/>
        <w:rPr>
          <w:highlight w:val="white"/>
        </w:rPr>
      </w:pPr>
      <w:r w:rsidRPr="00903DBA">
        <w:rPr>
          <w:highlight w:val="white"/>
        </w:rPr>
        <w:t xml:space="preserve">    }</w:t>
      </w:r>
    </w:p>
    <w:p w14:paraId="2CE34F96" w14:textId="1519D6A2" w:rsidR="000848EB" w:rsidRPr="00903DBA" w:rsidRDefault="002643B0" w:rsidP="00021FC6">
      <w:pPr>
        <w:pStyle w:val="Rubrik3"/>
        <w:rPr>
          <w:highlight w:val="white"/>
        </w:rPr>
      </w:pPr>
      <w:bookmarkStart w:id="18" w:name="_Toc57655979"/>
      <w:r w:rsidRPr="00903DBA">
        <w:rPr>
          <w:highlight w:val="white"/>
        </w:rPr>
        <w:t>Generating the Assembly File</w:t>
      </w:r>
      <w:bookmarkEnd w:id="18"/>
    </w:p>
    <w:p w14:paraId="347D02DB" w14:textId="166F68DA" w:rsidR="002643B0" w:rsidRPr="00903DBA" w:rsidRDefault="007E3DF6" w:rsidP="00AA1002">
      <w:pPr>
        <w:rPr>
          <w:highlight w:val="white"/>
        </w:rPr>
      </w:pPr>
      <w:r w:rsidRPr="00903DBA">
        <w:rPr>
          <w:highlight w:val="white"/>
        </w:rPr>
        <w:t xml:space="preserve">The </w:t>
      </w:r>
      <w:r w:rsidRPr="00903DBA">
        <w:rPr>
          <w:rStyle w:val="KeyWord0"/>
          <w:highlight w:val="white"/>
        </w:rPr>
        <w:t>CompileSourceFile</w:t>
      </w:r>
      <w:r w:rsidRPr="00903DBA">
        <w:rPr>
          <w:highlight w:val="white"/>
        </w:rPr>
        <w:t xml:space="preserve"> method </w:t>
      </w:r>
      <w:r w:rsidR="00705DEB" w:rsidRPr="00903DBA">
        <w:rPr>
          <w:highlight w:val="white"/>
        </w:rPr>
        <w:t xml:space="preserve">compiles the source file into an </w:t>
      </w:r>
      <w:r w:rsidR="005F79CB" w:rsidRPr="00903DBA">
        <w:rPr>
          <w:highlight w:val="white"/>
        </w:rPr>
        <w:t>assembly file</w:t>
      </w:r>
      <w:r w:rsidR="00705DEB" w:rsidRPr="00903DBA">
        <w:rPr>
          <w:highlight w:val="white"/>
        </w:rPr>
        <w:t>.</w:t>
      </w:r>
      <w:r w:rsidR="002667E0" w:rsidRPr="00903DBA">
        <w:rPr>
          <w:highlight w:val="white"/>
        </w:rPr>
        <w:t xml:space="preserve"> We begin by preprocessing the source code by creating an object of the </w:t>
      </w:r>
      <w:r w:rsidR="002667E0" w:rsidRPr="00903DBA">
        <w:rPr>
          <w:rStyle w:val="KeyWord0"/>
          <w:highlight w:val="white"/>
        </w:rPr>
        <w:t>Preprocessor</w:t>
      </w:r>
      <w:r w:rsidR="002667E0" w:rsidRPr="00903DBA">
        <w:rPr>
          <w:highlight w:val="white"/>
        </w:rPr>
        <w:t xml:space="preserve"> class. </w:t>
      </w:r>
      <w:r w:rsidR="00AA1002" w:rsidRPr="00903DBA">
        <w:rPr>
          <w:highlight w:val="white"/>
        </w:rPr>
        <w:t>T</w:t>
      </w:r>
      <w:r w:rsidR="002667E0" w:rsidRPr="00903DBA">
        <w:rPr>
          <w:highlight w:val="white"/>
        </w:rPr>
        <w:t>he preprocessing</w:t>
      </w:r>
      <w:r w:rsidR="00AA1002" w:rsidRPr="00903DBA">
        <w:rPr>
          <w:highlight w:val="white"/>
        </w:rPr>
        <w:t xml:space="preserve"> has</w:t>
      </w:r>
      <w:r w:rsidR="002667E0" w:rsidRPr="00903DBA">
        <w:rPr>
          <w:highlight w:val="white"/>
        </w:rPr>
        <w:t xml:space="preserve"> two output</w:t>
      </w:r>
      <w:r w:rsidR="00AA1002" w:rsidRPr="00903DBA">
        <w:rPr>
          <w:highlight w:val="white"/>
        </w:rPr>
        <w:t>s</w:t>
      </w:r>
      <w:r w:rsidR="002667E0" w:rsidRPr="00903DBA">
        <w:rPr>
          <w:highlight w:val="white"/>
        </w:rPr>
        <w:t xml:space="preserve">: the preprocessed code and the include set. </w:t>
      </w:r>
      <w:r w:rsidR="00774D4A" w:rsidRPr="00903DBA">
        <w:rPr>
          <w:highlight w:val="white"/>
        </w:rPr>
        <w:t xml:space="preserve">We use the include set </w:t>
      </w:r>
      <w:r w:rsidR="003D6D18" w:rsidRPr="00903DBA">
        <w:rPr>
          <w:highlight w:val="white"/>
        </w:rPr>
        <w:t xml:space="preserve">when calling </w:t>
      </w:r>
      <w:r w:rsidR="003C3CAF" w:rsidRPr="00903DBA">
        <w:rPr>
          <w:rStyle w:val="KeyWord0"/>
          <w:highlight w:val="white"/>
        </w:rPr>
        <w:t>GenerateDependencyFile</w:t>
      </w:r>
      <w:r w:rsidR="003D6D18" w:rsidRPr="00903DBA">
        <w:rPr>
          <w:highlight w:val="white"/>
        </w:rPr>
        <w:t xml:space="preserve"> </w:t>
      </w:r>
      <w:r w:rsidR="00774D4A" w:rsidRPr="00903DBA">
        <w:rPr>
          <w:highlight w:val="white"/>
        </w:rPr>
        <w:t xml:space="preserve">to </w:t>
      </w:r>
      <w:r w:rsidR="002643B0" w:rsidRPr="00903DBA">
        <w:rPr>
          <w:highlight w:val="white"/>
        </w:rPr>
        <w:t>establish</w:t>
      </w:r>
      <w:r w:rsidR="00774D4A" w:rsidRPr="00903DBA">
        <w:rPr>
          <w:highlight w:val="white"/>
        </w:rPr>
        <w:t xml:space="preserve"> the dependency file of the source file; that is, </w:t>
      </w:r>
      <w:r w:rsidR="002643B0" w:rsidRPr="00903DBA">
        <w:rPr>
          <w:highlight w:val="white"/>
        </w:rPr>
        <w:t>the name of the source file itself and the files included (directly or indirectly) by the source file.</w:t>
      </w:r>
    </w:p>
    <w:p w14:paraId="27710037" w14:textId="22624399" w:rsidR="000848EB" w:rsidRPr="00903DBA" w:rsidRDefault="000848EB" w:rsidP="002667E0">
      <w:pPr>
        <w:pStyle w:val="Code"/>
        <w:rPr>
          <w:highlight w:val="white"/>
        </w:rPr>
      </w:pPr>
      <w:r w:rsidRPr="00903DBA">
        <w:rPr>
          <w:highlight w:val="white"/>
        </w:rPr>
        <w:t xml:space="preserve">    public static void </w:t>
      </w:r>
      <w:r w:rsidR="009175B4" w:rsidRPr="00903DBA">
        <w:rPr>
          <w:highlight w:val="white"/>
        </w:rPr>
        <w:t>CompileSourceFile</w:t>
      </w:r>
      <w:r w:rsidRPr="00903DBA">
        <w:rPr>
          <w:highlight w:val="white"/>
        </w:rPr>
        <w:t>(FileInfo file) {</w:t>
      </w:r>
    </w:p>
    <w:p w14:paraId="7EA1C86E" w14:textId="77777777" w:rsidR="002667E0" w:rsidRPr="00903DBA" w:rsidRDefault="002667E0" w:rsidP="002667E0">
      <w:pPr>
        <w:pStyle w:val="Code"/>
        <w:rPr>
          <w:highlight w:val="white"/>
        </w:rPr>
      </w:pPr>
      <w:r w:rsidRPr="00903DBA">
        <w:rPr>
          <w:highlight w:val="white"/>
        </w:rPr>
        <w:t xml:space="preserve">      FileInfo sourceFile = new FileInfo(file.FullName + ".c");</w:t>
      </w:r>
    </w:p>
    <w:p w14:paraId="1F93145B" w14:textId="77777777" w:rsidR="002667E0" w:rsidRPr="00903DBA" w:rsidRDefault="002667E0" w:rsidP="002667E0">
      <w:pPr>
        <w:pStyle w:val="Code"/>
        <w:rPr>
          <w:highlight w:val="white"/>
        </w:rPr>
      </w:pPr>
      <w:r w:rsidRPr="00903DBA">
        <w:rPr>
          <w:highlight w:val="white"/>
        </w:rPr>
        <w:t xml:space="preserve">      Preprocessor preprocessor = new Preprocessor(sourceFile);</w:t>
      </w:r>
    </w:p>
    <w:p w14:paraId="6880AC37" w14:textId="76076932" w:rsidR="002667E0" w:rsidRPr="00903DBA" w:rsidRDefault="002667E0" w:rsidP="002667E0">
      <w:pPr>
        <w:pStyle w:val="Code"/>
        <w:rPr>
          <w:highlight w:val="white"/>
        </w:rPr>
      </w:pPr>
      <w:r w:rsidRPr="00903DBA">
        <w:rPr>
          <w:highlight w:val="white"/>
        </w:rPr>
        <w:lastRenderedPageBreak/>
        <w:t xml:space="preserve">      </w:t>
      </w:r>
      <w:r w:rsidR="003C3CAF" w:rsidRPr="00903DBA">
        <w:rPr>
          <w:highlight w:val="white"/>
        </w:rPr>
        <w:t>GenerateDependencyFile</w:t>
      </w:r>
      <w:r w:rsidRPr="00903DBA">
        <w:rPr>
          <w:highlight w:val="white"/>
        </w:rPr>
        <w:t>(</w:t>
      </w:r>
      <w:r w:rsidR="004653C0" w:rsidRPr="00903DBA">
        <w:rPr>
          <w:highlight w:val="white"/>
        </w:rPr>
        <w:t>file</w:t>
      </w:r>
      <w:r w:rsidRPr="00903DBA">
        <w:rPr>
          <w:highlight w:val="white"/>
        </w:rPr>
        <w:t>, preprocessor.IncludeSet);</w:t>
      </w:r>
    </w:p>
    <w:p w14:paraId="1A889E29" w14:textId="04C7BE05" w:rsidR="00FD66CA" w:rsidRPr="00903DBA" w:rsidRDefault="00FD66CA" w:rsidP="00375C15">
      <w:pPr>
        <w:rPr>
          <w:highlight w:val="white"/>
        </w:rPr>
      </w:pPr>
      <w:r w:rsidRPr="00903DBA">
        <w:rPr>
          <w:highlight w:val="white"/>
        </w:rPr>
        <w:t xml:space="preserve">We </w:t>
      </w:r>
      <w:r w:rsidR="00375C15" w:rsidRPr="00903DBA">
        <w:rPr>
          <w:highlight w:val="white"/>
        </w:rPr>
        <w:t xml:space="preserve">convert the preprocessed </w:t>
      </w:r>
      <w:r w:rsidR="004D2DD1" w:rsidRPr="00903DBA">
        <w:rPr>
          <w:highlight w:val="white"/>
        </w:rPr>
        <w:t xml:space="preserve">source </w:t>
      </w:r>
      <w:r w:rsidR="00375C15" w:rsidRPr="00903DBA">
        <w:rPr>
          <w:highlight w:val="white"/>
        </w:rPr>
        <w:t>code t</w:t>
      </w:r>
      <w:r w:rsidR="00F56E0A" w:rsidRPr="00903DBA">
        <w:rPr>
          <w:highlight w:val="white"/>
        </w:rPr>
        <w:t xml:space="preserve">o </w:t>
      </w:r>
      <w:r w:rsidR="00375C15" w:rsidRPr="00903DBA">
        <w:rPr>
          <w:highlight w:val="white"/>
        </w:rPr>
        <w:t>a byte array, that we use as input in a memory stream, that finally become input to the scanner.</w:t>
      </w:r>
    </w:p>
    <w:p w14:paraId="79CA87FD" w14:textId="77777777" w:rsidR="00916335" w:rsidRPr="00903DBA" w:rsidRDefault="00916335" w:rsidP="00916335">
      <w:pPr>
        <w:pStyle w:val="Code"/>
        <w:rPr>
          <w:highlight w:val="white"/>
        </w:rPr>
      </w:pPr>
      <w:r w:rsidRPr="00903DBA">
        <w:rPr>
          <w:highlight w:val="white"/>
        </w:rPr>
        <w:t xml:space="preserve">      byte[] byteArray =</w:t>
      </w:r>
    </w:p>
    <w:p w14:paraId="55755E5E" w14:textId="5E29B72F" w:rsidR="00916335" w:rsidRPr="00903DBA" w:rsidRDefault="00916335" w:rsidP="00916335">
      <w:pPr>
        <w:pStyle w:val="Code"/>
        <w:rPr>
          <w:highlight w:val="white"/>
        </w:rPr>
      </w:pPr>
      <w:r w:rsidRPr="00903DBA">
        <w:rPr>
          <w:highlight w:val="white"/>
        </w:rPr>
        <w:t xml:space="preserve">        Encoding.ASCII.GetBytes(preprocessor.PreprocessedCode);</w:t>
      </w:r>
    </w:p>
    <w:p w14:paraId="12B21ADC" w14:textId="77777777" w:rsidR="00916335" w:rsidRPr="00903DBA" w:rsidRDefault="00916335" w:rsidP="00916335">
      <w:pPr>
        <w:pStyle w:val="Code"/>
        <w:rPr>
          <w:highlight w:val="white"/>
        </w:rPr>
      </w:pPr>
      <w:r w:rsidRPr="00903DBA">
        <w:rPr>
          <w:highlight w:val="white"/>
        </w:rPr>
        <w:t xml:space="preserve">      MemoryStream memoryStream = new MemoryStream(byteArray);</w:t>
      </w:r>
    </w:p>
    <w:p w14:paraId="55BD342D" w14:textId="77777777" w:rsidR="00916335" w:rsidRPr="00903DBA" w:rsidRDefault="00916335" w:rsidP="00916335">
      <w:pPr>
        <w:pStyle w:val="Code"/>
        <w:rPr>
          <w:highlight w:val="white"/>
        </w:rPr>
      </w:pPr>
      <w:r w:rsidRPr="00903DBA">
        <w:rPr>
          <w:highlight w:val="white"/>
        </w:rPr>
        <w:t xml:space="preserve">      CCompiler_Main.Scanner scanner =</w:t>
      </w:r>
    </w:p>
    <w:p w14:paraId="56877C69" w14:textId="77777777" w:rsidR="00916335" w:rsidRPr="00903DBA" w:rsidRDefault="00916335" w:rsidP="00916335">
      <w:pPr>
        <w:pStyle w:val="Code"/>
        <w:rPr>
          <w:highlight w:val="white"/>
        </w:rPr>
      </w:pPr>
      <w:r w:rsidRPr="00903DBA">
        <w:rPr>
          <w:highlight w:val="white"/>
        </w:rPr>
        <w:t xml:space="preserve">        new CCompiler_Main.Scanner(memoryStream);</w:t>
      </w:r>
    </w:p>
    <w:p w14:paraId="3D9B2902" w14:textId="2EE322F3" w:rsidR="000848EB" w:rsidRPr="00903DBA" w:rsidRDefault="00A02EAE" w:rsidP="00A02EAE">
      <w:pPr>
        <w:rPr>
          <w:highlight w:val="white"/>
        </w:rPr>
      </w:pPr>
      <w:r w:rsidRPr="00903DBA">
        <w:rPr>
          <w:highlight w:val="white"/>
        </w:rPr>
        <w:t>We set the root symbol table to represent the global space of the source code and parse the source code.</w:t>
      </w:r>
      <w:r w:rsidR="00EE1973" w:rsidRPr="00903DBA">
        <w:rPr>
          <w:highlight w:val="white"/>
        </w:rPr>
        <w:t xml:space="preserve"> The </w:t>
      </w:r>
      <w:r w:rsidR="00EE1973" w:rsidRPr="00903DBA">
        <w:rPr>
          <w:rStyle w:val="KeyWord0"/>
          <w:highlight w:val="white"/>
        </w:rPr>
        <w:t>Path</w:t>
      </w:r>
      <w:r w:rsidR="00EE1973" w:rsidRPr="00903DBA">
        <w:rPr>
          <w:highlight w:val="white"/>
        </w:rPr>
        <w:t xml:space="preserve"> and </w:t>
      </w:r>
      <w:r w:rsidR="00EE1973" w:rsidRPr="00903DBA">
        <w:rPr>
          <w:rStyle w:val="KeyWord0"/>
          <w:highlight w:val="white"/>
        </w:rPr>
        <w:t>Line</w:t>
      </w:r>
      <w:r w:rsidR="00EE1973" w:rsidRPr="00903DBA">
        <w:rPr>
          <w:highlight w:val="white"/>
        </w:rPr>
        <w:t xml:space="preserve"> fields of the scanner is initialized in order to </w:t>
      </w:r>
      <w:r w:rsidR="004D2DD1" w:rsidRPr="00903DBA">
        <w:rPr>
          <w:highlight w:val="white"/>
        </w:rPr>
        <w:t xml:space="preserve">report the correct file and number in cases of </w:t>
      </w:r>
      <w:r w:rsidR="00EE1973" w:rsidRPr="00903DBA">
        <w:rPr>
          <w:highlight w:val="white"/>
        </w:rPr>
        <w:t>error messages.</w:t>
      </w:r>
      <w:r w:rsidR="004D2DD1" w:rsidRPr="00903DBA">
        <w:rPr>
          <w:highlight w:val="white"/>
        </w:rPr>
        <w:t xml:space="preserve"> If the parser encounters an error, it returns false and we report a syntax error.</w:t>
      </w:r>
    </w:p>
    <w:p w14:paraId="0481116A" w14:textId="77777777" w:rsidR="000848EB" w:rsidRPr="00903DBA" w:rsidRDefault="000848EB" w:rsidP="000848EB">
      <w:pPr>
        <w:pStyle w:val="Code"/>
        <w:rPr>
          <w:highlight w:val="white"/>
        </w:rPr>
      </w:pPr>
      <w:r w:rsidRPr="00903DBA">
        <w:rPr>
          <w:highlight w:val="white"/>
        </w:rPr>
        <w:t xml:space="preserve">      try {</w:t>
      </w:r>
    </w:p>
    <w:p w14:paraId="6685C142" w14:textId="77777777" w:rsidR="000848EB" w:rsidRPr="00903DBA" w:rsidRDefault="000848EB" w:rsidP="000848EB">
      <w:pPr>
        <w:pStyle w:val="Code"/>
        <w:rPr>
          <w:highlight w:val="white"/>
        </w:rPr>
      </w:pPr>
      <w:r w:rsidRPr="00903DBA">
        <w:rPr>
          <w:highlight w:val="white"/>
        </w:rPr>
        <w:t xml:space="preserve">        SymbolTable.CurrentTable = new SymbolTable(null, Scope.Global);</w:t>
      </w:r>
    </w:p>
    <w:p w14:paraId="10F7B5DD" w14:textId="77777777" w:rsidR="000848EB" w:rsidRPr="00903DBA" w:rsidRDefault="000848EB" w:rsidP="000848EB">
      <w:pPr>
        <w:pStyle w:val="Code"/>
        <w:rPr>
          <w:highlight w:val="white"/>
        </w:rPr>
      </w:pPr>
      <w:r w:rsidRPr="00903DBA">
        <w:rPr>
          <w:highlight w:val="white"/>
        </w:rPr>
        <w:t xml:space="preserve">        CCompiler_Main.Parser parser = new CCompiler_Main.Parser(scanner);</w:t>
      </w:r>
    </w:p>
    <w:p w14:paraId="0A0888F3" w14:textId="77777777" w:rsidR="000848EB" w:rsidRPr="00903DBA" w:rsidRDefault="000848EB" w:rsidP="000848EB">
      <w:pPr>
        <w:pStyle w:val="Code"/>
        <w:rPr>
          <w:highlight w:val="white"/>
        </w:rPr>
      </w:pPr>
      <w:r w:rsidRPr="00903DBA">
        <w:rPr>
          <w:highlight w:val="white"/>
        </w:rPr>
        <w:t xml:space="preserve">        Assert.Error(parser.Parse(), Message.Syntax_error);</w:t>
      </w:r>
    </w:p>
    <w:p w14:paraId="047A8575" w14:textId="77777777" w:rsidR="000848EB" w:rsidRPr="00903DBA" w:rsidRDefault="000848EB" w:rsidP="000848EB">
      <w:pPr>
        <w:pStyle w:val="Code"/>
        <w:rPr>
          <w:highlight w:val="white"/>
        </w:rPr>
      </w:pPr>
      <w:r w:rsidRPr="00903DBA">
        <w:rPr>
          <w:highlight w:val="white"/>
        </w:rPr>
        <w:t xml:space="preserve">      }</w:t>
      </w:r>
    </w:p>
    <w:p w14:paraId="6B5E8F4D" w14:textId="77777777" w:rsidR="000848EB" w:rsidRPr="00903DBA" w:rsidRDefault="000848EB" w:rsidP="000848EB">
      <w:pPr>
        <w:pStyle w:val="Code"/>
        <w:rPr>
          <w:highlight w:val="white"/>
        </w:rPr>
      </w:pPr>
      <w:r w:rsidRPr="00903DBA">
        <w:rPr>
          <w:highlight w:val="white"/>
        </w:rPr>
        <w:t xml:space="preserve">      catch (IOException ioException) {</w:t>
      </w:r>
    </w:p>
    <w:p w14:paraId="25AC66D9" w14:textId="77777777" w:rsidR="000848EB" w:rsidRPr="00903DBA" w:rsidRDefault="000848EB" w:rsidP="000848EB">
      <w:pPr>
        <w:pStyle w:val="Code"/>
        <w:rPr>
          <w:highlight w:val="white"/>
        </w:rPr>
      </w:pPr>
      <w:r w:rsidRPr="00903DBA">
        <w:rPr>
          <w:highlight w:val="white"/>
        </w:rPr>
        <w:t xml:space="preserve">        Assert.Error(false, ioException.StackTrace, Message.Syntax_error);</w:t>
      </w:r>
    </w:p>
    <w:p w14:paraId="61F25FA2" w14:textId="77777777" w:rsidR="000848EB" w:rsidRPr="00903DBA" w:rsidRDefault="000848EB" w:rsidP="000848EB">
      <w:pPr>
        <w:pStyle w:val="Code"/>
        <w:rPr>
          <w:highlight w:val="white"/>
        </w:rPr>
      </w:pPr>
      <w:r w:rsidRPr="00903DBA">
        <w:rPr>
          <w:highlight w:val="white"/>
        </w:rPr>
        <w:t xml:space="preserve">      }</w:t>
      </w:r>
    </w:p>
    <w:p w14:paraId="02827656" w14:textId="21296014" w:rsidR="009842AA" w:rsidRPr="00903DBA" w:rsidRDefault="009842AA" w:rsidP="009842AA">
      <w:pPr>
        <w:rPr>
          <w:highlight w:val="white"/>
        </w:rPr>
      </w:pPr>
      <w:r w:rsidRPr="00903DBA">
        <w:rPr>
          <w:highlight w:val="white"/>
        </w:rPr>
        <w:t xml:space="preserve">The result of the parsing is the </w:t>
      </w:r>
      <w:r w:rsidR="00B52224" w:rsidRPr="00903DBA">
        <w:rPr>
          <w:rStyle w:val="KeyWord0"/>
          <w:highlight w:val="white"/>
        </w:rPr>
        <w:t>SymbolTable.GlobalStaticSet</w:t>
      </w:r>
      <w:r w:rsidRPr="00903DBA">
        <w:rPr>
          <w:highlight w:val="white"/>
        </w:rPr>
        <w:t xml:space="preserve"> set, holding a set of static symbols, such as functions and static variables. </w:t>
      </w:r>
      <w:r w:rsidR="00B2097E" w:rsidRPr="00903DBA">
        <w:rPr>
          <w:highlight w:val="white"/>
        </w:rPr>
        <w:t>The resulting assembly file</w:t>
      </w:r>
      <w:r w:rsidR="00C61593" w:rsidRPr="00903DBA">
        <w:rPr>
          <w:highlight w:val="white"/>
        </w:rPr>
        <w:t xml:space="preserve"> shall</w:t>
      </w:r>
      <w:r w:rsidR="00B2097E" w:rsidRPr="00903DBA">
        <w:rPr>
          <w:highlight w:val="white"/>
        </w:rPr>
        <w:t xml:space="preserve"> is made up by three parts:</w:t>
      </w:r>
    </w:p>
    <w:p w14:paraId="083C5B08" w14:textId="6C79FA66" w:rsidR="00B2097E" w:rsidRPr="00903DBA" w:rsidRDefault="00B2097E" w:rsidP="00477426">
      <w:pPr>
        <w:pStyle w:val="SourceCodeBoxText"/>
        <w:framePr w:wrap="around"/>
        <w:rPr>
          <w:highlight w:val="white"/>
        </w:rPr>
      </w:pPr>
      <w:r w:rsidRPr="00903DBA">
        <w:rPr>
          <w:rStyle w:val="KeyWord0"/>
          <w:highlight w:val="white"/>
        </w:rPr>
        <w:t>Extern</w:t>
      </w:r>
      <w:r w:rsidRPr="00903DBA">
        <w:rPr>
          <w:highlight w:val="white"/>
        </w:rPr>
        <w:t>. The names of objects defined in other files</w:t>
      </w:r>
      <w:r w:rsidR="00AE46DE" w:rsidRPr="00903DBA">
        <w:rPr>
          <w:highlight w:val="white"/>
        </w:rPr>
        <w:t xml:space="preserve"> and accessible in this file.</w:t>
      </w:r>
    </w:p>
    <w:p w14:paraId="56077172" w14:textId="3327D7C5" w:rsidR="00B2097E" w:rsidRPr="00903DBA" w:rsidRDefault="009741E5" w:rsidP="00477426">
      <w:pPr>
        <w:pStyle w:val="SourceCodeBoxText"/>
        <w:framePr w:wrap="around"/>
        <w:rPr>
          <w:highlight w:val="white"/>
        </w:rPr>
      </w:pPr>
      <w:r w:rsidRPr="00903DBA">
        <w:rPr>
          <w:rStyle w:val="KeyWord0"/>
          <w:highlight w:val="white"/>
        </w:rPr>
        <w:t>Global</w:t>
      </w:r>
      <w:r w:rsidRPr="00903DBA">
        <w:rPr>
          <w:highlight w:val="white"/>
        </w:rPr>
        <w:t xml:space="preserve">. The names of objects defined in </w:t>
      </w:r>
      <w:r w:rsidR="00AE46DE" w:rsidRPr="00903DBA">
        <w:rPr>
          <w:highlight w:val="white"/>
        </w:rPr>
        <w:t xml:space="preserve">this </w:t>
      </w:r>
      <w:r w:rsidRPr="00903DBA">
        <w:rPr>
          <w:highlight w:val="white"/>
        </w:rPr>
        <w:t xml:space="preserve">file and </w:t>
      </w:r>
      <w:r w:rsidR="00AE46DE" w:rsidRPr="00903DBA">
        <w:rPr>
          <w:highlight w:val="white"/>
        </w:rPr>
        <w:t>accessible</w:t>
      </w:r>
      <w:r w:rsidRPr="00903DBA">
        <w:rPr>
          <w:highlight w:val="white"/>
        </w:rPr>
        <w:t xml:space="preserve"> in other files.</w:t>
      </w:r>
    </w:p>
    <w:p w14:paraId="00F5CC12" w14:textId="1EA4A972" w:rsidR="009741E5" w:rsidRPr="00903DBA" w:rsidRDefault="009741E5" w:rsidP="00477426">
      <w:pPr>
        <w:pStyle w:val="SourceCodeBoxText"/>
        <w:framePr w:wrap="around"/>
        <w:rPr>
          <w:highlight w:val="white"/>
        </w:rPr>
      </w:pPr>
      <w:r w:rsidRPr="00903DBA">
        <w:rPr>
          <w:rStyle w:val="KeyWord0"/>
          <w:highlight w:val="white"/>
        </w:rPr>
        <w:t>Code</w:t>
      </w:r>
      <w:r w:rsidRPr="00903DBA">
        <w:rPr>
          <w:highlight w:val="white"/>
        </w:rPr>
        <w:t>. The actual assembly code</w:t>
      </w:r>
      <w:r w:rsidR="00C61593" w:rsidRPr="00903DBA">
        <w:rPr>
          <w:highlight w:val="white"/>
        </w:rPr>
        <w:t xml:space="preserve"> of the symbols of </w:t>
      </w:r>
      <w:r w:rsidR="005C0B13" w:rsidRPr="00903DBA">
        <w:rPr>
          <w:highlight w:val="white"/>
        </w:rPr>
        <w:t>the global static set</w:t>
      </w:r>
      <w:r w:rsidR="00C61593" w:rsidRPr="00903DBA">
        <w:rPr>
          <w:highlight w:val="white"/>
        </w:rPr>
        <w:t>.</w:t>
      </w:r>
    </w:p>
    <w:p w14:paraId="394812E9" w14:textId="1CCBDB4E" w:rsidR="009741E5" w:rsidRPr="00903DBA" w:rsidRDefault="009741E5" w:rsidP="009741E5">
      <w:pPr>
        <w:rPr>
          <w:highlight w:val="white"/>
        </w:rPr>
      </w:pPr>
      <w:r w:rsidRPr="00903DBA">
        <w:rPr>
          <w:highlight w:val="white"/>
        </w:rPr>
        <w:t>We start by defining the tot</w:t>
      </w:r>
      <w:r w:rsidR="00033D0F" w:rsidRPr="00903DBA">
        <w:rPr>
          <w:highlight w:val="white"/>
        </w:rPr>
        <w:t>a</w:t>
      </w:r>
      <w:r w:rsidRPr="00903DBA">
        <w:rPr>
          <w:highlight w:val="white"/>
        </w:rPr>
        <w:t xml:space="preserve">l extern set; that is, the </w:t>
      </w:r>
      <w:r w:rsidR="00564075" w:rsidRPr="00903DBA">
        <w:rPr>
          <w:highlight w:val="white"/>
        </w:rPr>
        <w:t xml:space="preserve">union of the extern sets of the symbol in </w:t>
      </w:r>
      <w:r w:rsidR="005C0B13" w:rsidRPr="00903DBA">
        <w:rPr>
          <w:highlight w:val="white"/>
        </w:rPr>
        <w:t>the global static set</w:t>
      </w:r>
      <w:r w:rsidR="00564075" w:rsidRPr="00903DBA">
        <w:rPr>
          <w:highlight w:val="white"/>
        </w:rPr>
        <w:t xml:space="preserve"> of the file.</w:t>
      </w:r>
    </w:p>
    <w:p w14:paraId="1D194433" w14:textId="77777777" w:rsidR="008F3070" w:rsidRPr="00903DBA" w:rsidRDefault="008F3070" w:rsidP="009842AA">
      <w:pPr>
        <w:pStyle w:val="Code"/>
        <w:rPr>
          <w:highlight w:val="white"/>
        </w:rPr>
      </w:pPr>
      <w:r w:rsidRPr="00903DBA">
        <w:rPr>
          <w:highlight w:val="white"/>
        </w:rPr>
        <w:t xml:space="preserve">      if (Start.Linux) {</w:t>
      </w:r>
    </w:p>
    <w:p w14:paraId="6D5A1C7C" w14:textId="50B6FB42" w:rsidR="008F3070" w:rsidRPr="00903DBA" w:rsidRDefault="008F3070" w:rsidP="009842AA">
      <w:pPr>
        <w:pStyle w:val="Code"/>
        <w:rPr>
          <w:highlight w:val="white"/>
        </w:rPr>
      </w:pPr>
      <w:r w:rsidRPr="00903DBA">
        <w:rPr>
          <w:highlight w:val="white"/>
        </w:rPr>
        <w:t xml:space="preserve">        ISet&lt;string&gt; </w:t>
      </w:r>
      <w:r w:rsidR="00AE54FA" w:rsidRPr="00903DBA">
        <w:rPr>
          <w:highlight w:val="white"/>
        </w:rPr>
        <w:t>totalExternSet</w:t>
      </w:r>
      <w:r w:rsidRPr="00903DBA">
        <w:rPr>
          <w:highlight w:val="white"/>
        </w:rPr>
        <w:t xml:space="preserve"> = new HashSet&lt;string&gt;();</w:t>
      </w:r>
    </w:p>
    <w:p w14:paraId="3503B796" w14:textId="77777777" w:rsidR="008F3070" w:rsidRPr="00903DBA" w:rsidRDefault="008F3070" w:rsidP="009842AA">
      <w:pPr>
        <w:pStyle w:val="Code"/>
        <w:rPr>
          <w:highlight w:val="white"/>
        </w:rPr>
      </w:pPr>
      <w:r w:rsidRPr="00903DBA">
        <w:rPr>
          <w:highlight w:val="white"/>
        </w:rPr>
        <w:t xml:space="preserve">                     </w:t>
      </w:r>
    </w:p>
    <w:p w14:paraId="6AA6B6C1" w14:textId="79B0D42D"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18BDEBF9" w14:textId="77777777" w:rsidR="008F3070" w:rsidRPr="00903DBA" w:rsidRDefault="008F3070" w:rsidP="009842AA">
      <w:pPr>
        <w:pStyle w:val="Code"/>
        <w:rPr>
          <w:highlight w:val="white"/>
        </w:rPr>
      </w:pPr>
      <w:r w:rsidRPr="00903DBA">
        <w:rPr>
          <w:highlight w:val="white"/>
        </w:rPr>
        <w:t xml:space="preserve">          StaticSymbolLinux staticSymbolLinux =</w:t>
      </w:r>
    </w:p>
    <w:p w14:paraId="49126B79" w14:textId="77777777" w:rsidR="008F3070" w:rsidRPr="00903DBA" w:rsidRDefault="008F3070" w:rsidP="009842AA">
      <w:pPr>
        <w:pStyle w:val="Code"/>
        <w:rPr>
          <w:highlight w:val="white"/>
        </w:rPr>
      </w:pPr>
      <w:r w:rsidRPr="00903DBA">
        <w:rPr>
          <w:highlight w:val="white"/>
        </w:rPr>
        <w:t xml:space="preserve">            (StaticSymbolLinux) staticSymbol;</w:t>
      </w:r>
    </w:p>
    <w:p w14:paraId="62B1EDC0" w14:textId="0F2637B6"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.UnionWith(staticSymbolLinux.ExternSet);</w:t>
      </w:r>
    </w:p>
    <w:p w14:paraId="5EFAD50F" w14:textId="77777777" w:rsidR="008F3070" w:rsidRPr="00903DBA" w:rsidRDefault="008F3070" w:rsidP="009842AA">
      <w:pPr>
        <w:pStyle w:val="Code"/>
        <w:rPr>
          <w:highlight w:val="white"/>
        </w:rPr>
      </w:pPr>
      <w:r w:rsidRPr="00903DBA">
        <w:rPr>
          <w:highlight w:val="white"/>
        </w:rPr>
        <w:t xml:space="preserve">        }</w:t>
      </w:r>
    </w:p>
    <w:p w14:paraId="57CC9962" w14:textId="17323C4D" w:rsidR="008F3070" w:rsidRPr="00903DBA" w:rsidRDefault="00564075" w:rsidP="00564075">
      <w:pPr>
        <w:rPr>
          <w:highlight w:val="white"/>
        </w:rPr>
      </w:pPr>
      <w:r w:rsidRPr="00903DBA">
        <w:rPr>
          <w:highlight w:val="white"/>
        </w:rPr>
        <w:t xml:space="preserve">We remove the names of the symbols of </w:t>
      </w:r>
      <w:r w:rsidR="005C0B13" w:rsidRPr="00903DBA">
        <w:rPr>
          <w:highlight w:val="white"/>
        </w:rPr>
        <w:t>the global static set</w:t>
      </w:r>
      <w:r w:rsidRPr="00903DBA">
        <w:rPr>
          <w:highlight w:val="white"/>
        </w:rPr>
        <w:t xml:space="preserve">, since </w:t>
      </w:r>
      <w:r w:rsidR="002B043B" w:rsidRPr="00903DBA">
        <w:rPr>
          <w:highlight w:val="white"/>
        </w:rPr>
        <w:t xml:space="preserve">objects defined in this file </w:t>
      </w:r>
      <w:r w:rsidR="00E25D73" w:rsidRPr="00903DBA">
        <w:rPr>
          <w:highlight w:val="white"/>
        </w:rPr>
        <w:t xml:space="preserve">are accessible in this file and </w:t>
      </w:r>
      <w:r w:rsidR="002B043B" w:rsidRPr="00903DBA">
        <w:rPr>
          <w:highlight w:val="white"/>
        </w:rPr>
        <w:t>shall not be stated as extern.</w:t>
      </w:r>
    </w:p>
    <w:p w14:paraId="5F2524E2" w14:textId="2152CA33"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2F04DB9A" w14:textId="0EBC400E"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.Remove(staticSymbol.UniqueName);</w:t>
      </w:r>
    </w:p>
    <w:p w14:paraId="68697331" w14:textId="77777777" w:rsidR="008F3070" w:rsidRPr="00903DBA" w:rsidRDefault="008F3070" w:rsidP="009842AA">
      <w:pPr>
        <w:pStyle w:val="Code"/>
        <w:rPr>
          <w:highlight w:val="white"/>
        </w:rPr>
      </w:pPr>
      <w:r w:rsidRPr="00903DBA">
        <w:rPr>
          <w:highlight w:val="white"/>
        </w:rPr>
        <w:t xml:space="preserve">        }</w:t>
      </w:r>
    </w:p>
    <w:p w14:paraId="30750D3F" w14:textId="5C8FDED0" w:rsidR="008F3070" w:rsidRPr="00903DBA" w:rsidRDefault="002B043B" w:rsidP="002B043B">
      <w:pPr>
        <w:rPr>
          <w:highlight w:val="white"/>
        </w:rPr>
      </w:pPr>
      <w:r w:rsidRPr="00903DBA">
        <w:rPr>
          <w:highlight w:val="white"/>
        </w:rPr>
        <w:t xml:space="preserve">Now we are ready to write the actual assembly file, we </w:t>
      </w:r>
      <w:r w:rsidR="00E25D73" w:rsidRPr="00903DBA">
        <w:rPr>
          <w:highlight w:val="white"/>
        </w:rPr>
        <w:t xml:space="preserve">start by </w:t>
      </w:r>
      <w:r w:rsidRPr="00903DBA">
        <w:rPr>
          <w:highlight w:val="white"/>
        </w:rPr>
        <w:t>creat</w:t>
      </w:r>
      <w:r w:rsidR="00E25D73" w:rsidRPr="00903DBA">
        <w:rPr>
          <w:highlight w:val="white"/>
        </w:rPr>
        <w:t>ing</w:t>
      </w:r>
      <w:r w:rsidRPr="00903DBA">
        <w:rPr>
          <w:highlight w:val="white"/>
        </w:rPr>
        <w:t xml:space="preserve"> a file and connect a stream to in.</w:t>
      </w:r>
      <w:r w:rsidR="00703142" w:rsidRPr="00903DBA">
        <w:rPr>
          <w:highlight w:val="white"/>
        </w:rPr>
        <w:t xml:space="preserve"> Is there is </w:t>
      </w:r>
      <w:r w:rsidR="002053C9" w:rsidRPr="00903DBA">
        <w:rPr>
          <w:highlight w:val="white"/>
        </w:rPr>
        <w:t xml:space="preserve">already </w:t>
      </w:r>
      <w:r w:rsidR="00703142" w:rsidRPr="00903DBA">
        <w:rPr>
          <w:highlight w:val="white"/>
        </w:rPr>
        <w:t>a file with the same name, it will be overwritten.</w:t>
      </w:r>
    </w:p>
    <w:p w14:paraId="1589F9B0" w14:textId="77777777" w:rsidR="008F3070" w:rsidRPr="00903DBA" w:rsidRDefault="008F3070" w:rsidP="009842AA">
      <w:pPr>
        <w:pStyle w:val="Code"/>
        <w:rPr>
          <w:highlight w:val="white"/>
        </w:rPr>
      </w:pPr>
      <w:r w:rsidRPr="00903DBA">
        <w:rPr>
          <w:highlight w:val="white"/>
        </w:rPr>
        <w:t xml:space="preserve">        FileInfo assemblyFile = new FileInfo(file.FullName + ".asm");</w:t>
      </w:r>
    </w:p>
    <w:p w14:paraId="54DC5E90" w14:textId="77777777" w:rsidR="008F3070" w:rsidRPr="00903DBA" w:rsidRDefault="008F3070" w:rsidP="009842AA">
      <w:pPr>
        <w:pStyle w:val="Code"/>
        <w:rPr>
          <w:highlight w:val="white"/>
        </w:rPr>
      </w:pPr>
      <w:r w:rsidRPr="00903DBA">
        <w:rPr>
          <w:highlight w:val="white"/>
        </w:rPr>
        <w:t xml:space="preserve">        StreamWriter streamWriter = new StreamWriter(assemblyFile.FullName);</w:t>
      </w:r>
    </w:p>
    <w:p w14:paraId="48487D86" w14:textId="46CFAE4B" w:rsidR="004320AF" w:rsidRPr="00903DBA" w:rsidRDefault="004320AF" w:rsidP="00762B94">
      <w:pPr>
        <w:rPr>
          <w:highlight w:val="white"/>
        </w:rPr>
      </w:pPr>
      <w:r w:rsidRPr="00903DBA">
        <w:rPr>
          <w:highlight w:val="white"/>
        </w:rPr>
        <w:lastRenderedPageBreak/>
        <w:t>We iterate through the symbol</w:t>
      </w:r>
      <w:r w:rsidR="00236554" w:rsidRPr="00903DBA">
        <w:rPr>
          <w:highlight w:val="white"/>
        </w:rPr>
        <w:t>s</w:t>
      </w:r>
      <w:r w:rsidRPr="00903DBA">
        <w:rPr>
          <w:highlight w:val="white"/>
        </w:rPr>
        <w:t xml:space="preserve"> and add the names of all symbol</w:t>
      </w:r>
      <w:r w:rsidR="00236554" w:rsidRPr="00903DBA">
        <w:rPr>
          <w:highlight w:val="white"/>
        </w:rPr>
        <w:t xml:space="preserve">, with the exceptions of the symbols </w:t>
      </w:r>
      <w:r w:rsidRPr="00903DBA">
        <w:rPr>
          <w:highlight w:val="white"/>
        </w:rPr>
        <w:t>with</w:t>
      </w:r>
      <w:r w:rsidR="00236554" w:rsidRPr="00903DBA">
        <w:rPr>
          <w:highlight w:val="white"/>
        </w:rPr>
        <w:t>out</w:t>
      </w:r>
      <w:r w:rsidRPr="00903DBA">
        <w:rPr>
          <w:highlight w:val="white"/>
        </w:rPr>
        <w:t xml:space="preserve"> external linkage</w:t>
      </w:r>
      <w:r w:rsidR="00762B94" w:rsidRPr="00903DBA">
        <w:rPr>
          <w:highlight w:val="white"/>
        </w:rPr>
        <w:t xml:space="preserve"> (which have</w:t>
      </w:r>
      <w:r w:rsidRPr="00903DBA">
        <w:rPr>
          <w:highlight w:val="white"/>
        </w:rPr>
        <w:t xml:space="preserve"> </w:t>
      </w:r>
      <w:r w:rsidR="00762B94" w:rsidRPr="00903DBA">
        <w:rPr>
          <w:highlight w:val="white"/>
        </w:rPr>
        <w:t>a separator id</w:t>
      </w:r>
      <w:r w:rsidR="001F62D0" w:rsidRPr="00903DBA">
        <w:rPr>
          <w:highlight w:val="white"/>
        </w:rPr>
        <w:t>entifier</w:t>
      </w:r>
      <w:r w:rsidR="00762B94" w:rsidRPr="00903DBA">
        <w:rPr>
          <w:highlight w:val="white"/>
        </w:rPr>
        <w:t xml:space="preserve"> in their names) and </w:t>
      </w:r>
      <w:r w:rsidR="00236554" w:rsidRPr="00903DBA">
        <w:rPr>
          <w:highlight w:val="white"/>
        </w:rPr>
        <w:t>symbols</w:t>
      </w:r>
      <w:r w:rsidR="00762B94" w:rsidRPr="00903DBA">
        <w:rPr>
          <w:highlight w:val="white"/>
        </w:rPr>
        <w:t xml:space="preserve"> </w:t>
      </w:r>
      <w:r w:rsidR="001F62D0" w:rsidRPr="00903DBA">
        <w:rPr>
          <w:highlight w:val="white"/>
        </w:rPr>
        <w:t>that represent</w:t>
      </w:r>
      <w:r w:rsidR="00236554" w:rsidRPr="00903DBA">
        <w:rPr>
          <w:highlight w:val="white"/>
        </w:rPr>
        <w:t>s</w:t>
      </w:r>
      <w:r w:rsidR="001F62D0" w:rsidRPr="00903DBA">
        <w:rPr>
          <w:highlight w:val="white"/>
        </w:rPr>
        <w:t xml:space="preserve"> constant values (which have a numeric identifier in their names). Neither </w:t>
      </w:r>
      <w:r w:rsidR="00A41640" w:rsidRPr="00903DBA">
        <w:rPr>
          <w:highlight w:val="white"/>
        </w:rPr>
        <w:t>symbols</w:t>
      </w:r>
      <w:r w:rsidR="001F62D0" w:rsidRPr="00903DBA">
        <w:rPr>
          <w:highlight w:val="white"/>
        </w:rPr>
        <w:t xml:space="preserve"> without </w:t>
      </w:r>
      <w:r w:rsidR="0089524F" w:rsidRPr="00903DBA">
        <w:rPr>
          <w:highlight w:val="white"/>
        </w:rPr>
        <w:t xml:space="preserve">external linkage nor value </w:t>
      </w:r>
      <w:r w:rsidR="00A41640" w:rsidRPr="00903DBA">
        <w:rPr>
          <w:highlight w:val="white"/>
        </w:rPr>
        <w:t xml:space="preserve">symbol </w:t>
      </w:r>
      <w:r w:rsidR="0089524F" w:rsidRPr="00903DBA">
        <w:rPr>
          <w:highlight w:val="white"/>
        </w:rPr>
        <w:t>shall be visible for other files.</w:t>
      </w:r>
    </w:p>
    <w:p w14:paraId="0990741C" w14:textId="7835CC6B"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05C2FABE" w14:textId="77777777" w:rsidR="008F3070" w:rsidRPr="00903DBA" w:rsidRDefault="008F3070" w:rsidP="009842AA">
      <w:pPr>
        <w:pStyle w:val="Code"/>
        <w:rPr>
          <w:highlight w:val="white"/>
        </w:rPr>
      </w:pPr>
      <w:r w:rsidRPr="00903DBA">
        <w:rPr>
          <w:highlight w:val="white"/>
        </w:rPr>
        <w:t xml:space="preserve">          if (!staticSymbol.UniqueName.Contains(Symbol.SeparatorId) &amp;&amp;</w:t>
      </w:r>
    </w:p>
    <w:p w14:paraId="2419F0B7" w14:textId="77777777" w:rsidR="008F3070" w:rsidRPr="00903DBA" w:rsidRDefault="008F3070" w:rsidP="009842AA">
      <w:pPr>
        <w:pStyle w:val="Code"/>
        <w:rPr>
          <w:highlight w:val="white"/>
        </w:rPr>
      </w:pPr>
      <w:r w:rsidRPr="00903DBA">
        <w:rPr>
          <w:highlight w:val="white"/>
        </w:rPr>
        <w:t xml:space="preserve">              !staticSymbol.UniqueName.Contains(Symbol.NumberId)) {</w:t>
      </w:r>
    </w:p>
    <w:p w14:paraId="12345DF9" w14:textId="77777777" w:rsidR="008F3070" w:rsidRPr="00903DBA" w:rsidRDefault="008F3070" w:rsidP="009842AA">
      <w:pPr>
        <w:pStyle w:val="Code"/>
        <w:rPr>
          <w:highlight w:val="white"/>
        </w:rPr>
      </w:pPr>
      <w:r w:rsidRPr="00903DBA">
        <w:rPr>
          <w:highlight w:val="white"/>
        </w:rPr>
        <w:t xml:space="preserve">            streamWriter.WriteLine("\tglobal " + staticSymbol.UniqueName);</w:t>
      </w:r>
    </w:p>
    <w:p w14:paraId="7E05C37D" w14:textId="77777777" w:rsidR="008F3070" w:rsidRPr="00903DBA" w:rsidRDefault="008F3070" w:rsidP="009842AA">
      <w:pPr>
        <w:pStyle w:val="Code"/>
        <w:rPr>
          <w:highlight w:val="white"/>
        </w:rPr>
      </w:pPr>
      <w:r w:rsidRPr="00903DBA">
        <w:rPr>
          <w:highlight w:val="white"/>
        </w:rPr>
        <w:t xml:space="preserve">          }</w:t>
      </w:r>
    </w:p>
    <w:p w14:paraId="3E298ECB" w14:textId="77777777" w:rsidR="008F3070" w:rsidRPr="00903DBA" w:rsidRDefault="008F3070" w:rsidP="009842AA">
      <w:pPr>
        <w:pStyle w:val="Code"/>
        <w:rPr>
          <w:highlight w:val="white"/>
        </w:rPr>
      </w:pPr>
      <w:r w:rsidRPr="00903DBA">
        <w:rPr>
          <w:highlight w:val="white"/>
        </w:rPr>
        <w:t xml:space="preserve">        }</w:t>
      </w:r>
    </w:p>
    <w:p w14:paraId="5B57C94D" w14:textId="77777777" w:rsidR="008F3070" w:rsidRPr="00903DBA" w:rsidRDefault="008F3070" w:rsidP="009842AA">
      <w:pPr>
        <w:pStyle w:val="Code"/>
        <w:rPr>
          <w:highlight w:val="white"/>
        </w:rPr>
      </w:pPr>
      <w:r w:rsidRPr="00903DBA">
        <w:rPr>
          <w:highlight w:val="white"/>
        </w:rPr>
        <w:t xml:space="preserve">        streamWriter.WriteLine();</w:t>
      </w:r>
    </w:p>
    <w:p w14:paraId="51D27AB8" w14:textId="01346041" w:rsidR="008F3070" w:rsidRPr="00903DBA" w:rsidRDefault="0089524F" w:rsidP="0089524F">
      <w:pPr>
        <w:rPr>
          <w:highlight w:val="white"/>
        </w:rPr>
      </w:pPr>
      <w:r w:rsidRPr="00903DBA">
        <w:rPr>
          <w:highlight w:val="white"/>
        </w:rPr>
        <w:t>Then we add the names of all extern references.</w:t>
      </w:r>
    </w:p>
    <w:p w14:paraId="12BAC654" w14:textId="6F099FC9" w:rsidR="008F3070" w:rsidRPr="00903DBA" w:rsidRDefault="008F3070" w:rsidP="009842AA">
      <w:pPr>
        <w:pStyle w:val="Code"/>
        <w:rPr>
          <w:highlight w:val="white"/>
        </w:rPr>
      </w:pPr>
      <w:r w:rsidRPr="00903DBA">
        <w:rPr>
          <w:highlight w:val="white"/>
        </w:rPr>
        <w:t xml:space="preserve">        foreach (string externName in </w:t>
      </w:r>
      <w:r w:rsidR="00AE54FA" w:rsidRPr="00903DBA">
        <w:rPr>
          <w:highlight w:val="white"/>
        </w:rPr>
        <w:t>totalExternSet</w:t>
      </w:r>
      <w:r w:rsidRPr="00903DBA">
        <w:rPr>
          <w:highlight w:val="white"/>
        </w:rPr>
        <w:t>) {</w:t>
      </w:r>
    </w:p>
    <w:p w14:paraId="2257440F" w14:textId="77777777" w:rsidR="008F3070" w:rsidRPr="00903DBA" w:rsidRDefault="008F3070" w:rsidP="009842AA">
      <w:pPr>
        <w:pStyle w:val="Code"/>
        <w:rPr>
          <w:highlight w:val="white"/>
        </w:rPr>
      </w:pPr>
      <w:r w:rsidRPr="00903DBA">
        <w:rPr>
          <w:highlight w:val="white"/>
        </w:rPr>
        <w:t xml:space="preserve">          streamWriter.WriteLine("\textern " + externName);</w:t>
      </w:r>
    </w:p>
    <w:p w14:paraId="08DAA821" w14:textId="77777777" w:rsidR="008F3070" w:rsidRPr="00903DBA" w:rsidRDefault="008F3070" w:rsidP="009842AA">
      <w:pPr>
        <w:pStyle w:val="Code"/>
        <w:rPr>
          <w:highlight w:val="white"/>
        </w:rPr>
      </w:pPr>
      <w:r w:rsidRPr="00903DBA">
        <w:rPr>
          <w:highlight w:val="white"/>
        </w:rPr>
        <w:t xml:space="preserve">        }</w:t>
      </w:r>
    </w:p>
    <w:p w14:paraId="4770A1B3" w14:textId="1253A45A" w:rsidR="008F3070" w:rsidRPr="00903DBA" w:rsidRDefault="0089524F" w:rsidP="0089524F">
      <w:pPr>
        <w:rPr>
          <w:highlight w:val="white"/>
        </w:rPr>
      </w:pPr>
      <w:r w:rsidRPr="00903DBA">
        <w:rPr>
          <w:highlight w:val="white"/>
        </w:rPr>
        <w:t>If this</w:t>
      </w:r>
      <w:r w:rsidR="001F5571" w:rsidRPr="00903DBA">
        <w:rPr>
          <w:highlight w:val="white"/>
        </w:rPr>
        <w:t xml:space="preserve"> file</w:t>
      </w:r>
      <w:r w:rsidRPr="00903DBA">
        <w:rPr>
          <w:highlight w:val="white"/>
        </w:rPr>
        <w:t xml:space="preserve"> </w:t>
      </w:r>
      <w:r w:rsidR="002C0B39" w:rsidRPr="00903DBA">
        <w:rPr>
          <w:highlight w:val="white"/>
        </w:rPr>
        <w:t>holds the initialization code</w:t>
      </w:r>
      <w:r w:rsidRPr="00903DBA">
        <w:rPr>
          <w:highlight w:val="white"/>
        </w:rPr>
        <w:t xml:space="preserve">, we </w:t>
      </w:r>
      <w:r w:rsidR="002C0B39" w:rsidRPr="00903DBA">
        <w:rPr>
          <w:highlight w:val="white"/>
        </w:rPr>
        <w:t>state</w:t>
      </w:r>
      <w:r w:rsidRPr="00903DBA">
        <w:rPr>
          <w:highlight w:val="white"/>
        </w:rPr>
        <w:t xml:space="preserve"> t</w:t>
      </w:r>
      <w:r w:rsidR="00124599" w:rsidRPr="00903DBA">
        <w:rPr>
          <w:highlight w:val="white"/>
        </w:rPr>
        <w:t xml:space="preserve">hat the </w:t>
      </w:r>
      <w:r w:rsidR="00124599" w:rsidRPr="00903DBA">
        <w:rPr>
          <w:rStyle w:val="KeyWord0"/>
          <w:highlight w:val="white"/>
        </w:rPr>
        <w:t>_start</w:t>
      </w:r>
      <w:r w:rsidR="00124599" w:rsidRPr="00903DBA">
        <w:rPr>
          <w:highlight w:val="white"/>
        </w:rPr>
        <w:t xml:space="preserve"> marker </w:t>
      </w:r>
      <w:r w:rsidR="005A1F8A" w:rsidRPr="00903DBA">
        <w:rPr>
          <w:highlight w:val="white"/>
        </w:rPr>
        <w:t xml:space="preserve">and </w:t>
      </w:r>
      <w:r w:rsidR="00601724" w:rsidRPr="00903DBA">
        <w:rPr>
          <w:rStyle w:val="KeyWord0"/>
          <w:highlight w:val="white"/>
        </w:rPr>
        <w:t>CallStackStart</w:t>
      </w:r>
      <w:r w:rsidR="00601724" w:rsidRPr="00903DBA">
        <w:rPr>
          <w:highlight w:val="white"/>
        </w:rPr>
        <w:t xml:space="preserve"> </w:t>
      </w:r>
      <w:r w:rsidR="00124599" w:rsidRPr="00903DBA">
        <w:rPr>
          <w:highlight w:val="white"/>
        </w:rPr>
        <w:t xml:space="preserve">shall </w:t>
      </w:r>
      <w:r w:rsidR="00601724" w:rsidRPr="00903DBA">
        <w:rPr>
          <w:highlight w:val="white"/>
        </w:rPr>
        <w:t xml:space="preserve">marker shall </w:t>
      </w:r>
      <w:r w:rsidR="00124599" w:rsidRPr="00903DBA">
        <w:rPr>
          <w:highlight w:val="white"/>
        </w:rPr>
        <w:t xml:space="preserve">be global; that is, present in this file and </w:t>
      </w:r>
      <w:r w:rsidR="002C0B39" w:rsidRPr="00903DBA">
        <w:rPr>
          <w:highlight w:val="white"/>
        </w:rPr>
        <w:t xml:space="preserve">accessible in </w:t>
      </w:r>
      <w:r w:rsidR="00124599" w:rsidRPr="00903DBA">
        <w:rPr>
          <w:highlight w:val="white"/>
        </w:rPr>
        <w:t xml:space="preserve">other files. </w:t>
      </w:r>
      <w:r w:rsidR="0012042F" w:rsidRPr="00903DBA">
        <w:rPr>
          <w:highlight w:val="white"/>
        </w:rPr>
        <w:t xml:space="preserve">The </w:t>
      </w:r>
      <w:r w:rsidR="0012042F" w:rsidRPr="00903DBA">
        <w:rPr>
          <w:rStyle w:val="KeyWord0"/>
          <w:highlight w:val="white"/>
        </w:rPr>
        <w:t>_start</w:t>
      </w:r>
      <w:r w:rsidR="0012042F" w:rsidRPr="00903DBA">
        <w:rPr>
          <w:highlight w:val="white"/>
        </w:rPr>
        <w:t xml:space="preserve"> marker marks </w:t>
      </w:r>
      <w:r w:rsidR="00A27014" w:rsidRPr="00903DBA">
        <w:rPr>
          <w:highlight w:val="white"/>
        </w:rPr>
        <w:t>the start point of the execution of the code</w:t>
      </w:r>
      <w:r w:rsidR="00601724" w:rsidRPr="00903DBA">
        <w:rPr>
          <w:highlight w:val="white"/>
        </w:rPr>
        <w:t xml:space="preserve">, while </w:t>
      </w:r>
      <w:r w:rsidR="00601724" w:rsidRPr="00903DBA">
        <w:rPr>
          <w:rStyle w:val="KeyWord0"/>
          <w:highlight w:val="white"/>
        </w:rPr>
        <w:t>CallStackStart</w:t>
      </w:r>
      <w:r w:rsidR="00601724" w:rsidRPr="00903DBA">
        <w:rPr>
          <w:highlight w:val="white"/>
        </w:rPr>
        <w:t xml:space="preserve"> marks the beginning of the call stack.</w:t>
      </w:r>
    </w:p>
    <w:p w14:paraId="46F83435" w14:textId="77777777" w:rsidR="008F3070" w:rsidRPr="00903DBA" w:rsidRDefault="008F3070" w:rsidP="009842AA">
      <w:pPr>
        <w:pStyle w:val="Code"/>
        <w:rPr>
          <w:highlight w:val="white"/>
        </w:rPr>
      </w:pPr>
      <w:r w:rsidRPr="00903DBA">
        <w:rPr>
          <w:highlight w:val="white"/>
        </w:rPr>
        <w:t xml:space="preserve">        if (SymbolTable.InitSymbol != null) {</w:t>
      </w:r>
    </w:p>
    <w:p w14:paraId="3AF7A979" w14:textId="77777777" w:rsidR="008F3070" w:rsidRPr="00903DBA" w:rsidRDefault="008F3070" w:rsidP="009842AA">
      <w:pPr>
        <w:pStyle w:val="Code"/>
        <w:rPr>
          <w:highlight w:val="white"/>
        </w:rPr>
      </w:pPr>
      <w:r w:rsidRPr="00903DBA">
        <w:rPr>
          <w:highlight w:val="white"/>
        </w:rPr>
        <w:t xml:space="preserve">          streamWriter.WriteLine("\tglobal _start");</w:t>
      </w:r>
    </w:p>
    <w:p w14:paraId="4A2D6717" w14:textId="5A47F1AF" w:rsidR="008F3070" w:rsidRPr="00903DBA" w:rsidRDefault="008F3070" w:rsidP="009842AA">
      <w:pPr>
        <w:pStyle w:val="Code"/>
        <w:rPr>
          <w:highlight w:val="white"/>
        </w:rPr>
      </w:pPr>
      <w:r w:rsidRPr="00903DBA">
        <w:rPr>
          <w:highlight w:val="white"/>
        </w:rPr>
        <w:t xml:space="preserve">          streamWriter.WriteLine("\tglobal " + Linker.</w:t>
      </w:r>
      <w:r w:rsidR="00601724" w:rsidRPr="00903DBA">
        <w:rPr>
          <w:highlight w:val="white"/>
        </w:rPr>
        <w:t>CallStackStart</w:t>
      </w:r>
      <w:r w:rsidRPr="00903DBA">
        <w:rPr>
          <w:highlight w:val="white"/>
        </w:rPr>
        <w:t>);</w:t>
      </w:r>
    </w:p>
    <w:p w14:paraId="4AD8B8EB" w14:textId="77777777" w:rsidR="008F3070" w:rsidRPr="00903DBA" w:rsidRDefault="008F3070" w:rsidP="009842AA">
      <w:pPr>
        <w:pStyle w:val="Code"/>
        <w:rPr>
          <w:highlight w:val="white"/>
        </w:rPr>
      </w:pPr>
      <w:r w:rsidRPr="00903DBA">
        <w:rPr>
          <w:highlight w:val="white"/>
        </w:rPr>
        <w:t xml:space="preserve">        }</w:t>
      </w:r>
    </w:p>
    <w:p w14:paraId="1F372D8D" w14:textId="486F1BCE" w:rsidR="005A1F8A" w:rsidRPr="00903DBA" w:rsidRDefault="002C0B39" w:rsidP="005A1F8A">
      <w:pPr>
        <w:rPr>
          <w:highlight w:val="white"/>
        </w:rPr>
      </w:pPr>
      <w:r w:rsidRPr="00903DBA">
        <w:rPr>
          <w:highlight w:val="white"/>
        </w:rPr>
        <w:t xml:space="preserve">If this </w:t>
      </w:r>
      <w:r w:rsidR="001F5571" w:rsidRPr="00903DBA">
        <w:rPr>
          <w:highlight w:val="white"/>
        </w:rPr>
        <w:t xml:space="preserve">file </w:t>
      </w:r>
      <w:r w:rsidRPr="00903DBA">
        <w:rPr>
          <w:highlight w:val="white"/>
        </w:rPr>
        <w:t xml:space="preserve">does not hold the initialization code, </w:t>
      </w:r>
      <w:r w:rsidR="005A1F8A" w:rsidRPr="00903DBA">
        <w:rPr>
          <w:highlight w:val="white"/>
        </w:rPr>
        <w:t xml:space="preserve">we state that the </w:t>
      </w:r>
      <w:r w:rsidR="005A1F8A" w:rsidRPr="00903DBA">
        <w:rPr>
          <w:rStyle w:val="KeyWord0"/>
          <w:highlight w:val="white"/>
        </w:rPr>
        <w:t>_start</w:t>
      </w:r>
      <w:r w:rsidR="005A1F8A" w:rsidRPr="00903DBA">
        <w:rPr>
          <w:highlight w:val="white"/>
        </w:rPr>
        <w:t xml:space="preserve"> marker is extern; that is, present in another file and accessible in this file.</w:t>
      </w:r>
    </w:p>
    <w:p w14:paraId="773AE7DC" w14:textId="77777777" w:rsidR="008F3070" w:rsidRPr="00903DBA" w:rsidRDefault="008F3070" w:rsidP="009842AA">
      <w:pPr>
        <w:pStyle w:val="Code"/>
        <w:rPr>
          <w:highlight w:val="white"/>
        </w:rPr>
      </w:pPr>
      <w:r w:rsidRPr="00903DBA">
        <w:rPr>
          <w:highlight w:val="white"/>
        </w:rPr>
        <w:t xml:space="preserve">        else {</w:t>
      </w:r>
    </w:p>
    <w:p w14:paraId="29DDD09E" w14:textId="1635F567" w:rsidR="008F3070" w:rsidRPr="00903DBA" w:rsidRDefault="008F3070" w:rsidP="009842AA">
      <w:pPr>
        <w:pStyle w:val="Code"/>
        <w:rPr>
          <w:highlight w:val="white"/>
        </w:rPr>
      </w:pPr>
      <w:r w:rsidRPr="00903DBA">
        <w:rPr>
          <w:highlight w:val="white"/>
        </w:rPr>
        <w:t xml:space="preserve">          streamWriter.WriteLine("\textern " + Linker.</w:t>
      </w:r>
      <w:r w:rsidR="00601724" w:rsidRPr="00903DBA">
        <w:rPr>
          <w:highlight w:val="white"/>
        </w:rPr>
        <w:t>CallStackStart</w:t>
      </w:r>
      <w:r w:rsidRPr="00903DBA">
        <w:rPr>
          <w:highlight w:val="white"/>
        </w:rPr>
        <w:t>);</w:t>
      </w:r>
    </w:p>
    <w:p w14:paraId="3D99143E" w14:textId="77777777" w:rsidR="008F3070" w:rsidRPr="00903DBA" w:rsidRDefault="008F3070" w:rsidP="009842AA">
      <w:pPr>
        <w:pStyle w:val="Code"/>
        <w:rPr>
          <w:highlight w:val="white"/>
        </w:rPr>
      </w:pPr>
      <w:r w:rsidRPr="00903DBA">
        <w:rPr>
          <w:highlight w:val="white"/>
        </w:rPr>
        <w:t xml:space="preserve">        }</w:t>
      </w:r>
    </w:p>
    <w:p w14:paraId="34AA5602" w14:textId="77777777" w:rsidR="008F3070" w:rsidRPr="00903DBA" w:rsidRDefault="008F3070" w:rsidP="009842AA">
      <w:pPr>
        <w:pStyle w:val="Code"/>
        <w:rPr>
          <w:highlight w:val="white"/>
        </w:rPr>
      </w:pPr>
      <w:r w:rsidRPr="00903DBA">
        <w:rPr>
          <w:highlight w:val="white"/>
        </w:rPr>
        <w:t xml:space="preserve">        streamWriter.WriteLine();</w:t>
      </w:r>
    </w:p>
    <w:p w14:paraId="05B24925" w14:textId="1E947CFC" w:rsidR="008F3070" w:rsidRPr="00903DBA" w:rsidRDefault="005A1F8A" w:rsidP="00AE46DE">
      <w:pPr>
        <w:rPr>
          <w:highlight w:val="white"/>
        </w:rPr>
      </w:pPr>
      <w:r w:rsidRPr="00903DBA">
        <w:rPr>
          <w:highlight w:val="white"/>
        </w:rPr>
        <w:t xml:space="preserve">Then we iterate through </w:t>
      </w:r>
      <w:r w:rsidR="005C0B13" w:rsidRPr="00903DBA">
        <w:rPr>
          <w:highlight w:val="white"/>
        </w:rPr>
        <w:t>the global static set</w:t>
      </w:r>
      <w:r w:rsidRPr="00903DBA">
        <w:rPr>
          <w:highlight w:val="white"/>
        </w:rPr>
        <w:t xml:space="preserve"> and add the text</w:t>
      </w:r>
      <w:r w:rsidR="00AE46DE" w:rsidRPr="00903DBA">
        <w:rPr>
          <w:highlight w:val="white"/>
        </w:rPr>
        <w:t xml:space="preserve"> lists </w:t>
      </w:r>
      <w:r w:rsidR="00BD3035" w:rsidRPr="00903DBA">
        <w:rPr>
          <w:highlight w:val="white"/>
        </w:rPr>
        <w:t xml:space="preserve">(that holds the assembly code) </w:t>
      </w:r>
      <w:r w:rsidR="00AE46DE" w:rsidRPr="00903DBA">
        <w:rPr>
          <w:highlight w:val="white"/>
        </w:rPr>
        <w:t xml:space="preserve">of </w:t>
      </w:r>
      <w:r w:rsidR="00BD3035" w:rsidRPr="00903DBA">
        <w:rPr>
          <w:highlight w:val="white"/>
        </w:rPr>
        <w:t xml:space="preserve">the </w:t>
      </w:r>
      <w:r w:rsidR="00AE46DE" w:rsidRPr="00903DBA">
        <w:rPr>
          <w:highlight w:val="white"/>
        </w:rPr>
        <w:t>symbols.</w:t>
      </w:r>
    </w:p>
    <w:p w14:paraId="23ACCFAF" w14:textId="0E477271"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37A82BBD" w14:textId="77777777" w:rsidR="008F3070" w:rsidRPr="00903DBA" w:rsidRDefault="008F3070" w:rsidP="009842AA">
      <w:pPr>
        <w:pStyle w:val="Code"/>
        <w:rPr>
          <w:highlight w:val="white"/>
        </w:rPr>
      </w:pPr>
      <w:r w:rsidRPr="00903DBA">
        <w:rPr>
          <w:highlight w:val="white"/>
        </w:rPr>
        <w:t xml:space="preserve">          StaticSymbolLinux staticSymbolLinux =</w:t>
      </w:r>
    </w:p>
    <w:p w14:paraId="49A2D038" w14:textId="77777777" w:rsidR="008F3070" w:rsidRPr="00903DBA" w:rsidRDefault="008F3070" w:rsidP="009842AA">
      <w:pPr>
        <w:pStyle w:val="Code"/>
        <w:rPr>
          <w:highlight w:val="white"/>
        </w:rPr>
      </w:pPr>
      <w:r w:rsidRPr="00903DBA">
        <w:rPr>
          <w:highlight w:val="white"/>
        </w:rPr>
        <w:t xml:space="preserve">            (StaticSymbolLinux) staticSymbol;</w:t>
      </w:r>
    </w:p>
    <w:p w14:paraId="061AD707" w14:textId="77777777" w:rsidR="008F3070" w:rsidRPr="00903DBA" w:rsidRDefault="008F3070" w:rsidP="009842AA">
      <w:pPr>
        <w:pStyle w:val="Code"/>
        <w:rPr>
          <w:highlight w:val="white"/>
        </w:rPr>
      </w:pPr>
    </w:p>
    <w:p w14:paraId="4EB7E37C" w14:textId="77777777" w:rsidR="008F3070" w:rsidRPr="00903DBA" w:rsidRDefault="008F3070" w:rsidP="009842AA">
      <w:pPr>
        <w:pStyle w:val="Code"/>
        <w:rPr>
          <w:highlight w:val="white"/>
        </w:rPr>
      </w:pPr>
      <w:r w:rsidRPr="00903DBA">
        <w:rPr>
          <w:highlight w:val="white"/>
        </w:rPr>
        <w:t xml:space="preserve">          streamWriter.WriteLine();</w:t>
      </w:r>
    </w:p>
    <w:p w14:paraId="7F9EF1DF" w14:textId="77777777" w:rsidR="008F3070" w:rsidRPr="00903DBA" w:rsidRDefault="008F3070" w:rsidP="009842AA">
      <w:pPr>
        <w:pStyle w:val="Code"/>
        <w:rPr>
          <w:highlight w:val="white"/>
        </w:rPr>
      </w:pPr>
      <w:r w:rsidRPr="00903DBA">
        <w:rPr>
          <w:highlight w:val="white"/>
        </w:rPr>
        <w:t xml:space="preserve">          foreach (string line in staticSymbolLinux.TextList) {</w:t>
      </w:r>
    </w:p>
    <w:p w14:paraId="0FB1F273" w14:textId="77777777" w:rsidR="008F3070" w:rsidRPr="00903DBA" w:rsidRDefault="008F3070" w:rsidP="009842AA">
      <w:pPr>
        <w:pStyle w:val="Code"/>
        <w:rPr>
          <w:highlight w:val="white"/>
        </w:rPr>
      </w:pPr>
      <w:r w:rsidRPr="00903DBA">
        <w:rPr>
          <w:highlight w:val="white"/>
        </w:rPr>
        <w:t xml:space="preserve">            streamWriter.WriteLine(line);</w:t>
      </w:r>
    </w:p>
    <w:p w14:paraId="38AED1C3" w14:textId="77777777" w:rsidR="008F3070" w:rsidRPr="00903DBA" w:rsidRDefault="008F3070" w:rsidP="009842AA">
      <w:pPr>
        <w:pStyle w:val="Code"/>
        <w:rPr>
          <w:highlight w:val="white"/>
        </w:rPr>
      </w:pPr>
      <w:r w:rsidRPr="00903DBA">
        <w:rPr>
          <w:highlight w:val="white"/>
        </w:rPr>
        <w:t xml:space="preserve">          }</w:t>
      </w:r>
    </w:p>
    <w:p w14:paraId="25B1F138" w14:textId="77777777" w:rsidR="008F3070" w:rsidRPr="00903DBA" w:rsidRDefault="008F3070" w:rsidP="009842AA">
      <w:pPr>
        <w:pStyle w:val="Code"/>
        <w:rPr>
          <w:highlight w:val="white"/>
        </w:rPr>
      </w:pPr>
      <w:r w:rsidRPr="00903DBA">
        <w:rPr>
          <w:highlight w:val="white"/>
        </w:rPr>
        <w:t xml:space="preserve">        }</w:t>
      </w:r>
    </w:p>
    <w:p w14:paraId="032D61E5" w14:textId="78B659E7" w:rsidR="001F5571" w:rsidRPr="00903DBA" w:rsidRDefault="001F5571" w:rsidP="001F5571">
      <w:pPr>
        <w:rPr>
          <w:highlight w:val="white"/>
        </w:rPr>
      </w:pPr>
      <w:r w:rsidRPr="00903DBA">
        <w:rPr>
          <w:highlight w:val="white"/>
        </w:rPr>
        <w:t>If this file holds the initialization code, we add the call stack for the activation records at the end of th</w:t>
      </w:r>
      <w:r w:rsidR="00BD3035" w:rsidRPr="00903DBA">
        <w:rPr>
          <w:highlight w:val="white"/>
        </w:rPr>
        <w:t xml:space="preserve">e </w:t>
      </w:r>
      <w:r w:rsidRPr="00903DBA">
        <w:rPr>
          <w:highlight w:val="white"/>
        </w:rPr>
        <w:t xml:space="preserve">file. </w:t>
      </w:r>
      <w:r w:rsidR="00D322B0" w:rsidRPr="00903DBA">
        <w:rPr>
          <w:highlight w:val="white"/>
        </w:rPr>
        <w:t xml:space="preserve">We allocate one megabyte (1 048 576 bytes) for the </w:t>
      </w:r>
      <w:r w:rsidR="00BD3035" w:rsidRPr="00903DBA">
        <w:rPr>
          <w:highlight w:val="white"/>
        </w:rPr>
        <w:t xml:space="preserve">call </w:t>
      </w:r>
      <w:r w:rsidR="00D322B0" w:rsidRPr="00903DBA">
        <w:rPr>
          <w:highlight w:val="white"/>
        </w:rPr>
        <w:t>stack.</w:t>
      </w:r>
    </w:p>
    <w:p w14:paraId="5E15ED97" w14:textId="77777777" w:rsidR="008F3070" w:rsidRPr="00903DBA" w:rsidRDefault="008F3070" w:rsidP="009842AA">
      <w:pPr>
        <w:pStyle w:val="Code"/>
        <w:rPr>
          <w:highlight w:val="white"/>
        </w:rPr>
      </w:pPr>
      <w:r w:rsidRPr="00903DBA">
        <w:rPr>
          <w:highlight w:val="white"/>
        </w:rPr>
        <w:t xml:space="preserve">        if (SymbolTable.InitSymbol != null) {</w:t>
      </w:r>
    </w:p>
    <w:p w14:paraId="0A48B2DE" w14:textId="77777777" w:rsidR="008F3070" w:rsidRPr="00903DBA" w:rsidRDefault="008F3070" w:rsidP="009842AA">
      <w:pPr>
        <w:pStyle w:val="Code"/>
        <w:rPr>
          <w:highlight w:val="white"/>
        </w:rPr>
      </w:pPr>
      <w:r w:rsidRPr="00903DBA">
        <w:rPr>
          <w:highlight w:val="white"/>
        </w:rPr>
        <w:t xml:space="preserve">          streamWriter.WriteLine();</w:t>
      </w:r>
    </w:p>
    <w:p w14:paraId="2202AF8A" w14:textId="77777777" w:rsidR="008F3070" w:rsidRPr="00903DBA" w:rsidRDefault="008F3070" w:rsidP="009842AA">
      <w:pPr>
        <w:pStyle w:val="Code"/>
        <w:rPr>
          <w:highlight w:val="white"/>
        </w:rPr>
      </w:pPr>
      <w:r w:rsidRPr="00903DBA">
        <w:rPr>
          <w:highlight w:val="white"/>
        </w:rPr>
        <w:t xml:space="preserve">          streamWriter.WriteLine("section .data");</w:t>
      </w:r>
    </w:p>
    <w:p w14:paraId="033D4D7E" w14:textId="351EBDEE" w:rsidR="00D322B0" w:rsidRPr="00903DBA" w:rsidRDefault="008F3070" w:rsidP="009842AA">
      <w:pPr>
        <w:pStyle w:val="Code"/>
        <w:rPr>
          <w:highlight w:val="white"/>
        </w:rPr>
      </w:pPr>
      <w:r w:rsidRPr="00903DBA">
        <w:rPr>
          <w:highlight w:val="white"/>
        </w:rPr>
        <w:t xml:space="preserve">          streamWriter.WriteLine(Linker.</w:t>
      </w:r>
      <w:r w:rsidR="00601724" w:rsidRPr="00903DBA">
        <w:rPr>
          <w:highlight w:val="white"/>
        </w:rPr>
        <w:t>CallStackStart</w:t>
      </w:r>
      <w:r w:rsidRPr="00903DBA">
        <w:rPr>
          <w:highlight w:val="white"/>
        </w:rPr>
        <w:t xml:space="preserve"> +</w:t>
      </w:r>
    </w:p>
    <w:p w14:paraId="5C150025" w14:textId="159F0013" w:rsidR="008F3070" w:rsidRPr="00903DBA" w:rsidRDefault="00D322B0" w:rsidP="009842AA">
      <w:pPr>
        <w:pStyle w:val="Code"/>
        <w:rPr>
          <w:highlight w:val="white"/>
        </w:rPr>
      </w:pPr>
      <w:r w:rsidRPr="00903DBA">
        <w:rPr>
          <w:highlight w:val="white"/>
        </w:rPr>
        <w:t xml:space="preserve">                                </w:t>
      </w:r>
      <w:r w:rsidR="008F3070" w:rsidRPr="00903DBA">
        <w:rPr>
          <w:highlight w:val="white"/>
        </w:rPr>
        <w:t xml:space="preserve"> ":\ttimes 1048576 db 0");</w:t>
      </w:r>
    </w:p>
    <w:p w14:paraId="2CB3826E" w14:textId="77777777" w:rsidR="008F3070" w:rsidRPr="00903DBA" w:rsidRDefault="008F3070" w:rsidP="009842AA">
      <w:pPr>
        <w:pStyle w:val="Code"/>
        <w:rPr>
          <w:highlight w:val="white"/>
        </w:rPr>
      </w:pPr>
      <w:r w:rsidRPr="00903DBA">
        <w:rPr>
          <w:highlight w:val="white"/>
        </w:rPr>
        <w:t xml:space="preserve">        }</w:t>
      </w:r>
    </w:p>
    <w:p w14:paraId="7D9F7A84" w14:textId="77777777" w:rsidR="008F3070" w:rsidRPr="00903DBA" w:rsidRDefault="008F3070" w:rsidP="009842AA">
      <w:pPr>
        <w:pStyle w:val="Code"/>
        <w:rPr>
          <w:highlight w:val="white"/>
        </w:rPr>
      </w:pPr>
    </w:p>
    <w:p w14:paraId="6A2C21DF" w14:textId="77777777" w:rsidR="008F3070" w:rsidRPr="00903DBA" w:rsidRDefault="008F3070" w:rsidP="009842AA">
      <w:pPr>
        <w:pStyle w:val="Code"/>
        <w:rPr>
          <w:highlight w:val="white"/>
        </w:rPr>
      </w:pPr>
      <w:r w:rsidRPr="00903DBA">
        <w:rPr>
          <w:highlight w:val="white"/>
        </w:rPr>
        <w:lastRenderedPageBreak/>
        <w:t xml:space="preserve">        streamWriter.Close();</w:t>
      </w:r>
    </w:p>
    <w:p w14:paraId="3A1C5508" w14:textId="083FC4C7" w:rsidR="008F3070" w:rsidRPr="00903DBA" w:rsidRDefault="008F3070" w:rsidP="009842AA">
      <w:pPr>
        <w:pStyle w:val="Code"/>
        <w:rPr>
          <w:highlight w:val="white"/>
        </w:rPr>
      </w:pPr>
      <w:r w:rsidRPr="00903DBA">
        <w:rPr>
          <w:highlight w:val="white"/>
        </w:rPr>
        <w:t xml:space="preserve">      }</w:t>
      </w:r>
    </w:p>
    <w:p w14:paraId="116CCA1B" w14:textId="77777777" w:rsidR="009E5A2C" w:rsidRPr="00903DBA" w:rsidRDefault="009E5A2C" w:rsidP="009842AA">
      <w:pPr>
        <w:pStyle w:val="Code"/>
        <w:rPr>
          <w:highlight w:val="white"/>
        </w:rPr>
      </w:pPr>
    </w:p>
    <w:p w14:paraId="2CF597D9" w14:textId="35EDBFD0" w:rsidR="002E25F7" w:rsidRPr="00903DBA" w:rsidRDefault="002E25F7" w:rsidP="002E25F7">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3CE58E3" w14:textId="7EB16263" w:rsidR="002E25F7" w:rsidRPr="00903DBA" w:rsidRDefault="002E25F7" w:rsidP="002E25F7">
      <w:pPr>
        <w:pStyle w:val="Code"/>
        <w:rPr>
          <w:highlight w:val="white"/>
        </w:rPr>
      </w:pPr>
      <w:r w:rsidRPr="00903DBA">
        <w:rPr>
          <w:highlight w:val="white"/>
        </w:rPr>
        <w:t xml:space="preserve">        // ...</w:t>
      </w:r>
    </w:p>
    <w:p w14:paraId="2B3BD2AC" w14:textId="2806067D" w:rsidR="002E25F7" w:rsidRPr="00903DBA" w:rsidRDefault="002E25F7" w:rsidP="002E25F7">
      <w:pPr>
        <w:pStyle w:val="Code"/>
        <w:rPr>
          <w:highlight w:val="white"/>
        </w:rPr>
      </w:pPr>
      <w:r w:rsidRPr="00903DBA">
        <w:rPr>
          <w:highlight w:val="white"/>
        </w:rPr>
        <w:t xml:space="preserve">      }</w:t>
      </w:r>
    </w:p>
    <w:p w14:paraId="02435FB7" w14:textId="65DE8B7D" w:rsidR="000848EB" w:rsidRPr="00903DBA" w:rsidRDefault="000848EB" w:rsidP="000848EB">
      <w:pPr>
        <w:pStyle w:val="Code"/>
        <w:rPr>
          <w:highlight w:val="white"/>
        </w:rPr>
      </w:pPr>
      <w:r w:rsidRPr="00903DBA">
        <w:rPr>
          <w:highlight w:val="white"/>
        </w:rPr>
        <w:t xml:space="preserve">    }</w:t>
      </w:r>
    </w:p>
    <w:p w14:paraId="06F376C1" w14:textId="77777777" w:rsidR="00EC1D1F" w:rsidRPr="00903DBA" w:rsidRDefault="00EC1D1F" w:rsidP="00EC1D1F">
      <w:pPr>
        <w:pStyle w:val="Rubrik3"/>
        <w:numPr>
          <w:ilvl w:val="2"/>
          <w:numId w:val="167"/>
        </w:numPr>
        <w:rPr>
          <w:highlight w:val="white"/>
        </w:rPr>
      </w:pPr>
      <w:bookmarkStart w:id="19" w:name="_Toc57655980"/>
      <w:r w:rsidRPr="00903DBA">
        <w:rPr>
          <w:highlight w:val="white"/>
        </w:rPr>
        <w:t>Generate the Make File</w:t>
      </w:r>
      <w:bookmarkEnd w:id="19"/>
    </w:p>
    <w:p w14:paraId="451F72CD" w14:textId="5EA3C1D2" w:rsidR="00EC1D1F" w:rsidRPr="00903DBA" w:rsidRDefault="00EC1D1F" w:rsidP="00EC1D1F">
      <w:pPr>
        <w:rPr>
          <w:highlight w:val="white"/>
        </w:rPr>
      </w:pPr>
      <w:r w:rsidRPr="00903DBA">
        <w:rPr>
          <w:highlight w:val="white"/>
        </w:rPr>
        <w:t xml:space="preserve">The </w:t>
      </w:r>
      <w:r w:rsidRPr="00903DBA">
        <w:rPr>
          <w:rStyle w:val="KeyWord0"/>
          <w:highlight w:val="white"/>
        </w:rPr>
        <w:t>GenerateMakeFile</w:t>
      </w:r>
      <w:r w:rsidRPr="00903DBA">
        <w:rPr>
          <w:highlight w:val="white"/>
        </w:rPr>
        <w:t xml:space="preserve"> method generate a makefile for assembling a</w:t>
      </w:r>
      <w:r w:rsidR="008419D3" w:rsidRPr="00903DBA">
        <w:rPr>
          <w:highlight w:val="white"/>
        </w:rPr>
        <w:t>nd</w:t>
      </w:r>
      <w:r w:rsidRPr="00903DBA">
        <w:rPr>
          <w:highlight w:val="white"/>
        </w:rPr>
        <w:t xml:space="preserve"> linking the target files into an executable file.</w:t>
      </w:r>
    </w:p>
    <w:p w14:paraId="6283EE26" w14:textId="77777777" w:rsidR="00EC1D1F" w:rsidRPr="00903DBA" w:rsidRDefault="00EC1D1F" w:rsidP="00EC1D1F">
      <w:pPr>
        <w:pStyle w:val="Code"/>
        <w:rPr>
          <w:highlight w:val="white"/>
        </w:rPr>
      </w:pPr>
      <w:r w:rsidRPr="00903DBA">
        <w:rPr>
          <w:highlight w:val="white"/>
        </w:rPr>
        <w:t xml:space="preserve">    private static void GenerateMakeFile(List&lt;string&gt; argList) {</w:t>
      </w:r>
    </w:p>
    <w:p w14:paraId="7A54132C" w14:textId="77777777" w:rsidR="00EC1D1F" w:rsidRPr="00903DBA" w:rsidRDefault="00EC1D1F" w:rsidP="00EC1D1F">
      <w:pPr>
        <w:pStyle w:val="Code"/>
        <w:rPr>
          <w:highlight w:val="white"/>
        </w:rPr>
      </w:pPr>
      <w:r w:rsidRPr="00903DBA">
        <w:rPr>
          <w:highlight w:val="white"/>
        </w:rPr>
        <w:t xml:space="preserve">      StreamWriter makeStream = new StreamWriter(SourcePath + "makefile");</w:t>
      </w:r>
    </w:p>
    <w:p w14:paraId="06708A5B" w14:textId="77777777" w:rsidR="00EC1D1F" w:rsidRPr="00903DBA" w:rsidRDefault="00EC1D1F" w:rsidP="00EC1D1F">
      <w:pPr>
        <w:rPr>
          <w:highlight w:val="white"/>
        </w:rPr>
      </w:pPr>
      <w:r w:rsidRPr="00903DBA">
        <w:rPr>
          <w:highlight w:val="white"/>
        </w:rPr>
        <w:t>We call the resulting executable file “main”, and we state that it is dependent of the object files; that is, the file names with the “.o” suffix.</w:t>
      </w:r>
    </w:p>
    <w:p w14:paraId="267872D7" w14:textId="77777777" w:rsidR="00EC1D1F" w:rsidRPr="00903DBA" w:rsidRDefault="00EC1D1F" w:rsidP="00EC1D1F">
      <w:pPr>
        <w:pStyle w:val="Code"/>
        <w:rPr>
          <w:highlight w:val="white"/>
        </w:rPr>
      </w:pPr>
      <w:r w:rsidRPr="00903DBA">
        <w:rPr>
          <w:highlight w:val="white"/>
        </w:rPr>
        <w:t xml:space="preserve">      makeStream.Write("main:");</w:t>
      </w:r>
    </w:p>
    <w:p w14:paraId="75DA7B44" w14:textId="77777777" w:rsidR="00EC1D1F" w:rsidRPr="00903DBA" w:rsidRDefault="00EC1D1F" w:rsidP="00EC1D1F">
      <w:pPr>
        <w:pStyle w:val="Code"/>
        <w:rPr>
          <w:highlight w:val="white"/>
        </w:rPr>
      </w:pPr>
      <w:r w:rsidRPr="00903DBA">
        <w:rPr>
          <w:highlight w:val="white"/>
        </w:rPr>
        <w:t xml:space="preserve">      foreach (string arg in argList) {</w:t>
      </w:r>
    </w:p>
    <w:p w14:paraId="59B7E5C0" w14:textId="77777777" w:rsidR="00EC1D1F" w:rsidRPr="00903DBA" w:rsidRDefault="00EC1D1F" w:rsidP="00EC1D1F">
      <w:pPr>
        <w:pStyle w:val="Code"/>
        <w:rPr>
          <w:highlight w:val="white"/>
        </w:rPr>
      </w:pPr>
      <w:r w:rsidRPr="00903DBA">
        <w:rPr>
          <w:highlight w:val="white"/>
        </w:rPr>
        <w:t xml:space="preserve">        makeStream.Write(" " + arg.ToLower() + ".o");</w:t>
      </w:r>
    </w:p>
    <w:p w14:paraId="7EF5CEF0" w14:textId="77777777" w:rsidR="00EC1D1F" w:rsidRPr="00903DBA" w:rsidRDefault="00EC1D1F" w:rsidP="00EC1D1F">
      <w:pPr>
        <w:pStyle w:val="Code"/>
        <w:rPr>
          <w:highlight w:val="white"/>
        </w:rPr>
      </w:pPr>
      <w:r w:rsidRPr="00903DBA">
        <w:rPr>
          <w:highlight w:val="white"/>
        </w:rPr>
        <w:t xml:space="preserve">      }</w:t>
      </w:r>
    </w:p>
    <w:p w14:paraId="3710C560" w14:textId="77777777" w:rsidR="00EC1D1F" w:rsidRPr="00903DBA" w:rsidRDefault="00EC1D1F" w:rsidP="00EC1D1F">
      <w:pPr>
        <w:pStyle w:val="Code"/>
        <w:rPr>
          <w:highlight w:val="white"/>
        </w:rPr>
      </w:pPr>
      <w:r w:rsidRPr="00903DBA">
        <w:rPr>
          <w:highlight w:val="white"/>
        </w:rPr>
        <w:t xml:space="preserve">      makeStream.WriteLine();</w:t>
      </w:r>
    </w:p>
    <w:p w14:paraId="1970B4D7" w14:textId="730289DF" w:rsidR="00EC1D1F" w:rsidRPr="00903DBA" w:rsidRDefault="00EC1D1F" w:rsidP="00EC1D1F">
      <w:pPr>
        <w:rPr>
          <w:highlight w:val="white"/>
        </w:rPr>
      </w:pPr>
      <w:r w:rsidRPr="00903DBA">
        <w:rPr>
          <w:highlight w:val="white"/>
        </w:rPr>
        <w:t>We link the object files together with the</w:t>
      </w:r>
      <w:r w:rsidR="008419D3" w:rsidRPr="00903DBA">
        <w:rPr>
          <w:highlight w:val="white"/>
        </w:rPr>
        <w:t xml:space="preserve"> GNU linker</w:t>
      </w:r>
      <w:r w:rsidR="005D2054" w:rsidRPr="00903DBA">
        <w:rPr>
          <w:highlight w:val="white"/>
        </w:rPr>
        <w:t xml:space="preserve"> (</w:t>
      </w:r>
      <w:r w:rsidRPr="00903DBA">
        <w:rPr>
          <w:rStyle w:val="KeyWord0"/>
          <w:highlight w:val="white"/>
        </w:rPr>
        <w:t>ld</w:t>
      </w:r>
      <w:r w:rsidR="005D2054" w:rsidRPr="00903DBA">
        <w:rPr>
          <w:highlight w:val="white"/>
        </w:rPr>
        <w:t xml:space="preserve">) </w:t>
      </w:r>
      <w:r w:rsidRPr="00903DBA">
        <w:rPr>
          <w:highlight w:val="white"/>
        </w:rPr>
        <w:t>system command, which perform the linking of the object files.</w:t>
      </w:r>
    </w:p>
    <w:p w14:paraId="13D66217" w14:textId="77777777" w:rsidR="00EC1D1F" w:rsidRPr="00903DBA" w:rsidRDefault="00EC1D1F" w:rsidP="00EC1D1F">
      <w:pPr>
        <w:pStyle w:val="Code"/>
        <w:rPr>
          <w:highlight w:val="white"/>
        </w:rPr>
      </w:pPr>
      <w:r w:rsidRPr="00903DBA">
        <w:rPr>
          <w:highlight w:val="white"/>
        </w:rPr>
        <w:t xml:space="preserve">      makeStream.Write("\tld -o main");</w:t>
      </w:r>
    </w:p>
    <w:p w14:paraId="227DD8DC" w14:textId="77777777" w:rsidR="00EC1D1F" w:rsidRPr="00903DBA" w:rsidRDefault="00EC1D1F" w:rsidP="00EC1D1F">
      <w:pPr>
        <w:pStyle w:val="Code"/>
        <w:rPr>
          <w:highlight w:val="white"/>
        </w:rPr>
      </w:pPr>
      <w:r w:rsidRPr="00903DBA">
        <w:rPr>
          <w:highlight w:val="white"/>
        </w:rPr>
        <w:t xml:space="preserve">      foreach (string arg in argList) {</w:t>
      </w:r>
    </w:p>
    <w:p w14:paraId="50F534DB" w14:textId="77777777" w:rsidR="00EC1D1F" w:rsidRPr="00903DBA" w:rsidRDefault="00EC1D1F" w:rsidP="00EC1D1F">
      <w:pPr>
        <w:pStyle w:val="Code"/>
        <w:rPr>
          <w:highlight w:val="white"/>
        </w:rPr>
      </w:pPr>
      <w:r w:rsidRPr="00903DBA">
        <w:rPr>
          <w:highlight w:val="white"/>
        </w:rPr>
        <w:t xml:space="preserve">        makeStream.Write(" " + arg.ToLower() + ".o");</w:t>
      </w:r>
    </w:p>
    <w:p w14:paraId="69F99397" w14:textId="77777777" w:rsidR="00EC1D1F" w:rsidRPr="00903DBA" w:rsidRDefault="00EC1D1F" w:rsidP="00EC1D1F">
      <w:pPr>
        <w:pStyle w:val="Code"/>
        <w:rPr>
          <w:highlight w:val="white"/>
        </w:rPr>
      </w:pPr>
      <w:r w:rsidRPr="00903DBA">
        <w:rPr>
          <w:highlight w:val="white"/>
        </w:rPr>
        <w:t xml:space="preserve">      }</w:t>
      </w:r>
    </w:p>
    <w:p w14:paraId="26A0067C" w14:textId="77777777" w:rsidR="00EC1D1F" w:rsidRPr="00903DBA" w:rsidRDefault="00EC1D1F" w:rsidP="00EC1D1F">
      <w:pPr>
        <w:pStyle w:val="Code"/>
        <w:rPr>
          <w:highlight w:val="white"/>
        </w:rPr>
      </w:pPr>
      <w:r w:rsidRPr="00903DBA">
        <w:rPr>
          <w:highlight w:val="white"/>
        </w:rPr>
        <w:t xml:space="preserve">      makeStream.WriteLine();</w:t>
      </w:r>
    </w:p>
    <w:p w14:paraId="64259BD6" w14:textId="77777777" w:rsidR="00EC1D1F" w:rsidRPr="00903DBA" w:rsidRDefault="00EC1D1F" w:rsidP="00EC1D1F">
      <w:pPr>
        <w:pStyle w:val="Code"/>
        <w:rPr>
          <w:highlight w:val="white"/>
        </w:rPr>
      </w:pPr>
      <w:r w:rsidRPr="00903DBA">
        <w:rPr>
          <w:highlight w:val="white"/>
        </w:rPr>
        <w:t xml:space="preserve">      makeStream.WriteLine();</w:t>
      </w:r>
    </w:p>
    <w:p w14:paraId="11D843F3" w14:textId="38A9FF8D" w:rsidR="00EC1D1F" w:rsidRPr="00903DBA" w:rsidRDefault="00EC1D1F" w:rsidP="00EC1D1F">
      <w:r w:rsidRPr="00903DBA">
        <w:rPr>
          <w:highlight w:val="white"/>
        </w:rPr>
        <w:t>We assembly each file with the</w:t>
      </w:r>
      <w:r w:rsidR="000E569A" w:rsidRPr="00903DBA">
        <w:rPr>
          <w:highlight w:val="white"/>
        </w:rPr>
        <w:t xml:space="preserve"> Netwide Assembler (</w:t>
      </w:r>
      <w:r w:rsidRPr="00903DBA">
        <w:rPr>
          <w:rStyle w:val="KeyWord0"/>
          <w:highlight w:val="white"/>
        </w:rPr>
        <w:t>nasm</w:t>
      </w:r>
      <w:r w:rsidR="000E569A" w:rsidRPr="00903DBA">
        <w:rPr>
          <w:highlight w:val="white"/>
        </w:rPr>
        <w:t xml:space="preserve">), </w:t>
      </w:r>
      <w:r w:rsidRPr="00903DBA">
        <w:rPr>
          <w:highlight w:val="white"/>
        </w:rPr>
        <w:t>to assembly the assembly file into an object file.</w:t>
      </w:r>
    </w:p>
    <w:p w14:paraId="30B387A3" w14:textId="77777777" w:rsidR="00EC1D1F" w:rsidRPr="00903DBA" w:rsidRDefault="00EC1D1F" w:rsidP="00EC1D1F">
      <w:pPr>
        <w:pStyle w:val="Code"/>
        <w:rPr>
          <w:highlight w:val="white"/>
        </w:rPr>
      </w:pPr>
      <w:r w:rsidRPr="00903DBA">
        <w:rPr>
          <w:highlight w:val="white"/>
        </w:rPr>
        <w:t xml:space="preserve">      foreach (string arg in argList) {</w:t>
      </w:r>
    </w:p>
    <w:p w14:paraId="72674131" w14:textId="77777777" w:rsidR="00EC1D1F" w:rsidRPr="00903DBA" w:rsidRDefault="00EC1D1F" w:rsidP="00EC1D1F">
      <w:pPr>
        <w:pStyle w:val="Code"/>
        <w:rPr>
          <w:highlight w:val="white"/>
        </w:rPr>
      </w:pPr>
      <w:r w:rsidRPr="00903DBA">
        <w:rPr>
          <w:highlight w:val="white"/>
        </w:rPr>
        <w:t xml:space="preserve">        makeStream.WriteLine(arg.ToLower() + ".o: " + arg.ToLower() + ".asm");</w:t>
      </w:r>
    </w:p>
    <w:p w14:paraId="7E3CF1DA" w14:textId="77777777" w:rsidR="00EC1D1F" w:rsidRPr="00903DBA" w:rsidRDefault="00EC1D1F" w:rsidP="00EC1D1F">
      <w:pPr>
        <w:pStyle w:val="Code"/>
        <w:rPr>
          <w:highlight w:val="white"/>
        </w:rPr>
      </w:pPr>
      <w:r w:rsidRPr="00903DBA">
        <w:rPr>
          <w:highlight w:val="white"/>
        </w:rPr>
        <w:t xml:space="preserve">        makeStream.WriteLine("\tnasm -f elf64 -o " + arg.ToLower() + ".o "</w:t>
      </w:r>
    </w:p>
    <w:p w14:paraId="03173E8C" w14:textId="77777777" w:rsidR="00EC1D1F" w:rsidRPr="00903DBA" w:rsidRDefault="00EC1D1F" w:rsidP="00EC1D1F">
      <w:pPr>
        <w:pStyle w:val="Code"/>
        <w:rPr>
          <w:highlight w:val="white"/>
        </w:rPr>
      </w:pPr>
      <w:r w:rsidRPr="00903DBA">
        <w:rPr>
          <w:highlight w:val="white"/>
        </w:rPr>
        <w:t xml:space="preserve">                           + arg.ToLower() + ".asm");</w:t>
      </w:r>
    </w:p>
    <w:p w14:paraId="2DC72833" w14:textId="77777777" w:rsidR="00EC1D1F" w:rsidRPr="00903DBA" w:rsidRDefault="00EC1D1F" w:rsidP="00EC1D1F">
      <w:pPr>
        <w:pStyle w:val="Code"/>
        <w:rPr>
          <w:highlight w:val="white"/>
        </w:rPr>
      </w:pPr>
      <w:r w:rsidRPr="00903DBA">
        <w:rPr>
          <w:highlight w:val="white"/>
        </w:rPr>
        <w:t xml:space="preserve">        makeStream.WriteLine();</w:t>
      </w:r>
    </w:p>
    <w:p w14:paraId="4C5DEDDE" w14:textId="77777777" w:rsidR="00EC1D1F" w:rsidRPr="00903DBA" w:rsidRDefault="00EC1D1F" w:rsidP="00EC1D1F">
      <w:pPr>
        <w:pStyle w:val="Code"/>
        <w:rPr>
          <w:highlight w:val="white"/>
        </w:rPr>
      </w:pPr>
      <w:r w:rsidRPr="00903DBA">
        <w:rPr>
          <w:highlight w:val="white"/>
        </w:rPr>
        <w:t xml:space="preserve">      }</w:t>
      </w:r>
    </w:p>
    <w:p w14:paraId="4A7B371D" w14:textId="77777777" w:rsidR="00EC1D1F" w:rsidRPr="00903DBA" w:rsidRDefault="00EC1D1F" w:rsidP="00EC1D1F">
      <w:pPr>
        <w:rPr>
          <w:highlight w:val="white"/>
        </w:rPr>
      </w:pPr>
      <w:r w:rsidRPr="00903DBA">
        <w:rPr>
          <w:highlight w:val="white"/>
        </w:rPr>
        <w:t>Finally, we generate the clear list by listing all the object files and the final main file.</w:t>
      </w:r>
    </w:p>
    <w:p w14:paraId="73FE28BA" w14:textId="77777777" w:rsidR="00EC1D1F" w:rsidRPr="00903DBA" w:rsidRDefault="00EC1D1F" w:rsidP="00EC1D1F">
      <w:pPr>
        <w:pStyle w:val="Code"/>
        <w:rPr>
          <w:highlight w:val="white"/>
        </w:rPr>
      </w:pPr>
      <w:r w:rsidRPr="00903DBA">
        <w:rPr>
          <w:highlight w:val="white"/>
        </w:rPr>
        <w:t xml:space="preserve">      makeStream.WriteLine("clear:");</w:t>
      </w:r>
    </w:p>
    <w:p w14:paraId="786D5590" w14:textId="77777777" w:rsidR="00EC1D1F" w:rsidRPr="00903DBA" w:rsidRDefault="00EC1D1F" w:rsidP="00EC1D1F">
      <w:pPr>
        <w:pStyle w:val="Code"/>
        <w:rPr>
          <w:highlight w:val="white"/>
        </w:rPr>
      </w:pPr>
      <w:r w:rsidRPr="00903DBA">
        <w:rPr>
          <w:highlight w:val="white"/>
        </w:rPr>
        <w:t xml:space="preserve">      foreach (string arg in argList) {</w:t>
      </w:r>
    </w:p>
    <w:p w14:paraId="15786808" w14:textId="77777777" w:rsidR="00EC1D1F" w:rsidRPr="00903DBA" w:rsidRDefault="00EC1D1F" w:rsidP="00EC1D1F">
      <w:pPr>
        <w:pStyle w:val="Code"/>
        <w:rPr>
          <w:highlight w:val="white"/>
        </w:rPr>
      </w:pPr>
      <w:r w:rsidRPr="00903DBA">
        <w:rPr>
          <w:highlight w:val="white"/>
        </w:rPr>
        <w:t xml:space="preserve">        makeStream.WriteLine("\trm " + arg.ToLower() + ".o");</w:t>
      </w:r>
    </w:p>
    <w:p w14:paraId="473BB1FA" w14:textId="77777777" w:rsidR="00EC1D1F" w:rsidRPr="00903DBA" w:rsidRDefault="00EC1D1F" w:rsidP="00EC1D1F">
      <w:pPr>
        <w:pStyle w:val="Code"/>
        <w:rPr>
          <w:highlight w:val="white"/>
        </w:rPr>
      </w:pPr>
      <w:r w:rsidRPr="00903DBA">
        <w:rPr>
          <w:highlight w:val="white"/>
        </w:rPr>
        <w:t xml:space="preserve">      }</w:t>
      </w:r>
    </w:p>
    <w:p w14:paraId="5827B111" w14:textId="77777777" w:rsidR="00EC1D1F" w:rsidRPr="00903DBA" w:rsidRDefault="00EC1D1F" w:rsidP="00EC1D1F">
      <w:pPr>
        <w:pStyle w:val="Code"/>
        <w:rPr>
          <w:highlight w:val="white"/>
        </w:rPr>
      </w:pPr>
    </w:p>
    <w:p w14:paraId="05C0AC93" w14:textId="77777777" w:rsidR="00EC1D1F" w:rsidRPr="00903DBA" w:rsidRDefault="00EC1D1F" w:rsidP="00EC1D1F">
      <w:pPr>
        <w:pStyle w:val="Code"/>
        <w:rPr>
          <w:highlight w:val="white"/>
        </w:rPr>
      </w:pPr>
      <w:r w:rsidRPr="00903DBA">
        <w:rPr>
          <w:highlight w:val="white"/>
        </w:rPr>
        <w:t xml:space="preserve">      makeStream.WriteLine("\trm main");</w:t>
      </w:r>
    </w:p>
    <w:p w14:paraId="4BA93D3F" w14:textId="77777777" w:rsidR="00EC1D1F" w:rsidRPr="00903DBA" w:rsidRDefault="00EC1D1F" w:rsidP="00EC1D1F">
      <w:pPr>
        <w:pStyle w:val="Code"/>
        <w:rPr>
          <w:highlight w:val="white"/>
        </w:rPr>
      </w:pPr>
      <w:r w:rsidRPr="00903DBA">
        <w:rPr>
          <w:highlight w:val="white"/>
        </w:rPr>
        <w:t xml:space="preserve">      makeStream.Close();</w:t>
      </w:r>
    </w:p>
    <w:p w14:paraId="259A1C58" w14:textId="16A99306" w:rsidR="00EC1D1F" w:rsidRPr="00903DBA" w:rsidRDefault="00EC1D1F" w:rsidP="000848EB">
      <w:pPr>
        <w:pStyle w:val="Code"/>
        <w:rPr>
          <w:highlight w:val="white"/>
        </w:rPr>
      </w:pPr>
      <w:r w:rsidRPr="00903DBA">
        <w:rPr>
          <w:highlight w:val="white"/>
        </w:rPr>
        <w:t xml:space="preserve">    }</w:t>
      </w:r>
    </w:p>
    <w:p w14:paraId="0279FC04" w14:textId="4596C062" w:rsidR="004538FA" w:rsidRPr="00903DBA" w:rsidRDefault="004538FA" w:rsidP="004538FA">
      <w:pPr>
        <w:rPr>
          <w:highlight w:val="white"/>
        </w:rPr>
      </w:pPr>
      <w:r w:rsidRPr="00903DBA">
        <w:rPr>
          <w:highlight w:val="white"/>
        </w:rPr>
        <w:t>Below is an example of how the makefile may look:</w:t>
      </w:r>
    </w:p>
    <w:p w14:paraId="5D73DCB7" w14:textId="77777777" w:rsidR="004538FA" w:rsidRPr="00903DBA" w:rsidRDefault="004538FA" w:rsidP="004538FA">
      <w:pPr>
        <w:pStyle w:val="Code"/>
        <w:rPr>
          <w:highlight w:val="white"/>
        </w:rPr>
      </w:pPr>
      <w:r w:rsidRPr="00903DBA">
        <w:rPr>
          <w:highlight w:val="white"/>
        </w:rPr>
        <w:t>main: main.o malloc.o ctype.o errno.o locale.o math.o setjmp.o signal.o file.o</w:t>
      </w:r>
    </w:p>
    <w:p w14:paraId="1260E45C" w14:textId="4D6AD100" w:rsidR="004538FA" w:rsidRPr="00903DBA" w:rsidRDefault="004538FA" w:rsidP="004538FA">
      <w:pPr>
        <w:pStyle w:val="Code"/>
        <w:rPr>
          <w:highlight w:val="white"/>
        </w:rPr>
      </w:pPr>
      <w:r w:rsidRPr="00903DBA">
        <w:rPr>
          <w:highlight w:val="white"/>
        </w:rPr>
        <w:t xml:space="preserve">      temp.o scanf.o printf.o stdlib.o time.o string.o</w:t>
      </w:r>
    </w:p>
    <w:p w14:paraId="6D835D64" w14:textId="77777777" w:rsidR="004538FA" w:rsidRPr="00903DBA" w:rsidRDefault="004538FA" w:rsidP="004538FA">
      <w:pPr>
        <w:pStyle w:val="Code"/>
        <w:rPr>
          <w:highlight w:val="white"/>
        </w:rPr>
      </w:pPr>
      <w:r w:rsidRPr="00903DBA">
        <w:rPr>
          <w:highlight w:val="white"/>
        </w:rPr>
        <w:lastRenderedPageBreak/>
        <w:tab/>
        <w:t>ld -o main main.o malloc.o ctype.o errno.o locale.o math.o setjmp.o</w:t>
      </w:r>
    </w:p>
    <w:p w14:paraId="2A255C83" w14:textId="185FF057" w:rsidR="004538FA" w:rsidRPr="00903DBA" w:rsidRDefault="004538FA" w:rsidP="004538FA">
      <w:pPr>
        <w:pStyle w:val="Code"/>
        <w:rPr>
          <w:highlight w:val="white"/>
        </w:rPr>
      </w:pPr>
      <w:r w:rsidRPr="00903DBA">
        <w:rPr>
          <w:highlight w:val="white"/>
        </w:rPr>
        <w:t xml:space="preserve">      signal.o file.o temp.o scanf.o printf.o stdlib.o time.o string.o</w:t>
      </w:r>
    </w:p>
    <w:p w14:paraId="765AE52E" w14:textId="77777777" w:rsidR="004538FA" w:rsidRPr="00903DBA" w:rsidRDefault="004538FA" w:rsidP="004538FA">
      <w:pPr>
        <w:pStyle w:val="Code"/>
        <w:rPr>
          <w:highlight w:val="white"/>
        </w:rPr>
      </w:pPr>
    </w:p>
    <w:p w14:paraId="1816FC84" w14:textId="77777777" w:rsidR="004538FA" w:rsidRPr="00903DBA" w:rsidRDefault="004538FA" w:rsidP="004538FA">
      <w:pPr>
        <w:pStyle w:val="Code"/>
        <w:rPr>
          <w:highlight w:val="white"/>
        </w:rPr>
      </w:pPr>
      <w:r w:rsidRPr="00903DBA">
        <w:rPr>
          <w:highlight w:val="white"/>
        </w:rPr>
        <w:t>main.o: main.asm</w:t>
      </w:r>
    </w:p>
    <w:p w14:paraId="44E20F85" w14:textId="77777777" w:rsidR="004538FA" w:rsidRPr="00903DBA" w:rsidRDefault="004538FA" w:rsidP="004538FA">
      <w:pPr>
        <w:pStyle w:val="Code"/>
        <w:rPr>
          <w:highlight w:val="white"/>
        </w:rPr>
      </w:pPr>
      <w:r w:rsidRPr="00903DBA">
        <w:rPr>
          <w:highlight w:val="white"/>
        </w:rPr>
        <w:tab/>
        <w:t>nasm -f elf64 -o main.o main.asm</w:t>
      </w:r>
    </w:p>
    <w:p w14:paraId="2F7A4AAB" w14:textId="77777777" w:rsidR="004538FA" w:rsidRPr="00903DBA" w:rsidRDefault="004538FA" w:rsidP="004538FA">
      <w:pPr>
        <w:pStyle w:val="Code"/>
        <w:rPr>
          <w:highlight w:val="white"/>
        </w:rPr>
      </w:pPr>
    </w:p>
    <w:p w14:paraId="018F4470" w14:textId="77777777" w:rsidR="004538FA" w:rsidRPr="00903DBA" w:rsidRDefault="004538FA" w:rsidP="004538FA">
      <w:pPr>
        <w:pStyle w:val="Code"/>
        <w:rPr>
          <w:highlight w:val="white"/>
        </w:rPr>
      </w:pPr>
      <w:r w:rsidRPr="00903DBA">
        <w:rPr>
          <w:highlight w:val="white"/>
        </w:rPr>
        <w:t>malloc.o: malloc.asm</w:t>
      </w:r>
    </w:p>
    <w:p w14:paraId="704126A5" w14:textId="77777777" w:rsidR="004538FA" w:rsidRPr="00903DBA" w:rsidRDefault="004538FA" w:rsidP="004538FA">
      <w:pPr>
        <w:pStyle w:val="Code"/>
        <w:rPr>
          <w:highlight w:val="white"/>
        </w:rPr>
      </w:pPr>
      <w:r w:rsidRPr="00903DBA">
        <w:rPr>
          <w:highlight w:val="white"/>
        </w:rPr>
        <w:tab/>
        <w:t>nasm -f elf64 -o malloc.o malloc.asm</w:t>
      </w:r>
    </w:p>
    <w:p w14:paraId="0E747D5C" w14:textId="77777777" w:rsidR="004538FA" w:rsidRPr="00903DBA" w:rsidRDefault="004538FA" w:rsidP="004538FA">
      <w:pPr>
        <w:pStyle w:val="Code"/>
        <w:rPr>
          <w:highlight w:val="white"/>
        </w:rPr>
      </w:pPr>
    </w:p>
    <w:p w14:paraId="25F9E35A" w14:textId="77777777" w:rsidR="004538FA" w:rsidRPr="00903DBA" w:rsidRDefault="004538FA" w:rsidP="004538FA">
      <w:pPr>
        <w:pStyle w:val="Code"/>
        <w:rPr>
          <w:highlight w:val="white"/>
        </w:rPr>
      </w:pPr>
      <w:r w:rsidRPr="00903DBA">
        <w:rPr>
          <w:highlight w:val="white"/>
        </w:rPr>
        <w:t>ctype.o: ctype.asm</w:t>
      </w:r>
    </w:p>
    <w:p w14:paraId="7E93BE9F" w14:textId="77777777" w:rsidR="004538FA" w:rsidRPr="00903DBA" w:rsidRDefault="004538FA" w:rsidP="004538FA">
      <w:pPr>
        <w:pStyle w:val="Code"/>
        <w:rPr>
          <w:highlight w:val="white"/>
        </w:rPr>
      </w:pPr>
      <w:r w:rsidRPr="00903DBA">
        <w:rPr>
          <w:highlight w:val="white"/>
        </w:rPr>
        <w:tab/>
        <w:t>nasm -f elf64 -o ctype.o ctype.asm</w:t>
      </w:r>
    </w:p>
    <w:p w14:paraId="0504CC2E" w14:textId="77777777" w:rsidR="004538FA" w:rsidRPr="00903DBA" w:rsidRDefault="004538FA" w:rsidP="004538FA">
      <w:pPr>
        <w:pStyle w:val="Code"/>
        <w:rPr>
          <w:highlight w:val="white"/>
        </w:rPr>
      </w:pPr>
    </w:p>
    <w:p w14:paraId="2419C246" w14:textId="77777777" w:rsidR="004538FA" w:rsidRPr="00903DBA" w:rsidRDefault="004538FA" w:rsidP="004538FA">
      <w:pPr>
        <w:pStyle w:val="Code"/>
        <w:rPr>
          <w:highlight w:val="white"/>
        </w:rPr>
      </w:pPr>
      <w:r w:rsidRPr="00903DBA">
        <w:rPr>
          <w:highlight w:val="white"/>
        </w:rPr>
        <w:t>errno.o: errno.asm</w:t>
      </w:r>
    </w:p>
    <w:p w14:paraId="0B3ECECD" w14:textId="77777777" w:rsidR="004538FA" w:rsidRPr="00903DBA" w:rsidRDefault="004538FA" w:rsidP="004538FA">
      <w:pPr>
        <w:pStyle w:val="Code"/>
        <w:rPr>
          <w:highlight w:val="white"/>
        </w:rPr>
      </w:pPr>
      <w:r w:rsidRPr="00903DBA">
        <w:rPr>
          <w:highlight w:val="white"/>
        </w:rPr>
        <w:tab/>
        <w:t>nasm -f elf64 -o errno.o errno.asm</w:t>
      </w:r>
    </w:p>
    <w:p w14:paraId="03903A03" w14:textId="77777777" w:rsidR="004538FA" w:rsidRPr="00903DBA" w:rsidRDefault="004538FA" w:rsidP="004538FA">
      <w:pPr>
        <w:pStyle w:val="Code"/>
        <w:rPr>
          <w:highlight w:val="white"/>
        </w:rPr>
      </w:pPr>
    </w:p>
    <w:p w14:paraId="4F0E26A8" w14:textId="77777777" w:rsidR="004538FA" w:rsidRPr="00903DBA" w:rsidRDefault="004538FA" w:rsidP="004538FA">
      <w:pPr>
        <w:pStyle w:val="Code"/>
        <w:rPr>
          <w:highlight w:val="white"/>
        </w:rPr>
      </w:pPr>
      <w:r w:rsidRPr="00903DBA">
        <w:rPr>
          <w:highlight w:val="white"/>
        </w:rPr>
        <w:t>locale.o: locale.asm</w:t>
      </w:r>
    </w:p>
    <w:p w14:paraId="6CEDE341" w14:textId="77777777" w:rsidR="004538FA" w:rsidRPr="00903DBA" w:rsidRDefault="004538FA" w:rsidP="004538FA">
      <w:pPr>
        <w:pStyle w:val="Code"/>
        <w:rPr>
          <w:highlight w:val="white"/>
        </w:rPr>
      </w:pPr>
      <w:r w:rsidRPr="00903DBA">
        <w:rPr>
          <w:highlight w:val="white"/>
        </w:rPr>
        <w:tab/>
        <w:t>nasm -f elf64 -o locale.o locale.asm</w:t>
      </w:r>
    </w:p>
    <w:p w14:paraId="7D3427D9" w14:textId="77777777" w:rsidR="004538FA" w:rsidRPr="00903DBA" w:rsidRDefault="004538FA" w:rsidP="004538FA">
      <w:pPr>
        <w:pStyle w:val="Code"/>
        <w:rPr>
          <w:highlight w:val="white"/>
        </w:rPr>
      </w:pPr>
    </w:p>
    <w:p w14:paraId="54E9BE1F" w14:textId="77777777" w:rsidR="004538FA" w:rsidRPr="00903DBA" w:rsidRDefault="004538FA" w:rsidP="004538FA">
      <w:pPr>
        <w:pStyle w:val="Code"/>
        <w:rPr>
          <w:highlight w:val="white"/>
        </w:rPr>
      </w:pPr>
      <w:r w:rsidRPr="00903DBA">
        <w:rPr>
          <w:highlight w:val="white"/>
        </w:rPr>
        <w:t>math.o: math.asm</w:t>
      </w:r>
    </w:p>
    <w:p w14:paraId="262F82B4" w14:textId="77777777" w:rsidR="004538FA" w:rsidRPr="00903DBA" w:rsidRDefault="004538FA" w:rsidP="004538FA">
      <w:pPr>
        <w:pStyle w:val="Code"/>
        <w:rPr>
          <w:highlight w:val="white"/>
        </w:rPr>
      </w:pPr>
      <w:r w:rsidRPr="00903DBA">
        <w:rPr>
          <w:highlight w:val="white"/>
        </w:rPr>
        <w:tab/>
        <w:t>nasm -f elf64 -o math.o math.asm</w:t>
      </w:r>
    </w:p>
    <w:p w14:paraId="07B60C42" w14:textId="77777777" w:rsidR="004538FA" w:rsidRPr="00903DBA" w:rsidRDefault="004538FA" w:rsidP="004538FA">
      <w:pPr>
        <w:pStyle w:val="Code"/>
        <w:rPr>
          <w:highlight w:val="white"/>
        </w:rPr>
      </w:pPr>
    </w:p>
    <w:p w14:paraId="6E0103C9" w14:textId="77777777" w:rsidR="004538FA" w:rsidRPr="00903DBA" w:rsidRDefault="004538FA" w:rsidP="004538FA">
      <w:pPr>
        <w:pStyle w:val="Code"/>
        <w:rPr>
          <w:highlight w:val="white"/>
        </w:rPr>
      </w:pPr>
      <w:r w:rsidRPr="00903DBA">
        <w:rPr>
          <w:highlight w:val="white"/>
        </w:rPr>
        <w:t>setjmp.o: setjmp.asm</w:t>
      </w:r>
    </w:p>
    <w:p w14:paraId="37FB1E9F" w14:textId="77777777" w:rsidR="004538FA" w:rsidRPr="00903DBA" w:rsidRDefault="004538FA" w:rsidP="004538FA">
      <w:pPr>
        <w:pStyle w:val="Code"/>
        <w:rPr>
          <w:highlight w:val="white"/>
        </w:rPr>
      </w:pPr>
      <w:r w:rsidRPr="00903DBA">
        <w:rPr>
          <w:highlight w:val="white"/>
        </w:rPr>
        <w:tab/>
        <w:t>nasm -f elf64 -o setjmp.o setjmp.asm</w:t>
      </w:r>
    </w:p>
    <w:p w14:paraId="37D2831E" w14:textId="77777777" w:rsidR="004538FA" w:rsidRPr="00903DBA" w:rsidRDefault="004538FA" w:rsidP="004538FA">
      <w:pPr>
        <w:pStyle w:val="Code"/>
        <w:rPr>
          <w:highlight w:val="white"/>
        </w:rPr>
      </w:pPr>
    </w:p>
    <w:p w14:paraId="21FCE912" w14:textId="77777777" w:rsidR="004538FA" w:rsidRPr="00903DBA" w:rsidRDefault="004538FA" w:rsidP="004538FA">
      <w:pPr>
        <w:pStyle w:val="Code"/>
        <w:rPr>
          <w:highlight w:val="white"/>
        </w:rPr>
      </w:pPr>
      <w:r w:rsidRPr="00903DBA">
        <w:rPr>
          <w:highlight w:val="white"/>
        </w:rPr>
        <w:t>signal.o: signal.asm</w:t>
      </w:r>
    </w:p>
    <w:p w14:paraId="7E8622D7" w14:textId="77777777" w:rsidR="004538FA" w:rsidRPr="00903DBA" w:rsidRDefault="004538FA" w:rsidP="004538FA">
      <w:pPr>
        <w:pStyle w:val="Code"/>
        <w:rPr>
          <w:highlight w:val="white"/>
        </w:rPr>
      </w:pPr>
      <w:r w:rsidRPr="00903DBA">
        <w:rPr>
          <w:highlight w:val="white"/>
        </w:rPr>
        <w:tab/>
        <w:t>nasm -f elf64 -o signal.o signal.asm</w:t>
      </w:r>
    </w:p>
    <w:p w14:paraId="7AF380FF" w14:textId="77777777" w:rsidR="004538FA" w:rsidRPr="00903DBA" w:rsidRDefault="004538FA" w:rsidP="004538FA">
      <w:pPr>
        <w:pStyle w:val="Code"/>
        <w:rPr>
          <w:highlight w:val="white"/>
        </w:rPr>
      </w:pPr>
    </w:p>
    <w:p w14:paraId="6AA8B03E" w14:textId="77777777" w:rsidR="004538FA" w:rsidRPr="00903DBA" w:rsidRDefault="004538FA" w:rsidP="004538FA">
      <w:pPr>
        <w:pStyle w:val="Code"/>
        <w:rPr>
          <w:highlight w:val="white"/>
        </w:rPr>
      </w:pPr>
      <w:r w:rsidRPr="00903DBA">
        <w:rPr>
          <w:highlight w:val="white"/>
        </w:rPr>
        <w:t>file.o: file.asm</w:t>
      </w:r>
    </w:p>
    <w:p w14:paraId="647E333B" w14:textId="77777777" w:rsidR="004538FA" w:rsidRPr="00903DBA" w:rsidRDefault="004538FA" w:rsidP="004538FA">
      <w:pPr>
        <w:pStyle w:val="Code"/>
        <w:rPr>
          <w:highlight w:val="white"/>
        </w:rPr>
      </w:pPr>
      <w:r w:rsidRPr="00903DBA">
        <w:rPr>
          <w:highlight w:val="white"/>
        </w:rPr>
        <w:tab/>
        <w:t>nasm -f elf64 -o file.o file.asm</w:t>
      </w:r>
    </w:p>
    <w:p w14:paraId="5880502C" w14:textId="77777777" w:rsidR="004538FA" w:rsidRPr="00903DBA" w:rsidRDefault="004538FA" w:rsidP="004538FA">
      <w:pPr>
        <w:pStyle w:val="Code"/>
        <w:rPr>
          <w:highlight w:val="white"/>
        </w:rPr>
      </w:pPr>
    </w:p>
    <w:p w14:paraId="4D909DD9" w14:textId="77777777" w:rsidR="004538FA" w:rsidRPr="00903DBA" w:rsidRDefault="004538FA" w:rsidP="004538FA">
      <w:pPr>
        <w:pStyle w:val="Code"/>
        <w:rPr>
          <w:highlight w:val="white"/>
        </w:rPr>
      </w:pPr>
      <w:r w:rsidRPr="00903DBA">
        <w:rPr>
          <w:highlight w:val="white"/>
        </w:rPr>
        <w:t>temp.o: temp.asm</w:t>
      </w:r>
    </w:p>
    <w:p w14:paraId="40045CF5" w14:textId="77777777" w:rsidR="004538FA" w:rsidRPr="00903DBA" w:rsidRDefault="004538FA" w:rsidP="004538FA">
      <w:pPr>
        <w:pStyle w:val="Code"/>
        <w:rPr>
          <w:highlight w:val="white"/>
        </w:rPr>
      </w:pPr>
      <w:r w:rsidRPr="00903DBA">
        <w:rPr>
          <w:highlight w:val="white"/>
        </w:rPr>
        <w:tab/>
        <w:t>nasm -f elf64 -o temp.o temp.asm</w:t>
      </w:r>
    </w:p>
    <w:p w14:paraId="026EF5A7" w14:textId="77777777" w:rsidR="004538FA" w:rsidRPr="00903DBA" w:rsidRDefault="004538FA" w:rsidP="004538FA">
      <w:pPr>
        <w:pStyle w:val="Code"/>
        <w:rPr>
          <w:highlight w:val="white"/>
        </w:rPr>
      </w:pPr>
    </w:p>
    <w:p w14:paraId="75D2C88E" w14:textId="77777777" w:rsidR="004538FA" w:rsidRPr="00903DBA" w:rsidRDefault="004538FA" w:rsidP="004538FA">
      <w:pPr>
        <w:pStyle w:val="Code"/>
        <w:rPr>
          <w:highlight w:val="white"/>
        </w:rPr>
      </w:pPr>
      <w:r w:rsidRPr="00903DBA">
        <w:rPr>
          <w:highlight w:val="white"/>
        </w:rPr>
        <w:t>scanf.o: scanf.asm</w:t>
      </w:r>
    </w:p>
    <w:p w14:paraId="3264D4F8" w14:textId="77777777" w:rsidR="004538FA" w:rsidRPr="00903DBA" w:rsidRDefault="004538FA" w:rsidP="004538FA">
      <w:pPr>
        <w:pStyle w:val="Code"/>
        <w:rPr>
          <w:highlight w:val="white"/>
        </w:rPr>
      </w:pPr>
      <w:r w:rsidRPr="00903DBA">
        <w:rPr>
          <w:highlight w:val="white"/>
        </w:rPr>
        <w:tab/>
        <w:t>nasm -f elf64 -o scanf.o scanf.asm</w:t>
      </w:r>
    </w:p>
    <w:p w14:paraId="614AEF5B" w14:textId="77777777" w:rsidR="004538FA" w:rsidRPr="00903DBA" w:rsidRDefault="004538FA" w:rsidP="004538FA">
      <w:pPr>
        <w:pStyle w:val="Code"/>
        <w:rPr>
          <w:highlight w:val="white"/>
        </w:rPr>
      </w:pPr>
    </w:p>
    <w:p w14:paraId="12CD57EB" w14:textId="77777777" w:rsidR="004538FA" w:rsidRPr="00903DBA" w:rsidRDefault="004538FA" w:rsidP="004538FA">
      <w:pPr>
        <w:pStyle w:val="Code"/>
        <w:rPr>
          <w:highlight w:val="white"/>
        </w:rPr>
      </w:pPr>
      <w:r w:rsidRPr="00903DBA">
        <w:rPr>
          <w:highlight w:val="white"/>
        </w:rPr>
        <w:t>printf.o: printf.asm</w:t>
      </w:r>
    </w:p>
    <w:p w14:paraId="6AB28E63" w14:textId="77777777" w:rsidR="004538FA" w:rsidRPr="00903DBA" w:rsidRDefault="004538FA" w:rsidP="004538FA">
      <w:pPr>
        <w:pStyle w:val="Code"/>
        <w:rPr>
          <w:highlight w:val="white"/>
        </w:rPr>
      </w:pPr>
      <w:r w:rsidRPr="00903DBA">
        <w:rPr>
          <w:highlight w:val="white"/>
        </w:rPr>
        <w:tab/>
        <w:t>nasm -f elf64 -o printf.o printf.asm</w:t>
      </w:r>
    </w:p>
    <w:p w14:paraId="5F0D58C2" w14:textId="77777777" w:rsidR="004538FA" w:rsidRPr="00903DBA" w:rsidRDefault="004538FA" w:rsidP="004538FA">
      <w:pPr>
        <w:pStyle w:val="Code"/>
        <w:rPr>
          <w:highlight w:val="white"/>
        </w:rPr>
      </w:pPr>
    </w:p>
    <w:p w14:paraId="1E1300CA" w14:textId="77777777" w:rsidR="004538FA" w:rsidRPr="00903DBA" w:rsidRDefault="004538FA" w:rsidP="004538FA">
      <w:pPr>
        <w:pStyle w:val="Code"/>
        <w:rPr>
          <w:highlight w:val="white"/>
        </w:rPr>
      </w:pPr>
      <w:r w:rsidRPr="00903DBA">
        <w:rPr>
          <w:highlight w:val="white"/>
        </w:rPr>
        <w:t>stdlib.o: stdlib.asm</w:t>
      </w:r>
    </w:p>
    <w:p w14:paraId="5A1217F4" w14:textId="77777777" w:rsidR="004538FA" w:rsidRPr="00903DBA" w:rsidRDefault="004538FA" w:rsidP="004538FA">
      <w:pPr>
        <w:pStyle w:val="Code"/>
        <w:rPr>
          <w:highlight w:val="white"/>
        </w:rPr>
      </w:pPr>
      <w:r w:rsidRPr="00903DBA">
        <w:rPr>
          <w:highlight w:val="white"/>
        </w:rPr>
        <w:tab/>
        <w:t>nasm -f elf64 -o stdlib.o stdlib.asm</w:t>
      </w:r>
    </w:p>
    <w:p w14:paraId="032DCBED" w14:textId="77777777" w:rsidR="004538FA" w:rsidRPr="00903DBA" w:rsidRDefault="004538FA" w:rsidP="004538FA">
      <w:pPr>
        <w:pStyle w:val="Code"/>
        <w:rPr>
          <w:highlight w:val="white"/>
        </w:rPr>
      </w:pPr>
    </w:p>
    <w:p w14:paraId="0EF5063D" w14:textId="77777777" w:rsidR="004538FA" w:rsidRPr="00903DBA" w:rsidRDefault="004538FA" w:rsidP="004538FA">
      <w:pPr>
        <w:pStyle w:val="Code"/>
        <w:rPr>
          <w:highlight w:val="white"/>
        </w:rPr>
      </w:pPr>
      <w:r w:rsidRPr="00903DBA">
        <w:rPr>
          <w:highlight w:val="white"/>
        </w:rPr>
        <w:t>time.o: time.asm</w:t>
      </w:r>
    </w:p>
    <w:p w14:paraId="68FCFC0C" w14:textId="77777777" w:rsidR="004538FA" w:rsidRPr="00903DBA" w:rsidRDefault="004538FA" w:rsidP="004538FA">
      <w:pPr>
        <w:pStyle w:val="Code"/>
        <w:rPr>
          <w:highlight w:val="white"/>
        </w:rPr>
      </w:pPr>
      <w:r w:rsidRPr="00903DBA">
        <w:rPr>
          <w:highlight w:val="white"/>
        </w:rPr>
        <w:tab/>
        <w:t>nasm -f elf64 -o time.o time.asm</w:t>
      </w:r>
    </w:p>
    <w:p w14:paraId="4C5E3771" w14:textId="77777777" w:rsidR="004538FA" w:rsidRPr="00903DBA" w:rsidRDefault="004538FA" w:rsidP="004538FA">
      <w:pPr>
        <w:pStyle w:val="Code"/>
        <w:rPr>
          <w:highlight w:val="white"/>
        </w:rPr>
      </w:pPr>
    </w:p>
    <w:p w14:paraId="5581D725" w14:textId="77777777" w:rsidR="004538FA" w:rsidRPr="00903DBA" w:rsidRDefault="004538FA" w:rsidP="004538FA">
      <w:pPr>
        <w:pStyle w:val="Code"/>
        <w:rPr>
          <w:highlight w:val="white"/>
        </w:rPr>
      </w:pPr>
      <w:r w:rsidRPr="00903DBA">
        <w:rPr>
          <w:highlight w:val="white"/>
        </w:rPr>
        <w:t>string.o: string.asm</w:t>
      </w:r>
    </w:p>
    <w:p w14:paraId="71279243" w14:textId="77777777" w:rsidR="004538FA" w:rsidRPr="00903DBA" w:rsidRDefault="004538FA" w:rsidP="004538FA">
      <w:pPr>
        <w:pStyle w:val="Code"/>
        <w:rPr>
          <w:highlight w:val="white"/>
        </w:rPr>
      </w:pPr>
      <w:r w:rsidRPr="00903DBA">
        <w:rPr>
          <w:highlight w:val="white"/>
        </w:rPr>
        <w:tab/>
        <w:t>nasm -f elf64 -o string.o string.asm</w:t>
      </w:r>
    </w:p>
    <w:p w14:paraId="5748B350" w14:textId="77777777" w:rsidR="004538FA" w:rsidRPr="00903DBA" w:rsidRDefault="004538FA" w:rsidP="004538FA">
      <w:pPr>
        <w:pStyle w:val="Code"/>
        <w:rPr>
          <w:highlight w:val="white"/>
        </w:rPr>
      </w:pPr>
    </w:p>
    <w:p w14:paraId="1B13ED6A" w14:textId="77777777" w:rsidR="004538FA" w:rsidRPr="00903DBA" w:rsidRDefault="004538FA" w:rsidP="004538FA">
      <w:pPr>
        <w:pStyle w:val="Code"/>
        <w:rPr>
          <w:highlight w:val="white"/>
        </w:rPr>
      </w:pPr>
      <w:r w:rsidRPr="00903DBA">
        <w:rPr>
          <w:highlight w:val="white"/>
        </w:rPr>
        <w:t>clear:</w:t>
      </w:r>
    </w:p>
    <w:p w14:paraId="6687BDD1" w14:textId="77777777" w:rsidR="004538FA" w:rsidRPr="00903DBA" w:rsidRDefault="004538FA" w:rsidP="004538FA">
      <w:pPr>
        <w:pStyle w:val="Code"/>
        <w:rPr>
          <w:highlight w:val="white"/>
        </w:rPr>
      </w:pPr>
      <w:r w:rsidRPr="00903DBA">
        <w:rPr>
          <w:highlight w:val="white"/>
        </w:rPr>
        <w:tab/>
        <w:t>rm main.o</w:t>
      </w:r>
    </w:p>
    <w:p w14:paraId="0089F19E" w14:textId="77777777" w:rsidR="004538FA" w:rsidRPr="00903DBA" w:rsidRDefault="004538FA" w:rsidP="004538FA">
      <w:pPr>
        <w:pStyle w:val="Code"/>
        <w:rPr>
          <w:highlight w:val="white"/>
        </w:rPr>
      </w:pPr>
      <w:r w:rsidRPr="00903DBA">
        <w:rPr>
          <w:highlight w:val="white"/>
        </w:rPr>
        <w:tab/>
        <w:t>rm malloc.o</w:t>
      </w:r>
    </w:p>
    <w:p w14:paraId="4706E316" w14:textId="77777777" w:rsidR="004538FA" w:rsidRPr="00903DBA" w:rsidRDefault="004538FA" w:rsidP="004538FA">
      <w:pPr>
        <w:pStyle w:val="Code"/>
        <w:rPr>
          <w:highlight w:val="white"/>
        </w:rPr>
      </w:pPr>
      <w:r w:rsidRPr="00903DBA">
        <w:rPr>
          <w:highlight w:val="white"/>
        </w:rPr>
        <w:tab/>
        <w:t>rm ctype.o</w:t>
      </w:r>
    </w:p>
    <w:p w14:paraId="6E428EAB" w14:textId="77777777" w:rsidR="004538FA" w:rsidRPr="00903DBA" w:rsidRDefault="004538FA" w:rsidP="004538FA">
      <w:pPr>
        <w:pStyle w:val="Code"/>
        <w:rPr>
          <w:highlight w:val="white"/>
        </w:rPr>
      </w:pPr>
      <w:r w:rsidRPr="00903DBA">
        <w:rPr>
          <w:highlight w:val="white"/>
        </w:rPr>
        <w:tab/>
        <w:t>rm errno.o</w:t>
      </w:r>
    </w:p>
    <w:p w14:paraId="0A682CF6" w14:textId="77777777" w:rsidR="004538FA" w:rsidRPr="00903DBA" w:rsidRDefault="004538FA" w:rsidP="004538FA">
      <w:pPr>
        <w:pStyle w:val="Code"/>
        <w:rPr>
          <w:highlight w:val="white"/>
        </w:rPr>
      </w:pPr>
      <w:r w:rsidRPr="00903DBA">
        <w:rPr>
          <w:highlight w:val="white"/>
        </w:rPr>
        <w:tab/>
        <w:t>rm locale.o</w:t>
      </w:r>
    </w:p>
    <w:p w14:paraId="59919023" w14:textId="77777777" w:rsidR="004538FA" w:rsidRPr="00903DBA" w:rsidRDefault="004538FA" w:rsidP="004538FA">
      <w:pPr>
        <w:pStyle w:val="Code"/>
        <w:rPr>
          <w:highlight w:val="white"/>
        </w:rPr>
      </w:pPr>
      <w:r w:rsidRPr="00903DBA">
        <w:rPr>
          <w:highlight w:val="white"/>
        </w:rPr>
        <w:tab/>
        <w:t>rm math.o</w:t>
      </w:r>
    </w:p>
    <w:p w14:paraId="40538673" w14:textId="77777777" w:rsidR="004538FA" w:rsidRPr="00903DBA" w:rsidRDefault="004538FA" w:rsidP="004538FA">
      <w:pPr>
        <w:pStyle w:val="Code"/>
        <w:rPr>
          <w:highlight w:val="white"/>
        </w:rPr>
      </w:pPr>
      <w:r w:rsidRPr="00903DBA">
        <w:rPr>
          <w:highlight w:val="white"/>
        </w:rPr>
        <w:tab/>
        <w:t>rm setjmp.o</w:t>
      </w:r>
    </w:p>
    <w:p w14:paraId="5F59CDA8" w14:textId="77777777" w:rsidR="004538FA" w:rsidRPr="00903DBA" w:rsidRDefault="004538FA" w:rsidP="004538FA">
      <w:pPr>
        <w:pStyle w:val="Code"/>
        <w:rPr>
          <w:highlight w:val="white"/>
        </w:rPr>
      </w:pPr>
      <w:r w:rsidRPr="00903DBA">
        <w:rPr>
          <w:highlight w:val="white"/>
        </w:rPr>
        <w:tab/>
        <w:t>rm signal.o</w:t>
      </w:r>
    </w:p>
    <w:p w14:paraId="133384BE" w14:textId="77777777" w:rsidR="004538FA" w:rsidRPr="00903DBA" w:rsidRDefault="004538FA" w:rsidP="004538FA">
      <w:pPr>
        <w:pStyle w:val="Code"/>
        <w:rPr>
          <w:highlight w:val="white"/>
        </w:rPr>
      </w:pPr>
      <w:r w:rsidRPr="00903DBA">
        <w:rPr>
          <w:highlight w:val="white"/>
        </w:rPr>
        <w:lastRenderedPageBreak/>
        <w:tab/>
        <w:t>rm file.o</w:t>
      </w:r>
    </w:p>
    <w:p w14:paraId="3A783747" w14:textId="77777777" w:rsidR="004538FA" w:rsidRPr="00903DBA" w:rsidRDefault="004538FA" w:rsidP="004538FA">
      <w:pPr>
        <w:pStyle w:val="Code"/>
        <w:rPr>
          <w:highlight w:val="white"/>
        </w:rPr>
      </w:pPr>
      <w:r w:rsidRPr="00903DBA">
        <w:rPr>
          <w:highlight w:val="white"/>
        </w:rPr>
        <w:tab/>
        <w:t>rm temp.o</w:t>
      </w:r>
    </w:p>
    <w:p w14:paraId="30ED78DC" w14:textId="77777777" w:rsidR="004538FA" w:rsidRPr="00903DBA" w:rsidRDefault="004538FA" w:rsidP="004538FA">
      <w:pPr>
        <w:pStyle w:val="Code"/>
        <w:rPr>
          <w:highlight w:val="white"/>
        </w:rPr>
      </w:pPr>
      <w:r w:rsidRPr="00903DBA">
        <w:rPr>
          <w:highlight w:val="white"/>
        </w:rPr>
        <w:tab/>
        <w:t>rm scanf.o</w:t>
      </w:r>
    </w:p>
    <w:p w14:paraId="21425023" w14:textId="77777777" w:rsidR="004538FA" w:rsidRPr="00903DBA" w:rsidRDefault="004538FA" w:rsidP="004538FA">
      <w:pPr>
        <w:pStyle w:val="Code"/>
        <w:rPr>
          <w:highlight w:val="white"/>
        </w:rPr>
      </w:pPr>
      <w:r w:rsidRPr="00903DBA">
        <w:rPr>
          <w:highlight w:val="white"/>
        </w:rPr>
        <w:tab/>
        <w:t>rm printf.o</w:t>
      </w:r>
    </w:p>
    <w:p w14:paraId="08091BBF" w14:textId="77777777" w:rsidR="004538FA" w:rsidRPr="00903DBA" w:rsidRDefault="004538FA" w:rsidP="004538FA">
      <w:pPr>
        <w:pStyle w:val="Code"/>
        <w:rPr>
          <w:highlight w:val="white"/>
        </w:rPr>
      </w:pPr>
      <w:r w:rsidRPr="00903DBA">
        <w:rPr>
          <w:highlight w:val="white"/>
        </w:rPr>
        <w:tab/>
        <w:t>rm stdlib.o</w:t>
      </w:r>
    </w:p>
    <w:p w14:paraId="607A175F" w14:textId="77777777" w:rsidR="004538FA" w:rsidRPr="00903DBA" w:rsidRDefault="004538FA" w:rsidP="004538FA">
      <w:pPr>
        <w:pStyle w:val="Code"/>
        <w:rPr>
          <w:highlight w:val="white"/>
        </w:rPr>
      </w:pPr>
      <w:r w:rsidRPr="00903DBA">
        <w:rPr>
          <w:highlight w:val="white"/>
        </w:rPr>
        <w:tab/>
        <w:t>rm time.o</w:t>
      </w:r>
    </w:p>
    <w:p w14:paraId="46DF7F10" w14:textId="77777777" w:rsidR="004538FA" w:rsidRPr="00903DBA" w:rsidRDefault="004538FA" w:rsidP="004538FA">
      <w:pPr>
        <w:pStyle w:val="Code"/>
        <w:rPr>
          <w:highlight w:val="white"/>
        </w:rPr>
      </w:pPr>
      <w:r w:rsidRPr="00903DBA">
        <w:rPr>
          <w:highlight w:val="white"/>
        </w:rPr>
        <w:tab/>
        <w:t>rm string.o</w:t>
      </w:r>
    </w:p>
    <w:p w14:paraId="071A63B4" w14:textId="77777777" w:rsidR="004538FA" w:rsidRPr="00903DBA" w:rsidRDefault="004538FA" w:rsidP="004538FA">
      <w:pPr>
        <w:pStyle w:val="Code"/>
        <w:rPr>
          <w:highlight w:val="white"/>
        </w:rPr>
      </w:pPr>
      <w:r w:rsidRPr="00903DBA">
        <w:rPr>
          <w:highlight w:val="white"/>
        </w:rPr>
        <w:tab/>
        <w:t>rm main</w:t>
      </w:r>
    </w:p>
    <w:p w14:paraId="6DBBB2FD" w14:textId="6BF65762" w:rsidR="000848EB" w:rsidRPr="00903DBA" w:rsidRDefault="009677C8" w:rsidP="009677C8">
      <w:pPr>
        <w:pStyle w:val="Rubrik3"/>
        <w:rPr>
          <w:highlight w:val="white"/>
        </w:rPr>
      </w:pPr>
      <w:bookmarkStart w:id="20" w:name="_Toc57655981"/>
      <w:r w:rsidRPr="00903DBA">
        <w:rPr>
          <w:highlight w:val="white"/>
        </w:rPr>
        <w:t xml:space="preserve">Is the Object File </w:t>
      </w:r>
      <w:r w:rsidR="004538FA" w:rsidRPr="00903DBA">
        <w:rPr>
          <w:highlight w:val="white"/>
        </w:rPr>
        <w:t>Fresh</w:t>
      </w:r>
      <w:r w:rsidR="00C522A7" w:rsidRPr="00903DBA">
        <w:rPr>
          <w:highlight w:val="white"/>
        </w:rPr>
        <w:t>?</w:t>
      </w:r>
      <w:bookmarkEnd w:id="20"/>
    </w:p>
    <w:p w14:paraId="7BAE3C57" w14:textId="70E7BAC2" w:rsidR="00AA1002" w:rsidRPr="00903DBA" w:rsidRDefault="00DF789D" w:rsidP="00AA1002">
      <w:pPr>
        <w:rPr>
          <w:highlight w:val="white"/>
        </w:rPr>
      </w:pPr>
      <w:r w:rsidRPr="00903DBA">
        <w:rPr>
          <w:highlight w:val="white"/>
        </w:rPr>
        <w:t xml:space="preserve">The </w:t>
      </w:r>
      <w:r w:rsidR="003C3CAF" w:rsidRPr="00903DBA">
        <w:rPr>
          <w:rStyle w:val="KeyWord0"/>
          <w:highlight w:val="white"/>
        </w:rPr>
        <w:t>GenerateDependencyFile</w:t>
      </w:r>
      <w:r w:rsidRPr="00903DBA">
        <w:rPr>
          <w:highlight w:val="white"/>
        </w:rPr>
        <w:t xml:space="preserve"> method </w:t>
      </w:r>
      <w:r w:rsidR="00AA1002" w:rsidRPr="00903DBA">
        <w:rPr>
          <w:highlight w:val="white"/>
        </w:rPr>
        <w:t>define</w:t>
      </w:r>
      <w:r w:rsidRPr="00903DBA">
        <w:rPr>
          <w:highlight w:val="white"/>
        </w:rPr>
        <w:t>s</w:t>
      </w:r>
      <w:r w:rsidR="00AA1002" w:rsidRPr="00903DBA">
        <w:rPr>
          <w:highlight w:val="white"/>
        </w:rPr>
        <w:t xml:space="preserve"> for each source code file its </w:t>
      </w:r>
      <w:r w:rsidR="00F561C8" w:rsidRPr="00903DBA">
        <w:rPr>
          <w:highlight w:val="white"/>
        </w:rPr>
        <w:t>dependency set</w:t>
      </w:r>
      <w:r w:rsidR="00AA1002" w:rsidRPr="00903DBA">
        <w:rPr>
          <w:highlight w:val="white"/>
        </w:rPr>
        <w:t xml:space="preserve">; that is, the name of </w:t>
      </w:r>
      <w:r w:rsidR="00154EB1" w:rsidRPr="00903DBA">
        <w:rPr>
          <w:highlight w:val="white"/>
        </w:rPr>
        <w:t xml:space="preserve">the source file and the names of </w:t>
      </w:r>
      <w:r w:rsidR="00AA1002" w:rsidRPr="00903DBA">
        <w:rPr>
          <w:highlight w:val="white"/>
        </w:rPr>
        <w:t xml:space="preserve">the files (directly or indirectly) included with the </w:t>
      </w:r>
      <w:r w:rsidR="00AA1002" w:rsidRPr="00903DBA">
        <w:rPr>
          <w:rStyle w:val="KeyWord0"/>
          <w:highlight w:val="white"/>
        </w:rPr>
        <w:t>#include</w:t>
      </w:r>
      <w:r w:rsidR="00AA1002" w:rsidRPr="00903DBA">
        <w:rPr>
          <w:highlight w:val="white"/>
        </w:rPr>
        <w:t xml:space="preserve"> preprocessor directive.</w:t>
      </w:r>
      <w:r w:rsidR="00F561C8" w:rsidRPr="00903DBA">
        <w:rPr>
          <w:highlight w:val="white"/>
        </w:rPr>
        <w:t xml:space="preserve"> We use the set of include files information extracted by the preprocessor.</w:t>
      </w:r>
    </w:p>
    <w:p w14:paraId="1D6668D1" w14:textId="20EF1F48" w:rsidR="00C22813" w:rsidRPr="00903DBA" w:rsidRDefault="00C22813" w:rsidP="00C22813">
      <w:pPr>
        <w:pStyle w:val="Code"/>
        <w:rPr>
          <w:highlight w:val="white"/>
        </w:rPr>
      </w:pPr>
      <w:r w:rsidRPr="00903DBA">
        <w:rPr>
          <w:highlight w:val="white"/>
        </w:rPr>
        <w:t xml:space="preserve">    private static void </w:t>
      </w:r>
      <w:r w:rsidR="003C3CAF" w:rsidRPr="00903DBA">
        <w:rPr>
          <w:highlight w:val="white"/>
        </w:rPr>
        <w:t>GenerateDependencyFile</w:t>
      </w:r>
      <w:r w:rsidRPr="00903DBA">
        <w:rPr>
          <w:highlight w:val="white"/>
        </w:rPr>
        <w:t>(FileInfo file,</w:t>
      </w:r>
    </w:p>
    <w:p w14:paraId="7CCFE945" w14:textId="77777777" w:rsidR="00C22813" w:rsidRPr="00903DBA" w:rsidRDefault="00C22813" w:rsidP="00C22813">
      <w:pPr>
        <w:pStyle w:val="Code"/>
        <w:rPr>
          <w:highlight w:val="white"/>
        </w:rPr>
      </w:pPr>
      <w:r w:rsidRPr="00903DBA">
        <w:rPr>
          <w:highlight w:val="white"/>
        </w:rPr>
        <w:t xml:space="preserve">                                            ISet&lt;FileInfo&gt; includeSet) {</w:t>
      </w:r>
    </w:p>
    <w:p w14:paraId="4F3509FB" w14:textId="77777777" w:rsidR="00C22813" w:rsidRPr="00903DBA" w:rsidRDefault="00C22813" w:rsidP="00C22813">
      <w:pPr>
        <w:pStyle w:val="Code"/>
        <w:rPr>
          <w:highlight w:val="white"/>
        </w:rPr>
      </w:pPr>
      <w:r w:rsidRPr="00903DBA">
        <w:rPr>
          <w:highlight w:val="white"/>
        </w:rPr>
        <w:t xml:space="preserve">      FileInfo dependencySetFile = new FileInfo(file.FullName + ".dependency");</w:t>
      </w:r>
    </w:p>
    <w:p w14:paraId="40CCBD39" w14:textId="77777777" w:rsidR="00C22813" w:rsidRPr="00903DBA" w:rsidRDefault="00C22813" w:rsidP="00C22813">
      <w:pPr>
        <w:pStyle w:val="Code"/>
        <w:rPr>
          <w:highlight w:val="white"/>
        </w:rPr>
      </w:pPr>
      <w:r w:rsidRPr="00903DBA">
        <w:rPr>
          <w:highlight w:val="white"/>
        </w:rPr>
        <w:t xml:space="preserve">      StreamWriter dependencyWriter =</w:t>
      </w:r>
    </w:p>
    <w:p w14:paraId="2A1549ED" w14:textId="77777777" w:rsidR="00C22813" w:rsidRPr="00903DBA" w:rsidRDefault="00C22813" w:rsidP="00C22813">
      <w:pPr>
        <w:pStyle w:val="Code"/>
        <w:rPr>
          <w:highlight w:val="white"/>
        </w:rPr>
      </w:pPr>
      <w:r w:rsidRPr="00903DBA">
        <w:rPr>
          <w:highlight w:val="white"/>
        </w:rPr>
        <w:t xml:space="preserve">        new StreamWriter(File.Open(SourcePath + dependencySetFile.Name,</w:t>
      </w:r>
    </w:p>
    <w:p w14:paraId="098401C9" w14:textId="61E28E7F" w:rsidR="00C22813" w:rsidRPr="00903DBA" w:rsidRDefault="00C22813" w:rsidP="00C22813">
      <w:pPr>
        <w:pStyle w:val="Code"/>
        <w:rPr>
          <w:highlight w:val="white"/>
        </w:rPr>
      </w:pPr>
      <w:r w:rsidRPr="00903DBA">
        <w:rPr>
          <w:highlight w:val="white"/>
        </w:rPr>
        <w:t xml:space="preserve">                                   FileMode.Create));</w:t>
      </w:r>
    </w:p>
    <w:p w14:paraId="284539D6" w14:textId="77777777" w:rsidR="00C22813" w:rsidRPr="00903DBA" w:rsidRDefault="00C22813" w:rsidP="00C22813">
      <w:pPr>
        <w:pStyle w:val="Code"/>
        <w:rPr>
          <w:highlight w:val="white"/>
        </w:rPr>
      </w:pPr>
    </w:p>
    <w:p w14:paraId="02C89AF7" w14:textId="77777777" w:rsidR="00C22813" w:rsidRPr="00903DBA" w:rsidRDefault="00C22813" w:rsidP="00C22813">
      <w:pPr>
        <w:pStyle w:val="Code"/>
        <w:rPr>
          <w:highlight w:val="white"/>
        </w:rPr>
      </w:pPr>
      <w:r w:rsidRPr="00903DBA">
        <w:rPr>
          <w:highlight w:val="white"/>
        </w:rPr>
        <w:t xml:space="preserve">      dependencyWriter.Write(file.Name + ".c");</w:t>
      </w:r>
    </w:p>
    <w:p w14:paraId="64EDAF80" w14:textId="77777777" w:rsidR="00C22813" w:rsidRPr="00903DBA" w:rsidRDefault="00C22813" w:rsidP="00C22813">
      <w:pPr>
        <w:pStyle w:val="Code"/>
        <w:rPr>
          <w:highlight w:val="white"/>
        </w:rPr>
      </w:pPr>
      <w:r w:rsidRPr="00903DBA">
        <w:rPr>
          <w:highlight w:val="white"/>
        </w:rPr>
        <w:t xml:space="preserve">      foreach (FileInfo includeFile in includeSet) {</w:t>
      </w:r>
    </w:p>
    <w:p w14:paraId="0D729D11" w14:textId="77777777" w:rsidR="00C22813" w:rsidRPr="00903DBA" w:rsidRDefault="00C22813" w:rsidP="00C22813">
      <w:pPr>
        <w:pStyle w:val="Code"/>
        <w:rPr>
          <w:highlight w:val="white"/>
        </w:rPr>
      </w:pPr>
      <w:r w:rsidRPr="00903DBA">
        <w:rPr>
          <w:highlight w:val="white"/>
        </w:rPr>
        <w:t xml:space="preserve">        dependencyWriter.Write(" " + includeFile.Name);</w:t>
      </w:r>
    </w:p>
    <w:p w14:paraId="01005E4F" w14:textId="77777777" w:rsidR="00C22813" w:rsidRPr="00903DBA" w:rsidRDefault="00C22813" w:rsidP="00C22813">
      <w:pPr>
        <w:pStyle w:val="Code"/>
        <w:rPr>
          <w:highlight w:val="white"/>
        </w:rPr>
      </w:pPr>
      <w:r w:rsidRPr="00903DBA">
        <w:rPr>
          <w:highlight w:val="white"/>
        </w:rPr>
        <w:t xml:space="preserve">      }</w:t>
      </w:r>
    </w:p>
    <w:p w14:paraId="062EBAF8" w14:textId="77777777" w:rsidR="00C22813" w:rsidRPr="00903DBA" w:rsidRDefault="00C22813" w:rsidP="00C22813">
      <w:pPr>
        <w:pStyle w:val="Code"/>
        <w:rPr>
          <w:highlight w:val="white"/>
        </w:rPr>
      </w:pPr>
    </w:p>
    <w:p w14:paraId="49C76D66" w14:textId="77777777" w:rsidR="00C22813" w:rsidRPr="00903DBA" w:rsidRDefault="00C22813" w:rsidP="00C22813">
      <w:pPr>
        <w:pStyle w:val="Code"/>
        <w:rPr>
          <w:highlight w:val="white"/>
        </w:rPr>
      </w:pPr>
      <w:r w:rsidRPr="00903DBA">
        <w:rPr>
          <w:highlight w:val="white"/>
        </w:rPr>
        <w:t xml:space="preserve">      dependencyWriter.Close();</w:t>
      </w:r>
    </w:p>
    <w:p w14:paraId="02BCB4F6" w14:textId="77777777" w:rsidR="00C22813" w:rsidRPr="00903DBA" w:rsidRDefault="00C22813" w:rsidP="00C22813">
      <w:pPr>
        <w:pStyle w:val="Code"/>
        <w:rPr>
          <w:highlight w:val="white"/>
        </w:rPr>
      </w:pPr>
      <w:r w:rsidRPr="00903DBA">
        <w:rPr>
          <w:highlight w:val="white"/>
        </w:rPr>
        <w:t xml:space="preserve">    }</w:t>
      </w:r>
    </w:p>
    <w:p w14:paraId="759BBB68" w14:textId="4C348128" w:rsidR="00F60367" w:rsidRPr="00903DBA" w:rsidRDefault="00F60367" w:rsidP="00F60367">
      <w:pPr>
        <w:rPr>
          <w:highlight w:val="white"/>
        </w:rPr>
      </w:pPr>
      <w:r w:rsidRPr="00903DBA">
        <w:rPr>
          <w:highlight w:val="white"/>
        </w:rPr>
        <w:t xml:space="preserve">The </w:t>
      </w:r>
      <w:r w:rsidR="008E74E1" w:rsidRPr="00903DBA">
        <w:rPr>
          <w:rStyle w:val="KeyWord0"/>
          <w:highlight w:val="white"/>
        </w:rPr>
        <w:t>IsGeneratedFile</w:t>
      </w:r>
      <w:r w:rsidR="00FA5797" w:rsidRPr="00903DBA">
        <w:rPr>
          <w:rStyle w:val="KeyWord0"/>
          <w:highlight w:val="white"/>
        </w:rPr>
        <w:t>Fresh</w:t>
      </w:r>
      <w:r w:rsidRPr="00903DBA">
        <w:rPr>
          <w:highlight w:val="white"/>
        </w:rPr>
        <w:t xml:space="preserve"> method decides whether a </w:t>
      </w:r>
      <w:r w:rsidR="00442E0E" w:rsidRPr="00903DBA">
        <w:rPr>
          <w:highlight w:val="white"/>
        </w:rPr>
        <w:t>generated</w:t>
      </w:r>
      <w:r w:rsidRPr="00903DBA">
        <w:rPr>
          <w:highlight w:val="white"/>
        </w:rPr>
        <w:t xml:space="preserve"> file is </w:t>
      </w:r>
      <w:r w:rsidR="00FA5797" w:rsidRPr="00903DBA">
        <w:rPr>
          <w:highlight w:val="white"/>
        </w:rPr>
        <w:t>fresh</w:t>
      </w:r>
      <w:r w:rsidRPr="00903DBA">
        <w:rPr>
          <w:highlight w:val="white"/>
        </w:rPr>
        <w:t xml:space="preserve">; that is, </w:t>
      </w:r>
      <w:r w:rsidR="00194D19" w:rsidRPr="00903DBA">
        <w:rPr>
          <w:highlight w:val="white"/>
        </w:rPr>
        <w:t xml:space="preserve">if </w:t>
      </w:r>
      <w:r w:rsidR="00F3279E" w:rsidRPr="00903DBA">
        <w:rPr>
          <w:highlight w:val="white"/>
        </w:rPr>
        <w:t>none of i</w:t>
      </w:r>
      <w:r w:rsidR="00194D19" w:rsidRPr="00903DBA">
        <w:rPr>
          <w:highlight w:val="white"/>
        </w:rPr>
        <w:t xml:space="preserve">ts dependency files has been modified since </w:t>
      </w:r>
      <w:r w:rsidR="0057472D" w:rsidRPr="00903DBA">
        <w:rPr>
          <w:highlight w:val="white"/>
        </w:rPr>
        <w:t xml:space="preserve">the </w:t>
      </w:r>
      <w:r w:rsidR="00442E0E" w:rsidRPr="00903DBA">
        <w:rPr>
          <w:highlight w:val="white"/>
        </w:rPr>
        <w:t>generated</w:t>
      </w:r>
      <w:r w:rsidR="0057472D" w:rsidRPr="00903DBA">
        <w:rPr>
          <w:highlight w:val="white"/>
        </w:rPr>
        <w:t xml:space="preserve"> file</w:t>
      </w:r>
      <w:r w:rsidR="00194D19" w:rsidRPr="00903DBA">
        <w:rPr>
          <w:highlight w:val="white"/>
        </w:rPr>
        <w:t xml:space="preserve"> </w:t>
      </w:r>
      <w:r w:rsidR="00C5753C" w:rsidRPr="00903DBA">
        <w:rPr>
          <w:highlight w:val="white"/>
        </w:rPr>
        <w:t>was modified.</w:t>
      </w:r>
    </w:p>
    <w:p w14:paraId="5D2CC9A7" w14:textId="2304B798" w:rsidR="00301597" w:rsidRPr="00903DBA" w:rsidRDefault="00301597" w:rsidP="00301597">
      <w:pPr>
        <w:pStyle w:val="Code"/>
        <w:rPr>
          <w:highlight w:val="white"/>
        </w:rPr>
      </w:pPr>
      <w:r w:rsidRPr="00903DBA">
        <w:rPr>
          <w:highlight w:val="white"/>
        </w:rPr>
        <w:t xml:space="preserve">    public static bool IsGeneratedFile</w:t>
      </w:r>
      <w:r w:rsidR="00FA5797" w:rsidRPr="00903DBA">
        <w:rPr>
          <w:highlight w:val="white"/>
        </w:rPr>
        <w:t>Fresh</w:t>
      </w:r>
      <w:r w:rsidRPr="00903DBA">
        <w:rPr>
          <w:highlight w:val="white"/>
        </w:rPr>
        <w:t>(FileInfo file, string suffix) {</w:t>
      </w:r>
    </w:p>
    <w:p w14:paraId="463BA333" w14:textId="04D76D93" w:rsidR="00301597" w:rsidRPr="00903DBA" w:rsidRDefault="00301597" w:rsidP="00301597">
      <w:pPr>
        <w:pStyle w:val="Code"/>
        <w:rPr>
          <w:highlight w:val="white"/>
        </w:rPr>
      </w:pPr>
      <w:r w:rsidRPr="00903DBA">
        <w:rPr>
          <w:highlight w:val="white"/>
        </w:rPr>
        <w:t xml:space="preserve">      FileInfo </w:t>
      </w:r>
      <w:r w:rsidR="00442E0E" w:rsidRPr="00903DBA">
        <w:rPr>
          <w:highlight w:val="white"/>
        </w:rPr>
        <w:t>generated</w:t>
      </w:r>
      <w:r w:rsidRPr="00903DBA">
        <w:rPr>
          <w:highlight w:val="white"/>
        </w:rPr>
        <w:t>File = new FileInfo(file.FullName + suffix)</w:t>
      </w:r>
      <w:r w:rsidR="00F40AE2" w:rsidRPr="00903DBA">
        <w:rPr>
          <w:highlight w:val="white"/>
        </w:rPr>
        <w:t xml:space="preserve">, </w:t>
      </w:r>
    </w:p>
    <w:p w14:paraId="4B25237A" w14:textId="7397C656" w:rsidR="00F40AE2" w:rsidRPr="00903DBA" w:rsidRDefault="00F40AE2" w:rsidP="00F40AE2">
      <w:pPr>
        <w:pStyle w:val="Code"/>
        <w:rPr>
          <w:highlight w:val="white"/>
        </w:rPr>
      </w:pPr>
      <w:r w:rsidRPr="00903DBA">
        <w:rPr>
          <w:highlight w:val="white"/>
        </w:rPr>
        <w:t xml:space="preserve">               dependencySetFile = new FileInfo(file.FullName + ".dependency");</w:t>
      </w:r>
    </w:p>
    <w:p w14:paraId="3D605B02" w14:textId="203AEE04" w:rsidR="000848EB" w:rsidRPr="00903DBA" w:rsidRDefault="0057472D" w:rsidP="0057472D">
      <w:pPr>
        <w:rPr>
          <w:highlight w:val="white"/>
        </w:rPr>
      </w:pPr>
      <w:r w:rsidRPr="00903DBA">
        <w:rPr>
          <w:highlight w:val="white"/>
        </w:rPr>
        <w:t xml:space="preserve">If the </w:t>
      </w:r>
      <w:r w:rsidR="00442E0E" w:rsidRPr="00903DBA">
        <w:rPr>
          <w:highlight w:val="white"/>
        </w:rPr>
        <w:t>generated</w:t>
      </w:r>
      <w:r w:rsidRPr="00903DBA">
        <w:rPr>
          <w:highlight w:val="white"/>
        </w:rPr>
        <w:t xml:space="preserve"> file does not exist, </w:t>
      </w:r>
      <w:r w:rsidR="0089791A" w:rsidRPr="00903DBA">
        <w:rPr>
          <w:highlight w:val="white"/>
        </w:rPr>
        <w:t xml:space="preserve">it is obviously not </w:t>
      </w:r>
      <w:r w:rsidR="00FA5797" w:rsidRPr="00903DBA">
        <w:rPr>
          <w:highlight w:val="white"/>
        </w:rPr>
        <w:t>fresh</w:t>
      </w:r>
      <w:r w:rsidR="0089791A" w:rsidRPr="00903DBA">
        <w:rPr>
          <w:highlight w:val="white"/>
        </w:rPr>
        <w:t>, so we return false.</w:t>
      </w:r>
      <w:r w:rsidR="00FC6A53" w:rsidRPr="00903DBA">
        <w:rPr>
          <w:highlight w:val="white"/>
        </w:rPr>
        <w:t xml:space="preserve"> If the dependency set file does not exist, we have to assume that </w:t>
      </w:r>
      <w:r w:rsidR="00C5753C" w:rsidRPr="00903DBA">
        <w:rPr>
          <w:highlight w:val="white"/>
        </w:rPr>
        <w:t xml:space="preserve">it is not fresh due to </w:t>
      </w:r>
      <w:r w:rsidR="00FC6A53" w:rsidRPr="00903DBA">
        <w:rPr>
          <w:highlight w:val="white"/>
        </w:rPr>
        <w:t>dependencies, and we return false.</w:t>
      </w:r>
    </w:p>
    <w:p w14:paraId="34902A41" w14:textId="56798550" w:rsidR="000848EB" w:rsidRPr="00903DBA" w:rsidRDefault="000848EB" w:rsidP="000848EB">
      <w:pPr>
        <w:pStyle w:val="Code"/>
        <w:rPr>
          <w:highlight w:val="white"/>
        </w:rPr>
      </w:pPr>
      <w:r w:rsidRPr="00903DBA">
        <w:rPr>
          <w:highlight w:val="white"/>
        </w:rPr>
        <w:t xml:space="preserve">      if (</w:t>
      </w:r>
      <w:r w:rsidR="00F40AE2" w:rsidRPr="00903DBA">
        <w:rPr>
          <w:highlight w:val="white"/>
        </w:rPr>
        <w:t>!</w:t>
      </w:r>
      <w:r w:rsidR="00442E0E" w:rsidRPr="00903DBA">
        <w:rPr>
          <w:highlight w:val="white"/>
        </w:rPr>
        <w:t>generated</w:t>
      </w:r>
      <w:r w:rsidRPr="00903DBA">
        <w:rPr>
          <w:highlight w:val="white"/>
        </w:rPr>
        <w:t>File.Exists</w:t>
      </w:r>
      <w:r w:rsidR="00F40AE2" w:rsidRPr="00903DBA">
        <w:rPr>
          <w:highlight w:val="white"/>
        </w:rPr>
        <w:t xml:space="preserve"> || !</w:t>
      </w:r>
      <w:r w:rsidR="00FC6A53" w:rsidRPr="00903DBA">
        <w:rPr>
          <w:highlight w:val="white"/>
        </w:rPr>
        <w:t>dependencySetFile.Exists</w:t>
      </w:r>
      <w:r w:rsidRPr="00903DBA">
        <w:rPr>
          <w:highlight w:val="white"/>
        </w:rPr>
        <w:t>) {</w:t>
      </w:r>
    </w:p>
    <w:p w14:paraId="19B1C0E1" w14:textId="77777777" w:rsidR="000848EB" w:rsidRPr="00903DBA" w:rsidRDefault="000848EB" w:rsidP="000848EB">
      <w:pPr>
        <w:pStyle w:val="Code"/>
        <w:rPr>
          <w:highlight w:val="white"/>
        </w:rPr>
      </w:pPr>
      <w:r w:rsidRPr="00903DBA">
        <w:rPr>
          <w:highlight w:val="white"/>
        </w:rPr>
        <w:t xml:space="preserve">        return false;</w:t>
      </w:r>
    </w:p>
    <w:p w14:paraId="5341333B" w14:textId="77777777" w:rsidR="000848EB" w:rsidRPr="00903DBA" w:rsidRDefault="000848EB" w:rsidP="000848EB">
      <w:pPr>
        <w:pStyle w:val="Code"/>
        <w:rPr>
          <w:highlight w:val="white"/>
        </w:rPr>
      </w:pPr>
      <w:r w:rsidRPr="00903DBA">
        <w:rPr>
          <w:highlight w:val="white"/>
        </w:rPr>
        <w:t xml:space="preserve">      }</w:t>
      </w:r>
    </w:p>
    <w:p w14:paraId="075740D1" w14:textId="78C7AB3F" w:rsidR="000848EB" w:rsidRPr="00903DBA" w:rsidRDefault="0089791A" w:rsidP="0089791A">
      <w:pPr>
        <w:rPr>
          <w:highlight w:val="white"/>
        </w:rPr>
      </w:pPr>
      <w:r w:rsidRPr="00903DBA">
        <w:rPr>
          <w:highlight w:val="white"/>
        </w:rPr>
        <w:t xml:space="preserve">If none of the cases above apply, we continue to </w:t>
      </w:r>
      <w:r w:rsidR="00F136C4" w:rsidRPr="00903DBA">
        <w:rPr>
          <w:highlight w:val="white"/>
        </w:rPr>
        <w:t xml:space="preserve">look into the dependency files; that is, the </w:t>
      </w:r>
      <w:r w:rsidR="003A18F8" w:rsidRPr="00903DBA">
        <w:rPr>
          <w:highlight w:val="white"/>
        </w:rPr>
        <w:t xml:space="preserve">files that </w:t>
      </w:r>
      <w:r w:rsidR="00DB2FB7" w:rsidRPr="00903DBA">
        <w:rPr>
          <w:highlight w:val="white"/>
        </w:rPr>
        <w:t xml:space="preserve">the </w:t>
      </w:r>
      <w:r w:rsidR="00442E0E" w:rsidRPr="00903DBA">
        <w:rPr>
          <w:highlight w:val="white"/>
        </w:rPr>
        <w:t>generated</w:t>
      </w:r>
      <w:r w:rsidR="00DB2FB7" w:rsidRPr="00903DBA">
        <w:rPr>
          <w:highlight w:val="white"/>
        </w:rPr>
        <w:t xml:space="preserve"> file is </w:t>
      </w:r>
      <w:r w:rsidR="003A18F8" w:rsidRPr="00903DBA">
        <w:rPr>
          <w:highlight w:val="white"/>
        </w:rPr>
        <w:t xml:space="preserve">(directly or indirectly) </w:t>
      </w:r>
      <w:r w:rsidR="00DB2FB7" w:rsidRPr="00903DBA">
        <w:rPr>
          <w:highlight w:val="white"/>
        </w:rPr>
        <w:t>dependent of.</w:t>
      </w:r>
    </w:p>
    <w:p w14:paraId="7370915E" w14:textId="54CD2680"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5926BE" w:rsidRPr="00903DBA">
        <w:rPr>
          <w:highlight w:val="white"/>
        </w:rPr>
        <w:t>SetFile</w:t>
      </w:r>
      <w:r w:rsidRPr="00903DBA">
        <w:rPr>
          <w:highlight w:val="white"/>
        </w:rPr>
        <w:t>.Exists) {</w:t>
      </w:r>
    </w:p>
    <w:p w14:paraId="4085BC15" w14:textId="77777777" w:rsidR="000848EB" w:rsidRPr="00903DBA" w:rsidRDefault="000848EB" w:rsidP="000848EB">
      <w:pPr>
        <w:pStyle w:val="Code"/>
        <w:rPr>
          <w:highlight w:val="white"/>
        </w:rPr>
      </w:pPr>
      <w:r w:rsidRPr="00903DBA">
        <w:rPr>
          <w:highlight w:val="white"/>
        </w:rPr>
        <w:t xml:space="preserve">        try {</w:t>
      </w:r>
    </w:p>
    <w:p w14:paraId="794EEA8B" w14:textId="1A7AFFE0" w:rsidR="00867389" w:rsidRPr="00903DBA" w:rsidRDefault="000848EB" w:rsidP="000848EB">
      <w:pPr>
        <w:pStyle w:val="Code"/>
        <w:rPr>
          <w:highlight w:val="white"/>
        </w:rPr>
      </w:pPr>
      <w:r w:rsidRPr="00903DBA">
        <w:rPr>
          <w:highlight w:val="white"/>
        </w:rPr>
        <w:t xml:space="preserve">          StreamReader </w:t>
      </w:r>
      <w:r w:rsidR="00DB2FB7" w:rsidRPr="00903DBA">
        <w:rPr>
          <w:highlight w:val="white"/>
        </w:rPr>
        <w:t>dependency</w:t>
      </w:r>
      <w:r w:rsidR="005926BE" w:rsidRPr="00903DBA">
        <w:rPr>
          <w:highlight w:val="white"/>
        </w:rPr>
        <w:t xml:space="preserve">SetReader </w:t>
      </w:r>
      <w:r w:rsidRPr="00903DBA">
        <w:rPr>
          <w:highlight w:val="white"/>
        </w:rPr>
        <w:t>=</w:t>
      </w:r>
    </w:p>
    <w:p w14:paraId="658D520F" w14:textId="359868F6" w:rsidR="000848EB" w:rsidRPr="00903DBA" w:rsidRDefault="00867389" w:rsidP="000848EB">
      <w:pPr>
        <w:pStyle w:val="Code"/>
        <w:rPr>
          <w:highlight w:val="white"/>
        </w:rPr>
      </w:pPr>
      <w:r w:rsidRPr="00903DBA">
        <w:rPr>
          <w:highlight w:val="white"/>
        </w:rPr>
        <w:t xml:space="preserve">            </w:t>
      </w:r>
      <w:r w:rsidR="000848EB" w:rsidRPr="00903DBA">
        <w:rPr>
          <w:highlight w:val="white"/>
        </w:rPr>
        <w:t>new StreamReader(File.OpenRead(</w:t>
      </w:r>
      <w:r w:rsidR="00DB2FB7" w:rsidRPr="00903DBA">
        <w:rPr>
          <w:highlight w:val="white"/>
        </w:rPr>
        <w:t>dependency</w:t>
      </w:r>
      <w:r w:rsidR="005926BE" w:rsidRPr="00903DBA">
        <w:rPr>
          <w:highlight w:val="white"/>
        </w:rPr>
        <w:t>SetFile</w:t>
      </w:r>
      <w:r w:rsidR="000848EB" w:rsidRPr="00903DBA">
        <w:rPr>
          <w:highlight w:val="white"/>
        </w:rPr>
        <w:t>.FullName));</w:t>
      </w:r>
    </w:p>
    <w:p w14:paraId="799200E2" w14:textId="42E578AB"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163EB6" w:rsidRPr="00903DBA">
        <w:rPr>
          <w:highlight w:val="white"/>
        </w:rPr>
        <w:t>Set</w:t>
      </w:r>
      <w:r w:rsidR="00586C7E" w:rsidRPr="00903DBA">
        <w:rPr>
          <w:highlight w:val="white"/>
        </w:rPr>
        <w:t>T</w:t>
      </w:r>
      <w:r w:rsidRPr="00903DBA">
        <w:rPr>
          <w:highlight w:val="white"/>
        </w:rPr>
        <w:t xml:space="preserve">ext = </w:t>
      </w:r>
      <w:r w:rsidR="00DB2FB7" w:rsidRPr="00903DBA">
        <w:rPr>
          <w:highlight w:val="white"/>
        </w:rPr>
        <w:t>dependency</w:t>
      </w:r>
      <w:r w:rsidR="005926BE" w:rsidRPr="00903DBA">
        <w:rPr>
          <w:highlight w:val="white"/>
        </w:rPr>
        <w:t>SetReader</w:t>
      </w:r>
      <w:r w:rsidRPr="00903DBA">
        <w:rPr>
          <w:highlight w:val="white"/>
        </w:rPr>
        <w:t>.ReadToEnd();</w:t>
      </w:r>
    </w:p>
    <w:p w14:paraId="7138CC78" w14:textId="24862BD2" w:rsidR="000848EB" w:rsidRPr="00903DBA" w:rsidRDefault="000848EB" w:rsidP="000848EB">
      <w:pPr>
        <w:pStyle w:val="Code"/>
        <w:rPr>
          <w:highlight w:val="white"/>
        </w:rPr>
      </w:pPr>
      <w:r w:rsidRPr="00903DBA">
        <w:rPr>
          <w:highlight w:val="white"/>
        </w:rPr>
        <w:t xml:space="preserve">          </w:t>
      </w:r>
      <w:r w:rsidR="00DB2FB7" w:rsidRPr="00903DBA">
        <w:rPr>
          <w:highlight w:val="white"/>
        </w:rPr>
        <w:t>dependency</w:t>
      </w:r>
      <w:r w:rsidR="005926BE" w:rsidRPr="00903DBA">
        <w:rPr>
          <w:highlight w:val="white"/>
        </w:rPr>
        <w:t>SetReader</w:t>
      </w:r>
      <w:r w:rsidRPr="00903DBA">
        <w:rPr>
          <w:highlight w:val="white"/>
        </w:rPr>
        <w:t>.Close();</w:t>
      </w:r>
    </w:p>
    <w:p w14:paraId="2B0906DD" w14:textId="1749F367" w:rsidR="000848EB" w:rsidRPr="00903DBA" w:rsidRDefault="00024666" w:rsidP="004C06A3">
      <w:pPr>
        <w:rPr>
          <w:highlight w:val="white"/>
        </w:rPr>
      </w:pPr>
      <w:r w:rsidRPr="00903DBA">
        <w:rPr>
          <w:highlight w:val="white"/>
        </w:rPr>
        <w:t xml:space="preserve">We split the </w:t>
      </w:r>
      <w:r w:rsidR="004C06A3" w:rsidRPr="00903DBA">
        <w:rPr>
          <w:highlight w:val="white"/>
        </w:rPr>
        <w:t xml:space="preserve">file </w:t>
      </w:r>
      <w:r w:rsidRPr="00903DBA">
        <w:rPr>
          <w:highlight w:val="white"/>
        </w:rPr>
        <w:t xml:space="preserve">text into </w:t>
      </w:r>
      <w:r w:rsidR="00DB2FB7" w:rsidRPr="00903DBA">
        <w:rPr>
          <w:highlight w:val="white"/>
        </w:rPr>
        <w:t>dependency</w:t>
      </w:r>
      <w:r w:rsidR="00725614" w:rsidRPr="00903DBA">
        <w:rPr>
          <w:highlight w:val="white"/>
        </w:rPr>
        <w:t xml:space="preserve"> file</w:t>
      </w:r>
      <w:r w:rsidR="003522A7" w:rsidRPr="00903DBA">
        <w:rPr>
          <w:highlight w:val="white"/>
        </w:rPr>
        <w:t xml:space="preserve"> </w:t>
      </w:r>
      <w:r w:rsidRPr="00903DBA">
        <w:rPr>
          <w:highlight w:val="white"/>
        </w:rPr>
        <w:t xml:space="preserve">names and check </w:t>
      </w:r>
      <w:r w:rsidR="004C06A3" w:rsidRPr="00903DBA">
        <w:rPr>
          <w:highlight w:val="white"/>
        </w:rPr>
        <w:t>whether the fil</w:t>
      </w:r>
      <w:r w:rsidR="00950D00" w:rsidRPr="00903DBA">
        <w:rPr>
          <w:highlight w:val="white"/>
        </w:rPr>
        <w:t>es</w:t>
      </w:r>
      <w:r w:rsidR="004C06A3" w:rsidRPr="00903DBA">
        <w:rPr>
          <w:highlight w:val="white"/>
        </w:rPr>
        <w:t xml:space="preserve"> </w:t>
      </w:r>
      <w:r w:rsidR="00230C0B" w:rsidRPr="00903DBA">
        <w:rPr>
          <w:highlight w:val="white"/>
        </w:rPr>
        <w:t xml:space="preserve">have </w:t>
      </w:r>
      <w:r w:rsidR="00950D00" w:rsidRPr="00903DBA">
        <w:rPr>
          <w:highlight w:val="white"/>
        </w:rPr>
        <w:t xml:space="preserve">been modified </w:t>
      </w:r>
      <w:r w:rsidR="003522A7" w:rsidRPr="00903DBA">
        <w:rPr>
          <w:highlight w:val="white"/>
        </w:rPr>
        <w:t>after</w:t>
      </w:r>
      <w:r w:rsidR="00950D00" w:rsidRPr="00903DBA">
        <w:rPr>
          <w:highlight w:val="white"/>
        </w:rPr>
        <w:t xml:space="preserve"> </w:t>
      </w:r>
      <w:r w:rsidR="00442E0E" w:rsidRPr="00903DBA">
        <w:rPr>
          <w:highlight w:val="white"/>
        </w:rPr>
        <w:t>generated</w:t>
      </w:r>
      <w:r w:rsidR="00950D00" w:rsidRPr="00903DBA">
        <w:rPr>
          <w:highlight w:val="white"/>
        </w:rPr>
        <w:t xml:space="preserve"> file.</w:t>
      </w:r>
    </w:p>
    <w:p w14:paraId="14591C16" w14:textId="6DEC5B29"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163EB6" w:rsidRPr="00903DBA">
        <w:rPr>
          <w:highlight w:val="white"/>
        </w:rPr>
        <w:t>SetText</w:t>
      </w:r>
      <w:r w:rsidRPr="00903DBA">
        <w:rPr>
          <w:highlight w:val="white"/>
        </w:rPr>
        <w:t>.Length &gt; 0) {</w:t>
      </w:r>
    </w:p>
    <w:p w14:paraId="39973CA1" w14:textId="1CF121D6"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D12D80" w:rsidRPr="00903DBA">
        <w:rPr>
          <w:highlight w:val="white"/>
        </w:rPr>
        <w:t>Name</w:t>
      </w:r>
      <w:r w:rsidR="00DC7211" w:rsidRPr="00903DBA">
        <w:rPr>
          <w:highlight w:val="white"/>
        </w:rPr>
        <w:t>A</w:t>
      </w:r>
      <w:r w:rsidRPr="00903DBA">
        <w:rPr>
          <w:highlight w:val="white"/>
        </w:rPr>
        <w:t xml:space="preserve">rray = </w:t>
      </w:r>
      <w:r w:rsidR="00DB2FB7" w:rsidRPr="00903DBA">
        <w:rPr>
          <w:highlight w:val="white"/>
        </w:rPr>
        <w:t>dependency</w:t>
      </w:r>
      <w:r w:rsidR="00163EB6" w:rsidRPr="00903DBA">
        <w:rPr>
          <w:highlight w:val="white"/>
        </w:rPr>
        <w:t>SetText</w:t>
      </w:r>
      <w:r w:rsidRPr="00903DBA">
        <w:rPr>
          <w:highlight w:val="white"/>
        </w:rPr>
        <w:t>.Split(' ');</w:t>
      </w:r>
    </w:p>
    <w:p w14:paraId="79FDAEA6" w14:textId="77777777" w:rsidR="000848EB" w:rsidRPr="00903DBA" w:rsidRDefault="000848EB" w:rsidP="000848EB">
      <w:pPr>
        <w:pStyle w:val="Code"/>
        <w:rPr>
          <w:highlight w:val="white"/>
        </w:rPr>
      </w:pPr>
    </w:p>
    <w:p w14:paraId="1421FF0F" w14:textId="25F91BCD" w:rsidR="000848EB" w:rsidRPr="00903DBA" w:rsidRDefault="000848EB" w:rsidP="000848EB">
      <w:pPr>
        <w:pStyle w:val="Code"/>
        <w:rPr>
          <w:highlight w:val="white"/>
        </w:rPr>
      </w:pPr>
      <w:r w:rsidRPr="00903DBA">
        <w:rPr>
          <w:highlight w:val="white"/>
        </w:rPr>
        <w:t xml:space="preserve">            foreach (string </w:t>
      </w:r>
      <w:r w:rsidR="00DB2FB7" w:rsidRPr="00903DBA">
        <w:rPr>
          <w:highlight w:val="white"/>
        </w:rPr>
        <w:t>dependency</w:t>
      </w:r>
      <w:r w:rsidR="00024666" w:rsidRPr="00903DBA">
        <w:rPr>
          <w:highlight w:val="white"/>
        </w:rPr>
        <w:t>Name</w:t>
      </w:r>
      <w:r w:rsidRPr="00903DBA">
        <w:rPr>
          <w:highlight w:val="white"/>
        </w:rPr>
        <w:t xml:space="preserve"> in </w:t>
      </w:r>
      <w:r w:rsidR="00DB2FB7" w:rsidRPr="00903DBA">
        <w:rPr>
          <w:highlight w:val="white"/>
        </w:rPr>
        <w:t>dependency</w:t>
      </w:r>
      <w:r w:rsidR="00D12D80" w:rsidRPr="00903DBA">
        <w:rPr>
          <w:highlight w:val="white"/>
        </w:rPr>
        <w:t>NameArray</w:t>
      </w:r>
      <w:r w:rsidRPr="00903DBA">
        <w:rPr>
          <w:highlight w:val="white"/>
        </w:rPr>
        <w:t>)  {</w:t>
      </w:r>
    </w:p>
    <w:p w14:paraId="50F71B6D" w14:textId="77777777" w:rsidR="00DB2FB7" w:rsidRPr="00903DBA" w:rsidRDefault="000848EB" w:rsidP="00CC5549">
      <w:pPr>
        <w:pStyle w:val="Code"/>
        <w:rPr>
          <w:highlight w:val="white"/>
        </w:rPr>
      </w:pPr>
      <w:r w:rsidRPr="00903DBA">
        <w:rPr>
          <w:highlight w:val="white"/>
        </w:rPr>
        <w:t xml:space="preserve">              FileInfo </w:t>
      </w:r>
      <w:r w:rsidR="00DB2FB7" w:rsidRPr="00903DBA">
        <w:rPr>
          <w:highlight w:val="white"/>
        </w:rPr>
        <w:t>dependency</w:t>
      </w:r>
      <w:r w:rsidRPr="00903DBA">
        <w:rPr>
          <w:highlight w:val="white"/>
        </w:rPr>
        <w:t>File =</w:t>
      </w:r>
    </w:p>
    <w:p w14:paraId="77429386" w14:textId="6C8198A5" w:rsidR="000848EB" w:rsidRPr="00903DBA" w:rsidRDefault="00DB2FB7" w:rsidP="00CC5549">
      <w:pPr>
        <w:pStyle w:val="Code"/>
        <w:rPr>
          <w:highlight w:val="white"/>
        </w:rPr>
      </w:pPr>
      <w:r w:rsidRPr="00903DBA">
        <w:rPr>
          <w:highlight w:val="white"/>
        </w:rPr>
        <w:t xml:space="preserve">               </w:t>
      </w:r>
      <w:r w:rsidR="0023597F" w:rsidRPr="00903DBA">
        <w:rPr>
          <w:highlight w:val="white"/>
        </w:rPr>
        <w:t xml:space="preserve"> </w:t>
      </w:r>
      <w:r w:rsidR="000848EB" w:rsidRPr="00903DBA">
        <w:rPr>
          <w:highlight w:val="white"/>
        </w:rPr>
        <w:t>new FileInfo(</w:t>
      </w:r>
      <w:r w:rsidR="0023597F" w:rsidRPr="00903DBA">
        <w:rPr>
          <w:highlight w:val="white"/>
        </w:rPr>
        <w:t xml:space="preserve">SourcePath + </w:t>
      </w:r>
      <w:r w:rsidRPr="00903DBA">
        <w:rPr>
          <w:highlight w:val="white"/>
        </w:rPr>
        <w:t>dependency</w:t>
      </w:r>
      <w:r w:rsidR="00B33829" w:rsidRPr="00903DBA">
        <w:rPr>
          <w:highlight w:val="white"/>
        </w:rPr>
        <w:t>Name</w:t>
      </w:r>
      <w:r w:rsidR="00734740" w:rsidRPr="00903DBA">
        <w:rPr>
          <w:highlight w:val="white"/>
        </w:rPr>
        <w:t>)</w:t>
      </w:r>
      <w:r w:rsidR="000848EB" w:rsidRPr="00903DBA">
        <w:rPr>
          <w:highlight w:val="white"/>
        </w:rPr>
        <w:t>;</w:t>
      </w:r>
    </w:p>
    <w:p w14:paraId="6D914BDF" w14:textId="42F99FEE" w:rsidR="00CC5549" w:rsidRPr="00903DBA" w:rsidRDefault="004D2C0B" w:rsidP="004D2C0B">
      <w:pPr>
        <w:rPr>
          <w:highlight w:val="white"/>
        </w:rPr>
      </w:pPr>
      <w:r w:rsidRPr="00903DBA">
        <w:rPr>
          <w:highlight w:val="white"/>
        </w:rPr>
        <w:t xml:space="preserve">If the file </w:t>
      </w:r>
      <w:r w:rsidR="00FF1B25" w:rsidRPr="00903DBA">
        <w:rPr>
          <w:highlight w:val="white"/>
        </w:rPr>
        <w:t>has</w:t>
      </w:r>
      <w:r w:rsidRPr="00903DBA">
        <w:rPr>
          <w:highlight w:val="white"/>
        </w:rPr>
        <w:t xml:space="preserve"> been modified </w:t>
      </w:r>
      <w:r w:rsidR="003522A7" w:rsidRPr="00903DBA">
        <w:rPr>
          <w:highlight w:val="white"/>
        </w:rPr>
        <w:t>after</w:t>
      </w:r>
      <w:r w:rsidR="00230C0B" w:rsidRPr="00903DBA">
        <w:rPr>
          <w:highlight w:val="white"/>
        </w:rPr>
        <w:t xml:space="preserve"> </w:t>
      </w:r>
      <w:r w:rsidRPr="00903DBA">
        <w:rPr>
          <w:highlight w:val="white"/>
        </w:rPr>
        <w:t xml:space="preserve">the </w:t>
      </w:r>
      <w:r w:rsidR="00442E0E" w:rsidRPr="00903DBA">
        <w:rPr>
          <w:highlight w:val="white"/>
        </w:rPr>
        <w:t>generated</w:t>
      </w:r>
      <w:r w:rsidRPr="00903DBA">
        <w:rPr>
          <w:highlight w:val="white"/>
        </w:rPr>
        <w:t xml:space="preserve"> file, </w:t>
      </w:r>
      <w:r w:rsidR="00230C0B" w:rsidRPr="00903DBA">
        <w:rPr>
          <w:highlight w:val="white"/>
        </w:rPr>
        <w:t xml:space="preserve">the </w:t>
      </w:r>
      <w:r w:rsidR="00442E0E" w:rsidRPr="00903DBA">
        <w:rPr>
          <w:highlight w:val="white"/>
        </w:rPr>
        <w:t>generated</w:t>
      </w:r>
      <w:r w:rsidR="00230C0B" w:rsidRPr="00903DBA">
        <w:rPr>
          <w:highlight w:val="white"/>
        </w:rPr>
        <w:t xml:space="preserve"> file is not </w:t>
      </w:r>
      <w:r w:rsidR="00FA5797" w:rsidRPr="00903DBA">
        <w:rPr>
          <w:highlight w:val="white"/>
        </w:rPr>
        <w:t>fresh</w:t>
      </w:r>
      <w:r w:rsidR="00C94EFB" w:rsidRPr="00903DBA">
        <w:rPr>
          <w:highlight w:val="white"/>
        </w:rPr>
        <w:t>,</w:t>
      </w:r>
      <w:r w:rsidR="00230C0B" w:rsidRPr="00903DBA">
        <w:rPr>
          <w:highlight w:val="white"/>
        </w:rPr>
        <w:t xml:space="preserve"> </w:t>
      </w:r>
      <w:r w:rsidRPr="00903DBA">
        <w:rPr>
          <w:highlight w:val="white"/>
        </w:rPr>
        <w:t xml:space="preserve">and </w:t>
      </w:r>
      <w:r w:rsidR="00230C0B" w:rsidRPr="00903DBA">
        <w:rPr>
          <w:highlight w:val="white"/>
        </w:rPr>
        <w:t xml:space="preserve">we </w:t>
      </w:r>
      <w:r w:rsidRPr="00903DBA">
        <w:rPr>
          <w:highlight w:val="white"/>
        </w:rPr>
        <w:t>return false.</w:t>
      </w:r>
    </w:p>
    <w:p w14:paraId="50227AE8" w14:textId="7D793F34"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B33829" w:rsidRPr="00903DBA">
        <w:rPr>
          <w:highlight w:val="white"/>
        </w:rPr>
        <w:t>File</w:t>
      </w:r>
      <w:r w:rsidRPr="00903DBA">
        <w:rPr>
          <w:highlight w:val="white"/>
        </w:rPr>
        <w:t xml:space="preserve">.LastWriteTime &gt; </w:t>
      </w:r>
      <w:r w:rsidR="00442E0E" w:rsidRPr="00903DBA">
        <w:rPr>
          <w:highlight w:val="white"/>
        </w:rPr>
        <w:t>generated</w:t>
      </w:r>
      <w:r w:rsidRPr="00903DBA">
        <w:rPr>
          <w:highlight w:val="white"/>
        </w:rPr>
        <w:t>File.LastWriteTime){</w:t>
      </w:r>
    </w:p>
    <w:p w14:paraId="55D2009A" w14:textId="77777777" w:rsidR="000848EB" w:rsidRPr="00903DBA" w:rsidRDefault="000848EB" w:rsidP="000848EB">
      <w:pPr>
        <w:pStyle w:val="Code"/>
        <w:rPr>
          <w:highlight w:val="white"/>
        </w:rPr>
      </w:pPr>
      <w:r w:rsidRPr="00903DBA">
        <w:rPr>
          <w:highlight w:val="white"/>
        </w:rPr>
        <w:t xml:space="preserve">                return false;</w:t>
      </w:r>
    </w:p>
    <w:p w14:paraId="746E0A7B" w14:textId="77777777" w:rsidR="000848EB" w:rsidRPr="00903DBA" w:rsidRDefault="000848EB" w:rsidP="000848EB">
      <w:pPr>
        <w:pStyle w:val="Code"/>
        <w:rPr>
          <w:highlight w:val="white"/>
        </w:rPr>
      </w:pPr>
      <w:r w:rsidRPr="00903DBA">
        <w:rPr>
          <w:highlight w:val="white"/>
        </w:rPr>
        <w:t xml:space="preserve">              }</w:t>
      </w:r>
    </w:p>
    <w:p w14:paraId="3C94F829" w14:textId="77777777" w:rsidR="000848EB" w:rsidRPr="00903DBA" w:rsidRDefault="000848EB" w:rsidP="000848EB">
      <w:pPr>
        <w:pStyle w:val="Code"/>
        <w:rPr>
          <w:highlight w:val="white"/>
        </w:rPr>
      </w:pPr>
      <w:r w:rsidRPr="00903DBA">
        <w:rPr>
          <w:highlight w:val="white"/>
        </w:rPr>
        <w:t xml:space="preserve">            }</w:t>
      </w:r>
    </w:p>
    <w:p w14:paraId="3A0110E4" w14:textId="77777777" w:rsidR="000848EB" w:rsidRPr="00903DBA" w:rsidRDefault="000848EB" w:rsidP="000848EB">
      <w:pPr>
        <w:pStyle w:val="Code"/>
        <w:rPr>
          <w:highlight w:val="white"/>
        </w:rPr>
      </w:pPr>
      <w:r w:rsidRPr="00903DBA">
        <w:rPr>
          <w:highlight w:val="white"/>
        </w:rPr>
        <w:t xml:space="preserve">          }</w:t>
      </w:r>
    </w:p>
    <w:p w14:paraId="55F1C60E" w14:textId="77777777" w:rsidR="000848EB" w:rsidRPr="00903DBA" w:rsidRDefault="000848EB" w:rsidP="000848EB">
      <w:pPr>
        <w:pStyle w:val="Code"/>
        <w:rPr>
          <w:highlight w:val="white"/>
        </w:rPr>
      </w:pPr>
      <w:r w:rsidRPr="00903DBA">
        <w:rPr>
          <w:highlight w:val="white"/>
        </w:rPr>
        <w:t xml:space="preserve">        }</w:t>
      </w:r>
    </w:p>
    <w:p w14:paraId="3747EF03" w14:textId="77777777" w:rsidR="000848EB" w:rsidRPr="00903DBA" w:rsidRDefault="000848EB" w:rsidP="000848EB">
      <w:pPr>
        <w:pStyle w:val="Code"/>
        <w:rPr>
          <w:highlight w:val="white"/>
        </w:rPr>
      </w:pPr>
      <w:r w:rsidRPr="00903DBA">
        <w:rPr>
          <w:highlight w:val="white"/>
        </w:rPr>
        <w:t xml:space="preserve">        catch (IOException ioException) {</w:t>
      </w:r>
    </w:p>
    <w:p w14:paraId="5DA91D74" w14:textId="77777777" w:rsidR="000848EB" w:rsidRPr="00903DBA" w:rsidRDefault="000848EB" w:rsidP="000848EB">
      <w:pPr>
        <w:pStyle w:val="Code"/>
        <w:rPr>
          <w:highlight w:val="white"/>
        </w:rPr>
      </w:pPr>
      <w:r w:rsidRPr="00903DBA">
        <w:rPr>
          <w:highlight w:val="white"/>
        </w:rPr>
        <w:t xml:space="preserve">          Console.Out.WriteLine(ioException.StackTrace);</w:t>
      </w:r>
    </w:p>
    <w:p w14:paraId="3BDBE367" w14:textId="77777777" w:rsidR="000848EB" w:rsidRPr="00903DBA" w:rsidRDefault="000848EB" w:rsidP="000848EB">
      <w:pPr>
        <w:pStyle w:val="Code"/>
        <w:rPr>
          <w:highlight w:val="white"/>
        </w:rPr>
      </w:pPr>
      <w:r w:rsidRPr="00903DBA">
        <w:rPr>
          <w:highlight w:val="white"/>
        </w:rPr>
        <w:t xml:space="preserve">          return false;</w:t>
      </w:r>
    </w:p>
    <w:p w14:paraId="7DAFAE58" w14:textId="77777777" w:rsidR="000848EB" w:rsidRPr="00903DBA" w:rsidRDefault="000848EB" w:rsidP="000848EB">
      <w:pPr>
        <w:pStyle w:val="Code"/>
        <w:rPr>
          <w:highlight w:val="white"/>
        </w:rPr>
      </w:pPr>
      <w:r w:rsidRPr="00903DBA">
        <w:rPr>
          <w:highlight w:val="white"/>
        </w:rPr>
        <w:t xml:space="preserve">        }</w:t>
      </w:r>
    </w:p>
    <w:p w14:paraId="57C0748E" w14:textId="77777777" w:rsidR="000848EB" w:rsidRPr="00903DBA" w:rsidRDefault="000848EB" w:rsidP="000848EB">
      <w:pPr>
        <w:pStyle w:val="Code"/>
        <w:rPr>
          <w:highlight w:val="white"/>
        </w:rPr>
      </w:pPr>
      <w:r w:rsidRPr="00903DBA">
        <w:rPr>
          <w:highlight w:val="white"/>
        </w:rPr>
        <w:t xml:space="preserve">      }</w:t>
      </w:r>
    </w:p>
    <w:p w14:paraId="0D445EE7" w14:textId="34D9777E" w:rsidR="000848EB" w:rsidRPr="00903DBA" w:rsidRDefault="004D2C0B" w:rsidP="004D2C0B">
      <w:pPr>
        <w:rPr>
          <w:highlight w:val="white"/>
        </w:rPr>
      </w:pPr>
      <w:r w:rsidRPr="00903DBA">
        <w:rPr>
          <w:highlight w:val="white"/>
        </w:rPr>
        <w:t>When we have iterated through the without finding any dependenc</w:t>
      </w:r>
      <w:r w:rsidR="00C94EFB" w:rsidRPr="00903DBA">
        <w:rPr>
          <w:highlight w:val="white"/>
        </w:rPr>
        <w:t>ies</w:t>
      </w:r>
      <w:r w:rsidRPr="00903DBA">
        <w:rPr>
          <w:highlight w:val="white"/>
        </w:rPr>
        <w:t xml:space="preserve">, the </w:t>
      </w:r>
      <w:r w:rsidR="00442E0E" w:rsidRPr="00903DBA">
        <w:rPr>
          <w:highlight w:val="white"/>
        </w:rPr>
        <w:t>generated</w:t>
      </w:r>
      <w:r w:rsidR="00230C0B" w:rsidRPr="00903DBA">
        <w:rPr>
          <w:highlight w:val="white"/>
        </w:rPr>
        <w:t xml:space="preserve"> </w:t>
      </w:r>
      <w:r w:rsidRPr="00903DBA">
        <w:rPr>
          <w:highlight w:val="white"/>
        </w:rPr>
        <w:t xml:space="preserve">file is </w:t>
      </w:r>
      <w:r w:rsidR="00FA5797" w:rsidRPr="00903DBA">
        <w:rPr>
          <w:highlight w:val="white"/>
        </w:rPr>
        <w:t>fresh</w:t>
      </w:r>
      <w:r w:rsidRPr="00903DBA">
        <w:rPr>
          <w:highlight w:val="white"/>
        </w:rPr>
        <w:t xml:space="preserve"> and we return true.</w:t>
      </w:r>
    </w:p>
    <w:p w14:paraId="12F98C4D" w14:textId="77777777" w:rsidR="000848EB" w:rsidRPr="00903DBA" w:rsidRDefault="000848EB" w:rsidP="000848EB">
      <w:pPr>
        <w:pStyle w:val="Code"/>
        <w:rPr>
          <w:highlight w:val="white"/>
        </w:rPr>
      </w:pPr>
      <w:r w:rsidRPr="00903DBA">
        <w:rPr>
          <w:highlight w:val="white"/>
        </w:rPr>
        <w:t xml:space="preserve">      return true;</w:t>
      </w:r>
    </w:p>
    <w:p w14:paraId="0A882B49" w14:textId="77777777" w:rsidR="000848EB" w:rsidRPr="00903DBA" w:rsidRDefault="000848EB" w:rsidP="000848EB">
      <w:pPr>
        <w:pStyle w:val="Code"/>
        <w:rPr>
          <w:highlight w:val="white"/>
        </w:rPr>
      </w:pPr>
      <w:r w:rsidRPr="00903DBA">
        <w:rPr>
          <w:highlight w:val="white"/>
        </w:rPr>
        <w:t xml:space="preserve">    }</w:t>
      </w:r>
    </w:p>
    <w:p w14:paraId="24F143AC" w14:textId="77777777" w:rsidR="000848EB" w:rsidRPr="00903DBA" w:rsidRDefault="000848EB" w:rsidP="000848EB">
      <w:pPr>
        <w:pStyle w:val="Code"/>
        <w:rPr>
          <w:highlight w:val="white"/>
        </w:rPr>
      </w:pPr>
      <w:r w:rsidRPr="00903DBA">
        <w:rPr>
          <w:highlight w:val="white"/>
        </w:rPr>
        <w:t xml:space="preserve">  }</w:t>
      </w:r>
    </w:p>
    <w:p w14:paraId="56BDE125" w14:textId="77777777" w:rsidR="000848EB" w:rsidRPr="00903DBA" w:rsidRDefault="000848EB" w:rsidP="000848EB">
      <w:pPr>
        <w:pStyle w:val="Code"/>
        <w:rPr>
          <w:highlight w:val="white"/>
        </w:rPr>
      </w:pPr>
      <w:r w:rsidRPr="00903DBA">
        <w:rPr>
          <w:highlight w:val="white"/>
        </w:rPr>
        <w:t>}</w:t>
      </w:r>
    </w:p>
    <w:p w14:paraId="4D73231B" w14:textId="5FD99D9C" w:rsidR="000848EB" w:rsidRPr="00903DBA" w:rsidRDefault="00621688" w:rsidP="00621688">
      <w:pPr>
        <w:rPr>
          <w:highlight w:val="white"/>
        </w:rPr>
      </w:pPr>
      <w:r w:rsidRPr="00903DBA">
        <w:rPr>
          <w:highlight w:val="white"/>
        </w:rPr>
        <w:t>In order for the parsers of this book to work properly, we add three parser classes.</w:t>
      </w:r>
      <w:r w:rsidR="006A0812" w:rsidRPr="00903DBA">
        <w:rPr>
          <w:highlight w:val="white"/>
        </w:rPr>
        <w:t xml:space="preserve"> We need them in order to use the parsers.</w:t>
      </w:r>
    </w:p>
    <w:p w14:paraId="55169468" w14:textId="77777777" w:rsidR="000848EB" w:rsidRPr="00903DBA" w:rsidRDefault="000848EB" w:rsidP="000848EB">
      <w:pPr>
        <w:pStyle w:val="Code"/>
        <w:rPr>
          <w:highlight w:val="white"/>
        </w:rPr>
      </w:pPr>
      <w:r w:rsidRPr="00903DBA">
        <w:rPr>
          <w:highlight w:val="white"/>
        </w:rPr>
        <w:t>namespace CCompiler_Main {</w:t>
      </w:r>
    </w:p>
    <w:p w14:paraId="03FD7221" w14:textId="77777777" w:rsidR="00867389" w:rsidRPr="00903DBA" w:rsidRDefault="000848EB" w:rsidP="000848EB">
      <w:pPr>
        <w:pStyle w:val="Code"/>
        <w:rPr>
          <w:highlight w:val="white"/>
        </w:rPr>
      </w:pPr>
      <w:r w:rsidRPr="00903DBA">
        <w:rPr>
          <w:highlight w:val="white"/>
        </w:rPr>
        <w:t xml:space="preserve">  public partial class Parser :</w:t>
      </w:r>
    </w:p>
    <w:p w14:paraId="5E482C33" w14:textId="1DBB49F0" w:rsidR="000848EB" w:rsidRPr="00903DBA" w:rsidRDefault="00867389" w:rsidP="000848EB">
      <w:pPr>
        <w:pStyle w:val="Code"/>
        <w:rPr>
          <w:highlight w:val="white"/>
        </w:rPr>
      </w:pPr>
      <w:r w:rsidRPr="00903DBA">
        <w:rPr>
          <w:highlight w:val="white"/>
        </w:rPr>
        <w:t xml:space="preserve">        </w:t>
      </w:r>
      <w:r w:rsidR="000848EB" w:rsidRPr="00903DBA">
        <w:rPr>
          <w:highlight w:val="white"/>
        </w:rPr>
        <w:t xml:space="preserve"> QUT.Gppg.ShiftReduceParser&lt;ValueType, QUT.Gppg.LexLocation&gt; {</w:t>
      </w:r>
    </w:p>
    <w:p w14:paraId="11D4993D" w14:textId="77777777" w:rsidR="000848EB" w:rsidRPr="00903DBA" w:rsidRDefault="000848EB" w:rsidP="000848EB">
      <w:pPr>
        <w:pStyle w:val="Code"/>
        <w:rPr>
          <w:highlight w:val="white"/>
        </w:rPr>
      </w:pPr>
      <w:r w:rsidRPr="00903DBA">
        <w:rPr>
          <w:highlight w:val="white"/>
        </w:rPr>
        <w:t xml:space="preserve">    public Parser(Scanner scanner)</w:t>
      </w:r>
    </w:p>
    <w:p w14:paraId="2407848A" w14:textId="77777777" w:rsidR="000848EB" w:rsidRPr="00903DBA" w:rsidRDefault="000848EB" w:rsidP="000848EB">
      <w:pPr>
        <w:pStyle w:val="Code"/>
        <w:rPr>
          <w:highlight w:val="white"/>
        </w:rPr>
      </w:pPr>
      <w:r w:rsidRPr="00903DBA">
        <w:rPr>
          <w:highlight w:val="white"/>
        </w:rPr>
        <w:t xml:space="preserve">     :base(scanner) {</w:t>
      </w:r>
    </w:p>
    <w:p w14:paraId="4F7471A2" w14:textId="77777777" w:rsidR="000848EB" w:rsidRPr="00903DBA" w:rsidRDefault="000848EB" w:rsidP="000848EB">
      <w:pPr>
        <w:pStyle w:val="Code"/>
        <w:rPr>
          <w:highlight w:val="white"/>
        </w:rPr>
      </w:pPr>
      <w:r w:rsidRPr="00903DBA">
        <w:rPr>
          <w:highlight w:val="white"/>
        </w:rPr>
        <w:t xml:space="preserve">      // Empty.</w:t>
      </w:r>
    </w:p>
    <w:p w14:paraId="413822FA" w14:textId="77777777" w:rsidR="000848EB" w:rsidRPr="00903DBA" w:rsidRDefault="000848EB" w:rsidP="000848EB">
      <w:pPr>
        <w:pStyle w:val="Code"/>
        <w:rPr>
          <w:highlight w:val="white"/>
        </w:rPr>
      </w:pPr>
      <w:r w:rsidRPr="00903DBA">
        <w:rPr>
          <w:highlight w:val="white"/>
        </w:rPr>
        <w:t xml:space="preserve">    }</w:t>
      </w:r>
    </w:p>
    <w:p w14:paraId="21A2A378" w14:textId="77777777" w:rsidR="000848EB" w:rsidRPr="00903DBA" w:rsidRDefault="000848EB" w:rsidP="000848EB">
      <w:pPr>
        <w:pStyle w:val="Code"/>
        <w:rPr>
          <w:highlight w:val="white"/>
        </w:rPr>
      </w:pPr>
      <w:r w:rsidRPr="00903DBA">
        <w:rPr>
          <w:highlight w:val="white"/>
        </w:rPr>
        <w:t xml:space="preserve">  }</w:t>
      </w:r>
    </w:p>
    <w:p w14:paraId="7765F37B" w14:textId="77777777" w:rsidR="000848EB" w:rsidRPr="00903DBA" w:rsidRDefault="000848EB" w:rsidP="000848EB">
      <w:pPr>
        <w:pStyle w:val="Code"/>
        <w:rPr>
          <w:highlight w:val="white"/>
        </w:rPr>
      </w:pPr>
      <w:r w:rsidRPr="00903DBA">
        <w:rPr>
          <w:highlight w:val="white"/>
        </w:rPr>
        <w:t>}</w:t>
      </w:r>
    </w:p>
    <w:p w14:paraId="1D3A9B10" w14:textId="55FD5E35" w:rsidR="000848EB" w:rsidRPr="00903DBA" w:rsidRDefault="007E5011" w:rsidP="007E5011">
      <w:pPr>
        <w:rPr>
          <w:highlight w:val="white"/>
        </w:rPr>
      </w:pPr>
      <w:r w:rsidRPr="00903DBA">
        <w:rPr>
          <w:highlight w:val="white"/>
        </w:rPr>
        <w:t xml:space="preserve">The expression parser is used by the preprocessor, to parse expressions in the </w:t>
      </w:r>
      <w:r w:rsidRPr="00903DBA">
        <w:rPr>
          <w:rStyle w:val="KeyWord0"/>
          <w:highlight w:val="white"/>
        </w:rPr>
        <w:t>#if</w:t>
      </w:r>
      <w:r w:rsidRPr="00903DBA">
        <w:rPr>
          <w:highlight w:val="white"/>
        </w:rPr>
        <w:t xml:space="preserve"> and </w:t>
      </w:r>
      <w:r w:rsidRPr="00903DBA">
        <w:rPr>
          <w:rStyle w:val="KeyWord0"/>
          <w:highlight w:val="white"/>
        </w:rPr>
        <w:t>#ifelse</w:t>
      </w:r>
      <w:r w:rsidRPr="00903DBA">
        <w:rPr>
          <w:highlight w:val="white"/>
        </w:rPr>
        <w:t xml:space="preserve"> directives. In the </w:t>
      </w:r>
      <w:r w:rsidR="00DE7074" w:rsidRPr="00903DBA">
        <w:rPr>
          <w:highlight w:val="white"/>
        </w:rPr>
        <w:t xml:space="preserve">expression </w:t>
      </w:r>
      <w:r w:rsidRPr="00903DBA">
        <w:rPr>
          <w:highlight w:val="white"/>
        </w:rPr>
        <w:t xml:space="preserve">grammar </w:t>
      </w:r>
      <w:r w:rsidR="00DE7074" w:rsidRPr="00903DBA">
        <w:rPr>
          <w:highlight w:val="white"/>
        </w:rPr>
        <w:t>there is the possibility to test whether a macro has been defined. Therefore, we let the constructor accepts the macro map as a parameter.</w:t>
      </w:r>
    </w:p>
    <w:p w14:paraId="1FAC5A0A" w14:textId="77777777" w:rsidR="007E5011" w:rsidRPr="00903DBA" w:rsidRDefault="007E5011" w:rsidP="007E5011">
      <w:pPr>
        <w:pStyle w:val="Code"/>
        <w:rPr>
          <w:highlight w:val="white"/>
        </w:rPr>
      </w:pPr>
      <w:r w:rsidRPr="00903DBA">
        <w:rPr>
          <w:highlight w:val="white"/>
        </w:rPr>
        <w:t>namespace CCompiler_Exp {</w:t>
      </w:r>
    </w:p>
    <w:p w14:paraId="3206FB70" w14:textId="77777777" w:rsidR="007E5011" w:rsidRPr="00903DBA" w:rsidRDefault="007E5011" w:rsidP="007E5011">
      <w:pPr>
        <w:pStyle w:val="Code"/>
        <w:rPr>
          <w:highlight w:val="white"/>
        </w:rPr>
      </w:pPr>
      <w:r w:rsidRPr="00903DBA">
        <w:rPr>
          <w:highlight w:val="white"/>
        </w:rPr>
        <w:t xml:space="preserve">  public partial class Parser :</w:t>
      </w:r>
    </w:p>
    <w:p w14:paraId="50E8CE4E" w14:textId="77777777" w:rsidR="007E5011" w:rsidRPr="00903DBA" w:rsidRDefault="007E5011" w:rsidP="007E5011">
      <w:pPr>
        <w:pStyle w:val="Code"/>
        <w:rPr>
          <w:highlight w:val="white"/>
        </w:rPr>
      </w:pPr>
      <w:r w:rsidRPr="00903DBA">
        <w:rPr>
          <w:highlight w:val="white"/>
        </w:rPr>
        <w:t xml:space="preserve">         QUT.Gppg.ShiftReduceParser&lt;ValueType, QUT.Gppg.LexLocation&gt; {</w:t>
      </w:r>
    </w:p>
    <w:p w14:paraId="0E3F5F47" w14:textId="77777777" w:rsidR="007E5011" w:rsidRPr="00903DBA" w:rsidRDefault="007E5011" w:rsidP="007E5011">
      <w:pPr>
        <w:pStyle w:val="Code"/>
        <w:rPr>
          <w:highlight w:val="white"/>
        </w:rPr>
      </w:pPr>
      <w:r w:rsidRPr="00903DBA">
        <w:rPr>
          <w:highlight w:val="white"/>
        </w:rPr>
        <w:t xml:space="preserve">    public static IDictionary&lt;string,CCompiler.Macro&gt; m_macroMap;</w:t>
      </w:r>
    </w:p>
    <w:p w14:paraId="3036F193" w14:textId="77777777" w:rsidR="007E5011" w:rsidRPr="00903DBA" w:rsidRDefault="007E5011" w:rsidP="007E5011">
      <w:pPr>
        <w:pStyle w:val="Code"/>
        <w:rPr>
          <w:highlight w:val="white"/>
        </w:rPr>
      </w:pPr>
    </w:p>
    <w:p w14:paraId="3B8AFD99" w14:textId="77777777" w:rsidR="00DE7074" w:rsidRPr="00903DBA" w:rsidRDefault="007E5011" w:rsidP="007E5011">
      <w:pPr>
        <w:pStyle w:val="Code"/>
        <w:rPr>
          <w:highlight w:val="white"/>
        </w:rPr>
      </w:pPr>
      <w:r w:rsidRPr="00903DBA">
        <w:rPr>
          <w:highlight w:val="white"/>
        </w:rPr>
        <w:t xml:space="preserve">    public Parser(Scanner scanner,</w:t>
      </w:r>
    </w:p>
    <w:p w14:paraId="46DE5285" w14:textId="327CEF69" w:rsidR="007E5011" w:rsidRPr="00903DBA" w:rsidRDefault="00DE7074" w:rsidP="007E5011">
      <w:pPr>
        <w:pStyle w:val="Code"/>
        <w:rPr>
          <w:highlight w:val="white"/>
        </w:rPr>
      </w:pPr>
      <w:r w:rsidRPr="00903DBA">
        <w:rPr>
          <w:highlight w:val="white"/>
        </w:rPr>
        <w:t xml:space="preserve">                 </w:t>
      </w:r>
      <w:r w:rsidR="007E5011" w:rsidRPr="00903DBA">
        <w:rPr>
          <w:highlight w:val="white"/>
        </w:rPr>
        <w:t xml:space="preserve"> IDictionary&lt;string,CCompiler.Macro&gt; macroMap)</w:t>
      </w:r>
    </w:p>
    <w:p w14:paraId="5A10820B" w14:textId="77777777" w:rsidR="007E5011" w:rsidRPr="00903DBA" w:rsidRDefault="007E5011" w:rsidP="007E5011">
      <w:pPr>
        <w:pStyle w:val="Code"/>
        <w:rPr>
          <w:highlight w:val="white"/>
        </w:rPr>
      </w:pPr>
      <w:r w:rsidRPr="00903DBA">
        <w:rPr>
          <w:highlight w:val="white"/>
        </w:rPr>
        <w:t xml:space="preserve">     :base(scanner) {</w:t>
      </w:r>
    </w:p>
    <w:p w14:paraId="4659D602" w14:textId="77777777" w:rsidR="007E5011" w:rsidRPr="00903DBA" w:rsidRDefault="007E5011" w:rsidP="007E5011">
      <w:pPr>
        <w:pStyle w:val="Code"/>
        <w:rPr>
          <w:highlight w:val="white"/>
        </w:rPr>
      </w:pPr>
      <w:r w:rsidRPr="00903DBA">
        <w:rPr>
          <w:highlight w:val="white"/>
        </w:rPr>
        <w:t xml:space="preserve">      m_macroMap = macroMap;</w:t>
      </w:r>
    </w:p>
    <w:p w14:paraId="7F73E7C9" w14:textId="77777777" w:rsidR="007E5011" w:rsidRPr="00903DBA" w:rsidRDefault="007E5011" w:rsidP="007E5011">
      <w:pPr>
        <w:pStyle w:val="Code"/>
        <w:rPr>
          <w:highlight w:val="white"/>
        </w:rPr>
      </w:pPr>
      <w:r w:rsidRPr="00903DBA">
        <w:rPr>
          <w:highlight w:val="white"/>
        </w:rPr>
        <w:t xml:space="preserve">    }</w:t>
      </w:r>
    </w:p>
    <w:p w14:paraId="1C8FFACA" w14:textId="77777777" w:rsidR="007E5011" w:rsidRPr="00903DBA" w:rsidRDefault="007E5011" w:rsidP="007E5011">
      <w:pPr>
        <w:pStyle w:val="Code"/>
        <w:rPr>
          <w:highlight w:val="white"/>
        </w:rPr>
      </w:pPr>
      <w:r w:rsidRPr="00903DBA">
        <w:rPr>
          <w:highlight w:val="white"/>
        </w:rPr>
        <w:t xml:space="preserve">  }</w:t>
      </w:r>
    </w:p>
    <w:p w14:paraId="5A94D918" w14:textId="77777777" w:rsidR="007E5011" w:rsidRPr="00903DBA" w:rsidRDefault="007E5011" w:rsidP="007E5011">
      <w:pPr>
        <w:pStyle w:val="Code"/>
        <w:rPr>
          <w:highlight w:val="white"/>
        </w:rPr>
      </w:pPr>
      <w:r w:rsidRPr="00903DBA">
        <w:rPr>
          <w:highlight w:val="white"/>
        </w:rPr>
        <w:t>}</w:t>
      </w:r>
    </w:p>
    <w:p w14:paraId="08C5E01F" w14:textId="77777777" w:rsidR="000848EB" w:rsidRPr="00903DBA" w:rsidRDefault="000848EB" w:rsidP="007E5011">
      <w:pPr>
        <w:pStyle w:val="Code"/>
        <w:rPr>
          <w:highlight w:val="white"/>
        </w:rPr>
      </w:pPr>
    </w:p>
    <w:p w14:paraId="2A33B238" w14:textId="77777777" w:rsidR="000848EB" w:rsidRPr="00903DBA" w:rsidRDefault="000848EB" w:rsidP="000848EB">
      <w:pPr>
        <w:pStyle w:val="Code"/>
        <w:rPr>
          <w:highlight w:val="white"/>
        </w:rPr>
      </w:pPr>
      <w:r w:rsidRPr="00903DBA">
        <w:rPr>
          <w:highlight w:val="white"/>
        </w:rPr>
        <w:t>namespace CCompiler_Pre {</w:t>
      </w:r>
    </w:p>
    <w:p w14:paraId="70AFC8E6" w14:textId="77777777" w:rsidR="00867389" w:rsidRPr="00903DBA" w:rsidRDefault="000848EB" w:rsidP="000848EB">
      <w:pPr>
        <w:pStyle w:val="Code"/>
        <w:rPr>
          <w:highlight w:val="white"/>
        </w:rPr>
      </w:pPr>
      <w:r w:rsidRPr="00903DBA">
        <w:rPr>
          <w:highlight w:val="white"/>
        </w:rPr>
        <w:t xml:space="preserve">  public partial class Parser :</w:t>
      </w:r>
    </w:p>
    <w:p w14:paraId="1C48E796" w14:textId="1D9B4D5C" w:rsidR="000848EB" w:rsidRPr="00903DBA" w:rsidRDefault="00867389" w:rsidP="000848EB">
      <w:pPr>
        <w:pStyle w:val="Code"/>
        <w:rPr>
          <w:highlight w:val="white"/>
        </w:rPr>
      </w:pPr>
      <w:r w:rsidRPr="00903DBA">
        <w:rPr>
          <w:highlight w:val="white"/>
        </w:rPr>
        <w:lastRenderedPageBreak/>
        <w:t xml:space="preserve">        </w:t>
      </w:r>
      <w:r w:rsidR="000848EB" w:rsidRPr="00903DBA">
        <w:rPr>
          <w:highlight w:val="white"/>
        </w:rPr>
        <w:t xml:space="preserve"> QUT.Gppg.ShiftReduceParser&lt;ValueType, QUT.Gppg.LexLocation&gt; {</w:t>
      </w:r>
    </w:p>
    <w:p w14:paraId="33E925C8" w14:textId="77777777" w:rsidR="000848EB" w:rsidRPr="00903DBA" w:rsidRDefault="000848EB" w:rsidP="000848EB">
      <w:pPr>
        <w:pStyle w:val="Code"/>
        <w:rPr>
          <w:highlight w:val="white"/>
        </w:rPr>
      </w:pPr>
      <w:r w:rsidRPr="00903DBA">
        <w:rPr>
          <w:highlight w:val="white"/>
        </w:rPr>
        <w:t xml:space="preserve">    public Parser(Scanner scanner)</w:t>
      </w:r>
    </w:p>
    <w:p w14:paraId="125B3DA7" w14:textId="77777777" w:rsidR="000848EB" w:rsidRPr="00903DBA" w:rsidRDefault="000848EB" w:rsidP="000848EB">
      <w:pPr>
        <w:pStyle w:val="Code"/>
        <w:rPr>
          <w:highlight w:val="white"/>
        </w:rPr>
      </w:pPr>
      <w:r w:rsidRPr="00903DBA">
        <w:rPr>
          <w:highlight w:val="white"/>
        </w:rPr>
        <w:t xml:space="preserve">     :base(scanner) {</w:t>
      </w:r>
    </w:p>
    <w:p w14:paraId="5158FAE5" w14:textId="77777777" w:rsidR="000848EB" w:rsidRPr="00903DBA" w:rsidRDefault="000848EB" w:rsidP="000848EB">
      <w:pPr>
        <w:pStyle w:val="Code"/>
        <w:rPr>
          <w:highlight w:val="white"/>
        </w:rPr>
      </w:pPr>
      <w:r w:rsidRPr="00903DBA">
        <w:rPr>
          <w:highlight w:val="white"/>
        </w:rPr>
        <w:t xml:space="preserve">      // Empty.</w:t>
      </w:r>
    </w:p>
    <w:p w14:paraId="5D9E0B1E" w14:textId="77777777" w:rsidR="000848EB" w:rsidRPr="00903DBA" w:rsidRDefault="000848EB" w:rsidP="000848EB">
      <w:pPr>
        <w:pStyle w:val="Code"/>
        <w:rPr>
          <w:highlight w:val="white"/>
        </w:rPr>
      </w:pPr>
      <w:r w:rsidRPr="00903DBA">
        <w:rPr>
          <w:highlight w:val="white"/>
        </w:rPr>
        <w:t xml:space="preserve">    }</w:t>
      </w:r>
    </w:p>
    <w:p w14:paraId="131D5545" w14:textId="77777777" w:rsidR="000848EB" w:rsidRPr="00903DBA" w:rsidRDefault="000848EB" w:rsidP="000848EB">
      <w:pPr>
        <w:pStyle w:val="Code"/>
        <w:rPr>
          <w:highlight w:val="white"/>
        </w:rPr>
      </w:pPr>
      <w:r w:rsidRPr="00903DBA">
        <w:rPr>
          <w:highlight w:val="white"/>
        </w:rPr>
        <w:t xml:space="preserve">  }</w:t>
      </w:r>
    </w:p>
    <w:p w14:paraId="59A4B4B9" w14:textId="675CE399" w:rsidR="004E4A14" w:rsidRPr="00903DBA" w:rsidRDefault="000848EB" w:rsidP="000848EB">
      <w:pPr>
        <w:pStyle w:val="Code"/>
      </w:pPr>
      <w:r w:rsidRPr="00903DBA">
        <w:rPr>
          <w:highlight w:val="white"/>
        </w:rPr>
        <w:t>}</w:t>
      </w:r>
    </w:p>
    <w:p w14:paraId="23D8420B" w14:textId="77777777" w:rsidR="00E40B78" w:rsidRPr="00903DBA" w:rsidRDefault="00E40B78" w:rsidP="00E40B78">
      <w:pPr>
        <w:pStyle w:val="Rubrik1"/>
      </w:pPr>
      <w:bookmarkStart w:id="21" w:name="_Ref54016524"/>
      <w:bookmarkStart w:id="22" w:name="_Ref54016821"/>
      <w:bookmarkStart w:id="23" w:name="_Toc57655982"/>
      <w:bookmarkEnd w:id="17"/>
      <w:r w:rsidRPr="00903DBA">
        <w:lastRenderedPageBreak/>
        <w:t>Scanning</w:t>
      </w:r>
      <w:bookmarkEnd w:id="21"/>
      <w:bookmarkEnd w:id="22"/>
      <w:bookmarkEnd w:id="23"/>
    </w:p>
    <w:p w14:paraId="61A78CB4" w14:textId="3AD84802" w:rsidR="00B51A9D" w:rsidRDefault="00B51A9D" w:rsidP="00432E51">
      <w:r w:rsidRPr="00903DBA">
        <w:t xml:space="preserve">In this project we use </w:t>
      </w:r>
      <w:r w:rsidR="00432E51" w:rsidRPr="00903DBA">
        <w:t>Garden Point Lex, which is</w:t>
      </w:r>
      <w:r w:rsidR="00BE0C60">
        <w:t xml:space="preserve"> a scanner-generation tool</w:t>
      </w:r>
      <w:r w:rsidR="00432E51" w:rsidRPr="00903DBA">
        <w:t xml:space="preserve"> based on the classic Lex</w:t>
      </w:r>
      <w:r w:rsidR="00BE0C60">
        <w:t xml:space="preserve"> tool</w:t>
      </w:r>
      <w:r w:rsidR="00432E51" w:rsidRPr="00903DBA">
        <w:t xml:space="preserve">. See </w:t>
      </w:r>
      <w:r w:rsidR="00944140" w:rsidRPr="00903DBA">
        <w:t>A</w:t>
      </w:r>
      <w:r w:rsidR="00432E51" w:rsidRPr="00903DBA">
        <w:t xml:space="preserve">ppendix </w:t>
      </w:r>
      <w:r w:rsidR="00BE0C60">
        <w:fldChar w:fldCharType="begin"/>
      </w:r>
      <w:r w:rsidR="00BE0C60">
        <w:instrText xml:space="preserve"> REF _Ref57657966 \r \h </w:instrText>
      </w:r>
      <w:r w:rsidR="00BE0C60">
        <w:fldChar w:fldCharType="separate"/>
      </w:r>
      <w:r w:rsidR="00BE0C60">
        <w:t>C</w:t>
      </w:r>
      <w:r w:rsidR="00BE0C60">
        <w:fldChar w:fldCharType="end"/>
      </w:r>
      <w:r w:rsidR="00432E51" w:rsidRPr="00903DBA">
        <w:t xml:space="preserve"> for a crash course.</w:t>
      </w:r>
    </w:p>
    <w:p w14:paraId="58DEDA16" w14:textId="64CE56AC" w:rsidR="00571FA6" w:rsidRDefault="00571FA6" w:rsidP="00E40B78">
      <w:pPr>
        <w:pStyle w:val="Rubrik2"/>
      </w:pPr>
      <w:bookmarkStart w:id="24" w:name="_Toc57655983"/>
      <w:r>
        <w:t>Slash Sequences</w:t>
      </w:r>
    </w:p>
    <w:p w14:paraId="306D35B4" w14:textId="77777777" w:rsidR="00030DA2" w:rsidRPr="00903DBA" w:rsidRDefault="00030DA2" w:rsidP="00030DA2">
      <w:pPr>
        <w:rPr>
          <w:highlight w:val="white"/>
        </w:rPr>
      </w:pPr>
      <w:r w:rsidRPr="00903DBA">
        <w:rPr>
          <w:highlight w:val="white"/>
        </w:rPr>
        <w:t>The first problem for the scanner to solve is to transform the escape sequences of characters and string into their proper characters. For instance, the character sequence</w:t>
      </w:r>
      <w:r>
        <w:rPr>
          <w:highlight w:val="white"/>
        </w:rPr>
        <w:t xml:space="preserve"> </w:t>
      </w:r>
      <w:r w:rsidRPr="00903DBA">
        <w:rPr>
          <w:highlight w:val="white"/>
        </w:rPr>
        <w:t xml:space="preserve">’\n’ shall be transformed into the character newline, with </w:t>
      </w:r>
      <w:r>
        <w:rPr>
          <w:highlight w:val="white"/>
        </w:rPr>
        <w:t xml:space="preserve">the </w:t>
      </w:r>
      <w:r w:rsidRPr="00903DBA">
        <w:rPr>
          <w:highlight w:val="white"/>
        </w:rPr>
        <w:t xml:space="preserve">ASCII value </w:t>
      </w:r>
      <w:r>
        <w:rPr>
          <w:highlight w:val="white"/>
        </w:rPr>
        <w:t xml:space="preserve">of </w:t>
      </w:r>
      <w:r w:rsidRPr="00903DBA">
        <w:rPr>
          <w:highlight w:val="white"/>
        </w:rPr>
        <w:t xml:space="preserve">10. See Appendix </w:t>
      </w:r>
      <w:r>
        <w:rPr>
          <w:highlight w:val="white"/>
        </w:rPr>
        <w:fldChar w:fldCharType="begin"/>
      </w:r>
      <w:r>
        <w:rPr>
          <w:highlight w:val="white"/>
        </w:rPr>
        <w:instrText xml:space="preserve"> REF _Ref57658095 \r \h </w:instrText>
      </w:r>
      <w:r>
        <w:rPr>
          <w:highlight w:val="white"/>
        </w:rPr>
      </w:r>
      <w:r>
        <w:rPr>
          <w:highlight w:val="white"/>
        </w:rPr>
        <w:fldChar w:fldCharType="separate"/>
      </w:r>
      <w:r>
        <w:rPr>
          <w:highlight w:val="white"/>
        </w:rPr>
        <w:t>E</w:t>
      </w:r>
      <w:r>
        <w:rPr>
          <w:highlight w:val="white"/>
        </w:rPr>
        <w:fldChar w:fldCharType="end"/>
      </w:r>
      <w:r>
        <w:rPr>
          <w:highlight w:val="white"/>
        </w:rPr>
        <w:t xml:space="preserve"> </w:t>
      </w:r>
      <w:r w:rsidRPr="00903DBA">
        <w:rPr>
          <w:highlight w:val="white"/>
        </w:rPr>
        <w:t>for the ASCII table.</w:t>
      </w:r>
    </w:p>
    <w:p w14:paraId="2965BF65" w14:textId="77777777" w:rsidR="00E36A50" w:rsidRDefault="00E36A50" w:rsidP="00E36A50">
      <w:pPr>
        <w:pStyle w:val="CodeHeader"/>
      </w:pPr>
      <w:r>
        <w:t>Slash.cs</w:t>
      </w:r>
    </w:p>
    <w:p w14:paraId="233D6DC9" w14:textId="77777777" w:rsidR="0050048B" w:rsidRPr="0050048B" w:rsidRDefault="0050048B" w:rsidP="0050048B">
      <w:pPr>
        <w:pStyle w:val="Code"/>
        <w:rPr>
          <w:highlight w:val="white"/>
        </w:rPr>
      </w:pPr>
      <w:r w:rsidRPr="0050048B">
        <w:rPr>
          <w:highlight w:val="white"/>
        </w:rPr>
        <w:t>using System.Text;</w:t>
      </w:r>
    </w:p>
    <w:p w14:paraId="06A977B6" w14:textId="77777777" w:rsidR="0050048B" w:rsidRPr="0050048B" w:rsidRDefault="0050048B" w:rsidP="0050048B">
      <w:pPr>
        <w:pStyle w:val="Code"/>
        <w:rPr>
          <w:highlight w:val="white"/>
        </w:rPr>
      </w:pPr>
      <w:r w:rsidRPr="0050048B">
        <w:rPr>
          <w:highlight w:val="white"/>
        </w:rPr>
        <w:t>using System.Collections.Generic;</w:t>
      </w:r>
    </w:p>
    <w:p w14:paraId="2E6243BB" w14:textId="77777777" w:rsidR="0050048B" w:rsidRPr="0050048B" w:rsidRDefault="0050048B" w:rsidP="0050048B">
      <w:pPr>
        <w:pStyle w:val="Code"/>
        <w:rPr>
          <w:highlight w:val="white"/>
        </w:rPr>
      </w:pPr>
    </w:p>
    <w:p w14:paraId="0ACD22C5" w14:textId="77777777" w:rsidR="0050048B" w:rsidRPr="0050048B" w:rsidRDefault="0050048B" w:rsidP="0050048B">
      <w:pPr>
        <w:pStyle w:val="Code"/>
        <w:rPr>
          <w:highlight w:val="white"/>
        </w:rPr>
      </w:pPr>
      <w:r w:rsidRPr="0050048B">
        <w:rPr>
          <w:highlight w:val="white"/>
        </w:rPr>
        <w:t>namespace CCompiler {</w:t>
      </w:r>
    </w:p>
    <w:p w14:paraId="7ABB9E21" w14:textId="77777777" w:rsidR="0050048B" w:rsidRPr="0050048B" w:rsidRDefault="0050048B" w:rsidP="0050048B">
      <w:pPr>
        <w:pStyle w:val="Code"/>
        <w:rPr>
          <w:highlight w:val="white"/>
        </w:rPr>
      </w:pPr>
      <w:r w:rsidRPr="0050048B">
        <w:rPr>
          <w:highlight w:val="white"/>
        </w:rPr>
        <w:t xml:space="preserve">  class Slash {</w:t>
      </w:r>
    </w:p>
    <w:p w14:paraId="68B215E0"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m_escapeMap</w:t>
      </w:r>
      <w:r>
        <w:rPr>
          <w:highlight w:val="white"/>
        </w:rPr>
        <w:t xml:space="preserve"> map</w:t>
      </w:r>
      <w:r w:rsidRPr="00903DBA">
        <w:rPr>
          <w:highlight w:val="white"/>
        </w:rPr>
        <w:t xml:space="preserve"> holds the escape sequences of ANSI C</w:t>
      </w:r>
    </w:p>
    <w:p w14:paraId="12FE2A43" w14:textId="77777777" w:rsidR="00030DA2" w:rsidRPr="0016329E" w:rsidRDefault="00030DA2" w:rsidP="00030DA2">
      <w:pPr>
        <w:pStyle w:val="Code"/>
        <w:rPr>
          <w:highlight w:val="white"/>
        </w:rPr>
      </w:pPr>
      <w:r w:rsidRPr="0016329E">
        <w:rPr>
          <w:highlight w:val="white"/>
        </w:rPr>
        <w:t xml:space="preserve">    private static IDictionary&lt;char,char&gt; m_slashMap =</w:t>
      </w:r>
    </w:p>
    <w:p w14:paraId="3BA817CB" w14:textId="77777777" w:rsidR="00030DA2" w:rsidRPr="0016329E" w:rsidRDefault="00030DA2" w:rsidP="00030DA2">
      <w:pPr>
        <w:pStyle w:val="Code"/>
        <w:rPr>
          <w:highlight w:val="white"/>
        </w:rPr>
      </w:pPr>
      <w:r w:rsidRPr="0016329E">
        <w:rPr>
          <w:highlight w:val="white"/>
        </w:rPr>
        <w:t xml:space="preserve">      new Dictionary&lt;char,char&gt;() {</w:t>
      </w:r>
    </w:p>
    <w:p w14:paraId="3AA59D37" w14:textId="77777777" w:rsidR="00030DA2" w:rsidRPr="0016329E" w:rsidRDefault="00030DA2" w:rsidP="00030DA2">
      <w:pPr>
        <w:pStyle w:val="Code"/>
        <w:rPr>
          <w:highlight w:val="white"/>
        </w:rPr>
      </w:pPr>
      <w:r w:rsidRPr="0016329E">
        <w:rPr>
          <w:highlight w:val="white"/>
        </w:rPr>
        <w:t xml:space="preserve">                      // Key, ASCII value</w:t>
      </w:r>
    </w:p>
    <w:p w14:paraId="7E8D11FB" w14:textId="77777777" w:rsidR="00030DA2" w:rsidRPr="0016329E" w:rsidRDefault="00030DA2" w:rsidP="00030DA2">
      <w:pPr>
        <w:pStyle w:val="Code"/>
        <w:rPr>
          <w:highlight w:val="white"/>
        </w:rPr>
      </w:pPr>
      <w:r w:rsidRPr="0016329E">
        <w:rPr>
          <w:highlight w:val="white"/>
        </w:rPr>
        <w:t xml:space="preserve">        {'0', '\0'},  // Terminator, 0</w:t>
      </w:r>
    </w:p>
    <w:p w14:paraId="04F7C392" w14:textId="77777777" w:rsidR="00030DA2" w:rsidRPr="0016329E" w:rsidRDefault="00030DA2" w:rsidP="00030DA2">
      <w:pPr>
        <w:pStyle w:val="Code"/>
        <w:rPr>
          <w:highlight w:val="white"/>
        </w:rPr>
      </w:pPr>
      <w:r w:rsidRPr="0016329E">
        <w:rPr>
          <w:highlight w:val="white"/>
        </w:rPr>
        <w:t xml:space="preserve">        {'a', '\a'},  // Alert (Beep, Bell), 7</w:t>
      </w:r>
    </w:p>
    <w:p w14:paraId="30167568" w14:textId="77777777" w:rsidR="00030DA2" w:rsidRPr="0016329E" w:rsidRDefault="00030DA2" w:rsidP="00030DA2">
      <w:pPr>
        <w:pStyle w:val="Code"/>
        <w:rPr>
          <w:highlight w:val="white"/>
        </w:rPr>
      </w:pPr>
      <w:r w:rsidRPr="0016329E">
        <w:rPr>
          <w:highlight w:val="white"/>
        </w:rPr>
        <w:t xml:space="preserve">        {'b', '\b'},  // Backspace, 8</w:t>
      </w:r>
    </w:p>
    <w:p w14:paraId="68A2E78D" w14:textId="77777777" w:rsidR="00030DA2" w:rsidRPr="0016329E" w:rsidRDefault="00030DA2" w:rsidP="00030DA2">
      <w:pPr>
        <w:pStyle w:val="Code"/>
        <w:rPr>
          <w:highlight w:val="white"/>
        </w:rPr>
      </w:pPr>
      <w:r w:rsidRPr="0016329E">
        <w:rPr>
          <w:highlight w:val="white"/>
        </w:rPr>
        <w:t xml:space="preserve">        {'f', '\f'},  // Form Feed (Page Break), 12</w:t>
      </w:r>
    </w:p>
    <w:p w14:paraId="4C9A0515" w14:textId="77777777" w:rsidR="00030DA2" w:rsidRPr="0016329E" w:rsidRDefault="00030DA2" w:rsidP="00030DA2">
      <w:pPr>
        <w:pStyle w:val="Code"/>
        <w:rPr>
          <w:highlight w:val="white"/>
        </w:rPr>
      </w:pPr>
      <w:r w:rsidRPr="0016329E">
        <w:rPr>
          <w:highlight w:val="white"/>
        </w:rPr>
        <w:t xml:space="preserve">        {'n', '\n'},  // New Line (Line Feed), 10</w:t>
      </w:r>
    </w:p>
    <w:p w14:paraId="4BC1CFF1" w14:textId="77777777" w:rsidR="00030DA2" w:rsidRPr="0016329E" w:rsidRDefault="00030DA2" w:rsidP="00030DA2">
      <w:pPr>
        <w:pStyle w:val="Code"/>
        <w:rPr>
          <w:highlight w:val="white"/>
        </w:rPr>
      </w:pPr>
      <w:r w:rsidRPr="0016329E">
        <w:rPr>
          <w:highlight w:val="white"/>
        </w:rPr>
        <w:t xml:space="preserve">        {'r', '\r'},  // Carrige Return, 13</w:t>
      </w:r>
    </w:p>
    <w:p w14:paraId="65533E2B" w14:textId="77777777" w:rsidR="00030DA2" w:rsidRPr="0016329E" w:rsidRDefault="00030DA2" w:rsidP="00030DA2">
      <w:pPr>
        <w:pStyle w:val="Code"/>
        <w:rPr>
          <w:highlight w:val="white"/>
        </w:rPr>
      </w:pPr>
      <w:r w:rsidRPr="0016329E">
        <w:rPr>
          <w:highlight w:val="white"/>
        </w:rPr>
        <w:t xml:space="preserve">        {'t', '\t'},  // Horizontal Tabulator, 9</w:t>
      </w:r>
    </w:p>
    <w:p w14:paraId="4584EDDC" w14:textId="77777777" w:rsidR="00030DA2" w:rsidRPr="0016329E" w:rsidRDefault="00030DA2" w:rsidP="00030DA2">
      <w:pPr>
        <w:pStyle w:val="Code"/>
        <w:rPr>
          <w:highlight w:val="white"/>
        </w:rPr>
      </w:pPr>
      <w:r w:rsidRPr="0016329E">
        <w:rPr>
          <w:highlight w:val="white"/>
        </w:rPr>
        <w:t xml:space="preserve">        {'v', '\v'},  // Vertical Tabulator, 11</w:t>
      </w:r>
    </w:p>
    <w:p w14:paraId="17A5DC87" w14:textId="77777777" w:rsidR="00030DA2" w:rsidRPr="0016329E" w:rsidRDefault="00030DA2" w:rsidP="00030DA2">
      <w:pPr>
        <w:pStyle w:val="Code"/>
        <w:rPr>
          <w:highlight w:val="white"/>
        </w:rPr>
      </w:pPr>
      <w:r w:rsidRPr="0016329E">
        <w:rPr>
          <w:highlight w:val="white"/>
        </w:rPr>
        <w:t xml:space="preserve">        {'\'', '\''}, // Single Quotation Mark, 39</w:t>
      </w:r>
    </w:p>
    <w:p w14:paraId="5109E515" w14:textId="77777777" w:rsidR="00030DA2" w:rsidRPr="0016329E" w:rsidRDefault="00030DA2" w:rsidP="00030DA2">
      <w:pPr>
        <w:pStyle w:val="Code"/>
        <w:rPr>
          <w:highlight w:val="white"/>
        </w:rPr>
      </w:pPr>
      <w:r w:rsidRPr="0016329E">
        <w:rPr>
          <w:highlight w:val="white"/>
        </w:rPr>
        <w:t xml:space="preserve">        {'\"', '\"'}, // Double Quotation Mark, 34</w:t>
      </w:r>
    </w:p>
    <w:p w14:paraId="03A63FC2" w14:textId="77777777" w:rsidR="00030DA2" w:rsidRPr="0016329E" w:rsidRDefault="00030DA2" w:rsidP="00030DA2">
      <w:pPr>
        <w:pStyle w:val="Code"/>
        <w:rPr>
          <w:highlight w:val="white"/>
        </w:rPr>
      </w:pPr>
      <w:r w:rsidRPr="0016329E">
        <w:rPr>
          <w:highlight w:val="white"/>
        </w:rPr>
        <w:t xml:space="preserve">        {'?', '?'},   // Question Mark, 63</w:t>
      </w:r>
    </w:p>
    <w:p w14:paraId="1BE8A2E3" w14:textId="77777777" w:rsidR="00030DA2" w:rsidRPr="0016329E" w:rsidRDefault="00030DA2" w:rsidP="00030DA2">
      <w:pPr>
        <w:pStyle w:val="Code"/>
        <w:rPr>
          <w:highlight w:val="white"/>
        </w:rPr>
      </w:pPr>
      <w:r w:rsidRPr="0016329E">
        <w:rPr>
          <w:highlight w:val="white"/>
        </w:rPr>
        <w:t xml:space="preserve">        {'\\', '\\'}  // Backslash, 92</w:t>
      </w:r>
    </w:p>
    <w:p w14:paraId="46BD94CA" w14:textId="77777777" w:rsidR="00030DA2" w:rsidRPr="0016329E" w:rsidRDefault="00030DA2" w:rsidP="00030DA2">
      <w:pPr>
        <w:pStyle w:val="Code"/>
        <w:rPr>
          <w:highlight w:val="white"/>
        </w:rPr>
      </w:pPr>
      <w:r w:rsidRPr="0016329E">
        <w:rPr>
          <w:highlight w:val="white"/>
        </w:rPr>
        <w:t xml:space="preserve">      };</w:t>
      </w:r>
    </w:p>
    <w:p w14:paraId="7201D74E"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SlashToChar</w:t>
      </w:r>
      <w:r w:rsidRPr="00903DBA">
        <w:rPr>
          <w:highlight w:val="white"/>
        </w:rPr>
        <w:t xml:space="preserve"> method takes a string with slash </w:t>
      </w:r>
      <w:r>
        <w:rPr>
          <w:highlight w:val="white"/>
        </w:rPr>
        <w:t>sequences</w:t>
      </w:r>
      <w:r w:rsidRPr="00903DBA">
        <w:rPr>
          <w:highlight w:val="white"/>
        </w:rPr>
        <w:t xml:space="preserve"> and returns the same string with the slash </w:t>
      </w:r>
      <w:r>
        <w:rPr>
          <w:highlight w:val="white"/>
        </w:rPr>
        <w:t>sequences</w:t>
      </w:r>
      <w:r w:rsidRPr="00903DBA">
        <w:rPr>
          <w:highlight w:val="white"/>
        </w:rPr>
        <w:t xml:space="preserve"> replaced by the proper characters.</w:t>
      </w:r>
    </w:p>
    <w:p w14:paraId="4BADC7F1" w14:textId="77777777" w:rsidR="00030DA2" w:rsidRPr="00903DBA" w:rsidRDefault="00030DA2" w:rsidP="00030DA2">
      <w:pPr>
        <w:pStyle w:val="Code"/>
        <w:rPr>
          <w:highlight w:val="white"/>
        </w:rPr>
      </w:pPr>
      <w:r>
        <w:rPr>
          <w:highlight w:val="white"/>
        </w:rPr>
        <w:t xml:space="preserve">  </w:t>
      </w:r>
      <w:r w:rsidRPr="00903DBA">
        <w:rPr>
          <w:highlight w:val="white"/>
        </w:rPr>
        <w:t xml:space="preserve">  public static string SlashToChar(string text) {</w:t>
      </w:r>
    </w:p>
    <w:p w14:paraId="64DC451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StringBuilder buffer = new StringBuilder(text);</w:t>
      </w:r>
    </w:p>
    <w:p w14:paraId="71534357" w14:textId="77777777" w:rsidR="00030DA2" w:rsidRPr="00903DBA" w:rsidRDefault="00030DA2" w:rsidP="00030DA2">
      <w:pPr>
        <w:rPr>
          <w:highlight w:val="white"/>
        </w:rPr>
      </w:pPr>
      <w:r w:rsidRPr="00903DBA">
        <w:rPr>
          <w:highlight w:val="white"/>
        </w:rPr>
        <w:t xml:space="preserve">We add three zero-characters </w:t>
      </w:r>
      <w:r>
        <w:rPr>
          <w:highlight w:val="white"/>
        </w:rPr>
        <w:t xml:space="preserve">to </w:t>
      </w:r>
      <w:r w:rsidRPr="00903DBA">
        <w:rPr>
          <w:highlight w:val="white"/>
        </w:rPr>
        <w:t>the string to make sure that</w:t>
      </w:r>
      <w:r>
        <w:rPr>
          <w:highlight w:val="white"/>
        </w:rPr>
        <w:t xml:space="preserve"> the</w:t>
      </w:r>
      <w:r w:rsidRPr="00903DBA">
        <w:rPr>
          <w:highlight w:val="white"/>
        </w:rPr>
        <w:t xml:space="preserve"> </w:t>
      </w:r>
      <w:r w:rsidRPr="00903DBA">
        <w:rPr>
          <w:rStyle w:val="KeyWord0"/>
          <w:highlight w:val="white"/>
        </w:rPr>
        <w:t>char1</w:t>
      </w:r>
      <w:r w:rsidRPr="00903DBA">
        <w:rPr>
          <w:highlight w:val="white"/>
        </w:rPr>
        <w:t xml:space="preserve">, </w:t>
      </w:r>
      <w:r w:rsidRPr="00903DBA">
        <w:rPr>
          <w:rStyle w:val="KeyWord0"/>
          <w:highlight w:val="white"/>
        </w:rPr>
        <w:t>char2</w:t>
      </w:r>
      <w:r w:rsidRPr="00903DBA">
        <w:rPr>
          <w:highlight w:val="white"/>
        </w:rPr>
        <w:t xml:space="preserve">, and </w:t>
      </w:r>
      <w:r w:rsidRPr="00903DBA">
        <w:rPr>
          <w:rStyle w:val="KeyWord0"/>
          <w:highlight w:val="white"/>
        </w:rPr>
        <w:t>char3</w:t>
      </w:r>
      <w:r w:rsidRPr="00903DBA">
        <w:rPr>
          <w:highlight w:val="white"/>
        </w:rPr>
        <w:t xml:space="preserve"> values are valid</w:t>
      </w:r>
      <w:r>
        <w:rPr>
          <w:highlight w:val="white"/>
        </w:rPr>
        <w:t xml:space="preserve"> (that we do not index outside the string).</w:t>
      </w:r>
    </w:p>
    <w:p w14:paraId="224B6575"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buffer.Append("\0\0\0");</w:t>
      </w:r>
    </w:p>
    <w:p w14:paraId="417FEEE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for (int index = 0; buffer[index] != '\0'; ++index) {</w:t>
      </w:r>
    </w:p>
    <w:p w14:paraId="63FDE77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(buffer[index] == '\\') {</w:t>
      </w:r>
    </w:p>
    <w:p w14:paraId="1EA6AE1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 char1 = buffer[index + 1],</w:t>
      </w:r>
    </w:p>
    <w:p w14:paraId="7B7219C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char2 = buffer[index + 2],</w:t>
      </w:r>
    </w:p>
    <w:p w14:paraId="6353A43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char3 = buffer[index + 3];</w:t>
      </w:r>
    </w:p>
    <w:p w14:paraId="1ACF7905" w14:textId="77777777" w:rsidR="00030DA2" w:rsidRPr="00903DBA" w:rsidRDefault="00030DA2" w:rsidP="00030DA2">
      <w:pPr>
        <w:rPr>
          <w:highlight w:val="white"/>
        </w:rPr>
      </w:pPr>
      <w:r w:rsidRPr="00903DBA">
        <w:rPr>
          <w:highlight w:val="white"/>
        </w:rPr>
        <w:t xml:space="preserve">If the slash is followed by a character stored in the slash map, we replace the slash and the character with the character corresponding to the slash </w:t>
      </w:r>
      <w:r>
        <w:rPr>
          <w:highlight w:val="white"/>
        </w:rPr>
        <w:t xml:space="preserve">sequence by using the </w:t>
      </w:r>
      <w:r w:rsidRPr="001B2D2D">
        <w:rPr>
          <w:rStyle w:val="KeyWord0"/>
          <w:highlight w:val="white"/>
        </w:rPr>
        <w:t>m_escapeMap</w:t>
      </w:r>
      <w:r>
        <w:rPr>
          <w:highlight w:val="white"/>
        </w:rPr>
        <w:t xml:space="preserve"> map above.</w:t>
      </w:r>
    </w:p>
    <w:p w14:paraId="246280A5" w14:textId="77777777" w:rsidR="00030DA2" w:rsidRPr="00903DBA" w:rsidRDefault="00030DA2" w:rsidP="00030DA2">
      <w:pPr>
        <w:pStyle w:val="Code"/>
        <w:rPr>
          <w:highlight w:val="white"/>
        </w:rPr>
      </w:pPr>
      <w:r>
        <w:rPr>
          <w:highlight w:val="white"/>
        </w:rPr>
        <w:t xml:space="preserve">  </w:t>
      </w:r>
      <w:r w:rsidRPr="00903DBA">
        <w:rPr>
          <w:highlight w:val="white"/>
        </w:rPr>
        <w:t xml:space="preserve">        if (m_escapeMap.ContainsKey(char1)) {</w:t>
      </w:r>
    </w:p>
    <w:p w14:paraId="71EE0CE2" w14:textId="77777777" w:rsidR="00030DA2" w:rsidRPr="00903DBA" w:rsidRDefault="00030DA2" w:rsidP="00030DA2">
      <w:pPr>
        <w:pStyle w:val="Code"/>
        <w:rPr>
          <w:highlight w:val="white"/>
        </w:rPr>
      </w:pPr>
      <w:r w:rsidRPr="00903DBA">
        <w:rPr>
          <w:highlight w:val="white"/>
        </w:rPr>
        <w:lastRenderedPageBreak/>
        <w:t xml:space="preserve">  </w:t>
      </w:r>
      <w:r>
        <w:rPr>
          <w:highlight w:val="white"/>
        </w:rPr>
        <w:t xml:space="preserve">  </w:t>
      </w:r>
      <w:r w:rsidRPr="00903DBA">
        <w:rPr>
          <w:highlight w:val="white"/>
        </w:rPr>
        <w:t xml:space="preserve">        buffer.Remove(index, 2);</w:t>
      </w:r>
    </w:p>
    <w:p w14:paraId="54713D3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m_escapeMap[char1]);</w:t>
      </w:r>
    </w:p>
    <w:p w14:paraId="1746AF1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0DB8CB99" w14:textId="77777777" w:rsidR="00030DA2" w:rsidRPr="00903DBA" w:rsidRDefault="00030DA2" w:rsidP="00030DA2">
      <w:pPr>
        <w:rPr>
          <w:highlight w:val="white"/>
        </w:rPr>
      </w:pPr>
      <w:r w:rsidRPr="00903DBA">
        <w:rPr>
          <w:highlight w:val="white"/>
        </w:rPr>
        <w:t>If the three characters following the slash are octal digits, we calculate the ASCII value for the character.</w:t>
      </w:r>
    </w:p>
    <w:p w14:paraId="05675AD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&amp;&amp; IsOctal(char3)) {</w:t>
      </w:r>
    </w:p>
    <w:p w14:paraId="6913BA2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64 * CharToOctal(char1) +</w:t>
      </w:r>
    </w:p>
    <w:p w14:paraId="34DA17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8 * CharToOctal(char2) +</w:t>
      </w:r>
    </w:p>
    <w:p w14:paraId="2DBCE5B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CharToOctal(char3);</w:t>
      </w:r>
    </w:p>
    <w:p w14:paraId="42C4E01D" w14:textId="77777777" w:rsidR="00030DA2" w:rsidRPr="00903DBA" w:rsidRDefault="00030DA2" w:rsidP="00030DA2">
      <w:pPr>
        <w:rPr>
          <w:highlight w:val="white"/>
        </w:rPr>
      </w:pPr>
      <w:r w:rsidRPr="00903DBA">
        <w:rPr>
          <w:highlight w:val="white"/>
        </w:rPr>
        <w:t xml:space="preserve">An ASCII value </w:t>
      </w:r>
      <w:r>
        <w:rPr>
          <w:highlight w:val="white"/>
        </w:rPr>
        <w:t>is not allowed to</w:t>
      </w:r>
      <w:r w:rsidRPr="00903DBA">
        <w:rPr>
          <w:highlight w:val="white"/>
        </w:rPr>
        <w:t xml:space="preserve"> exceed 255</w:t>
      </w:r>
      <w:r>
        <w:rPr>
          <w:highlight w:val="white"/>
        </w:rPr>
        <w:t>; if it does, we report an error.</w:t>
      </w:r>
    </w:p>
    <w:p w14:paraId="15D69B72" w14:textId="77777777" w:rsidR="00030DA2" w:rsidRPr="00903DBA" w:rsidRDefault="00030DA2" w:rsidP="00030DA2">
      <w:pPr>
        <w:pStyle w:val="Code"/>
        <w:rPr>
          <w:highlight w:val="white"/>
        </w:rPr>
      </w:pPr>
      <w:r>
        <w:rPr>
          <w:highlight w:val="white"/>
        </w:rPr>
        <w:t xml:space="preserve">  </w:t>
      </w:r>
      <w:r w:rsidRPr="00903DBA">
        <w:rPr>
          <w:highlight w:val="white"/>
        </w:rPr>
        <w:t xml:space="preserve">          Assert.Error(octValue &lt;= 255, Message.Invalid_octal_sequence);</w:t>
      </w:r>
    </w:p>
    <w:p w14:paraId="65160EE5" w14:textId="77777777" w:rsidR="00030DA2" w:rsidRPr="00903DBA" w:rsidRDefault="00030DA2" w:rsidP="00030DA2">
      <w:pPr>
        <w:rPr>
          <w:highlight w:val="white"/>
        </w:rPr>
      </w:pPr>
      <w:r w:rsidRPr="00903DBA">
        <w:rPr>
          <w:highlight w:val="white"/>
        </w:rPr>
        <w:t xml:space="preserve">We remove four characters; that is, the slash and </w:t>
      </w:r>
      <w:r>
        <w:rPr>
          <w:highlight w:val="white"/>
        </w:rPr>
        <w:t>its</w:t>
      </w:r>
      <w:r w:rsidRPr="00903DBA">
        <w:rPr>
          <w:highlight w:val="white"/>
        </w:rPr>
        <w:t xml:space="preserve"> following three octal digits, and we insert the resulting character</w:t>
      </w:r>
      <w:r>
        <w:rPr>
          <w:highlight w:val="white"/>
        </w:rPr>
        <w:t xml:space="preserve"> in its place.</w:t>
      </w:r>
    </w:p>
    <w:p w14:paraId="1A46670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4);</w:t>
      </w:r>
    </w:p>
    <w:p w14:paraId="19EB000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676C3AB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3E15978F" w14:textId="77777777" w:rsidR="00030DA2" w:rsidRPr="00903DBA" w:rsidRDefault="00030DA2" w:rsidP="00030DA2">
      <w:pPr>
        <w:rPr>
          <w:highlight w:val="white"/>
        </w:rPr>
      </w:pPr>
      <w:r w:rsidRPr="00903DBA">
        <w:rPr>
          <w:highlight w:val="white"/>
        </w:rPr>
        <w:t xml:space="preserve">If the slash is followed by two octal digits only, we use them to calculate the ASCII value. In this case, we do not need to check whether the ASCII </w:t>
      </w:r>
      <w:r>
        <w:rPr>
          <w:highlight w:val="white"/>
        </w:rPr>
        <w:t xml:space="preserve">exceeds </w:t>
      </w:r>
      <w:r w:rsidRPr="00903DBA">
        <w:rPr>
          <w:highlight w:val="white"/>
        </w:rPr>
        <w:t>25</w:t>
      </w:r>
      <w:r>
        <w:rPr>
          <w:highlight w:val="white"/>
        </w:rPr>
        <w:t>5</w:t>
      </w:r>
      <w:r w:rsidRPr="00903DBA">
        <w:rPr>
          <w:highlight w:val="white"/>
        </w:rPr>
        <w:t>, since the highest possible value with two octal digits is 63 (77</w:t>
      </w:r>
      <w:r w:rsidRPr="00903DBA">
        <w:rPr>
          <w:rStyle w:val="Index"/>
          <w:highlight w:val="white"/>
        </w:rPr>
        <w:t>8</w:t>
      </w:r>
      <w:r w:rsidRPr="00903DBA">
        <w:rPr>
          <w:highlight w:val="white"/>
        </w:rPr>
        <w:t xml:space="preserve"> = 8 * 7 + 7 = 63</w:t>
      </w:r>
      <w:r w:rsidRPr="00903DBA">
        <w:rPr>
          <w:rStyle w:val="Index"/>
          <w:highlight w:val="white"/>
        </w:rPr>
        <w:t>10</w:t>
      </w:r>
      <w:r w:rsidRPr="00903DBA">
        <w:rPr>
          <w:highlight w:val="white"/>
        </w:rPr>
        <w:t>).</w:t>
      </w:r>
    </w:p>
    <w:p w14:paraId="5D64264F"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w:t>
      </w:r>
    </w:p>
    <w:p w14:paraId="661E8AF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8 * CharToOctal(char1) +</w:t>
      </w:r>
    </w:p>
    <w:p w14:paraId="3CC670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CharToOctal(char2);</w:t>
      </w:r>
    </w:p>
    <w:p w14:paraId="23D0731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0EDB85F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(char)octValue);</w:t>
      </w:r>
    </w:p>
    <w:p w14:paraId="16AECA9E"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4A9FD53B" w14:textId="77777777" w:rsidR="00030DA2" w:rsidRPr="00903DBA" w:rsidRDefault="00030DA2" w:rsidP="00030DA2">
      <w:pPr>
        <w:rPr>
          <w:highlight w:val="white"/>
        </w:rPr>
      </w:pPr>
      <w:r w:rsidRPr="00903DBA">
        <w:rPr>
          <w:highlight w:val="white"/>
        </w:rPr>
        <w:t>If the slash is followed by one octal digit only, we use it to calculate the ASCII value.</w:t>
      </w:r>
    </w:p>
    <w:p w14:paraId="70C41D5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(IsOctal(char1)) {</w:t>
      </w:r>
    </w:p>
    <w:p w14:paraId="2EA745F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CharToOctal(char1);</w:t>
      </w:r>
    </w:p>
    <w:p w14:paraId="6233CBC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781E64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410ABA3D"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53979671" w14:textId="77777777" w:rsidR="00030DA2" w:rsidRPr="00903DBA" w:rsidRDefault="00030DA2" w:rsidP="00030DA2">
      <w:pPr>
        <w:rPr>
          <w:highlight w:val="white"/>
        </w:rPr>
      </w:pPr>
      <w:r w:rsidRPr="00903DBA">
        <w:rPr>
          <w:highlight w:val="white"/>
        </w:rPr>
        <w:t>If the slash is followed by a lowercase ‘x’ or</w:t>
      </w:r>
      <w:r>
        <w:rPr>
          <w:highlight w:val="white"/>
        </w:rPr>
        <w:t xml:space="preserve"> an</w:t>
      </w:r>
      <w:r w:rsidRPr="00903DBA">
        <w:rPr>
          <w:highlight w:val="white"/>
        </w:rPr>
        <w:t xml:space="preserve"> uppercase ‘X’ and two hexadecimal digits, we use them to calculate the ASCII value. </w:t>
      </w:r>
      <w:r>
        <w:rPr>
          <w:highlight w:val="white"/>
        </w:rPr>
        <w:t xml:space="preserve">Also in </w:t>
      </w:r>
      <w:r w:rsidRPr="00903DBA">
        <w:rPr>
          <w:highlight w:val="white"/>
        </w:rPr>
        <w:t xml:space="preserve">this case we need </w:t>
      </w:r>
      <w:r>
        <w:rPr>
          <w:highlight w:val="white"/>
        </w:rPr>
        <w:t xml:space="preserve">not </w:t>
      </w:r>
      <w:r w:rsidRPr="00903DBA">
        <w:rPr>
          <w:highlight w:val="white"/>
        </w:rPr>
        <w:t xml:space="preserve">check </w:t>
      </w:r>
      <w:r>
        <w:rPr>
          <w:highlight w:val="white"/>
        </w:rPr>
        <w:t xml:space="preserve">whether </w:t>
      </w:r>
      <w:r w:rsidRPr="00903DBA">
        <w:rPr>
          <w:highlight w:val="white"/>
        </w:rPr>
        <w:t>the ASCII value exceed</w:t>
      </w:r>
      <w:r>
        <w:rPr>
          <w:highlight w:val="white"/>
        </w:rPr>
        <w:t>s</w:t>
      </w:r>
      <w:r w:rsidRPr="00903DBA">
        <w:rPr>
          <w:highlight w:val="white"/>
        </w:rPr>
        <w:t xml:space="preserve"> 255, since the highest possible value with two hexadecimal digits is 255 (FF</w:t>
      </w:r>
      <w:r w:rsidRPr="00903DBA">
        <w:rPr>
          <w:rStyle w:val="Index"/>
          <w:highlight w:val="white"/>
        </w:rPr>
        <w:t>16</w:t>
      </w:r>
      <w:r w:rsidRPr="00903DBA">
        <w:rPr>
          <w:highlight w:val="white"/>
        </w:rPr>
        <w:t xml:space="preserve"> = 15 * 16 + 15 = 255</w:t>
      </w:r>
      <w:r w:rsidRPr="00903DBA">
        <w:rPr>
          <w:rStyle w:val="Index"/>
          <w:highlight w:val="white"/>
        </w:rPr>
        <w:t>10</w:t>
      </w:r>
      <w:r w:rsidRPr="00903DBA">
        <w:rPr>
          <w:highlight w:val="white"/>
        </w:rPr>
        <w:t>).</w:t>
      </w:r>
    </w:p>
    <w:p w14:paraId="7973568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(char.ToLower(char1) == 'x') {</w:t>
      </w:r>
    </w:p>
    <w:p w14:paraId="58CC2F7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(IsHex(char1) &amp;&amp; IsHex(char2)) {</w:t>
      </w:r>
    </w:p>
    <w:p w14:paraId="2C45FD1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16 * CharToHex(char1) + CharToHex(char2);</w:t>
      </w:r>
    </w:p>
    <w:p w14:paraId="140C18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2F0D28D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26E4F5BC"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38B3EC2A" w14:textId="03ABAA1E" w:rsidR="00030DA2" w:rsidRPr="00903DBA" w:rsidRDefault="00030DA2" w:rsidP="00030DA2">
      <w:pPr>
        <w:rPr>
          <w:highlight w:val="white"/>
        </w:rPr>
      </w:pPr>
      <w:r w:rsidRPr="00903DBA">
        <w:rPr>
          <w:highlight w:val="white"/>
        </w:rPr>
        <w:t xml:space="preserve">If the slash is followed by a lowercase ‘x’ </w:t>
      </w:r>
      <w:r w:rsidR="001F6F83">
        <w:rPr>
          <w:highlight w:val="white"/>
        </w:rPr>
        <w:t>or an uppercase</w:t>
      </w:r>
      <w:r w:rsidRPr="00903DBA">
        <w:rPr>
          <w:highlight w:val="white"/>
        </w:rPr>
        <w:t xml:space="preserve"> ‘X’ and hexadecimal digit only, we use it to calculate the ASCII value.</w:t>
      </w:r>
    </w:p>
    <w:p w14:paraId="6977C9F1"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(IsHex(char1)) {</w:t>
      </w:r>
    </w:p>
    <w:p w14:paraId="338B1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CharToHex(char1);</w:t>
      </w:r>
    </w:p>
    <w:p w14:paraId="79CCEE4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45DE5A6F"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7E402E2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7F37D2ED" w14:textId="70DA6683" w:rsidR="00030DA2" w:rsidRPr="00903DBA" w:rsidRDefault="00030DA2" w:rsidP="00030DA2">
      <w:pPr>
        <w:rPr>
          <w:highlight w:val="white"/>
        </w:rPr>
      </w:pPr>
      <w:r w:rsidRPr="00903DBA">
        <w:rPr>
          <w:highlight w:val="white"/>
        </w:rPr>
        <w:lastRenderedPageBreak/>
        <w:t xml:space="preserve">If the slash is followed by lowercase ‘x’ </w:t>
      </w:r>
      <w:r w:rsidR="001F6F83">
        <w:rPr>
          <w:highlight w:val="white"/>
        </w:rPr>
        <w:t>or an uppercase</w:t>
      </w:r>
      <w:r w:rsidRPr="00903DBA">
        <w:rPr>
          <w:highlight w:val="white"/>
        </w:rPr>
        <w:t xml:space="preserve"> ‘X’ without at least one hexadecimal digit, we report an error.</w:t>
      </w:r>
    </w:p>
    <w:p w14:paraId="1BA3CE0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7622B23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Assert.Error(char1.ToString(),</w:t>
      </w:r>
    </w:p>
    <w:p w14:paraId="2C1C98A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Message.Invalid_hexadecimal_code);</w:t>
      </w:r>
    </w:p>
    <w:p w14:paraId="6018945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29FF690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466D1DD0" w14:textId="3E5DEB65" w:rsidR="00030DA2" w:rsidRPr="00903DBA" w:rsidRDefault="00030DA2" w:rsidP="00030DA2">
      <w:pPr>
        <w:rPr>
          <w:highlight w:val="white"/>
        </w:rPr>
      </w:pPr>
      <w:r w:rsidRPr="00903DBA">
        <w:rPr>
          <w:highlight w:val="white"/>
        </w:rPr>
        <w:t xml:space="preserve">Finally, if the slash is not followed by a character in the </w:t>
      </w:r>
      <w:r w:rsidRPr="00251B98">
        <w:rPr>
          <w:rStyle w:val="KeyWord0"/>
          <w:highlight w:val="white"/>
        </w:rPr>
        <w:t>m_escapeMap</w:t>
      </w:r>
      <w:r>
        <w:rPr>
          <w:highlight w:val="white"/>
        </w:rPr>
        <w:t xml:space="preserve"> map</w:t>
      </w:r>
      <w:r w:rsidRPr="00903DBA">
        <w:rPr>
          <w:highlight w:val="white"/>
        </w:rPr>
        <w:t>, an octal digit,</w:t>
      </w:r>
      <w:r>
        <w:rPr>
          <w:highlight w:val="white"/>
        </w:rPr>
        <w:t xml:space="preserve"> </w:t>
      </w:r>
      <w:r w:rsidRPr="00903DBA">
        <w:rPr>
          <w:highlight w:val="white"/>
        </w:rPr>
        <w:t xml:space="preserve">a lowercase ‘x’ </w:t>
      </w:r>
      <w:r w:rsidR="001F6F83">
        <w:rPr>
          <w:highlight w:val="white"/>
        </w:rPr>
        <w:t>or an uppercase</w:t>
      </w:r>
      <w:r w:rsidRPr="00903DBA">
        <w:rPr>
          <w:highlight w:val="white"/>
        </w:rPr>
        <w:t xml:space="preserve"> ‘X’, we report an error.</w:t>
      </w:r>
    </w:p>
    <w:p w14:paraId="631DA075"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02A197E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Assert.Error(buffer[index + 1].ToString(),</w:t>
      </w:r>
    </w:p>
    <w:p w14:paraId="0C4E166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Message.Invalid_slash_sequence);</w:t>
      </w:r>
    </w:p>
    <w:p w14:paraId="2ABDFC7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558BD8B5"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71058722"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7C1E10BE" w14:textId="77777777" w:rsidR="00030DA2" w:rsidRPr="00903DBA" w:rsidRDefault="00030DA2" w:rsidP="00030DA2">
      <w:pPr>
        <w:rPr>
          <w:highlight w:val="white"/>
        </w:rPr>
      </w:pPr>
      <w:r w:rsidRPr="00903DBA">
        <w:rPr>
          <w:highlight w:val="white"/>
        </w:rPr>
        <w:t>When we have traversed through the string, we remove the three zero-character we added at the beginning and return the string.</w:t>
      </w:r>
    </w:p>
    <w:p w14:paraId="287550B8"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buffer.Remove(buffer.Length - 3, 3);</w:t>
      </w:r>
    </w:p>
    <w:p w14:paraId="37A67AE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buffer.ToString();</w:t>
      </w:r>
    </w:p>
    <w:p w14:paraId="08C51A5B"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0C90B7E7"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IsOctal</w:t>
      </w:r>
      <w:r w:rsidRPr="00903DBA">
        <w:rPr>
          <w:highlight w:val="white"/>
        </w:rPr>
        <w:t xml:space="preserve"> and </w:t>
      </w:r>
      <w:r w:rsidRPr="00903DBA">
        <w:rPr>
          <w:rStyle w:val="KeyWord0"/>
          <w:highlight w:val="white"/>
        </w:rPr>
        <w:t>IsHex</w:t>
      </w:r>
      <w:r w:rsidRPr="00903DBA">
        <w:rPr>
          <w:highlight w:val="white"/>
        </w:rPr>
        <w:t xml:space="preserve"> methods return true if the given character is and octal or hexadecimal digit, respectively.</w:t>
      </w:r>
    </w:p>
    <w:p w14:paraId="26EBDE27"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IsOctal(char c) {</w:t>
      </w:r>
    </w:p>
    <w:p w14:paraId="41B651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"01234567".Contains(c.ToString());</w:t>
      </w:r>
    </w:p>
    <w:p w14:paraId="0A69A14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115C61A2" w14:textId="77777777" w:rsidR="00030DA2" w:rsidRPr="00903DBA" w:rsidRDefault="00030DA2" w:rsidP="00030DA2">
      <w:pPr>
        <w:pStyle w:val="Code"/>
        <w:rPr>
          <w:highlight w:val="white"/>
        </w:rPr>
      </w:pPr>
      <w:r w:rsidRPr="00903DBA">
        <w:rPr>
          <w:highlight w:val="white"/>
        </w:rPr>
        <w:t xml:space="preserve">  </w:t>
      </w:r>
    </w:p>
    <w:p w14:paraId="201A329C"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IsHex(char c) {</w:t>
      </w:r>
    </w:p>
    <w:p w14:paraId="28144B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"0123456789abcdef".Contains(c.ToString().ToLower());</w:t>
      </w:r>
    </w:p>
    <w:p w14:paraId="2D9AF2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2C5E3378"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CharToOctal</w:t>
      </w:r>
      <w:r w:rsidRPr="00903DBA">
        <w:rPr>
          <w:highlight w:val="white"/>
        </w:rPr>
        <w:t xml:space="preserve"> and </w:t>
      </w:r>
      <w:r w:rsidRPr="00903DBA">
        <w:rPr>
          <w:rStyle w:val="KeyWord0"/>
          <w:highlight w:val="white"/>
        </w:rPr>
        <w:t>CharToHex</w:t>
      </w:r>
      <w:r w:rsidRPr="00903DBA">
        <w:rPr>
          <w:highlight w:val="white"/>
        </w:rPr>
        <w:t xml:space="preserve"> methods return the numerical value corresponding to the given character.</w:t>
      </w:r>
    </w:p>
    <w:p w14:paraId="34E94608"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CharToOctal(char c) {</w:t>
      </w:r>
    </w:p>
    <w:p w14:paraId="743066A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"01234567".IndexOf(c);</w:t>
      </w:r>
    </w:p>
    <w:p w14:paraId="7FDF6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384E154B" w14:textId="77777777" w:rsidR="00030DA2" w:rsidRPr="00903DBA" w:rsidRDefault="00030DA2" w:rsidP="00030DA2">
      <w:pPr>
        <w:pStyle w:val="Code"/>
        <w:rPr>
          <w:highlight w:val="white"/>
        </w:rPr>
      </w:pPr>
      <w:r w:rsidRPr="00903DBA">
        <w:rPr>
          <w:highlight w:val="white"/>
        </w:rPr>
        <w:t xml:space="preserve">  </w:t>
      </w:r>
    </w:p>
    <w:p w14:paraId="2693A2CF"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CharToHex(char c) {</w:t>
      </w:r>
    </w:p>
    <w:p w14:paraId="08D99A6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"0123456789abcdef".IndexOf(c.ToString().ToLower());</w:t>
      </w:r>
    </w:p>
    <w:p w14:paraId="1F04DB34"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185A0A72" w14:textId="514F85DD" w:rsidR="00030DA2" w:rsidRDefault="00030DA2" w:rsidP="00030DA2">
      <w:pPr>
        <w:pStyle w:val="Code"/>
        <w:rPr>
          <w:highlight w:val="white"/>
        </w:rPr>
      </w:pPr>
      <w:r w:rsidRPr="00903DBA">
        <w:rPr>
          <w:highlight w:val="white"/>
        </w:rPr>
        <w:t xml:space="preserve">  }</w:t>
      </w:r>
    </w:p>
    <w:p w14:paraId="72CF4FF1" w14:textId="163AB688" w:rsidR="00030DA2" w:rsidRPr="00903DBA" w:rsidRDefault="00030DA2" w:rsidP="00030DA2">
      <w:pPr>
        <w:pStyle w:val="Code"/>
        <w:rPr>
          <w:highlight w:val="white"/>
        </w:rPr>
      </w:pPr>
      <w:r>
        <w:rPr>
          <w:highlight w:val="white"/>
        </w:rPr>
        <w:t>}</w:t>
      </w:r>
    </w:p>
    <w:p w14:paraId="52737847" w14:textId="77777777" w:rsidR="00275AA2" w:rsidRPr="00903DBA" w:rsidRDefault="00275AA2" w:rsidP="00180A7B">
      <w:pPr>
        <w:pStyle w:val="Rubrik2"/>
      </w:pPr>
      <w:bookmarkStart w:id="25" w:name="_Toc57655984"/>
      <w:r w:rsidRPr="00903DBA">
        <w:t>The typedef-name Problem</w:t>
      </w:r>
      <w:bookmarkEnd w:id="25"/>
    </w:p>
    <w:p w14:paraId="32DA2897" w14:textId="77777777" w:rsidR="00275AA2" w:rsidRPr="00903DBA" w:rsidRDefault="00275AA2" w:rsidP="00275AA2">
      <w:r w:rsidRPr="00903DBA">
        <w:t xml:space="preserve">Let us take look at the two source code lines below. Intuitively, the first line looks like an expression statement where </w:t>
      </w:r>
      <w:r w:rsidRPr="00903DBA">
        <w:rPr>
          <w:rStyle w:val="KeyWord0"/>
        </w:rPr>
        <w:t>x</w:t>
      </w:r>
      <w:r w:rsidRPr="00903DBA">
        <w:t xml:space="preserve"> and </w:t>
      </w:r>
      <w:r w:rsidRPr="00903DBA">
        <w:rPr>
          <w:rStyle w:val="KeyWord0"/>
        </w:rPr>
        <w:t>y</w:t>
      </w:r>
      <w:r w:rsidRPr="00903DBA">
        <w:t xml:space="preserve"> are variables of integral or floating types. Admittedly, the expression lacks side effects and is therefore meaningless, but it is still a valid expression statement. On the other hand, the second line looks like a pointer declaration where </w:t>
      </w:r>
      <w:r w:rsidRPr="00903DBA">
        <w:rPr>
          <w:rStyle w:val="KeyWord0"/>
        </w:rPr>
        <w:t>T</w:t>
      </w:r>
      <w:r w:rsidRPr="00903DBA">
        <w:t xml:space="preserve"> is a type defined by and earlier </w:t>
      </w:r>
      <w:r w:rsidRPr="00903DBA">
        <w:rPr>
          <w:rStyle w:val="KeyWord0"/>
        </w:rPr>
        <w:t>typedef</w:t>
      </w:r>
      <w:r w:rsidRPr="00903DBA">
        <w:t xml:space="preserve"> definition and </w:t>
      </w:r>
      <w:r w:rsidRPr="00903DBA">
        <w:rPr>
          <w:rStyle w:val="KeyWord0"/>
        </w:rPr>
        <w:t>p</w:t>
      </w:r>
      <w:r w:rsidRPr="00903DBA">
        <w:t xml:space="preserve"> is a pointer to that type.</w:t>
      </w:r>
    </w:p>
    <w:p w14:paraId="7653F8CD" w14:textId="77777777" w:rsidR="00275AA2" w:rsidRPr="00903DBA" w:rsidRDefault="00275AA2" w:rsidP="00275AA2">
      <w:pPr>
        <w:pStyle w:val="Code"/>
      </w:pPr>
      <w:r w:rsidRPr="00903DBA">
        <w:lastRenderedPageBreak/>
        <w:t>x * y;</w:t>
      </w:r>
    </w:p>
    <w:p w14:paraId="0E7CC969" w14:textId="77777777" w:rsidR="00275AA2" w:rsidRPr="00903DBA" w:rsidRDefault="00275AA2" w:rsidP="00275AA2">
      <w:pPr>
        <w:pStyle w:val="Code"/>
      </w:pPr>
      <w:r w:rsidRPr="00903DBA">
        <w:t>T* p;</w:t>
      </w:r>
    </w:p>
    <w:p w14:paraId="64477B36" w14:textId="77777777" w:rsidR="00275AA2" w:rsidRPr="00903DBA" w:rsidRDefault="00275AA2" w:rsidP="00275AA2">
      <w:r w:rsidRPr="00903DBA">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903DBA">
        <w:rPr>
          <w:rStyle w:val="KeyWord0"/>
        </w:rPr>
        <w:t>typedef</w:t>
      </w:r>
      <w:r w:rsidRPr="00903DBA">
        <w:t xml:space="preserve"> definition. In that way, the parser can distinguish between the two cases.</w:t>
      </w:r>
    </w:p>
    <w:p w14:paraId="5ABD0C79" w14:textId="783308A0" w:rsidR="00E40B78" w:rsidRPr="00903DBA" w:rsidRDefault="00E40B78" w:rsidP="00E40B78">
      <w:pPr>
        <w:pStyle w:val="Rubrik2"/>
      </w:pPr>
      <w:r w:rsidRPr="00903DBA">
        <w:t>The Scanner</w:t>
      </w:r>
      <w:bookmarkEnd w:id="24"/>
    </w:p>
    <w:p w14:paraId="47D4068D" w14:textId="77777777" w:rsidR="005A3627" w:rsidRPr="00903DBA" w:rsidRDefault="005A3627" w:rsidP="00E40B78">
      <w:r w:rsidRPr="00903DBA">
        <w:t>The scanner identifies keywords, operators, strings, characters, and numerical values.</w:t>
      </w:r>
    </w:p>
    <w:p w14:paraId="53F32A88" w14:textId="7C97201A" w:rsidR="00E40B78" w:rsidRPr="00903DBA" w:rsidRDefault="00E40B78" w:rsidP="00E40B78">
      <w:pPr>
        <w:pStyle w:val="CodeHeader"/>
      </w:pPr>
      <w:r w:rsidRPr="00903DBA">
        <w:t>Scanner.</w:t>
      </w:r>
      <w:r w:rsidR="009E5232" w:rsidRPr="00903DBA">
        <w:t>gplex</w:t>
      </w:r>
    </w:p>
    <w:p w14:paraId="1EFD82B6" w14:textId="77777777" w:rsidR="009E5232" w:rsidRPr="00903DBA" w:rsidRDefault="009E5232" w:rsidP="009E5232">
      <w:pPr>
        <w:pStyle w:val="Code"/>
        <w:rPr>
          <w:highlight w:val="white"/>
        </w:rPr>
      </w:pPr>
      <w:r w:rsidRPr="00903DBA">
        <w:rPr>
          <w:highlight w:val="white"/>
        </w:rPr>
        <w:t>%namespace CCompiler_Main</w:t>
      </w:r>
    </w:p>
    <w:p w14:paraId="7E8C47BF" w14:textId="77777777" w:rsidR="009E5232" w:rsidRPr="00903DBA" w:rsidRDefault="009E5232" w:rsidP="009E5232">
      <w:pPr>
        <w:pStyle w:val="Code"/>
        <w:rPr>
          <w:highlight w:val="white"/>
        </w:rPr>
      </w:pPr>
    </w:p>
    <w:p w14:paraId="66A95D1A" w14:textId="77777777" w:rsidR="009E5232" w:rsidRPr="00903DBA" w:rsidRDefault="009E5232" w:rsidP="009E5232">
      <w:pPr>
        <w:pStyle w:val="Code"/>
        <w:rPr>
          <w:highlight w:val="white"/>
        </w:rPr>
      </w:pPr>
      <w:r w:rsidRPr="00903DBA">
        <w:rPr>
          <w:highlight w:val="white"/>
        </w:rPr>
        <w:t>%using CCompiler;</w:t>
      </w:r>
    </w:p>
    <w:p w14:paraId="0A658BE2" w14:textId="77777777" w:rsidR="009E5232" w:rsidRPr="00903DBA" w:rsidRDefault="009E5232" w:rsidP="009E5232">
      <w:pPr>
        <w:pStyle w:val="Code"/>
        <w:rPr>
          <w:highlight w:val="white"/>
        </w:rPr>
      </w:pPr>
      <w:r w:rsidRPr="00903DBA">
        <w:rPr>
          <w:highlight w:val="white"/>
        </w:rPr>
        <w:t>%using System.Numerics;</w:t>
      </w:r>
    </w:p>
    <w:p w14:paraId="74B423FB" w14:textId="77777777" w:rsidR="009E5232" w:rsidRPr="00903DBA" w:rsidRDefault="009E5232" w:rsidP="009E5232">
      <w:pPr>
        <w:pStyle w:val="Code"/>
        <w:rPr>
          <w:highlight w:val="white"/>
        </w:rPr>
      </w:pPr>
    </w:p>
    <w:p w14:paraId="3DD54DF1" w14:textId="77777777" w:rsidR="009E5232" w:rsidRPr="00903DBA" w:rsidRDefault="009E5232" w:rsidP="009E5232">
      <w:pPr>
        <w:pStyle w:val="Code"/>
        <w:rPr>
          <w:highlight w:val="white"/>
        </w:rPr>
      </w:pPr>
      <w:r w:rsidRPr="00903DBA">
        <w:rPr>
          <w:highlight w:val="white"/>
        </w:rPr>
        <w:t>%{</w:t>
      </w:r>
    </w:p>
    <w:p w14:paraId="3B1BF6D6" w14:textId="77777777" w:rsidR="009E5232" w:rsidRPr="00903DBA" w:rsidRDefault="009E5232" w:rsidP="009E5232">
      <w:pPr>
        <w:pStyle w:val="Code"/>
        <w:rPr>
          <w:highlight w:val="white"/>
        </w:rPr>
      </w:pPr>
      <w:r w:rsidRPr="00903DBA">
        <w:rPr>
          <w:highlight w:val="white"/>
        </w:rPr>
        <w:t xml:space="preserve">  public static FileInfo Path = null;</w:t>
      </w:r>
    </w:p>
    <w:p w14:paraId="3AD932E1" w14:textId="77777777" w:rsidR="009E5232" w:rsidRPr="00903DBA" w:rsidRDefault="009E5232" w:rsidP="009E5232">
      <w:pPr>
        <w:pStyle w:val="Code"/>
        <w:rPr>
          <w:highlight w:val="white"/>
        </w:rPr>
      </w:pPr>
      <w:r w:rsidRPr="00903DBA">
        <w:rPr>
          <w:highlight w:val="white"/>
        </w:rPr>
        <w:t xml:space="preserve">  public static int Line = 1;</w:t>
      </w:r>
    </w:p>
    <w:p w14:paraId="29D69DCB" w14:textId="0470543F" w:rsidR="00E40B78" w:rsidRPr="00903DBA" w:rsidRDefault="00A85C4A" w:rsidP="00E40B78">
      <w:r w:rsidRPr="00903DBA">
        <w:t>W</w:t>
      </w:r>
      <w:r w:rsidR="006F4DB2" w:rsidRPr="00903DBA">
        <w:t xml:space="preserve">e have </w:t>
      </w:r>
      <w:r w:rsidRPr="00903DBA">
        <w:t xml:space="preserve">now </w:t>
      </w:r>
      <w:r w:rsidR="006F4DB2" w:rsidRPr="00903DBA">
        <w:t xml:space="preserve">reached the part of the scanner where we define the scanner rules. We need rules for </w:t>
      </w:r>
      <w:r w:rsidR="00F14393" w:rsidRPr="00903DBA">
        <w:t xml:space="preserve">names as well as </w:t>
      </w:r>
      <w:r w:rsidR="001B1CC5" w:rsidRPr="00903DBA">
        <w:t>octal, decimal, and hexadecimal</w:t>
      </w:r>
      <w:r w:rsidR="00F14393" w:rsidRPr="00903DBA">
        <w:t xml:space="preserve">, </w:t>
      </w:r>
      <w:r w:rsidR="001B1CC5" w:rsidRPr="00903DBA">
        <w:t xml:space="preserve">floating, string and character values. </w:t>
      </w:r>
      <w:r w:rsidR="00E40B78" w:rsidRPr="00903DBA">
        <w:t>However, the regular expressions for values are a bit more complicated. There are several kinds of values:</w:t>
      </w:r>
    </w:p>
    <w:p w14:paraId="29704658" w14:textId="21CA40F3" w:rsidR="00E40B78" w:rsidRDefault="00E40B78" w:rsidP="00477426">
      <w:pPr>
        <w:pStyle w:val="SourceCodeBoxText"/>
        <w:framePr w:wrap="around"/>
      </w:pPr>
      <w:r w:rsidRPr="00903DBA">
        <w:t>Octal. An octal value starts with a zero that is followed by zero or more digits between zero and eight, inclusive.</w:t>
      </w:r>
    </w:p>
    <w:p w14:paraId="62BCBFDB" w14:textId="77777777" w:rsidR="00D83B61" w:rsidRPr="00903DBA" w:rsidRDefault="00D83B61" w:rsidP="00D83B61">
      <w:pPr>
        <w:pStyle w:val="Code"/>
        <w:ind w:firstLine="720"/>
        <w:rPr>
          <w:highlight w:val="white"/>
        </w:rPr>
      </w:pPr>
      <w:r w:rsidRPr="00903DBA">
        <w:rPr>
          <w:highlight w:val="white"/>
        </w:rPr>
        <w:t>OCTAL_VALUE [\+\-]?0[0-7]*</w:t>
      </w:r>
    </w:p>
    <w:p w14:paraId="53477064" w14:textId="0B4EEDD6" w:rsidR="00E40B78" w:rsidRDefault="00E40B78" w:rsidP="00477426">
      <w:pPr>
        <w:pStyle w:val="SourceCodeBoxText"/>
        <w:framePr w:wrap="around"/>
      </w:pPr>
      <w:r w:rsidRPr="00903DBA">
        <w:t>Decimal. A decimal value is made up by one or more digits.</w:t>
      </w:r>
    </w:p>
    <w:p w14:paraId="198A9061" w14:textId="77777777" w:rsidR="00D83B61" w:rsidRPr="00903DBA" w:rsidRDefault="00D83B61" w:rsidP="00D83B61">
      <w:pPr>
        <w:pStyle w:val="Code"/>
        <w:ind w:firstLine="720"/>
        <w:rPr>
          <w:highlight w:val="white"/>
        </w:rPr>
      </w:pPr>
      <w:r w:rsidRPr="00903DBA">
        <w:rPr>
          <w:highlight w:val="white"/>
        </w:rPr>
        <w:t>DECIMAL_VALUE [\+\-]?[1-9][0-9]*</w:t>
      </w:r>
    </w:p>
    <w:p w14:paraId="76AF7EAC" w14:textId="4C7F42B6" w:rsidR="00E40B78" w:rsidRDefault="00E40B78" w:rsidP="00477426">
      <w:pPr>
        <w:pStyle w:val="SourceCodeBoxText"/>
        <w:framePr w:wrap="around"/>
      </w:pPr>
      <w:r w:rsidRPr="00903DBA">
        <w:t xml:space="preserve">Hexadecimal. A hexadecimal value starts with zero, followed by a </w:t>
      </w:r>
      <w:r w:rsidR="00A85C4A" w:rsidRPr="00903DBA">
        <w:t xml:space="preserve">lowercase ‘x’ or </w:t>
      </w:r>
      <w:r w:rsidR="002F6D94">
        <w:t xml:space="preserve">an </w:t>
      </w:r>
      <w:r w:rsidR="00A85C4A" w:rsidRPr="00903DBA">
        <w:t>uppercase ‘X’</w:t>
      </w:r>
      <w:r w:rsidRPr="00903DBA">
        <w:t xml:space="preserve"> and one o</w:t>
      </w:r>
      <w:r w:rsidR="00A85C4A" w:rsidRPr="00903DBA">
        <w:t>r</w:t>
      </w:r>
      <w:r w:rsidRPr="00903DBA">
        <w:t xml:space="preserve"> more hexadecimal digits.</w:t>
      </w:r>
    </w:p>
    <w:p w14:paraId="2F1A9CA4" w14:textId="77777777" w:rsidR="00D83B61" w:rsidRPr="00903DBA" w:rsidRDefault="00D83B61" w:rsidP="00D83B61">
      <w:pPr>
        <w:pStyle w:val="Code"/>
        <w:ind w:firstLine="720"/>
        <w:rPr>
          <w:highlight w:val="white"/>
        </w:rPr>
      </w:pPr>
      <w:r w:rsidRPr="00903DBA">
        <w:rPr>
          <w:highlight w:val="white"/>
        </w:rPr>
        <w:t>HEXADECIMAL_VALUE [\+\-]?0[xX][0-9a-fA-F]+</w:t>
      </w:r>
    </w:p>
    <w:p w14:paraId="459B7E3A" w14:textId="3C248248" w:rsidR="00E40B78" w:rsidRDefault="00E40B78" w:rsidP="00477426">
      <w:pPr>
        <w:pStyle w:val="SourceCodeBoxText"/>
        <w:framePr w:wrap="around"/>
      </w:pPr>
      <w:r w:rsidRPr="00903DBA">
        <w:t>Floating</w:t>
      </w:r>
      <w:r w:rsidR="002F6D94">
        <w:t xml:space="preserve"> point</w:t>
      </w:r>
      <w:r w:rsidRPr="00903DBA">
        <w:t xml:space="preserve">. A floating value starts with one or more digits followed by a dot and zero or more digits or starts with a dot followed by one or more digits. It is possible to add an exponent part that starts with a </w:t>
      </w:r>
      <w:r w:rsidR="008737FB" w:rsidRPr="00903DBA">
        <w:t xml:space="preserve">lowercase ‘e’ or </w:t>
      </w:r>
      <w:r w:rsidR="00762530">
        <w:t xml:space="preserve">an </w:t>
      </w:r>
      <w:r w:rsidR="008737FB" w:rsidRPr="00903DBA">
        <w:t>uppercase</w:t>
      </w:r>
      <w:r w:rsidRPr="00903DBA">
        <w:t xml:space="preserve"> </w:t>
      </w:r>
      <w:r w:rsidR="008737FB" w:rsidRPr="00903DBA">
        <w:t>‘E’</w:t>
      </w:r>
      <w:r w:rsidRPr="00903DBA">
        <w:t xml:space="preserve">, followed by a potential plus or minus sign and one or more digits. Finally, a floating value can also be made up by one or more digits without a dot, followed by a </w:t>
      </w:r>
      <w:r w:rsidR="008737FB" w:rsidRPr="00903DBA">
        <w:t xml:space="preserve">lowercase ‘e’ </w:t>
      </w:r>
      <w:r w:rsidR="001F6F83">
        <w:t>or an uppercase</w:t>
      </w:r>
      <w:r w:rsidRPr="00903DBA">
        <w:t xml:space="preserve"> </w:t>
      </w:r>
      <w:r w:rsidR="008737FB" w:rsidRPr="00903DBA">
        <w:t>‘E’</w:t>
      </w:r>
      <w:r w:rsidRPr="00903DBA">
        <w:t>, a possible plus or minus sign, and one or more digits.</w:t>
      </w:r>
    </w:p>
    <w:p w14:paraId="65B70D62" w14:textId="77777777" w:rsidR="004428BB" w:rsidRPr="004428BB" w:rsidRDefault="004428BB" w:rsidP="004428BB">
      <w:pPr>
        <w:pStyle w:val="Code"/>
        <w:ind w:firstLine="720"/>
        <w:rPr>
          <w:highlight w:val="white"/>
        </w:rPr>
      </w:pPr>
      <w:r w:rsidRPr="004428BB">
        <w:rPr>
          <w:highlight w:val="white"/>
        </w:rPr>
        <w:t>DECIMAL_PART [\+\-]?([0-9]+|[0-9]+\.[0-9]*|\.[0-9]+)</w:t>
      </w:r>
    </w:p>
    <w:p w14:paraId="3A8959AB" w14:textId="77777777" w:rsidR="004428BB" w:rsidRPr="004428BB" w:rsidRDefault="004428BB" w:rsidP="004428BB">
      <w:pPr>
        <w:pStyle w:val="Code"/>
        <w:ind w:left="720"/>
        <w:rPr>
          <w:highlight w:val="white"/>
        </w:rPr>
      </w:pPr>
      <w:r w:rsidRPr="004428BB">
        <w:rPr>
          <w:highlight w:val="white"/>
        </w:rPr>
        <w:t>EXPONENT_PART (([eE][\+\-]?[0-9]+)?|[0-9]+[eE][\+\-]?[0-9]+)([fF]|[lL])?</w:t>
      </w:r>
    </w:p>
    <w:p w14:paraId="4241D2A2" w14:textId="77777777" w:rsidR="004428BB" w:rsidRPr="004428BB" w:rsidRDefault="004428BB" w:rsidP="004428BB">
      <w:pPr>
        <w:pStyle w:val="Code"/>
        <w:ind w:firstLine="720"/>
        <w:rPr>
          <w:highlight w:val="white"/>
        </w:rPr>
      </w:pPr>
      <w:r w:rsidRPr="004428BB">
        <w:rPr>
          <w:highlight w:val="white"/>
        </w:rPr>
        <w:t>FLOATING_VALUE {DECIMAL_PART}{EXPONENT_PART}</w:t>
      </w:r>
    </w:p>
    <w:p w14:paraId="794646B7" w14:textId="61B03DF0" w:rsidR="00E40B78" w:rsidRPr="00903DBA" w:rsidRDefault="00E40B78" w:rsidP="00E40B78">
      <w:r w:rsidRPr="00903DBA">
        <w:t xml:space="preserve">The decimal values can be appended by </w:t>
      </w:r>
      <w:r w:rsidR="005D596A" w:rsidRPr="00903DBA">
        <w:t xml:space="preserve">the </w:t>
      </w:r>
      <w:r w:rsidR="008737FB" w:rsidRPr="00903DBA">
        <w:t xml:space="preserve">lowercase </w:t>
      </w:r>
      <w:r w:rsidR="005F0818" w:rsidRPr="00903DBA">
        <w:t xml:space="preserve">‘u’ </w:t>
      </w:r>
      <w:r w:rsidR="001F6F83">
        <w:t>or an uppercase</w:t>
      </w:r>
      <w:r w:rsidRPr="00903DBA">
        <w:t xml:space="preserve"> </w:t>
      </w:r>
      <w:r w:rsidR="008E2F09" w:rsidRPr="00903DBA">
        <w:t>‘</w:t>
      </w:r>
      <w:r w:rsidR="005F0818" w:rsidRPr="00903DBA">
        <w:t>U</w:t>
      </w:r>
      <w:r w:rsidR="008E2F09" w:rsidRPr="00903DBA">
        <w:t>’</w:t>
      </w:r>
      <w:r w:rsidRPr="00903DBA">
        <w:t xml:space="preserve"> to indicate an unsigned value and </w:t>
      </w:r>
      <w:r w:rsidR="00957176" w:rsidRPr="00903DBA">
        <w:t>the</w:t>
      </w:r>
      <w:r w:rsidRPr="00903DBA">
        <w:t xml:space="preserve"> </w:t>
      </w:r>
      <w:r w:rsidR="008737FB" w:rsidRPr="00903DBA">
        <w:t xml:space="preserve">lowercase ‘s’ or ‘l’ </w:t>
      </w:r>
      <w:r w:rsidR="001F6F83">
        <w:t>or an uppercase</w:t>
      </w:r>
      <w:r w:rsidR="00482F57" w:rsidRPr="00903DBA">
        <w:t xml:space="preserve"> ‘</w:t>
      </w:r>
      <w:r w:rsidR="008737FB" w:rsidRPr="00903DBA">
        <w:t>S</w:t>
      </w:r>
      <w:r w:rsidR="00482F57" w:rsidRPr="00903DBA">
        <w:t>’</w:t>
      </w:r>
      <w:r w:rsidRPr="00903DBA">
        <w:t xml:space="preserve"> or </w:t>
      </w:r>
      <w:r w:rsidR="00482F57" w:rsidRPr="00903DBA">
        <w:t>‘</w:t>
      </w:r>
      <w:r w:rsidR="008737FB" w:rsidRPr="00903DBA">
        <w:t>L</w:t>
      </w:r>
      <w:r w:rsidR="00482F57" w:rsidRPr="00903DBA">
        <w:t>’</w:t>
      </w:r>
      <w:r w:rsidRPr="00903DBA">
        <w:t xml:space="preserve"> to indicate a short or long value. In the same way, a floating value can be appended by a </w:t>
      </w:r>
      <w:r w:rsidR="008737FB" w:rsidRPr="00903DBA">
        <w:t xml:space="preserve">lowercase </w:t>
      </w:r>
      <w:r w:rsidR="005F0818" w:rsidRPr="00903DBA">
        <w:t xml:space="preserve">‘f’ or ‘l’ </w:t>
      </w:r>
      <w:r w:rsidR="001F6F83">
        <w:t>or an uppercase</w:t>
      </w:r>
      <w:r w:rsidRPr="00903DBA">
        <w:t xml:space="preserve"> </w:t>
      </w:r>
      <w:r w:rsidR="005F0818" w:rsidRPr="00903DBA">
        <w:t>‘F’</w:t>
      </w:r>
      <w:r w:rsidRPr="00903DBA">
        <w:t xml:space="preserve"> or </w:t>
      </w:r>
      <w:r w:rsidR="005F0818" w:rsidRPr="00903DBA">
        <w:t>‘L’</w:t>
      </w:r>
      <w:r w:rsidRPr="00903DBA">
        <w:t xml:space="preserve"> to indicate a float or long double.</w:t>
      </w:r>
    </w:p>
    <w:p w14:paraId="523194AD" w14:textId="77777777" w:rsidR="00A156FA" w:rsidRPr="00903DBA" w:rsidRDefault="00A156FA" w:rsidP="00A156FA">
      <w:pPr>
        <w:pStyle w:val="Code"/>
        <w:rPr>
          <w:highlight w:val="white"/>
        </w:rPr>
      </w:pPr>
      <w:r w:rsidRPr="00903DBA">
        <w:rPr>
          <w:highlight w:val="white"/>
        </w:rPr>
        <w:t>POSTFIX ([uU]?[sSlL]?)|([sSlL]?[uU]?)</w:t>
      </w:r>
    </w:p>
    <w:p w14:paraId="7270EA0A" w14:textId="77777777" w:rsidR="00A80A35" w:rsidRPr="00903DBA" w:rsidRDefault="00A80A35" w:rsidP="00A80A35">
      <w:pPr>
        <w:pStyle w:val="Code"/>
        <w:rPr>
          <w:highlight w:val="white"/>
        </w:rPr>
      </w:pPr>
      <w:r w:rsidRPr="00903DBA">
        <w:rPr>
          <w:highlight w:val="white"/>
        </w:rPr>
        <w:t>INTEGRAL_VALUE ({DECIMAL_VALUE}|{OCTAL_VALUE}|{HEXADECIMAL_VALUE}){POSTFIX}</w:t>
      </w:r>
    </w:p>
    <w:p w14:paraId="341E64D5" w14:textId="61301EF5" w:rsidR="008146AF" w:rsidRPr="00903DBA" w:rsidRDefault="00E40B78" w:rsidP="00BE3733">
      <w:r w:rsidRPr="00903DBA">
        <w:t xml:space="preserve">A character </w:t>
      </w:r>
      <w:r w:rsidR="00B01CE6" w:rsidRPr="00903DBA">
        <w:t xml:space="preserve">is either two single quotation enclosing another </w:t>
      </w:r>
      <w:r w:rsidR="007627F2" w:rsidRPr="00903DBA">
        <w:t>single quotation preceded by a ba</w:t>
      </w:r>
      <w:r w:rsidR="00310655" w:rsidRPr="00903DBA">
        <w:t>c</w:t>
      </w:r>
      <w:r w:rsidR="007627F2" w:rsidRPr="00903DBA">
        <w:t>kslash (‘\’’)</w:t>
      </w:r>
      <w:r w:rsidR="008146AF" w:rsidRPr="00903DBA">
        <w:t xml:space="preserve"> or two single quotation mark enclosing everything except single </w:t>
      </w:r>
      <w:r w:rsidR="00A07550" w:rsidRPr="00903DBA">
        <w:t>quotation</w:t>
      </w:r>
      <w:r w:rsidR="008146AF" w:rsidRPr="00903DBA">
        <w:t xml:space="preserve"> marks.</w:t>
      </w:r>
    </w:p>
    <w:p w14:paraId="26E559C0" w14:textId="77777777" w:rsidR="00687DEC" w:rsidRPr="00903DBA" w:rsidRDefault="00687DEC" w:rsidP="00687DEC">
      <w:pPr>
        <w:pStyle w:val="Code"/>
        <w:rPr>
          <w:highlight w:val="white"/>
        </w:rPr>
      </w:pPr>
      <w:r w:rsidRPr="00903DBA">
        <w:rPr>
          <w:highlight w:val="white"/>
        </w:rPr>
        <w:lastRenderedPageBreak/>
        <w:t>CHAR_VALUE (\'\\\'\')|(\'[^\']*\')</w:t>
      </w:r>
    </w:p>
    <w:p w14:paraId="1813DDE8" w14:textId="0572DE45" w:rsidR="00E40B78" w:rsidRPr="00903DBA" w:rsidRDefault="008146AF" w:rsidP="00BE3733">
      <w:r w:rsidRPr="00903DBA">
        <w:t>A character</w:t>
      </w:r>
      <w:r w:rsidR="00B01CE6" w:rsidRPr="00903DBA">
        <w:t xml:space="preserve"> </w:t>
      </w:r>
      <w:r w:rsidR="00E40B78" w:rsidRPr="00903DBA">
        <w:t>starts with single</w:t>
      </w:r>
      <w:r w:rsidR="00952CD9" w:rsidRPr="00903DBA">
        <w:t xml:space="preserve"> </w:t>
      </w:r>
      <w:r w:rsidR="00E40B78" w:rsidRPr="00903DBA">
        <w:t>quot</w:t>
      </w:r>
      <w:r w:rsidR="00952CD9" w:rsidRPr="00903DBA">
        <w:t>ation mark</w:t>
      </w:r>
      <w:r w:rsidR="00E40B78" w:rsidRPr="00903DBA">
        <w:t xml:space="preserve"> followed by one or more occurrences of </w:t>
      </w:r>
      <w:r w:rsidR="00FC57B8" w:rsidRPr="00903DBA">
        <w:t>any</w:t>
      </w:r>
      <w:r w:rsidR="00E40B78" w:rsidRPr="00903DBA">
        <w:t>thing except a single</w:t>
      </w:r>
      <w:r w:rsidR="00952CD9" w:rsidRPr="00903DBA">
        <w:t xml:space="preserve"> quotation mark </w:t>
      </w:r>
      <w:r w:rsidR="00E40B78" w:rsidRPr="00903DBA">
        <w:t>and is terminated by a</w:t>
      </w:r>
      <w:r w:rsidR="00952CD9" w:rsidRPr="00903DBA">
        <w:t>nother</w:t>
      </w:r>
      <w:r w:rsidR="00E40B78" w:rsidRPr="00903DBA">
        <w:t xml:space="preserve"> </w:t>
      </w:r>
      <w:r w:rsidR="00D9230E" w:rsidRPr="00903DBA">
        <w:t>single</w:t>
      </w:r>
      <w:r w:rsidR="00952CD9" w:rsidRPr="00903DBA">
        <w:t xml:space="preserve"> </w:t>
      </w:r>
      <w:r w:rsidR="00E40B78" w:rsidRPr="00903DBA">
        <w:t>quot</w:t>
      </w:r>
      <w:r w:rsidR="00952CD9" w:rsidRPr="00903DBA">
        <w:t>ation mark</w:t>
      </w:r>
      <w:r w:rsidR="00E40B78" w:rsidRPr="00903DBA">
        <w:t xml:space="preserve">. </w:t>
      </w:r>
      <w:r w:rsidR="00952CD9" w:rsidRPr="00903DBA">
        <w:t xml:space="preserve">However, there may be a single </w:t>
      </w:r>
      <w:r w:rsidR="00E80D87" w:rsidRPr="00903DBA">
        <w:t xml:space="preserve">quotation mark if it is </w:t>
      </w:r>
      <w:r w:rsidR="00775365" w:rsidRPr="00903DBA">
        <w:t>preceded</w:t>
      </w:r>
      <w:r w:rsidR="00E80D87" w:rsidRPr="00903DBA">
        <w:t xml:space="preserve"> by a </w:t>
      </w:r>
      <w:r w:rsidR="00775365" w:rsidRPr="00903DBA">
        <w:t>backslash</w:t>
      </w:r>
      <w:r w:rsidR="00E80D87" w:rsidRPr="00903DBA">
        <w:t>.</w:t>
      </w:r>
      <w:r w:rsidR="00503231" w:rsidRPr="00903DBA">
        <w:t xml:space="preserve"> </w:t>
      </w:r>
      <w:r w:rsidR="00F27411" w:rsidRPr="00903DBA">
        <w:t>Since the q</w:t>
      </w:r>
      <w:r w:rsidR="00337AFE" w:rsidRPr="00903DBA">
        <w:t>uo</w:t>
      </w:r>
      <w:r w:rsidR="00F27411" w:rsidRPr="00903DBA">
        <w:t>tation mark and ba</w:t>
      </w:r>
      <w:r w:rsidR="001F7665" w:rsidRPr="00903DBA">
        <w:t>c</w:t>
      </w:r>
      <w:r w:rsidR="00F27411" w:rsidRPr="00903DBA">
        <w:t xml:space="preserve">kslash are character with special meaning, we need to </w:t>
      </w:r>
      <w:r w:rsidR="00337AFE" w:rsidRPr="00903DBA">
        <w:t>precede</w:t>
      </w:r>
      <w:r w:rsidR="00F27411" w:rsidRPr="00903DBA">
        <w:t xml:space="preserve"> </w:t>
      </w:r>
      <w:r w:rsidR="00063EA2" w:rsidRPr="00903DBA">
        <w:t xml:space="preserve">them </w:t>
      </w:r>
      <w:r w:rsidR="00337AFE" w:rsidRPr="00903DBA">
        <w:t>with</w:t>
      </w:r>
      <w:r w:rsidR="00F27411" w:rsidRPr="00903DBA">
        <w:t xml:space="preserve"> backslashes. </w:t>
      </w:r>
      <w:r w:rsidR="00FC57B8" w:rsidRPr="00903DBA">
        <w:t>N</w:t>
      </w:r>
      <w:r w:rsidR="00503231" w:rsidRPr="00903DBA">
        <w:t>ote that we do not need the backslash when the quotation mark is enclosed by brackets.</w:t>
      </w:r>
    </w:p>
    <w:p w14:paraId="3E5DF689" w14:textId="0E424344" w:rsidR="000C7CA0" w:rsidRPr="00903DBA" w:rsidRDefault="000C7CA0" w:rsidP="000C7CA0">
      <w:pPr>
        <w:pStyle w:val="Code"/>
        <w:rPr>
          <w:highlight w:val="white"/>
        </w:rPr>
      </w:pPr>
      <w:r w:rsidRPr="00903DBA">
        <w:rPr>
          <w:highlight w:val="white"/>
        </w:rPr>
        <w:t>CHAR_VALUE \'(\\\'|[^'])*\'</w:t>
      </w:r>
    </w:p>
    <w:p w14:paraId="4929F649" w14:textId="03AA3CD2" w:rsidR="002A3533" w:rsidRPr="00903DBA" w:rsidRDefault="002A3533" w:rsidP="002A3533">
      <w:pPr>
        <w:rPr>
          <w:highlight w:val="white"/>
        </w:rPr>
      </w:pPr>
      <w:r w:rsidRPr="00903DBA">
        <w:t xml:space="preserve">In the same way, a string starts with a </w:t>
      </w:r>
      <w:r w:rsidR="00775365" w:rsidRPr="00903DBA">
        <w:t>double quotation mark</w:t>
      </w:r>
      <w:r w:rsidRPr="00903DBA">
        <w:t xml:space="preserve"> followed by anything except </w:t>
      </w:r>
      <w:r w:rsidR="00775365" w:rsidRPr="00903DBA">
        <w:t>double quotation mark</w:t>
      </w:r>
      <w:r w:rsidRPr="00903DBA">
        <w:t xml:space="preserve"> and is terminated by a</w:t>
      </w:r>
      <w:r w:rsidR="00F97937" w:rsidRPr="00903DBA">
        <w:t>nother</w:t>
      </w:r>
      <w:r w:rsidRPr="00903DBA">
        <w:t xml:space="preserve"> </w:t>
      </w:r>
      <w:r w:rsidR="00775365" w:rsidRPr="00903DBA">
        <w:t>double quotation mark</w:t>
      </w:r>
      <w:r w:rsidRPr="00903DBA">
        <w:t>.</w:t>
      </w:r>
      <w:r w:rsidR="00C97806" w:rsidRPr="00903DBA">
        <w:t xml:space="preserve"> </w:t>
      </w:r>
      <w:r w:rsidR="006557ED" w:rsidRPr="00903DBA">
        <w:t>However, t</w:t>
      </w:r>
      <w:r w:rsidR="00C97806" w:rsidRPr="00903DBA">
        <w:t>he string may hold double quotations marks if they are proceeded by backslashes.</w:t>
      </w:r>
    </w:p>
    <w:p w14:paraId="3621EBA8" w14:textId="693C435D" w:rsidR="0097105C" w:rsidRPr="00903DBA" w:rsidRDefault="0097105C" w:rsidP="0097105C">
      <w:pPr>
        <w:pStyle w:val="Code"/>
        <w:rPr>
          <w:highlight w:val="white"/>
        </w:rPr>
      </w:pPr>
      <w:bookmarkStart w:id="26" w:name="_Ref418260937"/>
      <w:r w:rsidRPr="00903DBA">
        <w:rPr>
          <w:highlight w:val="white"/>
        </w:rPr>
        <w:t>STRING_VALUE \"(\\\"|[^"])*\"</w:t>
      </w:r>
    </w:p>
    <w:p w14:paraId="6188CF2C" w14:textId="4F4D792B" w:rsidR="001C01A4" w:rsidRPr="00903DBA" w:rsidRDefault="00D77411" w:rsidP="006274C4">
      <w:pPr>
        <w:rPr>
          <w:highlight w:val="white"/>
        </w:rPr>
      </w:pPr>
      <w:r w:rsidRPr="00903DBA">
        <w:rPr>
          <w:highlight w:val="white"/>
        </w:rPr>
        <w:t>N</w:t>
      </w:r>
      <w:r w:rsidR="00AE7175" w:rsidRPr="00903DBA">
        <w:rPr>
          <w:highlight w:val="white"/>
        </w:rPr>
        <w:t>ame</w:t>
      </w:r>
      <w:r w:rsidRPr="00903DBA">
        <w:rPr>
          <w:highlight w:val="white"/>
        </w:rPr>
        <w:t xml:space="preserve">s are used to identify variables, constants, </w:t>
      </w:r>
      <w:r w:rsidR="00E4503B" w:rsidRPr="00903DBA">
        <w:rPr>
          <w:highlight w:val="white"/>
        </w:rPr>
        <w:t xml:space="preserve">struct and unions, </w:t>
      </w:r>
      <w:r w:rsidR="002D286B" w:rsidRPr="00903DBA">
        <w:rPr>
          <w:highlight w:val="white"/>
        </w:rPr>
        <w:t xml:space="preserve">enumerations, </w:t>
      </w:r>
      <w:r w:rsidRPr="00903DBA">
        <w:rPr>
          <w:highlight w:val="white"/>
        </w:rPr>
        <w:t>function</w:t>
      </w:r>
      <w:r w:rsidR="00E4503B" w:rsidRPr="00903DBA">
        <w:rPr>
          <w:highlight w:val="white"/>
        </w:rPr>
        <w:t>s</w:t>
      </w:r>
      <w:r w:rsidRPr="00903DBA">
        <w:rPr>
          <w:highlight w:val="white"/>
        </w:rPr>
        <w:t xml:space="preserve">, and macros. They </w:t>
      </w:r>
      <w:r w:rsidR="00AE7175" w:rsidRPr="00903DBA">
        <w:rPr>
          <w:highlight w:val="white"/>
        </w:rPr>
        <w:t>start with a lett</w:t>
      </w:r>
      <w:r w:rsidR="006233E0" w:rsidRPr="00903DBA">
        <w:rPr>
          <w:highlight w:val="white"/>
        </w:rPr>
        <w:t>e</w:t>
      </w:r>
      <w:r w:rsidR="00AE7175" w:rsidRPr="00903DBA">
        <w:rPr>
          <w:highlight w:val="white"/>
        </w:rPr>
        <w:t xml:space="preserve">r </w:t>
      </w:r>
      <w:r w:rsidR="006233E0" w:rsidRPr="00903DBA">
        <w:rPr>
          <w:highlight w:val="white"/>
        </w:rPr>
        <w:t xml:space="preserve">or an </w:t>
      </w:r>
      <w:r w:rsidR="00AE7175" w:rsidRPr="00903DBA">
        <w:rPr>
          <w:highlight w:val="white"/>
        </w:rPr>
        <w:t>underscore</w:t>
      </w:r>
      <w:r w:rsidR="009129FF" w:rsidRPr="00903DBA">
        <w:rPr>
          <w:highlight w:val="white"/>
        </w:rPr>
        <w:t xml:space="preserve"> (’_’)</w:t>
      </w:r>
      <w:r w:rsidR="00AE7175" w:rsidRPr="00903DBA">
        <w:rPr>
          <w:highlight w:val="white"/>
        </w:rPr>
        <w:t xml:space="preserve">, </w:t>
      </w:r>
      <w:r w:rsidR="00E12163" w:rsidRPr="00903DBA">
        <w:rPr>
          <w:highlight w:val="white"/>
        </w:rPr>
        <w:t xml:space="preserve">that </w:t>
      </w:r>
      <w:r w:rsidR="00AE7175" w:rsidRPr="00903DBA">
        <w:rPr>
          <w:highlight w:val="white"/>
        </w:rPr>
        <w:t xml:space="preserve">is </w:t>
      </w:r>
      <w:r w:rsidR="00D4741E" w:rsidRPr="00903DBA">
        <w:rPr>
          <w:highlight w:val="white"/>
        </w:rPr>
        <w:t>optionally</w:t>
      </w:r>
      <w:r w:rsidR="00AE7175" w:rsidRPr="00903DBA">
        <w:rPr>
          <w:highlight w:val="white"/>
        </w:rPr>
        <w:t xml:space="preserve"> </w:t>
      </w:r>
      <w:r w:rsidR="002F7E86" w:rsidRPr="00903DBA">
        <w:rPr>
          <w:highlight w:val="white"/>
        </w:rPr>
        <w:t xml:space="preserve">followed </w:t>
      </w:r>
      <w:r w:rsidR="00AE7175" w:rsidRPr="00903DBA">
        <w:rPr>
          <w:highlight w:val="white"/>
        </w:rPr>
        <w:t xml:space="preserve">by </w:t>
      </w:r>
      <w:r w:rsidR="001C01A4" w:rsidRPr="00903DBA">
        <w:rPr>
          <w:highlight w:val="white"/>
        </w:rPr>
        <w:t>letters, digits, or underscores.</w:t>
      </w:r>
    </w:p>
    <w:p w14:paraId="299EAC6A" w14:textId="57A51F93" w:rsidR="00311885" w:rsidRPr="00903DBA" w:rsidRDefault="00311885" w:rsidP="00311885">
      <w:pPr>
        <w:pStyle w:val="Code"/>
        <w:rPr>
          <w:highlight w:val="white"/>
        </w:rPr>
      </w:pPr>
      <w:r w:rsidRPr="00903DBA">
        <w:rPr>
          <w:highlight w:val="white"/>
        </w:rPr>
        <w:t>NAME [a-zA-Z_][a-zA-Z0-9_]*</w:t>
      </w:r>
    </w:p>
    <w:p w14:paraId="071C1901" w14:textId="77777777" w:rsidR="00346FF2" w:rsidRPr="00903DBA" w:rsidRDefault="00346FF2" w:rsidP="00346FF2">
      <w:pPr>
        <w:rPr>
          <w:highlight w:val="white"/>
        </w:rPr>
      </w:pPr>
      <w:r w:rsidRPr="00903DBA">
        <w:rPr>
          <w:highlight w:val="white"/>
        </w:rPr>
        <w:t xml:space="preserve">Register names are used internally only, when performing system calls. They start with the text “register_” followed by the name of the register. </w:t>
      </w:r>
    </w:p>
    <w:p w14:paraId="5BF7FDC0" w14:textId="77777777" w:rsidR="00346FF2" w:rsidRPr="00903DBA" w:rsidRDefault="00346FF2" w:rsidP="00346FF2">
      <w:pPr>
        <w:pStyle w:val="Code"/>
        <w:rPr>
          <w:highlight w:val="white"/>
        </w:rPr>
      </w:pPr>
      <w:r w:rsidRPr="00903DBA">
        <w:rPr>
          <w:highlight w:val="white"/>
        </w:rPr>
        <w:t>REGISTER_NAME "register_"[a-z]+</w:t>
      </w:r>
    </w:p>
    <w:p w14:paraId="4EEB01FB" w14:textId="32C5F3E4" w:rsidR="00B6557E" w:rsidRPr="00903DBA" w:rsidRDefault="006274C4" w:rsidP="00F71851">
      <w:r w:rsidRPr="00903DBA">
        <w:rPr>
          <w:highlight w:val="white"/>
        </w:rPr>
        <w:t xml:space="preserve">The path line is used to keeping track of the current line number. It is used by the </w:t>
      </w:r>
      <w:r w:rsidR="00F71851" w:rsidRPr="00903DBA">
        <w:rPr>
          <w:highlight w:val="white"/>
        </w:rPr>
        <w:t>preprocessor</w:t>
      </w:r>
      <w:r w:rsidRPr="00903DBA">
        <w:rPr>
          <w:highlight w:val="white"/>
        </w:rPr>
        <w:t xml:space="preserve"> macro __LINE__, and </w:t>
      </w:r>
      <w:r w:rsidR="00B11E36" w:rsidRPr="00903DBA">
        <w:rPr>
          <w:highlight w:val="white"/>
        </w:rPr>
        <w:t>when reporting errors.</w:t>
      </w:r>
      <w:r w:rsidR="00F71851" w:rsidRPr="00903DBA">
        <w:t xml:space="preserve"> The path line </w:t>
      </w:r>
      <w:r w:rsidR="00B6557E" w:rsidRPr="00903DBA">
        <w:t xml:space="preserve">starts with </w:t>
      </w:r>
      <w:r w:rsidR="00F71851" w:rsidRPr="00903DBA">
        <w:t xml:space="preserve">a dollar sign followed by anything except newline (the dot represents every character except newline) </w:t>
      </w:r>
      <w:r w:rsidR="00B6557E" w:rsidRPr="00903DBA">
        <w:t>and ends with another dollar sign.</w:t>
      </w:r>
    </w:p>
    <w:p w14:paraId="47491F3F" w14:textId="6968764C" w:rsidR="00311885" w:rsidRPr="00903DBA" w:rsidRDefault="00311885" w:rsidP="00311885">
      <w:pPr>
        <w:pStyle w:val="Code"/>
        <w:rPr>
          <w:highlight w:val="white"/>
        </w:rPr>
      </w:pPr>
      <w:r w:rsidRPr="00903DBA">
        <w:rPr>
          <w:highlight w:val="white"/>
        </w:rPr>
        <w:t>PATH_LINE \$.*\$</w:t>
      </w:r>
    </w:p>
    <w:p w14:paraId="4377DE5F" w14:textId="6B1DB63B" w:rsidR="00B6557E" w:rsidRPr="00903DBA" w:rsidRDefault="00B11E36" w:rsidP="00B11E36">
      <w:r w:rsidRPr="00903DBA">
        <w:rPr>
          <w:highlight w:val="white"/>
        </w:rPr>
        <w:t>A white space is a</w:t>
      </w:r>
      <w:r w:rsidR="00B6557E" w:rsidRPr="00903DBA">
        <w:rPr>
          <w:highlight w:val="white"/>
        </w:rPr>
        <w:t xml:space="preserve"> space or any character that can substitute as a space; that is</w:t>
      </w:r>
      <w:r w:rsidR="00B6557E" w:rsidRPr="00903DBA">
        <w:t xml:space="preserve"> </w:t>
      </w:r>
      <w:r w:rsidR="001955F1" w:rsidRPr="00903DBA">
        <w:t xml:space="preserve">horizontal </w:t>
      </w:r>
      <w:r w:rsidR="00B6557E" w:rsidRPr="00903DBA">
        <w:t xml:space="preserve">tabulator, return, newline, </w:t>
      </w:r>
      <w:r w:rsidR="001955F1" w:rsidRPr="00903DBA">
        <w:t>and</w:t>
      </w:r>
      <w:r w:rsidR="00B6557E" w:rsidRPr="00903DBA">
        <w:t xml:space="preserve"> form feed.</w:t>
      </w:r>
    </w:p>
    <w:p w14:paraId="5B408B54" w14:textId="77777777" w:rsidR="00311885" w:rsidRPr="00903DBA" w:rsidRDefault="00311885" w:rsidP="00311885">
      <w:pPr>
        <w:pStyle w:val="Code"/>
        <w:rPr>
          <w:highlight w:val="white"/>
        </w:rPr>
      </w:pPr>
      <w:r w:rsidRPr="00903DBA">
        <w:rPr>
          <w:highlight w:val="white"/>
        </w:rPr>
        <w:t>WHITE_SPACE [ \t\r\n\f]</w:t>
      </w:r>
    </w:p>
    <w:p w14:paraId="562DEE61" w14:textId="634C668F" w:rsidR="00311885" w:rsidRPr="00903DBA" w:rsidRDefault="005553F6" w:rsidP="005553F6">
      <w:pPr>
        <w:rPr>
          <w:highlight w:val="white"/>
        </w:rPr>
      </w:pPr>
      <w:r w:rsidRPr="00903DBA">
        <w:rPr>
          <w:highlight w:val="white"/>
        </w:rPr>
        <w:t xml:space="preserve">The next section holds the </w:t>
      </w:r>
      <w:r w:rsidR="009746D3" w:rsidRPr="00903DBA">
        <w:rPr>
          <w:highlight w:val="white"/>
        </w:rPr>
        <w:t xml:space="preserve">actions of </w:t>
      </w:r>
      <w:r w:rsidR="006D53AF" w:rsidRPr="00903DBA">
        <w:rPr>
          <w:highlight w:val="white"/>
        </w:rPr>
        <w:t>keyword</w:t>
      </w:r>
      <w:r w:rsidR="009746D3" w:rsidRPr="00903DBA">
        <w:rPr>
          <w:highlight w:val="white"/>
        </w:rPr>
        <w:t>s</w:t>
      </w:r>
      <w:r w:rsidR="001F77D6" w:rsidRPr="00903DBA">
        <w:rPr>
          <w:highlight w:val="white"/>
        </w:rPr>
        <w:t>, operators,</w:t>
      </w:r>
      <w:r w:rsidR="009746D3" w:rsidRPr="00903DBA">
        <w:rPr>
          <w:highlight w:val="white"/>
        </w:rPr>
        <w:t xml:space="preserve"> and </w:t>
      </w:r>
      <w:r w:rsidR="00033301" w:rsidRPr="00903DBA">
        <w:rPr>
          <w:highlight w:val="white"/>
        </w:rPr>
        <w:t>the rules defined above.</w:t>
      </w:r>
    </w:p>
    <w:p w14:paraId="3B1EE96A" w14:textId="77777777" w:rsidR="00311885" w:rsidRPr="00903DBA" w:rsidRDefault="00311885" w:rsidP="00311885">
      <w:pPr>
        <w:pStyle w:val="Code"/>
        <w:rPr>
          <w:highlight w:val="white"/>
        </w:rPr>
      </w:pPr>
      <w:r w:rsidRPr="00903DBA">
        <w:rPr>
          <w:highlight w:val="white"/>
        </w:rPr>
        <w:t>%%</w:t>
      </w:r>
    </w:p>
    <w:p w14:paraId="2BED49BF" w14:textId="0C3E37A9" w:rsidR="00311885" w:rsidRPr="00903DBA" w:rsidRDefault="00311885" w:rsidP="00311885">
      <w:pPr>
        <w:pStyle w:val="Code"/>
        <w:rPr>
          <w:highlight w:val="white"/>
        </w:rPr>
      </w:pPr>
      <w:r w:rsidRPr="00903DBA">
        <w:rPr>
          <w:highlight w:val="white"/>
        </w:rPr>
        <w:t xml:space="preserve">"auto"          { return ((int) Tokens.AUTO);          </w:t>
      </w:r>
      <w:r w:rsidR="00346FF2">
        <w:rPr>
          <w:highlight w:val="white"/>
        </w:rPr>
        <w:t>}</w:t>
      </w:r>
    </w:p>
    <w:p w14:paraId="4932EDBE" w14:textId="2FEC69FB" w:rsidR="00311885" w:rsidRPr="00903DBA" w:rsidRDefault="00311885" w:rsidP="00311885">
      <w:pPr>
        <w:pStyle w:val="Code"/>
        <w:rPr>
          <w:highlight w:val="white"/>
        </w:rPr>
      </w:pPr>
      <w:r w:rsidRPr="00903DBA">
        <w:rPr>
          <w:highlight w:val="white"/>
        </w:rPr>
        <w:t xml:space="preserve">"break"         { return ((int) Tokens.BREAK);         </w:t>
      </w:r>
      <w:r w:rsidR="00346FF2">
        <w:rPr>
          <w:highlight w:val="white"/>
        </w:rPr>
        <w:t>}</w:t>
      </w:r>
    </w:p>
    <w:p w14:paraId="41D76532" w14:textId="78730367" w:rsidR="00311885" w:rsidRPr="00903DBA" w:rsidRDefault="00311885" w:rsidP="00311885">
      <w:pPr>
        <w:pStyle w:val="Code"/>
        <w:rPr>
          <w:highlight w:val="white"/>
        </w:rPr>
      </w:pPr>
      <w:r w:rsidRPr="00903DBA">
        <w:rPr>
          <w:highlight w:val="white"/>
        </w:rPr>
        <w:t xml:space="preserve">"case"          { return ((int) Tokens.CASE);          </w:t>
      </w:r>
      <w:r w:rsidR="00346FF2">
        <w:rPr>
          <w:highlight w:val="white"/>
        </w:rPr>
        <w:t>}</w:t>
      </w:r>
    </w:p>
    <w:p w14:paraId="7F51FA77" w14:textId="669C8651" w:rsidR="00311885" w:rsidRPr="00903DBA" w:rsidRDefault="00311885" w:rsidP="00311885">
      <w:pPr>
        <w:pStyle w:val="Code"/>
        <w:rPr>
          <w:highlight w:val="white"/>
        </w:rPr>
      </w:pPr>
      <w:r w:rsidRPr="00903DBA">
        <w:rPr>
          <w:highlight w:val="white"/>
        </w:rPr>
        <w:t xml:space="preserve">"carry_flag"    { return ((int) Tokens.CARRY_FLAG);    </w:t>
      </w:r>
      <w:r w:rsidR="00346FF2">
        <w:rPr>
          <w:highlight w:val="white"/>
        </w:rPr>
        <w:t>}</w:t>
      </w:r>
    </w:p>
    <w:p w14:paraId="07029621" w14:textId="43C85326" w:rsidR="00311885" w:rsidRPr="00903DBA" w:rsidRDefault="00311885" w:rsidP="00311885">
      <w:pPr>
        <w:pStyle w:val="Code"/>
        <w:rPr>
          <w:highlight w:val="white"/>
        </w:rPr>
      </w:pPr>
      <w:r w:rsidRPr="00903DBA">
        <w:rPr>
          <w:highlight w:val="white"/>
        </w:rPr>
        <w:t xml:space="preserve">"char"          { return ((int) Tokens.CHAR);          </w:t>
      </w:r>
      <w:r w:rsidR="00346FF2">
        <w:rPr>
          <w:highlight w:val="white"/>
        </w:rPr>
        <w:t>}</w:t>
      </w:r>
    </w:p>
    <w:p w14:paraId="09461CE0" w14:textId="3D112A3C" w:rsidR="00311885" w:rsidRPr="00903DBA" w:rsidRDefault="00311885" w:rsidP="00311885">
      <w:pPr>
        <w:pStyle w:val="Code"/>
        <w:rPr>
          <w:highlight w:val="white"/>
        </w:rPr>
      </w:pPr>
      <w:r w:rsidRPr="00903DBA">
        <w:rPr>
          <w:highlight w:val="white"/>
        </w:rPr>
        <w:t xml:space="preserve">"const"         { return ((int) Tokens.CONSTANT);      </w:t>
      </w:r>
      <w:r w:rsidR="00346FF2">
        <w:rPr>
          <w:highlight w:val="white"/>
        </w:rPr>
        <w:t>}</w:t>
      </w:r>
    </w:p>
    <w:p w14:paraId="61CE6948" w14:textId="21D3F269" w:rsidR="00311885" w:rsidRPr="00903DBA" w:rsidRDefault="00311885" w:rsidP="00311885">
      <w:pPr>
        <w:pStyle w:val="Code"/>
        <w:rPr>
          <w:highlight w:val="white"/>
        </w:rPr>
      </w:pPr>
      <w:r w:rsidRPr="00903DBA">
        <w:rPr>
          <w:highlight w:val="white"/>
        </w:rPr>
        <w:t xml:space="preserve">"continue"      { return ((int) Tokens.CONTINUE);      </w:t>
      </w:r>
      <w:r w:rsidR="00346FF2">
        <w:rPr>
          <w:highlight w:val="white"/>
        </w:rPr>
        <w:t>}</w:t>
      </w:r>
    </w:p>
    <w:p w14:paraId="46A9D9EE" w14:textId="45FA23EE" w:rsidR="00311885" w:rsidRPr="00903DBA" w:rsidRDefault="00311885" w:rsidP="00311885">
      <w:pPr>
        <w:pStyle w:val="Code"/>
        <w:rPr>
          <w:highlight w:val="white"/>
        </w:rPr>
      </w:pPr>
      <w:r w:rsidRPr="00903DBA">
        <w:rPr>
          <w:highlight w:val="white"/>
        </w:rPr>
        <w:t xml:space="preserve">"default"       { return ((int) Tokens.DEFAULT);       </w:t>
      </w:r>
      <w:r w:rsidR="00346FF2">
        <w:rPr>
          <w:highlight w:val="white"/>
        </w:rPr>
        <w:t>}</w:t>
      </w:r>
    </w:p>
    <w:p w14:paraId="7D1A5314" w14:textId="6B41B6FC" w:rsidR="00311885" w:rsidRPr="00903DBA" w:rsidRDefault="00311885" w:rsidP="00311885">
      <w:pPr>
        <w:pStyle w:val="Code"/>
        <w:rPr>
          <w:highlight w:val="white"/>
        </w:rPr>
      </w:pPr>
      <w:r w:rsidRPr="00903DBA">
        <w:rPr>
          <w:highlight w:val="white"/>
        </w:rPr>
        <w:t xml:space="preserve">"do"            { return ((int) Tokens.DO);            </w:t>
      </w:r>
      <w:r w:rsidR="00346FF2">
        <w:rPr>
          <w:highlight w:val="white"/>
        </w:rPr>
        <w:t>}</w:t>
      </w:r>
    </w:p>
    <w:p w14:paraId="75F21B60" w14:textId="078E2B01" w:rsidR="00311885" w:rsidRPr="00903DBA" w:rsidRDefault="00311885" w:rsidP="00311885">
      <w:pPr>
        <w:pStyle w:val="Code"/>
        <w:rPr>
          <w:highlight w:val="white"/>
        </w:rPr>
      </w:pPr>
      <w:r w:rsidRPr="00903DBA">
        <w:rPr>
          <w:highlight w:val="white"/>
        </w:rPr>
        <w:t xml:space="preserve">"double"        { return ((int) Tokens.DOUBLE);        </w:t>
      </w:r>
      <w:r w:rsidR="00346FF2">
        <w:rPr>
          <w:highlight w:val="white"/>
        </w:rPr>
        <w:t>}</w:t>
      </w:r>
    </w:p>
    <w:p w14:paraId="64112E7B" w14:textId="4FA08AF5" w:rsidR="00311885" w:rsidRPr="00903DBA" w:rsidRDefault="00311885" w:rsidP="00311885">
      <w:pPr>
        <w:pStyle w:val="Code"/>
        <w:rPr>
          <w:highlight w:val="white"/>
        </w:rPr>
      </w:pPr>
      <w:r w:rsidRPr="00903DBA">
        <w:rPr>
          <w:highlight w:val="white"/>
        </w:rPr>
        <w:t xml:space="preserve">"else"          { return ((int) Tokens.ELSE);          </w:t>
      </w:r>
      <w:r w:rsidR="00346FF2">
        <w:rPr>
          <w:highlight w:val="white"/>
        </w:rPr>
        <w:t>}</w:t>
      </w:r>
    </w:p>
    <w:p w14:paraId="02310139" w14:textId="5C093146" w:rsidR="00311885" w:rsidRPr="00903DBA" w:rsidRDefault="00311885" w:rsidP="00311885">
      <w:pPr>
        <w:pStyle w:val="Code"/>
        <w:rPr>
          <w:highlight w:val="white"/>
        </w:rPr>
      </w:pPr>
      <w:r w:rsidRPr="00903DBA">
        <w:rPr>
          <w:highlight w:val="white"/>
        </w:rPr>
        <w:t xml:space="preserve">"enum"          { return ((int) Tokens.ENUM);          </w:t>
      </w:r>
      <w:r w:rsidR="00346FF2">
        <w:rPr>
          <w:highlight w:val="white"/>
        </w:rPr>
        <w:t>}</w:t>
      </w:r>
    </w:p>
    <w:p w14:paraId="2D08A7B3" w14:textId="051F79E6" w:rsidR="00311885" w:rsidRPr="00903DBA" w:rsidRDefault="00311885" w:rsidP="00311885">
      <w:pPr>
        <w:pStyle w:val="Code"/>
        <w:rPr>
          <w:highlight w:val="white"/>
        </w:rPr>
      </w:pPr>
      <w:r w:rsidRPr="00903DBA">
        <w:rPr>
          <w:highlight w:val="white"/>
        </w:rPr>
        <w:t xml:space="preserve">"extern"        { return ((int) Tokens.EXTERN);        </w:t>
      </w:r>
      <w:r w:rsidR="00346FF2">
        <w:rPr>
          <w:highlight w:val="white"/>
        </w:rPr>
        <w:t>}</w:t>
      </w:r>
    </w:p>
    <w:p w14:paraId="40163627" w14:textId="0275BD6A" w:rsidR="00311885" w:rsidRPr="00903DBA" w:rsidRDefault="00311885" w:rsidP="00311885">
      <w:pPr>
        <w:pStyle w:val="Code"/>
        <w:rPr>
          <w:highlight w:val="white"/>
        </w:rPr>
      </w:pPr>
      <w:r w:rsidRPr="00903DBA">
        <w:rPr>
          <w:highlight w:val="white"/>
        </w:rPr>
        <w:t xml:space="preserve">"float"         { return ((int) Tokens.FLOAT);         </w:t>
      </w:r>
      <w:r w:rsidR="00346FF2">
        <w:rPr>
          <w:highlight w:val="white"/>
        </w:rPr>
        <w:t>}</w:t>
      </w:r>
    </w:p>
    <w:p w14:paraId="2F284285" w14:textId="0E73F4D5" w:rsidR="00311885" w:rsidRPr="00903DBA" w:rsidRDefault="00311885" w:rsidP="00311885">
      <w:pPr>
        <w:pStyle w:val="Code"/>
        <w:rPr>
          <w:highlight w:val="white"/>
        </w:rPr>
      </w:pPr>
      <w:r w:rsidRPr="00903DBA">
        <w:rPr>
          <w:highlight w:val="white"/>
        </w:rPr>
        <w:t xml:space="preserve">"for"           { return ((int) Tokens.FOR);           </w:t>
      </w:r>
      <w:r w:rsidR="00346FF2">
        <w:rPr>
          <w:highlight w:val="white"/>
        </w:rPr>
        <w:t>}</w:t>
      </w:r>
    </w:p>
    <w:p w14:paraId="368CC5AE" w14:textId="1936A68B" w:rsidR="00311885" w:rsidRPr="00903DBA" w:rsidRDefault="00311885" w:rsidP="00311885">
      <w:pPr>
        <w:pStyle w:val="Code"/>
        <w:rPr>
          <w:highlight w:val="white"/>
        </w:rPr>
      </w:pPr>
      <w:r w:rsidRPr="00903DBA">
        <w:rPr>
          <w:highlight w:val="white"/>
        </w:rPr>
        <w:t xml:space="preserve">"goto"          { return ((int) Tokens.GOTO);          </w:t>
      </w:r>
      <w:r w:rsidR="00346FF2">
        <w:rPr>
          <w:highlight w:val="white"/>
        </w:rPr>
        <w:t>}</w:t>
      </w:r>
    </w:p>
    <w:p w14:paraId="51886420" w14:textId="73081347" w:rsidR="00311885" w:rsidRPr="00903DBA" w:rsidRDefault="00311885" w:rsidP="00311885">
      <w:pPr>
        <w:pStyle w:val="Code"/>
        <w:rPr>
          <w:highlight w:val="white"/>
        </w:rPr>
      </w:pPr>
      <w:r w:rsidRPr="00903DBA">
        <w:rPr>
          <w:highlight w:val="white"/>
        </w:rPr>
        <w:t xml:space="preserve">"int"           { return ((int) Tokens.INT);           </w:t>
      </w:r>
      <w:r w:rsidR="00346FF2">
        <w:rPr>
          <w:highlight w:val="white"/>
        </w:rPr>
        <w:t>}</w:t>
      </w:r>
    </w:p>
    <w:p w14:paraId="7875F723" w14:textId="64FDDC8F" w:rsidR="00311885" w:rsidRPr="00903DBA" w:rsidRDefault="00311885" w:rsidP="00311885">
      <w:pPr>
        <w:pStyle w:val="Code"/>
        <w:rPr>
          <w:highlight w:val="white"/>
        </w:rPr>
      </w:pPr>
      <w:r w:rsidRPr="00903DBA">
        <w:rPr>
          <w:highlight w:val="white"/>
        </w:rPr>
        <w:t xml:space="preserve">"interrupt"     { return ((int) Tokens.INTERUPT);      </w:t>
      </w:r>
      <w:r w:rsidR="00346FF2">
        <w:rPr>
          <w:highlight w:val="white"/>
        </w:rPr>
        <w:t>}</w:t>
      </w:r>
    </w:p>
    <w:p w14:paraId="6096FFE9" w14:textId="6CC905CC" w:rsidR="00311885" w:rsidRPr="00903DBA" w:rsidRDefault="00311885" w:rsidP="00311885">
      <w:pPr>
        <w:pStyle w:val="Code"/>
        <w:rPr>
          <w:highlight w:val="white"/>
        </w:rPr>
      </w:pPr>
      <w:r w:rsidRPr="00903DBA">
        <w:rPr>
          <w:highlight w:val="white"/>
        </w:rPr>
        <w:t xml:space="preserve">"if"            { return ((int) Tokens.IF);            </w:t>
      </w:r>
      <w:r w:rsidR="00346FF2">
        <w:rPr>
          <w:highlight w:val="white"/>
        </w:rPr>
        <w:t>}</w:t>
      </w:r>
    </w:p>
    <w:p w14:paraId="1BE473C6" w14:textId="7AE036B1" w:rsidR="00311885" w:rsidRPr="00903DBA" w:rsidRDefault="00311885" w:rsidP="00311885">
      <w:pPr>
        <w:pStyle w:val="Code"/>
        <w:rPr>
          <w:highlight w:val="white"/>
        </w:rPr>
      </w:pPr>
      <w:r w:rsidRPr="00903DBA">
        <w:rPr>
          <w:highlight w:val="white"/>
        </w:rPr>
        <w:t xml:space="preserve">"jump_register" { return ((int) Tokens.JUMP_REGISTER); </w:t>
      </w:r>
      <w:r w:rsidR="00346FF2">
        <w:rPr>
          <w:highlight w:val="white"/>
        </w:rPr>
        <w:t>}</w:t>
      </w:r>
    </w:p>
    <w:p w14:paraId="263A3C83" w14:textId="2100895B" w:rsidR="00311885" w:rsidRPr="00903DBA" w:rsidRDefault="00311885" w:rsidP="00311885">
      <w:pPr>
        <w:pStyle w:val="Code"/>
        <w:rPr>
          <w:highlight w:val="white"/>
        </w:rPr>
      </w:pPr>
      <w:r w:rsidRPr="00903DBA">
        <w:rPr>
          <w:highlight w:val="white"/>
        </w:rPr>
        <w:lastRenderedPageBreak/>
        <w:t xml:space="preserve">"long"          { return ((int) Tokens.LONG);          </w:t>
      </w:r>
      <w:r w:rsidR="00346FF2">
        <w:rPr>
          <w:highlight w:val="white"/>
        </w:rPr>
        <w:t>}</w:t>
      </w:r>
    </w:p>
    <w:p w14:paraId="23302F4E" w14:textId="646B6CE5" w:rsidR="00311885" w:rsidRPr="00903DBA" w:rsidRDefault="00311885" w:rsidP="00311885">
      <w:pPr>
        <w:pStyle w:val="Code"/>
        <w:rPr>
          <w:highlight w:val="white"/>
        </w:rPr>
      </w:pPr>
      <w:r w:rsidRPr="00903DBA">
        <w:rPr>
          <w:highlight w:val="white"/>
        </w:rPr>
        <w:t xml:space="preserve">"register"      { return ((int) Tokens.REGISTER);      </w:t>
      </w:r>
      <w:r w:rsidR="00346FF2">
        <w:rPr>
          <w:highlight w:val="white"/>
        </w:rPr>
        <w:t>}</w:t>
      </w:r>
    </w:p>
    <w:p w14:paraId="0A938247" w14:textId="37448877" w:rsidR="00311885" w:rsidRPr="00903DBA" w:rsidRDefault="00311885" w:rsidP="00311885">
      <w:pPr>
        <w:pStyle w:val="Code"/>
        <w:rPr>
          <w:highlight w:val="white"/>
        </w:rPr>
      </w:pPr>
      <w:r w:rsidRPr="00903DBA">
        <w:rPr>
          <w:highlight w:val="white"/>
        </w:rPr>
        <w:t xml:space="preserve">"return"        { return ((int) Tokens.RETURN);        </w:t>
      </w:r>
      <w:r w:rsidR="00346FF2">
        <w:rPr>
          <w:highlight w:val="white"/>
        </w:rPr>
        <w:t>}</w:t>
      </w:r>
    </w:p>
    <w:p w14:paraId="57F9A772" w14:textId="78DBB9E8" w:rsidR="00311885" w:rsidRPr="00903DBA" w:rsidRDefault="00311885" w:rsidP="00311885">
      <w:pPr>
        <w:pStyle w:val="Code"/>
        <w:rPr>
          <w:highlight w:val="white"/>
        </w:rPr>
      </w:pPr>
      <w:r w:rsidRPr="00903DBA">
        <w:rPr>
          <w:highlight w:val="white"/>
        </w:rPr>
        <w:t xml:space="preserve">"short"         { return ((int) Tokens.SHORT);         </w:t>
      </w:r>
      <w:r w:rsidR="00346FF2">
        <w:rPr>
          <w:highlight w:val="white"/>
        </w:rPr>
        <w:t>}</w:t>
      </w:r>
    </w:p>
    <w:p w14:paraId="1F99AF76" w14:textId="3346976B" w:rsidR="00311885" w:rsidRPr="00903DBA" w:rsidRDefault="00311885" w:rsidP="00311885">
      <w:pPr>
        <w:pStyle w:val="Code"/>
        <w:rPr>
          <w:highlight w:val="white"/>
        </w:rPr>
      </w:pPr>
      <w:r w:rsidRPr="00903DBA">
        <w:rPr>
          <w:highlight w:val="white"/>
        </w:rPr>
        <w:t xml:space="preserve">"signed"        { return ((int) Tokens.SIGNED);        </w:t>
      </w:r>
      <w:r w:rsidR="00346FF2">
        <w:rPr>
          <w:highlight w:val="white"/>
        </w:rPr>
        <w:t>}</w:t>
      </w:r>
    </w:p>
    <w:p w14:paraId="65ECFCAF" w14:textId="42B0139D" w:rsidR="00311885" w:rsidRPr="00903DBA" w:rsidRDefault="00311885" w:rsidP="00311885">
      <w:pPr>
        <w:pStyle w:val="Code"/>
        <w:rPr>
          <w:highlight w:val="white"/>
        </w:rPr>
      </w:pPr>
      <w:r w:rsidRPr="00903DBA">
        <w:rPr>
          <w:highlight w:val="white"/>
        </w:rPr>
        <w:t xml:space="preserve">"sizeof"        { return ((int) Tokens.SIZEOF);        </w:t>
      </w:r>
      <w:r w:rsidR="00346FF2">
        <w:rPr>
          <w:highlight w:val="white"/>
        </w:rPr>
        <w:t>}</w:t>
      </w:r>
    </w:p>
    <w:p w14:paraId="4FA6B5F7" w14:textId="66190077" w:rsidR="00311885" w:rsidRPr="00903DBA" w:rsidRDefault="00311885" w:rsidP="00311885">
      <w:pPr>
        <w:pStyle w:val="Code"/>
        <w:rPr>
          <w:highlight w:val="white"/>
        </w:rPr>
      </w:pPr>
      <w:r w:rsidRPr="00903DBA">
        <w:rPr>
          <w:highlight w:val="white"/>
        </w:rPr>
        <w:t xml:space="preserve">"static"        { return ((int) Tokens.STATIC);        </w:t>
      </w:r>
      <w:r w:rsidR="00346FF2">
        <w:rPr>
          <w:highlight w:val="white"/>
        </w:rPr>
        <w:t>}</w:t>
      </w:r>
    </w:p>
    <w:p w14:paraId="499FB041" w14:textId="25E66823" w:rsidR="00311885" w:rsidRPr="00903DBA" w:rsidRDefault="00311885" w:rsidP="00311885">
      <w:pPr>
        <w:pStyle w:val="Code"/>
        <w:rPr>
          <w:highlight w:val="white"/>
        </w:rPr>
      </w:pPr>
      <w:r w:rsidRPr="00903DBA">
        <w:rPr>
          <w:highlight w:val="white"/>
        </w:rPr>
        <w:t xml:space="preserve">"struct"        { return ((int) Tokens.STRUCT);        </w:t>
      </w:r>
      <w:r w:rsidR="00346FF2">
        <w:rPr>
          <w:highlight w:val="white"/>
        </w:rPr>
        <w:t>}</w:t>
      </w:r>
    </w:p>
    <w:p w14:paraId="0E397A32" w14:textId="144DC0C3" w:rsidR="00311885" w:rsidRPr="00903DBA" w:rsidRDefault="00311885" w:rsidP="00311885">
      <w:pPr>
        <w:pStyle w:val="Code"/>
        <w:rPr>
          <w:highlight w:val="white"/>
        </w:rPr>
      </w:pPr>
      <w:r w:rsidRPr="00903DBA">
        <w:rPr>
          <w:highlight w:val="white"/>
        </w:rPr>
        <w:t xml:space="preserve">"switch"        { return ((int) Tokens.SWITCH);        </w:t>
      </w:r>
      <w:r w:rsidR="00346FF2">
        <w:rPr>
          <w:highlight w:val="white"/>
        </w:rPr>
        <w:t>}</w:t>
      </w:r>
    </w:p>
    <w:p w14:paraId="4E1175B4" w14:textId="4B69629D" w:rsidR="00311885" w:rsidRPr="00903DBA" w:rsidRDefault="00311885" w:rsidP="00311885">
      <w:pPr>
        <w:pStyle w:val="Code"/>
        <w:rPr>
          <w:highlight w:val="white"/>
        </w:rPr>
      </w:pPr>
      <w:r w:rsidRPr="00903DBA">
        <w:rPr>
          <w:highlight w:val="white"/>
        </w:rPr>
        <w:t xml:space="preserve">"syscall"       { return ((int) Tokens.SYSCALL);       </w:t>
      </w:r>
      <w:r w:rsidR="00346FF2">
        <w:rPr>
          <w:highlight w:val="white"/>
        </w:rPr>
        <w:t>}</w:t>
      </w:r>
    </w:p>
    <w:p w14:paraId="0EDD544F" w14:textId="7E7DF7E3" w:rsidR="00311885" w:rsidRPr="00903DBA" w:rsidRDefault="00311885" w:rsidP="00311885">
      <w:pPr>
        <w:pStyle w:val="Code"/>
        <w:rPr>
          <w:highlight w:val="white"/>
        </w:rPr>
      </w:pPr>
      <w:r w:rsidRPr="00903DBA">
        <w:rPr>
          <w:highlight w:val="white"/>
        </w:rPr>
        <w:t xml:space="preserve">"typedef"       { return ((int) Tokens.TYPEDEF);       </w:t>
      </w:r>
      <w:r w:rsidR="00346FF2">
        <w:rPr>
          <w:highlight w:val="white"/>
        </w:rPr>
        <w:t>}</w:t>
      </w:r>
    </w:p>
    <w:p w14:paraId="5BF80CFA" w14:textId="111A3D98" w:rsidR="00311885" w:rsidRPr="00903DBA" w:rsidRDefault="00311885" w:rsidP="00311885">
      <w:pPr>
        <w:pStyle w:val="Code"/>
        <w:rPr>
          <w:highlight w:val="white"/>
        </w:rPr>
      </w:pPr>
      <w:r w:rsidRPr="00903DBA">
        <w:rPr>
          <w:highlight w:val="white"/>
        </w:rPr>
        <w:t xml:space="preserve">"union"         { return ((int) Tokens.UNION);         </w:t>
      </w:r>
      <w:r w:rsidR="00346FF2">
        <w:rPr>
          <w:highlight w:val="white"/>
        </w:rPr>
        <w:t>}</w:t>
      </w:r>
    </w:p>
    <w:p w14:paraId="5616A816" w14:textId="09D56055" w:rsidR="00311885" w:rsidRPr="00903DBA" w:rsidRDefault="00311885" w:rsidP="00311885">
      <w:pPr>
        <w:pStyle w:val="Code"/>
        <w:rPr>
          <w:highlight w:val="white"/>
        </w:rPr>
      </w:pPr>
      <w:r w:rsidRPr="00903DBA">
        <w:rPr>
          <w:highlight w:val="white"/>
        </w:rPr>
        <w:t xml:space="preserve">"unsigned"      { return ((int) Tokens.UNSIGNED);      </w:t>
      </w:r>
      <w:r w:rsidR="00346FF2">
        <w:rPr>
          <w:highlight w:val="white"/>
        </w:rPr>
        <w:t>}</w:t>
      </w:r>
    </w:p>
    <w:p w14:paraId="3E3B48F5" w14:textId="1B0FDCD8" w:rsidR="00311885" w:rsidRPr="00903DBA" w:rsidRDefault="00311885" w:rsidP="00311885">
      <w:pPr>
        <w:pStyle w:val="Code"/>
        <w:rPr>
          <w:highlight w:val="white"/>
        </w:rPr>
      </w:pPr>
      <w:r w:rsidRPr="00903DBA">
        <w:rPr>
          <w:highlight w:val="white"/>
        </w:rPr>
        <w:t xml:space="preserve">"while"         { return ((int) Tokens.WHILE);         </w:t>
      </w:r>
      <w:r w:rsidR="00346FF2">
        <w:rPr>
          <w:highlight w:val="white"/>
        </w:rPr>
        <w:t>}</w:t>
      </w:r>
    </w:p>
    <w:p w14:paraId="036AA73D" w14:textId="467701BF" w:rsidR="00311885" w:rsidRPr="00903DBA" w:rsidRDefault="00311885" w:rsidP="00311885">
      <w:pPr>
        <w:pStyle w:val="Code"/>
        <w:rPr>
          <w:highlight w:val="white"/>
        </w:rPr>
      </w:pPr>
      <w:r w:rsidRPr="00903DBA">
        <w:rPr>
          <w:highlight w:val="white"/>
        </w:rPr>
        <w:t xml:space="preserve">"void"          { return ((int) Tokens.VOID);          </w:t>
      </w:r>
      <w:r w:rsidR="00346FF2">
        <w:rPr>
          <w:highlight w:val="white"/>
        </w:rPr>
        <w:t>}</w:t>
      </w:r>
    </w:p>
    <w:p w14:paraId="2D9E8689" w14:textId="0F7A1E8C" w:rsidR="00311885" w:rsidRPr="00903DBA" w:rsidRDefault="00311885" w:rsidP="00311885">
      <w:pPr>
        <w:pStyle w:val="Code"/>
        <w:rPr>
          <w:highlight w:val="white"/>
        </w:rPr>
      </w:pPr>
      <w:r w:rsidRPr="00903DBA">
        <w:rPr>
          <w:highlight w:val="white"/>
        </w:rPr>
        <w:t xml:space="preserve">"volatile"      { return ((int) Tokens.VOLATILE);      </w:t>
      </w:r>
      <w:r w:rsidR="00346FF2">
        <w:rPr>
          <w:highlight w:val="white"/>
        </w:rPr>
        <w:t>}</w:t>
      </w:r>
    </w:p>
    <w:p w14:paraId="359BF22A" w14:textId="77777777" w:rsidR="00311885" w:rsidRPr="00903DBA" w:rsidRDefault="00311885" w:rsidP="00311885">
      <w:pPr>
        <w:pStyle w:val="Code"/>
        <w:rPr>
          <w:highlight w:val="white"/>
        </w:rPr>
      </w:pPr>
    </w:p>
    <w:p w14:paraId="3AA5F82B" w14:textId="77777777" w:rsidR="00311885" w:rsidRPr="00903DBA" w:rsidRDefault="00311885" w:rsidP="00311885">
      <w:pPr>
        <w:pStyle w:val="Code"/>
        <w:rPr>
          <w:highlight w:val="white"/>
        </w:rPr>
      </w:pPr>
      <w:r w:rsidRPr="00903DBA">
        <w:rPr>
          <w:highlight w:val="white"/>
        </w:rPr>
        <w:t>";" { return ((int) Tokens.SEMICOLON); }</w:t>
      </w:r>
    </w:p>
    <w:p w14:paraId="0C2E6B55" w14:textId="77777777" w:rsidR="00311885" w:rsidRPr="00903DBA" w:rsidRDefault="00311885" w:rsidP="00311885">
      <w:pPr>
        <w:pStyle w:val="Code"/>
        <w:rPr>
          <w:highlight w:val="white"/>
        </w:rPr>
      </w:pPr>
      <w:r w:rsidRPr="00903DBA">
        <w:rPr>
          <w:highlight w:val="white"/>
        </w:rPr>
        <w:t>":" { return ((int) Tokens.COLON); }</w:t>
      </w:r>
    </w:p>
    <w:p w14:paraId="6BD849F5" w14:textId="77777777" w:rsidR="00311885" w:rsidRPr="00903DBA" w:rsidRDefault="00311885" w:rsidP="00311885">
      <w:pPr>
        <w:pStyle w:val="Code"/>
        <w:rPr>
          <w:highlight w:val="white"/>
        </w:rPr>
      </w:pPr>
      <w:r w:rsidRPr="00903DBA">
        <w:rPr>
          <w:highlight w:val="white"/>
        </w:rPr>
        <w:t>"," { return ((int) Tokens.COMMA); }</w:t>
      </w:r>
    </w:p>
    <w:p w14:paraId="639A310A" w14:textId="77777777" w:rsidR="00311885" w:rsidRPr="00903DBA" w:rsidRDefault="00311885" w:rsidP="00311885">
      <w:pPr>
        <w:pStyle w:val="Code"/>
        <w:rPr>
          <w:highlight w:val="white"/>
        </w:rPr>
      </w:pPr>
    </w:p>
    <w:p w14:paraId="2D584259" w14:textId="77777777" w:rsidR="00311885" w:rsidRPr="00903DBA" w:rsidRDefault="00311885" w:rsidP="00311885">
      <w:pPr>
        <w:pStyle w:val="Code"/>
        <w:rPr>
          <w:highlight w:val="white"/>
        </w:rPr>
      </w:pPr>
      <w:r w:rsidRPr="00903DBA">
        <w:rPr>
          <w:highlight w:val="white"/>
        </w:rPr>
        <w:t>"." { return ((int) Tokens.DOT); }</w:t>
      </w:r>
    </w:p>
    <w:p w14:paraId="2DF61185" w14:textId="77777777" w:rsidR="00311885" w:rsidRPr="00903DBA" w:rsidRDefault="00311885" w:rsidP="00311885">
      <w:pPr>
        <w:pStyle w:val="Code"/>
        <w:rPr>
          <w:highlight w:val="white"/>
        </w:rPr>
      </w:pPr>
      <w:r w:rsidRPr="00903DBA">
        <w:rPr>
          <w:highlight w:val="white"/>
        </w:rPr>
        <w:t>"-&gt;" { return ((int) Tokens.ARROW); }</w:t>
      </w:r>
    </w:p>
    <w:p w14:paraId="540AF634" w14:textId="77777777" w:rsidR="00311885" w:rsidRPr="00903DBA" w:rsidRDefault="00311885" w:rsidP="00311885">
      <w:pPr>
        <w:pStyle w:val="Code"/>
        <w:rPr>
          <w:highlight w:val="white"/>
        </w:rPr>
      </w:pPr>
      <w:r w:rsidRPr="00903DBA">
        <w:rPr>
          <w:highlight w:val="white"/>
        </w:rPr>
        <w:t>"..." { return ((int) Tokens.ELLIPSE); }</w:t>
      </w:r>
    </w:p>
    <w:p w14:paraId="43940F65" w14:textId="77777777" w:rsidR="00311885" w:rsidRPr="00903DBA" w:rsidRDefault="00311885" w:rsidP="00311885">
      <w:pPr>
        <w:pStyle w:val="Code"/>
        <w:rPr>
          <w:highlight w:val="white"/>
        </w:rPr>
      </w:pPr>
    </w:p>
    <w:p w14:paraId="221F5BC0" w14:textId="77777777" w:rsidR="00311885" w:rsidRPr="00903DBA" w:rsidRDefault="00311885" w:rsidP="00311885">
      <w:pPr>
        <w:pStyle w:val="Code"/>
        <w:rPr>
          <w:highlight w:val="white"/>
        </w:rPr>
      </w:pPr>
      <w:r w:rsidRPr="00903DBA">
        <w:rPr>
          <w:highlight w:val="white"/>
        </w:rPr>
        <w:t>"(" { return ((int) Tokens.LEFT_PAREN); }</w:t>
      </w:r>
    </w:p>
    <w:p w14:paraId="280FA839" w14:textId="77777777" w:rsidR="00311885" w:rsidRPr="00903DBA" w:rsidRDefault="00311885" w:rsidP="00311885">
      <w:pPr>
        <w:pStyle w:val="Code"/>
        <w:rPr>
          <w:highlight w:val="white"/>
        </w:rPr>
      </w:pPr>
      <w:r w:rsidRPr="00903DBA">
        <w:rPr>
          <w:highlight w:val="white"/>
        </w:rPr>
        <w:t>")" { return ((int) Tokens.RIGHT_PAREN); }</w:t>
      </w:r>
    </w:p>
    <w:p w14:paraId="7BB55384" w14:textId="77777777" w:rsidR="00311885" w:rsidRPr="00903DBA" w:rsidRDefault="00311885" w:rsidP="00311885">
      <w:pPr>
        <w:pStyle w:val="Code"/>
        <w:rPr>
          <w:highlight w:val="white"/>
        </w:rPr>
      </w:pPr>
      <w:r w:rsidRPr="00903DBA">
        <w:rPr>
          <w:highlight w:val="white"/>
        </w:rPr>
        <w:t>"{" { return ((int) Tokens.LEFT_BLOCK); }</w:t>
      </w:r>
    </w:p>
    <w:p w14:paraId="7651F3B9" w14:textId="77777777" w:rsidR="00311885" w:rsidRPr="00903DBA" w:rsidRDefault="00311885" w:rsidP="00311885">
      <w:pPr>
        <w:pStyle w:val="Code"/>
        <w:rPr>
          <w:highlight w:val="white"/>
        </w:rPr>
      </w:pPr>
      <w:r w:rsidRPr="00903DBA">
        <w:rPr>
          <w:highlight w:val="white"/>
        </w:rPr>
        <w:t>"}" { return ((int) Tokens.RIGHT_BLOCK); }</w:t>
      </w:r>
    </w:p>
    <w:p w14:paraId="40FFFB51" w14:textId="77777777" w:rsidR="00311885" w:rsidRPr="00903DBA" w:rsidRDefault="00311885" w:rsidP="00311885">
      <w:pPr>
        <w:pStyle w:val="Code"/>
        <w:rPr>
          <w:highlight w:val="white"/>
        </w:rPr>
      </w:pPr>
      <w:r w:rsidRPr="00903DBA">
        <w:rPr>
          <w:highlight w:val="white"/>
        </w:rPr>
        <w:t>"[" { return ((int) Tokens.LEFT_SQUARE); }</w:t>
      </w:r>
    </w:p>
    <w:p w14:paraId="375916B0" w14:textId="77777777" w:rsidR="00311885" w:rsidRPr="00903DBA" w:rsidRDefault="00311885" w:rsidP="00311885">
      <w:pPr>
        <w:pStyle w:val="Code"/>
        <w:rPr>
          <w:highlight w:val="white"/>
        </w:rPr>
      </w:pPr>
      <w:r w:rsidRPr="00903DBA">
        <w:rPr>
          <w:highlight w:val="white"/>
        </w:rPr>
        <w:t>"]" { return ((int) Tokens.RIGHT_SQUARE); }</w:t>
      </w:r>
    </w:p>
    <w:p w14:paraId="6FC8239E" w14:textId="77777777" w:rsidR="00311885" w:rsidRPr="00903DBA" w:rsidRDefault="00311885" w:rsidP="00311885">
      <w:pPr>
        <w:pStyle w:val="Code"/>
        <w:rPr>
          <w:highlight w:val="white"/>
        </w:rPr>
      </w:pPr>
    </w:p>
    <w:p w14:paraId="6C0B61C0" w14:textId="77777777" w:rsidR="00311885" w:rsidRPr="00903DBA" w:rsidRDefault="00311885" w:rsidP="00311885">
      <w:pPr>
        <w:pStyle w:val="Code"/>
        <w:rPr>
          <w:highlight w:val="white"/>
        </w:rPr>
      </w:pPr>
      <w:r w:rsidRPr="00903DBA">
        <w:rPr>
          <w:highlight w:val="white"/>
        </w:rPr>
        <w:t>"*" { return ((int) Tokens.ASTERRISK); }</w:t>
      </w:r>
    </w:p>
    <w:p w14:paraId="0BB1FE9C" w14:textId="77777777" w:rsidR="00311885" w:rsidRPr="00903DBA" w:rsidRDefault="00311885" w:rsidP="00311885">
      <w:pPr>
        <w:pStyle w:val="Code"/>
        <w:rPr>
          <w:highlight w:val="white"/>
        </w:rPr>
      </w:pPr>
      <w:r w:rsidRPr="00903DBA">
        <w:rPr>
          <w:highlight w:val="white"/>
        </w:rPr>
        <w:t>"?" { return ((int) Tokens.QUESTION_MARK); }</w:t>
      </w:r>
    </w:p>
    <w:p w14:paraId="468163E3" w14:textId="77777777" w:rsidR="00311885" w:rsidRPr="00903DBA" w:rsidRDefault="00311885" w:rsidP="00311885">
      <w:pPr>
        <w:pStyle w:val="Code"/>
        <w:rPr>
          <w:highlight w:val="white"/>
        </w:rPr>
      </w:pPr>
    </w:p>
    <w:p w14:paraId="6CE1E4A9" w14:textId="77777777" w:rsidR="00311885" w:rsidRPr="00903DBA" w:rsidRDefault="00311885" w:rsidP="00311885">
      <w:pPr>
        <w:pStyle w:val="Code"/>
        <w:rPr>
          <w:highlight w:val="white"/>
        </w:rPr>
      </w:pPr>
      <w:r w:rsidRPr="00903DBA">
        <w:rPr>
          <w:highlight w:val="white"/>
        </w:rPr>
        <w:t>"||" { return ((int) Tokens.LOGICAL_OR); }</w:t>
      </w:r>
    </w:p>
    <w:p w14:paraId="310E287F" w14:textId="77777777" w:rsidR="00311885" w:rsidRPr="00903DBA" w:rsidRDefault="00311885" w:rsidP="00311885">
      <w:pPr>
        <w:pStyle w:val="Code"/>
        <w:rPr>
          <w:highlight w:val="white"/>
        </w:rPr>
      </w:pPr>
      <w:r w:rsidRPr="00903DBA">
        <w:rPr>
          <w:highlight w:val="white"/>
        </w:rPr>
        <w:t>"&amp;&amp;" { return ((int) Tokens.LOGICAL_AND); }</w:t>
      </w:r>
    </w:p>
    <w:p w14:paraId="073468C8" w14:textId="77777777" w:rsidR="00311885" w:rsidRPr="00903DBA" w:rsidRDefault="00311885" w:rsidP="00311885">
      <w:pPr>
        <w:pStyle w:val="Code"/>
        <w:rPr>
          <w:highlight w:val="white"/>
        </w:rPr>
      </w:pPr>
      <w:r w:rsidRPr="00903DBA">
        <w:rPr>
          <w:highlight w:val="white"/>
        </w:rPr>
        <w:t>"!" { return ((int) Tokens.LOGICAL_NOT); }</w:t>
      </w:r>
    </w:p>
    <w:p w14:paraId="00A46F91" w14:textId="77777777" w:rsidR="00311885" w:rsidRPr="00903DBA" w:rsidRDefault="00311885" w:rsidP="00311885">
      <w:pPr>
        <w:pStyle w:val="Code"/>
        <w:rPr>
          <w:highlight w:val="white"/>
        </w:rPr>
      </w:pPr>
      <w:r w:rsidRPr="00903DBA">
        <w:rPr>
          <w:highlight w:val="white"/>
        </w:rPr>
        <w:t>"&amp;" { return ((int) Tokens.AMPERSAND); }</w:t>
      </w:r>
    </w:p>
    <w:p w14:paraId="3F58B5EA" w14:textId="77777777" w:rsidR="00311885" w:rsidRPr="00903DBA" w:rsidRDefault="00311885" w:rsidP="00311885">
      <w:pPr>
        <w:pStyle w:val="Code"/>
        <w:rPr>
          <w:highlight w:val="white"/>
        </w:rPr>
      </w:pPr>
      <w:r w:rsidRPr="00903DBA">
        <w:rPr>
          <w:highlight w:val="white"/>
        </w:rPr>
        <w:t>"^" { return ((int) Tokens.BITWISE_XOR); }</w:t>
      </w:r>
    </w:p>
    <w:p w14:paraId="49479A3D" w14:textId="029D1CD7" w:rsidR="00311885" w:rsidRPr="00903DBA" w:rsidRDefault="00311885" w:rsidP="00311885">
      <w:pPr>
        <w:pStyle w:val="Code"/>
        <w:rPr>
          <w:highlight w:val="white"/>
        </w:rPr>
      </w:pPr>
      <w:r w:rsidRPr="00903DBA">
        <w:rPr>
          <w:highlight w:val="white"/>
        </w:rPr>
        <w:t>"|" { return ((int) Tokens.</w:t>
      </w:r>
      <w:r w:rsidR="003165F5" w:rsidRPr="00903DBA">
        <w:rPr>
          <w:highlight w:val="white"/>
        </w:rPr>
        <w:t>BITWISE_OR</w:t>
      </w:r>
      <w:r w:rsidRPr="00903DBA">
        <w:rPr>
          <w:highlight w:val="white"/>
        </w:rPr>
        <w:t>); }</w:t>
      </w:r>
    </w:p>
    <w:p w14:paraId="5AF4FF5C" w14:textId="77777777" w:rsidR="00311885" w:rsidRPr="00903DBA" w:rsidRDefault="00311885" w:rsidP="00311885">
      <w:pPr>
        <w:pStyle w:val="Code"/>
        <w:rPr>
          <w:highlight w:val="white"/>
        </w:rPr>
      </w:pPr>
      <w:r w:rsidRPr="00903DBA">
        <w:rPr>
          <w:highlight w:val="white"/>
        </w:rPr>
        <w:t>"~" { return ((int) Tokens.BITWISE_NOT); }</w:t>
      </w:r>
    </w:p>
    <w:p w14:paraId="03F5472A" w14:textId="77777777" w:rsidR="00311885" w:rsidRPr="00903DBA" w:rsidRDefault="00311885" w:rsidP="00311885">
      <w:pPr>
        <w:pStyle w:val="Code"/>
        <w:rPr>
          <w:highlight w:val="white"/>
        </w:rPr>
      </w:pPr>
    </w:p>
    <w:p w14:paraId="73B7C875" w14:textId="77777777" w:rsidR="00311885" w:rsidRPr="00903DBA" w:rsidRDefault="00311885" w:rsidP="00311885">
      <w:pPr>
        <w:pStyle w:val="Code"/>
        <w:rPr>
          <w:highlight w:val="white"/>
        </w:rPr>
      </w:pPr>
      <w:r w:rsidRPr="00903DBA">
        <w:rPr>
          <w:highlight w:val="white"/>
        </w:rPr>
        <w:t>"==" { return ((int) Tokens.EQUAL); }</w:t>
      </w:r>
    </w:p>
    <w:p w14:paraId="6C92252A" w14:textId="77777777" w:rsidR="00311885" w:rsidRPr="00903DBA" w:rsidRDefault="00311885" w:rsidP="00311885">
      <w:pPr>
        <w:pStyle w:val="Code"/>
        <w:rPr>
          <w:highlight w:val="white"/>
        </w:rPr>
      </w:pPr>
      <w:r w:rsidRPr="00903DBA">
        <w:rPr>
          <w:highlight w:val="white"/>
        </w:rPr>
        <w:t>"!=" { return ((int) Tokens.NOT_EQUAL); }</w:t>
      </w:r>
    </w:p>
    <w:p w14:paraId="3DA8B56B" w14:textId="77777777" w:rsidR="00311885" w:rsidRPr="00903DBA" w:rsidRDefault="00311885" w:rsidP="00311885">
      <w:pPr>
        <w:pStyle w:val="Code"/>
        <w:rPr>
          <w:highlight w:val="white"/>
        </w:rPr>
      </w:pPr>
    </w:p>
    <w:p w14:paraId="0C4498C6" w14:textId="77777777" w:rsidR="00311885" w:rsidRPr="00903DBA" w:rsidRDefault="00311885" w:rsidP="00311885">
      <w:pPr>
        <w:pStyle w:val="Code"/>
        <w:rPr>
          <w:highlight w:val="white"/>
        </w:rPr>
      </w:pPr>
      <w:r w:rsidRPr="00903DBA">
        <w:rPr>
          <w:highlight w:val="white"/>
        </w:rPr>
        <w:t>"&lt;"  { return ((int) Tokens.LESS_THAN); }</w:t>
      </w:r>
    </w:p>
    <w:p w14:paraId="3EA5A1AC" w14:textId="77777777" w:rsidR="00311885" w:rsidRPr="00903DBA" w:rsidRDefault="00311885" w:rsidP="00311885">
      <w:pPr>
        <w:pStyle w:val="Code"/>
        <w:rPr>
          <w:highlight w:val="white"/>
        </w:rPr>
      </w:pPr>
      <w:r w:rsidRPr="00903DBA">
        <w:rPr>
          <w:highlight w:val="white"/>
        </w:rPr>
        <w:t>"&lt;=" { return ((int) Tokens.LESS_THAN_EQUAL); }</w:t>
      </w:r>
    </w:p>
    <w:p w14:paraId="733810BC" w14:textId="77777777" w:rsidR="00311885" w:rsidRPr="00903DBA" w:rsidRDefault="00311885" w:rsidP="00311885">
      <w:pPr>
        <w:pStyle w:val="Code"/>
        <w:rPr>
          <w:highlight w:val="white"/>
        </w:rPr>
      </w:pPr>
      <w:r w:rsidRPr="00903DBA">
        <w:rPr>
          <w:highlight w:val="white"/>
        </w:rPr>
        <w:t>"&gt;"  { return ((int) Tokens.GREATER_THAN); }</w:t>
      </w:r>
    </w:p>
    <w:p w14:paraId="48E6E08D" w14:textId="77777777" w:rsidR="00311885" w:rsidRPr="00903DBA" w:rsidRDefault="00311885" w:rsidP="00311885">
      <w:pPr>
        <w:pStyle w:val="Code"/>
        <w:rPr>
          <w:highlight w:val="white"/>
        </w:rPr>
      </w:pPr>
      <w:r w:rsidRPr="00903DBA">
        <w:rPr>
          <w:highlight w:val="white"/>
        </w:rPr>
        <w:t>"&gt;=" { return ((int) Tokens.GREATER_THAN_EQUAL); }</w:t>
      </w:r>
    </w:p>
    <w:p w14:paraId="5C415C8F" w14:textId="77777777" w:rsidR="00311885" w:rsidRPr="00903DBA" w:rsidRDefault="00311885" w:rsidP="00311885">
      <w:pPr>
        <w:pStyle w:val="Code"/>
        <w:rPr>
          <w:highlight w:val="white"/>
        </w:rPr>
      </w:pPr>
    </w:p>
    <w:p w14:paraId="5288C3E6" w14:textId="77777777" w:rsidR="00311885" w:rsidRPr="00903DBA" w:rsidRDefault="00311885" w:rsidP="00311885">
      <w:pPr>
        <w:pStyle w:val="Code"/>
        <w:rPr>
          <w:highlight w:val="white"/>
        </w:rPr>
      </w:pPr>
      <w:r w:rsidRPr="00903DBA">
        <w:rPr>
          <w:highlight w:val="white"/>
        </w:rPr>
        <w:t>"&lt;&lt;" { return ((int) Tokens.LEFT_SHIFT); }</w:t>
      </w:r>
    </w:p>
    <w:p w14:paraId="63D0223F" w14:textId="77777777" w:rsidR="00311885" w:rsidRPr="00903DBA" w:rsidRDefault="00311885" w:rsidP="00311885">
      <w:pPr>
        <w:pStyle w:val="Code"/>
        <w:rPr>
          <w:highlight w:val="white"/>
        </w:rPr>
      </w:pPr>
      <w:r w:rsidRPr="00903DBA">
        <w:rPr>
          <w:highlight w:val="white"/>
        </w:rPr>
        <w:t>"&gt;&gt;" { return ((int) Tokens.RIGHT_SHIFT); }</w:t>
      </w:r>
    </w:p>
    <w:p w14:paraId="42BEC6F8" w14:textId="77777777" w:rsidR="00311885" w:rsidRPr="00903DBA" w:rsidRDefault="00311885" w:rsidP="00311885">
      <w:pPr>
        <w:pStyle w:val="Code"/>
        <w:rPr>
          <w:highlight w:val="white"/>
        </w:rPr>
      </w:pPr>
    </w:p>
    <w:p w14:paraId="2BE3EA24" w14:textId="77777777" w:rsidR="00311885" w:rsidRPr="00903DBA" w:rsidRDefault="00311885" w:rsidP="00311885">
      <w:pPr>
        <w:pStyle w:val="Code"/>
        <w:rPr>
          <w:highlight w:val="white"/>
        </w:rPr>
      </w:pPr>
      <w:r w:rsidRPr="00903DBA">
        <w:rPr>
          <w:highlight w:val="white"/>
        </w:rPr>
        <w:t>"+" { return ((int) Tokens.PLUS); }</w:t>
      </w:r>
    </w:p>
    <w:p w14:paraId="619A3CF2" w14:textId="77777777" w:rsidR="00311885" w:rsidRPr="00903DBA" w:rsidRDefault="00311885" w:rsidP="00311885">
      <w:pPr>
        <w:pStyle w:val="Code"/>
        <w:rPr>
          <w:highlight w:val="white"/>
        </w:rPr>
      </w:pPr>
      <w:r w:rsidRPr="00903DBA">
        <w:rPr>
          <w:highlight w:val="white"/>
        </w:rPr>
        <w:t>"-" { return ((int) Tokens.MINUS); }</w:t>
      </w:r>
    </w:p>
    <w:p w14:paraId="7520EFE5" w14:textId="77777777" w:rsidR="00311885" w:rsidRPr="00903DBA" w:rsidRDefault="00311885" w:rsidP="00311885">
      <w:pPr>
        <w:pStyle w:val="Code"/>
        <w:rPr>
          <w:highlight w:val="white"/>
        </w:rPr>
      </w:pPr>
    </w:p>
    <w:p w14:paraId="0BA0182F" w14:textId="77777777" w:rsidR="00311885" w:rsidRPr="00903DBA" w:rsidRDefault="00311885" w:rsidP="00311885">
      <w:pPr>
        <w:pStyle w:val="Code"/>
        <w:rPr>
          <w:highlight w:val="white"/>
        </w:rPr>
      </w:pPr>
      <w:r w:rsidRPr="00903DBA">
        <w:rPr>
          <w:highlight w:val="white"/>
        </w:rPr>
        <w:lastRenderedPageBreak/>
        <w:t>"/" { return ((int) Tokens.DIVIDE); }</w:t>
      </w:r>
    </w:p>
    <w:p w14:paraId="17CC7D72" w14:textId="77777777" w:rsidR="00311885" w:rsidRPr="00903DBA" w:rsidRDefault="00311885" w:rsidP="00311885">
      <w:pPr>
        <w:pStyle w:val="Code"/>
        <w:rPr>
          <w:highlight w:val="white"/>
        </w:rPr>
      </w:pPr>
      <w:r w:rsidRPr="00903DBA">
        <w:rPr>
          <w:highlight w:val="white"/>
        </w:rPr>
        <w:t>"%" { return ((int) Tokens.MODULO); }</w:t>
      </w:r>
    </w:p>
    <w:p w14:paraId="1AF54500" w14:textId="77777777" w:rsidR="00311885" w:rsidRPr="00903DBA" w:rsidRDefault="00311885" w:rsidP="00311885">
      <w:pPr>
        <w:pStyle w:val="Code"/>
        <w:rPr>
          <w:highlight w:val="white"/>
        </w:rPr>
      </w:pPr>
    </w:p>
    <w:p w14:paraId="4E64C885" w14:textId="77777777" w:rsidR="00311885" w:rsidRPr="00903DBA" w:rsidRDefault="00311885" w:rsidP="00311885">
      <w:pPr>
        <w:pStyle w:val="Code"/>
        <w:rPr>
          <w:highlight w:val="white"/>
        </w:rPr>
      </w:pPr>
      <w:r w:rsidRPr="00903DBA">
        <w:rPr>
          <w:highlight w:val="white"/>
        </w:rPr>
        <w:t>"++" { return ((int) Tokens.INCREMENT); }</w:t>
      </w:r>
    </w:p>
    <w:p w14:paraId="0B6D8703" w14:textId="77777777" w:rsidR="00311885" w:rsidRPr="00903DBA" w:rsidRDefault="00311885" w:rsidP="00311885">
      <w:pPr>
        <w:pStyle w:val="Code"/>
        <w:rPr>
          <w:highlight w:val="white"/>
        </w:rPr>
      </w:pPr>
      <w:r w:rsidRPr="00903DBA">
        <w:rPr>
          <w:highlight w:val="white"/>
        </w:rPr>
        <w:t>"--" { return ((int) Tokens.DECREMENT); }</w:t>
      </w:r>
    </w:p>
    <w:p w14:paraId="03E138C3" w14:textId="77777777" w:rsidR="00311885" w:rsidRPr="00903DBA" w:rsidRDefault="00311885" w:rsidP="00311885">
      <w:pPr>
        <w:pStyle w:val="Code"/>
        <w:rPr>
          <w:highlight w:val="white"/>
        </w:rPr>
      </w:pPr>
    </w:p>
    <w:p w14:paraId="724B4CEE" w14:textId="77777777" w:rsidR="00311885" w:rsidRPr="00903DBA" w:rsidRDefault="00311885" w:rsidP="00311885">
      <w:pPr>
        <w:pStyle w:val="Code"/>
        <w:rPr>
          <w:highlight w:val="white"/>
        </w:rPr>
      </w:pPr>
      <w:r w:rsidRPr="00903DBA">
        <w:rPr>
          <w:highlight w:val="white"/>
        </w:rPr>
        <w:t>"="  { return ((int) Tokens.ASSIGN); }</w:t>
      </w:r>
    </w:p>
    <w:p w14:paraId="4DD33A3A" w14:textId="77777777" w:rsidR="00311885" w:rsidRPr="00903DBA" w:rsidRDefault="00311885" w:rsidP="00311885">
      <w:pPr>
        <w:pStyle w:val="Code"/>
        <w:rPr>
          <w:highlight w:val="white"/>
        </w:rPr>
      </w:pPr>
      <w:r w:rsidRPr="00903DBA">
        <w:rPr>
          <w:highlight w:val="white"/>
        </w:rPr>
        <w:t>"+="  { return ((int) Tokens.ADD_ASSIGN); }</w:t>
      </w:r>
    </w:p>
    <w:p w14:paraId="3B6D8EF9" w14:textId="77777777" w:rsidR="00311885" w:rsidRPr="00903DBA" w:rsidRDefault="00311885" w:rsidP="00311885">
      <w:pPr>
        <w:pStyle w:val="Code"/>
        <w:rPr>
          <w:highlight w:val="white"/>
        </w:rPr>
      </w:pPr>
      <w:r w:rsidRPr="00903DBA">
        <w:rPr>
          <w:highlight w:val="white"/>
        </w:rPr>
        <w:t>"-="  { return ((int) Tokens.SUBTRACT_ASSIGN); }</w:t>
      </w:r>
    </w:p>
    <w:p w14:paraId="7512C05E" w14:textId="77777777" w:rsidR="00311885" w:rsidRPr="00903DBA" w:rsidRDefault="00311885" w:rsidP="00311885">
      <w:pPr>
        <w:pStyle w:val="Code"/>
        <w:rPr>
          <w:highlight w:val="white"/>
        </w:rPr>
      </w:pPr>
      <w:r w:rsidRPr="00903DBA">
        <w:rPr>
          <w:highlight w:val="white"/>
        </w:rPr>
        <w:t>"*="  { return ((int) Tokens.MULTIPLY_ASSIGN); }</w:t>
      </w:r>
    </w:p>
    <w:p w14:paraId="6B6AD526" w14:textId="77777777" w:rsidR="00311885" w:rsidRPr="00903DBA" w:rsidRDefault="00311885" w:rsidP="00311885">
      <w:pPr>
        <w:pStyle w:val="Code"/>
        <w:rPr>
          <w:highlight w:val="white"/>
        </w:rPr>
      </w:pPr>
      <w:r w:rsidRPr="00903DBA">
        <w:rPr>
          <w:highlight w:val="white"/>
        </w:rPr>
        <w:t>"/="  { return ((int) Tokens.DIVIDE_ASSIGN); }</w:t>
      </w:r>
    </w:p>
    <w:p w14:paraId="7C800E82" w14:textId="77777777" w:rsidR="00311885" w:rsidRPr="00903DBA" w:rsidRDefault="00311885" w:rsidP="00311885">
      <w:pPr>
        <w:pStyle w:val="Code"/>
        <w:rPr>
          <w:highlight w:val="white"/>
        </w:rPr>
      </w:pPr>
      <w:r w:rsidRPr="00903DBA">
        <w:rPr>
          <w:highlight w:val="white"/>
        </w:rPr>
        <w:t>"%="  { return ((int) Tokens.MODULO_ASSIGN); }</w:t>
      </w:r>
    </w:p>
    <w:p w14:paraId="57B98D3B" w14:textId="77777777" w:rsidR="00311885" w:rsidRPr="00903DBA" w:rsidRDefault="00311885" w:rsidP="00311885">
      <w:pPr>
        <w:pStyle w:val="Code"/>
        <w:rPr>
          <w:highlight w:val="white"/>
        </w:rPr>
      </w:pPr>
      <w:r w:rsidRPr="00903DBA">
        <w:rPr>
          <w:highlight w:val="white"/>
        </w:rPr>
        <w:t>"&lt;&lt;=" { return ((int) Tokens.LEFT_SHIFT_ASSIGN); }</w:t>
      </w:r>
    </w:p>
    <w:p w14:paraId="046C01F4" w14:textId="77777777" w:rsidR="00311885" w:rsidRPr="00903DBA" w:rsidRDefault="00311885" w:rsidP="00311885">
      <w:pPr>
        <w:pStyle w:val="Code"/>
        <w:rPr>
          <w:highlight w:val="white"/>
        </w:rPr>
      </w:pPr>
      <w:r w:rsidRPr="00903DBA">
        <w:rPr>
          <w:highlight w:val="white"/>
        </w:rPr>
        <w:t>"&gt;&gt;=" { return ((int) Tokens.RIGHT_SHIFT_ASSIGN); }</w:t>
      </w:r>
    </w:p>
    <w:p w14:paraId="3E93A83C" w14:textId="77777777" w:rsidR="00311885" w:rsidRPr="00903DBA" w:rsidRDefault="00311885" w:rsidP="00311885">
      <w:pPr>
        <w:pStyle w:val="Code"/>
        <w:rPr>
          <w:highlight w:val="white"/>
        </w:rPr>
      </w:pPr>
      <w:r w:rsidRPr="00903DBA">
        <w:rPr>
          <w:highlight w:val="white"/>
        </w:rPr>
        <w:t>"&amp;="  { return ((int) Tokens.AND_ASSIGN); }</w:t>
      </w:r>
    </w:p>
    <w:p w14:paraId="41A9E149" w14:textId="77777777" w:rsidR="00311885" w:rsidRPr="00903DBA" w:rsidRDefault="00311885" w:rsidP="00311885">
      <w:pPr>
        <w:pStyle w:val="Code"/>
        <w:rPr>
          <w:highlight w:val="white"/>
        </w:rPr>
      </w:pPr>
      <w:r w:rsidRPr="00903DBA">
        <w:rPr>
          <w:highlight w:val="white"/>
        </w:rPr>
        <w:t>"^="  { return ((int) Tokens.XOR_ASSIGN); }</w:t>
      </w:r>
    </w:p>
    <w:p w14:paraId="2D347F0B" w14:textId="392B8BF3" w:rsidR="00311885" w:rsidRPr="00903DBA" w:rsidRDefault="00311885" w:rsidP="00C10AF9">
      <w:pPr>
        <w:pStyle w:val="Code"/>
        <w:rPr>
          <w:highlight w:val="white"/>
        </w:rPr>
      </w:pPr>
      <w:r w:rsidRPr="00903DBA">
        <w:rPr>
          <w:highlight w:val="white"/>
        </w:rPr>
        <w:t>"|="  { return ((int) Tokens.</w:t>
      </w:r>
      <w:r w:rsidR="00414C74" w:rsidRPr="00903DBA">
        <w:rPr>
          <w:highlight w:val="white"/>
        </w:rPr>
        <w:t>OR</w:t>
      </w:r>
      <w:r w:rsidRPr="00903DBA">
        <w:rPr>
          <w:highlight w:val="white"/>
        </w:rPr>
        <w:t>_ASSIGN); }</w:t>
      </w:r>
    </w:p>
    <w:p w14:paraId="67374BF9" w14:textId="1A70608B" w:rsidR="001B2198" w:rsidRPr="00903DBA" w:rsidRDefault="00D44F1C" w:rsidP="00C10AF9">
      <w:pPr>
        <w:rPr>
          <w:highlight w:val="white"/>
        </w:rPr>
      </w:pPr>
      <w:r w:rsidRPr="00903DBA">
        <w:rPr>
          <w:highlight w:val="white"/>
        </w:rPr>
        <w:t xml:space="preserve">When we encounter a </w:t>
      </w:r>
      <w:r w:rsidR="00E947F9" w:rsidRPr="00903DBA">
        <w:rPr>
          <w:highlight w:val="white"/>
        </w:rPr>
        <w:t>register name</w:t>
      </w:r>
      <w:r w:rsidR="009B5322" w:rsidRPr="00903DBA">
        <w:rPr>
          <w:highlight w:val="white"/>
        </w:rPr>
        <w:t xml:space="preserve">, we look up the register, and report an error </w:t>
      </w:r>
      <w:r w:rsidR="00D4741E" w:rsidRPr="00903DBA">
        <w:rPr>
          <w:highlight w:val="white"/>
        </w:rPr>
        <w:t>there is no register with th</w:t>
      </w:r>
      <w:r w:rsidR="003B5FDC">
        <w:rPr>
          <w:highlight w:val="white"/>
        </w:rPr>
        <w:t>e</w:t>
      </w:r>
      <w:r w:rsidR="00D4741E" w:rsidRPr="00903DBA">
        <w:rPr>
          <w:highlight w:val="white"/>
        </w:rPr>
        <w:t xml:space="preserve"> name.</w:t>
      </w:r>
    </w:p>
    <w:p w14:paraId="1635047C" w14:textId="77777777" w:rsidR="00C10AF9" w:rsidRPr="00903DBA" w:rsidRDefault="00C10AF9" w:rsidP="00C10AF9">
      <w:pPr>
        <w:pStyle w:val="Code"/>
        <w:rPr>
          <w:highlight w:val="white"/>
        </w:rPr>
      </w:pPr>
      <w:r w:rsidRPr="00903DBA">
        <w:rPr>
          <w:highlight w:val="white"/>
        </w:rPr>
        <w:t>{REGISTER_NAME} {</w:t>
      </w:r>
    </w:p>
    <w:p w14:paraId="0AF9D81A" w14:textId="77777777" w:rsidR="00C10AF9" w:rsidRPr="00903DBA" w:rsidRDefault="00C10AF9" w:rsidP="00C10AF9">
      <w:pPr>
        <w:pStyle w:val="Code"/>
        <w:rPr>
          <w:highlight w:val="white"/>
        </w:rPr>
      </w:pPr>
      <w:r w:rsidRPr="00903DBA">
        <w:rPr>
          <w:highlight w:val="white"/>
        </w:rPr>
        <w:t xml:space="preserve">  { Register register;</w:t>
      </w:r>
    </w:p>
    <w:p w14:paraId="2DE402C3" w14:textId="77777777" w:rsidR="00C10AF9" w:rsidRPr="00903DBA" w:rsidRDefault="00C10AF9" w:rsidP="00C10AF9">
      <w:pPr>
        <w:pStyle w:val="Code"/>
        <w:rPr>
          <w:highlight w:val="white"/>
        </w:rPr>
      </w:pPr>
      <w:r w:rsidRPr="00903DBA">
        <w:rPr>
          <w:highlight w:val="white"/>
        </w:rPr>
        <w:t xml:space="preserve">    string text = yytext.Substring(9);</w:t>
      </w:r>
    </w:p>
    <w:p w14:paraId="1F4AB7DA" w14:textId="77777777" w:rsidR="00C10AF9" w:rsidRPr="00903DBA" w:rsidRDefault="00C10AF9" w:rsidP="00C10AF9">
      <w:pPr>
        <w:pStyle w:val="Code"/>
        <w:rPr>
          <w:highlight w:val="white"/>
        </w:rPr>
      </w:pPr>
    </w:p>
    <w:p w14:paraId="107BE4D7" w14:textId="77777777" w:rsidR="00C10AF9" w:rsidRPr="00903DBA" w:rsidRDefault="00C10AF9" w:rsidP="00C10AF9">
      <w:pPr>
        <w:pStyle w:val="Code"/>
        <w:rPr>
          <w:highlight w:val="white"/>
        </w:rPr>
      </w:pPr>
      <w:r w:rsidRPr="00903DBA">
        <w:rPr>
          <w:highlight w:val="white"/>
        </w:rPr>
        <w:t xml:space="preserve">    if (Enum.TryParse&lt;Register&gt;(text, out register)) {</w:t>
      </w:r>
    </w:p>
    <w:p w14:paraId="7C06B9E2" w14:textId="77777777" w:rsidR="00C10AF9" w:rsidRPr="00903DBA" w:rsidRDefault="00C10AF9" w:rsidP="00C10AF9">
      <w:pPr>
        <w:pStyle w:val="Code"/>
        <w:rPr>
          <w:highlight w:val="white"/>
        </w:rPr>
      </w:pPr>
      <w:r w:rsidRPr="00903DBA">
        <w:rPr>
          <w:highlight w:val="white"/>
        </w:rPr>
        <w:t xml:space="preserve">      yylval.register = register;</w:t>
      </w:r>
    </w:p>
    <w:p w14:paraId="291612A2" w14:textId="77777777" w:rsidR="00C10AF9" w:rsidRPr="00903DBA" w:rsidRDefault="00C10AF9" w:rsidP="00C10AF9">
      <w:pPr>
        <w:pStyle w:val="Code"/>
        <w:rPr>
          <w:highlight w:val="white"/>
        </w:rPr>
      </w:pPr>
      <w:r w:rsidRPr="00903DBA">
        <w:rPr>
          <w:highlight w:val="white"/>
        </w:rPr>
        <w:t xml:space="preserve">      return ((int) Tokens.REGISTER_NAME);</w:t>
      </w:r>
    </w:p>
    <w:p w14:paraId="4ED58A52" w14:textId="77777777" w:rsidR="00C10AF9" w:rsidRPr="00903DBA" w:rsidRDefault="00C10AF9" w:rsidP="00C10AF9">
      <w:pPr>
        <w:pStyle w:val="Code"/>
        <w:rPr>
          <w:highlight w:val="white"/>
        </w:rPr>
      </w:pPr>
      <w:r w:rsidRPr="00903DBA">
        <w:rPr>
          <w:highlight w:val="white"/>
        </w:rPr>
        <w:t xml:space="preserve">    }</w:t>
      </w:r>
    </w:p>
    <w:p w14:paraId="712851D7" w14:textId="77777777" w:rsidR="00C10AF9" w:rsidRPr="00903DBA" w:rsidRDefault="00C10AF9" w:rsidP="00C10AF9">
      <w:pPr>
        <w:pStyle w:val="Code"/>
        <w:rPr>
          <w:highlight w:val="white"/>
        </w:rPr>
      </w:pPr>
      <w:r w:rsidRPr="00903DBA">
        <w:rPr>
          <w:highlight w:val="white"/>
        </w:rPr>
        <w:t xml:space="preserve">    </w:t>
      </w:r>
    </w:p>
    <w:p w14:paraId="32D88E15" w14:textId="77777777" w:rsidR="00C10AF9" w:rsidRPr="00903DBA" w:rsidRDefault="00C10AF9" w:rsidP="00C10AF9">
      <w:pPr>
        <w:pStyle w:val="Code"/>
        <w:rPr>
          <w:highlight w:val="white"/>
        </w:rPr>
      </w:pPr>
      <w:r w:rsidRPr="00903DBA">
        <w:rPr>
          <w:highlight w:val="white"/>
        </w:rPr>
        <w:t xml:space="preserve">    Assert.Error(text, Message.Unknown_register);</w:t>
      </w:r>
    </w:p>
    <w:p w14:paraId="38CF818A" w14:textId="77777777" w:rsidR="00C10AF9" w:rsidRPr="00903DBA" w:rsidRDefault="00C10AF9" w:rsidP="00C10AF9">
      <w:pPr>
        <w:pStyle w:val="Code"/>
        <w:rPr>
          <w:highlight w:val="white"/>
        </w:rPr>
      </w:pPr>
      <w:r w:rsidRPr="00903DBA">
        <w:rPr>
          <w:highlight w:val="white"/>
        </w:rPr>
        <w:t xml:space="preserve">  }</w:t>
      </w:r>
    </w:p>
    <w:p w14:paraId="7988792C" w14:textId="1B5D2D3B" w:rsidR="00C10AF9" w:rsidRPr="00903DBA" w:rsidRDefault="00C10AF9" w:rsidP="00C10AF9">
      <w:pPr>
        <w:pStyle w:val="Code"/>
        <w:rPr>
          <w:highlight w:val="white"/>
        </w:rPr>
      </w:pPr>
      <w:r w:rsidRPr="00903DBA">
        <w:rPr>
          <w:highlight w:val="white"/>
        </w:rPr>
        <w:t>}</w:t>
      </w:r>
    </w:p>
    <w:p w14:paraId="3BAA9D31" w14:textId="72F09FD3" w:rsidR="00D44F1C" w:rsidRPr="00903DBA" w:rsidRDefault="00D44F1C" w:rsidP="003B5FDC">
      <w:pPr>
        <w:rPr>
          <w:highlight w:val="white"/>
        </w:rPr>
      </w:pPr>
      <w:r w:rsidRPr="00903DBA">
        <w:rPr>
          <w:highlight w:val="white"/>
        </w:rPr>
        <w:t>When we encounter a name, we need to check whether it represent a typedef name or a regular name; that is, the name of a variable, constant, struct or union, enumeration, or a function.</w:t>
      </w:r>
      <w:r w:rsidR="009A0F7D" w:rsidRPr="00903DBA">
        <w:rPr>
          <w:highlight w:val="white"/>
        </w:rPr>
        <w:t xml:space="preserve"> We look up the name in the current symbol table </w:t>
      </w:r>
      <w:r w:rsidR="00392276">
        <w:rPr>
          <w:highlight w:val="white"/>
        </w:rPr>
        <w:t xml:space="preserve">in accordance with the typedef-name problem </w:t>
      </w:r>
      <w:r w:rsidR="00A729C9">
        <w:rPr>
          <w:highlight w:val="white"/>
        </w:rPr>
        <w:t>above and</w:t>
      </w:r>
      <w:r w:rsidR="009A0F7D" w:rsidRPr="00903DBA">
        <w:rPr>
          <w:highlight w:val="white"/>
        </w:rPr>
        <w:t xml:space="preserve"> return the </w:t>
      </w:r>
      <w:r w:rsidR="009A0F7D" w:rsidRPr="00903DBA">
        <w:rPr>
          <w:rStyle w:val="KeyWord0"/>
          <w:highlight w:val="white"/>
        </w:rPr>
        <w:t>typedef</w:t>
      </w:r>
      <w:r w:rsidR="003B5FDC">
        <w:rPr>
          <w:highlight w:val="white"/>
        </w:rPr>
        <w:t>-</w:t>
      </w:r>
      <w:r w:rsidR="009A0F7D" w:rsidRPr="003B5FDC">
        <w:rPr>
          <w:rStyle w:val="KeyWord0"/>
          <w:highlight w:val="white"/>
        </w:rPr>
        <w:t>name</w:t>
      </w:r>
      <w:r w:rsidR="009A0F7D" w:rsidRPr="00903DBA">
        <w:rPr>
          <w:highlight w:val="white"/>
        </w:rPr>
        <w:t xml:space="preserve"> token in case of a typedef name. In case of a regular name, we return the </w:t>
      </w:r>
      <w:r w:rsidR="009A0F7D" w:rsidRPr="00903DBA">
        <w:rPr>
          <w:rStyle w:val="KeyWord0"/>
          <w:highlight w:val="white"/>
        </w:rPr>
        <w:t>name</w:t>
      </w:r>
      <w:r w:rsidR="009A0F7D" w:rsidRPr="00903DBA">
        <w:rPr>
          <w:highlight w:val="white"/>
        </w:rPr>
        <w:t xml:space="preserve"> token.</w:t>
      </w:r>
    </w:p>
    <w:p w14:paraId="464843A6" w14:textId="77777777" w:rsidR="00C31697" w:rsidRPr="00903DBA" w:rsidRDefault="00C31697" w:rsidP="00C31697">
      <w:pPr>
        <w:pStyle w:val="Code"/>
        <w:rPr>
          <w:highlight w:val="white"/>
        </w:rPr>
      </w:pPr>
      <w:r w:rsidRPr="00903DBA">
        <w:rPr>
          <w:highlight w:val="white"/>
        </w:rPr>
        <w:t>{NAME} {</w:t>
      </w:r>
    </w:p>
    <w:p w14:paraId="5D5801DB" w14:textId="77777777" w:rsidR="00C31697" w:rsidRPr="00903DBA" w:rsidRDefault="00C31697" w:rsidP="00C31697">
      <w:pPr>
        <w:pStyle w:val="Code"/>
        <w:rPr>
          <w:highlight w:val="white"/>
        </w:rPr>
      </w:pPr>
      <w:r w:rsidRPr="00903DBA">
        <w:rPr>
          <w:highlight w:val="white"/>
        </w:rPr>
        <w:t xml:space="preserve">  { string name = yytext;</w:t>
      </w:r>
    </w:p>
    <w:p w14:paraId="144C2480" w14:textId="77777777" w:rsidR="00C31697" w:rsidRPr="00903DBA" w:rsidRDefault="00C31697" w:rsidP="0018288D">
      <w:pPr>
        <w:pStyle w:val="Code"/>
        <w:rPr>
          <w:highlight w:val="white"/>
        </w:rPr>
      </w:pPr>
    </w:p>
    <w:p w14:paraId="10E986D3" w14:textId="77777777" w:rsidR="0018288D" w:rsidRPr="00903DBA" w:rsidRDefault="0018288D" w:rsidP="0018288D">
      <w:pPr>
        <w:pStyle w:val="Code"/>
        <w:rPr>
          <w:highlight w:val="white"/>
        </w:rPr>
      </w:pPr>
      <w:r w:rsidRPr="00903DBA">
        <w:rPr>
          <w:highlight w:val="white"/>
        </w:rPr>
        <w:t xml:space="preserve">    if (Start.Linux &amp;&amp; (name.Equals("abs") ||</w:t>
      </w:r>
    </w:p>
    <w:p w14:paraId="69E5FC44" w14:textId="77777777" w:rsidR="0018288D" w:rsidRPr="00903DBA" w:rsidRDefault="0018288D" w:rsidP="0018288D">
      <w:pPr>
        <w:pStyle w:val="Code"/>
        <w:rPr>
          <w:highlight w:val="white"/>
        </w:rPr>
      </w:pPr>
      <w:r w:rsidRPr="00903DBA">
        <w:rPr>
          <w:highlight w:val="white"/>
        </w:rPr>
        <w:t xml:space="preserve">        name.Equals("_start") || name.Equals("section") ||</w:t>
      </w:r>
    </w:p>
    <w:p w14:paraId="370BBA52" w14:textId="77777777" w:rsidR="0018288D" w:rsidRPr="00903DBA" w:rsidRDefault="0018288D" w:rsidP="0018288D">
      <w:pPr>
        <w:pStyle w:val="Code"/>
        <w:rPr>
          <w:highlight w:val="white"/>
        </w:rPr>
      </w:pPr>
      <w:r w:rsidRPr="00903DBA">
        <w:rPr>
          <w:highlight w:val="white"/>
        </w:rPr>
        <w:t xml:space="preserve">        name.Equals("extern") || name.Equals("global"))) {</w:t>
      </w:r>
    </w:p>
    <w:p w14:paraId="57F7B673" w14:textId="77777777" w:rsidR="0018288D" w:rsidRPr="00903DBA" w:rsidRDefault="0018288D" w:rsidP="0018288D">
      <w:pPr>
        <w:pStyle w:val="Code"/>
        <w:rPr>
          <w:highlight w:val="white"/>
        </w:rPr>
      </w:pPr>
      <w:r w:rsidRPr="00903DBA">
        <w:rPr>
          <w:highlight w:val="white"/>
        </w:rPr>
        <w:t xml:space="preserve">      name = Symbol.FileMarker + name;</w:t>
      </w:r>
    </w:p>
    <w:p w14:paraId="551F51BD" w14:textId="77777777" w:rsidR="0018288D" w:rsidRPr="00903DBA" w:rsidRDefault="0018288D" w:rsidP="0018288D">
      <w:pPr>
        <w:pStyle w:val="Code"/>
        <w:rPr>
          <w:highlight w:val="white"/>
        </w:rPr>
      </w:pPr>
      <w:r w:rsidRPr="00903DBA">
        <w:rPr>
          <w:highlight w:val="white"/>
        </w:rPr>
        <w:t xml:space="preserve">    }</w:t>
      </w:r>
    </w:p>
    <w:p w14:paraId="4F23AF58" w14:textId="77777777" w:rsidR="00C31697" w:rsidRPr="00903DBA" w:rsidRDefault="00C31697" w:rsidP="0018288D">
      <w:pPr>
        <w:pStyle w:val="Code"/>
        <w:rPr>
          <w:highlight w:val="white"/>
        </w:rPr>
      </w:pPr>
    </w:p>
    <w:p w14:paraId="270AA55A" w14:textId="77777777" w:rsidR="00C31697" w:rsidRPr="00903DBA" w:rsidRDefault="00C31697" w:rsidP="00C31697">
      <w:pPr>
        <w:pStyle w:val="Code"/>
        <w:rPr>
          <w:highlight w:val="white"/>
        </w:rPr>
      </w:pPr>
      <w:r w:rsidRPr="00903DBA">
        <w:rPr>
          <w:highlight w:val="white"/>
        </w:rPr>
        <w:t xml:space="preserve">    Symbol symbol = SymbolTable.CurrentTable.LookupSymbol(name);</w:t>
      </w:r>
    </w:p>
    <w:p w14:paraId="5E763420" w14:textId="77777777" w:rsidR="00C31697" w:rsidRPr="00903DBA" w:rsidRDefault="00C31697" w:rsidP="00C31697">
      <w:pPr>
        <w:pStyle w:val="Code"/>
        <w:rPr>
          <w:highlight w:val="white"/>
        </w:rPr>
      </w:pPr>
    </w:p>
    <w:p w14:paraId="77BAA5EF" w14:textId="77777777" w:rsidR="00C31697" w:rsidRPr="00903DBA" w:rsidRDefault="00C31697" w:rsidP="00C31697">
      <w:pPr>
        <w:pStyle w:val="Code"/>
        <w:rPr>
          <w:highlight w:val="white"/>
        </w:rPr>
      </w:pPr>
      <w:r w:rsidRPr="00903DBA">
        <w:rPr>
          <w:highlight w:val="white"/>
        </w:rPr>
        <w:t xml:space="preserve">    if ((symbol != null) &amp;&amp; symbol.IsTypedef()) {</w:t>
      </w:r>
    </w:p>
    <w:p w14:paraId="4E7CBAC2" w14:textId="77777777" w:rsidR="00C31697" w:rsidRPr="00903DBA" w:rsidRDefault="00C31697" w:rsidP="00C31697">
      <w:pPr>
        <w:pStyle w:val="Code"/>
        <w:rPr>
          <w:highlight w:val="white"/>
        </w:rPr>
      </w:pPr>
      <w:r w:rsidRPr="00903DBA">
        <w:rPr>
          <w:highlight w:val="white"/>
        </w:rPr>
        <w:t xml:space="preserve">      yylval.type = symbol.Type;</w:t>
      </w:r>
    </w:p>
    <w:p w14:paraId="221584E9" w14:textId="77777777" w:rsidR="00C31697" w:rsidRPr="00903DBA" w:rsidRDefault="00C31697" w:rsidP="00C31697">
      <w:pPr>
        <w:pStyle w:val="Code"/>
        <w:rPr>
          <w:highlight w:val="white"/>
        </w:rPr>
      </w:pPr>
      <w:r w:rsidRPr="00903DBA">
        <w:rPr>
          <w:highlight w:val="white"/>
        </w:rPr>
        <w:t xml:space="preserve">      return ((int) Tokens.TYPEDEF_NAME);</w:t>
      </w:r>
    </w:p>
    <w:p w14:paraId="2E98AFB8" w14:textId="77777777" w:rsidR="00C31697" w:rsidRPr="00903DBA" w:rsidRDefault="00C31697" w:rsidP="00C31697">
      <w:pPr>
        <w:pStyle w:val="Code"/>
        <w:rPr>
          <w:highlight w:val="white"/>
        </w:rPr>
      </w:pPr>
      <w:r w:rsidRPr="00903DBA">
        <w:rPr>
          <w:highlight w:val="white"/>
        </w:rPr>
        <w:t xml:space="preserve">    }</w:t>
      </w:r>
    </w:p>
    <w:p w14:paraId="3299EDDA" w14:textId="77777777" w:rsidR="00C31697" w:rsidRPr="00903DBA" w:rsidRDefault="00C31697" w:rsidP="00C31697">
      <w:pPr>
        <w:pStyle w:val="Code"/>
        <w:rPr>
          <w:highlight w:val="white"/>
        </w:rPr>
      </w:pPr>
      <w:r w:rsidRPr="00903DBA">
        <w:rPr>
          <w:highlight w:val="white"/>
        </w:rPr>
        <w:t xml:space="preserve">    else {</w:t>
      </w:r>
    </w:p>
    <w:p w14:paraId="56468D06" w14:textId="77777777" w:rsidR="00C31697" w:rsidRPr="00903DBA" w:rsidRDefault="00C31697" w:rsidP="00C31697">
      <w:pPr>
        <w:pStyle w:val="Code"/>
        <w:rPr>
          <w:highlight w:val="white"/>
        </w:rPr>
      </w:pPr>
      <w:r w:rsidRPr="00903DBA">
        <w:rPr>
          <w:highlight w:val="white"/>
        </w:rPr>
        <w:t xml:space="preserve">      yylval.name = name;</w:t>
      </w:r>
    </w:p>
    <w:p w14:paraId="6B9D0E4C" w14:textId="77777777" w:rsidR="00C31697" w:rsidRPr="00903DBA" w:rsidRDefault="00C31697" w:rsidP="00C31697">
      <w:pPr>
        <w:pStyle w:val="Code"/>
        <w:rPr>
          <w:highlight w:val="white"/>
        </w:rPr>
      </w:pPr>
      <w:r w:rsidRPr="00903DBA">
        <w:rPr>
          <w:highlight w:val="white"/>
        </w:rPr>
        <w:t xml:space="preserve">      return ((int) Tokens.NAME);</w:t>
      </w:r>
    </w:p>
    <w:p w14:paraId="033A61C4" w14:textId="77777777" w:rsidR="00C31697" w:rsidRPr="00903DBA" w:rsidRDefault="00C31697" w:rsidP="00C31697">
      <w:pPr>
        <w:pStyle w:val="Code"/>
        <w:rPr>
          <w:highlight w:val="white"/>
        </w:rPr>
      </w:pPr>
      <w:r w:rsidRPr="00903DBA">
        <w:rPr>
          <w:highlight w:val="white"/>
        </w:rPr>
        <w:lastRenderedPageBreak/>
        <w:t xml:space="preserve">    }</w:t>
      </w:r>
    </w:p>
    <w:p w14:paraId="71C53BE5" w14:textId="77777777" w:rsidR="00C31697" w:rsidRPr="00903DBA" w:rsidRDefault="00C31697" w:rsidP="00C31697">
      <w:pPr>
        <w:pStyle w:val="Code"/>
        <w:rPr>
          <w:highlight w:val="white"/>
        </w:rPr>
      </w:pPr>
      <w:r w:rsidRPr="00903DBA">
        <w:rPr>
          <w:highlight w:val="white"/>
        </w:rPr>
        <w:t xml:space="preserve">  }</w:t>
      </w:r>
    </w:p>
    <w:p w14:paraId="3697BA07" w14:textId="77777777" w:rsidR="00C31697" w:rsidRPr="00903DBA" w:rsidRDefault="00C31697" w:rsidP="00C31697">
      <w:pPr>
        <w:pStyle w:val="Code"/>
        <w:rPr>
          <w:highlight w:val="white"/>
        </w:rPr>
      </w:pPr>
      <w:r w:rsidRPr="00903DBA">
        <w:rPr>
          <w:highlight w:val="white"/>
        </w:rPr>
        <w:t>}</w:t>
      </w:r>
    </w:p>
    <w:p w14:paraId="2A9D5F17" w14:textId="725145FD" w:rsidR="00311885" w:rsidRPr="00903DBA" w:rsidRDefault="00695F21" w:rsidP="00695F21">
      <w:pPr>
        <w:rPr>
          <w:highlight w:val="white"/>
        </w:rPr>
      </w:pPr>
      <w:r w:rsidRPr="00903DBA">
        <w:rPr>
          <w:highlight w:val="white"/>
        </w:rPr>
        <w:t xml:space="preserve">When it comes to integral values, we need to decide the </w:t>
      </w:r>
      <w:r w:rsidR="00FF473A" w:rsidRPr="00903DBA">
        <w:rPr>
          <w:highlight w:val="white"/>
        </w:rPr>
        <w:t xml:space="preserve">sign, </w:t>
      </w:r>
      <w:r w:rsidRPr="00903DBA">
        <w:rPr>
          <w:highlight w:val="white"/>
        </w:rPr>
        <w:t>base</w:t>
      </w:r>
      <w:r w:rsidR="00FF473A" w:rsidRPr="00903DBA">
        <w:rPr>
          <w:highlight w:val="white"/>
        </w:rPr>
        <w:t>, and type of the value.</w:t>
      </w:r>
    </w:p>
    <w:p w14:paraId="7255C7C6" w14:textId="77777777" w:rsidR="00311885" w:rsidRPr="00903DBA" w:rsidRDefault="00311885" w:rsidP="00C10AF9">
      <w:pPr>
        <w:pStyle w:val="Code"/>
        <w:rPr>
          <w:highlight w:val="white"/>
        </w:rPr>
      </w:pPr>
      <w:r w:rsidRPr="00903DBA">
        <w:rPr>
          <w:highlight w:val="white"/>
        </w:rPr>
        <w:t>{INTEGRAL_VALUE} {</w:t>
      </w:r>
    </w:p>
    <w:p w14:paraId="5FDDEFA3" w14:textId="77777777" w:rsidR="00311885" w:rsidRPr="00903DBA" w:rsidRDefault="00311885" w:rsidP="00311885">
      <w:pPr>
        <w:pStyle w:val="Code"/>
        <w:rPr>
          <w:highlight w:val="white"/>
        </w:rPr>
      </w:pPr>
      <w:r w:rsidRPr="00903DBA">
        <w:rPr>
          <w:highlight w:val="white"/>
        </w:rPr>
        <w:t xml:space="preserve">  { string text = yytext.Trim().ToLower();</w:t>
      </w:r>
    </w:p>
    <w:p w14:paraId="603F3207" w14:textId="7C970A63" w:rsidR="00311885" w:rsidRPr="00903DBA" w:rsidRDefault="00F959BE" w:rsidP="00F959BE">
      <w:pPr>
        <w:rPr>
          <w:highlight w:val="white"/>
        </w:rPr>
      </w:pPr>
      <w:r w:rsidRPr="00903DBA">
        <w:rPr>
          <w:highlight w:val="white"/>
        </w:rPr>
        <w:t xml:space="preserve">The </w:t>
      </w:r>
      <w:r w:rsidRPr="00903DBA">
        <w:rPr>
          <w:rStyle w:val="KeyWord0"/>
          <w:highlight w:val="white"/>
        </w:rPr>
        <w:t>ToUInt64</w:t>
      </w:r>
      <w:r w:rsidRPr="00903DBA">
        <w:rPr>
          <w:highlight w:val="white"/>
        </w:rPr>
        <w:t xml:space="preserve"> method below does not accept plus or minus signs. Therefore</w:t>
      </w:r>
      <w:r w:rsidR="00DE5A89" w:rsidRPr="00903DBA">
        <w:rPr>
          <w:highlight w:val="white"/>
        </w:rPr>
        <w:t>,</w:t>
      </w:r>
      <w:r w:rsidRPr="00903DBA">
        <w:rPr>
          <w:highlight w:val="white"/>
        </w:rPr>
        <w:t xml:space="preserve"> we need to </w:t>
      </w:r>
      <w:r w:rsidR="00712CC0" w:rsidRPr="00903DBA">
        <w:rPr>
          <w:highlight w:val="white"/>
        </w:rPr>
        <w:t xml:space="preserve">remove the sign and </w:t>
      </w:r>
      <w:r w:rsidR="00E20208" w:rsidRPr="00903DBA">
        <w:rPr>
          <w:highlight w:val="white"/>
        </w:rPr>
        <w:t xml:space="preserve">assign true to the </w:t>
      </w:r>
      <w:r w:rsidR="00E20208" w:rsidRPr="00903DBA">
        <w:rPr>
          <w:rStyle w:val="KeyWord0"/>
          <w:highlight w:val="white"/>
        </w:rPr>
        <w:t>minus</w:t>
      </w:r>
      <w:r w:rsidR="00E20208" w:rsidRPr="00903DBA">
        <w:rPr>
          <w:highlight w:val="white"/>
        </w:rPr>
        <w:t xml:space="preserve"> variable in case of a negative value.</w:t>
      </w:r>
    </w:p>
    <w:p w14:paraId="736F335F" w14:textId="77777777" w:rsidR="00311885" w:rsidRPr="00903DBA" w:rsidRDefault="00311885" w:rsidP="00311885">
      <w:pPr>
        <w:pStyle w:val="Code"/>
        <w:rPr>
          <w:highlight w:val="white"/>
        </w:rPr>
      </w:pPr>
      <w:r w:rsidRPr="00903DBA">
        <w:rPr>
          <w:highlight w:val="white"/>
        </w:rPr>
        <w:t xml:space="preserve">    bool minus = false;</w:t>
      </w:r>
    </w:p>
    <w:p w14:paraId="0C12B4E2" w14:textId="77777777" w:rsidR="00311885" w:rsidRPr="00903DBA" w:rsidRDefault="00311885" w:rsidP="00311885">
      <w:pPr>
        <w:pStyle w:val="Code"/>
        <w:rPr>
          <w:highlight w:val="white"/>
        </w:rPr>
      </w:pPr>
      <w:r w:rsidRPr="00903DBA">
        <w:rPr>
          <w:highlight w:val="white"/>
        </w:rPr>
        <w:t xml:space="preserve">    if (text.StartsWith("+")) {</w:t>
      </w:r>
    </w:p>
    <w:p w14:paraId="44B1EED5" w14:textId="77777777" w:rsidR="00311885" w:rsidRPr="00903DBA" w:rsidRDefault="00311885" w:rsidP="00311885">
      <w:pPr>
        <w:pStyle w:val="Code"/>
        <w:rPr>
          <w:highlight w:val="white"/>
        </w:rPr>
      </w:pPr>
      <w:r w:rsidRPr="00903DBA">
        <w:rPr>
          <w:highlight w:val="white"/>
        </w:rPr>
        <w:t xml:space="preserve">      text = text.Substring(1);</w:t>
      </w:r>
    </w:p>
    <w:p w14:paraId="79244C13" w14:textId="77777777" w:rsidR="00311885" w:rsidRPr="00903DBA" w:rsidRDefault="00311885" w:rsidP="00311885">
      <w:pPr>
        <w:pStyle w:val="Code"/>
        <w:rPr>
          <w:highlight w:val="white"/>
        </w:rPr>
      </w:pPr>
      <w:r w:rsidRPr="00903DBA">
        <w:rPr>
          <w:highlight w:val="white"/>
        </w:rPr>
        <w:t xml:space="preserve">    }</w:t>
      </w:r>
    </w:p>
    <w:p w14:paraId="008767EC" w14:textId="77777777" w:rsidR="00311885" w:rsidRPr="00903DBA" w:rsidRDefault="00311885" w:rsidP="00311885">
      <w:pPr>
        <w:pStyle w:val="Code"/>
        <w:rPr>
          <w:highlight w:val="white"/>
        </w:rPr>
      </w:pPr>
      <w:r w:rsidRPr="00903DBA">
        <w:rPr>
          <w:highlight w:val="white"/>
        </w:rPr>
        <w:t xml:space="preserve">    else if (text.StartsWith("-")) {</w:t>
      </w:r>
    </w:p>
    <w:p w14:paraId="65AA7551" w14:textId="77777777" w:rsidR="00311885" w:rsidRPr="00903DBA" w:rsidRDefault="00311885" w:rsidP="00311885">
      <w:pPr>
        <w:pStyle w:val="Code"/>
        <w:rPr>
          <w:highlight w:val="white"/>
        </w:rPr>
      </w:pPr>
      <w:r w:rsidRPr="00903DBA">
        <w:rPr>
          <w:highlight w:val="white"/>
        </w:rPr>
        <w:t xml:space="preserve">      minus = true;</w:t>
      </w:r>
    </w:p>
    <w:p w14:paraId="57638130" w14:textId="77777777" w:rsidR="00311885" w:rsidRPr="00903DBA" w:rsidRDefault="00311885" w:rsidP="00311885">
      <w:pPr>
        <w:pStyle w:val="Code"/>
        <w:rPr>
          <w:highlight w:val="white"/>
        </w:rPr>
      </w:pPr>
      <w:r w:rsidRPr="00903DBA">
        <w:rPr>
          <w:highlight w:val="white"/>
        </w:rPr>
        <w:t xml:space="preserve">      text = text.Substring(1);</w:t>
      </w:r>
    </w:p>
    <w:p w14:paraId="1F5FEECC" w14:textId="77777777" w:rsidR="00311885" w:rsidRPr="00903DBA" w:rsidRDefault="00311885" w:rsidP="00311885">
      <w:pPr>
        <w:pStyle w:val="Code"/>
        <w:rPr>
          <w:highlight w:val="white"/>
        </w:rPr>
      </w:pPr>
      <w:r w:rsidRPr="00903DBA">
        <w:rPr>
          <w:highlight w:val="white"/>
        </w:rPr>
        <w:t xml:space="preserve">    }</w:t>
      </w:r>
    </w:p>
    <w:p w14:paraId="66E071BE" w14:textId="5F479B1F" w:rsidR="00224B3F" w:rsidRPr="00903DBA" w:rsidRDefault="00712CC0" w:rsidP="00224B3F">
      <w:pPr>
        <w:rPr>
          <w:highlight w:val="white"/>
        </w:rPr>
      </w:pPr>
      <w:r w:rsidRPr="00903DBA">
        <w:rPr>
          <w:highlight w:val="white"/>
        </w:rPr>
        <w:t>Then we decide the base of the value</w:t>
      </w:r>
      <w:r w:rsidR="00B474B8" w:rsidRPr="00903DBA">
        <w:rPr>
          <w:highlight w:val="white"/>
        </w:rPr>
        <w:t>.</w:t>
      </w:r>
      <w:r w:rsidR="00224B3F" w:rsidRPr="00903DBA">
        <w:rPr>
          <w:highlight w:val="white"/>
        </w:rPr>
        <w:t xml:space="preserve"> </w:t>
      </w:r>
      <w:r w:rsidR="00B474B8" w:rsidRPr="00903DBA">
        <w:rPr>
          <w:highlight w:val="white"/>
        </w:rPr>
        <w:t xml:space="preserve">If the text start with </w:t>
      </w:r>
      <w:r w:rsidR="006230BD" w:rsidRPr="00903DBA">
        <w:rPr>
          <w:highlight w:val="white"/>
        </w:rPr>
        <w:t>“0x” or “0X”</w:t>
      </w:r>
      <w:r w:rsidR="008426DA" w:rsidRPr="00903DBA">
        <w:rPr>
          <w:highlight w:val="white"/>
        </w:rPr>
        <w:t>,</w:t>
      </w:r>
      <w:r w:rsidR="003C6D25" w:rsidRPr="00903DBA">
        <w:rPr>
          <w:highlight w:val="white"/>
        </w:rPr>
        <w:t xml:space="preserve"> the value is a hexadecimal with the base 16. If the text start with </w:t>
      </w:r>
      <w:r w:rsidR="006230BD" w:rsidRPr="00903DBA">
        <w:rPr>
          <w:highlight w:val="white"/>
        </w:rPr>
        <w:t>“0”</w:t>
      </w:r>
      <w:r w:rsidR="003C6D25" w:rsidRPr="00903DBA">
        <w:rPr>
          <w:highlight w:val="white"/>
        </w:rPr>
        <w:t>, the value is an octal value with the base 8. Otherwise, it is a decimal value with the base 10.</w:t>
      </w:r>
    </w:p>
    <w:p w14:paraId="7085541B" w14:textId="77777777" w:rsidR="00311885" w:rsidRPr="00903DBA" w:rsidRDefault="00311885" w:rsidP="00311885">
      <w:pPr>
        <w:pStyle w:val="Code"/>
        <w:rPr>
          <w:highlight w:val="white"/>
        </w:rPr>
      </w:pPr>
      <w:r w:rsidRPr="00903DBA">
        <w:rPr>
          <w:highlight w:val="white"/>
        </w:rPr>
        <w:t xml:space="preserve">    int fromBase;</w:t>
      </w:r>
    </w:p>
    <w:p w14:paraId="45F87EA1" w14:textId="77777777" w:rsidR="00311885" w:rsidRPr="00903DBA" w:rsidRDefault="00311885" w:rsidP="00311885">
      <w:pPr>
        <w:pStyle w:val="Code"/>
        <w:rPr>
          <w:highlight w:val="white"/>
        </w:rPr>
      </w:pPr>
      <w:r w:rsidRPr="00903DBA">
        <w:rPr>
          <w:highlight w:val="white"/>
        </w:rPr>
        <w:t xml:space="preserve">    if (text.StartsWith("0x")) {</w:t>
      </w:r>
    </w:p>
    <w:p w14:paraId="691EB2D7" w14:textId="77777777" w:rsidR="00311885" w:rsidRPr="00903DBA" w:rsidRDefault="00311885" w:rsidP="00311885">
      <w:pPr>
        <w:pStyle w:val="Code"/>
        <w:rPr>
          <w:highlight w:val="white"/>
        </w:rPr>
      </w:pPr>
      <w:r w:rsidRPr="00903DBA">
        <w:rPr>
          <w:highlight w:val="white"/>
        </w:rPr>
        <w:t xml:space="preserve">      fromBase = 16;</w:t>
      </w:r>
    </w:p>
    <w:p w14:paraId="59BFBF77" w14:textId="77777777" w:rsidR="00311885" w:rsidRPr="00903DBA" w:rsidRDefault="00311885" w:rsidP="00311885">
      <w:pPr>
        <w:pStyle w:val="Code"/>
        <w:rPr>
          <w:highlight w:val="white"/>
        </w:rPr>
      </w:pPr>
      <w:r w:rsidRPr="00903DBA">
        <w:rPr>
          <w:highlight w:val="white"/>
        </w:rPr>
        <w:t xml:space="preserve">      text = text.Substring(2);</w:t>
      </w:r>
    </w:p>
    <w:p w14:paraId="2C211E82" w14:textId="77777777" w:rsidR="00311885" w:rsidRPr="00903DBA" w:rsidRDefault="00311885" w:rsidP="00311885">
      <w:pPr>
        <w:pStyle w:val="Code"/>
        <w:rPr>
          <w:highlight w:val="white"/>
        </w:rPr>
      </w:pPr>
      <w:r w:rsidRPr="00903DBA">
        <w:rPr>
          <w:highlight w:val="white"/>
        </w:rPr>
        <w:t xml:space="preserve">    }</w:t>
      </w:r>
    </w:p>
    <w:p w14:paraId="0D9C38BF" w14:textId="77777777" w:rsidR="00311885" w:rsidRPr="00903DBA" w:rsidRDefault="00311885" w:rsidP="00311885">
      <w:pPr>
        <w:pStyle w:val="Code"/>
        <w:rPr>
          <w:highlight w:val="white"/>
        </w:rPr>
      </w:pPr>
      <w:r w:rsidRPr="00903DBA">
        <w:rPr>
          <w:highlight w:val="white"/>
        </w:rPr>
        <w:t xml:space="preserve">    else if (text.StartsWith("0")) {</w:t>
      </w:r>
    </w:p>
    <w:p w14:paraId="3D39B0DB" w14:textId="77777777" w:rsidR="00311885" w:rsidRPr="00903DBA" w:rsidRDefault="00311885" w:rsidP="00311885">
      <w:pPr>
        <w:pStyle w:val="Code"/>
        <w:rPr>
          <w:highlight w:val="white"/>
        </w:rPr>
      </w:pPr>
      <w:r w:rsidRPr="00903DBA">
        <w:rPr>
          <w:highlight w:val="white"/>
        </w:rPr>
        <w:t xml:space="preserve">      fromBase = 8;</w:t>
      </w:r>
    </w:p>
    <w:p w14:paraId="6942A79C" w14:textId="77777777" w:rsidR="00311885" w:rsidRPr="00903DBA" w:rsidRDefault="00311885" w:rsidP="00311885">
      <w:pPr>
        <w:pStyle w:val="Code"/>
        <w:rPr>
          <w:highlight w:val="white"/>
        </w:rPr>
      </w:pPr>
      <w:r w:rsidRPr="00903DBA">
        <w:rPr>
          <w:highlight w:val="white"/>
        </w:rPr>
        <w:t xml:space="preserve">    }</w:t>
      </w:r>
    </w:p>
    <w:p w14:paraId="3D24F4A6" w14:textId="77777777" w:rsidR="00311885" w:rsidRPr="00903DBA" w:rsidRDefault="00311885" w:rsidP="00311885">
      <w:pPr>
        <w:pStyle w:val="Code"/>
        <w:rPr>
          <w:highlight w:val="white"/>
        </w:rPr>
      </w:pPr>
      <w:r w:rsidRPr="00903DBA">
        <w:rPr>
          <w:highlight w:val="white"/>
        </w:rPr>
        <w:t xml:space="preserve">    else {</w:t>
      </w:r>
    </w:p>
    <w:p w14:paraId="4DCA4A23" w14:textId="77777777" w:rsidR="00311885" w:rsidRPr="00903DBA" w:rsidRDefault="00311885" w:rsidP="00311885">
      <w:pPr>
        <w:pStyle w:val="Code"/>
        <w:rPr>
          <w:highlight w:val="white"/>
        </w:rPr>
      </w:pPr>
      <w:r w:rsidRPr="00903DBA">
        <w:rPr>
          <w:highlight w:val="white"/>
        </w:rPr>
        <w:t xml:space="preserve">      fromBase = 10;</w:t>
      </w:r>
    </w:p>
    <w:p w14:paraId="648B05A4" w14:textId="77777777" w:rsidR="00311885" w:rsidRPr="00903DBA" w:rsidRDefault="00311885" w:rsidP="00311885">
      <w:pPr>
        <w:pStyle w:val="Code"/>
        <w:rPr>
          <w:highlight w:val="white"/>
        </w:rPr>
      </w:pPr>
      <w:r w:rsidRPr="00903DBA">
        <w:rPr>
          <w:highlight w:val="white"/>
        </w:rPr>
        <w:t xml:space="preserve">    }</w:t>
      </w:r>
    </w:p>
    <w:p w14:paraId="4464581E" w14:textId="1825ABE7" w:rsidR="00311885" w:rsidRPr="00903DBA" w:rsidRDefault="000A4A04" w:rsidP="006230BD">
      <w:pPr>
        <w:rPr>
          <w:highlight w:val="white"/>
        </w:rPr>
      </w:pPr>
      <w:r w:rsidRPr="00903DBA">
        <w:rPr>
          <w:highlight w:val="white"/>
        </w:rPr>
        <w:t xml:space="preserve">Then we decide the type of the value. If the text ends with </w:t>
      </w:r>
      <w:r w:rsidR="00131492" w:rsidRPr="00903DBA">
        <w:rPr>
          <w:highlight w:val="white"/>
        </w:rPr>
        <w:t>any combination of</w:t>
      </w:r>
      <w:r w:rsidR="005B1DD8" w:rsidRPr="00903DBA">
        <w:rPr>
          <w:highlight w:val="white"/>
        </w:rPr>
        <w:t xml:space="preserve"> lowercase ‘s’ or ‘u’ </w:t>
      </w:r>
      <w:r w:rsidR="001F6F83">
        <w:rPr>
          <w:highlight w:val="white"/>
        </w:rPr>
        <w:t>or an uppercase</w:t>
      </w:r>
      <w:r w:rsidR="005B1DD8" w:rsidRPr="00903DBA">
        <w:rPr>
          <w:highlight w:val="white"/>
        </w:rPr>
        <w:t xml:space="preserve"> ‘S’ or ‘U’</w:t>
      </w:r>
      <w:r w:rsidR="00131492" w:rsidRPr="00903DBA">
        <w:rPr>
          <w:highlight w:val="white"/>
        </w:rPr>
        <w:t xml:space="preserve">, the type is unsigned small integer. </w:t>
      </w:r>
      <w:r w:rsidR="005B1DD8" w:rsidRPr="00903DBA">
        <w:rPr>
          <w:highlight w:val="white"/>
        </w:rPr>
        <w:t xml:space="preserve">If the text ends with a lowercase ‘s’ </w:t>
      </w:r>
      <w:r w:rsidR="001F6F83">
        <w:rPr>
          <w:highlight w:val="white"/>
        </w:rPr>
        <w:t>or an uppercase</w:t>
      </w:r>
      <w:r w:rsidR="005B1DD8" w:rsidRPr="00903DBA">
        <w:rPr>
          <w:highlight w:val="white"/>
        </w:rPr>
        <w:t xml:space="preserve"> ‘S’</w:t>
      </w:r>
      <w:r w:rsidR="00E514DB" w:rsidRPr="00903DBA">
        <w:rPr>
          <w:highlight w:val="white"/>
        </w:rPr>
        <w:t xml:space="preserve">, the </w:t>
      </w:r>
      <w:r w:rsidR="00B24C4F" w:rsidRPr="00903DBA">
        <w:rPr>
          <w:highlight w:val="white"/>
        </w:rPr>
        <w:t>type</w:t>
      </w:r>
      <w:r w:rsidR="00E514DB" w:rsidRPr="00903DBA">
        <w:rPr>
          <w:highlight w:val="white"/>
        </w:rPr>
        <w:t xml:space="preserve"> is small integer. If the text ends with </w:t>
      </w:r>
      <w:r w:rsidR="005B1DD8" w:rsidRPr="00903DBA">
        <w:rPr>
          <w:highlight w:val="white"/>
        </w:rPr>
        <w:t xml:space="preserve">lowercase ‘l’ </w:t>
      </w:r>
      <w:r w:rsidR="001F6F83">
        <w:rPr>
          <w:highlight w:val="white"/>
        </w:rPr>
        <w:t>or an uppercase</w:t>
      </w:r>
      <w:r w:rsidR="005B1DD8" w:rsidRPr="00903DBA">
        <w:rPr>
          <w:highlight w:val="white"/>
        </w:rPr>
        <w:t xml:space="preserve"> ‘l’</w:t>
      </w:r>
      <w:r w:rsidR="00E514DB" w:rsidRPr="00903DBA">
        <w:rPr>
          <w:highlight w:val="white"/>
        </w:rPr>
        <w:t xml:space="preserve">, the type is </w:t>
      </w:r>
      <w:r w:rsidR="00B24C4F" w:rsidRPr="00903DBA">
        <w:rPr>
          <w:highlight w:val="white"/>
        </w:rPr>
        <w:t>large integer.</w:t>
      </w:r>
      <w:r w:rsidR="008E2501" w:rsidRPr="00903DBA">
        <w:rPr>
          <w:highlight w:val="white"/>
        </w:rPr>
        <w:t xml:space="preserve"> If the text ends with </w:t>
      </w:r>
      <w:r w:rsidR="005B1DD8" w:rsidRPr="00903DBA">
        <w:rPr>
          <w:highlight w:val="white"/>
        </w:rPr>
        <w:t xml:space="preserve">lowercase ‘u’ </w:t>
      </w:r>
      <w:r w:rsidR="001F6F83">
        <w:rPr>
          <w:highlight w:val="white"/>
        </w:rPr>
        <w:t>or an uppercase</w:t>
      </w:r>
      <w:r w:rsidR="005B1DD8" w:rsidRPr="00903DBA">
        <w:rPr>
          <w:highlight w:val="white"/>
        </w:rPr>
        <w:t xml:space="preserve"> ‘U’</w:t>
      </w:r>
      <w:r w:rsidR="008E2501" w:rsidRPr="00903DBA">
        <w:rPr>
          <w:highlight w:val="white"/>
        </w:rPr>
        <w:t>, the type is unsigned</w:t>
      </w:r>
      <w:r w:rsidR="005B1DD8" w:rsidRPr="00903DBA">
        <w:rPr>
          <w:highlight w:val="white"/>
        </w:rPr>
        <w:t xml:space="preserve"> integer</w:t>
      </w:r>
      <w:r w:rsidR="008E2501" w:rsidRPr="00903DBA">
        <w:rPr>
          <w:highlight w:val="white"/>
        </w:rPr>
        <w:t>. Otherwise, the type is signed integer.</w:t>
      </w:r>
    </w:p>
    <w:p w14:paraId="5895542F" w14:textId="77777777" w:rsidR="00311885" w:rsidRPr="00903DBA" w:rsidRDefault="00311885" w:rsidP="00311885">
      <w:pPr>
        <w:pStyle w:val="Code"/>
        <w:rPr>
          <w:highlight w:val="white"/>
        </w:rPr>
      </w:pPr>
      <w:r w:rsidRPr="00903DBA">
        <w:rPr>
          <w:highlight w:val="white"/>
        </w:rPr>
        <w:t xml:space="preserve">    CCompiler.Type type;</w:t>
      </w:r>
    </w:p>
    <w:p w14:paraId="73CB6E61" w14:textId="77777777" w:rsidR="00311885" w:rsidRPr="00903DBA" w:rsidRDefault="00311885" w:rsidP="00311885">
      <w:pPr>
        <w:pStyle w:val="Code"/>
        <w:rPr>
          <w:highlight w:val="white"/>
        </w:rPr>
      </w:pPr>
      <w:r w:rsidRPr="00903DBA">
        <w:rPr>
          <w:highlight w:val="white"/>
        </w:rPr>
        <w:t xml:space="preserve">    if (text.EndsWith("us") || text.EndsWith("su")) {</w:t>
      </w:r>
    </w:p>
    <w:p w14:paraId="5E56813D" w14:textId="77777777" w:rsidR="00311885" w:rsidRPr="00903DBA" w:rsidRDefault="00311885" w:rsidP="00311885">
      <w:pPr>
        <w:pStyle w:val="Code"/>
        <w:rPr>
          <w:highlight w:val="white"/>
        </w:rPr>
      </w:pPr>
      <w:r w:rsidRPr="00903DBA">
        <w:rPr>
          <w:highlight w:val="white"/>
        </w:rPr>
        <w:t xml:space="preserve">      type = CCompiler.Type.UnsignedShortIntegerType;</w:t>
      </w:r>
    </w:p>
    <w:p w14:paraId="37A8E0B2" w14:textId="77777777" w:rsidR="00311885" w:rsidRPr="00903DBA" w:rsidRDefault="00311885" w:rsidP="00311885">
      <w:pPr>
        <w:pStyle w:val="Code"/>
        <w:rPr>
          <w:highlight w:val="white"/>
        </w:rPr>
      </w:pPr>
      <w:r w:rsidRPr="00903DBA">
        <w:rPr>
          <w:highlight w:val="white"/>
        </w:rPr>
        <w:t xml:space="preserve">      text = text.Substring(0, text.Length - 2);</w:t>
      </w:r>
    </w:p>
    <w:p w14:paraId="64C0D6D7" w14:textId="70713E57" w:rsidR="00311885" w:rsidRPr="00903DBA" w:rsidRDefault="00311885" w:rsidP="00311885">
      <w:pPr>
        <w:pStyle w:val="Code"/>
        <w:rPr>
          <w:highlight w:val="white"/>
        </w:rPr>
      </w:pPr>
      <w:r w:rsidRPr="00903DBA">
        <w:rPr>
          <w:highlight w:val="white"/>
        </w:rPr>
        <w:t xml:space="preserve">    }</w:t>
      </w:r>
    </w:p>
    <w:p w14:paraId="4371786E" w14:textId="5BEAFB70" w:rsidR="00131492" w:rsidRPr="00903DBA" w:rsidRDefault="00131492" w:rsidP="00131492">
      <w:pPr>
        <w:rPr>
          <w:highlight w:val="white"/>
        </w:rPr>
      </w:pPr>
      <w:r w:rsidRPr="00903DBA">
        <w:rPr>
          <w:highlight w:val="white"/>
        </w:rPr>
        <w:t xml:space="preserve">If the text ends with any combination of </w:t>
      </w:r>
      <w:r w:rsidR="008737FB" w:rsidRPr="00903DBA">
        <w:rPr>
          <w:highlight w:val="white"/>
        </w:rPr>
        <w:t xml:space="preserve">lowercase </w:t>
      </w:r>
      <w:r w:rsidR="005F0818" w:rsidRPr="00903DBA">
        <w:rPr>
          <w:highlight w:val="white"/>
        </w:rPr>
        <w:t xml:space="preserve">‘l’ or ‘u’ </w:t>
      </w:r>
      <w:r w:rsidR="001F6F83">
        <w:rPr>
          <w:highlight w:val="white"/>
        </w:rPr>
        <w:t>or an uppercase</w:t>
      </w:r>
      <w:r w:rsidRPr="00903DBA">
        <w:rPr>
          <w:highlight w:val="white"/>
        </w:rPr>
        <w:t xml:space="preserve"> </w:t>
      </w:r>
      <w:r w:rsidR="005F0818" w:rsidRPr="00903DBA">
        <w:rPr>
          <w:highlight w:val="white"/>
        </w:rPr>
        <w:t>‘L’</w:t>
      </w:r>
      <w:r w:rsidRPr="00903DBA">
        <w:rPr>
          <w:highlight w:val="white"/>
        </w:rPr>
        <w:t xml:space="preserve"> </w:t>
      </w:r>
      <w:r w:rsidR="005B1919" w:rsidRPr="00903DBA">
        <w:rPr>
          <w:highlight w:val="white"/>
        </w:rPr>
        <w:t>or</w:t>
      </w:r>
      <w:r w:rsidRPr="00903DBA">
        <w:rPr>
          <w:highlight w:val="white"/>
        </w:rPr>
        <w:t xml:space="preserve"> </w:t>
      </w:r>
      <w:r w:rsidR="005F0818" w:rsidRPr="00903DBA">
        <w:rPr>
          <w:highlight w:val="white"/>
        </w:rPr>
        <w:t>‘U’</w:t>
      </w:r>
      <w:r w:rsidRPr="00903DBA">
        <w:rPr>
          <w:highlight w:val="white"/>
        </w:rPr>
        <w:t xml:space="preserve">, the type is large unsigned integer. </w:t>
      </w:r>
    </w:p>
    <w:p w14:paraId="54FEEF90" w14:textId="77777777" w:rsidR="00311885" w:rsidRPr="00903DBA" w:rsidRDefault="00311885" w:rsidP="00311885">
      <w:pPr>
        <w:pStyle w:val="Code"/>
        <w:rPr>
          <w:highlight w:val="white"/>
        </w:rPr>
      </w:pPr>
      <w:r w:rsidRPr="00903DBA">
        <w:rPr>
          <w:highlight w:val="white"/>
        </w:rPr>
        <w:t xml:space="preserve">    else if (text.EndsWith("ul") || text.EndsWith("lu")) {</w:t>
      </w:r>
    </w:p>
    <w:p w14:paraId="53395202" w14:textId="77777777" w:rsidR="00311885" w:rsidRPr="00903DBA" w:rsidRDefault="00311885" w:rsidP="00311885">
      <w:pPr>
        <w:pStyle w:val="Code"/>
        <w:rPr>
          <w:highlight w:val="white"/>
        </w:rPr>
      </w:pPr>
      <w:r w:rsidRPr="00903DBA">
        <w:rPr>
          <w:highlight w:val="white"/>
        </w:rPr>
        <w:t xml:space="preserve">      type = CCompiler.Type.UnsignedLongIntegerType;</w:t>
      </w:r>
    </w:p>
    <w:p w14:paraId="590C09BE" w14:textId="77777777" w:rsidR="00311885" w:rsidRPr="00903DBA" w:rsidRDefault="00311885" w:rsidP="00311885">
      <w:pPr>
        <w:pStyle w:val="Code"/>
        <w:rPr>
          <w:highlight w:val="white"/>
        </w:rPr>
      </w:pPr>
      <w:r w:rsidRPr="00903DBA">
        <w:rPr>
          <w:highlight w:val="white"/>
        </w:rPr>
        <w:t xml:space="preserve">      text = text.Substring(0, text.Length - 2);</w:t>
      </w:r>
    </w:p>
    <w:p w14:paraId="3DDE90E5" w14:textId="27583BFC" w:rsidR="00311885" w:rsidRPr="00903DBA" w:rsidRDefault="00311885" w:rsidP="00311885">
      <w:pPr>
        <w:pStyle w:val="Code"/>
        <w:rPr>
          <w:highlight w:val="white"/>
        </w:rPr>
      </w:pPr>
      <w:r w:rsidRPr="00903DBA">
        <w:rPr>
          <w:highlight w:val="white"/>
        </w:rPr>
        <w:t xml:space="preserve">    }</w:t>
      </w:r>
    </w:p>
    <w:p w14:paraId="52EE4EEC" w14:textId="4A11D36F"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‘s’ </w:t>
      </w:r>
      <w:r w:rsidR="001F6F83">
        <w:rPr>
          <w:highlight w:val="white"/>
        </w:rPr>
        <w:t>or an uppercase</w:t>
      </w:r>
      <w:r w:rsidRPr="00903DBA">
        <w:rPr>
          <w:highlight w:val="white"/>
        </w:rPr>
        <w:t xml:space="preserve"> </w:t>
      </w:r>
      <w:r w:rsidR="00B31B29" w:rsidRPr="00903DBA">
        <w:rPr>
          <w:highlight w:val="white"/>
        </w:rPr>
        <w:t>‘S’</w:t>
      </w:r>
      <w:r w:rsidRPr="00903DBA">
        <w:rPr>
          <w:highlight w:val="white"/>
        </w:rPr>
        <w:t>, the type is signed short integer.</w:t>
      </w:r>
    </w:p>
    <w:p w14:paraId="24048A4E" w14:textId="77777777" w:rsidR="00311885" w:rsidRPr="00903DBA" w:rsidRDefault="00311885" w:rsidP="00311885">
      <w:pPr>
        <w:pStyle w:val="Code"/>
        <w:rPr>
          <w:highlight w:val="white"/>
        </w:rPr>
      </w:pPr>
      <w:r w:rsidRPr="00903DBA">
        <w:rPr>
          <w:highlight w:val="white"/>
        </w:rPr>
        <w:lastRenderedPageBreak/>
        <w:t xml:space="preserve">    else if (text.EndsWith("s")) {</w:t>
      </w:r>
    </w:p>
    <w:p w14:paraId="5D3A9E89" w14:textId="77777777" w:rsidR="00311885" w:rsidRPr="00903DBA" w:rsidRDefault="00311885" w:rsidP="00311885">
      <w:pPr>
        <w:pStyle w:val="Code"/>
        <w:rPr>
          <w:highlight w:val="white"/>
        </w:rPr>
      </w:pPr>
      <w:r w:rsidRPr="00903DBA">
        <w:rPr>
          <w:highlight w:val="white"/>
        </w:rPr>
        <w:t xml:space="preserve">      type = CCompiler.Type.SignedShortIntegerType;</w:t>
      </w:r>
    </w:p>
    <w:p w14:paraId="2CE0E38F" w14:textId="77777777" w:rsidR="00311885" w:rsidRPr="00903DBA" w:rsidRDefault="00311885" w:rsidP="00311885">
      <w:pPr>
        <w:pStyle w:val="Code"/>
        <w:rPr>
          <w:highlight w:val="white"/>
        </w:rPr>
      </w:pPr>
      <w:r w:rsidRPr="00903DBA">
        <w:rPr>
          <w:highlight w:val="white"/>
        </w:rPr>
        <w:t xml:space="preserve">      text = text.Substring(0, text.Length - 1);</w:t>
      </w:r>
    </w:p>
    <w:p w14:paraId="4A86AD1B" w14:textId="77777777" w:rsidR="00311885" w:rsidRPr="00903DBA" w:rsidRDefault="00311885" w:rsidP="00311885">
      <w:pPr>
        <w:pStyle w:val="Code"/>
        <w:rPr>
          <w:highlight w:val="white"/>
        </w:rPr>
      </w:pPr>
      <w:r w:rsidRPr="00903DBA">
        <w:rPr>
          <w:highlight w:val="white"/>
        </w:rPr>
        <w:t xml:space="preserve">    }</w:t>
      </w:r>
    </w:p>
    <w:p w14:paraId="0E2595BE" w14:textId="14108742"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‘l’ </w:t>
      </w:r>
      <w:r w:rsidR="001F6F83">
        <w:rPr>
          <w:highlight w:val="white"/>
        </w:rPr>
        <w:t>or an uppercase</w:t>
      </w:r>
      <w:r w:rsidRPr="00903DBA">
        <w:rPr>
          <w:highlight w:val="white"/>
        </w:rPr>
        <w:t xml:space="preserve"> </w:t>
      </w:r>
      <w:r w:rsidR="00B31B29" w:rsidRPr="00903DBA">
        <w:rPr>
          <w:highlight w:val="white"/>
        </w:rPr>
        <w:t>‘L’</w:t>
      </w:r>
      <w:r w:rsidRPr="00903DBA">
        <w:rPr>
          <w:highlight w:val="white"/>
        </w:rPr>
        <w:t>, the type is signed long integer.</w:t>
      </w:r>
    </w:p>
    <w:p w14:paraId="2BABBB94" w14:textId="77777777" w:rsidR="00311885" w:rsidRPr="00903DBA" w:rsidRDefault="00311885" w:rsidP="00311885">
      <w:pPr>
        <w:pStyle w:val="Code"/>
        <w:rPr>
          <w:highlight w:val="white"/>
        </w:rPr>
      </w:pPr>
      <w:r w:rsidRPr="00903DBA">
        <w:rPr>
          <w:highlight w:val="white"/>
        </w:rPr>
        <w:t xml:space="preserve">    else if (text.EndsWith("l")) {</w:t>
      </w:r>
    </w:p>
    <w:p w14:paraId="7647DD47" w14:textId="77777777" w:rsidR="00311885" w:rsidRPr="00903DBA" w:rsidRDefault="00311885" w:rsidP="00311885">
      <w:pPr>
        <w:pStyle w:val="Code"/>
        <w:rPr>
          <w:highlight w:val="white"/>
        </w:rPr>
      </w:pPr>
      <w:r w:rsidRPr="00903DBA">
        <w:rPr>
          <w:highlight w:val="white"/>
        </w:rPr>
        <w:t xml:space="preserve">      type = CCompiler.Type.SignedLongIntegerType;</w:t>
      </w:r>
    </w:p>
    <w:p w14:paraId="3E00D5B1" w14:textId="77777777" w:rsidR="00311885" w:rsidRPr="00903DBA" w:rsidRDefault="00311885" w:rsidP="00311885">
      <w:pPr>
        <w:pStyle w:val="Code"/>
        <w:rPr>
          <w:highlight w:val="white"/>
        </w:rPr>
      </w:pPr>
      <w:r w:rsidRPr="00903DBA">
        <w:rPr>
          <w:highlight w:val="white"/>
        </w:rPr>
        <w:t xml:space="preserve">      text = text.Substring(0, text.Length - 1);</w:t>
      </w:r>
    </w:p>
    <w:p w14:paraId="4112CC87" w14:textId="77777777" w:rsidR="00311885" w:rsidRPr="00903DBA" w:rsidRDefault="00311885" w:rsidP="00311885">
      <w:pPr>
        <w:pStyle w:val="Code"/>
        <w:rPr>
          <w:highlight w:val="white"/>
        </w:rPr>
      </w:pPr>
      <w:r w:rsidRPr="00903DBA">
        <w:rPr>
          <w:highlight w:val="white"/>
        </w:rPr>
        <w:t xml:space="preserve">    }</w:t>
      </w:r>
    </w:p>
    <w:p w14:paraId="4CFFD89B" w14:textId="7D086F4A"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‘u’ </w:t>
      </w:r>
      <w:r w:rsidR="001F6F83">
        <w:rPr>
          <w:highlight w:val="white"/>
        </w:rPr>
        <w:t>or an uppercase</w:t>
      </w:r>
      <w:r w:rsidRPr="00903DBA">
        <w:rPr>
          <w:highlight w:val="white"/>
        </w:rPr>
        <w:t xml:space="preserve"> </w:t>
      </w:r>
      <w:r w:rsidR="00B31B29" w:rsidRPr="00903DBA">
        <w:rPr>
          <w:highlight w:val="white"/>
        </w:rPr>
        <w:t>‘U’</w:t>
      </w:r>
      <w:r w:rsidRPr="00903DBA">
        <w:rPr>
          <w:highlight w:val="white"/>
        </w:rPr>
        <w:t>, the type is unsigned integer.</w:t>
      </w:r>
    </w:p>
    <w:p w14:paraId="218C1351" w14:textId="77777777" w:rsidR="007736CE" w:rsidRPr="00903DBA" w:rsidRDefault="007736CE" w:rsidP="007736CE">
      <w:pPr>
        <w:pStyle w:val="Code"/>
        <w:rPr>
          <w:highlight w:val="white"/>
        </w:rPr>
      </w:pPr>
      <w:r w:rsidRPr="00903DBA">
        <w:rPr>
          <w:highlight w:val="white"/>
        </w:rPr>
        <w:t xml:space="preserve">    else if (text.EndsWith("u")) {</w:t>
      </w:r>
    </w:p>
    <w:p w14:paraId="15CDD2E2" w14:textId="77777777" w:rsidR="007736CE" w:rsidRPr="00903DBA" w:rsidRDefault="007736CE" w:rsidP="007736CE">
      <w:pPr>
        <w:pStyle w:val="Code"/>
        <w:rPr>
          <w:highlight w:val="white"/>
        </w:rPr>
      </w:pPr>
      <w:r w:rsidRPr="00903DBA">
        <w:rPr>
          <w:highlight w:val="white"/>
        </w:rPr>
        <w:t xml:space="preserve">      type = CCompiler.Type.UnsignedIntegerType;</w:t>
      </w:r>
    </w:p>
    <w:p w14:paraId="141FF462" w14:textId="77777777" w:rsidR="007736CE" w:rsidRPr="00903DBA" w:rsidRDefault="007736CE" w:rsidP="007736CE">
      <w:pPr>
        <w:pStyle w:val="Code"/>
        <w:rPr>
          <w:highlight w:val="white"/>
        </w:rPr>
      </w:pPr>
      <w:r w:rsidRPr="00903DBA">
        <w:rPr>
          <w:highlight w:val="white"/>
        </w:rPr>
        <w:t xml:space="preserve">      text = text.Substring(0, text.Length - 1);</w:t>
      </w:r>
    </w:p>
    <w:p w14:paraId="28EF03A2" w14:textId="73F5C8F2" w:rsidR="007736CE" w:rsidRPr="00903DBA" w:rsidRDefault="007736CE" w:rsidP="007736CE">
      <w:pPr>
        <w:pStyle w:val="Code"/>
        <w:rPr>
          <w:highlight w:val="white"/>
        </w:rPr>
      </w:pPr>
      <w:r w:rsidRPr="00903DBA">
        <w:rPr>
          <w:highlight w:val="white"/>
        </w:rPr>
        <w:t xml:space="preserve">    }</w:t>
      </w:r>
    </w:p>
    <w:p w14:paraId="372ACFF2" w14:textId="7F51254E" w:rsidR="00133C35" w:rsidRPr="00903DBA" w:rsidRDefault="00133C35" w:rsidP="00133C35">
      <w:pPr>
        <w:rPr>
          <w:highlight w:val="white"/>
        </w:rPr>
      </w:pPr>
      <w:r w:rsidRPr="00903DBA">
        <w:rPr>
          <w:highlight w:val="white"/>
        </w:rPr>
        <w:t>Otherwise, the type is signed integer.</w:t>
      </w:r>
    </w:p>
    <w:p w14:paraId="093D4019" w14:textId="77777777" w:rsidR="00311885" w:rsidRPr="00903DBA" w:rsidRDefault="00311885" w:rsidP="00311885">
      <w:pPr>
        <w:pStyle w:val="Code"/>
        <w:rPr>
          <w:highlight w:val="white"/>
        </w:rPr>
      </w:pPr>
      <w:r w:rsidRPr="00903DBA">
        <w:rPr>
          <w:highlight w:val="white"/>
        </w:rPr>
        <w:t xml:space="preserve">    else {</w:t>
      </w:r>
    </w:p>
    <w:p w14:paraId="0DD0A586" w14:textId="77777777" w:rsidR="00311885" w:rsidRPr="00903DBA" w:rsidRDefault="00311885" w:rsidP="00311885">
      <w:pPr>
        <w:pStyle w:val="Code"/>
        <w:rPr>
          <w:highlight w:val="white"/>
        </w:rPr>
      </w:pPr>
      <w:r w:rsidRPr="00903DBA">
        <w:rPr>
          <w:highlight w:val="white"/>
        </w:rPr>
        <w:t xml:space="preserve">      type = CCompiler.Type.SignedIntegerType;</w:t>
      </w:r>
    </w:p>
    <w:p w14:paraId="186AC020" w14:textId="77777777" w:rsidR="00311885" w:rsidRPr="00903DBA" w:rsidRDefault="00311885" w:rsidP="00311885">
      <w:pPr>
        <w:pStyle w:val="Code"/>
        <w:rPr>
          <w:highlight w:val="white"/>
        </w:rPr>
      </w:pPr>
      <w:r w:rsidRPr="00903DBA">
        <w:rPr>
          <w:highlight w:val="white"/>
        </w:rPr>
        <w:t xml:space="preserve">    }</w:t>
      </w:r>
    </w:p>
    <w:p w14:paraId="48BEED1D" w14:textId="250794B5" w:rsidR="00311885" w:rsidRPr="00903DBA" w:rsidRDefault="00A437BC" w:rsidP="00A437BC">
      <w:pPr>
        <w:rPr>
          <w:highlight w:val="white"/>
        </w:rPr>
      </w:pPr>
      <w:r w:rsidRPr="00903DBA">
        <w:rPr>
          <w:highlight w:val="white"/>
        </w:rPr>
        <w:t xml:space="preserve">Finally, we </w:t>
      </w:r>
      <w:r w:rsidR="00F854CB" w:rsidRPr="00903DBA">
        <w:rPr>
          <w:highlight w:val="white"/>
        </w:rPr>
        <w:t xml:space="preserve">decide the value by calling the </w:t>
      </w:r>
      <w:r w:rsidR="00F854CB" w:rsidRPr="00903DBA">
        <w:rPr>
          <w:rStyle w:val="KeyWord0"/>
          <w:highlight w:val="white"/>
        </w:rPr>
        <w:t>ToUInt64</w:t>
      </w:r>
      <w:r w:rsidR="00F854CB" w:rsidRPr="00903DBA">
        <w:rPr>
          <w:highlight w:val="white"/>
        </w:rPr>
        <w:t xml:space="preserve"> method in the </w:t>
      </w:r>
      <w:r w:rsidR="00F854CB" w:rsidRPr="00903DBA">
        <w:rPr>
          <w:rStyle w:val="KeyWord0"/>
          <w:highlight w:val="white"/>
        </w:rPr>
        <w:t>Convert</w:t>
      </w:r>
      <w:r w:rsidR="00F854CB" w:rsidRPr="00903DBA">
        <w:rPr>
          <w:highlight w:val="white"/>
        </w:rPr>
        <w:t xml:space="preserve"> standard class</w:t>
      </w:r>
      <w:r w:rsidR="003A173F" w:rsidRPr="00903DBA">
        <w:rPr>
          <w:highlight w:val="white"/>
        </w:rPr>
        <w:t xml:space="preserve">. </w:t>
      </w:r>
    </w:p>
    <w:p w14:paraId="5F9B3C3D" w14:textId="77777777" w:rsidR="00311885" w:rsidRPr="00903DBA" w:rsidRDefault="00311885" w:rsidP="00311885">
      <w:pPr>
        <w:pStyle w:val="Code"/>
        <w:rPr>
          <w:highlight w:val="white"/>
        </w:rPr>
      </w:pPr>
      <w:r w:rsidRPr="00903DBA">
        <w:rPr>
          <w:highlight w:val="white"/>
        </w:rPr>
        <w:t xml:space="preserve">    try {</w:t>
      </w:r>
    </w:p>
    <w:p w14:paraId="6162CDAB" w14:textId="77777777" w:rsidR="00311885" w:rsidRPr="00903DBA" w:rsidRDefault="00311885" w:rsidP="00311885">
      <w:pPr>
        <w:pStyle w:val="Code"/>
        <w:rPr>
          <w:highlight w:val="white"/>
        </w:rPr>
      </w:pPr>
      <w:r w:rsidRPr="00903DBA">
        <w:rPr>
          <w:highlight w:val="white"/>
        </w:rPr>
        <w:t xml:space="preserve">      ulong unsignedValue = Convert.ToUInt64(text, fromBase);</w:t>
      </w:r>
    </w:p>
    <w:p w14:paraId="443BC359" w14:textId="26DC1A33" w:rsidR="0048034C" w:rsidRPr="00903DBA" w:rsidRDefault="0048034C" w:rsidP="0048034C">
      <w:pPr>
        <w:rPr>
          <w:highlight w:val="white"/>
        </w:rPr>
      </w:pPr>
      <w:r w:rsidRPr="00903DBA">
        <w:rPr>
          <w:highlight w:val="white"/>
        </w:rPr>
        <w:t xml:space="preserve">We convert the value to an object of the standard </w:t>
      </w:r>
      <w:r w:rsidRPr="00903DBA">
        <w:rPr>
          <w:rStyle w:val="KeyWord0"/>
          <w:highlight w:val="white"/>
        </w:rPr>
        <w:t>BigInteger</w:t>
      </w:r>
      <w:r w:rsidRPr="00903DBA">
        <w:rPr>
          <w:highlight w:val="white"/>
        </w:rPr>
        <w:t xml:space="preserve"> class, and </w:t>
      </w:r>
      <w:r w:rsidR="00231758" w:rsidRPr="00903DBA">
        <w:rPr>
          <w:highlight w:val="white"/>
        </w:rPr>
        <w:t xml:space="preserve">if </w:t>
      </w:r>
      <w:r w:rsidR="00C4654F" w:rsidRPr="00903DBA">
        <w:rPr>
          <w:rStyle w:val="KeyWord0"/>
          <w:highlight w:val="white"/>
        </w:rPr>
        <w:t>minus</w:t>
      </w:r>
      <w:r w:rsidR="00C4654F" w:rsidRPr="00903DBA">
        <w:rPr>
          <w:highlight w:val="white"/>
        </w:rPr>
        <w:t xml:space="preserve"> is true, we make the value </w:t>
      </w:r>
      <w:r w:rsidR="005D6B52" w:rsidRPr="00903DBA">
        <w:rPr>
          <w:highlight w:val="white"/>
        </w:rPr>
        <w:t>negative</w:t>
      </w:r>
      <w:r w:rsidRPr="00903DBA">
        <w:rPr>
          <w:highlight w:val="white"/>
        </w:rPr>
        <w:t>.</w:t>
      </w:r>
    </w:p>
    <w:p w14:paraId="26790D56" w14:textId="35ACE0E0" w:rsidR="00311885" w:rsidRPr="00903DBA" w:rsidRDefault="00311885" w:rsidP="00311885">
      <w:pPr>
        <w:pStyle w:val="Code"/>
        <w:rPr>
          <w:highlight w:val="white"/>
        </w:rPr>
      </w:pPr>
      <w:r w:rsidRPr="00903DBA">
        <w:rPr>
          <w:highlight w:val="white"/>
        </w:rPr>
        <w:t xml:space="preserve">      BigInteger bigValue = new BigInteger(unsignedValue);</w:t>
      </w:r>
    </w:p>
    <w:p w14:paraId="0D016B85" w14:textId="77777777" w:rsidR="00311885" w:rsidRPr="00903DBA" w:rsidRDefault="00311885" w:rsidP="00311885">
      <w:pPr>
        <w:pStyle w:val="Code"/>
        <w:rPr>
          <w:highlight w:val="white"/>
        </w:rPr>
      </w:pPr>
    </w:p>
    <w:p w14:paraId="0A86878A" w14:textId="77777777" w:rsidR="00311885" w:rsidRPr="00903DBA" w:rsidRDefault="00311885" w:rsidP="00311885">
      <w:pPr>
        <w:pStyle w:val="Code"/>
        <w:rPr>
          <w:highlight w:val="white"/>
        </w:rPr>
      </w:pPr>
      <w:r w:rsidRPr="00903DBA">
        <w:rPr>
          <w:highlight w:val="white"/>
        </w:rPr>
        <w:t xml:space="preserve">      if (minus) {</w:t>
      </w:r>
    </w:p>
    <w:p w14:paraId="660A71C7" w14:textId="77777777" w:rsidR="00311885" w:rsidRPr="00903DBA" w:rsidRDefault="00311885" w:rsidP="00311885">
      <w:pPr>
        <w:pStyle w:val="Code"/>
        <w:rPr>
          <w:highlight w:val="white"/>
        </w:rPr>
      </w:pPr>
      <w:r w:rsidRPr="00903DBA">
        <w:rPr>
          <w:highlight w:val="white"/>
        </w:rPr>
        <w:t xml:space="preserve">        bigValue = -bigValue;</w:t>
      </w:r>
    </w:p>
    <w:p w14:paraId="39BBC56C" w14:textId="77777777" w:rsidR="00311885" w:rsidRPr="00903DBA" w:rsidRDefault="00311885" w:rsidP="00311885">
      <w:pPr>
        <w:pStyle w:val="Code"/>
        <w:rPr>
          <w:highlight w:val="white"/>
        </w:rPr>
      </w:pPr>
      <w:r w:rsidRPr="00903DBA">
        <w:rPr>
          <w:highlight w:val="white"/>
        </w:rPr>
        <w:t xml:space="preserve">      }</w:t>
      </w:r>
    </w:p>
    <w:p w14:paraId="739189D0" w14:textId="3BA4660F" w:rsidR="00311885" w:rsidRPr="00903DBA" w:rsidRDefault="005D6B52" w:rsidP="00481659">
      <w:pPr>
        <w:rPr>
          <w:highlight w:val="white"/>
        </w:rPr>
      </w:pPr>
      <w:r w:rsidRPr="00903DBA">
        <w:rPr>
          <w:highlight w:val="white"/>
        </w:rPr>
        <w:t xml:space="preserve">We then create a symbol of the value </w:t>
      </w:r>
      <w:r w:rsidR="00481659" w:rsidRPr="00903DBA">
        <w:rPr>
          <w:highlight w:val="white"/>
        </w:rPr>
        <w:t>that we return</w:t>
      </w:r>
      <w:r w:rsidR="002C3726" w:rsidRPr="00903DBA">
        <w:rPr>
          <w:highlight w:val="white"/>
        </w:rPr>
        <w:t xml:space="preserve">. </w:t>
      </w:r>
      <w:r w:rsidR="00481659" w:rsidRPr="00903DBA">
        <w:rPr>
          <w:highlight w:val="white"/>
        </w:rPr>
        <w:t xml:space="preserve">We also store a static symbol in the global static set. </w:t>
      </w:r>
    </w:p>
    <w:p w14:paraId="3160D8A4" w14:textId="77777777" w:rsidR="00311885" w:rsidRPr="00903DBA" w:rsidRDefault="00311885" w:rsidP="00311885">
      <w:pPr>
        <w:pStyle w:val="Code"/>
        <w:rPr>
          <w:highlight w:val="white"/>
        </w:rPr>
      </w:pPr>
      <w:r w:rsidRPr="00903DBA">
        <w:rPr>
          <w:highlight w:val="white"/>
        </w:rPr>
        <w:t xml:space="preserve">      yylval.symbol = new Symbol(type, bigValue);</w:t>
      </w:r>
    </w:p>
    <w:p w14:paraId="6B63CA97" w14:textId="77777777" w:rsidR="00311885" w:rsidRPr="00903DBA" w:rsidRDefault="00311885" w:rsidP="00311885">
      <w:pPr>
        <w:pStyle w:val="Code"/>
        <w:rPr>
          <w:highlight w:val="white"/>
        </w:rPr>
      </w:pPr>
      <w:r w:rsidRPr="00903DBA">
        <w:rPr>
          <w:highlight w:val="white"/>
        </w:rPr>
        <w:t xml:space="preserve">      yylval.symbol.StaticSymbol =</w:t>
      </w:r>
    </w:p>
    <w:p w14:paraId="6E5FF9D7" w14:textId="77777777" w:rsidR="00311885" w:rsidRPr="00903DBA" w:rsidRDefault="00311885" w:rsidP="00311885">
      <w:pPr>
        <w:pStyle w:val="Code"/>
        <w:rPr>
          <w:highlight w:val="white"/>
        </w:rPr>
      </w:pPr>
      <w:r w:rsidRPr="00903DBA">
        <w:rPr>
          <w:highlight w:val="white"/>
        </w:rPr>
        <w:t xml:space="preserve">        ConstantExpression.Value(yylval.symbol.UniqueName, type, bigValue);</w:t>
      </w:r>
    </w:p>
    <w:p w14:paraId="73009806" w14:textId="4FB9B098"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78D5262C" w14:textId="77777777" w:rsidR="00311885" w:rsidRPr="00903DBA" w:rsidRDefault="00311885" w:rsidP="00311885">
      <w:pPr>
        <w:pStyle w:val="Code"/>
        <w:rPr>
          <w:highlight w:val="white"/>
        </w:rPr>
      </w:pPr>
      <w:r w:rsidRPr="00903DBA">
        <w:rPr>
          <w:highlight w:val="white"/>
        </w:rPr>
        <w:t xml:space="preserve">    }</w:t>
      </w:r>
    </w:p>
    <w:p w14:paraId="242659E7" w14:textId="77777777" w:rsidR="00311885" w:rsidRPr="00903DBA" w:rsidRDefault="00311885" w:rsidP="00311885">
      <w:pPr>
        <w:pStyle w:val="Code"/>
        <w:rPr>
          <w:highlight w:val="white"/>
        </w:rPr>
      </w:pPr>
      <w:r w:rsidRPr="00903DBA">
        <w:rPr>
          <w:highlight w:val="white"/>
        </w:rPr>
        <w:t xml:space="preserve">    catch (OverflowException) {</w:t>
      </w:r>
    </w:p>
    <w:p w14:paraId="6E53A664" w14:textId="77777777" w:rsidR="00311885" w:rsidRPr="00903DBA" w:rsidRDefault="00311885" w:rsidP="00311885">
      <w:pPr>
        <w:pStyle w:val="Code"/>
        <w:rPr>
          <w:highlight w:val="white"/>
        </w:rPr>
      </w:pPr>
      <w:r w:rsidRPr="00903DBA">
        <w:rPr>
          <w:highlight w:val="white"/>
        </w:rPr>
        <w:t xml:space="preserve">      Assert.Error("X " + type + ": " + text, Message.Value_overflow);</w:t>
      </w:r>
    </w:p>
    <w:p w14:paraId="1A23425E" w14:textId="77777777" w:rsidR="00311885" w:rsidRPr="00903DBA" w:rsidRDefault="00311885" w:rsidP="00311885">
      <w:pPr>
        <w:pStyle w:val="Code"/>
        <w:rPr>
          <w:highlight w:val="white"/>
        </w:rPr>
      </w:pPr>
      <w:r w:rsidRPr="00903DBA">
        <w:rPr>
          <w:highlight w:val="white"/>
        </w:rPr>
        <w:t xml:space="preserve">    }</w:t>
      </w:r>
    </w:p>
    <w:p w14:paraId="55B5C353" w14:textId="519B1030" w:rsidR="00311885" w:rsidRPr="00903DBA" w:rsidRDefault="00AD258A" w:rsidP="00AD258A">
      <w:pPr>
        <w:rPr>
          <w:highlight w:val="white"/>
        </w:rPr>
      </w:pPr>
      <w:r w:rsidRPr="00903DBA">
        <w:rPr>
          <w:highlight w:val="white"/>
        </w:rPr>
        <w:t xml:space="preserve">Finally, we return the </w:t>
      </w:r>
      <w:r w:rsidRPr="00903DBA">
        <w:rPr>
          <w:rStyle w:val="KeyWord0"/>
          <w:highlight w:val="white"/>
        </w:rPr>
        <w:t>value</w:t>
      </w:r>
      <w:r w:rsidRPr="00903DBA">
        <w:rPr>
          <w:highlight w:val="white"/>
        </w:rPr>
        <w:t xml:space="preserve"> token.</w:t>
      </w:r>
    </w:p>
    <w:p w14:paraId="39132351" w14:textId="77777777" w:rsidR="00311885" w:rsidRPr="00903DBA" w:rsidRDefault="00311885" w:rsidP="00311885">
      <w:pPr>
        <w:pStyle w:val="Code"/>
        <w:rPr>
          <w:highlight w:val="white"/>
        </w:rPr>
      </w:pPr>
      <w:r w:rsidRPr="00903DBA">
        <w:rPr>
          <w:highlight w:val="white"/>
        </w:rPr>
        <w:t xml:space="preserve">    return ((int) Tokens.VALUE);</w:t>
      </w:r>
    </w:p>
    <w:p w14:paraId="2E3E9DF0" w14:textId="77777777" w:rsidR="00311885" w:rsidRPr="00903DBA" w:rsidRDefault="00311885" w:rsidP="00311885">
      <w:pPr>
        <w:pStyle w:val="Code"/>
        <w:rPr>
          <w:highlight w:val="white"/>
        </w:rPr>
      </w:pPr>
      <w:r w:rsidRPr="00903DBA">
        <w:rPr>
          <w:highlight w:val="white"/>
        </w:rPr>
        <w:t xml:space="preserve">  }</w:t>
      </w:r>
    </w:p>
    <w:p w14:paraId="333DCCEA" w14:textId="77777777" w:rsidR="00311885" w:rsidRPr="00903DBA" w:rsidRDefault="00311885" w:rsidP="00311885">
      <w:pPr>
        <w:pStyle w:val="Code"/>
        <w:rPr>
          <w:highlight w:val="white"/>
        </w:rPr>
      </w:pPr>
      <w:r w:rsidRPr="00903DBA">
        <w:rPr>
          <w:highlight w:val="white"/>
        </w:rPr>
        <w:t>}</w:t>
      </w:r>
    </w:p>
    <w:p w14:paraId="64EB06D8" w14:textId="3AB5F7CB" w:rsidR="00311885" w:rsidRPr="00903DBA" w:rsidRDefault="00A02D8C" w:rsidP="00895698">
      <w:pPr>
        <w:rPr>
          <w:highlight w:val="white"/>
        </w:rPr>
      </w:pPr>
      <w:r w:rsidRPr="00903DBA">
        <w:rPr>
          <w:highlight w:val="white"/>
        </w:rPr>
        <w:t xml:space="preserve">When it comes to floating values, we do not need to look for its </w:t>
      </w:r>
      <w:r w:rsidR="00895698" w:rsidRPr="00903DBA">
        <w:rPr>
          <w:highlight w:val="white"/>
        </w:rPr>
        <w:t xml:space="preserve">plus or minus </w:t>
      </w:r>
      <w:r w:rsidRPr="00903DBA">
        <w:rPr>
          <w:highlight w:val="white"/>
        </w:rPr>
        <w:t>sign</w:t>
      </w:r>
      <w:r w:rsidR="008464A9" w:rsidRPr="00903DBA">
        <w:rPr>
          <w:highlight w:val="white"/>
        </w:rPr>
        <w:t xml:space="preserve">. However, we do notice if the text ends with </w:t>
      </w:r>
      <w:r w:rsidR="008737FB" w:rsidRPr="00903DBA">
        <w:rPr>
          <w:highlight w:val="white"/>
        </w:rPr>
        <w:t xml:space="preserve">lowercase </w:t>
      </w:r>
      <w:r w:rsidR="008C1420" w:rsidRPr="00903DBA">
        <w:rPr>
          <w:highlight w:val="white"/>
        </w:rPr>
        <w:t xml:space="preserve">‘f’ and ‘l’ </w:t>
      </w:r>
      <w:r w:rsidR="001F6F83">
        <w:rPr>
          <w:highlight w:val="white"/>
        </w:rPr>
        <w:t>or an uppercase</w:t>
      </w:r>
      <w:r w:rsidR="008464A9" w:rsidRPr="00903DBA">
        <w:rPr>
          <w:highlight w:val="white"/>
        </w:rPr>
        <w:t xml:space="preserve"> ‘</w:t>
      </w:r>
      <w:r w:rsidR="008C1420" w:rsidRPr="00903DBA">
        <w:rPr>
          <w:highlight w:val="white"/>
        </w:rPr>
        <w:t>F</w:t>
      </w:r>
      <w:r w:rsidR="008464A9" w:rsidRPr="00903DBA">
        <w:rPr>
          <w:highlight w:val="white"/>
        </w:rPr>
        <w:t>’ or ‘</w:t>
      </w:r>
      <w:r w:rsidR="008C1420" w:rsidRPr="00903DBA">
        <w:rPr>
          <w:highlight w:val="white"/>
        </w:rPr>
        <w:t>L</w:t>
      </w:r>
      <w:r w:rsidR="008464A9" w:rsidRPr="00903DBA">
        <w:rPr>
          <w:highlight w:val="white"/>
        </w:rPr>
        <w:t xml:space="preserve">’, in which case the type becomes float or long double, respectively. </w:t>
      </w:r>
      <w:r w:rsidR="00FD7397" w:rsidRPr="00903DBA">
        <w:rPr>
          <w:highlight w:val="white"/>
        </w:rPr>
        <w:t>If the text does not end with ‘f’</w:t>
      </w:r>
      <w:r w:rsidR="008C1420" w:rsidRPr="00903DBA">
        <w:rPr>
          <w:highlight w:val="white"/>
        </w:rPr>
        <w:t>, ‘F’</w:t>
      </w:r>
      <w:r w:rsidR="00AF3336" w:rsidRPr="00903DBA">
        <w:rPr>
          <w:highlight w:val="white"/>
        </w:rPr>
        <w:t>, ‘l’, or</w:t>
      </w:r>
      <w:r w:rsidR="00FD7397" w:rsidRPr="00903DBA">
        <w:rPr>
          <w:highlight w:val="white"/>
        </w:rPr>
        <w:t xml:space="preserve"> ‘</w:t>
      </w:r>
      <w:r w:rsidR="00AF3336" w:rsidRPr="00903DBA">
        <w:rPr>
          <w:highlight w:val="white"/>
        </w:rPr>
        <w:t>L</w:t>
      </w:r>
      <w:r w:rsidR="00FD7397" w:rsidRPr="00903DBA">
        <w:rPr>
          <w:highlight w:val="white"/>
        </w:rPr>
        <w:t xml:space="preserve">’, the type </w:t>
      </w:r>
      <w:r w:rsidR="00AD258A" w:rsidRPr="00903DBA">
        <w:rPr>
          <w:highlight w:val="white"/>
        </w:rPr>
        <w:t xml:space="preserve">is a </w:t>
      </w:r>
      <w:r w:rsidR="00FD7397" w:rsidRPr="00903DBA">
        <w:rPr>
          <w:highlight w:val="white"/>
        </w:rPr>
        <w:t>double.</w:t>
      </w:r>
    </w:p>
    <w:p w14:paraId="27728481" w14:textId="77777777" w:rsidR="00311885" w:rsidRPr="00903DBA" w:rsidRDefault="00311885" w:rsidP="00311885">
      <w:pPr>
        <w:pStyle w:val="Code"/>
        <w:rPr>
          <w:highlight w:val="white"/>
        </w:rPr>
      </w:pPr>
      <w:r w:rsidRPr="00903DBA">
        <w:rPr>
          <w:highlight w:val="white"/>
        </w:rPr>
        <w:t>{FLOATING_VALUE} {</w:t>
      </w:r>
    </w:p>
    <w:p w14:paraId="6F522240" w14:textId="77777777" w:rsidR="00311885" w:rsidRPr="00903DBA" w:rsidRDefault="00311885" w:rsidP="00311885">
      <w:pPr>
        <w:pStyle w:val="Code"/>
        <w:rPr>
          <w:highlight w:val="white"/>
        </w:rPr>
      </w:pPr>
      <w:r w:rsidRPr="00903DBA">
        <w:rPr>
          <w:highlight w:val="white"/>
        </w:rPr>
        <w:t xml:space="preserve">  { string text = yytext.ToLower();</w:t>
      </w:r>
    </w:p>
    <w:p w14:paraId="3CF8E5D7" w14:textId="77777777" w:rsidR="00311885" w:rsidRPr="00903DBA" w:rsidRDefault="00311885" w:rsidP="00311885">
      <w:pPr>
        <w:pStyle w:val="Code"/>
        <w:rPr>
          <w:highlight w:val="white"/>
        </w:rPr>
      </w:pPr>
      <w:r w:rsidRPr="00903DBA">
        <w:rPr>
          <w:highlight w:val="white"/>
        </w:rPr>
        <w:lastRenderedPageBreak/>
        <w:t xml:space="preserve">    CCompiler.Type type = CCompiler.Type.DoubleType;</w:t>
      </w:r>
    </w:p>
    <w:p w14:paraId="339634DC" w14:textId="77777777" w:rsidR="00311885" w:rsidRPr="00903DBA" w:rsidRDefault="00311885" w:rsidP="00311885">
      <w:pPr>
        <w:pStyle w:val="Code"/>
        <w:rPr>
          <w:highlight w:val="white"/>
        </w:rPr>
      </w:pPr>
    </w:p>
    <w:p w14:paraId="2476A7E7" w14:textId="77777777" w:rsidR="00311885" w:rsidRPr="00903DBA" w:rsidRDefault="00311885" w:rsidP="00311885">
      <w:pPr>
        <w:pStyle w:val="Code"/>
        <w:rPr>
          <w:highlight w:val="white"/>
        </w:rPr>
      </w:pPr>
      <w:r w:rsidRPr="00903DBA">
        <w:rPr>
          <w:highlight w:val="white"/>
        </w:rPr>
        <w:t xml:space="preserve">    if (text.EndsWith("f")) {</w:t>
      </w:r>
    </w:p>
    <w:p w14:paraId="7714036F" w14:textId="77777777" w:rsidR="00311885" w:rsidRPr="00903DBA" w:rsidRDefault="00311885" w:rsidP="00311885">
      <w:pPr>
        <w:pStyle w:val="Code"/>
        <w:rPr>
          <w:highlight w:val="white"/>
        </w:rPr>
      </w:pPr>
      <w:r w:rsidRPr="00903DBA">
        <w:rPr>
          <w:highlight w:val="white"/>
        </w:rPr>
        <w:t xml:space="preserve">      type = CCompiler.Type.FloatType;</w:t>
      </w:r>
    </w:p>
    <w:p w14:paraId="55D4B435" w14:textId="77777777" w:rsidR="00311885" w:rsidRPr="00903DBA" w:rsidRDefault="00311885" w:rsidP="00311885">
      <w:pPr>
        <w:pStyle w:val="Code"/>
        <w:rPr>
          <w:highlight w:val="white"/>
        </w:rPr>
      </w:pPr>
      <w:r w:rsidRPr="00903DBA">
        <w:rPr>
          <w:highlight w:val="white"/>
        </w:rPr>
        <w:t xml:space="preserve">      text = text.Substring(0, text.Length - 1);</w:t>
      </w:r>
    </w:p>
    <w:p w14:paraId="5C122AE5" w14:textId="77777777" w:rsidR="00311885" w:rsidRPr="00903DBA" w:rsidRDefault="00311885" w:rsidP="00311885">
      <w:pPr>
        <w:pStyle w:val="Code"/>
        <w:rPr>
          <w:highlight w:val="white"/>
        </w:rPr>
      </w:pPr>
      <w:r w:rsidRPr="00903DBA">
        <w:rPr>
          <w:highlight w:val="white"/>
        </w:rPr>
        <w:t xml:space="preserve">    }</w:t>
      </w:r>
    </w:p>
    <w:p w14:paraId="400484A2" w14:textId="77777777" w:rsidR="00311885" w:rsidRPr="00903DBA" w:rsidRDefault="00311885" w:rsidP="00311885">
      <w:pPr>
        <w:pStyle w:val="Code"/>
        <w:rPr>
          <w:highlight w:val="white"/>
        </w:rPr>
      </w:pPr>
      <w:r w:rsidRPr="00903DBA">
        <w:rPr>
          <w:highlight w:val="white"/>
        </w:rPr>
        <w:t xml:space="preserve">    else if (text.EndsWith("l")) {</w:t>
      </w:r>
    </w:p>
    <w:p w14:paraId="086114D8" w14:textId="77777777" w:rsidR="00311885" w:rsidRPr="00903DBA" w:rsidRDefault="00311885" w:rsidP="00311885">
      <w:pPr>
        <w:pStyle w:val="Code"/>
        <w:rPr>
          <w:highlight w:val="white"/>
        </w:rPr>
      </w:pPr>
      <w:r w:rsidRPr="00903DBA">
        <w:rPr>
          <w:highlight w:val="white"/>
        </w:rPr>
        <w:t xml:space="preserve">      type = CCompiler.Type.LongDoubleType;</w:t>
      </w:r>
    </w:p>
    <w:p w14:paraId="0F695BB8" w14:textId="77777777" w:rsidR="00311885" w:rsidRPr="00903DBA" w:rsidRDefault="00311885" w:rsidP="00311885">
      <w:pPr>
        <w:pStyle w:val="Code"/>
        <w:rPr>
          <w:highlight w:val="white"/>
        </w:rPr>
      </w:pPr>
      <w:r w:rsidRPr="00903DBA">
        <w:rPr>
          <w:highlight w:val="white"/>
        </w:rPr>
        <w:t xml:space="preserve">      text = text.Substring(0, text.Length - 1);</w:t>
      </w:r>
    </w:p>
    <w:p w14:paraId="57F04CA0" w14:textId="77777777" w:rsidR="00311885" w:rsidRPr="00903DBA" w:rsidRDefault="00311885" w:rsidP="00311885">
      <w:pPr>
        <w:pStyle w:val="Code"/>
        <w:rPr>
          <w:highlight w:val="white"/>
        </w:rPr>
      </w:pPr>
      <w:r w:rsidRPr="00903DBA">
        <w:rPr>
          <w:highlight w:val="white"/>
        </w:rPr>
        <w:t xml:space="preserve">    }</w:t>
      </w:r>
    </w:p>
    <w:p w14:paraId="38B88B77" w14:textId="6EFA8159" w:rsidR="00311885" w:rsidRPr="00903DBA" w:rsidRDefault="00CA2311" w:rsidP="00CA2311">
      <w:pPr>
        <w:rPr>
          <w:highlight w:val="white"/>
        </w:rPr>
      </w:pPr>
      <w:r w:rsidRPr="00903DBA">
        <w:rPr>
          <w:highlight w:val="white"/>
        </w:rPr>
        <w:t xml:space="preserve">We call the </w:t>
      </w:r>
      <w:r w:rsidRPr="00903DBA">
        <w:rPr>
          <w:rStyle w:val="KeyWord0"/>
          <w:highlight w:val="white"/>
        </w:rPr>
        <w:t>Parse</w:t>
      </w:r>
      <w:r w:rsidRPr="00903DBA">
        <w:rPr>
          <w:highlight w:val="white"/>
        </w:rPr>
        <w:t xml:space="preserve"> method of the </w:t>
      </w:r>
      <w:r w:rsidR="009F6E3D">
        <w:rPr>
          <w:rStyle w:val="KeyWord0"/>
          <w:highlight w:val="white"/>
        </w:rPr>
        <w:t>deci</w:t>
      </w:r>
      <w:r w:rsidRPr="00903DBA">
        <w:rPr>
          <w:rStyle w:val="KeyWord0"/>
          <w:highlight w:val="white"/>
        </w:rPr>
        <w:t>mal</w:t>
      </w:r>
      <w:r w:rsidRPr="00903DBA">
        <w:rPr>
          <w:highlight w:val="white"/>
        </w:rPr>
        <w:t xml:space="preserve"> standard class to obtain the value.</w:t>
      </w:r>
      <w:r w:rsidR="009663C9" w:rsidRPr="00903DBA">
        <w:rPr>
          <w:highlight w:val="white"/>
        </w:rPr>
        <w:t xml:space="preserve"> Then we create and return a </w:t>
      </w:r>
      <w:r w:rsidR="0059420E" w:rsidRPr="00903DBA">
        <w:rPr>
          <w:highlight w:val="white"/>
        </w:rPr>
        <w:t xml:space="preserve">value </w:t>
      </w:r>
      <w:r w:rsidR="009663C9" w:rsidRPr="00903DBA">
        <w:rPr>
          <w:highlight w:val="white"/>
        </w:rPr>
        <w:t>symbol. We also add a static value to the global static set.</w:t>
      </w:r>
    </w:p>
    <w:p w14:paraId="1ACB18F1" w14:textId="77777777" w:rsidR="00311885" w:rsidRPr="00903DBA" w:rsidRDefault="00311885" w:rsidP="00311885">
      <w:pPr>
        <w:pStyle w:val="Code"/>
        <w:rPr>
          <w:highlight w:val="white"/>
        </w:rPr>
      </w:pPr>
      <w:r w:rsidRPr="00903DBA">
        <w:rPr>
          <w:highlight w:val="white"/>
        </w:rPr>
        <w:t xml:space="preserve">    try {</w:t>
      </w:r>
    </w:p>
    <w:p w14:paraId="7C889EAD" w14:textId="77777777" w:rsidR="00311885" w:rsidRPr="00903DBA" w:rsidRDefault="00311885" w:rsidP="00311885">
      <w:pPr>
        <w:pStyle w:val="Code"/>
        <w:rPr>
          <w:highlight w:val="white"/>
        </w:rPr>
      </w:pPr>
      <w:r w:rsidRPr="00903DBA">
        <w:rPr>
          <w:highlight w:val="white"/>
        </w:rPr>
        <w:t xml:space="preserve">      decimal value = decimal.Parse(text, NumberStyles.Float);</w:t>
      </w:r>
    </w:p>
    <w:p w14:paraId="203C5DD8" w14:textId="77777777" w:rsidR="00311885" w:rsidRPr="00903DBA" w:rsidRDefault="00311885" w:rsidP="00311885">
      <w:pPr>
        <w:pStyle w:val="Code"/>
        <w:rPr>
          <w:highlight w:val="white"/>
        </w:rPr>
      </w:pPr>
      <w:r w:rsidRPr="00903DBA">
        <w:rPr>
          <w:highlight w:val="white"/>
        </w:rPr>
        <w:t xml:space="preserve">      yylval.symbol = new Symbol(type, value);</w:t>
      </w:r>
    </w:p>
    <w:p w14:paraId="46E8D8D9" w14:textId="77777777" w:rsidR="00311885" w:rsidRPr="00903DBA" w:rsidRDefault="00311885" w:rsidP="00311885">
      <w:pPr>
        <w:pStyle w:val="Code"/>
        <w:rPr>
          <w:highlight w:val="white"/>
        </w:rPr>
      </w:pPr>
      <w:r w:rsidRPr="00903DBA">
        <w:rPr>
          <w:highlight w:val="white"/>
        </w:rPr>
        <w:t xml:space="preserve">      yylval.symbol.StaticSymbol =</w:t>
      </w:r>
    </w:p>
    <w:p w14:paraId="6DD3CB3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712789F1" w14:textId="3F09907C"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14E3CCBA" w14:textId="77777777" w:rsidR="00311885" w:rsidRPr="00903DBA" w:rsidRDefault="00311885" w:rsidP="00311885">
      <w:pPr>
        <w:pStyle w:val="Code"/>
        <w:rPr>
          <w:highlight w:val="white"/>
        </w:rPr>
      </w:pPr>
      <w:r w:rsidRPr="00903DBA">
        <w:rPr>
          <w:highlight w:val="white"/>
        </w:rPr>
        <w:t xml:space="preserve">    }</w:t>
      </w:r>
    </w:p>
    <w:p w14:paraId="0231BDE3" w14:textId="77777777" w:rsidR="00311885" w:rsidRPr="00903DBA" w:rsidRDefault="00311885" w:rsidP="00311885">
      <w:pPr>
        <w:pStyle w:val="Code"/>
        <w:rPr>
          <w:highlight w:val="white"/>
        </w:rPr>
      </w:pPr>
      <w:r w:rsidRPr="00903DBA">
        <w:rPr>
          <w:highlight w:val="white"/>
        </w:rPr>
        <w:t xml:space="preserve">    catch (OverflowException) {</w:t>
      </w:r>
    </w:p>
    <w:p w14:paraId="494E576D" w14:textId="77777777" w:rsidR="00311885" w:rsidRPr="00903DBA" w:rsidRDefault="00311885" w:rsidP="00311885">
      <w:pPr>
        <w:pStyle w:val="Code"/>
        <w:rPr>
          <w:highlight w:val="white"/>
        </w:rPr>
      </w:pPr>
      <w:r w:rsidRPr="00903DBA">
        <w:rPr>
          <w:highlight w:val="white"/>
        </w:rPr>
        <w:t xml:space="preserve">      Assert.Error("Y " + type + ": " + text, Message.Value_overflow);</w:t>
      </w:r>
    </w:p>
    <w:p w14:paraId="5D7CBFA6" w14:textId="77777777" w:rsidR="00311885" w:rsidRPr="00903DBA" w:rsidRDefault="00311885" w:rsidP="00311885">
      <w:pPr>
        <w:pStyle w:val="Code"/>
        <w:rPr>
          <w:highlight w:val="white"/>
        </w:rPr>
      </w:pPr>
      <w:r w:rsidRPr="00903DBA">
        <w:rPr>
          <w:highlight w:val="white"/>
        </w:rPr>
        <w:t xml:space="preserve">    }</w:t>
      </w:r>
    </w:p>
    <w:p w14:paraId="15D125FD" w14:textId="77777777" w:rsidR="00311885" w:rsidRPr="00903DBA" w:rsidRDefault="00311885" w:rsidP="00311885">
      <w:pPr>
        <w:pStyle w:val="Code"/>
        <w:rPr>
          <w:highlight w:val="white"/>
        </w:rPr>
      </w:pPr>
    </w:p>
    <w:p w14:paraId="13AB16DB" w14:textId="77777777" w:rsidR="00311885" w:rsidRPr="00903DBA" w:rsidRDefault="00311885" w:rsidP="00311885">
      <w:pPr>
        <w:pStyle w:val="Code"/>
        <w:rPr>
          <w:highlight w:val="white"/>
        </w:rPr>
      </w:pPr>
      <w:r w:rsidRPr="00903DBA">
        <w:rPr>
          <w:highlight w:val="white"/>
        </w:rPr>
        <w:t xml:space="preserve">    return ((int) Tokens.VALUE);</w:t>
      </w:r>
    </w:p>
    <w:p w14:paraId="25988F06" w14:textId="77777777" w:rsidR="00311885" w:rsidRPr="00903DBA" w:rsidRDefault="00311885" w:rsidP="00311885">
      <w:pPr>
        <w:pStyle w:val="Code"/>
        <w:rPr>
          <w:highlight w:val="white"/>
        </w:rPr>
      </w:pPr>
      <w:r w:rsidRPr="00903DBA">
        <w:rPr>
          <w:highlight w:val="white"/>
        </w:rPr>
        <w:t xml:space="preserve">  }</w:t>
      </w:r>
    </w:p>
    <w:p w14:paraId="68B3AD3F" w14:textId="77777777" w:rsidR="00311885" w:rsidRPr="00903DBA" w:rsidRDefault="00311885" w:rsidP="00311885">
      <w:pPr>
        <w:pStyle w:val="Code"/>
        <w:rPr>
          <w:highlight w:val="white"/>
        </w:rPr>
      </w:pPr>
      <w:r w:rsidRPr="00903DBA">
        <w:rPr>
          <w:highlight w:val="white"/>
        </w:rPr>
        <w:t>}</w:t>
      </w:r>
    </w:p>
    <w:p w14:paraId="500A4272" w14:textId="3665423B" w:rsidR="00311885" w:rsidRPr="00903DBA" w:rsidRDefault="00C431D3" w:rsidP="00C431D3">
      <w:pPr>
        <w:rPr>
          <w:highlight w:val="white"/>
        </w:rPr>
      </w:pPr>
      <w:r w:rsidRPr="00903DBA">
        <w:rPr>
          <w:highlight w:val="white"/>
        </w:rPr>
        <w:t xml:space="preserve">In the case of a character value, we </w:t>
      </w:r>
      <w:r w:rsidR="006F6842" w:rsidRPr="00903DBA">
        <w:rPr>
          <w:highlight w:val="white"/>
        </w:rPr>
        <w:t xml:space="preserve">call the </w:t>
      </w:r>
      <w:r w:rsidR="006F6842" w:rsidRPr="00903DBA">
        <w:rPr>
          <w:rStyle w:val="KeyWord0"/>
          <w:highlight w:val="white"/>
        </w:rPr>
        <w:t>SlashToChar</w:t>
      </w:r>
      <w:r w:rsidR="006F6842"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006F6842" w:rsidRPr="00903DBA">
        <w:rPr>
          <w:highlight w:val="white"/>
        </w:rPr>
        <w:t xml:space="preserve"> to clear the text from escape characters. We then check that it holds three characters (including the </w:t>
      </w:r>
      <w:r w:rsidR="0059420E" w:rsidRPr="00903DBA">
        <w:rPr>
          <w:highlight w:val="white"/>
        </w:rPr>
        <w:t xml:space="preserve">two </w:t>
      </w:r>
      <w:r w:rsidR="006F6842" w:rsidRPr="00903DBA">
        <w:rPr>
          <w:highlight w:val="white"/>
        </w:rPr>
        <w:t>single quotation marks)</w:t>
      </w:r>
      <w:r w:rsidR="00CB3D14" w:rsidRPr="00903DBA">
        <w:rPr>
          <w:highlight w:val="white"/>
        </w:rPr>
        <w:t>, and return a symbol holding the value.</w:t>
      </w:r>
    </w:p>
    <w:p w14:paraId="34A3F338" w14:textId="77777777" w:rsidR="00311885" w:rsidRPr="00903DBA" w:rsidRDefault="00311885" w:rsidP="00311885">
      <w:pPr>
        <w:pStyle w:val="Code"/>
        <w:rPr>
          <w:highlight w:val="white"/>
        </w:rPr>
      </w:pPr>
      <w:r w:rsidRPr="00903DBA">
        <w:rPr>
          <w:highlight w:val="white"/>
        </w:rPr>
        <w:t>{CHAR_VALUE} {</w:t>
      </w:r>
    </w:p>
    <w:p w14:paraId="10B68317" w14:textId="61FEEC60" w:rsidR="00311885" w:rsidRPr="00903DBA" w:rsidRDefault="00311885" w:rsidP="00311885">
      <w:pPr>
        <w:pStyle w:val="Code"/>
        <w:rPr>
          <w:highlight w:val="white"/>
        </w:rPr>
      </w:pPr>
      <w:r w:rsidRPr="00903DBA">
        <w:rPr>
          <w:highlight w:val="white"/>
        </w:rPr>
        <w:t xml:space="preserve">  { CCompiler.Type type = new CCompiler.Type(Sort.</w:t>
      </w:r>
      <w:r w:rsidR="005D4E81" w:rsidRPr="00903DBA">
        <w:rPr>
          <w:highlight w:val="white"/>
        </w:rPr>
        <w:t>SignedChar</w:t>
      </w:r>
      <w:r w:rsidRPr="00903DBA">
        <w:rPr>
          <w:highlight w:val="white"/>
        </w:rPr>
        <w:t>);</w:t>
      </w:r>
    </w:p>
    <w:p w14:paraId="44CFB15E" w14:textId="7BC2FB3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6ED43CD6" w14:textId="77777777" w:rsidR="00311885" w:rsidRPr="00903DBA" w:rsidRDefault="00311885" w:rsidP="00311885">
      <w:pPr>
        <w:pStyle w:val="Code"/>
        <w:rPr>
          <w:highlight w:val="white"/>
        </w:rPr>
      </w:pPr>
      <w:r w:rsidRPr="00903DBA">
        <w:rPr>
          <w:highlight w:val="white"/>
        </w:rPr>
        <w:t xml:space="preserve">    Assert.Error(text.Length == 3, yytext, Message.Invalid_char_sequence);</w:t>
      </w:r>
    </w:p>
    <w:p w14:paraId="5F2EC7D7" w14:textId="77777777" w:rsidR="00311885" w:rsidRPr="00903DBA" w:rsidRDefault="00311885" w:rsidP="00311885">
      <w:pPr>
        <w:pStyle w:val="Code"/>
        <w:rPr>
          <w:highlight w:val="white"/>
        </w:rPr>
      </w:pPr>
      <w:r w:rsidRPr="00903DBA">
        <w:rPr>
          <w:highlight w:val="white"/>
        </w:rPr>
        <w:t xml:space="preserve">    yylval.symbol = new Symbol(type, (BigInteger) ((int) text[1]));</w:t>
      </w:r>
    </w:p>
    <w:p w14:paraId="20B564BD" w14:textId="77777777" w:rsidR="00311885" w:rsidRPr="00903DBA" w:rsidRDefault="00311885" w:rsidP="00311885">
      <w:pPr>
        <w:pStyle w:val="Code"/>
        <w:rPr>
          <w:highlight w:val="white"/>
        </w:rPr>
      </w:pPr>
      <w:r w:rsidRPr="00903DBA">
        <w:rPr>
          <w:highlight w:val="white"/>
        </w:rPr>
        <w:t xml:space="preserve">    return ((int) Tokens.VALUE);</w:t>
      </w:r>
    </w:p>
    <w:p w14:paraId="69E67422" w14:textId="77777777" w:rsidR="00311885" w:rsidRPr="00903DBA" w:rsidRDefault="00311885" w:rsidP="00311885">
      <w:pPr>
        <w:pStyle w:val="Code"/>
        <w:rPr>
          <w:highlight w:val="white"/>
        </w:rPr>
      </w:pPr>
      <w:r w:rsidRPr="00903DBA">
        <w:rPr>
          <w:highlight w:val="white"/>
        </w:rPr>
        <w:t xml:space="preserve">  }</w:t>
      </w:r>
    </w:p>
    <w:p w14:paraId="49023583" w14:textId="77777777" w:rsidR="00311885" w:rsidRPr="00903DBA" w:rsidRDefault="00311885" w:rsidP="00311885">
      <w:pPr>
        <w:pStyle w:val="Code"/>
        <w:rPr>
          <w:highlight w:val="white"/>
        </w:rPr>
      </w:pPr>
      <w:r w:rsidRPr="00903DBA">
        <w:rPr>
          <w:highlight w:val="white"/>
        </w:rPr>
        <w:t>}</w:t>
      </w:r>
    </w:p>
    <w:p w14:paraId="74CBB169" w14:textId="5B73F1F9" w:rsidR="00311885" w:rsidRPr="00903DBA" w:rsidRDefault="009632A2" w:rsidP="009632A2">
      <w:pPr>
        <w:rPr>
          <w:highlight w:val="white"/>
        </w:rPr>
      </w:pPr>
      <w:r w:rsidRPr="00903DBA">
        <w:rPr>
          <w:highlight w:val="white"/>
        </w:rPr>
        <w:t xml:space="preserve">In the case of a </w:t>
      </w:r>
      <w:r w:rsidR="00A0402F" w:rsidRPr="00903DBA">
        <w:rPr>
          <w:highlight w:val="white"/>
        </w:rPr>
        <w:t xml:space="preserve">string </w:t>
      </w:r>
      <w:r w:rsidRPr="00903DBA">
        <w:rPr>
          <w:highlight w:val="white"/>
        </w:rPr>
        <w:t xml:space="preserve">value, we </w:t>
      </w:r>
      <w:r w:rsidR="003F2B13" w:rsidRPr="00903DBA">
        <w:rPr>
          <w:highlight w:val="white"/>
        </w:rPr>
        <w:t xml:space="preserve">also </w:t>
      </w:r>
      <w:r w:rsidRPr="00903DBA">
        <w:rPr>
          <w:highlight w:val="white"/>
        </w:rPr>
        <w:t xml:space="preserve">call the </w:t>
      </w:r>
      <w:r w:rsidRPr="00903DBA">
        <w:rPr>
          <w:rStyle w:val="KeyWord0"/>
          <w:highlight w:val="white"/>
        </w:rPr>
        <w:t>SlashToChar</w:t>
      </w:r>
      <w:r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Pr="00903DBA">
        <w:rPr>
          <w:highlight w:val="white"/>
        </w:rPr>
        <w:t xml:space="preserve"> to clear the text from escape characters. We then return a symbol holding the value.</w:t>
      </w:r>
      <w:r w:rsidR="00326746" w:rsidRPr="00903DBA">
        <w:rPr>
          <w:highlight w:val="white"/>
        </w:rPr>
        <w:t xml:space="preserve"> In this case we do not need to check the length of the string.</w:t>
      </w:r>
    </w:p>
    <w:p w14:paraId="45620CA5" w14:textId="77777777" w:rsidR="00311885" w:rsidRPr="00903DBA" w:rsidRDefault="00311885" w:rsidP="00311885">
      <w:pPr>
        <w:pStyle w:val="Code"/>
        <w:rPr>
          <w:highlight w:val="white"/>
        </w:rPr>
      </w:pPr>
      <w:r w:rsidRPr="00903DBA">
        <w:rPr>
          <w:highlight w:val="white"/>
        </w:rPr>
        <w:t>{STRING_VALUE} {</w:t>
      </w:r>
    </w:p>
    <w:p w14:paraId="5D8BE763" w14:textId="77777777" w:rsidR="00311885" w:rsidRPr="00903DBA" w:rsidRDefault="00311885" w:rsidP="00311885">
      <w:pPr>
        <w:pStyle w:val="Code"/>
        <w:rPr>
          <w:highlight w:val="white"/>
        </w:rPr>
      </w:pPr>
      <w:r w:rsidRPr="00903DBA">
        <w:rPr>
          <w:highlight w:val="white"/>
        </w:rPr>
        <w:t xml:space="preserve">  { CCompiler.Type type = new CCompiler.Type(Sort.String);</w:t>
      </w:r>
    </w:p>
    <w:p w14:paraId="5B38ABD0" w14:textId="04CEA07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28242527" w14:textId="77777777" w:rsidR="00311885" w:rsidRPr="00903DBA" w:rsidRDefault="00311885" w:rsidP="00311885">
      <w:pPr>
        <w:pStyle w:val="Code"/>
        <w:rPr>
          <w:highlight w:val="white"/>
        </w:rPr>
      </w:pPr>
      <w:r w:rsidRPr="00903DBA">
        <w:rPr>
          <w:highlight w:val="white"/>
        </w:rPr>
        <w:t xml:space="preserve">    object value = text.Substring(1, text.Length - 2);</w:t>
      </w:r>
    </w:p>
    <w:p w14:paraId="0DB213CD" w14:textId="77777777" w:rsidR="00311885" w:rsidRPr="00903DBA" w:rsidRDefault="00311885" w:rsidP="00311885">
      <w:pPr>
        <w:pStyle w:val="Code"/>
        <w:rPr>
          <w:highlight w:val="white"/>
        </w:rPr>
      </w:pPr>
      <w:r w:rsidRPr="00903DBA">
        <w:rPr>
          <w:highlight w:val="white"/>
        </w:rPr>
        <w:t xml:space="preserve">    yylval.symbol = new Symbol(type, value);</w:t>
      </w:r>
    </w:p>
    <w:p w14:paraId="03AE4FA8" w14:textId="77777777" w:rsidR="00311885" w:rsidRPr="00903DBA" w:rsidRDefault="00311885" w:rsidP="00311885">
      <w:pPr>
        <w:pStyle w:val="Code"/>
        <w:rPr>
          <w:highlight w:val="white"/>
        </w:rPr>
      </w:pPr>
      <w:r w:rsidRPr="00903DBA">
        <w:rPr>
          <w:highlight w:val="white"/>
        </w:rPr>
        <w:t xml:space="preserve">    yylval.symbol.StaticSymbol =</w:t>
      </w:r>
    </w:p>
    <w:p w14:paraId="51328BA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1B23E17B" w14:textId="1F244C1A"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4A8DE96D" w14:textId="77777777" w:rsidR="00311885" w:rsidRPr="00903DBA" w:rsidRDefault="00311885" w:rsidP="00311885">
      <w:pPr>
        <w:pStyle w:val="Code"/>
        <w:rPr>
          <w:highlight w:val="white"/>
        </w:rPr>
      </w:pPr>
      <w:r w:rsidRPr="00903DBA">
        <w:rPr>
          <w:highlight w:val="white"/>
        </w:rPr>
        <w:t xml:space="preserve">    return ((int) Tokens.VALUE);</w:t>
      </w:r>
    </w:p>
    <w:p w14:paraId="4140C7D9" w14:textId="77777777" w:rsidR="00311885" w:rsidRPr="00903DBA" w:rsidRDefault="00311885" w:rsidP="00311885">
      <w:pPr>
        <w:pStyle w:val="Code"/>
        <w:rPr>
          <w:highlight w:val="white"/>
        </w:rPr>
      </w:pPr>
      <w:r w:rsidRPr="00903DBA">
        <w:rPr>
          <w:highlight w:val="white"/>
        </w:rPr>
        <w:t xml:space="preserve">  }</w:t>
      </w:r>
    </w:p>
    <w:p w14:paraId="6D3FB415" w14:textId="77777777" w:rsidR="00311885" w:rsidRPr="00903DBA" w:rsidRDefault="00311885" w:rsidP="00311885">
      <w:pPr>
        <w:pStyle w:val="Code"/>
        <w:rPr>
          <w:highlight w:val="white"/>
        </w:rPr>
      </w:pPr>
      <w:r w:rsidRPr="00903DBA">
        <w:rPr>
          <w:highlight w:val="white"/>
        </w:rPr>
        <w:t>}</w:t>
      </w:r>
    </w:p>
    <w:p w14:paraId="3FEC8B2E" w14:textId="778242CC" w:rsidR="00311885" w:rsidRPr="00903DBA" w:rsidRDefault="00DA4168" w:rsidP="004C0C92">
      <w:pPr>
        <w:rPr>
          <w:highlight w:val="white"/>
        </w:rPr>
      </w:pPr>
      <w:r w:rsidRPr="00903DBA">
        <w:rPr>
          <w:highlight w:val="white"/>
        </w:rPr>
        <w:lastRenderedPageBreak/>
        <w:t>P</w:t>
      </w:r>
      <w:r w:rsidR="004C0C92" w:rsidRPr="00903DBA">
        <w:rPr>
          <w:highlight w:val="white"/>
        </w:rPr>
        <w:t>ath line</w:t>
      </w:r>
      <w:r w:rsidRPr="00903DBA">
        <w:rPr>
          <w:highlight w:val="white"/>
        </w:rPr>
        <w:t xml:space="preserve">s are generated by the preprocessor </w:t>
      </w:r>
      <w:r w:rsidR="00896A02" w:rsidRPr="00903DBA">
        <w:rPr>
          <w:highlight w:val="white"/>
        </w:rPr>
        <w:t>for</w:t>
      </w:r>
      <w:r w:rsidRPr="00903DBA">
        <w:rPr>
          <w:highlight w:val="white"/>
        </w:rPr>
        <w:t xml:space="preserve"> the __FILE__ and __LINE__ macros to hold the correct file name and line number. It is also used </w:t>
      </w:r>
      <w:r w:rsidR="00896A02" w:rsidRPr="00903DBA">
        <w:rPr>
          <w:highlight w:val="white"/>
        </w:rPr>
        <w:t xml:space="preserve">by the compiler </w:t>
      </w:r>
      <w:r w:rsidRPr="00903DBA">
        <w:rPr>
          <w:highlight w:val="white"/>
        </w:rPr>
        <w:t>when reporting error.</w:t>
      </w:r>
      <w:r w:rsidR="004C0C92" w:rsidRPr="00903DBA">
        <w:rPr>
          <w:highlight w:val="white"/>
        </w:rPr>
        <w:t xml:space="preserve"> </w:t>
      </w:r>
      <w:r w:rsidR="006F6229" w:rsidRPr="00903DBA">
        <w:rPr>
          <w:highlight w:val="white"/>
        </w:rPr>
        <w:t xml:space="preserve">Its text is made up by </w:t>
      </w:r>
      <w:r w:rsidR="0065097A" w:rsidRPr="00903DBA">
        <w:rPr>
          <w:highlight w:val="white"/>
        </w:rPr>
        <w:t>two dollar signs (‘$’) at the beginning and end, and the file name and line number separated by a comma (‘,’). The text also hold</w:t>
      </w:r>
      <w:r w:rsidR="002A41F4" w:rsidRPr="00903DBA">
        <w:rPr>
          <w:highlight w:val="white"/>
        </w:rPr>
        <w:t>s</w:t>
      </w:r>
      <w:r w:rsidR="0065097A" w:rsidRPr="00903DBA">
        <w:rPr>
          <w:highlight w:val="white"/>
        </w:rPr>
        <w:t xml:space="preserve"> plus signs (‘+’) in place of spaces.</w:t>
      </w:r>
    </w:p>
    <w:p w14:paraId="70A43FCC" w14:textId="77777777" w:rsidR="00311885" w:rsidRPr="00903DBA" w:rsidRDefault="00311885" w:rsidP="00311885">
      <w:pPr>
        <w:pStyle w:val="Code"/>
        <w:rPr>
          <w:highlight w:val="white"/>
        </w:rPr>
      </w:pPr>
      <w:r w:rsidRPr="00903DBA">
        <w:rPr>
          <w:highlight w:val="white"/>
        </w:rPr>
        <w:t>{PATH_LINE} {</w:t>
      </w:r>
    </w:p>
    <w:p w14:paraId="68305803" w14:textId="77777777" w:rsidR="00311885" w:rsidRPr="00903DBA" w:rsidRDefault="00311885" w:rsidP="00311885">
      <w:pPr>
        <w:pStyle w:val="Code"/>
        <w:rPr>
          <w:highlight w:val="white"/>
        </w:rPr>
      </w:pPr>
      <w:r w:rsidRPr="00903DBA">
        <w:rPr>
          <w:highlight w:val="white"/>
        </w:rPr>
        <w:t xml:space="preserve">  { string text = yytext.Substring(1, yyleng - 2);</w:t>
      </w:r>
    </w:p>
    <w:p w14:paraId="21AD624E" w14:textId="77777777" w:rsidR="00311885" w:rsidRPr="00903DBA" w:rsidRDefault="00311885" w:rsidP="00311885">
      <w:pPr>
        <w:pStyle w:val="Code"/>
        <w:rPr>
          <w:highlight w:val="white"/>
        </w:rPr>
      </w:pPr>
      <w:r w:rsidRPr="00903DBA">
        <w:rPr>
          <w:highlight w:val="white"/>
        </w:rPr>
        <w:t xml:space="preserve">    int index = text.IndexOf(',');</w:t>
      </w:r>
    </w:p>
    <w:p w14:paraId="13A0FD71" w14:textId="77777777" w:rsidR="00311885" w:rsidRPr="00903DBA" w:rsidRDefault="00311885" w:rsidP="00311885">
      <w:pPr>
        <w:pStyle w:val="Code"/>
        <w:rPr>
          <w:highlight w:val="white"/>
        </w:rPr>
      </w:pPr>
      <w:r w:rsidRPr="00903DBA">
        <w:rPr>
          <w:highlight w:val="white"/>
        </w:rPr>
        <w:t xml:space="preserve">    Path = new FileInfo(text.Substring(0, index).Replace("+", " "));</w:t>
      </w:r>
    </w:p>
    <w:p w14:paraId="077A8422" w14:textId="77777777" w:rsidR="005879B4" w:rsidRPr="00903DBA" w:rsidRDefault="005879B4" w:rsidP="005879B4">
      <w:pPr>
        <w:pStyle w:val="Code"/>
        <w:rPr>
          <w:highlight w:val="white"/>
        </w:rPr>
      </w:pPr>
      <w:r w:rsidRPr="00903DBA">
        <w:rPr>
          <w:highlight w:val="white"/>
        </w:rPr>
        <w:t xml:space="preserve">    Line = int.Parse(text.Substring(index + 1));</w:t>
      </w:r>
    </w:p>
    <w:p w14:paraId="616E53BB" w14:textId="77777777" w:rsidR="00311885" w:rsidRPr="00903DBA" w:rsidRDefault="00311885" w:rsidP="00311885">
      <w:pPr>
        <w:pStyle w:val="Code"/>
        <w:rPr>
          <w:highlight w:val="white"/>
        </w:rPr>
      </w:pPr>
      <w:r w:rsidRPr="00903DBA">
        <w:rPr>
          <w:highlight w:val="white"/>
        </w:rPr>
        <w:t xml:space="preserve">  }</w:t>
      </w:r>
    </w:p>
    <w:p w14:paraId="608F1FA6" w14:textId="77777777" w:rsidR="00311885" w:rsidRPr="00903DBA" w:rsidRDefault="00311885" w:rsidP="00311885">
      <w:pPr>
        <w:pStyle w:val="Code"/>
        <w:rPr>
          <w:highlight w:val="white"/>
        </w:rPr>
      </w:pPr>
      <w:r w:rsidRPr="00903DBA">
        <w:rPr>
          <w:highlight w:val="white"/>
        </w:rPr>
        <w:t>}</w:t>
      </w:r>
    </w:p>
    <w:p w14:paraId="6DBE00AA" w14:textId="10536C4C" w:rsidR="00311885" w:rsidRPr="00903DBA" w:rsidRDefault="000C1CF3" w:rsidP="000C1CF3">
      <w:pPr>
        <w:rPr>
          <w:highlight w:val="white"/>
        </w:rPr>
      </w:pPr>
      <w:r w:rsidRPr="00903DBA">
        <w:rPr>
          <w:highlight w:val="white"/>
        </w:rPr>
        <w:t xml:space="preserve">In case of a white space, we only update the </w:t>
      </w:r>
      <w:r w:rsidRPr="00903DBA">
        <w:rPr>
          <w:rStyle w:val="KeyWord0"/>
          <w:highlight w:val="white"/>
        </w:rPr>
        <w:t>Line</w:t>
      </w:r>
      <w:r w:rsidRPr="00903DBA">
        <w:rPr>
          <w:highlight w:val="white"/>
        </w:rPr>
        <w:t xml:space="preserve"> variable if the character is a newline. Note that we do not return anything in this case, which causes the scanner to proceed with the next character in the input stream.</w:t>
      </w:r>
    </w:p>
    <w:p w14:paraId="2D2C6009" w14:textId="77777777" w:rsidR="00311885" w:rsidRPr="00903DBA" w:rsidRDefault="00311885" w:rsidP="00311885">
      <w:pPr>
        <w:pStyle w:val="Code"/>
        <w:rPr>
          <w:highlight w:val="white"/>
        </w:rPr>
      </w:pPr>
      <w:r w:rsidRPr="00903DBA">
        <w:rPr>
          <w:highlight w:val="white"/>
        </w:rPr>
        <w:t>{WHITE_SPACE} {</w:t>
      </w:r>
    </w:p>
    <w:p w14:paraId="1A6D10DD" w14:textId="77777777" w:rsidR="00311885" w:rsidRPr="00903DBA" w:rsidRDefault="00311885" w:rsidP="00311885">
      <w:pPr>
        <w:pStyle w:val="Code"/>
        <w:rPr>
          <w:highlight w:val="white"/>
        </w:rPr>
      </w:pPr>
      <w:r w:rsidRPr="00903DBA">
        <w:rPr>
          <w:highlight w:val="white"/>
        </w:rPr>
        <w:t xml:space="preserve">  if (yytext.Equals("\n")) {</w:t>
      </w:r>
    </w:p>
    <w:p w14:paraId="652CAEB9" w14:textId="77777777" w:rsidR="00311885" w:rsidRPr="00903DBA" w:rsidRDefault="00311885" w:rsidP="00311885">
      <w:pPr>
        <w:pStyle w:val="Code"/>
        <w:rPr>
          <w:highlight w:val="white"/>
        </w:rPr>
      </w:pPr>
      <w:r w:rsidRPr="00903DBA">
        <w:rPr>
          <w:highlight w:val="white"/>
        </w:rPr>
        <w:t xml:space="preserve">    ++Line;</w:t>
      </w:r>
    </w:p>
    <w:p w14:paraId="7E37D123" w14:textId="77777777" w:rsidR="00311885" w:rsidRPr="00903DBA" w:rsidRDefault="00311885" w:rsidP="00311885">
      <w:pPr>
        <w:pStyle w:val="Code"/>
        <w:rPr>
          <w:highlight w:val="white"/>
        </w:rPr>
      </w:pPr>
      <w:r w:rsidRPr="00903DBA">
        <w:rPr>
          <w:highlight w:val="white"/>
        </w:rPr>
        <w:t xml:space="preserve">  }</w:t>
      </w:r>
    </w:p>
    <w:p w14:paraId="3E5F1511" w14:textId="77777777" w:rsidR="00311885" w:rsidRPr="00903DBA" w:rsidRDefault="00311885" w:rsidP="00311885">
      <w:pPr>
        <w:pStyle w:val="Code"/>
        <w:rPr>
          <w:highlight w:val="white"/>
        </w:rPr>
      </w:pPr>
      <w:r w:rsidRPr="00903DBA">
        <w:rPr>
          <w:highlight w:val="white"/>
        </w:rPr>
        <w:t>}</w:t>
      </w:r>
    </w:p>
    <w:p w14:paraId="60B7EFA3" w14:textId="43270355" w:rsidR="00311885" w:rsidRPr="00903DBA" w:rsidRDefault="00231644" w:rsidP="00231644">
      <w:pPr>
        <w:rPr>
          <w:highlight w:val="white"/>
        </w:rPr>
      </w:pPr>
      <w:r w:rsidRPr="00903DBA">
        <w:rPr>
          <w:highlight w:val="white"/>
        </w:rPr>
        <w:t>Finally, when the scanner finds a character that has not been handled by the rules above, a error is reported.</w:t>
      </w:r>
    </w:p>
    <w:p w14:paraId="0B711E7A" w14:textId="77777777" w:rsidR="00311885" w:rsidRPr="00903DBA" w:rsidRDefault="00311885" w:rsidP="00311885">
      <w:pPr>
        <w:pStyle w:val="Code"/>
        <w:rPr>
          <w:highlight w:val="white"/>
        </w:rPr>
      </w:pPr>
      <w:r w:rsidRPr="00903DBA">
        <w:rPr>
          <w:highlight w:val="white"/>
        </w:rPr>
        <w:t>. { Assert.Error(yytext, Message.Unknown_character); }</w:t>
      </w:r>
    </w:p>
    <w:p w14:paraId="0CCBE78E" w14:textId="47839DFF" w:rsidR="00E40B78" w:rsidRPr="00903DBA" w:rsidRDefault="00E40B78" w:rsidP="00E40B78">
      <w:pPr>
        <w:pStyle w:val="Rubrik1"/>
      </w:pPr>
      <w:bookmarkStart w:id="27" w:name="_Ref54016552"/>
      <w:bookmarkStart w:id="28" w:name="_Ref54783705"/>
      <w:bookmarkStart w:id="29" w:name="_Toc57655985"/>
      <w:bookmarkStart w:id="30" w:name="_Hlk57720398"/>
      <w:r w:rsidRPr="00903DBA">
        <w:lastRenderedPageBreak/>
        <w:t>Parsing</w:t>
      </w:r>
      <w:bookmarkEnd w:id="26"/>
      <w:bookmarkEnd w:id="27"/>
      <w:bookmarkEnd w:id="28"/>
      <w:bookmarkEnd w:id="29"/>
    </w:p>
    <w:bookmarkEnd w:id="30"/>
    <w:p w14:paraId="60103DBC" w14:textId="74B0D3BD" w:rsidR="00DF6A2B" w:rsidRDefault="00DF6A2B" w:rsidP="00E40B78">
      <w:r w:rsidRPr="00903DBA">
        <w:t>The parser can be considered</w:t>
      </w:r>
      <w:r w:rsidR="00FE48E6" w:rsidRPr="00903DBA">
        <w:t xml:space="preserve"> to be</w:t>
      </w:r>
      <w:r w:rsidRPr="00903DBA">
        <w:t xml:space="preserve"> the heart of the compiler. It requests token from the scanner, checks that the source code complies with the grammar, builds </w:t>
      </w:r>
      <w:r w:rsidR="00A573B0" w:rsidRPr="00903DBA">
        <w:t>the symbol table,</w:t>
      </w:r>
      <w:r w:rsidR="00E163FA" w:rsidRPr="00903DBA">
        <w:t xml:space="preserve"> performs type checking,</w:t>
      </w:r>
      <w:r w:rsidR="00A573B0" w:rsidRPr="00903DBA">
        <w:t xml:space="preserve"> and </w:t>
      </w:r>
      <w:r w:rsidRPr="00903DBA">
        <w:t>generate</w:t>
      </w:r>
      <w:r w:rsidR="00760F00" w:rsidRPr="00903DBA">
        <w:t>s</w:t>
      </w:r>
      <w:r w:rsidRPr="00903DBA">
        <w:t xml:space="preserve"> </w:t>
      </w:r>
      <w:r w:rsidR="00A573B0" w:rsidRPr="00903DBA">
        <w:t xml:space="preserve">the </w:t>
      </w:r>
      <w:r w:rsidRPr="00903DBA">
        <w:t xml:space="preserve">middle </w:t>
      </w:r>
      <w:r w:rsidR="00A573B0" w:rsidRPr="00903DBA">
        <w:t>code.</w:t>
      </w:r>
    </w:p>
    <w:p w14:paraId="631665CF" w14:textId="77777777" w:rsidR="00A7579B" w:rsidRDefault="00A7579B" w:rsidP="00A7579B">
      <w:pPr>
        <w:pStyle w:val="Rubrik2"/>
      </w:pPr>
      <w:bookmarkStart w:id="31" w:name="_Toc57655986"/>
      <w:r>
        <w:t>The MiddleOperator Enumeration</w:t>
      </w:r>
    </w:p>
    <w:p w14:paraId="6D4CAA7C" w14:textId="15F39737" w:rsidR="00A7579B" w:rsidRPr="00F525B0" w:rsidRDefault="00A7579B" w:rsidP="00A7579B">
      <w:r>
        <w:t xml:space="preserve">Before we start the parsing, we need to look into the middle code generated by the parser. The </w:t>
      </w:r>
      <w:r w:rsidRPr="00F525B0">
        <w:rPr>
          <w:rStyle w:val="KeyWord0"/>
        </w:rPr>
        <w:t>MiddleOperator</w:t>
      </w:r>
      <w:r>
        <w:t xml:space="preserve"> enumeration holds the operator of the middle code.</w:t>
      </w:r>
    </w:p>
    <w:p w14:paraId="313553A7" w14:textId="77777777" w:rsidR="00A7579B" w:rsidRDefault="00A7579B" w:rsidP="00A7579B">
      <w:pPr>
        <w:pStyle w:val="CodeHeader"/>
      </w:pPr>
      <w:r>
        <w:t>MiddleOperator.cs</w:t>
      </w:r>
    </w:p>
    <w:bookmarkEnd w:id="31"/>
    <w:p w14:paraId="054AF0D8" w14:textId="77777777" w:rsidR="00C24860" w:rsidRPr="00C24860" w:rsidRDefault="00C24860" w:rsidP="00C24860">
      <w:pPr>
        <w:pStyle w:val="Code"/>
        <w:rPr>
          <w:highlight w:val="white"/>
        </w:rPr>
      </w:pPr>
      <w:r w:rsidRPr="00C24860">
        <w:rPr>
          <w:highlight w:val="white"/>
        </w:rPr>
        <w:t>namespace CCompiler {</w:t>
      </w:r>
    </w:p>
    <w:p w14:paraId="27063B5A" w14:textId="77777777" w:rsidR="00C24860" w:rsidRPr="00C24860" w:rsidRDefault="00C24860" w:rsidP="00C24860">
      <w:pPr>
        <w:pStyle w:val="Code"/>
        <w:rPr>
          <w:highlight w:val="white"/>
        </w:rPr>
      </w:pPr>
      <w:r w:rsidRPr="00C24860">
        <w:rPr>
          <w:highlight w:val="white"/>
        </w:rPr>
        <w:t xml:space="preserve">  public enum MiddleOperator</w:t>
      </w:r>
    </w:p>
    <w:p w14:paraId="351FBDF8" w14:textId="77777777" w:rsidR="00C24860" w:rsidRPr="00C24860" w:rsidRDefault="00C24860" w:rsidP="00C24860">
      <w:pPr>
        <w:pStyle w:val="Code"/>
        <w:rPr>
          <w:highlight w:val="white"/>
        </w:rPr>
      </w:pPr>
      <w:r w:rsidRPr="00C24860">
        <w:rPr>
          <w:highlight w:val="white"/>
        </w:rPr>
        <w:t xml:space="preserve">   {Initializer, InitializerZero, AssignInitSize, Assign,</w:t>
      </w:r>
    </w:p>
    <w:p w14:paraId="5AD930E2" w14:textId="3D0028F5" w:rsidR="00625379" w:rsidRPr="00C24860" w:rsidRDefault="00625379" w:rsidP="00625379">
      <w:pPr>
        <w:rPr>
          <w:highlight w:val="white"/>
        </w:rPr>
      </w:pPr>
      <w:r>
        <w:rPr>
          <w:highlight w:val="white"/>
        </w:rPr>
        <w:t>The addition</w:t>
      </w:r>
      <w:r w:rsidR="00CB140F">
        <w:rPr>
          <w:highlight w:val="white"/>
        </w:rPr>
        <w:t xml:space="preserve">, </w:t>
      </w:r>
      <w:r>
        <w:rPr>
          <w:highlight w:val="white"/>
        </w:rPr>
        <w:t>subtraction</w:t>
      </w:r>
      <w:r w:rsidR="00CB140F">
        <w:rPr>
          <w:highlight w:val="white"/>
        </w:rPr>
        <w:t>, increment, and decrement</w:t>
      </w:r>
      <w:r>
        <w:rPr>
          <w:highlight w:val="white"/>
        </w:rPr>
        <w:t xml:space="preserve"> operat</w:t>
      </w:r>
      <w:r w:rsidR="00CB140F">
        <w:rPr>
          <w:highlight w:val="white"/>
        </w:rPr>
        <w:t>ions</w:t>
      </w:r>
      <w:r>
        <w:rPr>
          <w:highlight w:val="white"/>
        </w:rPr>
        <w:t xml:space="preserve"> perfor</w:t>
      </w:r>
      <w:r w:rsidR="00CB140F">
        <w:rPr>
          <w:highlight w:val="white"/>
        </w:rPr>
        <w:t>m</w:t>
      </w:r>
      <w:r>
        <w:rPr>
          <w:highlight w:val="white"/>
        </w:rPr>
        <w:t xml:space="preserve"> the sam</w:t>
      </w:r>
      <w:r w:rsidR="00CB140F">
        <w:rPr>
          <w:highlight w:val="white"/>
        </w:rPr>
        <w:t>e</w:t>
      </w:r>
      <w:r>
        <w:rPr>
          <w:highlight w:val="white"/>
        </w:rPr>
        <w:t xml:space="preserve"> task with signed and unsigned values, while the multiplication, division, and modulo </w:t>
      </w:r>
      <w:r w:rsidR="00CB140F">
        <w:rPr>
          <w:highlight w:val="white"/>
        </w:rPr>
        <w:t>operations need to take into consideration whether the values are signed or unsigned.</w:t>
      </w:r>
    </w:p>
    <w:p w14:paraId="74278D71" w14:textId="77777777" w:rsidR="00C24860" w:rsidRDefault="00C24860" w:rsidP="00C24860">
      <w:pPr>
        <w:pStyle w:val="Code"/>
        <w:rPr>
          <w:highlight w:val="white"/>
        </w:rPr>
      </w:pPr>
      <w:r w:rsidRPr="00C24860">
        <w:rPr>
          <w:highlight w:val="white"/>
        </w:rPr>
        <w:t xml:space="preserve">    UnaryAdd, UnarySubtract, BinaryAdd, BinarySubtract,</w:t>
      </w:r>
    </w:p>
    <w:p w14:paraId="20EE7ACC" w14:textId="6CE361F4" w:rsidR="00C24860" w:rsidRPr="00C24860" w:rsidRDefault="00C24860" w:rsidP="00C24860">
      <w:pPr>
        <w:pStyle w:val="Code"/>
        <w:rPr>
          <w:highlight w:val="white"/>
        </w:rPr>
      </w:pPr>
      <w:r>
        <w:rPr>
          <w:highlight w:val="white"/>
        </w:rPr>
        <w:t xml:space="preserve">   </w:t>
      </w:r>
      <w:r w:rsidRPr="00C24860">
        <w:rPr>
          <w:highlight w:val="white"/>
        </w:rPr>
        <w:t xml:space="preserve"> Increment, Decrement,</w:t>
      </w:r>
    </w:p>
    <w:p w14:paraId="0F855954" w14:textId="77777777" w:rsidR="00C24860" w:rsidRDefault="00C24860" w:rsidP="00C24860">
      <w:pPr>
        <w:pStyle w:val="Code"/>
        <w:rPr>
          <w:highlight w:val="white"/>
        </w:rPr>
      </w:pPr>
    </w:p>
    <w:p w14:paraId="77E9BA46" w14:textId="6A31B1F8" w:rsidR="00C24860" w:rsidRPr="00C24860" w:rsidRDefault="00C24860" w:rsidP="00C24860">
      <w:pPr>
        <w:pStyle w:val="Code"/>
        <w:rPr>
          <w:highlight w:val="white"/>
        </w:rPr>
      </w:pPr>
      <w:r w:rsidRPr="00C24860">
        <w:rPr>
          <w:highlight w:val="white"/>
        </w:rPr>
        <w:t xml:space="preserve">    SignedMultiply, SignedDivide, SignedModulo,</w:t>
      </w:r>
    </w:p>
    <w:p w14:paraId="5C9C0B49" w14:textId="77777777" w:rsidR="00C24860" w:rsidRPr="00C24860" w:rsidRDefault="00C24860" w:rsidP="00C24860">
      <w:pPr>
        <w:pStyle w:val="Code"/>
        <w:rPr>
          <w:highlight w:val="white"/>
        </w:rPr>
      </w:pPr>
      <w:r w:rsidRPr="00C24860">
        <w:rPr>
          <w:highlight w:val="white"/>
        </w:rPr>
        <w:t xml:space="preserve">    UnsignedMultiply, UnsignedDivide, UnsignedModulo,</w:t>
      </w:r>
    </w:p>
    <w:p w14:paraId="6969D319" w14:textId="77777777" w:rsidR="00C24860" w:rsidRPr="00C24860" w:rsidRDefault="00C24860" w:rsidP="00C24860">
      <w:pPr>
        <w:pStyle w:val="Code"/>
        <w:rPr>
          <w:highlight w:val="white"/>
        </w:rPr>
      </w:pPr>
    </w:p>
    <w:p w14:paraId="1BD44F49" w14:textId="77777777" w:rsidR="00C24860" w:rsidRPr="00C24860" w:rsidRDefault="00C24860" w:rsidP="00C24860">
      <w:pPr>
        <w:pStyle w:val="Code"/>
        <w:rPr>
          <w:highlight w:val="white"/>
        </w:rPr>
      </w:pPr>
      <w:r w:rsidRPr="00C24860">
        <w:rPr>
          <w:highlight w:val="white"/>
        </w:rPr>
        <w:t xml:space="preserve">    LogicalOr, LogicalAnd,</w:t>
      </w:r>
    </w:p>
    <w:p w14:paraId="3AF257E5" w14:textId="77777777" w:rsidR="00C24860" w:rsidRPr="00C24860" w:rsidRDefault="00C24860" w:rsidP="00C24860">
      <w:pPr>
        <w:pStyle w:val="Code"/>
        <w:rPr>
          <w:highlight w:val="white"/>
        </w:rPr>
      </w:pPr>
      <w:r w:rsidRPr="00C24860">
        <w:rPr>
          <w:highlight w:val="white"/>
        </w:rPr>
        <w:t xml:space="preserve">    BitwiseNot, BitwiseOr, BitwiseXOr, BitwiseAnd,</w:t>
      </w:r>
    </w:p>
    <w:p w14:paraId="7E22C4C1" w14:textId="77777777" w:rsidR="00C24860" w:rsidRPr="00C24860" w:rsidRDefault="00C24860" w:rsidP="00C24860">
      <w:pPr>
        <w:pStyle w:val="Code"/>
        <w:rPr>
          <w:highlight w:val="white"/>
        </w:rPr>
      </w:pPr>
      <w:r w:rsidRPr="00C24860">
        <w:rPr>
          <w:highlight w:val="white"/>
        </w:rPr>
        <w:t xml:space="preserve">    ShiftLeft, ShiftRight,</w:t>
      </w:r>
    </w:p>
    <w:p w14:paraId="16E314C8" w14:textId="77777777" w:rsidR="00C24860" w:rsidRPr="00C24860" w:rsidRDefault="00C24860" w:rsidP="00C24860">
      <w:pPr>
        <w:pStyle w:val="Code"/>
        <w:rPr>
          <w:highlight w:val="white"/>
        </w:rPr>
      </w:pPr>
    </w:p>
    <w:p w14:paraId="20A0E917" w14:textId="77777777" w:rsidR="00C24860" w:rsidRPr="00C24860" w:rsidRDefault="00C24860" w:rsidP="00C24860">
      <w:pPr>
        <w:pStyle w:val="Code"/>
        <w:rPr>
          <w:highlight w:val="white"/>
        </w:rPr>
      </w:pPr>
      <w:r w:rsidRPr="00C24860">
        <w:rPr>
          <w:highlight w:val="white"/>
        </w:rPr>
        <w:t xml:space="preserve">    Compare, Equal, NotEqual, SignedLessThan,</w:t>
      </w:r>
    </w:p>
    <w:p w14:paraId="581AE62E" w14:textId="77777777" w:rsidR="00C24860" w:rsidRPr="00C24860" w:rsidRDefault="00C24860" w:rsidP="00C24860">
      <w:pPr>
        <w:pStyle w:val="Code"/>
        <w:rPr>
          <w:highlight w:val="white"/>
        </w:rPr>
      </w:pPr>
      <w:r w:rsidRPr="00C24860">
        <w:rPr>
          <w:highlight w:val="white"/>
        </w:rPr>
        <w:t xml:space="preserve">    SignedLessThanEqual, SignedGreaterThan,</w:t>
      </w:r>
    </w:p>
    <w:p w14:paraId="1AFD4FD9" w14:textId="77777777" w:rsidR="00C24860" w:rsidRPr="00C24860" w:rsidRDefault="00C24860" w:rsidP="00C24860">
      <w:pPr>
        <w:pStyle w:val="Code"/>
        <w:rPr>
          <w:highlight w:val="white"/>
        </w:rPr>
      </w:pPr>
      <w:r w:rsidRPr="00C24860">
        <w:rPr>
          <w:highlight w:val="white"/>
        </w:rPr>
        <w:t xml:space="preserve">    SignedGreaterThanEqual, UnsignedLessThan,</w:t>
      </w:r>
    </w:p>
    <w:p w14:paraId="02ED0935" w14:textId="77777777" w:rsidR="00C24860" w:rsidRPr="00C24860" w:rsidRDefault="00C24860" w:rsidP="00C24860">
      <w:pPr>
        <w:pStyle w:val="Code"/>
        <w:rPr>
          <w:highlight w:val="white"/>
        </w:rPr>
      </w:pPr>
      <w:r w:rsidRPr="00C24860">
        <w:rPr>
          <w:highlight w:val="white"/>
        </w:rPr>
        <w:t xml:space="preserve">    UnsignedLessThanEqual, UnsignedGreaterThan,</w:t>
      </w:r>
    </w:p>
    <w:p w14:paraId="5A86F3C5" w14:textId="77777777" w:rsidR="00C24860" w:rsidRPr="00C24860" w:rsidRDefault="00C24860" w:rsidP="00C24860">
      <w:pPr>
        <w:pStyle w:val="Code"/>
        <w:rPr>
          <w:highlight w:val="white"/>
        </w:rPr>
      </w:pPr>
      <w:r w:rsidRPr="00C24860">
        <w:rPr>
          <w:highlight w:val="white"/>
        </w:rPr>
        <w:t xml:space="preserve">    UnsignedGreaterThanEqual,</w:t>
      </w:r>
    </w:p>
    <w:p w14:paraId="0642AB48" w14:textId="77777777" w:rsidR="00C24860" w:rsidRPr="00C24860" w:rsidRDefault="00C24860" w:rsidP="00C24860">
      <w:pPr>
        <w:pStyle w:val="Code"/>
        <w:rPr>
          <w:highlight w:val="white"/>
        </w:rPr>
      </w:pPr>
      <w:r w:rsidRPr="00C24860">
        <w:rPr>
          <w:highlight w:val="white"/>
        </w:rPr>
        <w:t xml:space="preserve">    Carry, NotCarry, Case, CaseEnd, Jump,</w:t>
      </w:r>
    </w:p>
    <w:p w14:paraId="46B1A40D" w14:textId="77777777" w:rsidR="00C24860" w:rsidRPr="00C24860" w:rsidRDefault="00C24860" w:rsidP="00C24860">
      <w:pPr>
        <w:pStyle w:val="Code"/>
        <w:rPr>
          <w:highlight w:val="white"/>
        </w:rPr>
      </w:pPr>
    </w:p>
    <w:p w14:paraId="27EF57B9" w14:textId="77777777" w:rsidR="00C24860" w:rsidRPr="00C24860" w:rsidRDefault="00C24860" w:rsidP="00C24860">
      <w:pPr>
        <w:pStyle w:val="Code"/>
        <w:rPr>
          <w:highlight w:val="white"/>
        </w:rPr>
      </w:pPr>
      <w:r w:rsidRPr="00C24860">
        <w:rPr>
          <w:highlight w:val="white"/>
        </w:rPr>
        <w:t xml:space="preserve">    Index, Dot, Address, Dereference,</w:t>
      </w:r>
    </w:p>
    <w:p w14:paraId="2405153F" w14:textId="77777777" w:rsidR="00C24860" w:rsidRPr="00C24860" w:rsidRDefault="00C24860" w:rsidP="00C24860">
      <w:pPr>
        <w:pStyle w:val="Code"/>
        <w:rPr>
          <w:highlight w:val="white"/>
        </w:rPr>
      </w:pPr>
      <w:r w:rsidRPr="00C24860">
        <w:rPr>
          <w:highlight w:val="white"/>
        </w:rPr>
        <w:t xml:space="preserve">    IntegralToIntegral, IntegralToFloating, FloatingToIntegral,</w:t>
      </w:r>
    </w:p>
    <w:p w14:paraId="720CDED6" w14:textId="77777777" w:rsidR="00C24860" w:rsidRPr="00C24860" w:rsidRDefault="00C24860" w:rsidP="00C24860">
      <w:pPr>
        <w:pStyle w:val="Code"/>
        <w:rPr>
          <w:highlight w:val="white"/>
        </w:rPr>
      </w:pPr>
      <w:r w:rsidRPr="00C24860">
        <w:rPr>
          <w:highlight w:val="white"/>
        </w:rPr>
        <w:t xml:space="preserve">    PushZero, PushOne, PushFloat, PopFloat, TopFloat, PopEmpty,</w:t>
      </w:r>
    </w:p>
    <w:p w14:paraId="72CDA67C" w14:textId="77777777" w:rsidR="00C24860" w:rsidRPr="00C24860" w:rsidRDefault="00C24860" w:rsidP="00C24860">
      <w:pPr>
        <w:pStyle w:val="Code"/>
        <w:rPr>
          <w:highlight w:val="white"/>
        </w:rPr>
      </w:pPr>
    </w:p>
    <w:p w14:paraId="5678CEDE" w14:textId="77777777" w:rsidR="00C24860" w:rsidRPr="00C24860" w:rsidRDefault="00C24860" w:rsidP="00C24860">
      <w:pPr>
        <w:pStyle w:val="Code"/>
        <w:rPr>
          <w:highlight w:val="white"/>
        </w:rPr>
      </w:pPr>
      <w:r w:rsidRPr="00C24860">
        <w:rPr>
          <w:highlight w:val="white"/>
        </w:rPr>
        <w:t xml:space="preserve">    PreCall, Call, PostCall, DecreaseStack,</w:t>
      </w:r>
    </w:p>
    <w:p w14:paraId="73A5032C" w14:textId="77777777" w:rsidR="00C24860" w:rsidRPr="00C24860" w:rsidRDefault="00C24860" w:rsidP="00C24860">
      <w:pPr>
        <w:pStyle w:val="Code"/>
        <w:rPr>
          <w:highlight w:val="white"/>
        </w:rPr>
      </w:pPr>
      <w:r w:rsidRPr="00C24860">
        <w:rPr>
          <w:highlight w:val="white"/>
        </w:rPr>
        <w:t xml:space="preserve">    ParameterInitSize, Parameter,</w:t>
      </w:r>
    </w:p>
    <w:p w14:paraId="1C7797BD" w14:textId="77777777" w:rsidR="00C24860" w:rsidRPr="00C24860" w:rsidRDefault="00C24860" w:rsidP="00C24860">
      <w:pPr>
        <w:pStyle w:val="Code"/>
        <w:rPr>
          <w:highlight w:val="white"/>
        </w:rPr>
      </w:pPr>
      <w:r w:rsidRPr="00C24860">
        <w:rPr>
          <w:highlight w:val="white"/>
        </w:rPr>
        <w:t xml:space="preserve">    GetReturnValue, SetReturnValue, Return, Exit,</w:t>
      </w:r>
    </w:p>
    <w:p w14:paraId="3304DEBD" w14:textId="77777777" w:rsidR="00C24860" w:rsidRPr="00C24860" w:rsidRDefault="00C24860" w:rsidP="00C24860">
      <w:pPr>
        <w:pStyle w:val="Code"/>
        <w:rPr>
          <w:highlight w:val="white"/>
        </w:rPr>
      </w:pPr>
    </w:p>
    <w:p w14:paraId="5CE1D186" w14:textId="77777777" w:rsidR="00C24860" w:rsidRPr="00C24860" w:rsidRDefault="00C24860" w:rsidP="00C24860">
      <w:pPr>
        <w:pStyle w:val="Code"/>
        <w:rPr>
          <w:highlight w:val="white"/>
        </w:rPr>
      </w:pPr>
      <w:r w:rsidRPr="00C24860">
        <w:rPr>
          <w:highlight w:val="white"/>
        </w:rPr>
        <w:t xml:space="preserve">    AssignRegister, InspectRegister, StackTop,</w:t>
      </w:r>
    </w:p>
    <w:p w14:paraId="5E2FEBDA" w14:textId="77777777" w:rsidR="00C24860" w:rsidRPr="00C24860" w:rsidRDefault="00C24860" w:rsidP="00C24860">
      <w:pPr>
        <w:pStyle w:val="Code"/>
        <w:rPr>
          <w:highlight w:val="white"/>
        </w:rPr>
      </w:pPr>
      <w:r w:rsidRPr="00C24860">
        <w:rPr>
          <w:highlight w:val="white"/>
        </w:rPr>
        <w:t xml:space="preserve">    JumpRegister, SysCall, Interrupt,</w:t>
      </w:r>
    </w:p>
    <w:p w14:paraId="6F77F2CB" w14:textId="77777777" w:rsidR="00C24860" w:rsidRPr="00C24860" w:rsidRDefault="00C24860" w:rsidP="00C24860">
      <w:pPr>
        <w:pStyle w:val="Code"/>
        <w:rPr>
          <w:highlight w:val="white"/>
        </w:rPr>
      </w:pPr>
    </w:p>
    <w:p w14:paraId="67AA4576" w14:textId="77777777" w:rsidR="00C24860" w:rsidRPr="00C24860" w:rsidRDefault="00C24860" w:rsidP="00C24860">
      <w:pPr>
        <w:pStyle w:val="Code"/>
        <w:rPr>
          <w:highlight w:val="white"/>
        </w:rPr>
      </w:pPr>
      <w:r w:rsidRPr="00C24860">
        <w:rPr>
          <w:highlight w:val="white"/>
        </w:rPr>
        <w:t xml:space="preserve">    FunctionEnd, Empty};</w:t>
      </w:r>
    </w:p>
    <w:p w14:paraId="5A1552EC" w14:textId="77777777" w:rsidR="00C24860" w:rsidRPr="00C24860" w:rsidRDefault="00C24860" w:rsidP="00C24860">
      <w:pPr>
        <w:pStyle w:val="Code"/>
      </w:pPr>
      <w:r w:rsidRPr="00C24860">
        <w:rPr>
          <w:highlight w:val="white"/>
        </w:rPr>
        <w:t>}</w:t>
      </w:r>
    </w:p>
    <w:p w14:paraId="73A27F12" w14:textId="1BEC7A1C" w:rsidR="00E40B78" w:rsidRPr="00903DBA" w:rsidRDefault="00BD4112" w:rsidP="00C24860">
      <w:pPr>
        <w:pStyle w:val="CodeHeader"/>
      </w:pPr>
      <w:r w:rsidRPr="00903DBA">
        <w:t>MainParser.gppg</w:t>
      </w:r>
    </w:p>
    <w:p w14:paraId="30BA85B3" w14:textId="77777777" w:rsidR="00F023DC" w:rsidRPr="00903DBA" w:rsidRDefault="00F023DC" w:rsidP="00F91A23">
      <w:pPr>
        <w:pStyle w:val="Code"/>
        <w:rPr>
          <w:highlight w:val="white"/>
        </w:rPr>
      </w:pPr>
      <w:r w:rsidRPr="00903DBA">
        <w:rPr>
          <w:highlight w:val="white"/>
        </w:rPr>
        <w:t>%namespace CCompiler_Main</w:t>
      </w:r>
    </w:p>
    <w:p w14:paraId="7EA7FC97" w14:textId="77777777" w:rsidR="00F023DC" w:rsidRPr="00903DBA" w:rsidRDefault="00F023DC" w:rsidP="00F91A23">
      <w:pPr>
        <w:pStyle w:val="Code"/>
        <w:rPr>
          <w:highlight w:val="white"/>
        </w:rPr>
      </w:pPr>
      <w:r w:rsidRPr="00903DBA">
        <w:rPr>
          <w:highlight w:val="white"/>
        </w:rPr>
        <w:t>%partial</w:t>
      </w:r>
    </w:p>
    <w:p w14:paraId="0D922186" w14:textId="77777777" w:rsidR="00F023DC" w:rsidRPr="00903DBA" w:rsidRDefault="00F023DC" w:rsidP="00F91A23">
      <w:pPr>
        <w:pStyle w:val="Code"/>
        <w:rPr>
          <w:highlight w:val="white"/>
        </w:rPr>
      </w:pPr>
    </w:p>
    <w:p w14:paraId="3A1CBE1D" w14:textId="77777777" w:rsidR="00F023DC" w:rsidRPr="00903DBA" w:rsidRDefault="00F023DC" w:rsidP="00F91A23">
      <w:pPr>
        <w:pStyle w:val="Code"/>
        <w:rPr>
          <w:highlight w:val="white"/>
        </w:rPr>
      </w:pPr>
      <w:r w:rsidRPr="00903DBA">
        <w:rPr>
          <w:highlight w:val="white"/>
        </w:rPr>
        <w:lastRenderedPageBreak/>
        <w:t>%using CCompiler;</w:t>
      </w:r>
    </w:p>
    <w:p w14:paraId="7BB62D5B" w14:textId="77777777" w:rsidR="00F023DC" w:rsidRPr="00903DBA" w:rsidRDefault="00F023DC" w:rsidP="00F91A23">
      <w:pPr>
        <w:pStyle w:val="Code"/>
        <w:rPr>
          <w:highlight w:val="white"/>
        </w:rPr>
      </w:pPr>
      <w:r w:rsidRPr="00903DBA">
        <w:rPr>
          <w:highlight w:val="white"/>
        </w:rPr>
        <w:t>%using System.Numerics;</w:t>
      </w:r>
    </w:p>
    <w:p w14:paraId="16F6FF90" w14:textId="77777777" w:rsidR="00F023DC" w:rsidRPr="00903DBA" w:rsidRDefault="00F023DC" w:rsidP="00F91A23">
      <w:pPr>
        <w:pStyle w:val="Code"/>
        <w:rPr>
          <w:highlight w:val="white"/>
        </w:rPr>
      </w:pPr>
    </w:p>
    <w:p w14:paraId="1CB6E266" w14:textId="77777777" w:rsidR="00F023DC" w:rsidRPr="00903DBA" w:rsidRDefault="00F023DC" w:rsidP="00F91A23">
      <w:pPr>
        <w:pStyle w:val="Code"/>
        <w:rPr>
          <w:highlight w:val="white"/>
        </w:rPr>
      </w:pPr>
      <w:r w:rsidRPr="00903DBA">
        <w:rPr>
          <w:highlight w:val="white"/>
        </w:rPr>
        <w:t>%{</w:t>
      </w:r>
    </w:p>
    <w:p w14:paraId="2F18278A" w14:textId="3DA42403" w:rsidR="00F023DC" w:rsidRPr="00903DBA" w:rsidRDefault="00F023DC" w:rsidP="00F91A23">
      <w:pPr>
        <w:pStyle w:val="Code"/>
        <w:rPr>
          <w:highlight w:val="white"/>
        </w:rPr>
      </w:pPr>
      <w:r w:rsidRPr="00903DBA">
        <w:rPr>
          <w:highlight w:val="white"/>
        </w:rPr>
        <w:t xml:space="preserve">  public static Stack&lt;Specifier&gt; </w:t>
      </w:r>
      <w:r w:rsidR="00FF2B7D">
        <w:rPr>
          <w:highlight w:val="white"/>
        </w:rPr>
        <w:t>SpecifierListStack</w:t>
      </w:r>
      <w:r w:rsidRPr="00903DBA">
        <w:rPr>
          <w:highlight w:val="white"/>
        </w:rPr>
        <w:t xml:space="preserve"> = new Stack&lt;Specifier&gt;();</w:t>
      </w:r>
    </w:p>
    <w:p w14:paraId="4CB1B3B8" w14:textId="77777777" w:rsidR="00F023DC" w:rsidRPr="00903DBA" w:rsidRDefault="00F023DC" w:rsidP="00253302">
      <w:pPr>
        <w:pStyle w:val="Code"/>
        <w:rPr>
          <w:highlight w:val="white"/>
        </w:rPr>
      </w:pPr>
      <w:r w:rsidRPr="00903DBA">
        <w:rPr>
          <w:highlight w:val="white"/>
        </w:rPr>
        <w:t xml:space="preserve">  public static Stack&lt;BigInteger&gt; EnumValueStack = new Stack&lt;BigInteger&gt;();</w:t>
      </w:r>
    </w:p>
    <w:p w14:paraId="58488AD6" w14:textId="31E7C838" w:rsidR="00F023DC" w:rsidRPr="00903DBA" w:rsidRDefault="00253302" w:rsidP="00253302">
      <w:pPr>
        <w:pStyle w:val="Code"/>
        <w:rPr>
          <w:highlight w:val="white"/>
        </w:rPr>
      </w:pPr>
      <w:r w:rsidRPr="00903DBA">
        <w:rPr>
          <w:highlight w:val="white"/>
        </w:rPr>
        <w:t xml:space="preserve">  public static Stack&lt;Scope&gt; ScopeStack = new Stack&lt;Scope&gt;(); </w:t>
      </w:r>
    </w:p>
    <w:p w14:paraId="72030A48" w14:textId="77777777" w:rsidR="00F023DC" w:rsidRPr="00903DBA" w:rsidRDefault="00F023DC" w:rsidP="00253302">
      <w:pPr>
        <w:pStyle w:val="Code"/>
        <w:rPr>
          <w:highlight w:val="white"/>
        </w:rPr>
      </w:pPr>
      <w:r w:rsidRPr="00903DBA">
        <w:rPr>
          <w:highlight w:val="white"/>
        </w:rPr>
        <w:t>%}</w:t>
      </w:r>
    </w:p>
    <w:p w14:paraId="79AE647D" w14:textId="08EF8BAA" w:rsidR="00F023DC" w:rsidRPr="00903DBA" w:rsidRDefault="0039488A" w:rsidP="00D822A3">
      <w:pPr>
        <w:rPr>
          <w:highlight w:val="white"/>
        </w:rPr>
      </w:pPr>
      <w:r w:rsidRPr="00903DBA">
        <w:rPr>
          <w:highlight w:val="white"/>
        </w:rPr>
        <w:t>The parser is made up by</w:t>
      </w:r>
      <w:r w:rsidR="003014C6" w:rsidRPr="00903DBA">
        <w:rPr>
          <w:highlight w:val="white"/>
        </w:rPr>
        <w:t xml:space="preserve"> tokens and rules</w:t>
      </w:r>
      <w:r w:rsidR="004C587F" w:rsidRPr="00903DBA">
        <w:rPr>
          <w:highlight w:val="white"/>
        </w:rPr>
        <w:t>, where tokens correspond to operators, keyword</w:t>
      </w:r>
      <w:r w:rsidR="00D822A3" w:rsidRPr="00903DBA">
        <w:rPr>
          <w:highlight w:val="white"/>
        </w:rPr>
        <w:t>s,</w:t>
      </w:r>
      <w:r w:rsidR="004C587F" w:rsidRPr="00903DBA">
        <w:rPr>
          <w:highlight w:val="white"/>
        </w:rPr>
        <w:t xml:space="preserve"> and </w:t>
      </w:r>
      <w:r w:rsidR="00715B64" w:rsidRPr="00903DBA">
        <w:rPr>
          <w:highlight w:val="white"/>
        </w:rPr>
        <w:t>characters.</w:t>
      </w:r>
      <w:r w:rsidR="003014C6" w:rsidRPr="00903DBA">
        <w:rPr>
          <w:highlight w:val="white"/>
        </w:rPr>
        <w:t xml:space="preserve"> The following tokens are used by the parser, and they</w:t>
      </w:r>
      <w:r w:rsidR="00921E11" w:rsidRPr="00903DBA">
        <w:rPr>
          <w:highlight w:val="white"/>
        </w:rPr>
        <w:t xml:space="preserve"> are also returned by the scanner</w:t>
      </w:r>
      <w:r w:rsidR="009B7602" w:rsidRPr="00903DBA">
        <w:rPr>
          <w:highlight w:val="white"/>
        </w:rPr>
        <w:t xml:space="preserve"> in the</w:t>
      </w:r>
      <w:r w:rsidR="00760F00" w:rsidRPr="00903DBA">
        <w:rPr>
          <w:highlight w:val="white"/>
        </w:rPr>
        <w:t xml:space="preserve"> C</w:t>
      </w:r>
      <w:r w:rsidR="009B7602" w:rsidRPr="00903DBA">
        <w:rPr>
          <w:highlight w:val="white"/>
        </w:rPr>
        <w:t>hapter</w:t>
      </w:r>
      <w:r w:rsidR="00760F00" w:rsidRPr="00903DBA">
        <w:rPr>
          <w:highlight w:val="white"/>
        </w:rPr>
        <w:t xml:space="preserve"> </w:t>
      </w:r>
      <w:r w:rsidR="00D822A3" w:rsidRPr="00903DBA">
        <w:rPr>
          <w:highlight w:val="white"/>
        </w:rPr>
        <w:fldChar w:fldCharType="begin"/>
      </w:r>
      <w:r w:rsidR="00D822A3" w:rsidRPr="00903DBA">
        <w:rPr>
          <w:highlight w:val="white"/>
        </w:rPr>
        <w:instrText xml:space="preserve"> REF _Ref54016524 \r \h </w:instrText>
      </w:r>
      <w:r w:rsidR="00D822A3" w:rsidRPr="00903DBA">
        <w:rPr>
          <w:highlight w:val="white"/>
        </w:rPr>
      </w:r>
      <w:r w:rsidR="00D822A3" w:rsidRPr="00903DBA">
        <w:rPr>
          <w:highlight w:val="white"/>
        </w:rPr>
        <w:fldChar w:fldCharType="separate"/>
      </w:r>
      <w:r w:rsidR="005F7BC3" w:rsidRPr="00903DBA">
        <w:rPr>
          <w:highlight w:val="white"/>
        </w:rPr>
        <w:t>2</w:t>
      </w:r>
      <w:r w:rsidR="00D822A3" w:rsidRPr="00903DBA">
        <w:rPr>
          <w:highlight w:val="white"/>
        </w:rPr>
        <w:fldChar w:fldCharType="end"/>
      </w:r>
      <w:r w:rsidR="009B7602" w:rsidRPr="00903DBA">
        <w:rPr>
          <w:highlight w:val="white"/>
        </w:rPr>
        <w:t>.</w:t>
      </w:r>
    </w:p>
    <w:p w14:paraId="004A4D91" w14:textId="59EA5545" w:rsidR="004D06E3" w:rsidRPr="00903DBA" w:rsidRDefault="004D06E3" w:rsidP="0039488A">
      <w:pPr>
        <w:rPr>
          <w:highlight w:val="white"/>
        </w:rPr>
      </w:pPr>
      <w:r w:rsidRPr="00903DBA">
        <w:rPr>
          <w:highlight w:val="white"/>
        </w:rPr>
        <w:t xml:space="preserve">A variable </w:t>
      </w:r>
      <w:r w:rsidR="00B303AA" w:rsidRPr="00903DBA">
        <w:rPr>
          <w:highlight w:val="white"/>
        </w:rPr>
        <w:t xml:space="preserve">or function </w:t>
      </w:r>
      <w:r w:rsidRPr="00903DBA">
        <w:rPr>
          <w:highlight w:val="white"/>
        </w:rPr>
        <w:t xml:space="preserve">has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or </w:t>
      </w:r>
      <w:r w:rsidRPr="00903DBA">
        <w:rPr>
          <w:rStyle w:val="KeyWord0"/>
          <w:highlight w:val="white"/>
        </w:rPr>
        <w:t>typedef</w:t>
      </w:r>
      <w:r w:rsidRPr="00903DBA">
        <w:rPr>
          <w:highlight w:val="white"/>
        </w:rPr>
        <w:t xml:space="preserve"> storage</w:t>
      </w:r>
      <w:r w:rsidR="00DF40B3">
        <w:rPr>
          <w:highlight w:val="white"/>
        </w:rPr>
        <w:t>.</w:t>
      </w:r>
    </w:p>
    <w:p w14:paraId="1657FAF2" w14:textId="77777777" w:rsidR="00D6224F" w:rsidRPr="00903DBA" w:rsidRDefault="00F023DC" w:rsidP="00F91A23">
      <w:pPr>
        <w:pStyle w:val="Code"/>
        <w:rPr>
          <w:highlight w:val="white"/>
        </w:rPr>
      </w:pPr>
      <w:r w:rsidRPr="00903DBA">
        <w:rPr>
          <w:highlight w:val="white"/>
        </w:rPr>
        <w:t>%token AUTO REGISTER STATIC EXTERN TYPEDEF</w:t>
      </w:r>
    </w:p>
    <w:p w14:paraId="6B1ECFEB" w14:textId="63B6D04D" w:rsidR="00127AAF" w:rsidRPr="00903DBA" w:rsidRDefault="00DF40B3" w:rsidP="006B7442">
      <w:pPr>
        <w:rPr>
          <w:highlight w:val="white"/>
        </w:rPr>
      </w:pPr>
      <w:r>
        <w:rPr>
          <w:highlight w:val="white"/>
        </w:rPr>
        <w:t xml:space="preserve">It can </w:t>
      </w:r>
      <w:r w:rsidR="00127AAF" w:rsidRPr="00903DBA">
        <w:rPr>
          <w:highlight w:val="white"/>
        </w:rPr>
        <w:t xml:space="preserve">also </w:t>
      </w:r>
      <w:r w:rsidR="006B7442" w:rsidRPr="00903DBA">
        <w:rPr>
          <w:highlight w:val="white"/>
        </w:rPr>
        <w:t xml:space="preserve">be qualified as </w:t>
      </w:r>
      <w:r w:rsidR="006B7442" w:rsidRPr="00903DBA">
        <w:rPr>
          <w:rStyle w:val="KeyWord0"/>
          <w:highlight w:val="white"/>
        </w:rPr>
        <w:t>constant</w:t>
      </w:r>
      <w:r w:rsidR="006B7442" w:rsidRPr="00903DBA">
        <w:rPr>
          <w:highlight w:val="white"/>
        </w:rPr>
        <w:t xml:space="preserve"> or </w:t>
      </w:r>
      <w:r w:rsidR="006B7442" w:rsidRPr="00903DBA">
        <w:rPr>
          <w:rStyle w:val="KeyWord0"/>
          <w:highlight w:val="white"/>
        </w:rPr>
        <w:t>volatile</w:t>
      </w:r>
      <w:r w:rsidR="006B7442" w:rsidRPr="00903DBA">
        <w:rPr>
          <w:highlight w:val="white"/>
        </w:rPr>
        <w:t>.</w:t>
      </w:r>
    </w:p>
    <w:p w14:paraId="4F947812" w14:textId="77777777" w:rsidR="006B7442" w:rsidRPr="00903DBA" w:rsidRDefault="006B7442" w:rsidP="006B7442">
      <w:pPr>
        <w:pStyle w:val="Code"/>
        <w:rPr>
          <w:highlight w:val="white"/>
        </w:rPr>
      </w:pPr>
      <w:r w:rsidRPr="00903DBA">
        <w:rPr>
          <w:highlight w:val="white"/>
        </w:rPr>
        <w:t xml:space="preserve">       CONSTANT VOLATILE</w:t>
      </w:r>
    </w:p>
    <w:p w14:paraId="61A76CE5" w14:textId="53F1AF0E" w:rsidR="006B7442" w:rsidRPr="00903DBA" w:rsidRDefault="003E1F9C" w:rsidP="003E1F9C">
      <w:pPr>
        <w:rPr>
          <w:highlight w:val="white"/>
        </w:rPr>
      </w:pPr>
      <w:r w:rsidRPr="00903DBA">
        <w:rPr>
          <w:highlight w:val="white"/>
        </w:rPr>
        <w:t>An integral type can b</w:t>
      </w:r>
      <w:r w:rsidR="003B5D53" w:rsidRPr="00903DBA">
        <w:rPr>
          <w:highlight w:val="white"/>
        </w:rPr>
        <w:t>e</w:t>
      </w:r>
      <w:r w:rsidRPr="00903DBA">
        <w:rPr>
          <w:highlight w:val="white"/>
        </w:rPr>
        <w:t xml:space="preserve"> </w:t>
      </w:r>
      <w:r w:rsidRPr="00903DBA">
        <w:rPr>
          <w:rStyle w:val="KeyWord0"/>
          <w:highlight w:val="white"/>
        </w:rPr>
        <w:t>signed</w:t>
      </w:r>
      <w:r w:rsidRPr="00903DBA">
        <w:rPr>
          <w:highlight w:val="white"/>
        </w:rPr>
        <w:t xml:space="preserve"> or </w:t>
      </w:r>
      <w:r w:rsidRPr="00903DBA">
        <w:rPr>
          <w:rStyle w:val="KeyWord0"/>
          <w:highlight w:val="white"/>
        </w:rPr>
        <w:t>unsigned</w:t>
      </w:r>
      <w:r w:rsidR="00DF40B3">
        <w:rPr>
          <w:highlight w:val="white"/>
        </w:rPr>
        <w:t xml:space="preserve"> </w:t>
      </w:r>
      <w:r w:rsidRPr="00903DBA">
        <w:rPr>
          <w:rStyle w:val="KeyWord0"/>
          <w:highlight w:val="white"/>
        </w:rPr>
        <w:t>char</w:t>
      </w:r>
      <w:r w:rsidRPr="00903DBA">
        <w:rPr>
          <w:highlight w:val="white"/>
        </w:rPr>
        <w:t xml:space="preserve">, </w:t>
      </w:r>
      <w:r w:rsidRPr="00903DBA">
        <w:rPr>
          <w:rStyle w:val="KeyWord0"/>
          <w:highlight w:val="white"/>
        </w:rPr>
        <w:t>short</w:t>
      </w:r>
      <w:r w:rsidRPr="00903DBA">
        <w:rPr>
          <w:highlight w:val="white"/>
        </w:rPr>
        <w:t xml:space="preserve"> </w:t>
      </w:r>
      <w:r w:rsidRPr="00903DBA">
        <w:rPr>
          <w:rStyle w:val="KeyWord0"/>
          <w:highlight w:val="white"/>
        </w:rPr>
        <w:t>int</w:t>
      </w:r>
      <w:r w:rsidRPr="00903DBA">
        <w:rPr>
          <w:highlight w:val="white"/>
        </w:rPr>
        <w:t xml:space="preserve">, </w:t>
      </w:r>
      <w:r w:rsidRPr="00903DBA">
        <w:rPr>
          <w:rStyle w:val="KeyWord0"/>
          <w:highlight w:val="white"/>
        </w:rPr>
        <w:t>int</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int</w:t>
      </w:r>
      <w:r w:rsidRPr="00903DBA">
        <w:rPr>
          <w:highlight w:val="white"/>
        </w:rPr>
        <w:t>.</w:t>
      </w:r>
    </w:p>
    <w:p w14:paraId="0F8FDE68" w14:textId="0DCF3816" w:rsidR="00F023DC" w:rsidRPr="00903DBA" w:rsidRDefault="00F023DC" w:rsidP="00F91A23">
      <w:pPr>
        <w:pStyle w:val="Code"/>
        <w:rPr>
          <w:highlight w:val="white"/>
        </w:rPr>
      </w:pPr>
      <w:r w:rsidRPr="00903DBA">
        <w:rPr>
          <w:highlight w:val="white"/>
        </w:rPr>
        <w:t xml:space="preserve">       SIGNED UNSIGNED CHAR SHORT INT LONG</w:t>
      </w:r>
    </w:p>
    <w:p w14:paraId="16F33AF3" w14:textId="698922ED" w:rsidR="006B7442" w:rsidRPr="00903DBA" w:rsidRDefault="00467696" w:rsidP="00467696">
      <w:pPr>
        <w:rPr>
          <w:highlight w:val="white"/>
        </w:rPr>
      </w:pPr>
      <w:r w:rsidRPr="00903DBA">
        <w:rPr>
          <w:highlight w:val="white"/>
        </w:rPr>
        <w:t xml:space="preserve">A floating type can be </w:t>
      </w:r>
      <w:r w:rsidRPr="00903DBA">
        <w:rPr>
          <w:rStyle w:val="KeyWord0"/>
          <w:highlight w:val="white"/>
        </w:rPr>
        <w:t>float</w:t>
      </w:r>
      <w:r w:rsidRPr="00903DBA">
        <w:rPr>
          <w:highlight w:val="white"/>
        </w:rPr>
        <w:t xml:space="preserve">, </w:t>
      </w:r>
      <w:r w:rsidRPr="00903DBA">
        <w:rPr>
          <w:rStyle w:val="KeyWord0"/>
          <w:highlight w:val="white"/>
        </w:rPr>
        <w:t>double</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double</w:t>
      </w:r>
      <w:r w:rsidRPr="00903DBA">
        <w:rPr>
          <w:highlight w:val="white"/>
        </w:rPr>
        <w:t>.</w:t>
      </w:r>
    </w:p>
    <w:p w14:paraId="6D147AC2" w14:textId="7134F04A" w:rsidR="003B214B" w:rsidRPr="00903DBA" w:rsidRDefault="00F023DC" w:rsidP="00F91A23">
      <w:pPr>
        <w:pStyle w:val="Code"/>
        <w:rPr>
          <w:highlight w:val="white"/>
        </w:rPr>
      </w:pPr>
      <w:r w:rsidRPr="00903DBA">
        <w:rPr>
          <w:highlight w:val="white"/>
        </w:rPr>
        <w:t xml:space="preserve">       FLOAT DOUBLE</w:t>
      </w:r>
    </w:p>
    <w:p w14:paraId="0CDAE2F6" w14:textId="16026729" w:rsidR="00CA3625" w:rsidRPr="00903DBA" w:rsidRDefault="00820680" w:rsidP="003B5D53">
      <w:pPr>
        <w:rPr>
          <w:highlight w:val="white"/>
        </w:rPr>
      </w:pPr>
      <w:r w:rsidRPr="00903DBA">
        <w:rPr>
          <w:highlight w:val="white"/>
        </w:rPr>
        <w:t xml:space="preserve">Moreover, there </w:t>
      </w:r>
      <w:r w:rsidR="003B5D53" w:rsidRPr="00903DBA">
        <w:rPr>
          <w:highlight w:val="white"/>
        </w:rPr>
        <w:t>are enum</w:t>
      </w:r>
      <w:r w:rsidR="00DF40B3">
        <w:rPr>
          <w:highlight w:val="white"/>
        </w:rPr>
        <w:t>erations</w:t>
      </w:r>
      <w:r w:rsidR="003B5D53" w:rsidRPr="00903DBA">
        <w:rPr>
          <w:highlight w:val="white"/>
        </w:rPr>
        <w:t>, structs, and unions.</w:t>
      </w:r>
    </w:p>
    <w:p w14:paraId="3A76664B" w14:textId="77777777" w:rsidR="00820680" w:rsidRPr="00903DBA" w:rsidRDefault="003B214B" w:rsidP="00820680">
      <w:pPr>
        <w:pStyle w:val="Code"/>
        <w:rPr>
          <w:highlight w:val="white"/>
        </w:rPr>
      </w:pPr>
      <w:r w:rsidRPr="00903DBA">
        <w:rPr>
          <w:highlight w:val="white"/>
        </w:rPr>
        <w:t xml:space="preserve">      </w:t>
      </w:r>
      <w:r w:rsidR="00F023DC" w:rsidRPr="00903DBA">
        <w:rPr>
          <w:highlight w:val="white"/>
        </w:rPr>
        <w:t xml:space="preserve"> ENUM STRUCT UNION</w:t>
      </w:r>
    </w:p>
    <w:p w14:paraId="1E2C5A7F" w14:textId="010E69F1" w:rsidR="000E52DF" w:rsidRPr="00903DBA" w:rsidRDefault="00820680" w:rsidP="00820680">
      <w:pPr>
        <w:rPr>
          <w:highlight w:val="white"/>
        </w:rPr>
      </w:pPr>
      <w:r w:rsidRPr="00903DBA">
        <w:rPr>
          <w:highlight w:val="white"/>
        </w:rPr>
        <w:t>Finally, t</w:t>
      </w:r>
      <w:r w:rsidR="002E1309" w:rsidRPr="00903DBA">
        <w:rPr>
          <w:highlight w:val="white"/>
        </w:rPr>
        <w:t xml:space="preserve">here is also the </w:t>
      </w:r>
      <w:r w:rsidR="002E1309" w:rsidRPr="00903DBA">
        <w:rPr>
          <w:rStyle w:val="KeyWord0"/>
          <w:highlight w:val="white"/>
        </w:rPr>
        <w:t>void</w:t>
      </w:r>
      <w:r w:rsidR="002E1309" w:rsidRPr="00903DBA">
        <w:rPr>
          <w:highlight w:val="white"/>
        </w:rPr>
        <w:t xml:space="preserve"> type, that </w:t>
      </w:r>
      <w:r w:rsidR="007F474B" w:rsidRPr="00903DBA">
        <w:rPr>
          <w:highlight w:val="white"/>
        </w:rPr>
        <w:t>marks the absence of a type. It is used</w:t>
      </w:r>
      <w:r w:rsidR="00A05D78" w:rsidRPr="00903DBA">
        <w:rPr>
          <w:highlight w:val="white"/>
        </w:rPr>
        <w:t xml:space="preserve"> to mark the absence of a par</w:t>
      </w:r>
      <w:r w:rsidR="009F0EA4" w:rsidRPr="00903DBA">
        <w:rPr>
          <w:highlight w:val="white"/>
        </w:rPr>
        <w:t>a</w:t>
      </w:r>
      <w:r w:rsidR="00A05D78" w:rsidRPr="00903DBA">
        <w:rPr>
          <w:highlight w:val="white"/>
        </w:rPr>
        <w:t xml:space="preserve">meter list or return type of a function, and </w:t>
      </w:r>
      <w:r w:rsidR="00566898" w:rsidRPr="00903DBA">
        <w:rPr>
          <w:highlight w:val="white"/>
        </w:rPr>
        <w:t>as pointer to void.</w:t>
      </w:r>
    </w:p>
    <w:p w14:paraId="1D5407C3" w14:textId="04DFB105" w:rsidR="00F023DC" w:rsidRPr="00903DBA" w:rsidRDefault="000E52DF" w:rsidP="000E52DF">
      <w:pPr>
        <w:pStyle w:val="Code"/>
        <w:rPr>
          <w:highlight w:val="white"/>
        </w:rPr>
      </w:pPr>
      <w:r w:rsidRPr="00903DBA">
        <w:rPr>
          <w:highlight w:val="white"/>
        </w:rPr>
        <w:t xml:space="preserve">     </w:t>
      </w:r>
      <w:r w:rsidR="007F474B" w:rsidRPr="00903DBA">
        <w:rPr>
          <w:highlight w:val="white"/>
        </w:rPr>
        <w:t xml:space="preserve"> </w:t>
      </w:r>
      <w:r w:rsidR="007508B2" w:rsidRPr="00903DBA">
        <w:rPr>
          <w:highlight w:val="white"/>
        </w:rPr>
        <w:t xml:space="preserve"> VOID</w:t>
      </w:r>
    </w:p>
    <w:p w14:paraId="39792267" w14:textId="59AEBAD6" w:rsidR="00F56EA0" w:rsidRPr="00903DBA" w:rsidRDefault="00F56EA0" w:rsidP="00F56EA0">
      <w:pPr>
        <w:rPr>
          <w:highlight w:val="white"/>
        </w:rPr>
      </w:pPr>
      <w:r w:rsidRPr="00903DBA">
        <w:rPr>
          <w:highlight w:val="white"/>
        </w:rPr>
        <w:t xml:space="preserve">The </w:t>
      </w:r>
      <w:r w:rsidR="003B5D53" w:rsidRPr="00903DBA">
        <w:rPr>
          <w:highlight w:val="white"/>
        </w:rPr>
        <w:t>asterisk</w:t>
      </w:r>
      <w:r w:rsidRPr="00903DBA">
        <w:rPr>
          <w:highlight w:val="white"/>
        </w:rPr>
        <w:t xml:space="preserve"> (’*’) is used both for multiplication and </w:t>
      </w:r>
      <w:r w:rsidR="00B02345" w:rsidRPr="00903DBA">
        <w:rPr>
          <w:highlight w:val="white"/>
        </w:rPr>
        <w:t>de</w:t>
      </w:r>
      <w:r w:rsidR="003B5D53" w:rsidRPr="00903DBA">
        <w:rPr>
          <w:highlight w:val="white"/>
        </w:rPr>
        <w:t>referencing</w:t>
      </w:r>
      <w:r w:rsidRPr="00903DBA">
        <w:rPr>
          <w:highlight w:val="white"/>
        </w:rPr>
        <w:t xml:space="preserve"> pointers.</w:t>
      </w:r>
    </w:p>
    <w:p w14:paraId="3BBA7E5C" w14:textId="762A5354" w:rsidR="00F023DC" w:rsidRPr="00903DBA" w:rsidRDefault="00F023DC" w:rsidP="00F91A23">
      <w:pPr>
        <w:pStyle w:val="Code"/>
        <w:rPr>
          <w:highlight w:val="white"/>
        </w:rPr>
      </w:pPr>
      <w:r w:rsidRPr="00903DBA">
        <w:rPr>
          <w:highlight w:val="white"/>
        </w:rPr>
        <w:t xml:space="preserve">       PLUS MINUS </w:t>
      </w:r>
      <w:r w:rsidR="00FE74EC" w:rsidRPr="00903DBA">
        <w:rPr>
          <w:highlight w:val="white"/>
        </w:rPr>
        <w:t xml:space="preserve">ASTERRISK </w:t>
      </w:r>
      <w:r w:rsidRPr="00903DBA">
        <w:rPr>
          <w:highlight w:val="white"/>
        </w:rPr>
        <w:t>DIVIDE MODULO INCREMENT DECREMENT</w:t>
      </w:r>
    </w:p>
    <w:p w14:paraId="07F13961" w14:textId="77777777" w:rsidR="00FE74EC" w:rsidRPr="00903DBA" w:rsidRDefault="00FE74EC" w:rsidP="00F91A23">
      <w:pPr>
        <w:pStyle w:val="Code"/>
        <w:rPr>
          <w:highlight w:val="white"/>
        </w:rPr>
      </w:pPr>
    </w:p>
    <w:p w14:paraId="502E8C8D" w14:textId="77777777" w:rsidR="00A0227D" w:rsidRPr="00903DBA" w:rsidRDefault="00F023DC" w:rsidP="00F91A23">
      <w:pPr>
        <w:pStyle w:val="Code"/>
        <w:rPr>
          <w:highlight w:val="white"/>
        </w:rPr>
      </w:pPr>
      <w:r w:rsidRPr="00903DBA">
        <w:rPr>
          <w:highlight w:val="white"/>
        </w:rPr>
        <w:t xml:space="preserve">       EQUAL NOT_EQUAL LESS_THAN LESS_THAN_EQUAL GREATER_THAN</w:t>
      </w:r>
    </w:p>
    <w:p w14:paraId="7B97318C" w14:textId="46C81B89" w:rsidR="003B214B" w:rsidRPr="00903DBA" w:rsidRDefault="00F023DC" w:rsidP="00F91A23">
      <w:pPr>
        <w:pStyle w:val="Code"/>
        <w:rPr>
          <w:highlight w:val="white"/>
        </w:rPr>
      </w:pPr>
      <w:r w:rsidRPr="00903DBA">
        <w:rPr>
          <w:highlight w:val="white"/>
        </w:rPr>
        <w:t xml:space="preserve">       GREATER_THAN_EQUAL</w:t>
      </w:r>
    </w:p>
    <w:p w14:paraId="7BF6164E" w14:textId="7CC6EF3B" w:rsidR="006D74C3" w:rsidRPr="00903DBA" w:rsidRDefault="00135D3C" w:rsidP="00B343AE">
      <w:pPr>
        <w:rPr>
          <w:highlight w:val="white"/>
        </w:rPr>
      </w:pPr>
      <w:r w:rsidRPr="00903DBA">
        <w:rPr>
          <w:highlight w:val="white"/>
        </w:rPr>
        <w:t>Th</w:t>
      </w:r>
      <w:r w:rsidR="00B343AE" w:rsidRPr="00903DBA">
        <w:rPr>
          <w:highlight w:val="white"/>
        </w:rPr>
        <w:t xml:space="preserve">e </w:t>
      </w:r>
      <w:r w:rsidR="003B5D53" w:rsidRPr="00903DBA">
        <w:rPr>
          <w:highlight w:val="white"/>
        </w:rPr>
        <w:t>assignment</w:t>
      </w:r>
      <w:r w:rsidR="00B343AE" w:rsidRPr="00903DBA">
        <w:rPr>
          <w:highlight w:val="white"/>
        </w:rPr>
        <w:t xml:space="preserve"> is both simple and </w:t>
      </w:r>
      <w:r w:rsidR="003B5D53" w:rsidRPr="00903DBA">
        <w:rPr>
          <w:highlight w:val="white"/>
        </w:rPr>
        <w:t>compound</w:t>
      </w:r>
      <w:r w:rsidR="00B343AE" w:rsidRPr="00903DBA">
        <w:rPr>
          <w:highlight w:val="white"/>
        </w:rPr>
        <w:t>.</w:t>
      </w:r>
    </w:p>
    <w:p w14:paraId="07D14B52" w14:textId="77777777" w:rsidR="00F023DC" w:rsidRPr="00903DBA" w:rsidRDefault="00F023DC" w:rsidP="00F91A23">
      <w:pPr>
        <w:pStyle w:val="Code"/>
        <w:rPr>
          <w:highlight w:val="white"/>
        </w:rPr>
      </w:pPr>
      <w:r w:rsidRPr="00903DBA">
        <w:rPr>
          <w:highlight w:val="white"/>
        </w:rPr>
        <w:t xml:space="preserve">       ASSIGN ADD_ASSIGN SUBTRACT_ASSIGN MULTIPLY_ASSIGN</w:t>
      </w:r>
    </w:p>
    <w:p w14:paraId="04BDBE3B" w14:textId="086B5842" w:rsidR="00820193" w:rsidRPr="00903DBA" w:rsidRDefault="00F023DC" w:rsidP="00FD3ACA">
      <w:pPr>
        <w:pStyle w:val="Code"/>
        <w:rPr>
          <w:highlight w:val="white"/>
        </w:rPr>
      </w:pPr>
      <w:r w:rsidRPr="00903DBA">
        <w:rPr>
          <w:highlight w:val="white"/>
        </w:rPr>
        <w:t xml:space="preserve">       DIVIDE_ASSIGN MODULO_ASSIGN AND_ASSIGN </w:t>
      </w:r>
      <w:r w:rsidR="00414C74" w:rsidRPr="00903DBA">
        <w:rPr>
          <w:highlight w:val="white"/>
        </w:rPr>
        <w:t>OR</w:t>
      </w:r>
      <w:r w:rsidRPr="00903DBA">
        <w:rPr>
          <w:highlight w:val="white"/>
        </w:rPr>
        <w:t>_ASSIGN XOR_ASSIGN</w:t>
      </w:r>
    </w:p>
    <w:p w14:paraId="467FC1F6" w14:textId="5253E263" w:rsidR="00F023DC" w:rsidRPr="00903DBA" w:rsidRDefault="00820193" w:rsidP="00FD3ACA">
      <w:pPr>
        <w:pStyle w:val="Code"/>
        <w:rPr>
          <w:highlight w:val="white"/>
        </w:rPr>
      </w:pPr>
      <w:r w:rsidRPr="00903DBA">
        <w:rPr>
          <w:highlight w:val="white"/>
        </w:rPr>
        <w:t xml:space="preserve">      </w:t>
      </w:r>
      <w:r w:rsidR="00FD3ACA" w:rsidRPr="00903DBA">
        <w:rPr>
          <w:highlight w:val="white"/>
        </w:rPr>
        <w:t xml:space="preserve"> LEFT_SHIFT_ASSIGN RIGHT_SHIFT_ASSIGN</w:t>
      </w:r>
    </w:p>
    <w:p w14:paraId="3674D8E8" w14:textId="77777777" w:rsidR="00CF45B8" w:rsidRPr="00903DBA" w:rsidRDefault="00CF45B8" w:rsidP="001465CE">
      <w:pPr>
        <w:pStyle w:val="Code"/>
        <w:rPr>
          <w:highlight w:val="white"/>
        </w:rPr>
      </w:pPr>
    </w:p>
    <w:p w14:paraId="3AD62225" w14:textId="63BF217E" w:rsidR="001465CE" w:rsidRPr="00903DBA" w:rsidRDefault="001465CE" w:rsidP="001465CE">
      <w:pPr>
        <w:pStyle w:val="Code"/>
        <w:rPr>
          <w:highlight w:val="white"/>
        </w:rPr>
      </w:pPr>
      <w:r w:rsidRPr="00903DBA">
        <w:rPr>
          <w:highlight w:val="white"/>
        </w:rPr>
        <w:t xml:space="preserve">       LOGICAL_OR LOGICAL_AND LOGICAL_NOT</w:t>
      </w:r>
    </w:p>
    <w:p w14:paraId="042C393E" w14:textId="77777777" w:rsidR="00705E6F" w:rsidRPr="00903DBA" w:rsidRDefault="00705E6F" w:rsidP="00705E6F">
      <w:pPr>
        <w:rPr>
          <w:highlight w:val="white"/>
        </w:rPr>
      </w:pPr>
      <w:r w:rsidRPr="00903DBA">
        <w:rPr>
          <w:highlight w:val="white"/>
        </w:rPr>
        <w:t xml:space="preserve">The ampersand (’&amp;’) is used both bitwise </w:t>
      </w:r>
      <w:r w:rsidRPr="00903DBA">
        <w:rPr>
          <w:rStyle w:val="KeyWord0"/>
          <w:highlight w:val="white"/>
        </w:rPr>
        <w:t>and</w:t>
      </w:r>
      <w:r w:rsidRPr="00903DBA">
        <w:rPr>
          <w:highlight w:val="white"/>
        </w:rPr>
        <w:t xml:space="preserve"> as well as address operator.</w:t>
      </w:r>
    </w:p>
    <w:p w14:paraId="54AC8FE5" w14:textId="7D291ACF" w:rsidR="00705E6F" w:rsidRPr="00903DBA" w:rsidRDefault="00705E6F" w:rsidP="00705E6F">
      <w:pPr>
        <w:pStyle w:val="Code"/>
        <w:rPr>
          <w:highlight w:val="white"/>
        </w:rPr>
      </w:pPr>
      <w:r w:rsidRPr="00903DBA">
        <w:rPr>
          <w:highlight w:val="white"/>
        </w:rPr>
        <w:t xml:space="preserve">       AMPERSAND BITWISE_XOR </w:t>
      </w:r>
      <w:r w:rsidR="003165F5" w:rsidRPr="00903DBA">
        <w:rPr>
          <w:highlight w:val="white"/>
        </w:rPr>
        <w:t>BITWISE_OR</w:t>
      </w:r>
      <w:r w:rsidRPr="00903DBA">
        <w:rPr>
          <w:highlight w:val="white"/>
        </w:rPr>
        <w:t xml:space="preserve"> BITWISE_NOT</w:t>
      </w:r>
    </w:p>
    <w:p w14:paraId="1E2E29B4" w14:textId="6AAE0279" w:rsidR="00FE437C" w:rsidRPr="00903DBA" w:rsidRDefault="00135D3C" w:rsidP="00135D3C">
      <w:pPr>
        <w:rPr>
          <w:highlight w:val="white"/>
        </w:rPr>
      </w:pPr>
      <w:r w:rsidRPr="00903DBA">
        <w:rPr>
          <w:highlight w:val="white"/>
        </w:rPr>
        <w:t xml:space="preserve">The ellipse is made up by threee dots </w:t>
      </w:r>
      <w:r w:rsidR="00316A77" w:rsidRPr="00903DBA">
        <w:rPr>
          <w:highlight w:val="white"/>
        </w:rPr>
        <w:t>(</w:t>
      </w:r>
      <w:r w:rsidRPr="00903DBA">
        <w:rPr>
          <w:highlight w:val="white"/>
        </w:rPr>
        <w:t>’...’</w:t>
      </w:r>
      <w:r w:rsidR="00316A77" w:rsidRPr="00903DBA">
        <w:rPr>
          <w:highlight w:val="white"/>
        </w:rPr>
        <w:t>)</w:t>
      </w:r>
      <w:r w:rsidRPr="00903DBA">
        <w:rPr>
          <w:highlight w:val="white"/>
        </w:rPr>
        <w:t xml:space="preserve"> and is used when defining </w:t>
      </w:r>
      <w:r w:rsidR="00FE437C" w:rsidRPr="00903DBA">
        <w:rPr>
          <w:highlight w:val="white"/>
        </w:rPr>
        <w:t>functions with a variable number of parameters, su</w:t>
      </w:r>
      <w:r w:rsidR="00316A77" w:rsidRPr="00903DBA">
        <w:rPr>
          <w:highlight w:val="white"/>
        </w:rPr>
        <w:t>c</w:t>
      </w:r>
      <w:r w:rsidR="00FE437C" w:rsidRPr="00903DBA">
        <w:rPr>
          <w:highlight w:val="white"/>
        </w:rPr>
        <w:t xml:space="preserve">h as </w:t>
      </w:r>
      <w:r w:rsidR="00FE437C" w:rsidRPr="00903DBA">
        <w:rPr>
          <w:rStyle w:val="KeyWord0"/>
          <w:highlight w:val="white"/>
        </w:rPr>
        <w:t>printf</w:t>
      </w:r>
      <w:r w:rsidR="00FE437C" w:rsidRPr="00903DBA">
        <w:rPr>
          <w:highlight w:val="white"/>
        </w:rPr>
        <w:t xml:space="preserve"> or </w:t>
      </w:r>
      <w:r w:rsidR="00FE437C" w:rsidRPr="00903DBA">
        <w:rPr>
          <w:rStyle w:val="KeyWord0"/>
          <w:highlight w:val="white"/>
        </w:rPr>
        <w:t>scanf</w:t>
      </w:r>
      <w:r w:rsidR="00FE437C" w:rsidRPr="00903DBA">
        <w:rPr>
          <w:highlight w:val="white"/>
        </w:rPr>
        <w:t>.</w:t>
      </w:r>
    </w:p>
    <w:p w14:paraId="2E40C7C6" w14:textId="49209C6E" w:rsidR="00F023DC" w:rsidRPr="00903DBA" w:rsidRDefault="003B214B" w:rsidP="00F91A23">
      <w:pPr>
        <w:pStyle w:val="Code"/>
        <w:rPr>
          <w:highlight w:val="white"/>
        </w:rPr>
      </w:pPr>
      <w:r w:rsidRPr="00903DBA">
        <w:rPr>
          <w:highlight w:val="white"/>
        </w:rPr>
        <w:t xml:space="preserve">       </w:t>
      </w:r>
      <w:r w:rsidR="00485385" w:rsidRPr="00903DBA">
        <w:rPr>
          <w:highlight w:val="white"/>
        </w:rPr>
        <w:t xml:space="preserve">QUESTION_MARK </w:t>
      </w:r>
      <w:r w:rsidR="00F023DC" w:rsidRPr="00903DBA">
        <w:rPr>
          <w:highlight w:val="white"/>
        </w:rPr>
        <w:t>COLON COMMA SEMICOLON ELLIPSE DOT ARROW</w:t>
      </w:r>
      <w:r w:rsidR="003C1FC5" w:rsidRPr="00903DBA">
        <w:rPr>
          <w:highlight w:val="white"/>
        </w:rPr>
        <w:t xml:space="preserve"> SIZEOF</w:t>
      </w:r>
    </w:p>
    <w:p w14:paraId="67D6FC73" w14:textId="14C04159" w:rsidR="007475EE" w:rsidRPr="00903DBA" w:rsidRDefault="00E55083" w:rsidP="00E55083">
      <w:pPr>
        <w:rPr>
          <w:highlight w:val="white"/>
        </w:rPr>
      </w:pPr>
      <w:r w:rsidRPr="00903DBA">
        <w:rPr>
          <w:highlight w:val="white"/>
        </w:rPr>
        <w:t xml:space="preserve">In C, we have </w:t>
      </w:r>
      <w:r w:rsidR="00316A77" w:rsidRPr="00903DBA">
        <w:rPr>
          <w:highlight w:val="white"/>
        </w:rPr>
        <w:t xml:space="preserve">the </w:t>
      </w:r>
      <w:r w:rsidRPr="00903DBA">
        <w:rPr>
          <w:highlight w:val="white"/>
        </w:rPr>
        <w:t>regular parentheses ’(’ and ’)’, block</w:t>
      </w:r>
      <w:r w:rsidR="00316A77" w:rsidRPr="00903DBA">
        <w:rPr>
          <w:highlight w:val="white"/>
        </w:rPr>
        <w:t xml:space="preserve"> parentheses</w:t>
      </w:r>
      <w:r w:rsidRPr="00903DBA">
        <w:rPr>
          <w:highlight w:val="white"/>
        </w:rPr>
        <w:t xml:space="preserve"> ’{’ and ’}’, and squares ’[’ and </w:t>
      </w:r>
      <w:r w:rsidR="007B6BE0" w:rsidRPr="00903DBA">
        <w:rPr>
          <w:highlight w:val="white"/>
        </w:rPr>
        <w:t>’]’</w:t>
      </w:r>
    </w:p>
    <w:p w14:paraId="063CB367" w14:textId="5DA835D5" w:rsidR="00F023DC" w:rsidRPr="00903DBA" w:rsidRDefault="00F023DC" w:rsidP="00F91A23">
      <w:pPr>
        <w:pStyle w:val="Code"/>
        <w:rPr>
          <w:highlight w:val="white"/>
        </w:rPr>
      </w:pPr>
      <w:r w:rsidRPr="00903DBA">
        <w:rPr>
          <w:highlight w:val="white"/>
        </w:rPr>
        <w:t xml:space="preserve">       LEFT_</w:t>
      </w:r>
      <w:r w:rsidR="00E322FD" w:rsidRPr="00903DBA">
        <w:rPr>
          <w:highlight w:val="white"/>
        </w:rPr>
        <w:t xml:space="preserve">PARENTHESIS </w:t>
      </w:r>
      <w:r w:rsidRPr="00903DBA">
        <w:rPr>
          <w:highlight w:val="white"/>
        </w:rPr>
        <w:t>RIGHT_</w:t>
      </w:r>
      <w:r w:rsidR="00E322FD" w:rsidRPr="00903DBA">
        <w:rPr>
          <w:highlight w:val="white"/>
        </w:rPr>
        <w:t>PARENTHESIS</w:t>
      </w:r>
      <w:r w:rsidRPr="00903DBA">
        <w:rPr>
          <w:highlight w:val="white"/>
        </w:rPr>
        <w:t xml:space="preserve"> LEFT_BLOCK RIGHT_BLOCK</w:t>
      </w:r>
    </w:p>
    <w:p w14:paraId="61BB19EF" w14:textId="29E246DC" w:rsidR="00F023DC" w:rsidRPr="00903DBA" w:rsidRDefault="00F023DC" w:rsidP="00F91A23">
      <w:pPr>
        <w:pStyle w:val="Code"/>
        <w:rPr>
          <w:highlight w:val="white"/>
        </w:rPr>
      </w:pPr>
      <w:r w:rsidRPr="00903DBA">
        <w:rPr>
          <w:highlight w:val="white"/>
        </w:rPr>
        <w:lastRenderedPageBreak/>
        <w:t xml:space="preserve">       LEFT_SQUARE RIGHT_SQUARE</w:t>
      </w:r>
    </w:p>
    <w:p w14:paraId="7ACCAC10" w14:textId="605F3B4B" w:rsidR="00E402F9" w:rsidRPr="00903DBA" w:rsidRDefault="00E402F9" w:rsidP="00E402F9">
      <w:pPr>
        <w:rPr>
          <w:highlight w:val="white"/>
        </w:rPr>
      </w:pPr>
      <w:r w:rsidRPr="00903DBA">
        <w:rPr>
          <w:highlight w:val="white"/>
        </w:rPr>
        <w:t>We need a set of keyword</w:t>
      </w:r>
      <w:r w:rsidR="00970BA1" w:rsidRPr="00903DBA">
        <w:rPr>
          <w:highlight w:val="white"/>
        </w:rPr>
        <w:t>s</w:t>
      </w:r>
      <w:r w:rsidRPr="00903DBA">
        <w:rPr>
          <w:highlight w:val="white"/>
        </w:rPr>
        <w:t xml:space="preserve"> for the statements of C.</w:t>
      </w:r>
    </w:p>
    <w:p w14:paraId="6EA5561E" w14:textId="357C2240" w:rsidR="002503B4" w:rsidRPr="00903DBA" w:rsidRDefault="008C021D" w:rsidP="002503B4">
      <w:pPr>
        <w:pStyle w:val="Code"/>
        <w:rPr>
          <w:highlight w:val="white"/>
        </w:rPr>
      </w:pPr>
      <w:r w:rsidRPr="00903DBA">
        <w:rPr>
          <w:highlight w:val="white"/>
        </w:rPr>
        <w:t xml:space="preserve">      </w:t>
      </w:r>
      <w:r w:rsidR="00F023DC" w:rsidRPr="00903DBA">
        <w:rPr>
          <w:highlight w:val="white"/>
        </w:rPr>
        <w:t xml:space="preserve"> IF ELSE SWITCH CASE DEFAULT</w:t>
      </w:r>
      <w:r w:rsidR="007E229F" w:rsidRPr="00903DBA">
        <w:rPr>
          <w:highlight w:val="white"/>
        </w:rPr>
        <w:t xml:space="preserve"> </w:t>
      </w:r>
      <w:r w:rsidR="00F023DC" w:rsidRPr="00903DBA">
        <w:rPr>
          <w:highlight w:val="white"/>
        </w:rPr>
        <w:t xml:space="preserve">FOR WHILE DO </w:t>
      </w:r>
      <w:r w:rsidR="007E229F" w:rsidRPr="00903DBA">
        <w:rPr>
          <w:highlight w:val="white"/>
        </w:rPr>
        <w:t xml:space="preserve">BREAK </w:t>
      </w:r>
      <w:r w:rsidR="00F023DC" w:rsidRPr="00903DBA">
        <w:rPr>
          <w:highlight w:val="white"/>
        </w:rPr>
        <w:t>CONTINUE RETURN GOTO</w:t>
      </w:r>
      <w:r w:rsidR="002503B4" w:rsidRPr="00903DBA">
        <w:rPr>
          <w:highlight w:val="white"/>
        </w:rPr>
        <w:t xml:space="preserve"> </w:t>
      </w:r>
    </w:p>
    <w:p w14:paraId="3CC8484D" w14:textId="789EAADC" w:rsidR="008F1E38" w:rsidRPr="00903DBA" w:rsidRDefault="008F1E38" w:rsidP="008F1E38">
      <w:pPr>
        <w:rPr>
          <w:highlight w:val="white"/>
        </w:rPr>
      </w:pPr>
      <w:r w:rsidRPr="00903DBA">
        <w:rPr>
          <w:highlight w:val="white"/>
        </w:rPr>
        <w:t>The interrupt, jump_register, syscall, and carry flag tokens are used for internal system calls only.</w:t>
      </w:r>
    </w:p>
    <w:p w14:paraId="5B49740F" w14:textId="71C84361" w:rsidR="00F023DC" w:rsidRPr="00903DBA" w:rsidRDefault="008C021D" w:rsidP="00F91A23">
      <w:pPr>
        <w:pStyle w:val="Code"/>
        <w:rPr>
          <w:highlight w:val="white"/>
        </w:rPr>
      </w:pPr>
      <w:r w:rsidRPr="00903DBA">
        <w:rPr>
          <w:highlight w:val="white"/>
        </w:rPr>
        <w:t xml:space="preserve">      </w:t>
      </w:r>
      <w:r w:rsidR="00F023DC" w:rsidRPr="00903DBA">
        <w:rPr>
          <w:highlight w:val="white"/>
        </w:rPr>
        <w:t xml:space="preserve"> INTERRUPT</w:t>
      </w:r>
      <w:r w:rsidRPr="00903DBA">
        <w:rPr>
          <w:highlight w:val="white"/>
        </w:rPr>
        <w:t xml:space="preserve"> </w:t>
      </w:r>
      <w:r w:rsidR="00F023DC" w:rsidRPr="00903DBA">
        <w:rPr>
          <w:highlight w:val="white"/>
        </w:rPr>
        <w:t>JUMP_REGISTER SYSCALL CARRY_FLAG</w:t>
      </w:r>
    </w:p>
    <w:p w14:paraId="2ACDDC19" w14:textId="1D57F000" w:rsidR="005D20FE" w:rsidRPr="00903DBA" w:rsidRDefault="005D20FE" w:rsidP="005D20FE">
      <w:pPr>
        <w:rPr>
          <w:highlight w:val="white"/>
        </w:rPr>
      </w:pPr>
      <w:r w:rsidRPr="00903DBA">
        <w:rPr>
          <w:highlight w:val="white"/>
        </w:rPr>
        <w:t xml:space="preserve">Note that we do not need any tokens for comments, since they have </w:t>
      </w:r>
      <w:r w:rsidR="00970BA1" w:rsidRPr="00903DBA">
        <w:rPr>
          <w:highlight w:val="white"/>
        </w:rPr>
        <w:t xml:space="preserve">already </w:t>
      </w:r>
      <w:r w:rsidRPr="00903DBA">
        <w:rPr>
          <w:highlight w:val="white"/>
        </w:rPr>
        <w:t>been taken care of by the preprocessor.</w:t>
      </w:r>
    </w:p>
    <w:p w14:paraId="3B336BFA" w14:textId="51B688C8" w:rsidR="005843DF" w:rsidRPr="00903DBA" w:rsidRDefault="005843DF" w:rsidP="005843DF">
      <w:pPr>
        <w:rPr>
          <w:highlight w:val="white"/>
        </w:rPr>
      </w:pPr>
      <w:r w:rsidRPr="00903DBA">
        <w:rPr>
          <w:highlight w:val="white"/>
        </w:rPr>
        <w:t>The next part of the scanner is the union section</w:t>
      </w:r>
      <w:r w:rsidR="002866DC" w:rsidRPr="00903DBA">
        <w:rPr>
          <w:highlight w:val="white"/>
        </w:rPr>
        <w:t xml:space="preserve">, where we define the </w:t>
      </w:r>
      <w:r w:rsidR="000F6165" w:rsidRPr="00903DBA">
        <w:rPr>
          <w:highlight w:val="white"/>
        </w:rPr>
        <w:t>attributes of the rules</w:t>
      </w:r>
      <w:r w:rsidR="00C2229A" w:rsidRPr="00903DBA">
        <w:rPr>
          <w:highlight w:val="white"/>
        </w:rPr>
        <w:t xml:space="preserve"> below.</w:t>
      </w:r>
    </w:p>
    <w:p w14:paraId="20DF0E74" w14:textId="14988BAF" w:rsidR="00F023DC" w:rsidRPr="00903DBA" w:rsidRDefault="00F023DC" w:rsidP="00F91A23">
      <w:pPr>
        <w:pStyle w:val="Code"/>
        <w:rPr>
          <w:highlight w:val="white"/>
        </w:rPr>
      </w:pPr>
      <w:r w:rsidRPr="00903DBA">
        <w:rPr>
          <w:highlight w:val="white"/>
        </w:rPr>
        <w:t>%union {</w:t>
      </w:r>
    </w:p>
    <w:p w14:paraId="283A3B5A" w14:textId="15B25443" w:rsidR="00F023DC" w:rsidRPr="00903DBA" w:rsidRDefault="00F023DC" w:rsidP="00F91A23">
      <w:pPr>
        <w:pStyle w:val="Code"/>
        <w:rPr>
          <w:highlight w:val="white"/>
        </w:rPr>
      </w:pPr>
      <w:r w:rsidRPr="00903DBA">
        <w:rPr>
          <w:highlight w:val="white"/>
        </w:rPr>
        <w:t xml:space="preserve">  public string name;</w:t>
      </w:r>
    </w:p>
    <w:p w14:paraId="755757C4" w14:textId="04B180D7" w:rsidR="00CC3BF3" w:rsidRPr="00903DBA" w:rsidRDefault="000B7A56" w:rsidP="00CC3BF3">
      <w:pPr>
        <w:rPr>
          <w:highlight w:val="white"/>
        </w:rPr>
      </w:pPr>
      <w:r w:rsidRPr="00903DBA">
        <w:rPr>
          <w:highlight w:val="white"/>
        </w:rPr>
        <w:t xml:space="preserve">The </w:t>
      </w:r>
      <w:r w:rsidR="00CC3BF3" w:rsidRPr="00903DBA">
        <w:rPr>
          <w:rStyle w:val="KeyWord0"/>
          <w:highlight w:val="white"/>
        </w:rPr>
        <w:t>Register</w:t>
      </w:r>
      <w:r w:rsidR="00CC3BF3" w:rsidRPr="00903DBA">
        <w:rPr>
          <w:highlight w:val="white"/>
        </w:rPr>
        <w:t xml:space="preserve"> enumeration hold</w:t>
      </w:r>
      <w:r w:rsidR="002E4915" w:rsidRPr="00903DBA">
        <w:rPr>
          <w:highlight w:val="white"/>
        </w:rPr>
        <w:t>s</w:t>
      </w:r>
      <w:r w:rsidR="00CC3BF3" w:rsidRPr="00903DBA">
        <w:rPr>
          <w:highlight w:val="white"/>
        </w:rPr>
        <w:t xml:space="preserve"> the registers of the target ma</w:t>
      </w:r>
      <w:r w:rsidR="00CF3400" w:rsidRPr="00903DBA">
        <w:rPr>
          <w:highlight w:val="white"/>
        </w:rPr>
        <w:t>c</w:t>
      </w:r>
      <w:r w:rsidR="00CC3BF3" w:rsidRPr="00903DBA">
        <w:rPr>
          <w:highlight w:val="white"/>
        </w:rPr>
        <w:t>hine.</w:t>
      </w:r>
    </w:p>
    <w:p w14:paraId="5D03C2E9" w14:textId="1F924C01" w:rsidR="00F023DC" w:rsidRPr="00903DBA" w:rsidRDefault="00F023DC" w:rsidP="00F91A23">
      <w:pPr>
        <w:pStyle w:val="Code"/>
        <w:rPr>
          <w:highlight w:val="white"/>
        </w:rPr>
      </w:pPr>
      <w:r w:rsidRPr="00903DBA">
        <w:rPr>
          <w:highlight w:val="white"/>
        </w:rPr>
        <w:t xml:space="preserve">  public Register register;</w:t>
      </w:r>
    </w:p>
    <w:p w14:paraId="4A7A93F6" w14:textId="4D989AB2" w:rsidR="00BB5903" w:rsidRPr="00903DBA" w:rsidRDefault="00010727" w:rsidP="00BE73B3">
      <w:pPr>
        <w:rPr>
          <w:highlight w:val="white"/>
        </w:rPr>
      </w:pPr>
      <w:r w:rsidRPr="00903DBA">
        <w:rPr>
          <w:highlight w:val="white"/>
        </w:rPr>
        <w:t xml:space="preserve">Each </w:t>
      </w:r>
      <w:r w:rsidR="00BE73B3" w:rsidRPr="00903DBA">
        <w:rPr>
          <w:highlight w:val="white"/>
        </w:rPr>
        <w:t xml:space="preserve">symbol has a type, which is described by the </w:t>
      </w:r>
      <w:r w:rsidR="00BE73B3" w:rsidRPr="00903DBA">
        <w:rPr>
          <w:rStyle w:val="KeyWord0"/>
          <w:highlight w:val="white"/>
        </w:rPr>
        <w:t>Type</w:t>
      </w:r>
      <w:r w:rsidR="00BE73B3" w:rsidRPr="00903DBA">
        <w:rPr>
          <w:highlight w:val="white"/>
        </w:rPr>
        <w:t xml:space="preserve"> class.</w:t>
      </w:r>
    </w:p>
    <w:p w14:paraId="74594EF7" w14:textId="77777777" w:rsidR="00F023DC" w:rsidRPr="00903DBA" w:rsidRDefault="00F023DC" w:rsidP="00F91A23">
      <w:pPr>
        <w:pStyle w:val="Code"/>
        <w:rPr>
          <w:highlight w:val="white"/>
        </w:rPr>
      </w:pPr>
      <w:r w:rsidRPr="00903DBA">
        <w:rPr>
          <w:highlight w:val="white"/>
        </w:rPr>
        <w:t xml:space="preserve">  public CCompiler.Type type;</w:t>
      </w:r>
    </w:p>
    <w:p w14:paraId="21375045" w14:textId="77777777" w:rsidR="00F023DC" w:rsidRPr="00903DBA" w:rsidRDefault="00F023DC" w:rsidP="00F91A23">
      <w:pPr>
        <w:pStyle w:val="Code"/>
        <w:rPr>
          <w:highlight w:val="white"/>
        </w:rPr>
      </w:pPr>
      <w:r w:rsidRPr="00903DBA">
        <w:rPr>
          <w:highlight w:val="white"/>
        </w:rPr>
        <w:t xml:space="preserve">  public List&lt;CCompiler.Type&gt; type_list;</w:t>
      </w:r>
    </w:p>
    <w:p w14:paraId="620F2854" w14:textId="77777777" w:rsidR="00F023DC" w:rsidRPr="00903DBA" w:rsidRDefault="00F023DC" w:rsidP="00F91A23">
      <w:pPr>
        <w:pStyle w:val="Code"/>
        <w:rPr>
          <w:highlight w:val="white"/>
        </w:rPr>
      </w:pPr>
      <w:r w:rsidRPr="00903DBA">
        <w:rPr>
          <w:highlight w:val="white"/>
        </w:rPr>
        <w:t xml:space="preserve">  public Sort sort;</w:t>
      </w:r>
    </w:p>
    <w:p w14:paraId="7A8B005E" w14:textId="77777777" w:rsidR="00F023DC" w:rsidRPr="00903DBA" w:rsidRDefault="00F023DC" w:rsidP="00F91A23">
      <w:pPr>
        <w:pStyle w:val="Code"/>
        <w:rPr>
          <w:highlight w:val="white"/>
        </w:rPr>
      </w:pPr>
      <w:r w:rsidRPr="00903DBA">
        <w:rPr>
          <w:highlight w:val="white"/>
        </w:rPr>
        <w:t xml:space="preserve">  public Symbol symbol;</w:t>
      </w:r>
    </w:p>
    <w:p w14:paraId="419A1EE5" w14:textId="77777777" w:rsidR="00F023DC" w:rsidRPr="00903DBA" w:rsidRDefault="00F023DC" w:rsidP="00F91A23">
      <w:pPr>
        <w:pStyle w:val="Code"/>
        <w:rPr>
          <w:highlight w:val="white"/>
        </w:rPr>
      </w:pPr>
      <w:r w:rsidRPr="00903DBA">
        <w:rPr>
          <w:highlight w:val="white"/>
        </w:rPr>
        <w:t xml:space="preserve">  public IDictionary&lt;string,Symbol&gt; symbol_map;</w:t>
      </w:r>
    </w:p>
    <w:p w14:paraId="509FFDB3" w14:textId="77777777" w:rsidR="00F023DC" w:rsidRPr="00903DBA" w:rsidRDefault="00F023DC" w:rsidP="00F91A23">
      <w:pPr>
        <w:pStyle w:val="Code"/>
        <w:rPr>
          <w:highlight w:val="white"/>
        </w:rPr>
      </w:pPr>
      <w:r w:rsidRPr="00903DBA">
        <w:rPr>
          <w:highlight w:val="white"/>
        </w:rPr>
        <w:t xml:space="preserve">  public ISet&lt;Pair&lt;Symbol,bool&gt;&gt; symbol_bool_pair_set;</w:t>
      </w:r>
    </w:p>
    <w:p w14:paraId="24D492F2" w14:textId="77777777" w:rsidR="00F023DC" w:rsidRPr="00903DBA" w:rsidRDefault="00F023DC" w:rsidP="00F91A23">
      <w:pPr>
        <w:pStyle w:val="Code"/>
        <w:rPr>
          <w:highlight w:val="white"/>
        </w:rPr>
      </w:pPr>
      <w:r w:rsidRPr="00903DBA">
        <w:rPr>
          <w:highlight w:val="white"/>
        </w:rPr>
        <w:t xml:space="preserve">  public Pair&lt;Symbol,bool&gt; symbol_bool_pair;</w:t>
      </w:r>
    </w:p>
    <w:p w14:paraId="6A2A64EC" w14:textId="77777777" w:rsidR="00715BAF" w:rsidRPr="00903DBA" w:rsidRDefault="00715BAF" w:rsidP="00715BAF">
      <w:pPr>
        <w:pStyle w:val="Code"/>
        <w:rPr>
          <w:highlight w:val="white"/>
        </w:rPr>
      </w:pPr>
      <w:r w:rsidRPr="00903DBA">
        <w:rPr>
          <w:highlight w:val="white"/>
        </w:rPr>
        <w:t xml:space="preserve">  public List&lt;Symbol&gt; symbol_list;</w:t>
      </w:r>
    </w:p>
    <w:p w14:paraId="10C36108" w14:textId="77777777" w:rsidR="00F023DC" w:rsidRPr="00903DBA" w:rsidRDefault="00F023DC" w:rsidP="00F91A23">
      <w:pPr>
        <w:pStyle w:val="Code"/>
        <w:rPr>
          <w:highlight w:val="white"/>
        </w:rPr>
      </w:pPr>
      <w:r w:rsidRPr="00903DBA">
        <w:rPr>
          <w:highlight w:val="white"/>
        </w:rPr>
        <w:t xml:space="preserve">  public List&lt;string&gt; string_list;</w:t>
      </w:r>
    </w:p>
    <w:p w14:paraId="326E2B8D" w14:textId="6DBAE337" w:rsidR="00F023DC" w:rsidRPr="00903DBA" w:rsidRDefault="00F023DC" w:rsidP="00F91A23">
      <w:pPr>
        <w:pStyle w:val="Code"/>
        <w:rPr>
          <w:highlight w:val="white"/>
        </w:rPr>
      </w:pPr>
      <w:r w:rsidRPr="00903DBA">
        <w:rPr>
          <w:highlight w:val="white"/>
        </w:rPr>
        <w:t xml:space="preserve">  public Declarator </w:t>
      </w:r>
      <w:r w:rsidR="00AB7DF5" w:rsidRPr="00903DBA">
        <w:rPr>
          <w:highlight w:val="white"/>
        </w:rPr>
        <w:t>declarator</w:t>
      </w:r>
      <w:r w:rsidRPr="00903DBA">
        <w:rPr>
          <w:highlight w:val="white"/>
        </w:rPr>
        <w:t>;</w:t>
      </w:r>
    </w:p>
    <w:p w14:paraId="47898A2D" w14:textId="13F62C63" w:rsidR="00F023DC" w:rsidRPr="00903DBA" w:rsidRDefault="00F023DC" w:rsidP="00F91A23">
      <w:pPr>
        <w:pStyle w:val="Code"/>
        <w:rPr>
          <w:highlight w:val="white"/>
        </w:rPr>
      </w:pPr>
      <w:r w:rsidRPr="00903DBA">
        <w:rPr>
          <w:highlight w:val="white"/>
        </w:rPr>
        <w:t xml:space="preserve">  public List&lt;Declarator&gt; </w:t>
      </w:r>
      <w:r w:rsidR="00B473E1" w:rsidRPr="00903DBA">
        <w:rPr>
          <w:highlight w:val="white"/>
        </w:rPr>
        <w:t>declarator_list</w:t>
      </w:r>
      <w:r w:rsidRPr="00903DBA">
        <w:rPr>
          <w:highlight w:val="white"/>
        </w:rPr>
        <w:t>;</w:t>
      </w:r>
    </w:p>
    <w:p w14:paraId="0286C4E8" w14:textId="6E9BA42C" w:rsidR="00F023DC" w:rsidRPr="00903DBA" w:rsidRDefault="00F023DC" w:rsidP="00F91A23">
      <w:pPr>
        <w:pStyle w:val="Code"/>
        <w:rPr>
          <w:highlight w:val="white"/>
        </w:rPr>
      </w:pPr>
      <w:r w:rsidRPr="00903DBA">
        <w:rPr>
          <w:highlight w:val="white"/>
        </w:rPr>
        <w:t xml:space="preserve">  public MiddleOperator </w:t>
      </w:r>
      <w:r w:rsidR="00B26AFD" w:rsidRPr="00903DBA">
        <w:rPr>
          <w:highlight w:val="white"/>
        </w:rPr>
        <w:t>middle_operator</w:t>
      </w:r>
      <w:r w:rsidRPr="00903DBA">
        <w:rPr>
          <w:highlight w:val="white"/>
        </w:rPr>
        <w:t>;</w:t>
      </w:r>
    </w:p>
    <w:p w14:paraId="073CA29F" w14:textId="77777777" w:rsidR="00F023DC" w:rsidRPr="00903DBA" w:rsidRDefault="00F023DC" w:rsidP="00F91A23">
      <w:pPr>
        <w:pStyle w:val="Code"/>
        <w:rPr>
          <w:highlight w:val="white"/>
        </w:rPr>
      </w:pPr>
      <w:r w:rsidRPr="00903DBA">
        <w:rPr>
          <w:highlight w:val="white"/>
        </w:rPr>
        <w:t xml:space="preserve">  public Expression expression;</w:t>
      </w:r>
    </w:p>
    <w:p w14:paraId="3C3752EE" w14:textId="77777777" w:rsidR="00F023DC" w:rsidRPr="00903DBA" w:rsidRDefault="00F023DC" w:rsidP="00F91A23">
      <w:pPr>
        <w:pStyle w:val="Code"/>
        <w:rPr>
          <w:highlight w:val="white"/>
        </w:rPr>
      </w:pPr>
      <w:r w:rsidRPr="00903DBA">
        <w:rPr>
          <w:highlight w:val="white"/>
        </w:rPr>
        <w:t xml:space="preserve">  public List&lt;Expression&gt; expression_list;</w:t>
      </w:r>
    </w:p>
    <w:p w14:paraId="31754287" w14:textId="77777777" w:rsidR="00F023DC" w:rsidRPr="00903DBA" w:rsidRDefault="00F023DC" w:rsidP="00F91A23">
      <w:pPr>
        <w:pStyle w:val="Code"/>
        <w:rPr>
          <w:highlight w:val="white"/>
        </w:rPr>
      </w:pPr>
      <w:r w:rsidRPr="00903DBA">
        <w:rPr>
          <w:highlight w:val="white"/>
        </w:rPr>
        <w:t xml:space="preserve">  public Statement statement;</w:t>
      </w:r>
    </w:p>
    <w:p w14:paraId="7A8609EF" w14:textId="5D67B065" w:rsidR="00F023DC" w:rsidRPr="00903DBA" w:rsidRDefault="00F023DC" w:rsidP="00F91A23">
      <w:pPr>
        <w:pStyle w:val="Code"/>
        <w:rPr>
          <w:highlight w:val="white"/>
        </w:rPr>
      </w:pPr>
      <w:r w:rsidRPr="00903DBA">
        <w:rPr>
          <w:highlight w:val="white"/>
        </w:rPr>
        <w:t xml:space="preserve">  public Pair&lt;List</w:t>
      </w:r>
      <w:r w:rsidR="0063367D" w:rsidRPr="00903DBA">
        <w:rPr>
          <w:highlight w:val="white"/>
        </w:rPr>
        <w:t>&lt;</w:t>
      </w:r>
      <w:r w:rsidRPr="00903DBA">
        <w:rPr>
          <w:highlight w:val="white"/>
        </w:rPr>
        <w:t>Symbol&gt;,Boolean&gt; parameter_pair;</w:t>
      </w:r>
    </w:p>
    <w:p w14:paraId="03380E50" w14:textId="77777777" w:rsidR="00F023DC" w:rsidRPr="00903DBA" w:rsidRDefault="00F023DC" w:rsidP="00F91A23">
      <w:pPr>
        <w:pStyle w:val="Code"/>
        <w:rPr>
          <w:highlight w:val="white"/>
        </w:rPr>
      </w:pPr>
      <w:r w:rsidRPr="00903DBA">
        <w:rPr>
          <w:highlight w:val="white"/>
        </w:rPr>
        <w:t xml:space="preserve">  public List&lt;MiddleCode&gt; middle_code_list;</w:t>
      </w:r>
    </w:p>
    <w:p w14:paraId="1889C98A" w14:textId="77777777" w:rsidR="00F023DC" w:rsidRPr="00903DBA" w:rsidRDefault="00F023DC" w:rsidP="00F91A23">
      <w:pPr>
        <w:pStyle w:val="Code"/>
        <w:rPr>
          <w:highlight w:val="white"/>
        </w:rPr>
      </w:pPr>
      <w:r w:rsidRPr="00903DBA">
        <w:rPr>
          <w:highlight w:val="white"/>
        </w:rPr>
        <w:t xml:space="preserve">  public object obj;</w:t>
      </w:r>
    </w:p>
    <w:p w14:paraId="790568A1" w14:textId="77777777" w:rsidR="00F023DC" w:rsidRPr="00903DBA" w:rsidRDefault="00F023DC" w:rsidP="00F91A23">
      <w:pPr>
        <w:pStyle w:val="Code"/>
        <w:rPr>
          <w:highlight w:val="white"/>
        </w:rPr>
      </w:pPr>
      <w:r w:rsidRPr="00903DBA">
        <w:rPr>
          <w:highlight w:val="white"/>
        </w:rPr>
        <w:t xml:space="preserve">  public List&lt;object&gt; object_list;</w:t>
      </w:r>
    </w:p>
    <w:p w14:paraId="5F8BF3DA" w14:textId="77777777" w:rsidR="00F023DC" w:rsidRPr="00903DBA" w:rsidRDefault="00F023DC" w:rsidP="00F91A23">
      <w:pPr>
        <w:pStyle w:val="Code"/>
        <w:rPr>
          <w:highlight w:val="white"/>
        </w:rPr>
      </w:pPr>
      <w:r w:rsidRPr="00903DBA">
        <w:rPr>
          <w:highlight w:val="white"/>
        </w:rPr>
        <w:t>}</w:t>
      </w:r>
    </w:p>
    <w:p w14:paraId="1716ECB5" w14:textId="77777777" w:rsidR="00F023DC" w:rsidRPr="00903DBA" w:rsidRDefault="00F023DC" w:rsidP="00F91A23">
      <w:pPr>
        <w:pStyle w:val="Code"/>
        <w:rPr>
          <w:highlight w:val="white"/>
        </w:rPr>
      </w:pPr>
    </w:p>
    <w:p w14:paraId="65838E8E" w14:textId="77777777" w:rsidR="00F023DC" w:rsidRPr="00903DBA" w:rsidRDefault="00F023DC" w:rsidP="00F91A23">
      <w:pPr>
        <w:pStyle w:val="Code"/>
        <w:rPr>
          <w:highlight w:val="white"/>
        </w:rPr>
      </w:pPr>
      <w:r w:rsidRPr="00903DBA">
        <w:rPr>
          <w:highlight w:val="white"/>
        </w:rPr>
        <w:t>%token &lt;name&gt; NAME</w:t>
      </w:r>
    </w:p>
    <w:p w14:paraId="0300BD46" w14:textId="77777777" w:rsidR="00F023DC" w:rsidRPr="00903DBA" w:rsidRDefault="00F023DC" w:rsidP="00F91A23">
      <w:pPr>
        <w:pStyle w:val="Code"/>
        <w:rPr>
          <w:highlight w:val="white"/>
        </w:rPr>
      </w:pPr>
      <w:r w:rsidRPr="00903DBA">
        <w:rPr>
          <w:highlight w:val="white"/>
        </w:rPr>
        <w:t>%token &lt;register&gt; REGISTER_NAME</w:t>
      </w:r>
    </w:p>
    <w:p w14:paraId="4E69D82E" w14:textId="77777777" w:rsidR="00F023DC" w:rsidRPr="00903DBA" w:rsidRDefault="00F023DC" w:rsidP="00F91A23">
      <w:pPr>
        <w:pStyle w:val="Code"/>
        <w:rPr>
          <w:highlight w:val="white"/>
        </w:rPr>
      </w:pPr>
      <w:r w:rsidRPr="00903DBA">
        <w:rPr>
          <w:highlight w:val="white"/>
        </w:rPr>
        <w:t>%token &lt;type&gt; TYPEDEF_NAME</w:t>
      </w:r>
    </w:p>
    <w:p w14:paraId="4D974DEE" w14:textId="77777777" w:rsidR="00F023DC" w:rsidRPr="00903DBA" w:rsidRDefault="00F023DC" w:rsidP="00F91A23">
      <w:pPr>
        <w:pStyle w:val="Code"/>
        <w:rPr>
          <w:highlight w:val="white"/>
        </w:rPr>
      </w:pPr>
      <w:r w:rsidRPr="00903DBA">
        <w:rPr>
          <w:highlight w:val="white"/>
        </w:rPr>
        <w:t>%token &lt;symbol&gt; VALUE</w:t>
      </w:r>
    </w:p>
    <w:p w14:paraId="40957F8C" w14:textId="77777777" w:rsidR="00F023DC" w:rsidRPr="00903DBA" w:rsidRDefault="00F023DC" w:rsidP="00F91A23">
      <w:pPr>
        <w:pStyle w:val="Code"/>
        <w:rPr>
          <w:highlight w:val="white"/>
        </w:rPr>
      </w:pPr>
    </w:p>
    <w:p w14:paraId="424B00C4" w14:textId="77777777" w:rsidR="00F023DC" w:rsidRPr="00903DBA" w:rsidRDefault="00F023DC" w:rsidP="00F91A23">
      <w:pPr>
        <w:pStyle w:val="Code"/>
        <w:rPr>
          <w:highlight w:val="white"/>
        </w:rPr>
      </w:pPr>
      <w:r w:rsidRPr="00903DBA">
        <w:rPr>
          <w:highlight w:val="white"/>
        </w:rPr>
        <w:t>%type &lt;obj&gt; declaration_specifier declaration_specifier_list_x</w:t>
      </w:r>
    </w:p>
    <w:p w14:paraId="5269300D" w14:textId="77777777" w:rsidR="00F023DC" w:rsidRPr="00903DBA" w:rsidRDefault="00F023DC" w:rsidP="00F91A23">
      <w:pPr>
        <w:pStyle w:val="Code"/>
        <w:rPr>
          <w:highlight w:val="white"/>
        </w:rPr>
      </w:pPr>
      <w:r w:rsidRPr="00903DBA">
        <w:rPr>
          <w:highlight w:val="white"/>
        </w:rPr>
        <w:t>%type &lt;object_list&gt; declaration_specifier_list</w:t>
      </w:r>
    </w:p>
    <w:p w14:paraId="28653C30" w14:textId="77777777" w:rsidR="00F023DC" w:rsidRPr="00903DBA" w:rsidRDefault="00F023DC" w:rsidP="00F91A23">
      <w:pPr>
        <w:pStyle w:val="Code"/>
        <w:rPr>
          <w:highlight w:val="white"/>
        </w:rPr>
      </w:pPr>
    </w:p>
    <w:p w14:paraId="4EC2D2A1" w14:textId="77777777" w:rsidR="00F023DC" w:rsidRPr="00903DBA" w:rsidRDefault="00F023DC" w:rsidP="00F91A23">
      <w:pPr>
        <w:pStyle w:val="Code"/>
        <w:rPr>
          <w:highlight w:val="white"/>
        </w:rPr>
      </w:pPr>
      <w:r w:rsidRPr="00903DBA">
        <w:rPr>
          <w:highlight w:val="white"/>
        </w:rPr>
        <w:t>%type &lt;name&gt; optional_name</w:t>
      </w:r>
    </w:p>
    <w:p w14:paraId="2317587C" w14:textId="77777777" w:rsidR="00F023DC" w:rsidRPr="00903DBA" w:rsidRDefault="00F023DC" w:rsidP="00F91A23">
      <w:pPr>
        <w:pStyle w:val="Code"/>
        <w:rPr>
          <w:highlight w:val="white"/>
        </w:rPr>
      </w:pPr>
      <w:r w:rsidRPr="00903DBA">
        <w:rPr>
          <w:highlight w:val="white"/>
        </w:rPr>
        <w:t>%type &lt;type&gt; struct_or_union_specifier</w:t>
      </w:r>
    </w:p>
    <w:p w14:paraId="51AA5966" w14:textId="77777777" w:rsidR="00F023DC" w:rsidRPr="00903DBA" w:rsidRDefault="00F023DC" w:rsidP="00F91A23">
      <w:pPr>
        <w:pStyle w:val="Code"/>
        <w:rPr>
          <w:highlight w:val="white"/>
        </w:rPr>
      </w:pPr>
      <w:r w:rsidRPr="00903DBA">
        <w:rPr>
          <w:highlight w:val="white"/>
        </w:rPr>
        <w:t>%type &lt;sort&gt; struct_or_union</w:t>
      </w:r>
    </w:p>
    <w:p w14:paraId="0F347B6B" w14:textId="77777777" w:rsidR="00F023DC" w:rsidRPr="00903DBA" w:rsidRDefault="00F023DC" w:rsidP="00F91A23">
      <w:pPr>
        <w:pStyle w:val="Code"/>
        <w:rPr>
          <w:highlight w:val="white"/>
        </w:rPr>
      </w:pPr>
    </w:p>
    <w:p w14:paraId="6B6F77C8" w14:textId="77777777" w:rsidR="00F023DC" w:rsidRPr="00903DBA" w:rsidRDefault="00F023DC" w:rsidP="00F91A23">
      <w:pPr>
        <w:pStyle w:val="Code"/>
        <w:rPr>
          <w:highlight w:val="white"/>
        </w:rPr>
      </w:pPr>
      <w:r w:rsidRPr="00903DBA">
        <w:rPr>
          <w:highlight w:val="white"/>
        </w:rPr>
        <w:t>%type &lt;type&gt; enum_specifier</w:t>
      </w:r>
    </w:p>
    <w:p w14:paraId="2E53318A" w14:textId="77777777" w:rsidR="00F023DC" w:rsidRPr="00903DBA" w:rsidRDefault="00F023DC" w:rsidP="00F91A23">
      <w:pPr>
        <w:pStyle w:val="Code"/>
        <w:rPr>
          <w:highlight w:val="white"/>
        </w:rPr>
      </w:pPr>
      <w:r w:rsidRPr="00903DBA">
        <w:rPr>
          <w:highlight w:val="white"/>
        </w:rPr>
        <w:t>%type &lt;symbol_bool_pair_set&gt; enum_list</w:t>
      </w:r>
    </w:p>
    <w:p w14:paraId="48A0349A" w14:textId="77777777" w:rsidR="00F023DC" w:rsidRPr="00903DBA" w:rsidRDefault="00F023DC" w:rsidP="00F91A23">
      <w:pPr>
        <w:pStyle w:val="Code"/>
        <w:rPr>
          <w:highlight w:val="white"/>
        </w:rPr>
      </w:pPr>
      <w:r w:rsidRPr="00903DBA">
        <w:rPr>
          <w:highlight w:val="white"/>
        </w:rPr>
        <w:t>%type &lt;symbol_bool_pair&gt; enum</w:t>
      </w:r>
    </w:p>
    <w:p w14:paraId="7FBCB211" w14:textId="77777777" w:rsidR="001024A7" w:rsidRPr="00903DBA" w:rsidRDefault="001024A7" w:rsidP="001024A7">
      <w:pPr>
        <w:pStyle w:val="Code"/>
        <w:rPr>
          <w:highlight w:val="white"/>
        </w:rPr>
      </w:pPr>
      <w:r w:rsidRPr="00903DBA">
        <w:rPr>
          <w:highlight w:val="white"/>
        </w:rPr>
        <w:lastRenderedPageBreak/>
        <w:t>%type &lt;middle_code_list&gt; declarator_list declaration</w:t>
      </w:r>
    </w:p>
    <w:p w14:paraId="050821DA" w14:textId="77777777" w:rsidR="001024A7" w:rsidRPr="00903DBA" w:rsidRDefault="001024A7" w:rsidP="001024A7">
      <w:pPr>
        <w:pStyle w:val="Code"/>
        <w:rPr>
          <w:highlight w:val="white"/>
        </w:rPr>
      </w:pPr>
      <w:r w:rsidRPr="00903DBA">
        <w:rPr>
          <w:highlight w:val="white"/>
        </w:rPr>
        <w:t xml:space="preserve">                         declaration_list optional_declaration_list</w:t>
      </w:r>
    </w:p>
    <w:p w14:paraId="24075C6C" w14:textId="77777777" w:rsidR="001024A7" w:rsidRPr="00903DBA" w:rsidRDefault="001024A7" w:rsidP="001024A7">
      <w:pPr>
        <w:pStyle w:val="Code"/>
        <w:rPr>
          <w:highlight w:val="white"/>
        </w:rPr>
      </w:pPr>
      <w:r w:rsidRPr="00903DBA">
        <w:rPr>
          <w:highlight w:val="white"/>
        </w:rPr>
        <w:t xml:space="preserve">                         initialization_bitfield_simple_declarator</w:t>
      </w:r>
    </w:p>
    <w:p w14:paraId="282514DF" w14:textId="77777777" w:rsidR="00F023DC" w:rsidRPr="00903DBA" w:rsidRDefault="00F023DC" w:rsidP="001024A7">
      <w:pPr>
        <w:pStyle w:val="Code"/>
        <w:rPr>
          <w:highlight w:val="white"/>
        </w:rPr>
      </w:pPr>
    </w:p>
    <w:p w14:paraId="731A5463" w14:textId="2D6ABB02" w:rsidR="00A327ED" w:rsidRPr="00903DBA" w:rsidRDefault="00A327ED" w:rsidP="00A327ED">
      <w:pPr>
        <w:pStyle w:val="Code"/>
        <w:rPr>
          <w:highlight w:val="white"/>
        </w:rPr>
      </w:pPr>
      <w:r w:rsidRPr="00903DBA">
        <w:rPr>
          <w:highlight w:val="white"/>
        </w:rPr>
        <w:t xml:space="preserve">%type &lt;declarator&gt; optional_simple_declarator declarator </w:t>
      </w:r>
      <w:r w:rsidR="00CF1025" w:rsidRPr="00903DBA">
        <w:rPr>
          <w:highlight w:val="white"/>
        </w:rPr>
        <w:t>direct</w:t>
      </w:r>
      <w:r w:rsidRPr="00903DBA">
        <w:rPr>
          <w:highlight w:val="white"/>
        </w:rPr>
        <w:t>_declarator</w:t>
      </w:r>
    </w:p>
    <w:p w14:paraId="25DE93F2" w14:textId="77777777" w:rsidR="00F023DC" w:rsidRPr="00903DBA" w:rsidRDefault="00F023DC" w:rsidP="00F91A23">
      <w:pPr>
        <w:pStyle w:val="Code"/>
        <w:rPr>
          <w:highlight w:val="white"/>
        </w:rPr>
      </w:pPr>
      <w:r w:rsidRPr="00903DBA">
        <w:rPr>
          <w:highlight w:val="white"/>
        </w:rPr>
        <w:t>%type &lt;type_list&gt; optional_pointer_list pointer_list</w:t>
      </w:r>
    </w:p>
    <w:p w14:paraId="66DE61D6" w14:textId="01107921" w:rsidR="00F023DC" w:rsidRPr="00903DBA" w:rsidRDefault="00F023DC" w:rsidP="00F91A23">
      <w:pPr>
        <w:pStyle w:val="Code"/>
        <w:rPr>
          <w:highlight w:val="white"/>
        </w:rPr>
      </w:pPr>
      <w:r w:rsidRPr="00903DBA">
        <w:rPr>
          <w:highlight w:val="white"/>
        </w:rPr>
        <w:t>%type &lt;type&gt; pointer</w:t>
      </w:r>
      <w:r w:rsidR="00F336BB" w:rsidRPr="00903DBA">
        <w:rPr>
          <w:highlight w:val="white"/>
        </w:rPr>
        <w:t>_marker</w:t>
      </w:r>
    </w:p>
    <w:p w14:paraId="7C5C2E0C" w14:textId="77777777" w:rsidR="00F023DC" w:rsidRPr="00903DBA" w:rsidRDefault="00F023DC" w:rsidP="00F91A23">
      <w:pPr>
        <w:pStyle w:val="Code"/>
        <w:rPr>
          <w:highlight w:val="white"/>
        </w:rPr>
      </w:pPr>
    </w:p>
    <w:p w14:paraId="775F845B" w14:textId="77777777" w:rsidR="00F023DC" w:rsidRPr="00903DBA" w:rsidRDefault="00F023DC" w:rsidP="00F91A23">
      <w:pPr>
        <w:pStyle w:val="Code"/>
        <w:rPr>
          <w:highlight w:val="white"/>
        </w:rPr>
      </w:pPr>
      <w:r w:rsidRPr="00903DBA">
        <w:rPr>
          <w:highlight w:val="white"/>
        </w:rPr>
        <w:t>%type &lt;parameter_pair&gt; optional_parameter_ellipse_list</w:t>
      </w:r>
    </w:p>
    <w:p w14:paraId="26659CF5" w14:textId="77777777" w:rsidR="00F023DC" w:rsidRPr="00903DBA" w:rsidRDefault="00F023DC" w:rsidP="00F91A23">
      <w:pPr>
        <w:pStyle w:val="Code"/>
        <w:rPr>
          <w:highlight w:val="white"/>
        </w:rPr>
      </w:pPr>
      <w:r w:rsidRPr="00903DBA">
        <w:rPr>
          <w:highlight w:val="white"/>
        </w:rPr>
        <w:t xml:space="preserve">                       parameter_ellipse_list</w:t>
      </w:r>
    </w:p>
    <w:p w14:paraId="23432D43" w14:textId="7AFBA05C" w:rsidR="00F023DC" w:rsidRPr="00903DBA" w:rsidRDefault="00F023DC" w:rsidP="00F91A23">
      <w:pPr>
        <w:pStyle w:val="Code"/>
        <w:rPr>
          <w:highlight w:val="white"/>
        </w:rPr>
      </w:pPr>
      <w:r w:rsidRPr="00903DBA">
        <w:rPr>
          <w:highlight w:val="white"/>
        </w:rPr>
        <w:t>%type &lt;symbol_list&gt; parameter_list</w:t>
      </w:r>
    </w:p>
    <w:p w14:paraId="632C170A" w14:textId="0E5F3EB5" w:rsidR="00F023DC" w:rsidRPr="00903DBA" w:rsidRDefault="00F023DC" w:rsidP="00F91A23">
      <w:pPr>
        <w:pStyle w:val="Code"/>
        <w:rPr>
          <w:highlight w:val="white"/>
        </w:rPr>
      </w:pPr>
      <w:r w:rsidRPr="00903DBA">
        <w:rPr>
          <w:highlight w:val="white"/>
        </w:rPr>
        <w:t>%type &lt;symbol&gt; parameter_declaration</w:t>
      </w:r>
    </w:p>
    <w:p w14:paraId="2D7CC136" w14:textId="77777777" w:rsidR="00F023DC" w:rsidRPr="00903DBA" w:rsidRDefault="00F023DC" w:rsidP="00F91A23">
      <w:pPr>
        <w:pStyle w:val="Code"/>
        <w:rPr>
          <w:highlight w:val="white"/>
        </w:rPr>
      </w:pPr>
    </w:p>
    <w:p w14:paraId="260D01A5" w14:textId="77777777" w:rsidR="00F023DC" w:rsidRPr="00903DBA" w:rsidRDefault="00F023DC" w:rsidP="00F91A23">
      <w:pPr>
        <w:pStyle w:val="Code"/>
        <w:rPr>
          <w:highlight w:val="white"/>
        </w:rPr>
      </w:pPr>
      <w:r w:rsidRPr="00903DBA">
        <w:rPr>
          <w:highlight w:val="white"/>
        </w:rPr>
        <w:t>%type &lt;string_list&gt; optional_name_list identifier_list</w:t>
      </w:r>
    </w:p>
    <w:p w14:paraId="5C04E64A" w14:textId="6F453DA6" w:rsidR="00F023DC" w:rsidRPr="00903DBA" w:rsidRDefault="00F023DC" w:rsidP="00F91A23">
      <w:pPr>
        <w:pStyle w:val="Code"/>
        <w:rPr>
          <w:highlight w:val="white"/>
        </w:rPr>
      </w:pPr>
      <w:r w:rsidRPr="00903DBA">
        <w:rPr>
          <w:highlight w:val="white"/>
        </w:rPr>
        <w:t xml:space="preserve">%type &lt;object_list&gt; </w:t>
      </w:r>
      <w:r w:rsidR="002F35C1" w:rsidRPr="00903DBA">
        <w:rPr>
          <w:highlight w:val="white"/>
        </w:rPr>
        <w:t>initializer</w:t>
      </w:r>
      <w:r w:rsidRPr="00903DBA">
        <w:rPr>
          <w:highlight w:val="white"/>
        </w:rPr>
        <w:t>_list</w:t>
      </w:r>
    </w:p>
    <w:p w14:paraId="43038C6F" w14:textId="15E1AE0B" w:rsidR="00F023DC" w:rsidRPr="00903DBA" w:rsidRDefault="00F023DC" w:rsidP="00F91A23">
      <w:pPr>
        <w:pStyle w:val="Code"/>
        <w:rPr>
          <w:highlight w:val="white"/>
        </w:rPr>
      </w:pPr>
      <w:r w:rsidRPr="00903DBA">
        <w:rPr>
          <w:highlight w:val="white"/>
        </w:rPr>
        <w:t xml:space="preserve">%type &lt;obj&gt; </w:t>
      </w:r>
      <w:r w:rsidR="002F35C1" w:rsidRPr="00903DBA">
        <w:rPr>
          <w:highlight w:val="white"/>
        </w:rPr>
        <w:t>initializer</w:t>
      </w:r>
    </w:p>
    <w:p w14:paraId="7A2F5936" w14:textId="77777777" w:rsidR="00F023DC" w:rsidRPr="00903DBA" w:rsidRDefault="00F023DC" w:rsidP="00F91A23">
      <w:pPr>
        <w:pStyle w:val="Code"/>
        <w:rPr>
          <w:highlight w:val="white"/>
        </w:rPr>
      </w:pPr>
    </w:p>
    <w:p w14:paraId="057E531F" w14:textId="559AA24C" w:rsidR="00F023DC" w:rsidRPr="00903DBA" w:rsidRDefault="00F023DC" w:rsidP="00F91A23">
      <w:pPr>
        <w:pStyle w:val="Code"/>
        <w:rPr>
          <w:highlight w:val="white"/>
        </w:rPr>
      </w:pPr>
      <w:r w:rsidRPr="00903DBA">
        <w:rPr>
          <w:highlight w:val="white"/>
        </w:rPr>
        <w:t>%type &lt;type&gt; type_name</w:t>
      </w:r>
    </w:p>
    <w:p w14:paraId="285132B9" w14:textId="77777777" w:rsidR="002B0610" w:rsidRPr="00903DBA" w:rsidRDefault="002B0610" w:rsidP="00F91A23">
      <w:pPr>
        <w:pStyle w:val="Code"/>
        <w:rPr>
          <w:highlight w:val="white"/>
        </w:rPr>
      </w:pPr>
    </w:p>
    <w:p w14:paraId="5A479252" w14:textId="2C45EECB" w:rsidR="00F023DC" w:rsidRPr="00903DBA" w:rsidRDefault="00F023DC" w:rsidP="00F91A23">
      <w:pPr>
        <w:pStyle w:val="Code"/>
        <w:rPr>
          <w:highlight w:val="white"/>
        </w:rPr>
      </w:pPr>
      <w:r w:rsidRPr="00903DBA">
        <w:rPr>
          <w:highlight w:val="white"/>
        </w:rPr>
        <w:t>%type &lt;</w:t>
      </w:r>
      <w:r w:rsidR="00AB7DF5" w:rsidRPr="00903DBA">
        <w:rPr>
          <w:highlight w:val="white"/>
        </w:rPr>
        <w:t>declarator</w:t>
      </w:r>
      <w:r w:rsidRPr="00903DBA">
        <w:rPr>
          <w:highlight w:val="white"/>
        </w:rPr>
        <w:t xml:space="preserve">&gt; </w:t>
      </w:r>
      <w:r w:rsidR="00B535DA" w:rsidRPr="00903DBA">
        <w:rPr>
          <w:highlight w:val="white"/>
        </w:rPr>
        <w:t xml:space="preserve">abstract_declarator </w:t>
      </w:r>
      <w:r w:rsidRPr="00903DBA">
        <w:rPr>
          <w:highlight w:val="white"/>
        </w:rPr>
        <w:t>direct_</w:t>
      </w:r>
      <w:r w:rsidR="00B535DA" w:rsidRPr="00903DBA">
        <w:rPr>
          <w:highlight w:val="white"/>
        </w:rPr>
        <w:t>abstract_declarator</w:t>
      </w:r>
    </w:p>
    <w:p w14:paraId="06C52743" w14:textId="77777777" w:rsidR="00F023DC" w:rsidRPr="00903DBA" w:rsidRDefault="00F023DC" w:rsidP="007510C0">
      <w:pPr>
        <w:pStyle w:val="Code"/>
        <w:rPr>
          <w:highlight w:val="white"/>
        </w:rPr>
      </w:pPr>
    </w:p>
    <w:p w14:paraId="5902C9D6" w14:textId="545DC801" w:rsidR="007510C0" w:rsidRPr="00903DBA" w:rsidRDefault="007510C0" w:rsidP="007510C0">
      <w:pPr>
        <w:pStyle w:val="Code"/>
        <w:rPr>
          <w:highlight w:val="white"/>
        </w:rPr>
      </w:pPr>
      <w:r w:rsidRPr="00903DBA">
        <w:rPr>
          <w:highlight w:val="white"/>
        </w:rPr>
        <w:t>%type &lt;middle</w:t>
      </w:r>
      <w:r w:rsidR="00B26AFD" w:rsidRPr="00903DBA">
        <w:rPr>
          <w:highlight w:val="white"/>
        </w:rPr>
        <w:t>_oper</w:t>
      </w:r>
      <w:r w:rsidRPr="00903DBA">
        <w:rPr>
          <w:highlight w:val="white"/>
        </w:rPr>
        <w:t>ator&gt; assignment_operator equality_operator</w:t>
      </w:r>
    </w:p>
    <w:p w14:paraId="23DE746B" w14:textId="2CCE9FD0" w:rsidR="00805749" w:rsidRPr="00903DBA" w:rsidRDefault="00805749" w:rsidP="00805749">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relation_operator add_operator shift_operator </w:t>
      </w:r>
    </w:p>
    <w:p w14:paraId="111BB113" w14:textId="0DD5B30D"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multiply_operator prefix_add_operator</w:t>
      </w:r>
    </w:p>
    <w:p w14:paraId="6E64EBCF" w14:textId="5A42ADF2"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increment_operator</w:t>
      </w:r>
    </w:p>
    <w:p w14:paraId="6E7D3026" w14:textId="77777777" w:rsidR="00F023DC" w:rsidRPr="00903DBA" w:rsidRDefault="00F023DC" w:rsidP="007510C0">
      <w:pPr>
        <w:pStyle w:val="Code"/>
        <w:rPr>
          <w:highlight w:val="white"/>
        </w:rPr>
      </w:pPr>
    </w:p>
    <w:p w14:paraId="53AD01DD" w14:textId="77777777" w:rsidR="00F023DC" w:rsidRPr="00903DBA" w:rsidRDefault="00F023DC" w:rsidP="00F91A23">
      <w:pPr>
        <w:pStyle w:val="Code"/>
        <w:rPr>
          <w:highlight w:val="white"/>
        </w:rPr>
      </w:pPr>
      <w:r w:rsidRPr="00903DBA">
        <w:rPr>
          <w:highlight w:val="white"/>
        </w:rPr>
        <w:t>%type &lt;expression&gt; optional_constant_integral_expression</w:t>
      </w:r>
    </w:p>
    <w:p w14:paraId="2F2D5008" w14:textId="77777777" w:rsidR="00F023DC" w:rsidRPr="00903DBA" w:rsidRDefault="00F023DC" w:rsidP="00F91A23">
      <w:pPr>
        <w:pStyle w:val="Code"/>
        <w:rPr>
          <w:highlight w:val="white"/>
        </w:rPr>
      </w:pPr>
      <w:r w:rsidRPr="00903DBA">
        <w:rPr>
          <w:highlight w:val="white"/>
        </w:rPr>
        <w:t xml:space="preserve">                   constant_integral_expression optional_expression</w:t>
      </w:r>
    </w:p>
    <w:p w14:paraId="78640716" w14:textId="77777777" w:rsidR="00F023DC" w:rsidRPr="00903DBA" w:rsidRDefault="00F023DC" w:rsidP="00F91A23">
      <w:pPr>
        <w:pStyle w:val="Code"/>
        <w:rPr>
          <w:highlight w:val="white"/>
        </w:rPr>
      </w:pPr>
      <w:r w:rsidRPr="00903DBA">
        <w:rPr>
          <w:highlight w:val="white"/>
        </w:rPr>
        <w:t xml:space="preserve">                   expression assignment_expression</w:t>
      </w:r>
    </w:p>
    <w:p w14:paraId="3070E26F" w14:textId="77777777" w:rsidR="00F023DC" w:rsidRPr="00903DBA" w:rsidRDefault="00F023DC" w:rsidP="00F91A23">
      <w:pPr>
        <w:pStyle w:val="Code"/>
        <w:rPr>
          <w:highlight w:val="white"/>
        </w:rPr>
      </w:pPr>
      <w:r w:rsidRPr="00903DBA">
        <w:rPr>
          <w:highlight w:val="white"/>
        </w:rPr>
        <w:t xml:space="preserve">                   condition_expression logical_or_expression</w:t>
      </w:r>
    </w:p>
    <w:p w14:paraId="75AB9782" w14:textId="074F5095" w:rsidR="00F023DC" w:rsidRPr="00903DBA" w:rsidRDefault="00F023DC" w:rsidP="00F91A23">
      <w:pPr>
        <w:pStyle w:val="Code"/>
        <w:rPr>
          <w:highlight w:val="white"/>
        </w:rPr>
      </w:pPr>
      <w:r w:rsidRPr="00903DBA">
        <w:rPr>
          <w:highlight w:val="white"/>
        </w:rPr>
        <w:t xml:space="preserve">                   logical_and_expression </w:t>
      </w:r>
      <w:r w:rsidR="003165F5" w:rsidRPr="00903DBA">
        <w:rPr>
          <w:highlight w:val="white"/>
        </w:rPr>
        <w:t>BITWISE_OR</w:t>
      </w:r>
      <w:r w:rsidRPr="00903DBA">
        <w:rPr>
          <w:highlight w:val="white"/>
        </w:rPr>
        <w:t>_expression</w:t>
      </w:r>
    </w:p>
    <w:p w14:paraId="52E0589A" w14:textId="77777777" w:rsidR="00F023DC" w:rsidRPr="00903DBA" w:rsidRDefault="00F023DC" w:rsidP="00F91A23">
      <w:pPr>
        <w:pStyle w:val="Code"/>
        <w:rPr>
          <w:highlight w:val="white"/>
        </w:rPr>
      </w:pPr>
      <w:r w:rsidRPr="00903DBA">
        <w:rPr>
          <w:highlight w:val="white"/>
        </w:rPr>
        <w:t xml:space="preserve">                   bitwise_xor_expression bitwise_and_expression</w:t>
      </w:r>
    </w:p>
    <w:p w14:paraId="03B3E7E3" w14:textId="77777777" w:rsidR="00F023DC" w:rsidRPr="00903DBA" w:rsidRDefault="00F023DC" w:rsidP="00F91A23">
      <w:pPr>
        <w:pStyle w:val="Code"/>
        <w:rPr>
          <w:highlight w:val="white"/>
        </w:rPr>
      </w:pPr>
      <w:r w:rsidRPr="00903DBA">
        <w:rPr>
          <w:highlight w:val="white"/>
        </w:rPr>
        <w:t xml:space="preserve">                   equality_expression relation_expression</w:t>
      </w:r>
    </w:p>
    <w:p w14:paraId="27D39E12" w14:textId="77777777" w:rsidR="00F023DC" w:rsidRPr="00903DBA" w:rsidRDefault="00F023DC" w:rsidP="00F91A23">
      <w:pPr>
        <w:pStyle w:val="Code"/>
        <w:rPr>
          <w:highlight w:val="white"/>
        </w:rPr>
      </w:pPr>
      <w:r w:rsidRPr="00903DBA">
        <w:rPr>
          <w:highlight w:val="white"/>
        </w:rPr>
        <w:t xml:space="preserve">                   shift_expression add_expression</w:t>
      </w:r>
    </w:p>
    <w:p w14:paraId="7C63F1A0" w14:textId="67A08720" w:rsidR="00F023DC" w:rsidRPr="00903DBA" w:rsidRDefault="00F023DC" w:rsidP="00F91A23">
      <w:pPr>
        <w:pStyle w:val="Code"/>
        <w:rPr>
          <w:highlight w:val="white"/>
        </w:rPr>
      </w:pPr>
      <w:r w:rsidRPr="00903DBA">
        <w:rPr>
          <w:highlight w:val="white"/>
        </w:rPr>
        <w:t xml:space="preserve">                   multiply_expression </w:t>
      </w:r>
      <w:r w:rsidR="00CA3A8B" w:rsidRPr="00903DBA">
        <w:rPr>
          <w:highlight w:val="white"/>
        </w:rPr>
        <w:t>type_cast_expression</w:t>
      </w:r>
    </w:p>
    <w:p w14:paraId="21398635" w14:textId="77777777" w:rsidR="00F023DC" w:rsidRPr="00903DBA" w:rsidRDefault="00F023DC" w:rsidP="00F91A23">
      <w:pPr>
        <w:pStyle w:val="Code"/>
        <w:rPr>
          <w:highlight w:val="white"/>
        </w:rPr>
      </w:pPr>
      <w:r w:rsidRPr="00903DBA">
        <w:rPr>
          <w:highlight w:val="white"/>
        </w:rPr>
        <w:t xml:space="preserve">                   prefix_expression postfix_expression</w:t>
      </w:r>
    </w:p>
    <w:p w14:paraId="36DE5521" w14:textId="77777777" w:rsidR="00F023DC" w:rsidRPr="00903DBA" w:rsidRDefault="00F023DC" w:rsidP="00F91A23">
      <w:pPr>
        <w:pStyle w:val="Code"/>
        <w:rPr>
          <w:highlight w:val="white"/>
        </w:rPr>
      </w:pPr>
      <w:r w:rsidRPr="00903DBA">
        <w:rPr>
          <w:highlight w:val="white"/>
        </w:rPr>
        <w:t xml:space="preserve">                   primary_expression</w:t>
      </w:r>
    </w:p>
    <w:p w14:paraId="0A749D78" w14:textId="77777777" w:rsidR="00F023DC" w:rsidRPr="00903DBA" w:rsidRDefault="00F023DC" w:rsidP="00F91A23">
      <w:pPr>
        <w:pStyle w:val="Code"/>
        <w:rPr>
          <w:highlight w:val="white"/>
        </w:rPr>
      </w:pPr>
    </w:p>
    <w:p w14:paraId="36C9CD33" w14:textId="77777777" w:rsidR="00F023DC" w:rsidRPr="00903DBA" w:rsidRDefault="00F023DC" w:rsidP="00F91A23">
      <w:pPr>
        <w:pStyle w:val="Code"/>
        <w:rPr>
          <w:highlight w:val="white"/>
        </w:rPr>
      </w:pPr>
      <w:r w:rsidRPr="00903DBA">
        <w:rPr>
          <w:highlight w:val="white"/>
        </w:rPr>
        <w:t>%type &lt;statement&gt; optional_statement_list statement</w:t>
      </w:r>
    </w:p>
    <w:p w14:paraId="76D1F7BD" w14:textId="77777777" w:rsidR="00F023DC" w:rsidRPr="00903DBA" w:rsidRDefault="00F023DC" w:rsidP="00F91A23">
      <w:pPr>
        <w:pStyle w:val="Code"/>
        <w:rPr>
          <w:highlight w:val="white"/>
        </w:rPr>
      </w:pPr>
      <w:r w:rsidRPr="00903DBA">
        <w:rPr>
          <w:highlight w:val="white"/>
        </w:rPr>
        <w:t xml:space="preserve">                  closed_statement opened_statement</w:t>
      </w:r>
    </w:p>
    <w:p w14:paraId="701A022C" w14:textId="77777777" w:rsidR="00F023DC" w:rsidRPr="00903DBA" w:rsidRDefault="00F023DC" w:rsidP="00F91A23">
      <w:pPr>
        <w:pStyle w:val="Code"/>
        <w:rPr>
          <w:highlight w:val="white"/>
        </w:rPr>
      </w:pPr>
    </w:p>
    <w:p w14:paraId="30D23D35" w14:textId="77777777" w:rsidR="00F023DC" w:rsidRPr="00903DBA" w:rsidRDefault="00F023DC" w:rsidP="00F91A23">
      <w:pPr>
        <w:pStyle w:val="Code"/>
        <w:rPr>
          <w:highlight w:val="white"/>
        </w:rPr>
      </w:pPr>
      <w:r w:rsidRPr="00903DBA">
        <w:rPr>
          <w:highlight w:val="white"/>
        </w:rPr>
        <w:t>%type &lt;expression_list&gt; optional_argument_expression_list</w:t>
      </w:r>
    </w:p>
    <w:p w14:paraId="0C82F166" w14:textId="34E092D6" w:rsidR="00F023DC" w:rsidRPr="00903DBA" w:rsidRDefault="00F023DC" w:rsidP="00F91A23">
      <w:pPr>
        <w:pStyle w:val="Code"/>
        <w:rPr>
          <w:highlight w:val="white"/>
        </w:rPr>
      </w:pPr>
      <w:r w:rsidRPr="00903DBA">
        <w:rPr>
          <w:highlight w:val="white"/>
        </w:rPr>
        <w:t xml:space="preserve">                        argument_expression_list</w:t>
      </w:r>
    </w:p>
    <w:p w14:paraId="6EF395FC" w14:textId="77777777" w:rsidR="000865C3" w:rsidRPr="00903DBA" w:rsidRDefault="000865C3" w:rsidP="000865C3">
      <w:pPr>
        <w:pStyle w:val="Code"/>
        <w:rPr>
          <w:highlight w:val="white"/>
        </w:rPr>
      </w:pPr>
    </w:p>
    <w:p w14:paraId="67C17C5E" w14:textId="03FDA647" w:rsidR="00F91A23" w:rsidRPr="00903DBA" w:rsidRDefault="00E40B78" w:rsidP="00F91A23">
      <w:pPr>
        <w:pStyle w:val="Rubrik2"/>
      </w:pPr>
      <w:bookmarkStart w:id="32" w:name="_Toc57655987"/>
      <w:r w:rsidRPr="00903DBA">
        <w:t>Declarations</w:t>
      </w:r>
      <w:bookmarkEnd w:id="32"/>
    </w:p>
    <w:p w14:paraId="41FA4A38" w14:textId="77777777" w:rsidR="00614633" w:rsidRPr="00903DBA" w:rsidRDefault="00614633" w:rsidP="00614633">
      <w:r w:rsidRPr="00903DBA">
        <w:rPr>
          <w:highlight w:val="white"/>
        </w:rPr>
        <w:t xml:space="preserve">Finally, we have reached the last (and largest) part of the parser, where the rules are defined. </w:t>
      </w:r>
      <w:ins w:id="33" w:author="Stefan Bjornander" w:date="2015-04-26T09:16:00Z">
        <w:r w:rsidRPr="00903DBA">
          <w:t xml:space="preserve">The </w:t>
        </w:r>
      </w:ins>
      <w:r w:rsidRPr="00903DBA">
        <w:rPr>
          <w:rStyle w:val="KeyWord0"/>
        </w:rPr>
        <w:t>source_code_file</w:t>
      </w:r>
      <w:ins w:id="34" w:author="Stefan Bjornander" w:date="2015-04-26T09:16:00Z">
        <w:r w:rsidRPr="00903DBA">
          <w:t xml:space="preserve"> rule is the start of the </w:t>
        </w:r>
      </w:ins>
      <w:r w:rsidRPr="00903DBA">
        <w:t>grammar.</w:t>
      </w:r>
    </w:p>
    <w:p w14:paraId="7360E7BB" w14:textId="77777777" w:rsidR="00614633" w:rsidRPr="00903DBA" w:rsidRDefault="00614633" w:rsidP="00614633">
      <w:pPr>
        <w:pStyle w:val="Code"/>
        <w:rPr>
          <w:highlight w:val="white"/>
        </w:rPr>
      </w:pPr>
      <w:r w:rsidRPr="00903DBA">
        <w:rPr>
          <w:highlight w:val="white"/>
        </w:rPr>
        <w:t>%start source_code_file</w:t>
      </w:r>
    </w:p>
    <w:p w14:paraId="0713C4C8" w14:textId="77777777" w:rsidR="00614633" w:rsidRDefault="00614633" w:rsidP="00F91A23">
      <w:pPr>
        <w:pStyle w:val="Code"/>
        <w:rPr>
          <w:highlight w:val="white"/>
        </w:rPr>
      </w:pPr>
    </w:p>
    <w:p w14:paraId="04CD0821" w14:textId="67A6DA5B" w:rsidR="00F91A23" w:rsidRPr="00903DBA" w:rsidRDefault="00F91A23" w:rsidP="00F91A23">
      <w:pPr>
        <w:pStyle w:val="Code"/>
        <w:rPr>
          <w:highlight w:val="white"/>
        </w:rPr>
      </w:pPr>
      <w:r w:rsidRPr="00903DBA">
        <w:rPr>
          <w:highlight w:val="white"/>
        </w:rPr>
        <w:t>%%</w:t>
      </w:r>
    </w:p>
    <w:p w14:paraId="0CD0D14E" w14:textId="320D1A46" w:rsidR="00614633" w:rsidRDefault="007A7EF3" w:rsidP="007A7EF3">
      <w:pPr>
        <w:rPr>
          <w:highlight w:val="white"/>
        </w:rPr>
      </w:pPr>
      <w:r>
        <w:rPr>
          <w:highlight w:val="white"/>
        </w:rPr>
        <w:t>A source code file is made up of a sequence of external declarations, which may be a function definition or a regular declaration.</w:t>
      </w:r>
    </w:p>
    <w:p w14:paraId="2C2231CF" w14:textId="30537589" w:rsidR="00F91A23" w:rsidRPr="00903DBA" w:rsidRDefault="00563AF1" w:rsidP="00F91A23">
      <w:pPr>
        <w:pStyle w:val="Code"/>
        <w:rPr>
          <w:highlight w:val="white"/>
        </w:rPr>
      </w:pPr>
      <w:r w:rsidRPr="00903DBA">
        <w:rPr>
          <w:highlight w:val="white"/>
        </w:rPr>
        <w:lastRenderedPageBreak/>
        <w:t>source_code_file</w:t>
      </w:r>
      <w:r w:rsidR="00F91A23" w:rsidRPr="00903DBA">
        <w:rPr>
          <w:highlight w:val="white"/>
        </w:rPr>
        <w:t>:</w:t>
      </w:r>
    </w:p>
    <w:p w14:paraId="36DD9064" w14:textId="77777777" w:rsidR="00F91A23" w:rsidRPr="00903DBA" w:rsidRDefault="00F91A23" w:rsidP="00F91A23">
      <w:pPr>
        <w:pStyle w:val="Code"/>
        <w:rPr>
          <w:highlight w:val="white"/>
        </w:rPr>
      </w:pPr>
      <w:r w:rsidRPr="00903DBA">
        <w:rPr>
          <w:highlight w:val="white"/>
        </w:rPr>
        <w:t xml:space="preserve">    external_declaration</w:t>
      </w:r>
    </w:p>
    <w:p w14:paraId="6CF91D06" w14:textId="315B3287" w:rsidR="00F91A23" w:rsidRPr="00903DBA" w:rsidRDefault="00F91A23" w:rsidP="00F91A23">
      <w:pPr>
        <w:pStyle w:val="Code"/>
        <w:rPr>
          <w:highlight w:val="white"/>
        </w:rPr>
      </w:pPr>
      <w:r w:rsidRPr="00903DBA">
        <w:rPr>
          <w:highlight w:val="white"/>
        </w:rPr>
        <w:t xml:space="preserve">  | </w:t>
      </w:r>
      <w:r w:rsidR="00563AF1" w:rsidRPr="00903DBA">
        <w:rPr>
          <w:highlight w:val="white"/>
        </w:rPr>
        <w:t>source_code_file</w:t>
      </w:r>
      <w:r w:rsidRPr="00903DBA">
        <w:rPr>
          <w:highlight w:val="white"/>
        </w:rPr>
        <w:t xml:space="preserve"> external_declaration;</w:t>
      </w:r>
    </w:p>
    <w:p w14:paraId="2BDB6112" w14:textId="77777777" w:rsidR="00F91A23" w:rsidRPr="00903DBA" w:rsidRDefault="00F91A23" w:rsidP="00F91A23">
      <w:pPr>
        <w:pStyle w:val="Code"/>
        <w:rPr>
          <w:highlight w:val="white"/>
        </w:rPr>
      </w:pPr>
    </w:p>
    <w:p w14:paraId="1A27CCFA" w14:textId="77777777" w:rsidR="00F91A23" w:rsidRPr="00903DBA" w:rsidRDefault="00F91A23" w:rsidP="00F91A23">
      <w:pPr>
        <w:pStyle w:val="Code"/>
        <w:rPr>
          <w:highlight w:val="white"/>
        </w:rPr>
      </w:pPr>
      <w:r w:rsidRPr="00903DBA">
        <w:rPr>
          <w:highlight w:val="white"/>
        </w:rPr>
        <w:t>external_declaration:</w:t>
      </w:r>
    </w:p>
    <w:p w14:paraId="03EF59B5" w14:textId="6F035DD3" w:rsidR="00F91A23" w:rsidRPr="00903DBA" w:rsidRDefault="00F91A23" w:rsidP="00F91A23">
      <w:pPr>
        <w:pStyle w:val="Code"/>
        <w:rPr>
          <w:highlight w:val="white"/>
        </w:rPr>
      </w:pPr>
      <w:r w:rsidRPr="00903DBA">
        <w:rPr>
          <w:highlight w:val="white"/>
        </w:rPr>
        <w:t xml:space="preserve">    function_</w:t>
      </w:r>
      <w:r w:rsidR="00C37108" w:rsidRPr="00903DBA">
        <w:rPr>
          <w:highlight w:val="white"/>
        </w:rPr>
        <w:t>definition</w:t>
      </w:r>
    </w:p>
    <w:p w14:paraId="105121CA" w14:textId="77777777" w:rsidR="00F91A23" w:rsidRPr="00903DBA" w:rsidRDefault="00F91A23" w:rsidP="00F91A23">
      <w:pPr>
        <w:pStyle w:val="Code"/>
        <w:rPr>
          <w:highlight w:val="white"/>
        </w:rPr>
      </w:pPr>
      <w:r w:rsidRPr="00903DBA">
        <w:rPr>
          <w:highlight w:val="white"/>
        </w:rPr>
        <w:t xml:space="preserve"> |  declaration;</w:t>
      </w:r>
    </w:p>
    <w:p w14:paraId="1D54A6EB" w14:textId="51E047AD" w:rsidR="00F91A23" w:rsidRPr="00903DBA" w:rsidRDefault="00F91A23" w:rsidP="00F91A23">
      <w:pPr>
        <w:pStyle w:val="Code"/>
      </w:pPr>
    </w:p>
    <w:p w14:paraId="3F7D676B" w14:textId="16A0269D" w:rsidR="00E40B78" w:rsidRPr="00903DBA" w:rsidRDefault="00E40B78" w:rsidP="00E40B78">
      <w:pPr>
        <w:pStyle w:val="Rubrik3"/>
      </w:pPr>
      <w:bookmarkStart w:id="35" w:name="_Ref54270751"/>
      <w:bookmarkStart w:id="36" w:name="_Toc57655989"/>
      <w:bookmarkStart w:id="37" w:name="_Hlk57712941"/>
      <w:r w:rsidRPr="00903DBA">
        <w:t>Function</w:t>
      </w:r>
      <w:r w:rsidR="00015AA9" w:rsidRPr="00903DBA">
        <w:t xml:space="preserve"> </w:t>
      </w:r>
      <w:r w:rsidR="00FC52DE" w:rsidRPr="00903DBA">
        <w:t>Definition</w:t>
      </w:r>
      <w:bookmarkEnd w:id="35"/>
      <w:bookmarkEnd w:id="36"/>
    </w:p>
    <w:bookmarkEnd w:id="37"/>
    <w:p w14:paraId="35EFA5F2" w14:textId="10C00515" w:rsidR="006F33E6" w:rsidRPr="00903DBA" w:rsidRDefault="004838CF" w:rsidP="00614633">
      <w:r w:rsidRPr="00903DBA">
        <w:t xml:space="preserve">A function </w:t>
      </w:r>
      <w:r w:rsidR="00C37108" w:rsidRPr="00903DBA">
        <w:t>definition</w:t>
      </w:r>
      <w:r w:rsidRPr="00903DBA">
        <w:t xml:space="preserve"> is made up by declarator, possible preceded by a declaration specifier list, followed by an optional declaration list, and a block with an optional statement list.</w:t>
      </w:r>
      <w:r w:rsidR="004645B8" w:rsidRPr="00903DBA">
        <w:t xml:space="preserve"> </w:t>
      </w:r>
      <w:r w:rsidR="006F33E6" w:rsidRPr="00903DBA">
        <w:t xml:space="preserve">For instance, in the function below </w:t>
      </w:r>
      <w:r w:rsidR="00AE3821" w:rsidRPr="00E65FE6">
        <w:t>unsigned long int</w:t>
      </w:r>
      <w:r w:rsidR="00AE3821" w:rsidRPr="00903DBA">
        <w:t xml:space="preserve"> is the declaration specifier list, </w:t>
      </w:r>
      <w:r w:rsidR="00C52DCF" w:rsidRPr="00E65FE6">
        <w:t>square</w:t>
      </w:r>
      <w:r w:rsidR="00E667B3" w:rsidRPr="00E65FE6">
        <w:t>(</w:t>
      </w:r>
      <w:r w:rsidR="00C52DCF" w:rsidRPr="00E65FE6">
        <w:t>int value</w:t>
      </w:r>
      <w:r w:rsidR="00E667B3" w:rsidRPr="00E65FE6">
        <w:t>)</w:t>
      </w:r>
      <w:r w:rsidR="00E667B3" w:rsidRPr="00903DBA">
        <w:t xml:space="preserve"> i</w:t>
      </w:r>
      <w:r w:rsidR="00AE3821" w:rsidRPr="00903DBA">
        <w:t xml:space="preserve">s the </w:t>
      </w:r>
      <w:r w:rsidR="00AB7DF5" w:rsidRPr="00903DBA">
        <w:t>declarator</w:t>
      </w:r>
      <w:r w:rsidR="00AE3821" w:rsidRPr="00903DBA">
        <w:t xml:space="preserve">, and </w:t>
      </w:r>
      <w:r w:rsidR="00C52DCF" w:rsidRPr="00E65FE6">
        <w:rPr>
          <w:rStyle w:val="CodeInText"/>
        </w:rPr>
        <w:t>return value * value</w:t>
      </w:r>
      <w:r w:rsidR="004645B8" w:rsidRPr="00E65FE6">
        <w:rPr>
          <w:rStyle w:val="CodeInText"/>
        </w:rPr>
        <w:t xml:space="preserve"> ;</w:t>
      </w:r>
      <w:r w:rsidR="00AE3821" w:rsidRPr="00903DBA">
        <w:t xml:space="preserve"> is the </w:t>
      </w:r>
      <w:r w:rsidR="00231B80" w:rsidRPr="00903DBA">
        <w:t xml:space="preserve">only statement in the </w:t>
      </w:r>
      <w:r w:rsidR="00AE3821" w:rsidRPr="00903DBA">
        <w:t>statement list.</w:t>
      </w:r>
    </w:p>
    <w:p w14:paraId="127BD720" w14:textId="24B50DFB" w:rsidR="006F33E6" w:rsidRPr="00903DBA" w:rsidRDefault="006F33E6" w:rsidP="006F33E6">
      <w:pPr>
        <w:pStyle w:val="Code"/>
      </w:pPr>
      <w:r w:rsidRPr="00903DBA">
        <w:t>unsigned long int</w:t>
      </w:r>
      <w:r w:rsidR="00245F34" w:rsidRPr="00903DBA">
        <w:t xml:space="preserve"> </w:t>
      </w:r>
      <w:r w:rsidR="00E667B3" w:rsidRPr="00903DBA">
        <w:t>square</w:t>
      </w:r>
      <w:r w:rsidR="00245F34" w:rsidRPr="00903DBA">
        <w:t xml:space="preserve">(int </w:t>
      </w:r>
      <w:r w:rsidR="00E667B3" w:rsidRPr="00903DBA">
        <w:t>value</w:t>
      </w:r>
      <w:r w:rsidR="00245F34" w:rsidRPr="00903DBA">
        <w:t xml:space="preserve">) { return </w:t>
      </w:r>
      <w:r w:rsidR="00E667B3" w:rsidRPr="00903DBA">
        <w:t>val</w:t>
      </w:r>
      <w:r w:rsidR="00C52DCF" w:rsidRPr="00903DBA">
        <w:t>u</w:t>
      </w:r>
      <w:r w:rsidR="00E667B3" w:rsidRPr="00903DBA">
        <w:t xml:space="preserve">e * </w:t>
      </w:r>
      <w:r w:rsidR="00115C40" w:rsidRPr="00903DBA">
        <w:t>value</w:t>
      </w:r>
      <w:r w:rsidR="00245F34" w:rsidRPr="00903DBA">
        <w:t>; }</w:t>
      </w:r>
    </w:p>
    <w:p w14:paraId="34D7E1A6" w14:textId="318FB113" w:rsidR="00DC749C" w:rsidRPr="00903DBA" w:rsidRDefault="00DC749C" w:rsidP="00E40B78">
      <w:r w:rsidRPr="00903DBA">
        <w:t>In C, there are two ways to define a function, the old way where the parameter list hold holds the name</w:t>
      </w:r>
      <w:r w:rsidR="00231B80" w:rsidRPr="00903DBA">
        <w:t>s</w:t>
      </w:r>
      <w:r w:rsidRPr="00903DBA">
        <w:t xml:space="preserve"> of the parameters and where there types are defined afterwards, and new way where the parameter list holds the names and types of the parameters. In the following examples </w:t>
      </w:r>
      <w:r w:rsidRPr="00903DBA">
        <w:rPr>
          <w:rStyle w:val="KeyWord0"/>
        </w:rPr>
        <w:t>f</w:t>
      </w:r>
      <w:r w:rsidRPr="00903DBA">
        <w:t xml:space="preserve"> is defined by the old way and </w:t>
      </w:r>
      <w:r w:rsidRPr="00903DBA">
        <w:rPr>
          <w:rStyle w:val="KeyWord0"/>
        </w:rPr>
        <w:t>g</w:t>
      </w:r>
      <w:r w:rsidRPr="00903DBA">
        <w:t xml:space="preserve"> is defined by the new way.</w:t>
      </w:r>
    </w:p>
    <w:p w14:paraId="4EBE8365" w14:textId="11B03489" w:rsidR="00DC749C" w:rsidRPr="00903DBA" w:rsidRDefault="00231B80" w:rsidP="00DC749C">
      <w:pPr>
        <w:pStyle w:val="Code"/>
      </w:pPr>
      <w:r w:rsidRPr="00903DBA">
        <w:t>double</w:t>
      </w:r>
      <w:r w:rsidR="00DC749C" w:rsidRPr="00903DBA">
        <w:t xml:space="preserve"> f(a, b)</w:t>
      </w:r>
    </w:p>
    <w:p w14:paraId="614EC481" w14:textId="31430A1A" w:rsidR="00DC749C" w:rsidRPr="00903DBA" w:rsidRDefault="00DC749C" w:rsidP="00DC749C">
      <w:pPr>
        <w:pStyle w:val="Code"/>
      </w:pPr>
      <w:r w:rsidRPr="00903DBA">
        <w:t>int a;</w:t>
      </w:r>
    </w:p>
    <w:p w14:paraId="56316430" w14:textId="7DA0A96F" w:rsidR="00DC749C" w:rsidRPr="00903DBA" w:rsidRDefault="00DC749C" w:rsidP="00DC749C">
      <w:pPr>
        <w:pStyle w:val="Code"/>
      </w:pPr>
      <w:r w:rsidRPr="00903DBA">
        <w:t xml:space="preserve">double </w:t>
      </w:r>
      <w:r w:rsidR="000D3D38" w:rsidRPr="00903DBA">
        <w:t>b</w:t>
      </w:r>
      <w:r w:rsidRPr="00903DBA">
        <w:t>; {</w:t>
      </w:r>
    </w:p>
    <w:p w14:paraId="3F60241C" w14:textId="6959A996" w:rsidR="00DC749C" w:rsidRPr="00903DBA" w:rsidRDefault="00DC749C" w:rsidP="00DC749C">
      <w:pPr>
        <w:pStyle w:val="Code"/>
      </w:pPr>
      <w:r w:rsidRPr="00903DBA">
        <w:t xml:space="preserve">  return a + b;</w:t>
      </w:r>
    </w:p>
    <w:p w14:paraId="4D7CFA2A" w14:textId="4293A4E5" w:rsidR="00DC749C" w:rsidRPr="00903DBA" w:rsidRDefault="00DC749C" w:rsidP="00DC749C">
      <w:pPr>
        <w:pStyle w:val="Code"/>
      </w:pPr>
      <w:r w:rsidRPr="00903DBA">
        <w:t>}</w:t>
      </w:r>
    </w:p>
    <w:p w14:paraId="3529C46D" w14:textId="797E80AC" w:rsidR="00DC749C" w:rsidRPr="00903DBA" w:rsidRDefault="00DC749C" w:rsidP="00DC749C">
      <w:pPr>
        <w:pStyle w:val="Code"/>
      </w:pPr>
    </w:p>
    <w:p w14:paraId="124D9401" w14:textId="24D27C9A" w:rsidR="00DC749C" w:rsidRPr="00903DBA" w:rsidRDefault="00231B80" w:rsidP="00DC749C">
      <w:pPr>
        <w:pStyle w:val="Code"/>
      </w:pPr>
      <w:r w:rsidRPr="00903DBA">
        <w:t xml:space="preserve">double </w:t>
      </w:r>
      <w:r w:rsidR="00DC749C" w:rsidRPr="00903DBA">
        <w:t xml:space="preserve">f(int a, </w:t>
      </w:r>
      <w:r w:rsidR="000D3D38" w:rsidRPr="00903DBA">
        <w:t>double</w:t>
      </w:r>
      <w:r w:rsidR="00DC749C" w:rsidRPr="00903DBA">
        <w:t xml:space="preserve"> </w:t>
      </w:r>
      <w:r w:rsidR="000D3D38" w:rsidRPr="00903DBA">
        <w:t>b</w:t>
      </w:r>
      <w:r w:rsidR="00DC749C" w:rsidRPr="00903DBA">
        <w:t>) {</w:t>
      </w:r>
    </w:p>
    <w:p w14:paraId="4533B272" w14:textId="6EA4BFEE" w:rsidR="00DC749C" w:rsidRPr="00903DBA" w:rsidRDefault="00DC749C" w:rsidP="00DC749C">
      <w:pPr>
        <w:pStyle w:val="Code"/>
      </w:pPr>
      <w:r w:rsidRPr="00903DBA">
        <w:t xml:space="preserve">  return a + b;</w:t>
      </w:r>
    </w:p>
    <w:p w14:paraId="6B518F36" w14:textId="77777777" w:rsidR="00DC749C" w:rsidRPr="00903DBA" w:rsidRDefault="00DC749C" w:rsidP="00DC749C">
      <w:pPr>
        <w:pStyle w:val="Code"/>
      </w:pPr>
      <w:r w:rsidRPr="00903DBA">
        <w:t>}</w:t>
      </w:r>
    </w:p>
    <w:p w14:paraId="516729CC" w14:textId="4EE5F8A3" w:rsidR="006F33E6" w:rsidRPr="00903DBA" w:rsidRDefault="006F33E6" w:rsidP="00E40B78">
      <w:r w:rsidRPr="00903DBA">
        <w:t xml:space="preserve">The first part of the </w:t>
      </w:r>
      <w:r w:rsidR="00045C21" w:rsidRPr="00903DBA">
        <w:t xml:space="preserve">function </w:t>
      </w:r>
      <w:r w:rsidR="00C37108" w:rsidRPr="00903DBA">
        <w:t>definition</w:t>
      </w:r>
      <w:r w:rsidR="00045C21" w:rsidRPr="00903DBA">
        <w:t xml:space="preserve"> rule </w:t>
      </w:r>
      <w:r w:rsidR="00907FF0" w:rsidRPr="00903DBA">
        <w:t xml:space="preserve">handles the </w:t>
      </w:r>
      <w:r w:rsidR="00573CA6" w:rsidRPr="00903DBA">
        <w:t xml:space="preserve">case where there is </w:t>
      </w:r>
      <w:r w:rsidR="00F96A8E" w:rsidRPr="00903DBA">
        <w:t xml:space="preserve">specifier </w:t>
      </w:r>
      <w:r w:rsidR="00573CA6" w:rsidRPr="00903DBA">
        <w:t>list of at least specifi</w:t>
      </w:r>
      <w:r w:rsidR="00F96A8E" w:rsidRPr="00903DBA">
        <w:t>er</w:t>
      </w:r>
      <w:r w:rsidR="00573CA6" w:rsidRPr="00903DBA">
        <w:t xml:space="preserve"> present.</w:t>
      </w:r>
      <w:r w:rsidR="0021134A" w:rsidRPr="00903DBA">
        <w:t xml:space="preserve"> There </w:t>
      </w:r>
      <w:r w:rsidR="007F121C" w:rsidRPr="00903DBA">
        <w:t>are</w:t>
      </w:r>
      <w:r w:rsidR="0021134A" w:rsidRPr="00903DBA">
        <w:t xml:space="preserve"> three methods to handle the function </w:t>
      </w:r>
      <w:r w:rsidR="00C37108" w:rsidRPr="00903DBA">
        <w:t>definition</w:t>
      </w:r>
      <w:r w:rsidR="00FB0CAC" w:rsidRPr="00903DBA">
        <w:t xml:space="preserve">: </w:t>
      </w:r>
      <w:r w:rsidR="00FB0CAC" w:rsidRPr="00903DBA">
        <w:rPr>
          <w:rStyle w:val="KeyWord0"/>
        </w:rPr>
        <w:t>FunctionHeader</w:t>
      </w:r>
      <w:r w:rsidR="00FB0CAC" w:rsidRPr="00903DBA">
        <w:t xml:space="preserve"> that</w:t>
      </w:r>
      <w:r w:rsidR="00D21862" w:rsidRPr="00903DBA">
        <w:t xml:space="preserve"> han</w:t>
      </w:r>
      <w:r w:rsidR="00614633">
        <w:t>d</w:t>
      </w:r>
      <w:r w:rsidR="00D21862" w:rsidRPr="00903DBA">
        <w:t>les the header of the function,</w:t>
      </w:r>
      <w:r w:rsidR="00DC749C" w:rsidRPr="00903DBA">
        <w:t xml:space="preserve"> </w:t>
      </w:r>
      <w:r w:rsidR="00DC749C" w:rsidRPr="00903DBA">
        <w:rPr>
          <w:rStyle w:val="KeyWord0"/>
        </w:rPr>
        <w:t>CheckFunction</w:t>
      </w:r>
      <w:r w:rsidR="00FC52DE" w:rsidRPr="00903DBA">
        <w:rPr>
          <w:rStyle w:val="KeyWord0"/>
        </w:rPr>
        <w:t>Definition</w:t>
      </w:r>
      <w:r w:rsidR="00DC749C" w:rsidRPr="00903DBA">
        <w:t xml:space="preserve"> that makes sure the </w:t>
      </w:r>
      <w:r w:rsidR="003E21E6" w:rsidRPr="00903DBA">
        <w:t>function is defined in either the old or new way</w:t>
      </w:r>
      <w:r w:rsidR="00416347" w:rsidRPr="00903DBA">
        <w:t xml:space="preserve">, and </w:t>
      </w:r>
      <w:r w:rsidR="00416347" w:rsidRPr="00903DBA">
        <w:rPr>
          <w:rStyle w:val="KeyWord0"/>
        </w:rPr>
        <w:t>FunctionEnd</w:t>
      </w:r>
      <w:r w:rsidR="00416347" w:rsidRPr="00903DBA">
        <w:t xml:space="preserve"> that </w:t>
      </w:r>
      <w:r w:rsidR="0062017F" w:rsidRPr="00903DBA">
        <w:t xml:space="preserve">generates the assembly code of the function and saves it in </w:t>
      </w:r>
      <w:r w:rsidR="005C0B13" w:rsidRPr="00903DBA">
        <w:t>the global static set</w:t>
      </w:r>
      <w:r w:rsidR="0062017F" w:rsidRPr="00903DBA">
        <w:t>.</w:t>
      </w:r>
    </w:p>
    <w:p w14:paraId="057C7340" w14:textId="1981A080" w:rsidR="00E40B78" w:rsidRPr="00903DBA" w:rsidRDefault="002E67B8" w:rsidP="00E40B78">
      <w:pPr>
        <w:pStyle w:val="CodeHeader"/>
      </w:pPr>
      <w:r w:rsidRPr="00903DBA">
        <w:t>MainParser.gppg</w:t>
      </w:r>
    </w:p>
    <w:p w14:paraId="5E945006" w14:textId="49D5BA32" w:rsidR="005642E5" w:rsidRPr="00903DBA" w:rsidRDefault="005642E5" w:rsidP="005642E5">
      <w:pPr>
        <w:pStyle w:val="Code"/>
        <w:rPr>
          <w:highlight w:val="white"/>
        </w:rPr>
      </w:pPr>
      <w:r w:rsidRPr="00903DBA">
        <w:rPr>
          <w:highlight w:val="white"/>
        </w:rPr>
        <w:t>function_</w:t>
      </w:r>
      <w:r w:rsidR="00C37108" w:rsidRPr="00903DBA">
        <w:rPr>
          <w:highlight w:val="white"/>
        </w:rPr>
        <w:t>definition</w:t>
      </w:r>
      <w:r w:rsidRPr="00903DBA">
        <w:rPr>
          <w:highlight w:val="white"/>
        </w:rPr>
        <w:t>:</w:t>
      </w:r>
    </w:p>
    <w:p w14:paraId="7ACED1BD" w14:textId="7BF0C0D4" w:rsidR="005642E5" w:rsidRPr="00903DBA" w:rsidRDefault="005642E5" w:rsidP="005642E5">
      <w:pPr>
        <w:pStyle w:val="Code"/>
        <w:rPr>
          <w:highlight w:val="white"/>
        </w:rPr>
      </w:pPr>
      <w:r w:rsidRPr="00903DBA">
        <w:rPr>
          <w:highlight w:val="white"/>
        </w:rPr>
        <w:t xml:space="preserve">    declaration_specifier_list_x </w:t>
      </w:r>
      <w:r w:rsidR="00B75A92" w:rsidRPr="00903DBA">
        <w:rPr>
          <w:highlight w:val="white"/>
        </w:rPr>
        <w:t>d</w:t>
      </w:r>
      <w:r w:rsidR="00AB7DF5" w:rsidRPr="00903DBA">
        <w:rPr>
          <w:highlight w:val="white"/>
        </w:rPr>
        <w:t>eclarator</w:t>
      </w:r>
      <w:r w:rsidRPr="00903DBA">
        <w:rPr>
          <w:highlight w:val="white"/>
        </w:rPr>
        <w:t xml:space="preserve"> {</w:t>
      </w:r>
    </w:p>
    <w:p w14:paraId="6B513E83" w14:textId="77777777" w:rsidR="005642E5" w:rsidRPr="00903DBA" w:rsidRDefault="005642E5" w:rsidP="005642E5">
      <w:pPr>
        <w:pStyle w:val="Code"/>
        <w:rPr>
          <w:highlight w:val="white"/>
        </w:rPr>
      </w:pPr>
      <w:r w:rsidRPr="00903DBA">
        <w:rPr>
          <w:highlight w:val="white"/>
        </w:rPr>
        <w:t xml:space="preserve">      MiddleCodeGenerator.FunctionHeader</w:t>
      </w:r>
    </w:p>
    <w:p w14:paraId="26D8155D" w14:textId="58935E33" w:rsidR="005642E5" w:rsidRPr="00903DBA" w:rsidRDefault="005642E5" w:rsidP="005642E5">
      <w:pPr>
        <w:pStyle w:val="Code"/>
        <w:rPr>
          <w:highlight w:val="white"/>
        </w:rPr>
      </w:pPr>
      <w:r w:rsidRPr="00903DBA">
        <w:rPr>
          <w:highlight w:val="white"/>
        </w:rPr>
        <w:t xml:space="preserve">        (</w:t>
      </w:r>
      <w:r w:rsidR="00FF2B7D">
        <w:rPr>
          <w:highlight w:val="white"/>
        </w:rPr>
        <w:t>SpecifierListStack</w:t>
      </w:r>
      <w:r w:rsidRPr="00903DBA">
        <w:rPr>
          <w:highlight w:val="white"/>
        </w:rPr>
        <w:t>.Pop(), $2);</w:t>
      </w:r>
    </w:p>
    <w:p w14:paraId="4AB8484F" w14:textId="77777777" w:rsidR="005642E5" w:rsidRPr="00903DBA" w:rsidRDefault="005642E5" w:rsidP="005642E5">
      <w:pPr>
        <w:pStyle w:val="Code"/>
        <w:rPr>
          <w:highlight w:val="white"/>
        </w:rPr>
      </w:pPr>
      <w:r w:rsidRPr="00903DBA">
        <w:rPr>
          <w:highlight w:val="white"/>
        </w:rPr>
        <w:t xml:space="preserve">    }</w:t>
      </w:r>
    </w:p>
    <w:p w14:paraId="1ABAC908" w14:textId="77777777" w:rsidR="005642E5" w:rsidRPr="00903DBA" w:rsidRDefault="005642E5" w:rsidP="005642E5">
      <w:pPr>
        <w:pStyle w:val="Code"/>
        <w:rPr>
          <w:highlight w:val="white"/>
        </w:rPr>
      </w:pPr>
      <w:r w:rsidRPr="00903DBA">
        <w:rPr>
          <w:highlight w:val="white"/>
        </w:rPr>
        <w:t xml:space="preserve">    optional_declaration_list {</w:t>
      </w:r>
    </w:p>
    <w:p w14:paraId="0ABEF294" w14:textId="2FBA1670"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5A6CD3DB" w14:textId="77777777" w:rsidR="005642E5" w:rsidRPr="00903DBA" w:rsidRDefault="005642E5" w:rsidP="005642E5">
      <w:pPr>
        <w:pStyle w:val="Code"/>
        <w:rPr>
          <w:highlight w:val="white"/>
        </w:rPr>
      </w:pPr>
      <w:r w:rsidRPr="00903DBA">
        <w:rPr>
          <w:highlight w:val="white"/>
        </w:rPr>
        <w:t xml:space="preserve">    }</w:t>
      </w:r>
    </w:p>
    <w:p w14:paraId="2CE8D13E" w14:textId="77777777" w:rsidR="004624FA" w:rsidRPr="00903DBA" w:rsidRDefault="004624FA" w:rsidP="004624FA">
      <w:pPr>
        <w:pStyle w:val="Code"/>
        <w:rPr>
          <w:highlight w:val="white"/>
        </w:rPr>
      </w:pPr>
      <w:r w:rsidRPr="00903DBA">
        <w:rPr>
          <w:highlight w:val="white"/>
        </w:rPr>
        <w:t xml:space="preserve">    LEFT_BLOCK optional_declaration_list optional_statement_list RIGHT_BLOCK {</w:t>
      </w:r>
    </w:p>
    <w:p w14:paraId="7AAFFBB4" w14:textId="77777777" w:rsidR="004624FA" w:rsidRPr="00903DBA" w:rsidRDefault="004624FA" w:rsidP="004624FA">
      <w:pPr>
        <w:pStyle w:val="Code"/>
        <w:rPr>
          <w:highlight w:val="white"/>
        </w:rPr>
      </w:pPr>
      <w:r w:rsidRPr="00903DBA">
        <w:rPr>
          <w:highlight w:val="white"/>
        </w:rPr>
        <w:t xml:space="preserve">      $8.CodeList.InsertRange(0, $7);</w:t>
      </w:r>
    </w:p>
    <w:p w14:paraId="4C5833D5" w14:textId="77777777" w:rsidR="004624FA" w:rsidRPr="00903DBA" w:rsidRDefault="004624FA" w:rsidP="004624FA">
      <w:pPr>
        <w:pStyle w:val="Code"/>
        <w:rPr>
          <w:highlight w:val="white"/>
        </w:rPr>
      </w:pPr>
      <w:r w:rsidRPr="00903DBA">
        <w:rPr>
          <w:highlight w:val="white"/>
        </w:rPr>
        <w:t xml:space="preserve">      MiddleCodeGenerator.BackpatchGoto();</w:t>
      </w:r>
    </w:p>
    <w:p w14:paraId="6EC94D90" w14:textId="77777777" w:rsidR="004624FA" w:rsidRPr="00903DBA" w:rsidRDefault="004624FA" w:rsidP="004624FA">
      <w:pPr>
        <w:pStyle w:val="Code"/>
        <w:rPr>
          <w:highlight w:val="white"/>
        </w:rPr>
      </w:pPr>
      <w:r w:rsidRPr="00903DBA">
        <w:rPr>
          <w:highlight w:val="white"/>
        </w:rPr>
        <w:t xml:space="preserve">      MiddleCodeGenerator.FunctionEnd($8);</w:t>
      </w:r>
    </w:p>
    <w:p w14:paraId="3BB18FB0" w14:textId="77777777" w:rsidR="004624FA" w:rsidRPr="00903DBA" w:rsidRDefault="004624FA" w:rsidP="004624FA">
      <w:pPr>
        <w:pStyle w:val="Code"/>
        <w:rPr>
          <w:highlight w:val="white"/>
        </w:rPr>
      </w:pPr>
      <w:r w:rsidRPr="00903DBA">
        <w:rPr>
          <w:highlight w:val="white"/>
        </w:rPr>
        <w:t xml:space="preserve">    }</w:t>
      </w:r>
    </w:p>
    <w:p w14:paraId="297AA8E2" w14:textId="03407A43" w:rsidR="00766F5D" w:rsidRPr="00903DBA" w:rsidRDefault="00766F5D" w:rsidP="00484AD7">
      <w:pPr>
        <w:rPr>
          <w:highlight w:val="white"/>
        </w:rPr>
      </w:pPr>
      <w:r w:rsidRPr="00903DBA">
        <w:rPr>
          <w:highlight w:val="white"/>
        </w:rPr>
        <w:t>The second rule handles the case where there is no sp</w:t>
      </w:r>
      <w:r w:rsidR="00D21862" w:rsidRPr="00903DBA">
        <w:rPr>
          <w:highlight w:val="white"/>
        </w:rPr>
        <w:t>e</w:t>
      </w:r>
      <w:r w:rsidRPr="00903DBA">
        <w:rPr>
          <w:highlight w:val="white"/>
        </w:rPr>
        <w:t xml:space="preserve">cifier list. In that case, </w:t>
      </w:r>
      <w:r w:rsidR="00160459" w:rsidRPr="00903DBA">
        <w:rPr>
          <w:highlight w:val="white"/>
        </w:rPr>
        <w:t xml:space="preserve">the function return type is assumed to be </w:t>
      </w:r>
      <w:r w:rsidR="00FB1804" w:rsidRPr="00903DBA">
        <w:rPr>
          <w:highlight w:val="white"/>
        </w:rPr>
        <w:t xml:space="preserve">a </w:t>
      </w:r>
      <w:r w:rsidR="00160459" w:rsidRPr="00903DBA">
        <w:rPr>
          <w:highlight w:val="white"/>
        </w:rPr>
        <w:t>signed int</w:t>
      </w:r>
      <w:r w:rsidR="00FB1804" w:rsidRPr="00903DBA">
        <w:rPr>
          <w:highlight w:val="white"/>
        </w:rPr>
        <w:t>eger</w:t>
      </w:r>
      <w:r w:rsidR="00160459" w:rsidRPr="00903DBA">
        <w:rPr>
          <w:highlight w:val="white"/>
        </w:rPr>
        <w:t>.</w:t>
      </w:r>
    </w:p>
    <w:p w14:paraId="6169B3A5" w14:textId="22A33629" w:rsidR="005642E5" w:rsidRPr="00903DBA" w:rsidRDefault="005642E5" w:rsidP="005642E5">
      <w:pPr>
        <w:pStyle w:val="Code"/>
        <w:rPr>
          <w:highlight w:val="white"/>
        </w:rPr>
      </w:pPr>
      <w:r w:rsidRPr="00903DBA">
        <w:rPr>
          <w:highlight w:val="white"/>
        </w:rPr>
        <w:t xml:space="preserve">  | </w:t>
      </w:r>
      <w:r w:rsidR="00AB7DF5" w:rsidRPr="00903DBA">
        <w:rPr>
          <w:highlight w:val="white"/>
        </w:rPr>
        <w:t>declarator</w:t>
      </w:r>
      <w:r w:rsidRPr="00903DBA">
        <w:rPr>
          <w:highlight w:val="white"/>
        </w:rPr>
        <w:t xml:space="preserve"> {</w:t>
      </w:r>
    </w:p>
    <w:p w14:paraId="2F1D9E91" w14:textId="77777777" w:rsidR="005642E5" w:rsidRPr="00903DBA" w:rsidRDefault="005642E5" w:rsidP="005642E5">
      <w:pPr>
        <w:pStyle w:val="Code"/>
        <w:rPr>
          <w:highlight w:val="white"/>
        </w:rPr>
      </w:pPr>
      <w:r w:rsidRPr="00903DBA">
        <w:rPr>
          <w:highlight w:val="white"/>
        </w:rPr>
        <w:lastRenderedPageBreak/>
        <w:t xml:space="preserve">      MiddleCodeGenerator.FunctionHeader(null, $1);</w:t>
      </w:r>
    </w:p>
    <w:p w14:paraId="1E58E5C3" w14:textId="77777777" w:rsidR="005642E5" w:rsidRPr="00903DBA" w:rsidRDefault="005642E5" w:rsidP="005642E5">
      <w:pPr>
        <w:pStyle w:val="Code"/>
        <w:rPr>
          <w:highlight w:val="white"/>
        </w:rPr>
      </w:pPr>
      <w:r w:rsidRPr="00903DBA">
        <w:rPr>
          <w:highlight w:val="white"/>
        </w:rPr>
        <w:t xml:space="preserve">    }</w:t>
      </w:r>
    </w:p>
    <w:p w14:paraId="53732F73" w14:textId="77777777" w:rsidR="005642E5" w:rsidRPr="00903DBA" w:rsidRDefault="005642E5" w:rsidP="005642E5">
      <w:pPr>
        <w:pStyle w:val="Code"/>
        <w:rPr>
          <w:highlight w:val="white"/>
        </w:rPr>
      </w:pPr>
      <w:r w:rsidRPr="00903DBA">
        <w:rPr>
          <w:highlight w:val="white"/>
        </w:rPr>
        <w:t xml:space="preserve">    optional_declaration_list {</w:t>
      </w:r>
    </w:p>
    <w:p w14:paraId="04F01ECE" w14:textId="1CAF763B"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0ADA7804" w14:textId="77777777" w:rsidR="005642E5" w:rsidRPr="00903DBA" w:rsidRDefault="005642E5" w:rsidP="005642E5">
      <w:pPr>
        <w:pStyle w:val="Code"/>
        <w:rPr>
          <w:highlight w:val="white"/>
        </w:rPr>
      </w:pPr>
      <w:r w:rsidRPr="00903DBA">
        <w:rPr>
          <w:highlight w:val="white"/>
        </w:rPr>
        <w:t xml:space="preserve">    }</w:t>
      </w:r>
    </w:p>
    <w:p w14:paraId="42A528E6" w14:textId="77777777" w:rsidR="00C61039" w:rsidRPr="00903DBA" w:rsidRDefault="00C61039" w:rsidP="00C61039">
      <w:pPr>
        <w:pStyle w:val="Code"/>
        <w:rPr>
          <w:highlight w:val="white"/>
        </w:rPr>
      </w:pPr>
      <w:r w:rsidRPr="00903DBA">
        <w:rPr>
          <w:highlight w:val="white"/>
        </w:rPr>
        <w:t xml:space="preserve">    LEFT_BLOCK optional_declaration_list optional_statement_list RIGHT_BLOCK {</w:t>
      </w:r>
    </w:p>
    <w:p w14:paraId="551EC563" w14:textId="77777777" w:rsidR="00C61039" w:rsidRPr="00903DBA" w:rsidRDefault="00C61039" w:rsidP="00C61039">
      <w:pPr>
        <w:pStyle w:val="Code"/>
        <w:rPr>
          <w:highlight w:val="white"/>
        </w:rPr>
      </w:pPr>
      <w:r w:rsidRPr="00903DBA">
        <w:rPr>
          <w:highlight w:val="white"/>
        </w:rPr>
        <w:t xml:space="preserve">      $7.CodeList.InsertRange(0, $6);</w:t>
      </w:r>
    </w:p>
    <w:p w14:paraId="18874BE5" w14:textId="77777777" w:rsidR="00C61039" w:rsidRPr="00903DBA" w:rsidRDefault="00C61039" w:rsidP="00C61039">
      <w:pPr>
        <w:pStyle w:val="Code"/>
        <w:rPr>
          <w:highlight w:val="white"/>
        </w:rPr>
      </w:pPr>
      <w:r w:rsidRPr="00903DBA">
        <w:rPr>
          <w:highlight w:val="white"/>
        </w:rPr>
        <w:t xml:space="preserve">      MiddleCodeGenerator.BackpatchGoto();</w:t>
      </w:r>
    </w:p>
    <w:p w14:paraId="19775D5F" w14:textId="77777777" w:rsidR="00C61039" w:rsidRPr="00903DBA" w:rsidRDefault="00C61039" w:rsidP="00C61039">
      <w:pPr>
        <w:pStyle w:val="Code"/>
        <w:rPr>
          <w:highlight w:val="white"/>
        </w:rPr>
      </w:pPr>
      <w:r w:rsidRPr="00903DBA">
        <w:rPr>
          <w:highlight w:val="white"/>
        </w:rPr>
        <w:t xml:space="preserve">      MiddleCodeGenerator.FunctionEnd($7);</w:t>
      </w:r>
    </w:p>
    <w:p w14:paraId="1345BC70" w14:textId="77777777" w:rsidR="00C61039" w:rsidRPr="00903DBA" w:rsidRDefault="00C61039" w:rsidP="00C61039">
      <w:pPr>
        <w:pStyle w:val="Code"/>
        <w:rPr>
          <w:highlight w:val="white"/>
        </w:rPr>
      </w:pPr>
      <w:r w:rsidRPr="00903DBA">
        <w:rPr>
          <w:highlight w:val="white"/>
        </w:rPr>
        <w:t xml:space="preserve">    };</w:t>
      </w:r>
    </w:p>
    <w:p w14:paraId="53CAC5B9" w14:textId="77777777" w:rsidR="002B7454" w:rsidRPr="00903DBA" w:rsidRDefault="002B7454" w:rsidP="00C61039">
      <w:pPr>
        <w:pStyle w:val="Code"/>
        <w:rPr>
          <w:highlight w:val="white"/>
        </w:rPr>
      </w:pPr>
    </w:p>
    <w:p w14:paraId="1D82B03D" w14:textId="77777777" w:rsidR="009B6F20" w:rsidRPr="00903DBA" w:rsidRDefault="009B6F20" w:rsidP="009B6F20">
      <w:pPr>
        <w:pStyle w:val="Code"/>
        <w:rPr>
          <w:highlight w:val="white"/>
        </w:rPr>
      </w:pPr>
      <w:r w:rsidRPr="00903DBA">
        <w:rPr>
          <w:highlight w:val="white"/>
        </w:rPr>
        <w:t>optional_declaration_list:</w:t>
      </w:r>
    </w:p>
    <w:p w14:paraId="39AFC58A" w14:textId="0B229FBD" w:rsidR="009B6F20" w:rsidRPr="00903DBA" w:rsidRDefault="009B6F20" w:rsidP="009B6F20">
      <w:pPr>
        <w:pStyle w:val="Code"/>
        <w:rPr>
          <w:highlight w:val="white"/>
        </w:rPr>
      </w:pPr>
      <w:r w:rsidRPr="00903DBA">
        <w:rPr>
          <w:highlight w:val="white"/>
        </w:rPr>
        <w:t xml:space="preserve">    /* Empty */      { $$ = new List&lt;MiddleCode&gt;(); } </w:t>
      </w:r>
    </w:p>
    <w:p w14:paraId="273A0D82" w14:textId="77777777" w:rsidR="009B6F20" w:rsidRPr="00903DBA" w:rsidRDefault="009B6F20" w:rsidP="009B6F20">
      <w:pPr>
        <w:pStyle w:val="Code"/>
        <w:rPr>
          <w:highlight w:val="white"/>
        </w:rPr>
      </w:pPr>
      <w:r w:rsidRPr="00903DBA">
        <w:rPr>
          <w:highlight w:val="white"/>
        </w:rPr>
        <w:t xml:space="preserve">  | declaration_list { $$ = $1; };</w:t>
      </w:r>
    </w:p>
    <w:p w14:paraId="428D300B" w14:textId="1DA2C66D" w:rsidR="004A4436" w:rsidRPr="00903DBA" w:rsidRDefault="001D3CF6" w:rsidP="004A4436">
      <w:pPr>
        <w:pStyle w:val="Rubrik3"/>
        <w:rPr>
          <w:highlight w:val="white"/>
        </w:rPr>
      </w:pPr>
      <w:bookmarkStart w:id="38" w:name="_Toc57655990"/>
      <w:bookmarkStart w:id="39" w:name="_Hlk57712948"/>
      <w:r w:rsidRPr="00903DBA">
        <w:rPr>
          <w:highlight w:val="white"/>
        </w:rPr>
        <w:t>Specifier</w:t>
      </w:r>
      <w:r w:rsidR="0095481A" w:rsidRPr="00903DBA">
        <w:rPr>
          <w:highlight w:val="white"/>
        </w:rPr>
        <w:t xml:space="preserve"> List</w:t>
      </w:r>
      <w:bookmarkEnd w:id="38"/>
    </w:p>
    <w:bookmarkEnd w:id="39"/>
    <w:p w14:paraId="3A092361" w14:textId="7A41D10F" w:rsidR="00753E01" w:rsidRPr="00903DBA" w:rsidRDefault="00753E01" w:rsidP="001D4FEE">
      <w:pPr>
        <w:rPr>
          <w:highlight w:val="white"/>
        </w:rPr>
      </w:pPr>
      <w:r w:rsidRPr="00903DBA">
        <w:rPr>
          <w:highlight w:val="white"/>
        </w:rPr>
        <w:t>A declaration is mad</w:t>
      </w:r>
      <w:r w:rsidR="007301A2" w:rsidRPr="00903DBA">
        <w:rPr>
          <w:highlight w:val="white"/>
        </w:rPr>
        <w:t>e</w:t>
      </w:r>
      <w:r w:rsidRPr="00903DBA">
        <w:rPr>
          <w:highlight w:val="white"/>
        </w:rPr>
        <w:t xml:space="preserve"> </w:t>
      </w:r>
      <w:r w:rsidR="0049547A" w:rsidRPr="00903DBA">
        <w:rPr>
          <w:highlight w:val="white"/>
        </w:rPr>
        <w:t xml:space="preserve">up </w:t>
      </w:r>
      <w:r w:rsidRPr="00903DBA">
        <w:rPr>
          <w:highlight w:val="white"/>
        </w:rPr>
        <w:t xml:space="preserve">by </w:t>
      </w:r>
      <w:r w:rsidR="00F51C09" w:rsidRPr="00903DBA">
        <w:rPr>
          <w:highlight w:val="white"/>
        </w:rPr>
        <w:t>a declaration specifier list</w:t>
      </w:r>
      <w:r w:rsidR="00CB7BB2">
        <w:rPr>
          <w:highlight w:val="white"/>
        </w:rPr>
        <w:t xml:space="preserve"> followed by </w:t>
      </w:r>
      <w:r w:rsidR="00F51C09" w:rsidRPr="00903DBA">
        <w:rPr>
          <w:highlight w:val="white"/>
        </w:rPr>
        <w:t xml:space="preserve">an optional </w:t>
      </w:r>
      <w:r w:rsidR="001D4FEE" w:rsidRPr="00903DBA">
        <w:rPr>
          <w:highlight w:val="white"/>
        </w:rPr>
        <w:t>declarator</w:t>
      </w:r>
      <w:r w:rsidR="00F51C09" w:rsidRPr="00903DBA">
        <w:rPr>
          <w:highlight w:val="white"/>
        </w:rPr>
        <w:t xml:space="preserve"> list, and a semicolon.</w:t>
      </w:r>
      <w:r w:rsidR="00B51246" w:rsidRPr="00903DBA">
        <w:rPr>
          <w:highlight w:val="white"/>
        </w:rPr>
        <w:t xml:space="preserve"> For instance, in the following </w:t>
      </w:r>
      <w:r w:rsidR="00E6258A" w:rsidRPr="00903DBA">
        <w:rPr>
          <w:highlight w:val="white"/>
        </w:rPr>
        <w:t>declaration</w:t>
      </w:r>
      <w:r w:rsidR="000207E8" w:rsidRPr="00903DBA">
        <w:rPr>
          <w:highlight w:val="white"/>
        </w:rPr>
        <w:t xml:space="preserve">, </w:t>
      </w:r>
      <w:r w:rsidR="00B51246" w:rsidRPr="00903DBA">
        <w:rPr>
          <w:rStyle w:val="KeyWord0"/>
          <w:highlight w:val="white"/>
        </w:rPr>
        <w:t>static long int</w:t>
      </w:r>
      <w:r w:rsidR="00B51246" w:rsidRPr="00903DBA">
        <w:rPr>
          <w:highlight w:val="white"/>
        </w:rPr>
        <w:t xml:space="preserve"> </w:t>
      </w:r>
      <w:r w:rsidR="000207E8" w:rsidRPr="00903DBA">
        <w:rPr>
          <w:highlight w:val="white"/>
        </w:rPr>
        <w:t xml:space="preserve">is </w:t>
      </w:r>
      <w:r w:rsidR="00B51246" w:rsidRPr="00903DBA">
        <w:rPr>
          <w:highlight w:val="white"/>
        </w:rPr>
        <w:t xml:space="preserve">the specifier list while </w:t>
      </w:r>
      <w:r w:rsidR="00B51246" w:rsidRPr="00903DBA">
        <w:rPr>
          <w:rStyle w:val="KeyWord0"/>
          <w:highlight w:val="white"/>
        </w:rPr>
        <w:t>*p</w:t>
      </w:r>
      <w:r w:rsidR="00B51246" w:rsidRPr="00903DBA">
        <w:rPr>
          <w:highlight w:val="white"/>
        </w:rPr>
        <w:t xml:space="preserve">, and </w:t>
      </w:r>
      <w:r w:rsidR="00B51246" w:rsidRPr="00903DBA">
        <w:rPr>
          <w:rStyle w:val="KeyWord0"/>
          <w:highlight w:val="white"/>
        </w:rPr>
        <w:t>a[3]</w:t>
      </w:r>
      <w:r w:rsidR="00B51246" w:rsidRPr="00903DBA">
        <w:rPr>
          <w:highlight w:val="white"/>
        </w:rPr>
        <w:t xml:space="preserve"> are </w:t>
      </w:r>
      <w:r w:rsidR="00AB7DF5" w:rsidRPr="00903DBA">
        <w:rPr>
          <w:highlight w:val="white"/>
        </w:rPr>
        <w:t>declarator</w:t>
      </w:r>
      <w:r w:rsidR="007B5859" w:rsidRPr="00903DBA">
        <w:rPr>
          <w:highlight w:val="white"/>
        </w:rPr>
        <w:t>s</w:t>
      </w:r>
      <w:r w:rsidR="00B51246" w:rsidRPr="00903DBA">
        <w:rPr>
          <w:highlight w:val="white"/>
        </w:rPr>
        <w:t>.</w:t>
      </w:r>
    </w:p>
    <w:p w14:paraId="55CC9D60" w14:textId="5A7B57B4" w:rsidR="00B51246" w:rsidRPr="00903DBA" w:rsidRDefault="00B51246" w:rsidP="00B51246">
      <w:pPr>
        <w:pStyle w:val="Code"/>
        <w:rPr>
          <w:highlight w:val="white"/>
        </w:rPr>
      </w:pPr>
      <w:r w:rsidRPr="00903DBA">
        <w:rPr>
          <w:highlight w:val="white"/>
        </w:rPr>
        <w:t>static long int *p, a[3];</w:t>
      </w:r>
    </w:p>
    <w:p w14:paraId="48E06EFB" w14:textId="5C8A28EA" w:rsidR="00833621" w:rsidRPr="00903DBA" w:rsidRDefault="00833621" w:rsidP="001D4FEE">
      <w:pPr>
        <w:rPr>
          <w:highlight w:val="white"/>
        </w:rPr>
      </w:pPr>
      <w:r w:rsidRPr="00903DBA">
        <w:rPr>
          <w:highlight w:val="white"/>
        </w:rPr>
        <w:t xml:space="preserve">There is possible to define a declaration without a </w:t>
      </w:r>
      <w:r w:rsidR="001D4FEE" w:rsidRPr="00903DBA">
        <w:rPr>
          <w:highlight w:val="white"/>
        </w:rPr>
        <w:t>declarator</w:t>
      </w:r>
      <w:r w:rsidRPr="00903DBA">
        <w:rPr>
          <w:highlight w:val="white"/>
        </w:rPr>
        <w:t xml:space="preserve"> list. This feature is useful when declare a name</w:t>
      </w:r>
      <w:r w:rsidR="00394D18" w:rsidRPr="00903DBA">
        <w:rPr>
          <w:highlight w:val="white"/>
        </w:rPr>
        <w:t>d</w:t>
      </w:r>
      <w:r w:rsidRPr="00903DBA">
        <w:rPr>
          <w:highlight w:val="white"/>
        </w:rPr>
        <w:t xml:space="preserve"> struct or union:</w:t>
      </w:r>
    </w:p>
    <w:p w14:paraId="4A98BCD6" w14:textId="473B8752" w:rsidR="00833621" w:rsidRPr="00903DBA" w:rsidRDefault="00833621" w:rsidP="00833621">
      <w:pPr>
        <w:pStyle w:val="Code"/>
        <w:rPr>
          <w:highlight w:val="white"/>
        </w:rPr>
      </w:pPr>
      <w:r w:rsidRPr="00903DBA">
        <w:rPr>
          <w:highlight w:val="white"/>
        </w:rPr>
        <w:t>struct _s {int i};</w:t>
      </w:r>
    </w:p>
    <w:p w14:paraId="51C341CF" w14:textId="02D39D0C" w:rsidR="00833621" w:rsidRPr="00903DBA" w:rsidRDefault="00833621" w:rsidP="00833621">
      <w:pPr>
        <w:rPr>
          <w:highlight w:val="white"/>
        </w:rPr>
      </w:pPr>
      <w:r w:rsidRPr="00903DBA">
        <w:rPr>
          <w:highlight w:val="white"/>
        </w:rPr>
        <w:t>However, this feature makes it also possible to declare unnamed specifier</w:t>
      </w:r>
      <w:r w:rsidR="00D85920" w:rsidRPr="00903DBA">
        <w:rPr>
          <w:highlight w:val="white"/>
        </w:rPr>
        <w:t xml:space="preserve"> lists. The following</w:t>
      </w:r>
      <w:r w:rsidR="0031270E" w:rsidRPr="00903DBA">
        <w:rPr>
          <w:highlight w:val="white"/>
        </w:rPr>
        <w:t xml:space="preserve"> declaration are</w:t>
      </w:r>
      <w:r w:rsidR="00D85920" w:rsidRPr="00903DBA">
        <w:rPr>
          <w:highlight w:val="white"/>
        </w:rPr>
        <w:t xml:space="preserve"> </w:t>
      </w:r>
      <w:r w:rsidR="0031270E" w:rsidRPr="00903DBA">
        <w:rPr>
          <w:highlight w:val="white"/>
        </w:rPr>
        <w:t xml:space="preserve">syntactically correct but without </w:t>
      </w:r>
      <w:r w:rsidR="00D741C1" w:rsidRPr="00903DBA">
        <w:rPr>
          <w:highlight w:val="white"/>
        </w:rPr>
        <w:t>meaning</w:t>
      </w:r>
      <w:r w:rsidR="00CB29B2" w:rsidRPr="00903DBA">
        <w:rPr>
          <w:highlight w:val="white"/>
        </w:rPr>
        <w:t xml:space="preserve">, they will </w:t>
      </w:r>
      <w:r w:rsidR="003F664D" w:rsidRPr="00903DBA">
        <w:rPr>
          <w:highlight w:val="white"/>
        </w:rPr>
        <w:t>result in no generated code.</w:t>
      </w:r>
    </w:p>
    <w:p w14:paraId="62C5FD42" w14:textId="3DEFE08C" w:rsidR="0031270E" w:rsidRPr="00903DBA" w:rsidRDefault="0031270E" w:rsidP="0031270E">
      <w:pPr>
        <w:pStyle w:val="Code"/>
        <w:rPr>
          <w:highlight w:val="white"/>
        </w:rPr>
      </w:pPr>
      <w:r w:rsidRPr="00903DBA">
        <w:rPr>
          <w:highlight w:val="white"/>
        </w:rPr>
        <w:t>unsigned short int;</w:t>
      </w:r>
    </w:p>
    <w:p w14:paraId="6FCD1E92" w14:textId="6403C10A" w:rsidR="0031270E" w:rsidRPr="00903DBA" w:rsidRDefault="0031270E" w:rsidP="0031270E">
      <w:pPr>
        <w:pStyle w:val="Code"/>
        <w:rPr>
          <w:highlight w:val="white"/>
        </w:rPr>
      </w:pPr>
      <w:r w:rsidRPr="00903DBA">
        <w:rPr>
          <w:highlight w:val="white"/>
        </w:rPr>
        <w:t>un</w:t>
      </w:r>
      <w:r w:rsidR="009C6AA8" w:rsidRPr="00903DBA">
        <w:rPr>
          <w:highlight w:val="white"/>
        </w:rPr>
        <w:t>ion {short s;}</w:t>
      </w:r>
    </w:p>
    <w:p w14:paraId="3D8607DB" w14:textId="75A861D8" w:rsidR="009C6AA8" w:rsidRPr="00903DBA" w:rsidRDefault="009C6AA8" w:rsidP="009C6AA8">
      <w:pPr>
        <w:rPr>
          <w:highlight w:val="white"/>
        </w:rPr>
      </w:pPr>
      <w:r w:rsidRPr="00903DBA">
        <w:rPr>
          <w:highlight w:val="white"/>
        </w:rPr>
        <w:t>However, the following declaration has meaning since the enumeration values can be used.</w:t>
      </w:r>
    </w:p>
    <w:p w14:paraId="22845876" w14:textId="340CB286" w:rsidR="009C6AA8" w:rsidRPr="00903DBA" w:rsidRDefault="009C6AA8" w:rsidP="009C6AA8">
      <w:pPr>
        <w:pStyle w:val="Code"/>
        <w:rPr>
          <w:highlight w:val="white"/>
        </w:rPr>
      </w:pPr>
      <w:r w:rsidRPr="00903DBA">
        <w:rPr>
          <w:highlight w:val="white"/>
        </w:rPr>
        <w:t>enum {ZERO = 0, ONE = 1, TEN = 10};</w:t>
      </w:r>
    </w:p>
    <w:p w14:paraId="3B781FF8" w14:textId="4BCD8BEF" w:rsidR="00E47475" w:rsidRPr="00903DBA" w:rsidRDefault="00753E01" w:rsidP="00753E01">
      <w:pPr>
        <w:pStyle w:val="CodeHeader"/>
        <w:rPr>
          <w:highlight w:val="white"/>
        </w:rPr>
      </w:pPr>
      <w:r w:rsidRPr="00903DBA">
        <w:rPr>
          <w:highlight w:val="white"/>
        </w:rPr>
        <w:t>MainParser.gppg</w:t>
      </w:r>
    </w:p>
    <w:p w14:paraId="0BF876EE" w14:textId="77777777" w:rsidR="00753E01" w:rsidRPr="00903DBA" w:rsidRDefault="00753E01" w:rsidP="00753E01">
      <w:pPr>
        <w:pStyle w:val="Code"/>
        <w:rPr>
          <w:highlight w:val="white"/>
        </w:rPr>
      </w:pPr>
      <w:r w:rsidRPr="00903DBA">
        <w:rPr>
          <w:highlight w:val="white"/>
        </w:rPr>
        <w:t>declaration:</w:t>
      </w:r>
    </w:p>
    <w:p w14:paraId="55F734F8" w14:textId="77777777" w:rsidR="00753E01" w:rsidRPr="00903DBA" w:rsidRDefault="00753E01" w:rsidP="00753E01">
      <w:pPr>
        <w:pStyle w:val="Code"/>
        <w:rPr>
          <w:highlight w:val="white"/>
        </w:rPr>
      </w:pPr>
      <w:r w:rsidRPr="00903DBA">
        <w:rPr>
          <w:highlight w:val="white"/>
        </w:rPr>
        <w:t xml:space="preserve">    declaration_specifier_list SEMICOLON {</w:t>
      </w:r>
    </w:p>
    <w:p w14:paraId="07B7E3E4" w14:textId="7A6C0D00"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34AE547B" w14:textId="77777777" w:rsidR="00753E01" w:rsidRPr="00903DBA" w:rsidRDefault="00753E01" w:rsidP="00753E01">
      <w:pPr>
        <w:pStyle w:val="Code"/>
        <w:rPr>
          <w:highlight w:val="white"/>
        </w:rPr>
      </w:pPr>
      <w:r w:rsidRPr="00903DBA">
        <w:rPr>
          <w:highlight w:val="white"/>
        </w:rPr>
        <w:t xml:space="preserve">      $$ = new List&lt;MiddleCode&gt;();</w:t>
      </w:r>
    </w:p>
    <w:p w14:paraId="1EEBC46F" w14:textId="77777777" w:rsidR="00753E01" w:rsidRPr="00903DBA" w:rsidRDefault="00753E01" w:rsidP="00753E01">
      <w:pPr>
        <w:pStyle w:val="Code"/>
        <w:rPr>
          <w:highlight w:val="white"/>
        </w:rPr>
      </w:pPr>
      <w:r w:rsidRPr="00903DBA">
        <w:rPr>
          <w:highlight w:val="white"/>
        </w:rPr>
        <w:t xml:space="preserve">    }</w:t>
      </w:r>
    </w:p>
    <w:p w14:paraId="55DB9051" w14:textId="7687C1A0" w:rsidR="00753E01" w:rsidRPr="00903DBA" w:rsidRDefault="00753E01" w:rsidP="00753E01">
      <w:pPr>
        <w:pStyle w:val="Code"/>
        <w:rPr>
          <w:highlight w:val="white"/>
        </w:rPr>
      </w:pPr>
      <w:r w:rsidRPr="00903DBA">
        <w:rPr>
          <w:highlight w:val="white"/>
        </w:rPr>
        <w:t xml:space="preserve">  | declaration_specifier_list_x </w:t>
      </w:r>
      <w:r w:rsidR="00B473E1" w:rsidRPr="00903DBA">
        <w:rPr>
          <w:highlight w:val="white"/>
        </w:rPr>
        <w:t>declarator_list</w:t>
      </w:r>
      <w:r w:rsidRPr="00903DBA">
        <w:rPr>
          <w:highlight w:val="white"/>
        </w:rPr>
        <w:t xml:space="preserve"> SEMICOLON {</w:t>
      </w:r>
    </w:p>
    <w:p w14:paraId="633C63E4" w14:textId="74D24AE9"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.Pop();</w:t>
      </w:r>
    </w:p>
    <w:p w14:paraId="1ED11452" w14:textId="77777777" w:rsidR="00753E01" w:rsidRPr="00903DBA" w:rsidRDefault="00753E01" w:rsidP="00753E01">
      <w:pPr>
        <w:pStyle w:val="Code"/>
        <w:rPr>
          <w:highlight w:val="white"/>
        </w:rPr>
      </w:pPr>
      <w:r w:rsidRPr="00903DBA">
        <w:rPr>
          <w:highlight w:val="white"/>
        </w:rPr>
        <w:t xml:space="preserve">      $$ = $2;</w:t>
      </w:r>
    </w:p>
    <w:p w14:paraId="5605563E" w14:textId="77777777" w:rsidR="00753E01" w:rsidRPr="00903DBA" w:rsidRDefault="00753E01" w:rsidP="00753E01">
      <w:pPr>
        <w:pStyle w:val="Code"/>
        <w:rPr>
          <w:highlight w:val="white"/>
        </w:rPr>
      </w:pPr>
      <w:r w:rsidRPr="00903DBA">
        <w:rPr>
          <w:highlight w:val="white"/>
        </w:rPr>
        <w:t xml:space="preserve">    };</w:t>
      </w:r>
    </w:p>
    <w:p w14:paraId="25CA7B2A" w14:textId="77777777" w:rsidR="00753E01" w:rsidRPr="00903DBA" w:rsidRDefault="00753E01" w:rsidP="00753E01">
      <w:pPr>
        <w:pStyle w:val="Code"/>
        <w:rPr>
          <w:highlight w:val="white"/>
        </w:rPr>
      </w:pPr>
    </w:p>
    <w:p w14:paraId="63E3D0A6" w14:textId="77777777" w:rsidR="00753E01" w:rsidRPr="00903DBA" w:rsidRDefault="00753E01" w:rsidP="00753E01">
      <w:pPr>
        <w:pStyle w:val="Code"/>
        <w:rPr>
          <w:highlight w:val="white"/>
        </w:rPr>
      </w:pPr>
      <w:r w:rsidRPr="00903DBA">
        <w:rPr>
          <w:highlight w:val="white"/>
        </w:rPr>
        <w:t>optional_declaration_specifier_list_x:</w:t>
      </w:r>
    </w:p>
    <w:p w14:paraId="35C85AB4" w14:textId="77777777" w:rsidR="00753E01" w:rsidRPr="00903DBA" w:rsidRDefault="00753E01" w:rsidP="00753E01">
      <w:pPr>
        <w:pStyle w:val="Code"/>
        <w:rPr>
          <w:highlight w:val="white"/>
        </w:rPr>
      </w:pPr>
      <w:r w:rsidRPr="00903DBA">
        <w:rPr>
          <w:highlight w:val="white"/>
        </w:rPr>
        <w:t xml:space="preserve">    /* empty */</w:t>
      </w:r>
    </w:p>
    <w:p w14:paraId="624C8288" w14:textId="77777777" w:rsidR="00753E01" w:rsidRPr="00903DBA" w:rsidRDefault="00753E01" w:rsidP="00753E01">
      <w:pPr>
        <w:pStyle w:val="Code"/>
        <w:rPr>
          <w:highlight w:val="white"/>
        </w:rPr>
      </w:pPr>
      <w:r w:rsidRPr="00903DBA">
        <w:rPr>
          <w:highlight w:val="white"/>
        </w:rPr>
        <w:t xml:space="preserve">  | declaration_specifier_list_x;</w:t>
      </w:r>
    </w:p>
    <w:p w14:paraId="2C387EC3" w14:textId="1E23CCD1" w:rsidR="00753E01" w:rsidRPr="00903DBA" w:rsidRDefault="00931531" w:rsidP="00931531">
      <w:pPr>
        <w:rPr>
          <w:highlight w:val="white"/>
        </w:rPr>
      </w:pPr>
      <w:r>
        <w:rPr>
          <w:highlight w:val="white"/>
        </w:rPr>
        <w:t xml:space="preserve">Due to parser-specific limitations we </w:t>
      </w:r>
      <w:r w:rsidR="00E46EC7">
        <w:rPr>
          <w:highlight w:val="white"/>
        </w:rPr>
        <w:t>add an extra rule for the specifier list and push the list at specifier list stack.</w:t>
      </w:r>
      <w:r w:rsidR="00E57822">
        <w:rPr>
          <w:highlight w:val="white"/>
        </w:rPr>
        <w:t xml:space="preserve"> The stack is inspected for each of the following declarator</w:t>
      </w:r>
      <w:r w:rsidR="00C75AFC">
        <w:rPr>
          <w:highlight w:val="white"/>
        </w:rPr>
        <w:t>. It is necessary to decide the type completely in case of initialization of the declarator.</w:t>
      </w:r>
    </w:p>
    <w:p w14:paraId="0E63D323" w14:textId="77777777" w:rsidR="00753E01" w:rsidRPr="00903DBA" w:rsidRDefault="00753E01" w:rsidP="00753E01">
      <w:pPr>
        <w:pStyle w:val="Code"/>
        <w:rPr>
          <w:highlight w:val="white"/>
        </w:rPr>
      </w:pPr>
      <w:r w:rsidRPr="00903DBA">
        <w:rPr>
          <w:highlight w:val="white"/>
        </w:rPr>
        <w:t>declaration_specifier_list_x:</w:t>
      </w:r>
    </w:p>
    <w:p w14:paraId="26A7A674" w14:textId="77777777" w:rsidR="00753E01" w:rsidRPr="00903DBA" w:rsidRDefault="00753E01" w:rsidP="00753E01">
      <w:pPr>
        <w:pStyle w:val="Code"/>
        <w:rPr>
          <w:highlight w:val="white"/>
        </w:rPr>
      </w:pPr>
      <w:r w:rsidRPr="00903DBA">
        <w:rPr>
          <w:highlight w:val="white"/>
        </w:rPr>
        <w:t xml:space="preserve">  declaration_specifier_list {</w:t>
      </w:r>
    </w:p>
    <w:p w14:paraId="08A98796" w14:textId="45AB2E33" w:rsidR="00753E01" w:rsidRPr="00903DBA" w:rsidRDefault="00753E01" w:rsidP="00753E01">
      <w:pPr>
        <w:pStyle w:val="Code"/>
        <w:rPr>
          <w:highlight w:val="white"/>
        </w:rPr>
      </w:pPr>
      <w:r w:rsidRPr="00903DBA">
        <w:rPr>
          <w:highlight w:val="white"/>
        </w:rPr>
        <w:lastRenderedPageBreak/>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6AC337FE" w14:textId="77777777" w:rsidR="00753E01" w:rsidRPr="00903DBA" w:rsidRDefault="00753E01" w:rsidP="00753E01">
      <w:pPr>
        <w:pStyle w:val="Code"/>
        <w:rPr>
          <w:highlight w:val="white"/>
        </w:rPr>
      </w:pPr>
      <w:r w:rsidRPr="00903DBA">
        <w:rPr>
          <w:highlight w:val="white"/>
        </w:rPr>
        <w:t xml:space="preserve">  };</w:t>
      </w:r>
    </w:p>
    <w:p w14:paraId="5E47F572" w14:textId="030817D9" w:rsidR="00753E01" w:rsidRPr="00903DBA" w:rsidRDefault="008C24FE" w:rsidP="003A16BC">
      <w:pPr>
        <w:rPr>
          <w:highlight w:val="white"/>
        </w:rPr>
      </w:pPr>
      <w:r w:rsidRPr="00903DBA">
        <w:rPr>
          <w:highlight w:val="white"/>
        </w:rPr>
        <w:t xml:space="preserve">A declaration specifier list is made up by one or </w:t>
      </w:r>
      <w:r w:rsidR="00914264" w:rsidRPr="00903DBA">
        <w:rPr>
          <w:highlight w:val="white"/>
        </w:rPr>
        <w:t xml:space="preserve">more </w:t>
      </w:r>
      <w:r w:rsidR="00C73BF4" w:rsidRPr="00903DBA">
        <w:rPr>
          <w:highlight w:val="white"/>
        </w:rPr>
        <w:t>declaration specifiers</w:t>
      </w:r>
      <w:r w:rsidR="0017524D" w:rsidRPr="00903DBA">
        <w:rPr>
          <w:highlight w:val="white"/>
        </w:rPr>
        <w:t>, which are stored in a list.</w:t>
      </w:r>
    </w:p>
    <w:p w14:paraId="099FFF05" w14:textId="77777777" w:rsidR="00753E01" w:rsidRPr="00903DBA" w:rsidRDefault="00753E01" w:rsidP="00753E01">
      <w:pPr>
        <w:pStyle w:val="Code"/>
        <w:rPr>
          <w:highlight w:val="white"/>
        </w:rPr>
      </w:pPr>
      <w:r w:rsidRPr="00903DBA">
        <w:rPr>
          <w:highlight w:val="white"/>
        </w:rPr>
        <w:t>declaration_specifier_list:</w:t>
      </w:r>
    </w:p>
    <w:p w14:paraId="5A0705CF" w14:textId="77777777" w:rsidR="00753E01" w:rsidRPr="00903DBA" w:rsidRDefault="00753E01" w:rsidP="00753E01">
      <w:pPr>
        <w:pStyle w:val="Code"/>
        <w:rPr>
          <w:highlight w:val="white"/>
        </w:rPr>
      </w:pPr>
      <w:r w:rsidRPr="00903DBA">
        <w:rPr>
          <w:highlight w:val="white"/>
        </w:rPr>
        <w:t xml:space="preserve">    declaration_specifier {</w:t>
      </w:r>
    </w:p>
    <w:p w14:paraId="74D6E859" w14:textId="77777777" w:rsidR="00E502E2" w:rsidRPr="00903DBA" w:rsidRDefault="00E502E2" w:rsidP="00E502E2">
      <w:pPr>
        <w:pStyle w:val="Code"/>
        <w:rPr>
          <w:highlight w:val="white"/>
        </w:rPr>
      </w:pPr>
      <w:r w:rsidRPr="00903DBA">
        <w:rPr>
          <w:highlight w:val="white"/>
        </w:rPr>
        <w:t xml:space="preserve">      $$ = new List&lt;object&gt;();</w:t>
      </w:r>
    </w:p>
    <w:p w14:paraId="739C983D" w14:textId="77777777" w:rsidR="00E502E2" w:rsidRPr="00903DBA" w:rsidRDefault="00E502E2" w:rsidP="00E502E2">
      <w:pPr>
        <w:pStyle w:val="Code"/>
        <w:rPr>
          <w:highlight w:val="white"/>
        </w:rPr>
      </w:pPr>
      <w:r w:rsidRPr="00903DBA">
        <w:rPr>
          <w:highlight w:val="white"/>
        </w:rPr>
        <w:t xml:space="preserve">      $$.Add($1);</w:t>
      </w:r>
    </w:p>
    <w:p w14:paraId="3EBC99C0" w14:textId="77777777" w:rsidR="00753E01" w:rsidRPr="00903DBA" w:rsidRDefault="00753E01" w:rsidP="00753E01">
      <w:pPr>
        <w:pStyle w:val="Code"/>
        <w:rPr>
          <w:highlight w:val="white"/>
        </w:rPr>
      </w:pPr>
      <w:r w:rsidRPr="00903DBA">
        <w:rPr>
          <w:highlight w:val="white"/>
        </w:rPr>
        <w:t xml:space="preserve">    }</w:t>
      </w:r>
    </w:p>
    <w:p w14:paraId="64632D05" w14:textId="77777777" w:rsidR="00753E01" w:rsidRPr="00903DBA" w:rsidRDefault="00753E01" w:rsidP="00E502E2">
      <w:pPr>
        <w:pStyle w:val="Code"/>
        <w:rPr>
          <w:highlight w:val="white"/>
        </w:rPr>
      </w:pPr>
      <w:r w:rsidRPr="00903DBA">
        <w:rPr>
          <w:highlight w:val="white"/>
        </w:rPr>
        <w:t xml:space="preserve">  | declaration_specifier declaration_specifier_list {</w:t>
      </w:r>
    </w:p>
    <w:p w14:paraId="3C44A045" w14:textId="77777777" w:rsidR="00E502E2" w:rsidRPr="00903DBA" w:rsidRDefault="00E502E2" w:rsidP="00E502E2">
      <w:pPr>
        <w:pStyle w:val="Code"/>
        <w:rPr>
          <w:highlight w:val="white"/>
        </w:rPr>
      </w:pPr>
      <w:r w:rsidRPr="00903DBA">
        <w:rPr>
          <w:highlight w:val="white"/>
        </w:rPr>
        <w:t xml:space="preserve">      $2.Add($1);</w:t>
      </w:r>
    </w:p>
    <w:p w14:paraId="2FC55939" w14:textId="77777777" w:rsidR="00E502E2" w:rsidRPr="00903DBA" w:rsidRDefault="00E502E2" w:rsidP="00E502E2">
      <w:pPr>
        <w:pStyle w:val="Code"/>
        <w:rPr>
          <w:highlight w:val="white"/>
        </w:rPr>
      </w:pPr>
      <w:r w:rsidRPr="00903DBA">
        <w:rPr>
          <w:highlight w:val="white"/>
        </w:rPr>
        <w:t xml:space="preserve">      $$ = $2;</w:t>
      </w:r>
    </w:p>
    <w:p w14:paraId="686606B4" w14:textId="77777777" w:rsidR="00753E01" w:rsidRPr="00903DBA" w:rsidRDefault="00753E01" w:rsidP="00E502E2">
      <w:pPr>
        <w:pStyle w:val="Code"/>
        <w:rPr>
          <w:highlight w:val="white"/>
        </w:rPr>
      </w:pPr>
      <w:r w:rsidRPr="00903DBA">
        <w:rPr>
          <w:highlight w:val="white"/>
        </w:rPr>
        <w:t xml:space="preserve">    };</w:t>
      </w:r>
    </w:p>
    <w:p w14:paraId="2D1C2366" w14:textId="05DD4587" w:rsidR="00753E01" w:rsidRPr="00903DBA" w:rsidRDefault="000B2D59" w:rsidP="000B2D59">
      <w:pPr>
        <w:rPr>
          <w:highlight w:val="white"/>
        </w:rPr>
      </w:pPr>
      <w:r w:rsidRPr="00903DBA">
        <w:rPr>
          <w:highlight w:val="white"/>
        </w:rPr>
        <w:t xml:space="preserve">There </w:t>
      </w:r>
      <w:r w:rsidR="00C54708" w:rsidRPr="00903DBA">
        <w:rPr>
          <w:highlight w:val="white"/>
        </w:rPr>
        <w:t xml:space="preserve">is </w:t>
      </w:r>
      <w:r w:rsidRPr="00903DBA">
        <w:rPr>
          <w:highlight w:val="white"/>
        </w:rPr>
        <w:t>a set of different kind of specifiers</w:t>
      </w:r>
      <w:r w:rsidR="000D572F" w:rsidRPr="00903DBA">
        <w:rPr>
          <w:highlight w:val="white"/>
        </w:rPr>
        <w:t xml:space="preserve">. The following specifiers return a value of the </w:t>
      </w:r>
      <w:r w:rsidR="000D572F" w:rsidRPr="00903DBA">
        <w:rPr>
          <w:rStyle w:val="KeyWord0"/>
          <w:highlight w:val="white"/>
        </w:rPr>
        <w:t>Mask</w:t>
      </w:r>
      <w:r w:rsidR="000D572F" w:rsidRPr="00903DBA">
        <w:rPr>
          <w:highlight w:val="white"/>
        </w:rPr>
        <w:t xml:space="preserve"> enumeration.</w:t>
      </w:r>
    </w:p>
    <w:p w14:paraId="1731F081" w14:textId="2D84C536" w:rsidR="000B2D59" w:rsidRPr="00903DBA" w:rsidRDefault="00F2259A" w:rsidP="00C005DB">
      <w:pPr>
        <w:pStyle w:val="Code"/>
        <w:rPr>
          <w:highlight w:val="white"/>
        </w:rPr>
      </w:pPr>
      <w:r w:rsidRPr="00903DBA">
        <w:rPr>
          <w:highlight w:val="white"/>
        </w:rPr>
        <w:t>Storage</w:t>
      </w:r>
      <w:r w:rsidR="004A28AC" w:rsidRPr="00903DBA">
        <w:rPr>
          <w:highlight w:val="white"/>
        </w:rPr>
        <w:t xml:space="preserve"> specifiers</w:t>
      </w:r>
      <w:r w:rsidRPr="00903DBA">
        <w:rPr>
          <w:highlight w:val="white"/>
        </w:rPr>
        <w:t xml:space="preserve">: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w:t>
      </w:r>
      <w:r w:rsidR="00F34553" w:rsidRPr="00903DBA">
        <w:rPr>
          <w:highlight w:val="white"/>
        </w:rPr>
        <w:t>or</w:t>
      </w:r>
      <w:r w:rsidRPr="00903DBA">
        <w:rPr>
          <w:highlight w:val="white"/>
        </w:rPr>
        <w:t xml:space="preserve"> </w:t>
      </w:r>
      <w:r w:rsidRPr="00903DBA">
        <w:rPr>
          <w:rStyle w:val="KeyWord0"/>
          <w:highlight w:val="white"/>
        </w:rPr>
        <w:t>typedef</w:t>
      </w:r>
    </w:p>
    <w:p w14:paraId="7417F37F" w14:textId="0D6795D0" w:rsidR="00933B61" w:rsidRPr="00903DBA" w:rsidRDefault="00A52369" w:rsidP="00477426">
      <w:pPr>
        <w:pStyle w:val="SourceCodeBoxText"/>
        <w:framePr w:wrap="around"/>
        <w:rPr>
          <w:highlight w:val="white"/>
        </w:rPr>
      </w:pPr>
      <w:r w:rsidRPr="00903DBA">
        <w:rPr>
          <w:highlight w:val="white"/>
        </w:rPr>
        <w:t xml:space="preserve">Type </w:t>
      </w:r>
      <w:r w:rsidR="004A28AC" w:rsidRPr="00903DBA">
        <w:rPr>
          <w:highlight w:val="white"/>
        </w:rPr>
        <w:t>qualifiers</w:t>
      </w:r>
      <w:r w:rsidR="00933B61" w:rsidRPr="00903DBA">
        <w:rPr>
          <w:highlight w:val="white"/>
        </w:rPr>
        <w:t xml:space="preserve">: </w:t>
      </w:r>
      <w:r w:rsidR="00933B61" w:rsidRPr="00903DBA">
        <w:rPr>
          <w:rStyle w:val="KeyWord0"/>
          <w:highlight w:val="white"/>
        </w:rPr>
        <w:t>constant</w:t>
      </w:r>
      <w:r w:rsidR="00933B61" w:rsidRPr="00903DBA">
        <w:rPr>
          <w:highlight w:val="white"/>
        </w:rPr>
        <w:t xml:space="preserve"> </w:t>
      </w:r>
      <w:r w:rsidR="00F34553" w:rsidRPr="00903DBA">
        <w:rPr>
          <w:highlight w:val="white"/>
        </w:rPr>
        <w:t>or</w:t>
      </w:r>
      <w:r w:rsidR="00933B61" w:rsidRPr="00903DBA">
        <w:rPr>
          <w:highlight w:val="white"/>
        </w:rPr>
        <w:t xml:space="preserve"> </w:t>
      </w:r>
      <w:r w:rsidR="00933B61" w:rsidRPr="00903DBA">
        <w:rPr>
          <w:rStyle w:val="KeyWord0"/>
          <w:highlight w:val="white"/>
        </w:rPr>
        <w:t>volatile</w:t>
      </w:r>
    </w:p>
    <w:p w14:paraId="7D1A3304" w14:textId="77777777" w:rsidR="00C005DB" w:rsidRDefault="00C005DB" w:rsidP="00C005DB">
      <w:pPr>
        <w:pStyle w:val="Code"/>
        <w:rPr>
          <w:highlight w:val="white"/>
        </w:rPr>
      </w:pPr>
    </w:p>
    <w:p w14:paraId="0FAFB9AE" w14:textId="77777777" w:rsidR="00C005DB" w:rsidRDefault="00C005DB" w:rsidP="00C005DB">
      <w:pPr>
        <w:pStyle w:val="Code"/>
        <w:rPr>
          <w:highlight w:val="white"/>
        </w:rPr>
      </w:pPr>
    </w:p>
    <w:p w14:paraId="742E88BE" w14:textId="71241111" w:rsidR="00AC1BD0" w:rsidRPr="00903DBA" w:rsidRDefault="00D3464E" w:rsidP="00C005DB">
      <w:pPr>
        <w:pStyle w:val="Code"/>
        <w:rPr>
          <w:rStyle w:val="KeyWord0"/>
          <w:b w:val="0"/>
          <w:noProof w:val="0"/>
          <w:highlight w:val="white"/>
        </w:rPr>
      </w:pPr>
      <w:r w:rsidRPr="00903DBA">
        <w:rPr>
          <w:highlight w:val="white"/>
        </w:rPr>
        <w:t xml:space="preserve">Type </w:t>
      </w:r>
      <w:r w:rsidR="00A52369" w:rsidRPr="00903DBA">
        <w:rPr>
          <w:highlight w:val="white"/>
        </w:rPr>
        <w:t xml:space="preserve">specifiers: </w:t>
      </w:r>
      <w:r w:rsidR="00A52369" w:rsidRPr="00903DBA">
        <w:rPr>
          <w:rStyle w:val="KeyWord0"/>
          <w:highlight w:val="white"/>
        </w:rPr>
        <w:t>void</w:t>
      </w:r>
      <w:r w:rsidR="00A52369" w:rsidRPr="00903DBA">
        <w:rPr>
          <w:highlight w:val="white"/>
        </w:rPr>
        <w:t xml:space="preserve">, </w:t>
      </w:r>
      <w:r w:rsidR="00A52369" w:rsidRPr="00903DBA">
        <w:rPr>
          <w:rStyle w:val="KeyWord0"/>
          <w:highlight w:val="white"/>
        </w:rPr>
        <w:t>char</w:t>
      </w:r>
      <w:r w:rsidR="00A52369" w:rsidRPr="00903DBA">
        <w:rPr>
          <w:highlight w:val="white"/>
        </w:rPr>
        <w:t xml:space="preserve">, </w:t>
      </w:r>
      <w:r w:rsidR="00A52369" w:rsidRPr="00903DBA">
        <w:rPr>
          <w:rStyle w:val="KeyWord0"/>
          <w:highlight w:val="white"/>
        </w:rPr>
        <w:t>short</w:t>
      </w:r>
      <w:r w:rsidR="00A52369" w:rsidRPr="00903DBA">
        <w:rPr>
          <w:highlight w:val="white"/>
        </w:rPr>
        <w:t xml:space="preserve">, </w:t>
      </w:r>
      <w:r w:rsidR="00A52369" w:rsidRPr="00903DBA">
        <w:rPr>
          <w:rStyle w:val="KeyWord0"/>
          <w:highlight w:val="white"/>
        </w:rPr>
        <w:t>int</w:t>
      </w:r>
      <w:r w:rsidR="00A52369" w:rsidRPr="00903DBA">
        <w:rPr>
          <w:highlight w:val="white"/>
        </w:rPr>
        <w:t xml:space="preserve">, </w:t>
      </w:r>
      <w:r w:rsidR="00A52369" w:rsidRPr="00903DBA">
        <w:rPr>
          <w:rStyle w:val="KeyWord0"/>
          <w:highlight w:val="white"/>
        </w:rPr>
        <w:t>long</w:t>
      </w:r>
      <w:r w:rsidR="00A52369" w:rsidRPr="00903DBA">
        <w:rPr>
          <w:highlight w:val="white"/>
        </w:rPr>
        <w:t xml:space="preserve">, </w:t>
      </w:r>
      <w:r w:rsidR="00A52369" w:rsidRPr="00903DBA">
        <w:rPr>
          <w:rStyle w:val="KeyWord0"/>
          <w:highlight w:val="white"/>
        </w:rPr>
        <w:t>float</w:t>
      </w:r>
      <w:r w:rsidR="00A52369" w:rsidRPr="00903DBA">
        <w:rPr>
          <w:highlight w:val="white"/>
        </w:rPr>
        <w:t xml:space="preserve">, </w:t>
      </w:r>
      <w:r w:rsidR="00A52369" w:rsidRPr="00903DBA">
        <w:rPr>
          <w:rStyle w:val="KeyWord0"/>
          <w:highlight w:val="white"/>
        </w:rPr>
        <w:t>double</w:t>
      </w:r>
      <w:r w:rsidR="00A52369" w:rsidRPr="00903DBA">
        <w:rPr>
          <w:highlight w:val="white"/>
        </w:rPr>
        <w:t xml:space="preserve">, </w:t>
      </w:r>
      <w:r w:rsidR="00A52369" w:rsidRPr="00903DBA">
        <w:rPr>
          <w:rStyle w:val="KeyWord0"/>
          <w:highlight w:val="white"/>
        </w:rPr>
        <w:t>signed</w:t>
      </w:r>
      <w:r w:rsidR="00A52369" w:rsidRPr="00903DBA">
        <w:rPr>
          <w:highlight w:val="white"/>
        </w:rPr>
        <w:t xml:space="preserve">, </w:t>
      </w:r>
      <w:r w:rsidR="005F592C" w:rsidRPr="00903DBA">
        <w:rPr>
          <w:highlight w:val="white"/>
        </w:rPr>
        <w:t xml:space="preserve">or </w:t>
      </w:r>
      <w:r w:rsidR="00A52369" w:rsidRPr="00903DBA">
        <w:rPr>
          <w:rStyle w:val="KeyWord0"/>
          <w:highlight w:val="white"/>
        </w:rPr>
        <w:t>unsigned</w:t>
      </w:r>
    </w:p>
    <w:p w14:paraId="59878D73" w14:textId="69FF76BE" w:rsidR="000D572F" w:rsidRPr="00903DBA" w:rsidRDefault="000D572F" w:rsidP="000D572F">
      <w:pPr>
        <w:rPr>
          <w:highlight w:val="white"/>
        </w:rPr>
      </w:pPr>
      <w:r w:rsidRPr="00903DBA">
        <w:rPr>
          <w:highlight w:val="white"/>
        </w:rPr>
        <w:t xml:space="preserve">The following specifiers return a reference to the </w:t>
      </w:r>
      <w:r w:rsidRPr="00903DBA">
        <w:rPr>
          <w:rStyle w:val="KeyWord0"/>
          <w:highlight w:val="white"/>
        </w:rPr>
        <w:t>Type</w:t>
      </w:r>
      <w:r w:rsidRPr="00903DBA">
        <w:rPr>
          <w:highlight w:val="white"/>
        </w:rPr>
        <w:t xml:space="preserve"> class.</w:t>
      </w:r>
      <w:r w:rsidR="00C005DB">
        <w:rPr>
          <w:highlight w:val="white"/>
        </w:rPr>
        <w:t xml:space="preserve"> Note that a specifier can be a struct, union, or enumeration declaration</w:t>
      </w:r>
      <w:r w:rsidR="002D5C01">
        <w:rPr>
          <w:highlight w:val="white"/>
        </w:rPr>
        <w:t>, or a typedef name as well as a keyword.</w:t>
      </w:r>
    </w:p>
    <w:p w14:paraId="236C568F" w14:textId="77777777" w:rsidR="00AC1BD0" w:rsidRPr="00903DBA" w:rsidRDefault="00AC1BD0" w:rsidP="00477426">
      <w:pPr>
        <w:pStyle w:val="SourceCodeBoxText"/>
        <w:framePr w:wrap="around"/>
        <w:rPr>
          <w:highlight w:val="white"/>
        </w:rPr>
      </w:pPr>
      <w:r w:rsidRPr="00903DBA">
        <w:rPr>
          <w:highlight w:val="white"/>
        </w:rPr>
        <w:t>S</w:t>
      </w:r>
      <w:r w:rsidR="002326EB" w:rsidRPr="00903DBA">
        <w:rPr>
          <w:highlight w:val="white"/>
        </w:rPr>
        <w:t>truct or union specifier</w:t>
      </w:r>
    </w:p>
    <w:p w14:paraId="0EF1126B" w14:textId="77777777" w:rsidR="00AC1BD0" w:rsidRPr="00903DBA" w:rsidRDefault="00AC1BD0" w:rsidP="00477426">
      <w:pPr>
        <w:pStyle w:val="SourceCodeBoxText"/>
        <w:framePr w:wrap="around"/>
        <w:rPr>
          <w:highlight w:val="white"/>
        </w:rPr>
      </w:pPr>
      <w:r w:rsidRPr="00903DBA">
        <w:rPr>
          <w:highlight w:val="white"/>
        </w:rPr>
        <w:t>E</w:t>
      </w:r>
      <w:r w:rsidR="002326EB" w:rsidRPr="00903DBA">
        <w:rPr>
          <w:highlight w:val="white"/>
        </w:rPr>
        <w:t>num specifier</w:t>
      </w:r>
    </w:p>
    <w:p w14:paraId="5F1FE82D" w14:textId="241FDBBF" w:rsidR="000D572F" w:rsidRPr="00903DBA" w:rsidRDefault="00AC1BD0" w:rsidP="00477426">
      <w:pPr>
        <w:pStyle w:val="SourceCodeBoxText"/>
        <w:framePr w:wrap="around"/>
        <w:rPr>
          <w:highlight w:val="white"/>
        </w:rPr>
      </w:pPr>
      <w:r w:rsidRPr="00903DBA">
        <w:rPr>
          <w:highlight w:val="white"/>
        </w:rPr>
        <w:t>T</w:t>
      </w:r>
      <w:r w:rsidR="002326EB" w:rsidRPr="00903DBA">
        <w:rPr>
          <w:highlight w:val="white"/>
        </w:rPr>
        <w:t>ypedef name</w:t>
      </w:r>
    </w:p>
    <w:p w14:paraId="2B86CB22" w14:textId="77777777" w:rsidR="00753E01" w:rsidRPr="00903DBA" w:rsidRDefault="00753E01" w:rsidP="00753E01">
      <w:pPr>
        <w:pStyle w:val="Code"/>
        <w:rPr>
          <w:highlight w:val="white"/>
        </w:rPr>
      </w:pPr>
      <w:r w:rsidRPr="00903DBA">
        <w:rPr>
          <w:highlight w:val="white"/>
        </w:rPr>
        <w:t>declaration_specifier:</w:t>
      </w:r>
    </w:p>
    <w:p w14:paraId="540FAD20" w14:textId="15280AD9" w:rsidR="00753E01" w:rsidRPr="00903DBA" w:rsidRDefault="00753E01" w:rsidP="00753E01">
      <w:pPr>
        <w:pStyle w:val="Code"/>
        <w:rPr>
          <w:highlight w:val="white"/>
        </w:rPr>
      </w:pPr>
      <w:r w:rsidRPr="00903DBA">
        <w:rPr>
          <w:highlight w:val="white"/>
        </w:rPr>
        <w:t xml:space="preserve">  </w:t>
      </w:r>
      <w:r w:rsidR="008178C3" w:rsidRPr="00903DBA">
        <w:rPr>
          <w:highlight w:val="white"/>
        </w:rPr>
        <w:t xml:space="preserve"> </w:t>
      </w:r>
      <w:r w:rsidRPr="00903DBA">
        <w:rPr>
          <w:highlight w:val="white"/>
        </w:rPr>
        <w:t xml:space="preserve"> AUTO                      { $$ = Mask.Auto;     }</w:t>
      </w:r>
    </w:p>
    <w:p w14:paraId="787199F6" w14:textId="77777777" w:rsidR="00753E01" w:rsidRPr="00903DBA" w:rsidRDefault="00753E01" w:rsidP="00753E01">
      <w:pPr>
        <w:pStyle w:val="Code"/>
        <w:rPr>
          <w:highlight w:val="white"/>
        </w:rPr>
      </w:pPr>
      <w:r w:rsidRPr="00903DBA">
        <w:rPr>
          <w:highlight w:val="white"/>
        </w:rPr>
        <w:t xml:space="preserve">  | REGISTER                  { $$ = Mask.Register; }</w:t>
      </w:r>
    </w:p>
    <w:p w14:paraId="392C5D71" w14:textId="77777777" w:rsidR="00753E01" w:rsidRPr="00903DBA" w:rsidRDefault="00753E01" w:rsidP="00753E01">
      <w:pPr>
        <w:pStyle w:val="Code"/>
        <w:rPr>
          <w:highlight w:val="white"/>
        </w:rPr>
      </w:pPr>
      <w:r w:rsidRPr="00903DBA">
        <w:rPr>
          <w:highlight w:val="white"/>
        </w:rPr>
        <w:t xml:space="preserve">  | STATIC                    { $$ = Mask.Static;   }</w:t>
      </w:r>
    </w:p>
    <w:p w14:paraId="76098141" w14:textId="77777777" w:rsidR="00753E01" w:rsidRPr="00903DBA" w:rsidRDefault="00753E01" w:rsidP="00753E01">
      <w:pPr>
        <w:pStyle w:val="Code"/>
        <w:rPr>
          <w:highlight w:val="white"/>
        </w:rPr>
      </w:pPr>
      <w:r w:rsidRPr="00903DBA">
        <w:rPr>
          <w:highlight w:val="white"/>
        </w:rPr>
        <w:t xml:space="preserve">  | EXTERN                    { $$ = Mask.Extern;   }</w:t>
      </w:r>
    </w:p>
    <w:p w14:paraId="65B08635" w14:textId="77777777" w:rsidR="00753E01" w:rsidRPr="00903DBA" w:rsidRDefault="00753E01" w:rsidP="00753E01">
      <w:pPr>
        <w:pStyle w:val="Code"/>
        <w:rPr>
          <w:highlight w:val="white"/>
        </w:rPr>
      </w:pPr>
      <w:r w:rsidRPr="00903DBA">
        <w:rPr>
          <w:highlight w:val="white"/>
        </w:rPr>
        <w:t xml:space="preserve">  | TYPEDEF                   { $$ = Mask.Typedef;  }</w:t>
      </w:r>
    </w:p>
    <w:p w14:paraId="4967739A" w14:textId="19389491" w:rsidR="008178C3" w:rsidRPr="00903DBA" w:rsidRDefault="008178C3" w:rsidP="008178C3">
      <w:pPr>
        <w:pStyle w:val="Code"/>
        <w:rPr>
          <w:highlight w:val="white"/>
        </w:rPr>
      </w:pPr>
      <w:r w:rsidRPr="00903DBA">
        <w:rPr>
          <w:highlight w:val="white"/>
        </w:rPr>
        <w:t xml:space="preserve">  | CONSTANT                  { $$ = Mask.Constant; }</w:t>
      </w:r>
    </w:p>
    <w:p w14:paraId="20CAB430" w14:textId="77777777" w:rsidR="008178C3" w:rsidRPr="00903DBA" w:rsidRDefault="008178C3" w:rsidP="008178C3">
      <w:pPr>
        <w:pStyle w:val="Code"/>
        <w:rPr>
          <w:highlight w:val="white"/>
        </w:rPr>
      </w:pPr>
      <w:r w:rsidRPr="00903DBA">
        <w:rPr>
          <w:highlight w:val="white"/>
        </w:rPr>
        <w:t xml:space="preserve">  | VOLATILE                  { $$ = Mask.Volatile; }</w:t>
      </w:r>
    </w:p>
    <w:p w14:paraId="4019992A" w14:textId="77777777" w:rsidR="00753E01" w:rsidRPr="00903DBA" w:rsidRDefault="00753E01" w:rsidP="00753E01">
      <w:pPr>
        <w:pStyle w:val="Code"/>
        <w:rPr>
          <w:highlight w:val="white"/>
        </w:rPr>
      </w:pPr>
      <w:r w:rsidRPr="00903DBA">
        <w:rPr>
          <w:highlight w:val="white"/>
        </w:rPr>
        <w:t xml:space="preserve">  | VOID                      { $$ = Mask.Void;     }</w:t>
      </w:r>
    </w:p>
    <w:p w14:paraId="3115A80A" w14:textId="77777777" w:rsidR="00753E01" w:rsidRPr="00903DBA" w:rsidRDefault="00753E01" w:rsidP="00753E01">
      <w:pPr>
        <w:pStyle w:val="Code"/>
        <w:rPr>
          <w:highlight w:val="white"/>
        </w:rPr>
      </w:pPr>
      <w:r w:rsidRPr="00903DBA">
        <w:rPr>
          <w:highlight w:val="white"/>
        </w:rPr>
        <w:t xml:space="preserve">  | CHAR                      { $$ = Mask.Char;     }</w:t>
      </w:r>
    </w:p>
    <w:p w14:paraId="26DC61EC" w14:textId="77777777" w:rsidR="00753E01" w:rsidRPr="00903DBA" w:rsidRDefault="00753E01" w:rsidP="00753E01">
      <w:pPr>
        <w:pStyle w:val="Code"/>
        <w:rPr>
          <w:highlight w:val="white"/>
        </w:rPr>
      </w:pPr>
      <w:r w:rsidRPr="00903DBA">
        <w:rPr>
          <w:highlight w:val="white"/>
        </w:rPr>
        <w:t xml:space="preserve">  | SHORT                     { $$ = Mask.Short;    }</w:t>
      </w:r>
    </w:p>
    <w:p w14:paraId="6FA56FDA" w14:textId="77777777" w:rsidR="00753E01" w:rsidRPr="00903DBA" w:rsidRDefault="00753E01" w:rsidP="00753E01">
      <w:pPr>
        <w:pStyle w:val="Code"/>
        <w:rPr>
          <w:highlight w:val="white"/>
        </w:rPr>
      </w:pPr>
      <w:r w:rsidRPr="00903DBA">
        <w:rPr>
          <w:highlight w:val="white"/>
        </w:rPr>
        <w:t xml:space="preserve">  | INT                       { $$ = Mask.Int;      }</w:t>
      </w:r>
    </w:p>
    <w:p w14:paraId="38C0E539" w14:textId="77777777" w:rsidR="00753E01" w:rsidRPr="00903DBA" w:rsidRDefault="00753E01" w:rsidP="00753E01">
      <w:pPr>
        <w:pStyle w:val="Code"/>
        <w:rPr>
          <w:highlight w:val="white"/>
        </w:rPr>
      </w:pPr>
      <w:r w:rsidRPr="00903DBA">
        <w:rPr>
          <w:highlight w:val="white"/>
        </w:rPr>
        <w:t xml:space="preserve">  | LONG                      { $$ = Mask.Long;     }</w:t>
      </w:r>
    </w:p>
    <w:p w14:paraId="5B268C41" w14:textId="77777777" w:rsidR="00753E01" w:rsidRPr="00903DBA" w:rsidRDefault="00753E01" w:rsidP="00753E01">
      <w:pPr>
        <w:pStyle w:val="Code"/>
        <w:rPr>
          <w:highlight w:val="white"/>
        </w:rPr>
      </w:pPr>
      <w:r w:rsidRPr="00903DBA">
        <w:rPr>
          <w:highlight w:val="white"/>
        </w:rPr>
        <w:t xml:space="preserve">  | FLOAT                     { $$ = Mask.Float;    }</w:t>
      </w:r>
    </w:p>
    <w:p w14:paraId="70DF7D91" w14:textId="77777777" w:rsidR="00753E01" w:rsidRPr="00903DBA" w:rsidRDefault="00753E01" w:rsidP="00753E01">
      <w:pPr>
        <w:pStyle w:val="Code"/>
        <w:rPr>
          <w:highlight w:val="white"/>
        </w:rPr>
      </w:pPr>
      <w:r w:rsidRPr="00903DBA">
        <w:rPr>
          <w:highlight w:val="white"/>
        </w:rPr>
        <w:t xml:space="preserve">  | DOUBLE                    { $$ = Mask.Double;   }</w:t>
      </w:r>
    </w:p>
    <w:p w14:paraId="48E1095A" w14:textId="77777777" w:rsidR="00753E01" w:rsidRPr="00903DBA" w:rsidRDefault="00753E01" w:rsidP="00753E01">
      <w:pPr>
        <w:pStyle w:val="Code"/>
        <w:rPr>
          <w:highlight w:val="white"/>
        </w:rPr>
      </w:pPr>
      <w:r w:rsidRPr="00903DBA">
        <w:rPr>
          <w:highlight w:val="white"/>
        </w:rPr>
        <w:t xml:space="preserve">  | SIGNED                    { $$ = Mask.Signed;   }</w:t>
      </w:r>
    </w:p>
    <w:p w14:paraId="7C30AE43" w14:textId="77777777" w:rsidR="00753E01" w:rsidRPr="00903DBA" w:rsidRDefault="00753E01" w:rsidP="00753E01">
      <w:pPr>
        <w:pStyle w:val="Code"/>
        <w:rPr>
          <w:highlight w:val="white"/>
        </w:rPr>
      </w:pPr>
      <w:r w:rsidRPr="00903DBA">
        <w:rPr>
          <w:highlight w:val="white"/>
        </w:rPr>
        <w:t xml:space="preserve">  | UNSIGNED                  { $$ = Mask.Unsigned; }</w:t>
      </w:r>
    </w:p>
    <w:p w14:paraId="729A481B" w14:textId="77777777" w:rsidR="00753E01" w:rsidRPr="00903DBA" w:rsidRDefault="00753E01" w:rsidP="00753E01">
      <w:pPr>
        <w:pStyle w:val="Code"/>
        <w:rPr>
          <w:highlight w:val="white"/>
        </w:rPr>
      </w:pPr>
      <w:r w:rsidRPr="00903DBA">
        <w:rPr>
          <w:highlight w:val="white"/>
        </w:rPr>
        <w:t xml:space="preserve">  | struct_or_union_specifier { $$ = $1;            }</w:t>
      </w:r>
    </w:p>
    <w:p w14:paraId="23CD391C" w14:textId="77777777" w:rsidR="00753E01" w:rsidRPr="00903DBA" w:rsidRDefault="00753E01" w:rsidP="00753E01">
      <w:pPr>
        <w:pStyle w:val="Code"/>
        <w:rPr>
          <w:highlight w:val="white"/>
        </w:rPr>
      </w:pPr>
      <w:r w:rsidRPr="00903DBA">
        <w:rPr>
          <w:highlight w:val="white"/>
        </w:rPr>
        <w:t xml:space="preserve">  | enum_specifier            { $$ = $1;            }</w:t>
      </w:r>
    </w:p>
    <w:p w14:paraId="1314A00C" w14:textId="77777777" w:rsidR="00753E01" w:rsidRPr="00903DBA" w:rsidRDefault="00753E01" w:rsidP="00753E01">
      <w:pPr>
        <w:pStyle w:val="Code"/>
        <w:rPr>
          <w:highlight w:val="white"/>
        </w:rPr>
      </w:pPr>
      <w:r w:rsidRPr="00903DBA">
        <w:rPr>
          <w:highlight w:val="white"/>
        </w:rPr>
        <w:t xml:space="preserve">  | TYPEDEF_NAME              { $$ = $1;            };</w:t>
      </w:r>
    </w:p>
    <w:p w14:paraId="1A848867" w14:textId="48F0AE0A" w:rsidR="00A04EF2" w:rsidRPr="00903DBA" w:rsidRDefault="00A04EF2" w:rsidP="0078248B">
      <w:pPr>
        <w:pStyle w:val="Rubrik3"/>
        <w:rPr>
          <w:highlight w:val="white"/>
        </w:rPr>
      </w:pPr>
      <w:bookmarkStart w:id="40" w:name="_Hlk57712964"/>
      <w:r w:rsidRPr="00903DBA">
        <w:rPr>
          <w:highlight w:val="white"/>
        </w:rPr>
        <w:t>Struct</w:t>
      </w:r>
      <w:r w:rsidR="004A28AC" w:rsidRPr="00903DBA">
        <w:rPr>
          <w:highlight w:val="white"/>
        </w:rPr>
        <w:t>s</w:t>
      </w:r>
      <w:r w:rsidRPr="00903DBA">
        <w:rPr>
          <w:highlight w:val="white"/>
        </w:rPr>
        <w:t xml:space="preserve"> and Union</w:t>
      </w:r>
      <w:r w:rsidR="004A28AC" w:rsidRPr="00903DBA">
        <w:rPr>
          <w:highlight w:val="white"/>
        </w:rPr>
        <w:t>s</w:t>
      </w:r>
    </w:p>
    <w:bookmarkEnd w:id="40"/>
    <w:p w14:paraId="77ED76FC" w14:textId="087B3549" w:rsidR="00A856B4" w:rsidRPr="00903DBA" w:rsidRDefault="00DB149C" w:rsidP="00A856B4">
      <w:pPr>
        <w:rPr>
          <w:highlight w:val="white"/>
        </w:rPr>
      </w:pPr>
      <w:r w:rsidRPr="00903DBA">
        <w:rPr>
          <w:highlight w:val="white"/>
        </w:rPr>
        <w:t xml:space="preserve">A struct or union specifier </w:t>
      </w:r>
      <w:r w:rsidR="005E370B" w:rsidRPr="00903DBA">
        <w:rPr>
          <w:highlight w:val="white"/>
        </w:rPr>
        <w:t xml:space="preserve">holds an </w:t>
      </w:r>
      <w:r w:rsidR="00FB3975" w:rsidRPr="00903DBA">
        <w:rPr>
          <w:highlight w:val="white"/>
        </w:rPr>
        <w:t>optional name and a declaration list within brackets</w:t>
      </w:r>
      <w:r w:rsidR="006E2725" w:rsidRPr="00903DBA">
        <w:rPr>
          <w:highlight w:val="white"/>
        </w:rPr>
        <w:t xml:space="preserve">. It can also refer to a declared struct or union by its name. </w:t>
      </w:r>
      <w:r w:rsidR="006D26DF" w:rsidRPr="00903DBA">
        <w:rPr>
          <w:highlight w:val="white"/>
        </w:rPr>
        <w:t>W</w:t>
      </w:r>
      <w:r w:rsidR="00ED0F79" w:rsidRPr="00903DBA">
        <w:rPr>
          <w:highlight w:val="white"/>
        </w:rPr>
        <w:t xml:space="preserve">hen the declaration list is parsed, </w:t>
      </w:r>
      <w:r w:rsidR="005E370B" w:rsidRPr="00903DBA">
        <w:rPr>
          <w:highlight w:val="white"/>
        </w:rPr>
        <w:t xml:space="preserve">the struct or union is given a symbol table of its own and </w:t>
      </w:r>
      <w:r w:rsidR="006D26DF" w:rsidRPr="00903DBA">
        <w:rPr>
          <w:highlight w:val="white"/>
        </w:rPr>
        <w:t>each member becomes added to</w:t>
      </w:r>
      <w:r w:rsidR="00ED0F79" w:rsidRPr="00903DBA">
        <w:rPr>
          <w:highlight w:val="white"/>
        </w:rPr>
        <w:t xml:space="preserve"> symbol table</w:t>
      </w:r>
      <w:r w:rsidR="006D26DF" w:rsidRPr="00903DBA">
        <w:rPr>
          <w:highlight w:val="white"/>
        </w:rPr>
        <w:t>.</w:t>
      </w:r>
    </w:p>
    <w:p w14:paraId="4BCD06D6" w14:textId="21BE7AF2" w:rsidR="00D43E0D" w:rsidRDefault="00D43E0D" w:rsidP="00D43E0D">
      <w:pPr>
        <w:pStyle w:val="CodeHeader"/>
        <w:rPr>
          <w:highlight w:val="white"/>
        </w:rPr>
      </w:pPr>
      <w:r w:rsidRPr="00903DBA">
        <w:rPr>
          <w:highlight w:val="white"/>
        </w:rPr>
        <w:t>MainParser.gppg</w:t>
      </w:r>
    </w:p>
    <w:p w14:paraId="059D73AB" w14:textId="2BA7DEA7" w:rsidR="00B73351" w:rsidRPr="00903DBA" w:rsidRDefault="002D5C01" w:rsidP="00B73351">
      <w:pPr>
        <w:rPr>
          <w:highlight w:val="white"/>
        </w:rPr>
      </w:pPr>
      <w:r w:rsidRPr="00903DBA">
        <w:rPr>
          <w:highlight w:val="white"/>
        </w:rPr>
        <w:lastRenderedPageBreak/>
        <w:t xml:space="preserve">The call to </w:t>
      </w:r>
      <w:r w:rsidRPr="00903DBA">
        <w:rPr>
          <w:rStyle w:val="KeyWord0"/>
          <w:highlight w:val="white"/>
        </w:rPr>
        <w:t>StructOrUnionHeader</w:t>
      </w:r>
      <w:r w:rsidRPr="00903DBA">
        <w:rPr>
          <w:highlight w:val="white"/>
        </w:rPr>
        <w:t xml:space="preserve"> adds the struct or union to the symbol table if the optional name is not null.</w:t>
      </w:r>
      <w:r w:rsidR="0027686B">
        <w:rPr>
          <w:highlight w:val="white"/>
        </w:rPr>
        <w:t xml:space="preserve"> If the optional name is not null, we add a tag to the current symbol table. </w:t>
      </w:r>
      <w:r w:rsidR="00B73351" w:rsidRPr="00903DBA">
        <w:rPr>
          <w:highlight w:val="white"/>
        </w:rPr>
        <w:t>We need to do this in order for recursive pointers to work. For instance:</w:t>
      </w:r>
    </w:p>
    <w:p w14:paraId="046B119C" w14:textId="77777777" w:rsidR="00B73351" w:rsidRPr="00903DBA" w:rsidRDefault="00B73351" w:rsidP="00B73351">
      <w:pPr>
        <w:pStyle w:val="Code"/>
        <w:rPr>
          <w:highlight w:val="white"/>
        </w:rPr>
      </w:pPr>
      <w:r w:rsidRPr="00903DBA">
        <w:rPr>
          <w:highlight w:val="white"/>
        </w:rPr>
        <w:t>struct Cell {</w:t>
      </w:r>
    </w:p>
    <w:p w14:paraId="1A8F40C7" w14:textId="77777777" w:rsidR="00B73351" w:rsidRPr="00903DBA" w:rsidRDefault="00B73351" w:rsidP="00B73351">
      <w:pPr>
        <w:pStyle w:val="Code"/>
        <w:rPr>
          <w:highlight w:val="white"/>
        </w:rPr>
      </w:pPr>
      <w:r w:rsidRPr="00903DBA">
        <w:rPr>
          <w:highlight w:val="white"/>
        </w:rPr>
        <w:t xml:space="preserve">  int value;</w:t>
      </w:r>
    </w:p>
    <w:p w14:paraId="04B4C121" w14:textId="77777777" w:rsidR="00B73351" w:rsidRPr="00903DBA" w:rsidRDefault="00B73351" w:rsidP="00B73351">
      <w:pPr>
        <w:pStyle w:val="Code"/>
        <w:rPr>
          <w:highlight w:val="white"/>
        </w:rPr>
      </w:pPr>
      <w:r w:rsidRPr="00903DBA">
        <w:rPr>
          <w:highlight w:val="white"/>
        </w:rPr>
        <w:t xml:space="preserve">  struct Cell* next;</w:t>
      </w:r>
    </w:p>
    <w:p w14:paraId="2561B042" w14:textId="77777777" w:rsidR="00B73351" w:rsidRPr="00903DBA" w:rsidRDefault="00B73351" w:rsidP="00B73351">
      <w:pPr>
        <w:pStyle w:val="Code"/>
        <w:rPr>
          <w:highlight w:val="white"/>
        </w:rPr>
      </w:pPr>
      <w:r w:rsidRPr="00903DBA">
        <w:rPr>
          <w:highlight w:val="white"/>
        </w:rPr>
        <w:t>}</w:t>
      </w:r>
    </w:p>
    <w:p w14:paraId="2FB3A054" w14:textId="18DD527C" w:rsidR="00B73351" w:rsidRPr="00903DBA" w:rsidRDefault="00B73351" w:rsidP="00B73351">
      <w:pPr>
        <w:rPr>
          <w:highlight w:val="white"/>
        </w:rPr>
      </w:pPr>
      <w:r w:rsidRPr="00903DBA">
        <w:rPr>
          <w:highlight w:val="white"/>
        </w:rPr>
        <w:t xml:space="preserve">If we do not </w:t>
      </w:r>
      <w:r>
        <w:rPr>
          <w:highlight w:val="white"/>
        </w:rPr>
        <w:t xml:space="preserve">add the tag, </w:t>
      </w:r>
      <w:r w:rsidRPr="00903DBA">
        <w:rPr>
          <w:highlight w:val="white"/>
        </w:rPr>
        <w:t xml:space="preserve">there is a risk that the </w:t>
      </w:r>
      <w:r w:rsidRPr="00903DBA">
        <w:rPr>
          <w:rStyle w:val="KeyWord0"/>
          <w:highlight w:val="white"/>
        </w:rPr>
        <w:t>next</w:t>
      </w:r>
      <w:r w:rsidRPr="00903DBA">
        <w:rPr>
          <w:highlight w:val="white"/>
        </w:rPr>
        <w:t xml:space="preserve"> field in the code above will point to another struct with the same name, defined in a surrounding block or in global space.</w:t>
      </w:r>
    </w:p>
    <w:p w14:paraId="546A8DE7" w14:textId="62755F11" w:rsidR="00B700C2" w:rsidRPr="00903DBA" w:rsidRDefault="00B700C2" w:rsidP="006B34A2">
      <w:pPr>
        <w:pStyle w:val="Code"/>
        <w:rPr>
          <w:rStyle w:val="KeyWord0"/>
          <w:b w:val="0"/>
          <w:highlight w:val="white"/>
        </w:rPr>
      </w:pPr>
      <w:r w:rsidRPr="00903DBA">
        <w:rPr>
          <w:rStyle w:val="KeyWord0"/>
          <w:b w:val="0"/>
          <w:highlight w:val="white"/>
        </w:rPr>
        <w:t>struct_or_union_specifier:</w:t>
      </w:r>
    </w:p>
    <w:p w14:paraId="16D2C5D1" w14:textId="11DCA997" w:rsidR="00B700C2" w:rsidRPr="00903DBA" w:rsidRDefault="00B700C2" w:rsidP="00B700C2">
      <w:pPr>
        <w:pStyle w:val="Code"/>
        <w:rPr>
          <w:highlight w:val="white"/>
        </w:rPr>
      </w:pPr>
      <w:r w:rsidRPr="00903DBA">
        <w:rPr>
          <w:highlight w:val="white"/>
        </w:rPr>
        <w:t xml:space="preserve">    struct_or_union optional_name {</w:t>
      </w:r>
    </w:p>
    <w:p w14:paraId="455CE4DD" w14:textId="77777777" w:rsidR="00B73351" w:rsidRPr="00B73351" w:rsidRDefault="00B73351" w:rsidP="00B73351">
      <w:pPr>
        <w:pStyle w:val="Code"/>
        <w:rPr>
          <w:highlight w:val="white"/>
        </w:rPr>
      </w:pPr>
      <w:r w:rsidRPr="00B73351">
        <w:rPr>
          <w:highlight w:val="white"/>
        </w:rPr>
        <w:t xml:space="preserve">      if ($2 != null) {</w:t>
      </w:r>
    </w:p>
    <w:p w14:paraId="3ACC3A83" w14:textId="77777777" w:rsidR="00DC1114" w:rsidRPr="00DC1114" w:rsidRDefault="00DC1114" w:rsidP="00DC1114">
      <w:pPr>
        <w:pStyle w:val="Code"/>
        <w:rPr>
          <w:highlight w:val="white"/>
        </w:rPr>
      </w:pPr>
      <w:r w:rsidRPr="00DC1114">
        <w:rPr>
          <w:highlight w:val="white"/>
        </w:rPr>
        <w:t xml:space="preserve">        SymbolTable.CurrentTable.AddTag($2, new CCompiler.Type($1));</w:t>
      </w:r>
    </w:p>
    <w:p w14:paraId="725C4A5D" w14:textId="77777777" w:rsidR="00B73351" w:rsidRPr="00B73351" w:rsidRDefault="00B73351" w:rsidP="00B73351">
      <w:pPr>
        <w:pStyle w:val="Code"/>
        <w:rPr>
          <w:highlight w:val="white"/>
        </w:rPr>
      </w:pPr>
      <w:r w:rsidRPr="00B73351">
        <w:rPr>
          <w:highlight w:val="white"/>
        </w:rPr>
        <w:t xml:space="preserve">      }</w:t>
      </w:r>
    </w:p>
    <w:p w14:paraId="7ED9EED2" w14:textId="6FBCAF38" w:rsidR="00F00F57" w:rsidRDefault="00F00F57" w:rsidP="00F00F57">
      <w:pPr>
        <w:rPr>
          <w:highlight w:val="white"/>
        </w:rPr>
      </w:pPr>
      <w:r>
        <w:rPr>
          <w:highlight w:val="white"/>
        </w:rPr>
        <w:t>Before the parsing of the members we assign them a symbol table of their own.</w:t>
      </w:r>
    </w:p>
    <w:p w14:paraId="6C2DB1CB" w14:textId="77777777" w:rsidR="00F00F57" w:rsidRDefault="00B700C2" w:rsidP="00B700C2">
      <w:pPr>
        <w:pStyle w:val="Code"/>
        <w:rPr>
          <w:highlight w:val="white"/>
        </w:rPr>
      </w:pPr>
      <w:r w:rsidRPr="00903DBA">
        <w:rPr>
          <w:highlight w:val="white"/>
        </w:rPr>
        <w:t xml:space="preserve">      SymbolTable.CurrentTable =</w:t>
      </w:r>
    </w:p>
    <w:p w14:paraId="490C485E" w14:textId="746EC930" w:rsidR="00B700C2" w:rsidRPr="00903DBA" w:rsidRDefault="00F00F57" w:rsidP="00B700C2">
      <w:pPr>
        <w:pStyle w:val="Code"/>
        <w:rPr>
          <w:highlight w:val="white"/>
        </w:rPr>
      </w:pPr>
      <w:r>
        <w:rPr>
          <w:highlight w:val="white"/>
        </w:rPr>
        <w:t xml:space="preserve">     </w:t>
      </w:r>
      <w:r w:rsidR="00B700C2" w:rsidRPr="00903DBA">
        <w:rPr>
          <w:highlight w:val="white"/>
        </w:rPr>
        <w:t xml:space="preserve">   new SymbolTable(SymbolTable.CurrentTable, (Scope) $1);</w:t>
      </w:r>
    </w:p>
    <w:p w14:paraId="774111C4" w14:textId="3FFA1B68" w:rsidR="00B700C2" w:rsidRPr="00903DBA" w:rsidRDefault="00B700C2" w:rsidP="00B700C2">
      <w:pPr>
        <w:pStyle w:val="Code"/>
        <w:rPr>
          <w:highlight w:val="white"/>
        </w:rPr>
      </w:pPr>
      <w:r w:rsidRPr="00903DBA">
        <w:rPr>
          <w:highlight w:val="white"/>
        </w:rPr>
        <w:t xml:space="preserve">    }</w:t>
      </w:r>
    </w:p>
    <w:p w14:paraId="16538152" w14:textId="77777777" w:rsidR="00B700C2" w:rsidRPr="00903DBA" w:rsidRDefault="00B700C2" w:rsidP="00B700C2">
      <w:pPr>
        <w:pStyle w:val="Code"/>
        <w:rPr>
          <w:highlight w:val="white"/>
        </w:rPr>
      </w:pPr>
      <w:r w:rsidRPr="00903DBA">
        <w:rPr>
          <w:highlight w:val="white"/>
        </w:rPr>
        <w:t xml:space="preserve">    LEFT_BLOCK declaration_list RIGHT_BLOCK {</w:t>
      </w:r>
    </w:p>
    <w:p w14:paraId="1C94D6AC" w14:textId="32B36C04" w:rsidR="00B700C2" w:rsidRDefault="00B700C2" w:rsidP="00B700C2">
      <w:pPr>
        <w:pStyle w:val="Code"/>
        <w:rPr>
          <w:highlight w:val="white"/>
        </w:rPr>
      </w:pPr>
      <w:r w:rsidRPr="00903DBA">
        <w:rPr>
          <w:highlight w:val="white"/>
        </w:rPr>
        <w:t xml:space="preserve">      $$ = MiddleCodeGenerator.StructUnionSpecifier($2, $1);</w:t>
      </w:r>
    </w:p>
    <w:p w14:paraId="1B120466" w14:textId="77777777" w:rsidR="002429A0" w:rsidRPr="00903DBA" w:rsidRDefault="002429A0" w:rsidP="002429A0">
      <w:pPr>
        <w:rPr>
          <w:highlight w:val="white"/>
        </w:rPr>
      </w:pPr>
      <w:r>
        <w:rPr>
          <w:highlight w:val="white"/>
        </w:rPr>
        <w:t>After the parsing of the member list of the struct, we restore the original symbol table.</w:t>
      </w:r>
    </w:p>
    <w:p w14:paraId="2B604584" w14:textId="0A45CC18" w:rsidR="00B700C2" w:rsidRPr="00903DBA" w:rsidRDefault="00B700C2" w:rsidP="00B700C2">
      <w:pPr>
        <w:pStyle w:val="Code"/>
        <w:rPr>
          <w:highlight w:val="white"/>
        </w:rPr>
      </w:pPr>
      <w:r w:rsidRPr="00903DBA">
        <w:rPr>
          <w:highlight w:val="white"/>
        </w:rPr>
        <w:t xml:space="preserve">      SymbolTable.CurrentTable = SymbolTable.CurrentTable.ParentTable;</w:t>
      </w:r>
    </w:p>
    <w:p w14:paraId="27579533" w14:textId="5CE8EE46" w:rsidR="00B700C2" w:rsidRPr="00903DBA" w:rsidRDefault="00B700C2" w:rsidP="00B700C2">
      <w:pPr>
        <w:pStyle w:val="Code"/>
        <w:rPr>
          <w:highlight w:val="white"/>
        </w:rPr>
      </w:pPr>
      <w:r w:rsidRPr="00903DBA">
        <w:rPr>
          <w:highlight w:val="white"/>
        </w:rPr>
        <w:t xml:space="preserve">    }</w:t>
      </w:r>
    </w:p>
    <w:p w14:paraId="6F09E624" w14:textId="0B3D7691" w:rsidR="00290B12" w:rsidRPr="00903DBA" w:rsidRDefault="00290B12" w:rsidP="009B76D4">
      <w:pPr>
        <w:rPr>
          <w:highlight w:val="white"/>
        </w:rPr>
      </w:pPr>
      <w:r w:rsidRPr="00903DBA">
        <w:rPr>
          <w:highlight w:val="white"/>
        </w:rPr>
        <w:t>In case of a struct of union without a declaration list,</w:t>
      </w:r>
      <w:r w:rsidR="00154CBD">
        <w:rPr>
          <w:highlight w:val="white"/>
        </w:rPr>
        <w:t xml:space="preserve"> but with un obligatory name,</w:t>
      </w:r>
      <w:r w:rsidRPr="00903DBA">
        <w:rPr>
          <w:highlight w:val="white"/>
        </w:rPr>
        <w:t xml:space="preserve"> we look up the </w:t>
      </w:r>
      <w:r w:rsidR="009B01E8" w:rsidRPr="00903DBA">
        <w:rPr>
          <w:highlight w:val="white"/>
        </w:rPr>
        <w:t>name.</w:t>
      </w:r>
    </w:p>
    <w:p w14:paraId="66037A80" w14:textId="77777777" w:rsidR="00B700C2" w:rsidRPr="00903DBA" w:rsidRDefault="00B700C2" w:rsidP="00B700C2">
      <w:pPr>
        <w:pStyle w:val="Code"/>
        <w:rPr>
          <w:highlight w:val="white"/>
        </w:rPr>
      </w:pPr>
      <w:r w:rsidRPr="00903DBA">
        <w:rPr>
          <w:highlight w:val="white"/>
        </w:rPr>
        <w:t xml:space="preserve">  | struct_or_union NAME {</w:t>
      </w:r>
    </w:p>
    <w:p w14:paraId="2E7F6A73" w14:textId="77777777" w:rsidR="00B700C2" w:rsidRPr="00903DBA" w:rsidRDefault="00B700C2" w:rsidP="00B700C2">
      <w:pPr>
        <w:pStyle w:val="Code"/>
        <w:rPr>
          <w:highlight w:val="white"/>
        </w:rPr>
      </w:pPr>
      <w:r w:rsidRPr="00903DBA">
        <w:rPr>
          <w:highlight w:val="white"/>
        </w:rPr>
        <w:t xml:space="preserve">      $$ = MiddleCodeGenerator.LookupStructUnionSpecifier($2, $1);</w:t>
      </w:r>
    </w:p>
    <w:p w14:paraId="69239178" w14:textId="77777777" w:rsidR="00B700C2" w:rsidRPr="00903DBA" w:rsidRDefault="00B700C2" w:rsidP="00B700C2">
      <w:pPr>
        <w:pStyle w:val="Code"/>
        <w:rPr>
          <w:highlight w:val="white"/>
        </w:rPr>
      </w:pPr>
      <w:r w:rsidRPr="00903DBA">
        <w:rPr>
          <w:highlight w:val="white"/>
        </w:rPr>
        <w:t xml:space="preserve">    };</w:t>
      </w:r>
    </w:p>
    <w:p w14:paraId="1490A4AE" w14:textId="77777777" w:rsidR="00B700C2" w:rsidRPr="00903DBA" w:rsidRDefault="00B700C2" w:rsidP="00B700C2">
      <w:pPr>
        <w:pStyle w:val="Code"/>
        <w:rPr>
          <w:highlight w:val="white"/>
        </w:rPr>
      </w:pPr>
    </w:p>
    <w:p w14:paraId="0C0A52E6" w14:textId="77777777" w:rsidR="00B700C2" w:rsidRPr="00903DBA" w:rsidRDefault="00B700C2" w:rsidP="00B700C2">
      <w:pPr>
        <w:pStyle w:val="Code"/>
        <w:rPr>
          <w:highlight w:val="white"/>
        </w:rPr>
      </w:pPr>
      <w:r w:rsidRPr="00903DBA">
        <w:rPr>
          <w:highlight w:val="white"/>
        </w:rPr>
        <w:t>struct_or_union:</w:t>
      </w:r>
    </w:p>
    <w:p w14:paraId="031AF110" w14:textId="77777777" w:rsidR="00B700C2" w:rsidRPr="00903DBA" w:rsidRDefault="00B700C2" w:rsidP="00B700C2">
      <w:pPr>
        <w:pStyle w:val="Code"/>
        <w:rPr>
          <w:highlight w:val="white"/>
        </w:rPr>
      </w:pPr>
      <w:r w:rsidRPr="00903DBA">
        <w:rPr>
          <w:highlight w:val="white"/>
        </w:rPr>
        <w:t xml:space="preserve">    STRUCT { $$ = Sort.Struct; }</w:t>
      </w:r>
    </w:p>
    <w:p w14:paraId="3B9EAC6F" w14:textId="77777777" w:rsidR="00B700C2" w:rsidRPr="00903DBA" w:rsidRDefault="00B700C2" w:rsidP="00B700C2">
      <w:pPr>
        <w:pStyle w:val="Code"/>
        <w:rPr>
          <w:highlight w:val="white"/>
        </w:rPr>
      </w:pPr>
      <w:r w:rsidRPr="00903DBA">
        <w:rPr>
          <w:highlight w:val="white"/>
        </w:rPr>
        <w:t xml:space="preserve">  | UNION  { $$ = Sort.Union;  };</w:t>
      </w:r>
    </w:p>
    <w:p w14:paraId="5149EBF4" w14:textId="77777777" w:rsidR="00B700C2" w:rsidRPr="00903DBA" w:rsidRDefault="00B700C2" w:rsidP="00B700C2">
      <w:pPr>
        <w:pStyle w:val="Code"/>
        <w:rPr>
          <w:highlight w:val="white"/>
        </w:rPr>
      </w:pPr>
    </w:p>
    <w:p w14:paraId="1BEDC104" w14:textId="77777777" w:rsidR="00B700C2" w:rsidRPr="00903DBA" w:rsidRDefault="00B700C2" w:rsidP="00B700C2">
      <w:pPr>
        <w:pStyle w:val="Code"/>
        <w:rPr>
          <w:highlight w:val="white"/>
        </w:rPr>
      </w:pPr>
      <w:r w:rsidRPr="00903DBA">
        <w:rPr>
          <w:highlight w:val="white"/>
        </w:rPr>
        <w:t>optional_name:</w:t>
      </w:r>
    </w:p>
    <w:p w14:paraId="0B1273F9" w14:textId="77777777" w:rsidR="00B700C2" w:rsidRPr="00903DBA" w:rsidRDefault="00B700C2" w:rsidP="00B700C2">
      <w:pPr>
        <w:pStyle w:val="Code"/>
        <w:rPr>
          <w:highlight w:val="white"/>
        </w:rPr>
      </w:pPr>
      <w:r w:rsidRPr="00903DBA">
        <w:rPr>
          <w:highlight w:val="white"/>
        </w:rPr>
        <w:t xml:space="preserve">    /* Empty */ { $$ = null; }</w:t>
      </w:r>
    </w:p>
    <w:p w14:paraId="5DF7CFCD" w14:textId="6BCD8972" w:rsidR="00B700C2" w:rsidRPr="00903DBA" w:rsidRDefault="00B700C2" w:rsidP="00B700C2">
      <w:pPr>
        <w:pStyle w:val="Code"/>
        <w:rPr>
          <w:highlight w:val="white"/>
        </w:rPr>
      </w:pPr>
      <w:r w:rsidRPr="00903DBA">
        <w:rPr>
          <w:highlight w:val="white"/>
        </w:rPr>
        <w:t xml:space="preserve">  | NAME        { $$ = $1;   };</w:t>
      </w:r>
    </w:p>
    <w:p w14:paraId="0B53B71D" w14:textId="77777777" w:rsidR="00037FA3" w:rsidRPr="00903DBA" w:rsidRDefault="00037FA3" w:rsidP="009B6F20">
      <w:pPr>
        <w:pStyle w:val="Code"/>
        <w:rPr>
          <w:highlight w:val="white"/>
        </w:rPr>
      </w:pPr>
    </w:p>
    <w:p w14:paraId="4B4512BD" w14:textId="77777777" w:rsidR="009B6F20" w:rsidRPr="00903DBA" w:rsidRDefault="009B6F20" w:rsidP="009B6F20">
      <w:pPr>
        <w:pStyle w:val="Code"/>
        <w:rPr>
          <w:highlight w:val="white"/>
        </w:rPr>
      </w:pPr>
      <w:r w:rsidRPr="00903DBA">
        <w:rPr>
          <w:highlight w:val="white"/>
        </w:rPr>
        <w:t>declaration_list:</w:t>
      </w:r>
    </w:p>
    <w:p w14:paraId="33ECCCAE" w14:textId="77777777" w:rsidR="009B6F20" w:rsidRPr="00903DBA" w:rsidRDefault="009B6F20" w:rsidP="009B6F20">
      <w:pPr>
        <w:pStyle w:val="Code"/>
        <w:rPr>
          <w:highlight w:val="white"/>
        </w:rPr>
      </w:pPr>
      <w:r w:rsidRPr="00903DBA">
        <w:rPr>
          <w:highlight w:val="white"/>
        </w:rPr>
        <w:t xml:space="preserve">    declaration {</w:t>
      </w:r>
    </w:p>
    <w:p w14:paraId="1E74F7E5" w14:textId="77777777" w:rsidR="009B6F20" w:rsidRPr="00903DBA" w:rsidRDefault="009B6F20" w:rsidP="009B6F20">
      <w:pPr>
        <w:pStyle w:val="Code"/>
        <w:rPr>
          <w:highlight w:val="white"/>
        </w:rPr>
      </w:pPr>
      <w:r w:rsidRPr="00903DBA">
        <w:rPr>
          <w:highlight w:val="white"/>
        </w:rPr>
        <w:t xml:space="preserve">      $$ = $1;</w:t>
      </w:r>
    </w:p>
    <w:p w14:paraId="0856C704" w14:textId="77777777" w:rsidR="009B6F20" w:rsidRPr="00903DBA" w:rsidRDefault="009B6F20" w:rsidP="009B6F20">
      <w:pPr>
        <w:pStyle w:val="Code"/>
        <w:rPr>
          <w:highlight w:val="white"/>
        </w:rPr>
      </w:pPr>
      <w:r w:rsidRPr="00903DBA">
        <w:rPr>
          <w:highlight w:val="white"/>
        </w:rPr>
        <w:t xml:space="preserve">    }</w:t>
      </w:r>
    </w:p>
    <w:p w14:paraId="041D881F" w14:textId="77777777" w:rsidR="009B6F20" w:rsidRPr="00903DBA" w:rsidRDefault="009B6F20" w:rsidP="009B6F20">
      <w:pPr>
        <w:pStyle w:val="Code"/>
        <w:rPr>
          <w:highlight w:val="white"/>
        </w:rPr>
      </w:pPr>
      <w:r w:rsidRPr="00903DBA">
        <w:rPr>
          <w:highlight w:val="white"/>
        </w:rPr>
        <w:t xml:space="preserve">  | declaration_list declaration {</w:t>
      </w:r>
    </w:p>
    <w:p w14:paraId="7BFBD26B" w14:textId="77777777" w:rsidR="009B6F20" w:rsidRPr="00903DBA" w:rsidRDefault="009B6F20" w:rsidP="009B6F20">
      <w:pPr>
        <w:pStyle w:val="Code"/>
        <w:rPr>
          <w:highlight w:val="white"/>
        </w:rPr>
      </w:pPr>
      <w:r w:rsidRPr="00903DBA">
        <w:rPr>
          <w:highlight w:val="white"/>
        </w:rPr>
        <w:t xml:space="preserve">      $1.AddRange($2);</w:t>
      </w:r>
    </w:p>
    <w:p w14:paraId="06C445D1" w14:textId="77777777" w:rsidR="009B6F20" w:rsidRPr="00903DBA" w:rsidRDefault="009B6F20" w:rsidP="009B6F20">
      <w:pPr>
        <w:pStyle w:val="Code"/>
        <w:rPr>
          <w:highlight w:val="white"/>
        </w:rPr>
      </w:pPr>
      <w:r w:rsidRPr="00903DBA">
        <w:rPr>
          <w:highlight w:val="white"/>
        </w:rPr>
        <w:t xml:space="preserve">      $$ = $1;</w:t>
      </w:r>
    </w:p>
    <w:p w14:paraId="32B7089E" w14:textId="77777777" w:rsidR="009B6F20" w:rsidRPr="00903DBA" w:rsidRDefault="009B6F20" w:rsidP="009B6F20">
      <w:pPr>
        <w:pStyle w:val="Code"/>
        <w:rPr>
          <w:highlight w:val="white"/>
        </w:rPr>
      </w:pPr>
      <w:r w:rsidRPr="00903DBA">
        <w:rPr>
          <w:highlight w:val="white"/>
        </w:rPr>
        <w:t xml:space="preserve">    };</w:t>
      </w:r>
    </w:p>
    <w:p w14:paraId="40AAF170" w14:textId="5074E19B" w:rsidR="00012070" w:rsidRPr="00903DBA" w:rsidRDefault="00012070" w:rsidP="00B73351">
      <w:pPr>
        <w:pStyle w:val="Rubrik3"/>
        <w:rPr>
          <w:highlight w:val="white"/>
        </w:rPr>
      </w:pPr>
      <w:bookmarkStart w:id="41" w:name="_Hlk57713010"/>
      <w:r w:rsidRPr="00903DBA">
        <w:rPr>
          <w:highlight w:val="white"/>
        </w:rPr>
        <w:t>Enumeration</w:t>
      </w:r>
    </w:p>
    <w:bookmarkEnd w:id="41"/>
    <w:p w14:paraId="59DD874A" w14:textId="244457DA" w:rsidR="001D6908" w:rsidRPr="00903DBA" w:rsidRDefault="00E86C12" w:rsidP="001D6908">
      <w:pPr>
        <w:rPr>
          <w:highlight w:val="white"/>
        </w:rPr>
      </w:pPr>
      <w:r w:rsidRPr="00903DBA">
        <w:rPr>
          <w:highlight w:val="white"/>
        </w:rPr>
        <w:t>A</w:t>
      </w:r>
      <w:r w:rsidR="00151A42" w:rsidRPr="00903DBA">
        <w:rPr>
          <w:highlight w:val="white"/>
        </w:rPr>
        <w:t>n</w:t>
      </w:r>
      <w:r w:rsidRPr="00903DBA">
        <w:rPr>
          <w:highlight w:val="white"/>
        </w:rPr>
        <w:t xml:space="preserve"> enumeration declaration may hold a list of enumeration items, which are assigned values. Each item </w:t>
      </w:r>
      <w:r w:rsidR="00CF1EEA" w:rsidRPr="00903DBA">
        <w:rPr>
          <w:highlight w:val="white"/>
        </w:rPr>
        <w:t xml:space="preserve">is </w:t>
      </w:r>
      <w:r w:rsidRPr="00903DBA">
        <w:rPr>
          <w:highlight w:val="white"/>
        </w:rPr>
        <w:t>declared as a constant signed integer, with a value implicitly or explicitly assigned.</w:t>
      </w:r>
    </w:p>
    <w:p w14:paraId="759360CE" w14:textId="2F9A9F49" w:rsidR="00753E01" w:rsidRPr="00903DBA" w:rsidRDefault="00E87871" w:rsidP="00876D3B">
      <w:pPr>
        <w:pStyle w:val="CodeHeader"/>
        <w:rPr>
          <w:highlight w:val="white"/>
        </w:rPr>
      </w:pPr>
      <w:r w:rsidRPr="00903DBA">
        <w:rPr>
          <w:highlight w:val="white"/>
        </w:rPr>
        <w:t>MainParser.</w:t>
      </w:r>
      <w:r w:rsidR="00A85C92" w:rsidRPr="00903DBA">
        <w:rPr>
          <w:highlight w:val="white"/>
        </w:rPr>
        <w:t>gppg</w:t>
      </w:r>
    </w:p>
    <w:p w14:paraId="3803C6C5" w14:textId="77777777" w:rsidR="001D6908" w:rsidRPr="00903DBA" w:rsidRDefault="001D6908" w:rsidP="001D6908">
      <w:pPr>
        <w:pStyle w:val="Code"/>
        <w:rPr>
          <w:highlight w:val="white"/>
        </w:rPr>
      </w:pPr>
      <w:r w:rsidRPr="00903DBA">
        <w:rPr>
          <w:highlight w:val="white"/>
        </w:rPr>
        <w:lastRenderedPageBreak/>
        <w:t>enum_specifier:</w:t>
      </w:r>
    </w:p>
    <w:p w14:paraId="03ED40AC" w14:textId="77777777" w:rsidR="001D6908" w:rsidRPr="00903DBA" w:rsidRDefault="001D6908" w:rsidP="001D6908">
      <w:pPr>
        <w:pStyle w:val="Code"/>
        <w:rPr>
          <w:highlight w:val="white"/>
        </w:rPr>
      </w:pPr>
      <w:r w:rsidRPr="00903DBA">
        <w:rPr>
          <w:highlight w:val="white"/>
        </w:rPr>
        <w:t xml:space="preserve">    ENUM optional_name {</w:t>
      </w:r>
    </w:p>
    <w:p w14:paraId="6C0BFE57" w14:textId="7B1CADE3" w:rsidR="00AE69D4" w:rsidRPr="00903DBA" w:rsidRDefault="00AE69D4" w:rsidP="00AE69D4">
      <w:pPr>
        <w:pStyle w:val="Code"/>
        <w:rPr>
          <w:highlight w:val="white"/>
        </w:rPr>
      </w:pPr>
      <w:r w:rsidRPr="00903DBA">
        <w:rPr>
          <w:highlight w:val="white"/>
        </w:rPr>
        <w:t xml:space="preserve">      EnumValueStack.Push(</w:t>
      </w:r>
      <w:r w:rsidR="00EF0D34" w:rsidRPr="00903DBA">
        <w:rPr>
          <w:highlight w:val="white"/>
        </w:rPr>
        <w:t>BigInteger.Zero</w:t>
      </w:r>
      <w:r w:rsidRPr="00903DBA">
        <w:rPr>
          <w:highlight w:val="white"/>
        </w:rPr>
        <w:t>);</w:t>
      </w:r>
    </w:p>
    <w:p w14:paraId="2B21CA1E" w14:textId="77777777" w:rsidR="001D6908" w:rsidRPr="00903DBA" w:rsidRDefault="001D6908" w:rsidP="001D6908">
      <w:pPr>
        <w:pStyle w:val="Code"/>
        <w:rPr>
          <w:highlight w:val="white"/>
        </w:rPr>
      </w:pPr>
      <w:r w:rsidRPr="00903DBA">
        <w:rPr>
          <w:highlight w:val="white"/>
        </w:rPr>
        <w:t xml:space="preserve">    }</w:t>
      </w:r>
    </w:p>
    <w:p w14:paraId="4A53BC29" w14:textId="77777777" w:rsidR="001D6908" w:rsidRPr="00903DBA" w:rsidRDefault="001D6908" w:rsidP="001D6908">
      <w:pPr>
        <w:pStyle w:val="Code"/>
        <w:rPr>
          <w:highlight w:val="white"/>
        </w:rPr>
      </w:pPr>
      <w:r w:rsidRPr="00903DBA">
        <w:rPr>
          <w:highlight w:val="white"/>
        </w:rPr>
        <w:t xml:space="preserve">    LEFT_BLOCK enum_list RIGHT_BLOCK {</w:t>
      </w:r>
    </w:p>
    <w:p w14:paraId="096653E1" w14:textId="77777777" w:rsidR="001D6908" w:rsidRPr="00903DBA" w:rsidRDefault="001D6908" w:rsidP="001D6908">
      <w:pPr>
        <w:pStyle w:val="Code"/>
        <w:rPr>
          <w:highlight w:val="white"/>
        </w:rPr>
      </w:pPr>
      <w:r w:rsidRPr="00903DBA">
        <w:rPr>
          <w:highlight w:val="white"/>
        </w:rPr>
        <w:t xml:space="preserve">      EnumValueStack.Pop();</w:t>
      </w:r>
    </w:p>
    <w:p w14:paraId="35AC9031" w14:textId="77777777" w:rsidR="001D6908" w:rsidRPr="00903DBA" w:rsidRDefault="001D6908" w:rsidP="001D6908">
      <w:pPr>
        <w:pStyle w:val="Code"/>
        <w:rPr>
          <w:highlight w:val="white"/>
        </w:rPr>
      </w:pPr>
      <w:r w:rsidRPr="00903DBA">
        <w:rPr>
          <w:highlight w:val="white"/>
        </w:rPr>
        <w:t xml:space="preserve">      $$ = MiddleCodeGenerator.EnumSpecifier($2, $5);</w:t>
      </w:r>
    </w:p>
    <w:p w14:paraId="38247D25" w14:textId="15CC6105" w:rsidR="001D6908" w:rsidRPr="00903DBA" w:rsidRDefault="001D6908" w:rsidP="001D6908">
      <w:pPr>
        <w:pStyle w:val="Code"/>
        <w:rPr>
          <w:highlight w:val="white"/>
        </w:rPr>
      </w:pPr>
      <w:r w:rsidRPr="00903DBA">
        <w:rPr>
          <w:highlight w:val="white"/>
        </w:rPr>
        <w:t xml:space="preserve">    }</w:t>
      </w:r>
    </w:p>
    <w:p w14:paraId="5CB2B10A" w14:textId="655762BD" w:rsidR="00226BDF" w:rsidRPr="00903DBA" w:rsidRDefault="00226BDF" w:rsidP="006A3D35">
      <w:pPr>
        <w:rPr>
          <w:highlight w:val="white"/>
        </w:rPr>
      </w:pPr>
      <w:r w:rsidRPr="00903DBA">
        <w:rPr>
          <w:highlight w:val="white"/>
        </w:rPr>
        <w:t>A</w:t>
      </w:r>
      <w:r w:rsidR="00151A42" w:rsidRPr="00903DBA">
        <w:rPr>
          <w:highlight w:val="white"/>
        </w:rPr>
        <w:t>n</w:t>
      </w:r>
      <w:r w:rsidRPr="00903DBA">
        <w:rPr>
          <w:highlight w:val="white"/>
        </w:rPr>
        <w:t xml:space="preserve"> enumeration declaration may also hold a name without a</w:t>
      </w:r>
      <w:r w:rsidR="00151A42" w:rsidRPr="00903DBA">
        <w:rPr>
          <w:highlight w:val="white"/>
        </w:rPr>
        <w:t>n</w:t>
      </w:r>
      <w:r w:rsidRPr="00903DBA">
        <w:rPr>
          <w:highlight w:val="white"/>
        </w:rPr>
        <w:t xml:space="preserve"> </w:t>
      </w:r>
      <w:r w:rsidR="006A3D35" w:rsidRPr="00903DBA">
        <w:rPr>
          <w:highlight w:val="white"/>
        </w:rPr>
        <w:t>enumeration item list. In that case, we look up the name and returns its type</w:t>
      </w:r>
      <w:r w:rsidR="00DA7E1D" w:rsidRPr="00903DBA">
        <w:rPr>
          <w:highlight w:val="white"/>
        </w:rPr>
        <w:t xml:space="preserve">, which is a </w:t>
      </w:r>
      <w:r w:rsidR="006A3D35" w:rsidRPr="00903DBA">
        <w:rPr>
          <w:highlight w:val="white"/>
        </w:rPr>
        <w:t xml:space="preserve">constant signed integer. </w:t>
      </w:r>
      <w:r w:rsidR="004C050F">
        <w:rPr>
          <w:highlight w:val="white"/>
        </w:rPr>
        <w:t>If t</w:t>
      </w:r>
      <w:r w:rsidR="006A3D35" w:rsidRPr="00903DBA">
        <w:rPr>
          <w:highlight w:val="white"/>
        </w:rPr>
        <w:t xml:space="preserve">he name of the </w:t>
      </w:r>
      <w:r w:rsidR="00DA7E1D" w:rsidRPr="00903DBA">
        <w:rPr>
          <w:highlight w:val="white"/>
        </w:rPr>
        <w:t>enumeration</w:t>
      </w:r>
      <w:r w:rsidR="006A3D35" w:rsidRPr="00903DBA">
        <w:rPr>
          <w:highlight w:val="white"/>
        </w:rPr>
        <w:t xml:space="preserve"> </w:t>
      </w:r>
      <w:r w:rsidR="004C050F">
        <w:rPr>
          <w:highlight w:val="white"/>
        </w:rPr>
        <w:t>does not exist</w:t>
      </w:r>
      <w:r w:rsidR="00CE220C">
        <w:rPr>
          <w:highlight w:val="white"/>
        </w:rPr>
        <w:t>,</w:t>
      </w:r>
      <w:r w:rsidR="006A3D35" w:rsidRPr="00903DBA">
        <w:rPr>
          <w:highlight w:val="white"/>
        </w:rPr>
        <w:t xml:space="preserve"> </w:t>
      </w:r>
      <w:r w:rsidR="00D43B06">
        <w:rPr>
          <w:highlight w:val="white"/>
        </w:rPr>
        <w:t>we report an error</w:t>
      </w:r>
      <w:r w:rsidR="006A3D35" w:rsidRPr="00903DBA">
        <w:rPr>
          <w:highlight w:val="white"/>
        </w:rPr>
        <w:t>.</w:t>
      </w:r>
    </w:p>
    <w:p w14:paraId="6AE1CA02" w14:textId="77777777" w:rsidR="001D6908" w:rsidRPr="00903DBA" w:rsidRDefault="001D6908" w:rsidP="001D6908">
      <w:pPr>
        <w:pStyle w:val="Code"/>
        <w:rPr>
          <w:highlight w:val="white"/>
        </w:rPr>
      </w:pPr>
      <w:r w:rsidRPr="00903DBA">
        <w:rPr>
          <w:highlight w:val="white"/>
        </w:rPr>
        <w:t xml:space="preserve">  | ENUM NAME {</w:t>
      </w:r>
    </w:p>
    <w:p w14:paraId="730F9932" w14:textId="77777777" w:rsidR="001D6908" w:rsidRPr="00903DBA" w:rsidRDefault="001D6908" w:rsidP="001D6908">
      <w:pPr>
        <w:pStyle w:val="Code"/>
        <w:rPr>
          <w:highlight w:val="white"/>
        </w:rPr>
      </w:pPr>
      <w:r w:rsidRPr="00903DBA">
        <w:rPr>
          <w:highlight w:val="white"/>
        </w:rPr>
        <w:t xml:space="preserve">      $$ = MiddleCodeGenerator.LookupEnum($2);</w:t>
      </w:r>
    </w:p>
    <w:p w14:paraId="387517B7" w14:textId="77777777" w:rsidR="001D6908" w:rsidRPr="00903DBA" w:rsidRDefault="001D6908" w:rsidP="001D6908">
      <w:pPr>
        <w:pStyle w:val="Code"/>
        <w:rPr>
          <w:highlight w:val="white"/>
        </w:rPr>
      </w:pPr>
      <w:r w:rsidRPr="00903DBA">
        <w:rPr>
          <w:highlight w:val="white"/>
        </w:rPr>
        <w:t xml:space="preserve">    };</w:t>
      </w:r>
    </w:p>
    <w:p w14:paraId="7F1B8764" w14:textId="15963C47" w:rsidR="001D6908" w:rsidRPr="00903DBA" w:rsidRDefault="00E803D1" w:rsidP="00E803D1">
      <w:pPr>
        <w:rPr>
          <w:highlight w:val="white"/>
        </w:rPr>
      </w:pPr>
      <w:r w:rsidRPr="00903DBA">
        <w:rPr>
          <w:highlight w:val="white"/>
        </w:rPr>
        <w:t xml:space="preserve">The result of </w:t>
      </w:r>
      <w:r w:rsidRPr="00903DBA">
        <w:rPr>
          <w:rStyle w:val="KeyWord0"/>
          <w:highlight w:val="white"/>
        </w:rPr>
        <w:t>enum_list</w:t>
      </w:r>
      <w:r w:rsidRPr="00903DBA">
        <w:rPr>
          <w:highlight w:val="white"/>
        </w:rPr>
        <w:t xml:space="preserve"> is a set holding the symbols of the enumeration items and a </w:t>
      </w:r>
      <w:r w:rsidR="00DA7E1D" w:rsidRPr="00903DBA">
        <w:rPr>
          <w:highlight w:val="white"/>
        </w:rPr>
        <w:t>B</w:t>
      </w:r>
      <w:r w:rsidRPr="00903DBA">
        <w:rPr>
          <w:highlight w:val="white"/>
        </w:rPr>
        <w:t>oolean value indicating whether the item was explicitly assign</w:t>
      </w:r>
      <w:r w:rsidR="00DA7E1D" w:rsidRPr="00903DBA">
        <w:rPr>
          <w:highlight w:val="white"/>
        </w:rPr>
        <w:t>e</w:t>
      </w:r>
      <w:r w:rsidRPr="00903DBA">
        <w:rPr>
          <w:highlight w:val="white"/>
        </w:rPr>
        <w:t>d.</w:t>
      </w:r>
      <w:r w:rsidR="00B66979" w:rsidRPr="00903DBA">
        <w:rPr>
          <w:highlight w:val="white"/>
        </w:rPr>
        <w:t xml:space="preserve"> We need the Boolean value in case the enumeration symbol is given extern</w:t>
      </w:r>
      <w:r w:rsidR="0030527C">
        <w:rPr>
          <w:highlight w:val="white"/>
        </w:rPr>
        <w:t>al</w:t>
      </w:r>
      <w:r w:rsidR="00B66979" w:rsidRPr="00903DBA">
        <w:rPr>
          <w:highlight w:val="white"/>
        </w:rPr>
        <w:t xml:space="preserve"> storage, in which case</w:t>
      </w:r>
      <w:r w:rsidR="00CE220C">
        <w:rPr>
          <w:highlight w:val="white"/>
        </w:rPr>
        <w:t xml:space="preserve"> assignment of </w:t>
      </w:r>
      <w:r w:rsidR="00B66979" w:rsidRPr="00903DBA">
        <w:rPr>
          <w:highlight w:val="white"/>
        </w:rPr>
        <w:t>explicit value</w:t>
      </w:r>
      <w:r w:rsidR="00CE220C">
        <w:rPr>
          <w:highlight w:val="white"/>
        </w:rPr>
        <w:t>s are not allowed.</w:t>
      </w:r>
    </w:p>
    <w:p w14:paraId="5E260535" w14:textId="77777777" w:rsidR="001D6908" w:rsidRPr="00903DBA" w:rsidRDefault="001D6908" w:rsidP="001D6908">
      <w:pPr>
        <w:pStyle w:val="Code"/>
        <w:rPr>
          <w:highlight w:val="white"/>
        </w:rPr>
      </w:pPr>
      <w:r w:rsidRPr="00903DBA">
        <w:rPr>
          <w:highlight w:val="white"/>
        </w:rPr>
        <w:t>enum_list:</w:t>
      </w:r>
    </w:p>
    <w:p w14:paraId="73A2A216" w14:textId="77777777" w:rsidR="001D6908" w:rsidRPr="00903DBA" w:rsidRDefault="001D6908" w:rsidP="001D6908">
      <w:pPr>
        <w:pStyle w:val="Code"/>
        <w:rPr>
          <w:highlight w:val="white"/>
        </w:rPr>
      </w:pPr>
      <w:r w:rsidRPr="00903DBA">
        <w:rPr>
          <w:highlight w:val="white"/>
        </w:rPr>
        <w:t xml:space="preserve">    enum {</w:t>
      </w:r>
    </w:p>
    <w:p w14:paraId="11A7EB20" w14:textId="21EAB28B" w:rsidR="001D6908" w:rsidRPr="00903DBA" w:rsidRDefault="001D6908" w:rsidP="001D6908">
      <w:pPr>
        <w:pStyle w:val="Code"/>
        <w:rPr>
          <w:highlight w:val="white"/>
        </w:rPr>
      </w:pPr>
      <w:r w:rsidRPr="00903DBA">
        <w:rPr>
          <w:highlight w:val="white"/>
        </w:rPr>
        <w:t xml:space="preserve">      ISet&lt;Pair&lt;Symbol,bool&gt;&gt; memberSet =</w:t>
      </w:r>
      <w:r w:rsidR="000E3C5C">
        <w:rPr>
          <w:highlight w:val="white"/>
        </w:rPr>
        <w:t xml:space="preserve"> </w:t>
      </w:r>
      <w:r w:rsidRPr="00903DBA">
        <w:rPr>
          <w:highlight w:val="white"/>
        </w:rPr>
        <w:t>new HashSet&lt;Pair&lt;Symbol,bool&gt;&gt;();</w:t>
      </w:r>
    </w:p>
    <w:p w14:paraId="71F3D807" w14:textId="77777777" w:rsidR="001D6908" w:rsidRPr="00903DBA" w:rsidRDefault="001D6908" w:rsidP="001D6908">
      <w:pPr>
        <w:pStyle w:val="Code"/>
        <w:rPr>
          <w:highlight w:val="white"/>
        </w:rPr>
      </w:pPr>
      <w:r w:rsidRPr="00903DBA">
        <w:rPr>
          <w:highlight w:val="white"/>
        </w:rPr>
        <w:t xml:space="preserve">      memberSet.Add($1);</w:t>
      </w:r>
    </w:p>
    <w:p w14:paraId="32B38798" w14:textId="77777777" w:rsidR="001D6908" w:rsidRPr="00903DBA" w:rsidRDefault="001D6908" w:rsidP="001D6908">
      <w:pPr>
        <w:pStyle w:val="Code"/>
        <w:rPr>
          <w:highlight w:val="white"/>
        </w:rPr>
      </w:pPr>
      <w:r w:rsidRPr="00903DBA">
        <w:rPr>
          <w:highlight w:val="white"/>
        </w:rPr>
        <w:t xml:space="preserve">      $$ = memberSet;</w:t>
      </w:r>
    </w:p>
    <w:p w14:paraId="2C65A038" w14:textId="77777777" w:rsidR="001D6908" w:rsidRPr="00903DBA" w:rsidRDefault="001D6908" w:rsidP="001D6908">
      <w:pPr>
        <w:pStyle w:val="Code"/>
        <w:rPr>
          <w:highlight w:val="white"/>
        </w:rPr>
      </w:pPr>
      <w:r w:rsidRPr="00903DBA">
        <w:rPr>
          <w:highlight w:val="white"/>
        </w:rPr>
        <w:t xml:space="preserve">    }</w:t>
      </w:r>
    </w:p>
    <w:p w14:paraId="51C0618E" w14:textId="77777777" w:rsidR="001D6908" w:rsidRPr="00903DBA" w:rsidRDefault="001D6908" w:rsidP="001D6908">
      <w:pPr>
        <w:pStyle w:val="Code"/>
        <w:rPr>
          <w:highlight w:val="white"/>
        </w:rPr>
      </w:pPr>
      <w:r w:rsidRPr="00903DBA">
        <w:rPr>
          <w:highlight w:val="white"/>
        </w:rPr>
        <w:t xml:space="preserve">  | enum_list COMMA enum {</w:t>
      </w:r>
    </w:p>
    <w:p w14:paraId="5C6B5CED" w14:textId="77777777" w:rsidR="001D6908" w:rsidRPr="00903DBA" w:rsidRDefault="001D6908" w:rsidP="001D6908">
      <w:pPr>
        <w:pStyle w:val="Code"/>
        <w:rPr>
          <w:highlight w:val="white"/>
        </w:rPr>
      </w:pPr>
      <w:r w:rsidRPr="00903DBA">
        <w:rPr>
          <w:highlight w:val="white"/>
        </w:rPr>
        <w:t xml:space="preserve">      ISet&lt;Pair&lt;Symbol,bool&gt;&gt; memberSet = $1;</w:t>
      </w:r>
    </w:p>
    <w:p w14:paraId="1DD8CFDC" w14:textId="77777777" w:rsidR="001D6908" w:rsidRPr="00903DBA" w:rsidRDefault="001D6908" w:rsidP="001D6908">
      <w:pPr>
        <w:pStyle w:val="Code"/>
        <w:rPr>
          <w:highlight w:val="white"/>
        </w:rPr>
      </w:pPr>
      <w:r w:rsidRPr="00903DBA">
        <w:rPr>
          <w:highlight w:val="white"/>
        </w:rPr>
        <w:t xml:space="preserve">      memberSet.Add($3);</w:t>
      </w:r>
    </w:p>
    <w:p w14:paraId="21AAE3A5" w14:textId="77777777" w:rsidR="001D6908" w:rsidRPr="00903DBA" w:rsidRDefault="001D6908" w:rsidP="001D6908">
      <w:pPr>
        <w:pStyle w:val="Code"/>
        <w:rPr>
          <w:highlight w:val="white"/>
        </w:rPr>
      </w:pPr>
      <w:r w:rsidRPr="00903DBA">
        <w:rPr>
          <w:highlight w:val="white"/>
        </w:rPr>
        <w:t xml:space="preserve">      $$ = memberSet;</w:t>
      </w:r>
    </w:p>
    <w:p w14:paraId="33EBF7AD" w14:textId="77777777" w:rsidR="001D6908" w:rsidRPr="00903DBA" w:rsidRDefault="001D6908" w:rsidP="001D6908">
      <w:pPr>
        <w:pStyle w:val="Code"/>
        <w:rPr>
          <w:highlight w:val="white"/>
        </w:rPr>
      </w:pPr>
      <w:r w:rsidRPr="00903DBA">
        <w:rPr>
          <w:highlight w:val="white"/>
        </w:rPr>
        <w:t xml:space="preserve">    };</w:t>
      </w:r>
    </w:p>
    <w:p w14:paraId="60C1BB1D" w14:textId="5DB50CE6" w:rsidR="0099740C" w:rsidRPr="00903DBA" w:rsidRDefault="0099740C" w:rsidP="0099740C">
      <w:pPr>
        <w:rPr>
          <w:highlight w:val="white"/>
        </w:rPr>
      </w:pPr>
      <w:r w:rsidRPr="00903DBA">
        <w:rPr>
          <w:highlight w:val="white"/>
        </w:rPr>
        <w:t>When it comes to enumeration</w:t>
      </w:r>
      <w:r w:rsidR="007E5365" w:rsidRPr="00903DBA">
        <w:rPr>
          <w:highlight w:val="white"/>
        </w:rPr>
        <w:t>s,</w:t>
      </w:r>
      <w:r w:rsidRPr="00903DBA">
        <w:rPr>
          <w:highlight w:val="white"/>
        </w:rPr>
        <w:t xml:space="preserve"> we have a potential problem. Each enumeration item is stored in the symbol table as a signed integer with a value. </w:t>
      </w:r>
      <w:r w:rsidR="008B53F6">
        <w:rPr>
          <w:highlight w:val="white"/>
        </w:rPr>
        <w:t>As stated above, t</w:t>
      </w:r>
      <w:r w:rsidRPr="00903DBA">
        <w:rPr>
          <w:highlight w:val="white"/>
        </w:rPr>
        <w:t xml:space="preserve">he value may be </w:t>
      </w:r>
      <w:r w:rsidR="007E5365" w:rsidRPr="00903DBA">
        <w:rPr>
          <w:highlight w:val="white"/>
        </w:rPr>
        <w:t xml:space="preserve">explicitly </w:t>
      </w:r>
      <w:r w:rsidRPr="00903DBA">
        <w:rPr>
          <w:highlight w:val="white"/>
        </w:rPr>
        <w:t xml:space="preserve">assigned or </w:t>
      </w:r>
      <w:r w:rsidR="007E5365" w:rsidRPr="00903DBA">
        <w:rPr>
          <w:highlight w:val="white"/>
        </w:rPr>
        <w:t xml:space="preserve">implicitly </w:t>
      </w:r>
      <w:r w:rsidRPr="00903DBA">
        <w:rPr>
          <w:highlight w:val="white"/>
        </w:rPr>
        <w:t xml:space="preserve">given </w:t>
      </w:r>
      <w:r w:rsidR="007E5365" w:rsidRPr="00903DBA">
        <w:rPr>
          <w:highlight w:val="white"/>
        </w:rPr>
        <w:t>a value</w:t>
      </w:r>
      <w:r w:rsidRPr="00903DBA">
        <w:rPr>
          <w:highlight w:val="white"/>
        </w:rPr>
        <w:t xml:space="preserve">. If the storage of the enumeration is extern, </w:t>
      </w:r>
      <w:r w:rsidR="007E5365" w:rsidRPr="00903DBA">
        <w:rPr>
          <w:highlight w:val="white"/>
        </w:rPr>
        <w:t>it is not</w:t>
      </w:r>
      <w:r w:rsidRPr="00903DBA">
        <w:rPr>
          <w:highlight w:val="white"/>
        </w:rPr>
        <w:t xml:space="preserve"> allowed to assign values to the enumeration items. However, it is in C allowed to state the declaration specifiers in </w:t>
      </w:r>
      <w:r w:rsidR="007E5365" w:rsidRPr="00903DBA">
        <w:rPr>
          <w:highlight w:val="white"/>
        </w:rPr>
        <w:t>arbitrary</w:t>
      </w:r>
      <w:r w:rsidRPr="00903DBA">
        <w:rPr>
          <w:highlight w:val="white"/>
        </w:rPr>
        <w:t xml:space="preserve"> order. For instance, the following declaration is valid</w:t>
      </w:r>
      <w:r w:rsidR="007E5365" w:rsidRPr="00903DBA">
        <w:rPr>
          <w:highlight w:val="white"/>
        </w:rPr>
        <w:t>:</w:t>
      </w:r>
    </w:p>
    <w:p w14:paraId="033421AE" w14:textId="77777777" w:rsidR="0099740C" w:rsidRPr="00903DBA" w:rsidRDefault="0099740C" w:rsidP="0099740C">
      <w:pPr>
        <w:pStyle w:val="Code"/>
        <w:rPr>
          <w:highlight w:val="white"/>
        </w:rPr>
      </w:pPr>
      <w:r w:rsidRPr="00903DBA">
        <w:rPr>
          <w:highlight w:val="white"/>
        </w:rPr>
        <w:t>enum {a, b} extern;</w:t>
      </w:r>
    </w:p>
    <w:p w14:paraId="01FCB109" w14:textId="49568648" w:rsidR="0099740C" w:rsidRPr="00903DBA" w:rsidRDefault="0099740C" w:rsidP="0099740C">
      <w:pPr>
        <w:rPr>
          <w:highlight w:val="white"/>
        </w:rPr>
      </w:pPr>
      <w:r w:rsidRPr="00903DBA">
        <w:rPr>
          <w:highlight w:val="white"/>
        </w:rPr>
        <w:t>The following declaration is invalid</w:t>
      </w:r>
      <w:r w:rsidR="007E5365" w:rsidRPr="00903DBA">
        <w:rPr>
          <w:highlight w:val="white"/>
        </w:rPr>
        <w:t xml:space="preserve">, since it has extern storage and </w:t>
      </w:r>
      <w:r w:rsidR="007E5365" w:rsidRPr="00903DBA">
        <w:rPr>
          <w:rStyle w:val="KeyWord0"/>
          <w:highlight w:val="white"/>
        </w:rPr>
        <w:t>a</w:t>
      </w:r>
      <w:r w:rsidR="007E5365" w:rsidRPr="00903DBA">
        <w:rPr>
          <w:highlight w:val="white"/>
        </w:rPr>
        <w:t xml:space="preserve"> is assigned a value</w:t>
      </w:r>
      <w:r w:rsidRPr="00903DBA">
        <w:rPr>
          <w:highlight w:val="white"/>
        </w:rPr>
        <w:t>:</w:t>
      </w:r>
    </w:p>
    <w:p w14:paraId="562048D0" w14:textId="27D947E8" w:rsidR="0099740C" w:rsidRPr="00903DBA" w:rsidRDefault="0099740C" w:rsidP="0099740C">
      <w:pPr>
        <w:pStyle w:val="Code"/>
        <w:rPr>
          <w:highlight w:val="white"/>
        </w:rPr>
      </w:pPr>
      <w:r w:rsidRPr="00903DBA">
        <w:rPr>
          <w:highlight w:val="white"/>
        </w:rPr>
        <w:t>enum {a = 1, b} extern;</w:t>
      </w:r>
    </w:p>
    <w:p w14:paraId="2F963A49" w14:textId="0A4F5561" w:rsidR="0099740C" w:rsidRPr="00903DBA" w:rsidRDefault="0099740C" w:rsidP="0099740C">
      <w:pPr>
        <w:rPr>
          <w:highlight w:val="white"/>
        </w:rPr>
      </w:pPr>
      <w:r w:rsidRPr="00903DBA">
        <w:rPr>
          <w:highlight w:val="white"/>
        </w:rPr>
        <w:t>The problem is that when we parse enumeration declaration we might not yet know if its storage is extern. Therefore</w:t>
      </w:r>
      <w:r w:rsidR="002B563D" w:rsidRPr="00903DBA">
        <w:rPr>
          <w:highlight w:val="white"/>
        </w:rPr>
        <w:t>,</w:t>
      </w:r>
      <w:r w:rsidRPr="00903DBA">
        <w:rPr>
          <w:highlight w:val="white"/>
        </w:rPr>
        <w:t xml:space="preserve"> we must also store, for each item, whether it has been </w:t>
      </w:r>
      <w:r w:rsidR="002B563D" w:rsidRPr="00903DBA">
        <w:rPr>
          <w:highlight w:val="white"/>
        </w:rPr>
        <w:t>explicitly</w:t>
      </w:r>
      <w:r w:rsidRPr="00903DBA">
        <w:rPr>
          <w:highlight w:val="white"/>
        </w:rPr>
        <w:t xml:space="preserve"> assigned. The handling of the storage is </w:t>
      </w:r>
      <w:r w:rsidR="002B563D" w:rsidRPr="00903DBA">
        <w:rPr>
          <w:highlight w:val="white"/>
        </w:rPr>
        <w:t>managed</w:t>
      </w:r>
      <w:r w:rsidRPr="00903DBA">
        <w:rPr>
          <w:highlight w:val="white"/>
        </w:rPr>
        <w:t xml:space="preserve"> by the </w:t>
      </w:r>
      <w:r w:rsidRPr="00903DBA">
        <w:rPr>
          <w:rStyle w:val="KeyWord0"/>
          <w:highlight w:val="white"/>
        </w:rPr>
        <w:t>Specifier</w:t>
      </w:r>
      <w:r w:rsidRPr="00903DBA">
        <w:rPr>
          <w:highlight w:val="white"/>
        </w:rPr>
        <w:t xml:space="preserve"> class </w:t>
      </w:r>
      <w:r w:rsidR="00894838" w:rsidRPr="00903DBA">
        <w:rPr>
          <w:highlight w:val="white"/>
        </w:rPr>
        <w:t>(see</w:t>
      </w:r>
      <w:r w:rsidR="002B563D" w:rsidRPr="00903DBA">
        <w:rPr>
          <w:highlight w:val="white"/>
        </w:rPr>
        <w:t xml:space="preserve"> Chapter </w:t>
      </w:r>
      <w:r w:rsidR="002B563D" w:rsidRPr="00903DBA">
        <w:rPr>
          <w:highlight w:val="white"/>
        </w:rPr>
        <w:fldChar w:fldCharType="begin"/>
      </w:r>
      <w:r w:rsidR="002B563D" w:rsidRPr="00903DBA">
        <w:rPr>
          <w:highlight w:val="white"/>
        </w:rPr>
        <w:instrText xml:space="preserve"> REF _Ref54202192 \r \h </w:instrText>
      </w:r>
      <w:r w:rsidR="002B563D" w:rsidRPr="00903DBA">
        <w:rPr>
          <w:highlight w:val="white"/>
        </w:rPr>
      </w:r>
      <w:r w:rsidR="002B563D" w:rsidRPr="00903DBA">
        <w:rPr>
          <w:highlight w:val="white"/>
        </w:rPr>
        <w:fldChar w:fldCharType="separate"/>
      </w:r>
      <w:r w:rsidR="005F7BC3" w:rsidRPr="00903DBA">
        <w:rPr>
          <w:highlight w:val="white"/>
        </w:rPr>
        <w:t>4</w:t>
      </w:r>
      <w:r w:rsidR="002B563D" w:rsidRPr="00903DBA">
        <w:rPr>
          <w:highlight w:val="white"/>
        </w:rPr>
        <w:fldChar w:fldCharType="end"/>
      </w:r>
      <w:r w:rsidR="00894838" w:rsidRPr="00903DBA">
        <w:rPr>
          <w:highlight w:val="white"/>
        </w:rPr>
        <w:t>)</w:t>
      </w:r>
      <w:r w:rsidR="002B563D" w:rsidRPr="00903DBA">
        <w:rPr>
          <w:highlight w:val="white"/>
        </w:rPr>
        <w:t xml:space="preserve"> </w:t>
      </w:r>
      <w:r w:rsidRPr="00903DBA">
        <w:rPr>
          <w:highlight w:val="white"/>
        </w:rPr>
        <w:t>after all declaration specifiers have been parsed.</w:t>
      </w:r>
      <w:r w:rsidR="007A5268" w:rsidRPr="00903DBA">
        <w:rPr>
          <w:highlight w:val="white"/>
        </w:rPr>
        <w:t xml:space="preserve"> The result is that for each item a p</w:t>
      </w:r>
      <w:r w:rsidR="00CA623C" w:rsidRPr="00903DBA">
        <w:rPr>
          <w:highlight w:val="white"/>
        </w:rPr>
        <w:t>a</w:t>
      </w:r>
      <w:r w:rsidR="007A5268" w:rsidRPr="00903DBA">
        <w:rPr>
          <w:highlight w:val="white"/>
        </w:rPr>
        <w:t xml:space="preserve">ir is returned, holding the symbol of the item and a </w:t>
      </w:r>
      <w:r w:rsidR="00894838" w:rsidRPr="00903DBA">
        <w:rPr>
          <w:highlight w:val="white"/>
        </w:rPr>
        <w:t>B</w:t>
      </w:r>
      <w:r w:rsidR="007A5268" w:rsidRPr="00903DBA">
        <w:rPr>
          <w:highlight w:val="white"/>
        </w:rPr>
        <w:t>oolean value indicating whether the item has been explicitly assigned</w:t>
      </w:r>
      <w:r w:rsidR="00894838" w:rsidRPr="00903DBA">
        <w:rPr>
          <w:highlight w:val="white"/>
        </w:rPr>
        <w:t xml:space="preserve"> a value</w:t>
      </w:r>
      <w:r w:rsidR="007A5268" w:rsidRPr="00903DBA">
        <w:rPr>
          <w:highlight w:val="white"/>
        </w:rPr>
        <w:t>.</w:t>
      </w:r>
    </w:p>
    <w:p w14:paraId="793331C8" w14:textId="77777777" w:rsidR="001D6908" w:rsidRPr="00903DBA" w:rsidRDefault="001D6908" w:rsidP="001D6908">
      <w:pPr>
        <w:pStyle w:val="Code"/>
        <w:rPr>
          <w:highlight w:val="white"/>
        </w:rPr>
      </w:pPr>
      <w:r w:rsidRPr="00903DBA">
        <w:rPr>
          <w:highlight w:val="white"/>
        </w:rPr>
        <w:t>enum:</w:t>
      </w:r>
    </w:p>
    <w:p w14:paraId="3C09CDF4" w14:textId="77777777" w:rsidR="001D6908" w:rsidRPr="00903DBA" w:rsidRDefault="001D6908" w:rsidP="001D6908">
      <w:pPr>
        <w:pStyle w:val="Code"/>
        <w:rPr>
          <w:highlight w:val="white"/>
        </w:rPr>
      </w:pPr>
      <w:r w:rsidRPr="00903DBA">
        <w:rPr>
          <w:highlight w:val="white"/>
        </w:rPr>
        <w:t xml:space="preserve">    NAME {</w:t>
      </w:r>
    </w:p>
    <w:p w14:paraId="5F2ECCB3" w14:textId="77777777" w:rsidR="001D6908" w:rsidRPr="00903DBA" w:rsidRDefault="001D6908" w:rsidP="001D6908">
      <w:pPr>
        <w:pStyle w:val="Code"/>
        <w:rPr>
          <w:highlight w:val="white"/>
        </w:rPr>
      </w:pPr>
      <w:r w:rsidRPr="00903DBA">
        <w:rPr>
          <w:highlight w:val="white"/>
        </w:rPr>
        <w:t xml:space="preserve">      Symbol symbol = MiddleCodeGenerator.EnumItem($1, null);</w:t>
      </w:r>
    </w:p>
    <w:p w14:paraId="216FDEAC" w14:textId="77777777" w:rsidR="001D6908" w:rsidRPr="00903DBA" w:rsidRDefault="001D6908" w:rsidP="001D6908">
      <w:pPr>
        <w:pStyle w:val="Code"/>
        <w:rPr>
          <w:highlight w:val="white"/>
        </w:rPr>
      </w:pPr>
      <w:r w:rsidRPr="00903DBA">
        <w:rPr>
          <w:highlight w:val="white"/>
        </w:rPr>
        <w:t xml:space="preserve">      $$ = new Pair&lt;Symbol,bool&gt;(symbol, false);</w:t>
      </w:r>
    </w:p>
    <w:p w14:paraId="5BBE38AF" w14:textId="77777777" w:rsidR="001D6908" w:rsidRPr="00903DBA" w:rsidRDefault="001D6908" w:rsidP="001D6908">
      <w:pPr>
        <w:pStyle w:val="Code"/>
        <w:rPr>
          <w:highlight w:val="white"/>
        </w:rPr>
      </w:pPr>
      <w:r w:rsidRPr="00903DBA">
        <w:rPr>
          <w:highlight w:val="white"/>
        </w:rPr>
        <w:t xml:space="preserve">    }</w:t>
      </w:r>
    </w:p>
    <w:p w14:paraId="2B91875D" w14:textId="77777777" w:rsidR="001D6908" w:rsidRPr="00903DBA" w:rsidRDefault="001D6908" w:rsidP="001D6908">
      <w:pPr>
        <w:pStyle w:val="Code"/>
        <w:rPr>
          <w:highlight w:val="white"/>
        </w:rPr>
      </w:pPr>
      <w:r w:rsidRPr="00903DBA">
        <w:rPr>
          <w:highlight w:val="white"/>
        </w:rPr>
        <w:t xml:space="preserve">  | NAME ASSIGN constant_integral_expression {</w:t>
      </w:r>
    </w:p>
    <w:p w14:paraId="0902C2F2" w14:textId="77777777" w:rsidR="001D6908" w:rsidRPr="00903DBA" w:rsidRDefault="001D6908" w:rsidP="001D6908">
      <w:pPr>
        <w:pStyle w:val="Code"/>
        <w:rPr>
          <w:highlight w:val="white"/>
        </w:rPr>
      </w:pPr>
      <w:r w:rsidRPr="00903DBA">
        <w:rPr>
          <w:highlight w:val="white"/>
        </w:rPr>
        <w:t xml:space="preserve">      Symbol symbol = MiddleCodeGenerator.EnumItem($1, $3.Symbol);</w:t>
      </w:r>
    </w:p>
    <w:p w14:paraId="49FD6E51" w14:textId="77777777" w:rsidR="001D6908" w:rsidRPr="00903DBA" w:rsidRDefault="001D6908" w:rsidP="001D6908">
      <w:pPr>
        <w:pStyle w:val="Code"/>
        <w:rPr>
          <w:highlight w:val="white"/>
        </w:rPr>
      </w:pPr>
      <w:r w:rsidRPr="00903DBA">
        <w:rPr>
          <w:highlight w:val="white"/>
        </w:rPr>
        <w:lastRenderedPageBreak/>
        <w:t xml:space="preserve">      $$ = new Pair&lt;Symbol,bool&gt;(symbol, true);</w:t>
      </w:r>
    </w:p>
    <w:p w14:paraId="62C79E85" w14:textId="4CDC9F9D" w:rsidR="00863397" w:rsidRPr="00903DBA" w:rsidRDefault="001D6908" w:rsidP="00494989">
      <w:pPr>
        <w:pStyle w:val="Code"/>
        <w:rPr>
          <w:highlight w:val="white"/>
        </w:rPr>
      </w:pPr>
      <w:r w:rsidRPr="00903DBA">
        <w:rPr>
          <w:highlight w:val="white"/>
        </w:rPr>
        <w:t xml:space="preserve">    };</w:t>
      </w:r>
    </w:p>
    <w:p w14:paraId="10EEAA31" w14:textId="561FB2E7" w:rsidR="00DB7DA3" w:rsidRPr="00903DBA" w:rsidRDefault="00DB7DA3" w:rsidP="00DB7DA3">
      <w:pPr>
        <w:pStyle w:val="Rubrik3"/>
        <w:rPr>
          <w:highlight w:val="white"/>
        </w:rPr>
      </w:pPr>
      <w:bookmarkStart w:id="42" w:name="_Toc57655991"/>
      <w:r w:rsidRPr="00903DBA">
        <w:rPr>
          <w:highlight w:val="white"/>
        </w:rPr>
        <w:t>Declarator</w:t>
      </w:r>
      <w:bookmarkEnd w:id="42"/>
      <w:r w:rsidR="00FF2B7D">
        <w:rPr>
          <w:highlight w:val="white"/>
        </w:rPr>
        <w:t>s</w:t>
      </w:r>
    </w:p>
    <w:p w14:paraId="5EE03350" w14:textId="628465FE" w:rsidR="00A767EB" w:rsidRPr="00903DBA" w:rsidRDefault="00DB7DA3" w:rsidP="001D4FEE">
      <w:pPr>
        <w:rPr>
          <w:highlight w:val="white"/>
        </w:rPr>
      </w:pPr>
      <w:r w:rsidRPr="00903DBA">
        <w:rPr>
          <w:highlight w:val="white"/>
        </w:rPr>
        <w:t>As mentioned in the previous section, a</w:t>
      </w:r>
      <w:r w:rsidR="00A767EB" w:rsidRPr="00903DBA">
        <w:rPr>
          <w:highlight w:val="white"/>
        </w:rPr>
        <w:t xml:space="preserve"> declaration is made up by a declaration specifier list, an optional </w:t>
      </w:r>
      <w:r w:rsidR="001D4FEE" w:rsidRPr="00903DBA">
        <w:rPr>
          <w:highlight w:val="white"/>
        </w:rPr>
        <w:t>declarator</w:t>
      </w:r>
      <w:r w:rsidR="00A767EB" w:rsidRPr="00903DBA">
        <w:rPr>
          <w:highlight w:val="white"/>
        </w:rPr>
        <w:t xml:space="preserve"> list, and a semicolon. </w:t>
      </w:r>
      <w:r w:rsidRPr="00903DBA">
        <w:rPr>
          <w:highlight w:val="white"/>
        </w:rPr>
        <w:t>I</w:t>
      </w:r>
      <w:r w:rsidR="00A767EB" w:rsidRPr="00903DBA">
        <w:rPr>
          <w:highlight w:val="white"/>
        </w:rPr>
        <w:t xml:space="preserve">n the following declaration, </w:t>
      </w:r>
      <w:r w:rsidR="00A767EB" w:rsidRPr="00903DBA">
        <w:rPr>
          <w:rStyle w:val="KeyWord0"/>
          <w:highlight w:val="white"/>
        </w:rPr>
        <w:t>static long int</w:t>
      </w:r>
      <w:r w:rsidR="00A767EB" w:rsidRPr="00903DBA">
        <w:rPr>
          <w:highlight w:val="white"/>
        </w:rPr>
        <w:t xml:space="preserve"> is the specifier list while </w:t>
      </w:r>
      <w:r w:rsidR="00A767EB" w:rsidRPr="00903DBA">
        <w:rPr>
          <w:rStyle w:val="KeyWord0"/>
          <w:highlight w:val="white"/>
        </w:rPr>
        <w:t>*p</w:t>
      </w:r>
      <w:r w:rsidR="00A767EB" w:rsidRPr="00903DBA">
        <w:rPr>
          <w:highlight w:val="white"/>
        </w:rPr>
        <w:t xml:space="preserve">, and </w:t>
      </w:r>
      <w:r w:rsidR="00A767EB" w:rsidRPr="00903DBA">
        <w:rPr>
          <w:rStyle w:val="KeyWord0"/>
          <w:highlight w:val="white"/>
        </w:rPr>
        <w:t>a[3]</w:t>
      </w:r>
      <w:r w:rsidR="00A767EB" w:rsidRPr="00903DBA">
        <w:rPr>
          <w:highlight w:val="white"/>
        </w:rPr>
        <w:t xml:space="preserve"> are declarators.</w:t>
      </w:r>
    </w:p>
    <w:p w14:paraId="5A1D5A4E" w14:textId="77777777" w:rsidR="00A767EB" w:rsidRPr="00903DBA" w:rsidRDefault="00A767EB" w:rsidP="00A767EB">
      <w:pPr>
        <w:pStyle w:val="Code"/>
        <w:rPr>
          <w:highlight w:val="white"/>
        </w:rPr>
      </w:pPr>
      <w:r w:rsidRPr="00903DBA">
        <w:rPr>
          <w:highlight w:val="white"/>
        </w:rPr>
        <w:t>static long int *p, a[3];</w:t>
      </w:r>
    </w:p>
    <w:p w14:paraId="2C68B69A" w14:textId="45EE345F" w:rsidR="002F6A71" w:rsidRPr="00903DBA" w:rsidRDefault="00DF770E" w:rsidP="0086793B">
      <w:pPr>
        <w:rPr>
          <w:highlight w:val="white"/>
        </w:rPr>
      </w:pPr>
      <w:r w:rsidRPr="00903DBA">
        <w:rPr>
          <w:highlight w:val="white"/>
        </w:rPr>
        <w:t xml:space="preserve">A </w:t>
      </w:r>
      <w:r w:rsidR="003060D2" w:rsidRPr="00903DBA">
        <w:rPr>
          <w:highlight w:val="white"/>
        </w:rPr>
        <w:t>declarator</w:t>
      </w:r>
      <w:r w:rsidRPr="00903DBA">
        <w:rPr>
          <w:highlight w:val="white"/>
        </w:rPr>
        <w:t xml:space="preserve"> list is made up </w:t>
      </w:r>
      <w:r w:rsidR="003060D2" w:rsidRPr="00903DBA">
        <w:rPr>
          <w:highlight w:val="white"/>
        </w:rPr>
        <w:t>declarator</w:t>
      </w:r>
      <w:r w:rsidR="009B579D" w:rsidRPr="00903DBA">
        <w:rPr>
          <w:highlight w:val="white"/>
        </w:rPr>
        <w:t>s</w:t>
      </w:r>
      <w:r w:rsidR="001A63CB" w:rsidRPr="00903DBA">
        <w:rPr>
          <w:highlight w:val="white"/>
        </w:rPr>
        <w:t xml:space="preserve"> </w:t>
      </w:r>
      <w:r w:rsidR="00042F0F" w:rsidRPr="00903DBA">
        <w:rPr>
          <w:highlight w:val="white"/>
        </w:rPr>
        <w:t>separated</w:t>
      </w:r>
      <w:r w:rsidR="001A63CB" w:rsidRPr="00903DBA">
        <w:rPr>
          <w:highlight w:val="white"/>
        </w:rPr>
        <w:t xml:space="preserve"> by commas.</w:t>
      </w:r>
      <w:r w:rsidR="002F6A71" w:rsidRPr="00903DBA">
        <w:rPr>
          <w:highlight w:val="white"/>
        </w:rPr>
        <w:t xml:space="preserve"> There are three kinds o</w:t>
      </w:r>
      <w:r w:rsidR="00DC4D43" w:rsidRPr="00903DBA">
        <w:rPr>
          <w:highlight w:val="white"/>
        </w:rPr>
        <w:t>f</w:t>
      </w:r>
      <w:r w:rsidR="002F6A71" w:rsidRPr="00903DBA">
        <w:rPr>
          <w:highlight w:val="white"/>
        </w:rPr>
        <w:t xml:space="preserve"> declarators:</w:t>
      </w:r>
    </w:p>
    <w:p w14:paraId="270D6C15" w14:textId="78C02AFB" w:rsidR="002F6A71" w:rsidRPr="00030ADC" w:rsidRDefault="002F6A71" w:rsidP="00030ADC">
      <w:pPr>
        <w:pStyle w:val="Liststycke"/>
        <w:numPr>
          <w:ilvl w:val="0"/>
          <w:numId w:val="175"/>
        </w:numPr>
        <w:rPr>
          <w:rStyle w:val="KeyWord0"/>
          <w:b w:val="0"/>
          <w:noProof w:val="0"/>
          <w:highlight w:val="white"/>
        </w:rPr>
      </w:pPr>
      <w:r w:rsidRPr="00030ADC">
        <w:rPr>
          <w:highlight w:val="white"/>
        </w:rPr>
        <w:t>Simple</w:t>
      </w:r>
      <w:r w:rsidR="005F5539" w:rsidRPr="00030ADC">
        <w:rPr>
          <w:highlight w:val="white"/>
        </w:rPr>
        <w:t>, such as</w:t>
      </w:r>
      <w:r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w:t>
      </w:r>
    </w:p>
    <w:p w14:paraId="36D8DBE9" w14:textId="6FD1A35E" w:rsidR="000200BA" w:rsidRPr="00030ADC" w:rsidRDefault="00DC4D43" w:rsidP="00030ADC">
      <w:pPr>
        <w:pStyle w:val="Liststycke"/>
        <w:numPr>
          <w:ilvl w:val="0"/>
          <w:numId w:val="175"/>
        </w:numPr>
        <w:rPr>
          <w:rStyle w:val="KeyWord0"/>
          <w:b w:val="0"/>
          <w:noProof w:val="0"/>
          <w:highlight w:val="white"/>
        </w:rPr>
      </w:pPr>
      <w:r w:rsidRPr="00030ADC">
        <w:rPr>
          <w:highlight w:val="white"/>
        </w:rPr>
        <w:t xml:space="preserve">With </w:t>
      </w:r>
      <w:r w:rsidR="00C22901" w:rsidRPr="00030ADC">
        <w:rPr>
          <w:highlight w:val="white"/>
        </w:rPr>
        <w:t xml:space="preserve">initialization, </w:t>
      </w:r>
      <w:r w:rsidR="005F5539" w:rsidRPr="00030ADC">
        <w:rPr>
          <w:highlight w:val="white"/>
        </w:rPr>
        <w:t xml:space="preserve">such as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p>
    <w:p w14:paraId="441DF106" w14:textId="684D36F4" w:rsidR="007C241D" w:rsidRPr="00030ADC" w:rsidRDefault="00DC4D43" w:rsidP="00030ADC">
      <w:pPr>
        <w:pStyle w:val="Liststycke"/>
        <w:numPr>
          <w:ilvl w:val="0"/>
          <w:numId w:val="175"/>
        </w:numPr>
        <w:rPr>
          <w:rStyle w:val="KeyWord0"/>
          <w:b w:val="0"/>
          <w:noProof w:val="0"/>
          <w:highlight w:val="white"/>
        </w:rPr>
      </w:pPr>
      <w:r w:rsidRPr="00030ADC">
        <w:rPr>
          <w:highlight w:val="white"/>
        </w:rPr>
        <w:t>With b</w:t>
      </w:r>
      <w:r w:rsidR="007C241D" w:rsidRPr="00030ADC">
        <w:rPr>
          <w:highlight w:val="white"/>
        </w:rPr>
        <w:t>itfield</w:t>
      </w:r>
      <w:r w:rsidR="0096580A" w:rsidRPr="00030ADC">
        <w:rPr>
          <w:highlight w:val="white"/>
        </w:rPr>
        <w:t>, only allowed in structs</w:t>
      </w:r>
      <w:r w:rsidR="005F5539" w:rsidRPr="00030ADC">
        <w:rPr>
          <w:highlight w:val="white"/>
        </w:rPr>
        <w:t>, such as</w:t>
      </w:r>
      <w:r w:rsidR="007C241D"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r w:rsidR="009238D7">
        <w:rPr>
          <w:highlight w:val="white"/>
        </w:rPr>
        <w:t xml:space="preserve">. It also possible to omit the </w:t>
      </w:r>
      <w:r w:rsidR="00DA71BD">
        <w:rPr>
          <w:highlight w:val="white"/>
        </w:rPr>
        <w:t>declarator; i</w:t>
      </w:r>
      <w:r w:rsidR="009238D7">
        <w:rPr>
          <w:highlight w:val="white"/>
        </w:rPr>
        <w:t xml:space="preserve">n the </w:t>
      </w:r>
      <w:r w:rsidR="00B62405" w:rsidRPr="00030ADC">
        <w:rPr>
          <w:rStyle w:val="KeyWord0"/>
          <w:highlight w:val="white"/>
        </w:rPr>
        <w:t>int : 3;</w:t>
      </w:r>
      <w:r w:rsidR="009238D7" w:rsidRPr="009238D7">
        <w:rPr>
          <w:highlight w:val="white"/>
        </w:rPr>
        <w:t xml:space="preserve"> declaration</w:t>
      </w:r>
      <w:r w:rsidR="00DA71BD">
        <w:rPr>
          <w:highlight w:val="white"/>
        </w:rPr>
        <w:t>, it is only stated that three bits shall be unused.</w:t>
      </w:r>
    </w:p>
    <w:p w14:paraId="639D14B3" w14:textId="02155F4F" w:rsidR="005F5539" w:rsidRPr="00903DBA" w:rsidRDefault="00DA71BD" w:rsidP="005F5539">
      <w:pPr>
        <w:rPr>
          <w:highlight w:val="white"/>
        </w:rPr>
      </w:pPr>
      <w:r>
        <w:rPr>
          <w:highlight w:val="white"/>
        </w:rPr>
        <w:t>N</w:t>
      </w:r>
      <w:r w:rsidR="005F5539" w:rsidRPr="00903DBA">
        <w:rPr>
          <w:highlight w:val="white"/>
        </w:rPr>
        <w:t xml:space="preserve">ote that it is not possible to combine </w:t>
      </w:r>
      <w:r w:rsidR="000200BA" w:rsidRPr="00903DBA">
        <w:rPr>
          <w:highlight w:val="white"/>
        </w:rPr>
        <w:t>initialization</w:t>
      </w:r>
      <w:r w:rsidR="00030ADC">
        <w:rPr>
          <w:highlight w:val="white"/>
        </w:rPr>
        <w:t>s with</w:t>
      </w:r>
      <w:r w:rsidR="00950350" w:rsidRPr="00903DBA">
        <w:rPr>
          <w:highlight w:val="white"/>
        </w:rPr>
        <w:t xml:space="preserve"> bitfield</w:t>
      </w:r>
      <w:r w:rsidR="00030ADC">
        <w:rPr>
          <w:highlight w:val="white"/>
        </w:rPr>
        <w:t xml:space="preserve"> markers</w:t>
      </w:r>
      <w:r w:rsidR="00772864">
        <w:rPr>
          <w:highlight w:val="white"/>
        </w:rPr>
        <w:t>, since bitfields are only allowed as struct members that cannot be initialized.</w:t>
      </w:r>
    </w:p>
    <w:p w14:paraId="72C96A35" w14:textId="488496D5" w:rsidR="000E6C3B" w:rsidRPr="00903DBA" w:rsidRDefault="000E6C3B" w:rsidP="00876D3B">
      <w:pPr>
        <w:pStyle w:val="CodeHeader"/>
        <w:rPr>
          <w:highlight w:val="white"/>
        </w:rPr>
      </w:pPr>
      <w:r w:rsidRPr="00903DBA">
        <w:rPr>
          <w:highlight w:val="white"/>
        </w:rPr>
        <w:t>MainParser.gppg</w:t>
      </w:r>
    </w:p>
    <w:p w14:paraId="2EB57C5C" w14:textId="1693ECFB" w:rsidR="00215100" w:rsidRPr="00903DBA" w:rsidRDefault="00B473E1" w:rsidP="00215100">
      <w:pPr>
        <w:pStyle w:val="Code"/>
        <w:rPr>
          <w:highlight w:val="white"/>
        </w:rPr>
      </w:pPr>
      <w:r w:rsidRPr="00903DBA">
        <w:rPr>
          <w:highlight w:val="white"/>
        </w:rPr>
        <w:t>declarator_list</w:t>
      </w:r>
      <w:r w:rsidR="00215100" w:rsidRPr="00903DBA">
        <w:rPr>
          <w:highlight w:val="white"/>
        </w:rPr>
        <w:t>:</w:t>
      </w:r>
    </w:p>
    <w:p w14:paraId="0370932B" w14:textId="7B9C9110" w:rsidR="00215100" w:rsidRPr="00903DBA" w:rsidRDefault="00215100" w:rsidP="00215100">
      <w:pPr>
        <w:pStyle w:val="Code"/>
        <w:rPr>
          <w:highlight w:val="white"/>
        </w:rPr>
      </w:pPr>
      <w:r w:rsidRPr="00903DBA">
        <w:rPr>
          <w:highlight w:val="white"/>
        </w:rPr>
        <w:t xml:space="preserve">    </w:t>
      </w:r>
      <w:r w:rsidR="00B75A92" w:rsidRPr="00903DBA">
        <w:rPr>
          <w:highlight w:val="white"/>
        </w:rPr>
        <w:t>initialization_bitfield_declarator</w:t>
      </w:r>
      <w:r w:rsidRPr="00903DBA">
        <w:rPr>
          <w:highlight w:val="white"/>
        </w:rPr>
        <w:t xml:space="preserve"> {</w:t>
      </w:r>
    </w:p>
    <w:p w14:paraId="10CA7F83" w14:textId="77777777" w:rsidR="00215100" w:rsidRPr="00903DBA" w:rsidRDefault="00215100" w:rsidP="00215100">
      <w:pPr>
        <w:pStyle w:val="Code"/>
        <w:rPr>
          <w:highlight w:val="white"/>
        </w:rPr>
      </w:pPr>
      <w:r w:rsidRPr="00903DBA">
        <w:rPr>
          <w:highlight w:val="white"/>
        </w:rPr>
        <w:t xml:space="preserve">      $$ = $1;</w:t>
      </w:r>
    </w:p>
    <w:p w14:paraId="438A827B" w14:textId="77777777" w:rsidR="00215100" w:rsidRPr="00903DBA" w:rsidRDefault="00215100" w:rsidP="00215100">
      <w:pPr>
        <w:pStyle w:val="Code"/>
        <w:rPr>
          <w:highlight w:val="white"/>
        </w:rPr>
      </w:pPr>
      <w:r w:rsidRPr="00903DBA">
        <w:rPr>
          <w:highlight w:val="white"/>
        </w:rPr>
        <w:t xml:space="preserve">    }</w:t>
      </w:r>
    </w:p>
    <w:p w14:paraId="33BC83DF" w14:textId="0D6B0AB4" w:rsidR="00215100" w:rsidRPr="00903DBA" w:rsidRDefault="00215100" w:rsidP="00215100">
      <w:pPr>
        <w:pStyle w:val="Code"/>
        <w:rPr>
          <w:highlight w:val="white"/>
        </w:rPr>
      </w:pPr>
      <w:r w:rsidRPr="00903DBA">
        <w:rPr>
          <w:highlight w:val="white"/>
        </w:rPr>
        <w:t xml:space="preserve">  | </w:t>
      </w:r>
      <w:r w:rsidR="00B473E1" w:rsidRPr="00903DBA">
        <w:rPr>
          <w:highlight w:val="white"/>
        </w:rPr>
        <w:t>declarator_list</w:t>
      </w:r>
      <w:r w:rsidRPr="00903DBA">
        <w:rPr>
          <w:highlight w:val="white"/>
        </w:rPr>
        <w:t xml:space="preserve"> COMMA </w:t>
      </w:r>
      <w:r w:rsidR="00B75A92" w:rsidRPr="00903DBA">
        <w:rPr>
          <w:highlight w:val="white"/>
        </w:rPr>
        <w:t>initialization_bitfield_declarator</w:t>
      </w:r>
      <w:r w:rsidRPr="00903DBA">
        <w:rPr>
          <w:highlight w:val="white"/>
        </w:rPr>
        <w:t xml:space="preserve"> {</w:t>
      </w:r>
    </w:p>
    <w:p w14:paraId="621BDE06" w14:textId="77777777" w:rsidR="00215100" w:rsidRPr="00903DBA" w:rsidRDefault="00215100" w:rsidP="00215100">
      <w:pPr>
        <w:pStyle w:val="Code"/>
        <w:rPr>
          <w:highlight w:val="white"/>
        </w:rPr>
      </w:pPr>
      <w:r w:rsidRPr="00903DBA">
        <w:rPr>
          <w:highlight w:val="white"/>
        </w:rPr>
        <w:t xml:space="preserve">      $1.AddRange($3);</w:t>
      </w:r>
    </w:p>
    <w:p w14:paraId="6221681D" w14:textId="77777777" w:rsidR="00215100" w:rsidRPr="00903DBA" w:rsidRDefault="00215100" w:rsidP="00215100">
      <w:pPr>
        <w:pStyle w:val="Code"/>
        <w:rPr>
          <w:highlight w:val="white"/>
        </w:rPr>
      </w:pPr>
      <w:r w:rsidRPr="00903DBA">
        <w:rPr>
          <w:highlight w:val="white"/>
        </w:rPr>
        <w:t xml:space="preserve">      $$ = $1;</w:t>
      </w:r>
    </w:p>
    <w:p w14:paraId="05B45756" w14:textId="4699BC61" w:rsidR="00030D62" w:rsidRDefault="00215100" w:rsidP="009013A8">
      <w:pPr>
        <w:pStyle w:val="Code"/>
        <w:rPr>
          <w:highlight w:val="white"/>
        </w:rPr>
      </w:pPr>
      <w:r w:rsidRPr="00903DBA">
        <w:rPr>
          <w:highlight w:val="white"/>
        </w:rPr>
        <w:t xml:space="preserve">    };</w:t>
      </w:r>
    </w:p>
    <w:p w14:paraId="12DCAFAE" w14:textId="47DFEFFF" w:rsidR="00030D62" w:rsidRDefault="00772864" w:rsidP="007B2ECD">
      <w:pPr>
        <w:rPr>
          <w:highlight w:val="white"/>
        </w:rPr>
      </w:pPr>
      <w:r>
        <w:rPr>
          <w:highlight w:val="white"/>
        </w:rPr>
        <w:t xml:space="preserve">When calling the declarator </w:t>
      </w:r>
      <w:r w:rsidR="007B2ECD">
        <w:rPr>
          <w:highlight w:val="white"/>
        </w:rPr>
        <w:t xml:space="preserve">methods in the </w:t>
      </w:r>
      <w:r w:rsidR="007B2ECD" w:rsidRPr="007B2ECD">
        <w:rPr>
          <w:rStyle w:val="KeyWord0"/>
          <w:highlight w:val="white"/>
        </w:rPr>
        <w:t>MiddleCodeDeclarator</w:t>
      </w:r>
      <w:r w:rsidR="007B2ECD">
        <w:rPr>
          <w:highlight w:val="white"/>
        </w:rPr>
        <w:t xml:space="preserve"> class, we submit the specifier list at the top of the </w:t>
      </w:r>
      <w:r w:rsidR="00FF2B7D">
        <w:rPr>
          <w:highlight w:val="white"/>
        </w:rPr>
        <w:t>specifier list stack</w:t>
      </w:r>
      <w:r w:rsidR="00295C85">
        <w:rPr>
          <w:highlight w:val="white"/>
        </w:rPr>
        <w:t>, in order to build the complete type. In some cases, the specifier list constitute</w:t>
      </w:r>
      <w:r w:rsidR="00AB3900">
        <w:rPr>
          <w:highlight w:val="white"/>
        </w:rPr>
        <w:t>s</w:t>
      </w:r>
      <w:r w:rsidR="00295C85">
        <w:rPr>
          <w:highlight w:val="white"/>
        </w:rPr>
        <w:t xml:space="preserve"> the type; for instance</w:t>
      </w:r>
      <w:r w:rsidR="00FD68C7">
        <w:rPr>
          <w:highlight w:val="white"/>
        </w:rPr>
        <w:t>, in</w:t>
      </w:r>
      <w:r w:rsidR="00295C85">
        <w:rPr>
          <w:highlight w:val="white"/>
        </w:rPr>
        <w:t xml:space="preserve"> </w:t>
      </w:r>
      <w:r w:rsidR="00AB3900" w:rsidRPr="00536E7A">
        <w:rPr>
          <w:rStyle w:val="KeyWord0"/>
          <w:highlight w:val="white"/>
        </w:rPr>
        <w:t>int i;</w:t>
      </w:r>
      <w:r w:rsidR="00FD68C7">
        <w:rPr>
          <w:highlight w:val="white"/>
        </w:rPr>
        <w:t xml:space="preserve">, the integer is the complete type. </w:t>
      </w:r>
      <w:r w:rsidR="00536E7A">
        <w:rPr>
          <w:highlight w:val="white"/>
        </w:rPr>
        <w:t xml:space="preserve">In other cases, such as </w:t>
      </w:r>
      <w:r w:rsidR="00536E7A" w:rsidRPr="00536E7A">
        <w:rPr>
          <w:rStyle w:val="KeyWord0"/>
          <w:highlight w:val="white"/>
        </w:rPr>
        <w:t>int *p, f(int);</w:t>
      </w:r>
      <w:r w:rsidR="00536E7A">
        <w:rPr>
          <w:highlight w:val="white"/>
        </w:rPr>
        <w:t xml:space="preserve">, </w:t>
      </w:r>
      <w:r w:rsidR="00FD68C7">
        <w:rPr>
          <w:highlight w:val="white"/>
        </w:rPr>
        <w:t>the pointer to integer and the function return integer are the complete types.</w:t>
      </w:r>
    </w:p>
    <w:p w14:paraId="03583944" w14:textId="3E7766ED" w:rsidR="0013125E" w:rsidRPr="00903DBA" w:rsidRDefault="00B75A92" w:rsidP="009013A8">
      <w:pPr>
        <w:pStyle w:val="Code"/>
        <w:rPr>
          <w:highlight w:val="white"/>
        </w:rPr>
      </w:pPr>
      <w:r w:rsidRPr="00903DBA">
        <w:rPr>
          <w:highlight w:val="white"/>
        </w:rPr>
        <w:t>initialization_bitfield_declarator</w:t>
      </w:r>
      <w:r w:rsidR="0013125E" w:rsidRPr="00903DBA">
        <w:rPr>
          <w:highlight w:val="white"/>
        </w:rPr>
        <w:t>:</w:t>
      </w:r>
    </w:p>
    <w:p w14:paraId="6A9998CD" w14:textId="05DB9F69" w:rsidR="0013125E" w:rsidRPr="00903DBA" w:rsidRDefault="0013125E" w:rsidP="00E45299">
      <w:pPr>
        <w:pStyle w:val="Code"/>
        <w:rPr>
          <w:highlight w:val="white"/>
        </w:rPr>
      </w:pPr>
      <w:r w:rsidRPr="00903DBA">
        <w:rPr>
          <w:highlight w:val="white"/>
        </w:rPr>
        <w:t xml:space="preserve">    </w:t>
      </w:r>
      <w:r w:rsidR="001D4FEE" w:rsidRPr="00903DBA">
        <w:rPr>
          <w:highlight w:val="white"/>
        </w:rPr>
        <w:t>declarator</w:t>
      </w:r>
      <w:r w:rsidRPr="00903DBA">
        <w:rPr>
          <w:highlight w:val="white"/>
        </w:rPr>
        <w:t xml:space="preserve"> {</w:t>
      </w:r>
    </w:p>
    <w:p w14:paraId="7676B689" w14:textId="63F3DC6E" w:rsidR="0013125E" w:rsidRPr="00903DBA" w:rsidRDefault="0013125E" w:rsidP="009013A8">
      <w:pPr>
        <w:pStyle w:val="Code"/>
        <w:rPr>
          <w:highlight w:val="white"/>
        </w:rPr>
      </w:pPr>
      <w:r w:rsidRPr="00903DBA">
        <w:rPr>
          <w:highlight w:val="white"/>
        </w:rPr>
        <w:t xml:space="preserve">      MiddleCodeGenerator.Declarator(</w:t>
      </w:r>
      <w:r w:rsidR="00FF2B7D">
        <w:rPr>
          <w:highlight w:val="white"/>
        </w:rPr>
        <w:t>SpecifierListStack</w:t>
      </w:r>
      <w:r w:rsidRPr="00903DBA">
        <w:rPr>
          <w:highlight w:val="white"/>
        </w:rPr>
        <w:t>.Peek(), $1);</w:t>
      </w:r>
    </w:p>
    <w:p w14:paraId="4345987C" w14:textId="77777777" w:rsidR="0013125E" w:rsidRPr="00903DBA" w:rsidRDefault="0013125E" w:rsidP="009013A8">
      <w:pPr>
        <w:pStyle w:val="Code"/>
        <w:rPr>
          <w:highlight w:val="white"/>
        </w:rPr>
      </w:pPr>
      <w:r w:rsidRPr="00903DBA">
        <w:rPr>
          <w:highlight w:val="white"/>
        </w:rPr>
        <w:t xml:space="preserve">      $$ = new List&lt;MiddleCode&gt;();</w:t>
      </w:r>
    </w:p>
    <w:p w14:paraId="5FF7AA7B" w14:textId="77777777" w:rsidR="0013125E" w:rsidRPr="00903DBA" w:rsidRDefault="0013125E" w:rsidP="009013A8">
      <w:pPr>
        <w:pStyle w:val="Code"/>
        <w:rPr>
          <w:highlight w:val="white"/>
        </w:rPr>
      </w:pPr>
      <w:r w:rsidRPr="00903DBA">
        <w:rPr>
          <w:highlight w:val="white"/>
        </w:rPr>
        <w:t xml:space="preserve">    }</w:t>
      </w:r>
    </w:p>
    <w:p w14:paraId="3B541DEE" w14:textId="672F6414" w:rsidR="0013125E" w:rsidRPr="00903DBA" w:rsidRDefault="0013125E" w:rsidP="00E45299">
      <w:pPr>
        <w:pStyle w:val="Code"/>
        <w:rPr>
          <w:highlight w:val="white"/>
        </w:rPr>
      </w:pPr>
      <w:r w:rsidRPr="00903DBA">
        <w:rPr>
          <w:highlight w:val="white"/>
        </w:rPr>
        <w:t xml:space="preserve">  | </w:t>
      </w:r>
      <w:r w:rsidR="001D4FEE" w:rsidRPr="00903DBA">
        <w:rPr>
          <w:highlight w:val="white"/>
        </w:rPr>
        <w:t>declarator</w:t>
      </w:r>
      <w:r w:rsidRPr="00903DBA">
        <w:rPr>
          <w:highlight w:val="white"/>
        </w:rPr>
        <w:t xml:space="preserve"> ASSIGN </w:t>
      </w:r>
      <w:r w:rsidR="002F35C1" w:rsidRPr="00903DBA">
        <w:rPr>
          <w:highlight w:val="white"/>
        </w:rPr>
        <w:t>initializer</w:t>
      </w:r>
      <w:r w:rsidRPr="00903DBA">
        <w:rPr>
          <w:highlight w:val="white"/>
        </w:rPr>
        <w:t xml:space="preserve"> {</w:t>
      </w:r>
    </w:p>
    <w:p w14:paraId="250D06DC" w14:textId="05CC6D34" w:rsidR="0013125E" w:rsidRPr="00903DBA" w:rsidRDefault="0013125E" w:rsidP="009013A8">
      <w:pPr>
        <w:pStyle w:val="Code"/>
        <w:rPr>
          <w:highlight w:val="white"/>
        </w:rPr>
      </w:pPr>
      <w:r w:rsidRPr="00903DBA">
        <w:rPr>
          <w:highlight w:val="white"/>
        </w:rPr>
        <w:t xml:space="preserve">      $$ = MiddleCodeGenerator.</w:t>
      </w:r>
      <w:r w:rsidR="0053352B" w:rsidRPr="00903DBA">
        <w:rPr>
          <w:highlight w:val="white"/>
        </w:rPr>
        <w:t>InitializedDeclarator</w:t>
      </w:r>
    </w:p>
    <w:p w14:paraId="7FCCDFC3" w14:textId="7882F990"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w:t>
      </w:r>
    </w:p>
    <w:p w14:paraId="71B144BB" w14:textId="77777777" w:rsidR="0013125E" w:rsidRPr="00903DBA" w:rsidRDefault="0013125E" w:rsidP="009013A8">
      <w:pPr>
        <w:pStyle w:val="Code"/>
        <w:rPr>
          <w:highlight w:val="white"/>
        </w:rPr>
      </w:pPr>
      <w:r w:rsidRPr="00903DBA">
        <w:rPr>
          <w:highlight w:val="white"/>
        </w:rPr>
        <w:t xml:space="preserve">    }</w:t>
      </w:r>
    </w:p>
    <w:p w14:paraId="38A6B4BE" w14:textId="6A39F223" w:rsidR="0013125E" w:rsidRPr="00903DBA" w:rsidRDefault="0013125E" w:rsidP="004D4775">
      <w:pPr>
        <w:pStyle w:val="Code"/>
        <w:rPr>
          <w:highlight w:val="white"/>
        </w:rPr>
      </w:pPr>
      <w:r w:rsidRPr="00903DBA">
        <w:rPr>
          <w:highlight w:val="white"/>
        </w:rPr>
        <w:t xml:space="preserve">  | optional_</w:t>
      </w:r>
      <w:r w:rsidR="001D4FEE" w:rsidRPr="00903DBA">
        <w:rPr>
          <w:highlight w:val="white"/>
        </w:rPr>
        <w:t>declarator</w:t>
      </w:r>
      <w:r w:rsidRPr="00903DBA">
        <w:rPr>
          <w:highlight w:val="white"/>
        </w:rPr>
        <w:t xml:space="preserve"> COLON constant_integral_expression {</w:t>
      </w:r>
    </w:p>
    <w:p w14:paraId="6E70ABC5" w14:textId="77777777" w:rsidR="0013125E" w:rsidRPr="00903DBA" w:rsidRDefault="0013125E" w:rsidP="009013A8">
      <w:pPr>
        <w:pStyle w:val="Code"/>
        <w:rPr>
          <w:highlight w:val="white"/>
        </w:rPr>
      </w:pPr>
      <w:r w:rsidRPr="00903DBA">
        <w:rPr>
          <w:highlight w:val="white"/>
        </w:rPr>
        <w:t xml:space="preserve">      MiddleCodeGenerator.BitfieldDeclarator</w:t>
      </w:r>
    </w:p>
    <w:p w14:paraId="737AA118" w14:textId="2EA6920C"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$3.Symbol);</w:t>
      </w:r>
    </w:p>
    <w:p w14:paraId="428311BA" w14:textId="77777777" w:rsidR="0013125E" w:rsidRPr="00903DBA" w:rsidRDefault="0013125E" w:rsidP="009013A8">
      <w:pPr>
        <w:pStyle w:val="Code"/>
        <w:rPr>
          <w:highlight w:val="white"/>
        </w:rPr>
      </w:pPr>
      <w:r w:rsidRPr="00903DBA">
        <w:rPr>
          <w:highlight w:val="white"/>
        </w:rPr>
        <w:t xml:space="preserve">      $$ = new List&lt;MiddleCode&gt;();</w:t>
      </w:r>
    </w:p>
    <w:p w14:paraId="394BD7B9" w14:textId="465ECD4F" w:rsidR="0013125E" w:rsidRPr="00903DBA" w:rsidRDefault="0013125E" w:rsidP="009013A8">
      <w:pPr>
        <w:pStyle w:val="Code"/>
        <w:rPr>
          <w:highlight w:val="white"/>
        </w:rPr>
      </w:pPr>
      <w:r w:rsidRPr="00903DBA">
        <w:rPr>
          <w:highlight w:val="white"/>
        </w:rPr>
        <w:t xml:space="preserve">    };</w:t>
      </w:r>
    </w:p>
    <w:p w14:paraId="7DFC5FF4" w14:textId="6E481B3E" w:rsidR="00215100" w:rsidRPr="00903DBA" w:rsidRDefault="0046223F" w:rsidP="0078248B">
      <w:pPr>
        <w:pStyle w:val="Rubrik3"/>
        <w:rPr>
          <w:highlight w:val="white"/>
        </w:rPr>
      </w:pPr>
      <w:r w:rsidRPr="00903DBA">
        <w:rPr>
          <w:highlight w:val="white"/>
        </w:rPr>
        <w:t>Pointer Declarator</w:t>
      </w:r>
      <w:r w:rsidR="007160AF" w:rsidRPr="00903DBA">
        <w:rPr>
          <w:highlight w:val="white"/>
        </w:rPr>
        <w:t>s</w:t>
      </w:r>
    </w:p>
    <w:p w14:paraId="006E76A4" w14:textId="1592BC5D" w:rsidR="005B77E8" w:rsidRPr="00903DBA" w:rsidRDefault="007A54D7" w:rsidP="005B77E8">
      <w:pPr>
        <w:rPr>
          <w:highlight w:val="white"/>
        </w:rPr>
      </w:pPr>
      <w:r w:rsidRPr="00903DBA">
        <w:rPr>
          <w:highlight w:val="white"/>
        </w:rPr>
        <w:t>A pointer declarator is made up by an optional list of pointer markers and a direct declarator.</w:t>
      </w:r>
      <w:r w:rsidR="005B77E8" w:rsidRPr="00903DBA">
        <w:rPr>
          <w:highlight w:val="white"/>
        </w:rPr>
        <w:t xml:space="preserve"> A pointer marker is made up by an optional qualifier (constant or volatile) list and an asterisk (‘*’). In other words, each asterisk can be </w:t>
      </w:r>
      <w:r w:rsidR="0085436C" w:rsidRPr="00903DBA">
        <w:rPr>
          <w:highlight w:val="white"/>
        </w:rPr>
        <w:t xml:space="preserve">qualified by the word </w:t>
      </w:r>
      <w:r w:rsidR="0085436C" w:rsidRPr="00903DBA">
        <w:rPr>
          <w:rStyle w:val="KeyWord0"/>
          <w:highlight w:val="white"/>
        </w:rPr>
        <w:t>constant</w:t>
      </w:r>
      <w:r w:rsidR="0085436C" w:rsidRPr="00903DBA">
        <w:rPr>
          <w:highlight w:val="white"/>
        </w:rPr>
        <w:t xml:space="preserve"> and/or </w:t>
      </w:r>
      <w:r w:rsidR="0085436C" w:rsidRPr="00903DBA">
        <w:rPr>
          <w:rStyle w:val="KeyWord0"/>
          <w:highlight w:val="white"/>
        </w:rPr>
        <w:t>volatile</w:t>
      </w:r>
      <w:r w:rsidR="0085436C" w:rsidRPr="00903DBA">
        <w:rPr>
          <w:highlight w:val="white"/>
        </w:rPr>
        <w:t>, and it is possible to add more than one pointer marker to establish a pointer-to-pointer effect.</w:t>
      </w:r>
    </w:p>
    <w:p w14:paraId="165DE589" w14:textId="77777777" w:rsidR="003A31CE" w:rsidRPr="00903DBA" w:rsidRDefault="003A31CE" w:rsidP="003A31CE">
      <w:pPr>
        <w:pStyle w:val="CodeHeader"/>
        <w:rPr>
          <w:highlight w:val="white"/>
        </w:rPr>
      </w:pPr>
      <w:r w:rsidRPr="00903DBA">
        <w:rPr>
          <w:highlight w:val="white"/>
        </w:rPr>
        <w:lastRenderedPageBreak/>
        <w:t>MainParser.gppg</w:t>
      </w:r>
    </w:p>
    <w:p w14:paraId="55F9FFC3" w14:textId="601F0529" w:rsidR="00215100" w:rsidRPr="00903DBA" w:rsidRDefault="001D4FEE" w:rsidP="00E45299">
      <w:pPr>
        <w:pStyle w:val="Code"/>
        <w:rPr>
          <w:highlight w:val="white"/>
        </w:rPr>
      </w:pPr>
      <w:r w:rsidRPr="00903DBA">
        <w:rPr>
          <w:highlight w:val="white"/>
        </w:rPr>
        <w:t>declarator</w:t>
      </w:r>
      <w:r w:rsidR="00215100" w:rsidRPr="00903DBA">
        <w:rPr>
          <w:highlight w:val="white"/>
        </w:rPr>
        <w:t>:</w:t>
      </w:r>
    </w:p>
    <w:p w14:paraId="72D5B9DF" w14:textId="7DF55552" w:rsidR="00215100" w:rsidRPr="00903DBA" w:rsidRDefault="00215100" w:rsidP="00E45299">
      <w:pPr>
        <w:pStyle w:val="Code"/>
        <w:rPr>
          <w:highlight w:val="white"/>
        </w:rPr>
      </w:pPr>
      <w:r w:rsidRPr="00903DBA">
        <w:rPr>
          <w:highlight w:val="white"/>
        </w:rPr>
        <w:t xml:space="preserve">    optional_pointer_list </w:t>
      </w:r>
      <w:r w:rsidR="00CF1025" w:rsidRPr="00903DBA">
        <w:rPr>
          <w:highlight w:val="white"/>
        </w:rPr>
        <w:t>direct_</w:t>
      </w:r>
      <w:r w:rsidR="001D4FEE" w:rsidRPr="00903DBA">
        <w:rPr>
          <w:highlight w:val="white"/>
        </w:rPr>
        <w:t>declarator</w:t>
      </w:r>
      <w:r w:rsidRPr="00903DBA">
        <w:rPr>
          <w:highlight w:val="white"/>
        </w:rPr>
        <w:t xml:space="preserve"> {</w:t>
      </w:r>
    </w:p>
    <w:p w14:paraId="0C489EA5" w14:textId="77777777" w:rsidR="00215100" w:rsidRPr="00903DBA" w:rsidRDefault="00215100" w:rsidP="00DA4DD2">
      <w:pPr>
        <w:pStyle w:val="Code"/>
        <w:rPr>
          <w:highlight w:val="white"/>
        </w:rPr>
      </w:pPr>
      <w:r w:rsidRPr="00903DBA">
        <w:rPr>
          <w:highlight w:val="white"/>
        </w:rPr>
        <w:t xml:space="preserve">      $$ = MiddleCodeGenerator.PointerDeclarator($1, $2);</w:t>
      </w:r>
    </w:p>
    <w:p w14:paraId="58FAD284" w14:textId="5232AE73" w:rsidR="00215100" w:rsidRPr="00903DBA" w:rsidRDefault="00215100" w:rsidP="00DA4DD2">
      <w:pPr>
        <w:pStyle w:val="Code"/>
        <w:rPr>
          <w:highlight w:val="white"/>
        </w:rPr>
      </w:pPr>
      <w:r w:rsidRPr="00903DBA">
        <w:rPr>
          <w:highlight w:val="white"/>
        </w:rPr>
        <w:t xml:space="preserve">    };</w:t>
      </w:r>
    </w:p>
    <w:p w14:paraId="7D5B580D" w14:textId="77777777" w:rsidR="003326E8" w:rsidRPr="00903DBA" w:rsidRDefault="003326E8" w:rsidP="00DA4DD2">
      <w:pPr>
        <w:pStyle w:val="Code"/>
        <w:rPr>
          <w:highlight w:val="white"/>
        </w:rPr>
      </w:pPr>
    </w:p>
    <w:p w14:paraId="03F94FE2" w14:textId="77777777" w:rsidR="006037AC" w:rsidRPr="00903DBA" w:rsidRDefault="006037AC" w:rsidP="00DA4DD2">
      <w:pPr>
        <w:pStyle w:val="Code"/>
        <w:rPr>
          <w:highlight w:val="white"/>
        </w:rPr>
      </w:pPr>
      <w:r w:rsidRPr="00903DBA">
        <w:rPr>
          <w:highlight w:val="white"/>
        </w:rPr>
        <w:t>optional_pointer_list:</w:t>
      </w:r>
    </w:p>
    <w:p w14:paraId="0E7A4ABA" w14:textId="77777777" w:rsidR="006037AC" w:rsidRPr="00903DBA" w:rsidRDefault="006037AC" w:rsidP="00DA4DD2">
      <w:pPr>
        <w:pStyle w:val="Code"/>
        <w:rPr>
          <w:highlight w:val="white"/>
        </w:rPr>
      </w:pPr>
      <w:r w:rsidRPr="00903DBA">
        <w:rPr>
          <w:highlight w:val="white"/>
        </w:rPr>
        <w:t xml:space="preserve">    /* Empty */  { $$ = new List&lt;CCompiler.Type&gt;(); }</w:t>
      </w:r>
    </w:p>
    <w:p w14:paraId="049168D6" w14:textId="77777777" w:rsidR="006037AC" w:rsidRPr="00903DBA" w:rsidRDefault="006037AC" w:rsidP="00DA4DD2">
      <w:pPr>
        <w:pStyle w:val="Code"/>
        <w:rPr>
          <w:highlight w:val="white"/>
        </w:rPr>
      </w:pPr>
      <w:r w:rsidRPr="00903DBA">
        <w:rPr>
          <w:highlight w:val="white"/>
        </w:rPr>
        <w:t xml:space="preserve">  | pointer_list { $$ = $1; };</w:t>
      </w:r>
    </w:p>
    <w:p w14:paraId="596F941C" w14:textId="77777777" w:rsidR="006037AC" w:rsidRPr="00903DBA" w:rsidRDefault="006037AC" w:rsidP="00DA4DD2">
      <w:pPr>
        <w:pStyle w:val="Code"/>
        <w:rPr>
          <w:highlight w:val="white"/>
        </w:rPr>
      </w:pPr>
    </w:p>
    <w:p w14:paraId="2891E31F" w14:textId="77777777" w:rsidR="006037AC" w:rsidRPr="00903DBA" w:rsidRDefault="006037AC" w:rsidP="00DA4DD2">
      <w:pPr>
        <w:pStyle w:val="Code"/>
        <w:rPr>
          <w:highlight w:val="white"/>
        </w:rPr>
      </w:pPr>
      <w:r w:rsidRPr="00903DBA">
        <w:rPr>
          <w:highlight w:val="white"/>
        </w:rPr>
        <w:t>pointer_list:</w:t>
      </w:r>
    </w:p>
    <w:p w14:paraId="051941BB" w14:textId="6B5E34AD" w:rsidR="00D504B7" w:rsidRPr="00903DBA" w:rsidRDefault="00D504B7" w:rsidP="00D504B7">
      <w:pPr>
        <w:pStyle w:val="Code"/>
        <w:rPr>
          <w:highlight w:val="white"/>
        </w:rPr>
      </w:pPr>
      <w:r w:rsidRPr="00903DBA">
        <w:rPr>
          <w:highlight w:val="white"/>
        </w:rPr>
        <w:t xml:space="preserve">    pointer</w:t>
      </w:r>
      <w:r w:rsidR="00F336BB" w:rsidRPr="00903DBA">
        <w:rPr>
          <w:highlight w:val="white"/>
        </w:rPr>
        <w:t>_marker</w:t>
      </w:r>
      <w:r w:rsidRPr="00903DBA">
        <w:rPr>
          <w:highlight w:val="white"/>
        </w:rPr>
        <w:t xml:space="preserve"> {</w:t>
      </w:r>
    </w:p>
    <w:p w14:paraId="34FB4D6B" w14:textId="77777777" w:rsidR="00D504B7" w:rsidRPr="00903DBA" w:rsidRDefault="00D504B7" w:rsidP="00D504B7">
      <w:pPr>
        <w:pStyle w:val="Code"/>
        <w:rPr>
          <w:highlight w:val="white"/>
        </w:rPr>
      </w:pPr>
      <w:r w:rsidRPr="00903DBA">
        <w:rPr>
          <w:highlight w:val="white"/>
        </w:rPr>
        <w:t xml:space="preserve">      $$ = new List&lt;CCompiler.Type&gt;();</w:t>
      </w:r>
    </w:p>
    <w:p w14:paraId="27D5DB56" w14:textId="77777777" w:rsidR="00D504B7" w:rsidRPr="00903DBA" w:rsidRDefault="00D504B7" w:rsidP="00D504B7">
      <w:pPr>
        <w:pStyle w:val="Code"/>
        <w:rPr>
          <w:highlight w:val="white"/>
        </w:rPr>
      </w:pPr>
      <w:r w:rsidRPr="00903DBA">
        <w:rPr>
          <w:highlight w:val="white"/>
        </w:rPr>
        <w:t xml:space="preserve">      $$.Add($1);</w:t>
      </w:r>
    </w:p>
    <w:p w14:paraId="524C476F" w14:textId="77777777" w:rsidR="00D504B7" w:rsidRPr="00903DBA" w:rsidRDefault="00D504B7" w:rsidP="00D504B7">
      <w:pPr>
        <w:pStyle w:val="Code"/>
        <w:rPr>
          <w:highlight w:val="white"/>
        </w:rPr>
      </w:pPr>
      <w:r w:rsidRPr="00903DBA">
        <w:rPr>
          <w:highlight w:val="white"/>
        </w:rPr>
        <w:t xml:space="preserve">    }</w:t>
      </w:r>
    </w:p>
    <w:p w14:paraId="440540DF" w14:textId="7D1BE05A" w:rsidR="006037AC" w:rsidRPr="00903DBA" w:rsidRDefault="006037AC" w:rsidP="00DA4DD2">
      <w:pPr>
        <w:pStyle w:val="Code"/>
        <w:rPr>
          <w:highlight w:val="white"/>
        </w:rPr>
      </w:pPr>
      <w:r w:rsidRPr="00903DBA">
        <w:rPr>
          <w:highlight w:val="white"/>
        </w:rPr>
        <w:t xml:space="preserve">  | pointer_list pointer</w:t>
      </w:r>
      <w:r w:rsidR="0024345B" w:rsidRPr="00903DBA">
        <w:rPr>
          <w:highlight w:val="white"/>
        </w:rPr>
        <w:t>_marker</w:t>
      </w:r>
      <w:r w:rsidRPr="00903DBA">
        <w:rPr>
          <w:highlight w:val="white"/>
        </w:rPr>
        <w:t xml:space="preserve"> {</w:t>
      </w:r>
    </w:p>
    <w:p w14:paraId="38F3ACC4" w14:textId="77777777" w:rsidR="007E4672" w:rsidRPr="00903DBA" w:rsidRDefault="007E4672" w:rsidP="007E4672">
      <w:pPr>
        <w:pStyle w:val="Code"/>
        <w:rPr>
          <w:highlight w:val="white"/>
        </w:rPr>
      </w:pPr>
      <w:r w:rsidRPr="00903DBA">
        <w:rPr>
          <w:highlight w:val="white"/>
        </w:rPr>
        <w:t xml:space="preserve">      $1.Add($2);</w:t>
      </w:r>
    </w:p>
    <w:p w14:paraId="5FC72423" w14:textId="77777777" w:rsidR="006037AC" w:rsidRPr="00903DBA" w:rsidRDefault="006037AC" w:rsidP="00DA4DD2">
      <w:pPr>
        <w:pStyle w:val="Code"/>
        <w:rPr>
          <w:highlight w:val="white"/>
        </w:rPr>
      </w:pPr>
      <w:r w:rsidRPr="00903DBA">
        <w:rPr>
          <w:highlight w:val="white"/>
        </w:rPr>
        <w:t xml:space="preserve">      $$ = $1;</w:t>
      </w:r>
    </w:p>
    <w:p w14:paraId="02E40D06" w14:textId="4A87BC4A" w:rsidR="005B77E8" w:rsidRPr="00903DBA" w:rsidRDefault="006037AC" w:rsidP="00284CFE">
      <w:pPr>
        <w:pStyle w:val="Code"/>
        <w:rPr>
          <w:highlight w:val="white"/>
        </w:rPr>
      </w:pPr>
      <w:r w:rsidRPr="00903DBA">
        <w:rPr>
          <w:highlight w:val="white"/>
        </w:rPr>
        <w:t xml:space="preserve">    };</w:t>
      </w:r>
    </w:p>
    <w:p w14:paraId="544F4748" w14:textId="77777777" w:rsidR="005B77E8" w:rsidRPr="00903DBA" w:rsidRDefault="005B77E8" w:rsidP="00284CFE">
      <w:pPr>
        <w:pStyle w:val="Code"/>
        <w:rPr>
          <w:highlight w:val="white"/>
        </w:rPr>
      </w:pPr>
    </w:p>
    <w:p w14:paraId="0C3EE29E" w14:textId="3626A065" w:rsidR="00284CFE" w:rsidRPr="00903DBA" w:rsidRDefault="00284CFE" w:rsidP="00284CFE">
      <w:pPr>
        <w:pStyle w:val="Code"/>
        <w:rPr>
          <w:highlight w:val="white"/>
        </w:rPr>
      </w:pPr>
      <w:r w:rsidRPr="00903DBA">
        <w:rPr>
          <w:highlight w:val="white"/>
        </w:rPr>
        <w:t>pointer</w:t>
      </w:r>
      <w:r w:rsidR="00EA0E42" w:rsidRPr="00903DBA">
        <w:rPr>
          <w:highlight w:val="white"/>
        </w:rPr>
        <w:t>_marker</w:t>
      </w:r>
      <w:r w:rsidRPr="00903DBA">
        <w:rPr>
          <w:highlight w:val="white"/>
        </w:rPr>
        <w:t>:</w:t>
      </w:r>
    </w:p>
    <w:p w14:paraId="63886D29" w14:textId="77777777" w:rsidR="00284CFE" w:rsidRPr="00903DBA" w:rsidRDefault="00284CFE" w:rsidP="00284CFE">
      <w:pPr>
        <w:pStyle w:val="Code"/>
        <w:rPr>
          <w:highlight w:val="white"/>
        </w:rPr>
      </w:pPr>
      <w:r w:rsidRPr="00903DBA">
        <w:rPr>
          <w:highlight w:val="white"/>
        </w:rPr>
        <w:t xml:space="preserve">    ASTERRISK optional_qualifier_list {</w:t>
      </w:r>
    </w:p>
    <w:p w14:paraId="03D0ACB8" w14:textId="77777777" w:rsidR="00284CFE" w:rsidRPr="00903DBA" w:rsidRDefault="00284CFE" w:rsidP="00284CFE">
      <w:pPr>
        <w:pStyle w:val="Code"/>
        <w:rPr>
          <w:highlight w:val="white"/>
        </w:rPr>
      </w:pPr>
      <w:r w:rsidRPr="00903DBA">
        <w:rPr>
          <w:highlight w:val="white"/>
        </w:rPr>
        <w:t xml:space="preserve">      $$ = Specifier.QualifierList($2);</w:t>
      </w:r>
    </w:p>
    <w:p w14:paraId="47993375" w14:textId="658C64ED" w:rsidR="00261683" w:rsidRPr="00903DBA" w:rsidRDefault="00284CFE" w:rsidP="00284CFE">
      <w:pPr>
        <w:pStyle w:val="Code"/>
        <w:rPr>
          <w:highlight w:val="white"/>
        </w:rPr>
      </w:pPr>
      <w:r w:rsidRPr="00903DBA">
        <w:rPr>
          <w:highlight w:val="white"/>
        </w:rPr>
        <w:t xml:space="preserve">    };</w:t>
      </w:r>
    </w:p>
    <w:p w14:paraId="5D4323EC" w14:textId="3685380B" w:rsidR="005119F0" w:rsidRDefault="008E0E76" w:rsidP="002C0EB3">
      <w:pPr>
        <w:rPr>
          <w:highlight w:val="white"/>
        </w:rPr>
      </w:pPr>
      <w:r>
        <w:rPr>
          <w:highlight w:val="white"/>
        </w:rPr>
        <w:t xml:space="preserve">A pointer can be quilified with </w:t>
      </w:r>
      <w:r w:rsidRPr="008E0E76">
        <w:rPr>
          <w:rStyle w:val="KeyWord0"/>
          <w:highlight w:val="white"/>
        </w:rPr>
        <w:t>constant</w:t>
      </w:r>
      <w:r>
        <w:rPr>
          <w:highlight w:val="white"/>
        </w:rPr>
        <w:t xml:space="preserve"> and </w:t>
      </w:r>
      <w:r w:rsidRPr="008E0E76">
        <w:rPr>
          <w:rStyle w:val="KeyWord0"/>
          <w:highlight w:val="white"/>
        </w:rPr>
        <w:t>volatile</w:t>
      </w:r>
      <w:r>
        <w:rPr>
          <w:highlight w:val="white"/>
        </w:rPr>
        <w:t xml:space="preserve">. </w:t>
      </w:r>
      <w:r w:rsidR="00B83283">
        <w:rPr>
          <w:highlight w:val="white"/>
        </w:rPr>
        <w:t xml:space="preserve">Note the difference between a constant pointer and a pointer at a constant value. In the former case the pointer itself is constant, it cannot be </w:t>
      </w:r>
      <w:r w:rsidR="00CE14CF">
        <w:rPr>
          <w:highlight w:val="white"/>
        </w:rPr>
        <w:t>assigned another address</w:t>
      </w:r>
      <w:r w:rsidR="005119F0">
        <w:rPr>
          <w:highlight w:val="white"/>
        </w:rPr>
        <w:t xml:space="preserve"> but the value it points at is not constant</w:t>
      </w:r>
      <w:r w:rsidR="00CE14CF">
        <w:rPr>
          <w:highlight w:val="white"/>
        </w:rPr>
        <w:t>.</w:t>
      </w:r>
      <w:r w:rsidR="00B83283">
        <w:rPr>
          <w:highlight w:val="white"/>
        </w:rPr>
        <w:t xml:space="preserve"> In the latter case the</w:t>
      </w:r>
      <w:r w:rsidR="00CE14CF">
        <w:rPr>
          <w:highlight w:val="white"/>
        </w:rPr>
        <w:t xml:space="preserve"> pointer can be assigned to another address</w:t>
      </w:r>
      <w:r w:rsidR="005119F0">
        <w:rPr>
          <w:highlight w:val="white"/>
        </w:rPr>
        <w:t>, but the value it points at is always constant. Naturally, a constant pointer can also point at a constant value.</w:t>
      </w:r>
      <w:r w:rsidR="003374B8">
        <w:rPr>
          <w:highlight w:val="white"/>
        </w:rPr>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3"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44">
          <w:tblGrid>
            <w:gridCol w:w="495"/>
            <w:gridCol w:w="2621"/>
            <w:gridCol w:w="495"/>
            <w:gridCol w:w="2622"/>
            <w:gridCol w:w="495"/>
            <w:gridCol w:w="2622"/>
            <w:gridCol w:w="495"/>
          </w:tblGrid>
        </w:tblGridChange>
      </w:tblGrid>
      <w:tr w:rsidR="00F87306" w:rsidRPr="00903DBA" w14:paraId="0F221A32" w14:textId="77777777" w:rsidTr="00F87306">
        <w:trPr>
          <w:ins w:id="45" w:author="Stefan Bjornander" w:date="2015-04-26T09:44:00Z"/>
          <w:trPrChange w:id="46" w:author="Stefan Bjornander" w:date="2015-04-26T09:46:00Z">
            <w:trPr>
              <w:gridBefore w:val="1"/>
            </w:trPr>
          </w:trPrChange>
        </w:trPr>
        <w:tc>
          <w:tcPr>
            <w:tcW w:w="3116" w:type="dxa"/>
            <w:tcPrChange w:id="47" w:author="Stefan Bjornander" w:date="2015-04-26T09:46:00Z">
              <w:tcPr>
                <w:tcW w:w="3116" w:type="dxa"/>
                <w:gridSpan w:val="2"/>
                <w:tcBorders>
                  <w:top w:val="single" w:sz="4" w:space="0" w:color="auto"/>
                  <w:left w:val="single" w:sz="4" w:space="5" w:color="auto"/>
                  <w:bottom w:val="single" w:sz="4" w:space="0" w:color="auto"/>
                  <w:right w:val="single" w:sz="4" w:space="5" w:color="auto"/>
                </w:tcBorders>
              </w:tcPr>
            </w:tcPrChange>
          </w:tcPr>
          <w:p w14:paraId="05B4878B" w14:textId="73613A60" w:rsidR="00F87306" w:rsidRPr="00903DBA" w:rsidRDefault="00F87306" w:rsidP="00F24A43">
            <w:pPr>
              <w:pStyle w:val="Code"/>
              <w:rPr>
                <w:ins w:id="48" w:author="Stefan Bjornander" w:date="2015-04-26T09:44:00Z"/>
              </w:rPr>
            </w:pPr>
            <w:r>
              <w:rPr>
                <w:highlight w:val="white"/>
              </w:rPr>
              <w:t>int * const p;</w:t>
            </w:r>
          </w:p>
        </w:tc>
        <w:tc>
          <w:tcPr>
            <w:tcW w:w="3117" w:type="dxa"/>
            <w:tcPrChange w:id="49"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5172D672" w14:textId="2A17F00F" w:rsidR="00F87306" w:rsidRPr="00903DBA" w:rsidRDefault="00F87306" w:rsidP="00F24A43">
            <w:pPr>
              <w:pStyle w:val="Code"/>
              <w:rPr>
                <w:ins w:id="50" w:author="Stefan Bjornander" w:date="2015-04-26T09:44:00Z"/>
              </w:rPr>
            </w:pPr>
            <w:r>
              <w:rPr>
                <w:highlight w:val="white"/>
              </w:rPr>
              <w:t xml:space="preserve">const int * </w:t>
            </w:r>
            <w:r w:rsidR="002C0EB3">
              <w:rPr>
                <w:highlight w:val="white"/>
              </w:rPr>
              <w:t>p</w:t>
            </w:r>
            <w:r>
              <w:rPr>
                <w:highlight w:val="white"/>
              </w:rPr>
              <w:t>;</w:t>
            </w:r>
            <w:r>
              <w:t xml:space="preserve"> </w:t>
            </w:r>
          </w:p>
        </w:tc>
        <w:tc>
          <w:tcPr>
            <w:tcW w:w="3117" w:type="dxa"/>
            <w:tcPrChange w:id="51"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3E885498" w14:textId="1393C12B" w:rsidR="00F87306" w:rsidRPr="00903DBA" w:rsidRDefault="002C0EB3" w:rsidP="00F24A43">
            <w:pPr>
              <w:pStyle w:val="Code"/>
              <w:rPr>
                <w:ins w:id="52" w:author="Stefan Bjornander" w:date="2015-04-26T09:44:00Z"/>
              </w:rPr>
            </w:pPr>
            <w:r>
              <w:rPr>
                <w:highlight w:val="white"/>
              </w:rPr>
              <w:t xml:space="preserve">const int const * </w:t>
            </w:r>
            <w:r w:rsidR="000246B2">
              <w:rPr>
                <w:highlight w:val="white"/>
              </w:rPr>
              <w:t>p</w:t>
            </w:r>
            <w:r>
              <w:rPr>
                <w:highlight w:val="white"/>
              </w:rPr>
              <w:t>;</w:t>
            </w:r>
          </w:p>
        </w:tc>
      </w:tr>
      <w:tr w:rsidR="00D74F6C" w:rsidRPr="00903DBA" w14:paraId="103E4C7E" w14:textId="77777777" w:rsidTr="00F87306">
        <w:tc>
          <w:tcPr>
            <w:tcW w:w="3116" w:type="dxa"/>
          </w:tcPr>
          <w:p w14:paraId="08902DA2" w14:textId="77777777" w:rsidR="00D74F6C" w:rsidRPr="00903DBA" w:rsidRDefault="00D74F6C" w:rsidP="00F24A43">
            <w:pPr>
              <w:spacing w:before="0" w:after="0"/>
              <w:rPr>
                <w:ins w:id="53" w:author="Stefan Bjornander" w:date="2015-04-26T09:44:00Z"/>
                <w:del w:id="54" w:author="Stefan Bjornander" w:date="2015-04-26T09:44:00Z"/>
              </w:rPr>
            </w:pPr>
            <w:r>
              <w:t xml:space="preserve">(a) </w:t>
            </w:r>
            <w:r>
              <w:rPr>
                <w:highlight w:val="white"/>
              </w:rPr>
              <w:t>Constant pointer</w:t>
            </w:r>
          </w:p>
          <w:p w14:paraId="2479AC0F" w14:textId="77777777" w:rsidR="00D74F6C" w:rsidRDefault="00D74F6C" w:rsidP="00F24A43">
            <w:pPr>
              <w:spacing w:before="0" w:after="0"/>
              <w:rPr>
                <w:highlight w:val="white"/>
              </w:rPr>
            </w:pPr>
          </w:p>
        </w:tc>
        <w:tc>
          <w:tcPr>
            <w:tcW w:w="3117" w:type="dxa"/>
          </w:tcPr>
          <w:p w14:paraId="6ACA72AB" w14:textId="32E2A446" w:rsidR="00D74F6C" w:rsidRDefault="00D74F6C" w:rsidP="00F24A43">
            <w:pPr>
              <w:spacing w:before="0" w:after="0"/>
              <w:rPr>
                <w:highlight w:val="white"/>
              </w:rPr>
            </w:pPr>
            <w:r>
              <w:t xml:space="preserve">(b) </w:t>
            </w:r>
            <w:r>
              <w:rPr>
                <w:highlight w:val="white"/>
              </w:rPr>
              <w:t>Pointer at constant value</w:t>
            </w:r>
          </w:p>
        </w:tc>
        <w:tc>
          <w:tcPr>
            <w:tcW w:w="3117" w:type="dxa"/>
          </w:tcPr>
          <w:p w14:paraId="7891E616" w14:textId="24CCD93C" w:rsidR="00D74F6C" w:rsidRDefault="00D74F6C" w:rsidP="00F24A43">
            <w:pPr>
              <w:spacing w:before="0" w:after="0"/>
              <w:rPr>
                <w:highlight w:val="white"/>
              </w:rPr>
            </w:pPr>
            <w:r>
              <w:rPr>
                <w:highlight w:val="white"/>
              </w:rPr>
              <w:t>(c) Constant pointer</w:t>
            </w:r>
            <w:r w:rsidR="000B6A9A">
              <w:rPr>
                <w:highlight w:val="white"/>
              </w:rPr>
              <w:t xml:space="preserve"> at</w:t>
            </w:r>
          </w:p>
          <w:p w14:paraId="739E054D" w14:textId="5B63B3A0" w:rsidR="00D74F6C" w:rsidRDefault="00D74F6C" w:rsidP="00F24A43">
            <w:pPr>
              <w:spacing w:before="0" w:after="0"/>
              <w:rPr>
                <w:highlight w:val="white"/>
              </w:rPr>
            </w:pPr>
            <w:r>
              <w:rPr>
                <w:highlight w:val="white"/>
              </w:rPr>
              <w:t xml:space="preserve">     </w:t>
            </w:r>
            <w:r w:rsidR="000B6A9A">
              <w:rPr>
                <w:highlight w:val="white"/>
              </w:rPr>
              <w:t xml:space="preserve"> </w:t>
            </w:r>
            <w:r>
              <w:rPr>
                <w:highlight w:val="white"/>
              </w:rPr>
              <w:t>constant value</w:t>
            </w:r>
          </w:p>
        </w:tc>
      </w:tr>
    </w:tbl>
    <w:p w14:paraId="3466173E" w14:textId="77777777" w:rsidR="002B467E" w:rsidRPr="00903DBA" w:rsidRDefault="002B467E" w:rsidP="00F24A43">
      <w:pPr>
        <w:pStyle w:val="Code"/>
        <w:rPr>
          <w:highlight w:val="white"/>
        </w:rPr>
      </w:pPr>
      <w:r w:rsidRPr="00903DBA">
        <w:rPr>
          <w:highlight w:val="white"/>
        </w:rPr>
        <w:t>optional_qualifier_list:</w:t>
      </w:r>
    </w:p>
    <w:p w14:paraId="4B967732" w14:textId="77777777" w:rsidR="002B467E" w:rsidRPr="00903DBA" w:rsidRDefault="002B467E" w:rsidP="002B467E">
      <w:pPr>
        <w:pStyle w:val="Code"/>
        <w:rPr>
          <w:highlight w:val="white"/>
        </w:rPr>
      </w:pPr>
      <w:r w:rsidRPr="00903DBA">
        <w:rPr>
          <w:highlight w:val="white"/>
        </w:rPr>
        <w:t xml:space="preserve">    /* Empty */    {</w:t>
      </w:r>
    </w:p>
    <w:p w14:paraId="6667928D" w14:textId="77777777" w:rsidR="002B467E" w:rsidRPr="00903DBA" w:rsidRDefault="002B467E" w:rsidP="002B467E">
      <w:pPr>
        <w:pStyle w:val="Code"/>
        <w:rPr>
          <w:highlight w:val="white"/>
        </w:rPr>
      </w:pPr>
      <w:r w:rsidRPr="00903DBA">
        <w:rPr>
          <w:highlight w:val="white"/>
        </w:rPr>
        <w:t xml:space="preserve">      $$ = new List&lt;Mask&gt;();</w:t>
      </w:r>
    </w:p>
    <w:p w14:paraId="2E6E1FD0" w14:textId="77777777" w:rsidR="002B467E" w:rsidRPr="00903DBA" w:rsidRDefault="002B467E" w:rsidP="002B467E">
      <w:pPr>
        <w:pStyle w:val="Code"/>
        <w:rPr>
          <w:highlight w:val="white"/>
        </w:rPr>
      </w:pPr>
      <w:r w:rsidRPr="00903DBA">
        <w:rPr>
          <w:highlight w:val="white"/>
        </w:rPr>
        <w:t xml:space="preserve">    }</w:t>
      </w:r>
    </w:p>
    <w:p w14:paraId="51C73A50" w14:textId="77777777" w:rsidR="002B467E" w:rsidRPr="00903DBA" w:rsidRDefault="002B467E" w:rsidP="002B467E">
      <w:pPr>
        <w:pStyle w:val="Code"/>
        <w:rPr>
          <w:highlight w:val="white"/>
        </w:rPr>
      </w:pPr>
      <w:r w:rsidRPr="00903DBA">
        <w:rPr>
          <w:highlight w:val="white"/>
        </w:rPr>
        <w:t xml:space="preserve">  | optional_qualifier_list qualifier {</w:t>
      </w:r>
    </w:p>
    <w:p w14:paraId="63150167" w14:textId="77777777" w:rsidR="002B467E" w:rsidRPr="00903DBA" w:rsidRDefault="002B467E" w:rsidP="002B467E">
      <w:pPr>
        <w:pStyle w:val="Code"/>
        <w:rPr>
          <w:highlight w:val="white"/>
        </w:rPr>
      </w:pPr>
      <w:r w:rsidRPr="00903DBA">
        <w:rPr>
          <w:highlight w:val="white"/>
        </w:rPr>
        <w:t xml:space="preserve">      $$ = $1;</w:t>
      </w:r>
    </w:p>
    <w:p w14:paraId="37E3AD4D" w14:textId="77777777" w:rsidR="002B467E" w:rsidRPr="00903DBA" w:rsidRDefault="002B467E" w:rsidP="002B467E">
      <w:pPr>
        <w:pStyle w:val="Code"/>
        <w:rPr>
          <w:highlight w:val="white"/>
        </w:rPr>
      </w:pPr>
      <w:r w:rsidRPr="00903DBA">
        <w:rPr>
          <w:highlight w:val="white"/>
        </w:rPr>
        <w:t xml:space="preserve">      $$.Add($2);</w:t>
      </w:r>
    </w:p>
    <w:p w14:paraId="347C377E" w14:textId="77777777" w:rsidR="002B467E" w:rsidRPr="00903DBA" w:rsidRDefault="002B467E" w:rsidP="002B467E">
      <w:pPr>
        <w:pStyle w:val="Code"/>
        <w:rPr>
          <w:highlight w:val="white"/>
        </w:rPr>
      </w:pPr>
      <w:r w:rsidRPr="00903DBA">
        <w:rPr>
          <w:highlight w:val="white"/>
        </w:rPr>
        <w:t xml:space="preserve">    };</w:t>
      </w:r>
    </w:p>
    <w:p w14:paraId="1C69B26B" w14:textId="77777777" w:rsidR="002B467E" w:rsidRPr="00903DBA" w:rsidRDefault="002B467E" w:rsidP="002B467E">
      <w:pPr>
        <w:pStyle w:val="Code"/>
        <w:rPr>
          <w:highlight w:val="white"/>
        </w:rPr>
      </w:pPr>
    </w:p>
    <w:p w14:paraId="1DEE7DF4" w14:textId="77777777" w:rsidR="002B467E" w:rsidRPr="00903DBA" w:rsidRDefault="002B467E" w:rsidP="002B467E">
      <w:pPr>
        <w:pStyle w:val="Code"/>
        <w:rPr>
          <w:highlight w:val="white"/>
        </w:rPr>
      </w:pPr>
      <w:r w:rsidRPr="00903DBA">
        <w:rPr>
          <w:highlight w:val="white"/>
        </w:rPr>
        <w:t>qualifier:</w:t>
      </w:r>
    </w:p>
    <w:p w14:paraId="6162AD44" w14:textId="77777777" w:rsidR="002B467E" w:rsidRPr="00903DBA" w:rsidRDefault="002B467E" w:rsidP="002B467E">
      <w:pPr>
        <w:pStyle w:val="Code"/>
        <w:rPr>
          <w:highlight w:val="white"/>
        </w:rPr>
      </w:pPr>
      <w:r w:rsidRPr="00903DBA">
        <w:rPr>
          <w:highlight w:val="white"/>
        </w:rPr>
        <w:t xml:space="preserve">   CONSTANT { $$ = Mask.Constant; }</w:t>
      </w:r>
    </w:p>
    <w:p w14:paraId="219DE950" w14:textId="2796306D" w:rsidR="002B467E" w:rsidRPr="00903DBA" w:rsidRDefault="002B467E" w:rsidP="002B467E">
      <w:pPr>
        <w:pStyle w:val="Code"/>
        <w:rPr>
          <w:highlight w:val="white"/>
        </w:rPr>
      </w:pPr>
      <w:r w:rsidRPr="00903DBA">
        <w:rPr>
          <w:highlight w:val="white"/>
        </w:rPr>
        <w:t xml:space="preserve">   VOLATILE { $$ = Mask.Volatile; };</w:t>
      </w:r>
    </w:p>
    <w:p w14:paraId="417EAF5B" w14:textId="77777777" w:rsidR="004A5F41" w:rsidRPr="00903DBA" w:rsidRDefault="004A5F41" w:rsidP="0078248B">
      <w:pPr>
        <w:pStyle w:val="Rubrik3"/>
        <w:rPr>
          <w:highlight w:val="white"/>
        </w:rPr>
      </w:pPr>
      <w:r w:rsidRPr="00903DBA">
        <w:rPr>
          <w:highlight w:val="white"/>
        </w:rPr>
        <w:t>Direct Declarator</w:t>
      </w:r>
    </w:p>
    <w:p w14:paraId="058160B9" w14:textId="667881DB" w:rsidR="00840DDD" w:rsidRPr="00903DBA" w:rsidRDefault="00F64D92" w:rsidP="00103A8E">
      <w:pPr>
        <w:rPr>
          <w:highlight w:val="white"/>
        </w:rPr>
      </w:pPr>
      <w:r w:rsidRPr="00903DBA">
        <w:rPr>
          <w:highlight w:val="white"/>
        </w:rPr>
        <w:t>The next step after we have handled pointer markers is the direct declarator, which may hold an array or function declaration</w:t>
      </w:r>
      <w:r w:rsidR="006D6253" w:rsidRPr="00903DBA">
        <w:rPr>
          <w:highlight w:val="white"/>
        </w:rPr>
        <w:t xml:space="preserve">, or just a single name. </w:t>
      </w:r>
    </w:p>
    <w:p w14:paraId="234E2D6C" w14:textId="73E078A6" w:rsidR="00840DDD" w:rsidRPr="00903DBA" w:rsidRDefault="00840DDD" w:rsidP="00840DDD">
      <w:pPr>
        <w:pStyle w:val="Code"/>
        <w:rPr>
          <w:highlight w:val="white"/>
        </w:rPr>
      </w:pPr>
      <w:r w:rsidRPr="00903DBA">
        <w:rPr>
          <w:highlight w:val="white"/>
        </w:rPr>
        <w:t>direct_declarator:</w:t>
      </w:r>
    </w:p>
    <w:p w14:paraId="09315B8F" w14:textId="77777777" w:rsidR="00840DDD" w:rsidRPr="00903DBA" w:rsidRDefault="00840DDD" w:rsidP="00840DDD">
      <w:pPr>
        <w:pStyle w:val="Code"/>
        <w:rPr>
          <w:highlight w:val="white"/>
        </w:rPr>
      </w:pPr>
      <w:r w:rsidRPr="00903DBA">
        <w:rPr>
          <w:highlight w:val="white"/>
        </w:rPr>
        <w:t xml:space="preserve">    NAME {</w:t>
      </w:r>
    </w:p>
    <w:p w14:paraId="45922FD3" w14:textId="77777777" w:rsidR="00840DDD" w:rsidRPr="00903DBA" w:rsidRDefault="00840DDD" w:rsidP="00840DDD">
      <w:pPr>
        <w:pStyle w:val="Code"/>
        <w:rPr>
          <w:highlight w:val="white"/>
        </w:rPr>
      </w:pPr>
      <w:r w:rsidRPr="00903DBA">
        <w:rPr>
          <w:highlight w:val="white"/>
        </w:rPr>
        <w:t xml:space="preserve">      $$ = new Declarator($1);</w:t>
      </w:r>
    </w:p>
    <w:p w14:paraId="1441984F" w14:textId="64BAB1AC" w:rsidR="00840DDD" w:rsidRPr="00903DBA" w:rsidRDefault="00840DDD" w:rsidP="00840DDD">
      <w:pPr>
        <w:pStyle w:val="Code"/>
        <w:rPr>
          <w:highlight w:val="white"/>
        </w:rPr>
      </w:pPr>
      <w:r w:rsidRPr="00903DBA">
        <w:rPr>
          <w:highlight w:val="white"/>
        </w:rPr>
        <w:t xml:space="preserve">    }</w:t>
      </w:r>
    </w:p>
    <w:p w14:paraId="693F0227" w14:textId="1BC22219" w:rsidR="00CD004E" w:rsidRPr="00903DBA" w:rsidRDefault="00B108DC" w:rsidP="00FD5814">
      <w:pPr>
        <w:rPr>
          <w:highlight w:val="white"/>
        </w:rPr>
      </w:pPr>
      <w:r>
        <w:rPr>
          <w:highlight w:val="white"/>
        </w:rPr>
        <w:lastRenderedPageBreak/>
        <w:t>A d</w:t>
      </w:r>
      <w:r w:rsidR="00CD004E" w:rsidRPr="00903DBA">
        <w:rPr>
          <w:highlight w:val="white"/>
        </w:rPr>
        <w:t xml:space="preserve">eclarator </w:t>
      </w:r>
      <w:r>
        <w:rPr>
          <w:highlight w:val="white"/>
        </w:rPr>
        <w:t>may also</w:t>
      </w:r>
      <w:r w:rsidR="00CD004E" w:rsidRPr="00903DBA">
        <w:rPr>
          <w:highlight w:val="white"/>
        </w:rPr>
        <w:t xml:space="preserve"> another declarator</w:t>
      </w:r>
      <w:r w:rsidR="006D6253" w:rsidRPr="00903DBA">
        <w:rPr>
          <w:highlight w:val="white"/>
        </w:rPr>
        <w:t xml:space="preserve"> enclosed by parenthesis, i</w:t>
      </w:r>
      <w:r w:rsidR="00D57162" w:rsidRPr="00903DBA">
        <w:rPr>
          <w:highlight w:val="white"/>
        </w:rPr>
        <w:t xml:space="preserve">n </w:t>
      </w:r>
      <w:r w:rsidR="006D6253" w:rsidRPr="00903DBA">
        <w:rPr>
          <w:highlight w:val="white"/>
        </w:rPr>
        <w:t xml:space="preserve">which </w:t>
      </w:r>
      <w:r w:rsidR="00D57162" w:rsidRPr="00903DBA">
        <w:rPr>
          <w:highlight w:val="white"/>
        </w:rPr>
        <w:t xml:space="preserve">case we simply return the declarator. The parentheses </w:t>
      </w:r>
      <w:r w:rsidR="00262B08" w:rsidRPr="00903DBA">
        <w:rPr>
          <w:highlight w:val="white"/>
        </w:rPr>
        <w:t>are</w:t>
      </w:r>
      <w:r w:rsidR="00D57162" w:rsidRPr="00903DBA">
        <w:rPr>
          <w:highlight w:val="white"/>
        </w:rPr>
        <w:t xml:space="preserve"> present</w:t>
      </w:r>
      <w:r w:rsidR="006D6253" w:rsidRPr="00903DBA">
        <w:rPr>
          <w:highlight w:val="white"/>
        </w:rPr>
        <w:t xml:space="preserve"> only</w:t>
      </w:r>
      <w:r w:rsidR="00D57162" w:rsidRPr="00903DBA">
        <w:rPr>
          <w:highlight w:val="white"/>
        </w:rPr>
        <w:t xml:space="preserve"> to change the </w:t>
      </w:r>
      <w:r w:rsidR="00C90FC4" w:rsidRPr="00903DBA">
        <w:rPr>
          <w:highlight w:val="white"/>
        </w:rPr>
        <w:t>precedence</w:t>
      </w:r>
      <w:r w:rsidR="00D57162" w:rsidRPr="00903DBA">
        <w:rPr>
          <w:highlight w:val="white"/>
        </w:rPr>
        <w:t xml:space="preserve"> of the declarator. </w:t>
      </w:r>
    </w:p>
    <w:p w14:paraId="337CBC55" w14:textId="77777777" w:rsidR="00840DDD" w:rsidRPr="00903DBA" w:rsidRDefault="00840DDD" w:rsidP="00840DDD">
      <w:pPr>
        <w:pStyle w:val="Code"/>
        <w:rPr>
          <w:highlight w:val="white"/>
        </w:rPr>
      </w:pPr>
      <w:r w:rsidRPr="00903DBA">
        <w:rPr>
          <w:highlight w:val="white"/>
        </w:rPr>
        <w:t xml:space="preserve">  | LEFT_PARENTHESIS declarator RIGHT_PARENTHESIS {</w:t>
      </w:r>
    </w:p>
    <w:p w14:paraId="5351D41B" w14:textId="77777777" w:rsidR="00840DDD" w:rsidRPr="00903DBA" w:rsidRDefault="00840DDD" w:rsidP="00840DDD">
      <w:pPr>
        <w:pStyle w:val="Code"/>
        <w:rPr>
          <w:highlight w:val="white"/>
        </w:rPr>
      </w:pPr>
      <w:r w:rsidRPr="00903DBA">
        <w:rPr>
          <w:highlight w:val="white"/>
        </w:rPr>
        <w:t xml:space="preserve">      $$ = $2; </w:t>
      </w:r>
    </w:p>
    <w:p w14:paraId="0542F7BD" w14:textId="537DD7E1" w:rsidR="00840DDD" w:rsidRPr="00903DBA" w:rsidRDefault="00840DDD" w:rsidP="00840DDD">
      <w:pPr>
        <w:pStyle w:val="Code"/>
        <w:rPr>
          <w:highlight w:val="white"/>
        </w:rPr>
      </w:pPr>
      <w:r w:rsidRPr="00903DBA">
        <w:rPr>
          <w:highlight w:val="white"/>
        </w:rPr>
        <w:t xml:space="preserve">    }</w:t>
      </w:r>
    </w:p>
    <w:p w14:paraId="1DCFC3F5" w14:textId="618C5513" w:rsidR="00CD004E" w:rsidRPr="00903DBA" w:rsidRDefault="00CD004E" w:rsidP="002A02F6">
      <w:pPr>
        <w:rPr>
          <w:highlight w:val="white"/>
        </w:rPr>
      </w:pPr>
      <w:r w:rsidRPr="00903DBA">
        <w:rPr>
          <w:highlight w:val="white"/>
        </w:rPr>
        <w:t>A direct declarator can be an array declarato</w:t>
      </w:r>
      <w:r w:rsidR="00B7011A" w:rsidRPr="00903DBA">
        <w:rPr>
          <w:highlight w:val="white"/>
        </w:rPr>
        <w:t>r, with a constant expression enclosed by brackets.</w:t>
      </w:r>
    </w:p>
    <w:p w14:paraId="7526BEA9" w14:textId="77777777" w:rsidR="00840DDD" w:rsidRPr="00903DBA" w:rsidRDefault="00840DDD" w:rsidP="00840DDD">
      <w:pPr>
        <w:pStyle w:val="Code"/>
        <w:rPr>
          <w:highlight w:val="white"/>
        </w:rPr>
      </w:pPr>
      <w:r w:rsidRPr="00903DBA">
        <w:rPr>
          <w:highlight w:val="white"/>
        </w:rPr>
        <w:t xml:space="preserve">  | direct_declarator LEFT_SQUARE</w:t>
      </w:r>
    </w:p>
    <w:p w14:paraId="6A6D51A7" w14:textId="77777777" w:rsidR="00840DDD" w:rsidRPr="00903DBA" w:rsidRDefault="00840DDD" w:rsidP="00840DDD">
      <w:pPr>
        <w:pStyle w:val="Code"/>
        <w:rPr>
          <w:highlight w:val="white"/>
        </w:rPr>
      </w:pPr>
      <w:r w:rsidRPr="00903DBA">
        <w:rPr>
          <w:highlight w:val="white"/>
        </w:rPr>
        <w:t xml:space="preserve">    optional_constant_integral_expression RIGHT_SQUARE {</w:t>
      </w:r>
    </w:p>
    <w:p w14:paraId="7EE26209" w14:textId="77777777" w:rsidR="00840DDD" w:rsidRPr="00903DBA" w:rsidRDefault="00840DDD" w:rsidP="00840DDD">
      <w:pPr>
        <w:pStyle w:val="Code"/>
        <w:rPr>
          <w:highlight w:val="white"/>
        </w:rPr>
      </w:pPr>
      <w:r w:rsidRPr="00903DBA">
        <w:rPr>
          <w:highlight w:val="white"/>
        </w:rPr>
        <w:t xml:space="preserve">      $$ = MiddleCodeGenerator.ArrayType($1, $3);</w:t>
      </w:r>
    </w:p>
    <w:p w14:paraId="4DD7E276" w14:textId="0D80DFBC" w:rsidR="00840DDD" w:rsidRPr="00903DBA" w:rsidRDefault="00840DDD" w:rsidP="00840DDD">
      <w:pPr>
        <w:pStyle w:val="Code"/>
        <w:rPr>
          <w:highlight w:val="white"/>
        </w:rPr>
      </w:pPr>
      <w:r w:rsidRPr="00903DBA">
        <w:rPr>
          <w:highlight w:val="white"/>
        </w:rPr>
        <w:t xml:space="preserve">    }</w:t>
      </w:r>
    </w:p>
    <w:p w14:paraId="3290AA85" w14:textId="0BBD62BC" w:rsidR="00C50555" w:rsidRPr="00903DBA" w:rsidRDefault="00AE2152" w:rsidP="00C50555">
      <w:pPr>
        <w:rPr>
          <w:highlight w:val="white"/>
        </w:rPr>
      </w:pPr>
      <w:r w:rsidRPr="00903DBA">
        <w:rPr>
          <w:highlight w:val="white"/>
        </w:rPr>
        <w:t>Similar to the pointer case above</w:t>
      </w:r>
      <w:r w:rsidR="006613ED">
        <w:rPr>
          <w:highlight w:val="white"/>
        </w:rPr>
        <w:t xml:space="preserve">, </w:t>
      </w:r>
      <w:r w:rsidRPr="00903DBA">
        <w:rPr>
          <w:highlight w:val="white"/>
        </w:rPr>
        <w:t>it is possible to omit the declarator</w:t>
      </w:r>
      <w:r w:rsidR="006613ED">
        <w:rPr>
          <w:highlight w:val="white"/>
        </w:rPr>
        <w:t xml:space="preserve"> of an array declaration</w:t>
      </w:r>
      <w:r w:rsidRPr="00903DBA">
        <w:rPr>
          <w:highlight w:val="white"/>
        </w:rPr>
        <w:t>. It is also possible to omit the expression within the brackets. However, the brackets must always be present in an array declaration.</w:t>
      </w:r>
    </w:p>
    <w:p w14:paraId="0A693B7B" w14:textId="10E6BD7F" w:rsidR="00522BB0" w:rsidRPr="00903DBA" w:rsidRDefault="00522BB0" w:rsidP="0030745E">
      <w:pPr>
        <w:pStyle w:val="CodeHeader"/>
        <w:rPr>
          <w:highlight w:val="white"/>
        </w:rPr>
      </w:pPr>
      <w:r w:rsidRPr="00903DBA">
        <w:rPr>
          <w:highlight w:val="white"/>
        </w:rPr>
        <w:t>MainParser.gppg</w:t>
      </w:r>
    </w:p>
    <w:p w14:paraId="3685F04F" w14:textId="77777777" w:rsidR="00454B7F" w:rsidRPr="00903DBA" w:rsidRDefault="00840DDD" w:rsidP="00840DDD">
      <w:pPr>
        <w:pStyle w:val="Code"/>
        <w:rPr>
          <w:highlight w:val="white"/>
        </w:rPr>
      </w:pPr>
      <w:r w:rsidRPr="00903DBA">
        <w:rPr>
          <w:highlight w:val="white"/>
        </w:rPr>
        <w:t xml:space="preserve">  | direct_declarator</w:t>
      </w:r>
    </w:p>
    <w:p w14:paraId="6E17B7FC" w14:textId="45A77E7A" w:rsidR="00840DDD" w:rsidRPr="00903DBA" w:rsidRDefault="00454B7F" w:rsidP="00840DDD">
      <w:pPr>
        <w:pStyle w:val="Code"/>
        <w:rPr>
          <w:highlight w:val="white"/>
        </w:rPr>
      </w:pPr>
      <w:r w:rsidRPr="00903DBA">
        <w:rPr>
          <w:highlight w:val="white"/>
        </w:rPr>
        <w:t xml:space="preserve">    </w:t>
      </w:r>
      <w:r w:rsidR="00840DDD" w:rsidRPr="00903DBA">
        <w:rPr>
          <w:highlight w:val="white"/>
        </w:rPr>
        <w:t>LEFT_PARENTHESIS parameter_ellipse_list RIGHT_PARENTHESIS</w:t>
      </w:r>
      <w:r w:rsidRPr="00903DBA">
        <w:rPr>
          <w:highlight w:val="white"/>
        </w:rPr>
        <w:t xml:space="preserve"> </w:t>
      </w:r>
      <w:r w:rsidR="00840DDD" w:rsidRPr="00903DBA">
        <w:rPr>
          <w:highlight w:val="white"/>
        </w:rPr>
        <w:t>{</w:t>
      </w:r>
    </w:p>
    <w:p w14:paraId="1EFA26B3" w14:textId="77777777" w:rsidR="00840DDD" w:rsidRPr="00903DBA" w:rsidRDefault="00840DDD" w:rsidP="00840DDD">
      <w:pPr>
        <w:pStyle w:val="Code"/>
        <w:rPr>
          <w:highlight w:val="white"/>
        </w:rPr>
      </w:pPr>
      <w:r w:rsidRPr="00903DBA">
        <w:rPr>
          <w:highlight w:val="white"/>
        </w:rPr>
        <w:t xml:space="preserve">      $$ = MiddleCodeGenerator.</w:t>
      </w:r>
    </w:p>
    <w:p w14:paraId="7DAB6715" w14:textId="77777777" w:rsidR="00840DDD" w:rsidRPr="00903DBA" w:rsidRDefault="00840DDD" w:rsidP="00840DDD">
      <w:pPr>
        <w:pStyle w:val="Code"/>
        <w:rPr>
          <w:highlight w:val="white"/>
        </w:rPr>
      </w:pPr>
      <w:r w:rsidRPr="00903DBA">
        <w:rPr>
          <w:highlight w:val="white"/>
        </w:rPr>
        <w:t xml:space="preserve">           NewFunctionDeclaration($1, $3.First, $3.Second);</w:t>
      </w:r>
    </w:p>
    <w:p w14:paraId="339E8A77" w14:textId="13E6E564" w:rsidR="00840DDD" w:rsidRPr="00903DBA" w:rsidRDefault="00840DDD" w:rsidP="00840DDD">
      <w:pPr>
        <w:pStyle w:val="Code"/>
        <w:rPr>
          <w:highlight w:val="white"/>
        </w:rPr>
      </w:pPr>
      <w:r w:rsidRPr="00903DBA">
        <w:rPr>
          <w:highlight w:val="white"/>
        </w:rPr>
        <w:t xml:space="preserve">    }</w:t>
      </w:r>
    </w:p>
    <w:p w14:paraId="72590404" w14:textId="5DDD715D" w:rsidR="00604316" w:rsidRPr="00903DBA" w:rsidRDefault="00604316" w:rsidP="00604316">
      <w:pPr>
        <w:rPr>
          <w:highlight w:val="white"/>
        </w:rPr>
      </w:pPr>
      <w:r w:rsidRPr="00903DBA">
        <w:rPr>
          <w:highlight w:val="white"/>
        </w:rPr>
        <w:t xml:space="preserve">The next </w:t>
      </w:r>
      <w:r w:rsidR="00C250ED" w:rsidRPr="00903DBA">
        <w:rPr>
          <w:highlight w:val="white"/>
        </w:rPr>
        <w:t>declarator is the old-style function declarator</w:t>
      </w:r>
      <w:r w:rsidR="00B10CDD" w:rsidRPr="00903DBA">
        <w:rPr>
          <w:highlight w:val="white"/>
        </w:rPr>
        <w:t>, where the parameter list is a list of strings.</w:t>
      </w:r>
    </w:p>
    <w:p w14:paraId="2C48FD71" w14:textId="0870630A" w:rsidR="008223BF" w:rsidRPr="00903DBA" w:rsidRDefault="008223BF" w:rsidP="008223BF">
      <w:pPr>
        <w:pStyle w:val="CodeHeader"/>
        <w:rPr>
          <w:highlight w:val="white"/>
        </w:rPr>
      </w:pPr>
      <w:r w:rsidRPr="00903DBA">
        <w:rPr>
          <w:highlight w:val="white"/>
        </w:rPr>
        <w:t>MainParser.gppg</w:t>
      </w:r>
    </w:p>
    <w:p w14:paraId="6432B831" w14:textId="77777777" w:rsidR="00840DDD" w:rsidRPr="00903DBA" w:rsidRDefault="00840DDD" w:rsidP="00840DDD">
      <w:pPr>
        <w:pStyle w:val="Code"/>
        <w:rPr>
          <w:highlight w:val="white"/>
        </w:rPr>
      </w:pPr>
      <w:r w:rsidRPr="00903DBA">
        <w:rPr>
          <w:highlight w:val="white"/>
        </w:rPr>
        <w:t xml:space="preserve">  | direct_declarator LEFT_PARENTHESIS</w:t>
      </w:r>
    </w:p>
    <w:p w14:paraId="08D11C27" w14:textId="3BB0F70B" w:rsidR="00840DDD" w:rsidRPr="00903DBA" w:rsidRDefault="00840DDD" w:rsidP="00840DDD">
      <w:pPr>
        <w:pStyle w:val="Code"/>
        <w:rPr>
          <w:highlight w:val="white"/>
        </w:rPr>
      </w:pPr>
      <w:r w:rsidRPr="00903DBA">
        <w:rPr>
          <w:highlight w:val="white"/>
        </w:rPr>
        <w:t xml:space="preserve">   </w:t>
      </w:r>
      <w:r w:rsidR="0079291B" w:rsidRPr="00903DBA">
        <w:rPr>
          <w:highlight w:val="white"/>
        </w:rPr>
        <w:t xml:space="preserve"> </w:t>
      </w:r>
      <w:r w:rsidRPr="00903DBA">
        <w:rPr>
          <w:highlight w:val="white"/>
        </w:rPr>
        <w:t>optional_name_list RIGHT_PARENTHESIS {</w:t>
      </w:r>
    </w:p>
    <w:p w14:paraId="5931AA4E" w14:textId="77777777" w:rsidR="00840DDD" w:rsidRPr="00903DBA" w:rsidRDefault="00840DDD" w:rsidP="00840DDD">
      <w:pPr>
        <w:pStyle w:val="Code"/>
        <w:rPr>
          <w:highlight w:val="white"/>
        </w:rPr>
      </w:pPr>
      <w:r w:rsidRPr="00903DBA">
        <w:rPr>
          <w:highlight w:val="white"/>
        </w:rPr>
        <w:t xml:space="preserve">      $$ = MiddleCodeGenerator.OldFunctionDeclaration($1, $3);</w:t>
      </w:r>
    </w:p>
    <w:p w14:paraId="615F5DA2" w14:textId="63294F5F" w:rsidR="00840DDD" w:rsidRPr="00903DBA" w:rsidRDefault="00840DDD" w:rsidP="00840DDD">
      <w:pPr>
        <w:pStyle w:val="Code"/>
        <w:rPr>
          <w:highlight w:val="white"/>
        </w:rPr>
      </w:pPr>
      <w:r w:rsidRPr="00903DBA">
        <w:rPr>
          <w:highlight w:val="white"/>
        </w:rPr>
        <w:t xml:space="preserve">    };</w:t>
      </w:r>
    </w:p>
    <w:p w14:paraId="554012FA" w14:textId="77777777" w:rsidR="00030D62" w:rsidRDefault="00030D62" w:rsidP="00840DDD">
      <w:pPr>
        <w:pStyle w:val="Code"/>
        <w:rPr>
          <w:highlight w:val="white"/>
        </w:rPr>
      </w:pPr>
    </w:p>
    <w:p w14:paraId="398DF5BB" w14:textId="21FBD5A6" w:rsidR="00840DDD" w:rsidRPr="00903DBA" w:rsidRDefault="00840DDD" w:rsidP="00840DDD">
      <w:pPr>
        <w:pStyle w:val="Code"/>
        <w:rPr>
          <w:highlight w:val="white"/>
        </w:rPr>
      </w:pPr>
      <w:r w:rsidRPr="00903DBA">
        <w:rPr>
          <w:highlight w:val="white"/>
        </w:rPr>
        <w:t>optional_parameter_ellipse_list:</w:t>
      </w:r>
    </w:p>
    <w:p w14:paraId="1618DFBA" w14:textId="77777777" w:rsidR="00840DDD" w:rsidRPr="00903DBA" w:rsidRDefault="00840DDD" w:rsidP="00840DDD">
      <w:pPr>
        <w:pStyle w:val="Code"/>
        <w:rPr>
          <w:highlight w:val="white"/>
        </w:rPr>
      </w:pPr>
      <w:r w:rsidRPr="00903DBA">
        <w:rPr>
          <w:highlight w:val="white"/>
        </w:rPr>
        <w:t xml:space="preserve">    /* Empty */            { $$ = null; }</w:t>
      </w:r>
    </w:p>
    <w:p w14:paraId="534B9F69" w14:textId="77777777" w:rsidR="00840DDD" w:rsidRPr="00903DBA" w:rsidRDefault="00840DDD" w:rsidP="00840DDD">
      <w:pPr>
        <w:pStyle w:val="Code"/>
        <w:rPr>
          <w:highlight w:val="white"/>
        </w:rPr>
      </w:pPr>
      <w:r w:rsidRPr="00903DBA">
        <w:rPr>
          <w:highlight w:val="white"/>
        </w:rPr>
        <w:t xml:space="preserve">  | parameter_ellipse_list { $$ = $1;   };</w:t>
      </w:r>
    </w:p>
    <w:p w14:paraId="172F6BDE" w14:textId="437D1925" w:rsidR="00840DDD" w:rsidRPr="00903DBA" w:rsidRDefault="00D72EAF" w:rsidP="00D72EAF">
      <w:pPr>
        <w:rPr>
          <w:highlight w:val="white"/>
        </w:rPr>
      </w:pPr>
      <w:r w:rsidRPr="00903DBA">
        <w:rPr>
          <w:highlight w:val="white"/>
        </w:rPr>
        <w:t xml:space="preserve">The </w:t>
      </w:r>
      <w:r w:rsidRPr="00903DBA">
        <w:rPr>
          <w:rStyle w:val="KeyWord0"/>
          <w:highlight w:val="white"/>
        </w:rPr>
        <w:t>parameter_ellipse_list</w:t>
      </w:r>
      <w:r w:rsidRPr="00903DBA">
        <w:rPr>
          <w:highlight w:val="white"/>
        </w:rPr>
        <w:t xml:space="preserve"> rule</w:t>
      </w:r>
      <w:r w:rsidR="006438D9" w:rsidRPr="00903DBA">
        <w:rPr>
          <w:highlight w:val="white"/>
        </w:rPr>
        <w:t xml:space="preserve"> </w:t>
      </w:r>
      <w:r w:rsidR="00BC6E8B" w:rsidRPr="00903DBA">
        <w:rPr>
          <w:highlight w:val="white"/>
        </w:rPr>
        <w:t>returns a pair of the parameter list and a Boolean value representing the presence of the ellipse marker</w:t>
      </w:r>
      <w:r w:rsidR="00ED79B4" w:rsidRPr="00903DBA">
        <w:rPr>
          <w:highlight w:val="white"/>
        </w:rPr>
        <w:t>.</w:t>
      </w:r>
    </w:p>
    <w:p w14:paraId="497F666D" w14:textId="77777777" w:rsidR="001723B3" w:rsidRPr="00903DBA" w:rsidRDefault="001723B3" w:rsidP="001723B3">
      <w:pPr>
        <w:pStyle w:val="Code"/>
        <w:rPr>
          <w:highlight w:val="white"/>
        </w:rPr>
      </w:pPr>
      <w:r w:rsidRPr="00903DBA">
        <w:rPr>
          <w:highlight w:val="white"/>
        </w:rPr>
        <w:t>parameter_ellipse_list:</w:t>
      </w:r>
    </w:p>
    <w:p w14:paraId="37894AA0" w14:textId="77777777" w:rsidR="001723B3" w:rsidRPr="00903DBA" w:rsidRDefault="001723B3" w:rsidP="001723B3">
      <w:pPr>
        <w:pStyle w:val="Code"/>
        <w:rPr>
          <w:highlight w:val="white"/>
        </w:rPr>
      </w:pPr>
      <w:r w:rsidRPr="00903DBA">
        <w:rPr>
          <w:highlight w:val="white"/>
        </w:rPr>
        <w:t xml:space="preserve">    parameter_list {</w:t>
      </w:r>
    </w:p>
    <w:p w14:paraId="2900AC9A" w14:textId="77777777" w:rsidR="001723B3" w:rsidRPr="00903DBA" w:rsidRDefault="001723B3" w:rsidP="001723B3">
      <w:pPr>
        <w:pStyle w:val="Code"/>
        <w:rPr>
          <w:highlight w:val="white"/>
        </w:rPr>
      </w:pPr>
      <w:r w:rsidRPr="00903DBA">
        <w:rPr>
          <w:highlight w:val="white"/>
        </w:rPr>
        <w:t xml:space="preserve">      $$ = new Pair&lt;List&lt;Symbol&gt;,Boolean&gt;($1, false);</w:t>
      </w:r>
    </w:p>
    <w:p w14:paraId="19EA4692" w14:textId="77777777" w:rsidR="001723B3" w:rsidRPr="00903DBA" w:rsidRDefault="001723B3" w:rsidP="001723B3">
      <w:pPr>
        <w:pStyle w:val="Code"/>
        <w:rPr>
          <w:highlight w:val="white"/>
        </w:rPr>
      </w:pPr>
      <w:r w:rsidRPr="00903DBA">
        <w:rPr>
          <w:highlight w:val="white"/>
        </w:rPr>
        <w:t xml:space="preserve">    }</w:t>
      </w:r>
    </w:p>
    <w:p w14:paraId="4BA21279" w14:textId="77777777" w:rsidR="001723B3" w:rsidRPr="00903DBA" w:rsidRDefault="001723B3" w:rsidP="001723B3">
      <w:pPr>
        <w:pStyle w:val="Code"/>
        <w:rPr>
          <w:highlight w:val="white"/>
        </w:rPr>
      </w:pPr>
      <w:r w:rsidRPr="00903DBA">
        <w:rPr>
          <w:highlight w:val="white"/>
        </w:rPr>
        <w:t xml:space="preserve">  | parameter_list COMMA ELLIPSE {</w:t>
      </w:r>
    </w:p>
    <w:p w14:paraId="23AB9815" w14:textId="77777777" w:rsidR="001723B3" w:rsidRPr="00903DBA" w:rsidRDefault="001723B3" w:rsidP="001723B3">
      <w:pPr>
        <w:pStyle w:val="Code"/>
        <w:rPr>
          <w:highlight w:val="white"/>
        </w:rPr>
      </w:pPr>
      <w:r w:rsidRPr="00903DBA">
        <w:rPr>
          <w:highlight w:val="white"/>
        </w:rPr>
        <w:t xml:space="preserve">      $$ = new Pair&lt;List&lt;Symbol&gt;,Boolean&gt;($1, true);</w:t>
      </w:r>
    </w:p>
    <w:p w14:paraId="08F6153B" w14:textId="77777777" w:rsidR="001723B3" w:rsidRPr="00903DBA" w:rsidRDefault="001723B3" w:rsidP="001723B3">
      <w:pPr>
        <w:pStyle w:val="Code"/>
        <w:rPr>
          <w:highlight w:val="white"/>
        </w:rPr>
      </w:pPr>
      <w:r w:rsidRPr="00903DBA">
        <w:rPr>
          <w:highlight w:val="white"/>
        </w:rPr>
        <w:t xml:space="preserve">    };</w:t>
      </w:r>
    </w:p>
    <w:p w14:paraId="3EE30812" w14:textId="5903C07E" w:rsidR="00352719" w:rsidRPr="00903DBA" w:rsidRDefault="00352719" w:rsidP="00352719">
      <w:pPr>
        <w:rPr>
          <w:highlight w:val="white"/>
        </w:rPr>
      </w:pPr>
      <w:r w:rsidRPr="00903DBA">
        <w:rPr>
          <w:highlight w:val="white"/>
        </w:rPr>
        <w:t>For each parameter</w:t>
      </w:r>
      <w:r w:rsidR="00F13BC3" w:rsidRPr="00903DBA">
        <w:rPr>
          <w:highlight w:val="white"/>
        </w:rPr>
        <w:t xml:space="preserve"> declaration</w:t>
      </w:r>
      <w:r w:rsidRPr="00903DBA">
        <w:rPr>
          <w:highlight w:val="white"/>
        </w:rPr>
        <w:t>, we push the scope of the current symbol table on a stack</w:t>
      </w:r>
      <w:r w:rsidR="00F13BC3" w:rsidRPr="00903DBA">
        <w:rPr>
          <w:highlight w:val="white"/>
        </w:rPr>
        <w:t xml:space="preserve"> that we pop after the parsing of the declaration. This is because there are special rules for the storage specifiers of parameters (only </w:t>
      </w:r>
      <w:r w:rsidR="00F13BC3" w:rsidRPr="00903DBA">
        <w:rPr>
          <w:rStyle w:val="KeyWord0"/>
          <w:highlight w:val="white"/>
        </w:rPr>
        <w:t>auto</w:t>
      </w:r>
      <w:r w:rsidR="00F13BC3" w:rsidRPr="00903DBA">
        <w:rPr>
          <w:highlight w:val="white"/>
        </w:rPr>
        <w:t xml:space="preserve"> or </w:t>
      </w:r>
      <w:r w:rsidR="00F13BC3" w:rsidRPr="00903DBA">
        <w:rPr>
          <w:rStyle w:val="KeyWord0"/>
          <w:highlight w:val="white"/>
        </w:rPr>
        <w:t>register</w:t>
      </w:r>
      <w:r w:rsidR="00F13BC3" w:rsidRPr="00903DBA">
        <w:rPr>
          <w:highlight w:val="white"/>
        </w:rPr>
        <w:t xml:space="preserve"> allowed)</w:t>
      </w:r>
      <w:r w:rsidR="00C84573" w:rsidRPr="00903DBA">
        <w:rPr>
          <w:highlight w:val="white"/>
        </w:rPr>
        <w:t xml:space="preserve"> for the </w:t>
      </w:r>
      <w:r w:rsidR="00C84573" w:rsidRPr="00903DBA">
        <w:rPr>
          <w:rStyle w:val="KeyWord0"/>
          <w:highlight w:val="white"/>
        </w:rPr>
        <w:t>Specifier</w:t>
      </w:r>
      <w:r w:rsidR="00C84573" w:rsidRPr="00903DBA">
        <w:rPr>
          <w:highlight w:val="white"/>
        </w:rPr>
        <w:t xml:space="preserve"> class to handle</w:t>
      </w:r>
      <w:r w:rsidR="00C511B1">
        <w:rPr>
          <w:highlight w:val="white"/>
        </w:rPr>
        <w:t xml:space="preserve"> (see Chapter </w:t>
      </w:r>
      <w:r w:rsidR="00C511B1">
        <w:rPr>
          <w:highlight w:val="white"/>
        </w:rPr>
        <w:fldChar w:fldCharType="begin"/>
      </w:r>
      <w:r w:rsidR="00C511B1">
        <w:rPr>
          <w:highlight w:val="white"/>
        </w:rPr>
        <w:instrText xml:space="preserve"> REF _Ref58079178 \r \h </w:instrText>
      </w:r>
      <w:r w:rsidR="00C511B1">
        <w:rPr>
          <w:highlight w:val="white"/>
        </w:rPr>
      </w:r>
      <w:r w:rsidR="00C511B1">
        <w:rPr>
          <w:highlight w:val="white"/>
        </w:rPr>
        <w:fldChar w:fldCharType="separate"/>
      </w:r>
      <w:r w:rsidR="00C511B1">
        <w:rPr>
          <w:highlight w:val="white"/>
        </w:rPr>
        <w:t>5</w:t>
      </w:r>
      <w:r w:rsidR="00C511B1">
        <w:rPr>
          <w:highlight w:val="white"/>
        </w:rPr>
        <w:fldChar w:fldCharType="end"/>
      </w:r>
      <w:r w:rsidR="00C511B1">
        <w:rPr>
          <w:highlight w:val="white"/>
        </w:rPr>
        <w:t>)</w:t>
      </w:r>
      <w:r w:rsidR="00C84573" w:rsidRPr="00903DBA">
        <w:rPr>
          <w:highlight w:val="white"/>
        </w:rPr>
        <w:t>.</w:t>
      </w:r>
    </w:p>
    <w:p w14:paraId="2FB1EAD0" w14:textId="77777777" w:rsidR="00DD1B23" w:rsidRPr="00903DBA" w:rsidRDefault="00DD1B23" w:rsidP="00DD1B23">
      <w:pPr>
        <w:pStyle w:val="Code"/>
        <w:rPr>
          <w:highlight w:val="white"/>
        </w:rPr>
      </w:pPr>
      <w:r w:rsidRPr="00903DBA">
        <w:rPr>
          <w:highlight w:val="white"/>
        </w:rPr>
        <w:t>parameter_list:</w:t>
      </w:r>
    </w:p>
    <w:p w14:paraId="5789EF0C" w14:textId="77777777" w:rsidR="00DD1B23" w:rsidRPr="00903DBA" w:rsidRDefault="00DD1B23" w:rsidP="00DD1B23">
      <w:pPr>
        <w:pStyle w:val="Code"/>
        <w:rPr>
          <w:highlight w:val="white"/>
        </w:rPr>
      </w:pPr>
      <w:r w:rsidRPr="00903DBA">
        <w:rPr>
          <w:highlight w:val="white"/>
        </w:rPr>
        <w:t xml:space="preserve">    { ScopeStack.Push(SymbolTable.CurrentTable.Scope);</w:t>
      </w:r>
    </w:p>
    <w:p w14:paraId="61A4961E"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021FF949" w14:textId="77777777" w:rsidR="00DD1B23" w:rsidRPr="00903DBA" w:rsidRDefault="00DD1B23" w:rsidP="00DD1B23">
      <w:pPr>
        <w:pStyle w:val="Code"/>
        <w:rPr>
          <w:highlight w:val="white"/>
        </w:rPr>
      </w:pPr>
      <w:r w:rsidRPr="00903DBA">
        <w:rPr>
          <w:highlight w:val="white"/>
        </w:rPr>
        <w:t xml:space="preserve">    }</w:t>
      </w:r>
    </w:p>
    <w:p w14:paraId="1FAB06B7" w14:textId="77777777" w:rsidR="00DD1B23" w:rsidRPr="00903DBA" w:rsidRDefault="00DD1B23" w:rsidP="00DD1B23">
      <w:pPr>
        <w:pStyle w:val="Code"/>
        <w:rPr>
          <w:highlight w:val="white"/>
        </w:rPr>
      </w:pPr>
      <w:r w:rsidRPr="00903DBA">
        <w:rPr>
          <w:highlight w:val="white"/>
        </w:rPr>
        <w:t xml:space="preserve">    parameter_declaration {</w:t>
      </w:r>
    </w:p>
    <w:p w14:paraId="7F2D5F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2853D824" w14:textId="77777777" w:rsidR="00891992" w:rsidRPr="00903DBA" w:rsidRDefault="00891992" w:rsidP="00891992">
      <w:pPr>
        <w:pStyle w:val="Code"/>
        <w:rPr>
          <w:highlight w:val="white"/>
        </w:rPr>
      </w:pPr>
      <w:r w:rsidRPr="00903DBA">
        <w:rPr>
          <w:highlight w:val="white"/>
        </w:rPr>
        <w:t xml:space="preserve">      $$ = new List&lt;Symbol&gt;();</w:t>
      </w:r>
    </w:p>
    <w:p w14:paraId="0CEEF768" w14:textId="77777777" w:rsidR="00DD1B23" w:rsidRPr="00903DBA" w:rsidRDefault="00DD1B23" w:rsidP="00DD1B23">
      <w:pPr>
        <w:pStyle w:val="Code"/>
        <w:rPr>
          <w:highlight w:val="white"/>
        </w:rPr>
      </w:pPr>
      <w:r w:rsidRPr="00903DBA">
        <w:rPr>
          <w:highlight w:val="white"/>
        </w:rPr>
        <w:lastRenderedPageBreak/>
        <w:t xml:space="preserve">      $$.Add($2);</w:t>
      </w:r>
    </w:p>
    <w:p w14:paraId="46960648" w14:textId="77777777" w:rsidR="00DD1B23" w:rsidRPr="00903DBA" w:rsidRDefault="00DD1B23" w:rsidP="00DD1B23">
      <w:pPr>
        <w:pStyle w:val="Code"/>
        <w:rPr>
          <w:highlight w:val="white"/>
        </w:rPr>
      </w:pPr>
      <w:r w:rsidRPr="00903DBA">
        <w:rPr>
          <w:highlight w:val="white"/>
        </w:rPr>
        <w:t xml:space="preserve">    }</w:t>
      </w:r>
    </w:p>
    <w:p w14:paraId="047BC629" w14:textId="77777777" w:rsidR="00DD1B23" w:rsidRPr="00903DBA" w:rsidRDefault="00DD1B23" w:rsidP="00DD1B23">
      <w:pPr>
        <w:pStyle w:val="Code"/>
        <w:rPr>
          <w:highlight w:val="white"/>
        </w:rPr>
      </w:pPr>
      <w:r w:rsidRPr="00903DBA">
        <w:rPr>
          <w:highlight w:val="white"/>
        </w:rPr>
        <w:t xml:space="preserve">  | parameter_list COMMA {</w:t>
      </w:r>
    </w:p>
    <w:p w14:paraId="1B6DC9BF" w14:textId="77777777" w:rsidR="00DD1B23" w:rsidRPr="00903DBA" w:rsidRDefault="00DD1B23" w:rsidP="00DD1B23">
      <w:pPr>
        <w:pStyle w:val="Code"/>
        <w:rPr>
          <w:highlight w:val="white"/>
        </w:rPr>
      </w:pPr>
      <w:r w:rsidRPr="00903DBA">
        <w:rPr>
          <w:highlight w:val="white"/>
        </w:rPr>
        <w:t xml:space="preserve">      ScopeStack.Push(SymbolTable.CurrentTable.Scope);</w:t>
      </w:r>
    </w:p>
    <w:p w14:paraId="5DE1565D"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28BB0D8C" w14:textId="77777777" w:rsidR="00DD1B23" w:rsidRPr="00903DBA" w:rsidRDefault="00DD1B23" w:rsidP="00DD1B23">
      <w:pPr>
        <w:pStyle w:val="Code"/>
        <w:rPr>
          <w:highlight w:val="white"/>
        </w:rPr>
      </w:pPr>
      <w:r w:rsidRPr="00903DBA">
        <w:rPr>
          <w:highlight w:val="white"/>
        </w:rPr>
        <w:t xml:space="preserve">    }</w:t>
      </w:r>
    </w:p>
    <w:p w14:paraId="2B036C95" w14:textId="77777777" w:rsidR="00DD1B23" w:rsidRPr="00903DBA" w:rsidRDefault="00DD1B23" w:rsidP="00DD1B23">
      <w:pPr>
        <w:pStyle w:val="Code"/>
        <w:rPr>
          <w:highlight w:val="white"/>
        </w:rPr>
      </w:pPr>
      <w:r w:rsidRPr="00903DBA">
        <w:rPr>
          <w:highlight w:val="white"/>
        </w:rPr>
        <w:t xml:space="preserve">    parameter_declaration {</w:t>
      </w:r>
    </w:p>
    <w:p w14:paraId="3D6956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0D3621BF" w14:textId="77777777" w:rsidR="00DD1B23" w:rsidRPr="00903DBA" w:rsidRDefault="00DD1B23" w:rsidP="00DD1B23">
      <w:pPr>
        <w:pStyle w:val="Code"/>
        <w:rPr>
          <w:highlight w:val="white"/>
        </w:rPr>
      </w:pPr>
      <w:r w:rsidRPr="00903DBA">
        <w:rPr>
          <w:highlight w:val="white"/>
        </w:rPr>
        <w:t xml:space="preserve">      $1.Add($4);</w:t>
      </w:r>
    </w:p>
    <w:p w14:paraId="70B95E79" w14:textId="77777777" w:rsidR="00DD1B23" w:rsidRPr="00903DBA" w:rsidRDefault="00DD1B23" w:rsidP="00DD1B23">
      <w:pPr>
        <w:pStyle w:val="Code"/>
        <w:rPr>
          <w:highlight w:val="white"/>
        </w:rPr>
      </w:pPr>
      <w:r w:rsidRPr="00903DBA">
        <w:rPr>
          <w:highlight w:val="white"/>
        </w:rPr>
        <w:t xml:space="preserve">      $$ = $1;</w:t>
      </w:r>
    </w:p>
    <w:p w14:paraId="126A29BE" w14:textId="77777777" w:rsidR="00DD1B23" w:rsidRPr="00903DBA" w:rsidRDefault="00DD1B23" w:rsidP="00DD1B23">
      <w:pPr>
        <w:pStyle w:val="Code"/>
        <w:rPr>
          <w:highlight w:val="white"/>
        </w:rPr>
      </w:pPr>
      <w:r w:rsidRPr="00903DBA">
        <w:rPr>
          <w:highlight w:val="white"/>
        </w:rPr>
        <w:t xml:space="preserve">    };</w:t>
      </w:r>
    </w:p>
    <w:p w14:paraId="215ACAAD" w14:textId="736ED0DE" w:rsidR="00840DDD" w:rsidRPr="00903DBA" w:rsidRDefault="00826B97" w:rsidP="00EA7B83">
      <w:pPr>
        <w:rPr>
          <w:highlight w:val="white"/>
        </w:rPr>
      </w:pPr>
      <w:r w:rsidRPr="00903DBA">
        <w:rPr>
          <w:highlight w:val="white"/>
        </w:rPr>
        <w:t xml:space="preserve">A </w:t>
      </w:r>
      <w:r w:rsidR="00EA7B83" w:rsidRPr="00903DBA">
        <w:rPr>
          <w:highlight w:val="white"/>
        </w:rPr>
        <w:t>parameter declaration can be made up b</w:t>
      </w:r>
      <w:r w:rsidR="00AB71F8">
        <w:rPr>
          <w:highlight w:val="white"/>
        </w:rPr>
        <w:t>y</w:t>
      </w:r>
      <w:r w:rsidR="00EA7B83" w:rsidRPr="00903DBA">
        <w:rPr>
          <w:highlight w:val="white"/>
        </w:rPr>
        <w:t xml:space="preserve"> </w:t>
      </w:r>
      <w:r w:rsidR="00AB71F8">
        <w:rPr>
          <w:highlight w:val="white"/>
        </w:rPr>
        <w:t xml:space="preserve">a </w:t>
      </w:r>
      <w:r w:rsidR="00EA7B83" w:rsidRPr="00903DBA">
        <w:rPr>
          <w:highlight w:val="white"/>
        </w:rPr>
        <w:t xml:space="preserve">declaration specifier list </w:t>
      </w:r>
      <w:r w:rsidR="00AB71F8">
        <w:rPr>
          <w:highlight w:val="white"/>
        </w:rPr>
        <w:t xml:space="preserve">together with </w:t>
      </w:r>
      <w:r w:rsidR="00EA7B83" w:rsidRPr="00903DBA">
        <w:rPr>
          <w:highlight w:val="white"/>
        </w:rPr>
        <w:t xml:space="preserve">a declarator or an abstract declarator, or only a declaration specifier list, since </w:t>
      </w:r>
      <w:r w:rsidR="00AB71F8">
        <w:rPr>
          <w:highlight w:val="white"/>
        </w:rPr>
        <w:t xml:space="preserve">function </w:t>
      </w:r>
      <w:r w:rsidR="00EA7B83" w:rsidRPr="00903DBA">
        <w:rPr>
          <w:highlight w:val="white"/>
        </w:rPr>
        <w:t>parameters do not need to be named.</w:t>
      </w:r>
    </w:p>
    <w:p w14:paraId="331E20E5" w14:textId="77777777" w:rsidR="00840DDD" w:rsidRPr="00903DBA" w:rsidRDefault="00840DDD" w:rsidP="00840DDD">
      <w:pPr>
        <w:pStyle w:val="Code"/>
        <w:rPr>
          <w:highlight w:val="white"/>
        </w:rPr>
      </w:pPr>
      <w:r w:rsidRPr="00903DBA">
        <w:rPr>
          <w:highlight w:val="white"/>
        </w:rPr>
        <w:t>parameter_declaration:</w:t>
      </w:r>
    </w:p>
    <w:p w14:paraId="25E0C710" w14:textId="77777777" w:rsidR="00840DDD" w:rsidRPr="00903DBA" w:rsidRDefault="00840DDD" w:rsidP="00840DDD">
      <w:pPr>
        <w:pStyle w:val="Code"/>
        <w:rPr>
          <w:highlight w:val="white"/>
        </w:rPr>
      </w:pPr>
      <w:r w:rsidRPr="00903DBA">
        <w:rPr>
          <w:highlight w:val="white"/>
        </w:rPr>
        <w:t xml:space="preserve">    declaration_specifier_list {</w:t>
      </w:r>
    </w:p>
    <w:p w14:paraId="3B416A6F" w14:textId="77777777" w:rsidR="00840DDD" w:rsidRPr="00903DBA" w:rsidRDefault="00840DDD" w:rsidP="00840DDD">
      <w:pPr>
        <w:pStyle w:val="Code"/>
        <w:rPr>
          <w:highlight w:val="white"/>
        </w:rPr>
      </w:pPr>
      <w:r w:rsidRPr="00903DBA">
        <w:rPr>
          <w:highlight w:val="white"/>
        </w:rPr>
        <w:t xml:space="preserve">      $$ = MiddleCodeGenerator.Parameter(Specifier.SpecifierList($1), null);</w:t>
      </w:r>
    </w:p>
    <w:p w14:paraId="579CF1F3" w14:textId="77777777" w:rsidR="00840DDD" w:rsidRPr="00903DBA" w:rsidRDefault="00840DDD" w:rsidP="00840DDD">
      <w:pPr>
        <w:pStyle w:val="Code"/>
        <w:rPr>
          <w:highlight w:val="white"/>
        </w:rPr>
      </w:pPr>
      <w:r w:rsidRPr="00903DBA">
        <w:rPr>
          <w:highlight w:val="white"/>
        </w:rPr>
        <w:t xml:space="preserve">    }</w:t>
      </w:r>
    </w:p>
    <w:p w14:paraId="3AFAD803" w14:textId="77777777" w:rsidR="00840DDD" w:rsidRPr="00903DBA" w:rsidRDefault="00840DDD" w:rsidP="00840DDD">
      <w:pPr>
        <w:pStyle w:val="Code"/>
        <w:rPr>
          <w:highlight w:val="white"/>
        </w:rPr>
      </w:pPr>
      <w:r w:rsidRPr="00903DBA">
        <w:rPr>
          <w:highlight w:val="white"/>
        </w:rPr>
        <w:t xml:space="preserve">  | declaration_specifier_list_x declarator {</w:t>
      </w:r>
    </w:p>
    <w:p w14:paraId="443DB1AC" w14:textId="20EBB0C0"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0DD5F15F" w14:textId="77777777" w:rsidR="00840DDD" w:rsidRPr="00903DBA" w:rsidRDefault="00840DDD" w:rsidP="00840DDD">
      <w:pPr>
        <w:pStyle w:val="Code"/>
        <w:rPr>
          <w:highlight w:val="white"/>
        </w:rPr>
      </w:pPr>
      <w:r w:rsidRPr="00903DBA">
        <w:rPr>
          <w:highlight w:val="white"/>
        </w:rPr>
        <w:t xml:space="preserve">    }</w:t>
      </w:r>
    </w:p>
    <w:p w14:paraId="639993D7" w14:textId="77777777" w:rsidR="00840DDD" w:rsidRPr="00903DBA" w:rsidRDefault="00840DDD" w:rsidP="00840DDD">
      <w:pPr>
        <w:pStyle w:val="Code"/>
        <w:rPr>
          <w:highlight w:val="white"/>
        </w:rPr>
      </w:pPr>
      <w:r w:rsidRPr="00903DBA">
        <w:rPr>
          <w:highlight w:val="white"/>
        </w:rPr>
        <w:t xml:space="preserve">  | declaration_specifier_list_x abstract_declarator {</w:t>
      </w:r>
    </w:p>
    <w:p w14:paraId="15C98024" w14:textId="4CFF71E3"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6E45A12B" w14:textId="77777777" w:rsidR="00840DDD" w:rsidRPr="00903DBA" w:rsidRDefault="00840DDD" w:rsidP="00840DDD">
      <w:pPr>
        <w:pStyle w:val="Code"/>
        <w:rPr>
          <w:highlight w:val="white"/>
        </w:rPr>
      </w:pPr>
      <w:r w:rsidRPr="00903DBA">
        <w:rPr>
          <w:highlight w:val="white"/>
        </w:rPr>
        <w:t xml:space="preserve">    };</w:t>
      </w:r>
    </w:p>
    <w:p w14:paraId="30736778" w14:textId="5E3525EE" w:rsidR="005D08C5" w:rsidRPr="00903DBA" w:rsidRDefault="005D08C5" w:rsidP="005D08C5">
      <w:pPr>
        <w:pStyle w:val="CodeHeader"/>
        <w:rPr>
          <w:highlight w:val="white"/>
        </w:rPr>
      </w:pPr>
      <w:r w:rsidRPr="00903DBA">
        <w:rPr>
          <w:highlight w:val="white"/>
        </w:rPr>
        <w:t>MainParser.gppg</w:t>
      </w:r>
    </w:p>
    <w:p w14:paraId="6DADBBDD" w14:textId="77777777" w:rsidR="00840DDD" w:rsidRPr="00903DBA" w:rsidRDefault="00840DDD" w:rsidP="00840DDD">
      <w:pPr>
        <w:pStyle w:val="Code"/>
        <w:rPr>
          <w:highlight w:val="white"/>
        </w:rPr>
      </w:pPr>
      <w:r w:rsidRPr="00903DBA">
        <w:rPr>
          <w:highlight w:val="white"/>
        </w:rPr>
        <w:t>optional_name_list:</w:t>
      </w:r>
    </w:p>
    <w:p w14:paraId="3D0D0D90" w14:textId="77777777" w:rsidR="00840DDD" w:rsidRPr="00903DBA" w:rsidRDefault="00840DDD" w:rsidP="00840DDD">
      <w:pPr>
        <w:pStyle w:val="Code"/>
        <w:rPr>
          <w:highlight w:val="white"/>
        </w:rPr>
      </w:pPr>
      <w:r w:rsidRPr="00903DBA">
        <w:rPr>
          <w:highlight w:val="white"/>
        </w:rPr>
        <w:t xml:space="preserve">    /* Empty */ { $$ = new List&lt;string&gt;(); }</w:t>
      </w:r>
    </w:p>
    <w:p w14:paraId="38CE3457" w14:textId="77777777" w:rsidR="00840DDD" w:rsidRPr="00903DBA" w:rsidRDefault="00840DDD" w:rsidP="00840DDD">
      <w:pPr>
        <w:pStyle w:val="Code"/>
        <w:rPr>
          <w:highlight w:val="white"/>
        </w:rPr>
      </w:pPr>
      <w:r w:rsidRPr="00903DBA">
        <w:rPr>
          <w:highlight w:val="white"/>
        </w:rPr>
        <w:t xml:space="preserve">  | name_list   { $$ = $1;                 };</w:t>
      </w:r>
    </w:p>
    <w:p w14:paraId="59BABE14" w14:textId="77777777" w:rsidR="00840DDD" w:rsidRPr="00903DBA" w:rsidRDefault="00840DDD" w:rsidP="00840DDD">
      <w:pPr>
        <w:pStyle w:val="Code"/>
        <w:rPr>
          <w:highlight w:val="white"/>
        </w:rPr>
      </w:pPr>
    </w:p>
    <w:p w14:paraId="6C1AE240" w14:textId="77777777" w:rsidR="00840DDD" w:rsidRPr="00903DBA" w:rsidRDefault="00840DDD" w:rsidP="00840DDD">
      <w:pPr>
        <w:pStyle w:val="Code"/>
        <w:rPr>
          <w:highlight w:val="white"/>
        </w:rPr>
      </w:pPr>
      <w:r w:rsidRPr="00903DBA">
        <w:rPr>
          <w:highlight w:val="white"/>
        </w:rPr>
        <w:t>name_list:</w:t>
      </w:r>
    </w:p>
    <w:p w14:paraId="5E669B0C" w14:textId="77777777" w:rsidR="00840DDD" w:rsidRPr="00903DBA" w:rsidRDefault="00840DDD" w:rsidP="00840DDD">
      <w:pPr>
        <w:pStyle w:val="Code"/>
        <w:rPr>
          <w:highlight w:val="white"/>
        </w:rPr>
      </w:pPr>
      <w:r w:rsidRPr="00903DBA">
        <w:rPr>
          <w:highlight w:val="white"/>
        </w:rPr>
        <w:t xml:space="preserve">    NAME {</w:t>
      </w:r>
    </w:p>
    <w:p w14:paraId="2157077C" w14:textId="77777777" w:rsidR="00840DDD" w:rsidRPr="00903DBA" w:rsidRDefault="00840DDD" w:rsidP="00840DDD">
      <w:pPr>
        <w:pStyle w:val="Code"/>
        <w:rPr>
          <w:highlight w:val="white"/>
        </w:rPr>
      </w:pPr>
      <w:r w:rsidRPr="00903DBA">
        <w:rPr>
          <w:highlight w:val="white"/>
        </w:rPr>
        <w:t xml:space="preserve">      $$ = new List&lt;string&gt;();</w:t>
      </w:r>
    </w:p>
    <w:p w14:paraId="22C6D7A5" w14:textId="77777777" w:rsidR="00840DDD" w:rsidRPr="00903DBA" w:rsidRDefault="00840DDD" w:rsidP="00840DDD">
      <w:pPr>
        <w:pStyle w:val="Code"/>
        <w:rPr>
          <w:highlight w:val="white"/>
        </w:rPr>
      </w:pPr>
      <w:r w:rsidRPr="00903DBA">
        <w:rPr>
          <w:highlight w:val="white"/>
        </w:rPr>
        <w:t xml:space="preserve">      $$.Add($1);</w:t>
      </w:r>
    </w:p>
    <w:p w14:paraId="414BA63D" w14:textId="77777777" w:rsidR="00840DDD" w:rsidRPr="00903DBA" w:rsidRDefault="00840DDD" w:rsidP="00840DDD">
      <w:pPr>
        <w:pStyle w:val="Code"/>
        <w:rPr>
          <w:highlight w:val="white"/>
        </w:rPr>
      </w:pPr>
      <w:r w:rsidRPr="00903DBA">
        <w:rPr>
          <w:highlight w:val="white"/>
        </w:rPr>
        <w:t xml:space="preserve">    }</w:t>
      </w:r>
    </w:p>
    <w:p w14:paraId="0E354F13" w14:textId="77777777" w:rsidR="00840DDD" w:rsidRPr="00903DBA" w:rsidRDefault="00840DDD" w:rsidP="00840DDD">
      <w:pPr>
        <w:pStyle w:val="Code"/>
        <w:rPr>
          <w:highlight w:val="white"/>
        </w:rPr>
      </w:pPr>
      <w:r w:rsidRPr="00903DBA">
        <w:rPr>
          <w:highlight w:val="white"/>
        </w:rPr>
        <w:t xml:space="preserve">  | name_list COMMA NAME {</w:t>
      </w:r>
    </w:p>
    <w:p w14:paraId="2E27485F" w14:textId="77777777" w:rsidR="00840DDD" w:rsidRPr="00903DBA" w:rsidRDefault="00840DDD" w:rsidP="00840DDD">
      <w:pPr>
        <w:pStyle w:val="Code"/>
        <w:rPr>
          <w:highlight w:val="white"/>
        </w:rPr>
      </w:pPr>
      <w:r w:rsidRPr="00903DBA">
        <w:rPr>
          <w:highlight w:val="white"/>
        </w:rPr>
        <w:t xml:space="preserve">      $1.Add($3); </w:t>
      </w:r>
    </w:p>
    <w:p w14:paraId="34102E64" w14:textId="77777777" w:rsidR="00840DDD" w:rsidRPr="00903DBA" w:rsidRDefault="00840DDD" w:rsidP="00840DDD">
      <w:pPr>
        <w:pStyle w:val="Code"/>
        <w:rPr>
          <w:highlight w:val="white"/>
        </w:rPr>
      </w:pPr>
      <w:r w:rsidRPr="00903DBA">
        <w:rPr>
          <w:highlight w:val="white"/>
        </w:rPr>
        <w:t xml:space="preserve">      $$ = $1;</w:t>
      </w:r>
    </w:p>
    <w:p w14:paraId="6BD08FE9" w14:textId="50A45AE6" w:rsidR="00840DDD" w:rsidRPr="00903DBA" w:rsidRDefault="00840DDD" w:rsidP="00840DDD">
      <w:pPr>
        <w:pStyle w:val="Code"/>
        <w:rPr>
          <w:highlight w:val="white"/>
        </w:rPr>
      </w:pPr>
      <w:r w:rsidRPr="00903DBA">
        <w:rPr>
          <w:highlight w:val="white"/>
        </w:rPr>
        <w:t xml:space="preserve">    };</w:t>
      </w:r>
    </w:p>
    <w:p w14:paraId="4C401993" w14:textId="2D8FBAFB" w:rsidR="002300F1" w:rsidRPr="00903DBA" w:rsidRDefault="00C37108" w:rsidP="0078248B">
      <w:pPr>
        <w:pStyle w:val="Rubrik3"/>
        <w:rPr>
          <w:highlight w:val="white"/>
        </w:rPr>
      </w:pPr>
      <w:r w:rsidRPr="00903DBA">
        <w:rPr>
          <w:highlight w:val="white"/>
        </w:rPr>
        <w:t>Initialization</w:t>
      </w:r>
    </w:p>
    <w:p w14:paraId="3B2DD8D4" w14:textId="57FCA38C" w:rsidR="00840DDD" w:rsidRPr="00903DBA" w:rsidRDefault="0083682E" w:rsidP="00AB1275">
      <w:pPr>
        <w:rPr>
          <w:highlight w:val="white"/>
        </w:rPr>
      </w:pPr>
      <w:r w:rsidRPr="00903DBA">
        <w:rPr>
          <w:highlight w:val="white"/>
        </w:rPr>
        <w:t xml:space="preserve">The </w:t>
      </w:r>
      <w:r w:rsidR="002F35C1" w:rsidRPr="00903DBA">
        <w:rPr>
          <w:highlight w:val="white"/>
        </w:rPr>
        <w:t>initializer</w:t>
      </w:r>
      <w:r w:rsidRPr="00903DBA">
        <w:rPr>
          <w:highlight w:val="white"/>
        </w:rPr>
        <w:t xml:space="preserve"> can be either an </w:t>
      </w:r>
      <w:r w:rsidR="00B02D5E" w:rsidRPr="00903DBA">
        <w:rPr>
          <w:highlight w:val="white"/>
        </w:rPr>
        <w:t xml:space="preserve">assignment </w:t>
      </w:r>
      <w:r w:rsidRPr="00903DBA">
        <w:rPr>
          <w:highlight w:val="white"/>
        </w:rPr>
        <w:t>expression</w:t>
      </w:r>
      <w:r w:rsidR="00C07F1C" w:rsidRPr="00903DBA">
        <w:rPr>
          <w:highlight w:val="white"/>
        </w:rPr>
        <w:t xml:space="preserve"> or a block</w:t>
      </w:r>
      <w:r w:rsidR="00B02D5E" w:rsidRPr="00903DBA">
        <w:rPr>
          <w:highlight w:val="white"/>
        </w:rPr>
        <w:t>, which is made up by assignment expressions or other blocks</w:t>
      </w:r>
      <w:r w:rsidRPr="00903DBA">
        <w:rPr>
          <w:highlight w:val="white"/>
        </w:rPr>
        <w:t xml:space="preserve">. The assignment expression makes sure that the expression cannot </w:t>
      </w:r>
      <w:r w:rsidR="00AB1275" w:rsidRPr="00903DBA">
        <w:rPr>
          <w:highlight w:val="white"/>
        </w:rPr>
        <w:t>hold assignment or comma.</w:t>
      </w:r>
    </w:p>
    <w:p w14:paraId="68E4082B" w14:textId="7F6683FE" w:rsidR="00840DDD" w:rsidRPr="00903DBA" w:rsidRDefault="002F35C1" w:rsidP="00840DDD">
      <w:pPr>
        <w:pStyle w:val="Code"/>
        <w:rPr>
          <w:highlight w:val="white"/>
        </w:rPr>
      </w:pPr>
      <w:r w:rsidRPr="00903DBA">
        <w:rPr>
          <w:highlight w:val="white"/>
        </w:rPr>
        <w:t>initializer</w:t>
      </w:r>
      <w:r w:rsidR="00840DDD" w:rsidRPr="00903DBA">
        <w:rPr>
          <w:highlight w:val="white"/>
        </w:rPr>
        <w:t>:</w:t>
      </w:r>
    </w:p>
    <w:p w14:paraId="0F1A3A95" w14:textId="77777777" w:rsidR="00840DDD" w:rsidRPr="00903DBA" w:rsidRDefault="00840DDD" w:rsidP="00840DDD">
      <w:pPr>
        <w:pStyle w:val="Code"/>
        <w:rPr>
          <w:highlight w:val="white"/>
        </w:rPr>
      </w:pPr>
      <w:r w:rsidRPr="00903DBA">
        <w:rPr>
          <w:highlight w:val="white"/>
        </w:rPr>
        <w:t xml:space="preserve">    assignment_expression {</w:t>
      </w:r>
    </w:p>
    <w:p w14:paraId="7C461B40" w14:textId="77777777" w:rsidR="00840DDD" w:rsidRPr="00903DBA" w:rsidRDefault="00840DDD" w:rsidP="00840DDD">
      <w:pPr>
        <w:pStyle w:val="Code"/>
        <w:rPr>
          <w:highlight w:val="white"/>
        </w:rPr>
      </w:pPr>
      <w:r w:rsidRPr="00903DBA">
        <w:rPr>
          <w:highlight w:val="white"/>
        </w:rPr>
        <w:t xml:space="preserve">      $$ = $1;</w:t>
      </w:r>
    </w:p>
    <w:p w14:paraId="28905E23" w14:textId="0B2BF7BD" w:rsidR="00840DDD" w:rsidRPr="00903DBA" w:rsidRDefault="00840DDD" w:rsidP="00840DDD">
      <w:pPr>
        <w:pStyle w:val="Code"/>
        <w:rPr>
          <w:highlight w:val="white"/>
        </w:rPr>
      </w:pPr>
      <w:r w:rsidRPr="00903DBA">
        <w:rPr>
          <w:highlight w:val="white"/>
        </w:rPr>
        <w:t xml:space="preserve">    }</w:t>
      </w:r>
    </w:p>
    <w:p w14:paraId="30CBD0B9" w14:textId="5DD92D9B" w:rsidR="00553ACA" w:rsidRPr="00903DBA" w:rsidRDefault="00553ACA" w:rsidP="00553ACA">
      <w:pPr>
        <w:rPr>
          <w:highlight w:val="white"/>
        </w:rPr>
      </w:pPr>
      <w:r w:rsidRPr="00903DBA">
        <w:rPr>
          <w:highlight w:val="white"/>
        </w:rPr>
        <w:t xml:space="preserve">The block </w:t>
      </w:r>
      <w:r w:rsidR="00272FE8" w:rsidRPr="00903DBA">
        <w:rPr>
          <w:highlight w:val="white"/>
        </w:rPr>
        <w:t>hold</w:t>
      </w:r>
      <w:r w:rsidR="00D216EE" w:rsidRPr="00903DBA">
        <w:rPr>
          <w:highlight w:val="white"/>
        </w:rPr>
        <w:t>s</w:t>
      </w:r>
      <w:r w:rsidR="00272FE8" w:rsidRPr="00903DBA">
        <w:rPr>
          <w:highlight w:val="white"/>
        </w:rPr>
        <w:t xml:space="preserve"> a list of </w:t>
      </w:r>
      <w:r w:rsidR="00B02D5E" w:rsidRPr="00903DBA">
        <w:rPr>
          <w:highlight w:val="white"/>
        </w:rPr>
        <w:t>initializers</w:t>
      </w:r>
      <w:r w:rsidR="00272FE8" w:rsidRPr="00903DBA">
        <w:rPr>
          <w:highlight w:val="white"/>
        </w:rPr>
        <w:t xml:space="preserve">, which means that </w:t>
      </w:r>
      <w:r w:rsidR="00B02D5E" w:rsidRPr="00903DBA">
        <w:rPr>
          <w:highlight w:val="white"/>
        </w:rPr>
        <w:t>initializers</w:t>
      </w:r>
      <w:r w:rsidR="00272FE8" w:rsidRPr="00903DBA">
        <w:rPr>
          <w:highlight w:val="white"/>
        </w:rPr>
        <w:t xml:space="preserve"> can be nested</w:t>
      </w:r>
      <w:r w:rsidR="001F2E9D" w:rsidRPr="00903DBA">
        <w:rPr>
          <w:highlight w:val="white"/>
        </w:rPr>
        <w:t xml:space="preserve">. </w:t>
      </w:r>
      <w:r w:rsidR="00AB71F8">
        <w:rPr>
          <w:highlight w:val="white"/>
        </w:rPr>
        <w:t>However,</w:t>
      </w:r>
      <w:r w:rsidR="001F2E9D" w:rsidRPr="00903DBA">
        <w:rPr>
          <w:highlight w:val="white"/>
        </w:rPr>
        <w:t xml:space="preserve"> </w:t>
      </w:r>
      <w:r w:rsidR="00FF6573">
        <w:rPr>
          <w:highlight w:val="white"/>
        </w:rPr>
        <w:t xml:space="preserve">at the deepest level, </w:t>
      </w:r>
      <w:r w:rsidR="001F2E9D" w:rsidRPr="00903DBA">
        <w:rPr>
          <w:highlight w:val="white"/>
        </w:rPr>
        <w:t xml:space="preserve">there </w:t>
      </w:r>
      <w:r w:rsidR="00FF6573">
        <w:rPr>
          <w:highlight w:val="white"/>
        </w:rPr>
        <w:t>are</w:t>
      </w:r>
      <w:r w:rsidR="001F2E9D" w:rsidRPr="00903DBA">
        <w:rPr>
          <w:highlight w:val="white"/>
        </w:rPr>
        <w:t xml:space="preserve"> always expressions in the </w:t>
      </w:r>
      <w:r w:rsidR="00F4217C" w:rsidRPr="00903DBA">
        <w:rPr>
          <w:highlight w:val="white"/>
        </w:rPr>
        <w:t>initialization</w:t>
      </w:r>
      <w:r w:rsidR="001F2E9D" w:rsidRPr="00903DBA">
        <w:rPr>
          <w:highlight w:val="white"/>
        </w:rPr>
        <w:t xml:space="preserve"> lists.</w:t>
      </w:r>
    </w:p>
    <w:p w14:paraId="4578302B" w14:textId="595F03FD" w:rsidR="00840DDD" w:rsidRPr="00903DBA" w:rsidRDefault="00840DDD" w:rsidP="00840DDD">
      <w:pPr>
        <w:pStyle w:val="Code"/>
        <w:rPr>
          <w:highlight w:val="white"/>
        </w:rPr>
      </w:pPr>
      <w:r w:rsidRPr="00903DBA">
        <w:rPr>
          <w:highlight w:val="white"/>
        </w:rPr>
        <w:t xml:space="preserve">  | LEFT_BLOCK </w:t>
      </w:r>
      <w:r w:rsidR="002F35C1" w:rsidRPr="00903DBA">
        <w:rPr>
          <w:highlight w:val="white"/>
        </w:rPr>
        <w:t>initializer</w:t>
      </w:r>
      <w:r w:rsidRPr="00903DBA">
        <w:rPr>
          <w:highlight w:val="white"/>
        </w:rPr>
        <w:t>_list optional_comma RIGHT_BLOCK {</w:t>
      </w:r>
    </w:p>
    <w:p w14:paraId="2EDCB817" w14:textId="77777777" w:rsidR="00840DDD" w:rsidRPr="00903DBA" w:rsidRDefault="00840DDD" w:rsidP="00840DDD">
      <w:pPr>
        <w:pStyle w:val="Code"/>
        <w:rPr>
          <w:highlight w:val="white"/>
        </w:rPr>
      </w:pPr>
      <w:r w:rsidRPr="00903DBA">
        <w:rPr>
          <w:highlight w:val="white"/>
        </w:rPr>
        <w:t xml:space="preserve">      $$ = $2;</w:t>
      </w:r>
    </w:p>
    <w:p w14:paraId="648F155B" w14:textId="77777777" w:rsidR="00840DDD" w:rsidRPr="00903DBA" w:rsidRDefault="00840DDD" w:rsidP="00840DDD">
      <w:pPr>
        <w:pStyle w:val="Code"/>
        <w:rPr>
          <w:highlight w:val="white"/>
        </w:rPr>
      </w:pPr>
      <w:r w:rsidRPr="00903DBA">
        <w:rPr>
          <w:highlight w:val="white"/>
        </w:rPr>
        <w:t xml:space="preserve">    };</w:t>
      </w:r>
    </w:p>
    <w:p w14:paraId="60333D71" w14:textId="77777777" w:rsidR="00840DDD" w:rsidRPr="00903DBA" w:rsidRDefault="00840DDD" w:rsidP="00840DDD">
      <w:pPr>
        <w:pStyle w:val="Code"/>
        <w:rPr>
          <w:highlight w:val="white"/>
        </w:rPr>
      </w:pPr>
    </w:p>
    <w:p w14:paraId="28C8FBC8" w14:textId="77777777" w:rsidR="00840DDD" w:rsidRPr="00903DBA" w:rsidRDefault="00840DDD" w:rsidP="00840DDD">
      <w:pPr>
        <w:pStyle w:val="Code"/>
        <w:rPr>
          <w:highlight w:val="white"/>
        </w:rPr>
      </w:pPr>
      <w:r w:rsidRPr="00903DBA">
        <w:rPr>
          <w:highlight w:val="white"/>
        </w:rPr>
        <w:t>optional_comma:</w:t>
      </w:r>
    </w:p>
    <w:p w14:paraId="416FF86E" w14:textId="77777777" w:rsidR="00840DDD" w:rsidRPr="00903DBA" w:rsidRDefault="00840DDD" w:rsidP="00840DDD">
      <w:pPr>
        <w:pStyle w:val="Code"/>
        <w:rPr>
          <w:highlight w:val="white"/>
        </w:rPr>
      </w:pPr>
      <w:r w:rsidRPr="00903DBA">
        <w:rPr>
          <w:highlight w:val="white"/>
        </w:rPr>
        <w:t xml:space="preserve">    /* Empty */</w:t>
      </w:r>
    </w:p>
    <w:p w14:paraId="7F9A6674" w14:textId="77777777" w:rsidR="00840DDD" w:rsidRPr="00903DBA" w:rsidRDefault="00840DDD" w:rsidP="00840DDD">
      <w:pPr>
        <w:pStyle w:val="Code"/>
        <w:rPr>
          <w:highlight w:val="white"/>
        </w:rPr>
      </w:pPr>
      <w:r w:rsidRPr="00903DBA">
        <w:rPr>
          <w:highlight w:val="white"/>
        </w:rPr>
        <w:t xml:space="preserve">  | COMMA;</w:t>
      </w:r>
    </w:p>
    <w:p w14:paraId="61596FD1" w14:textId="77777777" w:rsidR="00840DDD" w:rsidRPr="00903DBA" w:rsidRDefault="00840DDD" w:rsidP="00840DDD">
      <w:pPr>
        <w:pStyle w:val="Code"/>
        <w:rPr>
          <w:highlight w:val="white"/>
        </w:rPr>
      </w:pPr>
    </w:p>
    <w:p w14:paraId="3F23928C" w14:textId="156D559E" w:rsidR="00840DDD" w:rsidRPr="00903DBA" w:rsidRDefault="002F35C1" w:rsidP="00840DDD">
      <w:pPr>
        <w:pStyle w:val="Code"/>
        <w:rPr>
          <w:highlight w:val="white"/>
        </w:rPr>
      </w:pPr>
      <w:r w:rsidRPr="00903DBA">
        <w:rPr>
          <w:highlight w:val="white"/>
        </w:rPr>
        <w:t>initializer</w:t>
      </w:r>
      <w:r w:rsidR="00840DDD" w:rsidRPr="00903DBA">
        <w:rPr>
          <w:highlight w:val="white"/>
        </w:rPr>
        <w:t>_list:</w:t>
      </w:r>
    </w:p>
    <w:p w14:paraId="52B9D4BB" w14:textId="543534ED" w:rsidR="00840DDD" w:rsidRPr="00903DBA" w:rsidRDefault="00840DDD" w:rsidP="00840DDD">
      <w:pPr>
        <w:pStyle w:val="Code"/>
        <w:rPr>
          <w:highlight w:val="white"/>
        </w:rPr>
      </w:pPr>
      <w:r w:rsidRPr="00903DBA">
        <w:rPr>
          <w:highlight w:val="white"/>
        </w:rPr>
        <w:t xml:space="preserve">    </w:t>
      </w:r>
      <w:r w:rsidR="002F35C1" w:rsidRPr="00903DBA">
        <w:rPr>
          <w:highlight w:val="white"/>
        </w:rPr>
        <w:t>initializer</w:t>
      </w:r>
      <w:r w:rsidRPr="00903DBA">
        <w:rPr>
          <w:highlight w:val="white"/>
        </w:rPr>
        <w:t xml:space="preserve"> {</w:t>
      </w:r>
    </w:p>
    <w:p w14:paraId="3E22FBE6" w14:textId="77777777" w:rsidR="00840DDD" w:rsidRPr="00903DBA" w:rsidRDefault="00840DDD" w:rsidP="00840DDD">
      <w:pPr>
        <w:pStyle w:val="Code"/>
        <w:rPr>
          <w:highlight w:val="white"/>
        </w:rPr>
      </w:pPr>
      <w:r w:rsidRPr="00903DBA">
        <w:rPr>
          <w:highlight w:val="white"/>
        </w:rPr>
        <w:t xml:space="preserve">      $$ = new List&lt;object&gt;();</w:t>
      </w:r>
    </w:p>
    <w:p w14:paraId="5F268AF5" w14:textId="77777777" w:rsidR="00840DDD" w:rsidRPr="00903DBA" w:rsidRDefault="00840DDD" w:rsidP="00840DDD">
      <w:pPr>
        <w:pStyle w:val="Code"/>
        <w:rPr>
          <w:highlight w:val="white"/>
        </w:rPr>
      </w:pPr>
      <w:r w:rsidRPr="00903DBA">
        <w:rPr>
          <w:highlight w:val="white"/>
        </w:rPr>
        <w:t xml:space="preserve">      $$.Add($1);</w:t>
      </w:r>
    </w:p>
    <w:p w14:paraId="64ADC220" w14:textId="77777777" w:rsidR="00840DDD" w:rsidRPr="00903DBA" w:rsidRDefault="00840DDD" w:rsidP="00840DDD">
      <w:pPr>
        <w:pStyle w:val="Code"/>
        <w:rPr>
          <w:highlight w:val="white"/>
        </w:rPr>
      </w:pPr>
      <w:r w:rsidRPr="00903DBA">
        <w:rPr>
          <w:highlight w:val="white"/>
        </w:rPr>
        <w:t xml:space="preserve">    }</w:t>
      </w:r>
    </w:p>
    <w:p w14:paraId="78FD3FC1" w14:textId="5585EB55" w:rsidR="00840DDD" w:rsidRPr="00903DBA" w:rsidRDefault="00840DDD" w:rsidP="00840DDD">
      <w:pPr>
        <w:pStyle w:val="Code"/>
        <w:rPr>
          <w:highlight w:val="white"/>
        </w:rPr>
      </w:pPr>
      <w:r w:rsidRPr="00903DBA">
        <w:rPr>
          <w:highlight w:val="white"/>
        </w:rPr>
        <w:t xml:space="preserve">  | </w:t>
      </w:r>
      <w:r w:rsidR="002F35C1" w:rsidRPr="00903DBA">
        <w:rPr>
          <w:highlight w:val="white"/>
        </w:rPr>
        <w:t>initializer</w:t>
      </w:r>
      <w:r w:rsidRPr="00903DBA">
        <w:rPr>
          <w:highlight w:val="white"/>
        </w:rPr>
        <w:t xml:space="preserve">_list COMMA </w:t>
      </w:r>
      <w:r w:rsidR="002F35C1" w:rsidRPr="00903DBA">
        <w:rPr>
          <w:highlight w:val="white"/>
        </w:rPr>
        <w:t>initializer</w:t>
      </w:r>
      <w:r w:rsidRPr="00903DBA">
        <w:rPr>
          <w:highlight w:val="white"/>
        </w:rPr>
        <w:t xml:space="preserve"> {</w:t>
      </w:r>
    </w:p>
    <w:p w14:paraId="2683D22A" w14:textId="77777777" w:rsidR="00840DDD" w:rsidRPr="00903DBA" w:rsidRDefault="00840DDD" w:rsidP="00840DDD">
      <w:pPr>
        <w:pStyle w:val="Code"/>
        <w:rPr>
          <w:highlight w:val="white"/>
        </w:rPr>
      </w:pPr>
      <w:r w:rsidRPr="00903DBA">
        <w:rPr>
          <w:highlight w:val="white"/>
        </w:rPr>
        <w:t xml:space="preserve">      $1.Add($3);</w:t>
      </w:r>
    </w:p>
    <w:p w14:paraId="2A226343" w14:textId="77777777" w:rsidR="00840DDD" w:rsidRPr="00903DBA" w:rsidRDefault="00840DDD" w:rsidP="00840DDD">
      <w:pPr>
        <w:pStyle w:val="Code"/>
        <w:rPr>
          <w:highlight w:val="white"/>
        </w:rPr>
      </w:pPr>
      <w:r w:rsidRPr="00903DBA">
        <w:rPr>
          <w:highlight w:val="white"/>
        </w:rPr>
        <w:t xml:space="preserve">      $$ = $1;</w:t>
      </w:r>
    </w:p>
    <w:p w14:paraId="0446B831" w14:textId="77777777" w:rsidR="00840DDD" w:rsidRPr="00903DBA" w:rsidRDefault="00840DDD" w:rsidP="00840DDD">
      <w:pPr>
        <w:pStyle w:val="Code"/>
        <w:rPr>
          <w:highlight w:val="white"/>
        </w:rPr>
      </w:pPr>
      <w:r w:rsidRPr="00903DBA">
        <w:rPr>
          <w:highlight w:val="white"/>
        </w:rPr>
        <w:t xml:space="preserve">    };</w:t>
      </w:r>
    </w:p>
    <w:p w14:paraId="510E2938" w14:textId="121B2361" w:rsidR="00840DDD" w:rsidRPr="00903DBA" w:rsidRDefault="007E7175" w:rsidP="0078248B">
      <w:pPr>
        <w:pStyle w:val="Rubrik3"/>
        <w:rPr>
          <w:highlight w:val="white"/>
        </w:rPr>
      </w:pPr>
      <w:bookmarkStart w:id="55" w:name="_Hlk57713292"/>
      <w:r w:rsidRPr="00903DBA">
        <w:rPr>
          <w:highlight w:val="white"/>
        </w:rPr>
        <w:t>Abstract Declarator</w:t>
      </w:r>
    </w:p>
    <w:bookmarkEnd w:id="55"/>
    <w:p w14:paraId="3628FAD5" w14:textId="52DD46CA" w:rsidR="00B02D5E" w:rsidRPr="00903DBA" w:rsidRDefault="00B02D5E" w:rsidP="00B02D5E">
      <w:pPr>
        <w:rPr>
          <w:highlight w:val="white"/>
        </w:rPr>
      </w:pPr>
      <w:r w:rsidRPr="00903DBA">
        <w:rPr>
          <w:highlight w:val="white"/>
        </w:rPr>
        <w:t>An abstract declarator is a direct declarator without a name</w:t>
      </w:r>
      <w:r w:rsidR="007D4662" w:rsidRPr="00903DBA">
        <w:rPr>
          <w:highlight w:val="white"/>
        </w:rPr>
        <w:t xml:space="preserve">, which is allowed in function parameters and as operand </w:t>
      </w:r>
      <w:r w:rsidR="00AC0601" w:rsidRPr="00903DBA">
        <w:rPr>
          <w:highlight w:val="white"/>
        </w:rPr>
        <w:t>of</w:t>
      </w:r>
      <w:r w:rsidR="007D4662" w:rsidRPr="00903DBA">
        <w:rPr>
          <w:highlight w:val="white"/>
        </w:rPr>
        <w:t xml:space="preserve"> the </w:t>
      </w:r>
      <w:r w:rsidR="00AE19E6" w:rsidRPr="00903DBA">
        <w:rPr>
          <w:rStyle w:val="KeyWord0"/>
          <w:highlight w:val="white"/>
        </w:rPr>
        <w:t>sizeof</w:t>
      </w:r>
      <w:r w:rsidR="00AE19E6" w:rsidRPr="00903DBA">
        <w:rPr>
          <w:highlight w:val="white"/>
        </w:rPr>
        <w:t xml:space="preserve"> operator.</w:t>
      </w:r>
      <w:r w:rsidR="00AC0601" w:rsidRPr="00903DBA">
        <w:rPr>
          <w:highlight w:val="white"/>
        </w:rPr>
        <w:t xml:space="preserve"> It works in the same way as the regular declarator.</w:t>
      </w:r>
      <w:r w:rsidR="00DC215F" w:rsidRPr="00903DBA">
        <w:rPr>
          <w:highlight w:val="white"/>
        </w:rPr>
        <w:t xml:space="preserve"> The only difference is that an abstract declarator cannot be made up by a name.</w:t>
      </w:r>
    </w:p>
    <w:p w14:paraId="27501D7D" w14:textId="77777777" w:rsidR="00840DDD" w:rsidRPr="00903DBA" w:rsidRDefault="00840DDD" w:rsidP="00840DDD">
      <w:pPr>
        <w:pStyle w:val="Code"/>
        <w:rPr>
          <w:highlight w:val="white"/>
        </w:rPr>
      </w:pPr>
      <w:r w:rsidRPr="00903DBA">
        <w:rPr>
          <w:highlight w:val="white"/>
        </w:rPr>
        <w:t>abstract_declarator:</w:t>
      </w:r>
    </w:p>
    <w:p w14:paraId="47881D93" w14:textId="77777777" w:rsidR="00840DDD" w:rsidRPr="00903DBA" w:rsidRDefault="00840DDD" w:rsidP="00840DDD">
      <w:pPr>
        <w:pStyle w:val="Code"/>
        <w:rPr>
          <w:highlight w:val="white"/>
        </w:rPr>
      </w:pPr>
      <w:r w:rsidRPr="00903DBA">
        <w:rPr>
          <w:highlight w:val="white"/>
        </w:rPr>
        <w:t xml:space="preserve">    pointer_list {</w:t>
      </w:r>
    </w:p>
    <w:p w14:paraId="4BE37016" w14:textId="70C37C26" w:rsidR="00840DDD" w:rsidRPr="00903DBA" w:rsidRDefault="00840DDD" w:rsidP="00840DDD">
      <w:pPr>
        <w:pStyle w:val="Code"/>
        <w:rPr>
          <w:highlight w:val="white"/>
        </w:rPr>
      </w:pPr>
      <w:r w:rsidRPr="00903DBA">
        <w:rPr>
          <w:highlight w:val="white"/>
        </w:rPr>
        <w:t xml:space="preserve">      $$ = MiddleCodeGenerator.</w:t>
      </w:r>
      <w:r w:rsidR="001815CD" w:rsidRPr="00903DBA">
        <w:rPr>
          <w:highlight w:val="white"/>
        </w:rPr>
        <w:t xml:space="preserve">PointerDeclarator </w:t>
      </w:r>
      <w:r w:rsidRPr="00903DBA">
        <w:rPr>
          <w:highlight w:val="white"/>
        </w:rPr>
        <w:t>($1, null);</w:t>
      </w:r>
    </w:p>
    <w:p w14:paraId="6F4FD41B" w14:textId="2DEA4560" w:rsidR="00840DDD" w:rsidRPr="00903DBA" w:rsidRDefault="00840DDD" w:rsidP="00840DDD">
      <w:pPr>
        <w:pStyle w:val="Code"/>
        <w:rPr>
          <w:highlight w:val="white"/>
        </w:rPr>
      </w:pPr>
      <w:r w:rsidRPr="00903DBA">
        <w:rPr>
          <w:highlight w:val="white"/>
        </w:rPr>
        <w:t xml:space="preserve">    }</w:t>
      </w:r>
    </w:p>
    <w:p w14:paraId="64890106" w14:textId="77777777" w:rsidR="00840DDD" w:rsidRPr="00903DBA" w:rsidRDefault="00840DDD" w:rsidP="00840DDD">
      <w:pPr>
        <w:pStyle w:val="Code"/>
        <w:rPr>
          <w:highlight w:val="white"/>
        </w:rPr>
      </w:pPr>
      <w:r w:rsidRPr="00903DBA">
        <w:rPr>
          <w:highlight w:val="white"/>
        </w:rPr>
        <w:t xml:space="preserve">  | optional_pointer_list direct_abstract_declarator {</w:t>
      </w:r>
    </w:p>
    <w:p w14:paraId="76F92EB3" w14:textId="77777777" w:rsidR="00840DDD" w:rsidRPr="00903DBA" w:rsidRDefault="00840DDD" w:rsidP="00840DDD">
      <w:pPr>
        <w:pStyle w:val="Code"/>
        <w:rPr>
          <w:highlight w:val="white"/>
        </w:rPr>
      </w:pPr>
      <w:r w:rsidRPr="00903DBA">
        <w:rPr>
          <w:highlight w:val="white"/>
        </w:rPr>
        <w:t xml:space="preserve">      $$ = MiddleCodeGenerator.PointerDeclarator($1, $2);</w:t>
      </w:r>
    </w:p>
    <w:p w14:paraId="50817BF7" w14:textId="41CAD95B" w:rsidR="00840DDD" w:rsidRPr="00903DBA" w:rsidRDefault="00840DDD" w:rsidP="00840DDD">
      <w:pPr>
        <w:pStyle w:val="Code"/>
        <w:rPr>
          <w:highlight w:val="white"/>
        </w:rPr>
      </w:pPr>
      <w:r w:rsidRPr="00903DBA">
        <w:rPr>
          <w:highlight w:val="white"/>
        </w:rPr>
        <w:t xml:space="preserve">    };</w:t>
      </w:r>
    </w:p>
    <w:p w14:paraId="127DA526" w14:textId="77777777" w:rsidR="00840DDD" w:rsidRPr="00903DBA" w:rsidRDefault="00840DDD" w:rsidP="00840DDD">
      <w:pPr>
        <w:pStyle w:val="Code"/>
        <w:rPr>
          <w:highlight w:val="white"/>
        </w:rPr>
      </w:pPr>
    </w:p>
    <w:p w14:paraId="7935644A" w14:textId="77777777" w:rsidR="00840DDD" w:rsidRPr="00903DBA" w:rsidRDefault="00840DDD" w:rsidP="00840DDD">
      <w:pPr>
        <w:pStyle w:val="Code"/>
        <w:rPr>
          <w:highlight w:val="white"/>
        </w:rPr>
      </w:pPr>
      <w:r w:rsidRPr="00903DBA">
        <w:rPr>
          <w:highlight w:val="white"/>
        </w:rPr>
        <w:t>direct_abstract_declarator:</w:t>
      </w:r>
    </w:p>
    <w:p w14:paraId="105561A6" w14:textId="77777777" w:rsidR="00840DDD" w:rsidRPr="00903DBA" w:rsidRDefault="00840DDD" w:rsidP="00840DDD">
      <w:pPr>
        <w:pStyle w:val="Code"/>
        <w:rPr>
          <w:highlight w:val="white"/>
        </w:rPr>
      </w:pPr>
      <w:r w:rsidRPr="00903DBA">
        <w:rPr>
          <w:highlight w:val="white"/>
        </w:rPr>
        <w:t xml:space="preserve">    LEFT_PARENTHESIS abstract_declarator RIGHT_PARENTHESIS {</w:t>
      </w:r>
    </w:p>
    <w:p w14:paraId="368FCD09" w14:textId="77777777" w:rsidR="00840DDD" w:rsidRPr="00903DBA" w:rsidRDefault="00840DDD" w:rsidP="00840DDD">
      <w:pPr>
        <w:pStyle w:val="Code"/>
        <w:rPr>
          <w:highlight w:val="white"/>
        </w:rPr>
      </w:pPr>
      <w:r w:rsidRPr="00903DBA">
        <w:rPr>
          <w:highlight w:val="white"/>
        </w:rPr>
        <w:t xml:space="preserve">      $$ = $2;</w:t>
      </w:r>
    </w:p>
    <w:p w14:paraId="45B9A0CB" w14:textId="77777777" w:rsidR="00840DDD" w:rsidRPr="00903DBA" w:rsidRDefault="00840DDD" w:rsidP="00840DDD">
      <w:pPr>
        <w:pStyle w:val="Code"/>
        <w:rPr>
          <w:highlight w:val="white"/>
        </w:rPr>
      </w:pPr>
      <w:r w:rsidRPr="00903DBA">
        <w:rPr>
          <w:highlight w:val="white"/>
        </w:rPr>
        <w:t xml:space="preserve">    }</w:t>
      </w:r>
    </w:p>
    <w:p w14:paraId="7D5A735E" w14:textId="77777777" w:rsidR="00840DDD" w:rsidRPr="00903DBA" w:rsidRDefault="00840DDD" w:rsidP="00840DDD">
      <w:pPr>
        <w:pStyle w:val="Code"/>
        <w:rPr>
          <w:highlight w:val="white"/>
        </w:rPr>
      </w:pPr>
      <w:r w:rsidRPr="00903DBA">
        <w:rPr>
          <w:highlight w:val="white"/>
        </w:rPr>
        <w:t xml:space="preserve">  | LEFT_SQUARE optional_constant_integral_expression RIGHT_SQUARE {</w:t>
      </w:r>
    </w:p>
    <w:p w14:paraId="1208E55F" w14:textId="77777777" w:rsidR="00840DDD" w:rsidRPr="00903DBA" w:rsidRDefault="00840DDD" w:rsidP="00840DDD">
      <w:pPr>
        <w:pStyle w:val="Code"/>
        <w:rPr>
          <w:highlight w:val="white"/>
        </w:rPr>
      </w:pPr>
      <w:r w:rsidRPr="00903DBA">
        <w:rPr>
          <w:highlight w:val="white"/>
        </w:rPr>
        <w:t xml:space="preserve">      $$ = MiddleCodeGenerator.ArrayType(null, $2);</w:t>
      </w:r>
    </w:p>
    <w:p w14:paraId="7A5429AD" w14:textId="77777777" w:rsidR="00840DDD" w:rsidRPr="00903DBA" w:rsidRDefault="00840DDD" w:rsidP="00840DDD">
      <w:pPr>
        <w:pStyle w:val="Code"/>
        <w:rPr>
          <w:highlight w:val="white"/>
        </w:rPr>
      </w:pPr>
      <w:r w:rsidRPr="00903DBA">
        <w:rPr>
          <w:highlight w:val="white"/>
        </w:rPr>
        <w:t xml:space="preserve">    }</w:t>
      </w:r>
    </w:p>
    <w:p w14:paraId="09CFCC95" w14:textId="77777777" w:rsidR="00840DDD" w:rsidRPr="00903DBA" w:rsidRDefault="00840DDD" w:rsidP="00840DDD">
      <w:pPr>
        <w:pStyle w:val="Code"/>
        <w:rPr>
          <w:highlight w:val="white"/>
        </w:rPr>
      </w:pPr>
      <w:r w:rsidRPr="00903DBA">
        <w:rPr>
          <w:highlight w:val="white"/>
        </w:rPr>
        <w:t xml:space="preserve">  | direct_abstract_declarator</w:t>
      </w:r>
    </w:p>
    <w:p w14:paraId="03E837FD" w14:textId="77777777" w:rsidR="00840DDD" w:rsidRPr="00903DBA" w:rsidRDefault="00840DDD" w:rsidP="00840DDD">
      <w:pPr>
        <w:pStyle w:val="Code"/>
        <w:rPr>
          <w:highlight w:val="white"/>
        </w:rPr>
      </w:pPr>
      <w:r w:rsidRPr="00903DBA">
        <w:rPr>
          <w:highlight w:val="white"/>
        </w:rPr>
        <w:t xml:space="preserve">    LEFT_SQUARE optional_constant_integral_expression RIGHT_SQUARE {</w:t>
      </w:r>
    </w:p>
    <w:p w14:paraId="7EB89FCD" w14:textId="77777777" w:rsidR="00840DDD" w:rsidRPr="00903DBA" w:rsidRDefault="00840DDD" w:rsidP="00840DDD">
      <w:pPr>
        <w:pStyle w:val="Code"/>
        <w:rPr>
          <w:highlight w:val="white"/>
        </w:rPr>
      </w:pPr>
      <w:r w:rsidRPr="00903DBA">
        <w:rPr>
          <w:highlight w:val="white"/>
        </w:rPr>
        <w:t xml:space="preserve">      $$ = MiddleCodeGenerator.ArrayType($1, $3);</w:t>
      </w:r>
    </w:p>
    <w:p w14:paraId="0BD772D6" w14:textId="77777777" w:rsidR="00840DDD" w:rsidRPr="00903DBA" w:rsidRDefault="00840DDD" w:rsidP="00840DDD">
      <w:pPr>
        <w:pStyle w:val="Code"/>
        <w:rPr>
          <w:highlight w:val="white"/>
        </w:rPr>
      </w:pPr>
      <w:r w:rsidRPr="00903DBA">
        <w:rPr>
          <w:highlight w:val="white"/>
        </w:rPr>
        <w:t xml:space="preserve">    }</w:t>
      </w:r>
    </w:p>
    <w:p w14:paraId="635D3CDA" w14:textId="77777777" w:rsidR="00840DDD" w:rsidRPr="00903DBA" w:rsidRDefault="00840DDD" w:rsidP="00840DDD">
      <w:pPr>
        <w:pStyle w:val="Code"/>
        <w:rPr>
          <w:highlight w:val="white"/>
        </w:rPr>
      </w:pPr>
      <w:r w:rsidRPr="00903DBA">
        <w:rPr>
          <w:highlight w:val="white"/>
        </w:rPr>
        <w:t xml:space="preserve">  | LEFT_PARENTHESIS optional_parameter_ellipse_list RIGHT_PARENTHESIS {</w:t>
      </w:r>
    </w:p>
    <w:p w14:paraId="0AF4717B" w14:textId="77777777" w:rsidR="00840DDD" w:rsidRPr="00903DBA" w:rsidRDefault="00840DDD" w:rsidP="00840DDD">
      <w:pPr>
        <w:pStyle w:val="Code"/>
        <w:rPr>
          <w:highlight w:val="white"/>
        </w:rPr>
      </w:pPr>
      <w:r w:rsidRPr="00903DBA">
        <w:rPr>
          <w:highlight w:val="white"/>
        </w:rPr>
        <w:t xml:space="preserve">      $$ = MiddleCodeGenerator.</w:t>
      </w:r>
    </w:p>
    <w:p w14:paraId="5EB23FF1" w14:textId="77777777" w:rsidR="00840DDD" w:rsidRPr="00903DBA" w:rsidRDefault="00840DDD" w:rsidP="00840DDD">
      <w:pPr>
        <w:pStyle w:val="Code"/>
        <w:rPr>
          <w:highlight w:val="white"/>
        </w:rPr>
      </w:pPr>
      <w:r w:rsidRPr="00903DBA">
        <w:rPr>
          <w:highlight w:val="white"/>
        </w:rPr>
        <w:t xml:space="preserve">           NewFunctionDeclaration(null, $2.First, $2.Second);</w:t>
      </w:r>
    </w:p>
    <w:p w14:paraId="774BEC98" w14:textId="77777777" w:rsidR="00840DDD" w:rsidRPr="00903DBA" w:rsidRDefault="00840DDD" w:rsidP="00840DDD">
      <w:pPr>
        <w:pStyle w:val="Code"/>
        <w:rPr>
          <w:highlight w:val="white"/>
        </w:rPr>
      </w:pPr>
      <w:r w:rsidRPr="00903DBA">
        <w:rPr>
          <w:highlight w:val="white"/>
        </w:rPr>
        <w:t xml:space="preserve">    }</w:t>
      </w:r>
    </w:p>
    <w:p w14:paraId="36C08093" w14:textId="77777777" w:rsidR="00840DDD" w:rsidRPr="00903DBA" w:rsidRDefault="00840DDD" w:rsidP="00840DDD">
      <w:pPr>
        <w:pStyle w:val="Code"/>
        <w:rPr>
          <w:highlight w:val="white"/>
        </w:rPr>
      </w:pPr>
      <w:r w:rsidRPr="00903DBA">
        <w:rPr>
          <w:highlight w:val="white"/>
        </w:rPr>
        <w:t xml:space="preserve">  | direct_abstract_declarator</w:t>
      </w:r>
    </w:p>
    <w:p w14:paraId="12115CE6" w14:textId="77777777" w:rsidR="00840DDD" w:rsidRPr="00903DBA" w:rsidRDefault="00840DDD" w:rsidP="00840DDD">
      <w:pPr>
        <w:pStyle w:val="Code"/>
        <w:rPr>
          <w:highlight w:val="white"/>
        </w:rPr>
      </w:pPr>
      <w:r w:rsidRPr="00903DBA">
        <w:rPr>
          <w:highlight w:val="white"/>
        </w:rPr>
        <w:t xml:space="preserve">    LEFT_PARENTHESIS optional_parameter_ellipse_list RIGHT_PARENTHESIS {</w:t>
      </w:r>
    </w:p>
    <w:p w14:paraId="3F25A0B2" w14:textId="77777777" w:rsidR="00840DDD" w:rsidRPr="00903DBA" w:rsidRDefault="00840DDD" w:rsidP="00840DDD">
      <w:pPr>
        <w:pStyle w:val="Code"/>
        <w:rPr>
          <w:highlight w:val="white"/>
        </w:rPr>
      </w:pPr>
      <w:r w:rsidRPr="00903DBA">
        <w:rPr>
          <w:highlight w:val="white"/>
        </w:rPr>
        <w:t xml:space="preserve">      $$ = MiddleCodeGenerator.</w:t>
      </w:r>
    </w:p>
    <w:p w14:paraId="2192AEE6" w14:textId="77777777" w:rsidR="00840DDD" w:rsidRPr="00903DBA" w:rsidRDefault="00840DDD" w:rsidP="00840DDD">
      <w:pPr>
        <w:pStyle w:val="Code"/>
        <w:rPr>
          <w:highlight w:val="white"/>
        </w:rPr>
      </w:pPr>
      <w:r w:rsidRPr="00903DBA">
        <w:rPr>
          <w:highlight w:val="white"/>
        </w:rPr>
        <w:t xml:space="preserve">           NewFunctionDeclaration($1, $3.First, $3.Second);</w:t>
      </w:r>
    </w:p>
    <w:p w14:paraId="27A3D15F" w14:textId="36F9D3AA" w:rsidR="0087340E" w:rsidRPr="00903DBA" w:rsidRDefault="00840DDD" w:rsidP="002B467E">
      <w:pPr>
        <w:pStyle w:val="Code"/>
        <w:rPr>
          <w:highlight w:val="white"/>
        </w:rPr>
      </w:pPr>
      <w:r w:rsidRPr="00903DBA">
        <w:rPr>
          <w:highlight w:val="white"/>
        </w:rPr>
        <w:t xml:space="preserve">    };</w:t>
      </w:r>
    </w:p>
    <w:p w14:paraId="407BF8AC" w14:textId="7140EFAF" w:rsidR="007E34E4" w:rsidRPr="00903DBA" w:rsidRDefault="00C42C18" w:rsidP="007E34E4">
      <w:pPr>
        <w:pStyle w:val="Rubrik2"/>
        <w:rPr>
          <w:highlight w:val="white"/>
        </w:rPr>
      </w:pPr>
      <w:bookmarkStart w:id="56" w:name="_Toc57655992"/>
      <w:bookmarkStart w:id="57" w:name="_Hlk57713304"/>
      <w:r w:rsidRPr="00903DBA">
        <w:rPr>
          <w:highlight w:val="white"/>
        </w:rPr>
        <w:t>Stat</w:t>
      </w:r>
      <w:r w:rsidR="008E06B1" w:rsidRPr="00903DBA">
        <w:rPr>
          <w:highlight w:val="white"/>
        </w:rPr>
        <w:t>e</w:t>
      </w:r>
      <w:r w:rsidRPr="00903DBA">
        <w:rPr>
          <w:highlight w:val="white"/>
        </w:rPr>
        <w:t>ments</w:t>
      </w:r>
      <w:bookmarkEnd w:id="56"/>
    </w:p>
    <w:bookmarkEnd w:id="57"/>
    <w:p w14:paraId="1D5ED6B3" w14:textId="17B3BA07" w:rsidR="00E40B78" w:rsidRPr="00903DBA" w:rsidRDefault="00E40B78" w:rsidP="00C901A8">
      <w:r w:rsidRPr="00903DBA">
        <w:t xml:space="preserve">The </w:t>
      </w:r>
      <w:r w:rsidR="001A47DA" w:rsidRPr="00903DBA">
        <w:rPr>
          <w:rStyle w:val="CodeInText"/>
        </w:rPr>
        <w:t>G</w:t>
      </w:r>
      <w:r w:rsidRPr="00903DBA">
        <w:rPr>
          <w:rStyle w:val="CodeInText"/>
        </w:rPr>
        <w:t>enerateFunctionCode</w:t>
      </w:r>
      <w:r w:rsidRPr="00903DBA">
        <w:t xml:space="preserve"> is called after the middle code of the function has been generated. Its task is to </w:t>
      </w:r>
      <w:r w:rsidR="001A47DA" w:rsidRPr="00903DBA">
        <w:t>generate</w:t>
      </w:r>
      <w:r w:rsidRPr="00903DBA">
        <w:t xml:space="preserve"> the </w:t>
      </w:r>
      <w:r w:rsidR="005F79CB" w:rsidRPr="00903DBA">
        <w:t>assembly</w:t>
      </w:r>
      <w:r w:rsidRPr="00903DBA">
        <w:t xml:space="preserve"> and object code of the function. If the function returns </w:t>
      </w:r>
      <w:r w:rsidRPr="00903DBA">
        <w:rPr>
          <w:rStyle w:val="CodeInText"/>
        </w:rPr>
        <w:t>void</w:t>
      </w:r>
      <w:r w:rsidRPr="00903DBA">
        <w:t xml:space="preserve"> and is the main function, the </w:t>
      </w:r>
      <w:r w:rsidRPr="00903DBA">
        <w:rPr>
          <w:rStyle w:val="CodeInText"/>
        </w:rPr>
        <w:t>Exit</w:t>
      </w:r>
      <w:r w:rsidRPr="00903DBA">
        <w:t xml:space="preserve"> middle code is added to middle code list. If the it returns </w:t>
      </w:r>
      <w:r w:rsidRPr="00903DBA">
        <w:rPr>
          <w:rStyle w:val="CodeInText"/>
        </w:rPr>
        <w:t>void</w:t>
      </w:r>
      <w:r w:rsidRPr="00903DBA">
        <w:t xml:space="preserve"> and is not the main, the Return middle code instruction is added.</w:t>
      </w:r>
    </w:p>
    <w:p w14:paraId="4487ADA5" w14:textId="33F4B441" w:rsidR="00E40B78" w:rsidRPr="00903DBA" w:rsidRDefault="00E40B78" w:rsidP="00E40B78">
      <w:r w:rsidRPr="00903DBA">
        <w:lastRenderedPageBreak/>
        <w:t>Then the middle code is being optimized and a list of base blocks is generated.</w:t>
      </w:r>
    </w:p>
    <w:p w14:paraId="1F09B5A6" w14:textId="77777777" w:rsidR="00E40B78" w:rsidRPr="00903DBA" w:rsidRDefault="00E40B78" w:rsidP="00E40B78">
      <w:r w:rsidRPr="00903DBA">
        <w:t>The object code is actually generated twice, since we want to know which symbols are not used and can be removed from the symbol table.</w:t>
      </w:r>
    </w:p>
    <w:p w14:paraId="64FCD931" w14:textId="77777777" w:rsidR="00E40B78" w:rsidRPr="00903DBA" w:rsidRDefault="00E40B78" w:rsidP="00E40B78">
      <w:r w:rsidRPr="00903DBA">
        <w:t>If the function is the main function we have to modify the entry point of the function.</w:t>
      </w:r>
    </w:p>
    <w:p w14:paraId="669A5546" w14:textId="77777777" w:rsidR="00E40B78" w:rsidRPr="00903DBA" w:rsidRDefault="00E40B78" w:rsidP="00E40B78">
      <w:r w:rsidRPr="00903DBA">
        <w:t>Finally, the function is added to the linker map and the symbol table is popped.</w:t>
      </w:r>
    </w:p>
    <w:p w14:paraId="3E95C270" w14:textId="59A57327" w:rsidR="00E40B78" w:rsidRPr="00903DBA" w:rsidRDefault="00E40B78" w:rsidP="00E40B78">
      <w:r w:rsidRPr="00903DBA">
        <w:t xml:space="preserve">The </w:t>
      </w:r>
      <w:r w:rsidRPr="00903DBA">
        <w:rPr>
          <w:rStyle w:val="CodeInText"/>
        </w:rPr>
        <w:t>generate</w:t>
      </w:r>
      <w:r w:rsidR="005F79CB" w:rsidRPr="00903DBA">
        <w:rPr>
          <w:rStyle w:val="CodeInText"/>
        </w:rPr>
        <w:t>Assembly</w:t>
      </w:r>
      <w:r w:rsidRPr="00903DBA">
        <w:rPr>
          <w:rStyle w:val="CodeInText"/>
        </w:rPr>
        <w:t>Text</w:t>
      </w:r>
      <w:r w:rsidRPr="00903DBA">
        <w:t xml:space="preserve"> method generates the </w:t>
      </w:r>
      <w:r w:rsidR="005F79CB" w:rsidRPr="00903DBA">
        <w:t>assembly</w:t>
      </w:r>
      <w:r w:rsidRPr="00903DBA">
        <w:t xml:space="preserve"> code for the function.</w:t>
      </w:r>
    </w:p>
    <w:p w14:paraId="77CAA80F" w14:textId="77777777" w:rsidR="00E40B78" w:rsidRPr="00903DBA" w:rsidRDefault="00E40B78" w:rsidP="00E40B78">
      <w:r w:rsidRPr="00903DBA">
        <w:t xml:space="preserve">When a function containing </w:t>
      </w:r>
      <w:r w:rsidRPr="00903DBA">
        <w:rPr>
          <w:rStyle w:val="CodeInText"/>
        </w:rPr>
        <w:t>goto</w:t>
      </w:r>
      <w:r w:rsidRPr="00903DBA">
        <w:t xml:space="preserve"> statements has been parsed, the addresses need to be set with the help of the label map.</w:t>
      </w:r>
    </w:p>
    <w:p w14:paraId="16DFFE45" w14:textId="47F33B45" w:rsidR="00B075C3" w:rsidRPr="00903DBA" w:rsidRDefault="00B141F0" w:rsidP="00E40B78">
      <w:pPr>
        <w:pStyle w:val="Rubrik3"/>
      </w:pPr>
      <w:bookmarkStart w:id="58" w:name="_Toc57655993"/>
      <w:bookmarkStart w:id="59" w:name="_Ref418259975"/>
      <w:r w:rsidRPr="00903DBA">
        <w:t xml:space="preserve">The </w:t>
      </w:r>
      <w:r w:rsidR="000D5EF4" w:rsidRPr="00903DBA">
        <w:t xml:space="preserve">if-else </w:t>
      </w:r>
      <w:r w:rsidRPr="00903DBA">
        <w:t>Problem</w:t>
      </w:r>
      <w:bookmarkEnd w:id="58"/>
    </w:p>
    <w:p w14:paraId="649A08E8" w14:textId="2A74DBC1" w:rsidR="00516DD1" w:rsidRPr="00903DBA" w:rsidRDefault="00516DD1">
      <w:pPr>
        <w:rPr>
          <w:ins w:id="60" w:author="Stefan Bjornander" w:date="2015-04-26T09:44:00Z"/>
        </w:rPr>
        <w:pPrChange w:id="61" w:author="Stefan Bjornander" w:date="2015-04-26T09:25:00Z">
          <w:pPr>
            <w:pStyle w:val="Code"/>
          </w:pPr>
        </w:pPrChange>
      </w:pPr>
      <w:ins w:id="62" w:author="Stefan Bjornander" w:date="2015-04-26T09:27:00Z">
        <w:r w:rsidRPr="00903DBA">
          <w:t xml:space="preserve">The </w:t>
        </w:r>
        <w:r w:rsidRPr="00903DBA">
          <w:rPr>
            <w:rStyle w:val="KeyWord0"/>
            <w:rPrChange w:id="63" w:author="Stefan Bjornander" w:date="2015-04-26T09:43:00Z">
              <w:rPr>
                <w:rStyle w:val="CodeInText"/>
              </w:rPr>
            </w:rPrChange>
          </w:rPr>
          <w:t>if-else</w:t>
        </w:r>
        <w:r w:rsidRPr="00903DBA">
          <w:rPr>
            <w:noProof/>
          </w:rPr>
          <w:t xml:space="preserve"> problem</w:t>
        </w:r>
      </w:ins>
      <w:r w:rsidR="00577A23" w:rsidRPr="00903DBA">
        <w:t xml:space="preserve"> </w:t>
      </w:r>
      <w:del w:id="64" w:author="Stefan Bjornander" w:date="2015-04-26T09:43:00Z">
        <w:r w:rsidRPr="00903DBA">
          <w:rPr>
            <w:noProof/>
          </w:rPr>
          <w:delText xml:space="preserve">In </w:delText>
        </w:r>
      </w:del>
      <w:ins w:id="65" w:author="Stefan Bjornander" w:date="2015-04-26T09:45:00Z">
        <w:r w:rsidRPr="00903DBA">
          <w:rPr>
            <w:noProof/>
          </w:rPr>
          <w:t xml:space="preserve">is the problem of </w:t>
        </w:r>
      </w:ins>
      <w:ins w:id="66" w:author="Stefan Bjornander" w:date="2015-04-26T09:51:00Z">
        <w:r w:rsidRPr="00903DBA">
          <w:rPr>
            <w:noProof/>
          </w:rPr>
          <w:t>syntac</w:t>
        </w:r>
      </w:ins>
      <w:ins w:id="67" w:author="Stefan Bjornander" w:date="2015-04-26T09:53:00Z">
        <w:r w:rsidRPr="00903DBA">
          <w:rPr>
            <w:noProof/>
          </w:rPr>
          <w:t xml:space="preserve">tically </w:t>
        </w:r>
      </w:ins>
      <w:ins w:id="68" w:author="Stefan Bjornander" w:date="2015-04-26T09:45:00Z">
        <w:r w:rsidRPr="00903DBA">
          <w:rPr>
            <w:noProof/>
          </w:rPr>
          <w:t xml:space="preserve">interpret </w:t>
        </w:r>
      </w:ins>
      <w:del w:id="69" w:author="Stefan Bjornander" w:date="2015-04-26T09:45:00Z">
        <w:r w:rsidRPr="00903DBA">
          <w:rPr>
            <w:noProof/>
          </w:rPr>
          <w:delText xml:space="preserve">the </w:delText>
        </w:r>
      </w:del>
      <w:ins w:id="70" w:author="Stefan Bjornander" w:date="2015-04-26T09:45:00Z">
        <w:r w:rsidRPr="00903DBA">
          <w:rPr>
            <w:noProof/>
          </w:rPr>
          <w:t>the leftmost source code below.</w:t>
        </w:r>
      </w:ins>
      <w:ins w:id="71" w:author="Stefan Bjornander" w:date="2015-04-26T09:47:00Z">
        <w:r w:rsidRPr="00903DBA">
          <w:rPr>
            <w:noProof/>
          </w:rPr>
          <w:t xml:space="preserve"> Semantically, the middle interpretation </w:t>
        </w:r>
      </w:ins>
      <w:r w:rsidRPr="00903DBA">
        <w:rPr>
          <w:noProof/>
        </w:rPr>
        <w:t xml:space="preserve">of the left statement </w:t>
      </w:r>
      <w:ins w:id="72" w:author="Stefan Bjornander" w:date="2015-04-26T09:47:00Z">
        <w:r w:rsidRPr="00903DBA">
          <w:rPr>
            <w:noProof/>
          </w:rPr>
          <w:t xml:space="preserve">is the correct one, each </w:t>
        </w:r>
        <w:r w:rsidRPr="00903DBA">
          <w:rPr>
            <w:rStyle w:val="KeyWord0"/>
            <w:rPrChange w:id="73" w:author="Stefan Bjornander" w:date="2015-04-26T09:48:00Z">
              <w:rPr>
                <w:rStyle w:val="CodeInText"/>
              </w:rPr>
            </w:rPrChange>
          </w:rPr>
          <w:t>else</w:t>
        </w:r>
        <w:r w:rsidRPr="00903DBA">
          <w:rPr>
            <w:noProof/>
          </w:rPr>
          <w:t xml:space="preserve"> shall be</w:t>
        </w:r>
      </w:ins>
      <w:ins w:id="74" w:author="Stefan Bjornander" w:date="2015-04-26T09:58:00Z">
        <w:r w:rsidRPr="00903DBA">
          <w:rPr>
            <w:noProof/>
          </w:rPr>
          <w:t xml:space="preserve"> connected</w:t>
        </w:r>
      </w:ins>
      <w:ins w:id="75" w:author="Stefan Bjornander" w:date="2015-04-26T09:47:00Z">
        <w:r w:rsidRPr="00903DBA">
          <w:rPr>
            <w:noProof/>
          </w:rPr>
          <w:t xml:space="preserve"> to the </w:t>
        </w:r>
      </w:ins>
      <w:ins w:id="76" w:author="Stefan Bjornander" w:date="2015-04-26T09:59:00Z">
        <w:r w:rsidRPr="00903DBA">
          <w:rPr>
            <w:noProof/>
          </w:rPr>
          <w:t xml:space="preserve">latest preceding </w:t>
        </w:r>
      </w:ins>
      <w:ins w:id="77" w:author="Stefan Bjornander" w:date="2015-04-26T09:48:00Z">
        <w:r w:rsidRPr="00903DBA">
          <w:rPr>
            <w:rStyle w:val="KeyWord0"/>
            <w:rPrChange w:id="78" w:author="Stefan Bjornander" w:date="2015-04-26T09:48:00Z">
              <w:rPr>
                <w:rStyle w:val="CodeInText"/>
              </w:rPr>
            </w:rPrChange>
          </w:rPr>
          <w:t>if</w:t>
        </w:r>
        <w:r w:rsidRPr="00903DBA">
          <w:rPr>
            <w:noProof/>
          </w:rPr>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79"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80">
          <w:tblGrid>
            <w:gridCol w:w="3116"/>
            <w:gridCol w:w="3117"/>
            <w:gridCol w:w="3117"/>
          </w:tblGrid>
        </w:tblGridChange>
      </w:tblGrid>
      <w:tr w:rsidR="00516DD1" w:rsidRPr="00903DBA" w14:paraId="306EE423" w14:textId="77777777" w:rsidTr="00406FA9">
        <w:trPr>
          <w:ins w:id="81" w:author="Stefan Bjornander" w:date="2015-04-26T09:44:00Z"/>
        </w:trPr>
        <w:tc>
          <w:tcPr>
            <w:tcW w:w="3116" w:type="dxa"/>
            <w:tcPrChange w:id="82"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903DBA" w:rsidRDefault="00516DD1">
            <w:pPr>
              <w:pStyle w:val="Code"/>
              <w:rPr>
                <w:ins w:id="83" w:author="Stefan Bjornander" w:date="2015-04-26T09:44:00Z"/>
              </w:rPr>
            </w:pPr>
            <w:ins w:id="84" w:author="Stefan Bjornander" w:date="2015-04-26T09:44:00Z">
              <w:r w:rsidRPr="00903DBA">
                <w:t>if (a &lt; b)</w:t>
              </w:r>
            </w:ins>
          </w:p>
          <w:p w14:paraId="3B9E4E6E" w14:textId="77777777" w:rsidR="00516DD1" w:rsidRPr="00903DBA" w:rsidRDefault="00516DD1">
            <w:pPr>
              <w:pStyle w:val="Code"/>
              <w:rPr>
                <w:ins w:id="85" w:author="Stefan Bjornander" w:date="2015-04-26T09:44:00Z"/>
              </w:rPr>
            </w:pPr>
            <w:ins w:id="86" w:author="Stefan Bjornander" w:date="2015-04-26T09:44:00Z">
              <w:r w:rsidRPr="00903DBA">
                <w:t xml:space="preserve">  if (c &lt; d)</w:t>
              </w:r>
            </w:ins>
          </w:p>
          <w:p w14:paraId="4333B730" w14:textId="77777777" w:rsidR="00516DD1" w:rsidRPr="00903DBA" w:rsidRDefault="00516DD1">
            <w:pPr>
              <w:pStyle w:val="Code"/>
              <w:rPr>
                <w:ins w:id="87" w:author="Stefan Bjornander" w:date="2015-04-26T09:44:00Z"/>
              </w:rPr>
            </w:pPr>
            <w:ins w:id="88" w:author="Stefan Bjornander" w:date="2015-04-26T09:44:00Z">
              <w:r w:rsidRPr="00903DBA">
                <w:t xml:space="preserve">    e = 1;</w:t>
              </w:r>
            </w:ins>
          </w:p>
          <w:p w14:paraId="3207957D" w14:textId="77777777" w:rsidR="00516DD1" w:rsidRPr="00903DBA" w:rsidRDefault="00516DD1">
            <w:pPr>
              <w:pStyle w:val="Code"/>
              <w:rPr>
                <w:ins w:id="89" w:author="Stefan Bjornander" w:date="2015-04-26T09:44:00Z"/>
              </w:rPr>
            </w:pPr>
            <w:ins w:id="90" w:author="Stefan Bjornander" w:date="2015-04-26T09:44:00Z">
              <w:r w:rsidRPr="00903DBA">
                <w:t xml:space="preserve">  else</w:t>
              </w:r>
            </w:ins>
          </w:p>
          <w:p w14:paraId="67FEA936" w14:textId="5C41C8BC" w:rsidR="00516DD1" w:rsidRDefault="00516DD1">
            <w:pPr>
              <w:pStyle w:val="Code"/>
            </w:pPr>
            <w:ins w:id="91" w:author="Stefan Bjornander" w:date="2015-04-26T09:44:00Z">
              <w:r w:rsidRPr="00903DBA">
                <w:t xml:space="preserve">    f = 2;</w:t>
              </w:r>
            </w:ins>
          </w:p>
          <w:p w14:paraId="62BEAC69" w14:textId="47E9295C" w:rsidR="00710287" w:rsidRDefault="00710287">
            <w:pPr>
              <w:pStyle w:val="Code"/>
            </w:pPr>
          </w:p>
          <w:p w14:paraId="56E499DE" w14:textId="11DD3B28" w:rsidR="00710287" w:rsidRPr="00903DBA" w:rsidRDefault="00710287" w:rsidP="00710287">
            <w:pPr>
              <w:rPr>
                <w:ins w:id="92" w:author="Stefan Bjornander" w:date="2015-04-26T09:44:00Z"/>
                <w:del w:id="93" w:author="Stefan Bjornander" w:date="2015-04-26T09:44:00Z"/>
              </w:rPr>
            </w:pPr>
            <w:r>
              <w:t xml:space="preserve">(a) </w:t>
            </w:r>
            <w:r w:rsidR="00406FA9">
              <w:t>Ambiguous C code</w:t>
            </w:r>
          </w:p>
          <w:p w14:paraId="2FAE5D6D" w14:textId="77777777" w:rsidR="00516DD1" w:rsidRPr="00903DBA" w:rsidRDefault="00516DD1" w:rsidP="00710287">
            <w:pPr>
              <w:rPr>
                <w:ins w:id="94" w:author="Stefan Bjornander" w:date="2015-04-26T09:44:00Z"/>
              </w:rPr>
            </w:pPr>
          </w:p>
        </w:tc>
        <w:tc>
          <w:tcPr>
            <w:tcW w:w="3117" w:type="dxa"/>
            <w:tcPrChange w:id="95"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903DBA" w:rsidRDefault="00516DD1">
            <w:pPr>
              <w:pStyle w:val="Code"/>
            </w:pPr>
            <w:ins w:id="96" w:author="Stefan Bjornander" w:date="2015-04-26T09:44:00Z">
              <w:r w:rsidRPr="00903DBA">
                <w:t>if (a &lt; b) {</w:t>
              </w:r>
            </w:ins>
          </w:p>
          <w:p w14:paraId="556A4791" w14:textId="77777777" w:rsidR="00516DD1" w:rsidRPr="00903DBA" w:rsidRDefault="00516DD1">
            <w:pPr>
              <w:pStyle w:val="Code"/>
            </w:pPr>
            <w:ins w:id="97" w:author="Stefan Bjornander" w:date="2015-04-26T09:44:00Z">
              <w:r w:rsidRPr="00903DBA">
                <w:t xml:space="preserve">  if (c &lt; d)</w:t>
              </w:r>
            </w:ins>
          </w:p>
          <w:p w14:paraId="694876BE" w14:textId="77777777" w:rsidR="00516DD1" w:rsidRPr="00903DBA" w:rsidRDefault="00516DD1">
            <w:pPr>
              <w:pStyle w:val="Code"/>
            </w:pPr>
            <w:ins w:id="98" w:author="Stefan Bjornander" w:date="2015-04-26T09:44:00Z">
              <w:r w:rsidRPr="00903DBA">
                <w:t xml:space="preserve">    e = 1;</w:t>
              </w:r>
            </w:ins>
          </w:p>
          <w:p w14:paraId="1C003489" w14:textId="77777777" w:rsidR="00516DD1" w:rsidRPr="00903DBA" w:rsidRDefault="00516DD1">
            <w:pPr>
              <w:pStyle w:val="Code"/>
            </w:pPr>
            <w:ins w:id="99" w:author="Stefan Bjornander" w:date="2015-04-26T09:44:00Z">
              <w:r w:rsidRPr="00903DBA">
                <w:t xml:space="preserve">  else</w:t>
              </w:r>
            </w:ins>
          </w:p>
          <w:p w14:paraId="4EEC399F" w14:textId="77777777" w:rsidR="00516DD1" w:rsidRPr="00903DBA" w:rsidRDefault="00516DD1">
            <w:pPr>
              <w:pStyle w:val="Code"/>
            </w:pPr>
            <w:ins w:id="100" w:author="Stefan Bjornander" w:date="2015-04-26T09:44:00Z">
              <w:r w:rsidRPr="00903DBA">
                <w:t xml:space="preserve">    f = 2;</w:t>
              </w:r>
            </w:ins>
          </w:p>
          <w:p w14:paraId="576B5809" w14:textId="1582D106" w:rsidR="00516DD1" w:rsidRDefault="00516DD1">
            <w:pPr>
              <w:pStyle w:val="Code"/>
            </w:pPr>
            <w:ins w:id="101" w:author="Stefan Bjornander" w:date="2015-04-26T09:44:00Z">
              <w:r w:rsidRPr="00903DBA">
                <w:t>}</w:t>
              </w:r>
            </w:ins>
          </w:p>
          <w:p w14:paraId="56999964" w14:textId="7F46378B" w:rsidR="00710287" w:rsidRPr="00903DBA" w:rsidRDefault="00710287" w:rsidP="00710287">
            <w:pPr>
              <w:rPr>
                <w:del w:id="102" w:author="Stefan Bjornander" w:date="2015-04-26T09:45:00Z"/>
              </w:rPr>
            </w:pPr>
            <w:r>
              <w:t>(b) Correct</w:t>
            </w:r>
          </w:p>
          <w:p w14:paraId="4C1D31DA" w14:textId="77777777" w:rsidR="00516DD1" w:rsidRPr="00903DBA" w:rsidRDefault="00516DD1" w:rsidP="00710287">
            <w:pPr>
              <w:rPr>
                <w:del w:id="103" w:author="Stefan Bjornander" w:date="2015-04-26T09:45:00Z"/>
              </w:rPr>
            </w:pPr>
          </w:p>
          <w:p w14:paraId="170E5735" w14:textId="20404272" w:rsidR="00516DD1" w:rsidRPr="00903DBA" w:rsidRDefault="00710287">
            <w:pPr>
              <w:rPr>
                <w:ins w:id="104" w:author="Stefan Bjornander" w:date="2015-04-26T09:44:00Z"/>
              </w:rPr>
            </w:pPr>
            <w:r>
              <w:t xml:space="preserve"> Interpretation</w:t>
            </w:r>
          </w:p>
        </w:tc>
        <w:tc>
          <w:tcPr>
            <w:tcW w:w="3117" w:type="dxa"/>
            <w:tcPrChange w:id="105"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903DBA" w:rsidRDefault="00516DD1">
            <w:pPr>
              <w:pStyle w:val="Code"/>
            </w:pPr>
            <w:moveToRangeStart w:id="106" w:author="Stefan Bjornander" w:date="2015-04-26T09:45:00Z" w:name="move417804833"/>
            <w:ins w:id="107" w:author="Stefan Bjornander" w:date="2015-04-26T09:45:00Z">
              <w:r w:rsidRPr="00903DBA">
                <w:t>if (a &lt; b)</w:t>
              </w:r>
            </w:ins>
          </w:p>
          <w:p w14:paraId="1D552566" w14:textId="77777777" w:rsidR="00516DD1" w:rsidRPr="00903DBA" w:rsidRDefault="00516DD1">
            <w:pPr>
              <w:pStyle w:val="Code"/>
            </w:pPr>
            <w:ins w:id="108" w:author="Stefan Bjornander" w:date="2015-04-26T09:45:00Z">
              <w:r w:rsidRPr="00903DBA">
                <w:t xml:space="preserve">  if (c &lt; d) {</w:t>
              </w:r>
            </w:ins>
          </w:p>
          <w:p w14:paraId="66887BC4" w14:textId="77777777" w:rsidR="00516DD1" w:rsidRPr="00903DBA" w:rsidRDefault="00516DD1">
            <w:pPr>
              <w:pStyle w:val="Code"/>
            </w:pPr>
            <w:ins w:id="109" w:author="Stefan Bjornander" w:date="2015-04-26T09:45:00Z">
              <w:r w:rsidRPr="00903DBA">
                <w:t xml:space="preserve">    e = 1;</w:t>
              </w:r>
            </w:ins>
          </w:p>
          <w:p w14:paraId="1D00F382" w14:textId="77777777" w:rsidR="00516DD1" w:rsidRPr="00903DBA" w:rsidRDefault="00516DD1">
            <w:pPr>
              <w:pStyle w:val="Code"/>
            </w:pPr>
            <w:ins w:id="110" w:author="Stefan Bjornander" w:date="2015-04-26T09:45:00Z">
              <w:r w:rsidRPr="00903DBA">
                <w:t xml:space="preserve">  }</w:t>
              </w:r>
            </w:ins>
          </w:p>
          <w:p w14:paraId="488A8BE2" w14:textId="77777777" w:rsidR="00516DD1" w:rsidRPr="00903DBA" w:rsidRDefault="00516DD1">
            <w:pPr>
              <w:pStyle w:val="Code"/>
            </w:pPr>
            <w:ins w:id="111" w:author="Stefan Bjornander" w:date="2015-04-26T09:45:00Z">
              <w:r w:rsidRPr="00903DBA">
                <w:t>else</w:t>
              </w:r>
            </w:ins>
          </w:p>
          <w:p w14:paraId="062525C9" w14:textId="77777777" w:rsidR="00516DD1" w:rsidRPr="00903DBA" w:rsidRDefault="00516DD1">
            <w:pPr>
              <w:pStyle w:val="Code"/>
              <w:rPr>
                <w:del w:id="112" w:author="Stefan Bjornander" w:date="2015-04-26T09:45:00Z"/>
              </w:rPr>
            </w:pPr>
            <w:ins w:id="113" w:author="Stefan Bjornander" w:date="2015-04-26T09:45:00Z">
              <w:r w:rsidRPr="00903DBA">
                <w:t xml:space="preserve">  f = 2;</w:t>
              </w:r>
            </w:ins>
            <w:moveToRangeEnd w:id="106"/>
          </w:p>
          <w:p w14:paraId="28C2C026" w14:textId="77777777" w:rsidR="00516DD1" w:rsidRDefault="00516DD1" w:rsidP="00710287">
            <w:pPr>
              <w:pStyle w:val="Code"/>
            </w:pPr>
          </w:p>
          <w:p w14:paraId="5A274AD6" w14:textId="2D6416E4" w:rsidR="00710287" w:rsidRPr="00903DBA" w:rsidRDefault="00A963AA">
            <w:pPr>
              <w:rPr>
                <w:ins w:id="114" w:author="Stefan Bjornander" w:date="2015-04-26T09:44:00Z"/>
              </w:rPr>
            </w:pPr>
            <w:r>
              <w:t>(c)</w:t>
            </w:r>
            <w:r w:rsidR="00710287">
              <w:t xml:space="preserve"> Incorrect interpretation</w:t>
            </w:r>
          </w:p>
        </w:tc>
      </w:tr>
    </w:tbl>
    <w:p w14:paraId="1E9078F4" w14:textId="77777777" w:rsidR="00516DD1" w:rsidRPr="00903DBA" w:rsidRDefault="00516DD1">
      <w:pPr>
        <w:rPr>
          <w:ins w:id="115" w:author="Stefan Bjornander" w:date="2015-04-26T09:52:00Z"/>
        </w:rPr>
        <w:pPrChange w:id="116" w:author="Stefan Bjornander" w:date="2015-04-26T09:51:00Z">
          <w:pPr>
            <w:pStyle w:val="Code"/>
          </w:pPr>
        </w:pPrChange>
      </w:pPr>
      <w:r w:rsidRPr="00903DBA">
        <w:rPr>
          <w:noProof/>
        </w:rPr>
        <w:t xml:space="preserve">Below is a simple set of statement rules. Unfortunately, they are </w:t>
      </w:r>
      <w:ins w:id="117" w:author="Stefan Bjornander" w:date="2015-04-26T09:53:00Z">
        <w:r w:rsidRPr="00903DBA">
          <w:rPr>
            <w:noProof/>
          </w:rPr>
          <w:t>ambiguous</w:t>
        </w:r>
      </w:ins>
      <w:ins w:id="118" w:author="Stefan Bjornander" w:date="2015-04-26T09:50:00Z">
        <w:r w:rsidRPr="00903DBA">
          <w:rPr>
            <w:noProof/>
          </w:rPr>
          <w:t xml:space="preserve"> in that way that </w:t>
        </w:r>
      </w:ins>
      <w:ins w:id="119" w:author="Stefan Bjornander" w:date="2015-04-26T09:52:00Z">
        <w:r w:rsidRPr="00903DBA">
          <w:rPr>
            <w:noProof/>
          </w:rPr>
          <w:t xml:space="preserve">the </w:t>
        </w:r>
      </w:ins>
      <w:r w:rsidRPr="00903DBA">
        <w:rPr>
          <w:noProof/>
        </w:rPr>
        <w:t xml:space="preserve">an </w:t>
      </w:r>
      <w:ins w:id="120" w:author="Stefan Bjornander" w:date="2015-04-26T09:52:00Z">
        <w:r w:rsidRPr="00BB30CE">
          <w:rPr>
            <w:rStyle w:val="CodeInText"/>
            <w:iCs/>
            <w:noProof/>
            <w:rPrChange w:id="121" w:author="Stefan Bjornander" w:date="2015-04-26T09:58:00Z">
              <w:rPr>
                <w:rStyle w:val="CodeInText"/>
              </w:rPr>
            </w:rPrChange>
          </w:rPr>
          <w:t>else</w:t>
        </w:r>
        <w:r w:rsidRPr="00903DBA">
          <w:rPr>
            <w:noProof/>
          </w:rPr>
          <w:t xml:space="preserve"> </w:t>
        </w:r>
      </w:ins>
      <w:r w:rsidRPr="00903DBA">
        <w:rPr>
          <w:noProof/>
        </w:rPr>
        <w:t>does not have to be connected to the latest preceding</w:t>
      </w:r>
      <w:ins w:id="122" w:author="Stefan Bjornander" w:date="2015-04-26T09:52:00Z">
        <w:r w:rsidRPr="00903DBA">
          <w:rPr>
            <w:noProof/>
          </w:rPr>
          <w:t xml:space="preserve"> </w:t>
        </w:r>
        <w:r w:rsidRPr="00BB30CE">
          <w:rPr>
            <w:rStyle w:val="CodeInText"/>
            <w:iCs/>
            <w:noProof/>
            <w:rPrChange w:id="123" w:author="Stefan Bjornander" w:date="2015-04-26T09:58:00Z">
              <w:rPr>
                <w:rStyle w:val="CodeInText"/>
              </w:rPr>
            </w:rPrChange>
          </w:rPr>
          <w:t>if</w:t>
        </w:r>
        <w:r w:rsidRPr="00903DBA">
          <w:rPr>
            <w:noProof/>
          </w:rPr>
          <w:t xml:space="preserve">, </w:t>
        </w:r>
      </w:ins>
      <w:r w:rsidRPr="00903DBA">
        <w:rPr>
          <w:noProof/>
        </w:rPr>
        <w:t xml:space="preserve">resulting in both the middle and rightmost semantically interpretation above, </w:t>
      </w:r>
      <w:ins w:id="124" w:author="Stefan Bjornander" w:date="2015-04-26T09:52:00Z">
        <w:r w:rsidRPr="00903DBA">
          <w:rPr>
            <w:noProof/>
          </w:rPr>
          <w:t>depending in which order the rules are applied.</w:t>
        </w:r>
      </w:ins>
    </w:p>
    <w:p w14:paraId="277CF48B" w14:textId="77777777" w:rsidR="00516DD1" w:rsidRPr="00903DBA" w:rsidRDefault="00516DD1" w:rsidP="00516DD1">
      <w:pPr>
        <w:pStyle w:val="Code"/>
        <w:rPr>
          <w:ins w:id="125" w:author="Stefan Bjornander" w:date="2015-04-26T09:49:00Z"/>
        </w:rPr>
      </w:pPr>
      <w:ins w:id="126" w:author="Stefan Bjornander" w:date="2015-04-26T09:47:00Z">
        <w:r w:rsidRPr="00903DBA">
          <w:t>statement ::=</w:t>
        </w:r>
      </w:ins>
    </w:p>
    <w:p w14:paraId="7FBE5268" w14:textId="77777777" w:rsidR="00516DD1" w:rsidRPr="00903DBA" w:rsidRDefault="00516DD1" w:rsidP="00516DD1">
      <w:pPr>
        <w:pStyle w:val="Code"/>
        <w:rPr>
          <w:ins w:id="127" w:author="Stefan Bjornander" w:date="2015-04-26T09:47:00Z"/>
        </w:rPr>
      </w:pPr>
      <w:ins w:id="128" w:author="Stefan Bjornander" w:date="2015-04-26T09:49:00Z">
        <w:r w:rsidRPr="00903DBA">
          <w:t xml:space="preserve">   </w:t>
        </w:r>
      </w:ins>
      <w:r w:rsidRPr="00903DBA">
        <w:t xml:space="preserve"> </w:t>
      </w:r>
      <w:ins w:id="129" w:author="Stefan Bjornander" w:date="2015-04-26T09:49:00Z">
        <w:r w:rsidRPr="00903DBA">
          <w:t xml:space="preserve">IF LEFT_PAREN </w:t>
        </w:r>
      </w:ins>
      <w:ins w:id="130" w:author="Stefan Bjornander" w:date="2015-04-26T10:08:00Z">
        <w:r w:rsidRPr="00903DBA">
          <w:t xml:space="preserve">logical_expression </w:t>
        </w:r>
      </w:ins>
      <w:ins w:id="131" w:author="Stefan Bjornander" w:date="2015-04-26T09:49:00Z">
        <w:r w:rsidRPr="00903DBA">
          <w:t>RIGHT_PAREN statement</w:t>
        </w:r>
      </w:ins>
    </w:p>
    <w:p w14:paraId="436C5EC9" w14:textId="77777777" w:rsidR="00516DD1" w:rsidRPr="00903DBA" w:rsidRDefault="00516DD1" w:rsidP="00516DD1">
      <w:pPr>
        <w:pStyle w:val="Code"/>
        <w:rPr>
          <w:ins w:id="132" w:author="Stefan Bjornander" w:date="2015-04-26T09:49:00Z"/>
        </w:rPr>
      </w:pPr>
      <w:ins w:id="133" w:author="Stefan Bjornander" w:date="2015-04-26T09:49:00Z">
        <w:r w:rsidRPr="00903DBA">
          <w:t xml:space="preserve"> </w:t>
        </w:r>
      </w:ins>
      <w:r w:rsidRPr="00903DBA">
        <w:t xml:space="preserve"> </w:t>
      </w:r>
      <w:ins w:id="134" w:author="Stefan Bjornander" w:date="2015-04-26T09:49:00Z">
        <w:r w:rsidRPr="00903DBA">
          <w:t>|</w:t>
        </w:r>
      </w:ins>
      <w:r w:rsidRPr="00903DBA">
        <w:t xml:space="preserve"> </w:t>
      </w:r>
      <w:ins w:id="135" w:author="Stefan Bjornander" w:date="2015-04-26T09:49:00Z">
        <w:r w:rsidRPr="00903DBA">
          <w:t xml:space="preserve">IF LEFT_PAREN </w:t>
        </w:r>
      </w:ins>
      <w:ins w:id="136" w:author="Stefan Bjornander" w:date="2015-04-26T10:08:00Z">
        <w:r w:rsidRPr="00903DBA">
          <w:t xml:space="preserve">logical_expression </w:t>
        </w:r>
      </w:ins>
      <w:ins w:id="137" w:author="Stefan Bjornander" w:date="2015-04-26T09:49:00Z">
        <w:r w:rsidRPr="00903DBA">
          <w:t>RIGHT_PAREN statement ELSE statement</w:t>
        </w:r>
      </w:ins>
    </w:p>
    <w:p w14:paraId="2F7D1A5D" w14:textId="77777777" w:rsidR="00516DD1" w:rsidRPr="00903DBA" w:rsidRDefault="00516DD1" w:rsidP="00516DD1">
      <w:pPr>
        <w:pStyle w:val="Code"/>
      </w:pPr>
      <w:ins w:id="138" w:author="Stefan Bjornander" w:date="2015-04-26T10:08:00Z">
        <w:r w:rsidRPr="00903DBA">
          <w:t xml:space="preserve">  | </w:t>
        </w:r>
      </w:ins>
      <w:r w:rsidRPr="00903DBA">
        <w:t>...</w:t>
      </w:r>
    </w:p>
    <w:p w14:paraId="6D69375A" w14:textId="2C4443AE" w:rsidR="00516DD1" w:rsidRPr="00903DBA" w:rsidRDefault="00516DD1">
      <w:pPr>
        <w:rPr>
          <w:ins w:id="139" w:author="Stefan Bjornander" w:date="2015-04-26T09:47:00Z"/>
        </w:rPr>
        <w:pPrChange w:id="140" w:author="Stefan Bjornander" w:date="2015-04-26T09:25:00Z">
          <w:pPr>
            <w:pStyle w:val="Code"/>
          </w:pPr>
        </w:pPrChange>
      </w:pPr>
      <w:ins w:id="141" w:author="Stefan Bjornander" w:date="2015-04-26T09:51:00Z">
        <w:r w:rsidRPr="00903DBA">
          <w:rPr>
            <w:noProof/>
          </w:rPr>
          <w:t xml:space="preserve">To solve the problem, we need a more complicated </w:t>
        </w:r>
      </w:ins>
      <w:ins w:id="142" w:author="Stefan Bjornander" w:date="2015-04-26T09:53:00Z">
        <w:r w:rsidRPr="00903DBA">
          <w:rPr>
            <w:noProof/>
          </w:rPr>
          <w:t>set of rules</w:t>
        </w:r>
      </w:ins>
      <w:r w:rsidRPr="00903DBA">
        <w:rPr>
          <w:noProof/>
        </w:rPr>
        <w:t xml:space="preserve"> that works with open and closed statements.</w:t>
      </w:r>
      <w:ins w:id="143" w:author="Stefan Bjornander" w:date="2015-04-26T09:54:00Z">
        <w:r w:rsidRPr="00903DBA">
          <w:rPr>
            <w:noProof/>
          </w:rPr>
          <w:t xml:space="preserve"> The </w:t>
        </w:r>
      </w:ins>
      <w:ins w:id="144" w:author="Stefan Bjornander" w:date="2015-04-26T09:57:00Z">
        <w:r w:rsidRPr="00903DBA">
          <w:rPr>
            <w:noProof/>
          </w:rPr>
          <w:t xml:space="preserve">following set is unambiguous in that way that it always connects each </w:t>
        </w:r>
        <w:r w:rsidRPr="00903DBA">
          <w:rPr>
            <w:rStyle w:val="CodeInText"/>
            <w:i/>
            <w:noProof/>
            <w:rPrChange w:id="145" w:author="Stefan Bjornander" w:date="2015-04-26T09:58:00Z">
              <w:rPr>
                <w:rStyle w:val="CodeInText"/>
              </w:rPr>
            </w:rPrChange>
          </w:rPr>
          <w:t>else</w:t>
        </w:r>
        <w:r w:rsidRPr="00903DBA">
          <w:rPr>
            <w:noProof/>
          </w:rPr>
          <w:t xml:space="preserve"> with the</w:t>
        </w:r>
      </w:ins>
      <w:ins w:id="146" w:author="Stefan Bjornander" w:date="2015-04-26T09:58:00Z">
        <w:r w:rsidRPr="00903DBA">
          <w:rPr>
            <w:noProof/>
          </w:rPr>
          <w:t xml:space="preserve"> latest preceding</w:t>
        </w:r>
      </w:ins>
      <w:ins w:id="147" w:author="Stefan Bjornander" w:date="2015-04-26T09:57:00Z">
        <w:r w:rsidRPr="00903DBA">
          <w:rPr>
            <w:noProof/>
          </w:rPr>
          <w:t xml:space="preserve"> </w:t>
        </w:r>
      </w:ins>
      <w:ins w:id="148" w:author="Stefan Bjornander" w:date="2015-04-26T09:58:00Z">
        <w:r w:rsidRPr="00903DBA">
          <w:rPr>
            <w:rStyle w:val="CodeInText"/>
            <w:i/>
            <w:noProof/>
            <w:rPrChange w:id="149" w:author="Stefan Bjornander" w:date="2015-04-26T09:58:00Z">
              <w:rPr>
                <w:rStyle w:val="CodeInText"/>
              </w:rPr>
            </w:rPrChange>
          </w:rPr>
          <w:t>if</w:t>
        </w:r>
      </w:ins>
      <w:r w:rsidRPr="00903DBA">
        <w:rPr>
          <w:noProof/>
        </w:rPr>
        <w:t>. A theoretical explanation of the open-closed statement solution is beyond the scope of this book, but I recommend the Dragon Book by Aho et al. for a closer look.</w:t>
      </w:r>
    </w:p>
    <w:p w14:paraId="5C8E669F" w14:textId="77777777" w:rsidR="001B7A1A" w:rsidRPr="00903DBA" w:rsidRDefault="001B7A1A" w:rsidP="001B7A1A">
      <w:pPr>
        <w:pStyle w:val="Code"/>
        <w:rPr>
          <w:highlight w:val="white"/>
        </w:rPr>
      </w:pPr>
      <w:r w:rsidRPr="00903DBA">
        <w:rPr>
          <w:highlight w:val="white"/>
        </w:rPr>
        <w:t>statement:</w:t>
      </w:r>
    </w:p>
    <w:p w14:paraId="5E03C68A" w14:textId="0B93E2EB" w:rsidR="001B7A1A" w:rsidRPr="00903DBA" w:rsidRDefault="001B7A1A" w:rsidP="001B7A1A">
      <w:pPr>
        <w:pStyle w:val="Code"/>
        <w:rPr>
          <w:highlight w:val="white"/>
        </w:rPr>
      </w:pPr>
      <w:r w:rsidRPr="00903DBA">
        <w:rPr>
          <w:highlight w:val="white"/>
        </w:rPr>
        <w:t xml:space="preserve">    opened_statement</w:t>
      </w:r>
    </w:p>
    <w:p w14:paraId="51E481BC" w14:textId="437510D6" w:rsidR="001B7A1A" w:rsidRPr="00903DBA" w:rsidRDefault="001B7A1A" w:rsidP="001B7A1A">
      <w:pPr>
        <w:pStyle w:val="Code"/>
        <w:rPr>
          <w:highlight w:val="white"/>
        </w:rPr>
      </w:pPr>
      <w:r w:rsidRPr="00903DBA">
        <w:rPr>
          <w:highlight w:val="white"/>
        </w:rPr>
        <w:t xml:space="preserve">  | closed_statement</w:t>
      </w:r>
    </w:p>
    <w:p w14:paraId="7D13B5CF" w14:textId="7832BEC1" w:rsidR="001B7A1A" w:rsidRPr="00903DBA" w:rsidRDefault="001B7A1A" w:rsidP="00394C65">
      <w:pPr>
        <w:pStyle w:val="Code"/>
        <w:rPr>
          <w:highlight w:val="white"/>
        </w:rPr>
      </w:pPr>
    </w:p>
    <w:p w14:paraId="1CE97124" w14:textId="77777777" w:rsidR="00394C65" w:rsidRPr="00903DBA" w:rsidRDefault="00394C65" w:rsidP="00394C65">
      <w:pPr>
        <w:pStyle w:val="Code"/>
        <w:rPr>
          <w:highlight w:val="white"/>
        </w:rPr>
      </w:pPr>
      <w:r w:rsidRPr="00903DBA">
        <w:rPr>
          <w:highlight w:val="white"/>
        </w:rPr>
        <w:t>opened_statement:</w:t>
      </w:r>
    </w:p>
    <w:p w14:paraId="167E835D" w14:textId="1CACF7FA" w:rsidR="00394C65" w:rsidRPr="00903DBA" w:rsidRDefault="00394C65" w:rsidP="00630215">
      <w:pPr>
        <w:pStyle w:val="Code"/>
        <w:rPr>
          <w:highlight w:val="white"/>
        </w:rPr>
      </w:pPr>
      <w:r w:rsidRPr="00903DBA">
        <w:rPr>
          <w:highlight w:val="white"/>
        </w:rPr>
        <w:t xml:space="preserve">    </w:t>
      </w:r>
      <w:r w:rsidRPr="00903DBA">
        <w:rPr>
          <w:rStyle w:val="KeyWord0"/>
          <w:highlight w:val="white"/>
        </w:rPr>
        <w:t>if</w:t>
      </w:r>
      <w:r w:rsidRPr="00903DBA">
        <w:rPr>
          <w:highlight w:val="white"/>
        </w:rPr>
        <w:t xml:space="preserve"> ( expression ) statement</w:t>
      </w:r>
    </w:p>
    <w:p w14:paraId="5D8B8326" w14:textId="64FD0918" w:rsidR="00394C65" w:rsidRPr="00903DBA" w:rsidRDefault="00394C65" w:rsidP="00630215">
      <w:pPr>
        <w:pStyle w:val="Code"/>
        <w:rPr>
          <w:highlight w:val="white"/>
        </w:rPr>
      </w:pPr>
      <w:r w:rsidRPr="00903DBA">
        <w:rPr>
          <w:highlight w:val="white"/>
        </w:rPr>
        <w:t xml:space="preserve">  | </w:t>
      </w:r>
      <w:r w:rsidR="00630215" w:rsidRPr="00903DBA">
        <w:rPr>
          <w:rStyle w:val="KeyWord0"/>
          <w:highlight w:val="white"/>
        </w:rPr>
        <w:t>if</w:t>
      </w:r>
      <w:r w:rsidR="00630215" w:rsidRPr="00903DBA">
        <w:rPr>
          <w:highlight w:val="white"/>
        </w:rPr>
        <w:t xml:space="preserve"> (</w:t>
      </w:r>
      <w:r w:rsidRPr="00903DBA">
        <w:rPr>
          <w:highlight w:val="white"/>
        </w:rPr>
        <w:t xml:space="preserve"> expression </w:t>
      </w:r>
      <w:r w:rsidR="00630215" w:rsidRPr="00903DBA">
        <w:rPr>
          <w:highlight w:val="white"/>
        </w:rPr>
        <w:t xml:space="preserve">) </w:t>
      </w:r>
      <w:r w:rsidRPr="00903DBA">
        <w:rPr>
          <w:highlight w:val="white"/>
        </w:rPr>
        <w:t>closed_statement</w:t>
      </w:r>
      <w:r w:rsidR="00630215" w:rsidRPr="00903DBA">
        <w:rPr>
          <w:highlight w:val="white"/>
        </w:rPr>
        <w:t xml:space="preserve"> </w:t>
      </w:r>
      <w:r w:rsidR="00630215" w:rsidRPr="00903DBA">
        <w:rPr>
          <w:rStyle w:val="KeyWord0"/>
          <w:highlight w:val="white"/>
        </w:rPr>
        <w:t>else</w:t>
      </w:r>
      <w:r w:rsidR="00630215" w:rsidRPr="00903DBA">
        <w:rPr>
          <w:highlight w:val="white"/>
        </w:rPr>
        <w:t xml:space="preserve"> o</w:t>
      </w:r>
      <w:r w:rsidRPr="00903DBA">
        <w:rPr>
          <w:highlight w:val="white"/>
        </w:rPr>
        <w:t>pened_statement</w:t>
      </w:r>
    </w:p>
    <w:p w14:paraId="1467AF4D" w14:textId="7069C2F9" w:rsidR="003E09C2" w:rsidRPr="00903DBA" w:rsidRDefault="003E09C2" w:rsidP="003E09C2">
      <w:pPr>
        <w:pStyle w:val="Code"/>
        <w:rPr>
          <w:highlight w:val="white"/>
        </w:rPr>
      </w:pPr>
      <w:r w:rsidRPr="00903DBA">
        <w:rPr>
          <w:highlight w:val="white"/>
        </w:rPr>
        <w:t xml:space="preserve">  | </w:t>
      </w:r>
      <w:r w:rsidRPr="00903DBA">
        <w:rPr>
          <w:rStyle w:val="KeyWord0"/>
          <w:highlight w:val="white"/>
        </w:rPr>
        <w:t>switch</w:t>
      </w:r>
      <w:r w:rsidRPr="00903DBA">
        <w:rPr>
          <w:highlight w:val="white"/>
        </w:rPr>
        <w:t xml:space="preserve"> ( expression ) opened_statement</w:t>
      </w:r>
    </w:p>
    <w:p w14:paraId="311E8B92" w14:textId="3554EAF7" w:rsidR="003E09C2" w:rsidRPr="00903DBA" w:rsidRDefault="003E09C2" w:rsidP="00177C2B">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w:t>
      </w:r>
      <w:r w:rsidR="00177C2B" w:rsidRPr="00903DBA">
        <w:rPr>
          <w:highlight w:val="white"/>
        </w:rPr>
        <w:t xml:space="preserve">: </w:t>
      </w:r>
      <w:r w:rsidRPr="00903DBA">
        <w:rPr>
          <w:highlight w:val="white"/>
        </w:rPr>
        <w:t>opened_statement</w:t>
      </w:r>
    </w:p>
    <w:p w14:paraId="666A2623" w14:textId="2C97987B" w:rsidR="003E09C2" w:rsidRPr="00903DBA" w:rsidRDefault="003E09C2" w:rsidP="002845FF">
      <w:pPr>
        <w:pStyle w:val="Code"/>
        <w:rPr>
          <w:highlight w:val="white"/>
        </w:rPr>
      </w:pPr>
      <w:r w:rsidRPr="00903DBA">
        <w:rPr>
          <w:highlight w:val="white"/>
        </w:rPr>
        <w:t xml:space="preserve">  | </w:t>
      </w:r>
      <w:r w:rsidR="002845FF" w:rsidRPr="00903DBA">
        <w:rPr>
          <w:rStyle w:val="KeyWord0"/>
          <w:highlight w:val="white"/>
        </w:rPr>
        <w:t>while</w:t>
      </w:r>
      <w:r w:rsidR="002845FF" w:rsidRPr="00903DBA">
        <w:rPr>
          <w:highlight w:val="white"/>
        </w:rPr>
        <w:t xml:space="preserve"> ( </w:t>
      </w:r>
      <w:r w:rsidRPr="00903DBA">
        <w:rPr>
          <w:highlight w:val="white"/>
        </w:rPr>
        <w:t>expression</w:t>
      </w:r>
      <w:r w:rsidR="002845FF" w:rsidRPr="00903DBA">
        <w:rPr>
          <w:highlight w:val="white"/>
        </w:rPr>
        <w:t xml:space="preserve"> ) </w:t>
      </w:r>
      <w:r w:rsidRPr="00903DBA">
        <w:rPr>
          <w:highlight w:val="white"/>
        </w:rPr>
        <w:t>opened_statement</w:t>
      </w:r>
    </w:p>
    <w:p w14:paraId="378DB634" w14:textId="0AE44320" w:rsidR="002845FF" w:rsidRPr="00903DBA" w:rsidRDefault="003E09C2" w:rsidP="003E09C2">
      <w:pPr>
        <w:pStyle w:val="Code"/>
        <w:rPr>
          <w:highlight w:val="white"/>
        </w:rPr>
      </w:pPr>
      <w:r w:rsidRPr="00903DBA">
        <w:rPr>
          <w:highlight w:val="white"/>
        </w:rPr>
        <w:t xml:space="preserve">  | </w:t>
      </w:r>
      <w:r w:rsidR="002845FF" w:rsidRPr="00903DBA">
        <w:rPr>
          <w:rStyle w:val="KeyWord0"/>
          <w:highlight w:val="white"/>
        </w:rPr>
        <w:t>for</w:t>
      </w:r>
      <w:r w:rsidR="002845FF" w:rsidRPr="00903DBA">
        <w:rPr>
          <w:highlight w:val="white"/>
        </w:rPr>
        <w:t xml:space="preserve"> ( </w:t>
      </w:r>
      <w:r w:rsidRPr="00903DBA">
        <w:rPr>
          <w:highlight w:val="white"/>
        </w:rPr>
        <w:t>optional_expression</w:t>
      </w:r>
      <w:r w:rsidR="002845FF" w:rsidRPr="00903DBA">
        <w:rPr>
          <w:highlight w:val="white"/>
        </w:rPr>
        <w:t xml:space="preserve"> ;</w:t>
      </w:r>
      <w:r w:rsidRPr="00903DBA">
        <w:rPr>
          <w:highlight w:val="white"/>
        </w:rPr>
        <w:t xml:space="preserve"> optional_expression</w:t>
      </w:r>
      <w:r w:rsidR="002845FF" w:rsidRPr="00903DBA">
        <w:rPr>
          <w:highlight w:val="white"/>
        </w:rPr>
        <w:t xml:space="preserve"> ; </w:t>
      </w:r>
      <w:r w:rsidRPr="00903DBA">
        <w:rPr>
          <w:highlight w:val="white"/>
        </w:rPr>
        <w:t xml:space="preserve">optional_expression </w:t>
      </w:r>
      <w:r w:rsidR="002845FF" w:rsidRPr="00903DBA">
        <w:rPr>
          <w:highlight w:val="white"/>
        </w:rPr>
        <w:t>)</w:t>
      </w:r>
    </w:p>
    <w:p w14:paraId="525BDB84" w14:textId="1B93B691" w:rsidR="003E09C2" w:rsidRPr="00903DBA" w:rsidRDefault="003E09C2" w:rsidP="003E09C2">
      <w:pPr>
        <w:pStyle w:val="Code"/>
        <w:rPr>
          <w:highlight w:val="white"/>
        </w:rPr>
      </w:pPr>
      <w:r w:rsidRPr="00903DBA">
        <w:rPr>
          <w:highlight w:val="white"/>
        </w:rPr>
        <w:t xml:space="preserve">    opened_statement</w:t>
      </w:r>
    </w:p>
    <w:p w14:paraId="02BE2F7B" w14:textId="7AE689BE" w:rsidR="003E09C2" w:rsidRPr="00903DBA" w:rsidRDefault="003E09C2" w:rsidP="002845FF">
      <w:pPr>
        <w:pStyle w:val="Code"/>
        <w:rPr>
          <w:highlight w:val="white"/>
        </w:rPr>
      </w:pPr>
      <w:r w:rsidRPr="00903DBA">
        <w:rPr>
          <w:highlight w:val="white"/>
        </w:rPr>
        <w:t xml:space="preserve">  | </w:t>
      </w:r>
      <w:r w:rsidR="0046480A" w:rsidRPr="00903DBA">
        <w:rPr>
          <w:rStyle w:val="KeyWord0"/>
          <w:highlight w:val="white"/>
        </w:rPr>
        <w:t>name</w:t>
      </w:r>
      <w:r w:rsidRPr="00903DBA">
        <w:rPr>
          <w:highlight w:val="white"/>
        </w:rPr>
        <w:t xml:space="preserve"> </w:t>
      </w:r>
      <w:r w:rsidR="002845FF" w:rsidRPr="00903DBA">
        <w:rPr>
          <w:highlight w:val="white"/>
        </w:rPr>
        <w:t xml:space="preserve">: </w:t>
      </w:r>
      <w:r w:rsidRPr="00903DBA">
        <w:rPr>
          <w:highlight w:val="white"/>
        </w:rPr>
        <w:t>opened_statement</w:t>
      </w:r>
    </w:p>
    <w:p w14:paraId="15327839" w14:textId="06156B6F" w:rsidR="00630215" w:rsidRPr="00903DBA" w:rsidRDefault="00630215" w:rsidP="00303B2A">
      <w:pPr>
        <w:pStyle w:val="Code"/>
        <w:rPr>
          <w:highlight w:val="white"/>
        </w:rPr>
      </w:pPr>
    </w:p>
    <w:p w14:paraId="1A0E66FB" w14:textId="77777777" w:rsidR="00303B2A" w:rsidRPr="00903DBA" w:rsidRDefault="00303B2A" w:rsidP="00303B2A">
      <w:pPr>
        <w:pStyle w:val="Code"/>
        <w:rPr>
          <w:highlight w:val="white"/>
        </w:rPr>
      </w:pPr>
      <w:r w:rsidRPr="00903DBA">
        <w:rPr>
          <w:highlight w:val="white"/>
        </w:rPr>
        <w:t>closed_statement:</w:t>
      </w:r>
    </w:p>
    <w:p w14:paraId="2952F83E" w14:textId="74263CB7" w:rsidR="00303B2A" w:rsidRPr="00903DBA" w:rsidRDefault="00303B2A" w:rsidP="00303B2A">
      <w:pPr>
        <w:pStyle w:val="Code"/>
        <w:rPr>
          <w:highlight w:val="white"/>
        </w:rPr>
      </w:pPr>
      <w:r w:rsidRPr="00903DBA">
        <w:rPr>
          <w:highlight w:val="white"/>
        </w:rPr>
        <w:lastRenderedPageBreak/>
        <w:t xml:space="preserve">  </w:t>
      </w:r>
      <w:r w:rsidR="00512559" w:rsidRPr="00903DBA">
        <w:rPr>
          <w:highlight w:val="white"/>
        </w:rPr>
        <w:t xml:space="preserve"> </w:t>
      </w:r>
      <w:r w:rsidRPr="00903DBA">
        <w:rPr>
          <w:highlight w:val="white"/>
        </w:rPr>
        <w:t xml:space="preserve"> </w:t>
      </w:r>
      <w:r w:rsidRPr="00903DBA">
        <w:rPr>
          <w:rStyle w:val="KeyWord0"/>
          <w:highlight w:val="white"/>
        </w:rPr>
        <w:t>if</w:t>
      </w:r>
      <w:r w:rsidRPr="00903DBA">
        <w:rPr>
          <w:highlight w:val="white"/>
        </w:rPr>
        <w:t xml:space="preserve"> ( expression ) closed_statement </w:t>
      </w:r>
      <w:r w:rsidRPr="00903DBA">
        <w:rPr>
          <w:rStyle w:val="KeyWord0"/>
          <w:highlight w:val="white"/>
        </w:rPr>
        <w:t>else</w:t>
      </w:r>
      <w:r w:rsidRPr="00903DBA">
        <w:rPr>
          <w:highlight w:val="white"/>
        </w:rPr>
        <w:t xml:space="preserve"> closed_statement</w:t>
      </w:r>
    </w:p>
    <w:p w14:paraId="1B5249A4" w14:textId="7B33A3E8" w:rsidR="00491622" w:rsidRPr="00903DBA" w:rsidRDefault="00303B2A" w:rsidP="00491622">
      <w:pPr>
        <w:pStyle w:val="Code"/>
      </w:pPr>
      <w:r w:rsidRPr="00903DBA">
        <w:rPr>
          <w:highlight w:val="white"/>
        </w:rPr>
        <w:t xml:space="preserve">  | </w:t>
      </w:r>
      <w:r w:rsidRPr="00903DBA">
        <w:rPr>
          <w:rStyle w:val="KeyWord0"/>
          <w:highlight w:val="white"/>
        </w:rPr>
        <w:t>switch</w:t>
      </w:r>
      <w:r w:rsidRPr="00903DBA">
        <w:rPr>
          <w:highlight w:val="white"/>
        </w:rPr>
        <w:t xml:space="preserve"> ( expression ) closed_statement</w:t>
      </w:r>
    </w:p>
    <w:p w14:paraId="6F63FF8A" w14:textId="33C8CD15" w:rsidR="00303B2A" w:rsidRPr="00903DBA" w:rsidRDefault="00303B2A" w:rsidP="005D6712">
      <w:pPr>
        <w:pStyle w:val="Code"/>
        <w:rPr>
          <w:highlight w:val="white"/>
        </w:rPr>
      </w:pPr>
      <w:r w:rsidRPr="00903DBA">
        <w:rPr>
          <w:highlight w:val="white"/>
        </w:rPr>
        <w:t xml:space="preserve">  | </w:t>
      </w:r>
      <w:r w:rsidR="005D6712" w:rsidRPr="00903DBA">
        <w:rPr>
          <w:rStyle w:val="KeyWord0"/>
          <w:highlight w:val="white"/>
        </w:rPr>
        <w:t>while</w:t>
      </w:r>
      <w:r w:rsidR="005D6712" w:rsidRPr="00903DBA">
        <w:rPr>
          <w:highlight w:val="white"/>
        </w:rPr>
        <w:t xml:space="preserve"> (</w:t>
      </w:r>
      <w:r w:rsidRPr="00903DBA">
        <w:rPr>
          <w:highlight w:val="white"/>
        </w:rPr>
        <w:t xml:space="preserve"> expression </w:t>
      </w:r>
      <w:r w:rsidR="005D6712" w:rsidRPr="00903DBA">
        <w:rPr>
          <w:highlight w:val="white"/>
        </w:rPr>
        <w:t xml:space="preserve">) </w:t>
      </w:r>
      <w:r w:rsidRPr="00903DBA">
        <w:rPr>
          <w:highlight w:val="white"/>
        </w:rPr>
        <w:t>closed_statement</w:t>
      </w:r>
    </w:p>
    <w:p w14:paraId="4F721D3C" w14:textId="77777777" w:rsidR="005D6712" w:rsidRPr="00903DBA" w:rsidRDefault="00303B2A" w:rsidP="00303B2A">
      <w:pPr>
        <w:pStyle w:val="Code"/>
        <w:rPr>
          <w:highlight w:val="white"/>
        </w:rPr>
      </w:pPr>
      <w:r w:rsidRPr="00903DBA">
        <w:rPr>
          <w:highlight w:val="white"/>
        </w:rPr>
        <w:t xml:space="preserve">  | </w:t>
      </w:r>
      <w:r w:rsidR="005D6712" w:rsidRPr="00903DBA">
        <w:rPr>
          <w:rStyle w:val="KeyWord0"/>
          <w:highlight w:val="white"/>
        </w:rPr>
        <w:t>for</w:t>
      </w:r>
      <w:r w:rsidR="005D6712" w:rsidRPr="00903DBA">
        <w:rPr>
          <w:highlight w:val="white"/>
        </w:rPr>
        <w:t xml:space="preserve"> (</w:t>
      </w:r>
      <w:r w:rsidRPr="00903DBA">
        <w:rPr>
          <w:highlight w:val="white"/>
        </w:rPr>
        <w:t xml:space="preserve"> optional_expression </w:t>
      </w:r>
      <w:r w:rsidR="005D6712" w:rsidRPr="00903DBA">
        <w:rPr>
          <w:highlight w:val="white"/>
        </w:rPr>
        <w:t xml:space="preserve">; </w:t>
      </w:r>
      <w:r w:rsidRPr="00903DBA">
        <w:rPr>
          <w:highlight w:val="white"/>
        </w:rPr>
        <w:t xml:space="preserve">optional_expression </w:t>
      </w:r>
      <w:r w:rsidR="005D6712" w:rsidRPr="00903DBA">
        <w:rPr>
          <w:highlight w:val="white"/>
        </w:rPr>
        <w:t>;</w:t>
      </w:r>
      <w:r w:rsidRPr="00903DBA">
        <w:rPr>
          <w:highlight w:val="white"/>
        </w:rPr>
        <w:t xml:space="preserve"> optional_expression</w:t>
      </w:r>
      <w:r w:rsidR="005D6712" w:rsidRPr="00903DBA">
        <w:rPr>
          <w:highlight w:val="white"/>
        </w:rPr>
        <w:t xml:space="preserve"> )</w:t>
      </w:r>
    </w:p>
    <w:p w14:paraId="3AF338AC" w14:textId="37FD8AFE" w:rsidR="00303B2A" w:rsidRPr="00903DBA" w:rsidRDefault="00303B2A" w:rsidP="00303B2A">
      <w:pPr>
        <w:pStyle w:val="Code"/>
        <w:rPr>
          <w:highlight w:val="white"/>
        </w:rPr>
      </w:pPr>
      <w:r w:rsidRPr="00903DBA">
        <w:rPr>
          <w:highlight w:val="white"/>
        </w:rPr>
        <w:t xml:space="preserve">    closed_statement</w:t>
      </w:r>
    </w:p>
    <w:p w14:paraId="4FE172B7" w14:textId="518C61AE" w:rsidR="00456619" w:rsidRPr="00903DBA" w:rsidRDefault="00456619" w:rsidP="00096551">
      <w:pPr>
        <w:pStyle w:val="Code"/>
        <w:rPr>
          <w:highlight w:val="white"/>
        </w:rPr>
      </w:pPr>
      <w:r w:rsidRPr="00903DBA">
        <w:rPr>
          <w:highlight w:val="white"/>
        </w:rPr>
        <w:t xml:space="preserve">  | </w:t>
      </w:r>
      <w:r w:rsidR="00096551" w:rsidRPr="00903DBA">
        <w:rPr>
          <w:rStyle w:val="KeyWord0"/>
          <w:highlight w:val="white"/>
        </w:rPr>
        <w:t>do</w:t>
      </w:r>
      <w:r w:rsidR="00096551" w:rsidRPr="00903DBA">
        <w:rPr>
          <w:highlight w:val="white"/>
        </w:rPr>
        <w:t xml:space="preserve"> </w:t>
      </w:r>
      <w:r w:rsidRPr="00903DBA">
        <w:rPr>
          <w:highlight w:val="white"/>
        </w:rPr>
        <w:t xml:space="preserve">statement </w:t>
      </w:r>
      <w:r w:rsidR="00096551" w:rsidRPr="00903DBA">
        <w:rPr>
          <w:rStyle w:val="KeyWord0"/>
          <w:highlight w:val="white"/>
        </w:rPr>
        <w:t>while</w:t>
      </w:r>
      <w:r w:rsidR="00096551" w:rsidRPr="00903DBA">
        <w:rPr>
          <w:highlight w:val="white"/>
        </w:rPr>
        <w:t xml:space="preserve"> (</w:t>
      </w:r>
      <w:r w:rsidRPr="00903DBA">
        <w:rPr>
          <w:highlight w:val="white"/>
        </w:rPr>
        <w:t xml:space="preserve"> expression </w:t>
      </w:r>
      <w:r w:rsidR="00096551" w:rsidRPr="00903DBA">
        <w:rPr>
          <w:highlight w:val="white"/>
        </w:rPr>
        <w:t>) ;</w:t>
      </w:r>
    </w:p>
    <w:p w14:paraId="72903FA1" w14:textId="2821CA73"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 closed_statement</w:t>
      </w:r>
    </w:p>
    <w:p w14:paraId="7A8DC031" w14:textId="7375B86A"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default</w:t>
      </w:r>
      <w:r w:rsidRPr="00903DBA">
        <w:rPr>
          <w:highlight w:val="white"/>
        </w:rPr>
        <w:t xml:space="preserve"> : closed_statement</w:t>
      </w:r>
    </w:p>
    <w:p w14:paraId="45A4CFE0" w14:textId="442DAE9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continue</w:t>
      </w:r>
      <w:r w:rsidR="006269E5" w:rsidRPr="00903DBA">
        <w:rPr>
          <w:highlight w:val="white"/>
        </w:rPr>
        <w:t xml:space="preserve"> ;</w:t>
      </w:r>
    </w:p>
    <w:p w14:paraId="7BCB452C" w14:textId="11126E4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break</w:t>
      </w:r>
      <w:r w:rsidR="006269E5" w:rsidRPr="00903DBA">
        <w:rPr>
          <w:highlight w:val="white"/>
        </w:rPr>
        <w:t xml:space="preserve"> ;</w:t>
      </w:r>
    </w:p>
    <w:p w14:paraId="362CE3EC" w14:textId="79F4207A" w:rsidR="00456619" w:rsidRPr="00903DBA" w:rsidRDefault="00456619" w:rsidP="006269E5">
      <w:pPr>
        <w:pStyle w:val="Code"/>
        <w:rPr>
          <w:highlight w:val="white"/>
        </w:rPr>
      </w:pPr>
      <w:r w:rsidRPr="00903DBA">
        <w:rPr>
          <w:highlight w:val="white"/>
        </w:rPr>
        <w:t xml:space="preserve">  | </w:t>
      </w:r>
      <w:r w:rsidR="006269E5" w:rsidRPr="00903DBA">
        <w:rPr>
          <w:highlight w:val="white"/>
        </w:rPr>
        <w:t xml:space="preserve">{ </w:t>
      </w:r>
      <w:r w:rsidRPr="00903DBA">
        <w:rPr>
          <w:highlight w:val="white"/>
        </w:rPr>
        <w:t xml:space="preserve">optional_statement_list </w:t>
      </w:r>
      <w:r w:rsidR="006269E5" w:rsidRPr="00903DBA">
        <w:rPr>
          <w:highlight w:val="white"/>
        </w:rPr>
        <w:t>}</w:t>
      </w:r>
    </w:p>
    <w:p w14:paraId="7330B4DD" w14:textId="30B99FDA"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goto</w:t>
      </w:r>
      <w:r w:rsidR="006269E5" w:rsidRPr="00903DBA">
        <w:rPr>
          <w:highlight w:val="white"/>
        </w:rPr>
        <w:t xml:space="preserve"> </w:t>
      </w:r>
      <w:r w:rsidR="006269E5" w:rsidRPr="00903DBA">
        <w:rPr>
          <w:rStyle w:val="KeyWord0"/>
          <w:highlight w:val="white"/>
        </w:rPr>
        <w:t>name</w:t>
      </w:r>
      <w:r w:rsidR="006269E5" w:rsidRPr="00903DBA">
        <w:rPr>
          <w:highlight w:val="white"/>
        </w:rPr>
        <w:t xml:space="preserve"> ;</w:t>
      </w:r>
    </w:p>
    <w:p w14:paraId="7ABC8D3E" w14:textId="6DA352AB"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return</w:t>
      </w:r>
      <w:r w:rsidR="006269E5" w:rsidRPr="00903DBA">
        <w:rPr>
          <w:highlight w:val="white"/>
        </w:rPr>
        <w:t xml:space="preserve"> </w:t>
      </w:r>
      <w:r w:rsidRPr="00903DBA">
        <w:rPr>
          <w:highlight w:val="white"/>
        </w:rPr>
        <w:t xml:space="preserve">optional_expression </w:t>
      </w:r>
      <w:r w:rsidR="006269E5" w:rsidRPr="00903DBA">
        <w:rPr>
          <w:highlight w:val="white"/>
        </w:rPr>
        <w:t>;</w:t>
      </w:r>
    </w:p>
    <w:p w14:paraId="3FDE202F" w14:textId="08F1D78F" w:rsidR="00456619" w:rsidRPr="00903DBA" w:rsidRDefault="00456619" w:rsidP="009A54B6">
      <w:pPr>
        <w:pStyle w:val="Code"/>
        <w:rPr>
          <w:highlight w:val="white"/>
        </w:rPr>
      </w:pPr>
      <w:r w:rsidRPr="00903DBA">
        <w:rPr>
          <w:highlight w:val="white"/>
        </w:rPr>
        <w:t xml:space="preserve">  | optional_expression </w:t>
      </w:r>
      <w:r w:rsidR="006269E5" w:rsidRPr="00903DBA">
        <w:rPr>
          <w:highlight w:val="white"/>
        </w:rPr>
        <w:t>;</w:t>
      </w:r>
    </w:p>
    <w:p w14:paraId="7D481149" w14:textId="54D5462B" w:rsidR="00BE16B1" w:rsidRPr="00903DBA" w:rsidRDefault="00BE16B1" w:rsidP="009A54B6">
      <w:pPr>
        <w:pStyle w:val="Code"/>
        <w:rPr>
          <w:highlight w:val="white"/>
        </w:rPr>
      </w:pPr>
      <w:r w:rsidRPr="00903DBA">
        <w:rPr>
          <w:highlight w:val="white"/>
        </w:rPr>
        <w:t xml:space="preserve">  | declaration ;</w:t>
      </w:r>
    </w:p>
    <w:p w14:paraId="58AD13E1" w14:textId="22959317" w:rsidR="00BE16B1" w:rsidRPr="00903DBA" w:rsidRDefault="00BE16B1" w:rsidP="009A54B6">
      <w:pPr>
        <w:pStyle w:val="Code"/>
        <w:rPr>
          <w:highlight w:val="white"/>
        </w:rPr>
      </w:pPr>
      <w:r w:rsidRPr="00903DBA">
        <w:rPr>
          <w:highlight w:val="white"/>
        </w:rPr>
        <w:t xml:space="preserve">  | </w:t>
      </w:r>
      <w:r w:rsidRPr="00903DBA">
        <w:rPr>
          <w:rStyle w:val="KeyWord0"/>
          <w:highlight w:val="white"/>
        </w:rPr>
        <w:t>jump_register</w:t>
      </w:r>
      <w:r w:rsidRPr="00903DBA">
        <w:rPr>
          <w:highlight w:val="white"/>
        </w:rPr>
        <w:t xml:space="preserve"> ( </w:t>
      </w:r>
      <w:r w:rsidRPr="00903DBA">
        <w:rPr>
          <w:rStyle w:val="KeyWord0"/>
          <w:highlight w:val="white"/>
        </w:rPr>
        <w:t>register_name</w:t>
      </w:r>
      <w:r w:rsidRPr="00903DBA">
        <w:rPr>
          <w:highlight w:val="white"/>
        </w:rPr>
        <w:t xml:space="preserve"> ) ;</w:t>
      </w:r>
    </w:p>
    <w:p w14:paraId="31D1D00A" w14:textId="47BB7BB8"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interrupt</w:t>
      </w:r>
      <w:r w:rsidR="009A54B6" w:rsidRPr="00903DBA">
        <w:rPr>
          <w:highlight w:val="white"/>
        </w:rPr>
        <w:t xml:space="preserve"> ( </w:t>
      </w:r>
      <w:r w:rsidRPr="00903DBA">
        <w:rPr>
          <w:highlight w:val="white"/>
        </w:rPr>
        <w:t xml:space="preserve">constant_integral_expression </w:t>
      </w:r>
      <w:r w:rsidR="009A54B6" w:rsidRPr="00903DBA">
        <w:rPr>
          <w:highlight w:val="white"/>
        </w:rPr>
        <w:t>) ;</w:t>
      </w:r>
    </w:p>
    <w:p w14:paraId="0ED0115F" w14:textId="4ECFF80C"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syscall</w:t>
      </w:r>
      <w:r w:rsidR="009A54B6" w:rsidRPr="00903DBA">
        <w:rPr>
          <w:highlight w:val="white"/>
        </w:rPr>
        <w:t xml:space="preserve"> ( ) ;</w:t>
      </w:r>
    </w:p>
    <w:p w14:paraId="499288D4" w14:textId="77777777" w:rsidR="00733710" w:rsidRPr="00903DBA" w:rsidRDefault="00733710" w:rsidP="00733710">
      <w:pPr>
        <w:pStyle w:val="Rubrik3"/>
        <w:numPr>
          <w:ilvl w:val="2"/>
          <w:numId w:val="170"/>
        </w:numPr>
      </w:pPr>
      <w:bookmarkStart w:id="150" w:name="_Toc57655994"/>
      <w:r w:rsidRPr="00903DBA">
        <w:t>The Forward-Jump Problem (Backpatching)</w:t>
      </w:r>
      <w:bookmarkEnd w:id="150"/>
    </w:p>
    <w:p w14:paraId="15980895" w14:textId="77777777" w:rsidR="00733710" w:rsidRPr="00903DBA" w:rsidRDefault="00733710" w:rsidP="00733710">
      <w:ins w:id="151" w:author="Stefan Bjornander" w:date="2015-04-26T09:25:00Z">
        <w:r w:rsidRPr="00903DBA">
          <w:t xml:space="preserve">When generating </w:t>
        </w:r>
      </w:ins>
      <w:r w:rsidRPr="00903DBA">
        <w:t xml:space="preserve">middle code instructions for </w:t>
      </w:r>
      <w:ins w:id="152" w:author="Stefan Bjornander" w:date="2015-04-26T09:25:00Z">
        <w:r w:rsidRPr="00903DBA">
          <w:t xml:space="preserve">expressions </w:t>
        </w:r>
      </w:ins>
      <w:r w:rsidRPr="00903DBA">
        <w:t>or</w:t>
      </w:r>
      <w:ins w:id="153" w:author="Stefan Bjornander" w:date="2015-04-26T09:25:00Z">
        <w:r w:rsidRPr="00903DBA">
          <w:t xml:space="preserve"> statement</w:t>
        </w:r>
      </w:ins>
      <w:r w:rsidRPr="00903DBA">
        <w:t>s</w:t>
      </w:r>
      <w:ins w:id="154" w:author="Stefan Bjornander" w:date="2015-04-26T09:25:00Z">
        <w:r w:rsidRPr="00903DBA">
          <w:t>, a common situation is that we</w:t>
        </w:r>
      </w:ins>
      <w:ins w:id="155" w:author="Stefan Bjornander" w:date="2015-04-26T09:26:00Z">
        <w:r w:rsidRPr="00903DBA">
          <w:t xml:space="preserve"> generate</w:t>
        </w:r>
      </w:ins>
      <w:r w:rsidRPr="00903DBA">
        <w:t xml:space="preserve"> forward jump instructions without yet knowing the target address. One way to solve the problem is to work with </w:t>
      </w:r>
      <w:r w:rsidRPr="00903DBA">
        <w:rPr>
          <w:rStyle w:val="CodeInText"/>
        </w:rPr>
        <w:t>backpatching</w:t>
      </w:r>
      <w:r w:rsidRPr="00903DBA">
        <w:t>, which means that we use sets to keep track of jump instructions with yet unknown target addresses that eventually becomes filled in when the target addresses have become known.</w:t>
      </w:r>
    </w:p>
    <w:p w14:paraId="048DEE43" w14:textId="12312218" w:rsidR="00733710" w:rsidRPr="00903DBA" w:rsidRDefault="00733710" w:rsidP="00733710">
      <w:r w:rsidRPr="00903DBA">
        <w:t xml:space="preserve">For instance, let us look at the while statement to the left. The parsing of expression </w:t>
      </w:r>
      <w:r w:rsidRPr="00903DBA">
        <w:rPr>
          <w:rStyle w:val="CodeInText"/>
        </w:rPr>
        <w:t>a &lt; b</w:t>
      </w:r>
      <w:r w:rsidRPr="00903DBA">
        <w:t xml:space="preserve"> will generate the middle code in the middle and the sets to the right. The middle code line will a have undefined targets since we </w:t>
      </w:r>
      <w:r w:rsidR="00C91A80">
        <w:t xml:space="preserve">not yet </w:t>
      </w:r>
      <w:r w:rsidRPr="00903DBA">
        <w:t xml:space="preserve">know where to jump </w:t>
      </w:r>
      <w:r w:rsidR="00E7597F">
        <w:t>when</w:t>
      </w:r>
      <w:r w:rsidRPr="00903DBA">
        <w:t xml:space="preserve"> the expression </w:t>
      </w:r>
      <w:r w:rsidR="00E7597F">
        <w:t xml:space="preserve">becomes evaluated to </w:t>
      </w:r>
      <w:r w:rsidRPr="00903DBA">
        <w:t>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5FEB8194" w14:textId="77777777" w:rsidTr="00A5295F">
        <w:tc>
          <w:tcPr>
            <w:tcW w:w="3116" w:type="dxa"/>
            <w:hideMark/>
          </w:tcPr>
          <w:p w14:paraId="53FA214F" w14:textId="77777777" w:rsidR="00733710" w:rsidRPr="00903DBA" w:rsidRDefault="00733710" w:rsidP="00A5295F">
            <w:pPr>
              <w:pStyle w:val="Code"/>
            </w:pPr>
            <w:r w:rsidRPr="00903DBA">
              <w:t>while (a &lt; b)</w:t>
            </w:r>
          </w:p>
          <w:p w14:paraId="70221288" w14:textId="77777777" w:rsidR="00733710" w:rsidRDefault="00733710" w:rsidP="00A5295F">
            <w:pPr>
              <w:pStyle w:val="Code"/>
            </w:pPr>
            <w:r w:rsidRPr="00903DBA">
              <w:t xml:space="preserve">  ++a;</w:t>
            </w:r>
          </w:p>
          <w:p w14:paraId="3DDCAA8B" w14:textId="631386F2" w:rsidR="00330A77" w:rsidRPr="00903DBA" w:rsidRDefault="00330A77" w:rsidP="00330A77">
            <w:r>
              <w:t>(a) C code</w:t>
            </w:r>
          </w:p>
        </w:tc>
        <w:tc>
          <w:tcPr>
            <w:tcW w:w="3117" w:type="dxa"/>
            <w:hideMark/>
          </w:tcPr>
          <w:p w14:paraId="55875DFA" w14:textId="77777777" w:rsidR="00733710" w:rsidRPr="00903DBA" w:rsidRDefault="00733710" w:rsidP="00A5295F">
            <w:pPr>
              <w:pStyle w:val="Code"/>
            </w:pPr>
            <w:r w:rsidRPr="00903DBA">
              <w:t>1. if a &lt; b goto ?</w:t>
            </w:r>
          </w:p>
          <w:p w14:paraId="2CB31CAB" w14:textId="77777777" w:rsidR="00733710" w:rsidRDefault="00733710" w:rsidP="00A5295F">
            <w:pPr>
              <w:pStyle w:val="Code"/>
            </w:pPr>
            <w:r w:rsidRPr="00903DBA">
              <w:t>2. goto ?</w:t>
            </w:r>
          </w:p>
          <w:p w14:paraId="452D2499" w14:textId="193F7E05" w:rsidR="00330A77" w:rsidRPr="00903DBA" w:rsidRDefault="00330A77" w:rsidP="00330A77">
            <w:r>
              <w:t>(a) Middle code</w:t>
            </w:r>
          </w:p>
        </w:tc>
        <w:tc>
          <w:tcPr>
            <w:tcW w:w="3117" w:type="dxa"/>
            <w:hideMark/>
          </w:tcPr>
          <w:p w14:paraId="6FE1E72F" w14:textId="64304631" w:rsidR="00733710" w:rsidRPr="00903DBA" w:rsidRDefault="00733710" w:rsidP="00A5295F">
            <w:pPr>
              <w:pStyle w:val="Code"/>
            </w:pPr>
            <w:r w:rsidRPr="00903DBA">
              <w:t>a &lt; b: true</w:t>
            </w:r>
            <w:r w:rsidR="006911A7">
              <w:t>_</w:t>
            </w:r>
            <w:r w:rsidRPr="00903DBA">
              <w:t>set = {1}</w:t>
            </w:r>
          </w:p>
          <w:p w14:paraId="48BEFA98" w14:textId="7B5E4554" w:rsidR="00733710" w:rsidRDefault="00733710" w:rsidP="00A5295F">
            <w:pPr>
              <w:pStyle w:val="Code"/>
            </w:pPr>
            <w:r w:rsidRPr="00903DBA">
              <w:t xml:space="preserve">       false</w:t>
            </w:r>
            <w:r w:rsidR="006911A7">
              <w:t>_</w:t>
            </w:r>
            <w:r w:rsidRPr="00903DBA">
              <w:t>set = {2}</w:t>
            </w:r>
          </w:p>
          <w:p w14:paraId="486EDB9A" w14:textId="68C08407" w:rsidR="00330A77" w:rsidRPr="00903DBA" w:rsidRDefault="00330A77" w:rsidP="00330A77">
            <w:r>
              <w:t xml:space="preserve">(a) True and </w:t>
            </w:r>
            <w:r w:rsidR="00A76052">
              <w:t>false-set</w:t>
            </w:r>
            <w:r>
              <w:t>s</w:t>
            </w:r>
          </w:p>
        </w:tc>
      </w:tr>
    </w:tbl>
    <w:p w14:paraId="5CB7F0E2" w14:textId="4EB020B5" w:rsidR="00BF6520" w:rsidRDefault="00733710" w:rsidP="00733710">
      <w:r w:rsidRPr="00903DBA">
        <w:t xml:space="preserve">When parsing the while statement, the sets of the expression becomes backpatched:  If the </w:t>
      </w:r>
      <w:r w:rsidRPr="00903DBA">
        <w:rPr>
          <w:rStyle w:val="CodeInText"/>
        </w:rPr>
        <w:t>a &lt; b</w:t>
      </w:r>
      <w:r w:rsidRPr="00903DBA">
        <w:t xml:space="preserve"> expression </w:t>
      </w:r>
      <w:r w:rsidR="00030537">
        <w:t xml:space="preserve">is </w:t>
      </w:r>
      <w:r w:rsidRPr="00903DBA">
        <w:t>true</w:t>
      </w:r>
      <w:r w:rsidR="00030537">
        <w:t>,</w:t>
      </w:r>
      <w:r w:rsidRPr="00903DBA">
        <w:t xml:space="preserve"> line 1 shall jump to line 3</w:t>
      </w:r>
      <w:r w:rsidR="00030537">
        <w:t>. I</w:t>
      </w:r>
      <w:r w:rsidR="00BF6520">
        <w:t>n case of false</w:t>
      </w:r>
      <w:r w:rsidR="00030537">
        <w:t>,</w:t>
      </w:r>
      <w:r w:rsidR="00BF6520">
        <w:t xml:space="preserve"> </w:t>
      </w:r>
      <w:r w:rsidRPr="00903DBA">
        <w:t>line 2 shall jump to line 5</w:t>
      </w:r>
      <w:r w:rsidR="00030537">
        <w:t xml:space="preserve">, which is </w:t>
      </w:r>
      <w:r w:rsidR="00BF6520">
        <w:t>the middle code instruction following the middle code for the while statement.</w:t>
      </w:r>
    </w:p>
    <w:p w14:paraId="6FF4EA02" w14:textId="77777777" w:rsidR="00DD6235" w:rsidRPr="00903DBA" w:rsidRDefault="00DD6235" w:rsidP="00DD6235">
      <w:pPr>
        <w:pStyle w:val="Code"/>
      </w:pPr>
      <w:r w:rsidRPr="00903DBA">
        <w:t>backpatch(</w:t>
      </w:r>
      <w:r>
        <w:t>true_set</w:t>
      </w:r>
      <w:r w:rsidRPr="00903DBA">
        <w:t>, 3);</w:t>
      </w:r>
      <w:r>
        <w:t xml:space="preserve"> =&gt; </w:t>
      </w:r>
      <w:r w:rsidRPr="00903DBA">
        <w:t>backpatch({1}, 3);</w:t>
      </w:r>
    </w:p>
    <w:p w14:paraId="21C23A1A" w14:textId="6DE094FC" w:rsidR="00DD6235" w:rsidRPr="00903DBA" w:rsidRDefault="00DD6235" w:rsidP="00DD6235">
      <w:pPr>
        <w:pStyle w:val="Code"/>
      </w:pPr>
      <w:r w:rsidRPr="00903DBA">
        <w:t>backpatch(</w:t>
      </w:r>
      <w:r>
        <w:t>false_set</w:t>
      </w:r>
      <w:r w:rsidRPr="00903DBA">
        <w:t xml:space="preserve">, </w:t>
      </w:r>
      <w:r>
        <w:t>5</w:t>
      </w:r>
      <w:r w:rsidRPr="00903DBA">
        <w:t>);</w:t>
      </w:r>
      <w:r>
        <w:t xml:space="preserve"> =&gt; </w:t>
      </w:r>
      <w:r w:rsidRPr="00903DBA">
        <w:t>backpatch({</w:t>
      </w:r>
      <w:r>
        <w:t>2</w:t>
      </w:r>
      <w:r w:rsidRPr="00903DBA">
        <w:t xml:space="preserve">}, </w:t>
      </w:r>
      <w:r>
        <w:t>5</w:t>
      </w:r>
      <w:r w:rsidRPr="00903DBA">
        <w:t>);</w:t>
      </w:r>
    </w:p>
    <w:p w14:paraId="55BA14F2" w14:textId="77777777" w:rsidR="001055A8" w:rsidRDefault="001055A8" w:rsidP="001055A8">
      <w:pPr>
        <w:pStyle w:val="Code"/>
      </w:pPr>
    </w:p>
    <w:p w14:paraId="5EC27502" w14:textId="77777777" w:rsidR="001055A8" w:rsidRPr="00903DBA" w:rsidRDefault="001055A8" w:rsidP="001055A8">
      <w:pPr>
        <w:pStyle w:val="Code"/>
      </w:pPr>
      <w:r w:rsidRPr="00903DBA">
        <w:t>1. if a &lt; b goto 3</w:t>
      </w:r>
    </w:p>
    <w:p w14:paraId="650FB98C" w14:textId="77777777" w:rsidR="001055A8" w:rsidRPr="00903DBA" w:rsidRDefault="001055A8" w:rsidP="001055A8">
      <w:pPr>
        <w:pStyle w:val="Code"/>
      </w:pPr>
      <w:r w:rsidRPr="00903DBA">
        <w:t>2. goto 5</w:t>
      </w:r>
    </w:p>
    <w:p w14:paraId="274E1850" w14:textId="77777777" w:rsidR="001055A8" w:rsidRPr="00903DBA" w:rsidRDefault="001055A8" w:rsidP="001055A8">
      <w:pPr>
        <w:pStyle w:val="Code"/>
      </w:pPr>
      <w:r w:rsidRPr="00903DBA">
        <w:t>3. ++a</w:t>
      </w:r>
    </w:p>
    <w:p w14:paraId="7A07707A" w14:textId="77777777" w:rsidR="001055A8" w:rsidRPr="00903DBA" w:rsidRDefault="001055A8" w:rsidP="001055A8">
      <w:pPr>
        <w:pStyle w:val="Code"/>
      </w:pPr>
      <w:r w:rsidRPr="00903DBA">
        <w:t>4. goto 1</w:t>
      </w:r>
    </w:p>
    <w:p w14:paraId="55E39D43" w14:textId="0A72FA1A" w:rsidR="001055A8" w:rsidRDefault="001055A8" w:rsidP="00485925">
      <w:pPr>
        <w:pStyle w:val="Code"/>
      </w:pPr>
      <w:r w:rsidRPr="00903DBA">
        <w:t>5. ...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187B940" w14:textId="77777777" w:rsidTr="00A5295F">
        <w:tc>
          <w:tcPr>
            <w:tcW w:w="3116" w:type="dxa"/>
            <w:hideMark/>
          </w:tcPr>
          <w:p w14:paraId="24D291C3" w14:textId="56712BF4" w:rsidR="00733710" w:rsidRPr="00903DBA" w:rsidRDefault="00733710" w:rsidP="00A5295F">
            <w:pPr>
              <w:pStyle w:val="Code"/>
            </w:pPr>
          </w:p>
        </w:tc>
        <w:tc>
          <w:tcPr>
            <w:tcW w:w="3117" w:type="dxa"/>
          </w:tcPr>
          <w:p w14:paraId="3D2EABF9" w14:textId="77777777" w:rsidR="00733710" w:rsidRPr="00903DBA" w:rsidRDefault="00733710" w:rsidP="00A5295F">
            <w:pPr>
              <w:pStyle w:val="Code"/>
            </w:pPr>
          </w:p>
        </w:tc>
        <w:tc>
          <w:tcPr>
            <w:tcW w:w="3117" w:type="dxa"/>
          </w:tcPr>
          <w:p w14:paraId="428849E5" w14:textId="77777777" w:rsidR="00733710" w:rsidRPr="00903DBA" w:rsidRDefault="00733710" w:rsidP="00A5295F">
            <w:pPr>
              <w:pStyle w:val="Code"/>
            </w:pPr>
          </w:p>
        </w:tc>
      </w:tr>
    </w:tbl>
    <w:p w14:paraId="4EDA84AC" w14:textId="5D4383A0" w:rsidR="00733710" w:rsidRPr="00903DBA" w:rsidRDefault="00733710" w:rsidP="00733710">
      <w:r w:rsidRPr="00903DBA">
        <w:t xml:space="preserve">If we let the while statement </w:t>
      </w:r>
      <w:r w:rsidR="004A7387">
        <w:t xml:space="preserve">above </w:t>
      </w:r>
      <w:r w:rsidRPr="00903DBA">
        <w:t xml:space="preserve">be surrounded by an </w:t>
      </w:r>
      <w:r w:rsidRPr="00903DBA">
        <w:rPr>
          <w:rStyle w:val="CodeInText"/>
        </w:rPr>
        <w:t>if-else</w:t>
      </w:r>
      <w:r w:rsidRPr="00903DBA">
        <w:t xml:space="preserve"> statement, we have both the true and </w:t>
      </w:r>
      <w:r w:rsidR="00A76052">
        <w:t>false-set</w:t>
      </w:r>
      <w:r w:rsidRPr="00903DBA">
        <w:t xml:space="preserve">s of the </w:t>
      </w:r>
      <w:r w:rsidRPr="007423B7">
        <w:rPr>
          <w:rStyle w:val="KeyWord0"/>
        </w:rPr>
        <w:t>if</w:t>
      </w:r>
      <w:r w:rsidRPr="00903DBA">
        <w:t xml:space="preserve"> expression </w:t>
      </w:r>
      <w:r w:rsidR="00D1364E">
        <w:rPr>
          <w:rStyle w:val="CodeInText"/>
        </w:rPr>
        <w:t>c</w:t>
      </w:r>
      <w:r w:rsidRPr="00903DBA">
        <w:rPr>
          <w:rStyle w:val="CodeInText"/>
        </w:rPr>
        <w:t xml:space="preserve"> &lt; </w:t>
      </w:r>
      <w:r w:rsidR="00D1364E">
        <w:rPr>
          <w:rStyle w:val="CodeInText"/>
        </w:rPr>
        <w:t>d</w:t>
      </w:r>
      <w:r w:rsidRPr="00903DBA">
        <w:t xml:space="preserve"> and the sets of the while expression </w:t>
      </w:r>
      <w:r w:rsidR="00D1364E">
        <w:rPr>
          <w:rStyle w:val="CodeInText"/>
        </w:rPr>
        <w:t>a</w:t>
      </w:r>
      <w:r w:rsidRPr="00903DBA">
        <w:rPr>
          <w:rStyle w:val="CodeInText"/>
        </w:rPr>
        <w:t xml:space="preserve"> &lt; </w:t>
      </w:r>
      <w:r w:rsidR="00D1364E">
        <w:rPr>
          <w:rStyle w:val="CodeInText"/>
        </w:rPr>
        <w:t>b</w:t>
      </w:r>
      <w:r w:rsidR="007423B7">
        <w:t>. Note that line 6 and 7 do not need to be backpatched, since they jump backwards to known line numbers.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2BBF4C2" w14:textId="77777777" w:rsidTr="00A5295F">
        <w:tc>
          <w:tcPr>
            <w:tcW w:w="3116" w:type="dxa"/>
          </w:tcPr>
          <w:p w14:paraId="30208BB6" w14:textId="21C90923" w:rsidR="00733710" w:rsidRPr="00903DBA" w:rsidRDefault="00733710" w:rsidP="00A5295F">
            <w:pPr>
              <w:pStyle w:val="Code"/>
            </w:pPr>
            <w:r w:rsidRPr="00903DBA">
              <w:t>if (</w:t>
            </w:r>
            <w:r w:rsidR="00AF5975">
              <w:t>c</w:t>
            </w:r>
            <w:r w:rsidRPr="00903DBA">
              <w:t xml:space="preserve"> &lt; </w:t>
            </w:r>
            <w:r w:rsidR="00AF5975">
              <w:t>d</w:t>
            </w:r>
            <w:r w:rsidRPr="00903DBA">
              <w:t>)</w:t>
            </w:r>
          </w:p>
          <w:p w14:paraId="6B9C8029" w14:textId="77777777" w:rsidR="00733710" w:rsidRPr="00903DBA" w:rsidRDefault="00733710" w:rsidP="00A5295F">
            <w:pPr>
              <w:pStyle w:val="Code"/>
            </w:pPr>
            <w:r w:rsidRPr="00903DBA">
              <w:t xml:space="preserve">  while (a &lt; b)</w:t>
            </w:r>
          </w:p>
          <w:p w14:paraId="6DED83D4" w14:textId="77777777" w:rsidR="00733710" w:rsidRPr="00903DBA" w:rsidRDefault="00733710" w:rsidP="00A5295F">
            <w:pPr>
              <w:pStyle w:val="Code"/>
            </w:pPr>
            <w:r w:rsidRPr="00903DBA">
              <w:t xml:space="preserve">    ++a;</w:t>
            </w:r>
          </w:p>
          <w:p w14:paraId="4BE73B40" w14:textId="77777777" w:rsidR="00733710" w:rsidRPr="00903DBA" w:rsidRDefault="00733710" w:rsidP="00A5295F">
            <w:pPr>
              <w:pStyle w:val="Code"/>
            </w:pPr>
            <w:r w:rsidRPr="00903DBA">
              <w:t>else</w:t>
            </w:r>
          </w:p>
          <w:p w14:paraId="00D8DB00" w14:textId="77777777" w:rsidR="00733710" w:rsidRPr="00903DBA" w:rsidRDefault="00733710" w:rsidP="00A5295F">
            <w:pPr>
              <w:pStyle w:val="Code"/>
            </w:pPr>
            <w:r w:rsidRPr="00903DBA">
              <w:lastRenderedPageBreak/>
              <w:t xml:space="preserve">  ++b;</w:t>
            </w:r>
          </w:p>
          <w:p w14:paraId="1A562CD3" w14:textId="77777777" w:rsidR="00733710" w:rsidRPr="00903DBA" w:rsidRDefault="00733710" w:rsidP="00A5295F">
            <w:pPr>
              <w:pStyle w:val="Code"/>
            </w:pPr>
          </w:p>
        </w:tc>
        <w:tc>
          <w:tcPr>
            <w:tcW w:w="3117" w:type="dxa"/>
          </w:tcPr>
          <w:p w14:paraId="7702595E" w14:textId="22B25607" w:rsidR="00733710" w:rsidRPr="00903DBA" w:rsidRDefault="00733710" w:rsidP="00A5295F">
            <w:pPr>
              <w:pStyle w:val="Code"/>
            </w:pPr>
            <w:r w:rsidRPr="00903DBA">
              <w:lastRenderedPageBreak/>
              <w:t xml:space="preserve">1. if </w:t>
            </w:r>
            <w:r w:rsidR="00AF5975">
              <w:t>c</w:t>
            </w:r>
            <w:r w:rsidRPr="00903DBA">
              <w:t xml:space="preserve"> &lt; </w:t>
            </w:r>
            <w:r w:rsidR="00AF5975">
              <w:t>d</w:t>
            </w:r>
            <w:r w:rsidRPr="00903DBA">
              <w:t xml:space="preserve"> goto ?</w:t>
            </w:r>
          </w:p>
          <w:p w14:paraId="302B51C4" w14:textId="77777777" w:rsidR="00733710" w:rsidRPr="00903DBA" w:rsidRDefault="00733710" w:rsidP="00A5295F">
            <w:pPr>
              <w:pStyle w:val="Code"/>
            </w:pPr>
            <w:r w:rsidRPr="00903DBA">
              <w:t>2. goto ?</w:t>
            </w:r>
          </w:p>
          <w:p w14:paraId="08EC8993" w14:textId="77777777" w:rsidR="00733710" w:rsidRPr="00903DBA" w:rsidRDefault="00733710" w:rsidP="00A5295F">
            <w:pPr>
              <w:pStyle w:val="Code"/>
            </w:pPr>
            <w:r w:rsidRPr="00903DBA">
              <w:t>3. if a &lt; b goto ?</w:t>
            </w:r>
          </w:p>
          <w:p w14:paraId="756676CF" w14:textId="77777777" w:rsidR="00733710" w:rsidRPr="00903DBA" w:rsidRDefault="00733710" w:rsidP="00A5295F">
            <w:pPr>
              <w:pStyle w:val="Code"/>
            </w:pPr>
            <w:r w:rsidRPr="00903DBA">
              <w:t>4. goto ?</w:t>
            </w:r>
          </w:p>
          <w:p w14:paraId="76E8DC0E" w14:textId="77777777" w:rsidR="00733710" w:rsidRPr="00903DBA" w:rsidRDefault="00733710" w:rsidP="00A5295F">
            <w:pPr>
              <w:pStyle w:val="Code"/>
            </w:pPr>
            <w:r w:rsidRPr="00903DBA">
              <w:lastRenderedPageBreak/>
              <w:t>5. ++a</w:t>
            </w:r>
          </w:p>
          <w:p w14:paraId="5E4F04D6" w14:textId="77777777" w:rsidR="00733710" w:rsidRPr="00903DBA" w:rsidRDefault="00733710" w:rsidP="00A5295F">
            <w:pPr>
              <w:pStyle w:val="Code"/>
            </w:pPr>
            <w:r w:rsidRPr="00903DBA">
              <w:t>6. goto 3</w:t>
            </w:r>
          </w:p>
          <w:p w14:paraId="18797A69" w14:textId="77777777" w:rsidR="00733710" w:rsidRPr="00903DBA" w:rsidRDefault="00733710" w:rsidP="00A5295F">
            <w:pPr>
              <w:pStyle w:val="Code"/>
            </w:pPr>
            <w:r w:rsidRPr="00903DBA">
              <w:t>7. goto 9</w:t>
            </w:r>
          </w:p>
          <w:p w14:paraId="0759BA82" w14:textId="77777777" w:rsidR="00733710" w:rsidRPr="00903DBA" w:rsidRDefault="00733710" w:rsidP="00A5295F">
            <w:pPr>
              <w:pStyle w:val="Code"/>
            </w:pPr>
            <w:r w:rsidRPr="00903DBA">
              <w:t>8. ++b</w:t>
            </w:r>
          </w:p>
          <w:p w14:paraId="1854AEB9" w14:textId="77777777" w:rsidR="00733710" w:rsidRPr="00903DBA" w:rsidRDefault="00733710" w:rsidP="00A5295F">
            <w:pPr>
              <w:pStyle w:val="Code"/>
            </w:pPr>
            <w:r w:rsidRPr="00903DBA">
              <w:t>9. ...</w:t>
            </w:r>
          </w:p>
          <w:p w14:paraId="03BFAA1B" w14:textId="77777777" w:rsidR="00733710" w:rsidRPr="00903DBA" w:rsidRDefault="00733710" w:rsidP="00A5295F">
            <w:pPr>
              <w:pStyle w:val="Code"/>
            </w:pPr>
          </w:p>
        </w:tc>
        <w:tc>
          <w:tcPr>
            <w:tcW w:w="3117" w:type="dxa"/>
            <w:hideMark/>
          </w:tcPr>
          <w:p w14:paraId="6AED7871" w14:textId="131B4B2F" w:rsidR="00733710" w:rsidRPr="00903DBA" w:rsidRDefault="00AF5975" w:rsidP="00A5295F">
            <w:pPr>
              <w:pStyle w:val="Code"/>
            </w:pPr>
            <w:r>
              <w:lastRenderedPageBreak/>
              <w:t>c</w:t>
            </w:r>
            <w:r w:rsidR="00733710" w:rsidRPr="00903DBA">
              <w:t xml:space="preserve"> &lt; </w:t>
            </w:r>
            <w:r>
              <w:t>d</w:t>
            </w:r>
            <w:r w:rsidR="00733710" w:rsidRPr="00903DBA">
              <w:t>: true</w:t>
            </w:r>
            <w:r w:rsidR="00FD34CA">
              <w:t>_</w:t>
            </w:r>
            <w:r w:rsidR="00733710" w:rsidRPr="00903DBA">
              <w:t>set</w:t>
            </w:r>
            <w:r w:rsidR="00FD34CA">
              <w:t>1</w:t>
            </w:r>
            <w:r w:rsidR="00733710" w:rsidRPr="00903DBA">
              <w:t>: {1}</w:t>
            </w:r>
          </w:p>
          <w:p w14:paraId="33326E74" w14:textId="2793C5BB" w:rsidR="00733710" w:rsidRPr="00903DBA" w:rsidRDefault="00733710" w:rsidP="00A5295F">
            <w:pPr>
              <w:pStyle w:val="Code"/>
            </w:pPr>
            <w:r w:rsidRPr="00903DBA">
              <w:t xml:space="preserve">       false</w:t>
            </w:r>
            <w:r w:rsidR="00FD34CA">
              <w:t>_</w:t>
            </w:r>
            <w:r w:rsidRPr="00903DBA">
              <w:t>set</w:t>
            </w:r>
            <w:r w:rsidR="00FD34CA">
              <w:t>1</w:t>
            </w:r>
            <w:r w:rsidRPr="00903DBA">
              <w:t>: {2}</w:t>
            </w:r>
          </w:p>
          <w:p w14:paraId="30C42518" w14:textId="066DB0C8" w:rsidR="00733710" w:rsidRPr="00903DBA" w:rsidRDefault="00733710" w:rsidP="00A5295F">
            <w:pPr>
              <w:pStyle w:val="Code"/>
            </w:pPr>
            <w:r w:rsidRPr="00903DBA">
              <w:t>a &lt; b: true</w:t>
            </w:r>
            <w:r w:rsidR="00FD34CA">
              <w:t>_</w:t>
            </w:r>
            <w:r w:rsidRPr="00903DBA">
              <w:t>set</w:t>
            </w:r>
            <w:r w:rsidR="00FD34CA">
              <w:t>2</w:t>
            </w:r>
            <w:r w:rsidRPr="00903DBA">
              <w:t>: {3}</w:t>
            </w:r>
          </w:p>
          <w:p w14:paraId="6FCFD219" w14:textId="213732F8" w:rsidR="00733710" w:rsidRPr="00903DBA" w:rsidRDefault="00733710" w:rsidP="00A5295F">
            <w:pPr>
              <w:pStyle w:val="Code"/>
            </w:pPr>
            <w:r w:rsidRPr="00903DBA">
              <w:t xml:space="preserve">       false</w:t>
            </w:r>
            <w:r w:rsidR="00FD34CA">
              <w:t>_</w:t>
            </w:r>
            <w:r w:rsidRPr="00903DBA">
              <w:t>set</w:t>
            </w:r>
            <w:r w:rsidR="00FD34CA">
              <w:t>2</w:t>
            </w:r>
            <w:r w:rsidRPr="00903DBA">
              <w:t>: {4}</w:t>
            </w:r>
          </w:p>
        </w:tc>
      </w:tr>
    </w:tbl>
    <w:p w14:paraId="4FA96AB3" w14:textId="77777777" w:rsidR="00733710" w:rsidRPr="00903DBA" w:rsidRDefault="00733710" w:rsidP="00733710">
      <w:r w:rsidRPr="00903DBA">
        <w:t xml:space="preserve">When the </w:t>
      </w:r>
      <w:r w:rsidRPr="00903DBA">
        <w:rPr>
          <w:rStyle w:val="CodeInText"/>
        </w:rPr>
        <w:t>if</w:t>
      </w:r>
      <w:r w:rsidRPr="00903DBA">
        <w:t xml:space="preserve"> and </w:t>
      </w:r>
      <w:r w:rsidRPr="00903DBA">
        <w:rPr>
          <w:rStyle w:val="CodeInText"/>
        </w:rPr>
        <w:t>while</w:t>
      </w:r>
      <w:r w:rsidRPr="00903DBA">
        <w:t xml:space="preserve"> statements become parsed the following call will occur:</w:t>
      </w:r>
    </w:p>
    <w:p w14:paraId="69A41AF5" w14:textId="2616EE16" w:rsidR="00DE29BE" w:rsidRPr="00903DBA" w:rsidRDefault="00DE29BE" w:rsidP="00DE29BE">
      <w:pPr>
        <w:pStyle w:val="Code"/>
      </w:pPr>
      <w:r w:rsidRPr="00903DBA">
        <w:t>backpatch(</w:t>
      </w:r>
      <w:r w:rsidR="001E094B">
        <w:t>true_set_1</w:t>
      </w:r>
      <w:r w:rsidRPr="00903DBA">
        <w:t>, 3);</w:t>
      </w:r>
      <w:r>
        <w:t xml:space="preserve"> =&gt; </w:t>
      </w:r>
      <w:r w:rsidRPr="00903DBA">
        <w:t>backpatch({1}, 3);</w:t>
      </w:r>
    </w:p>
    <w:p w14:paraId="1C2B9D58" w14:textId="315585D5" w:rsidR="00DE29BE" w:rsidRPr="00903DBA" w:rsidRDefault="00DE29BE" w:rsidP="00DE29BE">
      <w:pPr>
        <w:pStyle w:val="Code"/>
      </w:pPr>
      <w:r w:rsidRPr="00903DBA">
        <w:t>backpatch(</w:t>
      </w:r>
      <w:r w:rsidR="001E094B">
        <w:t>false_set_1</w:t>
      </w:r>
      <w:r w:rsidRPr="00903DBA">
        <w:t>, 8);</w:t>
      </w:r>
      <w:r>
        <w:t xml:space="preserve"> =&gt; </w:t>
      </w:r>
      <w:r w:rsidRPr="00903DBA">
        <w:t>backpatch({2}, 8);</w:t>
      </w:r>
    </w:p>
    <w:p w14:paraId="51C6CB42" w14:textId="50400193" w:rsidR="00DE29BE" w:rsidRPr="00903DBA" w:rsidRDefault="00DE29BE" w:rsidP="00DE29BE">
      <w:pPr>
        <w:pStyle w:val="Code"/>
      </w:pPr>
    </w:p>
    <w:p w14:paraId="36436AF0" w14:textId="358F0DFC" w:rsidR="00DE29BE" w:rsidRPr="00903DBA" w:rsidRDefault="00733710" w:rsidP="00DE29BE">
      <w:pPr>
        <w:pStyle w:val="Code"/>
      </w:pPr>
      <w:r w:rsidRPr="00903DBA">
        <w:t>backpatch(</w:t>
      </w:r>
      <w:r w:rsidR="001E094B">
        <w:t>true_set_2</w:t>
      </w:r>
      <w:r w:rsidRPr="00903DBA">
        <w:t>, 5);</w:t>
      </w:r>
      <w:r w:rsidR="00DE29BE">
        <w:t xml:space="preserve"> =&gt; </w:t>
      </w:r>
      <w:r w:rsidR="00DE29BE" w:rsidRPr="00903DBA">
        <w:t>backpatch({3}, 5);</w:t>
      </w:r>
    </w:p>
    <w:p w14:paraId="5F3022F3" w14:textId="56670EDE" w:rsidR="00DE29BE" w:rsidRPr="00903DBA" w:rsidRDefault="00733710" w:rsidP="00DE29BE">
      <w:pPr>
        <w:pStyle w:val="Code"/>
      </w:pPr>
      <w:r w:rsidRPr="00903DBA">
        <w:t>backpatch(</w:t>
      </w:r>
      <w:r w:rsidR="001E094B">
        <w:t>false_set_2</w:t>
      </w:r>
      <w:r w:rsidRPr="00903DBA">
        <w:t>, 7);</w:t>
      </w:r>
      <w:r w:rsidR="00DE29BE">
        <w:t xml:space="preserve"> =&gt; </w:t>
      </w:r>
      <w:r w:rsidR="00DE29BE" w:rsidRPr="00903DBA">
        <w:t>backpatch({4}, 7);</w:t>
      </w:r>
    </w:p>
    <w:p w14:paraId="52D8D8F5" w14:textId="77777777" w:rsidR="00733710" w:rsidRPr="00903DBA" w:rsidRDefault="00733710" w:rsidP="00733710">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A9E7B7" w14:textId="77777777" w:rsidTr="00A5295F">
        <w:tc>
          <w:tcPr>
            <w:tcW w:w="3116" w:type="dxa"/>
            <w:hideMark/>
          </w:tcPr>
          <w:p w14:paraId="6408229E" w14:textId="79AD92F2" w:rsidR="00733710" w:rsidRPr="00903DBA" w:rsidRDefault="00733710" w:rsidP="00A5295F">
            <w:pPr>
              <w:pStyle w:val="Code"/>
            </w:pPr>
            <w:r w:rsidRPr="00903DBA">
              <w:t xml:space="preserve">1. if </w:t>
            </w:r>
            <w:r w:rsidR="00293778">
              <w:t>c</w:t>
            </w:r>
            <w:r w:rsidRPr="00903DBA">
              <w:t xml:space="preserve"> &lt; </w:t>
            </w:r>
            <w:r w:rsidR="00293778">
              <w:t>d</w:t>
            </w:r>
            <w:r w:rsidRPr="00903DBA">
              <w:t xml:space="preserve"> goto 3</w:t>
            </w:r>
          </w:p>
          <w:p w14:paraId="2724EBA8" w14:textId="77777777" w:rsidR="00733710" w:rsidRPr="00903DBA" w:rsidRDefault="00733710" w:rsidP="00A5295F">
            <w:pPr>
              <w:pStyle w:val="Code"/>
              <w:tabs>
                <w:tab w:val="left" w:pos="1620"/>
              </w:tabs>
            </w:pPr>
            <w:r w:rsidRPr="00903DBA">
              <w:t>2. goto 8</w:t>
            </w:r>
            <w:r w:rsidRPr="00903DBA">
              <w:tab/>
            </w:r>
          </w:p>
          <w:p w14:paraId="4E7140DB" w14:textId="77777777" w:rsidR="00733710" w:rsidRPr="00903DBA" w:rsidRDefault="00733710" w:rsidP="00A5295F">
            <w:pPr>
              <w:pStyle w:val="Code"/>
            </w:pPr>
            <w:r w:rsidRPr="00903DBA">
              <w:t>3. if a &lt; b goto 5</w:t>
            </w:r>
          </w:p>
          <w:p w14:paraId="69D1ED91" w14:textId="77777777" w:rsidR="00733710" w:rsidRPr="00903DBA" w:rsidRDefault="00733710" w:rsidP="00A5295F">
            <w:pPr>
              <w:pStyle w:val="Code"/>
            </w:pPr>
            <w:r w:rsidRPr="00903DBA">
              <w:t>4. goto 7</w:t>
            </w:r>
          </w:p>
          <w:p w14:paraId="3593D5FA" w14:textId="77777777" w:rsidR="00733710" w:rsidRPr="00903DBA" w:rsidRDefault="00733710" w:rsidP="00A5295F">
            <w:pPr>
              <w:pStyle w:val="Code"/>
            </w:pPr>
            <w:r w:rsidRPr="00903DBA">
              <w:t>5. ++a</w:t>
            </w:r>
          </w:p>
          <w:p w14:paraId="0384ACCB" w14:textId="77777777" w:rsidR="00733710" w:rsidRPr="00903DBA" w:rsidRDefault="00733710" w:rsidP="00A5295F">
            <w:pPr>
              <w:pStyle w:val="Code"/>
            </w:pPr>
            <w:r w:rsidRPr="00903DBA">
              <w:t>6. goto 3</w:t>
            </w:r>
          </w:p>
          <w:p w14:paraId="13E59A7A" w14:textId="77777777" w:rsidR="00733710" w:rsidRPr="00903DBA" w:rsidRDefault="00733710" w:rsidP="00A5295F">
            <w:pPr>
              <w:pStyle w:val="Code"/>
            </w:pPr>
            <w:r w:rsidRPr="00903DBA">
              <w:t>7. goto 9</w:t>
            </w:r>
          </w:p>
          <w:p w14:paraId="6A63ECAB" w14:textId="77777777" w:rsidR="00733710" w:rsidRPr="00903DBA" w:rsidRDefault="00733710" w:rsidP="00A5295F">
            <w:pPr>
              <w:pStyle w:val="Code"/>
            </w:pPr>
            <w:r w:rsidRPr="00903DBA">
              <w:t>8. ++b</w:t>
            </w:r>
          </w:p>
          <w:p w14:paraId="167B5EB9" w14:textId="77777777" w:rsidR="00733710" w:rsidRPr="00903DBA" w:rsidRDefault="00733710" w:rsidP="00A5295F">
            <w:pPr>
              <w:pStyle w:val="Code"/>
            </w:pPr>
            <w:r w:rsidRPr="00903DBA">
              <w:t>9. ...</w:t>
            </w:r>
          </w:p>
        </w:tc>
        <w:tc>
          <w:tcPr>
            <w:tcW w:w="3117" w:type="dxa"/>
          </w:tcPr>
          <w:p w14:paraId="15EDA9B0" w14:textId="77777777" w:rsidR="00733710" w:rsidRPr="00903DBA" w:rsidRDefault="00733710" w:rsidP="00A5295F">
            <w:pPr>
              <w:pStyle w:val="Code"/>
            </w:pPr>
          </w:p>
        </w:tc>
        <w:tc>
          <w:tcPr>
            <w:tcW w:w="3117" w:type="dxa"/>
          </w:tcPr>
          <w:p w14:paraId="59938D8B" w14:textId="77777777" w:rsidR="00733710" w:rsidRPr="00903DBA" w:rsidRDefault="00733710" w:rsidP="00A5295F">
            <w:pPr>
              <w:pStyle w:val="Code"/>
            </w:pPr>
          </w:p>
        </w:tc>
      </w:tr>
    </w:tbl>
    <w:p w14:paraId="6D2AFF44" w14:textId="177056E3" w:rsidR="00733710" w:rsidRPr="00903DBA" w:rsidRDefault="00733710" w:rsidP="00733710">
      <w:r w:rsidRPr="00903DBA">
        <w:t xml:space="preserve">The generated middle code above </w:t>
      </w:r>
      <w:r w:rsidR="00293778">
        <w:t>is</w:t>
      </w:r>
      <w:r w:rsidRPr="00903DBA">
        <w:t xml:space="preserve"> ineffective, but the middle code optimizer of Chapter </w:t>
      </w:r>
      <w:r w:rsidR="00B911B0">
        <w:fldChar w:fldCharType="begin"/>
      </w:r>
      <w:r w:rsidR="00B911B0">
        <w:instrText xml:space="preserve"> REF _Ref54016586 \r \h </w:instrText>
      </w:r>
      <w:r w:rsidR="00B911B0">
        <w:fldChar w:fldCharType="separate"/>
      </w:r>
      <w:r w:rsidR="00B911B0">
        <w:t>11</w:t>
      </w:r>
      <w:r w:rsidR="00B911B0">
        <w:fldChar w:fldCharType="end"/>
      </w:r>
      <w:r w:rsidRPr="00903DBA">
        <w:t xml:space="preserve"> will change it into</w:t>
      </w:r>
      <w:r w:rsidR="006411EC">
        <w:t xml:space="preserve"> the following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419E5FE" w14:textId="77777777" w:rsidTr="00A5295F">
        <w:tc>
          <w:tcPr>
            <w:tcW w:w="3116" w:type="dxa"/>
            <w:hideMark/>
          </w:tcPr>
          <w:p w14:paraId="258FBEDA" w14:textId="5C1F5144" w:rsidR="00733710" w:rsidRPr="00903DBA" w:rsidRDefault="00733710" w:rsidP="00A5295F">
            <w:pPr>
              <w:pStyle w:val="Code"/>
            </w:pPr>
            <w:r w:rsidRPr="00903DBA">
              <w:t xml:space="preserve">1. if </w:t>
            </w:r>
            <w:r w:rsidR="00293778">
              <w:t>c</w:t>
            </w:r>
            <w:r w:rsidRPr="00903DBA">
              <w:t xml:space="preserve"> &gt;= </w:t>
            </w:r>
            <w:r w:rsidR="00293778">
              <w:t>d</w:t>
            </w:r>
            <w:r w:rsidRPr="00903DBA">
              <w:t xml:space="preserve"> goto 5</w:t>
            </w:r>
          </w:p>
          <w:p w14:paraId="16998172" w14:textId="77777777" w:rsidR="00733710" w:rsidRPr="00903DBA" w:rsidRDefault="00733710" w:rsidP="00A5295F">
            <w:pPr>
              <w:pStyle w:val="Code"/>
            </w:pPr>
            <w:r w:rsidRPr="00903DBA">
              <w:t>2. if a &gt;= b goto 6</w:t>
            </w:r>
          </w:p>
          <w:p w14:paraId="1A07BA7F" w14:textId="77777777" w:rsidR="00733710" w:rsidRPr="00903DBA" w:rsidRDefault="00733710" w:rsidP="00A5295F">
            <w:pPr>
              <w:pStyle w:val="Code"/>
            </w:pPr>
            <w:r w:rsidRPr="00903DBA">
              <w:t>3. ++a</w:t>
            </w:r>
          </w:p>
          <w:p w14:paraId="358A69F0" w14:textId="77777777" w:rsidR="00733710" w:rsidRPr="00903DBA" w:rsidRDefault="00733710" w:rsidP="00A5295F">
            <w:pPr>
              <w:pStyle w:val="Code"/>
            </w:pPr>
            <w:r w:rsidRPr="00903DBA">
              <w:t>4. goto 2</w:t>
            </w:r>
          </w:p>
          <w:p w14:paraId="1A0EE0D3" w14:textId="77777777" w:rsidR="00733710" w:rsidRPr="00903DBA" w:rsidRDefault="00733710" w:rsidP="00A5295F">
            <w:pPr>
              <w:pStyle w:val="Code"/>
            </w:pPr>
            <w:r w:rsidRPr="00903DBA">
              <w:t>5. ++b</w:t>
            </w:r>
          </w:p>
          <w:p w14:paraId="47D3C0D0" w14:textId="77777777" w:rsidR="00733710" w:rsidRPr="00903DBA" w:rsidRDefault="00733710" w:rsidP="00A5295F">
            <w:pPr>
              <w:pStyle w:val="Code"/>
            </w:pPr>
            <w:r w:rsidRPr="00903DBA">
              <w:t>6. ...</w:t>
            </w:r>
          </w:p>
        </w:tc>
        <w:tc>
          <w:tcPr>
            <w:tcW w:w="3117" w:type="dxa"/>
          </w:tcPr>
          <w:p w14:paraId="2198D450" w14:textId="77777777" w:rsidR="00733710" w:rsidRPr="00903DBA" w:rsidRDefault="00733710" w:rsidP="00A5295F">
            <w:pPr>
              <w:pStyle w:val="Code"/>
            </w:pPr>
          </w:p>
        </w:tc>
        <w:tc>
          <w:tcPr>
            <w:tcW w:w="3117" w:type="dxa"/>
          </w:tcPr>
          <w:p w14:paraId="7F15D85A" w14:textId="77777777" w:rsidR="00733710" w:rsidRPr="00903DBA" w:rsidRDefault="00733710" w:rsidP="00A5295F">
            <w:pPr>
              <w:pStyle w:val="Code"/>
            </w:pPr>
          </w:p>
        </w:tc>
      </w:tr>
    </w:tbl>
    <w:p w14:paraId="7098E6F6" w14:textId="41E9AF73" w:rsidR="00733710" w:rsidRPr="00903DBA" w:rsidRDefault="00733710" w:rsidP="00733710">
      <w:r w:rsidRPr="00903DBA">
        <w:t>Another example is the evaluation of a logical</w:t>
      </w:r>
      <w:r w:rsidR="00293778">
        <w:t xml:space="preserve"> </w:t>
      </w:r>
      <w:r w:rsidRPr="00293778">
        <w:rPr>
          <w:rStyle w:val="KeyWord0"/>
        </w:rPr>
        <w:t>and</w:t>
      </w:r>
      <w:r w:rsidRPr="00903DBA">
        <w:t xml:space="preserve">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7F24DE6" w14:textId="77777777" w:rsidTr="00A5295F">
        <w:tc>
          <w:tcPr>
            <w:tcW w:w="3116" w:type="dxa"/>
            <w:hideMark/>
          </w:tcPr>
          <w:p w14:paraId="34E15338" w14:textId="77777777" w:rsidR="00733710" w:rsidRPr="00903DBA" w:rsidRDefault="00733710" w:rsidP="00A736D0">
            <w:pPr>
              <w:pStyle w:val="Code"/>
              <w:jc w:val="left"/>
            </w:pPr>
            <w:r w:rsidRPr="00903DBA">
              <w:t>if ((a &lt; b) &amp;&amp; (c &lt; d))</w:t>
            </w:r>
          </w:p>
          <w:p w14:paraId="43425BE4" w14:textId="77777777" w:rsidR="00733710" w:rsidRPr="00903DBA" w:rsidRDefault="00733710" w:rsidP="00A736D0">
            <w:pPr>
              <w:pStyle w:val="Code"/>
              <w:jc w:val="left"/>
            </w:pPr>
            <w:r w:rsidRPr="00903DBA">
              <w:t xml:space="preserve">  ++a;</w:t>
            </w:r>
          </w:p>
          <w:p w14:paraId="63CC1DC8" w14:textId="77777777" w:rsidR="00733710" w:rsidRPr="00903DBA" w:rsidRDefault="00733710" w:rsidP="00A736D0">
            <w:pPr>
              <w:pStyle w:val="Code"/>
              <w:jc w:val="left"/>
            </w:pPr>
            <w:r w:rsidRPr="00903DBA">
              <w:t xml:space="preserve">else </w:t>
            </w:r>
          </w:p>
          <w:p w14:paraId="5E0F42D5" w14:textId="77777777" w:rsidR="00733710" w:rsidRDefault="00733710" w:rsidP="00A736D0">
            <w:pPr>
              <w:pStyle w:val="Code"/>
              <w:jc w:val="left"/>
            </w:pPr>
            <w:r w:rsidRPr="00903DBA">
              <w:t xml:space="preserve">  ++b;</w:t>
            </w:r>
          </w:p>
          <w:p w14:paraId="7E5C55B5" w14:textId="77777777" w:rsidR="00CF1781" w:rsidRDefault="00CF1781" w:rsidP="00A736D0">
            <w:pPr>
              <w:pStyle w:val="Code"/>
              <w:jc w:val="left"/>
            </w:pPr>
          </w:p>
          <w:p w14:paraId="37AD3F33" w14:textId="43D2A8C0" w:rsidR="00CF1781" w:rsidRDefault="00CF1781" w:rsidP="00A736D0">
            <w:pPr>
              <w:pStyle w:val="Code"/>
              <w:jc w:val="left"/>
            </w:pPr>
          </w:p>
          <w:p w14:paraId="1B6B4917" w14:textId="22CA8E94" w:rsidR="00CF1781" w:rsidRDefault="00CF1781" w:rsidP="00A736D0">
            <w:pPr>
              <w:pStyle w:val="Code"/>
              <w:jc w:val="left"/>
            </w:pPr>
          </w:p>
          <w:p w14:paraId="4FCC930A" w14:textId="77777777" w:rsidR="00334EE3" w:rsidRDefault="00334EE3" w:rsidP="00A736D0">
            <w:pPr>
              <w:pStyle w:val="Code"/>
              <w:jc w:val="left"/>
            </w:pPr>
          </w:p>
          <w:p w14:paraId="289F6756" w14:textId="5C507ACB" w:rsidR="00CF1781" w:rsidRPr="00903DBA" w:rsidRDefault="00CF1781" w:rsidP="00A736D0">
            <w:pPr>
              <w:spacing w:before="0" w:after="0"/>
              <w:jc w:val="left"/>
            </w:pPr>
          </w:p>
        </w:tc>
        <w:tc>
          <w:tcPr>
            <w:tcW w:w="3117" w:type="dxa"/>
            <w:hideMark/>
          </w:tcPr>
          <w:p w14:paraId="064C1461" w14:textId="77777777" w:rsidR="00733710" w:rsidRPr="00903DBA" w:rsidRDefault="00733710" w:rsidP="00A736D0">
            <w:pPr>
              <w:pStyle w:val="Code"/>
              <w:jc w:val="left"/>
            </w:pPr>
            <w:r w:rsidRPr="00903DBA">
              <w:t>1. if a &lt; b goto ?</w:t>
            </w:r>
          </w:p>
          <w:p w14:paraId="2FB68151" w14:textId="77777777" w:rsidR="00733710" w:rsidRPr="00903DBA" w:rsidRDefault="00733710" w:rsidP="00A736D0">
            <w:pPr>
              <w:pStyle w:val="Code"/>
              <w:jc w:val="left"/>
            </w:pPr>
            <w:r w:rsidRPr="00903DBA">
              <w:t>2. goto ?</w:t>
            </w:r>
          </w:p>
          <w:p w14:paraId="078BBD1F" w14:textId="77777777" w:rsidR="00733710" w:rsidRPr="00903DBA" w:rsidRDefault="00733710" w:rsidP="00A736D0">
            <w:pPr>
              <w:pStyle w:val="Code"/>
              <w:jc w:val="left"/>
            </w:pPr>
            <w:r w:rsidRPr="00903DBA">
              <w:t>3. if c &lt; d goto ?</w:t>
            </w:r>
          </w:p>
          <w:p w14:paraId="16E306B0" w14:textId="77777777" w:rsidR="00733710" w:rsidRPr="00903DBA" w:rsidRDefault="00733710" w:rsidP="00A736D0">
            <w:pPr>
              <w:pStyle w:val="Code"/>
              <w:jc w:val="left"/>
            </w:pPr>
            <w:r w:rsidRPr="00903DBA">
              <w:t>4. goto ?</w:t>
            </w:r>
          </w:p>
          <w:p w14:paraId="1E8438CD" w14:textId="77777777" w:rsidR="00733710" w:rsidRPr="00903DBA" w:rsidRDefault="00733710" w:rsidP="00A736D0">
            <w:pPr>
              <w:pStyle w:val="Code"/>
              <w:jc w:val="left"/>
            </w:pPr>
            <w:r w:rsidRPr="00903DBA">
              <w:t>5. ++a</w:t>
            </w:r>
          </w:p>
          <w:p w14:paraId="5183C00D" w14:textId="77777777" w:rsidR="00733710" w:rsidRPr="00903DBA" w:rsidRDefault="00733710" w:rsidP="00A736D0">
            <w:pPr>
              <w:pStyle w:val="Code"/>
              <w:jc w:val="left"/>
            </w:pPr>
            <w:r w:rsidRPr="00903DBA">
              <w:t>6. goto 7</w:t>
            </w:r>
          </w:p>
          <w:p w14:paraId="466B99AD" w14:textId="77777777" w:rsidR="00733710" w:rsidRPr="00903DBA" w:rsidRDefault="00733710" w:rsidP="00A736D0">
            <w:pPr>
              <w:pStyle w:val="Code"/>
              <w:jc w:val="left"/>
            </w:pPr>
            <w:r w:rsidRPr="00903DBA">
              <w:t>7. ++b</w:t>
            </w:r>
          </w:p>
          <w:p w14:paraId="6EB467FD" w14:textId="6BFF8C83" w:rsidR="00CF1781" w:rsidRDefault="00733710" w:rsidP="00334EE3">
            <w:pPr>
              <w:pStyle w:val="Code"/>
              <w:jc w:val="left"/>
            </w:pPr>
            <w:r w:rsidRPr="00903DBA">
              <w:t>8. ...</w:t>
            </w:r>
          </w:p>
          <w:p w14:paraId="45BE6F1B" w14:textId="77777777" w:rsidR="005628B4" w:rsidRDefault="005628B4" w:rsidP="00334EE3">
            <w:pPr>
              <w:pStyle w:val="Code"/>
              <w:jc w:val="left"/>
            </w:pPr>
          </w:p>
          <w:p w14:paraId="28F34B5B" w14:textId="7631C736" w:rsidR="00334EE3" w:rsidRPr="00903DBA" w:rsidRDefault="00334EE3" w:rsidP="00334EE3">
            <w:pPr>
              <w:pStyle w:val="Code"/>
              <w:jc w:val="left"/>
            </w:pPr>
          </w:p>
        </w:tc>
        <w:tc>
          <w:tcPr>
            <w:tcW w:w="3117" w:type="dxa"/>
          </w:tcPr>
          <w:p w14:paraId="189E9CCE" w14:textId="1A063B0A" w:rsidR="00334EE3" w:rsidRPr="00903DBA" w:rsidRDefault="00334EE3" w:rsidP="00334EE3">
            <w:pPr>
              <w:pStyle w:val="Code"/>
              <w:jc w:val="left"/>
            </w:pPr>
          </w:p>
        </w:tc>
      </w:tr>
      <w:tr w:rsidR="00A5397A" w:rsidRPr="00903DBA" w14:paraId="51E794EB" w14:textId="77777777" w:rsidTr="000A0238">
        <w:tc>
          <w:tcPr>
            <w:tcW w:w="3116" w:type="dxa"/>
          </w:tcPr>
          <w:p w14:paraId="35F7E076" w14:textId="1683ACCB" w:rsidR="00A5397A" w:rsidRPr="00903DBA" w:rsidRDefault="00A5397A" w:rsidP="00334EE3">
            <w:pPr>
              <w:spacing w:before="0" w:after="0"/>
            </w:pPr>
            <w:r>
              <w:t>(a) C code</w:t>
            </w:r>
          </w:p>
        </w:tc>
        <w:tc>
          <w:tcPr>
            <w:tcW w:w="6234" w:type="dxa"/>
            <w:gridSpan w:val="2"/>
          </w:tcPr>
          <w:p w14:paraId="75549AE5" w14:textId="77777777" w:rsidR="00A5397A" w:rsidRDefault="00A5397A" w:rsidP="00334EE3">
            <w:pPr>
              <w:spacing w:before="0" w:after="0"/>
              <w:jc w:val="left"/>
            </w:pPr>
            <w:r>
              <w:t xml:space="preserve">(b) Middle code before </w:t>
            </w:r>
          </w:p>
          <w:p w14:paraId="7ADED6E9" w14:textId="49C74C3C" w:rsidR="00A5397A" w:rsidRPr="00903DBA" w:rsidRDefault="00A5397A" w:rsidP="00334EE3">
            <w:pPr>
              <w:spacing w:before="0" w:after="0"/>
            </w:pPr>
            <w:r>
              <w:t xml:space="preserve">      backpatching</w:t>
            </w:r>
          </w:p>
        </w:tc>
      </w:tr>
      <w:tr w:rsidR="00B7567D" w:rsidRPr="00903DBA" w14:paraId="6781EABF" w14:textId="77777777" w:rsidTr="00166B2B">
        <w:tc>
          <w:tcPr>
            <w:tcW w:w="3116" w:type="dxa"/>
          </w:tcPr>
          <w:p w14:paraId="32A1B284" w14:textId="77777777" w:rsidR="00B7567D" w:rsidRDefault="00B7567D" w:rsidP="00334EE3">
            <w:pPr>
              <w:spacing w:before="0" w:after="0"/>
            </w:pPr>
          </w:p>
        </w:tc>
        <w:tc>
          <w:tcPr>
            <w:tcW w:w="3117" w:type="dxa"/>
          </w:tcPr>
          <w:p w14:paraId="004A5251" w14:textId="77777777" w:rsidR="00B7567D" w:rsidRDefault="00B7567D" w:rsidP="00334EE3">
            <w:pPr>
              <w:spacing w:before="0" w:after="0"/>
              <w:jc w:val="left"/>
            </w:pPr>
          </w:p>
        </w:tc>
        <w:tc>
          <w:tcPr>
            <w:tcW w:w="3117" w:type="dxa"/>
          </w:tcPr>
          <w:p w14:paraId="3E44912B" w14:textId="77777777" w:rsidR="00B7567D" w:rsidRPr="00903DBA" w:rsidRDefault="00B7567D" w:rsidP="00334EE3">
            <w:pPr>
              <w:spacing w:before="0" w:after="0"/>
            </w:pPr>
          </w:p>
        </w:tc>
      </w:tr>
      <w:tr w:rsidR="00334EE3" w:rsidRPr="00903DBA" w14:paraId="0CAB99B5"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hideMark/>
          </w:tcPr>
          <w:p w14:paraId="1879283E" w14:textId="77777777" w:rsidR="00334EE3" w:rsidRPr="00903DBA" w:rsidRDefault="00334EE3" w:rsidP="00334EE3">
            <w:pPr>
              <w:pStyle w:val="Code"/>
              <w:jc w:val="left"/>
            </w:pPr>
            <w:r w:rsidRPr="00903DBA">
              <w:t>1. if a &lt; b goto ?</w:t>
            </w:r>
          </w:p>
          <w:p w14:paraId="7B099B80" w14:textId="77777777" w:rsidR="00334EE3" w:rsidRPr="00903DBA" w:rsidRDefault="00334EE3" w:rsidP="00334EE3">
            <w:pPr>
              <w:pStyle w:val="Code"/>
              <w:jc w:val="left"/>
            </w:pPr>
            <w:r w:rsidRPr="00903DBA">
              <w:t>2. goto ?</w:t>
            </w:r>
          </w:p>
          <w:p w14:paraId="3A9F7A8E" w14:textId="77777777" w:rsidR="00334EE3" w:rsidRPr="00903DBA" w:rsidRDefault="00334EE3" w:rsidP="00334EE3">
            <w:pPr>
              <w:pStyle w:val="Code"/>
              <w:jc w:val="left"/>
            </w:pPr>
            <w:r w:rsidRPr="00903DBA">
              <w:t>3. if c &lt; d goto ?</w:t>
            </w:r>
          </w:p>
          <w:p w14:paraId="132D7992" w14:textId="77777777" w:rsidR="00334EE3" w:rsidRPr="00903DBA" w:rsidRDefault="00334EE3" w:rsidP="00334EE3">
            <w:pPr>
              <w:pStyle w:val="Code"/>
              <w:jc w:val="left"/>
            </w:pPr>
            <w:r w:rsidRPr="00903DBA">
              <w:t>4. goto ?</w:t>
            </w:r>
          </w:p>
          <w:p w14:paraId="529DA3AA" w14:textId="77777777" w:rsidR="00334EE3" w:rsidRPr="00903DBA" w:rsidRDefault="00334EE3" w:rsidP="00334EE3">
            <w:pPr>
              <w:pStyle w:val="Code"/>
              <w:jc w:val="left"/>
            </w:pPr>
            <w:r w:rsidRPr="00903DBA">
              <w:t>5. ++a</w:t>
            </w:r>
          </w:p>
          <w:p w14:paraId="049C917F" w14:textId="77777777" w:rsidR="00334EE3" w:rsidRPr="00903DBA" w:rsidRDefault="00334EE3" w:rsidP="00334EE3">
            <w:pPr>
              <w:pStyle w:val="Code"/>
              <w:jc w:val="left"/>
            </w:pPr>
            <w:r w:rsidRPr="00903DBA">
              <w:t>6. goto 7</w:t>
            </w:r>
          </w:p>
          <w:p w14:paraId="0586555C" w14:textId="77777777" w:rsidR="00334EE3" w:rsidRPr="00903DBA" w:rsidRDefault="00334EE3" w:rsidP="00334EE3">
            <w:pPr>
              <w:pStyle w:val="Code"/>
              <w:jc w:val="left"/>
            </w:pPr>
            <w:r w:rsidRPr="00903DBA">
              <w:t>7. ++b</w:t>
            </w:r>
          </w:p>
          <w:p w14:paraId="0D8561F2" w14:textId="4C2F8FC2" w:rsidR="00334EE3" w:rsidRDefault="00334EE3" w:rsidP="00334EE3">
            <w:pPr>
              <w:pStyle w:val="Code"/>
              <w:jc w:val="left"/>
            </w:pPr>
            <w:r w:rsidRPr="00903DBA">
              <w:t>8. ...</w:t>
            </w:r>
          </w:p>
          <w:p w14:paraId="57AAD859" w14:textId="77777777" w:rsidR="00166B2B" w:rsidRDefault="00166B2B" w:rsidP="00334EE3">
            <w:pPr>
              <w:pStyle w:val="Code"/>
              <w:jc w:val="left"/>
            </w:pPr>
          </w:p>
          <w:p w14:paraId="16CE8632" w14:textId="77777777" w:rsidR="00334EE3" w:rsidRPr="00903DBA" w:rsidRDefault="00334EE3" w:rsidP="00334EE3">
            <w:pPr>
              <w:spacing w:before="0" w:after="0"/>
              <w:jc w:val="left"/>
            </w:pPr>
          </w:p>
        </w:tc>
        <w:tc>
          <w:tcPr>
            <w:tcW w:w="3117" w:type="dxa"/>
            <w:tcBorders>
              <w:top w:val="nil"/>
              <w:left w:val="nil"/>
              <w:bottom w:val="nil"/>
              <w:right w:val="nil"/>
            </w:tcBorders>
            <w:hideMark/>
          </w:tcPr>
          <w:p w14:paraId="0BFEE723" w14:textId="77777777" w:rsidR="00334EE3" w:rsidRPr="00903DBA" w:rsidRDefault="00334EE3" w:rsidP="00334EE3">
            <w:pPr>
              <w:pStyle w:val="Code"/>
              <w:jc w:val="left"/>
            </w:pPr>
            <w:r w:rsidRPr="00903DBA">
              <w:lastRenderedPageBreak/>
              <w:t>1. if a &lt; b goto ?</w:t>
            </w:r>
          </w:p>
          <w:p w14:paraId="4CF5E6D2" w14:textId="77777777" w:rsidR="00334EE3" w:rsidRPr="00903DBA" w:rsidRDefault="00334EE3" w:rsidP="00334EE3">
            <w:pPr>
              <w:pStyle w:val="Code"/>
              <w:jc w:val="left"/>
            </w:pPr>
            <w:r w:rsidRPr="00903DBA">
              <w:t>2. goto ?</w:t>
            </w:r>
          </w:p>
          <w:p w14:paraId="10A4D1DC" w14:textId="77777777" w:rsidR="00334EE3" w:rsidRPr="00903DBA" w:rsidRDefault="00334EE3" w:rsidP="00334EE3">
            <w:pPr>
              <w:pStyle w:val="Code"/>
              <w:jc w:val="left"/>
            </w:pPr>
            <w:r w:rsidRPr="00903DBA">
              <w:t>3. if c &lt; d goto ?</w:t>
            </w:r>
          </w:p>
          <w:p w14:paraId="1E138C56" w14:textId="77777777" w:rsidR="00334EE3" w:rsidRPr="00903DBA" w:rsidRDefault="00334EE3" w:rsidP="00334EE3">
            <w:pPr>
              <w:pStyle w:val="Code"/>
              <w:jc w:val="left"/>
            </w:pPr>
            <w:r w:rsidRPr="00903DBA">
              <w:t>4. goto ?</w:t>
            </w:r>
          </w:p>
          <w:p w14:paraId="6EFB878C" w14:textId="77777777" w:rsidR="00334EE3" w:rsidRPr="00903DBA" w:rsidRDefault="00334EE3" w:rsidP="00334EE3">
            <w:pPr>
              <w:pStyle w:val="Code"/>
              <w:jc w:val="left"/>
            </w:pPr>
            <w:r w:rsidRPr="00903DBA">
              <w:t>5. ++a</w:t>
            </w:r>
          </w:p>
          <w:p w14:paraId="428BEA90" w14:textId="77777777" w:rsidR="00334EE3" w:rsidRPr="00903DBA" w:rsidRDefault="00334EE3" w:rsidP="00334EE3">
            <w:pPr>
              <w:pStyle w:val="Code"/>
              <w:jc w:val="left"/>
            </w:pPr>
            <w:r w:rsidRPr="00903DBA">
              <w:t>6. goto 7</w:t>
            </w:r>
          </w:p>
          <w:p w14:paraId="0CB274F3" w14:textId="77777777" w:rsidR="00334EE3" w:rsidRPr="00903DBA" w:rsidRDefault="00334EE3" w:rsidP="00334EE3">
            <w:pPr>
              <w:pStyle w:val="Code"/>
              <w:jc w:val="left"/>
            </w:pPr>
            <w:r w:rsidRPr="00903DBA">
              <w:t>7. ++b</w:t>
            </w:r>
          </w:p>
          <w:p w14:paraId="353D5190" w14:textId="0D7108DF" w:rsidR="00334EE3" w:rsidRDefault="00334EE3" w:rsidP="00334EE3">
            <w:pPr>
              <w:pStyle w:val="Code"/>
              <w:jc w:val="left"/>
            </w:pPr>
            <w:r w:rsidRPr="00903DBA">
              <w:t>8. ...</w:t>
            </w:r>
          </w:p>
          <w:p w14:paraId="446E07D7" w14:textId="77777777" w:rsidR="00166B2B" w:rsidRDefault="00166B2B" w:rsidP="00334EE3">
            <w:pPr>
              <w:pStyle w:val="Code"/>
              <w:jc w:val="left"/>
            </w:pPr>
          </w:p>
          <w:p w14:paraId="0C6EDF80" w14:textId="77777777" w:rsidR="00334EE3" w:rsidRPr="00903DBA" w:rsidRDefault="00334EE3" w:rsidP="00334EE3">
            <w:pPr>
              <w:pStyle w:val="Code"/>
              <w:jc w:val="left"/>
            </w:pPr>
          </w:p>
        </w:tc>
        <w:tc>
          <w:tcPr>
            <w:tcW w:w="3117" w:type="dxa"/>
            <w:tcBorders>
              <w:top w:val="nil"/>
              <w:left w:val="nil"/>
              <w:bottom w:val="nil"/>
              <w:right w:val="nil"/>
            </w:tcBorders>
          </w:tcPr>
          <w:p w14:paraId="59BEED89" w14:textId="77777777" w:rsidR="00334EE3" w:rsidRPr="00903DBA" w:rsidRDefault="00334EE3" w:rsidP="00334EE3">
            <w:pPr>
              <w:pStyle w:val="Code"/>
              <w:jc w:val="left"/>
            </w:pPr>
          </w:p>
        </w:tc>
      </w:tr>
      <w:tr w:rsidR="00334EE3" w:rsidRPr="00903DBA" w14:paraId="45E041A8"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tcPr>
          <w:p w14:paraId="39526A8E" w14:textId="77777777" w:rsidR="00334EE3" w:rsidRDefault="00334EE3" w:rsidP="00334EE3">
            <w:pPr>
              <w:tabs>
                <w:tab w:val="left" w:pos="276"/>
              </w:tabs>
              <w:spacing w:before="0" w:after="0"/>
              <w:jc w:val="left"/>
            </w:pPr>
            <w:r>
              <w:t>(c) Middle code after</w:t>
            </w:r>
          </w:p>
          <w:p w14:paraId="2E346EAD" w14:textId="29CEAC0B" w:rsidR="00334EE3" w:rsidRPr="00903DBA" w:rsidRDefault="00334EE3" w:rsidP="00334EE3">
            <w:pPr>
              <w:spacing w:before="0" w:after="0"/>
            </w:pPr>
            <w:r>
              <w:t xml:space="preserve">      backpatching</w:t>
            </w:r>
          </w:p>
        </w:tc>
        <w:tc>
          <w:tcPr>
            <w:tcW w:w="3117" w:type="dxa"/>
            <w:tcBorders>
              <w:top w:val="nil"/>
              <w:left w:val="nil"/>
              <w:bottom w:val="nil"/>
              <w:right w:val="nil"/>
            </w:tcBorders>
          </w:tcPr>
          <w:p w14:paraId="2C86A5FC" w14:textId="026F9342" w:rsidR="00334EE3" w:rsidRDefault="00334EE3" w:rsidP="00334EE3">
            <w:pPr>
              <w:spacing w:before="0" w:after="0"/>
              <w:jc w:val="left"/>
            </w:pPr>
            <w:r>
              <w:t>(</w:t>
            </w:r>
            <w:r w:rsidR="00166B2B">
              <w:t>c</w:t>
            </w:r>
            <w:r>
              <w:t xml:space="preserve">) Middle code </w:t>
            </w:r>
            <w:r w:rsidR="00013C28">
              <w:t>after</w:t>
            </w:r>
            <w:r>
              <w:t xml:space="preserve"> </w:t>
            </w:r>
          </w:p>
          <w:p w14:paraId="449A84CC" w14:textId="0EDE920C" w:rsidR="00334EE3" w:rsidRPr="00903DBA" w:rsidRDefault="00334EE3" w:rsidP="00334EE3">
            <w:pPr>
              <w:spacing w:before="0" w:after="0"/>
            </w:pPr>
            <w:r>
              <w:t xml:space="preserve">     </w:t>
            </w:r>
            <w:r w:rsidR="00013C28">
              <w:t xml:space="preserve"> optimization</w:t>
            </w:r>
          </w:p>
        </w:tc>
        <w:tc>
          <w:tcPr>
            <w:tcW w:w="3117" w:type="dxa"/>
            <w:tcBorders>
              <w:top w:val="nil"/>
              <w:left w:val="nil"/>
              <w:bottom w:val="nil"/>
              <w:right w:val="nil"/>
            </w:tcBorders>
          </w:tcPr>
          <w:p w14:paraId="55F57D99" w14:textId="0B958664" w:rsidR="00334EE3" w:rsidRPr="00903DBA" w:rsidRDefault="00334EE3" w:rsidP="00334EE3">
            <w:pPr>
              <w:spacing w:before="0" w:after="0"/>
            </w:pPr>
          </w:p>
        </w:tc>
      </w:tr>
    </w:tbl>
    <w:p w14:paraId="45A339D6" w14:textId="0968D06B" w:rsidR="00733710" w:rsidRPr="00903DBA" w:rsidRDefault="00733710" w:rsidP="00733710">
      <w:r w:rsidRPr="00903DBA">
        <w:t>When the first expression (</w:t>
      </w:r>
      <w:r w:rsidRPr="00903DBA">
        <w:rPr>
          <w:rStyle w:val="CodeInText"/>
        </w:rPr>
        <w:t>a &lt; b</w:t>
      </w:r>
      <w:r w:rsidRPr="00903DBA">
        <w:t xml:space="preserve">) is evaluated, its </w:t>
      </w:r>
      <w:r w:rsidR="009C3C27">
        <w:t>true-set</w:t>
      </w:r>
      <w:r w:rsidRPr="00903DBA">
        <w:t xml:space="preserve"> is {1} and its </w:t>
      </w:r>
      <w:r w:rsidR="00A76052">
        <w:t>false-set</w:t>
      </w:r>
      <w:r w:rsidRPr="00903DBA">
        <w:t xml:space="preserve"> is {2}. When the second expression is evaluated the </w:t>
      </w:r>
      <w:r w:rsidR="009C3C27">
        <w:t>true-set</w:t>
      </w:r>
      <w:r w:rsidRPr="00903DBA">
        <w:t xml:space="preserve">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009C3C27">
        <w:t>true-set</w:t>
      </w:r>
      <w:r w:rsidRPr="00903DBA">
        <w:t xml:space="preserve"> of the total expression is the one of the second expression and the </w:t>
      </w:r>
      <w:r w:rsidR="00A76052">
        <w:t>false-set</w:t>
      </w:r>
      <w:r w:rsidRPr="00903DBA">
        <w:t xml:space="preserve">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17EA6B" w14:textId="77777777" w:rsidTr="00A5295F">
        <w:tc>
          <w:tcPr>
            <w:tcW w:w="3116" w:type="dxa"/>
            <w:hideMark/>
          </w:tcPr>
          <w:p w14:paraId="21EE92F2" w14:textId="77777777" w:rsidR="00733710" w:rsidRPr="00903DBA" w:rsidRDefault="00733710" w:rsidP="00A5295F">
            <w:pPr>
              <w:pStyle w:val="Code"/>
            </w:pPr>
            <w:r w:rsidRPr="00903DBA">
              <w:t>1. if a &lt; b goto 3</w:t>
            </w:r>
          </w:p>
          <w:p w14:paraId="58881D56" w14:textId="77777777" w:rsidR="00733710" w:rsidRPr="00903DBA" w:rsidRDefault="00733710" w:rsidP="00A5295F">
            <w:pPr>
              <w:pStyle w:val="Code"/>
            </w:pPr>
            <w:r w:rsidRPr="00903DBA">
              <w:t>2. goto ?</w:t>
            </w:r>
          </w:p>
          <w:p w14:paraId="78DA5AC2" w14:textId="77777777" w:rsidR="00733710" w:rsidRPr="00903DBA" w:rsidRDefault="00733710" w:rsidP="00A5295F">
            <w:pPr>
              <w:pStyle w:val="Code"/>
            </w:pPr>
            <w:r w:rsidRPr="00903DBA">
              <w:t>3. if c &lt; d goto ?</w:t>
            </w:r>
          </w:p>
          <w:p w14:paraId="6BD8C19B" w14:textId="77777777" w:rsidR="00733710" w:rsidRPr="00903DBA" w:rsidRDefault="00733710" w:rsidP="00A5295F">
            <w:pPr>
              <w:pStyle w:val="Code"/>
            </w:pPr>
            <w:r w:rsidRPr="00903DBA">
              <w:t>4. goto ?</w:t>
            </w:r>
          </w:p>
          <w:p w14:paraId="75883E55" w14:textId="77777777" w:rsidR="00733710" w:rsidRPr="00903DBA" w:rsidRDefault="00733710" w:rsidP="00A5295F">
            <w:pPr>
              <w:pStyle w:val="Code"/>
            </w:pPr>
            <w:r w:rsidRPr="00903DBA">
              <w:t>5. ++a</w:t>
            </w:r>
          </w:p>
          <w:p w14:paraId="06CC39CB" w14:textId="77777777" w:rsidR="00733710" w:rsidRPr="00903DBA" w:rsidRDefault="00733710" w:rsidP="00A5295F">
            <w:pPr>
              <w:pStyle w:val="Code"/>
            </w:pPr>
            <w:r w:rsidRPr="00903DBA">
              <w:t>6. goto 7</w:t>
            </w:r>
          </w:p>
          <w:p w14:paraId="63D1DE69" w14:textId="77777777" w:rsidR="00733710" w:rsidRPr="00903DBA" w:rsidRDefault="00733710" w:rsidP="00A5295F">
            <w:pPr>
              <w:pStyle w:val="Code"/>
            </w:pPr>
            <w:r w:rsidRPr="00903DBA">
              <w:t>7. ++b</w:t>
            </w:r>
          </w:p>
        </w:tc>
        <w:tc>
          <w:tcPr>
            <w:tcW w:w="3117" w:type="dxa"/>
            <w:hideMark/>
          </w:tcPr>
          <w:p w14:paraId="054E4ECB" w14:textId="159A31F5" w:rsidR="00733710" w:rsidRPr="00903DBA" w:rsidRDefault="009C3C27" w:rsidP="00A5295F">
            <w:pPr>
              <w:pStyle w:val="Code"/>
            </w:pPr>
            <w:r>
              <w:t>true-set</w:t>
            </w:r>
            <w:r w:rsidR="00733710" w:rsidRPr="00903DBA">
              <w:t>: {3}</w:t>
            </w:r>
          </w:p>
          <w:p w14:paraId="283183C2" w14:textId="2C790D93" w:rsidR="00733710" w:rsidRPr="00903DBA" w:rsidRDefault="00A76052" w:rsidP="00A5295F">
            <w:pPr>
              <w:pStyle w:val="Code"/>
            </w:pPr>
            <w:r>
              <w:t>false-set</w:t>
            </w:r>
            <w:r w:rsidR="00733710" w:rsidRPr="00903DBA">
              <w:t>: {2, 4}</w:t>
            </w:r>
          </w:p>
        </w:tc>
        <w:tc>
          <w:tcPr>
            <w:tcW w:w="3117" w:type="dxa"/>
          </w:tcPr>
          <w:p w14:paraId="0E98844B" w14:textId="77777777" w:rsidR="00733710" w:rsidRPr="00903DBA" w:rsidRDefault="00733710" w:rsidP="00A5295F">
            <w:pPr>
              <w:pStyle w:val="Code"/>
            </w:pPr>
          </w:p>
        </w:tc>
      </w:tr>
    </w:tbl>
    <w:p w14:paraId="0C88D50E" w14:textId="6572A852" w:rsidR="00733710" w:rsidRPr="00903DBA" w:rsidRDefault="00733710" w:rsidP="00733710">
      <w:r w:rsidRPr="00903DBA">
        <w:t xml:space="preserve">In a similar way, the </w:t>
      </w:r>
      <w:r w:rsidR="009C3C27">
        <w:t>true-set</w:t>
      </w:r>
      <w:r w:rsidRPr="00903DBA">
        <w:t xml:space="preserve"> of an expression with logical-or will be the union of both </w:t>
      </w:r>
      <w:r w:rsidR="009C3C27">
        <w:t>true-set</w:t>
      </w:r>
      <w:r w:rsidRPr="00903DBA">
        <w:t xml:space="preserve">s while the </w:t>
      </w:r>
      <w:r w:rsidR="00A76052">
        <w:t>false-set</w:t>
      </w:r>
      <w:r w:rsidRPr="00903DBA">
        <w:t xml:space="preserve"> will the </w:t>
      </w:r>
      <w:r w:rsidR="00A76052">
        <w:t>false-set</w:t>
      </w:r>
      <w:r w:rsidRPr="00903DBA">
        <w:t xml:space="preserve">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4C266A7F" w14:textId="77777777" w:rsidTr="00A5295F">
        <w:tc>
          <w:tcPr>
            <w:tcW w:w="3116" w:type="dxa"/>
            <w:hideMark/>
          </w:tcPr>
          <w:p w14:paraId="786226D1" w14:textId="77777777" w:rsidR="00733710" w:rsidRPr="00903DBA" w:rsidRDefault="00733710" w:rsidP="00A5295F">
            <w:pPr>
              <w:pStyle w:val="Code"/>
            </w:pPr>
            <w:r w:rsidRPr="00903DBA">
              <w:t>if ((a &lt; b) || (c &lt; d))</w:t>
            </w:r>
          </w:p>
          <w:p w14:paraId="68780A9F" w14:textId="77777777" w:rsidR="00733710" w:rsidRPr="00903DBA" w:rsidRDefault="00733710" w:rsidP="00A5295F">
            <w:pPr>
              <w:pStyle w:val="Code"/>
            </w:pPr>
            <w:r w:rsidRPr="00903DBA">
              <w:t xml:space="preserve">  ++a;</w:t>
            </w:r>
          </w:p>
          <w:p w14:paraId="603C68C6" w14:textId="77777777" w:rsidR="00733710" w:rsidRPr="00903DBA" w:rsidRDefault="00733710" w:rsidP="00A5295F">
            <w:pPr>
              <w:pStyle w:val="Code"/>
            </w:pPr>
            <w:r w:rsidRPr="00903DBA">
              <w:t xml:space="preserve">else </w:t>
            </w:r>
          </w:p>
          <w:p w14:paraId="088C6D2B" w14:textId="77777777" w:rsidR="00733710" w:rsidRPr="00903DBA" w:rsidRDefault="00733710" w:rsidP="00A5295F">
            <w:pPr>
              <w:pStyle w:val="Code"/>
            </w:pPr>
            <w:r w:rsidRPr="00903DBA">
              <w:t xml:space="preserve">  ++b;</w:t>
            </w:r>
          </w:p>
        </w:tc>
        <w:tc>
          <w:tcPr>
            <w:tcW w:w="3117" w:type="dxa"/>
            <w:hideMark/>
          </w:tcPr>
          <w:p w14:paraId="0E44BA0E" w14:textId="77777777" w:rsidR="00733710" w:rsidRPr="00903DBA" w:rsidRDefault="00733710" w:rsidP="00A5295F">
            <w:pPr>
              <w:pStyle w:val="Code"/>
            </w:pPr>
            <w:r w:rsidRPr="00903DBA">
              <w:t>1. if a &lt; b goto ?</w:t>
            </w:r>
          </w:p>
          <w:p w14:paraId="7DA25DBC" w14:textId="77777777" w:rsidR="00733710" w:rsidRPr="00903DBA" w:rsidRDefault="00733710" w:rsidP="00A5295F">
            <w:pPr>
              <w:pStyle w:val="Code"/>
            </w:pPr>
            <w:r w:rsidRPr="00903DBA">
              <w:t>2. goto 3</w:t>
            </w:r>
          </w:p>
          <w:p w14:paraId="58F2ED68" w14:textId="77777777" w:rsidR="00733710" w:rsidRPr="00903DBA" w:rsidRDefault="00733710" w:rsidP="00A5295F">
            <w:pPr>
              <w:pStyle w:val="Code"/>
            </w:pPr>
            <w:r w:rsidRPr="00903DBA">
              <w:t>3. if c &lt; d goto ?</w:t>
            </w:r>
          </w:p>
          <w:p w14:paraId="7A8A8F36" w14:textId="77777777" w:rsidR="00733710" w:rsidRPr="00903DBA" w:rsidRDefault="00733710" w:rsidP="00A5295F">
            <w:pPr>
              <w:pStyle w:val="Code"/>
            </w:pPr>
            <w:r w:rsidRPr="00903DBA">
              <w:t>4. goto ?</w:t>
            </w:r>
          </w:p>
          <w:p w14:paraId="30A5020E" w14:textId="77777777" w:rsidR="00733710" w:rsidRPr="00903DBA" w:rsidRDefault="00733710" w:rsidP="00A5295F">
            <w:pPr>
              <w:pStyle w:val="Code"/>
            </w:pPr>
            <w:r w:rsidRPr="00903DBA">
              <w:t>5. ++a</w:t>
            </w:r>
          </w:p>
          <w:p w14:paraId="454C9B3E" w14:textId="77777777" w:rsidR="00733710" w:rsidRPr="00903DBA" w:rsidRDefault="00733710" w:rsidP="00A5295F">
            <w:pPr>
              <w:pStyle w:val="Code"/>
            </w:pPr>
            <w:r w:rsidRPr="00903DBA">
              <w:t>6. goto 7</w:t>
            </w:r>
          </w:p>
          <w:p w14:paraId="26EC704B" w14:textId="77777777" w:rsidR="00733710" w:rsidRPr="00903DBA" w:rsidRDefault="00733710" w:rsidP="00A5295F">
            <w:pPr>
              <w:pStyle w:val="Code"/>
            </w:pPr>
            <w:r w:rsidRPr="00903DBA">
              <w:t>7. ++b</w:t>
            </w:r>
          </w:p>
          <w:p w14:paraId="579CADC2" w14:textId="77777777" w:rsidR="00733710" w:rsidRPr="00903DBA" w:rsidRDefault="00733710" w:rsidP="00A5295F">
            <w:pPr>
              <w:pStyle w:val="Code"/>
            </w:pPr>
            <w:r w:rsidRPr="00903DBA">
              <w:t>8. ...</w:t>
            </w:r>
          </w:p>
        </w:tc>
        <w:tc>
          <w:tcPr>
            <w:tcW w:w="3117" w:type="dxa"/>
            <w:hideMark/>
          </w:tcPr>
          <w:p w14:paraId="30C2D461" w14:textId="262D9A40" w:rsidR="00733710" w:rsidRPr="00903DBA" w:rsidRDefault="009C3C27" w:rsidP="00A5295F">
            <w:pPr>
              <w:pStyle w:val="Code"/>
            </w:pPr>
            <w:r>
              <w:t>true-set</w:t>
            </w:r>
            <w:r w:rsidR="00733710" w:rsidRPr="00903DBA">
              <w:t>: {1, 3}</w:t>
            </w:r>
          </w:p>
          <w:p w14:paraId="3D5A4C1B" w14:textId="56CDEB65" w:rsidR="00733710" w:rsidRPr="00903DBA" w:rsidRDefault="00A76052" w:rsidP="00A5295F">
            <w:pPr>
              <w:pStyle w:val="Code"/>
            </w:pPr>
            <w:r>
              <w:t>false-set</w:t>
            </w:r>
            <w:r w:rsidR="00733710" w:rsidRPr="00903DBA">
              <w:t>: {4}</w:t>
            </w:r>
          </w:p>
        </w:tc>
      </w:tr>
    </w:tbl>
    <w:p w14:paraId="0E6419C0" w14:textId="504600FD" w:rsidR="0091035C" w:rsidRPr="00903DBA" w:rsidRDefault="0091035C" w:rsidP="0091035C">
      <w:pPr>
        <w:pStyle w:val="Rubrik3"/>
        <w:rPr>
          <w:highlight w:val="white"/>
        </w:rPr>
      </w:pPr>
      <w:bookmarkStart w:id="156" w:name="_Toc57655995"/>
      <w:r w:rsidRPr="00903DBA">
        <w:rPr>
          <w:highlight w:val="white"/>
        </w:rPr>
        <w:t>The Statement Class</w:t>
      </w:r>
      <w:bookmarkEnd w:id="156"/>
    </w:p>
    <w:p w14:paraId="5D465263" w14:textId="556D0DB6" w:rsidR="00CA5B2D" w:rsidRPr="00903DBA" w:rsidRDefault="00125631" w:rsidP="009E6D84">
      <w:pPr>
        <w:rPr>
          <w:highlight w:val="white"/>
        </w:rPr>
      </w:pPr>
      <w:r>
        <w:rPr>
          <w:highlight w:val="white"/>
        </w:rPr>
        <w:t>L</w:t>
      </w:r>
      <w:r w:rsidR="009E6D84" w:rsidRPr="00903DBA">
        <w:rPr>
          <w:highlight w:val="white"/>
        </w:rPr>
        <w:t xml:space="preserve">et us look at the </w:t>
      </w:r>
      <w:r w:rsidR="009E6D84" w:rsidRPr="00903DBA">
        <w:rPr>
          <w:rStyle w:val="KeyWord0"/>
          <w:highlight w:val="white"/>
        </w:rPr>
        <w:t>Statement</w:t>
      </w:r>
      <w:r w:rsidR="009E6D84" w:rsidRPr="00903DBA">
        <w:rPr>
          <w:highlight w:val="white"/>
        </w:rPr>
        <w:t xml:space="preserve"> class.</w:t>
      </w:r>
      <w:r w:rsidR="003840B2" w:rsidRPr="00903DBA">
        <w:rPr>
          <w:highlight w:val="white"/>
        </w:rPr>
        <w:t xml:space="preserve"> A statement</w:t>
      </w:r>
      <w:r w:rsidR="00BB0D49" w:rsidRPr="00903DBA">
        <w:rPr>
          <w:highlight w:val="white"/>
        </w:rPr>
        <w:t xml:space="preserve"> holds a list of middle code instructions, and the </w:t>
      </w:r>
      <w:r w:rsidR="009C3C27">
        <w:rPr>
          <w:rStyle w:val="KeyWord0"/>
          <w:highlight w:val="white"/>
        </w:rPr>
        <w:t>next-set</w:t>
      </w:r>
      <w:r w:rsidR="00BB0D49" w:rsidRPr="00903DBA">
        <w:rPr>
          <w:highlight w:val="white"/>
        </w:rPr>
        <w:t>, which is a set o</w:t>
      </w:r>
      <w:r w:rsidR="00EB6E10">
        <w:rPr>
          <w:highlight w:val="white"/>
        </w:rPr>
        <w:t>f</w:t>
      </w:r>
      <w:r w:rsidR="00BB0D49" w:rsidRPr="00903DBA">
        <w:rPr>
          <w:highlight w:val="white"/>
        </w:rPr>
        <w:t xml:space="preserve"> jump instructions that shall be backpatched to jump to the next instruction after the</w:t>
      </w:r>
      <w:r w:rsidR="00EB6E10">
        <w:rPr>
          <w:highlight w:val="white"/>
        </w:rPr>
        <w:t xml:space="preserve"> current</w:t>
      </w:r>
      <w:r w:rsidR="00BB0D49" w:rsidRPr="00903DBA">
        <w:rPr>
          <w:highlight w:val="white"/>
        </w:rPr>
        <w:t xml:space="preserve"> statement.</w:t>
      </w:r>
    </w:p>
    <w:p w14:paraId="2003AF3F" w14:textId="77777777" w:rsidR="009E6D84" w:rsidRPr="00903DBA" w:rsidRDefault="009E6D84" w:rsidP="00CA5B2D">
      <w:pPr>
        <w:pStyle w:val="CodeHeader"/>
        <w:rPr>
          <w:highlight w:val="white"/>
        </w:rPr>
      </w:pPr>
      <w:r w:rsidRPr="00903DBA">
        <w:rPr>
          <w:highlight w:val="white"/>
        </w:rPr>
        <w:t>Statement.cs</w:t>
      </w:r>
    </w:p>
    <w:p w14:paraId="15525FA2" w14:textId="77777777" w:rsidR="009E6D84" w:rsidRPr="00903DBA" w:rsidRDefault="009E6D84" w:rsidP="009E6D84">
      <w:pPr>
        <w:pStyle w:val="Code"/>
        <w:rPr>
          <w:highlight w:val="white"/>
        </w:rPr>
      </w:pPr>
      <w:r w:rsidRPr="00903DBA">
        <w:rPr>
          <w:highlight w:val="white"/>
        </w:rPr>
        <w:t>using System.Collections.Generic;</w:t>
      </w:r>
    </w:p>
    <w:p w14:paraId="142B9023" w14:textId="77777777" w:rsidR="009E6D84" w:rsidRPr="00903DBA" w:rsidRDefault="009E6D84" w:rsidP="009E6D84">
      <w:pPr>
        <w:pStyle w:val="Code"/>
        <w:rPr>
          <w:highlight w:val="white"/>
        </w:rPr>
      </w:pPr>
    </w:p>
    <w:p w14:paraId="664550BA" w14:textId="77777777" w:rsidR="009E6D84" w:rsidRPr="00903DBA" w:rsidRDefault="009E6D84" w:rsidP="009E6D84">
      <w:pPr>
        <w:pStyle w:val="Code"/>
        <w:rPr>
          <w:highlight w:val="white"/>
        </w:rPr>
      </w:pPr>
      <w:r w:rsidRPr="00903DBA">
        <w:rPr>
          <w:highlight w:val="white"/>
        </w:rPr>
        <w:t>namespace CCompiler {</w:t>
      </w:r>
    </w:p>
    <w:p w14:paraId="0C36CA63" w14:textId="77777777" w:rsidR="009E6D84" w:rsidRPr="00903DBA" w:rsidRDefault="009E6D84" w:rsidP="009E6D84">
      <w:pPr>
        <w:pStyle w:val="Code"/>
        <w:rPr>
          <w:highlight w:val="white"/>
        </w:rPr>
      </w:pPr>
      <w:r w:rsidRPr="00903DBA">
        <w:rPr>
          <w:highlight w:val="white"/>
        </w:rPr>
        <w:t xml:space="preserve">  public class Statement {</w:t>
      </w:r>
    </w:p>
    <w:p w14:paraId="2CFEF123" w14:textId="52B49BCF" w:rsidR="009E6D84" w:rsidRPr="00903DBA" w:rsidRDefault="009E6D84" w:rsidP="009E6D84">
      <w:pPr>
        <w:pStyle w:val="Code"/>
        <w:rPr>
          <w:highlight w:val="white"/>
        </w:rPr>
      </w:pPr>
      <w:r w:rsidRPr="00903DBA">
        <w:rPr>
          <w:highlight w:val="white"/>
        </w:rPr>
        <w:t xml:space="preserve">    private List&lt;MiddleCode&gt; m_</w:t>
      </w:r>
      <w:r w:rsidR="0082564E" w:rsidRPr="00903DBA">
        <w:rPr>
          <w:highlight w:val="white"/>
        </w:rPr>
        <w:t>codeL</w:t>
      </w:r>
      <w:r w:rsidRPr="00903DBA">
        <w:rPr>
          <w:highlight w:val="white"/>
        </w:rPr>
        <w:t>ist;</w:t>
      </w:r>
    </w:p>
    <w:p w14:paraId="4B7595E5" w14:textId="77777777" w:rsidR="009E6D84" w:rsidRPr="00903DBA" w:rsidRDefault="009E6D84" w:rsidP="009E6D84">
      <w:pPr>
        <w:pStyle w:val="Code"/>
        <w:rPr>
          <w:highlight w:val="white"/>
        </w:rPr>
      </w:pPr>
      <w:r w:rsidRPr="00903DBA">
        <w:rPr>
          <w:highlight w:val="white"/>
        </w:rPr>
        <w:t xml:space="preserve">    private ISet&lt;MiddleCode&gt; m_nextSet;</w:t>
      </w:r>
    </w:p>
    <w:p w14:paraId="79044549" w14:textId="77777777" w:rsidR="009E6D84" w:rsidRPr="00903DBA" w:rsidRDefault="009E6D84" w:rsidP="00637126">
      <w:pPr>
        <w:pStyle w:val="Code"/>
        <w:rPr>
          <w:highlight w:val="white"/>
        </w:rPr>
      </w:pPr>
      <w:r w:rsidRPr="00903DBA">
        <w:rPr>
          <w:highlight w:val="white"/>
        </w:rPr>
        <w:t xml:space="preserve">  </w:t>
      </w:r>
    </w:p>
    <w:p w14:paraId="4C692FBB" w14:textId="77777777" w:rsidR="009A3B18" w:rsidRPr="00903DBA" w:rsidRDefault="00637126" w:rsidP="00637126">
      <w:pPr>
        <w:pStyle w:val="Code"/>
        <w:rPr>
          <w:highlight w:val="white"/>
        </w:rPr>
      </w:pPr>
      <w:r w:rsidRPr="00903DBA">
        <w:rPr>
          <w:highlight w:val="white"/>
        </w:rPr>
        <w:t xml:space="preserve">    public Statement(List&lt;MiddleCode&gt; </w:t>
      </w:r>
      <w:r w:rsidR="0082564E" w:rsidRPr="00903DBA">
        <w:rPr>
          <w:highlight w:val="white"/>
        </w:rPr>
        <w:t>codeList</w:t>
      </w:r>
      <w:r w:rsidRPr="00903DBA">
        <w:rPr>
          <w:highlight w:val="white"/>
        </w:rPr>
        <w:t>,</w:t>
      </w:r>
    </w:p>
    <w:p w14:paraId="2FF11B97" w14:textId="1CD3AB52" w:rsidR="00637126" w:rsidRPr="00903DBA" w:rsidRDefault="009A3B18" w:rsidP="00637126">
      <w:pPr>
        <w:pStyle w:val="Code"/>
        <w:rPr>
          <w:highlight w:val="white"/>
        </w:rPr>
      </w:pPr>
      <w:r w:rsidRPr="00903DBA">
        <w:rPr>
          <w:highlight w:val="white"/>
        </w:rPr>
        <w:t xml:space="preserve">                    </w:t>
      </w:r>
      <w:r w:rsidR="00637126" w:rsidRPr="00903DBA">
        <w:rPr>
          <w:highlight w:val="white"/>
        </w:rPr>
        <w:t xml:space="preserve"> ISet&lt;MiddleCode&gt; nextSet</w:t>
      </w:r>
      <w:r w:rsidRPr="00903DBA">
        <w:rPr>
          <w:highlight w:val="white"/>
        </w:rPr>
        <w:t xml:space="preserve"> = null</w:t>
      </w:r>
      <w:r w:rsidR="00637126" w:rsidRPr="00903DBA">
        <w:rPr>
          <w:highlight w:val="white"/>
        </w:rPr>
        <w:t>) {</w:t>
      </w:r>
    </w:p>
    <w:p w14:paraId="4FBC353D" w14:textId="34EB25F2" w:rsidR="00637126" w:rsidRPr="00903DBA" w:rsidRDefault="00637126" w:rsidP="00637126">
      <w:pPr>
        <w:pStyle w:val="Code"/>
        <w:rPr>
          <w:highlight w:val="white"/>
        </w:rPr>
      </w:pPr>
      <w:r w:rsidRPr="00903DBA">
        <w:rPr>
          <w:highlight w:val="white"/>
        </w:rPr>
        <w:t xml:space="preserve">      Assert.</w:t>
      </w:r>
      <w:r w:rsidR="00D324D8" w:rsidRPr="00903DBA">
        <w:rPr>
          <w:highlight w:val="white"/>
        </w:rPr>
        <w:t>ErrorXXX</w:t>
      </w:r>
      <w:r w:rsidRPr="00903DBA">
        <w:rPr>
          <w:highlight w:val="white"/>
        </w:rPr>
        <w:t>(</w:t>
      </w:r>
      <w:r w:rsidR="0082564E" w:rsidRPr="00903DBA">
        <w:rPr>
          <w:highlight w:val="white"/>
        </w:rPr>
        <w:t>codeList</w:t>
      </w:r>
      <w:r w:rsidRPr="00903DBA">
        <w:rPr>
          <w:highlight w:val="white"/>
        </w:rPr>
        <w:t xml:space="preserve"> != null);</w:t>
      </w:r>
    </w:p>
    <w:p w14:paraId="025346A5" w14:textId="43DD8D63" w:rsidR="00637126" w:rsidRPr="00903DBA" w:rsidRDefault="00637126" w:rsidP="00637126">
      <w:pPr>
        <w:pStyle w:val="Code"/>
        <w:rPr>
          <w:highlight w:val="white"/>
        </w:rPr>
      </w:pPr>
      <w:r w:rsidRPr="00903DBA">
        <w:rPr>
          <w:highlight w:val="white"/>
        </w:rPr>
        <w:t xml:space="preserve">      m_</w:t>
      </w:r>
      <w:r w:rsidR="0082564E" w:rsidRPr="00903DBA">
        <w:rPr>
          <w:highlight w:val="white"/>
        </w:rPr>
        <w:t>codeList</w:t>
      </w:r>
      <w:r w:rsidRPr="00903DBA">
        <w:rPr>
          <w:highlight w:val="white"/>
        </w:rPr>
        <w:t xml:space="preserve"> = </w:t>
      </w:r>
      <w:r w:rsidR="0082564E" w:rsidRPr="00903DBA">
        <w:rPr>
          <w:highlight w:val="white"/>
        </w:rPr>
        <w:t>codeList</w:t>
      </w:r>
      <w:r w:rsidRPr="00903DBA">
        <w:rPr>
          <w:highlight w:val="white"/>
        </w:rPr>
        <w:t>;</w:t>
      </w:r>
    </w:p>
    <w:p w14:paraId="4FC9E77B" w14:textId="77777777" w:rsidR="00637126" w:rsidRPr="00903DBA" w:rsidRDefault="00637126" w:rsidP="00637126">
      <w:pPr>
        <w:pStyle w:val="Code"/>
        <w:rPr>
          <w:highlight w:val="white"/>
        </w:rPr>
      </w:pPr>
      <w:r w:rsidRPr="00903DBA">
        <w:rPr>
          <w:highlight w:val="white"/>
        </w:rPr>
        <w:t xml:space="preserve">      m_nextSet = (nextSet != null) ? nextSet : (new HashSet&lt;MiddleCode&gt;());</w:t>
      </w:r>
    </w:p>
    <w:p w14:paraId="0FC234BA" w14:textId="77777777" w:rsidR="00637126" w:rsidRPr="00903DBA" w:rsidRDefault="00637126" w:rsidP="00637126">
      <w:pPr>
        <w:pStyle w:val="Code"/>
        <w:rPr>
          <w:highlight w:val="white"/>
        </w:rPr>
      </w:pPr>
      <w:r w:rsidRPr="00903DBA">
        <w:rPr>
          <w:highlight w:val="white"/>
        </w:rPr>
        <w:t xml:space="preserve">    }</w:t>
      </w:r>
    </w:p>
    <w:p w14:paraId="4FA8B2E8" w14:textId="77777777" w:rsidR="009E6D84" w:rsidRPr="00903DBA" w:rsidRDefault="009E6D84" w:rsidP="00637126">
      <w:pPr>
        <w:pStyle w:val="Code"/>
        <w:rPr>
          <w:highlight w:val="white"/>
        </w:rPr>
      </w:pPr>
      <w:r w:rsidRPr="00903DBA">
        <w:rPr>
          <w:highlight w:val="white"/>
        </w:rPr>
        <w:t xml:space="preserve">  </w:t>
      </w:r>
    </w:p>
    <w:p w14:paraId="2FA0B52E" w14:textId="77777777" w:rsidR="00DF226A" w:rsidRPr="00903DBA" w:rsidRDefault="00DF226A" w:rsidP="00DF226A">
      <w:pPr>
        <w:pStyle w:val="Code"/>
        <w:rPr>
          <w:highlight w:val="white"/>
        </w:rPr>
      </w:pPr>
      <w:r w:rsidRPr="00903DBA">
        <w:rPr>
          <w:highlight w:val="white"/>
        </w:rPr>
        <w:t xml:space="preserve">    public List&lt;MiddleCode&gt; CodeList {</w:t>
      </w:r>
    </w:p>
    <w:p w14:paraId="435362ED" w14:textId="1F717F4B" w:rsidR="00DF226A" w:rsidRPr="00903DBA" w:rsidRDefault="00DF226A" w:rsidP="00DF226A">
      <w:pPr>
        <w:pStyle w:val="Code"/>
        <w:rPr>
          <w:highlight w:val="white"/>
        </w:rPr>
      </w:pPr>
      <w:r w:rsidRPr="00903DBA">
        <w:rPr>
          <w:highlight w:val="white"/>
        </w:rPr>
        <w:t xml:space="preserve">      get { return m_</w:t>
      </w:r>
      <w:r w:rsidR="0082564E" w:rsidRPr="00903DBA">
        <w:rPr>
          <w:highlight w:val="white"/>
        </w:rPr>
        <w:t>codeList</w:t>
      </w:r>
      <w:r w:rsidRPr="00903DBA">
        <w:rPr>
          <w:highlight w:val="white"/>
        </w:rPr>
        <w:t>; }</w:t>
      </w:r>
    </w:p>
    <w:p w14:paraId="7107074B" w14:textId="77777777" w:rsidR="00DF226A" w:rsidRPr="00903DBA" w:rsidRDefault="00DF226A" w:rsidP="00DF226A">
      <w:pPr>
        <w:pStyle w:val="Code"/>
        <w:rPr>
          <w:highlight w:val="white"/>
        </w:rPr>
      </w:pPr>
      <w:r w:rsidRPr="00903DBA">
        <w:rPr>
          <w:highlight w:val="white"/>
        </w:rPr>
        <w:t xml:space="preserve">    }</w:t>
      </w:r>
    </w:p>
    <w:p w14:paraId="35AFC959" w14:textId="77777777" w:rsidR="00DF226A" w:rsidRPr="00903DBA" w:rsidRDefault="00DF226A" w:rsidP="00DF226A">
      <w:pPr>
        <w:pStyle w:val="Code"/>
        <w:rPr>
          <w:highlight w:val="white"/>
        </w:rPr>
      </w:pPr>
      <w:r w:rsidRPr="00903DBA">
        <w:rPr>
          <w:highlight w:val="white"/>
        </w:rPr>
        <w:t xml:space="preserve">  </w:t>
      </w:r>
    </w:p>
    <w:p w14:paraId="33CC33F9" w14:textId="77777777" w:rsidR="00DF226A" w:rsidRPr="00903DBA" w:rsidRDefault="00DF226A" w:rsidP="00DF226A">
      <w:pPr>
        <w:pStyle w:val="Code"/>
        <w:rPr>
          <w:highlight w:val="white"/>
        </w:rPr>
      </w:pPr>
      <w:r w:rsidRPr="00903DBA">
        <w:rPr>
          <w:highlight w:val="white"/>
        </w:rPr>
        <w:lastRenderedPageBreak/>
        <w:t xml:space="preserve">    public ISet&lt;MiddleCode&gt; NextSet {</w:t>
      </w:r>
    </w:p>
    <w:p w14:paraId="3BF2ACBA" w14:textId="77777777" w:rsidR="00DF226A" w:rsidRPr="00903DBA" w:rsidRDefault="00DF226A" w:rsidP="00DF226A">
      <w:pPr>
        <w:pStyle w:val="Code"/>
        <w:rPr>
          <w:highlight w:val="white"/>
        </w:rPr>
      </w:pPr>
      <w:r w:rsidRPr="00903DBA">
        <w:rPr>
          <w:highlight w:val="white"/>
        </w:rPr>
        <w:t xml:space="preserve">      get { return m_nextSet; }</w:t>
      </w:r>
    </w:p>
    <w:p w14:paraId="67D92A2B" w14:textId="77777777" w:rsidR="00DF226A" w:rsidRPr="00903DBA" w:rsidRDefault="00DF226A" w:rsidP="00DF226A">
      <w:pPr>
        <w:pStyle w:val="Code"/>
        <w:rPr>
          <w:highlight w:val="white"/>
        </w:rPr>
      </w:pPr>
      <w:r w:rsidRPr="00903DBA">
        <w:rPr>
          <w:highlight w:val="white"/>
        </w:rPr>
        <w:t xml:space="preserve">    }</w:t>
      </w:r>
    </w:p>
    <w:p w14:paraId="04333247" w14:textId="77777777" w:rsidR="009E6D84" w:rsidRPr="00903DBA" w:rsidRDefault="009E6D84" w:rsidP="009E6D84">
      <w:pPr>
        <w:pStyle w:val="Code"/>
        <w:rPr>
          <w:highlight w:val="white"/>
        </w:rPr>
      </w:pPr>
      <w:r w:rsidRPr="00903DBA">
        <w:rPr>
          <w:highlight w:val="white"/>
        </w:rPr>
        <w:t xml:space="preserve">  }</w:t>
      </w:r>
    </w:p>
    <w:p w14:paraId="6926AB7A" w14:textId="4634049E" w:rsidR="009E6D84" w:rsidRPr="00903DBA" w:rsidRDefault="009E6D84" w:rsidP="009E6D84">
      <w:pPr>
        <w:pStyle w:val="Code"/>
        <w:rPr>
          <w:highlight w:val="white"/>
        </w:rPr>
      </w:pPr>
      <w:r w:rsidRPr="00903DBA">
        <w:rPr>
          <w:highlight w:val="white"/>
        </w:rPr>
        <w:t>}</w:t>
      </w:r>
    </w:p>
    <w:p w14:paraId="056D7B25" w14:textId="6CC2472B" w:rsidR="00C641D6" w:rsidRDefault="00C641D6" w:rsidP="007175D9">
      <w:pPr>
        <w:pStyle w:val="Rubrik3"/>
      </w:pPr>
      <w:bookmarkStart w:id="157" w:name="_Toc57655998"/>
      <w:r>
        <w:t>Statements</w:t>
      </w:r>
    </w:p>
    <w:p w14:paraId="74312811" w14:textId="2CFDDBBA" w:rsidR="00CD5D66" w:rsidRPr="00CD5D66" w:rsidRDefault="00CD5D66" w:rsidP="00CD5D66">
      <w:r>
        <w:t>As stated above, a statement can be an open or a closed statement.</w:t>
      </w:r>
    </w:p>
    <w:p w14:paraId="5419ED2B" w14:textId="77777777" w:rsidR="00C641D6" w:rsidRPr="00903DBA" w:rsidRDefault="00C641D6" w:rsidP="00C641D6">
      <w:pPr>
        <w:pStyle w:val="CodeHeader"/>
      </w:pPr>
      <w:r w:rsidRPr="00903DBA">
        <w:t>MainParser.cs</w:t>
      </w:r>
    </w:p>
    <w:p w14:paraId="01AC6357" w14:textId="77777777" w:rsidR="00C641D6" w:rsidRPr="007C7A01" w:rsidRDefault="00C641D6" w:rsidP="00C641D6">
      <w:pPr>
        <w:pStyle w:val="Code"/>
        <w:rPr>
          <w:highlight w:val="white"/>
        </w:rPr>
      </w:pPr>
      <w:r w:rsidRPr="007C7A01">
        <w:rPr>
          <w:highlight w:val="white"/>
        </w:rPr>
        <w:t>statement:</w:t>
      </w:r>
    </w:p>
    <w:p w14:paraId="4D6BB67A" w14:textId="77777777" w:rsidR="00C641D6" w:rsidRPr="007C7A01" w:rsidRDefault="00C641D6" w:rsidP="00C641D6">
      <w:pPr>
        <w:pStyle w:val="Code"/>
        <w:rPr>
          <w:highlight w:val="white"/>
        </w:rPr>
      </w:pPr>
      <w:r w:rsidRPr="007C7A01">
        <w:rPr>
          <w:highlight w:val="white"/>
        </w:rPr>
        <w:t xml:space="preserve">    opened_statement { $$ = $1; }</w:t>
      </w:r>
    </w:p>
    <w:p w14:paraId="3844572A" w14:textId="77777777" w:rsidR="00C641D6" w:rsidRPr="007C7A01" w:rsidRDefault="00C641D6" w:rsidP="00C641D6">
      <w:pPr>
        <w:pStyle w:val="Code"/>
        <w:rPr>
          <w:highlight w:val="white"/>
        </w:rPr>
      </w:pPr>
      <w:r w:rsidRPr="007C7A01">
        <w:rPr>
          <w:highlight w:val="white"/>
        </w:rPr>
        <w:t xml:space="preserve">  | closed_statement { $$ = $1; };</w:t>
      </w:r>
    </w:p>
    <w:p w14:paraId="2E76335C" w14:textId="6B75132C" w:rsidR="0085432D" w:rsidRDefault="0085432D" w:rsidP="007175D9">
      <w:pPr>
        <w:pStyle w:val="Rubrik3"/>
      </w:pPr>
      <w:r>
        <w:t>The If Statement</w:t>
      </w:r>
    </w:p>
    <w:p w14:paraId="06C4FBD3" w14:textId="77777777" w:rsidR="007B558D" w:rsidRPr="007B558D" w:rsidRDefault="007B558D" w:rsidP="007B558D">
      <w:pPr>
        <w:pStyle w:val="Code"/>
        <w:rPr>
          <w:highlight w:val="white"/>
        </w:rPr>
      </w:pPr>
      <w:r w:rsidRPr="007B558D">
        <w:rPr>
          <w:highlight w:val="white"/>
        </w:rPr>
        <w:t>opened_statement:</w:t>
      </w:r>
    </w:p>
    <w:p w14:paraId="4DFD94D5" w14:textId="77777777" w:rsidR="007B558D" w:rsidRPr="007B558D" w:rsidRDefault="007B558D" w:rsidP="007B558D">
      <w:pPr>
        <w:pStyle w:val="Code"/>
        <w:rPr>
          <w:highlight w:val="white"/>
        </w:rPr>
      </w:pPr>
      <w:r w:rsidRPr="007B558D">
        <w:rPr>
          <w:highlight w:val="white"/>
        </w:rPr>
        <w:t xml:space="preserve">    IF LEFT_PARENTHESIS expression RIGHT_PARENTHESIS statement {</w:t>
      </w:r>
    </w:p>
    <w:p w14:paraId="14439EA7" w14:textId="77777777" w:rsidR="007B558D" w:rsidRPr="007B558D" w:rsidRDefault="007B558D" w:rsidP="007B558D">
      <w:pPr>
        <w:pStyle w:val="Code"/>
        <w:rPr>
          <w:highlight w:val="white"/>
        </w:rPr>
      </w:pPr>
      <w:r w:rsidRPr="007B558D">
        <w:rPr>
          <w:highlight w:val="white"/>
        </w:rPr>
        <w:t xml:space="preserve">      $$ = MiddleCodeGenerator.IfStatement($3, $5);</w:t>
      </w:r>
    </w:p>
    <w:p w14:paraId="012A1608" w14:textId="0DD5391C" w:rsidR="007B558D" w:rsidRPr="007B558D" w:rsidRDefault="007B558D" w:rsidP="007B558D">
      <w:pPr>
        <w:pStyle w:val="Code"/>
        <w:rPr>
          <w:highlight w:val="white"/>
        </w:rPr>
      </w:pPr>
      <w:r w:rsidRPr="007B558D">
        <w:rPr>
          <w:highlight w:val="white"/>
        </w:rPr>
        <w:t xml:space="preserve">    };</w:t>
      </w:r>
    </w:p>
    <w:p w14:paraId="473714FC" w14:textId="55FE8D8A" w:rsidR="000A326E" w:rsidRPr="000A326E" w:rsidRDefault="000A326E" w:rsidP="007B558D">
      <w:pPr>
        <w:pStyle w:val="Rubrik3"/>
        <w:numPr>
          <w:ilvl w:val="2"/>
          <w:numId w:val="179"/>
        </w:numPr>
      </w:pPr>
      <w:r>
        <w:t>The If-Else Statement</w:t>
      </w:r>
    </w:p>
    <w:p w14:paraId="067C592D" w14:textId="77777777" w:rsidR="000A326E" w:rsidRPr="000A326E" w:rsidRDefault="000A326E" w:rsidP="000A326E">
      <w:pPr>
        <w:pStyle w:val="Code"/>
        <w:rPr>
          <w:highlight w:val="white"/>
        </w:rPr>
      </w:pPr>
      <w:r w:rsidRPr="000A326E">
        <w:rPr>
          <w:highlight w:val="white"/>
        </w:rPr>
        <w:t>opened_statement:</w:t>
      </w:r>
    </w:p>
    <w:p w14:paraId="2B95752B" w14:textId="4F11DCAE" w:rsidR="000A326E" w:rsidRPr="000A326E" w:rsidRDefault="000A326E" w:rsidP="000A326E">
      <w:pPr>
        <w:pStyle w:val="Code"/>
        <w:rPr>
          <w:highlight w:val="white"/>
        </w:rPr>
      </w:pPr>
      <w:r w:rsidRPr="000A326E">
        <w:rPr>
          <w:highlight w:val="white"/>
        </w:rPr>
        <w:t xml:space="preserve">    IF LEFT_PARENTHESIS expression RIGHT_PARENTHESIS closed_statement</w:t>
      </w:r>
    </w:p>
    <w:p w14:paraId="1FBCCAF7" w14:textId="77777777" w:rsidR="000A326E" w:rsidRPr="000A326E" w:rsidRDefault="000A326E" w:rsidP="000A326E">
      <w:pPr>
        <w:pStyle w:val="Code"/>
        <w:rPr>
          <w:highlight w:val="white"/>
        </w:rPr>
      </w:pPr>
      <w:r w:rsidRPr="000A326E">
        <w:rPr>
          <w:highlight w:val="white"/>
        </w:rPr>
        <w:t xml:space="preserve">    ELSE opened_statement {</w:t>
      </w:r>
    </w:p>
    <w:p w14:paraId="28C31F21" w14:textId="77777777" w:rsidR="000A326E" w:rsidRPr="000A326E" w:rsidRDefault="000A326E" w:rsidP="000A326E">
      <w:pPr>
        <w:pStyle w:val="Code"/>
        <w:rPr>
          <w:highlight w:val="white"/>
        </w:rPr>
      </w:pPr>
      <w:r w:rsidRPr="000A326E">
        <w:rPr>
          <w:highlight w:val="white"/>
        </w:rPr>
        <w:t xml:space="preserve">      $$ = MiddleCodeGenerator.IfElseStatement($3, $5, $7);</w:t>
      </w:r>
    </w:p>
    <w:p w14:paraId="734602C6" w14:textId="12BE4ADF" w:rsidR="004C5162" w:rsidRDefault="000A326E" w:rsidP="000A326E">
      <w:pPr>
        <w:pStyle w:val="Code"/>
        <w:rPr>
          <w:highlight w:val="white"/>
        </w:rPr>
      </w:pPr>
      <w:r w:rsidRPr="000A326E">
        <w:rPr>
          <w:highlight w:val="white"/>
        </w:rPr>
        <w:t xml:space="preserve">    };</w:t>
      </w:r>
    </w:p>
    <w:p w14:paraId="2441A296" w14:textId="77777777" w:rsidR="004C5162" w:rsidRPr="007B558D" w:rsidRDefault="004C5162" w:rsidP="004C5162">
      <w:pPr>
        <w:pStyle w:val="Code"/>
        <w:rPr>
          <w:highlight w:val="white"/>
        </w:rPr>
      </w:pPr>
    </w:p>
    <w:p w14:paraId="05070B92" w14:textId="77777777" w:rsidR="004C5162" w:rsidRPr="007B558D" w:rsidRDefault="004C5162" w:rsidP="004C5162">
      <w:pPr>
        <w:pStyle w:val="Code"/>
        <w:rPr>
          <w:highlight w:val="white"/>
        </w:rPr>
      </w:pPr>
      <w:r w:rsidRPr="007B558D">
        <w:rPr>
          <w:highlight w:val="white"/>
        </w:rPr>
        <w:t>closed_statement:</w:t>
      </w:r>
    </w:p>
    <w:p w14:paraId="7A53808E" w14:textId="77777777" w:rsidR="004C5162" w:rsidRPr="007B558D" w:rsidRDefault="004C5162" w:rsidP="004C5162">
      <w:pPr>
        <w:pStyle w:val="Code"/>
        <w:rPr>
          <w:highlight w:val="white"/>
        </w:rPr>
      </w:pPr>
      <w:r w:rsidRPr="007B558D">
        <w:rPr>
          <w:highlight w:val="white"/>
        </w:rPr>
        <w:t xml:space="preserve">    IF LEFT_PARENTHESIS expression RIGHT_PARENTHESIS closed_statement</w:t>
      </w:r>
    </w:p>
    <w:p w14:paraId="7077C157" w14:textId="77777777" w:rsidR="004C5162" w:rsidRPr="007B558D" w:rsidRDefault="004C5162" w:rsidP="004C5162">
      <w:pPr>
        <w:pStyle w:val="Code"/>
        <w:rPr>
          <w:highlight w:val="white"/>
        </w:rPr>
      </w:pPr>
      <w:r w:rsidRPr="007B558D">
        <w:rPr>
          <w:highlight w:val="white"/>
        </w:rPr>
        <w:t xml:space="preserve">    ELSE closed_statement {</w:t>
      </w:r>
    </w:p>
    <w:p w14:paraId="3D412D41" w14:textId="77777777" w:rsidR="004C5162" w:rsidRPr="007B558D" w:rsidRDefault="004C5162" w:rsidP="004C5162">
      <w:pPr>
        <w:pStyle w:val="Code"/>
        <w:rPr>
          <w:highlight w:val="white"/>
        </w:rPr>
      </w:pPr>
      <w:r w:rsidRPr="007B558D">
        <w:rPr>
          <w:highlight w:val="white"/>
        </w:rPr>
        <w:t xml:space="preserve">      $$ = MiddleCodeGenerator.IfElseStatement($3, $5, $7);</w:t>
      </w:r>
    </w:p>
    <w:p w14:paraId="0871D9D4" w14:textId="77777777" w:rsidR="004C5162" w:rsidRDefault="004C5162" w:rsidP="004C5162">
      <w:pPr>
        <w:pStyle w:val="Code"/>
        <w:rPr>
          <w:highlight w:val="white"/>
        </w:rPr>
      </w:pPr>
      <w:r w:rsidRPr="007B558D">
        <w:rPr>
          <w:highlight w:val="white"/>
        </w:rPr>
        <w:t xml:space="preserve">    };</w:t>
      </w:r>
    </w:p>
    <w:p w14:paraId="1766D78F" w14:textId="1ED6B8A4" w:rsidR="007175D9" w:rsidRPr="00903DBA" w:rsidRDefault="008B6F4B" w:rsidP="007175D9">
      <w:pPr>
        <w:pStyle w:val="Rubrik3"/>
      </w:pPr>
      <w:r w:rsidRPr="00903DBA">
        <w:t xml:space="preserve">The </w:t>
      </w:r>
      <w:r w:rsidR="004B7BC0" w:rsidRPr="00903DBA">
        <w:t>Switch S</w:t>
      </w:r>
      <w:r w:rsidRPr="00903DBA">
        <w:t>tatement</w:t>
      </w:r>
      <w:bookmarkEnd w:id="157"/>
    </w:p>
    <w:p w14:paraId="6065A355" w14:textId="77777777" w:rsidR="00EC1FC0" w:rsidRPr="00EC1FC0" w:rsidRDefault="00EC1FC0" w:rsidP="00EC1FC0">
      <w:pPr>
        <w:pStyle w:val="Code"/>
        <w:rPr>
          <w:highlight w:val="white"/>
        </w:rPr>
      </w:pPr>
      <w:r w:rsidRPr="00EC1FC0">
        <w:rPr>
          <w:highlight w:val="white"/>
        </w:rPr>
        <w:t>switch_header:</w:t>
      </w:r>
    </w:p>
    <w:p w14:paraId="3637DCA1" w14:textId="77777777" w:rsidR="00EC1FC0" w:rsidRPr="00EC1FC0" w:rsidRDefault="00EC1FC0" w:rsidP="00EC1FC0">
      <w:pPr>
        <w:pStyle w:val="Code"/>
        <w:rPr>
          <w:highlight w:val="white"/>
        </w:rPr>
      </w:pPr>
      <w:r w:rsidRPr="00EC1FC0">
        <w:rPr>
          <w:highlight w:val="white"/>
        </w:rPr>
        <w:t xml:space="preserve">    /* Empty. */ { MiddleCodeGenerator.SwitchHeader(); };</w:t>
      </w:r>
    </w:p>
    <w:p w14:paraId="2EE4B710" w14:textId="3CF6588B" w:rsidR="00BD4361" w:rsidRPr="00EC1FC0" w:rsidRDefault="00BD4361" w:rsidP="00EC1FC0">
      <w:pPr>
        <w:pStyle w:val="Code"/>
        <w:rPr>
          <w:highlight w:val="white"/>
        </w:rPr>
      </w:pPr>
    </w:p>
    <w:p w14:paraId="233D4044" w14:textId="77777777" w:rsidR="00EC1FC0" w:rsidRPr="00EC1FC0" w:rsidRDefault="00EC1FC0" w:rsidP="00EC1FC0">
      <w:pPr>
        <w:pStyle w:val="Code"/>
        <w:rPr>
          <w:highlight w:val="white"/>
        </w:rPr>
      </w:pPr>
      <w:bookmarkStart w:id="158" w:name="_Toc57655999"/>
      <w:r w:rsidRPr="00EC1FC0">
        <w:rPr>
          <w:highlight w:val="white"/>
        </w:rPr>
        <w:t>opened_statement:</w:t>
      </w:r>
    </w:p>
    <w:p w14:paraId="235F0FA8" w14:textId="7048580B"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10E8571B" w14:textId="77777777" w:rsidR="00EC1FC0" w:rsidRPr="00EC1FC0" w:rsidRDefault="00EC1FC0" w:rsidP="00EC1FC0">
      <w:pPr>
        <w:pStyle w:val="Code"/>
        <w:rPr>
          <w:highlight w:val="white"/>
        </w:rPr>
      </w:pPr>
      <w:r w:rsidRPr="00EC1FC0">
        <w:rPr>
          <w:highlight w:val="white"/>
        </w:rPr>
        <w:t xml:space="preserve">    opened_statement {</w:t>
      </w:r>
    </w:p>
    <w:p w14:paraId="3C626DB1" w14:textId="77777777" w:rsidR="00EC1FC0" w:rsidRPr="00EC1FC0" w:rsidRDefault="00EC1FC0" w:rsidP="00EC1FC0">
      <w:pPr>
        <w:pStyle w:val="Code"/>
        <w:rPr>
          <w:highlight w:val="white"/>
        </w:rPr>
      </w:pPr>
      <w:r w:rsidRPr="00EC1FC0">
        <w:rPr>
          <w:highlight w:val="white"/>
        </w:rPr>
        <w:t xml:space="preserve">      $$ = MiddleCodeGenerator.SwitchStatement($4, $6);</w:t>
      </w:r>
    </w:p>
    <w:p w14:paraId="2716F2B3" w14:textId="226696DC" w:rsidR="00EC1FC0" w:rsidRPr="00EC1FC0" w:rsidRDefault="00EC1FC0" w:rsidP="00EC1FC0">
      <w:pPr>
        <w:pStyle w:val="Code"/>
        <w:rPr>
          <w:highlight w:val="white"/>
        </w:rPr>
      </w:pPr>
      <w:r w:rsidRPr="00EC1FC0">
        <w:rPr>
          <w:highlight w:val="white"/>
        </w:rPr>
        <w:t xml:space="preserve">    }</w:t>
      </w:r>
      <w:r>
        <w:rPr>
          <w:highlight w:val="white"/>
        </w:rPr>
        <w:t>;</w:t>
      </w:r>
    </w:p>
    <w:p w14:paraId="24CAD75B" w14:textId="14B49175" w:rsidR="00EC1FC0" w:rsidRPr="00EC1FC0" w:rsidRDefault="00EC1FC0" w:rsidP="00EC1FC0">
      <w:pPr>
        <w:pStyle w:val="Code"/>
        <w:rPr>
          <w:highlight w:val="white"/>
        </w:rPr>
      </w:pPr>
    </w:p>
    <w:p w14:paraId="0B9CD104" w14:textId="77777777" w:rsidR="00EC1FC0" w:rsidRPr="00EC1FC0" w:rsidRDefault="00EC1FC0" w:rsidP="00EC1FC0">
      <w:pPr>
        <w:pStyle w:val="Code"/>
        <w:rPr>
          <w:highlight w:val="white"/>
        </w:rPr>
      </w:pPr>
      <w:r w:rsidRPr="00EC1FC0">
        <w:rPr>
          <w:highlight w:val="white"/>
        </w:rPr>
        <w:t>closed_statement:</w:t>
      </w:r>
    </w:p>
    <w:p w14:paraId="1032603E" w14:textId="04AA1720"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77A2DE39" w14:textId="77777777" w:rsidR="00EC1FC0" w:rsidRPr="00EC1FC0" w:rsidRDefault="00EC1FC0" w:rsidP="00EC1FC0">
      <w:pPr>
        <w:pStyle w:val="Code"/>
        <w:rPr>
          <w:highlight w:val="white"/>
        </w:rPr>
      </w:pPr>
      <w:r w:rsidRPr="00EC1FC0">
        <w:rPr>
          <w:highlight w:val="white"/>
        </w:rPr>
        <w:t xml:space="preserve">    closed_statement {</w:t>
      </w:r>
    </w:p>
    <w:p w14:paraId="3E341749" w14:textId="77777777" w:rsidR="00EC1FC0" w:rsidRPr="00EC1FC0" w:rsidRDefault="00EC1FC0" w:rsidP="00EC1FC0">
      <w:pPr>
        <w:pStyle w:val="Code"/>
        <w:rPr>
          <w:highlight w:val="white"/>
        </w:rPr>
      </w:pPr>
      <w:r w:rsidRPr="00EC1FC0">
        <w:rPr>
          <w:highlight w:val="white"/>
        </w:rPr>
        <w:t xml:space="preserve">      $$ = MiddleCodeGenerator.SwitchStatement($4, $6);</w:t>
      </w:r>
    </w:p>
    <w:p w14:paraId="6E3CEF59" w14:textId="54B628F2" w:rsidR="00EC1FC0" w:rsidRPr="00EC1FC0" w:rsidRDefault="00EC1FC0" w:rsidP="00EC1FC0">
      <w:pPr>
        <w:pStyle w:val="Code"/>
        <w:rPr>
          <w:highlight w:val="white"/>
        </w:rPr>
      </w:pPr>
      <w:r w:rsidRPr="00EC1FC0">
        <w:rPr>
          <w:highlight w:val="white"/>
        </w:rPr>
        <w:t xml:space="preserve">    };</w:t>
      </w:r>
    </w:p>
    <w:p w14:paraId="5FC314AA" w14:textId="0F30922D" w:rsidR="006445C4" w:rsidRPr="00903DBA" w:rsidRDefault="006445C4" w:rsidP="006445C4">
      <w:pPr>
        <w:pStyle w:val="Rubrik3"/>
        <w:rPr>
          <w:highlight w:val="white"/>
        </w:rPr>
      </w:pPr>
      <w:r w:rsidRPr="00903DBA">
        <w:rPr>
          <w:highlight w:val="white"/>
        </w:rPr>
        <w:t>The Case Statement</w:t>
      </w:r>
      <w:bookmarkEnd w:id="158"/>
    </w:p>
    <w:p w14:paraId="6F6CB325" w14:textId="77777777" w:rsidR="000E47F8" w:rsidRPr="000E47F8" w:rsidRDefault="000E47F8" w:rsidP="000E47F8">
      <w:pPr>
        <w:pStyle w:val="Code"/>
        <w:rPr>
          <w:highlight w:val="white"/>
        </w:rPr>
      </w:pPr>
      <w:r w:rsidRPr="000E47F8">
        <w:rPr>
          <w:highlight w:val="white"/>
        </w:rPr>
        <w:t>opened_statement:</w:t>
      </w:r>
    </w:p>
    <w:p w14:paraId="5E012F9A" w14:textId="1BF26A72" w:rsidR="000E47F8" w:rsidRPr="000E47F8" w:rsidRDefault="000E47F8" w:rsidP="000E47F8">
      <w:pPr>
        <w:pStyle w:val="Code"/>
        <w:rPr>
          <w:highlight w:val="white"/>
        </w:rPr>
      </w:pPr>
      <w:r w:rsidRPr="000E47F8">
        <w:rPr>
          <w:highlight w:val="white"/>
        </w:rPr>
        <w:t xml:space="preserve">    CASE constant_integral_expression COLON opened_statement {</w:t>
      </w:r>
    </w:p>
    <w:p w14:paraId="6E8C1E74" w14:textId="77777777" w:rsidR="000E47F8" w:rsidRPr="000E47F8" w:rsidRDefault="000E47F8" w:rsidP="000E47F8">
      <w:pPr>
        <w:pStyle w:val="Code"/>
        <w:rPr>
          <w:highlight w:val="white"/>
        </w:rPr>
      </w:pPr>
      <w:r w:rsidRPr="000E47F8">
        <w:rPr>
          <w:highlight w:val="white"/>
        </w:rPr>
        <w:t xml:space="preserve">      $$ = MiddleCodeGenerator.CaseStatement($2, $4);</w:t>
      </w:r>
    </w:p>
    <w:p w14:paraId="10793D7B" w14:textId="18ECE3FE" w:rsidR="000E47F8" w:rsidRPr="000E47F8" w:rsidRDefault="000E47F8" w:rsidP="000E47F8">
      <w:pPr>
        <w:pStyle w:val="Code"/>
        <w:rPr>
          <w:highlight w:val="white"/>
        </w:rPr>
      </w:pPr>
      <w:r w:rsidRPr="000E47F8">
        <w:rPr>
          <w:highlight w:val="white"/>
        </w:rPr>
        <w:t xml:space="preserve">    };</w:t>
      </w:r>
    </w:p>
    <w:p w14:paraId="62364841" w14:textId="77777777" w:rsidR="000E47F8" w:rsidRPr="000E47F8" w:rsidRDefault="000E47F8" w:rsidP="000E47F8">
      <w:pPr>
        <w:pStyle w:val="Code"/>
        <w:rPr>
          <w:highlight w:val="white"/>
        </w:rPr>
      </w:pPr>
    </w:p>
    <w:p w14:paraId="22B675BF" w14:textId="77777777" w:rsidR="000E47F8" w:rsidRPr="000E47F8" w:rsidRDefault="000E47F8" w:rsidP="000E47F8">
      <w:pPr>
        <w:pStyle w:val="Code"/>
        <w:rPr>
          <w:highlight w:val="white"/>
        </w:rPr>
      </w:pPr>
      <w:r w:rsidRPr="000E47F8">
        <w:rPr>
          <w:highlight w:val="white"/>
        </w:rPr>
        <w:t>closed_statement:</w:t>
      </w:r>
    </w:p>
    <w:p w14:paraId="547142CD" w14:textId="66C1B1F5" w:rsidR="000E47F8" w:rsidRPr="000E47F8" w:rsidRDefault="000E47F8" w:rsidP="000E47F8">
      <w:pPr>
        <w:pStyle w:val="Code"/>
        <w:rPr>
          <w:highlight w:val="white"/>
        </w:rPr>
      </w:pPr>
      <w:r w:rsidRPr="000E47F8">
        <w:rPr>
          <w:highlight w:val="white"/>
        </w:rPr>
        <w:t xml:space="preserve">    CASE constant_integral_expression COLON closed_statement {</w:t>
      </w:r>
    </w:p>
    <w:p w14:paraId="181CA752" w14:textId="77777777" w:rsidR="000E47F8" w:rsidRPr="000E47F8" w:rsidRDefault="000E47F8" w:rsidP="000E47F8">
      <w:pPr>
        <w:pStyle w:val="Code"/>
        <w:rPr>
          <w:highlight w:val="white"/>
        </w:rPr>
      </w:pPr>
      <w:r w:rsidRPr="000E47F8">
        <w:rPr>
          <w:highlight w:val="white"/>
        </w:rPr>
        <w:t xml:space="preserve">      $$ = MiddleCodeGenerator.CaseStatement($2, $4);</w:t>
      </w:r>
    </w:p>
    <w:p w14:paraId="1E4BBE25" w14:textId="2FD4FCA4" w:rsidR="000E47F8" w:rsidRPr="000E47F8" w:rsidRDefault="000E47F8" w:rsidP="000E47F8">
      <w:pPr>
        <w:pStyle w:val="Code"/>
        <w:rPr>
          <w:highlight w:val="white"/>
        </w:rPr>
      </w:pPr>
      <w:r w:rsidRPr="000E47F8">
        <w:rPr>
          <w:highlight w:val="white"/>
        </w:rPr>
        <w:t xml:space="preserve">    };</w:t>
      </w:r>
    </w:p>
    <w:p w14:paraId="079611F8" w14:textId="77777777" w:rsidR="0097551C" w:rsidRPr="00903DBA" w:rsidRDefault="0097551C" w:rsidP="0097551C">
      <w:pPr>
        <w:pStyle w:val="Rubrik3"/>
        <w:numPr>
          <w:ilvl w:val="2"/>
          <w:numId w:val="120"/>
        </w:numPr>
      </w:pPr>
      <w:bookmarkStart w:id="159" w:name="_Toc57656000"/>
      <w:bookmarkStart w:id="160" w:name="_Hlk57714514"/>
      <w:r w:rsidRPr="00903DBA">
        <w:t>The Default Statement</w:t>
      </w:r>
      <w:bookmarkEnd w:id="159"/>
    </w:p>
    <w:p w14:paraId="47FEFDBB" w14:textId="77777777" w:rsidR="007778D5" w:rsidRPr="007778D5" w:rsidRDefault="007778D5" w:rsidP="007778D5">
      <w:pPr>
        <w:pStyle w:val="Code"/>
        <w:rPr>
          <w:highlight w:val="white"/>
        </w:rPr>
      </w:pPr>
      <w:bookmarkStart w:id="161" w:name="_Toc57656001"/>
      <w:bookmarkStart w:id="162" w:name="_Hlk57714542"/>
      <w:bookmarkEnd w:id="160"/>
      <w:r w:rsidRPr="007778D5">
        <w:rPr>
          <w:highlight w:val="white"/>
        </w:rPr>
        <w:t>closed_statement:</w:t>
      </w:r>
    </w:p>
    <w:p w14:paraId="2BEC2F8A" w14:textId="0DB8D8AD" w:rsidR="007778D5" w:rsidRPr="007778D5" w:rsidRDefault="007778D5" w:rsidP="007778D5">
      <w:pPr>
        <w:pStyle w:val="Code"/>
        <w:rPr>
          <w:highlight w:val="white"/>
        </w:rPr>
      </w:pPr>
      <w:r w:rsidRPr="007778D5">
        <w:rPr>
          <w:highlight w:val="white"/>
        </w:rPr>
        <w:t xml:space="preserve">    DEFAULT COLON closed_statement {</w:t>
      </w:r>
    </w:p>
    <w:p w14:paraId="1EE894D4" w14:textId="77777777" w:rsidR="007778D5" w:rsidRPr="007778D5" w:rsidRDefault="007778D5" w:rsidP="007778D5">
      <w:pPr>
        <w:pStyle w:val="Code"/>
        <w:rPr>
          <w:highlight w:val="white"/>
        </w:rPr>
      </w:pPr>
      <w:r w:rsidRPr="007778D5">
        <w:rPr>
          <w:highlight w:val="white"/>
        </w:rPr>
        <w:t xml:space="preserve">      $$ = MiddleCodeGenerator.DefaultStatement($3);</w:t>
      </w:r>
    </w:p>
    <w:p w14:paraId="5BA25EBB" w14:textId="06B006E1" w:rsidR="007778D5" w:rsidRPr="007778D5" w:rsidRDefault="007778D5" w:rsidP="007778D5">
      <w:pPr>
        <w:pStyle w:val="Code"/>
        <w:rPr>
          <w:highlight w:val="white"/>
        </w:rPr>
      </w:pPr>
      <w:r w:rsidRPr="007778D5">
        <w:rPr>
          <w:highlight w:val="white"/>
        </w:rPr>
        <w:t xml:space="preserve">    };</w:t>
      </w:r>
    </w:p>
    <w:p w14:paraId="3694DC85" w14:textId="0DE5A9F4" w:rsidR="000D017D" w:rsidRPr="00903DBA" w:rsidRDefault="000D017D" w:rsidP="000D017D">
      <w:pPr>
        <w:pStyle w:val="Rubrik3"/>
        <w:numPr>
          <w:ilvl w:val="2"/>
          <w:numId w:val="120"/>
        </w:numPr>
      </w:pPr>
      <w:r w:rsidRPr="00903DBA">
        <w:t>The While Statement</w:t>
      </w:r>
      <w:bookmarkEnd w:id="161"/>
    </w:p>
    <w:bookmarkEnd w:id="162"/>
    <w:p w14:paraId="0FDBE615" w14:textId="77777777" w:rsidR="007E1045" w:rsidRPr="007E1045" w:rsidRDefault="007E1045" w:rsidP="007E1045">
      <w:pPr>
        <w:pStyle w:val="Code"/>
        <w:rPr>
          <w:highlight w:val="white"/>
        </w:rPr>
      </w:pPr>
      <w:r w:rsidRPr="007E1045">
        <w:rPr>
          <w:highlight w:val="white"/>
        </w:rPr>
        <w:t>loop_header:</w:t>
      </w:r>
    </w:p>
    <w:p w14:paraId="0216660F" w14:textId="77777777" w:rsidR="007E1045" w:rsidRPr="007E1045" w:rsidRDefault="007E1045" w:rsidP="007E1045">
      <w:pPr>
        <w:pStyle w:val="Code"/>
        <w:rPr>
          <w:highlight w:val="white"/>
        </w:rPr>
      </w:pPr>
      <w:r w:rsidRPr="007E1045">
        <w:rPr>
          <w:highlight w:val="white"/>
        </w:rPr>
        <w:t xml:space="preserve">    /* Empty. */ { MiddleCodeGenerator.LoopHeader(); };</w:t>
      </w:r>
    </w:p>
    <w:p w14:paraId="0AE6357F" w14:textId="7CAB726E" w:rsidR="005935AB" w:rsidRPr="007E1045" w:rsidRDefault="005935AB" w:rsidP="007E1045">
      <w:pPr>
        <w:pStyle w:val="Code"/>
        <w:rPr>
          <w:highlight w:val="white"/>
        </w:rPr>
      </w:pPr>
    </w:p>
    <w:p w14:paraId="7E3BCDAC" w14:textId="77777777" w:rsidR="007E1045" w:rsidRPr="007E1045" w:rsidRDefault="007E1045" w:rsidP="007E1045">
      <w:pPr>
        <w:pStyle w:val="Code"/>
        <w:rPr>
          <w:highlight w:val="white"/>
        </w:rPr>
      </w:pPr>
      <w:r w:rsidRPr="007E1045">
        <w:rPr>
          <w:highlight w:val="white"/>
        </w:rPr>
        <w:t>opened_statement:</w:t>
      </w:r>
    </w:p>
    <w:p w14:paraId="2B83A0E2" w14:textId="4EDFA467"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73BFCD00" w14:textId="77777777" w:rsidR="007E1045" w:rsidRPr="007E1045" w:rsidRDefault="007E1045" w:rsidP="007E1045">
      <w:pPr>
        <w:pStyle w:val="Code"/>
        <w:rPr>
          <w:highlight w:val="white"/>
        </w:rPr>
      </w:pPr>
      <w:r w:rsidRPr="007E1045">
        <w:rPr>
          <w:highlight w:val="white"/>
        </w:rPr>
        <w:t xml:space="preserve">    opened_statement {</w:t>
      </w:r>
    </w:p>
    <w:p w14:paraId="20285D1B" w14:textId="77777777" w:rsidR="007E1045" w:rsidRPr="007E1045" w:rsidRDefault="007E1045" w:rsidP="007E1045">
      <w:pPr>
        <w:pStyle w:val="Code"/>
        <w:rPr>
          <w:highlight w:val="white"/>
        </w:rPr>
      </w:pPr>
      <w:r w:rsidRPr="007E1045">
        <w:rPr>
          <w:highlight w:val="white"/>
        </w:rPr>
        <w:t xml:space="preserve">      $$ = MiddleCodeGenerator.WhileStatement($4, $6);</w:t>
      </w:r>
    </w:p>
    <w:p w14:paraId="4788A20F" w14:textId="1507B2C8" w:rsidR="007E1045" w:rsidRPr="007E1045" w:rsidRDefault="007E1045" w:rsidP="007E1045">
      <w:pPr>
        <w:pStyle w:val="Code"/>
        <w:rPr>
          <w:highlight w:val="white"/>
        </w:rPr>
      </w:pPr>
      <w:r w:rsidRPr="007E1045">
        <w:rPr>
          <w:highlight w:val="white"/>
        </w:rPr>
        <w:t xml:space="preserve">    };</w:t>
      </w:r>
    </w:p>
    <w:p w14:paraId="5851E38A" w14:textId="77777777" w:rsidR="007E1045" w:rsidRPr="007E1045" w:rsidRDefault="007E1045" w:rsidP="007E1045">
      <w:pPr>
        <w:pStyle w:val="Code"/>
        <w:rPr>
          <w:highlight w:val="white"/>
        </w:rPr>
      </w:pPr>
    </w:p>
    <w:p w14:paraId="13FEC92B" w14:textId="77777777" w:rsidR="007E1045" w:rsidRPr="007E1045" w:rsidRDefault="007E1045" w:rsidP="007E1045">
      <w:pPr>
        <w:pStyle w:val="Code"/>
        <w:rPr>
          <w:highlight w:val="white"/>
        </w:rPr>
      </w:pPr>
      <w:bookmarkStart w:id="163" w:name="_Toc57656002"/>
      <w:bookmarkStart w:id="164" w:name="_Hlk57716773"/>
      <w:r w:rsidRPr="007E1045">
        <w:rPr>
          <w:highlight w:val="white"/>
        </w:rPr>
        <w:t>closed_statement:</w:t>
      </w:r>
    </w:p>
    <w:p w14:paraId="71E464F4" w14:textId="0CC23FF2"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6201C8AC" w14:textId="77777777" w:rsidR="007E1045" w:rsidRPr="007E1045" w:rsidRDefault="007E1045" w:rsidP="007E1045">
      <w:pPr>
        <w:pStyle w:val="Code"/>
        <w:rPr>
          <w:highlight w:val="white"/>
        </w:rPr>
      </w:pPr>
      <w:r w:rsidRPr="007E1045">
        <w:rPr>
          <w:highlight w:val="white"/>
        </w:rPr>
        <w:t xml:space="preserve">    closed_statement {</w:t>
      </w:r>
    </w:p>
    <w:p w14:paraId="797C4BC4" w14:textId="77777777" w:rsidR="007E1045" w:rsidRPr="007E1045" w:rsidRDefault="007E1045" w:rsidP="007E1045">
      <w:pPr>
        <w:pStyle w:val="Code"/>
        <w:rPr>
          <w:highlight w:val="white"/>
        </w:rPr>
      </w:pPr>
      <w:r w:rsidRPr="007E1045">
        <w:rPr>
          <w:highlight w:val="white"/>
        </w:rPr>
        <w:t xml:space="preserve">      $$ = MiddleCodeGenerator.WhileStatement($4, $6);</w:t>
      </w:r>
    </w:p>
    <w:p w14:paraId="3073A3E0" w14:textId="131BDCCA" w:rsidR="007E1045" w:rsidRPr="007E1045" w:rsidRDefault="007E1045" w:rsidP="007E1045">
      <w:pPr>
        <w:pStyle w:val="Code"/>
        <w:rPr>
          <w:highlight w:val="white"/>
        </w:rPr>
      </w:pPr>
      <w:r w:rsidRPr="007E1045">
        <w:rPr>
          <w:highlight w:val="white"/>
        </w:rPr>
        <w:t xml:space="preserve">    };</w:t>
      </w:r>
    </w:p>
    <w:p w14:paraId="4A660925" w14:textId="65DB68F5" w:rsidR="00070806" w:rsidRPr="00903DBA" w:rsidRDefault="000D017D" w:rsidP="007175D9">
      <w:pPr>
        <w:pStyle w:val="Rubrik3"/>
        <w:numPr>
          <w:ilvl w:val="2"/>
          <w:numId w:val="120"/>
        </w:numPr>
      </w:pPr>
      <w:r w:rsidRPr="00903DBA">
        <w:t>The Do Statement</w:t>
      </w:r>
      <w:bookmarkEnd w:id="163"/>
    </w:p>
    <w:p w14:paraId="26DBA22D" w14:textId="77777777" w:rsidR="003D3DC2" w:rsidRPr="003D3DC2" w:rsidRDefault="003D3DC2" w:rsidP="003D3DC2">
      <w:pPr>
        <w:pStyle w:val="Code"/>
        <w:rPr>
          <w:highlight w:val="white"/>
        </w:rPr>
      </w:pPr>
      <w:bookmarkStart w:id="165" w:name="_Toc57656003"/>
      <w:bookmarkStart w:id="166" w:name="_Hlk57716788"/>
      <w:bookmarkEnd w:id="164"/>
      <w:r w:rsidRPr="003D3DC2">
        <w:rPr>
          <w:highlight w:val="white"/>
        </w:rPr>
        <w:t>closed_statement:</w:t>
      </w:r>
    </w:p>
    <w:p w14:paraId="75B908AC" w14:textId="77777777" w:rsidR="00A3790C" w:rsidRDefault="003D3DC2" w:rsidP="003D3DC2">
      <w:pPr>
        <w:pStyle w:val="Code"/>
        <w:rPr>
          <w:highlight w:val="white"/>
        </w:rPr>
      </w:pPr>
      <w:r w:rsidRPr="003D3DC2">
        <w:rPr>
          <w:highlight w:val="white"/>
        </w:rPr>
        <w:t xml:space="preserve">    DO loop_header statement WHILE</w:t>
      </w:r>
    </w:p>
    <w:p w14:paraId="5B63A05B" w14:textId="384ED485" w:rsidR="003D3DC2" w:rsidRPr="003D3DC2" w:rsidRDefault="00A3790C" w:rsidP="003D3DC2">
      <w:pPr>
        <w:pStyle w:val="Code"/>
        <w:rPr>
          <w:highlight w:val="white"/>
        </w:rPr>
      </w:pPr>
      <w:r>
        <w:rPr>
          <w:highlight w:val="white"/>
        </w:rPr>
        <w:t xml:space="preserve">   </w:t>
      </w:r>
      <w:r w:rsidR="003D3DC2" w:rsidRPr="003D3DC2">
        <w:rPr>
          <w:highlight w:val="white"/>
        </w:rPr>
        <w:t xml:space="preserve"> LEFT_PARENTHESIS expression RIGHT_PARENTHESIS SEMICOLON {</w:t>
      </w:r>
    </w:p>
    <w:p w14:paraId="180BA704" w14:textId="77777777" w:rsidR="003D3DC2" w:rsidRPr="003D3DC2" w:rsidRDefault="003D3DC2" w:rsidP="003D3DC2">
      <w:pPr>
        <w:pStyle w:val="Code"/>
        <w:rPr>
          <w:highlight w:val="white"/>
        </w:rPr>
      </w:pPr>
      <w:r w:rsidRPr="003D3DC2">
        <w:rPr>
          <w:highlight w:val="white"/>
        </w:rPr>
        <w:t xml:space="preserve">      $$ = MiddleCodeGenerator.DoStatement($3, $6);</w:t>
      </w:r>
    </w:p>
    <w:p w14:paraId="121303C5" w14:textId="0C81835D" w:rsidR="003D3DC2" w:rsidRPr="003D3DC2" w:rsidRDefault="003D3DC2" w:rsidP="003D3DC2">
      <w:pPr>
        <w:pStyle w:val="Code"/>
        <w:rPr>
          <w:highlight w:val="white"/>
        </w:rPr>
      </w:pPr>
      <w:r w:rsidRPr="003D3DC2">
        <w:rPr>
          <w:highlight w:val="white"/>
        </w:rPr>
        <w:t xml:space="preserve">    };</w:t>
      </w:r>
    </w:p>
    <w:p w14:paraId="5F6856F3" w14:textId="2327D6BE" w:rsidR="007175D9" w:rsidRPr="00903DBA" w:rsidRDefault="00AB1C70" w:rsidP="007175D9">
      <w:pPr>
        <w:pStyle w:val="Rubrik3"/>
        <w:numPr>
          <w:ilvl w:val="2"/>
          <w:numId w:val="120"/>
        </w:numPr>
      </w:pPr>
      <w:r w:rsidRPr="00903DBA">
        <w:t>The For Statement</w:t>
      </w:r>
      <w:bookmarkEnd w:id="165"/>
    </w:p>
    <w:p w14:paraId="77D4FC28" w14:textId="77777777" w:rsidR="001249C1" w:rsidRPr="001249C1" w:rsidRDefault="001249C1" w:rsidP="001249C1">
      <w:pPr>
        <w:pStyle w:val="Code"/>
        <w:rPr>
          <w:highlight w:val="white"/>
        </w:rPr>
      </w:pPr>
      <w:bookmarkStart w:id="167" w:name="_Toc57656004"/>
      <w:bookmarkStart w:id="168" w:name="_Hlk57716817"/>
      <w:bookmarkEnd w:id="166"/>
      <w:r w:rsidRPr="001249C1">
        <w:rPr>
          <w:highlight w:val="white"/>
        </w:rPr>
        <w:t>opened_statement:</w:t>
      </w:r>
    </w:p>
    <w:p w14:paraId="73809BE7" w14:textId="5DFCD46A" w:rsidR="001249C1" w:rsidRPr="001249C1" w:rsidRDefault="001249C1" w:rsidP="001249C1">
      <w:pPr>
        <w:pStyle w:val="Code"/>
        <w:rPr>
          <w:highlight w:val="white"/>
        </w:rPr>
      </w:pPr>
      <w:r w:rsidRPr="001249C1">
        <w:rPr>
          <w:highlight w:val="white"/>
        </w:rPr>
        <w:t xml:space="preserve">    FOR loop_header LEFT_PARENTHESIS optional_expression SEMICOLON</w:t>
      </w:r>
    </w:p>
    <w:p w14:paraId="27E9F178" w14:textId="77777777" w:rsidR="001249C1" w:rsidRPr="001249C1" w:rsidRDefault="001249C1" w:rsidP="001249C1">
      <w:pPr>
        <w:pStyle w:val="Code"/>
        <w:rPr>
          <w:highlight w:val="white"/>
        </w:rPr>
      </w:pPr>
      <w:r w:rsidRPr="001249C1">
        <w:rPr>
          <w:highlight w:val="white"/>
        </w:rPr>
        <w:t xml:space="preserve">    optional_expression SEMICOLON optional_expression RIGHT_PARENTHESIS</w:t>
      </w:r>
    </w:p>
    <w:p w14:paraId="54E14882" w14:textId="77777777" w:rsidR="001249C1" w:rsidRPr="001249C1" w:rsidRDefault="001249C1" w:rsidP="001249C1">
      <w:pPr>
        <w:pStyle w:val="Code"/>
        <w:rPr>
          <w:highlight w:val="white"/>
        </w:rPr>
      </w:pPr>
      <w:r w:rsidRPr="001249C1">
        <w:rPr>
          <w:highlight w:val="white"/>
        </w:rPr>
        <w:t xml:space="preserve">    opened_statement {</w:t>
      </w:r>
    </w:p>
    <w:p w14:paraId="61A77ABE" w14:textId="77777777" w:rsidR="001249C1" w:rsidRPr="001249C1" w:rsidRDefault="001249C1" w:rsidP="001249C1">
      <w:pPr>
        <w:pStyle w:val="Code"/>
        <w:rPr>
          <w:highlight w:val="white"/>
        </w:rPr>
      </w:pPr>
      <w:r w:rsidRPr="001249C1">
        <w:rPr>
          <w:highlight w:val="white"/>
        </w:rPr>
        <w:t xml:space="preserve">      $$ = MiddleCodeGenerator.ForStatement($4, $6, $8, $10);</w:t>
      </w:r>
    </w:p>
    <w:p w14:paraId="711CAADB" w14:textId="328EEBF5" w:rsidR="001249C1" w:rsidRPr="001249C1" w:rsidRDefault="001249C1" w:rsidP="001249C1">
      <w:pPr>
        <w:pStyle w:val="Code"/>
        <w:rPr>
          <w:highlight w:val="white"/>
        </w:rPr>
      </w:pPr>
      <w:r w:rsidRPr="001249C1">
        <w:rPr>
          <w:highlight w:val="white"/>
        </w:rPr>
        <w:t xml:space="preserve">    };</w:t>
      </w:r>
    </w:p>
    <w:p w14:paraId="57FD4D90" w14:textId="77777777" w:rsidR="001249C1" w:rsidRPr="001249C1" w:rsidRDefault="001249C1" w:rsidP="001249C1">
      <w:pPr>
        <w:pStyle w:val="Code"/>
        <w:rPr>
          <w:highlight w:val="white"/>
        </w:rPr>
      </w:pPr>
    </w:p>
    <w:p w14:paraId="2F72CCE7" w14:textId="476DBD20" w:rsidR="00187BC1" w:rsidRPr="001249C1" w:rsidRDefault="00187BC1" w:rsidP="001249C1">
      <w:pPr>
        <w:pStyle w:val="Code"/>
        <w:rPr>
          <w:highlight w:val="white"/>
        </w:rPr>
      </w:pPr>
      <w:r w:rsidRPr="001249C1">
        <w:rPr>
          <w:highlight w:val="white"/>
        </w:rPr>
        <w:t>closed_statement:</w:t>
      </w:r>
    </w:p>
    <w:p w14:paraId="6C78190D" w14:textId="611F51A4" w:rsidR="00187BC1" w:rsidRPr="001249C1" w:rsidRDefault="00187BC1" w:rsidP="001249C1">
      <w:pPr>
        <w:pStyle w:val="Code"/>
        <w:rPr>
          <w:highlight w:val="white"/>
        </w:rPr>
      </w:pPr>
      <w:r w:rsidRPr="001249C1">
        <w:rPr>
          <w:highlight w:val="white"/>
        </w:rPr>
        <w:t xml:space="preserve">    FOR loop_header LEFT_PARENTHESIS optional_expression SEMICOLON</w:t>
      </w:r>
    </w:p>
    <w:p w14:paraId="5665F052" w14:textId="77777777" w:rsidR="00187BC1" w:rsidRPr="001249C1" w:rsidRDefault="00187BC1" w:rsidP="001249C1">
      <w:pPr>
        <w:pStyle w:val="Code"/>
        <w:rPr>
          <w:highlight w:val="white"/>
        </w:rPr>
      </w:pPr>
      <w:r w:rsidRPr="001249C1">
        <w:rPr>
          <w:highlight w:val="white"/>
        </w:rPr>
        <w:t xml:space="preserve">    optional_expression SEMICOLON optional_expression RIGHT_PARENTHESIS</w:t>
      </w:r>
    </w:p>
    <w:p w14:paraId="1FC16982" w14:textId="77777777" w:rsidR="00187BC1" w:rsidRPr="001249C1" w:rsidRDefault="00187BC1" w:rsidP="001249C1">
      <w:pPr>
        <w:pStyle w:val="Code"/>
        <w:rPr>
          <w:highlight w:val="white"/>
        </w:rPr>
      </w:pPr>
      <w:r w:rsidRPr="001249C1">
        <w:rPr>
          <w:highlight w:val="white"/>
        </w:rPr>
        <w:t xml:space="preserve">    closed_statement {</w:t>
      </w:r>
    </w:p>
    <w:p w14:paraId="59F97365" w14:textId="77777777" w:rsidR="00187BC1" w:rsidRPr="001249C1" w:rsidRDefault="00187BC1" w:rsidP="001249C1">
      <w:pPr>
        <w:pStyle w:val="Code"/>
        <w:rPr>
          <w:highlight w:val="white"/>
        </w:rPr>
      </w:pPr>
      <w:r w:rsidRPr="001249C1">
        <w:rPr>
          <w:highlight w:val="white"/>
        </w:rPr>
        <w:t xml:space="preserve">      $$ = MiddleCodeGenerator.ForStatement($4, $6, $8, $10);</w:t>
      </w:r>
    </w:p>
    <w:p w14:paraId="58CBE37D" w14:textId="7BF73011" w:rsidR="00187BC1" w:rsidRPr="001249C1" w:rsidRDefault="00187BC1" w:rsidP="001249C1">
      <w:pPr>
        <w:pStyle w:val="Code"/>
        <w:rPr>
          <w:highlight w:val="white"/>
        </w:rPr>
      </w:pPr>
      <w:r w:rsidRPr="001249C1">
        <w:rPr>
          <w:highlight w:val="white"/>
        </w:rPr>
        <w:t xml:space="preserve">    };</w:t>
      </w:r>
    </w:p>
    <w:p w14:paraId="278EEE5A" w14:textId="65954336" w:rsidR="006C67B8" w:rsidRPr="00903DBA" w:rsidRDefault="00AB1C70" w:rsidP="006C67B8">
      <w:pPr>
        <w:pStyle w:val="Rubrik3"/>
      </w:pPr>
      <w:r w:rsidRPr="00903DBA">
        <w:t xml:space="preserve">Label and </w:t>
      </w:r>
      <w:r w:rsidR="00C0170C">
        <w:t>Jump</w:t>
      </w:r>
      <w:r w:rsidRPr="00903DBA">
        <w:t xml:space="preserve"> Statement</w:t>
      </w:r>
      <w:bookmarkEnd w:id="167"/>
    </w:p>
    <w:bookmarkEnd w:id="168"/>
    <w:p w14:paraId="7779F26C" w14:textId="77777777" w:rsidR="00676018" w:rsidRPr="00676018" w:rsidRDefault="00676018" w:rsidP="00676018">
      <w:pPr>
        <w:pStyle w:val="Code"/>
        <w:rPr>
          <w:highlight w:val="white"/>
        </w:rPr>
      </w:pPr>
      <w:r w:rsidRPr="00676018">
        <w:rPr>
          <w:highlight w:val="white"/>
        </w:rPr>
        <w:t>opened_statement:</w:t>
      </w:r>
    </w:p>
    <w:p w14:paraId="5BFD020E" w14:textId="659A0A19" w:rsidR="00676018" w:rsidRPr="00676018" w:rsidRDefault="00676018" w:rsidP="00676018">
      <w:pPr>
        <w:pStyle w:val="Code"/>
        <w:rPr>
          <w:highlight w:val="white"/>
        </w:rPr>
      </w:pPr>
      <w:r w:rsidRPr="00676018">
        <w:rPr>
          <w:highlight w:val="white"/>
        </w:rPr>
        <w:t xml:space="preserve">    NAME COLON opened_statement {</w:t>
      </w:r>
    </w:p>
    <w:p w14:paraId="1444C175" w14:textId="77777777" w:rsidR="00676018" w:rsidRPr="00676018" w:rsidRDefault="00676018" w:rsidP="00676018">
      <w:pPr>
        <w:pStyle w:val="Code"/>
        <w:rPr>
          <w:highlight w:val="white"/>
        </w:rPr>
      </w:pPr>
      <w:r w:rsidRPr="00676018">
        <w:rPr>
          <w:highlight w:val="white"/>
        </w:rPr>
        <w:t xml:space="preserve">      $$ = MiddleCodeGenerator.LabelStatement($1, $3);</w:t>
      </w:r>
    </w:p>
    <w:p w14:paraId="2CBE6E56" w14:textId="77777777" w:rsidR="00676018" w:rsidRPr="00676018" w:rsidRDefault="00676018" w:rsidP="00676018">
      <w:pPr>
        <w:pStyle w:val="Code"/>
        <w:rPr>
          <w:highlight w:val="white"/>
        </w:rPr>
      </w:pPr>
      <w:r w:rsidRPr="00676018">
        <w:rPr>
          <w:highlight w:val="white"/>
        </w:rPr>
        <w:lastRenderedPageBreak/>
        <w:t xml:space="preserve">    };</w:t>
      </w:r>
    </w:p>
    <w:p w14:paraId="75D9BA2C" w14:textId="77777777" w:rsidR="00676018" w:rsidRPr="00676018" w:rsidRDefault="00676018" w:rsidP="00676018">
      <w:pPr>
        <w:pStyle w:val="Code"/>
        <w:rPr>
          <w:highlight w:val="white"/>
        </w:rPr>
      </w:pPr>
    </w:p>
    <w:p w14:paraId="3FBDD523" w14:textId="6ECAD1A6" w:rsidR="00676018" w:rsidRPr="00676018" w:rsidRDefault="00676018" w:rsidP="00676018">
      <w:pPr>
        <w:pStyle w:val="Code"/>
        <w:rPr>
          <w:highlight w:val="white"/>
        </w:rPr>
      </w:pPr>
      <w:r w:rsidRPr="00676018">
        <w:rPr>
          <w:highlight w:val="white"/>
        </w:rPr>
        <w:t>closed_statement:</w:t>
      </w:r>
    </w:p>
    <w:p w14:paraId="41CA326A" w14:textId="6A237EF8" w:rsidR="00676018" w:rsidRPr="00676018" w:rsidRDefault="00676018" w:rsidP="00676018">
      <w:pPr>
        <w:pStyle w:val="Code"/>
        <w:rPr>
          <w:highlight w:val="white"/>
        </w:rPr>
      </w:pPr>
      <w:r w:rsidRPr="00676018">
        <w:rPr>
          <w:highlight w:val="white"/>
        </w:rPr>
        <w:t xml:space="preserve">    GOTO NAME SEMICOLON {</w:t>
      </w:r>
    </w:p>
    <w:p w14:paraId="04FCE560" w14:textId="77777777" w:rsidR="00676018" w:rsidRPr="00676018" w:rsidRDefault="00676018" w:rsidP="00676018">
      <w:pPr>
        <w:pStyle w:val="Code"/>
        <w:rPr>
          <w:highlight w:val="white"/>
        </w:rPr>
      </w:pPr>
      <w:r w:rsidRPr="00676018">
        <w:rPr>
          <w:highlight w:val="white"/>
        </w:rPr>
        <w:t xml:space="preserve">      $$ = MiddleCodeGenerator.GotoStatement($2);</w:t>
      </w:r>
    </w:p>
    <w:p w14:paraId="74F857AF" w14:textId="6CEF3CA2" w:rsidR="00676018" w:rsidRPr="00676018" w:rsidRDefault="00676018" w:rsidP="00676018">
      <w:pPr>
        <w:pStyle w:val="Code"/>
        <w:rPr>
          <w:highlight w:val="white"/>
        </w:rPr>
      </w:pPr>
      <w:r w:rsidRPr="00676018">
        <w:rPr>
          <w:highlight w:val="white"/>
        </w:rPr>
        <w:t xml:space="preserve">    };</w:t>
      </w:r>
    </w:p>
    <w:p w14:paraId="280A6231" w14:textId="0073F721" w:rsidR="00021816" w:rsidRPr="00903DBA" w:rsidRDefault="00021816" w:rsidP="00021816">
      <w:r w:rsidRPr="00903DBA">
        <w:t xml:space="preserve">To keep track of the label statements we have </w:t>
      </w:r>
      <w:r w:rsidR="002D1E89" w:rsidRPr="00903DBA">
        <w:t>the</w:t>
      </w:r>
      <w:r w:rsidRPr="00903DBA">
        <w:t xml:space="preserve"> label map </w:t>
      </w:r>
      <w:r w:rsidR="002D1E89" w:rsidRPr="00903DBA">
        <w:rPr>
          <w:rStyle w:val="KeyWord0"/>
          <w:highlight w:val="white"/>
        </w:rPr>
        <w:t>m_labelMap</w:t>
      </w:r>
      <w:r w:rsidR="002D1E89" w:rsidRPr="00903DBA">
        <w:t xml:space="preserve"> </w:t>
      </w:r>
      <w:r w:rsidRPr="00903DBA">
        <w:t xml:space="preserve">with </w:t>
      </w:r>
      <w:r w:rsidR="00CD3C5F" w:rsidRPr="00903DBA">
        <w:t xml:space="preserve">the label name as key and the </w:t>
      </w:r>
      <w:r w:rsidR="00C94206" w:rsidRPr="00903DBA">
        <w:t xml:space="preserve">first </w:t>
      </w:r>
      <w:r w:rsidR="00CD3C5F" w:rsidRPr="00903DBA">
        <w:t>middle code instruction</w:t>
      </w:r>
      <w:r w:rsidR="00C94206" w:rsidRPr="00903DBA">
        <w:t xml:space="preserve"> of the following statement as value. </w:t>
      </w:r>
    </w:p>
    <w:p w14:paraId="71621B34" w14:textId="0794189A" w:rsidR="00E02F96" w:rsidRPr="00903DBA" w:rsidRDefault="001D5C33" w:rsidP="00E02F96">
      <w:pPr>
        <w:pStyle w:val="Rubrik3"/>
      </w:pPr>
      <w:bookmarkStart w:id="169" w:name="_Toc57656005"/>
      <w:bookmarkStart w:id="170" w:name="_Hlk57716901"/>
      <w:r>
        <w:t xml:space="preserve">The </w:t>
      </w:r>
      <w:r w:rsidR="00E02F96" w:rsidRPr="00903DBA">
        <w:t>Return Statement</w:t>
      </w:r>
      <w:bookmarkEnd w:id="169"/>
    </w:p>
    <w:bookmarkEnd w:id="170"/>
    <w:p w14:paraId="57E8894B" w14:textId="77777777" w:rsidR="00B57EC7" w:rsidRPr="00903DBA" w:rsidRDefault="001B22B5" w:rsidP="00017213">
      <w:r w:rsidRPr="00903DBA">
        <w:rPr>
          <w:highlight w:val="white"/>
        </w:rPr>
        <w:t xml:space="preserve">The return statement may </w:t>
      </w:r>
      <w:r w:rsidR="00A7245A" w:rsidRPr="00903DBA">
        <w:rPr>
          <w:highlight w:val="white"/>
        </w:rPr>
        <w:t>have an optional expression.</w:t>
      </w:r>
    </w:p>
    <w:p w14:paraId="17EA7F30" w14:textId="77777777" w:rsidR="00AA2C69" w:rsidRPr="00AA2C69" w:rsidRDefault="00AA2C69" w:rsidP="00AA2C69">
      <w:pPr>
        <w:pStyle w:val="Code"/>
        <w:rPr>
          <w:highlight w:val="white"/>
        </w:rPr>
      </w:pPr>
      <w:bookmarkStart w:id="171" w:name="_Toc57656006"/>
      <w:bookmarkStart w:id="172" w:name="_Hlk57717049"/>
      <w:r w:rsidRPr="00AA2C69">
        <w:rPr>
          <w:highlight w:val="white"/>
        </w:rPr>
        <w:t>closed_statement:</w:t>
      </w:r>
    </w:p>
    <w:p w14:paraId="05E064D8" w14:textId="10FA5AC6" w:rsidR="00AA2C69" w:rsidRPr="00AA2C69" w:rsidRDefault="00AA2C69" w:rsidP="00AA2C69">
      <w:pPr>
        <w:pStyle w:val="Code"/>
        <w:rPr>
          <w:highlight w:val="white"/>
        </w:rPr>
      </w:pPr>
      <w:r w:rsidRPr="00AA2C69">
        <w:rPr>
          <w:highlight w:val="white"/>
        </w:rPr>
        <w:t xml:space="preserve">    RETURN optional_expression SEMICOLON {</w:t>
      </w:r>
    </w:p>
    <w:p w14:paraId="0C895577" w14:textId="77777777" w:rsidR="00AA2C69" w:rsidRPr="00AA2C69" w:rsidRDefault="00AA2C69" w:rsidP="00AA2C69">
      <w:pPr>
        <w:pStyle w:val="Code"/>
        <w:rPr>
          <w:highlight w:val="white"/>
        </w:rPr>
      </w:pPr>
      <w:r w:rsidRPr="00AA2C69">
        <w:rPr>
          <w:highlight w:val="white"/>
        </w:rPr>
        <w:t xml:space="preserve">      $$ = MiddleCodeGenerator.ReturnStatement($2);</w:t>
      </w:r>
    </w:p>
    <w:p w14:paraId="0BA0630B" w14:textId="598BD216" w:rsidR="00AA2C69" w:rsidRPr="00AA2C69" w:rsidRDefault="00AA2C69" w:rsidP="00AA2C69">
      <w:pPr>
        <w:pStyle w:val="Code"/>
        <w:rPr>
          <w:highlight w:val="white"/>
        </w:rPr>
      </w:pPr>
      <w:r w:rsidRPr="00AA2C69">
        <w:rPr>
          <w:highlight w:val="white"/>
        </w:rPr>
        <w:t xml:space="preserve">    };</w:t>
      </w:r>
    </w:p>
    <w:p w14:paraId="72F28FDE" w14:textId="578090E1" w:rsidR="00866410" w:rsidRPr="00903DBA" w:rsidRDefault="00866410" w:rsidP="00866410">
      <w:pPr>
        <w:pStyle w:val="Rubrik3"/>
      </w:pPr>
      <w:r w:rsidRPr="00903DBA">
        <w:t>Optional Expression Statement</w:t>
      </w:r>
      <w:bookmarkEnd w:id="171"/>
      <w:r w:rsidR="001D5C33">
        <w:t>s</w:t>
      </w:r>
    </w:p>
    <w:bookmarkEnd w:id="172"/>
    <w:p w14:paraId="5E863082" w14:textId="4275A904" w:rsidR="00866410" w:rsidRPr="00903DBA" w:rsidRDefault="00866410" w:rsidP="00866410">
      <w:r w:rsidRPr="00903DBA">
        <w:t>A statement can also be made up by an optional expression; that is, the statement is an expression followed by a semicolon, or simply a semicolon.</w:t>
      </w:r>
    </w:p>
    <w:p w14:paraId="5C6AAE1E" w14:textId="227818B2" w:rsidR="006A7B9E" w:rsidRPr="00903DBA" w:rsidRDefault="006A7B9E" w:rsidP="006A7B9E">
      <w:r w:rsidRPr="00903DBA">
        <w:t xml:space="preserve">An expression statement is an optional expression followed by a semicolon. The expression is evaluated and its true and </w:t>
      </w:r>
      <w:r w:rsidR="00A76052">
        <w:t>false-set</w:t>
      </w:r>
      <w:r w:rsidRPr="00903DBA">
        <w:t xml:space="preserve">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903DBA">
        <w:fldChar w:fldCharType="begin"/>
      </w:r>
      <w:r w:rsidRPr="00903DBA">
        <w:instrText xml:space="preserve"> REF _Ref417813097 \r \h </w:instrText>
      </w:r>
      <w:r w:rsidRPr="00903DBA">
        <w:fldChar w:fldCharType="separate"/>
      </w:r>
      <w:r w:rsidR="005F7BC3" w:rsidRPr="00903DBA">
        <w:t>0</w:t>
      </w:r>
      <w:r w:rsidRPr="00903DBA">
        <w:fldChar w:fldCharType="end"/>
      </w:r>
      <w:r w:rsidRPr="00903DBA">
        <w:t>.</w:t>
      </w:r>
    </w:p>
    <w:p w14:paraId="5CFFC49D" w14:textId="77777777" w:rsidR="00866410" w:rsidRPr="00903DBA" w:rsidRDefault="00866410" w:rsidP="00866410">
      <w:pPr>
        <w:pStyle w:val="CodeHeader"/>
        <w:rPr>
          <w:highlight w:val="white"/>
        </w:rPr>
      </w:pPr>
      <w:r w:rsidRPr="00903DBA">
        <w:rPr>
          <w:highlight w:val="white"/>
        </w:rPr>
        <w:t>MainParser.gppg</w:t>
      </w:r>
    </w:p>
    <w:p w14:paraId="5B26AF9F" w14:textId="77777777" w:rsidR="00866410" w:rsidRPr="00903DBA" w:rsidRDefault="00866410" w:rsidP="00866410">
      <w:pPr>
        <w:pStyle w:val="Code"/>
        <w:rPr>
          <w:highlight w:val="white"/>
        </w:rPr>
      </w:pPr>
      <w:r w:rsidRPr="00903DBA">
        <w:rPr>
          <w:highlight w:val="white"/>
        </w:rPr>
        <w:t>closed_statement:</w:t>
      </w:r>
    </w:p>
    <w:p w14:paraId="782C689A" w14:textId="1B291CF0" w:rsidR="00A57942" w:rsidRPr="00A57942" w:rsidRDefault="00A57942" w:rsidP="00A57942">
      <w:pPr>
        <w:pStyle w:val="Code"/>
        <w:rPr>
          <w:highlight w:val="white"/>
        </w:rPr>
      </w:pPr>
      <w:bookmarkStart w:id="173" w:name="_Toc57656007"/>
      <w:r w:rsidRPr="00A57942">
        <w:rPr>
          <w:highlight w:val="white"/>
        </w:rPr>
        <w:t xml:space="preserve">    optional_expression SEMICOLON {</w:t>
      </w:r>
    </w:p>
    <w:p w14:paraId="5AB5D3FB" w14:textId="77777777" w:rsidR="00A57942" w:rsidRPr="00A57942" w:rsidRDefault="00A57942" w:rsidP="00A57942">
      <w:pPr>
        <w:pStyle w:val="Code"/>
        <w:rPr>
          <w:highlight w:val="white"/>
        </w:rPr>
      </w:pPr>
      <w:r w:rsidRPr="00A57942">
        <w:rPr>
          <w:highlight w:val="white"/>
        </w:rPr>
        <w:t xml:space="preserve">      $$ = MiddleCodeGenerator.ExpressionStatement($1);</w:t>
      </w:r>
    </w:p>
    <w:p w14:paraId="0C921DBA" w14:textId="363D40E8" w:rsidR="00A57942" w:rsidRPr="00A57942" w:rsidRDefault="00A57942" w:rsidP="00A57942">
      <w:pPr>
        <w:pStyle w:val="Code"/>
        <w:rPr>
          <w:highlight w:val="white"/>
        </w:rPr>
      </w:pPr>
      <w:r w:rsidRPr="00A57942">
        <w:rPr>
          <w:highlight w:val="white"/>
        </w:rPr>
        <w:t xml:space="preserve">    };</w:t>
      </w:r>
    </w:p>
    <w:p w14:paraId="363BF961" w14:textId="61AEFF6C" w:rsidR="008F43AA" w:rsidRPr="00903DBA" w:rsidRDefault="008F43AA" w:rsidP="00830081">
      <w:pPr>
        <w:pStyle w:val="Rubrik3"/>
      </w:pPr>
      <w:r w:rsidRPr="00903DBA">
        <w:t>Block Statement</w:t>
      </w:r>
      <w:bookmarkEnd w:id="173"/>
      <w:r w:rsidR="001D5C33">
        <w:t>s</w:t>
      </w:r>
    </w:p>
    <w:p w14:paraId="4DCD3ED8" w14:textId="270195A6" w:rsidR="00FC1185" w:rsidRPr="00903DBA" w:rsidRDefault="004D298F" w:rsidP="003F52F5">
      <w:r w:rsidRPr="00903DBA">
        <w:t>A statement can be a</w:t>
      </w:r>
      <w:r w:rsidR="00BC3E13" w:rsidRPr="00903DBA">
        <w:t>n</w:t>
      </w:r>
      <w:r w:rsidRPr="00903DBA">
        <w:t xml:space="preserve"> </w:t>
      </w:r>
      <w:r w:rsidR="00BC3E13" w:rsidRPr="00903DBA">
        <w:t xml:space="preserve">optional </w:t>
      </w:r>
      <w:r w:rsidRPr="00903DBA">
        <w:t>sequence of statements enclosed in brackets.</w:t>
      </w:r>
      <w:r w:rsidR="00BC3E13" w:rsidRPr="00903DBA">
        <w:t xml:space="preserve"> The</w:t>
      </w:r>
      <w:r w:rsidR="0096093F" w:rsidRPr="00903DBA">
        <w:t xml:space="preserve"> sequence is parsed with a new symbol table</w:t>
      </w:r>
      <w:r w:rsidR="003F52F5">
        <w:t>, s</w:t>
      </w:r>
      <w:r w:rsidR="00FC1185" w:rsidRPr="00903DBA">
        <w:t xml:space="preserve">ince two </w:t>
      </w:r>
      <w:r w:rsidR="003F52F5">
        <w:t>symbols</w:t>
      </w:r>
      <w:r w:rsidR="00FC1185" w:rsidRPr="00903DBA">
        <w:t xml:space="preserve"> with the same name can be defined in different blocks</w:t>
      </w:r>
      <w:r w:rsidR="003F52F5">
        <w:t>.</w:t>
      </w:r>
    </w:p>
    <w:p w14:paraId="26E6E008" w14:textId="77777777" w:rsidR="002C67F5" w:rsidRPr="00770F82" w:rsidRDefault="002C67F5" w:rsidP="00770F82">
      <w:pPr>
        <w:pStyle w:val="Code"/>
        <w:rPr>
          <w:highlight w:val="white"/>
        </w:rPr>
      </w:pPr>
      <w:r w:rsidRPr="00770F82">
        <w:rPr>
          <w:highlight w:val="white"/>
        </w:rPr>
        <w:t>closed_statement:</w:t>
      </w:r>
    </w:p>
    <w:p w14:paraId="5E418DAE" w14:textId="32DECD83" w:rsidR="00770F82" w:rsidRPr="00770F82" w:rsidRDefault="00770F82" w:rsidP="00770F82">
      <w:pPr>
        <w:pStyle w:val="Code"/>
        <w:rPr>
          <w:highlight w:val="white"/>
        </w:rPr>
      </w:pPr>
      <w:r w:rsidRPr="00770F82">
        <w:rPr>
          <w:highlight w:val="white"/>
        </w:rPr>
        <w:t xml:space="preserve">  </w:t>
      </w:r>
      <w:r>
        <w:rPr>
          <w:highlight w:val="white"/>
        </w:rPr>
        <w:t xml:space="preserve"> </w:t>
      </w:r>
      <w:r w:rsidRPr="00770F82">
        <w:rPr>
          <w:highlight w:val="white"/>
        </w:rPr>
        <w:t xml:space="preserve"> LEFT_BLOCK {</w:t>
      </w:r>
    </w:p>
    <w:p w14:paraId="13E54081" w14:textId="77777777" w:rsidR="00770F82" w:rsidRPr="00770F82" w:rsidRDefault="00770F82" w:rsidP="00770F82">
      <w:pPr>
        <w:pStyle w:val="Code"/>
        <w:rPr>
          <w:highlight w:val="white"/>
        </w:rPr>
      </w:pPr>
      <w:r w:rsidRPr="00770F82">
        <w:rPr>
          <w:highlight w:val="white"/>
        </w:rPr>
        <w:t xml:space="preserve">      SymbolTable.CurrentTable =</w:t>
      </w:r>
    </w:p>
    <w:p w14:paraId="5CE844BE" w14:textId="77777777" w:rsidR="00770F82" w:rsidRPr="00770F82" w:rsidRDefault="00770F82" w:rsidP="00770F82">
      <w:pPr>
        <w:pStyle w:val="Code"/>
        <w:rPr>
          <w:highlight w:val="white"/>
        </w:rPr>
      </w:pPr>
      <w:r w:rsidRPr="00770F82">
        <w:rPr>
          <w:highlight w:val="white"/>
        </w:rPr>
        <w:t xml:space="preserve">        new SymbolTable(SymbolTable.CurrentTable, Scope.Block);</w:t>
      </w:r>
    </w:p>
    <w:p w14:paraId="55A2097C" w14:textId="77777777" w:rsidR="00770F82" w:rsidRPr="00770F82" w:rsidRDefault="00770F82" w:rsidP="00770F82">
      <w:pPr>
        <w:pStyle w:val="Code"/>
        <w:rPr>
          <w:highlight w:val="white"/>
        </w:rPr>
      </w:pPr>
      <w:r w:rsidRPr="00770F82">
        <w:rPr>
          <w:highlight w:val="white"/>
        </w:rPr>
        <w:t xml:space="preserve">    }</w:t>
      </w:r>
    </w:p>
    <w:p w14:paraId="4452B96E" w14:textId="77777777" w:rsidR="00770F82" w:rsidRPr="00770F82" w:rsidRDefault="00770F82" w:rsidP="00770F82">
      <w:pPr>
        <w:pStyle w:val="Code"/>
        <w:rPr>
          <w:highlight w:val="white"/>
        </w:rPr>
      </w:pPr>
      <w:r w:rsidRPr="00770F82">
        <w:rPr>
          <w:highlight w:val="white"/>
        </w:rPr>
        <w:t xml:space="preserve">    optional_declaration_list optional_statement_list RIGHT_BLOCK {</w:t>
      </w:r>
    </w:p>
    <w:p w14:paraId="34A09391" w14:textId="77777777" w:rsidR="00770F82" w:rsidRPr="00770F82" w:rsidRDefault="00770F82" w:rsidP="00770F82">
      <w:pPr>
        <w:pStyle w:val="Code"/>
        <w:rPr>
          <w:highlight w:val="white"/>
        </w:rPr>
      </w:pPr>
      <w:r w:rsidRPr="00770F82">
        <w:rPr>
          <w:highlight w:val="white"/>
        </w:rPr>
        <w:t xml:space="preserve">      SymbolTable.CurrentTable =</w:t>
      </w:r>
    </w:p>
    <w:p w14:paraId="0F49FD04" w14:textId="77777777" w:rsidR="00770F82" w:rsidRPr="00770F82" w:rsidRDefault="00770F82" w:rsidP="00770F82">
      <w:pPr>
        <w:pStyle w:val="Code"/>
        <w:rPr>
          <w:highlight w:val="white"/>
        </w:rPr>
      </w:pPr>
      <w:r w:rsidRPr="00770F82">
        <w:rPr>
          <w:highlight w:val="white"/>
        </w:rPr>
        <w:t xml:space="preserve">        SymbolTable.CurrentTable.ParentTable;</w:t>
      </w:r>
    </w:p>
    <w:p w14:paraId="247C460A" w14:textId="77777777" w:rsidR="00770F82" w:rsidRPr="00770F82" w:rsidRDefault="00770F82" w:rsidP="00770F82">
      <w:pPr>
        <w:pStyle w:val="Code"/>
        <w:rPr>
          <w:highlight w:val="white"/>
        </w:rPr>
      </w:pPr>
      <w:r w:rsidRPr="00770F82">
        <w:rPr>
          <w:highlight w:val="white"/>
        </w:rPr>
        <w:t xml:space="preserve">      $4.CodeList.InsertRange(0, $3);</w:t>
      </w:r>
    </w:p>
    <w:p w14:paraId="4E97C154" w14:textId="77777777" w:rsidR="00770F82" w:rsidRPr="00770F82" w:rsidRDefault="00770F82" w:rsidP="00770F82">
      <w:pPr>
        <w:pStyle w:val="Code"/>
        <w:rPr>
          <w:highlight w:val="white"/>
        </w:rPr>
      </w:pPr>
      <w:r w:rsidRPr="00770F82">
        <w:rPr>
          <w:highlight w:val="white"/>
        </w:rPr>
        <w:t xml:space="preserve">      $$ = $4;</w:t>
      </w:r>
    </w:p>
    <w:p w14:paraId="2EE0893C" w14:textId="77777777" w:rsidR="00770F82" w:rsidRPr="00770F82" w:rsidRDefault="00770F82" w:rsidP="00770F82">
      <w:pPr>
        <w:pStyle w:val="Code"/>
        <w:rPr>
          <w:highlight w:val="white"/>
        </w:rPr>
      </w:pPr>
      <w:r w:rsidRPr="00770F82">
        <w:rPr>
          <w:highlight w:val="white"/>
        </w:rPr>
        <w:t xml:space="preserve">    }</w:t>
      </w:r>
    </w:p>
    <w:p w14:paraId="6E4A773E" w14:textId="36DBD210" w:rsidR="003D1818" w:rsidRPr="00903DBA" w:rsidRDefault="003D1818" w:rsidP="00446108">
      <w:pPr>
        <w:rPr>
          <w:highlight w:val="white"/>
        </w:rPr>
      </w:pPr>
      <w:r w:rsidRPr="00903DBA">
        <w:rPr>
          <w:highlight w:val="white"/>
        </w:rPr>
        <w:t>In case of a</w:t>
      </w:r>
      <w:r w:rsidR="002E523A" w:rsidRPr="00903DBA">
        <w:rPr>
          <w:highlight w:val="white"/>
        </w:rPr>
        <w:t>n</w:t>
      </w:r>
      <w:r w:rsidRPr="00903DBA">
        <w:rPr>
          <w:highlight w:val="white"/>
        </w:rPr>
        <w:t xml:space="preserve"> </w:t>
      </w:r>
      <w:r w:rsidR="00446108" w:rsidRPr="00903DBA">
        <w:rPr>
          <w:highlight w:val="white"/>
        </w:rPr>
        <w:t>empty statement list, we return a statement with an empty code list</w:t>
      </w:r>
      <w:r w:rsidR="001B2758" w:rsidRPr="00903DBA">
        <w:rPr>
          <w:highlight w:val="white"/>
        </w:rPr>
        <w:t xml:space="preserve"> and an empty </w:t>
      </w:r>
      <w:r w:rsidR="009C3C27">
        <w:rPr>
          <w:highlight w:val="white"/>
        </w:rPr>
        <w:t>next-set</w:t>
      </w:r>
      <w:r w:rsidR="001B2758" w:rsidRPr="00903DBA">
        <w:rPr>
          <w:highlight w:val="white"/>
        </w:rPr>
        <w:t>.</w:t>
      </w:r>
    </w:p>
    <w:p w14:paraId="41064EF9" w14:textId="77777777" w:rsidR="003F52F5" w:rsidRPr="00EE5BF6" w:rsidRDefault="003F52F5" w:rsidP="00EE5BF6">
      <w:pPr>
        <w:pStyle w:val="Code"/>
        <w:rPr>
          <w:highlight w:val="white"/>
        </w:rPr>
      </w:pPr>
      <w:r w:rsidRPr="00EE5BF6">
        <w:rPr>
          <w:highlight w:val="white"/>
        </w:rPr>
        <w:t>optional_statement_list:</w:t>
      </w:r>
    </w:p>
    <w:p w14:paraId="2A106E3D" w14:textId="77777777" w:rsidR="003F52F5" w:rsidRPr="00EE5BF6" w:rsidRDefault="003F52F5" w:rsidP="00EE5BF6">
      <w:pPr>
        <w:pStyle w:val="Code"/>
        <w:rPr>
          <w:highlight w:val="white"/>
        </w:rPr>
      </w:pPr>
      <w:r w:rsidRPr="00EE5BF6">
        <w:rPr>
          <w:highlight w:val="white"/>
        </w:rPr>
        <w:t xml:space="preserve">    /* Empty */ {</w:t>
      </w:r>
    </w:p>
    <w:p w14:paraId="5361F473" w14:textId="77777777" w:rsidR="003F52F5" w:rsidRPr="00EE5BF6" w:rsidRDefault="003F52F5" w:rsidP="00EE5BF6">
      <w:pPr>
        <w:pStyle w:val="Code"/>
        <w:rPr>
          <w:highlight w:val="white"/>
        </w:rPr>
      </w:pPr>
      <w:r w:rsidRPr="00EE5BF6">
        <w:rPr>
          <w:highlight w:val="white"/>
        </w:rPr>
        <w:t xml:space="preserve">      $$ = new Statement(new List&lt;MiddleCode&gt;(),</w:t>
      </w:r>
    </w:p>
    <w:p w14:paraId="6FEBB4E5" w14:textId="77777777" w:rsidR="003F52F5" w:rsidRPr="00EE5BF6" w:rsidRDefault="003F52F5" w:rsidP="00EE5BF6">
      <w:pPr>
        <w:pStyle w:val="Code"/>
        <w:rPr>
          <w:highlight w:val="white"/>
        </w:rPr>
      </w:pPr>
      <w:r w:rsidRPr="00EE5BF6">
        <w:rPr>
          <w:highlight w:val="white"/>
        </w:rPr>
        <w:t xml:space="preserve">                         new HashSet&lt;MiddleCode&gt;());</w:t>
      </w:r>
    </w:p>
    <w:p w14:paraId="40879C38" w14:textId="77777777" w:rsidR="003F52F5" w:rsidRPr="00EE5BF6" w:rsidRDefault="003F52F5" w:rsidP="00EE5BF6">
      <w:pPr>
        <w:pStyle w:val="Code"/>
        <w:rPr>
          <w:highlight w:val="white"/>
        </w:rPr>
      </w:pPr>
      <w:r w:rsidRPr="00EE5BF6">
        <w:rPr>
          <w:highlight w:val="white"/>
        </w:rPr>
        <w:lastRenderedPageBreak/>
        <w:t xml:space="preserve">    }</w:t>
      </w:r>
    </w:p>
    <w:p w14:paraId="5C6FAFF1" w14:textId="110FE8D1" w:rsidR="00B4363C" w:rsidRPr="00903DBA" w:rsidRDefault="00B4363C" w:rsidP="00B4363C">
      <w:pPr>
        <w:rPr>
          <w:highlight w:val="white"/>
        </w:rPr>
      </w:pPr>
      <w:r w:rsidRPr="00903DBA">
        <w:rPr>
          <w:highlight w:val="white"/>
        </w:rPr>
        <w:t xml:space="preserve">In case of a non-empty statement list, we add the code list of the statements of the statement list. For each statement in the list, except the last statement, we backpatch the </w:t>
      </w:r>
      <w:r w:rsidR="009C3C27">
        <w:rPr>
          <w:highlight w:val="white"/>
        </w:rPr>
        <w:t>next-set</w:t>
      </w:r>
      <w:r w:rsidRPr="00903DBA">
        <w:rPr>
          <w:highlight w:val="white"/>
        </w:rPr>
        <w:t xml:space="preserve"> to the beginning of the code list of the </w:t>
      </w:r>
      <w:r w:rsidR="009C3C27">
        <w:rPr>
          <w:highlight w:val="white"/>
        </w:rPr>
        <w:t>next-set</w:t>
      </w:r>
      <w:r w:rsidRPr="00903DBA">
        <w:rPr>
          <w:highlight w:val="white"/>
        </w:rPr>
        <w:t xml:space="preserve">. The result is a statement with the total middle code list and the </w:t>
      </w:r>
      <w:r w:rsidR="009C3C27">
        <w:rPr>
          <w:highlight w:val="white"/>
        </w:rPr>
        <w:t>next-set</w:t>
      </w:r>
      <w:r w:rsidRPr="00903DBA">
        <w:rPr>
          <w:highlight w:val="white"/>
        </w:rPr>
        <w:t xml:space="preserve"> of the last statement.</w:t>
      </w:r>
    </w:p>
    <w:p w14:paraId="2D80E0E5" w14:textId="77777777" w:rsidR="003F52F5" w:rsidRPr="00EE5BF6" w:rsidRDefault="003F52F5" w:rsidP="00EE5BF6">
      <w:pPr>
        <w:pStyle w:val="Code"/>
        <w:rPr>
          <w:highlight w:val="white"/>
        </w:rPr>
      </w:pPr>
      <w:r w:rsidRPr="00EE5BF6">
        <w:rPr>
          <w:highlight w:val="white"/>
        </w:rPr>
        <w:t xml:space="preserve">  | optional_statement_list statement {</w:t>
      </w:r>
    </w:p>
    <w:p w14:paraId="44406EC8" w14:textId="77777777" w:rsidR="003F52F5" w:rsidRPr="00EE5BF6" w:rsidRDefault="003F52F5" w:rsidP="00EE5BF6">
      <w:pPr>
        <w:pStyle w:val="Code"/>
        <w:rPr>
          <w:highlight w:val="white"/>
        </w:rPr>
      </w:pPr>
      <w:r w:rsidRPr="00EE5BF6">
        <w:rPr>
          <w:highlight w:val="white"/>
        </w:rPr>
        <w:t xml:space="preserve">      MiddleCodeGenerator.Backpatch($1.NextSet, $2.CodeList);</w:t>
      </w:r>
    </w:p>
    <w:p w14:paraId="76E6D455" w14:textId="77777777" w:rsidR="003F52F5" w:rsidRPr="00EE5BF6" w:rsidRDefault="003F52F5" w:rsidP="00EE5BF6">
      <w:pPr>
        <w:pStyle w:val="Code"/>
        <w:rPr>
          <w:highlight w:val="white"/>
        </w:rPr>
      </w:pPr>
      <w:r w:rsidRPr="00EE5BF6">
        <w:rPr>
          <w:highlight w:val="white"/>
        </w:rPr>
        <w:t xml:space="preserve">      List&lt;MiddleCode&gt; codeList = new List&lt;MiddleCode&gt;();</w:t>
      </w:r>
    </w:p>
    <w:p w14:paraId="106CAD61" w14:textId="77777777" w:rsidR="003F52F5" w:rsidRPr="00EE5BF6" w:rsidRDefault="003F52F5" w:rsidP="00EE5BF6">
      <w:pPr>
        <w:pStyle w:val="Code"/>
        <w:rPr>
          <w:highlight w:val="white"/>
        </w:rPr>
      </w:pPr>
      <w:r w:rsidRPr="00EE5BF6">
        <w:rPr>
          <w:highlight w:val="white"/>
        </w:rPr>
        <w:t xml:space="preserve">      codeList.AddRange($1.CodeList);</w:t>
      </w:r>
    </w:p>
    <w:p w14:paraId="34441651" w14:textId="77777777" w:rsidR="003F52F5" w:rsidRPr="00EE5BF6" w:rsidRDefault="003F52F5" w:rsidP="00EE5BF6">
      <w:pPr>
        <w:pStyle w:val="Code"/>
        <w:rPr>
          <w:highlight w:val="white"/>
        </w:rPr>
      </w:pPr>
      <w:r w:rsidRPr="00EE5BF6">
        <w:rPr>
          <w:highlight w:val="white"/>
        </w:rPr>
        <w:t xml:space="preserve">      codeList.AddRange($2.CodeList);</w:t>
      </w:r>
    </w:p>
    <w:p w14:paraId="3318DE1E" w14:textId="77777777" w:rsidR="003F52F5" w:rsidRPr="00EE5BF6" w:rsidRDefault="003F52F5" w:rsidP="00EE5BF6">
      <w:pPr>
        <w:pStyle w:val="Code"/>
        <w:rPr>
          <w:highlight w:val="white"/>
        </w:rPr>
      </w:pPr>
      <w:r w:rsidRPr="00EE5BF6">
        <w:rPr>
          <w:highlight w:val="white"/>
        </w:rPr>
        <w:t xml:space="preserve">      $$ = new Statement(codeList, $2.NextSet);</w:t>
      </w:r>
    </w:p>
    <w:p w14:paraId="5C0E03AE" w14:textId="77777777" w:rsidR="003F52F5" w:rsidRPr="00EE5BF6" w:rsidRDefault="003F52F5" w:rsidP="00EE5BF6">
      <w:pPr>
        <w:pStyle w:val="Code"/>
        <w:rPr>
          <w:highlight w:val="white"/>
        </w:rPr>
      </w:pPr>
      <w:r w:rsidRPr="00EE5BF6">
        <w:rPr>
          <w:highlight w:val="white"/>
        </w:rPr>
        <w:t xml:space="preserve">    };</w:t>
      </w:r>
    </w:p>
    <w:p w14:paraId="1C10E2D0" w14:textId="77777777" w:rsidR="002C67F5" w:rsidRPr="00903DBA" w:rsidRDefault="002C67F5" w:rsidP="002C67F5">
      <w:pPr>
        <w:pStyle w:val="Code"/>
      </w:pPr>
    </w:p>
    <w:p w14:paraId="0A738E58" w14:textId="77777777" w:rsidR="00017213" w:rsidRPr="00903DBA" w:rsidRDefault="00017213" w:rsidP="00017213">
      <w:pPr>
        <w:pStyle w:val="Rubrik3"/>
        <w:tabs>
          <w:tab w:val="num" w:pos="360"/>
        </w:tabs>
      </w:pPr>
      <w:bookmarkStart w:id="174" w:name="_Toc57656009"/>
      <w:r w:rsidRPr="00903DBA">
        <w:t>Jump Register Statements</w:t>
      </w:r>
      <w:bookmarkEnd w:id="174"/>
    </w:p>
    <w:p w14:paraId="0E286EA8" w14:textId="1B80FBBD" w:rsidR="00017213" w:rsidRPr="00903DBA" w:rsidRDefault="00017213" w:rsidP="00017213">
      <w:r w:rsidRPr="00903DBA">
        <w:t>When performing a call to a function which address is stored in a pointer variable we need to store the address in a register and jump to that register.</w:t>
      </w:r>
    </w:p>
    <w:p w14:paraId="02D6C63E" w14:textId="77777777" w:rsidR="00636042" w:rsidRPr="00636042" w:rsidRDefault="00636042" w:rsidP="00636042">
      <w:pPr>
        <w:pStyle w:val="Code"/>
        <w:rPr>
          <w:highlight w:val="white"/>
        </w:rPr>
      </w:pPr>
      <w:bookmarkStart w:id="175" w:name="_Toc57656010"/>
      <w:r w:rsidRPr="00636042">
        <w:rPr>
          <w:highlight w:val="white"/>
        </w:rPr>
        <w:t>closed_statement:</w:t>
      </w:r>
    </w:p>
    <w:p w14:paraId="250D9BA7" w14:textId="3B2E866F" w:rsidR="00EE5BF6" w:rsidRPr="00636042" w:rsidRDefault="00EE5BF6" w:rsidP="00636042">
      <w:pPr>
        <w:pStyle w:val="Code"/>
        <w:rPr>
          <w:highlight w:val="white"/>
        </w:rPr>
      </w:pPr>
      <w:r w:rsidRPr="00636042">
        <w:rPr>
          <w:highlight w:val="white"/>
        </w:rPr>
        <w:t xml:space="preserve">  </w:t>
      </w:r>
      <w:r w:rsidR="00636042" w:rsidRPr="00636042">
        <w:rPr>
          <w:highlight w:val="white"/>
        </w:rPr>
        <w:t xml:space="preserve"> </w:t>
      </w:r>
      <w:r w:rsidRPr="00636042">
        <w:rPr>
          <w:highlight w:val="white"/>
        </w:rPr>
        <w:t xml:space="preserve"> JUMP_REGISTER LEFT_PARENTHESIS REGISTER_NAME RIGHT_PARENTHESIS SEMICOLON {</w:t>
      </w:r>
    </w:p>
    <w:p w14:paraId="16192D43" w14:textId="77777777" w:rsidR="00EE5BF6" w:rsidRPr="00636042" w:rsidRDefault="00EE5BF6" w:rsidP="00636042">
      <w:pPr>
        <w:pStyle w:val="Code"/>
        <w:rPr>
          <w:highlight w:val="white"/>
        </w:rPr>
      </w:pPr>
      <w:r w:rsidRPr="00636042">
        <w:rPr>
          <w:highlight w:val="white"/>
        </w:rPr>
        <w:t xml:space="preserve">      $$ = MiddleCodeGenerator.JumpRegisterStatement($3);</w:t>
      </w:r>
    </w:p>
    <w:p w14:paraId="5EEA23C7" w14:textId="1D307F3E" w:rsidR="00EE5BF6" w:rsidRPr="00636042" w:rsidRDefault="00EE5BF6" w:rsidP="00636042">
      <w:pPr>
        <w:pStyle w:val="Code"/>
        <w:rPr>
          <w:highlight w:val="white"/>
        </w:rPr>
      </w:pPr>
      <w:r w:rsidRPr="00636042">
        <w:rPr>
          <w:highlight w:val="white"/>
        </w:rPr>
        <w:t xml:space="preserve">    }</w:t>
      </w:r>
      <w:r w:rsidR="00636042" w:rsidRPr="00636042">
        <w:rPr>
          <w:highlight w:val="white"/>
        </w:rPr>
        <w:t>;</w:t>
      </w:r>
    </w:p>
    <w:p w14:paraId="688E329C" w14:textId="77777777" w:rsidR="00636042" w:rsidRPr="00636042" w:rsidRDefault="00636042" w:rsidP="00636042">
      <w:pPr>
        <w:pStyle w:val="Code"/>
        <w:rPr>
          <w:highlight w:val="white"/>
        </w:rPr>
      </w:pPr>
    </w:p>
    <w:p w14:paraId="15917951" w14:textId="77777777" w:rsidR="00C36B35" w:rsidRPr="00903DBA" w:rsidRDefault="00C36B35" w:rsidP="0078248B">
      <w:pPr>
        <w:pStyle w:val="Rubrik3"/>
      </w:pPr>
      <w:r w:rsidRPr="00903DBA">
        <w:t>Interrupt Statements</w:t>
      </w:r>
      <w:bookmarkEnd w:id="175"/>
    </w:p>
    <w:p w14:paraId="08E7D160" w14:textId="77777777" w:rsidR="00C36B35" w:rsidRPr="00903DBA" w:rsidRDefault="00C36B35" w:rsidP="00C36B35">
      <w:r w:rsidRPr="00903DBA">
        <w:t>When making system calls, an interrupt occurs. The operand is an integral value of short size (1 byte).</w:t>
      </w:r>
    </w:p>
    <w:p w14:paraId="00D1F0F7" w14:textId="77777777" w:rsidR="00636042" w:rsidRPr="00636042" w:rsidRDefault="00636042" w:rsidP="00636042">
      <w:pPr>
        <w:pStyle w:val="Code"/>
        <w:rPr>
          <w:highlight w:val="white"/>
        </w:rPr>
      </w:pPr>
      <w:bookmarkStart w:id="176" w:name="_Toc57656011"/>
      <w:bookmarkStart w:id="177" w:name="_Hlk57717141"/>
      <w:r w:rsidRPr="00636042">
        <w:rPr>
          <w:highlight w:val="white"/>
        </w:rPr>
        <w:t>closed_statement:</w:t>
      </w:r>
    </w:p>
    <w:p w14:paraId="1115D2AE" w14:textId="77777777" w:rsidR="00636042" w:rsidRPr="00636042" w:rsidRDefault="00636042" w:rsidP="00636042">
      <w:pPr>
        <w:pStyle w:val="Code"/>
        <w:rPr>
          <w:highlight w:val="white"/>
        </w:rPr>
      </w:pPr>
      <w:r w:rsidRPr="00636042">
        <w:rPr>
          <w:highlight w:val="white"/>
        </w:rPr>
        <w:t xml:space="preserve">    INTERRUPT LEFT_PARENTHESIS constant_integral_expression RIGHT_PARENTHESIS</w:t>
      </w:r>
    </w:p>
    <w:p w14:paraId="0D40115E" w14:textId="77777777" w:rsidR="00636042" w:rsidRPr="00636042" w:rsidRDefault="00636042" w:rsidP="00636042">
      <w:pPr>
        <w:pStyle w:val="Code"/>
        <w:rPr>
          <w:highlight w:val="white"/>
        </w:rPr>
      </w:pPr>
      <w:r w:rsidRPr="00636042">
        <w:rPr>
          <w:highlight w:val="white"/>
        </w:rPr>
        <w:t xml:space="preserve">    SEMICOLON {</w:t>
      </w:r>
    </w:p>
    <w:p w14:paraId="6DE6EBF2" w14:textId="77777777" w:rsidR="00636042" w:rsidRPr="00636042" w:rsidRDefault="00636042" w:rsidP="00636042">
      <w:pPr>
        <w:pStyle w:val="Code"/>
        <w:rPr>
          <w:highlight w:val="white"/>
        </w:rPr>
      </w:pPr>
      <w:r w:rsidRPr="00636042">
        <w:rPr>
          <w:highlight w:val="white"/>
        </w:rPr>
        <w:t xml:space="preserve">      $$ = MiddleCodeGenerator.InterruptStatement($3);</w:t>
      </w:r>
    </w:p>
    <w:p w14:paraId="4EF68C3A" w14:textId="77777777" w:rsidR="00636042" w:rsidRPr="00636042" w:rsidRDefault="00636042" w:rsidP="00636042">
      <w:pPr>
        <w:pStyle w:val="Code"/>
        <w:rPr>
          <w:highlight w:val="white"/>
        </w:rPr>
      </w:pPr>
      <w:r w:rsidRPr="00636042">
        <w:rPr>
          <w:highlight w:val="white"/>
        </w:rPr>
        <w:t xml:space="preserve">    };</w:t>
      </w:r>
    </w:p>
    <w:p w14:paraId="6BE5E668" w14:textId="187A3CBC" w:rsidR="00C36B35" w:rsidRPr="00903DBA" w:rsidRDefault="00C36B35" w:rsidP="0078248B">
      <w:pPr>
        <w:pStyle w:val="Rubrik3"/>
      </w:pPr>
      <w:r w:rsidRPr="00903DBA">
        <w:t>System Call Statements</w:t>
      </w:r>
      <w:bookmarkEnd w:id="176"/>
    </w:p>
    <w:bookmarkEnd w:id="177"/>
    <w:p w14:paraId="4327418D" w14:textId="77777777" w:rsidR="00876CC7" w:rsidRPr="00903DBA" w:rsidRDefault="00876CC7" w:rsidP="00C36B35">
      <w:r w:rsidRPr="00903DBA">
        <w:t>System calls for Linux.</w:t>
      </w:r>
    </w:p>
    <w:p w14:paraId="37DA34CF" w14:textId="77777777" w:rsidR="00262FF6" w:rsidRPr="00636042" w:rsidRDefault="00262FF6" w:rsidP="00262FF6">
      <w:pPr>
        <w:pStyle w:val="Code"/>
        <w:rPr>
          <w:highlight w:val="white"/>
        </w:rPr>
      </w:pPr>
      <w:bookmarkStart w:id="178" w:name="_Toc57656012"/>
      <w:bookmarkStart w:id="179" w:name="_Hlk57717161"/>
      <w:r w:rsidRPr="00636042">
        <w:rPr>
          <w:highlight w:val="white"/>
        </w:rPr>
        <w:t>closed_statement:</w:t>
      </w:r>
    </w:p>
    <w:p w14:paraId="4928AF68" w14:textId="77777777" w:rsidR="00262FF6" w:rsidRPr="00636042" w:rsidRDefault="00262FF6" w:rsidP="00262FF6">
      <w:pPr>
        <w:pStyle w:val="Code"/>
        <w:rPr>
          <w:highlight w:val="white"/>
        </w:rPr>
      </w:pPr>
      <w:r w:rsidRPr="00636042">
        <w:rPr>
          <w:highlight w:val="white"/>
        </w:rPr>
        <w:t xml:space="preserve">    SYSCALL LEFT_PARENTHESIS RIGHT_PARENTHESIS SEMICOLON {</w:t>
      </w:r>
    </w:p>
    <w:p w14:paraId="38DE0A30" w14:textId="2F1683C5" w:rsidR="00262FF6" w:rsidRPr="00636042" w:rsidRDefault="00262FF6" w:rsidP="00262FF6">
      <w:pPr>
        <w:pStyle w:val="Code"/>
        <w:rPr>
          <w:highlight w:val="white"/>
        </w:rPr>
      </w:pPr>
      <w:r w:rsidRPr="00636042">
        <w:rPr>
          <w:highlight w:val="white"/>
        </w:rPr>
        <w:t xml:space="preserve">      $$ = MiddleCodeGenerator.</w:t>
      </w:r>
      <w:r w:rsidR="00107A88">
        <w:rPr>
          <w:highlight w:val="white"/>
        </w:rPr>
        <w:t>SystemCallStatement</w:t>
      </w:r>
      <w:r w:rsidRPr="00636042">
        <w:rPr>
          <w:highlight w:val="white"/>
        </w:rPr>
        <w:t>();</w:t>
      </w:r>
    </w:p>
    <w:p w14:paraId="3939B25F" w14:textId="77777777" w:rsidR="00262FF6" w:rsidRPr="00636042" w:rsidRDefault="00262FF6" w:rsidP="00262FF6">
      <w:pPr>
        <w:pStyle w:val="Code"/>
        <w:rPr>
          <w:highlight w:val="white"/>
        </w:rPr>
      </w:pPr>
      <w:r w:rsidRPr="00636042">
        <w:rPr>
          <w:highlight w:val="white"/>
        </w:rPr>
        <w:t xml:space="preserve">    };</w:t>
      </w:r>
    </w:p>
    <w:p w14:paraId="13696776" w14:textId="4D230CC3" w:rsidR="00895D52" w:rsidRDefault="00895D52" w:rsidP="00895D52">
      <w:pPr>
        <w:pStyle w:val="Rubrik2"/>
      </w:pPr>
      <w:r w:rsidRPr="00903DBA">
        <w:t>Expression</w:t>
      </w:r>
      <w:r w:rsidR="00FE4E0C" w:rsidRPr="00903DBA">
        <w:t>s</w:t>
      </w:r>
      <w:bookmarkEnd w:id="178"/>
    </w:p>
    <w:p w14:paraId="54AD61DD" w14:textId="1A905100" w:rsidR="00986469" w:rsidRPr="00986469" w:rsidRDefault="00986469" w:rsidP="00986469">
      <w:r w:rsidRPr="00903DBA">
        <w:t>The third part of the parser is the expressions. We start with the expression of lowest precedence and add a new rule for each new level of precedence.</w:t>
      </w:r>
    </w:p>
    <w:p w14:paraId="30F881BE" w14:textId="36094BA9" w:rsidR="00733710" w:rsidRDefault="00733710" w:rsidP="00733710">
      <w:pPr>
        <w:pStyle w:val="Rubrik3"/>
        <w:rPr>
          <w:highlight w:val="white"/>
        </w:rPr>
      </w:pPr>
      <w:bookmarkStart w:id="180" w:name="_Toc57656013"/>
      <w:bookmarkEnd w:id="179"/>
      <w:r w:rsidRPr="00903DBA">
        <w:rPr>
          <w:highlight w:val="white"/>
        </w:rPr>
        <w:t>The Expression Class</w:t>
      </w:r>
      <w:bookmarkEnd w:id="180"/>
      <w:r w:rsidR="00D901C7">
        <w:rPr>
          <w:highlight w:val="white"/>
        </w:rPr>
        <w:t xml:space="preserve"> (Short and Long List)</w:t>
      </w:r>
    </w:p>
    <w:p w14:paraId="570D507B" w14:textId="129400DF" w:rsidR="00502780" w:rsidRPr="00903DBA" w:rsidRDefault="00254252" w:rsidP="00502780">
      <w:pPr>
        <w:rPr>
          <w:highlight w:val="white"/>
        </w:rPr>
      </w:pPr>
      <w:r>
        <w:rPr>
          <w:highlight w:val="white"/>
        </w:rPr>
        <w:t xml:space="preserve">Similar to the statement case above, we have </w:t>
      </w:r>
      <w:r w:rsidR="00502780">
        <w:rPr>
          <w:highlight w:val="white"/>
        </w:rPr>
        <w:t>the Expression</w:t>
      </w:r>
      <w:r>
        <w:rPr>
          <w:highlight w:val="white"/>
        </w:rPr>
        <w:t xml:space="preserve"> class to handle expressions.</w:t>
      </w:r>
      <w:r w:rsidR="00502780">
        <w:rPr>
          <w:highlight w:val="white"/>
        </w:rPr>
        <w:t xml:space="preserve"> It </w:t>
      </w:r>
      <w:r w:rsidR="00502780" w:rsidRPr="00903DBA">
        <w:rPr>
          <w:highlight w:val="white"/>
        </w:rPr>
        <w:t xml:space="preserve">handles a symbol, a register, and the </w:t>
      </w:r>
      <w:r w:rsidR="00502780" w:rsidRPr="00903DBA">
        <w:rPr>
          <w:rStyle w:val="KeyWord0"/>
          <w:highlight w:val="white"/>
        </w:rPr>
        <w:t>short</w:t>
      </w:r>
      <w:r w:rsidR="00502780" w:rsidRPr="00903DBA">
        <w:rPr>
          <w:highlight w:val="white"/>
        </w:rPr>
        <w:t xml:space="preserve"> </w:t>
      </w:r>
      <w:r w:rsidR="00502780" w:rsidRPr="00903DBA">
        <w:rPr>
          <w:rStyle w:val="KeyWord0"/>
          <w:highlight w:val="white"/>
        </w:rPr>
        <w:t>list</w:t>
      </w:r>
      <w:r w:rsidR="00502780" w:rsidRPr="00903DBA">
        <w:rPr>
          <w:highlight w:val="white"/>
        </w:rPr>
        <w:t xml:space="preserve"> and the </w:t>
      </w:r>
      <w:r w:rsidR="00502780" w:rsidRPr="00903DBA">
        <w:rPr>
          <w:rStyle w:val="KeyWord0"/>
          <w:highlight w:val="white"/>
        </w:rPr>
        <w:t>long</w:t>
      </w:r>
      <w:r w:rsidR="00502780" w:rsidRPr="00903DBA">
        <w:rPr>
          <w:highlight w:val="white"/>
        </w:rPr>
        <w:t xml:space="preserve"> </w:t>
      </w:r>
      <w:r w:rsidR="00502780" w:rsidRPr="00903DBA">
        <w:rPr>
          <w:rStyle w:val="KeyWord0"/>
          <w:highlight w:val="white"/>
        </w:rPr>
        <w:t>list</w:t>
      </w:r>
      <w:r w:rsidR="00502780" w:rsidRPr="00903DBA">
        <w:rPr>
          <w:highlight w:val="white"/>
        </w:rPr>
        <w:t>. The short list and long list both hold the middle code of the expression. The difference is that the short list holds only the side effects of the expression, while the long holds the whole e</w:t>
      </w:r>
      <w:r w:rsidR="00502780">
        <w:rPr>
          <w:highlight w:val="white"/>
        </w:rPr>
        <w:t>x</w:t>
      </w:r>
      <w:r w:rsidR="00502780" w:rsidRPr="00903DBA">
        <w:rPr>
          <w:highlight w:val="white"/>
        </w:rPr>
        <w:t>pression. For instance, in the following expression the long list holds the function call, decrement, and addition. The short list holds the only the side effects: the function call and decrement, but not the addition.</w:t>
      </w:r>
    </w:p>
    <w:p w14:paraId="34D551B5" w14:textId="77777777" w:rsidR="00502780" w:rsidRPr="00903DBA" w:rsidRDefault="00502780" w:rsidP="00502780">
      <w:pPr>
        <w:pStyle w:val="Code"/>
        <w:rPr>
          <w:highlight w:val="white"/>
        </w:rPr>
      </w:pPr>
      <w:r w:rsidRPr="00903DBA">
        <w:rPr>
          <w:highlight w:val="white"/>
        </w:rPr>
        <w:lastRenderedPageBreak/>
        <w:t>f(x) + a--;</w:t>
      </w:r>
    </w:p>
    <w:p w14:paraId="76AC4A1E" w14:textId="77777777" w:rsidR="00502780" w:rsidRPr="00903DBA" w:rsidRDefault="00502780" w:rsidP="00502780">
      <w:pPr>
        <w:rPr>
          <w:highlight w:val="white"/>
        </w:rPr>
      </w:pPr>
      <w:r w:rsidRPr="00903DBA">
        <w:rPr>
          <w:highlight w:val="white"/>
        </w:rPr>
        <w:t xml:space="preserve">The following statement is correct, but </w:t>
      </w:r>
      <w:r>
        <w:rPr>
          <w:highlight w:val="white"/>
        </w:rPr>
        <w:t xml:space="preserve">since </w:t>
      </w:r>
      <w:r w:rsidRPr="00903DBA">
        <w:rPr>
          <w:highlight w:val="white"/>
        </w:rPr>
        <w:t>in holds no side-effects its short list will be empty</w:t>
      </w:r>
      <w:r>
        <w:rPr>
          <w:highlight w:val="white"/>
        </w:rPr>
        <w:t xml:space="preserve">. In the end, no code will be </w:t>
      </w:r>
      <w:r w:rsidRPr="00903DBA">
        <w:rPr>
          <w:highlight w:val="white"/>
        </w:rPr>
        <w:t>generate</w:t>
      </w:r>
      <w:r>
        <w:rPr>
          <w:highlight w:val="white"/>
        </w:rPr>
        <w:t>d.</w:t>
      </w:r>
    </w:p>
    <w:p w14:paraId="4AA45809" w14:textId="77777777" w:rsidR="00502780" w:rsidRPr="00903DBA" w:rsidRDefault="00502780" w:rsidP="00502780">
      <w:pPr>
        <w:pStyle w:val="Code"/>
        <w:rPr>
          <w:highlight w:val="white"/>
        </w:rPr>
      </w:pPr>
      <w:r w:rsidRPr="00903DBA">
        <w:rPr>
          <w:highlight w:val="white"/>
        </w:rPr>
        <w:t>a + (b * c);</w:t>
      </w:r>
    </w:p>
    <w:p w14:paraId="1DD223EB" w14:textId="77777777" w:rsidR="00502780" w:rsidRDefault="00502780" w:rsidP="00502780">
      <w:pPr>
        <w:rPr>
          <w:highlight w:val="white"/>
        </w:rPr>
      </w:pPr>
      <w:r w:rsidRPr="00903DBA">
        <w:rPr>
          <w:highlight w:val="white"/>
        </w:rPr>
        <w:t xml:space="preserve">The register parameter is used in system calls when we need to access or assign a specific register. </w:t>
      </w:r>
    </w:p>
    <w:p w14:paraId="5BC8B5D2" w14:textId="77777777" w:rsidR="00502780" w:rsidRPr="00254252" w:rsidRDefault="00502780" w:rsidP="00254252">
      <w:pPr>
        <w:rPr>
          <w:highlight w:val="white"/>
        </w:rPr>
      </w:pPr>
    </w:p>
    <w:p w14:paraId="48962F56" w14:textId="77777777" w:rsidR="00733710" w:rsidRPr="00903DBA" w:rsidRDefault="00733710" w:rsidP="00733710">
      <w:pPr>
        <w:pStyle w:val="CodeHeader"/>
        <w:rPr>
          <w:highlight w:val="white"/>
        </w:rPr>
      </w:pPr>
      <w:r w:rsidRPr="00903DBA">
        <w:rPr>
          <w:highlight w:val="white"/>
        </w:rPr>
        <w:t>Expression.cs</w:t>
      </w:r>
    </w:p>
    <w:p w14:paraId="44A2E3DD" w14:textId="77777777" w:rsidR="00733710" w:rsidRPr="00903DBA" w:rsidRDefault="00733710" w:rsidP="00733710">
      <w:pPr>
        <w:pStyle w:val="Code"/>
        <w:rPr>
          <w:highlight w:val="white"/>
        </w:rPr>
      </w:pPr>
      <w:r w:rsidRPr="00903DBA">
        <w:rPr>
          <w:highlight w:val="white"/>
        </w:rPr>
        <w:t>using System.Numerics;</w:t>
      </w:r>
    </w:p>
    <w:p w14:paraId="380C6529" w14:textId="77777777" w:rsidR="00733710" w:rsidRPr="00903DBA" w:rsidRDefault="00733710" w:rsidP="00733710">
      <w:pPr>
        <w:pStyle w:val="Code"/>
        <w:rPr>
          <w:highlight w:val="white"/>
        </w:rPr>
      </w:pPr>
      <w:r w:rsidRPr="00903DBA">
        <w:rPr>
          <w:highlight w:val="white"/>
        </w:rPr>
        <w:t>using System.Collections.Generic;</w:t>
      </w:r>
    </w:p>
    <w:p w14:paraId="4E91A17F" w14:textId="77777777" w:rsidR="00733710" w:rsidRPr="00903DBA" w:rsidRDefault="00733710" w:rsidP="00733710">
      <w:pPr>
        <w:pStyle w:val="Code"/>
        <w:rPr>
          <w:highlight w:val="white"/>
        </w:rPr>
      </w:pPr>
    </w:p>
    <w:p w14:paraId="43ED698A" w14:textId="77777777" w:rsidR="00733710" w:rsidRPr="00903DBA" w:rsidRDefault="00733710" w:rsidP="00733710">
      <w:pPr>
        <w:pStyle w:val="Code"/>
        <w:rPr>
          <w:highlight w:val="white"/>
        </w:rPr>
      </w:pPr>
      <w:r w:rsidRPr="00903DBA">
        <w:rPr>
          <w:highlight w:val="white"/>
        </w:rPr>
        <w:t>namespace CCompiler {</w:t>
      </w:r>
    </w:p>
    <w:p w14:paraId="05F6BC43" w14:textId="77777777" w:rsidR="00733710" w:rsidRPr="00903DBA" w:rsidRDefault="00733710" w:rsidP="00733710">
      <w:pPr>
        <w:pStyle w:val="Code"/>
        <w:rPr>
          <w:highlight w:val="white"/>
        </w:rPr>
      </w:pPr>
      <w:r w:rsidRPr="00903DBA">
        <w:rPr>
          <w:highlight w:val="white"/>
        </w:rPr>
        <w:t xml:space="preserve">  public class Expression {</w:t>
      </w:r>
    </w:p>
    <w:p w14:paraId="65A103BF" w14:textId="77777777" w:rsidR="00733710" w:rsidRPr="00903DBA" w:rsidRDefault="00733710" w:rsidP="00733710">
      <w:pPr>
        <w:pStyle w:val="Code"/>
        <w:rPr>
          <w:highlight w:val="white"/>
        </w:rPr>
      </w:pPr>
      <w:r w:rsidRPr="00903DBA">
        <w:rPr>
          <w:highlight w:val="white"/>
        </w:rPr>
        <w:t xml:space="preserve">    private Symbol m_symbol;</w:t>
      </w:r>
    </w:p>
    <w:p w14:paraId="6D199312" w14:textId="77777777" w:rsidR="00733710" w:rsidRPr="00903DBA" w:rsidRDefault="00733710" w:rsidP="00733710">
      <w:pPr>
        <w:pStyle w:val="Code"/>
        <w:rPr>
          <w:highlight w:val="white"/>
        </w:rPr>
      </w:pPr>
      <w:r w:rsidRPr="00903DBA">
        <w:rPr>
          <w:highlight w:val="white"/>
        </w:rPr>
        <w:t xml:space="preserve">    private List&lt;MiddleCode&gt; m_shortList;</w:t>
      </w:r>
    </w:p>
    <w:p w14:paraId="092C0DD5" w14:textId="77777777" w:rsidR="00733710" w:rsidRPr="00903DBA" w:rsidRDefault="00733710" w:rsidP="00733710">
      <w:pPr>
        <w:pStyle w:val="Code"/>
        <w:rPr>
          <w:highlight w:val="white"/>
        </w:rPr>
      </w:pPr>
      <w:r w:rsidRPr="00903DBA">
        <w:rPr>
          <w:highlight w:val="white"/>
        </w:rPr>
        <w:t xml:space="preserve">    private List&lt;MiddleCode&gt; m_longList;</w:t>
      </w:r>
    </w:p>
    <w:p w14:paraId="7A1B5441" w14:textId="77777777" w:rsidR="00733710" w:rsidRPr="00903DBA" w:rsidRDefault="00733710" w:rsidP="00733710">
      <w:pPr>
        <w:pStyle w:val="Code"/>
        <w:rPr>
          <w:highlight w:val="white"/>
        </w:rPr>
      </w:pPr>
      <w:r w:rsidRPr="00903DBA">
        <w:rPr>
          <w:highlight w:val="white"/>
        </w:rPr>
        <w:t xml:space="preserve">    private Register? m_register;</w:t>
      </w:r>
    </w:p>
    <w:p w14:paraId="057C4471" w14:textId="77777777" w:rsidR="00733710" w:rsidRPr="00903DBA" w:rsidRDefault="00733710" w:rsidP="00733710">
      <w:pPr>
        <w:pStyle w:val="Code"/>
        <w:rPr>
          <w:highlight w:val="white"/>
        </w:rPr>
      </w:pPr>
      <w:r w:rsidRPr="00903DBA">
        <w:rPr>
          <w:highlight w:val="white"/>
        </w:rPr>
        <w:t xml:space="preserve">  </w:t>
      </w:r>
    </w:p>
    <w:p w14:paraId="0B5A5C3A" w14:textId="77777777" w:rsidR="00733710" w:rsidRPr="00903DBA" w:rsidRDefault="00733710" w:rsidP="00733710">
      <w:pPr>
        <w:pStyle w:val="Code"/>
        <w:rPr>
          <w:highlight w:val="white"/>
        </w:rPr>
      </w:pPr>
      <w:r w:rsidRPr="00903DBA">
        <w:rPr>
          <w:highlight w:val="white"/>
        </w:rPr>
        <w:t xml:space="preserve">    public Expression(Symbol symbol, List&lt;MiddleCode&gt; shortList,</w:t>
      </w:r>
    </w:p>
    <w:p w14:paraId="2490C0E3" w14:textId="77777777" w:rsidR="00733710" w:rsidRPr="00903DBA" w:rsidRDefault="00733710" w:rsidP="00733710">
      <w:pPr>
        <w:pStyle w:val="Code"/>
        <w:rPr>
          <w:highlight w:val="white"/>
        </w:rPr>
      </w:pPr>
      <w:r w:rsidRPr="00903DBA">
        <w:rPr>
          <w:highlight w:val="white"/>
        </w:rPr>
        <w:t xml:space="preserve">                      List&lt;MiddleCode&gt; longList, Register? register = null) {</w:t>
      </w:r>
    </w:p>
    <w:p w14:paraId="6044978F" w14:textId="77777777" w:rsidR="00733710" w:rsidRPr="00903DBA" w:rsidRDefault="00733710" w:rsidP="00733710">
      <w:pPr>
        <w:pStyle w:val="Code"/>
        <w:rPr>
          <w:highlight w:val="white"/>
        </w:rPr>
      </w:pPr>
      <w:r w:rsidRPr="00903DBA">
        <w:rPr>
          <w:highlight w:val="white"/>
        </w:rPr>
        <w:t xml:space="preserve">      m_symbol = symbol;</w:t>
      </w:r>
    </w:p>
    <w:p w14:paraId="427733A6" w14:textId="77777777" w:rsidR="00733710" w:rsidRPr="00903DBA" w:rsidRDefault="00733710" w:rsidP="00733710">
      <w:pPr>
        <w:pStyle w:val="Code"/>
        <w:rPr>
          <w:highlight w:val="white"/>
        </w:rPr>
      </w:pPr>
      <w:r w:rsidRPr="00903DBA">
        <w:rPr>
          <w:highlight w:val="white"/>
        </w:rPr>
        <w:t xml:space="preserve">      m_shortList = (shortList != null) ? shortList : (new List&lt;MiddleCode&gt;());</w:t>
      </w:r>
    </w:p>
    <w:p w14:paraId="720533F4" w14:textId="77777777" w:rsidR="00733710" w:rsidRPr="00903DBA" w:rsidRDefault="00733710" w:rsidP="00733710">
      <w:pPr>
        <w:pStyle w:val="Code"/>
        <w:rPr>
          <w:highlight w:val="white"/>
        </w:rPr>
      </w:pPr>
      <w:r w:rsidRPr="00903DBA">
        <w:rPr>
          <w:highlight w:val="white"/>
        </w:rPr>
        <w:t xml:space="preserve">      m_longList = (longList != null) ? longList : (new List&lt;MiddleCode&gt;());</w:t>
      </w:r>
    </w:p>
    <w:p w14:paraId="4CA710E0" w14:textId="77777777" w:rsidR="00733710" w:rsidRPr="00903DBA" w:rsidRDefault="00733710" w:rsidP="00733710">
      <w:pPr>
        <w:pStyle w:val="Code"/>
        <w:rPr>
          <w:highlight w:val="white"/>
        </w:rPr>
      </w:pPr>
      <w:r w:rsidRPr="00903DBA">
        <w:rPr>
          <w:highlight w:val="white"/>
        </w:rPr>
        <w:t xml:space="preserve">      m_register = register;</w:t>
      </w:r>
    </w:p>
    <w:p w14:paraId="403F3751" w14:textId="77777777" w:rsidR="00733710" w:rsidRPr="00903DBA" w:rsidRDefault="00733710" w:rsidP="00733710">
      <w:pPr>
        <w:pStyle w:val="Code"/>
        <w:rPr>
          <w:highlight w:val="white"/>
        </w:rPr>
      </w:pPr>
      <w:r w:rsidRPr="00903DBA">
        <w:rPr>
          <w:highlight w:val="white"/>
        </w:rPr>
        <w:t xml:space="preserve">    }</w:t>
      </w:r>
    </w:p>
    <w:p w14:paraId="543A0560" w14:textId="77777777" w:rsidR="00733710" w:rsidRPr="00903DBA" w:rsidRDefault="00733710" w:rsidP="00733710">
      <w:pPr>
        <w:pStyle w:val="Code"/>
        <w:rPr>
          <w:highlight w:val="white"/>
        </w:rPr>
      </w:pPr>
      <w:r w:rsidRPr="00903DBA">
        <w:rPr>
          <w:highlight w:val="white"/>
        </w:rPr>
        <w:t xml:space="preserve">  </w:t>
      </w:r>
    </w:p>
    <w:p w14:paraId="50ED23BE" w14:textId="77777777" w:rsidR="00733710" w:rsidRPr="00903DBA" w:rsidRDefault="00733710" w:rsidP="00733710">
      <w:pPr>
        <w:pStyle w:val="Code"/>
        <w:rPr>
          <w:highlight w:val="white"/>
        </w:rPr>
      </w:pPr>
      <w:r w:rsidRPr="00903DBA">
        <w:rPr>
          <w:highlight w:val="white"/>
        </w:rPr>
        <w:t xml:space="preserve">    public Symbol Symbol {</w:t>
      </w:r>
    </w:p>
    <w:p w14:paraId="34811122" w14:textId="77777777" w:rsidR="00733710" w:rsidRPr="00903DBA" w:rsidRDefault="00733710" w:rsidP="00733710">
      <w:pPr>
        <w:pStyle w:val="Code"/>
        <w:rPr>
          <w:highlight w:val="white"/>
        </w:rPr>
      </w:pPr>
      <w:r w:rsidRPr="00903DBA">
        <w:rPr>
          <w:highlight w:val="white"/>
        </w:rPr>
        <w:t xml:space="preserve">      get { return m_symbol; }</w:t>
      </w:r>
    </w:p>
    <w:p w14:paraId="567B0869" w14:textId="77777777" w:rsidR="00733710" w:rsidRPr="00903DBA" w:rsidRDefault="00733710" w:rsidP="00733710">
      <w:pPr>
        <w:pStyle w:val="Code"/>
        <w:rPr>
          <w:highlight w:val="white"/>
        </w:rPr>
      </w:pPr>
      <w:r w:rsidRPr="00903DBA">
        <w:rPr>
          <w:highlight w:val="white"/>
        </w:rPr>
        <w:t xml:space="preserve">    }</w:t>
      </w:r>
    </w:p>
    <w:p w14:paraId="48FE93CA" w14:textId="77777777" w:rsidR="00733710" w:rsidRPr="00903DBA" w:rsidRDefault="00733710" w:rsidP="00733710">
      <w:pPr>
        <w:pStyle w:val="Code"/>
        <w:rPr>
          <w:highlight w:val="white"/>
        </w:rPr>
      </w:pPr>
    </w:p>
    <w:p w14:paraId="69787895" w14:textId="77777777" w:rsidR="00733710" w:rsidRPr="00903DBA" w:rsidRDefault="00733710" w:rsidP="00733710">
      <w:pPr>
        <w:pStyle w:val="Code"/>
        <w:rPr>
          <w:highlight w:val="white"/>
        </w:rPr>
      </w:pPr>
      <w:r w:rsidRPr="00903DBA">
        <w:rPr>
          <w:highlight w:val="white"/>
        </w:rPr>
        <w:t xml:space="preserve">    public List&lt;MiddleCode&gt; ShortList {</w:t>
      </w:r>
    </w:p>
    <w:p w14:paraId="4DB6E1EA" w14:textId="77777777" w:rsidR="00733710" w:rsidRPr="00903DBA" w:rsidRDefault="00733710" w:rsidP="00733710">
      <w:pPr>
        <w:pStyle w:val="Code"/>
        <w:rPr>
          <w:highlight w:val="white"/>
        </w:rPr>
      </w:pPr>
      <w:r w:rsidRPr="00903DBA">
        <w:rPr>
          <w:highlight w:val="white"/>
        </w:rPr>
        <w:t xml:space="preserve">      get { return m_shortList; }</w:t>
      </w:r>
    </w:p>
    <w:p w14:paraId="7C05BC86" w14:textId="77777777" w:rsidR="00733710" w:rsidRPr="00903DBA" w:rsidRDefault="00733710" w:rsidP="00733710">
      <w:pPr>
        <w:pStyle w:val="Code"/>
        <w:rPr>
          <w:highlight w:val="white"/>
        </w:rPr>
      </w:pPr>
      <w:r w:rsidRPr="00903DBA">
        <w:rPr>
          <w:highlight w:val="white"/>
        </w:rPr>
        <w:t xml:space="preserve">    }</w:t>
      </w:r>
    </w:p>
    <w:p w14:paraId="031E5DD0" w14:textId="77777777" w:rsidR="00733710" w:rsidRPr="00903DBA" w:rsidRDefault="00733710" w:rsidP="00733710">
      <w:pPr>
        <w:pStyle w:val="Code"/>
        <w:rPr>
          <w:highlight w:val="white"/>
        </w:rPr>
      </w:pPr>
    </w:p>
    <w:p w14:paraId="3F01B53A" w14:textId="77777777" w:rsidR="00733710" w:rsidRPr="00903DBA" w:rsidRDefault="00733710" w:rsidP="00733710">
      <w:pPr>
        <w:pStyle w:val="Code"/>
        <w:rPr>
          <w:highlight w:val="white"/>
        </w:rPr>
      </w:pPr>
      <w:r w:rsidRPr="00903DBA">
        <w:rPr>
          <w:highlight w:val="white"/>
        </w:rPr>
        <w:t xml:space="preserve">    public List&lt;MiddleCode&gt; LongList {</w:t>
      </w:r>
    </w:p>
    <w:p w14:paraId="3F92428C" w14:textId="77777777" w:rsidR="00733710" w:rsidRPr="00903DBA" w:rsidRDefault="00733710" w:rsidP="00733710">
      <w:pPr>
        <w:pStyle w:val="Code"/>
        <w:rPr>
          <w:highlight w:val="white"/>
        </w:rPr>
      </w:pPr>
      <w:r w:rsidRPr="00903DBA">
        <w:rPr>
          <w:highlight w:val="white"/>
        </w:rPr>
        <w:t xml:space="preserve">      get { return m_longList; }</w:t>
      </w:r>
    </w:p>
    <w:p w14:paraId="690FC27C" w14:textId="77777777" w:rsidR="00733710" w:rsidRPr="00903DBA" w:rsidRDefault="00733710" w:rsidP="00733710">
      <w:pPr>
        <w:pStyle w:val="Code"/>
        <w:rPr>
          <w:highlight w:val="white"/>
        </w:rPr>
      </w:pPr>
      <w:r w:rsidRPr="00903DBA">
        <w:rPr>
          <w:highlight w:val="white"/>
        </w:rPr>
        <w:t xml:space="preserve">    }</w:t>
      </w:r>
    </w:p>
    <w:p w14:paraId="1CA4EFC8" w14:textId="77777777" w:rsidR="00733710" w:rsidRPr="00903DBA" w:rsidRDefault="00733710" w:rsidP="00733710">
      <w:pPr>
        <w:pStyle w:val="Code"/>
        <w:rPr>
          <w:highlight w:val="white"/>
        </w:rPr>
      </w:pPr>
    </w:p>
    <w:p w14:paraId="7E8F923C" w14:textId="77777777" w:rsidR="00733710" w:rsidRPr="00903DBA" w:rsidRDefault="00733710" w:rsidP="00733710">
      <w:pPr>
        <w:pStyle w:val="Code"/>
        <w:rPr>
          <w:highlight w:val="white"/>
        </w:rPr>
      </w:pPr>
      <w:r w:rsidRPr="00903DBA">
        <w:rPr>
          <w:highlight w:val="white"/>
        </w:rPr>
        <w:t xml:space="preserve">    public Register? Register {</w:t>
      </w:r>
    </w:p>
    <w:p w14:paraId="64EA0C0B" w14:textId="77777777" w:rsidR="00733710" w:rsidRPr="00903DBA" w:rsidRDefault="00733710" w:rsidP="00733710">
      <w:pPr>
        <w:pStyle w:val="Code"/>
        <w:rPr>
          <w:highlight w:val="white"/>
        </w:rPr>
      </w:pPr>
      <w:r w:rsidRPr="00903DBA">
        <w:rPr>
          <w:highlight w:val="white"/>
        </w:rPr>
        <w:t xml:space="preserve">      get { return m_register; }</w:t>
      </w:r>
    </w:p>
    <w:p w14:paraId="01DCF2C4" w14:textId="77777777" w:rsidR="00733710" w:rsidRPr="00903DBA" w:rsidRDefault="00733710" w:rsidP="00733710">
      <w:pPr>
        <w:pStyle w:val="Code"/>
        <w:rPr>
          <w:highlight w:val="white"/>
        </w:rPr>
      </w:pPr>
      <w:r w:rsidRPr="00903DBA">
        <w:rPr>
          <w:highlight w:val="white"/>
        </w:rPr>
        <w:t xml:space="preserve">    }</w:t>
      </w:r>
    </w:p>
    <w:p w14:paraId="145A0AD8" w14:textId="77777777" w:rsidR="00733710" w:rsidRPr="00903DBA" w:rsidRDefault="00733710" w:rsidP="00733710">
      <w:pPr>
        <w:pStyle w:val="Code"/>
        <w:rPr>
          <w:highlight w:val="white"/>
        </w:rPr>
      </w:pPr>
    </w:p>
    <w:p w14:paraId="5D5EB871" w14:textId="77777777" w:rsidR="00733710" w:rsidRPr="00903DBA" w:rsidRDefault="00733710" w:rsidP="00733710">
      <w:pPr>
        <w:pStyle w:val="Code"/>
        <w:rPr>
          <w:highlight w:val="white"/>
        </w:rPr>
      </w:pPr>
      <w:r w:rsidRPr="00903DBA">
        <w:rPr>
          <w:highlight w:val="white"/>
        </w:rPr>
        <w:t xml:space="preserve">    public override string ToString() {</w:t>
      </w:r>
    </w:p>
    <w:p w14:paraId="15D6ABD5" w14:textId="77777777" w:rsidR="00733710" w:rsidRPr="00903DBA" w:rsidRDefault="00733710" w:rsidP="00733710">
      <w:pPr>
        <w:pStyle w:val="Code"/>
        <w:rPr>
          <w:highlight w:val="white"/>
        </w:rPr>
      </w:pPr>
      <w:r w:rsidRPr="00903DBA">
        <w:rPr>
          <w:highlight w:val="white"/>
        </w:rPr>
        <w:t xml:space="preserve">      return m_symbol.ToString();</w:t>
      </w:r>
    </w:p>
    <w:p w14:paraId="678AC99E" w14:textId="77777777" w:rsidR="00733710" w:rsidRPr="00903DBA" w:rsidRDefault="00733710" w:rsidP="00733710">
      <w:pPr>
        <w:pStyle w:val="Code"/>
        <w:rPr>
          <w:highlight w:val="white"/>
        </w:rPr>
      </w:pPr>
      <w:r w:rsidRPr="00903DBA">
        <w:rPr>
          <w:highlight w:val="white"/>
        </w:rPr>
        <w:t xml:space="preserve">    }</w:t>
      </w:r>
    </w:p>
    <w:p w14:paraId="526597ED" w14:textId="77777777" w:rsidR="00733710" w:rsidRPr="00903DBA" w:rsidRDefault="00733710" w:rsidP="00733710">
      <w:pPr>
        <w:pStyle w:val="Code"/>
        <w:rPr>
          <w:highlight w:val="white"/>
        </w:rPr>
      </w:pPr>
      <w:r w:rsidRPr="00903DBA">
        <w:rPr>
          <w:highlight w:val="white"/>
        </w:rPr>
        <w:t xml:space="preserve">  }</w:t>
      </w:r>
    </w:p>
    <w:p w14:paraId="1E823DA9" w14:textId="7C923E99" w:rsidR="00733710" w:rsidRDefault="00733710" w:rsidP="00733710">
      <w:pPr>
        <w:pStyle w:val="Code"/>
        <w:rPr>
          <w:highlight w:val="white"/>
        </w:rPr>
      </w:pPr>
      <w:r w:rsidRPr="00903DBA">
        <w:rPr>
          <w:highlight w:val="white"/>
        </w:rPr>
        <w:t>}</w:t>
      </w:r>
    </w:p>
    <w:p w14:paraId="3E3B2D2D" w14:textId="27020FF8" w:rsidR="00DC4ED4" w:rsidRDefault="00DC4ED4" w:rsidP="003F4CBF">
      <w:pPr>
        <w:pStyle w:val="Rubrik3"/>
        <w:rPr>
          <w:highlight w:val="white"/>
        </w:rPr>
      </w:pPr>
      <w:r>
        <w:rPr>
          <w:highlight w:val="white"/>
        </w:rPr>
        <w:t>Optional Expressions</w:t>
      </w:r>
    </w:p>
    <w:p w14:paraId="152B5F69" w14:textId="01E781AE" w:rsidR="00F73ED1" w:rsidRPr="00F73ED1" w:rsidRDefault="00F73ED1" w:rsidP="00F73ED1">
      <w:pPr>
        <w:rPr>
          <w:highlight w:val="white"/>
        </w:rPr>
      </w:pPr>
      <w:r>
        <w:rPr>
          <w:highlight w:val="white"/>
        </w:rPr>
        <w:t>On several occasions</w:t>
      </w:r>
      <w:r w:rsidR="00DB6979">
        <w:rPr>
          <w:highlight w:val="white"/>
        </w:rPr>
        <w:t xml:space="preserve"> </w:t>
      </w:r>
      <w:r w:rsidR="00547045">
        <w:rPr>
          <w:highlight w:val="white"/>
        </w:rPr>
        <w:t>,</w:t>
      </w:r>
      <w:r w:rsidR="00DB6979">
        <w:rPr>
          <w:highlight w:val="white"/>
        </w:rPr>
        <w:t xml:space="preserve">such as the </w:t>
      </w:r>
      <w:r w:rsidR="00DB6979" w:rsidRPr="00DB6979">
        <w:rPr>
          <w:rStyle w:val="KeyWord0"/>
          <w:highlight w:val="white"/>
        </w:rPr>
        <w:t>for</w:t>
      </w:r>
      <w:r w:rsidR="00DB6979">
        <w:rPr>
          <w:highlight w:val="white"/>
        </w:rPr>
        <w:t xml:space="preserve"> statement, </w:t>
      </w:r>
      <w:r w:rsidR="00547045">
        <w:rPr>
          <w:highlight w:val="white"/>
        </w:rPr>
        <w:t>the presence of expression</w:t>
      </w:r>
      <w:r w:rsidR="00DB6979">
        <w:rPr>
          <w:highlight w:val="white"/>
        </w:rPr>
        <w:t xml:space="preserve">s are </w:t>
      </w:r>
      <w:r w:rsidR="00547045">
        <w:rPr>
          <w:highlight w:val="white"/>
        </w:rPr>
        <w:t>optional. Therefore, we have a rule for an optional expression. In the absence of an expression, the result is null.</w:t>
      </w:r>
    </w:p>
    <w:p w14:paraId="775845C6" w14:textId="77777777" w:rsidR="00DC4ED4" w:rsidRPr="00903DBA" w:rsidRDefault="00DC4ED4" w:rsidP="00DC4ED4">
      <w:pPr>
        <w:pStyle w:val="CodeHeader"/>
        <w:rPr>
          <w:highlight w:val="white"/>
        </w:rPr>
      </w:pPr>
      <w:r w:rsidRPr="00903DBA">
        <w:rPr>
          <w:highlight w:val="white"/>
        </w:rPr>
        <w:t>MainParser.cs</w:t>
      </w:r>
    </w:p>
    <w:p w14:paraId="1079A3BC" w14:textId="77777777" w:rsidR="00DC4ED4" w:rsidRPr="00903DBA" w:rsidRDefault="00DC4ED4" w:rsidP="00DC4ED4">
      <w:pPr>
        <w:pStyle w:val="Code"/>
        <w:rPr>
          <w:highlight w:val="white"/>
        </w:rPr>
      </w:pPr>
      <w:r w:rsidRPr="00903DBA">
        <w:rPr>
          <w:highlight w:val="white"/>
        </w:rPr>
        <w:lastRenderedPageBreak/>
        <w:t>optional_expression:</w:t>
      </w:r>
    </w:p>
    <w:p w14:paraId="258B1EDE" w14:textId="77777777" w:rsidR="00DC4ED4" w:rsidRPr="00903DBA" w:rsidRDefault="00DC4ED4" w:rsidP="00DC4ED4">
      <w:pPr>
        <w:pStyle w:val="Code"/>
        <w:rPr>
          <w:highlight w:val="white"/>
        </w:rPr>
      </w:pPr>
      <w:r w:rsidRPr="00903DBA">
        <w:rPr>
          <w:highlight w:val="white"/>
        </w:rPr>
        <w:t xml:space="preserve">    /* Empty */ { $$ = null; }</w:t>
      </w:r>
    </w:p>
    <w:p w14:paraId="652BEDA2" w14:textId="77777777" w:rsidR="00DC4ED4" w:rsidRPr="00903DBA" w:rsidRDefault="00DC4ED4" w:rsidP="00DC4ED4">
      <w:pPr>
        <w:pStyle w:val="Code"/>
        <w:rPr>
          <w:highlight w:val="white"/>
        </w:rPr>
      </w:pPr>
      <w:r w:rsidRPr="00903DBA">
        <w:rPr>
          <w:highlight w:val="white"/>
        </w:rPr>
        <w:t xml:space="preserve">  | expression  { $$ = $1;   };</w:t>
      </w:r>
    </w:p>
    <w:p w14:paraId="11785CB6" w14:textId="6A50F105" w:rsidR="003F4CBF" w:rsidRDefault="003F4CBF" w:rsidP="003F4CBF">
      <w:pPr>
        <w:pStyle w:val="Rubrik3"/>
        <w:rPr>
          <w:highlight w:val="white"/>
        </w:rPr>
      </w:pPr>
      <w:r>
        <w:rPr>
          <w:highlight w:val="white"/>
        </w:rPr>
        <w:t>The Comma Expression</w:t>
      </w:r>
    </w:p>
    <w:p w14:paraId="4C3CB12D" w14:textId="2A876A8F" w:rsidR="00A963C6" w:rsidRPr="00903DBA" w:rsidRDefault="00502780" w:rsidP="00A604FA">
      <w:pPr>
        <w:rPr>
          <w:highlight w:val="white"/>
        </w:rPr>
      </w:pPr>
      <w:r>
        <w:rPr>
          <w:highlight w:val="white"/>
        </w:rPr>
        <w:t>We begin the parsing of the expression</w:t>
      </w:r>
      <w:r w:rsidR="004D6608">
        <w:rPr>
          <w:highlight w:val="white"/>
        </w:rPr>
        <w:t>s with the operator</w:t>
      </w:r>
      <w:r>
        <w:rPr>
          <w:highlight w:val="white"/>
        </w:rPr>
        <w:t xml:space="preserve"> </w:t>
      </w:r>
      <w:r w:rsidR="002A78C8">
        <w:rPr>
          <w:highlight w:val="white"/>
        </w:rPr>
        <w:t xml:space="preserve">of lowest </w:t>
      </w:r>
      <w:r w:rsidR="002A78C8" w:rsidRPr="00903DBA">
        <w:rPr>
          <w:highlight w:val="white"/>
        </w:rPr>
        <w:t>precedence</w:t>
      </w:r>
      <w:r w:rsidR="002A78C8">
        <w:rPr>
          <w:highlight w:val="white"/>
        </w:rPr>
        <w:t xml:space="preserve">, which is the comma </w:t>
      </w:r>
      <w:r w:rsidR="004D6608">
        <w:rPr>
          <w:highlight w:val="white"/>
        </w:rPr>
        <w:t xml:space="preserve">operator. </w:t>
      </w:r>
      <w:r w:rsidR="00A604FA" w:rsidRPr="00903DBA">
        <w:rPr>
          <w:highlight w:val="white"/>
        </w:rPr>
        <w:t>A</w:t>
      </w:r>
      <w:r w:rsidR="00BA4AFE" w:rsidRPr="00903DBA">
        <w:rPr>
          <w:highlight w:val="white"/>
        </w:rPr>
        <w:t xml:space="preserve"> comma</w:t>
      </w:r>
      <w:r w:rsidR="00A604FA" w:rsidRPr="00903DBA">
        <w:rPr>
          <w:highlight w:val="white"/>
        </w:rPr>
        <w:t xml:space="preserve"> expression may be an assignment</w:t>
      </w:r>
      <w:r w:rsidR="00B02A39" w:rsidRPr="00903DBA">
        <w:rPr>
          <w:highlight w:val="white"/>
        </w:rPr>
        <w:t xml:space="preserve"> </w:t>
      </w:r>
      <w:r w:rsidR="009934C1" w:rsidRPr="00903DBA">
        <w:rPr>
          <w:highlight w:val="white"/>
        </w:rPr>
        <w:t>expression,</w:t>
      </w:r>
      <w:r w:rsidR="00A604FA" w:rsidRPr="00903DBA">
        <w:rPr>
          <w:highlight w:val="white"/>
        </w:rPr>
        <w:t xml:space="preserve"> or two expression</w:t>
      </w:r>
      <w:r w:rsidR="00322B02" w:rsidRPr="00903DBA">
        <w:rPr>
          <w:highlight w:val="white"/>
        </w:rPr>
        <w:t>s</w:t>
      </w:r>
      <w:r w:rsidR="00A604FA" w:rsidRPr="00903DBA">
        <w:rPr>
          <w:highlight w:val="white"/>
        </w:rPr>
        <w:t xml:space="preserve"> separated by a comma.</w:t>
      </w:r>
    </w:p>
    <w:p w14:paraId="4F65EE07" w14:textId="77777777" w:rsidR="00A963C6" w:rsidRPr="00903DBA" w:rsidRDefault="00A963C6" w:rsidP="00A963C6">
      <w:pPr>
        <w:pStyle w:val="Code"/>
        <w:rPr>
          <w:highlight w:val="white"/>
        </w:rPr>
      </w:pPr>
      <w:r w:rsidRPr="00903DBA">
        <w:rPr>
          <w:highlight w:val="white"/>
        </w:rPr>
        <w:t>expression:</w:t>
      </w:r>
    </w:p>
    <w:p w14:paraId="146964DA" w14:textId="77777777" w:rsidR="00A963C6" w:rsidRPr="00903DBA" w:rsidRDefault="00A963C6" w:rsidP="00A963C6">
      <w:pPr>
        <w:pStyle w:val="Code"/>
        <w:rPr>
          <w:highlight w:val="white"/>
        </w:rPr>
      </w:pPr>
      <w:r w:rsidRPr="00903DBA">
        <w:rPr>
          <w:highlight w:val="white"/>
        </w:rPr>
        <w:t xml:space="preserve">   assignment_expression {</w:t>
      </w:r>
    </w:p>
    <w:p w14:paraId="2A4EBEA9" w14:textId="77777777" w:rsidR="00A963C6" w:rsidRPr="00903DBA" w:rsidRDefault="00A963C6" w:rsidP="00A963C6">
      <w:pPr>
        <w:pStyle w:val="Code"/>
        <w:rPr>
          <w:highlight w:val="white"/>
        </w:rPr>
      </w:pPr>
      <w:r w:rsidRPr="00903DBA">
        <w:rPr>
          <w:highlight w:val="white"/>
        </w:rPr>
        <w:t xml:space="preserve">      $$ = $1;</w:t>
      </w:r>
    </w:p>
    <w:p w14:paraId="29F52D77" w14:textId="77777777" w:rsidR="00A963C6" w:rsidRPr="00903DBA" w:rsidRDefault="00A963C6" w:rsidP="00A963C6">
      <w:pPr>
        <w:pStyle w:val="Code"/>
        <w:rPr>
          <w:highlight w:val="white"/>
        </w:rPr>
      </w:pPr>
      <w:r w:rsidRPr="00903DBA">
        <w:rPr>
          <w:highlight w:val="white"/>
        </w:rPr>
        <w:t xml:space="preserve">    }</w:t>
      </w:r>
    </w:p>
    <w:p w14:paraId="3DDE006D" w14:textId="77777777" w:rsidR="00A963C6" w:rsidRPr="00903DBA" w:rsidRDefault="00A963C6" w:rsidP="00A963C6">
      <w:pPr>
        <w:pStyle w:val="Code"/>
        <w:rPr>
          <w:highlight w:val="white"/>
        </w:rPr>
      </w:pPr>
      <w:r w:rsidRPr="00903DBA">
        <w:rPr>
          <w:highlight w:val="white"/>
        </w:rPr>
        <w:t xml:space="preserve">  | expression COMMA assignment_expression {</w:t>
      </w:r>
    </w:p>
    <w:p w14:paraId="08C33968" w14:textId="77777777" w:rsidR="00A963C6" w:rsidRPr="00903DBA" w:rsidRDefault="00A963C6" w:rsidP="00A963C6">
      <w:pPr>
        <w:pStyle w:val="Code"/>
        <w:rPr>
          <w:highlight w:val="white"/>
        </w:rPr>
      </w:pPr>
      <w:r w:rsidRPr="00903DBA">
        <w:rPr>
          <w:highlight w:val="white"/>
        </w:rPr>
        <w:t xml:space="preserve">      $$ = MiddleCodeGenerator.CommaExpression($1, $3);</w:t>
      </w:r>
    </w:p>
    <w:p w14:paraId="447DFC29" w14:textId="3918B280" w:rsidR="00A963C6" w:rsidRPr="00903DBA" w:rsidRDefault="00A963C6" w:rsidP="00A963C6">
      <w:pPr>
        <w:pStyle w:val="Code"/>
        <w:rPr>
          <w:highlight w:val="white"/>
        </w:rPr>
      </w:pPr>
      <w:r w:rsidRPr="00903DBA">
        <w:rPr>
          <w:highlight w:val="white"/>
        </w:rPr>
        <w:t xml:space="preserve">    };</w:t>
      </w:r>
    </w:p>
    <w:p w14:paraId="030CFEF7" w14:textId="562B20BE" w:rsidR="00B05CB1" w:rsidRPr="00903DBA" w:rsidRDefault="00FE4E0C" w:rsidP="00152085">
      <w:pPr>
        <w:pStyle w:val="Rubrik3"/>
      </w:pPr>
      <w:bookmarkStart w:id="181" w:name="_Toc57656014"/>
      <w:r w:rsidRPr="00903DBA">
        <w:t xml:space="preserve">The </w:t>
      </w:r>
      <w:r w:rsidR="009E1435" w:rsidRPr="00903DBA">
        <w:t>Assignment Expression</w:t>
      </w:r>
      <w:bookmarkEnd w:id="181"/>
    </w:p>
    <w:p w14:paraId="13D84E3A" w14:textId="34C553E4" w:rsidR="000126E8" w:rsidRPr="00903DBA" w:rsidRDefault="000126E8" w:rsidP="000126E8">
      <w:pPr>
        <w:rPr>
          <w:color w:val="auto"/>
        </w:rPr>
      </w:pPr>
      <w:r w:rsidRPr="00903DBA">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sidRPr="00903DBA">
        <w:t>operand</w:t>
      </w:r>
      <w:r w:rsidRPr="00903DBA">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6234"/>
      </w:tblGrid>
      <w:tr w:rsidR="00044E8E" w:rsidRPr="00903DBA" w14:paraId="74CF1851" w14:textId="77777777" w:rsidTr="000A0238">
        <w:tc>
          <w:tcPr>
            <w:tcW w:w="3116" w:type="dxa"/>
            <w:hideMark/>
          </w:tcPr>
          <w:p w14:paraId="251E66CA" w14:textId="54AC85DB" w:rsidR="00044E8E" w:rsidRDefault="00044E8E">
            <w:pPr>
              <w:pStyle w:val="Code"/>
            </w:pPr>
            <w:r w:rsidRPr="00903DBA">
              <w:t>x += y;</w:t>
            </w:r>
          </w:p>
          <w:p w14:paraId="6C3DC329" w14:textId="6A1AE70A" w:rsidR="00044E8E" w:rsidRPr="00903DBA" w:rsidRDefault="00044E8E">
            <w:pPr>
              <w:pStyle w:val="Code"/>
            </w:pPr>
          </w:p>
        </w:tc>
        <w:tc>
          <w:tcPr>
            <w:tcW w:w="6234" w:type="dxa"/>
            <w:vMerge w:val="restart"/>
            <w:hideMark/>
          </w:tcPr>
          <w:p w14:paraId="35ABCDEC" w14:textId="77777777" w:rsidR="00044E8E" w:rsidRPr="00903DBA" w:rsidRDefault="00044E8E">
            <w:pPr>
              <w:pStyle w:val="Code"/>
            </w:pPr>
            <w:r>
              <w:t>t</w:t>
            </w:r>
            <w:r w:rsidRPr="00903DBA">
              <w:t xml:space="preserve"> = x + y</w:t>
            </w:r>
          </w:p>
          <w:p w14:paraId="765B482A" w14:textId="77777777" w:rsidR="00044E8E" w:rsidRDefault="00044E8E" w:rsidP="00044E8E">
            <w:pPr>
              <w:pStyle w:val="Code"/>
            </w:pPr>
            <w:r w:rsidRPr="00903DBA">
              <w:t xml:space="preserve">x = </w:t>
            </w:r>
            <w:r>
              <w:t>t</w:t>
            </w:r>
          </w:p>
          <w:p w14:paraId="79CE2785" w14:textId="78FB33A0" w:rsidR="00044E8E" w:rsidRPr="00903DBA" w:rsidRDefault="008D502B" w:rsidP="00044E8E">
            <w:r>
              <w:t>(b) Equivalent simple assignment</w:t>
            </w:r>
          </w:p>
        </w:tc>
      </w:tr>
      <w:tr w:rsidR="00044E8E" w:rsidRPr="00903DBA" w14:paraId="2E301F26" w14:textId="77777777" w:rsidTr="000A0238">
        <w:tc>
          <w:tcPr>
            <w:tcW w:w="3116" w:type="dxa"/>
          </w:tcPr>
          <w:p w14:paraId="5B1E0BED" w14:textId="58850200" w:rsidR="00044E8E" w:rsidRPr="00903DBA" w:rsidRDefault="00044E8E" w:rsidP="00044E8E">
            <w:r>
              <w:t>(a) Compound assignment</w:t>
            </w:r>
          </w:p>
        </w:tc>
        <w:tc>
          <w:tcPr>
            <w:tcW w:w="6234" w:type="dxa"/>
            <w:vMerge/>
          </w:tcPr>
          <w:p w14:paraId="19C17848" w14:textId="73238B81" w:rsidR="00044E8E" w:rsidRPr="00903DBA" w:rsidRDefault="00044E8E">
            <w:pPr>
              <w:pStyle w:val="Code"/>
            </w:pPr>
          </w:p>
        </w:tc>
      </w:tr>
    </w:tbl>
    <w:p w14:paraId="5AEBDE6C" w14:textId="0A1846B2" w:rsidR="002C375A" w:rsidRPr="00903DBA" w:rsidRDefault="002C375A" w:rsidP="002C375A">
      <w:r w:rsidRPr="00903DBA">
        <w:t xml:space="preserve">An assignment expression can be </w:t>
      </w:r>
      <w:r w:rsidR="002734F8" w:rsidRPr="00903DBA">
        <w:t xml:space="preserve">a </w:t>
      </w:r>
      <w:r w:rsidRPr="00903DBA">
        <w:t>condition</w:t>
      </w:r>
      <w:r w:rsidR="002734F8" w:rsidRPr="00903DBA">
        <w:t>al</w:t>
      </w:r>
      <w:r w:rsidRPr="00903DBA">
        <w:t xml:space="preserve"> expression, a </w:t>
      </w:r>
      <w:r w:rsidR="00384FFA" w:rsidRPr="00903DBA">
        <w:t>s</w:t>
      </w:r>
      <w:r w:rsidRPr="00903DBA">
        <w:t>imple assignment, or a compound assignment.</w:t>
      </w:r>
    </w:p>
    <w:p w14:paraId="4B43AAD9" w14:textId="37607089" w:rsidR="009E1435" w:rsidRPr="00903DBA" w:rsidRDefault="009E1435" w:rsidP="009E1435">
      <w:pPr>
        <w:pStyle w:val="CodeHeader"/>
        <w:rPr>
          <w:highlight w:val="white"/>
        </w:rPr>
      </w:pPr>
      <w:r w:rsidRPr="00903DBA">
        <w:rPr>
          <w:highlight w:val="white"/>
        </w:rPr>
        <w:t>MainParser.cs</w:t>
      </w:r>
    </w:p>
    <w:p w14:paraId="28989381" w14:textId="77777777" w:rsidR="00BF71E1" w:rsidRPr="00903DBA" w:rsidRDefault="00BF71E1" w:rsidP="00BF71E1">
      <w:pPr>
        <w:pStyle w:val="Code"/>
        <w:rPr>
          <w:highlight w:val="white"/>
        </w:rPr>
      </w:pPr>
      <w:r w:rsidRPr="00903DBA">
        <w:rPr>
          <w:highlight w:val="white"/>
        </w:rPr>
        <w:t>assignment_expression:</w:t>
      </w:r>
    </w:p>
    <w:p w14:paraId="005F94CF" w14:textId="77777777" w:rsidR="00BF71E1" w:rsidRPr="00903DBA" w:rsidRDefault="00BF71E1" w:rsidP="00BF71E1">
      <w:pPr>
        <w:pStyle w:val="Code"/>
        <w:rPr>
          <w:highlight w:val="white"/>
        </w:rPr>
      </w:pPr>
      <w:r w:rsidRPr="00903DBA">
        <w:rPr>
          <w:highlight w:val="white"/>
        </w:rPr>
        <w:t xml:space="preserve">    condition_expression {</w:t>
      </w:r>
    </w:p>
    <w:p w14:paraId="6DDC6D9D" w14:textId="77777777" w:rsidR="00BF71E1" w:rsidRPr="00903DBA" w:rsidRDefault="00BF71E1" w:rsidP="00BF71E1">
      <w:pPr>
        <w:pStyle w:val="Code"/>
        <w:rPr>
          <w:highlight w:val="white"/>
        </w:rPr>
      </w:pPr>
      <w:r w:rsidRPr="00903DBA">
        <w:rPr>
          <w:highlight w:val="white"/>
        </w:rPr>
        <w:t xml:space="preserve">      $$ = $1;</w:t>
      </w:r>
    </w:p>
    <w:p w14:paraId="3C660484" w14:textId="77777777" w:rsidR="00BF71E1" w:rsidRPr="00903DBA" w:rsidRDefault="00BF71E1" w:rsidP="00BF71E1">
      <w:pPr>
        <w:pStyle w:val="Code"/>
        <w:rPr>
          <w:highlight w:val="white"/>
        </w:rPr>
      </w:pPr>
      <w:r w:rsidRPr="00903DBA">
        <w:rPr>
          <w:highlight w:val="white"/>
        </w:rPr>
        <w:t xml:space="preserve">    }</w:t>
      </w:r>
    </w:p>
    <w:p w14:paraId="30C81425" w14:textId="77777777" w:rsidR="00BF71E1" w:rsidRPr="00903DBA" w:rsidRDefault="00BF71E1" w:rsidP="00BF71E1">
      <w:pPr>
        <w:pStyle w:val="Code"/>
        <w:rPr>
          <w:highlight w:val="white"/>
        </w:rPr>
      </w:pPr>
      <w:r w:rsidRPr="00903DBA">
        <w:rPr>
          <w:highlight w:val="white"/>
        </w:rPr>
        <w:t xml:space="preserve">  | prefix_expression assignment_operator assignment_expression {</w:t>
      </w:r>
    </w:p>
    <w:p w14:paraId="06B9A144" w14:textId="77777777" w:rsidR="00BF71E1" w:rsidRPr="00903DBA" w:rsidRDefault="00BF71E1" w:rsidP="00BF71E1">
      <w:pPr>
        <w:pStyle w:val="Code"/>
        <w:rPr>
          <w:highlight w:val="white"/>
        </w:rPr>
      </w:pPr>
      <w:r w:rsidRPr="00903DBA">
        <w:rPr>
          <w:highlight w:val="white"/>
        </w:rPr>
        <w:t xml:space="preserve">      $$ = MiddleCodeGenerator.AssignmentExpression($2, $1, $3);</w:t>
      </w:r>
    </w:p>
    <w:p w14:paraId="1A6C6EAB" w14:textId="77777777" w:rsidR="00BF71E1" w:rsidRPr="00903DBA" w:rsidRDefault="00BF71E1" w:rsidP="00BF71E1">
      <w:pPr>
        <w:pStyle w:val="Code"/>
        <w:rPr>
          <w:highlight w:val="white"/>
        </w:rPr>
      </w:pPr>
      <w:r w:rsidRPr="00903DBA">
        <w:rPr>
          <w:highlight w:val="white"/>
        </w:rPr>
        <w:t xml:space="preserve">    };</w:t>
      </w:r>
    </w:p>
    <w:p w14:paraId="4CDE5C1B" w14:textId="77777777" w:rsidR="00BF71E1" w:rsidRPr="00903DBA" w:rsidRDefault="00BF71E1" w:rsidP="00BF71E1">
      <w:pPr>
        <w:pStyle w:val="Code"/>
        <w:rPr>
          <w:highlight w:val="white"/>
        </w:rPr>
      </w:pPr>
    </w:p>
    <w:p w14:paraId="09804450" w14:textId="77777777" w:rsidR="00BF71E1" w:rsidRPr="00903DBA" w:rsidRDefault="00BF71E1" w:rsidP="00BF71E1">
      <w:pPr>
        <w:pStyle w:val="Code"/>
        <w:rPr>
          <w:highlight w:val="white"/>
        </w:rPr>
      </w:pPr>
      <w:r w:rsidRPr="00903DBA">
        <w:rPr>
          <w:highlight w:val="white"/>
        </w:rPr>
        <w:t>assignment_operator:</w:t>
      </w:r>
    </w:p>
    <w:p w14:paraId="18C97600" w14:textId="77777777" w:rsidR="00BF71E1" w:rsidRPr="00903DBA" w:rsidRDefault="00BF71E1" w:rsidP="00BF71E1">
      <w:pPr>
        <w:pStyle w:val="Code"/>
        <w:rPr>
          <w:highlight w:val="white"/>
        </w:rPr>
      </w:pPr>
      <w:r w:rsidRPr="00903DBA">
        <w:rPr>
          <w:highlight w:val="white"/>
        </w:rPr>
        <w:t xml:space="preserve">    ASSIGN             { $$ = MiddleOperator.Assign;         }</w:t>
      </w:r>
    </w:p>
    <w:p w14:paraId="03C095AD" w14:textId="77777777" w:rsidR="00BF71E1" w:rsidRPr="00903DBA" w:rsidRDefault="00BF71E1" w:rsidP="00BF71E1">
      <w:pPr>
        <w:pStyle w:val="Code"/>
        <w:rPr>
          <w:highlight w:val="white"/>
        </w:rPr>
      </w:pPr>
      <w:r w:rsidRPr="00903DBA">
        <w:rPr>
          <w:highlight w:val="white"/>
        </w:rPr>
        <w:t xml:space="preserve">  | ADD_ASSIGN         { $$ = MiddleOperator.BinaryAdd;      }</w:t>
      </w:r>
    </w:p>
    <w:p w14:paraId="0E3ABFC1" w14:textId="77777777" w:rsidR="00BF71E1" w:rsidRPr="00903DBA" w:rsidRDefault="00BF71E1" w:rsidP="00BF71E1">
      <w:pPr>
        <w:pStyle w:val="Code"/>
        <w:rPr>
          <w:highlight w:val="white"/>
        </w:rPr>
      </w:pPr>
      <w:r w:rsidRPr="00903DBA">
        <w:rPr>
          <w:highlight w:val="white"/>
        </w:rPr>
        <w:t xml:space="preserve">  | SUBTRACT_ASSIGN    { $$ = MiddleOperator.BinarySubtract; }</w:t>
      </w:r>
    </w:p>
    <w:p w14:paraId="7EDB0189" w14:textId="77777777" w:rsidR="00BF71E1" w:rsidRPr="00903DBA" w:rsidRDefault="00BF71E1" w:rsidP="00BF71E1">
      <w:pPr>
        <w:pStyle w:val="Code"/>
        <w:rPr>
          <w:highlight w:val="white"/>
        </w:rPr>
      </w:pPr>
      <w:r w:rsidRPr="00903DBA">
        <w:rPr>
          <w:highlight w:val="white"/>
        </w:rPr>
        <w:t xml:space="preserve">  | MULTIPLY_ASSIGN    { $$ = MiddleOperator.SignedMultiply; }</w:t>
      </w:r>
    </w:p>
    <w:p w14:paraId="32D6EE57" w14:textId="77777777" w:rsidR="00BF71E1" w:rsidRPr="00903DBA" w:rsidRDefault="00BF71E1" w:rsidP="00BF71E1">
      <w:pPr>
        <w:pStyle w:val="Code"/>
        <w:rPr>
          <w:highlight w:val="white"/>
        </w:rPr>
      </w:pPr>
      <w:r w:rsidRPr="00903DBA">
        <w:rPr>
          <w:highlight w:val="white"/>
        </w:rPr>
        <w:t xml:space="preserve">  | DIVIDE_ASSIGN      { $$ = MiddleOperator.SignedDivide;   }</w:t>
      </w:r>
    </w:p>
    <w:p w14:paraId="7A8245F6" w14:textId="77777777" w:rsidR="00BF71E1" w:rsidRPr="00903DBA" w:rsidRDefault="00BF71E1" w:rsidP="00BF71E1">
      <w:pPr>
        <w:pStyle w:val="Code"/>
        <w:rPr>
          <w:highlight w:val="white"/>
        </w:rPr>
      </w:pPr>
      <w:r w:rsidRPr="00903DBA">
        <w:rPr>
          <w:highlight w:val="white"/>
        </w:rPr>
        <w:t xml:space="preserve">  | MODULO_ASSIGN      { $$ = MiddleOperator.SignedModulo;   }</w:t>
      </w:r>
    </w:p>
    <w:p w14:paraId="72C2DDB5" w14:textId="77777777" w:rsidR="00BF71E1" w:rsidRPr="00903DBA" w:rsidRDefault="00BF71E1" w:rsidP="00BF71E1">
      <w:pPr>
        <w:pStyle w:val="Code"/>
        <w:rPr>
          <w:highlight w:val="white"/>
        </w:rPr>
      </w:pPr>
      <w:r w:rsidRPr="00903DBA">
        <w:rPr>
          <w:highlight w:val="white"/>
        </w:rPr>
        <w:t xml:space="preserve">  | AND_ASSIGN         { $$ = MiddleOperator.BitwiseAnd;     }</w:t>
      </w:r>
    </w:p>
    <w:p w14:paraId="38C065F6" w14:textId="0976D3CA" w:rsidR="00BF71E1" w:rsidRPr="00903DBA" w:rsidRDefault="00BF71E1" w:rsidP="00BF71E1">
      <w:pPr>
        <w:pStyle w:val="Code"/>
        <w:rPr>
          <w:highlight w:val="white"/>
        </w:rPr>
      </w:pPr>
      <w:r w:rsidRPr="00903DBA">
        <w:rPr>
          <w:highlight w:val="white"/>
        </w:rPr>
        <w:t xml:space="preserve">  | </w:t>
      </w:r>
      <w:r w:rsidR="00414C74" w:rsidRPr="00903DBA">
        <w:rPr>
          <w:highlight w:val="white"/>
        </w:rPr>
        <w:t>OR</w:t>
      </w:r>
      <w:r w:rsidRPr="00903DBA">
        <w:rPr>
          <w:highlight w:val="white"/>
        </w:rPr>
        <w:t xml:space="preserve">_ASSIGN     </w:t>
      </w:r>
      <w:r w:rsidR="001C3E1B" w:rsidRPr="00903DBA">
        <w:rPr>
          <w:highlight w:val="white"/>
        </w:rPr>
        <w:t xml:space="preserve"> </w:t>
      </w:r>
      <w:r w:rsidRPr="00903DBA">
        <w:rPr>
          <w:highlight w:val="white"/>
        </w:rPr>
        <w:t xml:space="preserve">    { $$ = MiddleOperator.Bitwise</w:t>
      </w:r>
      <w:r w:rsidR="00414C74" w:rsidRPr="00903DBA">
        <w:rPr>
          <w:highlight w:val="white"/>
        </w:rPr>
        <w:t>Or</w:t>
      </w:r>
      <w:r w:rsidRPr="00903DBA">
        <w:rPr>
          <w:highlight w:val="white"/>
        </w:rPr>
        <w:t xml:space="preserve">; </w:t>
      </w:r>
      <w:r w:rsidR="001C3E1B" w:rsidRPr="00903DBA">
        <w:rPr>
          <w:highlight w:val="white"/>
        </w:rPr>
        <w:t xml:space="preserve"> </w:t>
      </w:r>
      <w:r w:rsidRPr="00903DBA">
        <w:rPr>
          <w:highlight w:val="white"/>
        </w:rPr>
        <w:t xml:space="preserve">    }</w:t>
      </w:r>
    </w:p>
    <w:p w14:paraId="481455EC" w14:textId="7307B34F" w:rsidR="00BF71E1" w:rsidRPr="00903DBA" w:rsidRDefault="00BF71E1" w:rsidP="00BF71E1">
      <w:pPr>
        <w:pStyle w:val="Code"/>
        <w:rPr>
          <w:highlight w:val="white"/>
        </w:rPr>
      </w:pPr>
      <w:r w:rsidRPr="00903DBA">
        <w:rPr>
          <w:highlight w:val="white"/>
        </w:rPr>
        <w:t xml:space="preserve">  | XOR_ASSIGN         { $$ = MiddleOperator.BitwiseXOr;     }</w:t>
      </w:r>
    </w:p>
    <w:p w14:paraId="4F312A7B" w14:textId="77777777" w:rsidR="00BF71E1" w:rsidRPr="00903DBA" w:rsidRDefault="00BF71E1" w:rsidP="00BF71E1">
      <w:pPr>
        <w:pStyle w:val="Code"/>
        <w:rPr>
          <w:highlight w:val="white"/>
        </w:rPr>
      </w:pPr>
      <w:r w:rsidRPr="00903DBA">
        <w:rPr>
          <w:highlight w:val="white"/>
        </w:rPr>
        <w:t xml:space="preserve">  | LEFT_SHIFT_ASSIGN  { $$ = MiddleOperator.ShiftLeft;      }</w:t>
      </w:r>
    </w:p>
    <w:p w14:paraId="2C37922B" w14:textId="77777777" w:rsidR="00BF71E1" w:rsidRPr="00903DBA" w:rsidRDefault="00BF71E1" w:rsidP="00BF71E1">
      <w:pPr>
        <w:pStyle w:val="Code"/>
        <w:rPr>
          <w:highlight w:val="white"/>
        </w:rPr>
      </w:pPr>
      <w:r w:rsidRPr="00903DBA">
        <w:rPr>
          <w:highlight w:val="white"/>
        </w:rPr>
        <w:t xml:space="preserve">  | RIGHT_SHIFT_ASSIGN { $$ = MiddleOperator.ShiftRight;     };</w:t>
      </w:r>
    </w:p>
    <w:p w14:paraId="13428A25" w14:textId="3BB8B386" w:rsidR="00F82E42" w:rsidRPr="00903DBA" w:rsidRDefault="00F82E42" w:rsidP="00F82E42">
      <w:pPr>
        <w:pStyle w:val="Rubrik3"/>
        <w:numPr>
          <w:ilvl w:val="2"/>
          <w:numId w:val="121"/>
        </w:numPr>
      </w:pPr>
      <w:bookmarkStart w:id="182" w:name="_Toc57656015"/>
      <w:bookmarkStart w:id="183" w:name="_Hlk57717624"/>
      <w:r w:rsidRPr="00903DBA">
        <w:t>The Condition Expression</w:t>
      </w:r>
      <w:bookmarkEnd w:id="182"/>
    </w:p>
    <w:bookmarkEnd w:id="183"/>
    <w:p w14:paraId="7A624048" w14:textId="400788AC" w:rsidR="00BA322E" w:rsidRPr="00903DBA" w:rsidRDefault="00BA322E" w:rsidP="00BA322E">
      <w:pPr>
        <w:rPr>
          <w:color w:val="auto"/>
        </w:rPr>
      </w:pPr>
      <w:r w:rsidRPr="00903DBA">
        <w:t xml:space="preserve">The conditional operator </w:t>
      </w:r>
      <w:r w:rsidR="000A0238">
        <w:t xml:space="preserve">is the only operator in C that takes three operands. It </w:t>
      </w:r>
      <w:r w:rsidRPr="00903DBA">
        <w:t>applies lazy evaluation, which means that only on</w:t>
      </w:r>
      <w:r w:rsidR="00B653CC" w:rsidRPr="00903DBA">
        <w:t>e</w:t>
      </w:r>
      <w:r w:rsidRPr="00903DBA">
        <w:t xml:space="preserve"> of the </w:t>
      </w:r>
      <w:r w:rsidR="000A0238">
        <w:t>second</w:t>
      </w:r>
      <w:r w:rsidRPr="00903DBA">
        <w:t xml:space="preserve"> or </w:t>
      </w:r>
      <w:r w:rsidR="000A0238">
        <w:t>third</w:t>
      </w:r>
      <w:r w:rsidRPr="00903DBA">
        <w:t xml:space="preserve"> expression will be evaluated</w:t>
      </w:r>
      <w:r w:rsidR="000A0238">
        <w:t>, depending on the value of the first expression.</w:t>
      </w:r>
    </w:p>
    <w:p w14:paraId="0FD300C4" w14:textId="77777777" w:rsidR="00815D7B" w:rsidRPr="00903DBA" w:rsidRDefault="00815D7B" w:rsidP="00815D7B">
      <w:pPr>
        <w:pStyle w:val="CodeHeader"/>
      </w:pPr>
      <w:r w:rsidRPr="00903DBA">
        <w:lastRenderedPageBreak/>
        <w:t>MainParser.gppg</w:t>
      </w:r>
    </w:p>
    <w:p w14:paraId="74BB74E3" w14:textId="77777777" w:rsidR="00B653CC" w:rsidRPr="00903DBA" w:rsidRDefault="00B653CC" w:rsidP="00B653CC">
      <w:pPr>
        <w:pStyle w:val="Code"/>
        <w:rPr>
          <w:highlight w:val="white"/>
        </w:rPr>
      </w:pPr>
      <w:r w:rsidRPr="00903DBA">
        <w:rPr>
          <w:highlight w:val="white"/>
        </w:rPr>
        <w:t>condition_expression:</w:t>
      </w:r>
    </w:p>
    <w:p w14:paraId="568019D5" w14:textId="77777777" w:rsidR="00B653CC" w:rsidRPr="00903DBA" w:rsidRDefault="00B653CC" w:rsidP="00B653CC">
      <w:pPr>
        <w:pStyle w:val="Code"/>
        <w:rPr>
          <w:highlight w:val="white"/>
        </w:rPr>
      </w:pPr>
      <w:r w:rsidRPr="00903DBA">
        <w:rPr>
          <w:highlight w:val="white"/>
        </w:rPr>
        <w:t xml:space="preserve">    logical_or_expression {</w:t>
      </w:r>
    </w:p>
    <w:p w14:paraId="0B6BD37A" w14:textId="77777777" w:rsidR="00B653CC" w:rsidRPr="00903DBA" w:rsidRDefault="00B653CC" w:rsidP="00B653CC">
      <w:pPr>
        <w:pStyle w:val="Code"/>
        <w:rPr>
          <w:highlight w:val="white"/>
        </w:rPr>
      </w:pPr>
      <w:r w:rsidRPr="00903DBA">
        <w:rPr>
          <w:highlight w:val="white"/>
        </w:rPr>
        <w:t xml:space="preserve">      $$ = $1;</w:t>
      </w:r>
    </w:p>
    <w:p w14:paraId="429CB3A8" w14:textId="77777777" w:rsidR="00B653CC" w:rsidRPr="00903DBA" w:rsidRDefault="00B653CC" w:rsidP="00B653CC">
      <w:pPr>
        <w:pStyle w:val="Code"/>
        <w:rPr>
          <w:highlight w:val="white"/>
        </w:rPr>
      </w:pPr>
      <w:r w:rsidRPr="00903DBA">
        <w:rPr>
          <w:highlight w:val="white"/>
        </w:rPr>
        <w:t xml:space="preserve">    }</w:t>
      </w:r>
    </w:p>
    <w:p w14:paraId="25180C72" w14:textId="1FFD311B" w:rsidR="00B653CC" w:rsidRPr="00903DBA" w:rsidRDefault="00B653CC" w:rsidP="00B653CC">
      <w:pPr>
        <w:pStyle w:val="Code"/>
        <w:rPr>
          <w:highlight w:val="white"/>
        </w:rPr>
      </w:pPr>
      <w:r w:rsidRPr="00903DBA">
        <w:rPr>
          <w:highlight w:val="white"/>
        </w:rPr>
        <w:t xml:space="preserve">  | logical_or_expression QUESTION_MARK expression</w:t>
      </w:r>
      <w:r w:rsidR="00C205EC" w:rsidRPr="00903DBA">
        <w:rPr>
          <w:highlight w:val="white"/>
        </w:rPr>
        <w:t xml:space="preserve"> </w:t>
      </w:r>
      <w:r w:rsidRPr="00903DBA">
        <w:rPr>
          <w:highlight w:val="white"/>
        </w:rPr>
        <w:t>COLON condition_expression{</w:t>
      </w:r>
    </w:p>
    <w:p w14:paraId="3A929545" w14:textId="78DCDB8B" w:rsidR="00B653CC" w:rsidRPr="00903DBA" w:rsidRDefault="00B653CC" w:rsidP="00B653CC">
      <w:pPr>
        <w:pStyle w:val="Code"/>
        <w:rPr>
          <w:highlight w:val="white"/>
        </w:rPr>
      </w:pPr>
      <w:r w:rsidRPr="00903DBA">
        <w:rPr>
          <w:highlight w:val="white"/>
        </w:rPr>
        <w:t xml:space="preserve">      $$ = MiddleCodeGenerator.ConditionalExpression($1, $3, $5);</w:t>
      </w:r>
    </w:p>
    <w:p w14:paraId="247549D1" w14:textId="14632BAA" w:rsidR="00B653CC" w:rsidRPr="00903DBA" w:rsidRDefault="00B653CC" w:rsidP="00B653CC">
      <w:pPr>
        <w:pStyle w:val="Code"/>
        <w:rPr>
          <w:highlight w:val="white"/>
        </w:rPr>
      </w:pPr>
      <w:r w:rsidRPr="00903DBA">
        <w:rPr>
          <w:highlight w:val="white"/>
        </w:rPr>
        <w:t xml:space="preserve">    };</w:t>
      </w:r>
    </w:p>
    <w:p w14:paraId="5E34C0B5" w14:textId="2480C96B" w:rsidR="00DE54CF" w:rsidRPr="00903DBA" w:rsidRDefault="00DE54CF" w:rsidP="00DE54CF">
      <w:pPr>
        <w:pStyle w:val="Rubrik3"/>
        <w:numPr>
          <w:ilvl w:val="2"/>
          <w:numId w:val="122"/>
        </w:numPr>
      </w:pPr>
      <w:bookmarkStart w:id="184" w:name="_Toc57656016"/>
      <w:bookmarkStart w:id="185" w:name="_Hlk57718199"/>
      <w:r w:rsidRPr="00903DBA">
        <w:t>Constant Expression</w:t>
      </w:r>
      <w:bookmarkEnd w:id="184"/>
    </w:p>
    <w:bookmarkEnd w:id="185"/>
    <w:p w14:paraId="7BBBE54F" w14:textId="7C12F43D" w:rsidR="00DE54CF" w:rsidRPr="00903DBA" w:rsidRDefault="00DE54CF" w:rsidP="00DE54CF">
      <w:r w:rsidRPr="00903DBA">
        <w:t xml:space="preserve">On several occasions, </w:t>
      </w:r>
      <w:r w:rsidR="0003781A" w:rsidRPr="00903DBA">
        <w:t xml:space="preserve">such </w:t>
      </w:r>
      <w:r w:rsidR="00E5121F" w:rsidRPr="00903DBA">
        <w:t>array</w:t>
      </w:r>
      <w:r w:rsidR="0003781A" w:rsidRPr="00903DBA">
        <w:t xml:space="preserve"> limits</w:t>
      </w:r>
      <w:r w:rsidR="00E5121F" w:rsidRPr="00903DBA">
        <w:t xml:space="preserve"> and enumeration values, we need to parse constant </w:t>
      </w:r>
      <w:r w:rsidR="00F461A3" w:rsidRPr="00903DBA">
        <w:t xml:space="preserve">integral </w:t>
      </w:r>
      <w:r w:rsidR="00E5121F" w:rsidRPr="00903DBA">
        <w:t xml:space="preserve">expressions. </w:t>
      </w:r>
      <w:r w:rsidR="00A976AC" w:rsidRPr="00903DBA">
        <w:t xml:space="preserve">The </w:t>
      </w:r>
      <w:r w:rsidR="00122096" w:rsidRPr="00903DBA">
        <w:t>expression is a conditional expression since it cannot hold commas or assignments.</w:t>
      </w:r>
    </w:p>
    <w:p w14:paraId="63C8CB4F" w14:textId="0786663A" w:rsidR="00E5121F" w:rsidRPr="00903DBA" w:rsidRDefault="00E5121F" w:rsidP="00E5121F">
      <w:pPr>
        <w:pStyle w:val="CodeHeader"/>
      </w:pPr>
      <w:r w:rsidRPr="00903DBA">
        <w:t>MainParser.cs</w:t>
      </w:r>
    </w:p>
    <w:p w14:paraId="292C8C8A" w14:textId="77777777" w:rsidR="00E5121F" w:rsidRPr="00903DBA" w:rsidRDefault="00E5121F" w:rsidP="00E5121F">
      <w:pPr>
        <w:pStyle w:val="Code"/>
        <w:rPr>
          <w:highlight w:val="white"/>
        </w:rPr>
      </w:pPr>
      <w:r w:rsidRPr="00903DBA">
        <w:rPr>
          <w:highlight w:val="white"/>
        </w:rPr>
        <w:t>optional_constant_integral_expression:</w:t>
      </w:r>
    </w:p>
    <w:p w14:paraId="2D1840C2" w14:textId="51E7C6B3" w:rsidR="00E5121F" w:rsidRPr="00903DBA" w:rsidRDefault="00E5121F" w:rsidP="00E5121F">
      <w:pPr>
        <w:pStyle w:val="Code"/>
        <w:rPr>
          <w:highlight w:val="white"/>
        </w:rPr>
      </w:pPr>
      <w:r w:rsidRPr="00903DBA">
        <w:rPr>
          <w:highlight w:val="white"/>
        </w:rPr>
        <w:t xml:space="preserve">    /* Empty */  </w:t>
      </w:r>
      <w:r w:rsidR="000675D8" w:rsidRPr="00903DBA">
        <w:rPr>
          <w:highlight w:val="white"/>
        </w:rPr>
        <w:t xml:space="preserve"> </w:t>
      </w:r>
      <w:r w:rsidRPr="00903DBA">
        <w:rPr>
          <w:highlight w:val="white"/>
        </w:rPr>
        <w:t xml:space="preserve">               { $$ = null; }</w:t>
      </w:r>
    </w:p>
    <w:p w14:paraId="167915EA" w14:textId="77777777" w:rsidR="00E5121F" w:rsidRPr="00903DBA" w:rsidRDefault="00E5121F" w:rsidP="00E5121F">
      <w:pPr>
        <w:pStyle w:val="Code"/>
        <w:rPr>
          <w:highlight w:val="white"/>
        </w:rPr>
      </w:pPr>
      <w:r w:rsidRPr="00903DBA">
        <w:rPr>
          <w:highlight w:val="white"/>
        </w:rPr>
        <w:t xml:space="preserve">  | constant_integral_expression { $$ = $1;   };</w:t>
      </w:r>
    </w:p>
    <w:p w14:paraId="3E4A77C4" w14:textId="77777777" w:rsidR="00E5121F" w:rsidRPr="00903DBA" w:rsidRDefault="00E5121F" w:rsidP="00E5121F">
      <w:pPr>
        <w:pStyle w:val="Code"/>
        <w:rPr>
          <w:highlight w:val="white"/>
        </w:rPr>
      </w:pPr>
    </w:p>
    <w:p w14:paraId="49E1782A" w14:textId="77777777" w:rsidR="00E5121F" w:rsidRPr="00903DBA" w:rsidRDefault="00E5121F" w:rsidP="00E5121F">
      <w:pPr>
        <w:pStyle w:val="Code"/>
        <w:rPr>
          <w:highlight w:val="white"/>
        </w:rPr>
      </w:pPr>
      <w:r w:rsidRPr="00903DBA">
        <w:rPr>
          <w:highlight w:val="white"/>
        </w:rPr>
        <w:t>constant_integral_expression:</w:t>
      </w:r>
    </w:p>
    <w:p w14:paraId="69CBB48E" w14:textId="77777777" w:rsidR="00E5121F" w:rsidRPr="00903DBA" w:rsidRDefault="00E5121F" w:rsidP="00E5121F">
      <w:pPr>
        <w:pStyle w:val="Code"/>
        <w:rPr>
          <w:highlight w:val="white"/>
        </w:rPr>
      </w:pPr>
      <w:r w:rsidRPr="00903DBA">
        <w:rPr>
          <w:highlight w:val="white"/>
        </w:rPr>
        <w:t xml:space="preserve">    condition_expression {</w:t>
      </w:r>
    </w:p>
    <w:p w14:paraId="48B352F8" w14:textId="64140CC3" w:rsidR="00E5121F" w:rsidRPr="00903DBA" w:rsidRDefault="00E5121F" w:rsidP="00E5121F">
      <w:pPr>
        <w:pStyle w:val="Code"/>
        <w:rPr>
          <w:highlight w:val="white"/>
        </w:rPr>
      </w:pPr>
      <w:r w:rsidRPr="00903DBA">
        <w:rPr>
          <w:highlight w:val="white"/>
        </w:rPr>
        <w:t xml:space="preserve">      $$ = MiddleCodeGenerator.ConstantIntegralExpression($1);</w:t>
      </w:r>
    </w:p>
    <w:p w14:paraId="2282BDFA" w14:textId="4EA8D716" w:rsidR="00E5121F" w:rsidRPr="00903DBA" w:rsidRDefault="00E5121F" w:rsidP="00E5121F">
      <w:pPr>
        <w:pStyle w:val="Code"/>
        <w:rPr>
          <w:highlight w:val="white"/>
        </w:rPr>
      </w:pPr>
      <w:r w:rsidRPr="00903DBA">
        <w:rPr>
          <w:highlight w:val="white"/>
        </w:rPr>
        <w:t xml:space="preserve">    };</w:t>
      </w:r>
    </w:p>
    <w:p w14:paraId="55390D89" w14:textId="0BCB293E" w:rsidR="00566563" w:rsidRPr="00903DBA" w:rsidRDefault="00566563" w:rsidP="00566563">
      <w:pPr>
        <w:pStyle w:val="Rubrik3"/>
        <w:numPr>
          <w:ilvl w:val="2"/>
          <w:numId w:val="123"/>
        </w:numPr>
      </w:pPr>
      <w:bookmarkStart w:id="186" w:name="_Toc57656017"/>
      <w:bookmarkStart w:id="187" w:name="_Hlk57718244"/>
      <w:r w:rsidRPr="00903DBA">
        <w:t>Logical Expression</w:t>
      </w:r>
      <w:r w:rsidR="00F4495B" w:rsidRPr="00903DBA">
        <w:t>s</w:t>
      </w:r>
      <w:bookmarkEnd w:id="186"/>
    </w:p>
    <w:bookmarkEnd w:id="187"/>
    <w:p w14:paraId="5EFFA9E0" w14:textId="57EF3FAD" w:rsidR="003B5BE3" w:rsidRDefault="001F64F6" w:rsidP="00DF0A20">
      <w:r>
        <w:t xml:space="preserve">The logical </w:t>
      </w:r>
      <w:r w:rsidRPr="007164EA">
        <w:rPr>
          <w:rStyle w:val="KeyWord0"/>
        </w:rPr>
        <w:t>and</w:t>
      </w:r>
      <w:r>
        <w:t xml:space="preserve"> </w:t>
      </w:r>
      <w:r w:rsidR="007164EA">
        <w:t xml:space="preserve">and </w:t>
      </w:r>
      <w:r w:rsidRPr="007164EA">
        <w:rPr>
          <w:rStyle w:val="KeyWord0"/>
        </w:rPr>
        <w:t>or</w:t>
      </w:r>
      <w:r>
        <w:t xml:space="preserve"> operators</w:t>
      </w:r>
      <w:r w:rsidR="007164EA">
        <w:t xml:space="preserve"> have one rule each, since </w:t>
      </w:r>
      <w:r w:rsidR="003B5BE3" w:rsidRPr="003B5BE3">
        <w:rPr>
          <w:rStyle w:val="KeyWord0"/>
        </w:rPr>
        <w:t>and</w:t>
      </w:r>
      <w:r w:rsidR="003B5BE3">
        <w:t xml:space="preserve"> have higher precedence</w:t>
      </w:r>
      <w:r w:rsidR="00302B5C">
        <w:t xml:space="preserve"> than </w:t>
      </w:r>
      <w:r w:rsidR="00302B5C" w:rsidRPr="00302B5C">
        <w:rPr>
          <w:rStyle w:val="KeyWord0"/>
        </w:rPr>
        <w:t>or</w:t>
      </w:r>
      <w:r w:rsidR="003B5BE3">
        <w:t>.</w:t>
      </w:r>
    </w:p>
    <w:p w14:paraId="16F5F5E0" w14:textId="77777777" w:rsidR="00566563" w:rsidRPr="00903DBA" w:rsidRDefault="00566563" w:rsidP="00566563">
      <w:pPr>
        <w:pStyle w:val="CodeHeader"/>
      </w:pPr>
      <w:r w:rsidRPr="00903DBA">
        <w:t>MainParser.cs</w:t>
      </w:r>
    </w:p>
    <w:p w14:paraId="44CD8771" w14:textId="77777777" w:rsidR="00566563" w:rsidRPr="00903DBA" w:rsidRDefault="00566563" w:rsidP="0027377B">
      <w:pPr>
        <w:pStyle w:val="Code"/>
        <w:rPr>
          <w:highlight w:val="white"/>
        </w:rPr>
      </w:pPr>
      <w:r w:rsidRPr="00903DBA">
        <w:rPr>
          <w:highlight w:val="white"/>
        </w:rPr>
        <w:t>logical_or_expression:</w:t>
      </w:r>
    </w:p>
    <w:p w14:paraId="1BD1D624" w14:textId="77777777" w:rsidR="00566563" w:rsidRPr="00903DBA" w:rsidRDefault="00566563" w:rsidP="0027377B">
      <w:pPr>
        <w:pStyle w:val="Code"/>
        <w:rPr>
          <w:highlight w:val="white"/>
        </w:rPr>
      </w:pPr>
      <w:r w:rsidRPr="00903DBA">
        <w:rPr>
          <w:highlight w:val="white"/>
        </w:rPr>
        <w:t xml:space="preserve">    logical_and_expression {</w:t>
      </w:r>
    </w:p>
    <w:p w14:paraId="5C10DF9E" w14:textId="77777777" w:rsidR="00566563" w:rsidRPr="00903DBA" w:rsidRDefault="00566563" w:rsidP="0027377B">
      <w:pPr>
        <w:pStyle w:val="Code"/>
        <w:rPr>
          <w:highlight w:val="white"/>
        </w:rPr>
      </w:pPr>
      <w:r w:rsidRPr="00903DBA">
        <w:rPr>
          <w:highlight w:val="white"/>
        </w:rPr>
        <w:t xml:space="preserve">      $$ = $1;</w:t>
      </w:r>
    </w:p>
    <w:p w14:paraId="0E5FA79D" w14:textId="77777777" w:rsidR="00566563" w:rsidRPr="00903DBA" w:rsidRDefault="00566563" w:rsidP="0027377B">
      <w:pPr>
        <w:pStyle w:val="Code"/>
        <w:rPr>
          <w:highlight w:val="white"/>
        </w:rPr>
      </w:pPr>
      <w:r w:rsidRPr="00903DBA">
        <w:rPr>
          <w:highlight w:val="white"/>
        </w:rPr>
        <w:t xml:space="preserve">    }</w:t>
      </w:r>
    </w:p>
    <w:p w14:paraId="06ADE524" w14:textId="77777777" w:rsidR="00566563" w:rsidRPr="00903DBA" w:rsidRDefault="00566563" w:rsidP="0027377B">
      <w:pPr>
        <w:pStyle w:val="Code"/>
        <w:rPr>
          <w:highlight w:val="white"/>
        </w:rPr>
      </w:pPr>
      <w:r w:rsidRPr="00903DBA">
        <w:rPr>
          <w:highlight w:val="white"/>
        </w:rPr>
        <w:t xml:space="preserve">  | logical_or_expression LOGICAL_OR logical_and_expression {</w:t>
      </w:r>
    </w:p>
    <w:p w14:paraId="583C44E8" w14:textId="77777777" w:rsidR="00566563" w:rsidRPr="00903DBA" w:rsidRDefault="00566563" w:rsidP="0027377B">
      <w:pPr>
        <w:pStyle w:val="Code"/>
        <w:rPr>
          <w:highlight w:val="white"/>
        </w:rPr>
      </w:pPr>
      <w:r w:rsidRPr="00903DBA">
        <w:rPr>
          <w:highlight w:val="white"/>
        </w:rPr>
        <w:t xml:space="preserve">      $$ = MiddleCodeGenerator.LogicalOrExpression($1, $3);</w:t>
      </w:r>
    </w:p>
    <w:p w14:paraId="1B2C6647" w14:textId="76A4D52D" w:rsidR="00566563" w:rsidRPr="00903DBA" w:rsidRDefault="00566563" w:rsidP="0027377B">
      <w:pPr>
        <w:pStyle w:val="Code"/>
        <w:rPr>
          <w:highlight w:val="white"/>
        </w:rPr>
      </w:pPr>
      <w:r w:rsidRPr="00903DBA">
        <w:rPr>
          <w:highlight w:val="white"/>
        </w:rPr>
        <w:t xml:space="preserve">    };</w:t>
      </w:r>
    </w:p>
    <w:p w14:paraId="7FE95F54" w14:textId="77777777" w:rsidR="003966E2" w:rsidRDefault="003966E2" w:rsidP="006E6535">
      <w:pPr>
        <w:pStyle w:val="Code"/>
        <w:rPr>
          <w:highlight w:val="white"/>
        </w:rPr>
      </w:pPr>
    </w:p>
    <w:p w14:paraId="0D45340C" w14:textId="2678B5F6" w:rsidR="006E6535" w:rsidRPr="00903DBA" w:rsidRDefault="006E6535" w:rsidP="006E6535">
      <w:pPr>
        <w:pStyle w:val="Code"/>
        <w:rPr>
          <w:highlight w:val="white"/>
        </w:rPr>
      </w:pPr>
      <w:r w:rsidRPr="00903DBA">
        <w:rPr>
          <w:highlight w:val="white"/>
        </w:rPr>
        <w:t>logical_and_expression:</w:t>
      </w:r>
    </w:p>
    <w:p w14:paraId="32EA6449" w14:textId="69DDAA39" w:rsidR="006E6535" w:rsidRPr="00903DBA" w:rsidRDefault="006E6535" w:rsidP="006E6535">
      <w:pPr>
        <w:pStyle w:val="Code"/>
        <w:rPr>
          <w:highlight w:val="white"/>
        </w:rPr>
      </w:pPr>
      <w:r w:rsidRPr="00903DBA">
        <w:rPr>
          <w:highlight w:val="white"/>
        </w:rPr>
        <w:t xml:space="preserve">    bitwise_</w:t>
      </w:r>
      <w:r w:rsidR="00414C74" w:rsidRPr="00903DBA">
        <w:rPr>
          <w:highlight w:val="white"/>
        </w:rPr>
        <w:t>or</w:t>
      </w:r>
      <w:r w:rsidRPr="00903DBA">
        <w:rPr>
          <w:highlight w:val="white"/>
        </w:rPr>
        <w:t>_expression {</w:t>
      </w:r>
    </w:p>
    <w:p w14:paraId="651619A3" w14:textId="77777777" w:rsidR="006E6535" w:rsidRPr="00903DBA" w:rsidRDefault="006E6535" w:rsidP="006E6535">
      <w:pPr>
        <w:pStyle w:val="Code"/>
        <w:rPr>
          <w:highlight w:val="white"/>
        </w:rPr>
      </w:pPr>
      <w:r w:rsidRPr="00903DBA">
        <w:rPr>
          <w:highlight w:val="white"/>
        </w:rPr>
        <w:t xml:space="preserve">      $$ = $1;</w:t>
      </w:r>
    </w:p>
    <w:p w14:paraId="1BE2693E" w14:textId="77777777" w:rsidR="006E6535" w:rsidRPr="00903DBA" w:rsidRDefault="006E6535" w:rsidP="006E6535">
      <w:pPr>
        <w:pStyle w:val="Code"/>
        <w:rPr>
          <w:highlight w:val="white"/>
        </w:rPr>
      </w:pPr>
      <w:r w:rsidRPr="00903DBA">
        <w:rPr>
          <w:highlight w:val="white"/>
        </w:rPr>
        <w:t xml:space="preserve">    }</w:t>
      </w:r>
    </w:p>
    <w:p w14:paraId="57EC3FFF" w14:textId="3C2BA4EF" w:rsidR="006E6535" w:rsidRPr="00903DBA" w:rsidRDefault="006E6535" w:rsidP="006E6535">
      <w:pPr>
        <w:pStyle w:val="Code"/>
        <w:rPr>
          <w:highlight w:val="white"/>
        </w:rPr>
      </w:pPr>
      <w:r w:rsidRPr="00903DBA">
        <w:rPr>
          <w:highlight w:val="white"/>
        </w:rPr>
        <w:t xml:space="preserve">  | logical_and_expression LOGICAL_AND bitwise_</w:t>
      </w:r>
      <w:r w:rsidR="00414C74" w:rsidRPr="00903DBA">
        <w:rPr>
          <w:highlight w:val="white"/>
        </w:rPr>
        <w:t>or</w:t>
      </w:r>
      <w:r w:rsidRPr="00903DBA">
        <w:rPr>
          <w:highlight w:val="white"/>
        </w:rPr>
        <w:t>_expression {</w:t>
      </w:r>
    </w:p>
    <w:p w14:paraId="1D5FF6A0" w14:textId="77777777" w:rsidR="006E6535" w:rsidRPr="00903DBA" w:rsidRDefault="006E6535" w:rsidP="006E6535">
      <w:pPr>
        <w:pStyle w:val="Code"/>
        <w:rPr>
          <w:highlight w:val="white"/>
        </w:rPr>
      </w:pPr>
      <w:r w:rsidRPr="00903DBA">
        <w:rPr>
          <w:highlight w:val="white"/>
        </w:rPr>
        <w:t xml:space="preserve">      $$ = MiddleCodeGenerator.LogicalAndExpression($1, $3);</w:t>
      </w:r>
    </w:p>
    <w:p w14:paraId="05851B90" w14:textId="77777777" w:rsidR="006E6535" w:rsidRPr="00903DBA" w:rsidRDefault="006E6535" w:rsidP="006E6535">
      <w:pPr>
        <w:pStyle w:val="Code"/>
        <w:rPr>
          <w:highlight w:val="white"/>
        </w:rPr>
      </w:pPr>
      <w:r w:rsidRPr="00903DBA">
        <w:rPr>
          <w:highlight w:val="white"/>
        </w:rPr>
        <w:t xml:space="preserve">    };</w:t>
      </w:r>
    </w:p>
    <w:p w14:paraId="7E602509" w14:textId="48384ADE" w:rsidR="00654EB0" w:rsidRPr="00903DBA" w:rsidRDefault="00B75EFB" w:rsidP="00B75EFB">
      <w:pPr>
        <w:pStyle w:val="Rubrik3"/>
        <w:rPr>
          <w:highlight w:val="white"/>
        </w:rPr>
      </w:pPr>
      <w:bookmarkStart w:id="188" w:name="_Toc57656018"/>
      <w:bookmarkStart w:id="189" w:name="_Hlk57718416"/>
      <w:r w:rsidRPr="00903DBA">
        <w:rPr>
          <w:highlight w:val="white"/>
        </w:rPr>
        <w:t>Bitwise Expression</w:t>
      </w:r>
      <w:r w:rsidR="00A26FB4" w:rsidRPr="00903DBA">
        <w:rPr>
          <w:highlight w:val="white"/>
        </w:rPr>
        <w:t>s</w:t>
      </w:r>
      <w:bookmarkEnd w:id="188"/>
    </w:p>
    <w:bookmarkEnd w:id="189"/>
    <w:p w14:paraId="329CF001" w14:textId="02B7F90C" w:rsidR="006B74F2" w:rsidRPr="00584300" w:rsidRDefault="00276604" w:rsidP="006B74F2">
      <w:pPr>
        <w:rPr>
          <w:color w:val="auto"/>
        </w:rPr>
      </w:pPr>
      <w:r w:rsidRPr="00903DBA">
        <w:t>Unlike the logical expressions in the previous section, the</w:t>
      </w:r>
      <w:r w:rsidR="000932AF">
        <w:t xml:space="preserve"> b</w:t>
      </w:r>
      <w:r w:rsidRPr="00903DBA">
        <w:t xml:space="preserve">itwise </w:t>
      </w:r>
      <w:r w:rsidR="000932AF">
        <w:t>operators</w:t>
      </w:r>
      <w:r w:rsidRPr="00903DBA">
        <w:t xml:space="preserve"> do not </w:t>
      </w:r>
      <w:r w:rsidR="00302B5C">
        <w:t>apply</w:t>
      </w:r>
      <w:r w:rsidRPr="00903DBA">
        <w:t xml:space="preserve"> lazy evaluation, which means that the right expressions is always evaluated regardless of the value of the left expression. </w:t>
      </w:r>
      <w:r w:rsidR="00584300">
        <w:rPr>
          <w:color w:val="auto"/>
        </w:rPr>
        <w:t xml:space="preserve"> </w:t>
      </w:r>
      <w:r w:rsidR="006B74F2" w:rsidRPr="00903DBA">
        <w:rPr>
          <w:highlight w:val="white"/>
        </w:rPr>
        <w:t>The</w:t>
      </w:r>
      <w:r w:rsidR="000932AF">
        <w:rPr>
          <w:highlight w:val="white"/>
        </w:rPr>
        <w:t>re</w:t>
      </w:r>
      <w:r w:rsidR="006B74F2" w:rsidRPr="00903DBA">
        <w:rPr>
          <w:highlight w:val="white"/>
        </w:rPr>
        <w:t xml:space="preserve"> are three bitwise operators: </w:t>
      </w:r>
      <w:r w:rsidR="006B74F2" w:rsidRPr="00903DBA">
        <w:rPr>
          <w:rStyle w:val="KeyWord0"/>
          <w:highlight w:val="white"/>
        </w:rPr>
        <w:t>or</w:t>
      </w:r>
      <w:r w:rsidR="00303BEE" w:rsidRPr="00903DBA">
        <w:rPr>
          <w:highlight w:val="white"/>
        </w:rPr>
        <w:t xml:space="preserve"> (inclusive or),</w:t>
      </w:r>
      <w:r w:rsidR="006B74F2" w:rsidRPr="00903DBA">
        <w:rPr>
          <w:highlight w:val="white"/>
        </w:rPr>
        <w:t xml:space="preserve"> </w:t>
      </w:r>
      <w:r w:rsidR="006B74F2" w:rsidRPr="00903DBA">
        <w:rPr>
          <w:rStyle w:val="KeyWord0"/>
          <w:highlight w:val="white"/>
        </w:rPr>
        <w:t>xor</w:t>
      </w:r>
      <w:r w:rsidR="0054070A" w:rsidRPr="00903DBA">
        <w:rPr>
          <w:highlight w:val="white"/>
        </w:rPr>
        <w:t xml:space="preserve"> (exclusive or),</w:t>
      </w:r>
      <w:r w:rsidR="006B74F2" w:rsidRPr="00903DBA">
        <w:rPr>
          <w:highlight w:val="white"/>
        </w:rPr>
        <w:t xml:space="preserve"> and </w:t>
      </w:r>
      <w:r w:rsidR="006B74F2" w:rsidRPr="00903DBA">
        <w:rPr>
          <w:rStyle w:val="KeyWord0"/>
          <w:highlight w:val="white"/>
        </w:rPr>
        <w:t>and</w:t>
      </w:r>
      <w:r w:rsidR="006B74F2" w:rsidRPr="00903DBA">
        <w:rPr>
          <w:highlight w:val="white"/>
        </w:rPr>
        <w:t xml:space="preserve">. </w:t>
      </w:r>
      <w:r w:rsidR="009055CE" w:rsidRPr="00903DBA">
        <w:rPr>
          <w:highlight w:val="white"/>
        </w:rPr>
        <w:t>The expressions have one rule each since they have different precedence</w:t>
      </w:r>
      <w:r w:rsidR="009055CE">
        <w:rPr>
          <w:highlight w:val="white"/>
        </w:rPr>
        <w:t xml:space="preserve">. </w:t>
      </w:r>
      <w:r w:rsidR="006B74F2" w:rsidRPr="00903DBA">
        <w:rPr>
          <w:highlight w:val="white"/>
        </w:rPr>
        <w:t>They take two integer values and perform operations on each bit:</w:t>
      </w:r>
    </w:p>
    <w:p w14:paraId="08FF6B5E" w14:textId="03ED51ED" w:rsidR="00302B5C" w:rsidRPr="00A56A47" w:rsidRDefault="00302B5C" w:rsidP="00A56A47">
      <w:pPr>
        <w:pStyle w:val="Liststycke"/>
        <w:numPr>
          <w:ilvl w:val="0"/>
          <w:numId w:val="177"/>
        </w:numPr>
        <w:rPr>
          <w:highlight w:val="white"/>
        </w:rPr>
      </w:pPr>
      <w:r w:rsidRPr="00A56A47">
        <w:rPr>
          <w:rStyle w:val="KeyWord0"/>
          <w:highlight w:val="white"/>
        </w:rPr>
        <w:t>or</w:t>
      </w:r>
      <w:r w:rsidRPr="00A56A47">
        <w:rPr>
          <w:highlight w:val="white"/>
        </w:rPr>
        <w:t xml:space="preserve">: </w:t>
      </w:r>
      <w:r w:rsidR="007B00D1" w:rsidRPr="00A56A47">
        <w:rPr>
          <w:highlight w:val="white"/>
        </w:rPr>
        <w:t xml:space="preserve">the resulting bit is </w:t>
      </w:r>
      <w:r w:rsidRPr="00A56A47">
        <w:rPr>
          <w:highlight w:val="white"/>
        </w:rPr>
        <w:t xml:space="preserve">one if at least one </w:t>
      </w:r>
      <w:r w:rsidR="007B00D1" w:rsidRPr="00A56A47">
        <w:rPr>
          <w:highlight w:val="white"/>
        </w:rPr>
        <w:t xml:space="preserve">bit </w:t>
      </w:r>
      <w:r w:rsidRPr="00A56A47">
        <w:rPr>
          <w:highlight w:val="white"/>
        </w:rPr>
        <w:t>is one, zero otherwise</w:t>
      </w:r>
    </w:p>
    <w:p w14:paraId="49C6AE3E" w14:textId="295509FC" w:rsidR="00302B5C" w:rsidRPr="00A56A47" w:rsidRDefault="00302B5C" w:rsidP="00A56A47">
      <w:pPr>
        <w:pStyle w:val="Liststycke"/>
        <w:numPr>
          <w:ilvl w:val="0"/>
          <w:numId w:val="177"/>
        </w:numPr>
        <w:rPr>
          <w:highlight w:val="white"/>
        </w:rPr>
      </w:pPr>
      <w:r w:rsidRPr="00A56A47">
        <w:rPr>
          <w:rStyle w:val="KeyWord0"/>
          <w:highlight w:val="white"/>
        </w:rPr>
        <w:t>xor</w:t>
      </w:r>
      <w:r w:rsidRPr="00A56A47">
        <w:rPr>
          <w:highlight w:val="white"/>
        </w:rPr>
        <w:t xml:space="preserve">: </w:t>
      </w:r>
      <w:r w:rsidR="007B00D1" w:rsidRPr="00A56A47">
        <w:rPr>
          <w:highlight w:val="white"/>
        </w:rPr>
        <w:t xml:space="preserve">the resulting bit is </w:t>
      </w:r>
      <w:r w:rsidRPr="00A56A47">
        <w:rPr>
          <w:highlight w:val="white"/>
        </w:rPr>
        <w:t xml:space="preserve">one if exact one </w:t>
      </w:r>
      <w:r w:rsidR="007B00D1" w:rsidRPr="00A56A47">
        <w:rPr>
          <w:highlight w:val="white"/>
        </w:rPr>
        <w:t>bit (but not both bits)</w:t>
      </w:r>
      <w:r w:rsidRPr="00A56A47">
        <w:rPr>
          <w:highlight w:val="white"/>
        </w:rPr>
        <w:t xml:space="preserve"> is one, zero otherwise</w:t>
      </w:r>
    </w:p>
    <w:p w14:paraId="66176A18" w14:textId="283B8C9B" w:rsidR="00302B5C" w:rsidRPr="00A56A47" w:rsidRDefault="00302B5C" w:rsidP="00A56A47">
      <w:pPr>
        <w:pStyle w:val="Liststycke"/>
        <w:numPr>
          <w:ilvl w:val="0"/>
          <w:numId w:val="177"/>
        </w:numPr>
        <w:rPr>
          <w:highlight w:val="white"/>
        </w:rPr>
      </w:pPr>
      <w:r w:rsidRPr="00A56A47">
        <w:rPr>
          <w:rStyle w:val="KeyWord0"/>
          <w:highlight w:val="white"/>
        </w:rPr>
        <w:t>and</w:t>
      </w:r>
      <w:r w:rsidRPr="00A56A47">
        <w:rPr>
          <w:highlight w:val="white"/>
        </w:rPr>
        <w:t xml:space="preserve">: </w:t>
      </w:r>
      <w:r w:rsidR="00A56A47" w:rsidRPr="00A56A47">
        <w:rPr>
          <w:highlight w:val="white"/>
        </w:rPr>
        <w:t xml:space="preserve">the resulting bit is </w:t>
      </w:r>
      <w:r w:rsidRPr="00A56A47">
        <w:rPr>
          <w:highlight w:val="white"/>
        </w:rPr>
        <w:t>one if at both values are one, zero otherwise</w:t>
      </w:r>
    </w:p>
    <w:p w14:paraId="3CBEE1E9" w14:textId="6BA72FE8" w:rsidR="00B75EFB" w:rsidRPr="00903DBA" w:rsidRDefault="00B75EFB" w:rsidP="00B75EFB">
      <w:pPr>
        <w:pStyle w:val="CodeHeader"/>
        <w:rPr>
          <w:highlight w:val="white"/>
        </w:rPr>
      </w:pPr>
      <w:r w:rsidRPr="00903DBA">
        <w:rPr>
          <w:highlight w:val="white"/>
        </w:rPr>
        <w:lastRenderedPageBreak/>
        <w:t>MainParser.gppg</w:t>
      </w:r>
    </w:p>
    <w:p w14:paraId="5EB29BA2" w14:textId="07B28E12" w:rsidR="00B75EFB" w:rsidRPr="00903DBA" w:rsidRDefault="00B75EFB" w:rsidP="00B75EFB">
      <w:pPr>
        <w:pStyle w:val="Code"/>
        <w:rPr>
          <w:highlight w:val="white"/>
        </w:rPr>
      </w:pPr>
      <w:r w:rsidRPr="00903DBA">
        <w:rPr>
          <w:highlight w:val="white"/>
        </w:rPr>
        <w:t>bitwise_</w:t>
      </w:r>
      <w:r w:rsidR="00414C74" w:rsidRPr="00903DBA">
        <w:rPr>
          <w:highlight w:val="white"/>
        </w:rPr>
        <w:t>or</w:t>
      </w:r>
      <w:r w:rsidRPr="00903DBA">
        <w:rPr>
          <w:highlight w:val="white"/>
        </w:rPr>
        <w:t>_expression:</w:t>
      </w:r>
    </w:p>
    <w:p w14:paraId="050974F1" w14:textId="77777777" w:rsidR="00B75EFB" w:rsidRPr="00903DBA" w:rsidRDefault="00B75EFB" w:rsidP="00B75EFB">
      <w:pPr>
        <w:pStyle w:val="Code"/>
        <w:rPr>
          <w:highlight w:val="white"/>
        </w:rPr>
      </w:pPr>
      <w:r w:rsidRPr="00903DBA">
        <w:rPr>
          <w:highlight w:val="white"/>
        </w:rPr>
        <w:t xml:space="preserve">    bitwise_xor_expression {</w:t>
      </w:r>
    </w:p>
    <w:p w14:paraId="56D7E1EB" w14:textId="77777777" w:rsidR="00B75EFB" w:rsidRPr="00903DBA" w:rsidRDefault="00B75EFB" w:rsidP="00B75EFB">
      <w:pPr>
        <w:pStyle w:val="Code"/>
        <w:rPr>
          <w:highlight w:val="white"/>
        </w:rPr>
      </w:pPr>
      <w:r w:rsidRPr="00903DBA">
        <w:rPr>
          <w:highlight w:val="white"/>
        </w:rPr>
        <w:t xml:space="preserve">      $$ = $1;</w:t>
      </w:r>
    </w:p>
    <w:p w14:paraId="3302E032" w14:textId="77777777" w:rsidR="00B75EFB" w:rsidRPr="00903DBA" w:rsidRDefault="00B75EFB" w:rsidP="00B75EFB">
      <w:pPr>
        <w:pStyle w:val="Code"/>
        <w:rPr>
          <w:highlight w:val="white"/>
        </w:rPr>
      </w:pPr>
      <w:r w:rsidRPr="00903DBA">
        <w:rPr>
          <w:highlight w:val="white"/>
        </w:rPr>
        <w:t xml:space="preserve">    }</w:t>
      </w:r>
    </w:p>
    <w:p w14:paraId="105FA041" w14:textId="09F06A32" w:rsidR="00B75EFB" w:rsidRPr="00903DBA" w:rsidRDefault="00B75EFB" w:rsidP="00B75EFB">
      <w:pPr>
        <w:pStyle w:val="Code"/>
        <w:rPr>
          <w:highlight w:val="white"/>
        </w:rPr>
      </w:pPr>
      <w:r w:rsidRPr="00903DBA">
        <w:rPr>
          <w:highlight w:val="white"/>
        </w:rPr>
        <w:t xml:space="preserve">  | bitwise_</w:t>
      </w:r>
      <w:r w:rsidR="00414C74" w:rsidRPr="00903DBA">
        <w:rPr>
          <w:highlight w:val="white"/>
        </w:rPr>
        <w:t>or</w:t>
      </w:r>
      <w:r w:rsidRPr="00903DBA">
        <w:rPr>
          <w:highlight w:val="white"/>
        </w:rPr>
        <w:t>_expression BITWISE_OR bitwise_xor_expression {</w:t>
      </w:r>
    </w:p>
    <w:p w14:paraId="3F939908" w14:textId="77777777" w:rsidR="00B75EFB" w:rsidRPr="00903DBA" w:rsidRDefault="00B75EFB" w:rsidP="00B75EFB">
      <w:pPr>
        <w:pStyle w:val="Code"/>
        <w:rPr>
          <w:highlight w:val="white"/>
        </w:rPr>
      </w:pPr>
      <w:r w:rsidRPr="00903DBA">
        <w:rPr>
          <w:highlight w:val="white"/>
        </w:rPr>
        <w:t xml:space="preserve">      $$ = MiddleCodeGenerator.BitwiseExpression</w:t>
      </w:r>
    </w:p>
    <w:p w14:paraId="1C62A352" w14:textId="6C466532" w:rsidR="00B75EFB" w:rsidRPr="00903DBA" w:rsidRDefault="00B75EFB" w:rsidP="00B75EFB">
      <w:pPr>
        <w:pStyle w:val="Code"/>
        <w:rPr>
          <w:highlight w:val="white"/>
        </w:rPr>
      </w:pPr>
      <w:r w:rsidRPr="00903DBA">
        <w:rPr>
          <w:highlight w:val="white"/>
        </w:rPr>
        <w:t xml:space="preserve">           (MiddleOperator.Bitwise</w:t>
      </w:r>
      <w:r w:rsidR="00414C74" w:rsidRPr="00903DBA">
        <w:rPr>
          <w:highlight w:val="white"/>
        </w:rPr>
        <w:t>Or</w:t>
      </w:r>
      <w:r w:rsidRPr="00903DBA">
        <w:rPr>
          <w:highlight w:val="white"/>
        </w:rPr>
        <w:t>, $1, $3);</w:t>
      </w:r>
    </w:p>
    <w:p w14:paraId="0F204B59" w14:textId="63700C8D" w:rsidR="00B75EFB" w:rsidRPr="00903DBA" w:rsidRDefault="00B75EFB" w:rsidP="00B75EFB">
      <w:pPr>
        <w:pStyle w:val="Code"/>
        <w:rPr>
          <w:highlight w:val="white"/>
        </w:rPr>
      </w:pPr>
      <w:r w:rsidRPr="00903DBA">
        <w:rPr>
          <w:highlight w:val="white"/>
        </w:rPr>
        <w:t xml:space="preserve">    };</w:t>
      </w:r>
    </w:p>
    <w:p w14:paraId="5C9E7675" w14:textId="77777777" w:rsidR="00330396" w:rsidRPr="00903DBA" w:rsidRDefault="00330396" w:rsidP="00B75EFB">
      <w:pPr>
        <w:pStyle w:val="Code"/>
        <w:rPr>
          <w:highlight w:val="white"/>
        </w:rPr>
      </w:pPr>
    </w:p>
    <w:p w14:paraId="06B724E6" w14:textId="77777777" w:rsidR="00330396" w:rsidRPr="00903DBA" w:rsidRDefault="00330396" w:rsidP="00330396">
      <w:pPr>
        <w:pStyle w:val="Code"/>
        <w:rPr>
          <w:highlight w:val="white"/>
        </w:rPr>
      </w:pPr>
      <w:r w:rsidRPr="00903DBA">
        <w:rPr>
          <w:highlight w:val="white"/>
        </w:rPr>
        <w:t>bitwise_xor_expression:</w:t>
      </w:r>
    </w:p>
    <w:p w14:paraId="3B0F45D9" w14:textId="77777777" w:rsidR="00330396" w:rsidRPr="00903DBA" w:rsidRDefault="00330396" w:rsidP="00330396">
      <w:pPr>
        <w:pStyle w:val="Code"/>
        <w:rPr>
          <w:highlight w:val="white"/>
        </w:rPr>
      </w:pPr>
      <w:r w:rsidRPr="00903DBA">
        <w:rPr>
          <w:highlight w:val="white"/>
        </w:rPr>
        <w:t xml:space="preserve">    bitwise_and_expression {</w:t>
      </w:r>
    </w:p>
    <w:p w14:paraId="53F77BCF" w14:textId="77777777" w:rsidR="00330396" w:rsidRPr="00903DBA" w:rsidRDefault="00330396" w:rsidP="00330396">
      <w:pPr>
        <w:pStyle w:val="Code"/>
        <w:rPr>
          <w:highlight w:val="white"/>
        </w:rPr>
      </w:pPr>
      <w:r w:rsidRPr="00903DBA">
        <w:rPr>
          <w:highlight w:val="white"/>
        </w:rPr>
        <w:t xml:space="preserve">      $$ = $1;</w:t>
      </w:r>
    </w:p>
    <w:p w14:paraId="58559634" w14:textId="77777777" w:rsidR="00330396" w:rsidRPr="00903DBA" w:rsidRDefault="00330396" w:rsidP="00330396">
      <w:pPr>
        <w:pStyle w:val="Code"/>
        <w:rPr>
          <w:highlight w:val="white"/>
        </w:rPr>
      </w:pPr>
      <w:r w:rsidRPr="00903DBA">
        <w:rPr>
          <w:highlight w:val="white"/>
        </w:rPr>
        <w:t xml:space="preserve">    }</w:t>
      </w:r>
    </w:p>
    <w:p w14:paraId="66703935" w14:textId="77777777" w:rsidR="00330396" w:rsidRPr="00903DBA" w:rsidRDefault="00330396" w:rsidP="00330396">
      <w:pPr>
        <w:pStyle w:val="Code"/>
        <w:rPr>
          <w:highlight w:val="white"/>
        </w:rPr>
      </w:pPr>
      <w:r w:rsidRPr="00903DBA">
        <w:rPr>
          <w:highlight w:val="white"/>
        </w:rPr>
        <w:t xml:space="preserve">  | bitwise_xor_expression BITWISE_XOR bitwise_and_expression {</w:t>
      </w:r>
    </w:p>
    <w:p w14:paraId="7A4F8ACE" w14:textId="77777777" w:rsidR="00330396" w:rsidRPr="00903DBA" w:rsidRDefault="00330396" w:rsidP="00330396">
      <w:pPr>
        <w:pStyle w:val="Code"/>
        <w:rPr>
          <w:highlight w:val="white"/>
        </w:rPr>
      </w:pPr>
      <w:r w:rsidRPr="00903DBA">
        <w:rPr>
          <w:highlight w:val="white"/>
        </w:rPr>
        <w:t xml:space="preserve">      $$ = MiddleCodeGenerator.BitwiseExpression</w:t>
      </w:r>
    </w:p>
    <w:p w14:paraId="588CF7E5" w14:textId="77777777" w:rsidR="00330396" w:rsidRPr="00903DBA" w:rsidRDefault="00330396" w:rsidP="00330396">
      <w:pPr>
        <w:pStyle w:val="Code"/>
        <w:rPr>
          <w:highlight w:val="white"/>
        </w:rPr>
      </w:pPr>
      <w:r w:rsidRPr="00903DBA">
        <w:rPr>
          <w:highlight w:val="white"/>
        </w:rPr>
        <w:t xml:space="preserve">           (MiddleOperator.BitwiseXOr, $1, $3);</w:t>
      </w:r>
    </w:p>
    <w:p w14:paraId="330EFE29" w14:textId="77777777" w:rsidR="00330396" w:rsidRPr="00903DBA" w:rsidRDefault="00330396" w:rsidP="00330396">
      <w:pPr>
        <w:pStyle w:val="Code"/>
        <w:rPr>
          <w:highlight w:val="white"/>
        </w:rPr>
      </w:pPr>
      <w:r w:rsidRPr="00903DBA">
        <w:rPr>
          <w:highlight w:val="white"/>
        </w:rPr>
        <w:t xml:space="preserve">    };</w:t>
      </w:r>
    </w:p>
    <w:p w14:paraId="613928EF" w14:textId="77777777" w:rsidR="00330396" w:rsidRPr="00903DBA" w:rsidRDefault="00330396" w:rsidP="00330396">
      <w:pPr>
        <w:pStyle w:val="Code"/>
        <w:rPr>
          <w:highlight w:val="white"/>
        </w:rPr>
      </w:pPr>
    </w:p>
    <w:p w14:paraId="68E441F2" w14:textId="77777777" w:rsidR="00330396" w:rsidRPr="00903DBA" w:rsidRDefault="00330396" w:rsidP="00330396">
      <w:pPr>
        <w:pStyle w:val="Code"/>
        <w:rPr>
          <w:highlight w:val="white"/>
        </w:rPr>
      </w:pPr>
      <w:r w:rsidRPr="00903DBA">
        <w:rPr>
          <w:highlight w:val="white"/>
        </w:rPr>
        <w:t>bitwise_and_expression:</w:t>
      </w:r>
    </w:p>
    <w:p w14:paraId="17C2DB0D" w14:textId="77777777" w:rsidR="00330396" w:rsidRPr="00903DBA" w:rsidRDefault="00330396" w:rsidP="00330396">
      <w:pPr>
        <w:pStyle w:val="Code"/>
        <w:rPr>
          <w:highlight w:val="white"/>
        </w:rPr>
      </w:pPr>
      <w:r w:rsidRPr="00903DBA">
        <w:rPr>
          <w:highlight w:val="white"/>
        </w:rPr>
        <w:t xml:space="preserve">    equality_expression {</w:t>
      </w:r>
    </w:p>
    <w:p w14:paraId="295A380C" w14:textId="77777777" w:rsidR="00330396" w:rsidRPr="00903DBA" w:rsidRDefault="00330396" w:rsidP="00330396">
      <w:pPr>
        <w:pStyle w:val="Code"/>
        <w:rPr>
          <w:highlight w:val="white"/>
        </w:rPr>
      </w:pPr>
      <w:r w:rsidRPr="00903DBA">
        <w:rPr>
          <w:highlight w:val="white"/>
        </w:rPr>
        <w:t xml:space="preserve">      $$ = $1;</w:t>
      </w:r>
    </w:p>
    <w:p w14:paraId="0524F24A" w14:textId="77777777" w:rsidR="00330396" w:rsidRPr="00903DBA" w:rsidRDefault="00330396" w:rsidP="00330396">
      <w:pPr>
        <w:pStyle w:val="Code"/>
        <w:rPr>
          <w:highlight w:val="white"/>
        </w:rPr>
      </w:pPr>
      <w:r w:rsidRPr="00903DBA">
        <w:rPr>
          <w:highlight w:val="white"/>
        </w:rPr>
        <w:t xml:space="preserve">    }</w:t>
      </w:r>
    </w:p>
    <w:p w14:paraId="756FB0C2" w14:textId="77777777" w:rsidR="00330396" w:rsidRPr="00903DBA" w:rsidRDefault="00330396" w:rsidP="00330396">
      <w:pPr>
        <w:pStyle w:val="Code"/>
        <w:rPr>
          <w:highlight w:val="white"/>
        </w:rPr>
      </w:pPr>
      <w:r w:rsidRPr="00903DBA">
        <w:rPr>
          <w:highlight w:val="white"/>
        </w:rPr>
        <w:t xml:space="preserve">  | bitwise_and_expression AMPERSAND equality_expression {</w:t>
      </w:r>
    </w:p>
    <w:p w14:paraId="58DD054D" w14:textId="77777777" w:rsidR="00330396" w:rsidRPr="00903DBA" w:rsidRDefault="00330396" w:rsidP="00330396">
      <w:pPr>
        <w:pStyle w:val="Code"/>
        <w:rPr>
          <w:highlight w:val="white"/>
        </w:rPr>
      </w:pPr>
      <w:r w:rsidRPr="00903DBA">
        <w:rPr>
          <w:highlight w:val="white"/>
        </w:rPr>
        <w:t xml:space="preserve">      $$ = MiddleCodeGenerator.BitwiseExpression</w:t>
      </w:r>
    </w:p>
    <w:p w14:paraId="32213A82" w14:textId="77777777" w:rsidR="00330396" w:rsidRPr="00903DBA" w:rsidRDefault="00330396" w:rsidP="00330396">
      <w:pPr>
        <w:pStyle w:val="Code"/>
        <w:rPr>
          <w:highlight w:val="white"/>
        </w:rPr>
      </w:pPr>
      <w:r w:rsidRPr="00903DBA">
        <w:rPr>
          <w:highlight w:val="white"/>
        </w:rPr>
        <w:t xml:space="preserve">           (MiddleOperator.BitwiseAnd, $1, $3);</w:t>
      </w:r>
    </w:p>
    <w:p w14:paraId="10F60E80" w14:textId="53F2E9A4" w:rsidR="00330396" w:rsidRPr="00903DBA" w:rsidRDefault="00330396" w:rsidP="00B75EFB">
      <w:pPr>
        <w:pStyle w:val="Code"/>
        <w:rPr>
          <w:highlight w:val="white"/>
        </w:rPr>
      </w:pPr>
      <w:r w:rsidRPr="00903DBA">
        <w:rPr>
          <w:highlight w:val="white"/>
        </w:rPr>
        <w:t xml:space="preserve">    };</w:t>
      </w:r>
    </w:p>
    <w:p w14:paraId="7BEBDE2B" w14:textId="6912D1EC" w:rsidR="00B045AA" w:rsidRPr="00903DBA" w:rsidRDefault="00E863B5" w:rsidP="00B045AA">
      <w:pPr>
        <w:pStyle w:val="Rubrik3"/>
        <w:numPr>
          <w:ilvl w:val="2"/>
          <w:numId w:val="126"/>
        </w:numPr>
      </w:pPr>
      <w:bookmarkStart w:id="190" w:name="_Toc57656019"/>
      <w:bookmarkStart w:id="191" w:name="_Hlk57718508"/>
      <w:bookmarkEnd w:id="59"/>
      <w:r w:rsidRPr="00903DBA">
        <w:t>Shift Expression</w:t>
      </w:r>
      <w:bookmarkEnd w:id="190"/>
    </w:p>
    <w:bookmarkEnd w:id="191"/>
    <w:p w14:paraId="120C4CD0" w14:textId="63E89880" w:rsidR="0067682A" w:rsidRPr="00903DBA" w:rsidRDefault="0067682A" w:rsidP="0067682A">
      <w:r w:rsidRPr="00903DBA">
        <w:t xml:space="preserve">The left </w:t>
      </w:r>
      <w:r w:rsidR="009E0119" w:rsidRPr="00903DBA">
        <w:t xml:space="preserve">and right shift expression must hold integral types. </w:t>
      </w:r>
      <w:r w:rsidR="003011D5" w:rsidRPr="00903DBA">
        <w:t xml:space="preserve">The right expression is type cast to a </w:t>
      </w:r>
      <w:r w:rsidR="00C12BE6" w:rsidRPr="00903DBA">
        <w:t>one-</w:t>
      </w:r>
      <w:r w:rsidR="00D95905" w:rsidRPr="00903DBA">
        <w:t>byte</w:t>
      </w:r>
      <w:r w:rsidR="003011D5" w:rsidRPr="00903DBA">
        <w:t xml:space="preserve"> </w:t>
      </w:r>
      <w:r w:rsidR="00E75D85" w:rsidRPr="00903DBA">
        <w:t xml:space="preserve">integer </w:t>
      </w:r>
      <w:r w:rsidR="003011D5" w:rsidRPr="00903DBA">
        <w:t>value.</w:t>
      </w:r>
    </w:p>
    <w:p w14:paraId="4D44A504" w14:textId="14B3CE99" w:rsidR="008E66E2" w:rsidRPr="00903DBA" w:rsidRDefault="008E66E2" w:rsidP="008E66E2">
      <w:pPr>
        <w:pStyle w:val="CodeHeader"/>
      </w:pPr>
      <w:r w:rsidRPr="00903DBA">
        <w:t>MainParser.gppg</w:t>
      </w:r>
    </w:p>
    <w:p w14:paraId="76E21168" w14:textId="77777777" w:rsidR="00502C8E" w:rsidRPr="00903DBA" w:rsidRDefault="00502C8E" w:rsidP="00502C8E">
      <w:pPr>
        <w:pStyle w:val="Code"/>
        <w:rPr>
          <w:highlight w:val="white"/>
        </w:rPr>
      </w:pPr>
      <w:r w:rsidRPr="00903DBA">
        <w:rPr>
          <w:highlight w:val="white"/>
        </w:rPr>
        <w:t>shift_expression:</w:t>
      </w:r>
    </w:p>
    <w:p w14:paraId="59C2BE1D" w14:textId="77777777" w:rsidR="00502C8E" w:rsidRPr="00903DBA" w:rsidRDefault="00502C8E" w:rsidP="00502C8E">
      <w:pPr>
        <w:pStyle w:val="Code"/>
        <w:rPr>
          <w:highlight w:val="white"/>
        </w:rPr>
      </w:pPr>
      <w:r w:rsidRPr="00903DBA">
        <w:rPr>
          <w:highlight w:val="white"/>
        </w:rPr>
        <w:t xml:space="preserve">    add_expression {</w:t>
      </w:r>
    </w:p>
    <w:p w14:paraId="1F0437C7" w14:textId="77777777" w:rsidR="00502C8E" w:rsidRPr="00903DBA" w:rsidRDefault="00502C8E" w:rsidP="00502C8E">
      <w:pPr>
        <w:pStyle w:val="Code"/>
        <w:rPr>
          <w:highlight w:val="white"/>
        </w:rPr>
      </w:pPr>
      <w:r w:rsidRPr="00903DBA">
        <w:rPr>
          <w:highlight w:val="white"/>
        </w:rPr>
        <w:t xml:space="preserve">      $$ = $1;</w:t>
      </w:r>
    </w:p>
    <w:p w14:paraId="7FDC8D94" w14:textId="77777777" w:rsidR="00502C8E" w:rsidRPr="00903DBA" w:rsidRDefault="00502C8E" w:rsidP="00502C8E">
      <w:pPr>
        <w:pStyle w:val="Code"/>
        <w:rPr>
          <w:highlight w:val="white"/>
        </w:rPr>
      </w:pPr>
      <w:r w:rsidRPr="00903DBA">
        <w:rPr>
          <w:highlight w:val="white"/>
        </w:rPr>
        <w:t xml:space="preserve">    }</w:t>
      </w:r>
    </w:p>
    <w:p w14:paraId="4B306120" w14:textId="77777777" w:rsidR="00502C8E" w:rsidRPr="00903DBA" w:rsidRDefault="00502C8E" w:rsidP="00502C8E">
      <w:pPr>
        <w:pStyle w:val="Code"/>
        <w:rPr>
          <w:highlight w:val="white"/>
        </w:rPr>
      </w:pPr>
      <w:r w:rsidRPr="00903DBA">
        <w:rPr>
          <w:highlight w:val="white"/>
        </w:rPr>
        <w:t xml:space="preserve">  | shift_expression shift_operator add_expression {</w:t>
      </w:r>
    </w:p>
    <w:p w14:paraId="1A0AD3EE" w14:textId="77777777" w:rsidR="00502C8E" w:rsidRPr="00903DBA" w:rsidRDefault="00502C8E" w:rsidP="00502C8E">
      <w:pPr>
        <w:pStyle w:val="Code"/>
        <w:rPr>
          <w:highlight w:val="white"/>
        </w:rPr>
      </w:pPr>
      <w:r w:rsidRPr="00903DBA">
        <w:rPr>
          <w:highlight w:val="white"/>
        </w:rPr>
        <w:t xml:space="preserve">      $$ = MiddleCodeGenerator.ShiftExpression($2, $1, $3);</w:t>
      </w:r>
    </w:p>
    <w:p w14:paraId="2C7119FE" w14:textId="77777777" w:rsidR="00502C8E" w:rsidRPr="00903DBA" w:rsidRDefault="00502C8E" w:rsidP="00502C8E">
      <w:pPr>
        <w:pStyle w:val="Code"/>
        <w:rPr>
          <w:highlight w:val="white"/>
        </w:rPr>
      </w:pPr>
      <w:r w:rsidRPr="00903DBA">
        <w:rPr>
          <w:highlight w:val="white"/>
        </w:rPr>
        <w:t xml:space="preserve">    };</w:t>
      </w:r>
    </w:p>
    <w:p w14:paraId="09FEF886" w14:textId="77777777" w:rsidR="00502C8E" w:rsidRPr="00903DBA" w:rsidRDefault="00502C8E" w:rsidP="00502C8E">
      <w:pPr>
        <w:pStyle w:val="Code"/>
        <w:rPr>
          <w:highlight w:val="white"/>
        </w:rPr>
      </w:pPr>
    </w:p>
    <w:p w14:paraId="1590D897" w14:textId="77777777" w:rsidR="00502C8E" w:rsidRPr="00903DBA" w:rsidRDefault="00502C8E" w:rsidP="00502C8E">
      <w:pPr>
        <w:pStyle w:val="Code"/>
        <w:rPr>
          <w:highlight w:val="white"/>
        </w:rPr>
      </w:pPr>
      <w:r w:rsidRPr="00903DBA">
        <w:rPr>
          <w:highlight w:val="white"/>
        </w:rPr>
        <w:t>shift_operator:</w:t>
      </w:r>
    </w:p>
    <w:p w14:paraId="70D1DD43" w14:textId="77777777" w:rsidR="00502C8E" w:rsidRPr="00903DBA" w:rsidRDefault="00502C8E" w:rsidP="00502C8E">
      <w:pPr>
        <w:pStyle w:val="Code"/>
        <w:rPr>
          <w:highlight w:val="white"/>
        </w:rPr>
      </w:pPr>
      <w:r w:rsidRPr="00903DBA">
        <w:rPr>
          <w:highlight w:val="white"/>
        </w:rPr>
        <w:t xml:space="preserve">    LEFT_SHIFT  { $$ = MiddleOperator.ShiftLeft;  }</w:t>
      </w:r>
    </w:p>
    <w:p w14:paraId="3E224D53" w14:textId="77777777" w:rsidR="00502C8E" w:rsidRPr="00903DBA" w:rsidRDefault="00502C8E" w:rsidP="00502C8E">
      <w:pPr>
        <w:pStyle w:val="Code"/>
        <w:rPr>
          <w:highlight w:val="white"/>
        </w:rPr>
      </w:pPr>
      <w:r w:rsidRPr="00903DBA">
        <w:rPr>
          <w:highlight w:val="white"/>
        </w:rPr>
        <w:t xml:space="preserve">  | RIGHT_SHIFT { $$ = MiddleOperator.ShiftRight; };</w:t>
      </w:r>
    </w:p>
    <w:p w14:paraId="5B11A049" w14:textId="24754F8F" w:rsidR="00E863B5" w:rsidRPr="00903DBA" w:rsidRDefault="00E863B5" w:rsidP="00E863B5">
      <w:pPr>
        <w:pStyle w:val="Rubrik3"/>
        <w:numPr>
          <w:ilvl w:val="2"/>
          <w:numId w:val="126"/>
        </w:numPr>
      </w:pPr>
      <w:bookmarkStart w:id="192" w:name="_Toc57656020"/>
      <w:r w:rsidRPr="00903DBA">
        <w:t>Equality and Relation Expressions</w:t>
      </w:r>
      <w:bookmarkEnd w:id="192"/>
    </w:p>
    <w:p w14:paraId="738AC9CC" w14:textId="6B72C9BE" w:rsidR="00683F88" w:rsidRPr="00903DBA" w:rsidRDefault="00C65C11" w:rsidP="00683F88">
      <w:pPr>
        <w:rPr>
          <w:color w:val="auto"/>
        </w:rPr>
      </w:pPr>
      <w:r w:rsidRPr="00903DBA">
        <w:t>Values of a</w:t>
      </w:r>
      <w:r w:rsidR="00683F88" w:rsidRPr="00903DBA">
        <w:t xml:space="preserve">ll types except structs or unions can be compared with </w:t>
      </w:r>
      <w:r w:rsidRPr="00903DBA">
        <w:t>equality</w:t>
      </w:r>
      <w:r w:rsidR="00683F88" w:rsidRPr="00903DBA">
        <w:t xml:space="preserve"> and </w:t>
      </w:r>
      <w:r w:rsidRPr="00903DBA">
        <w:t xml:space="preserve">inequality </w:t>
      </w:r>
      <w:r w:rsidR="00683F88" w:rsidRPr="00903DBA">
        <w:t>operator.</w:t>
      </w:r>
      <w:r w:rsidR="00832D6E" w:rsidRPr="00903DBA">
        <w:t xml:space="preserve"> However, arrays and functions are converted to pointers before the comparation.</w:t>
      </w:r>
      <w:r w:rsidR="00D76F88" w:rsidRPr="00903DBA">
        <w:t xml:space="preserve"> The equality operators have higher precedence than the relation operators, but they </w:t>
      </w:r>
      <w:r w:rsidR="00832D6E" w:rsidRPr="00903DBA">
        <w:t xml:space="preserve">both call </w:t>
      </w:r>
      <w:r w:rsidR="00F96374" w:rsidRPr="00903DBA">
        <w:rPr>
          <w:rStyle w:val="KeyWord0"/>
          <w:highlight w:val="white"/>
        </w:rPr>
        <w:t>RelationalExpression</w:t>
      </w:r>
      <w:r w:rsidR="001501D6" w:rsidRPr="00903DBA">
        <w:rPr>
          <w:highlight w:val="white"/>
        </w:rPr>
        <w:t xml:space="preserve"> </w:t>
      </w:r>
      <w:r w:rsidR="00F96374" w:rsidRPr="00903DBA">
        <w:rPr>
          <w:highlight w:val="white"/>
        </w:rPr>
        <w:t xml:space="preserve">in </w:t>
      </w:r>
      <w:r w:rsidR="00F96374" w:rsidRPr="00903DBA">
        <w:rPr>
          <w:rStyle w:val="KeyWord0"/>
          <w:highlight w:val="white"/>
        </w:rPr>
        <w:t>MiddleCodeGenerator</w:t>
      </w:r>
      <w:r w:rsidR="00F96374" w:rsidRPr="00903DBA">
        <w:rPr>
          <w:highlight w:val="white"/>
        </w:rPr>
        <w:t>.</w:t>
      </w:r>
    </w:p>
    <w:p w14:paraId="605D18A1" w14:textId="77777777" w:rsidR="00951280" w:rsidRPr="00903DBA" w:rsidRDefault="00951280" w:rsidP="00951280">
      <w:pPr>
        <w:pStyle w:val="CodeHeader"/>
      </w:pPr>
      <w:r w:rsidRPr="00903DBA">
        <w:t>MainParser.gppg</w:t>
      </w:r>
    </w:p>
    <w:p w14:paraId="128A3AC1" w14:textId="77777777" w:rsidR="00AF7DB6" w:rsidRPr="00903DBA" w:rsidRDefault="00AF7DB6" w:rsidP="00AF7DB6">
      <w:pPr>
        <w:pStyle w:val="Code"/>
        <w:rPr>
          <w:highlight w:val="white"/>
        </w:rPr>
      </w:pPr>
      <w:r w:rsidRPr="00903DBA">
        <w:rPr>
          <w:highlight w:val="white"/>
        </w:rPr>
        <w:t>equality_expression:</w:t>
      </w:r>
    </w:p>
    <w:p w14:paraId="5BFCB3B0" w14:textId="77777777" w:rsidR="00AF7DB6" w:rsidRPr="00903DBA" w:rsidRDefault="00AF7DB6" w:rsidP="00AF7DB6">
      <w:pPr>
        <w:pStyle w:val="Code"/>
        <w:rPr>
          <w:highlight w:val="white"/>
        </w:rPr>
      </w:pPr>
      <w:r w:rsidRPr="00903DBA">
        <w:rPr>
          <w:highlight w:val="white"/>
        </w:rPr>
        <w:t xml:space="preserve">    relation_expression {</w:t>
      </w:r>
    </w:p>
    <w:p w14:paraId="08863BE9" w14:textId="77777777" w:rsidR="00AF7DB6" w:rsidRPr="00903DBA" w:rsidRDefault="00AF7DB6" w:rsidP="00AF7DB6">
      <w:pPr>
        <w:pStyle w:val="Code"/>
        <w:rPr>
          <w:highlight w:val="white"/>
        </w:rPr>
      </w:pPr>
      <w:r w:rsidRPr="00903DBA">
        <w:rPr>
          <w:highlight w:val="white"/>
        </w:rPr>
        <w:t xml:space="preserve">      $$ = $1;</w:t>
      </w:r>
    </w:p>
    <w:p w14:paraId="20B50C60" w14:textId="77777777" w:rsidR="00AF7DB6" w:rsidRPr="00903DBA" w:rsidRDefault="00AF7DB6" w:rsidP="00AF7DB6">
      <w:pPr>
        <w:pStyle w:val="Code"/>
        <w:rPr>
          <w:highlight w:val="white"/>
        </w:rPr>
      </w:pPr>
      <w:r w:rsidRPr="00903DBA">
        <w:rPr>
          <w:highlight w:val="white"/>
        </w:rPr>
        <w:lastRenderedPageBreak/>
        <w:t xml:space="preserve">    }</w:t>
      </w:r>
    </w:p>
    <w:p w14:paraId="5CA8713A" w14:textId="77777777" w:rsidR="00AF7DB6" w:rsidRPr="00903DBA" w:rsidRDefault="00AF7DB6" w:rsidP="00AF7DB6">
      <w:pPr>
        <w:pStyle w:val="Code"/>
        <w:rPr>
          <w:highlight w:val="white"/>
        </w:rPr>
      </w:pPr>
      <w:r w:rsidRPr="00903DBA">
        <w:rPr>
          <w:highlight w:val="white"/>
        </w:rPr>
        <w:t xml:space="preserve">  | equality_expression equality_operator relation_expression {</w:t>
      </w:r>
    </w:p>
    <w:p w14:paraId="0B23A183" w14:textId="68F903AD" w:rsidR="00A13B63" w:rsidRPr="00903DBA" w:rsidRDefault="00A13B63" w:rsidP="00A13B63">
      <w:pPr>
        <w:pStyle w:val="Code"/>
        <w:rPr>
          <w:highlight w:val="white"/>
        </w:rPr>
      </w:pPr>
      <w:r w:rsidRPr="00903DBA">
        <w:rPr>
          <w:highlight w:val="white"/>
        </w:rPr>
        <w:t xml:space="preserve">      $$ = MiddleCodeGenerator.RelationalExpression($</w:t>
      </w:r>
      <w:r w:rsidR="001A5B23" w:rsidRPr="00903DBA">
        <w:rPr>
          <w:highlight w:val="white"/>
        </w:rPr>
        <w:t>2</w:t>
      </w:r>
      <w:r w:rsidRPr="00903DBA">
        <w:rPr>
          <w:highlight w:val="white"/>
        </w:rPr>
        <w:t>, $</w:t>
      </w:r>
      <w:r w:rsidR="00FC0691" w:rsidRPr="00903DBA">
        <w:rPr>
          <w:highlight w:val="white"/>
        </w:rPr>
        <w:t>1</w:t>
      </w:r>
      <w:r w:rsidRPr="00903DBA">
        <w:rPr>
          <w:highlight w:val="white"/>
        </w:rPr>
        <w:t>, $3);</w:t>
      </w:r>
    </w:p>
    <w:p w14:paraId="05831452" w14:textId="77777777" w:rsidR="00AF7DB6" w:rsidRPr="00903DBA" w:rsidRDefault="00AF7DB6" w:rsidP="00AF7DB6">
      <w:pPr>
        <w:pStyle w:val="Code"/>
        <w:rPr>
          <w:highlight w:val="white"/>
        </w:rPr>
      </w:pPr>
      <w:r w:rsidRPr="00903DBA">
        <w:rPr>
          <w:highlight w:val="white"/>
        </w:rPr>
        <w:t xml:space="preserve">    };</w:t>
      </w:r>
    </w:p>
    <w:p w14:paraId="10AF41A5" w14:textId="77777777" w:rsidR="00AF7DB6" w:rsidRPr="00903DBA" w:rsidRDefault="00AF7DB6" w:rsidP="00AF7DB6">
      <w:pPr>
        <w:pStyle w:val="Code"/>
        <w:rPr>
          <w:highlight w:val="white"/>
        </w:rPr>
      </w:pPr>
    </w:p>
    <w:p w14:paraId="2E75FEBB" w14:textId="77777777" w:rsidR="00AF7DB6" w:rsidRPr="00903DBA" w:rsidRDefault="00AF7DB6" w:rsidP="00AF7DB6">
      <w:pPr>
        <w:pStyle w:val="Code"/>
        <w:rPr>
          <w:highlight w:val="white"/>
        </w:rPr>
      </w:pPr>
      <w:r w:rsidRPr="00903DBA">
        <w:rPr>
          <w:highlight w:val="white"/>
        </w:rPr>
        <w:t>equality_operator:</w:t>
      </w:r>
    </w:p>
    <w:p w14:paraId="7FBA10B7" w14:textId="77777777" w:rsidR="00AF7DB6" w:rsidRPr="00903DBA" w:rsidRDefault="00AF7DB6" w:rsidP="00AF7DB6">
      <w:pPr>
        <w:pStyle w:val="Code"/>
        <w:rPr>
          <w:highlight w:val="white"/>
        </w:rPr>
      </w:pPr>
      <w:r w:rsidRPr="00903DBA">
        <w:rPr>
          <w:highlight w:val="white"/>
        </w:rPr>
        <w:t xml:space="preserve">    EQUAL     { $$ = MiddleOperator.Equal;    }</w:t>
      </w:r>
    </w:p>
    <w:p w14:paraId="202032F2" w14:textId="77777777" w:rsidR="00AF7DB6" w:rsidRPr="00903DBA" w:rsidRDefault="00AF7DB6" w:rsidP="00AF7DB6">
      <w:pPr>
        <w:pStyle w:val="Code"/>
        <w:rPr>
          <w:highlight w:val="white"/>
        </w:rPr>
      </w:pPr>
      <w:r w:rsidRPr="00903DBA">
        <w:rPr>
          <w:highlight w:val="white"/>
        </w:rPr>
        <w:t xml:space="preserve">  | NOT_EQUAL { $$ = MiddleOperator.NotEqual; };</w:t>
      </w:r>
    </w:p>
    <w:p w14:paraId="0E4F2823" w14:textId="77777777" w:rsidR="00AF7DB6" w:rsidRPr="00903DBA" w:rsidRDefault="00AF7DB6" w:rsidP="00AF7DB6">
      <w:pPr>
        <w:pStyle w:val="Code"/>
        <w:rPr>
          <w:highlight w:val="white"/>
        </w:rPr>
      </w:pPr>
    </w:p>
    <w:p w14:paraId="0DC37F5D" w14:textId="77777777" w:rsidR="00AF7DB6" w:rsidRPr="00903DBA" w:rsidRDefault="00AF7DB6" w:rsidP="00AF7DB6">
      <w:pPr>
        <w:pStyle w:val="Code"/>
        <w:rPr>
          <w:highlight w:val="white"/>
        </w:rPr>
      </w:pPr>
      <w:r w:rsidRPr="00903DBA">
        <w:rPr>
          <w:highlight w:val="white"/>
        </w:rPr>
        <w:t>relation_expression:</w:t>
      </w:r>
    </w:p>
    <w:p w14:paraId="1FF9D28D" w14:textId="77777777" w:rsidR="00AF7DB6" w:rsidRPr="00903DBA" w:rsidRDefault="00AF7DB6" w:rsidP="00AF7DB6">
      <w:pPr>
        <w:pStyle w:val="Code"/>
        <w:rPr>
          <w:highlight w:val="white"/>
        </w:rPr>
      </w:pPr>
      <w:r w:rsidRPr="00903DBA">
        <w:rPr>
          <w:highlight w:val="white"/>
        </w:rPr>
        <w:t xml:space="preserve">    shift_expression {</w:t>
      </w:r>
    </w:p>
    <w:p w14:paraId="4E0F34CD" w14:textId="77777777" w:rsidR="00AF7DB6" w:rsidRPr="00903DBA" w:rsidRDefault="00AF7DB6" w:rsidP="00AF7DB6">
      <w:pPr>
        <w:pStyle w:val="Code"/>
        <w:rPr>
          <w:highlight w:val="white"/>
        </w:rPr>
      </w:pPr>
      <w:r w:rsidRPr="00903DBA">
        <w:rPr>
          <w:highlight w:val="white"/>
        </w:rPr>
        <w:t xml:space="preserve">      $$ = $1;</w:t>
      </w:r>
    </w:p>
    <w:p w14:paraId="3869848D" w14:textId="77777777" w:rsidR="00AF7DB6" w:rsidRPr="00903DBA" w:rsidRDefault="00AF7DB6" w:rsidP="00AF7DB6">
      <w:pPr>
        <w:pStyle w:val="Code"/>
        <w:rPr>
          <w:highlight w:val="white"/>
        </w:rPr>
      </w:pPr>
      <w:r w:rsidRPr="00903DBA">
        <w:rPr>
          <w:highlight w:val="white"/>
        </w:rPr>
        <w:t xml:space="preserve">    }</w:t>
      </w:r>
    </w:p>
    <w:p w14:paraId="430ED42A" w14:textId="77777777" w:rsidR="00AF7DB6" w:rsidRPr="00903DBA" w:rsidRDefault="00AF7DB6" w:rsidP="00AF7DB6">
      <w:pPr>
        <w:pStyle w:val="Code"/>
        <w:rPr>
          <w:highlight w:val="white"/>
        </w:rPr>
      </w:pPr>
      <w:r w:rsidRPr="00903DBA">
        <w:rPr>
          <w:highlight w:val="white"/>
        </w:rPr>
        <w:t xml:space="preserve">  | relation_expression relation_operator shift_expression {</w:t>
      </w:r>
    </w:p>
    <w:p w14:paraId="0B3E91B1" w14:textId="2B266684" w:rsidR="00AF7DB6" w:rsidRPr="00903DBA" w:rsidRDefault="00AF7DB6" w:rsidP="00AF7DB6">
      <w:pPr>
        <w:pStyle w:val="Code"/>
        <w:rPr>
          <w:highlight w:val="white"/>
        </w:rPr>
      </w:pPr>
      <w:r w:rsidRPr="00903DBA">
        <w:rPr>
          <w:highlight w:val="white"/>
        </w:rPr>
        <w:t xml:space="preserve">      $$ = MiddleCodeGenerator.</w:t>
      </w:r>
      <w:r w:rsidR="00357BD3" w:rsidRPr="00903DBA">
        <w:rPr>
          <w:highlight w:val="white"/>
        </w:rPr>
        <w:t xml:space="preserve">RelationalExpression </w:t>
      </w:r>
      <w:r w:rsidRPr="00903DBA">
        <w:rPr>
          <w:highlight w:val="white"/>
        </w:rPr>
        <w:t>($</w:t>
      </w:r>
      <w:r w:rsidR="001A5B23" w:rsidRPr="00903DBA">
        <w:rPr>
          <w:highlight w:val="white"/>
        </w:rPr>
        <w:t>2</w:t>
      </w:r>
      <w:r w:rsidRPr="00903DBA">
        <w:rPr>
          <w:highlight w:val="white"/>
        </w:rPr>
        <w:t>, $</w:t>
      </w:r>
      <w:r w:rsidR="001A5B23" w:rsidRPr="00903DBA">
        <w:rPr>
          <w:highlight w:val="white"/>
        </w:rPr>
        <w:t>1</w:t>
      </w:r>
      <w:r w:rsidRPr="00903DBA">
        <w:rPr>
          <w:highlight w:val="white"/>
        </w:rPr>
        <w:t>, $3);</w:t>
      </w:r>
    </w:p>
    <w:p w14:paraId="7A67EE1E" w14:textId="77777777" w:rsidR="00AF7DB6" w:rsidRPr="00903DBA" w:rsidRDefault="00AF7DB6" w:rsidP="00AF7DB6">
      <w:pPr>
        <w:pStyle w:val="Code"/>
        <w:rPr>
          <w:highlight w:val="white"/>
        </w:rPr>
      </w:pPr>
      <w:r w:rsidRPr="00903DBA">
        <w:rPr>
          <w:highlight w:val="white"/>
        </w:rPr>
        <w:t xml:space="preserve">    };</w:t>
      </w:r>
    </w:p>
    <w:p w14:paraId="0026E54C" w14:textId="77777777" w:rsidR="00AF7DB6" w:rsidRPr="00903DBA" w:rsidRDefault="00AF7DB6" w:rsidP="00AF7DB6">
      <w:pPr>
        <w:pStyle w:val="Code"/>
        <w:rPr>
          <w:highlight w:val="white"/>
        </w:rPr>
      </w:pPr>
    </w:p>
    <w:p w14:paraId="6F373367" w14:textId="77777777" w:rsidR="00AF7DB6" w:rsidRPr="00903DBA" w:rsidRDefault="00AF7DB6" w:rsidP="00AF7DB6">
      <w:pPr>
        <w:pStyle w:val="Code"/>
        <w:rPr>
          <w:highlight w:val="white"/>
        </w:rPr>
      </w:pPr>
      <w:r w:rsidRPr="00903DBA">
        <w:rPr>
          <w:highlight w:val="white"/>
        </w:rPr>
        <w:t>relation_operator:</w:t>
      </w:r>
    </w:p>
    <w:p w14:paraId="33BBE95C" w14:textId="57D2987E" w:rsidR="00AF7DB6" w:rsidRPr="00903DBA" w:rsidRDefault="00AF7DB6" w:rsidP="00AF7DB6">
      <w:pPr>
        <w:pStyle w:val="Code"/>
        <w:rPr>
          <w:highlight w:val="white"/>
        </w:rPr>
      </w:pPr>
      <w:r w:rsidRPr="00903DBA">
        <w:rPr>
          <w:highlight w:val="white"/>
        </w:rPr>
        <w:t xml:space="preserve">    LESS_THAN          { $$ = MiddleOperator.SignedLessThan;       </w:t>
      </w:r>
      <w:r w:rsidR="001A5B23" w:rsidRPr="00903DBA">
        <w:rPr>
          <w:highlight w:val="white"/>
        </w:rPr>
        <w:t xml:space="preserve">  </w:t>
      </w:r>
      <w:r w:rsidRPr="00903DBA">
        <w:rPr>
          <w:highlight w:val="white"/>
        </w:rPr>
        <w:t>}</w:t>
      </w:r>
    </w:p>
    <w:p w14:paraId="4AF448B6" w14:textId="571B5116" w:rsidR="00AF7DB6" w:rsidRPr="00903DBA" w:rsidRDefault="00AF7DB6" w:rsidP="00AF7DB6">
      <w:pPr>
        <w:pStyle w:val="Code"/>
        <w:rPr>
          <w:highlight w:val="white"/>
        </w:rPr>
      </w:pPr>
      <w:r w:rsidRPr="00903DBA">
        <w:rPr>
          <w:highlight w:val="white"/>
        </w:rPr>
        <w:t xml:space="preserve">  | LESS_THAN_EQUAL    { $$ = MiddleOperator.SignedLessThanEqual; </w:t>
      </w:r>
      <w:r w:rsidR="001A5B23" w:rsidRPr="00903DBA">
        <w:rPr>
          <w:highlight w:val="white"/>
        </w:rPr>
        <w:t xml:space="preserve">  </w:t>
      </w:r>
      <w:r w:rsidRPr="00903DBA">
        <w:rPr>
          <w:highlight w:val="white"/>
        </w:rPr>
        <w:t xml:space="preserve"> }</w:t>
      </w:r>
    </w:p>
    <w:p w14:paraId="1896433D" w14:textId="4F161A61" w:rsidR="00AF7DB6" w:rsidRPr="00903DBA" w:rsidRDefault="00AF7DB6" w:rsidP="00AF7DB6">
      <w:pPr>
        <w:pStyle w:val="Code"/>
        <w:rPr>
          <w:highlight w:val="white"/>
        </w:rPr>
      </w:pPr>
      <w:r w:rsidRPr="00903DBA">
        <w:rPr>
          <w:highlight w:val="white"/>
        </w:rPr>
        <w:t xml:space="preserve">  | GREATER_THAN       { $$ = MiddleOperator.SignedGreaterThan; </w:t>
      </w:r>
      <w:r w:rsidR="001A5B23" w:rsidRPr="00903DBA">
        <w:rPr>
          <w:highlight w:val="white"/>
        </w:rPr>
        <w:t xml:space="preserve">  </w:t>
      </w:r>
      <w:r w:rsidRPr="00903DBA">
        <w:rPr>
          <w:highlight w:val="white"/>
        </w:rPr>
        <w:t xml:space="preserve">   }</w:t>
      </w:r>
    </w:p>
    <w:p w14:paraId="525CFED1" w14:textId="43324269" w:rsidR="00951280" w:rsidRPr="00903DBA" w:rsidRDefault="00AF7DB6" w:rsidP="00AF7DB6">
      <w:pPr>
        <w:pStyle w:val="Code"/>
        <w:rPr>
          <w:highlight w:val="white"/>
        </w:rPr>
      </w:pPr>
      <w:r w:rsidRPr="00903DBA">
        <w:rPr>
          <w:highlight w:val="white"/>
        </w:rPr>
        <w:t xml:space="preserve">  | GREATER_THAN_EQUAL { $$</w:t>
      </w:r>
      <w:r w:rsidR="001A5B23" w:rsidRPr="00903DBA">
        <w:rPr>
          <w:highlight w:val="white"/>
        </w:rPr>
        <w:t xml:space="preserve"> </w:t>
      </w:r>
      <w:r w:rsidRPr="00903DBA">
        <w:rPr>
          <w:highlight w:val="white"/>
        </w:rPr>
        <w:t>=</w:t>
      </w:r>
      <w:r w:rsidR="001A5B23" w:rsidRPr="00903DBA">
        <w:rPr>
          <w:highlight w:val="white"/>
        </w:rPr>
        <w:t xml:space="preserve"> </w:t>
      </w:r>
      <w:r w:rsidRPr="00903DBA">
        <w:rPr>
          <w:highlight w:val="white"/>
        </w:rPr>
        <w:t>MiddleOperator.SignedGreaterThanEqual;</w:t>
      </w:r>
      <w:r w:rsidR="001A5B23" w:rsidRPr="00903DBA">
        <w:rPr>
          <w:highlight w:val="white"/>
        </w:rPr>
        <w:t xml:space="preserve"> </w:t>
      </w:r>
      <w:r w:rsidRPr="00903DBA">
        <w:rPr>
          <w:highlight w:val="white"/>
        </w:rPr>
        <w:t>};</w:t>
      </w:r>
    </w:p>
    <w:p w14:paraId="097D6C62" w14:textId="021C9E56" w:rsidR="00C76FBD" w:rsidRPr="00903DBA" w:rsidRDefault="0071618F" w:rsidP="00772FA0">
      <w:pPr>
        <w:pStyle w:val="Rubrik3"/>
      </w:pPr>
      <w:bookmarkStart w:id="193" w:name="_Toc57656021"/>
      <w:bookmarkStart w:id="194" w:name="_Hlk57718721"/>
      <w:r w:rsidRPr="00903DBA">
        <w:t xml:space="preserve">Addition </w:t>
      </w:r>
      <w:r w:rsidR="009D2617" w:rsidRPr="00903DBA">
        <w:t xml:space="preserve">and Subtraction </w:t>
      </w:r>
      <w:r w:rsidRPr="00903DBA">
        <w:t>Expression</w:t>
      </w:r>
      <w:bookmarkEnd w:id="193"/>
    </w:p>
    <w:bookmarkEnd w:id="194"/>
    <w:p w14:paraId="3D3E82B9" w14:textId="779CB2D9" w:rsidR="009D2617" w:rsidRPr="00903DBA" w:rsidRDefault="009D2617" w:rsidP="009D2617">
      <w:r w:rsidRPr="00903DBA">
        <w:t xml:space="preserve">The addition and subtraction expression </w:t>
      </w:r>
      <w:r w:rsidR="00B9442C" w:rsidRPr="00903DBA">
        <w:t>are</w:t>
      </w:r>
      <w:r w:rsidRPr="00903DBA">
        <w:t xml:space="preserve"> a bit </w:t>
      </w:r>
      <w:r w:rsidR="001B45EA" w:rsidRPr="00903DBA">
        <w:t xml:space="preserve">more </w:t>
      </w:r>
      <w:r w:rsidRPr="00903DBA">
        <w:t xml:space="preserve">complicated, since we need to take pointer arithmetic into consideration. </w:t>
      </w:r>
    </w:p>
    <w:p w14:paraId="220CE89A" w14:textId="77777777" w:rsidR="001F5000" w:rsidRPr="00903DBA" w:rsidRDefault="001F5000" w:rsidP="001F5000">
      <w:pPr>
        <w:pStyle w:val="CodeHeader"/>
      </w:pPr>
      <w:r w:rsidRPr="00903DBA">
        <w:t>MainParser.gppg</w:t>
      </w:r>
    </w:p>
    <w:p w14:paraId="04D37E8B" w14:textId="77777777" w:rsidR="003847B3" w:rsidRPr="00903DBA" w:rsidRDefault="003847B3" w:rsidP="003847B3">
      <w:pPr>
        <w:pStyle w:val="Code"/>
        <w:rPr>
          <w:highlight w:val="white"/>
        </w:rPr>
      </w:pPr>
      <w:r w:rsidRPr="00903DBA">
        <w:rPr>
          <w:highlight w:val="white"/>
        </w:rPr>
        <w:t>add_expression:</w:t>
      </w:r>
    </w:p>
    <w:p w14:paraId="40AA5E28" w14:textId="77777777" w:rsidR="003847B3" w:rsidRPr="00903DBA" w:rsidRDefault="003847B3" w:rsidP="003847B3">
      <w:pPr>
        <w:pStyle w:val="Code"/>
        <w:rPr>
          <w:highlight w:val="white"/>
        </w:rPr>
      </w:pPr>
      <w:r w:rsidRPr="00903DBA">
        <w:rPr>
          <w:highlight w:val="white"/>
        </w:rPr>
        <w:t xml:space="preserve">    multiply_expression {</w:t>
      </w:r>
    </w:p>
    <w:p w14:paraId="62EAFF31" w14:textId="77777777" w:rsidR="003847B3" w:rsidRPr="00903DBA" w:rsidRDefault="003847B3" w:rsidP="003847B3">
      <w:pPr>
        <w:pStyle w:val="Code"/>
        <w:rPr>
          <w:highlight w:val="white"/>
        </w:rPr>
      </w:pPr>
      <w:r w:rsidRPr="00903DBA">
        <w:rPr>
          <w:highlight w:val="white"/>
        </w:rPr>
        <w:t xml:space="preserve">      $$ = $1;</w:t>
      </w:r>
    </w:p>
    <w:p w14:paraId="6C4CF2C2" w14:textId="77777777" w:rsidR="003847B3" w:rsidRPr="00903DBA" w:rsidRDefault="003847B3" w:rsidP="003847B3">
      <w:pPr>
        <w:pStyle w:val="Code"/>
        <w:rPr>
          <w:highlight w:val="white"/>
        </w:rPr>
      </w:pPr>
      <w:r w:rsidRPr="00903DBA">
        <w:rPr>
          <w:highlight w:val="white"/>
        </w:rPr>
        <w:t xml:space="preserve">    }</w:t>
      </w:r>
    </w:p>
    <w:p w14:paraId="5F09F542" w14:textId="77777777" w:rsidR="003847B3" w:rsidRPr="00903DBA" w:rsidRDefault="003847B3" w:rsidP="003847B3">
      <w:pPr>
        <w:pStyle w:val="Code"/>
        <w:rPr>
          <w:highlight w:val="white"/>
        </w:rPr>
      </w:pPr>
      <w:r w:rsidRPr="00903DBA">
        <w:rPr>
          <w:highlight w:val="white"/>
        </w:rPr>
        <w:t xml:space="preserve">  | add_expression addition_operator multiply_expression {</w:t>
      </w:r>
    </w:p>
    <w:p w14:paraId="1C12DDB0" w14:textId="77777777" w:rsidR="003847B3" w:rsidRPr="00903DBA" w:rsidRDefault="003847B3" w:rsidP="003847B3">
      <w:pPr>
        <w:pStyle w:val="Code"/>
        <w:rPr>
          <w:highlight w:val="white"/>
        </w:rPr>
      </w:pPr>
      <w:r w:rsidRPr="00903DBA">
        <w:rPr>
          <w:highlight w:val="white"/>
        </w:rPr>
        <w:t xml:space="preserve">      $$ = MiddleCodeGenerator.AdditionExpression($2, $1, $3);</w:t>
      </w:r>
    </w:p>
    <w:p w14:paraId="1ACF7451" w14:textId="77777777" w:rsidR="003847B3" w:rsidRPr="00903DBA" w:rsidRDefault="003847B3" w:rsidP="003847B3">
      <w:pPr>
        <w:pStyle w:val="Code"/>
        <w:rPr>
          <w:highlight w:val="white"/>
        </w:rPr>
      </w:pPr>
      <w:r w:rsidRPr="00903DBA">
        <w:rPr>
          <w:highlight w:val="white"/>
        </w:rPr>
        <w:t xml:space="preserve">    };</w:t>
      </w:r>
    </w:p>
    <w:p w14:paraId="23AE16ED" w14:textId="77777777" w:rsidR="003847B3" w:rsidRPr="00903DBA" w:rsidRDefault="003847B3" w:rsidP="003847B3">
      <w:pPr>
        <w:pStyle w:val="Code"/>
        <w:rPr>
          <w:highlight w:val="white"/>
        </w:rPr>
      </w:pPr>
    </w:p>
    <w:p w14:paraId="68B25138" w14:textId="77777777" w:rsidR="003847B3" w:rsidRPr="00903DBA" w:rsidRDefault="003847B3" w:rsidP="003847B3">
      <w:pPr>
        <w:pStyle w:val="Code"/>
        <w:rPr>
          <w:highlight w:val="white"/>
        </w:rPr>
      </w:pPr>
      <w:r w:rsidRPr="00903DBA">
        <w:rPr>
          <w:highlight w:val="white"/>
        </w:rPr>
        <w:t>add_operator:</w:t>
      </w:r>
    </w:p>
    <w:p w14:paraId="1BE2CA5B" w14:textId="77777777" w:rsidR="003847B3" w:rsidRPr="00903DBA" w:rsidRDefault="003847B3" w:rsidP="003847B3">
      <w:pPr>
        <w:pStyle w:val="Code"/>
        <w:rPr>
          <w:highlight w:val="white"/>
        </w:rPr>
      </w:pPr>
      <w:r w:rsidRPr="00903DBA">
        <w:rPr>
          <w:highlight w:val="white"/>
        </w:rPr>
        <w:t xml:space="preserve">    PLUS  { $$ = MiddleOperator.BinaryAdd;      }</w:t>
      </w:r>
    </w:p>
    <w:p w14:paraId="6679C5F2" w14:textId="77777777" w:rsidR="003847B3" w:rsidRPr="00903DBA" w:rsidRDefault="003847B3" w:rsidP="003847B3">
      <w:pPr>
        <w:pStyle w:val="Code"/>
        <w:rPr>
          <w:highlight w:val="white"/>
        </w:rPr>
      </w:pPr>
      <w:r w:rsidRPr="00903DBA">
        <w:rPr>
          <w:highlight w:val="white"/>
        </w:rPr>
        <w:t xml:space="preserve">  | MINUS { $$ = MiddleOperator.BinarySubtract; };</w:t>
      </w:r>
    </w:p>
    <w:p w14:paraId="38BFE285" w14:textId="49AAF94B" w:rsidR="00CA2195" w:rsidRDefault="0062119D" w:rsidP="0062119D">
      <w:pPr>
        <w:pStyle w:val="Rubrik3"/>
        <w:rPr>
          <w:highlight w:val="white"/>
        </w:rPr>
      </w:pPr>
      <w:bookmarkStart w:id="195" w:name="_Toc57656022"/>
      <w:bookmarkStart w:id="196" w:name="_Hlk57718742"/>
      <w:r w:rsidRPr="00903DBA">
        <w:rPr>
          <w:highlight w:val="white"/>
        </w:rPr>
        <w:t>Multiplication Expressions</w:t>
      </w:r>
      <w:bookmarkEnd w:id="195"/>
    </w:p>
    <w:p w14:paraId="3F2A8A36" w14:textId="1CCAB2B0" w:rsidR="007B7EB6" w:rsidRPr="007B7EB6" w:rsidRDefault="007B7EB6" w:rsidP="007B7EB6">
      <w:pPr>
        <w:rPr>
          <w:highlight w:val="white"/>
        </w:rPr>
      </w:pPr>
      <w:r>
        <w:rPr>
          <w:highlight w:val="white"/>
        </w:rPr>
        <w:t>The multiplication expression takes the multiply, divide, and module operators.</w:t>
      </w:r>
    </w:p>
    <w:bookmarkEnd w:id="196"/>
    <w:p w14:paraId="0C6E35DE" w14:textId="77777777" w:rsidR="0062119D" w:rsidRPr="00903DBA" w:rsidRDefault="0062119D" w:rsidP="0062119D">
      <w:pPr>
        <w:pStyle w:val="CodeHeader"/>
      </w:pPr>
      <w:r w:rsidRPr="00903DBA">
        <w:t>MainParser.gppg</w:t>
      </w:r>
    </w:p>
    <w:p w14:paraId="157F3EC9" w14:textId="77777777" w:rsidR="00516130" w:rsidRPr="00903DBA" w:rsidRDefault="00516130" w:rsidP="00516130">
      <w:pPr>
        <w:pStyle w:val="Code"/>
        <w:rPr>
          <w:highlight w:val="white"/>
        </w:rPr>
      </w:pPr>
      <w:r w:rsidRPr="00903DBA">
        <w:rPr>
          <w:highlight w:val="white"/>
        </w:rPr>
        <w:t>multiply_expression:</w:t>
      </w:r>
    </w:p>
    <w:p w14:paraId="4D986FA6" w14:textId="2E2CB82E" w:rsidR="00516130" w:rsidRPr="00903DBA" w:rsidRDefault="00516130" w:rsidP="00516130">
      <w:pPr>
        <w:pStyle w:val="Code"/>
        <w:rPr>
          <w:highlight w:val="white"/>
        </w:rPr>
      </w:pPr>
      <w:r w:rsidRPr="00903DBA">
        <w:rPr>
          <w:highlight w:val="white"/>
        </w:rPr>
        <w:t xml:space="preserve">    </w:t>
      </w:r>
      <w:r w:rsidR="00CA3A8B" w:rsidRPr="00903DBA">
        <w:rPr>
          <w:highlight w:val="white"/>
        </w:rPr>
        <w:t>type_cast_expression</w:t>
      </w:r>
      <w:r w:rsidRPr="00903DBA">
        <w:rPr>
          <w:highlight w:val="white"/>
        </w:rPr>
        <w:t xml:space="preserve"> {</w:t>
      </w:r>
    </w:p>
    <w:p w14:paraId="6C0009D8" w14:textId="77777777" w:rsidR="00516130" w:rsidRPr="00903DBA" w:rsidRDefault="00516130" w:rsidP="00516130">
      <w:pPr>
        <w:pStyle w:val="Code"/>
        <w:rPr>
          <w:highlight w:val="white"/>
        </w:rPr>
      </w:pPr>
      <w:r w:rsidRPr="00903DBA">
        <w:rPr>
          <w:highlight w:val="white"/>
        </w:rPr>
        <w:t xml:space="preserve">      $$ = $1;</w:t>
      </w:r>
    </w:p>
    <w:p w14:paraId="58869BCD" w14:textId="77777777" w:rsidR="00516130" w:rsidRPr="00903DBA" w:rsidRDefault="00516130" w:rsidP="00516130">
      <w:pPr>
        <w:pStyle w:val="Code"/>
        <w:rPr>
          <w:highlight w:val="white"/>
        </w:rPr>
      </w:pPr>
      <w:r w:rsidRPr="00903DBA">
        <w:rPr>
          <w:highlight w:val="white"/>
        </w:rPr>
        <w:t xml:space="preserve">    }</w:t>
      </w:r>
    </w:p>
    <w:p w14:paraId="3F13FCE3" w14:textId="6BD29844" w:rsidR="00516130" w:rsidRPr="00903DBA" w:rsidRDefault="00516130" w:rsidP="00516130">
      <w:pPr>
        <w:pStyle w:val="Code"/>
        <w:rPr>
          <w:highlight w:val="white"/>
        </w:rPr>
      </w:pPr>
      <w:r w:rsidRPr="00903DBA">
        <w:rPr>
          <w:highlight w:val="white"/>
        </w:rPr>
        <w:t xml:space="preserve">  | multiply_expression multiply_operator </w:t>
      </w:r>
      <w:r w:rsidR="00CA3A8B" w:rsidRPr="00903DBA">
        <w:rPr>
          <w:highlight w:val="white"/>
        </w:rPr>
        <w:t>type_cast_expression</w:t>
      </w:r>
      <w:r w:rsidRPr="00903DBA">
        <w:rPr>
          <w:highlight w:val="white"/>
        </w:rPr>
        <w:t xml:space="preserve"> {</w:t>
      </w:r>
    </w:p>
    <w:p w14:paraId="7CD95C24" w14:textId="77777777" w:rsidR="00516130" w:rsidRPr="00903DBA" w:rsidRDefault="00516130" w:rsidP="00516130">
      <w:pPr>
        <w:pStyle w:val="Code"/>
        <w:rPr>
          <w:highlight w:val="white"/>
        </w:rPr>
      </w:pPr>
      <w:r w:rsidRPr="00903DBA">
        <w:rPr>
          <w:highlight w:val="white"/>
        </w:rPr>
        <w:t xml:space="preserve">      $$ = MiddleCodeGenerator.MultiplyExpression($2, $1, $3);</w:t>
      </w:r>
    </w:p>
    <w:p w14:paraId="39B0BC73" w14:textId="77777777" w:rsidR="00516130" w:rsidRPr="00903DBA" w:rsidRDefault="00516130" w:rsidP="00516130">
      <w:pPr>
        <w:pStyle w:val="Code"/>
        <w:rPr>
          <w:highlight w:val="white"/>
        </w:rPr>
      </w:pPr>
      <w:r w:rsidRPr="00903DBA">
        <w:rPr>
          <w:highlight w:val="white"/>
        </w:rPr>
        <w:t xml:space="preserve">    };</w:t>
      </w:r>
    </w:p>
    <w:p w14:paraId="4C3A6CDB" w14:textId="009DBC1E" w:rsidR="00516130" w:rsidRPr="00903DBA" w:rsidRDefault="005219FF" w:rsidP="00FE304E">
      <w:pPr>
        <w:rPr>
          <w:highlight w:val="white"/>
        </w:rPr>
      </w:pPr>
      <w:r w:rsidRPr="00903DBA">
        <w:rPr>
          <w:highlight w:val="white"/>
        </w:rPr>
        <w:t xml:space="preserve">The </w:t>
      </w:r>
      <w:r w:rsidR="006F1D84" w:rsidRPr="00903DBA">
        <w:rPr>
          <w:highlight w:val="white"/>
        </w:rPr>
        <w:t>multiplication</w:t>
      </w:r>
      <w:r w:rsidRPr="00903DBA">
        <w:rPr>
          <w:highlight w:val="white"/>
        </w:rPr>
        <w:t xml:space="preserve"> operators are multiply, division, and modulo.</w:t>
      </w:r>
    </w:p>
    <w:p w14:paraId="786EE8AB" w14:textId="77777777" w:rsidR="00516130" w:rsidRPr="00903DBA" w:rsidRDefault="00516130" w:rsidP="00516130">
      <w:pPr>
        <w:pStyle w:val="Code"/>
        <w:rPr>
          <w:highlight w:val="white"/>
        </w:rPr>
      </w:pPr>
      <w:r w:rsidRPr="00903DBA">
        <w:rPr>
          <w:highlight w:val="white"/>
        </w:rPr>
        <w:t>multiply_operator:</w:t>
      </w:r>
    </w:p>
    <w:p w14:paraId="51E0E387" w14:textId="77777777" w:rsidR="00516130" w:rsidRPr="00903DBA" w:rsidRDefault="00516130" w:rsidP="00516130">
      <w:pPr>
        <w:pStyle w:val="Code"/>
        <w:rPr>
          <w:highlight w:val="white"/>
        </w:rPr>
      </w:pPr>
      <w:r w:rsidRPr="00903DBA">
        <w:rPr>
          <w:highlight w:val="white"/>
        </w:rPr>
        <w:t xml:space="preserve">    ASTERRISK { $$ = MiddleOperator.SignedMultiply; }</w:t>
      </w:r>
    </w:p>
    <w:p w14:paraId="3B85922D" w14:textId="77777777" w:rsidR="00516130" w:rsidRPr="00903DBA" w:rsidRDefault="00516130" w:rsidP="00516130">
      <w:pPr>
        <w:pStyle w:val="Code"/>
        <w:rPr>
          <w:highlight w:val="white"/>
        </w:rPr>
      </w:pPr>
      <w:r w:rsidRPr="00903DBA">
        <w:rPr>
          <w:highlight w:val="white"/>
        </w:rPr>
        <w:lastRenderedPageBreak/>
        <w:t xml:space="preserve">  | DIVIDE    { $$ = MiddleOperator.SignedDivide;   }</w:t>
      </w:r>
    </w:p>
    <w:p w14:paraId="61089179" w14:textId="291D6A4B" w:rsidR="0062119D" w:rsidRPr="00903DBA" w:rsidRDefault="00516130" w:rsidP="00516130">
      <w:pPr>
        <w:pStyle w:val="Code"/>
        <w:rPr>
          <w:highlight w:val="white"/>
        </w:rPr>
      </w:pPr>
      <w:r w:rsidRPr="00903DBA">
        <w:rPr>
          <w:highlight w:val="white"/>
        </w:rPr>
        <w:t xml:space="preserve">  | MODULO    { $$ = MiddleOperator.SignedModulo;   };</w:t>
      </w:r>
    </w:p>
    <w:p w14:paraId="01AE6F85" w14:textId="2B72EF3D" w:rsidR="00516130" w:rsidRPr="00903DBA" w:rsidRDefault="00674A6B" w:rsidP="00F158B0">
      <w:pPr>
        <w:pStyle w:val="Rubrik3"/>
      </w:pPr>
      <w:bookmarkStart w:id="197" w:name="_Toc57656023"/>
      <w:bookmarkStart w:id="198" w:name="_Hlk57718763"/>
      <w:r w:rsidRPr="00903DBA">
        <w:t>Cast</w:t>
      </w:r>
      <w:r w:rsidR="00F158B0" w:rsidRPr="00903DBA">
        <w:t xml:space="preserve"> Expressions</w:t>
      </w:r>
      <w:bookmarkEnd w:id="197"/>
    </w:p>
    <w:bookmarkEnd w:id="198"/>
    <w:p w14:paraId="7350C96E" w14:textId="15277A93" w:rsidR="00CA3A8B" w:rsidRPr="00903DBA" w:rsidRDefault="00CA3A8B" w:rsidP="00CA3A8B">
      <w:r w:rsidRPr="00903DBA">
        <w:t xml:space="preserve">A type </w:t>
      </w:r>
      <w:r w:rsidR="00BF052F" w:rsidRPr="00903DBA">
        <w:t>cast expression is a type name within parentheses followed by a</w:t>
      </w:r>
      <w:r w:rsidR="003527B4">
        <w:t>ny kind of</w:t>
      </w:r>
      <w:r w:rsidR="00BF052F" w:rsidRPr="00903DBA">
        <w:t xml:space="preserve"> expression.</w:t>
      </w:r>
    </w:p>
    <w:p w14:paraId="54F7569A" w14:textId="65753AE9" w:rsidR="00F158B0" w:rsidRPr="00903DBA" w:rsidRDefault="00F158B0" w:rsidP="00F158B0">
      <w:pPr>
        <w:pStyle w:val="CodeHeader"/>
      </w:pPr>
      <w:r w:rsidRPr="00903DBA">
        <w:t>MainParser.gppg</w:t>
      </w:r>
    </w:p>
    <w:p w14:paraId="10D62F2C" w14:textId="0889E235" w:rsidR="00D950EA" w:rsidRPr="00903DBA" w:rsidRDefault="00CA3A8B" w:rsidP="00F0181F">
      <w:pPr>
        <w:pStyle w:val="Code"/>
        <w:rPr>
          <w:highlight w:val="white"/>
        </w:rPr>
      </w:pPr>
      <w:r w:rsidRPr="00903DBA">
        <w:rPr>
          <w:highlight w:val="white"/>
        </w:rPr>
        <w:t>type_cast_expression</w:t>
      </w:r>
      <w:r w:rsidR="00D950EA" w:rsidRPr="00903DBA">
        <w:rPr>
          <w:highlight w:val="white"/>
        </w:rPr>
        <w:t>:</w:t>
      </w:r>
    </w:p>
    <w:p w14:paraId="03DC7578" w14:textId="77777777" w:rsidR="00D950EA" w:rsidRPr="00903DBA" w:rsidRDefault="00D950EA" w:rsidP="00F0181F">
      <w:pPr>
        <w:pStyle w:val="Code"/>
        <w:rPr>
          <w:highlight w:val="white"/>
        </w:rPr>
      </w:pPr>
      <w:r w:rsidRPr="00903DBA">
        <w:rPr>
          <w:highlight w:val="white"/>
        </w:rPr>
        <w:t xml:space="preserve">    prefix_expression {</w:t>
      </w:r>
    </w:p>
    <w:p w14:paraId="3B931ED6" w14:textId="77777777" w:rsidR="00D950EA" w:rsidRPr="00903DBA" w:rsidRDefault="00D950EA" w:rsidP="00F0181F">
      <w:pPr>
        <w:pStyle w:val="Code"/>
        <w:rPr>
          <w:highlight w:val="white"/>
        </w:rPr>
      </w:pPr>
      <w:r w:rsidRPr="00903DBA">
        <w:rPr>
          <w:highlight w:val="white"/>
        </w:rPr>
        <w:t xml:space="preserve">      $$ = $1;</w:t>
      </w:r>
    </w:p>
    <w:p w14:paraId="1612D1F5" w14:textId="77777777" w:rsidR="00D950EA" w:rsidRPr="00903DBA" w:rsidRDefault="00D950EA" w:rsidP="00F0181F">
      <w:pPr>
        <w:pStyle w:val="Code"/>
        <w:rPr>
          <w:highlight w:val="white"/>
        </w:rPr>
      </w:pPr>
      <w:r w:rsidRPr="00903DBA">
        <w:rPr>
          <w:highlight w:val="white"/>
        </w:rPr>
        <w:t xml:space="preserve">    }</w:t>
      </w:r>
    </w:p>
    <w:p w14:paraId="6B0D7227" w14:textId="204ADB8A" w:rsidR="00D950EA" w:rsidRPr="00903DBA" w:rsidRDefault="00D950EA" w:rsidP="00F0181F">
      <w:pPr>
        <w:pStyle w:val="Code"/>
        <w:rPr>
          <w:highlight w:val="white"/>
        </w:rPr>
      </w:pPr>
      <w:r w:rsidRPr="00903DBA">
        <w:rPr>
          <w:highlight w:val="white"/>
        </w:rPr>
        <w:t xml:space="preserve">  | LEFT_PARENTHESIS type_name RIGHT_PARENTHESIS </w:t>
      </w:r>
      <w:r w:rsidR="00CA3A8B" w:rsidRPr="00903DBA">
        <w:rPr>
          <w:highlight w:val="white"/>
        </w:rPr>
        <w:t>type_cast_expression</w:t>
      </w:r>
      <w:r w:rsidRPr="00903DBA">
        <w:rPr>
          <w:highlight w:val="white"/>
        </w:rPr>
        <w:t xml:space="preserve"> {</w:t>
      </w:r>
    </w:p>
    <w:p w14:paraId="7DE12D50" w14:textId="77777777" w:rsidR="00D950EA" w:rsidRPr="00903DBA" w:rsidRDefault="00D950EA" w:rsidP="00F0181F">
      <w:pPr>
        <w:pStyle w:val="Code"/>
        <w:rPr>
          <w:highlight w:val="white"/>
        </w:rPr>
      </w:pPr>
      <w:r w:rsidRPr="00903DBA">
        <w:rPr>
          <w:highlight w:val="white"/>
        </w:rPr>
        <w:t xml:space="preserve">      $$ = MiddleCodeGenerator.CastExpression($2, $4);</w:t>
      </w:r>
    </w:p>
    <w:p w14:paraId="42944CAD" w14:textId="77777777" w:rsidR="00D950EA" w:rsidRPr="00903DBA" w:rsidRDefault="00D950EA" w:rsidP="00F0181F">
      <w:pPr>
        <w:pStyle w:val="Code"/>
        <w:rPr>
          <w:highlight w:val="white"/>
        </w:rPr>
      </w:pPr>
      <w:r w:rsidRPr="00903DBA">
        <w:rPr>
          <w:highlight w:val="white"/>
        </w:rPr>
        <w:t xml:space="preserve">    };</w:t>
      </w:r>
    </w:p>
    <w:p w14:paraId="4E4E5101" w14:textId="611E7CB5" w:rsidR="00D950EA" w:rsidRPr="00903DBA" w:rsidRDefault="0059710A" w:rsidP="0059710A">
      <w:pPr>
        <w:rPr>
          <w:highlight w:val="white"/>
        </w:rPr>
      </w:pPr>
      <w:r w:rsidRPr="00903DBA">
        <w:rPr>
          <w:highlight w:val="white"/>
        </w:rPr>
        <w:t xml:space="preserve">The type name </w:t>
      </w:r>
      <w:r w:rsidR="00C325D8" w:rsidRPr="00903DBA">
        <w:rPr>
          <w:highlight w:val="white"/>
        </w:rPr>
        <w:t>is</w:t>
      </w:r>
      <w:r w:rsidRPr="00903DBA">
        <w:rPr>
          <w:highlight w:val="white"/>
        </w:rPr>
        <w:t xml:space="preserve"> a declaration specifier list with or withou</w:t>
      </w:r>
      <w:r w:rsidR="004D688D" w:rsidRPr="00903DBA">
        <w:rPr>
          <w:highlight w:val="white"/>
        </w:rPr>
        <w:t>t</w:t>
      </w:r>
      <w:r w:rsidRPr="00903DBA">
        <w:rPr>
          <w:highlight w:val="white"/>
        </w:rPr>
        <w:t xml:space="preserve"> an abstract declarator.</w:t>
      </w:r>
    </w:p>
    <w:p w14:paraId="4B9A1E1A" w14:textId="77777777" w:rsidR="00F0181F" w:rsidRPr="00903DBA" w:rsidRDefault="00F0181F" w:rsidP="00F0181F">
      <w:pPr>
        <w:pStyle w:val="Code"/>
        <w:rPr>
          <w:highlight w:val="white"/>
        </w:rPr>
      </w:pPr>
      <w:r w:rsidRPr="00903DBA">
        <w:rPr>
          <w:highlight w:val="white"/>
        </w:rPr>
        <w:t>type_name:</w:t>
      </w:r>
    </w:p>
    <w:p w14:paraId="7281AB0D" w14:textId="77777777" w:rsidR="00F0181F" w:rsidRPr="00903DBA" w:rsidRDefault="00F0181F" w:rsidP="00F0181F">
      <w:pPr>
        <w:pStyle w:val="Code"/>
        <w:rPr>
          <w:highlight w:val="white"/>
        </w:rPr>
      </w:pPr>
      <w:r w:rsidRPr="00903DBA">
        <w:rPr>
          <w:highlight w:val="white"/>
        </w:rPr>
        <w:t xml:space="preserve">    declaration_specifier_list {</w:t>
      </w:r>
    </w:p>
    <w:p w14:paraId="5E4B11D8" w14:textId="2FDFA67F" w:rsidR="00F0181F" w:rsidRPr="00903DBA" w:rsidRDefault="00F0181F" w:rsidP="00F0181F">
      <w:pPr>
        <w:pStyle w:val="Code"/>
        <w:rPr>
          <w:highlight w:val="white"/>
        </w:rPr>
      </w:pPr>
      <w:r w:rsidRPr="00903DBA">
        <w:rPr>
          <w:highlight w:val="white"/>
        </w:rPr>
        <w:t xml:space="preserve">      $$ = MiddleCodeGenerator.TypeName(Specifier.SpecifierList($1), null);</w:t>
      </w:r>
    </w:p>
    <w:p w14:paraId="00F87D97" w14:textId="77777777" w:rsidR="00F0181F" w:rsidRPr="00903DBA" w:rsidRDefault="00F0181F" w:rsidP="00F0181F">
      <w:pPr>
        <w:pStyle w:val="Code"/>
        <w:rPr>
          <w:highlight w:val="white"/>
        </w:rPr>
      </w:pPr>
      <w:r w:rsidRPr="00903DBA">
        <w:rPr>
          <w:highlight w:val="white"/>
        </w:rPr>
        <w:t xml:space="preserve">    }</w:t>
      </w:r>
    </w:p>
    <w:p w14:paraId="57F6AF78" w14:textId="77777777" w:rsidR="00F0181F" w:rsidRPr="00903DBA" w:rsidRDefault="00F0181F" w:rsidP="00F0181F">
      <w:pPr>
        <w:pStyle w:val="Code"/>
        <w:rPr>
          <w:highlight w:val="white"/>
        </w:rPr>
      </w:pPr>
      <w:r w:rsidRPr="00903DBA">
        <w:rPr>
          <w:highlight w:val="white"/>
        </w:rPr>
        <w:t xml:space="preserve">  | declaration_specifier_list {</w:t>
      </w:r>
    </w:p>
    <w:p w14:paraId="2DB66F7B" w14:textId="491B8C00" w:rsidR="00F0181F" w:rsidRPr="00903DBA" w:rsidRDefault="00F0181F" w:rsidP="00F0181F">
      <w:pPr>
        <w:pStyle w:val="Code"/>
        <w:rPr>
          <w:highlight w:val="white"/>
        </w:rPr>
      </w:pPr>
      <w:r w:rsidRPr="00903DBA">
        <w:rPr>
          <w:highlight w:val="white"/>
        </w:rPr>
        <w:t xml:space="preserve">      </w:t>
      </w:r>
      <w:r w:rsidR="00FF2B7D">
        <w:rPr>
          <w:highlight w:val="white"/>
        </w:rPr>
        <w:t>SpecifierListStack</w:t>
      </w:r>
      <w:r w:rsidRPr="00903DBA">
        <w:rPr>
          <w:highlight w:val="white"/>
        </w:rPr>
        <w:t>.Push(Specifier.SpecifierList($1));</w:t>
      </w:r>
    </w:p>
    <w:p w14:paraId="4ADF7B4E" w14:textId="77777777" w:rsidR="00F0181F" w:rsidRPr="00903DBA" w:rsidRDefault="00F0181F" w:rsidP="00F0181F">
      <w:pPr>
        <w:pStyle w:val="Code"/>
        <w:rPr>
          <w:highlight w:val="white"/>
        </w:rPr>
      </w:pPr>
      <w:r w:rsidRPr="00903DBA">
        <w:rPr>
          <w:highlight w:val="white"/>
        </w:rPr>
        <w:t xml:space="preserve">    }</w:t>
      </w:r>
    </w:p>
    <w:p w14:paraId="7A8A2CF5" w14:textId="77777777" w:rsidR="00F0181F" w:rsidRPr="00903DBA" w:rsidRDefault="00F0181F" w:rsidP="00F0181F">
      <w:pPr>
        <w:pStyle w:val="Code"/>
        <w:rPr>
          <w:highlight w:val="white"/>
        </w:rPr>
      </w:pPr>
      <w:r w:rsidRPr="00903DBA">
        <w:rPr>
          <w:highlight w:val="white"/>
        </w:rPr>
        <w:t xml:space="preserve">    abstract_declarator {</w:t>
      </w:r>
    </w:p>
    <w:p w14:paraId="6B4F3E1A" w14:textId="3D0E82BE" w:rsidR="00F0181F" w:rsidRPr="00903DBA" w:rsidRDefault="00F0181F" w:rsidP="00F0181F">
      <w:pPr>
        <w:pStyle w:val="Code"/>
        <w:rPr>
          <w:highlight w:val="white"/>
        </w:rPr>
      </w:pPr>
      <w:r w:rsidRPr="00903DBA">
        <w:rPr>
          <w:highlight w:val="white"/>
        </w:rPr>
        <w:t xml:space="preserve">      $$ = MiddleCodeGenerator.TypeName(</w:t>
      </w:r>
      <w:r w:rsidR="00FF2B7D">
        <w:rPr>
          <w:highlight w:val="white"/>
        </w:rPr>
        <w:t>SpecifierListStack</w:t>
      </w:r>
      <w:r w:rsidRPr="00903DBA">
        <w:rPr>
          <w:highlight w:val="white"/>
        </w:rPr>
        <w:t>.Pop(), $3);</w:t>
      </w:r>
    </w:p>
    <w:p w14:paraId="33FA663E" w14:textId="7031E680" w:rsidR="00422C32" w:rsidRPr="00903DBA" w:rsidRDefault="00F0181F" w:rsidP="00182926">
      <w:pPr>
        <w:pStyle w:val="Code"/>
        <w:rPr>
          <w:highlight w:val="white"/>
        </w:rPr>
      </w:pPr>
      <w:r w:rsidRPr="00903DBA">
        <w:rPr>
          <w:highlight w:val="white"/>
        </w:rPr>
        <w:t xml:space="preserve">    };</w:t>
      </w:r>
    </w:p>
    <w:p w14:paraId="7BC035C3" w14:textId="77777777" w:rsidR="00636360" w:rsidRPr="00903DBA" w:rsidRDefault="00636360" w:rsidP="00636360">
      <w:pPr>
        <w:pStyle w:val="Rubrik3"/>
      </w:pPr>
      <w:bookmarkStart w:id="199" w:name="_Toc57656024"/>
      <w:bookmarkStart w:id="200" w:name="_Hlk57718797"/>
      <w:r w:rsidRPr="00903DBA">
        <w:t>Prefix Expression</w:t>
      </w:r>
      <w:bookmarkEnd w:id="199"/>
    </w:p>
    <w:bookmarkEnd w:id="200"/>
    <w:p w14:paraId="17DB7A32" w14:textId="0F8E94D6" w:rsidR="00636360" w:rsidRDefault="00636360" w:rsidP="00636360">
      <w:r w:rsidRPr="00903DBA">
        <w:t>In C, there are several prefix expressions:</w:t>
      </w:r>
    </w:p>
    <w:p w14:paraId="2AA8A2B1" w14:textId="77777777" w:rsidR="003527B4" w:rsidRPr="00903DBA" w:rsidRDefault="003527B4" w:rsidP="003527B4">
      <w:pPr>
        <w:pStyle w:val="Liststycke"/>
        <w:numPr>
          <w:ilvl w:val="0"/>
          <w:numId w:val="178"/>
        </w:numPr>
      </w:pPr>
      <w:r w:rsidRPr="00903DBA">
        <w:t>Unary add and minus</w:t>
      </w:r>
    </w:p>
    <w:p w14:paraId="227622EA" w14:textId="77777777" w:rsidR="003527B4" w:rsidRPr="00903DBA" w:rsidRDefault="003527B4" w:rsidP="003527B4">
      <w:pPr>
        <w:pStyle w:val="Liststycke"/>
        <w:numPr>
          <w:ilvl w:val="0"/>
          <w:numId w:val="178"/>
        </w:numPr>
      </w:pPr>
      <w:r w:rsidRPr="00903DBA">
        <w:t>Logical not</w:t>
      </w:r>
    </w:p>
    <w:p w14:paraId="292630D8" w14:textId="77777777" w:rsidR="003527B4" w:rsidRPr="00903DBA" w:rsidRDefault="003527B4" w:rsidP="003527B4">
      <w:pPr>
        <w:pStyle w:val="Liststycke"/>
        <w:numPr>
          <w:ilvl w:val="0"/>
          <w:numId w:val="178"/>
        </w:numPr>
      </w:pPr>
      <w:r w:rsidRPr="00903DBA">
        <w:t>Bitwise not</w:t>
      </w:r>
    </w:p>
    <w:p w14:paraId="392C8D09" w14:textId="77777777" w:rsidR="003527B4" w:rsidRPr="00903DBA" w:rsidRDefault="003527B4" w:rsidP="003527B4">
      <w:pPr>
        <w:pStyle w:val="Liststycke"/>
        <w:numPr>
          <w:ilvl w:val="0"/>
          <w:numId w:val="178"/>
        </w:numPr>
      </w:pPr>
      <w:r w:rsidRPr="00903DBA">
        <w:t xml:space="preserve">The </w:t>
      </w:r>
      <w:r w:rsidRPr="00903DBA">
        <w:rPr>
          <w:rStyle w:val="CodeInText"/>
        </w:rPr>
        <w:t>sizeof</w:t>
      </w:r>
      <w:r w:rsidRPr="00903DBA">
        <w:t xml:space="preserve"> operator</w:t>
      </w:r>
    </w:p>
    <w:p w14:paraId="7D2B5F71" w14:textId="77777777" w:rsidR="003527B4" w:rsidRPr="00903DBA" w:rsidRDefault="003527B4" w:rsidP="003527B4">
      <w:pPr>
        <w:pStyle w:val="Liststycke"/>
        <w:numPr>
          <w:ilvl w:val="0"/>
          <w:numId w:val="178"/>
        </w:numPr>
      </w:pPr>
      <w:r w:rsidRPr="00903DBA">
        <w:t>The address operator</w:t>
      </w:r>
    </w:p>
    <w:p w14:paraId="6BF08C96" w14:textId="3BC7E780" w:rsidR="003527B4" w:rsidRDefault="003527B4" w:rsidP="003527B4">
      <w:pPr>
        <w:pStyle w:val="Liststycke"/>
        <w:numPr>
          <w:ilvl w:val="0"/>
          <w:numId w:val="178"/>
        </w:numPr>
      </w:pPr>
      <w:r w:rsidRPr="00903DBA">
        <w:t>The dereference operator</w:t>
      </w:r>
    </w:p>
    <w:p w14:paraId="7F08DC55" w14:textId="364858CF" w:rsidR="00B05E5C" w:rsidRPr="00903DBA" w:rsidRDefault="00B05E5C" w:rsidP="003527B4">
      <w:pPr>
        <w:pStyle w:val="Liststycke"/>
        <w:numPr>
          <w:ilvl w:val="0"/>
          <w:numId w:val="178"/>
        </w:numPr>
      </w:pPr>
      <w:r>
        <w:t>Prefix increment and decrement</w:t>
      </w:r>
    </w:p>
    <w:p w14:paraId="0460DE34" w14:textId="77777777" w:rsidR="00D56E7A" w:rsidRPr="00903DBA" w:rsidRDefault="00D56E7A" w:rsidP="00D56E7A">
      <w:pPr>
        <w:pStyle w:val="Code"/>
        <w:rPr>
          <w:highlight w:val="white"/>
        </w:rPr>
      </w:pPr>
      <w:r w:rsidRPr="00903DBA">
        <w:rPr>
          <w:highlight w:val="white"/>
        </w:rPr>
        <w:t>prefix_expression:</w:t>
      </w:r>
    </w:p>
    <w:p w14:paraId="133921F9" w14:textId="77777777" w:rsidR="00D56E7A" w:rsidRPr="00903DBA" w:rsidRDefault="00D56E7A" w:rsidP="00D56E7A">
      <w:pPr>
        <w:pStyle w:val="Code"/>
        <w:rPr>
          <w:highlight w:val="white"/>
        </w:rPr>
      </w:pPr>
      <w:r w:rsidRPr="00903DBA">
        <w:rPr>
          <w:highlight w:val="white"/>
        </w:rPr>
        <w:t xml:space="preserve">    postfix_expression {</w:t>
      </w:r>
    </w:p>
    <w:p w14:paraId="11D8FFF6" w14:textId="77777777" w:rsidR="00D56E7A" w:rsidRPr="00903DBA" w:rsidRDefault="00D56E7A" w:rsidP="00D56E7A">
      <w:pPr>
        <w:pStyle w:val="Code"/>
        <w:rPr>
          <w:highlight w:val="white"/>
        </w:rPr>
      </w:pPr>
      <w:r w:rsidRPr="00903DBA">
        <w:rPr>
          <w:highlight w:val="white"/>
        </w:rPr>
        <w:t xml:space="preserve">      $$ = $1; </w:t>
      </w:r>
    </w:p>
    <w:p w14:paraId="4CE0442D" w14:textId="77777777" w:rsidR="00D56E7A" w:rsidRPr="00903DBA" w:rsidRDefault="00D56E7A" w:rsidP="00D56E7A">
      <w:pPr>
        <w:pStyle w:val="Code"/>
        <w:rPr>
          <w:highlight w:val="white"/>
        </w:rPr>
      </w:pPr>
      <w:r w:rsidRPr="00903DBA">
        <w:rPr>
          <w:highlight w:val="white"/>
        </w:rPr>
        <w:t xml:space="preserve">    }</w:t>
      </w:r>
    </w:p>
    <w:p w14:paraId="52A45AF2" w14:textId="77777777" w:rsidR="00D56E7A" w:rsidRPr="00903DBA" w:rsidRDefault="00D56E7A" w:rsidP="00D56E7A">
      <w:pPr>
        <w:pStyle w:val="Code"/>
        <w:rPr>
          <w:highlight w:val="white"/>
        </w:rPr>
      </w:pPr>
      <w:r w:rsidRPr="00903DBA">
        <w:rPr>
          <w:highlight w:val="white"/>
        </w:rPr>
        <w:t xml:space="preserve">  | prefix_add_operator type_cast_expression {</w:t>
      </w:r>
    </w:p>
    <w:p w14:paraId="0641E5A3" w14:textId="77777777" w:rsidR="00D56E7A" w:rsidRPr="00903DBA" w:rsidRDefault="00D56E7A" w:rsidP="00D56E7A">
      <w:pPr>
        <w:pStyle w:val="Code"/>
        <w:rPr>
          <w:highlight w:val="white"/>
        </w:rPr>
      </w:pPr>
      <w:r w:rsidRPr="00903DBA">
        <w:rPr>
          <w:highlight w:val="white"/>
        </w:rPr>
        <w:t xml:space="preserve">      $$ = MiddleCodeGenerator.UnaryExpression($1, $2);</w:t>
      </w:r>
    </w:p>
    <w:p w14:paraId="29134B06" w14:textId="5BC6DB7A" w:rsidR="00D56E7A" w:rsidRDefault="00D56E7A" w:rsidP="00D56E7A">
      <w:pPr>
        <w:pStyle w:val="Code"/>
        <w:rPr>
          <w:highlight w:val="white"/>
        </w:rPr>
      </w:pPr>
      <w:r w:rsidRPr="00903DBA">
        <w:rPr>
          <w:highlight w:val="white"/>
        </w:rPr>
        <w:t xml:space="preserve">    }</w:t>
      </w:r>
    </w:p>
    <w:p w14:paraId="59561705" w14:textId="3889BE17"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LOGICAL_NOT type_cast_expression {</w:t>
      </w:r>
    </w:p>
    <w:p w14:paraId="56BE0A89" w14:textId="77777777" w:rsidR="00E9596A" w:rsidRPr="00903DBA" w:rsidRDefault="00E9596A" w:rsidP="00E9596A">
      <w:pPr>
        <w:pStyle w:val="Code"/>
        <w:rPr>
          <w:highlight w:val="white"/>
        </w:rPr>
      </w:pPr>
      <w:r w:rsidRPr="00903DBA">
        <w:rPr>
          <w:highlight w:val="white"/>
        </w:rPr>
        <w:t xml:space="preserve">      $$ = MiddleCodeGenerator.LogicalNotExpression($2);</w:t>
      </w:r>
    </w:p>
    <w:p w14:paraId="53A6FCF0" w14:textId="521C817B" w:rsidR="00E9596A" w:rsidRPr="00903DBA" w:rsidRDefault="00E9596A" w:rsidP="00E9596A">
      <w:pPr>
        <w:pStyle w:val="Code"/>
        <w:rPr>
          <w:highlight w:val="white"/>
        </w:rPr>
      </w:pPr>
      <w:r w:rsidRPr="00903DBA">
        <w:rPr>
          <w:highlight w:val="white"/>
        </w:rPr>
        <w:t xml:space="preserve">    }</w:t>
      </w:r>
    </w:p>
    <w:p w14:paraId="6FE654BB" w14:textId="5EAC61C1"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BITWISE_NOT type_cast_expression {</w:t>
      </w:r>
    </w:p>
    <w:p w14:paraId="724D7F0B" w14:textId="77777777" w:rsidR="00E9596A" w:rsidRPr="00903DBA" w:rsidRDefault="00E9596A" w:rsidP="00E9596A">
      <w:pPr>
        <w:pStyle w:val="Code"/>
        <w:rPr>
          <w:highlight w:val="white"/>
        </w:rPr>
      </w:pPr>
      <w:r w:rsidRPr="00903DBA">
        <w:rPr>
          <w:highlight w:val="white"/>
        </w:rPr>
        <w:t xml:space="preserve">      $$ = MiddleCodeGenerator.BitwiseNotExpression($2);</w:t>
      </w:r>
    </w:p>
    <w:p w14:paraId="220FC59B" w14:textId="6AD595F6" w:rsidR="00E9596A" w:rsidRPr="00903DBA" w:rsidRDefault="00E9596A" w:rsidP="00E9596A">
      <w:pPr>
        <w:pStyle w:val="Code"/>
        <w:rPr>
          <w:highlight w:val="white"/>
        </w:rPr>
      </w:pPr>
      <w:r w:rsidRPr="00903DBA">
        <w:rPr>
          <w:highlight w:val="white"/>
        </w:rPr>
        <w:t xml:space="preserve">    }</w:t>
      </w:r>
    </w:p>
    <w:p w14:paraId="76913679" w14:textId="629480F5" w:rsidR="001F57FD" w:rsidRPr="00903DBA" w:rsidRDefault="00341936" w:rsidP="00990749">
      <w:r w:rsidRPr="00903DBA">
        <w:rPr>
          <w:highlight w:val="white"/>
        </w:rPr>
        <w:t xml:space="preserve">The </w:t>
      </w:r>
      <w:r w:rsidRPr="00903DBA">
        <w:rPr>
          <w:rStyle w:val="KeyWord0"/>
          <w:highlight w:val="white"/>
        </w:rPr>
        <w:t>sizeof</w:t>
      </w:r>
      <w:r w:rsidRPr="00903DBA">
        <w:rPr>
          <w:highlight w:val="white"/>
        </w:rPr>
        <w:t xml:space="preserve"> operator can be applied to </w:t>
      </w:r>
      <w:r>
        <w:rPr>
          <w:highlight w:val="white"/>
        </w:rPr>
        <w:t xml:space="preserve">an expression or </w:t>
      </w:r>
      <w:r w:rsidRPr="00903DBA">
        <w:rPr>
          <w:highlight w:val="white"/>
        </w:rPr>
        <w:t>a type name within parentheses.</w:t>
      </w:r>
      <w:r w:rsidR="001F57FD" w:rsidRPr="00903DBA">
        <w:t xml:space="preserve"> </w:t>
      </w:r>
      <w:r w:rsidR="00990749">
        <w:t xml:space="preserve">It does not apply to </w:t>
      </w:r>
      <w:r w:rsidR="001F57FD" w:rsidRPr="00903DBA">
        <w:t>function</w:t>
      </w:r>
      <w:r w:rsidR="00990749">
        <w:t>s</w:t>
      </w:r>
      <w:r w:rsidR="001F57FD" w:rsidRPr="00903DBA">
        <w:t xml:space="preserve"> or bitfields</w:t>
      </w:r>
      <w:r w:rsidR="00990749">
        <w:t>. When applied to an array, it gives the total size of the array, not the size of its address.</w:t>
      </w:r>
    </w:p>
    <w:p w14:paraId="7553717B" w14:textId="22C0B184" w:rsidR="00E9596A" w:rsidRPr="00903DBA" w:rsidRDefault="00E9596A" w:rsidP="00E9596A">
      <w:pPr>
        <w:pStyle w:val="Code"/>
        <w:rPr>
          <w:highlight w:val="white"/>
        </w:rPr>
      </w:pPr>
      <w:r w:rsidRPr="00903DBA">
        <w:rPr>
          <w:highlight w:val="white"/>
        </w:rPr>
        <w:lastRenderedPageBreak/>
        <w:t xml:space="preserve">  </w:t>
      </w:r>
      <w:r>
        <w:rPr>
          <w:highlight w:val="white"/>
        </w:rPr>
        <w:t>|</w:t>
      </w:r>
      <w:r w:rsidRPr="00903DBA">
        <w:rPr>
          <w:highlight w:val="white"/>
        </w:rPr>
        <w:t xml:space="preserve"> SIZEOF prefix_expression {</w:t>
      </w:r>
    </w:p>
    <w:p w14:paraId="1D356E7A" w14:textId="77777777" w:rsidR="00E9596A" w:rsidRPr="00903DBA" w:rsidRDefault="00E9596A" w:rsidP="00E9596A">
      <w:pPr>
        <w:pStyle w:val="Code"/>
        <w:rPr>
          <w:highlight w:val="white"/>
        </w:rPr>
      </w:pPr>
      <w:r w:rsidRPr="00903DBA">
        <w:rPr>
          <w:highlight w:val="white"/>
        </w:rPr>
        <w:t xml:space="preserve">      $$ = MiddleCodeGenerator.SizeOfExpression($2);</w:t>
      </w:r>
    </w:p>
    <w:p w14:paraId="25DC0A39" w14:textId="599CD59E" w:rsidR="00E9596A" w:rsidRPr="00903DBA" w:rsidRDefault="00E9596A" w:rsidP="00E9596A">
      <w:pPr>
        <w:pStyle w:val="Code"/>
        <w:rPr>
          <w:highlight w:val="white"/>
        </w:rPr>
      </w:pPr>
      <w:r w:rsidRPr="00903DBA">
        <w:rPr>
          <w:highlight w:val="white"/>
        </w:rPr>
        <w:t xml:space="preserve">    }</w:t>
      </w:r>
    </w:p>
    <w:p w14:paraId="3BFA5238" w14:textId="345C7261" w:rsidR="00341936" w:rsidRPr="00903DBA" w:rsidRDefault="00341936" w:rsidP="00341936">
      <w:pPr>
        <w:pStyle w:val="Code"/>
        <w:rPr>
          <w:highlight w:val="white"/>
        </w:rPr>
      </w:pPr>
      <w:r w:rsidRPr="00903DBA">
        <w:rPr>
          <w:highlight w:val="white"/>
        </w:rPr>
        <w:t xml:space="preserve">  </w:t>
      </w:r>
      <w:r>
        <w:rPr>
          <w:highlight w:val="white"/>
        </w:rPr>
        <w:t>|</w:t>
      </w:r>
      <w:r w:rsidRPr="00903DBA">
        <w:rPr>
          <w:highlight w:val="white"/>
        </w:rPr>
        <w:t xml:space="preserve"> SIZEOF LEFT_PARENTHESIS type_name RIGHT_PARENTHESIS {</w:t>
      </w:r>
    </w:p>
    <w:p w14:paraId="0D310471" w14:textId="77777777" w:rsidR="00341936" w:rsidRPr="00903DBA" w:rsidRDefault="00341936" w:rsidP="00341936">
      <w:pPr>
        <w:pStyle w:val="Code"/>
        <w:rPr>
          <w:highlight w:val="white"/>
        </w:rPr>
      </w:pPr>
      <w:r w:rsidRPr="00903DBA">
        <w:rPr>
          <w:highlight w:val="white"/>
        </w:rPr>
        <w:t xml:space="preserve">      $$ = MiddleCodeGenerator.SizeOfType($3);</w:t>
      </w:r>
    </w:p>
    <w:p w14:paraId="2C840B37" w14:textId="32F87E0D" w:rsidR="00341936" w:rsidRDefault="00341936" w:rsidP="00341936">
      <w:pPr>
        <w:pStyle w:val="Code"/>
        <w:rPr>
          <w:highlight w:val="white"/>
        </w:rPr>
      </w:pPr>
      <w:r w:rsidRPr="00903DBA">
        <w:rPr>
          <w:highlight w:val="white"/>
        </w:rPr>
        <w:t xml:space="preserve">    }</w:t>
      </w:r>
    </w:p>
    <w:p w14:paraId="58F7D0CD" w14:textId="77777777" w:rsidR="00463A61" w:rsidRPr="00903DBA" w:rsidRDefault="00463A61" w:rsidP="00463A61">
      <w:r w:rsidRPr="00903DBA">
        <w:t>The address operator takes the address of its operand and the return type is a pointer to the operand type, unless it is an array, in which case the result is a pointer to the array type. The operand cannot have register storage.</w:t>
      </w:r>
    </w:p>
    <w:p w14:paraId="02EAE621" w14:textId="77777777" w:rsidR="003C22BE" w:rsidRPr="00903DBA" w:rsidRDefault="003C22BE" w:rsidP="003C22BE">
      <w:pPr>
        <w:rPr>
          <w:highlight w:val="white"/>
        </w:rPr>
      </w:pPr>
      <w:r w:rsidRPr="00903DBA">
        <w:rPr>
          <w:highlight w:val="white"/>
        </w:rPr>
        <w:t>The address operator does not apply to bitfields symbols with register storage. A symbol is addressable if it does not have register storage and is not a bitfield in a struct or union.</w:t>
      </w:r>
    </w:p>
    <w:p w14:paraId="6FF1F1C9" w14:textId="77777777" w:rsidR="00463A61" w:rsidRPr="00903DBA" w:rsidRDefault="00463A61" w:rsidP="00463A61">
      <w:pPr>
        <w:pStyle w:val="Code"/>
        <w:rPr>
          <w:highlight w:val="white"/>
        </w:rPr>
      </w:pPr>
      <w:r w:rsidRPr="00903DBA">
        <w:rPr>
          <w:highlight w:val="white"/>
        </w:rPr>
        <w:t xml:space="preserve">    AMPERSAND type_cast_expression {</w:t>
      </w:r>
    </w:p>
    <w:p w14:paraId="2FD59957" w14:textId="77777777" w:rsidR="00463A61" w:rsidRPr="00903DBA" w:rsidRDefault="00463A61" w:rsidP="00463A61">
      <w:pPr>
        <w:pStyle w:val="Code"/>
        <w:rPr>
          <w:highlight w:val="white"/>
        </w:rPr>
      </w:pPr>
      <w:r w:rsidRPr="00903DBA">
        <w:rPr>
          <w:highlight w:val="white"/>
        </w:rPr>
        <w:t xml:space="preserve">      $$ = MiddleCodeGenerator.AddressExpression($2);</w:t>
      </w:r>
    </w:p>
    <w:p w14:paraId="3068790C" w14:textId="77777777" w:rsidR="00463A61" w:rsidRPr="00903DBA" w:rsidRDefault="00463A61" w:rsidP="00463A61">
      <w:pPr>
        <w:pStyle w:val="Code"/>
        <w:rPr>
          <w:highlight w:val="white"/>
        </w:rPr>
      </w:pPr>
      <w:r w:rsidRPr="00903DBA">
        <w:rPr>
          <w:highlight w:val="white"/>
        </w:rPr>
        <w:t xml:space="preserve">    };</w:t>
      </w:r>
    </w:p>
    <w:p w14:paraId="47F47545" w14:textId="77777777" w:rsidR="003C22BE" w:rsidRPr="00903DBA" w:rsidRDefault="003C22BE" w:rsidP="003C22BE">
      <w:r w:rsidRPr="00903DBA">
        <w:t>The dereference operator takes a pointer or array as operand.</w:t>
      </w:r>
    </w:p>
    <w:p w14:paraId="78B22DEB" w14:textId="79355CCC" w:rsidR="00463A61" w:rsidRPr="00903DBA" w:rsidRDefault="00463A61" w:rsidP="00463A61">
      <w:pPr>
        <w:pStyle w:val="Code"/>
        <w:rPr>
          <w:highlight w:val="white"/>
        </w:rPr>
      </w:pPr>
      <w:r w:rsidRPr="00903DBA">
        <w:rPr>
          <w:highlight w:val="white"/>
        </w:rPr>
        <w:t xml:space="preserve"> </w:t>
      </w:r>
      <w:r>
        <w:rPr>
          <w:highlight w:val="white"/>
        </w:rPr>
        <w:t xml:space="preserve"> |</w:t>
      </w:r>
      <w:r w:rsidRPr="00903DBA">
        <w:rPr>
          <w:highlight w:val="white"/>
        </w:rPr>
        <w:t xml:space="preserve"> ASTERRISK type_cast_expression {</w:t>
      </w:r>
    </w:p>
    <w:p w14:paraId="66989AD6" w14:textId="77777777" w:rsidR="00463A61" w:rsidRPr="00903DBA" w:rsidRDefault="00463A61" w:rsidP="00463A61">
      <w:pPr>
        <w:pStyle w:val="Code"/>
        <w:rPr>
          <w:highlight w:val="white"/>
        </w:rPr>
      </w:pPr>
      <w:r w:rsidRPr="00903DBA">
        <w:rPr>
          <w:highlight w:val="white"/>
        </w:rPr>
        <w:t xml:space="preserve">      $$ = MiddleCodeGenerator.DereferenceExpression($2);</w:t>
      </w:r>
    </w:p>
    <w:p w14:paraId="0297597D" w14:textId="60936FC7" w:rsidR="00341936" w:rsidRDefault="00463A61" w:rsidP="00D56E7A">
      <w:pPr>
        <w:pStyle w:val="Code"/>
        <w:rPr>
          <w:highlight w:val="white"/>
        </w:rPr>
      </w:pPr>
      <w:r w:rsidRPr="00903DBA">
        <w:rPr>
          <w:highlight w:val="white"/>
        </w:rPr>
        <w:t xml:space="preserve">    }</w:t>
      </w:r>
    </w:p>
    <w:p w14:paraId="13578C30" w14:textId="77777777" w:rsidR="003C22BE" w:rsidRPr="00903DBA" w:rsidRDefault="003C22BE" w:rsidP="003C22BE">
      <w:r w:rsidRPr="00903DBA">
        <w:t>The postfix increment and decrement change the operand and return the original value. The operand has to be a left-value of arithmetic or pointer type.</w:t>
      </w:r>
    </w:p>
    <w:p w14:paraId="07A50B4D" w14:textId="71FF1DFC" w:rsidR="009A16DF" w:rsidRPr="00903DBA" w:rsidRDefault="009A16DF" w:rsidP="009A16DF">
      <w:pPr>
        <w:pStyle w:val="Code"/>
        <w:rPr>
          <w:highlight w:val="white"/>
        </w:rPr>
      </w:pPr>
      <w:r w:rsidRPr="00903DBA">
        <w:rPr>
          <w:highlight w:val="white"/>
        </w:rPr>
        <w:t xml:space="preserve">  </w:t>
      </w:r>
      <w:r>
        <w:rPr>
          <w:highlight w:val="white"/>
        </w:rPr>
        <w:t>|</w:t>
      </w:r>
      <w:r w:rsidRPr="00903DBA">
        <w:rPr>
          <w:highlight w:val="white"/>
        </w:rPr>
        <w:t xml:space="preserve"> increment_operator prefix_expression {</w:t>
      </w:r>
    </w:p>
    <w:p w14:paraId="61AF2FA2" w14:textId="77777777" w:rsidR="009A16DF" w:rsidRPr="00903DBA" w:rsidRDefault="009A16DF" w:rsidP="009A16DF">
      <w:pPr>
        <w:pStyle w:val="Code"/>
        <w:rPr>
          <w:highlight w:val="white"/>
        </w:rPr>
      </w:pPr>
      <w:r w:rsidRPr="00903DBA">
        <w:rPr>
          <w:highlight w:val="white"/>
        </w:rPr>
        <w:t xml:space="preserve">      $$ = MiddleCodeGenerator.PrefixIncrementExpression($1, $2);</w:t>
      </w:r>
    </w:p>
    <w:p w14:paraId="18C34F91" w14:textId="77777777" w:rsidR="009A16DF" w:rsidRPr="00903DBA" w:rsidRDefault="009A16DF" w:rsidP="009A16DF">
      <w:pPr>
        <w:pStyle w:val="Code"/>
        <w:rPr>
          <w:highlight w:val="white"/>
        </w:rPr>
      </w:pPr>
      <w:r w:rsidRPr="00903DBA">
        <w:rPr>
          <w:highlight w:val="white"/>
        </w:rPr>
        <w:t xml:space="preserve">    };</w:t>
      </w:r>
    </w:p>
    <w:p w14:paraId="4ECB7E6D" w14:textId="77777777" w:rsidR="00463A61" w:rsidRDefault="00463A61" w:rsidP="00D56E7A">
      <w:pPr>
        <w:pStyle w:val="Code"/>
        <w:rPr>
          <w:highlight w:val="white"/>
        </w:rPr>
      </w:pPr>
    </w:p>
    <w:p w14:paraId="67C759F5" w14:textId="3C00B7C8" w:rsidR="00D56E7A" w:rsidRPr="00903DBA" w:rsidRDefault="00D56E7A" w:rsidP="00D56E7A">
      <w:pPr>
        <w:pStyle w:val="Code"/>
        <w:rPr>
          <w:highlight w:val="white"/>
        </w:rPr>
      </w:pPr>
      <w:r w:rsidRPr="00903DBA">
        <w:rPr>
          <w:highlight w:val="white"/>
        </w:rPr>
        <w:t>prefix_add_operator:</w:t>
      </w:r>
    </w:p>
    <w:p w14:paraId="65D2F6B3" w14:textId="77777777" w:rsidR="00D56E7A" w:rsidRPr="00903DBA" w:rsidRDefault="00D56E7A" w:rsidP="00D56E7A">
      <w:pPr>
        <w:pStyle w:val="Code"/>
        <w:rPr>
          <w:highlight w:val="white"/>
        </w:rPr>
      </w:pPr>
      <w:r w:rsidRPr="00903DBA">
        <w:rPr>
          <w:highlight w:val="white"/>
        </w:rPr>
        <w:t xml:space="preserve">    PLUS  { $$ = MiddleOperator.UnaryAdd;      }</w:t>
      </w:r>
    </w:p>
    <w:p w14:paraId="1C268CDF" w14:textId="3F659E97" w:rsidR="00D56E7A" w:rsidRPr="00903DBA" w:rsidRDefault="00D56E7A" w:rsidP="00D56E7A">
      <w:pPr>
        <w:pStyle w:val="Code"/>
        <w:rPr>
          <w:highlight w:val="white"/>
        </w:rPr>
      </w:pPr>
      <w:r w:rsidRPr="00903DBA">
        <w:rPr>
          <w:highlight w:val="white"/>
        </w:rPr>
        <w:t xml:space="preserve">  | MINUS { $$ = MiddleOperator.UnarySubtract; };</w:t>
      </w:r>
    </w:p>
    <w:p w14:paraId="2CED86B2" w14:textId="77777777" w:rsidR="009A16DF" w:rsidRPr="00903DBA" w:rsidRDefault="009A16DF" w:rsidP="009A16DF">
      <w:pPr>
        <w:pStyle w:val="Code"/>
        <w:rPr>
          <w:highlight w:val="white"/>
        </w:rPr>
      </w:pPr>
    </w:p>
    <w:p w14:paraId="2F552FC9" w14:textId="77777777" w:rsidR="009A16DF" w:rsidRPr="00903DBA" w:rsidRDefault="009A16DF" w:rsidP="009A16DF">
      <w:pPr>
        <w:pStyle w:val="Code"/>
        <w:rPr>
          <w:highlight w:val="white"/>
        </w:rPr>
      </w:pPr>
      <w:r w:rsidRPr="00903DBA">
        <w:rPr>
          <w:highlight w:val="white"/>
        </w:rPr>
        <w:t>increment_operator:</w:t>
      </w:r>
    </w:p>
    <w:p w14:paraId="7216F2AE" w14:textId="77777777" w:rsidR="009A16DF" w:rsidRPr="00903DBA" w:rsidRDefault="009A16DF" w:rsidP="009A16DF">
      <w:pPr>
        <w:pStyle w:val="Code"/>
        <w:rPr>
          <w:highlight w:val="white"/>
        </w:rPr>
      </w:pPr>
      <w:r w:rsidRPr="00903DBA">
        <w:rPr>
          <w:highlight w:val="white"/>
        </w:rPr>
        <w:t xml:space="preserve">    INCREMENT { $$ = MiddleOperator.Increment; }</w:t>
      </w:r>
    </w:p>
    <w:p w14:paraId="7568F40B" w14:textId="77777777" w:rsidR="009A16DF" w:rsidRPr="00903DBA" w:rsidRDefault="009A16DF" w:rsidP="009A16DF">
      <w:pPr>
        <w:pStyle w:val="Code"/>
        <w:rPr>
          <w:highlight w:val="white"/>
        </w:rPr>
      </w:pPr>
      <w:r w:rsidRPr="00903DBA">
        <w:rPr>
          <w:highlight w:val="white"/>
        </w:rPr>
        <w:t xml:space="preserve">  | DECREMENT { $$ = MiddleOperator.Decrement; };</w:t>
      </w:r>
    </w:p>
    <w:p w14:paraId="0A3111B8" w14:textId="69D15C63" w:rsidR="001E24F7" w:rsidRDefault="001E24F7" w:rsidP="001E24F7">
      <w:pPr>
        <w:pStyle w:val="Rubrik3"/>
        <w:rPr>
          <w:highlight w:val="white"/>
        </w:rPr>
      </w:pPr>
      <w:bookmarkStart w:id="201" w:name="_Toc57656032"/>
      <w:bookmarkStart w:id="202" w:name="_Hlk57718941"/>
      <w:r w:rsidRPr="00903DBA">
        <w:rPr>
          <w:highlight w:val="white"/>
        </w:rPr>
        <w:t>Postfix</w:t>
      </w:r>
      <w:r w:rsidR="003C22BE">
        <w:rPr>
          <w:highlight w:val="white"/>
        </w:rPr>
        <w:t xml:space="preserve"> </w:t>
      </w:r>
      <w:r w:rsidRPr="00903DBA">
        <w:rPr>
          <w:highlight w:val="white"/>
        </w:rPr>
        <w:t>Expression</w:t>
      </w:r>
      <w:bookmarkEnd w:id="201"/>
    </w:p>
    <w:p w14:paraId="2CC99A1B" w14:textId="5D9435FC" w:rsidR="00B05E5C" w:rsidRDefault="00B05E5C" w:rsidP="00B05E5C">
      <w:r w:rsidRPr="00903DBA">
        <w:t>In C, there are several p</w:t>
      </w:r>
      <w:r>
        <w:t>ost</w:t>
      </w:r>
      <w:r w:rsidRPr="00903DBA">
        <w:t>fix expressions</w:t>
      </w:r>
      <w:r w:rsidR="00520FAA">
        <w:t xml:space="preserve"> </w:t>
      </w:r>
    </w:p>
    <w:p w14:paraId="02D84383" w14:textId="64C658AB" w:rsidR="0075465D" w:rsidRDefault="0075465D" w:rsidP="0075465D">
      <w:pPr>
        <w:pStyle w:val="Liststycke"/>
        <w:numPr>
          <w:ilvl w:val="0"/>
          <w:numId w:val="178"/>
        </w:numPr>
      </w:pPr>
      <w:r>
        <w:t>Prefix increment and decrement</w:t>
      </w:r>
    </w:p>
    <w:p w14:paraId="28447F4D" w14:textId="6E9147E1" w:rsidR="0045515B" w:rsidRDefault="0045515B" w:rsidP="0075465D">
      <w:pPr>
        <w:pStyle w:val="Liststycke"/>
        <w:numPr>
          <w:ilvl w:val="0"/>
          <w:numId w:val="178"/>
        </w:numPr>
      </w:pPr>
      <w:r>
        <w:t>Dot and Arrow</w:t>
      </w:r>
    </w:p>
    <w:p w14:paraId="567F7142" w14:textId="3A7A4DFB" w:rsidR="00EA746E" w:rsidRDefault="00EA746E" w:rsidP="0075465D">
      <w:pPr>
        <w:pStyle w:val="Liststycke"/>
        <w:numPr>
          <w:ilvl w:val="0"/>
          <w:numId w:val="178"/>
        </w:numPr>
      </w:pPr>
      <w:r>
        <w:t>Array indexing</w:t>
      </w:r>
    </w:p>
    <w:p w14:paraId="010E5DD2" w14:textId="7E4694C1" w:rsidR="00EA746E" w:rsidRPr="00903DBA" w:rsidRDefault="00EA746E" w:rsidP="0075465D">
      <w:pPr>
        <w:pStyle w:val="Liststycke"/>
        <w:numPr>
          <w:ilvl w:val="0"/>
          <w:numId w:val="178"/>
        </w:numPr>
      </w:pPr>
      <w:r>
        <w:t>Function call</w:t>
      </w:r>
      <w:r w:rsidR="00520FAA">
        <w:t>s</w:t>
      </w:r>
    </w:p>
    <w:bookmarkEnd w:id="202"/>
    <w:p w14:paraId="0664E22B" w14:textId="77777777" w:rsidR="006A64EC" w:rsidRPr="00903DBA" w:rsidRDefault="006A64EC" w:rsidP="006A64EC">
      <w:pPr>
        <w:pStyle w:val="Code"/>
        <w:rPr>
          <w:highlight w:val="white"/>
        </w:rPr>
      </w:pPr>
      <w:r w:rsidRPr="00903DBA">
        <w:rPr>
          <w:highlight w:val="white"/>
        </w:rPr>
        <w:t>postfix_expression:</w:t>
      </w:r>
    </w:p>
    <w:p w14:paraId="674535CE" w14:textId="77777777" w:rsidR="006A64EC" w:rsidRPr="00903DBA" w:rsidRDefault="006A64EC" w:rsidP="006A64EC">
      <w:pPr>
        <w:pStyle w:val="Code"/>
        <w:rPr>
          <w:highlight w:val="white"/>
        </w:rPr>
      </w:pPr>
      <w:r w:rsidRPr="00903DBA">
        <w:rPr>
          <w:highlight w:val="white"/>
        </w:rPr>
        <w:t xml:space="preserve">    primary_expression {</w:t>
      </w:r>
    </w:p>
    <w:p w14:paraId="652E03CA" w14:textId="77777777" w:rsidR="006A64EC" w:rsidRPr="00903DBA" w:rsidRDefault="006A64EC" w:rsidP="006A64EC">
      <w:pPr>
        <w:pStyle w:val="Code"/>
        <w:rPr>
          <w:highlight w:val="white"/>
        </w:rPr>
      </w:pPr>
      <w:r w:rsidRPr="00903DBA">
        <w:rPr>
          <w:highlight w:val="white"/>
        </w:rPr>
        <w:t xml:space="preserve">      $$ = $1; </w:t>
      </w:r>
    </w:p>
    <w:p w14:paraId="31544210" w14:textId="77777777" w:rsidR="006A64EC" w:rsidRPr="00903DBA" w:rsidRDefault="006A64EC" w:rsidP="006A64EC">
      <w:pPr>
        <w:pStyle w:val="Code"/>
        <w:rPr>
          <w:highlight w:val="white"/>
        </w:rPr>
      </w:pPr>
      <w:r w:rsidRPr="00903DBA">
        <w:rPr>
          <w:highlight w:val="white"/>
        </w:rPr>
        <w:t xml:space="preserve">    }</w:t>
      </w:r>
    </w:p>
    <w:p w14:paraId="087725F3" w14:textId="77777777" w:rsidR="006A64EC" w:rsidRPr="00903DBA" w:rsidRDefault="006A64EC" w:rsidP="006A64EC">
      <w:pPr>
        <w:pStyle w:val="Code"/>
        <w:rPr>
          <w:highlight w:val="white"/>
        </w:rPr>
      </w:pPr>
      <w:r w:rsidRPr="00903DBA">
        <w:rPr>
          <w:highlight w:val="white"/>
        </w:rPr>
        <w:t xml:space="preserve">  | postfix_expression increment_operator {</w:t>
      </w:r>
    </w:p>
    <w:p w14:paraId="7D4352BF" w14:textId="30C21F6D" w:rsidR="006A64EC" w:rsidRPr="00903DBA" w:rsidRDefault="006A64EC" w:rsidP="006A64EC">
      <w:pPr>
        <w:pStyle w:val="Code"/>
        <w:rPr>
          <w:highlight w:val="white"/>
        </w:rPr>
      </w:pPr>
      <w:r w:rsidRPr="00903DBA">
        <w:rPr>
          <w:highlight w:val="white"/>
        </w:rPr>
        <w:t xml:space="preserve">      $$ = MiddleCodeGenerator.PostfixIncrementExpression($2, $1);</w:t>
      </w:r>
    </w:p>
    <w:p w14:paraId="043E2CFC" w14:textId="40A87DB9" w:rsidR="00937CFA" w:rsidRPr="00903DBA" w:rsidRDefault="006A64EC" w:rsidP="00820535">
      <w:pPr>
        <w:pStyle w:val="Code"/>
        <w:rPr>
          <w:highlight w:val="white"/>
        </w:rPr>
      </w:pPr>
      <w:r w:rsidRPr="00903DBA">
        <w:rPr>
          <w:highlight w:val="white"/>
        </w:rPr>
        <w:t xml:space="preserve">    }</w:t>
      </w:r>
      <w:bookmarkStart w:id="203" w:name="_Hlk57718959"/>
    </w:p>
    <w:bookmarkEnd w:id="203"/>
    <w:p w14:paraId="054F401C" w14:textId="3C827DDC" w:rsidR="00A74D16" w:rsidRPr="00903DBA" w:rsidRDefault="00A74D16" w:rsidP="00A74D16">
      <w:r w:rsidRPr="00903DBA">
        <w:t xml:space="preserve">The </w:t>
      </w:r>
      <w:r w:rsidR="00DE3000">
        <w:t xml:space="preserve">dot and </w:t>
      </w:r>
      <w:r w:rsidRPr="00903DBA">
        <w:t>arrow operator takes a pointer to a struct or union</w:t>
      </w:r>
      <w:r w:rsidR="00DD059A">
        <w:t>, and the name of one of their members</w:t>
      </w:r>
      <w:r w:rsidRPr="00903DBA">
        <w:t xml:space="preserve"> as operand</w:t>
      </w:r>
      <w:r w:rsidR="00DD059A">
        <w:t>s.</w:t>
      </w:r>
    </w:p>
    <w:p w14:paraId="7B5308BD" w14:textId="77777777" w:rsidR="001A3261" w:rsidRPr="00903DBA" w:rsidRDefault="001A3261" w:rsidP="001A3261">
      <w:pPr>
        <w:pStyle w:val="Code"/>
        <w:rPr>
          <w:highlight w:val="white"/>
        </w:rPr>
      </w:pPr>
      <w:r w:rsidRPr="00903DBA">
        <w:rPr>
          <w:highlight w:val="white"/>
        </w:rPr>
        <w:lastRenderedPageBreak/>
        <w:t xml:space="preserve">  </w:t>
      </w:r>
      <w:r>
        <w:rPr>
          <w:highlight w:val="white"/>
        </w:rPr>
        <w:t>|</w:t>
      </w:r>
      <w:r w:rsidRPr="00903DBA">
        <w:rPr>
          <w:highlight w:val="white"/>
        </w:rPr>
        <w:t xml:space="preserve"> postfix_expression DOT NAME {</w:t>
      </w:r>
    </w:p>
    <w:p w14:paraId="3B832B0E" w14:textId="77777777" w:rsidR="001A3261" w:rsidRPr="00903DBA" w:rsidRDefault="001A3261" w:rsidP="001A3261">
      <w:pPr>
        <w:pStyle w:val="Code"/>
        <w:rPr>
          <w:highlight w:val="white"/>
        </w:rPr>
      </w:pPr>
      <w:r w:rsidRPr="00903DBA">
        <w:rPr>
          <w:highlight w:val="white"/>
        </w:rPr>
        <w:t xml:space="preserve">      $$ = MiddleCodeGenerator.DotExpression($1, $3);</w:t>
      </w:r>
    </w:p>
    <w:p w14:paraId="32177D3F" w14:textId="77777777" w:rsidR="001A3261" w:rsidRPr="00903DBA" w:rsidRDefault="001A3261" w:rsidP="001A3261">
      <w:pPr>
        <w:pStyle w:val="Code"/>
        <w:rPr>
          <w:highlight w:val="white"/>
        </w:rPr>
      </w:pPr>
      <w:r w:rsidRPr="00903DBA">
        <w:rPr>
          <w:highlight w:val="white"/>
        </w:rPr>
        <w:t xml:space="preserve">    }</w:t>
      </w:r>
    </w:p>
    <w:p w14:paraId="0F1266ED" w14:textId="6B9E399B" w:rsidR="004E2665" w:rsidRPr="00903DBA" w:rsidRDefault="004E2665" w:rsidP="00E00F1C">
      <w:pPr>
        <w:pStyle w:val="Code"/>
        <w:rPr>
          <w:highlight w:val="white"/>
        </w:rPr>
      </w:pPr>
      <w:r w:rsidRPr="00903DBA">
        <w:rPr>
          <w:highlight w:val="white"/>
        </w:rPr>
        <w:t xml:space="preserve">  </w:t>
      </w:r>
      <w:r w:rsidR="00820535">
        <w:rPr>
          <w:highlight w:val="white"/>
        </w:rPr>
        <w:t>|</w:t>
      </w:r>
      <w:r w:rsidRPr="00903DBA">
        <w:rPr>
          <w:highlight w:val="white"/>
        </w:rPr>
        <w:t xml:space="preserve"> postfix_expression ARROW NAME {</w:t>
      </w:r>
    </w:p>
    <w:p w14:paraId="50035190" w14:textId="77777777" w:rsidR="004E2665" w:rsidRPr="00903DBA" w:rsidRDefault="004E2665" w:rsidP="00E00F1C">
      <w:pPr>
        <w:pStyle w:val="Code"/>
        <w:rPr>
          <w:highlight w:val="white"/>
        </w:rPr>
      </w:pPr>
      <w:r w:rsidRPr="00903DBA">
        <w:rPr>
          <w:highlight w:val="white"/>
        </w:rPr>
        <w:t xml:space="preserve">      $$ = MiddleCodeGenerator.ArrowExpression($1, $3);</w:t>
      </w:r>
    </w:p>
    <w:p w14:paraId="2A5CD562" w14:textId="78220DF0" w:rsidR="004E2665" w:rsidRPr="00903DBA" w:rsidRDefault="004E2665" w:rsidP="00E00F1C">
      <w:pPr>
        <w:pStyle w:val="Code"/>
        <w:rPr>
          <w:highlight w:val="white"/>
        </w:rPr>
      </w:pPr>
      <w:r w:rsidRPr="00903DBA">
        <w:rPr>
          <w:highlight w:val="white"/>
        </w:rPr>
        <w:t xml:space="preserve">    }</w:t>
      </w:r>
    </w:p>
    <w:p w14:paraId="4116A2A1" w14:textId="67B2C752" w:rsidR="00CF2224" w:rsidRPr="00903DBA" w:rsidRDefault="00CF2224" w:rsidP="00CF2224">
      <w:pPr>
        <w:pStyle w:val="Code"/>
        <w:rPr>
          <w:highlight w:val="white"/>
        </w:rPr>
      </w:pPr>
      <w:bookmarkStart w:id="204" w:name="_Hlk57718987"/>
      <w:r w:rsidRPr="00903DBA">
        <w:rPr>
          <w:highlight w:val="white"/>
        </w:rPr>
        <w:t xml:space="preserve">  </w:t>
      </w:r>
      <w:r w:rsidR="002324CF">
        <w:rPr>
          <w:highlight w:val="white"/>
        </w:rPr>
        <w:t>|</w:t>
      </w:r>
      <w:r w:rsidRPr="00903DBA">
        <w:rPr>
          <w:highlight w:val="white"/>
        </w:rPr>
        <w:t xml:space="preserve"> postfix_expression LEFT_SQUARE expression RIGHT_SQUARE {</w:t>
      </w:r>
    </w:p>
    <w:p w14:paraId="1C69CA70" w14:textId="77777777" w:rsidR="00CF2224" w:rsidRPr="00903DBA" w:rsidRDefault="00CF2224" w:rsidP="00CF2224">
      <w:pPr>
        <w:pStyle w:val="Code"/>
        <w:rPr>
          <w:highlight w:val="white"/>
        </w:rPr>
      </w:pPr>
      <w:r w:rsidRPr="00903DBA">
        <w:rPr>
          <w:highlight w:val="white"/>
        </w:rPr>
        <w:t xml:space="preserve">      $$ = MiddleCodeGenerator.IndexExpression($1, $3);</w:t>
      </w:r>
    </w:p>
    <w:p w14:paraId="2187FD43" w14:textId="7DE0C640" w:rsidR="00CF2224" w:rsidRPr="00903DBA" w:rsidRDefault="00CF2224" w:rsidP="00CF2224">
      <w:pPr>
        <w:pStyle w:val="Code"/>
        <w:rPr>
          <w:highlight w:val="white"/>
        </w:rPr>
      </w:pPr>
      <w:r w:rsidRPr="00903DBA">
        <w:rPr>
          <w:highlight w:val="white"/>
        </w:rPr>
        <w:t xml:space="preserve">    }</w:t>
      </w:r>
    </w:p>
    <w:bookmarkEnd w:id="204"/>
    <w:p w14:paraId="37A44ACD" w14:textId="3F1C70D7" w:rsidR="00015F9F" w:rsidRPr="00903DBA" w:rsidRDefault="00015F9F" w:rsidP="00015F9F">
      <w:pPr>
        <w:pStyle w:val="Code"/>
        <w:rPr>
          <w:highlight w:val="white"/>
        </w:rPr>
      </w:pPr>
      <w:r w:rsidRPr="00903DBA">
        <w:rPr>
          <w:highlight w:val="white"/>
        </w:rPr>
        <w:t xml:space="preserve">  </w:t>
      </w:r>
      <w:r w:rsidR="00DA54DA">
        <w:rPr>
          <w:highlight w:val="white"/>
        </w:rPr>
        <w:t>|</w:t>
      </w:r>
      <w:r w:rsidRPr="00903DBA">
        <w:rPr>
          <w:highlight w:val="white"/>
        </w:rPr>
        <w:t xml:space="preserve"> postfix_expression {</w:t>
      </w:r>
    </w:p>
    <w:p w14:paraId="34D66E18" w14:textId="582C0FD9" w:rsidR="00015F9F" w:rsidRPr="00903DBA" w:rsidRDefault="00015F9F" w:rsidP="00015F9F">
      <w:pPr>
        <w:pStyle w:val="Code"/>
        <w:rPr>
          <w:highlight w:val="white"/>
        </w:rPr>
      </w:pPr>
      <w:r w:rsidRPr="00903DBA">
        <w:rPr>
          <w:highlight w:val="white"/>
        </w:rPr>
        <w:t xml:space="preserve">      MiddleCodeGenerator.</w:t>
      </w:r>
      <w:r w:rsidR="0043182A" w:rsidRPr="00903DBA">
        <w:rPr>
          <w:highlight w:val="white"/>
        </w:rPr>
        <w:t>FunctionPreCall</w:t>
      </w:r>
      <w:r w:rsidRPr="00903DBA">
        <w:rPr>
          <w:highlight w:val="white"/>
        </w:rPr>
        <w:t>($1);</w:t>
      </w:r>
    </w:p>
    <w:p w14:paraId="214A5D78" w14:textId="77777777" w:rsidR="00015F9F" w:rsidRPr="00903DBA" w:rsidRDefault="00015F9F" w:rsidP="00015F9F">
      <w:pPr>
        <w:pStyle w:val="Code"/>
        <w:rPr>
          <w:highlight w:val="white"/>
        </w:rPr>
      </w:pPr>
      <w:r w:rsidRPr="00903DBA">
        <w:rPr>
          <w:highlight w:val="white"/>
        </w:rPr>
        <w:t xml:space="preserve">    }</w:t>
      </w:r>
    </w:p>
    <w:p w14:paraId="3CF09AC3" w14:textId="77777777" w:rsidR="00015F9F" w:rsidRPr="00903DBA" w:rsidRDefault="00015F9F" w:rsidP="00015F9F">
      <w:pPr>
        <w:pStyle w:val="Code"/>
        <w:rPr>
          <w:highlight w:val="white"/>
        </w:rPr>
      </w:pPr>
      <w:r w:rsidRPr="00903DBA">
        <w:rPr>
          <w:highlight w:val="white"/>
        </w:rPr>
        <w:t xml:space="preserve">    LEFT_PARENTHESIS optional_argument_expression_list RIGHT_PARENTHESIS {</w:t>
      </w:r>
    </w:p>
    <w:p w14:paraId="756E0055" w14:textId="77777777" w:rsidR="00015F9F" w:rsidRPr="00903DBA" w:rsidRDefault="00015F9F" w:rsidP="00015F9F">
      <w:pPr>
        <w:pStyle w:val="Code"/>
        <w:rPr>
          <w:highlight w:val="white"/>
        </w:rPr>
      </w:pPr>
      <w:r w:rsidRPr="00903DBA">
        <w:rPr>
          <w:highlight w:val="white"/>
        </w:rPr>
        <w:t xml:space="preserve">      $$ = MiddleCodeGenerator.CallExpression($1, $4);</w:t>
      </w:r>
    </w:p>
    <w:p w14:paraId="180FA063" w14:textId="2D501BDD" w:rsidR="00015F9F" w:rsidRPr="00903DBA" w:rsidRDefault="00015F9F" w:rsidP="00015F9F">
      <w:pPr>
        <w:pStyle w:val="Code"/>
        <w:rPr>
          <w:highlight w:val="white"/>
        </w:rPr>
      </w:pPr>
      <w:r w:rsidRPr="00903DBA">
        <w:rPr>
          <w:highlight w:val="white"/>
        </w:rPr>
        <w:t xml:space="preserve">    };</w:t>
      </w:r>
    </w:p>
    <w:p w14:paraId="7963F03F" w14:textId="74E5C9B7" w:rsidR="00D35E46" w:rsidRPr="00903DBA" w:rsidRDefault="00B04456" w:rsidP="00D35E46">
      <w:r>
        <w:t>The arguments of the function call are gathered in a list.</w:t>
      </w:r>
      <w:r w:rsidR="00D35E46" w:rsidRPr="00903DBA">
        <w:t xml:space="preserve"> </w:t>
      </w:r>
    </w:p>
    <w:p w14:paraId="1896E803" w14:textId="77777777" w:rsidR="00EA29A9" w:rsidRPr="00903DBA" w:rsidRDefault="00EA29A9" w:rsidP="00EA29A9">
      <w:pPr>
        <w:pStyle w:val="Code"/>
        <w:rPr>
          <w:highlight w:val="white"/>
        </w:rPr>
      </w:pPr>
      <w:r w:rsidRPr="00903DBA">
        <w:rPr>
          <w:highlight w:val="white"/>
        </w:rPr>
        <w:t>argument_expression_list:</w:t>
      </w:r>
    </w:p>
    <w:p w14:paraId="704F78AE" w14:textId="77777777" w:rsidR="00EA29A9" w:rsidRPr="00903DBA" w:rsidRDefault="00EA29A9" w:rsidP="00EA29A9">
      <w:pPr>
        <w:pStyle w:val="Code"/>
        <w:rPr>
          <w:highlight w:val="white"/>
        </w:rPr>
      </w:pPr>
      <w:r w:rsidRPr="00903DBA">
        <w:rPr>
          <w:highlight w:val="white"/>
        </w:rPr>
        <w:t xml:space="preserve">    assignment_expression {</w:t>
      </w:r>
    </w:p>
    <w:p w14:paraId="33D590E4" w14:textId="77777777" w:rsidR="00EA29A9" w:rsidRPr="00903DBA" w:rsidRDefault="00EA29A9" w:rsidP="00EA29A9">
      <w:pPr>
        <w:pStyle w:val="Code"/>
        <w:rPr>
          <w:highlight w:val="white"/>
        </w:rPr>
      </w:pPr>
      <w:r w:rsidRPr="00903DBA">
        <w:rPr>
          <w:highlight w:val="white"/>
        </w:rPr>
        <w:t xml:space="preserve">      $$ = new List&lt;Expression&gt;();</w:t>
      </w:r>
    </w:p>
    <w:p w14:paraId="2324410A" w14:textId="77777777" w:rsidR="00EA29A9" w:rsidRPr="00903DBA" w:rsidRDefault="00EA29A9" w:rsidP="00EA29A9">
      <w:pPr>
        <w:pStyle w:val="Code"/>
        <w:rPr>
          <w:highlight w:val="white"/>
        </w:rPr>
      </w:pPr>
      <w:r w:rsidRPr="00903DBA">
        <w:rPr>
          <w:highlight w:val="white"/>
        </w:rPr>
        <w:t xml:space="preserve">      $$.Add(MiddleCodeGenerator.ArgumentExpression(0, $1));</w:t>
      </w:r>
    </w:p>
    <w:p w14:paraId="40DFD7AD" w14:textId="77777777" w:rsidR="00EA29A9" w:rsidRPr="00903DBA" w:rsidRDefault="00EA29A9" w:rsidP="00EA29A9">
      <w:pPr>
        <w:pStyle w:val="Code"/>
        <w:rPr>
          <w:highlight w:val="white"/>
        </w:rPr>
      </w:pPr>
      <w:r w:rsidRPr="00903DBA">
        <w:rPr>
          <w:highlight w:val="white"/>
        </w:rPr>
        <w:t xml:space="preserve">    }</w:t>
      </w:r>
    </w:p>
    <w:p w14:paraId="6661E6C8" w14:textId="77777777" w:rsidR="00EA29A9" w:rsidRPr="00903DBA" w:rsidRDefault="00EA29A9" w:rsidP="00EA29A9">
      <w:pPr>
        <w:pStyle w:val="Code"/>
        <w:rPr>
          <w:highlight w:val="white"/>
        </w:rPr>
      </w:pPr>
      <w:r w:rsidRPr="00903DBA">
        <w:rPr>
          <w:highlight w:val="white"/>
        </w:rPr>
        <w:t xml:space="preserve">  | argument_expression_list COMMA assignment_expression {</w:t>
      </w:r>
    </w:p>
    <w:p w14:paraId="54DF65D0" w14:textId="77777777" w:rsidR="00EA29A9" w:rsidRPr="00903DBA" w:rsidRDefault="00EA29A9" w:rsidP="00EA29A9">
      <w:pPr>
        <w:pStyle w:val="Code"/>
        <w:rPr>
          <w:highlight w:val="white"/>
        </w:rPr>
      </w:pPr>
      <w:r w:rsidRPr="00903DBA">
        <w:rPr>
          <w:highlight w:val="white"/>
        </w:rPr>
        <w:t xml:space="preserve">      $1.Add(MiddleCodeGenerator.ArgumentExpression($1.Count, $3));</w:t>
      </w:r>
    </w:p>
    <w:p w14:paraId="1951D0A1" w14:textId="77777777" w:rsidR="00EA29A9" w:rsidRPr="00903DBA" w:rsidRDefault="00EA29A9" w:rsidP="00EA29A9">
      <w:pPr>
        <w:pStyle w:val="Code"/>
        <w:rPr>
          <w:highlight w:val="white"/>
        </w:rPr>
      </w:pPr>
      <w:r w:rsidRPr="00903DBA">
        <w:rPr>
          <w:highlight w:val="white"/>
        </w:rPr>
        <w:t xml:space="preserve">      $$ = $1;</w:t>
      </w:r>
    </w:p>
    <w:p w14:paraId="72BD71D3" w14:textId="77777777" w:rsidR="00EA29A9" w:rsidRPr="00903DBA" w:rsidRDefault="00EA29A9" w:rsidP="00EA29A9">
      <w:pPr>
        <w:pStyle w:val="Code"/>
        <w:rPr>
          <w:highlight w:val="white"/>
        </w:rPr>
      </w:pPr>
      <w:r w:rsidRPr="00903DBA">
        <w:rPr>
          <w:highlight w:val="white"/>
        </w:rPr>
        <w:t xml:space="preserve">    };</w:t>
      </w:r>
    </w:p>
    <w:p w14:paraId="3F58EB64" w14:textId="17B5FA15" w:rsidR="00D37AFD" w:rsidRPr="00903DBA" w:rsidRDefault="00D37AFD" w:rsidP="00D37AFD">
      <w:pPr>
        <w:pStyle w:val="Rubrik3"/>
        <w:rPr>
          <w:highlight w:val="white"/>
        </w:rPr>
      </w:pPr>
      <w:bookmarkStart w:id="205" w:name="_Toc57656038"/>
      <w:bookmarkStart w:id="206" w:name="_Hlk57719163"/>
      <w:r w:rsidRPr="00903DBA">
        <w:rPr>
          <w:highlight w:val="white"/>
        </w:rPr>
        <w:t>Primary Expressions</w:t>
      </w:r>
      <w:bookmarkEnd w:id="205"/>
    </w:p>
    <w:bookmarkEnd w:id="206"/>
    <w:p w14:paraId="3B47BA8A" w14:textId="3FF7085E" w:rsidR="00D37AFD" w:rsidRPr="00903DBA" w:rsidRDefault="00D37AFD" w:rsidP="00D37AFD">
      <w:pPr>
        <w:rPr>
          <w:highlight w:val="white"/>
        </w:rPr>
      </w:pPr>
      <w:r w:rsidRPr="00903DBA">
        <w:rPr>
          <w:highlight w:val="white"/>
        </w:rPr>
        <w:t xml:space="preserve">We have finally reached the last kind of expression. A primary expression </w:t>
      </w:r>
      <w:r w:rsidR="00D03115" w:rsidRPr="00903DBA">
        <w:rPr>
          <w:highlight w:val="white"/>
        </w:rPr>
        <w:t xml:space="preserve">may be </w:t>
      </w:r>
      <w:r w:rsidRPr="00903DBA">
        <w:rPr>
          <w:highlight w:val="white"/>
        </w:rPr>
        <w:t xml:space="preserve">another expression </w:t>
      </w:r>
      <w:r w:rsidR="00D03115" w:rsidRPr="00903DBA">
        <w:rPr>
          <w:highlight w:val="white"/>
        </w:rPr>
        <w:t xml:space="preserve">within parentheses, </w:t>
      </w:r>
      <w:r w:rsidRPr="00903DBA">
        <w:rPr>
          <w:highlight w:val="white"/>
        </w:rPr>
        <w:t xml:space="preserve">a value, a symbol, a register, </w:t>
      </w:r>
      <w:r w:rsidR="002E5E32">
        <w:rPr>
          <w:highlight w:val="white"/>
        </w:rPr>
        <w:t>the</w:t>
      </w:r>
      <w:r w:rsidRPr="00903DBA">
        <w:rPr>
          <w:highlight w:val="white"/>
        </w:rPr>
        <w:t xml:space="preserve"> carry flag</w:t>
      </w:r>
      <w:r w:rsidR="002E5E32">
        <w:rPr>
          <w:highlight w:val="white"/>
        </w:rPr>
        <w:t>, or the stack top position</w:t>
      </w:r>
      <w:r w:rsidRPr="00903DBA">
        <w:rPr>
          <w:highlight w:val="white"/>
        </w:rPr>
        <w:t>.</w:t>
      </w:r>
    </w:p>
    <w:p w14:paraId="5B2EF599" w14:textId="2254BC95" w:rsidR="009419E8" w:rsidRDefault="009419E8" w:rsidP="009419E8">
      <w:pPr>
        <w:rPr>
          <w:highlight w:val="white"/>
        </w:rPr>
      </w:pPr>
      <w:r>
        <w:rPr>
          <w:highlight w:val="white"/>
        </w:rPr>
        <w:t>In case of an expression within parentheses, the result is simply the expression. The parentheses are only present to change the precedence of the expression.</w:t>
      </w:r>
    </w:p>
    <w:p w14:paraId="7A4D77F6" w14:textId="2627AD45" w:rsidR="0002564D" w:rsidRPr="00903DBA" w:rsidRDefault="009419E8" w:rsidP="0002564D">
      <w:pPr>
        <w:pStyle w:val="Code"/>
        <w:rPr>
          <w:highlight w:val="white"/>
        </w:rPr>
      </w:pPr>
      <w:r>
        <w:rPr>
          <w:highlight w:val="white"/>
        </w:rPr>
        <w:t xml:space="preserve"> </w:t>
      </w:r>
      <w:r w:rsidR="0002564D" w:rsidRPr="00903DBA">
        <w:rPr>
          <w:highlight w:val="white"/>
        </w:rPr>
        <w:t>primary_expression:</w:t>
      </w:r>
    </w:p>
    <w:p w14:paraId="21BEBEC9" w14:textId="77777777" w:rsidR="001B772C" w:rsidRPr="00903DBA" w:rsidRDefault="001B772C" w:rsidP="001B772C">
      <w:pPr>
        <w:pStyle w:val="Code"/>
        <w:rPr>
          <w:highlight w:val="white"/>
        </w:rPr>
      </w:pPr>
      <w:r w:rsidRPr="00903DBA">
        <w:rPr>
          <w:highlight w:val="white"/>
        </w:rPr>
        <w:t xml:space="preserve">    LEFT_PARENTHESIS expression RIGHT_PARENTHESIS {</w:t>
      </w:r>
    </w:p>
    <w:p w14:paraId="2DA9F113" w14:textId="77777777" w:rsidR="001B772C" w:rsidRPr="00903DBA" w:rsidRDefault="001B772C" w:rsidP="001B772C">
      <w:pPr>
        <w:pStyle w:val="Code"/>
        <w:rPr>
          <w:highlight w:val="white"/>
        </w:rPr>
      </w:pPr>
      <w:r w:rsidRPr="00903DBA">
        <w:rPr>
          <w:highlight w:val="white"/>
        </w:rPr>
        <w:t xml:space="preserve">      $$ = $2; </w:t>
      </w:r>
    </w:p>
    <w:p w14:paraId="6B922763" w14:textId="77777777" w:rsidR="001B772C" w:rsidRPr="00903DBA" w:rsidRDefault="001B772C" w:rsidP="001B772C">
      <w:pPr>
        <w:pStyle w:val="Code"/>
        <w:rPr>
          <w:highlight w:val="white"/>
        </w:rPr>
      </w:pPr>
      <w:r w:rsidRPr="00903DBA">
        <w:rPr>
          <w:highlight w:val="white"/>
        </w:rPr>
        <w:t xml:space="preserve">    }</w:t>
      </w:r>
    </w:p>
    <w:p w14:paraId="090016A0" w14:textId="511C76FB" w:rsidR="0002564D" w:rsidRPr="00903DBA" w:rsidRDefault="0002564D" w:rsidP="0002564D">
      <w:pPr>
        <w:pStyle w:val="Code"/>
        <w:rPr>
          <w:highlight w:val="white"/>
        </w:rPr>
      </w:pPr>
      <w:r w:rsidRPr="00903DBA">
        <w:rPr>
          <w:highlight w:val="white"/>
        </w:rPr>
        <w:t xml:space="preserve">  </w:t>
      </w:r>
      <w:r w:rsidR="00E93975">
        <w:rPr>
          <w:highlight w:val="white"/>
        </w:rPr>
        <w:t>|</w:t>
      </w:r>
      <w:r w:rsidRPr="00903DBA">
        <w:rPr>
          <w:highlight w:val="white"/>
        </w:rPr>
        <w:t xml:space="preserve"> VALUE {</w:t>
      </w:r>
    </w:p>
    <w:p w14:paraId="6370AE25" w14:textId="77777777" w:rsidR="0002564D" w:rsidRPr="00903DBA" w:rsidRDefault="0002564D" w:rsidP="0002564D">
      <w:pPr>
        <w:pStyle w:val="Code"/>
        <w:rPr>
          <w:highlight w:val="white"/>
        </w:rPr>
      </w:pPr>
      <w:r w:rsidRPr="00903DBA">
        <w:rPr>
          <w:highlight w:val="white"/>
        </w:rPr>
        <w:t xml:space="preserve">      $$ = MiddleCodeGenerator.ValueExpression($1);</w:t>
      </w:r>
    </w:p>
    <w:p w14:paraId="4AEF2E4E" w14:textId="07B6B26C" w:rsidR="001C7E8C" w:rsidRDefault="0002564D" w:rsidP="00DF4DD7">
      <w:pPr>
        <w:pStyle w:val="Code"/>
        <w:rPr>
          <w:highlight w:val="white"/>
        </w:rPr>
      </w:pPr>
      <w:r w:rsidRPr="00903DBA">
        <w:rPr>
          <w:highlight w:val="white"/>
        </w:rPr>
        <w:t xml:space="preserve">    }</w:t>
      </w:r>
    </w:p>
    <w:p w14:paraId="0519A8CB" w14:textId="2C7D57B7" w:rsidR="000669C4" w:rsidRPr="00903DBA" w:rsidRDefault="000669C4" w:rsidP="000669C4">
      <w:pPr>
        <w:pStyle w:val="Code"/>
        <w:rPr>
          <w:highlight w:val="white"/>
        </w:rPr>
      </w:pPr>
      <w:r w:rsidRPr="00903DBA">
        <w:rPr>
          <w:highlight w:val="white"/>
        </w:rPr>
        <w:t xml:space="preserve">  </w:t>
      </w:r>
      <w:r w:rsidR="00E93975">
        <w:rPr>
          <w:highlight w:val="white"/>
        </w:rPr>
        <w:t>|</w:t>
      </w:r>
      <w:r w:rsidRPr="00903DBA">
        <w:rPr>
          <w:highlight w:val="white"/>
        </w:rPr>
        <w:t xml:space="preserve"> NAME {</w:t>
      </w:r>
    </w:p>
    <w:p w14:paraId="446D2FC4" w14:textId="4115902F" w:rsidR="000669C4" w:rsidRPr="00903DBA" w:rsidRDefault="000669C4" w:rsidP="000669C4">
      <w:pPr>
        <w:pStyle w:val="Code"/>
        <w:rPr>
          <w:highlight w:val="white"/>
        </w:rPr>
      </w:pPr>
      <w:r w:rsidRPr="00903DBA">
        <w:rPr>
          <w:highlight w:val="white"/>
        </w:rPr>
        <w:t xml:space="preserve">      $$ = MiddleCodeGenerator.</w:t>
      </w:r>
      <w:r w:rsidR="00CC46E9" w:rsidRPr="00903DBA">
        <w:rPr>
          <w:highlight w:val="white"/>
        </w:rPr>
        <w:t>NameExpression</w:t>
      </w:r>
      <w:r w:rsidRPr="00903DBA">
        <w:rPr>
          <w:highlight w:val="white"/>
        </w:rPr>
        <w:t>($1);</w:t>
      </w:r>
    </w:p>
    <w:p w14:paraId="2BCE38A3" w14:textId="29C6674E" w:rsidR="000669C4" w:rsidRPr="00903DBA" w:rsidRDefault="000669C4" w:rsidP="000669C4">
      <w:pPr>
        <w:pStyle w:val="Code"/>
        <w:rPr>
          <w:highlight w:val="white"/>
        </w:rPr>
      </w:pPr>
      <w:r w:rsidRPr="00903DBA">
        <w:rPr>
          <w:highlight w:val="white"/>
        </w:rPr>
        <w:t xml:space="preserve">    }</w:t>
      </w:r>
    </w:p>
    <w:p w14:paraId="3E7EEC2F" w14:textId="36DB7610" w:rsidR="000669C4" w:rsidRPr="00903DBA" w:rsidRDefault="000669C4" w:rsidP="000669C4">
      <w:pPr>
        <w:pStyle w:val="Code"/>
        <w:rPr>
          <w:highlight w:val="white"/>
        </w:rPr>
      </w:pPr>
      <w:r w:rsidRPr="00903DBA">
        <w:rPr>
          <w:highlight w:val="white"/>
        </w:rPr>
        <w:t xml:space="preserve">  </w:t>
      </w:r>
      <w:r w:rsidR="00F44EC2">
        <w:rPr>
          <w:highlight w:val="white"/>
        </w:rPr>
        <w:t>|</w:t>
      </w:r>
      <w:r w:rsidRPr="00903DBA">
        <w:rPr>
          <w:highlight w:val="white"/>
        </w:rPr>
        <w:t xml:space="preserve"> REGISTER_NAME {</w:t>
      </w:r>
    </w:p>
    <w:p w14:paraId="26379E4B" w14:textId="4706FB4F" w:rsidR="000669C4" w:rsidRPr="00903DBA" w:rsidRDefault="000669C4" w:rsidP="000669C4">
      <w:pPr>
        <w:pStyle w:val="Code"/>
        <w:rPr>
          <w:highlight w:val="white"/>
        </w:rPr>
      </w:pPr>
      <w:r w:rsidRPr="00903DBA">
        <w:rPr>
          <w:highlight w:val="white"/>
        </w:rPr>
        <w:t xml:space="preserve">      $$ = MiddleCodeGenerator.</w:t>
      </w:r>
      <w:r w:rsidR="00635709" w:rsidRPr="00903DBA">
        <w:rPr>
          <w:highlight w:val="white"/>
        </w:rPr>
        <w:t>RegisterExpression</w:t>
      </w:r>
      <w:r w:rsidRPr="00903DBA">
        <w:rPr>
          <w:highlight w:val="white"/>
        </w:rPr>
        <w:t>($1);</w:t>
      </w:r>
    </w:p>
    <w:p w14:paraId="3EC06735" w14:textId="54080380" w:rsidR="000669C4" w:rsidRPr="00903DBA" w:rsidRDefault="000669C4" w:rsidP="000669C4">
      <w:pPr>
        <w:pStyle w:val="Code"/>
        <w:rPr>
          <w:highlight w:val="white"/>
        </w:rPr>
      </w:pPr>
      <w:r w:rsidRPr="00903DBA">
        <w:rPr>
          <w:highlight w:val="white"/>
        </w:rPr>
        <w:t xml:space="preserve">    }</w:t>
      </w:r>
    </w:p>
    <w:p w14:paraId="4D77228B" w14:textId="77777777" w:rsidR="005D1DBA" w:rsidRPr="00903DBA" w:rsidRDefault="00AF1CA8" w:rsidP="00C7345D">
      <w:r w:rsidRPr="00903DBA">
        <w:t xml:space="preserve">The carry flag is also </w:t>
      </w:r>
      <w:r w:rsidR="00C7345D" w:rsidRPr="00903DBA">
        <w:t xml:space="preserve">only </w:t>
      </w:r>
      <w:r w:rsidRPr="00903DBA">
        <w:t>used internally in conjunction with system calls.</w:t>
      </w:r>
      <w:r w:rsidR="00243B1C" w:rsidRPr="00903DBA">
        <w:t xml:space="preserve"> </w:t>
      </w:r>
      <w:r w:rsidR="005D1DBA" w:rsidRPr="00903DBA">
        <w:t>On some occasion the interrupt call returns information stored in the carry flag.</w:t>
      </w:r>
    </w:p>
    <w:p w14:paraId="76442C6D" w14:textId="628D3842" w:rsidR="000669C4" w:rsidRPr="00903DBA" w:rsidRDefault="000669C4" w:rsidP="000669C4">
      <w:pPr>
        <w:pStyle w:val="Code"/>
        <w:rPr>
          <w:highlight w:val="white"/>
        </w:rPr>
      </w:pPr>
      <w:r w:rsidRPr="00903DBA">
        <w:rPr>
          <w:highlight w:val="white"/>
        </w:rPr>
        <w:t xml:space="preserve">  </w:t>
      </w:r>
      <w:r w:rsidR="008B66FE">
        <w:rPr>
          <w:highlight w:val="white"/>
        </w:rPr>
        <w:t>|</w:t>
      </w:r>
      <w:r w:rsidRPr="00903DBA">
        <w:rPr>
          <w:highlight w:val="white"/>
        </w:rPr>
        <w:t xml:space="preserve"> CARRY_FLAG {</w:t>
      </w:r>
    </w:p>
    <w:p w14:paraId="30693913" w14:textId="77777777" w:rsidR="000669C4" w:rsidRPr="00903DBA" w:rsidRDefault="000669C4" w:rsidP="000669C4">
      <w:pPr>
        <w:pStyle w:val="Code"/>
        <w:rPr>
          <w:highlight w:val="white"/>
        </w:rPr>
      </w:pPr>
      <w:r w:rsidRPr="00903DBA">
        <w:rPr>
          <w:highlight w:val="white"/>
        </w:rPr>
        <w:t xml:space="preserve">      $$ = MiddleCodeGenerator.CarryFlagExpression();</w:t>
      </w:r>
    </w:p>
    <w:p w14:paraId="4FBF61E5" w14:textId="1ACED196" w:rsidR="000669C4" w:rsidRPr="00903DBA" w:rsidRDefault="000669C4" w:rsidP="000669C4">
      <w:pPr>
        <w:pStyle w:val="Code"/>
        <w:rPr>
          <w:highlight w:val="white"/>
        </w:rPr>
      </w:pPr>
      <w:r w:rsidRPr="00903DBA">
        <w:rPr>
          <w:highlight w:val="white"/>
        </w:rPr>
        <w:t xml:space="preserve">    }</w:t>
      </w:r>
    </w:p>
    <w:p w14:paraId="430B3BCC" w14:textId="1F63DE35" w:rsidR="001160D7" w:rsidRPr="00903DBA" w:rsidRDefault="001160D7" w:rsidP="001160D7">
      <w:r w:rsidRPr="00903DBA">
        <w:t xml:space="preserve">The </w:t>
      </w:r>
      <w:r w:rsidR="00E93975">
        <w:t xml:space="preserve">address of the top position of the call stack is needed </w:t>
      </w:r>
      <w:r>
        <w:t>by the</w:t>
      </w:r>
      <w:r w:rsidR="002C57BC">
        <w:t xml:space="preserve"> </w:t>
      </w:r>
      <w:r w:rsidR="002C57BC" w:rsidRPr="00E93975">
        <w:rPr>
          <w:rStyle w:val="KeyWord0"/>
        </w:rPr>
        <w:t>malloc</w:t>
      </w:r>
      <w:r w:rsidR="002C57BC">
        <w:t xml:space="preserve"> function in the C standard library, see Appendix </w:t>
      </w:r>
      <w:r w:rsidR="00E93975">
        <w:fldChar w:fldCharType="begin"/>
      </w:r>
      <w:r w:rsidR="00E93975">
        <w:instrText xml:space="preserve"> REF _Ref58175578 \r \h </w:instrText>
      </w:r>
      <w:r w:rsidR="00E93975">
        <w:fldChar w:fldCharType="separate"/>
      </w:r>
      <w:r w:rsidR="00E93975">
        <w:t>14</w:t>
      </w:r>
      <w:r w:rsidR="00E93975">
        <w:fldChar w:fldCharType="end"/>
      </w:r>
      <w:r w:rsidR="002C57BC">
        <w:t>.</w:t>
      </w:r>
    </w:p>
    <w:p w14:paraId="3C1C019B" w14:textId="59869354" w:rsidR="00E16CA0" w:rsidRPr="00903DBA" w:rsidRDefault="00E16CA0" w:rsidP="00E16CA0">
      <w:pPr>
        <w:pStyle w:val="Code"/>
        <w:rPr>
          <w:highlight w:val="white"/>
        </w:rPr>
      </w:pPr>
      <w:r w:rsidRPr="00903DBA">
        <w:rPr>
          <w:highlight w:val="white"/>
        </w:rPr>
        <w:lastRenderedPageBreak/>
        <w:t xml:space="preserve">  </w:t>
      </w:r>
      <w:r w:rsidR="00CB7C0A">
        <w:rPr>
          <w:highlight w:val="white"/>
        </w:rPr>
        <w:t>|</w:t>
      </w:r>
      <w:r w:rsidRPr="00903DBA">
        <w:rPr>
          <w:highlight w:val="white"/>
        </w:rPr>
        <w:t xml:space="preserve"> STACK_TOP {</w:t>
      </w:r>
    </w:p>
    <w:p w14:paraId="19766C94" w14:textId="77777777" w:rsidR="00E16CA0" w:rsidRPr="00903DBA" w:rsidRDefault="00E16CA0" w:rsidP="00E16CA0">
      <w:pPr>
        <w:pStyle w:val="Code"/>
        <w:rPr>
          <w:highlight w:val="white"/>
        </w:rPr>
      </w:pPr>
      <w:r w:rsidRPr="00903DBA">
        <w:rPr>
          <w:highlight w:val="white"/>
        </w:rPr>
        <w:t xml:space="preserve">      $$ = MiddleCodeGenerator.StackTopExpression();</w:t>
      </w:r>
    </w:p>
    <w:p w14:paraId="6F30385D" w14:textId="03133BA9" w:rsidR="00E16CA0" w:rsidRPr="00903DBA" w:rsidRDefault="00E16CA0" w:rsidP="00E16CA0">
      <w:pPr>
        <w:pStyle w:val="Code"/>
        <w:rPr>
          <w:highlight w:val="white"/>
        </w:rPr>
      </w:pPr>
      <w:r w:rsidRPr="00903DBA">
        <w:rPr>
          <w:highlight w:val="white"/>
        </w:rPr>
        <w:t xml:space="preserve">    };</w:t>
      </w:r>
    </w:p>
    <w:p w14:paraId="052757B8" w14:textId="77777777" w:rsidR="005E5A36" w:rsidRPr="00903DBA" w:rsidRDefault="005E5A36" w:rsidP="005E5A36">
      <w:pPr>
        <w:pStyle w:val="Rubrik1"/>
      </w:pPr>
      <w:bookmarkStart w:id="207" w:name="_Ref54202176"/>
      <w:bookmarkStart w:id="208" w:name="_Ref54202192"/>
      <w:bookmarkStart w:id="209" w:name="_Ref54264860"/>
      <w:bookmarkStart w:id="210" w:name="_Toc57656039"/>
      <w:r>
        <w:lastRenderedPageBreak/>
        <w:t>Middle Code Generation</w:t>
      </w:r>
    </w:p>
    <w:p w14:paraId="515CEB22" w14:textId="2F468952" w:rsidR="005E5A36" w:rsidRDefault="005E5A36" w:rsidP="005E5A36">
      <w:r w:rsidRPr="00903DBA">
        <w:t xml:space="preserve">The rules of the parser call corresponding methods of the </w:t>
      </w:r>
      <w:r w:rsidRPr="00903DBA">
        <w:rPr>
          <w:rStyle w:val="KeyWord0"/>
        </w:rPr>
        <w:t>MiddleCodeGenerator</w:t>
      </w:r>
      <w:r w:rsidRPr="00903DBA">
        <w:t xml:space="preserve"> class to perform type checking, build the symbol table, and generate the middle code.</w:t>
      </w:r>
    </w:p>
    <w:p w14:paraId="15448E14" w14:textId="77777777" w:rsidR="003D0930" w:rsidRPr="00903DBA" w:rsidRDefault="003D0930" w:rsidP="003D0930">
      <w:pPr>
        <w:pStyle w:val="Rubrik2"/>
      </w:pPr>
      <w:r w:rsidRPr="00903DBA">
        <w:t>The MiddleCode Class</w:t>
      </w:r>
    </w:p>
    <w:p w14:paraId="020B5D20" w14:textId="77777777" w:rsidR="003D0930" w:rsidRPr="00903DBA" w:rsidRDefault="003D0930" w:rsidP="003D0930">
      <w:r w:rsidRPr="00903DBA">
        <w:t xml:space="preserve">The middle </w:t>
      </w:r>
      <w:r>
        <w:t xml:space="preserve">code </w:t>
      </w:r>
      <w:r w:rsidRPr="00903DBA">
        <w:t xml:space="preserve">of the compiler in this book is </w:t>
      </w:r>
      <w:r w:rsidRPr="00903DBA">
        <w:rPr>
          <w:rStyle w:val="CodeInText"/>
        </w:rPr>
        <w:t>three-address code</w:t>
      </w:r>
      <w:r w:rsidRPr="00903DBA">
        <w:t xml:space="preserve">. As the name implies, each instruction is made up by one operator and at most three addresses, which are references to objects of the </w:t>
      </w:r>
      <w:r w:rsidRPr="00903DBA">
        <w:rPr>
          <w:rStyle w:val="KeyWord0"/>
        </w:rPr>
        <w:t>Object</w:t>
      </w:r>
      <w:r w:rsidRPr="00903DBA">
        <w:t xml:space="preserve"> class, or its sub classes, such as </w:t>
      </w:r>
      <w:r w:rsidRPr="00903DBA">
        <w:rPr>
          <w:rStyle w:val="KeyWord0"/>
        </w:rPr>
        <w:t>Symbol</w:t>
      </w:r>
      <w:r w:rsidRPr="00903DBA">
        <w:t xml:space="preserve">, </w:t>
      </w:r>
      <w:r w:rsidRPr="00903DBA">
        <w:rPr>
          <w:rStyle w:val="KeyWord0"/>
        </w:rPr>
        <w:t>Register</w:t>
      </w:r>
      <w:r w:rsidRPr="00903DBA">
        <w:t xml:space="preserve">, </w:t>
      </w:r>
      <w:r w:rsidRPr="00903DBA">
        <w:rPr>
          <w:rStyle w:val="KeyWord0"/>
        </w:rPr>
        <w:t>String</w:t>
      </w:r>
      <w:r w:rsidRPr="00903DBA">
        <w:t xml:space="preserve">, </w:t>
      </w:r>
      <w:r w:rsidRPr="00903DBA">
        <w:rPr>
          <w:rStyle w:val="KeyWord0"/>
        </w:rPr>
        <w:t>Integer</w:t>
      </w:r>
      <w:r w:rsidRPr="00903DBA">
        <w:t xml:space="preserve">, or </w:t>
      </w:r>
      <w:r w:rsidRPr="00903DBA">
        <w:rPr>
          <w:rStyle w:val="KeyWord0"/>
        </w:rPr>
        <w:t>Double</w:t>
      </w:r>
      <w:r w:rsidRPr="00903DBA">
        <w:t>.</w:t>
      </w:r>
    </w:p>
    <w:p w14:paraId="09004F86" w14:textId="77777777" w:rsidR="003D0930" w:rsidRPr="00903DBA" w:rsidRDefault="003D0930" w:rsidP="003D0930">
      <w:pPr>
        <w:pStyle w:val="CodeHeader"/>
      </w:pPr>
      <w:r w:rsidRPr="00903DBA">
        <w:t>MiddleCode.cs</w:t>
      </w:r>
    </w:p>
    <w:p w14:paraId="6BF77250" w14:textId="77777777" w:rsidR="003D0930" w:rsidRPr="00903DBA" w:rsidRDefault="003D0930" w:rsidP="003D0930">
      <w:pPr>
        <w:pStyle w:val="Code"/>
        <w:rPr>
          <w:highlight w:val="white"/>
        </w:rPr>
      </w:pPr>
      <w:r w:rsidRPr="00903DBA">
        <w:rPr>
          <w:highlight w:val="white"/>
        </w:rPr>
        <w:t>using System;</w:t>
      </w:r>
    </w:p>
    <w:p w14:paraId="0EE96576" w14:textId="77777777" w:rsidR="003D0930" w:rsidRPr="00903DBA" w:rsidRDefault="003D0930" w:rsidP="003D0930">
      <w:pPr>
        <w:pStyle w:val="Code"/>
        <w:rPr>
          <w:highlight w:val="white"/>
        </w:rPr>
      </w:pPr>
      <w:r w:rsidRPr="00903DBA">
        <w:rPr>
          <w:highlight w:val="white"/>
        </w:rPr>
        <w:t>using System.Text;</w:t>
      </w:r>
    </w:p>
    <w:p w14:paraId="2AE6148B" w14:textId="77777777" w:rsidR="003D0930" w:rsidRPr="00903DBA" w:rsidRDefault="003D0930" w:rsidP="003D0930">
      <w:pPr>
        <w:pStyle w:val="Code"/>
        <w:rPr>
          <w:highlight w:val="white"/>
        </w:rPr>
      </w:pPr>
      <w:r w:rsidRPr="00903DBA">
        <w:rPr>
          <w:highlight w:val="white"/>
        </w:rPr>
        <w:t>using System.Collections.Generic;</w:t>
      </w:r>
    </w:p>
    <w:p w14:paraId="57AEE692"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MiddleCode</w:t>
      </w:r>
      <w:r w:rsidRPr="00903DBA">
        <w:rPr>
          <w:highlight w:val="white"/>
        </w:rPr>
        <w:t xml:space="preserve"> class holds the operator and the array of the three operands. It also holds a set of test methods.</w:t>
      </w:r>
    </w:p>
    <w:p w14:paraId="6BD05337" w14:textId="77777777" w:rsidR="003D0930" w:rsidRPr="00903DBA" w:rsidRDefault="003D0930" w:rsidP="003D0930">
      <w:pPr>
        <w:pStyle w:val="Code"/>
        <w:rPr>
          <w:highlight w:val="white"/>
        </w:rPr>
      </w:pPr>
      <w:r w:rsidRPr="00903DBA">
        <w:rPr>
          <w:highlight w:val="white"/>
        </w:rPr>
        <w:t>namespace CCompiler {</w:t>
      </w:r>
    </w:p>
    <w:p w14:paraId="32155F90" w14:textId="77777777" w:rsidR="003D0930" w:rsidRPr="00903DBA" w:rsidRDefault="003D0930" w:rsidP="003D0930">
      <w:pPr>
        <w:pStyle w:val="Code"/>
        <w:rPr>
          <w:highlight w:val="white"/>
        </w:rPr>
      </w:pPr>
      <w:r w:rsidRPr="00903DBA">
        <w:rPr>
          <w:highlight w:val="white"/>
        </w:rPr>
        <w:t xml:space="preserve">  public class MiddleCode {</w:t>
      </w:r>
    </w:p>
    <w:p w14:paraId="78FFF771" w14:textId="77777777" w:rsidR="003D0930" w:rsidRPr="00903DBA" w:rsidRDefault="003D0930" w:rsidP="003D0930">
      <w:pPr>
        <w:pStyle w:val="Code"/>
        <w:rPr>
          <w:highlight w:val="white"/>
        </w:rPr>
      </w:pPr>
      <w:r w:rsidRPr="00903DBA">
        <w:rPr>
          <w:highlight w:val="white"/>
        </w:rPr>
        <w:t xml:space="preserve">    private MiddleOperator m_middleOperator;</w:t>
      </w:r>
    </w:p>
    <w:p w14:paraId="0EC4ABFB" w14:textId="77777777" w:rsidR="003D0930" w:rsidRPr="00903DBA" w:rsidRDefault="003D0930" w:rsidP="003D0930">
      <w:pPr>
        <w:pStyle w:val="Code"/>
        <w:rPr>
          <w:highlight w:val="white"/>
        </w:rPr>
      </w:pPr>
      <w:r w:rsidRPr="00903DBA">
        <w:rPr>
          <w:highlight w:val="white"/>
        </w:rPr>
        <w:t xml:space="preserve">    private object[] m_operandArray = new object[3];</w:t>
      </w:r>
    </w:p>
    <w:p w14:paraId="2A066E76" w14:textId="77777777" w:rsidR="003D0930" w:rsidRPr="00903DBA" w:rsidRDefault="003D0930" w:rsidP="003D0930">
      <w:pPr>
        <w:pStyle w:val="Code"/>
        <w:rPr>
          <w:highlight w:val="white"/>
        </w:rPr>
      </w:pPr>
    </w:p>
    <w:p w14:paraId="53C87A22" w14:textId="77777777" w:rsidR="003D0930" w:rsidRPr="00903DBA" w:rsidRDefault="003D0930" w:rsidP="003D0930">
      <w:pPr>
        <w:pStyle w:val="Code"/>
        <w:rPr>
          <w:highlight w:val="white"/>
        </w:rPr>
      </w:pPr>
      <w:r w:rsidRPr="00903DBA">
        <w:rPr>
          <w:highlight w:val="white"/>
        </w:rPr>
        <w:t xml:space="preserve">    public MiddleCode(MiddleOperator middleOp, object operand0 = null,</w:t>
      </w:r>
    </w:p>
    <w:p w14:paraId="4D025F50" w14:textId="77777777" w:rsidR="003D0930" w:rsidRPr="00903DBA" w:rsidRDefault="003D0930" w:rsidP="003D0930">
      <w:pPr>
        <w:pStyle w:val="Code"/>
        <w:rPr>
          <w:highlight w:val="white"/>
        </w:rPr>
      </w:pPr>
      <w:r w:rsidRPr="00903DBA">
        <w:rPr>
          <w:highlight w:val="white"/>
        </w:rPr>
        <w:t xml:space="preserve">                      object operand1 = null, object operand2 = null) {</w:t>
      </w:r>
    </w:p>
    <w:p w14:paraId="6F0F6EA7" w14:textId="77777777" w:rsidR="003D0930" w:rsidRPr="00903DBA" w:rsidRDefault="003D0930" w:rsidP="003D0930">
      <w:pPr>
        <w:pStyle w:val="Code"/>
        <w:rPr>
          <w:highlight w:val="white"/>
        </w:rPr>
      </w:pPr>
      <w:r w:rsidRPr="00903DBA">
        <w:rPr>
          <w:highlight w:val="white"/>
        </w:rPr>
        <w:t xml:space="preserve">      m_middleOperator = middleOp;</w:t>
      </w:r>
    </w:p>
    <w:p w14:paraId="3E1500C4" w14:textId="77777777" w:rsidR="003D0930" w:rsidRPr="00903DBA" w:rsidRDefault="003D0930" w:rsidP="003D0930">
      <w:pPr>
        <w:pStyle w:val="Code"/>
        <w:rPr>
          <w:highlight w:val="white"/>
        </w:rPr>
      </w:pPr>
      <w:r w:rsidRPr="00903DBA">
        <w:rPr>
          <w:highlight w:val="white"/>
        </w:rPr>
        <w:t xml:space="preserve">      m_operandArray[0] = operand0;</w:t>
      </w:r>
    </w:p>
    <w:p w14:paraId="46CB4209" w14:textId="77777777" w:rsidR="003D0930" w:rsidRPr="00903DBA" w:rsidRDefault="003D0930" w:rsidP="003D0930">
      <w:pPr>
        <w:pStyle w:val="Code"/>
        <w:rPr>
          <w:highlight w:val="white"/>
        </w:rPr>
      </w:pPr>
      <w:r w:rsidRPr="00903DBA">
        <w:rPr>
          <w:highlight w:val="white"/>
        </w:rPr>
        <w:t xml:space="preserve">      m_operandArray[1] = operand1;</w:t>
      </w:r>
    </w:p>
    <w:p w14:paraId="7EB11D25" w14:textId="77777777" w:rsidR="003D0930" w:rsidRPr="00903DBA" w:rsidRDefault="003D0930" w:rsidP="003D0930">
      <w:pPr>
        <w:pStyle w:val="Code"/>
        <w:rPr>
          <w:highlight w:val="white"/>
        </w:rPr>
      </w:pPr>
      <w:r w:rsidRPr="00903DBA">
        <w:rPr>
          <w:highlight w:val="white"/>
        </w:rPr>
        <w:t xml:space="preserve">      m_operandArray[2] = operand2;</w:t>
      </w:r>
    </w:p>
    <w:p w14:paraId="6BB81863" w14:textId="77777777" w:rsidR="003D0930" w:rsidRPr="00903DBA" w:rsidRDefault="003D0930" w:rsidP="003D0930">
      <w:pPr>
        <w:pStyle w:val="Code"/>
        <w:rPr>
          <w:highlight w:val="white"/>
        </w:rPr>
      </w:pPr>
      <w:r w:rsidRPr="00903DBA">
        <w:rPr>
          <w:highlight w:val="white"/>
        </w:rPr>
        <w:t xml:space="preserve">    }</w:t>
      </w:r>
    </w:p>
    <w:p w14:paraId="108C893A" w14:textId="77777777" w:rsidR="003D0930" w:rsidRPr="00903DBA" w:rsidRDefault="003D0930" w:rsidP="003D0930">
      <w:pPr>
        <w:pStyle w:val="Code"/>
        <w:rPr>
          <w:highlight w:val="white"/>
        </w:rPr>
      </w:pPr>
    </w:p>
    <w:p w14:paraId="7A7921E6" w14:textId="77777777" w:rsidR="003D0930" w:rsidRPr="00903DBA" w:rsidRDefault="003D0930" w:rsidP="003D0930">
      <w:pPr>
        <w:pStyle w:val="Code"/>
        <w:rPr>
          <w:highlight w:val="white"/>
        </w:rPr>
      </w:pPr>
      <w:r w:rsidRPr="00903DBA">
        <w:rPr>
          <w:highlight w:val="white"/>
        </w:rPr>
        <w:t xml:space="preserve">    public MiddleOperator Operator {</w:t>
      </w:r>
    </w:p>
    <w:p w14:paraId="14167EBA" w14:textId="77777777" w:rsidR="003D0930" w:rsidRPr="00903DBA" w:rsidRDefault="003D0930" w:rsidP="003D0930">
      <w:pPr>
        <w:pStyle w:val="Code"/>
        <w:rPr>
          <w:highlight w:val="white"/>
        </w:rPr>
      </w:pPr>
      <w:r w:rsidRPr="00903DBA">
        <w:rPr>
          <w:highlight w:val="white"/>
        </w:rPr>
        <w:t xml:space="preserve">      get { return m_middleOperator; }</w:t>
      </w:r>
    </w:p>
    <w:p w14:paraId="3E0856F3" w14:textId="77777777" w:rsidR="003D0930" w:rsidRPr="00903DBA" w:rsidRDefault="003D0930" w:rsidP="003D0930">
      <w:pPr>
        <w:pStyle w:val="Code"/>
        <w:rPr>
          <w:highlight w:val="white"/>
        </w:rPr>
      </w:pPr>
      <w:r w:rsidRPr="00903DBA">
        <w:rPr>
          <w:highlight w:val="white"/>
        </w:rPr>
        <w:t xml:space="preserve">      set { m_middleOperator = value; }</w:t>
      </w:r>
    </w:p>
    <w:p w14:paraId="60FC76A7" w14:textId="77777777" w:rsidR="003D0930" w:rsidRPr="00903DBA" w:rsidRDefault="003D0930" w:rsidP="003D0930">
      <w:pPr>
        <w:pStyle w:val="Code"/>
        <w:rPr>
          <w:highlight w:val="white"/>
        </w:rPr>
      </w:pPr>
      <w:r w:rsidRPr="00903DBA">
        <w:rPr>
          <w:highlight w:val="white"/>
        </w:rPr>
        <w:t xml:space="preserve">    }</w:t>
      </w:r>
    </w:p>
    <w:p w14:paraId="5060BE5B" w14:textId="77777777" w:rsidR="003D0930" w:rsidRPr="00903DBA" w:rsidRDefault="003D0930" w:rsidP="003D0930">
      <w:pPr>
        <w:pStyle w:val="Code"/>
        <w:rPr>
          <w:highlight w:val="white"/>
        </w:rPr>
      </w:pPr>
    </w:p>
    <w:p w14:paraId="2A739329" w14:textId="77777777" w:rsidR="003D0930" w:rsidRPr="00903DBA" w:rsidRDefault="003D0930" w:rsidP="003D0930">
      <w:pPr>
        <w:pStyle w:val="Code"/>
        <w:rPr>
          <w:highlight w:val="white"/>
        </w:rPr>
      </w:pPr>
      <w:r w:rsidRPr="00903DBA">
        <w:rPr>
          <w:highlight w:val="white"/>
        </w:rPr>
        <w:t xml:space="preserve">    public object this[int index] {</w:t>
      </w:r>
    </w:p>
    <w:p w14:paraId="2EE1472A" w14:textId="77777777" w:rsidR="003D0930" w:rsidRPr="00903DBA" w:rsidRDefault="003D0930" w:rsidP="003D0930">
      <w:pPr>
        <w:pStyle w:val="Code"/>
        <w:rPr>
          <w:highlight w:val="white"/>
        </w:rPr>
      </w:pPr>
      <w:r w:rsidRPr="00903DBA">
        <w:rPr>
          <w:highlight w:val="white"/>
        </w:rPr>
        <w:t xml:space="preserve">      get { return m_operandArray[index]; }</w:t>
      </w:r>
    </w:p>
    <w:p w14:paraId="1373E3BD" w14:textId="77777777" w:rsidR="003D0930" w:rsidRPr="00903DBA" w:rsidRDefault="003D0930" w:rsidP="003D0930">
      <w:pPr>
        <w:pStyle w:val="Code"/>
        <w:rPr>
          <w:highlight w:val="white"/>
        </w:rPr>
      </w:pPr>
      <w:r w:rsidRPr="00903DBA">
        <w:rPr>
          <w:highlight w:val="white"/>
        </w:rPr>
        <w:t xml:space="preserve">      set { m_operandArray[index] = value;  }</w:t>
      </w:r>
    </w:p>
    <w:p w14:paraId="5FF47617" w14:textId="77777777" w:rsidR="003D0930" w:rsidRPr="00903DBA" w:rsidRDefault="003D0930" w:rsidP="003D0930">
      <w:pPr>
        <w:pStyle w:val="Code"/>
        <w:rPr>
          <w:highlight w:val="white"/>
        </w:rPr>
      </w:pPr>
      <w:r w:rsidRPr="00903DBA">
        <w:rPr>
          <w:highlight w:val="white"/>
        </w:rPr>
        <w:t xml:space="preserve">    }</w:t>
      </w:r>
    </w:p>
    <w:p w14:paraId="4063458B" w14:textId="77777777" w:rsidR="003D0930" w:rsidRPr="00903DBA" w:rsidRDefault="003D0930" w:rsidP="003D0930">
      <w:pPr>
        <w:pStyle w:val="Code"/>
        <w:rPr>
          <w:highlight w:val="white"/>
        </w:rPr>
      </w:pPr>
    </w:p>
    <w:p w14:paraId="3B6FC2A2" w14:textId="77777777" w:rsidR="003D0930" w:rsidRPr="00903DBA" w:rsidRDefault="003D0930" w:rsidP="003D0930">
      <w:pPr>
        <w:pStyle w:val="Code"/>
        <w:rPr>
          <w:highlight w:val="white"/>
        </w:rPr>
      </w:pPr>
      <w:r w:rsidRPr="00903DBA">
        <w:rPr>
          <w:highlight w:val="white"/>
        </w:rPr>
        <w:t xml:space="preserve">    public void Clear() {</w:t>
      </w:r>
    </w:p>
    <w:p w14:paraId="498A9239" w14:textId="77777777" w:rsidR="003D0930" w:rsidRPr="00903DBA" w:rsidRDefault="003D0930" w:rsidP="003D0930">
      <w:pPr>
        <w:pStyle w:val="Code"/>
        <w:rPr>
          <w:highlight w:val="white"/>
        </w:rPr>
      </w:pPr>
      <w:r w:rsidRPr="00903DBA">
        <w:rPr>
          <w:highlight w:val="white"/>
        </w:rPr>
        <w:t xml:space="preserve">      m_middleOperator = MiddleOperator.Empty;</w:t>
      </w:r>
    </w:p>
    <w:p w14:paraId="64187896" w14:textId="77777777" w:rsidR="003D0930" w:rsidRPr="00903DBA" w:rsidRDefault="003D0930" w:rsidP="003D0930">
      <w:pPr>
        <w:pStyle w:val="Code"/>
        <w:rPr>
          <w:highlight w:val="white"/>
        </w:rPr>
      </w:pPr>
      <w:r w:rsidRPr="00903DBA">
        <w:rPr>
          <w:highlight w:val="white"/>
        </w:rPr>
        <w:t xml:space="preserve">      m_operandArray[0] = null;</w:t>
      </w:r>
    </w:p>
    <w:p w14:paraId="19D6F134" w14:textId="77777777" w:rsidR="003D0930" w:rsidRPr="00903DBA" w:rsidRDefault="003D0930" w:rsidP="003D0930">
      <w:pPr>
        <w:pStyle w:val="Code"/>
        <w:rPr>
          <w:highlight w:val="white"/>
        </w:rPr>
      </w:pPr>
      <w:r w:rsidRPr="00903DBA">
        <w:rPr>
          <w:highlight w:val="white"/>
        </w:rPr>
        <w:t xml:space="preserve">      m_operandArray[1] = null;</w:t>
      </w:r>
    </w:p>
    <w:p w14:paraId="65F02224" w14:textId="77777777" w:rsidR="003D0930" w:rsidRPr="00903DBA" w:rsidRDefault="003D0930" w:rsidP="003D0930">
      <w:pPr>
        <w:pStyle w:val="Code"/>
        <w:rPr>
          <w:highlight w:val="white"/>
        </w:rPr>
      </w:pPr>
      <w:r w:rsidRPr="00903DBA">
        <w:rPr>
          <w:highlight w:val="white"/>
        </w:rPr>
        <w:t xml:space="preserve">      m_operandArray[2] = null;</w:t>
      </w:r>
    </w:p>
    <w:p w14:paraId="485ABF81" w14:textId="77777777" w:rsidR="003D0930" w:rsidRPr="00903DBA" w:rsidRDefault="003D0930" w:rsidP="003D0930">
      <w:pPr>
        <w:pStyle w:val="Code"/>
        <w:rPr>
          <w:highlight w:val="white"/>
        </w:rPr>
      </w:pPr>
      <w:r w:rsidRPr="00903DBA">
        <w:rPr>
          <w:highlight w:val="white"/>
        </w:rPr>
        <w:t xml:space="preserve">    }</w:t>
      </w:r>
    </w:p>
    <w:p w14:paraId="5C719E70"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IsGoto</w:t>
      </w:r>
      <w:r w:rsidRPr="00903DBA">
        <w:rPr>
          <w:highlight w:val="white"/>
        </w:rPr>
        <w:t xml:space="preserve">, </w:t>
      </w:r>
      <w:r w:rsidRPr="00903DBA">
        <w:rPr>
          <w:rStyle w:val="KeyWord0"/>
          <w:highlight w:val="white"/>
        </w:rPr>
        <w:t>IsCarry</w:t>
      </w:r>
      <w:r w:rsidRPr="00903DBA">
        <w:rPr>
          <w:highlight w:val="white"/>
        </w:rPr>
        <w:t xml:space="preserve">, and </w:t>
      </w:r>
      <w:r w:rsidRPr="00903DBA">
        <w:rPr>
          <w:rStyle w:val="KeyWord0"/>
          <w:highlight w:val="white"/>
        </w:rPr>
        <w:t>IsRelation</w:t>
      </w:r>
      <w:r w:rsidRPr="00903DBA">
        <w:rPr>
          <w:highlight w:val="white"/>
        </w:rPr>
        <w:t xml:space="preserve"> methods test whether the middle code is a jump instruction.</w:t>
      </w:r>
    </w:p>
    <w:p w14:paraId="0DD82215" w14:textId="77777777" w:rsidR="003D0930" w:rsidRPr="00903DBA" w:rsidRDefault="003D0930" w:rsidP="003D0930">
      <w:pPr>
        <w:pStyle w:val="Code"/>
        <w:rPr>
          <w:highlight w:val="white"/>
        </w:rPr>
      </w:pPr>
      <w:r w:rsidRPr="00903DBA">
        <w:rPr>
          <w:highlight w:val="white"/>
        </w:rPr>
        <w:t xml:space="preserve">    public bool IsGoto() {</w:t>
      </w:r>
    </w:p>
    <w:p w14:paraId="37A0289E" w14:textId="02759C28" w:rsidR="003D0930" w:rsidRPr="00903DBA" w:rsidRDefault="003D0930" w:rsidP="003D0930">
      <w:pPr>
        <w:pStyle w:val="Code"/>
        <w:rPr>
          <w:highlight w:val="white"/>
        </w:rPr>
      </w:pPr>
      <w:r w:rsidRPr="00903DBA">
        <w:rPr>
          <w:highlight w:val="white"/>
        </w:rPr>
        <w:t xml:space="preserve">      return (m_middleOperator == MiddleOperator.</w:t>
      </w:r>
      <w:r w:rsidR="00C0170C">
        <w:rPr>
          <w:highlight w:val="white"/>
        </w:rPr>
        <w:t>Jump</w:t>
      </w:r>
      <w:r w:rsidRPr="00903DBA">
        <w:rPr>
          <w:highlight w:val="white"/>
        </w:rPr>
        <w:t>);</w:t>
      </w:r>
    </w:p>
    <w:p w14:paraId="1642F697" w14:textId="77777777" w:rsidR="003D0930" w:rsidRPr="00903DBA" w:rsidRDefault="003D0930" w:rsidP="003D0930">
      <w:pPr>
        <w:pStyle w:val="Code"/>
        <w:rPr>
          <w:highlight w:val="white"/>
        </w:rPr>
      </w:pPr>
      <w:r w:rsidRPr="00903DBA">
        <w:rPr>
          <w:highlight w:val="white"/>
        </w:rPr>
        <w:t xml:space="preserve">    }</w:t>
      </w:r>
    </w:p>
    <w:p w14:paraId="21FAB362" w14:textId="77777777" w:rsidR="003D0930" w:rsidRPr="00903DBA" w:rsidRDefault="003D0930" w:rsidP="003D0930">
      <w:pPr>
        <w:pStyle w:val="Code"/>
        <w:rPr>
          <w:highlight w:val="white"/>
        </w:rPr>
      </w:pPr>
    </w:p>
    <w:p w14:paraId="29C076BE" w14:textId="77777777" w:rsidR="003D0930" w:rsidRPr="00903DBA" w:rsidRDefault="003D0930" w:rsidP="003D0930">
      <w:pPr>
        <w:pStyle w:val="Code"/>
        <w:rPr>
          <w:highlight w:val="white"/>
        </w:rPr>
      </w:pPr>
      <w:r w:rsidRPr="00903DBA">
        <w:rPr>
          <w:highlight w:val="white"/>
        </w:rPr>
        <w:t xml:space="preserve">    public bool IsCarry() {</w:t>
      </w:r>
    </w:p>
    <w:p w14:paraId="57981D15" w14:textId="77777777" w:rsidR="003D0930" w:rsidRPr="00903DBA" w:rsidRDefault="003D0930" w:rsidP="003D0930">
      <w:pPr>
        <w:pStyle w:val="Code"/>
        <w:rPr>
          <w:highlight w:val="white"/>
        </w:rPr>
      </w:pPr>
      <w:r w:rsidRPr="00903DBA">
        <w:rPr>
          <w:highlight w:val="white"/>
        </w:rPr>
        <w:lastRenderedPageBreak/>
        <w:t xml:space="preserve">      return (m_middleOperator == MiddleOperator.Carry) ||</w:t>
      </w:r>
    </w:p>
    <w:p w14:paraId="01A0821A" w14:textId="77777777" w:rsidR="003D0930" w:rsidRPr="00903DBA" w:rsidRDefault="003D0930" w:rsidP="003D0930">
      <w:pPr>
        <w:pStyle w:val="Code"/>
        <w:rPr>
          <w:highlight w:val="white"/>
        </w:rPr>
      </w:pPr>
      <w:r w:rsidRPr="00903DBA">
        <w:rPr>
          <w:highlight w:val="white"/>
        </w:rPr>
        <w:t xml:space="preserve">             (m_middleOperator == MiddleOperator.NotCarry);</w:t>
      </w:r>
    </w:p>
    <w:p w14:paraId="05ABE043" w14:textId="77777777" w:rsidR="003D0930" w:rsidRPr="00903DBA" w:rsidRDefault="003D0930" w:rsidP="003D0930">
      <w:pPr>
        <w:pStyle w:val="Code"/>
        <w:rPr>
          <w:highlight w:val="white"/>
        </w:rPr>
      </w:pPr>
      <w:r w:rsidRPr="00903DBA">
        <w:rPr>
          <w:highlight w:val="white"/>
        </w:rPr>
        <w:t xml:space="preserve">    }</w:t>
      </w:r>
    </w:p>
    <w:p w14:paraId="2DC72264" w14:textId="77777777" w:rsidR="003D0930" w:rsidRPr="00903DBA" w:rsidRDefault="003D0930" w:rsidP="003D0930">
      <w:pPr>
        <w:pStyle w:val="Code"/>
        <w:rPr>
          <w:highlight w:val="white"/>
        </w:rPr>
      </w:pPr>
    </w:p>
    <w:p w14:paraId="4B7F1035" w14:textId="77777777" w:rsidR="003D0930" w:rsidRPr="00903DBA" w:rsidRDefault="003D0930" w:rsidP="003D0930">
      <w:pPr>
        <w:pStyle w:val="Code"/>
        <w:rPr>
          <w:highlight w:val="white"/>
        </w:rPr>
      </w:pPr>
      <w:r w:rsidRPr="00903DBA">
        <w:rPr>
          <w:highlight w:val="white"/>
        </w:rPr>
        <w:t xml:space="preserve">    public bool IsRelation() {</w:t>
      </w:r>
    </w:p>
    <w:p w14:paraId="649D8C71" w14:textId="77777777" w:rsidR="003D0930" w:rsidRPr="00903DBA" w:rsidRDefault="003D0930" w:rsidP="003D0930">
      <w:pPr>
        <w:pStyle w:val="Code"/>
        <w:rPr>
          <w:highlight w:val="white"/>
        </w:rPr>
      </w:pPr>
      <w:r w:rsidRPr="00903DBA">
        <w:rPr>
          <w:highlight w:val="white"/>
        </w:rPr>
        <w:t xml:space="preserve">      switch (m_middleOperator) {</w:t>
      </w:r>
    </w:p>
    <w:p w14:paraId="0B21C2A4" w14:textId="77777777" w:rsidR="003D0930" w:rsidRPr="00903DBA" w:rsidRDefault="003D0930" w:rsidP="003D0930">
      <w:pPr>
        <w:pStyle w:val="Code"/>
        <w:rPr>
          <w:highlight w:val="white"/>
        </w:rPr>
      </w:pPr>
      <w:r w:rsidRPr="00903DBA">
        <w:rPr>
          <w:highlight w:val="white"/>
        </w:rPr>
        <w:t xml:space="preserve">        case MiddleOperator.Case:</w:t>
      </w:r>
    </w:p>
    <w:p w14:paraId="2934BD29" w14:textId="77777777" w:rsidR="003D0930" w:rsidRPr="00903DBA" w:rsidRDefault="003D0930" w:rsidP="003D0930">
      <w:pPr>
        <w:pStyle w:val="Code"/>
        <w:rPr>
          <w:highlight w:val="white"/>
        </w:rPr>
      </w:pPr>
      <w:r w:rsidRPr="00903DBA">
        <w:rPr>
          <w:highlight w:val="white"/>
        </w:rPr>
        <w:t xml:space="preserve">        case MiddleOperator.Equal:</w:t>
      </w:r>
    </w:p>
    <w:p w14:paraId="67498E7B" w14:textId="77777777" w:rsidR="003D0930" w:rsidRPr="00903DBA" w:rsidRDefault="003D0930" w:rsidP="003D0930">
      <w:pPr>
        <w:pStyle w:val="Code"/>
        <w:rPr>
          <w:highlight w:val="white"/>
        </w:rPr>
      </w:pPr>
      <w:r w:rsidRPr="00903DBA">
        <w:rPr>
          <w:highlight w:val="white"/>
        </w:rPr>
        <w:t xml:space="preserve">        case MiddleOperator.NotEqual:</w:t>
      </w:r>
    </w:p>
    <w:p w14:paraId="0BEBF48E" w14:textId="77777777" w:rsidR="003D0930" w:rsidRPr="00903DBA" w:rsidRDefault="003D0930" w:rsidP="003D0930">
      <w:pPr>
        <w:pStyle w:val="Code"/>
        <w:rPr>
          <w:highlight w:val="white"/>
        </w:rPr>
      </w:pPr>
      <w:r w:rsidRPr="00903DBA">
        <w:rPr>
          <w:highlight w:val="white"/>
        </w:rPr>
        <w:t xml:space="preserve">        case MiddleOperator.SignedLessThan:</w:t>
      </w:r>
    </w:p>
    <w:p w14:paraId="7611A654" w14:textId="77777777" w:rsidR="003D0930" w:rsidRPr="00903DBA" w:rsidRDefault="003D0930" w:rsidP="003D0930">
      <w:pPr>
        <w:pStyle w:val="Code"/>
        <w:rPr>
          <w:highlight w:val="white"/>
        </w:rPr>
      </w:pPr>
      <w:r w:rsidRPr="00903DBA">
        <w:rPr>
          <w:highlight w:val="white"/>
        </w:rPr>
        <w:t xml:space="preserve">        case MiddleOperator.SignedLessThanEqual:</w:t>
      </w:r>
    </w:p>
    <w:p w14:paraId="1E26CDF1" w14:textId="77777777" w:rsidR="003D0930" w:rsidRPr="00903DBA" w:rsidRDefault="003D0930" w:rsidP="003D0930">
      <w:pPr>
        <w:pStyle w:val="Code"/>
        <w:rPr>
          <w:highlight w:val="white"/>
        </w:rPr>
      </w:pPr>
      <w:r w:rsidRPr="00903DBA">
        <w:rPr>
          <w:highlight w:val="white"/>
        </w:rPr>
        <w:t xml:space="preserve">        case MiddleOperator.SignedGreaterThan:</w:t>
      </w:r>
    </w:p>
    <w:p w14:paraId="51B75FE8" w14:textId="77777777" w:rsidR="003D0930" w:rsidRPr="00903DBA" w:rsidRDefault="003D0930" w:rsidP="003D0930">
      <w:pPr>
        <w:pStyle w:val="Code"/>
        <w:rPr>
          <w:highlight w:val="white"/>
        </w:rPr>
      </w:pPr>
      <w:r w:rsidRPr="00903DBA">
        <w:rPr>
          <w:highlight w:val="white"/>
        </w:rPr>
        <w:t xml:space="preserve">        case MiddleOperator.SignedGreaterThanEqual:</w:t>
      </w:r>
    </w:p>
    <w:p w14:paraId="02E71A75" w14:textId="77777777" w:rsidR="003D0930" w:rsidRPr="00903DBA" w:rsidRDefault="003D0930" w:rsidP="003D0930">
      <w:pPr>
        <w:pStyle w:val="Code"/>
        <w:rPr>
          <w:highlight w:val="white"/>
        </w:rPr>
      </w:pPr>
      <w:r w:rsidRPr="00903DBA">
        <w:rPr>
          <w:highlight w:val="white"/>
        </w:rPr>
        <w:t xml:space="preserve">        case MiddleOperator.UnsignedLessThan:</w:t>
      </w:r>
    </w:p>
    <w:p w14:paraId="76EE9F71" w14:textId="77777777" w:rsidR="003D0930" w:rsidRPr="00903DBA" w:rsidRDefault="003D0930" w:rsidP="003D0930">
      <w:pPr>
        <w:pStyle w:val="Code"/>
        <w:rPr>
          <w:highlight w:val="white"/>
        </w:rPr>
      </w:pPr>
      <w:r w:rsidRPr="00903DBA">
        <w:rPr>
          <w:highlight w:val="white"/>
        </w:rPr>
        <w:t xml:space="preserve">        case MiddleOperator.UnsignedLessThanEqual:</w:t>
      </w:r>
    </w:p>
    <w:p w14:paraId="3B67A0F3" w14:textId="77777777" w:rsidR="003D0930" w:rsidRPr="00903DBA" w:rsidRDefault="003D0930" w:rsidP="003D0930">
      <w:pPr>
        <w:pStyle w:val="Code"/>
        <w:rPr>
          <w:highlight w:val="white"/>
        </w:rPr>
      </w:pPr>
      <w:r w:rsidRPr="00903DBA">
        <w:rPr>
          <w:highlight w:val="white"/>
        </w:rPr>
        <w:t xml:space="preserve">        case MiddleOperator.UnsignedGreaterThan:</w:t>
      </w:r>
    </w:p>
    <w:p w14:paraId="11964E3E" w14:textId="77777777" w:rsidR="003D0930" w:rsidRPr="00903DBA" w:rsidRDefault="003D0930" w:rsidP="003D0930">
      <w:pPr>
        <w:pStyle w:val="Code"/>
        <w:rPr>
          <w:highlight w:val="white"/>
        </w:rPr>
      </w:pPr>
      <w:r w:rsidRPr="00903DBA">
        <w:rPr>
          <w:highlight w:val="white"/>
        </w:rPr>
        <w:t xml:space="preserve">        case MiddleOperator.UnsignedGreaterThanEqual:</w:t>
      </w:r>
    </w:p>
    <w:p w14:paraId="4E444A55" w14:textId="77777777" w:rsidR="003D0930" w:rsidRPr="00903DBA" w:rsidRDefault="003D0930" w:rsidP="003D0930">
      <w:pPr>
        <w:pStyle w:val="Code"/>
        <w:rPr>
          <w:highlight w:val="white"/>
        </w:rPr>
      </w:pPr>
      <w:r w:rsidRPr="00903DBA">
        <w:rPr>
          <w:highlight w:val="white"/>
        </w:rPr>
        <w:t xml:space="preserve">          return true;</w:t>
      </w:r>
    </w:p>
    <w:p w14:paraId="2CE4865B" w14:textId="77777777" w:rsidR="003D0930" w:rsidRPr="00903DBA" w:rsidRDefault="003D0930" w:rsidP="003D0930">
      <w:pPr>
        <w:pStyle w:val="Code"/>
        <w:rPr>
          <w:highlight w:val="white"/>
        </w:rPr>
      </w:pPr>
      <w:r w:rsidRPr="00903DBA">
        <w:rPr>
          <w:highlight w:val="white"/>
        </w:rPr>
        <w:t xml:space="preserve">        </w:t>
      </w:r>
    </w:p>
    <w:p w14:paraId="560324FA" w14:textId="77777777" w:rsidR="003D0930" w:rsidRPr="00903DBA" w:rsidRDefault="003D0930" w:rsidP="003D0930">
      <w:pPr>
        <w:pStyle w:val="Code"/>
        <w:rPr>
          <w:highlight w:val="white"/>
        </w:rPr>
      </w:pPr>
      <w:r w:rsidRPr="00903DBA">
        <w:rPr>
          <w:highlight w:val="white"/>
        </w:rPr>
        <w:t xml:space="preserve">        default:</w:t>
      </w:r>
    </w:p>
    <w:p w14:paraId="51AE7571" w14:textId="77777777" w:rsidR="003D0930" w:rsidRPr="00903DBA" w:rsidRDefault="003D0930" w:rsidP="003D0930">
      <w:pPr>
        <w:pStyle w:val="Code"/>
        <w:rPr>
          <w:highlight w:val="white"/>
        </w:rPr>
      </w:pPr>
      <w:r w:rsidRPr="00903DBA">
        <w:rPr>
          <w:highlight w:val="white"/>
        </w:rPr>
        <w:t xml:space="preserve">          return false;</w:t>
      </w:r>
    </w:p>
    <w:p w14:paraId="2CDC5C19" w14:textId="77777777" w:rsidR="003D0930" w:rsidRPr="00903DBA" w:rsidRDefault="003D0930" w:rsidP="003D0930">
      <w:pPr>
        <w:pStyle w:val="Code"/>
        <w:rPr>
          <w:highlight w:val="white"/>
        </w:rPr>
      </w:pPr>
      <w:r w:rsidRPr="00903DBA">
        <w:rPr>
          <w:highlight w:val="white"/>
        </w:rPr>
        <w:t xml:space="preserve">      }</w:t>
      </w:r>
    </w:p>
    <w:p w14:paraId="1CC60214" w14:textId="77777777" w:rsidR="003D0930" w:rsidRPr="00903DBA" w:rsidRDefault="003D0930" w:rsidP="003D0930">
      <w:pPr>
        <w:pStyle w:val="Code"/>
        <w:rPr>
          <w:highlight w:val="white"/>
        </w:rPr>
      </w:pPr>
      <w:r w:rsidRPr="00903DBA">
        <w:rPr>
          <w:highlight w:val="white"/>
        </w:rPr>
        <w:t xml:space="preserve">    }</w:t>
      </w:r>
    </w:p>
    <w:p w14:paraId="734A6851" w14:textId="77777777" w:rsidR="003D0930" w:rsidRPr="00903DBA" w:rsidRDefault="003D0930" w:rsidP="003D0930">
      <w:pPr>
        <w:pStyle w:val="Code"/>
        <w:rPr>
          <w:highlight w:val="white"/>
        </w:rPr>
      </w:pPr>
    </w:p>
    <w:p w14:paraId="0890EE54" w14:textId="77777777" w:rsidR="003D0930" w:rsidRPr="00903DBA" w:rsidRDefault="003D0930" w:rsidP="003D0930">
      <w:pPr>
        <w:pStyle w:val="Code"/>
        <w:rPr>
          <w:highlight w:val="white"/>
        </w:rPr>
      </w:pPr>
      <w:r w:rsidRPr="00903DBA">
        <w:rPr>
          <w:highlight w:val="white"/>
        </w:rPr>
        <w:t xml:space="preserve">    public bool IsRelationCarryOrGoto() {</w:t>
      </w:r>
    </w:p>
    <w:p w14:paraId="3B13CC94" w14:textId="77777777" w:rsidR="003D0930" w:rsidRPr="00903DBA" w:rsidRDefault="003D0930" w:rsidP="003D0930">
      <w:pPr>
        <w:pStyle w:val="Code"/>
        <w:rPr>
          <w:highlight w:val="white"/>
        </w:rPr>
      </w:pPr>
      <w:r w:rsidRPr="00903DBA">
        <w:rPr>
          <w:highlight w:val="white"/>
        </w:rPr>
        <w:t xml:space="preserve">      return IsRelation() || IsCarry() || IsGoto();</w:t>
      </w:r>
    </w:p>
    <w:p w14:paraId="019C2F39" w14:textId="77777777" w:rsidR="003D0930" w:rsidRPr="00903DBA" w:rsidRDefault="003D0930" w:rsidP="003D0930">
      <w:pPr>
        <w:pStyle w:val="Code"/>
        <w:rPr>
          <w:highlight w:val="white"/>
        </w:rPr>
      </w:pPr>
      <w:r w:rsidRPr="00903DBA">
        <w:rPr>
          <w:highlight w:val="white"/>
        </w:rPr>
        <w:t xml:space="preserve">    }</w:t>
      </w:r>
    </w:p>
    <w:p w14:paraId="5FCC4EEF"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IsBinary</w:t>
      </w:r>
      <w:r w:rsidRPr="00903DBA">
        <w:rPr>
          <w:highlight w:val="white"/>
        </w:rPr>
        <w:t xml:space="preserve">, </w:t>
      </w:r>
      <w:r w:rsidRPr="00903DBA">
        <w:rPr>
          <w:rStyle w:val="KeyWord0"/>
          <w:highlight w:val="white"/>
        </w:rPr>
        <w:t>IsCommutative</w:t>
      </w:r>
      <w:r w:rsidRPr="00903DBA">
        <w:rPr>
          <w:highlight w:val="white"/>
        </w:rPr>
        <w:t xml:space="preserve">, and </w:t>
      </w:r>
      <w:r w:rsidRPr="00903DBA">
        <w:rPr>
          <w:rStyle w:val="KeyWord0"/>
          <w:highlight w:val="white"/>
        </w:rPr>
        <w:t>IsShift</w:t>
      </w:r>
      <w:r w:rsidRPr="00903DBA">
        <w:rPr>
          <w:highlight w:val="white"/>
        </w:rPr>
        <w:t xml:space="preserve"> methods test the operator of the middle code.</w:t>
      </w:r>
    </w:p>
    <w:p w14:paraId="3BFD0DA1" w14:textId="77777777" w:rsidR="003D0930" w:rsidRPr="00903DBA" w:rsidRDefault="003D0930" w:rsidP="003D0930">
      <w:pPr>
        <w:pStyle w:val="Code"/>
        <w:rPr>
          <w:highlight w:val="white"/>
        </w:rPr>
      </w:pPr>
      <w:r w:rsidRPr="00903DBA">
        <w:rPr>
          <w:highlight w:val="white"/>
        </w:rPr>
        <w:t xml:space="preserve">    public bool IsBinary() {</w:t>
      </w:r>
    </w:p>
    <w:p w14:paraId="7600A084" w14:textId="77777777" w:rsidR="003D0930" w:rsidRPr="00903DBA" w:rsidRDefault="003D0930" w:rsidP="003D0930">
      <w:pPr>
        <w:pStyle w:val="Code"/>
        <w:rPr>
          <w:highlight w:val="white"/>
        </w:rPr>
      </w:pPr>
      <w:r w:rsidRPr="00903DBA">
        <w:rPr>
          <w:highlight w:val="white"/>
        </w:rPr>
        <w:t xml:space="preserve">      switch (m_middleOperator) {</w:t>
      </w:r>
    </w:p>
    <w:p w14:paraId="111AEFA7" w14:textId="77777777" w:rsidR="003D0930" w:rsidRPr="00903DBA" w:rsidRDefault="003D0930" w:rsidP="003D0930">
      <w:pPr>
        <w:pStyle w:val="Code"/>
        <w:rPr>
          <w:highlight w:val="white"/>
        </w:rPr>
      </w:pPr>
      <w:r w:rsidRPr="00903DBA">
        <w:rPr>
          <w:highlight w:val="white"/>
        </w:rPr>
        <w:t xml:space="preserve">        case MiddleOperator.BinaryAdd:</w:t>
      </w:r>
    </w:p>
    <w:p w14:paraId="51688B58" w14:textId="77777777" w:rsidR="003D0930" w:rsidRPr="00903DBA" w:rsidRDefault="003D0930" w:rsidP="003D0930">
      <w:pPr>
        <w:pStyle w:val="Code"/>
        <w:rPr>
          <w:highlight w:val="white"/>
        </w:rPr>
      </w:pPr>
      <w:r w:rsidRPr="00903DBA">
        <w:rPr>
          <w:highlight w:val="white"/>
        </w:rPr>
        <w:t xml:space="preserve">        case MiddleOperator.BinarySubtract:</w:t>
      </w:r>
    </w:p>
    <w:p w14:paraId="32B69938" w14:textId="77777777" w:rsidR="003D0930" w:rsidRPr="00903DBA" w:rsidRDefault="003D0930" w:rsidP="003D0930">
      <w:pPr>
        <w:pStyle w:val="Code"/>
        <w:rPr>
          <w:highlight w:val="white"/>
        </w:rPr>
      </w:pPr>
      <w:r w:rsidRPr="00903DBA">
        <w:rPr>
          <w:highlight w:val="white"/>
        </w:rPr>
        <w:t xml:space="preserve">        case MiddleOperator.SignedMultiply:</w:t>
      </w:r>
    </w:p>
    <w:p w14:paraId="2220C28D" w14:textId="77777777" w:rsidR="003D0930" w:rsidRPr="00903DBA" w:rsidRDefault="003D0930" w:rsidP="003D0930">
      <w:pPr>
        <w:pStyle w:val="Code"/>
        <w:rPr>
          <w:highlight w:val="white"/>
        </w:rPr>
      </w:pPr>
      <w:r w:rsidRPr="00903DBA">
        <w:rPr>
          <w:highlight w:val="white"/>
        </w:rPr>
        <w:t xml:space="preserve">        case MiddleOperator.SignedDivide:</w:t>
      </w:r>
    </w:p>
    <w:p w14:paraId="5DD46074" w14:textId="77777777" w:rsidR="003D0930" w:rsidRPr="00903DBA" w:rsidRDefault="003D0930" w:rsidP="003D0930">
      <w:pPr>
        <w:pStyle w:val="Code"/>
        <w:rPr>
          <w:highlight w:val="white"/>
        </w:rPr>
      </w:pPr>
      <w:r w:rsidRPr="00903DBA">
        <w:rPr>
          <w:highlight w:val="white"/>
        </w:rPr>
        <w:t xml:space="preserve">        case MiddleOperator.SignedModulo:</w:t>
      </w:r>
    </w:p>
    <w:p w14:paraId="37853C0D" w14:textId="77777777" w:rsidR="003D0930" w:rsidRPr="00903DBA" w:rsidRDefault="003D0930" w:rsidP="003D0930">
      <w:pPr>
        <w:pStyle w:val="Code"/>
        <w:rPr>
          <w:highlight w:val="white"/>
        </w:rPr>
      </w:pPr>
      <w:r w:rsidRPr="00903DBA">
        <w:rPr>
          <w:highlight w:val="white"/>
        </w:rPr>
        <w:t xml:space="preserve">        case MiddleOperator.UnsignedMultiply:</w:t>
      </w:r>
    </w:p>
    <w:p w14:paraId="0D5D8682" w14:textId="77777777" w:rsidR="003D0930" w:rsidRPr="00903DBA" w:rsidRDefault="003D0930" w:rsidP="003D0930">
      <w:pPr>
        <w:pStyle w:val="Code"/>
        <w:rPr>
          <w:highlight w:val="white"/>
        </w:rPr>
      </w:pPr>
      <w:r w:rsidRPr="00903DBA">
        <w:rPr>
          <w:highlight w:val="white"/>
        </w:rPr>
        <w:t xml:space="preserve">        case MiddleOperator.UnsignedDivide:</w:t>
      </w:r>
    </w:p>
    <w:p w14:paraId="57FDDD27" w14:textId="77777777" w:rsidR="003D0930" w:rsidRPr="00903DBA" w:rsidRDefault="003D0930" w:rsidP="003D0930">
      <w:pPr>
        <w:pStyle w:val="Code"/>
        <w:rPr>
          <w:highlight w:val="white"/>
        </w:rPr>
      </w:pPr>
      <w:r w:rsidRPr="00903DBA">
        <w:rPr>
          <w:highlight w:val="white"/>
        </w:rPr>
        <w:t xml:space="preserve">        case MiddleOperator.UnsignedModulo:</w:t>
      </w:r>
    </w:p>
    <w:p w14:paraId="4119F649" w14:textId="77777777" w:rsidR="003D0930" w:rsidRPr="00903DBA" w:rsidRDefault="003D0930" w:rsidP="003D0930">
      <w:pPr>
        <w:pStyle w:val="Code"/>
        <w:rPr>
          <w:highlight w:val="white"/>
        </w:rPr>
      </w:pPr>
      <w:r w:rsidRPr="00903DBA">
        <w:rPr>
          <w:highlight w:val="white"/>
        </w:rPr>
        <w:t xml:space="preserve">        case MiddleOperator.LogicalOr:</w:t>
      </w:r>
    </w:p>
    <w:p w14:paraId="1C0A358C" w14:textId="77777777" w:rsidR="003D0930" w:rsidRPr="00903DBA" w:rsidRDefault="003D0930" w:rsidP="003D0930">
      <w:pPr>
        <w:pStyle w:val="Code"/>
        <w:rPr>
          <w:highlight w:val="white"/>
        </w:rPr>
      </w:pPr>
      <w:r w:rsidRPr="00903DBA">
        <w:rPr>
          <w:highlight w:val="white"/>
        </w:rPr>
        <w:t xml:space="preserve">        case MiddleOperator.LogicalAnd:</w:t>
      </w:r>
    </w:p>
    <w:p w14:paraId="4EB50C55" w14:textId="77777777" w:rsidR="003D0930" w:rsidRPr="00903DBA" w:rsidRDefault="003D0930" w:rsidP="003D0930">
      <w:pPr>
        <w:pStyle w:val="Code"/>
        <w:rPr>
          <w:highlight w:val="white"/>
        </w:rPr>
      </w:pPr>
      <w:r w:rsidRPr="00903DBA">
        <w:rPr>
          <w:highlight w:val="white"/>
        </w:rPr>
        <w:t xml:space="preserve">        case MiddleOperator.BitwiseOr:</w:t>
      </w:r>
    </w:p>
    <w:p w14:paraId="12A6F5DE" w14:textId="77777777" w:rsidR="003D0930" w:rsidRPr="00903DBA" w:rsidRDefault="003D0930" w:rsidP="003D0930">
      <w:pPr>
        <w:pStyle w:val="Code"/>
        <w:rPr>
          <w:highlight w:val="white"/>
        </w:rPr>
      </w:pPr>
      <w:r w:rsidRPr="00903DBA">
        <w:rPr>
          <w:highlight w:val="white"/>
        </w:rPr>
        <w:t xml:space="preserve">        case MiddleOperator.BitwiseXOr:</w:t>
      </w:r>
    </w:p>
    <w:p w14:paraId="2A330916" w14:textId="77777777" w:rsidR="003D0930" w:rsidRPr="00903DBA" w:rsidRDefault="003D0930" w:rsidP="003D0930">
      <w:pPr>
        <w:pStyle w:val="Code"/>
        <w:rPr>
          <w:highlight w:val="white"/>
        </w:rPr>
      </w:pPr>
      <w:r w:rsidRPr="00903DBA">
        <w:rPr>
          <w:highlight w:val="white"/>
        </w:rPr>
        <w:t xml:space="preserve">        case MiddleOperator.BitwiseAnd:</w:t>
      </w:r>
    </w:p>
    <w:p w14:paraId="02F056C1" w14:textId="77777777" w:rsidR="003D0930" w:rsidRPr="00903DBA" w:rsidRDefault="003D0930" w:rsidP="003D0930">
      <w:pPr>
        <w:pStyle w:val="Code"/>
        <w:rPr>
          <w:highlight w:val="white"/>
        </w:rPr>
      </w:pPr>
      <w:r w:rsidRPr="00903DBA">
        <w:rPr>
          <w:highlight w:val="white"/>
        </w:rPr>
        <w:t xml:space="preserve">        case MiddleOperator.ShiftLeft:</w:t>
      </w:r>
    </w:p>
    <w:p w14:paraId="593CE1B5" w14:textId="77777777" w:rsidR="003D0930" w:rsidRPr="00903DBA" w:rsidRDefault="003D0930" w:rsidP="003D0930">
      <w:pPr>
        <w:pStyle w:val="Code"/>
        <w:rPr>
          <w:highlight w:val="white"/>
        </w:rPr>
      </w:pPr>
      <w:r w:rsidRPr="00903DBA">
        <w:rPr>
          <w:highlight w:val="white"/>
        </w:rPr>
        <w:t xml:space="preserve">        case MiddleOperator.ShiftRight:</w:t>
      </w:r>
    </w:p>
    <w:p w14:paraId="0FABD46C" w14:textId="77777777" w:rsidR="003D0930" w:rsidRPr="00903DBA" w:rsidRDefault="003D0930" w:rsidP="003D0930">
      <w:pPr>
        <w:pStyle w:val="Code"/>
        <w:rPr>
          <w:highlight w:val="white"/>
        </w:rPr>
      </w:pPr>
      <w:r w:rsidRPr="00903DBA">
        <w:rPr>
          <w:highlight w:val="white"/>
        </w:rPr>
        <w:t xml:space="preserve">          return true;</w:t>
      </w:r>
    </w:p>
    <w:p w14:paraId="4E00DA6C" w14:textId="77777777" w:rsidR="003D0930" w:rsidRPr="00903DBA" w:rsidRDefault="003D0930" w:rsidP="003D0930">
      <w:pPr>
        <w:pStyle w:val="Code"/>
        <w:rPr>
          <w:highlight w:val="white"/>
        </w:rPr>
      </w:pPr>
      <w:r w:rsidRPr="00903DBA">
        <w:rPr>
          <w:highlight w:val="white"/>
        </w:rPr>
        <w:t xml:space="preserve">        </w:t>
      </w:r>
    </w:p>
    <w:p w14:paraId="11C83B00" w14:textId="77777777" w:rsidR="003D0930" w:rsidRPr="00903DBA" w:rsidRDefault="003D0930" w:rsidP="003D0930">
      <w:pPr>
        <w:pStyle w:val="Code"/>
        <w:rPr>
          <w:highlight w:val="white"/>
        </w:rPr>
      </w:pPr>
      <w:r w:rsidRPr="00903DBA">
        <w:rPr>
          <w:highlight w:val="white"/>
        </w:rPr>
        <w:t xml:space="preserve">        default:</w:t>
      </w:r>
    </w:p>
    <w:p w14:paraId="498C39B4" w14:textId="77777777" w:rsidR="003D0930" w:rsidRPr="00903DBA" w:rsidRDefault="003D0930" w:rsidP="003D0930">
      <w:pPr>
        <w:pStyle w:val="Code"/>
        <w:rPr>
          <w:highlight w:val="white"/>
        </w:rPr>
      </w:pPr>
      <w:r w:rsidRPr="00903DBA">
        <w:rPr>
          <w:highlight w:val="white"/>
        </w:rPr>
        <w:t xml:space="preserve">          return false;</w:t>
      </w:r>
    </w:p>
    <w:p w14:paraId="238E8BE7" w14:textId="77777777" w:rsidR="003D0930" w:rsidRPr="00903DBA" w:rsidRDefault="003D0930" w:rsidP="003D0930">
      <w:pPr>
        <w:pStyle w:val="Code"/>
        <w:rPr>
          <w:highlight w:val="white"/>
        </w:rPr>
      </w:pPr>
      <w:r w:rsidRPr="00903DBA">
        <w:rPr>
          <w:highlight w:val="white"/>
        </w:rPr>
        <w:t xml:space="preserve">      }</w:t>
      </w:r>
    </w:p>
    <w:p w14:paraId="2E99EAC5" w14:textId="77777777" w:rsidR="003D0930" w:rsidRPr="00903DBA" w:rsidRDefault="003D0930" w:rsidP="003D0930">
      <w:pPr>
        <w:pStyle w:val="Code"/>
        <w:rPr>
          <w:highlight w:val="white"/>
        </w:rPr>
      </w:pPr>
      <w:r w:rsidRPr="00903DBA">
        <w:rPr>
          <w:highlight w:val="white"/>
        </w:rPr>
        <w:t xml:space="preserve">    }</w:t>
      </w:r>
    </w:p>
    <w:p w14:paraId="61D056D7" w14:textId="77777777" w:rsidR="003D0930" w:rsidRPr="00903DBA" w:rsidRDefault="003D0930" w:rsidP="003D0930">
      <w:pPr>
        <w:pStyle w:val="Code"/>
        <w:rPr>
          <w:highlight w:val="white"/>
        </w:rPr>
      </w:pPr>
      <w:r w:rsidRPr="00903DBA">
        <w:rPr>
          <w:highlight w:val="white"/>
        </w:rPr>
        <w:t xml:space="preserve"> </w:t>
      </w:r>
    </w:p>
    <w:p w14:paraId="10A056B1" w14:textId="77777777" w:rsidR="003D0930" w:rsidRPr="00903DBA" w:rsidRDefault="003D0930" w:rsidP="003D0930">
      <w:pPr>
        <w:pStyle w:val="Code"/>
        <w:rPr>
          <w:highlight w:val="white"/>
        </w:rPr>
      </w:pPr>
      <w:r w:rsidRPr="00903DBA">
        <w:rPr>
          <w:highlight w:val="white"/>
        </w:rPr>
        <w:t xml:space="preserve">    public bool IsCommutative() {</w:t>
      </w:r>
    </w:p>
    <w:p w14:paraId="722A7CF2" w14:textId="77777777" w:rsidR="003D0930" w:rsidRPr="00903DBA" w:rsidRDefault="003D0930" w:rsidP="003D0930">
      <w:pPr>
        <w:pStyle w:val="Code"/>
        <w:rPr>
          <w:highlight w:val="white"/>
        </w:rPr>
      </w:pPr>
      <w:r w:rsidRPr="00903DBA">
        <w:rPr>
          <w:highlight w:val="white"/>
        </w:rPr>
        <w:t xml:space="preserve">      switch (m_middleOperator) {</w:t>
      </w:r>
    </w:p>
    <w:p w14:paraId="6308360A" w14:textId="77777777" w:rsidR="003D0930" w:rsidRPr="00903DBA" w:rsidRDefault="003D0930" w:rsidP="003D0930">
      <w:pPr>
        <w:pStyle w:val="Code"/>
        <w:rPr>
          <w:highlight w:val="white"/>
        </w:rPr>
      </w:pPr>
      <w:r w:rsidRPr="00903DBA">
        <w:rPr>
          <w:highlight w:val="white"/>
        </w:rPr>
        <w:t xml:space="preserve">        case MiddleOperator.BinaryAdd:</w:t>
      </w:r>
    </w:p>
    <w:p w14:paraId="4D0E0DA6" w14:textId="77777777" w:rsidR="003D0930" w:rsidRPr="00903DBA" w:rsidRDefault="003D0930" w:rsidP="003D0930">
      <w:pPr>
        <w:pStyle w:val="Code"/>
        <w:rPr>
          <w:highlight w:val="white"/>
        </w:rPr>
      </w:pPr>
      <w:r w:rsidRPr="00903DBA">
        <w:rPr>
          <w:highlight w:val="white"/>
        </w:rPr>
        <w:lastRenderedPageBreak/>
        <w:t xml:space="preserve">        case MiddleOperator.SignedMultiply:</w:t>
      </w:r>
    </w:p>
    <w:p w14:paraId="2F2E885A" w14:textId="77777777" w:rsidR="003D0930" w:rsidRPr="00903DBA" w:rsidRDefault="003D0930" w:rsidP="003D0930">
      <w:pPr>
        <w:pStyle w:val="Code"/>
        <w:rPr>
          <w:highlight w:val="white"/>
        </w:rPr>
      </w:pPr>
      <w:r w:rsidRPr="00903DBA">
        <w:rPr>
          <w:highlight w:val="white"/>
        </w:rPr>
        <w:t xml:space="preserve">        case MiddleOperator.UnsignedMultiply:</w:t>
      </w:r>
    </w:p>
    <w:p w14:paraId="27319F84" w14:textId="77777777" w:rsidR="003D0930" w:rsidRPr="00903DBA" w:rsidRDefault="003D0930" w:rsidP="003D0930">
      <w:pPr>
        <w:pStyle w:val="Code"/>
        <w:rPr>
          <w:highlight w:val="white"/>
        </w:rPr>
      </w:pPr>
      <w:r w:rsidRPr="00903DBA">
        <w:rPr>
          <w:highlight w:val="white"/>
        </w:rPr>
        <w:t xml:space="preserve">        case MiddleOperator.BitwiseOr:</w:t>
      </w:r>
    </w:p>
    <w:p w14:paraId="35C154FC" w14:textId="77777777" w:rsidR="003D0930" w:rsidRPr="00903DBA" w:rsidRDefault="003D0930" w:rsidP="003D0930">
      <w:pPr>
        <w:pStyle w:val="Code"/>
        <w:rPr>
          <w:highlight w:val="white"/>
        </w:rPr>
      </w:pPr>
      <w:r w:rsidRPr="00903DBA">
        <w:rPr>
          <w:highlight w:val="white"/>
        </w:rPr>
        <w:t xml:space="preserve">        case MiddleOperator.BitwiseXOr:</w:t>
      </w:r>
    </w:p>
    <w:p w14:paraId="54E60CB4" w14:textId="77777777" w:rsidR="003D0930" w:rsidRPr="00903DBA" w:rsidRDefault="003D0930" w:rsidP="003D0930">
      <w:pPr>
        <w:pStyle w:val="Code"/>
        <w:rPr>
          <w:highlight w:val="white"/>
        </w:rPr>
      </w:pPr>
      <w:r w:rsidRPr="00903DBA">
        <w:rPr>
          <w:highlight w:val="white"/>
        </w:rPr>
        <w:t xml:space="preserve">        case MiddleOperator.BitwiseAnd:</w:t>
      </w:r>
    </w:p>
    <w:p w14:paraId="18824855" w14:textId="77777777" w:rsidR="003D0930" w:rsidRPr="00903DBA" w:rsidRDefault="003D0930" w:rsidP="003D0930">
      <w:pPr>
        <w:pStyle w:val="Code"/>
        <w:rPr>
          <w:highlight w:val="white"/>
        </w:rPr>
      </w:pPr>
      <w:r w:rsidRPr="00903DBA">
        <w:rPr>
          <w:highlight w:val="white"/>
        </w:rPr>
        <w:t xml:space="preserve">          return true;</w:t>
      </w:r>
    </w:p>
    <w:p w14:paraId="591DB0C8" w14:textId="77777777" w:rsidR="003D0930" w:rsidRPr="00903DBA" w:rsidRDefault="003D0930" w:rsidP="003D0930">
      <w:pPr>
        <w:pStyle w:val="Code"/>
        <w:rPr>
          <w:highlight w:val="white"/>
        </w:rPr>
      </w:pPr>
      <w:r w:rsidRPr="00903DBA">
        <w:rPr>
          <w:highlight w:val="white"/>
        </w:rPr>
        <w:t xml:space="preserve">        </w:t>
      </w:r>
    </w:p>
    <w:p w14:paraId="6313C292" w14:textId="77777777" w:rsidR="003D0930" w:rsidRPr="00903DBA" w:rsidRDefault="003D0930" w:rsidP="003D0930">
      <w:pPr>
        <w:pStyle w:val="Code"/>
        <w:rPr>
          <w:highlight w:val="white"/>
        </w:rPr>
      </w:pPr>
      <w:r w:rsidRPr="00903DBA">
        <w:rPr>
          <w:highlight w:val="white"/>
        </w:rPr>
        <w:t xml:space="preserve">        default:</w:t>
      </w:r>
    </w:p>
    <w:p w14:paraId="081C33AF" w14:textId="77777777" w:rsidR="003D0930" w:rsidRPr="00903DBA" w:rsidRDefault="003D0930" w:rsidP="003D0930">
      <w:pPr>
        <w:pStyle w:val="Code"/>
        <w:rPr>
          <w:highlight w:val="white"/>
        </w:rPr>
      </w:pPr>
      <w:r w:rsidRPr="00903DBA">
        <w:rPr>
          <w:highlight w:val="white"/>
        </w:rPr>
        <w:t xml:space="preserve">          return false;</w:t>
      </w:r>
    </w:p>
    <w:p w14:paraId="3CF76F7B" w14:textId="77777777" w:rsidR="003D0930" w:rsidRPr="00903DBA" w:rsidRDefault="003D0930" w:rsidP="003D0930">
      <w:pPr>
        <w:pStyle w:val="Code"/>
        <w:rPr>
          <w:highlight w:val="white"/>
        </w:rPr>
      </w:pPr>
      <w:r w:rsidRPr="00903DBA">
        <w:rPr>
          <w:highlight w:val="white"/>
        </w:rPr>
        <w:t xml:space="preserve">      }</w:t>
      </w:r>
    </w:p>
    <w:p w14:paraId="7B7C9048" w14:textId="77777777" w:rsidR="003D0930" w:rsidRPr="00903DBA" w:rsidRDefault="003D0930" w:rsidP="003D0930">
      <w:pPr>
        <w:pStyle w:val="Code"/>
        <w:rPr>
          <w:highlight w:val="white"/>
        </w:rPr>
      </w:pPr>
      <w:r w:rsidRPr="00903DBA">
        <w:rPr>
          <w:highlight w:val="white"/>
        </w:rPr>
        <w:t xml:space="preserve">    }</w:t>
      </w:r>
    </w:p>
    <w:p w14:paraId="74B808BF" w14:textId="77777777" w:rsidR="003D0930" w:rsidRPr="00903DBA" w:rsidRDefault="003D0930" w:rsidP="003D0930">
      <w:pPr>
        <w:pStyle w:val="Code"/>
        <w:rPr>
          <w:highlight w:val="white"/>
        </w:rPr>
      </w:pPr>
    </w:p>
    <w:p w14:paraId="53348B7C" w14:textId="77777777" w:rsidR="003D0930" w:rsidRPr="00903DBA" w:rsidRDefault="003D0930" w:rsidP="003D0930">
      <w:pPr>
        <w:pStyle w:val="Code"/>
        <w:rPr>
          <w:highlight w:val="white"/>
        </w:rPr>
      </w:pPr>
      <w:r w:rsidRPr="00903DBA">
        <w:rPr>
          <w:highlight w:val="white"/>
        </w:rPr>
        <w:t xml:space="preserve">    public static bool IsShift(MiddleOperator middleOp) {</w:t>
      </w:r>
    </w:p>
    <w:p w14:paraId="21D7F6E1" w14:textId="77777777" w:rsidR="003D0930" w:rsidRPr="00903DBA" w:rsidRDefault="003D0930" w:rsidP="003D0930">
      <w:pPr>
        <w:pStyle w:val="Code"/>
        <w:rPr>
          <w:highlight w:val="white"/>
        </w:rPr>
      </w:pPr>
      <w:r w:rsidRPr="00903DBA">
        <w:rPr>
          <w:highlight w:val="white"/>
        </w:rPr>
        <w:t xml:space="preserve">      switch (middleOp) {</w:t>
      </w:r>
    </w:p>
    <w:p w14:paraId="7526DF9D" w14:textId="77777777" w:rsidR="003D0930" w:rsidRPr="00903DBA" w:rsidRDefault="003D0930" w:rsidP="003D0930">
      <w:pPr>
        <w:pStyle w:val="Code"/>
        <w:rPr>
          <w:highlight w:val="white"/>
        </w:rPr>
      </w:pPr>
      <w:r w:rsidRPr="00903DBA">
        <w:rPr>
          <w:highlight w:val="white"/>
        </w:rPr>
        <w:t xml:space="preserve">        case MiddleOperator.ShiftLeft:</w:t>
      </w:r>
    </w:p>
    <w:p w14:paraId="6F5D8DFB" w14:textId="77777777" w:rsidR="003D0930" w:rsidRPr="00903DBA" w:rsidRDefault="003D0930" w:rsidP="003D0930">
      <w:pPr>
        <w:pStyle w:val="Code"/>
        <w:rPr>
          <w:highlight w:val="white"/>
        </w:rPr>
      </w:pPr>
      <w:r w:rsidRPr="00903DBA">
        <w:rPr>
          <w:highlight w:val="white"/>
        </w:rPr>
        <w:t xml:space="preserve">        case MiddleOperator.ShiftRight:</w:t>
      </w:r>
    </w:p>
    <w:p w14:paraId="731CD170" w14:textId="77777777" w:rsidR="003D0930" w:rsidRPr="00903DBA" w:rsidRDefault="003D0930" w:rsidP="003D0930">
      <w:pPr>
        <w:pStyle w:val="Code"/>
        <w:rPr>
          <w:highlight w:val="white"/>
        </w:rPr>
      </w:pPr>
      <w:r w:rsidRPr="00903DBA">
        <w:rPr>
          <w:highlight w:val="white"/>
        </w:rPr>
        <w:t xml:space="preserve">          return true;</w:t>
      </w:r>
    </w:p>
    <w:p w14:paraId="339BAE40" w14:textId="77777777" w:rsidR="003D0930" w:rsidRPr="00903DBA" w:rsidRDefault="003D0930" w:rsidP="003D0930">
      <w:pPr>
        <w:pStyle w:val="Code"/>
        <w:rPr>
          <w:highlight w:val="white"/>
        </w:rPr>
      </w:pPr>
      <w:r w:rsidRPr="00903DBA">
        <w:rPr>
          <w:highlight w:val="white"/>
        </w:rPr>
        <w:t xml:space="preserve">        </w:t>
      </w:r>
    </w:p>
    <w:p w14:paraId="76788AC3" w14:textId="77777777" w:rsidR="003D0930" w:rsidRPr="00903DBA" w:rsidRDefault="003D0930" w:rsidP="003D0930">
      <w:pPr>
        <w:pStyle w:val="Code"/>
        <w:rPr>
          <w:highlight w:val="white"/>
        </w:rPr>
      </w:pPr>
      <w:r w:rsidRPr="00903DBA">
        <w:rPr>
          <w:highlight w:val="white"/>
        </w:rPr>
        <w:t xml:space="preserve">        default:</w:t>
      </w:r>
    </w:p>
    <w:p w14:paraId="09705FEB" w14:textId="77777777" w:rsidR="003D0930" w:rsidRPr="00903DBA" w:rsidRDefault="003D0930" w:rsidP="003D0930">
      <w:pPr>
        <w:pStyle w:val="Code"/>
        <w:rPr>
          <w:highlight w:val="white"/>
        </w:rPr>
      </w:pPr>
      <w:r w:rsidRPr="00903DBA">
        <w:rPr>
          <w:highlight w:val="white"/>
        </w:rPr>
        <w:t xml:space="preserve">          return false;</w:t>
      </w:r>
    </w:p>
    <w:p w14:paraId="371C5E43" w14:textId="77777777" w:rsidR="003D0930" w:rsidRPr="00903DBA" w:rsidRDefault="003D0930" w:rsidP="003D0930">
      <w:pPr>
        <w:pStyle w:val="Code"/>
        <w:rPr>
          <w:highlight w:val="white"/>
        </w:rPr>
      </w:pPr>
      <w:r w:rsidRPr="00903DBA">
        <w:rPr>
          <w:highlight w:val="white"/>
        </w:rPr>
        <w:t xml:space="preserve">      }</w:t>
      </w:r>
    </w:p>
    <w:p w14:paraId="56590A67" w14:textId="77777777" w:rsidR="003D0930" w:rsidRPr="00903DBA" w:rsidRDefault="003D0930" w:rsidP="003D0930">
      <w:pPr>
        <w:pStyle w:val="Code"/>
        <w:rPr>
          <w:highlight w:val="white"/>
        </w:rPr>
      </w:pPr>
      <w:r w:rsidRPr="00903DBA">
        <w:rPr>
          <w:highlight w:val="white"/>
        </w:rPr>
        <w:t xml:space="preserve">    }</w:t>
      </w:r>
    </w:p>
    <w:p w14:paraId="30F0F7FF" w14:textId="04AF0D76" w:rsidR="003D0930" w:rsidRPr="00903DBA" w:rsidRDefault="003D0930" w:rsidP="003D0930">
      <w:pPr>
        <w:rPr>
          <w:highlight w:val="white"/>
        </w:rPr>
      </w:pPr>
      <w:r w:rsidRPr="00903DBA">
        <w:rPr>
          <w:highlight w:val="white"/>
        </w:rPr>
        <w:t xml:space="preserve">The </w:t>
      </w:r>
      <w:r w:rsidRPr="00903DBA">
        <w:rPr>
          <w:rStyle w:val="KeyWord0"/>
          <w:highlight w:val="white"/>
        </w:rPr>
        <w:t>ToString</w:t>
      </w:r>
      <w:r w:rsidRPr="00903DBA">
        <w:rPr>
          <w:highlight w:val="white"/>
        </w:rPr>
        <w:t xml:space="preserve"> method simply returns a string holding the operator and the operand array. It is only used when </w:t>
      </w:r>
      <w:r w:rsidR="00763BE4">
        <w:rPr>
          <w:highlight w:val="white"/>
        </w:rPr>
        <w:t xml:space="preserve">adding </w:t>
      </w:r>
      <w:r w:rsidRPr="00903DBA">
        <w:rPr>
          <w:highlight w:val="white"/>
        </w:rPr>
        <w:t>comment</w:t>
      </w:r>
      <w:r w:rsidR="00763BE4">
        <w:rPr>
          <w:highlight w:val="white"/>
        </w:rPr>
        <w:t xml:space="preserve">s to </w:t>
      </w:r>
      <w:r w:rsidRPr="00903DBA">
        <w:rPr>
          <w:highlight w:val="white"/>
        </w:rPr>
        <w:t>the final assembly code.</w:t>
      </w:r>
    </w:p>
    <w:p w14:paraId="2766BEAA" w14:textId="77777777" w:rsidR="003D0930" w:rsidRPr="00903DBA" w:rsidRDefault="003D0930" w:rsidP="003D0930">
      <w:pPr>
        <w:pStyle w:val="Code"/>
        <w:rPr>
          <w:highlight w:val="white"/>
        </w:rPr>
      </w:pPr>
      <w:r w:rsidRPr="00903DBA">
        <w:rPr>
          <w:highlight w:val="white"/>
        </w:rPr>
        <w:t xml:space="preserve">    public override string ToString() {</w:t>
      </w:r>
    </w:p>
    <w:p w14:paraId="2BAD4F1C" w14:textId="77777777" w:rsidR="003D0930" w:rsidRPr="00903DBA" w:rsidRDefault="003D0930" w:rsidP="003D0930">
      <w:pPr>
        <w:pStyle w:val="Code"/>
        <w:rPr>
          <w:highlight w:val="white"/>
        </w:rPr>
      </w:pPr>
      <w:r w:rsidRPr="00903DBA">
        <w:rPr>
          <w:highlight w:val="white"/>
        </w:rPr>
        <w:t xml:space="preserve">      return m_middleOperator + ToString(m_operandArray[0]) +</w:t>
      </w:r>
    </w:p>
    <w:p w14:paraId="32C0A65C" w14:textId="77777777" w:rsidR="003D0930" w:rsidRPr="00903DBA" w:rsidRDefault="003D0930" w:rsidP="003D0930">
      <w:pPr>
        <w:pStyle w:val="Code"/>
        <w:rPr>
          <w:highlight w:val="white"/>
        </w:rPr>
      </w:pPr>
      <w:r w:rsidRPr="00903DBA">
        <w:rPr>
          <w:highlight w:val="white"/>
        </w:rPr>
        <w:t xml:space="preserve">             ToString(m_operandArray[1]) + ToString(m_operandArray[2]);</w:t>
      </w:r>
    </w:p>
    <w:p w14:paraId="23BAF250" w14:textId="77777777" w:rsidR="003D0930" w:rsidRPr="00903DBA" w:rsidRDefault="003D0930" w:rsidP="003D0930">
      <w:pPr>
        <w:pStyle w:val="Code"/>
        <w:rPr>
          <w:highlight w:val="white"/>
        </w:rPr>
      </w:pPr>
      <w:r w:rsidRPr="00903DBA">
        <w:rPr>
          <w:highlight w:val="white"/>
        </w:rPr>
        <w:t xml:space="preserve">    }</w:t>
      </w:r>
    </w:p>
    <w:p w14:paraId="55EEA733" w14:textId="77777777" w:rsidR="003D0930" w:rsidRPr="00005661" w:rsidRDefault="003D0930" w:rsidP="00005661">
      <w:pPr>
        <w:pStyle w:val="Code"/>
        <w:rPr>
          <w:highlight w:val="white"/>
        </w:rPr>
      </w:pPr>
    </w:p>
    <w:p w14:paraId="4BCD2F53" w14:textId="77777777" w:rsidR="00005661" w:rsidRPr="00005661" w:rsidRDefault="00005661" w:rsidP="00005661">
      <w:pPr>
        <w:pStyle w:val="Code"/>
        <w:rPr>
          <w:highlight w:val="white"/>
        </w:rPr>
      </w:pPr>
      <w:r w:rsidRPr="00005661">
        <w:rPr>
          <w:highlight w:val="white"/>
        </w:rPr>
        <w:t xml:space="preserve">    private static string ToString(object value) {</w:t>
      </w:r>
    </w:p>
    <w:p w14:paraId="41B5ACBF" w14:textId="77777777" w:rsidR="003D0930" w:rsidRPr="00903DBA" w:rsidRDefault="003D0930" w:rsidP="003D0930">
      <w:pPr>
        <w:pStyle w:val="Code"/>
        <w:rPr>
          <w:highlight w:val="white"/>
        </w:rPr>
      </w:pPr>
      <w:r w:rsidRPr="00903DBA">
        <w:rPr>
          <w:highlight w:val="white"/>
        </w:rPr>
        <w:t xml:space="preserve">      if (value != null) {</w:t>
      </w:r>
    </w:p>
    <w:p w14:paraId="71B1028F" w14:textId="77777777" w:rsidR="003D0930" w:rsidRPr="00903DBA" w:rsidRDefault="003D0930" w:rsidP="003D0930">
      <w:pPr>
        <w:pStyle w:val="Code"/>
        <w:rPr>
          <w:highlight w:val="white"/>
        </w:rPr>
      </w:pPr>
      <w:r w:rsidRPr="00903DBA">
        <w:rPr>
          <w:highlight w:val="white"/>
        </w:rPr>
        <w:t xml:space="preserve">        return (" "  + value.ToString().Replace("\n", "\\n"));</w:t>
      </w:r>
    </w:p>
    <w:p w14:paraId="2EBC2CB9" w14:textId="77777777" w:rsidR="003D0930" w:rsidRPr="00903DBA" w:rsidRDefault="003D0930" w:rsidP="003D0930">
      <w:pPr>
        <w:pStyle w:val="Code"/>
        <w:rPr>
          <w:highlight w:val="white"/>
        </w:rPr>
      </w:pPr>
      <w:r w:rsidRPr="00903DBA">
        <w:rPr>
          <w:highlight w:val="white"/>
        </w:rPr>
        <w:t xml:space="preserve">      }</w:t>
      </w:r>
    </w:p>
    <w:p w14:paraId="040C89F4" w14:textId="77777777" w:rsidR="003D0930" w:rsidRPr="00903DBA" w:rsidRDefault="003D0930" w:rsidP="003D0930">
      <w:pPr>
        <w:pStyle w:val="Code"/>
        <w:rPr>
          <w:highlight w:val="white"/>
        </w:rPr>
      </w:pPr>
      <w:r w:rsidRPr="00903DBA">
        <w:rPr>
          <w:highlight w:val="white"/>
        </w:rPr>
        <w:t xml:space="preserve">      else {</w:t>
      </w:r>
    </w:p>
    <w:p w14:paraId="701519D3" w14:textId="77777777" w:rsidR="003D0930" w:rsidRPr="00903DBA" w:rsidRDefault="003D0930" w:rsidP="003D0930">
      <w:pPr>
        <w:pStyle w:val="Code"/>
        <w:rPr>
          <w:highlight w:val="white"/>
        </w:rPr>
      </w:pPr>
      <w:r w:rsidRPr="00903DBA">
        <w:rPr>
          <w:highlight w:val="white"/>
        </w:rPr>
        <w:t xml:space="preserve">        return "";</w:t>
      </w:r>
    </w:p>
    <w:p w14:paraId="748C98BA" w14:textId="77777777" w:rsidR="003D0930" w:rsidRPr="00903DBA" w:rsidRDefault="003D0930" w:rsidP="003D0930">
      <w:pPr>
        <w:pStyle w:val="Code"/>
        <w:rPr>
          <w:highlight w:val="white"/>
        </w:rPr>
      </w:pPr>
      <w:r w:rsidRPr="00903DBA">
        <w:rPr>
          <w:highlight w:val="white"/>
        </w:rPr>
        <w:t xml:space="preserve">      }</w:t>
      </w:r>
    </w:p>
    <w:p w14:paraId="50CC191F" w14:textId="77777777" w:rsidR="003D0930" w:rsidRPr="00903DBA" w:rsidRDefault="003D0930" w:rsidP="003D0930">
      <w:pPr>
        <w:pStyle w:val="Code"/>
        <w:rPr>
          <w:highlight w:val="white"/>
        </w:rPr>
      </w:pPr>
      <w:r w:rsidRPr="00903DBA">
        <w:rPr>
          <w:highlight w:val="white"/>
        </w:rPr>
        <w:t xml:space="preserve">    }</w:t>
      </w:r>
    </w:p>
    <w:p w14:paraId="40EC9659" w14:textId="77777777" w:rsidR="003D0930" w:rsidRPr="00903DBA" w:rsidRDefault="003D0930" w:rsidP="003D0930">
      <w:pPr>
        <w:pStyle w:val="Code"/>
        <w:rPr>
          <w:highlight w:val="white"/>
        </w:rPr>
      </w:pPr>
      <w:r w:rsidRPr="00903DBA">
        <w:rPr>
          <w:highlight w:val="white"/>
        </w:rPr>
        <w:t xml:space="preserve">  }</w:t>
      </w:r>
    </w:p>
    <w:p w14:paraId="4F50B73D" w14:textId="6EE5AE29" w:rsidR="003D0930" w:rsidRDefault="003D0930" w:rsidP="003D0930">
      <w:pPr>
        <w:pStyle w:val="Code"/>
      </w:pPr>
      <w:r w:rsidRPr="00903DBA">
        <w:rPr>
          <w:highlight w:val="white"/>
        </w:rPr>
        <w:t>}</w:t>
      </w:r>
    </w:p>
    <w:p w14:paraId="7C574D88" w14:textId="776A9547" w:rsidR="00050FF5" w:rsidRPr="00903DBA" w:rsidRDefault="00050FF5" w:rsidP="00050FF5">
      <w:r>
        <w:t xml:space="preserve">The </w:t>
      </w:r>
      <w:r w:rsidRPr="00050FF5">
        <w:rPr>
          <w:rStyle w:val="KeyWord0"/>
        </w:rPr>
        <w:t>MiddleCodeGenerator</w:t>
      </w:r>
      <w:r>
        <w:t xml:space="preserve"> class is a large class that generates the middle code representing the source code.</w:t>
      </w:r>
    </w:p>
    <w:p w14:paraId="74B56784" w14:textId="77777777" w:rsidR="005E5A36" w:rsidRPr="00903DBA" w:rsidRDefault="005E5A36" w:rsidP="005E5A36">
      <w:pPr>
        <w:pStyle w:val="CodeHeader"/>
      </w:pPr>
      <w:r w:rsidRPr="00903DBA">
        <w:t>MiddleCodeGenerator.cs</w:t>
      </w:r>
    </w:p>
    <w:p w14:paraId="6E512FEE" w14:textId="77777777" w:rsidR="005E5A36" w:rsidRPr="00903DBA" w:rsidRDefault="005E5A36" w:rsidP="005E5A36">
      <w:pPr>
        <w:pStyle w:val="Code"/>
        <w:rPr>
          <w:highlight w:val="white"/>
        </w:rPr>
      </w:pPr>
      <w:r w:rsidRPr="00903DBA">
        <w:rPr>
          <w:highlight w:val="white"/>
        </w:rPr>
        <w:t>using System;</w:t>
      </w:r>
    </w:p>
    <w:p w14:paraId="3BA8BCC4" w14:textId="77777777" w:rsidR="005E5A36" w:rsidRPr="00903DBA" w:rsidRDefault="005E5A36" w:rsidP="005E5A36">
      <w:pPr>
        <w:pStyle w:val="Code"/>
        <w:rPr>
          <w:highlight w:val="white"/>
        </w:rPr>
      </w:pPr>
      <w:r w:rsidRPr="00903DBA">
        <w:rPr>
          <w:highlight w:val="white"/>
        </w:rPr>
        <w:t>using System.IO;</w:t>
      </w:r>
    </w:p>
    <w:p w14:paraId="535E760E" w14:textId="77777777" w:rsidR="005E5A36" w:rsidRPr="00903DBA" w:rsidRDefault="005E5A36" w:rsidP="005E5A36">
      <w:pPr>
        <w:pStyle w:val="Code"/>
        <w:rPr>
          <w:highlight w:val="white"/>
        </w:rPr>
      </w:pPr>
      <w:r w:rsidRPr="00903DBA">
        <w:rPr>
          <w:highlight w:val="white"/>
        </w:rPr>
        <w:t>using System.Linq;</w:t>
      </w:r>
    </w:p>
    <w:p w14:paraId="69E3E288" w14:textId="77777777" w:rsidR="005E5A36" w:rsidRPr="00903DBA" w:rsidRDefault="005E5A36" w:rsidP="005E5A36">
      <w:pPr>
        <w:pStyle w:val="Code"/>
        <w:rPr>
          <w:highlight w:val="white"/>
        </w:rPr>
      </w:pPr>
      <w:r w:rsidRPr="00903DBA">
        <w:rPr>
          <w:highlight w:val="white"/>
        </w:rPr>
        <w:t>using System.Numerics;</w:t>
      </w:r>
    </w:p>
    <w:p w14:paraId="66766760" w14:textId="77777777" w:rsidR="005E5A36" w:rsidRPr="00903DBA" w:rsidRDefault="005E5A36" w:rsidP="005E5A36">
      <w:pPr>
        <w:pStyle w:val="Code"/>
        <w:rPr>
          <w:highlight w:val="white"/>
        </w:rPr>
      </w:pPr>
      <w:r w:rsidRPr="00903DBA">
        <w:rPr>
          <w:highlight w:val="white"/>
        </w:rPr>
        <w:t>using System.Collections.Generic;</w:t>
      </w:r>
    </w:p>
    <w:p w14:paraId="6768C442" w14:textId="4842788F" w:rsidR="005E5A36" w:rsidRPr="00903DBA" w:rsidRDefault="008F1DD7" w:rsidP="005E5A36">
      <w:pPr>
        <w:rPr>
          <w:highlight w:val="white"/>
        </w:rPr>
      </w:pPr>
      <w:r>
        <w:rPr>
          <w:highlight w:val="white"/>
        </w:rPr>
        <w:t>To begin with, we have t</w:t>
      </w:r>
      <w:r w:rsidR="005E5A36" w:rsidRPr="00903DBA">
        <w:rPr>
          <w:highlight w:val="white"/>
        </w:rPr>
        <w:t xml:space="preserve">he </w:t>
      </w:r>
      <w:r w:rsidR="005E5A36" w:rsidRPr="00903DBA">
        <w:rPr>
          <w:rStyle w:val="KeyWord0"/>
          <w:highlight w:val="white"/>
        </w:rPr>
        <w:t>AddMiddleCode</w:t>
      </w:r>
      <w:r w:rsidR="005E5A36" w:rsidRPr="00903DBA">
        <w:rPr>
          <w:highlight w:val="white"/>
        </w:rPr>
        <w:t xml:space="preserve"> method</w:t>
      </w:r>
      <w:r>
        <w:rPr>
          <w:highlight w:val="white"/>
        </w:rPr>
        <w:t>s</w:t>
      </w:r>
      <w:r w:rsidR="005E5A36" w:rsidRPr="00903DBA">
        <w:rPr>
          <w:highlight w:val="white"/>
        </w:rPr>
        <w:t xml:space="preserve"> </w:t>
      </w:r>
      <w:r>
        <w:rPr>
          <w:highlight w:val="white"/>
        </w:rPr>
        <w:t xml:space="preserve">that </w:t>
      </w:r>
      <w:r w:rsidR="005E5A36" w:rsidRPr="00903DBA">
        <w:rPr>
          <w:highlight w:val="white"/>
        </w:rPr>
        <w:t xml:space="preserve">add a </w:t>
      </w:r>
      <w:r w:rsidR="005E5A36" w:rsidRPr="00903DBA">
        <w:rPr>
          <w:rStyle w:val="KeyWord0"/>
          <w:highlight w:val="white"/>
        </w:rPr>
        <w:t>MiddleCode</w:t>
      </w:r>
      <w:r w:rsidR="005E5A36" w:rsidRPr="00903DBA">
        <w:rPr>
          <w:highlight w:val="white"/>
        </w:rPr>
        <w:t xml:space="preserve"> object to the given code list.</w:t>
      </w:r>
    </w:p>
    <w:p w14:paraId="393E17E1" w14:textId="77777777" w:rsidR="005E5A36" w:rsidRPr="00903DBA" w:rsidRDefault="005E5A36" w:rsidP="005E5A36">
      <w:pPr>
        <w:pStyle w:val="Code"/>
        <w:rPr>
          <w:highlight w:val="white"/>
        </w:rPr>
      </w:pPr>
      <w:r w:rsidRPr="00903DBA">
        <w:rPr>
          <w:highlight w:val="white"/>
        </w:rPr>
        <w:t>namespace CCompiler {</w:t>
      </w:r>
    </w:p>
    <w:p w14:paraId="1E26EEE7" w14:textId="77777777" w:rsidR="005E5A36" w:rsidRPr="00903DBA" w:rsidRDefault="005E5A36" w:rsidP="005E5A36">
      <w:pPr>
        <w:pStyle w:val="Code"/>
        <w:rPr>
          <w:highlight w:val="white"/>
        </w:rPr>
      </w:pPr>
      <w:r w:rsidRPr="00903DBA">
        <w:rPr>
          <w:highlight w:val="white"/>
        </w:rPr>
        <w:t xml:space="preserve">  public class MiddleCodeGenerator {</w:t>
      </w:r>
    </w:p>
    <w:p w14:paraId="56A7D76D" w14:textId="77777777" w:rsidR="005E5A36" w:rsidRPr="00903DBA" w:rsidRDefault="005E5A36" w:rsidP="005E5A36">
      <w:pPr>
        <w:pStyle w:val="Code"/>
        <w:rPr>
          <w:highlight w:val="white"/>
        </w:rPr>
      </w:pPr>
      <w:r w:rsidRPr="00903DBA">
        <w:rPr>
          <w:highlight w:val="white"/>
        </w:rPr>
        <w:t xml:space="preserve">    public static MiddleCode AddMiddleCode(List&lt;MiddleCode&gt; codeList,</w:t>
      </w:r>
    </w:p>
    <w:p w14:paraId="000063B1" w14:textId="77777777" w:rsidR="005E5A36" w:rsidRPr="00903DBA" w:rsidRDefault="005E5A36" w:rsidP="005E5A36">
      <w:pPr>
        <w:pStyle w:val="Code"/>
        <w:rPr>
          <w:highlight w:val="white"/>
        </w:rPr>
      </w:pPr>
      <w:r w:rsidRPr="00903DBA">
        <w:rPr>
          <w:highlight w:val="white"/>
        </w:rPr>
        <w:t xml:space="preserve">                             MiddleOperator op, object operand0 = null,</w:t>
      </w:r>
    </w:p>
    <w:p w14:paraId="29FD30C7" w14:textId="77777777" w:rsidR="005E5A36" w:rsidRPr="00903DBA" w:rsidRDefault="005E5A36" w:rsidP="005E5A36">
      <w:pPr>
        <w:pStyle w:val="Code"/>
        <w:rPr>
          <w:highlight w:val="white"/>
        </w:rPr>
      </w:pPr>
      <w:r w:rsidRPr="00903DBA">
        <w:rPr>
          <w:highlight w:val="white"/>
        </w:rPr>
        <w:lastRenderedPageBreak/>
        <w:t xml:space="preserve">                             object operand1 = null, object operand2 = null) {</w:t>
      </w:r>
    </w:p>
    <w:p w14:paraId="714513F7" w14:textId="77777777" w:rsidR="005E5A36" w:rsidRPr="00903DBA" w:rsidRDefault="005E5A36" w:rsidP="005E5A36">
      <w:pPr>
        <w:pStyle w:val="Code"/>
        <w:rPr>
          <w:highlight w:val="white"/>
        </w:rPr>
      </w:pPr>
      <w:r w:rsidRPr="00903DBA">
        <w:rPr>
          <w:highlight w:val="white"/>
        </w:rPr>
        <w:t xml:space="preserve">      MiddleCode middleCode = new MiddleCode(op, operand0, operand1, operand2);</w:t>
      </w:r>
    </w:p>
    <w:p w14:paraId="021BD1E9" w14:textId="77777777" w:rsidR="005E5A36" w:rsidRPr="00903DBA" w:rsidRDefault="005E5A36" w:rsidP="005E5A36">
      <w:pPr>
        <w:pStyle w:val="Code"/>
        <w:rPr>
          <w:highlight w:val="white"/>
        </w:rPr>
      </w:pPr>
      <w:r w:rsidRPr="00903DBA">
        <w:rPr>
          <w:highlight w:val="white"/>
        </w:rPr>
        <w:t xml:space="preserve">      codeList.Add(middleCode);</w:t>
      </w:r>
    </w:p>
    <w:p w14:paraId="00508FC5" w14:textId="77777777" w:rsidR="005E5A36" w:rsidRPr="00903DBA" w:rsidRDefault="005E5A36" w:rsidP="005E5A36">
      <w:pPr>
        <w:pStyle w:val="Code"/>
        <w:rPr>
          <w:highlight w:val="white"/>
        </w:rPr>
      </w:pPr>
      <w:r w:rsidRPr="00903DBA">
        <w:rPr>
          <w:highlight w:val="white"/>
        </w:rPr>
        <w:t xml:space="preserve">      return middleCode;</w:t>
      </w:r>
    </w:p>
    <w:p w14:paraId="2DA82DEB" w14:textId="77777777" w:rsidR="005E5A36" w:rsidRPr="00903DBA" w:rsidRDefault="005E5A36" w:rsidP="005E5A36">
      <w:pPr>
        <w:pStyle w:val="Code"/>
        <w:rPr>
          <w:highlight w:val="white"/>
        </w:rPr>
      </w:pPr>
      <w:r w:rsidRPr="00903DBA">
        <w:rPr>
          <w:highlight w:val="white"/>
        </w:rPr>
        <w:t xml:space="preserve">    }</w:t>
      </w:r>
    </w:p>
    <w:p w14:paraId="27F6676F" w14:textId="77777777" w:rsidR="005E5A36" w:rsidRPr="00903DBA" w:rsidRDefault="005E5A36" w:rsidP="005E5A36">
      <w:pPr>
        <w:pStyle w:val="Rubrik3"/>
      </w:pPr>
      <w:bookmarkStart w:id="211" w:name="_Toc57655988"/>
      <w:r w:rsidRPr="00903DBA">
        <w:t>Backpatching</w:t>
      </w:r>
      <w:bookmarkEnd w:id="211"/>
    </w:p>
    <w:p w14:paraId="7845D1A1" w14:textId="62DAD373" w:rsidR="00531352" w:rsidRPr="00903DBA" w:rsidRDefault="00531352" w:rsidP="00531352">
      <w:r w:rsidRPr="00903DBA">
        <w:t xml:space="preserve">When generating middle code, there are numerous occasions that we generate </w:t>
      </w:r>
      <w:r>
        <w:t xml:space="preserve">forward </w:t>
      </w:r>
      <w:r w:rsidRPr="00903DBA">
        <w:t xml:space="preserve">jump instructions without knowing </w:t>
      </w:r>
      <w:r>
        <w:t xml:space="preserve">which instruction </w:t>
      </w:r>
      <w:r w:rsidRPr="00903DBA">
        <w:t>to jump</w:t>
      </w:r>
      <w:r>
        <w:t xml:space="preserve"> to</w:t>
      </w:r>
      <w:r w:rsidRPr="00903DBA">
        <w:t xml:space="preserve">. In those cases, we store the instructions in sets and later go back and fill in the jump address. The process is called </w:t>
      </w:r>
      <w:r w:rsidRPr="00903DBA">
        <w:rPr>
          <w:rStyle w:val="KeyWord0"/>
        </w:rPr>
        <w:t>backpatching</w:t>
      </w:r>
      <w:r w:rsidRPr="00903DBA">
        <w:t>.</w:t>
      </w:r>
    </w:p>
    <w:p w14:paraId="5D485506" w14:textId="0E3CE8D5" w:rsidR="00A90A09" w:rsidRPr="00903DBA" w:rsidRDefault="00A90A09" w:rsidP="00A90A09">
      <w:pPr>
        <w:rPr>
          <w:highlight w:val="white"/>
        </w:rPr>
      </w:pPr>
      <w:r w:rsidRPr="00903DBA">
        <w:t>The</w:t>
      </w:r>
      <w:r w:rsidR="008F1DD7">
        <w:t xml:space="preserve"> </w:t>
      </w:r>
      <w:r w:rsidR="008F1DD7" w:rsidRPr="00903DBA">
        <w:t>static</w:t>
      </w:r>
      <w:r w:rsidRPr="00903DBA">
        <w:t xml:space="preserve"> </w:t>
      </w:r>
      <w:r w:rsidRPr="00903DBA">
        <w:rPr>
          <w:rStyle w:val="CodeInText"/>
        </w:rPr>
        <w:t>Backpatch</w:t>
      </w:r>
      <w:r w:rsidRPr="00903DBA">
        <w:t xml:space="preserve"> </w:t>
      </w:r>
      <w:r w:rsidR="008F1DD7">
        <w:t xml:space="preserve">methods </w:t>
      </w:r>
      <w:r w:rsidRPr="00903DBA">
        <w:t xml:space="preserve">backpatch a single address or a set of addresses. The first two methods call the last two methods with the current size of the middle code list as target address. In this way, the target address becomes the next middle code instruction to become generated. </w:t>
      </w:r>
      <w:r w:rsidR="00531352">
        <w:t>T</w:t>
      </w:r>
      <w:r w:rsidRPr="00903DBA">
        <w:t>he backpatching is performed by setting the third address of the middle code, since the third address is always the jump address in conditional and unconditional jump instructions.</w:t>
      </w:r>
    </w:p>
    <w:p w14:paraId="76A4FF98" w14:textId="72AB3B88" w:rsidR="005E5A36" w:rsidRPr="00903DBA" w:rsidRDefault="005E5A36" w:rsidP="005E5A36">
      <w:r w:rsidRPr="00903DBA">
        <w:t xml:space="preserve">The first </w:t>
      </w:r>
      <w:r w:rsidRPr="00903DBA">
        <w:rPr>
          <w:rStyle w:val="KeyWord0"/>
        </w:rPr>
        <w:t>Backpatch</w:t>
      </w:r>
      <w:r w:rsidRPr="00903DBA">
        <w:t xml:space="preserve"> method take</w:t>
      </w:r>
      <w:r w:rsidR="00E60423">
        <w:t>s</w:t>
      </w:r>
      <w:r w:rsidRPr="00903DBA">
        <w:t xml:space="preserve"> set of jump instructions and a list of instructions, where its first instruction is the target of the jump instructions. If the code list is empty, we add an empty instruction in order to make sure there is always</w:t>
      </w:r>
      <w:r w:rsidR="00531352">
        <w:t xml:space="preserve"> a target to jump to</w:t>
      </w:r>
      <w:r w:rsidRPr="00903DBA">
        <w:t xml:space="preserve">. Then we call the second </w:t>
      </w:r>
      <w:r w:rsidRPr="00903DBA">
        <w:rPr>
          <w:rStyle w:val="KeyWord0"/>
        </w:rPr>
        <w:t>Backpatch</w:t>
      </w:r>
      <w:r w:rsidRPr="00903DBA">
        <w:t xml:space="preserve"> method with the set of jump instruction and the target instruction.</w:t>
      </w:r>
    </w:p>
    <w:p w14:paraId="32EE5CDC" w14:textId="77777777" w:rsidR="005E5A36" w:rsidRPr="00903DBA" w:rsidRDefault="005E5A36" w:rsidP="005E5A36">
      <w:pPr>
        <w:pStyle w:val="CodeHeader"/>
      </w:pPr>
      <w:r w:rsidRPr="00903DBA">
        <w:t>MiddleCodeGenerator.cs</w:t>
      </w:r>
    </w:p>
    <w:p w14:paraId="7D6D3A76"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6268B933" w14:textId="77777777" w:rsidR="005E5A36" w:rsidRPr="00903DBA" w:rsidRDefault="005E5A36" w:rsidP="005E5A36">
      <w:pPr>
        <w:pStyle w:val="Code"/>
        <w:rPr>
          <w:highlight w:val="white"/>
        </w:rPr>
      </w:pPr>
      <w:r w:rsidRPr="00903DBA">
        <w:rPr>
          <w:highlight w:val="white"/>
        </w:rPr>
        <w:t xml:space="preserve">                                 List&lt;MiddleCode&gt; list) {</w:t>
      </w:r>
    </w:p>
    <w:p w14:paraId="6695CEF0" w14:textId="77777777" w:rsidR="005E5A36" w:rsidRPr="00903DBA" w:rsidRDefault="005E5A36" w:rsidP="005E5A36">
      <w:pPr>
        <w:pStyle w:val="Code"/>
        <w:rPr>
          <w:highlight w:val="white"/>
        </w:rPr>
      </w:pPr>
      <w:r w:rsidRPr="00903DBA">
        <w:rPr>
          <w:highlight w:val="white"/>
        </w:rPr>
        <w:t xml:space="preserve">      if (list.Count == 0) {</w:t>
      </w:r>
    </w:p>
    <w:p w14:paraId="1C30BF3B" w14:textId="77777777" w:rsidR="005E5A36" w:rsidRPr="00903DBA" w:rsidRDefault="005E5A36" w:rsidP="005E5A36">
      <w:pPr>
        <w:pStyle w:val="Code"/>
        <w:rPr>
          <w:highlight w:val="white"/>
        </w:rPr>
      </w:pPr>
      <w:r w:rsidRPr="00903DBA">
        <w:rPr>
          <w:highlight w:val="white"/>
        </w:rPr>
        <w:t xml:space="preserve">        AddMiddleCode(list, MiddleOperator.Empty);</w:t>
      </w:r>
    </w:p>
    <w:p w14:paraId="1524FF72" w14:textId="77777777" w:rsidR="005E5A36" w:rsidRPr="00903DBA" w:rsidRDefault="005E5A36" w:rsidP="005E5A36">
      <w:pPr>
        <w:pStyle w:val="Code"/>
        <w:rPr>
          <w:highlight w:val="white"/>
        </w:rPr>
      </w:pPr>
      <w:r w:rsidRPr="00903DBA">
        <w:rPr>
          <w:highlight w:val="white"/>
        </w:rPr>
        <w:t xml:space="preserve">      }</w:t>
      </w:r>
    </w:p>
    <w:p w14:paraId="4768770E" w14:textId="77777777" w:rsidR="005E5A36" w:rsidRPr="00903DBA" w:rsidRDefault="005E5A36" w:rsidP="005E5A36">
      <w:pPr>
        <w:pStyle w:val="Code"/>
        <w:rPr>
          <w:highlight w:val="white"/>
        </w:rPr>
      </w:pPr>
    </w:p>
    <w:p w14:paraId="0DAC283C" w14:textId="77777777" w:rsidR="005E5A36" w:rsidRPr="00903DBA" w:rsidRDefault="005E5A36" w:rsidP="005E5A36">
      <w:pPr>
        <w:pStyle w:val="Code"/>
        <w:rPr>
          <w:highlight w:val="white"/>
        </w:rPr>
      </w:pPr>
      <w:r w:rsidRPr="00903DBA">
        <w:rPr>
          <w:highlight w:val="white"/>
        </w:rPr>
        <w:t xml:space="preserve">      Backpatch(sourceSet, list[0]);</w:t>
      </w:r>
    </w:p>
    <w:p w14:paraId="2090389A" w14:textId="77777777" w:rsidR="005E5A36" w:rsidRPr="00903DBA" w:rsidRDefault="005E5A36" w:rsidP="005E5A36">
      <w:pPr>
        <w:pStyle w:val="Code"/>
        <w:rPr>
          <w:highlight w:val="white"/>
        </w:rPr>
      </w:pPr>
      <w:r w:rsidRPr="00903DBA">
        <w:rPr>
          <w:highlight w:val="white"/>
        </w:rPr>
        <w:t xml:space="preserve">    }</w:t>
      </w:r>
    </w:p>
    <w:p w14:paraId="57D82544" w14:textId="14D395BE" w:rsidR="005E5A36" w:rsidRPr="00903DBA" w:rsidRDefault="005E5A36" w:rsidP="005E5A36">
      <w:pPr>
        <w:rPr>
          <w:highlight w:val="white"/>
        </w:rPr>
      </w:pPr>
      <w:r w:rsidRPr="00903DBA">
        <w:rPr>
          <w:highlight w:val="white"/>
        </w:rPr>
        <w:t xml:space="preserve">The second </w:t>
      </w:r>
      <w:r w:rsidRPr="00903DBA">
        <w:rPr>
          <w:rStyle w:val="KeyWord0"/>
          <w:highlight w:val="white"/>
        </w:rPr>
        <w:t>Backpatch</w:t>
      </w:r>
      <w:r w:rsidRPr="00903DBA">
        <w:rPr>
          <w:highlight w:val="white"/>
        </w:rPr>
        <w:t xml:space="preserve"> method iterates through the set of jump instructions and set its first </w:t>
      </w:r>
      <w:r w:rsidR="00EB14D8">
        <w:rPr>
          <w:highlight w:val="white"/>
        </w:rPr>
        <w:t>reference</w:t>
      </w:r>
      <w:r w:rsidRPr="00903DBA">
        <w:rPr>
          <w:highlight w:val="white"/>
        </w:rPr>
        <w:t xml:space="preserve"> (index 0) to the target. The first </w:t>
      </w:r>
      <w:r w:rsidR="00EB14D8">
        <w:rPr>
          <w:highlight w:val="white"/>
        </w:rPr>
        <w:t>reference</w:t>
      </w:r>
      <w:r w:rsidR="00EB14D8" w:rsidRPr="00903DBA">
        <w:rPr>
          <w:highlight w:val="white"/>
        </w:rPr>
        <w:t xml:space="preserve"> </w:t>
      </w:r>
      <w:r w:rsidRPr="00903DBA">
        <w:rPr>
          <w:highlight w:val="white"/>
        </w:rPr>
        <w:t>of each jump instruction is its target address.</w:t>
      </w:r>
    </w:p>
    <w:p w14:paraId="1A1A79D2"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04C03825" w14:textId="77777777" w:rsidR="005E5A36" w:rsidRPr="00903DBA" w:rsidRDefault="005E5A36" w:rsidP="005E5A36">
      <w:pPr>
        <w:pStyle w:val="Code"/>
        <w:rPr>
          <w:highlight w:val="white"/>
        </w:rPr>
      </w:pPr>
      <w:r w:rsidRPr="00903DBA">
        <w:rPr>
          <w:highlight w:val="white"/>
        </w:rPr>
        <w:t xml:space="preserve">                                 MiddleCode target) {</w:t>
      </w:r>
    </w:p>
    <w:p w14:paraId="5D36A886" w14:textId="77777777" w:rsidR="005E5A36" w:rsidRPr="00903DBA" w:rsidRDefault="005E5A36" w:rsidP="005E5A36">
      <w:pPr>
        <w:pStyle w:val="Code"/>
        <w:rPr>
          <w:highlight w:val="white"/>
        </w:rPr>
      </w:pPr>
      <w:r w:rsidRPr="00903DBA">
        <w:rPr>
          <w:highlight w:val="white"/>
        </w:rPr>
        <w:t xml:space="preserve">      foreach (MiddleCode source in sourceSet) {</w:t>
      </w:r>
    </w:p>
    <w:p w14:paraId="14EC08A8" w14:textId="77777777" w:rsidR="005E5A36" w:rsidRPr="00903DBA" w:rsidRDefault="005E5A36" w:rsidP="005E5A36">
      <w:pPr>
        <w:pStyle w:val="Code"/>
        <w:rPr>
          <w:highlight w:val="white"/>
        </w:rPr>
      </w:pPr>
      <w:r w:rsidRPr="00903DBA">
        <w:rPr>
          <w:highlight w:val="white"/>
        </w:rPr>
        <w:t xml:space="preserve">        source[0] = target;</w:t>
      </w:r>
    </w:p>
    <w:p w14:paraId="3E14BEB1" w14:textId="77777777" w:rsidR="005E5A36" w:rsidRPr="00903DBA" w:rsidRDefault="005E5A36" w:rsidP="005E5A36">
      <w:pPr>
        <w:pStyle w:val="Code"/>
        <w:rPr>
          <w:highlight w:val="white"/>
        </w:rPr>
      </w:pPr>
      <w:r w:rsidRPr="00903DBA">
        <w:rPr>
          <w:highlight w:val="white"/>
        </w:rPr>
        <w:t xml:space="preserve">      }</w:t>
      </w:r>
    </w:p>
    <w:p w14:paraId="3CE465D7" w14:textId="0AC20FC6" w:rsidR="005E5A36" w:rsidRDefault="005E5A36" w:rsidP="005E5A36">
      <w:pPr>
        <w:pStyle w:val="Code"/>
        <w:rPr>
          <w:highlight w:val="white"/>
        </w:rPr>
      </w:pPr>
      <w:r w:rsidRPr="00903DBA">
        <w:rPr>
          <w:highlight w:val="white"/>
        </w:rPr>
        <w:t xml:space="preserve">    }</w:t>
      </w:r>
    </w:p>
    <w:p w14:paraId="2E3398A0" w14:textId="77777777" w:rsidR="0067659B" w:rsidRPr="00903DBA" w:rsidRDefault="0067659B" w:rsidP="0067659B">
      <w:pPr>
        <w:rPr>
          <w:highlight w:val="white"/>
        </w:rPr>
      </w:pPr>
      <w:r w:rsidRPr="00903DBA">
        <w:rPr>
          <w:highlight w:val="white"/>
        </w:rPr>
        <w:t xml:space="preserve">The </w:t>
      </w:r>
      <w:r w:rsidRPr="00903DBA">
        <w:rPr>
          <w:rStyle w:val="KeyWord0"/>
          <w:highlight w:val="white"/>
        </w:rPr>
        <w:t>GetFirst</w:t>
      </w:r>
      <w:r w:rsidRPr="00903DBA">
        <w:rPr>
          <w:highlight w:val="white"/>
        </w:rPr>
        <w:t xml:space="preserve"> method returns the first instruction in the middle code instruction list. It also adds an empty instruction </w:t>
      </w:r>
      <w:r>
        <w:rPr>
          <w:highlight w:val="white"/>
        </w:rPr>
        <w:t xml:space="preserve">if </w:t>
      </w:r>
      <w:r w:rsidRPr="00903DBA">
        <w:rPr>
          <w:highlight w:val="white"/>
        </w:rPr>
        <w:t>the list is empty. This is done for the backpatching to always have an instruction to set as the target.</w:t>
      </w:r>
    </w:p>
    <w:p w14:paraId="0C72F38A" w14:textId="77777777" w:rsidR="0067659B" w:rsidRPr="00903DBA" w:rsidRDefault="0067659B" w:rsidP="0067659B">
      <w:pPr>
        <w:pStyle w:val="Code"/>
        <w:rPr>
          <w:highlight w:val="white"/>
        </w:rPr>
      </w:pPr>
      <w:r w:rsidRPr="00903DBA">
        <w:rPr>
          <w:highlight w:val="white"/>
        </w:rPr>
        <w:t xml:space="preserve">    private static MiddleCode GetFirst(List&lt;MiddleCode&gt; list) {</w:t>
      </w:r>
    </w:p>
    <w:p w14:paraId="30F5BE90" w14:textId="77777777" w:rsidR="0067659B" w:rsidRPr="00903DBA" w:rsidRDefault="0067659B" w:rsidP="0067659B">
      <w:pPr>
        <w:pStyle w:val="Code"/>
        <w:rPr>
          <w:highlight w:val="white"/>
        </w:rPr>
      </w:pPr>
      <w:r w:rsidRPr="00903DBA">
        <w:rPr>
          <w:highlight w:val="white"/>
        </w:rPr>
        <w:t xml:space="preserve">      if (list.Count == 0) {</w:t>
      </w:r>
    </w:p>
    <w:p w14:paraId="5E9C7473" w14:textId="77777777" w:rsidR="0067659B" w:rsidRPr="00903DBA" w:rsidRDefault="0067659B" w:rsidP="0067659B">
      <w:pPr>
        <w:pStyle w:val="Code"/>
        <w:rPr>
          <w:highlight w:val="white"/>
        </w:rPr>
      </w:pPr>
      <w:r w:rsidRPr="00903DBA">
        <w:rPr>
          <w:highlight w:val="white"/>
        </w:rPr>
        <w:t xml:space="preserve">        AddMiddleCode(list, MiddleOperator.Empty);</w:t>
      </w:r>
    </w:p>
    <w:p w14:paraId="332C4D53" w14:textId="77777777" w:rsidR="0067659B" w:rsidRPr="00903DBA" w:rsidRDefault="0067659B" w:rsidP="0067659B">
      <w:pPr>
        <w:pStyle w:val="Code"/>
        <w:rPr>
          <w:highlight w:val="white"/>
        </w:rPr>
      </w:pPr>
      <w:r w:rsidRPr="00903DBA">
        <w:rPr>
          <w:highlight w:val="white"/>
        </w:rPr>
        <w:t xml:space="preserve">      }</w:t>
      </w:r>
    </w:p>
    <w:p w14:paraId="459F320F" w14:textId="77777777" w:rsidR="0067659B" w:rsidRPr="00903DBA" w:rsidRDefault="0067659B" w:rsidP="0067659B">
      <w:pPr>
        <w:pStyle w:val="Code"/>
        <w:rPr>
          <w:highlight w:val="white"/>
        </w:rPr>
      </w:pPr>
      <w:r w:rsidRPr="00903DBA">
        <w:rPr>
          <w:highlight w:val="white"/>
        </w:rPr>
        <w:t xml:space="preserve">    </w:t>
      </w:r>
    </w:p>
    <w:p w14:paraId="0750392D" w14:textId="77777777" w:rsidR="0067659B" w:rsidRPr="00903DBA" w:rsidRDefault="0067659B" w:rsidP="0067659B">
      <w:pPr>
        <w:pStyle w:val="Code"/>
        <w:rPr>
          <w:highlight w:val="white"/>
        </w:rPr>
      </w:pPr>
      <w:r w:rsidRPr="00903DBA">
        <w:rPr>
          <w:highlight w:val="white"/>
        </w:rPr>
        <w:t xml:space="preserve">      return list[0];</w:t>
      </w:r>
    </w:p>
    <w:p w14:paraId="51E3E0CA" w14:textId="549B2CBC" w:rsidR="0067659B" w:rsidRPr="00903DBA" w:rsidRDefault="0067659B" w:rsidP="005E5A36">
      <w:pPr>
        <w:pStyle w:val="Code"/>
        <w:rPr>
          <w:highlight w:val="white"/>
        </w:rPr>
      </w:pPr>
      <w:r w:rsidRPr="00903DBA">
        <w:rPr>
          <w:highlight w:val="white"/>
        </w:rPr>
        <w:t xml:space="preserve">    }</w:t>
      </w:r>
    </w:p>
    <w:p w14:paraId="50AE4014" w14:textId="56889F6B" w:rsidR="00587AB2" w:rsidRDefault="00587AB2" w:rsidP="00587AB2">
      <w:pPr>
        <w:pStyle w:val="Rubrik2"/>
      </w:pPr>
      <w:r>
        <w:lastRenderedPageBreak/>
        <w:t>Declarations</w:t>
      </w:r>
    </w:p>
    <w:p w14:paraId="5258B239" w14:textId="6C09DFCC" w:rsidR="0089534F" w:rsidRPr="0089534F" w:rsidRDefault="0089534F" w:rsidP="0089534F">
      <w:r>
        <w:t>This section holds methods, called by the parser, that generates the symbol table and the middle code list.</w:t>
      </w:r>
    </w:p>
    <w:p w14:paraId="2123C545" w14:textId="2DC744FC" w:rsidR="005E5A36" w:rsidRPr="00903DBA" w:rsidRDefault="005E5A36" w:rsidP="005E5A36">
      <w:pPr>
        <w:pStyle w:val="Rubrik3"/>
      </w:pPr>
      <w:r w:rsidRPr="00903DBA">
        <w:t>Function Definition</w:t>
      </w:r>
    </w:p>
    <w:p w14:paraId="7453AB93" w14:textId="1DD1EA4B" w:rsidR="005E5A36" w:rsidRPr="00903DBA" w:rsidRDefault="005E5A36" w:rsidP="005E5A36">
      <w:r w:rsidRPr="00903DBA">
        <w:t xml:space="preserve">The </w:t>
      </w:r>
      <w:r w:rsidRPr="00903DBA">
        <w:rPr>
          <w:rStyle w:val="CodeInText"/>
        </w:rPr>
        <w:t>FunctionHeader</w:t>
      </w:r>
      <w:r w:rsidRPr="00903DBA">
        <w:t xml:space="preserve"> </w:t>
      </w:r>
      <w:r w:rsidR="0089534F">
        <w:t xml:space="preserve">method </w:t>
      </w:r>
      <w:r w:rsidRPr="00903DBA">
        <w:t>is called before the middle code of the function has been generated. Its task is to store the symbol of the function in the symbol table, and to create a new symbol table for the symbols of the function.</w:t>
      </w:r>
    </w:p>
    <w:p w14:paraId="48EA197E" w14:textId="77777777" w:rsidR="005E5A36" w:rsidRPr="00903DBA" w:rsidRDefault="005E5A36" w:rsidP="005E5A36">
      <w:pPr>
        <w:pStyle w:val="CodeHeader"/>
      </w:pPr>
      <w:r w:rsidRPr="00903DBA">
        <w:t>MiddleCodeGenerator.cs</w:t>
      </w:r>
    </w:p>
    <w:p w14:paraId="57E0D09C" w14:textId="77777777" w:rsidR="005E5A36" w:rsidRPr="00903DBA" w:rsidRDefault="005E5A36" w:rsidP="005E5A36">
      <w:pPr>
        <w:pStyle w:val="Code"/>
        <w:rPr>
          <w:highlight w:val="white"/>
        </w:rPr>
      </w:pPr>
      <w:r w:rsidRPr="00903DBA">
        <w:rPr>
          <w:highlight w:val="white"/>
        </w:rPr>
        <w:t xml:space="preserve">    public static void FunctionHeader(Specifier specifier,</w:t>
      </w:r>
    </w:p>
    <w:p w14:paraId="66AFE8B4" w14:textId="77777777" w:rsidR="005E5A36" w:rsidRPr="00903DBA" w:rsidRDefault="005E5A36" w:rsidP="005E5A36">
      <w:pPr>
        <w:pStyle w:val="Code"/>
        <w:rPr>
          <w:highlight w:val="white"/>
        </w:rPr>
      </w:pPr>
      <w:r w:rsidRPr="00903DBA">
        <w:rPr>
          <w:highlight w:val="white"/>
        </w:rPr>
        <w:t xml:space="preserve">                                      Declarator declarator) {</w:t>
      </w:r>
    </w:p>
    <w:p w14:paraId="057F4126" w14:textId="77777777" w:rsidR="005E5A36" w:rsidRPr="00903DBA" w:rsidRDefault="005E5A36" w:rsidP="005E5A36">
      <w:pPr>
        <w:pStyle w:val="Code"/>
        <w:rPr>
          <w:highlight w:val="white"/>
        </w:rPr>
      </w:pPr>
      <w:r w:rsidRPr="00903DBA">
        <w:rPr>
          <w:highlight w:val="white"/>
        </w:rPr>
        <w:t xml:space="preserve">      Storage? storage;</w:t>
      </w:r>
    </w:p>
    <w:p w14:paraId="7DF2F6AA" w14:textId="77777777" w:rsidR="005E5A36" w:rsidRPr="00903DBA" w:rsidRDefault="005E5A36" w:rsidP="005E5A36">
      <w:pPr>
        <w:pStyle w:val="Code"/>
        <w:rPr>
          <w:highlight w:val="white"/>
        </w:rPr>
      </w:pPr>
      <w:r w:rsidRPr="00903DBA">
        <w:rPr>
          <w:highlight w:val="white"/>
        </w:rPr>
        <w:t xml:space="preserve">      Type returnType;</w:t>
      </w:r>
    </w:p>
    <w:p w14:paraId="6CEDC9DF"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not null, we extract the storage and return type of the function from the specifier.</w:t>
      </w:r>
    </w:p>
    <w:p w14:paraId="7966626D" w14:textId="77777777" w:rsidR="005E5A36" w:rsidRPr="00903DBA" w:rsidRDefault="005E5A36" w:rsidP="005E5A36">
      <w:pPr>
        <w:pStyle w:val="Code"/>
        <w:rPr>
          <w:highlight w:val="white"/>
        </w:rPr>
      </w:pPr>
      <w:r w:rsidRPr="00903DBA">
        <w:rPr>
          <w:highlight w:val="white"/>
        </w:rPr>
        <w:t xml:space="preserve">      if (specifier != null) {</w:t>
      </w:r>
    </w:p>
    <w:p w14:paraId="67DAD785" w14:textId="77777777" w:rsidR="005E5A36" w:rsidRPr="00903DBA" w:rsidRDefault="005E5A36" w:rsidP="005E5A36">
      <w:pPr>
        <w:pStyle w:val="Code"/>
        <w:rPr>
          <w:highlight w:val="white"/>
        </w:rPr>
      </w:pPr>
      <w:r w:rsidRPr="00903DBA">
        <w:rPr>
          <w:highlight w:val="white"/>
        </w:rPr>
        <w:t xml:space="preserve">        storage = specifier.Storage;</w:t>
      </w:r>
    </w:p>
    <w:p w14:paraId="518B071F" w14:textId="77777777" w:rsidR="005E5A36" w:rsidRPr="00903DBA" w:rsidRDefault="005E5A36" w:rsidP="005E5A36">
      <w:pPr>
        <w:pStyle w:val="Code"/>
        <w:rPr>
          <w:highlight w:val="white"/>
        </w:rPr>
      </w:pPr>
      <w:r w:rsidRPr="00903DBA">
        <w:rPr>
          <w:highlight w:val="white"/>
        </w:rPr>
        <w:t xml:space="preserve">        returnType = specifier.Type;</w:t>
      </w:r>
    </w:p>
    <w:p w14:paraId="5D9D0920" w14:textId="77777777" w:rsidR="005E5A36" w:rsidRPr="00903DBA" w:rsidRDefault="005E5A36" w:rsidP="005E5A36">
      <w:pPr>
        <w:pStyle w:val="Code"/>
        <w:rPr>
          <w:highlight w:val="white"/>
        </w:rPr>
      </w:pPr>
      <w:r w:rsidRPr="00903DBA">
        <w:rPr>
          <w:highlight w:val="white"/>
        </w:rPr>
        <w:t xml:space="preserve">      }</w:t>
      </w:r>
    </w:p>
    <w:p w14:paraId="6C73FACC" w14:textId="5088F241"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null, there was no storage specifier or return type defined, </w:t>
      </w:r>
      <w:r w:rsidR="00E74E16">
        <w:rPr>
          <w:highlight w:val="white"/>
        </w:rPr>
        <w:t xml:space="preserve">in which case the storage is to be set </w:t>
      </w:r>
      <w:r w:rsidRPr="00903DBA">
        <w:rPr>
          <w:highlight w:val="white"/>
        </w:rPr>
        <w:t>to extern and the return type to signed int</w:t>
      </w:r>
      <w:r w:rsidR="00E74E16">
        <w:rPr>
          <w:highlight w:val="white"/>
        </w:rPr>
        <w:t>eger</w:t>
      </w:r>
      <w:r w:rsidRPr="00903DBA">
        <w:rPr>
          <w:highlight w:val="white"/>
        </w:rPr>
        <w:t>.</w:t>
      </w:r>
    </w:p>
    <w:p w14:paraId="38694CB6" w14:textId="77777777" w:rsidR="005E5A36" w:rsidRPr="00903DBA" w:rsidRDefault="005E5A36" w:rsidP="005E5A36">
      <w:pPr>
        <w:pStyle w:val="Code"/>
        <w:rPr>
          <w:highlight w:val="white"/>
        </w:rPr>
      </w:pPr>
      <w:r w:rsidRPr="00903DBA">
        <w:rPr>
          <w:highlight w:val="white"/>
        </w:rPr>
        <w:t xml:space="preserve">      else {</w:t>
      </w:r>
    </w:p>
    <w:p w14:paraId="3AB0AB79" w14:textId="77777777" w:rsidR="005E5A36" w:rsidRPr="00903DBA" w:rsidRDefault="005E5A36" w:rsidP="005E5A36">
      <w:pPr>
        <w:pStyle w:val="Code"/>
        <w:rPr>
          <w:highlight w:val="white"/>
        </w:rPr>
      </w:pPr>
      <w:r w:rsidRPr="00903DBA">
        <w:rPr>
          <w:highlight w:val="white"/>
        </w:rPr>
        <w:t xml:space="preserve">        storage = Storage.Extern;</w:t>
      </w:r>
    </w:p>
    <w:p w14:paraId="26AF1421" w14:textId="77777777" w:rsidR="005E5A36" w:rsidRPr="00903DBA" w:rsidRDefault="005E5A36" w:rsidP="005E5A36">
      <w:pPr>
        <w:pStyle w:val="Code"/>
        <w:rPr>
          <w:highlight w:val="white"/>
        </w:rPr>
      </w:pPr>
      <w:r w:rsidRPr="00903DBA">
        <w:rPr>
          <w:highlight w:val="white"/>
        </w:rPr>
        <w:t xml:space="preserve">        returnType = Type.SignedIntegerType;</w:t>
      </w:r>
    </w:p>
    <w:p w14:paraId="25A4014B" w14:textId="77777777" w:rsidR="005E5A36" w:rsidRPr="00903DBA" w:rsidRDefault="005E5A36" w:rsidP="005E5A36">
      <w:pPr>
        <w:pStyle w:val="Code"/>
        <w:rPr>
          <w:highlight w:val="white"/>
        </w:rPr>
      </w:pPr>
      <w:r w:rsidRPr="00903DBA">
        <w:rPr>
          <w:highlight w:val="white"/>
        </w:rPr>
        <w:t xml:space="preserve">      }</w:t>
      </w:r>
    </w:p>
    <w:p w14:paraId="1FD262C7" w14:textId="77777777" w:rsidR="005E5A36" w:rsidRPr="00903DBA" w:rsidRDefault="005E5A36" w:rsidP="005E5A36">
      <w:pPr>
        <w:rPr>
          <w:highlight w:val="white"/>
        </w:rPr>
      </w:pPr>
      <w:r w:rsidRPr="00903DBA">
        <w:rPr>
          <w:highlight w:val="white"/>
        </w:rPr>
        <w:t>We add the return type to the pointer declarator. In this way the type become complete: a function with a return type.</w:t>
      </w:r>
    </w:p>
    <w:p w14:paraId="65243F89" w14:textId="77777777" w:rsidR="005E5A36" w:rsidRPr="00903DBA" w:rsidRDefault="005E5A36" w:rsidP="005E5A36">
      <w:pPr>
        <w:pStyle w:val="Code"/>
        <w:rPr>
          <w:highlight w:val="white"/>
        </w:rPr>
      </w:pPr>
      <w:r w:rsidRPr="00903DBA">
        <w:rPr>
          <w:highlight w:val="white"/>
        </w:rPr>
        <w:t xml:space="preserve">      declarator.Add(returnType);</w:t>
      </w:r>
    </w:p>
    <w:p w14:paraId="3AA66368" w14:textId="678F3063" w:rsidR="005E5A36" w:rsidRPr="00903DBA" w:rsidRDefault="005E5A36" w:rsidP="005E5A36">
      <w:pPr>
        <w:rPr>
          <w:highlight w:val="white"/>
        </w:rPr>
      </w:pPr>
      <w:r w:rsidRPr="00903DBA">
        <w:rPr>
          <w:highlight w:val="white"/>
        </w:rPr>
        <w:t xml:space="preserve">Then we perform some error checking. </w:t>
      </w:r>
      <w:r w:rsidR="009F7FC7">
        <w:rPr>
          <w:highlight w:val="white"/>
        </w:rPr>
        <w:t>A</w:t>
      </w:r>
      <w:r w:rsidRPr="00903DBA">
        <w:rPr>
          <w:highlight w:val="white"/>
        </w:rPr>
        <w:t xml:space="preserve"> function may lack a name in a function declaration. However, in a function definition it must have a name.</w:t>
      </w:r>
    </w:p>
    <w:p w14:paraId="1C405131" w14:textId="77777777" w:rsidR="005E5A36" w:rsidRPr="00903DBA" w:rsidRDefault="005E5A36" w:rsidP="005E5A36">
      <w:pPr>
        <w:pStyle w:val="Code"/>
        <w:rPr>
          <w:highlight w:val="white"/>
        </w:rPr>
      </w:pPr>
      <w:r w:rsidRPr="00903DBA">
        <w:rPr>
          <w:highlight w:val="white"/>
        </w:rPr>
        <w:t xml:space="preserve">      Assert.Error(declarator.Name != null,</w:t>
      </w:r>
    </w:p>
    <w:p w14:paraId="6A77986B" w14:textId="77777777" w:rsidR="005E5A36" w:rsidRPr="00903DBA" w:rsidRDefault="005E5A36" w:rsidP="005E5A36">
      <w:pPr>
        <w:pStyle w:val="Code"/>
        <w:rPr>
          <w:highlight w:val="white"/>
        </w:rPr>
      </w:pPr>
      <w:r w:rsidRPr="00903DBA">
        <w:rPr>
          <w:highlight w:val="white"/>
        </w:rPr>
        <w:t xml:space="preserve">                   Message.Unnamed_function_definition);</w:t>
      </w:r>
    </w:p>
    <w:p w14:paraId="091F35FD" w14:textId="77777777" w:rsidR="005E5A36" w:rsidRPr="00903DBA" w:rsidRDefault="005E5A36" w:rsidP="005E5A36">
      <w:pPr>
        <w:rPr>
          <w:highlight w:val="white"/>
        </w:rPr>
      </w:pPr>
      <w:r w:rsidRPr="00903DBA">
        <w:rPr>
          <w:highlight w:val="white"/>
        </w:rPr>
        <w:t>Technically, the declaration may have any type, and we must check that it really is a function declaration.</w:t>
      </w:r>
    </w:p>
    <w:p w14:paraId="0D66DAB8" w14:textId="77777777" w:rsidR="005E5A36" w:rsidRPr="00903DBA" w:rsidRDefault="005E5A36" w:rsidP="005E5A36">
      <w:pPr>
        <w:pStyle w:val="Code"/>
        <w:rPr>
          <w:highlight w:val="white"/>
        </w:rPr>
      </w:pPr>
      <w:r w:rsidRPr="00903DBA">
        <w:rPr>
          <w:highlight w:val="white"/>
        </w:rPr>
        <w:t xml:space="preserve">      Assert.Error(declarator.Type.IsFunction(), declarator.Name,</w:t>
      </w:r>
    </w:p>
    <w:p w14:paraId="3DE173F9" w14:textId="77777777" w:rsidR="005E5A36" w:rsidRPr="00903DBA" w:rsidRDefault="005E5A36" w:rsidP="005E5A36">
      <w:pPr>
        <w:pStyle w:val="Code"/>
        <w:rPr>
          <w:highlight w:val="white"/>
        </w:rPr>
      </w:pPr>
      <w:r w:rsidRPr="00903DBA">
        <w:rPr>
          <w:highlight w:val="white"/>
        </w:rPr>
        <w:t xml:space="preserve">                   Message.Not_a_function);</w:t>
      </w:r>
    </w:p>
    <w:p w14:paraId="0D2AFAF7" w14:textId="77777777" w:rsidR="005E5A36" w:rsidRPr="00903DBA" w:rsidRDefault="005E5A36" w:rsidP="005E5A36">
      <w:pPr>
        <w:rPr>
          <w:highlight w:val="white"/>
        </w:rPr>
      </w:pPr>
      <w:r w:rsidRPr="00903DBA">
        <w:rPr>
          <w:highlight w:val="white"/>
        </w:rPr>
        <w:t xml:space="preserve">The public and static member variable </w:t>
      </w:r>
      <w:r w:rsidRPr="00903DBA">
        <w:rPr>
          <w:rStyle w:val="KeyWord0"/>
          <w:highlight w:val="white"/>
        </w:rPr>
        <w:t>CurrentFunction</w:t>
      </w:r>
      <w:r w:rsidRPr="00903DBA">
        <w:rPr>
          <w:highlight w:val="white"/>
        </w:rPr>
        <w:t xml:space="preserve"> is a reference to the symbol holding the current function. This reference is used on every occasion during the parsing of the function body when we add or look up a symbol.</w:t>
      </w:r>
    </w:p>
    <w:p w14:paraId="44EA9199" w14:textId="77777777" w:rsidR="005E5A36" w:rsidRPr="00903DBA" w:rsidRDefault="005E5A36" w:rsidP="005E5A36">
      <w:pPr>
        <w:pStyle w:val="Code"/>
        <w:rPr>
          <w:highlight w:val="white"/>
        </w:rPr>
      </w:pPr>
      <w:r w:rsidRPr="00903DBA">
        <w:rPr>
          <w:highlight w:val="white"/>
        </w:rPr>
        <w:t xml:space="preserve">      SymbolTable.CurrentFunction =</w:t>
      </w:r>
    </w:p>
    <w:p w14:paraId="75E07970" w14:textId="77777777" w:rsidR="005E5A36" w:rsidRPr="00903DBA" w:rsidRDefault="005E5A36" w:rsidP="005E5A36">
      <w:pPr>
        <w:pStyle w:val="Code"/>
        <w:rPr>
          <w:highlight w:val="white"/>
        </w:rPr>
      </w:pPr>
      <w:r w:rsidRPr="00903DBA">
        <w:rPr>
          <w:highlight w:val="white"/>
        </w:rPr>
        <w:t xml:space="preserve">        new Symbol(declarator.Name, storage, declarator.Type);</w:t>
      </w:r>
    </w:p>
    <w:p w14:paraId="3F9FBC3E" w14:textId="77777777" w:rsidR="005E5A36" w:rsidRPr="00903DBA" w:rsidRDefault="005E5A36" w:rsidP="005E5A36">
      <w:pPr>
        <w:rPr>
          <w:highlight w:val="white"/>
        </w:rPr>
      </w:pPr>
      <w:r w:rsidRPr="00903DBA">
        <w:rPr>
          <w:highlight w:val="white"/>
        </w:rPr>
        <w:t>A function definition must be static or extern, it cannot be auto, register, or typedef.</w:t>
      </w:r>
    </w:p>
    <w:p w14:paraId="6E05686B" w14:textId="77777777" w:rsidR="005E5A36" w:rsidRPr="00903DBA" w:rsidRDefault="005E5A36" w:rsidP="005E5A36">
      <w:pPr>
        <w:pStyle w:val="Code"/>
        <w:rPr>
          <w:highlight w:val="white"/>
        </w:rPr>
      </w:pPr>
      <w:r w:rsidRPr="00903DBA">
        <w:rPr>
          <w:highlight w:val="white"/>
        </w:rPr>
        <w:t xml:space="preserve">      Assert.Error(SymbolTable.CurrentFunction.IsStaticOrExtern(),</w:t>
      </w:r>
    </w:p>
    <w:p w14:paraId="6083BF2A" w14:textId="77777777" w:rsidR="005E5A36" w:rsidRPr="00903DBA" w:rsidRDefault="005E5A36" w:rsidP="005E5A36">
      <w:pPr>
        <w:pStyle w:val="Code"/>
        <w:rPr>
          <w:highlight w:val="white"/>
        </w:rPr>
      </w:pPr>
      <w:r w:rsidRPr="00903DBA">
        <w:rPr>
          <w:highlight w:val="white"/>
        </w:rPr>
        <w:t xml:space="preserve">                   declarator.Name,</w:t>
      </w:r>
    </w:p>
    <w:p w14:paraId="3949967C" w14:textId="77777777" w:rsidR="005E5A36" w:rsidRPr="00903DBA" w:rsidRDefault="005E5A36" w:rsidP="005E5A36">
      <w:pPr>
        <w:pStyle w:val="Code"/>
        <w:rPr>
          <w:highlight w:val="white"/>
        </w:rPr>
      </w:pPr>
      <w:r w:rsidRPr="00903DBA">
        <w:rPr>
          <w:highlight w:val="white"/>
        </w:rPr>
        <w:t xml:space="preserve">                   Message.A_function_must_be_static_or_extern);</w:t>
      </w:r>
    </w:p>
    <w:p w14:paraId="571EDFEC" w14:textId="77777777" w:rsidR="005E5A36" w:rsidRPr="00903DBA" w:rsidRDefault="005E5A36" w:rsidP="005E5A36">
      <w:pPr>
        <w:rPr>
          <w:highlight w:val="white"/>
        </w:rPr>
      </w:pPr>
      <w:r w:rsidRPr="00903DBA">
        <w:rPr>
          <w:highlight w:val="white"/>
        </w:rPr>
        <w:lastRenderedPageBreak/>
        <w:t>Every function definition, as well as static variables, are added to the global static set. They will in the end be translated into assembly code.</w:t>
      </w:r>
    </w:p>
    <w:p w14:paraId="56814882" w14:textId="77777777" w:rsidR="005E5A36" w:rsidRPr="00903DBA" w:rsidRDefault="005E5A36" w:rsidP="005E5A36">
      <w:pPr>
        <w:pStyle w:val="Code"/>
        <w:rPr>
          <w:highlight w:val="white"/>
        </w:rPr>
      </w:pPr>
      <w:r w:rsidRPr="00903DBA">
        <w:rPr>
          <w:highlight w:val="white"/>
        </w:rPr>
        <w:t xml:space="preserve">      SymbolTable.CurrentFunction.FunctionDefinition = true;</w:t>
      </w:r>
    </w:p>
    <w:p w14:paraId="38C79305" w14:textId="77777777" w:rsidR="005E5A36" w:rsidRPr="00903DBA" w:rsidRDefault="005E5A36" w:rsidP="005E5A36">
      <w:pPr>
        <w:pStyle w:val="Code"/>
        <w:rPr>
          <w:highlight w:val="white"/>
        </w:rPr>
      </w:pPr>
      <w:r w:rsidRPr="00903DBA">
        <w:rPr>
          <w:highlight w:val="white"/>
        </w:rPr>
        <w:t xml:space="preserve">      SymbolTable.CurrentTable.AddSymbol(SymbolTable.CurrentFunction);</w:t>
      </w:r>
    </w:p>
    <w:p w14:paraId="5B6000F4" w14:textId="77777777" w:rsidR="005E5A36" w:rsidRPr="00903DBA" w:rsidRDefault="005E5A36" w:rsidP="005E5A36">
      <w:pPr>
        <w:rPr>
          <w:highlight w:val="white"/>
        </w:rPr>
      </w:pPr>
      <w:r w:rsidRPr="00903DBA">
        <w:rPr>
          <w:highlight w:val="white"/>
        </w:rPr>
        <w:t xml:space="preserve">If this function is the </w:t>
      </w:r>
      <w:r w:rsidRPr="00903DBA">
        <w:rPr>
          <w:rStyle w:val="KeyWord0"/>
          <w:highlight w:val="white"/>
        </w:rPr>
        <w:t>main</w:t>
      </w:r>
      <w:r w:rsidRPr="00903DBA">
        <w:rPr>
          <w:highlight w:val="white"/>
        </w:rPr>
        <w:t xml:space="preserve"> function of the C code, the return type must be void or (signed or unsigned) integer.</w:t>
      </w:r>
    </w:p>
    <w:p w14:paraId="0D117E30"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7322C057" w14:textId="77777777" w:rsidR="005E5A36" w:rsidRPr="00903DBA" w:rsidRDefault="005E5A36" w:rsidP="005E5A36">
      <w:pPr>
        <w:pStyle w:val="Code"/>
        <w:rPr>
          <w:highlight w:val="white"/>
        </w:rPr>
      </w:pPr>
      <w:r w:rsidRPr="00903DBA">
        <w:rPr>
          <w:highlight w:val="white"/>
        </w:rPr>
        <w:t xml:space="preserve">        Assert.Error(returnType.IsVoid() || returnType.IsInteger(), "main",</w:t>
      </w:r>
    </w:p>
    <w:p w14:paraId="1739BFB2" w14:textId="77777777" w:rsidR="005E5A36" w:rsidRPr="00903DBA" w:rsidRDefault="005E5A36" w:rsidP="005E5A36">
      <w:pPr>
        <w:pStyle w:val="Code"/>
        <w:rPr>
          <w:highlight w:val="white"/>
        </w:rPr>
      </w:pPr>
      <w:r w:rsidRPr="00903DBA">
        <w:rPr>
          <w:highlight w:val="white"/>
        </w:rPr>
        <w:t xml:space="preserve">                     Message.Function_main_must_return_void_or_integer);</w:t>
      </w:r>
    </w:p>
    <w:p w14:paraId="1D7BCD55" w14:textId="77777777" w:rsidR="005E5A36" w:rsidRPr="00903DBA" w:rsidRDefault="005E5A36" w:rsidP="005E5A36">
      <w:pPr>
        <w:pStyle w:val="Code"/>
        <w:rPr>
          <w:highlight w:val="white"/>
        </w:rPr>
      </w:pPr>
      <w:r w:rsidRPr="00903DBA">
        <w:rPr>
          <w:highlight w:val="white"/>
        </w:rPr>
        <w:t xml:space="preserve">      }</w:t>
      </w:r>
    </w:p>
    <w:p w14:paraId="3180FC2A" w14:textId="77777777" w:rsidR="005E5A36" w:rsidRPr="00903DBA" w:rsidRDefault="005E5A36" w:rsidP="005E5A36">
      <w:pPr>
        <w:rPr>
          <w:highlight w:val="white"/>
        </w:rPr>
      </w:pPr>
      <w:r w:rsidRPr="00903DBA">
        <w:rPr>
          <w:highlight w:val="white"/>
        </w:rPr>
        <w:t>Finally, we create a new symbol for the function. Every symbol defined in this function will be stored in the new symbol table, or in one of its sub tables.</w:t>
      </w:r>
    </w:p>
    <w:p w14:paraId="3C569945" w14:textId="77777777" w:rsidR="005E5A36" w:rsidRPr="00903DBA" w:rsidRDefault="005E5A36" w:rsidP="005E5A36">
      <w:pPr>
        <w:pStyle w:val="Code"/>
        <w:rPr>
          <w:highlight w:val="white"/>
        </w:rPr>
      </w:pPr>
      <w:r w:rsidRPr="00903DBA">
        <w:rPr>
          <w:highlight w:val="white"/>
        </w:rPr>
        <w:t xml:space="preserve">      SymbolTable.CurrentTable =</w:t>
      </w:r>
    </w:p>
    <w:p w14:paraId="6142C6E1" w14:textId="77777777" w:rsidR="005E5A36" w:rsidRPr="00903DBA" w:rsidRDefault="005E5A36" w:rsidP="005E5A36">
      <w:pPr>
        <w:pStyle w:val="Code"/>
        <w:rPr>
          <w:highlight w:val="white"/>
        </w:rPr>
      </w:pPr>
      <w:r w:rsidRPr="00903DBA">
        <w:rPr>
          <w:highlight w:val="white"/>
        </w:rPr>
        <w:t xml:space="preserve">        new SymbolTable(SymbolTable.CurrentTable, Scope.Function);</w:t>
      </w:r>
    </w:p>
    <w:p w14:paraId="59D48545" w14:textId="77777777" w:rsidR="005E5A36" w:rsidRPr="00903DBA" w:rsidRDefault="005E5A36" w:rsidP="005E5A36">
      <w:pPr>
        <w:pStyle w:val="Code"/>
      </w:pPr>
      <w:r w:rsidRPr="00903DBA">
        <w:rPr>
          <w:highlight w:val="white"/>
        </w:rPr>
        <w:t xml:space="preserve">    }</w:t>
      </w:r>
    </w:p>
    <w:p w14:paraId="4909989C" w14:textId="2177ACB0" w:rsidR="005E5A36" w:rsidRPr="00903DBA" w:rsidRDefault="005E5A36" w:rsidP="005E5A36">
      <w:r w:rsidRPr="00903DBA">
        <w:t xml:space="preserve">The </w:t>
      </w:r>
      <w:r w:rsidRPr="00903DBA">
        <w:rPr>
          <w:rStyle w:val="KeyWord0"/>
          <w:highlight w:val="white"/>
        </w:rPr>
        <w:t>CheckFunctionDefinition</w:t>
      </w:r>
      <w:r w:rsidRPr="00903DBA">
        <w:t xml:space="preserve"> method checks that the definition is correct, especially in case of old-style definition. In the old-style function definition, the parameter list must match the declaration list.</w:t>
      </w:r>
    </w:p>
    <w:p w14:paraId="10306BC5" w14:textId="77777777" w:rsidR="005E5A36" w:rsidRPr="00903DBA" w:rsidRDefault="005E5A36" w:rsidP="005E5A36">
      <w:pPr>
        <w:pStyle w:val="Code"/>
        <w:rPr>
          <w:highlight w:val="white"/>
        </w:rPr>
      </w:pPr>
      <w:r w:rsidRPr="00903DBA">
        <w:rPr>
          <w:highlight w:val="white"/>
        </w:rPr>
        <w:t xml:space="preserve">    public static void CheckFunctionDefinition() {</w:t>
      </w:r>
    </w:p>
    <w:p w14:paraId="2CA328E7" w14:textId="77777777" w:rsidR="005E5A36" w:rsidRPr="00903DBA" w:rsidRDefault="005E5A36" w:rsidP="005E5A36">
      <w:pPr>
        <w:pStyle w:val="Code"/>
        <w:rPr>
          <w:highlight w:val="white"/>
        </w:rPr>
      </w:pPr>
      <w:r w:rsidRPr="00903DBA">
        <w:rPr>
          <w:highlight w:val="white"/>
        </w:rPr>
        <w:t xml:space="preserve">      Type funcType = SymbolTable.CurrentFunction.Type;</w:t>
      </w:r>
    </w:p>
    <w:p w14:paraId="0A64F293" w14:textId="77777777" w:rsidR="005E5A36" w:rsidRPr="00903DBA" w:rsidRDefault="005E5A36" w:rsidP="005E5A36">
      <w:pPr>
        <w:pStyle w:val="Code"/>
        <w:rPr>
          <w:highlight w:val="white"/>
        </w:rPr>
      </w:pPr>
    </w:p>
    <w:p w14:paraId="5DBA9DE9" w14:textId="77777777" w:rsidR="005E5A36" w:rsidRPr="00903DBA" w:rsidRDefault="005E5A36" w:rsidP="005E5A36">
      <w:pPr>
        <w:pStyle w:val="Code"/>
        <w:rPr>
          <w:highlight w:val="white"/>
        </w:rPr>
      </w:pPr>
      <w:r w:rsidRPr="00903DBA">
        <w:rPr>
          <w:highlight w:val="white"/>
        </w:rPr>
        <w:t xml:space="preserve">      if (funcType.Style == Type.FunctionStyle.Old) {</w:t>
      </w:r>
    </w:p>
    <w:p w14:paraId="5B48C970" w14:textId="77777777" w:rsidR="005E5A36" w:rsidRPr="00903DBA" w:rsidRDefault="005E5A36" w:rsidP="005E5A36">
      <w:pPr>
        <w:pStyle w:val="Code"/>
        <w:rPr>
          <w:highlight w:val="white"/>
        </w:rPr>
      </w:pPr>
      <w:r w:rsidRPr="00903DBA">
        <w:rPr>
          <w:highlight w:val="white"/>
        </w:rPr>
        <w:t xml:space="preserve">        List&lt;string&gt; nameList = funcType.NameList;</w:t>
      </w:r>
    </w:p>
    <w:p w14:paraId="1264A6B5" w14:textId="77777777" w:rsidR="005E5A36" w:rsidRPr="00903DBA" w:rsidRDefault="005E5A36" w:rsidP="005E5A36">
      <w:pPr>
        <w:pStyle w:val="Code"/>
        <w:rPr>
          <w:highlight w:val="white"/>
        </w:rPr>
      </w:pPr>
      <w:r w:rsidRPr="00903DBA">
        <w:rPr>
          <w:highlight w:val="white"/>
        </w:rPr>
        <w:t xml:space="preserve">        IDictionary&lt;string,Symbol&gt; entryMap =</w:t>
      </w:r>
    </w:p>
    <w:p w14:paraId="3A5C1923" w14:textId="77777777" w:rsidR="005E5A36" w:rsidRPr="00903DBA" w:rsidRDefault="005E5A36" w:rsidP="005E5A36">
      <w:pPr>
        <w:pStyle w:val="Code"/>
        <w:rPr>
          <w:highlight w:val="white"/>
        </w:rPr>
      </w:pPr>
      <w:r w:rsidRPr="00903DBA">
        <w:rPr>
          <w:highlight w:val="white"/>
        </w:rPr>
        <w:t xml:space="preserve">          SymbolTable.CurrentTable.EntryMap;</w:t>
      </w:r>
    </w:p>
    <w:p w14:paraId="7A3D3412" w14:textId="77777777" w:rsidR="005E5A36" w:rsidRPr="00903DBA" w:rsidRDefault="005E5A36" w:rsidP="005E5A36">
      <w:pPr>
        <w:rPr>
          <w:highlight w:val="white"/>
        </w:rPr>
      </w:pPr>
      <w:r w:rsidRPr="00903DBA">
        <w:rPr>
          <w:highlight w:val="white"/>
        </w:rPr>
        <w:t>In the old-style case, we must make sure the number of parameters equals the number of declarations.</w:t>
      </w:r>
    </w:p>
    <w:p w14:paraId="19038702" w14:textId="77777777" w:rsidR="005E5A36" w:rsidRPr="00903DBA" w:rsidRDefault="005E5A36" w:rsidP="005E5A36">
      <w:pPr>
        <w:pStyle w:val="Code"/>
        <w:rPr>
          <w:highlight w:val="white"/>
        </w:rPr>
      </w:pPr>
      <w:r w:rsidRPr="00903DBA">
        <w:rPr>
          <w:highlight w:val="white"/>
        </w:rPr>
        <w:t xml:space="preserve">        Assert.Error(nameList.Count == entryMap.Count,</w:t>
      </w:r>
    </w:p>
    <w:p w14:paraId="375F23EE" w14:textId="77777777" w:rsidR="005E5A36" w:rsidRPr="00903DBA" w:rsidRDefault="005E5A36" w:rsidP="005E5A36">
      <w:pPr>
        <w:pStyle w:val="Code"/>
        <w:rPr>
          <w:highlight w:val="white"/>
        </w:rPr>
      </w:pPr>
      <w:r w:rsidRPr="00903DBA">
        <w:rPr>
          <w:highlight w:val="white"/>
        </w:rPr>
        <w:t xml:space="preserve">                     SymbolTable.CurrentFunction.Name, Message. </w:t>
      </w:r>
    </w:p>
    <w:p w14:paraId="57F230E2" w14:textId="77777777" w:rsidR="005E5A36" w:rsidRPr="00903DBA" w:rsidRDefault="005E5A36" w:rsidP="005E5A36">
      <w:pPr>
        <w:pStyle w:val="Code"/>
        <w:rPr>
          <w:highlight w:val="white"/>
        </w:rPr>
      </w:pPr>
      <w:r w:rsidRPr="00903DBA">
        <w:rPr>
          <w:highlight w:val="white"/>
        </w:rPr>
        <w:t xml:space="preserve">          Unmatched_number_of_parameters_in_old__style_function_definition);</w:t>
      </w:r>
    </w:p>
    <w:p w14:paraId="014A3CA0" w14:textId="4AF06E3B" w:rsidR="005E5A36" w:rsidRPr="00903DBA" w:rsidRDefault="005E5A36" w:rsidP="005E5A36">
      <w:pPr>
        <w:rPr>
          <w:highlight w:val="white"/>
        </w:rPr>
      </w:pPr>
      <w:r w:rsidRPr="00903DBA">
        <w:rPr>
          <w:highlight w:val="white"/>
        </w:rPr>
        <w:t>Then we iterate through the parameter list to make sure they are all declared, and to assigned them the correct offset. When the parameters were declared they were given offsets. However, since the parameters and declaration may come in different order, we need to reassign offsets</w:t>
      </w:r>
      <w:r w:rsidR="003F2FC4">
        <w:rPr>
          <w:highlight w:val="white"/>
        </w:rPr>
        <w:t xml:space="preserve"> to match the parameter order.</w:t>
      </w:r>
    </w:p>
    <w:p w14:paraId="18047688" w14:textId="77777777" w:rsidR="005E5A36" w:rsidRPr="00903DBA" w:rsidRDefault="005E5A36" w:rsidP="005E5A36">
      <w:pPr>
        <w:pStyle w:val="Code"/>
        <w:rPr>
          <w:highlight w:val="white"/>
        </w:rPr>
      </w:pPr>
      <w:r w:rsidRPr="00903DBA">
        <w:rPr>
          <w:highlight w:val="white"/>
        </w:rPr>
        <w:t xml:space="preserve">        int offset = SymbolTable.FunctionHeaderSize;</w:t>
      </w:r>
    </w:p>
    <w:p w14:paraId="7E43FFEB" w14:textId="77777777" w:rsidR="005E5A36" w:rsidRPr="00903DBA" w:rsidRDefault="005E5A36" w:rsidP="005E5A36">
      <w:pPr>
        <w:pStyle w:val="Code"/>
        <w:rPr>
          <w:highlight w:val="white"/>
        </w:rPr>
      </w:pPr>
      <w:r w:rsidRPr="00903DBA">
        <w:rPr>
          <w:highlight w:val="white"/>
        </w:rPr>
        <w:t xml:space="preserve">        foreach (string name in nameList) {</w:t>
      </w:r>
    </w:p>
    <w:p w14:paraId="11BDCEC6" w14:textId="77777777" w:rsidR="005E5A36" w:rsidRPr="00903DBA" w:rsidRDefault="005E5A36" w:rsidP="005E5A36">
      <w:pPr>
        <w:pStyle w:val="Code"/>
        <w:rPr>
          <w:highlight w:val="white"/>
        </w:rPr>
      </w:pPr>
      <w:r w:rsidRPr="00903DBA">
        <w:rPr>
          <w:highlight w:val="white"/>
        </w:rPr>
        <w:t xml:space="preserve">          Symbol symbol;</w:t>
      </w:r>
    </w:p>
    <w:p w14:paraId="39B24F7B" w14:textId="77777777" w:rsidR="005E5A36" w:rsidRPr="00903DBA" w:rsidRDefault="005E5A36" w:rsidP="005E5A36">
      <w:pPr>
        <w:rPr>
          <w:highlight w:val="white"/>
        </w:rPr>
      </w:pPr>
      <w:r w:rsidRPr="00903DBA">
        <w:rPr>
          <w:highlight w:val="white"/>
        </w:rPr>
        <w:t>If one of the parameters has not been declared, we report an error.</w:t>
      </w:r>
    </w:p>
    <w:p w14:paraId="089FFB74" w14:textId="77777777" w:rsidR="005E5A36" w:rsidRPr="00903DBA" w:rsidRDefault="005E5A36" w:rsidP="005E5A36">
      <w:pPr>
        <w:pStyle w:val="Code"/>
        <w:rPr>
          <w:highlight w:val="white"/>
        </w:rPr>
      </w:pPr>
      <w:r w:rsidRPr="00903DBA">
        <w:rPr>
          <w:highlight w:val="white"/>
        </w:rPr>
        <w:t xml:space="preserve">          if (!entryMap.TryGetValue(name, out symbol)) {</w:t>
      </w:r>
    </w:p>
    <w:p w14:paraId="7C7E357A" w14:textId="77777777" w:rsidR="005E5A36" w:rsidRPr="00903DBA" w:rsidRDefault="005E5A36" w:rsidP="005E5A36">
      <w:pPr>
        <w:pStyle w:val="Code"/>
        <w:rPr>
          <w:highlight w:val="white"/>
        </w:rPr>
      </w:pPr>
      <w:r w:rsidRPr="00903DBA">
        <w:rPr>
          <w:highlight w:val="white"/>
        </w:rPr>
        <w:t xml:space="preserve">            Assert.Error(name, Message. </w:t>
      </w:r>
    </w:p>
    <w:p w14:paraId="10D68D33" w14:textId="77777777" w:rsidR="005E5A36" w:rsidRPr="00903DBA" w:rsidRDefault="005E5A36" w:rsidP="005E5A36">
      <w:pPr>
        <w:pStyle w:val="Code"/>
        <w:rPr>
          <w:highlight w:val="white"/>
        </w:rPr>
      </w:pPr>
      <w:r w:rsidRPr="00903DBA">
        <w:rPr>
          <w:highlight w:val="white"/>
        </w:rPr>
        <w:t xml:space="preserve">                      Undefined_parameter_in_old__style_function_definition);</w:t>
      </w:r>
    </w:p>
    <w:p w14:paraId="11F38505" w14:textId="77777777" w:rsidR="005E5A36" w:rsidRPr="00903DBA" w:rsidRDefault="005E5A36" w:rsidP="005E5A36">
      <w:pPr>
        <w:pStyle w:val="Code"/>
        <w:rPr>
          <w:highlight w:val="white"/>
        </w:rPr>
      </w:pPr>
      <w:r w:rsidRPr="00903DBA">
        <w:rPr>
          <w:highlight w:val="white"/>
        </w:rPr>
        <w:t xml:space="preserve">          }</w:t>
      </w:r>
    </w:p>
    <w:p w14:paraId="4642B9BA" w14:textId="77777777" w:rsidR="005E5A36" w:rsidRPr="00903DBA" w:rsidRDefault="005E5A36" w:rsidP="005E5A36">
      <w:pPr>
        <w:pStyle w:val="Code"/>
        <w:rPr>
          <w:highlight w:val="white"/>
        </w:rPr>
      </w:pPr>
    </w:p>
    <w:p w14:paraId="08DBF528" w14:textId="77777777" w:rsidR="005E5A36" w:rsidRPr="00903DBA" w:rsidRDefault="005E5A36" w:rsidP="005E5A36">
      <w:pPr>
        <w:pStyle w:val="Code"/>
        <w:rPr>
          <w:highlight w:val="white"/>
        </w:rPr>
      </w:pPr>
      <w:r w:rsidRPr="00903DBA">
        <w:rPr>
          <w:highlight w:val="white"/>
        </w:rPr>
        <w:t xml:space="preserve">          symbol.Offset = offset;</w:t>
      </w:r>
    </w:p>
    <w:p w14:paraId="7958B82D" w14:textId="77777777" w:rsidR="005E5A36" w:rsidRPr="00903DBA" w:rsidRDefault="005E5A36" w:rsidP="005E5A36">
      <w:pPr>
        <w:pStyle w:val="Code"/>
        <w:rPr>
          <w:highlight w:val="white"/>
        </w:rPr>
      </w:pPr>
      <w:r w:rsidRPr="00903DBA">
        <w:rPr>
          <w:highlight w:val="white"/>
        </w:rPr>
        <w:t xml:space="preserve">          offset += symbol.Type.Size();</w:t>
      </w:r>
    </w:p>
    <w:p w14:paraId="5B9E7C79" w14:textId="77777777" w:rsidR="005E5A36" w:rsidRPr="00903DBA" w:rsidRDefault="005E5A36" w:rsidP="005E5A36">
      <w:pPr>
        <w:pStyle w:val="Code"/>
        <w:rPr>
          <w:highlight w:val="white"/>
        </w:rPr>
      </w:pPr>
      <w:r w:rsidRPr="00903DBA">
        <w:rPr>
          <w:highlight w:val="white"/>
        </w:rPr>
        <w:t xml:space="preserve">        }</w:t>
      </w:r>
    </w:p>
    <w:p w14:paraId="6A1A1DF9" w14:textId="77777777" w:rsidR="005E5A36" w:rsidRPr="00903DBA" w:rsidRDefault="005E5A36" w:rsidP="005E5A36">
      <w:pPr>
        <w:pStyle w:val="Code"/>
        <w:rPr>
          <w:highlight w:val="white"/>
        </w:rPr>
      </w:pPr>
      <w:r w:rsidRPr="00903DBA">
        <w:rPr>
          <w:highlight w:val="white"/>
        </w:rPr>
        <w:t xml:space="preserve">      }</w:t>
      </w:r>
    </w:p>
    <w:p w14:paraId="06FCC881" w14:textId="0728A6A5" w:rsidR="005E5A36" w:rsidRDefault="005E5A36" w:rsidP="005E5A36">
      <w:pPr>
        <w:rPr>
          <w:highlight w:val="white"/>
        </w:rPr>
      </w:pPr>
      <w:r w:rsidRPr="00903DBA">
        <w:rPr>
          <w:highlight w:val="white"/>
        </w:rPr>
        <w:t>In case of a new-style function definition, we need to make sure the entry map of the current function is empty. If it is not empty, we have a mix of old-style and new-style function definition, which is not allowed.</w:t>
      </w:r>
    </w:p>
    <w:p w14:paraId="2AA4B7AF" w14:textId="77777777" w:rsidR="005E5A36" w:rsidRPr="00903DBA" w:rsidRDefault="005E5A36" w:rsidP="005E5A36">
      <w:pPr>
        <w:pStyle w:val="Code"/>
        <w:rPr>
          <w:highlight w:val="white"/>
        </w:rPr>
      </w:pPr>
      <w:r w:rsidRPr="00903DBA">
        <w:rPr>
          <w:highlight w:val="white"/>
        </w:rPr>
        <w:lastRenderedPageBreak/>
        <w:t xml:space="preserve">      else {</w:t>
      </w:r>
    </w:p>
    <w:p w14:paraId="0C277E9B" w14:textId="77777777" w:rsidR="005E5A36" w:rsidRPr="00903DBA" w:rsidRDefault="005E5A36" w:rsidP="005E5A36">
      <w:pPr>
        <w:pStyle w:val="Code"/>
        <w:rPr>
          <w:highlight w:val="white"/>
        </w:rPr>
      </w:pPr>
      <w:r w:rsidRPr="00903DBA">
        <w:rPr>
          <w:highlight w:val="white"/>
        </w:rPr>
        <w:t xml:space="preserve">        Assert.Error(SymbolTable.CurrentTable.EntryMap.Count == 0,</w:t>
      </w:r>
    </w:p>
    <w:p w14:paraId="6230C577" w14:textId="77777777" w:rsidR="005E5A36" w:rsidRPr="00903DBA" w:rsidRDefault="005E5A36" w:rsidP="005E5A36">
      <w:pPr>
        <w:pStyle w:val="Code"/>
        <w:rPr>
          <w:highlight w:val="white"/>
        </w:rPr>
      </w:pPr>
      <w:r w:rsidRPr="00903DBA">
        <w:rPr>
          <w:highlight w:val="white"/>
        </w:rPr>
        <w:t xml:space="preserve">          Message.New_and_old_style_mixed_function_definition);</w:t>
      </w:r>
    </w:p>
    <w:p w14:paraId="0414592D" w14:textId="77777777" w:rsidR="005E5A36" w:rsidRPr="00903DBA" w:rsidRDefault="005E5A36" w:rsidP="005E5A36">
      <w:pPr>
        <w:rPr>
          <w:highlight w:val="white"/>
        </w:rPr>
      </w:pPr>
      <w:r w:rsidRPr="00903DBA">
        <w:rPr>
          <w:highlight w:val="white"/>
        </w:rPr>
        <w:t xml:space="preserve">Then we iterate through the parameters list and add each parameter to the current symbol table of the function. In this way, each parameter is located at a memory offset so they can be assigned in function calls and be treated like regular variables inside the function. The </w:t>
      </w:r>
      <w:r w:rsidRPr="00903DBA">
        <w:rPr>
          <w:rStyle w:val="KeyWord0"/>
          <w:highlight w:val="white"/>
        </w:rPr>
        <w:t>AddSymbol</w:t>
      </w:r>
      <w:r w:rsidRPr="00903DBA">
        <w:rPr>
          <w:highlight w:val="white"/>
        </w:rPr>
        <w:t xml:space="preserve"> method will also report an error if two parameters have the same name.</w:t>
      </w:r>
    </w:p>
    <w:p w14:paraId="1BADB8E4" w14:textId="77777777" w:rsidR="005E5A36" w:rsidRPr="00903DBA" w:rsidRDefault="005E5A36" w:rsidP="005E5A36">
      <w:pPr>
        <w:pStyle w:val="Code"/>
        <w:rPr>
          <w:highlight w:val="white"/>
        </w:rPr>
      </w:pPr>
      <w:r w:rsidRPr="00903DBA">
        <w:rPr>
          <w:highlight w:val="white"/>
        </w:rPr>
        <w:t xml:space="preserve">        foreach (Symbol symbol in funcType.ParameterList) {</w:t>
      </w:r>
    </w:p>
    <w:p w14:paraId="729AB660" w14:textId="77777777" w:rsidR="005E5A36" w:rsidRPr="00903DBA" w:rsidRDefault="005E5A36" w:rsidP="005E5A36">
      <w:pPr>
        <w:pStyle w:val="Code"/>
        <w:rPr>
          <w:highlight w:val="white"/>
        </w:rPr>
      </w:pPr>
      <w:r w:rsidRPr="00903DBA">
        <w:rPr>
          <w:highlight w:val="white"/>
        </w:rPr>
        <w:t xml:space="preserve">          SymbolTable.CurrentTable.AddSymbol(symbol);</w:t>
      </w:r>
    </w:p>
    <w:p w14:paraId="34537FE1" w14:textId="77777777" w:rsidR="005E5A36" w:rsidRPr="00903DBA" w:rsidRDefault="005E5A36" w:rsidP="005E5A36">
      <w:pPr>
        <w:pStyle w:val="Code"/>
        <w:rPr>
          <w:highlight w:val="white"/>
        </w:rPr>
      </w:pPr>
      <w:r w:rsidRPr="00903DBA">
        <w:rPr>
          <w:highlight w:val="white"/>
        </w:rPr>
        <w:t xml:space="preserve">        }</w:t>
      </w:r>
    </w:p>
    <w:p w14:paraId="025DB016" w14:textId="77777777" w:rsidR="005E5A36" w:rsidRPr="00903DBA" w:rsidRDefault="005E5A36" w:rsidP="005E5A36">
      <w:pPr>
        <w:pStyle w:val="Code"/>
        <w:rPr>
          <w:highlight w:val="white"/>
        </w:rPr>
      </w:pPr>
      <w:r w:rsidRPr="00903DBA">
        <w:rPr>
          <w:highlight w:val="white"/>
        </w:rPr>
        <w:t xml:space="preserve">      }</w:t>
      </w:r>
    </w:p>
    <w:p w14:paraId="5F38EB32" w14:textId="77777777" w:rsidR="005E5A36" w:rsidRPr="00903DBA" w:rsidRDefault="005E5A36" w:rsidP="005E5A36">
      <w:pPr>
        <w:rPr>
          <w:highlight w:val="white"/>
        </w:rPr>
      </w:pPr>
      <w:r w:rsidRPr="00903DBA">
        <w:rPr>
          <w:highlight w:val="white"/>
        </w:rPr>
        <w:t xml:space="preserve">When the parameter list has been settled, we check if the function is the </w:t>
      </w:r>
      <w:r w:rsidRPr="00903DBA">
        <w:rPr>
          <w:rStyle w:val="KeyWord0"/>
          <w:highlight w:val="white"/>
        </w:rPr>
        <w:t>main</w:t>
      </w:r>
      <w:r w:rsidRPr="00903DBA">
        <w:rPr>
          <w:highlight w:val="white"/>
        </w:rPr>
        <w:t xml:space="preserve"> function of the C code. In that case, some special rules apply.</w:t>
      </w:r>
    </w:p>
    <w:p w14:paraId="25A3C7A4"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172EAD55" w14:textId="77777777" w:rsidR="005E5A36" w:rsidRPr="00903DBA" w:rsidRDefault="005E5A36" w:rsidP="005E5A36">
      <w:pPr>
        <w:rPr>
          <w:highlight w:val="white"/>
        </w:rPr>
      </w:pPr>
      <w:r w:rsidRPr="00903DBA">
        <w:rPr>
          <w:highlight w:val="white"/>
        </w:rPr>
        <w:t xml:space="preserve">First, we call the </w:t>
      </w:r>
      <w:r w:rsidRPr="00903DBA">
        <w:rPr>
          <w:rStyle w:val="KeyWord0"/>
          <w:highlight w:val="white"/>
        </w:rPr>
        <w:t>InitializationCodeList</w:t>
      </w:r>
      <w:r w:rsidRPr="00903DBA">
        <w:rPr>
          <w:highlight w:val="white"/>
        </w:rPr>
        <w:t xml:space="preserve"> method that adds a few lines of code that initializes the system and will be placed before the code of the main function.</w:t>
      </w:r>
    </w:p>
    <w:p w14:paraId="74BC45AE" w14:textId="77777777" w:rsidR="005E5A36" w:rsidRPr="00903DBA" w:rsidRDefault="005E5A36" w:rsidP="005E5A36">
      <w:pPr>
        <w:pStyle w:val="Code"/>
        <w:rPr>
          <w:highlight w:val="white"/>
        </w:rPr>
      </w:pPr>
      <w:r w:rsidRPr="00903DBA">
        <w:rPr>
          <w:highlight w:val="white"/>
        </w:rPr>
        <w:t xml:space="preserve">        AssemblyCodeGenerator.InitializationCodeList();</w:t>
      </w:r>
    </w:p>
    <w:p w14:paraId="75CA2010" w14:textId="77777777" w:rsidR="005E5A36" w:rsidRPr="00903DBA" w:rsidRDefault="005E5A36" w:rsidP="005E5A36">
      <w:pPr>
        <w:rPr>
          <w:highlight w:val="white"/>
        </w:rPr>
      </w:pPr>
      <w:r w:rsidRPr="00903DBA">
        <w:rPr>
          <w:highlight w:val="white"/>
        </w:rPr>
        <w:t>We extract the parameter type list from the current function. In case of old-style definition, this list will be null. In case of new-style definition, there is only two allowed parameter list:</w:t>
      </w:r>
    </w:p>
    <w:p w14:paraId="663D0FC1" w14:textId="24906A7D" w:rsidR="005E5A36" w:rsidRPr="00A60980" w:rsidRDefault="00766E75" w:rsidP="00A60980">
      <w:pPr>
        <w:pStyle w:val="Liststycke"/>
        <w:numPr>
          <w:ilvl w:val="0"/>
          <w:numId w:val="180"/>
        </w:numPr>
        <w:rPr>
          <w:highlight w:val="white"/>
        </w:rPr>
      </w:pPr>
      <w:r w:rsidRPr="00A60980">
        <w:rPr>
          <w:highlight w:val="white"/>
        </w:rPr>
        <w:t>No parameter</w:t>
      </w:r>
      <w:r>
        <w:rPr>
          <w:highlight w:val="white"/>
        </w:rPr>
        <w:t xml:space="preserve">s, </w:t>
      </w:r>
      <w:r w:rsidR="00A60980" w:rsidRPr="00A60980">
        <w:rPr>
          <w:highlight w:val="white"/>
        </w:rPr>
        <w:t>m</w:t>
      </w:r>
      <w:r w:rsidR="005E5A36" w:rsidRPr="00A60980">
        <w:rPr>
          <w:highlight w:val="white"/>
        </w:rPr>
        <w:t>arked with void</w:t>
      </w:r>
      <w:r>
        <w:rPr>
          <w:highlight w:val="white"/>
        </w:rPr>
        <w:t>.</w:t>
      </w:r>
    </w:p>
    <w:p w14:paraId="4F924863" w14:textId="4F40EFB3" w:rsidR="005E5A36" w:rsidRPr="005F15DE" w:rsidRDefault="005E5A36" w:rsidP="005F15DE">
      <w:pPr>
        <w:pStyle w:val="Code"/>
        <w:ind w:firstLine="720"/>
        <w:rPr>
          <w:rStyle w:val="KeyWord0"/>
          <w:b w:val="0"/>
          <w:highlight w:val="white"/>
        </w:rPr>
      </w:pPr>
      <w:r w:rsidRPr="005F15DE">
        <w:rPr>
          <w:rStyle w:val="KeyWord0"/>
          <w:b w:val="0"/>
          <w:highlight w:val="white"/>
        </w:rPr>
        <w:t>int main(void) { /* ... */ }</w:t>
      </w:r>
    </w:p>
    <w:p w14:paraId="39EFDFAC" w14:textId="71DB5FA0" w:rsidR="005E5A36" w:rsidRPr="00A60980" w:rsidRDefault="005E5A36" w:rsidP="00A60980">
      <w:pPr>
        <w:pStyle w:val="Liststycke"/>
        <w:numPr>
          <w:ilvl w:val="0"/>
          <w:numId w:val="180"/>
        </w:numPr>
        <w:rPr>
          <w:highlight w:val="white"/>
        </w:rPr>
      </w:pPr>
      <w:r w:rsidRPr="00A60980">
        <w:rPr>
          <w:highlight w:val="white"/>
        </w:rPr>
        <w:t>Command line arguments.</w:t>
      </w:r>
      <w:r w:rsidR="00B269F8">
        <w:rPr>
          <w:highlight w:val="white"/>
        </w:rPr>
        <w:t xml:space="preserve"> </w:t>
      </w:r>
      <w:r w:rsidR="00A364C5" w:rsidRPr="00903DBA">
        <w:rPr>
          <w:highlight w:val="white"/>
        </w:rPr>
        <w:t>The two cases are actually the same case, since arrays are changed to pointers in parameter types.</w:t>
      </w:r>
      <w:r w:rsidR="00A364C5" w:rsidRPr="00A364C5">
        <w:rPr>
          <w:highlight w:val="white"/>
        </w:rPr>
        <w:t xml:space="preserve"> </w:t>
      </w:r>
      <w:r w:rsidR="00A364C5">
        <w:rPr>
          <w:highlight w:val="white"/>
        </w:rPr>
        <w:t>N</w:t>
      </w:r>
      <w:r w:rsidR="00A364C5" w:rsidRPr="00903DBA">
        <w:rPr>
          <w:highlight w:val="white"/>
        </w:rPr>
        <w:t xml:space="preserve">ote that </w:t>
      </w:r>
      <w:r w:rsidR="00A364C5">
        <w:rPr>
          <w:highlight w:val="white"/>
        </w:rPr>
        <w:t xml:space="preserve">we </w:t>
      </w:r>
      <w:r w:rsidR="00A364C5" w:rsidRPr="00903DBA">
        <w:rPr>
          <w:highlight w:val="white"/>
        </w:rPr>
        <w:t>do not check the names of the parameters, the parameters may have other names. However, the names cannot be omitted</w:t>
      </w:r>
      <w:r w:rsidR="00E50917">
        <w:rPr>
          <w:highlight w:val="white"/>
        </w:rPr>
        <w:t>.</w:t>
      </w:r>
    </w:p>
    <w:p w14:paraId="42649DEE" w14:textId="77777777" w:rsidR="005E5A36" w:rsidRPr="005F15DE" w:rsidRDefault="005E5A36" w:rsidP="005F15DE">
      <w:pPr>
        <w:pStyle w:val="Code"/>
        <w:rPr>
          <w:rStyle w:val="KeyWord0"/>
          <w:b w:val="0"/>
          <w:highlight w:val="white"/>
        </w:rPr>
      </w:pPr>
      <w:r w:rsidRPr="005F15DE">
        <w:rPr>
          <w:rStyle w:val="KeyWord0"/>
          <w:b w:val="0"/>
          <w:highlight w:val="white"/>
        </w:rPr>
        <w:t xml:space="preserve">      int main(int argc, char *argv[]) { /* ... */ }</w:t>
      </w:r>
    </w:p>
    <w:p w14:paraId="290B8223" w14:textId="77777777" w:rsidR="005E5A36" w:rsidRPr="00903DBA" w:rsidRDefault="005E5A36" w:rsidP="005E5A36">
      <w:pPr>
        <w:rPr>
          <w:highlight w:val="white"/>
        </w:rPr>
      </w:pPr>
      <w:r w:rsidRPr="00903DBA">
        <w:rPr>
          <w:rStyle w:val="KeyWord0"/>
          <w:bCs/>
          <w:highlight w:val="white"/>
        </w:rPr>
        <w:t xml:space="preserve">             </w:t>
      </w:r>
      <w:r w:rsidRPr="00903DBA">
        <w:rPr>
          <w:highlight w:val="white"/>
        </w:rPr>
        <w:t>or</w:t>
      </w:r>
    </w:p>
    <w:p w14:paraId="398C47EA" w14:textId="77777777" w:rsidR="005E5A36" w:rsidRPr="005F15DE" w:rsidRDefault="005E5A36" w:rsidP="005F15DE">
      <w:pPr>
        <w:pStyle w:val="Code"/>
        <w:rPr>
          <w:highlight w:val="white"/>
        </w:rPr>
      </w:pPr>
      <w:r w:rsidRPr="005F15DE">
        <w:rPr>
          <w:highlight w:val="white"/>
        </w:rPr>
        <w:t xml:space="preserve">      </w:t>
      </w:r>
      <w:r w:rsidRPr="005F15DE">
        <w:rPr>
          <w:rStyle w:val="KeyWord0"/>
          <w:b w:val="0"/>
          <w:highlight w:val="white"/>
        </w:rPr>
        <w:t>int main(int argc, char **argv) { /* ... */ }</w:t>
      </w:r>
    </w:p>
    <w:p w14:paraId="50D777E4" w14:textId="77777777" w:rsidR="005E5A36" w:rsidRPr="00903DBA" w:rsidRDefault="005E5A36" w:rsidP="005E5A36">
      <w:pPr>
        <w:pStyle w:val="CodeHeader"/>
      </w:pPr>
      <w:r w:rsidRPr="00903DBA">
        <w:t>MiddleCodeGenerator.cs</w:t>
      </w:r>
    </w:p>
    <w:p w14:paraId="751F4B94" w14:textId="77777777" w:rsidR="005E5A36" w:rsidRPr="00903DBA" w:rsidRDefault="005E5A36" w:rsidP="005E5A36">
      <w:pPr>
        <w:pStyle w:val="Code"/>
        <w:rPr>
          <w:highlight w:val="white"/>
        </w:rPr>
      </w:pPr>
      <w:r w:rsidRPr="00903DBA">
        <w:rPr>
          <w:highlight w:val="white"/>
        </w:rPr>
        <w:t xml:space="preserve">        List&lt;Type&gt; typeList =</w:t>
      </w:r>
    </w:p>
    <w:p w14:paraId="4CA3603B" w14:textId="77777777" w:rsidR="005E5A36" w:rsidRPr="00903DBA" w:rsidRDefault="005E5A36" w:rsidP="005E5A36">
      <w:pPr>
        <w:pStyle w:val="Code"/>
        <w:rPr>
          <w:highlight w:val="white"/>
        </w:rPr>
      </w:pPr>
      <w:r w:rsidRPr="00903DBA">
        <w:rPr>
          <w:highlight w:val="white"/>
        </w:rPr>
        <w:t xml:space="preserve">          SymbolTable.CurrentFunction.Type.TypeList;</w:t>
      </w:r>
    </w:p>
    <w:p w14:paraId="32AF8DD4"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not null, and there are two parameters, we check if the command line argument case applies. The first parameter shall be a signed or unsigned integer while the second parameter shall be a pointer to pointer to signed or unsigned character.</w:t>
      </w:r>
    </w:p>
    <w:p w14:paraId="13E0C20E" w14:textId="77777777" w:rsidR="005E5A36" w:rsidRPr="00903DBA" w:rsidRDefault="005E5A36" w:rsidP="005E5A36">
      <w:pPr>
        <w:pStyle w:val="Code"/>
        <w:rPr>
          <w:highlight w:val="white"/>
        </w:rPr>
      </w:pPr>
      <w:r w:rsidRPr="00903DBA">
        <w:rPr>
          <w:highlight w:val="white"/>
        </w:rPr>
        <w:t xml:space="preserve">        if ((typeList != null) &amp;&amp; (typeList.Count == 2)) {</w:t>
      </w:r>
    </w:p>
    <w:p w14:paraId="308143DE" w14:textId="77777777" w:rsidR="005E5A36" w:rsidRPr="00903DBA" w:rsidRDefault="005E5A36" w:rsidP="005E5A36">
      <w:pPr>
        <w:pStyle w:val="Code"/>
        <w:rPr>
          <w:highlight w:val="white"/>
        </w:rPr>
      </w:pPr>
      <w:r w:rsidRPr="00903DBA">
        <w:rPr>
          <w:highlight w:val="white"/>
        </w:rPr>
        <w:t xml:space="preserve">          Assert.Error(typeList[0].IsInteger() &amp;&amp;</w:t>
      </w:r>
    </w:p>
    <w:p w14:paraId="6A1558A3" w14:textId="77777777" w:rsidR="005E5A36" w:rsidRPr="00903DBA" w:rsidRDefault="005E5A36" w:rsidP="005E5A36">
      <w:pPr>
        <w:pStyle w:val="Code"/>
        <w:rPr>
          <w:highlight w:val="white"/>
        </w:rPr>
      </w:pPr>
      <w:r w:rsidRPr="00903DBA">
        <w:rPr>
          <w:highlight w:val="white"/>
        </w:rPr>
        <w:t xml:space="preserve">                       typeList[1].IsPointer() &amp;&amp;</w:t>
      </w:r>
    </w:p>
    <w:p w14:paraId="4FF65FDF" w14:textId="77777777" w:rsidR="005E5A36" w:rsidRPr="00903DBA" w:rsidRDefault="005E5A36" w:rsidP="005E5A36">
      <w:pPr>
        <w:pStyle w:val="Code"/>
        <w:rPr>
          <w:highlight w:val="white"/>
        </w:rPr>
      </w:pPr>
      <w:r w:rsidRPr="00903DBA">
        <w:rPr>
          <w:highlight w:val="white"/>
        </w:rPr>
        <w:t xml:space="preserve">                       typeList[1].PointerType.IsPointer() &amp;&amp;</w:t>
      </w:r>
    </w:p>
    <w:p w14:paraId="39C8D51D" w14:textId="77777777" w:rsidR="005E5A36" w:rsidRPr="00903DBA" w:rsidRDefault="005E5A36" w:rsidP="005E5A36">
      <w:pPr>
        <w:pStyle w:val="Code"/>
        <w:rPr>
          <w:highlight w:val="white"/>
        </w:rPr>
      </w:pPr>
      <w:r w:rsidRPr="00903DBA">
        <w:rPr>
          <w:highlight w:val="white"/>
        </w:rPr>
        <w:t xml:space="preserve">                       typeList[1].PointerType.PointerType.IsChar(),</w:t>
      </w:r>
    </w:p>
    <w:p w14:paraId="68A490F9" w14:textId="77777777" w:rsidR="005E5A36" w:rsidRPr="00903DBA" w:rsidRDefault="005E5A36" w:rsidP="005E5A36">
      <w:pPr>
        <w:pStyle w:val="Code"/>
        <w:rPr>
          <w:highlight w:val="white"/>
        </w:rPr>
      </w:pPr>
      <w:r w:rsidRPr="00903DBA">
        <w:rPr>
          <w:highlight w:val="white"/>
        </w:rPr>
        <w:t xml:space="preserve">                       "main", Message.Invalid_parameter_list);</w:t>
      </w:r>
    </w:p>
    <w:p w14:paraId="0C5A9FB0" w14:textId="77777777" w:rsidR="005E5A36" w:rsidRPr="00903DBA" w:rsidRDefault="005E5A36" w:rsidP="005E5A36">
      <w:pPr>
        <w:pStyle w:val="Code"/>
        <w:rPr>
          <w:highlight w:val="white"/>
        </w:rPr>
      </w:pPr>
      <w:r w:rsidRPr="00903DBA">
        <w:rPr>
          <w:highlight w:val="white"/>
        </w:rPr>
        <w:t xml:space="preserve">          AssemblyCodeGenerator.ArgumentCodeList();</w:t>
      </w:r>
    </w:p>
    <w:p w14:paraId="0BACE6C0" w14:textId="77777777" w:rsidR="005E5A36" w:rsidRPr="00903DBA" w:rsidRDefault="005E5A36" w:rsidP="005E5A36">
      <w:pPr>
        <w:pStyle w:val="Code"/>
        <w:rPr>
          <w:highlight w:val="white"/>
        </w:rPr>
      </w:pPr>
      <w:r w:rsidRPr="00903DBA">
        <w:rPr>
          <w:highlight w:val="white"/>
        </w:rPr>
        <w:t xml:space="preserve">        }</w:t>
      </w:r>
    </w:p>
    <w:p w14:paraId="031D15FE"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null, we have the old-style function definition, in which case we do not perform any type checking at all. If </w:t>
      </w:r>
      <w:r w:rsidRPr="00903DBA">
        <w:rPr>
          <w:rStyle w:val="KeyWord0"/>
          <w:highlight w:val="white"/>
        </w:rPr>
        <w:t>typelist</w:t>
      </w:r>
      <w:r w:rsidRPr="00903DBA">
        <w:rPr>
          <w:highlight w:val="white"/>
        </w:rPr>
        <w:t xml:space="preserve"> is empty, we have the void-marked empty parameter list.</w:t>
      </w:r>
    </w:p>
    <w:p w14:paraId="0DE15445" w14:textId="77777777" w:rsidR="005E5A36" w:rsidRPr="00903DBA" w:rsidRDefault="005E5A36" w:rsidP="005E5A36">
      <w:pPr>
        <w:pStyle w:val="Code"/>
        <w:rPr>
          <w:highlight w:val="white"/>
        </w:rPr>
      </w:pPr>
      <w:r w:rsidRPr="00903DBA">
        <w:rPr>
          <w:highlight w:val="white"/>
        </w:rPr>
        <w:lastRenderedPageBreak/>
        <w:t xml:space="preserve">        else {</w:t>
      </w:r>
    </w:p>
    <w:p w14:paraId="186A87E1" w14:textId="77777777" w:rsidR="005E5A36" w:rsidRPr="00903DBA" w:rsidRDefault="005E5A36" w:rsidP="005E5A36">
      <w:pPr>
        <w:pStyle w:val="Code"/>
        <w:rPr>
          <w:highlight w:val="white"/>
        </w:rPr>
      </w:pPr>
      <w:r w:rsidRPr="00903DBA">
        <w:rPr>
          <w:highlight w:val="white"/>
        </w:rPr>
        <w:t xml:space="preserve">          Assert.Error((typeList == null) || (typeList.Count == 0),</w:t>
      </w:r>
    </w:p>
    <w:p w14:paraId="49EB7EAE" w14:textId="77777777" w:rsidR="005E5A36" w:rsidRPr="00903DBA" w:rsidRDefault="005E5A36" w:rsidP="005E5A36">
      <w:pPr>
        <w:pStyle w:val="Code"/>
        <w:rPr>
          <w:highlight w:val="white"/>
        </w:rPr>
      </w:pPr>
      <w:r w:rsidRPr="00903DBA">
        <w:rPr>
          <w:highlight w:val="white"/>
        </w:rPr>
        <w:t xml:space="preserve">                       "main", Message.Invalid_parameter_list);</w:t>
      </w:r>
    </w:p>
    <w:p w14:paraId="6A67BF09" w14:textId="77777777" w:rsidR="005E5A36" w:rsidRPr="00903DBA" w:rsidRDefault="005E5A36" w:rsidP="005E5A36">
      <w:pPr>
        <w:pStyle w:val="Code"/>
        <w:rPr>
          <w:highlight w:val="white"/>
        </w:rPr>
      </w:pPr>
      <w:r w:rsidRPr="00903DBA">
        <w:rPr>
          <w:highlight w:val="white"/>
        </w:rPr>
        <w:t xml:space="preserve">        }</w:t>
      </w:r>
    </w:p>
    <w:p w14:paraId="2918B6B4" w14:textId="77777777" w:rsidR="005E5A36" w:rsidRPr="00903DBA" w:rsidRDefault="005E5A36" w:rsidP="005E5A36">
      <w:pPr>
        <w:pStyle w:val="Code"/>
        <w:rPr>
          <w:highlight w:val="white"/>
        </w:rPr>
      </w:pPr>
      <w:r w:rsidRPr="00903DBA">
        <w:rPr>
          <w:highlight w:val="white"/>
        </w:rPr>
        <w:t xml:space="preserve">      }</w:t>
      </w:r>
    </w:p>
    <w:p w14:paraId="3425E997" w14:textId="77777777" w:rsidR="005E5A36" w:rsidRPr="00903DBA" w:rsidRDefault="005E5A36" w:rsidP="005E5A36">
      <w:pPr>
        <w:pStyle w:val="Code"/>
        <w:rPr>
          <w:highlight w:val="white"/>
        </w:rPr>
      </w:pPr>
      <w:r w:rsidRPr="00903DBA">
        <w:rPr>
          <w:highlight w:val="white"/>
        </w:rPr>
        <w:t xml:space="preserve">    }</w:t>
      </w:r>
    </w:p>
    <w:p w14:paraId="2D7F034C" w14:textId="77777777" w:rsidR="005E5A36" w:rsidRPr="00903DBA" w:rsidRDefault="005E5A36" w:rsidP="005E5A36">
      <w:r w:rsidRPr="00903DBA">
        <w:t xml:space="preserve">The </w:t>
      </w:r>
      <w:r w:rsidRPr="00903DBA">
        <w:rPr>
          <w:rStyle w:val="KeyWord0"/>
        </w:rPr>
        <w:t>FunctionEnd</w:t>
      </w:r>
      <w:r w:rsidRPr="00903DBA">
        <w:t xml:space="preserve"> method is called when the statements of the function have been parsed. Its task is to check the return statement at the end of the function and generate a static symbol holding the assembly code of the function.</w:t>
      </w:r>
    </w:p>
    <w:p w14:paraId="7CAE5259" w14:textId="410CFE07" w:rsidR="005E5A36" w:rsidRPr="00903DBA" w:rsidRDefault="005E5A36" w:rsidP="005E5A36">
      <w:pPr>
        <w:rPr>
          <w:highlight w:val="white"/>
        </w:rPr>
      </w:pPr>
      <w:r w:rsidRPr="00903DBA">
        <w:rPr>
          <w:highlight w:val="white"/>
        </w:rPr>
        <w:t xml:space="preserve">The first step is to backpatch the </w:t>
      </w:r>
      <w:r w:rsidRPr="00903DBA">
        <w:rPr>
          <w:rStyle w:val="KeyWord0"/>
          <w:highlight w:val="white"/>
        </w:rPr>
        <w:t>next</w:t>
      </w:r>
      <w:r w:rsidR="0028418C">
        <w:rPr>
          <w:highlight w:val="white"/>
        </w:rPr>
        <w:t>-</w:t>
      </w:r>
      <w:r w:rsidRPr="00903DBA">
        <w:rPr>
          <w:rStyle w:val="KeyWord0"/>
          <w:highlight w:val="white"/>
        </w:rPr>
        <w:t>set</w:t>
      </w:r>
      <w:r w:rsidRPr="00903DBA">
        <w:rPr>
          <w:highlight w:val="white"/>
        </w:rPr>
        <w:t xml:space="preserve"> of the statement. Each statement has a next</w:t>
      </w:r>
      <w:r w:rsidR="0028418C">
        <w:rPr>
          <w:highlight w:val="white"/>
        </w:rPr>
        <w:t>-</w:t>
      </w:r>
      <w:r w:rsidRPr="00903DBA">
        <w:rPr>
          <w:highlight w:val="white"/>
        </w:rPr>
        <w:t xml:space="preserve">set holding jump instructions. For instance, </w:t>
      </w:r>
      <w:r w:rsidRPr="00903DBA">
        <w:rPr>
          <w:rStyle w:val="KeyWord0"/>
          <w:highlight w:val="white"/>
        </w:rPr>
        <w:t>for</w:t>
      </w:r>
      <w:r w:rsidRPr="00903DBA">
        <w:rPr>
          <w:highlight w:val="white"/>
        </w:rPr>
        <w:t xml:space="preserve"> or </w:t>
      </w:r>
      <w:r w:rsidRPr="00903DBA">
        <w:rPr>
          <w:rStyle w:val="KeyWord0"/>
          <w:highlight w:val="white"/>
        </w:rPr>
        <w:t>while</w:t>
      </w:r>
      <w:r w:rsidRPr="00903DBA">
        <w:rPr>
          <w:highlight w:val="white"/>
        </w:rPr>
        <w:t xml:space="preserve"> loop</w:t>
      </w:r>
      <w:r w:rsidR="0028418C">
        <w:rPr>
          <w:highlight w:val="white"/>
        </w:rPr>
        <w:t>s</w:t>
      </w:r>
      <w:r w:rsidRPr="00903DBA">
        <w:rPr>
          <w:highlight w:val="white"/>
        </w:rPr>
        <w:t xml:space="preserve"> ha</w:t>
      </w:r>
      <w:r w:rsidR="00B96774">
        <w:rPr>
          <w:highlight w:val="white"/>
        </w:rPr>
        <w:t>ve</w:t>
      </w:r>
      <w:r w:rsidRPr="00903DBA">
        <w:rPr>
          <w:highlight w:val="white"/>
        </w:rPr>
        <w:t xml:space="preserve"> next</w:t>
      </w:r>
      <w:r w:rsidR="00B96774">
        <w:rPr>
          <w:highlight w:val="white"/>
        </w:rPr>
        <w:t>-</w:t>
      </w:r>
      <w:r w:rsidRPr="00903DBA">
        <w:rPr>
          <w:highlight w:val="white"/>
        </w:rPr>
        <w:t xml:space="preserve">sets holding jump instructions jumping out of the loop. We add a new empty statement and backpatch the </w:t>
      </w:r>
      <w:r w:rsidR="009C3C27">
        <w:rPr>
          <w:highlight w:val="white"/>
        </w:rPr>
        <w:t>next-set</w:t>
      </w:r>
      <w:r w:rsidRPr="00903DBA">
        <w:rPr>
          <w:highlight w:val="white"/>
        </w:rPr>
        <w:t xml:space="preserve"> to it.</w:t>
      </w:r>
    </w:p>
    <w:p w14:paraId="469A1512" w14:textId="77777777" w:rsidR="005E5A36" w:rsidRPr="00903DBA" w:rsidRDefault="005E5A36" w:rsidP="005E5A36">
      <w:pPr>
        <w:pStyle w:val="Code"/>
        <w:rPr>
          <w:highlight w:val="white"/>
        </w:rPr>
      </w:pPr>
      <w:r w:rsidRPr="00903DBA">
        <w:rPr>
          <w:highlight w:val="white"/>
        </w:rPr>
        <w:t xml:space="preserve">    public static void FunctionEnd(Statement statement) {</w:t>
      </w:r>
    </w:p>
    <w:p w14:paraId="20272D61" w14:textId="77777777" w:rsidR="005E5A36" w:rsidRPr="00903DBA" w:rsidRDefault="005E5A36" w:rsidP="005E5A36">
      <w:pPr>
        <w:pStyle w:val="Code"/>
        <w:rPr>
          <w:highlight w:val="white"/>
        </w:rPr>
      </w:pPr>
      <w:r w:rsidRPr="00903DBA">
        <w:rPr>
          <w:highlight w:val="white"/>
        </w:rPr>
        <w:t xml:space="preserve">      MiddleCode nextCode =</w:t>
      </w:r>
    </w:p>
    <w:p w14:paraId="1A04B3EA" w14:textId="77777777" w:rsidR="005E5A36" w:rsidRPr="00903DBA" w:rsidRDefault="005E5A36" w:rsidP="005E5A36">
      <w:pPr>
        <w:pStyle w:val="Code"/>
        <w:rPr>
          <w:highlight w:val="white"/>
        </w:rPr>
      </w:pPr>
      <w:r w:rsidRPr="00903DBA">
        <w:rPr>
          <w:highlight w:val="white"/>
        </w:rPr>
        <w:t xml:space="preserve">        AddMiddleCode(statement.CodeList, MiddleOperator.Empty);</w:t>
      </w:r>
    </w:p>
    <w:p w14:paraId="4176CB09" w14:textId="77777777" w:rsidR="005E5A36" w:rsidRPr="00903DBA" w:rsidRDefault="005E5A36" w:rsidP="005E5A36">
      <w:pPr>
        <w:pStyle w:val="Code"/>
        <w:rPr>
          <w:highlight w:val="white"/>
        </w:rPr>
      </w:pPr>
      <w:r w:rsidRPr="00903DBA">
        <w:rPr>
          <w:highlight w:val="white"/>
        </w:rPr>
        <w:t xml:space="preserve">      Backpatch(statement.NextSet, nextCode);</w:t>
      </w:r>
    </w:p>
    <w:p w14:paraId="0557E680" w14:textId="77777777" w:rsidR="005E5A36" w:rsidRPr="00903DBA" w:rsidRDefault="005E5A36" w:rsidP="005E5A36">
      <w:pPr>
        <w:rPr>
          <w:highlight w:val="white"/>
        </w:rPr>
      </w:pPr>
      <w:r w:rsidRPr="00903DBA">
        <w:rPr>
          <w:highlight w:val="white"/>
        </w:rPr>
        <w:t xml:space="preserve">If the return type of the function is void, we need to add a </w:t>
      </w:r>
      <w:r w:rsidRPr="00903DBA">
        <w:rPr>
          <w:rStyle w:val="KeyWord0"/>
          <w:highlight w:val="white"/>
        </w:rPr>
        <w:t>Return</w:t>
      </w:r>
      <w:r w:rsidRPr="00903DBA">
        <w:rPr>
          <w:highlight w:val="white"/>
        </w:rPr>
        <w:t xml:space="preserve"> instruction at the end of the function. </w:t>
      </w:r>
    </w:p>
    <w:p w14:paraId="183261E4" w14:textId="77777777" w:rsidR="005E5A36" w:rsidRPr="00903DBA" w:rsidRDefault="005E5A36" w:rsidP="005E5A36">
      <w:pPr>
        <w:pStyle w:val="Code"/>
        <w:rPr>
          <w:highlight w:val="white"/>
        </w:rPr>
      </w:pPr>
      <w:r w:rsidRPr="00903DBA">
        <w:rPr>
          <w:highlight w:val="white"/>
        </w:rPr>
        <w:t xml:space="preserve">      if (SymbolTable.CurrentFunction.Type.ReturnType.IsVoid()) {</w:t>
      </w:r>
    </w:p>
    <w:p w14:paraId="5FE233CE" w14:textId="77777777" w:rsidR="005E5A36" w:rsidRPr="00903DBA" w:rsidRDefault="005E5A36" w:rsidP="005E5A36">
      <w:pPr>
        <w:pStyle w:val="Code"/>
        <w:rPr>
          <w:highlight w:val="white"/>
        </w:rPr>
      </w:pPr>
      <w:r w:rsidRPr="00903DBA">
        <w:rPr>
          <w:highlight w:val="white"/>
        </w:rPr>
        <w:t xml:space="preserve">        AddMiddleCode(statement.CodeList, MiddleOperator.Return);</w:t>
      </w:r>
    </w:p>
    <w:p w14:paraId="03EA46B9" w14:textId="77777777" w:rsidR="005E5A36" w:rsidRPr="00903DBA" w:rsidRDefault="005E5A36" w:rsidP="005E5A36">
      <w:pPr>
        <w:pStyle w:val="Code"/>
        <w:rPr>
          <w:highlight w:val="white"/>
        </w:rPr>
      </w:pPr>
      <w:r w:rsidRPr="00903DBA">
        <w:rPr>
          <w:highlight w:val="white"/>
        </w:rPr>
        <w:t xml:space="preserve">        if (SymbolTable.CurrentFunction.UniqueName.Equals</w:t>
      </w:r>
    </w:p>
    <w:p w14:paraId="4DA7D55D" w14:textId="77777777" w:rsidR="005E5A36" w:rsidRPr="00903DBA" w:rsidRDefault="005E5A36" w:rsidP="005E5A36">
      <w:pPr>
        <w:pStyle w:val="Code"/>
        <w:rPr>
          <w:highlight w:val="white"/>
        </w:rPr>
      </w:pPr>
      <w:r w:rsidRPr="00903DBA">
        <w:rPr>
          <w:highlight w:val="white"/>
        </w:rPr>
        <w:t xml:space="preserve">                        (AssemblyCodeGenerator.MainName)) {</w:t>
      </w:r>
    </w:p>
    <w:p w14:paraId="3AB1266E" w14:textId="77777777" w:rsidR="005E5A36" w:rsidRPr="00903DBA" w:rsidRDefault="005E5A36" w:rsidP="005E5A36">
      <w:pPr>
        <w:pStyle w:val="Code"/>
        <w:rPr>
          <w:highlight w:val="white"/>
        </w:rPr>
      </w:pPr>
      <w:r w:rsidRPr="00903DBA">
        <w:rPr>
          <w:highlight w:val="white"/>
        </w:rPr>
        <w:t xml:space="preserve">          AddMiddleCode(statement.CodeList, MiddleOperator.Exit);</w:t>
      </w:r>
    </w:p>
    <w:p w14:paraId="391C150A" w14:textId="77777777" w:rsidR="005E5A36" w:rsidRPr="00903DBA" w:rsidRDefault="005E5A36" w:rsidP="005E5A36">
      <w:pPr>
        <w:pStyle w:val="Code"/>
        <w:rPr>
          <w:highlight w:val="white"/>
        </w:rPr>
      </w:pPr>
      <w:r w:rsidRPr="00903DBA">
        <w:rPr>
          <w:highlight w:val="white"/>
        </w:rPr>
        <w:t xml:space="preserve">        }</w:t>
      </w:r>
    </w:p>
    <w:p w14:paraId="055FFAA0" w14:textId="77777777" w:rsidR="005E5A36" w:rsidRPr="00903DBA" w:rsidRDefault="005E5A36" w:rsidP="005E5A36">
      <w:pPr>
        <w:pStyle w:val="Code"/>
        <w:rPr>
          <w:highlight w:val="white"/>
        </w:rPr>
      </w:pPr>
      <w:r w:rsidRPr="00903DBA">
        <w:rPr>
          <w:highlight w:val="white"/>
        </w:rPr>
        <w:t xml:space="preserve">      }</w:t>
      </w:r>
    </w:p>
    <w:p w14:paraId="4E1E855F" w14:textId="77777777" w:rsidR="005E5A36" w:rsidRPr="00903DBA" w:rsidRDefault="005E5A36" w:rsidP="005E5A36">
      <w:pPr>
        <w:rPr>
          <w:highlight w:val="white"/>
        </w:rPr>
      </w:pPr>
      <w:r w:rsidRPr="00903DBA">
        <w:rPr>
          <w:highlight w:val="white"/>
        </w:rPr>
        <w:t xml:space="preserve">We then add a </w:t>
      </w:r>
      <w:r w:rsidRPr="00903DBA">
        <w:rPr>
          <w:rStyle w:val="KeyWord0"/>
          <w:highlight w:val="white"/>
        </w:rPr>
        <w:t>FunctionEnd</w:t>
      </w:r>
      <w:r w:rsidRPr="00903DBA">
        <w:rPr>
          <w:highlight w:val="white"/>
        </w:rPr>
        <w:t xml:space="preserve"> middle code instruction. Its only purpose is that the middle code optimizer will report an error if it is possible to reach the </w:t>
      </w:r>
      <w:r w:rsidRPr="00903DBA">
        <w:rPr>
          <w:rStyle w:val="KeyWord0"/>
          <w:highlight w:val="white"/>
        </w:rPr>
        <w:t>EndFunction</w:t>
      </w:r>
      <w:r w:rsidRPr="00903DBA">
        <w:rPr>
          <w:highlight w:val="white"/>
        </w:rPr>
        <w:t xml:space="preserve"> instruction in a function not returning void.</w:t>
      </w:r>
    </w:p>
    <w:p w14:paraId="03EF5EAA" w14:textId="77777777" w:rsidR="005E5A36" w:rsidRPr="00903DBA" w:rsidRDefault="005E5A36" w:rsidP="005E5A36">
      <w:pPr>
        <w:pStyle w:val="Code"/>
        <w:rPr>
          <w:highlight w:val="white"/>
        </w:rPr>
      </w:pPr>
      <w:r w:rsidRPr="00903DBA">
        <w:rPr>
          <w:highlight w:val="white"/>
        </w:rPr>
        <w:t xml:space="preserve">      AddMiddleCode(statement.CodeList, MiddleOperator.FunctionEnd,</w:t>
      </w:r>
    </w:p>
    <w:p w14:paraId="110F485F" w14:textId="77777777" w:rsidR="005E5A36" w:rsidRPr="00903DBA" w:rsidRDefault="005E5A36" w:rsidP="005E5A36">
      <w:pPr>
        <w:pStyle w:val="Code"/>
        <w:rPr>
          <w:highlight w:val="white"/>
        </w:rPr>
      </w:pPr>
      <w:r w:rsidRPr="00903DBA">
        <w:rPr>
          <w:highlight w:val="white"/>
        </w:rPr>
        <w:t xml:space="preserve">                    SymbolTable.CurrentFunction);</w:t>
      </w:r>
    </w:p>
    <w:p w14:paraId="12582939" w14:textId="77777777" w:rsidR="005E5A36" w:rsidRPr="00903DBA" w:rsidRDefault="005E5A36" w:rsidP="005E5A36">
      <w:pPr>
        <w:rPr>
          <w:highlight w:val="white"/>
        </w:rPr>
      </w:pPr>
      <w:r w:rsidRPr="00903DBA">
        <w:rPr>
          <w:highlight w:val="white"/>
        </w:rPr>
        <w:t xml:space="preserve">When we finally have added all middle code instructions, we optimize the middle code of the function. The optimizer transforms the middle code in several ways, see Chapter </w:t>
      </w:r>
      <w:r w:rsidRPr="00903DBA">
        <w:rPr>
          <w:highlight w:val="white"/>
        </w:rPr>
        <w:fldChar w:fldCharType="begin"/>
      </w:r>
      <w:r w:rsidRPr="00903DBA">
        <w:rPr>
          <w:highlight w:val="white"/>
        </w:rPr>
        <w:instrText xml:space="preserve"> REF _Ref54016586 \r \h </w:instrText>
      </w:r>
      <w:r w:rsidRPr="00903DBA">
        <w:rPr>
          <w:highlight w:val="white"/>
        </w:rPr>
      </w:r>
      <w:r w:rsidRPr="00903DBA">
        <w:rPr>
          <w:highlight w:val="white"/>
        </w:rPr>
        <w:fldChar w:fldCharType="separate"/>
      </w:r>
      <w:r w:rsidRPr="00903DBA">
        <w:rPr>
          <w:highlight w:val="white"/>
        </w:rPr>
        <w:t>10</w:t>
      </w:r>
      <w:r w:rsidRPr="00903DBA">
        <w:rPr>
          <w:highlight w:val="white"/>
        </w:rPr>
        <w:fldChar w:fldCharType="end"/>
      </w:r>
      <w:r w:rsidRPr="00903DBA">
        <w:rPr>
          <w:highlight w:val="white"/>
        </w:rPr>
        <w:t>.</w:t>
      </w:r>
    </w:p>
    <w:p w14:paraId="5B3238D6" w14:textId="77777777" w:rsidR="005E5A36" w:rsidRPr="00903DBA" w:rsidRDefault="005E5A36" w:rsidP="005E5A36">
      <w:pPr>
        <w:pStyle w:val="Code"/>
        <w:rPr>
          <w:highlight w:val="white"/>
        </w:rPr>
      </w:pPr>
      <w:r w:rsidRPr="00903DBA">
        <w:rPr>
          <w:highlight w:val="white"/>
        </w:rPr>
        <w:t xml:space="preserve">      MiddleCodeOptimizer middleCodeOptimizer =</w:t>
      </w:r>
    </w:p>
    <w:p w14:paraId="30BB4E5F" w14:textId="77777777" w:rsidR="005E5A36" w:rsidRPr="00903DBA" w:rsidRDefault="005E5A36" w:rsidP="005E5A36">
      <w:pPr>
        <w:pStyle w:val="Code"/>
        <w:rPr>
          <w:highlight w:val="white"/>
        </w:rPr>
      </w:pPr>
      <w:r w:rsidRPr="00903DBA">
        <w:rPr>
          <w:highlight w:val="white"/>
        </w:rPr>
        <w:t xml:space="preserve">        new MiddleCodeOptimizer(statement.CodeList);</w:t>
      </w:r>
    </w:p>
    <w:p w14:paraId="1CBA6A2E" w14:textId="77777777" w:rsidR="005E5A36" w:rsidRPr="00903DBA" w:rsidRDefault="005E5A36" w:rsidP="005E5A36">
      <w:pPr>
        <w:pStyle w:val="Code"/>
        <w:rPr>
          <w:highlight w:val="white"/>
        </w:rPr>
      </w:pPr>
      <w:r w:rsidRPr="00903DBA">
        <w:rPr>
          <w:highlight w:val="white"/>
        </w:rPr>
        <w:t xml:space="preserve">      middleCodeOptimizer.Optimize();</w:t>
      </w:r>
    </w:p>
    <w:p w14:paraId="36882E1E" w14:textId="77777777" w:rsidR="005E5A36" w:rsidRPr="00903DBA" w:rsidRDefault="005E5A36" w:rsidP="005E5A36">
      <w:pPr>
        <w:rPr>
          <w:highlight w:val="white"/>
        </w:rPr>
      </w:pPr>
      <w:r w:rsidRPr="00903DBA">
        <w:rPr>
          <w:highlight w:val="white"/>
        </w:rPr>
        <w:t xml:space="preserve">When the middle code has been optimized, we generate assembly code of the function, see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Pr="00903DBA">
        <w:rPr>
          <w:highlight w:val="white"/>
        </w:rPr>
        <w:t>11</w:t>
      </w:r>
      <w:r w:rsidRPr="00903DBA">
        <w:rPr>
          <w:highlight w:val="white"/>
        </w:rPr>
        <w:fldChar w:fldCharType="end"/>
      </w:r>
      <w:r w:rsidRPr="00903DBA">
        <w:rPr>
          <w:highlight w:val="white"/>
        </w:rPr>
        <w:t>.</w:t>
      </w:r>
    </w:p>
    <w:p w14:paraId="215E12B6" w14:textId="77777777" w:rsidR="005E5A36" w:rsidRPr="00903DBA" w:rsidRDefault="005E5A36" w:rsidP="005E5A36">
      <w:pPr>
        <w:pStyle w:val="Code"/>
        <w:rPr>
          <w:highlight w:val="white"/>
        </w:rPr>
      </w:pPr>
      <w:r w:rsidRPr="00903DBA">
        <w:rPr>
          <w:highlight w:val="white"/>
        </w:rPr>
        <w:t xml:space="preserve">      List&lt;AssemblyCode&gt; assemblyCodeList = new List&lt;AssemblyCode&gt;();</w:t>
      </w:r>
    </w:p>
    <w:p w14:paraId="3100937B" w14:textId="77777777" w:rsidR="005E5A36" w:rsidRPr="00903DBA" w:rsidRDefault="005E5A36" w:rsidP="005E5A36">
      <w:pPr>
        <w:pStyle w:val="Code"/>
        <w:rPr>
          <w:highlight w:val="white"/>
        </w:rPr>
      </w:pPr>
      <w:r w:rsidRPr="00903DBA">
        <w:rPr>
          <w:highlight w:val="white"/>
        </w:rPr>
        <w:t xml:space="preserve">      AssemblyCodeGenerator.GenerateAssembly(statement.CodeList,</w:t>
      </w:r>
    </w:p>
    <w:p w14:paraId="7E269478" w14:textId="77777777" w:rsidR="005E5A36" w:rsidRPr="00903DBA" w:rsidRDefault="005E5A36" w:rsidP="005E5A36">
      <w:pPr>
        <w:pStyle w:val="Code"/>
        <w:rPr>
          <w:highlight w:val="white"/>
        </w:rPr>
      </w:pPr>
      <w:r w:rsidRPr="00903DBA">
        <w:rPr>
          <w:highlight w:val="white"/>
        </w:rPr>
        <w:t xml:space="preserve">                                             assemblyCodeList);</w:t>
      </w:r>
    </w:p>
    <w:p w14:paraId="291AC80A" w14:textId="77777777" w:rsidR="005E5A36" w:rsidRPr="00903DBA" w:rsidRDefault="005E5A36" w:rsidP="005E5A36">
      <w:pPr>
        <w:rPr>
          <w:highlight w:val="white"/>
        </w:rPr>
      </w:pPr>
      <w:r w:rsidRPr="00903DBA">
        <w:rPr>
          <w:highlight w:val="white"/>
        </w:rPr>
        <w:t xml:space="preserve">As mention in the introduction chapter of this book, we generate two kinds of target code. In the first part of the book we generate assembly code text for 64-bit Linux on Intel processors, which is than assembled and linked in traditional manner. In the second part of the book we generate an executable target file for 16-bit Windows. In the case where we need to distinguish between the two cases, we test whether the </w:t>
      </w:r>
      <w:r w:rsidRPr="00903DBA">
        <w:rPr>
          <w:rStyle w:val="KeyWord0"/>
          <w:highlight w:val="white"/>
        </w:rPr>
        <w:t>Start</w:t>
      </w:r>
      <w:r w:rsidRPr="00903DBA">
        <w:rPr>
          <w:highlight w:val="white"/>
        </w:rPr>
        <w:t>.</w:t>
      </w:r>
      <w:r w:rsidRPr="00903DBA">
        <w:rPr>
          <w:rStyle w:val="KeyWord0"/>
          <w:highlight w:val="white"/>
        </w:rPr>
        <w:t>Linux</w:t>
      </w:r>
      <w:r w:rsidRPr="00903DBA">
        <w:rPr>
          <w:highlight w:val="white"/>
        </w:rPr>
        <w:t xml:space="preserve"> or </w:t>
      </w:r>
      <w:r w:rsidRPr="00903DBA">
        <w:rPr>
          <w:rStyle w:val="KeyWord0"/>
          <w:highlight w:val="white"/>
        </w:rPr>
        <w:t>Start</w:t>
      </w:r>
      <w:r w:rsidRPr="00903DBA">
        <w:rPr>
          <w:highlight w:val="white"/>
        </w:rPr>
        <w:t>.</w:t>
      </w:r>
      <w:r w:rsidRPr="00903DBA">
        <w:rPr>
          <w:rStyle w:val="KeyWord0"/>
          <w:highlight w:val="white"/>
        </w:rPr>
        <w:t>Windows</w:t>
      </w:r>
      <w:r w:rsidRPr="00903DBA">
        <w:rPr>
          <w:highlight w:val="white"/>
        </w:rPr>
        <w:t xml:space="preserve"> static variable is true. In this chapter, we perform the actions for the Linux target system, see Chapter </w:t>
      </w:r>
      <w:r w:rsidRPr="00903DBA">
        <w:fldChar w:fldCharType="begin"/>
      </w:r>
      <w:r w:rsidRPr="00903DBA">
        <w:instrText xml:space="preserve"> REF _Ref54009755 \r \h </w:instrText>
      </w:r>
      <w:r w:rsidRPr="00903DBA">
        <w:fldChar w:fldCharType="separate"/>
      </w:r>
      <w:r w:rsidRPr="00903DBA">
        <w:t>12</w:t>
      </w:r>
      <w:r w:rsidRPr="00903DBA">
        <w:fldChar w:fldCharType="end"/>
      </w:r>
      <w:r w:rsidRPr="00903DBA">
        <w:rPr>
          <w:highlight w:val="white"/>
        </w:rPr>
        <w:t xml:space="preserve"> for the Windows target system.</w:t>
      </w:r>
    </w:p>
    <w:p w14:paraId="0378F8A2" w14:textId="77777777" w:rsidR="005E5A36" w:rsidRPr="00903DBA" w:rsidRDefault="005E5A36" w:rsidP="005E5A36">
      <w:pPr>
        <w:rPr>
          <w:highlight w:val="white"/>
        </w:rPr>
      </w:pPr>
      <w:r w:rsidRPr="00903DBA">
        <w:rPr>
          <w:highlight w:val="white"/>
        </w:rPr>
        <w:t>In the Linux case, we need to generate the assembly text from the assembly code list. We also need to generate the extern set; that is, the set of accesses of static variables with external linkage and the calls to all functions with external linkage.</w:t>
      </w:r>
    </w:p>
    <w:p w14:paraId="52E71FE3" w14:textId="77777777" w:rsidR="005E5A36" w:rsidRPr="00903DBA" w:rsidRDefault="005E5A36" w:rsidP="005E5A36">
      <w:pPr>
        <w:pStyle w:val="Code"/>
        <w:rPr>
          <w:highlight w:val="white"/>
        </w:rPr>
      </w:pPr>
      <w:r w:rsidRPr="00903DBA">
        <w:rPr>
          <w:highlight w:val="white"/>
        </w:rPr>
        <w:lastRenderedPageBreak/>
        <w:t xml:space="preserve">      if (Start.Linux) {</w:t>
      </w:r>
    </w:p>
    <w:p w14:paraId="07BF3AC9" w14:textId="77777777" w:rsidR="005E5A36" w:rsidRPr="00903DBA" w:rsidRDefault="005E5A36" w:rsidP="005E5A36">
      <w:pPr>
        <w:pStyle w:val="Code"/>
        <w:rPr>
          <w:highlight w:val="white"/>
        </w:rPr>
      </w:pPr>
      <w:r w:rsidRPr="00903DBA">
        <w:rPr>
          <w:highlight w:val="white"/>
        </w:rPr>
        <w:t xml:space="preserve">        List&lt;string&gt; textList = new List&lt;string&gt;();</w:t>
      </w:r>
    </w:p>
    <w:p w14:paraId="4E3ED309" w14:textId="77777777" w:rsidR="005E5A36" w:rsidRPr="00903DBA" w:rsidRDefault="005E5A36" w:rsidP="005E5A36">
      <w:pPr>
        <w:pStyle w:val="Code"/>
        <w:rPr>
          <w:highlight w:val="white"/>
        </w:rPr>
      </w:pPr>
    </w:p>
    <w:p w14:paraId="5B32EBF1" w14:textId="77777777" w:rsidR="005E5A36" w:rsidRPr="00903DBA" w:rsidRDefault="005E5A36" w:rsidP="005E5A36">
      <w:pPr>
        <w:pStyle w:val="Code"/>
        <w:rPr>
          <w:highlight w:val="white"/>
        </w:rPr>
      </w:pPr>
      <w:r w:rsidRPr="00903DBA">
        <w:rPr>
          <w:highlight w:val="white"/>
        </w:rPr>
        <w:t xml:space="preserve">        if (SymbolTable.CurrentFunction.UniqueName.</w:t>
      </w:r>
    </w:p>
    <w:p w14:paraId="4B925710" w14:textId="77777777" w:rsidR="005E5A36" w:rsidRPr="00903DBA" w:rsidRDefault="005E5A36" w:rsidP="005E5A36">
      <w:pPr>
        <w:pStyle w:val="Code"/>
        <w:rPr>
          <w:highlight w:val="white"/>
        </w:rPr>
      </w:pPr>
      <w:r w:rsidRPr="00903DBA">
        <w:rPr>
          <w:highlight w:val="white"/>
        </w:rPr>
        <w:t xml:space="preserve">            Equals(AssemblyCodeGenerator.MainName)) {</w:t>
      </w:r>
    </w:p>
    <w:p w14:paraId="4822EAD6" w14:textId="77777777" w:rsidR="005E5A36" w:rsidRPr="00903DBA" w:rsidRDefault="005E5A36" w:rsidP="005E5A36">
      <w:pPr>
        <w:pStyle w:val="Code"/>
        <w:rPr>
          <w:highlight w:val="white"/>
        </w:rPr>
      </w:pPr>
      <w:r w:rsidRPr="00903DBA">
        <w:rPr>
          <w:highlight w:val="white"/>
        </w:rPr>
        <w:t xml:space="preserve">          textList.AddRange(SymbolTable.InitSymbol.TextList);</w:t>
      </w:r>
    </w:p>
    <w:p w14:paraId="7E97EE67" w14:textId="77777777" w:rsidR="005E5A36" w:rsidRPr="00903DBA" w:rsidRDefault="005E5A36" w:rsidP="005E5A36">
      <w:pPr>
        <w:pStyle w:val="Code"/>
        <w:rPr>
          <w:highlight w:val="white"/>
        </w:rPr>
      </w:pPr>
    </w:p>
    <w:p w14:paraId="25A1DD61" w14:textId="77777777" w:rsidR="005E5A36" w:rsidRPr="00903DBA" w:rsidRDefault="005E5A36" w:rsidP="005E5A36">
      <w:pPr>
        <w:pStyle w:val="Code"/>
        <w:rPr>
          <w:highlight w:val="white"/>
        </w:rPr>
      </w:pPr>
      <w:r w:rsidRPr="00903DBA">
        <w:rPr>
          <w:highlight w:val="white"/>
        </w:rPr>
        <w:t xml:space="preserve">          if (SymbolTable.ArgsSymbol != null) {</w:t>
      </w:r>
    </w:p>
    <w:p w14:paraId="4DB6A4BC" w14:textId="77777777" w:rsidR="005E5A36" w:rsidRPr="00903DBA" w:rsidRDefault="005E5A36" w:rsidP="005E5A36">
      <w:pPr>
        <w:pStyle w:val="Code"/>
        <w:rPr>
          <w:highlight w:val="white"/>
        </w:rPr>
      </w:pPr>
      <w:r w:rsidRPr="00903DBA">
        <w:rPr>
          <w:highlight w:val="white"/>
        </w:rPr>
        <w:t xml:space="preserve">            textList.AddRange(SymbolTable.ArgsSymbol.TextList);</w:t>
      </w:r>
    </w:p>
    <w:p w14:paraId="72DA999C" w14:textId="77777777" w:rsidR="005E5A36" w:rsidRPr="00903DBA" w:rsidRDefault="005E5A36" w:rsidP="005E5A36">
      <w:pPr>
        <w:pStyle w:val="Code"/>
        <w:rPr>
          <w:highlight w:val="white"/>
        </w:rPr>
      </w:pPr>
      <w:r w:rsidRPr="00903DBA">
        <w:rPr>
          <w:highlight w:val="white"/>
        </w:rPr>
        <w:t xml:space="preserve">          }</w:t>
      </w:r>
    </w:p>
    <w:p w14:paraId="4743E34B" w14:textId="77777777" w:rsidR="005E5A36" w:rsidRPr="00903DBA" w:rsidRDefault="005E5A36" w:rsidP="005E5A36">
      <w:pPr>
        <w:pStyle w:val="Code"/>
        <w:rPr>
          <w:highlight w:val="white"/>
        </w:rPr>
      </w:pPr>
      <w:r w:rsidRPr="00903DBA">
        <w:rPr>
          <w:highlight w:val="white"/>
        </w:rPr>
        <w:t xml:space="preserve">        }</w:t>
      </w:r>
    </w:p>
    <w:p w14:paraId="12738433" w14:textId="77777777" w:rsidR="005E5A36" w:rsidRPr="00903DBA" w:rsidRDefault="005E5A36" w:rsidP="005E5A36">
      <w:pPr>
        <w:pStyle w:val="Code"/>
        <w:rPr>
          <w:highlight w:val="white"/>
        </w:rPr>
      </w:pPr>
      <w:r w:rsidRPr="00903DBA">
        <w:rPr>
          <w:highlight w:val="white"/>
        </w:rPr>
        <w:t xml:space="preserve">        else {</w:t>
      </w:r>
    </w:p>
    <w:p w14:paraId="74A344BB" w14:textId="77777777" w:rsidR="005E5A36" w:rsidRPr="00903DBA" w:rsidRDefault="005E5A36" w:rsidP="005E5A36">
      <w:pPr>
        <w:pStyle w:val="Code"/>
        <w:rPr>
          <w:highlight w:val="white"/>
        </w:rPr>
      </w:pPr>
      <w:r w:rsidRPr="00903DBA">
        <w:rPr>
          <w:highlight w:val="white"/>
        </w:rPr>
        <w:t xml:space="preserve">          textList.Add("section .text");</w:t>
      </w:r>
    </w:p>
    <w:p w14:paraId="3690C095" w14:textId="77777777" w:rsidR="005E5A36" w:rsidRPr="00903DBA" w:rsidRDefault="005E5A36" w:rsidP="005E5A36">
      <w:pPr>
        <w:pStyle w:val="Code"/>
        <w:rPr>
          <w:highlight w:val="white"/>
        </w:rPr>
      </w:pPr>
      <w:r w:rsidRPr="00903DBA">
        <w:rPr>
          <w:highlight w:val="white"/>
        </w:rPr>
        <w:t xml:space="preserve">        }</w:t>
      </w:r>
    </w:p>
    <w:p w14:paraId="6A38D756" w14:textId="77777777" w:rsidR="005E5A36" w:rsidRPr="00903DBA" w:rsidRDefault="005E5A36" w:rsidP="005E5A36">
      <w:pPr>
        <w:pStyle w:val="Code"/>
        <w:rPr>
          <w:highlight w:val="white"/>
        </w:rPr>
      </w:pPr>
    </w:p>
    <w:p w14:paraId="21A9FBD3" w14:textId="77777777" w:rsidR="005E5A36" w:rsidRPr="00903DBA" w:rsidRDefault="005E5A36" w:rsidP="005E5A36">
      <w:pPr>
        <w:pStyle w:val="Code"/>
        <w:rPr>
          <w:highlight w:val="white"/>
        </w:rPr>
      </w:pPr>
      <w:r w:rsidRPr="00903DBA">
        <w:rPr>
          <w:highlight w:val="white"/>
        </w:rPr>
        <w:t xml:space="preserve">        ISet&lt;string&gt; externSet = new HashSet&lt;string&gt;();</w:t>
      </w:r>
    </w:p>
    <w:p w14:paraId="112E919E" w14:textId="77777777" w:rsidR="005E5A36" w:rsidRPr="00903DBA" w:rsidRDefault="005E5A36" w:rsidP="005E5A36">
      <w:pPr>
        <w:pStyle w:val="Code"/>
        <w:rPr>
          <w:highlight w:val="white"/>
        </w:rPr>
      </w:pPr>
      <w:r w:rsidRPr="00903DBA">
        <w:rPr>
          <w:highlight w:val="white"/>
        </w:rPr>
        <w:t xml:space="preserve">        AssemblyCodeGenerator.LinuxTextList(assemblyCodeList, textList,</w:t>
      </w:r>
    </w:p>
    <w:p w14:paraId="42950435" w14:textId="77777777" w:rsidR="005E5A36" w:rsidRPr="00903DBA" w:rsidRDefault="005E5A36" w:rsidP="005E5A36">
      <w:pPr>
        <w:pStyle w:val="Code"/>
        <w:rPr>
          <w:highlight w:val="white"/>
        </w:rPr>
      </w:pPr>
      <w:r w:rsidRPr="00903DBA">
        <w:rPr>
          <w:highlight w:val="white"/>
        </w:rPr>
        <w:t xml:space="preserve">                                            externSet);</w:t>
      </w:r>
    </w:p>
    <w:p w14:paraId="69CF4CBA" w14:textId="77777777" w:rsidR="005E5A36" w:rsidRPr="00903DBA" w:rsidRDefault="005E5A36" w:rsidP="005E5A36">
      <w:pPr>
        <w:rPr>
          <w:highlight w:val="white"/>
        </w:rPr>
      </w:pPr>
      <w:r w:rsidRPr="00903DBA">
        <w:rPr>
          <w:highlight w:val="white"/>
        </w:rPr>
        <w:t xml:space="preserve">When the text list and access set has been generated, we create a static symbol that we add to the global static set. In this way, the assembly code text of the function will be added to final assembly file. The symbols of the global static set is then handled by the Main method of Section </w:t>
      </w:r>
      <w:r w:rsidRPr="00903DBA">
        <w:rPr>
          <w:highlight w:val="white"/>
        </w:rPr>
        <w:fldChar w:fldCharType="begin"/>
      </w:r>
      <w:r w:rsidRPr="00903DBA">
        <w:rPr>
          <w:highlight w:val="white"/>
        </w:rPr>
        <w:instrText xml:space="preserve"> REF _Ref54199481 \r \h </w:instrText>
      </w:r>
      <w:r w:rsidRPr="00903DBA">
        <w:rPr>
          <w:highlight w:val="white"/>
        </w:rPr>
      </w:r>
      <w:r w:rsidRPr="00903DBA">
        <w:rPr>
          <w:highlight w:val="white"/>
        </w:rPr>
        <w:fldChar w:fldCharType="separate"/>
      </w:r>
      <w:r w:rsidRPr="00903DBA">
        <w:rPr>
          <w:highlight w:val="white"/>
        </w:rPr>
        <w:t>1.2</w:t>
      </w:r>
      <w:r w:rsidRPr="00903DBA">
        <w:rPr>
          <w:highlight w:val="white"/>
        </w:rPr>
        <w:fldChar w:fldCharType="end"/>
      </w:r>
    </w:p>
    <w:p w14:paraId="50BF75DA" w14:textId="77777777" w:rsidR="005E5A36" w:rsidRPr="00903DBA" w:rsidRDefault="005E5A36" w:rsidP="005E5A36">
      <w:pPr>
        <w:pStyle w:val="Code"/>
        <w:rPr>
          <w:highlight w:val="white"/>
        </w:rPr>
      </w:pPr>
      <w:r w:rsidRPr="00903DBA">
        <w:rPr>
          <w:highlight w:val="white"/>
        </w:rPr>
        <w:t xml:space="preserve">        StaticSymbol staticSymbol =</w:t>
      </w:r>
    </w:p>
    <w:p w14:paraId="5C1916D1" w14:textId="77777777" w:rsidR="005E5A36" w:rsidRPr="00903DBA" w:rsidRDefault="005E5A36" w:rsidP="005E5A36">
      <w:pPr>
        <w:pStyle w:val="Code"/>
        <w:rPr>
          <w:highlight w:val="white"/>
        </w:rPr>
      </w:pPr>
      <w:r w:rsidRPr="00903DBA">
        <w:rPr>
          <w:highlight w:val="white"/>
        </w:rPr>
        <w:t xml:space="preserve">          new StaticSymbolLinux(SymbolTable.CurrentFunction.UniqueName,</w:t>
      </w:r>
    </w:p>
    <w:p w14:paraId="498D3BF9" w14:textId="77777777" w:rsidR="005E5A36" w:rsidRPr="00903DBA" w:rsidRDefault="005E5A36" w:rsidP="005E5A36">
      <w:pPr>
        <w:pStyle w:val="Code"/>
        <w:rPr>
          <w:highlight w:val="white"/>
        </w:rPr>
      </w:pPr>
      <w:r w:rsidRPr="00903DBA">
        <w:rPr>
          <w:highlight w:val="white"/>
        </w:rPr>
        <w:t xml:space="preserve">                                textList, externSet);</w:t>
      </w:r>
    </w:p>
    <w:p w14:paraId="4A429673" w14:textId="77777777" w:rsidR="005E5A36" w:rsidRPr="00903DBA" w:rsidRDefault="005E5A36" w:rsidP="005E5A36">
      <w:pPr>
        <w:pStyle w:val="Code"/>
        <w:rPr>
          <w:highlight w:val="white"/>
        </w:rPr>
      </w:pPr>
      <w:r w:rsidRPr="00903DBA">
        <w:rPr>
          <w:highlight w:val="white"/>
        </w:rPr>
        <w:t xml:space="preserve">        SymbolTable.StaticSet.Add(staticSymbol);</w:t>
      </w:r>
    </w:p>
    <w:p w14:paraId="77928F31" w14:textId="77777777" w:rsidR="005E5A36" w:rsidRPr="00903DBA" w:rsidRDefault="005E5A36" w:rsidP="005E5A36">
      <w:pPr>
        <w:pStyle w:val="Code"/>
        <w:rPr>
          <w:highlight w:val="white"/>
        </w:rPr>
      </w:pPr>
      <w:r w:rsidRPr="00903DBA">
        <w:rPr>
          <w:highlight w:val="white"/>
        </w:rPr>
        <w:t xml:space="preserve">      }</w:t>
      </w:r>
    </w:p>
    <w:p w14:paraId="4C8C4DB3" w14:textId="77777777" w:rsidR="005E5A36" w:rsidRPr="00903DBA" w:rsidRDefault="005E5A36" w:rsidP="005E5A36">
      <w:pPr>
        <w:pStyle w:val="Code"/>
        <w:rPr>
          <w:highlight w:val="white"/>
        </w:rPr>
      </w:pPr>
    </w:p>
    <w:p w14:paraId="3D8DB274" w14:textId="77777777" w:rsidR="005E5A36" w:rsidRPr="00903DBA" w:rsidRDefault="005E5A36" w:rsidP="005E5A36">
      <w:pPr>
        <w:pStyle w:val="Code"/>
        <w:rPr>
          <w:highlight w:val="white"/>
        </w:rPr>
      </w:pPr>
      <w:r w:rsidRPr="00903DBA">
        <w:rPr>
          <w:highlight w:val="white"/>
        </w:rPr>
        <w:t xml:space="preserve">      if (Start.Windows) {</w:t>
      </w:r>
    </w:p>
    <w:p w14:paraId="0003F199" w14:textId="77777777" w:rsidR="005E5A36" w:rsidRPr="00903DBA" w:rsidRDefault="005E5A36" w:rsidP="005E5A36">
      <w:pPr>
        <w:pStyle w:val="Code"/>
        <w:rPr>
          <w:highlight w:val="white"/>
        </w:rPr>
      </w:pPr>
      <w:r w:rsidRPr="00903DBA">
        <w:rPr>
          <w:highlight w:val="white"/>
        </w:rPr>
        <w:t xml:space="preserve">        // ...</w:t>
      </w:r>
    </w:p>
    <w:p w14:paraId="32582BD0" w14:textId="77777777" w:rsidR="005E5A36" w:rsidRPr="00903DBA" w:rsidRDefault="005E5A36" w:rsidP="005E5A36">
      <w:pPr>
        <w:pStyle w:val="Code"/>
        <w:rPr>
          <w:highlight w:val="white"/>
        </w:rPr>
      </w:pPr>
      <w:r w:rsidRPr="00903DBA">
        <w:rPr>
          <w:highlight w:val="white"/>
        </w:rPr>
        <w:t xml:space="preserve">      }</w:t>
      </w:r>
    </w:p>
    <w:p w14:paraId="7B958B00" w14:textId="77777777" w:rsidR="005E5A36" w:rsidRPr="00903DBA" w:rsidRDefault="005E5A36" w:rsidP="005E5A36">
      <w:pPr>
        <w:rPr>
          <w:highlight w:val="white"/>
        </w:rPr>
      </w:pPr>
      <w:r w:rsidRPr="00903DBA">
        <w:rPr>
          <w:highlight w:val="white"/>
        </w:rPr>
        <w:t>Finally, we set the former symbol table, which is the parent table of this function’s table, to be the current table. We also set the current function to null, which strictly speaking in not necessary. However, it is logical to set it to null when the parser does not parse the code of a function.</w:t>
      </w:r>
    </w:p>
    <w:p w14:paraId="33026EC2" w14:textId="77777777" w:rsidR="005E5A36" w:rsidRPr="00903DBA" w:rsidRDefault="005E5A36" w:rsidP="005E5A36">
      <w:pPr>
        <w:pStyle w:val="Code"/>
        <w:rPr>
          <w:highlight w:val="white"/>
        </w:rPr>
      </w:pPr>
      <w:r w:rsidRPr="00903DBA">
        <w:rPr>
          <w:highlight w:val="white"/>
        </w:rPr>
        <w:t xml:space="preserve">      SymbolTable.CurrentTable = SymbolTable.CurrentTable.ParentTable;</w:t>
      </w:r>
    </w:p>
    <w:p w14:paraId="7F5FCBFC" w14:textId="77777777" w:rsidR="005E5A36" w:rsidRPr="00903DBA" w:rsidRDefault="005E5A36" w:rsidP="005E5A36">
      <w:pPr>
        <w:pStyle w:val="Code"/>
        <w:rPr>
          <w:highlight w:val="white"/>
        </w:rPr>
      </w:pPr>
      <w:r w:rsidRPr="00903DBA">
        <w:rPr>
          <w:highlight w:val="white"/>
        </w:rPr>
        <w:t xml:space="preserve">      SymbolTable.CurrentFunction = null;</w:t>
      </w:r>
    </w:p>
    <w:p w14:paraId="192175A4" w14:textId="77777777" w:rsidR="005E5A36" w:rsidRPr="00903DBA" w:rsidRDefault="005E5A36" w:rsidP="005E5A36">
      <w:pPr>
        <w:pStyle w:val="Code"/>
        <w:rPr>
          <w:highlight w:val="white"/>
        </w:rPr>
      </w:pPr>
      <w:r w:rsidRPr="00903DBA">
        <w:rPr>
          <w:highlight w:val="white"/>
        </w:rPr>
        <w:t xml:space="preserve">    }</w:t>
      </w:r>
    </w:p>
    <w:p w14:paraId="33AAC80E" w14:textId="77777777" w:rsidR="005E5A36" w:rsidRDefault="005E5A36" w:rsidP="005E5A36">
      <w:pPr>
        <w:pStyle w:val="Rubrik3"/>
        <w:rPr>
          <w:highlight w:val="white"/>
        </w:rPr>
      </w:pPr>
      <w:r w:rsidRPr="00F92D57">
        <w:rPr>
          <w:highlight w:val="white"/>
        </w:rPr>
        <w:t>Specifier List</w:t>
      </w:r>
    </w:p>
    <w:p w14:paraId="39C992C2" w14:textId="77777777" w:rsidR="005E5A36" w:rsidRPr="00903DBA" w:rsidRDefault="005E5A36" w:rsidP="00E93BF4">
      <w:pPr>
        <w:pStyle w:val="Rubrik3"/>
        <w:rPr>
          <w:highlight w:val="white"/>
        </w:rPr>
      </w:pPr>
      <w:r w:rsidRPr="00903DBA">
        <w:rPr>
          <w:highlight w:val="white"/>
        </w:rPr>
        <w:t>Structs and Unions</w:t>
      </w:r>
    </w:p>
    <w:p w14:paraId="050FF5DF" w14:textId="77777777" w:rsidR="005E5A36" w:rsidRPr="00903DBA" w:rsidRDefault="005E5A36" w:rsidP="005E5A36">
      <w:pPr>
        <w:pStyle w:val="CodeHeader"/>
        <w:rPr>
          <w:highlight w:val="white"/>
        </w:rPr>
      </w:pPr>
      <w:r w:rsidRPr="00903DBA">
        <w:rPr>
          <w:highlight w:val="white"/>
        </w:rPr>
        <w:t>MiddleCodeGenerator.cs</w:t>
      </w:r>
    </w:p>
    <w:p w14:paraId="505813DF" w14:textId="77777777" w:rsidR="005E5A36" w:rsidRPr="00903DBA" w:rsidRDefault="005E5A36" w:rsidP="005E5A36">
      <w:pPr>
        <w:pStyle w:val="Code"/>
        <w:rPr>
          <w:highlight w:val="white"/>
        </w:rPr>
      </w:pPr>
      <w:r w:rsidRPr="00903DBA">
        <w:rPr>
          <w:highlight w:val="white"/>
        </w:rPr>
        <w:t xml:space="preserve">    public static void StructUnionHeader(string optionalName, Sort sort) {</w:t>
      </w:r>
    </w:p>
    <w:p w14:paraId="5DFF4420" w14:textId="77777777" w:rsidR="005E5A36" w:rsidRPr="00903DBA" w:rsidRDefault="005E5A36" w:rsidP="005E5A36">
      <w:pPr>
        <w:pStyle w:val="Code"/>
        <w:rPr>
          <w:highlight w:val="white"/>
        </w:rPr>
      </w:pPr>
      <w:r w:rsidRPr="00903DBA">
        <w:rPr>
          <w:highlight w:val="white"/>
        </w:rPr>
        <w:t xml:space="preserve">      if (optionalName != null) {</w:t>
      </w:r>
    </w:p>
    <w:p w14:paraId="24E571F8" w14:textId="77777777" w:rsidR="005E5A36" w:rsidRPr="00903DBA" w:rsidRDefault="005E5A36" w:rsidP="005E5A36">
      <w:pPr>
        <w:pStyle w:val="Code"/>
        <w:rPr>
          <w:highlight w:val="white"/>
        </w:rPr>
      </w:pPr>
      <w:r w:rsidRPr="00903DBA">
        <w:rPr>
          <w:highlight w:val="white"/>
        </w:rPr>
        <w:t xml:space="preserve">        Type type = new Type(sort);</w:t>
      </w:r>
    </w:p>
    <w:p w14:paraId="1151F19E" w14:textId="77777777" w:rsidR="005E5A36" w:rsidRPr="00903DBA" w:rsidRDefault="005E5A36" w:rsidP="005E5A36">
      <w:pPr>
        <w:pStyle w:val="Code"/>
        <w:rPr>
          <w:highlight w:val="white"/>
        </w:rPr>
      </w:pPr>
      <w:r w:rsidRPr="00903DBA">
        <w:rPr>
          <w:highlight w:val="white"/>
        </w:rPr>
        <w:t xml:space="preserve">        SymbolTable.CurrentTable.AddTag(optionalName, type);</w:t>
      </w:r>
    </w:p>
    <w:p w14:paraId="0FAEE88F" w14:textId="77777777" w:rsidR="005E5A36" w:rsidRPr="00903DBA" w:rsidRDefault="005E5A36" w:rsidP="005E5A36">
      <w:pPr>
        <w:pStyle w:val="Code"/>
        <w:rPr>
          <w:highlight w:val="white"/>
        </w:rPr>
      </w:pPr>
      <w:r w:rsidRPr="00903DBA">
        <w:rPr>
          <w:highlight w:val="white"/>
        </w:rPr>
        <w:t xml:space="preserve">      }</w:t>
      </w:r>
    </w:p>
    <w:p w14:paraId="441C653B" w14:textId="77777777" w:rsidR="005E5A36" w:rsidRPr="00903DBA" w:rsidRDefault="005E5A36" w:rsidP="005E5A36">
      <w:pPr>
        <w:pStyle w:val="Code"/>
        <w:rPr>
          <w:highlight w:val="white"/>
        </w:rPr>
      </w:pPr>
      <w:r w:rsidRPr="00903DBA">
        <w:rPr>
          <w:highlight w:val="white"/>
        </w:rPr>
        <w:t xml:space="preserve">    }</w:t>
      </w:r>
    </w:p>
    <w:p w14:paraId="10645384" w14:textId="77777777" w:rsidR="005E5A36" w:rsidRPr="00903DBA" w:rsidRDefault="005E5A36" w:rsidP="005E5A36">
      <w:pPr>
        <w:rPr>
          <w:rStyle w:val="KeyWord0"/>
          <w:highlight w:val="white"/>
        </w:rPr>
      </w:pPr>
      <w:r w:rsidRPr="00903DBA">
        <w:rPr>
          <w:highlight w:val="white"/>
        </w:rPr>
        <w:t xml:space="preserve">The </w:t>
      </w:r>
      <w:r w:rsidRPr="00903DBA">
        <w:rPr>
          <w:rStyle w:val="KeyWord0"/>
          <w:highlight w:val="white"/>
        </w:rPr>
        <w:t>StructUnionSpecifier</w:t>
      </w:r>
      <w:r w:rsidRPr="00903DBA">
        <w:rPr>
          <w:highlight w:val="white"/>
        </w:rPr>
        <w:t xml:space="preserve"> method adds a struct or union. The </w:t>
      </w:r>
      <w:r w:rsidRPr="00903DBA">
        <w:rPr>
          <w:rStyle w:val="KeyWord0"/>
          <w:highlight w:val="white"/>
        </w:rPr>
        <w:t>sort</w:t>
      </w:r>
      <w:r w:rsidRPr="00903DBA">
        <w:rPr>
          <w:highlight w:val="white"/>
        </w:rPr>
        <w:t xml:space="preserve">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 xml:space="preserve">. If the optional name is not null, we look up the type (it has been added by </w:t>
      </w:r>
      <w:r w:rsidRPr="00903DBA">
        <w:rPr>
          <w:rStyle w:val="KeyWord0"/>
          <w:highlight w:val="white"/>
        </w:rPr>
        <w:t>StructOrUnionHeader</w:t>
      </w:r>
      <w:r w:rsidRPr="00903DBA">
        <w:rPr>
          <w:highlight w:val="white"/>
        </w:rPr>
        <w:t xml:space="preserve"> above) and sets its member map, which is given by the entry map of the current symbol table.</w:t>
      </w:r>
    </w:p>
    <w:p w14:paraId="73E4A293" w14:textId="77777777" w:rsidR="005E5A36" w:rsidRPr="00903DBA" w:rsidRDefault="005E5A36" w:rsidP="005E5A36">
      <w:pPr>
        <w:pStyle w:val="Code"/>
        <w:rPr>
          <w:highlight w:val="white"/>
        </w:rPr>
      </w:pPr>
      <w:r w:rsidRPr="00903DBA">
        <w:rPr>
          <w:highlight w:val="white"/>
        </w:rPr>
        <w:lastRenderedPageBreak/>
        <w:t xml:space="preserve">    public static Type StructUnionSpecifier(string optionalName, Sort sort) {</w:t>
      </w:r>
    </w:p>
    <w:p w14:paraId="253DE760" w14:textId="77777777" w:rsidR="005E5A36" w:rsidRPr="00903DBA" w:rsidRDefault="005E5A36" w:rsidP="005E5A36">
      <w:pPr>
        <w:pStyle w:val="Code"/>
        <w:rPr>
          <w:highlight w:val="white"/>
        </w:rPr>
      </w:pPr>
      <w:r w:rsidRPr="00903DBA">
        <w:rPr>
          <w:highlight w:val="white"/>
        </w:rPr>
        <w:t xml:space="preserve">      if (optionalName != null) {</w:t>
      </w:r>
    </w:p>
    <w:p w14:paraId="52E21F06" w14:textId="77777777" w:rsidR="005E5A36" w:rsidRPr="00903DBA" w:rsidRDefault="005E5A36" w:rsidP="005E5A36">
      <w:pPr>
        <w:pStyle w:val="Code"/>
        <w:rPr>
          <w:highlight w:val="white"/>
        </w:rPr>
      </w:pPr>
      <w:r w:rsidRPr="00903DBA">
        <w:rPr>
          <w:highlight w:val="white"/>
        </w:rPr>
        <w:t xml:space="preserve">        Type type = SymbolTable.CurrentTable.LookupTag(optionalName, sort);</w:t>
      </w:r>
    </w:p>
    <w:p w14:paraId="47CCF827" w14:textId="77777777" w:rsidR="005E5A36" w:rsidRPr="00903DBA" w:rsidRDefault="005E5A36" w:rsidP="005E5A36">
      <w:pPr>
        <w:pStyle w:val="Code"/>
        <w:rPr>
          <w:highlight w:val="white"/>
        </w:rPr>
      </w:pPr>
      <w:r w:rsidRPr="00903DBA">
        <w:rPr>
          <w:highlight w:val="white"/>
        </w:rPr>
        <w:t xml:space="preserve">        type.MemberMap = SymbolTable.CurrentTable.EntryMap;</w:t>
      </w:r>
    </w:p>
    <w:p w14:paraId="1D58DB3E" w14:textId="77777777" w:rsidR="005E5A36" w:rsidRPr="00903DBA" w:rsidRDefault="005E5A36" w:rsidP="005E5A36">
      <w:pPr>
        <w:pStyle w:val="Code"/>
        <w:rPr>
          <w:highlight w:val="white"/>
        </w:rPr>
      </w:pPr>
      <w:r w:rsidRPr="00903DBA">
        <w:rPr>
          <w:highlight w:val="white"/>
        </w:rPr>
        <w:t xml:space="preserve">        type.MemberList = SymbolTable.CurrentTable.EntryList;</w:t>
      </w:r>
    </w:p>
    <w:p w14:paraId="74DFA2A7" w14:textId="77777777" w:rsidR="005E5A36" w:rsidRPr="00903DBA" w:rsidRDefault="005E5A36" w:rsidP="005E5A36">
      <w:pPr>
        <w:pStyle w:val="Code"/>
        <w:rPr>
          <w:highlight w:val="white"/>
        </w:rPr>
      </w:pPr>
      <w:r w:rsidRPr="00903DBA">
        <w:rPr>
          <w:highlight w:val="white"/>
        </w:rPr>
        <w:t xml:space="preserve">        return type;</w:t>
      </w:r>
    </w:p>
    <w:p w14:paraId="426FC54C" w14:textId="77777777" w:rsidR="005E5A36" w:rsidRPr="00903DBA" w:rsidRDefault="005E5A36" w:rsidP="005E5A36">
      <w:pPr>
        <w:pStyle w:val="Code"/>
        <w:rPr>
          <w:highlight w:val="white"/>
        </w:rPr>
      </w:pPr>
      <w:r w:rsidRPr="00903DBA">
        <w:rPr>
          <w:highlight w:val="white"/>
        </w:rPr>
        <w:t xml:space="preserve">      }</w:t>
      </w:r>
    </w:p>
    <w:p w14:paraId="54F0CC59" w14:textId="77777777" w:rsidR="005E5A36" w:rsidRPr="00903DBA" w:rsidRDefault="005E5A36" w:rsidP="005E5A36">
      <w:pPr>
        <w:rPr>
          <w:highlight w:val="white"/>
        </w:rPr>
      </w:pPr>
      <w:r w:rsidRPr="00903DBA">
        <w:rPr>
          <w:highlight w:val="white"/>
        </w:rPr>
        <w:t>If the optional name is null, we create and return a type with the entry map of the current symbol table.</w:t>
      </w:r>
    </w:p>
    <w:p w14:paraId="34DC6712" w14:textId="77777777" w:rsidR="005E5A36" w:rsidRPr="00903DBA" w:rsidRDefault="005E5A36" w:rsidP="005E5A36">
      <w:pPr>
        <w:pStyle w:val="Code"/>
        <w:rPr>
          <w:highlight w:val="white"/>
        </w:rPr>
      </w:pPr>
      <w:r w:rsidRPr="00903DBA">
        <w:rPr>
          <w:highlight w:val="white"/>
        </w:rPr>
        <w:t xml:space="preserve">      else {</w:t>
      </w:r>
    </w:p>
    <w:p w14:paraId="066AF73B" w14:textId="77777777" w:rsidR="005E5A36" w:rsidRPr="00903DBA" w:rsidRDefault="005E5A36" w:rsidP="005E5A36">
      <w:pPr>
        <w:pStyle w:val="Code"/>
        <w:rPr>
          <w:highlight w:val="white"/>
        </w:rPr>
      </w:pPr>
      <w:r w:rsidRPr="00903DBA">
        <w:rPr>
          <w:highlight w:val="white"/>
        </w:rPr>
        <w:t xml:space="preserve">        return (new Type(sort, SymbolTable.CurrentTable.EntryMap,</w:t>
      </w:r>
    </w:p>
    <w:p w14:paraId="509B562B" w14:textId="77777777" w:rsidR="005E5A36" w:rsidRPr="00903DBA" w:rsidRDefault="005E5A36" w:rsidP="005E5A36">
      <w:pPr>
        <w:pStyle w:val="Code"/>
        <w:rPr>
          <w:highlight w:val="white"/>
        </w:rPr>
      </w:pPr>
      <w:r w:rsidRPr="00903DBA">
        <w:rPr>
          <w:highlight w:val="white"/>
        </w:rPr>
        <w:t xml:space="preserve">                         SymbolTable.CurrentTable.EntryList));</w:t>
      </w:r>
    </w:p>
    <w:p w14:paraId="72459140" w14:textId="77777777" w:rsidR="005E5A36" w:rsidRPr="00903DBA" w:rsidRDefault="005E5A36" w:rsidP="005E5A36">
      <w:pPr>
        <w:pStyle w:val="Code"/>
        <w:rPr>
          <w:highlight w:val="white"/>
        </w:rPr>
      </w:pPr>
      <w:r w:rsidRPr="00903DBA">
        <w:rPr>
          <w:highlight w:val="white"/>
        </w:rPr>
        <w:t xml:space="preserve">      }</w:t>
      </w:r>
    </w:p>
    <w:p w14:paraId="71E23816" w14:textId="77777777" w:rsidR="005E5A36" w:rsidRPr="00903DBA" w:rsidRDefault="005E5A36" w:rsidP="005E5A36">
      <w:pPr>
        <w:pStyle w:val="Code"/>
        <w:rPr>
          <w:highlight w:val="white"/>
        </w:rPr>
      </w:pPr>
      <w:r w:rsidRPr="00903DBA">
        <w:rPr>
          <w:highlight w:val="white"/>
        </w:rPr>
        <w:t xml:space="preserve">    }</w:t>
      </w:r>
    </w:p>
    <w:p w14:paraId="0E8E9D4E"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LookupStructUnion</w:t>
      </w:r>
      <w:r w:rsidRPr="00903DBA">
        <w:rPr>
          <w:highlight w:val="white"/>
        </w:rPr>
        <w:t xml:space="preserve"> method looks a struct or union. The sort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w:t>
      </w:r>
    </w:p>
    <w:p w14:paraId="10356FD0" w14:textId="77777777" w:rsidR="005E5A36" w:rsidRPr="00903DBA" w:rsidRDefault="005E5A36" w:rsidP="005E5A36">
      <w:pPr>
        <w:pStyle w:val="Code"/>
        <w:rPr>
          <w:highlight w:val="white"/>
        </w:rPr>
      </w:pPr>
      <w:r w:rsidRPr="00903DBA">
        <w:rPr>
          <w:highlight w:val="white"/>
        </w:rPr>
        <w:t xml:space="preserve">    public static Type LookupStructUnion(string name, Sort sort) {</w:t>
      </w:r>
    </w:p>
    <w:p w14:paraId="6D0F340F" w14:textId="77777777" w:rsidR="005E5A36" w:rsidRPr="00903DBA" w:rsidRDefault="005E5A36" w:rsidP="005E5A36">
      <w:pPr>
        <w:pStyle w:val="Code"/>
        <w:rPr>
          <w:highlight w:val="white"/>
        </w:rPr>
      </w:pPr>
      <w:r w:rsidRPr="00903DBA">
        <w:rPr>
          <w:highlight w:val="white"/>
        </w:rPr>
        <w:t xml:space="preserve">      Type type = SymbolTable.CurrentTable.LookupTag(name, sort);</w:t>
      </w:r>
    </w:p>
    <w:p w14:paraId="7B4D17CF" w14:textId="77777777" w:rsidR="005E5A36" w:rsidRPr="00903DBA" w:rsidRDefault="005E5A36" w:rsidP="005E5A36">
      <w:pPr>
        <w:rPr>
          <w:highlight w:val="white"/>
        </w:rPr>
      </w:pPr>
      <w:r w:rsidRPr="00903DBA">
        <w:rPr>
          <w:highlight w:val="white"/>
        </w:rPr>
        <w:t>If the struct or union exists, we simply return its type.</w:t>
      </w:r>
    </w:p>
    <w:p w14:paraId="579763D9" w14:textId="77777777" w:rsidR="005E5A36" w:rsidRPr="00903DBA" w:rsidRDefault="005E5A36" w:rsidP="005E5A36">
      <w:pPr>
        <w:pStyle w:val="Code"/>
        <w:rPr>
          <w:highlight w:val="white"/>
        </w:rPr>
      </w:pPr>
      <w:r w:rsidRPr="00903DBA">
        <w:rPr>
          <w:highlight w:val="white"/>
        </w:rPr>
        <w:t xml:space="preserve">      if (type != null) {</w:t>
      </w:r>
    </w:p>
    <w:p w14:paraId="65DE5B37" w14:textId="77777777" w:rsidR="005E5A36" w:rsidRPr="00903DBA" w:rsidRDefault="005E5A36" w:rsidP="005E5A36">
      <w:pPr>
        <w:pStyle w:val="Code"/>
        <w:rPr>
          <w:highlight w:val="white"/>
        </w:rPr>
      </w:pPr>
      <w:r w:rsidRPr="00903DBA">
        <w:rPr>
          <w:highlight w:val="white"/>
        </w:rPr>
        <w:t xml:space="preserve">        return type;</w:t>
      </w:r>
    </w:p>
    <w:p w14:paraId="1E5E2F97" w14:textId="77777777" w:rsidR="005E5A36" w:rsidRPr="00903DBA" w:rsidRDefault="005E5A36" w:rsidP="005E5A36">
      <w:pPr>
        <w:pStyle w:val="Code"/>
        <w:rPr>
          <w:highlight w:val="white"/>
        </w:rPr>
      </w:pPr>
      <w:r w:rsidRPr="00903DBA">
        <w:rPr>
          <w:highlight w:val="white"/>
        </w:rPr>
        <w:t xml:space="preserve">      }</w:t>
      </w:r>
    </w:p>
    <w:p w14:paraId="1E5468D5" w14:textId="77777777" w:rsidR="005E5A36" w:rsidRPr="00903DBA" w:rsidRDefault="005E5A36" w:rsidP="005E5A36">
      <w:pPr>
        <w:rPr>
          <w:highlight w:val="white"/>
        </w:rPr>
      </w:pPr>
      <w:r w:rsidRPr="00903DBA">
        <w:rPr>
          <w:highlight w:val="white"/>
        </w:rPr>
        <w:t>If the struct or union does not exist, we create a new type and add it to the tag map. However, the type lacks a member map, which means that it is not yet possible to define variables of the type. It is only when the struct or union becomes properly defined, with a member map, this it will be possible to define variables.</w:t>
      </w:r>
    </w:p>
    <w:p w14:paraId="274676F7" w14:textId="77777777" w:rsidR="005E5A36" w:rsidRPr="00903DBA" w:rsidRDefault="005E5A36" w:rsidP="005E5A36">
      <w:pPr>
        <w:pStyle w:val="Code"/>
        <w:rPr>
          <w:highlight w:val="white"/>
        </w:rPr>
      </w:pPr>
      <w:r w:rsidRPr="00903DBA">
        <w:rPr>
          <w:highlight w:val="white"/>
        </w:rPr>
        <w:t xml:space="preserve">      else {</w:t>
      </w:r>
    </w:p>
    <w:p w14:paraId="554EB56D" w14:textId="77777777" w:rsidR="005E5A36" w:rsidRPr="00903DBA" w:rsidRDefault="005E5A36" w:rsidP="005E5A36">
      <w:pPr>
        <w:pStyle w:val="Code"/>
        <w:rPr>
          <w:highlight w:val="white"/>
        </w:rPr>
      </w:pPr>
      <w:r w:rsidRPr="00903DBA">
        <w:rPr>
          <w:highlight w:val="white"/>
        </w:rPr>
        <w:t xml:space="preserve">        type = new Type(sort);</w:t>
      </w:r>
    </w:p>
    <w:p w14:paraId="4792EC51" w14:textId="77777777" w:rsidR="005E5A36" w:rsidRPr="00903DBA" w:rsidRDefault="005E5A36" w:rsidP="005E5A36">
      <w:pPr>
        <w:pStyle w:val="Code"/>
        <w:rPr>
          <w:highlight w:val="white"/>
        </w:rPr>
      </w:pPr>
      <w:r w:rsidRPr="00903DBA">
        <w:rPr>
          <w:highlight w:val="white"/>
        </w:rPr>
        <w:t xml:space="preserve">        SymbolTable.CurrentTable.AddTag(name, type);</w:t>
      </w:r>
    </w:p>
    <w:p w14:paraId="6A80B178" w14:textId="77777777" w:rsidR="005E5A36" w:rsidRPr="00903DBA" w:rsidRDefault="005E5A36" w:rsidP="005E5A36">
      <w:pPr>
        <w:pStyle w:val="Code"/>
        <w:rPr>
          <w:highlight w:val="white"/>
        </w:rPr>
      </w:pPr>
      <w:r w:rsidRPr="00903DBA">
        <w:rPr>
          <w:highlight w:val="white"/>
        </w:rPr>
        <w:t xml:space="preserve">        return type;</w:t>
      </w:r>
    </w:p>
    <w:p w14:paraId="662544D3" w14:textId="77777777" w:rsidR="005E5A36" w:rsidRPr="00903DBA" w:rsidRDefault="005E5A36" w:rsidP="005E5A36">
      <w:pPr>
        <w:pStyle w:val="Code"/>
        <w:rPr>
          <w:highlight w:val="white"/>
        </w:rPr>
      </w:pPr>
      <w:r w:rsidRPr="00903DBA">
        <w:rPr>
          <w:highlight w:val="white"/>
        </w:rPr>
        <w:t xml:space="preserve">      }</w:t>
      </w:r>
    </w:p>
    <w:p w14:paraId="3ECE32A3" w14:textId="77777777" w:rsidR="005E5A36" w:rsidRPr="00903DBA" w:rsidRDefault="005E5A36" w:rsidP="005E5A36">
      <w:pPr>
        <w:pStyle w:val="Code"/>
        <w:rPr>
          <w:highlight w:val="white"/>
        </w:rPr>
      </w:pPr>
      <w:r w:rsidRPr="00903DBA">
        <w:rPr>
          <w:highlight w:val="white"/>
        </w:rPr>
        <w:t xml:space="preserve">    }</w:t>
      </w:r>
    </w:p>
    <w:p w14:paraId="077964D8" w14:textId="77777777" w:rsidR="005E5A36" w:rsidRPr="00F92D57" w:rsidRDefault="005E5A36" w:rsidP="00E93BF4">
      <w:pPr>
        <w:pStyle w:val="Rubrik3"/>
        <w:rPr>
          <w:highlight w:val="white"/>
        </w:rPr>
      </w:pPr>
      <w:r w:rsidRPr="00F92D57">
        <w:rPr>
          <w:highlight w:val="white"/>
        </w:rPr>
        <w:t>Enumeration</w:t>
      </w:r>
    </w:p>
    <w:p w14:paraId="571E6C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EnumItem</w:t>
      </w:r>
      <w:r w:rsidRPr="00903DBA">
        <w:rPr>
          <w:highlight w:val="white"/>
        </w:rPr>
        <w:t xml:space="preserve"> method stores the item in the symbol table and checks the optional initialization symbol. The type of the item is constant signed integer.</w:t>
      </w:r>
    </w:p>
    <w:p w14:paraId="45423AB0" w14:textId="77777777" w:rsidR="005E5A36" w:rsidRPr="00903DBA" w:rsidRDefault="005E5A36" w:rsidP="005E5A36">
      <w:pPr>
        <w:pStyle w:val="CodeHeader"/>
        <w:rPr>
          <w:highlight w:val="white"/>
        </w:rPr>
      </w:pPr>
      <w:r w:rsidRPr="00903DBA">
        <w:rPr>
          <w:highlight w:val="white"/>
        </w:rPr>
        <w:t>MiddleCodeGenerator.cs</w:t>
      </w:r>
    </w:p>
    <w:p w14:paraId="18D24FD3" w14:textId="77777777" w:rsidR="005E5A36" w:rsidRPr="00903DBA" w:rsidRDefault="005E5A36" w:rsidP="005E5A36">
      <w:pPr>
        <w:pStyle w:val="Code"/>
        <w:rPr>
          <w:highlight w:val="white"/>
        </w:rPr>
      </w:pPr>
      <w:r w:rsidRPr="00903DBA">
        <w:rPr>
          <w:highlight w:val="white"/>
        </w:rPr>
        <w:t xml:space="preserve">    public static Symbol EnumItem(string itemName,</w:t>
      </w:r>
    </w:p>
    <w:p w14:paraId="574D1BFB" w14:textId="77777777" w:rsidR="005E5A36" w:rsidRPr="00903DBA" w:rsidRDefault="005E5A36" w:rsidP="005E5A36">
      <w:pPr>
        <w:pStyle w:val="Code"/>
        <w:rPr>
          <w:highlight w:val="white"/>
        </w:rPr>
      </w:pPr>
      <w:r w:rsidRPr="00903DBA">
        <w:rPr>
          <w:highlight w:val="white"/>
        </w:rPr>
        <w:t xml:space="preserve">                                  Symbol optInitializerSymbol) {</w:t>
      </w:r>
    </w:p>
    <w:p w14:paraId="44374D37" w14:textId="77777777" w:rsidR="005E5A36" w:rsidRPr="00903DBA" w:rsidRDefault="005E5A36" w:rsidP="005E5A36">
      <w:pPr>
        <w:pStyle w:val="Code"/>
        <w:rPr>
          <w:highlight w:val="white"/>
        </w:rPr>
      </w:pPr>
      <w:r w:rsidRPr="00903DBA">
        <w:rPr>
          <w:highlight w:val="white"/>
        </w:rPr>
        <w:t xml:space="preserve">      Type itemType = new Type(Sort.SignedInt, true);</w:t>
      </w:r>
    </w:p>
    <w:p w14:paraId="189A1970" w14:textId="77777777" w:rsidR="005E5A36" w:rsidRPr="00903DBA" w:rsidRDefault="005E5A36" w:rsidP="005E5A36">
      <w:pPr>
        <w:pStyle w:val="Code"/>
        <w:rPr>
          <w:highlight w:val="white"/>
        </w:rPr>
      </w:pPr>
      <w:r w:rsidRPr="00903DBA">
        <w:rPr>
          <w:highlight w:val="white"/>
        </w:rPr>
        <w:t xml:space="preserve">      itemType.Constant = true;</w:t>
      </w:r>
    </w:p>
    <w:p w14:paraId="6ACEAB16" w14:textId="77777777" w:rsidR="005E5A36" w:rsidRPr="00903DBA" w:rsidRDefault="005E5A36" w:rsidP="005E5A36">
      <w:pPr>
        <w:rPr>
          <w:highlight w:val="white"/>
        </w:rPr>
      </w:pPr>
      <w:r w:rsidRPr="00903DBA">
        <w:rPr>
          <w:highlight w:val="white"/>
        </w:rPr>
        <w:t>The value of the item is either set by the initialization symbol value, if present, or by the enumeration value stack. The stack holds the value of the current enumeration list. It is popped and pushed with the item value plus one. In that way will each item hold the value of the previous item plus one, the first item holds the value zero.</w:t>
      </w:r>
    </w:p>
    <w:p w14:paraId="15865D30" w14:textId="77777777" w:rsidR="005E5A36" w:rsidRPr="00903DBA" w:rsidRDefault="005E5A36" w:rsidP="005E5A36">
      <w:pPr>
        <w:pStyle w:val="Code"/>
        <w:rPr>
          <w:highlight w:val="white"/>
        </w:rPr>
      </w:pPr>
      <w:r w:rsidRPr="00903DBA">
        <w:rPr>
          <w:highlight w:val="white"/>
        </w:rPr>
        <w:t xml:space="preserve">      BigInteger value;</w:t>
      </w:r>
    </w:p>
    <w:p w14:paraId="5EB1A705" w14:textId="77777777" w:rsidR="005E5A36" w:rsidRPr="00903DBA" w:rsidRDefault="005E5A36" w:rsidP="005E5A36">
      <w:pPr>
        <w:pStyle w:val="Code"/>
        <w:rPr>
          <w:highlight w:val="white"/>
        </w:rPr>
      </w:pPr>
      <w:r w:rsidRPr="00903DBA">
        <w:rPr>
          <w:highlight w:val="white"/>
        </w:rPr>
        <w:t xml:space="preserve">      if (optInitializerSymbol != null) {</w:t>
      </w:r>
    </w:p>
    <w:p w14:paraId="60614793" w14:textId="77777777" w:rsidR="005E5A36" w:rsidRPr="00903DBA" w:rsidRDefault="005E5A36" w:rsidP="005E5A36">
      <w:pPr>
        <w:pStyle w:val="Code"/>
        <w:rPr>
          <w:highlight w:val="white"/>
        </w:rPr>
      </w:pPr>
      <w:r w:rsidRPr="00903DBA">
        <w:rPr>
          <w:highlight w:val="white"/>
        </w:rPr>
        <w:t xml:space="preserve">        Assert.Error(optInitializerSymbol.Type.IsIntegral(), itemName,</w:t>
      </w:r>
    </w:p>
    <w:p w14:paraId="0F03CDAA" w14:textId="77777777" w:rsidR="005E5A36" w:rsidRPr="00903DBA" w:rsidRDefault="005E5A36" w:rsidP="005E5A36">
      <w:pPr>
        <w:pStyle w:val="Code"/>
        <w:rPr>
          <w:highlight w:val="white"/>
        </w:rPr>
      </w:pPr>
      <w:r w:rsidRPr="00903DBA">
        <w:rPr>
          <w:highlight w:val="white"/>
        </w:rPr>
        <w:t xml:space="preserve">                     Message.Non__integral_enum_value);</w:t>
      </w:r>
    </w:p>
    <w:p w14:paraId="1FF59E85" w14:textId="77777777" w:rsidR="005E5A36" w:rsidRPr="00903DBA" w:rsidRDefault="005E5A36" w:rsidP="005E5A36">
      <w:pPr>
        <w:pStyle w:val="Code"/>
        <w:rPr>
          <w:highlight w:val="white"/>
        </w:rPr>
      </w:pPr>
      <w:r w:rsidRPr="00903DBA">
        <w:rPr>
          <w:highlight w:val="white"/>
        </w:rPr>
        <w:lastRenderedPageBreak/>
        <w:t xml:space="preserve">        Assert.Error(optInitializerSymbol.IsValue(), itemName,</w:t>
      </w:r>
    </w:p>
    <w:p w14:paraId="2CCF0ACA" w14:textId="77777777" w:rsidR="005E5A36" w:rsidRPr="00903DBA" w:rsidRDefault="005E5A36" w:rsidP="005E5A36">
      <w:pPr>
        <w:pStyle w:val="Code"/>
        <w:rPr>
          <w:highlight w:val="white"/>
        </w:rPr>
      </w:pPr>
      <w:r w:rsidRPr="00903DBA">
        <w:rPr>
          <w:highlight w:val="white"/>
        </w:rPr>
        <w:t xml:space="preserve">                     Message.Non__constant_enum_value);</w:t>
      </w:r>
    </w:p>
    <w:p w14:paraId="1DDDC33F" w14:textId="77777777" w:rsidR="005E5A36" w:rsidRPr="00903DBA" w:rsidRDefault="005E5A36" w:rsidP="005E5A36">
      <w:pPr>
        <w:pStyle w:val="Code"/>
        <w:rPr>
          <w:highlight w:val="white"/>
        </w:rPr>
      </w:pPr>
      <w:r w:rsidRPr="00903DBA">
        <w:rPr>
          <w:highlight w:val="white"/>
        </w:rPr>
        <w:t xml:space="preserve">        CCompiler_Main.Parser.EnumValueStack.Pop();</w:t>
      </w:r>
    </w:p>
    <w:p w14:paraId="5F9815E3" w14:textId="77777777" w:rsidR="005E5A36" w:rsidRPr="00903DBA" w:rsidRDefault="005E5A36" w:rsidP="005E5A36">
      <w:pPr>
        <w:pStyle w:val="Code"/>
        <w:rPr>
          <w:highlight w:val="white"/>
        </w:rPr>
      </w:pPr>
      <w:r w:rsidRPr="00903DBA">
        <w:rPr>
          <w:highlight w:val="white"/>
        </w:rPr>
        <w:t xml:space="preserve">        value = (BigInteger) optInitializerSymbol.Value;</w:t>
      </w:r>
    </w:p>
    <w:p w14:paraId="688C82AC" w14:textId="77777777" w:rsidR="005E5A36" w:rsidRPr="00903DBA" w:rsidRDefault="005E5A36" w:rsidP="005E5A36">
      <w:pPr>
        <w:pStyle w:val="Code"/>
        <w:rPr>
          <w:highlight w:val="white"/>
        </w:rPr>
      </w:pPr>
      <w:r w:rsidRPr="00903DBA">
        <w:rPr>
          <w:highlight w:val="white"/>
        </w:rPr>
        <w:t xml:space="preserve">      }</w:t>
      </w:r>
    </w:p>
    <w:p w14:paraId="717DFF2F" w14:textId="77777777" w:rsidR="005E5A36" w:rsidRPr="00903DBA" w:rsidRDefault="005E5A36" w:rsidP="005E5A36">
      <w:pPr>
        <w:pStyle w:val="Code"/>
        <w:rPr>
          <w:highlight w:val="white"/>
        </w:rPr>
      </w:pPr>
      <w:r w:rsidRPr="00903DBA">
        <w:rPr>
          <w:highlight w:val="white"/>
        </w:rPr>
        <w:t xml:space="preserve">      else {</w:t>
      </w:r>
    </w:p>
    <w:p w14:paraId="09B3B433" w14:textId="77777777" w:rsidR="005E5A36" w:rsidRPr="00903DBA" w:rsidRDefault="005E5A36" w:rsidP="005E5A36">
      <w:pPr>
        <w:pStyle w:val="Code"/>
        <w:rPr>
          <w:highlight w:val="white"/>
        </w:rPr>
      </w:pPr>
      <w:r w:rsidRPr="00903DBA">
        <w:rPr>
          <w:highlight w:val="white"/>
        </w:rPr>
        <w:t xml:space="preserve">        value = CCompiler_Main.Parser.EnumValueStack.Pop();</w:t>
      </w:r>
    </w:p>
    <w:p w14:paraId="4E14C166" w14:textId="77777777" w:rsidR="005E5A36" w:rsidRPr="00903DBA" w:rsidRDefault="005E5A36" w:rsidP="005E5A36">
      <w:pPr>
        <w:pStyle w:val="Code"/>
        <w:rPr>
          <w:highlight w:val="white"/>
        </w:rPr>
      </w:pPr>
      <w:r w:rsidRPr="00903DBA">
        <w:rPr>
          <w:highlight w:val="white"/>
        </w:rPr>
        <w:t xml:space="preserve">      }</w:t>
      </w:r>
    </w:p>
    <w:p w14:paraId="0D4C3ABA" w14:textId="77777777" w:rsidR="005E5A36" w:rsidRPr="00903DBA" w:rsidRDefault="005E5A36" w:rsidP="005E5A36">
      <w:pPr>
        <w:pStyle w:val="Code"/>
        <w:rPr>
          <w:highlight w:val="white"/>
        </w:rPr>
      </w:pPr>
      <w:r w:rsidRPr="00903DBA">
        <w:rPr>
          <w:highlight w:val="white"/>
        </w:rPr>
        <w:t xml:space="preserve">    </w:t>
      </w:r>
    </w:p>
    <w:p w14:paraId="4075AEC9" w14:textId="77777777" w:rsidR="005E5A36" w:rsidRPr="00903DBA" w:rsidRDefault="005E5A36" w:rsidP="005E5A36">
      <w:pPr>
        <w:pStyle w:val="Code"/>
        <w:rPr>
          <w:highlight w:val="white"/>
        </w:rPr>
      </w:pPr>
      <w:r w:rsidRPr="00903DBA">
        <w:rPr>
          <w:highlight w:val="white"/>
        </w:rPr>
        <w:t xml:space="preserve">      Symbol itemSymbol = new Symbol(itemName, null, itemType, value);</w:t>
      </w:r>
    </w:p>
    <w:p w14:paraId="7DBF3E37" w14:textId="77777777" w:rsidR="005E5A36" w:rsidRPr="00903DBA" w:rsidRDefault="005E5A36" w:rsidP="005E5A36">
      <w:pPr>
        <w:pStyle w:val="Code"/>
        <w:rPr>
          <w:highlight w:val="white"/>
        </w:rPr>
      </w:pPr>
      <w:r w:rsidRPr="00903DBA">
        <w:rPr>
          <w:highlight w:val="white"/>
        </w:rPr>
        <w:t xml:space="preserve">      SymbolTable.CurrentTable.AddSymbol(itemSymbol);</w:t>
      </w:r>
    </w:p>
    <w:p w14:paraId="2CC2C515" w14:textId="77777777" w:rsidR="005E5A36" w:rsidRPr="00903DBA" w:rsidRDefault="005E5A36" w:rsidP="005E5A36">
      <w:pPr>
        <w:pStyle w:val="Code"/>
        <w:rPr>
          <w:highlight w:val="white"/>
        </w:rPr>
      </w:pPr>
      <w:r w:rsidRPr="00903DBA">
        <w:rPr>
          <w:highlight w:val="white"/>
        </w:rPr>
        <w:t xml:space="preserve">      CCompiler_Main.Parser.EnumValueStack.Push(value + 1);</w:t>
      </w:r>
    </w:p>
    <w:p w14:paraId="470F8F45" w14:textId="77777777" w:rsidR="005E5A36" w:rsidRPr="00903DBA" w:rsidRDefault="005E5A36" w:rsidP="005E5A36">
      <w:pPr>
        <w:pStyle w:val="Code"/>
        <w:rPr>
          <w:highlight w:val="white"/>
        </w:rPr>
      </w:pPr>
      <w:r w:rsidRPr="00903DBA">
        <w:rPr>
          <w:highlight w:val="white"/>
        </w:rPr>
        <w:t xml:space="preserve">      return itemSymbol;</w:t>
      </w:r>
    </w:p>
    <w:p w14:paraId="3AF81F56" w14:textId="77777777" w:rsidR="005E5A36" w:rsidRPr="00903DBA" w:rsidRDefault="005E5A36" w:rsidP="005E5A36">
      <w:pPr>
        <w:pStyle w:val="Code"/>
        <w:rPr>
          <w:highlight w:val="white"/>
        </w:rPr>
      </w:pPr>
      <w:r w:rsidRPr="00903DBA">
        <w:rPr>
          <w:highlight w:val="white"/>
        </w:rPr>
        <w:t xml:space="preserve">    }</w:t>
      </w:r>
    </w:p>
    <w:p w14:paraId="5BD6F4D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EnumSpecifier</w:t>
      </w:r>
      <w:r w:rsidRPr="00903DBA">
        <w:rPr>
          <w:highlight w:val="white"/>
        </w:rPr>
        <w:t xml:space="preserve"> method add the enumerator to the current symbol table if optional name is not null.</w:t>
      </w:r>
    </w:p>
    <w:p w14:paraId="607BCAB3" w14:textId="77777777" w:rsidR="005E5A36" w:rsidRPr="00903DBA" w:rsidRDefault="005E5A36" w:rsidP="005E5A36">
      <w:pPr>
        <w:pStyle w:val="Code"/>
        <w:rPr>
          <w:highlight w:val="white"/>
        </w:rPr>
      </w:pPr>
      <w:r w:rsidRPr="00903DBA">
        <w:rPr>
          <w:highlight w:val="white"/>
        </w:rPr>
        <w:t xml:space="preserve">    public static Type EnumSpecifier(string optionalName,</w:t>
      </w:r>
    </w:p>
    <w:p w14:paraId="081C12C4" w14:textId="77777777" w:rsidR="005E5A36" w:rsidRPr="00903DBA" w:rsidRDefault="005E5A36" w:rsidP="005E5A36">
      <w:pPr>
        <w:pStyle w:val="Code"/>
        <w:rPr>
          <w:highlight w:val="white"/>
        </w:rPr>
      </w:pPr>
      <w:r w:rsidRPr="00903DBA">
        <w:rPr>
          <w:highlight w:val="white"/>
        </w:rPr>
        <w:t xml:space="preserve">                                     ISet&lt;Pair&lt;Symbol,bool&gt;&gt; enumSet) {</w:t>
      </w:r>
    </w:p>
    <w:p w14:paraId="3808A599" w14:textId="77777777" w:rsidR="005E5A36" w:rsidRPr="00903DBA" w:rsidRDefault="005E5A36" w:rsidP="005E5A36">
      <w:pPr>
        <w:pStyle w:val="Code"/>
        <w:rPr>
          <w:highlight w:val="white"/>
        </w:rPr>
      </w:pPr>
      <w:r w:rsidRPr="00903DBA">
        <w:rPr>
          <w:highlight w:val="white"/>
        </w:rPr>
        <w:t xml:space="preserve">      Type enumType = new Type(Sort.Enumeration, enumSet);</w:t>
      </w:r>
    </w:p>
    <w:p w14:paraId="3EC5A17E" w14:textId="77777777" w:rsidR="005E5A36" w:rsidRPr="00903DBA" w:rsidRDefault="005E5A36" w:rsidP="005E5A36">
      <w:pPr>
        <w:pStyle w:val="Code"/>
        <w:rPr>
          <w:highlight w:val="white"/>
        </w:rPr>
      </w:pPr>
    </w:p>
    <w:p w14:paraId="3ED1407B" w14:textId="77777777" w:rsidR="005E5A36" w:rsidRPr="00903DBA" w:rsidRDefault="005E5A36" w:rsidP="005E5A36">
      <w:pPr>
        <w:pStyle w:val="Code"/>
        <w:rPr>
          <w:highlight w:val="white"/>
        </w:rPr>
      </w:pPr>
      <w:r w:rsidRPr="00903DBA">
        <w:rPr>
          <w:highlight w:val="white"/>
        </w:rPr>
        <w:t xml:space="preserve">      if (optionalName != null) {</w:t>
      </w:r>
    </w:p>
    <w:p w14:paraId="7CA38320" w14:textId="77777777" w:rsidR="005E5A36" w:rsidRPr="00903DBA" w:rsidRDefault="005E5A36" w:rsidP="005E5A36">
      <w:pPr>
        <w:pStyle w:val="Code"/>
        <w:rPr>
          <w:highlight w:val="white"/>
        </w:rPr>
      </w:pPr>
      <w:r w:rsidRPr="00903DBA">
        <w:rPr>
          <w:highlight w:val="white"/>
        </w:rPr>
        <w:t xml:space="preserve">        SymbolTable.CurrentTable.AddTag(optionalName, enumType);</w:t>
      </w:r>
    </w:p>
    <w:p w14:paraId="27EA57AA" w14:textId="77777777" w:rsidR="005E5A36" w:rsidRPr="00903DBA" w:rsidRDefault="005E5A36" w:rsidP="005E5A36">
      <w:pPr>
        <w:pStyle w:val="Code"/>
        <w:rPr>
          <w:highlight w:val="white"/>
        </w:rPr>
      </w:pPr>
      <w:r w:rsidRPr="00903DBA">
        <w:rPr>
          <w:highlight w:val="white"/>
        </w:rPr>
        <w:t xml:space="preserve">      }</w:t>
      </w:r>
    </w:p>
    <w:p w14:paraId="6431E41B" w14:textId="77777777" w:rsidR="005E5A36" w:rsidRPr="00903DBA" w:rsidRDefault="005E5A36" w:rsidP="005E5A36">
      <w:pPr>
        <w:pStyle w:val="Code"/>
        <w:rPr>
          <w:highlight w:val="white"/>
        </w:rPr>
      </w:pPr>
    </w:p>
    <w:p w14:paraId="6908C75B" w14:textId="77777777" w:rsidR="005E5A36" w:rsidRPr="00903DBA" w:rsidRDefault="005E5A36" w:rsidP="005E5A36">
      <w:pPr>
        <w:pStyle w:val="Code"/>
        <w:rPr>
          <w:highlight w:val="white"/>
        </w:rPr>
      </w:pPr>
      <w:r w:rsidRPr="00903DBA">
        <w:rPr>
          <w:highlight w:val="white"/>
        </w:rPr>
        <w:t xml:space="preserve">      return enumType;</w:t>
      </w:r>
    </w:p>
    <w:p w14:paraId="10D4EF50" w14:textId="77777777" w:rsidR="005E5A36" w:rsidRPr="00903DBA" w:rsidRDefault="005E5A36" w:rsidP="005E5A36">
      <w:pPr>
        <w:pStyle w:val="Code"/>
        <w:rPr>
          <w:highlight w:val="white"/>
        </w:rPr>
      </w:pPr>
      <w:r w:rsidRPr="00903DBA">
        <w:rPr>
          <w:highlight w:val="white"/>
        </w:rPr>
        <w:t xml:space="preserve">    }</w:t>
      </w:r>
    </w:p>
    <w:p w14:paraId="53ED903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LookupEnum</w:t>
      </w:r>
      <w:r w:rsidRPr="00903DBA">
        <w:rPr>
          <w:highlight w:val="white"/>
        </w:rPr>
        <w:t xml:space="preserve"> method looks up the name of an enumeration. Technically, there is no meaning by looking up an enumeration name since an enumeration value has the signed integer type. However, if an unknown name is refereed, an error shall be reported. The following code is value only if an enumeration with the name </w:t>
      </w:r>
      <w:r w:rsidRPr="00903DBA">
        <w:rPr>
          <w:rStyle w:val="KeyWord0"/>
          <w:highlight w:val="white"/>
        </w:rPr>
        <w:t>CarMake</w:t>
      </w:r>
      <w:r w:rsidRPr="00903DBA">
        <w:rPr>
          <w:highlight w:val="white"/>
        </w:rPr>
        <w:t xml:space="preserve"> has earlier been defined.</w:t>
      </w:r>
    </w:p>
    <w:p w14:paraId="5BC1E0F2" w14:textId="77777777" w:rsidR="005E5A36" w:rsidRPr="00903DBA" w:rsidRDefault="005E5A36" w:rsidP="005E5A36">
      <w:pPr>
        <w:pStyle w:val="Code"/>
        <w:rPr>
          <w:highlight w:val="white"/>
        </w:rPr>
      </w:pPr>
      <w:r w:rsidRPr="00903DBA">
        <w:rPr>
          <w:highlight w:val="white"/>
        </w:rPr>
        <w:t>Enum CarMake car;</w:t>
      </w:r>
    </w:p>
    <w:p w14:paraId="37DF9DC0" w14:textId="77777777" w:rsidR="005E5A36" w:rsidRPr="00903DBA" w:rsidRDefault="005E5A36" w:rsidP="005E5A36">
      <w:pPr>
        <w:pStyle w:val="CodeHeader"/>
        <w:rPr>
          <w:highlight w:val="white"/>
        </w:rPr>
      </w:pPr>
      <w:r w:rsidRPr="00903DBA">
        <w:rPr>
          <w:highlight w:val="white"/>
        </w:rPr>
        <w:t>MiddleCodeGenerator.cs</w:t>
      </w:r>
    </w:p>
    <w:p w14:paraId="18B38F91" w14:textId="77777777" w:rsidR="005E5A36" w:rsidRPr="00903DBA" w:rsidRDefault="005E5A36" w:rsidP="005E5A36">
      <w:pPr>
        <w:pStyle w:val="Code"/>
        <w:rPr>
          <w:highlight w:val="white"/>
        </w:rPr>
      </w:pPr>
      <w:r w:rsidRPr="00903DBA">
        <w:rPr>
          <w:highlight w:val="white"/>
        </w:rPr>
        <w:t xml:space="preserve">    public static Type LookupEnum(string name) {</w:t>
      </w:r>
    </w:p>
    <w:p w14:paraId="3B9765B9" w14:textId="77777777" w:rsidR="005E5A36" w:rsidRPr="00903DBA" w:rsidRDefault="005E5A36" w:rsidP="005E5A36">
      <w:pPr>
        <w:pStyle w:val="Code"/>
        <w:rPr>
          <w:highlight w:val="white"/>
        </w:rPr>
      </w:pPr>
      <w:r w:rsidRPr="00903DBA">
        <w:rPr>
          <w:highlight w:val="white"/>
        </w:rPr>
        <w:t xml:space="preserve">      Type type = SymbolTable.CurrentTable.LookupTag(name, Sort.Enumeration);</w:t>
      </w:r>
    </w:p>
    <w:p w14:paraId="3A263EF4" w14:textId="77777777" w:rsidR="005E5A36" w:rsidRPr="00903DBA" w:rsidRDefault="005E5A36" w:rsidP="005E5A36">
      <w:pPr>
        <w:pStyle w:val="Code"/>
        <w:rPr>
          <w:highlight w:val="white"/>
        </w:rPr>
      </w:pPr>
      <w:r w:rsidRPr="00903DBA">
        <w:rPr>
          <w:highlight w:val="white"/>
        </w:rPr>
        <w:t xml:space="preserve">      Assert.Error(type != null, name, Message.Tag_not_found);</w:t>
      </w:r>
    </w:p>
    <w:p w14:paraId="6849DAD3" w14:textId="77777777" w:rsidR="005E5A36" w:rsidRPr="00903DBA" w:rsidRDefault="005E5A36" w:rsidP="005E5A36">
      <w:pPr>
        <w:pStyle w:val="Code"/>
        <w:rPr>
          <w:highlight w:val="white"/>
        </w:rPr>
      </w:pPr>
      <w:r w:rsidRPr="00903DBA">
        <w:rPr>
          <w:highlight w:val="white"/>
        </w:rPr>
        <w:t xml:space="preserve">      return type;</w:t>
      </w:r>
    </w:p>
    <w:p w14:paraId="745CB5BA" w14:textId="77777777" w:rsidR="005E5A36" w:rsidRPr="00903DBA" w:rsidRDefault="005E5A36" w:rsidP="005E5A36">
      <w:pPr>
        <w:pStyle w:val="Code"/>
        <w:rPr>
          <w:highlight w:val="white"/>
        </w:rPr>
      </w:pPr>
      <w:r w:rsidRPr="00903DBA">
        <w:rPr>
          <w:highlight w:val="white"/>
        </w:rPr>
        <w:t xml:space="preserve">    }</w:t>
      </w:r>
    </w:p>
    <w:p w14:paraId="23B4A20C" w14:textId="77777777" w:rsidR="005E5A36" w:rsidRDefault="005E5A36" w:rsidP="00587AB2">
      <w:pPr>
        <w:pStyle w:val="Rubrik3"/>
        <w:rPr>
          <w:highlight w:val="white"/>
        </w:rPr>
      </w:pPr>
      <w:r>
        <w:rPr>
          <w:highlight w:val="white"/>
        </w:rPr>
        <w:t>Declarator</w:t>
      </w:r>
    </w:p>
    <w:p w14:paraId="63B97B6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Declarator</w:t>
      </w:r>
      <w:r w:rsidRPr="00903DBA">
        <w:rPr>
          <w:highlight w:val="white"/>
        </w:rPr>
        <w:t xml:space="preserve"> method handles the cases without assignment or bitfield. The declarator is possible made up by a sequence of pointer, array, or functions declarations, and we add the type of the specifier as the end type of the declarator.</w:t>
      </w:r>
    </w:p>
    <w:p w14:paraId="5DBFFE79" w14:textId="77777777" w:rsidR="005E5A36" w:rsidRPr="00903DBA" w:rsidRDefault="005E5A36" w:rsidP="005E5A36">
      <w:pPr>
        <w:pStyle w:val="CodeHeader"/>
        <w:rPr>
          <w:highlight w:val="white"/>
        </w:rPr>
      </w:pPr>
      <w:r w:rsidRPr="00903DBA">
        <w:rPr>
          <w:highlight w:val="white"/>
        </w:rPr>
        <w:t>MiddleCodeGenerator.cs</w:t>
      </w:r>
    </w:p>
    <w:p w14:paraId="299262EB" w14:textId="77777777" w:rsidR="005E5A36" w:rsidRPr="00903DBA" w:rsidRDefault="005E5A36" w:rsidP="005E5A36">
      <w:pPr>
        <w:pStyle w:val="Code"/>
        <w:rPr>
          <w:highlight w:val="white"/>
        </w:rPr>
      </w:pPr>
      <w:r w:rsidRPr="00903DBA">
        <w:rPr>
          <w:highlight w:val="white"/>
        </w:rPr>
        <w:t xml:space="preserve">    public static void Declarator(Specifier specifier, Declarator declarator){</w:t>
      </w:r>
    </w:p>
    <w:p w14:paraId="6FE9879E" w14:textId="77777777" w:rsidR="005E5A36" w:rsidRPr="00903DBA" w:rsidRDefault="005E5A36" w:rsidP="005E5A36">
      <w:pPr>
        <w:pStyle w:val="Code"/>
        <w:rPr>
          <w:highlight w:val="white"/>
        </w:rPr>
      </w:pPr>
      <w:r w:rsidRPr="00903DBA">
        <w:rPr>
          <w:highlight w:val="white"/>
        </w:rPr>
        <w:t xml:space="preserve">      declarator.Add(specifier.Type);</w:t>
      </w:r>
    </w:p>
    <w:p w14:paraId="6D04A5B7" w14:textId="77777777" w:rsidR="005E5A36" w:rsidRPr="00903DBA" w:rsidRDefault="005E5A36" w:rsidP="005E5A36">
      <w:pPr>
        <w:rPr>
          <w:highlight w:val="white"/>
        </w:rPr>
      </w:pPr>
      <w:r w:rsidRPr="00903DBA">
        <w:rPr>
          <w:highlight w:val="white"/>
        </w:rPr>
        <w:t xml:space="preserve">A function can only hold extern or static storage. This is in fact the only storage check that is performed outside the </w:t>
      </w:r>
      <w:r w:rsidRPr="00903DBA">
        <w:rPr>
          <w:rStyle w:val="KeyWord0"/>
          <w:highlight w:val="white"/>
        </w:rPr>
        <w:t>Specifier</w:t>
      </w:r>
      <w:r w:rsidRPr="00903DBA">
        <w:rPr>
          <w:highlight w:val="white"/>
        </w:rPr>
        <w:t xml:space="preserve"> class of Chapter </w:t>
      </w:r>
      <w:r w:rsidRPr="00903DBA">
        <w:rPr>
          <w:highlight w:val="white"/>
        </w:rPr>
        <w:fldChar w:fldCharType="begin"/>
      </w:r>
      <w:r w:rsidRPr="00903DBA">
        <w:rPr>
          <w:highlight w:val="white"/>
        </w:rPr>
        <w:instrText xml:space="preserve"> REF _Ref54264860 \r \h </w:instrText>
      </w:r>
      <w:r w:rsidRPr="00903DBA">
        <w:rPr>
          <w:highlight w:val="white"/>
        </w:rPr>
      </w:r>
      <w:r w:rsidRPr="00903DBA">
        <w:rPr>
          <w:highlight w:val="white"/>
        </w:rPr>
        <w:fldChar w:fldCharType="separate"/>
      </w:r>
      <w:r w:rsidRPr="00903DBA">
        <w:rPr>
          <w:highlight w:val="white"/>
        </w:rPr>
        <w:t>4</w:t>
      </w:r>
      <w:r w:rsidRPr="00903DBA">
        <w:rPr>
          <w:highlight w:val="white"/>
        </w:rPr>
        <w:fldChar w:fldCharType="end"/>
      </w:r>
      <w:r w:rsidRPr="00903DBA">
        <w:rPr>
          <w:highlight w:val="white"/>
        </w:rPr>
        <w:t>, since we need the declarator to decide that it is in fact a function declaration.</w:t>
      </w:r>
    </w:p>
    <w:p w14:paraId="66565E48" w14:textId="77777777" w:rsidR="005E5A36" w:rsidRPr="00903DBA" w:rsidRDefault="005E5A36" w:rsidP="005E5A36">
      <w:pPr>
        <w:pStyle w:val="Code"/>
        <w:rPr>
          <w:highlight w:val="white"/>
        </w:rPr>
      </w:pPr>
      <w:r w:rsidRPr="00903DBA">
        <w:rPr>
          <w:highlight w:val="white"/>
        </w:rPr>
        <w:t xml:space="preserve">      Storage storage = specifier.Storage;</w:t>
      </w:r>
    </w:p>
    <w:p w14:paraId="1A6BD34A" w14:textId="77777777" w:rsidR="005E5A36" w:rsidRPr="00903DBA" w:rsidRDefault="005E5A36" w:rsidP="005E5A36">
      <w:pPr>
        <w:pStyle w:val="Code"/>
        <w:rPr>
          <w:highlight w:val="white"/>
        </w:rPr>
      </w:pPr>
      <w:r w:rsidRPr="00903DBA">
        <w:rPr>
          <w:highlight w:val="white"/>
        </w:rPr>
        <w:t xml:space="preserve">      if (declarator.Type.IsFunction()) {</w:t>
      </w:r>
    </w:p>
    <w:p w14:paraId="35957D46" w14:textId="77777777" w:rsidR="005E5A36" w:rsidRPr="00903DBA" w:rsidRDefault="005E5A36" w:rsidP="005E5A36">
      <w:pPr>
        <w:pStyle w:val="Code"/>
        <w:rPr>
          <w:highlight w:val="white"/>
        </w:rPr>
      </w:pPr>
      <w:r w:rsidRPr="00903DBA">
        <w:rPr>
          <w:highlight w:val="white"/>
        </w:rPr>
        <w:lastRenderedPageBreak/>
        <w:t xml:space="preserve">        Assert.Error((storage == Storage.Static) ||</w:t>
      </w:r>
    </w:p>
    <w:p w14:paraId="42F3B388" w14:textId="77777777" w:rsidR="005E5A36" w:rsidRPr="00903DBA" w:rsidRDefault="005E5A36" w:rsidP="005E5A36">
      <w:pPr>
        <w:pStyle w:val="Code"/>
        <w:rPr>
          <w:highlight w:val="white"/>
        </w:rPr>
      </w:pPr>
      <w:r w:rsidRPr="00903DBA">
        <w:rPr>
          <w:highlight w:val="white"/>
        </w:rPr>
        <w:t xml:space="preserve">                     (storage == Storage.Extern),  storage, Message.</w:t>
      </w:r>
    </w:p>
    <w:p w14:paraId="1A3B3EBA" w14:textId="77777777" w:rsidR="005E5A36" w:rsidRPr="00903DBA" w:rsidRDefault="005E5A36" w:rsidP="005E5A36">
      <w:pPr>
        <w:pStyle w:val="Code"/>
        <w:rPr>
          <w:highlight w:val="white"/>
        </w:rPr>
      </w:pPr>
      <w:r w:rsidRPr="00903DBA">
        <w:rPr>
          <w:highlight w:val="white"/>
        </w:rPr>
        <w:t xml:space="preserve">          Only_extern_or_static_storage_allowed_for_functions);</w:t>
      </w:r>
    </w:p>
    <w:p w14:paraId="6DE222A2" w14:textId="77777777" w:rsidR="005E5A36" w:rsidRPr="00903DBA" w:rsidRDefault="005E5A36" w:rsidP="005E5A36">
      <w:pPr>
        <w:pStyle w:val="Code"/>
        <w:rPr>
          <w:highlight w:val="white"/>
        </w:rPr>
      </w:pPr>
      <w:r w:rsidRPr="00903DBA">
        <w:rPr>
          <w:highlight w:val="white"/>
        </w:rPr>
        <w:t xml:space="preserve">      }</w:t>
      </w:r>
    </w:p>
    <w:p w14:paraId="1757A27B" w14:textId="77777777" w:rsidR="005E5A36" w:rsidRPr="00903DBA" w:rsidRDefault="005E5A36" w:rsidP="005E5A36">
      <w:pPr>
        <w:rPr>
          <w:highlight w:val="white"/>
        </w:rPr>
      </w:pPr>
      <w:r w:rsidRPr="00903DBA">
        <w:rPr>
          <w:highlight w:val="white"/>
        </w:rPr>
        <w:t>We create the symbol holding the name, external linkage, storage, and type of the declarator, and add it to the current symbol table.</w:t>
      </w:r>
    </w:p>
    <w:p w14:paraId="18010574"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7A3AF287" w14:textId="77777777" w:rsidR="005E5A36" w:rsidRPr="00903DBA" w:rsidRDefault="005E5A36" w:rsidP="005E5A36">
      <w:pPr>
        <w:pStyle w:val="Code"/>
        <w:rPr>
          <w:highlight w:val="white"/>
        </w:rPr>
      </w:pPr>
      <w:r w:rsidRPr="00903DBA">
        <w:rPr>
          <w:highlight w:val="white"/>
        </w:rPr>
        <w:t xml:space="preserve">                                 storage, declarator.Type);</w:t>
      </w:r>
    </w:p>
    <w:p w14:paraId="42771882" w14:textId="77777777" w:rsidR="005E5A36" w:rsidRPr="00903DBA" w:rsidRDefault="005E5A36" w:rsidP="005E5A36">
      <w:pPr>
        <w:pStyle w:val="Code"/>
        <w:rPr>
          <w:highlight w:val="white"/>
        </w:rPr>
      </w:pPr>
      <w:r w:rsidRPr="00903DBA">
        <w:rPr>
          <w:highlight w:val="white"/>
        </w:rPr>
        <w:t xml:space="preserve">      SymbolTable.CurrentTable.AddSymbol(symbol);</w:t>
      </w:r>
    </w:p>
    <w:p w14:paraId="6DF4099E" w14:textId="77777777" w:rsidR="005E5A36" w:rsidRPr="00903DBA" w:rsidRDefault="005E5A36" w:rsidP="005E5A36">
      <w:pPr>
        <w:rPr>
          <w:highlight w:val="white"/>
        </w:rPr>
      </w:pPr>
      <w:r w:rsidRPr="00903DBA">
        <w:rPr>
          <w:highlight w:val="white"/>
        </w:rPr>
        <w:t xml:space="preserve">If the symbol has static storage and is not a function, we add it to the global static set. We call the Value method in the </w:t>
      </w:r>
      <w:r w:rsidRPr="00903DBA">
        <w:rPr>
          <w:rStyle w:val="KeyWord0"/>
          <w:highlight w:val="white"/>
        </w:rPr>
        <w:t>ConstantExpression</w:t>
      </w:r>
      <w:r w:rsidRPr="00903DBA">
        <w:rPr>
          <w:highlight w:val="white"/>
        </w:rPr>
        <w:t xml:space="preserve"> class to generate the global static set. If it is a function definition, it becomes added by the </w:t>
      </w:r>
      <w:r w:rsidRPr="00903DBA">
        <w:rPr>
          <w:rStyle w:val="KeyWord0"/>
          <w:highlight w:val="white"/>
        </w:rPr>
        <w:t>FunctionEnd</w:t>
      </w:r>
      <w:r w:rsidRPr="00903DBA">
        <w:rPr>
          <w:highlight w:val="white"/>
        </w:rPr>
        <w:t xml:space="preserve"> method of Section </w:t>
      </w:r>
      <w:r w:rsidRPr="00903DBA">
        <w:rPr>
          <w:highlight w:val="white"/>
        </w:rPr>
        <w:fldChar w:fldCharType="begin"/>
      </w:r>
      <w:r w:rsidRPr="00903DBA">
        <w:rPr>
          <w:highlight w:val="white"/>
        </w:rPr>
        <w:instrText xml:space="preserve"> REF _Ref54270751 \r \h </w:instrText>
      </w:r>
      <w:r w:rsidRPr="00903DBA">
        <w:rPr>
          <w:highlight w:val="white"/>
        </w:rPr>
      </w:r>
      <w:r w:rsidRPr="00903DBA">
        <w:rPr>
          <w:highlight w:val="white"/>
        </w:rPr>
        <w:fldChar w:fldCharType="separate"/>
      </w:r>
      <w:r w:rsidRPr="00903DBA">
        <w:rPr>
          <w:highlight w:val="white"/>
        </w:rPr>
        <w:t>3.2.2</w:t>
      </w:r>
      <w:r w:rsidRPr="00903DBA">
        <w:rPr>
          <w:highlight w:val="white"/>
        </w:rPr>
        <w:fldChar w:fldCharType="end"/>
      </w:r>
      <w:r w:rsidRPr="00903DBA">
        <w:rPr>
          <w:highlight w:val="white"/>
        </w:rPr>
        <w:t>. If it is function declaration, is shall not be stored in the global static set at all. Declarations are stored in the symbol table only, not in the global static set.</w:t>
      </w:r>
    </w:p>
    <w:p w14:paraId="4621DCCC" w14:textId="77777777" w:rsidR="005E5A36" w:rsidRPr="00903DBA" w:rsidRDefault="005E5A36" w:rsidP="005E5A36">
      <w:pPr>
        <w:pStyle w:val="Code"/>
        <w:rPr>
          <w:highlight w:val="white"/>
        </w:rPr>
      </w:pPr>
      <w:r w:rsidRPr="00903DBA">
        <w:rPr>
          <w:highlight w:val="white"/>
        </w:rPr>
        <w:t xml:space="preserve">      if ((storage == Storage.Static) &amp;&amp; !type.IsFunction()) {</w:t>
      </w:r>
    </w:p>
    <w:p w14:paraId="1C205541" w14:textId="77777777" w:rsidR="005E5A36" w:rsidRPr="00903DBA" w:rsidRDefault="005E5A36" w:rsidP="005E5A36">
      <w:pPr>
        <w:pStyle w:val="Code"/>
        <w:rPr>
          <w:highlight w:val="white"/>
        </w:rPr>
      </w:pPr>
      <w:r w:rsidRPr="00903DBA">
        <w:rPr>
          <w:highlight w:val="white"/>
        </w:rPr>
        <w:t xml:space="preserve">        SymbolTable.StaticSet.Add(ConstantExpression.Value(symbol));</w:t>
      </w:r>
    </w:p>
    <w:p w14:paraId="1F735B9B" w14:textId="77777777" w:rsidR="005E5A36" w:rsidRPr="00903DBA" w:rsidRDefault="005E5A36" w:rsidP="005E5A36">
      <w:pPr>
        <w:pStyle w:val="Code"/>
        <w:rPr>
          <w:highlight w:val="white"/>
        </w:rPr>
      </w:pPr>
      <w:r w:rsidRPr="00903DBA">
        <w:rPr>
          <w:highlight w:val="white"/>
        </w:rPr>
        <w:t xml:space="preserve">      }</w:t>
      </w:r>
    </w:p>
    <w:p w14:paraId="278E1D9B" w14:textId="77777777" w:rsidR="005E5A36" w:rsidRPr="00903DBA" w:rsidRDefault="005E5A36" w:rsidP="005E5A36">
      <w:pPr>
        <w:pStyle w:val="Code"/>
        <w:rPr>
          <w:highlight w:val="white"/>
        </w:rPr>
      </w:pPr>
      <w:r w:rsidRPr="00903DBA">
        <w:rPr>
          <w:highlight w:val="white"/>
        </w:rPr>
        <w:t xml:space="preserve">    }</w:t>
      </w:r>
    </w:p>
    <w:p w14:paraId="1212840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InitializedDeclarator</w:t>
      </w:r>
      <w:r w:rsidRPr="00903DBA">
        <w:rPr>
          <w:highlight w:val="white"/>
        </w:rPr>
        <w:t xml:space="preserve"> method handles the cases where the declarator becomes initialized with a value. Similar to the </w:t>
      </w:r>
      <w:r w:rsidRPr="00903DBA">
        <w:rPr>
          <w:rStyle w:val="KeyWord0"/>
          <w:highlight w:val="white"/>
        </w:rPr>
        <w:t>Declarator</w:t>
      </w:r>
      <w:r w:rsidRPr="00903DBA">
        <w:rPr>
          <w:highlight w:val="white"/>
        </w:rPr>
        <w:t xml:space="preserve"> case above, we begin by adding the type of the specifier to the declarator. Then we obtain the </w:t>
      </w:r>
    </w:p>
    <w:p w14:paraId="6B6097CC" w14:textId="77777777" w:rsidR="005E5A36" w:rsidRPr="00903DBA" w:rsidRDefault="005E5A36" w:rsidP="005E5A36">
      <w:pPr>
        <w:pStyle w:val="Code"/>
        <w:rPr>
          <w:highlight w:val="white"/>
        </w:rPr>
      </w:pPr>
      <w:r w:rsidRPr="00903DBA">
        <w:rPr>
          <w:highlight w:val="white"/>
        </w:rPr>
        <w:t xml:space="preserve">    public static List&lt;MiddleCode&gt; InitializedDeclarator(Specifier specifier,</w:t>
      </w:r>
    </w:p>
    <w:p w14:paraId="73AC6C56" w14:textId="77777777" w:rsidR="005E5A36" w:rsidRPr="00903DBA" w:rsidRDefault="005E5A36" w:rsidP="005E5A36">
      <w:pPr>
        <w:pStyle w:val="Code"/>
        <w:rPr>
          <w:highlight w:val="white"/>
        </w:rPr>
      </w:pPr>
      <w:r w:rsidRPr="00903DBA">
        <w:rPr>
          <w:highlight w:val="white"/>
        </w:rPr>
        <w:t xml:space="preserve">                                   Declarator declarator, object initializer){</w:t>
      </w:r>
    </w:p>
    <w:p w14:paraId="38C50991" w14:textId="77777777" w:rsidR="005E5A36" w:rsidRPr="00903DBA" w:rsidRDefault="005E5A36" w:rsidP="005E5A36">
      <w:pPr>
        <w:pStyle w:val="Code"/>
        <w:rPr>
          <w:highlight w:val="white"/>
        </w:rPr>
      </w:pPr>
      <w:r w:rsidRPr="00903DBA">
        <w:rPr>
          <w:highlight w:val="white"/>
        </w:rPr>
        <w:t xml:space="preserve">      declarator.Add(specifier.Type);</w:t>
      </w:r>
    </w:p>
    <w:p w14:paraId="7A0CCFEC" w14:textId="77777777" w:rsidR="005E5A36" w:rsidRPr="00903DBA" w:rsidRDefault="005E5A36" w:rsidP="005E5A36">
      <w:pPr>
        <w:pStyle w:val="Code"/>
        <w:rPr>
          <w:highlight w:val="white"/>
        </w:rPr>
      </w:pPr>
      <w:r w:rsidRPr="00903DBA">
        <w:rPr>
          <w:highlight w:val="white"/>
        </w:rPr>
        <w:t xml:space="preserve">      Type type = declarator.Type;</w:t>
      </w:r>
    </w:p>
    <w:p w14:paraId="58917F2D" w14:textId="77777777" w:rsidR="005E5A36" w:rsidRPr="00903DBA" w:rsidRDefault="005E5A36" w:rsidP="005E5A36">
      <w:pPr>
        <w:pStyle w:val="Code"/>
        <w:rPr>
          <w:highlight w:val="white"/>
        </w:rPr>
      </w:pPr>
      <w:r w:rsidRPr="00903DBA">
        <w:rPr>
          <w:highlight w:val="white"/>
        </w:rPr>
        <w:t xml:space="preserve">      Storage storage = specifier.Storage;</w:t>
      </w:r>
    </w:p>
    <w:p w14:paraId="60C8D7A8" w14:textId="77777777" w:rsidR="005E5A36" w:rsidRPr="00903DBA" w:rsidRDefault="005E5A36" w:rsidP="005E5A36">
      <w:pPr>
        <w:pStyle w:val="Code"/>
        <w:rPr>
          <w:highlight w:val="white"/>
        </w:rPr>
      </w:pPr>
      <w:r w:rsidRPr="00903DBA">
        <w:rPr>
          <w:highlight w:val="white"/>
        </w:rPr>
        <w:t xml:space="preserve">      string name = declarator.Name;</w:t>
      </w:r>
    </w:p>
    <w:p w14:paraId="140640F8" w14:textId="77777777" w:rsidR="005E5A36" w:rsidRPr="00903DBA" w:rsidRDefault="005E5A36" w:rsidP="005E5A36">
      <w:pPr>
        <w:rPr>
          <w:highlight w:val="white"/>
        </w:rPr>
      </w:pPr>
      <w:r w:rsidRPr="00903DBA">
        <w:rPr>
          <w:highlight w:val="white"/>
        </w:rPr>
        <w:t>A function cannot be initialized, neither can a symbol of extern or typedef storage, or a member of a struct or union.</w:t>
      </w:r>
    </w:p>
    <w:p w14:paraId="4EF72403" w14:textId="77777777" w:rsidR="005E5A36" w:rsidRPr="00903DBA" w:rsidRDefault="005E5A36" w:rsidP="005E5A36">
      <w:pPr>
        <w:pStyle w:val="Code"/>
        <w:rPr>
          <w:highlight w:val="white"/>
        </w:rPr>
      </w:pPr>
      <w:r w:rsidRPr="00903DBA">
        <w:rPr>
          <w:highlight w:val="white"/>
        </w:rPr>
        <w:t xml:space="preserve">      Assert.Error(!type.IsFunction(), null,</w:t>
      </w:r>
    </w:p>
    <w:p w14:paraId="7A2D7096" w14:textId="77777777" w:rsidR="005E5A36" w:rsidRPr="00903DBA" w:rsidRDefault="005E5A36" w:rsidP="005E5A36">
      <w:pPr>
        <w:pStyle w:val="Code"/>
        <w:rPr>
          <w:highlight w:val="white"/>
        </w:rPr>
      </w:pPr>
      <w:r w:rsidRPr="00903DBA">
        <w:rPr>
          <w:highlight w:val="white"/>
        </w:rPr>
        <w:t xml:space="preserve">                   Message.Functions_cannot_be_initialized);</w:t>
      </w:r>
    </w:p>
    <w:p w14:paraId="3C45211B" w14:textId="77777777" w:rsidR="005E5A36" w:rsidRPr="00903DBA" w:rsidRDefault="005E5A36" w:rsidP="005E5A36">
      <w:pPr>
        <w:pStyle w:val="Code"/>
        <w:rPr>
          <w:highlight w:val="white"/>
        </w:rPr>
      </w:pPr>
      <w:r w:rsidRPr="00903DBA">
        <w:rPr>
          <w:highlight w:val="white"/>
        </w:rPr>
        <w:t xml:space="preserve">      Assert.Error(storage != Storage.Extern, name,</w:t>
      </w:r>
    </w:p>
    <w:p w14:paraId="4313D0F7" w14:textId="77777777" w:rsidR="005E5A36" w:rsidRPr="00903DBA" w:rsidRDefault="005E5A36" w:rsidP="005E5A36">
      <w:pPr>
        <w:pStyle w:val="Code"/>
        <w:rPr>
          <w:highlight w:val="white"/>
        </w:rPr>
      </w:pPr>
      <w:r w:rsidRPr="00903DBA">
        <w:rPr>
          <w:highlight w:val="white"/>
        </w:rPr>
        <w:t xml:space="preserve">                   Message.Extern_cannot_be_initialized);</w:t>
      </w:r>
    </w:p>
    <w:p w14:paraId="6A446A7F" w14:textId="77777777" w:rsidR="005E5A36" w:rsidRPr="00903DBA" w:rsidRDefault="005E5A36" w:rsidP="005E5A36">
      <w:pPr>
        <w:pStyle w:val="Code"/>
        <w:rPr>
          <w:highlight w:val="white"/>
        </w:rPr>
      </w:pPr>
      <w:r w:rsidRPr="00903DBA">
        <w:rPr>
          <w:highlight w:val="white"/>
        </w:rPr>
        <w:t xml:space="preserve">      Assert.Error(storage != Storage.Typedef, name,</w:t>
      </w:r>
    </w:p>
    <w:p w14:paraId="5DB67103" w14:textId="77777777" w:rsidR="005E5A36" w:rsidRPr="00903DBA" w:rsidRDefault="005E5A36" w:rsidP="005E5A36">
      <w:pPr>
        <w:pStyle w:val="Code"/>
        <w:rPr>
          <w:highlight w:val="white"/>
        </w:rPr>
      </w:pPr>
      <w:r w:rsidRPr="00903DBA">
        <w:rPr>
          <w:highlight w:val="white"/>
        </w:rPr>
        <w:t xml:space="preserve">                   Message.Typedef_cannot_be_initialized);</w:t>
      </w:r>
    </w:p>
    <w:p w14:paraId="3B1A68FD" w14:textId="77777777" w:rsidR="005E5A36" w:rsidRPr="00903DBA" w:rsidRDefault="005E5A36" w:rsidP="005E5A36">
      <w:pPr>
        <w:pStyle w:val="Code"/>
        <w:rPr>
          <w:highlight w:val="white"/>
        </w:rPr>
      </w:pPr>
      <w:r w:rsidRPr="00903DBA">
        <w:rPr>
          <w:highlight w:val="white"/>
        </w:rPr>
        <w:t xml:space="preserve">      Assert.Error((SymbolTable.CurrentTable.Scope != Scope.Struct) &amp;&amp;</w:t>
      </w:r>
    </w:p>
    <w:p w14:paraId="7F3A9722" w14:textId="77777777" w:rsidR="005E5A36" w:rsidRPr="00903DBA" w:rsidRDefault="005E5A36" w:rsidP="005E5A36">
      <w:pPr>
        <w:pStyle w:val="Code"/>
        <w:rPr>
          <w:highlight w:val="white"/>
        </w:rPr>
      </w:pPr>
      <w:r w:rsidRPr="00903DBA">
        <w:rPr>
          <w:highlight w:val="white"/>
        </w:rPr>
        <w:t xml:space="preserve">                   (SymbolTable.CurrentTable.Scope != Scope.Union),</w:t>
      </w:r>
    </w:p>
    <w:p w14:paraId="05C502C5" w14:textId="77777777" w:rsidR="005E5A36" w:rsidRPr="00903DBA" w:rsidRDefault="005E5A36" w:rsidP="005E5A36">
      <w:pPr>
        <w:pStyle w:val="Code"/>
        <w:rPr>
          <w:highlight w:val="white"/>
        </w:rPr>
      </w:pPr>
      <w:r w:rsidRPr="00903DBA">
        <w:rPr>
          <w:highlight w:val="white"/>
        </w:rPr>
        <w:t xml:space="preserve">                   name, Message.Struct_or_union_field_cannot_be_initialized);</w:t>
      </w:r>
    </w:p>
    <w:p w14:paraId="7207E627" w14:textId="77777777" w:rsidR="005E5A36" w:rsidRPr="00903DBA" w:rsidRDefault="005E5A36" w:rsidP="005E5A36">
      <w:pPr>
        <w:rPr>
          <w:highlight w:val="white"/>
        </w:rPr>
      </w:pPr>
      <w:r w:rsidRPr="00903DBA">
        <w:rPr>
          <w:highlight w:val="white"/>
        </w:rPr>
        <w:t xml:space="preserve">In case of static storage, we call the </w:t>
      </w:r>
      <w:r w:rsidRPr="00903DBA">
        <w:rPr>
          <w:rStyle w:val="KeyWord0"/>
          <w:highlight w:val="white"/>
        </w:rPr>
        <w:t>GenerateStatic</w:t>
      </w:r>
      <w:r w:rsidRPr="00903DBA">
        <w:rPr>
          <w:highlight w:val="white"/>
        </w:rPr>
        <w:t xml:space="preserve"> method in the </w:t>
      </w:r>
      <w:r w:rsidRPr="00903DBA">
        <w:rPr>
          <w:rStyle w:val="KeyWord0"/>
          <w:highlight w:val="white"/>
        </w:rPr>
        <w:t>GenerateStaticInitializer</w:t>
      </w:r>
      <w:r w:rsidRPr="00903DBA">
        <w:rPr>
          <w:highlight w:val="white"/>
        </w:rPr>
        <w:t xml:space="preserve"> class to generate a middle code list holding the initialization code.</w:t>
      </w:r>
    </w:p>
    <w:p w14:paraId="341554EA" w14:textId="77777777" w:rsidR="005E5A36" w:rsidRPr="00903DBA" w:rsidRDefault="005E5A36" w:rsidP="005E5A36">
      <w:pPr>
        <w:pStyle w:val="Code"/>
        <w:rPr>
          <w:highlight w:val="white"/>
        </w:rPr>
      </w:pPr>
      <w:r w:rsidRPr="00903DBA">
        <w:rPr>
          <w:highlight w:val="white"/>
        </w:rPr>
        <w:t xml:space="preserve">      if (storage == Storage.Static) {</w:t>
      </w:r>
    </w:p>
    <w:p w14:paraId="31675A78" w14:textId="77777777" w:rsidR="005E5A36" w:rsidRPr="00903DBA" w:rsidRDefault="005E5A36" w:rsidP="005E5A36">
      <w:pPr>
        <w:pStyle w:val="Code"/>
        <w:rPr>
          <w:highlight w:val="white"/>
        </w:rPr>
      </w:pPr>
      <w:r w:rsidRPr="00903DBA">
        <w:rPr>
          <w:highlight w:val="white"/>
        </w:rPr>
        <w:t xml:space="preserve">        List&lt;MiddleCode&gt; middleCodeList =</w:t>
      </w:r>
    </w:p>
    <w:p w14:paraId="65066FAE" w14:textId="77777777" w:rsidR="005E5A36" w:rsidRPr="00903DBA" w:rsidRDefault="005E5A36" w:rsidP="005E5A36">
      <w:pPr>
        <w:pStyle w:val="Code"/>
        <w:rPr>
          <w:highlight w:val="white"/>
        </w:rPr>
      </w:pPr>
      <w:r w:rsidRPr="00903DBA">
        <w:rPr>
          <w:highlight w:val="white"/>
        </w:rPr>
        <w:t xml:space="preserve">          GenerateStaticInitializer.GenerateStatic(type, initializer);</w:t>
      </w:r>
    </w:p>
    <w:p w14:paraId="42F747FE" w14:textId="77777777" w:rsidR="005E5A36" w:rsidRPr="00903DBA" w:rsidRDefault="005E5A36" w:rsidP="005E5A36">
      <w:pPr>
        <w:rPr>
          <w:highlight w:val="white"/>
        </w:rPr>
      </w:pPr>
      <w:r w:rsidRPr="00903DBA">
        <w:rPr>
          <w:highlight w:val="white"/>
        </w:rPr>
        <w:t>We create a symbol with the name and type of the declarator and the external linkage and storage of the specifier and add it to the current symbol table.</w:t>
      </w:r>
    </w:p>
    <w:p w14:paraId="2391B6B0" w14:textId="77777777" w:rsidR="005E5A36" w:rsidRPr="00903DBA" w:rsidRDefault="005E5A36" w:rsidP="005E5A36">
      <w:pPr>
        <w:pStyle w:val="Code"/>
        <w:rPr>
          <w:highlight w:val="white"/>
        </w:rPr>
      </w:pPr>
      <w:r w:rsidRPr="00903DBA">
        <w:rPr>
          <w:highlight w:val="white"/>
        </w:rPr>
        <w:t xml:space="preserve">        Symbol symbol = new Symbol(name, specifier.ExternalLinkage,</w:t>
      </w:r>
    </w:p>
    <w:p w14:paraId="281A487E" w14:textId="77777777" w:rsidR="005E5A36" w:rsidRPr="00903DBA" w:rsidRDefault="005E5A36" w:rsidP="005E5A36">
      <w:pPr>
        <w:pStyle w:val="Code"/>
        <w:rPr>
          <w:highlight w:val="white"/>
        </w:rPr>
      </w:pPr>
      <w:r w:rsidRPr="00903DBA">
        <w:rPr>
          <w:highlight w:val="white"/>
        </w:rPr>
        <w:t xml:space="preserve">                                   storage, type);</w:t>
      </w:r>
    </w:p>
    <w:p w14:paraId="135BD95A" w14:textId="77777777" w:rsidR="005E5A36" w:rsidRPr="00903DBA" w:rsidRDefault="005E5A36" w:rsidP="005E5A36">
      <w:pPr>
        <w:pStyle w:val="Code"/>
        <w:rPr>
          <w:highlight w:val="white"/>
        </w:rPr>
      </w:pPr>
      <w:r w:rsidRPr="00903DBA">
        <w:rPr>
          <w:highlight w:val="white"/>
        </w:rPr>
        <w:lastRenderedPageBreak/>
        <w:t xml:space="preserve">        SymbolTable.CurrentTable.AddSymbol(symbol);</w:t>
      </w:r>
    </w:p>
    <w:p w14:paraId="45AE016D" w14:textId="77777777" w:rsidR="005E5A36" w:rsidRPr="00903DBA" w:rsidRDefault="005E5A36" w:rsidP="005E5A36">
      <w:pPr>
        <w:rPr>
          <w:highlight w:val="white"/>
        </w:rPr>
      </w:pPr>
      <w:r w:rsidRPr="00903DBA">
        <w:rPr>
          <w:highlight w:val="white"/>
        </w:rPr>
        <w:t xml:space="preserve">Since the storage is static, we also create a static symbol that we add to the global static set. Similar to the </w:t>
      </w:r>
      <w:r w:rsidRPr="00903DBA">
        <w:rPr>
          <w:rStyle w:val="KeyWord0"/>
          <w:highlight w:val="white"/>
        </w:rPr>
        <w:t>Declarator</w:t>
      </w:r>
      <w:r w:rsidRPr="00903DBA">
        <w:rPr>
          <w:highlight w:val="white"/>
        </w:rPr>
        <w:t xml:space="preserve"> case above, we call the </w:t>
      </w:r>
      <w:r w:rsidRPr="00903DBA">
        <w:rPr>
          <w:rStyle w:val="KeyWord0"/>
          <w:highlight w:val="white"/>
        </w:rPr>
        <w:t>Value</w:t>
      </w:r>
      <w:r w:rsidRPr="00903DBA">
        <w:rPr>
          <w:highlight w:val="white"/>
        </w:rPr>
        <w:t xml:space="preserve"> method in the </w:t>
      </w:r>
      <w:r w:rsidRPr="00903DBA">
        <w:rPr>
          <w:rStyle w:val="KeyWord0"/>
          <w:highlight w:val="white"/>
        </w:rPr>
        <w:t>ConstantExpression</w:t>
      </w:r>
      <w:r w:rsidRPr="00903DBA">
        <w:rPr>
          <w:highlight w:val="white"/>
        </w:rPr>
        <w:t xml:space="preserve"> class to generate the value. However, we return an empty code list after we have added the static symbol to the global static set.</w:t>
      </w:r>
    </w:p>
    <w:p w14:paraId="3F79811F" w14:textId="77777777" w:rsidR="005E5A36" w:rsidRPr="00903DBA" w:rsidRDefault="005E5A36" w:rsidP="005E5A36">
      <w:pPr>
        <w:pStyle w:val="Code"/>
        <w:rPr>
          <w:highlight w:val="white"/>
        </w:rPr>
      </w:pPr>
      <w:r w:rsidRPr="00903DBA">
        <w:rPr>
          <w:highlight w:val="white"/>
        </w:rPr>
        <w:t xml:space="preserve">        StaticSymbol staticSymbol =</w:t>
      </w:r>
    </w:p>
    <w:p w14:paraId="335B69E3" w14:textId="77777777" w:rsidR="005E5A36" w:rsidRPr="00903DBA" w:rsidRDefault="005E5A36" w:rsidP="005E5A36">
      <w:pPr>
        <w:pStyle w:val="Code"/>
        <w:rPr>
          <w:highlight w:val="white"/>
        </w:rPr>
      </w:pPr>
      <w:r w:rsidRPr="00903DBA">
        <w:rPr>
          <w:highlight w:val="white"/>
        </w:rPr>
        <w:t xml:space="preserve">          ConstantExpression.Value(symbol.UniqueName, type, middleCodeList);</w:t>
      </w:r>
    </w:p>
    <w:p w14:paraId="54FA0B52" w14:textId="77777777" w:rsidR="005E5A36" w:rsidRPr="00903DBA" w:rsidRDefault="005E5A36" w:rsidP="005E5A36">
      <w:pPr>
        <w:pStyle w:val="Code"/>
        <w:rPr>
          <w:highlight w:val="white"/>
        </w:rPr>
      </w:pPr>
      <w:r w:rsidRPr="00903DBA">
        <w:rPr>
          <w:highlight w:val="white"/>
        </w:rPr>
        <w:t xml:space="preserve">        SymbolTable.StaticSet.Add(staticSymbol);</w:t>
      </w:r>
    </w:p>
    <w:p w14:paraId="17912B2C" w14:textId="77777777" w:rsidR="005E5A36" w:rsidRPr="00903DBA" w:rsidRDefault="005E5A36" w:rsidP="005E5A36">
      <w:pPr>
        <w:pStyle w:val="Code"/>
        <w:rPr>
          <w:highlight w:val="white"/>
        </w:rPr>
      </w:pPr>
      <w:r w:rsidRPr="00903DBA">
        <w:rPr>
          <w:highlight w:val="white"/>
        </w:rPr>
        <w:t xml:space="preserve">        return (new List&lt;MiddleCode&gt;());</w:t>
      </w:r>
    </w:p>
    <w:p w14:paraId="3731FD6B" w14:textId="77777777" w:rsidR="005E5A36" w:rsidRPr="00903DBA" w:rsidRDefault="005E5A36" w:rsidP="005E5A36">
      <w:pPr>
        <w:pStyle w:val="Code"/>
        <w:rPr>
          <w:highlight w:val="white"/>
        </w:rPr>
      </w:pPr>
      <w:r w:rsidRPr="00903DBA">
        <w:rPr>
          <w:highlight w:val="white"/>
        </w:rPr>
        <w:t xml:space="preserve">      }</w:t>
      </w:r>
    </w:p>
    <w:p w14:paraId="13D3C1D3" w14:textId="77777777" w:rsidR="005E5A36" w:rsidRPr="00903DBA" w:rsidRDefault="005E5A36" w:rsidP="005E5A36">
      <w:pPr>
        <w:rPr>
          <w:highlight w:val="white"/>
        </w:rPr>
      </w:pPr>
      <w:r w:rsidRPr="00903DBA">
        <w:rPr>
          <w:highlight w:val="white"/>
        </w:rPr>
        <w:t xml:space="preserve">In the non-static cases, we call the </w:t>
      </w:r>
      <w:r w:rsidRPr="00903DBA">
        <w:rPr>
          <w:rStyle w:val="KeyWord0"/>
          <w:highlight w:val="white"/>
        </w:rPr>
        <w:t>GenerateAuto</w:t>
      </w:r>
      <w:r w:rsidRPr="00903DBA">
        <w:rPr>
          <w:highlight w:val="white"/>
        </w:rPr>
        <w:t xml:space="preserve"> method in the </w:t>
      </w:r>
      <w:r w:rsidRPr="00903DBA">
        <w:rPr>
          <w:rStyle w:val="KeyWord0"/>
          <w:highlight w:val="white"/>
        </w:rPr>
        <w:t>GenerateAutoInitializer</w:t>
      </w:r>
      <w:r w:rsidRPr="00903DBA">
        <w:rPr>
          <w:highlight w:val="white"/>
        </w:rPr>
        <w:t xml:space="preserve"> class, which return a list of middle code instructions. The value in this case is not a static value. Instead, it is alist of middle code instructions that assign the value to the symbol in  run-time.</w:t>
      </w:r>
    </w:p>
    <w:p w14:paraId="3DBF67DC" w14:textId="77777777" w:rsidR="005E5A36" w:rsidRPr="00903DBA" w:rsidRDefault="005E5A36" w:rsidP="005E5A36">
      <w:pPr>
        <w:pStyle w:val="Code"/>
        <w:rPr>
          <w:highlight w:val="white"/>
        </w:rPr>
      </w:pPr>
      <w:r w:rsidRPr="00903DBA">
        <w:rPr>
          <w:highlight w:val="white"/>
        </w:rPr>
        <w:t xml:space="preserve">      else {</w:t>
      </w:r>
    </w:p>
    <w:p w14:paraId="73004334" w14:textId="77777777" w:rsidR="005E5A36" w:rsidRPr="00903DBA" w:rsidRDefault="005E5A36" w:rsidP="005E5A36">
      <w:pPr>
        <w:pStyle w:val="Code"/>
        <w:rPr>
          <w:highlight w:val="white"/>
        </w:rPr>
      </w:pPr>
      <w:r w:rsidRPr="00903DBA">
        <w:rPr>
          <w:highlight w:val="white"/>
        </w:rPr>
        <w:t xml:space="preserve">        Symbol symbol =</w:t>
      </w:r>
    </w:p>
    <w:p w14:paraId="6C1F0B63" w14:textId="77777777" w:rsidR="005E5A36" w:rsidRPr="00903DBA" w:rsidRDefault="005E5A36" w:rsidP="005E5A36">
      <w:pPr>
        <w:pStyle w:val="Code"/>
        <w:rPr>
          <w:highlight w:val="white"/>
        </w:rPr>
      </w:pPr>
      <w:r w:rsidRPr="00903DBA">
        <w:rPr>
          <w:highlight w:val="white"/>
        </w:rPr>
        <w:t xml:space="preserve">          new Symbol(name, specifier.ExternalLinkage, storage, type);</w:t>
      </w:r>
    </w:p>
    <w:p w14:paraId="7E04CB93" w14:textId="77777777" w:rsidR="005E5A36" w:rsidRPr="00903DBA" w:rsidRDefault="005E5A36" w:rsidP="005E5A36">
      <w:pPr>
        <w:pStyle w:val="Code"/>
        <w:rPr>
          <w:highlight w:val="white"/>
        </w:rPr>
      </w:pPr>
      <w:r w:rsidRPr="00903DBA">
        <w:rPr>
          <w:highlight w:val="white"/>
        </w:rPr>
        <w:t xml:space="preserve">        symbol.Offset = SymbolTable.CurrentTable.CurrentOffset;</w:t>
      </w:r>
    </w:p>
    <w:p w14:paraId="1902B4ED" w14:textId="77777777" w:rsidR="005E5A36" w:rsidRPr="00903DBA" w:rsidRDefault="005E5A36" w:rsidP="005E5A36">
      <w:pPr>
        <w:pStyle w:val="Code"/>
        <w:rPr>
          <w:highlight w:val="white"/>
        </w:rPr>
      </w:pPr>
      <w:r w:rsidRPr="00903DBA">
        <w:rPr>
          <w:highlight w:val="white"/>
        </w:rPr>
        <w:t xml:space="preserve">        List&lt;MiddleCode&gt; codeList =</w:t>
      </w:r>
    </w:p>
    <w:p w14:paraId="17E39894" w14:textId="77777777" w:rsidR="005E5A36" w:rsidRPr="00903DBA" w:rsidRDefault="005E5A36" w:rsidP="005E5A36">
      <w:pPr>
        <w:pStyle w:val="Code"/>
        <w:rPr>
          <w:highlight w:val="white"/>
        </w:rPr>
      </w:pPr>
      <w:r w:rsidRPr="00903DBA">
        <w:rPr>
          <w:highlight w:val="white"/>
        </w:rPr>
        <w:t xml:space="preserve">          GenerateAutoInitializer.GenerateAuto(symbol, initializer);</w:t>
      </w:r>
    </w:p>
    <w:p w14:paraId="11612D40" w14:textId="77777777" w:rsidR="005E5A36" w:rsidRPr="00903DBA" w:rsidRDefault="005E5A36" w:rsidP="005E5A36">
      <w:pPr>
        <w:pStyle w:val="Code"/>
        <w:rPr>
          <w:highlight w:val="white"/>
        </w:rPr>
      </w:pPr>
      <w:r w:rsidRPr="00903DBA">
        <w:rPr>
          <w:highlight w:val="white"/>
        </w:rPr>
        <w:t xml:space="preserve">        SymbolTable.CurrentTable.AddSymbol(symbol);</w:t>
      </w:r>
    </w:p>
    <w:p w14:paraId="5811AEAA" w14:textId="77777777" w:rsidR="005E5A36" w:rsidRPr="00903DBA" w:rsidRDefault="005E5A36" w:rsidP="005E5A36">
      <w:pPr>
        <w:pStyle w:val="Code"/>
        <w:rPr>
          <w:highlight w:val="white"/>
        </w:rPr>
      </w:pPr>
      <w:r w:rsidRPr="00903DBA">
        <w:rPr>
          <w:highlight w:val="white"/>
        </w:rPr>
        <w:t xml:space="preserve">        return codeList;</w:t>
      </w:r>
    </w:p>
    <w:p w14:paraId="3966955C" w14:textId="77777777" w:rsidR="005E5A36" w:rsidRPr="00903DBA" w:rsidRDefault="005E5A36" w:rsidP="005E5A36">
      <w:pPr>
        <w:pStyle w:val="Code"/>
        <w:rPr>
          <w:highlight w:val="white"/>
        </w:rPr>
      </w:pPr>
      <w:r w:rsidRPr="00903DBA">
        <w:rPr>
          <w:highlight w:val="white"/>
        </w:rPr>
        <w:t xml:space="preserve">      }</w:t>
      </w:r>
    </w:p>
    <w:p w14:paraId="2F7CCFF3" w14:textId="77777777" w:rsidR="005E5A36" w:rsidRPr="00903DBA" w:rsidRDefault="005E5A36" w:rsidP="005E5A36">
      <w:pPr>
        <w:pStyle w:val="Code"/>
        <w:rPr>
          <w:highlight w:val="white"/>
        </w:rPr>
      </w:pPr>
      <w:r w:rsidRPr="00903DBA">
        <w:rPr>
          <w:highlight w:val="white"/>
        </w:rPr>
        <w:t xml:space="preserve">    }</w:t>
      </w:r>
    </w:p>
    <w:p w14:paraId="62427B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BitfieldDeclarator</w:t>
      </w:r>
      <w:r w:rsidRPr="00903DBA">
        <w:rPr>
          <w:highlight w:val="white"/>
        </w:rPr>
        <w:t xml:space="preserve"> handles the case with bitfields. What is special in this case is that the declarator can actually be omitted.</w:t>
      </w:r>
    </w:p>
    <w:p w14:paraId="2B95A36D" w14:textId="77777777" w:rsidR="005E5A36" w:rsidRPr="00903DBA" w:rsidRDefault="005E5A36" w:rsidP="005E5A36">
      <w:pPr>
        <w:pStyle w:val="Code"/>
        <w:rPr>
          <w:highlight w:val="white"/>
        </w:rPr>
      </w:pPr>
      <w:r w:rsidRPr="00903DBA">
        <w:rPr>
          <w:highlight w:val="white"/>
        </w:rPr>
        <w:t xml:space="preserve">    public static void BitfieldDeclarator(Specifier specifier,</w:t>
      </w:r>
    </w:p>
    <w:p w14:paraId="26AB488B" w14:textId="77777777" w:rsidR="005E5A36" w:rsidRPr="00903DBA" w:rsidRDefault="005E5A36" w:rsidP="005E5A36">
      <w:pPr>
        <w:pStyle w:val="Code"/>
        <w:rPr>
          <w:highlight w:val="white"/>
        </w:rPr>
      </w:pPr>
      <w:r w:rsidRPr="00903DBA">
        <w:rPr>
          <w:highlight w:val="white"/>
        </w:rPr>
        <w:t xml:space="preserve">                                   Declarator declarator, Symbol bitsSymbol) {</w:t>
      </w:r>
    </w:p>
    <w:p w14:paraId="140ABBF7" w14:textId="77777777" w:rsidR="005E5A36" w:rsidRPr="00903DBA" w:rsidRDefault="005E5A36" w:rsidP="005E5A36">
      <w:pPr>
        <w:pStyle w:val="Code"/>
        <w:rPr>
          <w:highlight w:val="white"/>
        </w:rPr>
      </w:pPr>
      <w:r w:rsidRPr="00903DBA">
        <w:rPr>
          <w:highlight w:val="white"/>
        </w:rPr>
        <w:t xml:space="preserve">      Storage storage = specifier.Storage;</w:t>
      </w:r>
    </w:p>
    <w:p w14:paraId="7AD9A06F" w14:textId="77777777" w:rsidR="005E5A36" w:rsidRPr="00903DBA" w:rsidRDefault="005E5A36" w:rsidP="005E5A36">
      <w:pPr>
        <w:rPr>
          <w:highlight w:val="white"/>
        </w:rPr>
      </w:pPr>
      <w:r w:rsidRPr="00903DBA">
        <w:rPr>
          <w:highlight w:val="white"/>
        </w:rPr>
        <w:t>Bitfields are only allowed in structs and can only have auto or register storage.</w:t>
      </w:r>
    </w:p>
    <w:p w14:paraId="09ECBAE3" w14:textId="77777777" w:rsidR="005E5A36" w:rsidRPr="00903DBA" w:rsidRDefault="005E5A36" w:rsidP="005E5A36">
      <w:pPr>
        <w:pStyle w:val="Code"/>
        <w:rPr>
          <w:highlight w:val="white"/>
        </w:rPr>
      </w:pPr>
      <w:r w:rsidRPr="00903DBA">
        <w:rPr>
          <w:highlight w:val="white"/>
        </w:rPr>
        <w:t xml:space="preserve">      Assert.Error(SymbolTable.CurrentTable.Scope == Scope.Struct,</w:t>
      </w:r>
    </w:p>
    <w:p w14:paraId="59CA53FB" w14:textId="77777777" w:rsidR="005E5A36" w:rsidRPr="00903DBA" w:rsidRDefault="005E5A36" w:rsidP="005E5A36">
      <w:pPr>
        <w:pStyle w:val="Code"/>
        <w:rPr>
          <w:highlight w:val="white"/>
        </w:rPr>
      </w:pPr>
      <w:r w:rsidRPr="00903DBA">
        <w:rPr>
          <w:highlight w:val="white"/>
        </w:rPr>
        <w:t xml:space="preserve">                   bitsSymbol, Message.Bitfields_only_allowed_on_structs);</w:t>
      </w:r>
    </w:p>
    <w:p w14:paraId="4204A2E5" w14:textId="77777777" w:rsidR="005E5A36" w:rsidRPr="00903DBA" w:rsidRDefault="005E5A36" w:rsidP="005E5A36">
      <w:pPr>
        <w:pStyle w:val="Code"/>
        <w:rPr>
          <w:highlight w:val="white"/>
        </w:rPr>
      </w:pPr>
      <w:r w:rsidRPr="00903DBA">
        <w:rPr>
          <w:highlight w:val="white"/>
        </w:rPr>
        <w:t xml:space="preserve">      Assert.Error((storage == Storage.Auto) || (storage == Storage.Register),</w:t>
      </w:r>
    </w:p>
    <w:p w14:paraId="46E9F572" w14:textId="77777777" w:rsidR="005E5A36" w:rsidRPr="00903DBA" w:rsidRDefault="005E5A36" w:rsidP="005E5A36">
      <w:pPr>
        <w:pStyle w:val="Code"/>
        <w:rPr>
          <w:highlight w:val="white"/>
        </w:rPr>
      </w:pPr>
      <w:r w:rsidRPr="00903DBA">
        <w:rPr>
          <w:highlight w:val="white"/>
        </w:rPr>
        <w:t xml:space="preserve">                   null, Message.</w:t>
      </w:r>
    </w:p>
    <w:p w14:paraId="1879F07B" w14:textId="77777777" w:rsidR="005E5A36" w:rsidRPr="00903DBA" w:rsidRDefault="005E5A36" w:rsidP="005E5A36">
      <w:pPr>
        <w:pStyle w:val="Code"/>
        <w:rPr>
          <w:highlight w:val="white"/>
        </w:rPr>
      </w:pPr>
      <w:r w:rsidRPr="00903DBA">
        <w:rPr>
          <w:highlight w:val="white"/>
        </w:rPr>
        <w:t xml:space="preserve">                   Only_auto_or_register_storage_allowed_in_struct_or_union);</w:t>
      </w:r>
    </w:p>
    <w:p w14:paraId="190B5EE6" w14:textId="77777777" w:rsidR="005E5A36" w:rsidRPr="00903DBA" w:rsidRDefault="005E5A36" w:rsidP="005E5A36">
      <w:pPr>
        <w:rPr>
          <w:highlight w:val="white"/>
        </w:rPr>
      </w:pPr>
      <w:r w:rsidRPr="00903DBA">
        <w:rPr>
          <w:highlight w:val="white"/>
        </w:rPr>
        <w:t xml:space="preserve">We calculate the number of bits by parsing the text of the </w:t>
      </w:r>
    </w:p>
    <w:p w14:paraId="64446A94" w14:textId="77777777" w:rsidR="005E5A36" w:rsidRPr="00903DBA" w:rsidRDefault="005E5A36" w:rsidP="005E5A36">
      <w:pPr>
        <w:pStyle w:val="Code"/>
        <w:rPr>
          <w:highlight w:val="white"/>
        </w:rPr>
      </w:pPr>
      <w:r w:rsidRPr="00903DBA">
        <w:rPr>
          <w:highlight w:val="white"/>
        </w:rPr>
        <w:t xml:space="preserve">      object bitsValue = bitsSymbol.Value;</w:t>
      </w:r>
    </w:p>
    <w:p w14:paraId="2FB9A57B" w14:textId="77777777" w:rsidR="005E5A36" w:rsidRPr="00903DBA" w:rsidRDefault="005E5A36" w:rsidP="005E5A36">
      <w:pPr>
        <w:pStyle w:val="Code"/>
        <w:rPr>
          <w:highlight w:val="white"/>
        </w:rPr>
      </w:pPr>
      <w:r w:rsidRPr="00903DBA">
        <w:rPr>
          <w:highlight w:val="white"/>
        </w:rPr>
        <w:t xml:space="preserve">      int bits = int.Parse(bitsValue.ToString());</w:t>
      </w:r>
    </w:p>
    <w:p w14:paraId="000E20E0" w14:textId="77777777" w:rsidR="005E5A36" w:rsidRPr="00903DBA" w:rsidRDefault="005E5A36" w:rsidP="005E5A36">
      <w:pPr>
        <w:rPr>
          <w:highlight w:val="white"/>
        </w:rPr>
      </w:pPr>
      <w:r w:rsidRPr="00903DBA">
        <w:rPr>
          <w:highlight w:val="white"/>
        </w:rPr>
        <w:t>If the declarator is not null (it has been present in the code) we add the specifier type to it and extract its final type, which must be integral. The number of bits must be a value between one and the type size in bites (eight times the type size in bytes), inclusive.</w:t>
      </w:r>
    </w:p>
    <w:p w14:paraId="390FE5E7" w14:textId="77777777" w:rsidR="005E5A36" w:rsidRPr="00903DBA" w:rsidRDefault="005E5A36" w:rsidP="005E5A36">
      <w:pPr>
        <w:pStyle w:val="Code"/>
        <w:rPr>
          <w:highlight w:val="white"/>
        </w:rPr>
      </w:pPr>
      <w:r w:rsidRPr="00903DBA">
        <w:rPr>
          <w:highlight w:val="white"/>
        </w:rPr>
        <w:t xml:space="preserve">      if (declarator != null) {</w:t>
      </w:r>
    </w:p>
    <w:p w14:paraId="31F38F0F" w14:textId="77777777" w:rsidR="005E5A36" w:rsidRPr="00903DBA" w:rsidRDefault="005E5A36" w:rsidP="005E5A36">
      <w:pPr>
        <w:pStyle w:val="Code"/>
        <w:rPr>
          <w:highlight w:val="white"/>
        </w:rPr>
      </w:pPr>
      <w:r w:rsidRPr="00903DBA">
        <w:rPr>
          <w:highlight w:val="white"/>
        </w:rPr>
        <w:t xml:space="preserve">        declarator.Add(specifier.Type);</w:t>
      </w:r>
    </w:p>
    <w:p w14:paraId="67C40624" w14:textId="77777777" w:rsidR="005E5A36" w:rsidRPr="00903DBA" w:rsidRDefault="005E5A36" w:rsidP="005E5A36">
      <w:pPr>
        <w:pStyle w:val="Code"/>
        <w:rPr>
          <w:highlight w:val="white"/>
        </w:rPr>
      </w:pPr>
      <w:r w:rsidRPr="00903DBA">
        <w:rPr>
          <w:highlight w:val="white"/>
        </w:rPr>
        <w:t xml:space="preserve">        Type type = declarator.Type;</w:t>
      </w:r>
    </w:p>
    <w:p w14:paraId="662C8F28" w14:textId="77777777" w:rsidR="005E5A36" w:rsidRPr="00903DBA" w:rsidRDefault="005E5A36" w:rsidP="005E5A36">
      <w:pPr>
        <w:pStyle w:val="Code"/>
        <w:rPr>
          <w:highlight w:val="white"/>
        </w:rPr>
      </w:pPr>
      <w:r w:rsidRPr="00903DBA">
        <w:rPr>
          <w:highlight w:val="white"/>
        </w:rPr>
        <w:t xml:space="preserve">        Assert.Error(type.IsIntegral(), type,</w:t>
      </w:r>
    </w:p>
    <w:p w14:paraId="567CE9F1" w14:textId="77777777" w:rsidR="005E5A36" w:rsidRPr="00903DBA" w:rsidRDefault="005E5A36" w:rsidP="005E5A36">
      <w:pPr>
        <w:pStyle w:val="Code"/>
        <w:rPr>
          <w:highlight w:val="white"/>
        </w:rPr>
      </w:pPr>
      <w:r w:rsidRPr="00903DBA">
        <w:rPr>
          <w:highlight w:val="white"/>
        </w:rPr>
        <w:t xml:space="preserve">                     Message.Non__integral_bits_expression);</w:t>
      </w:r>
    </w:p>
    <w:p w14:paraId="1127986C" w14:textId="77777777" w:rsidR="005E5A36" w:rsidRPr="00903DBA" w:rsidRDefault="005E5A36" w:rsidP="005E5A36">
      <w:pPr>
        <w:pStyle w:val="Code"/>
        <w:rPr>
          <w:highlight w:val="white"/>
        </w:rPr>
      </w:pPr>
      <w:r w:rsidRPr="00903DBA">
        <w:rPr>
          <w:highlight w:val="white"/>
        </w:rPr>
        <w:t xml:space="preserve">        Assert.Error((bits &gt;= 1) &amp;&amp; (bits &lt;= (8 * type.Size())),</w:t>
      </w:r>
    </w:p>
    <w:p w14:paraId="370F20DB" w14:textId="77777777" w:rsidR="005E5A36" w:rsidRPr="00903DBA" w:rsidRDefault="005E5A36" w:rsidP="005E5A36">
      <w:pPr>
        <w:pStyle w:val="Code"/>
        <w:rPr>
          <w:highlight w:val="white"/>
        </w:rPr>
      </w:pPr>
      <w:r w:rsidRPr="00903DBA">
        <w:rPr>
          <w:highlight w:val="white"/>
        </w:rPr>
        <w:t xml:space="preserve">                      bitsValue, Message.Bits_value_out_of_range);</w:t>
      </w:r>
    </w:p>
    <w:p w14:paraId="5A6C3F2F" w14:textId="77777777" w:rsidR="005E5A36" w:rsidRPr="00903DBA" w:rsidRDefault="005E5A36" w:rsidP="005E5A36">
      <w:pPr>
        <w:rPr>
          <w:highlight w:val="white"/>
        </w:rPr>
      </w:pPr>
      <w:r w:rsidRPr="00903DBA">
        <w:rPr>
          <w:highlight w:val="white"/>
        </w:rPr>
        <w:lastRenderedPageBreak/>
        <w:t>If the number of bits is less then the type size in bits, we need to define the bit mask that is used to delete the bits not covered by the mask.</w:t>
      </w:r>
    </w:p>
    <w:p w14:paraId="05C0CECF" w14:textId="77777777" w:rsidR="005E5A36" w:rsidRPr="00903DBA" w:rsidRDefault="005E5A36" w:rsidP="005E5A36">
      <w:pPr>
        <w:pStyle w:val="Code"/>
        <w:rPr>
          <w:highlight w:val="white"/>
        </w:rPr>
      </w:pPr>
      <w:r w:rsidRPr="00903DBA">
        <w:rPr>
          <w:highlight w:val="white"/>
        </w:rPr>
        <w:t xml:space="preserve">        if (bits &lt; (8 * type.Size())) {</w:t>
      </w:r>
    </w:p>
    <w:p w14:paraId="50CAA1C8" w14:textId="77777777" w:rsidR="005E5A36" w:rsidRPr="00903DBA" w:rsidRDefault="005E5A36" w:rsidP="005E5A36">
      <w:pPr>
        <w:pStyle w:val="Code"/>
        <w:rPr>
          <w:highlight w:val="white"/>
        </w:rPr>
      </w:pPr>
      <w:r w:rsidRPr="00903DBA">
        <w:rPr>
          <w:highlight w:val="white"/>
        </w:rPr>
        <w:t xml:space="preserve">          type.SetBitfieldMask(bits);</w:t>
      </w:r>
    </w:p>
    <w:p w14:paraId="08AD538C" w14:textId="77777777" w:rsidR="005E5A36" w:rsidRPr="00903DBA" w:rsidRDefault="005E5A36" w:rsidP="005E5A36">
      <w:pPr>
        <w:pStyle w:val="Code"/>
        <w:rPr>
          <w:highlight w:val="white"/>
        </w:rPr>
      </w:pPr>
      <w:r w:rsidRPr="00903DBA">
        <w:rPr>
          <w:highlight w:val="white"/>
        </w:rPr>
        <w:t xml:space="preserve">        }</w:t>
      </w:r>
    </w:p>
    <w:p w14:paraId="7C6AC5D2" w14:textId="77777777" w:rsidR="005E5A36" w:rsidRPr="00903DBA" w:rsidRDefault="005E5A36" w:rsidP="005E5A36">
      <w:pPr>
        <w:pStyle w:val="Code"/>
        <w:rPr>
          <w:highlight w:val="white"/>
        </w:rPr>
      </w:pPr>
    </w:p>
    <w:p w14:paraId="273410B0"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1370EC1C" w14:textId="77777777" w:rsidR="005E5A36" w:rsidRPr="00903DBA" w:rsidRDefault="005E5A36" w:rsidP="005E5A36">
      <w:pPr>
        <w:pStyle w:val="Code"/>
        <w:rPr>
          <w:highlight w:val="white"/>
        </w:rPr>
      </w:pPr>
      <w:r w:rsidRPr="00903DBA">
        <w:rPr>
          <w:highlight w:val="white"/>
        </w:rPr>
        <w:t xml:space="preserve">                                   storage, type);</w:t>
      </w:r>
    </w:p>
    <w:p w14:paraId="6E1E9C2D" w14:textId="77777777" w:rsidR="005E5A36" w:rsidRPr="00903DBA" w:rsidRDefault="005E5A36" w:rsidP="005E5A36">
      <w:pPr>
        <w:pStyle w:val="Code"/>
        <w:rPr>
          <w:highlight w:val="white"/>
        </w:rPr>
      </w:pPr>
      <w:r w:rsidRPr="00903DBA">
        <w:rPr>
          <w:highlight w:val="white"/>
        </w:rPr>
        <w:t xml:space="preserve">        SymbolTable.CurrentTable.AddSymbol(symbol);</w:t>
      </w:r>
    </w:p>
    <w:p w14:paraId="275A586B" w14:textId="77777777" w:rsidR="005E5A36" w:rsidRPr="00903DBA" w:rsidRDefault="005E5A36" w:rsidP="005E5A36">
      <w:pPr>
        <w:rPr>
          <w:highlight w:val="white"/>
        </w:rPr>
      </w:pPr>
      <w:r w:rsidRPr="00903DBA">
        <w:rPr>
          <w:highlight w:val="white"/>
        </w:rPr>
        <w:t>Contrary to the previous cases, we do not add the symbol to the global static set since it cannot be static.</w:t>
      </w:r>
    </w:p>
    <w:p w14:paraId="4FFED444" w14:textId="77777777" w:rsidR="005E5A36" w:rsidRPr="00903DBA" w:rsidRDefault="005E5A36" w:rsidP="005E5A36">
      <w:pPr>
        <w:pStyle w:val="Code"/>
        <w:rPr>
          <w:highlight w:val="white"/>
        </w:rPr>
      </w:pPr>
      <w:r w:rsidRPr="00903DBA">
        <w:rPr>
          <w:highlight w:val="white"/>
        </w:rPr>
        <w:t xml:space="preserve">      }</w:t>
      </w:r>
    </w:p>
    <w:p w14:paraId="7E2214E8" w14:textId="77777777" w:rsidR="005E5A36" w:rsidRPr="00903DBA" w:rsidRDefault="005E5A36" w:rsidP="005E5A36">
      <w:pPr>
        <w:rPr>
          <w:highlight w:val="white"/>
        </w:rPr>
      </w:pPr>
      <w:r w:rsidRPr="00903DBA">
        <w:rPr>
          <w:highlight w:val="white"/>
        </w:rPr>
        <w:t>If the declarator is null (it has been omitted in the code) we just check that the number of bits is in range: at least one and at most the type size in bits.</w:t>
      </w:r>
    </w:p>
    <w:p w14:paraId="7C89112C" w14:textId="77777777" w:rsidR="005E5A36" w:rsidRPr="00903DBA" w:rsidRDefault="005E5A36" w:rsidP="005E5A36">
      <w:pPr>
        <w:pStyle w:val="Code"/>
        <w:rPr>
          <w:highlight w:val="white"/>
        </w:rPr>
      </w:pPr>
      <w:r w:rsidRPr="00903DBA">
        <w:rPr>
          <w:highlight w:val="white"/>
        </w:rPr>
        <w:t xml:space="preserve">      else {</w:t>
      </w:r>
    </w:p>
    <w:p w14:paraId="3164BFCB" w14:textId="77777777" w:rsidR="005E5A36" w:rsidRPr="00903DBA" w:rsidRDefault="005E5A36" w:rsidP="005E5A36">
      <w:pPr>
        <w:pStyle w:val="Code"/>
        <w:rPr>
          <w:highlight w:val="white"/>
        </w:rPr>
      </w:pPr>
      <w:r w:rsidRPr="00903DBA">
        <w:rPr>
          <w:highlight w:val="white"/>
        </w:rPr>
        <w:t xml:space="preserve">        Assert.Error((bits &gt;= 1) &amp;&amp; (bits &lt;= (8 * 4)), bitsValue,</w:t>
      </w:r>
    </w:p>
    <w:p w14:paraId="011E9D80" w14:textId="77777777" w:rsidR="005E5A36" w:rsidRPr="00903DBA" w:rsidRDefault="005E5A36" w:rsidP="005E5A36">
      <w:pPr>
        <w:pStyle w:val="Code"/>
        <w:rPr>
          <w:highlight w:val="white"/>
        </w:rPr>
      </w:pPr>
      <w:r w:rsidRPr="00903DBA">
        <w:rPr>
          <w:highlight w:val="white"/>
        </w:rPr>
        <w:t xml:space="preserve">                      Message.Bits_value_out_of_range);</w:t>
      </w:r>
    </w:p>
    <w:p w14:paraId="0E8CE74F" w14:textId="77777777" w:rsidR="005E5A36" w:rsidRPr="00903DBA" w:rsidRDefault="005E5A36" w:rsidP="005E5A36">
      <w:pPr>
        <w:pStyle w:val="Code"/>
        <w:rPr>
          <w:highlight w:val="white"/>
        </w:rPr>
      </w:pPr>
      <w:r w:rsidRPr="00903DBA">
        <w:rPr>
          <w:highlight w:val="white"/>
        </w:rPr>
        <w:t xml:space="preserve">      }</w:t>
      </w:r>
    </w:p>
    <w:p w14:paraId="4E9270D4" w14:textId="77777777" w:rsidR="005E5A36" w:rsidRPr="00903DBA" w:rsidRDefault="005E5A36" w:rsidP="005E5A36">
      <w:pPr>
        <w:pStyle w:val="Code"/>
        <w:rPr>
          <w:highlight w:val="white"/>
        </w:rPr>
      </w:pPr>
      <w:r w:rsidRPr="00903DBA">
        <w:rPr>
          <w:highlight w:val="white"/>
        </w:rPr>
        <w:t xml:space="preserve">    }</w:t>
      </w:r>
    </w:p>
    <w:p w14:paraId="62FF6405" w14:textId="77777777" w:rsidR="005E5A36" w:rsidRDefault="005E5A36" w:rsidP="005E5A36">
      <w:pPr>
        <w:pStyle w:val="Rubrik3"/>
        <w:rPr>
          <w:highlight w:val="white"/>
        </w:rPr>
      </w:pPr>
      <w:r>
        <w:rPr>
          <w:highlight w:val="white"/>
        </w:rPr>
        <w:t>Pointer declarator</w:t>
      </w:r>
    </w:p>
    <w:p w14:paraId="7AAD04A8"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PointerDeclarator</w:t>
      </w:r>
      <w:r w:rsidRPr="00903DBA">
        <w:rPr>
          <w:highlight w:val="white"/>
        </w:rPr>
        <w:t xml:space="preserve"> method takes a type list and a declarator.</w:t>
      </w:r>
    </w:p>
    <w:p w14:paraId="5A989000" w14:textId="77777777" w:rsidR="005E5A36" w:rsidRPr="00903DBA" w:rsidRDefault="005E5A36" w:rsidP="005E5A36">
      <w:pPr>
        <w:pStyle w:val="CodeHeader"/>
        <w:rPr>
          <w:highlight w:val="white"/>
        </w:rPr>
      </w:pPr>
      <w:r w:rsidRPr="00903DBA">
        <w:rPr>
          <w:highlight w:val="white"/>
        </w:rPr>
        <w:t>MiddleCodeGenerator.cs</w:t>
      </w:r>
    </w:p>
    <w:p w14:paraId="29D92A4A" w14:textId="77777777" w:rsidR="005E5A36" w:rsidRPr="00903DBA" w:rsidRDefault="005E5A36" w:rsidP="005E5A36">
      <w:pPr>
        <w:pStyle w:val="Code"/>
        <w:rPr>
          <w:highlight w:val="white"/>
        </w:rPr>
      </w:pPr>
      <w:r w:rsidRPr="00903DBA">
        <w:rPr>
          <w:highlight w:val="white"/>
        </w:rPr>
        <w:t xml:space="preserve">    public static Declarator PointerDeclarator(List&lt;Type&gt; typeList,</w:t>
      </w:r>
    </w:p>
    <w:p w14:paraId="0B382E01" w14:textId="77777777" w:rsidR="005E5A36" w:rsidRPr="00903DBA" w:rsidRDefault="005E5A36" w:rsidP="005E5A36">
      <w:pPr>
        <w:pStyle w:val="Code"/>
        <w:rPr>
          <w:highlight w:val="white"/>
        </w:rPr>
      </w:pPr>
      <w:r w:rsidRPr="00903DBA">
        <w:rPr>
          <w:highlight w:val="white"/>
        </w:rPr>
        <w:t xml:space="preserve">                                               Declarator declarator) {</w:t>
      </w:r>
    </w:p>
    <w:p w14:paraId="05499D08" w14:textId="77777777" w:rsidR="005E5A36" w:rsidRPr="00903DBA" w:rsidRDefault="005E5A36" w:rsidP="005E5A36">
      <w:pPr>
        <w:rPr>
          <w:highlight w:val="white"/>
        </w:rPr>
      </w:pPr>
      <w:r w:rsidRPr="00903DBA">
        <w:rPr>
          <w:highlight w:val="white"/>
        </w:rPr>
        <w:t>If the declarator is null, we simply create a new declarator since we always need a declarator, even in the cases where is has been omitted.</w:t>
      </w:r>
    </w:p>
    <w:p w14:paraId="7419E603" w14:textId="77777777" w:rsidR="005E5A36" w:rsidRPr="00903DBA" w:rsidRDefault="005E5A36" w:rsidP="005E5A36">
      <w:pPr>
        <w:pStyle w:val="Code"/>
        <w:rPr>
          <w:highlight w:val="white"/>
        </w:rPr>
      </w:pPr>
      <w:r w:rsidRPr="00903DBA">
        <w:rPr>
          <w:highlight w:val="white"/>
        </w:rPr>
        <w:t xml:space="preserve">      if (declarator == null) {</w:t>
      </w:r>
    </w:p>
    <w:p w14:paraId="209A0471" w14:textId="77777777" w:rsidR="005E5A36" w:rsidRPr="00903DBA" w:rsidRDefault="005E5A36" w:rsidP="005E5A36">
      <w:pPr>
        <w:pStyle w:val="Code"/>
        <w:rPr>
          <w:highlight w:val="white"/>
        </w:rPr>
      </w:pPr>
      <w:r w:rsidRPr="00903DBA">
        <w:rPr>
          <w:highlight w:val="white"/>
        </w:rPr>
        <w:t xml:space="preserve">        declarator = new Declarator(null);</w:t>
      </w:r>
    </w:p>
    <w:p w14:paraId="4FA9268F" w14:textId="77777777" w:rsidR="005E5A36" w:rsidRPr="00903DBA" w:rsidRDefault="005E5A36" w:rsidP="005E5A36">
      <w:pPr>
        <w:pStyle w:val="Code"/>
        <w:rPr>
          <w:highlight w:val="white"/>
        </w:rPr>
      </w:pPr>
      <w:r w:rsidRPr="00903DBA">
        <w:rPr>
          <w:highlight w:val="white"/>
        </w:rPr>
        <w:t xml:space="preserve">      }</w:t>
      </w:r>
    </w:p>
    <w:p w14:paraId="27392F0A" w14:textId="77777777" w:rsidR="005E5A36" w:rsidRPr="00903DBA" w:rsidRDefault="005E5A36" w:rsidP="005E5A36">
      <w:pPr>
        <w:rPr>
          <w:highlight w:val="white"/>
        </w:rPr>
      </w:pPr>
      <w:r w:rsidRPr="00903DBA">
        <w:rPr>
          <w:highlight w:val="white"/>
        </w:rPr>
        <w:t>We iterate through the pointer type list and add each pointer type to the declarator. In this way, the declarator is pointer.</w:t>
      </w:r>
    </w:p>
    <w:p w14:paraId="57CE6C79" w14:textId="77777777" w:rsidR="005E5A36" w:rsidRPr="00903DBA" w:rsidRDefault="005E5A36" w:rsidP="005E5A36">
      <w:pPr>
        <w:pStyle w:val="Code"/>
        <w:rPr>
          <w:highlight w:val="white"/>
        </w:rPr>
      </w:pPr>
      <w:r w:rsidRPr="00903DBA">
        <w:rPr>
          <w:highlight w:val="white"/>
        </w:rPr>
        <w:t xml:space="preserve">      foreach (Type pointerType in typeList) {</w:t>
      </w:r>
    </w:p>
    <w:p w14:paraId="25242FA1" w14:textId="77777777" w:rsidR="005E5A36" w:rsidRPr="00903DBA" w:rsidRDefault="005E5A36" w:rsidP="005E5A36">
      <w:pPr>
        <w:pStyle w:val="Code"/>
        <w:rPr>
          <w:highlight w:val="white"/>
        </w:rPr>
      </w:pPr>
      <w:r w:rsidRPr="00903DBA">
        <w:rPr>
          <w:highlight w:val="white"/>
        </w:rPr>
        <w:t xml:space="preserve">        Type pointerType = new Type((Type) null);</w:t>
      </w:r>
    </w:p>
    <w:p w14:paraId="78440CE0" w14:textId="77777777" w:rsidR="005E5A36" w:rsidRPr="00903DBA" w:rsidRDefault="005E5A36" w:rsidP="005E5A36">
      <w:pPr>
        <w:pStyle w:val="Code"/>
        <w:rPr>
          <w:highlight w:val="white"/>
        </w:rPr>
      </w:pPr>
      <w:r w:rsidRPr="00903DBA">
        <w:rPr>
          <w:highlight w:val="white"/>
        </w:rPr>
        <w:t xml:space="preserve">        pointerType.Constant = type.Constant;</w:t>
      </w:r>
    </w:p>
    <w:p w14:paraId="65AEE1F6" w14:textId="77777777" w:rsidR="005E5A36" w:rsidRPr="00903DBA" w:rsidRDefault="005E5A36" w:rsidP="005E5A36">
      <w:pPr>
        <w:pStyle w:val="Code"/>
        <w:rPr>
          <w:highlight w:val="white"/>
        </w:rPr>
      </w:pPr>
      <w:r w:rsidRPr="00903DBA">
        <w:rPr>
          <w:highlight w:val="white"/>
        </w:rPr>
        <w:t xml:space="preserve">        pointerType.Volatile = type.Volatile;</w:t>
      </w:r>
    </w:p>
    <w:p w14:paraId="011F8C7D" w14:textId="77777777" w:rsidR="005E5A36" w:rsidRPr="00903DBA" w:rsidRDefault="005E5A36" w:rsidP="005E5A36">
      <w:pPr>
        <w:pStyle w:val="Code"/>
        <w:rPr>
          <w:highlight w:val="white"/>
        </w:rPr>
      </w:pPr>
      <w:r w:rsidRPr="00903DBA">
        <w:rPr>
          <w:highlight w:val="white"/>
        </w:rPr>
        <w:t xml:space="preserve">        declarator.Add(pointerType);</w:t>
      </w:r>
    </w:p>
    <w:p w14:paraId="325D3D06" w14:textId="77777777" w:rsidR="005E5A36" w:rsidRPr="00903DBA" w:rsidRDefault="005E5A36" w:rsidP="005E5A36">
      <w:pPr>
        <w:pStyle w:val="Code"/>
        <w:rPr>
          <w:highlight w:val="white"/>
        </w:rPr>
      </w:pPr>
      <w:r w:rsidRPr="00903DBA">
        <w:rPr>
          <w:highlight w:val="white"/>
        </w:rPr>
        <w:t xml:space="preserve">      }</w:t>
      </w:r>
    </w:p>
    <w:p w14:paraId="3DFAF010" w14:textId="77777777" w:rsidR="005E5A36" w:rsidRPr="00903DBA" w:rsidRDefault="005E5A36" w:rsidP="005E5A36">
      <w:pPr>
        <w:rPr>
          <w:highlight w:val="white"/>
        </w:rPr>
      </w:pPr>
      <w:r w:rsidRPr="00903DBA">
        <w:rPr>
          <w:highlight w:val="white"/>
        </w:rPr>
        <w:t>We will always have at least a declarator with a certain type or a pointer type, since it is syntactically impossible to omit both the declarator and the pointer list.</w:t>
      </w:r>
    </w:p>
    <w:p w14:paraId="5ED875D5" w14:textId="77777777" w:rsidR="005E5A36" w:rsidRPr="00903DBA" w:rsidRDefault="005E5A36" w:rsidP="005E5A36">
      <w:pPr>
        <w:pStyle w:val="Code"/>
        <w:rPr>
          <w:highlight w:val="white"/>
        </w:rPr>
      </w:pPr>
      <w:r w:rsidRPr="00903DBA">
        <w:rPr>
          <w:highlight w:val="white"/>
        </w:rPr>
        <w:t xml:space="preserve">      return declarator;</w:t>
      </w:r>
    </w:p>
    <w:p w14:paraId="312D50A2" w14:textId="77777777" w:rsidR="005E5A36" w:rsidRPr="00903DBA" w:rsidRDefault="005E5A36" w:rsidP="005E5A36">
      <w:pPr>
        <w:pStyle w:val="Code"/>
        <w:rPr>
          <w:highlight w:val="white"/>
        </w:rPr>
      </w:pPr>
      <w:r w:rsidRPr="00903DBA">
        <w:rPr>
          <w:highlight w:val="white"/>
        </w:rPr>
        <w:t xml:space="preserve">    }</w:t>
      </w:r>
    </w:p>
    <w:p w14:paraId="327B320A" w14:textId="77777777" w:rsidR="005E5A36" w:rsidRDefault="005E5A36" w:rsidP="005E5A36">
      <w:pPr>
        <w:pStyle w:val="Rubrik3"/>
        <w:rPr>
          <w:highlight w:val="white"/>
        </w:rPr>
      </w:pPr>
      <w:r>
        <w:rPr>
          <w:highlight w:val="white"/>
        </w:rPr>
        <w:t>Direct Declarator</w:t>
      </w:r>
    </w:p>
    <w:p w14:paraId="0AC13A64" w14:textId="77777777" w:rsidR="00E41639" w:rsidRPr="00E41639" w:rsidRDefault="00E41639" w:rsidP="005E5A36">
      <w:pPr>
        <w:pStyle w:val="CodeHeader"/>
        <w:rPr>
          <w:b w:val="0"/>
          <w:bCs/>
          <w:highlight w:val="white"/>
        </w:rPr>
      </w:pPr>
      <w:r w:rsidRPr="00E41639">
        <w:rPr>
          <w:b w:val="0"/>
          <w:bCs/>
          <w:highlight w:val="white"/>
        </w:rPr>
        <w:t xml:space="preserve">The </w:t>
      </w:r>
      <w:r w:rsidRPr="00E41639">
        <w:rPr>
          <w:rStyle w:val="KeyWord0"/>
          <w:b/>
          <w:bCs/>
          <w:highlight w:val="white"/>
        </w:rPr>
        <w:t>ArrayType</w:t>
      </w:r>
      <w:r w:rsidRPr="00E41639">
        <w:rPr>
          <w:b w:val="0"/>
          <w:bCs/>
          <w:highlight w:val="white"/>
        </w:rPr>
        <w:t xml:space="preserve"> method handles the declaration of an array. </w:t>
      </w:r>
    </w:p>
    <w:p w14:paraId="3B3B85A5" w14:textId="40189963" w:rsidR="005E5A36" w:rsidRPr="00903DBA" w:rsidRDefault="005E5A36" w:rsidP="005E5A36">
      <w:pPr>
        <w:pStyle w:val="CodeHeader"/>
        <w:rPr>
          <w:highlight w:val="white"/>
        </w:rPr>
      </w:pPr>
      <w:r w:rsidRPr="00903DBA">
        <w:rPr>
          <w:highlight w:val="white"/>
        </w:rPr>
        <w:t>MiddleCodeGenerator.cs</w:t>
      </w:r>
    </w:p>
    <w:p w14:paraId="7582E6E0" w14:textId="77777777" w:rsidR="005E5A36" w:rsidRPr="00903DBA" w:rsidRDefault="005E5A36" w:rsidP="005E5A36">
      <w:pPr>
        <w:pStyle w:val="Code"/>
        <w:rPr>
          <w:highlight w:val="white"/>
        </w:rPr>
      </w:pPr>
      <w:r w:rsidRPr="00903DBA">
        <w:rPr>
          <w:highlight w:val="white"/>
        </w:rPr>
        <w:t xml:space="preserve">    public static Declarator ArrayType(Declarator declarator,</w:t>
      </w:r>
    </w:p>
    <w:p w14:paraId="39E01AB5" w14:textId="77777777" w:rsidR="005E5A36" w:rsidRPr="00903DBA" w:rsidRDefault="005E5A36" w:rsidP="005E5A36">
      <w:pPr>
        <w:pStyle w:val="Code"/>
        <w:rPr>
          <w:highlight w:val="white"/>
        </w:rPr>
      </w:pPr>
      <w:r w:rsidRPr="00903DBA">
        <w:rPr>
          <w:highlight w:val="white"/>
        </w:rPr>
        <w:lastRenderedPageBreak/>
        <w:t xml:space="preserve">                                       Expression optionalSizeExpression) {</w:t>
      </w:r>
    </w:p>
    <w:p w14:paraId="656D6AFE" w14:textId="77777777" w:rsidR="005E5A36" w:rsidRPr="00903DBA" w:rsidRDefault="005E5A36" w:rsidP="005E5A36">
      <w:pPr>
        <w:pStyle w:val="Code"/>
        <w:rPr>
          <w:highlight w:val="white"/>
        </w:rPr>
      </w:pPr>
      <w:r w:rsidRPr="00903DBA">
        <w:rPr>
          <w:highlight w:val="white"/>
        </w:rPr>
        <w:t xml:space="preserve">      if (declarator == null) {</w:t>
      </w:r>
    </w:p>
    <w:p w14:paraId="31AE78ED" w14:textId="77777777" w:rsidR="005E5A36" w:rsidRPr="00903DBA" w:rsidRDefault="005E5A36" w:rsidP="005E5A36">
      <w:pPr>
        <w:pStyle w:val="Code"/>
        <w:rPr>
          <w:highlight w:val="white"/>
        </w:rPr>
      </w:pPr>
      <w:r w:rsidRPr="00903DBA">
        <w:rPr>
          <w:highlight w:val="white"/>
        </w:rPr>
        <w:t xml:space="preserve">        declarator = new Declarator(null);</w:t>
      </w:r>
    </w:p>
    <w:p w14:paraId="0D61F018" w14:textId="77777777" w:rsidR="005E5A36" w:rsidRPr="00903DBA" w:rsidRDefault="005E5A36" w:rsidP="005E5A36">
      <w:pPr>
        <w:pStyle w:val="Code"/>
        <w:rPr>
          <w:highlight w:val="white"/>
        </w:rPr>
      </w:pPr>
      <w:r w:rsidRPr="00903DBA">
        <w:rPr>
          <w:highlight w:val="white"/>
        </w:rPr>
        <w:t xml:space="preserve">      }</w:t>
      </w:r>
    </w:p>
    <w:p w14:paraId="014493F3" w14:textId="77777777" w:rsidR="005E5A36" w:rsidRPr="00903DBA" w:rsidRDefault="005E5A36" w:rsidP="005E5A36">
      <w:pPr>
        <w:rPr>
          <w:highlight w:val="white"/>
        </w:rPr>
      </w:pPr>
      <w:r w:rsidRPr="00903DBA">
        <w:rPr>
          <w:highlight w:val="white"/>
        </w:rPr>
        <w:t>If the array size expression is present, the parser has already made sure it is a constant expression of integral type. But we must also check that the array (the value of the expression) is positive.</w:t>
      </w:r>
    </w:p>
    <w:p w14:paraId="3EEC92D7" w14:textId="77777777" w:rsidR="005E5A36" w:rsidRPr="00903DBA" w:rsidRDefault="005E5A36" w:rsidP="005E5A36">
      <w:pPr>
        <w:pStyle w:val="Code"/>
        <w:rPr>
          <w:highlight w:val="white"/>
        </w:rPr>
      </w:pPr>
      <w:r w:rsidRPr="00903DBA">
        <w:rPr>
          <w:highlight w:val="white"/>
        </w:rPr>
        <w:t xml:space="preserve">      Type arrayType;</w:t>
      </w:r>
    </w:p>
    <w:p w14:paraId="14CA197A" w14:textId="77777777" w:rsidR="005E5A36" w:rsidRPr="00903DBA" w:rsidRDefault="005E5A36" w:rsidP="005E5A36">
      <w:pPr>
        <w:pStyle w:val="Code"/>
        <w:rPr>
          <w:highlight w:val="white"/>
        </w:rPr>
      </w:pPr>
      <w:r w:rsidRPr="00903DBA">
        <w:rPr>
          <w:highlight w:val="white"/>
        </w:rPr>
        <w:t xml:space="preserve">      if (optionalSizeExpression != null) {</w:t>
      </w:r>
    </w:p>
    <w:p w14:paraId="28401452" w14:textId="77777777" w:rsidR="005E5A36" w:rsidRPr="00903DBA" w:rsidRDefault="005E5A36" w:rsidP="005E5A36">
      <w:pPr>
        <w:pStyle w:val="Code"/>
        <w:rPr>
          <w:highlight w:val="white"/>
        </w:rPr>
      </w:pPr>
      <w:r w:rsidRPr="00903DBA">
        <w:rPr>
          <w:highlight w:val="white"/>
        </w:rPr>
        <w:t xml:space="preserve">        Symbol optSizeSymbol = optionalSizeExpression.Symbol;</w:t>
      </w:r>
    </w:p>
    <w:p w14:paraId="3D584DB4" w14:textId="77777777" w:rsidR="005E5A36" w:rsidRPr="00903DBA" w:rsidRDefault="005E5A36" w:rsidP="005E5A36">
      <w:pPr>
        <w:pStyle w:val="Code"/>
        <w:rPr>
          <w:highlight w:val="white"/>
        </w:rPr>
      </w:pPr>
      <w:r w:rsidRPr="00903DBA">
        <w:rPr>
          <w:highlight w:val="white"/>
        </w:rPr>
        <w:t xml:space="preserve">        int arraySize = (int) ((BigInteger) optSizeSymbol.Value);</w:t>
      </w:r>
    </w:p>
    <w:p w14:paraId="7FA9C9E7" w14:textId="77777777" w:rsidR="005E5A36" w:rsidRPr="00903DBA" w:rsidRDefault="005E5A36" w:rsidP="005E5A36">
      <w:pPr>
        <w:pStyle w:val="Code"/>
        <w:rPr>
          <w:highlight w:val="white"/>
        </w:rPr>
      </w:pPr>
      <w:r w:rsidRPr="00903DBA">
        <w:rPr>
          <w:highlight w:val="white"/>
        </w:rPr>
        <w:t xml:space="preserve">        Assert.Error(arraySize &gt; 0, arraySize,</w:t>
      </w:r>
    </w:p>
    <w:p w14:paraId="2FB3A91E" w14:textId="77777777" w:rsidR="005E5A36" w:rsidRPr="00903DBA" w:rsidRDefault="005E5A36" w:rsidP="005E5A36">
      <w:pPr>
        <w:pStyle w:val="Code"/>
        <w:rPr>
          <w:highlight w:val="white"/>
        </w:rPr>
      </w:pPr>
      <w:r w:rsidRPr="00903DBA">
        <w:rPr>
          <w:highlight w:val="white"/>
        </w:rPr>
        <w:t xml:space="preserve">                     Message.Non__positive_array_size);</w:t>
      </w:r>
    </w:p>
    <w:p w14:paraId="1A6BA3AA" w14:textId="77777777" w:rsidR="005E5A36" w:rsidRPr="00903DBA" w:rsidRDefault="005E5A36" w:rsidP="005E5A36">
      <w:pPr>
        <w:pStyle w:val="Code"/>
        <w:rPr>
          <w:highlight w:val="white"/>
        </w:rPr>
      </w:pPr>
      <w:r w:rsidRPr="00903DBA">
        <w:rPr>
          <w:highlight w:val="white"/>
        </w:rPr>
        <w:t xml:space="preserve">        arrayType = new Type(arraySize, null);</w:t>
      </w:r>
    </w:p>
    <w:p w14:paraId="2E727A57" w14:textId="77777777" w:rsidR="005E5A36" w:rsidRPr="00903DBA" w:rsidRDefault="005E5A36" w:rsidP="005E5A36">
      <w:pPr>
        <w:pStyle w:val="Code"/>
        <w:rPr>
          <w:highlight w:val="white"/>
        </w:rPr>
      </w:pPr>
      <w:r w:rsidRPr="00903DBA">
        <w:rPr>
          <w:highlight w:val="white"/>
        </w:rPr>
        <w:t xml:space="preserve">      }</w:t>
      </w:r>
    </w:p>
    <w:p w14:paraId="78CC1D50" w14:textId="77777777" w:rsidR="005E5A36" w:rsidRPr="00903DBA" w:rsidRDefault="005E5A36" w:rsidP="005E5A36">
      <w:pPr>
        <w:rPr>
          <w:highlight w:val="white"/>
        </w:rPr>
      </w:pPr>
      <w:r w:rsidRPr="00903DBA">
        <w:rPr>
          <w:highlight w:val="white"/>
        </w:rPr>
        <w:t>If the array size expression is not present, we create a new array type of zero size.</w:t>
      </w:r>
    </w:p>
    <w:p w14:paraId="498D91BB" w14:textId="77777777" w:rsidR="005E5A36" w:rsidRPr="00903DBA" w:rsidRDefault="005E5A36" w:rsidP="005E5A36">
      <w:pPr>
        <w:pStyle w:val="Code"/>
        <w:rPr>
          <w:highlight w:val="white"/>
        </w:rPr>
      </w:pPr>
      <w:r w:rsidRPr="00903DBA">
        <w:rPr>
          <w:highlight w:val="white"/>
        </w:rPr>
        <w:t xml:space="preserve">      else {</w:t>
      </w:r>
    </w:p>
    <w:p w14:paraId="571C7C96" w14:textId="77777777" w:rsidR="005E5A36" w:rsidRPr="00903DBA" w:rsidRDefault="005E5A36" w:rsidP="005E5A36">
      <w:pPr>
        <w:pStyle w:val="Code"/>
        <w:rPr>
          <w:highlight w:val="white"/>
        </w:rPr>
      </w:pPr>
      <w:r w:rsidRPr="00903DBA">
        <w:rPr>
          <w:highlight w:val="white"/>
        </w:rPr>
        <w:t xml:space="preserve">        arrayType = new Type(0, null);</w:t>
      </w:r>
    </w:p>
    <w:p w14:paraId="7AE47588" w14:textId="77777777" w:rsidR="005E5A36" w:rsidRPr="00903DBA" w:rsidRDefault="005E5A36" w:rsidP="005E5A36">
      <w:pPr>
        <w:pStyle w:val="Code"/>
        <w:rPr>
          <w:highlight w:val="white"/>
        </w:rPr>
      </w:pPr>
      <w:r w:rsidRPr="00903DBA">
        <w:rPr>
          <w:highlight w:val="white"/>
        </w:rPr>
        <w:t xml:space="preserve">      }</w:t>
      </w:r>
    </w:p>
    <w:p w14:paraId="297DE9F4" w14:textId="77777777" w:rsidR="005E5A36" w:rsidRPr="00903DBA" w:rsidRDefault="005E5A36" w:rsidP="005E5A36">
      <w:pPr>
        <w:rPr>
          <w:highlight w:val="white"/>
        </w:rPr>
      </w:pPr>
      <w:r w:rsidRPr="00903DBA">
        <w:rPr>
          <w:highlight w:val="white"/>
        </w:rPr>
        <w:t>We add the array type to the declarator, which we return. Note that the type of the array is yet unknown, which is why it is null.</w:t>
      </w:r>
    </w:p>
    <w:p w14:paraId="5E84FFBE" w14:textId="77777777" w:rsidR="005E5A36" w:rsidRPr="00903DBA" w:rsidRDefault="005E5A36" w:rsidP="005E5A36">
      <w:pPr>
        <w:pStyle w:val="Code"/>
        <w:rPr>
          <w:highlight w:val="white"/>
        </w:rPr>
      </w:pPr>
      <w:r w:rsidRPr="00903DBA">
        <w:rPr>
          <w:highlight w:val="white"/>
        </w:rPr>
        <w:t xml:space="preserve">      declarator.Add(arrayType);</w:t>
      </w:r>
    </w:p>
    <w:p w14:paraId="2F540E84" w14:textId="77777777" w:rsidR="005E5A36" w:rsidRPr="00903DBA" w:rsidRDefault="005E5A36" w:rsidP="005E5A36">
      <w:pPr>
        <w:pStyle w:val="Code"/>
        <w:rPr>
          <w:highlight w:val="white"/>
        </w:rPr>
      </w:pPr>
      <w:r w:rsidRPr="00903DBA">
        <w:rPr>
          <w:highlight w:val="white"/>
        </w:rPr>
        <w:t xml:space="preserve">      return declarator;</w:t>
      </w:r>
    </w:p>
    <w:p w14:paraId="46BDA669" w14:textId="77777777" w:rsidR="005E5A36" w:rsidRPr="00903DBA" w:rsidRDefault="005E5A36" w:rsidP="005E5A36">
      <w:pPr>
        <w:pStyle w:val="Code"/>
        <w:rPr>
          <w:highlight w:val="white"/>
        </w:rPr>
      </w:pPr>
      <w:r w:rsidRPr="00903DBA">
        <w:rPr>
          <w:highlight w:val="white"/>
        </w:rPr>
        <w:t xml:space="preserve">    }</w:t>
      </w:r>
    </w:p>
    <w:p w14:paraId="74A5D66B" w14:textId="77777777" w:rsidR="005E5A36" w:rsidRPr="00903DBA" w:rsidRDefault="005E5A36" w:rsidP="005E5A36">
      <w:pPr>
        <w:rPr>
          <w:highlight w:val="white"/>
        </w:rPr>
      </w:pPr>
      <w:r w:rsidRPr="00903DBA">
        <w:rPr>
          <w:highlight w:val="white"/>
        </w:rPr>
        <w:t>The next kind of direct declarator is the new-style function declarator, with parentheses enclosing a variable parameter list. A variable parameter list is a parameter list that may be finished with the variable marker (‘…’).</w:t>
      </w:r>
    </w:p>
    <w:p w14:paraId="191FC3A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NewFunctionDeclaration</w:t>
      </w:r>
      <w:r w:rsidRPr="00903DBA">
        <w:rPr>
          <w:highlight w:val="white"/>
        </w:rPr>
        <w:t xml:space="preserve"> handles a new-style function declaration. </w:t>
      </w:r>
    </w:p>
    <w:p w14:paraId="72A0BB98" w14:textId="77777777" w:rsidR="005E5A36" w:rsidRPr="00903DBA" w:rsidRDefault="005E5A36" w:rsidP="005E5A36">
      <w:pPr>
        <w:pStyle w:val="CodeHeader"/>
        <w:rPr>
          <w:highlight w:val="white"/>
        </w:rPr>
      </w:pPr>
      <w:r w:rsidRPr="00903DBA">
        <w:rPr>
          <w:highlight w:val="white"/>
        </w:rPr>
        <w:t>MiddleCodeGenerator.cs</w:t>
      </w:r>
    </w:p>
    <w:p w14:paraId="1B49BAB2" w14:textId="77777777" w:rsidR="005E5A36" w:rsidRPr="00903DBA" w:rsidRDefault="005E5A36" w:rsidP="005E5A36">
      <w:pPr>
        <w:pStyle w:val="Code"/>
        <w:rPr>
          <w:highlight w:val="white"/>
        </w:rPr>
      </w:pPr>
      <w:r w:rsidRPr="00903DBA">
        <w:rPr>
          <w:highlight w:val="white"/>
        </w:rPr>
        <w:t xml:space="preserve">    public static Declarator NewFunctionDeclaration(Declarator declarator,</w:t>
      </w:r>
    </w:p>
    <w:p w14:paraId="768BF788" w14:textId="77777777" w:rsidR="005E5A36" w:rsidRPr="00903DBA" w:rsidRDefault="005E5A36" w:rsidP="005E5A36">
      <w:pPr>
        <w:pStyle w:val="Code"/>
        <w:rPr>
          <w:highlight w:val="white"/>
        </w:rPr>
      </w:pPr>
      <w:r w:rsidRPr="00903DBA">
        <w:rPr>
          <w:highlight w:val="white"/>
        </w:rPr>
        <w:t xml:space="preserve">                                                   List&lt;Symbol&gt; parameterList,</w:t>
      </w:r>
    </w:p>
    <w:p w14:paraId="72A41770" w14:textId="77777777" w:rsidR="005E5A36" w:rsidRPr="00903DBA" w:rsidRDefault="005E5A36" w:rsidP="005E5A36">
      <w:pPr>
        <w:pStyle w:val="Code"/>
        <w:rPr>
          <w:highlight w:val="white"/>
        </w:rPr>
      </w:pPr>
      <w:r w:rsidRPr="00903DBA">
        <w:rPr>
          <w:highlight w:val="white"/>
        </w:rPr>
        <w:t xml:space="preserve">                                                   bool ellipse) {</w:t>
      </w:r>
    </w:p>
    <w:p w14:paraId="1C24076B" w14:textId="77777777" w:rsidR="005E5A36" w:rsidRPr="00903DBA" w:rsidRDefault="005E5A36" w:rsidP="005E5A36">
      <w:pPr>
        <w:rPr>
          <w:highlight w:val="white"/>
        </w:rPr>
      </w:pPr>
      <w:r w:rsidRPr="00903DBA">
        <w:rPr>
          <w:highlight w:val="white"/>
        </w:rPr>
        <w:t>It is not allowed to add a variable marker to an empty parameter list, it must always be at least one parameter.</w:t>
      </w:r>
    </w:p>
    <w:p w14:paraId="2D3D64B8" w14:textId="77777777" w:rsidR="005E5A36" w:rsidRPr="00903DBA" w:rsidRDefault="005E5A36" w:rsidP="005E5A36">
      <w:pPr>
        <w:pStyle w:val="Code"/>
        <w:rPr>
          <w:highlight w:val="white"/>
        </w:rPr>
      </w:pPr>
      <w:r w:rsidRPr="00903DBA">
        <w:rPr>
          <w:highlight w:val="white"/>
        </w:rPr>
        <w:t xml:space="preserve">      if (parameterList.Count == 0) {</w:t>
      </w:r>
    </w:p>
    <w:p w14:paraId="274DC04F" w14:textId="77777777" w:rsidR="005E5A36" w:rsidRPr="00903DBA" w:rsidRDefault="005E5A36" w:rsidP="005E5A36">
      <w:pPr>
        <w:pStyle w:val="Code"/>
        <w:rPr>
          <w:highlight w:val="white"/>
        </w:rPr>
      </w:pPr>
      <w:r w:rsidRPr="00903DBA">
        <w:rPr>
          <w:highlight w:val="white"/>
        </w:rPr>
        <w:t xml:space="preserve">        Assert.Error(!ellipse, "...",</w:t>
      </w:r>
    </w:p>
    <w:p w14:paraId="6CD76BE4" w14:textId="77777777" w:rsidR="005E5A36" w:rsidRPr="00903DBA" w:rsidRDefault="005E5A36" w:rsidP="005E5A36">
      <w:pPr>
        <w:pStyle w:val="Code"/>
        <w:rPr>
          <w:highlight w:val="white"/>
        </w:rPr>
      </w:pPr>
      <w:r w:rsidRPr="00903DBA">
        <w:rPr>
          <w:highlight w:val="white"/>
        </w:rPr>
        <w:t xml:space="preserve">            Message.An_elliptic_function_must_have_at_least_one_parameter);</w:t>
      </w:r>
    </w:p>
    <w:p w14:paraId="1F52F7D3" w14:textId="77777777" w:rsidR="005E5A36" w:rsidRPr="00903DBA" w:rsidRDefault="005E5A36" w:rsidP="005E5A36">
      <w:pPr>
        <w:pStyle w:val="Code"/>
        <w:rPr>
          <w:highlight w:val="white"/>
        </w:rPr>
      </w:pPr>
      <w:r w:rsidRPr="00903DBA">
        <w:rPr>
          <w:highlight w:val="white"/>
        </w:rPr>
        <w:t xml:space="preserve">      }</w:t>
      </w:r>
    </w:p>
    <w:p w14:paraId="4CFA2601" w14:textId="77777777" w:rsidR="005E5A36" w:rsidRPr="00903DBA" w:rsidRDefault="005E5A36" w:rsidP="005E5A36">
      <w:pPr>
        <w:rPr>
          <w:highlight w:val="white"/>
        </w:rPr>
      </w:pPr>
      <w:r w:rsidRPr="00903DBA">
        <w:rPr>
          <w:highlight w:val="white"/>
        </w:rPr>
        <w:t xml:space="preserve">It is allowed to have a </w:t>
      </w:r>
      <w:r w:rsidRPr="00903DBA">
        <w:rPr>
          <w:rStyle w:val="KeyWord0"/>
          <w:highlight w:val="white"/>
        </w:rPr>
        <w:t>void</w:t>
      </w:r>
      <w:r w:rsidRPr="00903DBA">
        <w:rPr>
          <w:highlight w:val="white"/>
        </w:rPr>
        <w:t xml:space="preserve"> parameter if it is the only parameter in the list, and there is no variable marker.</w:t>
      </w:r>
    </w:p>
    <w:p w14:paraId="3390D1BA" w14:textId="77777777" w:rsidR="005E5A36" w:rsidRPr="00903DBA" w:rsidRDefault="005E5A36" w:rsidP="005E5A36">
      <w:pPr>
        <w:pStyle w:val="Code"/>
        <w:rPr>
          <w:highlight w:val="white"/>
        </w:rPr>
      </w:pPr>
      <w:r w:rsidRPr="00903DBA">
        <w:rPr>
          <w:highlight w:val="white"/>
        </w:rPr>
        <w:t xml:space="preserve">      else if ((parameterList.Count == 1) &amp;&amp; parameterList[0].Type.IsVoid()) {</w:t>
      </w:r>
    </w:p>
    <w:p w14:paraId="55CA8C7C" w14:textId="77777777" w:rsidR="005E5A36" w:rsidRPr="00903DBA" w:rsidRDefault="005E5A36" w:rsidP="005E5A36">
      <w:pPr>
        <w:pStyle w:val="Code"/>
        <w:rPr>
          <w:highlight w:val="white"/>
        </w:rPr>
      </w:pPr>
      <w:r w:rsidRPr="00903DBA">
        <w:rPr>
          <w:highlight w:val="white"/>
        </w:rPr>
        <w:t xml:space="preserve">        Assert.Error(parameterList[0].Name == null,</w:t>
      </w:r>
    </w:p>
    <w:p w14:paraId="567C4890" w14:textId="77777777" w:rsidR="005E5A36" w:rsidRPr="00903DBA" w:rsidRDefault="005E5A36" w:rsidP="005E5A36">
      <w:pPr>
        <w:pStyle w:val="Code"/>
        <w:rPr>
          <w:highlight w:val="white"/>
        </w:rPr>
      </w:pPr>
      <w:r w:rsidRPr="00903DBA">
        <w:rPr>
          <w:highlight w:val="white"/>
        </w:rPr>
        <w:t xml:space="preserve">                     parameterList[0].Name,</w:t>
      </w:r>
    </w:p>
    <w:p w14:paraId="78F89C25" w14:textId="77777777" w:rsidR="005E5A36" w:rsidRPr="00903DBA" w:rsidRDefault="005E5A36" w:rsidP="005E5A36">
      <w:pPr>
        <w:pStyle w:val="Code"/>
        <w:rPr>
          <w:highlight w:val="white"/>
        </w:rPr>
      </w:pPr>
      <w:r w:rsidRPr="00903DBA">
        <w:rPr>
          <w:highlight w:val="white"/>
        </w:rPr>
        <w:t xml:space="preserve">                     Message.A_void_parameter_cannot_be_named);</w:t>
      </w:r>
    </w:p>
    <w:p w14:paraId="748B1D7E" w14:textId="77777777" w:rsidR="005E5A36" w:rsidRPr="00903DBA" w:rsidRDefault="005E5A36" w:rsidP="005E5A36">
      <w:pPr>
        <w:pStyle w:val="Code"/>
        <w:rPr>
          <w:highlight w:val="white"/>
        </w:rPr>
      </w:pPr>
      <w:r w:rsidRPr="00903DBA">
        <w:rPr>
          <w:highlight w:val="white"/>
        </w:rPr>
        <w:t xml:space="preserve">        Assert.Error(!ellipse, "...", Message.</w:t>
      </w:r>
    </w:p>
    <w:p w14:paraId="17F753E7" w14:textId="77777777" w:rsidR="005E5A36" w:rsidRPr="00903DBA" w:rsidRDefault="005E5A36" w:rsidP="005E5A36">
      <w:pPr>
        <w:pStyle w:val="Code"/>
        <w:rPr>
          <w:highlight w:val="white"/>
        </w:rPr>
      </w:pPr>
      <w:r w:rsidRPr="00903DBA">
        <w:rPr>
          <w:highlight w:val="white"/>
        </w:rPr>
        <w:t xml:space="preserve">                     An_elliptic_function_cannot_have_a_void_parameter);</w:t>
      </w:r>
    </w:p>
    <w:p w14:paraId="065A7267" w14:textId="77777777" w:rsidR="005E5A36" w:rsidRPr="00903DBA" w:rsidRDefault="005E5A36" w:rsidP="005E5A36">
      <w:pPr>
        <w:pStyle w:val="Code"/>
        <w:rPr>
          <w:highlight w:val="white"/>
        </w:rPr>
      </w:pPr>
      <w:r w:rsidRPr="00903DBA">
        <w:rPr>
          <w:highlight w:val="white"/>
        </w:rPr>
        <w:t xml:space="preserve">        parameterList.Clear();</w:t>
      </w:r>
    </w:p>
    <w:p w14:paraId="56E396B5" w14:textId="77777777" w:rsidR="005E5A36" w:rsidRPr="00903DBA" w:rsidRDefault="005E5A36" w:rsidP="005E5A36">
      <w:pPr>
        <w:pStyle w:val="Code"/>
        <w:rPr>
          <w:highlight w:val="white"/>
        </w:rPr>
      </w:pPr>
      <w:r w:rsidRPr="00903DBA">
        <w:rPr>
          <w:highlight w:val="white"/>
        </w:rPr>
        <w:t xml:space="preserve">      }</w:t>
      </w:r>
    </w:p>
    <w:p w14:paraId="74198DEB" w14:textId="77777777" w:rsidR="005E5A36" w:rsidRPr="00903DBA" w:rsidRDefault="005E5A36" w:rsidP="005E5A36">
      <w:pPr>
        <w:rPr>
          <w:highlight w:val="white"/>
        </w:rPr>
      </w:pPr>
      <w:r w:rsidRPr="00903DBA">
        <w:rPr>
          <w:highlight w:val="white"/>
        </w:rPr>
        <w:t xml:space="preserve">Otherwise, a </w:t>
      </w:r>
      <w:r w:rsidRPr="00903DBA">
        <w:rPr>
          <w:rStyle w:val="KeyWord0"/>
          <w:highlight w:val="white"/>
        </w:rPr>
        <w:t>void</w:t>
      </w:r>
      <w:r w:rsidRPr="00903DBA">
        <w:rPr>
          <w:highlight w:val="white"/>
        </w:rPr>
        <w:t xml:space="preserve"> parameter is not allowed.</w:t>
      </w:r>
    </w:p>
    <w:p w14:paraId="13666D5B" w14:textId="77777777" w:rsidR="005E5A36" w:rsidRPr="00903DBA" w:rsidRDefault="005E5A36" w:rsidP="005E5A36">
      <w:pPr>
        <w:pStyle w:val="Code"/>
        <w:rPr>
          <w:highlight w:val="white"/>
        </w:rPr>
      </w:pPr>
      <w:r w:rsidRPr="00903DBA">
        <w:rPr>
          <w:highlight w:val="white"/>
        </w:rPr>
        <w:lastRenderedPageBreak/>
        <w:t xml:space="preserve">      else {</w:t>
      </w:r>
    </w:p>
    <w:p w14:paraId="5B7DEEA2" w14:textId="77777777" w:rsidR="005E5A36" w:rsidRPr="00903DBA" w:rsidRDefault="005E5A36" w:rsidP="005E5A36">
      <w:pPr>
        <w:pStyle w:val="Code"/>
        <w:rPr>
          <w:highlight w:val="white"/>
        </w:rPr>
      </w:pPr>
      <w:r w:rsidRPr="00903DBA">
        <w:rPr>
          <w:highlight w:val="white"/>
        </w:rPr>
        <w:t xml:space="preserve">        foreach (Symbol symbol in parameterList) {</w:t>
      </w:r>
    </w:p>
    <w:p w14:paraId="0938ADFF" w14:textId="77777777" w:rsidR="005E5A36" w:rsidRPr="00903DBA" w:rsidRDefault="005E5A36" w:rsidP="005E5A36">
      <w:pPr>
        <w:pStyle w:val="Code"/>
        <w:rPr>
          <w:highlight w:val="white"/>
        </w:rPr>
      </w:pPr>
      <w:r w:rsidRPr="00903DBA">
        <w:rPr>
          <w:highlight w:val="white"/>
        </w:rPr>
        <w:t xml:space="preserve">          Assert.Error(!symbol.Type.IsVoid(),</w:t>
      </w:r>
    </w:p>
    <w:p w14:paraId="5E77CDC0" w14:textId="77777777" w:rsidR="005E5A36" w:rsidRPr="00903DBA" w:rsidRDefault="005E5A36" w:rsidP="005E5A36">
      <w:pPr>
        <w:pStyle w:val="Code"/>
        <w:rPr>
          <w:highlight w:val="white"/>
        </w:rPr>
      </w:pPr>
      <w:r w:rsidRPr="00903DBA">
        <w:rPr>
          <w:highlight w:val="white"/>
        </w:rPr>
        <w:t xml:space="preserve">                       Message.Invalid_void_parameter);</w:t>
      </w:r>
    </w:p>
    <w:p w14:paraId="351D2ED8" w14:textId="77777777" w:rsidR="005E5A36" w:rsidRPr="00903DBA" w:rsidRDefault="005E5A36" w:rsidP="005E5A36">
      <w:pPr>
        <w:pStyle w:val="Code"/>
        <w:rPr>
          <w:highlight w:val="white"/>
        </w:rPr>
      </w:pPr>
      <w:r w:rsidRPr="00903DBA">
        <w:rPr>
          <w:highlight w:val="white"/>
        </w:rPr>
        <w:t xml:space="preserve">        }</w:t>
      </w:r>
    </w:p>
    <w:p w14:paraId="3B9AE41E" w14:textId="77777777" w:rsidR="005E5A36" w:rsidRPr="00903DBA" w:rsidRDefault="005E5A36" w:rsidP="005E5A36">
      <w:pPr>
        <w:pStyle w:val="Code"/>
        <w:rPr>
          <w:highlight w:val="white"/>
        </w:rPr>
      </w:pPr>
      <w:r w:rsidRPr="00903DBA">
        <w:rPr>
          <w:highlight w:val="white"/>
        </w:rPr>
        <w:t xml:space="preserve">      }</w:t>
      </w:r>
    </w:p>
    <w:p w14:paraId="402E2FF6" w14:textId="77777777" w:rsidR="005E5A36" w:rsidRPr="00903DBA" w:rsidRDefault="005E5A36" w:rsidP="005E5A36">
      <w:pPr>
        <w:rPr>
          <w:highlight w:val="white"/>
        </w:rPr>
      </w:pPr>
      <w:r w:rsidRPr="00903DBA">
        <w:rPr>
          <w:highlight w:val="white"/>
        </w:rPr>
        <w:t>Finally, we create a new-style function type with the parameter list and ellipse status, add it to the declarator, and return the declarator. Note that we do not add a return type (the first parameter is null), since it will be added to the declarator by the specifier.</w:t>
      </w:r>
    </w:p>
    <w:p w14:paraId="46F2BAC5" w14:textId="77777777" w:rsidR="005E5A36" w:rsidRPr="00903DBA" w:rsidRDefault="005E5A36" w:rsidP="005E5A36">
      <w:pPr>
        <w:pStyle w:val="Code"/>
        <w:rPr>
          <w:highlight w:val="white"/>
        </w:rPr>
      </w:pPr>
      <w:r w:rsidRPr="00903DBA">
        <w:rPr>
          <w:highlight w:val="white"/>
        </w:rPr>
        <w:t xml:space="preserve">      declarator.Add(new Type(null, parameterList, ellipse));</w:t>
      </w:r>
    </w:p>
    <w:p w14:paraId="68F3FF91" w14:textId="77777777" w:rsidR="005E5A36" w:rsidRPr="00903DBA" w:rsidRDefault="005E5A36" w:rsidP="005E5A36">
      <w:pPr>
        <w:pStyle w:val="Code"/>
        <w:rPr>
          <w:highlight w:val="white"/>
        </w:rPr>
      </w:pPr>
      <w:r w:rsidRPr="00903DBA">
        <w:rPr>
          <w:highlight w:val="white"/>
        </w:rPr>
        <w:t xml:space="preserve">      return declarator;</w:t>
      </w:r>
    </w:p>
    <w:p w14:paraId="73A03C02" w14:textId="77777777" w:rsidR="005E5A36" w:rsidRPr="00903DBA" w:rsidRDefault="005E5A36" w:rsidP="005E5A36">
      <w:pPr>
        <w:pStyle w:val="Code"/>
        <w:rPr>
          <w:highlight w:val="white"/>
        </w:rPr>
      </w:pPr>
      <w:r w:rsidRPr="00903DBA">
        <w:rPr>
          <w:highlight w:val="white"/>
        </w:rPr>
        <w:t xml:space="preserve">    }</w:t>
      </w:r>
    </w:p>
    <w:p w14:paraId="652B0CD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OldFunctionDeclaration</w:t>
      </w:r>
      <w:r w:rsidRPr="00903DBA">
        <w:rPr>
          <w:highlight w:val="white"/>
        </w:rPr>
        <w:t xml:space="preserve"> method handles the old-style function declaration. The only thing we need to test is that the same name does not occur twice in the name list.</w:t>
      </w:r>
    </w:p>
    <w:p w14:paraId="3F99691B" w14:textId="77777777" w:rsidR="005E5A36" w:rsidRPr="00903DBA" w:rsidRDefault="005E5A36" w:rsidP="005E5A36">
      <w:pPr>
        <w:pStyle w:val="CodeHeader"/>
        <w:rPr>
          <w:highlight w:val="white"/>
        </w:rPr>
      </w:pPr>
      <w:r w:rsidRPr="00903DBA">
        <w:rPr>
          <w:highlight w:val="white"/>
        </w:rPr>
        <w:t>MiddleCodeGenerator.cs</w:t>
      </w:r>
    </w:p>
    <w:p w14:paraId="7B61FD15" w14:textId="77777777" w:rsidR="005E5A36" w:rsidRPr="00903DBA" w:rsidRDefault="005E5A36" w:rsidP="005E5A36">
      <w:pPr>
        <w:pStyle w:val="Code"/>
        <w:rPr>
          <w:highlight w:val="white"/>
        </w:rPr>
      </w:pPr>
      <w:r w:rsidRPr="00903DBA">
        <w:rPr>
          <w:highlight w:val="white"/>
        </w:rPr>
        <w:t xml:space="preserve">    public static Declarator OldFunctionDeclaration(Declarator declarator,</w:t>
      </w:r>
    </w:p>
    <w:p w14:paraId="79370B62" w14:textId="77777777" w:rsidR="005E5A36" w:rsidRPr="00903DBA" w:rsidRDefault="005E5A36" w:rsidP="005E5A36">
      <w:pPr>
        <w:pStyle w:val="Code"/>
        <w:rPr>
          <w:highlight w:val="white"/>
        </w:rPr>
      </w:pPr>
      <w:r w:rsidRPr="00903DBA">
        <w:rPr>
          <w:highlight w:val="white"/>
        </w:rPr>
        <w:t xml:space="preserve">                                                    List&lt;string&gt; nameList) {</w:t>
      </w:r>
    </w:p>
    <w:p w14:paraId="4FBC9913" w14:textId="77777777" w:rsidR="005E5A36" w:rsidRPr="00903DBA" w:rsidRDefault="005E5A36" w:rsidP="005E5A36">
      <w:pPr>
        <w:rPr>
          <w:highlight w:val="white"/>
        </w:rPr>
      </w:pPr>
      <w:r w:rsidRPr="00903DBA">
        <w:rPr>
          <w:highlight w:val="white"/>
        </w:rPr>
        <w:t xml:space="preserve">We create a set and add the names of the name list to the set. The </w:t>
      </w:r>
      <w:r w:rsidRPr="00903DBA">
        <w:rPr>
          <w:rStyle w:val="KeyWord0"/>
          <w:highlight w:val="white"/>
        </w:rPr>
        <w:t>Add</w:t>
      </w:r>
      <w:r w:rsidRPr="00903DBA">
        <w:rPr>
          <w:highlight w:val="white"/>
        </w:rPr>
        <w:t xml:space="preserve"> method returns true as long as the name does not already occur in the set.</w:t>
      </w:r>
    </w:p>
    <w:p w14:paraId="11494C17" w14:textId="77777777" w:rsidR="005E5A36" w:rsidRPr="00903DBA" w:rsidRDefault="005E5A36" w:rsidP="005E5A36">
      <w:pPr>
        <w:pStyle w:val="Code"/>
        <w:rPr>
          <w:highlight w:val="white"/>
        </w:rPr>
      </w:pPr>
      <w:r w:rsidRPr="00903DBA">
        <w:rPr>
          <w:highlight w:val="white"/>
        </w:rPr>
        <w:t xml:space="preserve">      ISet&lt;string&gt; nameSet = new HashSet&lt;string&gt;();</w:t>
      </w:r>
    </w:p>
    <w:p w14:paraId="43F8CE32" w14:textId="77777777" w:rsidR="005E5A36" w:rsidRPr="00903DBA" w:rsidRDefault="005E5A36" w:rsidP="005E5A36">
      <w:pPr>
        <w:pStyle w:val="Code"/>
        <w:rPr>
          <w:highlight w:val="white"/>
        </w:rPr>
      </w:pPr>
      <w:r w:rsidRPr="00903DBA">
        <w:rPr>
          <w:highlight w:val="white"/>
        </w:rPr>
        <w:t xml:space="preserve">      foreach (string name in nameList) {</w:t>
      </w:r>
    </w:p>
    <w:p w14:paraId="3B0B24B6" w14:textId="77777777" w:rsidR="005E5A36" w:rsidRPr="00903DBA" w:rsidRDefault="005E5A36" w:rsidP="005E5A36">
      <w:pPr>
        <w:pStyle w:val="Code"/>
        <w:rPr>
          <w:highlight w:val="white"/>
        </w:rPr>
      </w:pPr>
      <w:r w:rsidRPr="00903DBA">
        <w:rPr>
          <w:highlight w:val="white"/>
        </w:rPr>
        <w:t xml:space="preserve">        Assert.Error(nameSet.Add(name), name, Message.Name_already_defined);</w:t>
      </w:r>
    </w:p>
    <w:p w14:paraId="358C3E13" w14:textId="77777777" w:rsidR="005E5A36" w:rsidRPr="00903DBA" w:rsidRDefault="005E5A36" w:rsidP="005E5A36">
      <w:pPr>
        <w:pStyle w:val="Code"/>
        <w:rPr>
          <w:highlight w:val="white"/>
        </w:rPr>
      </w:pPr>
      <w:r w:rsidRPr="00903DBA">
        <w:rPr>
          <w:highlight w:val="white"/>
        </w:rPr>
        <w:t xml:space="preserve">      }</w:t>
      </w:r>
    </w:p>
    <w:p w14:paraId="60361E37" w14:textId="77777777" w:rsidR="005E5A36" w:rsidRPr="00903DBA" w:rsidRDefault="005E5A36" w:rsidP="005E5A36">
      <w:pPr>
        <w:rPr>
          <w:highlight w:val="white"/>
        </w:rPr>
      </w:pPr>
      <w:r w:rsidRPr="00903DBA">
        <w:rPr>
          <w:highlight w:val="white"/>
        </w:rPr>
        <w:t>Finally, we create an old-style function type with the name list, add it to the declarator, and return the declarator. Again, note that we do not add a return type since it will be added to the declarator by the specifier.</w:t>
      </w:r>
    </w:p>
    <w:p w14:paraId="1732107B" w14:textId="77777777" w:rsidR="005E5A36" w:rsidRPr="00903DBA" w:rsidRDefault="005E5A36" w:rsidP="005E5A36">
      <w:pPr>
        <w:pStyle w:val="Code"/>
        <w:rPr>
          <w:highlight w:val="white"/>
        </w:rPr>
      </w:pPr>
      <w:r w:rsidRPr="00903DBA">
        <w:rPr>
          <w:highlight w:val="white"/>
        </w:rPr>
        <w:t xml:space="preserve">      declarator.Add(new Type(null, nameList));</w:t>
      </w:r>
    </w:p>
    <w:p w14:paraId="76AEF2C1" w14:textId="77777777" w:rsidR="005E5A36" w:rsidRPr="00903DBA" w:rsidRDefault="005E5A36" w:rsidP="005E5A36">
      <w:pPr>
        <w:pStyle w:val="Code"/>
        <w:rPr>
          <w:highlight w:val="white"/>
        </w:rPr>
      </w:pPr>
      <w:r w:rsidRPr="00903DBA">
        <w:rPr>
          <w:highlight w:val="white"/>
        </w:rPr>
        <w:t xml:space="preserve">      return declarator;</w:t>
      </w:r>
    </w:p>
    <w:p w14:paraId="30A3DF88" w14:textId="77777777" w:rsidR="005E5A36" w:rsidRDefault="005E5A36" w:rsidP="005E5A36">
      <w:pPr>
        <w:pStyle w:val="Code"/>
        <w:rPr>
          <w:highlight w:val="white"/>
        </w:rPr>
      </w:pPr>
      <w:r w:rsidRPr="00903DBA">
        <w:rPr>
          <w:highlight w:val="white"/>
        </w:rPr>
        <w:t xml:space="preserve">    }</w:t>
      </w:r>
    </w:p>
    <w:p w14:paraId="19C34358" w14:textId="77777777" w:rsidR="005E5A36" w:rsidRPr="00903DBA" w:rsidRDefault="005E5A36" w:rsidP="005E5A36">
      <w:pPr>
        <w:pStyle w:val="Rubrik3"/>
        <w:rPr>
          <w:highlight w:val="white"/>
        </w:rPr>
      </w:pPr>
      <w:r>
        <w:rPr>
          <w:highlight w:val="white"/>
        </w:rPr>
        <w:t>Parameters</w:t>
      </w:r>
    </w:p>
    <w:p w14:paraId="72FB3FC3" w14:textId="77777777" w:rsidR="005E5A36" w:rsidRPr="00903DBA" w:rsidRDefault="005E5A36" w:rsidP="005E5A36">
      <w:pPr>
        <w:pStyle w:val="CodeHeader"/>
        <w:rPr>
          <w:highlight w:val="white"/>
        </w:rPr>
      </w:pPr>
      <w:r w:rsidRPr="00903DBA">
        <w:rPr>
          <w:highlight w:val="white"/>
        </w:rPr>
        <w:t>MiddleCodeGenerator.cs</w:t>
      </w:r>
    </w:p>
    <w:p w14:paraId="2BCA0FE8" w14:textId="77777777" w:rsidR="005E5A36" w:rsidRPr="00903DBA" w:rsidRDefault="005E5A36" w:rsidP="005E5A36">
      <w:pPr>
        <w:pStyle w:val="Code"/>
        <w:rPr>
          <w:highlight w:val="white"/>
        </w:rPr>
      </w:pPr>
      <w:r w:rsidRPr="00903DBA">
        <w:rPr>
          <w:highlight w:val="white"/>
        </w:rPr>
        <w:t xml:space="preserve">    public static Symbol Parameter(Specifier specifier,</w:t>
      </w:r>
    </w:p>
    <w:p w14:paraId="01D0F8B3" w14:textId="77777777" w:rsidR="005E5A36" w:rsidRPr="00903DBA" w:rsidRDefault="005E5A36" w:rsidP="005E5A36">
      <w:pPr>
        <w:pStyle w:val="Code"/>
        <w:rPr>
          <w:highlight w:val="white"/>
        </w:rPr>
      </w:pPr>
      <w:r w:rsidRPr="00903DBA">
        <w:rPr>
          <w:highlight w:val="white"/>
        </w:rPr>
        <w:t xml:space="preserve">                                   Declarator declarator) {</w:t>
      </w:r>
    </w:p>
    <w:p w14:paraId="48E18E18" w14:textId="77777777" w:rsidR="005E5A36" w:rsidRPr="00903DBA" w:rsidRDefault="005E5A36" w:rsidP="005E5A36">
      <w:pPr>
        <w:pStyle w:val="Code"/>
        <w:rPr>
          <w:highlight w:val="white"/>
        </w:rPr>
      </w:pPr>
      <w:r w:rsidRPr="00903DBA">
        <w:rPr>
          <w:highlight w:val="white"/>
        </w:rPr>
        <w:t xml:space="preserve">      Storage storage = specifier.Storage;</w:t>
      </w:r>
    </w:p>
    <w:p w14:paraId="101508DD" w14:textId="77777777" w:rsidR="005E5A36" w:rsidRPr="00903DBA" w:rsidRDefault="005E5A36" w:rsidP="005E5A36">
      <w:pPr>
        <w:pStyle w:val="Code"/>
        <w:rPr>
          <w:highlight w:val="white"/>
        </w:rPr>
      </w:pPr>
      <w:r w:rsidRPr="00903DBA">
        <w:rPr>
          <w:highlight w:val="white"/>
        </w:rPr>
        <w:t xml:space="preserve">      Type specifierType = specifier.Type;</w:t>
      </w:r>
    </w:p>
    <w:p w14:paraId="1201BE1C" w14:textId="77777777" w:rsidR="005E5A36" w:rsidRPr="00903DBA" w:rsidRDefault="005E5A36" w:rsidP="005E5A36">
      <w:pPr>
        <w:pStyle w:val="Code"/>
        <w:rPr>
          <w:highlight w:val="white"/>
        </w:rPr>
      </w:pPr>
    </w:p>
    <w:p w14:paraId="67E6F802" w14:textId="77777777" w:rsidR="005E5A36" w:rsidRPr="00903DBA" w:rsidRDefault="005E5A36" w:rsidP="005E5A36">
      <w:pPr>
        <w:pStyle w:val="Code"/>
        <w:rPr>
          <w:highlight w:val="white"/>
        </w:rPr>
      </w:pPr>
      <w:r w:rsidRPr="00903DBA">
        <w:rPr>
          <w:highlight w:val="white"/>
        </w:rPr>
        <w:t xml:space="preserve">      string name;</w:t>
      </w:r>
    </w:p>
    <w:p w14:paraId="22C55BA4" w14:textId="77777777" w:rsidR="005E5A36" w:rsidRPr="00903DBA" w:rsidRDefault="005E5A36" w:rsidP="005E5A36">
      <w:pPr>
        <w:pStyle w:val="Code"/>
        <w:rPr>
          <w:highlight w:val="white"/>
        </w:rPr>
      </w:pPr>
      <w:r w:rsidRPr="00903DBA">
        <w:rPr>
          <w:highlight w:val="white"/>
        </w:rPr>
        <w:t xml:space="preserve">      Type type;</w:t>
      </w:r>
    </w:p>
    <w:p w14:paraId="0859602C" w14:textId="77777777" w:rsidR="005E5A36" w:rsidRPr="00903DBA" w:rsidRDefault="005E5A36" w:rsidP="005E5A36">
      <w:pPr>
        <w:pStyle w:val="Code"/>
        <w:rPr>
          <w:highlight w:val="white"/>
        </w:rPr>
      </w:pPr>
      <w:r w:rsidRPr="00903DBA">
        <w:rPr>
          <w:highlight w:val="white"/>
        </w:rPr>
        <w:t xml:space="preserve">          </w:t>
      </w:r>
    </w:p>
    <w:p w14:paraId="67CB374C" w14:textId="77777777" w:rsidR="005E5A36" w:rsidRPr="00903DBA" w:rsidRDefault="005E5A36" w:rsidP="005E5A36">
      <w:pPr>
        <w:pStyle w:val="Code"/>
        <w:rPr>
          <w:highlight w:val="white"/>
        </w:rPr>
      </w:pPr>
      <w:r w:rsidRPr="00903DBA">
        <w:rPr>
          <w:highlight w:val="white"/>
        </w:rPr>
        <w:t xml:space="preserve">      if (declarator != null) {</w:t>
      </w:r>
    </w:p>
    <w:p w14:paraId="7A154B1A" w14:textId="77777777" w:rsidR="005E5A36" w:rsidRPr="00903DBA" w:rsidRDefault="005E5A36" w:rsidP="005E5A36">
      <w:pPr>
        <w:pStyle w:val="Code"/>
        <w:rPr>
          <w:highlight w:val="white"/>
        </w:rPr>
      </w:pPr>
      <w:r w:rsidRPr="00903DBA">
        <w:rPr>
          <w:highlight w:val="white"/>
        </w:rPr>
        <w:t xml:space="preserve">        name = declarator.Name;</w:t>
      </w:r>
    </w:p>
    <w:p w14:paraId="1DEF2540" w14:textId="77777777" w:rsidR="005E5A36" w:rsidRPr="00903DBA" w:rsidRDefault="005E5A36" w:rsidP="005E5A36">
      <w:pPr>
        <w:pStyle w:val="Code"/>
        <w:rPr>
          <w:highlight w:val="white"/>
        </w:rPr>
      </w:pPr>
      <w:r w:rsidRPr="00903DBA">
        <w:rPr>
          <w:highlight w:val="white"/>
        </w:rPr>
        <w:t xml:space="preserve">        declarator.Add(specifierType);</w:t>
      </w:r>
    </w:p>
    <w:p w14:paraId="7A74C503" w14:textId="77777777" w:rsidR="005E5A36" w:rsidRPr="00903DBA" w:rsidRDefault="005E5A36" w:rsidP="005E5A36">
      <w:pPr>
        <w:pStyle w:val="Code"/>
        <w:rPr>
          <w:highlight w:val="white"/>
        </w:rPr>
      </w:pPr>
      <w:r w:rsidRPr="00903DBA">
        <w:rPr>
          <w:highlight w:val="white"/>
        </w:rPr>
        <w:t xml:space="preserve">        type = declarator.Type;</w:t>
      </w:r>
    </w:p>
    <w:p w14:paraId="6CB71034" w14:textId="77777777" w:rsidR="005E5A36" w:rsidRPr="00903DBA" w:rsidRDefault="005E5A36" w:rsidP="005E5A36">
      <w:pPr>
        <w:pStyle w:val="Code"/>
        <w:rPr>
          <w:highlight w:val="white"/>
        </w:rPr>
      </w:pPr>
      <w:r w:rsidRPr="00903DBA">
        <w:rPr>
          <w:highlight w:val="white"/>
        </w:rPr>
        <w:t xml:space="preserve">      }</w:t>
      </w:r>
    </w:p>
    <w:p w14:paraId="45F58E81" w14:textId="77777777" w:rsidR="005E5A36" w:rsidRPr="00903DBA" w:rsidRDefault="005E5A36" w:rsidP="005E5A36">
      <w:pPr>
        <w:pStyle w:val="Code"/>
        <w:rPr>
          <w:highlight w:val="white"/>
        </w:rPr>
      </w:pPr>
      <w:r w:rsidRPr="00903DBA">
        <w:rPr>
          <w:highlight w:val="white"/>
        </w:rPr>
        <w:t xml:space="preserve">      else {</w:t>
      </w:r>
    </w:p>
    <w:p w14:paraId="7868CF30" w14:textId="77777777" w:rsidR="005E5A36" w:rsidRPr="00903DBA" w:rsidRDefault="005E5A36" w:rsidP="005E5A36">
      <w:pPr>
        <w:pStyle w:val="Code"/>
        <w:rPr>
          <w:highlight w:val="white"/>
        </w:rPr>
      </w:pPr>
      <w:r w:rsidRPr="00903DBA">
        <w:rPr>
          <w:highlight w:val="white"/>
        </w:rPr>
        <w:t xml:space="preserve">        name = null;</w:t>
      </w:r>
    </w:p>
    <w:p w14:paraId="67E16CF4" w14:textId="77777777" w:rsidR="005E5A36" w:rsidRPr="00903DBA" w:rsidRDefault="005E5A36" w:rsidP="005E5A36">
      <w:pPr>
        <w:pStyle w:val="Code"/>
        <w:rPr>
          <w:highlight w:val="white"/>
        </w:rPr>
      </w:pPr>
      <w:r w:rsidRPr="00903DBA">
        <w:rPr>
          <w:highlight w:val="white"/>
        </w:rPr>
        <w:t xml:space="preserve">        type = specifierType;</w:t>
      </w:r>
    </w:p>
    <w:p w14:paraId="4E1DCB0B" w14:textId="77777777" w:rsidR="005E5A36" w:rsidRPr="00903DBA" w:rsidRDefault="005E5A36" w:rsidP="005E5A36">
      <w:pPr>
        <w:pStyle w:val="Code"/>
        <w:rPr>
          <w:highlight w:val="white"/>
        </w:rPr>
      </w:pPr>
      <w:r w:rsidRPr="00903DBA">
        <w:rPr>
          <w:highlight w:val="white"/>
        </w:rPr>
        <w:t xml:space="preserve">      }</w:t>
      </w:r>
    </w:p>
    <w:p w14:paraId="68034F3E" w14:textId="77777777" w:rsidR="005E5A36" w:rsidRPr="00903DBA" w:rsidRDefault="005E5A36" w:rsidP="005E5A36">
      <w:pPr>
        <w:rPr>
          <w:highlight w:val="white"/>
        </w:rPr>
      </w:pPr>
      <w:r w:rsidRPr="00903DBA">
        <w:rPr>
          <w:highlight w:val="white"/>
        </w:rPr>
        <w:lastRenderedPageBreak/>
        <w:t>If the parameter is an array, we set the type to a pointer to the array type, and if it is a function, we set the type to a pointer to the function. In both cases the type becomes constant.</w:t>
      </w:r>
    </w:p>
    <w:p w14:paraId="6203ED17" w14:textId="77777777" w:rsidR="005E5A36" w:rsidRPr="00903DBA" w:rsidRDefault="005E5A36" w:rsidP="005E5A36">
      <w:pPr>
        <w:pStyle w:val="Code"/>
        <w:rPr>
          <w:highlight w:val="white"/>
        </w:rPr>
      </w:pPr>
      <w:r w:rsidRPr="00903DBA">
        <w:rPr>
          <w:highlight w:val="white"/>
        </w:rPr>
        <w:t xml:space="preserve">      if (type.IsArray()) {</w:t>
      </w:r>
    </w:p>
    <w:p w14:paraId="4BAB76F4" w14:textId="77777777" w:rsidR="005E5A36" w:rsidRPr="00903DBA" w:rsidRDefault="005E5A36" w:rsidP="005E5A36">
      <w:pPr>
        <w:pStyle w:val="Code"/>
        <w:rPr>
          <w:highlight w:val="white"/>
        </w:rPr>
      </w:pPr>
      <w:r w:rsidRPr="00903DBA">
        <w:rPr>
          <w:highlight w:val="white"/>
        </w:rPr>
        <w:t xml:space="preserve">        type = new Type(type.ArrayType);</w:t>
      </w:r>
    </w:p>
    <w:p w14:paraId="0BFF4230" w14:textId="77777777" w:rsidR="005E5A36" w:rsidRPr="00903DBA" w:rsidRDefault="005E5A36" w:rsidP="005E5A36">
      <w:pPr>
        <w:pStyle w:val="Code"/>
        <w:rPr>
          <w:highlight w:val="white"/>
        </w:rPr>
      </w:pPr>
      <w:r w:rsidRPr="00903DBA">
        <w:rPr>
          <w:highlight w:val="white"/>
        </w:rPr>
        <w:t xml:space="preserve">        type.Constant = true;</w:t>
      </w:r>
    </w:p>
    <w:p w14:paraId="5A9AF338" w14:textId="77777777" w:rsidR="005E5A36" w:rsidRPr="00903DBA" w:rsidRDefault="005E5A36" w:rsidP="005E5A36">
      <w:pPr>
        <w:pStyle w:val="Code"/>
        <w:rPr>
          <w:highlight w:val="white"/>
        </w:rPr>
      </w:pPr>
      <w:r w:rsidRPr="00903DBA">
        <w:rPr>
          <w:highlight w:val="white"/>
        </w:rPr>
        <w:t xml:space="preserve">      }</w:t>
      </w:r>
    </w:p>
    <w:p w14:paraId="057185A3" w14:textId="77777777" w:rsidR="005E5A36" w:rsidRPr="00903DBA" w:rsidRDefault="005E5A36" w:rsidP="005E5A36">
      <w:pPr>
        <w:pStyle w:val="Code"/>
        <w:rPr>
          <w:highlight w:val="white"/>
        </w:rPr>
      </w:pPr>
      <w:r w:rsidRPr="00903DBA">
        <w:rPr>
          <w:highlight w:val="white"/>
        </w:rPr>
        <w:t xml:space="preserve">      else if (type.IsFunction()) {</w:t>
      </w:r>
    </w:p>
    <w:p w14:paraId="6F206CF8" w14:textId="77777777" w:rsidR="005E5A36" w:rsidRPr="00903DBA" w:rsidRDefault="005E5A36" w:rsidP="005E5A36">
      <w:pPr>
        <w:pStyle w:val="Code"/>
        <w:rPr>
          <w:highlight w:val="white"/>
        </w:rPr>
      </w:pPr>
      <w:r w:rsidRPr="00903DBA">
        <w:rPr>
          <w:highlight w:val="white"/>
        </w:rPr>
        <w:t xml:space="preserve">        type = new Type(type);</w:t>
      </w:r>
    </w:p>
    <w:p w14:paraId="4A014D1F" w14:textId="77777777" w:rsidR="005E5A36" w:rsidRPr="00903DBA" w:rsidRDefault="005E5A36" w:rsidP="005E5A36">
      <w:pPr>
        <w:pStyle w:val="Code"/>
        <w:rPr>
          <w:highlight w:val="white"/>
        </w:rPr>
      </w:pPr>
      <w:r w:rsidRPr="00903DBA">
        <w:rPr>
          <w:highlight w:val="white"/>
        </w:rPr>
        <w:t xml:space="preserve">        type.Constant = true;</w:t>
      </w:r>
    </w:p>
    <w:p w14:paraId="2EF86ED0" w14:textId="77777777" w:rsidR="005E5A36" w:rsidRPr="00903DBA" w:rsidRDefault="005E5A36" w:rsidP="005E5A36">
      <w:pPr>
        <w:pStyle w:val="Code"/>
        <w:rPr>
          <w:highlight w:val="white"/>
        </w:rPr>
      </w:pPr>
      <w:r w:rsidRPr="00903DBA">
        <w:rPr>
          <w:highlight w:val="white"/>
        </w:rPr>
        <w:t xml:space="preserve">      }</w:t>
      </w:r>
    </w:p>
    <w:p w14:paraId="0BBFDF28" w14:textId="40795BC3" w:rsidR="005E5A36" w:rsidRPr="00903DBA" w:rsidRDefault="005E5A36" w:rsidP="005E5A36">
      <w:pPr>
        <w:rPr>
          <w:highlight w:val="white"/>
        </w:rPr>
      </w:pPr>
      <w:r w:rsidRPr="00903DBA">
        <w:rPr>
          <w:highlight w:val="white"/>
        </w:rPr>
        <w:t xml:space="preserve">We create and return a symbol, with the name, </w:t>
      </w:r>
      <w:r w:rsidR="0067659B" w:rsidRPr="00903DBA">
        <w:rPr>
          <w:highlight w:val="white"/>
        </w:rPr>
        <w:t>storage</w:t>
      </w:r>
      <w:r w:rsidRPr="00903DBA">
        <w:rPr>
          <w:highlight w:val="white"/>
        </w:rPr>
        <w:t xml:space="preserve">, and type of the parameter. The second value is false since parameters do not have external linkage. The last value is true since it is a parameter, which we need to know that in the assembly code generation phase in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Pr="00903DBA">
        <w:rPr>
          <w:highlight w:val="white"/>
        </w:rPr>
        <w:t>11</w:t>
      </w:r>
      <w:r w:rsidRPr="00903DBA">
        <w:rPr>
          <w:highlight w:val="white"/>
        </w:rPr>
        <w:fldChar w:fldCharType="end"/>
      </w:r>
      <w:r w:rsidRPr="00903DBA">
        <w:rPr>
          <w:highlight w:val="white"/>
        </w:rPr>
        <w:t>.</w:t>
      </w:r>
    </w:p>
    <w:p w14:paraId="5AE0C0D8" w14:textId="77777777" w:rsidR="005E5A36" w:rsidRPr="00903DBA" w:rsidRDefault="005E5A36" w:rsidP="005E5A36">
      <w:pPr>
        <w:pStyle w:val="Code"/>
        <w:rPr>
          <w:highlight w:val="white"/>
        </w:rPr>
      </w:pPr>
      <w:r w:rsidRPr="00903DBA">
        <w:rPr>
          <w:highlight w:val="white"/>
        </w:rPr>
        <w:t xml:space="preserve">      return (new Symbol(name, false, storage, type, true));</w:t>
      </w:r>
    </w:p>
    <w:p w14:paraId="7B530AF6" w14:textId="77777777" w:rsidR="005E5A36" w:rsidRPr="00903DBA" w:rsidRDefault="005E5A36" w:rsidP="005E5A36">
      <w:pPr>
        <w:pStyle w:val="Code"/>
        <w:rPr>
          <w:highlight w:val="white"/>
        </w:rPr>
      </w:pPr>
      <w:r w:rsidRPr="00903DBA">
        <w:rPr>
          <w:highlight w:val="white"/>
        </w:rPr>
        <w:t xml:space="preserve">    }</w:t>
      </w:r>
    </w:p>
    <w:p w14:paraId="3BD8802B" w14:textId="77777777" w:rsidR="005E5A36" w:rsidRDefault="005E5A36" w:rsidP="00E93BF4">
      <w:pPr>
        <w:pStyle w:val="Rubrik3"/>
        <w:rPr>
          <w:highlight w:val="white"/>
        </w:rPr>
      </w:pPr>
      <w:r w:rsidRPr="00903DBA">
        <w:rPr>
          <w:highlight w:val="white"/>
        </w:rPr>
        <w:t>Abstract Declarator</w:t>
      </w:r>
    </w:p>
    <w:p w14:paraId="7BB9D4BF" w14:textId="77777777" w:rsidR="005E5A36" w:rsidRPr="00903DBA" w:rsidRDefault="005E5A36" w:rsidP="005E5A36">
      <w:pPr>
        <w:pStyle w:val="Rubrik2"/>
        <w:rPr>
          <w:highlight w:val="white"/>
        </w:rPr>
      </w:pPr>
      <w:r w:rsidRPr="00903DBA">
        <w:rPr>
          <w:highlight w:val="white"/>
        </w:rPr>
        <w:t>Statements</w:t>
      </w:r>
    </w:p>
    <w:p w14:paraId="2323AF81" w14:textId="77777777" w:rsidR="005E5A36" w:rsidRPr="00903DBA" w:rsidRDefault="005E5A36" w:rsidP="005E5A36">
      <w:pPr>
        <w:pStyle w:val="Rubrik3"/>
      </w:pPr>
      <w:bookmarkStart w:id="212" w:name="_Toc57655996"/>
      <w:r w:rsidRPr="00903DBA">
        <w:t>The If Statement</w:t>
      </w:r>
      <w:bookmarkEnd w:id="212"/>
    </w:p>
    <w:p w14:paraId="3B00FDCA"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IfStatement</w:t>
      </w:r>
      <w:r w:rsidRPr="00903DBA">
        <w:rPr>
          <w:highlight w:val="white"/>
        </w:rPr>
        <w:t xml:space="preserve"> method handles the if statement of the parser. Since the if-statement accepts logical expressions only, we need to start with making sure the expression is or becomes a logical expression.</w:t>
      </w:r>
    </w:p>
    <w:p w14:paraId="30150992" w14:textId="77777777" w:rsidR="005E5A36" w:rsidRPr="00903DBA" w:rsidRDefault="005E5A36" w:rsidP="005E5A36">
      <w:pPr>
        <w:pStyle w:val="CodeHeader"/>
        <w:rPr>
          <w:highlight w:val="white"/>
        </w:rPr>
      </w:pPr>
      <w:r w:rsidRPr="00903DBA">
        <w:rPr>
          <w:highlight w:val="white"/>
        </w:rPr>
        <w:t>MiddleCodeGenerator.cs</w:t>
      </w:r>
    </w:p>
    <w:p w14:paraId="321D020D" w14:textId="77777777" w:rsidR="005E5A36" w:rsidRPr="00903DBA" w:rsidRDefault="005E5A36" w:rsidP="005E5A36">
      <w:pPr>
        <w:pStyle w:val="Code"/>
        <w:rPr>
          <w:highlight w:val="white"/>
        </w:rPr>
      </w:pPr>
      <w:r w:rsidRPr="00903DBA">
        <w:rPr>
          <w:highlight w:val="white"/>
        </w:rPr>
        <w:t xml:space="preserve">    public static Statement IfStatement(Expression expression,</w:t>
      </w:r>
    </w:p>
    <w:p w14:paraId="1DE488A9" w14:textId="77777777" w:rsidR="005E5A36" w:rsidRPr="00903DBA" w:rsidRDefault="005E5A36" w:rsidP="005E5A36">
      <w:pPr>
        <w:pStyle w:val="Code"/>
        <w:rPr>
          <w:highlight w:val="white"/>
        </w:rPr>
      </w:pPr>
      <w:r w:rsidRPr="00903DBA">
        <w:rPr>
          <w:highlight w:val="white"/>
        </w:rPr>
        <w:t xml:space="preserve">                                        Statement innerStatement){</w:t>
      </w:r>
    </w:p>
    <w:p w14:paraId="635B905D" w14:textId="77777777" w:rsidR="005E5A36" w:rsidRPr="00903DBA" w:rsidRDefault="005E5A36" w:rsidP="005E5A36">
      <w:pPr>
        <w:pStyle w:val="Code"/>
        <w:rPr>
          <w:highlight w:val="white"/>
        </w:rPr>
      </w:pPr>
      <w:r w:rsidRPr="00903DBA">
        <w:rPr>
          <w:highlight w:val="white"/>
        </w:rPr>
        <w:t xml:space="preserve">      expression = TypeCast.ToLogical(expression);</w:t>
      </w:r>
    </w:p>
    <w:p w14:paraId="4ABE18E0" w14:textId="77777777" w:rsidR="005E5A36" w:rsidRPr="00903DBA" w:rsidRDefault="005E5A36" w:rsidP="005E5A36">
      <w:pPr>
        <w:rPr>
          <w:highlight w:val="white"/>
        </w:rPr>
      </w:pPr>
      <w:r w:rsidRPr="00903DBA">
        <w:rPr>
          <w:highlight w:val="white"/>
        </w:rPr>
        <w:t>Since we use the value of the expression in the if-statement, we only use the long list.</w:t>
      </w:r>
    </w:p>
    <w:p w14:paraId="79CD2216"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4DA1A897"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4DCD99C6" w14:textId="77777777" w:rsidR="005E5A36" w:rsidRPr="00903DBA" w:rsidRDefault="005E5A36" w:rsidP="005E5A36">
      <w:pPr>
        <w:rPr>
          <w:highlight w:val="white"/>
        </w:rPr>
      </w:pPr>
      <w:r w:rsidRPr="00903DBA">
        <w:rPr>
          <w:highlight w:val="white"/>
        </w:rPr>
        <w:t>We backpatch the true value of the expression to the first instruction in the middle code list of the inner statement. This means that when the expression is true, the program will jump to the beginning of the code list of the inner statement.</w:t>
      </w:r>
    </w:p>
    <w:p w14:paraId="63911080" w14:textId="3BB18004"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xml:space="preserve">, innerStatement.CodeList);    </w:t>
      </w:r>
    </w:p>
    <w:p w14:paraId="4F32FAF5" w14:textId="77777777" w:rsidR="005E5A36" w:rsidRPr="00903DBA" w:rsidRDefault="005E5A36" w:rsidP="005E5A36">
      <w:pPr>
        <w:pStyle w:val="Code"/>
        <w:rPr>
          <w:highlight w:val="white"/>
        </w:rPr>
      </w:pPr>
      <w:r w:rsidRPr="00903DBA">
        <w:rPr>
          <w:highlight w:val="white"/>
        </w:rPr>
        <w:t xml:space="preserve">      codeList.AddRange(innerStatement.CodeList);</w:t>
      </w:r>
    </w:p>
    <w:p w14:paraId="71D25787" w14:textId="77777777" w:rsidR="005E5A36" w:rsidRPr="00903DBA" w:rsidRDefault="005E5A36" w:rsidP="005E5A36">
      <w:pPr>
        <w:rPr>
          <w:highlight w:val="white"/>
        </w:rPr>
      </w:pPr>
      <w:r w:rsidRPr="00903DBA">
        <w:rPr>
          <w:highlight w:val="white"/>
        </w:rPr>
        <w:t>We add a jump instruction at the end of the middle code that shall jump to the instruction following this if-statement.</w:t>
      </w:r>
    </w:p>
    <w:p w14:paraId="2D74BDAC" w14:textId="601D2980" w:rsidR="005E5A36" w:rsidRPr="00903DBA" w:rsidRDefault="005E5A36" w:rsidP="005E5A36">
      <w:pPr>
        <w:pStyle w:val="Code"/>
        <w:rPr>
          <w:highlight w:val="white"/>
        </w:rPr>
      </w:pPr>
      <w:r w:rsidRPr="00903DBA">
        <w:rPr>
          <w:highlight w:val="white"/>
        </w:rPr>
        <w:t xml:space="preserve">      MiddleCode nextCode = AddMiddleCode(codeList, MiddleOperator.</w:t>
      </w:r>
      <w:r w:rsidR="00C0170C">
        <w:rPr>
          <w:highlight w:val="white"/>
        </w:rPr>
        <w:t>Jump</w:t>
      </w:r>
      <w:r w:rsidRPr="00903DBA">
        <w:rPr>
          <w:highlight w:val="white"/>
        </w:rPr>
        <w:t>);</w:t>
      </w:r>
    </w:p>
    <w:p w14:paraId="729D2B0D" w14:textId="3DEE0BC4" w:rsidR="005E5A36" w:rsidRPr="00903DBA" w:rsidRDefault="005E5A36" w:rsidP="005E5A36">
      <w:pPr>
        <w:rPr>
          <w:highlight w:val="white"/>
        </w:rPr>
      </w:pPr>
      <w:r w:rsidRPr="00903DBA">
        <w:rPr>
          <w:highlight w:val="white"/>
        </w:rPr>
        <w:t xml:space="preserve">We define the </w:t>
      </w:r>
      <w:r w:rsidR="009C3C27">
        <w:rPr>
          <w:highlight w:val="white"/>
        </w:rPr>
        <w:t>next-set</w:t>
      </w:r>
      <w:r w:rsidRPr="00903DBA">
        <w:rPr>
          <w:highlight w:val="white"/>
        </w:rPr>
        <w:t xml:space="preserve"> of the if-statement</w:t>
      </w:r>
      <w:r w:rsidR="00172DCB">
        <w:rPr>
          <w:highlight w:val="white"/>
        </w:rPr>
        <w:t xml:space="preserve"> as th</w:t>
      </w:r>
      <w:r w:rsidRPr="00903DBA">
        <w:rPr>
          <w:highlight w:val="white"/>
        </w:rPr>
        <w:t xml:space="preserve">e union of the </w:t>
      </w:r>
      <w:r w:rsidR="009C3C27">
        <w:rPr>
          <w:highlight w:val="white"/>
        </w:rPr>
        <w:t>next-set</w:t>
      </w:r>
      <w:r w:rsidRPr="00903DBA">
        <w:rPr>
          <w:highlight w:val="white"/>
        </w:rPr>
        <w:t xml:space="preserve"> of the inner statement, the </w:t>
      </w:r>
      <w:r w:rsidR="00A76052">
        <w:rPr>
          <w:highlight w:val="white"/>
        </w:rPr>
        <w:t>false-set</w:t>
      </w:r>
      <w:r w:rsidRPr="00903DBA">
        <w:rPr>
          <w:highlight w:val="white"/>
        </w:rPr>
        <w:t xml:space="preserve"> of the expression, and the jump instruction added to the </w:t>
      </w:r>
      <w:r w:rsidR="00172DCB">
        <w:rPr>
          <w:highlight w:val="white"/>
        </w:rPr>
        <w:t>code list of the inner statement.</w:t>
      </w:r>
    </w:p>
    <w:p w14:paraId="12897B13"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3F434A5D" w14:textId="77777777" w:rsidR="005E5A36" w:rsidRPr="00903DBA" w:rsidRDefault="005E5A36" w:rsidP="005E5A36">
      <w:pPr>
        <w:pStyle w:val="Code"/>
        <w:rPr>
          <w:highlight w:val="white"/>
        </w:rPr>
      </w:pPr>
      <w:r w:rsidRPr="00903DBA">
        <w:rPr>
          <w:highlight w:val="white"/>
        </w:rPr>
        <w:t xml:space="preserve">      nextSet.UnionWith(innerStatement.NextSet);</w:t>
      </w:r>
    </w:p>
    <w:p w14:paraId="1388B00C" w14:textId="6237772C" w:rsidR="005E5A36" w:rsidRPr="00903DBA" w:rsidRDefault="005E5A36" w:rsidP="005E5A36">
      <w:pPr>
        <w:pStyle w:val="Code"/>
        <w:rPr>
          <w:highlight w:val="white"/>
        </w:rPr>
      </w:pPr>
      <w:r w:rsidRPr="00903DBA">
        <w:rPr>
          <w:highlight w:val="white"/>
        </w:rPr>
        <w:t xml:space="preserve">      nextSet.UnionWith(expression.Symbol.</w:t>
      </w:r>
      <w:r w:rsidR="007667A1">
        <w:rPr>
          <w:highlight w:val="white"/>
        </w:rPr>
        <w:t>FalseSet</w:t>
      </w:r>
      <w:r w:rsidRPr="00903DBA">
        <w:rPr>
          <w:highlight w:val="white"/>
        </w:rPr>
        <w:t>);</w:t>
      </w:r>
    </w:p>
    <w:p w14:paraId="7DD6832A" w14:textId="77777777" w:rsidR="005E5A36" w:rsidRPr="00903DBA" w:rsidRDefault="005E5A36" w:rsidP="005E5A36">
      <w:pPr>
        <w:pStyle w:val="Code"/>
        <w:rPr>
          <w:highlight w:val="white"/>
        </w:rPr>
      </w:pPr>
      <w:r w:rsidRPr="00903DBA">
        <w:rPr>
          <w:highlight w:val="white"/>
        </w:rPr>
        <w:t xml:space="preserve">      nextSet.Add(nextCode);</w:t>
      </w:r>
    </w:p>
    <w:p w14:paraId="2972D50D" w14:textId="197040B2"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56411B0" w14:textId="77777777" w:rsidR="005E5A36" w:rsidRPr="00903DBA" w:rsidRDefault="005E5A36" w:rsidP="005E5A36">
      <w:pPr>
        <w:pStyle w:val="Code"/>
        <w:rPr>
          <w:highlight w:val="white"/>
        </w:rPr>
      </w:pPr>
      <w:r w:rsidRPr="00903DBA">
        <w:rPr>
          <w:highlight w:val="white"/>
        </w:rPr>
        <w:lastRenderedPageBreak/>
        <w:t xml:space="preserve">      return (new Statement(codeList, nextSet));</w:t>
      </w:r>
    </w:p>
    <w:p w14:paraId="5B076F18" w14:textId="68168E66" w:rsidR="005E5A36" w:rsidRDefault="005E5A36" w:rsidP="005E5A36">
      <w:pPr>
        <w:pStyle w:val="Code"/>
        <w:rPr>
          <w:highlight w:val="white"/>
        </w:rPr>
      </w:pPr>
      <w:r w:rsidRPr="00903DBA">
        <w:rPr>
          <w:highlight w:val="white"/>
        </w:rPr>
        <w:t xml:space="preserve">    }</w:t>
      </w:r>
    </w:p>
    <w:p w14:paraId="4461C602" w14:textId="05CEDE99" w:rsidR="0067659B" w:rsidRPr="00903DBA" w:rsidRDefault="0067659B" w:rsidP="0067659B">
      <w:pPr>
        <w:pStyle w:val="Rubrik3"/>
        <w:rPr>
          <w:highlight w:val="white"/>
        </w:rPr>
      </w:pPr>
      <w:r>
        <w:rPr>
          <w:highlight w:val="white"/>
        </w:rPr>
        <w:t>The If-Else Statement</w:t>
      </w:r>
    </w:p>
    <w:p w14:paraId="473DC39C" w14:textId="6F15120D" w:rsidR="005E5A36" w:rsidRPr="00903DBA" w:rsidRDefault="005E5A36" w:rsidP="005E5A36">
      <w:pPr>
        <w:rPr>
          <w:highlight w:val="white"/>
        </w:rPr>
      </w:pPr>
      <w:r w:rsidRPr="00903DBA">
        <w:rPr>
          <w:highlight w:val="white"/>
        </w:rPr>
        <w:t xml:space="preserve">The </w:t>
      </w:r>
      <w:r w:rsidRPr="00903DBA">
        <w:rPr>
          <w:rStyle w:val="KeyWord0"/>
          <w:highlight w:val="white"/>
        </w:rPr>
        <w:t>IfElseStatement</w:t>
      </w:r>
      <w:r w:rsidRPr="00903DBA">
        <w:rPr>
          <w:highlight w:val="white"/>
        </w:rPr>
        <w:t xml:space="preserve"> method</w:t>
      </w:r>
      <w:r w:rsidR="00E5406A">
        <w:rPr>
          <w:highlight w:val="white"/>
        </w:rPr>
        <w:t xml:space="preserve"> is similar to </w:t>
      </w:r>
      <w:r w:rsidRPr="00903DBA">
        <w:rPr>
          <w:rStyle w:val="KeyWord0"/>
          <w:highlight w:val="white"/>
        </w:rPr>
        <w:t>IfStatement</w:t>
      </w:r>
      <w:r w:rsidRPr="00903DBA">
        <w:rPr>
          <w:highlight w:val="white"/>
        </w:rPr>
        <w:t xml:space="preserve"> above. The difference is that we have two in</w:t>
      </w:r>
      <w:r w:rsidR="00E5406A">
        <w:rPr>
          <w:highlight w:val="white"/>
        </w:rPr>
        <w:t>n</w:t>
      </w:r>
      <w:r w:rsidRPr="00903DBA">
        <w:rPr>
          <w:highlight w:val="white"/>
        </w:rPr>
        <w:t>er statements</w:t>
      </w:r>
      <w:r w:rsidR="00E5406A">
        <w:rPr>
          <w:highlight w:val="white"/>
        </w:rPr>
        <w:t>, that shall be executed in case of a true or false expression.</w:t>
      </w:r>
    </w:p>
    <w:p w14:paraId="278613FC" w14:textId="77777777" w:rsidR="005E5A36" w:rsidRPr="00903DBA" w:rsidRDefault="005E5A36" w:rsidP="005E5A36">
      <w:pPr>
        <w:pStyle w:val="Code"/>
        <w:rPr>
          <w:highlight w:val="white"/>
        </w:rPr>
      </w:pPr>
      <w:r w:rsidRPr="00903DBA">
        <w:rPr>
          <w:highlight w:val="white"/>
        </w:rPr>
        <w:t xml:space="preserve">    public static Statement IfElseStatement(Expression expression,</w:t>
      </w:r>
    </w:p>
    <w:p w14:paraId="5DB97BFE" w14:textId="77777777" w:rsidR="005E5A36" w:rsidRPr="00903DBA" w:rsidRDefault="005E5A36" w:rsidP="005E5A36">
      <w:pPr>
        <w:pStyle w:val="Code"/>
        <w:rPr>
          <w:highlight w:val="white"/>
        </w:rPr>
      </w:pPr>
      <w:r w:rsidRPr="00903DBA">
        <w:rPr>
          <w:highlight w:val="white"/>
        </w:rPr>
        <w:t xml:space="preserve">                                            Statement trueStatement,</w:t>
      </w:r>
    </w:p>
    <w:p w14:paraId="2FD6AA1F" w14:textId="77777777" w:rsidR="005E5A36" w:rsidRPr="00903DBA" w:rsidRDefault="005E5A36" w:rsidP="005E5A36">
      <w:pPr>
        <w:pStyle w:val="Code"/>
        <w:rPr>
          <w:highlight w:val="white"/>
        </w:rPr>
      </w:pPr>
      <w:r w:rsidRPr="00903DBA">
        <w:rPr>
          <w:highlight w:val="white"/>
        </w:rPr>
        <w:t xml:space="preserve">                                            Statement falseStatement) {</w:t>
      </w:r>
    </w:p>
    <w:p w14:paraId="594941D9" w14:textId="77777777" w:rsidR="005E5A36" w:rsidRPr="00903DBA" w:rsidRDefault="005E5A36" w:rsidP="005E5A36">
      <w:pPr>
        <w:pStyle w:val="Code"/>
        <w:rPr>
          <w:highlight w:val="white"/>
        </w:rPr>
      </w:pPr>
      <w:r w:rsidRPr="00903DBA">
        <w:rPr>
          <w:highlight w:val="white"/>
        </w:rPr>
        <w:t xml:space="preserve">      expression = TypeCast.ToLogical(expression);</w:t>
      </w:r>
    </w:p>
    <w:p w14:paraId="6A7012D2"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688EFF31"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50E0F323" w14:textId="21C0A2BD" w:rsidR="005E5A36" w:rsidRPr="00903DBA" w:rsidRDefault="005E5A36" w:rsidP="005E5A36">
      <w:pPr>
        <w:rPr>
          <w:highlight w:val="white"/>
        </w:rPr>
      </w:pPr>
      <w:r w:rsidRPr="00903DBA">
        <w:rPr>
          <w:highlight w:val="white"/>
        </w:rPr>
        <w:t>We backpatch the true</w:t>
      </w:r>
      <w:r w:rsidR="00E5406A">
        <w:rPr>
          <w:highlight w:val="white"/>
        </w:rPr>
        <w:t>-set</w:t>
      </w:r>
      <w:r w:rsidRPr="00903DBA">
        <w:rPr>
          <w:highlight w:val="white"/>
        </w:rPr>
        <w:t xml:space="preserve"> and </w:t>
      </w:r>
      <w:r w:rsidR="00A76052">
        <w:rPr>
          <w:highlight w:val="white"/>
        </w:rPr>
        <w:t>false-set</w:t>
      </w:r>
      <w:r w:rsidRPr="00903DBA">
        <w:rPr>
          <w:highlight w:val="white"/>
        </w:rPr>
        <w:t xml:space="preserve"> to the beginning of the code list of the true and false statement, respectively.</w:t>
      </w:r>
    </w:p>
    <w:p w14:paraId="60DC549D" w14:textId="575D7C41"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trueStatement.CodeList);</w:t>
      </w:r>
    </w:p>
    <w:p w14:paraId="7FA6EF23" w14:textId="6F223A20"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FalseSet</w:t>
      </w:r>
      <w:r w:rsidRPr="00903DBA">
        <w:rPr>
          <w:highlight w:val="white"/>
        </w:rPr>
        <w:t>, falseStatement.CodeList);</w:t>
      </w:r>
    </w:p>
    <w:p w14:paraId="32EDBA93" w14:textId="005848A3" w:rsidR="0097302C" w:rsidRDefault="005E5A36" w:rsidP="005E5A36">
      <w:pPr>
        <w:rPr>
          <w:highlight w:val="white"/>
        </w:rPr>
      </w:pPr>
      <w:r w:rsidRPr="00903DBA">
        <w:rPr>
          <w:highlight w:val="white"/>
        </w:rPr>
        <w:t xml:space="preserve">We add </w:t>
      </w:r>
      <w:r w:rsidR="0097302C">
        <w:rPr>
          <w:highlight w:val="white"/>
        </w:rPr>
        <w:t xml:space="preserve">the code list for the true and false statements. </w:t>
      </w:r>
      <w:r w:rsidR="00CA32D1">
        <w:rPr>
          <w:highlight w:val="white"/>
        </w:rPr>
        <w:t>We also add a jump instruction after each list, to jump out of the statement. The jump instruction are then added to the next-set of the else-if-statement.</w:t>
      </w:r>
    </w:p>
    <w:p w14:paraId="3A998F41" w14:textId="77777777" w:rsidR="00132F7A" w:rsidRPr="00903DBA" w:rsidRDefault="00132F7A" w:rsidP="00132F7A">
      <w:pPr>
        <w:pStyle w:val="Code"/>
        <w:rPr>
          <w:highlight w:val="white"/>
        </w:rPr>
      </w:pPr>
      <w:r w:rsidRPr="00903DBA">
        <w:rPr>
          <w:highlight w:val="white"/>
        </w:rPr>
        <w:t xml:space="preserve">      codeList.AddRange(trueStatement.CodeList);</w:t>
      </w:r>
    </w:p>
    <w:p w14:paraId="1FB87FA1" w14:textId="77C19EA7" w:rsidR="005E5A36" w:rsidRPr="00903DBA" w:rsidRDefault="005E5A36" w:rsidP="005E5A36">
      <w:pPr>
        <w:pStyle w:val="Code"/>
        <w:rPr>
          <w:highlight w:val="white"/>
        </w:rPr>
      </w:pPr>
      <w:r w:rsidRPr="00903DBA">
        <w:rPr>
          <w:highlight w:val="white"/>
        </w:rPr>
        <w:t xml:space="preserve">      MiddleCode </w:t>
      </w:r>
      <w:r w:rsidR="00F07679">
        <w:rPr>
          <w:highlight w:val="white"/>
        </w:rPr>
        <w:t>trueNext</w:t>
      </w:r>
      <w:r w:rsidRPr="00903DBA">
        <w:rPr>
          <w:highlight w:val="white"/>
        </w:rPr>
        <w:t>Code = AddMiddleCode(codeList, MiddleOperator.</w:t>
      </w:r>
      <w:r w:rsidR="00C0170C">
        <w:rPr>
          <w:highlight w:val="white"/>
        </w:rPr>
        <w:t>Jump</w:t>
      </w:r>
      <w:r w:rsidRPr="00903DBA">
        <w:rPr>
          <w:highlight w:val="white"/>
        </w:rPr>
        <w:t>);</w:t>
      </w:r>
    </w:p>
    <w:p w14:paraId="0404F52B" w14:textId="56406F12" w:rsidR="005E5A36" w:rsidRDefault="005E5A36" w:rsidP="005E5A36">
      <w:pPr>
        <w:pStyle w:val="Code"/>
        <w:rPr>
          <w:highlight w:val="white"/>
        </w:rPr>
      </w:pPr>
      <w:r w:rsidRPr="00903DBA">
        <w:rPr>
          <w:highlight w:val="white"/>
        </w:rPr>
        <w:t xml:space="preserve">      codeList.AddRange(falseStatement.CodeList);</w:t>
      </w:r>
    </w:p>
    <w:p w14:paraId="6B586DA3" w14:textId="5B548943" w:rsidR="00EF59A4" w:rsidRPr="00EF59A4" w:rsidRDefault="00EF59A4" w:rsidP="00EF59A4">
      <w:pPr>
        <w:pStyle w:val="Code"/>
        <w:rPr>
          <w:highlight w:val="white"/>
        </w:rPr>
      </w:pPr>
      <w:r w:rsidRPr="00EF59A4">
        <w:rPr>
          <w:highlight w:val="white"/>
        </w:rPr>
        <w:t xml:space="preserve">      MiddleCode falseGotoCode = AddMiddleCode(codeList, MiddleOperator.</w:t>
      </w:r>
      <w:r w:rsidR="00552819">
        <w:rPr>
          <w:highlight w:val="white"/>
        </w:rPr>
        <w:t>Jump</w:t>
      </w:r>
      <w:r w:rsidRPr="00EF59A4">
        <w:rPr>
          <w:highlight w:val="white"/>
        </w:rPr>
        <w:t>);</w:t>
      </w:r>
    </w:p>
    <w:p w14:paraId="00F1D81D" w14:textId="77777777" w:rsidR="00EF59A4" w:rsidRPr="00903DBA" w:rsidRDefault="00EF59A4" w:rsidP="005E5A36">
      <w:pPr>
        <w:pStyle w:val="Code"/>
        <w:rPr>
          <w:highlight w:val="white"/>
        </w:rPr>
      </w:pPr>
    </w:p>
    <w:p w14:paraId="4D3E3681" w14:textId="63CAA977" w:rsidR="005E5A36" w:rsidRPr="00903DBA" w:rsidRDefault="005E5A36" w:rsidP="005E5A36">
      <w:pPr>
        <w:rPr>
          <w:highlight w:val="white"/>
        </w:rPr>
      </w:pPr>
      <w:r w:rsidRPr="00903DBA">
        <w:rPr>
          <w:highlight w:val="white"/>
        </w:rPr>
        <w:t xml:space="preserve">The </w:t>
      </w:r>
      <w:r w:rsidR="009C3C27">
        <w:rPr>
          <w:highlight w:val="white"/>
        </w:rPr>
        <w:t>next-set</w:t>
      </w:r>
      <w:r w:rsidRPr="00903DBA">
        <w:rPr>
          <w:highlight w:val="white"/>
        </w:rPr>
        <w:t xml:space="preserve"> of the if-else-statement is the union of the </w:t>
      </w:r>
      <w:r w:rsidR="009C3C27">
        <w:rPr>
          <w:highlight w:val="white"/>
        </w:rPr>
        <w:t>next-set</w:t>
      </w:r>
      <w:r w:rsidRPr="00903DBA">
        <w:rPr>
          <w:highlight w:val="white"/>
        </w:rPr>
        <w:t>s of the true and false statement, and the</w:t>
      </w:r>
      <w:r w:rsidR="00525EB4">
        <w:rPr>
          <w:highlight w:val="white"/>
        </w:rPr>
        <w:t>ir</w:t>
      </w:r>
      <w:r w:rsidRPr="00903DBA">
        <w:rPr>
          <w:highlight w:val="white"/>
        </w:rPr>
        <w:t xml:space="preserve"> </w:t>
      </w:r>
      <w:r w:rsidR="00525EB4">
        <w:rPr>
          <w:highlight w:val="white"/>
        </w:rPr>
        <w:t xml:space="preserve">extra </w:t>
      </w:r>
      <w:r w:rsidRPr="00903DBA">
        <w:rPr>
          <w:highlight w:val="white"/>
        </w:rPr>
        <w:t>jump instruction</w:t>
      </w:r>
      <w:r w:rsidR="00525EB4">
        <w:rPr>
          <w:highlight w:val="white"/>
        </w:rPr>
        <w:t>s</w:t>
      </w:r>
      <w:r w:rsidRPr="00903DBA">
        <w:rPr>
          <w:highlight w:val="white"/>
        </w:rPr>
        <w:t>.</w:t>
      </w:r>
    </w:p>
    <w:p w14:paraId="66BDE26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DA4818F" w14:textId="77777777" w:rsidR="005E5A36" w:rsidRPr="00903DBA" w:rsidRDefault="005E5A36" w:rsidP="005E5A36">
      <w:pPr>
        <w:pStyle w:val="Code"/>
        <w:rPr>
          <w:highlight w:val="white"/>
        </w:rPr>
      </w:pPr>
      <w:r w:rsidRPr="00903DBA">
        <w:rPr>
          <w:highlight w:val="white"/>
        </w:rPr>
        <w:t xml:space="preserve">      nextSet.UnionWith(trueStatement.NextSet);</w:t>
      </w:r>
    </w:p>
    <w:p w14:paraId="4B0B1E7E" w14:textId="77777777" w:rsidR="005E5A36" w:rsidRPr="00903DBA" w:rsidRDefault="005E5A36" w:rsidP="005E5A36">
      <w:pPr>
        <w:pStyle w:val="Code"/>
        <w:rPr>
          <w:highlight w:val="white"/>
        </w:rPr>
      </w:pPr>
      <w:r w:rsidRPr="00903DBA">
        <w:rPr>
          <w:highlight w:val="white"/>
        </w:rPr>
        <w:t xml:space="preserve">      nextSet.UnionWith(falseStatement.NextSet);</w:t>
      </w:r>
    </w:p>
    <w:p w14:paraId="1C6EA2BE" w14:textId="6870E787" w:rsidR="00EF59A4" w:rsidRPr="00903DBA" w:rsidRDefault="00EF59A4" w:rsidP="00EF59A4">
      <w:pPr>
        <w:pStyle w:val="Code"/>
        <w:rPr>
          <w:highlight w:val="white"/>
        </w:rPr>
      </w:pPr>
      <w:r w:rsidRPr="00903DBA">
        <w:rPr>
          <w:highlight w:val="white"/>
        </w:rPr>
        <w:t xml:space="preserve">      nextSet.Add(</w:t>
      </w:r>
      <w:r>
        <w:rPr>
          <w:highlight w:val="white"/>
        </w:rPr>
        <w:t>trueNext</w:t>
      </w:r>
      <w:r w:rsidRPr="00903DBA">
        <w:rPr>
          <w:highlight w:val="white"/>
        </w:rPr>
        <w:t>Code);</w:t>
      </w:r>
    </w:p>
    <w:p w14:paraId="5B660AB2" w14:textId="075EE0F9" w:rsidR="00EF59A4" w:rsidRPr="00903DBA" w:rsidRDefault="00EF59A4" w:rsidP="00EF59A4">
      <w:pPr>
        <w:pStyle w:val="Code"/>
        <w:rPr>
          <w:highlight w:val="white"/>
        </w:rPr>
      </w:pPr>
      <w:r w:rsidRPr="00903DBA">
        <w:rPr>
          <w:highlight w:val="white"/>
        </w:rPr>
        <w:t xml:space="preserve">      nextSet.Add(</w:t>
      </w:r>
      <w:r w:rsidRPr="00EF59A4">
        <w:rPr>
          <w:highlight w:val="white"/>
        </w:rPr>
        <w:t>falseGotoCode</w:t>
      </w:r>
      <w:r w:rsidRPr="00903DBA">
        <w:rPr>
          <w:highlight w:val="white"/>
        </w:rPr>
        <w:t>);</w:t>
      </w:r>
    </w:p>
    <w:p w14:paraId="3158D2A9" w14:textId="56A7940F"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7967284" w14:textId="77777777" w:rsidR="005E5A36" w:rsidRPr="00903DBA" w:rsidRDefault="005E5A36" w:rsidP="005E5A36">
      <w:pPr>
        <w:pStyle w:val="Code"/>
        <w:rPr>
          <w:highlight w:val="white"/>
        </w:rPr>
      </w:pPr>
      <w:r w:rsidRPr="00903DBA">
        <w:rPr>
          <w:highlight w:val="white"/>
        </w:rPr>
        <w:t xml:space="preserve">      return (new Statement(codeList, nextSet));</w:t>
      </w:r>
    </w:p>
    <w:p w14:paraId="21B3F29E" w14:textId="77777777" w:rsidR="005E5A36" w:rsidRDefault="005E5A36" w:rsidP="005E5A36">
      <w:pPr>
        <w:pStyle w:val="Code"/>
        <w:rPr>
          <w:highlight w:val="white"/>
        </w:rPr>
      </w:pPr>
      <w:r w:rsidRPr="00903DBA">
        <w:rPr>
          <w:highlight w:val="white"/>
        </w:rPr>
        <w:t xml:space="preserve">    }</w:t>
      </w:r>
    </w:p>
    <w:p w14:paraId="0F6F67E0" w14:textId="77777777" w:rsidR="005E5A36" w:rsidRDefault="005E5A36" w:rsidP="005E5A36">
      <w:pPr>
        <w:pStyle w:val="Rubrik3"/>
      </w:pPr>
      <w:r>
        <w:t>The Switch Statement</w:t>
      </w:r>
    </w:p>
    <w:p w14:paraId="777DD1B2" w14:textId="228F4D13" w:rsidR="003E2399" w:rsidRDefault="00752D93" w:rsidP="00752D93">
      <w:pPr>
        <w:rPr>
          <w:highlight w:val="white"/>
        </w:rPr>
      </w:pPr>
      <w:r w:rsidRPr="00903DBA">
        <w:rPr>
          <w:highlight w:val="white"/>
        </w:rPr>
        <w:t xml:space="preserve">We need a map to keep track of the case statements. </w:t>
      </w:r>
      <w:r w:rsidR="003E2399">
        <w:rPr>
          <w:highlight w:val="white"/>
        </w:rPr>
        <w:t xml:space="preserve">Each entry of the map holds the value of the case statement, and the first instruction of its middle code list (if the list is empty, we add an empty instruction). </w:t>
      </w:r>
      <w:r w:rsidRPr="00903DBA">
        <w:rPr>
          <w:highlight w:val="white"/>
        </w:rPr>
        <w:t xml:space="preserve">Since the switch statements can be nested, we </w:t>
      </w:r>
      <w:r w:rsidR="003E2399">
        <w:rPr>
          <w:highlight w:val="white"/>
        </w:rPr>
        <w:t xml:space="preserve">store the maps for each switch statement in the </w:t>
      </w:r>
      <w:r w:rsidRPr="00903DBA">
        <w:rPr>
          <w:rStyle w:val="KeyWord0"/>
          <w:highlight w:val="white"/>
        </w:rPr>
        <w:t>m_caseMapStack</w:t>
      </w:r>
      <w:r w:rsidR="003E2399">
        <w:rPr>
          <w:highlight w:val="white"/>
        </w:rPr>
        <w:t xml:space="preserve"> map.</w:t>
      </w:r>
    </w:p>
    <w:p w14:paraId="54EC0780" w14:textId="77777777" w:rsidR="001414BC" w:rsidRPr="00903DBA" w:rsidRDefault="001414BC" w:rsidP="001414BC">
      <w:pPr>
        <w:pStyle w:val="Code"/>
        <w:rPr>
          <w:highlight w:val="white"/>
        </w:rPr>
      </w:pPr>
      <w:r w:rsidRPr="00903DBA">
        <w:rPr>
          <w:highlight w:val="white"/>
        </w:rPr>
        <w:t xml:space="preserve">    private static Stack&lt;IDictionary&lt;BigInteger, MiddleCode&gt;&gt; m_caseMapStack =</w:t>
      </w:r>
    </w:p>
    <w:p w14:paraId="7DE89462" w14:textId="77777777" w:rsidR="001414BC" w:rsidRPr="00903DBA" w:rsidRDefault="001414BC" w:rsidP="001414BC">
      <w:pPr>
        <w:pStyle w:val="Code"/>
        <w:rPr>
          <w:highlight w:val="white"/>
        </w:rPr>
      </w:pPr>
      <w:r w:rsidRPr="00903DBA">
        <w:rPr>
          <w:highlight w:val="white"/>
        </w:rPr>
        <w:t xml:space="preserve">      new Stack&lt;IDictionary&lt;BigInteger, MiddleCode&gt;&gt;();</w:t>
      </w:r>
    </w:p>
    <w:p w14:paraId="45A0255E" w14:textId="747106FD" w:rsidR="003175DB" w:rsidRDefault="00752D93" w:rsidP="00752D93">
      <w:pPr>
        <w:rPr>
          <w:highlight w:val="white"/>
        </w:rPr>
      </w:pPr>
      <w:r w:rsidRPr="00903DBA">
        <w:rPr>
          <w:highlight w:val="white"/>
        </w:rPr>
        <w:t xml:space="preserve">In the same way, we need a stack </w:t>
      </w:r>
      <w:r>
        <w:rPr>
          <w:highlight w:val="white"/>
        </w:rPr>
        <w:t xml:space="preserve">to </w:t>
      </w:r>
      <w:r w:rsidRPr="00903DBA">
        <w:rPr>
          <w:highlight w:val="white"/>
        </w:rPr>
        <w:t>keep track of the default statement</w:t>
      </w:r>
      <w:r w:rsidR="00393801">
        <w:rPr>
          <w:highlight w:val="white"/>
        </w:rPr>
        <w:t xml:space="preserve"> of the switch statement. </w:t>
      </w:r>
      <w:r w:rsidR="001A0E8D">
        <w:rPr>
          <w:highlight w:val="white"/>
        </w:rPr>
        <w:t>For each default statement connected to a switch statement, w</w:t>
      </w:r>
      <w:r w:rsidR="00393801">
        <w:rPr>
          <w:highlight w:val="white"/>
        </w:rPr>
        <w:t xml:space="preserve">e store the first instruction of the default middle code list </w:t>
      </w:r>
      <w:r w:rsidR="001A0E8D">
        <w:rPr>
          <w:highlight w:val="white"/>
        </w:rPr>
        <w:t xml:space="preserve">in the </w:t>
      </w:r>
      <w:r w:rsidRPr="00903DBA">
        <w:rPr>
          <w:rStyle w:val="KeyWord0"/>
          <w:highlight w:val="white"/>
        </w:rPr>
        <w:t>m_</w:t>
      </w:r>
      <w:r>
        <w:rPr>
          <w:rStyle w:val="KeyWord0"/>
          <w:highlight w:val="white"/>
        </w:rPr>
        <w:t>default</w:t>
      </w:r>
      <w:r w:rsidRPr="00903DBA">
        <w:rPr>
          <w:rStyle w:val="KeyWord0"/>
          <w:highlight w:val="white"/>
        </w:rPr>
        <w:t>Stack</w:t>
      </w:r>
      <w:r w:rsidR="001A0E8D">
        <w:rPr>
          <w:highlight w:val="white"/>
        </w:rPr>
        <w:t xml:space="preserve">. If there is no </w:t>
      </w:r>
      <w:r w:rsidR="003175DB">
        <w:rPr>
          <w:highlight w:val="white"/>
        </w:rPr>
        <w:t>default statement, we add null to the stack.</w:t>
      </w:r>
    </w:p>
    <w:p w14:paraId="0EFA41A8" w14:textId="77777777" w:rsidR="001414BC" w:rsidRPr="00903DBA" w:rsidRDefault="001414BC" w:rsidP="001414BC">
      <w:pPr>
        <w:pStyle w:val="Code"/>
        <w:rPr>
          <w:highlight w:val="white"/>
        </w:rPr>
      </w:pPr>
      <w:r w:rsidRPr="00903DBA">
        <w:rPr>
          <w:highlight w:val="white"/>
        </w:rPr>
        <w:t xml:space="preserve">    private static Stack&lt;MiddleCode&gt; m_defaultStack = new Stack&lt;MiddleCode&gt;();</w:t>
      </w:r>
    </w:p>
    <w:p w14:paraId="729DD16F" w14:textId="35DD517E" w:rsidR="003175DB" w:rsidRDefault="003175DB" w:rsidP="00752D93">
      <w:pPr>
        <w:rPr>
          <w:highlight w:val="white"/>
        </w:rPr>
      </w:pPr>
      <w:r>
        <w:rPr>
          <w:highlight w:val="white"/>
        </w:rPr>
        <w:lastRenderedPageBreak/>
        <w:t xml:space="preserve">Finally, we also need the </w:t>
      </w:r>
      <w:r w:rsidRPr="00D8033B">
        <w:rPr>
          <w:rStyle w:val="KeyWord0"/>
          <w:highlight w:val="white"/>
        </w:rPr>
        <w:t>m_breakSetStack</w:t>
      </w:r>
      <w:r>
        <w:rPr>
          <w:highlight w:val="white"/>
        </w:rPr>
        <w:t xml:space="preserve"> </w:t>
      </w:r>
      <w:r w:rsidR="00D8033B">
        <w:rPr>
          <w:highlight w:val="white"/>
        </w:rPr>
        <w:t xml:space="preserve">stack </w:t>
      </w:r>
      <w:r>
        <w:rPr>
          <w:highlight w:val="white"/>
        </w:rPr>
        <w:t xml:space="preserve">for the break statements connected to the switch statement. We add the </w:t>
      </w:r>
      <w:r w:rsidR="00D8033B">
        <w:rPr>
          <w:highlight w:val="white"/>
        </w:rPr>
        <w:t>first instruction of the break statement to the sets of the stack. They are later backpatched to jump out of the switch statement.</w:t>
      </w:r>
    </w:p>
    <w:p w14:paraId="1145D3E6" w14:textId="77777777" w:rsidR="005E5A36" w:rsidRPr="00903DBA" w:rsidRDefault="005E5A36" w:rsidP="005E5A36">
      <w:pPr>
        <w:pStyle w:val="Code"/>
        <w:rPr>
          <w:highlight w:val="white"/>
        </w:rPr>
      </w:pPr>
      <w:r w:rsidRPr="00903DBA">
        <w:rPr>
          <w:highlight w:val="white"/>
        </w:rPr>
        <w:t xml:space="preserve">    private static Stack&lt;ISet&lt;MiddleCode&gt;&gt; m_breakSetStack =</w:t>
      </w:r>
    </w:p>
    <w:p w14:paraId="3EDEDB06" w14:textId="77777777" w:rsidR="005E5A36" w:rsidRPr="00903DBA" w:rsidRDefault="005E5A36" w:rsidP="005E5A36">
      <w:pPr>
        <w:pStyle w:val="Code"/>
        <w:rPr>
          <w:highlight w:val="white"/>
        </w:rPr>
      </w:pPr>
      <w:r w:rsidRPr="00903DBA">
        <w:rPr>
          <w:highlight w:val="white"/>
        </w:rPr>
        <w:t xml:space="preserve">      new Stack&lt;ISet&lt;MiddleCode&gt;&gt;();</w:t>
      </w:r>
    </w:p>
    <w:p w14:paraId="06853F10" w14:textId="48181006" w:rsidR="005E5A36" w:rsidRPr="00903DBA" w:rsidRDefault="005E5A36" w:rsidP="005E5A36">
      <w:r w:rsidRPr="00903DBA">
        <w:t xml:space="preserve">The </w:t>
      </w:r>
      <w:r w:rsidRPr="00903DBA">
        <w:rPr>
          <w:rStyle w:val="KeyWord0"/>
        </w:rPr>
        <w:t>SwitchHeader</w:t>
      </w:r>
      <w:r w:rsidRPr="00903DBA">
        <w:t xml:space="preserve"> method is called before the parsing of the switch statement. It</w:t>
      </w:r>
      <w:r w:rsidR="0078035E">
        <w:t xml:space="preserve"> </w:t>
      </w:r>
      <w:r w:rsidRPr="00903DBA">
        <w:t>push</w:t>
      </w:r>
      <w:r w:rsidR="0078035E">
        <w:t>es</w:t>
      </w:r>
      <w:r w:rsidRPr="00903DBA">
        <w:t xml:space="preserve"> a</w:t>
      </w:r>
      <w:r w:rsidR="0078035E">
        <w:t>n</w:t>
      </w:r>
      <w:r w:rsidRPr="00903DBA">
        <w:t xml:space="preserve"> </w:t>
      </w:r>
      <w:r w:rsidR="00DD6CB6">
        <w:t xml:space="preserve">empty </w:t>
      </w:r>
      <w:r w:rsidRPr="00903DBA">
        <w:t>map to the case map stack, a null reference to the default stack, and a</w:t>
      </w:r>
      <w:r w:rsidR="0078035E">
        <w:t>n</w:t>
      </w:r>
      <w:r w:rsidRPr="00903DBA">
        <w:t xml:space="preserve"> </w:t>
      </w:r>
      <w:r w:rsidR="00DD6CB6">
        <w:t>empty</w:t>
      </w:r>
      <w:r w:rsidRPr="00903DBA">
        <w:t xml:space="preserve"> set to the break set stack.</w:t>
      </w:r>
    </w:p>
    <w:p w14:paraId="40D10009" w14:textId="77777777" w:rsidR="005E5A36" w:rsidRPr="00903DBA" w:rsidRDefault="005E5A36" w:rsidP="005E5A36">
      <w:pPr>
        <w:pStyle w:val="Code"/>
        <w:rPr>
          <w:highlight w:val="white"/>
        </w:rPr>
      </w:pPr>
      <w:r w:rsidRPr="00903DBA">
        <w:rPr>
          <w:highlight w:val="white"/>
        </w:rPr>
        <w:t xml:space="preserve">    public static void SwitchHeader() {</w:t>
      </w:r>
    </w:p>
    <w:p w14:paraId="2CFB2E17" w14:textId="77777777" w:rsidR="005E5A36" w:rsidRPr="00903DBA" w:rsidRDefault="005E5A36" w:rsidP="005E5A36">
      <w:pPr>
        <w:pStyle w:val="Code"/>
        <w:rPr>
          <w:highlight w:val="white"/>
        </w:rPr>
      </w:pPr>
      <w:r w:rsidRPr="00903DBA">
        <w:rPr>
          <w:highlight w:val="white"/>
        </w:rPr>
        <w:t xml:space="preserve">      m_caseMapStack.Push(new Dictionary&lt;BigInteger,MiddleCode&gt;());</w:t>
      </w:r>
    </w:p>
    <w:p w14:paraId="3B23F382" w14:textId="77777777" w:rsidR="005E5A36" w:rsidRPr="00903DBA" w:rsidRDefault="005E5A36" w:rsidP="005E5A36">
      <w:pPr>
        <w:pStyle w:val="Code"/>
        <w:rPr>
          <w:highlight w:val="white"/>
        </w:rPr>
      </w:pPr>
      <w:r w:rsidRPr="00903DBA">
        <w:rPr>
          <w:highlight w:val="white"/>
        </w:rPr>
        <w:t xml:space="preserve">      DefaultStack.Push(null);</w:t>
      </w:r>
    </w:p>
    <w:p w14:paraId="6D41A32E" w14:textId="77777777" w:rsidR="005E5A36" w:rsidRPr="00903DBA" w:rsidRDefault="005E5A36" w:rsidP="005E5A36">
      <w:pPr>
        <w:pStyle w:val="Code"/>
        <w:rPr>
          <w:highlight w:val="white"/>
        </w:rPr>
      </w:pPr>
      <w:r w:rsidRPr="00903DBA">
        <w:rPr>
          <w:highlight w:val="white"/>
        </w:rPr>
        <w:t xml:space="preserve">      BreakSetStack.Push(new HashSet&lt;MiddleCode&gt;());</w:t>
      </w:r>
    </w:p>
    <w:p w14:paraId="0A1E1D91" w14:textId="77777777" w:rsidR="005E5A36" w:rsidRPr="00903DBA" w:rsidRDefault="005E5A36" w:rsidP="005E5A36">
      <w:pPr>
        <w:pStyle w:val="Code"/>
        <w:rPr>
          <w:highlight w:val="white"/>
        </w:rPr>
      </w:pPr>
      <w:r w:rsidRPr="00903DBA">
        <w:rPr>
          <w:highlight w:val="white"/>
        </w:rPr>
        <w:t xml:space="preserve">    }</w:t>
      </w:r>
    </w:p>
    <w:p w14:paraId="4060EEE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SwitchStatement</w:t>
      </w:r>
      <w:r w:rsidRPr="00903DBA">
        <w:rPr>
          <w:highlight w:val="white"/>
        </w:rPr>
        <w:t xml:space="preserve"> method is called after the parsing of the switch statement. Its task is to generate middle code for the case and default statements, and to backpatch the break statements. </w:t>
      </w:r>
    </w:p>
    <w:p w14:paraId="61BA3310" w14:textId="77777777" w:rsidR="005E5A36" w:rsidRPr="00903DBA" w:rsidRDefault="005E5A36" w:rsidP="005E5A36">
      <w:pPr>
        <w:pStyle w:val="Code"/>
        <w:rPr>
          <w:highlight w:val="white"/>
        </w:rPr>
      </w:pPr>
      <w:r w:rsidRPr="00903DBA">
        <w:rPr>
          <w:highlight w:val="white"/>
        </w:rPr>
        <w:t xml:space="preserve">    public static Statement SwitchStatement(Expression switchExpression,</w:t>
      </w:r>
    </w:p>
    <w:p w14:paraId="3F45E586" w14:textId="77777777" w:rsidR="005E5A36" w:rsidRPr="00903DBA" w:rsidRDefault="005E5A36" w:rsidP="005E5A36">
      <w:pPr>
        <w:pStyle w:val="Code"/>
        <w:rPr>
          <w:highlight w:val="white"/>
        </w:rPr>
      </w:pPr>
      <w:r w:rsidRPr="00903DBA">
        <w:rPr>
          <w:highlight w:val="white"/>
        </w:rPr>
        <w:t xml:space="preserve">                                            Statement innerStatement) {</w:t>
      </w:r>
    </w:p>
    <w:p w14:paraId="7783110E" w14:textId="5BFE3FC7" w:rsidR="005E5A36" w:rsidRPr="00903DBA" w:rsidRDefault="005E5A36" w:rsidP="005E5A36">
      <w:pPr>
        <w:rPr>
          <w:highlight w:val="white"/>
        </w:rPr>
      </w:pPr>
      <w:r w:rsidRPr="00903DBA">
        <w:rPr>
          <w:highlight w:val="white"/>
        </w:rPr>
        <w:t xml:space="preserve">Since the switch statement </w:t>
      </w:r>
      <w:r w:rsidR="00B67039">
        <w:rPr>
          <w:highlight w:val="white"/>
        </w:rPr>
        <w:t>requires</w:t>
      </w:r>
      <w:r w:rsidRPr="00903DBA">
        <w:rPr>
          <w:highlight w:val="white"/>
        </w:rPr>
        <w:t xml:space="preserve"> an integral value rather than a logical value we need to, contrary to the if-statement above, type cast a potential logical value to an integral value.</w:t>
      </w:r>
    </w:p>
    <w:p w14:paraId="7A323BF2" w14:textId="77777777" w:rsidR="005E5A36" w:rsidRPr="00903DBA" w:rsidRDefault="005E5A36" w:rsidP="005E5A36">
      <w:pPr>
        <w:pStyle w:val="Code"/>
        <w:rPr>
          <w:highlight w:val="white"/>
        </w:rPr>
      </w:pPr>
      <w:r w:rsidRPr="00903DBA">
        <w:rPr>
          <w:highlight w:val="white"/>
        </w:rPr>
        <w:t xml:space="preserve">      switchExpression = TypeCast.LogicalToIntegral(switchExpression);</w:t>
      </w:r>
    </w:p>
    <w:p w14:paraId="7432A879" w14:textId="7BAFE049" w:rsidR="005E5A36" w:rsidRPr="00903DBA" w:rsidRDefault="005E5A36" w:rsidP="005E5A36">
      <w:pPr>
        <w:rPr>
          <w:highlight w:val="white"/>
        </w:rPr>
      </w:pPr>
      <w:r w:rsidRPr="00903DBA">
        <w:rPr>
          <w:highlight w:val="white"/>
        </w:rPr>
        <w:t xml:space="preserve">Since we need the value of the switch statement, </w:t>
      </w:r>
      <w:r w:rsidR="0091481F">
        <w:rPr>
          <w:highlight w:val="white"/>
        </w:rPr>
        <w:t xml:space="preserve">rather than its side-effects, </w:t>
      </w:r>
      <w:r w:rsidRPr="00903DBA">
        <w:rPr>
          <w:highlight w:val="white"/>
        </w:rPr>
        <w:t xml:space="preserve">we are only interested </w:t>
      </w:r>
      <w:r w:rsidR="00CD4A8B">
        <w:rPr>
          <w:highlight w:val="white"/>
        </w:rPr>
        <w:t>in</w:t>
      </w:r>
      <w:r w:rsidRPr="00903DBA">
        <w:rPr>
          <w:highlight w:val="white"/>
        </w:rPr>
        <w:t xml:space="preserve"> the long list of the switch expression.</w:t>
      </w:r>
    </w:p>
    <w:p w14:paraId="56762A02" w14:textId="77777777" w:rsidR="005E5A36" w:rsidRPr="00903DBA" w:rsidRDefault="005E5A36" w:rsidP="005E5A36">
      <w:pPr>
        <w:pStyle w:val="Code"/>
        <w:rPr>
          <w:highlight w:val="white"/>
        </w:rPr>
      </w:pPr>
      <w:r w:rsidRPr="00903DBA">
        <w:rPr>
          <w:highlight w:val="white"/>
        </w:rPr>
        <w:t xml:space="preserve">      List&lt;MiddleCode&gt; codeList = switchExpression.LongList;</w:t>
      </w:r>
    </w:p>
    <w:p w14:paraId="0E3678E7" w14:textId="77777777" w:rsidR="005E5A36" w:rsidRPr="00903DBA" w:rsidRDefault="005E5A36" w:rsidP="005E5A36">
      <w:pPr>
        <w:rPr>
          <w:highlight w:val="white"/>
        </w:rPr>
      </w:pPr>
      <w:r w:rsidRPr="00903DBA">
        <w:rPr>
          <w:highlight w:val="white"/>
        </w:rPr>
        <w:t>Each case value is type casted to the type of the switch expression.</w:t>
      </w:r>
    </w:p>
    <w:p w14:paraId="5AC8F827" w14:textId="77777777" w:rsidR="005E5A36" w:rsidRPr="00903DBA" w:rsidRDefault="005E5A36" w:rsidP="005E5A36">
      <w:pPr>
        <w:pStyle w:val="Code"/>
        <w:rPr>
          <w:highlight w:val="white"/>
        </w:rPr>
      </w:pPr>
      <w:r w:rsidRPr="00903DBA">
        <w:rPr>
          <w:highlight w:val="white"/>
        </w:rPr>
        <w:t xml:space="preserve">      Type switchType = switchExpression.Symbol.Type;</w:t>
      </w:r>
    </w:p>
    <w:p w14:paraId="6AE4DFE2" w14:textId="77777777" w:rsidR="005E5A36" w:rsidRPr="00903DBA" w:rsidRDefault="005E5A36" w:rsidP="005E5A36">
      <w:pPr>
        <w:pStyle w:val="Code"/>
        <w:rPr>
          <w:highlight w:val="white"/>
        </w:rPr>
      </w:pPr>
      <w:r w:rsidRPr="00903DBA">
        <w:rPr>
          <w:highlight w:val="white"/>
        </w:rPr>
        <w:t xml:space="preserve">      foreach (KeyValuePair&lt;BigInteger,MiddleCode&gt; entry</w:t>
      </w:r>
    </w:p>
    <w:p w14:paraId="696DDAA2" w14:textId="77777777" w:rsidR="005E5A36" w:rsidRPr="00903DBA" w:rsidRDefault="005E5A36" w:rsidP="005E5A36">
      <w:pPr>
        <w:pStyle w:val="Code"/>
        <w:rPr>
          <w:highlight w:val="white"/>
        </w:rPr>
      </w:pPr>
      <w:r w:rsidRPr="00903DBA">
        <w:rPr>
          <w:highlight w:val="white"/>
        </w:rPr>
        <w:t xml:space="preserve">               in m_caseMapStack.Pop()) {</w:t>
      </w:r>
    </w:p>
    <w:p w14:paraId="36696AAB" w14:textId="77777777" w:rsidR="005E5A36" w:rsidRPr="00903DBA" w:rsidRDefault="005E5A36" w:rsidP="005E5A36">
      <w:pPr>
        <w:pStyle w:val="Code"/>
        <w:rPr>
          <w:highlight w:val="white"/>
        </w:rPr>
      </w:pPr>
      <w:r w:rsidRPr="00903DBA">
        <w:rPr>
          <w:highlight w:val="white"/>
        </w:rPr>
        <w:t xml:space="preserve">        BigInteger caseValue = entry.Key;</w:t>
      </w:r>
    </w:p>
    <w:p w14:paraId="052DF898" w14:textId="77777777" w:rsidR="005E5A36" w:rsidRPr="00903DBA" w:rsidRDefault="005E5A36" w:rsidP="005E5A36">
      <w:pPr>
        <w:pStyle w:val="Code"/>
        <w:rPr>
          <w:highlight w:val="white"/>
        </w:rPr>
      </w:pPr>
      <w:r w:rsidRPr="00903DBA">
        <w:rPr>
          <w:highlight w:val="white"/>
        </w:rPr>
        <w:t xml:space="preserve">        MiddleCode caseTarget = entry.Value;</w:t>
      </w:r>
    </w:p>
    <w:p w14:paraId="4FA683DC" w14:textId="77777777" w:rsidR="005E5A36" w:rsidRPr="00903DBA" w:rsidRDefault="005E5A36" w:rsidP="005E5A36">
      <w:pPr>
        <w:pStyle w:val="Code"/>
        <w:rPr>
          <w:highlight w:val="white"/>
        </w:rPr>
      </w:pPr>
      <w:r w:rsidRPr="00903DBA">
        <w:rPr>
          <w:highlight w:val="white"/>
        </w:rPr>
        <w:t xml:space="preserve">        Symbol caseSymbol = new Symbol(switchType, caseValue);</w:t>
      </w:r>
    </w:p>
    <w:p w14:paraId="421D61F1" w14:textId="251474AF" w:rsidR="005E5A36" w:rsidRPr="00903DBA" w:rsidRDefault="005E5A36" w:rsidP="005E5A36">
      <w:pPr>
        <w:rPr>
          <w:highlight w:val="white"/>
        </w:rPr>
      </w:pPr>
      <w:r w:rsidRPr="00903DBA">
        <w:rPr>
          <w:highlight w:val="white"/>
        </w:rPr>
        <w:t>We add code where we compare the case value with the switch value and jump to the matching middle code instruction if the values are equal.</w:t>
      </w:r>
      <w:r w:rsidR="00433AE1">
        <w:rPr>
          <w:highlight w:val="white"/>
        </w:rPr>
        <w:t xml:space="preserve"> We use the </w:t>
      </w:r>
      <w:r w:rsidR="00433AE1" w:rsidRPr="00433AE1">
        <w:rPr>
          <w:rStyle w:val="KeyWord0"/>
          <w:highlight w:val="white"/>
        </w:rPr>
        <w:t>Case</w:t>
      </w:r>
      <w:r w:rsidR="00433AE1">
        <w:rPr>
          <w:highlight w:val="white"/>
        </w:rPr>
        <w:t xml:space="preserve"> instruction rather than </w:t>
      </w:r>
      <w:r w:rsidR="00433AE1" w:rsidRPr="00433AE1">
        <w:rPr>
          <w:rStyle w:val="KeyWord0"/>
          <w:highlight w:val="white"/>
        </w:rPr>
        <w:t>Equal</w:t>
      </w:r>
      <w:r w:rsidR="00433AE1">
        <w:rPr>
          <w:highlight w:val="white"/>
        </w:rPr>
        <w:t xml:space="preserve">, </w:t>
      </w:r>
      <w:r w:rsidR="00A4250B">
        <w:rPr>
          <w:highlight w:val="white"/>
        </w:rPr>
        <w:t xml:space="preserve">since we want the value to be kept in a register when we generate the assembly code in Chapter </w:t>
      </w:r>
      <w:r w:rsidR="00A4250B">
        <w:rPr>
          <w:highlight w:val="white"/>
        </w:rPr>
        <w:fldChar w:fldCharType="begin"/>
      </w:r>
      <w:r w:rsidR="00A4250B">
        <w:rPr>
          <w:highlight w:val="white"/>
        </w:rPr>
        <w:instrText xml:space="preserve"> REF _Ref54016612 \r \h </w:instrText>
      </w:r>
      <w:r w:rsidR="00A4250B">
        <w:rPr>
          <w:highlight w:val="white"/>
        </w:rPr>
      </w:r>
      <w:r w:rsidR="00A4250B">
        <w:rPr>
          <w:highlight w:val="white"/>
        </w:rPr>
        <w:fldChar w:fldCharType="separate"/>
      </w:r>
      <w:r w:rsidR="00A4250B">
        <w:rPr>
          <w:highlight w:val="white"/>
        </w:rPr>
        <w:t>12</w:t>
      </w:r>
      <w:r w:rsidR="00A4250B">
        <w:rPr>
          <w:highlight w:val="white"/>
        </w:rPr>
        <w:fldChar w:fldCharType="end"/>
      </w:r>
      <w:r w:rsidR="00A4250B">
        <w:rPr>
          <w:highlight w:val="white"/>
        </w:rPr>
        <w:t>.</w:t>
      </w:r>
    </w:p>
    <w:p w14:paraId="7C433E47" w14:textId="77777777" w:rsidR="005E5A36" w:rsidRPr="00903DBA" w:rsidRDefault="005E5A36" w:rsidP="005E5A36">
      <w:pPr>
        <w:pStyle w:val="Code"/>
        <w:rPr>
          <w:highlight w:val="white"/>
        </w:rPr>
      </w:pPr>
      <w:r w:rsidRPr="00903DBA">
        <w:rPr>
          <w:highlight w:val="white"/>
        </w:rPr>
        <w:t xml:space="preserve">        AddMiddleCode(codeList, MiddleOperator.Case, caseTarget,</w:t>
      </w:r>
    </w:p>
    <w:p w14:paraId="3AB920EE" w14:textId="77777777" w:rsidR="005E5A36" w:rsidRPr="00903DBA" w:rsidRDefault="005E5A36" w:rsidP="005E5A36">
      <w:pPr>
        <w:pStyle w:val="Code"/>
        <w:rPr>
          <w:highlight w:val="white"/>
        </w:rPr>
      </w:pPr>
      <w:r w:rsidRPr="00903DBA">
        <w:rPr>
          <w:highlight w:val="white"/>
        </w:rPr>
        <w:t xml:space="preserve">                      switchExpression.Symbol, caseSymbol);</w:t>
      </w:r>
    </w:p>
    <w:p w14:paraId="6B311D1B" w14:textId="77777777" w:rsidR="005E5A36" w:rsidRPr="00903DBA" w:rsidRDefault="005E5A36" w:rsidP="005E5A36">
      <w:pPr>
        <w:pStyle w:val="Code"/>
        <w:rPr>
          <w:highlight w:val="white"/>
        </w:rPr>
      </w:pPr>
      <w:r w:rsidRPr="00903DBA">
        <w:rPr>
          <w:highlight w:val="white"/>
        </w:rPr>
        <w:t xml:space="preserve">      }</w:t>
      </w:r>
    </w:p>
    <w:p w14:paraId="56367C0F" w14:textId="77777777" w:rsidR="005E5A36" w:rsidRPr="00903DBA" w:rsidRDefault="005E5A36" w:rsidP="005E5A36">
      <w:pPr>
        <w:rPr>
          <w:highlight w:val="white"/>
        </w:rPr>
      </w:pPr>
      <w:r w:rsidRPr="00903DBA">
        <w:rPr>
          <w:highlight w:val="white"/>
        </w:rPr>
        <w:t>After the case values, we add a case end instruction. The reason for this is that the register used for the case comparison in the generated assembly code shall be unallocated.</w:t>
      </w:r>
    </w:p>
    <w:p w14:paraId="034230FB" w14:textId="77777777" w:rsidR="005E5A36" w:rsidRPr="00903DBA" w:rsidRDefault="005E5A36" w:rsidP="005E5A36">
      <w:pPr>
        <w:pStyle w:val="Code"/>
        <w:rPr>
          <w:highlight w:val="white"/>
        </w:rPr>
      </w:pPr>
      <w:r w:rsidRPr="00903DBA">
        <w:rPr>
          <w:highlight w:val="white"/>
        </w:rPr>
        <w:t xml:space="preserve">      AddMiddleCode(codeList, MiddleOperator.CaseEnd,</w:t>
      </w:r>
    </w:p>
    <w:p w14:paraId="1D5DC562" w14:textId="77777777" w:rsidR="005E5A36" w:rsidRPr="00903DBA" w:rsidRDefault="005E5A36" w:rsidP="005E5A36">
      <w:pPr>
        <w:pStyle w:val="Code"/>
        <w:rPr>
          <w:highlight w:val="white"/>
        </w:rPr>
      </w:pPr>
      <w:r w:rsidRPr="00903DBA">
        <w:rPr>
          <w:highlight w:val="white"/>
        </w:rPr>
        <w:t xml:space="preserve">                    switchExpression.Symbol);</w:t>
      </w:r>
    </w:p>
    <w:p w14:paraId="320B3BF9" w14:textId="33060EAC" w:rsidR="005E5A36" w:rsidRPr="00903DBA" w:rsidRDefault="005E5A36" w:rsidP="005E5A36">
      <w:r w:rsidRPr="00903DBA">
        <w:t xml:space="preserve">If there is a default </w:t>
      </w:r>
      <w:r w:rsidRPr="00903DBA">
        <w:rPr>
          <w:highlight w:val="white"/>
        </w:rPr>
        <w:t>statement</w:t>
      </w:r>
      <w:r w:rsidRPr="00903DBA">
        <w:t xml:space="preserve">, we jump to it if the switch </w:t>
      </w:r>
      <w:r w:rsidRPr="00903DBA">
        <w:rPr>
          <w:highlight w:val="white"/>
        </w:rPr>
        <w:t xml:space="preserve">statement </w:t>
      </w:r>
      <w:r w:rsidRPr="00903DBA">
        <w:t xml:space="preserve">does not match any of the case </w:t>
      </w:r>
      <w:r w:rsidRPr="00903DBA">
        <w:rPr>
          <w:highlight w:val="white"/>
        </w:rPr>
        <w:t>statement</w:t>
      </w:r>
      <w:r w:rsidRPr="00903DBA">
        <w:t xml:space="preserve">. In that case, the </w:t>
      </w:r>
      <w:r w:rsidR="009C3C27">
        <w:t>next-set</w:t>
      </w:r>
      <w:r w:rsidRPr="00903DBA">
        <w:t xml:space="preserve"> becomes empty.</w:t>
      </w:r>
    </w:p>
    <w:p w14:paraId="74089459" w14:textId="77777777" w:rsidR="005E5A36" w:rsidRPr="00903DBA" w:rsidRDefault="005E5A36" w:rsidP="005E5A36">
      <w:pPr>
        <w:pStyle w:val="Code"/>
        <w:rPr>
          <w:highlight w:val="white"/>
        </w:rPr>
      </w:pPr>
      <w:r w:rsidRPr="00903DBA">
        <w:rPr>
          <w:highlight w:val="white"/>
        </w:rPr>
        <w:t xml:space="preserve">      MiddleCode defaultCode = DefaultStack.Pop();</w:t>
      </w:r>
    </w:p>
    <w:p w14:paraId="083012D2" w14:textId="77777777" w:rsidR="005E5A36" w:rsidRPr="00903DBA" w:rsidRDefault="005E5A36" w:rsidP="005E5A36">
      <w:pPr>
        <w:pStyle w:val="Code"/>
        <w:rPr>
          <w:highlight w:val="white"/>
        </w:rPr>
      </w:pPr>
    </w:p>
    <w:p w14:paraId="374EB8C3" w14:textId="77777777" w:rsidR="005E5A36" w:rsidRPr="00903DBA" w:rsidRDefault="005E5A36" w:rsidP="005E5A36">
      <w:pPr>
        <w:pStyle w:val="Code"/>
        <w:rPr>
          <w:highlight w:val="white"/>
        </w:rPr>
      </w:pPr>
      <w:r w:rsidRPr="00903DBA">
        <w:rPr>
          <w:highlight w:val="white"/>
        </w:rPr>
        <w:t xml:space="preserve">      if (defaultCode != null) {</w:t>
      </w:r>
    </w:p>
    <w:p w14:paraId="6212ECB3" w14:textId="4AE34FD9" w:rsidR="005E5A36" w:rsidRPr="00903DBA" w:rsidRDefault="005E5A36" w:rsidP="005E5A36">
      <w:pPr>
        <w:pStyle w:val="Code"/>
        <w:rPr>
          <w:highlight w:val="white"/>
        </w:rPr>
      </w:pPr>
      <w:r w:rsidRPr="00903DBA">
        <w:rPr>
          <w:highlight w:val="white"/>
        </w:rPr>
        <w:lastRenderedPageBreak/>
        <w:t xml:space="preserve">        AddMiddleCode(codeList, MiddleOperator.</w:t>
      </w:r>
      <w:r w:rsidR="00C0170C">
        <w:rPr>
          <w:highlight w:val="white"/>
        </w:rPr>
        <w:t>Jump</w:t>
      </w:r>
      <w:r w:rsidRPr="00903DBA">
        <w:rPr>
          <w:highlight w:val="white"/>
        </w:rPr>
        <w:t>, defaultCode);</w:t>
      </w:r>
    </w:p>
    <w:p w14:paraId="0B0F8365" w14:textId="77777777" w:rsidR="005E5A36" w:rsidRPr="00903DBA" w:rsidRDefault="005E5A36" w:rsidP="005E5A36">
      <w:pPr>
        <w:pStyle w:val="Code"/>
        <w:rPr>
          <w:highlight w:val="white"/>
        </w:rPr>
      </w:pPr>
      <w:r w:rsidRPr="00903DBA">
        <w:rPr>
          <w:highlight w:val="white"/>
        </w:rPr>
        <w:t xml:space="preserve">      }</w:t>
      </w:r>
    </w:p>
    <w:p w14:paraId="518F73B0" w14:textId="77777777" w:rsidR="0031271A" w:rsidRPr="00903DBA" w:rsidRDefault="0031271A" w:rsidP="0031271A">
      <w:pPr>
        <w:rPr>
          <w:highlight w:val="white"/>
        </w:rPr>
      </w:pPr>
      <w:r w:rsidRPr="00903DBA">
        <w:rPr>
          <w:highlight w:val="white"/>
        </w:rPr>
        <w:t>Similar to the if-statement</w:t>
      </w:r>
      <w:r>
        <w:rPr>
          <w:highlight w:val="white"/>
        </w:rPr>
        <w:t xml:space="preserve"> and if-else-statement</w:t>
      </w:r>
      <w:r w:rsidRPr="00903DBA">
        <w:rPr>
          <w:highlight w:val="white"/>
        </w:rPr>
        <w:t xml:space="preserve">, the switch-statement has a </w:t>
      </w:r>
      <w:r>
        <w:rPr>
          <w:highlight w:val="white"/>
        </w:rPr>
        <w:t>next-set</w:t>
      </w:r>
      <w:r w:rsidRPr="00903DBA">
        <w:rPr>
          <w:highlight w:val="white"/>
        </w:rPr>
        <w:t xml:space="preserve">; that is, a set of middle code instruction that shall jump </w:t>
      </w:r>
      <w:r>
        <w:rPr>
          <w:highlight w:val="white"/>
        </w:rPr>
        <w:t>out of the s</w:t>
      </w:r>
      <w:r w:rsidRPr="00903DBA">
        <w:rPr>
          <w:highlight w:val="white"/>
        </w:rPr>
        <w:t>witch statement.</w:t>
      </w:r>
    </w:p>
    <w:p w14:paraId="0755F9D0" w14:textId="77777777" w:rsidR="0031271A" w:rsidRPr="00903DBA" w:rsidRDefault="0031271A" w:rsidP="0031271A">
      <w:pPr>
        <w:pStyle w:val="Code"/>
        <w:rPr>
          <w:highlight w:val="white"/>
        </w:rPr>
      </w:pPr>
      <w:r w:rsidRPr="00903DBA">
        <w:rPr>
          <w:highlight w:val="white"/>
        </w:rPr>
        <w:t xml:space="preserve">      ISet&lt;MiddleCode&gt; nextSet = new HashSet&lt;MiddleCode&gt;();</w:t>
      </w:r>
    </w:p>
    <w:p w14:paraId="6D307089" w14:textId="2CD1B9B9" w:rsidR="005E5A36" w:rsidRPr="00903DBA" w:rsidRDefault="005E5A36" w:rsidP="005E5A36">
      <w:pPr>
        <w:rPr>
          <w:highlight w:val="white"/>
        </w:rPr>
      </w:pPr>
      <w:r w:rsidRPr="00903DBA">
        <w:rPr>
          <w:highlight w:val="white"/>
        </w:rPr>
        <w:t xml:space="preserve">If there is no default statement, </w:t>
      </w:r>
      <w:r w:rsidR="0093472B">
        <w:rPr>
          <w:highlight w:val="white"/>
        </w:rPr>
        <w:t xml:space="preserve">the execution shall jump out of the switch statement after the last case statement, and </w:t>
      </w:r>
      <w:r w:rsidRPr="00903DBA">
        <w:rPr>
          <w:highlight w:val="white"/>
        </w:rPr>
        <w:t xml:space="preserve">we add a jump instruction to the </w:t>
      </w:r>
      <w:r w:rsidR="009C3C27">
        <w:rPr>
          <w:highlight w:val="white"/>
        </w:rPr>
        <w:t>next-set</w:t>
      </w:r>
      <w:r w:rsidRPr="00903DBA">
        <w:rPr>
          <w:highlight w:val="white"/>
        </w:rPr>
        <w:t>.</w:t>
      </w:r>
    </w:p>
    <w:p w14:paraId="7ED29C49" w14:textId="73CCC4EB" w:rsidR="0031271A" w:rsidRPr="00903DBA" w:rsidRDefault="0031271A" w:rsidP="0031271A">
      <w:pPr>
        <w:pStyle w:val="Code"/>
        <w:rPr>
          <w:highlight w:val="white"/>
        </w:rPr>
      </w:pPr>
      <w:r w:rsidRPr="00903DBA">
        <w:rPr>
          <w:highlight w:val="white"/>
        </w:rPr>
        <w:t xml:space="preserve">      if (defaultCode </w:t>
      </w:r>
      <w:r>
        <w:rPr>
          <w:highlight w:val="white"/>
        </w:rPr>
        <w:t>=</w:t>
      </w:r>
      <w:r w:rsidRPr="00903DBA">
        <w:rPr>
          <w:highlight w:val="white"/>
        </w:rPr>
        <w:t>= null) {</w:t>
      </w:r>
    </w:p>
    <w:p w14:paraId="7DE89FC9" w14:textId="45C94080"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 xml:space="preserve">));      </w:t>
      </w:r>
    </w:p>
    <w:p w14:paraId="6046EE82" w14:textId="77777777" w:rsidR="005E5A36" w:rsidRPr="00903DBA" w:rsidRDefault="005E5A36" w:rsidP="005E5A36">
      <w:pPr>
        <w:pStyle w:val="Code"/>
        <w:rPr>
          <w:highlight w:val="white"/>
        </w:rPr>
      </w:pPr>
      <w:r w:rsidRPr="00903DBA">
        <w:rPr>
          <w:highlight w:val="white"/>
        </w:rPr>
        <w:t xml:space="preserve">      }</w:t>
      </w:r>
    </w:p>
    <w:p w14:paraId="1C38E13F" w14:textId="19BA28E0" w:rsidR="005E5A36" w:rsidRPr="00903DBA" w:rsidRDefault="005E5A36" w:rsidP="005E5A36">
      <w:pPr>
        <w:rPr>
          <w:highlight w:val="white"/>
        </w:rPr>
      </w:pPr>
      <w:r w:rsidRPr="00903DBA">
        <w:rPr>
          <w:highlight w:val="white"/>
        </w:rPr>
        <w:t>We add the code list of the inner statement to the resulting code list.</w:t>
      </w:r>
    </w:p>
    <w:p w14:paraId="4D25F691" w14:textId="77777777" w:rsidR="005E5A36" w:rsidRPr="00903DBA" w:rsidRDefault="005E5A36" w:rsidP="005E5A36">
      <w:pPr>
        <w:pStyle w:val="Code"/>
        <w:rPr>
          <w:highlight w:val="white"/>
        </w:rPr>
      </w:pPr>
      <w:r w:rsidRPr="00903DBA">
        <w:rPr>
          <w:highlight w:val="white"/>
        </w:rPr>
        <w:t xml:space="preserve">      codeList.AddRange(innerStatement.CodeList);</w:t>
      </w:r>
    </w:p>
    <w:p w14:paraId="4470F9DC" w14:textId="398BC0B6" w:rsidR="005E5A36" w:rsidRPr="00903DBA" w:rsidRDefault="0093472B" w:rsidP="005E5A36">
      <w:pPr>
        <w:rPr>
          <w:highlight w:val="white"/>
        </w:rPr>
      </w:pPr>
      <w:r>
        <w:rPr>
          <w:highlight w:val="white"/>
        </w:rPr>
        <w:t xml:space="preserve">Finally, we add </w:t>
      </w:r>
      <w:r w:rsidR="005E5A36" w:rsidRPr="00903DBA">
        <w:rPr>
          <w:highlight w:val="white"/>
        </w:rPr>
        <w:t xml:space="preserve">the </w:t>
      </w:r>
      <w:r w:rsidR="009C3C27">
        <w:rPr>
          <w:highlight w:val="white"/>
        </w:rPr>
        <w:t>next-set</w:t>
      </w:r>
      <w:r w:rsidR="005E5A36" w:rsidRPr="00903DBA">
        <w:rPr>
          <w:highlight w:val="white"/>
        </w:rPr>
        <w:t xml:space="preserve"> of the inner statement and the </w:t>
      </w:r>
      <w:r>
        <w:rPr>
          <w:highlight w:val="white"/>
        </w:rPr>
        <w:t xml:space="preserve">set of </w:t>
      </w:r>
      <w:r w:rsidR="005E5A36" w:rsidRPr="00903DBA">
        <w:rPr>
          <w:highlight w:val="white"/>
        </w:rPr>
        <w:t>break statements</w:t>
      </w:r>
      <w:r>
        <w:rPr>
          <w:highlight w:val="white"/>
        </w:rPr>
        <w:t xml:space="preserve"> to the next-set of the switch statement.</w:t>
      </w:r>
    </w:p>
    <w:p w14:paraId="3D2E36F4" w14:textId="77777777" w:rsidR="005E5A36" w:rsidRPr="00903DBA" w:rsidRDefault="005E5A36" w:rsidP="005E5A36">
      <w:pPr>
        <w:pStyle w:val="Code"/>
        <w:rPr>
          <w:highlight w:val="white"/>
        </w:rPr>
      </w:pPr>
      <w:r w:rsidRPr="00903DBA">
        <w:rPr>
          <w:highlight w:val="white"/>
        </w:rPr>
        <w:t xml:space="preserve">      nextSet.UnionWith(innerStatement.NextSet);</w:t>
      </w:r>
    </w:p>
    <w:p w14:paraId="30FEF3CD" w14:textId="77777777" w:rsidR="005E5A36" w:rsidRPr="00903DBA" w:rsidRDefault="005E5A36" w:rsidP="005E5A36">
      <w:pPr>
        <w:pStyle w:val="Code"/>
        <w:rPr>
          <w:highlight w:val="white"/>
        </w:rPr>
      </w:pPr>
      <w:r w:rsidRPr="00903DBA">
        <w:rPr>
          <w:highlight w:val="white"/>
        </w:rPr>
        <w:t xml:space="preserve">      nextSet.UnionWith(BreakSetStack.Pop());</w:t>
      </w:r>
    </w:p>
    <w:p w14:paraId="3FDBCC0D" w14:textId="77777777" w:rsidR="005E5A36" w:rsidRPr="00903DBA" w:rsidRDefault="005E5A36" w:rsidP="005E5A36">
      <w:pPr>
        <w:pStyle w:val="Code"/>
        <w:rPr>
          <w:highlight w:val="white"/>
        </w:rPr>
      </w:pPr>
      <w:r w:rsidRPr="00903DBA">
        <w:rPr>
          <w:highlight w:val="white"/>
        </w:rPr>
        <w:t xml:space="preserve">      return (new Statement(codeList, nextSet));</w:t>
      </w:r>
    </w:p>
    <w:p w14:paraId="6E2FDA9F" w14:textId="77777777" w:rsidR="005E5A36" w:rsidRPr="00903DBA" w:rsidRDefault="005E5A36" w:rsidP="005E5A36">
      <w:pPr>
        <w:pStyle w:val="Code"/>
        <w:rPr>
          <w:highlight w:val="white"/>
        </w:rPr>
      </w:pPr>
      <w:r w:rsidRPr="00903DBA">
        <w:rPr>
          <w:highlight w:val="white"/>
        </w:rPr>
        <w:t xml:space="preserve">    }</w:t>
      </w:r>
    </w:p>
    <w:p w14:paraId="3CE3060A" w14:textId="77777777" w:rsidR="005E5A36" w:rsidRDefault="005E5A36" w:rsidP="005E5A36">
      <w:pPr>
        <w:pStyle w:val="Rubrik3"/>
      </w:pPr>
      <w:r>
        <w:t>The Case Statement</w:t>
      </w:r>
    </w:p>
    <w:p w14:paraId="3D62D426" w14:textId="7173842F" w:rsidR="00615A02" w:rsidRDefault="00F435F7" w:rsidP="009A320C">
      <w:r>
        <w:t>For the c</w:t>
      </w:r>
      <w:r w:rsidR="005E5A36" w:rsidRPr="00903DBA">
        <w:t xml:space="preserve">ase statement </w:t>
      </w:r>
      <w:r>
        <w:t xml:space="preserve">the </w:t>
      </w:r>
      <w:r w:rsidR="005E5A36" w:rsidRPr="00903DBA">
        <w:rPr>
          <w:rStyle w:val="CodeInText"/>
        </w:rPr>
        <w:t>Main.CaseMapStack</w:t>
      </w:r>
      <w:r w:rsidR="005E5A36" w:rsidRPr="00903DBA">
        <w:t xml:space="preserve"> </w:t>
      </w:r>
      <w:r w:rsidR="009A320C">
        <w:t>is</w:t>
      </w:r>
      <w:r w:rsidR="005E5A36" w:rsidRPr="00903DBA">
        <w:t xml:space="preserve"> not </w:t>
      </w:r>
      <w:r w:rsidR="009A320C">
        <w:t xml:space="preserve">allowed to </w:t>
      </w:r>
      <w:r w:rsidR="005E5A36" w:rsidRPr="00903DBA">
        <w:t>be empty. If it is empty, the case statement misses a</w:t>
      </w:r>
      <w:r w:rsidR="00F861C1">
        <w:t xml:space="preserve">n enclosed </w:t>
      </w:r>
      <w:r w:rsidR="005E5A36" w:rsidRPr="00903DBA">
        <w:t>switch statemen</w:t>
      </w:r>
      <w:r w:rsidR="000E3302">
        <w:t>t</w:t>
      </w:r>
      <w:r w:rsidR="00615A02">
        <w:t>, and we report an error.</w:t>
      </w:r>
    </w:p>
    <w:p w14:paraId="701E17D1" w14:textId="77777777" w:rsidR="005E5A36" w:rsidRPr="00903DBA" w:rsidRDefault="005E5A36" w:rsidP="005E5A36">
      <w:pPr>
        <w:pStyle w:val="Code"/>
        <w:rPr>
          <w:highlight w:val="white"/>
        </w:rPr>
      </w:pPr>
      <w:r w:rsidRPr="00903DBA">
        <w:rPr>
          <w:highlight w:val="white"/>
        </w:rPr>
        <w:t xml:space="preserve">    public static Statement CaseStatement(Expression expression,</w:t>
      </w:r>
    </w:p>
    <w:p w14:paraId="4D848F88" w14:textId="77777777" w:rsidR="005E5A36" w:rsidRPr="00903DBA" w:rsidRDefault="005E5A36" w:rsidP="005E5A36">
      <w:pPr>
        <w:pStyle w:val="Code"/>
        <w:rPr>
          <w:highlight w:val="white"/>
        </w:rPr>
      </w:pPr>
      <w:r w:rsidRPr="00903DBA">
        <w:rPr>
          <w:highlight w:val="white"/>
        </w:rPr>
        <w:t xml:space="preserve">                                          Statement statement) {</w:t>
      </w:r>
    </w:p>
    <w:p w14:paraId="71832FBE" w14:textId="77777777" w:rsidR="005E5A36" w:rsidRPr="00903DBA" w:rsidRDefault="005E5A36" w:rsidP="005E5A36">
      <w:pPr>
        <w:pStyle w:val="Code"/>
        <w:rPr>
          <w:highlight w:val="white"/>
        </w:rPr>
      </w:pPr>
      <w:r w:rsidRPr="00903DBA">
        <w:rPr>
          <w:highlight w:val="white"/>
        </w:rPr>
        <w:t xml:space="preserve">      Assert.Error(m_caseMapStack.Count &gt; 0, Message.Case_without_switch);</w:t>
      </w:r>
    </w:p>
    <w:p w14:paraId="50CB75F9"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879A54E" w14:textId="73615CC7" w:rsidR="005E5A36" w:rsidRPr="00903DBA" w:rsidRDefault="00615A02" w:rsidP="005E5A36">
      <w:pPr>
        <w:rPr>
          <w:highlight w:val="white"/>
        </w:rPr>
      </w:pPr>
      <w:r>
        <w:t>Moreover, t</w:t>
      </w:r>
      <w:r w:rsidRPr="00903DBA">
        <w:t xml:space="preserve">he </w:t>
      </w:r>
      <w:r>
        <w:t xml:space="preserve">value of the </w:t>
      </w:r>
      <w:r w:rsidRPr="00903DBA">
        <w:t>case expression must be integral and constant</w:t>
      </w:r>
      <w:r>
        <w:t xml:space="preserve">, </w:t>
      </w:r>
      <w:r w:rsidRPr="00903DBA">
        <w:t xml:space="preserve">and thereby possible to evaluate </w:t>
      </w:r>
      <w:r>
        <w:t xml:space="preserve">in compile-time. </w:t>
      </w:r>
      <w:r w:rsidR="005E5A36" w:rsidRPr="00903DBA">
        <w:rPr>
          <w:highlight w:val="white"/>
        </w:rPr>
        <w:t xml:space="preserve">If the value of the symbol is null, we have a non-constant case value, and </w:t>
      </w:r>
      <w:r>
        <w:rPr>
          <w:highlight w:val="white"/>
        </w:rPr>
        <w:t xml:space="preserve">we </w:t>
      </w:r>
      <w:r w:rsidR="005E5A36" w:rsidRPr="00903DBA">
        <w:rPr>
          <w:highlight w:val="white"/>
        </w:rPr>
        <w:t>report</w:t>
      </w:r>
      <w:r>
        <w:rPr>
          <w:highlight w:val="white"/>
        </w:rPr>
        <w:t xml:space="preserve"> an error</w:t>
      </w:r>
      <w:r w:rsidR="005E5A36" w:rsidRPr="00903DBA">
        <w:rPr>
          <w:highlight w:val="white"/>
        </w:rPr>
        <w:t>.</w:t>
      </w:r>
    </w:p>
    <w:p w14:paraId="5DC75EA0" w14:textId="77777777" w:rsidR="005E5A36" w:rsidRPr="00903DBA" w:rsidRDefault="005E5A36" w:rsidP="005E5A36">
      <w:pPr>
        <w:pStyle w:val="Code"/>
        <w:rPr>
          <w:highlight w:val="white"/>
        </w:rPr>
      </w:pPr>
      <w:r w:rsidRPr="00903DBA">
        <w:rPr>
          <w:highlight w:val="white"/>
        </w:rPr>
        <w:t xml:space="preserve">      Assert.Error(expression.Symbol.Value != null, expression.Symbol.Name,</w:t>
      </w:r>
    </w:p>
    <w:p w14:paraId="4486104B" w14:textId="77777777" w:rsidR="005E5A36" w:rsidRPr="00903DBA" w:rsidRDefault="005E5A36" w:rsidP="005E5A36">
      <w:pPr>
        <w:pStyle w:val="Code"/>
        <w:rPr>
          <w:highlight w:val="white"/>
        </w:rPr>
      </w:pPr>
      <w:r w:rsidRPr="00903DBA">
        <w:rPr>
          <w:highlight w:val="white"/>
        </w:rPr>
        <w:t xml:space="preserve">                   Message.Non__constant_case_value);</w:t>
      </w:r>
    </w:p>
    <w:p w14:paraId="662BE3DC" w14:textId="77777777" w:rsidR="005E5A36" w:rsidRPr="00903DBA" w:rsidRDefault="005E5A36" w:rsidP="005E5A36">
      <w:pPr>
        <w:pStyle w:val="Code"/>
        <w:rPr>
          <w:highlight w:val="white"/>
        </w:rPr>
      </w:pPr>
      <w:r w:rsidRPr="00903DBA">
        <w:rPr>
          <w:highlight w:val="white"/>
        </w:rPr>
        <w:t xml:space="preserve">      BigInteger caseValue = (BigInteger) expression.Symbol.Value;</w:t>
      </w:r>
    </w:p>
    <w:p w14:paraId="3CD16E3A" w14:textId="77777777" w:rsidR="005E5A36" w:rsidRPr="00903DBA" w:rsidRDefault="005E5A36" w:rsidP="005E5A36">
      <w:pPr>
        <w:rPr>
          <w:highlight w:val="white"/>
        </w:rPr>
      </w:pPr>
      <w:r w:rsidRPr="00903DBA">
        <w:rPr>
          <w:highlight w:val="white"/>
        </w:rPr>
        <w:t>We extract the current case map from the top of the case map stack and adds the current case value to the map.</w:t>
      </w:r>
    </w:p>
    <w:p w14:paraId="497E71D9" w14:textId="77777777" w:rsidR="005E5A36" w:rsidRPr="00903DBA" w:rsidRDefault="005E5A36" w:rsidP="005E5A36">
      <w:pPr>
        <w:pStyle w:val="Code"/>
        <w:rPr>
          <w:highlight w:val="white"/>
        </w:rPr>
      </w:pPr>
      <w:r w:rsidRPr="00903DBA">
        <w:rPr>
          <w:highlight w:val="white"/>
        </w:rPr>
        <w:t xml:space="preserve">      IDictionary&lt;BigInteger, MiddleCode&gt; caseMap = m_caseMapStack.Peek();</w:t>
      </w:r>
    </w:p>
    <w:p w14:paraId="04A6614E" w14:textId="25DB0A21" w:rsidR="00F861C1" w:rsidRDefault="005E5A36" w:rsidP="005E5A36">
      <w:pPr>
        <w:rPr>
          <w:highlight w:val="white"/>
        </w:rPr>
      </w:pPr>
      <w:r w:rsidRPr="00903DBA">
        <w:rPr>
          <w:highlight w:val="white"/>
        </w:rPr>
        <w:t>I</w:t>
      </w:r>
      <w:r w:rsidR="00F861C1">
        <w:rPr>
          <w:highlight w:val="white"/>
        </w:rPr>
        <w:t>f</w:t>
      </w:r>
      <w:r w:rsidRPr="00903DBA">
        <w:rPr>
          <w:highlight w:val="white"/>
        </w:rPr>
        <w:t xml:space="preserve"> the map already contains the value</w:t>
      </w:r>
      <w:r w:rsidR="00F861C1">
        <w:rPr>
          <w:highlight w:val="white"/>
        </w:rPr>
        <w:t>,</w:t>
      </w:r>
      <w:r w:rsidRPr="00903DBA">
        <w:rPr>
          <w:highlight w:val="white"/>
        </w:rPr>
        <w:t xml:space="preserve"> we have two case </w:t>
      </w:r>
      <w:r w:rsidR="00F861C1">
        <w:rPr>
          <w:highlight w:val="white"/>
        </w:rPr>
        <w:t xml:space="preserve">statements </w:t>
      </w:r>
      <w:r w:rsidRPr="00903DBA">
        <w:rPr>
          <w:highlight w:val="white"/>
        </w:rPr>
        <w:t xml:space="preserve">with the same value and </w:t>
      </w:r>
      <w:r w:rsidR="00F861C1">
        <w:rPr>
          <w:highlight w:val="white"/>
        </w:rPr>
        <w:t>we report an error.</w:t>
      </w:r>
    </w:p>
    <w:p w14:paraId="14E1A4CB" w14:textId="77777777" w:rsidR="005E5A36" w:rsidRPr="00903DBA" w:rsidRDefault="005E5A36" w:rsidP="005E5A36">
      <w:pPr>
        <w:pStyle w:val="Code"/>
        <w:rPr>
          <w:highlight w:val="white"/>
        </w:rPr>
      </w:pPr>
      <w:r w:rsidRPr="00903DBA">
        <w:rPr>
          <w:highlight w:val="white"/>
        </w:rPr>
        <w:t xml:space="preserve">      Assert.Error(!caseMap.ContainsKey(caseValue), caseValue,</w:t>
      </w:r>
    </w:p>
    <w:p w14:paraId="2F7BCF65" w14:textId="77777777" w:rsidR="005E5A36" w:rsidRPr="00903DBA" w:rsidRDefault="005E5A36" w:rsidP="005E5A36">
      <w:pPr>
        <w:pStyle w:val="Code"/>
        <w:rPr>
          <w:highlight w:val="white"/>
        </w:rPr>
      </w:pPr>
      <w:r w:rsidRPr="00903DBA">
        <w:rPr>
          <w:highlight w:val="white"/>
        </w:rPr>
        <w:t xml:space="preserve">                   Message.Repeated_case_value);</w:t>
      </w:r>
    </w:p>
    <w:p w14:paraId="3BD032C1" w14:textId="2BDA424F" w:rsidR="005E5A36" w:rsidRPr="00903DBA" w:rsidRDefault="005E5A36" w:rsidP="005E5A36">
      <w:pPr>
        <w:rPr>
          <w:highlight w:val="white"/>
        </w:rPr>
      </w:pPr>
      <w:r w:rsidRPr="00903DBA">
        <w:rPr>
          <w:highlight w:val="white"/>
        </w:rPr>
        <w:t>Finally, we add the case value and the first instruction of the statement’s code</w:t>
      </w:r>
      <w:r w:rsidR="00F861C1">
        <w:rPr>
          <w:highlight w:val="white"/>
        </w:rPr>
        <w:t xml:space="preserve"> to the case map of the enclosed switch statements</w:t>
      </w:r>
    </w:p>
    <w:p w14:paraId="3D37E084" w14:textId="77777777" w:rsidR="005E5A36" w:rsidRPr="00903DBA" w:rsidRDefault="005E5A36" w:rsidP="005E5A36">
      <w:pPr>
        <w:pStyle w:val="Code"/>
        <w:rPr>
          <w:highlight w:val="white"/>
        </w:rPr>
      </w:pPr>
      <w:r w:rsidRPr="00903DBA">
        <w:rPr>
          <w:highlight w:val="white"/>
        </w:rPr>
        <w:t xml:space="preserve">      caseMap.Add(caseValue, GetFirst(statement.CodeList));</w:t>
      </w:r>
    </w:p>
    <w:p w14:paraId="23AD0FF5" w14:textId="77777777" w:rsidR="005E5A36" w:rsidRPr="00903DBA" w:rsidRDefault="005E5A36" w:rsidP="005E5A36">
      <w:pPr>
        <w:pStyle w:val="Code"/>
        <w:rPr>
          <w:highlight w:val="white"/>
        </w:rPr>
      </w:pPr>
      <w:r w:rsidRPr="00903DBA">
        <w:rPr>
          <w:highlight w:val="white"/>
        </w:rPr>
        <w:t xml:space="preserve">      return statement;</w:t>
      </w:r>
    </w:p>
    <w:p w14:paraId="4149E1FA" w14:textId="77777777" w:rsidR="005E5A36" w:rsidRPr="00903DBA" w:rsidRDefault="005E5A36" w:rsidP="005E5A36">
      <w:pPr>
        <w:pStyle w:val="Code"/>
        <w:rPr>
          <w:highlight w:val="white"/>
        </w:rPr>
      </w:pPr>
      <w:r w:rsidRPr="00903DBA">
        <w:rPr>
          <w:highlight w:val="white"/>
        </w:rPr>
        <w:t xml:space="preserve">    }</w:t>
      </w:r>
    </w:p>
    <w:p w14:paraId="55BD6E42" w14:textId="77777777" w:rsidR="005E5A36" w:rsidRPr="00903DBA" w:rsidRDefault="005E5A36" w:rsidP="005E5A36">
      <w:pPr>
        <w:pStyle w:val="Rubrik3"/>
      </w:pPr>
      <w:r w:rsidRPr="00903DBA">
        <w:lastRenderedPageBreak/>
        <w:t>The Default Statement</w:t>
      </w:r>
    </w:p>
    <w:p w14:paraId="186F3215" w14:textId="70A3235A" w:rsidR="00721ED6" w:rsidRPr="00903DBA" w:rsidRDefault="00721ED6" w:rsidP="00721ED6">
      <w:pPr>
        <w:rPr>
          <w:highlight w:val="white"/>
        </w:rPr>
      </w:pPr>
      <w:r w:rsidRPr="00903DBA">
        <w:rPr>
          <w:highlight w:val="white"/>
        </w:rPr>
        <w:t xml:space="preserve">If the default stack is empty, we have a default statement without an enclosing switch statement and </w:t>
      </w:r>
      <w:r w:rsidR="00D43B06">
        <w:rPr>
          <w:highlight w:val="white"/>
        </w:rPr>
        <w:t>we report an error</w:t>
      </w:r>
      <w:r w:rsidRPr="00903DBA">
        <w:rPr>
          <w:highlight w:val="white"/>
        </w:rPr>
        <w:t>.</w:t>
      </w:r>
    </w:p>
    <w:p w14:paraId="123A15E9" w14:textId="77777777" w:rsidR="005E5A36" w:rsidRPr="00903DBA" w:rsidRDefault="005E5A36" w:rsidP="005E5A36">
      <w:pPr>
        <w:pStyle w:val="Code"/>
        <w:rPr>
          <w:highlight w:val="white"/>
        </w:rPr>
      </w:pPr>
      <w:r w:rsidRPr="00903DBA">
        <w:rPr>
          <w:highlight w:val="white"/>
        </w:rPr>
        <w:t xml:space="preserve">    public static Statement DefaultStatement(Statement statement) {</w:t>
      </w:r>
    </w:p>
    <w:p w14:paraId="67C8271F" w14:textId="77777777" w:rsidR="005E5A36" w:rsidRPr="00903DBA" w:rsidRDefault="005E5A36" w:rsidP="005E5A36">
      <w:pPr>
        <w:pStyle w:val="Code"/>
        <w:rPr>
          <w:highlight w:val="white"/>
        </w:rPr>
      </w:pPr>
      <w:r w:rsidRPr="00903DBA">
        <w:rPr>
          <w:highlight w:val="white"/>
        </w:rPr>
        <w:t xml:space="preserve">      Assert.Error(DefaultStack.Count &gt; 0, Message.Default_without_switch);</w:t>
      </w:r>
    </w:p>
    <w:p w14:paraId="0491CE5F" w14:textId="7E04A669" w:rsidR="005E5A36" w:rsidRPr="00903DBA" w:rsidRDefault="00B95337" w:rsidP="005E5A36">
      <w:pPr>
        <w:rPr>
          <w:highlight w:val="white"/>
        </w:rPr>
      </w:pPr>
      <w:r>
        <w:t>There can be only one default statement in a switch statement. T</w:t>
      </w:r>
      <w:r>
        <w:rPr>
          <w:highlight w:val="white"/>
        </w:rPr>
        <w:t>herefore, i</w:t>
      </w:r>
      <w:r w:rsidR="005E5A36" w:rsidRPr="00903DBA">
        <w:rPr>
          <w:highlight w:val="white"/>
        </w:rPr>
        <w:t xml:space="preserve">f the value on the top of the </w:t>
      </w:r>
      <w:r w:rsidR="00721ED6">
        <w:rPr>
          <w:highlight w:val="white"/>
        </w:rPr>
        <w:t xml:space="preserve">default </w:t>
      </w:r>
      <w:r w:rsidR="005E5A36" w:rsidRPr="00903DBA">
        <w:rPr>
          <w:highlight w:val="white"/>
        </w:rPr>
        <w:t xml:space="preserve">stack is not null, we have a switch statement with two default statement and </w:t>
      </w:r>
      <w:r w:rsidR="00D43B06">
        <w:rPr>
          <w:highlight w:val="white"/>
        </w:rPr>
        <w:t>we report an error</w:t>
      </w:r>
      <w:r w:rsidR="005E5A36" w:rsidRPr="00903DBA">
        <w:rPr>
          <w:highlight w:val="white"/>
        </w:rPr>
        <w:t>.</w:t>
      </w:r>
    </w:p>
    <w:p w14:paraId="68A6BA85" w14:textId="77777777" w:rsidR="005E5A36" w:rsidRPr="00903DBA" w:rsidRDefault="005E5A36" w:rsidP="005E5A36">
      <w:pPr>
        <w:pStyle w:val="Code"/>
        <w:rPr>
          <w:highlight w:val="white"/>
        </w:rPr>
      </w:pPr>
      <w:r w:rsidRPr="00903DBA">
        <w:rPr>
          <w:highlight w:val="white"/>
        </w:rPr>
        <w:t xml:space="preserve">      Assert.Error(DefaultStack.Pop() == null, Message.Repeted_default);</w:t>
      </w:r>
    </w:p>
    <w:p w14:paraId="5F4E805E" w14:textId="77777777" w:rsidR="005E5A36" w:rsidRPr="00903DBA" w:rsidRDefault="005E5A36" w:rsidP="005E5A36">
      <w:pPr>
        <w:rPr>
          <w:highlight w:val="white"/>
        </w:rPr>
      </w:pPr>
      <w:r w:rsidRPr="00903DBA">
        <w:rPr>
          <w:highlight w:val="white"/>
        </w:rPr>
        <w:t>Finally, we add the default middle code instruction at the top of the stack.</w:t>
      </w:r>
    </w:p>
    <w:p w14:paraId="619F803F" w14:textId="77777777" w:rsidR="005E5A36" w:rsidRPr="00903DBA" w:rsidRDefault="005E5A36" w:rsidP="005E5A36">
      <w:pPr>
        <w:pStyle w:val="Code"/>
        <w:rPr>
          <w:highlight w:val="white"/>
        </w:rPr>
      </w:pPr>
      <w:r w:rsidRPr="00903DBA">
        <w:rPr>
          <w:highlight w:val="white"/>
        </w:rPr>
        <w:t xml:space="preserve">      DefaultStack.Push(GetFirst(statement.CodeList));</w:t>
      </w:r>
    </w:p>
    <w:p w14:paraId="3F07D285" w14:textId="77777777" w:rsidR="005E5A36" w:rsidRPr="00903DBA" w:rsidRDefault="005E5A36" w:rsidP="005E5A36">
      <w:pPr>
        <w:pStyle w:val="Code"/>
        <w:rPr>
          <w:highlight w:val="white"/>
        </w:rPr>
      </w:pPr>
      <w:r w:rsidRPr="00903DBA">
        <w:rPr>
          <w:highlight w:val="white"/>
        </w:rPr>
        <w:t xml:space="preserve">      return statement;</w:t>
      </w:r>
    </w:p>
    <w:p w14:paraId="2A2405CB" w14:textId="77777777" w:rsidR="005E5A36" w:rsidRPr="00903DBA" w:rsidRDefault="005E5A36" w:rsidP="005E5A36">
      <w:pPr>
        <w:pStyle w:val="Code"/>
        <w:rPr>
          <w:highlight w:val="white"/>
        </w:rPr>
      </w:pPr>
      <w:r w:rsidRPr="00903DBA">
        <w:rPr>
          <w:highlight w:val="white"/>
        </w:rPr>
        <w:t xml:space="preserve">    }</w:t>
      </w:r>
    </w:p>
    <w:p w14:paraId="42FF0F8B" w14:textId="77777777" w:rsidR="005E5A36" w:rsidRDefault="005E5A36" w:rsidP="005E5A36">
      <w:pPr>
        <w:pStyle w:val="Rubrik3"/>
      </w:pPr>
      <w:r w:rsidRPr="00903DBA">
        <w:t>The While Statement</w:t>
      </w:r>
    </w:p>
    <w:p w14:paraId="4E041652" w14:textId="77777777" w:rsidR="005E5A36" w:rsidRPr="00903DBA" w:rsidRDefault="005E5A36" w:rsidP="005E5A36">
      <w:pPr>
        <w:rPr>
          <w:highlight w:val="white"/>
        </w:rPr>
      </w:pPr>
      <w:r w:rsidRPr="00903DBA">
        <w:rPr>
          <w:highlight w:val="white"/>
        </w:rPr>
        <w:t>Similar to the break set stack above, we also need a continue set stack.</w:t>
      </w:r>
    </w:p>
    <w:p w14:paraId="5E6A6978" w14:textId="77777777" w:rsidR="005E5A36" w:rsidRPr="00903DBA" w:rsidRDefault="005E5A36" w:rsidP="005E5A36">
      <w:pPr>
        <w:pStyle w:val="Code"/>
        <w:rPr>
          <w:highlight w:val="white"/>
        </w:rPr>
      </w:pPr>
      <w:r w:rsidRPr="00903DBA">
        <w:rPr>
          <w:highlight w:val="white"/>
        </w:rPr>
        <w:t xml:space="preserve">    private static Stack&lt;ISet&lt;MiddleCode&gt;&gt; m_continueSetStack =</w:t>
      </w:r>
    </w:p>
    <w:p w14:paraId="335D0479" w14:textId="77777777" w:rsidR="005E5A36" w:rsidRPr="00903DBA" w:rsidRDefault="005E5A36" w:rsidP="005E5A36">
      <w:pPr>
        <w:pStyle w:val="Code"/>
        <w:rPr>
          <w:highlight w:val="white"/>
        </w:rPr>
      </w:pPr>
      <w:r w:rsidRPr="00903DBA">
        <w:rPr>
          <w:highlight w:val="white"/>
        </w:rPr>
        <w:t xml:space="preserve">      new Stack&lt;ISet&lt;MiddleCode&gt;&gt;();</w:t>
      </w:r>
    </w:p>
    <w:p w14:paraId="128174AB"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LoopHeader</w:t>
      </w:r>
      <w:r w:rsidRPr="00903DBA">
        <w:rPr>
          <w:highlight w:val="white"/>
        </w:rPr>
        <w:t xml:space="preserve"> method is called before the parsing of a while, do, or for statement. Its task is to add empty sets at the top of the break set stack and continue set stack.</w:t>
      </w:r>
    </w:p>
    <w:p w14:paraId="0B658E61" w14:textId="77777777" w:rsidR="005E5A36" w:rsidRPr="00903DBA" w:rsidRDefault="005E5A36" w:rsidP="005E5A36">
      <w:pPr>
        <w:pStyle w:val="Code"/>
        <w:rPr>
          <w:highlight w:val="white"/>
        </w:rPr>
      </w:pPr>
      <w:r w:rsidRPr="00903DBA">
        <w:rPr>
          <w:highlight w:val="white"/>
        </w:rPr>
        <w:t xml:space="preserve">    public static void LoopHeader() {</w:t>
      </w:r>
    </w:p>
    <w:p w14:paraId="5213D2F0" w14:textId="77777777" w:rsidR="005E5A36" w:rsidRPr="00903DBA" w:rsidRDefault="005E5A36" w:rsidP="005E5A36">
      <w:pPr>
        <w:pStyle w:val="Code"/>
        <w:rPr>
          <w:highlight w:val="white"/>
        </w:rPr>
      </w:pPr>
      <w:r w:rsidRPr="00903DBA">
        <w:rPr>
          <w:highlight w:val="white"/>
        </w:rPr>
        <w:t xml:space="preserve">      m_breakSetStack.Push(new HashSet&lt;MiddleCode&gt;());</w:t>
      </w:r>
    </w:p>
    <w:p w14:paraId="5D9027C3" w14:textId="77777777" w:rsidR="005E5A36" w:rsidRPr="00903DBA" w:rsidRDefault="005E5A36" w:rsidP="005E5A36">
      <w:pPr>
        <w:pStyle w:val="Code"/>
        <w:rPr>
          <w:highlight w:val="white"/>
        </w:rPr>
      </w:pPr>
      <w:r w:rsidRPr="00903DBA">
        <w:rPr>
          <w:highlight w:val="white"/>
        </w:rPr>
        <w:t xml:space="preserve">      m_continueSetStack.Push(new HashSet&lt;MiddleCode&gt;());    </w:t>
      </w:r>
    </w:p>
    <w:p w14:paraId="7E52573A" w14:textId="77777777" w:rsidR="005E5A36" w:rsidRPr="00903DBA" w:rsidRDefault="005E5A36" w:rsidP="005E5A36">
      <w:pPr>
        <w:pStyle w:val="Code"/>
        <w:rPr>
          <w:highlight w:val="white"/>
        </w:rPr>
      </w:pPr>
      <w:r w:rsidRPr="00903DBA">
        <w:rPr>
          <w:highlight w:val="white"/>
        </w:rPr>
        <w:t xml:space="preserve">    }</w:t>
      </w:r>
    </w:p>
    <w:p w14:paraId="37E941C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WhileStatement</w:t>
      </w:r>
      <w:r w:rsidRPr="00903DBA">
        <w:rPr>
          <w:highlight w:val="white"/>
        </w:rPr>
        <w:t xml:space="preserve"> method is called after the while statement has been parsed. Similar to the if statement above, it starts by type casting the expression into logical type.</w:t>
      </w:r>
    </w:p>
    <w:p w14:paraId="0A8D7D49" w14:textId="77777777" w:rsidR="005E5A36" w:rsidRPr="00903DBA" w:rsidRDefault="005E5A36" w:rsidP="005E5A36">
      <w:pPr>
        <w:pStyle w:val="Code"/>
        <w:rPr>
          <w:highlight w:val="white"/>
        </w:rPr>
      </w:pPr>
      <w:r w:rsidRPr="00903DBA">
        <w:rPr>
          <w:highlight w:val="white"/>
        </w:rPr>
        <w:t xml:space="preserve">    public static Statement WhileStatement(Expression expression,</w:t>
      </w:r>
    </w:p>
    <w:p w14:paraId="710C1503" w14:textId="77777777" w:rsidR="005E5A36" w:rsidRPr="00903DBA" w:rsidRDefault="005E5A36" w:rsidP="005E5A36">
      <w:pPr>
        <w:pStyle w:val="Code"/>
        <w:rPr>
          <w:highlight w:val="white"/>
        </w:rPr>
      </w:pPr>
      <w:r w:rsidRPr="00903DBA">
        <w:rPr>
          <w:highlight w:val="white"/>
        </w:rPr>
        <w:t xml:space="preserve">                                           Statement innerStatement) {</w:t>
      </w:r>
    </w:p>
    <w:p w14:paraId="778EF678" w14:textId="77777777" w:rsidR="005E5A36" w:rsidRPr="00903DBA" w:rsidRDefault="005E5A36" w:rsidP="005E5A36">
      <w:pPr>
        <w:pStyle w:val="Code"/>
        <w:rPr>
          <w:highlight w:val="white"/>
        </w:rPr>
      </w:pPr>
      <w:r w:rsidRPr="00903DBA">
        <w:rPr>
          <w:highlight w:val="white"/>
        </w:rPr>
        <w:t xml:space="preserve">      expression = TypeCast.ToLogical(expression);</w:t>
      </w:r>
    </w:p>
    <w:p w14:paraId="42924677"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00A61A3A"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7F48D21F" w14:textId="380E72C3" w:rsidR="005E5A36" w:rsidRPr="00903DBA" w:rsidRDefault="005E5A36" w:rsidP="005E5A36">
      <w:pPr>
        <w:rPr>
          <w:highlight w:val="white"/>
        </w:rPr>
      </w:pPr>
      <w:r w:rsidRPr="00903DBA">
        <w:rPr>
          <w:highlight w:val="white"/>
        </w:rPr>
        <w:t xml:space="preserve">We backpatch the </w:t>
      </w:r>
      <w:r w:rsidR="009C3C27">
        <w:rPr>
          <w:highlight w:val="white"/>
        </w:rPr>
        <w:t>true-set</w:t>
      </w:r>
      <w:r w:rsidRPr="00903DBA">
        <w:rPr>
          <w:highlight w:val="white"/>
        </w:rPr>
        <w:t xml:space="preserve"> of the expression to the code list of the inner statement</w:t>
      </w:r>
      <w:r w:rsidR="003F4724">
        <w:rPr>
          <w:highlight w:val="white"/>
        </w:rPr>
        <w:t>. I</w:t>
      </w:r>
      <w:r w:rsidRPr="00903DBA">
        <w:rPr>
          <w:highlight w:val="white"/>
        </w:rPr>
        <w:t>f the expression is true</w:t>
      </w:r>
      <w:r w:rsidR="0026556E">
        <w:rPr>
          <w:highlight w:val="white"/>
        </w:rPr>
        <w:t>,</w:t>
      </w:r>
      <w:r w:rsidRPr="00903DBA">
        <w:rPr>
          <w:highlight w:val="white"/>
        </w:rPr>
        <w:t xml:space="preserve"> the </w:t>
      </w:r>
      <w:r w:rsidR="00F50298">
        <w:rPr>
          <w:highlight w:val="white"/>
        </w:rPr>
        <w:t>execution</w:t>
      </w:r>
      <w:r w:rsidRPr="00903DBA">
        <w:rPr>
          <w:highlight w:val="white"/>
        </w:rPr>
        <w:t xml:space="preserve"> shall jump to the beginning of the inner statement.</w:t>
      </w:r>
    </w:p>
    <w:p w14:paraId="27B1F22A" w14:textId="77777777" w:rsidR="005E5A36" w:rsidRPr="00903DBA" w:rsidRDefault="005E5A36" w:rsidP="005E5A36">
      <w:pPr>
        <w:pStyle w:val="Code"/>
        <w:rPr>
          <w:highlight w:val="white"/>
        </w:rPr>
      </w:pPr>
      <w:r w:rsidRPr="00903DBA">
        <w:rPr>
          <w:highlight w:val="white"/>
        </w:rPr>
        <w:t xml:space="preserve">      Backpatch(expression.Symbol.TrueSet, innerStatement.CodeList);</w:t>
      </w:r>
    </w:p>
    <w:p w14:paraId="70A400DC" w14:textId="77777777" w:rsidR="005E5A36" w:rsidRPr="00903DBA" w:rsidRDefault="005E5A36" w:rsidP="005E5A36">
      <w:pPr>
        <w:pStyle w:val="Code"/>
        <w:rPr>
          <w:highlight w:val="white"/>
        </w:rPr>
      </w:pPr>
      <w:r w:rsidRPr="00903DBA">
        <w:rPr>
          <w:highlight w:val="white"/>
        </w:rPr>
        <w:t xml:space="preserve">      codeList.AddRange(innerStatement.CodeList);</w:t>
      </w:r>
    </w:p>
    <w:p w14:paraId="5EC1DC53" w14:textId="3F5BFB77" w:rsidR="005E5A36" w:rsidRPr="00903DBA" w:rsidRDefault="005E5A36" w:rsidP="005E5A36">
      <w:pPr>
        <w:rPr>
          <w:highlight w:val="white"/>
        </w:rPr>
      </w:pPr>
      <w:r w:rsidRPr="00903DBA">
        <w:rPr>
          <w:highlight w:val="white"/>
        </w:rPr>
        <w:t xml:space="preserve">We define the </w:t>
      </w:r>
      <w:r w:rsidR="009C3C27">
        <w:rPr>
          <w:highlight w:val="white"/>
        </w:rPr>
        <w:t>next-set</w:t>
      </w:r>
      <w:r w:rsidRPr="00903DBA">
        <w:rPr>
          <w:highlight w:val="white"/>
        </w:rPr>
        <w:t xml:space="preserve"> of the while statement, and </w:t>
      </w:r>
      <w:r w:rsidR="007456C4">
        <w:rPr>
          <w:highlight w:val="white"/>
        </w:rPr>
        <w:t xml:space="preserve">add </w:t>
      </w:r>
      <w:r w:rsidRPr="00903DBA">
        <w:rPr>
          <w:highlight w:val="white"/>
        </w:rPr>
        <w:t>a jump instruction</w:t>
      </w:r>
      <w:r w:rsidR="007456C4">
        <w:rPr>
          <w:highlight w:val="white"/>
        </w:rPr>
        <w:t xml:space="preserve"> that jumps back to the beginning of the while statement.</w:t>
      </w:r>
      <w:r w:rsidR="00F227E6">
        <w:rPr>
          <w:highlight w:val="white"/>
        </w:rPr>
        <w:t xml:space="preserve"> Since we jump backwards, we do not need to perform backpatching.</w:t>
      </w:r>
    </w:p>
    <w:p w14:paraId="4E2E4547"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60248890" w14:textId="56E23B42"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w:t>
      </w:r>
    </w:p>
    <w:p w14:paraId="7497D8FF" w14:textId="77777777" w:rsidR="005E5A36" w:rsidRPr="00903DBA" w:rsidRDefault="005E5A36" w:rsidP="005E5A36">
      <w:pPr>
        <w:pStyle w:val="Code"/>
        <w:rPr>
          <w:highlight w:val="white"/>
        </w:rPr>
      </w:pPr>
      <w:r w:rsidRPr="00903DBA">
        <w:rPr>
          <w:highlight w:val="white"/>
        </w:rPr>
        <w:t xml:space="preserve">                                GetFirst(codeList)));</w:t>
      </w:r>
    </w:p>
    <w:p w14:paraId="006CA2EE" w14:textId="123753E0" w:rsidR="005E5A36" w:rsidRPr="00903DBA" w:rsidRDefault="005E5A36" w:rsidP="005E5A36">
      <w:pPr>
        <w:rPr>
          <w:highlight w:val="white"/>
        </w:rPr>
      </w:pPr>
      <w:r w:rsidRPr="00903DBA">
        <w:rPr>
          <w:highlight w:val="white"/>
        </w:rPr>
        <w:t xml:space="preserve">We also add the </w:t>
      </w:r>
      <w:r w:rsidR="00A76052">
        <w:rPr>
          <w:highlight w:val="white"/>
        </w:rPr>
        <w:t>false-set</w:t>
      </w:r>
      <w:r w:rsidRPr="00903DBA">
        <w:rPr>
          <w:highlight w:val="white"/>
        </w:rPr>
        <w:t xml:space="preserve"> of the expression and the break set of the inner statement to the </w:t>
      </w:r>
      <w:r w:rsidR="009C3C27">
        <w:rPr>
          <w:highlight w:val="white"/>
        </w:rPr>
        <w:t>next-set</w:t>
      </w:r>
      <w:r w:rsidRPr="00903DBA">
        <w:rPr>
          <w:highlight w:val="white"/>
        </w:rPr>
        <w:t>.</w:t>
      </w:r>
    </w:p>
    <w:p w14:paraId="62B33457" w14:textId="77777777" w:rsidR="005E5A36" w:rsidRPr="00903DBA" w:rsidRDefault="005E5A36" w:rsidP="005E5A36">
      <w:pPr>
        <w:pStyle w:val="Code"/>
        <w:rPr>
          <w:highlight w:val="white"/>
        </w:rPr>
      </w:pPr>
      <w:r w:rsidRPr="00903DBA">
        <w:rPr>
          <w:highlight w:val="white"/>
        </w:rPr>
        <w:t xml:space="preserve">      nextSet.UnionWith(expression.Symbol.FalseSet);</w:t>
      </w:r>
    </w:p>
    <w:p w14:paraId="0FEBCA12" w14:textId="77777777" w:rsidR="005E5A36" w:rsidRPr="00903DBA" w:rsidRDefault="005E5A36" w:rsidP="005E5A36">
      <w:pPr>
        <w:pStyle w:val="Code"/>
        <w:rPr>
          <w:highlight w:val="white"/>
        </w:rPr>
      </w:pPr>
      <w:r w:rsidRPr="00903DBA">
        <w:rPr>
          <w:highlight w:val="white"/>
        </w:rPr>
        <w:t xml:space="preserve">      nextSet.UnionWith(m_breakSetStack.Pop());</w:t>
      </w:r>
    </w:p>
    <w:p w14:paraId="63B3D906" w14:textId="67B1F397" w:rsidR="005E5A36" w:rsidRPr="00903DBA" w:rsidRDefault="005E5A36" w:rsidP="005E5A36">
      <w:pPr>
        <w:rPr>
          <w:highlight w:val="white"/>
        </w:rPr>
      </w:pPr>
      <w:r w:rsidRPr="00903DBA">
        <w:rPr>
          <w:highlight w:val="white"/>
        </w:rPr>
        <w:lastRenderedPageBreak/>
        <w:t xml:space="preserve">We backpatch the </w:t>
      </w:r>
      <w:r w:rsidR="009C3C27">
        <w:rPr>
          <w:highlight w:val="white"/>
        </w:rPr>
        <w:t>next-set</w:t>
      </w:r>
      <w:r w:rsidRPr="00903DBA">
        <w:rPr>
          <w:highlight w:val="white"/>
        </w:rPr>
        <w:t xml:space="preserve"> of the inner statement and its continue set to the code list</w:t>
      </w:r>
      <w:r w:rsidR="00E766F8">
        <w:rPr>
          <w:highlight w:val="white"/>
        </w:rPr>
        <w:t>. T</w:t>
      </w:r>
      <w:r w:rsidRPr="00903DBA">
        <w:rPr>
          <w:highlight w:val="white"/>
        </w:rPr>
        <w:t>he jump instruction of the sets shall jump back to the beginning of the while statement.</w:t>
      </w:r>
    </w:p>
    <w:p w14:paraId="059995C6" w14:textId="77777777" w:rsidR="005E5A36" w:rsidRPr="00903DBA" w:rsidRDefault="005E5A36" w:rsidP="005E5A36">
      <w:pPr>
        <w:pStyle w:val="Code"/>
        <w:rPr>
          <w:highlight w:val="white"/>
        </w:rPr>
      </w:pPr>
      <w:r w:rsidRPr="00903DBA">
        <w:rPr>
          <w:highlight w:val="white"/>
        </w:rPr>
        <w:t xml:space="preserve">      Backpatch(innerStatement.NextSet, codeList);</w:t>
      </w:r>
    </w:p>
    <w:p w14:paraId="70137131" w14:textId="77777777" w:rsidR="005E5A36" w:rsidRPr="00903DBA" w:rsidRDefault="005E5A36" w:rsidP="005E5A36">
      <w:pPr>
        <w:pStyle w:val="Code"/>
        <w:rPr>
          <w:highlight w:val="white"/>
        </w:rPr>
      </w:pPr>
      <w:r w:rsidRPr="00903DBA">
        <w:rPr>
          <w:highlight w:val="white"/>
        </w:rPr>
        <w:t xml:space="preserve">      Backpatch(m_continueSetStack.Pop(), codeList);</w:t>
      </w:r>
    </w:p>
    <w:p w14:paraId="34EA61B5" w14:textId="77777777" w:rsidR="005E5A36" w:rsidRPr="00903DBA" w:rsidRDefault="005E5A36" w:rsidP="005E5A36">
      <w:pPr>
        <w:pStyle w:val="Code"/>
        <w:rPr>
          <w:highlight w:val="white"/>
        </w:rPr>
      </w:pPr>
      <w:r w:rsidRPr="00903DBA">
        <w:rPr>
          <w:highlight w:val="white"/>
        </w:rPr>
        <w:t xml:space="preserve">      return (new Statement(codeList, nextSet));</w:t>
      </w:r>
    </w:p>
    <w:p w14:paraId="1EB32ECE" w14:textId="77777777" w:rsidR="005E5A36" w:rsidRPr="00903DBA" w:rsidRDefault="005E5A36" w:rsidP="005E5A36">
      <w:pPr>
        <w:pStyle w:val="Code"/>
        <w:rPr>
          <w:highlight w:val="white"/>
        </w:rPr>
      </w:pPr>
      <w:r w:rsidRPr="00903DBA">
        <w:rPr>
          <w:highlight w:val="white"/>
        </w:rPr>
        <w:t xml:space="preserve">    }</w:t>
      </w:r>
    </w:p>
    <w:p w14:paraId="5B174457" w14:textId="77777777" w:rsidR="005E5A36" w:rsidRPr="00903DBA" w:rsidRDefault="005E5A36" w:rsidP="005E5A36">
      <w:pPr>
        <w:pStyle w:val="Rubrik3"/>
      </w:pPr>
      <w:r w:rsidRPr="00903DBA">
        <w:t>The Do Statement</w:t>
      </w:r>
    </w:p>
    <w:p w14:paraId="28A46732" w14:textId="4F6CA8CB" w:rsidR="00804872" w:rsidRDefault="00904B6E" w:rsidP="00804872">
      <w:pPr>
        <w:rPr>
          <w:highlight w:val="white"/>
        </w:rPr>
      </w:pPr>
      <w:r>
        <w:rPr>
          <w:highlight w:val="white"/>
        </w:rPr>
        <w:t xml:space="preserve">The do statement starts with a statement followed by an expression. </w:t>
      </w:r>
      <w:r w:rsidR="00441E04">
        <w:rPr>
          <w:highlight w:val="white"/>
        </w:rPr>
        <w:t>We start by backpatching the next set of the inner statement to the beginning of the middle code of the do statement.</w:t>
      </w:r>
    </w:p>
    <w:p w14:paraId="3A9B777B" w14:textId="7C0360C5" w:rsidR="005E5A36" w:rsidRPr="00903DBA" w:rsidRDefault="005E5A36" w:rsidP="005E5A36">
      <w:pPr>
        <w:pStyle w:val="Code"/>
        <w:rPr>
          <w:highlight w:val="white"/>
        </w:rPr>
      </w:pPr>
      <w:r w:rsidRPr="00903DBA">
        <w:rPr>
          <w:highlight w:val="white"/>
        </w:rPr>
        <w:t xml:space="preserve">    public static Statement DoStatement(Statement innerStatement,</w:t>
      </w:r>
    </w:p>
    <w:p w14:paraId="79438A6A" w14:textId="77777777" w:rsidR="005E5A36" w:rsidRPr="00903DBA" w:rsidRDefault="005E5A36" w:rsidP="005E5A36">
      <w:pPr>
        <w:pStyle w:val="Code"/>
        <w:rPr>
          <w:highlight w:val="white"/>
        </w:rPr>
      </w:pPr>
      <w:r w:rsidRPr="00903DBA">
        <w:rPr>
          <w:highlight w:val="white"/>
        </w:rPr>
        <w:t xml:space="preserve">                                        Expression expression) {</w:t>
      </w:r>
    </w:p>
    <w:p w14:paraId="2F21F174" w14:textId="77777777" w:rsidR="005E5A36" w:rsidRPr="00903DBA" w:rsidRDefault="005E5A36" w:rsidP="005E5A36">
      <w:pPr>
        <w:pStyle w:val="Code"/>
        <w:rPr>
          <w:highlight w:val="white"/>
        </w:rPr>
      </w:pPr>
      <w:r w:rsidRPr="00903DBA">
        <w:rPr>
          <w:highlight w:val="white"/>
        </w:rPr>
        <w:t xml:space="preserve">      List&lt;MiddleCode&gt; codeList = innerStatement.CodeList;</w:t>
      </w:r>
    </w:p>
    <w:p w14:paraId="4438CD2D" w14:textId="4EF12A50" w:rsidR="005E5A36" w:rsidRDefault="005E5A36" w:rsidP="005E5A36">
      <w:pPr>
        <w:pStyle w:val="Code"/>
        <w:rPr>
          <w:highlight w:val="white"/>
        </w:rPr>
      </w:pPr>
      <w:r w:rsidRPr="00903DBA">
        <w:rPr>
          <w:highlight w:val="white"/>
        </w:rPr>
        <w:t xml:space="preserve">      Backpatch(innerStatement.NextSet, codeList);</w:t>
      </w:r>
    </w:p>
    <w:p w14:paraId="4C77D2D3" w14:textId="77777777" w:rsidR="005E5A36" w:rsidRPr="00903DBA" w:rsidRDefault="005E5A36" w:rsidP="005E5A36">
      <w:pPr>
        <w:pStyle w:val="Code"/>
        <w:rPr>
          <w:highlight w:val="white"/>
        </w:rPr>
      </w:pPr>
      <w:r w:rsidRPr="00903DBA">
        <w:rPr>
          <w:highlight w:val="white"/>
        </w:rPr>
        <w:t xml:space="preserve">      codeList.AddRange(expression.LongList);</w:t>
      </w:r>
    </w:p>
    <w:p w14:paraId="4B4964A1" w14:textId="52CE49C7" w:rsidR="00546026" w:rsidRDefault="00546026" w:rsidP="00546026">
      <w:pPr>
        <w:rPr>
          <w:highlight w:val="white"/>
        </w:rPr>
      </w:pPr>
      <w:r>
        <w:rPr>
          <w:highlight w:val="white"/>
        </w:rPr>
        <w:t xml:space="preserve">We backpatch the true-set of the expression and the continue set </w:t>
      </w:r>
      <w:r w:rsidR="00441E04">
        <w:rPr>
          <w:highlight w:val="white"/>
        </w:rPr>
        <w:t xml:space="preserve">of the inner statement </w:t>
      </w:r>
      <w:r>
        <w:rPr>
          <w:highlight w:val="white"/>
        </w:rPr>
        <w:t>to the beginning of the do statement.</w:t>
      </w:r>
    </w:p>
    <w:p w14:paraId="439C7D48" w14:textId="46EE9EA8" w:rsidR="005E5A36" w:rsidRPr="00903DBA" w:rsidRDefault="005E5A36" w:rsidP="005E5A36">
      <w:pPr>
        <w:pStyle w:val="Code"/>
        <w:rPr>
          <w:highlight w:val="white"/>
        </w:rPr>
      </w:pPr>
      <w:r w:rsidRPr="00903DBA">
        <w:rPr>
          <w:highlight w:val="white"/>
        </w:rPr>
        <w:t xml:space="preserve">      Backpatch(expression.Symbol.TrueSet, codeList);</w:t>
      </w:r>
    </w:p>
    <w:p w14:paraId="657EFC22" w14:textId="2ECAFD0B" w:rsidR="005E5A36" w:rsidRDefault="005E5A36" w:rsidP="005E5A36">
      <w:pPr>
        <w:pStyle w:val="Code"/>
        <w:rPr>
          <w:highlight w:val="white"/>
        </w:rPr>
      </w:pPr>
      <w:r w:rsidRPr="00903DBA">
        <w:rPr>
          <w:highlight w:val="white"/>
        </w:rPr>
        <w:t xml:space="preserve">      Backpatch(m_continueSetStack.Pop(), codeList);    </w:t>
      </w:r>
    </w:p>
    <w:p w14:paraId="3C5A6ADC" w14:textId="40EEC7FA" w:rsidR="003039E9" w:rsidRPr="00903DBA" w:rsidRDefault="00460F08" w:rsidP="00460F08">
      <w:pPr>
        <w:rPr>
          <w:highlight w:val="white"/>
        </w:rPr>
      </w:pPr>
      <w:r>
        <w:rPr>
          <w:highlight w:val="white"/>
        </w:rPr>
        <w:t>The next-set of the do statement is the union of the false-set of the expression, the break-set of the inner statement, and the jump instruction out of the inner statement.</w:t>
      </w:r>
    </w:p>
    <w:p w14:paraId="539BA168"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48BF2B1" w14:textId="77777777" w:rsidR="005E5A36" w:rsidRPr="00903DBA" w:rsidRDefault="005E5A36" w:rsidP="005E5A36">
      <w:pPr>
        <w:pStyle w:val="Code"/>
        <w:rPr>
          <w:highlight w:val="white"/>
        </w:rPr>
      </w:pPr>
      <w:r w:rsidRPr="00903DBA">
        <w:rPr>
          <w:highlight w:val="white"/>
        </w:rPr>
        <w:t xml:space="preserve">      nextSet.UnionWith(expression.Symbol.FalseSet);</w:t>
      </w:r>
    </w:p>
    <w:p w14:paraId="57EA36F5" w14:textId="77777777" w:rsidR="005E5A36" w:rsidRPr="00903DBA" w:rsidRDefault="005E5A36" w:rsidP="005E5A36">
      <w:pPr>
        <w:pStyle w:val="Code"/>
        <w:rPr>
          <w:highlight w:val="white"/>
        </w:rPr>
      </w:pPr>
      <w:r w:rsidRPr="00903DBA">
        <w:rPr>
          <w:highlight w:val="white"/>
        </w:rPr>
        <w:t xml:space="preserve">      nextSet.UnionWith(m_breakSetStack.Pop());</w:t>
      </w:r>
    </w:p>
    <w:p w14:paraId="17089A66" w14:textId="77777777" w:rsidR="005E5A36" w:rsidRPr="00903DBA" w:rsidRDefault="005E5A36" w:rsidP="005E5A36">
      <w:pPr>
        <w:pStyle w:val="Code"/>
        <w:rPr>
          <w:highlight w:val="white"/>
        </w:rPr>
      </w:pPr>
      <w:r w:rsidRPr="00903DBA">
        <w:rPr>
          <w:highlight w:val="white"/>
        </w:rPr>
        <w:t xml:space="preserve">      return (new Statement(codeList, nextSet));</w:t>
      </w:r>
    </w:p>
    <w:p w14:paraId="4017F3A0" w14:textId="77777777" w:rsidR="005E5A36" w:rsidRPr="00903DBA" w:rsidRDefault="005E5A36" w:rsidP="005E5A36">
      <w:pPr>
        <w:pStyle w:val="Code"/>
        <w:rPr>
          <w:highlight w:val="white"/>
        </w:rPr>
      </w:pPr>
      <w:r w:rsidRPr="00903DBA">
        <w:rPr>
          <w:highlight w:val="white"/>
        </w:rPr>
        <w:t xml:space="preserve">    }</w:t>
      </w:r>
    </w:p>
    <w:p w14:paraId="71EA2048" w14:textId="77777777" w:rsidR="005E5A36" w:rsidRPr="00903DBA" w:rsidRDefault="005E5A36" w:rsidP="005E5A36">
      <w:pPr>
        <w:pStyle w:val="Rubrik3"/>
      </w:pPr>
      <w:r w:rsidRPr="00903DBA">
        <w:t>The For Statement</w:t>
      </w:r>
    </w:p>
    <w:p w14:paraId="3DE55E38" w14:textId="3DE8162C" w:rsidR="005E5A36" w:rsidRPr="00903DBA" w:rsidRDefault="005E5A36" w:rsidP="005E5A36">
      <w:pPr>
        <w:rPr>
          <w:highlight w:val="white"/>
        </w:rPr>
      </w:pPr>
      <w:r w:rsidRPr="00903DBA">
        <w:rPr>
          <w:highlight w:val="white"/>
        </w:rPr>
        <w:t xml:space="preserve">In the </w:t>
      </w:r>
      <w:r w:rsidRPr="00903DBA">
        <w:rPr>
          <w:rStyle w:val="KeyWord0"/>
          <w:highlight w:val="white"/>
        </w:rPr>
        <w:t>ForStatement</w:t>
      </w:r>
      <w:r w:rsidRPr="00903DBA">
        <w:rPr>
          <w:highlight w:val="white"/>
        </w:rPr>
        <w:t xml:space="preserve"> method, we make difference of the short and long list of the expressions. If the test expression is present, we want its value, and therefore we </w:t>
      </w:r>
      <w:r w:rsidR="00FB2561">
        <w:rPr>
          <w:highlight w:val="white"/>
        </w:rPr>
        <w:t>a</w:t>
      </w:r>
      <w:r w:rsidRPr="00903DBA">
        <w:rPr>
          <w:highlight w:val="white"/>
        </w:rPr>
        <w:t>re interested in its long list. On the other hand, if the initializer or next expressions are present</w:t>
      </w:r>
      <w:r w:rsidR="00FB2561">
        <w:rPr>
          <w:highlight w:val="white"/>
        </w:rPr>
        <w:t>,</w:t>
      </w:r>
      <w:r w:rsidRPr="00903DBA">
        <w:rPr>
          <w:highlight w:val="white"/>
        </w:rPr>
        <w:t xml:space="preserve"> we are only interested in their potential side effe</w:t>
      </w:r>
      <w:r w:rsidR="00FB2561">
        <w:rPr>
          <w:highlight w:val="white"/>
        </w:rPr>
        <w:t>c</w:t>
      </w:r>
      <w:r w:rsidRPr="00903DBA">
        <w:rPr>
          <w:highlight w:val="white"/>
        </w:rPr>
        <w:t>ts</w:t>
      </w:r>
      <w:r w:rsidR="00FB2561">
        <w:rPr>
          <w:highlight w:val="white"/>
        </w:rPr>
        <w:t>, which are stored in their short lists.</w:t>
      </w:r>
    </w:p>
    <w:p w14:paraId="2C92D8B1" w14:textId="77777777" w:rsidR="005E5A36" w:rsidRPr="00903DBA" w:rsidRDefault="005E5A36" w:rsidP="005E5A36">
      <w:pPr>
        <w:pStyle w:val="Code"/>
        <w:rPr>
          <w:highlight w:val="white"/>
        </w:rPr>
      </w:pPr>
      <w:r w:rsidRPr="00903DBA">
        <w:rPr>
          <w:highlight w:val="white"/>
        </w:rPr>
        <w:t xml:space="preserve">    public static Statement ForStatement(Expression initializerExpression,</w:t>
      </w:r>
    </w:p>
    <w:p w14:paraId="188FD871" w14:textId="77777777" w:rsidR="005E5A36" w:rsidRPr="00903DBA" w:rsidRDefault="005E5A36" w:rsidP="005E5A36">
      <w:pPr>
        <w:pStyle w:val="Code"/>
        <w:rPr>
          <w:highlight w:val="white"/>
        </w:rPr>
      </w:pPr>
      <w:r w:rsidRPr="00903DBA">
        <w:rPr>
          <w:highlight w:val="white"/>
        </w:rPr>
        <w:t xml:space="preserve">                         Expression testExpression, Expression nextExpression,</w:t>
      </w:r>
    </w:p>
    <w:p w14:paraId="616F2E3B" w14:textId="77777777" w:rsidR="005E5A36" w:rsidRPr="00903DBA" w:rsidRDefault="005E5A36" w:rsidP="005E5A36">
      <w:pPr>
        <w:pStyle w:val="Code"/>
        <w:rPr>
          <w:highlight w:val="white"/>
        </w:rPr>
      </w:pPr>
      <w:r w:rsidRPr="00903DBA">
        <w:rPr>
          <w:highlight w:val="white"/>
        </w:rPr>
        <w:t xml:space="preserve">                         Statement innerStatement) {</w:t>
      </w:r>
    </w:p>
    <w:p w14:paraId="014D7CB5"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14B5D51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EBD9D91" w14:textId="3B8BFA32" w:rsidR="005E5A36" w:rsidRPr="00903DBA" w:rsidRDefault="005E5A36" w:rsidP="005E5A36">
      <w:pPr>
        <w:rPr>
          <w:highlight w:val="white"/>
        </w:rPr>
      </w:pPr>
      <w:r w:rsidRPr="00903DBA">
        <w:rPr>
          <w:highlight w:val="white"/>
        </w:rPr>
        <w:t>We add an empty instruction as the target of the test expression, since we do not know if the</w:t>
      </w:r>
      <w:r w:rsidR="006A58C2">
        <w:rPr>
          <w:highlight w:val="white"/>
        </w:rPr>
        <w:t>ir in fact is a</w:t>
      </w:r>
      <w:r w:rsidRPr="00903DBA">
        <w:rPr>
          <w:highlight w:val="white"/>
        </w:rPr>
        <w:t xml:space="preserve"> test expression</w:t>
      </w:r>
      <w:r w:rsidR="006A58C2">
        <w:rPr>
          <w:highlight w:val="white"/>
        </w:rPr>
        <w:t>.</w:t>
      </w:r>
    </w:p>
    <w:p w14:paraId="6B529575" w14:textId="77777777" w:rsidR="005E5A36" w:rsidRPr="00903DBA" w:rsidRDefault="005E5A36" w:rsidP="005E5A36">
      <w:pPr>
        <w:pStyle w:val="Code"/>
        <w:rPr>
          <w:highlight w:val="white"/>
        </w:rPr>
      </w:pPr>
      <w:r w:rsidRPr="00903DBA">
        <w:rPr>
          <w:highlight w:val="white"/>
        </w:rPr>
        <w:t xml:space="preserve">      MiddleCode testTarget = AddMiddleCode(codeList, MiddleOperator.Empty);    </w:t>
      </w:r>
    </w:p>
    <w:p w14:paraId="5A3CA087" w14:textId="20FA4E09" w:rsidR="005E5A36" w:rsidRPr="00903DBA" w:rsidRDefault="005E5A36" w:rsidP="005E5A36">
      <w:pPr>
        <w:rPr>
          <w:highlight w:val="white"/>
        </w:rPr>
      </w:pPr>
      <w:r w:rsidRPr="00903DBA">
        <w:rPr>
          <w:highlight w:val="white"/>
        </w:rPr>
        <w:t xml:space="preserve">If the initializer expression is not null, we add its short list. Note that we </w:t>
      </w:r>
      <w:r w:rsidR="00C903AC">
        <w:rPr>
          <w:highlight w:val="white"/>
        </w:rPr>
        <w:t xml:space="preserve">add </w:t>
      </w:r>
      <w:r w:rsidRPr="00903DBA">
        <w:rPr>
          <w:highlight w:val="white"/>
        </w:rPr>
        <w:t xml:space="preserve">the short list instead of the long list since we are only interested of the side effects of the expression, not its value. We also backpatch both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 test target; that is, the beginning of the test expression code.</w:t>
      </w:r>
    </w:p>
    <w:p w14:paraId="62E73661" w14:textId="77777777" w:rsidR="005E5A36" w:rsidRPr="00903DBA" w:rsidRDefault="005E5A36" w:rsidP="005E5A36">
      <w:pPr>
        <w:pStyle w:val="Code"/>
        <w:rPr>
          <w:highlight w:val="white"/>
        </w:rPr>
      </w:pPr>
      <w:r w:rsidRPr="00903DBA">
        <w:rPr>
          <w:highlight w:val="white"/>
        </w:rPr>
        <w:t xml:space="preserve">      if (initializerExpression != null) {</w:t>
      </w:r>
    </w:p>
    <w:p w14:paraId="5B1E1130" w14:textId="77777777" w:rsidR="005E5A36" w:rsidRPr="00903DBA" w:rsidRDefault="005E5A36" w:rsidP="005E5A36">
      <w:pPr>
        <w:pStyle w:val="Code"/>
        <w:rPr>
          <w:highlight w:val="white"/>
        </w:rPr>
      </w:pPr>
      <w:r w:rsidRPr="00903DBA">
        <w:rPr>
          <w:highlight w:val="white"/>
        </w:rPr>
        <w:t xml:space="preserve">        codeList.AddRange(initializerExpression.ShortList);</w:t>
      </w:r>
    </w:p>
    <w:p w14:paraId="2B863222" w14:textId="77777777" w:rsidR="005E5A36" w:rsidRPr="00903DBA" w:rsidRDefault="005E5A36" w:rsidP="005E5A36">
      <w:pPr>
        <w:pStyle w:val="Code"/>
        <w:rPr>
          <w:highlight w:val="white"/>
        </w:rPr>
      </w:pPr>
      <w:r w:rsidRPr="00903DBA">
        <w:rPr>
          <w:highlight w:val="white"/>
        </w:rPr>
        <w:t xml:space="preserve">        Backpatch(initializerExpression.Symbol.TrueSet, testTarget);</w:t>
      </w:r>
    </w:p>
    <w:p w14:paraId="563E1812" w14:textId="77777777" w:rsidR="005E5A36" w:rsidRPr="00903DBA" w:rsidRDefault="005E5A36" w:rsidP="005E5A36">
      <w:pPr>
        <w:pStyle w:val="Code"/>
        <w:rPr>
          <w:highlight w:val="white"/>
        </w:rPr>
      </w:pPr>
      <w:r w:rsidRPr="00903DBA">
        <w:rPr>
          <w:highlight w:val="white"/>
        </w:rPr>
        <w:lastRenderedPageBreak/>
        <w:t xml:space="preserve">        Backpatch(initializerExpression.Symbol.FalseSet, testTarget);</w:t>
      </w:r>
    </w:p>
    <w:p w14:paraId="272E3C96" w14:textId="77777777" w:rsidR="005E5A36" w:rsidRPr="00903DBA" w:rsidRDefault="005E5A36" w:rsidP="005E5A36">
      <w:pPr>
        <w:pStyle w:val="Code"/>
        <w:rPr>
          <w:highlight w:val="white"/>
        </w:rPr>
      </w:pPr>
      <w:r w:rsidRPr="00903DBA">
        <w:rPr>
          <w:highlight w:val="white"/>
        </w:rPr>
        <w:t xml:space="preserve">      }</w:t>
      </w:r>
    </w:p>
    <w:p w14:paraId="33D71C5C" w14:textId="34F20987" w:rsidR="005E5A36" w:rsidRPr="00903DBA" w:rsidRDefault="005E5A36" w:rsidP="005E5A36">
      <w:pPr>
        <w:rPr>
          <w:highlight w:val="white"/>
        </w:rPr>
      </w:pPr>
      <w:r w:rsidRPr="00903DBA">
        <w:rPr>
          <w:highlight w:val="white"/>
        </w:rPr>
        <w:t>If the test expression is not null, we start by type casting it into a logical value and add its long list to the code. Not</w:t>
      </w:r>
      <w:r w:rsidR="0069061C">
        <w:rPr>
          <w:highlight w:val="white"/>
        </w:rPr>
        <w:t>e</w:t>
      </w:r>
      <w:r w:rsidRPr="00903DBA">
        <w:rPr>
          <w:highlight w:val="white"/>
        </w:rPr>
        <w:t xml:space="preserve"> that we add the long list rather than the short list in this case, since we need the value of the expression, rather than its side effects</w:t>
      </w:r>
      <w:r w:rsidR="0069061C">
        <w:rPr>
          <w:highlight w:val="white"/>
        </w:rPr>
        <w:t xml:space="preserve"> only</w:t>
      </w:r>
      <w:r w:rsidRPr="00903DBA">
        <w:rPr>
          <w:highlight w:val="white"/>
        </w:rPr>
        <w:t>.</w:t>
      </w:r>
    </w:p>
    <w:p w14:paraId="5E67D567" w14:textId="77777777" w:rsidR="005E5A36" w:rsidRPr="00903DBA" w:rsidRDefault="005E5A36" w:rsidP="005E5A36">
      <w:pPr>
        <w:pStyle w:val="Code"/>
        <w:rPr>
          <w:highlight w:val="white"/>
        </w:rPr>
      </w:pPr>
      <w:r w:rsidRPr="00903DBA">
        <w:rPr>
          <w:highlight w:val="white"/>
        </w:rPr>
        <w:t xml:space="preserve">      if (testExpression != null) {</w:t>
      </w:r>
    </w:p>
    <w:p w14:paraId="5072C468"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5DE5AA83" w14:textId="77777777" w:rsidR="005E5A36" w:rsidRPr="00903DBA" w:rsidRDefault="005E5A36" w:rsidP="005E5A36">
      <w:pPr>
        <w:pStyle w:val="Code"/>
        <w:rPr>
          <w:highlight w:val="white"/>
        </w:rPr>
      </w:pPr>
      <w:r w:rsidRPr="00903DBA">
        <w:rPr>
          <w:highlight w:val="white"/>
        </w:rPr>
        <w:t xml:space="preserve">        codeList.AddRange(testExpression.LongList);</w:t>
      </w:r>
    </w:p>
    <w:p w14:paraId="4ECB5089"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68DD75A7" w14:textId="5D2B6615" w:rsidR="005E5A36" w:rsidRPr="00903DBA" w:rsidRDefault="005E5A36" w:rsidP="005E5A36">
      <w:pPr>
        <w:rPr>
          <w:highlight w:val="white"/>
        </w:rPr>
      </w:pPr>
      <w:r w:rsidRPr="00903DBA">
        <w:rPr>
          <w:highlight w:val="white"/>
        </w:rPr>
        <w:t xml:space="preserve">We backpatch the </w:t>
      </w:r>
      <w:r w:rsidR="009C3C27">
        <w:rPr>
          <w:highlight w:val="white"/>
        </w:rPr>
        <w:t>true-set</w:t>
      </w:r>
      <w:r w:rsidRPr="00903DBA">
        <w:rPr>
          <w:highlight w:val="white"/>
        </w:rPr>
        <w:t xml:space="preserve"> of the test expression to the beginning or the code list of the inner statement.</w:t>
      </w:r>
    </w:p>
    <w:p w14:paraId="12F7785D" w14:textId="77777777" w:rsidR="005E5A36" w:rsidRPr="00903DBA" w:rsidRDefault="005E5A36" w:rsidP="005E5A36">
      <w:pPr>
        <w:pStyle w:val="Code"/>
        <w:rPr>
          <w:highlight w:val="white"/>
        </w:rPr>
      </w:pPr>
      <w:r w:rsidRPr="00903DBA">
        <w:rPr>
          <w:highlight w:val="white"/>
        </w:rPr>
        <w:t xml:space="preserve">        Backpatch(testExpression.Symbol.TrueSet, innerStatement.CodeList);</w:t>
      </w:r>
    </w:p>
    <w:p w14:paraId="3AD14274" w14:textId="77777777" w:rsidR="005E5A36" w:rsidRPr="00903DBA" w:rsidRDefault="005E5A36" w:rsidP="005E5A36">
      <w:pPr>
        <w:pStyle w:val="Code"/>
        <w:rPr>
          <w:highlight w:val="white"/>
        </w:rPr>
      </w:pPr>
      <w:r w:rsidRPr="00903DBA">
        <w:rPr>
          <w:highlight w:val="white"/>
        </w:rPr>
        <w:t xml:space="preserve">        nextSet.UnionWith(testExpression.Symbol.FalseSet);</w:t>
      </w:r>
    </w:p>
    <w:p w14:paraId="08EF3E9A" w14:textId="77777777" w:rsidR="005E5A36" w:rsidRPr="00903DBA" w:rsidRDefault="005E5A36" w:rsidP="005E5A36">
      <w:pPr>
        <w:pStyle w:val="Code"/>
        <w:rPr>
          <w:highlight w:val="white"/>
        </w:rPr>
      </w:pPr>
      <w:r w:rsidRPr="00903DBA">
        <w:rPr>
          <w:highlight w:val="white"/>
        </w:rPr>
        <w:t xml:space="preserve">      }</w:t>
      </w:r>
    </w:p>
    <w:p w14:paraId="5D4140FB" w14:textId="7142257E" w:rsidR="005E5A36" w:rsidRPr="00903DBA" w:rsidRDefault="005E5A36" w:rsidP="005E5A36">
      <w:pPr>
        <w:rPr>
          <w:highlight w:val="white"/>
        </w:rPr>
      </w:pPr>
      <w:r w:rsidRPr="00903DBA">
        <w:rPr>
          <w:highlight w:val="white"/>
        </w:rPr>
        <w:t xml:space="preserve">We add the code list of the inner statement. We then add the next target instruction and backpatch the </w:t>
      </w:r>
      <w:r w:rsidR="009C3C27">
        <w:rPr>
          <w:highlight w:val="white"/>
        </w:rPr>
        <w:t>next-set</w:t>
      </w:r>
      <w:r w:rsidRPr="00903DBA">
        <w:rPr>
          <w:highlight w:val="white"/>
        </w:rPr>
        <w:t xml:space="preserve"> of the code of the inner statement since we do not know if the next expression is not null.</w:t>
      </w:r>
    </w:p>
    <w:p w14:paraId="2B66CF60" w14:textId="77777777" w:rsidR="005E5A36" w:rsidRPr="00903DBA" w:rsidRDefault="005E5A36" w:rsidP="005E5A36">
      <w:pPr>
        <w:pStyle w:val="Code"/>
        <w:rPr>
          <w:highlight w:val="white"/>
        </w:rPr>
      </w:pPr>
      <w:r w:rsidRPr="00903DBA">
        <w:rPr>
          <w:highlight w:val="white"/>
        </w:rPr>
        <w:t xml:space="preserve">      codeList.AddRange(innerStatement.CodeList);</w:t>
      </w:r>
    </w:p>
    <w:p w14:paraId="222E68D3" w14:textId="77777777" w:rsidR="005E5A36" w:rsidRPr="00903DBA" w:rsidRDefault="005E5A36" w:rsidP="005E5A36">
      <w:pPr>
        <w:pStyle w:val="Code"/>
        <w:rPr>
          <w:highlight w:val="white"/>
        </w:rPr>
      </w:pPr>
      <w:r w:rsidRPr="00903DBA">
        <w:rPr>
          <w:highlight w:val="white"/>
        </w:rPr>
        <w:t xml:space="preserve">      MiddleCode nextTarget = AddMiddleCode(codeList, MiddleOperator.Empty);</w:t>
      </w:r>
    </w:p>
    <w:p w14:paraId="69781D0C" w14:textId="77777777" w:rsidR="005E5A36" w:rsidRPr="00903DBA" w:rsidRDefault="005E5A36" w:rsidP="005E5A36">
      <w:pPr>
        <w:pStyle w:val="Code"/>
        <w:rPr>
          <w:highlight w:val="white"/>
        </w:rPr>
      </w:pPr>
      <w:r w:rsidRPr="00903DBA">
        <w:rPr>
          <w:highlight w:val="white"/>
        </w:rPr>
        <w:t xml:space="preserve">      Backpatch(innerStatement.NextSet, nextTarget);</w:t>
      </w:r>
    </w:p>
    <w:p w14:paraId="3FFF509E" w14:textId="53193706" w:rsidR="005E5A36" w:rsidRPr="00903DBA" w:rsidRDefault="005E5A36" w:rsidP="005E5A36">
      <w:pPr>
        <w:rPr>
          <w:highlight w:val="white"/>
        </w:rPr>
      </w:pPr>
      <w:r w:rsidRPr="00903DBA">
        <w:rPr>
          <w:highlight w:val="white"/>
        </w:rPr>
        <w:t>If the next expression is not null, we add its short list and backpatch</w:t>
      </w:r>
      <w:r w:rsidR="006C604C">
        <w:rPr>
          <w:highlight w:val="white"/>
        </w:rPr>
        <w:t xml:space="preserve"> both</w:t>
      </w:r>
      <w:r w:rsidRPr="00903DBA">
        <w:rPr>
          <w:highlight w:val="white"/>
        </w:rPr>
        <w:t xml:space="preserve">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w:t>
      </w:r>
      <w:r w:rsidR="00ED3D75">
        <w:rPr>
          <w:highlight w:val="white"/>
        </w:rPr>
        <w:t xml:space="preserve"> beginning of the test expression.</w:t>
      </w:r>
    </w:p>
    <w:p w14:paraId="40C48F85" w14:textId="77777777" w:rsidR="005E5A36" w:rsidRPr="00903DBA" w:rsidRDefault="005E5A36" w:rsidP="005E5A36">
      <w:pPr>
        <w:pStyle w:val="Code"/>
        <w:rPr>
          <w:highlight w:val="white"/>
        </w:rPr>
      </w:pPr>
      <w:r w:rsidRPr="00903DBA">
        <w:rPr>
          <w:highlight w:val="white"/>
        </w:rPr>
        <w:t xml:space="preserve">      if (nextExpression != null) {</w:t>
      </w:r>
    </w:p>
    <w:p w14:paraId="4FC2BE27" w14:textId="77777777" w:rsidR="005E5A36" w:rsidRPr="00903DBA" w:rsidRDefault="005E5A36" w:rsidP="005E5A36">
      <w:pPr>
        <w:pStyle w:val="Code"/>
        <w:rPr>
          <w:highlight w:val="white"/>
        </w:rPr>
      </w:pPr>
      <w:r w:rsidRPr="00903DBA">
        <w:rPr>
          <w:highlight w:val="white"/>
        </w:rPr>
        <w:t xml:space="preserve">        codeList.AddRange(nextExpression.ShortList);</w:t>
      </w:r>
    </w:p>
    <w:p w14:paraId="7D05BA07" w14:textId="77777777" w:rsidR="005E5A36" w:rsidRPr="00903DBA" w:rsidRDefault="005E5A36" w:rsidP="005E5A36">
      <w:pPr>
        <w:pStyle w:val="Code"/>
        <w:rPr>
          <w:highlight w:val="white"/>
        </w:rPr>
      </w:pPr>
      <w:r w:rsidRPr="00903DBA">
        <w:rPr>
          <w:highlight w:val="white"/>
        </w:rPr>
        <w:t xml:space="preserve">        Backpatch(nextExpression.Symbol.TrueSet, testTarget);</w:t>
      </w:r>
    </w:p>
    <w:p w14:paraId="5FBE92E8" w14:textId="77777777" w:rsidR="005E5A36" w:rsidRPr="00903DBA" w:rsidRDefault="005E5A36" w:rsidP="005E5A36">
      <w:pPr>
        <w:pStyle w:val="Code"/>
        <w:rPr>
          <w:highlight w:val="white"/>
        </w:rPr>
      </w:pPr>
      <w:r w:rsidRPr="00903DBA">
        <w:rPr>
          <w:highlight w:val="white"/>
        </w:rPr>
        <w:t xml:space="preserve">        Backpatch(nextExpression.Symbol.FalseSet, testTarget);</w:t>
      </w:r>
    </w:p>
    <w:p w14:paraId="2D16AB92" w14:textId="77777777" w:rsidR="005E5A36" w:rsidRPr="00903DBA" w:rsidRDefault="005E5A36" w:rsidP="005E5A36">
      <w:pPr>
        <w:pStyle w:val="Code"/>
        <w:rPr>
          <w:highlight w:val="white"/>
        </w:rPr>
      </w:pPr>
      <w:r w:rsidRPr="00903DBA">
        <w:rPr>
          <w:highlight w:val="white"/>
        </w:rPr>
        <w:t xml:space="preserve">      }</w:t>
      </w:r>
    </w:p>
    <w:p w14:paraId="59C0B8FC" w14:textId="371E663B" w:rsidR="005E5A36" w:rsidRPr="00903DBA" w:rsidRDefault="005E5A36" w:rsidP="005E5A36">
      <w:r w:rsidRPr="00903DBA">
        <w:t>Finally, like the while case, the continue set is backpatched to the beginning of the test expression and the break set is</w:t>
      </w:r>
      <w:r w:rsidR="00FD21AB">
        <w:t xml:space="preserve"> added to the next-set of the for statement.</w:t>
      </w:r>
      <w:r w:rsidRPr="00903DBA">
        <w:rPr>
          <w:highlight w:val="white"/>
        </w:rPr>
        <w:t xml:space="preserve"> </w:t>
      </w:r>
    </w:p>
    <w:p w14:paraId="5185772F" w14:textId="5FB105BF" w:rsidR="005E5A36" w:rsidRPr="00903DBA" w:rsidRDefault="005E5A36" w:rsidP="005E5A36">
      <w:pPr>
        <w:pStyle w:val="Code"/>
        <w:rPr>
          <w:highlight w:val="white"/>
        </w:rPr>
      </w:pPr>
      <w:r w:rsidRPr="00903DBA">
        <w:rPr>
          <w:highlight w:val="white"/>
        </w:rPr>
        <w:t xml:space="preserve">      AddMiddleCode(codeList, MiddleOperator.</w:t>
      </w:r>
      <w:r w:rsidR="00C0170C">
        <w:rPr>
          <w:highlight w:val="white"/>
        </w:rPr>
        <w:t>Jump</w:t>
      </w:r>
      <w:r w:rsidRPr="00903DBA">
        <w:rPr>
          <w:highlight w:val="white"/>
        </w:rPr>
        <w:t>, testTarget);</w:t>
      </w:r>
    </w:p>
    <w:p w14:paraId="083A2589" w14:textId="77777777" w:rsidR="005E5A36" w:rsidRPr="00903DBA" w:rsidRDefault="005E5A36" w:rsidP="005E5A36">
      <w:pPr>
        <w:pStyle w:val="Code"/>
        <w:rPr>
          <w:highlight w:val="white"/>
        </w:rPr>
      </w:pPr>
      <w:r w:rsidRPr="00903DBA">
        <w:rPr>
          <w:highlight w:val="white"/>
        </w:rPr>
        <w:t xml:space="preserve">      Backpatch(m_continueSetStack.Pop(), nextTarget);</w:t>
      </w:r>
    </w:p>
    <w:p w14:paraId="39BEBBFB" w14:textId="77777777" w:rsidR="005E5A36" w:rsidRPr="00903DBA" w:rsidRDefault="005E5A36" w:rsidP="005E5A36">
      <w:pPr>
        <w:pStyle w:val="Code"/>
        <w:rPr>
          <w:highlight w:val="white"/>
        </w:rPr>
      </w:pPr>
      <w:r w:rsidRPr="00903DBA">
        <w:rPr>
          <w:highlight w:val="white"/>
        </w:rPr>
        <w:t xml:space="preserve">      nextSet.UnionWith(m_breakSetStack.Pop());</w:t>
      </w:r>
    </w:p>
    <w:p w14:paraId="653E6366" w14:textId="77777777" w:rsidR="005E5A36" w:rsidRPr="00903DBA" w:rsidRDefault="005E5A36" w:rsidP="005E5A36">
      <w:pPr>
        <w:pStyle w:val="Code"/>
        <w:rPr>
          <w:highlight w:val="white"/>
        </w:rPr>
      </w:pPr>
    </w:p>
    <w:p w14:paraId="25782A61" w14:textId="77777777" w:rsidR="005E5A36" w:rsidRPr="00903DBA" w:rsidRDefault="005E5A36" w:rsidP="005E5A36">
      <w:pPr>
        <w:pStyle w:val="Code"/>
        <w:rPr>
          <w:highlight w:val="white"/>
        </w:rPr>
      </w:pPr>
      <w:r w:rsidRPr="00903DBA">
        <w:rPr>
          <w:highlight w:val="white"/>
        </w:rPr>
        <w:t xml:space="preserve">      return (new Statement(codeList, nextSet));</w:t>
      </w:r>
    </w:p>
    <w:p w14:paraId="0DFE9B6A" w14:textId="77777777" w:rsidR="005E5A36" w:rsidRPr="00903DBA" w:rsidRDefault="005E5A36" w:rsidP="005E5A36">
      <w:pPr>
        <w:pStyle w:val="Code"/>
        <w:rPr>
          <w:highlight w:val="white"/>
        </w:rPr>
      </w:pPr>
      <w:r w:rsidRPr="00903DBA">
        <w:rPr>
          <w:highlight w:val="white"/>
        </w:rPr>
        <w:t xml:space="preserve">    }</w:t>
      </w:r>
    </w:p>
    <w:p w14:paraId="7B9CF29E" w14:textId="5B2672F6" w:rsidR="005E5A36" w:rsidRDefault="005E5A36" w:rsidP="0078248B">
      <w:pPr>
        <w:pStyle w:val="Rubrik3"/>
      </w:pPr>
      <w:r>
        <w:t xml:space="preserve">The </w:t>
      </w:r>
      <w:r w:rsidRPr="00903DBA">
        <w:t xml:space="preserve">Label and </w:t>
      </w:r>
      <w:r w:rsidR="003F7BCA">
        <w:t>Goto</w:t>
      </w:r>
      <w:r w:rsidRPr="00903DBA">
        <w:t xml:space="preserve"> Statement</w:t>
      </w:r>
      <w:r>
        <w:t>s</w:t>
      </w:r>
    </w:p>
    <w:p w14:paraId="44B6A534" w14:textId="16B94444" w:rsidR="005D3517" w:rsidRDefault="00A4505E" w:rsidP="005D3517">
      <w:pPr>
        <w:rPr>
          <w:highlight w:val="white"/>
        </w:rPr>
      </w:pPr>
      <w:r>
        <w:rPr>
          <w:highlight w:val="white"/>
        </w:rPr>
        <w:t xml:space="preserve">In C, is is allowed to use goto statements, </w:t>
      </w:r>
      <w:r w:rsidR="008A5DAF">
        <w:rPr>
          <w:highlight w:val="white"/>
        </w:rPr>
        <w:t xml:space="preserve">jumping to labels, </w:t>
      </w:r>
      <w:r>
        <w:rPr>
          <w:highlight w:val="white"/>
        </w:rPr>
        <w:t>even though it is not recommended.</w:t>
      </w:r>
      <w:r w:rsidR="008A5DAF">
        <w:rPr>
          <w:highlight w:val="white"/>
        </w:rPr>
        <w:t xml:space="preserve"> For that we need </w:t>
      </w:r>
      <w:r w:rsidR="00965090">
        <w:rPr>
          <w:highlight w:val="white"/>
        </w:rPr>
        <w:t xml:space="preserve">the </w:t>
      </w:r>
      <w:r w:rsidR="005D3517" w:rsidRPr="005D3517">
        <w:rPr>
          <w:rStyle w:val="KeyWord0"/>
          <w:highlight w:val="white"/>
        </w:rPr>
        <w:t>m_labelMap</w:t>
      </w:r>
      <w:r w:rsidR="005D3517">
        <w:rPr>
          <w:highlight w:val="white"/>
        </w:rPr>
        <w:t xml:space="preserve"> and </w:t>
      </w:r>
      <w:r w:rsidR="005D3517" w:rsidRPr="00903DBA">
        <w:rPr>
          <w:rStyle w:val="KeyWord0"/>
          <w:highlight w:val="white"/>
        </w:rPr>
        <w:t>m_gotoSetMap</w:t>
      </w:r>
      <w:r w:rsidR="005D3517">
        <w:rPr>
          <w:highlight w:val="white"/>
        </w:rPr>
        <w:t xml:space="preserve"> maps</w:t>
      </w:r>
      <w:r w:rsidR="00965090">
        <w:rPr>
          <w:highlight w:val="white"/>
        </w:rPr>
        <w:t xml:space="preserve">, where </w:t>
      </w:r>
      <w:r w:rsidR="00965090" w:rsidRPr="005D3517">
        <w:rPr>
          <w:rStyle w:val="KeyWord0"/>
          <w:highlight w:val="white"/>
        </w:rPr>
        <w:t>m_labelMap</w:t>
      </w:r>
      <w:r w:rsidR="00965090" w:rsidRPr="00965090">
        <w:rPr>
          <w:highlight w:val="white"/>
        </w:rPr>
        <w:t xml:space="preserve"> stores the labels of the goto targets</w:t>
      </w:r>
      <w:r w:rsidR="00965090">
        <w:rPr>
          <w:highlight w:val="white"/>
        </w:rPr>
        <w:t xml:space="preserve"> and </w:t>
      </w:r>
      <w:r w:rsidR="00965090" w:rsidRPr="00903DBA">
        <w:rPr>
          <w:rStyle w:val="KeyWord0"/>
          <w:highlight w:val="white"/>
        </w:rPr>
        <w:t>m_gotoSetMap</w:t>
      </w:r>
      <w:r w:rsidR="00965090" w:rsidRPr="00965090">
        <w:rPr>
          <w:highlight w:val="white"/>
        </w:rPr>
        <w:t xml:space="preserve"> stores sets of instructions jumping to a target.</w:t>
      </w:r>
    </w:p>
    <w:p w14:paraId="6325AAD5" w14:textId="12BBABB3" w:rsidR="005E5A36" w:rsidRPr="00903DBA" w:rsidRDefault="005E5A36" w:rsidP="005E5A36">
      <w:pPr>
        <w:pStyle w:val="Code"/>
        <w:rPr>
          <w:highlight w:val="white"/>
        </w:rPr>
      </w:pPr>
      <w:r w:rsidRPr="00903DBA">
        <w:rPr>
          <w:highlight w:val="white"/>
        </w:rPr>
        <w:t xml:space="preserve">    public static IDictionary&lt;string, MiddleCode&gt; m_labelMap =</w:t>
      </w:r>
    </w:p>
    <w:p w14:paraId="3717996D" w14:textId="321BA8E3" w:rsidR="005E5A36" w:rsidRDefault="005E5A36" w:rsidP="005E5A36">
      <w:pPr>
        <w:pStyle w:val="Code"/>
        <w:rPr>
          <w:highlight w:val="white"/>
        </w:rPr>
      </w:pPr>
      <w:r w:rsidRPr="00903DBA">
        <w:rPr>
          <w:highlight w:val="white"/>
        </w:rPr>
        <w:t xml:space="preserve">      new Dictionary&lt;string, MiddleCode&gt;();</w:t>
      </w:r>
    </w:p>
    <w:p w14:paraId="162A970D" w14:textId="77777777" w:rsidR="00592DD8" w:rsidRDefault="00592DD8" w:rsidP="00965090">
      <w:pPr>
        <w:pStyle w:val="Code"/>
        <w:rPr>
          <w:highlight w:val="white"/>
        </w:rPr>
      </w:pPr>
    </w:p>
    <w:p w14:paraId="1855CC3E" w14:textId="66AD01CA" w:rsidR="00965090" w:rsidRPr="00903DBA" w:rsidRDefault="00965090" w:rsidP="00965090">
      <w:pPr>
        <w:pStyle w:val="Code"/>
        <w:rPr>
          <w:highlight w:val="white"/>
        </w:rPr>
      </w:pPr>
      <w:r w:rsidRPr="00903DBA">
        <w:rPr>
          <w:highlight w:val="white"/>
        </w:rPr>
        <w:t xml:space="preserve">    public static IDictionary&lt;string, ISet&lt;MiddleCode&gt;&gt; m_gotoSetMap =</w:t>
      </w:r>
    </w:p>
    <w:p w14:paraId="2E891FC5" w14:textId="77777777" w:rsidR="00965090" w:rsidRPr="00903DBA" w:rsidRDefault="00965090" w:rsidP="00965090">
      <w:pPr>
        <w:pStyle w:val="Code"/>
        <w:rPr>
          <w:highlight w:val="white"/>
        </w:rPr>
      </w:pPr>
      <w:r w:rsidRPr="00903DBA">
        <w:rPr>
          <w:highlight w:val="white"/>
        </w:rPr>
        <w:t xml:space="preserve">      new Dictionary&lt;string, ISet&lt;MiddleCode&gt;&gt;();</w:t>
      </w:r>
    </w:p>
    <w:p w14:paraId="7B8BBA41" w14:textId="4CF8EB12" w:rsidR="005E2E9F" w:rsidRPr="00903DBA" w:rsidRDefault="00592DD8" w:rsidP="005E2E9F">
      <w:pPr>
        <w:rPr>
          <w:highlight w:val="white"/>
        </w:rPr>
      </w:pPr>
      <w:r>
        <w:rPr>
          <w:highlight w:val="white"/>
        </w:rPr>
        <w:t xml:space="preserve">The </w:t>
      </w:r>
      <w:r w:rsidRPr="00592DD8">
        <w:rPr>
          <w:rStyle w:val="KeyWord0"/>
          <w:highlight w:val="white"/>
        </w:rPr>
        <w:t>LabelStatement</w:t>
      </w:r>
      <w:r>
        <w:rPr>
          <w:highlight w:val="white"/>
        </w:rPr>
        <w:t xml:space="preserve"> </w:t>
      </w:r>
      <w:r w:rsidR="005E2E9F">
        <w:rPr>
          <w:highlight w:val="white"/>
        </w:rPr>
        <w:t xml:space="preserve">add a label to the label map. </w:t>
      </w:r>
      <w:r w:rsidR="005E2E9F" w:rsidRPr="00903DBA">
        <w:rPr>
          <w:highlight w:val="white"/>
        </w:rPr>
        <w:t>If the label map already hold</w:t>
      </w:r>
      <w:r w:rsidR="005E2E9F">
        <w:rPr>
          <w:highlight w:val="white"/>
        </w:rPr>
        <w:t>s</w:t>
      </w:r>
      <w:r w:rsidR="005E2E9F" w:rsidRPr="00903DBA">
        <w:rPr>
          <w:highlight w:val="white"/>
        </w:rPr>
        <w:t xml:space="preserve"> </w:t>
      </w:r>
      <w:r w:rsidR="0017785E">
        <w:rPr>
          <w:highlight w:val="white"/>
        </w:rPr>
        <w:t>a label with the name</w:t>
      </w:r>
      <w:r w:rsidR="005E2E9F" w:rsidRPr="00903DBA">
        <w:rPr>
          <w:highlight w:val="white"/>
        </w:rPr>
        <w:t>, we have two labels with the same name</w:t>
      </w:r>
      <w:r w:rsidR="005E2E9F">
        <w:rPr>
          <w:highlight w:val="white"/>
        </w:rPr>
        <w:t>, which is</w:t>
      </w:r>
      <w:r w:rsidR="005E2E9F" w:rsidRPr="00903DBA">
        <w:rPr>
          <w:highlight w:val="white"/>
        </w:rPr>
        <w:t xml:space="preserve"> </w:t>
      </w:r>
      <w:r w:rsidR="0017785E">
        <w:rPr>
          <w:highlight w:val="white"/>
        </w:rPr>
        <w:t xml:space="preserve">not allowed </w:t>
      </w:r>
      <w:r w:rsidR="005E2E9F" w:rsidRPr="00903DBA">
        <w:rPr>
          <w:highlight w:val="white"/>
        </w:rPr>
        <w:t xml:space="preserve">and </w:t>
      </w:r>
      <w:r w:rsidR="005E2E9F">
        <w:rPr>
          <w:highlight w:val="white"/>
        </w:rPr>
        <w:t>we report an error</w:t>
      </w:r>
      <w:r w:rsidR="005E2E9F" w:rsidRPr="00903DBA">
        <w:rPr>
          <w:highlight w:val="white"/>
        </w:rPr>
        <w:t>.</w:t>
      </w:r>
    </w:p>
    <w:p w14:paraId="1DC09347" w14:textId="77777777" w:rsidR="005E5A36" w:rsidRPr="00903DBA" w:rsidRDefault="005E5A36" w:rsidP="005E5A36">
      <w:pPr>
        <w:pStyle w:val="Code"/>
        <w:rPr>
          <w:highlight w:val="white"/>
        </w:rPr>
      </w:pPr>
      <w:r w:rsidRPr="00903DBA">
        <w:rPr>
          <w:highlight w:val="white"/>
        </w:rPr>
        <w:t xml:space="preserve">    public static Statement LabelStatement(string labelName,</w:t>
      </w:r>
    </w:p>
    <w:p w14:paraId="7FDEC0F6" w14:textId="77777777" w:rsidR="005E5A36" w:rsidRPr="00903DBA" w:rsidRDefault="005E5A36" w:rsidP="005E5A36">
      <w:pPr>
        <w:pStyle w:val="Code"/>
        <w:rPr>
          <w:highlight w:val="white"/>
        </w:rPr>
      </w:pPr>
      <w:r w:rsidRPr="00903DBA">
        <w:rPr>
          <w:highlight w:val="white"/>
        </w:rPr>
        <w:lastRenderedPageBreak/>
        <w:t xml:space="preserve">                                           Statement statement) {</w:t>
      </w:r>
    </w:p>
    <w:p w14:paraId="7E92C643" w14:textId="77777777" w:rsidR="005E5A36" w:rsidRPr="00903DBA" w:rsidRDefault="005E5A36" w:rsidP="005E5A36">
      <w:pPr>
        <w:pStyle w:val="Code"/>
        <w:rPr>
          <w:highlight w:val="white"/>
        </w:rPr>
      </w:pPr>
      <w:r w:rsidRPr="00903DBA">
        <w:rPr>
          <w:highlight w:val="white"/>
        </w:rPr>
        <w:t xml:space="preserve">      Assert.Error(!m_labelMap.ContainsKey(labelName),</w:t>
      </w:r>
    </w:p>
    <w:p w14:paraId="5FCCE1FD" w14:textId="77777777" w:rsidR="005E5A36" w:rsidRPr="00903DBA" w:rsidRDefault="005E5A36" w:rsidP="005E5A36">
      <w:pPr>
        <w:pStyle w:val="Code"/>
        <w:rPr>
          <w:highlight w:val="white"/>
        </w:rPr>
      </w:pPr>
      <w:r w:rsidRPr="00903DBA">
        <w:rPr>
          <w:highlight w:val="white"/>
        </w:rPr>
        <w:t xml:space="preserve">                   labelName, Message.Defined_twice);</w:t>
      </w:r>
    </w:p>
    <w:p w14:paraId="5206853E" w14:textId="77777777" w:rsidR="005E5A36" w:rsidRPr="00903DBA" w:rsidRDefault="005E5A36" w:rsidP="005E5A36">
      <w:pPr>
        <w:pStyle w:val="Code"/>
        <w:rPr>
          <w:highlight w:val="white"/>
        </w:rPr>
      </w:pPr>
      <w:r w:rsidRPr="00903DBA">
        <w:rPr>
          <w:highlight w:val="white"/>
        </w:rPr>
        <w:t xml:space="preserve">      m_labelMap.Add(labelName, GetFirst(statement.CodeList));</w:t>
      </w:r>
    </w:p>
    <w:p w14:paraId="5F328FA9" w14:textId="77777777" w:rsidR="005E5A36" w:rsidRPr="00903DBA" w:rsidRDefault="005E5A36" w:rsidP="005E5A36">
      <w:pPr>
        <w:pStyle w:val="Code"/>
        <w:rPr>
          <w:highlight w:val="white"/>
        </w:rPr>
      </w:pPr>
      <w:r w:rsidRPr="00903DBA">
        <w:rPr>
          <w:highlight w:val="white"/>
        </w:rPr>
        <w:t xml:space="preserve">      return statement;</w:t>
      </w:r>
    </w:p>
    <w:p w14:paraId="31BE3511" w14:textId="77777777" w:rsidR="005E5A36" w:rsidRPr="00903DBA" w:rsidRDefault="005E5A36" w:rsidP="005E5A36">
      <w:pPr>
        <w:pStyle w:val="Code"/>
        <w:rPr>
          <w:highlight w:val="white"/>
        </w:rPr>
      </w:pPr>
      <w:r w:rsidRPr="00903DBA">
        <w:rPr>
          <w:highlight w:val="white"/>
        </w:rPr>
        <w:t xml:space="preserve">    }</w:t>
      </w:r>
    </w:p>
    <w:p w14:paraId="33AEA444" w14:textId="77777777" w:rsidR="005E5A36" w:rsidRPr="00903DBA" w:rsidRDefault="005E5A36" w:rsidP="005E5A36">
      <w:pPr>
        <w:rPr>
          <w:highlight w:val="white"/>
        </w:rPr>
      </w:pPr>
      <w:r w:rsidRPr="00903DBA">
        <w:rPr>
          <w:highlight w:val="white"/>
        </w:rPr>
        <w:t xml:space="preserve">In the </w:t>
      </w:r>
      <w:r w:rsidRPr="00903DBA">
        <w:rPr>
          <w:rStyle w:val="KeyWord0"/>
          <w:highlight w:val="white"/>
        </w:rPr>
        <w:t>GotoStatement</w:t>
      </w:r>
      <w:r w:rsidRPr="00903DBA">
        <w:rPr>
          <w:highlight w:val="white"/>
        </w:rPr>
        <w:t xml:space="preserve"> method we start by adding middle code holding a goto instruction.</w:t>
      </w:r>
    </w:p>
    <w:p w14:paraId="4DE0848B" w14:textId="77777777" w:rsidR="005E5A36" w:rsidRPr="00903DBA" w:rsidRDefault="005E5A36" w:rsidP="005E5A36">
      <w:pPr>
        <w:pStyle w:val="Code"/>
        <w:rPr>
          <w:highlight w:val="white"/>
        </w:rPr>
      </w:pPr>
      <w:r w:rsidRPr="00903DBA">
        <w:rPr>
          <w:highlight w:val="white"/>
        </w:rPr>
        <w:t xml:space="preserve">    public static Statement GotoStatement(string labelName) {</w:t>
      </w:r>
    </w:p>
    <w:p w14:paraId="3949990B" w14:textId="77777777" w:rsidR="005E5A36" w:rsidRPr="00903DBA" w:rsidRDefault="005E5A36" w:rsidP="005E5A36">
      <w:pPr>
        <w:pStyle w:val="Code"/>
        <w:rPr>
          <w:highlight w:val="white"/>
        </w:rPr>
      </w:pPr>
      <w:r w:rsidRPr="00903DBA">
        <w:rPr>
          <w:highlight w:val="white"/>
        </w:rPr>
        <w:t xml:space="preserve">      List&lt;MiddleCode&gt; gotoList = new List&lt;MiddleCode&gt;();</w:t>
      </w:r>
    </w:p>
    <w:p w14:paraId="57811EF3" w14:textId="4439D4A2" w:rsidR="005E5A36" w:rsidRPr="00903DBA" w:rsidRDefault="005E5A36" w:rsidP="005E5A36">
      <w:pPr>
        <w:pStyle w:val="Code"/>
        <w:rPr>
          <w:highlight w:val="white"/>
        </w:rPr>
      </w:pPr>
      <w:r w:rsidRPr="00903DBA">
        <w:rPr>
          <w:highlight w:val="white"/>
        </w:rPr>
        <w:t xml:space="preserve">      MiddleCode gotoCode = AddMiddleCode(gotoList, MiddleOperator.</w:t>
      </w:r>
      <w:r w:rsidR="00C0170C">
        <w:rPr>
          <w:highlight w:val="white"/>
        </w:rPr>
        <w:t>Jump</w:t>
      </w:r>
      <w:r w:rsidRPr="00903DBA">
        <w:rPr>
          <w:highlight w:val="white"/>
        </w:rPr>
        <w:t>);</w:t>
      </w:r>
    </w:p>
    <w:p w14:paraId="0F8D35F5" w14:textId="5A05AF31" w:rsidR="005E5A36" w:rsidRPr="00903DBA" w:rsidRDefault="005E5A36" w:rsidP="005E5A36">
      <w:pPr>
        <w:rPr>
          <w:highlight w:val="white"/>
        </w:rPr>
      </w:pPr>
      <w:r w:rsidRPr="00903DBA">
        <w:rPr>
          <w:highlight w:val="white"/>
        </w:rPr>
        <w:t xml:space="preserve">If the label name </w:t>
      </w:r>
      <w:r w:rsidR="007852C2">
        <w:rPr>
          <w:highlight w:val="white"/>
        </w:rPr>
        <w:t xml:space="preserve">already exists </w:t>
      </w:r>
      <w:r w:rsidRPr="00903DBA">
        <w:rPr>
          <w:highlight w:val="white"/>
        </w:rPr>
        <w:t>the goto</w:t>
      </w:r>
      <w:r w:rsidR="0017785E">
        <w:rPr>
          <w:highlight w:val="white"/>
        </w:rPr>
        <w:t>-</w:t>
      </w:r>
      <w:r w:rsidRPr="00903DBA">
        <w:rPr>
          <w:highlight w:val="white"/>
        </w:rPr>
        <w:t>set map, we look up the goto</w:t>
      </w:r>
      <w:r w:rsidR="0017785E">
        <w:rPr>
          <w:highlight w:val="white"/>
        </w:rPr>
        <w:t>-</w:t>
      </w:r>
      <w:r w:rsidRPr="00903DBA">
        <w:rPr>
          <w:highlight w:val="white"/>
        </w:rPr>
        <w:t>set and a</w:t>
      </w:r>
      <w:r w:rsidR="007852C2">
        <w:rPr>
          <w:highlight w:val="white"/>
        </w:rPr>
        <w:t>dd</w:t>
      </w:r>
      <w:r w:rsidRPr="00903DBA">
        <w:rPr>
          <w:highlight w:val="white"/>
        </w:rPr>
        <w:t xml:space="preserve"> the goto instruction. </w:t>
      </w:r>
      <w:r w:rsidR="004817D2" w:rsidRPr="00903DBA">
        <w:rPr>
          <w:highlight w:val="white"/>
        </w:rPr>
        <w:t xml:space="preserve">This situation occurs in when </w:t>
      </w:r>
      <w:r w:rsidR="004817D2">
        <w:rPr>
          <w:highlight w:val="white"/>
        </w:rPr>
        <w:t xml:space="preserve">there has been previous jumps to </w:t>
      </w:r>
      <w:r w:rsidR="004817D2" w:rsidRPr="00903DBA">
        <w:rPr>
          <w:highlight w:val="white"/>
        </w:rPr>
        <w:t>the label.</w:t>
      </w:r>
    </w:p>
    <w:p w14:paraId="375BBE23" w14:textId="77777777" w:rsidR="005E5A36" w:rsidRPr="00903DBA" w:rsidRDefault="005E5A36" w:rsidP="005E5A36">
      <w:pPr>
        <w:pStyle w:val="Code"/>
        <w:rPr>
          <w:highlight w:val="white"/>
        </w:rPr>
      </w:pPr>
      <w:r w:rsidRPr="00903DBA">
        <w:rPr>
          <w:highlight w:val="white"/>
        </w:rPr>
        <w:t xml:space="preserve">      if (m_gotoSetMap.ContainsKey(labelName)) {</w:t>
      </w:r>
    </w:p>
    <w:p w14:paraId="559A1F27" w14:textId="77777777" w:rsidR="005E5A36" w:rsidRPr="00903DBA" w:rsidRDefault="005E5A36" w:rsidP="005E5A36">
      <w:pPr>
        <w:pStyle w:val="Code"/>
        <w:rPr>
          <w:highlight w:val="white"/>
        </w:rPr>
      </w:pPr>
      <w:r w:rsidRPr="00903DBA">
        <w:rPr>
          <w:highlight w:val="white"/>
        </w:rPr>
        <w:t xml:space="preserve">        ISet&lt;MiddleCode&gt; gotoSet = m_gotoSetMap[labelName];</w:t>
      </w:r>
    </w:p>
    <w:p w14:paraId="14A9FE3A" w14:textId="77777777" w:rsidR="005E5A36" w:rsidRPr="00903DBA" w:rsidRDefault="005E5A36" w:rsidP="005E5A36">
      <w:pPr>
        <w:pStyle w:val="Code"/>
        <w:rPr>
          <w:highlight w:val="white"/>
        </w:rPr>
      </w:pPr>
      <w:r w:rsidRPr="00903DBA">
        <w:rPr>
          <w:highlight w:val="white"/>
        </w:rPr>
        <w:t xml:space="preserve">        gotoSet.Add(gotoCode);</w:t>
      </w:r>
    </w:p>
    <w:p w14:paraId="588AAF7D" w14:textId="77777777" w:rsidR="005E5A36" w:rsidRPr="00903DBA" w:rsidRDefault="005E5A36" w:rsidP="005E5A36">
      <w:pPr>
        <w:pStyle w:val="Code"/>
        <w:rPr>
          <w:highlight w:val="white"/>
        </w:rPr>
      </w:pPr>
      <w:r w:rsidRPr="00903DBA">
        <w:rPr>
          <w:highlight w:val="white"/>
        </w:rPr>
        <w:t xml:space="preserve">      }</w:t>
      </w:r>
    </w:p>
    <w:p w14:paraId="5B7B45FF" w14:textId="7AB6D23A" w:rsidR="005E5A36" w:rsidRPr="00903DBA" w:rsidRDefault="005E5A36" w:rsidP="005E5A36">
      <w:pPr>
        <w:rPr>
          <w:highlight w:val="white"/>
        </w:rPr>
      </w:pPr>
      <w:r w:rsidRPr="00903DBA">
        <w:rPr>
          <w:highlight w:val="white"/>
        </w:rPr>
        <w:t>If the label name is not already a key in the goto</w:t>
      </w:r>
      <w:r w:rsidR="004817D2">
        <w:rPr>
          <w:highlight w:val="white"/>
        </w:rPr>
        <w:t>-</w:t>
      </w:r>
      <w:r w:rsidRPr="00903DBA">
        <w:rPr>
          <w:highlight w:val="white"/>
        </w:rPr>
        <w:t>set map, we create a new goto</w:t>
      </w:r>
      <w:r w:rsidR="004817D2">
        <w:rPr>
          <w:highlight w:val="white"/>
        </w:rPr>
        <w:t>-</w:t>
      </w:r>
      <w:r w:rsidRPr="00903DBA">
        <w:rPr>
          <w:highlight w:val="white"/>
        </w:rPr>
        <w:t>set</w:t>
      </w:r>
      <w:r w:rsidR="004817D2">
        <w:rPr>
          <w:highlight w:val="white"/>
        </w:rPr>
        <w:t>,</w:t>
      </w:r>
      <w:r w:rsidRPr="00903DBA">
        <w:rPr>
          <w:highlight w:val="white"/>
        </w:rPr>
        <w:t xml:space="preserve"> to which we add the goto instruction, and then we add the label name and goto set to the the goto set map. </w:t>
      </w:r>
      <w:r w:rsidR="004817D2" w:rsidRPr="00903DBA">
        <w:rPr>
          <w:highlight w:val="white"/>
        </w:rPr>
        <w:t>This situation occurs in when we encounter the first jump to the label.</w:t>
      </w:r>
      <w:r w:rsidR="00267720">
        <w:rPr>
          <w:highlight w:val="white"/>
        </w:rPr>
        <w:t xml:space="preserve"> Note that we do not check whether the lab</w:t>
      </w:r>
      <w:r w:rsidR="00FD3FC7">
        <w:rPr>
          <w:highlight w:val="white"/>
        </w:rPr>
        <w:t>el</w:t>
      </w:r>
      <w:r w:rsidR="00267720">
        <w:rPr>
          <w:highlight w:val="white"/>
        </w:rPr>
        <w:t xml:space="preserve"> is present in the label map, since</w:t>
      </w:r>
      <w:r w:rsidR="00FD3FC7">
        <w:rPr>
          <w:highlight w:val="white"/>
        </w:rPr>
        <w:t xml:space="preserve"> it may be a forward jump. The </w:t>
      </w:r>
      <w:r w:rsidR="00FD3FC7" w:rsidRPr="00FD3FC7">
        <w:rPr>
          <w:rStyle w:val="KeyWord0"/>
          <w:highlight w:val="white"/>
        </w:rPr>
        <w:t>Backpatch</w:t>
      </w:r>
      <w:r w:rsidR="00FD3FC7">
        <w:rPr>
          <w:rStyle w:val="KeyWord0"/>
          <w:highlight w:val="white"/>
        </w:rPr>
        <w:t>Goto</w:t>
      </w:r>
      <w:r w:rsidR="00FD3FC7">
        <w:rPr>
          <w:highlight w:val="white"/>
        </w:rPr>
        <w:t xml:space="preserve"> method below backpatches all jumps.</w:t>
      </w:r>
    </w:p>
    <w:p w14:paraId="23391D95" w14:textId="77777777" w:rsidR="005E5A36" w:rsidRPr="00903DBA" w:rsidRDefault="005E5A36" w:rsidP="005E5A36">
      <w:pPr>
        <w:pStyle w:val="Code"/>
        <w:rPr>
          <w:highlight w:val="white"/>
        </w:rPr>
      </w:pPr>
      <w:r w:rsidRPr="00903DBA">
        <w:rPr>
          <w:highlight w:val="white"/>
        </w:rPr>
        <w:t xml:space="preserve">      else {</w:t>
      </w:r>
    </w:p>
    <w:p w14:paraId="61309DB7" w14:textId="77777777" w:rsidR="005E5A36" w:rsidRPr="00903DBA" w:rsidRDefault="005E5A36" w:rsidP="005E5A36">
      <w:pPr>
        <w:pStyle w:val="Code"/>
        <w:rPr>
          <w:highlight w:val="white"/>
        </w:rPr>
      </w:pPr>
      <w:r w:rsidRPr="00903DBA">
        <w:rPr>
          <w:highlight w:val="white"/>
        </w:rPr>
        <w:t xml:space="preserve">        ISet&lt;MiddleCode&gt; gotoSet = new HashSet&lt;MiddleCode&gt;();</w:t>
      </w:r>
    </w:p>
    <w:p w14:paraId="211F655A" w14:textId="77777777" w:rsidR="005E5A36" w:rsidRPr="00903DBA" w:rsidRDefault="005E5A36" w:rsidP="005E5A36">
      <w:pPr>
        <w:pStyle w:val="Code"/>
        <w:rPr>
          <w:highlight w:val="white"/>
        </w:rPr>
      </w:pPr>
      <w:r w:rsidRPr="00903DBA">
        <w:rPr>
          <w:highlight w:val="white"/>
        </w:rPr>
        <w:t xml:space="preserve">        gotoSet.Add(gotoCode);</w:t>
      </w:r>
    </w:p>
    <w:p w14:paraId="4C7FE870" w14:textId="77777777" w:rsidR="005E5A36" w:rsidRPr="00903DBA" w:rsidRDefault="005E5A36" w:rsidP="005E5A36">
      <w:pPr>
        <w:pStyle w:val="Code"/>
        <w:rPr>
          <w:highlight w:val="white"/>
        </w:rPr>
      </w:pPr>
      <w:r w:rsidRPr="00903DBA">
        <w:rPr>
          <w:highlight w:val="white"/>
        </w:rPr>
        <w:t xml:space="preserve">        m_gotoSetMap.Add(labelName, gotoSet);</w:t>
      </w:r>
    </w:p>
    <w:p w14:paraId="6204FA1C" w14:textId="77777777" w:rsidR="005E5A36" w:rsidRPr="00903DBA" w:rsidRDefault="005E5A36" w:rsidP="005E5A36">
      <w:pPr>
        <w:pStyle w:val="Code"/>
        <w:rPr>
          <w:highlight w:val="white"/>
        </w:rPr>
      </w:pPr>
      <w:r w:rsidRPr="00903DBA">
        <w:rPr>
          <w:highlight w:val="white"/>
        </w:rPr>
        <w:t xml:space="preserve">      }</w:t>
      </w:r>
    </w:p>
    <w:p w14:paraId="73FBF3D0" w14:textId="77777777" w:rsidR="005E5A36" w:rsidRPr="00903DBA" w:rsidRDefault="005E5A36" w:rsidP="005E5A36">
      <w:pPr>
        <w:pStyle w:val="Code"/>
        <w:rPr>
          <w:highlight w:val="white"/>
        </w:rPr>
      </w:pPr>
    </w:p>
    <w:p w14:paraId="23C56521" w14:textId="77777777" w:rsidR="005E5A36" w:rsidRPr="00903DBA" w:rsidRDefault="005E5A36" w:rsidP="005E5A36">
      <w:pPr>
        <w:pStyle w:val="Code"/>
        <w:rPr>
          <w:highlight w:val="white"/>
        </w:rPr>
      </w:pPr>
      <w:r w:rsidRPr="00903DBA">
        <w:rPr>
          <w:highlight w:val="white"/>
        </w:rPr>
        <w:t xml:space="preserve">      return (new Statement(gotoList));</w:t>
      </w:r>
    </w:p>
    <w:p w14:paraId="66C5727C" w14:textId="77777777" w:rsidR="005E5A36" w:rsidRPr="00903DBA" w:rsidRDefault="005E5A36" w:rsidP="005E5A36">
      <w:pPr>
        <w:pStyle w:val="Code"/>
        <w:rPr>
          <w:highlight w:val="white"/>
        </w:rPr>
      </w:pPr>
      <w:r w:rsidRPr="00903DBA">
        <w:rPr>
          <w:highlight w:val="white"/>
        </w:rPr>
        <w:t xml:space="preserve">    }</w:t>
      </w:r>
    </w:p>
    <w:p w14:paraId="3FC5F489" w14:textId="20391D3F" w:rsidR="005E5A36" w:rsidRPr="00903DBA" w:rsidRDefault="005E5A36" w:rsidP="005E5A36">
      <w:pPr>
        <w:rPr>
          <w:highlight w:val="white"/>
        </w:rPr>
      </w:pPr>
      <w:r w:rsidRPr="00903DBA">
        <w:rPr>
          <w:highlight w:val="white"/>
        </w:rPr>
        <w:t xml:space="preserve">The </w:t>
      </w:r>
      <w:r w:rsidRPr="00903DBA">
        <w:rPr>
          <w:rStyle w:val="KeyWord0"/>
          <w:highlight w:val="white"/>
        </w:rPr>
        <w:t>BackpatchGoto</w:t>
      </w:r>
      <w:r w:rsidRPr="00903DBA">
        <w:rPr>
          <w:highlight w:val="white"/>
        </w:rPr>
        <w:t xml:space="preserve"> method is called at the end of each function definition. It iterates through the goto</w:t>
      </w:r>
      <w:r w:rsidR="00C97CCB">
        <w:rPr>
          <w:highlight w:val="white"/>
        </w:rPr>
        <w:t>-</w:t>
      </w:r>
      <w:r w:rsidRPr="00903DBA">
        <w:rPr>
          <w:highlight w:val="white"/>
        </w:rPr>
        <w:t xml:space="preserve"> set map and, for each label name, look</w:t>
      </w:r>
      <w:r w:rsidR="00C97CCB">
        <w:rPr>
          <w:highlight w:val="white"/>
        </w:rPr>
        <w:t>s</w:t>
      </w:r>
      <w:r w:rsidRPr="00903DBA">
        <w:rPr>
          <w:highlight w:val="white"/>
        </w:rPr>
        <w:t xml:space="preserve"> up the label</w:t>
      </w:r>
      <w:r w:rsidR="00C97CCB">
        <w:rPr>
          <w:highlight w:val="white"/>
        </w:rPr>
        <w:t xml:space="preserve"> </w:t>
      </w:r>
      <w:r w:rsidRPr="00903DBA">
        <w:rPr>
          <w:highlight w:val="white"/>
        </w:rPr>
        <w:t>instruction and backpatch the goto</w:t>
      </w:r>
      <w:r w:rsidR="00C97CCB">
        <w:rPr>
          <w:highlight w:val="white"/>
        </w:rPr>
        <w:t>-</w:t>
      </w:r>
      <w:r w:rsidRPr="00903DBA">
        <w:rPr>
          <w:highlight w:val="white"/>
        </w:rPr>
        <w:t>set to that instruction.</w:t>
      </w:r>
    </w:p>
    <w:p w14:paraId="2842FE6B" w14:textId="77777777" w:rsidR="005E5A36" w:rsidRPr="00903DBA" w:rsidRDefault="005E5A36" w:rsidP="005E5A36">
      <w:pPr>
        <w:pStyle w:val="Code"/>
        <w:rPr>
          <w:highlight w:val="white"/>
        </w:rPr>
      </w:pPr>
      <w:r w:rsidRPr="00903DBA">
        <w:rPr>
          <w:highlight w:val="white"/>
        </w:rPr>
        <w:t xml:space="preserve">    public static void BackpatchGoto() {</w:t>
      </w:r>
    </w:p>
    <w:p w14:paraId="2D270FC3" w14:textId="77777777" w:rsidR="005E5A36" w:rsidRPr="00903DBA" w:rsidRDefault="005E5A36" w:rsidP="005E5A36">
      <w:pPr>
        <w:pStyle w:val="Code"/>
        <w:rPr>
          <w:highlight w:val="white"/>
        </w:rPr>
      </w:pPr>
      <w:r w:rsidRPr="00903DBA">
        <w:rPr>
          <w:highlight w:val="white"/>
        </w:rPr>
        <w:t xml:space="preserve">      foreach (KeyValuePair&lt;string,ISet&lt;MiddleCode&gt;&gt; entry in m_gotoSetMap) {</w:t>
      </w:r>
    </w:p>
    <w:p w14:paraId="4E946ADB" w14:textId="77777777" w:rsidR="005E5A36" w:rsidRPr="00903DBA" w:rsidRDefault="005E5A36" w:rsidP="005E5A36">
      <w:pPr>
        <w:pStyle w:val="Code"/>
        <w:rPr>
          <w:highlight w:val="white"/>
        </w:rPr>
      </w:pPr>
      <w:r w:rsidRPr="00903DBA">
        <w:rPr>
          <w:highlight w:val="white"/>
        </w:rPr>
        <w:t xml:space="preserve">        string labelName = entry.Key;</w:t>
      </w:r>
    </w:p>
    <w:p w14:paraId="2ED4242F" w14:textId="77777777" w:rsidR="005E5A36" w:rsidRPr="00903DBA" w:rsidRDefault="005E5A36" w:rsidP="005E5A36">
      <w:pPr>
        <w:pStyle w:val="Code"/>
        <w:rPr>
          <w:highlight w:val="white"/>
        </w:rPr>
      </w:pPr>
      <w:r w:rsidRPr="00903DBA">
        <w:rPr>
          <w:highlight w:val="white"/>
        </w:rPr>
        <w:t xml:space="preserve">        ISet&lt;MiddleCode&gt; gotoSet = entry.Value;</w:t>
      </w:r>
    </w:p>
    <w:p w14:paraId="1B7CE3A3" w14:textId="3E2F1908" w:rsidR="005E5A36" w:rsidRPr="00903DBA" w:rsidRDefault="005E5A36" w:rsidP="005E5A36">
      <w:pPr>
        <w:rPr>
          <w:highlight w:val="white"/>
        </w:rPr>
      </w:pPr>
      <w:r w:rsidRPr="00903DBA">
        <w:rPr>
          <w:highlight w:val="white"/>
        </w:rPr>
        <w:t xml:space="preserve">If the label name </w:t>
      </w:r>
      <w:r w:rsidR="00C97CCB">
        <w:rPr>
          <w:highlight w:val="white"/>
        </w:rPr>
        <w:t>does not exist</w:t>
      </w:r>
      <w:r w:rsidRPr="00903DBA">
        <w:rPr>
          <w:highlight w:val="white"/>
        </w:rPr>
        <w:t xml:space="preserve"> in the label map, we have a goto statement to an unknown label and we report an error.</w:t>
      </w:r>
    </w:p>
    <w:p w14:paraId="21359F69" w14:textId="77777777" w:rsidR="005E5A36" w:rsidRPr="00903DBA" w:rsidRDefault="005E5A36" w:rsidP="005E5A36">
      <w:pPr>
        <w:pStyle w:val="Code"/>
        <w:rPr>
          <w:highlight w:val="white"/>
        </w:rPr>
      </w:pPr>
      <w:r w:rsidRPr="00903DBA">
        <w:rPr>
          <w:highlight w:val="white"/>
        </w:rPr>
        <w:t xml:space="preserve">        MiddleCode labelCode;</w:t>
      </w:r>
    </w:p>
    <w:p w14:paraId="213145A7" w14:textId="77777777" w:rsidR="005E5A36" w:rsidRPr="00903DBA" w:rsidRDefault="005E5A36" w:rsidP="005E5A36">
      <w:pPr>
        <w:pStyle w:val="Code"/>
        <w:rPr>
          <w:highlight w:val="white"/>
        </w:rPr>
      </w:pPr>
      <w:r w:rsidRPr="00903DBA">
        <w:rPr>
          <w:highlight w:val="white"/>
        </w:rPr>
        <w:t xml:space="preserve">        Assert.Error(m_labelMap.TryGetValue(labelName, out labelCode),</w:t>
      </w:r>
    </w:p>
    <w:p w14:paraId="7A49EE95" w14:textId="77777777" w:rsidR="005E5A36" w:rsidRPr="00903DBA" w:rsidRDefault="005E5A36" w:rsidP="005E5A36">
      <w:pPr>
        <w:pStyle w:val="Code"/>
        <w:rPr>
          <w:highlight w:val="white"/>
        </w:rPr>
      </w:pPr>
      <w:r w:rsidRPr="00903DBA">
        <w:rPr>
          <w:highlight w:val="white"/>
        </w:rPr>
        <w:t xml:space="preserve">                     labelName, Message.Missing_goto_address);</w:t>
      </w:r>
    </w:p>
    <w:p w14:paraId="0152BEF2" w14:textId="77777777" w:rsidR="005E5A36" w:rsidRPr="00903DBA" w:rsidRDefault="005E5A36" w:rsidP="005E5A36">
      <w:pPr>
        <w:pStyle w:val="Code"/>
        <w:rPr>
          <w:highlight w:val="white"/>
        </w:rPr>
      </w:pPr>
      <w:r w:rsidRPr="00903DBA">
        <w:rPr>
          <w:highlight w:val="white"/>
        </w:rPr>
        <w:t xml:space="preserve">        Backpatch(gotoSet, labelCode);</w:t>
      </w:r>
    </w:p>
    <w:p w14:paraId="5E740448" w14:textId="77777777" w:rsidR="005E5A36" w:rsidRPr="00903DBA" w:rsidRDefault="005E5A36" w:rsidP="005E5A36">
      <w:pPr>
        <w:pStyle w:val="Code"/>
        <w:rPr>
          <w:highlight w:val="white"/>
        </w:rPr>
      </w:pPr>
      <w:r w:rsidRPr="00903DBA">
        <w:rPr>
          <w:highlight w:val="white"/>
        </w:rPr>
        <w:t xml:space="preserve">      }</w:t>
      </w:r>
    </w:p>
    <w:p w14:paraId="23D52B1B" w14:textId="77777777" w:rsidR="005E5A36" w:rsidRPr="00903DBA" w:rsidRDefault="005E5A36" w:rsidP="005E5A36">
      <w:pPr>
        <w:pStyle w:val="Code"/>
        <w:rPr>
          <w:highlight w:val="white"/>
        </w:rPr>
      </w:pPr>
      <w:r w:rsidRPr="00903DBA">
        <w:rPr>
          <w:highlight w:val="white"/>
        </w:rPr>
        <w:t xml:space="preserve">    }</w:t>
      </w:r>
    </w:p>
    <w:p w14:paraId="43E36DCB" w14:textId="77777777" w:rsidR="005E5A36" w:rsidRPr="00903DBA" w:rsidRDefault="005E5A36" w:rsidP="0078248B">
      <w:pPr>
        <w:pStyle w:val="Rubrik3"/>
      </w:pPr>
      <w:r w:rsidRPr="00903DBA">
        <w:t>Return Statement</w:t>
      </w:r>
    </w:p>
    <w:p w14:paraId="3E63649E" w14:textId="65C629A6" w:rsidR="005F161D" w:rsidRDefault="005E5A36" w:rsidP="005E5A36">
      <w:r w:rsidRPr="00903DBA">
        <w:t xml:space="preserve">The </w:t>
      </w:r>
      <w:r>
        <w:rPr>
          <w:rStyle w:val="CodeInText"/>
        </w:rPr>
        <w:t>G</w:t>
      </w:r>
      <w:r w:rsidRPr="00903DBA">
        <w:rPr>
          <w:rStyle w:val="CodeInText"/>
        </w:rPr>
        <w:t>enerateReturnStatement</w:t>
      </w:r>
      <w:r w:rsidRPr="00903DBA">
        <w:t xml:space="preserve"> method </w:t>
      </w:r>
      <w:r w:rsidR="005F161D">
        <w:t xml:space="preserve">generates the code for setting the return value (if present) and return the execution to the calling function. If the function is main function it also adds code for exiting the </w:t>
      </w:r>
      <w:r w:rsidR="005F161D">
        <w:lastRenderedPageBreak/>
        <w:t>execution.</w:t>
      </w:r>
      <w:r w:rsidR="00650C19">
        <w:t xml:space="preserve"> In that case, the execution shall exit only in case of the original main function. Note thet is allowed to recursively call the main function.</w:t>
      </w:r>
    </w:p>
    <w:p w14:paraId="515E7EE7" w14:textId="77777777" w:rsidR="00A26378" w:rsidRPr="00A26378" w:rsidRDefault="00A26378" w:rsidP="00A26378">
      <w:pPr>
        <w:pStyle w:val="Code"/>
        <w:rPr>
          <w:highlight w:val="white"/>
        </w:rPr>
      </w:pPr>
      <w:r w:rsidRPr="00A26378">
        <w:rPr>
          <w:highlight w:val="white"/>
        </w:rPr>
        <w:t xml:space="preserve">    public static Statement ReturnStatement(Expression expression) {</w:t>
      </w:r>
    </w:p>
    <w:p w14:paraId="31373C7C" w14:textId="77777777" w:rsidR="00A26378" w:rsidRPr="00A26378" w:rsidRDefault="00A26378" w:rsidP="00A26378">
      <w:pPr>
        <w:pStyle w:val="Code"/>
        <w:rPr>
          <w:highlight w:val="white"/>
        </w:rPr>
      </w:pPr>
      <w:r w:rsidRPr="00A26378">
        <w:rPr>
          <w:highlight w:val="white"/>
        </w:rPr>
        <w:t xml:space="preserve">      List&lt;MiddleCode&gt; codeList;</w:t>
      </w:r>
    </w:p>
    <w:p w14:paraId="2F182F59" w14:textId="6DA3D085" w:rsidR="00A26378" w:rsidRPr="00A26378" w:rsidRDefault="00C408EF" w:rsidP="00C408EF">
      <w:pPr>
        <w:rPr>
          <w:highlight w:val="white"/>
        </w:rPr>
      </w:pPr>
      <w:r>
        <w:rPr>
          <w:highlight w:val="white"/>
        </w:rPr>
        <w:t>If the expression is not null, we need the check that the function does not return void. If it does, we report an error.</w:t>
      </w:r>
    </w:p>
    <w:p w14:paraId="4DDD3C0D" w14:textId="77777777" w:rsidR="00A26378" w:rsidRPr="00A26378" w:rsidRDefault="00A26378" w:rsidP="00A26378">
      <w:pPr>
        <w:pStyle w:val="Code"/>
        <w:rPr>
          <w:highlight w:val="white"/>
        </w:rPr>
      </w:pPr>
      <w:r w:rsidRPr="00A26378">
        <w:rPr>
          <w:highlight w:val="white"/>
        </w:rPr>
        <w:t xml:space="preserve">      if (expression != null) {</w:t>
      </w:r>
    </w:p>
    <w:p w14:paraId="3B55ACF1"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60D87ACE" w14:textId="77777777" w:rsidR="00A26378" w:rsidRPr="00A26378" w:rsidRDefault="00A26378" w:rsidP="00A26378">
      <w:pPr>
        <w:pStyle w:val="Code"/>
        <w:rPr>
          <w:highlight w:val="white"/>
        </w:rPr>
      </w:pPr>
      <w:r w:rsidRPr="00A26378">
        <w:rPr>
          <w:highlight w:val="white"/>
        </w:rPr>
        <w:t xml:space="preserve">                     Message.Non__void_return_from_void_function);</w:t>
      </w:r>
    </w:p>
    <w:p w14:paraId="6BEC2832" w14:textId="02963FD1" w:rsidR="00A26378" w:rsidRPr="00A26378" w:rsidRDefault="001639A1" w:rsidP="001639A1">
      <w:pPr>
        <w:rPr>
          <w:highlight w:val="white"/>
        </w:rPr>
      </w:pPr>
      <w:r>
        <w:rPr>
          <w:highlight w:val="white"/>
        </w:rPr>
        <w:t>We cast the return expression to the return type of the function.</w:t>
      </w:r>
    </w:p>
    <w:p w14:paraId="5DCEED90" w14:textId="77777777" w:rsidR="00A26378" w:rsidRPr="00A26378" w:rsidRDefault="00A26378" w:rsidP="00A26378">
      <w:pPr>
        <w:pStyle w:val="Code"/>
        <w:rPr>
          <w:highlight w:val="white"/>
        </w:rPr>
      </w:pPr>
      <w:r w:rsidRPr="00A26378">
        <w:rPr>
          <w:highlight w:val="white"/>
        </w:rPr>
        <w:t xml:space="preserve">        expression = TypeCast.ImplicitCast(expression,</w:t>
      </w:r>
    </w:p>
    <w:p w14:paraId="667CA0A0" w14:textId="77777777" w:rsidR="00A26378" w:rsidRPr="00A26378" w:rsidRDefault="00A26378" w:rsidP="00A26378">
      <w:pPr>
        <w:pStyle w:val="Code"/>
        <w:rPr>
          <w:highlight w:val="white"/>
        </w:rPr>
      </w:pPr>
      <w:r w:rsidRPr="00A26378">
        <w:rPr>
          <w:highlight w:val="white"/>
        </w:rPr>
        <w:t xml:space="preserve">                              SymbolTable.CurrentFunction.Type.ReturnType);</w:t>
      </w:r>
    </w:p>
    <w:p w14:paraId="562B08DE" w14:textId="77777777" w:rsidR="00A26378" w:rsidRPr="00A26378" w:rsidRDefault="00A26378" w:rsidP="00A26378">
      <w:pPr>
        <w:pStyle w:val="Code"/>
        <w:rPr>
          <w:highlight w:val="white"/>
        </w:rPr>
      </w:pPr>
      <w:r w:rsidRPr="00A26378">
        <w:rPr>
          <w:highlight w:val="white"/>
        </w:rPr>
        <w:t xml:space="preserve">        codeList = expression.LongList;</w:t>
      </w:r>
    </w:p>
    <w:p w14:paraId="4C001852" w14:textId="77777777" w:rsidR="00A26378" w:rsidRPr="00A26378" w:rsidRDefault="00A26378" w:rsidP="00A26378">
      <w:pPr>
        <w:pStyle w:val="Code"/>
        <w:rPr>
          <w:highlight w:val="white"/>
        </w:rPr>
      </w:pPr>
      <w:r w:rsidRPr="00A26378">
        <w:rPr>
          <w:highlight w:val="white"/>
        </w:rPr>
        <w:t xml:space="preserve">        AddMiddleCode(codeList, MiddleOperator.SetReturnValue);</w:t>
      </w:r>
    </w:p>
    <w:p w14:paraId="3AB1DC4E"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545D5FFF" w14:textId="77777777" w:rsidR="00A26378" w:rsidRPr="00A26378" w:rsidRDefault="00A26378" w:rsidP="00A26378">
      <w:pPr>
        <w:pStyle w:val="Code"/>
        <w:rPr>
          <w:highlight w:val="white"/>
        </w:rPr>
      </w:pPr>
      <w:r w:rsidRPr="00A26378">
        <w:rPr>
          <w:highlight w:val="white"/>
        </w:rPr>
        <w:t xml:space="preserve">                      null, expression.Symbol);</w:t>
      </w:r>
    </w:p>
    <w:p w14:paraId="4A5AF4EC" w14:textId="04527A9F" w:rsidR="00A26378" w:rsidRDefault="00A26378" w:rsidP="00A26378">
      <w:pPr>
        <w:pStyle w:val="Code"/>
        <w:rPr>
          <w:highlight w:val="white"/>
        </w:rPr>
      </w:pPr>
      <w:r w:rsidRPr="00A26378">
        <w:rPr>
          <w:highlight w:val="white"/>
        </w:rPr>
        <w:t xml:space="preserve">      }</w:t>
      </w:r>
    </w:p>
    <w:p w14:paraId="6B36C9A6" w14:textId="594F04AB" w:rsidR="005F161D" w:rsidRPr="00A26378" w:rsidRDefault="005F161D" w:rsidP="005F161D">
      <w:pPr>
        <w:rPr>
          <w:highlight w:val="white"/>
        </w:rPr>
      </w:pPr>
      <w:r>
        <w:rPr>
          <w:highlight w:val="white"/>
        </w:rPr>
        <w:t>If the expression is null, we check that the function returns void. If it does not, we report an error.</w:t>
      </w:r>
    </w:p>
    <w:p w14:paraId="1E72D0DC" w14:textId="77777777" w:rsidR="00A26378" w:rsidRPr="00A26378" w:rsidRDefault="00A26378" w:rsidP="00A26378">
      <w:pPr>
        <w:pStyle w:val="Code"/>
        <w:rPr>
          <w:highlight w:val="white"/>
        </w:rPr>
      </w:pPr>
      <w:r w:rsidRPr="00A26378">
        <w:rPr>
          <w:highlight w:val="white"/>
        </w:rPr>
        <w:t xml:space="preserve">      else {</w:t>
      </w:r>
    </w:p>
    <w:p w14:paraId="35C35A92"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227653EE" w14:textId="77777777" w:rsidR="00A26378" w:rsidRPr="00A26378" w:rsidRDefault="00A26378" w:rsidP="00A26378">
      <w:pPr>
        <w:pStyle w:val="Code"/>
        <w:rPr>
          <w:highlight w:val="white"/>
        </w:rPr>
      </w:pPr>
      <w:r w:rsidRPr="00A26378">
        <w:rPr>
          <w:highlight w:val="white"/>
        </w:rPr>
        <w:t xml:space="preserve">                     Message.Void_returned_from_non__void_function);</w:t>
      </w:r>
    </w:p>
    <w:p w14:paraId="307E907A" w14:textId="77777777" w:rsidR="00A26378" w:rsidRPr="00A26378" w:rsidRDefault="00A26378" w:rsidP="00A26378">
      <w:pPr>
        <w:pStyle w:val="Code"/>
        <w:rPr>
          <w:highlight w:val="white"/>
        </w:rPr>
      </w:pPr>
      <w:r w:rsidRPr="00A26378">
        <w:rPr>
          <w:highlight w:val="white"/>
        </w:rPr>
        <w:t xml:space="preserve">        codeList = new List&lt;MiddleCode&gt;();</w:t>
      </w:r>
    </w:p>
    <w:p w14:paraId="027968F2"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46123B8C" w14:textId="77777777" w:rsidR="00A26378" w:rsidRPr="00A26378" w:rsidRDefault="00A26378" w:rsidP="00A26378">
      <w:pPr>
        <w:pStyle w:val="Code"/>
        <w:rPr>
          <w:highlight w:val="white"/>
        </w:rPr>
      </w:pPr>
      <w:r w:rsidRPr="00A26378">
        <w:rPr>
          <w:highlight w:val="white"/>
        </w:rPr>
        <w:t xml:space="preserve">      }</w:t>
      </w:r>
    </w:p>
    <w:p w14:paraId="448349EB" w14:textId="77777777" w:rsidR="00A26378" w:rsidRPr="00A26378" w:rsidRDefault="00A26378" w:rsidP="00A26378">
      <w:pPr>
        <w:pStyle w:val="Code"/>
        <w:rPr>
          <w:highlight w:val="white"/>
        </w:rPr>
      </w:pPr>
    </w:p>
    <w:p w14:paraId="7FB18BA5" w14:textId="77777777" w:rsidR="005F161D" w:rsidRDefault="005F161D" w:rsidP="005F161D">
      <w:pPr>
        <w:rPr>
          <w:highlight w:val="white"/>
        </w:rPr>
      </w:pPr>
      <w:r>
        <w:rPr>
          <w:highlight w:val="white"/>
        </w:rPr>
        <w:t>If the function is the main function, we exit the program execution.</w:t>
      </w:r>
    </w:p>
    <w:p w14:paraId="59474428" w14:textId="57CCA859" w:rsidR="005F161D" w:rsidRPr="00A26378" w:rsidRDefault="005F161D" w:rsidP="005F161D">
      <w:pPr>
        <w:pStyle w:val="Code"/>
        <w:rPr>
          <w:highlight w:val="white"/>
        </w:rPr>
      </w:pPr>
      <w:r w:rsidRPr="00A26378">
        <w:rPr>
          <w:highlight w:val="white"/>
        </w:rPr>
        <w:t xml:space="preserve">      if (SymbolTable.CurrentFunction.UniqueName.Equals</w:t>
      </w:r>
    </w:p>
    <w:p w14:paraId="1E0E9F41" w14:textId="651A6939" w:rsidR="005F161D" w:rsidRPr="00A26378" w:rsidRDefault="005F161D" w:rsidP="005F161D">
      <w:pPr>
        <w:pStyle w:val="Code"/>
        <w:rPr>
          <w:highlight w:val="white"/>
        </w:rPr>
      </w:pPr>
      <w:r w:rsidRPr="00A26378">
        <w:rPr>
          <w:highlight w:val="white"/>
        </w:rPr>
        <w:t xml:space="preserve">                      (AssemblyCodeGenerator.MainName)) {</w:t>
      </w:r>
    </w:p>
    <w:p w14:paraId="32004998" w14:textId="37141472" w:rsidR="005F161D" w:rsidRPr="00A26378" w:rsidRDefault="005F161D" w:rsidP="005F161D">
      <w:pPr>
        <w:pStyle w:val="Code"/>
        <w:rPr>
          <w:highlight w:val="white"/>
        </w:rPr>
      </w:pPr>
      <w:r w:rsidRPr="00A26378">
        <w:rPr>
          <w:highlight w:val="white"/>
        </w:rPr>
        <w:t xml:space="preserve">        AddMiddleCode(codeList, MiddleOperator.Exit);</w:t>
      </w:r>
    </w:p>
    <w:p w14:paraId="501422E9" w14:textId="2E63223F" w:rsidR="005F161D" w:rsidRPr="00A26378" w:rsidRDefault="005F161D" w:rsidP="005F161D">
      <w:pPr>
        <w:pStyle w:val="Code"/>
        <w:rPr>
          <w:highlight w:val="white"/>
        </w:rPr>
      </w:pPr>
      <w:r w:rsidRPr="00A26378">
        <w:rPr>
          <w:highlight w:val="white"/>
        </w:rPr>
        <w:t xml:space="preserve">      }</w:t>
      </w:r>
    </w:p>
    <w:p w14:paraId="388289BB" w14:textId="77777777" w:rsidR="005F161D" w:rsidRDefault="005F161D" w:rsidP="00A26378">
      <w:pPr>
        <w:pStyle w:val="Code"/>
        <w:rPr>
          <w:highlight w:val="white"/>
        </w:rPr>
      </w:pPr>
    </w:p>
    <w:p w14:paraId="7BB790F6" w14:textId="61634608" w:rsidR="00A26378" w:rsidRPr="00A26378" w:rsidRDefault="00A26378" w:rsidP="00A26378">
      <w:pPr>
        <w:pStyle w:val="Code"/>
        <w:rPr>
          <w:highlight w:val="white"/>
        </w:rPr>
      </w:pPr>
      <w:r w:rsidRPr="00A26378">
        <w:rPr>
          <w:highlight w:val="white"/>
        </w:rPr>
        <w:t xml:space="preserve">      return (new Statement(codeList));</w:t>
      </w:r>
    </w:p>
    <w:p w14:paraId="4C413057" w14:textId="77777777" w:rsidR="00A26378" w:rsidRPr="00A26378" w:rsidRDefault="00A26378" w:rsidP="00A26378">
      <w:pPr>
        <w:pStyle w:val="Code"/>
        <w:rPr>
          <w:highlight w:val="white"/>
        </w:rPr>
      </w:pPr>
      <w:r w:rsidRPr="00A26378">
        <w:rPr>
          <w:highlight w:val="white"/>
        </w:rPr>
        <w:t xml:space="preserve">    }</w:t>
      </w:r>
    </w:p>
    <w:p w14:paraId="4E6E7598" w14:textId="77777777" w:rsidR="005E5A36" w:rsidRPr="00903DBA" w:rsidRDefault="005E5A36" w:rsidP="0078248B">
      <w:pPr>
        <w:pStyle w:val="Rubrik3"/>
      </w:pPr>
      <w:r w:rsidRPr="00903DBA">
        <w:t>Optional Expression Statement</w:t>
      </w:r>
    </w:p>
    <w:p w14:paraId="7EA215D7" w14:textId="77777777" w:rsidR="005E5A36" w:rsidRPr="00903DBA" w:rsidRDefault="005E5A36" w:rsidP="005E5A36">
      <w:r w:rsidRPr="00903DBA">
        <w:t>If there is an expression, we add its short list to the code list. We choose the short list rather than the long list since we are only interested in the side effects of the expression.</w:t>
      </w:r>
    </w:p>
    <w:p w14:paraId="2B2CE034" w14:textId="77777777" w:rsidR="005E5A36" w:rsidRPr="00903DBA" w:rsidRDefault="005E5A36" w:rsidP="005E5A36">
      <w:pPr>
        <w:pStyle w:val="CodeHeader"/>
      </w:pPr>
      <w:r w:rsidRPr="00903DBA">
        <w:t>MiddleCodeGenerator.cs</w:t>
      </w:r>
    </w:p>
    <w:p w14:paraId="73A1F18C" w14:textId="77777777" w:rsidR="005E5A36" w:rsidRPr="00903DBA" w:rsidRDefault="005E5A36" w:rsidP="005E5A36">
      <w:pPr>
        <w:pStyle w:val="Code"/>
        <w:rPr>
          <w:highlight w:val="white"/>
        </w:rPr>
      </w:pPr>
      <w:r w:rsidRPr="00903DBA">
        <w:rPr>
          <w:highlight w:val="white"/>
        </w:rPr>
        <w:t xml:space="preserve">    public static Statement ExpressionStatement(Expression expression) {</w:t>
      </w:r>
    </w:p>
    <w:p w14:paraId="26BC6CB7"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25A36ED7" w14:textId="77777777" w:rsidR="005E5A36" w:rsidRPr="00903DBA" w:rsidRDefault="005E5A36" w:rsidP="005E5A36">
      <w:pPr>
        <w:pStyle w:val="Code"/>
        <w:rPr>
          <w:highlight w:val="white"/>
        </w:rPr>
      </w:pPr>
    </w:p>
    <w:p w14:paraId="09DFF717" w14:textId="77777777" w:rsidR="005E5A36" w:rsidRPr="00903DBA" w:rsidRDefault="005E5A36" w:rsidP="005E5A36">
      <w:pPr>
        <w:pStyle w:val="Code"/>
        <w:rPr>
          <w:highlight w:val="white"/>
        </w:rPr>
      </w:pPr>
      <w:r w:rsidRPr="00903DBA">
        <w:rPr>
          <w:highlight w:val="white"/>
        </w:rPr>
        <w:t xml:space="preserve">      if (expression != null) {</w:t>
      </w:r>
    </w:p>
    <w:p w14:paraId="7016DDAE" w14:textId="77777777" w:rsidR="005E5A36" w:rsidRPr="00903DBA" w:rsidRDefault="005E5A36" w:rsidP="005E5A36">
      <w:pPr>
        <w:pStyle w:val="Code"/>
        <w:rPr>
          <w:highlight w:val="white"/>
        </w:rPr>
      </w:pPr>
      <w:r w:rsidRPr="00903DBA">
        <w:rPr>
          <w:highlight w:val="white"/>
        </w:rPr>
        <w:t xml:space="preserve">        codeList.AddRange(expression.ShortList);</w:t>
      </w:r>
    </w:p>
    <w:p w14:paraId="3843627C" w14:textId="77777777" w:rsidR="005E5A36" w:rsidRPr="00903DBA" w:rsidRDefault="005E5A36" w:rsidP="005E5A36">
      <w:pPr>
        <w:pStyle w:val="Code"/>
        <w:rPr>
          <w:highlight w:val="white"/>
        </w:rPr>
      </w:pPr>
      <w:r w:rsidRPr="00903DBA">
        <w:rPr>
          <w:highlight w:val="white"/>
        </w:rPr>
        <w:t xml:space="preserve">      }</w:t>
      </w:r>
    </w:p>
    <w:p w14:paraId="0C25F5B5" w14:textId="77777777" w:rsidR="005E5A36" w:rsidRPr="00903DBA" w:rsidRDefault="005E5A36" w:rsidP="005E5A36">
      <w:pPr>
        <w:pStyle w:val="Code"/>
        <w:rPr>
          <w:highlight w:val="white"/>
        </w:rPr>
      </w:pPr>
      <w:r w:rsidRPr="00903DBA">
        <w:rPr>
          <w:highlight w:val="white"/>
        </w:rPr>
        <w:t xml:space="preserve">    </w:t>
      </w:r>
    </w:p>
    <w:p w14:paraId="274FDF3F" w14:textId="77777777" w:rsidR="005E5A36" w:rsidRPr="00903DBA" w:rsidRDefault="005E5A36" w:rsidP="005E5A36">
      <w:pPr>
        <w:pStyle w:val="Code"/>
        <w:rPr>
          <w:highlight w:val="white"/>
        </w:rPr>
      </w:pPr>
      <w:r w:rsidRPr="00903DBA">
        <w:rPr>
          <w:highlight w:val="white"/>
        </w:rPr>
        <w:t xml:space="preserve">      return (new Statement(codeList));</w:t>
      </w:r>
    </w:p>
    <w:p w14:paraId="3E343A18" w14:textId="77777777" w:rsidR="005E5A36" w:rsidRPr="00903DBA" w:rsidRDefault="005E5A36" w:rsidP="005E5A36">
      <w:pPr>
        <w:pStyle w:val="Code"/>
        <w:rPr>
          <w:highlight w:val="white"/>
        </w:rPr>
      </w:pPr>
      <w:r w:rsidRPr="00903DBA">
        <w:rPr>
          <w:highlight w:val="white"/>
        </w:rPr>
        <w:t xml:space="preserve">    }</w:t>
      </w:r>
    </w:p>
    <w:p w14:paraId="74A58C1F" w14:textId="7E497147" w:rsidR="005E5A36" w:rsidRDefault="005E5A36" w:rsidP="0078248B">
      <w:pPr>
        <w:pStyle w:val="Rubrik3"/>
      </w:pPr>
      <w:r w:rsidRPr="00903DBA">
        <w:lastRenderedPageBreak/>
        <w:t>Jump Register Statements</w:t>
      </w:r>
    </w:p>
    <w:p w14:paraId="628BAA66" w14:textId="35D8764F" w:rsidR="00107A88" w:rsidRPr="00107A88" w:rsidRDefault="00107A88" w:rsidP="00107A88">
      <w:r>
        <w:t xml:space="preserve">The </w:t>
      </w:r>
      <w:r w:rsidRPr="00107A88">
        <w:rPr>
          <w:rStyle w:val="KeyWord0"/>
          <w:highlight w:val="white"/>
        </w:rPr>
        <w:t>JumpRegisterStatement</w:t>
      </w:r>
      <w:r>
        <w:t xml:space="preserve"> method adds an instruction for jumping to the address stores in a register. It is used by the </w:t>
      </w:r>
      <w:r w:rsidRPr="00107A88">
        <w:rPr>
          <w:rStyle w:val="KeyWord0"/>
        </w:rPr>
        <w:t>setjmp</w:t>
      </w:r>
      <w:r>
        <w:t xml:space="preserve"> function in the standard library.</w:t>
      </w:r>
    </w:p>
    <w:p w14:paraId="521FFB2F" w14:textId="77777777" w:rsidR="005E5A36" w:rsidRPr="00903DBA" w:rsidRDefault="005E5A36" w:rsidP="005E5A36">
      <w:pPr>
        <w:pStyle w:val="Code"/>
        <w:rPr>
          <w:highlight w:val="white"/>
        </w:rPr>
      </w:pPr>
      <w:r w:rsidRPr="00903DBA">
        <w:rPr>
          <w:highlight w:val="white"/>
        </w:rPr>
        <w:t xml:space="preserve">    public static Statement JumpRegisterStatement(Register register) {</w:t>
      </w:r>
    </w:p>
    <w:p w14:paraId="2FF40EBF"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40E6729A" w14:textId="77777777" w:rsidR="005E5A36" w:rsidRPr="00903DBA" w:rsidRDefault="005E5A36" w:rsidP="005E5A36">
      <w:pPr>
        <w:pStyle w:val="Code"/>
        <w:rPr>
          <w:highlight w:val="white"/>
        </w:rPr>
      </w:pPr>
      <w:r w:rsidRPr="00903DBA">
        <w:rPr>
          <w:highlight w:val="white"/>
        </w:rPr>
        <w:t xml:space="preserve">      AddMiddleCode(codeList, MiddleOperator.JumpRegister, register);</w:t>
      </w:r>
    </w:p>
    <w:p w14:paraId="63C76725" w14:textId="77777777" w:rsidR="005E5A36" w:rsidRPr="00903DBA" w:rsidRDefault="005E5A36" w:rsidP="005E5A36">
      <w:pPr>
        <w:pStyle w:val="Code"/>
        <w:rPr>
          <w:highlight w:val="white"/>
        </w:rPr>
      </w:pPr>
      <w:r w:rsidRPr="00903DBA">
        <w:rPr>
          <w:highlight w:val="white"/>
        </w:rPr>
        <w:t xml:space="preserve">      return (new Statement(codeList));</w:t>
      </w:r>
    </w:p>
    <w:p w14:paraId="73CCD12D" w14:textId="77777777" w:rsidR="005E5A36" w:rsidRPr="00903DBA" w:rsidRDefault="005E5A36" w:rsidP="005E5A36">
      <w:pPr>
        <w:pStyle w:val="Code"/>
        <w:rPr>
          <w:highlight w:val="white"/>
        </w:rPr>
      </w:pPr>
      <w:r w:rsidRPr="00903DBA">
        <w:rPr>
          <w:highlight w:val="white"/>
        </w:rPr>
        <w:t xml:space="preserve">    }</w:t>
      </w:r>
    </w:p>
    <w:p w14:paraId="1381AA47" w14:textId="77777777" w:rsidR="005E5A36" w:rsidRPr="00903DBA" w:rsidRDefault="005E5A36" w:rsidP="005E5A36">
      <w:pPr>
        <w:pStyle w:val="Rubrik3"/>
        <w:numPr>
          <w:ilvl w:val="2"/>
          <w:numId w:val="151"/>
        </w:numPr>
        <w:tabs>
          <w:tab w:val="num" w:pos="360"/>
        </w:tabs>
      </w:pPr>
      <w:r w:rsidRPr="00903DBA">
        <w:t>Interrupt Statements</w:t>
      </w:r>
    </w:p>
    <w:p w14:paraId="0AEAB034" w14:textId="0A37F265" w:rsidR="00107A88" w:rsidRPr="00107A88" w:rsidRDefault="00107A88" w:rsidP="00107A88">
      <w:r>
        <w:t xml:space="preserve">The </w:t>
      </w:r>
      <w:r>
        <w:rPr>
          <w:rStyle w:val="KeyWord0"/>
          <w:highlight w:val="white"/>
        </w:rPr>
        <w:t>Interrupt</w:t>
      </w:r>
      <w:r w:rsidRPr="00107A88">
        <w:rPr>
          <w:rStyle w:val="KeyWord0"/>
          <w:highlight w:val="white"/>
        </w:rPr>
        <w:t>Statement</w:t>
      </w:r>
      <w:r>
        <w:t xml:space="preserve"> method adds an instruction for performing an interrupt call. It is used by the standard library for the Windows environment.</w:t>
      </w:r>
    </w:p>
    <w:p w14:paraId="4ED70F2E" w14:textId="77777777" w:rsidR="005E5A36" w:rsidRPr="009B64AB" w:rsidRDefault="005E5A36" w:rsidP="005E5A36">
      <w:pPr>
        <w:pStyle w:val="Code"/>
        <w:rPr>
          <w:highlight w:val="white"/>
        </w:rPr>
      </w:pPr>
      <w:r w:rsidRPr="009B64AB">
        <w:rPr>
          <w:highlight w:val="white"/>
        </w:rPr>
        <w:t xml:space="preserve">    public static Statement InterruptStatement(Expression expression) {</w:t>
      </w:r>
    </w:p>
    <w:p w14:paraId="2B6E3DD7"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3F472AAF" w14:textId="77777777" w:rsidR="005E5A36" w:rsidRPr="009B64AB" w:rsidRDefault="005E5A36" w:rsidP="005E5A36">
      <w:pPr>
        <w:pStyle w:val="Code"/>
        <w:rPr>
          <w:highlight w:val="white"/>
        </w:rPr>
      </w:pPr>
      <w:r w:rsidRPr="009B64AB">
        <w:rPr>
          <w:highlight w:val="white"/>
        </w:rPr>
        <w:t xml:space="preserve">      AddMiddleCode(codeList, MiddleOperator.Interrupt,</w:t>
      </w:r>
    </w:p>
    <w:p w14:paraId="283D63A7" w14:textId="77777777" w:rsidR="005E5A36" w:rsidRPr="009B64AB" w:rsidRDefault="005E5A36" w:rsidP="005E5A36">
      <w:pPr>
        <w:pStyle w:val="Code"/>
        <w:rPr>
          <w:highlight w:val="white"/>
        </w:rPr>
      </w:pPr>
      <w:r w:rsidRPr="009B64AB">
        <w:rPr>
          <w:highlight w:val="white"/>
        </w:rPr>
        <w:t xml:space="preserve">                    expression.Symbol.Value);</w:t>
      </w:r>
    </w:p>
    <w:p w14:paraId="5624BC9B" w14:textId="77777777" w:rsidR="005E5A36" w:rsidRPr="009B64AB" w:rsidRDefault="005E5A36" w:rsidP="005E5A36">
      <w:pPr>
        <w:pStyle w:val="Code"/>
        <w:rPr>
          <w:highlight w:val="white"/>
        </w:rPr>
      </w:pPr>
      <w:r w:rsidRPr="009B64AB">
        <w:rPr>
          <w:highlight w:val="white"/>
        </w:rPr>
        <w:t xml:space="preserve">      return (new Statement(codeList));</w:t>
      </w:r>
    </w:p>
    <w:p w14:paraId="5A647653" w14:textId="77777777" w:rsidR="005E5A36" w:rsidRDefault="005E5A36" w:rsidP="005E5A36">
      <w:pPr>
        <w:pStyle w:val="Code"/>
      </w:pPr>
      <w:r w:rsidRPr="009B64AB">
        <w:rPr>
          <w:highlight w:val="white"/>
        </w:rPr>
        <w:t xml:space="preserve">    }</w:t>
      </w:r>
    </w:p>
    <w:p w14:paraId="5B1C3D32" w14:textId="77777777" w:rsidR="005E5A36" w:rsidRPr="00903DBA" w:rsidRDefault="005E5A36" w:rsidP="005E5A36">
      <w:pPr>
        <w:pStyle w:val="Rubrik3"/>
        <w:numPr>
          <w:ilvl w:val="2"/>
          <w:numId w:val="152"/>
        </w:numPr>
        <w:tabs>
          <w:tab w:val="num" w:pos="360"/>
        </w:tabs>
      </w:pPr>
      <w:r w:rsidRPr="00903DBA">
        <w:t>System Call Statements</w:t>
      </w:r>
    </w:p>
    <w:p w14:paraId="76856F0F" w14:textId="543D984F" w:rsidR="00107A88" w:rsidRPr="00107A88" w:rsidRDefault="00107A88" w:rsidP="00107A88">
      <w:r>
        <w:t xml:space="preserve">The </w:t>
      </w:r>
      <w:r>
        <w:rPr>
          <w:rStyle w:val="KeyWord0"/>
          <w:highlight w:val="white"/>
        </w:rPr>
        <w:t>SystemCall</w:t>
      </w:r>
      <w:r w:rsidRPr="00107A88">
        <w:rPr>
          <w:rStyle w:val="KeyWord0"/>
          <w:highlight w:val="white"/>
        </w:rPr>
        <w:t>Statement</w:t>
      </w:r>
      <w:r>
        <w:t xml:space="preserve"> method adds an instruction for performing a system call. It is used by the standard library for the Linux environment.</w:t>
      </w:r>
    </w:p>
    <w:p w14:paraId="5CCF885C" w14:textId="7BFA84BE" w:rsidR="005E5A36" w:rsidRPr="009B64AB" w:rsidRDefault="005E5A36" w:rsidP="005E5A36">
      <w:pPr>
        <w:pStyle w:val="Code"/>
        <w:rPr>
          <w:highlight w:val="white"/>
        </w:rPr>
      </w:pPr>
      <w:r w:rsidRPr="009B64AB">
        <w:rPr>
          <w:highlight w:val="white"/>
        </w:rPr>
        <w:t xml:space="preserve">    public static Statement </w:t>
      </w:r>
      <w:r w:rsidR="00107A88">
        <w:rPr>
          <w:highlight w:val="white"/>
        </w:rPr>
        <w:t>SystemCallStatement</w:t>
      </w:r>
      <w:r w:rsidRPr="009B64AB">
        <w:rPr>
          <w:highlight w:val="white"/>
        </w:rPr>
        <w:t>() {</w:t>
      </w:r>
    </w:p>
    <w:p w14:paraId="20AF1CF2"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78F63C7D" w14:textId="77777777" w:rsidR="005E5A36" w:rsidRPr="009B64AB" w:rsidRDefault="005E5A36" w:rsidP="005E5A36">
      <w:pPr>
        <w:pStyle w:val="Code"/>
        <w:rPr>
          <w:highlight w:val="white"/>
        </w:rPr>
      </w:pPr>
      <w:r w:rsidRPr="009B64AB">
        <w:rPr>
          <w:highlight w:val="white"/>
        </w:rPr>
        <w:t xml:space="preserve">      AddMiddleCode(codeList, MiddleOperator.SysCall);</w:t>
      </w:r>
    </w:p>
    <w:p w14:paraId="197B79AE" w14:textId="77777777" w:rsidR="005E5A36" w:rsidRPr="009B64AB" w:rsidRDefault="005E5A36" w:rsidP="005E5A36">
      <w:pPr>
        <w:pStyle w:val="Code"/>
        <w:rPr>
          <w:highlight w:val="white"/>
        </w:rPr>
      </w:pPr>
      <w:r w:rsidRPr="009B64AB">
        <w:rPr>
          <w:highlight w:val="white"/>
        </w:rPr>
        <w:t xml:space="preserve">      return (new Statement(codeList));</w:t>
      </w:r>
    </w:p>
    <w:p w14:paraId="30F7BBD6" w14:textId="77777777" w:rsidR="005E5A36" w:rsidRPr="009B64AB" w:rsidRDefault="005E5A36" w:rsidP="005E5A36">
      <w:pPr>
        <w:pStyle w:val="Code"/>
        <w:rPr>
          <w:highlight w:val="white"/>
        </w:rPr>
      </w:pPr>
      <w:r w:rsidRPr="009B64AB">
        <w:rPr>
          <w:highlight w:val="white"/>
        </w:rPr>
        <w:t xml:space="preserve">    }</w:t>
      </w:r>
    </w:p>
    <w:p w14:paraId="2AEDE05A" w14:textId="644A817F" w:rsidR="005E5A36" w:rsidRDefault="005E5A36" w:rsidP="005E5A36">
      <w:pPr>
        <w:pStyle w:val="Rubrik2"/>
      </w:pPr>
      <w:r w:rsidRPr="00903DBA">
        <w:t>Expressions</w:t>
      </w:r>
    </w:p>
    <w:p w14:paraId="1956C87F" w14:textId="6802FF59" w:rsidR="00AE43E1" w:rsidRPr="00AE43E1" w:rsidRDefault="00AE43E1" w:rsidP="00AE43E1">
      <w:r>
        <w:t>The next section handles the middle code generation of the expressions. Similar to the parsing, we start with the operator of lowest precedence and continue with the operators of higher precedence.</w:t>
      </w:r>
    </w:p>
    <w:p w14:paraId="2C65A380" w14:textId="6C6972A3" w:rsidR="00B819DF" w:rsidRDefault="00B819DF" w:rsidP="00B819DF">
      <w:pPr>
        <w:pStyle w:val="Rubrik3"/>
        <w:rPr>
          <w:highlight w:val="white"/>
        </w:rPr>
      </w:pPr>
      <w:r>
        <w:rPr>
          <w:highlight w:val="white"/>
        </w:rPr>
        <w:t>The Comma Expression</w:t>
      </w:r>
    </w:p>
    <w:p w14:paraId="02C4ADD9" w14:textId="1A6A497E" w:rsidR="005E5A36" w:rsidRPr="00903DBA" w:rsidRDefault="005E5A36" w:rsidP="005E5A36">
      <w:pPr>
        <w:rPr>
          <w:highlight w:val="white"/>
        </w:rPr>
      </w:pPr>
      <w:r w:rsidRPr="00903DBA">
        <w:rPr>
          <w:highlight w:val="white"/>
        </w:rPr>
        <w:t>The value of a comma expression is the value of the right expression</w:t>
      </w:r>
      <w:r w:rsidR="0066710F">
        <w:rPr>
          <w:highlight w:val="white"/>
        </w:rPr>
        <w:t>. T</w:t>
      </w:r>
      <w:r w:rsidRPr="00903DBA">
        <w:rPr>
          <w:highlight w:val="white"/>
        </w:rPr>
        <w:t>he value of the left expression is discarded</w:t>
      </w:r>
      <w:r w:rsidR="0066710F">
        <w:rPr>
          <w:highlight w:val="white"/>
        </w:rPr>
        <w:t>, we only keep the side effects of the left expression.</w:t>
      </w:r>
    </w:p>
    <w:p w14:paraId="225A0821" w14:textId="77777777" w:rsidR="005E5A36" w:rsidRPr="00903DBA" w:rsidRDefault="005E5A36" w:rsidP="005E5A36">
      <w:pPr>
        <w:pStyle w:val="Code"/>
        <w:rPr>
          <w:highlight w:val="white"/>
        </w:rPr>
      </w:pPr>
      <w:r w:rsidRPr="00903DBA">
        <w:rPr>
          <w:highlight w:val="white"/>
        </w:rPr>
        <w:t xml:space="preserve">    public static Expression CommaExpression(Expression leftExpression,</w:t>
      </w:r>
    </w:p>
    <w:p w14:paraId="72F693C1" w14:textId="77777777" w:rsidR="005E5A36" w:rsidRPr="00903DBA" w:rsidRDefault="005E5A36" w:rsidP="005E5A36">
      <w:pPr>
        <w:pStyle w:val="Code"/>
        <w:rPr>
          <w:highlight w:val="white"/>
        </w:rPr>
      </w:pPr>
      <w:r w:rsidRPr="00903DBA">
        <w:rPr>
          <w:highlight w:val="white"/>
        </w:rPr>
        <w:t xml:space="preserve">                                             Expression rightExpression) {</w:t>
      </w:r>
    </w:p>
    <w:p w14:paraId="788F550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DBE3946" w14:textId="77777777" w:rsidR="005E5A36" w:rsidRPr="00903DBA" w:rsidRDefault="005E5A36" w:rsidP="005E5A36">
      <w:pPr>
        <w:pStyle w:val="Code"/>
        <w:rPr>
          <w:highlight w:val="white"/>
        </w:rPr>
      </w:pPr>
      <w:r w:rsidRPr="00903DBA">
        <w:rPr>
          <w:highlight w:val="white"/>
        </w:rPr>
        <w:t xml:space="preserve">      shortList.AddRange(leftExpression.ShortList);</w:t>
      </w:r>
    </w:p>
    <w:p w14:paraId="75A807C5" w14:textId="77777777" w:rsidR="005E5A36" w:rsidRPr="00903DBA" w:rsidRDefault="005E5A36" w:rsidP="005E5A36">
      <w:pPr>
        <w:pStyle w:val="Code"/>
        <w:rPr>
          <w:highlight w:val="white"/>
        </w:rPr>
      </w:pPr>
      <w:r w:rsidRPr="00903DBA">
        <w:rPr>
          <w:highlight w:val="white"/>
        </w:rPr>
        <w:t xml:space="preserve">      shortList.AddRange(rightExpression.ShortList);</w:t>
      </w:r>
    </w:p>
    <w:p w14:paraId="4A3F0C7F" w14:textId="4553167B" w:rsidR="005E5A36" w:rsidRPr="00903DBA" w:rsidRDefault="005E5A36" w:rsidP="005E5A36">
      <w:pPr>
        <w:rPr>
          <w:highlight w:val="white"/>
        </w:rPr>
      </w:pPr>
      <w:r w:rsidRPr="00903DBA">
        <w:rPr>
          <w:highlight w:val="white"/>
        </w:rPr>
        <w:t xml:space="preserve">Note that we add the short list of the left expression to the middle code </w:t>
      </w:r>
      <w:r w:rsidR="00E521A4">
        <w:rPr>
          <w:highlight w:val="white"/>
        </w:rPr>
        <w:t xml:space="preserve">long </w:t>
      </w:r>
      <w:r w:rsidRPr="00903DBA">
        <w:rPr>
          <w:highlight w:val="white"/>
        </w:rPr>
        <w:t>list</w:t>
      </w:r>
      <w:r w:rsidR="00D61591">
        <w:rPr>
          <w:highlight w:val="white"/>
        </w:rPr>
        <w:t xml:space="preserve">, because we are noted in the </w:t>
      </w:r>
      <w:r w:rsidRPr="00903DBA">
        <w:rPr>
          <w:highlight w:val="white"/>
        </w:rPr>
        <w:t>value of the left expression, only its side effects.</w:t>
      </w:r>
    </w:p>
    <w:p w14:paraId="6FCF4EC2"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F0D5485" w14:textId="77777777" w:rsidR="005E5A36" w:rsidRPr="00903DBA" w:rsidRDefault="005E5A36" w:rsidP="005E5A36">
      <w:pPr>
        <w:pStyle w:val="Code"/>
        <w:rPr>
          <w:highlight w:val="white"/>
        </w:rPr>
      </w:pPr>
      <w:r w:rsidRPr="00903DBA">
        <w:rPr>
          <w:highlight w:val="white"/>
        </w:rPr>
        <w:t xml:space="preserve">      longList.AddRange(leftExpression.ShortList);</w:t>
      </w:r>
    </w:p>
    <w:p w14:paraId="3D706FD2" w14:textId="77777777" w:rsidR="005E5A36" w:rsidRPr="00903DBA" w:rsidRDefault="005E5A36" w:rsidP="005E5A36">
      <w:pPr>
        <w:pStyle w:val="Code"/>
        <w:rPr>
          <w:highlight w:val="white"/>
        </w:rPr>
      </w:pPr>
      <w:r w:rsidRPr="00903DBA">
        <w:rPr>
          <w:highlight w:val="white"/>
        </w:rPr>
        <w:t xml:space="preserve">      longList.AddRange(rightExpression.LongList);</w:t>
      </w:r>
    </w:p>
    <w:p w14:paraId="1D7EAEB9" w14:textId="1F923A16" w:rsidR="005E5A36" w:rsidRPr="00903DBA" w:rsidRDefault="005E5A36" w:rsidP="005E5A36">
      <w:pPr>
        <w:rPr>
          <w:highlight w:val="white"/>
        </w:rPr>
      </w:pPr>
      <w:r w:rsidRPr="00903DBA">
        <w:rPr>
          <w:highlight w:val="white"/>
        </w:rPr>
        <w:t xml:space="preserve"> We return the symbol of the right expression and discard the symbol of the left expression.</w:t>
      </w:r>
    </w:p>
    <w:p w14:paraId="2001A41C" w14:textId="77777777" w:rsidR="005E5A36" w:rsidRPr="00903DBA" w:rsidRDefault="005E5A36" w:rsidP="005E5A36">
      <w:pPr>
        <w:pStyle w:val="Code"/>
        <w:rPr>
          <w:highlight w:val="white"/>
        </w:rPr>
      </w:pPr>
      <w:r w:rsidRPr="00903DBA">
        <w:rPr>
          <w:highlight w:val="white"/>
        </w:rPr>
        <w:lastRenderedPageBreak/>
        <w:t xml:space="preserve">      return (new Expression(rightExpression.Symbol, shortList, longList));</w:t>
      </w:r>
    </w:p>
    <w:p w14:paraId="7A0182C9" w14:textId="77777777" w:rsidR="005E5A36" w:rsidRPr="00903DBA" w:rsidRDefault="005E5A36" w:rsidP="005E5A36">
      <w:pPr>
        <w:pStyle w:val="Code"/>
        <w:rPr>
          <w:highlight w:val="white"/>
        </w:rPr>
      </w:pPr>
      <w:r w:rsidRPr="00903DBA">
        <w:rPr>
          <w:highlight w:val="white"/>
        </w:rPr>
        <w:t xml:space="preserve">    }</w:t>
      </w:r>
    </w:p>
    <w:p w14:paraId="27035733" w14:textId="47CB29D2" w:rsidR="005E5A36" w:rsidRDefault="005E5A36" w:rsidP="005E5A36">
      <w:pPr>
        <w:pStyle w:val="Rubrik3"/>
      </w:pPr>
      <w:r w:rsidRPr="00903DBA">
        <w:t>The Assignment Expression</w:t>
      </w:r>
    </w:p>
    <w:p w14:paraId="5810303C" w14:textId="17F8A1A9" w:rsidR="00D61591" w:rsidRPr="00D61591" w:rsidRDefault="00D61591" w:rsidP="00D61591">
      <w:r>
        <w:t>In C, there are both simple and compound assignment.</w:t>
      </w:r>
      <w:r w:rsidR="004935A1">
        <w:t xml:space="preserve"> The </w:t>
      </w:r>
      <w:r w:rsidR="004935A1" w:rsidRPr="0090371A">
        <w:rPr>
          <w:rStyle w:val="KeyWord0"/>
        </w:rPr>
        <w:t>AssignmentExpression</w:t>
      </w:r>
      <w:r w:rsidR="004935A1">
        <w:t xml:space="preserve"> method calls </w:t>
      </w:r>
      <w:r w:rsidR="004935A1" w:rsidRPr="0090371A">
        <w:rPr>
          <w:rStyle w:val="KeyWord0"/>
        </w:rPr>
        <w:t>Assignment</w:t>
      </w:r>
      <w:r w:rsidR="004935A1">
        <w:t xml:space="preserve"> with different argument</w:t>
      </w:r>
      <w:r w:rsidR="00134C30">
        <w:t>s</w:t>
      </w:r>
      <w:r w:rsidR="004935A1">
        <w:t xml:space="preserve"> depending on the operator.</w:t>
      </w:r>
    </w:p>
    <w:p w14:paraId="7D6E8494" w14:textId="77777777" w:rsidR="005E5A36" w:rsidRPr="00903DBA" w:rsidRDefault="005E5A36" w:rsidP="005E5A36">
      <w:pPr>
        <w:pStyle w:val="Code"/>
        <w:rPr>
          <w:highlight w:val="white"/>
        </w:rPr>
      </w:pPr>
      <w:r w:rsidRPr="00903DBA">
        <w:rPr>
          <w:highlight w:val="white"/>
        </w:rPr>
        <w:t xml:space="preserve">    public static Expression AssignmentExpression(MiddleOperator middleOp,</w:t>
      </w:r>
    </w:p>
    <w:p w14:paraId="13E10C3E" w14:textId="72F55A7B" w:rsidR="005E5A36" w:rsidRPr="00903DBA" w:rsidRDefault="005E5A36" w:rsidP="005E5A36">
      <w:pPr>
        <w:pStyle w:val="Code"/>
        <w:rPr>
          <w:highlight w:val="white"/>
        </w:rPr>
      </w:pPr>
      <w:r w:rsidRPr="00903DBA">
        <w:rPr>
          <w:highlight w:val="white"/>
        </w:rPr>
        <w:t xml:space="preserve">                                               Expression leftExpression,</w:t>
      </w:r>
    </w:p>
    <w:p w14:paraId="3B9F5E58" w14:textId="499D1C3D" w:rsidR="005E5A36" w:rsidRPr="00903DBA" w:rsidRDefault="005E5A36" w:rsidP="005E5A36">
      <w:pPr>
        <w:pStyle w:val="Code"/>
        <w:rPr>
          <w:highlight w:val="white"/>
        </w:rPr>
      </w:pPr>
      <w:r w:rsidRPr="00903DBA">
        <w:rPr>
          <w:highlight w:val="white"/>
        </w:rPr>
        <w:t xml:space="preserve">                                               Expression rightExpression)</w:t>
      </w:r>
      <w:r w:rsidR="0090371A">
        <w:rPr>
          <w:highlight w:val="white"/>
        </w:rPr>
        <w:t xml:space="preserve"> </w:t>
      </w:r>
      <w:r w:rsidRPr="00903DBA">
        <w:rPr>
          <w:highlight w:val="white"/>
        </w:rPr>
        <w:t>{</w:t>
      </w:r>
    </w:p>
    <w:p w14:paraId="6BF33C2B" w14:textId="77777777" w:rsidR="005E5A36" w:rsidRPr="00903DBA" w:rsidRDefault="005E5A36" w:rsidP="005E5A36">
      <w:pPr>
        <w:pStyle w:val="Code"/>
        <w:rPr>
          <w:highlight w:val="white"/>
        </w:rPr>
      </w:pPr>
      <w:r w:rsidRPr="00903DBA">
        <w:rPr>
          <w:highlight w:val="white"/>
        </w:rPr>
        <w:t xml:space="preserve">      rightExpression =</w:t>
      </w:r>
    </w:p>
    <w:p w14:paraId="6D583488" w14:textId="77777777" w:rsidR="005E5A36" w:rsidRPr="00903DBA" w:rsidRDefault="005E5A36" w:rsidP="005E5A36">
      <w:pPr>
        <w:pStyle w:val="Code"/>
        <w:rPr>
          <w:highlight w:val="white"/>
        </w:rPr>
      </w:pPr>
      <w:r w:rsidRPr="00903DBA">
        <w:rPr>
          <w:highlight w:val="white"/>
        </w:rPr>
        <w:t xml:space="preserve">        TypeCast.ImplicitCast(rightExpression, leftExpression.Symbol.Type);</w:t>
      </w:r>
    </w:p>
    <w:p w14:paraId="6BE4296F" w14:textId="77777777" w:rsidR="005E5A36" w:rsidRPr="00903DBA" w:rsidRDefault="005E5A36" w:rsidP="005E5A36">
      <w:pPr>
        <w:pStyle w:val="Code"/>
        <w:rPr>
          <w:highlight w:val="white"/>
        </w:rPr>
      </w:pPr>
    </w:p>
    <w:p w14:paraId="2B16740C" w14:textId="77777777" w:rsidR="005E5A36" w:rsidRPr="00903DBA" w:rsidRDefault="005E5A36" w:rsidP="005E5A36">
      <w:pPr>
        <w:pStyle w:val="Code"/>
        <w:rPr>
          <w:highlight w:val="white"/>
        </w:rPr>
      </w:pPr>
      <w:r w:rsidRPr="00903DBA">
        <w:rPr>
          <w:highlight w:val="white"/>
        </w:rPr>
        <w:t xml:space="preserve">      switch (middleOp) {</w:t>
      </w:r>
    </w:p>
    <w:p w14:paraId="176EB96B" w14:textId="77777777" w:rsidR="005E5A36" w:rsidRPr="00903DBA" w:rsidRDefault="005E5A36" w:rsidP="005E5A36">
      <w:pPr>
        <w:pStyle w:val="Code"/>
        <w:rPr>
          <w:highlight w:val="white"/>
        </w:rPr>
      </w:pPr>
      <w:r w:rsidRPr="00903DBA">
        <w:rPr>
          <w:highlight w:val="white"/>
        </w:rPr>
        <w:t xml:space="preserve">        case MiddleOperator.Assign:</w:t>
      </w:r>
    </w:p>
    <w:p w14:paraId="0DCBF52C" w14:textId="77777777" w:rsidR="005E5A36" w:rsidRPr="00903DBA" w:rsidRDefault="005E5A36" w:rsidP="005E5A36">
      <w:pPr>
        <w:pStyle w:val="Code"/>
        <w:rPr>
          <w:highlight w:val="white"/>
        </w:rPr>
      </w:pPr>
      <w:r w:rsidRPr="00903DBA">
        <w:rPr>
          <w:highlight w:val="white"/>
        </w:rPr>
        <w:t xml:space="preserve">          return Assignment(leftExpression, rightExpression, true);</w:t>
      </w:r>
    </w:p>
    <w:p w14:paraId="64894E68" w14:textId="2EA2B918" w:rsidR="005E5A36" w:rsidRPr="00903DBA" w:rsidRDefault="005E5A36" w:rsidP="005E5A36">
      <w:pPr>
        <w:rPr>
          <w:highlight w:val="white"/>
        </w:rPr>
      </w:pPr>
      <w:r w:rsidRPr="00903DBA">
        <w:rPr>
          <w:highlight w:val="white"/>
        </w:rPr>
        <w:t xml:space="preserve">In cases of compound assignment, we call the </w:t>
      </w:r>
      <w:r w:rsidR="00817451">
        <w:rPr>
          <w:highlight w:val="white"/>
        </w:rPr>
        <w:t>suitable</w:t>
      </w:r>
      <w:r w:rsidRPr="00903DBA">
        <w:rPr>
          <w:highlight w:val="white"/>
        </w:rPr>
        <w:t xml:space="preserve"> method to perform the operation, and the </w:t>
      </w:r>
      <w:r w:rsidRPr="00903DBA">
        <w:rPr>
          <w:rStyle w:val="KeyWord0"/>
          <w:highlight w:val="white"/>
        </w:rPr>
        <w:t>Assignment</w:t>
      </w:r>
      <w:r w:rsidRPr="00903DBA">
        <w:rPr>
          <w:highlight w:val="white"/>
        </w:rPr>
        <w:t xml:space="preserve"> method for the</w:t>
      </w:r>
      <w:r w:rsidR="00817451">
        <w:rPr>
          <w:highlight w:val="white"/>
        </w:rPr>
        <w:t xml:space="preserve"> </w:t>
      </w:r>
      <w:r w:rsidRPr="00903DBA">
        <w:rPr>
          <w:highlight w:val="white"/>
        </w:rPr>
        <w:t>assignment.</w:t>
      </w:r>
    </w:p>
    <w:p w14:paraId="0291D92E" w14:textId="77777777" w:rsidR="005E5A36" w:rsidRPr="00903DBA" w:rsidRDefault="005E5A36" w:rsidP="005E5A36">
      <w:pPr>
        <w:pStyle w:val="Code"/>
        <w:rPr>
          <w:highlight w:val="white"/>
        </w:rPr>
      </w:pPr>
      <w:r w:rsidRPr="00903DBA">
        <w:rPr>
          <w:highlight w:val="white"/>
        </w:rPr>
        <w:t xml:space="preserve">        case MiddleOperator.BinaryAdd:</w:t>
      </w:r>
    </w:p>
    <w:p w14:paraId="304574AE" w14:textId="77777777" w:rsidR="005E5A36" w:rsidRPr="00903DBA" w:rsidRDefault="005E5A36" w:rsidP="005E5A36">
      <w:pPr>
        <w:pStyle w:val="Code"/>
        <w:rPr>
          <w:highlight w:val="white"/>
        </w:rPr>
      </w:pPr>
      <w:r w:rsidRPr="00903DBA">
        <w:rPr>
          <w:highlight w:val="white"/>
        </w:rPr>
        <w:t xml:space="preserve">        case MiddleOperator.BinarySubtract:</w:t>
      </w:r>
    </w:p>
    <w:p w14:paraId="739A0F2D" w14:textId="77777777" w:rsidR="005E5A36" w:rsidRPr="00903DBA" w:rsidRDefault="005E5A36" w:rsidP="005E5A36">
      <w:pPr>
        <w:pStyle w:val="Code"/>
        <w:rPr>
          <w:highlight w:val="white"/>
        </w:rPr>
      </w:pPr>
      <w:r w:rsidRPr="00903DBA">
        <w:rPr>
          <w:highlight w:val="white"/>
        </w:rPr>
        <w:t xml:space="preserve">          return Assignment(leftExpression,</w:t>
      </w:r>
    </w:p>
    <w:p w14:paraId="78452BA1" w14:textId="77777777" w:rsidR="005E5A36" w:rsidRPr="00903DBA" w:rsidRDefault="005E5A36" w:rsidP="005E5A36">
      <w:pPr>
        <w:pStyle w:val="Code"/>
        <w:rPr>
          <w:highlight w:val="white"/>
        </w:rPr>
      </w:pPr>
      <w:r w:rsidRPr="00903DBA">
        <w:rPr>
          <w:highlight w:val="white"/>
        </w:rPr>
        <w:t xml:space="preserve">                            AdditionExpression(middleOp, leftExpression,</w:t>
      </w:r>
    </w:p>
    <w:p w14:paraId="10A7AA1D" w14:textId="77777777" w:rsidR="005E5A36" w:rsidRPr="00903DBA" w:rsidRDefault="005E5A36" w:rsidP="005E5A36">
      <w:pPr>
        <w:pStyle w:val="Code"/>
        <w:rPr>
          <w:highlight w:val="white"/>
        </w:rPr>
      </w:pPr>
      <w:r w:rsidRPr="00903DBA">
        <w:rPr>
          <w:highlight w:val="white"/>
        </w:rPr>
        <w:t xml:space="preserve">                                               rightExpression));</w:t>
      </w:r>
    </w:p>
    <w:p w14:paraId="0B35E04C" w14:textId="77777777" w:rsidR="005E5A36" w:rsidRPr="00903DBA" w:rsidRDefault="005E5A36" w:rsidP="005E5A36">
      <w:pPr>
        <w:pStyle w:val="Code"/>
        <w:rPr>
          <w:highlight w:val="white"/>
        </w:rPr>
      </w:pPr>
    </w:p>
    <w:p w14:paraId="2CEA7B35" w14:textId="77777777" w:rsidR="005E5A36" w:rsidRPr="00903DBA" w:rsidRDefault="005E5A36" w:rsidP="005E5A36">
      <w:pPr>
        <w:pStyle w:val="Code"/>
        <w:rPr>
          <w:highlight w:val="white"/>
        </w:rPr>
      </w:pPr>
      <w:r w:rsidRPr="00903DBA">
        <w:rPr>
          <w:highlight w:val="white"/>
        </w:rPr>
        <w:t xml:space="preserve">        case MiddleOperator.SignedMultiply:</w:t>
      </w:r>
    </w:p>
    <w:p w14:paraId="3A85718D" w14:textId="77777777" w:rsidR="005E5A36" w:rsidRPr="00903DBA" w:rsidRDefault="005E5A36" w:rsidP="005E5A36">
      <w:pPr>
        <w:pStyle w:val="Code"/>
        <w:rPr>
          <w:highlight w:val="white"/>
        </w:rPr>
      </w:pPr>
      <w:r w:rsidRPr="00903DBA">
        <w:rPr>
          <w:highlight w:val="white"/>
        </w:rPr>
        <w:t xml:space="preserve">        case MiddleOperator.SignedDivide:</w:t>
      </w:r>
    </w:p>
    <w:p w14:paraId="2C620B23" w14:textId="77777777" w:rsidR="005E5A36" w:rsidRPr="00903DBA" w:rsidRDefault="005E5A36" w:rsidP="005E5A36">
      <w:pPr>
        <w:pStyle w:val="Code"/>
        <w:rPr>
          <w:highlight w:val="white"/>
        </w:rPr>
      </w:pPr>
      <w:r w:rsidRPr="00903DBA">
        <w:rPr>
          <w:highlight w:val="white"/>
        </w:rPr>
        <w:t xml:space="preserve">        case MiddleOperator.SignedModulo:</w:t>
      </w:r>
    </w:p>
    <w:p w14:paraId="4851FA2F" w14:textId="77777777" w:rsidR="005E5A36" w:rsidRPr="00903DBA" w:rsidRDefault="005E5A36" w:rsidP="005E5A36">
      <w:pPr>
        <w:pStyle w:val="Code"/>
        <w:rPr>
          <w:highlight w:val="white"/>
        </w:rPr>
      </w:pPr>
      <w:r w:rsidRPr="00903DBA">
        <w:rPr>
          <w:highlight w:val="white"/>
        </w:rPr>
        <w:t xml:space="preserve">          return Assignment(leftExpression,</w:t>
      </w:r>
    </w:p>
    <w:p w14:paraId="0BF7A6F5" w14:textId="77777777" w:rsidR="005E5A36" w:rsidRPr="00903DBA" w:rsidRDefault="005E5A36" w:rsidP="005E5A36">
      <w:pPr>
        <w:pStyle w:val="Code"/>
        <w:rPr>
          <w:highlight w:val="white"/>
        </w:rPr>
      </w:pPr>
      <w:r w:rsidRPr="00903DBA">
        <w:rPr>
          <w:highlight w:val="white"/>
        </w:rPr>
        <w:t xml:space="preserve">                            MultiplyExpression(middleOp, leftExpression, </w:t>
      </w:r>
    </w:p>
    <w:p w14:paraId="36CCBC3A" w14:textId="77777777" w:rsidR="005E5A36" w:rsidRPr="00903DBA" w:rsidRDefault="005E5A36" w:rsidP="005E5A36">
      <w:pPr>
        <w:pStyle w:val="Code"/>
        <w:rPr>
          <w:highlight w:val="white"/>
        </w:rPr>
      </w:pPr>
      <w:r w:rsidRPr="00903DBA">
        <w:rPr>
          <w:highlight w:val="white"/>
        </w:rPr>
        <w:t xml:space="preserve">                                                         rightExpression));</w:t>
      </w:r>
    </w:p>
    <w:p w14:paraId="675DD1E3" w14:textId="77777777" w:rsidR="005E5A36" w:rsidRPr="00903DBA" w:rsidRDefault="005E5A36" w:rsidP="005E5A36">
      <w:pPr>
        <w:pStyle w:val="Code"/>
        <w:rPr>
          <w:highlight w:val="white"/>
        </w:rPr>
      </w:pPr>
    </w:p>
    <w:p w14:paraId="1549E2FC" w14:textId="77777777" w:rsidR="005E5A36" w:rsidRPr="00903DBA" w:rsidRDefault="005E5A36" w:rsidP="005E5A36">
      <w:pPr>
        <w:pStyle w:val="Code"/>
        <w:rPr>
          <w:highlight w:val="white"/>
        </w:rPr>
      </w:pPr>
      <w:r w:rsidRPr="00903DBA">
        <w:rPr>
          <w:highlight w:val="white"/>
        </w:rPr>
        <w:t xml:space="preserve">        case MiddleOperator.BitwiseAnd:</w:t>
      </w:r>
    </w:p>
    <w:p w14:paraId="4E959824" w14:textId="77777777" w:rsidR="005E5A36" w:rsidRPr="00903DBA" w:rsidRDefault="005E5A36" w:rsidP="005E5A36">
      <w:pPr>
        <w:pStyle w:val="Code"/>
        <w:rPr>
          <w:highlight w:val="white"/>
        </w:rPr>
      </w:pPr>
      <w:r w:rsidRPr="00903DBA">
        <w:rPr>
          <w:highlight w:val="white"/>
        </w:rPr>
        <w:t xml:space="preserve">        case MiddleOperator.BitwiseOr:</w:t>
      </w:r>
    </w:p>
    <w:p w14:paraId="5BFA7890" w14:textId="77777777" w:rsidR="005E5A36" w:rsidRPr="00903DBA" w:rsidRDefault="005E5A36" w:rsidP="005E5A36">
      <w:pPr>
        <w:pStyle w:val="Code"/>
        <w:rPr>
          <w:highlight w:val="white"/>
        </w:rPr>
      </w:pPr>
      <w:r w:rsidRPr="00903DBA">
        <w:rPr>
          <w:highlight w:val="white"/>
        </w:rPr>
        <w:t xml:space="preserve">        case MiddleOperator.BitwiseXOr:</w:t>
      </w:r>
    </w:p>
    <w:p w14:paraId="32F02433" w14:textId="77777777" w:rsidR="005E5A36" w:rsidRPr="00903DBA" w:rsidRDefault="005E5A36" w:rsidP="005E5A36">
      <w:pPr>
        <w:pStyle w:val="Code"/>
        <w:rPr>
          <w:highlight w:val="white"/>
        </w:rPr>
      </w:pPr>
      <w:r w:rsidRPr="00903DBA">
        <w:rPr>
          <w:highlight w:val="white"/>
        </w:rPr>
        <w:t xml:space="preserve">          return Assignment(leftExpression,</w:t>
      </w:r>
    </w:p>
    <w:p w14:paraId="41A983FB" w14:textId="77777777" w:rsidR="005E5A36" w:rsidRPr="00903DBA" w:rsidRDefault="005E5A36" w:rsidP="005E5A36">
      <w:pPr>
        <w:pStyle w:val="Code"/>
        <w:rPr>
          <w:highlight w:val="white"/>
        </w:rPr>
      </w:pPr>
      <w:r w:rsidRPr="00903DBA">
        <w:rPr>
          <w:highlight w:val="white"/>
        </w:rPr>
        <w:t xml:space="preserve">                            BitwiseExpression(middleOp, leftExpression,</w:t>
      </w:r>
    </w:p>
    <w:p w14:paraId="1F390AA7" w14:textId="77777777" w:rsidR="005E5A36" w:rsidRPr="00903DBA" w:rsidRDefault="005E5A36" w:rsidP="005E5A36">
      <w:pPr>
        <w:pStyle w:val="Code"/>
        <w:rPr>
          <w:highlight w:val="white"/>
        </w:rPr>
      </w:pPr>
      <w:r w:rsidRPr="00903DBA">
        <w:rPr>
          <w:highlight w:val="white"/>
        </w:rPr>
        <w:t xml:space="preserve">                                              rightExpression));</w:t>
      </w:r>
    </w:p>
    <w:p w14:paraId="6A5A73AB" w14:textId="77777777" w:rsidR="005E5A36" w:rsidRPr="00903DBA" w:rsidRDefault="005E5A36" w:rsidP="005E5A36">
      <w:pPr>
        <w:pStyle w:val="Code"/>
        <w:rPr>
          <w:highlight w:val="white"/>
        </w:rPr>
      </w:pPr>
    </w:p>
    <w:p w14:paraId="2B146082" w14:textId="77777777" w:rsidR="005E5A36" w:rsidRPr="00903DBA" w:rsidRDefault="005E5A36" w:rsidP="005E5A36">
      <w:pPr>
        <w:pStyle w:val="Code"/>
        <w:rPr>
          <w:highlight w:val="white"/>
        </w:rPr>
      </w:pPr>
      <w:r w:rsidRPr="00903DBA">
        <w:rPr>
          <w:highlight w:val="white"/>
        </w:rPr>
        <w:t xml:space="preserve">        default: // shift left, shift right</w:t>
      </w:r>
    </w:p>
    <w:p w14:paraId="47C71898" w14:textId="77777777" w:rsidR="005E5A36" w:rsidRPr="00903DBA" w:rsidRDefault="005E5A36" w:rsidP="005E5A36">
      <w:pPr>
        <w:pStyle w:val="Code"/>
        <w:rPr>
          <w:highlight w:val="white"/>
        </w:rPr>
      </w:pPr>
      <w:r w:rsidRPr="00903DBA">
        <w:rPr>
          <w:highlight w:val="white"/>
        </w:rPr>
        <w:t xml:space="preserve">          return Assignment(leftExpression,</w:t>
      </w:r>
    </w:p>
    <w:p w14:paraId="3C074FFE" w14:textId="77777777" w:rsidR="005E5A36" w:rsidRPr="00903DBA" w:rsidRDefault="005E5A36" w:rsidP="005E5A36">
      <w:pPr>
        <w:pStyle w:val="Code"/>
        <w:rPr>
          <w:highlight w:val="white"/>
        </w:rPr>
      </w:pPr>
      <w:r w:rsidRPr="00903DBA">
        <w:rPr>
          <w:highlight w:val="white"/>
        </w:rPr>
        <w:t xml:space="preserve">                            ShiftExpression(middleOp, leftExpression,</w:t>
      </w:r>
    </w:p>
    <w:p w14:paraId="7F9495C4" w14:textId="77777777" w:rsidR="005E5A36" w:rsidRPr="00903DBA" w:rsidRDefault="005E5A36" w:rsidP="005E5A36">
      <w:pPr>
        <w:pStyle w:val="Code"/>
        <w:rPr>
          <w:highlight w:val="white"/>
        </w:rPr>
      </w:pPr>
      <w:r w:rsidRPr="00903DBA">
        <w:rPr>
          <w:highlight w:val="white"/>
        </w:rPr>
        <w:t xml:space="preserve">                                            rightExpression));</w:t>
      </w:r>
    </w:p>
    <w:p w14:paraId="02427FE3" w14:textId="77777777" w:rsidR="005E5A36" w:rsidRPr="00903DBA" w:rsidRDefault="005E5A36" w:rsidP="005E5A36">
      <w:pPr>
        <w:pStyle w:val="Code"/>
        <w:rPr>
          <w:highlight w:val="white"/>
        </w:rPr>
      </w:pPr>
      <w:r w:rsidRPr="00903DBA">
        <w:rPr>
          <w:highlight w:val="white"/>
        </w:rPr>
        <w:t xml:space="preserve">      }</w:t>
      </w:r>
    </w:p>
    <w:p w14:paraId="4C30C85C" w14:textId="77777777" w:rsidR="005E5A36" w:rsidRPr="00903DBA" w:rsidRDefault="005E5A36" w:rsidP="005E5A36">
      <w:pPr>
        <w:pStyle w:val="Code"/>
        <w:rPr>
          <w:highlight w:val="white"/>
        </w:rPr>
      </w:pPr>
      <w:r w:rsidRPr="00903DBA">
        <w:rPr>
          <w:highlight w:val="white"/>
        </w:rPr>
        <w:t xml:space="preserve">    }</w:t>
      </w:r>
    </w:p>
    <w:p w14:paraId="0683414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Assignment</w:t>
      </w:r>
      <w:r w:rsidRPr="00903DBA">
        <w:rPr>
          <w:highlight w:val="white"/>
        </w:rPr>
        <w:t xml:space="preserve"> method performs simple or compound assignment. </w:t>
      </w:r>
    </w:p>
    <w:p w14:paraId="746CE336" w14:textId="77777777" w:rsidR="005E5A36" w:rsidRPr="00903DBA" w:rsidRDefault="005E5A36" w:rsidP="005E5A36">
      <w:pPr>
        <w:pStyle w:val="Code"/>
        <w:rPr>
          <w:highlight w:val="white"/>
        </w:rPr>
      </w:pPr>
      <w:r w:rsidRPr="00903DBA">
        <w:rPr>
          <w:highlight w:val="white"/>
        </w:rPr>
        <w:t xml:space="preserve">    public static Expression Assignment(Expression leftExpression,</w:t>
      </w:r>
    </w:p>
    <w:p w14:paraId="10559052" w14:textId="77777777" w:rsidR="005E5A36" w:rsidRPr="00903DBA" w:rsidRDefault="005E5A36" w:rsidP="005E5A36">
      <w:pPr>
        <w:pStyle w:val="Code"/>
        <w:rPr>
          <w:highlight w:val="white"/>
        </w:rPr>
      </w:pPr>
      <w:r w:rsidRPr="00903DBA">
        <w:rPr>
          <w:highlight w:val="white"/>
        </w:rPr>
        <w:t xml:space="preserve">                                        Expression rightExpression,</w:t>
      </w:r>
    </w:p>
    <w:p w14:paraId="3D8E5D73" w14:textId="77777777" w:rsidR="005E5A36" w:rsidRPr="00903DBA" w:rsidRDefault="005E5A36" w:rsidP="005E5A36">
      <w:pPr>
        <w:pStyle w:val="Code"/>
        <w:rPr>
          <w:highlight w:val="white"/>
        </w:rPr>
      </w:pPr>
      <w:r w:rsidRPr="00903DBA">
        <w:rPr>
          <w:highlight w:val="white"/>
        </w:rPr>
        <w:t xml:space="preserve">                                        bool simpleAssignment = false) {</w:t>
      </w:r>
    </w:p>
    <w:p w14:paraId="19A3DF71" w14:textId="77777777" w:rsidR="005E5A36" w:rsidRPr="00903DBA" w:rsidRDefault="005E5A36" w:rsidP="005E5A36">
      <w:pPr>
        <w:rPr>
          <w:highlight w:val="white"/>
        </w:rPr>
      </w:pPr>
      <w:r w:rsidRPr="00903DBA">
        <w:rPr>
          <w:highlight w:val="white"/>
        </w:rPr>
        <w:t>In cases of system calls, a specific register is assigned a value.</w:t>
      </w:r>
    </w:p>
    <w:p w14:paraId="3EBFC3A6" w14:textId="77777777" w:rsidR="005E5A36" w:rsidRPr="00903DBA" w:rsidRDefault="005E5A36" w:rsidP="005E5A36">
      <w:pPr>
        <w:pStyle w:val="Code"/>
        <w:rPr>
          <w:highlight w:val="white"/>
        </w:rPr>
      </w:pPr>
      <w:r w:rsidRPr="00903DBA">
        <w:rPr>
          <w:highlight w:val="white"/>
        </w:rPr>
        <w:t xml:space="preserve">      Register? register = leftExpression.Register;</w:t>
      </w:r>
    </w:p>
    <w:p w14:paraId="5DC189B9" w14:textId="77777777" w:rsidR="005E5A36" w:rsidRPr="00903DBA" w:rsidRDefault="005E5A36" w:rsidP="005E5A36">
      <w:pPr>
        <w:pStyle w:val="Code"/>
        <w:rPr>
          <w:highlight w:val="white"/>
        </w:rPr>
      </w:pPr>
      <w:r w:rsidRPr="00903DBA">
        <w:rPr>
          <w:highlight w:val="white"/>
        </w:rPr>
        <w:t xml:space="preserve">      if (register != null) {</w:t>
      </w:r>
    </w:p>
    <w:p w14:paraId="64CD76EA" w14:textId="77777777" w:rsidR="005E5A36" w:rsidRPr="00903DBA" w:rsidRDefault="005E5A36" w:rsidP="005E5A36">
      <w:pPr>
        <w:pStyle w:val="Code"/>
        <w:rPr>
          <w:highlight w:val="white"/>
        </w:rPr>
      </w:pPr>
      <w:r w:rsidRPr="00903DBA">
        <w:rPr>
          <w:highlight w:val="white"/>
        </w:rPr>
        <w:t xml:space="preserve">        Symbol rightSymbol = rightExpression.Symbol;</w:t>
      </w:r>
    </w:p>
    <w:p w14:paraId="3957E0C0" w14:textId="77777777" w:rsidR="005E5A36" w:rsidRPr="00903DBA" w:rsidRDefault="005E5A36" w:rsidP="005E5A36">
      <w:pPr>
        <w:rPr>
          <w:highlight w:val="white"/>
        </w:rPr>
      </w:pPr>
      <w:r w:rsidRPr="00903DBA">
        <w:rPr>
          <w:highlight w:val="white"/>
        </w:rPr>
        <w:lastRenderedPageBreak/>
        <w:t>We check that the register has the same size (in bytes) as the expression it is assigned to. If it is not, we report an error.</w:t>
      </w:r>
    </w:p>
    <w:p w14:paraId="7B55F53F" w14:textId="77777777" w:rsidR="005E5A36" w:rsidRPr="00903DBA" w:rsidRDefault="005E5A36" w:rsidP="005E5A36">
      <w:pPr>
        <w:pStyle w:val="Code"/>
        <w:rPr>
          <w:highlight w:val="white"/>
        </w:rPr>
      </w:pPr>
      <w:r w:rsidRPr="00903DBA">
        <w:rPr>
          <w:highlight w:val="white"/>
        </w:rPr>
        <w:t xml:space="preserve">        Assert.Error(AssemblyCode.SizeOfRegister(register.Value) ==</w:t>
      </w:r>
    </w:p>
    <w:p w14:paraId="2BAE6760" w14:textId="77777777" w:rsidR="005E5A36" w:rsidRPr="00903DBA" w:rsidRDefault="005E5A36" w:rsidP="005E5A36">
      <w:pPr>
        <w:pStyle w:val="Code"/>
        <w:rPr>
          <w:highlight w:val="white"/>
        </w:rPr>
      </w:pPr>
      <w:r w:rsidRPr="00903DBA">
        <w:rPr>
          <w:highlight w:val="white"/>
        </w:rPr>
        <w:t xml:space="preserve">                     rightExpression.Symbol.Type.Size(),</w:t>
      </w:r>
    </w:p>
    <w:p w14:paraId="5CC0A085" w14:textId="77777777" w:rsidR="005E5A36" w:rsidRPr="00903DBA" w:rsidRDefault="005E5A36" w:rsidP="005E5A36">
      <w:pPr>
        <w:pStyle w:val="Code"/>
        <w:rPr>
          <w:highlight w:val="white"/>
        </w:rPr>
      </w:pPr>
      <w:r w:rsidRPr="00903DBA">
        <w:rPr>
          <w:highlight w:val="white"/>
        </w:rPr>
        <w:t xml:space="preserve">                     Message.Unmatched_register_size);</w:t>
      </w:r>
    </w:p>
    <w:p w14:paraId="64DAF591" w14:textId="77777777" w:rsidR="005E5A36" w:rsidRPr="00903DBA" w:rsidRDefault="005E5A36" w:rsidP="005E5A36">
      <w:pPr>
        <w:rPr>
          <w:highlight w:val="white"/>
        </w:rPr>
      </w:pPr>
      <w:r w:rsidRPr="00903DBA">
        <w:rPr>
          <w:highlight w:val="white"/>
        </w:rPr>
        <w:t>We add the long list of the right expression, since we need its value, to the final middle code list.</w:t>
      </w:r>
    </w:p>
    <w:p w14:paraId="3F0BA10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C2E66B6" w14:textId="77777777" w:rsidR="005E5A36" w:rsidRPr="00903DBA" w:rsidRDefault="005E5A36" w:rsidP="005E5A36">
      <w:pPr>
        <w:pStyle w:val="Code"/>
        <w:rPr>
          <w:highlight w:val="white"/>
        </w:rPr>
      </w:pPr>
      <w:r w:rsidRPr="00903DBA">
        <w:rPr>
          <w:highlight w:val="white"/>
        </w:rPr>
        <w:t xml:space="preserve">        longList.AddRange(rightExpression.LongList);</w:t>
      </w:r>
    </w:p>
    <w:p w14:paraId="5B2718AD" w14:textId="77777777" w:rsidR="005E5A36" w:rsidRPr="00903DBA" w:rsidRDefault="005E5A36" w:rsidP="005E5A36">
      <w:pPr>
        <w:rPr>
          <w:highlight w:val="white"/>
        </w:rPr>
      </w:pPr>
      <w:r w:rsidRPr="00903DBA">
        <w:rPr>
          <w:highlight w:val="white"/>
        </w:rPr>
        <w:t>We add the assignment of the value of right expression to the register.</w:t>
      </w:r>
    </w:p>
    <w:p w14:paraId="05EA8668" w14:textId="77777777" w:rsidR="005E5A36" w:rsidRPr="00903DBA" w:rsidRDefault="005E5A36" w:rsidP="005E5A36">
      <w:pPr>
        <w:pStyle w:val="Code"/>
        <w:rPr>
          <w:highlight w:val="white"/>
        </w:rPr>
      </w:pPr>
      <w:r w:rsidRPr="00903DBA">
        <w:rPr>
          <w:highlight w:val="white"/>
        </w:rPr>
        <w:t xml:space="preserve">        AddMiddleCode(longList, MiddleOperator.AssignRegister,</w:t>
      </w:r>
    </w:p>
    <w:p w14:paraId="11330A4B" w14:textId="77777777" w:rsidR="005E5A36" w:rsidRPr="00903DBA" w:rsidRDefault="005E5A36" w:rsidP="005E5A36">
      <w:pPr>
        <w:pStyle w:val="Code"/>
        <w:rPr>
          <w:highlight w:val="white"/>
        </w:rPr>
      </w:pPr>
      <w:r w:rsidRPr="00903DBA">
        <w:rPr>
          <w:highlight w:val="white"/>
        </w:rPr>
        <w:t xml:space="preserve">                      register, rightExpression.Symbol);</w:t>
      </w:r>
    </w:p>
    <w:p w14:paraId="6E1E8FCC" w14:textId="77777777" w:rsidR="005E5A36" w:rsidRPr="00903DBA" w:rsidRDefault="005E5A36" w:rsidP="005E5A36">
      <w:pPr>
        <w:rPr>
          <w:highlight w:val="white"/>
        </w:rPr>
      </w:pPr>
      <w:r w:rsidRPr="00903DBA">
        <w:rPr>
          <w:highlight w:val="white"/>
        </w:rPr>
        <w:t>Since this an assignment, the code list holds both the assignment of the register and the side effect of the assignment. Therefore, we add the long list as both the short list and the long list of the result expression.</w:t>
      </w:r>
    </w:p>
    <w:p w14:paraId="257F79ED" w14:textId="77777777" w:rsidR="005E5A36" w:rsidRPr="00903DBA" w:rsidRDefault="005E5A36" w:rsidP="005E5A36">
      <w:pPr>
        <w:pStyle w:val="Code"/>
        <w:rPr>
          <w:highlight w:val="white"/>
        </w:rPr>
      </w:pPr>
      <w:r w:rsidRPr="00903DBA">
        <w:rPr>
          <w:highlight w:val="white"/>
        </w:rPr>
        <w:t xml:space="preserve">        return (new Expression(rightExpression.Symbol, longList, longList));</w:t>
      </w:r>
    </w:p>
    <w:p w14:paraId="26753378" w14:textId="77777777" w:rsidR="005E5A36" w:rsidRPr="00903DBA" w:rsidRDefault="005E5A36" w:rsidP="005E5A36">
      <w:pPr>
        <w:pStyle w:val="Code"/>
        <w:rPr>
          <w:highlight w:val="white"/>
        </w:rPr>
      </w:pPr>
      <w:r w:rsidRPr="00903DBA">
        <w:rPr>
          <w:highlight w:val="white"/>
        </w:rPr>
        <w:t xml:space="preserve">      }</w:t>
      </w:r>
    </w:p>
    <w:p w14:paraId="7944492C" w14:textId="77777777" w:rsidR="005E5A36" w:rsidRPr="00903DBA" w:rsidRDefault="005E5A36" w:rsidP="005E5A36">
      <w:pPr>
        <w:rPr>
          <w:highlight w:val="white"/>
        </w:rPr>
      </w:pPr>
      <w:r w:rsidRPr="00903DBA">
        <w:rPr>
          <w:highlight w:val="white"/>
        </w:rPr>
        <w:t>If the left expression is not a register, we first check that the left expression is assignable. If it is not, we report an error.</w:t>
      </w:r>
    </w:p>
    <w:p w14:paraId="4BB8213C" w14:textId="77777777" w:rsidR="005E5A36" w:rsidRPr="00903DBA" w:rsidRDefault="005E5A36" w:rsidP="005E5A36">
      <w:pPr>
        <w:pStyle w:val="Code"/>
        <w:rPr>
          <w:highlight w:val="white"/>
        </w:rPr>
      </w:pPr>
      <w:r w:rsidRPr="00903DBA">
        <w:rPr>
          <w:highlight w:val="white"/>
        </w:rPr>
        <w:t xml:space="preserve">      else {</w:t>
      </w:r>
    </w:p>
    <w:p w14:paraId="71DFC533" w14:textId="77777777" w:rsidR="005E5A36" w:rsidRPr="00903DBA" w:rsidRDefault="005E5A36" w:rsidP="005E5A36">
      <w:pPr>
        <w:pStyle w:val="Code"/>
        <w:rPr>
          <w:highlight w:val="white"/>
        </w:rPr>
      </w:pPr>
      <w:r w:rsidRPr="00903DBA">
        <w:rPr>
          <w:highlight w:val="white"/>
        </w:rPr>
        <w:t xml:space="preserve">        Assert.Error(leftExpression.Symbol.Assignable,</w:t>
      </w:r>
    </w:p>
    <w:p w14:paraId="309D1D87" w14:textId="77777777" w:rsidR="005E5A36" w:rsidRPr="00903DBA" w:rsidRDefault="005E5A36" w:rsidP="005E5A36">
      <w:pPr>
        <w:pStyle w:val="Code"/>
        <w:rPr>
          <w:highlight w:val="white"/>
        </w:rPr>
      </w:pPr>
      <w:r w:rsidRPr="00903DBA">
        <w:rPr>
          <w:highlight w:val="white"/>
        </w:rPr>
        <w:t xml:space="preserve">                     leftExpression, Message.Not_assignable);</w:t>
      </w:r>
    </w:p>
    <w:p w14:paraId="1682A261"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C9C3104" w14:textId="77777777" w:rsidR="005E5A36" w:rsidRPr="00903DBA" w:rsidRDefault="005E5A36" w:rsidP="005E5A36">
      <w:pPr>
        <w:rPr>
          <w:highlight w:val="white"/>
        </w:rPr>
      </w:pPr>
      <w:r w:rsidRPr="00903DBA">
        <w:rPr>
          <w:highlight w:val="white"/>
        </w:rPr>
        <w:t>In case of a simple assignment we add the long list of the left expression to the code list. In case of a compound assignment, the long list of the left expression has already been added to long list of the right expression. If we added the long list in case of a compound assignment, we would add the same code twice.</w:t>
      </w:r>
    </w:p>
    <w:p w14:paraId="7F112EC1" w14:textId="77777777" w:rsidR="005E5A36" w:rsidRPr="00903DBA" w:rsidRDefault="005E5A36" w:rsidP="005E5A36">
      <w:pPr>
        <w:pStyle w:val="Code"/>
        <w:rPr>
          <w:highlight w:val="white"/>
        </w:rPr>
      </w:pPr>
      <w:r w:rsidRPr="00903DBA">
        <w:rPr>
          <w:highlight w:val="white"/>
        </w:rPr>
        <w:t xml:space="preserve">        if (simpleAssignment) {</w:t>
      </w:r>
    </w:p>
    <w:p w14:paraId="513BAD2E" w14:textId="77777777" w:rsidR="005E5A36" w:rsidRPr="00903DBA" w:rsidRDefault="005E5A36" w:rsidP="005E5A36">
      <w:pPr>
        <w:pStyle w:val="Code"/>
        <w:rPr>
          <w:highlight w:val="white"/>
        </w:rPr>
      </w:pPr>
      <w:r w:rsidRPr="00903DBA">
        <w:rPr>
          <w:highlight w:val="white"/>
        </w:rPr>
        <w:t xml:space="preserve">          longList.AddRange(leftExpression.LongList);</w:t>
      </w:r>
    </w:p>
    <w:p w14:paraId="796F9C58" w14:textId="77777777" w:rsidR="005E5A36" w:rsidRPr="00903DBA" w:rsidRDefault="005E5A36" w:rsidP="005E5A36">
      <w:pPr>
        <w:rPr>
          <w:highlight w:val="white"/>
        </w:rPr>
      </w:pPr>
      <w:r w:rsidRPr="00903DBA">
        <w:rPr>
          <w:highlight w:val="white"/>
        </w:rPr>
        <w:t>If the left expression is of floating type, we need to pop the floating value stack in case of a simple assignment. In case of a compound assignment, we let the value stay on the stack.</w:t>
      </w:r>
    </w:p>
    <w:p w14:paraId="49CDC59E" w14:textId="77777777" w:rsidR="005E5A36" w:rsidRPr="00903DBA" w:rsidRDefault="005E5A36" w:rsidP="005E5A36">
      <w:pPr>
        <w:pStyle w:val="Code"/>
        <w:rPr>
          <w:highlight w:val="white"/>
        </w:rPr>
      </w:pPr>
      <w:r w:rsidRPr="00903DBA">
        <w:rPr>
          <w:highlight w:val="white"/>
        </w:rPr>
        <w:t xml:space="preserve">          if (leftExpression.Symbol.Type.IsFloating()) {</w:t>
      </w:r>
    </w:p>
    <w:p w14:paraId="76231CBB" w14:textId="77777777" w:rsidR="005E5A36" w:rsidRPr="00903DBA" w:rsidRDefault="005E5A36" w:rsidP="005E5A36">
      <w:pPr>
        <w:pStyle w:val="Code"/>
        <w:rPr>
          <w:highlight w:val="white"/>
        </w:rPr>
      </w:pPr>
      <w:r w:rsidRPr="00903DBA">
        <w:rPr>
          <w:highlight w:val="white"/>
        </w:rPr>
        <w:t xml:space="preserve">            AddMiddleCode(longList, MiddleOperator.PopFloat);</w:t>
      </w:r>
    </w:p>
    <w:p w14:paraId="3C122613" w14:textId="77777777" w:rsidR="005E5A36" w:rsidRPr="00903DBA" w:rsidRDefault="005E5A36" w:rsidP="005E5A36">
      <w:pPr>
        <w:pStyle w:val="Code"/>
        <w:rPr>
          <w:highlight w:val="white"/>
        </w:rPr>
      </w:pPr>
      <w:r w:rsidRPr="00903DBA">
        <w:rPr>
          <w:highlight w:val="white"/>
        </w:rPr>
        <w:t xml:space="preserve">          }</w:t>
      </w:r>
    </w:p>
    <w:p w14:paraId="1F4B6F5C" w14:textId="77777777" w:rsidR="005E5A36" w:rsidRPr="00903DBA" w:rsidRDefault="005E5A36" w:rsidP="005E5A36">
      <w:pPr>
        <w:pStyle w:val="Code"/>
        <w:rPr>
          <w:highlight w:val="white"/>
        </w:rPr>
      </w:pPr>
      <w:r w:rsidRPr="00903DBA">
        <w:rPr>
          <w:highlight w:val="white"/>
        </w:rPr>
        <w:t xml:space="preserve">        }</w:t>
      </w:r>
    </w:p>
    <w:p w14:paraId="2BFBE8B3" w14:textId="77777777" w:rsidR="005E5A36" w:rsidRPr="00903DBA" w:rsidRDefault="005E5A36" w:rsidP="005E5A36">
      <w:pPr>
        <w:rPr>
          <w:highlight w:val="white"/>
        </w:rPr>
      </w:pPr>
      <w:r w:rsidRPr="00903DBA">
        <w:rPr>
          <w:highlight w:val="white"/>
        </w:rPr>
        <w:t>We type cast the right expression to the type of the left expression and add its long list to the final code list.</w:t>
      </w:r>
    </w:p>
    <w:p w14:paraId="7A1AF16B" w14:textId="77777777" w:rsidR="005E5A36" w:rsidRPr="00903DBA" w:rsidRDefault="005E5A36" w:rsidP="005E5A36">
      <w:pPr>
        <w:pStyle w:val="Code"/>
        <w:rPr>
          <w:highlight w:val="white"/>
        </w:rPr>
      </w:pPr>
      <w:r w:rsidRPr="00903DBA">
        <w:rPr>
          <w:highlight w:val="white"/>
        </w:rPr>
        <w:t xml:space="preserve">        rightExpression = TypeCast.ImplicitCast(rightExpression,</w:t>
      </w:r>
    </w:p>
    <w:p w14:paraId="76AC8044" w14:textId="77777777" w:rsidR="005E5A36" w:rsidRPr="00903DBA" w:rsidRDefault="005E5A36" w:rsidP="005E5A36">
      <w:pPr>
        <w:pStyle w:val="Code"/>
        <w:rPr>
          <w:highlight w:val="white"/>
        </w:rPr>
      </w:pPr>
      <w:r w:rsidRPr="00903DBA">
        <w:rPr>
          <w:highlight w:val="white"/>
        </w:rPr>
        <w:t xml:space="preserve">                                                leftExpression.Symbol.Type);</w:t>
      </w:r>
    </w:p>
    <w:p w14:paraId="52C1AE35" w14:textId="77777777" w:rsidR="005E5A36" w:rsidRPr="00903DBA" w:rsidRDefault="005E5A36" w:rsidP="005E5A36">
      <w:pPr>
        <w:pStyle w:val="Code"/>
        <w:rPr>
          <w:highlight w:val="white"/>
        </w:rPr>
      </w:pPr>
      <w:r w:rsidRPr="00903DBA">
        <w:rPr>
          <w:highlight w:val="white"/>
        </w:rPr>
        <w:t xml:space="preserve">        longList.AddRange(rightExpression.LongList);</w:t>
      </w:r>
    </w:p>
    <w:p w14:paraId="6B450AAE" w14:textId="77777777" w:rsidR="005E5A36" w:rsidRPr="00903DBA" w:rsidRDefault="005E5A36" w:rsidP="005E5A36">
      <w:pPr>
        <w:rPr>
          <w:highlight w:val="white"/>
        </w:rPr>
      </w:pPr>
      <w:r w:rsidRPr="00903DBA">
        <w:rPr>
          <w:highlight w:val="white"/>
        </w:rPr>
        <w:t>If the expressions hold floating type, we really do not perform an assignment, we simply top the current value on the floating value stack to the left expression.</w:t>
      </w:r>
    </w:p>
    <w:p w14:paraId="52B7B6D6" w14:textId="77777777" w:rsidR="005E5A36" w:rsidRPr="00903DBA" w:rsidRDefault="005E5A36" w:rsidP="005E5A36">
      <w:pPr>
        <w:pStyle w:val="Code"/>
        <w:rPr>
          <w:highlight w:val="white"/>
        </w:rPr>
      </w:pPr>
      <w:r w:rsidRPr="00903DBA">
        <w:rPr>
          <w:highlight w:val="white"/>
        </w:rPr>
        <w:t xml:space="preserve">        if (leftExpression.Symbol.Type.IsFloating()) {</w:t>
      </w:r>
    </w:p>
    <w:p w14:paraId="6CEE12DF" w14:textId="77777777" w:rsidR="005E5A36" w:rsidRPr="00903DBA" w:rsidRDefault="005E5A36" w:rsidP="005E5A36">
      <w:pPr>
        <w:pStyle w:val="Code"/>
        <w:rPr>
          <w:highlight w:val="white"/>
        </w:rPr>
      </w:pPr>
      <w:r w:rsidRPr="00903DBA">
        <w:rPr>
          <w:highlight w:val="white"/>
        </w:rPr>
        <w:t xml:space="preserve">          AddMiddleCode(longList, MiddleOperator.TopFloat,</w:t>
      </w:r>
    </w:p>
    <w:p w14:paraId="0456DAC5" w14:textId="77777777" w:rsidR="005E5A36" w:rsidRPr="00903DBA" w:rsidRDefault="005E5A36" w:rsidP="005E5A36">
      <w:pPr>
        <w:pStyle w:val="Code"/>
        <w:rPr>
          <w:highlight w:val="white"/>
        </w:rPr>
      </w:pPr>
      <w:r w:rsidRPr="00903DBA">
        <w:rPr>
          <w:highlight w:val="white"/>
        </w:rPr>
        <w:t xml:space="preserve">                        leftExpression.Symbol);</w:t>
      </w:r>
    </w:p>
    <w:p w14:paraId="13135E7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691B6C64" w14:textId="77777777" w:rsidR="005E5A36" w:rsidRPr="00903DBA" w:rsidRDefault="005E5A36" w:rsidP="005E5A36">
      <w:pPr>
        <w:pStyle w:val="Code"/>
        <w:rPr>
          <w:highlight w:val="white"/>
        </w:rPr>
      </w:pPr>
      <w:r w:rsidRPr="00903DBA">
        <w:rPr>
          <w:highlight w:val="white"/>
        </w:rPr>
        <w:t xml:space="preserve">          shortList.AddRange(longList);</w:t>
      </w:r>
    </w:p>
    <w:p w14:paraId="5C1A39E1" w14:textId="77777777" w:rsidR="005E5A36" w:rsidRPr="00903DBA" w:rsidRDefault="005E5A36" w:rsidP="005E5A36">
      <w:pPr>
        <w:rPr>
          <w:highlight w:val="white"/>
        </w:rPr>
      </w:pPr>
      <w:r w:rsidRPr="00903DBA">
        <w:rPr>
          <w:highlight w:val="white"/>
        </w:rPr>
        <w:lastRenderedPageBreak/>
        <w:t>In case of floating type, there is a difference between the short list and long list. In the long list, the resulting value of the assignment (which equals the new value of the left expression) shall be used. Therefore, it is preserved on the stack. In the short list, the value is popped from the stack, since the value shall not be used, only the side effect of the assignment.</w:t>
      </w:r>
    </w:p>
    <w:p w14:paraId="752B48BF" w14:textId="77777777" w:rsidR="005E5A36" w:rsidRPr="00903DBA" w:rsidRDefault="005E5A36" w:rsidP="005E5A36">
      <w:pPr>
        <w:pStyle w:val="Code"/>
        <w:rPr>
          <w:highlight w:val="white"/>
        </w:rPr>
      </w:pPr>
      <w:r w:rsidRPr="00903DBA">
        <w:rPr>
          <w:highlight w:val="white"/>
        </w:rPr>
        <w:t xml:space="preserve">          AddMiddleCode(shortList, MiddleOperator.PopFloat);</w:t>
      </w:r>
    </w:p>
    <w:p w14:paraId="1892C9B1" w14:textId="77777777" w:rsidR="005E5A36" w:rsidRPr="00903DBA" w:rsidRDefault="005E5A36" w:rsidP="005E5A36">
      <w:pPr>
        <w:pStyle w:val="Code"/>
        <w:rPr>
          <w:highlight w:val="white"/>
        </w:rPr>
      </w:pPr>
      <w:r w:rsidRPr="00903DBA">
        <w:rPr>
          <w:highlight w:val="white"/>
        </w:rPr>
        <w:t xml:space="preserve">          return (new Expression(leftExpression.Symbol, shortList, longList));</w:t>
      </w:r>
    </w:p>
    <w:p w14:paraId="525039FB" w14:textId="77777777" w:rsidR="005E5A36" w:rsidRPr="00903DBA" w:rsidRDefault="005E5A36" w:rsidP="005E5A36">
      <w:pPr>
        <w:pStyle w:val="Code"/>
        <w:rPr>
          <w:highlight w:val="white"/>
        </w:rPr>
      </w:pPr>
      <w:r w:rsidRPr="00903DBA">
        <w:rPr>
          <w:highlight w:val="white"/>
        </w:rPr>
        <w:t xml:space="preserve">        }</w:t>
      </w:r>
    </w:p>
    <w:p w14:paraId="6ACD323D" w14:textId="77777777" w:rsidR="005E5A36" w:rsidRPr="00903DBA" w:rsidRDefault="005E5A36" w:rsidP="005E5A36">
      <w:pPr>
        <w:rPr>
          <w:highlight w:val="white"/>
        </w:rPr>
      </w:pPr>
      <w:r w:rsidRPr="00903DBA">
        <w:rPr>
          <w:highlight w:val="white"/>
        </w:rPr>
        <w:t>In case of integral type, we add an assign instruction to the final code.</w:t>
      </w:r>
    </w:p>
    <w:p w14:paraId="5D0D491E" w14:textId="77777777" w:rsidR="005E5A36" w:rsidRPr="00903DBA" w:rsidRDefault="005E5A36" w:rsidP="005E5A36">
      <w:pPr>
        <w:pStyle w:val="Code"/>
        <w:rPr>
          <w:highlight w:val="white"/>
        </w:rPr>
      </w:pPr>
      <w:r w:rsidRPr="00903DBA">
        <w:rPr>
          <w:highlight w:val="white"/>
        </w:rPr>
        <w:t xml:space="preserve">        else {</w:t>
      </w:r>
    </w:p>
    <w:p w14:paraId="61BAE095" w14:textId="77777777" w:rsidR="005E5A36" w:rsidRPr="00903DBA" w:rsidRDefault="005E5A36" w:rsidP="005E5A36">
      <w:pPr>
        <w:pStyle w:val="Code"/>
        <w:rPr>
          <w:highlight w:val="white"/>
        </w:rPr>
      </w:pPr>
      <w:r w:rsidRPr="00903DBA">
        <w:rPr>
          <w:highlight w:val="white"/>
        </w:rPr>
        <w:t xml:space="preserve">          if (leftExpression.Symbol.Type.IsStructOrUnion()) {</w:t>
      </w:r>
    </w:p>
    <w:p w14:paraId="5946A86B" w14:textId="77777777" w:rsidR="005E5A36" w:rsidRPr="00903DBA" w:rsidRDefault="005E5A36" w:rsidP="005E5A36">
      <w:pPr>
        <w:pStyle w:val="Code"/>
        <w:rPr>
          <w:highlight w:val="white"/>
        </w:rPr>
      </w:pPr>
      <w:r w:rsidRPr="00903DBA">
        <w:rPr>
          <w:highlight w:val="white"/>
        </w:rPr>
        <w:t xml:space="preserve">            AddMiddleCode(longList, MiddleOperator.AssignInit,</w:t>
      </w:r>
    </w:p>
    <w:p w14:paraId="06B7E71E"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82A1FFF" w14:textId="77777777" w:rsidR="005E5A36" w:rsidRPr="00903DBA" w:rsidRDefault="005E5A36" w:rsidP="005E5A36">
      <w:pPr>
        <w:pStyle w:val="Code"/>
        <w:rPr>
          <w:highlight w:val="white"/>
        </w:rPr>
      </w:pPr>
      <w:r w:rsidRPr="00903DBA">
        <w:rPr>
          <w:highlight w:val="white"/>
        </w:rPr>
        <w:t xml:space="preserve">          }</w:t>
      </w:r>
    </w:p>
    <w:p w14:paraId="631A5905" w14:textId="77777777" w:rsidR="005E5A36" w:rsidRPr="00903DBA" w:rsidRDefault="005E5A36" w:rsidP="005E5A36">
      <w:pPr>
        <w:pStyle w:val="Code"/>
        <w:rPr>
          <w:highlight w:val="white"/>
        </w:rPr>
      </w:pPr>
    </w:p>
    <w:p w14:paraId="04D5F76D" w14:textId="77777777" w:rsidR="005E5A36" w:rsidRPr="00903DBA" w:rsidRDefault="005E5A36" w:rsidP="005E5A36">
      <w:pPr>
        <w:pStyle w:val="Code"/>
        <w:rPr>
          <w:highlight w:val="white"/>
        </w:rPr>
      </w:pPr>
      <w:r w:rsidRPr="00903DBA">
        <w:rPr>
          <w:highlight w:val="white"/>
        </w:rPr>
        <w:t xml:space="preserve">          AddMiddleCode(longList, MiddleOperator.Assign,</w:t>
      </w:r>
    </w:p>
    <w:p w14:paraId="1F81C593"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0855BFD" w14:textId="77777777" w:rsidR="005E5A36" w:rsidRPr="00903DBA" w:rsidRDefault="005E5A36" w:rsidP="005E5A36">
      <w:pPr>
        <w:pStyle w:val="Code"/>
        <w:rPr>
          <w:highlight w:val="white"/>
        </w:rPr>
      </w:pPr>
      <w:r w:rsidRPr="00903DBA">
        <w:rPr>
          <w:highlight w:val="white"/>
        </w:rPr>
        <w:t xml:space="preserve">          BigInteger? bitFieldMask =</w:t>
      </w:r>
    </w:p>
    <w:p w14:paraId="2726CC9B" w14:textId="77777777" w:rsidR="005E5A36" w:rsidRPr="00903DBA" w:rsidRDefault="005E5A36" w:rsidP="005E5A36">
      <w:pPr>
        <w:pStyle w:val="Code"/>
        <w:rPr>
          <w:highlight w:val="white"/>
        </w:rPr>
      </w:pPr>
      <w:r w:rsidRPr="00903DBA">
        <w:rPr>
          <w:highlight w:val="white"/>
        </w:rPr>
        <w:t xml:space="preserve">                     leftExpression.Symbol.Type.GetBitfieldMask();</w:t>
      </w:r>
    </w:p>
    <w:p w14:paraId="16842C08" w14:textId="77777777" w:rsidR="005E5A36" w:rsidRPr="00903DBA" w:rsidRDefault="005E5A36" w:rsidP="005E5A36">
      <w:pPr>
        <w:rPr>
          <w:highlight w:val="white"/>
        </w:rPr>
      </w:pPr>
      <w:r w:rsidRPr="00903DBA">
        <w:rPr>
          <w:highlight w:val="white"/>
        </w:rPr>
        <w:t>In case of bitfield, we add an add operation to set the non-relevant bits to zero.</w:t>
      </w:r>
    </w:p>
    <w:p w14:paraId="6799DA96" w14:textId="77777777" w:rsidR="005E5A36" w:rsidRPr="00903DBA" w:rsidRDefault="005E5A36" w:rsidP="005E5A36">
      <w:pPr>
        <w:pStyle w:val="Code"/>
        <w:rPr>
          <w:highlight w:val="white"/>
        </w:rPr>
      </w:pPr>
      <w:r w:rsidRPr="00903DBA">
        <w:rPr>
          <w:highlight w:val="white"/>
        </w:rPr>
        <w:t xml:space="preserve">          if (bitFieldMask != null) {</w:t>
      </w:r>
    </w:p>
    <w:p w14:paraId="1463A8BA" w14:textId="77777777" w:rsidR="005E5A36" w:rsidRPr="00903DBA" w:rsidRDefault="005E5A36" w:rsidP="005E5A36">
      <w:pPr>
        <w:pStyle w:val="Code"/>
        <w:rPr>
          <w:highlight w:val="white"/>
        </w:rPr>
      </w:pPr>
      <w:r w:rsidRPr="00903DBA">
        <w:rPr>
          <w:highlight w:val="white"/>
        </w:rPr>
        <w:t xml:space="preserve">            Symbol maskSymbol = new Symbol(leftExpression.Symbol.Type,</w:t>
      </w:r>
    </w:p>
    <w:p w14:paraId="4E4CA131" w14:textId="77777777" w:rsidR="005E5A36" w:rsidRPr="00903DBA" w:rsidRDefault="005E5A36" w:rsidP="005E5A36">
      <w:pPr>
        <w:pStyle w:val="Code"/>
        <w:rPr>
          <w:highlight w:val="white"/>
        </w:rPr>
      </w:pPr>
      <w:r w:rsidRPr="00903DBA">
        <w:rPr>
          <w:highlight w:val="white"/>
        </w:rPr>
        <w:t xml:space="preserve">                                           bitFieldMask);</w:t>
      </w:r>
    </w:p>
    <w:p w14:paraId="6CD0A26D" w14:textId="77777777" w:rsidR="005E5A36" w:rsidRPr="00903DBA" w:rsidRDefault="005E5A36" w:rsidP="005E5A36">
      <w:pPr>
        <w:pStyle w:val="Code"/>
        <w:rPr>
          <w:highlight w:val="white"/>
        </w:rPr>
      </w:pPr>
      <w:r w:rsidRPr="00903DBA">
        <w:rPr>
          <w:highlight w:val="white"/>
        </w:rPr>
        <w:t xml:space="preserve">            AddMiddleCode(longList, MiddleOperator.BitwiseAnd,</w:t>
      </w:r>
    </w:p>
    <w:p w14:paraId="1AF41055" w14:textId="77777777" w:rsidR="005E5A36" w:rsidRPr="00903DBA" w:rsidRDefault="005E5A36" w:rsidP="005E5A36">
      <w:pPr>
        <w:pStyle w:val="Code"/>
        <w:rPr>
          <w:highlight w:val="white"/>
        </w:rPr>
      </w:pPr>
      <w:r w:rsidRPr="00903DBA">
        <w:rPr>
          <w:highlight w:val="white"/>
        </w:rPr>
        <w:t xml:space="preserve">                          leftExpression.Symbol, leftExpression.Symbol,</w:t>
      </w:r>
    </w:p>
    <w:p w14:paraId="2023538A" w14:textId="77777777" w:rsidR="005E5A36" w:rsidRPr="00903DBA" w:rsidRDefault="005E5A36" w:rsidP="005E5A36">
      <w:pPr>
        <w:pStyle w:val="Code"/>
        <w:rPr>
          <w:highlight w:val="white"/>
        </w:rPr>
      </w:pPr>
      <w:r w:rsidRPr="00903DBA">
        <w:rPr>
          <w:highlight w:val="white"/>
        </w:rPr>
        <w:t xml:space="preserve">                          maskSymbol);</w:t>
      </w:r>
    </w:p>
    <w:p w14:paraId="064893A0" w14:textId="77777777" w:rsidR="005E5A36" w:rsidRPr="00903DBA" w:rsidRDefault="005E5A36" w:rsidP="005E5A36">
      <w:pPr>
        <w:pStyle w:val="Code"/>
        <w:rPr>
          <w:highlight w:val="white"/>
        </w:rPr>
      </w:pPr>
      <w:r w:rsidRPr="00903DBA">
        <w:rPr>
          <w:highlight w:val="white"/>
        </w:rPr>
        <w:t xml:space="preserve">          }</w:t>
      </w:r>
    </w:p>
    <w:p w14:paraId="29542756" w14:textId="77777777" w:rsidR="005E5A36" w:rsidRPr="00903DBA" w:rsidRDefault="005E5A36" w:rsidP="005E5A36">
      <w:pPr>
        <w:rPr>
          <w:highlight w:val="white"/>
        </w:rPr>
      </w:pPr>
      <w:r w:rsidRPr="00903DBA">
        <w:rPr>
          <w:highlight w:val="white"/>
        </w:rPr>
        <w:t>In the integral case, we set the code list as both the short list and long list in the resulting expression since the assignment is a side effect.</w:t>
      </w:r>
    </w:p>
    <w:p w14:paraId="1C75C94A" w14:textId="77777777" w:rsidR="005E5A36" w:rsidRPr="00903DBA" w:rsidRDefault="005E5A36" w:rsidP="005E5A36">
      <w:pPr>
        <w:pStyle w:val="Code"/>
        <w:rPr>
          <w:highlight w:val="white"/>
        </w:rPr>
      </w:pPr>
      <w:r w:rsidRPr="00903DBA">
        <w:rPr>
          <w:highlight w:val="white"/>
        </w:rPr>
        <w:t xml:space="preserve">          return (new Expression(leftExpression.Symbol, longList, longList));</w:t>
      </w:r>
    </w:p>
    <w:p w14:paraId="6DB7D474" w14:textId="77777777" w:rsidR="005E5A36" w:rsidRPr="00903DBA" w:rsidRDefault="005E5A36" w:rsidP="005E5A36">
      <w:pPr>
        <w:pStyle w:val="Code"/>
        <w:rPr>
          <w:highlight w:val="white"/>
        </w:rPr>
      </w:pPr>
      <w:r w:rsidRPr="00903DBA">
        <w:rPr>
          <w:highlight w:val="white"/>
        </w:rPr>
        <w:t xml:space="preserve">        }</w:t>
      </w:r>
    </w:p>
    <w:p w14:paraId="405E454D" w14:textId="77777777" w:rsidR="005E5A36" w:rsidRPr="00903DBA" w:rsidRDefault="005E5A36" w:rsidP="005E5A36">
      <w:pPr>
        <w:pStyle w:val="Code"/>
        <w:rPr>
          <w:highlight w:val="white"/>
        </w:rPr>
      </w:pPr>
      <w:r w:rsidRPr="00903DBA">
        <w:rPr>
          <w:highlight w:val="white"/>
        </w:rPr>
        <w:t xml:space="preserve">      }</w:t>
      </w:r>
    </w:p>
    <w:p w14:paraId="7B9568D2" w14:textId="77777777" w:rsidR="005E5A36" w:rsidRPr="00903DBA" w:rsidRDefault="005E5A36" w:rsidP="005E5A36">
      <w:pPr>
        <w:pStyle w:val="Code"/>
        <w:rPr>
          <w:highlight w:val="white"/>
        </w:rPr>
      </w:pPr>
      <w:r w:rsidRPr="00903DBA">
        <w:rPr>
          <w:highlight w:val="white"/>
        </w:rPr>
        <w:t xml:space="preserve">    }</w:t>
      </w:r>
    </w:p>
    <w:p w14:paraId="2DE335EE" w14:textId="3FB818B4" w:rsidR="005E5A36" w:rsidRDefault="005E5A36" w:rsidP="005E5A36">
      <w:pPr>
        <w:pStyle w:val="Rubrik3"/>
      </w:pPr>
      <w:r w:rsidRPr="00903DBA">
        <w:t>The Condition Expression</w:t>
      </w:r>
    </w:p>
    <w:p w14:paraId="14988FBA" w14:textId="3B2486DB" w:rsidR="004E31E7" w:rsidRPr="004E31E7" w:rsidRDefault="004E31E7" w:rsidP="004E31E7">
      <w:r>
        <w:t xml:space="preserve">The condition operator is rather complicated. </w:t>
      </w:r>
    </w:p>
    <w:p w14:paraId="7B1EA2F5" w14:textId="77777777" w:rsidR="005E5A36" w:rsidRPr="00903DBA" w:rsidRDefault="005E5A36" w:rsidP="005E5A36">
      <w:pPr>
        <w:pStyle w:val="Code"/>
        <w:rPr>
          <w:highlight w:val="white"/>
        </w:rPr>
      </w:pPr>
      <w:r w:rsidRPr="00903DBA">
        <w:rPr>
          <w:highlight w:val="white"/>
        </w:rPr>
        <w:t xml:space="preserve">    public static Expression ConditionalExpression(Expression testExpression,</w:t>
      </w:r>
    </w:p>
    <w:p w14:paraId="615E9540" w14:textId="77777777" w:rsidR="005E5A36" w:rsidRPr="00903DBA" w:rsidRDefault="005E5A36" w:rsidP="005E5A36">
      <w:pPr>
        <w:pStyle w:val="Code"/>
        <w:rPr>
          <w:highlight w:val="white"/>
        </w:rPr>
      </w:pPr>
      <w:r w:rsidRPr="00903DBA">
        <w:rPr>
          <w:highlight w:val="white"/>
        </w:rPr>
        <w:t xml:space="preserve">                                                 Expression trueExpression,</w:t>
      </w:r>
    </w:p>
    <w:p w14:paraId="0490B48F" w14:textId="77777777" w:rsidR="005E5A36" w:rsidRPr="00903DBA" w:rsidRDefault="005E5A36" w:rsidP="005E5A36">
      <w:pPr>
        <w:pStyle w:val="Code"/>
        <w:rPr>
          <w:highlight w:val="white"/>
        </w:rPr>
      </w:pPr>
      <w:r w:rsidRPr="00903DBA">
        <w:rPr>
          <w:highlight w:val="white"/>
        </w:rPr>
        <w:t xml:space="preserve">                                                 Expression falseExpression) {</w:t>
      </w:r>
    </w:p>
    <w:p w14:paraId="3E6B928A" w14:textId="77777777" w:rsidR="005E5A36" w:rsidRPr="00903DBA" w:rsidRDefault="005E5A36" w:rsidP="005E5A36">
      <w:pPr>
        <w:rPr>
          <w:highlight w:val="white"/>
        </w:rPr>
      </w:pPr>
      <w:r w:rsidRPr="00903DBA">
        <w:rPr>
          <w:highlight w:val="white"/>
        </w:rPr>
        <w:t>We type cast the test expression to logical type.</w:t>
      </w:r>
    </w:p>
    <w:p w14:paraId="3FE181A3"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49372B52" w14:textId="484BC284" w:rsidR="005E5A36" w:rsidRPr="00903DBA" w:rsidRDefault="005E5A36" w:rsidP="005E5A36">
      <w:pPr>
        <w:rPr>
          <w:highlight w:val="white"/>
        </w:rPr>
      </w:pPr>
      <w:r w:rsidRPr="00903DBA">
        <w:rPr>
          <w:highlight w:val="white"/>
        </w:rPr>
        <w:t xml:space="preserve">If the test expression is constant, we simple return the true </w:t>
      </w:r>
      <w:r w:rsidR="0049303A">
        <w:rPr>
          <w:highlight w:val="white"/>
        </w:rPr>
        <w:t xml:space="preserve">expression </w:t>
      </w:r>
      <w:r w:rsidR="004033BD">
        <w:rPr>
          <w:highlight w:val="white"/>
        </w:rPr>
        <w:t>if the test expression is true and the false expression if it is false.</w:t>
      </w:r>
    </w:p>
    <w:p w14:paraId="6485D236" w14:textId="77777777" w:rsidR="005E5A36" w:rsidRPr="00903DBA" w:rsidRDefault="005E5A36" w:rsidP="005E5A36">
      <w:pPr>
        <w:pStyle w:val="Code"/>
        <w:rPr>
          <w:highlight w:val="white"/>
        </w:rPr>
      </w:pPr>
      <w:r w:rsidRPr="00903DBA">
        <w:rPr>
          <w:highlight w:val="white"/>
        </w:rPr>
        <w:t xml:space="preserve">      if (ConstantExpression.IsConstant(testExpression)) {</w:t>
      </w:r>
    </w:p>
    <w:p w14:paraId="7CDE5142" w14:textId="77777777" w:rsidR="005E5A36" w:rsidRPr="00903DBA" w:rsidRDefault="005E5A36" w:rsidP="005E5A36">
      <w:pPr>
        <w:pStyle w:val="Code"/>
        <w:rPr>
          <w:highlight w:val="white"/>
        </w:rPr>
      </w:pPr>
      <w:r w:rsidRPr="00903DBA">
        <w:rPr>
          <w:highlight w:val="white"/>
        </w:rPr>
        <w:t xml:space="preserve">        return ConstantExpression.IsTrue(testExpression)</w:t>
      </w:r>
    </w:p>
    <w:p w14:paraId="77E0438A" w14:textId="77777777" w:rsidR="005E5A36" w:rsidRPr="00903DBA" w:rsidRDefault="005E5A36" w:rsidP="005E5A36">
      <w:pPr>
        <w:pStyle w:val="Code"/>
        <w:rPr>
          <w:highlight w:val="white"/>
        </w:rPr>
      </w:pPr>
      <w:r w:rsidRPr="00903DBA">
        <w:rPr>
          <w:highlight w:val="white"/>
        </w:rPr>
        <w:t xml:space="preserve">               ? falseExpression : trueExpression;</w:t>
      </w:r>
    </w:p>
    <w:p w14:paraId="718BFAFE" w14:textId="77777777" w:rsidR="005E5A36" w:rsidRPr="00903DBA" w:rsidRDefault="005E5A36" w:rsidP="005E5A36">
      <w:pPr>
        <w:pStyle w:val="Code"/>
        <w:rPr>
          <w:highlight w:val="white"/>
        </w:rPr>
      </w:pPr>
      <w:r w:rsidRPr="00903DBA">
        <w:rPr>
          <w:highlight w:val="white"/>
        </w:rPr>
        <w:t xml:space="preserve">      }</w:t>
      </w:r>
    </w:p>
    <w:p w14:paraId="2228D7D7" w14:textId="77777777" w:rsidR="005E5A36" w:rsidRPr="00903DBA" w:rsidRDefault="005E5A36" w:rsidP="005E5A36">
      <w:pPr>
        <w:rPr>
          <w:highlight w:val="white"/>
        </w:rPr>
      </w:pPr>
      <w:r w:rsidRPr="00903DBA">
        <w:rPr>
          <w:highlight w:val="white"/>
        </w:rPr>
        <w:t>If both the true and false expressions hold logical types, we keep their types.</w:t>
      </w:r>
    </w:p>
    <w:p w14:paraId="13ED066F" w14:textId="77777777" w:rsidR="005E5A36" w:rsidRPr="00903DBA" w:rsidRDefault="005E5A36" w:rsidP="005E5A36">
      <w:pPr>
        <w:pStyle w:val="Code"/>
        <w:rPr>
          <w:highlight w:val="white"/>
        </w:rPr>
      </w:pPr>
      <w:r w:rsidRPr="00903DBA">
        <w:rPr>
          <w:highlight w:val="white"/>
        </w:rPr>
        <w:lastRenderedPageBreak/>
        <w:t xml:space="preserve">      if (trueExpression.Symbol.Type.IsLogical() &amp;&amp;</w:t>
      </w:r>
    </w:p>
    <w:p w14:paraId="071C9410" w14:textId="77777777" w:rsidR="005E5A36" w:rsidRPr="00903DBA" w:rsidRDefault="005E5A36" w:rsidP="005E5A36">
      <w:pPr>
        <w:pStyle w:val="Code"/>
        <w:rPr>
          <w:highlight w:val="white"/>
        </w:rPr>
      </w:pPr>
      <w:r w:rsidRPr="00903DBA">
        <w:rPr>
          <w:highlight w:val="white"/>
        </w:rPr>
        <w:t xml:space="preserve">          falseExpression.Symbol.Type.IsLogical()) {</w:t>
      </w:r>
    </w:p>
    <w:p w14:paraId="6E68E514" w14:textId="573B582C" w:rsidR="005E5A36" w:rsidRPr="00903DBA" w:rsidRDefault="005E5A36" w:rsidP="005E5A36">
      <w:pPr>
        <w:rPr>
          <w:highlight w:val="white"/>
        </w:rPr>
      </w:pPr>
      <w:r w:rsidRPr="00903DBA">
        <w:rPr>
          <w:highlight w:val="white"/>
        </w:rPr>
        <w:t>We start by backpat</w:t>
      </w:r>
      <w:r w:rsidR="004033BD">
        <w:rPr>
          <w:highlight w:val="white"/>
        </w:rPr>
        <w:t>c</w:t>
      </w:r>
      <w:r w:rsidRPr="00903DBA">
        <w:rPr>
          <w:highlight w:val="white"/>
        </w:rPr>
        <w:t>hing the true</w:t>
      </w:r>
      <w:r w:rsidR="00D5148A">
        <w:rPr>
          <w:highlight w:val="white"/>
        </w:rPr>
        <w:t>-set</w:t>
      </w:r>
      <w:r w:rsidRPr="00903DBA">
        <w:rPr>
          <w:highlight w:val="white"/>
        </w:rPr>
        <w:t xml:space="preserve"> and </w:t>
      </w:r>
      <w:r w:rsidR="00A76052">
        <w:rPr>
          <w:highlight w:val="white"/>
        </w:rPr>
        <w:t>false-set</w:t>
      </w:r>
      <w:r w:rsidRPr="00903DBA">
        <w:rPr>
          <w:highlight w:val="white"/>
        </w:rPr>
        <w:t xml:space="preserve"> of the test expression to the beginning of the true and false expression’s code list.</w:t>
      </w:r>
    </w:p>
    <w:p w14:paraId="4929241B"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4A5AF2C1"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1E1FB2E0" w14:textId="7DCDDFE3" w:rsidR="005E5A36" w:rsidRPr="00903DBA" w:rsidRDefault="005E5A36" w:rsidP="005E5A36">
      <w:pPr>
        <w:rPr>
          <w:highlight w:val="white"/>
        </w:rPr>
      </w:pPr>
      <w:r w:rsidRPr="00903DBA">
        <w:rPr>
          <w:highlight w:val="white"/>
        </w:rPr>
        <w:t xml:space="preserve">The resulting </w:t>
      </w:r>
      <w:r w:rsidR="009C3C27">
        <w:rPr>
          <w:highlight w:val="white"/>
        </w:rPr>
        <w:t>true-set</w:t>
      </w:r>
      <w:r w:rsidRPr="00903DBA">
        <w:rPr>
          <w:highlight w:val="white"/>
        </w:rPr>
        <w:t xml:space="preserve"> is the union of the </w:t>
      </w:r>
      <w:r w:rsidR="009C3C27">
        <w:rPr>
          <w:highlight w:val="white"/>
        </w:rPr>
        <w:t>true-set</w:t>
      </w:r>
      <w:r w:rsidRPr="00903DBA">
        <w:rPr>
          <w:highlight w:val="white"/>
        </w:rPr>
        <w:t xml:space="preserve">s of the true and false expression, and the resulting </w:t>
      </w:r>
      <w:r w:rsidR="00A76052">
        <w:rPr>
          <w:highlight w:val="white"/>
        </w:rPr>
        <w:t>false-set</w:t>
      </w:r>
      <w:r w:rsidRPr="00903DBA">
        <w:rPr>
          <w:highlight w:val="white"/>
        </w:rPr>
        <w:t xml:space="preserve"> is the union of the </w:t>
      </w:r>
      <w:r w:rsidR="00A76052">
        <w:rPr>
          <w:highlight w:val="white"/>
        </w:rPr>
        <w:t>false-set</w:t>
      </w:r>
      <w:r w:rsidRPr="00903DBA">
        <w:rPr>
          <w:highlight w:val="white"/>
        </w:rPr>
        <w:t>s of the true and false expression.</w:t>
      </w:r>
    </w:p>
    <w:p w14:paraId="411E1045"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3962F930" w14:textId="77777777" w:rsidR="005E5A36" w:rsidRPr="00903DBA" w:rsidRDefault="005E5A36" w:rsidP="005E5A36">
      <w:pPr>
        <w:pStyle w:val="Code"/>
        <w:rPr>
          <w:highlight w:val="white"/>
        </w:rPr>
      </w:pPr>
      <w:r w:rsidRPr="00903DBA">
        <w:rPr>
          <w:highlight w:val="white"/>
        </w:rPr>
        <w:t xml:space="preserve">                         falseSet = new HashSet&lt;MiddleCode&gt;();</w:t>
      </w:r>
    </w:p>
    <w:p w14:paraId="24FE8347" w14:textId="77777777" w:rsidR="005E5A36" w:rsidRPr="00903DBA" w:rsidRDefault="005E5A36" w:rsidP="005E5A36">
      <w:pPr>
        <w:pStyle w:val="Code"/>
        <w:rPr>
          <w:highlight w:val="white"/>
        </w:rPr>
      </w:pPr>
      <w:r w:rsidRPr="00903DBA">
        <w:rPr>
          <w:highlight w:val="white"/>
        </w:rPr>
        <w:t xml:space="preserve">        trueSet.UnionWith(trueExpression.Symbol.TrueSet);</w:t>
      </w:r>
    </w:p>
    <w:p w14:paraId="52FEF04A" w14:textId="77777777" w:rsidR="005E5A36" w:rsidRPr="00903DBA" w:rsidRDefault="005E5A36" w:rsidP="005E5A36">
      <w:pPr>
        <w:pStyle w:val="Code"/>
        <w:rPr>
          <w:highlight w:val="white"/>
        </w:rPr>
      </w:pPr>
      <w:r w:rsidRPr="00903DBA">
        <w:rPr>
          <w:highlight w:val="white"/>
        </w:rPr>
        <w:t xml:space="preserve">        trueSet.UnionWith(falseExpression.Symbol.TrueSet);</w:t>
      </w:r>
    </w:p>
    <w:p w14:paraId="19553B40" w14:textId="77777777" w:rsidR="005E5A36" w:rsidRPr="00903DBA" w:rsidRDefault="005E5A36" w:rsidP="005E5A36">
      <w:pPr>
        <w:pStyle w:val="Code"/>
        <w:rPr>
          <w:highlight w:val="white"/>
        </w:rPr>
      </w:pPr>
      <w:r w:rsidRPr="00903DBA">
        <w:rPr>
          <w:highlight w:val="white"/>
        </w:rPr>
        <w:t xml:space="preserve">        falseSet.UnionWith(trueExpression.Symbol.FalseSet);</w:t>
      </w:r>
    </w:p>
    <w:p w14:paraId="75CEBD18" w14:textId="77777777" w:rsidR="005E5A36" w:rsidRPr="00903DBA" w:rsidRDefault="005E5A36" w:rsidP="005E5A36">
      <w:pPr>
        <w:pStyle w:val="Code"/>
        <w:rPr>
          <w:highlight w:val="white"/>
        </w:rPr>
      </w:pPr>
      <w:r w:rsidRPr="00903DBA">
        <w:rPr>
          <w:highlight w:val="white"/>
        </w:rPr>
        <w:t xml:space="preserve">        falseSet.UnionWith(falseExpression.Symbol.FalseSet);</w:t>
      </w:r>
    </w:p>
    <w:p w14:paraId="1739406D" w14:textId="77777777" w:rsidR="005E5A36" w:rsidRPr="00903DBA" w:rsidRDefault="005E5A36" w:rsidP="005E5A36">
      <w:pPr>
        <w:pStyle w:val="Code"/>
        <w:rPr>
          <w:highlight w:val="white"/>
        </w:rPr>
      </w:pPr>
    </w:p>
    <w:p w14:paraId="0A694F12"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0B253B" w14:textId="4B712496" w:rsidR="005E5A36" w:rsidRPr="00903DBA" w:rsidRDefault="005E5A36" w:rsidP="005E5A36">
      <w:pPr>
        <w:rPr>
          <w:highlight w:val="white"/>
        </w:rPr>
      </w:pPr>
      <w:r w:rsidRPr="00903DBA">
        <w:rPr>
          <w:highlight w:val="white"/>
        </w:rPr>
        <w:t>If the short list</w:t>
      </w:r>
      <w:r w:rsidR="00791946">
        <w:rPr>
          <w:highlight w:val="white"/>
        </w:rPr>
        <w:t>s</w:t>
      </w:r>
      <w:r w:rsidRPr="00903DBA">
        <w:rPr>
          <w:highlight w:val="white"/>
        </w:rPr>
        <w:t xml:space="preserve"> of both the true and false expression is empty, it does not matter if the test expression is true or false, and we let the resulting short list be the short list of the true expression (which may be empty).</w:t>
      </w:r>
    </w:p>
    <w:p w14:paraId="17A00B0C" w14:textId="77777777" w:rsidR="005E5A36" w:rsidRPr="00903DBA" w:rsidRDefault="005E5A36" w:rsidP="005E5A36">
      <w:pPr>
        <w:pStyle w:val="Code"/>
        <w:rPr>
          <w:highlight w:val="white"/>
        </w:rPr>
      </w:pPr>
      <w:r w:rsidRPr="00903DBA">
        <w:rPr>
          <w:highlight w:val="white"/>
        </w:rPr>
        <w:t xml:space="preserve">        if (IsEmpty(trueExpression.ShortList) &amp;&amp;</w:t>
      </w:r>
    </w:p>
    <w:p w14:paraId="71D49131" w14:textId="77777777" w:rsidR="005E5A36" w:rsidRPr="00903DBA" w:rsidRDefault="005E5A36" w:rsidP="005E5A36">
      <w:pPr>
        <w:pStyle w:val="Code"/>
        <w:rPr>
          <w:highlight w:val="white"/>
        </w:rPr>
      </w:pPr>
      <w:r w:rsidRPr="00903DBA">
        <w:rPr>
          <w:highlight w:val="white"/>
        </w:rPr>
        <w:t xml:space="preserve">            IsEmpty(falseExpression.ShortList)) {</w:t>
      </w:r>
    </w:p>
    <w:p w14:paraId="02D2E9BC" w14:textId="77777777" w:rsidR="005E5A36" w:rsidRPr="00903DBA" w:rsidRDefault="005E5A36" w:rsidP="005E5A36">
      <w:pPr>
        <w:pStyle w:val="Code"/>
        <w:rPr>
          <w:highlight w:val="white"/>
        </w:rPr>
      </w:pPr>
      <w:r w:rsidRPr="00903DBA">
        <w:rPr>
          <w:highlight w:val="white"/>
        </w:rPr>
        <w:t xml:space="preserve">          shortList.AddRange(testExpression.ShortList);</w:t>
      </w:r>
    </w:p>
    <w:p w14:paraId="705D782F" w14:textId="77777777" w:rsidR="005E5A36" w:rsidRPr="00903DBA" w:rsidRDefault="005E5A36" w:rsidP="005E5A36">
      <w:pPr>
        <w:pStyle w:val="Code"/>
        <w:rPr>
          <w:highlight w:val="white"/>
        </w:rPr>
      </w:pPr>
      <w:r w:rsidRPr="00903DBA">
        <w:rPr>
          <w:highlight w:val="white"/>
        </w:rPr>
        <w:t xml:space="preserve">        }</w:t>
      </w:r>
    </w:p>
    <w:p w14:paraId="4CD88755" w14:textId="0F3C754F" w:rsidR="005E5A36" w:rsidRPr="00903DBA" w:rsidRDefault="005E5A36" w:rsidP="005E5A36">
      <w:pPr>
        <w:rPr>
          <w:highlight w:val="white"/>
        </w:rPr>
      </w:pPr>
      <w:r w:rsidRPr="00903DBA">
        <w:rPr>
          <w:highlight w:val="white"/>
        </w:rPr>
        <w:t xml:space="preserve">If the short list of the test expression is not empty, the situation becomes a bit more complicated. We add the long list, rather than the short list, of the test expression to the final short list since we need the value of the test expression in order to jump to the </w:t>
      </w:r>
      <w:r w:rsidR="00791946">
        <w:rPr>
          <w:highlight w:val="white"/>
        </w:rPr>
        <w:t xml:space="preserve">beginning of the </w:t>
      </w:r>
      <w:r w:rsidRPr="00903DBA">
        <w:rPr>
          <w:highlight w:val="white"/>
        </w:rPr>
        <w:t xml:space="preserve">short list of </w:t>
      </w:r>
      <w:r w:rsidR="00791946">
        <w:rPr>
          <w:highlight w:val="white"/>
        </w:rPr>
        <w:t xml:space="preserve">either </w:t>
      </w:r>
      <w:r w:rsidRPr="00903DBA">
        <w:rPr>
          <w:highlight w:val="white"/>
        </w:rPr>
        <w:t>the true of false expression.</w:t>
      </w:r>
    </w:p>
    <w:p w14:paraId="29CC93C8" w14:textId="77777777" w:rsidR="005E5A36" w:rsidRPr="00903DBA" w:rsidRDefault="005E5A36" w:rsidP="005E5A36">
      <w:pPr>
        <w:pStyle w:val="Code"/>
        <w:rPr>
          <w:highlight w:val="white"/>
        </w:rPr>
      </w:pPr>
      <w:r w:rsidRPr="00903DBA">
        <w:rPr>
          <w:highlight w:val="white"/>
        </w:rPr>
        <w:t xml:space="preserve">        else {</w:t>
      </w:r>
    </w:p>
    <w:p w14:paraId="284E3992" w14:textId="77777777" w:rsidR="005E5A36" w:rsidRPr="00903DBA" w:rsidRDefault="005E5A36" w:rsidP="005E5A36">
      <w:pPr>
        <w:pStyle w:val="Code"/>
        <w:rPr>
          <w:highlight w:val="white"/>
        </w:rPr>
      </w:pPr>
      <w:r w:rsidRPr="00903DBA">
        <w:rPr>
          <w:highlight w:val="white"/>
        </w:rPr>
        <w:t xml:space="preserve">          shortList.AddRange(testExpression.LongList);</w:t>
      </w:r>
    </w:p>
    <w:p w14:paraId="5C036EAE" w14:textId="77777777" w:rsidR="005E5A36" w:rsidRPr="00903DBA" w:rsidRDefault="005E5A36" w:rsidP="005E5A36">
      <w:pPr>
        <w:pStyle w:val="Code"/>
        <w:rPr>
          <w:highlight w:val="white"/>
        </w:rPr>
      </w:pPr>
      <w:r w:rsidRPr="00903DBA">
        <w:rPr>
          <w:highlight w:val="white"/>
        </w:rPr>
        <w:t xml:space="preserve">          shortList.AddRange(trueExpression.ShortList);</w:t>
      </w:r>
    </w:p>
    <w:p w14:paraId="0AB9DE7C" w14:textId="77777777" w:rsidR="005E5A36" w:rsidRPr="00903DBA" w:rsidRDefault="005E5A36" w:rsidP="005E5A36">
      <w:pPr>
        <w:pStyle w:val="Code"/>
        <w:rPr>
          <w:highlight w:val="white"/>
        </w:rPr>
      </w:pPr>
      <w:r w:rsidRPr="00903DBA">
        <w:rPr>
          <w:highlight w:val="white"/>
        </w:rPr>
        <w:t xml:space="preserve">          shortList.AddRange(falseExpression.ShortList);</w:t>
      </w:r>
    </w:p>
    <w:p w14:paraId="1798E349" w14:textId="77777777" w:rsidR="005E5A36" w:rsidRPr="00903DBA" w:rsidRDefault="005E5A36" w:rsidP="005E5A36">
      <w:pPr>
        <w:pStyle w:val="Code"/>
        <w:rPr>
          <w:highlight w:val="white"/>
        </w:rPr>
      </w:pPr>
      <w:r w:rsidRPr="00903DBA">
        <w:rPr>
          <w:highlight w:val="white"/>
        </w:rPr>
        <w:t xml:space="preserve">        }</w:t>
      </w:r>
    </w:p>
    <w:p w14:paraId="5F542FC0" w14:textId="77777777" w:rsidR="005E5A36" w:rsidRPr="00903DBA" w:rsidRDefault="005E5A36" w:rsidP="005E5A36">
      <w:pPr>
        <w:rPr>
          <w:highlight w:val="white"/>
        </w:rPr>
      </w:pPr>
      <w:r w:rsidRPr="00903DBA">
        <w:rPr>
          <w:highlight w:val="white"/>
        </w:rPr>
        <w:t>We add the long list of the test, true, and false expression to the final long list.</w:t>
      </w:r>
    </w:p>
    <w:p w14:paraId="3BB8B67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83D95CE" w14:textId="77777777" w:rsidR="005E5A36" w:rsidRPr="00903DBA" w:rsidRDefault="005E5A36" w:rsidP="005E5A36">
      <w:pPr>
        <w:pStyle w:val="Code"/>
        <w:rPr>
          <w:highlight w:val="white"/>
        </w:rPr>
      </w:pPr>
      <w:r w:rsidRPr="00903DBA">
        <w:rPr>
          <w:highlight w:val="white"/>
        </w:rPr>
        <w:t xml:space="preserve">        longList.AddRange(testExpression.LongList);</w:t>
      </w:r>
    </w:p>
    <w:p w14:paraId="2DA8C2C0" w14:textId="77777777" w:rsidR="005E5A36" w:rsidRPr="00903DBA" w:rsidRDefault="005E5A36" w:rsidP="005E5A36">
      <w:pPr>
        <w:pStyle w:val="Code"/>
        <w:rPr>
          <w:highlight w:val="white"/>
        </w:rPr>
      </w:pPr>
      <w:r w:rsidRPr="00903DBA">
        <w:rPr>
          <w:highlight w:val="white"/>
        </w:rPr>
        <w:t xml:space="preserve">        longList.AddRange(trueExpression.LongList);</w:t>
      </w:r>
    </w:p>
    <w:p w14:paraId="3E43FB18" w14:textId="77777777" w:rsidR="005E5A36" w:rsidRPr="00903DBA" w:rsidRDefault="005E5A36" w:rsidP="005E5A36">
      <w:pPr>
        <w:pStyle w:val="Code"/>
        <w:rPr>
          <w:highlight w:val="white"/>
        </w:rPr>
      </w:pPr>
      <w:r w:rsidRPr="00903DBA">
        <w:rPr>
          <w:highlight w:val="white"/>
        </w:rPr>
        <w:t xml:space="preserve">        longList.AddRange(falseExpression.LongList);</w:t>
      </w:r>
    </w:p>
    <w:p w14:paraId="51049C2A" w14:textId="33311D8E" w:rsidR="005E5A36" w:rsidRPr="00903DBA" w:rsidRDefault="005E5A36" w:rsidP="005E5A36">
      <w:pPr>
        <w:rPr>
          <w:highlight w:val="white"/>
        </w:rPr>
      </w:pPr>
      <w:r w:rsidRPr="00903DBA">
        <w:rPr>
          <w:highlight w:val="white"/>
        </w:rPr>
        <w:t>Finally, we create a new symbol with logical type and the resulting true</w:t>
      </w:r>
      <w:r w:rsidR="001536A6">
        <w:rPr>
          <w:highlight w:val="white"/>
        </w:rPr>
        <w:t>-sets</w:t>
      </w:r>
      <w:r w:rsidRPr="00903DBA">
        <w:rPr>
          <w:highlight w:val="white"/>
        </w:rPr>
        <w:t xml:space="preserve"> and </w:t>
      </w:r>
      <w:r w:rsidR="00A76052">
        <w:rPr>
          <w:highlight w:val="white"/>
        </w:rPr>
        <w:t>false-set</w:t>
      </w:r>
      <w:r w:rsidRPr="00903DBA">
        <w:rPr>
          <w:highlight w:val="white"/>
        </w:rPr>
        <w:t>s.</w:t>
      </w:r>
    </w:p>
    <w:p w14:paraId="38E7C5EF" w14:textId="77777777" w:rsidR="005E5A36" w:rsidRPr="00903DBA" w:rsidRDefault="005E5A36" w:rsidP="005E5A36">
      <w:pPr>
        <w:pStyle w:val="Code"/>
        <w:rPr>
          <w:highlight w:val="white"/>
        </w:rPr>
      </w:pPr>
      <w:r w:rsidRPr="00903DBA">
        <w:rPr>
          <w:highlight w:val="white"/>
        </w:rPr>
        <w:t xml:space="preserve">        Symbol symbol = new Symbol(trueSet, falseSet);</w:t>
      </w:r>
    </w:p>
    <w:p w14:paraId="2EA13106"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78E28CCA" w14:textId="77777777" w:rsidR="005E5A36" w:rsidRPr="00903DBA" w:rsidRDefault="005E5A36" w:rsidP="005E5A36">
      <w:pPr>
        <w:pStyle w:val="Code"/>
        <w:rPr>
          <w:highlight w:val="white"/>
        </w:rPr>
      </w:pPr>
      <w:r w:rsidRPr="00903DBA">
        <w:rPr>
          <w:highlight w:val="white"/>
        </w:rPr>
        <w:t xml:space="preserve">      }</w:t>
      </w:r>
    </w:p>
    <w:p w14:paraId="26402AE1" w14:textId="77777777" w:rsidR="005E5A36" w:rsidRPr="00903DBA" w:rsidRDefault="005E5A36" w:rsidP="005E5A36">
      <w:pPr>
        <w:rPr>
          <w:highlight w:val="white"/>
        </w:rPr>
      </w:pPr>
      <w:r w:rsidRPr="00903DBA">
        <w:rPr>
          <w:highlight w:val="white"/>
        </w:rPr>
        <w:t xml:space="preserve">If at least one of the true or false expression does not hold logical type, we define </w:t>
      </w:r>
      <w:r w:rsidRPr="00903DBA">
        <w:rPr>
          <w:rStyle w:val="KeyWord0"/>
          <w:highlight w:val="white"/>
        </w:rPr>
        <w:t>maxType</w:t>
      </w:r>
      <w:r w:rsidRPr="00903DBA">
        <w:rPr>
          <w:highlight w:val="white"/>
        </w:rPr>
        <w:t xml:space="preserve"> as their largest type, and type cast both expressions to that type.</w:t>
      </w:r>
    </w:p>
    <w:p w14:paraId="06B9B935" w14:textId="77777777" w:rsidR="005E5A36" w:rsidRPr="00903DBA" w:rsidRDefault="005E5A36" w:rsidP="005E5A36">
      <w:pPr>
        <w:pStyle w:val="Code"/>
        <w:rPr>
          <w:highlight w:val="white"/>
        </w:rPr>
      </w:pPr>
      <w:r w:rsidRPr="00903DBA">
        <w:rPr>
          <w:highlight w:val="white"/>
        </w:rPr>
        <w:t xml:space="preserve">      else {</w:t>
      </w:r>
    </w:p>
    <w:p w14:paraId="1E02D3F6" w14:textId="77777777" w:rsidR="005E5A36" w:rsidRPr="00903DBA" w:rsidRDefault="005E5A36" w:rsidP="005E5A36">
      <w:pPr>
        <w:pStyle w:val="Code"/>
        <w:rPr>
          <w:highlight w:val="white"/>
        </w:rPr>
      </w:pPr>
      <w:r w:rsidRPr="00903DBA">
        <w:rPr>
          <w:highlight w:val="white"/>
        </w:rPr>
        <w:t xml:space="preserve">        Type maxType = TypeCast.MaxType(trueExpression.Symbol.Type,</w:t>
      </w:r>
    </w:p>
    <w:p w14:paraId="6D8A5690" w14:textId="77777777" w:rsidR="005E5A36" w:rsidRPr="00903DBA" w:rsidRDefault="005E5A36" w:rsidP="005E5A36">
      <w:pPr>
        <w:pStyle w:val="Code"/>
        <w:rPr>
          <w:highlight w:val="white"/>
        </w:rPr>
      </w:pPr>
      <w:r w:rsidRPr="00903DBA">
        <w:rPr>
          <w:highlight w:val="white"/>
        </w:rPr>
        <w:t xml:space="preserve">                                        falseExpression.Symbol.Type);</w:t>
      </w:r>
    </w:p>
    <w:p w14:paraId="6F27B61D" w14:textId="77777777" w:rsidR="005E5A36" w:rsidRPr="00903DBA" w:rsidRDefault="005E5A36" w:rsidP="005E5A36">
      <w:pPr>
        <w:pStyle w:val="Code"/>
        <w:rPr>
          <w:highlight w:val="white"/>
        </w:rPr>
      </w:pPr>
      <w:r w:rsidRPr="00903DBA">
        <w:rPr>
          <w:highlight w:val="white"/>
        </w:rPr>
        <w:t xml:space="preserve">        trueExpression = TypeCast.ImplicitCast(trueExpression, maxType);</w:t>
      </w:r>
    </w:p>
    <w:p w14:paraId="618274A3"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64C18607" w14:textId="77777777" w:rsidR="005E5A36" w:rsidRPr="00903DBA" w:rsidRDefault="005E5A36" w:rsidP="005E5A36">
      <w:pPr>
        <w:rPr>
          <w:highlight w:val="white"/>
        </w:rPr>
      </w:pPr>
      <w:r w:rsidRPr="00903DBA">
        <w:rPr>
          <w:highlight w:val="white"/>
        </w:rPr>
        <w:lastRenderedPageBreak/>
        <w:t>We create a new temporary symbol to hold the result of the condition expression.</w:t>
      </w:r>
    </w:p>
    <w:p w14:paraId="6F3F9B33" w14:textId="77777777" w:rsidR="005E5A36" w:rsidRPr="00903DBA" w:rsidRDefault="005E5A36" w:rsidP="005E5A36">
      <w:pPr>
        <w:pStyle w:val="Code"/>
        <w:rPr>
          <w:highlight w:val="white"/>
        </w:rPr>
      </w:pPr>
      <w:r w:rsidRPr="00903DBA">
        <w:rPr>
          <w:highlight w:val="white"/>
        </w:rPr>
        <w:t xml:space="preserve">        Symbol symbol = new Symbol(maxType);</w:t>
      </w:r>
    </w:p>
    <w:p w14:paraId="7631D980" w14:textId="77777777" w:rsidR="005E5A36" w:rsidRPr="00903DBA" w:rsidRDefault="005E5A36" w:rsidP="005E5A36">
      <w:pPr>
        <w:rPr>
          <w:highlight w:val="white"/>
        </w:rPr>
      </w:pPr>
      <w:r w:rsidRPr="00903DBA">
        <w:rPr>
          <w:highlight w:val="white"/>
        </w:rPr>
        <w:t>In case of non-floating type, we add the assignment instruction. In case of a floating type, the value is already placed at the floating value stack and we do not need to do anything.</w:t>
      </w:r>
    </w:p>
    <w:p w14:paraId="71720BF1" w14:textId="77777777" w:rsidR="005E5A36" w:rsidRPr="00903DBA" w:rsidRDefault="005E5A36" w:rsidP="005E5A36">
      <w:pPr>
        <w:pStyle w:val="Code"/>
        <w:rPr>
          <w:highlight w:val="white"/>
        </w:rPr>
      </w:pPr>
      <w:r w:rsidRPr="00903DBA">
        <w:rPr>
          <w:highlight w:val="white"/>
        </w:rPr>
        <w:t xml:space="preserve">        if (maxType.IsFloating()) {</w:t>
      </w:r>
    </w:p>
    <w:p w14:paraId="3F4113E9" w14:textId="77777777" w:rsidR="005E5A36" w:rsidRPr="00903DBA" w:rsidRDefault="005E5A36" w:rsidP="005E5A36">
      <w:pPr>
        <w:pStyle w:val="Code"/>
        <w:rPr>
          <w:highlight w:val="white"/>
        </w:rPr>
      </w:pPr>
      <w:r w:rsidRPr="00903DBA">
        <w:rPr>
          <w:highlight w:val="white"/>
        </w:rPr>
        <w:t xml:space="preserve">          AddMiddleCode(trueExpression.LongList,</w:t>
      </w:r>
    </w:p>
    <w:p w14:paraId="3EA5B91F" w14:textId="77777777" w:rsidR="005E5A36" w:rsidRPr="00903DBA" w:rsidRDefault="005E5A36" w:rsidP="005E5A36">
      <w:pPr>
        <w:pStyle w:val="Code"/>
        <w:rPr>
          <w:highlight w:val="white"/>
        </w:rPr>
      </w:pPr>
      <w:r w:rsidRPr="00903DBA">
        <w:rPr>
          <w:highlight w:val="white"/>
        </w:rPr>
        <w:t xml:space="preserve">                        MiddleOperator.DecreaseStack);</w:t>
      </w:r>
    </w:p>
    <w:p w14:paraId="76BBAE2E" w14:textId="77777777" w:rsidR="005E5A36" w:rsidRPr="00903DBA" w:rsidRDefault="005E5A36" w:rsidP="005E5A36">
      <w:pPr>
        <w:pStyle w:val="Code"/>
        <w:rPr>
          <w:highlight w:val="white"/>
        </w:rPr>
      </w:pPr>
      <w:r w:rsidRPr="00903DBA">
        <w:rPr>
          <w:highlight w:val="white"/>
        </w:rPr>
        <w:t xml:space="preserve">        }</w:t>
      </w:r>
    </w:p>
    <w:p w14:paraId="19160556" w14:textId="40710393" w:rsidR="005E5A36" w:rsidRPr="00903DBA" w:rsidRDefault="005E5A36" w:rsidP="005E5A36">
      <w:pPr>
        <w:pStyle w:val="Code"/>
        <w:rPr>
          <w:highlight w:val="white"/>
        </w:rPr>
      </w:pPr>
      <w:r w:rsidRPr="00903DBA">
        <w:rPr>
          <w:highlight w:val="white"/>
        </w:rPr>
        <w:t xml:space="preserve">        else {</w:t>
      </w:r>
      <w:r w:rsidR="001206B7">
        <w:rPr>
          <w:highlight w:val="white"/>
        </w:rPr>
        <w:t xml:space="preserve"> // XXX</w:t>
      </w:r>
    </w:p>
    <w:p w14:paraId="7CD779FF" w14:textId="77777777" w:rsidR="005E5A36" w:rsidRPr="00903DBA" w:rsidRDefault="005E5A36" w:rsidP="005E5A36">
      <w:pPr>
        <w:pStyle w:val="Code"/>
        <w:rPr>
          <w:highlight w:val="white"/>
        </w:rPr>
      </w:pPr>
      <w:r w:rsidRPr="00903DBA">
        <w:rPr>
          <w:highlight w:val="white"/>
        </w:rPr>
        <w:t xml:space="preserve">          if (trueExpression.Symbol.IsTemporary()) {</w:t>
      </w:r>
    </w:p>
    <w:p w14:paraId="71702FF5" w14:textId="77777777" w:rsidR="005E5A36" w:rsidRPr="00903DBA" w:rsidRDefault="005E5A36" w:rsidP="005E5A36">
      <w:pPr>
        <w:pStyle w:val="Code"/>
        <w:rPr>
          <w:highlight w:val="white"/>
        </w:rPr>
      </w:pPr>
      <w:r w:rsidRPr="00903DBA">
        <w:rPr>
          <w:highlight w:val="white"/>
        </w:rPr>
        <w:t xml:space="preserve">            foreach (MiddleCode middleCode in trueExpression.LongList) {</w:t>
      </w:r>
    </w:p>
    <w:p w14:paraId="77ECC1D0" w14:textId="77777777" w:rsidR="005E5A36" w:rsidRPr="00903DBA" w:rsidRDefault="005E5A36" w:rsidP="005E5A36">
      <w:pPr>
        <w:pStyle w:val="Code"/>
        <w:rPr>
          <w:highlight w:val="white"/>
        </w:rPr>
      </w:pPr>
      <w:r w:rsidRPr="00903DBA">
        <w:rPr>
          <w:highlight w:val="white"/>
        </w:rPr>
        <w:t xml:space="preserve">              if (middleCode[0] == trueExpression.Symbol) {</w:t>
      </w:r>
    </w:p>
    <w:p w14:paraId="50D4337C" w14:textId="77777777" w:rsidR="005E5A36" w:rsidRPr="00903DBA" w:rsidRDefault="005E5A36" w:rsidP="005E5A36">
      <w:pPr>
        <w:pStyle w:val="Code"/>
        <w:rPr>
          <w:highlight w:val="white"/>
        </w:rPr>
      </w:pPr>
      <w:r w:rsidRPr="00903DBA">
        <w:rPr>
          <w:highlight w:val="white"/>
        </w:rPr>
        <w:t xml:space="preserve">                middleCode[0] = symbol;</w:t>
      </w:r>
    </w:p>
    <w:p w14:paraId="77C7FDAD" w14:textId="77777777" w:rsidR="005E5A36" w:rsidRPr="00903DBA" w:rsidRDefault="005E5A36" w:rsidP="005E5A36">
      <w:pPr>
        <w:pStyle w:val="Code"/>
        <w:rPr>
          <w:highlight w:val="white"/>
        </w:rPr>
      </w:pPr>
      <w:r w:rsidRPr="00903DBA">
        <w:rPr>
          <w:highlight w:val="white"/>
        </w:rPr>
        <w:t xml:space="preserve">              }</w:t>
      </w:r>
    </w:p>
    <w:p w14:paraId="4E5BC9B0" w14:textId="77777777" w:rsidR="005E5A36" w:rsidRPr="00903DBA" w:rsidRDefault="005E5A36" w:rsidP="005E5A36">
      <w:pPr>
        <w:pStyle w:val="Code"/>
        <w:rPr>
          <w:highlight w:val="white"/>
        </w:rPr>
      </w:pPr>
      <w:r w:rsidRPr="00903DBA">
        <w:rPr>
          <w:highlight w:val="white"/>
        </w:rPr>
        <w:t xml:space="preserve">            }</w:t>
      </w:r>
    </w:p>
    <w:p w14:paraId="325537E2" w14:textId="77777777" w:rsidR="005E5A36" w:rsidRPr="00903DBA" w:rsidRDefault="005E5A36" w:rsidP="005E5A36">
      <w:pPr>
        <w:pStyle w:val="Code"/>
        <w:rPr>
          <w:highlight w:val="white"/>
        </w:rPr>
      </w:pPr>
      <w:r w:rsidRPr="00903DBA">
        <w:rPr>
          <w:highlight w:val="white"/>
        </w:rPr>
        <w:t xml:space="preserve">          }</w:t>
      </w:r>
    </w:p>
    <w:p w14:paraId="0A4DB5DE" w14:textId="77777777" w:rsidR="005E5A36" w:rsidRPr="00903DBA" w:rsidRDefault="005E5A36" w:rsidP="005E5A36">
      <w:pPr>
        <w:pStyle w:val="Code"/>
        <w:rPr>
          <w:highlight w:val="white"/>
        </w:rPr>
      </w:pPr>
      <w:r w:rsidRPr="00903DBA">
        <w:rPr>
          <w:highlight w:val="white"/>
        </w:rPr>
        <w:t xml:space="preserve">          else {</w:t>
      </w:r>
    </w:p>
    <w:p w14:paraId="6246B42D" w14:textId="77777777" w:rsidR="005E5A36" w:rsidRPr="00903DBA" w:rsidRDefault="005E5A36" w:rsidP="005E5A36">
      <w:pPr>
        <w:pStyle w:val="Code"/>
        <w:rPr>
          <w:highlight w:val="white"/>
        </w:rPr>
      </w:pPr>
      <w:r w:rsidRPr="00903DBA">
        <w:rPr>
          <w:highlight w:val="white"/>
        </w:rPr>
        <w:t xml:space="preserve">            AddMiddleCode(trueExpression.LongList, MiddleOperator.Assign,</w:t>
      </w:r>
    </w:p>
    <w:p w14:paraId="4D7B1AD5" w14:textId="77777777" w:rsidR="005E5A36" w:rsidRPr="00903DBA" w:rsidRDefault="005E5A36" w:rsidP="005E5A36">
      <w:pPr>
        <w:pStyle w:val="Code"/>
        <w:rPr>
          <w:highlight w:val="white"/>
        </w:rPr>
      </w:pPr>
      <w:r w:rsidRPr="00903DBA">
        <w:rPr>
          <w:highlight w:val="white"/>
        </w:rPr>
        <w:t xml:space="preserve">                          symbol, trueExpression.Symbol);</w:t>
      </w:r>
    </w:p>
    <w:p w14:paraId="06C13A38" w14:textId="77777777" w:rsidR="005E5A36" w:rsidRPr="00903DBA" w:rsidRDefault="005E5A36" w:rsidP="005E5A36">
      <w:pPr>
        <w:pStyle w:val="Code"/>
        <w:rPr>
          <w:highlight w:val="white"/>
        </w:rPr>
      </w:pPr>
      <w:r w:rsidRPr="00903DBA">
        <w:rPr>
          <w:highlight w:val="white"/>
        </w:rPr>
        <w:t xml:space="preserve">          }</w:t>
      </w:r>
    </w:p>
    <w:p w14:paraId="3DE32BD8" w14:textId="77777777" w:rsidR="005E5A36" w:rsidRPr="00903DBA" w:rsidRDefault="005E5A36" w:rsidP="005E5A36">
      <w:pPr>
        <w:pStyle w:val="Code"/>
        <w:rPr>
          <w:highlight w:val="white"/>
        </w:rPr>
      </w:pPr>
      <w:r w:rsidRPr="00903DBA">
        <w:rPr>
          <w:highlight w:val="white"/>
        </w:rPr>
        <w:t xml:space="preserve">        }</w:t>
      </w:r>
    </w:p>
    <w:p w14:paraId="4F15CB78" w14:textId="77777777" w:rsidR="005E5A36" w:rsidRPr="00903DBA" w:rsidRDefault="005E5A36" w:rsidP="005E5A36">
      <w:pPr>
        <w:rPr>
          <w:highlight w:val="white"/>
        </w:rPr>
      </w:pPr>
      <w:r w:rsidRPr="00903DBA">
        <w:rPr>
          <w:highlight w:val="white"/>
        </w:rPr>
        <w:t>We add the jump to a target code to both the short and long list of the true expression. The target code will be added after the code of the false expression. Its purpose is to jump over the false expression code.</w:t>
      </w:r>
    </w:p>
    <w:p w14:paraId="122B97CF" w14:textId="77777777" w:rsidR="005E5A36" w:rsidRPr="00903DBA" w:rsidRDefault="005E5A36" w:rsidP="005E5A36">
      <w:pPr>
        <w:pStyle w:val="Code"/>
        <w:rPr>
          <w:highlight w:val="white"/>
        </w:rPr>
      </w:pPr>
      <w:r w:rsidRPr="00903DBA">
        <w:rPr>
          <w:highlight w:val="white"/>
        </w:rPr>
        <w:t xml:space="preserve">        MiddleCode targetCode = new MiddleCode(MiddleOperator.Empty);</w:t>
      </w:r>
    </w:p>
    <w:p w14:paraId="2D6B922E" w14:textId="77777777" w:rsidR="005E5A36" w:rsidRPr="00903DBA" w:rsidRDefault="005E5A36" w:rsidP="005E5A36">
      <w:pPr>
        <w:pStyle w:val="Code"/>
        <w:rPr>
          <w:highlight w:val="white"/>
        </w:rPr>
      </w:pPr>
      <w:r w:rsidRPr="00903DBA">
        <w:rPr>
          <w:highlight w:val="white"/>
        </w:rPr>
        <w:t xml:space="preserve">        AddMiddleCode(trueExpression.ShortList,</w:t>
      </w:r>
    </w:p>
    <w:p w14:paraId="12D3A81C" w14:textId="67B17E98"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5CE4F2E4" w14:textId="77777777" w:rsidR="005E5A36" w:rsidRPr="00903DBA" w:rsidRDefault="005E5A36" w:rsidP="005E5A36">
      <w:pPr>
        <w:pStyle w:val="Code"/>
        <w:rPr>
          <w:highlight w:val="white"/>
        </w:rPr>
      </w:pPr>
      <w:r w:rsidRPr="00903DBA">
        <w:rPr>
          <w:highlight w:val="white"/>
        </w:rPr>
        <w:t xml:space="preserve">        AddMiddleCode(trueExpression.LongList,</w:t>
      </w:r>
    </w:p>
    <w:p w14:paraId="564701EC" w14:textId="39EEDD9A"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7D21A68E" w14:textId="1E52A708" w:rsidR="005E5A36" w:rsidRPr="00903DBA" w:rsidRDefault="005E5A36" w:rsidP="005E5A36">
      <w:pPr>
        <w:rPr>
          <w:highlight w:val="white"/>
        </w:rPr>
      </w:pPr>
      <w:r w:rsidRPr="00903DBA">
        <w:rPr>
          <w:highlight w:val="white"/>
        </w:rPr>
        <w:t xml:space="preserve">Similar to the true expression, we type cast and false expression, and backpatch the </w:t>
      </w:r>
      <w:r w:rsidR="009C3C27">
        <w:rPr>
          <w:highlight w:val="white"/>
        </w:rPr>
        <w:t>true-set</w:t>
      </w:r>
      <w:r w:rsidRPr="00903DBA">
        <w:rPr>
          <w:highlight w:val="white"/>
        </w:rPr>
        <w:t xml:space="preserve"> of the test expression to the beginning of the false expression code.</w:t>
      </w:r>
    </w:p>
    <w:p w14:paraId="0EFF7E0A" w14:textId="77777777" w:rsidR="005E5A36" w:rsidRPr="00903DBA" w:rsidRDefault="005E5A36" w:rsidP="005E5A36">
      <w:pPr>
        <w:pStyle w:val="Code"/>
        <w:rPr>
          <w:highlight w:val="white"/>
        </w:rPr>
      </w:pPr>
      <w:r w:rsidRPr="00903DBA">
        <w:rPr>
          <w:highlight w:val="white"/>
        </w:rPr>
        <w:t xml:space="preserve">        falseExpression = TypeCast.ImplicitCast(falseExpression, maxType);</w:t>
      </w:r>
    </w:p>
    <w:p w14:paraId="7A930133"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74A1EAE0" w14:textId="77777777" w:rsidR="005E5A36" w:rsidRPr="00903DBA" w:rsidRDefault="005E5A36" w:rsidP="005E5A36">
      <w:pPr>
        <w:rPr>
          <w:highlight w:val="white"/>
        </w:rPr>
      </w:pPr>
      <w:r w:rsidRPr="00903DBA">
        <w:rPr>
          <w:highlight w:val="white"/>
        </w:rPr>
        <w:t>We also assign the value of the false expression to the temporary symbol if it does not hold floating type. If it holds floating type, the value is already placed at the top of the floating value stack, and we do nothing.</w:t>
      </w:r>
    </w:p>
    <w:p w14:paraId="02BC7C34" w14:textId="77777777" w:rsidR="005E5A36" w:rsidRPr="00903DBA" w:rsidRDefault="005E5A36" w:rsidP="005E5A36">
      <w:pPr>
        <w:pStyle w:val="Code"/>
        <w:rPr>
          <w:highlight w:val="white"/>
        </w:rPr>
      </w:pPr>
      <w:r w:rsidRPr="00903DBA">
        <w:rPr>
          <w:highlight w:val="white"/>
        </w:rPr>
        <w:t xml:space="preserve">        if (!maxType.IsFloating()) {</w:t>
      </w:r>
    </w:p>
    <w:p w14:paraId="13F58EDD" w14:textId="77777777" w:rsidR="005E5A36" w:rsidRPr="00903DBA" w:rsidRDefault="005E5A36" w:rsidP="005E5A36">
      <w:pPr>
        <w:pStyle w:val="Code"/>
        <w:rPr>
          <w:highlight w:val="white"/>
        </w:rPr>
      </w:pPr>
      <w:r w:rsidRPr="00903DBA">
        <w:rPr>
          <w:highlight w:val="white"/>
        </w:rPr>
        <w:t xml:space="preserve">          if (falseExpression.Symbol.IsTemporary()) {</w:t>
      </w:r>
    </w:p>
    <w:p w14:paraId="4E768210" w14:textId="77777777" w:rsidR="005E5A36" w:rsidRPr="00903DBA" w:rsidRDefault="005E5A36" w:rsidP="005E5A36">
      <w:pPr>
        <w:pStyle w:val="Code"/>
        <w:rPr>
          <w:highlight w:val="white"/>
        </w:rPr>
      </w:pPr>
      <w:r w:rsidRPr="00903DBA">
        <w:rPr>
          <w:highlight w:val="white"/>
        </w:rPr>
        <w:t xml:space="preserve">            foreach (MiddleCode middleCode in falseExpression.LongList) {</w:t>
      </w:r>
    </w:p>
    <w:p w14:paraId="33687F1F" w14:textId="77777777" w:rsidR="005E5A36" w:rsidRPr="00903DBA" w:rsidRDefault="005E5A36" w:rsidP="005E5A36">
      <w:pPr>
        <w:pStyle w:val="Code"/>
        <w:rPr>
          <w:highlight w:val="white"/>
        </w:rPr>
      </w:pPr>
      <w:r w:rsidRPr="00903DBA">
        <w:rPr>
          <w:highlight w:val="white"/>
        </w:rPr>
        <w:t xml:space="preserve">              if (middleCode[0] == falseExpression.Symbol) {</w:t>
      </w:r>
    </w:p>
    <w:p w14:paraId="4AE1A3E6" w14:textId="77777777" w:rsidR="005E5A36" w:rsidRPr="00903DBA" w:rsidRDefault="005E5A36" w:rsidP="005E5A36">
      <w:pPr>
        <w:pStyle w:val="Code"/>
        <w:rPr>
          <w:highlight w:val="white"/>
        </w:rPr>
      </w:pPr>
      <w:r w:rsidRPr="00903DBA">
        <w:rPr>
          <w:highlight w:val="white"/>
        </w:rPr>
        <w:t xml:space="preserve">                middleCode[0] = symbol;</w:t>
      </w:r>
    </w:p>
    <w:p w14:paraId="4D598E03" w14:textId="77777777" w:rsidR="005E5A36" w:rsidRPr="00903DBA" w:rsidRDefault="005E5A36" w:rsidP="005E5A36">
      <w:pPr>
        <w:pStyle w:val="Code"/>
        <w:rPr>
          <w:highlight w:val="white"/>
        </w:rPr>
      </w:pPr>
      <w:r w:rsidRPr="00903DBA">
        <w:rPr>
          <w:highlight w:val="white"/>
        </w:rPr>
        <w:t xml:space="preserve">              }</w:t>
      </w:r>
    </w:p>
    <w:p w14:paraId="7FA9F2A9" w14:textId="77777777" w:rsidR="005E5A36" w:rsidRPr="00903DBA" w:rsidRDefault="005E5A36" w:rsidP="005E5A36">
      <w:pPr>
        <w:pStyle w:val="Code"/>
        <w:rPr>
          <w:highlight w:val="white"/>
        </w:rPr>
      </w:pPr>
      <w:r w:rsidRPr="00903DBA">
        <w:rPr>
          <w:highlight w:val="white"/>
        </w:rPr>
        <w:t xml:space="preserve">            }</w:t>
      </w:r>
    </w:p>
    <w:p w14:paraId="35CF3AFA" w14:textId="77777777" w:rsidR="005E5A36" w:rsidRPr="00903DBA" w:rsidRDefault="005E5A36" w:rsidP="005E5A36">
      <w:pPr>
        <w:pStyle w:val="Code"/>
        <w:rPr>
          <w:highlight w:val="white"/>
        </w:rPr>
      </w:pPr>
      <w:r w:rsidRPr="00903DBA">
        <w:rPr>
          <w:highlight w:val="white"/>
        </w:rPr>
        <w:t xml:space="preserve">          }</w:t>
      </w:r>
    </w:p>
    <w:p w14:paraId="6A164CC7" w14:textId="77777777" w:rsidR="005E5A36" w:rsidRPr="00903DBA" w:rsidRDefault="005E5A36" w:rsidP="005E5A36">
      <w:pPr>
        <w:pStyle w:val="Code"/>
        <w:rPr>
          <w:highlight w:val="white"/>
        </w:rPr>
      </w:pPr>
      <w:r w:rsidRPr="00903DBA">
        <w:rPr>
          <w:highlight w:val="white"/>
        </w:rPr>
        <w:t xml:space="preserve">          else {</w:t>
      </w:r>
    </w:p>
    <w:p w14:paraId="748C64D4" w14:textId="77777777" w:rsidR="005E5A36" w:rsidRPr="00903DBA" w:rsidRDefault="005E5A36" w:rsidP="005E5A36">
      <w:pPr>
        <w:pStyle w:val="Code"/>
        <w:rPr>
          <w:highlight w:val="white"/>
        </w:rPr>
      </w:pPr>
      <w:r w:rsidRPr="00903DBA">
        <w:rPr>
          <w:highlight w:val="white"/>
        </w:rPr>
        <w:t xml:space="preserve">            AddMiddleCode(falseExpression.LongList, MiddleOperator.Assign,</w:t>
      </w:r>
    </w:p>
    <w:p w14:paraId="4905007E" w14:textId="77777777" w:rsidR="005E5A36" w:rsidRPr="00903DBA" w:rsidRDefault="005E5A36" w:rsidP="005E5A36">
      <w:pPr>
        <w:pStyle w:val="Code"/>
        <w:rPr>
          <w:highlight w:val="white"/>
        </w:rPr>
      </w:pPr>
      <w:r w:rsidRPr="00903DBA">
        <w:rPr>
          <w:highlight w:val="white"/>
        </w:rPr>
        <w:t xml:space="preserve">                          symbol, falseExpression.Symbol);</w:t>
      </w:r>
    </w:p>
    <w:p w14:paraId="5FF0B5C4" w14:textId="77777777" w:rsidR="005E5A36" w:rsidRPr="00903DBA" w:rsidRDefault="005E5A36" w:rsidP="005E5A36">
      <w:pPr>
        <w:pStyle w:val="Code"/>
        <w:rPr>
          <w:highlight w:val="white"/>
        </w:rPr>
      </w:pPr>
      <w:r w:rsidRPr="00903DBA">
        <w:rPr>
          <w:highlight w:val="white"/>
        </w:rPr>
        <w:t xml:space="preserve">          }</w:t>
      </w:r>
    </w:p>
    <w:p w14:paraId="307A11CC" w14:textId="77777777" w:rsidR="005E5A36" w:rsidRPr="00903DBA" w:rsidRDefault="005E5A36" w:rsidP="005E5A36">
      <w:pPr>
        <w:pStyle w:val="Code"/>
        <w:rPr>
          <w:highlight w:val="white"/>
        </w:rPr>
      </w:pPr>
      <w:r w:rsidRPr="00903DBA">
        <w:rPr>
          <w:highlight w:val="white"/>
        </w:rPr>
        <w:t xml:space="preserve">        }</w:t>
      </w:r>
    </w:p>
    <w:p w14:paraId="560980AC" w14:textId="77777777" w:rsidR="005E5A36" w:rsidRPr="00903DBA" w:rsidRDefault="005E5A36" w:rsidP="005E5A36">
      <w:pPr>
        <w:rPr>
          <w:highlight w:val="white"/>
        </w:rPr>
      </w:pPr>
      <w:r w:rsidRPr="00903DBA">
        <w:rPr>
          <w:highlight w:val="white"/>
        </w:rPr>
        <w:t>If both the short lists of the true and false expressions are empty, we just add the short list of the test expression (which may be empty).</w:t>
      </w:r>
    </w:p>
    <w:p w14:paraId="459A1DDA" w14:textId="77777777" w:rsidR="005E5A36" w:rsidRPr="00903DBA" w:rsidRDefault="005E5A36" w:rsidP="005E5A36">
      <w:pPr>
        <w:pStyle w:val="Code"/>
        <w:rPr>
          <w:highlight w:val="white"/>
        </w:rPr>
      </w:pPr>
      <w:r w:rsidRPr="00903DBA">
        <w:rPr>
          <w:highlight w:val="white"/>
        </w:rPr>
        <w:lastRenderedPageBreak/>
        <w:t xml:space="preserve">        List&lt;MiddleCode&gt; shortList = new List&lt;MiddleCode&gt;();</w:t>
      </w:r>
    </w:p>
    <w:p w14:paraId="44780618" w14:textId="77777777" w:rsidR="005E5A36" w:rsidRPr="00903DBA" w:rsidRDefault="005E5A36" w:rsidP="005E5A36">
      <w:pPr>
        <w:pStyle w:val="Code"/>
        <w:rPr>
          <w:highlight w:val="white"/>
        </w:rPr>
      </w:pPr>
      <w:r w:rsidRPr="00903DBA">
        <w:rPr>
          <w:highlight w:val="white"/>
        </w:rPr>
        <w:t xml:space="preserve">        if (IsEmpty(trueExpression.ShortList) &amp;&amp;</w:t>
      </w:r>
    </w:p>
    <w:p w14:paraId="4B8E8EA6" w14:textId="77777777" w:rsidR="005E5A36" w:rsidRPr="00903DBA" w:rsidRDefault="005E5A36" w:rsidP="005E5A36">
      <w:pPr>
        <w:pStyle w:val="Code"/>
        <w:rPr>
          <w:highlight w:val="white"/>
        </w:rPr>
      </w:pPr>
      <w:r w:rsidRPr="00903DBA">
        <w:rPr>
          <w:highlight w:val="white"/>
        </w:rPr>
        <w:t xml:space="preserve">            IsEmpty(falseExpression.ShortList)) {</w:t>
      </w:r>
    </w:p>
    <w:p w14:paraId="37035E88" w14:textId="77777777" w:rsidR="005E5A36" w:rsidRPr="00903DBA" w:rsidRDefault="005E5A36" w:rsidP="005E5A36">
      <w:pPr>
        <w:pStyle w:val="Code"/>
        <w:rPr>
          <w:highlight w:val="white"/>
        </w:rPr>
      </w:pPr>
      <w:r w:rsidRPr="00903DBA">
        <w:rPr>
          <w:highlight w:val="white"/>
        </w:rPr>
        <w:t xml:space="preserve">          shortList.AddRange(testExpression.ShortList);</w:t>
      </w:r>
    </w:p>
    <w:p w14:paraId="174E5449" w14:textId="77777777" w:rsidR="005E5A36" w:rsidRPr="00903DBA" w:rsidRDefault="005E5A36" w:rsidP="005E5A36">
      <w:pPr>
        <w:pStyle w:val="Code"/>
        <w:rPr>
          <w:highlight w:val="white"/>
        </w:rPr>
      </w:pPr>
      <w:r w:rsidRPr="00903DBA">
        <w:rPr>
          <w:highlight w:val="white"/>
        </w:rPr>
        <w:t xml:space="preserve">        }</w:t>
      </w:r>
    </w:p>
    <w:p w14:paraId="330435EF" w14:textId="77777777" w:rsidR="005E5A36" w:rsidRPr="00903DBA" w:rsidRDefault="005E5A36" w:rsidP="005E5A36">
      <w:pPr>
        <w:rPr>
          <w:highlight w:val="white"/>
        </w:rPr>
      </w:pPr>
      <w:r w:rsidRPr="00903DBA">
        <w:rPr>
          <w:highlight w:val="white"/>
        </w:rPr>
        <w:t>If not both the short lists of the true and false expressions are empty, we add the long list of the test expression, rather than the short list, since we need to value of the test expression, as well as the short lists of the true and false expressions.</w:t>
      </w:r>
    </w:p>
    <w:p w14:paraId="4395DB41" w14:textId="77777777" w:rsidR="005E5A36" w:rsidRPr="00903DBA" w:rsidRDefault="005E5A36" w:rsidP="005E5A36">
      <w:pPr>
        <w:pStyle w:val="Code"/>
        <w:rPr>
          <w:highlight w:val="white"/>
        </w:rPr>
      </w:pPr>
      <w:r w:rsidRPr="00903DBA">
        <w:rPr>
          <w:highlight w:val="white"/>
        </w:rPr>
        <w:t xml:space="preserve">        else {</w:t>
      </w:r>
    </w:p>
    <w:p w14:paraId="670926C0" w14:textId="77777777" w:rsidR="005E5A36" w:rsidRPr="00903DBA" w:rsidRDefault="005E5A36" w:rsidP="005E5A36">
      <w:pPr>
        <w:pStyle w:val="Code"/>
        <w:rPr>
          <w:highlight w:val="white"/>
        </w:rPr>
      </w:pPr>
      <w:r w:rsidRPr="00903DBA">
        <w:rPr>
          <w:highlight w:val="white"/>
        </w:rPr>
        <w:t xml:space="preserve">          shortList.AddRange(testExpression.LongList);</w:t>
      </w:r>
    </w:p>
    <w:p w14:paraId="6520814B" w14:textId="77777777" w:rsidR="005E5A36" w:rsidRPr="00903DBA" w:rsidRDefault="005E5A36" w:rsidP="005E5A36">
      <w:pPr>
        <w:pStyle w:val="Code"/>
        <w:rPr>
          <w:highlight w:val="white"/>
        </w:rPr>
      </w:pPr>
      <w:r w:rsidRPr="00903DBA">
        <w:rPr>
          <w:highlight w:val="white"/>
        </w:rPr>
        <w:t xml:space="preserve">          shortList.AddRange(trueExpression.ShortList);</w:t>
      </w:r>
    </w:p>
    <w:p w14:paraId="2B0D0984" w14:textId="77777777" w:rsidR="005E5A36" w:rsidRPr="00903DBA" w:rsidRDefault="005E5A36" w:rsidP="005E5A36">
      <w:pPr>
        <w:pStyle w:val="Code"/>
        <w:rPr>
          <w:highlight w:val="white"/>
        </w:rPr>
      </w:pPr>
      <w:r w:rsidRPr="00903DBA">
        <w:rPr>
          <w:highlight w:val="white"/>
        </w:rPr>
        <w:t xml:space="preserve">          shortList.AddRange(falseExpression.ShortList);</w:t>
      </w:r>
    </w:p>
    <w:p w14:paraId="2E32DCAE" w14:textId="77777777" w:rsidR="005E5A36" w:rsidRPr="00903DBA" w:rsidRDefault="005E5A36" w:rsidP="005E5A36">
      <w:pPr>
        <w:pStyle w:val="Code"/>
        <w:rPr>
          <w:highlight w:val="white"/>
        </w:rPr>
      </w:pPr>
      <w:r w:rsidRPr="00903DBA">
        <w:rPr>
          <w:highlight w:val="white"/>
        </w:rPr>
        <w:t xml:space="preserve">          shortList.Add(targetCode);</w:t>
      </w:r>
    </w:p>
    <w:p w14:paraId="7048BCE0" w14:textId="77777777" w:rsidR="005E5A36" w:rsidRPr="00903DBA" w:rsidRDefault="005E5A36" w:rsidP="005E5A36">
      <w:pPr>
        <w:pStyle w:val="Code"/>
        <w:rPr>
          <w:highlight w:val="white"/>
        </w:rPr>
      </w:pPr>
      <w:r w:rsidRPr="00903DBA">
        <w:rPr>
          <w:highlight w:val="white"/>
        </w:rPr>
        <w:t xml:space="preserve">        }</w:t>
      </w:r>
    </w:p>
    <w:p w14:paraId="3182CA06" w14:textId="77777777" w:rsidR="005E5A36" w:rsidRPr="00903DBA" w:rsidRDefault="005E5A36" w:rsidP="005E5A36">
      <w:pPr>
        <w:rPr>
          <w:highlight w:val="white"/>
        </w:rPr>
      </w:pPr>
      <w:r w:rsidRPr="00903DBA">
        <w:rPr>
          <w:highlight w:val="white"/>
        </w:rPr>
        <w:t>Finally, add the long lists and return the expression.</w:t>
      </w:r>
    </w:p>
    <w:p w14:paraId="018D0A5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AD2945C" w14:textId="77777777" w:rsidR="005E5A36" w:rsidRPr="00903DBA" w:rsidRDefault="005E5A36" w:rsidP="005E5A36">
      <w:pPr>
        <w:pStyle w:val="Code"/>
        <w:rPr>
          <w:highlight w:val="white"/>
        </w:rPr>
      </w:pPr>
      <w:r w:rsidRPr="00903DBA">
        <w:rPr>
          <w:highlight w:val="white"/>
        </w:rPr>
        <w:t xml:space="preserve">        longList.AddRange(testExpression.LongList);</w:t>
      </w:r>
    </w:p>
    <w:p w14:paraId="1B923E5B" w14:textId="77777777" w:rsidR="005E5A36" w:rsidRPr="00903DBA" w:rsidRDefault="005E5A36" w:rsidP="005E5A36">
      <w:pPr>
        <w:pStyle w:val="Code"/>
        <w:rPr>
          <w:highlight w:val="white"/>
        </w:rPr>
      </w:pPr>
      <w:r w:rsidRPr="00903DBA">
        <w:rPr>
          <w:highlight w:val="white"/>
        </w:rPr>
        <w:t xml:space="preserve">        longList.AddRange(trueExpression.LongList);</w:t>
      </w:r>
    </w:p>
    <w:p w14:paraId="546ED920" w14:textId="77777777" w:rsidR="005E5A36" w:rsidRPr="00903DBA" w:rsidRDefault="005E5A36" w:rsidP="005E5A36">
      <w:pPr>
        <w:pStyle w:val="Code"/>
        <w:rPr>
          <w:highlight w:val="white"/>
        </w:rPr>
      </w:pPr>
      <w:r w:rsidRPr="00903DBA">
        <w:rPr>
          <w:highlight w:val="white"/>
        </w:rPr>
        <w:t xml:space="preserve">        longList.AddRange(falseExpression.LongList);</w:t>
      </w:r>
    </w:p>
    <w:p w14:paraId="3B8C7B54" w14:textId="77777777" w:rsidR="005E5A36" w:rsidRPr="00903DBA" w:rsidRDefault="005E5A36" w:rsidP="005E5A36">
      <w:pPr>
        <w:pStyle w:val="Code"/>
        <w:rPr>
          <w:highlight w:val="white"/>
        </w:rPr>
      </w:pPr>
      <w:r w:rsidRPr="00903DBA">
        <w:rPr>
          <w:highlight w:val="white"/>
        </w:rPr>
        <w:t xml:space="preserve">        longList.Add(targetCode);</w:t>
      </w:r>
    </w:p>
    <w:p w14:paraId="17640775" w14:textId="77777777" w:rsidR="005E5A36" w:rsidRPr="00903DBA" w:rsidRDefault="005E5A36" w:rsidP="005E5A36">
      <w:pPr>
        <w:pStyle w:val="Code"/>
        <w:rPr>
          <w:highlight w:val="white"/>
        </w:rPr>
      </w:pPr>
    </w:p>
    <w:p w14:paraId="737EC0FC"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0BE6733" w14:textId="77777777" w:rsidR="005E5A36" w:rsidRPr="00903DBA" w:rsidRDefault="005E5A36" w:rsidP="005E5A36">
      <w:pPr>
        <w:pStyle w:val="Code"/>
        <w:rPr>
          <w:highlight w:val="white"/>
        </w:rPr>
      </w:pPr>
      <w:r w:rsidRPr="00903DBA">
        <w:rPr>
          <w:highlight w:val="white"/>
        </w:rPr>
        <w:t xml:space="preserve">      }</w:t>
      </w:r>
    </w:p>
    <w:p w14:paraId="0389FFD9" w14:textId="77777777" w:rsidR="005E5A36" w:rsidRPr="00903DBA" w:rsidRDefault="005E5A36" w:rsidP="005E5A36">
      <w:pPr>
        <w:pStyle w:val="Code"/>
        <w:rPr>
          <w:highlight w:val="white"/>
        </w:rPr>
      </w:pPr>
      <w:r w:rsidRPr="00903DBA">
        <w:rPr>
          <w:highlight w:val="white"/>
        </w:rPr>
        <w:t xml:space="preserve">    }</w:t>
      </w:r>
    </w:p>
    <w:p w14:paraId="6028E605" w14:textId="77777777" w:rsidR="005E5A36" w:rsidRPr="00903DBA" w:rsidRDefault="005E5A36" w:rsidP="005E5A36">
      <w:pPr>
        <w:pStyle w:val="Rubrik3"/>
      </w:pPr>
      <w:r w:rsidRPr="00903DBA">
        <w:t>Constant Expression</w:t>
      </w:r>
    </w:p>
    <w:p w14:paraId="1C0D44E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ConstantIntegralExpression</w:t>
      </w:r>
      <w:r w:rsidRPr="00903DBA">
        <w:rPr>
          <w:highlight w:val="white"/>
        </w:rPr>
        <w:t xml:space="preserve"> methods makes sure the expression is indeed constant and either integral or pointer.</w:t>
      </w:r>
    </w:p>
    <w:p w14:paraId="700D0923" w14:textId="77777777" w:rsidR="005E5A36" w:rsidRPr="00903DBA" w:rsidRDefault="005E5A36" w:rsidP="005E5A36">
      <w:pPr>
        <w:pStyle w:val="Code"/>
        <w:rPr>
          <w:highlight w:val="white"/>
        </w:rPr>
      </w:pPr>
      <w:r w:rsidRPr="00903DBA">
        <w:rPr>
          <w:highlight w:val="white"/>
        </w:rPr>
        <w:t xml:space="preserve">    public static Expression ConstantIntegralExpression(Expression expression) </w:t>
      </w:r>
    </w:p>
    <w:p w14:paraId="3F2470F6" w14:textId="77777777" w:rsidR="005E5A36" w:rsidRPr="00903DBA" w:rsidRDefault="005E5A36" w:rsidP="005E5A36">
      <w:pPr>
        <w:pStyle w:val="Code"/>
        <w:rPr>
          <w:highlight w:val="white"/>
        </w:rPr>
      </w:pPr>
      <w:r w:rsidRPr="00903DBA">
        <w:rPr>
          <w:highlight w:val="white"/>
        </w:rPr>
        <w:t xml:space="preserve">    { expression = ConstantExpression.Cast(expression,</w:t>
      </w:r>
    </w:p>
    <w:p w14:paraId="740E60E9" w14:textId="77777777" w:rsidR="005E5A36" w:rsidRPr="00903DBA" w:rsidRDefault="005E5A36" w:rsidP="005E5A36">
      <w:pPr>
        <w:pStyle w:val="Code"/>
        <w:rPr>
          <w:highlight w:val="white"/>
        </w:rPr>
      </w:pPr>
      <w:r w:rsidRPr="00903DBA">
        <w:rPr>
          <w:highlight w:val="white"/>
        </w:rPr>
        <w:t xml:space="preserve">                                           Type.SignedLongIntegerType);</w:t>
      </w:r>
    </w:p>
    <w:p w14:paraId="66A8B8C9" w14:textId="77777777" w:rsidR="005E5A36" w:rsidRPr="00903DBA" w:rsidRDefault="005E5A36" w:rsidP="005E5A36">
      <w:pPr>
        <w:pStyle w:val="Code"/>
        <w:rPr>
          <w:highlight w:val="white"/>
        </w:rPr>
      </w:pPr>
      <w:r w:rsidRPr="00903DBA">
        <w:rPr>
          <w:highlight w:val="white"/>
        </w:rPr>
        <w:t xml:space="preserve">      Assert.Error(expression != null, expression,</w:t>
      </w:r>
    </w:p>
    <w:p w14:paraId="71C5F7D2" w14:textId="77777777" w:rsidR="005E5A36" w:rsidRPr="00903DBA" w:rsidRDefault="005E5A36" w:rsidP="005E5A36">
      <w:pPr>
        <w:pStyle w:val="Code"/>
        <w:rPr>
          <w:highlight w:val="white"/>
        </w:rPr>
      </w:pPr>
      <w:r w:rsidRPr="00903DBA">
        <w:rPr>
          <w:highlight w:val="white"/>
        </w:rPr>
        <w:t xml:space="preserve">                   Message.Non__constant_expression);</w:t>
      </w:r>
    </w:p>
    <w:p w14:paraId="52C11658" w14:textId="77777777" w:rsidR="005E5A36" w:rsidRPr="00903DBA" w:rsidRDefault="005E5A36" w:rsidP="005E5A36">
      <w:pPr>
        <w:pStyle w:val="Code"/>
        <w:rPr>
          <w:highlight w:val="white"/>
        </w:rPr>
      </w:pPr>
      <w:r w:rsidRPr="00903DBA">
        <w:rPr>
          <w:highlight w:val="white"/>
        </w:rPr>
        <w:t xml:space="preserve">      Assert.Error(expression.Symbol.Type.IsIntegralOrPointer(),</w:t>
      </w:r>
    </w:p>
    <w:p w14:paraId="54830CE7" w14:textId="77777777" w:rsidR="005E5A36" w:rsidRPr="00903DBA" w:rsidRDefault="005E5A36" w:rsidP="005E5A36">
      <w:pPr>
        <w:pStyle w:val="Code"/>
        <w:rPr>
          <w:highlight w:val="white"/>
        </w:rPr>
      </w:pPr>
      <w:r w:rsidRPr="00903DBA">
        <w:rPr>
          <w:highlight w:val="white"/>
        </w:rPr>
        <w:t xml:space="preserve">                   expression.Symbol, Message.Non__integral_expression);</w:t>
      </w:r>
    </w:p>
    <w:p w14:paraId="4292D914" w14:textId="77777777" w:rsidR="005E5A36" w:rsidRPr="00903DBA" w:rsidRDefault="005E5A36" w:rsidP="005E5A36">
      <w:pPr>
        <w:pStyle w:val="Code"/>
        <w:rPr>
          <w:highlight w:val="white"/>
        </w:rPr>
      </w:pPr>
      <w:r w:rsidRPr="00903DBA">
        <w:rPr>
          <w:highlight w:val="white"/>
        </w:rPr>
        <w:t xml:space="preserve">      return expression;</w:t>
      </w:r>
    </w:p>
    <w:p w14:paraId="169EA1F8" w14:textId="77777777" w:rsidR="005E5A36" w:rsidRPr="00903DBA" w:rsidRDefault="005E5A36" w:rsidP="005E5A36">
      <w:pPr>
        <w:pStyle w:val="Code"/>
        <w:rPr>
          <w:highlight w:val="white"/>
        </w:rPr>
      </w:pPr>
      <w:r w:rsidRPr="00903DBA">
        <w:rPr>
          <w:highlight w:val="white"/>
        </w:rPr>
        <w:t xml:space="preserve">    }</w:t>
      </w:r>
    </w:p>
    <w:p w14:paraId="5EB8686E" w14:textId="15566F47" w:rsidR="005E5A36" w:rsidRDefault="00333E66" w:rsidP="005E5A36">
      <w:pPr>
        <w:pStyle w:val="Rubrik3"/>
        <w:numPr>
          <w:ilvl w:val="2"/>
          <w:numId w:val="123"/>
        </w:numPr>
        <w:tabs>
          <w:tab w:val="num" w:pos="360"/>
        </w:tabs>
      </w:pPr>
      <w:r>
        <w:t xml:space="preserve">The </w:t>
      </w:r>
      <w:r w:rsidR="005E5A36" w:rsidRPr="00903DBA">
        <w:t xml:space="preserve">Logical </w:t>
      </w:r>
      <w:r>
        <w:t xml:space="preserve">Or </w:t>
      </w:r>
      <w:r w:rsidR="005E5A36" w:rsidRPr="00903DBA">
        <w:t>Expression</w:t>
      </w:r>
    </w:p>
    <w:p w14:paraId="361C6F9F" w14:textId="538C966C" w:rsidR="00B14220" w:rsidRPr="00903DBA" w:rsidRDefault="00C91C43" w:rsidP="00B14220">
      <w:pPr>
        <w:rPr>
          <w:color w:val="auto"/>
        </w:rPr>
      </w:pPr>
      <w:r w:rsidRPr="00FA571C">
        <w:rPr>
          <w:highlight w:val="white"/>
        </w:rPr>
        <w:t xml:space="preserve">The </w:t>
      </w:r>
      <w:r w:rsidRPr="00302B5C">
        <w:rPr>
          <w:rStyle w:val="KeyWord0"/>
          <w:highlight w:val="white"/>
        </w:rPr>
        <w:t>LogicalOrExpression</w:t>
      </w:r>
      <w:r w:rsidRPr="00FA571C">
        <w:rPr>
          <w:highlight w:val="white"/>
        </w:rPr>
        <w:t xml:space="preserve"> method</w:t>
      </w:r>
      <w:r w:rsidRPr="00903DBA">
        <w:t xml:space="preserve"> </w:t>
      </w:r>
      <w:r w:rsidR="00B14220" w:rsidRPr="00903DBA">
        <w:t>backpatch</w:t>
      </w:r>
      <w:r w:rsidR="009515C7">
        <w:t>es</w:t>
      </w:r>
      <w:r w:rsidR="00B14220" w:rsidRPr="00903DBA">
        <w:t xml:space="preserve"> the </w:t>
      </w:r>
      <w:r w:rsidR="009C3C27">
        <w:t>true-set</w:t>
      </w:r>
      <w:r w:rsidR="00B14220" w:rsidRPr="00903DBA">
        <w:t xml:space="preserve"> of the first operand to the beginning of the right operand. This can be interpreted as if the left expression is true, we try the right expression </w:t>
      </w:r>
      <w:r w:rsidR="001D6739">
        <w:t>thereafter</w:t>
      </w:r>
      <w:r w:rsidR="00B14220" w:rsidRPr="00903DBA">
        <w:t>. If both the expressions are true, the result is true. However, if the left expression is false, the result is determined to be false without evaluating the right expression.</w:t>
      </w:r>
    </w:p>
    <w:p w14:paraId="6D41F947" w14:textId="77777777" w:rsidR="005E5A36" w:rsidRPr="00FA571C" w:rsidRDefault="005E5A36" w:rsidP="005E5A36">
      <w:pPr>
        <w:pStyle w:val="Code"/>
        <w:rPr>
          <w:highlight w:val="white"/>
        </w:rPr>
      </w:pPr>
      <w:r w:rsidRPr="00FA571C">
        <w:rPr>
          <w:highlight w:val="white"/>
        </w:rPr>
        <w:t>MiddleCodeGenerator.cs</w:t>
      </w:r>
    </w:p>
    <w:p w14:paraId="170505F7" w14:textId="77777777" w:rsidR="005E5A36" w:rsidRPr="00FA571C" w:rsidRDefault="005E5A36" w:rsidP="005E5A36">
      <w:pPr>
        <w:pStyle w:val="Code"/>
        <w:rPr>
          <w:highlight w:val="white"/>
        </w:rPr>
      </w:pPr>
      <w:r w:rsidRPr="00FA571C">
        <w:rPr>
          <w:highlight w:val="white"/>
        </w:rPr>
        <w:t xml:space="preserve">    public static Expression LogicalOrExpression(Expression leftExpression,</w:t>
      </w:r>
    </w:p>
    <w:p w14:paraId="36C2A13C" w14:textId="77777777" w:rsidR="005E5A36" w:rsidRPr="00FA571C" w:rsidRDefault="005E5A36" w:rsidP="005E5A36">
      <w:pPr>
        <w:pStyle w:val="Code"/>
        <w:rPr>
          <w:highlight w:val="white"/>
        </w:rPr>
      </w:pPr>
      <w:r w:rsidRPr="00FA571C">
        <w:rPr>
          <w:highlight w:val="white"/>
        </w:rPr>
        <w:t xml:space="preserve">                                                 Expression rightExpression) {</w:t>
      </w:r>
    </w:p>
    <w:p w14:paraId="63B03FBB" w14:textId="55169888" w:rsidR="005E5A36" w:rsidRPr="00FA571C" w:rsidRDefault="00F21F8C" w:rsidP="009515C7">
      <w:pPr>
        <w:rPr>
          <w:highlight w:val="white"/>
        </w:rPr>
      </w:pPr>
      <w:r>
        <w:rPr>
          <w:highlight w:val="white"/>
        </w:rPr>
        <w:t>We</w:t>
      </w:r>
      <w:r w:rsidR="005E5A36" w:rsidRPr="00FA571C">
        <w:rPr>
          <w:highlight w:val="white"/>
        </w:rPr>
        <w:t xml:space="preserve"> check if the expression is constant. If it is constant, we return the constant expression.</w:t>
      </w:r>
    </w:p>
    <w:p w14:paraId="7B89C6F7" w14:textId="77777777" w:rsidR="005E5A36" w:rsidRPr="00FA571C" w:rsidRDefault="005E5A36" w:rsidP="005E5A36">
      <w:pPr>
        <w:pStyle w:val="Code"/>
        <w:rPr>
          <w:highlight w:val="white"/>
        </w:rPr>
      </w:pPr>
      <w:r w:rsidRPr="00FA571C">
        <w:rPr>
          <w:highlight w:val="white"/>
        </w:rPr>
        <w:t xml:space="preserve">      Expression constantExpression =</w:t>
      </w:r>
    </w:p>
    <w:p w14:paraId="6FA2F05B" w14:textId="77777777" w:rsidR="005E5A36" w:rsidRPr="00FA571C" w:rsidRDefault="005E5A36" w:rsidP="005E5A36">
      <w:pPr>
        <w:pStyle w:val="Code"/>
        <w:rPr>
          <w:highlight w:val="white"/>
        </w:rPr>
      </w:pPr>
      <w:r w:rsidRPr="00FA571C">
        <w:rPr>
          <w:highlight w:val="white"/>
        </w:rPr>
        <w:t xml:space="preserve">        ConstantExpression.Logical(MiddleOperator.LogicalOr,</w:t>
      </w:r>
    </w:p>
    <w:p w14:paraId="58EBD25C" w14:textId="77777777" w:rsidR="005E5A36" w:rsidRPr="00FA571C" w:rsidRDefault="005E5A36" w:rsidP="005E5A36">
      <w:pPr>
        <w:pStyle w:val="Code"/>
        <w:rPr>
          <w:highlight w:val="white"/>
        </w:rPr>
      </w:pPr>
      <w:r w:rsidRPr="00FA571C">
        <w:rPr>
          <w:highlight w:val="white"/>
        </w:rPr>
        <w:lastRenderedPageBreak/>
        <w:t xml:space="preserve">                                   leftExpression, rightExpression);</w:t>
      </w:r>
    </w:p>
    <w:p w14:paraId="69F204A3" w14:textId="77777777" w:rsidR="005E5A36" w:rsidRPr="00FA571C" w:rsidRDefault="005E5A36" w:rsidP="005E5A36">
      <w:pPr>
        <w:pStyle w:val="Code"/>
        <w:rPr>
          <w:highlight w:val="white"/>
        </w:rPr>
      </w:pPr>
    </w:p>
    <w:p w14:paraId="04A8CCAA" w14:textId="77777777" w:rsidR="005E5A36" w:rsidRPr="00FA571C" w:rsidRDefault="005E5A36" w:rsidP="005E5A36">
      <w:pPr>
        <w:pStyle w:val="Code"/>
        <w:rPr>
          <w:highlight w:val="white"/>
        </w:rPr>
      </w:pPr>
      <w:r w:rsidRPr="00FA571C">
        <w:rPr>
          <w:highlight w:val="white"/>
        </w:rPr>
        <w:t xml:space="preserve">      if (constantExpression != null) {</w:t>
      </w:r>
    </w:p>
    <w:p w14:paraId="5AC05B5D" w14:textId="77777777" w:rsidR="005E5A36" w:rsidRPr="00FA571C" w:rsidRDefault="005E5A36" w:rsidP="005E5A36">
      <w:pPr>
        <w:pStyle w:val="Code"/>
        <w:rPr>
          <w:highlight w:val="white"/>
        </w:rPr>
      </w:pPr>
      <w:r w:rsidRPr="00FA571C">
        <w:rPr>
          <w:highlight w:val="white"/>
        </w:rPr>
        <w:t xml:space="preserve">        return constantExpression;</w:t>
      </w:r>
    </w:p>
    <w:p w14:paraId="207DF52D" w14:textId="77777777" w:rsidR="005E5A36" w:rsidRPr="00FA571C" w:rsidRDefault="005E5A36" w:rsidP="005E5A36">
      <w:pPr>
        <w:pStyle w:val="Code"/>
        <w:rPr>
          <w:highlight w:val="white"/>
        </w:rPr>
      </w:pPr>
      <w:r w:rsidRPr="00FA571C">
        <w:rPr>
          <w:highlight w:val="white"/>
        </w:rPr>
        <w:t xml:space="preserve">      }</w:t>
      </w:r>
    </w:p>
    <w:p w14:paraId="1B337287" w14:textId="6054DEA9" w:rsidR="005E5A36" w:rsidRPr="00FA571C" w:rsidRDefault="005E5A36" w:rsidP="00F21F8C">
      <w:pPr>
        <w:rPr>
          <w:highlight w:val="white"/>
        </w:rPr>
      </w:pPr>
      <w:r w:rsidRPr="00FA571C">
        <w:rPr>
          <w:highlight w:val="white"/>
        </w:rPr>
        <w:t>We type cast both the expression</w:t>
      </w:r>
      <w:r w:rsidR="009D5430">
        <w:rPr>
          <w:highlight w:val="white"/>
        </w:rPr>
        <w:t>s</w:t>
      </w:r>
      <w:r w:rsidRPr="00FA571C">
        <w:rPr>
          <w:highlight w:val="white"/>
        </w:rPr>
        <w:t xml:space="preserve"> to </w:t>
      </w:r>
      <w:r w:rsidR="009D5430">
        <w:rPr>
          <w:highlight w:val="white"/>
        </w:rPr>
        <w:t xml:space="preserve">the </w:t>
      </w:r>
      <w:r w:rsidRPr="00FA571C">
        <w:rPr>
          <w:highlight w:val="white"/>
        </w:rPr>
        <w:t>logical type.</w:t>
      </w:r>
    </w:p>
    <w:p w14:paraId="1FBD5AD8" w14:textId="77777777" w:rsidR="005E5A36" w:rsidRPr="00FA571C" w:rsidRDefault="005E5A36" w:rsidP="005E5A36">
      <w:pPr>
        <w:pStyle w:val="Code"/>
        <w:rPr>
          <w:highlight w:val="white"/>
        </w:rPr>
      </w:pPr>
      <w:r w:rsidRPr="00FA571C">
        <w:rPr>
          <w:highlight w:val="white"/>
        </w:rPr>
        <w:t xml:space="preserve">      leftExpression = TypeCast.ToLogical(leftExpression);</w:t>
      </w:r>
    </w:p>
    <w:p w14:paraId="3E52D3FB" w14:textId="77777777" w:rsidR="005E5A36" w:rsidRPr="00FA571C" w:rsidRDefault="005E5A36" w:rsidP="005E5A36">
      <w:pPr>
        <w:pStyle w:val="Code"/>
        <w:rPr>
          <w:highlight w:val="white"/>
        </w:rPr>
      </w:pPr>
      <w:r w:rsidRPr="00FA571C">
        <w:rPr>
          <w:highlight w:val="white"/>
        </w:rPr>
        <w:t xml:space="preserve">      rightExpression = TypeCast.ToLogical(rightExpression);</w:t>
      </w:r>
    </w:p>
    <w:p w14:paraId="0A9B10EA" w14:textId="104F7C85" w:rsidR="005E5A36" w:rsidRPr="00FA571C" w:rsidRDefault="005E5A36" w:rsidP="005E5A36">
      <w:pPr>
        <w:rPr>
          <w:highlight w:val="white"/>
        </w:rPr>
      </w:pPr>
      <w:r w:rsidRPr="00FA571C">
        <w:rPr>
          <w:highlight w:val="white"/>
        </w:rPr>
        <w:t xml:space="preserve">For the resulting expression to be true, it is enough that one of the left or right expression is true. Therefore, the </w:t>
      </w:r>
      <w:r w:rsidR="009C3C27">
        <w:rPr>
          <w:highlight w:val="white"/>
        </w:rPr>
        <w:t>true-set</w:t>
      </w:r>
      <w:r w:rsidRPr="00FA571C">
        <w:rPr>
          <w:highlight w:val="white"/>
        </w:rPr>
        <w:t xml:space="preserve"> of the resulting expression is the union of the </w:t>
      </w:r>
      <w:r w:rsidR="009C3C27">
        <w:rPr>
          <w:highlight w:val="white"/>
        </w:rPr>
        <w:t>true-set</w:t>
      </w:r>
      <w:r w:rsidRPr="00FA571C">
        <w:rPr>
          <w:highlight w:val="white"/>
        </w:rPr>
        <w:t xml:space="preserve"> of the left and right expression. </w:t>
      </w:r>
      <w:r w:rsidR="00871466">
        <w:rPr>
          <w:highlight w:val="white"/>
        </w:rPr>
        <w:t>I</w:t>
      </w:r>
      <w:r w:rsidRPr="00FA571C">
        <w:rPr>
          <w:highlight w:val="white"/>
        </w:rPr>
        <w:t>f the left expression is evaluated to true, the right expression (including its side effects) shall not</w:t>
      </w:r>
      <w:r w:rsidR="00871466">
        <w:rPr>
          <w:highlight w:val="white"/>
        </w:rPr>
        <w:t xml:space="preserve"> be</w:t>
      </w:r>
      <w:r w:rsidRPr="00FA571C">
        <w:rPr>
          <w:highlight w:val="white"/>
        </w:rPr>
        <w:t xml:space="preserve"> evaluated. The </w:t>
      </w:r>
      <w:r w:rsidR="00A76052">
        <w:rPr>
          <w:highlight w:val="white"/>
        </w:rPr>
        <w:t>false-set</w:t>
      </w:r>
      <w:r w:rsidRPr="00FA571C">
        <w:rPr>
          <w:highlight w:val="white"/>
        </w:rPr>
        <w:t xml:space="preserve">s, on the other hand, are different. If the left expression is evaluated to false, we need to evaluate the right expression. Therefore, we backpatch the </w:t>
      </w:r>
      <w:r w:rsidR="00A76052">
        <w:rPr>
          <w:highlight w:val="white"/>
        </w:rPr>
        <w:t>false-set</w:t>
      </w:r>
      <w:r w:rsidRPr="00FA571C">
        <w:rPr>
          <w:highlight w:val="white"/>
        </w:rPr>
        <w:t xml:space="preserve"> of the left expression to the beginning of the right expression code. The </w:t>
      </w:r>
      <w:r w:rsidR="00A76052">
        <w:rPr>
          <w:highlight w:val="white"/>
        </w:rPr>
        <w:t>false-set</w:t>
      </w:r>
      <w:r w:rsidRPr="00FA571C">
        <w:rPr>
          <w:highlight w:val="white"/>
        </w:rPr>
        <w:t xml:space="preserve"> of the resulting expression is the </w:t>
      </w:r>
      <w:r w:rsidR="00A76052">
        <w:rPr>
          <w:highlight w:val="white"/>
        </w:rPr>
        <w:t>false-set</w:t>
      </w:r>
      <w:r w:rsidRPr="00FA571C">
        <w:rPr>
          <w:highlight w:val="white"/>
        </w:rPr>
        <w:t xml:space="preserve"> of the right expression.</w:t>
      </w:r>
    </w:p>
    <w:p w14:paraId="79E4947B" w14:textId="77777777" w:rsidR="005E5A36" w:rsidRPr="00FA571C" w:rsidRDefault="005E5A36" w:rsidP="005E5A36">
      <w:pPr>
        <w:pStyle w:val="Code"/>
        <w:rPr>
          <w:highlight w:val="white"/>
        </w:rPr>
      </w:pPr>
      <w:r w:rsidRPr="00FA571C">
        <w:rPr>
          <w:highlight w:val="white"/>
        </w:rPr>
        <w:t xml:space="preserve">      ISet&lt;MiddleCode&gt; trueSet = new HashSet&lt;MiddleCode&gt;();</w:t>
      </w:r>
    </w:p>
    <w:p w14:paraId="51212AB8" w14:textId="77777777" w:rsidR="005E5A36" w:rsidRPr="00FA571C" w:rsidRDefault="005E5A36" w:rsidP="005E5A36">
      <w:pPr>
        <w:pStyle w:val="Code"/>
        <w:rPr>
          <w:highlight w:val="white"/>
        </w:rPr>
      </w:pPr>
      <w:r w:rsidRPr="00FA571C">
        <w:rPr>
          <w:highlight w:val="white"/>
        </w:rPr>
        <w:t xml:space="preserve">      trueSet.UnionWith(leftExpression.Symbol.TrueSet);</w:t>
      </w:r>
    </w:p>
    <w:p w14:paraId="0070AE63" w14:textId="77777777" w:rsidR="005E5A36" w:rsidRPr="00FA571C" w:rsidRDefault="005E5A36" w:rsidP="005E5A36">
      <w:pPr>
        <w:pStyle w:val="Code"/>
        <w:rPr>
          <w:highlight w:val="white"/>
        </w:rPr>
      </w:pPr>
      <w:r w:rsidRPr="00FA571C">
        <w:rPr>
          <w:highlight w:val="white"/>
        </w:rPr>
        <w:t xml:space="preserve">      trueSet.UnionWith(rightExpression.Symbol.TrueSet);</w:t>
      </w:r>
    </w:p>
    <w:p w14:paraId="7DDEC1C3" w14:textId="77777777" w:rsidR="005E5A36" w:rsidRPr="00FA571C" w:rsidRDefault="005E5A36" w:rsidP="005E5A36">
      <w:pPr>
        <w:pStyle w:val="Code"/>
        <w:rPr>
          <w:highlight w:val="white"/>
        </w:rPr>
      </w:pPr>
      <w:r w:rsidRPr="00FA571C">
        <w:rPr>
          <w:highlight w:val="white"/>
        </w:rPr>
        <w:t xml:space="preserve">      Backpatch(leftExpression.Symbol.FalseSet, rightExpression.LongList);    </w:t>
      </w:r>
    </w:p>
    <w:p w14:paraId="65BC3FB6" w14:textId="77777777" w:rsidR="005E5A36" w:rsidRPr="00FA571C" w:rsidRDefault="005E5A36" w:rsidP="005E5A36">
      <w:pPr>
        <w:pStyle w:val="Code"/>
        <w:rPr>
          <w:highlight w:val="white"/>
        </w:rPr>
      </w:pPr>
      <w:r w:rsidRPr="00FA571C">
        <w:rPr>
          <w:highlight w:val="white"/>
        </w:rPr>
        <w:t xml:space="preserve">      Symbol symbol = new Symbol(trueSet, rightExpression.Symbol.FalseSet);</w:t>
      </w:r>
    </w:p>
    <w:p w14:paraId="01E527D3" w14:textId="77777777" w:rsidR="005E5A36" w:rsidRPr="00FA571C" w:rsidRDefault="005E5A36" w:rsidP="005E5A36">
      <w:pPr>
        <w:pStyle w:val="Code"/>
        <w:rPr>
          <w:highlight w:val="white"/>
        </w:rPr>
      </w:pPr>
      <w:r w:rsidRPr="00FA571C">
        <w:rPr>
          <w:highlight w:val="white"/>
        </w:rPr>
        <w:t xml:space="preserve">      </w:t>
      </w:r>
    </w:p>
    <w:p w14:paraId="4F35830C" w14:textId="77777777" w:rsidR="005E5A36" w:rsidRPr="00FA571C" w:rsidRDefault="005E5A36" w:rsidP="005E5A36">
      <w:pPr>
        <w:pStyle w:val="Code"/>
        <w:rPr>
          <w:highlight w:val="white"/>
        </w:rPr>
      </w:pPr>
      <w:r w:rsidRPr="00FA571C">
        <w:rPr>
          <w:highlight w:val="white"/>
        </w:rPr>
        <w:t xml:space="preserve">      List&lt;MiddleCode&gt; longList = new List&lt;MiddleCode&gt;();</w:t>
      </w:r>
    </w:p>
    <w:p w14:paraId="52F14272" w14:textId="77777777" w:rsidR="005E5A36" w:rsidRPr="00FA571C" w:rsidRDefault="005E5A36" w:rsidP="005E5A36">
      <w:pPr>
        <w:pStyle w:val="Code"/>
        <w:rPr>
          <w:highlight w:val="white"/>
        </w:rPr>
      </w:pPr>
      <w:r w:rsidRPr="00FA571C">
        <w:rPr>
          <w:highlight w:val="white"/>
        </w:rPr>
        <w:t xml:space="preserve">      longList.AddRange(leftExpression.LongList);</w:t>
      </w:r>
    </w:p>
    <w:p w14:paraId="0C8EED27" w14:textId="77777777" w:rsidR="005E5A36" w:rsidRPr="00FA571C" w:rsidRDefault="005E5A36" w:rsidP="005E5A36">
      <w:pPr>
        <w:pStyle w:val="Code"/>
        <w:rPr>
          <w:highlight w:val="white"/>
        </w:rPr>
      </w:pPr>
      <w:r w:rsidRPr="00FA571C">
        <w:rPr>
          <w:highlight w:val="white"/>
        </w:rPr>
        <w:t xml:space="preserve">      longList.AddRange(rightExpression.LongList);</w:t>
      </w:r>
    </w:p>
    <w:p w14:paraId="622CAD8F" w14:textId="77777777" w:rsidR="005E5A36" w:rsidRPr="00FA571C" w:rsidRDefault="005E5A36" w:rsidP="005E5A36">
      <w:pPr>
        <w:pStyle w:val="Code"/>
        <w:rPr>
          <w:highlight w:val="white"/>
        </w:rPr>
      </w:pPr>
    </w:p>
    <w:p w14:paraId="670B3039" w14:textId="77777777" w:rsidR="005E5A36" w:rsidRPr="00FA571C" w:rsidRDefault="005E5A36" w:rsidP="005E5A36">
      <w:pPr>
        <w:pStyle w:val="Code"/>
        <w:rPr>
          <w:highlight w:val="white"/>
        </w:rPr>
      </w:pPr>
      <w:r w:rsidRPr="00FA571C">
        <w:rPr>
          <w:highlight w:val="white"/>
        </w:rPr>
        <w:t xml:space="preserve">      List&lt;MiddleCode&gt; shortList = new List&lt;MiddleCode&gt;();</w:t>
      </w:r>
    </w:p>
    <w:p w14:paraId="3345DC6A" w14:textId="77777777" w:rsidR="005E5A36" w:rsidRPr="00FA571C" w:rsidRDefault="005E5A36" w:rsidP="005E5A36">
      <w:pPr>
        <w:pStyle w:val="Code"/>
        <w:rPr>
          <w:highlight w:val="white"/>
        </w:rPr>
      </w:pPr>
      <w:r w:rsidRPr="00FA571C">
        <w:rPr>
          <w:highlight w:val="white"/>
        </w:rPr>
        <w:t xml:space="preserve">      shortList.AddRange(leftExpression.ShortList);</w:t>
      </w:r>
    </w:p>
    <w:p w14:paraId="1A25A2F4" w14:textId="77777777" w:rsidR="005E5A36" w:rsidRPr="00FA571C" w:rsidRDefault="005E5A36" w:rsidP="005E5A36">
      <w:pPr>
        <w:pStyle w:val="Code"/>
        <w:rPr>
          <w:highlight w:val="white"/>
        </w:rPr>
      </w:pPr>
      <w:r w:rsidRPr="00FA571C">
        <w:rPr>
          <w:highlight w:val="white"/>
        </w:rPr>
        <w:t xml:space="preserve">      shortList.AddRange(rightExpression.ShortList);</w:t>
      </w:r>
    </w:p>
    <w:p w14:paraId="30E93951" w14:textId="77777777" w:rsidR="005E5A36" w:rsidRPr="00FA571C" w:rsidRDefault="005E5A36" w:rsidP="005E5A36">
      <w:pPr>
        <w:pStyle w:val="Code"/>
        <w:rPr>
          <w:highlight w:val="white"/>
        </w:rPr>
      </w:pPr>
    </w:p>
    <w:p w14:paraId="7E48A79F" w14:textId="77777777" w:rsidR="005E5A36" w:rsidRPr="00FA571C" w:rsidRDefault="005E5A36" w:rsidP="005E5A36">
      <w:pPr>
        <w:pStyle w:val="Code"/>
        <w:rPr>
          <w:highlight w:val="white"/>
        </w:rPr>
      </w:pPr>
      <w:r w:rsidRPr="00FA571C">
        <w:rPr>
          <w:highlight w:val="white"/>
        </w:rPr>
        <w:t xml:space="preserve">      return (new Expression(symbol, shortList, longList));</w:t>
      </w:r>
    </w:p>
    <w:p w14:paraId="44537EBD" w14:textId="77777777" w:rsidR="005E5A36" w:rsidRPr="00FA571C" w:rsidRDefault="005E5A36" w:rsidP="005E5A36">
      <w:pPr>
        <w:pStyle w:val="Code"/>
        <w:rPr>
          <w:highlight w:val="white"/>
        </w:rPr>
      </w:pPr>
      <w:r w:rsidRPr="00FA571C">
        <w:rPr>
          <w:highlight w:val="white"/>
        </w:rPr>
        <w:t xml:space="preserve">    }</w:t>
      </w:r>
    </w:p>
    <w:p w14:paraId="13CDB9B2" w14:textId="32C1B13C" w:rsidR="00333E66" w:rsidRDefault="00333E66" w:rsidP="00333E66">
      <w:pPr>
        <w:pStyle w:val="Rubrik3"/>
        <w:numPr>
          <w:ilvl w:val="2"/>
          <w:numId w:val="181"/>
        </w:numPr>
        <w:tabs>
          <w:tab w:val="num" w:pos="360"/>
        </w:tabs>
      </w:pPr>
      <w:r>
        <w:t xml:space="preserve">The </w:t>
      </w:r>
      <w:r w:rsidRPr="00903DBA">
        <w:t xml:space="preserve">Logical </w:t>
      </w:r>
      <w:r>
        <w:t xml:space="preserve">And </w:t>
      </w:r>
      <w:r w:rsidRPr="00903DBA">
        <w:t>Expression</w:t>
      </w:r>
    </w:p>
    <w:p w14:paraId="1B88763C" w14:textId="77777777" w:rsidR="0079018B" w:rsidRDefault="00333E66" w:rsidP="0079018B">
      <w:r w:rsidRPr="00FA571C">
        <w:rPr>
          <w:highlight w:val="white"/>
        </w:rPr>
        <w:t xml:space="preserve">The </w:t>
      </w:r>
      <w:r w:rsidRPr="00302B5C">
        <w:rPr>
          <w:rStyle w:val="KeyWord0"/>
          <w:highlight w:val="white"/>
        </w:rPr>
        <w:t>Logical</w:t>
      </w:r>
      <w:r>
        <w:rPr>
          <w:rStyle w:val="KeyWord0"/>
          <w:highlight w:val="white"/>
        </w:rPr>
        <w:t>And</w:t>
      </w:r>
      <w:r w:rsidRPr="00302B5C">
        <w:rPr>
          <w:rStyle w:val="KeyWord0"/>
          <w:highlight w:val="white"/>
        </w:rPr>
        <w:t>Expression</w:t>
      </w:r>
      <w:r w:rsidRPr="00FA571C">
        <w:rPr>
          <w:highlight w:val="white"/>
        </w:rPr>
        <w:t xml:space="preserve"> method</w:t>
      </w:r>
      <w:r w:rsidRPr="00903DBA">
        <w:t xml:space="preserve"> </w:t>
      </w:r>
      <w:r w:rsidR="001A5A36">
        <w:t xml:space="preserve">works in the opposite way compared to the logical </w:t>
      </w:r>
      <w:r w:rsidR="001A5A36" w:rsidRPr="001A5A36">
        <w:rPr>
          <w:rStyle w:val="KeyWord0"/>
        </w:rPr>
        <w:t>or</w:t>
      </w:r>
      <w:r w:rsidR="001A5A36">
        <w:t xml:space="preserve"> expression </w:t>
      </w:r>
      <w:r w:rsidR="00955B61">
        <w:t xml:space="preserve">case </w:t>
      </w:r>
      <w:r w:rsidR="001A5A36">
        <w:t xml:space="preserve">above. </w:t>
      </w:r>
      <w:r w:rsidR="00955B61">
        <w:t>If the left expression is true, we shall continue to evaluate the</w:t>
      </w:r>
      <w:r w:rsidR="00992AC8">
        <w:t xml:space="preserve"> false expression. The resulting expression is true only if both the left and right expression is true. However, if the </w:t>
      </w:r>
      <w:r w:rsidR="00B53EF9">
        <w:t xml:space="preserve">left expression is false the resulting expression is false, without evaluation of the right expression. </w:t>
      </w:r>
      <w:r w:rsidR="00955B61">
        <w:t xml:space="preserve">Therefore, </w:t>
      </w:r>
      <w:r w:rsidR="00B53EF9">
        <w:t>w</w:t>
      </w:r>
      <w:r w:rsidR="00955B61">
        <w:t>e backpatch the false</w:t>
      </w:r>
      <w:r>
        <w:t>-set</w:t>
      </w:r>
      <w:r w:rsidRPr="00903DBA">
        <w:t xml:space="preserve"> of the first operand to the beginning of the right operand. </w:t>
      </w:r>
      <w:r w:rsidR="0079018B">
        <w:t>The true-set of the resulting expression is the true-set of the right expression, and the false set ois the union of the false sets of the left and right expression.</w:t>
      </w:r>
    </w:p>
    <w:p w14:paraId="48E708E3" w14:textId="77777777" w:rsidR="0079018B" w:rsidRPr="0079018B" w:rsidRDefault="0079018B" w:rsidP="0079018B">
      <w:pPr>
        <w:pStyle w:val="Code"/>
        <w:rPr>
          <w:highlight w:val="white"/>
        </w:rPr>
      </w:pPr>
      <w:r w:rsidRPr="0079018B">
        <w:rPr>
          <w:highlight w:val="white"/>
        </w:rPr>
        <w:t xml:space="preserve">    public static Expression LogicalAndExpression(Expression leftExpression,</w:t>
      </w:r>
    </w:p>
    <w:p w14:paraId="624CD104" w14:textId="77777777" w:rsidR="0079018B" w:rsidRPr="0079018B" w:rsidRDefault="0079018B" w:rsidP="0079018B">
      <w:pPr>
        <w:pStyle w:val="Code"/>
        <w:rPr>
          <w:highlight w:val="white"/>
        </w:rPr>
      </w:pPr>
      <w:r w:rsidRPr="0079018B">
        <w:rPr>
          <w:highlight w:val="white"/>
        </w:rPr>
        <w:t xml:space="preserve">                                                  Expression rightExpression) {</w:t>
      </w:r>
    </w:p>
    <w:p w14:paraId="37FB7D84" w14:textId="77777777" w:rsidR="0079018B" w:rsidRPr="0079018B" w:rsidRDefault="0079018B" w:rsidP="0079018B">
      <w:pPr>
        <w:pStyle w:val="Code"/>
        <w:rPr>
          <w:highlight w:val="white"/>
        </w:rPr>
      </w:pPr>
      <w:r w:rsidRPr="0079018B">
        <w:rPr>
          <w:highlight w:val="white"/>
        </w:rPr>
        <w:t xml:space="preserve">      Expression constantExpression =</w:t>
      </w:r>
    </w:p>
    <w:p w14:paraId="460AFC7B" w14:textId="77777777" w:rsidR="0079018B" w:rsidRPr="0079018B" w:rsidRDefault="0079018B" w:rsidP="0079018B">
      <w:pPr>
        <w:pStyle w:val="Code"/>
        <w:rPr>
          <w:highlight w:val="white"/>
        </w:rPr>
      </w:pPr>
      <w:r w:rsidRPr="0079018B">
        <w:rPr>
          <w:highlight w:val="white"/>
        </w:rPr>
        <w:t xml:space="preserve">        ConstantExpression.Logical(MiddleOperator.LogicalAnd,</w:t>
      </w:r>
    </w:p>
    <w:p w14:paraId="2E84D81F" w14:textId="77777777" w:rsidR="0079018B" w:rsidRPr="0079018B" w:rsidRDefault="0079018B" w:rsidP="0079018B">
      <w:pPr>
        <w:pStyle w:val="Code"/>
        <w:rPr>
          <w:highlight w:val="white"/>
        </w:rPr>
      </w:pPr>
      <w:r w:rsidRPr="0079018B">
        <w:rPr>
          <w:highlight w:val="white"/>
        </w:rPr>
        <w:t xml:space="preserve">                                   leftExpression, rightExpression);</w:t>
      </w:r>
    </w:p>
    <w:p w14:paraId="3963E425" w14:textId="77777777" w:rsidR="0079018B" w:rsidRPr="0079018B" w:rsidRDefault="0079018B" w:rsidP="0079018B">
      <w:pPr>
        <w:pStyle w:val="Code"/>
        <w:rPr>
          <w:highlight w:val="white"/>
        </w:rPr>
      </w:pPr>
    </w:p>
    <w:p w14:paraId="483432D6" w14:textId="77777777" w:rsidR="0079018B" w:rsidRPr="0079018B" w:rsidRDefault="0079018B" w:rsidP="0079018B">
      <w:pPr>
        <w:pStyle w:val="Code"/>
        <w:rPr>
          <w:highlight w:val="white"/>
        </w:rPr>
      </w:pPr>
      <w:r w:rsidRPr="0079018B">
        <w:rPr>
          <w:highlight w:val="white"/>
        </w:rPr>
        <w:t xml:space="preserve">      if (constantExpression != null) {</w:t>
      </w:r>
    </w:p>
    <w:p w14:paraId="158F1BF4" w14:textId="77777777" w:rsidR="0079018B" w:rsidRPr="0079018B" w:rsidRDefault="0079018B" w:rsidP="0079018B">
      <w:pPr>
        <w:pStyle w:val="Code"/>
        <w:rPr>
          <w:highlight w:val="white"/>
        </w:rPr>
      </w:pPr>
      <w:r w:rsidRPr="0079018B">
        <w:rPr>
          <w:highlight w:val="white"/>
        </w:rPr>
        <w:t xml:space="preserve">        return constantExpression;</w:t>
      </w:r>
    </w:p>
    <w:p w14:paraId="2E301BCF" w14:textId="77777777" w:rsidR="0079018B" w:rsidRPr="0079018B" w:rsidRDefault="0079018B" w:rsidP="0079018B">
      <w:pPr>
        <w:pStyle w:val="Code"/>
        <w:rPr>
          <w:highlight w:val="white"/>
        </w:rPr>
      </w:pPr>
      <w:r w:rsidRPr="0079018B">
        <w:rPr>
          <w:highlight w:val="white"/>
        </w:rPr>
        <w:t xml:space="preserve">      }</w:t>
      </w:r>
    </w:p>
    <w:p w14:paraId="06A7A893" w14:textId="77777777" w:rsidR="0079018B" w:rsidRPr="0079018B" w:rsidRDefault="0079018B" w:rsidP="0079018B">
      <w:pPr>
        <w:pStyle w:val="Code"/>
        <w:rPr>
          <w:highlight w:val="white"/>
        </w:rPr>
      </w:pPr>
    </w:p>
    <w:p w14:paraId="68FAB0BE" w14:textId="77777777" w:rsidR="0079018B" w:rsidRPr="0079018B" w:rsidRDefault="0079018B" w:rsidP="0079018B">
      <w:pPr>
        <w:pStyle w:val="Code"/>
        <w:rPr>
          <w:highlight w:val="white"/>
        </w:rPr>
      </w:pPr>
      <w:r w:rsidRPr="0079018B">
        <w:rPr>
          <w:highlight w:val="white"/>
        </w:rPr>
        <w:t xml:space="preserve">      leftExpression = TypeCast.ToLogical(leftExpression);</w:t>
      </w:r>
    </w:p>
    <w:p w14:paraId="745B62B4" w14:textId="77777777" w:rsidR="0079018B" w:rsidRPr="0079018B" w:rsidRDefault="0079018B" w:rsidP="0079018B">
      <w:pPr>
        <w:pStyle w:val="Code"/>
        <w:rPr>
          <w:highlight w:val="white"/>
        </w:rPr>
      </w:pPr>
      <w:r w:rsidRPr="0079018B">
        <w:rPr>
          <w:highlight w:val="white"/>
        </w:rPr>
        <w:lastRenderedPageBreak/>
        <w:t xml:space="preserve">      rightExpression = TypeCast.ToLogical(rightExpression);</w:t>
      </w:r>
    </w:p>
    <w:p w14:paraId="70E692FE" w14:textId="77777777" w:rsidR="0079018B" w:rsidRPr="0079018B" w:rsidRDefault="0079018B" w:rsidP="0079018B">
      <w:pPr>
        <w:pStyle w:val="Code"/>
        <w:rPr>
          <w:highlight w:val="white"/>
        </w:rPr>
      </w:pPr>
    </w:p>
    <w:p w14:paraId="58A20100" w14:textId="77777777" w:rsidR="0079018B" w:rsidRPr="0079018B" w:rsidRDefault="0079018B" w:rsidP="0079018B">
      <w:pPr>
        <w:pStyle w:val="Code"/>
        <w:rPr>
          <w:highlight w:val="white"/>
        </w:rPr>
      </w:pPr>
      <w:r w:rsidRPr="0079018B">
        <w:rPr>
          <w:highlight w:val="white"/>
        </w:rPr>
        <w:t xml:space="preserve">      ISet&lt;MiddleCode&gt; falseSet = new HashSet&lt;MiddleCode&gt;();</w:t>
      </w:r>
    </w:p>
    <w:p w14:paraId="5A0D3809" w14:textId="77777777" w:rsidR="0079018B" w:rsidRPr="0079018B" w:rsidRDefault="0079018B" w:rsidP="0079018B">
      <w:pPr>
        <w:pStyle w:val="Code"/>
        <w:rPr>
          <w:highlight w:val="white"/>
        </w:rPr>
      </w:pPr>
      <w:r w:rsidRPr="0079018B">
        <w:rPr>
          <w:highlight w:val="white"/>
        </w:rPr>
        <w:t xml:space="preserve">      falseSet.UnionWith(leftExpression.Symbol.FalseSet);</w:t>
      </w:r>
    </w:p>
    <w:p w14:paraId="482BA5B5" w14:textId="77777777" w:rsidR="0079018B" w:rsidRPr="0079018B" w:rsidRDefault="0079018B" w:rsidP="0079018B">
      <w:pPr>
        <w:pStyle w:val="Code"/>
        <w:rPr>
          <w:highlight w:val="white"/>
        </w:rPr>
      </w:pPr>
      <w:r w:rsidRPr="0079018B">
        <w:rPr>
          <w:highlight w:val="white"/>
        </w:rPr>
        <w:t xml:space="preserve">      falseSet.UnionWith(rightExpression.Symbol.FalseSet);</w:t>
      </w:r>
    </w:p>
    <w:p w14:paraId="4D80F4EF" w14:textId="77777777" w:rsidR="0079018B" w:rsidRPr="0079018B" w:rsidRDefault="0079018B" w:rsidP="0079018B">
      <w:pPr>
        <w:pStyle w:val="Code"/>
        <w:rPr>
          <w:highlight w:val="white"/>
        </w:rPr>
      </w:pPr>
    </w:p>
    <w:p w14:paraId="6741490B" w14:textId="77777777" w:rsidR="0079018B" w:rsidRPr="0079018B" w:rsidRDefault="0079018B" w:rsidP="0079018B">
      <w:pPr>
        <w:pStyle w:val="Code"/>
        <w:rPr>
          <w:highlight w:val="white"/>
        </w:rPr>
      </w:pPr>
      <w:r w:rsidRPr="0079018B">
        <w:rPr>
          <w:highlight w:val="white"/>
        </w:rPr>
        <w:t xml:space="preserve">      Backpatch(leftExpression.Symbol.TrueSet, rightExpression.LongList);</w:t>
      </w:r>
    </w:p>
    <w:p w14:paraId="4E9C0B21" w14:textId="77777777" w:rsidR="0079018B" w:rsidRPr="0079018B" w:rsidRDefault="0079018B" w:rsidP="0079018B">
      <w:pPr>
        <w:pStyle w:val="Code"/>
        <w:rPr>
          <w:highlight w:val="white"/>
        </w:rPr>
      </w:pPr>
      <w:r w:rsidRPr="0079018B">
        <w:rPr>
          <w:highlight w:val="white"/>
        </w:rPr>
        <w:t xml:space="preserve">      Symbol symbol = new Symbol(rightExpression.Symbol.TrueSet, falseSet);</w:t>
      </w:r>
    </w:p>
    <w:p w14:paraId="5363CC8D" w14:textId="77777777" w:rsidR="0079018B" w:rsidRPr="0079018B" w:rsidRDefault="0079018B" w:rsidP="0079018B">
      <w:pPr>
        <w:pStyle w:val="Code"/>
        <w:rPr>
          <w:highlight w:val="white"/>
        </w:rPr>
      </w:pPr>
      <w:r w:rsidRPr="0079018B">
        <w:rPr>
          <w:highlight w:val="white"/>
        </w:rPr>
        <w:t xml:space="preserve">    </w:t>
      </w:r>
    </w:p>
    <w:p w14:paraId="36AB15B7" w14:textId="77777777" w:rsidR="0079018B" w:rsidRPr="0079018B" w:rsidRDefault="0079018B" w:rsidP="0079018B">
      <w:pPr>
        <w:pStyle w:val="Code"/>
        <w:rPr>
          <w:highlight w:val="white"/>
        </w:rPr>
      </w:pPr>
      <w:r w:rsidRPr="0079018B">
        <w:rPr>
          <w:highlight w:val="white"/>
        </w:rPr>
        <w:t xml:space="preserve">      List&lt;MiddleCode&gt; longList = new List&lt;MiddleCode&gt;();</w:t>
      </w:r>
    </w:p>
    <w:p w14:paraId="5C6CD4D0" w14:textId="77777777" w:rsidR="0079018B" w:rsidRPr="0079018B" w:rsidRDefault="0079018B" w:rsidP="0079018B">
      <w:pPr>
        <w:pStyle w:val="Code"/>
        <w:rPr>
          <w:highlight w:val="white"/>
        </w:rPr>
      </w:pPr>
      <w:r w:rsidRPr="0079018B">
        <w:rPr>
          <w:highlight w:val="white"/>
        </w:rPr>
        <w:t xml:space="preserve">      longList.AddRange(leftExpression.LongList);</w:t>
      </w:r>
    </w:p>
    <w:p w14:paraId="562D0667" w14:textId="77777777" w:rsidR="0079018B" w:rsidRPr="0079018B" w:rsidRDefault="0079018B" w:rsidP="0079018B">
      <w:pPr>
        <w:pStyle w:val="Code"/>
        <w:rPr>
          <w:highlight w:val="white"/>
        </w:rPr>
      </w:pPr>
      <w:r w:rsidRPr="0079018B">
        <w:rPr>
          <w:highlight w:val="white"/>
        </w:rPr>
        <w:t xml:space="preserve">      longList.AddRange(rightExpression.LongList);</w:t>
      </w:r>
    </w:p>
    <w:p w14:paraId="185B8B44" w14:textId="77777777" w:rsidR="0079018B" w:rsidRPr="0079018B" w:rsidRDefault="0079018B" w:rsidP="0079018B">
      <w:pPr>
        <w:pStyle w:val="Code"/>
        <w:rPr>
          <w:highlight w:val="white"/>
        </w:rPr>
      </w:pPr>
    </w:p>
    <w:p w14:paraId="0AFA6E1F" w14:textId="77777777" w:rsidR="0079018B" w:rsidRPr="0079018B" w:rsidRDefault="0079018B" w:rsidP="0079018B">
      <w:pPr>
        <w:pStyle w:val="Code"/>
        <w:rPr>
          <w:highlight w:val="white"/>
        </w:rPr>
      </w:pPr>
      <w:r w:rsidRPr="0079018B">
        <w:rPr>
          <w:highlight w:val="white"/>
        </w:rPr>
        <w:t xml:space="preserve">      List&lt;MiddleCode&gt; shortList = new List&lt;MiddleCode&gt;();</w:t>
      </w:r>
    </w:p>
    <w:p w14:paraId="445F5A80" w14:textId="77777777" w:rsidR="0079018B" w:rsidRPr="0079018B" w:rsidRDefault="0079018B" w:rsidP="0079018B">
      <w:pPr>
        <w:pStyle w:val="Code"/>
        <w:rPr>
          <w:highlight w:val="white"/>
        </w:rPr>
      </w:pPr>
      <w:r w:rsidRPr="0079018B">
        <w:rPr>
          <w:highlight w:val="white"/>
        </w:rPr>
        <w:t xml:space="preserve">      shortList.AddRange(leftExpression.ShortList);</w:t>
      </w:r>
    </w:p>
    <w:p w14:paraId="191FC608" w14:textId="77777777" w:rsidR="0079018B" w:rsidRPr="0079018B" w:rsidRDefault="0079018B" w:rsidP="0079018B">
      <w:pPr>
        <w:pStyle w:val="Code"/>
        <w:rPr>
          <w:highlight w:val="white"/>
        </w:rPr>
      </w:pPr>
      <w:r w:rsidRPr="0079018B">
        <w:rPr>
          <w:highlight w:val="white"/>
        </w:rPr>
        <w:t xml:space="preserve">      shortList.AddRange(rightExpression.ShortList);</w:t>
      </w:r>
    </w:p>
    <w:p w14:paraId="72FCD91A" w14:textId="77777777" w:rsidR="0079018B" w:rsidRPr="0079018B" w:rsidRDefault="0079018B" w:rsidP="0079018B">
      <w:pPr>
        <w:pStyle w:val="Code"/>
        <w:rPr>
          <w:highlight w:val="white"/>
        </w:rPr>
      </w:pPr>
    </w:p>
    <w:p w14:paraId="69219D20" w14:textId="77777777" w:rsidR="0079018B" w:rsidRPr="0079018B" w:rsidRDefault="0079018B" w:rsidP="0079018B">
      <w:pPr>
        <w:pStyle w:val="Code"/>
        <w:rPr>
          <w:highlight w:val="white"/>
        </w:rPr>
      </w:pPr>
      <w:r w:rsidRPr="0079018B">
        <w:rPr>
          <w:highlight w:val="white"/>
        </w:rPr>
        <w:t xml:space="preserve">      return (new Expression(symbol, shortList, longList));</w:t>
      </w:r>
    </w:p>
    <w:p w14:paraId="4995B701" w14:textId="77777777" w:rsidR="0079018B" w:rsidRPr="0079018B" w:rsidRDefault="0079018B" w:rsidP="0079018B">
      <w:pPr>
        <w:pStyle w:val="Code"/>
        <w:rPr>
          <w:highlight w:val="white"/>
        </w:rPr>
      </w:pPr>
      <w:r w:rsidRPr="0079018B">
        <w:rPr>
          <w:highlight w:val="white"/>
        </w:rPr>
        <w:t xml:space="preserve">    }</w:t>
      </w:r>
    </w:p>
    <w:p w14:paraId="5231FBCA" w14:textId="3632A301" w:rsidR="005E5A36" w:rsidRDefault="005E5A36" w:rsidP="005E5A36">
      <w:pPr>
        <w:pStyle w:val="Rubrik3"/>
        <w:numPr>
          <w:ilvl w:val="2"/>
          <w:numId w:val="11"/>
        </w:numPr>
        <w:tabs>
          <w:tab w:val="num" w:pos="360"/>
        </w:tabs>
        <w:rPr>
          <w:highlight w:val="white"/>
        </w:rPr>
      </w:pPr>
      <w:r w:rsidRPr="008B293C">
        <w:rPr>
          <w:highlight w:val="white"/>
        </w:rPr>
        <w:t>Bitwise Expressions</w:t>
      </w:r>
    </w:p>
    <w:p w14:paraId="4FA43687" w14:textId="6CCC54BC" w:rsidR="0079018B" w:rsidRPr="0079018B" w:rsidRDefault="0079018B" w:rsidP="0079018B">
      <w:pPr>
        <w:rPr>
          <w:highlight w:val="white"/>
        </w:rPr>
      </w:pPr>
      <w:r>
        <w:rPr>
          <w:highlight w:val="white"/>
        </w:rPr>
        <w:t>There are three bitwise operator</w:t>
      </w:r>
      <w:r w:rsidR="00E248B5">
        <w:rPr>
          <w:highlight w:val="white"/>
        </w:rPr>
        <w:t>s</w:t>
      </w:r>
      <w:r>
        <w:rPr>
          <w:highlight w:val="white"/>
        </w:rPr>
        <w:t xml:space="preserve">: inclusive </w:t>
      </w:r>
      <w:r w:rsidRPr="0079018B">
        <w:rPr>
          <w:rStyle w:val="KeyWord0"/>
          <w:highlight w:val="white"/>
        </w:rPr>
        <w:t>or</w:t>
      </w:r>
      <w:r>
        <w:rPr>
          <w:highlight w:val="white"/>
        </w:rPr>
        <w:t xml:space="preserve">, exclusive </w:t>
      </w:r>
      <w:r w:rsidRPr="0079018B">
        <w:rPr>
          <w:rStyle w:val="KeyWord0"/>
          <w:highlight w:val="white"/>
        </w:rPr>
        <w:t>or</w:t>
      </w:r>
      <w:r>
        <w:rPr>
          <w:highlight w:val="white"/>
        </w:rPr>
        <w:t xml:space="preserve"> (</w:t>
      </w:r>
      <w:r w:rsidRPr="0079018B">
        <w:rPr>
          <w:rStyle w:val="KeyWord0"/>
          <w:highlight w:val="white"/>
        </w:rPr>
        <w:t>xor</w:t>
      </w:r>
      <w:r>
        <w:rPr>
          <w:highlight w:val="white"/>
        </w:rPr>
        <w:t>)</w:t>
      </w:r>
      <w:r w:rsidR="00E248B5">
        <w:rPr>
          <w:highlight w:val="white"/>
        </w:rPr>
        <w:t>,</w:t>
      </w:r>
      <w:r>
        <w:rPr>
          <w:highlight w:val="white"/>
        </w:rPr>
        <w:t xml:space="preserve"> and </w:t>
      </w:r>
      <w:r w:rsidRPr="0079018B">
        <w:rPr>
          <w:rStyle w:val="KeyWord0"/>
          <w:highlight w:val="white"/>
        </w:rPr>
        <w:t>and</w:t>
      </w:r>
      <w:r>
        <w:rPr>
          <w:highlight w:val="white"/>
        </w:rPr>
        <w:t>.</w:t>
      </w:r>
    </w:p>
    <w:p w14:paraId="16AFBDD2" w14:textId="77777777" w:rsidR="005E5A36" w:rsidRPr="00903DBA" w:rsidRDefault="005E5A36" w:rsidP="005E5A36">
      <w:pPr>
        <w:pStyle w:val="Code"/>
        <w:rPr>
          <w:highlight w:val="white"/>
        </w:rPr>
      </w:pPr>
      <w:r w:rsidRPr="00903DBA">
        <w:rPr>
          <w:highlight w:val="white"/>
        </w:rPr>
        <w:t xml:space="preserve">    public static Expression BitwiseExpression(MiddleOperator middleOp,</w:t>
      </w:r>
    </w:p>
    <w:p w14:paraId="6F11D13E" w14:textId="77777777" w:rsidR="005E5A36" w:rsidRPr="00903DBA" w:rsidRDefault="005E5A36" w:rsidP="005E5A36">
      <w:pPr>
        <w:pStyle w:val="Code"/>
        <w:rPr>
          <w:highlight w:val="white"/>
        </w:rPr>
      </w:pPr>
      <w:r w:rsidRPr="00903DBA">
        <w:rPr>
          <w:highlight w:val="white"/>
        </w:rPr>
        <w:t xml:space="preserve">                                               Expression leftExpression,</w:t>
      </w:r>
    </w:p>
    <w:p w14:paraId="19951AF5" w14:textId="77777777" w:rsidR="005E5A36" w:rsidRPr="00903DBA" w:rsidRDefault="005E5A36" w:rsidP="005E5A36">
      <w:pPr>
        <w:pStyle w:val="Code"/>
        <w:rPr>
          <w:highlight w:val="white"/>
        </w:rPr>
      </w:pPr>
      <w:r w:rsidRPr="00903DBA">
        <w:rPr>
          <w:highlight w:val="white"/>
        </w:rPr>
        <w:t xml:space="preserve">                                               Expression rightExpression) {</w:t>
      </w:r>
    </w:p>
    <w:p w14:paraId="0837DDFB" w14:textId="77777777" w:rsidR="005E5A36" w:rsidRPr="00903DBA" w:rsidRDefault="005E5A36" w:rsidP="005E5A36">
      <w:pPr>
        <w:rPr>
          <w:highlight w:val="white"/>
        </w:rPr>
      </w:pPr>
      <w:r w:rsidRPr="00903DBA">
        <w:rPr>
          <w:highlight w:val="white"/>
        </w:rPr>
        <w:t>If the expression can be evaluated to a constant value, we return the constant expression.</w:t>
      </w:r>
    </w:p>
    <w:p w14:paraId="624BA9C4" w14:textId="77777777" w:rsidR="005E5A36" w:rsidRPr="00903DBA" w:rsidRDefault="005E5A36" w:rsidP="005E5A36">
      <w:pPr>
        <w:pStyle w:val="Code"/>
        <w:rPr>
          <w:highlight w:val="white"/>
        </w:rPr>
      </w:pPr>
      <w:r w:rsidRPr="00903DBA">
        <w:rPr>
          <w:highlight w:val="white"/>
        </w:rPr>
        <w:t xml:space="preserve">      Expression constantExpression = ConstantExpression.</w:t>
      </w:r>
    </w:p>
    <w:p w14:paraId="0BBCBE44" w14:textId="77777777" w:rsidR="005E5A36" w:rsidRPr="00903DBA" w:rsidRDefault="005E5A36" w:rsidP="005E5A36">
      <w:pPr>
        <w:pStyle w:val="Code"/>
        <w:rPr>
          <w:highlight w:val="white"/>
        </w:rPr>
      </w:pPr>
      <w:r w:rsidRPr="00903DBA">
        <w:rPr>
          <w:highlight w:val="white"/>
        </w:rPr>
        <w:t xml:space="preserve">         Arithmetic(middleOp, leftExpression, rightExpression);</w:t>
      </w:r>
    </w:p>
    <w:p w14:paraId="62DBE60E" w14:textId="77777777" w:rsidR="005E5A36" w:rsidRPr="00903DBA" w:rsidRDefault="005E5A36" w:rsidP="005E5A36">
      <w:pPr>
        <w:pStyle w:val="Code"/>
        <w:rPr>
          <w:highlight w:val="white"/>
        </w:rPr>
      </w:pPr>
    </w:p>
    <w:p w14:paraId="29159F7F" w14:textId="77777777" w:rsidR="005E5A36" w:rsidRPr="00903DBA" w:rsidRDefault="005E5A36" w:rsidP="005E5A36">
      <w:pPr>
        <w:pStyle w:val="Code"/>
        <w:rPr>
          <w:highlight w:val="white"/>
        </w:rPr>
      </w:pPr>
      <w:r w:rsidRPr="00903DBA">
        <w:rPr>
          <w:highlight w:val="white"/>
        </w:rPr>
        <w:t xml:space="preserve">      if (constantExpression != null) {</w:t>
      </w:r>
    </w:p>
    <w:p w14:paraId="3D94A101" w14:textId="77777777" w:rsidR="005E5A36" w:rsidRPr="00903DBA" w:rsidRDefault="005E5A36" w:rsidP="005E5A36">
      <w:pPr>
        <w:pStyle w:val="Code"/>
        <w:rPr>
          <w:highlight w:val="white"/>
        </w:rPr>
      </w:pPr>
      <w:r w:rsidRPr="00903DBA">
        <w:rPr>
          <w:highlight w:val="white"/>
        </w:rPr>
        <w:t xml:space="preserve">        return constantExpression;</w:t>
      </w:r>
    </w:p>
    <w:p w14:paraId="09F1835A" w14:textId="77777777" w:rsidR="005E5A36" w:rsidRPr="00903DBA" w:rsidRDefault="005E5A36" w:rsidP="005E5A36">
      <w:pPr>
        <w:pStyle w:val="Code"/>
        <w:rPr>
          <w:highlight w:val="white"/>
        </w:rPr>
      </w:pPr>
      <w:r w:rsidRPr="00903DBA">
        <w:rPr>
          <w:highlight w:val="white"/>
        </w:rPr>
        <w:t xml:space="preserve">      }</w:t>
      </w:r>
    </w:p>
    <w:p w14:paraId="1148BAF6" w14:textId="77777777" w:rsidR="005E5A36" w:rsidRPr="00903DBA" w:rsidRDefault="005E5A36" w:rsidP="005E5A36">
      <w:pPr>
        <w:rPr>
          <w:highlight w:val="white"/>
        </w:rPr>
      </w:pPr>
      <w:r w:rsidRPr="00903DBA">
        <w:rPr>
          <w:highlight w:val="white"/>
        </w:rPr>
        <w:t>We find the maximal type of the left and right expression.</w:t>
      </w:r>
    </w:p>
    <w:p w14:paraId="2E3929BD"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6202FE3E" w14:textId="77777777" w:rsidR="005E5A36" w:rsidRPr="00903DBA" w:rsidRDefault="005E5A36" w:rsidP="005E5A36">
      <w:pPr>
        <w:pStyle w:val="Code"/>
        <w:rPr>
          <w:highlight w:val="white"/>
        </w:rPr>
      </w:pPr>
      <w:r w:rsidRPr="00903DBA">
        <w:rPr>
          <w:highlight w:val="white"/>
        </w:rPr>
        <w:t xml:space="preserve">                                      rightExpression.Symbol.Type);</w:t>
      </w:r>
    </w:p>
    <w:p w14:paraId="27E06E69" w14:textId="77777777" w:rsidR="005E5A36" w:rsidRPr="00903DBA" w:rsidRDefault="005E5A36" w:rsidP="005E5A36">
      <w:pPr>
        <w:pStyle w:val="Code"/>
        <w:rPr>
          <w:highlight w:val="white"/>
        </w:rPr>
      </w:pPr>
      <w:r w:rsidRPr="00903DBA">
        <w:rPr>
          <w:highlight w:val="white"/>
        </w:rPr>
        <w:t xml:space="preserve">      Symbol resultSymbol = new Symbol(maxType);</w:t>
      </w:r>
    </w:p>
    <w:p w14:paraId="67F87C79" w14:textId="77777777" w:rsidR="005E5A36" w:rsidRPr="00903DBA" w:rsidRDefault="005E5A36" w:rsidP="005E5A36">
      <w:pPr>
        <w:rPr>
          <w:highlight w:val="white"/>
        </w:rPr>
      </w:pPr>
      <w:r w:rsidRPr="00903DBA">
        <w:rPr>
          <w:highlight w:val="white"/>
        </w:rPr>
        <w:t>The type of the left and right expression must be integral or pointer. Array, string, and functions are converted to pointers.</w:t>
      </w:r>
    </w:p>
    <w:p w14:paraId="42CC0EFD"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2967E25E" w14:textId="77777777" w:rsidR="005E5A36" w:rsidRPr="00903DBA" w:rsidRDefault="005E5A36" w:rsidP="005E5A36">
      <w:pPr>
        <w:pStyle w:val="Code"/>
        <w:rPr>
          <w:highlight w:val="white"/>
        </w:rPr>
      </w:pPr>
      <w:r w:rsidRPr="00903DBA">
        <w:rPr>
          <w:highlight w:val="white"/>
        </w:rPr>
        <w:t xml:space="preserve">                   maxType, Message.Invalid_type_in_bitwise_expression);</w:t>
      </w:r>
    </w:p>
    <w:p w14:paraId="1163FD8D" w14:textId="77777777" w:rsidR="005E5A36" w:rsidRPr="00903DBA" w:rsidRDefault="005E5A36" w:rsidP="005E5A36">
      <w:pPr>
        <w:rPr>
          <w:highlight w:val="white"/>
        </w:rPr>
      </w:pPr>
      <w:r w:rsidRPr="00903DBA">
        <w:rPr>
          <w:highlight w:val="white"/>
        </w:rPr>
        <w:t>We type cast both expressions into the maximal type.</w:t>
      </w:r>
    </w:p>
    <w:p w14:paraId="4402D60D"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3BDA83AB"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8FA13E2" w14:textId="77777777" w:rsidR="005E5A36" w:rsidRPr="00903DBA" w:rsidRDefault="005E5A36" w:rsidP="005E5A36">
      <w:pPr>
        <w:rPr>
          <w:highlight w:val="white"/>
        </w:rPr>
      </w:pPr>
      <w:r w:rsidRPr="00903DBA">
        <w:rPr>
          <w:highlight w:val="white"/>
        </w:rPr>
        <w:t>The short list of the resulting expression is simply the short list of the expressions.</w:t>
      </w:r>
    </w:p>
    <w:p w14:paraId="3CD999FF"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2F59DC3" w14:textId="77777777" w:rsidR="005E5A36" w:rsidRPr="00903DBA" w:rsidRDefault="005E5A36" w:rsidP="005E5A36">
      <w:pPr>
        <w:pStyle w:val="Code"/>
        <w:rPr>
          <w:highlight w:val="white"/>
        </w:rPr>
      </w:pPr>
      <w:r w:rsidRPr="00903DBA">
        <w:rPr>
          <w:highlight w:val="white"/>
        </w:rPr>
        <w:t xml:space="preserve">      shortList.AddRange(leftExpression.ShortList);</w:t>
      </w:r>
    </w:p>
    <w:p w14:paraId="23B1F851" w14:textId="77777777" w:rsidR="005E5A36" w:rsidRPr="00903DBA" w:rsidRDefault="005E5A36" w:rsidP="005E5A36">
      <w:pPr>
        <w:pStyle w:val="Code"/>
        <w:rPr>
          <w:highlight w:val="white"/>
        </w:rPr>
      </w:pPr>
      <w:r w:rsidRPr="00903DBA">
        <w:rPr>
          <w:highlight w:val="white"/>
        </w:rPr>
        <w:t xml:space="preserve">      shortList.AddRange(rightExpression.ShortList);</w:t>
      </w:r>
    </w:p>
    <w:p w14:paraId="7D8FF0EC" w14:textId="77777777" w:rsidR="005E5A36" w:rsidRPr="00903DBA" w:rsidRDefault="005E5A36" w:rsidP="005E5A36">
      <w:pPr>
        <w:rPr>
          <w:highlight w:val="white"/>
        </w:rPr>
      </w:pPr>
      <w:r w:rsidRPr="00903DBA">
        <w:rPr>
          <w:highlight w:val="white"/>
        </w:rPr>
        <w:t>The long list of the resulting expression is the long list of the expressions, and the bitwise operation.</w:t>
      </w:r>
    </w:p>
    <w:p w14:paraId="161A991B" w14:textId="77777777" w:rsidR="005E5A36" w:rsidRPr="00903DBA" w:rsidRDefault="005E5A36" w:rsidP="005E5A36">
      <w:pPr>
        <w:pStyle w:val="Code"/>
        <w:rPr>
          <w:highlight w:val="white"/>
        </w:rPr>
      </w:pPr>
      <w:r w:rsidRPr="00903DBA">
        <w:rPr>
          <w:highlight w:val="white"/>
        </w:rPr>
        <w:lastRenderedPageBreak/>
        <w:t xml:space="preserve">      List&lt;MiddleCode&gt; longList = new List&lt;MiddleCode&gt;();</w:t>
      </w:r>
    </w:p>
    <w:p w14:paraId="15704E98" w14:textId="77777777" w:rsidR="005E5A36" w:rsidRPr="00903DBA" w:rsidRDefault="005E5A36" w:rsidP="005E5A36">
      <w:pPr>
        <w:pStyle w:val="Code"/>
        <w:rPr>
          <w:highlight w:val="white"/>
        </w:rPr>
      </w:pPr>
      <w:r w:rsidRPr="00903DBA">
        <w:rPr>
          <w:highlight w:val="white"/>
        </w:rPr>
        <w:t xml:space="preserve">      longList.AddRange(leftExpression.LongList);</w:t>
      </w:r>
    </w:p>
    <w:p w14:paraId="1083D006" w14:textId="77777777" w:rsidR="005E5A36" w:rsidRPr="00903DBA" w:rsidRDefault="005E5A36" w:rsidP="005E5A36">
      <w:pPr>
        <w:pStyle w:val="Code"/>
        <w:rPr>
          <w:highlight w:val="white"/>
        </w:rPr>
      </w:pPr>
      <w:r w:rsidRPr="00903DBA">
        <w:rPr>
          <w:highlight w:val="white"/>
        </w:rPr>
        <w:t xml:space="preserve">      longList.AddRange(rightExpression.LongList);</w:t>
      </w:r>
    </w:p>
    <w:p w14:paraId="2BD02F80" w14:textId="77777777" w:rsidR="005E5A36" w:rsidRPr="00903DBA" w:rsidRDefault="005E5A36" w:rsidP="005E5A36">
      <w:pPr>
        <w:pStyle w:val="Code"/>
        <w:rPr>
          <w:highlight w:val="white"/>
        </w:rPr>
      </w:pPr>
    </w:p>
    <w:p w14:paraId="6CBB199D"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60D28D40"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0881BBC7"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40D6781" w14:textId="77777777" w:rsidR="005E5A36" w:rsidRPr="00903DBA" w:rsidRDefault="005E5A36" w:rsidP="005E5A36">
      <w:pPr>
        <w:pStyle w:val="Code"/>
        <w:rPr>
          <w:highlight w:val="white"/>
        </w:rPr>
      </w:pPr>
      <w:r w:rsidRPr="00903DBA">
        <w:rPr>
          <w:highlight w:val="white"/>
        </w:rPr>
        <w:t xml:space="preserve">    }</w:t>
      </w:r>
    </w:p>
    <w:p w14:paraId="4148B221" w14:textId="570860B0" w:rsidR="005E5A36" w:rsidRDefault="005E5A36" w:rsidP="005E5A36">
      <w:pPr>
        <w:pStyle w:val="Rubrik3"/>
      </w:pPr>
      <w:r w:rsidRPr="00903DBA">
        <w:t>Shift Expression</w:t>
      </w:r>
    </w:p>
    <w:p w14:paraId="7772351F" w14:textId="63CD97A0" w:rsidR="001A0682" w:rsidRPr="001A0682" w:rsidRDefault="001A0682" w:rsidP="001A0682">
      <w:r>
        <w:t>In C, there are both left shift and right shift.</w:t>
      </w:r>
    </w:p>
    <w:p w14:paraId="5048D76E" w14:textId="77777777" w:rsidR="005E5A36" w:rsidRPr="00903DBA" w:rsidRDefault="005E5A36" w:rsidP="005E5A36">
      <w:pPr>
        <w:pStyle w:val="Code"/>
        <w:rPr>
          <w:highlight w:val="white"/>
        </w:rPr>
      </w:pPr>
      <w:r w:rsidRPr="00903DBA">
        <w:rPr>
          <w:highlight w:val="white"/>
        </w:rPr>
        <w:t xml:space="preserve">    public static Expression ShiftExpression(MiddleOperator middleOp,</w:t>
      </w:r>
    </w:p>
    <w:p w14:paraId="157D681C" w14:textId="77777777" w:rsidR="005E5A36" w:rsidRPr="00903DBA" w:rsidRDefault="005E5A36" w:rsidP="005E5A36">
      <w:pPr>
        <w:pStyle w:val="Code"/>
        <w:rPr>
          <w:highlight w:val="white"/>
        </w:rPr>
      </w:pPr>
      <w:r w:rsidRPr="00903DBA">
        <w:rPr>
          <w:highlight w:val="white"/>
        </w:rPr>
        <w:t xml:space="preserve">                                             Expression leftExpression,</w:t>
      </w:r>
    </w:p>
    <w:p w14:paraId="070FC926" w14:textId="77777777" w:rsidR="005E5A36" w:rsidRPr="00903DBA" w:rsidRDefault="005E5A36" w:rsidP="005E5A36">
      <w:pPr>
        <w:pStyle w:val="Code"/>
        <w:rPr>
          <w:highlight w:val="white"/>
        </w:rPr>
      </w:pPr>
      <w:r w:rsidRPr="00903DBA">
        <w:rPr>
          <w:highlight w:val="white"/>
        </w:rPr>
        <w:t xml:space="preserve">                                             Expression rightExpression) {</w:t>
      </w:r>
    </w:p>
    <w:p w14:paraId="03A47B85" w14:textId="77777777" w:rsidR="005E5A36" w:rsidRPr="00903DBA" w:rsidRDefault="005E5A36" w:rsidP="005E5A36">
      <w:pPr>
        <w:rPr>
          <w:highlight w:val="white"/>
        </w:rPr>
      </w:pPr>
      <w:r w:rsidRPr="00903DBA">
        <w:rPr>
          <w:highlight w:val="white"/>
        </w:rPr>
        <w:t>First, we check that the left expression hol</w:t>
      </w:r>
      <w:r>
        <w:rPr>
          <w:highlight w:val="white"/>
        </w:rPr>
        <w:t>d</w:t>
      </w:r>
      <w:r w:rsidRPr="00903DBA">
        <w:rPr>
          <w:highlight w:val="white"/>
        </w:rPr>
        <w:t>s integral or pointer type. An array, a string, or a function is cast to a pointer.</w:t>
      </w:r>
    </w:p>
    <w:p w14:paraId="58234015" w14:textId="77777777" w:rsidR="005E5A36" w:rsidRPr="00903DBA" w:rsidRDefault="005E5A36" w:rsidP="005E5A36">
      <w:pPr>
        <w:pStyle w:val="Code"/>
        <w:rPr>
          <w:highlight w:val="white"/>
        </w:rPr>
      </w:pPr>
      <w:r w:rsidRPr="00903DBA">
        <w:rPr>
          <w:highlight w:val="white"/>
        </w:rPr>
        <w:t xml:space="preserve">      Assert.Error(leftExpression.Symbol.Type.</w:t>
      </w:r>
    </w:p>
    <w:p w14:paraId="5B5E4A42" w14:textId="77777777" w:rsidR="005E5A36" w:rsidRPr="00903DBA" w:rsidRDefault="005E5A36" w:rsidP="005E5A36">
      <w:pPr>
        <w:pStyle w:val="Code"/>
        <w:rPr>
          <w:highlight w:val="white"/>
        </w:rPr>
      </w:pPr>
      <w:r w:rsidRPr="00903DBA">
        <w:rPr>
          <w:highlight w:val="white"/>
        </w:rPr>
        <w:t xml:space="preserve">                   IsIntegralPointerArrayStringOrFunction(),</w:t>
      </w:r>
    </w:p>
    <w:p w14:paraId="4B539DA4" w14:textId="77777777" w:rsidR="005E5A36" w:rsidRPr="00903DBA" w:rsidRDefault="005E5A36" w:rsidP="005E5A36">
      <w:pPr>
        <w:pStyle w:val="Code"/>
        <w:rPr>
          <w:highlight w:val="white"/>
        </w:rPr>
      </w:pPr>
      <w:r w:rsidRPr="00903DBA">
        <w:rPr>
          <w:highlight w:val="white"/>
        </w:rPr>
        <w:t xml:space="preserve">                   leftExpression, Message.Invalid_type_in_shift_expression);</w:t>
      </w:r>
    </w:p>
    <w:p w14:paraId="61D38A59" w14:textId="77777777" w:rsidR="005E5A36" w:rsidRPr="00903DBA" w:rsidRDefault="005E5A36" w:rsidP="005E5A36">
      <w:pPr>
        <w:rPr>
          <w:highlight w:val="white"/>
        </w:rPr>
      </w:pPr>
      <w:r w:rsidRPr="00903DBA">
        <w:rPr>
          <w:highlight w:val="white"/>
        </w:rPr>
        <w:t>If the expression can be evaluated to a constant expression, we return the constant expression.</w:t>
      </w:r>
    </w:p>
    <w:p w14:paraId="0B6F5625" w14:textId="77777777" w:rsidR="005E5A36" w:rsidRPr="00903DBA" w:rsidRDefault="005E5A36" w:rsidP="005E5A36">
      <w:pPr>
        <w:pStyle w:val="Code"/>
        <w:rPr>
          <w:highlight w:val="white"/>
        </w:rPr>
      </w:pPr>
      <w:r w:rsidRPr="00903DBA">
        <w:rPr>
          <w:highlight w:val="white"/>
        </w:rPr>
        <w:t xml:space="preserve">      Expression constantExpression = </w:t>
      </w:r>
    </w:p>
    <w:p w14:paraId="49488CCD"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7F4E799F" w14:textId="77777777" w:rsidR="005E5A36" w:rsidRPr="00903DBA" w:rsidRDefault="005E5A36" w:rsidP="005E5A36">
      <w:pPr>
        <w:pStyle w:val="Code"/>
        <w:rPr>
          <w:highlight w:val="white"/>
        </w:rPr>
      </w:pPr>
      <w:r w:rsidRPr="00903DBA">
        <w:rPr>
          <w:highlight w:val="white"/>
        </w:rPr>
        <w:t xml:space="preserve">                                      rightExpression);</w:t>
      </w:r>
    </w:p>
    <w:p w14:paraId="009CD136" w14:textId="77777777" w:rsidR="005E5A36" w:rsidRPr="00903DBA" w:rsidRDefault="005E5A36" w:rsidP="005E5A36">
      <w:pPr>
        <w:pStyle w:val="Code"/>
        <w:rPr>
          <w:highlight w:val="white"/>
        </w:rPr>
      </w:pPr>
      <w:r w:rsidRPr="00903DBA">
        <w:rPr>
          <w:highlight w:val="white"/>
        </w:rPr>
        <w:t xml:space="preserve">      if (constantExpression != null) {</w:t>
      </w:r>
    </w:p>
    <w:p w14:paraId="1B12AF41" w14:textId="77777777" w:rsidR="005E5A36" w:rsidRPr="00903DBA" w:rsidRDefault="005E5A36" w:rsidP="005E5A36">
      <w:pPr>
        <w:pStyle w:val="Code"/>
        <w:rPr>
          <w:highlight w:val="white"/>
        </w:rPr>
      </w:pPr>
      <w:r w:rsidRPr="00903DBA">
        <w:rPr>
          <w:highlight w:val="white"/>
        </w:rPr>
        <w:t xml:space="preserve">        return constantExpression;</w:t>
      </w:r>
    </w:p>
    <w:p w14:paraId="36DA11A7" w14:textId="77777777" w:rsidR="005E5A36" w:rsidRPr="00903DBA" w:rsidRDefault="005E5A36" w:rsidP="005E5A36">
      <w:pPr>
        <w:pStyle w:val="Code"/>
        <w:rPr>
          <w:highlight w:val="white"/>
        </w:rPr>
      </w:pPr>
      <w:r w:rsidRPr="00903DBA">
        <w:rPr>
          <w:highlight w:val="white"/>
        </w:rPr>
        <w:t xml:space="preserve">      }</w:t>
      </w:r>
    </w:p>
    <w:p w14:paraId="66E40C1E" w14:textId="77777777" w:rsidR="005E5A36" w:rsidRPr="00903DBA" w:rsidRDefault="005E5A36" w:rsidP="005E5A36">
      <w:pPr>
        <w:rPr>
          <w:highlight w:val="white"/>
        </w:rPr>
      </w:pPr>
      <w:r w:rsidRPr="00903DBA">
        <w:rPr>
          <w:highlight w:val="white"/>
        </w:rPr>
        <w:t>The right expression is type cast to an unsigned character, which always have a size of one byte.</w:t>
      </w:r>
    </w:p>
    <w:p w14:paraId="55B1D854" w14:textId="77777777" w:rsidR="005E5A36" w:rsidRPr="00903DBA" w:rsidRDefault="005E5A36" w:rsidP="005E5A36">
      <w:pPr>
        <w:pStyle w:val="Code"/>
        <w:rPr>
          <w:highlight w:val="white"/>
        </w:rPr>
      </w:pPr>
      <w:r w:rsidRPr="00903DBA">
        <w:rPr>
          <w:highlight w:val="white"/>
        </w:rPr>
        <w:t xml:space="preserve">      rightExpression =</w:t>
      </w:r>
    </w:p>
    <w:p w14:paraId="22C4EAE8" w14:textId="77777777" w:rsidR="005E5A36" w:rsidRPr="00903DBA" w:rsidRDefault="005E5A36" w:rsidP="005E5A36">
      <w:pPr>
        <w:pStyle w:val="Code"/>
        <w:rPr>
          <w:highlight w:val="white"/>
        </w:rPr>
      </w:pPr>
      <w:r w:rsidRPr="00903DBA">
        <w:rPr>
          <w:highlight w:val="white"/>
        </w:rPr>
        <w:t xml:space="preserve">        TypeCast.ImplicitCast(rightExpression, Type.UnsignedCharType);</w:t>
      </w:r>
    </w:p>
    <w:p w14:paraId="77747855"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A393B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0B0845A" w14:textId="77777777" w:rsidR="005E5A36" w:rsidRPr="00903DBA" w:rsidRDefault="005E5A36" w:rsidP="005E5A36">
      <w:pPr>
        <w:pStyle w:val="Code"/>
        <w:rPr>
          <w:highlight w:val="white"/>
        </w:rPr>
      </w:pPr>
      <w:r w:rsidRPr="00903DBA">
        <w:rPr>
          <w:highlight w:val="white"/>
        </w:rPr>
        <w:t xml:space="preserve">      shortList.AddRange(leftExpression.ShortList);</w:t>
      </w:r>
    </w:p>
    <w:p w14:paraId="5ED21868" w14:textId="77777777" w:rsidR="005E5A36" w:rsidRPr="00903DBA" w:rsidRDefault="005E5A36" w:rsidP="005E5A36">
      <w:pPr>
        <w:pStyle w:val="Code"/>
        <w:rPr>
          <w:highlight w:val="white"/>
        </w:rPr>
      </w:pPr>
      <w:r w:rsidRPr="00903DBA">
        <w:rPr>
          <w:highlight w:val="white"/>
        </w:rPr>
        <w:t xml:space="preserve">      shortList.AddRange(rightExpression.ShortList);</w:t>
      </w:r>
    </w:p>
    <w:p w14:paraId="3CFF31F6"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252C7E9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0120A0" w14:textId="77777777" w:rsidR="005E5A36" w:rsidRPr="00903DBA" w:rsidRDefault="005E5A36" w:rsidP="005E5A36">
      <w:pPr>
        <w:pStyle w:val="Code"/>
        <w:rPr>
          <w:highlight w:val="white"/>
        </w:rPr>
      </w:pPr>
      <w:r w:rsidRPr="00903DBA">
        <w:rPr>
          <w:highlight w:val="white"/>
        </w:rPr>
        <w:t xml:space="preserve">      longList.AddRange(leftExpression.LongList);</w:t>
      </w:r>
    </w:p>
    <w:p w14:paraId="414D75B0" w14:textId="77777777" w:rsidR="005E5A36" w:rsidRPr="00903DBA" w:rsidRDefault="005E5A36" w:rsidP="005E5A36">
      <w:pPr>
        <w:pStyle w:val="Code"/>
        <w:rPr>
          <w:highlight w:val="white"/>
        </w:rPr>
      </w:pPr>
      <w:r w:rsidRPr="00903DBA">
        <w:rPr>
          <w:highlight w:val="white"/>
        </w:rPr>
        <w:t xml:space="preserve">      longList.AddRange(rightExpression.LongList);</w:t>
      </w:r>
    </w:p>
    <w:p w14:paraId="53A8B96D" w14:textId="77777777" w:rsidR="005E5A36" w:rsidRPr="00903DBA" w:rsidRDefault="005E5A36" w:rsidP="005E5A36">
      <w:pPr>
        <w:rPr>
          <w:highlight w:val="white"/>
        </w:rPr>
      </w:pPr>
      <w:r w:rsidRPr="00903DBA">
        <w:rPr>
          <w:highlight w:val="white"/>
        </w:rPr>
        <w:t>The final long list is the short lists of the left and right expression, and the shift operation.</w:t>
      </w:r>
    </w:p>
    <w:p w14:paraId="0ADE784C" w14:textId="77777777" w:rsidR="005E5A36" w:rsidRPr="00903DBA" w:rsidRDefault="005E5A36" w:rsidP="005E5A36">
      <w:pPr>
        <w:pStyle w:val="Code"/>
        <w:rPr>
          <w:highlight w:val="white"/>
        </w:rPr>
      </w:pPr>
      <w:r w:rsidRPr="00903DBA">
        <w:rPr>
          <w:highlight w:val="white"/>
        </w:rPr>
        <w:t xml:space="preserve">      Symbol resultSymbol = new Symbol(leftExpression.Symbol.Type);</w:t>
      </w:r>
    </w:p>
    <w:p w14:paraId="13B9AC17"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50BB5D6"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3D4BB785"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1CCC4EEC" w14:textId="77777777" w:rsidR="005E5A36" w:rsidRPr="00903DBA" w:rsidRDefault="005E5A36" w:rsidP="005E5A36">
      <w:pPr>
        <w:pStyle w:val="Code"/>
        <w:rPr>
          <w:highlight w:val="white"/>
        </w:rPr>
      </w:pPr>
      <w:r w:rsidRPr="00903DBA">
        <w:rPr>
          <w:highlight w:val="white"/>
        </w:rPr>
        <w:t xml:space="preserve">    }</w:t>
      </w:r>
    </w:p>
    <w:p w14:paraId="64FC72E6" w14:textId="77777777" w:rsidR="005E5A36" w:rsidRPr="00903DBA" w:rsidRDefault="005E5A36" w:rsidP="005E5A36">
      <w:pPr>
        <w:pStyle w:val="Rubrik3"/>
      </w:pPr>
      <w:r w:rsidRPr="00903DBA">
        <w:t>Equality and Relation Expressions</w:t>
      </w:r>
    </w:p>
    <w:p w14:paraId="20B9E3BE" w14:textId="061EB57B" w:rsidR="00F76CBE" w:rsidRDefault="00F76CBE" w:rsidP="00F76CBE">
      <w:pPr>
        <w:rPr>
          <w:highlight w:val="white"/>
        </w:rPr>
      </w:pPr>
      <w:r>
        <w:rPr>
          <w:highlight w:val="white"/>
        </w:rPr>
        <w:t xml:space="preserve">In C, there are the two equality operators </w:t>
      </w:r>
      <w:r w:rsidRPr="00BB4D00">
        <w:rPr>
          <w:rStyle w:val="KeyWord0"/>
          <w:highlight w:val="white"/>
        </w:rPr>
        <w:t>equal</w:t>
      </w:r>
      <w:r>
        <w:rPr>
          <w:highlight w:val="white"/>
        </w:rPr>
        <w:t xml:space="preserve"> and </w:t>
      </w:r>
      <w:r w:rsidRPr="00BB4D00">
        <w:rPr>
          <w:rStyle w:val="KeyWord0"/>
          <w:highlight w:val="white"/>
        </w:rPr>
        <w:t>not</w:t>
      </w:r>
      <w:r>
        <w:rPr>
          <w:highlight w:val="white"/>
        </w:rPr>
        <w:t xml:space="preserve"> </w:t>
      </w:r>
      <w:r w:rsidRPr="00BB4D00">
        <w:rPr>
          <w:rStyle w:val="KeyWord0"/>
          <w:highlight w:val="white"/>
        </w:rPr>
        <w:t>equal</w:t>
      </w:r>
      <w:r>
        <w:rPr>
          <w:highlight w:val="white"/>
        </w:rPr>
        <w:t xml:space="preserve">, as well as the relational operators </w:t>
      </w:r>
      <w:r w:rsidR="00BB4D00" w:rsidRPr="00BB4D00">
        <w:rPr>
          <w:rStyle w:val="KeyWord0"/>
          <w:highlight w:val="white"/>
        </w:rPr>
        <w:t>less</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less</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or</w:t>
      </w:r>
      <w:r w:rsidR="00BB4D00">
        <w:rPr>
          <w:highlight w:val="white"/>
        </w:rPr>
        <w:t xml:space="preserve"> </w:t>
      </w:r>
      <w:r w:rsidR="00BB4D00" w:rsidRPr="00BB4D00">
        <w:rPr>
          <w:rStyle w:val="KeyWord0"/>
          <w:highlight w:val="white"/>
        </w:rPr>
        <w:t>equal</w:t>
      </w:r>
      <w:r w:rsidR="00BB4D00">
        <w:rPr>
          <w:highlight w:val="white"/>
        </w:rPr>
        <w:t xml:space="preserve">, </w:t>
      </w:r>
      <w:r w:rsidR="00BB4D00" w:rsidRPr="00BB4D00">
        <w:rPr>
          <w:rStyle w:val="KeyWord0"/>
          <w:highlight w:val="white"/>
        </w:rPr>
        <w:t>greater</w:t>
      </w:r>
      <w:r w:rsidR="00BB4D00">
        <w:rPr>
          <w:highlight w:val="white"/>
        </w:rPr>
        <w:t xml:space="preserve"> </w:t>
      </w:r>
      <w:r w:rsidR="00BB4D00" w:rsidRPr="00BB4D00">
        <w:rPr>
          <w:rStyle w:val="KeyWord0"/>
          <w:highlight w:val="white"/>
        </w:rPr>
        <w:t>than</w:t>
      </w:r>
      <w:r w:rsidR="00BB4D00">
        <w:rPr>
          <w:highlight w:val="white"/>
        </w:rPr>
        <w:t xml:space="preserve">, and </w:t>
      </w:r>
      <w:r w:rsidR="00BB4D00" w:rsidRPr="00BB4D00">
        <w:rPr>
          <w:rStyle w:val="KeyWord0"/>
          <w:highlight w:val="white"/>
        </w:rPr>
        <w:t>greater</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or</w:t>
      </w:r>
      <w:r w:rsidR="00BB4D00">
        <w:rPr>
          <w:highlight w:val="white"/>
        </w:rPr>
        <w:t xml:space="preserve"> </w:t>
      </w:r>
      <w:r w:rsidR="00BB4D00" w:rsidRPr="00BB4D00">
        <w:rPr>
          <w:rStyle w:val="KeyWord0"/>
          <w:highlight w:val="white"/>
        </w:rPr>
        <w:t>equal</w:t>
      </w:r>
      <w:r w:rsidR="00BB4D00">
        <w:rPr>
          <w:highlight w:val="white"/>
        </w:rPr>
        <w:t>.</w:t>
      </w:r>
    </w:p>
    <w:p w14:paraId="3A66FB37" w14:textId="0C6F3110" w:rsidR="005E5A36" w:rsidRPr="00903DBA" w:rsidRDefault="005E5A36" w:rsidP="005E5A36">
      <w:pPr>
        <w:pStyle w:val="Code"/>
        <w:rPr>
          <w:highlight w:val="white"/>
        </w:rPr>
      </w:pPr>
      <w:r w:rsidRPr="00903DBA">
        <w:rPr>
          <w:highlight w:val="white"/>
        </w:rPr>
        <w:lastRenderedPageBreak/>
        <w:t xml:space="preserve">    public static Expression RelationalExpression(MiddleOperator middleOp,</w:t>
      </w:r>
    </w:p>
    <w:p w14:paraId="1BC04F4A" w14:textId="77777777" w:rsidR="005E5A36" w:rsidRPr="00903DBA" w:rsidRDefault="005E5A36" w:rsidP="005E5A36">
      <w:pPr>
        <w:pStyle w:val="Code"/>
        <w:rPr>
          <w:highlight w:val="white"/>
        </w:rPr>
      </w:pPr>
      <w:r w:rsidRPr="00903DBA">
        <w:rPr>
          <w:highlight w:val="white"/>
        </w:rPr>
        <w:t xml:space="preserve">                                                  Expression leftExpression,</w:t>
      </w:r>
    </w:p>
    <w:p w14:paraId="3BAE8959" w14:textId="77777777" w:rsidR="005E5A36" w:rsidRPr="00903DBA" w:rsidRDefault="005E5A36" w:rsidP="005E5A36">
      <w:pPr>
        <w:pStyle w:val="Code"/>
        <w:rPr>
          <w:highlight w:val="white"/>
        </w:rPr>
      </w:pPr>
      <w:r w:rsidRPr="00903DBA">
        <w:rPr>
          <w:highlight w:val="white"/>
        </w:rPr>
        <w:t xml:space="preserve">                                                  Expression rightExpression){</w:t>
      </w:r>
    </w:p>
    <w:p w14:paraId="31D7EF67" w14:textId="77777777" w:rsidR="005E5A36" w:rsidRPr="00903DBA" w:rsidRDefault="005E5A36" w:rsidP="005E5A36">
      <w:pPr>
        <w:rPr>
          <w:highlight w:val="white"/>
        </w:rPr>
      </w:pPr>
      <w:r w:rsidRPr="00903DBA">
        <w:rPr>
          <w:highlight w:val="white"/>
        </w:rPr>
        <w:t>First, we check the types of the expression. Everything except struct or union can be compared.</w:t>
      </w:r>
    </w:p>
    <w:p w14:paraId="4408149D" w14:textId="77777777" w:rsidR="005E5A36" w:rsidRPr="00903DBA" w:rsidRDefault="005E5A36" w:rsidP="005E5A36">
      <w:pPr>
        <w:pStyle w:val="Code"/>
        <w:rPr>
          <w:highlight w:val="white"/>
        </w:rPr>
      </w:pPr>
      <w:r w:rsidRPr="00903DBA">
        <w:rPr>
          <w:highlight w:val="white"/>
        </w:rPr>
        <w:t xml:space="preserve">      Assert.Error(!leftExpression.Symbol.Type.IsStructOrUnion(),</w:t>
      </w:r>
    </w:p>
    <w:p w14:paraId="050BAED8" w14:textId="77777777" w:rsidR="005E5A36" w:rsidRPr="00903DBA" w:rsidRDefault="005E5A36" w:rsidP="005E5A36">
      <w:pPr>
        <w:pStyle w:val="Code"/>
        <w:rPr>
          <w:highlight w:val="white"/>
        </w:rPr>
      </w:pPr>
      <w:r w:rsidRPr="00903DBA">
        <w:rPr>
          <w:highlight w:val="white"/>
        </w:rPr>
        <w:t xml:space="preserve">                    leftExpression,</w:t>
      </w:r>
    </w:p>
    <w:p w14:paraId="2C3F45D9" w14:textId="77777777" w:rsidR="005E5A36" w:rsidRPr="00903DBA" w:rsidRDefault="005E5A36" w:rsidP="005E5A36">
      <w:pPr>
        <w:pStyle w:val="Code"/>
        <w:rPr>
          <w:highlight w:val="white"/>
        </w:rPr>
      </w:pPr>
      <w:r w:rsidRPr="00903DBA">
        <w:rPr>
          <w:highlight w:val="white"/>
        </w:rPr>
        <w:t xml:space="preserve">                    Message.Invalid_type_in_expression);</w:t>
      </w:r>
    </w:p>
    <w:p w14:paraId="12676436" w14:textId="77777777" w:rsidR="005E5A36" w:rsidRPr="00903DBA" w:rsidRDefault="005E5A36" w:rsidP="005E5A36">
      <w:pPr>
        <w:pStyle w:val="Code"/>
        <w:rPr>
          <w:highlight w:val="white"/>
        </w:rPr>
      </w:pPr>
      <w:r w:rsidRPr="00903DBA">
        <w:rPr>
          <w:highlight w:val="white"/>
        </w:rPr>
        <w:t xml:space="preserve">      Assert.Error(!rightExpression.Symbol.Type.IsStructOrUnion(),</w:t>
      </w:r>
    </w:p>
    <w:p w14:paraId="237C1EF2" w14:textId="77777777" w:rsidR="005E5A36" w:rsidRPr="00903DBA" w:rsidRDefault="005E5A36" w:rsidP="005E5A36">
      <w:pPr>
        <w:pStyle w:val="Code"/>
        <w:rPr>
          <w:highlight w:val="white"/>
        </w:rPr>
      </w:pPr>
      <w:r w:rsidRPr="00903DBA">
        <w:rPr>
          <w:highlight w:val="white"/>
        </w:rPr>
        <w:t xml:space="preserve">                    rightExpression,</w:t>
      </w:r>
    </w:p>
    <w:p w14:paraId="6BBBEDA6" w14:textId="77777777" w:rsidR="005E5A36" w:rsidRPr="00903DBA" w:rsidRDefault="005E5A36" w:rsidP="005E5A36">
      <w:pPr>
        <w:pStyle w:val="Code"/>
        <w:rPr>
          <w:highlight w:val="white"/>
        </w:rPr>
      </w:pPr>
      <w:r w:rsidRPr="00903DBA">
        <w:rPr>
          <w:highlight w:val="white"/>
        </w:rPr>
        <w:t xml:space="preserve">                    Message.Invalid_type_in_expression);</w:t>
      </w:r>
    </w:p>
    <w:p w14:paraId="2398DAF0" w14:textId="77777777" w:rsidR="005E5A36" w:rsidRPr="00903DBA" w:rsidRDefault="005E5A36" w:rsidP="005E5A36">
      <w:pPr>
        <w:pStyle w:val="Code"/>
        <w:rPr>
          <w:highlight w:val="white"/>
        </w:rPr>
      </w:pPr>
    </w:p>
    <w:p w14:paraId="3A13F6BD" w14:textId="77777777" w:rsidR="005E5A36" w:rsidRPr="00903DBA" w:rsidRDefault="005E5A36" w:rsidP="005E5A36">
      <w:pPr>
        <w:pStyle w:val="Code"/>
        <w:rPr>
          <w:highlight w:val="white"/>
        </w:rPr>
      </w:pPr>
      <w:r w:rsidRPr="00903DBA">
        <w:rPr>
          <w:highlight w:val="white"/>
        </w:rPr>
        <w:t xml:space="preserve">      Expression constantExpression =</w:t>
      </w:r>
    </w:p>
    <w:p w14:paraId="2AED8A6D" w14:textId="77777777" w:rsidR="005E5A36" w:rsidRPr="00903DBA" w:rsidRDefault="005E5A36" w:rsidP="005E5A36">
      <w:pPr>
        <w:pStyle w:val="Code"/>
        <w:rPr>
          <w:highlight w:val="white"/>
        </w:rPr>
      </w:pPr>
      <w:r w:rsidRPr="00903DBA">
        <w:rPr>
          <w:highlight w:val="white"/>
        </w:rPr>
        <w:t xml:space="preserve">        ConstantExpression.Relation(middleOp, leftExpression,</w:t>
      </w:r>
    </w:p>
    <w:p w14:paraId="75E4424C" w14:textId="77777777" w:rsidR="005E5A36" w:rsidRPr="00903DBA" w:rsidRDefault="005E5A36" w:rsidP="005E5A36">
      <w:pPr>
        <w:pStyle w:val="Code"/>
        <w:rPr>
          <w:highlight w:val="white"/>
        </w:rPr>
      </w:pPr>
      <w:r w:rsidRPr="00903DBA">
        <w:rPr>
          <w:highlight w:val="white"/>
        </w:rPr>
        <w:t xml:space="preserve">                                    rightExpression);</w:t>
      </w:r>
    </w:p>
    <w:p w14:paraId="50D0617C" w14:textId="77777777" w:rsidR="005E5A36" w:rsidRPr="00903DBA" w:rsidRDefault="005E5A36" w:rsidP="005E5A36">
      <w:pPr>
        <w:pStyle w:val="Code"/>
        <w:rPr>
          <w:highlight w:val="white"/>
        </w:rPr>
      </w:pPr>
      <w:r w:rsidRPr="00903DBA">
        <w:rPr>
          <w:highlight w:val="white"/>
        </w:rPr>
        <w:t xml:space="preserve">      if (constantExpression != null) {</w:t>
      </w:r>
    </w:p>
    <w:p w14:paraId="65389FE5" w14:textId="77777777" w:rsidR="005E5A36" w:rsidRPr="00903DBA" w:rsidRDefault="005E5A36" w:rsidP="005E5A36">
      <w:pPr>
        <w:pStyle w:val="Code"/>
        <w:rPr>
          <w:highlight w:val="white"/>
        </w:rPr>
      </w:pPr>
      <w:r w:rsidRPr="00903DBA">
        <w:rPr>
          <w:highlight w:val="white"/>
        </w:rPr>
        <w:t xml:space="preserve">        return constantExpression;</w:t>
      </w:r>
    </w:p>
    <w:p w14:paraId="485B09D4" w14:textId="77777777" w:rsidR="005E5A36" w:rsidRPr="00903DBA" w:rsidRDefault="005E5A36" w:rsidP="005E5A36">
      <w:pPr>
        <w:pStyle w:val="Code"/>
        <w:rPr>
          <w:highlight w:val="white"/>
        </w:rPr>
      </w:pPr>
      <w:r w:rsidRPr="00903DBA">
        <w:rPr>
          <w:highlight w:val="white"/>
        </w:rPr>
        <w:t xml:space="preserve">      }</w:t>
      </w:r>
    </w:p>
    <w:p w14:paraId="6794EA99" w14:textId="77777777" w:rsidR="005E5A36" w:rsidRPr="00903DBA" w:rsidRDefault="005E5A36" w:rsidP="005E5A36">
      <w:pPr>
        <w:rPr>
          <w:highlight w:val="white"/>
        </w:rPr>
      </w:pPr>
      <w:r w:rsidRPr="00903DBA">
        <w:rPr>
          <w:highlight w:val="white"/>
        </w:rPr>
        <w:t>The find the maximal type of the left and right expression types, and type cast both the expressions to that type.</w:t>
      </w:r>
    </w:p>
    <w:p w14:paraId="56F8CE97"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21A5CFC" w14:textId="77777777" w:rsidR="005E5A36" w:rsidRPr="00903DBA" w:rsidRDefault="005E5A36" w:rsidP="005E5A36">
      <w:pPr>
        <w:pStyle w:val="Code"/>
        <w:rPr>
          <w:highlight w:val="white"/>
        </w:rPr>
      </w:pPr>
      <w:r w:rsidRPr="00903DBA">
        <w:rPr>
          <w:highlight w:val="white"/>
        </w:rPr>
        <w:t xml:space="preserve">                                      rightExpression.Symbol.Type);</w:t>
      </w:r>
    </w:p>
    <w:p w14:paraId="686DF920" w14:textId="77777777" w:rsidR="005E5A36" w:rsidRPr="00903DBA" w:rsidRDefault="005E5A36" w:rsidP="005E5A36">
      <w:pPr>
        <w:pStyle w:val="Code"/>
        <w:rPr>
          <w:highlight w:val="white"/>
        </w:rPr>
      </w:pPr>
    </w:p>
    <w:p w14:paraId="5DFB28B3"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755405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6C91C688" w14:textId="77777777" w:rsidR="005E5A36" w:rsidRPr="00903DBA" w:rsidRDefault="005E5A36" w:rsidP="005E5A36">
      <w:pPr>
        <w:rPr>
          <w:highlight w:val="white"/>
        </w:rPr>
      </w:pPr>
      <w:r w:rsidRPr="00903DBA">
        <w:rPr>
          <w:highlight w:val="white"/>
        </w:rPr>
        <w:t>The final short list is simply the short lists of the left end right expression.</w:t>
      </w:r>
    </w:p>
    <w:p w14:paraId="2F7A3E7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7FBAA31B" w14:textId="77777777" w:rsidR="005E5A36" w:rsidRPr="00903DBA" w:rsidRDefault="005E5A36" w:rsidP="005E5A36">
      <w:pPr>
        <w:pStyle w:val="Code"/>
        <w:rPr>
          <w:highlight w:val="white"/>
        </w:rPr>
      </w:pPr>
      <w:r w:rsidRPr="00903DBA">
        <w:rPr>
          <w:highlight w:val="white"/>
        </w:rPr>
        <w:t xml:space="preserve">      shortList.AddRange(leftExpression.ShortList);</w:t>
      </w:r>
    </w:p>
    <w:p w14:paraId="36104123" w14:textId="77777777" w:rsidR="005E5A36" w:rsidRPr="00903DBA" w:rsidRDefault="005E5A36" w:rsidP="005E5A36">
      <w:pPr>
        <w:pStyle w:val="Code"/>
        <w:rPr>
          <w:highlight w:val="white"/>
        </w:rPr>
      </w:pPr>
      <w:r w:rsidRPr="00903DBA">
        <w:rPr>
          <w:highlight w:val="white"/>
        </w:rPr>
        <w:t xml:space="preserve">      shortList.AddRange(rightExpression.ShortList);</w:t>
      </w:r>
    </w:p>
    <w:p w14:paraId="289FBF25" w14:textId="77777777" w:rsidR="005E5A36" w:rsidRPr="00903DBA" w:rsidRDefault="005E5A36" w:rsidP="005E5A36">
      <w:pPr>
        <w:rPr>
          <w:highlight w:val="white"/>
        </w:rPr>
      </w:pPr>
      <w:r w:rsidRPr="00903DBA">
        <w:rPr>
          <w:highlight w:val="white"/>
        </w:rPr>
        <w:t>If the maximal type is unsigned, we change to operator from signed to unsigned.</w:t>
      </w:r>
    </w:p>
    <w:p w14:paraId="1374C9B5" w14:textId="77777777" w:rsidR="005E5A36" w:rsidRPr="00903DBA" w:rsidRDefault="005E5A36" w:rsidP="005E5A36">
      <w:pPr>
        <w:pStyle w:val="Code"/>
        <w:rPr>
          <w:highlight w:val="white"/>
        </w:rPr>
      </w:pPr>
      <w:r w:rsidRPr="00903DBA">
        <w:rPr>
          <w:highlight w:val="white"/>
        </w:rPr>
        <w:t xml:space="preserve">      if (maxType.IsUnsigned()) {</w:t>
      </w:r>
    </w:p>
    <w:p w14:paraId="026AE160"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5954D154"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25EF58DD" w14:textId="77777777" w:rsidR="005E5A36" w:rsidRPr="00903DBA" w:rsidRDefault="005E5A36" w:rsidP="005E5A36">
      <w:pPr>
        <w:pStyle w:val="Code"/>
        <w:rPr>
          <w:highlight w:val="white"/>
        </w:rPr>
      </w:pPr>
      <w:r w:rsidRPr="00903DBA">
        <w:rPr>
          <w:highlight w:val="white"/>
        </w:rPr>
        <w:t xml:space="preserve">                                         name.Replace("Signed", "Unsigned"));</w:t>
      </w:r>
    </w:p>
    <w:p w14:paraId="6A30DC7E" w14:textId="77777777" w:rsidR="005E5A36" w:rsidRPr="00903DBA" w:rsidRDefault="005E5A36" w:rsidP="005E5A36">
      <w:pPr>
        <w:pStyle w:val="Code"/>
        <w:rPr>
          <w:highlight w:val="white"/>
        </w:rPr>
      </w:pPr>
      <w:r w:rsidRPr="00903DBA">
        <w:rPr>
          <w:highlight w:val="white"/>
        </w:rPr>
        <w:t xml:space="preserve">      }</w:t>
      </w:r>
    </w:p>
    <w:p w14:paraId="6F87AF2D" w14:textId="77777777" w:rsidR="005E5A36" w:rsidRPr="00903DBA" w:rsidRDefault="005E5A36" w:rsidP="005E5A36">
      <w:pPr>
        <w:rPr>
          <w:highlight w:val="white"/>
        </w:rPr>
      </w:pPr>
      <w:r w:rsidRPr="00903DBA">
        <w:rPr>
          <w:highlight w:val="white"/>
        </w:rPr>
        <w:t>The final long list is the long lists of the left end right expression, to begin with.</w:t>
      </w:r>
    </w:p>
    <w:p w14:paraId="435856A5"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00D72D" w14:textId="77777777" w:rsidR="005E5A36" w:rsidRPr="00903DBA" w:rsidRDefault="005E5A36" w:rsidP="005E5A36">
      <w:pPr>
        <w:pStyle w:val="Code"/>
        <w:rPr>
          <w:highlight w:val="white"/>
        </w:rPr>
      </w:pPr>
      <w:r w:rsidRPr="00903DBA">
        <w:rPr>
          <w:highlight w:val="white"/>
        </w:rPr>
        <w:t xml:space="preserve">      longList.AddRange(leftExpression.LongList);</w:t>
      </w:r>
    </w:p>
    <w:p w14:paraId="4E4BAE04" w14:textId="77777777" w:rsidR="005E5A36" w:rsidRPr="00903DBA" w:rsidRDefault="005E5A36" w:rsidP="005E5A36">
      <w:pPr>
        <w:pStyle w:val="Code"/>
        <w:rPr>
          <w:highlight w:val="white"/>
        </w:rPr>
      </w:pPr>
      <w:r w:rsidRPr="00903DBA">
        <w:rPr>
          <w:highlight w:val="white"/>
        </w:rPr>
        <w:t xml:space="preserve">      longList.AddRange(rightExpression.LongList);</w:t>
      </w:r>
    </w:p>
    <w:p w14:paraId="485FB308" w14:textId="70959858" w:rsidR="005E5A36" w:rsidRPr="00903DBA" w:rsidRDefault="005E5A36" w:rsidP="005E5A36">
      <w:pPr>
        <w:rPr>
          <w:highlight w:val="white"/>
        </w:rPr>
      </w:pPr>
      <w:r w:rsidRPr="00903DBA">
        <w:rPr>
          <w:highlight w:val="white"/>
        </w:rPr>
        <w:t xml:space="preserve">We add two instruction to the long list. The first is an if-goto instruction that we add to the </w:t>
      </w:r>
      <w:r w:rsidR="009C3C27">
        <w:rPr>
          <w:highlight w:val="white"/>
        </w:rPr>
        <w:t>true-set</w:t>
      </w:r>
      <w:r w:rsidRPr="00903DBA">
        <w:rPr>
          <w:highlight w:val="white"/>
        </w:rPr>
        <w:t xml:space="preserve">. If the expression is true, this instruction will jump to the target that later will be backpatched into the instruction. In the same way, we add a goto instruction to the </w:t>
      </w:r>
      <w:r w:rsidR="00A76052">
        <w:rPr>
          <w:highlight w:val="white"/>
        </w:rPr>
        <w:t>false-set</w:t>
      </w:r>
      <w:r w:rsidRPr="00903DBA">
        <w:rPr>
          <w:highlight w:val="white"/>
        </w:rPr>
        <w:t>. If the expression is false, the instruction will jump to the target later backpatched to the instruction.</w:t>
      </w:r>
    </w:p>
    <w:p w14:paraId="1A64231C"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0EA39D8D" w14:textId="77777777" w:rsidR="005E5A36" w:rsidRPr="00903DBA" w:rsidRDefault="005E5A36" w:rsidP="005E5A36">
      <w:pPr>
        <w:pStyle w:val="Code"/>
        <w:rPr>
          <w:highlight w:val="white"/>
        </w:rPr>
      </w:pPr>
      <w:r w:rsidRPr="00903DBA">
        <w:rPr>
          <w:highlight w:val="white"/>
        </w:rPr>
        <w:t xml:space="preserve">                       falseSet = new HashSet&lt;MiddleCode&gt;();</w:t>
      </w:r>
    </w:p>
    <w:p w14:paraId="35DFDC6D" w14:textId="77777777" w:rsidR="005E5A36" w:rsidRPr="00903DBA" w:rsidRDefault="005E5A36" w:rsidP="005E5A36">
      <w:pPr>
        <w:pStyle w:val="Code"/>
        <w:rPr>
          <w:highlight w:val="white"/>
        </w:rPr>
      </w:pPr>
      <w:r w:rsidRPr="00903DBA">
        <w:rPr>
          <w:highlight w:val="white"/>
        </w:rPr>
        <w:t xml:space="preserve">      trueSet.Add(AddMiddleCode(longList, middleOp, null,</w:t>
      </w:r>
    </w:p>
    <w:p w14:paraId="68180FE5" w14:textId="77777777" w:rsidR="005E5A36" w:rsidRPr="00903DBA" w:rsidRDefault="005E5A36" w:rsidP="005E5A36">
      <w:pPr>
        <w:pStyle w:val="Code"/>
        <w:rPr>
          <w:highlight w:val="white"/>
        </w:rPr>
      </w:pPr>
      <w:r w:rsidRPr="00903DBA">
        <w:rPr>
          <w:highlight w:val="white"/>
        </w:rPr>
        <w:t xml:space="preserve">                                leftExpression.Symbol,</w:t>
      </w:r>
    </w:p>
    <w:p w14:paraId="7E26BD46" w14:textId="77777777" w:rsidR="005E5A36" w:rsidRPr="00903DBA" w:rsidRDefault="005E5A36" w:rsidP="005E5A36">
      <w:pPr>
        <w:pStyle w:val="Code"/>
        <w:rPr>
          <w:highlight w:val="white"/>
        </w:rPr>
      </w:pPr>
      <w:r w:rsidRPr="00903DBA">
        <w:rPr>
          <w:highlight w:val="white"/>
        </w:rPr>
        <w:t xml:space="preserve">                                rightExpression.Symbol));</w:t>
      </w:r>
    </w:p>
    <w:p w14:paraId="2F3814A7" w14:textId="0303E6C0"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157D05A4" w14:textId="11EDD991" w:rsidR="005E5A36" w:rsidRPr="00903DBA" w:rsidRDefault="005E5A36" w:rsidP="005E5A36">
      <w:pPr>
        <w:rPr>
          <w:highlight w:val="white"/>
        </w:rPr>
      </w:pPr>
      <w:r w:rsidRPr="00903DBA">
        <w:rPr>
          <w:highlight w:val="white"/>
        </w:rPr>
        <w:lastRenderedPageBreak/>
        <w:t xml:space="preserve">The final symbol holds logical type with true and </w:t>
      </w:r>
      <w:r w:rsidR="00A76052">
        <w:rPr>
          <w:highlight w:val="white"/>
        </w:rPr>
        <w:t>false-set</w:t>
      </w:r>
      <w:r w:rsidRPr="00903DBA">
        <w:rPr>
          <w:highlight w:val="white"/>
        </w:rPr>
        <w:t>.</w:t>
      </w:r>
    </w:p>
    <w:p w14:paraId="784E162D"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6B5C5FD"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6796EAC" w14:textId="77777777" w:rsidR="005E5A36" w:rsidRPr="00903DBA" w:rsidRDefault="005E5A36" w:rsidP="005E5A36">
      <w:pPr>
        <w:pStyle w:val="Code"/>
        <w:rPr>
          <w:highlight w:val="white"/>
        </w:rPr>
      </w:pPr>
      <w:r w:rsidRPr="00903DBA">
        <w:rPr>
          <w:highlight w:val="white"/>
        </w:rPr>
        <w:t xml:space="preserve">    }</w:t>
      </w:r>
    </w:p>
    <w:p w14:paraId="5B97AEAC" w14:textId="2F1C5FD1" w:rsidR="005E5A36" w:rsidRDefault="005E5A36" w:rsidP="001A1BB8">
      <w:pPr>
        <w:pStyle w:val="Rubrik3"/>
      </w:pPr>
      <w:r w:rsidRPr="00903DBA">
        <w:t>Addition and Subtraction Expression</w:t>
      </w:r>
    </w:p>
    <w:p w14:paraId="6E94B26F" w14:textId="1E03BAB2" w:rsidR="003A004A" w:rsidRPr="003A004A" w:rsidRDefault="003A004A" w:rsidP="003A004A">
      <w:r>
        <w:t>The addition and subtraction operators are a bit complicated, since it is possible to add and subtract pointers in C.</w:t>
      </w:r>
    </w:p>
    <w:p w14:paraId="6514F5CB" w14:textId="77777777" w:rsidR="005E5A36" w:rsidRPr="00903DBA" w:rsidRDefault="005E5A36" w:rsidP="005E5A36">
      <w:pPr>
        <w:pStyle w:val="CodeHeader"/>
      </w:pPr>
      <w:r w:rsidRPr="00903DBA">
        <w:t>MiddleCodeGenerator.cs</w:t>
      </w:r>
    </w:p>
    <w:p w14:paraId="70264981" w14:textId="77777777" w:rsidR="005E5A36" w:rsidRPr="00903DBA" w:rsidRDefault="005E5A36" w:rsidP="005E5A36">
      <w:pPr>
        <w:pStyle w:val="Code"/>
        <w:rPr>
          <w:highlight w:val="white"/>
        </w:rPr>
      </w:pPr>
      <w:r w:rsidRPr="00903DBA">
        <w:rPr>
          <w:highlight w:val="white"/>
        </w:rPr>
        <w:t xml:space="preserve">    public static Expression AdditionExpression(MiddleOperator middleOp,</w:t>
      </w:r>
    </w:p>
    <w:p w14:paraId="07DED520" w14:textId="77777777" w:rsidR="005E5A36" w:rsidRPr="00903DBA" w:rsidRDefault="005E5A36" w:rsidP="005E5A36">
      <w:pPr>
        <w:pStyle w:val="Code"/>
        <w:rPr>
          <w:highlight w:val="white"/>
        </w:rPr>
      </w:pPr>
      <w:r w:rsidRPr="00903DBA">
        <w:rPr>
          <w:highlight w:val="white"/>
        </w:rPr>
        <w:t xml:space="preserve">                                                Expression leftExpression,</w:t>
      </w:r>
    </w:p>
    <w:p w14:paraId="0AA2D876" w14:textId="77777777" w:rsidR="005E5A36" w:rsidRPr="00903DBA" w:rsidRDefault="005E5A36" w:rsidP="005E5A36">
      <w:pPr>
        <w:pStyle w:val="Code"/>
        <w:rPr>
          <w:highlight w:val="white"/>
        </w:rPr>
      </w:pPr>
      <w:r w:rsidRPr="00903DBA">
        <w:rPr>
          <w:highlight w:val="white"/>
        </w:rPr>
        <w:t xml:space="preserve">                                                Expression rightExpression) {</w:t>
      </w:r>
    </w:p>
    <w:p w14:paraId="2456E44F" w14:textId="77777777" w:rsidR="005E5A36" w:rsidRPr="00903DBA" w:rsidRDefault="005E5A36" w:rsidP="005E5A36">
      <w:pPr>
        <w:pStyle w:val="Code"/>
        <w:rPr>
          <w:highlight w:val="white"/>
        </w:rPr>
      </w:pPr>
      <w:r w:rsidRPr="00903DBA">
        <w:rPr>
          <w:highlight w:val="white"/>
        </w:rPr>
        <w:t xml:space="preserve">      Type leftType = leftExpression.Symbol.Type,</w:t>
      </w:r>
    </w:p>
    <w:p w14:paraId="34818271" w14:textId="77777777" w:rsidR="005E5A36" w:rsidRPr="00903DBA" w:rsidRDefault="005E5A36" w:rsidP="005E5A36">
      <w:pPr>
        <w:pStyle w:val="Code"/>
        <w:rPr>
          <w:highlight w:val="white"/>
        </w:rPr>
      </w:pPr>
      <w:r w:rsidRPr="00903DBA">
        <w:rPr>
          <w:highlight w:val="white"/>
        </w:rPr>
        <w:t xml:space="preserve">           rightType = rightExpression.Symbol.Type;</w:t>
      </w:r>
    </w:p>
    <w:p w14:paraId="6775F76C" w14:textId="77777777" w:rsidR="005E5A36" w:rsidRPr="00903DBA" w:rsidRDefault="005E5A36" w:rsidP="005E5A36">
      <w:pPr>
        <w:rPr>
          <w:highlight w:val="white"/>
        </w:rPr>
      </w:pPr>
      <w:r w:rsidRPr="00903DBA">
        <w:rPr>
          <w:highlight w:val="white"/>
        </w:rPr>
        <w:t>Similar to the other cases above, the return the possible constant expression.</w:t>
      </w:r>
    </w:p>
    <w:p w14:paraId="33A1EA4A" w14:textId="77777777" w:rsidR="005E5A36" w:rsidRPr="00903DBA" w:rsidRDefault="005E5A36" w:rsidP="005E5A36">
      <w:pPr>
        <w:pStyle w:val="Code"/>
        <w:rPr>
          <w:highlight w:val="white"/>
        </w:rPr>
      </w:pPr>
      <w:r w:rsidRPr="00903DBA">
        <w:rPr>
          <w:highlight w:val="white"/>
        </w:rPr>
        <w:t xml:space="preserve">      Expression constantExpression =</w:t>
      </w:r>
    </w:p>
    <w:p w14:paraId="65A5DC9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270D7B08" w14:textId="77777777" w:rsidR="005E5A36" w:rsidRPr="00903DBA" w:rsidRDefault="005E5A36" w:rsidP="005E5A36">
      <w:pPr>
        <w:pStyle w:val="Code"/>
        <w:rPr>
          <w:highlight w:val="white"/>
        </w:rPr>
      </w:pPr>
      <w:r w:rsidRPr="00903DBA">
        <w:rPr>
          <w:highlight w:val="white"/>
        </w:rPr>
        <w:t xml:space="preserve">                                      rightExpression);</w:t>
      </w:r>
    </w:p>
    <w:p w14:paraId="4B35AF62" w14:textId="77777777" w:rsidR="005E5A36" w:rsidRPr="00903DBA" w:rsidRDefault="005E5A36" w:rsidP="005E5A36">
      <w:pPr>
        <w:pStyle w:val="Code"/>
        <w:rPr>
          <w:highlight w:val="white"/>
        </w:rPr>
      </w:pPr>
      <w:r w:rsidRPr="00903DBA">
        <w:rPr>
          <w:highlight w:val="white"/>
        </w:rPr>
        <w:t xml:space="preserve">      if (constantExpression != null) {</w:t>
      </w:r>
    </w:p>
    <w:p w14:paraId="65961565" w14:textId="77777777" w:rsidR="005E5A36" w:rsidRPr="00903DBA" w:rsidRDefault="005E5A36" w:rsidP="005E5A36">
      <w:pPr>
        <w:pStyle w:val="Code"/>
        <w:rPr>
          <w:highlight w:val="white"/>
        </w:rPr>
      </w:pPr>
      <w:r w:rsidRPr="00903DBA">
        <w:rPr>
          <w:highlight w:val="white"/>
        </w:rPr>
        <w:t xml:space="preserve">        return constantExpression;</w:t>
      </w:r>
    </w:p>
    <w:p w14:paraId="49BFB8E1" w14:textId="77777777" w:rsidR="005E5A36" w:rsidRPr="00903DBA" w:rsidRDefault="005E5A36" w:rsidP="005E5A36">
      <w:pPr>
        <w:pStyle w:val="Code"/>
        <w:rPr>
          <w:highlight w:val="white"/>
        </w:rPr>
      </w:pPr>
      <w:r w:rsidRPr="00903DBA">
        <w:rPr>
          <w:highlight w:val="white"/>
        </w:rPr>
        <w:t xml:space="preserve">      }</w:t>
      </w:r>
    </w:p>
    <w:p w14:paraId="5B246CDF" w14:textId="77777777" w:rsidR="005E5A36" w:rsidRPr="00903DBA" w:rsidRDefault="005E5A36" w:rsidP="005E5A36">
      <w:pPr>
        <w:rPr>
          <w:highlight w:val="white"/>
        </w:rPr>
      </w:pPr>
      <w:r w:rsidRPr="00903DBA">
        <w:rPr>
          <w:highlight w:val="white"/>
        </w:rPr>
        <w:t>In the addition case, we also check if the expression is a static expression, in which case we return the expression.</w:t>
      </w:r>
    </w:p>
    <w:p w14:paraId="1F719EC0" w14:textId="77777777" w:rsidR="005E5A36" w:rsidRPr="00903DBA" w:rsidRDefault="005E5A36" w:rsidP="005E5A36">
      <w:pPr>
        <w:pStyle w:val="Code"/>
        <w:rPr>
          <w:highlight w:val="white"/>
        </w:rPr>
      </w:pPr>
      <w:r w:rsidRPr="00903DBA">
        <w:rPr>
          <w:highlight w:val="white"/>
        </w:rPr>
        <w:t xml:space="preserve">      Expression staticExpression =</w:t>
      </w:r>
    </w:p>
    <w:p w14:paraId="64E3E944" w14:textId="77777777" w:rsidR="005E5A36" w:rsidRPr="00903DBA" w:rsidRDefault="005E5A36" w:rsidP="005E5A36">
      <w:pPr>
        <w:pStyle w:val="Code"/>
        <w:rPr>
          <w:highlight w:val="white"/>
        </w:rPr>
      </w:pPr>
      <w:r w:rsidRPr="00903DBA">
        <w:rPr>
          <w:highlight w:val="white"/>
        </w:rPr>
        <w:t xml:space="preserve">        StaticExpression.Binary(MiddleOperator.BinarySubtract,</w:t>
      </w:r>
    </w:p>
    <w:p w14:paraId="1678B46A" w14:textId="77777777" w:rsidR="005E5A36" w:rsidRPr="00903DBA" w:rsidRDefault="005E5A36" w:rsidP="005E5A36">
      <w:pPr>
        <w:pStyle w:val="Code"/>
        <w:rPr>
          <w:highlight w:val="white"/>
        </w:rPr>
      </w:pPr>
      <w:r w:rsidRPr="00903DBA">
        <w:rPr>
          <w:highlight w:val="white"/>
        </w:rPr>
        <w:t xml:space="preserve">                                leftExpression, rightExpression);</w:t>
      </w:r>
    </w:p>
    <w:p w14:paraId="2FAE10C3" w14:textId="77777777" w:rsidR="005E5A36" w:rsidRPr="00903DBA" w:rsidRDefault="005E5A36" w:rsidP="005E5A36">
      <w:pPr>
        <w:pStyle w:val="Code"/>
        <w:rPr>
          <w:highlight w:val="white"/>
        </w:rPr>
      </w:pPr>
      <w:r w:rsidRPr="00903DBA">
        <w:rPr>
          <w:highlight w:val="white"/>
        </w:rPr>
        <w:t xml:space="preserve">      if (staticExpression != null) {</w:t>
      </w:r>
    </w:p>
    <w:p w14:paraId="43C5E2E7" w14:textId="77777777" w:rsidR="005E5A36" w:rsidRPr="00903DBA" w:rsidRDefault="005E5A36" w:rsidP="005E5A36">
      <w:pPr>
        <w:pStyle w:val="Code"/>
        <w:rPr>
          <w:highlight w:val="white"/>
        </w:rPr>
      </w:pPr>
      <w:r w:rsidRPr="00903DBA">
        <w:rPr>
          <w:highlight w:val="white"/>
        </w:rPr>
        <w:t xml:space="preserve">        return staticExpression;</w:t>
      </w:r>
    </w:p>
    <w:p w14:paraId="199E9E7F" w14:textId="77777777" w:rsidR="005E5A36" w:rsidRPr="00903DBA" w:rsidRDefault="005E5A36" w:rsidP="005E5A36">
      <w:pPr>
        <w:pStyle w:val="Code"/>
        <w:rPr>
          <w:highlight w:val="white"/>
        </w:rPr>
      </w:pPr>
      <w:r w:rsidRPr="00903DBA">
        <w:rPr>
          <w:highlight w:val="white"/>
        </w:rPr>
        <w:t xml:space="preserve">      }</w:t>
      </w:r>
    </w:p>
    <w:p w14:paraId="75333B29"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97189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3B8E6F0" w14:textId="77777777" w:rsidR="005E5A36" w:rsidRPr="00903DBA" w:rsidRDefault="005E5A36" w:rsidP="005E5A36">
      <w:pPr>
        <w:pStyle w:val="Code"/>
        <w:rPr>
          <w:highlight w:val="white"/>
        </w:rPr>
      </w:pPr>
      <w:r w:rsidRPr="00903DBA">
        <w:rPr>
          <w:highlight w:val="white"/>
        </w:rPr>
        <w:t xml:space="preserve">      shortList.AddRange(leftExpression.ShortList);</w:t>
      </w:r>
    </w:p>
    <w:p w14:paraId="078040AF"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E3E3597" w14:textId="77777777" w:rsidR="005E5A36" w:rsidRPr="00903DBA" w:rsidRDefault="005E5A36" w:rsidP="005E5A36">
      <w:pPr>
        <w:rPr>
          <w:highlight w:val="white"/>
        </w:rPr>
      </w:pPr>
      <w:r w:rsidRPr="00903DBA">
        <w:rPr>
          <w:highlight w:val="white"/>
        </w:rPr>
        <w:t xml:space="preserve">If at least on the expressions has pointer or array type, we call the </w:t>
      </w:r>
      <w:r w:rsidRPr="00903DBA">
        <w:rPr>
          <w:rStyle w:val="KeyWord0"/>
          <w:highlight w:val="white"/>
        </w:rPr>
        <w:t>PointerArithmetic</w:t>
      </w:r>
      <w:r w:rsidRPr="00903DBA">
        <w:rPr>
          <w:highlight w:val="white"/>
        </w:rPr>
        <w:t xml:space="preserve"> methods that handles pointer arithmetic.</w:t>
      </w:r>
    </w:p>
    <w:p w14:paraId="139ACEA8" w14:textId="77777777" w:rsidR="005E5A36" w:rsidRPr="00903DBA" w:rsidRDefault="005E5A36" w:rsidP="005E5A36">
      <w:pPr>
        <w:pStyle w:val="Code"/>
        <w:rPr>
          <w:highlight w:val="white"/>
        </w:rPr>
      </w:pPr>
      <w:r w:rsidRPr="00903DBA">
        <w:rPr>
          <w:highlight w:val="white"/>
        </w:rPr>
        <w:t xml:space="preserve">      if (leftType.IsPointerOrArray()) {</w:t>
      </w:r>
    </w:p>
    <w:p w14:paraId="34F6AC9E" w14:textId="77777777" w:rsidR="005E5A36" w:rsidRPr="00903DBA" w:rsidRDefault="005E5A36" w:rsidP="005E5A36">
      <w:pPr>
        <w:pStyle w:val="Code"/>
        <w:rPr>
          <w:highlight w:val="white"/>
        </w:rPr>
      </w:pPr>
      <w:r w:rsidRPr="00903DBA">
        <w:rPr>
          <w:highlight w:val="white"/>
        </w:rPr>
        <w:t xml:space="preserve">        return PointerArithmetics(middleOp, leftExpression, rightExpression);</w:t>
      </w:r>
    </w:p>
    <w:p w14:paraId="7648FBF7" w14:textId="77777777" w:rsidR="005E5A36" w:rsidRPr="00903DBA" w:rsidRDefault="005E5A36" w:rsidP="005E5A36">
      <w:pPr>
        <w:pStyle w:val="Code"/>
        <w:rPr>
          <w:highlight w:val="white"/>
        </w:rPr>
      </w:pPr>
      <w:r w:rsidRPr="00903DBA">
        <w:rPr>
          <w:highlight w:val="white"/>
        </w:rPr>
        <w:t xml:space="preserve">      }</w:t>
      </w:r>
    </w:p>
    <w:p w14:paraId="68F73960" w14:textId="77777777" w:rsidR="005E5A36" w:rsidRPr="00903DBA" w:rsidRDefault="005E5A36" w:rsidP="005E5A36">
      <w:pPr>
        <w:rPr>
          <w:highlight w:val="white"/>
        </w:rPr>
      </w:pPr>
      <w:r w:rsidRPr="00903DBA">
        <w:rPr>
          <w:highlight w:val="white"/>
        </w:rPr>
        <w:t xml:space="preserve">In the right expression has pointer type, the operator must be addition, not subtraction. Note that we swap the expressions in the call to </w:t>
      </w:r>
      <w:r w:rsidRPr="00903DBA">
        <w:rPr>
          <w:rStyle w:val="KeyWord0"/>
          <w:highlight w:val="white"/>
        </w:rPr>
        <w:t>PointerArithmetic</w:t>
      </w:r>
      <w:r w:rsidRPr="00903DBA">
        <w:rPr>
          <w:highlight w:val="white"/>
        </w:rPr>
        <w:t>, so that the pointer is the first expression. XXX</w:t>
      </w:r>
    </w:p>
    <w:p w14:paraId="6F610172" w14:textId="77777777" w:rsidR="005E5A36" w:rsidRPr="00903DBA" w:rsidRDefault="005E5A36" w:rsidP="005E5A36">
      <w:pPr>
        <w:pStyle w:val="Code"/>
        <w:rPr>
          <w:highlight w:val="white"/>
        </w:rPr>
      </w:pPr>
      <w:r w:rsidRPr="00903DBA">
        <w:rPr>
          <w:highlight w:val="white"/>
        </w:rPr>
        <w:t xml:space="preserve">      else if (rightType.IsPointerOrArray()) {</w:t>
      </w:r>
    </w:p>
    <w:p w14:paraId="77816FFE" w14:textId="77777777" w:rsidR="005E5A36" w:rsidRPr="00903DBA" w:rsidRDefault="005E5A36" w:rsidP="005E5A36">
      <w:pPr>
        <w:pStyle w:val="Code"/>
        <w:rPr>
          <w:highlight w:val="white"/>
        </w:rPr>
      </w:pPr>
      <w:r w:rsidRPr="00903DBA">
        <w:rPr>
          <w:highlight w:val="white"/>
        </w:rPr>
        <w:t xml:space="preserve">        Assert.Error(middleOp == MiddleOperator.BinaryAdd, middleOp,</w:t>
      </w:r>
    </w:p>
    <w:p w14:paraId="3BB24D99" w14:textId="77777777" w:rsidR="005E5A36" w:rsidRPr="00903DBA" w:rsidRDefault="005E5A36" w:rsidP="005E5A36">
      <w:pPr>
        <w:pStyle w:val="Code"/>
        <w:rPr>
          <w:highlight w:val="white"/>
        </w:rPr>
      </w:pPr>
      <w:r w:rsidRPr="00903DBA">
        <w:rPr>
          <w:highlight w:val="white"/>
        </w:rPr>
        <w:t xml:space="preserve">                     Message.Invalid_types_in_subtraction_expression);</w:t>
      </w:r>
    </w:p>
    <w:p w14:paraId="4257B6D5" w14:textId="77777777" w:rsidR="005E5A36" w:rsidRPr="00903DBA" w:rsidRDefault="005E5A36" w:rsidP="005E5A36">
      <w:pPr>
        <w:pStyle w:val="Code"/>
        <w:rPr>
          <w:highlight w:val="white"/>
        </w:rPr>
      </w:pPr>
      <w:r w:rsidRPr="00903DBA">
        <w:rPr>
          <w:highlight w:val="white"/>
        </w:rPr>
        <w:t xml:space="preserve">        return PointerArithmetics(middleOp, rightExpression, leftExpression);</w:t>
      </w:r>
    </w:p>
    <w:p w14:paraId="3A0DD176" w14:textId="77777777" w:rsidR="005E5A36" w:rsidRPr="00903DBA" w:rsidRDefault="005E5A36" w:rsidP="005E5A36">
      <w:pPr>
        <w:pStyle w:val="Code"/>
        <w:rPr>
          <w:highlight w:val="white"/>
        </w:rPr>
      </w:pPr>
      <w:r w:rsidRPr="00903DBA">
        <w:rPr>
          <w:highlight w:val="white"/>
        </w:rPr>
        <w:t xml:space="preserve">      }</w:t>
      </w:r>
    </w:p>
    <w:p w14:paraId="3F296BAB" w14:textId="77777777" w:rsidR="005E5A36" w:rsidRPr="00903DBA" w:rsidRDefault="005E5A36" w:rsidP="005E5A36">
      <w:pPr>
        <w:rPr>
          <w:highlight w:val="white"/>
        </w:rPr>
      </w:pPr>
      <w:r w:rsidRPr="00903DBA">
        <w:rPr>
          <w:highlight w:val="white"/>
        </w:rPr>
        <w:t>If none of the left or right expressions are pointers, we perform an arithmetic operation. First, we make sure that both expressions have arithmetic types (integral or floating).</w:t>
      </w:r>
    </w:p>
    <w:p w14:paraId="331443C2" w14:textId="77777777" w:rsidR="005E5A36" w:rsidRPr="00903DBA" w:rsidRDefault="005E5A36" w:rsidP="005E5A36">
      <w:pPr>
        <w:pStyle w:val="Code"/>
        <w:rPr>
          <w:highlight w:val="white"/>
        </w:rPr>
      </w:pPr>
      <w:r w:rsidRPr="00903DBA">
        <w:rPr>
          <w:highlight w:val="white"/>
        </w:rPr>
        <w:lastRenderedPageBreak/>
        <w:t xml:space="preserve">      else {</w:t>
      </w:r>
    </w:p>
    <w:p w14:paraId="2B782BA4" w14:textId="77777777" w:rsidR="005E5A36" w:rsidRPr="00903DBA" w:rsidRDefault="005E5A36" w:rsidP="005E5A36">
      <w:pPr>
        <w:pStyle w:val="Code"/>
        <w:rPr>
          <w:highlight w:val="white"/>
        </w:rPr>
      </w:pPr>
      <w:r w:rsidRPr="00903DBA">
        <w:rPr>
          <w:highlight w:val="white"/>
        </w:rPr>
        <w:t xml:space="preserve">        Assert.Error(leftExpression.Symbol.Type.IsArithmetic(),</w:t>
      </w:r>
    </w:p>
    <w:p w14:paraId="3C2EF4F7" w14:textId="77777777" w:rsidR="005E5A36" w:rsidRPr="00903DBA" w:rsidRDefault="005E5A36" w:rsidP="005E5A36">
      <w:pPr>
        <w:pStyle w:val="Code"/>
        <w:rPr>
          <w:highlight w:val="white"/>
        </w:rPr>
      </w:pPr>
      <w:r w:rsidRPr="00903DBA">
        <w:rPr>
          <w:highlight w:val="white"/>
        </w:rPr>
        <w:t xml:space="preserve">                     leftExpression, Message.Non__arithmetic_expression);</w:t>
      </w:r>
    </w:p>
    <w:p w14:paraId="70787F05" w14:textId="77777777" w:rsidR="005E5A36" w:rsidRPr="00903DBA" w:rsidRDefault="005E5A36" w:rsidP="005E5A36">
      <w:pPr>
        <w:pStyle w:val="Code"/>
        <w:rPr>
          <w:highlight w:val="white"/>
        </w:rPr>
      </w:pPr>
      <w:r w:rsidRPr="00903DBA">
        <w:rPr>
          <w:highlight w:val="white"/>
        </w:rPr>
        <w:t xml:space="preserve">        Assert.Error(rightExpression.Symbol.Type.IsArithmetic(),</w:t>
      </w:r>
    </w:p>
    <w:p w14:paraId="59ADD41B" w14:textId="77777777" w:rsidR="005E5A36" w:rsidRPr="00903DBA" w:rsidRDefault="005E5A36" w:rsidP="005E5A36">
      <w:pPr>
        <w:pStyle w:val="Code"/>
        <w:rPr>
          <w:highlight w:val="white"/>
        </w:rPr>
      </w:pPr>
      <w:r w:rsidRPr="00903DBA">
        <w:rPr>
          <w:highlight w:val="white"/>
        </w:rPr>
        <w:t xml:space="preserve">                     rightExpression, Message.Non__arithmetic_expression);</w:t>
      </w:r>
    </w:p>
    <w:p w14:paraId="7CAF0239" w14:textId="77777777" w:rsidR="005E5A36" w:rsidRPr="00903DBA" w:rsidRDefault="005E5A36" w:rsidP="005E5A36">
      <w:pPr>
        <w:rPr>
          <w:highlight w:val="white"/>
        </w:rPr>
      </w:pPr>
      <w:r w:rsidRPr="00903DBA">
        <w:rPr>
          <w:highlight w:val="white"/>
        </w:rPr>
        <w:t>The we find the maximal type and cast both expressions to the type. The resulting expression does also have the maximal type.</w:t>
      </w:r>
    </w:p>
    <w:p w14:paraId="60F52C8E" w14:textId="77777777" w:rsidR="005E5A36" w:rsidRPr="00903DBA" w:rsidRDefault="005E5A36" w:rsidP="005E5A36">
      <w:pPr>
        <w:pStyle w:val="Code"/>
        <w:rPr>
          <w:highlight w:val="white"/>
        </w:rPr>
      </w:pPr>
      <w:r w:rsidRPr="00903DBA">
        <w:rPr>
          <w:highlight w:val="white"/>
        </w:rPr>
        <w:t xml:space="preserve">        Type maxType = TypeCast.MaxType(leftType, rightType);</w:t>
      </w:r>
    </w:p>
    <w:p w14:paraId="38BB3A7F"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1BFFE18"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3D839E09" w14:textId="77777777" w:rsidR="005E5A36" w:rsidRPr="00903DBA" w:rsidRDefault="005E5A36" w:rsidP="005E5A36">
      <w:pPr>
        <w:pStyle w:val="Code"/>
        <w:rPr>
          <w:highlight w:val="white"/>
        </w:rPr>
      </w:pPr>
      <w:r w:rsidRPr="00903DBA">
        <w:rPr>
          <w:highlight w:val="white"/>
        </w:rPr>
        <w:t xml:space="preserve">        Symbol resultSymbol = new Symbol(maxType);</w:t>
      </w:r>
    </w:p>
    <w:p w14:paraId="7D528567" w14:textId="77777777" w:rsidR="005E5A36" w:rsidRPr="00903DBA" w:rsidRDefault="005E5A36" w:rsidP="005E5A36">
      <w:pPr>
        <w:rPr>
          <w:highlight w:val="white"/>
        </w:rPr>
      </w:pPr>
      <w:r w:rsidRPr="00903DBA">
        <w:rPr>
          <w:highlight w:val="white"/>
        </w:rPr>
        <w:t>The final long list is the long lists of the two expressions, and the operation (addition or subtraction).</w:t>
      </w:r>
    </w:p>
    <w:p w14:paraId="61D4B1D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B81F10" w14:textId="77777777" w:rsidR="005E5A36" w:rsidRPr="00903DBA" w:rsidRDefault="005E5A36" w:rsidP="005E5A36">
      <w:pPr>
        <w:pStyle w:val="Code"/>
        <w:rPr>
          <w:highlight w:val="white"/>
        </w:rPr>
      </w:pPr>
      <w:r w:rsidRPr="00903DBA">
        <w:rPr>
          <w:highlight w:val="white"/>
        </w:rPr>
        <w:t xml:space="preserve">        longList.AddRange(leftExpression.LongList);</w:t>
      </w:r>
    </w:p>
    <w:p w14:paraId="2D8C6FFF" w14:textId="77777777" w:rsidR="005E5A36" w:rsidRPr="00903DBA" w:rsidRDefault="005E5A36" w:rsidP="005E5A36">
      <w:pPr>
        <w:pStyle w:val="Code"/>
        <w:rPr>
          <w:highlight w:val="white"/>
        </w:rPr>
      </w:pPr>
      <w:r w:rsidRPr="00903DBA">
        <w:rPr>
          <w:highlight w:val="white"/>
        </w:rPr>
        <w:t xml:space="preserve">        longList.AddRange(rightExpression.LongList);</w:t>
      </w:r>
    </w:p>
    <w:p w14:paraId="7FB1528A"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0B86E38"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4E693E5F"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368AAF29" w14:textId="77777777" w:rsidR="005E5A36" w:rsidRPr="00903DBA" w:rsidRDefault="005E5A36" w:rsidP="005E5A36">
      <w:pPr>
        <w:pStyle w:val="Code"/>
        <w:rPr>
          <w:highlight w:val="white"/>
        </w:rPr>
      </w:pPr>
      <w:r w:rsidRPr="00903DBA">
        <w:rPr>
          <w:highlight w:val="white"/>
        </w:rPr>
        <w:t xml:space="preserve">      }</w:t>
      </w:r>
    </w:p>
    <w:p w14:paraId="016E79E9" w14:textId="77777777" w:rsidR="005E5A36" w:rsidRPr="00903DBA" w:rsidRDefault="005E5A36" w:rsidP="005E5A36">
      <w:pPr>
        <w:pStyle w:val="Code"/>
        <w:rPr>
          <w:highlight w:val="white"/>
        </w:rPr>
      </w:pPr>
      <w:r w:rsidRPr="00903DBA">
        <w:rPr>
          <w:highlight w:val="white"/>
        </w:rPr>
        <w:t xml:space="preserve">    }</w:t>
      </w:r>
    </w:p>
    <w:p w14:paraId="0647941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PointerArithmetic</w:t>
      </w:r>
      <w:r w:rsidRPr="00903DBA">
        <w:rPr>
          <w:highlight w:val="white"/>
        </w:rPr>
        <w:t xml:space="preserve"> methods performs pointer arithmetic. We have two cases: addition of a pointer and an integral value, and subtraction of two pointer values.</w:t>
      </w:r>
    </w:p>
    <w:p w14:paraId="03093C42" w14:textId="77777777" w:rsidR="005E5A36" w:rsidRPr="00903DBA" w:rsidRDefault="005E5A36" w:rsidP="005E5A36">
      <w:pPr>
        <w:pStyle w:val="Code"/>
        <w:rPr>
          <w:highlight w:val="white"/>
        </w:rPr>
      </w:pPr>
      <w:r w:rsidRPr="00903DBA">
        <w:rPr>
          <w:highlight w:val="white"/>
        </w:rPr>
        <w:t xml:space="preserve">    private static Expression PointerArithmetic(MiddleOperator middleOp,</w:t>
      </w:r>
    </w:p>
    <w:p w14:paraId="14595F4B" w14:textId="77777777" w:rsidR="005E5A36" w:rsidRPr="00903DBA" w:rsidRDefault="005E5A36" w:rsidP="005E5A36">
      <w:pPr>
        <w:pStyle w:val="Code"/>
        <w:rPr>
          <w:highlight w:val="white"/>
        </w:rPr>
      </w:pPr>
      <w:r w:rsidRPr="00903DBA">
        <w:rPr>
          <w:highlight w:val="white"/>
        </w:rPr>
        <w:t xml:space="preserve">                                                Expression leftExpression,</w:t>
      </w:r>
    </w:p>
    <w:p w14:paraId="43A97400" w14:textId="77777777" w:rsidR="005E5A36" w:rsidRPr="00903DBA" w:rsidRDefault="005E5A36" w:rsidP="005E5A36">
      <w:pPr>
        <w:pStyle w:val="Code"/>
        <w:rPr>
          <w:highlight w:val="white"/>
        </w:rPr>
      </w:pPr>
      <w:r w:rsidRPr="00903DBA">
        <w:rPr>
          <w:highlight w:val="white"/>
        </w:rPr>
        <w:t xml:space="preserve">                                                Expression rightExpression) {</w:t>
      </w:r>
    </w:p>
    <w:p w14:paraId="56D4026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E6C92F1" w14:textId="77777777" w:rsidR="005E5A36" w:rsidRPr="00903DBA" w:rsidRDefault="005E5A36" w:rsidP="005E5A36">
      <w:pPr>
        <w:pStyle w:val="Code"/>
        <w:rPr>
          <w:highlight w:val="white"/>
        </w:rPr>
      </w:pPr>
      <w:r w:rsidRPr="00903DBA">
        <w:rPr>
          <w:highlight w:val="white"/>
        </w:rPr>
        <w:t xml:space="preserve">      shortList.AddRange(leftExpression.LongList);</w:t>
      </w:r>
    </w:p>
    <w:p w14:paraId="464DEE82" w14:textId="77777777" w:rsidR="005E5A36" w:rsidRPr="00903DBA" w:rsidRDefault="005E5A36" w:rsidP="005E5A36">
      <w:pPr>
        <w:pStyle w:val="Code"/>
        <w:rPr>
          <w:highlight w:val="white"/>
        </w:rPr>
      </w:pPr>
      <w:r w:rsidRPr="00903DBA">
        <w:rPr>
          <w:highlight w:val="white"/>
        </w:rPr>
        <w:t xml:space="preserve">      shortList.AddRange(rightExpression.LongList);</w:t>
      </w:r>
    </w:p>
    <w:p w14:paraId="36C3CB97" w14:textId="77777777" w:rsidR="005E5A36" w:rsidRPr="00903DBA" w:rsidRDefault="005E5A36" w:rsidP="005E5A36">
      <w:pPr>
        <w:pStyle w:val="Code"/>
        <w:rPr>
          <w:highlight w:val="white"/>
        </w:rPr>
      </w:pPr>
    </w:p>
    <w:p w14:paraId="10663BF2" w14:textId="77777777" w:rsidR="005E5A36" w:rsidRPr="00903DBA" w:rsidRDefault="005E5A36" w:rsidP="005E5A36">
      <w:pPr>
        <w:pStyle w:val="Code"/>
        <w:rPr>
          <w:highlight w:val="white"/>
        </w:rPr>
      </w:pPr>
      <w:r w:rsidRPr="00903DBA">
        <w:rPr>
          <w:highlight w:val="white"/>
        </w:rPr>
        <w:t xml:space="preserve">      Type leftType = leftExpression.Symbol.Type,</w:t>
      </w:r>
    </w:p>
    <w:p w14:paraId="3D166F75" w14:textId="77777777" w:rsidR="005E5A36" w:rsidRPr="00903DBA" w:rsidRDefault="005E5A36" w:rsidP="005E5A36">
      <w:pPr>
        <w:pStyle w:val="Code"/>
        <w:rPr>
          <w:highlight w:val="white"/>
        </w:rPr>
      </w:pPr>
      <w:r w:rsidRPr="00903DBA">
        <w:rPr>
          <w:highlight w:val="white"/>
        </w:rPr>
        <w:t xml:space="preserve">           rightType = rightExpression.Symbol.Type;</w:t>
      </w:r>
    </w:p>
    <w:p w14:paraId="20BEAC5B" w14:textId="77777777" w:rsidR="005E5A36" w:rsidRPr="00903DBA" w:rsidRDefault="005E5A36" w:rsidP="005E5A36">
      <w:pPr>
        <w:rPr>
          <w:highlight w:val="white"/>
        </w:rPr>
      </w:pPr>
      <w:r w:rsidRPr="00903DBA">
        <w:rPr>
          <w:highlight w:val="white"/>
        </w:rPr>
        <w:t>If the left type is pointer and the right type is integral, we add an integer values to and pointer. What makes this different compared to regular addition is that we need take the size of the pointer type into consideration.</w:t>
      </w:r>
    </w:p>
    <w:p w14:paraId="4DE6D229" w14:textId="77777777" w:rsidR="005E5A36" w:rsidRPr="00903DBA" w:rsidRDefault="005E5A36" w:rsidP="005E5A36">
      <w:pPr>
        <w:pStyle w:val="Code"/>
        <w:rPr>
          <w:highlight w:val="white"/>
        </w:rPr>
      </w:pPr>
      <w:r w:rsidRPr="00903DBA">
        <w:rPr>
          <w:highlight w:val="white"/>
        </w:rPr>
        <w:t xml:space="preserve">      if (leftType.IsPointerOrArray() &amp;&amp; rightType.IsIntegral()) {</w:t>
      </w:r>
    </w:p>
    <w:p w14:paraId="2B194417" w14:textId="77777777" w:rsidR="005E5A36" w:rsidRPr="00903DBA" w:rsidRDefault="005E5A36" w:rsidP="005E5A36">
      <w:pPr>
        <w:rPr>
          <w:highlight w:val="white"/>
        </w:rPr>
      </w:pPr>
      <w:r w:rsidRPr="00903DBA">
        <w:rPr>
          <w:highlight w:val="white"/>
        </w:rPr>
        <w:t>We make sure that the left pointer type is not void, since pointer arithmetic is not allowed on void pointers.</w:t>
      </w:r>
    </w:p>
    <w:p w14:paraId="0355EDFE"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1297CF44" w14:textId="77777777" w:rsidR="005E5A36" w:rsidRPr="00903DBA" w:rsidRDefault="005E5A36" w:rsidP="005E5A36">
      <w:pPr>
        <w:pStyle w:val="Code"/>
        <w:rPr>
          <w:highlight w:val="white"/>
        </w:rPr>
      </w:pPr>
      <w:r w:rsidRPr="00903DBA">
        <w:rPr>
          <w:highlight w:val="white"/>
        </w:rPr>
        <w:t xml:space="preserve">                      leftExpression, Message.Pointer_to_void);</w:t>
      </w:r>
    </w:p>
    <w:p w14:paraId="64F71AB3" w14:textId="77777777" w:rsidR="005E5A36" w:rsidRPr="00903DBA" w:rsidRDefault="005E5A36" w:rsidP="005E5A36">
      <w:pPr>
        <w:rPr>
          <w:highlight w:val="white"/>
        </w:rPr>
      </w:pPr>
      <w:r w:rsidRPr="00903DBA">
        <w:rPr>
          <w:highlight w:val="white"/>
        </w:rPr>
        <w:t>We type cast the integral right expression to the left pointer type for the arithmetic to be performed on values of the same size.</w:t>
      </w:r>
    </w:p>
    <w:p w14:paraId="76C82B4D" w14:textId="77777777" w:rsidR="005E5A36" w:rsidRPr="00903DBA" w:rsidRDefault="005E5A36" w:rsidP="005E5A36">
      <w:pPr>
        <w:pStyle w:val="Code"/>
        <w:rPr>
          <w:highlight w:val="white"/>
        </w:rPr>
      </w:pPr>
      <w:r w:rsidRPr="00903DBA">
        <w:rPr>
          <w:highlight w:val="white"/>
        </w:rPr>
        <w:t xml:space="preserve">        rightExpression = TypeCast.ImplicitCast(rightExpression, leftType);</w:t>
      </w:r>
    </w:p>
    <w:p w14:paraId="783226D9" w14:textId="77777777" w:rsidR="005E5A36" w:rsidRPr="00903DBA" w:rsidRDefault="005E5A36" w:rsidP="005E5A36">
      <w:pPr>
        <w:rPr>
          <w:highlight w:val="white"/>
        </w:rPr>
      </w:pPr>
      <w:r w:rsidRPr="00903DBA">
        <w:rPr>
          <w:highlight w:val="white"/>
        </w:rPr>
        <w:t>The final long list is the long lists of the left and right expression, and the pointer arithmetic.</w:t>
      </w:r>
    </w:p>
    <w:p w14:paraId="3709590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CA947AB" w14:textId="77777777" w:rsidR="005E5A36" w:rsidRPr="00903DBA" w:rsidRDefault="005E5A36" w:rsidP="005E5A36">
      <w:pPr>
        <w:pStyle w:val="Code"/>
        <w:rPr>
          <w:highlight w:val="white"/>
        </w:rPr>
      </w:pPr>
      <w:r w:rsidRPr="00903DBA">
        <w:rPr>
          <w:highlight w:val="white"/>
        </w:rPr>
        <w:t xml:space="preserve">        longList.AddRange(leftExpression.LongList);</w:t>
      </w:r>
    </w:p>
    <w:p w14:paraId="052F5B11" w14:textId="77777777" w:rsidR="005E5A36" w:rsidRPr="00903DBA" w:rsidRDefault="005E5A36" w:rsidP="005E5A36">
      <w:pPr>
        <w:pStyle w:val="Code"/>
        <w:rPr>
          <w:highlight w:val="white"/>
        </w:rPr>
      </w:pPr>
      <w:r w:rsidRPr="00903DBA">
        <w:rPr>
          <w:highlight w:val="white"/>
        </w:rPr>
        <w:t xml:space="preserve">        longList.AddRange(rightExpression.LongList);</w:t>
      </w:r>
    </w:p>
    <w:p w14:paraId="04C55D0B" w14:textId="77777777" w:rsidR="005E5A36" w:rsidRPr="00903DBA" w:rsidRDefault="005E5A36" w:rsidP="005E5A36">
      <w:pPr>
        <w:rPr>
          <w:highlight w:val="white"/>
        </w:rPr>
      </w:pPr>
      <w:r w:rsidRPr="00903DBA">
        <w:rPr>
          <w:highlight w:val="white"/>
        </w:rPr>
        <w:t>The result symbol has the same type as the pointer expression.</w:t>
      </w:r>
    </w:p>
    <w:p w14:paraId="228F1583" w14:textId="77777777" w:rsidR="005E5A36" w:rsidRPr="00903DBA" w:rsidRDefault="005E5A36" w:rsidP="005E5A36">
      <w:pPr>
        <w:pStyle w:val="Code"/>
        <w:rPr>
          <w:highlight w:val="white"/>
        </w:rPr>
      </w:pPr>
      <w:r w:rsidRPr="00903DBA">
        <w:rPr>
          <w:highlight w:val="white"/>
        </w:rPr>
        <w:lastRenderedPageBreak/>
        <w:t xml:space="preserve">        Symbol resultSymbol =</w:t>
      </w:r>
    </w:p>
    <w:p w14:paraId="66390400" w14:textId="77777777" w:rsidR="005E5A36" w:rsidRPr="00903DBA" w:rsidRDefault="005E5A36" w:rsidP="005E5A36">
      <w:pPr>
        <w:pStyle w:val="Code"/>
        <w:rPr>
          <w:highlight w:val="white"/>
        </w:rPr>
      </w:pPr>
      <w:r w:rsidRPr="00903DBA">
        <w:rPr>
          <w:highlight w:val="white"/>
        </w:rPr>
        <w:t xml:space="preserve">          new Symbol(new Type(leftType.PointerOrArrayType));</w:t>
      </w:r>
    </w:p>
    <w:p w14:paraId="345B63CB" w14:textId="77777777" w:rsidR="005E5A36" w:rsidRPr="00903DBA" w:rsidRDefault="005E5A36" w:rsidP="005E5A36">
      <w:pPr>
        <w:rPr>
          <w:highlight w:val="white"/>
        </w:rPr>
      </w:pPr>
      <w:r w:rsidRPr="00903DBA">
        <w:rPr>
          <w:highlight w:val="white"/>
        </w:rPr>
        <w:t xml:space="preserve">The pointer arithmetic is performed in two steps. First, we multiply the integral value with the pointer size, and then we add the product to the </w:t>
      </w:r>
    </w:p>
    <w:p w14:paraId="31103CE3" w14:textId="77777777" w:rsidR="005E5A36" w:rsidRPr="00903DBA" w:rsidRDefault="005E5A36" w:rsidP="005E5A36">
      <w:pPr>
        <w:pStyle w:val="Code"/>
        <w:rPr>
          <w:highlight w:val="white"/>
        </w:rPr>
      </w:pPr>
      <w:r w:rsidRPr="00903DBA">
        <w:rPr>
          <w:highlight w:val="white"/>
        </w:rPr>
        <w:t xml:space="preserve">        int pointerSize = leftType.PointerOrArrayType.Size();</w:t>
      </w:r>
    </w:p>
    <w:p w14:paraId="56FC97A5" w14:textId="77777777" w:rsidR="005E5A36" w:rsidRPr="00903DBA" w:rsidRDefault="005E5A36" w:rsidP="005E5A36">
      <w:pPr>
        <w:pStyle w:val="Code"/>
        <w:rPr>
          <w:highlight w:val="white"/>
        </w:rPr>
      </w:pPr>
      <w:r w:rsidRPr="00903DBA">
        <w:rPr>
          <w:highlight w:val="white"/>
        </w:rPr>
        <w:t xml:space="preserve">        Symbol multSymbol = new Symbol(Type.PointerTypeX),</w:t>
      </w:r>
    </w:p>
    <w:p w14:paraId="33528436" w14:textId="77777777" w:rsidR="005E5A36" w:rsidRPr="00903DBA" w:rsidRDefault="005E5A36" w:rsidP="005E5A36">
      <w:pPr>
        <w:pStyle w:val="Code"/>
        <w:rPr>
          <w:highlight w:val="white"/>
        </w:rPr>
      </w:pPr>
      <w:r w:rsidRPr="00903DBA">
        <w:rPr>
          <w:highlight w:val="white"/>
        </w:rPr>
        <w:t xml:space="preserve">               sizeSymbol = new Symbol(Type.PointerTypeX,</w:t>
      </w:r>
    </w:p>
    <w:p w14:paraId="7FA6DB56" w14:textId="77777777" w:rsidR="005E5A36" w:rsidRPr="00903DBA" w:rsidRDefault="005E5A36" w:rsidP="005E5A36">
      <w:pPr>
        <w:pStyle w:val="Code"/>
        <w:rPr>
          <w:highlight w:val="white"/>
        </w:rPr>
      </w:pPr>
      <w:r w:rsidRPr="00903DBA">
        <w:rPr>
          <w:highlight w:val="white"/>
        </w:rPr>
        <w:t xml:space="preserve">                                       (BigInteger) pointerSize);</w:t>
      </w:r>
    </w:p>
    <w:p w14:paraId="3F397CA3" w14:textId="77777777" w:rsidR="005E5A36" w:rsidRPr="00903DBA" w:rsidRDefault="005E5A36" w:rsidP="005E5A36">
      <w:pPr>
        <w:rPr>
          <w:highlight w:val="white"/>
        </w:rPr>
      </w:pPr>
      <w:r w:rsidRPr="00903DBA">
        <w:rPr>
          <w:highlight w:val="white"/>
        </w:rPr>
        <w:t xml:space="preserve">We multiply the integral value with the size of the pointer type and add the product to the pointer value. The </w:t>
      </w:r>
      <w:r w:rsidRPr="00903DBA">
        <w:rPr>
          <w:rStyle w:val="KeyWord0"/>
          <w:highlight w:val="white"/>
        </w:rPr>
        <w:t>multSymbol</w:t>
      </w:r>
      <w:r w:rsidRPr="00903DBA">
        <w:rPr>
          <w:highlight w:val="white"/>
        </w:rPr>
        <w:t xml:space="preserve"> value be the result of two constant values, in case of a constant integral value, or the integral value times one, in case of a pointer size of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Pr="00903DBA">
        <w:rPr>
          <w:highlight w:val="white"/>
        </w:rPr>
        <w:t>10</w:t>
      </w:r>
      <w:r w:rsidRPr="00903DBA">
        <w:rPr>
          <w:highlight w:val="white"/>
        </w:rPr>
        <w:fldChar w:fldCharType="end"/>
      </w:r>
      <w:r w:rsidRPr="00903DBA">
        <w:rPr>
          <w:highlight w:val="white"/>
        </w:rPr>
        <w:t xml:space="preserve"> will take care of those cases.</w:t>
      </w:r>
    </w:p>
    <w:p w14:paraId="1B6F3F93" w14:textId="77777777" w:rsidR="005E5A36" w:rsidRPr="00903DBA" w:rsidRDefault="005E5A36" w:rsidP="005E5A36">
      <w:pPr>
        <w:pStyle w:val="Code"/>
        <w:rPr>
          <w:highlight w:val="white"/>
        </w:rPr>
      </w:pPr>
      <w:r w:rsidRPr="00903DBA">
        <w:rPr>
          <w:highlight w:val="white"/>
        </w:rPr>
        <w:t xml:space="preserve">        AddMiddleCode(longList, MiddleOperator.UnsignedMultiply, multSymbol,</w:t>
      </w:r>
    </w:p>
    <w:p w14:paraId="15E6B363" w14:textId="77777777" w:rsidR="005E5A36" w:rsidRPr="00903DBA" w:rsidRDefault="005E5A36" w:rsidP="005E5A36">
      <w:pPr>
        <w:pStyle w:val="Code"/>
        <w:rPr>
          <w:highlight w:val="white"/>
        </w:rPr>
      </w:pPr>
      <w:r w:rsidRPr="00903DBA">
        <w:rPr>
          <w:highlight w:val="white"/>
        </w:rPr>
        <w:t xml:space="preserve">                      rightExpression.Symbol, sizeSymbol);</w:t>
      </w:r>
    </w:p>
    <w:p w14:paraId="4E7C8D4B"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1B455628" w14:textId="77777777" w:rsidR="005E5A36" w:rsidRPr="00903DBA" w:rsidRDefault="005E5A36" w:rsidP="005E5A36">
      <w:pPr>
        <w:pStyle w:val="Code"/>
        <w:rPr>
          <w:highlight w:val="white"/>
        </w:rPr>
      </w:pPr>
      <w:r w:rsidRPr="00903DBA">
        <w:rPr>
          <w:highlight w:val="white"/>
        </w:rPr>
        <w:t xml:space="preserve">                      leftExpression.Symbol, multSymbol);</w:t>
      </w:r>
    </w:p>
    <w:p w14:paraId="4E070330"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E122D4A" w14:textId="77777777" w:rsidR="005E5A36" w:rsidRPr="00903DBA" w:rsidRDefault="005E5A36" w:rsidP="005E5A36">
      <w:pPr>
        <w:pStyle w:val="Code"/>
        <w:rPr>
          <w:highlight w:val="white"/>
        </w:rPr>
      </w:pPr>
      <w:r w:rsidRPr="00903DBA">
        <w:rPr>
          <w:highlight w:val="white"/>
        </w:rPr>
        <w:t xml:space="preserve">      }</w:t>
      </w:r>
    </w:p>
    <w:p w14:paraId="1A605C75" w14:textId="77777777" w:rsidR="005E5A36" w:rsidRPr="00903DBA" w:rsidRDefault="005E5A36" w:rsidP="005E5A36">
      <w:pPr>
        <w:rPr>
          <w:highlight w:val="white"/>
        </w:rPr>
      </w:pPr>
      <w:r w:rsidRPr="00903DBA">
        <w:rPr>
          <w:highlight w:val="white"/>
        </w:rPr>
        <w:t>If it is not the case of a pointer and an integral value, then there must be two pointer values. We make sure that none of them pointes at void. Moreover, we also make sure that their pointer types have the same size.</w:t>
      </w:r>
    </w:p>
    <w:p w14:paraId="7DC7AF9E" w14:textId="77777777" w:rsidR="005E5A36" w:rsidRPr="00903DBA" w:rsidRDefault="005E5A36" w:rsidP="005E5A36">
      <w:pPr>
        <w:pStyle w:val="Code"/>
        <w:rPr>
          <w:highlight w:val="white"/>
        </w:rPr>
      </w:pPr>
      <w:r w:rsidRPr="00903DBA">
        <w:rPr>
          <w:highlight w:val="white"/>
        </w:rPr>
        <w:t xml:space="preserve">      else {</w:t>
      </w:r>
    </w:p>
    <w:p w14:paraId="70A94CA9"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29EEF0CC" w14:textId="77777777" w:rsidR="005E5A36" w:rsidRPr="00903DBA" w:rsidRDefault="005E5A36" w:rsidP="005E5A36">
      <w:pPr>
        <w:pStyle w:val="Code"/>
        <w:rPr>
          <w:highlight w:val="white"/>
        </w:rPr>
      </w:pPr>
      <w:r w:rsidRPr="00903DBA">
        <w:rPr>
          <w:highlight w:val="white"/>
        </w:rPr>
        <w:t xml:space="preserve">                     leftExpression, Message.Pointer_to_void);</w:t>
      </w:r>
    </w:p>
    <w:p w14:paraId="4E989042" w14:textId="77777777" w:rsidR="005E5A36" w:rsidRPr="00903DBA" w:rsidRDefault="005E5A36" w:rsidP="005E5A36">
      <w:pPr>
        <w:pStyle w:val="Code"/>
        <w:rPr>
          <w:highlight w:val="white"/>
        </w:rPr>
      </w:pPr>
      <w:r w:rsidRPr="00903DBA">
        <w:rPr>
          <w:highlight w:val="white"/>
        </w:rPr>
        <w:t xml:space="preserve">        Assert.Error(!rightType.PointerOrArrayType.IsVoid(),</w:t>
      </w:r>
    </w:p>
    <w:p w14:paraId="4DE31F20" w14:textId="77777777" w:rsidR="005E5A36" w:rsidRPr="00903DBA" w:rsidRDefault="005E5A36" w:rsidP="005E5A36">
      <w:pPr>
        <w:pStyle w:val="Code"/>
        <w:rPr>
          <w:highlight w:val="white"/>
        </w:rPr>
      </w:pPr>
      <w:r w:rsidRPr="00903DBA">
        <w:rPr>
          <w:highlight w:val="white"/>
        </w:rPr>
        <w:t xml:space="preserve">                     rightExpression, Message.Pointer_to_void);</w:t>
      </w:r>
    </w:p>
    <w:p w14:paraId="1D2DDEBA" w14:textId="77777777" w:rsidR="005E5A36" w:rsidRPr="00903DBA" w:rsidRDefault="005E5A36" w:rsidP="005E5A36">
      <w:pPr>
        <w:pStyle w:val="Code"/>
        <w:rPr>
          <w:highlight w:val="white"/>
        </w:rPr>
      </w:pPr>
      <w:r w:rsidRPr="00903DBA">
        <w:rPr>
          <w:highlight w:val="white"/>
        </w:rPr>
        <w:t xml:space="preserve">        Assert.Error(leftType.PointerOrArrayType.Size() ==</w:t>
      </w:r>
    </w:p>
    <w:p w14:paraId="03C63FB8" w14:textId="77777777" w:rsidR="005E5A36" w:rsidRPr="00903DBA" w:rsidRDefault="005E5A36" w:rsidP="005E5A36">
      <w:pPr>
        <w:pStyle w:val="Code"/>
        <w:rPr>
          <w:highlight w:val="white"/>
        </w:rPr>
      </w:pPr>
      <w:r w:rsidRPr="00903DBA">
        <w:rPr>
          <w:highlight w:val="white"/>
        </w:rPr>
        <w:t xml:space="preserve">                     rightType.PointerOrArrayType.Size(),</w:t>
      </w:r>
    </w:p>
    <w:p w14:paraId="67872785" w14:textId="77777777" w:rsidR="005E5A36" w:rsidRPr="00903DBA" w:rsidRDefault="005E5A36" w:rsidP="005E5A36">
      <w:pPr>
        <w:pStyle w:val="Code"/>
        <w:rPr>
          <w:highlight w:val="white"/>
        </w:rPr>
      </w:pPr>
      <w:r w:rsidRPr="00903DBA">
        <w:rPr>
          <w:highlight w:val="white"/>
        </w:rPr>
        <w:t xml:space="preserve">                     leftType + " and " + rightType,</w:t>
      </w:r>
    </w:p>
    <w:p w14:paraId="47040391" w14:textId="77777777" w:rsidR="005E5A36" w:rsidRPr="00903DBA" w:rsidRDefault="005E5A36" w:rsidP="005E5A36">
      <w:pPr>
        <w:pStyle w:val="Code"/>
        <w:rPr>
          <w:highlight w:val="white"/>
        </w:rPr>
      </w:pPr>
      <w:r w:rsidRPr="00903DBA">
        <w:rPr>
          <w:highlight w:val="white"/>
        </w:rPr>
        <w:t xml:space="preserve">                     Message.Invalid_expression);</w:t>
      </w:r>
    </w:p>
    <w:p w14:paraId="00099AE3" w14:textId="77777777" w:rsidR="005E5A36" w:rsidRPr="00903DBA" w:rsidRDefault="005E5A36" w:rsidP="005E5A36">
      <w:pPr>
        <w:pStyle w:val="Code"/>
        <w:rPr>
          <w:highlight w:val="white"/>
        </w:rPr>
      </w:pPr>
      <w:r w:rsidRPr="00903DBA">
        <w:rPr>
          <w:highlight w:val="white"/>
        </w:rPr>
        <w:t xml:space="preserve">                     </w:t>
      </w:r>
    </w:p>
    <w:p w14:paraId="0B87955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6B78D7C9" w14:textId="77777777" w:rsidR="005E5A36" w:rsidRPr="00903DBA" w:rsidRDefault="005E5A36" w:rsidP="005E5A36">
      <w:pPr>
        <w:pStyle w:val="Code"/>
        <w:rPr>
          <w:highlight w:val="white"/>
        </w:rPr>
      </w:pPr>
      <w:r w:rsidRPr="00903DBA">
        <w:rPr>
          <w:highlight w:val="white"/>
        </w:rPr>
        <w:t xml:space="preserve">        longList.AddRange(leftExpression.LongList);</w:t>
      </w:r>
    </w:p>
    <w:p w14:paraId="15FB35D3" w14:textId="77777777" w:rsidR="005E5A36" w:rsidRPr="00903DBA" w:rsidRDefault="005E5A36" w:rsidP="005E5A36">
      <w:pPr>
        <w:pStyle w:val="Code"/>
        <w:rPr>
          <w:highlight w:val="white"/>
        </w:rPr>
      </w:pPr>
      <w:r w:rsidRPr="00903DBA">
        <w:rPr>
          <w:highlight w:val="white"/>
        </w:rPr>
        <w:t xml:space="preserve">        longList.AddRange(rightExpression.LongList);</w:t>
      </w:r>
    </w:p>
    <w:p w14:paraId="614C8E08" w14:textId="77777777" w:rsidR="005E5A36" w:rsidRPr="00903DBA" w:rsidRDefault="005E5A36" w:rsidP="005E5A36">
      <w:pPr>
        <w:pStyle w:val="Code"/>
        <w:rPr>
          <w:highlight w:val="white"/>
        </w:rPr>
      </w:pPr>
      <w:r w:rsidRPr="00903DBA">
        <w:rPr>
          <w:highlight w:val="white"/>
        </w:rPr>
        <w:t xml:space="preserve">        Symbol resultSymbol = new Symbol(Type.VoidPointerType);</w:t>
      </w:r>
    </w:p>
    <w:p w14:paraId="50F1B374" w14:textId="77777777" w:rsidR="005E5A36" w:rsidRPr="00903DBA" w:rsidRDefault="005E5A36" w:rsidP="005E5A36">
      <w:pPr>
        <w:pStyle w:val="Code"/>
        <w:rPr>
          <w:highlight w:val="white"/>
        </w:rPr>
      </w:pPr>
      <w:r w:rsidRPr="00903DBA">
        <w:rPr>
          <w:highlight w:val="white"/>
        </w:rPr>
        <w:t xml:space="preserve">        </w:t>
      </w:r>
    </w:p>
    <w:p w14:paraId="637E4E38" w14:textId="77777777" w:rsidR="005E5A36" w:rsidRPr="00903DBA" w:rsidRDefault="005E5A36" w:rsidP="005E5A36">
      <w:pPr>
        <w:pStyle w:val="Code"/>
        <w:rPr>
          <w:highlight w:val="white"/>
        </w:rPr>
      </w:pPr>
      <w:r w:rsidRPr="00903DBA">
        <w:rPr>
          <w:highlight w:val="white"/>
        </w:rPr>
        <w:t xml:space="preserve">        int pointerSize = rightType.PointerOrArrayType.Size();</w:t>
      </w:r>
    </w:p>
    <w:p w14:paraId="7F8B9574" w14:textId="77777777" w:rsidR="005E5A36" w:rsidRPr="00903DBA" w:rsidRDefault="005E5A36" w:rsidP="005E5A36">
      <w:pPr>
        <w:pStyle w:val="Code"/>
        <w:rPr>
          <w:highlight w:val="white"/>
        </w:rPr>
      </w:pPr>
      <w:r w:rsidRPr="00903DBA">
        <w:rPr>
          <w:highlight w:val="white"/>
        </w:rPr>
        <w:t xml:space="preserve">        Symbol additionSymbol = new Symbol(Type.IntegerPointerType),</w:t>
      </w:r>
    </w:p>
    <w:p w14:paraId="28F17E8D" w14:textId="77777777" w:rsidR="005E5A36" w:rsidRPr="00903DBA" w:rsidRDefault="005E5A36" w:rsidP="005E5A36">
      <w:pPr>
        <w:pStyle w:val="Code"/>
        <w:rPr>
          <w:highlight w:val="white"/>
        </w:rPr>
      </w:pPr>
      <w:r w:rsidRPr="00903DBA">
        <w:rPr>
          <w:highlight w:val="white"/>
        </w:rPr>
        <w:t xml:space="preserve">               sizeSymbol = new Symbol(Type.IntegerPointerType,</w:t>
      </w:r>
    </w:p>
    <w:p w14:paraId="5390A0FE" w14:textId="77777777" w:rsidR="005E5A36" w:rsidRPr="00903DBA" w:rsidRDefault="005E5A36" w:rsidP="005E5A36">
      <w:pPr>
        <w:pStyle w:val="Code"/>
        <w:rPr>
          <w:highlight w:val="white"/>
        </w:rPr>
      </w:pPr>
      <w:r w:rsidRPr="00903DBA">
        <w:rPr>
          <w:highlight w:val="white"/>
        </w:rPr>
        <w:t xml:space="preserve">                                       (BigInteger) pointerSize);</w:t>
      </w:r>
    </w:p>
    <w:p w14:paraId="6E7D0BD5" w14:textId="77777777" w:rsidR="005E5A36" w:rsidRPr="00903DBA" w:rsidRDefault="005E5A36" w:rsidP="005E5A36">
      <w:pPr>
        <w:rPr>
          <w:highlight w:val="white"/>
        </w:rPr>
      </w:pPr>
      <w:r w:rsidRPr="00903DBA">
        <w:rPr>
          <w:highlight w:val="white"/>
        </w:rPr>
        <w:t xml:space="preserve">We first subtract the pointer values, and then divide the difference by the size of the pointer types. There may be a division by one, in case the pointer types have size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Pr="00903DBA">
        <w:rPr>
          <w:highlight w:val="white"/>
        </w:rPr>
        <w:t>10</w:t>
      </w:r>
      <w:r w:rsidRPr="00903DBA">
        <w:rPr>
          <w:highlight w:val="white"/>
        </w:rPr>
        <w:fldChar w:fldCharType="end"/>
      </w:r>
      <w:r w:rsidRPr="00903DBA">
        <w:rPr>
          <w:highlight w:val="white"/>
        </w:rPr>
        <w:t xml:space="preserve"> will take care of the case.</w:t>
      </w:r>
    </w:p>
    <w:p w14:paraId="4E3BE93B" w14:textId="77777777" w:rsidR="005E5A36" w:rsidRPr="00903DBA" w:rsidRDefault="005E5A36" w:rsidP="005E5A36">
      <w:pPr>
        <w:pStyle w:val="Code"/>
        <w:rPr>
          <w:highlight w:val="white"/>
        </w:rPr>
      </w:pPr>
      <w:r w:rsidRPr="00903DBA">
        <w:rPr>
          <w:highlight w:val="white"/>
        </w:rPr>
        <w:t xml:space="preserve">        AddMiddleCode(longList, middleOp, additionSymbol,</w:t>
      </w:r>
    </w:p>
    <w:p w14:paraId="6B6F6A34"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2C4A2AB4" w14:textId="77777777" w:rsidR="005E5A36" w:rsidRPr="00903DBA" w:rsidRDefault="005E5A36" w:rsidP="005E5A36">
      <w:pPr>
        <w:pStyle w:val="Code"/>
        <w:rPr>
          <w:highlight w:val="white"/>
        </w:rPr>
      </w:pPr>
      <w:r w:rsidRPr="00903DBA">
        <w:rPr>
          <w:highlight w:val="white"/>
        </w:rPr>
        <w:t xml:space="preserve">        AddMiddleCode(longList, MiddleOperator.UnsignedDivide, resultSymbol,</w:t>
      </w:r>
    </w:p>
    <w:p w14:paraId="3454FEC1" w14:textId="77777777" w:rsidR="005E5A36" w:rsidRPr="00903DBA" w:rsidRDefault="005E5A36" w:rsidP="005E5A36">
      <w:pPr>
        <w:pStyle w:val="Code"/>
        <w:rPr>
          <w:highlight w:val="white"/>
        </w:rPr>
      </w:pPr>
      <w:r w:rsidRPr="00903DBA">
        <w:rPr>
          <w:highlight w:val="white"/>
        </w:rPr>
        <w:t xml:space="preserve">                      additionSymbol, sizeSymbol);</w:t>
      </w:r>
    </w:p>
    <w:p w14:paraId="3BBDF0E7" w14:textId="77777777" w:rsidR="005E5A36" w:rsidRPr="00903DBA" w:rsidRDefault="005E5A36" w:rsidP="005E5A36">
      <w:pPr>
        <w:pStyle w:val="Code"/>
        <w:rPr>
          <w:highlight w:val="white"/>
        </w:rPr>
      </w:pPr>
    </w:p>
    <w:p w14:paraId="00CFB001" w14:textId="77777777" w:rsidR="005E5A36" w:rsidRPr="00903DBA" w:rsidRDefault="005E5A36" w:rsidP="005E5A36">
      <w:pPr>
        <w:pStyle w:val="Code"/>
        <w:rPr>
          <w:highlight w:val="white"/>
        </w:rPr>
      </w:pPr>
      <w:r w:rsidRPr="00903DBA">
        <w:rPr>
          <w:highlight w:val="white"/>
        </w:rPr>
        <w:t xml:space="preserve">        Expression resultExpression = new Expression(resultSymbol,</w:t>
      </w:r>
    </w:p>
    <w:p w14:paraId="3A9FC0EC" w14:textId="77777777" w:rsidR="005E5A36" w:rsidRPr="00903DBA" w:rsidRDefault="005E5A36" w:rsidP="005E5A36">
      <w:pPr>
        <w:pStyle w:val="Code"/>
        <w:rPr>
          <w:highlight w:val="white"/>
        </w:rPr>
      </w:pPr>
      <w:r w:rsidRPr="00903DBA">
        <w:rPr>
          <w:highlight w:val="white"/>
        </w:rPr>
        <w:t xml:space="preserve">                                                     shortList, longList);</w:t>
      </w:r>
    </w:p>
    <w:p w14:paraId="1DB8FE2C" w14:textId="77777777" w:rsidR="005E5A36" w:rsidRPr="00903DBA" w:rsidRDefault="005E5A36" w:rsidP="005E5A36">
      <w:pPr>
        <w:rPr>
          <w:highlight w:val="white"/>
        </w:rPr>
      </w:pPr>
      <w:r w:rsidRPr="00903DBA">
        <w:rPr>
          <w:highlight w:val="white"/>
        </w:rPr>
        <w:t>Finally, we type cast the result of the division into signed integer.</w:t>
      </w:r>
    </w:p>
    <w:p w14:paraId="5CFB9428" w14:textId="77777777" w:rsidR="005E5A36" w:rsidRPr="00903DBA" w:rsidRDefault="005E5A36" w:rsidP="005E5A36">
      <w:pPr>
        <w:pStyle w:val="Code"/>
        <w:rPr>
          <w:highlight w:val="white"/>
        </w:rPr>
      </w:pPr>
      <w:r w:rsidRPr="00903DBA">
        <w:rPr>
          <w:highlight w:val="white"/>
        </w:rPr>
        <w:lastRenderedPageBreak/>
        <w:t xml:space="preserve">        return TypeCast.ImplicitCast(resultExpression,</w:t>
      </w:r>
    </w:p>
    <w:p w14:paraId="3A6FA8E2" w14:textId="77777777" w:rsidR="005E5A36" w:rsidRPr="00903DBA" w:rsidRDefault="005E5A36" w:rsidP="005E5A36">
      <w:pPr>
        <w:pStyle w:val="Code"/>
        <w:rPr>
          <w:highlight w:val="white"/>
        </w:rPr>
      </w:pPr>
      <w:r w:rsidRPr="00903DBA">
        <w:rPr>
          <w:highlight w:val="white"/>
        </w:rPr>
        <w:t xml:space="preserve">                                     Type.SignedIntegerType);</w:t>
      </w:r>
    </w:p>
    <w:p w14:paraId="68AEC495" w14:textId="77777777" w:rsidR="005E5A36" w:rsidRPr="00903DBA" w:rsidRDefault="005E5A36" w:rsidP="005E5A36">
      <w:pPr>
        <w:pStyle w:val="Code"/>
        <w:rPr>
          <w:highlight w:val="white"/>
        </w:rPr>
      </w:pPr>
      <w:r w:rsidRPr="00903DBA">
        <w:rPr>
          <w:highlight w:val="white"/>
        </w:rPr>
        <w:t xml:space="preserve">      }</w:t>
      </w:r>
    </w:p>
    <w:p w14:paraId="13B88A35" w14:textId="77777777" w:rsidR="005E5A36" w:rsidRPr="00903DBA" w:rsidRDefault="005E5A36" w:rsidP="005E5A36">
      <w:pPr>
        <w:pStyle w:val="Code"/>
        <w:rPr>
          <w:highlight w:val="white"/>
        </w:rPr>
      </w:pPr>
      <w:r w:rsidRPr="00903DBA">
        <w:rPr>
          <w:highlight w:val="white"/>
        </w:rPr>
        <w:t xml:space="preserve">    }</w:t>
      </w:r>
    </w:p>
    <w:p w14:paraId="299AD352" w14:textId="7A4F0FAA" w:rsidR="005E5A36" w:rsidRPr="0024406E" w:rsidRDefault="005E5A36" w:rsidP="001A1BB8">
      <w:pPr>
        <w:pStyle w:val="Rubrik3"/>
        <w:rPr>
          <w:highlight w:val="white"/>
        </w:rPr>
      </w:pPr>
      <w:r w:rsidRPr="0024406E">
        <w:rPr>
          <w:highlight w:val="white"/>
        </w:rPr>
        <w:t>Multiplication Expressions</w:t>
      </w:r>
      <w:r w:rsidR="000B4F2B">
        <w:rPr>
          <w:highlight w:val="white"/>
        </w:rPr>
        <w:t xml:space="preserve"> // XXX</w:t>
      </w:r>
    </w:p>
    <w:p w14:paraId="0FCD2255" w14:textId="77777777" w:rsidR="005E5A36" w:rsidRPr="00903DBA" w:rsidRDefault="005E5A36" w:rsidP="005E5A36">
      <w:pPr>
        <w:pStyle w:val="Code"/>
        <w:rPr>
          <w:highlight w:val="white"/>
        </w:rPr>
      </w:pPr>
      <w:r w:rsidRPr="00903DBA">
        <w:rPr>
          <w:highlight w:val="white"/>
        </w:rPr>
        <w:t xml:space="preserve">    public static Expression MultiplyExpression(MiddleOperator middleOp,</w:t>
      </w:r>
    </w:p>
    <w:p w14:paraId="4BAAD751" w14:textId="77777777" w:rsidR="005E5A36" w:rsidRPr="00903DBA" w:rsidRDefault="005E5A36" w:rsidP="005E5A36">
      <w:pPr>
        <w:pStyle w:val="Code"/>
        <w:rPr>
          <w:highlight w:val="white"/>
        </w:rPr>
      </w:pPr>
      <w:r w:rsidRPr="00903DBA">
        <w:rPr>
          <w:highlight w:val="white"/>
        </w:rPr>
        <w:t xml:space="preserve">                                                Expression leftExpression,</w:t>
      </w:r>
    </w:p>
    <w:p w14:paraId="7413205B" w14:textId="77777777" w:rsidR="005E5A36" w:rsidRPr="00903DBA" w:rsidRDefault="005E5A36" w:rsidP="005E5A36">
      <w:pPr>
        <w:pStyle w:val="Code"/>
        <w:rPr>
          <w:highlight w:val="white"/>
        </w:rPr>
      </w:pPr>
      <w:r w:rsidRPr="00903DBA">
        <w:rPr>
          <w:highlight w:val="white"/>
        </w:rPr>
        <w:t xml:space="preserve">                                                Expression rightExpression) {</w:t>
      </w:r>
    </w:p>
    <w:p w14:paraId="1CCD2C69" w14:textId="77777777" w:rsidR="005E5A36" w:rsidRPr="00903DBA" w:rsidRDefault="005E5A36" w:rsidP="005E5A36">
      <w:pPr>
        <w:pStyle w:val="Code"/>
        <w:rPr>
          <w:highlight w:val="white"/>
        </w:rPr>
      </w:pPr>
      <w:r w:rsidRPr="00903DBA">
        <w:rPr>
          <w:highlight w:val="white"/>
        </w:rPr>
        <w:t xml:space="preserve">      List&lt;MiddleCode&gt; constLongList = new List&lt;MiddleCode&gt;();</w:t>
      </w:r>
    </w:p>
    <w:p w14:paraId="062D7A9C" w14:textId="77777777" w:rsidR="005E5A36" w:rsidRPr="00903DBA" w:rsidRDefault="005E5A36" w:rsidP="005E5A36">
      <w:pPr>
        <w:pStyle w:val="Code"/>
        <w:rPr>
          <w:highlight w:val="white"/>
        </w:rPr>
      </w:pPr>
      <w:r w:rsidRPr="00903DBA">
        <w:rPr>
          <w:highlight w:val="white"/>
        </w:rPr>
        <w:t xml:space="preserve">      constLongList.AddRange(leftExpression.LongList);</w:t>
      </w:r>
    </w:p>
    <w:p w14:paraId="19C56A92" w14:textId="77777777" w:rsidR="005E5A36" w:rsidRPr="00903DBA" w:rsidRDefault="005E5A36" w:rsidP="005E5A36">
      <w:pPr>
        <w:pStyle w:val="Code"/>
        <w:rPr>
          <w:highlight w:val="white"/>
        </w:rPr>
      </w:pPr>
      <w:r w:rsidRPr="00903DBA">
        <w:rPr>
          <w:highlight w:val="white"/>
        </w:rPr>
        <w:t xml:space="preserve">      constLongList.AddRange(rightExpression.LongList);</w:t>
      </w:r>
    </w:p>
    <w:p w14:paraId="459629D9" w14:textId="77777777" w:rsidR="005E5A36" w:rsidRPr="00903DBA" w:rsidRDefault="005E5A36" w:rsidP="005E5A36">
      <w:pPr>
        <w:pStyle w:val="Code"/>
        <w:rPr>
          <w:highlight w:val="white"/>
        </w:rPr>
      </w:pPr>
      <w:r w:rsidRPr="00903DBA">
        <w:rPr>
          <w:highlight w:val="white"/>
        </w:rPr>
        <w:t xml:space="preserve">           </w:t>
      </w:r>
    </w:p>
    <w:p w14:paraId="2CD03643" w14:textId="77777777" w:rsidR="005E5A36" w:rsidRPr="00903DBA" w:rsidRDefault="005E5A36" w:rsidP="005E5A36">
      <w:pPr>
        <w:pStyle w:val="Code"/>
        <w:rPr>
          <w:highlight w:val="white"/>
        </w:rPr>
      </w:pPr>
      <w:r w:rsidRPr="00903DBA">
        <w:rPr>
          <w:highlight w:val="white"/>
        </w:rPr>
        <w:t xml:space="preserve">      Expression constantExpression =</w:t>
      </w:r>
    </w:p>
    <w:p w14:paraId="4ABE664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0567A07F" w14:textId="77777777" w:rsidR="005E5A36" w:rsidRPr="00903DBA" w:rsidRDefault="005E5A36" w:rsidP="005E5A36">
      <w:pPr>
        <w:pStyle w:val="Code"/>
        <w:rPr>
          <w:highlight w:val="white"/>
        </w:rPr>
      </w:pPr>
      <w:r w:rsidRPr="00903DBA">
        <w:rPr>
          <w:highlight w:val="white"/>
        </w:rPr>
        <w:t xml:space="preserve">                                      rightExpression);</w:t>
      </w:r>
    </w:p>
    <w:p w14:paraId="7384D9A9" w14:textId="77777777" w:rsidR="005E5A36" w:rsidRPr="00903DBA" w:rsidRDefault="005E5A36" w:rsidP="005E5A36">
      <w:pPr>
        <w:pStyle w:val="Code"/>
        <w:rPr>
          <w:highlight w:val="white"/>
        </w:rPr>
      </w:pPr>
      <w:r w:rsidRPr="00903DBA">
        <w:rPr>
          <w:highlight w:val="white"/>
        </w:rPr>
        <w:t xml:space="preserve">      if (constantExpression != null) {</w:t>
      </w:r>
    </w:p>
    <w:p w14:paraId="4A9F2B12" w14:textId="77777777" w:rsidR="005E5A36" w:rsidRPr="00903DBA" w:rsidRDefault="005E5A36" w:rsidP="005E5A36">
      <w:pPr>
        <w:pStyle w:val="Code"/>
        <w:rPr>
          <w:highlight w:val="white"/>
        </w:rPr>
      </w:pPr>
      <w:r w:rsidRPr="00903DBA">
        <w:rPr>
          <w:highlight w:val="white"/>
        </w:rPr>
        <w:t xml:space="preserve">        return constantExpression;</w:t>
      </w:r>
    </w:p>
    <w:p w14:paraId="574422FC" w14:textId="77777777" w:rsidR="005E5A36" w:rsidRPr="00903DBA" w:rsidRDefault="005E5A36" w:rsidP="005E5A36">
      <w:pPr>
        <w:pStyle w:val="Code"/>
        <w:rPr>
          <w:highlight w:val="white"/>
        </w:rPr>
      </w:pPr>
      <w:r w:rsidRPr="00903DBA">
        <w:rPr>
          <w:highlight w:val="white"/>
        </w:rPr>
        <w:t xml:space="preserve">      }</w:t>
      </w:r>
    </w:p>
    <w:p w14:paraId="6BFF0864" w14:textId="77777777" w:rsidR="005E5A36" w:rsidRPr="00903DBA" w:rsidRDefault="005E5A36" w:rsidP="005E5A36">
      <w:pPr>
        <w:pStyle w:val="Code"/>
        <w:rPr>
          <w:highlight w:val="white"/>
        </w:rPr>
      </w:pPr>
    </w:p>
    <w:p w14:paraId="31F1E548"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7F5C5DD" w14:textId="77777777" w:rsidR="005E5A36" w:rsidRPr="00903DBA" w:rsidRDefault="005E5A36" w:rsidP="005E5A36">
      <w:pPr>
        <w:pStyle w:val="Code"/>
        <w:rPr>
          <w:highlight w:val="white"/>
        </w:rPr>
      </w:pPr>
      <w:r w:rsidRPr="00903DBA">
        <w:rPr>
          <w:highlight w:val="white"/>
        </w:rPr>
        <w:t xml:space="preserve">                                      rightExpression.Symbol.Type);</w:t>
      </w:r>
    </w:p>
    <w:p w14:paraId="1AB4666F" w14:textId="77777777" w:rsidR="005E5A36" w:rsidRPr="00903DBA" w:rsidRDefault="005E5A36" w:rsidP="005E5A36">
      <w:pPr>
        <w:pStyle w:val="Code"/>
        <w:rPr>
          <w:highlight w:val="white"/>
        </w:rPr>
      </w:pPr>
    </w:p>
    <w:p w14:paraId="15CA7E2D" w14:textId="77777777" w:rsidR="005E5A36" w:rsidRPr="00903DBA" w:rsidRDefault="005E5A36" w:rsidP="005E5A36">
      <w:pPr>
        <w:pStyle w:val="Code"/>
        <w:rPr>
          <w:highlight w:val="white"/>
        </w:rPr>
      </w:pPr>
      <w:r w:rsidRPr="00903DBA">
        <w:rPr>
          <w:highlight w:val="white"/>
        </w:rPr>
        <w:t xml:space="preserve">      if ((middleOp == MiddleOperator.SignedModulo) ||</w:t>
      </w:r>
    </w:p>
    <w:p w14:paraId="145753A0" w14:textId="77777777" w:rsidR="005E5A36" w:rsidRPr="00903DBA" w:rsidRDefault="005E5A36" w:rsidP="005E5A36">
      <w:pPr>
        <w:pStyle w:val="Code"/>
        <w:rPr>
          <w:highlight w:val="white"/>
        </w:rPr>
      </w:pPr>
      <w:r w:rsidRPr="00903DBA">
        <w:rPr>
          <w:highlight w:val="white"/>
        </w:rPr>
        <w:t xml:space="preserve">          (middleOp == MiddleOperator.UnsignedModulo)) {</w:t>
      </w:r>
    </w:p>
    <w:p w14:paraId="752FDB57"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47FE9DFA" w14:textId="77777777" w:rsidR="005E5A36" w:rsidRPr="00903DBA" w:rsidRDefault="005E5A36" w:rsidP="005E5A36">
      <w:pPr>
        <w:pStyle w:val="Code"/>
        <w:rPr>
          <w:highlight w:val="white"/>
        </w:rPr>
      </w:pPr>
      <w:r w:rsidRPr="00903DBA">
        <w:rPr>
          <w:highlight w:val="white"/>
        </w:rPr>
        <w:t xml:space="preserve">                      maxType, Message.Invalid_type_in_expression);</w:t>
      </w:r>
    </w:p>
    <w:p w14:paraId="0DFF65F3" w14:textId="77777777" w:rsidR="005E5A36" w:rsidRPr="00903DBA" w:rsidRDefault="005E5A36" w:rsidP="005E5A36">
      <w:pPr>
        <w:pStyle w:val="Code"/>
        <w:rPr>
          <w:highlight w:val="white"/>
        </w:rPr>
      </w:pPr>
      <w:r w:rsidRPr="00903DBA">
        <w:rPr>
          <w:highlight w:val="white"/>
        </w:rPr>
        <w:t xml:space="preserve">      }</w:t>
      </w:r>
    </w:p>
    <w:p w14:paraId="19F6E4DC" w14:textId="77777777" w:rsidR="005E5A36" w:rsidRPr="00903DBA" w:rsidRDefault="005E5A36" w:rsidP="005E5A36">
      <w:pPr>
        <w:pStyle w:val="Code"/>
        <w:rPr>
          <w:highlight w:val="white"/>
        </w:rPr>
      </w:pPr>
      <w:r w:rsidRPr="00903DBA">
        <w:rPr>
          <w:highlight w:val="white"/>
        </w:rPr>
        <w:t xml:space="preserve">      else {</w:t>
      </w:r>
    </w:p>
    <w:p w14:paraId="2FB68DA3" w14:textId="77777777" w:rsidR="005E5A36" w:rsidRPr="00903DBA" w:rsidRDefault="005E5A36" w:rsidP="005E5A36">
      <w:pPr>
        <w:pStyle w:val="Code"/>
        <w:rPr>
          <w:highlight w:val="white"/>
        </w:rPr>
      </w:pPr>
      <w:r w:rsidRPr="00903DBA">
        <w:rPr>
          <w:highlight w:val="white"/>
        </w:rPr>
        <w:t xml:space="preserve">        Assert.Error(maxType.IsArithmeticPointerArrayStringOrFunction(),</w:t>
      </w:r>
    </w:p>
    <w:p w14:paraId="09646529" w14:textId="77777777" w:rsidR="005E5A36" w:rsidRPr="00903DBA" w:rsidRDefault="005E5A36" w:rsidP="005E5A36">
      <w:pPr>
        <w:pStyle w:val="Code"/>
        <w:rPr>
          <w:highlight w:val="white"/>
        </w:rPr>
      </w:pPr>
      <w:r w:rsidRPr="00903DBA">
        <w:rPr>
          <w:highlight w:val="white"/>
        </w:rPr>
        <w:t xml:space="preserve">                      maxType, Message.Invalid_type_in_expression);</w:t>
      </w:r>
    </w:p>
    <w:p w14:paraId="6B89792F" w14:textId="77777777" w:rsidR="005E5A36" w:rsidRPr="00903DBA" w:rsidRDefault="005E5A36" w:rsidP="005E5A36">
      <w:pPr>
        <w:pStyle w:val="Code"/>
        <w:rPr>
          <w:highlight w:val="white"/>
        </w:rPr>
      </w:pPr>
      <w:r w:rsidRPr="00903DBA">
        <w:rPr>
          <w:highlight w:val="white"/>
        </w:rPr>
        <w:t xml:space="preserve">      }</w:t>
      </w:r>
    </w:p>
    <w:p w14:paraId="13FAEF1F" w14:textId="77777777" w:rsidR="005E5A36" w:rsidRPr="00903DBA" w:rsidRDefault="005E5A36" w:rsidP="005E5A36">
      <w:pPr>
        <w:pStyle w:val="Code"/>
        <w:rPr>
          <w:highlight w:val="white"/>
        </w:rPr>
      </w:pPr>
    </w:p>
    <w:p w14:paraId="1CB4333C"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481E366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A19CA56" w14:textId="77777777" w:rsidR="005E5A36" w:rsidRPr="00903DBA" w:rsidRDefault="005E5A36" w:rsidP="005E5A36">
      <w:pPr>
        <w:pStyle w:val="Code"/>
        <w:rPr>
          <w:highlight w:val="white"/>
        </w:rPr>
      </w:pPr>
      <w:r w:rsidRPr="00903DBA">
        <w:rPr>
          <w:highlight w:val="white"/>
        </w:rPr>
        <w:t xml:space="preserve">      Symbol resultSymbol = new Symbol(maxType);</w:t>
      </w:r>
    </w:p>
    <w:p w14:paraId="5A741291" w14:textId="77777777" w:rsidR="005E5A36" w:rsidRPr="00903DBA" w:rsidRDefault="005E5A36" w:rsidP="005E5A36">
      <w:pPr>
        <w:pStyle w:val="Code"/>
        <w:rPr>
          <w:highlight w:val="white"/>
        </w:rPr>
      </w:pPr>
    </w:p>
    <w:p w14:paraId="31F92FE6" w14:textId="77777777" w:rsidR="005E5A36" w:rsidRPr="00903DBA" w:rsidRDefault="005E5A36" w:rsidP="005E5A36">
      <w:pPr>
        <w:pStyle w:val="Code"/>
        <w:rPr>
          <w:highlight w:val="white"/>
        </w:rPr>
      </w:pPr>
      <w:r w:rsidRPr="00903DBA">
        <w:rPr>
          <w:highlight w:val="white"/>
        </w:rPr>
        <w:t xml:space="preserve">      if (maxType.IsUnsigned()) {</w:t>
      </w:r>
    </w:p>
    <w:p w14:paraId="3FAF619F"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4640ED26"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43D6A338" w14:textId="77777777" w:rsidR="005E5A36" w:rsidRPr="00903DBA" w:rsidRDefault="005E5A36" w:rsidP="005E5A36">
      <w:pPr>
        <w:pStyle w:val="Code"/>
        <w:rPr>
          <w:highlight w:val="white"/>
        </w:rPr>
      </w:pPr>
      <w:r w:rsidRPr="00903DBA">
        <w:rPr>
          <w:highlight w:val="white"/>
        </w:rPr>
        <w:t xml:space="preserve">                                         name.Replace("Signed", "Unsigned"));</w:t>
      </w:r>
    </w:p>
    <w:p w14:paraId="1C408213" w14:textId="77777777" w:rsidR="005E5A36" w:rsidRPr="00903DBA" w:rsidRDefault="005E5A36" w:rsidP="005E5A36">
      <w:pPr>
        <w:pStyle w:val="Code"/>
        <w:rPr>
          <w:highlight w:val="white"/>
        </w:rPr>
      </w:pPr>
      <w:r w:rsidRPr="00903DBA">
        <w:rPr>
          <w:highlight w:val="white"/>
        </w:rPr>
        <w:t xml:space="preserve">      }</w:t>
      </w:r>
    </w:p>
    <w:p w14:paraId="71CAC780" w14:textId="77777777" w:rsidR="005E5A36" w:rsidRPr="00903DBA" w:rsidRDefault="005E5A36" w:rsidP="005E5A36">
      <w:pPr>
        <w:pStyle w:val="Code"/>
        <w:rPr>
          <w:highlight w:val="white"/>
        </w:rPr>
      </w:pPr>
    </w:p>
    <w:p w14:paraId="0B5466F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FFF2078" w14:textId="77777777" w:rsidR="005E5A36" w:rsidRPr="00903DBA" w:rsidRDefault="005E5A36" w:rsidP="005E5A36">
      <w:pPr>
        <w:pStyle w:val="Code"/>
        <w:rPr>
          <w:highlight w:val="white"/>
        </w:rPr>
      </w:pPr>
      <w:r w:rsidRPr="00903DBA">
        <w:rPr>
          <w:highlight w:val="white"/>
        </w:rPr>
        <w:t xml:space="preserve">                       longList = new List&lt;MiddleCode&gt;();</w:t>
      </w:r>
    </w:p>
    <w:p w14:paraId="398D7668" w14:textId="77777777" w:rsidR="005E5A36" w:rsidRPr="00903DBA" w:rsidRDefault="005E5A36" w:rsidP="005E5A36">
      <w:pPr>
        <w:pStyle w:val="Code"/>
        <w:rPr>
          <w:highlight w:val="white"/>
        </w:rPr>
      </w:pPr>
      <w:r w:rsidRPr="00903DBA">
        <w:rPr>
          <w:highlight w:val="white"/>
        </w:rPr>
        <w:t xml:space="preserve">      shortList.AddRange(leftExpression.ShortList);</w:t>
      </w:r>
    </w:p>
    <w:p w14:paraId="03045352"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7FD149B" w14:textId="77777777" w:rsidR="005E5A36" w:rsidRPr="00903DBA" w:rsidRDefault="005E5A36" w:rsidP="005E5A36">
      <w:pPr>
        <w:pStyle w:val="Code"/>
        <w:rPr>
          <w:highlight w:val="white"/>
        </w:rPr>
      </w:pPr>
      <w:r w:rsidRPr="00903DBA">
        <w:rPr>
          <w:highlight w:val="white"/>
        </w:rPr>
        <w:t xml:space="preserve">      longList.AddRange(leftExpression.LongList);</w:t>
      </w:r>
    </w:p>
    <w:p w14:paraId="230C5169" w14:textId="77777777" w:rsidR="005E5A36" w:rsidRPr="00903DBA" w:rsidRDefault="005E5A36" w:rsidP="005E5A36">
      <w:pPr>
        <w:pStyle w:val="Code"/>
        <w:rPr>
          <w:highlight w:val="white"/>
        </w:rPr>
      </w:pPr>
      <w:r w:rsidRPr="00903DBA">
        <w:rPr>
          <w:highlight w:val="white"/>
        </w:rPr>
        <w:t xml:space="preserve">      longList.AddRange(rightExpression.LongList);</w:t>
      </w:r>
    </w:p>
    <w:p w14:paraId="2A9BDE1F" w14:textId="77777777" w:rsidR="005E5A36" w:rsidRPr="00903DBA" w:rsidRDefault="005E5A36" w:rsidP="005E5A36">
      <w:pPr>
        <w:pStyle w:val="Code"/>
        <w:rPr>
          <w:highlight w:val="white"/>
        </w:rPr>
      </w:pPr>
    </w:p>
    <w:p w14:paraId="38A50ED9"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2F376E87"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7C9806C2"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6F4838E2" w14:textId="77777777" w:rsidR="005E5A36" w:rsidRPr="00903DBA" w:rsidRDefault="005E5A36" w:rsidP="005E5A36">
      <w:pPr>
        <w:pStyle w:val="Code"/>
        <w:rPr>
          <w:highlight w:val="white"/>
        </w:rPr>
      </w:pPr>
      <w:r w:rsidRPr="00903DBA">
        <w:rPr>
          <w:highlight w:val="white"/>
        </w:rPr>
        <w:t xml:space="preserve">    }</w:t>
      </w:r>
    </w:p>
    <w:p w14:paraId="40BB3268" w14:textId="77777777" w:rsidR="005E5A36" w:rsidRPr="00903DBA" w:rsidRDefault="005E5A36" w:rsidP="001A1BB8">
      <w:pPr>
        <w:pStyle w:val="Rubrik3"/>
      </w:pPr>
      <w:r w:rsidRPr="00903DBA">
        <w:lastRenderedPageBreak/>
        <w:t>Cast Expressions</w:t>
      </w:r>
    </w:p>
    <w:p w14:paraId="6889A6CE"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specifier</w:t>
      </w:r>
      <w:r w:rsidRPr="00903DBA">
        <w:rPr>
          <w:highlight w:val="white"/>
        </w:rPr>
        <w:t xml:space="preserve"> parameter holds the resulting type of the declaration specifier list.</w:t>
      </w:r>
    </w:p>
    <w:p w14:paraId="03D123AD" w14:textId="77777777" w:rsidR="005E5A36" w:rsidRPr="00903DBA" w:rsidRDefault="005E5A36" w:rsidP="005E5A36">
      <w:pPr>
        <w:pStyle w:val="CodeHeader"/>
      </w:pPr>
      <w:r w:rsidRPr="00903DBA">
        <w:t>MiddleCodeGenerator.cs</w:t>
      </w:r>
    </w:p>
    <w:p w14:paraId="09525A79" w14:textId="77777777" w:rsidR="005E5A36" w:rsidRPr="00903DBA" w:rsidRDefault="005E5A36" w:rsidP="005E5A36">
      <w:pPr>
        <w:pStyle w:val="Code"/>
        <w:rPr>
          <w:highlight w:val="white"/>
        </w:rPr>
      </w:pPr>
      <w:r w:rsidRPr="00903DBA">
        <w:rPr>
          <w:highlight w:val="white"/>
        </w:rPr>
        <w:t xml:space="preserve">    public static Type TypeName(Specifier specifier, Declarator declarator) {</w:t>
      </w:r>
    </w:p>
    <w:p w14:paraId="37659765" w14:textId="77777777" w:rsidR="005E5A36" w:rsidRPr="00903DBA" w:rsidRDefault="005E5A36" w:rsidP="005E5A36">
      <w:pPr>
        <w:pStyle w:val="Code"/>
        <w:rPr>
          <w:highlight w:val="white"/>
        </w:rPr>
      </w:pPr>
      <w:r w:rsidRPr="00903DBA">
        <w:rPr>
          <w:highlight w:val="white"/>
        </w:rPr>
        <w:t xml:space="preserve">      Type specifierType = specifier.Type;</w:t>
      </w:r>
    </w:p>
    <w:p w14:paraId="4F6DC373" w14:textId="77777777" w:rsidR="005E5A36" w:rsidRPr="00903DBA" w:rsidRDefault="005E5A36" w:rsidP="005E5A36">
      <w:pPr>
        <w:rPr>
          <w:highlight w:val="white"/>
        </w:rPr>
      </w:pPr>
      <w:r w:rsidRPr="00903DBA">
        <w:rPr>
          <w:highlight w:val="white"/>
        </w:rPr>
        <w:t>If the declarator is not null, we add the specifier’s type to the declarator, and returns its type.</w:t>
      </w:r>
    </w:p>
    <w:p w14:paraId="40EFF0BD" w14:textId="77777777" w:rsidR="005E5A36" w:rsidRPr="00903DBA" w:rsidRDefault="005E5A36" w:rsidP="005E5A36">
      <w:pPr>
        <w:pStyle w:val="Code"/>
        <w:rPr>
          <w:highlight w:val="white"/>
        </w:rPr>
      </w:pPr>
      <w:r w:rsidRPr="00903DBA">
        <w:rPr>
          <w:highlight w:val="white"/>
        </w:rPr>
        <w:t xml:space="preserve">      if (declarator != null) {</w:t>
      </w:r>
    </w:p>
    <w:p w14:paraId="4FF353F5" w14:textId="77777777" w:rsidR="005E5A36" w:rsidRPr="00903DBA" w:rsidRDefault="005E5A36" w:rsidP="005E5A36">
      <w:pPr>
        <w:pStyle w:val="Code"/>
        <w:rPr>
          <w:highlight w:val="white"/>
        </w:rPr>
      </w:pPr>
      <w:r w:rsidRPr="00903DBA">
        <w:rPr>
          <w:highlight w:val="white"/>
        </w:rPr>
        <w:t xml:space="preserve">        declarator.Add(specifierType);</w:t>
      </w:r>
    </w:p>
    <w:p w14:paraId="44E8BAEA" w14:textId="77777777" w:rsidR="005E5A36" w:rsidRPr="00903DBA" w:rsidRDefault="005E5A36" w:rsidP="005E5A36">
      <w:pPr>
        <w:pStyle w:val="Code"/>
        <w:rPr>
          <w:highlight w:val="white"/>
        </w:rPr>
      </w:pPr>
      <w:r w:rsidRPr="00903DBA">
        <w:rPr>
          <w:highlight w:val="white"/>
        </w:rPr>
        <w:t xml:space="preserve">        return declarator.Type;</w:t>
      </w:r>
    </w:p>
    <w:p w14:paraId="2F5785D7" w14:textId="77777777" w:rsidR="005E5A36" w:rsidRPr="00903DBA" w:rsidRDefault="005E5A36" w:rsidP="005E5A36">
      <w:pPr>
        <w:pStyle w:val="Code"/>
        <w:rPr>
          <w:highlight w:val="white"/>
        </w:rPr>
      </w:pPr>
      <w:r w:rsidRPr="00903DBA">
        <w:rPr>
          <w:highlight w:val="white"/>
        </w:rPr>
        <w:t xml:space="preserve">      }</w:t>
      </w:r>
    </w:p>
    <w:p w14:paraId="4BB652FC" w14:textId="77777777" w:rsidR="005E5A36" w:rsidRPr="00903DBA" w:rsidRDefault="005E5A36" w:rsidP="005E5A36">
      <w:pPr>
        <w:rPr>
          <w:highlight w:val="white"/>
        </w:rPr>
      </w:pPr>
      <w:r w:rsidRPr="00903DBA">
        <w:rPr>
          <w:highlight w:val="white"/>
        </w:rPr>
        <w:t>If the declarator is null, we just return the specifer’s type.</w:t>
      </w:r>
    </w:p>
    <w:p w14:paraId="2C9A6B22" w14:textId="77777777" w:rsidR="005E5A36" w:rsidRPr="00903DBA" w:rsidRDefault="005E5A36" w:rsidP="005E5A36">
      <w:pPr>
        <w:pStyle w:val="Code"/>
        <w:rPr>
          <w:highlight w:val="white"/>
        </w:rPr>
      </w:pPr>
      <w:r w:rsidRPr="00903DBA">
        <w:rPr>
          <w:highlight w:val="white"/>
        </w:rPr>
        <w:t xml:space="preserve">      else {</w:t>
      </w:r>
    </w:p>
    <w:p w14:paraId="3B0CCC2C" w14:textId="77777777" w:rsidR="005E5A36" w:rsidRPr="00903DBA" w:rsidRDefault="005E5A36" w:rsidP="005E5A36">
      <w:pPr>
        <w:pStyle w:val="Code"/>
        <w:rPr>
          <w:highlight w:val="white"/>
        </w:rPr>
      </w:pPr>
      <w:r w:rsidRPr="00903DBA">
        <w:rPr>
          <w:highlight w:val="white"/>
        </w:rPr>
        <w:t xml:space="preserve">        return specifierType;</w:t>
      </w:r>
    </w:p>
    <w:p w14:paraId="75017F22" w14:textId="77777777" w:rsidR="005E5A36" w:rsidRPr="00903DBA" w:rsidRDefault="005E5A36" w:rsidP="005E5A36">
      <w:pPr>
        <w:pStyle w:val="Code"/>
        <w:rPr>
          <w:highlight w:val="white"/>
        </w:rPr>
      </w:pPr>
      <w:r w:rsidRPr="00903DBA">
        <w:rPr>
          <w:highlight w:val="white"/>
        </w:rPr>
        <w:t xml:space="preserve">      }</w:t>
      </w:r>
    </w:p>
    <w:p w14:paraId="557742AC" w14:textId="77777777" w:rsidR="005E5A36" w:rsidRPr="00903DBA" w:rsidRDefault="005E5A36" w:rsidP="005E5A36">
      <w:pPr>
        <w:pStyle w:val="Code"/>
        <w:rPr>
          <w:highlight w:val="white"/>
        </w:rPr>
      </w:pPr>
      <w:r w:rsidRPr="00903DBA">
        <w:rPr>
          <w:highlight w:val="white"/>
        </w:rPr>
        <w:t xml:space="preserve">    }</w:t>
      </w:r>
    </w:p>
    <w:p w14:paraId="5B459C1F" w14:textId="77777777" w:rsidR="005E5A36" w:rsidRPr="00903DBA" w:rsidRDefault="005E5A36" w:rsidP="001A1BB8">
      <w:pPr>
        <w:pStyle w:val="Rubrik3"/>
      </w:pPr>
      <w:r w:rsidRPr="00903DBA">
        <w:t>Prefix Expression</w:t>
      </w:r>
    </w:p>
    <w:p w14:paraId="188330B9" w14:textId="77777777" w:rsidR="005E5A36" w:rsidRPr="00903DBA" w:rsidRDefault="005E5A36" w:rsidP="005E5A36">
      <w:pPr>
        <w:pStyle w:val="Rubrik3"/>
      </w:pPr>
      <w:r w:rsidRPr="00903DBA">
        <w:t>Unary Addition Expressions</w:t>
      </w:r>
    </w:p>
    <w:p w14:paraId="7BF0EC6A" w14:textId="77777777" w:rsidR="005E5A36" w:rsidRPr="00903DBA" w:rsidRDefault="005E5A36" w:rsidP="005E5A36">
      <w:pPr>
        <w:pStyle w:val="CodeHeader"/>
      </w:pPr>
      <w:r w:rsidRPr="00903DBA">
        <w:t>MiddleCodeGenerator.cs</w:t>
      </w:r>
    </w:p>
    <w:p w14:paraId="64AA9C16" w14:textId="77777777" w:rsidR="005E5A36" w:rsidRPr="00903DBA" w:rsidRDefault="005E5A36" w:rsidP="005E5A36">
      <w:pPr>
        <w:pStyle w:val="Code"/>
        <w:rPr>
          <w:highlight w:val="white"/>
        </w:rPr>
      </w:pPr>
      <w:r w:rsidRPr="00903DBA">
        <w:rPr>
          <w:highlight w:val="white"/>
        </w:rPr>
        <w:t xml:space="preserve">    public static Expression UnaryExpression(MiddleOperator middleOp,</w:t>
      </w:r>
    </w:p>
    <w:p w14:paraId="0032E252" w14:textId="77777777" w:rsidR="005E5A36" w:rsidRPr="00903DBA" w:rsidRDefault="005E5A36" w:rsidP="005E5A36">
      <w:pPr>
        <w:pStyle w:val="Code"/>
        <w:rPr>
          <w:highlight w:val="white"/>
        </w:rPr>
      </w:pPr>
      <w:r w:rsidRPr="00903DBA">
        <w:rPr>
          <w:highlight w:val="white"/>
        </w:rPr>
        <w:t xml:space="preserve">                                             Expression expression) {</w:t>
      </w:r>
    </w:p>
    <w:p w14:paraId="3B210D9A" w14:textId="77777777" w:rsidR="005E5A36" w:rsidRPr="00903DBA" w:rsidRDefault="005E5A36" w:rsidP="005E5A36">
      <w:pPr>
        <w:pStyle w:val="Code"/>
        <w:rPr>
          <w:highlight w:val="white"/>
        </w:rPr>
      </w:pPr>
      <w:r w:rsidRPr="00903DBA">
        <w:rPr>
          <w:highlight w:val="white"/>
        </w:rPr>
        <w:t xml:space="preserve">      Type type = expression.Symbol.Type;</w:t>
      </w:r>
    </w:p>
    <w:p w14:paraId="7E138E0E" w14:textId="77777777" w:rsidR="005E5A36" w:rsidRPr="00903DBA" w:rsidRDefault="005E5A36" w:rsidP="005E5A36">
      <w:pPr>
        <w:pStyle w:val="Code"/>
        <w:rPr>
          <w:highlight w:val="white"/>
        </w:rPr>
      </w:pPr>
      <w:r w:rsidRPr="00903DBA">
        <w:rPr>
          <w:highlight w:val="white"/>
        </w:rPr>
        <w:t xml:space="preserve">      Assert.Error(type.IsLogical() ||</w:t>
      </w:r>
    </w:p>
    <w:p w14:paraId="4F3DB7C1" w14:textId="77777777" w:rsidR="005E5A36" w:rsidRPr="00903DBA" w:rsidRDefault="005E5A36" w:rsidP="005E5A36">
      <w:pPr>
        <w:pStyle w:val="Code"/>
        <w:rPr>
          <w:highlight w:val="white"/>
        </w:rPr>
      </w:pPr>
      <w:r w:rsidRPr="00903DBA">
        <w:rPr>
          <w:highlight w:val="white"/>
        </w:rPr>
        <w:t xml:space="preserve">                   type.IsArithmeticPointerArrayStringOrFunction(),</w:t>
      </w:r>
    </w:p>
    <w:p w14:paraId="0DBF4CF2" w14:textId="77777777" w:rsidR="005E5A36" w:rsidRPr="00903DBA" w:rsidRDefault="005E5A36" w:rsidP="005E5A36">
      <w:pPr>
        <w:pStyle w:val="Code"/>
        <w:rPr>
          <w:highlight w:val="white"/>
        </w:rPr>
      </w:pPr>
      <w:r w:rsidRPr="00903DBA">
        <w:rPr>
          <w:highlight w:val="white"/>
        </w:rPr>
        <w:t xml:space="preserve">                   expression, Message.Non__arithmetic_expression);</w:t>
      </w:r>
    </w:p>
    <w:p w14:paraId="7EF78D9E" w14:textId="77777777" w:rsidR="005E5A36" w:rsidRPr="00903DBA" w:rsidRDefault="005E5A36" w:rsidP="005E5A36">
      <w:pPr>
        <w:pStyle w:val="Code"/>
        <w:rPr>
          <w:highlight w:val="white"/>
        </w:rPr>
      </w:pPr>
    </w:p>
    <w:p w14:paraId="7A00DEF4" w14:textId="77777777" w:rsidR="005E5A36" w:rsidRPr="00903DBA" w:rsidRDefault="005E5A36" w:rsidP="005E5A36">
      <w:pPr>
        <w:pStyle w:val="Code"/>
        <w:rPr>
          <w:highlight w:val="white"/>
        </w:rPr>
      </w:pPr>
      <w:r w:rsidRPr="00903DBA">
        <w:rPr>
          <w:highlight w:val="white"/>
        </w:rPr>
        <w:t xml:space="preserve">      Expression constantExpression =</w:t>
      </w:r>
    </w:p>
    <w:p w14:paraId="0E7640E3" w14:textId="77777777" w:rsidR="005E5A36" w:rsidRPr="00903DBA" w:rsidRDefault="005E5A36" w:rsidP="005E5A36">
      <w:pPr>
        <w:pStyle w:val="Code"/>
        <w:rPr>
          <w:highlight w:val="white"/>
        </w:rPr>
      </w:pPr>
      <w:r w:rsidRPr="00903DBA">
        <w:rPr>
          <w:highlight w:val="white"/>
        </w:rPr>
        <w:t xml:space="preserve">        ConstantExpression.Arithmetic(middleOp, expression);    </w:t>
      </w:r>
    </w:p>
    <w:p w14:paraId="69A3FCE2" w14:textId="77777777" w:rsidR="005E5A36" w:rsidRPr="00903DBA" w:rsidRDefault="005E5A36" w:rsidP="005E5A36">
      <w:pPr>
        <w:pStyle w:val="Code"/>
        <w:rPr>
          <w:highlight w:val="white"/>
        </w:rPr>
      </w:pPr>
      <w:r w:rsidRPr="00903DBA">
        <w:rPr>
          <w:highlight w:val="white"/>
        </w:rPr>
        <w:t xml:space="preserve">      if (constantExpression != null) {</w:t>
      </w:r>
    </w:p>
    <w:p w14:paraId="532961B0" w14:textId="77777777" w:rsidR="005E5A36" w:rsidRPr="00903DBA" w:rsidRDefault="005E5A36" w:rsidP="005E5A36">
      <w:pPr>
        <w:pStyle w:val="Code"/>
        <w:rPr>
          <w:highlight w:val="white"/>
        </w:rPr>
      </w:pPr>
      <w:r w:rsidRPr="00903DBA">
        <w:rPr>
          <w:highlight w:val="white"/>
        </w:rPr>
        <w:t xml:space="preserve">        return constantExpression;</w:t>
      </w:r>
    </w:p>
    <w:p w14:paraId="759572E1" w14:textId="77777777" w:rsidR="005E5A36" w:rsidRPr="00903DBA" w:rsidRDefault="005E5A36" w:rsidP="005E5A36">
      <w:pPr>
        <w:pStyle w:val="Code"/>
        <w:rPr>
          <w:highlight w:val="white"/>
        </w:rPr>
      </w:pPr>
      <w:r w:rsidRPr="00903DBA">
        <w:rPr>
          <w:highlight w:val="white"/>
        </w:rPr>
        <w:t xml:space="preserve">      }</w:t>
      </w:r>
    </w:p>
    <w:p w14:paraId="016508B2" w14:textId="77777777" w:rsidR="005E5A36" w:rsidRPr="00903DBA" w:rsidRDefault="005E5A36" w:rsidP="005E5A36">
      <w:pPr>
        <w:pStyle w:val="Code"/>
        <w:rPr>
          <w:highlight w:val="white"/>
        </w:rPr>
      </w:pPr>
      <w:r w:rsidRPr="00903DBA">
        <w:rPr>
          <w:highlight w:val="white"/>
        </w:rPr>
        <w:t xml:space="preserve">    </w:t>
      </w:r>
    </w:p>
    <w:p w14:paraId="1C0B37F5"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756E7AAF" w14:textId="77777777" w:rsidR="005E5A36" w:rsidRPr="00903DBA" w:rsidRDefault="005E5A36" w:rsidP="005E5A36">
      <w:pPr>
        <w:pStyle w:val="Code"/>
        <w:rPr>
          <w:highlight w:val="white"/>
        </w:rPr>
      </w:pPr>
      <w:r w:rsidRPr="00903DBA">
        <w:rPr>
          <w:highlight w:val="white"/>
        </w:rPr>
        <w:t xml:space="preserve">      AddMiddleCode(expression.LongList, middleOp,</w:t>
      </w:r>
    </w:p>
    <w:p w14:paraId="2A657842" w14:textId="77777777" w:rsidR="005E5A36" w:rsidRPr="00903DBA" w:rsidRDefault="005E5A36" w:rsidP="005E5A36">
      <w:pPr>
        <w:pStyle w:val="Code"/>
        <w:rPr>
          <w:highlight w:val="white"/>
        </w:rPr>
      </w:pPr>
      <w:r w:rsidRPr="00903DBA">
        <w:rPr>
          <w:highlight w:val="white"/>
        </w:rPr>
        <w:t xml:space="preserve">                    resultSymbol, expression.Symbol);</w:t>
      </w:r>
    </w:p>
    <w:p w14:paraId="11C354C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D97C669" w14:textId="77777777" w:rsidR="005E5A36" w:rsidRPr="00903DBA" w:rsidRDefault="005E5A36" w:rsidP="005E5A36">
      <w:pPr>
        <w:pStyle w:val="Code"/>
        <w:rPr>
          <w:highlight w:val="white"/>
        </w:rPr>
      </w:pPr>
      <w:r w:rsidRPr="00903DBA">
        <w:rPr>
          <w:highlight w:val="white"/>
        </w:rPr>
        <w:t xml:space="preserve">                             expression.LongList));</w:t>
      </w:r>
    </w:p>
    <w:p w14:paraId="12A37081" w14:textId="77777777" w:rsidR="005E5A36" w:rsidRPr="00903DBA" w:rsidRDefault="005E5A36" w:rsidP="005E5A36">
      <w:pPr>
        <w:pStyle w:val="Code"/>
        <w:rPr>
          <w:highlight w:val="white"/>
        </w:rPr>
      </w:pPr>
      <w:r w:rsidRPr="00903DBA">
        <w:rPr>
          <w:highlight w:val="white"/>
        </w:rPr>
        <w:t xml:space="preserve">    }</w:t>
      </w:r>
    </w:p>
    <w:p w14:paraId="231FCDD8" w14:textId="77777777" w:rsidR="005E5A36" w:rsidRPr="00DC37F5" w:rsidRDefault="005E5A36" w:rsidP="001A1BB8">
      <w:pPr>
        <w:pStyle w:val="Rubrik3"/>
        <w:rPr>
          <w:highlight w:val="white"/>
        </w:rPr>
      </w:pPr>
      <w:r w:rsidRPr="00DC37F5">
        <w:rPr>
          <w:highlight w:val="white"/>
        </w:rPr>
        <w:t>Logical Not Expression</w:t>
      </w:r>
    </w:p>
    <w:p w14:paraId="1628AE2A" w14:textId="77777777" w:rsidR="005E5A36" w:rsidRPr="00903DBA" w:rsidRDefault="005E5A36" w:rsidP="005E5A36">
      <w:pPr>
        <w:pStyle w:val="CodeHeader"/>
      </w:pPr>
      <w:r w:rsidRPr="00903DBA">
        <w:t>MiddleCodeGenerator.cs</w:t>
      </w:r>
    </w:p>
    <w:p w14:paraId="31AE3ACE" w14:textId="77777777" w:rsidR="005E5A36" w:rsidRPr="00903DBA" w:rsidRDefault="005E5A36" w:rsidP="005E5A36">
      <w:pPr>
        <w:pStyle w:val="Code"/>
        <w:rPr>
          <w:highlight w:val="white"/>
        </w:rPr>
      </w:pPr>
      <w:r w:rsidRPr="00903DBA">
        <w:rPr>
          <w:highlight w:val="white"/>
        </w:rPr>
        <w:t xml:space="preserve">    public static Expression LogicalNotExpression(Expression expression) {    </w:t>
      </w:r>
    </w:p>
    <w:p w14:paraId="0412B77F" w14:textId="77777777" w:rsidR="005E5A36" w:rsidRPr="00903DBA" w:rsidRDefault="005E5A36" w:rsidP="005E5A36">
      <w:pPr>
        <w:pStyle w:val="Code"/>
        <w:rPr>
          <w:highlight w:val="white"/>
        </w:rPr>
      </w:pPr>
      <w:r w:rsidRPr="00903DBA">
        <w:rPr>
          <w:highlight w:val="white"/>
        </w:rPr>
        <w:t xml:space="preserve">      Expression constantExpression =</w:t>
      </w:r>
    </w:p>
    <w:p w14:paraId="5D1641A0" w14:textId="77777777" w:rsidR="005E5A36" w:rsidRPr="00903DBA" w:rsidRDefault="005E5A36" w:rsidP="005E5A36">
      <w:pPr>
        <w:pStyle w:val="Code"/>
        <w:rPr>
          <w:highlight w:val="white"/>
        </w:rPr>
      </w:pPr>
      <w:r w:rsidRPr="00903DBA">
        <w:rPr>
          <w:highlight w:val="white"/>
        </w:rPr>
        <w:t xml:space="preserve">        ConstantExpression.LogicalNot(expression);</w:t>
      </w:r>
    </w:p>
    <w:p w14:paraId="39E083B2" w14:textId="77777777" w:rsidR="005E5A36" w:rsidRPr="00903DBA" w:rsidRDefault="005E5A36" w:rsidP="005E5A36">
      <w:pPr>
        <w:pStyle w:val="Code"/>
        <w:rPr>
          <w:highlight w:val="white"/>
        </w:rPr>
      </w:pPr>
      <w:r w:rsidRPr="00903DBA">
        <w:rPr>
          <w:highlight w:val="white"/>
        </w:rPr>
        <w:t xml:space="preserve">      if (constantExpression != null) {</w:t>
      </w:r>
    </w:p>
    <w:p w14:paraId="75292511" w14:textId="77777777" w:rsidR="005E5A36" w:rsidRPr="00903DBA" w:rsidRDefault="005E5A36" w:rsidP="005E5A36">
      <w:pPr>
        <w:pStyle w:val="Code"/>
        <w:rPr>
          <w:highlight w:val="white"/>
        </w:rPr>
      </w:pPr>
      <w:r w:rsidRPr="00903DBA">
        <w:rPr>
          <w:highlight w:val="white"/>
        </w:rPr>
        <w:t xml:space="preserve">        return constantExpression;</w:t>
      </w:r>
    </w:p>
    <w:p w14:paraId="46800279" w14:textId="77777777" w:rsidR="005E5A36" w:rsidRPr="00903DBA" w:rsidRDefault="005E5A36" w:rsidP="005E5A36">
      <w:pPr>
        <w:pStyle w:val="Code"/>
        <w:rPr>
          <w:highlight w:val="white"/>
        </w:rPr>
      </w:pPr>
      <w:r w:rsidRPr="00903DBA">
        <w:rPr>
          <w:highlight w:val="white"/>
        </w:rPr>
        <w:t xml:space="preserve">      }</w:t>
      </w:r>
    </w:p>
    <w:p w14:paraId="37EBBB31" w14:textId="28558FE6" w:rsidR="005E5A36" w:rsidRPr="00903DBA" w:rsidRDefault="005E5A36" w:rsidP="005E5A36">
      <w:pPr>
        <w:rPr>
          <w:highlight w:val="white"/>
        </w:rPr>
      </w:pPr>
      <w:r w:rsidRPr="00903DBA">
        <w:rPr>
          <w:highlight w:val="white"/>
        </w:rPr>
        <w:t xml:space="preserve">The resulting expression is the original expression with swapped true and </w:t>
      </w:r>
      <w:r w:rsidR="00A76052">
        <w:rPr>
          <w:highlight w:val="white"/>
        </w:rPr>
        <w:t>false-set</w:t>
      </w:r>
      <w:r w:rsidRPr="00903DBA">
        <w:rPr>
          <w:highlight w:val="white"/>
        </w:rPr>
        <w:t>s.</w:t>
      </w:r>
    </w:p>
    <w:p w14:paraId="69791B78" w14:textId="77777777" w:rsidR="005E5A36" w:rsidRPr="00903DBA" w:rsidRDefault="005E5A36" w:rsidP="005E5A36">
      <w:pPr>
        <w:pStyle w:val="Code"/>
        <w:rPr>
          <w:highlight w:val="white"/>
        </w:rPr>
      </w:pPr>
      <w:r w:rsidRPr="00903DBA">
        <w:rPr>
          <w:highlight w:val="white"/>
        </w:rPr>
        <w:lastRenderedPageBreak/>
        <w:t xml:space="preserve">      expression = TypeCast.ToLogical(expression);</w:t>
      </w:r>
    </w:p>
    <w:p w14:paraId="661FAE2C" w14:textId="77777777" w:rsidR="005E5A36" w:rsidRPr="00903DBA" w:rsidRDefault="005E5A36" w:rsidP="005E5A36">
      <w:pPr>
        <w:pStyle w:val="Code"/>
        <w:rPr>
          <w:highlight w:val="white"/>
        </w:rPr>
      </w:pPr>
      <w:r w:rsidRPr="00903DBA">
        <w:rPr>
          <w:highlight w:val="white"/>
        </w:rPr>
        <w:t xml:space="preserve">      Symbol notSymbol =</w:t>
      </w:r>
    </w:p>
    <w:p w14:paraId="6869B72E" w14:textId="77777777" w:rsidR="005E5A36" w:rsidRPr="00903DBA" w:rsidRDefault="005E5A36" w:rsidP="005E5A36">
      <w:pPr>
        <w:pStyle w:val="Code"/>
        <w:rPr>
          <w:highlight w:val="white"/>
        </w:rPr>
      </w:pPr>
      <w:r w:rsidRPr="00903DBA">
        <w:rPr>
          <w:highlight w:val="white"/>
        </w:rPr>
        <w:t xml:space="preserve">        new Symbol(expression.Symbol.FalseSet, expression.Symbol.TrueSet);</w:t>
      </w:r>
    </w:p>
    <w:p w14:paraId="3AA560D0" w14:textId="77777777" w:rsidR="005E5A36" w:rsidRPr="00903DBA" w:rsidRDefault="005E5A36" w:rsidP="005E5A36">
      <w:pPr>
        <w:pStyle w:val="Code"/>
        <w:rPr>
          <w:highlight w:val="white"/>
        </w:rPr>
      </w:pPr>
      <w:r w:rsidRPr="00903DBA">
        <w:rPr>
          <w:highlight w:val="white"/>
        </w:rPr>
        <w:t xml:space="preserve">      return (new Expression(notSymbol, expression.ShortList,</w:t>
      </w:r>
    </w:p>
    <w:p w14:paraId="757FE420" w14:textId="77777777" w:rsidR="005E5A36" w:rsidRPr="00903DBA" w:rsidRDefault="005E5A36" w:rsidP="005E5A36">
      <w:pPr>
        <w:pStyle w:val="Code"/>
        <w:rPr>
          <w:highlight w:val="white"/>
        </w:rPr>
      </w:pPr>
      <w:r w:rsidRPr="00903DBA">
        <w:rPr>
          <w:highlight w:val="white"/>
        </w:rPr>
        <w:t xml:space="preserve">                             expression.LongList));</w:t>
      </w:r>
    </w:p>
    <w:p w14:paraId="465F944A" w14:textId="77777777" w:rsidR="005E5A36" w:rsidRPr="00903DBA" w:rsidRDefault="005E5A36" w:rsidP="005E5A36">
      <w:pPr>
        <w:pStyle w:val="Code"/>
        <w:rPr>
          <w:highlight w:val="white"/>
        </w:rPr>
      </w:pPr>
      <w:r w:rsidRPr="00903DBA">
        <w:rPr>
          <w:highlight w:val="white"/>
        </w:rPr>
        <w:t xml:space="preserve">    }</w:t>
      </w:r>
    </w:p>
    <w:p w14:paraId="5BC8ADAD" w14:textId="77777777" w:rsidR="005E5A36" w:rsidRPr="00DC37F5" w:rsidRDefault="005E5A36" w:rsidP="001A1BB8">
      <w:pPr>
        <w:pStyle w:val="Rubrik3"/>
        <w:rPr>
          <w:highlight w:val="white"/>
        </w:rPr>
      </w:pPr>
      <w:r w:rsidRPr="00DC37F5">
        <w:rPr>
          <w:highlight w:val="white"/>
        </w:rPr>
        <w:t>Bitwise Not Expression</w:t>
      </w:r>
    </w:p>
    <w:p w14:paraId="3CBBBB09" w14:textId="77777777" w:rsidR="005E5A36" w:rsidRPr="00903DBA" w:rsidRDefault="005E5A36" w:rsidP="005E5A36">
      <w:pPr>
        <w:pStyle w:val="CodeHeader"/>
      </w:pPr>
      <w:r w:rsidRPr="00903DBA">
        <w:t>MiddleCodeGenerator.cs</w:t>
      </w:r>
    </w:p>
    <w:p w14:paraId="09032569" w14:textId="77777777" w:rsidR="005E5A36" w:rsidRPr="00903DBA" w:rsidRDefault="005E5A36" w:rsidP="005E5A36">
      <w:pPr>
        <w:pStyle w:val="Code"/>
        <w:rPr>
          <w:highlight w:val="white"/>
        </w:rPr>
      </w:pPr>
      <w:r w:rsidRPr="00903DBA">
        <w:rPr>
          <w:highlight w:val="white"/>
        </w:rPr>
        <w:t xml:space="preserve">    public static Expression BitwiseNotExpression(Expression expression) {</w:t>
      </w:r>
    </w:p>
    <w:p w14:paraId="58BED827" w14:textId="77777777" w:rsidR="005E5A36" w:rsidRPr="00903DBA" w:rsidRDefault="005E5A36" w:rsidP="005E5A36">
      <w:pPr>
        <w:pStyle w:val="Code"/>
        <w:rPr>
          <w:highlight w:val="white"/>
        </w:rPr>
      </w:pPr>
      <w:r w:rsidRPr="00903DBA">
        <w:rPr>
          <w:highlight w:val="white"/>
        </w:rPr>
        <w:t xml:space="preserve">      expression = TypeCast.LogicalToIntegral(expression);      </w:t>
      </w:r>
    </w:p>
    <w:p w14:paraId="2C77340D" w14:textId="77777777" w:rsidR="005E5A36" w:rsidRPr="00903DBA" w:rsidRDefault="005E5A36" w:rsidP="005E5A36">
      <w:pPr>
        <w:pStyle w:val="Code"/>
        <w:rPr>
          <w:highlight w:val="white"/>
        </w:rPr>
      </w:pPr>
      <w:r w:rsidRPr="00903DBA">
        <w:rPr>
          <w:highlight w:val="white"/>
        </w:rPr>
        <w:t xml:space="preserve">      Assert.Error(expression.Symbol.Type.IsIntegralPointerArrayOrFunction(),</w:t>
      </w:r>
    </w:p>
    <w:p w14:paraId="74148F11" w14:textId="77777777" w:rsidR="005E5A36" w:rsidRPr="00903DBA" w:rsidRDefault="005E5A36" w:rsidP="005E5A36">
      <w:pPr>
        <w:pStyle w:val="Code"/>
        <w:rPr>
          <w:highlight w:val="white"/>
        </w:rPr>
      </w:pPr>
      <w:r w:rsidRPr="00903DBA">
        <w:rPr>
          <w:highlight w:val="white"/>
        </w:rPr>
        <w:t xml:space="preserve">                   Message.Only_integral_values_for_bitwise_not);</w:t>
      </w:r>
    </w:p>
    <w:p w14:paraId="53C16FCB" w14:textId="77777777" w:rsidR="005E5A36" w:rsidRPr="00903DBA" w:rsidRDefault="005E5A36" w:rsidP="005E5A36">
      <w:pPr>
        <w:pStyle w:val="Code"/>
        <w:rPr>
          <w:highlight w:val="white"/>
        </w:rPr>
      </w:pPr>
      <w:r w:rsidRPr="00903DBA">
        <w:rPr>
          <w:highlight w:val="white"/>
        </w:rPr>
        <w:t xml:space="preserve">      Expression constantExpression =</w:t>
      </w:r>
    </w:p>
    <w:p w14:paraId="3EEA98E3" w14:textId="77777777" w:rsidR="005E5A36" w:rsidRPr="00903DBA" w:rsidRDefault="005E5A36" w:rsidP="005E5A36">
      <w:pPr>
        <w:pStyle w:val="Code"/>
        <w:rPr>
          <w:highlight w:val="white"/>
        </w:rPr>
      </w:pPr>
      <w:r w:rsidRPr="00903DBA">
        <w:rPr>
          <w:highlight w:val="white"/>
        </w:rPr>
        <w:t xml:space="preserve">        ConstantExpression.Arithmetic(MiddleOperator.BitwiseNot, expression);</w:t>
      </w:r>
    </w:p>
    <w:p w14:paraId="48F803A6" w14:textId="77777777" w:rsidR="005E5A36" w:rsidRPr="00903DBA" w:rsidRDefault="005E5A36" w:rsidP="005E5A36">
      <w:pPr>
        <w:pStyle w:val="Code"/>
        <w:rPr>
          <w:highlight w:val="white"/>
        </w:rPr>
      </w:pPr>
      <w:r w:rsidRPr="00903DBA">
        <w:rPr>
          <w:highlight w:val="white"/>
        </w:rPr>
        <w:t xml:space="preserve">      if (constantExpression != null) {</w:t>
      </w:r>
    </w:p>
    <w:p w14:paraId="6DB0C035" w14:textId="77777777" w:rsidR="005E5A36" w:rsidRPr="00903DBA" w:rsidRDefault="005E5A36" w:rsidP="005E5A36">
      <w:pPr>
        <w:pStyle w:val="Code"/>
        <w:rPr>
          <w:highlight w:val="white"/>
        </w:rPr>
      </w:pPr>
      <w:r w:rsidRPr="00903DBA">
        <w:rPr>
          <w:highlight w:val="white"/>
        </w:rPr>
        <w:t xml:space="preserve">        return constantExpression;</w:t>
      </w:r>
    </w:p>
    <w:p w14:paraId="30CAA758" w14:textId="77777777" w:rsidR="005E5A36" w:rsidRPr="00903DBA" w:rsidRDefault="005E5A36" w:rsidP="005E5A36">
      <w:pPr>
        <w:pStyle w:val="Code"/>
        <w:rPr>
          <w:highlight w:val="white"/>
        </w:rPr>
      </w:pPr>
      <w:r w:rsidRPr="00903DBA">
        <w:rPr>
          <w:highlight w:val="white"/>
        </w:rPr>
        <w:t xml:space="preserve">      }</w:t>
      </w:r>
    </w:p>
    <w:p w14:paraId="698298A2" w14:textId="77777777" w:rsidR="005E5A36" w:rsidRPr="00903DBA" w:rsidRDefault="005E5A36" w:rsidP="005E5A36">
      <w:pPr>
        <w:pStyle w:val="Code"/>
        <w:rPr>
          <w:highlight w:val="white"/>
        </w:rPr>
      </w:pPr>
    </w:p>
    <w:p w14:paraId="52266B7F"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6F6CF84"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6583AF67" w14:textId="77777777" w:rsidR="005E5A36" w:rsidRPr="00903DBA" w:rsidRDefault="005E5A36" w:rsidP="005E5A36">
      <w:pPr>
        <w:pStyle w:val="Code"/>
        <w:rPr>
          <w:highlight w:val="white"/>
        </w:rPr>
      </w:pPr>
      <w:r w:rsidRPr="00903DBA">
        <w:rPr>
          <w:highlight w:val="white"/>
        </w:rPr>
        <w:t xml:space="preserve">      AddMiddleCode(expression.LongList, MiddleOperator.BitwiseNot,</w:t>
      </w:r>
    </w:p>
    <w:p w14:paraId="07ECE1F5" w14:textId="77777777" w:rsidR="005E5A36" w:rsidRPr="00903DBA" w:rsidRDefault="005E5A36" w:rsidP="005E5A36">
      <w:pPr>
        <w:pStyle w:val="Code"/>
        <w:rPr>
          <w:highlight w:val="white"/>
        </w:rPr>
      </w:pPr>
      <w:r w:rsidRPr="00903DBA">
        <w:rPr>
          <w:highlight w:val="white"/>
        </w:rPr>
        <w:t xml:space="preserve">                    resultSymbol, expression.Symbol);</w:t>
      </w:r>
    </w:p>
    <w:p w14:paraId="25A517D2"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498FA662" w14:textId="77777777" w:rsidR="005E5A36" w:rsidRPr="00903DBA" w:rsidRDefault="005E5A36" w:rsidP="005E5A36">
      <w:pPr>
        <w:pStyle w:val="Code"/>
        <w:rPr>
          <w:highlight w:val="white"/>
        </w:rPr>
      </w:pPr>
      <w:r w:rsidRPr="00903DBA">
        <w:rPr>
          <w:highlight w:val="white"/>
        </w:rPr>
        <w:t xml:space="preserve">                             expression.LongList));</w:t>
      </w:r>
    </w:p>
    <w:p w14:paraId="26EEE84D" w14:textId="77777777" w:rsidR="005E5A36" w:rsidRPr="00903DBA" w:rsidRDefault="005E5A36" w:rsidP="005E5A36">
      <w:pPr>
        <w:pStyle w:val="Code"/>
        <w:rPr>
          <w:highlight w:val="white"/>
        </w:rPr>
      </w:pPr>
      <w:r w:rsidRPr="00903DBA">
        <w:rPr>
          <w:highlight w:val="white"/>
        </w:rPr>
        <w:t xml:space="preserve">    }</w:t>
      </w:r>
    </w:p>
    <w:p w14:paraId="36529EA0" w14:textId="77777777" w:rsidR="005E5A36" w:rsidRPr="00DC37F5" w:rsidRDefault="005E5A36" w:rsidP="001A1BB8">
      <w:pPr>
        <w:pStyle w:val="Rubrik3"/>
        <w:rPr>
          <w:highlight w:val="white"/>
        </w:rPr>
      </w:pPr>
      <w:r w:rsidRPr="00DC37F5">
        <w:rPr>
          <w:highlight w:val="white"/>
        </w:rPr>
        <w:t>The sizeof Expression</w:t>
      </w:r>
    </w:p>
    <w:p w14:paraId="1A9C3300" w14:textId="77777777" w:rsidR="005E5A36" w:rsidRPr="00903DBA" w:rsidRDefault="005E5A36" w:rsidP="005E5A36">
      <w:pPr>
        <w:pStyle w:val="CodeHeader"/>
      </w:pPr>
      <w:r w:rsidRPr="00903DBA">
        <w:t>MiddleCodeGenerator.cs</w:t>
      </w:r>
    </w:p>
    <w:p w14:paraId="755D366D" w14:textId="77777777" w:rsidR="005E5A36" w:rsidRPr="00903DBA" w:rsidRDefault="005E5A36" w:rsidP="005E5A36">
      <w:pPr>
        <w:pStyle w:val="Code"/>
        <w:rPr>
          <w:highlight w:val="white"/>
        </w:rPr>
      </w:pPr>
      <w:r w:rsidRPr="00903DBA">
        <w:rPr>
          <w:highlight w:val="white"/>
        </w:rPr>
        <w:t xml:space="preserve">    public static Expression SizeOfExpression(Expression expression) {</w:t>
      </w:r>
    </w:p>
    <w:p w14:paraId="13FDF2FB" w14:textId="77777777" w:rsidR="005E5A36" w:rsidRPr="00903DBA" w:rsidRDefault="005E5A36" w:rsidP="005E5A36">
      <w:pPr>
        <w:rPr>
          <w:highlight w:val="white"/>
        </w:rPr>
      </w:pPr>
      <w:r w:rsidRPr="00903DBA">
        <w:rPr>
          <w:highlight w:val="white"/>
        </w:rPr>
        <w:t xml:space="preserve">We check that the storage of the expression is not </w:t>
      </w:r>
      <w:r w:rsidRPr="00903DBA">
        <w:rPr>
          <w:rStyle w:val="KeyWord0"/>
          <w:highlight w:val="white"/>
        </w:rPr>
        <w:t>register</w:t>
      </w:r>
      <w:r w:rsidRPr="00903DBA">
        <w:rPr>
          <w:highlight w:val="white"/>
        </w:rPr>
        <w:t>, since it is not allowed.</w:t>
      </w:r>
    </w:p>
    <w:p w14:paraId="105F3292"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2F23C509" w14:textId="77777777" w:rsidR="005E5A36" w:rsidRPr="00903DBA" w:rsidRDefault="005E5A36" w:rsidP="005E5A36">
      <w:pPr>
        <w:pStyle w:val="Code"/>
        <w:rPr>
          <w:highlight w:val="white"/>
        </w:rPr>
      </w:pPr>
      <w:r w:rsidRPr="00903DBA">
        <w:rPr>
          <w:highlight w:val="white"/>
        </w:rPr>
        <w:t xml:space="preserve">                   Message.Register_storage_not_allowed_in_sizof_expression);</w:t>
      </w:r>
    </w:p>
    <w:p w14:paraId="0A4AB461" w14:textId="77777777" w:rsidR="005E5A36" w:rsidRPr="00903DBA" w:rsidRDefault="005E5A36" w:rsidP="005E5A36">
      <w:pPr>
        <w:rPr>
          <w:highlight w:val="white"/>
        </w:rPr>
      </w:pPr>
      <w:r w:rsidRPr="00903DBA">
        <w:rPr>
          <w:highlight w:val="white"/>
        </w:rPr>
        <w:t>Moreover, we check that it is not a function or a bitfield, since they do not have sizes.</w:t>
      </w:r>
    </w:p>
    <w:p w14:paraId="6EF69300" w14:textId="77777777" w:rsidR="005E5A36" w:rsidRPr="00903DBA" w:rsidRDefault="005E5A36" w:rsidP="005E5A36">
      <w:pPr>
        <w:pStyle w:val="Code"/>
        <w:rPr>
          <w:highlight w:val="white"/>
        </w:rPr>
      </w:pPr>
      <w:r w:rsidRPr="00903DBA">
        <w:rPr>
          <w:highlight w:val="white"/>
        </w:rPr>
        <w:t xml:space="preserve">      Type type = expression.Symbol.Type;</w:t>
      </w:r>
    </w:p>
    <w:p w14:paraId="047255D3" w14:textId="77777777" w:rsidR="005E5A36" w:rsidRPr="00903DBA" w:rsidRDefault="005E5A36" w:rsidP="005E5A36">
      <w:pPr>
        <w:pStyle w:val="Code"/>
        <w:rPr>
          <w:highlight w:val="white"/>
        </w:rPr>
      </w:pPr>
      <w:r w:rsidRPr="00903DBA">
        <w:rPr>
          <w:highlight w:val="white"/>
        </w:rPr>
        <w:t xml:space="preserve">      Assert.Error(!type.IsFunction(),</w:t>
      </w:r>
    </w:p>
    <w:p w14:paraId="315325A4"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DD7E1F0" w14:textId="77777777" w:rsidR="005E5A36" w:rsidRPr="00903DBA" w:rsidRDefault="005E5A36" w:rsidP="005E5A36">
      <w:pPr>
        <w:pStyle w:val="Code"/>
        <w:rPr>
          <w:highlight w:val="white"/>
        </w:rPr>
      </w:pPr>
      <w:r w:rsidRPr="00903DBA">
        <w:rPr>
          <w:highlight w:val="white"/>
        </w:rPr>
        <w:t xml:space="preserve">      Assert.Error(!type.IsBitfield(),</w:t>
      </w:r>
    </w:p>
    <w:p w14:paraId="3E039A77"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2B499EC0" w14:textId="77777777" w:rsidR="005E5A36" w:rsidRPr="00903DBA" w:rsidRDefault="005E5A36" w:rsidP="005E5A36">
      <w:pPr>
        <w:rPr>
          <w:highlight w:val="white"/>
        </w:rPr>
      </w:pPr>
      <w:r w:rsidRPr="00903DBA">
        <w:rPr>
          <w:highlight w:val="white"/>
        </w:rPr>
        <w:t>We create a symbol of signed integer types with the size as its value.</w:t>
      </w:r>
    </w:p>
    <w:p w14:paraId="425BE538" w14:textId="77777777" w:rsidR="005E5A36" w:rsidRPr="00903DBA" w:rsidRDefault="005E5A36" w:rsidP="005E5A36">
      <w:pPr>
        <w:pStyle w:val="Code"/>
        <w:rPr>
          <w:highlight w:val="white"/>
        </w:rPr>
      </w:pPr>
      <w:r w:rsidRPr="00903DBA">
        <w:rPr>
          <w:highlight w:val="white"/>
        </w:rPr>
        <w:t xml:space="preserve">      Symbol symbol = new Symbol(Type.SignedIntegerType,</w:t>
      </w:r>
    </w:p>
    <w:p w14:paraId="5A757B65" w14:textId="77777777" w:rsidR="005E5A36" w:rsidRPr="00903DBA" w:rsidRDefault="005E5A36" w:rsidP="005E5A36">
      <w:pPr>
        <w:pStyle w:val="Code"/>
        <w:rPr>
          <w:highlight w:val="white"/>
        </w:rPr>
      </w:pPr>
      <w:r w:rsidRPr="00903DBA">
        <w:rPr>
          <w:highlight w:val="white"/>
        </w:rPr>
        <w:t xml:space="preserve">                                (BigInteger) (expression.Symbol.Type.Size()));</w:t>
      </w:r>
    </w:p>
    <w:p w14:paraId="680BBAAA" w14:textId="77777777" w:rsidR="005E5A36" w:rsidRPr="00903DBA" w:rsidRDefault="005E5A36" w:rsidP="005E5A36">
      <w:pPr>
        <w:pStyle w:val="Code"/>
        <w:rPr>
          <w:highlight w:val="white"/>
        </w:rPr>
      </w:pPr>
      <w:r w:rsidRPr="00903DBA">
        <w:rPr>
          <w:highlight w:val="white"/>
        </w:rPr>
        <w:t xml:space="preserve">      symbol.StaticSymbol =</w:t>
      </w:r>
    </w:p>
    <w:p w14:paraId="2504F7F5" w14:textId="77777777" w:rsidR="005E5A36" w:rsidRPr="00903DBA" w:rsidRDefault="005E5A36" w:rsidP="005E5A36">
      <w:pPr>
        <w:pStyle w:val="Code"/>
        <w:rPr>
          <w:highlight w:val="white"/>
        </w:rPr>
      </w:pPr>
      <w:r w:rsidRPr="00903DBA">
        <w:rPr>
          <w:highlight w:val="white"/>
        </w:rPr>
        <w:t xml:space="preserve">        ConstantExpression.Value(symbol.UniqueName, Type.SignedIntegerType,</w:t>
      </w:r>
    </w:p>
    <w:p w14:paraId="4AA93092" w14:textId="77777777" w:rsidR="005E5A36" w:rsidRPr="00903DBA" w:rsidRDefault="005E5A36" w:rsidP="005E5A36">
      <w:pPr>
        <w:pStyle w:val="Code"/>
        <w:rPr>
          <w:highlight w:val="white"/>
        </w:rPr>
      </w:pPr>
      <w:r w:rsidRPr="00903DBA">
        <w:rPr>
          <w:highlight w:val="white"/>
        </w:rPr>
        <w:t xml:space="preserve">                                (BigInteger) (expression.Symbol.Type.Size()));</w:t>
      </w:r>
    </w:p>
    <w:p w14:paraId="57B91E37" w14:textId="77777777" w:rsidR="005E5A36" w:rsidRPr="00903DBA" w:rsidRDefault="005E5A36" w:rsidP="005E5A36">
      <w:pPr>
        <w:pStyle w:val="Code"/>
        <w:rPr>
          <w:highlight w:val="white"/>
        </w:rPr>
      </w:pPr>
      <w:r w:rsidRPr="00903DBA">
        <w:rPr>
          <w:highlight w:val="white"/>
        </w:rPr>
        <w:t xml:space="preserve">      SymbolTable.StaticSet.Add(symbol.StaticSymbol);</w:t>
      </w:r>
    </w:p>
    <w:p w14:paraId="73C901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01426D04" w14:textId="77777777" w:rsidR="005E5A36" w:rsidRPr="00903DBA" w:rsidRDefault="005E5A36" w:rsidP="005E5A36">
      <w:pPr>
        <w:pStyle w:val="Code"/>
        <w:rPr>
          <w:highlight w:val="white"/>
        </w:rPr>
      </w:pPr>
      <w:r w:rsidRPr="00903DBA">
        <w:rPr>
          <w:highlight w:val="white"/>
        </w:rPr>
        <w:t xml:space="preserve">                             new List&lt;MiddleCode&gt;()));</w:t>
      </w:r>
    </w:p>
    <w:p w14:paraId="6C5CE7BA" w14:textId="77777777" w:rsidR="005E5A36" w:rsidRPr="00903DBA" w:rsidRDefault="005E5A36" w:rsidP="005E5A36">
      <w:pPr>
        <w:pStyle w:val="Code"/>
        <w:rPr>
          <w:highlight w:val="white"/>
        </w:rPr>
      </w:pPr>
      <w:r w:rsidRPr="00903DBA">
        <w:rPr>
          <w:highlight w:val="white"/>
        </w:rPr>
        <w:t xml:space="preserve">    }</w:t>
      </w:r>
    </w:p>
    <w:p w14:paraId="4332AA08" w14:textId="77777777" w:rsidR="005E5A36" w:rsidRPr="00903DBA" w:rsidRDefault="005E5A36" w:rsidP="005E5A36">
      <w:pPr>
        <w:rPr>
          <w:highlight w:val="white"/>
        </w:rPr>
      </w:pPr>
      <w:r w:rsidRPr="00903DBA">
        <w:rPr>
          <w:highlight w:val="white"/>
        </w:rPr>
        <w:t>In the case of the type name, we also check that the expression is not a function or a bitfield.</w:t>
      </w:r>
    </w:p>
    <w:p w14:paraId="09B1C3A9" w14:textId="77777777" w:rsidR="005E5A36" w:rsidRPr="00903DBA" w:rsidRDefault="005E5A36" w:rsidP="005E5A36">
      <w:pPr>
        <w:pStyle w:val="CodeHeader"/>
      </w:pPr>
      <w:r w:rsidRPr="00903DBA">
        <w:lastRenderedPageBreak/>
        <w:t>MiddleCodeGenerator.cs</w:t>
      </w:r>
    </w:p>
    <w:p w14:paraId="03ABDA34" w14:textId="77777777" w:rsidR="005E5A36" w:rsidRPr="00903DBA" w:rsidRDefault="005E5A36" w:rsidP="005E5A36">
      <w:pPr>
        <w:pStyle w:val="Code"/>
        <w:rPr>
          <w:highlight w:val="white"/>
        </w:rPr>
      </w:pPr>
      <w:r w:rsidRPr="00903DBA">
        <w:rPr>
          <w:highlight w:val="white"/>
        </w:rPr>
        <w:t xml:space="preserve">    public static Expression SizeOfType(Type type) {</w:t>
      </w:r>
    </w:p>
    <w:p w14:paraId="72DEAC05" w14:textId="77777777" w:rsidR="005E5A36" w:rsidRPr="00903DBA" w:rsidRDefault="005E5A36" w:rsidP="005E5A36">
      <w:pPr>
        <w:pStyle w:val="Code"/>
        <w:rPr>
          <w:highlight w:val="white"/>
        </w:rPr>
      </w:pPr>
      <w:r w:rsidRPr="00903DBA">
        <w:rPr>
          <w:highlight w:val="white"/>
        </w:rPr>
        <w:t xml:space="preserve">      Assert.Error(!type.IsFunction(),</w:t>
      </w:r>
    </w:p>
    <w:p w14:paraId="637A1F52"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F106F05" w14:textId="77777777" w:rsidR="005E5A36" w:rsidRPr="00903DBA" w:rsidRDefault="005E5A36" w:rsidP="005E5A36">
      <w:pPr>
        <w:pStyle w:val="Code"/>
        <w:rPr>
          <w:highlight w:val="white"/>
        </w:rPr>
      </w:pPr>
      <w:r w:rsidRPr="00903DBA">
        <w:rPr>
          <w:highlight w:val="white"/>
        </w:rPr>
        <w:t xml:space="preserve">      Assert.Error(!type.IsBitfield(), </w:t>
      </w:r>
    </w:p>
    <w:p w14:paraId="147FF1AE"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0B67520B" w14:textId="77777777" w:rsidR="005E5A36" w:rsidRPr="00903DBA" w:rsidRDefault="005E5A36" w:rsidP="005E5A36">
      <w:pPr>
        <w:pStyle w:val="Code"/>
        <w:rPr>
          <w:highlight w:val="white"/>
        </w:rPr>
      </w:pPr>
      <w:r w:rsidRPr="00903DBA">
        <w:rPr>
          <w:highlight w:val="white"/>
        </w:rPr>
        <w:t xml:space="preserve">      Symbol symbol =</w:t>
      </w:r>
    </w:p>
    <w:p w14:paraId="15C31B75" w14:textId="77777777" w:rsidR="005E5A36" w:rsidRPr="00903DBA" w:rsidRDefault="005E5A36" w:rsidP="005E5A36">
      <w:pPr>
        <w:pStyle w:val="Code"/>
        <w:rPr>
          <w:highlight w:val="white"/>
        </w:rPr>
      </w:pPr>
      <w:r w:rsidRPr="00903DBA">
        <w:rPr>
          <w:highlight w:val="white"/>
        </w:rPr>
        <w:t xml:space="preserve">        new Symbol(Type.SignedIntegerType, (BigInteger) type.Size());</w:t>
      </w:r>
    </w:p>
    <w:p w14:paraId="79011877"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3A147994" w14:textId="77777777" w:rsidR="005E5A36" w:rsidRPr="00903DBA" w:rsidRDefault="005E5A36" w:rsidP="005E5A36">
      <w:pPr>
        <w:pStyle w:val="Code"/>
        <w:rPr>
          <w:highlight w:val="white"/>
        </w:rPr>
      </w:pPr>
      <w:r w:rsidRPr="00903DBA">
        <w:rPr>
          <w:highlight w:val="white"/>
        </w:rPr>
        <w:t xml:space="preserve">                             new List&lt;MiddleCode&gt;()));</w:t>
      </w:r>
    </w:p>
    <w:p w14:paraId="3E88EF6B" w14:textId="77777777" w:rsidR="005E5A36" w:rsidRPr="00903DBA" w:rsidRDefault="005E5A36" w:rsidP="005E5A36">
      <w:pPr>
        <w:pStyle w:val="Code"/>
        <w:rPr>
          <w:highlight w:val="white"/>
        </w:rPr>
      </w:pPr>
      <w:r w:rsidRPr="00903DBA">
        <w:rPr>
          <w:highlight w:val="white"/>
        </w:rPr>
        <w:t xml:space="preserve">    }</w:t>
      </w:r>
    </w:p>
    <w:p w14:paraId="2655AEBE" w14:textId="77777777" w:rsidR="005E5A36" w:rsidRPr="00DC37F5" w:rsidRDefault="005E5A36" w:rsidP="001A1BB8">
      <w:pPr>
        <w:pStyle w:val="Rubrik3"/>
        <w:rPr>
          <w:highlight w:val="white"/>
        </w:rPr>
      </w:pPr>
      <w:r w:rsidRPr="00DC37F5">
        <w:rPr>
          <w:highlight w:val="white"/>
        </w:rPr>
        <w:t>Address Expression</w:t>
      </w:r>
    </w:p>
    <w:p w14:paraId="401D84D1" w14:textId="77777777" w:rsidR="005E5A36" w:rsidRPr="00903DBA" w:rsidRDefault="005E5A36" w:rsidP="005E5A36">
      <w:pPr>
        <w:pStyle w:val="CodeHeader"/>
      </w:pPr>
      <w:r w:rsidRPr="00903DBA">
        <w:t>MiddleCodeGenerator.cs</w:t>
      </w:r>
    </w:p>
    <w:p w14:paraId="477D1EF1" w14:textId="77777777" w:rsidR="005E5A36" w:rsidRPr="00903DBA" w:rsidRDefault="005E5A36" w:rsidP="005E5A36">
      <w:pPr>
        <w:pStyle w:val="Code"/>
        <w:rPr>
          <w:highlight w:val="white"/>
        </w:rPr>
      </w:pPr>
      <w:r w:rsidRPr="00903DBA">
        <w:rPr>
          <w:highlight w:val="white"/>
        </w:rPr>
        <w:t xml:space="preserve">    public static Expression AddressExpression(Expression expression) {</w:t>
      </w:r>
    </w:p>
    <w:p w14:paraId="2618D54D" w14:textId="77777777" w:rsidR="005E5A36" w:rsidRPr="00903DBA" w:rsidRDefault="005E5A36" w:rsidP="005E5A36">
      <w:pPr>
        <w:pStyle w:val="Code"/>
        <w:rPr>
          <w:highlight w:val="white"/>
        </w:rPr>
      </w:pPr>
      <w:r w:rsidRPr="00903DBA">
        <w:rPr>
          <w:highlight w:val="white"/>
        </w:rPr>
        <w:t xml:space="preserve">      Assert.Error(!symbol.IsRegister() &amp;&amp; !symbol.Type.IsBitfield(),</w:t>
      </w:r>
    </w:p>
    <w:p w14:paraId="21BBA4F8" w14:textId="77777777" w:rsidR="005E5A36" w:rsidRPr="00903DBA" w:rsidRDefault="005E5A36" w:rsidP="005E5A36">
      <w:pPr>
        <w:pStyle w:val="Code"/>
        <w:rPr>
          <w:highlight w:val="white"/>
        </w:rPr>
      </w:pPr>
      <w:r w:rsidRPr="00903DBA">
        <w:rPr>
          <w:highlight w:val="white"/>
        </w:rPr>
        <w:t xml:space="preserve">                   expression,  Message.Not_addressable);</w:t>
      </w:r>
    </w:p>
    <w:p w14:paraId="36B48833"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46D9D8A8" w14:textId="77777777" w:rsidR="005E5A36" w:rsidRPr="00903DBA" w:rsidRDefault="005E5A36" w:rsidP="005E5A36">
      <w:pPr>
        <w:pStyle w:val="Code"/>
        <w:rPr>
          <w:highlight w:val="white"/>
        </w:rPr>
      </w:pPr>
      <w:r w:rsidRPr="00903DBA">
        <w:rPr>
          <w:highlight w:val="white"/>
        </w:rPr>
        <w:t xml:space="preserve">                   Message.Invalid_address_of_register_storage);</w:t>
      </w:r>
    </w:p>
    <w:p w14:paraId="2E596D7D" w14:textId="77777777" w:rsidR="005E5A36" w:rsidRPr="00903DBA" w:rsidRDefault="005E5A36" w:rsidP="005E5A36">
      <w:pPr>
        <w:rPr>
          <w:highlight w:val="white"/>
        </w:rPr>
      </w:pPr>
      <w:r w:rsidRPr="00903DBA">
        <w:rPr>
          <w:highlight w:val="white"/>
        </w:rPr>
        <w:t xml:space="preserve">The address operator may result in a static address. </w:t>
      </w:r>
    </w:p>
    <w:p w14:paraId="37CA20B0" w14:textId="77777777" w:rsidR="005E5A36" w:rsidRPr="00903DBA" w:rsidRDefault="005E5A36" w:rsidP="005E5A36">
      <w:pPr>
        <w:pStyle w:val="Code"/>
        <w:rPr>
          <w:highlight w:val="white"/>
        </w:rPr>
      </w:pPr>
      <w:r w:rsidRPr="00903DBA">
        <w:rPr>
          <w:highlight w:val="white"/>
        </w:rPr>
        <w:t xml:space="preserve">      Expression staticExpression =</w:t>
      </w:r>
    </w:p>
    <w:p w14:paraId="6054D654" w14:textId="77777777" w:rsidR="005E5A36" w:rsidRPr="00903DBA" w:rsidRDefault="005E5A36" w:rsidP="005E5A36">
      <w:pPr>
        <w:pStyle w:val="Code"/>
        <w:rPr>
          <w:highlight w:val="white"/>
        </w:rPr>
      </w:pPr>
      <w:r w:rsidRPr="00903DBA">
        <w:rPr>
          <w:highlight w:val="white"/>
        </w:rPr>
        <w:t xml:space="preserve">        StaticExpression.Unary(MiddleOperator.Address, expression);</w:t>
      </w:r>
    </w:p>
    <w:p w14:paraId="31AF3EEA" w14:textId="77777777" w:rsidR="005E5A36" w:rsidRPr="00903DBA" w:rsidRDefault="005E5A36" w:rsidP="005E5A36">
      <w:pPr>
        <w:pStyle w:val="Code"/>
        <w:rPr>
          <w:highlight w:val="white"/>
        </w:rPr>
      </w:pPr>
      <w:r w:rsidRPr="00903DBA">
        <w:rPr>
          <w:highlight w:val="white"/>
        </w:rPr>
        <w:t xml:space="preserve">      if (staticExpression!= null) {</w:t>
      </w:r>
    </w:p>
    <w:p w14:paraId="2B0D6E27" w14:textId="77777777" w:rsidR="005E5A36" w:rsidRPr="00903DBA" w:rsidRDefault="005E5A36" w:rsidP="005E5A36">
      <w:pPr>
        <w:pStyle w:val="Code"/>
        <w:rPr>
          <w:highlight w:val="white"/>
        </w:rPr>
      </w:pPr>
      <w:r w:rsidRPr="00903DBA">
        <w:rPr>
          <w:highlight w:val="white"/>
        </w:rPr>
        <w:t xml:space="preserve">        return staticExpression ;</w:t>
      </w:r>
    </w:p>
    <w:p w14:paraId="3D478B29" w14:textId="77777777" w:rsidR="005E5A36" w:rsidRPr="00903DBA" w:rsidRDefault="005E5A36" w:rsidP="005E5A36">
      <w:pPr>
        <w:pStyle w:val="Code"/>
        <w:rPr>
          <w:highlight w:val="white"/>
        </w:rPr>
      </w:pPr>
      <w:r w:rsidRPr="00903DBA">
        <w:rPr>
          <w:highlight w:val="white"/>
        </w:rPr>
        <w:t xml:space="preserve">      }</w:t>
      </w:r>
    </w:p>
    <w:p w14:paraId="7CB2782F" w14:textId="77777777" w:rsidR="005E5A36" w:rsidRPr="00903DBA" w:rsidRDefault="005E5A36" w:rsidP="005E5A36">
      <w:pPr>
        <w:rPr>
          <w:highlight w:val="white"/>
        </w:rPr>
      </w:pPr>
      <w:r w:rsidRPr="00903DBA">
        <w:rPr>
          <w:highlight w:val="white"/>
        </w:rPr>
        <w:t>If the expression has floating type, we need to pop the value from the floating value stack.</w:t>
      </w:r>
    </w:p>
    <w:p w14:paraId="65B9B089" w14:textId="77777777" w:rsidR="005E5A36" w:rsidRPr="00903DBA" w:rsidRDefault="005E5A36" w:rsidP="005E5A36">
      <w:pPr>
        <w:pStyle w:val="Code"/>
        <w:rPr>
          <w:highlight w:val="white"/>
        </w:rPr>
      </w:pPr>
      <w:r w:rsidRPr="00903DBA">
        <w:rPr>
          <w:highlight w:val="white"/>
        </w:rPr>
        <w:t xml:space="preserve">      if (expression.Symbol.Type.IsFloating()) {</w:t>
      </w:r>
    </w:p>
    <w:p w14:paraId="1FB67594" w14:textId="77777777" w:rsidR="005E5A36" w:rsidRPr="00903DBA" w:rsidRDefault="005E5A36" w:rsidP="005E5A36">
      <w:pPr>
        <w:pStyle w:val="Code"/>
        <w:rPr>
          <w:highlight w:val="white"/>
        </w:rPr>
      </w:pPr>
      <w:r w:rsidRPr="00903DBA">
        <w:rPr>
          <w:highlight w:val="white"/>
        </w:rPr>
        <w:t xml:space="preserve">        AddMiddleCode(expression.LongList, MiddleOperator.PopFloat);</w:t>
      </w:r>
    </w:p>
    <w:p w14:paraId="35C96145" w14:textId="77777777" w:rsidR="005E5A36" w:rsidRPr="00903DBA" w:rsidRDefault="005E5A36" w:rsidP="005E5A36">
      <w:pPr>
        <w:pStyle w:val="Code"/>
        <w:rPr>
          <w:highlight w:val="white"/>
        </w:rPr>
      </w:pPr>
      <w:r w:rsidRPr="00903DBA">
        <w:rPr>
          <w:highlight w:val="white"/>
        </w:rPr>
        <w:t xml:space="preserve">      }</w:t>
      </w:r>
    </w:p>
    <w:p w14:paraId="09A557E1" w14:textId="77777777" w:rsidR="005E5A36" w:rsidRPr="00903DBA" w:rsidRDefault="005E5A36" w:rsidP="005E5A36">
      <w:pPr>
        <w:rPr>
          <w:highlight w:val="white"/>
        </w:rPr>
      </w:pPr>
      <w:r w:rsidRPr="00903DBA">
        <w:rPr>
          <w:highlight w:val="white"/>
        </w:rPr>
        <w:t>The type of the resulting expression is a pointer to the type of the original expression</w:t>
      </w:r>
    </w:p>
    <w:p w14:paraId="272914FA" w14:textId="77777777" w:rsidR="005E5A36" w:rsidRPr="00903DBA" w:rsidRDefault="005E5A36" w:rsidP="005E5A36">
      <w:pPr>
        <w:pStyle w:val="Code"/>
        <w:rPr>
          <w:highlight w:val="white"/>
        </w:rPr>
      </w:pPr>
      <w:r w:rsidRPr="00903DBA">
        <w:rPr>
          <w:highlight w:val="white"/>
        </w:rPr>
        <w:t xml:space="preserve">      Type pointerType = new Type(expression.Symbol.Type);</w:t>
      </w:r>
    </w:p>
    <w:p w14:paraId="6E16842C" w14:textId="77777777" w:rsidR="005E5A36" w:rsidRPr="00903DBA" w:rsidRDefault="005E5A36" w:rsidP="005E5A36">
      <w:pPr>
        <w:pStyle w:val="Code"/>
        <w:rPr>
          <w:highlight w:val="white"/>
        </w:rPr>
      </w:pPr>
      <w:r w:rsidRPr="00903DBA">
        <w:rPr>
          <w:highlight w:val="white"/>
        </w:rPr>
        <w:t xml:space="preserve">      Symbol resultSymbol = new Symbol(pointerType);</w:t>
      </w:r>
    </w:p>
    <w:p w14:paraId="70D98584" w14:textId="77777777" w:rsidR="005E5A36" w:rsidRPr="00903DBA" w:rsidRDefault="005E5A36" w:rsidP="005E5A36">
      <w:pPr>
        <w:pStyle w:val="Code"/>
        <w:rPr>
          <w:highlight w:val="white"/>
        </w:rPr>
      </w:pPr>
      <w:r w:rsidRPr="00903DBA">
        <w:rPr>
          <w:highlight w:val="white"/>
        </w:rPr>
        <w:t xml:space="preserve">      AddMiddleCode(expression.LongList, MiddleOperator.Address,</w:t>
      </w:r>
    </w:p>
    <w:p w14:paraId="63E40AC4" w14:textId="77777777" w:rsidR="005E5A36" w:rsidRPr="00903DBA" w:rsidRDefault="005E5A36" w:rsidP="005E5A36">
      <w:pPr>
        <w:pStyle w:val="Code"/>
        <w:rPr>
          <w:highlight w:val="white"/>
        </w:rPr>
      </w:pPr>
      <w:r w:rsidRPr="00903DBA">
        <w:rPr>
          <w:highlight w:val="white"/>
        </w:rPr>
        <w:t xml:space="preserve">                    resultSymbol, expression.Symbol);</w:t>
      </w:r>
    </w:p>
    <w:p w14:paraId="3E7DFE1C"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28A4A26" w14:textId="77777777" w:rsidR="005E5A36" w:rsidRPr="00903DBA" w:rsidRDefault="005E5A36" w:rsidP="005E5A36">
      <w:pPr>
        <w:pStyle w:val="Code"/>
        <w:rPr>
          <w:highlight w:val="white"/>
        </w:rPr>
      </w:pPr>
      <w:r w:rsidRPr="00903DBA">
        <w:rPr>
          <w:highlight w:val="white"/>
        </w:rPr>
        <w:t xml:space="preserve">                             expression.LongList));</w:t>
      </w:r>
    </w:p>
    <w:p w14:paraId="0E4B3C58" w14:textId="77777777" w:rsidR="005E5A36" w:rsidRPr="00903DBA" w:rsidRDefault="005E5A36" w:rsidP="005E5A36">
      <w:pPr>
        <w:pStyle w:val="Code"/>
        <w:rPr>
          <w:highlight w:val="white"/>
        </w:rPr>
      </w:pPr>
      <w:r w:rsidRPr="00903DBA">
        <w:rPr>
          <w:highlight w:val="white"/>
        </w:rPr>
        <w:t xml:space="preserve">    }</w:t>
      </w:r>
    </w:p>
    <w:p w14:paraId="7756B9B5" w14:textId="77777777" w:rsidR="005E5A36" w:rsidRPr="00DC37F5" w:rsidRDefault="005E5A36" w:rsidP="001A1BB8">
      <w:pPr>
        <w:pStyle w:val="Rubrik3"/>
        <w:rPr>
          <w:highlight w:val="white"/>
        </w:rPr>
      </w:pPr>
      <w:r w:rsidRPr="00DC37F5">
        <w:rPr>
          <w:highlight w:val="white"/>
        </w:rPr>
        <w:t>Dereference Expression</w:t>
      </w:r>
    </w:p>
    <w:p w14:paraId="551F5F5F" w14:textId="77777777" w:rsidR="005E5A36" w:rsidRPr="00903DBA" w:rsidRDefault="005E5A36" w:rsidP="005E5A36">
      <w:pPr>
        <w:rPr>
          <w:highlight w:val="white"/>
        </w:rPr>
      </w:pPr>
      <w:r w:rsidRPr="00903DBA">
        <w:rPr>
          <w:highlight w:val="white"/>
        </w:rPr>
        <w:t>The dereference operator applies to pointers, arrays, strings, and functions. In the function case, the expression is regarded as a pointer to a function.</w:t>
      </w:r>
    </w:p>
    <w:p w14:paraId="2F9A9ADA" w14:textId="77777777" w:rsidR="005E5A36" w:rsidRPr="00903DBA" w:rsidRDefault="005E5A36" w:rsidP="005E5A36">
      <w:pPr>
        <w:pStyle w:val="CodeHeader"/>
      </w:pPr>
      <w:r w:rsidRPr="00903DBA">
        <w:t>MiddleCodeGenerator.cs</w:t>
      </w:r>
    </w:p>
    <w:p w14:paraId="593360C8" w14:textId="77777777" w:rsidR="005E5A36" w:rsidRPr="00903DBA" w:rsidRDefault="005E5A36" w:rsidP="005E5A36">
      <w:pPr>
        <w:pStyle w:val="Code"/>
        <w:rPr>
          <w:highlight w:val="white"/>
        </w:rPr>
      </w:pPr>
      <w:r w:rsidRPr="00903DBA">
        <w:rPr>
          <w:highlight w:val="white"/>
        </w:rPr>
        <w:t xml:space="preserve">    public static Expression DereferenceExpression(Expression expression) {</w:t>
      </w:r>
    </w:p>
    <w:p w14:paraId="2314AC5A" w14:textId="77777777" w:rsidR="005E5A36" w:rsidRPr="00903DBA" w:rsidRDefault="005E5A36" w:rsidP="005E5A36">
      <w:pPr>
        <w:pStyle w:val="Code"/>
        <w:rPr>
          <w:highlight w:val="white"/>
        </w:rPr>
      </w:pPr>
      <w:r w:rsidRPr="00903DBA">
        <w:rPr>
          <w:highlight w:val="white"/>
        </w:rPr>
        <w:t xml:space="preserve">      Assert.Error(expression.Symbol.Type.IsPointerArrayStringOrFunction(),</w:t>
      </w:r>
    </w:p>
    <w:p w14:paraId="6B24CE69" w14:textId="77777777" w:rsidR="005E5A36" w:rsidRPr="00903DBA" w:rsidRDefault="005E5A36" w:rsidP="005E5A36">
      <w:pPr>
        <w:pStyle w:val="Code"/>
        <w:rPr>
          <w:highlight w:val="white"/>
        </w:rPr>
      </w:pPr>
      <w:r w:rsidRPr="00903DBA">
        <w:rPr>
          <w:highlight w:val="white"/>
        </w:rPr>
        <w:t xml:space="preserve">                   Message.Invalid_dereference_of_non__pointer);</w:t>
      </w:r>
    </w:p>
    <w:p w14:paraId="7E0F8A8D" w14:textId="77777777" w:rsidR="005E5A36" w:rsidRPr="00903DBA" w:rsidRDefault="005E5A36" w:rsidP="005E5A36">
      <w:pPr>
        <w:pStyle w:val="Code"/>
        <w:rPr>
          <w:highlight w:val="white"/>
        </w:rPr>
      </w:pPr>
      <w:r w:rsidRPr="00903DBA">
        <w:rPr>
          <w:highlight w:val="white"/>
        </w:rPr>
        <w:t xml:space="preserve">      Symbol resultSymbol =</w:t>
      </w:r>
    </w:p>
    <w:p w14:paraId="35433F88" w14:textId="77777777" w:rsidR="005E5A36" w:rsidRPr="00903DBA" w:rsidRDefault="005E5A36" w:rsidP="005E5A36">
      <w:pPr>
        <w:pStyle w:val="Code"/>
        <w:rPr>
          <w:highlight w:val="white"/>
        </w:rPr>
      </w:pPr>
      <w:r w:rsidRPr="00903DBA">
        <w:rPr>
          <w:highlight w:val="white"/>
        </w:rPr>
        <w:t xml:space="preserve">        new Symbol(expression.Symbol.Type.PointerOrArrayType);</w:t>
      </w:r>
    </w:p>
    <w:p w14:paraId="6FE90511" w14:textId="77777777" w:rsidR="005E5A36" w:rsidRPr="00903DBA" w:rsidRDefault="005E5A36" w:rsidP="005E5A36">
      <w:pPr>
        <w:pStyle w:val="Code"/>
        <w:rPr>
          <w:highlight w:val="white"/>
        </w:rPr>
      </w:pPr>
      <w:r w:rsidRPr="00903DBA">
        <w:rPr>
          <w:highlight w:val="white"/>
        </w:rPr>
        <w:t xml:space="preserve">      return Dereference(expression, resultSymbol, 0);</w:t>
      </w:r>
    </w:p>
    <w:p w14:paraId="59745403" w14:textId="77777777" w:rsidR="005E5A36" w:rsidRPr="00903DBA" w:rsidRDefault="005E5A36" w:rsidP="005E5A36">
      <w:pPr>
        <w:pStyle w:val="Code"/>
        <w:rPr>
          <w:highlight w:val="white"/>
        </w:rPr>
      </w:pPr>
      <w:r w:rsidRPr="00903DBA">
        <w:rPr>
          <w:highlight w:val="white"/>
        </w:rPr>
        <w:t xml:space="preserve">    }</w:t>
      </w:r>
    </w:p>
    <w:p w14:paraId="5EC7D439" w14:textId="77777777" w:rsidR="005E5A36" w:rsidRPr="00903DBA" w:rsidRDefault="005E5A36" w:rsidP="005E5A36">
      <w:pPr>
        <w:pStyle w:val="Rubrik3"/>
        <w:rPr>
          <w:highlight w:val="white"/>
        </w:rPr>
      </w:pPr>
      <w:r w:rsidRPr="00903DBA">
        <w:rPr>
          <w:highlight w:val="white"/>
        </w:rPr>
        <w:lastRenderedPageBreak/>
        <w:t>Prefix Increment and Decrement Expression</w:t>
      </w:r>
    </w:p>
    <w:p w14:paraId="33258672" w14:textId="77777777" w:rsidR="005E5A36" w:rsidRPr="00903DBA" w:rsidRDefault="005E5A36" w:rsidP="005E5A36">
      <w:pPr>
        <w:pStyle w:val="CodeHeader"/>
      </w:pPr>
      <w:r w:rsidRPr="00903DBA">
        <w:t>MiddleCodeGenerator.cs</w:t>
      </w:r>
    </w:p>
    <w:p w14:paraId="41A380EE" w14:textId="77777777" w:rsidR="005E5A36" w:rsidRPr="00903DBA" w:rsidRDefault="005E5A36" w:rsidP="005E5A36">
      <w:pPr>
        <w:pStyle w:val="Code"/>
        <w:rPr>
          <w:highlight w:val="white"/>
        </w:rPr>
      </w:pPr>
      <w:r w:rsidRPr="00903DBA">
        <w:rPr>
          <w:highlight w:val="white"/>
        </w:rPr>
        <w:t xml:space="preserve">    private static IDictionary&lt;MiddleOperator,MiddleOperator&gt; m_incrementMap =</w:t>
      </w:r>
    </w:p>
    <w:p w14:paraId="3896092C" w14:textId="77777777" w:rsidR="005E5A36" w:rsidRPr="00903DBA" w:rsidRDefault="005E5A36" w:rsidP="005E5A36">
      <w:pPr>
        <w:pStyle w:val="Code"/>
        <w:rPr>
          <w:highlight w:val="white"/>
        </w:rPr>
      </w:pPr>
      <w:r w:rsidRPr="00903DBA">
        <w:rPr>
          <w:highlight w:val="white"/>
        </w:rPr>
        <w:t xml:space="preserve">      new Dictionary&lt;MiddleOperator, MiddleOperator&gt;();</w:t>
      </w:r>
    </w:p>
    <w:p w14:paraId="6EEAA73C" w14:textId="77777777" w:rsidR="005E5A36" w:rsidRPr="00903DBA" w:rsidRDefault="005E5A36" w:rsidP="005E5A36">
      <w:pPr>
        <w:pStyle w:val="Code"/>
        <w:rPr>
          <w:highlight w:val="white"/>
        </w:rPr>
      </w:pPr>
    </w:p>
    <w:p w14:paraId="3B1EA939" w14:textId="77777777" w:rsidR="005E5A36" w:rsidRPr="00903DBA" w:rsidRDefault="005E5A36" w:rsidP="005E5A36">
      <w:pPr>
        <w:pStyle w:val="Code"/>
        <w:rPr>
          <w:highlight w:val="white"/>
        </w:rPr>
      </w:pPr>
      <w:r w:rsidRPr="00903DBA">
        <w:rPr>
          <w:highlight w:val="white"/>
        </w:rPr>
        <w:t xml:space="preserve">    private static IDictionary&lt;MiddleOperator,MiddleOperator&gt;</w:t>
      </w:r>
    </w:p>
    <w:p w14:paraId="224ED670" w14:textId="77777777" w:rsidR="005E5A36" w:rsidRPr="00903DBA" w:rsidRDefault="005E5A36" w:rsidP="005E5A36">
      <w:pPr>
        <w:pStyle w:val="Code"/>
        <w:rPr>
          <w:highlight w:val="white"/>
        </w:rPr>
      </w:pPr>
      <w:r w:rsidRPr="00903DBA">
        <w:rPr>
          <w:highlight w:val="white"/>
        </w:rPr>
        <w:t xml:space="preserve">      m_incrementInverseMap = new Dictionary&lt;MiddleOperator,MiddleOperator&gt;();</w:t>
      </w:r>
    </w:p>
    <w:p w14:paraId="45853B4A" w14:textId="77777777" w:rsidR="005E5A36" w:rsidRPr="00903DBA" w:rsidRDefault="005E5A36" w:rsidP="005E5A36">
      <w:pPr>
        <w:pStyle w:val="Code"/>
        <w:rPr>
          <w:highlight w:val="white"/>
        </w:rPr>
      </w:pPr>
    </w:p>
    <w:p w14:paraId="23404CFE" w14:textId="77777777" w:rsidR="005E5A36" w:rsidRPr="00903DBA" w:rsidRDefault="005E5A36" w:rsidP="005E5A36">
      <w:pPr>
        <w:pStyle w:val="Code"/>
        <w:rPr>
          <w:highlight w:val="white"/>
        </w:rPr>
      </w:pPr>
      <w:r w:rsidRPr="00903DBA">
        <w:rPr>
          <w:highlight w:val="white"/>
        </w:rPr>
        <w:t xml:space="preserve">    static MiddleCodeGenerator() {</w:t>
      </w:r>
    </w:p>
    <w:p w14:paraId="74D66E35" w14:textId="77777777" w:rsidR="005E5A36" w:rsidRPr="00903DBA" w:rsidRDefault="005E5A36" w:rsidP="005E5A36">
      <w:pPr>
        <w:pStyle w:val="Code"/>
        <w:rPr>
          <w:highlight w:val="white"/>
        </w:rPr>
      </w:pPr>
      <w:r w:rsidRPr="00903DBA">
        <w:rPr>
          <w:highlight w:val="white"/>
        </w:rPr>
        <w:t xml:space="preserve">      m_incrementMap.Add(MiddleOperator.Increment,</w:t>
      </w:r>
    </w:p>
    <w:p w14:paraId="614EE176" w14:textId="77777777" w:rsidR="005E5A36" w:rsidRPr="00903DBA" w:rsidRDefault="005E5A36" w:rsidP="005E5A36">
      <w:pPr>
        <w:pStyle w:val="Code"/>
        <w:rPr>
          <w:highlight w:val="white"/>
        </w:rPr>
      </w:pPr>
      <w:r w:rsidRPr="00903DBA">
        <w:rPr>
          <w:highlight w:val="white"/>
        </w:rPr>
        <w:t xml:space="preserve">                         MiddleOperator.BinaryAdd);</w:t>
      </w:r>
    </w:p>
    <w:p w14:paraId="2A2C4F99" w14:textId="77777777" w:rsidR="005E5A36" w:rsidRPr="00903DBA" w:rsidRDefault="005E5A36" w:rsidP="005E5A36">
      <w:pPr>
        <w:pStyle w:val="Code"/>
        <w:rPr>
          <w:highlight w:val="white"/>
        </w:rPr>
      </w:pPr>
      <w:r w:rsidRPr="00903DBA">
        <w:rPr>
          <w:highlight w:val="white"/>
        </w:rPr>
        <w:t xml:space="preserve">      m_incrementMap.Add(MiddleOperator.Decrement,</w:t>
      </w:r>
    </w:p>
    <w:p w14:paraId="00F6715C" w14:textId="77777777" w:rsidR="005E5A36" w:rsidRPr="00903DBA" w:rsidRDefault="005E5A36" w:rsidP="005E5A36">
      <w:pPr>
        <w:pStyle w:val="Code"/>
        <w:rPr>
          <w:highlight w:val="white"/>
        </w:rPr>
      </w:pPr>
      <w:r w:rsidRPr="00903DBA">
        <w:rPr>
          <w:highlight w:val="white"/>
        </w:rPr>
        <w:t xml:space="preserve">                         MiddleOperator.BinarySubtract);</w:t>
      </w:r>
    </w:p>
    <w:p w14:paraId="0967828F" w14:textId="77777777" w:rsidR="005E5A36" w:rsidRPr="00903DBA" w:rsidRDefault="005E5A36" w:rsidP="005E5A36">
      <w:pPr>
        <w:pStyle w:val="Code"/>
        <w:rPr>
          <w:highlight w:val="white"/>
        </w:rPr>
      </w:pPr>
      <w:r w:rsidRPr="00903DBA">
        <w:rPr>
          <w:highlight w:val="white"/>
        </w:rPr>
        <w:t xml:space="preserve">      m_incrementInverseMap.Add(MiddleOperator.Increment,</w:t>
      </w:r>
    </w:p>
    <w:p w14:paraId="63085AE6" w14:textId="77777777" w:rsidR="005E5A36" w:rsidRPr="00903DBA" w:rsidRDefault="005E5A36" w:rsidP="005E5A36">
      <w:pPr>
        <w:pStyle w:val="Code"/>
        <w:rPr>
          <w:highlight w:val="white"/>
        </w:rPr>
      </w:pPr>
      <w:r w:rsidRPr="00903DBA">
        <w:rPr>
          <w:highlight w:val="white"/>
        </w:rPr>
        <w:t xml:space="preserve">                                 MiddleOperator.BinarySubtract);</w:t>
      </w:r>
    </w:p>
    <w:p w14:paraId="529422AD" w14:textId="77777777" w:rsidR="005E5A36" w:rsidRPr="00903DBA" w:rsidRDefault="005E5A36" w:rsidP="005E5A36">
      <w:pPr>
        <w:pStyle w:val="Code"/>
        <w:rPr>
          <w:highlight w:val="white"/>
        </w:rPr>
      </w:pPr>
      <w:r w:rsidRPr="00903DBA">
        <w:rPr>
          <w:highlight w:val="white"/>
        </w:rPr>
        <w:t xml:space="preserve">      m_incrementInverseMap.Add(MiddleOperator.Decrement,</w:t>
      </w:r>
    </w:p>
    <w:p w14:paraId="18032569" w14:textId="77777777" w:rsidR="005E5A36" w:rsidRPr="00903DBA" w:rsidRDefault="005E5A36" w:rsidP="005E5A36">
      <w:pPr>
        <w:pStyle w:val="Code"/>
        <w:rPr>
          <w:highlight w:val="white"/>
        </w:rPr>
      </w:pPr>
      <w:r w:rsidRPr="00903DBA">
        <w:rPr>
          <w:highlight w:val="white"/>
        </w:rPr>
        <w:t xml:space="preserve">                                 MiddleOperator.BinaryAdd);</w:t>
      </w:r>
    </w:p>
    <w:p w14:paraId="4BBEE976" w14:textId="77777777" w:rsidR="005E5A36" w:rsidRPr="00903DBA" w:rsidRDefault="005E5A36" w:rsidP="005E5A36">
      <w:pPr>
        <w:pStyle w:val="Code"/>
        <w:rPr>
          <w:highlight w:val="white"/>
        </w:rPr>
      </w:pPr>
      <w:r w:rsidRPr="00903DBA">
        <w:rPr>
          <w:highlight w:val="white"/>
        </w:rPr>
        <w:t xml:space="preserve">    }</w:t>
      </w:r>
    </w:p>
    <w:p w14:paraId="760F362C" w14:textId="77777777" w:rsidR="005E5A36" w:rsidRPr="00903DBA" w:rsidRDefault="005E5A36" w:rsidP="005E5A36">
      <w:pPr>
        <w:pStyle w:val="Code"/>
        <w:rPr>
          <w:highlight w:val="white"/>
        </w:rPr>
      </w:pPr>
    </w:p>
    <w:p w14:paraId="409E1BD0" w14:textId="77777777" w:rsidR="005E5A36" w:rsidRPr="00903DBA" w:rsidRDefault="005E5A36" w:rsidP="005E5A36">
      <w:pPr>
        <w:pStyle w:val="Code"/>
        <w:rPr>
          <w:highlight w:val="white"/>
        </w:rPr>
      </w:pPr>
      <w:r w:rsidRPr="00903DBA">
        <w:rPr>
          <w:highlight w:val="white"/>
        </w:rPr>
        <w:t xml:space="preserve">    public static Expression PrefixIncrementExpression</w:t>
      </w:r>
    </w:p>
    <w:p w14:paraId="0C9DCEB6" w14:textId="77777777" w:rsidR="005E5A36" w:rsidRPr="00903DBA" w:rsidRDefault="005E5A36" w:rsidP="005E5A36">
      <w:pPr>
        <w:pStyle w:val="Code"/>
        <w:rPr>
          <w:highlight w:val="white"/>
        </w:rPr>
      </w:pPr>
      <w:r w:rsidRPr="00903DBA">
        <w:rPr>
          <w:highlight w:val="white"/>
        </w:rPr>
        <w:t xml:space="preserve">                             (MiddleOperator middleOp, Expression expression){</w:t>
      </w:r>
    </w:p>
    <w:p w14:paraId="1D0FCEEC" w14:textId="77777777" w:rsidR="005E5A36" w:rsidRPr="00903DBA" w:rsidRDefault="005E5A36" w:rsidP="005E5A36">
      <w:pPr>
        <w:pStyle w:val="Code"/>
        <w:rPr>
          <w:highlight w:val="white"/>
        </w:rPr>
      </w:pPr>
      <w:r w:rsidRPr="00903DBA">
        <w:rPr>
          <w:highlight w:val="white"/>
        </w:rPr>
        <w:t xml:space="preserve">      Symbol symbol = expression.Symbol;</w:t>
      </w:r>
    </w:p>
    <w:p w14:paraId="0281ED0F"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4D700A33"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5E4437BF"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7A1B7678" w14:textId="77777777" w:rsidR="005E5A36" w:rsidRPr="00903DBA" w:rsidRDefault="005E5A36" w:rsidP="005E5A36">
      <w:pPr>
        <w:pStyle w:val="Code"/>
        <w:rPr>
          <w:highlight w:val="white"/>
        </w:rPr>
      </w:pPr>
    </w:p>
    <w:p w14:paraId="0A9CE2DE" w14:textId="77777777" w:rsidR="005E5A36" w:rsidRPr="00903DBA" w:rsidRDefault="005E5A36" w:rsidP="005E5A36">
      <w:pPr>
        <w:pStyle w:val="Code"/>
        <w:rPr>
          <w:highlight w:val="white"/>
        </w:rPr>
      </w:pPr>
      <w:r w:rsidRPr="00903DBA">
        <w:rPr>
          <w:highlight w:val="white"/>
        </w:rPr>
        <w:t xml:space="preserve">      if (symbol.Type.IsIntegralOrPointer()) {</w:t>
      </w:r>
    </w:p>
    <w:p w14:paraId="3FB8092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124336D2"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79AC51F" w14:textId="77777777" w:rsidR="005E5A36" w:rsidRPr="00903DBA" w:rsidRDefault="005E5A36" w:rsidP="005E5A36">
      <w:pPr>
        <w:pStyle w:val="Code"/>
        <w:rPr>
          <w:highlight w:val="white"/>
        </w:rPr>
      </w:pPr>
    </w:p>
    <w:p w14:paraId="4788FDE5"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6D81068A" w14:textId="77777777" w:rsidR="005E5A36" w:rsidRPr="00903DBA" w:rsidRDefault="005E5A36" w:rsidP="005E5A36">
      <w:pPr>
        <w:pStyle w:val="Code"/>
        <w:rPr>
          <w:highlight w:val="white"/>
        </w:rPr>
      </w:pPr>
      <w:r w:rsidRPr="00903DBA">
        <w:rPr>
          <w:highlight w:val="white"/>
        </w:rPr>
        <w:t xml:space="preserve">        if (bitFieldMask != null) {</w:t>
      </w:r>
    </w:p>
    <w:p w14:paraId="09E4DFDC"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2C6CBAFD" w14:textId="77777777" w:rsidR="005E5A36" w:rsidRPr="00903DBA" w:rsidRDefault="005E5A36" w:rsidP="005E5A36">
      <w:pPr>
        <w:pStyle w:val="Code"/>
        <w:rPr>
          <w:highlight w:val="white"/>
        </w:rPr>
      </w:pPr>
      <w:r w:rsidRPr="00903DBA">
        <w:rPr>
          <w:highlight w:val="white"/>
        </w:rPr>
        <w:t xml:space="preserve">          MiddleCode maskCode = new MiddleCode(MiddleOperator.BitwiseAnd,</w:t>
      </w:r>
    </w:p>
    <w:p w14:paraId="624E3AFF" w14:textId="77777777" w:rsidR="005E5A36" w:rsidRPr="00903DBA" w:rsidRDefault="005E5A36" w:rsidP="005E5A36">
      <w:pPr>
        <w:pStyle w:val="Code"/>
        <w:rPr>
          <w:highlight w:val="white"/>
        </w:rPr>
      </w:pPr>
      <w:r w:rsidRPr="00903DBA">
        <w:rPr>
          <w:highlight w:val="white"/>
        </w:rPr>
        <w:t xml:space="preserve">                                               symbol, symbol, maskSymbol);</w:t>
      </w:r>
    </w:p>
    <w:p w14:paraId="6E3A4697" w14:textId="77777777" w:rsidR="005E5A36" w:rsidRPr="00903DBA" w:rsidRDefault="005E5A36" w:rsidP="005E5A36">
      <w:pPr>
        <w:pStyle w:val="Code"/>
        <w:rPr>
          <w:highlight w:val="white"/>
        </w:rPr>
      </w:pPr>
      <w:r w:rsidRPr="00903DBA">
        <w:rPr>
          <w:highlight w:val="white"/>
        </w:rPr>
        <w:t xml:space="preserve">          expression.ShortList.Add(maskCode);</w:t>
      </w:r>
    </w:p>
    <w:p w14:paraId="4CB2F5A8" w14:textId="77777777" w:rsidR="005E5A36" w:rsidRPr="00903DBA" w:rsidRDefault="005E5A36" w:rsidP="005E5A36">
      <w:pPr>
        <w:pStyle w:val="Code"/>
        <w:rPr>
          <w:highlight w:val="white"/>
        </w:rPr>
      </w:pPr>
      <w:r w:rsidRPr="00903DBA">
        <w:rPr>
          <w:highlight w:val="white"/>
        </w:rPr>
        <w:t xml:space="preserve">          expression.LongList.Add(maskCode);</w:t>
      </w:r>
    </w:p>
    <w:p w14:paraId="08870FF7" w14:textId="77777777" w:rsidR="005E5A36" w:rsidRPr="00903DBA" w:rsidRDefault="005E5A36" w:rsidP="005E5A36">
      <w:pPr>
        <w:pStyle w:val="Code"/>
        <w:rPr>
          <w:highlight w:val="white"/>
        </w:rPr>
      </w:pPr>
      <w:r w:rsidRPr="00903DBA">
        <w:rPr>
          <w:highlight w:val="white"/>
        </w:rPr>
        <w:t xml:space="preserve">        }</w:t>
      </w:r>
    </w:p>
    <w:p w14:paraId="407C39B7" w14:textId="77777777" w:rsidR="005E5A36" w:rsidRPr="00903DBA" w:rsidRDefault="005E5A36" w:rsidP="005E5A36">
      <w:pPr>
        <w:pStyle w:val="Code"/>
        <w:rPr>
          <w:highlight w:val="white"/>
        </w:rPr>
      </w:pPr>
      <w:r w:rsidRPr="00903DBA">
        <w:rPr>
          <w:highlight w:val="white"/>
        </w:rPr>
        <w:t xml:space="preserve">    </w:t>
      </w:r>
    </w:p>
    <w:p w14:paraId="78BF0A27" w14:textId="77777777" w:rsidR="005E5A36" w:rsidRPr="00903DBA" w:rsidRDefault="005E5A36" w:rsidP="005E5A36">
      <w:pPr>
        <w:pStyle w:val="Code"/>
        <w:rPr>
          <w:highlight w:val="white"/>
        </w:rPr>
      </w:pPr>
      <w:r w:rsidRPr="00903DBA">
        <w:rPr>
          <w:highlight w:val="white"/>
        </w:rPr>
        <w:t xml:space="preserve">        Symbol resultSymbol = new Symbol(symbol.Type);</w:t>
      </w:r>
    </w:p>
    <w:p w14:paraId="53F570DA"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09F7509D" w14:textId="77777777" w:rsidR="005E5A36" w:rsidRPr="00903DBA" w:rsidRDefault="005E5A36" w:rsidP="005E5A36">
      <w:pPr>
        <w:pStyle w:val="Code"/>
        <w:rPr>
          <w:highlight w:val="white"/>
        </w:rPr>
      </w:pPr>
      <w:r w:rsidRPr="00903DBA">
        <w:rPr>
          <w:highlight w:val="white"/>
        </w:rPr>
        <w:t xml:space="preserve">                      resultSymbol, symbol);</w:t>
      </w:r>
    </w:p>
    <w:p w14:paraId="6FDC3C59" w14:textId="77777777" w:rsidR="005E5A36" w:rsidRPr="00903DBA" w:rsidRDefault="005E5A36" w:rsidP="005E5A36">
      <w:pPr>
        <w:pStyle w:val="Code"/>
        <w:rPr>
          <w:highlight w:val="white"/>
        </w:rPr>
      </w:pPr>
      <w:r w:rsidRPr="00903DBA">
        <w:rPr>
          <w:highlight w:val="white"/>
        </w:rPr>
        <w:t xml:space="preserve">      </w:t>
      </w:r>
    </w:p>
    <w:p w14:paraId="6F040DB4"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98E9779" w14:textId="77777777" w:rsidR="005E5A36" w:rsidRPr="00903DBA" w:rsidRDefault="005E5A36" w:rsidP="005E5A36">
      <w:pPr>
        <w:pStyle w:val="Code"/>
        <w:rPr>
          <w:highlight w:val="white"/>
        </w:rPr>
      </w:pPr>
      <w:r w:rsidRPr="00903DBA">
        <w:rPr>
          <w:highlight w:val="white"/>
        </w:rPr>
        <w:t xml:space="preserve">                               expression.LongList));</w:t>
      </w:r>
    </w:p>
    <w:p w14:paraId="3E55B1C8" w14:textId="77777777" w:rsidR="005E5A36" w:rsidRPr="00903DBA" w:rsidRDefault="005E5A36" w:rsidP="005E5A36">
      <w:pPr>
        <w:pStyle w:val="Code"/>
        <w:rPr>
          <w:highlight w:val="white"/>
        </w:rPr>
      </w:pPr>
      <w:r w:rsidRPr="00903DBA">
        <w:rPr>
          <w:highlight w:val="white"/>
        </w:rPr>
        <w:t xml:space="preserve">      }</w:t>
      </w:r>
    </w:p>
    <w:p w14:paraId="789221AA" w14:textId="77777777" w:rsidR="005E5A36" w:rsidRPr="00903DBA" w:rsidRDefault="005E5A36" w:rsidP="005E5A36">
      <w:pPr>
        <w:rPr>
          <w:highlight w:val="white"/>
        </w:rPr>
      </w:pPr>
      <w:r w:rsidRPr="00903DBA">
        <w:rPr>
          <w:highlight w:val="white"/>
        </w:rPr>
        <w:t>The increment and decrement operator apply not only to integral values, but also to floating values. The operation. We start by pushing the value one at the floating value stack, the value to be incremented or decremented has already been pushed at the stack by earlier operations. We perform the operation, which is addition or subtraction. We preform the operation on both the short list and list of the expression. The difference is that in the short list case we pop the value off the stack since we do not need it anymore. In the long list case we do nothing, we just let the value stay on the stack to be used by later operations.</w:t>
      </w:r>
    </w:p>
    <w:p w14:paraId="19227910" w14:textId="77777777" w:rsidR="005E5A36" w:rsidRPr="00903DBA" w:rsidRDefault="005E5A36" w:rsidP="005E5A36">
      <w:pPr>
        <w:pStyle w:val="Code"/>
        <w:rPr>
          <w:highlight w:val="white"/>
        </w:rPr>
      </w:pPr>
      <w:r w:rsidRPr="00903DBA">
        <w:rPr>
          <w:highlight w:val="white"/>
        </w:rPr>
        <w:t xml:space="preserve">      else {</w:t>
      </w:r>
    </w:p>
    <w:p w14:paraId="5A8B097E" w14:textId="77777777" w:rsidR="005E5A36" w:rsidRPr="00903DBA" w:rsidRDefault="005E5A36" w:rsidP="005E5A36">
      <w:pPr>
        <w:pStyle w:val="Code"/>
        <w:rPr>
          <w:highlight w:val="white"/>
        </w:rPr>
      </w:pPr>
      <w:r w:rsidRPr="00903DBA">
        <w:rPr>
          <w:highlight w:val="white"/>
        </w:rPr>
        <w:lastRenderedPageBreak/>
        <w:t xml:space="preserve">        AddMiddleCode(expression.ShortList, MiddleOperator.PushOne);</w:t>
      </w:r>
    </w:p>
    <w:p w14:paraId="22F806D5"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202AEDFA"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29F84612" w14:textId="77777777" w:rsidR="005E5A36" w:rsidRPr="00903DBA" w:rsidRDefault="005E5A36" w:rsidP="005E5A36">
      <w:pPr>
        <w:pStyle w:val="Code"/>
        <w:rPr>
          <w:highlight w:val="white"/>
        </w:rPr>
      </w:pPr>
      <w:r w:rsidRPr="00903DBA">
        <w:rPr>
          <w:highlight w:val="white"/>
        </w:rPr>
        <w:t xml:space="preserve">                      symbol, symbol, oneSymbol);</w:t>
      </w:r>
    </w:p>
    <w:p w14:paraId="34A4E77F"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3551CD80" w14:textId="77777777" w:rsidR="005E5A36" w:rsidRPr="00903DBA" w:rsidRDefault="005E5A36" w:rsidP="005E5A36">
      <w:pPr>
        <w:pStyle w:val="Code"/>
        <w:rPr>
          <w:highlight w:val="white"/>
        </w:rPr>
      </w:pPr>
    </w:p>
    <w:p w14:paraId="1E458397"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6BD5F465"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0A0DBDE8" w14:textId="77777777" w:rsidR="005E5A36" w:rsidRPr="00903DBA" w:rsidRDefault="005E5A36" w:rsidP="005E5A36">
      <w:pPr>
        <w:pStyle w:val="Code"/>
        <w:rPr>
          <w:highlight w:val="white"/>
        </w:rPr>
      </w:pPr>
      <w:r w:rsidRPr="00903DBA">
        <w:rPr>
          <w:highlight w:val="white"/>
        </w:rPr>
        <w:t xml:space="preserve">                      symbol, symbol, oneSymbol);</w:t>
      </w:r>
    </w:p>
    <w:p w14:paraId="4C3B2075" w14:textId="77777777" w:rsidR="005E5A36" w:rsidRPr="00903DBA" w:rsidRDefault="005E5A36" w:rsidP="005E5A36">
      <w:pPr>
        <w:pStyle w:val="Code"/>
        <w:rPr>
          <w:highlight w:val="white"/>
        </w:rPr>
      </w:pPr>
      <w:r w:rsidRPr="00903DBA">
        <w:rPr>
          <w:highlight w:val="white"/>
        </w:rPr>
        <w:t xml:space="preserve">        AddMiddleCode(expression.LongList, MiddleOperator.TopFloat, symbol);</w:t>
      </w:r>
    </w:p>
    <w:p w14:paraId="135904AB" w14:textId="77777777" w:rsidR="005E5A36" w:rsidRPr="00903DBA" w:rsidRDefault="005E5A36" w:rsidP="005E5A36">
      <w:pPr>
        <w:pStyle w:val="Code"/>
        <w:rPr>
          <w:highlight w:val="white"/>
        </w:rPr>
      </w:pPr>
    </w:p>
    <w:p w14:paraId="5914D7A1"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FA12E9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3584BD9B" w14:textId="77777777" w:rsidR="005E5A36" w:rsidRPr="00903DBA" w:rsidRDefault="005E5A36" w:rsidP="005E5A36">
      <w:pPr>
        <w:pStyle w:val="Code"/>
        <w:rPr>
          <w:highlight w:val="white"/>
        </w:rPr>
      </w:pPr>
      <w:r w:rsidRPr="00903DBA">
        <w:rPr>
          <w:highlight w:val="white"/>
        </w:rPr>
        <w:t xml:space="preserve">                               expression.LongList));</w:t>
      </w:r>
    </w:p>
    <w:p w14:paraId="406AB4FB" w14:textId="77777777" w:rsidR="005E5A36" w:rsidRPr="00903DBA" w:rsidRDefault="005E5A36" w:rsidP="005E5A36">
      <w:pPr>
        <w:pStyle w:val="Code"/>
        <w:rPr>
          <w:highlight w:val="white"/>
        </w:rPr>
      </w:pPr>
      <w:r w:rsidRPr="00903DBA">
        <w:rPr>
          <w:highlight w:val="white"/>
        </w:rPr>
        <w:t xml:space="preserve">      }</w:t>
      </w:r>
    </w:p>
    <w:p w14:paraId="58ADDA92" w14:textId="77777777" w:rsidR="005E5A36" w:rsidRPr="00903DBA" w:rsidRDefault="005E5A36" w:rsidP="005E5A36">
      <w:pPr>
        <w:pStyle w:val="Code"/>
        <w:rPr>
          <w:highlight w:val="white"/>
        </w:rPr>
      </w:pPr>
      <w:r w:rsidRPr="00903DBA">
        <w:rPr>
          <w:highlight w:val="white"/>
        </w:rPr>
        <w:t xml:space="preserve">    }</w:t>
      </w:r>
    </w:p>
    <w:p w14:paraId="20A707A1" w14:textId="77777777" w:rsidR="005E5A36" w:rsidRPr="00DC37F5" w:rsidRDefault="005E5A36" w:rsidP="001A1BB8">
      <w:pPr>
        <w:pStyle w:val="Rubrik3"/>
        <w:rPr>
          <w:highlight w:val="white"/>
        </w:rPr>
      </w:pPr>
      <w:r w:rsidRPr="00DC37F5">
        <w:rPr>
          <w:highlight w:val="white"/>
        </w:rPr>
        <w:t>Postfix Increment and Decrement Expression</w:t>
      </w:r>
    </w:p>
    <w:p w14:paraId="42DC773E" w14:textId="77777777" w:rsidR="005E5A36" w:rsidRPr="00903DBA" w:rsidRDefault="005E5A36" w:rsidP="005E5A36">
      <w:pPr>
        <w:pStyle w:val="CodeHeader"/>
      </w:pPr>
      <w:r w:rsidRPr="00903DBA">
        <w:t>MiddleCodeGenerator.cs</w:t>
      </w:r>
    </w:p>
    <w:p w14:paraId="1ED75181" w14:textId="77777777" w:rsidR="005E5A36" w:rsidRPr="00903DBA" w:rsidRDefault="005E5A36" w:rsidP="005E5A36">
      <w:pPr>
        <w:pStyle w:val="Code"/>
        <w:rPr>
          <w:highlight w:val="white"/>
        </w:rPr>
      </w:pPr>
      <w:r w:rsidRPr="00903DBA">
        <w:rPr>
          <w:highlight w:val="white"/>
        </w:rPr>
        <w:t xml:space="preserve">    </w:t>
      </w:r>
      <w:bookmarkStart w:id="213" w:name="_Hlk57718952"/>
      <w:r w:rsidRPr="00903DBA">
        <w:rPr>
          <w:highlight w:val="white"/>
        </w:rPr>
        <w:t>public static Expression PostfixIncrementExpression</w:t>
      </w:r>
    </w:p>
    <w:p w14:paraId="455E7C62" w14:textId="77777777" w:rsidR="005E5A36" w:rsidRPr="00903DBA" w:rsidRDefault="005E5A36" w:rsidP="005E5A36">
      <w:pPr>
        <w:pStyle w:val="Code"/>
        <w:rPr>
          <w:highlight w:val="white"/>
        </w:rPr>
      </w:pPr>
      <w:r w:rsidRPr="00903DBA">
        <w:rPr>
          <w:highlight w:val="white"/>
        </w:rPr>
        <w:t xml:space="preserve">      (MiddleOperator middleOp, Expression expression) {</w:t>
      </w:r>
    </w:p>
    <w:p w14:paraId="54D6901F" w14:textId="77777777" w:rsidR="005E5A36" w:rsidRPr="00903DBA" w:rsidRDefault="005E5A36" w:rsidP="005E5A36">
      <w:pPr>
        <w:pStyle w:val="Code"/>
        <w:rPr>
          <w:highlight w:val="white"/>
        </w:rPr>
      </w:pPr>
      <w:r w:rsidRPr="00903DBA">
        <w:rPr>
          <w:highlight w:val="white"/>
        </w:rPr>
        <w:t xml:space="preserve">      Symbol symbol = expression.Symbol;</w:t>
      </w:r>
    </w:p>
    <w:p w14:paraId="4663CAE8"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7D6BF15B"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31173069"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61A90BD4" w14:textId="77777777" w:rsidR="005E5A36" w:rsidRPr="00903DBA" w:rsidRDefault="005E5A36" w:rsidP="005E5A36">
      <w:pPr>
        <w:pStyle w:val="Code"/>
        <w:rPr>
          <w:highlight w:val="white"/>
        </w:rPr>
      </w:pPr>
      <w:r w:rsidRPr="00903DBA">
        <w:rPr>
          <w:highlight w:val="white"/>
        </w:rPr>
        <w:t xml:space="preserve">    </w:t>
      </w:r>
    </w:p>
    <w:p w14:paraId="2D379C22" w14:textId="77777777" w:rsidR="005E5A36" w:rsidRPr="00903DBA" w:rsidRDefault="005E5A36" w:rsidP="005E5A36">
      <w:pPr>
        <w:pStyle w:val="Code"/>
        <w:rPr>
          <w:highlight w:val="white"/>
        </w:rPr>
      </w:pPr>
      <w:r w:rsidRPr="00903DBA">
        <w:rPr>
          <w:highlight w:val="white"/>
        </w:rPr>
        <w:t xml:space="preserve">      if (symbol.Type.IsIntegralOrPointer()) {</w:t>
      </w:r>
    </w:p>
    <w:p w14:paraId="496D8F3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B1BA957"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3F3C3437" w14:textId="77777777" w:rsidR="005E5A36" w:rsidRPr="00903DBA" w:rsidRDefault="005E5A36" w:rsidP="005E5A36">
      <w:pPr>
        <w:pStyle w:val="Code"/>
        <w:rPr>
          <w:highlight w:val="white"/>
        </w:rPr>
      </w:pPr>
      <w:r w:rsidRPr="00903DBA">
        <w:rPr>
          <w:highlight w:val="white"/>
        </w:rPr>
        <w:t xml:space="preserve">                      resultSymbol, symbol);</w:t>
      </w:r>
    </w:p>
    <w:p w14:paraId="03ABF20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766FE9E6"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E6D1F15" w14:textId="77777777" w:rsidR="005E5A36" w:rsidRPr="00903DBA" w:rsidRDefault="005E5A36" w:rsidP="005E5A36">
      <w:pPr>
        <w:pStyle w:val="Code"/>
        <w:rPr>
          <w:highlight w:val="white"/>
        </w:rPr>
      </w:pPr>
    </w:p>
    <w:p w14:paraId="7B4E2C49"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0105ED8D" w14:textId="77777777" w:rsidR="005E5A36" w:rsidRPr="00903DBA" w:rsidRDefault="005E5A36" w:rsidP="005E5A36">
      <w:pPr>
        <w:pStyle w:val="Code"/>
        <w:rPr>
          <w:highlight w:val="white"/>
        </w:rPr>
      </w:pPr>
      <w:r w:rsidRPr="00903DBA">
        <w:rPr>
          <w:highlight w:val="white"/>
        </w:rPr>
        <w:t xml:space="preserve">        if (bitFieldMask != null) {</w:t>
      </w:r>
    </w:p>
    <w:p w14:paraId="5B76E59B"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7B534BAA" w14:textId="77777777" w:rsidR="005E5A36" w:rsidRPr="00903DBA" w:rsidRDefault="005E5A36" w:rsidP="005E5A36">
      <w:pPr>
        <w:pStyle w:val="Code"/>
        <w:rPr>
          <w:highlight w:val="white"/>
        </w:rPr>
      </w:pPr>
      <w:r w:rsidRPr="00903DBA">
        <w:rPr>
          <w:highlight w:val="white"/>
        </w:rPr>
        <w:t xml:space="preserve">          AddMiddleCode(expression.ShortList, MiddleOperator.BitwiseAnd,</w:t>
      </w:r>
    </w:p>
    <w:p w14:paraId="458AB4B0" w14:textId="77777777" w:rsidR="005E5A36" w:rsidRPr="00903DBA" w:rsidRDefault="005E5A36" w:rsidP="005E5A36">
      <w:pPr>
        <w:pStyle w:val="Code"/>
        <w:rPr>
          <w:highlight w:val="white"/>
        </w:rPr>
      </w:pPr>
      <w:r w:rsidRPr="00903DBA">
        <w:rPr>
          <w:highlight w:val="white"/>
        </w:rPr>
        <w:t xml:space="preserve">                        symbol, symbol, maskSymbol);</w:t>
      </w:r>
    </w:p>
    <w:p w14:paraId="7542AE8F" w14:textId="77777777" w:rsidR="005E5A36" w:rsidRPr="00903DBA" w:rsidRDefault="005E5A36" w:rsidP="005E5A36">
      <w:pPr>
        <w:pStyle w:val="Code"/>
        <w:rPr>
          <w:highlight w:val="white"/>
        </w:rPr>
      </w:pPr>
      <w:r w:rsidRPr="00903DBA">
        <w:rPr>
          <w:highlight w:val="white"/>
        </w:rPr>
        <w:t xml:space="preserve">          AddMiddleCode(expression.LongList, MiddleOperator.BitwiseAnd,</w:t>
      </w:r>
    </w:p>
    <w:p w14:paraId="1A2F9000" w14:textId="77777777" w:rsidR="005E5A36" w:rsidRPr="00903DBA" w:rsidRDefault="005E5A36" w:rsidP="005E5A36">
      <w:pPr>
        <w:pStyle w:val="Code"/>
        <w:rPr>
          <w:highlight w:val="white"/>
        </w:rPr>
      </w:pPr>
      <w:r w:rsidRPr="00903DBA">
        <w:rPr>
          <w:highlight w:val="white"/>
        </w:rPr>
        <w:t xml:space="preserve">                        symbol, symbol, maskSymbol);</w:t>
      </w:r>
    </w:p>
    <w:p w14:paraId="2DB400C8" w14:textId="77777777" w:rsidR="005E5A36" w:rsidRPr="00903DBA" w:rsidRDefault="005E5A36" w:rsidP="005E5A36">
      <w:pPr>
        <w:pStyle w:val="Code"/>
        <w:rPr>
          <w:highlight w:val="white"/>
        </w:rPr>
      </w:pPr>
      <w:r w:rsidRPr="00903DBA">
        <w:rPr>
          <w:highlight w:val="white"/>
        </w:rPr>
        <w:t xml:space="preserve">        }</w:t>
      </w:r>
    </w:p>
    <w:p w14:paraId="6D8EB5A5" w14:textId="77777777" w:rsidR="005E5A36" w:rsidRPr="00903DBA" w:rsidRDefault="005E5A36" w:rsidP="005E5A36">
      <w:pPr>
        <w:pStyle w:val="Code"/>
        <w:rPr>
          <w:highlight w:val="white"/>
        </w:rPr>
      </w:pPr>
    </w:p>
    <w:p w14:paraId="16DB759A"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7C3B55C1" w14:textId="77777777" w:rsidR="005E5A36" w:rsidRPr="00903DBA" w:rsidRDefault="005E5A36" w:rsidP="005E5A36">
      <w:pPr>
        <w:pStyle w:val="Code"/>
        <w:rPr>
          <w:highlight w:val="white"/>
        </w:rPr>
      </w:pPr>
      <w:r w:rsidRPr="00903DBA">
        <w:rPr>
          <w:highlight w:val="white"/>
        </w:rPr>
        <w:t xml:space="preserve">                               expression.LongList));</w:t>
      </w:r>
    </w:p>
    <w:p w14:paraId="0B55D1E4" w14:textId="77777777" w:rsidR="005E5A36" w:rsidRPr="00903DBA" w:rsidRDefault="005E5A36" w:rsidP="005E5A36">
      <w:pPr>
        <w:pStyle w:val="Code"/>
        <w:rPr>
          <w:highlight w:val="white"/>
        </w:rPr>
      </w:pPr>
      <w:r w:rsidRPr="00903DBA">
        <w:rPr>
          <w:highlight w:val="white"/>
        </w:rPr>
        <w:t xml:space="preserve">      }</w:t>
      </w:r>
    </w:p>
    <w:p w14:paraId="7661C635" w14:textId="77777777" w:rsidR="005E5A36" w:rsidRPr="00903DBA" w:rsidRDefault="005E5A36" w:rsidP="005E5A36">
      <w:pPr>
        <w:pStyle w:val="Code"/>
        <w:rPr>
          <w:highlight w:val="white"/>
        </w:rPr>
      </w:pPr>
      <w:r w:rsidRPr="00903DBA">
        <w:rPr>
          <w:highlight w:val="white"/>
        </w:rPr>
        <w:t xml:space="preserve">      else {</w:t>
      </w:r>
    </w:p>
    <w:p w14:paraId="1FFDC9C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6633A2B3"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65F59613"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198B4A12" w14:textId="77777777" w:rsidR="005E5A36" w:rsidRPr="00903DBA" w:rsidRDefault="005E5A36" w:rsidP="005E5A36">
      <w:pPr>
        <w:pStyle w:val="Code"/>
        <w:rPr>
          <w:highlight w:val="white"/>
        </w:rPr>
      </w:pPr>
      <w:r w:rsidRPr="00903DBA">
        <w:rPr>
          <w:highlight w:val="white"/>
        </w:rPr>
        <w:t xml:space="preserve">                      symbol, symbol, oneSymbol);</w:t>
      </w:r>
    </w:p>
    <w:p w14:paraId="0FA54EFD"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53D3E719" w14:textId="77777777" w:rsidR="005E5A36" w:rsidRPr="00903DBA" w:rsidRDefault="005E5A36" w:rsidP="005E5A36">
      <w:pPr>
        <w:rPr>
          <w:highlight w:val="white"/>
        </w:rPr>
      </w:pPr>
      <w:r w:rsidRPr="00903DBA">
        <w:rPr>
          <w:highlight w:val="white"/>
        </w:rPr>
        <w:t>In the long list case, the situation becomes a little more complicated, since the result of the operations shall be the original value, not the resulting value. Therefore, we must perform the inverse operation on the value on the stack in order to return to the original value.</w:t>
      </w:r>
    </w:p>
    <w:p w14:paraId="035583DA" w14:textId="77777777" w:rsidR="005E5A36" w:rsidRPr="00903DBA" w:rsidRDefault="005E5A36" w:rsidP="005E5A36">
      <w:pPr>
        <w:pStyle w:val="Code"/>
        <w:rPr>
          <w:highlight w:val="white"/>
        </w:rPr>
      </w:pPr>
      <w:r w:rsidRPr="00903DBA">
        <w:rPr>
          <w:highlight w:val="white"/>
        </w:rPr>
        <w:lastRenderedPageBreak/>
        <w:t xml:space="preserve">        AddMiddleCode(expression.LongList, MiddleOperator.PushOne);</w:t>
      </w:r>
    </w:p>
    <w:p w14:paraId="02AFE68A"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312BF348" w14:textId="77777777" w:rsidR="005E5A36" w:rsidRPr="00903DBA" w:rsidRDefault="005E5A36" w:rsidP="005E5A36">
      <w:pPr>
        <w:pStyle w:val="Code"/>
        <w:rPr>
          <w:highlight w:val="white"/>
        </w:rPr>
      </w:pPr>
      <w:r w:rsidRPr="00903DBA">
        <w:rPr>
          <w:highlight w:val="white"/>
        </w:rPr>
        <w:t xml:space="preserve">                      symbol, symbol, oneSymbol);</w:t>
      </w:r>
    </w:p>
    <w:p w14:paraId="7E20DF01" w14:textId="77777777" w:rsidR="005E5A36" w:rsidRPr="00903DBA" w:rsidRDefault="005E5A36" w:rsidP="005E5A36">
      <w:pPr>
        <w:pStyle w:val="Code"/>
        <w:rPr>
          <w:highlight w:val="white"/>
        </w:rPr>
      </w:pPr>
      <w:r w:rsidRPr="00903DBA">
        <w:rPr>
          <w:highlight w:val="white"/>
        </w:rPr>
        <w:t xml:space="preserve">        AddMiddleCode(expression.ShortList, MiddleOperator.TopFloat, symbol);</w:t>
      </w:r>
    </w:p>
    <w:p w14:paraId="4E183601" w14:textId="77777777" w:rsidR="005E5A36" w:rsidRPr="00903DBA" w:rsidRDefault="005E5A36" w:rsidP="005E5A36">
      <w:pPr>
        <w:pStyle w:val="Code"/>
        <w:rPr>
          <w:highlight w:val="white"/>
        </w:rPr>
      </w:pPr>
    </w:p>
    <w:p w14:paraId="11DC9BF5"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5757C671" w14:textId="77777777" w:rsidR="005E5A36" w:rsidRPr="00903DBA" w:rsidRDefault="005E5A36" w:rsidP="005E5A36">
      <w:pPr>
        <w:pStyle w:val="Code"/>
        <w:rPr>
          <w:highlight w:val="white"/>
        </w:rPr>
      </w:pPr>
      <w:r w:rsidRPr="00903DBA">
        <w:rPr>
          <w:highlight w:val="white"/>
        </w:rPr>
        <w:t xml:space="preserve">        AddMiddleCode(expression.LongList, m_incrementInverseMap[middleOp],</w:t>
      </w:r>
    </w:p>
    <w:p w14:paraId="5D64BEFB" w14:textId="77777777" w:rsidR="005E5A36" w:rsidRPr="00903DBA" w:rsidRDefault="005E5A36" w:rsidP="005E5A36">
      <w:pPr>
        <w:pStyle w:val="Code"/>
        <w:rPr>
          <w:highlight w:val="white"/>
        </w:rPr>
      </w:pPr>
      <w:r w:rsidRPr="00903DBA">
        <w:rPr>
          <w:highlight w:val="white"/>
        </w:rPr>
        <w:t xml:space="preserve">                      symbol, symbol, oneSymbol);</w:t>
      </w:r>
    </w:p>
    <w:p w14:paraId="7CFF8C88" w14:textId="77777777" w:rsidR="005E5A36" w:rsidRPr="00903DBA" w:rsidRDefault="005E5A36" w:rsidP="005E5A36">
      <w:pPr>
        <w:pStyle w:val="Code"/>
        <w:rPr>
          <w:highlight w:val="white"/>
        </w:rPr>
      </w:pPr>
    </w:p>
    <w:p w14:paraId="72BF261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2A24C407"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5F8116A2" w14:textId="77777777" w:rsidR="005E5A36" w:rsidRPr="00903DBA" w:rsidRDefault="005E5A36" w:rsidP="005E5A36">
      <w:pPr>
        <w:pStyle w:val="Code"/>
        <w:rPr>
          <w:highlight w:val="white"/>
        </w:rPr>
      </w:pPr>
      <w:r w:rsidRPr="00903DBA">
        <w:rPr>
          <w:highlight w:val="white"/>
        </w:rPr>
        <w:t xml:space="preserve">                               expression.LongList));</w:t>
      </w:r>
    </w:p>
    <w:p w14:paraId="764E39BD" w14:textId="77777777" w:rsidR="005E5A36" w:rsidRPr="00903DBA" w:rsidRDefault="005E5A36" w:rsidP="005E5A36">
      <w:pPr>
        <w:pStyle w:val="Code"/>
        <w:rPr>
          <w:highlight w:val="white"/>
        </w:rPr>
      </w:pPr>
      <w:r w:rsidRPr="00903DBA">
        <w:rPr>
          <w:highlight w:val="white"/>
        </w:rPr>
        <w:t xml:space="preserve">      }</w:t>
      </w:r>
    </w:p>
    <w:p w14:paraId="3209EF4A" w14:textId="77777777" w:rsidR="005E5A36" w:rsidRPr="00903DBA" w:rsidRDefault="005E5A36" w:rsidP="005E5A36">
      <w:pPr>
        <w:pStyle w:val="Code"/>
        <w:rPr>
          <w:highlight w:val="white"/>
        </w:rPr>
      </w:pPr>
      <w:r w:rsidRPr="00903DBA">
        <w:rPr>
          <w:highlight w:val="white"/>
        </w:rPr>
        <w:t xml:space="preserve">    }</w:t>
      </w:r>
    </w:p>
    <w:bookmarkEnd w:id="213"/>
    <w:p w14:paraId="422DA573" w14:textId="77777777" w:rsidR="005E5A36" w:rsidRPr="00DC37F5" w:rsidRDefault="005E5A36" w:rsidP="001A1BB8">
      <w:pPr>
        <w:pStyle w:val="Rubrik3"/>
        <w:rPr>
          <w:highlight w:val="white"/>
        </w:rPr>
      </w:pPr>
      <w:r w:rsidRPr="00DC37F5">
        <w:rPr>
          <w:highlight w:val="white"/>
        </w:rPr>
        <w:t>Arrow Expression</w:t>
      </w:r>
    </w:p>
    <w:p w14:paraId="6C311620" w14:textId="77777777" w:rsidR="005E5A36" w:rsidRPr="00903DBA" w:rsidRDefault="005E5A36" w:rsidP="005E5A36">
      <w:pPr>
        <w:pStyle w:val="CodeHeader"/>
      </w:pPr>
      <w:r w:rsidRPr="00903DBA">
        <w:t>MiddleCodeGenerator.cs</w:t>
      </w:r>
    </w:p>
    <w:p w14:paraId="322AB24D" w14:textId="77777777" w:rsidR="005E5A36" w:rsidRPr="00903DBA" w:rsidRDefault="005E5A36" w:rsidP="005E5A36">
      <w:pPr>
        <w:pStyle w:val="Code"/>
        <w:rPr>
          <w:highlight w:val="white"/>
        </w:rPr>
      </w:pPr>
      <w:r w:rsidRPr="00903DBA">
        <w:rPr>
          <w:highlight w:val="white"/>
        </w:rPr>
        <w:t xml:space="preserve">    public static Expression ArrowExpression(Expression expression,</w:t>
      </w:r>
    </w:p>
    <w:p w14:paraId="2B07045F" w14:textId="77777777" w:rsidR="005E5A36" w:rsidRPr="00903DBA" w:rsidRDefault="005E5A36" w:rsidP="005E5A36">
      <w:pPr>
        <w:pStyle w:val="Code"/>
        <w:rPr>
          <w:highlight w:val="white"/>
        </w:rPr>
      </w:pPr>
      <w:r w:rsidRPr="00903DBA">
        <w:rPr>
          <w:highlight w:val="white"/>
        </w:rPr>
        <w:t xml:space="preserve">                                             string memberName) {</w:t>
      </w:r>
    </w:p>
    <w:p w14:paraId="473F8687" w14:textId="77777777" w:rsidR="005E5A36" w:rsidRPr="00903DBA" w:rsidRDefault="005E5A36" w:rsidP="005E5A36">
      <w:pPr>
        <w:pStyle w:val="Code"/>
        <w:rPr>
          <w:highlight w:val="white"/>
        </w:rPr>
      </w:pPr>
      <w:r w:rsidRPr="00903DBA">
        <w:rPr>
          <w:highlight w:val="white"/>
        </w:rPr>
        <w:t xml:space="preserve">      Assert.Error(expression.Symbol.Type.IsPointer() &amp;&amp;</w:t>
      </w:r>
    </w:p>
    <w:p w14:paraId="6B18D6F6" w14:textId="77777777" w:rsidR="005E5A36" w:rsidRPr="00903DBA" w:rsidRDefault="005E5A36" w:rsidP="005E5A36">
      <w:pPr>
        <w:pStyle w:val="Code"/>
        <w:rPr>
          <w:highlight w:val="white"/>
        </w:rPr>
      </w:pPr>
      <w:r w:rsidRPr="00903DBA">
        <w:rPr>
          <w:highlight w:val="white"/>
        </w:rPr>
        <w:t xml:space="preserve">                   expression.Symbol.Type.PointerType.IsStructOrUnion(),</w:t>
      </w:r>
    </w:p>
    <w:p w14:paraId="32FB871D" w14:textId="77777777" w:rsidR="005E5A36" w:rsidRPr="00903DBA" w:rsidRDefault="005E5A36" w:rsidP="005E5A36">
      <w:pPr>
        <w:pStyle w:val="Code"/>
        <w:rPr>
          <w:highlight w:val="white"/>
        </w:rPr>
      </w:pPr>
      <w:r w:rsidRPr="00903DBA">
        <w:rPr>
          <w:highlight w:val="white"/>
        </w:rPr>
        <w:t xml:space="preserve">                   expression,</w:t>
      </w:r>
    </w:p>
    <w:p w14:paraId="767B452A" w14:textId="77777777" w:rsidR="005E5A36" w:rsidRPr="00903DBA" w:rsidRDefault="005E5A36" w:rsidP="005E5A36">
      <w:pPr>
        <w:pStyle w:val="Code"/>
        <w:rPr>
          <w:highlight w:val="white"/>
        </w:rPr>
      </w:pPr>
      <w:r w:rsidRPr="00903DBA">
        <w:rPr>
          <w:highlight w:val="white"/>
        </w:rPr>
        <w:t xml:space="preserve">             Message.Not_a_pointer_to_a_struct_or_union_in_arrow_expression);</w:t>
      </w:r>
    </w:p>
    <w:p w14:paraId="72195018" w14:textId="77777777" w:rsidR="005E5A36" w:rsidRPr="00903DBA" w:rsidRDefault="005E5A36" w:rsidP="005E5A36">
      <w:pPr>
        <w:pStyle w:val="Code"/>
        <w:rPr>
          <w:highlight w:val="white"/>
        </w:rPr>
      </w:pPr>
      <w:r w:rsidRPr="00903DBA">
        <w:rPr>
          <w:highlight w:val="white"/>
        </w:rPr>
        <w:t xml:space="preserve">      Symbol memberSymbol =</w:t>
      </w:r>
    </w:p>
    <w:p w14:paraId="5022A207" w14:textId="77777777" w:rsidR="005E5A36" w:rsidRPr="00903DBA" w:rsidRDefault="005E5A36" w:rsidP="005E5A36">
      <w:pPr>
        <w:pStyle w:val="Code"/>
        <w:rPr>
          <w:highlight w:val="white"/>
        </w:rPr>
      </w:pPr>
      <w:r w:rsidRPr="00903DBA">
        <w:rPr>
          <w:highlight w:val="white"/>
        </w:rPr>
        <w:t xml:space="preserve">        expression.Symbol.Type.PointerType.MemberMap[memberName];</w:t>
      </w:r>
    </w:p>
    <w:p w14:paraId="5BAEC361" w14:textId="77777777" w:rsidR="005E5A36" w:rsidRPr="00903DBA" w:rsidRDefault="005E5A36" w:rsidP="005E5A36">
      <w:pPr>
        <w:pStyle w:val="Code"/>
        <w:rPr>
          <w:highlight w:val="white"/>
        </w:rPr>
      </w:pPr>
      <w:r w:rsidRPr="00903DBA">
        <w:rPr>
          <w:highlight w:val="white"/>
        </w:rPr>
        <w:t xml:space="preserve">      Assert.Error(memberSymbol != null, memberName,</w:t>
      </w:r>
    </w:p>
    <w:p w14:paraId="5A8A3C19" w14:textId="77777777" w:rsidR="005E5A36" w:rsidRPr="00903DBA" w:rsidRDefault="005E5A36" w:rsidP="005E5A36">
      <w:pPr>
        <w:pStyle w:val="Code"/>
        <w:rPr>
          <w:highlight w:val="white"/>
        </w:rPr>
      </w:pPr>
      <w:r w:rsidRPr="00903DBA">
        <w:rPr>
          <w:highlight w:val="white"/>
        </w:rPr>
        <w:t xml:space="preserve">                   Message.Unknown_member_in_arrow_expression);</w:t>
      </w:r>
    </w:p>
    <w:p w14:paraId="04307F73" w14:textId="77777777" w:rsidR="005E5A36" w:rsidRPr="00903DBA" w:rsidRDefault="005E5A36" w:rsidP="005E5A36">
      <w:pPr>
        <w:pStyle w:val="Code"/>
        <w:rPr>
          <w:highlight w:val="white"/>
        </w:rPr>
      </w:pPr>
    </w:p>
    <w:p w14:paraId="539615A0" w14:textId="77777777" w:rsidR="005E5A36" w:rsidRPr="00903DBA" w:rsidRDefault="005E5A36" w:rsidP="005E5A36">
      <w:pPr>
        <w:pStyle w:val="Code"/>
        <w:rPr>
          <w:highlight w:val="white"/>
        </w:rPr>
      </w:pPr>
      <w:r w:rsidRPr="00903DBA">
        <w:rPr>
          <w:highlight w:val="white"/>
        </w:rPr>
        <w:t xml:space="preserve">      Symbol resultSymbol = new Symbol(memberSymbol.Type);</w:t>
      </w:r>
    </w:p>
    <w:p w14:paraId="3FC87377" w14:textId="77777777" w:rsidR="005E5A36" w:rsidRPr="00903DBA" w:rsidRDefault="005E5A36" w:rsidP="005E5A36">
      <w:pPr>
        <w:pStyle w:val="Code"/>
        <w:rPr>
          <w:highlight w:val="white"/>
        </w:rPr>
      </w:pPr>
      <w:r w:rsidRPr="00903DBA">
        <w:rPr>
          <w:highlight w:val="white"/>
        </w:rPr>
        <w:t xml:space="preserve">      return Dereference(expression, resultSymbol, memberSymbol.Offset);</w:t>
      </w:r>
    </w:p>
    <w:p w14:paraId="08027BFE" w14:textId="77777777" w:rsidR="005E5A36" w:rsidRPr="00903DBA" w:rsidRDefault="005E5A36" w:rsidP="005E5A36">
      <w:pPr>
        <w:pStyle w:val="Code"/>
        <w:rPr>
          <w:highlight w:val="white"/>
        </w:rPr>
      </w:pPr>
      <w:r w:rsidRPr="00903DBA">
        <w:rPr>
          <w:highlight w:val="white"/>
        </w:rPr>
        <w:t xml:space="preserve">    }</w:t>
      </w:r>
    </w:p>
    <w:p w14:paraId="625B77FE" w14:textId="77777777" w:rsidR="005E5A36" w:rsidRPr="00DC37F5" w:rsidRDefault="005E5A36" w:rsidP="001A1BB8">
      <w:pPr>
        <w:pStyle w:val="Rubrik3"/>
        <w:rPr>
          <w:highlight w:val="white"/>
        </w:rPr>
      </w:pPr>
      <w:r w:rsidRPr="00DC37F5">
        <w:rPr>
          <w:highlight w:val="white"/>
        </w:rPr>
        <w:t>Index Expression</w:t>
      </w:r>
    </w:p>
    <w:p w14:paraId="6A17385E" w14:textId="77777777" w:rsidR="005E5A36" w:rsidRPr="00903DBA" w:rsidRDefault="005E5A36" w:rsidP="005E5A36">
      <w:pPr>
        <w:pStyle w:val="CodeHeader"/>
      </w:pPr>
      <w:r w:rsidRPr="00903DBA">
        <w:t>MiddleCodeGenerator.cs</w:t>
      </w:r>
    </w:p>
    <w:p w14:paraId="17DA59F9" w14:textId="77777777" w:rsidR="005E5A36" w:rsidRPr="00903DBA" w:rsidRDefault="005E5A36" w:rsidP="005E5A36">
      <w:pPr>
        <w:pStyle w:val="Code"/>
        <w:rPr>
          <w:highlight w:val="white"/>
        </w:rPr>
      </w:pPr>
      <w:r w:rsidRPr="00903DBA">
        <w:rPr>
          <w:highlight w:val="white"/>
        </w:rPr>
        <w:t xml:space="preserve">    public static Expression IndexExpression(Expression leftExpression,</w:t>
      </w:r>
    </w:p>
    <w:p w14:paraId="2EBA678C" w14:textId="77777777" w:rsidR="005E5A36" w:rsidRPr="00903DBA" w:rsidRDefault="005E5A36" w:rsidP="005E5A36">
      <w:pPr>
        <w:pStyle w:val="Code"/>
        <w:rPr>
          <w:highlight w:val="white"/>
        </w:rPr>
      </w:pPr>
      <w:r w:rsidRPr="00903DBA">
        <w:rPr>
          <w:highlight w:val="white"/>
        </w:rPr>
        <w:t xml:space="preserve">                                             Expression rightExpression) {</w:t>
      </w:r>
    </w:p>
    <w:p w14:paraId="40232147" w14:textId="77777777" w:rsidR="005E5A36" w:rsidRPr="00903DBA" w:rsidRDefault="005E5A36" w:rsidP="005E5A36">
      <w:pPr>
        <w:pStyle w:val="Code"/>
        <w:rPr>
          <w:highlight w:val="white"/>
        </w:rPr>
      </w:pPr>
      <w:r w:rsidRPr="00903DBA">
        <w:rPr>
          <w:highlight w:val="white"/>
        </w:rPr>
        <w:t xml:space="preserve">      Expression staticExpression =</w:t>
      </w:r>
    </w:p>
    <w:p w14:paraId="1EC07C35" w14:textId="77777777" w:rsidR="005E5A36" w:rsidRPr="00903DBA" w:rsidRDefault="005E5A36" w:rsidP="005E5A36">
      <w:pPr>
        <w:pStyle w:val="Code"/>
        <w:rPr>
          <w:highlight w:val="white"/>
        </w:rPr>
      </w:pPr>
      <w:r w:rsidRPr="00903DBA">
        <w:rPr>
          <w:highlight w:val="white"/>
        </w:rPr>
        <w:t xml:space="preserve">        StaticExpression.Binary(MiddleOperator.Index, leftExpression,</w:t>
      </w:r>
    </w:p>
    <w:p w14:paraId="5969C7CE" w14:textId="77777777" w:rsidR="005E5A36" w:rsidRPr="00903DBA" w:rsidRDefault="005E5A36" w:rsidP="005E5A36">
      <w:pPr>
        <w:pStyle w:val="Code"/>
        <w:rPr>
          <w:highlight w:val="white"/>
        </w:rPr>
      </w:pPr>
      <w:r w:rsidRPr="00903DBA">
        <w:rPr>
          <w:highlight w:val="white"/>
        </w:rPr>
        <w:t xml:space="preserve">                                rightExpression);</w:t>
      </w:r>
    </w:p>
    <w:p w14:paraId="4A231FC6" w14:textId="77777777" w:rsidR="005E5A36" w:rsidRPr="00903DBA" w:rsidRDefault="005E5A36" w:rsidP="005E5A36">
      <w:pPr>
        <w:pStyle w:val="Code"/>
        <w:rPr>
          <w:highlight w:val="white"/>
        </w:rPr>
      </w:pPr>
      <w:r w:rsidRPr="00903DBA">
        <w:rPr>
          <w:highlight w:val="white"/>
        </w:rPr>
        <w:t xml:space="preserve">      if (staticExpression != null) {</w:t>
      </w:r>
    </w:p>
    <w:p w14:paraId="4086C506" w14:textId="77777777" w:rsidR="005E5A36" w:rsidRPr="00903DBA" w:rsidRDefault="005E5A36" w:rsidP="005E5A36">
      <w:pPr>
        <w:pStyle w:val="Code"/>
        <w:rPr>
          <w:highlight w:val="white"/>
        </w:rPr>
      </w:pPr>
      <w:r w:rsidRPr="00903DBA">
        <w:rPr>
          <w:highlight w:val="white"/>
        </w:rPr>
        <w:t xml:space="preserve">        return staticExpression;</w:t>
      </w:r>
    </w:p>
    <w:p w14:paraId="0D4145B5" w14:textId="77777777" w:rsidR="005E5A36" w:rsidRPr="00903DBA" w:rsidRDefault="005E5A36" w:rsidP="005E5A36">
      <w:pPr>
        <w:pStyle w:val="Code"/>
        <w:rPr>
          <w:highlight w:val="white"/>
        </w:rPr>
      </w:pPr>
      <w:r w:rsidRPr="00903DBA">
        <w:rPr>
          <w:highlight w:val="white"/>
        </w:rPr>
        <w:t xml:space="preserve">      }</w:t>
      </w:r>
    </w:p>
    <w:p w14:paraId="1C1BF205" w14:textId="77777777" w:rsidR="005E5A36" w:rsidRPr="00903DBA" w:rsidRDefault="005E5A36" w:rsidP="005E5A36">
      <w:pPr>
        <w:pStyle w:val="Code"/>
        <w:rPr>
          <w:highlight w:val="white"/>
        </w:rPr>
      </w:pPr>
    </w:p>
    <w:p w14:paraId="7720654E" w14:textId="77777777" w:rsidR="005E5A36" w:rsidRPr="00903DBA" w:rsidRDefault="005E5A36" w:rsidP="005E5A36">
      <w:pPr>
        <w:pStyle w:val="Code"/>
        <w:rPr>
          <w:highlight w:val="white"/>
        </w:rPr>
      </w:pPr>
      <w:r w:rsidRPr="00903DBA">
        <w:rPr>
          <w:highlight w:val="white"/>
        </w:rPr>
        <w:t xml:space="preserve">      Expression arrayExpression, indexExpression;</w:t>
      </w:r>
    </w:p>
    <w:p w14:paraId="30DB6A15" w14:textId="77777777" w:rsidR="005E5A36" w:rsidRPr="00903DBA" w:rsidRDefault="005E5A36" w:rsidP="005E5A36">
      <w:pPr>
        <w:pStyle w:val="Code"/>
        <w:rPr>
          <w:highlight w:val="white"/>
        </w:rPr>
      </w:pPr>
    </w:p>
    <w:p w14:paraId="6C816E22" w14:textId="77777777" w:rsidR="005E5A36" w:rsidRPr="00903DBA" w:rsidRDefault="005E5A36" w:rsidP="005E5A36">
      <w:pPr>
        <w:pStyle w:val="Code"/>
        <w:rPr>
          <w:highlight w:val="white"/>
        </w:rPr>
      </w:pPr>
      <w:r w:rsidRPr="00903DBA">
        <w:rPr>
          <w:highlight w:val="white"/>
        </w:rPr>
        <w:t xml:space="preserve">      if (leftExpression.Symbol.Type.IsPointerOrArray()) {</w:t>
      </w:r>
    </w:p>
    <w:p w14:paraId="3C6B0BA2" w14:textId="77777777" w:rsidR="005E5A36" w:rsidRPr="00903DBA" w:rsidRDefault="005E5A36" w:rsidP="005E5A36">
      <w:pPr>
        <w:pStyle w:val="Code"/>
        <w:rPr>
          <w:highlight w:val="white"/>
        </w:rPr>
      </w:pPr>
      <w:r w:rsidRPr="00903DBA">
        <w:rPr>
          <w:highlight w:val="white"/>
        </w:rPr>
        <w:t xml:space="preserve">        arrayExpression = leftExpression;</w:t>
      </w:r>
    </w:p>
    <w:p w14:paraId="71AA144C" w14:textId="77777777" w:rsidR="005E5A36" w:rsidRPr="00903DBA" w:rsidRDefault="005E5A36" w:rsidP="005E5A36">
      <w:pPr>
        <w:pStyle w:val="Code"/>
        <w:rPr>
          <w:highlight w:val="white"/>
        </w:rPr>
      </w:pPr>
      <w:r w:rsidRPr="00903DBA">
        <w:rPr>
          <w:highlight w:val="white"/>
        </w:rPr>
        <w:t xml:space="preserve">        indexExpression = rightExpression;</w:t>
      </w:r>
    </w:p>
    <w:p w14:paraId="24D9AEA2" w14:textId="77777777" w:rsidR="005E5A36" w:rsidRPr="00903DBA" w:rsidRDefault="005E5A36" w:rsidP="005E5A36">
      <w:pPr>
        <w:pStyle w:val="Code"/>
        <w:rPr>
          <w:highlight w:val="white"/>
        </w:rPr>
      </w:pPr>
      <w:r w:rsidRPr="00903DBA">
        <w:rPr>
          <w:highlight w:val="white"/>
        </w:rPr>
        <w:t xml:space="preserve">      }</w:t>
      </w:r>
    </w:p>
    <w:p w14:paraId="4E0D3C9D" w14:textId="77777777" w:rsidR="005E5A36" w:rsidRPr="00903DBA" w:rsidRDefault="005E5A36" w:rsidP="005E5A36">
      <w:pPr>
        <w:pStyle w:val="Code"/>
        <w:rPr>
          <w:highlight w:val="white"/>
        </w:rPr>
      </w:pPr>
      <w:r w:rsidRPr="00903DBA">
        <w:rPr>
          <w:highlight w:val="white"/>
        </w:rPr>
        <w:t xml:space="preserve">      else {</w:t>
      </w:r>
    </w:p>
    <w:p w14:paraId="6CDB42FA" w14:textId="77777777" w:rsidR="005E5A36" w:rsidRPr="00903DBA" w:rsidRDefault="005E5A36" w:rsidP="005E5A36">
      <w:pPr>
        <w:pStyle w:val="Code"/>
        <w:rPr>
          <w:highlight w:val="white"/>
        </w:rPr>
      </w:pPr>
      <w:r w:rsidRPr="00903DBA">
        <w:rPr>
          <w:highlight w:val="white"/>
        </w:rPr>
        <w:t xml:space="preserve">        indexExpression = leftExpression;</w:t>
      </w:r>
    </w:p>
    <w:p w14:paraId="32A558E6" w14:textId="77777777" w:rsidR="005E5A36" w:rsidRPr="00903DBA" w:rsidRDefault="005E5A36" w:rsidP="005E5A36">
      <w:pPr>
        <w:pStyle w:val="Code"/>
        <w:rPr>
          <w:highlight w:val="white"/>
        </w:rPr>
      </w:pPr>
      <w:r w:rsidRPr="00903DBA">
        <w:rPr>
          <w:highlight w:val="white"/>
        </w:rPr>
        <w:t xml:space="preserve">        arrayExpression = rightExpression;</w:t>
      </w:r>
    </w:p>
    <w:p w14:paraId="0C502E93" w14:textId="77777777" w:rsidR="005E5A36" w:rsidRPr="00903DBA" w:rsidRDefault="005E5A36" w:rsidP="005E5A36">
      <w:pPr>
        <w:pStyle w:val="Code"/>
        <w:rPr>
          <w:highlight w:val="white"/>
        </w:rPr>
      </w:pPr>
      <w:r w:rsidRPr="00903DBA">
        <w:rPr>
          <w:highlight w:val="white"/>
        </w:rPr>
        <w:t xml:space="preserve">      }</w:t>
      </w:r>
    </w:p>
    <w:p w14:paraId="7B1767A9" w14:textId="77777777" w:rsidR="005E5A36" w:rsidRPr="00903DBA" w:rsidRDefault="005E5A36" w:rsidP="005E5A36">
      <w:pPr>
        <w:pStyle w:val="Code"/>
        <w:rPr>
          <w:highlight w:val="white"/>
        </w:rPr>
      </w:pPr>
    </w:p>
    <w:p w14:paraId="4BF0A951" w14:textId="77777777" w:rsidR="005E5A36" w:rsidRPr="00903DBA" w:rsidRDefault="005E5A36" w:rsidP="005E5A36">
      <w:pPr>
        <w:pStyle w:val="Code"/>
        <w:rPr>
          <w:highlight w:val="white"/>
        </w:rPr>
      </w:pPr>
      <w:r w:rsidRPr="00903DBA">
        <w:rPr>
          <w:highlight w:val="white"/>
        </w:rPr>
        <w:t xml:space="preserve">      Type arrayType = arrayExpression.Symbol.Type,</w:t>
      </w:r>
    </w:p>
    <w:p w14:paraId="6A9C6A0E" w14:textId="77777777" w:rsidR="005E5A36" w:rsidRPr="00903DBA" w:rsidRDefault="005E5A36" w:rsidP="005E5A36">
      <w:pPr>
        <w:pStyle w:val="Code"/>
        <w:rPr>
          <w:highlight w:val="white"/>
        </w:rPr>
      </w:pPr>
      <w:r w:rsidRPr="00903DBA">
        <w:rPr>
          <w:highlight w:val="white"/>
        </w:rPr>
        <w:lastRenderedPageBreak/>
        <w:t xml:space="preserve">           indexType = indexExpression.Symbol.Type;</w:t>
      </w:r>
    </w:p>
    <w:p w14:paraId="0D9D8EEE" w14:textId="77777777" w:rsidR="005E5A36" w:rsidRPr="00903DBA" w:rsidRDefault="005E5A36" w:rsidP="005E5A36">
      <w:pPr>
        <w:pStyle w:val="Code"/>
        <w:rPr>
          <w:highlight w:val="white"/>
        </w:rPr>
      </w:pPr>
    </w:p>
    <w:p w14:paraId="7080ECE4" w14:textId="77777777" w:rsidR="005E5A36" w:rsidRPr="00903DBA" w:rsidRDefault="005E5A36" w:rsidP="005E5A36">
      <w:pPr>
        <w:pStyle w:val="Code"/>
        <w:rPr>
          <w:highlight w:val="white"/>
        </w:rPr>
      </w:pPr>
      <w:r w:rsidRPr="00903DBA">
        <w:rPr>
          <w:highlight w:val="white"/>
        </w:rPr>
        <w:t xml:space="preserve">      Assert.Error(arrayType.IsPointerOrArray() &amp;&amp;</w:t>
      </w:r>
    </w:p>
    <w:p w14:paraId="1D0CDC05" w14:textId="77777777" w:rsidR="005E5A36" w:rsidRPr="00903DBA" w:rsidRDefault="005E5A36" w:rsidP="005E5A36">
      <w:pPr>
        <w:pStyle w:val="Code"/>
        <w:rPr>
          <w:highlight w:val="white"/>
        </w:rPr>
      </w:pPr>
      <w:r w:rsidRPr="00903DBA">
        <w:rPr>
          <w:highlight w:val="white"/>
        </w:rPr>
        <w:t xml:space="preserve">                   !arrayType.PointerOrArrayType.IsVoid(),</w:t>
      </w:r>
    </w:p>
    <w:p w14:paraId="11616298" w14:textId="77777777" w:rsidR="005E5A36" w:rsidRPr="00903DBA" w:rsidRDefault="005E5A36" w:rsidP="005E5A36">
      <w:pPr>
        <w:pStyle w:val="Code"/>
        <w:rPr>
          <w:highlight w:val="white"/>
        </w:rPr>
      </w:pPr>
      <w:r w:rsidRPr="00903DBA">
        <w:rPr>
          <w:highlight w:val="white"/>
        </w:rPr>
        <w:t xml:space="preserve">                   arrayType, Message.Invalid_type_in_index_expression);</w:t>
      </w:r>
    </w:p>
    <w:p w14:paraId="60100C3A" w14:textId="77777777" w:rsidR="005E5A36" w:rsidRPr="00903DBA" w:rsidRDefault="005E5A36" w:rsidP="005E5A36">
      <w:pPr>
        <w:pStyle w:val="Code"/>
        <w:rPr>
          <w:highlight w:val="white"/>
        </w:rPr>
      </w:pPr>
      <w:r w:rsidRPr="00903DBA">
        <w:rPr>
          <w:highlight w:val="white"/>
        </w:rPr>
        <w:t xml:space="preserve">      Assert.Error(indexType.IsIntegral(), indexExpression,</w:t>
      </w:r>
    </w:p>
    <w:p w14:paraId="62B1F0F3" w14:textId="77777777" w:rsidR="005E5A36" w:rsidRPr="00903DBA" w:rsidRDefault="005E5A36" w:rsidP="005E5A36">
      <w:pPr>
        <w:pStyle w:val="Code"/>
        <w:rPr>
          <w:highlight w:val="white"/>
        </w:rPr>
      </w:pPr>
      <w:r w:rsidRPr="00903DBA">
        <w:rPr>
          <w:highlight w:val="white"/>
        </w:rPr>
        <w:t xml:space="preserve">                   Message.Invalid_type_in_index_expression);</w:t>
      </w:r>
    </w:p>
    <w:p w14:paraId="5F7578FC" w14:textId="77777777" w:rsidR="005E5A36" w:rsidRPr="00903DBA" w:rsidRDefault="005E5A36" w:rsidP="005E5A36">
      <w:pPr>
        <w:pStyle w:val="Code"/>
        <w:rPr>
          <w:highlight w:val="white"/>
        </w:rPr>
      </w:pPr>
    </w:p>
    <w:p w14:paraId="38AF4C2A"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809C153" w14:textId="77777777" w:rsidR="005E5A36" w:rsidRPr="00903DBA" w:rsidRDefault="005E5A36" w:rsidP="005E5A36">
      <w:pPr>
        <w:pStyle w:val="Code"/>
        <w:rPr>
          <w:highlight w:val="white"/>
        </w:rPr>
      </w:pPr>
      <w:r w:rsidRPr="00903DBA">
        <w:rPr>
          <w:highlight w:val="white"/>
        </w:rPr>
        <w:t xml:space="preserve">      shortList.AddRange(arrayExpression.ShortList);</w:t>
      </w:r>
    </w:p>
    <w:p w14:paraId="694A4D5D" w14:textId="77777777" w:rsidR="005E5A36" w:rsidRPr="00903DBA" w:rsidRDefault="005E5A36" w:rsidP="005E5A36">
      <w:pPr>
        <w:pStyle w:val="Code"/>
        <w:rPr>
          <w:highlight w:val="white"/>
        </w:rPr>
      </w:pPr>
      <w:r w:rsidRPr="00903DBA">
        <w:rPr>
          <w:highlight w:val="white"/>
        </w:rPr>
        <w:t xml:space="preserve">      shortList.AddRange(indexExpression.ShortList);</w:t>
      </w:r>
    </w:p>
    <w:p w14:paraId="6286DC2C" w14:textId="77777777" w:rsidR="005E5A36" w:rsidRPr="00903DBA" w:rsidRDefault="005E5A36" w:rsidP="005E5A36">
      <w:pPr>
        <w:pStyle w:val="Code"/>
        <w:rPr>
          <w:highlight w:val="white"/>
        </w:rPr>
      </w:pPr>
    </w:p>
    <w:p w14:paraId="6AB979B2" w14:textId="77777777" w:rsidR="005E5A36" w:rsidRPr="00903DBA" w:rsidRDefault="005E5A36" w:rsidP="005E5A36">
      <w:pPr>
        <w:pStyle w:val="Code"/>
        <w:rPr>
          <w:highlight w:val="white"/>
        </w:rPr>
      </w:pPr>
      <w:r w:rsidRPr="00903DBA">
        <w:rPr>
          <w:highlight w:val="white"/>
        </w:rPr>
        <w:t xml:space="preserve">      Symbol resultSymbol =</w:t>
      </w:r>
    </w:p>
    <w:p w14:paraId="687E8936" w14:textId="77777777" w:rsidR="005E5A36" w:rsidRPr="00903DBA" w:rsidRDefault="005E5A36" w:rsidP="005E5A36">
      <w:pPr>
        <w:pStyle w:val="Code"/>
        <w:rPr>
          <w:highlight w:val="white"/>
        </w:rPr>
      </w:pPr>
      <w:r w:rsidRPr="00903DBA">
        <w:rPr>
          <w:highlight w:val="white"/>
        </w:rPr>
        <w:t xml:space="preserve">        new Symbol(arrayExpression.Symbol.Type.PointerOrArrayType);</w:t>
      </w:r>
    </w:p>
    <w:p w14:paraId="5962DDDE" w14:textId="77777777" w:rsidR="005E5A36" w:rsidRPr="00903DBA" w:rsidRDefault="005E5A36" w:rsidP="005E5A36">
      <w:pPr>
        <w:pStyle w:val="Code"/>
        <w:rPr>
          <w:highlight w:val="white"/>
        </w:rPr>
      </w:pPr>
    </w:p>
    <w:p w14:paraId="40E67427" w14:textId="77777777" w:rsidR="005E5A36" w:rsidRPr="00903DBA" w:rsidRDefault="005E5A36" w:rsidP="005E5A36">
      <w:pPr>
        <w:pStyle w:val="Code"/>
        <w:rPr>
          <w:highlight w:val="white"/>
        </w:rPr>
      </w:pPr>
      <w:r w:rsidRPr="00903DBA">
        <w:rPr>
          <w:highlight w:val="white"/>
        </w:rPr>
        <w:t xml:space="preserve">      if (indexExpression.Symbol.Value is BigInteger) {</w:t>
      </w:r>
    </w:p>
    <w:p w14:paraId="6402C239" w14:textId="77777777" w:rsidR="005E5A36" w:rsidRPr="00903DBA" w:rsidRDefault="005E5A36" w:rsidP="005E5A36">
      <w:pPr>
        <w:pStyle w:val="Code"/>
        <w:rPr>
          <w:highlight w:val="white"/>
        </w:rPr>
      </w:pPr>
      <w:r w:rsidRPr="00903DBA">
        <w:rPr>
          <w:highlight w:val="white"/>
        </w:rPr>
        <w:t xml:space="preserve">        int indexValue = (int) ((BigInteger)indexExpression.Symbol.Value),</w:t>
      </w:r>
    </w:p>
    <w:p w14:paraId="58E1FE8A" w14:textId="77777777" w:rsidR="005E5A36" w:rsidRPr="00903DBA" w:rsidRDefault="005E5A36" w:rsidP="005E5A36">
      <w:pPr>
        <w:pStyle w:val="Code"/>
        <w:rPr>
          <w:highlight w:val="white"/>
        </w:rPr>
      </w:pPr>
      <w:r w:rsidRPr="00903DBA">
        <w:rPr>
          <w:highlight w:val="white"/>
        </w:rPr>
        <w:t xml:space="preserve">            indexSize = arrayExpression.Symbol.Type.PointerOrArrayType.Size();</w:t>
      </w:r>
    </w:p>
    <w:p w14:paraId="70EEDB4E" w14:textId="77777777" w:rsidR="005E5A36" w:rsidRPr="00903DBA" w:rsidRDefault="005E5A36" w:rsidP="005E5A36">
      <w:pPr>
        <w:pStyle w:val="Code"/>
        <w:rPr>
          <w:highlight w:val="white"/>
        </w:rPr>
      </w:pPr>
      <w:r w:rsidRPr="00903DBA">
        <w:rPr>
          <w:highlight w:val="white"/>
        </w:rPr>
        <w:t xml:space="preserve">        return Dereference(arrayExpression, resultSymbol,</w:t>
      </w:r>
    </w:p>
    <w:p w14:paraId="1660441D" w14:textId="77777777" w:rsidR="005E5A36" w:rsidRPr="00903DBA" w:rsidRDefault="005E5A36" w:rsidP="005E5A36">
      <w:pPr>
        <w:pStyle w:val="Code"/>
        <w:rPr>
          <w:highlight w:val="white"/>
        </w:rPr>
      </w:pPr>
      <w:r w:rsidRPr="00903DBA">
        <w:rPr>
          <w:highlight w:val="white"/>
        </w:rPr>
        <w:t xml:space="preserve">                           indexValue * indexSize);</w:t>
      </w:r>
    </w:p>
    <w:p w14:paraId="0621BAEB" w14:textId="77777777" w:rsidR="005E5A36" w:rsidRPr="00903DBA" w:rsidRDefault="005E5A36" w:rsidP="005E5A36">
      <w:pPr>
        <w:pStyle w:val="Code"/>
        <w:rPr>
          <w:highlight w:val="white"/>
        </w:rPr>
      </w:pPr>
      <w:r w:rsidRPr="00903DBA">
        <w:rPr>
          <w:highlight w:val="white"/>
        </w:rPr>
        <w:t xml:space="preserve">      }</w:t>
      </w:r>
    </w:p>
    <w:p w14:paraId="570C8D8E" w14:textId="77777777" w:rsidR="005E5A36" w:rsidRPr="00903DBA" w:rsidRDefault="005E5A36" w:rsidP="005E5A36">
      <w:pPr>
        <w:pStyle w:val="Code"/>
        <w:rPr>
          <w:highlight w:val="white"/>
        </w:rPr>
      </w:pPr>
      <w:r w:rsidRPr="00903DBA">
        <w:rPr>
          <w:highlight w:val="white"/>
        </w:rPr>
        <w:t xml:space="preserve">      else {</w:t>
      </w:r>
    </w:p>
    <w:p w14:paraId="179F65AB" w14:textId="77777777" w:rsidR="005E5A36" w:rsidRPr="00903DBA" w:rsidRDefault="005E5A36" w:rsidP="005E5A36">
      <w:pPr>
        <w:pStyle w:val="Code"/>
        <w:rPr>
          <w:highlight w:val="white"/>
        </w:rPr>
      </w:pPr>
      <w:r w:rsidRPr="00903DBA">
        <w:rPr>
          <w:highlight w:val="white"/>
        </w:rPr>
        <w:t xml:space="preserve">        indexExpression =</w:t>
      </w:r>
    </w:p>
    <w:p w14:paraId="590C05DF" w14:textId="77777777" w:rsidR="005E5A36" w:rsidRPr="00903DBA" w:rsidRDefault="005E5A36" w:rsidP="005E5A36">
      <w:pPr>
        <w:pStyle w:val="Code"/>
        <w:rPr>
          <w:highlight w:val="white"/>
        </w:rPr>
      </w:pPr>
      <w:r w:rsidRPr="00903DBA">
        <w:rPr>
          <w:highlight w:val="white"/>
        </w:rPr>
        <w:t xml:space="preserve">          TypeCast.ImplicitCast(indexExpression, arrayExpression.Symbol.Type);</w:t>
      </w:r>
    </w:p>
    <w:p w14:paraId="3D4A110E" w14:textId="77777777" w:rsidR="005E5A36" w:rsidRPr="00903DBA" w:rsidRDefault="005E5A36" w:rsidP="005E5A36">
      <w:pPr>
        <w:pStyle w:val="Code"/>
        <w:rPr>
          <w:highlight w:val="white"/>
        </w:rPr>
      </w:pPr>
    </w:p>
    <w:p w14:paraId="5D7D2624"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52D2E0A" w14:textId="77777777" w:rsidR="005E5A36" w:rsidRPr="00903DBA" w:rsidRDefault="005E5A36" w:rsidP="005E5A36">
      <w:pPr>
        <w:pStyle w:val="Code"/>
        <w:rPr>
          <w:highlight w:val="white"/>
        </w:rPr>
      </w:pPr>
      <w:r w:rsidRPr="00903DBA">
        <w:rPr>
          <w:highlight w:val="white"/>
        </w:rPr>
        <w:t xml:space="preserve">        longList.AddRange(arrayExpression.LongList);</w:t>
      </w:r>
    </w:p>
    <w:p w14:paraId="514BEBE1" w14:textId="77777777" w:rsidR="005E5A36" w:rsidRPr="00903DBA" w:rsidRDefault="005E5A36" w:rsidP="005E5A36">
      <w:pPr>
        <w:pStyle w:val="Code"/>
        <w:rPr>
          <w:highlight w:val="white"/>
        </w:rPr>
      </w:pPr>
      <w:r w:rsidRPr="00903DBA">
        <w:rPr>
          <w:highlight w:val="white"/>
        </w:rPr>
        <w:t xml:space="preserve">        longList.AddRange(indexExpression.LongList);</w:t>
      </w:r>
    </w:p>
    <w:p w14:paraId="68A5040E" w14:textId="77777777" w:rsidR="005E5A36" w:rsidRPr="00903DBA" w:rsidRDefault="005E5A36" w:rsidP="005E5A36">
      <w:pPr>
        <w:pStyle w:val="Code"/>
        <w:rPr>
          <w:highlight w:val="white"/>
        </w:rPr>
      </w:pPr>
    </w:p>
    <w:p w14:paraId="1D998DD1" w14:textId="77777777" w:rsidR="005E5A36" w:rsidRPr="00903DBA" w:rsidRDefault="005E5A36" w:rsidP="005E5A36">
      <w:pPr>
        <w:pStyle w:val="Code"/>
        <w:rPr>
          <w:highlight w:val="white"/>
        </w:rPr>
      </w:pPr>
      <w:r w:rsidRPr="00903DBA">
        <w:rPr>
          <w:highlight w:val="white"/>
        </w:rPr>
        <w:t xml:space="preserve">        Symbol arraySymbol = arrayExpression.Symbol,</w:t>
      </w:r>
    </w:p>
    <w:p w14:paraId="26E240A7" w14:textId="77777777" w:rsidR="005E5A36" w:rsidRPr="00903DBA" w:rsidRDefault="005E5A36" w:rsidP="005E5A36">
      <w:pPr>
        <w:pStyle w:val="Code"/>
        <w:rPr>
          <w:highlight w:val="white"/>
        </w:rPr>
      </w:pPr>
      <w:r w:rsidRPr="00903DBA">
        <w:rPr>
          <w:highlight w:val="white"/>
        </w:rPr>
        <w:t xml:space="preserve">               indexSymbol = indexExpression.Symbol;</w:t>
      </w:r>
    </w:p>
    <w:p w14:paraId="50D70336" w14:textId="77777777" w:rsidR="005E5A36" w:rsidRPr="00903DBA" w:rsidRDefault="005E5A36" w:rsidP="005E5A36">
      <w:pPr>
        <w:pStyle w:val="Code"/>
        <w:rPr>
          <w:highlight w:val="white"/>
        </w:rPr>
      </w:pPr>
      <w:r w:rsidRPr="00903DBA">
        <w:rPr>
          <w:highlight w:val="white"/>
        </w:rPr>
        <w:t xml:space="preserve">        Symbol sizeSymbol = new Symbol(indexSymbol.Type, (BigInteger)</w:t>
      </w:r>
    </w:p>
    <w:p w14:paraId="63A2FF77" w14:textId="77777777" w:rsidR="005E5A36" w:rsidRPr="00903DBA" w:rsidRDefault="005E5A36" w:rsidP="005E5A36">
      <w:pPr>
        <w:pStyle w:val="Code"/>
        <w:rPr>
          <w:highlight w:val="white"/>
        </w:rPr>
      </w:pPr>
      <w:r w:rsidRPr="00903DBA">
        <w:rPr>
          <w:highlight w:val="white"/>
        </w:rPr>
        <w:t xml:space="preserve">                               arraySymbol.Type.PointerOrArrayType.Size()),</w:t>
      </w:r>
    </w:p>
    <w:p w14:paraId="7F2F51B1" w14:textId="77777777" w:rsidR="005E5A36" w:rsidRPr="00903DBA" w:rsidRDefault="005E5A36" w:rsidP="005E5A36">
      <w:pPr>
        <w:pStyle w:val="Code"/>
        <w:rPr>
          <w:highlight w:val="white"/>
        </w:rPr>
      </w:pPr>
      <w:r w:rsidRPr="00903DBA">
        <w:rPr>
          <w:highlight w:val="white"/>
        </w:rPr>
        <w:t xml:space="preserve">               multSymbol = new Symbol(arraySymbol.Type);</w:t>
      </w:r>
    </w:p>
    <w:p w14:paraId="555DEEDB" w14:textId="77777777" w:rsidR="005E5A36" w:rsidRPr="00903DBA" w:rsidRDefault="005E5A36" w:rsidP="005E5A36">
      <w:pPr>
        <w:pStyle w:val="Code"/>
        <w:rPr>
          <w:highlight w:val="white"/>
        </w:rPr>
      </w:pPr>
      <w:r w:rsidRPr="00903DBA">
        <w:rPr>
          <w:highlight w:val="white"/>
        </w:rPr>
        <w:t xml:space="preserve">        AddMiddleCode(longList, MiddleOperator.UnsignedMultiply,</w:t>
      </w:r>
    </w:p>
    <w:p w14:paraId="0FA135A2" w14:textId="77777777" w:rsidR="005E5A36" w:rsidRPr="00903DBA" w:rsidRDefault="005E5A36" w:rsidP="005E5A36">
      <w:pPr>
        <w:pStyle w:val="Code"/>
        <w:rPr>
          <w:highlight w:val="white"/>
        </w:rPr>
      </w:pPr>
      <w:r w:rsidRPr="00903DBA">
        <w:rPr>
          <w:highlight w:val="white"/>
        </w:rPr>
        <w:t xml:space="preserve">                      multSymbol, indexSymbol, sizeSymbol);</w:t>
      </w:r>
    </w:p>
    <w:p w14:paraId="369334CF" w14:textId="77777777" w:rsidR="005E5A36" w:rsidRPr="00903DBA" w:rsidRDefault="005E5A36" w:rsidP="005E5A36">
      <w:pPr>
        <w:pStyle w:val="Code"/>
        <w:rPr>
          <w:highlight w:val="white"/>
        </w:rPr>
      </w:pPr>
      <w:r w:rsidRPr="00903DBA">
        <w:rPr>
          <w:highlight w:val="white"/>
        </w:rPr>
        <w:t xml:space="preserve">        Symbol addSymbol = new Symbol(arraySymbol.Type);</w:t>
      </w:r>
    </w:p>
    <w:p w14:paraId="485DC270" w14:textId="77777777" w:rsidR="005E5A36" w:rsidRPr="00903DBA" w:rsidRDefault="005E5A36" w:rsidP="005E5A36">
      <w:pPr>
        <w:pStyle w:val="Code"/>
        <w:rPr>
          <w:highlight w:val="white"/>
        </w:rPr>
      </w:pPr>
      <w:r w:rsidRPr="00903DBA">
        <w:rPr>
          <w:highlight w:val="white"/>
        </w:rPr>
        <w:t xml:space="preserve">        AddMiddleCode(longList, MiddleOperator.BinaryAdd,</w:t>
      </w:r>
    </w:p>
    <w:p w14:paraId="4FF92957" w14:textId="77777777" w:rsidR="005E5A36" w:rsidRPr="00903DBA" w:rsidRDefault="005E5A36" w:rsidP="005E5A36">
      <w:pPr>
        <w:pStyle w:val="Code"/>
        <w:rPr>
          <w:highlight w:val="white"/>
        </w:rPr>
      </w:pPr>
      <w:r w:rsidRPr="00903DBA">
        <w:rPr>
          <w:highlight w:val="white"/>
        </w:rPr>
        <w:t xml:space="preserve">                      addSymbol, arraySymbol, multSymbol);</w:t>
      </w:r>
    </w:p>
    <w:p w14:paraId="24B3C29A" w14:textId="77777777" w:rsidR="005E5A36" w:rsidRPr="00903DBA" w:rsidRDefault="005E5A36" w:rsidP="005E5A36">
      <w:pPr>
        <w:pStyle w:val="Code"/>
        <w:rPr>
          <w:highlight w:val="white"/>
        </w:rPr>
      </w:pPr>
    </w:p>
    <w:p w14:paraId="1F3D592D" w14:textId="77777777" w:rsidR="005E5A36" w:rsidRPr="00903DBA" w:rsidRDefault="005E5A36" w:rsidP="005E5A36">
      <w:pPr>
        <w:pStyle w:val="Code"/>
        <w:rPr>
          <w:highlight w:val="white"/>
        </w:rPr>
      </w:pPr>
      <w:r w:rsidRPr="00903DBA">
        <w:rPr>
          <w:highlight w:val="white"/>
        </w:rPr>
        <w:t xml:space="preserve">        Expression addExpression =</w:t>
      </w:r>
    </w:p>
    <w:p w14:paraId="0F92D4EA" w14:textId="77777777" w:rsidR="005E5A36" w:rsidRPr="00903DBA" w:rsidRDefault="005E5A36" w:rsidP="005E5A36">
      <w:pPr>
        <w:pStyle w:val="Code"/>
        <w:rPr>
          <w:highlight w:val="white"/>
        </w:rPr>
      </w:pPr>
      <w:r w:rsidRPr="00903DBA">
        <w:rPr>
          <w:highlight w:val="white"/>
        </w:rPr>
        <w:t xml:space="preserve">          new Expression(addSymbol, shortList, longList);</w:t>
      </w:r>
    </w:p>
    <w:p w14:paraId="0EFEC604" w14:textId="77777777" w:rsidR="005E5A36" w:rsidRPr="00903DBA" w:rsidRDefault="005E5A36" w:rsidP="005E5A36">
      <w:pPr>
        <w:pStyle w:val="Code"/>
        <w:rPr>
          <w:highlight w:val="white"/>
        </w:rPr>
      </w:pPr>
      <w:r w:rsidRPr="00903DBA">
        <w:rPr>
          <w:highlight w:val="white"/>
        </w:rPr>
        <w:t xml:space="preserve">        return Dereference(addExpression, resultSymbol, 0);</w:t>
      </w:r>
    </w:p>
    <w:p w14:paraId="5EFF32FC" w14:textId="77777777" w:rsidR="005E5A36" w:rsidRPr="00903DBA" w:rsidRDefault="005E5A36" w:rsidP="005E5A36">
      <w:pPr>
        <w:pStyle w:val="Code"/>
        <w:rPr>
          <w:highlight w:val="white"/>
        </w:rPr>
      </w:pPr>
      <w:r w:rsidRPr="00903DBA">
        <w:rPr>
          <w:highlight w:val="white"/>
        </w:rPr>
        <w:t xml:space="preserve">      }</w:t>
      </w:r>
    </w:p>
    <w:p w14:paraId="7F53DBD6" w14:textId="77777777" w:rsidR="005E5A36" w:rsidRPr="00903DBA" w:rsidRDefault="005E5A36" w:rsidP="005E5A36">
      <w:pPr>
        <w:pStyle w:val="Code"/>
        <w:rPr>
          <w:highlight w:val="white"/>
        </w:rPr>
      </w:pPr>
      <w:r w:rsidRPr="00903DBA">
        <w:rPr>
          <w:highlight w:val="white"/>
        </w:rPr>
        <w:t xml:space="preserve">    }</w:t>
      </w:r>
    </w:p>
    <w:p w14:paraId="4F25AF55" w14:textId="77777777" w:rsidR="005E5A36" w:rsidRPr="00903DBA" w:rsidRDefault="005E5A36" w:rsidP="005E5A36">
      <w:pPr>
        <w:pStyle w:val="Code"/>
        <w:rPr>
          <w:highlight w:val="white"/>
        </w:rPr>
      </w:pPr>
    </w:p>
    <w:p w14:paraId="73C41CD4" w14:textId="77777777" w:rsidR="005E5A36" w:rsidRPr="00903DBA" w:rsidRDefault="005E5A36" w:rsidP="005E5A36">
      <w:pPr>
        <w:pStyle w:val="Code"/>
        <w:rPr>
          <w:highlight w:val="white"/>
        </w:rPr>
      </w:pPr>
      <w:r w:rsidRPr="00903DBA">
        <w:rPr>
          <w:highlight w:val="white"/>
        </w:rPr>
        <w:t xml:space="preserve">    private static Expression Dereference(Expression expression,</w:t>
      </w:r>
    </w:p>
    <w:p w14:paraId="4592DFC2" w14:textId="77777777" w:rsidR="005E5A36" w:rsidRPr="00903DBA" w:rsidRDefault="005E5A36" w:rsidP="005E5A36">
      <w:pPr>
        <w:pStyle w:val="Code"/>
        <w:rPr>
          <w:highlight w:val="white"/>
        </w:rPr>
      </w:pPr>
      <w:r w:rsidRPr="00903DBA">
        <w:rPr>
          <w:highlight w:val="white"/>
        </w:rPr>
        <w:t xml:space="preserve">                                          Symbol resultSymbol, int offset) {</w:t>
      </w:r>
    </w:p>
    <w:p w14:paraId="2E9F014D" w14:textId="77777777" w:rsidR="005E5A36" w:rsidRPr="00903DBA" w:rsidRDefault="005E5A36" w:rsidP="005E5A36">
      <w:pPr>
        <w:pStyle w:val="Code"/>
        <w:rPr>
          <w:highlight w:val="white"/>
        </w:rPr>
      </w:pPr>
      <w:r w:rsidRPr="00903DBA">
        <w:rPr>
          <w:highlight w:val="white"/>
        </w:rPr>
        <w:t xml:space="preserve">      resultSymbol.AddressSymbol = expression.Symbol;</w:t>
      </w:r>
    </w:p>
    <w:p w14:paraId="2501A910" w14:textId="77777777" w:rsidR="005E5A36" w:rsidRPr="00903DBA" w:rsidRDefault="005E5A36" w:rsidP="005E5A36">
      <w:pPr>
        <w:pStyle w:val="Code"/>
        <w:rPr>
          <w:highlight w:val="white"/>
        </w:rPr>
      </w:pPr>
      <w:r w:rsidRPr="00903DBA">
        <w:rPr>
          <w:highlight w:val="white"/>
        </w:rPr>
        <w:t xml:space="preserve">      resultSymbol.AddressOffset = offset;</w:t>
      </w:r>
    </w:p>
    <w:p w14:paraId="4BBF863B" w14:textId="77777777" w:rsidR="005E5A36" w:rsidRPr="00903DBA" w:rsidRDefault="005E5A36" w:rsidP="005E5A36">
      <w:pPr>
        <w:pStyle w:val="Code"/>
        <w:rPr>
          <w:highlight w:val="white"/>
        </w:rPr>
      </w:pPr>
      <w:r w:rsidRPr="00903DBA">
        <w:rPr>
          <w:highlight w:val="white"/>
        </w:rPr>
        <w:t xml:space="preserve">      AddMiddleCode(expression.LongList, MiddleOperator.Dereference,</w:t>
      </w:r>
    </w:p>
    <w:p w14:paraId="0D8D60D9" w14:textId="77777777" w:rsidR="005E5A36" w:rsidRPr="00903DBA" w:rsidRDefault="005E5A36" w:rsidP="005E5A36">
      <w:pPr>
        <w:pStyle w:val="Code"/>
        <w:rPr>
          <w:highlight w:val="white"/>
        </w:rPr>
      </w:pPr>
      <w:r w:rsidRPr="00903DBA">
        <w:rPr>
          <w:highlight w:val="white"/>
        </w:rPr>
        <w:t xml:space="preserve">                    resultSymbol, expression.Symbol, 0);</w:t>
      </w:r>
    </w:p>
    <w:p w14:paraId="03C92F64" w14:textId="77777777" w:rsidR="005E5A36" w:rsidRPr="00903DBA" w:rsidRDefault="005E5A36" w:rsidP="005E5A36">
      <w:pPr>
        <w:rPr>
          <w:highlight w:val="white"/>
        </w:rPr>
      </w:pPr>
      <w:r w:rsidRPr="00903DBA">
        <w:rPr>
          <w:highlight w:val="white"/>
        </w:rPr>
        <w:t>If the resulting expression holds floating type, we need to pop the value from the floating value stack.</w:t>
      </w:r>
    </w:p>
    <w:p w14:paraId="582BB88A" w14:textId="77777777" w:rsidR="005E5A36" w:rsidRPr="00903DBA" w:rsidRDefault="005E5A36" w:rsidP="005E5A36">
      <w:pPr>
        <w:pStyle w:val="Code"/>
        <w:rPr>
          <w:highlight w:val="white"/>
        </w:rPr>
      </w:pPr>
      <w:r w:rsidRPr="00903DBA">
        <w:rPr>
          <w:highlight w:val="white"/>
        </w:rPr>
        <w:t xml:space="preserve">      if (resultSymbol.Type.IsFloating()) {</w:t>
      </w:r>
    </w:p>
    <w:p w14:paraId="20535C3A" w14:textId="77777777" w:rsidR="005E5A36" w:rsidRPr="00903DBA" w:rsidRDefault="005E5A36" w:rsidP="005E5A36">
      <w:pPr>
        <w:pStyle w:val="Code"/>
        <w:rPr>
          <w:highlight w:val="white"/>
        </w:rPr>
      </w:pPr>
      <w:r w:rsidRPr="00903DBA">
        <w:rPr>
          <w:highlight w:val="white"/>
        </w:rPr>
        <w:t xml:space="preserve">        AddMiddleCode(expression.LongList, MiddleOperator.PushFloat,</w:t>
      </w:r>
    </w:p>
    <w:p w14:paraId="3905EB99" w14:textId="77777777" w:rsidR="005E5A36" w:rsidRPr="00903DBA" w:rsidRDefault="005E5A36" w:rsidP="005E5A36">
      <w:pPr>
        <w:pStyle w:val="Code"/>
        <w:rPr>
          <w:highlight w:val="white"/>
        </w:rPr>
      </w:pPr>
      <w:r w:rsidRPr="00903DBA">
        <w:rPr>
          <w:highlight w:val="white"/>
        </w:rPr>
        <w:lastRenderedPageBreak/>
        <w:t xml:space="preserve">                      resultSymbol);</w:t>
      </w:r>
    </w:p>
    <w:p w14:paraId="332C0DD8" w14:textId="77777777" w:rsidR="005E5A36" w:rsidRPr="00903DBA" w:rsidRDefault="005E5A36" w:rsidP="005E5A36">
      <w:pPr>
        <w:pStyle w:val="Code"/>
        <w:rPr>
          <w:highlight w:val="white"/>
        </w:rPr>
      </w:pPr>
      <w:r w:rsidRPr="00903DBA">
        <w:rPr>
          <w:highlight w:val="white"/>
        </w:rPr>
        <w:t xml:space="preserve">      }</w:t>
      </w:r>
    </w:p>
    <w:p w14:paraId="3C1BF953" w14:textId="77777777" w:rsidR="005E5A36" w:rsidRPr="00903DBA" w:rsidRDefault="005E5A36" w:rsidP="005E5A36">
      <w:pPr>
        <w:pStyle w:val="Code"/>
        <w:rPr>
          <w:highlight w:val="white"/>
        </w:rPr>
      </w:pPr>
    </w:p>
    <w:p w14:paraId="1838C789"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554B9933" w14:textId="77777777" w:rsidR="005E5A36" w:rsidRPr="00903DBA" w:rsidRDefault="005E5A36" w:rsidP="005E5A36">
      <w:pPr>
        <w:pStyle w:val="Code"/>
        <w:rPr>
          <w:highlight w:val="white"/>
        </w:rPr>
      </w:pPr>
      <w:r w:rsidRPr="00903DBA">
        <w:rPr>
          <w:highlight w:val="white"/>
        </w:rPr>
        <w:t xml:space="preserve">                             expression.LongList));</w:t>
      </w:r>
    </w:p>
    <w:p w14:paraId="50412FD7" w14:textId="77777777" w:rsidR="005E5A36" w:rsidRPr="00903DBA" w:rsidRDefault="005E5A36" w:rsidP="005E5A36">
      <w:pPr>
        <w:pStyle w:val="Code"/>
        <w:rPr>
          <w:highlight w:val="white"/>
        </w:rPr>
      </w:pPr>
      <w:r w:rsidRPr="00903DBA">
        <w:rPr>
          <w:highlight w:val="white"/>
        </w:rPr>
        <w:t xml:space="preserve">    }</w:t>
      </w:r>
    </w:p>
    <w:p w14:paraId="6FD51DAD" w14:textId="77777777" w:rsidR="005E5A36" w:rsidRPr="00903DBA" w:rsidRDefault="005E5A36" w:rsidP="005E5A36">
      <w:pPr>
        <w:pStyle w:val="Rubrik3"/>
        <w:numPr>
          <w:ilvl w:val="2"/>
          <w:numId w:val="131"/>
        </w:numPr>
        <w:tabs>
          <w:tab w:val="num" w:pos="360"/>
        </w:tabs>
        <w:rPr>
          <w:highlight w:val="white"/>
        </w:rPr>
      </w:pPr>
      <w:r w:rsidRPr="00903DBA">
        <w:rPr>
          <w:highlight w:val="white"/>
        </w:rPr>
        <w:t>Dot Expression</w:t>
      </w:r>
    </w:p>
    <w:p w14:paraId="5DE05621" w14:textId="77777777" w:rsidR="005E5A36" w:rsidRPr="0074406C" w:rsidRDefault="005E5A36" w:rsidP="005E5A36">
      <w:pPr>
        <w:pStyle w:val="CodeHeader"/>
      </w:pPr>
      <w:bookmarkStart w:id="214" w:name="_Hlk57718999"/>
      <w:r w:rsidRPr="00903DBA">
        <w:t>Mi</w:t>
      </w:r>
      <w:r w:rsidRPr="0074406C">
        <w:t>ddleCodeGenerator.cs</w:t>
      </w:r>
    </w:p>
    <w:p w14:paraId="02551991" w14:textId="77777777" w:rsidR="005E5A36" w:rsidRPr="0074406C" w:rsidRDefault="005E5A36" w:rsidP="005E5A36">
      <w:pPr>
        <w:pStyle w:val="Code"/>
        <w:rPr>
          <w:highlight w:val="white"/>
        </w:rPr>
      </w:pPr>
      <w:r w:rsidRPr="0074406C">
        <w:rPr>
          <w:highlight w:val="white"/>
        </w:rPr>
        <w:t xml:space="preserve">    public static Expression DotExpression(Expression expression,</w:t>
      </w:r>
    </w:p>
    <w:p w14:paraId="15C28088" w14:textId="77777777" w:rsidR="005E5A36" w:rsidRPr="0074406C" w:rsidRDefault="005E5A36" w:rsidP="005E5A36">
      <w:pPr>
        <w:pStyle w:val="Code"/>
        <w:rPr>
          <w:highlight w:val="white"/>
        </w:rPr>
      </w:pPr>
      <w:r w:rsidRPr="0074406C">
        <w:rPr>
          <w:highlight w:val="white"/>
        </w:rPr>
        <w:t xml:space="preserve">                                           string memberName) {</w:t>
      </w:r>
    </w:p>
    <w:p w14:paraId="61C9A55E" w14:textId="77777777" w:rsidR="005E5A36" w:rsidRPr="0074406C" w:rsidRDefault="005E5A36" w:rsidP="005E5A36">
      <w:pPr>
        <w:pStyle w:val="Code"/>
        <w:rPr>
          <w:highlight w:val="white"/>
        </w:rPr>
      </w:pPr>
      <w:r w:rsidRPr="0074406C">
        <w:rPr>
          <w:highlight w:val="white"/>
        </w:rPr>
        <w:t xml:space="preserve">      Symbol parentSymbol = expression.Symbol;</w:t>
      </w:r>
    </w:p>
    <w:p w14:paraId="0FD9EE54" w14:textId="77777777" w:rsidR="005E5A36" w:rsidRPr="0074406C" w:rsidRDefault="005E5A36" w:rsidP="005E5A36">
      <w:pPr>
        <w:pStyle w:val="Code"/>
        <w:rPr>
          <w:highlight w:val="white"/>
        </w:rPr>
      </w:pPr>
      <w:r w:rsidRPr="0074406C">
        <w:rPr>
          <w:highlight w:val="white"/>
        </w:rPr>
        <w:t xml:space="preserve">      Assert.Error(parentSymbol.Type.IsStructOrUnion(), expression,</w:t>
      </w:r>
    </w:p>
    <w:p w14:paraId="3698C490" w14:textId="77777777" w:rsidR="005E5A36" w:rsidRPr="0074406C" w:rsidRDefault="005E5A36" w:rsidP="005E5A36">
      <w:pPr>
        <w:pStyle w:val="Code"/>
        <w:rPr>
          <w:highlight w:val="white"/>
        </w:rPr>
      </w:pPr>
      <w:r w:rsidRPr="0074406C">
        <w:rPr>
          <w:highlight w:val="white"/>
        </w:rPr>
        <w:t xml:space="preserve">                   Message.Not_a_struct_or_union_in_dot_expression);</w:t>
      </w:r>
    </w:p>
    <w:p w14:paraId="1DB99D0F" w14:textId="77777777" w:rsidR="005E5A36" w:rsidRPr="0074406C" w:rsidRDefault="005E5A36" w:rsidP="005E5A36">
      <w:pPr>
        <w:pStyle w:val="Code"/>
        <w:rPr>
          <w:highlight w:val="white"/>
        </w:rPr>
      </w:pPr>
      <w:r w:rsidRPr="0074406C">
        <w:rPr>
          <w:highlight w:val="white"/>
        </w:rPr>
        <w:t xml:space="preserve">      Assert.Error(parentSymbol.Type.MemberMap != null, expression,</w:t>
      </w:r>
    </w:p>
    <w:p w14:paraId="74CB0CA2" w14:textId="77777777" w:rsidR="005E5A36" w:rsidRPr="0074406C" w:rsidRDefault="005E5A36" w:rsidP="005E5A36">
      <w:pPr>
        <w:pStyle w:val="Code"/>
        <w:rPr>
          <w:highlight w:val="white"/>
        </w:rPr>
      </w:pPr>
      <w:r w:rsidRPr="0074406C">
        <w:rPr>
          <w:highlight w:val="white"/>
        </w:rPr>
        <w:t xml:space="preserve">                   Message.Member_access_of_uncomplete_struct_or_union);</w:t>
      </w:r>
    </w:p>
    <w:p w14:paraId="2CB087EE" w14:textId="77777777" w:rsidR="005E5A36" w:rsidRPr="0074406C" w:rsidRDefault="005E5A36" w:rsidP="005E5A36">
      <w:pPr>
        <w:pStyle w:val="Code"/>
        <w:rPr>
          <w:highlight w:val="white"/>
        </w:rPr>
      </w:pPr>
    </w:p>
    <w:p w14:paraId="0B5B90A7" w14:textId="77777777" w:rsidR="005E5A36" w:rsidRPr="0074406C" w:rsidRDefault="005E5A36" w:rsidP="005E5A36">
      <w:pPr>
        <w:pStyle w:val="Code"/>
        <w:rPr>
          <w:highlight w:val="white"/>
        </w:rPr>
      </w:pPr>
      <w:r w:rsidRPr="0074406C">
        <w:rPr>
          <w:highlight w:val="white"/>
        </w:rPr>
        <w:t xml:space="preserve">      Symbol memberSymbol;</w:t>
      </w:r>
    </w:p>
    <w:p w14:paraId="52C90C51" w14:textId="77777777" w:rsidR="005E5A36" w:rsidRPr="0074406C" w:rsidRDefault="005E5A36" w:rsidP="005E5A36">
      <w:pPr>
        <w:pStyle w:val="Code"/>
        <w:rPr>
          <w:highlight w:val="white"/>
        </w:rPr>
      </w:pPr>
      <w:r w:rsidRPr="0074406C">
        <w:rPr>
          <w:highlight w:val="white"/>
        </w:rPr>
        <w:t xml:space="preserve">      Assert.Error(parentSymbol.Type.MemberMap.TryGetValue(memberName,</w:t>
      </w:r>
    </w:p>
    <w:p w14:paraId="05EA5B5E" w14:textId="77777777" w:rsidR="005E5A36" w:rsidRPr="0074406C" w:rsidRDefault="005E5A36" w:rsidP="005E5A36">
      <w:pPr>
        <w:pStyle w:val="Code"/>
        <w:rPr>
          <w:highlight w:val="white"/>
        </w:rPr>
      </w:pPr>
      <w:r w:rsidRPr="0074406C">
        <w:rPr>
          <w:highlight w:val="white"/>
        </w:rPr>
        <w:t xml:space="preserve">                   out memberSymbol), memberName,</w:t>
      </w:r>
    </w:p>
    <w:p w14:paraId="0ABFD3C2" w14:textId="77777777" w:rsidR="005E5A36" w:rsidRPr="0074406C" w:rsidRDefault="005E5A36" w:rsidP="005E5A36">
      <w:pPr>
        <w:pStyle w:val="Code"/>
        <w:rPr>
          <w:highlight w:val="white"/>
        </w:rPr>
      </w:pPr>
      <w:r w:rsidRPr="0074406C">
        <w:rPr>
          <w:highlight w:val="white"/>
        </w:rPr>
        <w:t xml:space="preserve">                   Message.Unknown_member_in_dot_expression);</w:t>
      </w:r>
    </w:p>
    <w:p w14:paraId="7C2B6C33" w14:textId="77777777" w:rsidR="005E5A36" w:rsidRPr="0074406C" w:rsidRDefault="005E5A36" w:rsidP="005E5A36">
      <w:pPr>
        <w:pStyle w:val="Code"/>
        <w:rPr>
          <w:highlight w:val="white"/>
        </w:rPr>
      </w:pPr>
    </w:p>
    <w:p w14:paraId="28E2DF9C" w14:textId="77777777" w:rsidR="005E5A36" w:rsidRPr="0074406C" w:rsidRDefault="005E5A36" w:rsidP="005E5A36">
      <w:pPr>
        <w:pStyle w:val="Code"/>
        <w:rPr>
          <w:highlight w:val="white"/>
        </w:rPr>
      </w:pPr>
      <w:r w:rsidRPr="0074406C">
        <w:rPr>
          <w:highlight w:val="white"/>
        </w:rPr>
        <w:t xml:space="preserve">      Symbol resultSymbol;</w:t>
      </w:r>
    </w:p>
    <w:p w14:paraId="22A9198C" w14:textId="77777777" w:rsidR="005E5A36" w:rsidRPr="0074406C" w:rsidRDefault="005E5A36" w:rsidP="005E5A36">
      <w:pPr>
        <w:pStyle w:val="Code"/>
        <w:rPr>
          <w:highlight w:val="white"/>
        </w:rPr>
      </w:pPr>
      <w:r w:rsidRPr="0074406C">
        <w:rPr>
          <w:highlight w:val="white"/>
        </w:rPr>
        <w:t xml:space="preserve">      if (parentSymbol.AddressSymbol != null) {</w:t>
      </w:r>
    </w:p>
    <w:p w14:paraId="4C45DA56" w14:textId="77777777" w:rsidR="005E5A36" w:rsidRPr="0074406C" w:rsidRDefault="005E5A36" w:rsidP="005E5A36">
      <w:pPr>
        <w:pStyle w:val="Code"/>
        <w:rPr>
          <w:highlight w:val="white"/>
        </w:rPr>
      </w:pPr>
      <w:r w:rsidRPr="0074406C">
        <w:rPr>
          <w:highlight w:val="white"/>
        </w:rPr>
        <w:t xml:space="preserve">        string name = parentSymbol.Name + "." + memberSymbol.Name +</w:t>
      </w:r>
    </w:p>
    <w:p w14:paraId="2ED60436" w14:textId="77777777" w:rsidR="005E5A36" w:rsidRPr="0074406C" w:rsidRDefault="005E5A36" w:rsidP="005E5A36">
      <w:pPr>
        <w:pStyle w:val="Code"/>
        <w:rPr>
          <w:highlight w:val="white"/>
        </w:rPr>
      </w:pPr>
      <w:r w:rsidRPr="0074406C">
        <w:rPr>
          <w:highlight w:val="white"/>
        </w:rPr>
        <w:t xml:space="preserve">                      Symbol.SeparatorId + memberSymbol.Offset;</w:t>
      </w:r>
    </w:p>
    <w:p w14:paraId="636C65D4" w14:textId="77777777" w:rsidR="005E5A36" w:rsidRPr="0074406C" w:rsidRDefault="005E5A36" w:rsidP="005E5A36">
      <w:pPr>
        <w:pStyle w:val="Code"/>
        <w:rPr>
          <w:highlight w:val="white"/>
        </w:rPr>
      </w:pPr>
      <w:r w:rsidRPr="0074406C">
        <w:rPr>
          <w:highlight w:val="white"/>
        </w:rPr>
        <w:t xml:space="preserve">        resultSymbol = new Symbol(name, parentSymbol.ExternalLinkage,</w:t>
      </w:r>
    </w:p>
    <w:p w14:paraId="508B6A87" w14:textId="77777777" w:rsidR="005E5A36" w:rsidRPr="0074406C" w:rsidRDefault="005E5A36" w:rsidP="005E5A36">
      <w:pPr>
        <w:pStyle w:val="Code"/>
        <w:rPr>
          <w:highlight w:val="white"/>
        </w:rPr>
      </w:pPr>
      <w:r w:rsidRPr="0074406C">
        <w:rPr>
          <w:highlight w:val="white"/>
        </w:rPr>
        <w:t xml:space="preserve">                                  parentSymbol.Storage, memberSymbol.Type,</w:t>
      </w:r>
    </w:p>
    <w:p w14:paraId="0F82A832" w14:textId="77777777" w:rsidR="005E5A36" w:rsidRPr="0074406C" w:rsidRDefault="005E5A36" w:rsidP="005E5A36">
      <w:pPr>
        <w:pStyle w:val="Code"/>
        <w:rPr>
          <w:highlight w:val="white"/>
        </w:rPr>
      </w:pPr>
      <w:r w:rsidRPr="0074406C">
        <w:rPr>
          <w:highlight w:val="white"/>
        </w:rPr>
        <w:t xml:space="preserve">                                  parentSymbol.IsParameter());</w:t>
      </w:r>
    </w:p>
    <w:p w14:paraId="227B2FE7"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6AE96B0F" w14:textId="77777777" w:rsidR="005E5A36" w:rsidRPr="0074406C" w:rsidRDefault="005E5A36" w:rsidP="005E5A36">
      <w:pPr>
        <w:pStyle w:val="Code"/>
        <w:rPr>
          <w:highlight w:val="white"/>
        </w:rPr>
      </w:pPr>
      <w:r w:rsidRPr="0074406C">
        <w:rPr>
          <w:highlight w:val="white"/>
        </w:rPr>
        <w:t xml:space="preserve">        resultSymbol.AddressSymbol = parentSymbol.AddressSymbol;</w:t>
      </w:r>
    </w:p>
    <w:p w14:paraId="17BD1CDB" w14:textId="77777777" w:rsidR="005E5A36" w:rsidRPr="0074406C" w:rsidRDefault="005E5A36" w:rsidP="005E5A36">
      <w:pPr>
        <w:pStyle w:val="Code"/>
        <w:rPr>
          <w:highlight w:val="white"/>
        </w:rPr>
      </w:pPr>
      <w:r w:rsidRPr="0074406C">
        <w:rPr>
          <w:highlight w:val="white"/>
        </w:rPr>
        <w:t xml:space="preserve">        resultSymbol.AddressOffset = parentSymbol.AddressOffset;</w:t>
      </w:r>
    </w:p>
    <w:p w14:paraId="4D08C185"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63F4DB7D" w14:textId="77777777" w:rsidR="005E5A36" w:rsidRPr="0074406C" w:rsidRDefault="005E5A36" w:rsidP="005E5A36">
      <w:pPr>
        <w:pStyle w:val="Code"/>
        <w:rPr>
          <w:highlight w:val="white"/>
        </w:rPr>
      </w:pPr>
      <w:r w:rsidRPr="0074406C">
        <w:rPr>
          <w:highlight w:val="white"/>
        </w:rPr>
        <w:t xml:space="preserve">      }</w:t>
      </w:r>
    </w:p>
    <w:p w14:paraId="439531E3" w14:textId="77777777" w:rsidR="005E5A36" w:rsidRPr="0074406C" w:rsidRDefault="005E5A36" w:rsidP="005E5A36">
      <w:pPr>
        <w:pStyle w:val="Code"/>
        <w:rPr>
          <w:highlight w:val="white"/>
        </w:rPr>
      </w:pPr>
      <w:r w:rsidRPr="0074406C">
        <w:rPr>
          <w:highlight w:val="white"/>
        </w:rPr>
        <w:t xml:space="preserve">      else {</w:t>
      </w:r>
    </w:p>
    <w:p w14:paraId="4DA7A562" w14:textId="77777777" w:rsidR="005E5A36" w:rsidRPr="0074406C" w:rsidRDefault="005E5A36" w:rsidP="005E5A36">
      <w:pPr>
        <w:pStyle w:val="Code"/>
        <w:rPr>
          <w:highlight w:val="white"/>
        </w:rPr>
      </w:pPr>
      <w:r w:rsidRPr="0074406C">
        <w:rPr>
          <w:highlight w:val="white"/>
        </w:rPr>
        <w:t xml:space="preserve">        resultSymbol = new Symbol(memberSymbol.Type);</w:t>
      </w:r>
    </w:p>
    <w:p w14:paraId="33808B3A" w14:textId="77777777" w:rsidR="005E5A36" w:rsidRPr="0074406C" w:rsidRDefault="005E5A36" w:rsidP="005E5A36">
      <w:pPr>
        <w:pStyle w:val="Code"/>
        <w:rPr>
          <w:highlight w:val="white"/>
        </w:rPr>
      </w:pPr>
      <w:r w:rsidRPr="0074406C">
        <w:rPr>
          <w:highlight w:val="white"/>
        </w:rPr>
        <w:t xml:space="preserve">        resultSymbol.Name = parentSymbol.Name + Symbol.SeparatorId +</w:t>
      </w:r>
    </w:p>
    <w:p w14:paraId="6569F5C0" w14:textId="77777777" w:rsidR="005E5A36" w:rsidRPr="0074406C" w:rsidRDefault="005E5A36" w:rsidP="005E5A36">
      <w:pPr>
        <w:pStyle w:val="Code"/>
        <w:rPr>
          <w:highlight w:val="white"/>
        </w:rPr>
      </w:pPr>
      <w:r w:rsidRPr="0074406C">
        <w:rPr>
          <w:highlight w:val="white"/>
        </w:rPr>
        <w:t xml:space="preserve">                            memberName;</w:t>
      </w:r>
    </w:p>
    <w:p w14:paraId="2D05C41B"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5141153A" w14:textId="77777777" w:rsidR="005E5A36" w:rsidRPr="0074406C" w:rsidRDefault="005E5A36" w:rsidP="005E5A36">
      <w:pPr>
        <w:pStyle w:val="Code"/>
        <w:rPr>
          <w:highlight w:val="white"/>
        </w:rPr>
      </w:pPr>
      <w:r w:rsidRPr="0074406C">
        <w:rPr>
          <w:highlight w:val="white"/>
        </w:rPr>
        <w:t xml:space="preserve">        resultSymbol.Storage = parentSymbol.Storage;</w:t>
      </w:r>
    </w:p>
    <w:p w14:paraId="48D82E9B"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2880D6AA" w14:textId="77777777" w:rsidR="005E5A36" w:rsidRPr="0074406C" w:rsidRDefault="005E5A36" w:rsidP="005E5A36">
      <w:pPr>
        <w:pStyle w:val="Code"/>
        <w:rPr>
          <w:highlight w:val="white"/>
        </w:rPr>
      </w:pPr>
      <w:r w:rsidRPr="0074406C">
        <w:rPr>
          <w:highlight w:val="white"/>
        </w:rPr>
        <w:t xml:space="preserve">      }</w:t>
      </w:r>
    </w:p>
    <w:p w14:paraId="71B7EFE0" w14:textId="77777777" w:rsidR="005E5A36" w:rsidRPr="0074406C" w:rsidRDefault="005E5A36" w:rsidP="005E5A36">
      <w:pPr>
        <w:pStyle w:val="Code"/>
        <w:rPr>
          <w:highlight w:val="white"/>
        </w:rPr>
      </w:pPr>
    </w:p>
    <w:p w14:paraId="387A6674" w14:textId="77777777" w:rsidR="005E5A36" w:rsidRPr="0074406C" w:rsidRDefault="005E5A36" w:rsidP="005E5A36">
      <w:pPr>
        <w:pStyle w:val="Code"/>
        <w:rPr>
          <w:highlight w:val="white"/>
        </w:rPr>
      </w:pPr>
      <w:r w:rsidRPr="0074406C">
        <w:rPr>
          <w:highlight w:val="white"/>
        </w:rPr>
        <w:t xml:space="preserve">      return (new Expression(resultSymbol, expression.ShortList,</w:t>
      </w:r>
    </w:p>
    <w:p w14:paraId="4AB93034" w14:textId="77777777" w:rsidR="005E5A36" w:rsidRPr="0074406C" w:rsidRDefault="005E5A36" w:rsidP="005E5A36">
      <w:pPr>
        <w:pStyle w:val="Code"/>
        <w:rPr>
          <w:highlight w:val="white"/>
        </w:rPr>
      </w:pPr>
      <w:r w:rsidRPr="0074406C">
        <w:rPr>
          <w:highlight w:val="white"/>
        </w:rPr>
        <w:t xml:space="preserve">                             expression.LongList));</w:t>
      </w:r>
    </w:p>
    <w:p w14:paraId="3D7B2058" w14:textId="77777777" w:rsidR="005E5A36" w:rsidRPr="0074406C" w:rsidRDefault="005E5A36" w:rsidP="005E5A36">
      <w:pPr>
        <w:pStyle w:val="Code"/>
        <w:rPr>
          <w:highlight w:val="white"/>
        </w:rPr>
      </w:pPr>
      <w:r w:rsidRPr="0074406C">
        <w:rPr>
          <w:highlight w:val="white"/>
        </w:rPr>
        <w:t xml:space="preserve">    }</w:t>
      </w:r>
    </w:p>
    <w:bookmarkEnd w:id="214"/>
    <w:p w14:paraId="3794A790" w14:textId="77777777" w:rsidR="005E5A36" w:rsidRPr="00DC37F5" w:rsidRDefault="005E5A36" w:rsidP="001A1BB8">
      <w:pPr>
        <w:pStyle w:val="Rubrik3"/>
        <w:rPr>
          <w:highlight w:val="white"/>
        </w:rPr>
      </w:pPr>
      <w:r w:rsidRPr="00DC37F5">
        <w:rPr>
          <w:highlight w:val="white"/>
        </w:rPr>
        <w:t>Function Call Expression</w:t>
      </w:r>
    </w:p>
    <w:p w14:paraId="5CECFFC0" w14:textId="77777777" w:rsidR="005E5A36" w:rsidRPr="00C968FE" w:rsidRDefault="005E5A36" w:rsidP="005E5A36">
      <w:pPr>
        <w:rPr>
          <w:highlight w:val="white"/>
        </w:rPr>
      </w:pPr>
      <w:r w:rsidRPr="00C968FE">
        <w:rPr>
          <w:highlight w:val="white"/>
        </w:rPr>
        <w:t xml:space="preserve">The </w:t>
      </w:r>
      <w:r w:rsidRPr="00C968FE">
        <w:rPr>
          <w:rStyle w:val="KeyWord0"/>
          <w:highlight w:val="white"/>
        </w:rPr>
        <w:t>FunctionPreCall</w:t>
      </w:r>
      <w:r w:rsidRPr="00C968FE">
        <w:rPr>
          <w:highlight w:val="white"/>
        </w:rPr>
        <w:t xml:space="preserve"> method is called before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B1C4AAF" w14:textId="77777777" w:rsidR="005E5A36" w:rsidRPr="00903DBA" w:rsidRDefault="005E5A36" w:rsidP="005E5A36">
      <w:pPr>
        <w:pStyle w:val="Code"/>
      </w:pPr>
      <w:r w:rsidRPr="00903DBA">
        <w:t>MiddleCodeGenerator.cs</w:t>
      </w:r>
    </w:p>
    <w:p w14:paraId="5769DE8F" w14:textId="77777777" w:rsidR="005E5A36" w:rsidRPr="00C968FE" w:rsidRDefault="005E5A36" w:rsidP="005E5A36">
      <w:pPr>
        <w:pStyle w:val="Code"/>
        <w:rPr>
          <w:highlight w:val="white"/>
        </w:rPr>
      </w:pPr>
      <w:r w:rsidRPr="00C968FE">
        <w:rPr>
          <w:highlight w:val="white"/>
        </w:rPr>
        <w:t xml:space="preserve">    public static void FunctionPreCall(Expression expression) {</w:t>
      </w:r>
    </w:p>
    <w:p w14:paraId="138BFCA1" w14:textId="77777777" w:rsidR="005E5A36" w:rsidRPr="00C968FE" w:rsidRDefault="005E5A36" w:rsidP="005E5A36">
      <w:pPr>
        <w:pStyle w:val="Code"/>
        <w:rPr>
          <w:highlight w:val="white"/>
        </w:rPr>
      </w:pPr>
      <w:r w:rsidRPr="00C968FE">
        <w:rPr>
          <w:highlight w:val="white"/>
        </w:rPr>
        <w:lastRenderedPageBreak/>
        <w:t xml:space="preserve">      Type type = expression.Symbol.Type;</w:t>
      </w:r>
    </w:p>
    <w:p w14:paraId="7C675672" w14:textId="77777777" w:rsidR="005E5A36" w:rsidRPr="00C968FE" w:rsidRDefault="005E5A36" w:rsidP="005E5A36">
      <w:pPr>
        <w:pStyle w:val="Code"/>
        <w:rPr>
          <w:highlight w:val="white"/>
        </w:rPr>
      </w:pPr>
      <w:r w:rsidRPr="00C968FE">
        <w:rPr>
          <w:highlight w:val="white"/>
        </w:rPr>
        <w:t xml:space="preserve">      Assert.Error((type.IsPointer() &amp;&amp; type.PointerType.IsFunction()) ||</w:t>
      </w:r>
    </w:p>
    <w:p w14:paraId="236C48D4" w14:textId="77777777" w:rsidR="005E5A36" w:rsidRPr="00C968FE" w:rsidRDefault="005E5A36" w:rsidP="005E5A36">
      <w:pPr>
        <w:pStyle w:val="Code"/>
        <w:rPr>
          <w:highlight w:val="white"/>
        </w:rPr>
      </w:pPr>
      <w:r w:rsidRPr="00C968FE">
        <w:rPr>
          <w:highlight w:val="white"/>
        </w:rPr>
        <w:t xml:space="preserve">                   type.IsFunction(), expression.Symbol,</w:t>
      </w:r>
    </w:p>
    <w:p w14:paraId="0C32B8C6" w14:textId="77777777" w:rsidR="005E5A36" w:rsidRPr="00C968FE" w:rsidRDefault="005E5A36" w:rsidP="005E5A36">
      <w:pPr>
        <w:pStyle w:val="Code"/>
        <w:rPr>
          <w:highlight w:val="white"/>
        </w:rPr>
      </w:pPr>
      <w:r w:rsidRPr="00C968FE">
        <w:rPr>
          <w:highlight w:val="white"/>
        </w:rPr>
        <w:t xml:space="preserve">                   Message.Not_a_function);</w:t>
      </w:r>
    </w:p>
    <w:p w14:paraId="10E7298C" w14:textId="77777777" w:rsidR="005E5A36" w:rsidRPr="00C968FE" w:rsidRDefault="005E5A36" w:rsidP="005E5A36">
      <w:pPr>
        <w:pStyle w:val="Code"/>
        <w:rPr>
          <w:highlight w:val="white"/>
        </w:rPr>
      </w:pPr>
      <w:r w:rsidRPr="00C968FE">
        <w:rPr>
          <w:highlight w:val="white"/>
        </w:rPr>
        <w:t xml:space="preserve">      Type functionType = type.IsFunction() ? type : type.PointerType;</w:t>
      </w:r>
    </w:p>
    <w:p w14:paraId="0F319A62" w14:textId="77777777" w:rsidR="005E5A36" w:rsidRPr="00C968FE" w:rsidRDefault="005E5A36" w:rsidP="005E5A36">
      <w:pPr>
        <w:pStyle w:val="Code"/>
        <w:rPr>
          <w:highlight w:val="white"/>
        </w:rPr>
      </w:pPr>
    </w:p>
    <w:p w14:paraId="7CFC4FC1" w14:textId="77777777" w:rsidR="005E5A36" w:rsidRPr="00C968FE" w:rsidRDefault="005E5A36" w:rsidP="005E5A36">
      <w:pPr>
        <w:pStyle w:val="Code"/>
        <w:rPr>
          <w:highlight w:val="white"/>
        </w:rPr>
      </w:pPr>
      <w:r w:rsidRPr="00C968FE">
        <w:rPr>
          <w:highlight w:val="white"/>
        </w:rPr>
        <w:t xml:space="preserve">      TypeListStack.Push(functionType.TypeList);</w:t>
      </w:r>
    </w:p>
    <w:p w14:paraId="768C9B1E" w14:textId="77777777" w:rsidR="005E5A36" w:rsidRPr="00C968FE" w:rsidRDefault="005E5A36" w:rsidP="005E5A36">
      <w:pPr>
        <w:pStyle w:val="Code"/>
        <w:rPr>
          <w:highlight w:val="white"/>
        </w:rPr>
      </w:pPr>
      <w:r w:rsidRPr="00C968FE">
        <w:rPr>
          <w:highlight w:val="white"/>
        </w:rPr>
        <w:t xml:space="preserve">      ParameterOffsetStack.Push(0);</w:t>
      </w:r>
    </w:p>
    <w:p w14:paraId="0B27BF6B" w14:textId="77777777" w:rsidR="005E5A36" w:rsidRPr="00C968FE" w:rsidRDefault="005E5A36" w:rsidP="005E5A36">
      <w:pPr>
        <w:pStyle w:val="Code"/>
        <w:rPr>
          <w:highlight w:val="white"/>
        </w:rPr>
      </w:pPr>
    </w:p>
    <w:p w14:paraId="0EE7268B" w14:textId="77777777" w:rsidR="005E5A36" w:rsidRPr="00C968FE" w:rsidRDefault="005E5A36" w:rsidP="005E5A36">
      <w:pPr>
        <w:pStyle w:val="Code"/>
        <w:rPr>
          <w:highlight w:val="white"/>
        </w:rPr>
      </w:pPr>
      <w:r w:rsidRPr="00C968FE">
        <w:rPr>
          <w:highlight w:val="white"/>
        </w:rPr>
        <w:t xml:space="preserve">      AddMiddleCode(expression.ShortList, MiddleOperator.FunctionPreCall,</w:t>
      </w:r>
    </w:p>
    <w:p w14:paraId="54BE5E96" w14:textId="77777777" w:rsidR="005E5A36" w:rsidRPr="00C968FE" w:rsidRDefault="005E5A36" w:rsidP="005E5A36">
      <w:pPr>
        <w:pStyle w:val="Code"/>
        <w:rPr>
          <w:highlight w:val="white"/>
        </w:rPr>
      </w:pPr>
      <w:r w:rsidRPr="00C968FE">
        <w:rPr>
          <w:highlight w:val="white"/>
        </w:rPr>
        <w:t xml:space="preserve">                    SymbolTable.CurrentTable.CurrentOffset);</w:t>
      </w:r>
    </w:p>
    <w:p w14:paraId="263F9442" w14:textId="77777777" w:rsidR="005E5A36" w:rsidRPr="00C968FE" w:rsidRDefault="005E5A36" w:rsidP="005E5A36">
      <w:pPr>
        <w:pStyle w:val="Code"/>
        <w:rPr>
          <w:highlight w:val="white"/>
        </w:rPr>
      </w:pPr>
      <w:r w:rsidRPr="00C968FE">
        <w:rPr>
          <w:highlight w:val="white"/>
        </w:rPr>
        <w:t xml:space="preserve">      AddMiddleCode(expression.LongList, MiddleOperator.FunctionPreCall,</w:t>
      </w:r>
    </w:p>
    <w:p w14:paraId="702773CD" w14:textId="77777777" w:rsidR="005E5A36" w:rsidRPr="00C968FE" w:rsidRDefault="005E5A36" w:rsidP="005E5A36">
      <w:pPr>
        <w:pStyle w:val="Code"/>
        <w:rPr>
          <w:highlight w:val="white"/>
        </w:rPr>
      </w:pPr>
      <w:r w:rsidRPr="00C968FE">
        <w:rPr>
          <w:highlight w:val="white"/>
        </w:rPr>
        <w:t xml:space="preserve">                    SymbolTable.CurrentTable.CurrentOffset);</w:t>
      </w:r>
    </w:p>
    <w:p w14:paraId="349278C8" w14:textId="77777777" w:rsidR="005E5A36" w:rsidRPr="00C968FE" w:rsidRDefault="005E5A36" w:rsidP="005E5A36">
      <w:pPr>
        <w:pStyle w:val="Code"/>
        <w:rPr>
          <w:highlight w:val="white"/>
        </w:rPr>
      </w:pPr>
      <w:r w:rsidRPr="00C968FE">
        <w:rPr>
          <w:highlight w:val="white"/>
        </w:rPr>
        <w:t xml:space="preserve">    }</w:t>
      </w:r>
    </w:p>
    <w:p w14:paraId="72306D7D" w14:textId="77777777" w:rsidR="005E5A36" w:rsidRPr="00C968FE" w:rsidRDefault="005E5A36" w:rsidP="005E5A36">
      <w:pPr>
        <w:pStyle w:val="Code"/>
        <w:rPr>
          <w:highlight w:val="white"/>
        </w:rPr>
      </w:pPr>
      <w:r w:rsidRPr="00C968FE">
        <w:rPr>
          <w:highlight w:val="white"/>
        </w:rPr>
        <w:t xml:space="preserve">The </w:t>
      </w:r>
      <w:r w:rsidRPr="00C968FE">
        <w:rPr>
          <w:rStyle w:val="KeyWord0"/>
          <w:highlight w:val="white"/>
        </w:rPr>
        <w:t>CallExpression</w:t>
      </w:r>
      <w:r w:rsidRPr="00C968FE">
        <w:rPr>
          <w:highlight w:val="white"/>
        </w:rPr>
        <w:t xml:space="preserve"> method is called after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46E556A3" w14:textId="77777777" w:rsidR="005E5A36" w:rsidRPr="00C968FE" w:rsidRDefault="005E5A36" w:rsidP="005E5A36">
      <w:pPr>
        <w:pStyle w:val="Code"/>
        <w:rPr>
          <w:highlight w:val="white"/>
        </w:rPr>
      </w:pPr>
      <w:r w:rsidRPr="00C968FE">
        <w:rPr>
          <w:highlight w:val="white"/>
        </w:rPr>
        <w:t xml:space="preserve">    public static Expression CallExpression(Expression functionExpression,</w:t>
      </w:r>
    </w:p>
    <w:p w14:paraId="6739795D" w14:textId="77777777" w:rsidR="005E5A36" w:rsidRPr="00C968FE" w:rsidRDefault="005E5A36" w:rsidP="005E5A36">
      <w:pPr>
        <w:pStyle w:val="Code"/>
        <w:rPr>
          <w:highlight w:val="white"/>
        </w:rPr>
      </w:pPr>
      <w:r w:rsidRPr="00C968FE">
        <w:rPr>
          <w:highlight w:val="white"/>
        </w:rPr>
        <w:t xml:space="preserve">                                            List&lt;Expression&gt; argumentList){</w:t>
      </w:r>
    </w:p>
    <w:p w14:paraId="22F1CFEF" w14:textId="77777777" w:rsidR="005E5A36" w:rsidRPr="00C968FE" w:rsidRDefault="005E5A36" w:rsidP="005E5A36">
      <w:pPr>
        <w:pStyle w:val="Code"/>
        <w:rPr>
          <w:highlight w:val="white"/>
        </w:rPr>
      </w:pPr>
      <w:r w:rsidRPr="00C968FE">
        <w:rPr>
          <w:highlight w:val="white"/>
        </w:rPr>
        <w:t xml:space="preserve">      List&lt;Type&gt; typeList = TypeListStack.Pop();</w:t>
      </w:r>
    </w:p>
    <w:p w14:paraId="31C2D3EC" w14:textId="77777777" w:rsidR="005E5A36" w:rsidRPr="00C968FE" w:rsidRDefault="005E5A36" w:rsidP="005E5A36">
      <w:pPr>
        <w:pStyle w:val="Code"/>
        <w:rPr>
          <w:highlight w:val="white"/>
        </w:rPr>
      </w:pPr>
      <w:r w:rsidRPr="00C968FE">
        <w:rPr>
          <w:highlight w:val="white"/>
        </w:rPr>
        <w:t xml:space="preserve">      ParameterOffsetStack.Pop();</w:t>
      </w:r>
    </w:p>
    <w:p w14:paraId="1A48E53F" w14:textId="77777777" w:rsidR="005E5A36" w:rsidRPr="00C968FE" w:rsidRDefault="005E5A36" w:rsidP="005E5A36">
      <w:pPr>
        <w:rPr>
          <w:highlight w:val="white"/>
        </w:rPr>
      </w:pPr>
      <w:r w:rsidRPr="00C968FE">
        <w:rPr>
          <w:highlight w:val="white"/>
        </w:rPr>
        <w:t>The reason we keep track of the current offset is that we in case of nested function calls need to allocate space for the previous arguments of the functions call outside the nested function. If the current offset is more than zero, we add it together with the size of the standard function top the total offset. If the current offset is zero, no argument has yet been passed, and we do not need to increase the total offset.</w:t>
      </w:r>
    </w:p>
    <w:p w14:paraId="798F5390" w14:textId="77777777" w:rsidR="005E5A36" w:rsidRPr="00C968FE" w:rsidRDefault="005E5A36" w:rsidP="005E5A36">
      <w:pPr>
        <w:pStyle w:val="Code"/>
        <w:rPr>
          <w:highlight w:val="white"/>
        </w:rPr>
      </w:pPr>
      <w:r w:rsidRPr="00C968FE">
        <w:rPr>
          <w:highlight w:val="white"/>
        </w:rPr>
        <w:t xml:space="preserve">      int totalOffset = 0;</w:t>
      </w:r>
    </w:p>
    <w:p w14:paraId="0A85A590" w14:textId="77777777" w:rsidR="005E5A36" w:rsidRPr="00C968FE" w:rsidRDefault="005E5A36" w:rsidP="005E5A36">
      <w:pPr>
        <w:pStyle w:val="Code"/>
        <w:rPr>
          <w:highlight w:val="white"/>
        </w:rPr>
      </w:pPr>
      <w:r w:rsidRPr="00C968FE">
        <w:rPr>
          <w:highlight w:val="white"/>
        </w:rPr>
        <w:t xml:space="preserve">      foreach (int currentOffset in ParameterOffsetStack) {</w:t>
      </w:r>
    </w:p>
    <w:p w14:paraId="442D4EAB" w14:textId="77777777" w:rsidR="005E5A36" w:rsidRPr="00C968FE" w:rsidRDefault="005E5A36" w:rsidP="005E5A36">
      <w:pPr>
        <w:pStyle w:val="Code"/>
        <w:rPr>
          <w:highlight w:val="white"/>
        </w:rPr>
      </w:pPr>
      <w:r w:rsidRPr="00C968FE">
        <w:rPr>
          <w:highlight w:val="white"/>
        </w:rPr>
        <w:t xml:space="preserve">        if (currentOffset &gt; 0) {</w:t>
      </w:r>
    </w:p>
    <w:p w14:paraId="192FC94B" w14:textId="77777777" w:rsidR="005E5A36" w:rsidRPr="00C968FE" w:rsidRDefault="005E5A36" w:rsidP="005E5A36">
      <w:pPr>
        <w:pStyle w:val="Code"/>
        <w:rPr>
          <w:highlight w:val="white"/>
        </w:rPr>
      </w:pPr>
      <w:r w:rsidRPr="00C968FE">
        <w:rPr>
          <w:highlight w:val="white"/>
        </w:rPr>
        <w:t xml:space="preserve">          totalOffset += (SymbolTable.FunctionHeaderSize + currentOffset);</w:t>
      </w:r>
    </w:p>
    <w:p w14:paraId="594A0D8C" w14:textId="77777777" w:rsidR="005E5A36" w:rsidRPr="00C968FE" w:rsidRDefault="005E5A36" w:rsidP="005E5A36">
      <w:pPr>
        <w:pStyle w:val="Code"/>
        <w:rPr>
          <w:highlight w:val="white"/>
        </w:rPr>
      </w:pPr>
      <w:r w:rsidRPr="00C968FE">
        <w:rPr>
          <w:highlight w:val="white"/>
        </w:rPr>
        <w:t xml:space="preserve">        }</w:t>
      </w:r>
    </w:p>
    <w:p w14:paraId="08F6A2C2" w14:textId="77777777" w:rsidR="005E5A36" w:rsidRPr="00C968FE" w:rsidRDefault="005E5A36" w:rsidP="005E5A36">
      <w:pPr>
        <w:pStyle w:val="Code"/>
        <w:rPr>
          <w:highlight w:val="white"/>
        </w:rPr>
      </w:pPr>
      <w:r w:rsidRPr="00C968FE">
        <w:rPr>
          <w:highlight w:val="white"/>
        </w:rPr>
        <w:t xml:space="preserve">      }</w:t>
      </w:r>
    </w:p>
    <w:p w14:paraId="78CE995B" w14:textId="77777777" w:rsidR="005E5A36" w:rsidRPr="00C968FE" w:rsidRDefault="005E5A36" w:rsidP="005E5A36">
      <w:pPr>
        <w:pStyle w:val="Code"/>
        <w:rPr>
          <w:highlight w:val="white"/>
        </w:rPr>
      </w:pPr>
    </w:p>
    <w:p w14:paraId="28DE30B2" w14:textId="77777777" w:rsidR="005E5A36" w:rsidRPr="00C968FE" w:rsidRDefault="005E5A36" w:rsidP="005E5A36">
      <w:pPr>
        <w:pStyle w:val="Code"/>
        <w:rPr>
          <w:highlight w:val="white"/>
        </w:rPr>
      </w:pPr>
      <w:r w:rsidRPr="00C968FE">
        <w:rPr>
          <w:highlight w:val="white"/>
        </w:rPr>
        <w:t xml:space="preserve">      Type functionType = functionExpression.Symbol.Type.IsPointer() ?</w:t>
      </w:r>
    </w:p>
    <w:p w14:paraId="6EFEE139" w14:textId="77777777" w:rsidR="005E5A36" w:rsidRPr="00C968FE" w:rsidRDefault="005E5A36" w:rsidP="005E5A36">
      <w:pPr>
        <w:pStyle w:val="Code"/>
        <w:rPr>
          <w:highlight w:val="white"/>
        </w:rPr>
      </w:pPr>
      <w:r w:rsidRPr="00C968FE">
        <w:rPr>
          <w:highlight w:val="white"/>
        </w:rPr>
        <w:t xml:space="preserve">                          functionExpression.Symbol.Type.PointerType :</w:t>
      </w:r>
    </w:p>
    <w:p w14:paraId="43132944" w14:textId="77777777" w:rsidR="005E5A36" w:rsidRPr="00C968FE" w:rsidRDefault="005E5A36" w:rsidP="005E5A36">
      <w:pPr>
        <w:pStyle w:val="Code"/>
        <w:rPr>
          <w:highlight w:val="white"/>
        </w:rPr>
      </w:pPr>
      <w:r w:rsidRPr="00C968FE">
        <w:rPr>
          <w:highlight w:val="white"/>
        </w:rPr>
        <w:t xml:space="preserve">                          functionExpression.Symbol.Type;</w:t>
      </w:r>
    </w:p>
    <w:p w14:paraId="5122DC5C" w14:textId="77777777" w:rsidR="005E5A36" w:rsidRPr="00C968FE" w:rsidRDefault="005E5A36" w:rsidP="005E5A36">
      <w:pPr>
        <w:rPr>
          <w:highlight w:val="white"/>
        </w:rPr>
      </w:pPr>
      <w:r w:rsidRPr="00C968FE">
        <w:rPr>
          <w:highlight w:val="white"/>
        </w:rPr>
        <w:t>We check that there are not too few parameters in the call. If the type list is null, the number of arguments does not matter. However, if the type list is not null, the number of arguments must be at least the number of parameters in the type list.</w:t>
      </w:r>
    </w:p>
    <w:p w14:paraId="416C9A47" w14:textId="77777777" w:rsidR="005E5A36" w:rsidRPr="00C968FE" w:rsidRDefault="005E5A36" w:rsidP="005E5A36">
      <w:pPr>
        <w:pStyle w:val="Code"/>
        <w:rPr>
          <w:highlight w:val="white"/>
        </w:rPr>
      </w:pPr>
      <w:r w:rsidRPr="00C968FE">
        <w:rPr>
          <w:highlight w:val="white"/>
        </w:rPr>
        <w:t xml:space="preserve">      Assert.Error((typeList == null) ||</w:t>
      </w:r>
    </w:p>
    <w:p w14:paraId="7E675BFF" w14:textId="77777777" w:rsidR="005E5A36" w:rsidRPr="00C968FE" w:rsidRDefault="005E5A36" w:rsidP="005E5A36">
      <w:pPr>
        <w:pStyle w:val="Code"/>
        <w:rPr>
          <w:highlight w:val="white"/>
        </w:rPr>
      </w:pPr>
      <w:r w:rsidRPr="00C968FE">
        <w:rPr>
          <w:highlight w:val="white"/>
        </w:rPr>
        <w:t xml:space="preserve">                   (argumentList.Count &gt;= typeList.Count),</w:t>
      </w:r>
    </w:p>
    <w:p w14:paraId="5E414D68" w14:textId="77777777" w:rsidR="005E5A36" w:rsidRPr="00C968FE" w:rsidRDefault="005E5A36" w:rsidP="005E5A36">
      <w:pPr>
        <w:pStyle w:val="Code"/>
        <w:rPr>
          <w:highlight w:val="white"/>
        </w:rPr>
      </w:pPr>
      <w:r w:rsidRPr="00C968FE">
        <w:rPr>
          <w:highlight w:val="white"/>
        </w:rPr>
        <w:t xml:space="preserve">                   functionExpression,</w:t>
      </w:r>
    </w:p>
    <w:p w14:paraId="0A436DB8" w14:textId="77777777" w:rsidR="005E5A36" w:rsidRPr="00C968FE" w:rsidRDefault="005E5A36" w:rsidP="005E5A36">
      <w:pPr>
        <w:pStyle w:val="Code"/>
        <w:rPr>
          <w:highlight w:val="white"/>
        </w:rPr>
      </w:pPr>
      <w:r w:rsidRPr="00C968FE">
        <w:rPr>
          <w:highlight w:val="white"/>
        </w:rPr>
        <w:t xml:space="preserve">                   Message.Too_few_actual_parameters_in_function_call);</w:t>
      </w:r>
    </w:p>
    <w:p w14:paraId="57D4E4A3" w14:textId="77777777" w:rsidR="005E5A36" w:rsidRPr="00C968FE" w:rsidRDefault="005E5A36" w:rsidP="005E5A36">
      <w:pPr>
        <w:rPr>
          <w:highlight w:val="white"/>
        </w:rPr>
      </w:pPr>
      <w:r w:rsidRPr="00C968FE">
        <w:rPr>
          <w:highlight w:val="white"/>
        </w:rPr>
        <w:t>We also check that there are not too many parameters in the call. If the type list is null or if the callee function has an elliptic parameter list, the number of arguments does not matter. There may be more arguments than parameters, we already know that the arguments are not fewer than the parameters. However, if the type list is not null and the function does not have an elliptic parameter list, the number of arguments must equal the number of parameters.</w:t>
      </w:r>
    </w:p>
    <w:p w14:paraId="1D543548" w14:textId="77777777" w:rsidR="005E5A36" w:rsidRPr="00C968FE" w:rsidRDefault="005E5A36" w:rsidP="005E5A36">
      <w:pPr>
        <w:pStyle w:val="Code"/>
        <w:rPr>
          <w:highlight w:val="white"/>
        </w:rPr>
      </w:pPr>
      <w:r w:rsidRPr="00C968FE">
        <w:rPr>
          <w:highlight w:val="white"/>
        </w:rPr>
        <w:t xml:space="preserve">      Assert.Error(functionType.IsEllipse() || (typeList == null) ||</w:t>
      </w:r>
    </w:p>
    <w:p w14:paraId="428CCC7E" w14:textId="77777777" w:rsidR="005E5A36" w:rsidRPr="00C968FE" w:rsidRDefault="005E5A36" w:rsidP="005E5A36">
      <w:pPr>
        <w:pStyle w:val="Code"/>
        <w:rPr>
          <w:highlight w:val="white"/>
        </w:rPr>
      </w:pPr>
      <w:r w:rsidRPr="00C968FE">
        <w:rPr>
          <w:highlight w:val="white"/>
        </w:rPr>
        <w:t xml:space="preserve">                   (argumentList.Count == typeList.Count),</w:t>
      </w:r>
    </w:p>
    <w:p w14:paraId="2E8DE699" w14:textId="77777777" w:rsidR="005E5A36" w:rsidRPr="00C968FE" w:rsidRDefault="005E5A36" w:rsidP="005E5A36">
      <w:pPr>
        <w:pStyle w:val="Code"/>
        <w:rPr>
          <w:highlight w:val="white"/>
        </w:rPr>
      </w:pPr>
      <w:r w:rsidRPr="00C968FE">
        <w:rPr>
          <w:highlight w:val="white"/>
        </w:rPr>
        <w:lastRenderedPageBreak/>
        <w:t xml:space="preserve">                   functionExpression,</w:t>
      </w:r>
    </w:p>
    <w:p w14:paraId="14D459D8" w14:textId="77777777" w:rsidR="005E5A36" w:rsidRPr="00C968FE" w:rsidRDefault="005E5A36" w:rsidP="005E5A36">
      <w:pPr>
        <w:pStyle w:val="Code"/>
        <w:rPr>
          <w:highlight w:val="white"/>
        </w:rPr>
      </w:pPr>
      <w:r w:rsidRPr="00C968FE">
        <w:rPr>
          <w:highlight w:val="white"/>
        </w:rPr>
        <w:t xml:space="preserve">                   Message.Too_many_parameters_in_function_call);</w:t>
      </w:r>
    </w:p>
    <w:p w14:paraId="31877A47" w14:textId="77777777" w:rsidR="005E5A36" w:rsidRPr="00C968FE" w:rsidRDefault="005E5A36" w:rsidP="005E5A36">
      <w:pPr>
        <w:pStyle w:val="Code"/>
        <w:rPr>
          <w:highlight w:val="white"/>
        </w:rPr>
      </w:pPr>
    </w:p>
    <w:p w14:paraId="356AC239" w14:textId="77777777" w:rsidR="005E5A36" w:rsidRPr="00C968FE" w:rsidRDefault="005E5A36" w:rsidP="005E5A36">
      <w:pPr>
        <w:pStyle w:val="Code"/>
        <w:rPr>
          <w:highlight w:val="white"/>
        </w:rPr>
      </w:pPr>
      <w:r w:rsidRPr="00C968FE">
        <w:rPr>
          <w:highlight w:val="white"/>
        </w:rPr>
        <w:t xml:space="preserve">      List&lt;MiddleCode&gt; longList = new List&lt;MiddleCode&gt;();</w:t>
      </w:r>
    </w:p>
    <w:p w14:paraId="5BA9C2AC" w14:textId="77777777" w:rsidR="005E5A36" w:rsidRPr="00C968FE" w:rsidRDefault="005E5A36" w:rsidP="005E5A36">
      <w:pPr>
        <w:pStyle w:val="Code"/>
        <w:rPr>
          <w:highlight w:val="white"/>
        </w:rPr>
      </w:pPr>
      <w:r w:rsidRPr="00C968FE">
        <w:rPr>
          <w:highlight w:val="white"/>
        </w:rPr>
        <w:t xml:space="preserve">      longList.AddRange(functionExpression.LongList);</w:t>
      </w:r>
    </w:p>
    <w:p w14:paraId="1A9E22A5" w14:textId="77777777" w:rsidR="005E5A36" w:rsidRPr="00C968FE" w:rsidRDefault="005E5A36" w:rsidP="005E5A36">
      <w:pPr>
        <w:rPr>
          <w:highlight w:val="white"/>
        </w:rPr>
      </w:pPr>
      <w:r w:rsidRPr="00C968FE">
        <w:rPr>
          <w:highlight w:val="white"/>
        </w:rPr>
        <w:t>When iterate through the, we keep track of the extra size. In elliptic function calls we need to allocate memory for the extra parameters that is not included in the regular parameter list.</w:t>
      </w:r>
    </w:p>
    <w:p w14:paraId="3FA3C578" w14:textId="77777777" w:rsidR="005E5A36" w:rsidRPr="00C968FE" w:rsidRDefault="005E5A36" w:rsidP="005E5A36">
      <w:pPr>
        <w:pStyle w:val="Code"/>
        <w:rPr>
          <w:highlight w:val="white"/>
        </w:rPr>
      </w:pPr>
      <w:r w:rsidRPr="00C968FE">
        <w:rPr>
          <w:highlight w:val="white"/>
        </w:rPr>
        <w:t xml:space="preserve">      int count = 0, offset = SymbolTable.FunctionHeaderSize, extra = 0;</w:t>
      </w:r>
    </w:p>
    <w:p w14:paraId="08DB68E9" w14:textId="77777777" w:rsidR="005E5A36" w:rsidRPr="00C968FE" w:rsidRDefault="005E5A36" w:rsidP="005E5A36">
      <w:pPr>
        <w:pStyle w:val="Code"/>
        <w:rPr>
          <w:highlight w:val="white"/>
        </w:rPr>
      </w:pPr>
      <w:r w:rsidRPr="00C968FE">
        <w:rPr>
          <w:highlight w:val="white"/>
        </w:rPr>
        <w:t xml:space="preserve">      foreach (Expression argumentExpression in argumentList) {</w:t>
      </w:r>
    </w:p>
    <w:p w14:paraId="64545DBA" w14:textId="77777777" w:rsidR="005E5A36" w:rsidRPr="00C968FE" w:rsidRDefault="005E5A36" w:rsidP="005E5A36">
      <w:pPr>
        <w:pStyle w:val="Code"/>
        <w:rPr>
          <w:highlight w:val="white"/>
        </w:rPr>
      </w:pPr>
      <w:r w:rsidRPr="00C968FE">
        <w:rPr>
          <w:highlight w:val="white"/>
        </w:rPr>
        <w:t xml:space="preserve">        longList.AddRange(argumentExpression.LongList);</w:t>
      </w:r>
    </w:p>
    <w:p w14:paraId="139C936C" w14:textId="77777777" w:rsidR="005E5A36" w:rsidRPr="00C968FE" w:rsidRDefault="005E5A36" w:rsidP="005E5A36">
      <w:pPr>
        <w:pStyle w:val="Code"/>
        <w:rPr>
          <w:highlight w:val="white"/>
        </w:rPr>
      </w:pPr>
    </w:p>
    <w:p w14:paraId="78D04A75" w14:textId="77777777" w:rsidR="005E5A36" w:rsidRPr="00C968FE" w:rsidRDefault="005E5A36" w:rsidP="005E5A36">
      <w:pPr>
        <w:pStyle w:val="Code"/>
        <w:rPr>
          <w:highlight w:val="white"/>
        </w:rPr>
      </w:pPr>
      <w:r w:rsidRPr="00C968FE">
        <w:rPr>
          <w:highlight w:val="white"/>
        </w:rPr>
        <w:t xml:space="preserve">        Type type;</w:t>
      </w:r>
    </w:p>
    <w:p w14:paraId="69C55B7E" w14:textId="77777777" w:rsidR="005E5A36" w:rsidRPr="00C968FE" w:rsidRDefault="005E5A36" w:rsidP="005E5A36">
      <w:pPr>
        <w:pStyle w:val="Code"/>
        <w:rPr>
          <w:highlight w:val="white"/>
        </w:rPr>
      </w:pPr>
      <w:r w:rsidRPr="00C968FE">
        <w:rPr>
          <w:highlight w:val="white"/>
        </w:rPr>
        <w:t xml:space="preserve">        if ((typeList != null) &amp;&amp; (count++ &lt; typeList.Count)) {</w:t>
      </w:r>
    </w:p>
    <w:p w14:paraId="5353EDAE" w14:textId="77777777" w:rsidR="005E5A36" w:rsidRPr="00C968FE" w:rsidRDefault="005E5A36" w:rsidP="005E5A36">
      <w:pPr>
        <w:pStyle w:val="Code"/>
        <w:rPr>
          <w:highlight w:val="white"/>
        </w:rPr>
      </w:pPr>
      <w:r w:rsidRPr="00C968FE">
        <w:rPr>
          <w:highlight w:val="white"/>
        </w:rPr>
        <w:t xml:space="preserve">          type = typeList[count];</w:t>
      </w:r>
    </w:p>
    <w:p w14:paraId="55D1FE2E" w14:textId="77777777" w:rsidR="005E5A36" w:rsidRPr="00C968FE" w:rsidRDefault="005E5A36" w:rsidP="005E5A36">
      <w:pPr>
        <w:pStyle w:val="Code"/>
        <w:rPr>
          <w:highlight w:val="white"/>
        </w:rPr>
      </w:pPr>
      <w:r w:rsidRPr="00C968FE">
        <w:rPr>
          <w:highlight w:val="white"/>
        </w:rPr>
        <w:t xml:space="preserve">        }</w:t>
      </w:r>
    </w:p>
    <w:p w14:paraId="74111FF9" w14:textId="77777777" w:rsidR="005E5A36" w:rsidRPr="00C968FE" w:rsidRDefault="005E5A36" w:rsidP="005E5A36">
      <w:pPr>
        <w:pStyle w:val="Code"/>
        <w:rPr>
          <w:highlight w:val="white"/>
        </w:rPr>
      </w:pPr>
      <w:r w:rsidRPr="00C968FE">
        <w:rPr>
          <w:highlight w:val="white"/>
        </w:rPr>
        <w:t xml:space="preserve">        else {</w:t>
      </w:r>
    </w:p>
    <w:p w14:paraId="50047790" w14:textId="77777777" w:rsidR="005E5A36" w:rsidRPr="00C968FE" w:rsidRDefault="005E5A36" w:rsidP="005E5A36">
      <w:pPr>
        <w:pStyle w:val="Code"/>
        <w:rPr>
          <w:highlight w:val="white"/>
        </w:rPr>
      </w:pPr>
      <w:r w:rsidRPr="00C968FE">
        <w:rPr>
          <w:highlight w:val="white"/>
        </w:rPr>
        <w:t xml:space="preserve">          type = ParameterType(argumentExpression.Symbol);</w:t>
      </w:r>
    </w:p>
    <w:p w14:paraId="566B9C90" w14:textId="77777777" w:rsidR="005E5A36" w:rsidRPr="00C968FE" w:rsidRDefault="005E5A36" w:rsidP="005E5A36">
      <w:pPr>
        <w:pStyle w:val="Code"/>
        <w:rPr>
          <w:highlight w:val="white"/>
        </w:rPr>
      </w:pPr>
      <w:r w:rsidRPr="00C968FE">
        <w:rPr>
          <w:highlight w:val="white"/>
        </w:rPr>
        <w:t xml:space="preserve">          extra += type.Size();</w:t>
      </w:r>
    </w:p>
    <w:p w14:paraId="79622490" w14:textId="77777777" w:rsidR="005E5A36" w:rsidRPr="00C968FE" w:rsidRDefault="005E5A36" w:rsidP="005E5A36">
      <w:pPr>
        <w:pStyle w:val="Code"/>
        <w:rPr>
          <w:highlight w:val="white"/>
        </w:rPr>
      </w:pPr>
      <w:r w:rsidRPr="00C968FE">
        <w:rPr>
          <w:highlight w:val="white"/>
        </w:rPr>
        <w:t xml:space="preserve">        }</w:t>
      </w:r>
    </w:p>
    <w:p w14:paraId="4521A9DD" w14:textId="77777777" w:rsidR="005E5A36" w:rsidRPr="00C968FE" w:rsidRDefault="005E5A36" w:rsidP="005E5A36">
      <w:pPr>
        <w:rPr>
          <w:highlight w:val="white"/>
        </w:rPr>
      </w:pPr>
      <w:r w:rsidRPr="00C968FE">
        <w:rPr>
          <w:highlight w:val="white"/>
        </w:rPr>
        <w:t>We add the argument to the parameter list and update the current offset.</w:t>
      </w:r>
    </w:p>
    <w:p w14:paraId="377E5F5F" w14:textId="77777777" w:rsidR="005E5A36" w:rsidRPr="00C968FE" w:rsidRDefault="005E5A36" w:rsidP="005E5A36">
      <w:pPr>
        <w:pStyle w:val="Code"/>
        <w:rPr>
          <w:highlight w:val="white"/>
        </w:rPr>
      </w:pPr>
      <w:r w:rsidRPr="00C968FE">
        <w:rPr>
          <w:highlight w:val="white"/>
        </w:rPr>
        <w:t xml:space="preserve">        if (type.IsStructOrUnion()) {</w:t>
      </w:r>
    </w:p>
    <w:p w14:paraId="061DA26C" w14:textId="77777777" w:rsidR="005E5A36" w:rsidRPr="00C968FE" w:rsidRDefault="005E5A36" w:rsidP="005E5A36">
      <w:pPr>
        <w:pStyle w:val="Code"/>
        <w:rPr>
          <w:highlight w:val="white"/>
        </w:rPr>
      </w:pPr>
      <w:r w:rsidRPr="00C968FE">
        <w:rPr>
          <w:highlight w:val="white"/>
        </w:rPr>
        <w:t xml:space="preserve">          AddMiddleCode(longList, MiddleOperator.ParameterInitSize,</w:t>
      </w:r>
    </w:p>
    <w:p w14:paraId="39ECB3B8" w14:textId="77777777" w:rsidR="005E5A36" w:rsidRPr="00C968FE" w:rsidRDefault="005E5A36" w:rsidP="005E5A36">
      <w:pPr>
        <w:pStyle w:val="Code"/>
        <w:rPr>
          <w:highlight w:val="white"/>
        </w:rPr>
      </w:pPr>
      <w:r w:rsidRPr="00C968FE">
        <w:rPr>
          <w:highlight w:val="white"/>
        </w:rPr>
        <w:t xml:space="preserve">                        SymbolTable.CurrentTable.CurrentOffset + totalOffset +</w:t>
      </w:r>
    </w:p>
    <w:p w14:paraId="48B7734F" w14:textId="77777777" w:rsidR="005E5A36" w:rsidRPr="00C968FE" w:rsidRDefault="005E5A36" w:rsidP="005E5A36">
      <w:pPr>
        <w:pStyle w:val="Code"/>
        <w:rPr>
          <w:highlight w:val="white"/>
        </w:rPr>
      </w:pPr>
      <w:r w:rsidRPr="00C968FE">
        <w:rPr>
          <w:highlight w:val="white"/>
        </w:rPr>
        <w:t xml:space="preserve">                        offset, type, argumentExpression.Symbol);</w:t>
      </w:r>
    </w:p>
    <w:p w14:paraId="40CF72E5" w14:textId="77777777" w:rsidR="005E5A36" w:rsidRPr="00C968FE" w:rsidRDefault="005E5A36" w:rsidP="005E5A36">
      <w:pPr>
        <w:pStyle w:val="Code"/>
        <w:rPr>
          <w:highlight w:val="white"/>
        </w:rPr>
      </w:pPr>
      <w:r w:rsidRPr="00C968FE">
        <w:rPr>
          <w:highlight w:val="white"/>
        </w:rPr>
        <w:t xml:space="preserve">        }</w:t>
      </w:r>
    </w:p>
    <w:p w14:paraId="717782D2" w14:textId="77777777" w:rsidR="005E5A36" w:rsidRPr="00C968FE" w:rsidRDefault="005E5A36" w:rsidP="005E5A36">
      <w:pPr>
        <w:pStyle w:val="Code"/>
        <w:rPr>
          <w:highlight w:val="white"/>
        </w:rPr>
      </w:pPr>
    </w:p>
    <w:p w14:paraId="10E2A502" w14:textId="77777777" w:rsidR="005E5A36" w:rsidRPr="00C968FE" w:rsidRDefault="005E5A36" w:rsidP="005E5A36">
      <w:pPr>
        <w:pStyle w:val="Code"/>
        <w:rPr>
          <w:highlight w:val="white"/>
        </w:rPr>
      </w:pPr>
      <w:r w:rsidRPr="00C968FE">
        <w:rPr>
          <w:highlight w:val="white"/>
        </w:rPr>
        <w:t xml:space="preserve">        AddMiddleCode(longList, MiddleOperator.Parameter,</w:t>
      </w:r>
    </w:p>
    <w:p w14:paraId="61E0F4CC" w14:textId="77777777" w:rsidR="005E5A36" w:rsidRPr="00C968FE" w:rsidRDefault="005E5A36" w:rsidP="005E5A36">
      <w:pPr>
        <w:pStyle w:val="Code"/>
        <w:rPr>
          <w:highlight w:val="white"/>
        </w:rPr>
      </w:pPr>
      <w:r w:rsidRPr="00C968FE">
        <w:rPr>
          <w:highlight w:val="white"/>
        </w:rPr>
        <w:t xml:space="preserve">                      SymbolTable.CurrentTable. CurrentOffset + totalOffset +</w:t>
      </w:r>
    </w:p>
    <w:p w14:paraId="0E1C235C" w14:textId="77777777" w:rsidR="005E5A36" w:rsidRPr="00C968FE" w:rsidRDefault="005E5A36" w:rsidP="005E5A36">
      <w:pPr>
        <w:pStyle w:val="Code"/>
        <w:rPr>
          <w:highlight w:val="white"/>
        </w:rPr>
      </w:pPr>
      <w:r w:rsidRPr="00C968FE">
        <w:rPr>
          <w:highlight w:val="white"/>
        </w:rPr>
        <w:t xml:space="preserve">                      offset, type, argumentExpression.Symbol);</w:t>
      </w:r>
    </w:p>
    <w:p w14:paraId="68852D74" w14:textId="77777777" w:rsidR="005E5A36" w:rsidRPr="00C968FE" w:rsidRDefault="005E5A36" w:rsidP="005E5A36">
      <w:pPr>
        <w:pStyle w:val="Code"/>
        <w:rPr>
          <w:highlight w:val="white"/>
        </w:rPr>
      </w:pPr>
      <w:r w:rsidRPr="00C968FE">
        <w:rPr>
          <w:highlight w:val="white"/>
        </w:rPr>
        <w:t xml:space="preserve">        offset += type.Size();</w:t>
      </w:r>
    </w:p>
    <w:p w14:paraId="582D9B59" w14:textId="77777777" w:rsidR="005E5A36" w:rsidRPr="00C968FE" w:rsidRDefault="005E5A36" w:rsidP="005E5A36">
      <w:pPr>
        <w:pStyle w:val="Code"/>
        <w:rPr>
          <w:highlight w:val="white"/>
        </w:rPr>
      </w:pPr>
      <w:r w:rsidRPr="00C968FE">
        <w:rPr>
          <w:highlight w:val="white"/>
        </w:rPr>
        <w:t xml:space="preserve">      }</w:t>
      </w:r>
    </w:p>
    <w:p w14:paraId="68AD87DC" w14:textId="77777777" w:rsidR="005E5A36" w:rsidRPr="00C968FE" w:rsidRDefault="005E5A36" w:rsidP="005E5A36">
      <w:pPr>
        <w:rPr>
          <w:highlight w:val="white"/>
        </w:rPr>
      </w:pPr>
      <w:r w:rsidRPr="00C968FE">
        <w:rPr>
          <w:highlight w:val="white"/>
        </w:rPr>
        <w:t xml:space="preserve">We add both the function call and post call instructions to the long list. The post call instruction is for </w:t>
      </w:r>
    </w:p>
    <w:p w14:paraId="6441FDA7" w14:textId="77777777" w:rsidR="005E5A36" w:rsidRPr="00C968FE" w:rsidRDefault="005E5A36" w:rsidP="005E5A36">
      <w:pPr>
        <w:pStyle w:val="Code"/>
        <w:rPr>
          <w:highlight w:val="white"/>
        </w:rPr>
      </w:pPr>
      <w:r w:rsidRPr="00C968FE">
        <w:rPr>
          <w:highlight w:val="white"/>
        </w:rPr>
        <w:t xml:space="preserve">      Symbol functionSymbol = functionExpression.Symbol;</w:t>
      </w:r>
    </w:p>
    <w:p w14:paraId="52ACDDBD" w14:textId="77777777" w:rsidR="005E5A36" w:rsidRPr="00C968FE" w:rsidRDefault="005E5A36" w:rsidP="005E5A36">
      <w:pPr>
        <w:pStyle w:val="Code"/>
        <w:rPr>
          <w:highlight w:val="white"/>
        </w:rPr>
      </w:pPr>
      <w:r w:rsidRPr="00C968FE">
        <w:rPr>
          <w:highlight w:val="white"/>
        </w:rPr>
        <w:t xml:space="preserve">      AddMiddleCode(longList, MiddleOperator.Call,</w:t>
      </w:r>
    </w:p>
    <w:p w14:paraId="4CC36EFB"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00856C6D" w14:textId="77777777" w:rsidR="005E5A36" w:rsidRPr="00C968FE" w:rsidRDefault="005E5A36" w:rsidP="005E5A36">
      <w:pPr>
        <w:pStyle w:val="Code"/>
        <w:rPr>
          <w:highlight w:val="white"/>
        </w:rPr>
      </w:pPr>
      <w:r w:rsidRPr="00C968FE">
        <w:rPr>
          <w:highlight w:val="white"/>
        </w:rPr>
        <w:t xml:space="preserve">                    functionSymbol, extra);</w:t>
      </w:r>
    </w:p>
    <w:p w14:paraId="199D51E4" w14:textId="77777777" w:rsidR="005E5A36" w:rsidRPr="00C968FE" w:rsidRDefault="005E5A36" w:rsidP="005E5A36">
      <w:pPr>
        <w:pStyle w:val="Code"/>
        <w:rPr>
          <w:highlight w:val="white"/>
        </w:rPr>
      </w:pPr>
      <w:r w:rsidRPr="00C968FE">
        <w:rPr>
          <w:highlight w:val="white"/>
        </w:rPr>
        <w:t xml:space="preserve">      AddMiddleCode(longList, MiddleOperator.PostCall,</w:t>
      </w:r>
    </w:p>
    <w:p w14:paraId="435B4576"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1F849699" w14:textId="77777777" w:rsidR="005E5A36" w:rsidRPr="00C968FE" w:rsidRDefault="005E5A36" w:rsidP="005E5A36">
      <w:pPr>
        <w:pStyle w:val="Code"/>
        <w:rPr>
          <w:highlight w:val="white"/>
        </w:rPr>
      </w:pPr>
      <w:r w:rsidRPr="00C968FE">
        <w:rPr>
          <w:highlight w:val="white"/>
        </w:rPr>
        <w:t xml:space="preserve">    </w:t>
      </w:r>
    </w:p>
    <w:p w14:paraId="3C923BC1" w14:textId="77777777" w:rsidR="005E5A36" w:rsidRPr="00C968FE" w:rsidRDefault="005E5A36" w:rsidP="005E5A36">
      <w:pPr>
        <w:pStyle w:val="Code"/>
        <w:rPr>
          <w:highlight w:val="white"/>
        </w:rPr>
      </w:pPr>
      <w:r w:rsidRPr="00C968FE">
        <w:rPr>
          <w:highlight w:val="white"/>
        </w:rPr>
        <w:t xml:space="preserve">      Type returnType = functionType.ReturnType;</w:t>
      </w:r>
    </w:p>
    <w:p w14:paraId="510B4297" w14:textId="77777777" w:rsidR="005E5A36" w:rsidRPr="00C968FE" w:rsidRDefault="005E5A36" w:rsidP="005E5A36">
      <w:pPr>
        <w:pStyle w:val="Code"/>
        <w:rPr>
          <w:highlight w:val="white"/>
        </w:rPr>
      </w:pPr>
      <w:r w:rsidRPr="00C968FE">
        <w:rPr>
          <w:highlight w:val="white"/>
        </w:rPr>
        <w:t xml:space="preserve">      Symbol returnSymbol = new Symbol(returnType);</w:t>
      </w:r>
    </w:p>
    <w:p w14:paraId="38066EC7" w14:textId="77777777" w:rsidR="005E5A36" w:rsidRPr="00C968FE" w:rsidRDefault="005E5A36" w:rsidP="005E5A36">
      <w:pPr>
        <w:rPr>
          <w:highlight w:val="white"/>
        </w:rPr>
      </w:pPr>
      <w:r w:rsidRPr="00C968FE">
        <w:rPr>
          <w:highlight w:val="white"/>
        </w:rPr>
        <w:t>We make the short list be a copy of the long list. However, there is one difference between the lists if the function returns a floating value. In that case, we pop the value off the floating value stack in the short list, since the value is not interesting in the short list, only the side effect of the function call. However, we keep the value on the stack in the long list, since the value shall be used in the long list.</w:t>
      </w:r>
    </w:p>
    <w:p w14:paraId="69D48C8D" w14:textId="77777777" w:rsidR="005E5A36" w:rsidRPr="00C968FE" w:rsidRDefault="005E5A36" w:rsidP="005E5A36">
      <w:pPr>
        <w:pStyle w:val="Code"/>
        <w:rPr>
          <w:highlight w:val="white"/>
        </w:rPr>
      </w:pPr>
      <w:r w:rsidRPr="00C968FE">
        <w:rPr>
          <w:highlight w:val="white"/>
        </w:rPr>
        <w:t xml:space="preserve">      List&lt;MiddleCode&gt; shortList = new List&lt;MiddleCode&gt;();</w:t>
      </w:r>
    </w:p>
    <w:p w14:paraId="1A20E946" w14:textId="77777777" w:rsidR="005E5A36" w:rsidRPr="00C968FE" w:rsidRDefault="005E5A36" w:rsidP="005E5A36">
      <w:pPr>
        <w:pStyle w:val="Code"/>
        <w:rPr>
          <w:highlight w:val="white"/>
        </w:rPr>
      </w:pPr>
      <w:r w:rsidRPr="00C968FE">
        <w:rPr>
          <w:highlight w:val="white"/>
        </w:rPr>
        <w:t xml:space="preserve">      shortList.AddRange(longList);</w:t>
      </w:r>
    </w:p>
    <w:p w14:paraId="7BA1D30E" w14:textId="77777777" w:rsidR="005E5A36" w:rsidRPr="00C968FE" w:rsidRDefault="005E5A36" w:rsidP="005E5A36">
      <w:pPr>
        <w:pStyle w:val="Code"/>
        <w:rPr>
          <w:highlight w:val="white"/>
        </w:rPr>
      </w:pPr>
      <w:r w:rsidRPr="00C968FE">
        <w:rPr>
          <w:highlight w:val="white"/>
        </w:rPr>
        <w:t xml:space="preserve">    </w:t>
      </w:r>
    </w:p>
    <w:p w14:paraId="0A2ABBDF" w14:textId="77777777" w:rsidR="005E5A36" w:rsidRPr="00C968FE" w:rsidRDefault="005E5A36" w:rsidP="005E5A36">
      <w:pPr>
        <w:pStyle w:val="Code"/>
        <w:rPr>
          <w:highlight w:val="white"/>
        </w:rPr>
      </w:pPr>
      <w:r w:rsidRPr="00C968FE">
        <w:rPr>
          <w:highlight w:val="white"/>
        </w:rPr>
        <w:t xml:space="preserve">      if (!returnType.IsVoid()) {</w:t>
      </w:r>
    </w:p>
    <w:p w14:paraId="24761030" w14:textId="77777777" w:rsidR="005E5A36" w:rsidRPr="00C968FE" w:rsidRDefault="005E5A36" w:rsidP="005E5A36">
      <w:pPr>
        <w:pStyle w:val="Code"/>
        <w:rPr>
          <w:highlight w:val="white"/>
        </w:rPr>
      </w:pPr>
      <w:r w:rsidRPr="00C968FE">
        <w:rPr>
          <w:highlight w:val="white"/>
        </w:rPr>
        <w:t xml:space="preserve">        if (returnType.IsStructOrUnion()) {</w:t>
      </w:r>
    </w:p>
    <w:p w14:paraId="6057C16D" w14:textId="77777777" w:rsidR="005E5A36" w:rsidRPr="00C968FE" w:rsidRDefault="005E5A36" w:rsidP="005E5A36">
      <w:pPr>
        <w:pStyle w:val="Code"/>
        <w:rPr>
          <w:highlight w:val="white"/>
        </w:rPr>
      </w:pPr>
      <w:r w:rsidRPr="00C968FE">
        <w:rPr>
          <w:highlight w:val="white"/>
        </w:rPr>
        <w:t xml:space="preserve">          Type pointerType = new Type(returnType);</w:t>
      </w:r>
    </w:p>
    <w:p w14:paraId="21A45116" w14:textId="77777777" w:rsidR="005E5A36" w:rsidRPr="00C968FE" w:rsidRDefault="005E5A36" w:rsidP="005E5A36">
      <w:pPr>
        <w:pStyle w:val="Code"/>
        <w:rPr>
          <w:highlight w:val="white"/>
        </w:rPr>
      </w:pPr>
      <w:r w:rsidRPr="00C968FE">
        <w:rPr>
          <w:highlight w:val="white"/>
        </w:rPr>
        <w:lastRenderedPageBreak/>
        <w:t xml:space="preserve">          Symbol addressSymbol = new Symbol(pointerType);</w:t>
      </w:r>
    </w:p>
    <w:p w14:paraId="37C76E58" w14:textId="77777777" w:rsidR="005E5A36" w:rsidRPr="00C968FE" w:rsidRDefault="005E5A36" w:rsidP="005E5A36">
      <w:pPr>
        <w:pStyle w:val="Code"/>
        <w:rPr>
          <w:highlight w:val="white"/>
        </w:rPr>
      </w:pPr>
      <w:r w:rsidRPr="00C968FE">
        <w:rPr>
          <w:highlight w:val="white"/>
        </w:rPr>
        <w:t xml:space="preserve">          returnSymbol.AddressSymbol = addressSymbol;</w:t>
      </w:r>
    </w:p>
    <w:p w14:paraId="78E0E607" w14:textId="77777777" w:rsidR="005E5A36" w:rsidRPr="00C968FE" w:rsidRDefault="005E5A36" w:rsidP="005E5A36">
      <w:pPr>
        <w:pStyle w:val="Code"/>
        <w:rPr>
          <w:highlight w:val="white"/>
        </w:rPr>
      </w:pPr>
      <w:r w:rsidRPr="00C968FE">
        <w:rPr>
          <w:highlight w:val="white"/>
        </w:rPr>
        <w:t xml:space="preserve">        }</w:t>
      </w:r>
    </w:p>
    <w:p w14:paraId="66E5A65B" w14:textId="77777777" w:rsidR="005E5A36" w:rsidRPr="00C968FE" w:rsidRDefault="005E5A36" w:rsidP="005E5A36">
      <w:pPr>
        <w:pStyle w:val="Code"/>
        <w:rPr>
          <w:highlight w:val="white"/>
        </w:rPr>
      </w:pPr>
      <w:r w:rsidRPr="00C968FE">
        <w:rPr>
          <w:highlight w:val="white"/>
        </w:rPr>
        <w:t xml:space="preserve">      </w:t>
      </w:r>
    </w:p>
    <w:p w14:paraId="132BEF2A" w14:textId="77777777" w:rsidR="005E5A36" w:rsidRPr="00C968FE" w:rsidRDefault="005E5A36" w:rsidP="005E5A36">
      <w:pPr>
        <w:pStyle w:val="Code"/>
        <w:rPr>
          <w:highlight w:val="white"/>
        </w:rPr>
      </w:pPr>
      <w:r w:rsidRPr="00C968FE">
        <w:rPr>
          <w:highlight w:val="white"/>
        </w:rPr>
        <w:t xml:space="preserve">        AddMiddleCode(longList, MiddleOperator.GetReturnValue,</w:t>
      </w:r>
    </w:p>
    <w:p w14:paraId="1782ECA3" w14:textId="77777777" w:rsidR="005E5A36" w:rsidRPr="00C968FE" w:rsidRDefault="005E5A36" w:rsidP="005E5A36">
      <w:pPr>
        <w:pStyle w:val="Code"/>
        <w:rPr>
          <w:highlight w:val="white"/>
        </w:rPr>
      </w:pPr>
      <w:r w:rsidRPr="00C968FE">
        <w:rPr>
          <w:highlight w:val="white"/>
        </w:rPr>
        <w:t xml:space="preserve">                      returnSymbol);</w:t>
      </w:r>
    </w:p>
    <w:p w14:paraId="14BCDC8B" w14:textId="77777777" w:rsidR="005E5A36" w:rsidRPr="00C968FE" w:rsidRDefault="005E5A36" w:rsidP="005E5A36">
      <w:pPr>
        <w:pStyle w:val="Code"/>
        <w:rPr>
          <w:highlight w:val="white"/>
        </w:rPr>
      </w:pPr>
      <w:r w:rsidRPr="00C968FE">
        <w:rPr>
          <w:highlight w:val="white"/>
        </w:rPr>
        <w:t xml:space="preserve">      </w:t>
      </w:r>
    </w:p>
    <w:p w14:paraId="2C65843C" w14:textId="77777777" w:rsidR="005E5A36" w:rsidRPr="00C968FE" w:rsidRDefault="005E5A36" w:rsidP="005E5A36">
      <w:pPr>
        <w:pStyle w:val="Code"/>
        <w:rPr>
          <w:highlight w:val="white"/>
        </w:rPr>
      </w:pPr>
      <w:r w:rsidRPr="00C968FE">
        <w:rPr>
          <w:highlight w:val="white"/>
        </w:rPr>
        <w:t xml:space="preserve">        if (returnType.IsFloating()) {</w:t>
      </w:r>
    </w:p>
    <w:p w14:paraId="4D8EAD11" w14:textId="77777777" w:rsidR="005E5A36" w:rsidRPr="00C968FE" w:rsidRDefault="005E5A36" w:rsidP="005E5A36">
      <w:pPr>
        <w:pStyle w:val="Code"/>
        <w:rPr>
          <w:highlight w:val="white"/>
        </w:rPr>
      </w:pPr>
      <w:r w:rsidRPr="00C968FE">
        <w:rPr>
          <w:highlight w:val="white"/>
        </w:rPr>
        <w:t xml:space="preserve">          AddMiddleCode(shortList, MiddleOperator.PopEmpty);</w:t>
      </w:r>
    </w:p>
    <w:p w14:paraId="759232A6" w14:textId="77777777" w:rsidR="005E5A36" w:rsidRPr="00C968FE" w:rsidRDefault="005E5A36" w:rsidP="005E5A36">
      <w:pPr>
        <w:pStyle w:val="Code"/>
        <w:rPr>
          <w:highlight w:val="white"/>
        </w:rPr>
      </w:pPr>
      <w:r w:rsidRPr="00C968FE">
        <w:rPr>
          <w:highlight w:val="white"/>
        </w:rPr>
        <w:t xml:space="preserve">        }</w:t>
      </w:r>
    </w:p>
    <w:p w14:paraId="04AE0378" w14:textId="77777777" w:rsidR="005E5A36" w:rsidRPr="00C968FE" w:rsidRDefault="005E5A36" w:rsidP="005E5A36">
      <w:pPr>
        <w:pStyle w:val="Code"/>
        <w:rPr>
          <w:highlight w:val="white"/>
        </w:rPr>
      </w:pPr>
      <w:r w:rsidRPr="00C968FE">
        <w:rPr>
          <w:highlight w:val="white"/>
        </w:rPr>
        <w:t xml:space="preserve">      }</w:t>
      </w:r>
    </w:p>
    <w:p w14:paraId="22C7BB22" w14:textId="77777777" w:rsidR="005E5A36" w:rsidRPr="00C968FE" w:rsidRDefault="005E5A36" w:rsidP="005E5A36">
      <w:pPr>
        <w:pStyle w:val="Code"/>
        <w:rPr>
          <w:highlight w:val="white"/>
        </w:rPr>
      </w:pPr>
    </w:p>
    <w:p w14:paraId="6362C517" w14:textId="77777777" w:rsidR="005E5A36" w:rsidRPr="00C968FE" w:rsidRDefault="005E5A36" w:rsidP="005E5A36">
      <w:pPr>
        <w:pStyle w:val="Code"/>
        <w:rPr>
          <w:highlight w:val="white"/>
        </w:rPr>
      </w:pPr>
      <w:r w:rsidRPr="00C968FE">
        <w:rPr>
          <w:highlight w:val="white"/>
        </w:rPr>
        <w:t xml:space="preserve">      return (new Expression(returnSymbol, shortList, longList));</w:t>
      </w:r>
    </w:p>
    <w:p w14:paraId="5F2FF6F8" w14:textId="77777777" w:rsidR="005E5A36" w:rsidRPr="00C968FE" w:rsidRDefault="005E5A36" w:rsidP="005E5A36">
      <w:pPr>
        <w:pStyle w:val="Code"/>
        <w:rPr>
          <w:highlight w:val="white"/>
        </w:rPr>
      </w:pPr>
      <w:r w:rsidRPr="00C968FE">
        <w:rPr>
          <w:highlight w:val="white"/>
        </w:rPr>
        <w:t xml:space="preserve">    }</w:t>
      </w:r>
    </w:p>
    <w:p w14:paraId="4E226C59" w14:textId="77777777" w:rsidR="005E5A36" w:rsidRDefault="005E5A36" w:rsidP="005E5A36">
      <w:pPr>
        <w:pStyle w:val="Rubrik3"/>
      </w:pPr>
      <w:r w:rsidRPr="00903DBA">
        <w:t>Argument Expression List</w:t>
      </w:r>
    </w:p>
    <w:p w14:paraId="19A36D8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ArgumentExpression</w:t>
      </w:r>
      <w:r w:rsidRPr="00903DBA">
        <w:rPr>
          <w:highlight w:val="white"/>
        </w:rPr>
        <w:t xml:space="preserve"> method type casts the argument into an appropriate type.</w:t>
      </w:r>
    </w:p>
    <w:p w14:paraId="2DAD6354" w14:textId="77777777" w:rsidR="005E5A36" w:rsidRPr="00903DBA" w:rsidRDefault="005E5A36" w:rsidP="005E5A36">
      <w:pPr>
        <w:pStyle w:val="CodeHeader"/>
      </w:pPr>
      <w:r w:rsidRPr="00903DBA">
        <w:t>MiddleCodeGenerator.cs</w:t>
      </w:r>
    </w:p>
    <w:p w14:paraId="6FC86973" w14:textId="77777777" w:rsidR="005E5A36" w:rsidRPr="00903DBA" w:rsidRDefault="005E5A36" w:rsidP="005E5A36">
      <w:pPr>
        <w:pStyle w:val="Code"/>
        <w:rPr>
          <w:highlight w:val="white"/>
        </w:rPr>
      </w:pPr>
      <w:r w:rsidRPr="00903DBA">
        <w:rPr>
          <w:highlight w:val="white"/>
        </w:rPr>
        <w:t xml:space="preserve">    public static Expression ArgumentExpression(int index,</w:t>
      </w:r>
    </w:p>
    <w:p w14:paraId="76825C1B" w14:textId="77777777" w:rsidR="005E5A36" w:rsidRPr="00903DBA" w:rsidRDefault="005E5A36" w:rsidP="005E5A36">
      <w:pPr>
        <w:pStyle w:val="Code"/>
        <w:rPr>
          <w:highlight w:val="white"/>
        </w:rPr>
      </w:pPr>
      <w:r w:rsidRPr="00903DBA">
        <w:rPr>
          <w:highlight w:val="white"/>
        </w:rPr>
        <w:t xml:space="preserve">                                                Expression expression) {</w:t>
      </w:r>
    </w:p>
    <w:p w14:paraId="0214776A" w14:textId="77777777" w:rsidR="005E5A36" w:rsidRPr="00903DBA" w:rsidRDefault="005E5A36" w:rsidP="005E5A36">
      <w:pPr>
        <w:rPr>
          <w:highlight w:val="white"/>
        </w:rPr>
      </w:pPr>
      <w:r w:rsidRPr="00903DBA">
        <w:rPr>
          <w:highlight w:val="white"/>
        </w:rPr>
        <w:t>We need to type list on top of the type list stack to compare the argument expression with the parameter type.</w:t>
      </w:r>
    </w:p>
    <w:p w14:paraId="6635DDDF" w14:textId="77777777" w:rsidR="005E5A36" w:rsidRPr="00903DBA" w:rsidRDefault="005E5A36" w:rsidP="005E5A36">
      <w:pPr>
        <w:pStyle w:val="Code"/>
        <w:rPr>
          <w:highlight w:val="white"/>
        </w:rPr>
      </w:pPr>
      <w:r w:rsidRPr="00903DBA">
        <w:rPr>
          <w:highlight w:val="white"/>
        </w:rPr>
        <w:t xml:space="preserve">      List&lt;Type&gt; typeList = TypeListStack.Peek();</w:t>
      </w:r>
    </w:p>
    <w:p w14:paraId="3B8D8EFA" w14:textId="77777777" w:rsidR="005E5A36" w:rsidRPr="00903DBA" w:rsidRDefault="005E5A36" w:rsidP="005E5A36">
      <w:pPr>
        <w:rPr>
          <w:highlight w:val="white"/>
        </w:rPr>
      </w:pPr>
      <w:r w:rsidRPr="00903DBA">
        <w:rPr>
          <w:highlight w:val="white"/>
        </w:rPr>
        <w:t>If the argument is within the parameter list, we type cast the argument into the parameter type.</w:t>
      </w:r>
    </w:p>
    <w:p w14:paraId="40B2EAEE" w14:textId="77777777" w:rsidR="005E5A36" w:rsidRPr="00903DBA" w:rsidRDefault="005E5A36" w:rsidP="005E5A36">
      <w:pPr>
        <w:pStyle w:val="Code"/>
        <w:rPr>
          <w:highlight w:val="white"/>
        </w:rPr>
      </w:pPr>
      <w:r w:rsidRPr="00903DBA">
        <w:rPr>
          <w:highlight w:val="white"/>
        </w:rPr>
        <w:t xml:space="preserve">      if ((typeList != null) &amp;&amp; (index &lt; typeList.Count)) {</w:t>
      </w:r>
    </w:p>
    <w:p w14:paraId="2AEB8BB2" w14:textId="77777777" w:rsidR="005E5A36" w:rsidRPr="00903DBA" w:rsidRDefault="005E5A36" w:rsidP="005E5A36">
      <w:pPr>
        <w:pStyle w:val="Code"/>
        <w:rPr>
          <w:highlight w:val="white"/>
        </w:rPr>
      </w:pPr>
      <w:r w:rsidRPr="00903DBA">
        <w:rPr>
          <w:highlight w:val="white"/>
        </w:rPr>
        <w:t xml:space="preserve">        expression = TypeCast.ImplicitCast(expression, typeList[index]);</w:t>
      </w:r>
    </w:p>
    <w:p w14:paraId="295B0056" w14:textId="77777777" w:rsidR="005E5A36" w:rsidRPr="00903DBA" w:rsidRDefault="005E5A36" w:rsidP="005E5A36">
      <w:pPr>
        <w:pStyle w:val="Code"/>
        <w:rPr>
          <w:highlight w:val="white"/>
        </w:rPr>
      </w:pPr>
      <w:r w:rsidRPr="00903DBA">
        <w:rPr>
          <w:highlight w:val="white"/>
        </w:rPr>
        <w:t xml:space="preserve">      }</w:t>
      </w:r>
    </w:p>
    <w:p w14:paraId="2328A076" w14:textId="77777777" w:rsidR="005E5A36" w:rsidRPr="00903DBA" w:rsidRDefault="005E5A36" w:rsidP="005E5A36">
      <w:pPr>
        <w:pStyle w:val="Code"/>
        <w:rPr>
          <w:highlight w:val="white"/>
        </w:rPr>
      </w:pPr>
      <w:r w:rsidRPr="00903DBA">
        <w:rPr>
          <w:highlight w:val="white"/>
        </w:rPr>
        <w:t xml:space="preserve">      else {</w:t>
      </w:r>
    </w:p>
    <w:p w14:paraId="68A091B3" w14:textId="77777777" w:rsidR="005E5A36" w:rsidRPr="00903DBA" w:rsidRDefault="005E5A36" w:rsidP="005E5A36">
      <w:pPr>
        <w:rPr>
          <w:highlight w:val="white"/>
        </w:rPr>
      </w:pPr>
      <w:r w:rsidRPr="00903DBA">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73028120" w14:textId="77777777" w:rsidR="005E5A36" w:rsidRPr="00903DBA" w:rsidRDefault="005E5A36" w:rsidP="005E5A36">
      <w:pPr>
        <w:pStyle w:val="Code"/>
        <w:rPr>
          <w:highlight w:val="white"/>
        </w:rPr>
      </w:pPr>
      <w:r w:rsidRPr="00903DBA">
        <w:rPr>
          <w:highlight w:val="white"/>
        </w:rPr>
        <w:t xml:space="preserve">        Type type = expression.Symbol.Type;</w:t>
      </w:r>
    </w:p>
    <w:p w14:paraId="4220A78E" w14:textId="77777777" w:rsidR="005E5A36" w:rsidRPr="00903DBA" w:rsidRDefault="005E5A36" w:rsidP="005E5A36">
      <w:pPr>
        <w:pStyle w:val="Code"/>
        <w:rPr>
          <w:highlight w:val="white"/>
        </w:rPr>
      </w:pPr>
      <w:r w:rsidRPr="00903DBA">
        <w:rPr>
          <w:highlight w:val="white"/>
        </w:rPr>
        <w:t xml:space="preserve">        </w:t>
      </w:r>
    </w:p>
    <w:p w14:paraId="79C8C108" w14:textId="77777777" w:rsidR="005E5A36" w:rsidRPr="00903DBA" w:rsidRDefault="005E5A36" w:rsidP="005E5A36">
      <w:pPr>
        <w:pStyle w:val="Code"/>
        <w:rPr>
          <w:highlight w:val="white"/>
        </w:rPr>
      </w:pPr>
      <w:r w:rsidRPr="00903DBA">
        <w:rPr>
          <w:highlight w:val="white"/>
        </w:rPr>
        <w:t xml:space="preserve">        if (type.IsChar() || type.IsShort()) {</w:t>
      </w:r>
    </w:p>
    <w:p w14:paraId="25A256EE" w14:textId="77777777" w:rsidR="005E5A36" w:rsidRPr="00903DBA" w:rsidRDefault="005E5A36" w:rsidP="005E5A36">
      <w:pPr>
        <w:pStyle w:val="Code"/>
        <w:rPr>
          <w:highlight w:val="white"/>
        </w:rPr>
      </w:pPr>
      <w:r w:rsidRPr="00903DBA">
        <w:rPr>
          <w:highlight w:val="white"/>
        </w:rPr>
        <w:t xml:space="preserve">          if (type.IsSigned()) {</w:t>
      </w:r>
    </w:p>
    <w:p w14:paraId="5FEDA839" w14:textId="77777777" w:rsidR="005E5A36" w:rsidRPr="00903DBA" w:rsidRDefault="005E5A36" w:rsidP="005E5A36">
      <w:pPr>
        <w:pStyle w:val="Code"/>
        <w:rPr>
          <w:highlight w:val="white"/>
        </w:rPr>
      </w:pPr>
      <w:r w:rsidRPr="00903DBA">
        <w:rPr>
          <w:highlight w:val="white"/>
        </w:rPr>
        <w:t xml:space="preserve">            expression =</w:t>
      </w:r>
    </w:p>
    <w:p w14:paraId="3B5B82A7" w14:textId="77777777" w:rsidR="005E5A36" w:rsidRPr="00903DBA" w:rsidRDefault="005E5A36" w:rsidP="005E5A36">
      <w:pPr>
        <w:pStyle w:val="Code"/>
        <w:rPr>
          <w:highlight w:val="white"/>
        </w:rPr>
      </w:pPr>
      <w:r w:rsidRPr="00903DBA">
        <w:rPr>
          <w:highlight w:val="white"/>
        </w:rPr>
        <w:t xml:space="preserve">              TypeCast.ImplicitCast(expression, Type.SignedIntegerType);</w:t>
      </w:r>
    </w:p>
    <w:p w14:paraId="40B00261" w14:textId="77777777" w:rsidR="005E5A36" w:rsidRPr="00903DBA" w:rsidRDefault="005E5A36" w:rsidP="005E5A36">
      <w:pPr>
        <w:pStyle w:val="Code"/>
        <w:rPr>
          <w:highlight w:val="white"/>
        </w:rPr>
      </w:pPr>
      <w:r w:rsidRPr="00903DBA">
        <w:rPr>
          <w:highlight w:val="white"/>
        </w:rPr>
        <w:t xml:space="preserve">          }</w:t>
      </w:r>
    </w:p>
    <w:p w14:paraId="3B58288B" w14:textId="77777777" w:rsidR="005E5A36" w:rsidRPr="00903DBA" w:rsidRDefault="005E5A36" w:rsidP="005E5A36">
      <w:pPr>
        <w:pStyle w:val="Code"/>
        <w:rPr>
          <w:highlight w:val="white"/>
        </w:rPr>
      </w:pPr>
      <w:r w:rsidRPr="00903DBA">
        <w:rPr>
          <w:highlight w:val="white"/>
        </w:rPr>
        <w:t xml:space="preserve">          else {</w:t>
      </w:r>
    </w:p>
    <w:p w14:paraId="40182627" w14:textId="77777777" w:rsidR="005E5A36" w:rsidRPr="00903DBA" w:rsidRDefault="005E5A36" w:rsidP="005E5A36">
      <w:pPr>
        <w:pStyle w:val="Code"/>
        <w:rPr>
          <w:highlight w:val="white"/>
        </w:rPr>
      </w:pPr>
      <w:r w:rsidRPr="00903DBA">
        <w:rPr>
          <w:highlight w:val="white"/>
        </w:rPr>
        <w:t xml:space="preserve">            expression =</w:t>
      </w:r>
    </w:p>
    <w:p w14:paraId="797C6ED8" w14:textId="77777777" w:rsidR="005E5A36" w:rsidRPr="00903DBA" w:rsidRDefault="005E5A36" w:rsidP="005E5A36">
      <w:pPr>
        <w:pStyle w:val="Code"/>
        <w:rPr>
          <w:highlight w:val="white"/>
        </w:rPr>
      </w:pPr>
      <w:r w:rsidRPr="00903DBA">
        <w:rPr>
          <w:highlight w:val="white"/>
        </w:rPr>
        <w:t xml:space="preserve">              TypeCast.ImplicitCast(expression, Type.UnsignedIntegerType);</w:t>
      </w:r>
    </w:p>
    <w:p w14:paraId="35B55C04" w14:textId="77777777" w:rsidR="005E5A36" w:rsidRPr="00903DBA" w:rsidRDefault="005E5A36" w:rsidP="005E5A36">
      <w:pPr>
        <w:pStyle w:val="Code"/>
        <w:rPr>
          <w:highlight w:val="white"/>
        </w:rPr>
      </w:pPr>
      <w:r w:rsidRPr="00903DBA">
        <w:rPr>
          <w:highlight w:val="white"/>
        </w:rPr>
        <w:t xml:space="preserve">          }      </w:t>
      </w:r>
    </w:p>
    <w:p w14:paraId="0997CF90" w14:textId="77777777" w:rsidR="005E5A36" w:rsidRPr="00903DBA" w:rsidRDefault="005E5A36" w:rsidP="005E5A36">
      <w:pPr>
        <w:pStyle w:val="Code"/>
        <w:rPr>
          <w:highlight w:val="white"/>
        </w:rPr>
      </w:pPr>
      <w:r w:rsidRPr="00903DBA">
        <w:rPr>
          <w:highlight w:val="white"/>
        </w:rPr>
        <w:t xml:space="preserve">        }</w:t>
      </w:r>
    </w:p>
    <w:p w14:paraId="20026D14" w14:textId="77777777" w:rsidR="005E5A36" w:rsidRPr="00903DBA" w:rsidRDefault="005E5A36" w:rsidP="005E5A36">
      <w:pPr>
        <w:pStyle w:val="Code"/>
        <w:rPr>
          <w:highlight w:val="white"/>
        </w:rPr>
      </w:pPr>
      <w:r w:rsidRPr="00903DBA">
        <w:rPr>
          <w:highlight w:val="white"/>
        </w:rPr>
        <w:t xml:space="preserve">        else if (type.IsFloat()) {</w:t>
      </w:r>
    </w:p>
    <w:p w14:paraId="181F60B9" w14:textId="77777777" w:rsidR="005E5A36" w:rsidRPr="00903DBA" w:rsidRDefault="005E5A36" w:rsidP="005E5A36">
      <w:pPr>
        <w:pStyle w:val="Code"/>
        <w:rPr>
          <w:highlight w:val="white"/>
        </w:rPr>
      </w:pPr>
      <w:r w:rsidRPr="00903DBA">
        <w:rPr>
          <w:highlight w:val="white"/>
        </w:rPr>
        <w:t xml:space="preserve">          expression = TypeCast.ImplicitCast(expression, Type.DoubleType);</w:t>
      </w:r>
    </w:p>
    <w:p w14:paraId="06CE657D" w14:textId="77777777" w:rsidR="005E5A36" w:rsidRPr="00903DBA" w:rsidRDefault="005E5A36" w:rsidP="005E5A36">
      <w:pPr>
        <w:pStyle w:val="Code"/>
        <w:rPr>
          <w:highlight w:val="white"/>
        </w:rPr>
      </w:pPr>
      <w:r w:rsidRPr="00903DBA">
        <w:rPr>
          <w:highlight w:val="white"/>
        </w:rPr>
        <w:t xml:space="preserve">        }</w:t>
      </w:r>
    </w:p>
    <w:p w14:paraId="37181C71" w14:textId="77777777" w:rsidR="005E5A36" w:rsidRPr="00903DBA" w:rsidRDefault="005E5A36" w:rsidP="005E5A36">
      <w:pPr>
        <w:pStyle w:val="Code"/>
        <w:rPr>
          <w:highlight w:val="white"/>
        </w:rPr>
      </w:pPr>
      <w:r w:rsidRPr="00903DBA">
        <w:rPr>
          <w:highlight w:val="white"/>
        </w:rPr>
        <w:t xml:space="preserve">      }</w:t>
      </w:r>
    </w:p>
    <w:p w14:paraId="3307DF16" w14:textId="77777777" w:rsidR="005E5A36" w:rsidRPr="00903DBA" w:rsidRDefault="005E5A36" w:rsidP="005E5A36">
      <w:pPr>
        <w:pStyle w:val="Code"/>
        <w:rPr>
          <w:highlight w:val="white"/>
        </w:rPr>
      </w:pPr>
    </w:p>
    <w:p w14:paraId="50062622" w14:textId="77777777" w:rsidR="005E5A36" w:rsidRPr="00903DBA" w:rsidRDefault="005E5A36" w:rsidP="005E5A36">
      <w:pPr>
        <w:rPr>
          <w:highlight w:val="white"/>
        </w:rPr>
      </w:pPr>
      <w:r w:rsidRPr="00903DBA">
        <w:rPr>
          <w:highlight w:val="white"/>
        </w:rPr>
        <w:t>We need to update current offset to allocate space in case of nested function calls.</w:t>
      </w:r>
    </w:p>
    <w:p w14:paraId="16F1C9B6" w14:textId="77777777" w:rsidR="005E5A36" w:rsidRPr="00903DBA" w:rsidRDefault="005E5A36" w:rsidP="005E5A36">
      <w:pPr>
        <w:pStyle w:val="Code"/>
        <w:rPr>
          <w:highlight w:val="white"/>
        </w:rPr>
      </w:pPr>
      <w:r w:rsidRPr="00903DBA">
        <w:rPr>
          <w:highlight w:val="white"/>
        </w:rPr>
        <w:t xml:space="preserve">      int offset = ParameterOffsetStack.Pop();</w:t>
      </w:r>
    </w:p>
    <w:p w14:paraId="54D3F90C" w14:textId="77777777" w:rsidR="005E5A36" w:rsidRPr="00903DBA" w:rsidRDefault="005E5A36" w:rsidP="005E5A36">
      <w:pPr>
        <w:pStyle w:val="Code"/>
        <w:rPr>
          <w:highlight w:val="white"/>
        </w:rPr>
      </w:pPr>
      <w:r w:rsidRPr="00903DBA">
        <w:rPr>
          <w:highlight w:val="white"/>
        </w:rPr>
        <w:lastRenderedPageBreak/>
        <w:t xml:space="preserve">      ParameterOffsetStack.Push(offset +</w:t>
      </w:r>
    </w:p>
    <w:p w14:paraId="63062875" w14:textId="77777777" w:rsidR="005E5A36" w:rsidRPr="00903DBA" w:rsidRDefault="005E5A36" w:rsidP="005E5A36">
      <w:pPr>
        <w:pStyle w:val="Code"/>
        <w:rPr>
          <w:highlight w:val="white"/>
        </w:rPr>
      </w:pPr>
      <w:r w:rsidRPr="00903DBA">
        <w:rPr>
          <w:highlight w:val="white"/>
        </w:rPr>
        <w:t xml:space="preserve">                                ParameterType(expression.Symbol).Size());</w:t>
      </w:r>
    </w:p>
    <w:p w14:paraId="7E4B0E4E" w14:textId="77777777" w:rsidR="005E5A36" w:rsidRPr="00903DBA" w:rsidRDefault="005E5A36" w:rsidP="005E5A36">
      <w:pPr>
        <w:pStyle w:val="Code"/>
        <w:rPr>
          <w:highlight w:val="white"/>
        </w:rPr>
      </w:pPr>
      <w:r w:rsidRPr="00903DBA">
        <w:rPr>
          <w:highlight w:val="white"/>
        </w:rPr>
        <w:t xml:space="preserve">      return (new Expression(expression.Symbol, expression.LongList,</w:t>
      </w:r>
    </w:p>
    <w:p w14:paraId="2070C591" w14:textId="77777777" w:rsidR="005E5A36" w:rsidRPr="00903DBA" w:rsidRDefault="005E5A36" w:rsidP="005E5A36">
      <w:pPr>
        <w:pStyle w:val="Code"/>
        <w:rPr>
          <w:highlight w:val="white"/>
        </w:rPr>
      </w:pPr>
      <w:r w:rsidRPr="00903DBA">
        <w:rPr>
          <w:highlight w:val="white"/>
        </w:rPr>
        <w:t xml:space="preserve">                             expression.LongList));</w:t>
      </w:r>
    </w:p>
    <w:p w14:paraId="21580FA3" w14:textId="77777777" w:rsidR="005E5A36" w:rsidRPr="00903DBA" w:rsidRDefault="005E5A36" w:rsidP="005E5A36">
      <w:pPr>
        <w:pStyle w:val="Code"/>
        <w:rPr>
          <w:highlight w:val="white"/>
        </w:rPr>
      </w:pPr>
      <w:r w:rsidRPr="00903DBA">
        <w:rPr>
          <w:highlight w:val="white"/>
        </w:rPr>
        <w:t xml:space="preserve">    }</w:t>
      </w:r>
    </w:p>
    <w:p w14:paraId="4A5CB06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ParameterType</w:t>
      </w:r>
      <w:r w:rsidRPr="00903DBA">
        <w:rPr>
          <w:highlight w:val="white"/>
        </w:rPr>
        <w:t xml:space="preserve"> method returns the type of the parameter. In case of array, string, or function, it returns pointer types. Otherwise, it returns the regular type. </w:t>
      </w:r>
    </w:p>
    <w:p w14:paraId="60E7AD70" w14:textId="77777777" w:rsidR="005E5A36" w:rsidRPr="00903DBA" w:rsidRDefault="005E5A36" w:rsidP="005E5A36">
      <w:pPr>
        <w:pStyle w:val="Code"/>
        <w:rPr>
          <w:highlight w:val="white"/>
        </w:rPr>
      </w:pPr>
      <w:r w:rsidRPr="00903DBA">
        <w:rPr>
          <w:highlight w:val="white"/>
        </w:rPr>
        <w:t xml:space="preserve">    private static Type ParameterType(Symbol symbol) {</w:t>
      </w:r>
    </w:p>
    <w:p w14:paraId="32F59BF9" w14:textId="77777777" w:rsidR="005E5A36" w:rsidRPr="00903DBA" w:rsidRDefault="005E5A36" w:rsidP="005E5A36">
      <w:pPr>
        <w:pStyle w:val="Code"/>
        <w:rPr>
          <w:highlight w:val="white"/>
        </w:rPr>
      </w:pPr>
      <w:r w:rsidRPr="00903DBA">
        <w:rPr>
          <w:highlight w:val="white"/>
        </w:rPr>
        <w:t xml:space="preserve">      switch (symbol.Type.Sort) {</w:t>
      </w:r>
    </w:p>
    <w:p w14:paraId="136D63B8" w14:textId="77777777" w:rsidR="005E5A36" w:rsidRPr="00903DBA" w:rsidRDefault="005E5A36" w:rsidP="005E5A36">
      <w:pPr>
        <w:pStyle w:val="Code"/>
        <w:rPr>
          <w:highlight w:val="white"/>
        </w:rPr>
      </w:pPr>
      <w:r w:rsidRPr="00903DBA">
        <w:rPr>
          <w:highlight w:val="white"/>
        </w:rPr>
        <w:t xml:space="preserve">        case Sort.Array:</w:t>
      </w:r>
    </w:p>
    <w:p w14:paraId="66974F86" w14:textId="77777777" w:rsidR="005E5A36" w:rsidRPr="00903DBA" w:rsidRDefault="005E5A36" w:rsidP="005E5A36">
      <w:pPr>
        <w:pStyle w:val="Code"/>
        <w:rPr>
          <w:highlight w:val="white"/>
        </w:rPr>
      </w:pPr>
      <w:r w:rsidRPr="00903DBA">
        <w:rPr>
          <w:highlight w:val="white"/>
        </w:rPr>
        <w:t xml:space="preserve">          return (new Type(symbol.Type.ArrayType));</w:t>
      </w:r>
    </w:p>
    <w:p w14:paraId="55D2C509" w14:textId="77777777" w:rsidR="005E5A36" w:rsidRPr="00903DBA" w:rsidRDefault="005E5A36" w:rsidP="005E5A36">
      <w:pPr>
        <w:pStyle w:val="Code"/>
        <w:rPr>
          <w:highlight w:val="white"/>
        </w:rPr>
      </w:pPr>
    </w:p>
    <w:p w14:paraId="11DDBFB1" w14:textId="77777777" w:rsidR="005E5A36" w:rsidRPr="00903DBA" w:rsidRDefault="005E5A36" w:rsidP="005E5A36">
      <w:pPr>
        <w:pStyle w:val="Code"/>
        <w:rPr>
          <w:highlight w:val="white"/>
        </w:rPr>
      </w:pPr>
      <w:r w:rsidRPr="00903DBA">
        <w:rPr>
          <w:highlight w:val="white"/>
        </w:rPr>
        <w:t xml:space="preserve">        case Sort.Function:</w:t>
      </w:r>
    </w:p>
    <w:p w14:paraId="030F9F7A" w14:textId="77777777" w:rsidR="005E5A36" w:rsidRPr="00903DBA" w:rsidRDefault="005E5A36" w:rsidP="005E5A36">
      <w:pPr>
        <w:pStyle w:val="Code"/>
        <w:rPr>
          <w:highlight w:val="white"/>
        </w:rPr>
      </w:pPr>
      <w:r w:rsidRPr="00903DBA">
        <w:rPr>
          <w:highlight w:val="white"/>
        </w:rPr>
        <w:t xml:space="preserve">          return (new Type(symbol.Type));</w:t>
      </w:r>
    </w:p>
    <w:p w14:paraId="0965CB50" w14:textId="77777777" w:rsidR="005E5A36" w:rsidRPr="00903DBA" w:rsidRDefault="005E5A36" w:rsidP="005E5A36">
      <w:pPr>
        <w:pStyle w:val="Code"/>
        <w:rPr>
          <w:highlight w:val="white"/>
        </w:rPr>
      </w:pPr>
    </w:p>
    <w:p w14:paraId="21357430" w14:textId="77777777" w:rsidR="005E5A36" w:rsidRPr="00903DBA" w:rsidRDefault="005E5A36" w:rsidP="005E5A36">
      <w:pPr>
        <w:pStyle w:val="Code"/>
        <w:rPr>
          <w:highlight w:val="white"/>
        </w:rPr>
      </w:pPr>
      <w:r w:rsidRPr="00903DBA">
        <w:rPr>
          <w:highlight w:val="white"/>
        </w:rPr>
        <w:t xml:space="preserve">        case Sort.String:</w:t>
      </w:r>
    </w:p>
    <w:p w14:paraId="1AB721C8" w14:textId="77777777" w:rsidR="005E5A36" w:rsidRPr="00903DBA" w:rsidRDefault="005E5A36" w:rsidP="005E5A36">
      <w:pPr>
        <w:pStyle w:val="Code"/>
        <w:rPr>
          <w:highlight w:val="white"/>
        </w:rPr>
      </w:pPr>
      <w:r w:rsidRPr="00903DBA">
        <w:rPr>
          <w:highlight w:val="white"/>
        </w:rPr>
        <w:t xml:space="preserve">          return (new Type(new Type(Sort.SignedChar)));</w:t>
      </w:r>
    </w:p>
    <w:p w14:paraId="7E97C3C4" w14:textId="77777777" w:rsidR="005E5A36" w:rsidRPr="00903DBA" w:rsidRDefault="005E5A36" w:rsidP="005E5A36">
      <w:pPr>
        <w:pStyle w:val="Code"/>
        <w:rPr>
          <w:highlight w:val="white"/>
        </w:rPr>
      </w:pPr>
    </w:p>
    <w:p w14:paraId="1F3E310D" w14:textId="77777777" w:rsidR="005E5A36" w:rsidRPr="00903DBA" w:rsidRDefault="005E5A36" w:rsidP="005E5A36">
      <w:pPr>
        <w:pStyle w:val="Code"/>
        <w:rPr>
          <w:highlight w:val="white"/>
        </w:rPr>
      </w:pPr>
      <w:r w:rsidRPr="00903DBA">
        <w:rPr>
          <w:highlight w:val="white"/>
        </w:rPr>
        <w:t xml:space="preserve">        default:</w:t>
      </w:r>
    </w:p>
    <w:p w14:paraId="2FEC7EBD" w14:textId="77777777" w:rsidR="005E5A36" w:rsidRPr="00903DBA" w:rsidRDefault="005E5A36" w:rsidP="005E5A36">
      <w:pPr>
        <w:pStyle w:val="Code"/>
        <w:rPr>
          <w:highlight w:val="white"/>
        </w:rPr>
      </w:pPr>
      <w:r w:rsidRPr="00903DBA">
        <w:rPr>
          <w:highlight w:val="white"/>
        </w:rPr>
        <w:t xml:space="preserve">          return symbol.Type;</w:t>
      </w:r>
    </w:p>
    <w:p w14:paraId="1EC6E949" w14:textId="77777777" w:rsidR="005E5A36" w:rsidRPr="00903DBA" w:rsidRDefault="005E5A36" w:rsidP="005E5A36">
      <w:pPr>
        <w:pStyle w:val="Code"/>
        <w:rPr>
          <w:highlight w:val="white"/>
        </w:rPr>
      </w:pPr>
      <w:r w:rsidRPr="00903DBA">
        <w:rPr>
          <w:highlight w:val="white"/>
        </w:rPr>
        <w:t xml:space="preserve">      }</w:t>
      </w:r>
    </w:p>
    <w:p w14:paraId="4FF05A14" w14:textId="77777777" w:rsidR="005E5A36" w:rsidRPr="00903DBA" w:rsidRDefault="005E5A36" w:rsidP="005E5A36">
      <w:pPr>
        <w:pStyle w:val="Code"/>
        <w:rPr>
          <w:highlight w:val="white"/>
        </w:rPr>
      </w:pPr>
      <w:r w:rsidRPr="00903DBA">
        <w:rPr>
          <w:highlight w:val="white"/>
        </w:rPr>
        <w:t xml:space="preserve">    }</w:t>
      </w:r>
    </w:p>
    <w:p w14:paraId="52BC92D2" w14:textId="77777777" w:rsidR="005E5A36" w:rsidRPr="00C968FE" w:rsidRDefault="005E5A36" w:rsidP="001A1BB8">
      <w:pPr>
        <w:pStyle w:val="Rubrik3"/>
        <w:rPr>
          <w:highlight w:val="white"/>
        </w:rPr>
      </w:pPr>
      <w:r w:rsidRPr="00C968FE">
        <w:rPr>
          <w:highlight w:val="white"/>
        </w:rPr>
        <w:t>Primary Expressions</w:t>
      </w:r>
    </w:p>
    <w:p w14:paraId="27596F29" w14:textId="77777777" w:rsidR="005E5A36" w:rsidRPr="00903DBA" w:rsidRDefault="005E5A36" w:rsidP="005E5A36">
      <w:pPr>
        <w:rPr>
          <w:highlight w:val="white"/>
        </w:rPr>
      </w:pPr>
      <w:r w:rsidRPr="00903DBA">
        <w:rPr>
          <w:highlight w:val="white"/>
        </w:rPr>
        <w:t>The value holds floating type, we push it at the floating value stack.</w:t>
      </w:r>
    </w:p>
    <w:p w14:paraId="2D0A4ED0" w14:textId="77777777" w:rsidR="005E5A36" w:rsidRPr="00903DBA" w:rsidRDefault="005E5A36" w:rsidP="005E5A36">
      <w:pPr>
        <w:pStyle w:val="CodeHeader"/>
      </w:pPr>
      <w:r w:rsidRPr="00903DBA">
        <w:t>MiddleCodeGenerator.cs</w:t>
      </w:r>
    </w:p>
    <w:p w14:paraId="7F7E5002" w14:textId="77777777" w:rsidR="005E5A36" w:rsidRPr="00903DBA" w:rsidRDefault="005E5A36" w:rsidP="005E5A36">
      <w:pPr>
        <w:pStyle w:val="Code"/>
        <w:rPr>
          <w:highlight w:val="white"/>
        </w:rPr>
      </w:pPr>
      <w:r w:rsidRPr="00903DBA">
        <w:rPr>
          <w:highlight w:val="white"/>
        </w:rPr>
        <w:t xml:space="preserve">    public static Expression ValueExpression(Symbol symbol) {</w:t>
      </w:r>
    </w:p>
    <w:p w14:paraId="2BD063C0"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48F7C83" w14:textId="77777777" w:rsidR="005E5A36" w:rsidRPr="00903DBA" w:rsidRDefault="005E5A36" w:rsidP="005E5A36">
      <w:pPr>
        <w:pStyle w:val="Code"/>
        <w:rPr>
          <w:highlight w:val="white"/>
        </w:rPr>
      </w:pPr>
    </w:p>
    <w:p w14:paraId="3FA89D88" w14:textId="77777777" w:rsidR="005E5A36" w:rsidRPr="00903DBA" w:rsidRDefault="005E5A36" w:rsidP="005E5A36">
      <w:pPr>
        <w:pStyle w:val="Code"/>
        <w:rPr>
          <w:highlight w:val="white"/>
        </w:rPr>
      </w:pPr>
      <w:r w:rsidRPr="00903DBA">
        <w:rPr>
          <w:highlight w:val="white"/>
        </w:rPr>
        <w:t xml:space="preserve">      if (symbol.Type.IsFloating()) {</w:t>
      </w:r>
    </w:p>
    <w:p w14:paraId="42B052A2"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015EDDBB" w14:textId="77777777" w:rsidR="005E5A36" w:rsidRPr="00903DBA" w:rsidRDefault="005E5A36" w:rsidP="005E5A36">
      <w:pPr>
        <w:pStyle w:val="Code"/>
        <w:rPr>
          <w:highlight w:val="white"/>
        </w:rPr>
      </w:pPr>
      <w:r w:rsidRPr="00903DBA">
        <w:rPr>
          <w:highlight w:val="white"/>
        </w:rPr>
        <w:t xml:space="preserve">      }</w:t>
      </w:r>
    </w:p>
    <w:p w14:paraId="2F6D1059" w14:textId="77777777" w:rsidR="005E5A36" w:rsidRPr="00903DBA" w:rsidRDefault="005E5A36" w:rsidP="005E5A36">
      <w:pPr>
        <w:pStyle w:val="Code"/>
        <w:rPr>
          <w:highlight w:val="white"/>
        </w:rPr>
      </w:pPr>
    </w:p>
    <w:p w14:paraId="0618EFC4"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5B2F17C" w14:textId="77777777" w:rsidR="005E5A36" w:rsidRPr="00903DBA" w:rsidRDefault="005E5A36" w:rsidP="005E5A36">
      <w:pPr>
        <w:pStyle w:val="Code"/>
        <w:rPr>
          <w:highlight w:val="white"/>
        </w:rPr>
      </w:pPr>
      <w:r w:rsidRPr="00903DBA">
        <w:rPr>
          <w:highlight w:val="white"/>
        </w:rPr>
        <w:t xml:space="preserve">    }</w:t>
      </w:r>
    </w:p>
    <w:p w14:paraId="3CE6D184" w14:textId="77777777" w:rsidR="005E5A36" w:rsidRPr="00903DBA" w:rsidRDefault="005E5A36" w:rsidP="005E5A36">
      <w:pPr>
        <w:rPr>
          <w:highlight w:val="white"/>
        </w:rPr>
      </w:pPr>
      <w:r w:rsidRPr="00903DBA">
        <w:rPr>
          <w:highlight w:val="white"/>
        </w:rPr>
        <w:t xml:space="preserve">Given a name, we look it up in the current symbol table. If there is no symbol, we add a function without a parameter list, that returns a signed integer, to the symbol table. </w:t>
      </w:r>
    </w:p>
    <w:p w14:paraId="7E007E44" w14:textId="77777777" w:rsidR="005E5A36" w:rsidRPr="00903DBA" w:rsidRDefault="005E5A36" w:rsidP="005E5A36">
      <w:pPr>
        <w:pStyle w:val="CodeHeader"/>
      </w:pPr>
      <w:r w:rsidRPr="00903DBA">
        <w:t>MiddleCodeGenerator.cs</w:t>
      </w:r>
    </w:p>
    <w:p w14:paraId="73F8FFF8" w14:textId="77777777" w:rsidR="005E5A36" w:rsidRPr="00903DBA" w:rsidRDefault="005E5A36" w:rsidP="005E5A36">
      <w:pPr>
        <w:pStyle w:val="Code"/>
        <w:rPr>
          <w:highlight w:val="white"/>
        </w:rPr>
      </w:pPr>
      <w:r w:rsidRPr="00903DBA">
        <w:rPr>
          <w:highlight w:val="white"/>
        </w:rPr>
        <w:t xml:space="preserve">    public static Expression NameExpression(string name) {</w:t>
      </w:r>
    </w:p>
    <w:p w14:paraId="3280C44E" w14:textId="77777777" w:rsidR="005E5A36" w:rsidRPr="00903DBA" w:rsidRDefault="005E5A36" w:rsidP="005E5A36">
      <w:pPr>
        <w:pStyle w:val="Code"/>
        <w:rPr>
          <w:highlight w:val="white"/>
        </w:rPr>
      </w:pPr>
      <w:r w:rsidRPr="00903DBA">
        <w:rPr>
          <w:highlight w:val="white"/>
        </w:rPr>
        <w:t xml:space="preserve">      Symbol symbol = SymbolTable.CurrentTable.LookupSymbol(name);</w:t>
      </w:r>
    </w:p>
    <w:p w14:paraId="10F7BDE1" w14:textId="77777777" w:rsidR="005E5A36" w:rsidRPr="00903DBA" w:rsidRDefault="005E5A36" w:rsidP="005E5A36">
      <w:pPr>
        <w:pStyle w:val="Code"/>
        <w:rPr>
          <w:highlight w:val="white"/>
        </w:rPr>
      </w:pPr>
      <w:r w:rsidRPr="00903DBA">
        <w:rPr>
          <w:highlight w:val="white"/>
        </w:rPr>
        <w:t xml:space="preserve">      Assert.Error(symbol != null, name, Message.Unknown_name);</w:t>
      </w:r>
    </w:p>
    <w:p w14:paraId="0B3C168A" w14:textId="77777777" w:rsidR="005E5A36" w:rsidRPr="00903DBA" w:rsidRDefault="005E5A36" w:rsidP="005E5A36">
      <w:pPr>
        <w:pStyle w:val="Code"/>
        <w:rPr>
          <w:highlight w:val="white"/>
        </w:rPr>
      </w:pPr>
    </w:p>
    <w:p w14:paraId="1B396FA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7CD9AC" w14:textId="77777777" w:rsidR="005E5A36" w:rsidRPr="00903DBA" w:rsidRDefault="005E5A36" w:rsidP="005E5A36">
      <w:pPr>
        <w:pStyle w:val="Code"/>
        <w:rPr>
          <w:highlight w:val="white"/>
        </w:rPr>
      </w:pPr>
      <w:r w:rsidRPr="00903DBA">
        <w:rPr>
          <w:highlight w:val="white"/>
        </w:rPr>
        <w:t xml:space="preserve">                       longList = new List&lt;MiddleCode&gt;(); </w:t>
      </w:r>
    </w:p>
    <w:p w14:paraId="21B74EF6" w14:textId="77777777" w:rsidR="005E5A36" w:rsidRPr="00903DBA" w:rsidRDefault="005E5A36" w:rsidP="005E5A36">
      <w:pPr>
        <w:pStyle w:val="Code"/>
        <w:rPr>
          <w:highlight w:val="white"/>
        </w:rPr>
      </w:pPr>
    </w:p>
    <w:p w14:paraId="105D050B" w14:textId="77777777" w:rsidR="005E5A36" w:rsidRPr="00903DBA" w:rsidRDefault="005E5A36" w:rsidP="005E5A36">
      <w:pPr>
        <w:pStyle w:val="Code"/>
        <w:rPr>
          <w:highlight w:val="white"/>
        </w:rPr>
      </w:pPr>
      <w:r w:rsidRPr="00903DBA">
        <w:rPr>
          <w:highlight w:val="white"/>
        </w:rPr>
        <w:t xml:space="preserve">      if (symbol.Type.IsFloating()) {</w:t>
      </w:r>
    </w:p>
    <w:p w14:paraId="5B972A05" w14:textId="77777777" w:rsidR="005E5A36" w:rsidRPr="00903DBA" w:rsidRDefault="005E5A36" w:rsidP="005E5A36">
      <w:pPr>
        <w:pStyle w:val="Code"/>
        <w:rPr>
          <w:highlight w:val="white"/>
        </w:rPr>
      </w:pPr>
      <w:r w:rsidRPr="00903DBA">
        <w:rPr>
          <w:highlight w:val="white"/>
        </w:rPr>
        <w:t xml:space="preserve">        AddMiddleCode(shortList, MiddleOperator.PushFloat, symbol);</w:t>
      </w:r>
    </w:p>
    <w:p w14:paraId="5133F667"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5180BF88" w14:textId="77777777" w:rsidR="005E5A36" w:rsidRPr="00903DBA" w:rsidRDefault="005E5A36" w:rsidP="005E5A36">
      <w:pPr>
        <w:pStyle w:val="Code"/>
        <w:rPr>
          <w:highlight w:val="white"/>
        </w:rPr>
      </w:pPr>
      <w:r w:rsidRPr="00903DBA">
        <w:rPr>
          <w:highlight w:val="white"/>
        </w:rPr>
        <w:t xml:space="preserve">      }</w:t>
      </w:r>
    </w:p>
    <w:p w14:paraId="5340B6BF" w14:textId="77777777" w:rsidR="005E5A36" w:rsidRPr="00903DBA" w:rsidRDefault="005E5A36" w:rsidP="005E5A36">
      <w:pPr>
        <w:pStyle w:val="Code"/>
        <w:rPr>
          <w:highlight w:val="white"/>
        </w:rPr>
      </w:pPr>
    </w:p>
    <w:p w14:paraId="74AF9E44"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10579197" w14:textId="77777777" w:rsidR="005E5A36" w:rsidRPr="00903DBA" w:rsidRDefault="005E5A36" w:rsidP="005E5A36">
      <w:pPr>
        <w:pStyle w:val="Code"/>
        <w:rPr>
          <w:highlight w:val="white"/>
        </w:rPr>
      </w:pPr>
      <w:r w:rsidRPr="00903DBA">
        <w:rPr>
          <w:highlight w:val="white"/>
        </w:rPr>
        <w:t xml:space="preserve">    }</w:t>
      </w:r>
    </w:p>
    <w:p w14:paraId="0A78FD24" w14:textId="77777777" w:rsidR="005E5A36" w:rsidRPr="00903DBA" w:rsidRDefault="005E5A36" w:rsidP="005E5A36">
      <w:r w:rsidRPr="00903DBA">
        <w:rPr>
          <w:highlight w:val="white"/>
        </w:rPr>
        <w:lastRenderedPageBreak/>
        <w:t>The registers are only used internally, in conjunction with system calls.</w:t>
      </w:r>
      <w:r w:rsidRPr="00903DBA">
        <w:t xml:space="preserve"> On some occasion the interrupt call returns information stored in a register.</w:t>
      </w:r>
    </w:p>
    <w:p w14:paraId="5E93F2CB" w14:textId="77777777" w:rsidR="005E5A36" w:rsidRPr="00903DBA" w:rsidRDefault="005E5A36" w:rsidP="005E5A36">
      <w:r w:rsidRPr="00903DBA">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CD62FBC" w14:textId="77777777" w:rsidR="005E5A36" w:rsidRPr="00903DBA" w:rsidRDefault="005E5A36" w:rsidP="005E5A36">
      <w:pPr>
        <w:pStyle w:val="CodeHeader"/>
      </w:pPr>
      <w:r w:rsidRPr="00903DBA">
        <w:t>MiddleCodeGenerator.cs</w:t>
      </w:r>
    </w:p>
    <w:p w14:paraId="6FF21EE7" w14:textId="77777777" w:rsidR="005E5A36" w:rsidRPr="00903DBA" w:rsidRDefault="005E5A36" w:rsidP="005E5A36">
      <w:pPr>
        <w:pStyle w:val="Code"/>
        <w:rPr>
          <w:highlight w:val="white"/>
        </w:rPr>
      </w:pPr>
      <w:r w:rsidRPr="00903DBA">
        <w:rPr>
          <w:highlight w:val="white"/>
        </w:rPr>
        <w:t xml:space="preserve">    public static Expression RegisterExpression(Register register) {</w:t>
      </w:r>
    </w:p>
    <w:p w14:paraId="36987B6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2C3FA03" w14:textId="77777777" w:rsidR="005E5A36" w:rsidRPr="00903DBA" w:rsidRDefault="005E5A36" w:rsidP="005E5A36">
      <w:pPr>
        <w:pStyle w:val="Code"/>
        <w:rPr>
          <w:highlight w:val="white"/>
        </w:rPr>
      </w:pPr>
      <w:r w:rsidRPr="00903DBA">
        <w:rPr>
          <w:highlight w:val="white"/>
        </w:rPr>
        <w:t xml:space="preserve">      int size = AssemblyCode.SizeOfRegister(register);</w:t>
      </w:r>
    </w:p>
    <w:p w14:paraId="035B10C5" w14:textId="77777777" w:rsidR="005E5A36" w:rsidRPr="00903DBA" w:rsidRDefault="005E5A36" w:rsidP="005E5A36">
      <w:pPr>
        <w:pStyle w:val="Code"/>
        <w:rPr>
          <w:highlight w:val="white"/>
        </w:rPr>
      </w:pPr>
      <w:r w:rsidRPr="00903DBA">
        <w:rPr>
          <w:highlight w:val="white"/>
        </w:rPr>
        <w:t xml:space="preserve">      Type type = TypeSize.SizeToUnsignedType(size);</w:t>
      </w:r>
    </w:p>
    <w:p w14:paraId="579F1A93" w14:textId="77777777" w:rsidR="005E5A36" w:rsidRPr="00903DBA" w:rsidRDefault="005E5A36" w:rsidP="005E5A36">
      <w:pPr>
        <w:pStyle w:val="Code"/>
        <w:rPr>
          <w:highlight w:val="white"/>
        </w:rPr>
      </w:pPr>
      <w:r w:rsidRPr="00903DBA">
        <w:rPr>
          <w:highlight w:val="white"/>
        </w:rPr>
        <w:t xml:space="preserve">      Symbol symbol = new Symbol(type);</w:t>
      </w:r>
    </w:p>
    <w:p w14:paraId="0DCB5E69" w14:textId="77777777" w:rsidR="005E5A36" w:rsidRPr="00903DBA" w:rsidRDefault="005E5A36" w:rsidP="005E5A36">
      <w:pPr>
        <w:pStyle w:val="Code"/>
        <w:rPr>
          <w:highlight w:val="white"/>
        </w:rPr>
      </w:pPr>
      <w:r w:rsidRPr="00903DBA">
        <w:rPr>
          <w:highlight w:val="white"/>
        </w:rPr>
        <w:t xml:space="preserve">      AddMiddleCode(longList, MiddleOperator.InspectRegister,</w:t>
      </w:r>
    </w:p>
    <w:p w14:paraId="4DF18FED" w14:textId="77777777" w:rsidR="005E5A36" w:rsidRPr="00903DBA" w:rsidRDefault="005E5A36" w:rsidP="005E5A36">
      <w:pPr>
        <w:pStyle w:val="Code"/>
        <w:rPr>
          <w:highlight w:val="white"/>
        </w:rPr>
      </w:pPr>
      <w:r w:rsidRPr="00903DBA">
        <w:rPr>
          <w:highlight w:val="white"/>
        </w:rPr>
        <w:t xml:space="preserve">                    symbol, register);</w:t>
      </w:r>
    </w:p>
    <w:p w14:paraId="472B50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63B2FA05" w14:textId="77777777" w:rsidR="005E5A36" w:rsidRPr="00903DBA" w:rsidRDefault="005E5A36" w:rsidP="005E5A36">
      <w:pPr>
        <w:pStyle w:val="Code"/>
        <w:rPr>
          <w:highlight w:val="white"/>
        </w:rPr>
      </w:pPr>
      <w:r w:rsidRPr="00903DBA">
        <w:rPr>
          <w:highlight w:val="white"/>
        </w:rPr>
        <w:t xml:space="preserve">                             longList, register));</w:t>
      </w:r>
    </w:p>
    <w:p w14:paraId="642E904B" w14:textId="77777777" w:rsidR="005E5A36" w:rsidRPr="00903DBA" w:rsidRDefault="005E5A36" w:rsidP="005E5A36">
      <w:pPr>
        <w:pStyle w:val="Code"/>
        <w:rPr>
          <w:highlight w:val="white"/>
        </w:rPr>
      </w:pPr>
      <w:r w:rsidRPr="00903DBA">
        <w:rPr>
          <w:highlight w:val="white"/>
        </w:rPr>
        <w:t xml:space="preserve">    }</w:t>
      </w:r>
    </w:p>
    <w:p w14:paraId="69627E76" w14:textId="77777777" w:rsidR="005E5A36" w:rsidRPr="00903DBA" w:rsidRDefault="005E5A36" w:rsidP="005E5A36">
      <w:pPr>
        <w:pStyle w:val="CodeHeader"/>
      </w:pPr>
      <w:r w:rsidRPr="00903DBA">
        <w:t>MiddleCodeGenerator.cs</w:t>
      </w:r>
    </w:p>
    <w:p w14:paraId="029A6052" w14:textId="77777777" w:rsidR="005E5A36" w:rsidRPr="00903DBA" w:rsidRDefault="005E5A36" w:rsidP="005E5A36">
      <w:pPr>
        <w:pStyle w:val="Code"/>
        <w:rPr>
          <w:highlight w:val="white"/>
        </w:rPr>
      </w:pPr>
      <w:r w:rsidRPr="00903DBA">
        <w:rPr>
          <w:highlight w:val="white"/>
        </w:rPr>
        <w:t xml:space="preserve">    public static Expression CarryFlagExpression() {</w:t>
      </w:r>
    </w:p>
    <w:p w14:paraId="776DC908"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49C62E4C" w14:textId="77777777" w:rsidR="005E5A36" w:rsidRPr="00903DBA" w:rsidRDefault="005E5A36" w:rsidP="005E5A36">
      <w:pPr>
        <w:pStyle w:val="Code"/>
        <w:rPr>
          <w:highlight w:val="white"/>
        </w:rPr>
      </w:pPr>
      <w:r w:rsidRPr="00903DBA">
        <w:rPr>
          <w:highlight w:val="white"/>
        </w:rPr>
        <w:t xml:space="preserve">                       falseSet = new HashSet&lt;MiddleCode&gt;();</w:t>
      </w:r>
    </w:p>
    <w:p w14:paraId="52EAE3DD"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8346F5A" w14:textId="77777777" w:rsidR="005E5A36" w:rsidRPr="00903DBA" w:rsidRDefault="005E5A36" w:rsidP="005E5A36">
      <w:pPr>
        <w:pStyle w:val="Code"/>
        <w:rPr>
          <w:highlight w:val="white"/>
        </w:rPr>
      </w:pPr>
      <w:r w:rsidRPr="00903DBA">
        <w:rPr>
          <w:highlight w:val="white"/>
        </w:rPr>
        <w:t xml:space="preserve">      trueSet.Add(AddMiddleCode(longList, MiddleOperator.Carry));</w:t>
      </w:r>
    </w:p>
    <w:p w14:paraId="2EA08FE9" w14:textId="79CC0FCF"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60BDAAAB"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74957D5"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3BB6DEF" w14:textId="77777777" w:rsidR="005E5A36" w:rsidRPr="00903DBA" w:rsidRDefault="005E5A36" w:rsidP="005E5A36">
      <w:pPr>
        <w:pStyle w:val="Code"/>
        <w:rPr>
          <w:highlight w:val="white"/>
        </w:rPr>
      </w:pPr>
      <w:r w:rsidRPr="00903DBA">
        <w:rPr>
          <w:highlight w:val="white"/>
        </w:rPr>
        <w:t xml:space="preserve">    }</w:t>
      </w:r>
    </w:p>
    <w:p w14:paraId="48751E59" w14:textId="77777777" w:rsidR="005E5A36" w:rsidRPr="00903DBA" w:rsidRDefault="005E5A36" w:rsidP="005E5A36">
      <w:pPr>
        <w:pStyle w:val="CodeHeader"/>
      </w:pPr>
      <w:r w:rsidRPr="00903DBA">
        <w:t>MiddleCodeGenerator.cs</w:t>
      </w:r>
    </w:p>
    <w:p w14:paraId="501A22D5" w14:textId="77777777" w:rsidR="005E5A36" w:rsidRPr="00903DBA" w:rsidRDefault="005E5A36" w:rsidP="005E5A36">
      <w:pPr>
        <w:pStyle w:val="Code"/>
        <w:rPr>
          <w:highlight w:val="white"/>
        </w:rPr>
      </w:pPr>
      <w:r w:rsidRPr="00903DBA">
        <w:rPr>
          <w:highlight w:val="white"/>
        </w:rPr>
        <w:t xml:space="preserve">    public static Expression StackTopExpression() {</w:t>
      </w:r>
    </w:p>
    <w:p w14:paraId="15B731C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FE58F2" w14:textId="77777777" w:rsidR="005E5A36" w:rsidRPr="00903DBA" w:rsidRDefault="005E5A36" w:rsidP="005E5A36">
      <w:pPr>
        <w:pStyle w:val="Code"/>
        <w:rPr>
          <w:highlight w:val="white"/>
        </w:rPr>
      </w:pPr>
      <w:r w:rsidRPr="00903DBA">
        <w:rPr>
          <w:highlight w:val="white"/>
        </w:rPr>
        <w:t xml:space="preserve">      Symbol symbol = new Symbol(new Type(Type.UnsignedCharType));</w:t>
      </w:r>
    </w:p>
    <w:p w14:paraId="4BA6FCBA" w14:textId="77777777" w:rsidR="005E5A36" w:rsidRPr="00903DBA" w:rsidRDefault="005E5A36" w:rsidP="005E5A36">
      <w:pPr>
        <w:pStyle w:val="Code"/>
        <w:rPr>
          <w:highlight w:val="white"/>
        </w:rPr>
      </w:pPr>
      <w:r w:rsidRPr="00903DBA">
        <w:rPr>
          <w:highlight w:val="white"/>
        </w:rPr>
        <w:t xml:space="preserve">      AddMiddleCode(longList, MiddleOperator.StackTop, symbol);</w:t>
      </w:r>
    </w:p>
    <w:p w14:paraId="603A49FA"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3734F6EE" w14:textId="77777777" w:rsidR="005E5A36" w:rsidRPr="00C968FE" w:rsidRDefault="005E5A36" w:rsidP="005E5A36">
      <w:r w:rsidRPr="00903DBA">
        <w:rPr>
          <w:highlight w:val="white"/>
        </w:rPr>
        <w:t xml:space="preserve">    }</w:t>
      </w:r>
    </w:p>
    <w:p w14:paraId="05F1CCA6" w14:textId="77777777" w:rsidR="005E5A36" w:rsidRPr="00DC37F5" w:rsidRDefault="005E5A36" w:rsidP="005E5A36">
      <w:pPr>
        <w:pStyle w:val="Code"/>
      </w:pPr>
    </w:p>
    <w:p w14:paraId="3D1C8AC0" w14:textId="5E3F3CB9" w:rsidR="002A4B3E" w:rsidRPr="00903DBA" w:rsidRDefault="00B73D32" w:rsidP="003F62B8">
      <w:pPr>
        <w:pStyle w:val="Rubrik1"/>
      </w:pPr>
      <w:bookmarkStart w:id="215" w:name="_Ref58079178"/>
      <w:r w:rsidRPr="00903DBA">
        <w:lastRenderedPageBreak/>
        <w:t xml:space="preserve">Declaration </w:t>
      </w:r>
      <w:r w:rsidR="002A4B3E" w:rsidRPr="00903DBA">
        <w:t>Specifier</w:t>
      </w:r>
      <w:r w:rsidRPr="00903DBA">
        <w:t>s</w:t>
      </w:r>
      <w:r w:rsidR="003F62B8" w:rsidRPr="00903DBA">
        <w:t xml:space="preserve"> and Declarators</w:t>
      </w:r>
      <w:bookmarkEnd w:id="207"/>
      <w:bookmarkEnd w:id="208"/>
      <w:bookmarkEnd w:id="209"/>
      <w:bookmarkEnd w:id="210"/>
      <w:bookmarkEnd w:id="215"/>
    </w:p>
    <w:p w14:paraId="3D7EEB91" w14:textId="543F7655" w:rsidR="00F255BB" w:rsidRPr="00903DBA" w:rsidRDefault="00C957DB" w:rsidP="00F255BB">
      <w:pPr>
        <w:rPr>
          <w:color w:val="auto"/>
        </w:rPr>
      </w:pPr>
      <w:r w:rsidRPr="00903DBA">
        <w:t xml:space="preserve">A variable definition is made up by a </w:t>
      </w:r>
      <w:r w:rsidRPr="00903DBA">
        <w:rPr>
          <w:rStyle w:val="KeyWord0"/>
        </w:rPr>
        <w:t>specifier</w:t>
      </w:r>
      <w:r w:rsidRPr="00903DBA">
        <w:t xml:space="preserve"> and a </w:t>
      </w:r>
      <w:r w:rsidRPr="00903DBA">
        <w:rPr>
          <w:rStyle w:val="KeyWord0"/>
        </w:rPr>
        <w:t>declarator</w:t>
      </w:r>
      <w:r w:rsidRPr="00903DBA">
        <w:t xml:space="preserve">. </w:t>
      </w:r>
      <w:r w:rsidR="00F255BB" w:rsidRPr="00903DBA">
        <w:t xml:space="preserve">The </w:t>
      </w:r>
      <w:r w:rsidR="00F255BB" w:rsidRPr="00903DBA">
        <w:rPr>
          <w:rStyle w:val="KeyWord0"/>
        </w:rPr>
        <w:t>Mask</w:t>
      </w:r>
      <w:r w:rsidR="00F255BB" w:rsidRPr="00903DBA">
        <w:t xml:space="preserve"> class is used to distinguish between the different type </w:t>
      </w:r>
      <w:r w:rsidR="00DC5DF9" w:rsidRPr="00903DBA">
        <w:t>specifiers and</w:t>
      </w:r>
      <w:r w:rsidR="00F255BB" w:rsidRPr="00903DBA">
        <w:t xml:space="preserve"> </w:t>
      </w:r>
      <w:r w:rsidR="00B805AB" w:rsidRPr="00903DBA">
        <w:t xml:space="preserve">is </w:t>
      </w:r>
      <w:r w:rsidR="00F255BB" w:rsidRPr="00903DBA">
        <w:t xml:space="preserve">used by the </w:t>
      </w:r>
      <w:r w:rsidR="00F255BB" w:rsidRPr="00903DBA">
        <w:rPr>
          <w:rStyle w:val="KeyWord0"/>
        </w:rPr>
        <w:t>Specifier</w:t>
      </w:r>
      <w:r w:rsidR="00F255BB" w:rsidRPr="00903DBA">
        <w:t xml:space="preserve"> class below.</w:t>
      </w:r>
    </w:p>
    <w:p w14:paraId="2A23C6A9" w14:textId="7F2E4ADC" w:rsidR="002A4B3E" w:rsidRPr="00903DBA" w:rsidRDefault="002A4B3E" w:rsidP="002A4B3E">
      <w:pPr>
        <w:pStyle w:val="CodeHeader"/>
      </w:pPr>
      <w:r w:rsidRPr="00903DBA">
        <w:t>Mask.cs</w:t>
      </w:r>
    </w:p>
    <w:p w14:paraId="36A6D982" w14:textId="77777777" w:rsidR="00626D3B" w:rsidRPr="00903DBA" w:rsidRDefault="00626D3B" w:rsidP="00626D3B">
      <w:pPr>
        <w:pStyle w:val="Code"/>
        <w:rPr>
          <w:highlight w:val="white"/>
        </w:rPr>
      </w:pPr>
      <w:r w:rsidRPr="00903DBA">
        <w:rPr>
          <w:highlight w:val="white"/>
        </w:rPr>
        <w:t>namespace CCompiler {</w:t>
      </w:r>
    </w:p>
    <w:p w14:paraId="39F32605" w14:textId="77777777" w:rsidR="00626D3B" w:rsidRPr="00903DBA" w:rsidRDefault="00626D3B" w:rsidP="00626D3B">
      <w:pPr>
        <w:pStyle w:val="Code"/>
        <w:rPr>
          <w:highlight w:val="white"/>
        </w:rPr>
      </w:pPr>
      <w:r w:rsidRPr="00903DBA">
        <w:rPr>
          <w:highlight w:val="white"/>
        </w:rPr>
        <w:t xml:space="preserve">  public enum Mask {StorageMask = 0x0000FFF,</w:t>
      </w:r>
    </w:p>
    <w:p w14:paraId="400666D5" w14:textId="77777777" w:rsidR="00626D3B" w:rsidRPr="00903DBA" w:rsidRDefault="00626D3B" w:rsidP="00626D3B">
      <w:pPr>
        <w:pStyle w:val="Code"/>
        <w:rPr>
          <w:highlight w:val="white"/>
        </w:rPr>
      </w:pPr>
      <w:r w:rsidRPr="00903DBA">
        <w:rPr>
          <w:highlight w:val="white"/>
        </w:rPr>
        <w:t xml:space="preserve">                    Auto        = 0x0000010,</w:t>
      </w:r>
    </w:p>
    <w:p w14:paraId="50A3CB20" w14:textId="77777777" w:rsidR="00626D3B" w:rsidRPr="00903DBA" w:rsidRDefault="00626D3B" w:rsidP="00626D3B">
      <w:pPr>
        <w:pStyle w:val="Code"/>
        <w:rPr>
          <w:highlight w:val="white"/>
        </w:rPr>
      </w:pPr>
      <w:r w:rsidRPr="00903DBA">
        <w:rPr>
          <w:highlight w:val="white"/>
        </w:rPr>
        <w:t xml:space="preserve">                    Register    = 0x0000020,</w:t>
      </w:r>
    </w:p>
    <w:p w14:paraId="36B46AFC" w14:textId="77777777" w:rsidR="00626D3B" w:rsidRPr="00903DBA" w:rsidRDefault="00626D3B" w:rsidP="00626D3B">
      <w:pPr>
        <w:pStyle w:val="Code"/>
        <w:rPr>
          <w:highlight w:val="white"/>
        </w:rPr>
      </w:pPr>
      <w:r w:rsidRPr="00903DBA">
        <w:rPr>
          <w:highlight w:val="white"/>
        </w:rPr>
        <w:t xml:space="preserve">                    Static      = 0x0000040,</w:t>
      </w:r>
    </w:p>
    <w:p w14:paraId="42790FA7" w14:textId="77777777" w:rsidR="00626D3B" w:rsidRPr="00903DBA" w:rsidRDefault="00626D3B" w:rsidP="00626D3B">
      <w:pPr>
        <w:pStyle w:val="Code"/>
        <w:rPr>
          <w:highlight w:val="white"/>
        </w:rPr>
      </w:pPr>
      <w:r w:rsidRPr="00903DBA">
        <w:rPr>
          <w:highlight w:val="white"/>
        </w:rPr>
        <w:t xml:space="preserve">                    Extern      = 0x0000080,</w:t>
      </w:r>
    </w:p>
    <w:p w14:paraId="395A45CC" w14:textId="77777777" w:rsidR="00626D3B" w:rsidRPr="00903DBA" w:rsidRDefault="00626D3B" w:rsidP="00626D3B">
      <w:pPr>
        <w:pStyle w:val="Code"/>
        <w:rPr>
          <w:highlight w:val="white"/>
        </w:rPr>
      </w:pPr>
      <w:r w:rsidRPr="00903DBA">
        <w:rPr>
          <w:highlight w:val="white"/>
        </w:rPr>
        <w:t xml:space="preserve">                    Typedef     = 0x0000100,</w:t>
      </w:r>
    </w:p>
    <w:p w14:paraId="57346B90" w14:textId="77777777" w:rsidR="00626D3B" w:rsidRPr="00903DBA" w:rsidRDefault="00626D3B" w:rsidP="00626D3B">
      <w:pPr>
        <w:pStyle w:val="Code"/>
        <w:rPr>
          <w:highlight w:val="white"/>
        </w:rPr>
      </w:pPr>
    </w:p>
    <w:p w14:paraId="110F65F5" w14:textId="77777777" w:rsidR="00626D3B" w:rsidRPr="00903DBA" w:rsidRDefault="00626D3B" w:rsidP="00626D3B">
      <w:pPr>
        <w:pStyle w:val="Code"/>
        <w:rPr>
          <w:highlight w:val="white"/>
        </w:rPr>
      </w:pPr>
      <w:r w:rsidRPr="00903DBA">
        <w:rPr>
          <w:highlight w:val="white"/>
        </w:rPr>
        <w:t xml:space="preserve">                    QualifierMask = 0x000F000,</w:t>
      </w:r>
    </w:p>
    <w:p w14:paraId="16C71809" w14:textId="77777777" w:rsidR="00626D3B" w:rsidRPr="00903DBA" w:rsidRDefault="00626D3B" w:rsidP="00626D3B">
      <w:pPr>
        <w:pStyle w:val="Code"/>
        <w:rPr>
          <w:highlight w:val="white"/>
        </w:rPr>
      </w:pPr>
      <w:r w:rsidRPr="00903DBA">
        <w:rPr>
          <w:highlight w:val="white"/>
        </w:rPr>
        <w:t xml:space="preserve">                    Constant      = 0x0001000,</w:t>
      </w:r>
    </w:p>
    <w:p w14:paraId="6EF1D54D" w14:textId="77777777" w:rsidR="00626D3B" w:rsidRPr="00903DBA" w:rsidRDefault="00626D3B" w:rsidP="00626D3B">
      <w:pPr>
        <w:pStyle w:val="Code"/>
        <w:rPr>
          <w:highlight w:val="white"/>
        </w:rPr>
      </w:pPr>
      <w:r w:rsidRPr="00903DBA">
        <w:rPr>
          <w:highlight w:val="white"/>
        </w:rPr>
        <w:t xml:space="preserve">                    Volatile      = 0x0002000,</w:t>
      </w:r>
    </w:p>
    <w:p w14:paraId="4E90E87A" w14:textId="77777777" w:rsidR="00626D3B" w:rsidRPr="00903DBA" w:rsidRDefault="00626D3B" w:rsidP="00626D3B">
      <w:pPr>
        <w:pStyle w:val="Code"/>
        <w:rPr>
          <w:highlight w:val="white"/>
        </w:rPr>
      </w:pPr>
    </w:p>
    <w:p w14:paraId="283373C0" w14:textId="77777777" w:rsidR="00626D3B" w:rsidRPr="00903DBA" w:rsidRDefault="00626D3B" w:rsidP="00626D3B">
      <w:pPr>
        <w:pStyle w:val="Code"/>
        <w:rPr>
          <w:highlight w:val="white"/>
        </w:rPr>
      </w:pPr>
      <w:r w:rsidRPr="00903DBA">
        <w:rPr>
          <w:highlight w:val="white"/>
        </w:rPr>
        <w:t xml:space="preserve">                    SortMask  = 0xFFF0000,</w:t>
      </w:r>
    </w:p>
    <w:p w14:paraId="58EC6803" w14:textId="77777777" w:rsidR="00626D3B" w:rsidRPr="00903DBA" w:rsidRDefault="00626D3B" w:rsidP="00626D3B">
      <w:pPr>
        <w:pStyle w:val="Code"/>
        <w:rPr>
          <w:highlight w:val="white"/>
        </w:rPr>
      </w:pPr>
      <w:r w:rsidRPr="00903DBA">
        <w:rPr>
          <w:highlight w:val="white"/>
        </w:rPr>
        <w:t xml:space="preserve">                    Signed    = 0x0010000,</w:t>
      </w:r>
    </w:p>
    <w:p w14:paraId="005F1E13" w14:textId="77777777" w:rsidR="00626D3B" w:rsidRPr="00903DBA" w:rsidRDefault="00626D3B" w:rsidP="00626D3B">
      <w:pPr>
        <w:pStyle w:val="Code"/>
        <w:rPr>
          <w:highlight w:val="white"/>
        </w:rPr>
      </w:pPr>
      <w:r w:rsidRPr="00903DBA">
        <w:rPr>
          <w:highlight w:val="white"/>
        </w:rPr>
        <w:t xml:space="preserve">                    Unsigned  = 0x0020000,</w:t>
      </w:r>
    </w:p>
    <w:p w14:paraId="5C11705B" w14:textId="77777777" w:rsidR="00626D3B" w:rsidRPr="00903DBA" w:rsidRDefault="00626D3B" w:rsidP="00626D3B">
      <w:pPr>
        <w:pStyle w:val="Code"/>
        <w:rPr>
          <w:highlight w:val="white"/>
        </w:rPr>
      </w:pPr>
      <w:r w:rsidRPr="00903DBA">
        <w:rPr>
          <w:highlight w:val="white"/>
        </w:rPr>
        <w:t xml:space="preserve">                    Char      = 0x0040000,</w:t>
      </w:r>
    </w:p>
    <w:p w14:paraId="24102868" w14:textId="77777777" w:rsidR="00626D3B" w:rsidRPr="00903DBA" w:rsidRDefault="00626D3B" w:rsidP="00626D3B">
      <w:pPr>
        <w:pStyle w:val="Code"/>
        <w:rPr>
          <w:highlight w:val="white"/>
        </w:rPr>
      </w:pPr>
      <w:r w:rsidRPr="00903DBA">
        <w:rPr>
          <w:highlight w:val="white"/>
        </w:rPr>
        <w:t xml:space="preserve">                    Short     = 0x0100000,</w:t>
      </w:r>
    </w:p>
    <w:p w14:paraId="1AEADB60" w14:textId="77777777" w:rsidR="00626D3B" w:rsidRPr="00903DBA" w:rsidRDefault="00626D3B" w:rsidP="00626D3B">
      <w:pPr>
        <w:pStyle w:val="Code"/>
        <w:rPr>
          <w:highlight w:val="white"/>
        </w:rPr>
      </w:pPr>
      <w:r w:rsidRPr="00903DBA">
        <w:rPr>
          <w:highlight w:val="white"/>
        </w:rPr>
        <w:t xml:space="preserve">                    Int       = 0x0200000,</w:t>
      </w:r>
    </w:p>
    <w:p w14:paraId="3EEEB131" w14:textId="77777777" w:rsidR="00626D3B" w:rsidRPr="00903DBA" w:rsidRDefault="00626D3B" w:rsidP="00626D3B">
      <w:pPr>
        <w:pStyle w:val="Code"/>
        <w:rPr>
          <w:highlight w:val="white"/>
        </w:rPr>
      </w:pPr>
      <w:r w:rsidRPr="00903DBA">
        <w:rPr>
          <w:highlight w:val="white"/>
        </w:rPr>
        <w:t xml:space="preserve">                    Long      = 0x0400000,</w:t>
      </w:r>
    </w:p>
    <w:p w14:paraId="66106AEF" w14:textId="77777777" w:rsidR="00626D3B" w:rsidRPr="00903DBA" w:rsidRDefault="00626D3B" w:rsidP="00626D3B">
      <w:pPr>
        <w:pStyle w:val="Code"/>
        <w:rPr>
          <w:highlight w:val="white"/>
        </w:rPr>
      </w:pPr>
      <w:r w:rsidRPr="00903DBA">
        <w:rPr>
          <w:highlight w:val="white"/>
        </w:rPr>
        <w:t xml:space="preserve">                    Float     = 0x0800000,</w:t>
      </w:r>
    </w:p>
    <w:p w14:paraId="1EE32D44" w14:textId="77777777" w:rsidR="00626D3B" w:rsidRPr="00903DBA" w:rsidRDefault="00626D3B" w:rsidP="00626D3B">
      <w:pPr>
        <w:pStyle w:val="Code"/>
        <w:rPr>
          <w:highlight w:val="white"/>
        </w:rPr>
      </w:pPr>
      <w:r w:rsidRPr="00903DBA">
        <w:rPr>
          <w:highlight w:val="white"/>
        </w:rPr>
        <w:t xml:space="preserve">                    Double    = 0x1000000,</w:t>
      </w:r>
    </w:p>
    <w:p w14:paraId="0C4C4666" w14:textId="77777777" w:rsidR="00626D3B" w:rsidRPr="00903DBA" w:rsidRDefault="00626D3B" w:rsidP="00626D3B">
      <w:pPr>
        <w:pStyle w:val="Code"/>
        <w:rPr>
          <w:highlight w:val="white"/>
        </w:rPr>
      </w:pPr>
      <w:r w:rsidRPr="00903DBA">
        <w:rPr>
          <w:highlight w:val="white"/>
        </w:rPr>
        <w:t xml:space="preserve">                    Void      = 0x2000000,</w:t>
      </w:r>
    </w:p>
    <w:p w14:paraId="65356F79" w14:textId="45BE5B74" w:rsidR="00626D3B" w:rsidRPr="00903DBA" w:rsidRDefault="00C957DB" w:rsidP="00C957DB">
      <w:pPr>
        <w:rPr>
          <w:highlight w:val="white"/>
        </w:rPr>
      </w:pPr>
      <w:r w:rsidRPr="00903DBA">
        <w:rPr>
          <w:highlight w:val="white"/>
        </w:rPr>
        <w:t>We use the bitwise or operator to mask together simply mask to compound masks.</w:t>
      </w:r>
    </w:p>
    <w:p w14:paraId="4E026C8B" w14:textId="77777777" w:rsidR="00626D3B" w:rsidRPr="00903DBA" w:rsidRDefault="00626D3B" w:rsidP="00626D3B">
      <w:pPr>
        <w:pStyle w:val="Code"/>
        <w:rPr>
          <w:highlight w:val="white"/>
        </w:rPr>
      </w:pPr>
      <w:r w:rsidRPr="00903DBA">
        <w:rPr>
          <w:highlight w:val="white"/>
        </w:rPr>
        <w:t xml:space="preserve">                    SignedChar = Signed | Char,</w:t>
      </w:r>
    </w:p>
    <w:p w14:paraId="4E0AE670" w14:textId="77777777" w:rsidR="00626D3B" w:rsidRPr="00903DBA" w:rsidRDefault="00626D3B" w:rsidP="00626D3B">
      <w:pPr>
        <w:pStyle w:val="Code"/>
        <w:rPr>
          <w:highlight w:val="white"/>
        </w:rPr>
      </w:pPr>
      <w:r w:rsidRPr="00903DBA">
        <w:rPr>
          <w:highlight w:val="white"/>
        </w:rPr>
        <w:t xml:space="preserve">                    UnsignedChar = Unsigned |  Char,</w:t>
      </w:r>
    </w:p>
    <w:p w14:paraId="13373DA4" w14:textId="77777777" w:rsidR="00626D3B" w:rsidRPr="00903DBA" w:rsidRDefault="00626D3B" w:rsidP="00626D3B">
      <w:pPr>
        <w:pStyle w:val="Code"/>
        <w:rPr>
          <w:highlight w:val="white"/>
        </w:rPr>
      </w:pPr>
      <w:r w:rsidRPr="00903DBA">
        <w:rPr>
          <w:highlight w:val="white"/>
        </w:rPr>
        <w:t xml:space="preserve">                    ShortInt = Short |  Int,</w:t>
      </w:r>
    </w:p>
    <w:p w14:paraId="49448615" w14:textId="77777777" w:rsidR="00626D3B" w:rsidRPr="00903DBA" w:rsidRDefault="00626D3B" w:rsidP="00626D3B">
      <w:pPr>
        <w:pStyle w:val="Code"/>
        <w:rPr>
          <w:highlight w:val="white"/>
        </w:rPr>
      </w:pPr>
      <w:r w:rsidRPr="00903DBA">
        <w:rPr>
          <w:highlight w:val="white"/>
        </w:rPr>
        <w:t xml:space="preserve">                    SignedShort = Signed |  Short,</w:t>
      </w:r>
    </w:p>
    <w:p w14:paraId="64D8B4BC" w14:textId="77777777" w:rsidR="00626D3B" w:rsidRPr="00903DBA" w:rsidRDefault="00626D3B" w:rsidP="00626D3B">
      <w:pPr>
        <w:pStyle w:val="Code"/>
        <w:rPr>
          <w:highlight w:val="white"/>
        </w:rPr>
      </w:pPr>
      <w:r w:rsidRPr="00903DBA">
        <w:rPr>
          <w:highlight w:val="white"/>
        </w:rPr>
        <w:t xml:space="preserve">                    SignedShortInt = Signed |  Short |  Int,</w:t>
      </w:r>
    </w:p>
    <w:p w14:paraId="689A79B8" w14:textId="77777777" w:rsidR="00626D3B" w:rsidRPr="00903DBA" w:rsidRDefault="00626D3B" w:rsidP="00626D3B">
      <w:pPr>
        <w:pStyle w:val="Code"/>
        <w:rPr>
          <w:highlight w:val="white"/>
        </w:rPr>
      </w:pPr>
      <w:r w:rsidRPr="00903DBA">
        <w:rPr>
          <w:highlight w:val="white"/>
        </w:rPr>
        <w:t xml:space="preserve">                    UnsignedShort = Unsigned |  Short,</w:t>
      </w:r>
    </w:p>
    <w:p w14:paraId="093C777E" w14:textId="77777777" w:rsidR="00626D3B" w:rsidRPr="00903DBA" w:rsidRDefault="00626D3B" w:rsidP="00626D3B">
      <w:pPr>
        <w:pStyle w:val="Code"/>
        <w:rPr>
          <w:highlight w:val="white"/>
        </w:rPr>
      </w:pPr>
      <w:r w:rsidRPr="00903DBA">
        <w:rPr>
          <w:highlight w:val="white"/>
        </w:rPr>
        <w:t xml:space="preserve">                    UnsignedShortInt = Unsigned |  Short |  Int,</w:t>
      </w:r>
    </w:p>
    <w:p w14:paraId="6FC0C29C" w14:textId="77777777" w:rsidR="00626D3B" w:rsidRPr="00903DBA" w:rsidRDefault="00626D3B" w:rsidP="00626D3B">
      <w:pPr>
        <w:pStyle w:val="Code"/>
        <w:rPr>
          <w:highlight w:val="white"/>
        </w:rPr>
      </w:pPr>
      <w:r w:rsidRPr="00903DBA">
        <w:rPr>
          <w:highlight w:val="white"/>
        </w:rPr>
        <w:t xml:space="preserve">                    SignedInt = Signed |  Int,</w:t>
      </w:r>
    </w:p>
    <w:p w14:paraId="50F6D075" w14:textId="77777777" w:rsidR="00626D3B" w:rsidRPr="00903DBA" w:rsidRDefault="00626D3B" w:rsidP="00626D3B">
      <w:pPr>
        <w:pStyle w:val="Code"/>
        <w:rPr>
          <w:highlight w:val="white"/>
        </w:rPr>
      </w:pPr>
      <w:r w:rsidRPr="00903DBA">
        <w:rPr>
          <w:highlight w:val="white"/>
        </w:rPr>
        <w:t xml:space="preserve">                    UnsignedInt = Unsigned |  Int,</w:t>
      </w:r>
    </w:p>
    <w:p w14:paraId="27A80706" w14:textId="77777777" w:rsidR="00626D3B" w:rsidRPr="00903DBA" w:rsidRDefault="00626D3B" w:rsidP="00626D3B">
      <w:pPr>
        <w:pStyle w:val="Code"/>
        <w:rPr>
          <w:highlight w:val="white"/>
        </w:rPr>
      </w:pPr>
      <w:r w:rsidRPr="00903DBA">
        <w:rPr>
          <w:highlight w:val="white"/>
        </w:rPr>
        <w:t xml:space="preserve">                    LongInt = Long |  Int,</w:t>
      </w:r>
    </w:p>
    <w:p w14:paraId="742247F2" w14:textId="77777777" w:rsidR="00626D3B" w:rsidRPr="00903DBA" w:rsidRDefault="00626D3B" w:rsidP="00626D3B">
      <w:pPr>
        <w:pStyle w:val="Code"/>
        <w:rPr>
          <w:highlight w:val="white"/>
        </w:rPr>
      </w:pPr>
      <w:r w:rsidRPr="00903DBA">
        <w:rPr>
          <w:highlight w:val="white"/>
        </w:rPr>
        <w:t xml:space="preserve">                    SignedLong = Signed |  Long,</w:t>
      </w:r>
    </w:p>
    <w:p w14:paraId="622EF5CA" w14:textId="77777777" w:rsidR="00626D3B" w:rsidRPr="00903DBA" w:rsidRDefault="00626D3B" w:rsidP="00626D3B">
      <w:pPr>
        <w:pStyle w:val="Code"/>
        <w:rPr>
          <w:highlight w:val="white"/>
        </w:rPr>
      </w:pPr>
      <w:r w:rsidRPr="00903DBA">
        <w:rPr>
          <w:highlight w:val="white"/>
        </w:rPr>
        <w:t xml:space="preserve">                    SignedLongInt = Signed |  Long |  Int,</w:t>
      </w:r>
    </w:p>
    <w:p w14:paraId="3E982F5C" w14:textId="77777777" w:rsidR="00626D3B" w:rsidRPr="00903DBA" w:rsidRDefault="00626D3B" w:rsidP="00626D3B">
      <w:pPr>
        <w:pStyle w:val="Code"/>
        <w:rPr>
          <w:highlight w:val="white"/>
        </w:rPr>
      </w:pPr>
      <w:r w:rsidRPr="00903DBA">
        <w:rPr>
          <w:highlight w:val="white"/>
        </w:rPr>
        <w:t xml:space="preserve">                    UnsignedLong = Unsigned |  Long,</w:t>
      </w:r>
    </w:p>
    <w:p w14:paraId="6F5DA241" w14:textId="77777777" w:rsidR="00626D3B" w:rsidRPr="00903DBA" w:rsidRDefault="00626D3B" w:rsidP="00626D3B">
      <w:pPr>
        <w:pStyle w:val="Code"/>
        <w:rPr>
          <w:highlight w:val="white"/>
        </w:rPr>
      </w:pPr>
      <w:r w:rsidRPr="00903DBA">
        <w:rPr>
          <w:highlight w:val="white"/>
        </w:rPr>
        <w:t xml:space="preserve">                    UnsignedLongInt = Unsigned |  Long |  Int,</w:t>
      </w:r>
    </w:p>
    <w:p w14:paraId="76267C8A" w14:textId="77777777" w:rsidR="00626D3B" w:rsidRPr="00903DBA" w:rsidRDefault="00626D3B" w:rsidP="00626D3B">
      <w:pPr>
        <w:pStyle w:val="Code"/>
        <w:rPr>
          <w:highlight w:val="white"/>
        </w:rPr>
      </w:pPr>
      <w:r w:rsidRPr="00903DBA">
        <w:rPr>
          <w:highlight w:val="white"/>
        </w:rPr>
        <w:t xml:space="preserve">                    LongDouble = Long |  Double};</w:t>
      </w:r>
    </w:p>
    <w:p w14:paraId="2DFAE3B7" w14:textId="7FFD77FA" w:rsidR="002A4B3E" w:rsidRPr="00903DBA" w:rsidRDefault="00626D3B" w:rsidP="00626D3B">
      <w:pPr>
        <w:pStyle w:val="Code"/>
      </w:pPr>
      <w:r w:rsidRPr="00903DBA">
        <w:rPr>
          <w:highlight w:val="white"/>
        </w:rPr>
        <w:t>}</w:t>
      </w:r>
    </w:p>
    <w:p w14:paraId="39F0BFE3" w14:textId="2C281A6C" w:rsidR="00095E9A" w:rsidRPr="00903DBA" w:rsidRDefault="00095E9A" w:rsidP="00095E9A">
      <w:pPr>
        <w:rPr>
          <w:color w:val="auto"/>
        </w:rPr>
      </w:pPr>
      <w:r w:rsidRPr="00903DBA">
        <w:t xml:space="preserve">The </w:t>
      </w:r>
      <w:r w:rsidRPr="00903DBA">
        <w:rPr>
          <w:rStyle w:val="KeyWord0"/>
        </w:rPr>
        <w:t>Specifier</w:t>
      </w:r>
      <w:r w:rsidRPr="00903DBA">
        <w:t xml:space="preserve"> class is used to generate the type specified by a list of specifiers. </w:t>
      </w:r>
      <w:r w:rsidR="001B4C35" w:rsidRPr="00903DBA">
        <w:t xml:space="preserve">The declaration specifiers are made up by keywords or struct, union, or enumeration declarations. </w:t>
      </w:r>
      <w:r w:rsidR="00095027" w:rsidRPr="00903DBA">
        <w:t>First</w:t>
      </w:r>
      <w:r w:rsidRPr="00903DBA">
        <w:t xml:space="preserve">, we need the </w:t>
      </w:r>
      <w:r w:rsidRPr="00903DBA">
        <w:rPr>
          <w:rStyle w:val="KeyWord0"/>
        </w:rPr>
        <w:t>maskToStorageMap</w:t>
      </w:r>
      <w:r w:rsidRPr="00903DBA">
        <w:t xml:space="preserve"> and </w:t>
      </w:r>
      <w:r w:rsidRPr="00903DBA">
        <w:rPr>
          <w:rStyle w:val="KeyWord0"/>
        </w:rPr>
        <w:t>maskToSortMap</w:t>
      </w:r>
      <w:r w:rsidRPr="00903DBA">
        <w:t xml:space="preserve"> to map between specifiers and storage and sorts. </w:t>
      </w:r>
    </w:p>
    <w:p w14:paraId="70280331" w14:textId="617D4F23" w:rsidR="00626D3B" w:rsidRPr="00903DBA" w:rsidRDefault="006B225B" w:rsidP="006B225B">
      <w:pPr>
        <w:pStyle w:val="CodeHeader"/>
      </w:pPr>
      <w:r w:rsidRPr="00903DBA">
        <w:t>Specifier.cs</w:t>
      </w:r>
    </w:p>
    <w:p w14:paraId="10542080" w14:textId="77777777" w:rsidR="00F72370" w:rsidRPr="00903DBA" w:rsidRDefault="00F72370" w:rsidP="00297092">
      <w:pPr>
        <w:pStyle w:val="Code"/>
        <w:rPr>
          <w:highlight w:val="white"/>
        </w:rPr>
      </w:pPr>
      <w:r w:rsidRPr="00903DBA">
        <w:rPr>
          <w:highlight w:val="white"/>
        </w:rPr>
        <w:t>using System;</w:t>
      </w:r>
    </w:p>
    <w:p w14:paraId="066F7D7C" w14:textId="77777777" w:rsidR="00F72370" w:rsidRPr="00903DBA" w:rsidRDefault="00F72370" w:rsidP="00297092">
      <w:pPr>
        <w:pStyle w:val="Code"/>
        <w:rPr>
          <w:highlight w:val="white"/>
        </w:rPr>
      </w:pPr>
      <w:r w:rsidRPr="00903DBA">
        <w:rPr>
          <w:highlight w:val="white"/>
        </w:rPr>
        <w:t>using System.Text;</w:t>
      </w:r>
    </w:p>
    <w:p w14:paraId="7E2DAD40" w14:textId="77777777" w:rsidR="00F72370" w:rsidRPr="00903DBA" w:rsidRDefault="00F72370" w:rsidP="00297092">
      <w:pPr>
        <w:pStyle w:val="Code"/>
        <w:rPr>
          <w:highlight w:val="white"/>
        </w:rPr>
      </w:pPr>
      <w:r w:rsidRPr="00903DBA">
        <w:rPr>
          <w:highlight w:val="white"/>
        </w:rPr>
        <w:t>using System.Collections.Generic;</w:t>
      </w:r>
    </w:p>
    <w:p w14:paraId="395C5AB9" w14:textId="77777777" w:rsidR="00F72370" w:rsidRPr="00903DBA" w:rsidRDefault="00F72370" w:rsidP="00297092">
      <w:pPr>
        <w:pStyle w:val="Code"/>
        <w:rPr>
          <w:highlight w:val="white"/>
        </w:rPr>
      </w:pPr>
    </w:p>
    <w:p w14:paraId="27114965" w14:textId="77777777" w:rsidR="00F72370" w:rsidRPr="00903DBA" w:rsidRDefault="00F72370" w:rsidP="00297092">
      <w:pPr>
        <w:pStyle w:val="Code"/>
        <w:rPr>
          <w:highlight w:val="white"/>
        </w:rPr>
      </w:pPr>
      <w:r w:rsidRPr="00903DBA">
        <w:rPr>
          <w:highlight w:val="white"/>
        </w:rPr>
        <w:t>namespace CCompiler {</w:t>
      </w:r>
    </w:p>
    <w:p w14:paraId="5D396787" w14:textId="77777777" w:rsidR="00F72370" w:rsidRPr="00903DBA" w:rsidRDefault="00F72370" w:rsidP="00297092">
      <w:pPr>
        <w:pStyle w:val="Code"/>
        <w:rPr>
          <w:highlight w:val="white"/>
        </w:rPr>
      </w:pPr>
      <w:r w:rsidRPr="00903DBA">
        <w:rPr>
          <w:highlight w:val="white"/>
        </w:rPr>
        <w:t xml:space="preserve">  public class Specifier {</w:t>
      </w:r>
    </w:p>
    <w:p w14:paraId="19A30FFC" w14:textId="77777777" w:rsidR="00F72370" w:rsidRPr="00903DBA" w:rsidRDefault="00F72370" w:rsidP="00F72370">
      <w:pPr>
        <w:rPr>
          <w:highlight w:val="white"/>
        </w:rPr>
      </w:pPr>
      <w:r w:rsidRPr="00903DBA">
        <w:rPr>
          <w:highlight w:val="white"/>
        </w:rPr>
        <w:t xml:space="preserve">The specifier decides the storage and type of the symbol, it also decide whether the symbol has external linkage. </w:t>
      </w:r>
    </w:p>
    <w:p w14:paraId="7E459CF3" w14:textId="77777777" w:rsidR="00F72370" w:rsidRPr="00903DBA" w:rsidRDefault="00F72370" w:rsidP="00297092">
      <w:pPr>
        <w:pStyle w:val="Code"/>
        <w:rPr>
          <w:highlight w:val="white"/>
        </w:rPr>
      </w:pPr>
      <w:r w:rsidRPr="00903DBA">
        <w:rPr>
          <w:highlight w:val="white"/>
        </w:rPr>
        <w:t xml:space="preserve">    private bool m_externalLinkage;</w:t>
      </w:r>
    </w:p>
    <w:p w14:paraId="4FA32098" w14:textId="77777777" w:rsidR="00F72370" w:rsidRPr="00903DBA" w:rsidRDefault="00F72370" w:rsidP="00297092">
      <w:pPr>
        <w:pStyle w:val="Code"/>
        <w:rPr>
          <w:highlight w:val="white"/>
        </w:rPr>
      </w:pPr>
      <w:r w:rsidRPr="00903DBA">
        <w:rPr>
          <w:highlight w:val="white"/>
        </w:rPr>
        <w:t xml:space="preserve">    private Storage? m_storage;</w:t>
      </w:r>
    </w:p>
    <w:p w14:paraId="40264D0C" w14:textId="77777777" w:rsidR="00F72370" w:rsidRPr="00903DBA" w:rsidRDefault="00F72370" w:rsidP="00297092">
      <w:pPr>
        <w:pStyle w:val="Code"/>
        <w:rPr>
          <w:highlight w:val="white"/>
        </w:rPr>
      </w:pPr>
      <w:r w:rsidRPr="00903DBA">
        <w:rPr>
          <w:highlight w:val="white"/>
        </w:rPr>
        <w:t xml:space="preserve">    private Type m_type;</w:t>
      </w:r>
    </w:p>
    <w:p w14:paraId="5A8BBB34" w14:textId="21A12B7C" w:rsidR="002F395A" w:rsidRPr="00903DBA" w:rsidRDefault="002F395A" w:rsidP="002F395A">
      <w:pPr>
        <w:rPr>
          <w:highlight w:val="white"/>
        </w:rPr>
      </w:pPr>
      <w:r w:rsidRPr="00903DBA">
        <w:rPr>
          <w:highlight w:val="white"/>
        </w:rPr>
        <w:t>The mask</w:t>
      </w:r>
      <w:r w:rsidR="00455B6C" w:rsidRPr="00903DBA">
        <w:rPr>
          <w:highlight w:val="white"/>
        </w:rPr>
        <w:t>-</w:t>
      </w:r>
      <w:r w:rsidRPr="00903DBA">
        <w:rPr>
          <w:highlight w:val="white"/>
        </w:rPr>
        <w:t>to</w:t>
      </w:r>
      <w:r w:rsidR="00455B6C" w:rsidRPr="00903DBA">
        <w:rPr>
          <w:highlight w:val="white"/>
        </w:rPr>
        <w:t>-</w:t>
      </w:r>
      <w:r w:rsidRPr="00903DBA">
        <w:rPr>
          <w:highlight w:val="white"/>
        </w:rPr>
        <w:t xml:space="preserve">sort map maps the </w:t>
      </w:r>
      <w:r w:rsidR="00455B6C" w:rsidRPr="00903DBA">
        <w:rPr>
          <w:highlight w:val="white"/>
        </w:rPr>
        <w:t xml:space="preserve">masks of the </w:t>
      </w:r>
      <w:r w:rsidR="00455B6C" w:rsidRPr="00903DBA">
        <w:rPr>
          <w:rStyle w:val="KeyWord0"/>
          <w:highlight w:val="white"/>
        </w:rPr>
        <w:t>Mask</w:t>
      </w:r>
      <w:r w:rsidR="00455B6C" w:rsidRPr="00903DBA">
        <w:rPr>
          <w:highlight w:val="white"/>
        </w:rPr>
        <w:t xml:space="preserve"> </w:t>
      </w:r>
      <w:r w:rsidR="008D70F3" w:rsidRPr="00903DBA">
        <w:rPr>
          <w:highlight w:val="white"/>
        </w:rPr>
        <w:t>enumeration</w:t>
      </w:r>
      <w:r w:rsidR="00455B6C" w:rsidRPr="00903DBA">
        <w:rPr>
          <w:highlight w:val="white"/>
        </w:rPr>
        <w:t xml:space="preserve"> to </w:t>
      </w:r>
      <w:r w:rsidR="00814514" w:rsidRPr="00903DBA">
        <w:rPr>
          <w:highlight w:val="white"/>
        </w:rPr>
        <w:t xml:space="preserve">the </w:t>
      </w:r>
      <w:r w:rsidR="00455B6C" w:rsidRPr="00903DBA">
        <w:rPr>
          <w:highlight w:val="white"/>
        </w:rPr>
        <w:t xml:space="preserve">types of the </w:t>
      </w:r>
      <w:r w:rsidR="00455B6C" w:rsidRPr="00903DBA">
        <w:rPr>
          <w:rStyle w:val="KeyWord0"/>
          <w:highlight w:val="white"/>
        </w:rPr>
        <w:t>Sort</w:t>
      </w:r>
      <w:r w:rsidR="00455B6C" w:rsidRPr="00903DBA">
        <w:rPr>
          <w:highlight w:val="white"/>
        </w:rPr>
        <w:t xml:space="preserve"> </w:t>
      </w:r>
      <w:r w:rsidR="008D70F3" w:rsidRPr="00903DBA">
        <w:rPr>
          <w:highlight w:val="white"/>
        </w:rPr>
        <w:t>enumeration</w:t>
      </w:r>
      <w:r w:rsidR="00455B6C" w:rsidRPr="00903DBA">
        <w:rPr>
          <w:highlight w:val="white"/>
        </w:rPr>
        <w:t>.</w:t>
      </w:r>
      <w:r w:rsidR="00C74683" w:rsidRPr="00903DBA">
        <w:rPr>
          <w:highlight w:val="white"/>
        </w:rPr>
        <w:t xml:space="preserve"> However, the masks are represented by unsigned integer </w:t>
      </w:r>
      <w:r w:rsidR="007A4A29" w:rsidRPr="00903DBA">
        <w:rPr>
          <w:highlight w:val="white"/>
        </w:rPr>
        <w:t>values since</w:t>
      </w:r>
      <w:r w:rsidR="00C74683" w:rsidRPr="00903DBA">
        <w:rPr>
          <w:highlight w:val="white"/>
        </w:rPr>
        <w:t xml:space="preserve"> we use </w:t>
      </w:r>
      <w:r w:rsidR="006771AA" w:rsidRPr="00903DBA">
        <w:rPr>
          <w:highlight w:val="white"/>
        </w:rPr>
        <w:t>u</w:t>
      </w:r>
      <w:r w:rsidR="00280BC0" w:rsidRPr="00903DBA">
        <w:rPr>
          <w:highlight w:val="white"/>
        </w:rPr>
        <w:t>n</w:t>
      </w:r>
      <w:r w:rsidR="006771AA" w:rsidRPr="00903DBA">
        <w:rPr>
          <w:highlight w:val="white"/>
        </w:rPr>
        <w:t xml:space="preserve">signed integer values to mask the keywords of the </w:t>
      </w:r>
      <w:r w:rsidR="00280BC0" w:rsidRPr="00903DBA">
        <w:rPr>
          <w:highlight w:val="white"/>
        </w:rPr>
        <w:t xml:space="preserve">declaration specifiers in the </w:t>
      </w:r>
      <w:r w:rsidR="00280BC0" w:rsidRPr="00903DBA">
        <w:rPr>
          <w:rStyle w:val="KeyWord0"/>
          <w:highlight w:val="white"/>
        </w:rPr>
        <w:t>SpecifierList</w:t>
      </w:r>
      <w:r w:rsidR="00280BC0" w:rsidRPr="00903DBA">
        <w:rPr>
          <w:highlight w:val="white"/>
        </w:rPr>
        <w:t xml:space="preserve"> method below.</w:t>
      </w:r>
    </w:p>
    <w:p w14:paraId="35EB61A5" w14:textId="77777777" w:rsidR="00297092" w:rsidRPr="00903DBA" w:rsidRDefault="00297092" w:rsidP="002F4EEE">
      <w:pPr>
        <w:pStyle w:val="Code"/>
        <w:rPr>
          <w:highlight w:val="white"/>
        </w:rPr>
      </w:pPr>
      <w:r w:rsidRPr="00903DBA">
        <w:rPr>
          <w:highlight w:val="white"/>
        </w:rPr>
        <w:t xml:space="preserve">    private static IDictionary&lt;int, Sort&gt; m_maskToSortMap =</w:t>
      </w:r>
    </w:p>
    <w:p w14:paraId="220DBFB3" w14:textId="6468B9BD" w:rsidR="00297092" w:rsidRPr="00903DBA" w:rsidRDefault="00297092" w:rsidP="002F4EEE">
      <w:pPr>
        <w:pStyle w:val="Code"/>
        <w:rPr>
          <w:highlight w:val="white"/>
        </w:rPr>
      </w:pPr>
      <w:r w:rsidRPr="00903DBA">
        <w:rPr>
          <w:highlight w:val="white"/>
        </w:rPr>
        <w:t xml:space="preserve">      new Dictionary&lt;int, Sort&gt;() {</w:t>
      </w:r>
    </w:p>
    <w:p w14:paraId="047FF7D1" w14:textId="77777777" w:rsidR="00297092" w:rsidRPr="00903DBA" w:rsidRDefault="00297092" w:rsidP="002F4EEE">
      <w:pPr>
        <w:pStyle w:val="Code"/>
        <w:rPr>
          <w:highlight w:val="white"/>
        </w:rPr>
      </w:pPr>
      <w:r w:rsidRPr="00903DBA">
        <w:rPr>
          <w:highlight w:val="white"/>
        </w:rPr>
        <w:t xml:space="preserve">        {(int) Mask.Void, Sort.Void},</w:t>
      </w:r>
    </w:p>
    <w:p w14:paraId="3C52D2D6" w14:textId="70B56C4C" w:rsidR="00297092" w:rsidRPr="00903DBA" w:rsidRDefault="00297092" w:rsidP="002F4EEE">
      <w:pPr>
        <w:pStyle w:val="Code"/>
        <w:rPr>
          <w:highlight w:val="white"/>
        </w:rPr>
      </w:pPr>
      <w:r w:rsidRPr="00903DBA">
        <w:rPr>
          <w:highlight w:val="white"/>
        </w:rPr>
        <w:t xml:space="preserve">        {(int) Mask.Char, Sort.</w:t>
      </w:r>
      <w:r w:rsidR="005D4E81" w:rsidRPr="00903DBA">
        <w:rPr>
          <w:highlight w:val="white"/>
        </w:rPr>
        <w:t>SignedChar</w:t>
      </w:r>
      <w:r w:rsidRPr="00903DBA">
        <w:rPr>
          <w:highlight w:val="white"/>
        </w:rPr>
        <w:t>},</w:t>
      </w:r>
    </w:p>
    <w:p w14:paraId="506F2146" w14:textId="14CB019B" w:rsidR="00297092" w:rsidRPr="00903DBA" w:rsidRDefault="00297092" w:rsidP="002F4EEE">
      <w:pPr>
        <w:pStyle w:val="Code"/>
        <w:rPr>
          <w:highlight w:val="white"/>
        </w:rPr>
      </w:pPr>
      <w:r w:rsidRPr="00903DBA">
        <w:rPr>
          <w:highlight w:val="white"/>
        </w:rPr>
        <w:t xml:space="preserve">        {(int) Mask.SignedChar, Sort.</w:t>
      </w:r>
      <w:r w:rsidR="005D4E81" w:rsidRPr="00903DBA">
        <w:rPr>
          <w:highlight w:val="white"/>
        </w:rPr>
        <w:t>SignedChar</w:t>
      </w:r>
      <w:r w:rsidRPr="00903DBA">
        <w:rPr>
          <w:highlight w:val="white"/>
        </w:rPr>
        <w:t>},</w:t>
      </w:r>
    </w:p>
    <w:p w14:paraId="525C69D9" w14:textId="23E11C9F" w:rsidR="00297092" w:rsidRPr="00903DBA" w:rsidRDefault="00297092" w:rsidP="002F4EEE">
      <w:pPr>
        <w:pStyle w:val="Code"/>
        <w:rPr>
          <w:highlight w:val="white"/>
        </w:rPr>
      </w:pPr>
      <w:r w:rsidRPr="00903DBA">
        <w:rPr>
          <w:highlight w:val="white"/>
        </w:rPr>
        <w:t xml:space="preserve">        {(int) Mask.UnsignedChar, Sort.</w:t>
      </w:r>
      <w:r w:rsidR="005D4E81" w:rsidRPr="00903DBA">
        <w:rPr>
          <w:highlight w:val="white"/>
        </w:rPr>
        <w:t>UnsignedChar</w:t>
      </w:r>
      <w:r w:rsidRPr="00903DBA">
        <w:rPr>
          <w:highlight w:val="white"/>
        </w:rPr>
        <w:t>},</w:t>
      </w:r>
    </w:p>
    <w:p w14:paraId="3E55877E" w14:textId="671C751E" w:rsidR="00297092" w:rsidRPr="00903DBA" w:rsidRDefault="00297092" w:rsidP="002F4EEE">
      <w:pPr>
        <w:pStyle w:val="Code"/>
        <w:rPr>
          <w:highlight w:val="white"/>
        </w:rPr>
      </w:pPr>
      <w:r w:rsidRPr="00903DBA">
        <w:rPr>
          <w:highlight w:val="white"/>
        </w:rPr>
        <w:t xml:space="preserve">        {(int) Mask.Short, Sort.</w:t>
      </w:r>
      <w:r w:rsidR="005D4E81" w:rsidRPr="00903DBA">
        <w:rPr>
          <w:highlight w:val="white"/>
        </w:rPr>
        <w:t>SignedShortInt</w:t>
      </w:r>
      <w:r w:rsidRPr="00903DBA">
        <w:rPr>
          <w:highlight w:val="white"/>
        </w:rPr>
        <w:t>},</w:t>
      </w:r>
    </w:p>
    <w:p w14:paraId="723BC88F" w14:textId="499D5289" w:rsidR="00297092" w:rsidRPr="00903DBA" w:rsidRDefault="00297092" w:rsidP="002F4EEE">
      <w:pPr>
        <w:pStyle w:val="Code"/>
        <w:rPr>
          <w:highlight w:val="white"/>
        </w:rPr>
      </w:pPr>
      <w:r w:rsidRPr="00903DBA">
        <w:rPr>
          <w:highlight w:val="white"/>
        </w:rPr>
        <w:t xml:space="preserve">        {(int) Mask.ShortInt, Sort.</w:t>
      </w:r>
      <w:r w:rsidR="005D4E81" w:rsidRPr="00903DBA">
        <w:rPr>
          <w:highlight w:val="white"/>
        </w:rPr>
        <w:t>SignedShortInt</w:t>
      </w:r>
      <w:r w:rsidRPr="00903DBA">
        <w:rPr>
          <w:highlight w:val="white"/>
        </w:rPr>
        <w:t>},</w:t>
      </w:r>
    </w:p>
    <w:p w14:paraId="7A8A0357" w14:textId="095B2120" w:rsidR="00297092" w:rsidRPr="00903DBA" w:rsidRDefault="00297092" w:rsidP="002F4EEE">
      <w:pPr>
        <w:pStyle w:val="Code"/>
        <w:rPr>
          <w:highlight w:val="white"/>
        </w:rPr>
      </w:pPr>
      <w:r w:rsidRPr="00903DBA">
        <w:rPr>
          <w:highlight w:val="white"/>
        </w:rPr>
        <w:t xml:space="preserve">        {(int) Mask.SignedShort, Sort.</w:t>
      </w:r>
      <w:r w:rsidR="005D4E81" w:rsidRPr="00903DBA">
        <w:rPr>
          <w:highlight w:val="white"/>
        </w:rPr>
        <w:t>SignedShortInt</w:t>
      </w:r>
      <w:r w:rsidRPr="00903DBA">
        <w:rPr>
          <w:highlight w:val="white"/>
        </w:rPr>
        <w:t>},</w:t>
      </w:r>
    </w:p>
    <w:p w14:paraId="1BAF284E" w14:textId="41CF6E73" w:rsidR="00297092" w:rsidRPr="00903DBA" w:rsidRDefault="00297092" w:rsidP="002F4EEE">
      <w:pPr>
        <w:pStyle w:val="Code"/>
        <w:rPr>
          <w:highlight w:val="white"/>
        </w:rPr>
      </w:pPr>
      <w:r w:rsidRPr="00903DBA">
        <w:rPr>
          <w:highlight w:val="white"/>
        </w:rPr>
        <w:t xml:space="preserve">        {(int) Mask.SignedShortInt, Sort.</w:t>
      </w:r>
      <w:r w:rsidR="005D4E81" w:rsidRPr="00903DBA">
        <w:rPr>
          <w:highlight w:val="white"/>
        </w:rPr>
        <w:t>SignedShortInt</w:t>
      </w:r>
      <w:r w:rsidRPr="00903DBA">
        <w:rPr>
          <w:highlight w:val="white"/>
        </w:rPr>
        <w:t>},</w:t>
      </w:r>
    </w:p>
    <w:p w14:paraId="29A9EA04" w14:textId="505DF2A6" w:rsidR="00297092" w:rsidRPr="00903DBA" w:rsidRDefault="00297092" w:rsidP="002F4EEE">
      <w:pPr>
        <w:pStyle w:val="Code"/>
        <w:rPr>
          <w:highlight w:val="white"/>
        </w:rPr>
      </w:pPr>
      <w:r w:rsidRPr="00903DBA">
        <w:rPr>
          <w:highlight w:val="white"/>
        </w:rPr>
        <w:t xml:space="preserve">        {(int) Mask.UnsignedShort, Sort.</w:t>
      </w:r>
      <w:r w:rsidR="005D4E81" w:rsidRPr="00903DBA">
        <w:rPr>
          <w:highlight w:val="white"/>
        </w:rPr>
        <w:t>UnsignedShortInt</w:t>
      </w:r>
      <w:r w:rsidRPr="00903DBA">
        <w:rPr>
          <w:highlight w:val="white"/>
        </w:rPr>
        <w:t>},</w:t>
      </w:r>
    </w:p>
    <w:p w14:paraId="76835F56" w14:textId="1753D426" w:rsidR="00297092" w:rsidRPr="00903DBA" w:rsidRDefault="00297092" w:rsidP="002F4EEE">
      <w:pPr>
        <w:pStyle w:val="Code"/>
        <w:rPr>
          <w:highlight w:val="white"/>
        </w:rPr>
      </w:pPr>
      <w:r w:rsidRPr="00903DBA">
        <w:rPr>
          <w:highlight w:val="white"/>
        </w:rPr>
        <w:t xml:space="preserve">        {(int) Mask.UnsignedShortInt, Sort.</w:t>
      </w:r>
      <w:r w:rsidR="005D4E81" w:rsidRPr="00903DBA">
        <w:rPr>
          <w:highlight w:val="white"/>
        </w:rPr>
        <w:t>UnsignedShortInt</w:t>
      </w:r>
      <w:r w:rsidRPr="00903DBA">
        <w:rPr>
          <w:highlight w:val="white"/>
        </w:rPr>
        <w:t>},</w:t>
      </w:r>
    </w:p>
    <w:p w14:paraId="28ED55D0" w14:textId="70747C95" w:rsidR="00297092" w:rsidRPr="00903DBA" w:rsidRDefault="00297092" w:rsidP="002F4EEE">
      <w:pPr>
        <w:pStyle w:val="Code"/>
        <w:rPr>
          <w:highlight w:val="white"/>
        </w:rPr>
      </w:pPr>
      <w:r w:rsidRPr="00903DBA">
        <w:rPr>
          <w:highlight w:val="white"/>
        </w:rPr>
        <w:t xml:space="preserve">        {(int) Mask.Int, Sort.</w:t>
      </w:r>
      <w:r w:rsidR="005D4E81" w:rsidRPr="00903DBA">
        <w:rPr>
          <w:highlight w:val="white"/>
        </w:rPr>
        <w:t>SignedInt</w:t>
      </w:r>
      <w:r w:rsidRPr="00903DBA">
        <w:rPr>
          <w:highlight w:val="white"/>
        </w:rPr>
        <w:t>},</w:t>
      </w:r>
    </w:p>
    <w:p w14:paraId="3401D1DF" w14:textId="01B0CDED" w:rsidR="00297092" w:rsidRPr="00903DBA" w:rsidRDefault="00297092" w:rsidP="002F4EEE">
      <w:pPr>
        <w:pStyle w:val="Code"/>
        <w:rPr>
          <w:highlight w:val="white"/>
        </w:rPr>
      </w:pPr>
      <w:r w:rsidRPr="00903DBA">
        <w:rPr>
          <w:highlight w:val="white"/>
        </w:rPr>
        <w:t xml:space="preserve">        {(int) Mask.Signed, Sort.</w:t>
      </w:r>
      <w:r w:rsidR="005D4E81" w:rsidRPr="00903DBA">
        <w:rPr>
          <w:highlight w:val="white"/>
        </w:rPr>
        <w:t>SignedInt</w:t>
      </w:r>
      <w:r w:rsidRPr="00903DBA">
        <w:rPr>
          <w:highlight w:val="white"/>
        </w:rPr>
        <w:t>},</w:t>
      </w:r>
    </w:p>
    <w:p w14:paraId="44DD3286" w14:textId="72EF1E15" w:rsidR="00297092" w:rsidRPr="00903DBA" w:rsidRDefault="00297092" w:rsidP="002F4EEE">
      <w:pPr>
        <w:pStyle w:val="Code"/>
        <w:rPr>
          <w:highlight w:val="white"/>
        </w:rPr>
      </w:pPr>
      <w:r w:rsidRPr="00903DBA">
        <w:rPr>
          <w:highlight w:val="white"/>
        </w:rPr>
        <w:t xml:space="preserve">        {(int) Mask.SignedInt, Sort.</w:t>
      </w:r>
      <w:r w:rsidR="005D4E81" w:rsidRPr="00903DBA">
        <w:rPr>
          <w:highlight w:val="white"/>
        </w:rPr>
        <w:t>SignedInt</w:t>
      </w:r>
      <w:r w:rsidRPr="00903DBA">
        <w:rPr>
          <w:highlight w:val="white"/>
        </w:rPr>
        <w:t>},</w:t>
      </w:r>
    </w:p>
    <w:p w14:paraId="74E828B3" w14:textId="07FC9CF5" w:rsidR="00297092" w:rsidRPr="00903DBA" w:rsidRDefault="00297092" w:rsidP="002F4EEE">
      <w:pPr>
        <w:pStyle w:val="Code"/>
        <w:rPr>
          <w:highlight w:val="white"/>
        </w:rPr>
      </w:pPr>
      <w:r w:rsidRPr="00903DBA">
        <w:rPr>
          <w:highlight w:val="white"/>
        </w:rPr>
        <w:t xml:space="preserve">        {(int) Mask.Unsigned, Sort.</w:t>
      </w:r>
      <w:r w:rsidR="005D4E81" w:rsidRPr="00903DBA">
        <w:rPr>
          <w:highlight w:val="white"/>
        </w:rPr>
        <w:t>UnsignedInt</w:t>
      </w:r>
      <w:r w:rsidRPr="00903DBA">
        <w:rPr>
          <w:highlight w:val="white"/>
        </w:rPr>
        <w:t>},</w:t>
      </w:r>
    </w:p>
    <w:p w14:paraId="096E5C0F" w14:textId="1981DEFE" w:rsidR="00297092" w:rsidRPr="00903DBA" w:rsidRDefault="00297092" w:rsidP="002F4EEE">
      <w:pPr>
        <w:pStyle w:val="Code"/>
        <w:rPr>
          <w:highlight w:val="white"/>
        </w:rPr>
      </w:pPr>
      <w:r w:rsidRPr="00903DBA">
        <w:rPr>
          <w:highlight w:val="white"/>
        </w:rPr>
        <w:t xml:space="preserve">        {(int) Mask.UnsignedInt, Sort.</w:t>
      </w:r>
      <w:r w:rsidR="005D4E81" w:rsidRPr="00903DBA">
        <w:rPr>
          <w:highlight w:val="white"/>
        </w:rPr>
        <w:t>UnsignedInt</w:t>
      </w:r>
      <w:r w:rsidRPr="00903DBA">
        <w:rPr>
          <w:highlight w:val="white"/>
        </w:rPr>
        <w:t>},</w:t>
      </w:r>
    </w:p>
    <w:p w14:paraId="69CE56D5" w14:textId="7C129749" w:rsidR="00297092" w:rsidRPr="00903DBA" w:rsidRDefault="00297092" w:rsidP="002F4EEE">
      <w:pPr>
        <w:pStyle w:val="Code"/>
        <w:rPr>
          <w:highlight w:val="white"/>
        </w:rPr>
      </w:pPr>
      <w:r w:rsidRPr="00903DBA">
        <w:rPr>
          <w:highlight w:val="white"/>
        </w:rPr>
        <w:t xml:space="preserve">        {(int) Mask.Long, Sort.</w:t>
      </w:r>
      <w:r w:rsidR="005D4E81" w:rsidRPr="00903DBA">
        <w:rPr>
          <w:highlight w:val="white"/>
        </w:rPr>
        <w:t>SignedLongInt</w:t>
      </w:r>
      <w:r w:rsidRPr="00903DBA">
        <w:rPr>
          <w:highlight w:val="white"/>
        </w:rPr>
        <w:t>},</w:t>
      </w:r>
    </w:p>
    <w:p w14:paraId="2BE609BD" w14:textId="4D1E2EEC" w:rsidR="00297092" w:rsidRPr="00903DBA" w:rsidRDefault="00297092" w:rsidP="002F4EEE">
      <w:pPr>
        <w:pStyle w:val="Code"/>
        <w:rPr>
          <w:highlight w:val="white"/>
        </w:rPr>
      </w:pPr>
      <w:r w:rsidRPr="00903DBA">
        <w:rPr>
          <w:highlight w:val="white"/>
        </w:rPr>
        <w:t xml:space="preserve">        {(int) Mask.LongInt, Sort.</w:t>
      </w:r>
      <w:r w:rsidR="005D4E81" w:rsidRPr="00903DBA">
        <w:rPr>
          <w:highlight w:val="white"/>
        </w:rPr>
        <w:t>SignedLongInt</w:t>
      </w:r>
      <w:r w:rsidRPr="00903DBA">
        <w:rPr>
          <w:highlight w:val="white"/>
        </w:rPr>
        <w:t>},</w:t>
      </w:r>
    </w:p>
    <w:p w14:paraId="331061C4" w14:textId="4B81662D" w:rsidR="00297092" w:rsidRPr="00903DBA" w:rsidRDefault="00297092" w:rsidP="002F4EEE">
      <w:pPr>
        <w:pStyle w:val="Code"/>
        <w:rPr>
          <w:highlight w:val="white"/>
        </w:rPr>
      </w:pPr>
      <w:r w:rsidRPr="00903DBA">
        <w:rPr>
          <w:highlight w:val="white"/>
        </w:rPr>
        <w:t xml:space="preserve">        {(int) Mask.SignedLong, Sort.</w:t>
      </w:r>
      <w:r w:rsidR="005D4E81" w:rsidRPr="00903DBA">
        <w:rPr>
          <w:highlight w:val="white"/>
        </w:rPr>
        <w:t>SignedLongInt</w:t>
      </w:r>
      <w:r w:rsidRPr="00903DBA">
        <w:rPr>
          <w:highlight w:val="white"/>
        </w:rPr>
        <w:t>},</w:t>
      </w:r>
    </w:p>
    <w:p w14:paraId="16836855" w14:textId="45448A20" w:rsidR="00297092" w:rsidRPr="00903DBA" w:rsidRDefault="00297092" w:rsidP="002F4EEE">
      <w:pPr>
        <w:pStyle w:val="Code"/>
        <w:rPr>
          <w:highlight w:val="white"/>
        </w:rPr>
      </w:pPr>
      <w:r w:rsidRPr="00903DBA">
        <w:rPr>
          <w:highlight w:val="white"/>
        </w:rPr>
        <w:t xml:space="preserve">        {(int) Mask.SignedLongInt, Sort.</w:t>
      </w:r>
      <w:r w:rsidR="005D4E81" w:rsidRPr="00903DBA">
        <w:rPr>
          <w:highlight w:val="white"/>
        </w:rPr>
        <w:t>SignedLongInt</w:t>
      </w:r>
      <w:r w:rsidRPr="00903DBA">
        <w:rPr>
          <w:highlight w:val="white"/>
        </w:rPr>
        <w:t>},</w:t>
      </w:r>
    </w:p>
    <w:p w14:paraId="4A464D56" w14:textId="645CA0EF" w:rsidR="00297092" w:rsidRPr="00903DBA" w:rsidRDefault="00297092" w:rsidP="002F4EEE">
      <w:pPr>
        <w:pStyle w:val="Code"/>
        <w:rPr>
          <w:highlight w:val="white"/>
        </w:rPr>
      </w:pPr>
      <w:r w:rsidRPr="00903DBA">
        <w:rPr>
          <w:highlight w:val="white"/>
        </w:rPr>
        <w:t xml:space="preserve">        {(int) Mask.UnsignedLong, Sort.</w:t>
      </w:r>
      <w:r w:rsidR="005D4E81" w:rsidRPr="00903DBA">
        <w:rPr>
          <w:highlight w:val="white"/>
        </w:rPr>
        <w:t>UnsignedLongInt</w:t>
      </w:r>
      <w:r w:rsidRPr="00903DBA">
        <w:rPr>
          <w:highlight w:val="white"/>
        </w:rPr>
        <w:t>},</w:t>
      </w:r>
    </w:p>
    <w:p w14:paraId="0611A886" w14:textId="479E42C1" w:rsidR="00297092" w:rsidRPr="00903DBA" w:rsidRDefault="00297092" w:rsidP="002F4EEE">
      <w:pPr>
        <w:pStyle w:val="Code"/>
        <w:rPr>
          <w:highlight w:val="white"/>
        </w:rPr>
      </w:pPr>
      <w:r w:rsidRPr="00903DBA">
        <w:rPr>
          <w:highlight w:val="white"/>
        </w:rPr>
        <w:t xml:space="preserve">        {(int) Mask.UnsignedLongInt, Sort.</w:t>
      </w:r>
      <w:r w:rsidR="005D4E81" w:rsidRPr="00903DBA">
        <w:rPr>
          <w:highlight w:val="white"/>
        </w:rPr>
        <w:t>UnsignedLongInt</w:t>
      </w:r>
      <w:r w:rsidRPr="00903DBA">
        <w:rPr>
          <w:highlight w:val="white"/>
        </w:rPr>
        <w:t>},</w:t>
      </w:r>
    </w:p>
    <w:p w14:paraId="6E7ACCB5" w14:textId="77777777" w:rsidR="00297092" w:rsidRPr="00903DBA" w:rsidRDefault="00297092" w:rsidP="002F4EEE">
      <w:pPr>
        <w:pStyle w:val="Code"/>
        <w:rPr>
          <w:highlight w:val="white"/>
        </w:rPr>
      </w:pPr>
      <w:r w:rsidRPr="00903DBA">
        <w:rPr>
          <w:highlight w:val="white"/>
        </w:rPr>
        <w:t xml:space="preserve">        {(int) Mask.Float, Sort.Float},</w:t>
      </w:r>
    </w:p>
    <w:p w14:paraId="780C2626" w14:textId="77777777" w:rsidR="00297092" w:rsidRPr="00903DBA" w:rsidRDefault="00297092" w:rsidP="002F4EEE">
      <w:pPr>
        <w:pStyle w:val="Code"/>
        <w:rPr>
          <w:highlight w:val="white"/>
        </w:rPr>
      </w:pPr>
      <w:r w:rsidRPr="00903DBA">
        <w:rPr>
          <w:highlight w:val="white"/>
        </w:rPr>
        <w:t xml:space="preserve">        {(int) Mask.Double, Sort.Double},</w:t>
      </w:r>
    </w:p>
    <w:p w14:paraId="05207D50" w14:textId="68E85789" w:rsidR="00297092" w:rsidRPr="00903DBA" w:rsidRDefault="00297092" w:rsidP="002F4EEE">
      <w:pPr>
        <w:pStyle w:val="Code"/>
        <w:rPr>
          <w:highlight w:val="white"/>
        </w:rPr>
      </w:pPr>
      <w:r w:rsidRPr="00903DBA">
        <w:rPr>
          <w:highlight w:val="white"/>
        </w:rPr>
        <w:t xml:space="preserve">        {(int) Mask.LongDouble, Sort.</w:t>
      </w:r>
      <w:r w:rsidR="001220BA" w:rsidRPr="00903DBA">
        <w:rPr>
          <w:highlight w:val="white"/>
        </w:rPr>
        <w:t>LongDouble</w:t>
      </w:r>
      <w:r w:rsidRPr="00903DBA">
        <w:rPr>
          <w:highlight w:val="white"/>
        </w:rPr>
        <w:t>}</w:t>
      </w:r>
    </w:p>
    <w:p w14:paraId="4A742321" w14:textId="77777777" w:rsidR="00297092" w:rsidRPr="00903DBA" w:rsidRDefault="00297092" w:rsidP="002F4EEE">
      <w:pPr>
        <w:pStyle w:val="Code"/>
        <w:rPr>
          <w:highlight w:val="white"/>
        </w:rPr>
      </w:pPr>
      <w:r w:rsidRPr="00903DBA">
        <w:rPr>
          <w:highlight w:val="white"/>
        </w:rPr>
        <w:t xml:space="preserve">      };</w:t>
      </w:r>
    </w:p>
    <w:p w14:paraId="039AE310" w14:textId="7EE71896" w:rsidR="006B225B" w:rsidRPr="00903DBA" w:rsidRDefault="00280BC0" w:rsidP="00A97B02">
      <w:pPr>
        <w:rPr>
          <w:color w:val="auto"/>
        </w:rPr>
      </w:pPr>
      <w:r w:rsidRPr="00903DBA">
        <w:t>A specifier is made up by the external linkage, storage, and type.</w:t>
      </w:r>
    </w:p>
    <w:p w14:paraId="436070E1" w14:textId="77777777" w:rsidR="00EC65DE" w:rsidRPr="00903DBA" w:rsidRDefault="00EC65DE" w:rsidP="00EC65DE">
      <w:pPr>
        <w:pStyle w:val="Code"/>
        <w:rPr>
          <w:highlight w:val="white"/>
        </w:rPr>
      </w:pPr>
      <w:r w:rsidRPr="00903DBA">
        <w:rPr>
          <w:highlight w:val="white"/>
        </w:rPr>
        <w:t xml:space="preserve">    public Specifier(bool externalLinkage, Storage? storage, Type type) {</w:t>
      </w:r>
    </w:p>
    <w:p w14:paraId="65D736B6" w14:textId="77777777" w:rsidR="00EC65DE" w:rsidRPr="00903DBA" w:rsidRDefault="00EC65DE" w:rsidP="00EC65DE">
      <w:pPr>
        <w:pStyle w:val="Code"/>
        <w:rPr>
          <w:highlight w:val="white"/>
        </w:rPr>
      </w:pPr>
      <w:r w:rsidRPr="00903DBA">
        <w:rPr>
          <w:highlight w:val="white"/>
        </w:rPr>
        <w:t xml:space="preserve">      m_externalLinkage = externalLinkage;</w:t>
      </w:r>
    </w:p>
    <w:p w14:paraId="0C5ACF31" w14:textId="77777777" w:rsidR="00EC65DE" w:rsidRPr="00903DBA" w:rsidRDefault="00EC65DE" w:rsidP="00EC65DE">
      <w:pPr>
        <w:pStyle w:val="Code"/>
        <w:rPr>
          <w:highlight w:val="white"/>
        </w:rPr>
      </w:pPr>
      <w:r w:rsidRPr="00903DBA">
        <w:rPr>
          <w:highlight w:val="white"/>
        </w:rPr>
        <w:t xml:space="preserve">      m_storage = storage;</w:t>
      </w:r>
    </w:p>
    <w:p w14:paraId="12CB53EF" w14:textId="77777777" w:rsidR="00EC65DE" w:rsidRPr="00903DBA" w:rsidRDefault="00EC65DE" w:rsidP="00EC65DE">
      <w:pPr>
        <w:pStyle w:val="Code"/>
        <w:rPr>
          <w:highlight w:val="white"/>
        </w:rPr>
      </w:pPr>
      <w:r w:rsidRPr="00903DBA">
        <w:rPr>
          <w:highlight w:val="white"/>
        </w:rPr>
        <w:t xml:space="preserve">      m_type = type;</w:t>
      </w:r>
    </w:p>
    <w:p w14:paraId="1D5FB618" w14:textId="77777777" w:rsidR="00EC65DE" w:rsidRPr="00903DBA" w:rsidRDefault="00EC65DE" w:rsidP="00EC65DE">
      <w:pPr>
        <w:pStyle w:val="Code"/>
        <w:rPr>
          <w:highlight w:val="white"/>
        </w:rPr>
      </w:pPr>
      <w:r w:rsidRPr="00903DBA">
        <w:rPr>
          <w:highlight w:val="white"/>
        </w:rPr>
        <w:t xml:space="preserve">    }</w:t>
      </w:r>
    </w:p>
    <w:p w14:paraId="7BD96805" w14:textId="77777777" w:rsidR="00EC65DE" w:rsidRPr="00903DBA" w:rsidRDefault="00EC65DE" w:rsidP="00EC65DE">
      <w:pPr>
        <w:pStyle w:val="Code"/>
        <w:rPr>
          <w:highlight w:val="white"/>
        </w:rPr>
      </w:pPr>
    </w:p>
    <w:p w14:paraId="5E787596" w14:textId="77777777" w:rsidR="00EC65DE" w:rsidRPr="00903DBA" w:rsidRDefault="00EC65DE" w:rsidP="00EC65DE">
      <w:pPr>
        <w:pStyle w:val="Code"/>
        <w:rPr>
          <w:highlight w:val="white"/>
        </w:rPr>
      </w:pPr>
      <w:r w:rsidRPr="00903DBA">
        <w:rPr>
          <w:highlight w:val="white"/>
        </w:rPr>
        <w:t xml:space="preserve">    public bool ExternalLinkage {</w:t>
      </w:r>
    </w:p>
    <w:p w14:paraId="4E43D960" w14:textId="77777777" w:rsidR="00EC65DE" w:rsidRPr="00903DBA" w:rsidRDefault="00EC65DE" w:rsidP="00EC65DE">
      <w:pPr>
        <w:pStyle w:val="Code"/>
        <w:rPr>
          <w:highlight w:val="white"/>
        </w:rPr>
      </w:pPr>
      <w:r w:rsidRPr="00903DBA">
        <w:rPr>
          <w:highlight w:val="white"/>
        </w:rPr>
        <w:t xml:space="preserve">      get { return m_externalLinkage; }</w:t>
      </w:r>
    </w:p>
    <w:p w14:paraId="1BF72892" w14:textId="77777777" w:rsidR="00EC65DE" w:rsidRPr="00903DBA" w:rsidRDefault="00EC65DE" w:rsidP="00EC65DE">
      <w:pPr>
        <w:pStyle w:val="Code"/>
        <w:rPr>
          <w:highlight w:val="white"/>
        </w:rPr>
      </w:pPr>
      <w:r w:rsidRPr="00903DBA">
        <w:rPr>
          <w:highlight w:val="white"/>
        </w:rPr>
        <w:t xml:space="preserve">    }</w:t>
      </w:r>
    </w:p>
    <w:p w14:paraId="73DC23B5" w14:textId="77777777" w:rsidR="00EC65DE" w:rsidRPr="00903DBA" w:rsidRDefault="00EC65DE" w:rsidP="00247DD6">
      <w:pPr>
        <w:pStyle w:val="Code"/>
        <w:rPr>
          <w:highlight w:val="white"/>
        </w:rPr>
      </w:pPr>
      <w:r w:rsidRPr="00903DBA">
        <w:rPr>
          <w:highlight w:val="white"/>
        </w:rPr>
        <w:t xml:space="preserve"> </w:t>
      </w:r>
    </w:p>
    <w:p w14:paraId="75D55D96" w14:textId="77777777" w:rsidR="00247DD6" w:rsidRPr="00903DBA" w:rsidRDefault="00247DD6" w:rsidP="00247DD6">
      <w:pPr>
        <w:pStyle w:val="Code"/>
        <w:rPr>
          <w:highlight w:val="white"/>
        </w:rPr>
      </w:pPr>
      <w:bookmarkStart w:id="216" w:name="_Ref417813097"/>
      <w:r w:rsidRPr="00903DBA">
        <w:rPr>
          <w:highlight w:val="white"/>
        </w:rPr>
        <w:t xml:space="preserve">    public Storage Storage {</w:t>
      </w:r>
    </w:p>
    <w:p w14:paraId="15743264" w14:textId="77777777" w:rsidR="00247DD6" w:rsidRPr="00903DBA" w:rsidRDefault="00247DD6" w:rsidP="00247DD6">
      <w:pPr>
        <w:pStyle w:val="Code"/>
        <w:rPr>
          <w:highlight w:val="white"/>
        </w:rPr>
      </w:pPr>
      <w:r w:rsidRPr="00903DBA">
        <w:rPr>
          <w:highlight w:val="white"/>
        </w:rPr>
        <w:t xml:space="preserve">      get { Assert.ErrorXXX(m_storage != null);</w:t>
      </w:r>
    </w:p>
    <w:p w14:paraId="25BDD336" w14:textId="77777777" w:rsidR="00247DD6" w:rsidRPr="00903DBA" w:rsidRDefault="00247DD6" w:rsidP="00247DD6">
      <w:pPr>
        <w:pStyle w:val="Code"/>
        <w:rPr>
          <w:highlight w:val="white"/>
        </w:rPr>
      </w:pPr>
      <w:r w:rsidRPr="00903DBA">
        <w:rPr>
          <w:highlight w:val="white"/>
        </w:rPr>
        <w:t xml:space="preserve">            return m_storage.Value; }</w:t>
      </w:r>
    </w:p>
    <w:p w14:paraId="7E5C90E3" w14:textId="77777777" w:rsidR="00247DD6" w:rsidRPr="00903DBA" w:rsidRDefault="00247DD6" w:rsidP="00247DD6">
      <w:pPr>
        <w:pStyle w:val="Code"/>
        <w:rPr>
          <w:highlight w:val="white"/>
        </w:rPr>
      </w:pPr>
      <w:r w:rsidRPr="00903DBA">
        <w:rPr>
          <w:highlight w:val="white"/>
        </w:rPr>
        <w:lastRenderedPageBreak/>
        <w:t xml:space="preserve">    }</w:t>
      </w:r>
    </w:p>
    <w:p w14:paraId="51DE49AB" w14:textId="77777777" w:rsidR="00EC65DE" w:rsidRPr="00903DBA" w:rsidRDefault="00EC65DE" w:rsidP="00247DD6">
      <w:pPr>
        <w:pStyle w:val="Code"/>
        <w:rPr>
          <w:highlight w:val="white"/>
        </w:rPr>
      </w:pPr>
      <w:r w:rsidRPr="00903DBA">
        <w:rPr>
          <w:highlight w:val="white"/>
        </w:rPr>
        <w:t xml:space="preserve"> </w:t>
      </w:r>
    </w:p>
    <w:p w14:paraId="57BD02B5" w14:textId="77777777" w:rsidR="00EC65DE" w:rsidRPr="00903DBA" w:rsidRDefault="00EC65DE" w:rsidP="00EC65DE">
      <w:pPr>
        <w:pStyle w:val="Code"/>
        <w:rPr>
          <w:highlight w:val="white"/>
        </w:rPr>
      </w:pPr>
      <w:r w:rsidRPr="00903DBA">
        <w:rPr>
          <w:highlight w:val="white"/>
        </w:rPr>
        <w:t xml:space="preserve">    public Type Type {</w:t>
      </w:r>
    </w:p>
    <w:p w14:paraId="091DAE94" w14:textId="77777777" w:rsidR="00EC65DE" w:rsidRPr="00903DBA" w:rsidRDefault="00EC65DE" w:rsidP="00EC65DE">
      <w:pPr>
        <w:pStyle w:val="Code"/>
        <w:rPr>
          <w:highlight w:val="white"/>
        </w:rPr>
      </w:pPr>
      <w:r w:rsidRPr="00903DBA">
        <w:rPr>
          <w:highlight w:val="white"/>
        </w:rPr>
        <w:t xml:space="preserve">      get { return m_type; }</w:t>
      </w:r>
    </w:p>
    <w:p w14:paraId="52BF088E" w14:textId="77777777" w:rsidR="00EC65DE" w:rsidRPr="00903DBA" w:rsidRDefault="00EC65DE" w:rsidP="00EC65DE">
      <w:pPr>
        <w:pStyle w:val="Code"/>
        <w:rPr>
          <w:highlight w:val="white"/>
        </w:rPr>
      </w:pPr>
      <w:r w:rsidRPr="00903DBA">
        <w:rPr>
          <w:highlight w:val="white"/>
        </w:rPr>
        <w:t xml:space="preserve">    }</w:t>
      </w:r>
    </w:p>
    <w:p w14:paraId="05B8108C" w14:textId="3AA87921" w:rsidR="00EC65DE" w:rsidRPr="00903DBA" w:rsidRDefault="00E31760" w:rsidP="00E31760">
      <w:pPr>
        <w:rPr>
          <w:highlight w:val="white"/>
        </w:rPr>
      </w:pPr>
      <w:r w:rsidRPr="00903DBA">
        <w:rPr>
          <w:highlight w:val="white"/>
        </w:rPr>
        <w:t>The</w:t>
      </w:r>
      <w:r w:rsidR="00370A66" w:rsidRPr="00903DBA">
        <w:rPr>
          <w:highlight w:val="white"/>
        </w:rPr>
        <w:t xml:space="preserve"> static</w:t>
      </w:r>
      <w:r w:rsidRPr="00903DBA">
        <w:rPr>
          <w:highlight w:val="white"/>
        </w:rPr>
        <w:t xml:space="preserve"> </w:t>
      </w:r>
      <w:r w:rsidRPr="00903DBA">
        <w:rPr>
          <w:rStyle w:val="KeyWord0"/>
          <w:highlight w:val="white"/>
        </w:rPr>
        <w:t>SpecifierList</w:t>
      </w:r>
      <w:r w:rsidRPr="00903DBA">
        <w:rPr>
          <w:highlight w:val="white"/>
        </w:rPr>
        <w:t xml:space="preserve"> method</w:t>
      </w:r>
      <w:r w:rsidR="00A06B47" w:rsidRPr="00903DBA">
        <w:rPr>
          <w:highlight w:val="white"/>
        </w:rPr>
        <w:t xml:space="preserve"> </w:t>
      </w:r>
      <w:r w:rsidR="00370A66" w:rsidRPr="00903DBA">
        <w:rPr>
          <w:highlight w:val="white"/>
        </w:rPr>
        <w:t>takes a list of declaration specifiers and returns a Specifier object, holding the storage, type, and external linkage of the symbol.</w:t>
      </w:r>
    </w:p>
    <w:p w14:paraId="015F7FFD" w14:textId="77777777" w:rsidR="00EC65DE" w:rsidRPr="00903DBA" w:rsidRDefault="00EC65DE" w:rsidP="00EC65DE">
      <w:pPr>
        <w:pStyle w:val="Code"/>
        <w:rPr>
          <w:highlight w:val="white"/>
        </w:rPr>
      </w:pPr>
      <w:r w:rsidRPr="00903DBA">
        <w:rPr>
          <w:highlight w:val="white"/>
        </w:rPr>
        <w:t xml:space="preserve">    public static Specifier SpecifierList(List&lt;object&gt; specifierList) {</w:t>
      </w:r>
    </w:p>
    <w:p w14:paraId="47BDB812" w14:textId="77777777" w:rsidR="00EC65DE" w:rsidRPr="00903DBA" w:rsidRDefault="00EC65DE" w:rsidP="00EC65DE">
      <w:pPr>
        <w:pStyle w:val="Code"/>
        <w:rPr>
          <w:highlight w:val="white"/>
        </w:rPr>
      </w:pPr>
      <w:r w:rsidRPr="00903DBA">
        <w:rPr>
          <w:highlight w:val="white"/>
        </w:rPr>
        <w:t xml:space="preserve">      int totalMaskValue = 0;</w:t>
      </w:r>
    </w:p>
    <w:p w14:paraId="544B55FE" w14:textId="77777777" w:rsidR="00EC65DE" w:rsidRPr="00903DBA" w:rsidRDefault="00EC65DE" w:rsidP="00EC65DE">
      <w:pPr>
        <w:pStyle w:val="Code"/>
        <w:rPr>
          <w:highlight w:val="white"/>
        </w:rPr>
      </w:pPr>
      <w:r w:rsidRPr="00903DBA">
        <w:rPr>
          <w:highlight w:val="white"/>
        </w:rPr>
        <w:t xml:space="preserve">      Type compoundType = null;</w:t>
      </w:r>
    </w:p>
    <w:p w14:paraId="692ED334" w14:textId="3413526E" w:rsidR="00EC65DE" w:rsidRPr="00903DBA" w:rsidRDefault="006542AE" w:rsidP="006542AE">
      <w:pPr>
        <w:rPr>
          <w:highlight w:val="white"/>
        </w:rPr>
      </w:pPr>
      <w:r w:rsidRPr="00903DBA">
        <w:rPr>
          <w:highlight w:val="white"/>
        </w:rPr>
        <w:t xml:space="preserve">We iterate through the </w:t>
      </w:r>
      <w:r w:rsidR="00EF5D33" w:rsidRPr="00903DBA">
        <w:rPr>
          <w:highlight w:val="white"/>
        </w:rPr>
        <w:t xml:space="preserve">declaration specifier </w:t>
      </w:r>
      <w:r w:rsidR="007C46DD" w:rsidRPr="00903DBA">
        <w:rPr>
          <w:highlight w:val="white"/>
        </w:rPr>
        <w:t>list and</w:t>
      </w:r>
      <w:r w:rsidR="00EF5D33" w:rsidRPr="00903DBA">
        <w:rPr>
          <w:highlight w:val="white"/>
        </w:rPr>
        <w:t xml:space="preserve"> gather the keywords of the </w:t>
      </w:r>
      <w:r w:rsidR="00EF5D33" w:rsidRPr="00903DBA">
        <w:rPr>
          <w:rStyle w:val="KeyWord0"/>
          <w:highlight w:val="white"/>
        </w:rPr>
        <w:t>Mask</w:t>
      </w:r>
      <w:r w:rsidR="00EF5D33" w:rsidRPr="00903DBA">
        <w:rPr>
          <w:highlight w:val="white"/>
        </w:rPr>
        <w:t xml:space="preserve"> enumeration</w:t>
      </w:r>
      <w:r w:rsidR="00E22AD3" w:rsidRPr="00903DBA">
        <w:rPr>
          <w:highlight w:val="white"/>
        </w:rPr>
        <w:t>. If a keyword occurs twice, we report an error.</w:t>
      </w:r>
    </w:p>
    <w:p w14:paraId="44695B3D" w14:textId="77777777" w:rsidR="00EC65DE" w:rsidRPr="00903DBA" w:rsidRDefault="00EC65DE" w:rsidP="00EC65DE">
      <w:pPr>
        <w:pStyle w:val="Code"/>
        <w:rPr>
          <w:highlight w:val="white"/>
        </w:rPr>
      </w:pPr>
      <w:r w:rsidRPr="00903DBA">
        <w:rPr>
          <w:highlight w:val="white"/>
        </w:rPr>
        <w:t xml:space="preserve">      foreach (object obj in specifierList) {</w:t>
      </w:r>
    </w:p>
    <w:p w14:paraId="18DE1BD6" w14:textId="77777777" w:rsidR="00EC65DE" w:rsidRPr="00903DBA" w:rsidRDefault="00EC65DE" w:rsidP="00EC65DE">
      <w:pPr>
        <w:pStyle w:val="Code"/>
        <w:rPr>
          <w:highlight w:val="white"/>
        </w:rPr>
      </w:pPr>
      <w:r w:rsidRPr="00903DBA">
        <w:rPr>
          <w:highlight w:val="white"/>
        </w:rPr>
        <w:t xml:space="preserve">        if (obj is Mask) {</w:t>
      </w:r>
    </w:p>
    <w:p w14:paraId="1BDEB111" w14:textId="77777777" w:rsidR="00EC65DE" w:rsidRPr="00903DBA" w:rsidRDefault="00EC65DE" w:rsidP="00EC65DE">
      <w:pPr>
        <w:pStyle w:val="Code"/>
        <w:rPr>
          <w:highlight w:val="white"/>
        </w:rPr>
      </w:pPr>
      <w:r w:rsidRPr="00903DBA">
        <w:rPr>
          <w:highlight w:val="white"/>
        </w:rPr>
        <w:t xml:space="preserve">          int maskValue = (int) obj;</w:t>
      </w:r>
    </w:p>
    <w:p w14:paraId="493BA83A" w14:textId="77777777" w:rsidR="00EC65DE" w:rsidRPr="00903DBA" w:rsidRDefault="00EC65DE" w:rsidP="00EC65DE">
      <w:pPr>
        <w:pStyle w:val="Code"/>
        <w:rPr>
          <w:highlight w:val="white"/>
        </w:rPr>
      </w:pPr>
    </w:p>
    <w:p w14:paraId="10B184C0" w14:textId="77777777" w:rsidR="00EC65DE" w:rsidRPr="00903DBA" w:rsidRDefault="00EC65DE" w:rsidP="00EC65DE">
      <w:pPr>
        <w:pStyle w:val="Code"/>
        <w:rPr>
          <w:highlight w:val="white"/>
        </w:rPr>
      </w:pPr>
      <w:r w:rsidRPr="00903DBA">
        <w:rPr>
          <w:highlight w:val="white"/>
        </w:rPr>
        <w:t xml:space="preserve">          if ((maskValue &amp; totalMaskValue) != 0) {</w:t>
      </w:r>
    </w:p>
    <w:p w14:paraId="053E7EC3" w14:textId="77777777" w:rsidR="00EC65DE" w:rsidRPr="00903DBA" w:rsidRDefault="00EC65DE" w:rsidP="00EC65DE">
      <w:pPr>
        <w:pStyle w:val="Code"/>
        <w:rPr>
          <w:highlight w:val="white"/>
        </w:rPr>
      </w:pPr>
      <w:r w:rsidRPr="00903DBA">
        <w:rPr>
          <w:highlight w:val="white"/>
        </w:rPr>
        <w:t xml:space="preserve">            Assert.Error(MaskToString(maskValue),</w:t>
      </w:r>
    </w:p>
    <w:p w14:paraId="4991BD7B" w14:textId="77777777" w:rsidR="00EC65DE" w:rsidRPr="00903DBA" w:rsidRDefault="00EC65DE" w:rsidP="00EC65DE">
      <w:pPr>
        <w:pStyle w:val="Code"/>
        <w:rPr>
          <w:highlight w:val="white"/>
        </w:rPr>
      </w:pPr>
      <w:r w:rsidRPr="00903DBA">
        <w:rPr>
          <w:highlight w:val="white"/>
        </w:rPr>
        <w:t xml:space="preserve">                         Message.Keyword_defined_twice);</w:t>
      </w:r>
    </w:p>
    <w:p w14:paraId="771EEBD3" w14:textId="77777777" w:rsidR="00EC65DE" w:rsidRPr="00903DBA" w:rsidRDefault="00EC65DE" w:rsidP="00EC65DE">
      <w:pPr>
        <w:pStyle w:val="Code"/>
        <w:rPr>
          <w:highlight w:val="white"/>
        </w:rPr>
      </w:pPr>
      <w:r w:rsidRPr="00903DBA">
        <w:rPr>
          <w:highlight w:val="white"/>
        </w:rPr>
        <w:t xml:space="preserve">          }</w:t>
      </w:r>
    </w:p>
    <w:p w14:paraId="7849FD2D" w14:textId="77777777" w:rsidR="00EC65DE" w:rsidRPr="00903DBA" w:rsidRDefault="00EC65DE" w:rsidP="00EC65DE">
      <w:pPr>
        <w:pStyle w:val="Code"/>
        <w:rPr>
          <w:highlight w:val="white"/>
        </w:rPr>
      </w:pPr>
    </w:p>
    <w:p w14:paraId="4982AD8B" w14:textId="77777777" w:rsidR="00EC65DE" w:rsidRPr="00903DBA" w:rsidRDefault="00EC65DE" w:rsidP="00EC65DE">
      <w:pPr>
        <w:pStyle w:val="Code"/>
        <w:rPr>
          <w:highlight w:val="white"/>
        </w:rPr>
      </w:pPr>
      <w:r w:rsidRPr="00903DBA">
        <w:rPr>
          <w:highlight w:val="white"/>
        </w:rPr>
        <w:t xml:space="preserve">          totalMaskValue |= maskValue;</w:t>
      </w:r>
    </w:p>
    <w:p w14:paraId="354893A0" w14:textId="48737367" w:rsidR="00EC65DE" w:rsidRPr="00903DBA" w:rsidRDefault="00EC65DE" w:rsidP="00EC65DE">
      <w:pPr>
        <w:pStyle w:val="Code"/>
        <w:rPr>
          <w:highlight w:val="white"/>
        </w:rPr>
      </w:pPr>
      <w:r w:rsidRPr="00903DBA">
        <w:rPr>
          <w:highlight w:val="white"/>
        </w:rPr>
        <w:t xml:space="preserve">        }</w:t>
      </w:r>
    </w:p>
    <w:p w14:paraId="101F0D7D" w14:textId="12788183" w:rsidR="007C46DD" w:rsidRPr="00903DBA" w:rsidRDefault="007C46DD" w:rsidP="009D6D7F">
      <w:pPr>
        <w:rPr>
          <w:highlight w:val="white"/>
        </w:rPr>
      </w:pPr>
      <w:r w:rsidRPr="00903DBA">
        <w:rPr>
          <w:highlight w:val="white"/>
        </w:rPr>
        <w:t xml:space="preserve">If the element of the list is not a </w:t>
      </w:r>
      <w:r w:rsidRPr="00903DBA">
        <w:rPr>
          <w:rStyle w:val="KeyWord0"/>
          <w:highlight w:val="white"/>
        </w:rPr>
        <w:t>Mask</w:t>
      </w:r>
      <w:r w:rsidRPr="00903DBA">
        <w:rPr>
          <w:highlight w:val="white"/>
        </w:rPr>
        <w:t xml:space="preserve"> enumeration, it mu</w:t>
      </w:r>
      <w:r w:rsidR="00830CE9" w:rsidRPr="00903DBA">
        <w:rPr>
          <w:highlight w:val="white"/>
        </w:rPr>
        <w:t>st</w:t>
      </w:r>
      <w:r w:rsidRPr="00903DBA">
        <w:rPr>
          <w:highlight w:val="white"/>
        </w:rPr>
        <w:t xml:space="preserve"> be a type. If </w:t>
      </w:r>
      <w:r w:rsidR="009D6D7F" w:rsidRPr="00903DBA">
        <w:rPr>
          <w:highlight w:val="white"/>
        </w:rPr>
        <w:t xml:space="preserve">more than one type </w:t>
      </w:r>
      <w:r w:rsidR="00251639" w:rsidRPr="00903DBA">
        <w:rPr>
          <w:highlight w:val="white"/>
        </w:rPr>
        <w:t>occurs</w:t>
      </w:r>
      <w:r w:rsidR="009D6D7F" w:rsidRPr="00903DBA">
        <w:rPr>
          <w:highlight w:val="white"/>
        </w:rPr>
        <w:t xml:space="preserve"> in the list, we report an error.</w:t>
      </w:r>
    </w:p>
    <w:p w14:paraId="3C542AB5" w14:textId="77777777" w:rsidR="00EC65DE" w:rsidRPr="00903DBA" w:rsidRDefault="00EC65DE" w:rsidP="00EC65DE">
      <w:pPr>
        <w:pStyle w:val="Code"/>
        <w:rPr>
          <w:highlight w:val="white"/>
        </w:rPr>
      </w:pPr>
      <w:r w:rsidRPr="00903DBA">
        <w:rPr>
          <w:highlight w:val="white"/>
        </w:rPr>
        <w:t xml:space="preserve">        else {</w:t>
      </w:r>
    </w:p>
    <w:p w14:paraId="03F72378" w14:textId="77777777" w:rsidR="00EC65DE" w:rsidRPr="00903DBA" w:rsidRDefault="00EC65DE" w:rsidP="00EC65DE">
      <w:pPr>
        <w:pStyle w:val="Code"/>
        <w:rPr>
          <w:highlight w:val="white"/>
        </w:rPr>
      </w:pPr>
      <w:r w:rsidRPr="00903DBA">
        <w:rPr>
          <w:highlight w:val="white"/>
        </w:rPr>
        <w:t xml:space="preserve">          if (compoundType != null) {</w:t>
      </w:r>
    </w:p>
    <w:p w14:paraId="3B187189" w14:textId="77777777" w:rsidR="00EC65DE" w:rsidRPr="00903DBA" w:rsidRDefault="00EC65DE" w:rsidP="00EC65DE">
      <w:pPr>
        <w:pStyle w:val="Code"/>
        <w:rPr>
          <w:highlight w:val="white"/>
        </w:rPr>
      </w:pPr>
      <w:r w:rsidRPr="00903DBA">
        <w:rPr>
          <w:highlight w:val="white"/>
        </w:rPr>
        <w:t xml:space="preserve">            Assert.Error(MaskToString(totalMaskValue),</w:t>
      </w:r>
    </w:p>
    <w:p w14:paraId="33C85E6D" w14:textId="77777777" w:rsidR="00EC65DE" w:rsidRPr="00903DBA" w:rsidRDefault="00EC65DE" w:rsidP="00EC65DE">
      <w:pPr>
        <w:pStyle w:val="Code"/>
        <w:rPr>
          <w:highlight w:val="white"/>
        </w:rPr>
      </w:pPr>
      <w:r w:rsidRPr="00903DBA">
        <w:rPr>
          <w:highlight w:val="white"/>
        </w:rPr>
        <w:t xml:space="preserve">                         Message.Invalid_specifier_sequence);</w:t>
      </w:r>
    </w:p>
    <w:p w14:paraId="28DB4448" w14:textId="77777777" w:rsidR="00EC65DE" w:rsidRPr="00903DBA" w:rsidRDefault="00EC65DE" w:rsidP="00EC65DE">
      <w:pPr>
        <w:pStyle w:val="Code"/>
        <w:rPr>
          <w:highlight w:val="white"/>
        </w:rPr>
      </w:pPr>
      <w:r w:rsidRPr="00903DBA">
        <w:rPr>
          <w:highlight w:val="white"/>
        </w:rPr>
        <w:t xml:space="preserve">          }</w:t>
      </w:r>
    </w:p>
    <w:p w14:paraId="7ED738F9" w14:textId="77777777" w:rsidR="00EC65DE" w:rsidRPr="00903DBA" w:rsidRDefault="00EC65DE" w:rsidP="00EC65DE">
      <w:pPr>
        <w:pStyle w:val="Code"/>
        <w:rPr>
          <w:highlight w:val="white"/>
        </w:rPr>
      </w:pPr>
    </w:p>
    <w:p w14:paraId="21B198DA" w14:textId="77777777" w:rsidR="00EC65DE" w:rsidRPr="00903DBA" w:rsidRDefault="00EC65DE" w:rsidP="00EC65DE">
      <w:pPr>
        <w:pStyle w:val="Code"/>
        <w:rPr>
          <w:highlight w:val="white"/>
        </w:rPr>
      </w:pPr>
      <w:r w:rsidRPr="00903DBA">
        <w:rPr>
          <w:highlight w:val="white"/>
        </w:rPr>
        <w:t xml:space="preserve">          compoundType = (Type) obj;</w:t>
      </w:r>
    </w:p>
    <w:p w14:paraId="3541A85B" w14:textId="77777777" w:rsidR="00EC65DE" w:rsidRPr="00903DBA" w:rsidRDefault="00EC65DE" w:rsidP="00EC65DE">
      <w:pPr>
        <w:pStyle w:val="Code"/>
        <w:rPr>
          <w:highlight w:val="white"/>
        </w:rPr>
      </w:pPr>
      <w:r w:rsidRPr="00903DBA">
        <w:rPr>
          <w:highlight w:val="white"/>
        </w:rPr>
        <w:t xml:space="preserve">        }</w:t>
      </w:r>
    </w:p>
    <w:p w14:paraId="32E477A3" w14:textId="77777777" w:rsidR="00EC65DE" w:rsidRPr="00903DBA" w:rsidRDefault="00EC65DE" w:rsidP="00EC65DE">
      <w:pPr>
        <w:pStyle w:val="Code"/>
        <w:rPr>
          <w:highlight w:val="white"/>
        </w:rPr>
      </w:pPr>
      <w:r w:rsidRPr="00903DBA">
        <w:rPr>
          <w:highlight w:val="white"/>
        </w:rPr>
        <w:t xml:space="preserve">      }</w:t>
      </w:r>
    </w:p>
    <w:p w14:paraId="7313419A" w14:textId="644C3182" w:rsidR="00FE286F" w:rsidRPr="00903DBA" w:rsidRDefault="000B76E5" w:rsidP="00C550E9">
      <w:r w:rsidRPr="00903DBA">
        <w:t>When we have the final mask, we begin by extracting the storage.</w:t>
      </w:r>
      <w:r w:rsidR="00FE286F" w:rsidRPr="00903DBA">
        <w:t xml:space="preserve"> The storage is </w:t>
      </w:r>
      <w:r w:rsidR="00251639" w:rsidRPr="00903DBA">
        <w:t>initially</w:t>
      </w:r>
      <w:r w:rsidR="00FE286F" w:rsidRPr="00903DBA">
        <w:t xml:space="preserve"> set to null, and </w:t>
      </w:r>
      <w:r w:rsidR="009974EA" w:rsidRPr="00903DBA">
        <w:t>we mask out the storage part of the total mask. I</w:t>
      </w:r>
      <w:r w:rsidR="00FE286F" w:rsidRPr="00903DBA">
        <w:t xml:space="preserve">t is possible that there was no storage in the specifier list. </w:t>
      </w:r>
      <w:r w:rsidR="003A7671" w:rsidRPr="00903DBA">
        <w:t>However, if the</w:t>
      </w:r>
      <w:r w:rsidR="009974EA" w:rsidRPr="00903DBA">
        <w:t xml:space="preserve">re is a storage it must match </w:t>
      </w:r>
      <w:r w:rsidR="004F1F6D" w:rsidRPr="00903DBA">
        <w:t>one of the storage masks. If it does not match, more than one storage specifiers w</w:t>
      </w:r>
      <w:r w:rsidR="00C33004" w:rsidRPr="00903DBA">
        <w:t>ere</w:t>
      </w:r>
      <w:r w:rsidR="004F1F6D" w:rsidRPr="00903DBA">
        <w:t xml:space="preserve"> present in the declaration specifier list, and we report an error.</w:t>
      </w:r>
    </w:p>
    <w:p w14:paraId="62EB03DF" w14:textId="77777777" w:rsidR="00EC65DE" w:rsidRPr="00903DBA" w:rsidRDefault="00EC65DE" w:rsidP="00EC65DE">
      <w:pPr>
        <w:pStyle w:val="Code"/>
        <w:rPr>
          <w:highlight w:val="white"/>
        </w:rPr>
      </w:pPr>
      <w:r w:rsidRPr="00903DBA">
        <w:rPr>
          <w:highlight w:val="white"/>
        </w:rPr>
        <w:t xml:space="preserve">      Storage? storage = null;</w:t>
      </w:r>
    </w:p>
    <w:p w14:paraId="6D008090" w14:textId="77777777" w:rsidR="00EC65DE" w:rsidRPr="00903DBA" w:rsidRDefault="00EC65DE" w:rsidP="00EC65DE">
      <w:pPr>
        <w:pStyle w:val="Code"/>
        <w:rPr>
          <w:highlight w:val="white"/>
        </w:rPr>
      </w:pPr>
      <w:r w:rsidRPr="00903DBA">
        <w:rPr>
          <w:highlight w:val="white"/>
        </w:rPr>
        <w:t xml:space="preserve">      { int totalStorageValue = totalMaskValue &amp; ((int) Mask.StorageMask);</w:t>
      </w:r>
    </w:p>
    <w:p w14:paraId="47510C7F" w14:textId="77777777" w:rsidR="00EC65DE" w:rsidRPr="00903DBA" w:rsidRDefault="00EC65DE" w:rsidP="00EC65DE">
      <w:pPr>
        <w:pStyle w:val="Code"/>
        <w:rPr>
          <w:highlight w:val="white"/>
        </w:rPr>
      </w:pPr>
    </w:p>
    <w:p w14:paraId="0B594B77" w14:textId="77777777" w:rsidR="00EC65DE" w:rsidRPr="00903DBA" w:rsidRDefault="00EC65DE" w:rsidP="00EC65DE">
      <w:pPr>
        <w:pStyle w:val="Code"/>
        <w:rPr>
          <w:highlight w:val="white"/>
        </w:rPr>
      </w:pPr>
      <w:r w:rsidRPr="00903DBA">
        <w:rPr>
          <w:highlight w:val="white"/>
        </w:rPr>
        <w:t xml:space="preserve">        if (totalStorageValue != 0) {</w:t>
      </w:r>
    </w:p>
    <w:p w14:paraId="7BB0DA36" w14:textId="1DBF94B3" w:rsidR="00EC65DE" w:rsidRPr="00903DBA" w:rsidRDefault="00EC65DE" w:rsidP="00EC65DE">
      <w:pPr>
        <w:pStyle w:val="Code"/>
        <w:rPr>
          <w:highlight w:val="white"/>
        </w:rPr>
      </w:pPr>
      <w:r w:rsidRPr="00903DBA">
        <w:rPr>
          <w:highlight w:val="white"/>
        </w:rPr>
        <w:t xml:space="preserve">          </w:t>
      </w:r>
      <w:r w:rsidR="00A636A4" w:rsidRPr="00903DBA">
        <w:rPr>
          <w:highlight w:val="white"/>
        </w:rPr>
        <w:t>Assert.Error(</w:t>
      </w:r>
      <w:r w:rsidRPr="00903DBA">
        <w:rPr>
          <w:highlight w:val="white"/>
        </w:rPr>
        <w:t>Enum.IsDefined(typeof(Mask), totalStorageValue)</w:t>
      </w:r>
      <w:r w:rsidR="00A636A4" w:rsidRPr="00903DBA">
        <w:rPr>
          <w:highlight w:val="white"/>
        </w:rPr>
        <w:t>,</w:t>
      </w:r>
    </w:p>
    <w:p w14:paraId="4AB03C7B" w14:textId="121EC432" w:rsidR="00EC65DE" w:rsidRPr="00903DBA" w:rsidRDefault="00A636A4" w:rsidP="00EC65DE">
      <w:pPr>
        <w:pStyle w:val="Code"/>
        <w:rPr>
          <w:highlight w:val="white"/>
        </w:rPr>
      </w:pPr>
      <w:r w:rsidRPr="00903DBA">
        <w:rPr>
          <w:highlight w:val="white"/>
        </w:rPr>
        <w:t xml:space="preserve">                       </w:t>
      </w:r>
      <w:r w:rsidR="00EC65DE" w:rsidRPr="00903DBA">
        <w:rPr>
          <w:highlight w:val="white"/>
        </w:rPr>
        <w:t>MaskToString(totalStorageValue),</w:t>
      </w:r>
    </w:p>
    <w:p w14:paraId="660D260E" w14:textId="12141A3D" w:rsidR="00EC65DE" w:rsidRPr="00903DBA" w:rsidRDefault="00EC65DE" w:rsidP="00EC65DE">
      <w:pPr>
        <w:pStyle w:val="Code"/>
        <w:rPr>
          <w:highlight w:val="white"/>
        </w:rPr>
      </w:pPr>
      <w:r w:rsidRPr="00903DBA">
        <w:rPr>
          <w:highlight w:val="white"/>
        </w:rPr>
        <w:t xml:space="preserve">                       Message.Invalid_specifier_sequence);</w:t>
      </w:r>
    </w:p>
    <w:p w14:paraId="42AAA1AA" w14:textId="77777777" w:rsidR="00EC65DE" w:rsidRPr="00903DBA" w:rsidRDefault="00EC65DE" w:rsidP="00EC65DE">
      <w:pPr>
        <w:pStyle w:val="Code"/>
        <w:rPr>
          <w:highlight w:val="white"/>
        </w:rPr>
      </w:pPr>
      <w:r w:rsidRPr="00903DBA">
        <w:rPr>
          <w:highlight w:val="white"/>
        </w:rPr>
        <w:t xml:space="preserve">          storage = (Storage) totalStorageValue;</w:t>
      </w:r>
    </w:p>
    <w:p w14:paraId="2708D671" w14:textId="77777777" w:rsidR="00EC65DE" w:rsidRPr="00903DBA" w:rsidRDefault="00EC65DE" w:rsidP="00EC65DE">
      <w:pPr>
        <w:pStyle w:val="Code"/>
        <w:rPr>
          <w:highlight w:val="white"/>
        </w:rPr>
      </w:pPr>
      <w:r w:rsidRPr="00903DBA">
        <w:rPr>
          <w:highlight w:val="white"/>
        </w:rPr>
        <w:t xml:space="preserve">        }</w:t>
      </w:r>
    </w:p>
    <w:p w14:paraId="1917852B" w14:textId="70FB433B" w:rsidR="00EC65DE" w:rsidRPr="00903DBA" w:rsidRDefault="00EC65DE" w:rsidP="00EC65DE">
      <w:pPr>
        <w:pStyle w:val="Code"/>
        <w:rPr>
          <w:highlight w:val="white"/>
        </w:rPr>
      </w:pPr>
      <w:r w:rsidRPr="00903DBA">
        <w:rPr>
          <w:highlight w:val="white"/>
        </w:rPr>
        <w:t xml:space="preserve">      }</w:t>
      </w:r>
    </w:p>
    <w:p w14:paraId="73A46988" w14:textId="4CFBB754" w:rsidR="007937C0" w:rsidRPr="00903DBA" w:rsidRDefault="007937C0" w:rsidP="007937C0">
      <w:pPr>
        <w:rPr>
          <w:highlight w:val="white"/>
        </w:rPr>
      </w:pPr>
      <w:r w:rsidRPr="00903DBA">
        <w:rPr>
          <w:highlight w:val="white"/>
        </w:rPr>
        <w:t>The next step is to determine the</w:t>
      </w:r>
      <w:r w:rsidR="00DE1632" w:rsidRPr="00903DBA">
        <w:rPr>
          <w:highlight w:val="white"/>
        </w:rPr>
        <w:t xml:space="preserve"> </w:t>
      </w:r>
      <w:r w:rsidR="00643D40" w:rsidRPr="00903DBA">
        <w:rPr>
          <w:highlight w:val="white"/>
        </w:rPr>
        <w:t>external linkage. The symbol has externa linkage if the scope of the current symbol table is global</w:t>
      </w:r>
      <w:r w:rsidR="00F26A06" w:rsidRPr="00903DBA">
        <w:rPr>
          <w:highlight w:val="white"/>
        </w:rPr>
        <w:t xml:space="preserve"> (</w:t>
      </w:r>
      <w:r w:rsidR="00643D40" w:rsidRPr="00903DBA">
        <w:rPr>
          <w:highlight w:val="white"/>
        </w:rPr>
        <w:t>the symbol is defined in global space</w:t>
      </w:r>
      <w:r w:rsidR="00F26A06" w:rsidRPr="00903DBA">
        <w:rPr>
          <w:highlight w:val="white"/>
        </w:rPr>
        <w:t>)</w:t>
      </w:r>
      <w:r w:rsidR="00EC7ADE" w:rsidRPr="00903DBA">
        <w:rPr>
          <w:highlight w:val="white"/>
        </w:rPr>
        <w:t>.</w:t>
      </w:r>
      <w:r w:rsidR="006D370E" w:rsidRPr="00903DBA">
        <w:rPr>
          <w:highlight w:val="white"/>
        </w:rPr>
        <w:t xml:space="preserve"> Moreover, the storage shall be null (is has </w:t>
      </w:r>
      <w:r w:rsidR="006D370E" w:rsidRPr="00903DBA">
        <w:rPr>
          <w:highlight w:val="white"/>
        </w:rPr>
        <w:lastRenderedPageBreak/>
        <w:t>not been stated in the declaration specifier list) or extern. If the symbol is static</w:t>
      </w:r>
      <w:r w:rsidR="006B6A45" w:rsidRPr="00903DBA">
        <w:rPr>
          <w:highlight w:val="white"/>
        </w:rPr>
        <w:t xml:space="preserve"> </w:t>
      </w:r>
      <w:r w:rsidR="003A1CDE" w:rsidRPr="00903DBA">
        <w:rPr>
          <w:highlight w:val="white"/>
        </w:rPr>
        <w:t xml:space="preserve">in global scope </w:t>
      </w:r>
      <w:r w:rsidR="006B6A45" w:rsidRPr="00903DBA">
        <w:rPr>
          <w:highlight w:val="white"/>
        </w:rPr>
        <w:t>it has not external linkage.</w:t>
      </w:r>
    </w:p>
    <w:p w14:paraId="3FA2C6DD" w14:textId="77777777" w:rsidR="00EF6383" w:rsidRPr="00903DBA" w:rsidRDefault="00EF6383" w:rsidP="00EF6383">
      <w:pPr>
        <w:pStyle w:val="Code"/>
        <w:rPr>
          <w:highlight w:val="white"/>
        </w:rPr>
      </w:pPr>
      <w:r w:rsidRPr="00903DBA">
        <w:rPr>
          <w:highlight w:val="white"/>
        </w:rPr>
        <w:t xml:space="preserve">      bool externalLinkage = (SymbolTable.CurrentTable.Scope == Scope.Global)</w:t>
      </w:r>
    </w:p>
    <w:p w14:paraId="62B3EA9E" w14:textId="77777777" w:rsidR="00EF6383" w:rsidRPr="00903DBA" w:rsidRDefault="00EF6383" w:rsidP="00EF6383">
      <w:pPr>
        <w:pStyle w:val="Code"/>
        <w:rPr>
          <w:highlight w:val="white"/>
        </w:rPr>
      </w:pPr>
      <w:r w:rsidRPr="00903DBA">
        <w:rPr>
          <w:highlight w:val="white"/>
        </w:rPr>
        <w:t xml:space="preserve">                             &amp;&amp; ((storage == null) ||</w:t>
      </w:r>
    </w:p>
    <w:p w14:paraId="2B3CA38A" w14:textId="77777777" w:rsidR="00EF6383" w:rsidRPr="00903DBA" w:rsidRDefault="00EF6383" w:rsidP="00EF6383">
      <w:pPr>
        <w:pStyle w:val="Code"/>
        <w:rPr>
          <w:highlight w:val="white"/>
        </w:rPr>
      </w:pPr>
      <w:r w:rsidRPr="00903DBA">
        <w:rPr>
          <w:highlight w:val="white"/>
        </w:rPr>
        <w:t xml:space="preserve">                                 (storage == CCompiler.Storage.Extern));</w:t>
      </w:r>
    </w:p>
    <w:p w14:paraId="209B0CEF" w14:textId="77777777" w:rsidR="00126149" w:rsidRPr="00903DBA" w:rsidRDefault="00126149" w:rsidP="00BE2C05">
      <w:pPr>
        <w:pStyle w:val="Code"/>
        <w:rPr>
          <w:highlight w:val="white"/>
        </w:rPr>
      </w:pPr>
    </w:p>
    <w:p w14:paraId="202F8F13" w14:textId="74A60858" w:rsidR="00BE2C05" w:rsidRPr="00903DBA" w:rsidRDefault="00BE2C05" w:rsidP="00BE2C05">
      <w:pPr>
        <w:pStyle w:val="Code"/>
        <w:rPr>
          <w:highlight w:val="white"/>
        </w:rPr>
      </w:pPr>
      <w:r w:rsidRPr="00903DBA">
        <w:rPr>
          <w:highlight w:val="white"/>
        </w:rPr>
        <w:t xml:space="preserve">      if (storage == null) {</w:t>
      </w:r>
    </w:p>
    <w:p w14:paraId="5B909688" w14:textId="77777777" w:rsidR="00BE2C05" w:rsidRPr="00903DBA" w:rsidRDefault="00BE2C05" w:rsidP="00BE2C05">
      <w:pPr>
        <w:pStyle w:val="Code"/>
        <w:rPr>
          <w:highlight w:val="white"/>
        </w:rPr>
      </w:pPr>
      <w:r w:rsidRPr="00903DBA">
        <w:rPr>
          <w:highlight w:val="white"/>
        </w:rPr>
        <w:t xml:space="preserve">        if (SymbolTable.CurrentTable.Scope == Scope.Global) {</w:t>
      </w:r>
    </w:p>
    <w:p w14:paraId="54EBB5F3" w14:textId="77777777" w:rsidR="00BE2C05" w:rsidRPr="00903DBA" w:rsidRDefault="00BE2C05" w:rsidP="00BE2C05">
      <w:pPr>
        <w:pStyle w:val="Code"/>
        <w:rPr>
          <w:highlight w:val="white"/>
        </w:rPr>
      </w:pPr>
      <w:r w:rsidRPr="00903DBA">
        <w:rPr>
          <w:highlight w:val="white"/>
        </w:rPr>
        <w:t xml:space="preserve">          storage = Storage.Static;</w:t>
      </w:r>
    </w:p>
    <w:p w14:paraId="71AFFD3F" w14:textId="77777777" w:rsidR="00BE2C05" w:rsidRPr="00903DBA" w:rsidRDefault="00BE2C05" w:rsidP="00BE2C05">
      <w:pPr>
        <w:pStyle w:val="Code"/>
        <w:rPr>
          <w:highlight w:val="white"/>
        </w:rPr>
      </w:pPr>
      <w:r w:rsidRPr="00903DBA">
        <w:rPr>
          <w:highlight w:val="white"/>
        </w:rPr>
        <w:t xml:space="preserve">        }</w:t>
      </w:r>
    </w:p>
    <w:p w14:paraId="07934F27" w14:textId="77777777" w:rsidR="00BE2C05" w:rsidRPr="00903DBA" w:rsidRDefault="00BE2C05" w:rsidP="00BE2C05">
      <w:pPr>
        <w:pStyle w:val="Code"/>
        <w:rPr>
          <w:highlight w:val="white"/>
        </w:rPr>
      </w:pPr>
      <w:r w:rsidRPr="00903DBA">
        <w:rPr>
          <w:highlight w:val="white"/>
        </w:rPr>
        <w:t xml:space="preserve">        else {</w:t>
      </w:r>
    </w:p>
    <w:p w14:paraId="395048FC" w14:textId="77777777" w:rsidR="00BE2C05" w:rsidRPr="00903DBA" w:rsidRDefault="00BE2C05" w:rsidP="00BE2C05">
      <w:pPr>
        <w:pStyle w:val="Code"/>
        <w:rPr>
          <w:highlight w:val="white"/>
        </w:rPr>
      </w:pPr>
      <w:r w:rsidRPr="00903DBA">
        <w:rPr>
          <w:highlight w:val="white"/>
        </w:rPr>
        <w:t xml:space="preserve">          storage = Storage.Auto;</w:t>
      </w:r>
    </w:p>
    <w:p w14:paraId="580CBFC4" w14:textId="77777777" w:rsidR="00BE2C05" w:rsidRPr="00903DBA" w:rsidRDefault="00BE2C05" w:rsidP="00BE2C05">
      <w:pPr>
        <w:pStyle w:val="Code"/>
        <w:rPr>
          <w:highlight w:val="white"/>
        </w:rPr>
      </w:pPr>
      <w:r w:rsidRPr="00903DBA">
        <w:rPr>
          <w:highlight w:val="white"/>
        </w:rPr>
        <w:t xml:space="preserve">        }</w:t>
      </w:r>
    </w:p>
    <w:p w14:paraId="7C25A255" w14:textId="77777777" w:rsidR="00BE2C05" w:rsidRPr="00903DBA" w:rsidRDefault="00BE2C05" w:rsidP="00BE2C05">
      <w:pPr>
        <w:pStyle w:val="Code"/>
        <w:rPr>
          <w:highlight w:val="white"/>
        </w:rPr>
      </w:pPr>
      <w:r w:rsidRPr="00903DBA">
        <w:rPr>
          <w:highlight w:val="white"/>
        </w:rPr>
        <w:t xml:space="preserve">      }</w:t>
      </w:r>
    </w:p>
    <w:p w14:paraId="36FBAA80" w14:textId="3973C288" w:rsidR="00EC65DE" w:rsidRPr="00903DBA" w:rsidRDefault="00AE56AC" w:rsidP="00380AB0">
      <w:pPr>
        <w:rPr>
          <w:highlight w:val="white"/>
        </w:rPr>
      </w:pPr>
      <w:r w:rsidRPr="00903DBA">
        <w:rPr>
          <w:highlight w:val="white"/>
        </w:rPr>
        <w:t xml:space="preserve">When the storage and external linkage has been taken care of, we perform a series of </w:t>
      </w:r>
      <w:r w:rsidR="00FD63AD" w:rsidRPr="00903DBA">
        <w:rPr>
          <w:highlight w:val="white"/>
        </w:rPr>
        <w:t xml:space="preserve">error checks. If the symbol is a function parameter </w:t>
      </w:r>
      <w:r w:rsidR="00E71A6B" w:rsidRPr="00903DBA">
        <w:rPr>
          <w:highlight w:val="white"/>
        </w:rPr>
        <w:t>(function scope</w:t>
      </w:r>
      <w:r w:rsidR="00430FD1" w:rsidRPr="00903DBA">
        <w:rPr>
          <w:highlight w:val="white"/>
        </w:rPr>
        <w:t>) the storage must be null, auto or register.</w:t>
      </w:r>
    </w:p>
    <w:p w14:paraId="5C9F2F04" w14:textId="77777777" w:rsidR="00EF6383" w:rsidRPr="00903DBA" w:rsidRDefault="00EF6383" w:rsidP="00EF6383">
      <w:pPr>
        <w:pStyle w:val="Code"/>
        <w:rPr>
          <w:highlight w:val="white"/>
        </w:rPr>
      </w:pPr>
      <w:r w:rsidRPr="00903DBA">
        <w:rPr>
          <w:highlight w:val="white"/>
        </w:rPr>
        <w:t xml:space="preserve">      if (SymbolTable.CurrentTable.Scope == Scope.Parameter) {</w:t>
      </w:r>
    </w:p>
    <w:p w14:paraId="5D5B3D43" w14:textId="5C4CE5BE" w:rsidR="005D43B5" w:rsidRPr="00903DBA" w:rsidRDefault="00EC65DE" w:rsidP="00EC65DE">
      <w:pPr>
        <w:pStyle w:val="Code"/>
        <w:rPr>
          <w:highlight w:val="white"/>
        </w:rPr>
      </w:pPr>
      <w:r w:rsidRPr="00903DBA">
        <w:rPr>
          <w:highlight w:val="white"/>
        </w:rPr>
        <w:t xml:space="preserve">        Assert.Error((storage == Storage.Auto) || </w:t>
      </w:r>
    </w:p>
    <w:p w14:paraId="40FE73BD" w14:textId="648BF7CF" w:rsidR="002709A0" w:rsidRPr="00903DBA" w:rsidRDefault="005D43B5" w:rsidP="00EC65DE">
      <w:pPr>
        <w:pStyle w:val="Code"/>
        <w:rPr>
          <w:highlight w:val="white"/>
        </w:rPr>
      </w:pPr>
      <w:r w:rsidRPr="00903DBA">
        <w:rPr>
          <w:highlight w:val="white"/>
        </w:rPr>
        <w:t xml:space="preserve">                     </w:t>
      </w:r>
      <w:r w:rsidR="00EC65DE" w:rsidRPr="00903DBA">
        <w:rPr>
          <w:highlight w:val="white"/>
        </w:rPr>
        <w:t>(storage == Storage.Register), storage,</w:t>
      </w:r>
      <w:r w:rsidR="003F62B8" w:rsidRPr="00903DBA">
        <w:rPr>
          <w:highlight w:val="white"/>
        </w:rPr>
        <w:t xml:space="preserve"> </w:t>
      </w:r>
      <w:r w:rsidR="00EC65DE" w:rsidRPr="00903DBA">
        <w:rPr>
          <w:highlight w:val="white"/>
        </w:rPr>
        <w:t>Message.</w:t>
      </w:r>
    </w:p>
    <w:p w14:paraId="60F50CD1" w14:textId="6ECC5F79" w:rsidR="00EC65DE" w:rsidRPr="00903DBA" w:rsidRDefault="00D22AD4"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Only_auto_or_register_storage_allowed_in_parameter_declaration);</w:t>
      </w:r>
    </w:p>
    <w:p w14:paraId="33F99FAB" w14:textId="64210C76" w:rsidR="00EC65DE" w:rsidRPr="00903DBA" w:rsidRDefault="00EC65DE" w:rsidP="00EC65DE">
      <w:pPr>
        <w:pStyle w:val="Code"/>
        <w:rPr>
          <w:highlight w:val="white"/>
        </w:rPr>
      </w:pPr>
      <w:r w:rsidRPr="00903DBA">
        <w:rPr>
          <w:highlight w:val="white"/>
        </w:rPr>
        <w:t xml:space="preserve">      }</w:t>
      </w:r>
    </w:p>
    <w:p w14:paraId="62E80825" w14:textId="15FB631E" w:rsidR="00430FD1" w:rsidRPr="00903DBA" w:rsidRDefault="00430FD1" w:rsidP="00DF5615">
      <w:pPr>
        <w:rPr>
          <w:highlight w:val="white"/>
        </w:rPr>
      </w:pPr>
      <w:r w:rsidRPr="00903DBA">
        <w:rPr>
          <w:highlight w:val="white"/>
        </w:rPr>
        <w:t xml:space="preserve">If the scope of the current symbol table is </w:t>
      </w:r>
      <w:r w:rsidR="00A4387D" w:rsidRPr="00903DBA">
        <w:rPr>
          <w:highlight w:val="white"/>
        </w:rPr>
        <w:t xml:space="preserve">a </w:t>
      </w:r>
      <w:r w:rsidRPr="00903DBA">
        <w:rPr>
          <w:highlight w:val="white"/>
        </w:rPr>
        <w:t xml:space="preserve">struct or union, the </w:t>
      </w:r>
      <w:r w:rsidR="00DF5615" w:rsidRPr="00903DBA">
        <w:rPr>
          <w:highlight w:val="white"/>
        </w:rPr>
        <w:t>storage must also be null, auto, or register.</w:t>
      </w:r>
    </w:p>
    <w:p w14:paraId="0A6F3E16" w14:textId="77777777" w:rsidR="00EC65DE" w:rsidRPr="00903DBA" w:rsidRDefault="00EC65DE" w:rsidP="00EC65DE">
      <w:pPr>
        <w:pStyle w:val="Code"/>
        <w:rPr>
          <w:highlight w:val="white"/>
        </w:rPr>
      </w:pPr>
      <w:r w:rsidRPr="00903DBA">
        <w:rPr>
          <w:highlight w:val="white"/>
        </w:rPr>
        <w:t xml:space="preserve">      else if ((SymbolTable.CurrentTable.Scope == Scope.Struct) ||</w:t>
      </w:r>
    </w:p>
    <w:p w14:paraId="68AD9919" w14:textId="77777777" w:rsidR="00EC65DE" w:rsidRPr="00903DBA" w:rsidRDefault="00EC65DE" w:rsidP="00EC65DE">
      <w:pPr>
        <w:pStyle w:val="Code"/>
        <w:rPr>
          <w:highlight w:val="white"/>
        </w:rPr>
      </w:pPr>
      <w:r w:rsidRPr="00903DBA">
        <w:rPr>
          <w:highlight w:val="white"/>
        </w:rPr>
        <w:t xml:space="preserve">               (SymbolTable.CurrentTable.Scope == Scope.Union)) {</w:t>
      </w:r>
    </w:p>
    <w:p w14:paraId="772E79D3" w14:textId="0138CC00" w:rsidR="002C6080" w:rsidRPr="00903DBA" w:rsidRDefault="00EC65DE" w:rsidP="00EC65DE">
      <w:pPr>
        <w:pStyle w:val="Code"/>
        <w:rPr>
          <w:highlight w:val="white"/>
        </w:rPr>
      </w:pPr>
      <w:r w:rsidRPr="00903DBA">
        <w:rPr>
          <w:highlight w:val="white"/>
        </w:rPr>
        <w:t xml:space="preserve">          Assert.Error((storage == Storage.Auto) ||</w:t>
      </w:r>
    </w:p>
    <w:p w14:paraId="062BE95E" w14:textId="2D384059" w:rsidR="00024F2D" w:rsidRPr="00903DBA" w:rsidRDefault="002C6080" w:rsidP="00EC65DE">
      <w:pPr>
        <w:pStyle w:val="Code"/>
        <w:rPr>
          <w:highlight w:val="white"/>
        </w:rPr>
      </w:pPr>
      <w:r w:rsidRPr="00903DBA">
        <w:rPr>
          <w:highlight w:val="white"/>
        </w:rPr>
        <w:t xml:space="preserve">                      </w:t>
      </w:r>
      <w:r w:rsidR="00EC65DE" w:rsidRPr="00903DBA">
        <w:rPr>
          <w:highlight w:val="white"/>
        </w:rPr>
        <w:t xml:space="preserve"> (storage == Storage.Register), storage,</w:t>
      </w:r>
      <w:r w:rsidR="00034A97" w:rsidRPr="00903DBA">
        <w:rPr>
          <w:highlight w:val="white"/>
        </w:rPr>
        <w:t xml:space="preserve"> </w:t>
      </w:r>
      <w:r w:rsidR="00EC65DE" w:rsidRPr="00903DBA">
        <w:rPr>
          <w:highlight w:val="white"/>
        </w:rPr>
        <w:t>Message.</w:t>
      </w:r>
    </w:p>
    <w:p w14:paraId="6A344F72" w14:textId="5C2AA193" w:rsidR="00EC65DE" w:rsidRPr="00903DBA" w:rsidRDefault="00024F2D" w:rsidP="00EC65DE">
      <w:pPr>
        <w:pStyle w:val="Code"/>
        <w:rPr>
          <w:highlight w:val="white"/>
        </w:rPr>
      </w:pPr>
      <w:r w:rsidRPr="00903DBA">
        <w:rPr>
          <w:highlight w:val="white"/>
        </w:rPr>
        <w:t xml:space="preserve">  </w:t>
      </w:r>
      <w:r w:rsidR="00D22AD4" w:rsidRPr="00903DBA">
        <w:rPr>
          <w:highlight w:val="white"/>
        </w:rPr>
        <w:t xml:space="preserve">  </w:t>
      </w:r>
      <w:r w:rsidRPr="00903DBA">
        <w:rPr>
          <w:highlight w:val="white"/>
        </w:rPr>
        <w:t xml:space="preserve">        </w:t>
      </w:r>
      <w:r w:rsidR="00EC65DE" w:rsidRPr="00903DBA">
        <w:rPr>
          <w:highlight w:val="white"/>
        </w:rPr>
        <w:t xml:space="preserve">Only_auto_or_register_storage_allowed_for_struct_or_union_scope);  </w:t>
      </w:r>
    </w:p>
    <w:p w14:paraId="73D8AC11" w14:textId="77777777" w:rsidR="00EC65DE" w:rsidRPr="00903DBA" w:rsidRDefault="00EC65DE" w:rsidP="00EC65DE">
      <w:pPr>
        <w:pStyle w:val="Code"/>
        <w:rPr>
          <w:highlight w:val="white"/>
        </w:rPr>
      </w:pPr>
      <w:r w:rsidRPr="00903DBA">
        <w:rPr>
          <w:highlight w:val="white"/>
        </w:rPr>
        <w:t xml:space="preserve">      }</w:t>
      </w:r>
    </w:p>
    <w:p w14:paraId="2992EA82" w14:textId="19F3669B" w:rsidR="0047241D" w:rsidRPr="00903DBA" w:rsidRDefault="0047241D" w:rsidP="0047241D">
      <w:pPr>
        <w:rPr>
          <w:highlight w:val="white"/>
        </w:rPr>
      </w:pPr>
      <w:r w:rsidRPr="00903DBA">
        <w:rPr>
          <w:highlight w:val="white"/>
        </w:rPr>
        <w:t xml:space="preserve">If the scope of the current symbol table is global, the storage must also be null, </w:t>
      </w:r>
      <w:r w:rsidR="0086362A" w:rsidRPr="00903DBA">
        <w:rPr>
          <w:highlight w:val="white"/>
        </w:rPr>
        <w:t>extern, static, or typedef.</w:t>
      </w:r>
    </w:p>
    <w:p w14:paraId="5A4DF858" w14:textId="77777777" w:rsidR="00EC65DE" w:rsidRPr="00903DBA" w:rsidRDefault="00EC65DE" w:rsidP="00EC65DE">
      <w:pPr>
        <w:pStyle w:val="Code"/>
        <w:rPr>
          <w:highlight w:val="white"/>
        </w:rPr>
      </w:pPr>
      <w:r w:rsidRPr="00903DBA">
        <w:rPr>
          <w:highlight w:val="white"/>
        </w:rPr>
        <w:t xml:space="preserve">      else if (SymbolTable.CurrentTable.Scope == Scope.Global) {</w:t>
      </w:r>
    </w:p>
    <w:p w14:paraId="7C3D1EA8" w14:textId="62FCAF02" w:rsidR="00EC65DE" w:rsidRPr="00903DBA" w:rsidRDefault="00EC65DE" w:rsidP="00EC65DE">
      <w:pPr>
        <w:pStyle w:val="Code"/>
        <w:rPr>
          <w:highlight w:val="white"/>
        </w:rPr>
      </w:pPr>
      <w:r w:rsidRPr="00903DBA">
        <w:rPr>
          <w:highlight w:val="white"/>
        </w:rPr>
        <w:t xml:space="preserve">          Assert.Error((storage == Storage.Extern) ||</w:t>
      </w:r>
    </w:p>
    <w:p w14:paraId="6CEC0000" w14:textId="77777777" w:rsidR="002709A0" w:rsidRPr="00903DBA" w:rsidRDefault="00EC65DE" w:rsidP="00EC65DE">
      <w:pPr>
        <w:pStyle w:val="Code"/>
        <w:rPr>
          <w:highlight w:val="white"/>
        </w:rPr>
      </w:pPr>
      <w:r w:rsidRPr="00903DBA">
        <w:rPr>
          <w:highlight w:val="white"/>
        </w:rPr>
        <w:t xml:space="preserve">                       (storage == Storage.Static) ||</w:t>
      </w:r>
    </w:p>
    <w:p w14:paraId="30AD8BFF" w14:textId="6619EFB6" w:rsidR="00EC65DE" w:rsidRPr="00903DBA" w:rsidRDefault="006724A1"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 xml:space="preserve"> (storage == Storage.Typedef), storage, Message.</w:t>
      </w:r>
    </w:p>
    <w:p w14:paraId="0CE07421" w14:textId="1D9C32BC" w:rsidR="00EC65DE" w:rsidRPr="00903DBA" w:rsidRDefault="002709A0" w:rsidP="00EC65DE">
      <w:pPr>
        <w:pStyle w:val="Code"/>
        <w:rPr>
          <w:highlight w:val="white"/>
        </w:rPr>
      </w:pPr>
      <w:r w:rsidRPr="00903DBA">
        <w:rPr>
          <w:highlight w:val="white"/>
        </w:rPr>
        <w:t xml:space="preserve">        </w:t>
      </w:r>
      <w:r w:rsidR="00EC65DE" w:rsidRPr="00903DBA">
        <w:rPr>
          <w:highlight w:val="white"/>
        </w:rPr>
        <w:t>Only_extern____static____or_typedef_storage_allowed_in_global_scope);</w:t>
      </w:r>
    </w:p>
    <w:p w14:paraId="724F30F5" w14:textId="62097005" w:rsidR="00EC65DE" w:rsidRPr="00903DBA" w:rsidRDefault="00EC65DE" w:rsidP="00EC65DE">
      <w:pPr>
        <w:pStyle w:val="Code"/>
        <w:rPr>
          <w:highlight w:val="white"/>
        </w:rPr>
      </w:pPr>
      <w:r w:rsidRPr="00903DBA">
        <w:rPr>
          <w:highlight w:val="white"/>
        </w:rPr>
        <w:t xml:space="preserve">      }</w:t>
      </w:r>
    </w:p>
    <w:p w14:paraId="51C335DF" w14:textId="0FA808D8" w:rsidR="006B225B" w:rsidRPr="00903DBA" w:rsidRDefault="00853E5D" w:rsidP="00853E5D">
      <w:pPr>
        <w:rPr>
          <w:color w:val="auto"/>
        </w:rPr>
      </w:pPr>
      <w:r w:rsidRPr="00903DBA">
        <w:t>If there is a compound type and if it is an enumeration, we need to add its members as signed integers to the symbol table.</w:t>
      </w:r>
    </w:p>
    <w:p w14:paraId="05120DF4" w14:textId="77777777" w:rsidR="00A149ED" w:rsidRPr="00903DBA" w:rsidRDefault="00A149ED" w:rsidP="00A149ED">
      <w:pPr>
        <w:pStyle w:val="Code"/>
        <w:rPr>
          <w:highlight w:val="white"/>
        </w:rPr>
      </w:pPr>
      <w:r w:rsidRPr="00903DBA">
        <w:rPr>
          <w:highlight w:val="white"/>
        </w:rPr>
        <w:t xml:space="preserve">      if ((compoundType != null) &amp;&amp; (compoundType.EnumItemSet != null)){</w:t>
      </w:r>
    </w:p>
    <w:p w14:paraId="20AE04FC" w14:textId="77777777" w:rsidR="00A149ED" w:rsidRPr="00903DBA" w:rsidRDefault="00A149ED" w:rsidP="00A149ED">
      <w:pPr>
        <w:pStyle w:val="Code"/>
        <w:rPr>
          <w:highlight w:val="white"/>
        </w:rPr>
      </w:pPr>
      <w:r w:rsidRPr="00903DBA">
        <w:rPr>
          <w:highlight w:val="white"/>
        </w:rPr>
        <w:t xml:space="preserve">        foreach (Pair&lt;Symbol,bool&gt; pair in compoundType.EnumItemSet){</w:t>
      </w:r>
    </w:p>
    <w:p w14:paraId="4F020BFE" w14:textId="77777777" w:rsidR="00A149ED" w:rsidRPr="00903DBA" w:rsidRDefault="00A149ED" w:rsidP="00A149ED">
      <w:pPr>
        <w:pStyle w:val="Code"/>
        <w:rPr>
          <w:highlight w:val="white"/>
        </w:rPr>
      </w:pPr>
      <w:r w:rsidRPr="00903DBA">
        <w:rPr>
          <w:highlight w:val="white"/>
        </w:rPr>
        <w:t xml:space="preserve">          Symbol enumSymbol = pair.First;          </w:t>
      </w:r>
    </w:p>
    <w:p w14:paraId="61865989" w14:textId="77777777" w:rsidR="008B1C33" w:rsidRPr="00903DBA" w:rsidRDefault="008B1C33" w:rsidP="00A149ED">
      <w:pPr>
        <w:pStyle w:val="Code"/>
        <w:rPr>
          <w:highlight w:val="white"/>
        </w:rPr>
      </w:pPr>
    </w:p>
    <w:p w14:paraId="4959827A" w14:textId="74E0721B" w:rsidR="00A149ED" w:rsidRPr="00903DBA" w:rsidRDefault="00A149ED" w:rsidP="00A149ED">
      <w:pPr>
        <w:pStyle w:val="Code"/>
        <w:rPr>
          <w:highlight w:val="white"/>
        </w:rPr>
      </w:pPr>
      <w:r w:rsidRPr="00903DBA">
        <w:rPr>
          <w:highlight w:val="white"/>
        </w:rPr>
        <w:t xml:space="preserve">          switch (enumSymbol.Storage = storage.Value) {</w:t>
      </w:r>
    </w:p>
    <w:p w14:paraId="09EF5BF0" w14:textId="77777777" w:rsidR="00A149ED" w:rsidRPr="00903DBA" w:rsidRDefault="00A149ED" w:rsidP="00A149ED">
      <w:pPr>
        <w:pStyle w:val="Code"/>
        <w:rPr>
          <w:highlight w:val="white"/>
        </w:rPr>
      </w:pPr>
      <w:r w:rsidRPr="00903DBA">
        <w:rPr>
          <w:highlight w:val="white"/>
        </w:rPr>
        <w:t xml:space="preserve">            case CCompiler.Storage.Static:</w:t>
      </w:r>
    </w:p>
    <w:p w14:paraId="3EA6C2F4" w14:textId="188B0F87" w:rsidR="00A149ED" w:rsidRPr="00903DBA" w:rsidRDefault="00A149ED" w:rsidP="00A149ED">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w:t>
      </w:r>
    </w:p>
    <w:p w14:paraId="1E91F065" w14:textId="77777777" w:rsidR="00A149ED" w:rsidRPr="00903DBA" w:rsidRDefault="00A149ED" w:rsidP="00A149ED">
      <w:pPr>
        <w:pStyle w:val="Code"/>
        <w:rPr>
          <w:highlight w:val="white"/>
        </w:rPr>
      </w:pPr>
      <w:r w:rsidRPr="00903DBA">
        <w:rPr>
          <w:highlight w:val="white"/>
        </w:rPr>
        <w:t xml:space="preserve">                                        Value(enumSymbol));</w:t>
      </w:r>
    </w:p>
    <w:p w14:paraId="5FC01FCA" w14:textId="77777777" w:rsidR="00A149ED" w:rsidRPr="00903DBA" w:rsidRDefault="00A149ED" w:rsidP="00A149ED">
      <w:pPr>
        <w:pStyle w:val="Code"/>
        <w:rPr>
          <w:highlight w:val="white"/>
        </w:rPr>
      </w:pPr>
      <w:r w:rsidRPr="00903DBA">
        <w:rPr>
          <w:highlight w:val="white"/>
        </w:rPr>
        <w:t xml:space="preserve">              break;</w:t>
      </w:r>
    </w:p>
    <w:p w14:paraId="68908510" w14:textId="77777777" w:rsidR="00A149ED" w:rsidRPr="00903DBA" w:rsidRDefault="00A149ED" w:rsidP="00A149ED">
      <w:pPr>
        <w:pStyle w:val="Code"/>
        <w:rPr>
          <w:highlight w:val="white"/>
        </w:rPr>
      </w:pPr>
    </w:p>
    <w:p w14:paraId="0B4D9A3F" w14:textId="77777777" w:rsidR="00A149ED" w:rsidRPr="00903DBA" w:rsidRDefault="00A149ED" w:rsidP="00A149ED">
      <w:pPr>
        <w:pStyle w:val="Code"/>
        <w:rPr>
          <w:highlight w:val="white"/>
        </w:rPr>
      </w:pPr>
      <w:r w:rsidRPr="00903DBA">
        <w:rPr>
          <w:highlight w:val="white"/>
        </w:rPr>
        <w:t xml:space="preserve">            case CCompiler.Storage.Extern: {</w:t>
      </w:r>
    </w:p>
    <w:p w14:paraId="3B2317C9" w14:textId="77777777" w:rsidR="00A149ED" w:rsidRPr="00903DBA" w:rsidRDefault="00A149ED" w:rsidP="00A149ED">
      <w:pPr>
        <w:pStyle w:val="Code"/>
        <w:rPr>
          <w:highlight w:val="white"/>
        </w:rPr>
      </w:pPr>
      <w:r w:rsidRPr="00903DBA">
        <w:rPr>
          <w:highlight w:val="white"/>
        </w:rPr>
        <w:t xml:space="preserve">                bool enumInitializer = pair.Second;</w:t>
      </w:r>
    </w:p>
    <w:p w14:paraId="4C545D00" w14:textId="77777777" w:rsidR="00A149ED" w:rsidRPr="00903DBA" w:rsidRDefault="00A149ED" w:rsidP="00A149ED">
      <w:pPr>
        <w:pStyle w:val="Code"/>
        <w:rPr>
          <w:highlight w:val="white"/>
        </w:rPr>
      </w:pPr>
      <w:r w:rsidRPr="00903DBA">
        <w:rPr>
          <w:highlight w:val="white"/>
        </w:rPr>
        <w:t xml:space="preserve">                Assert.Error(!enumInitializer,</w:t>
      </w:r>
    </w:p>
    <w:p w14:paraId="5B80A0D1" w14:textId="77777777" w:rsidR="00A149ED" w:rsidRPr="00903DBA" w:rsidRDefault="00A149ED" w:rsidP="00A149ED">
      <w:pPr>
        <w:pStyle w:val="Code"/>
        <w:rPr>
          <w:highlight w:val="white"/>
        </w:rPr>
      </w:pPr>
      <w:r w:rsidRPr="00903DBA">
        <w:rPr>
          <w:highlight w:val="white"/>
        </w:rPr>
        <w:lastRenderedPageBreak/>
        <w:t xml:space="preserve">                              enumSymbol + " = " + enumSymbol.Value,</w:t>
      </w:r>
    </w:p>
    <w:p w14:paraId="70A64744" w14:textId="77777777" w:rsidR="00A149ED" w:rsidRPr="00903DBA" w:rsidRDefault="00A149ED" w:rsidP="00A149ED">
      <w:pPr>
        <w:pStyle w:val="Code"/>
        <w:rPr>
          <w:highlight w:val="white"/>
        </w:rPr>
      </w:pPr>
      <w:r w:rsidRPr="00903DBA">
        <w:rPr>
          <w:highlight w:val="white"/>
        </w:rPr>
        <w:t xml:space="preserve">                  Message.Extern_enumeration_item_cannot_be_initialized);</w:t>
      </w:r>
    </w:p>
    <w:p w14:paraId="3608F7A3" w14:textId="77777777" w:rsidR="00A149ED" w:rsidRPr="00903DBA" w:rsidRDefault="00A149ED" w:rsidP="00A149ED">
      <w:pPr>
        <w:pStyle w:val="Code"/>
        <w:rPr>
          <w:highlight w:val="white"/>
        </w:rPr>
      </w:pPr>
      <w:r w:rsidRPr="00903DBA">
        <w:rPr>
          <w:highlight w:val="white"/>
        </w:rPr>
        <w:t xml:space="preserve">              }</w:t>
      </w:r>
    </w:p>
    <w:p w14:paraId="1110EC7A" w14:textId="77777777" w:rsidR="00A149ED" w:rsidRPr="00903DBA" w:rsidRDefault="00A149ED" w:rsidP="00A149ED">
      <w:pPr>
        <w:pStyle w:val="Code"/>
        <w:rPr>
          <w:highlight w:val="white"/>
        </w:rPr>
      </w:pPr>
      <w:r w:rsidRPr="00903DBA">
        <w:rPr>
          <w:highlight w:val="white"/>
        </w:rPr>
        <w:t xml:space="preserve">              break;</w:t>
      </w:r>
    </w:p>
    <w:p w14:paraId="514CCA01" w14:textId="77777777" w:rsidR="00A149ED" w:rsidRPr="00903DBA" w:rsidRDefault="00A149ED" w:rsidP="00A149ED">
      <w:pPr>
        <w:pStyle w:val="Code"/>
        <w:rPr>
          <w:highlight w:val="white"/>
        </w:rPr>
      </w:pPr>
    </w:p>
    <w:p w14:paraId="09EE5F5C" w14:textId="77777777" w:rsidR="00A149ED" w:rsidRPr="00903DBA" w:rsidRDefault="00A149ED" w:rsidP="00A149ED">
      <w:pPr>
        <w:pStyle w:val="Code"/>
        <w:rPr>
          <w:highlight w:val="white"/>
        </w:rPr>
      </w:pPr>
      <w:r w:rsidRPr="00903DBA">
        <w:rPr>
          <w:highlight w:val="white"/>
        </w:rPr>
        <w:t xml:space="preserve">            case CCompiler.Storage.Auto:</w:t>
      </w:r>
    </w:p>
    <w:p w14:paraId="18CCFB7B" w14:textId="77777777" w:rsidR="00A149ED" w:rsidRPr="00903DBA" w:rsidRDefault="00A149ED" w:rsidP="00A149ED">
      <w:pPr>
        <w:pStyle w:val="Code"/>
        <w:rPr>
          <w:highlight w:val="white"/>
        </w:rPr>
      </w:pPr>
      <w:r w:rsidRPr="00903DBA">
        <w:rPr>
          <w:highlight w:val="white"/>
        </w:rPr>
        <w:t xml:space="preserve">            case CCompiler.Storage.Register:</w:t>
      </w:r>
    </w:p>
    <w:p w14:paraId="0AD853DC" w14:textId="77777777" w:rsidR="00A149ED" w:rsidRPr="00903DBA" w:rsidRDefault="00A149ED" w:rsidP="00A149ED">
      <w:pPr>
        <w:pStyle w:val="Code"/>
        <w:rPr>
          <w:highlight w:val="white"/>
        </w:rPr>
      </w:pPr>
      <w:r w:rsidRPr="00903DBA">
        <w:rPr>
          <w:highlight w:val="white"/>
        </w:rPr>
        <w:t xml:space="preserve">              SymbolTable.CurrentTable.SetOffset(enumSymbol);</w:t>
      </w:r>
    </w:p>
    <w:p w14:paraId="2815DEEA" w14:textId="77777777" w:rsidR="00A149ED" w:rsidRPr="00903DBA" w:rsidRDefault="00A149ED" w:rsidP="00A149ED">
      <w:pPr>
        <w:pStyle w:val="Code"/>
        <w:rPr>
          <w:highlight w:val="white"/>
        </w:rPr>
      </w:pPr>
      <w:r w:rsidRPr="00903DBA">
        <w:rPr>
          <w:highlight w:val="white"/>
        </w:rPr>
        <w:t xml:space="preserve">              break;</w:t>
      </w:r>
    </w:p>
    <w:p w14:paraId="6A156F20" w14:textId="77777777" w:rsidR="00A149ED" w:rsidRPr="00903DBA" w:rsidRDefault="00A149ED" w:rsidP="00A149ED">
      <w:pPr>
        <w:pStyle w:val="Code"/>
        <w:rPr>
          <w:highlight w:val="white"/>
        </w:rPr>
      </w:pPr>
      <w:r w:rsidRPr="00903DBA">
        <w:rPr>
          <w:highlight w:val="white"/>
        </w:rPr>
        <w:t xml:space="preserve">          }</w:t>
      </w:r>
    </w:p>
    <w:p w14:paraId="535520B3" w14:textId="77777777" w:rsidR="00A149ED" w:rsidRPr="00903DBA" w:rsidRDefault="00A149ED" w:rsidP="00A149ED">
      <w:pPr>
        <w:pStyle w:val="Code"/>
        <w:rPr>
          <w:highlight w:val="white"/>
        </w:rPr>
      </w:pPr>
      <w:r w:rsidRPr="00903DBA">
        <w:rPr>
          <w:highlight w:val="white"/>
        </w:rPr>
        <w:t xml:space="preserve">        }</w:t>
      </w:r>
    </w:p>
    <w:p w14:paraId="03D45975" w14:textId="77777777" w:rsidR="00A149ED" w:rsidRPr="00903DBA" w:rsidRDefault="00A149ED" w:rsidP="00A149ED">
      <w:pPr>
        <w:pStyle w:val="Code"/>
        <w:rPr>
          <w:highlight w:val="white"/>
        </w:rPr>
      </w:pPr>
      <w:r w:rsidRPr="00903DBA">
        <w:rPr>
          <w:highlight w:val="white"/>
        </w:rPr>
        <w:t xml:space="preserve">      }</w:t>
      </w:r>
    </w:p>
    <w:p w14:paraId="0C0D346B" w14:textId="3A07BB21" w:rsidR="007B1917" w:rsidRPr="00903DBA" w:rsidRDefault="00201822" w:rsidP="00201822">
      <w:r w:rsidRPr="00903DBA">
        <w:t xml:space="preserve">We check </w:t>
      </w:r>
      <w:r w:rsidR="007B1917" w:rsidRPr="00903DBA">
        <w:t>if the total mask holds the masks representing the constant or volatile keywords.</w:t>
      </w:r>
    </w:p>
    <w:p w14:paraId="6868B874" w14:textId="77777777" w:rsidR="009A5544" w:rsidRPr="00903DBA" w:rsidRDefault="009A5544" w:rsidP="009A5544">
      <w:pPr>
        <w:pStyle w:val="Code"/>
        <w:rPr>
          <w:highlight w:val="white"/>
        </w:rPr>
      </w:pPr>
      <w:r w:rsidRPr="00903DBA">
        <w:rPr>
          <w:highlight w:val="white"/>
        </w:rPr>
        <w:t xml:space="preserve">      { bool isConstant = (totalMaskValue &amp; ((int) Mask.Constant)) != 0;</w:t>
      </w:r>
    </w:p>
    <w:p w14:paraId="147920CC" w14:textId="77777777" w:rsidR="009A5544" w:rsidRPr="00903DBA" w:rsidRDefault="009A5544" w:rsidP="009A5544">
      <w:pPr>
        <w:pStyle w:val="Code"/>
        <w:rPr>
          <w:highlight w:val="white"/>
        </w:rPr>
      </w:pPr>
      <w:r w:rsidRPr="00903DBA">
        <w:rPr>
          <w:highlight w:val="white"/>
        </w:rPr>
        <w:t xml:space="preserve">        bool isVolatile = (totalMaskValue &amp; ((int) Mask.Volatile)) != 0;</w:t>
      </w:r>
    </w:p>
    <w:p w14:paraId="2809FCCE" w14:textId="3F18DA9F" w:rsidR="009A5544" w:rsidRPr="00903DBA" w:rsidRDefault="000F6B2E" w:rsidP="000F6B2E">
      <w:pPr>
        <w:rPr>
          <w:highlight w:val="white"/>
        </w:rPr>
      </w:pPr>
      <w:r w:rsidRPr="00903DBA">
        <w:rPr>
          <w:highlight w:val="white"/>
        </w:rPr>
        <w:t>If the type is constant or volatile we face a rather complicated situation.</w:t>
      </w:r>
      <w:r w:rsidR="00243884" w:rsidRPr="00903DBA">
        <w:rPr>
          <w:highlight w:val="white"/>
        </w:rPr>
        <w:t xml:space="preserve"> XXX</w:t>
      </w:r>
    </w:p>
    <w:p w14:paraId="44F34740" w14:textId="161468ED" w:rsidR="009A5544" w:rsidRPr="00903DBA" w:rsidRDefault="009A5544" w:rsidP="009A5544">
      <w:pPr>
        <w:pStyle w:val="Code"/>
        <w:rPr>
          <w:highlight w:val="white"/>
        </w:rPr>
      </w:pPr>
      <w:r w:rsidRPr="00903DBA">
        <w:rPr>
          <w:highlight w:val="white"/>
        </w:rPr>
        <w:t xml:space="preserve">        if ((isConstant || isVolatile) &amp;&amp; (compoundType != null) &amp;&amp;</w:t>
      </w:r>
    </w:p>
    <w:p w14:paraId="44014A2D" w14:textId="77777777" w:rsidR="009A5544" w:rsidRPr="00903DBA" w:rsidRDefault="009A5544" w:rsidP="009A5544">
      <w:pPr>
        <w:pStyle w:val="Code"/>
        <w:rPr>
          <w:highlight w:val="white"/>
        </w:rPr>
      </w:pPr>
      <w:r w:rsidRPr="00903DBA">
        <w:rPr>
          <w:highlight w:val="white"/>
        </w:rPr>
        <w:t xml:space="preserve">             compoundType.IsStructOrUnion() /*&amp;&amp; compoundType.HasTag()*/) {</w:t>
      </w:r>
    </w:p>
    <w:p w14:paraId="1BB227AF" w14:textId="5AA50C60" w:rsidR="005F13B3" w:rsidRPr="00903DBA" w:rsidRDefault="009A5544" w:rsidP="009A5544">
      <w:pPr>
        <w:pStyle w:val="Code"/>
        <w:rPr>
          <w:highlight w:val="white"/>
        </w:rPr>
      </w:pPr>
      <w:r w:rsidRPr="00903DBA">
        <w:rPr>
          <w:highlight w:val="white"/>
        </w:rPr>
        <w:t xml:space="preserve">          compoundType = new Type(compoundType.Sort, compoundType.MemberMap</w:t>
      </w:r>
      <w:r w:rsidR="005F13B3" w:rsidRPr="00903DBA">
        <w:rPr>
          <w:highlight w:val="white"/>
        </w:rPr>
        <w:t>,</w:t>
      </w:r>
    </w:p>
    <w:p w14:paraId="008777B8" w14:textId="4D8DF962" w:rsidR="009A5544" w:rsidRPr="00903DBA" w:rsidRDefault="005F13B3" w:rsidP="009A5544">
      <w:pPr>
        <w:pStyle w:val="Code"/>
        <w:rPr>
          <w:highlight w:val="white"/>
        </w:rPr>
      </w:pPr>
      <w:r w:rsidRPr="00903DBA">
        <w:rPr>
          <w:highlight w:val="white"/>
        </w:rPr>
        <w:t xml:space="preserve">                                  compoundType.MemberList)</w:t>
      </w:r>
      <w:r w:rsidR="009A5544" w:rsidRPr="00903DBA">
        <w:rPr>
          <w:highlight w:val="white"/>
        </w:rPr>
        <w:t>;</w:t>
      </w:r>
    </w:p>
    <w:p w14:paraId="68087960" w14:textId="77777777" w:rsidR="009A5544" w:rsidRPr="00903DBA" w:rsidRDefault="009A5544" w:rsidP="009A5544">
      <w:pPr>
        <w:pStyle w:val="Code"/>
        <w:rPr>
          <w:highlight w:val="white"/>
        </w:rPr>
      </w:pPr>
      <w:r w:rsidRPr="00903DBA">
        <w:rPr>
          <w:highlight w:val="white"/>
        </w:rPr>
        <w:t xml:space="preserve">        }</w:t>
      </w:r>
    </w:p>
    <w:p w14:paraId="73E2689D" w14:textId="1FD19C57" w:rsidR="001508B3" w:rsidRPr="00903DBA" w:rsidRDefault="006A39B5" w:rsidP="006A39B5">
      <w:r w:rsidRPr="00903DBA">
        <w:t>Finally, we extract the sort mask and test whether it represent a valid type.</w:t>
      </w:r>
      <w:r w:rsidR="006A2188" w:rsidRPr="00903DBA">
        <w:t xml:space="preserve"> If the declaration specifier list does not </w:t>
      </w:r>
      <w:r w:rsidR="00AA5370" w:rsidRPr="00903DBA">
        <w:t>repre</w:t>
      </w:r>
      <w:r w:rsidR="000E73BD" w:rsidRPr="00903DBA">
        <w:t>sent</w:t>
      </w:r>
      <w:r w:rsidR="006A2188" w:rsidRPr="00903DBA">
        <w:t xml:space="preserve"> a valid combination, we report an error. For instance, </w:t>
      </w:r>
      <w:r w:rsidR="006A2188" w:rsidRPr="00903DBA">
        <w:rPr>
          <w:rStyle w:val="KeyWord0"/>
        </w:rPr>
        <w:t>signed</w:t>
      </w:r>
      <w:r w:rsidR="006A2188" w:rsidRPr="00903DBA">
        <w:t xml:space="preserve"> </w:t>
      </w:r>
      <w:r w:rsidR="006A2188" w:rsidRPr="00903DBA">
        <w:rPr>
          <w:rStyle w:val="KeyWord0"/>
        </w:rPr>
        <w:t>short</w:t>
      </w:r>
      <w:r w:rsidR="006A2188" w:rsidRPr="00903DBA">
        <w:t xml:space="preserve"> </w:t>
      </w:r>
      <w:r w:rsidR="006A2188" w:rsidRPr="00903DBA">
        <w:rPr>
          <w:rStyle w:val="KeyWord0"/>
        </w:rPr>
        <w:t>double</w:t>
      </w:r>
      <w:r w:rsidR="006A2188" w:rsidRPr="00903DBA">
        <w:t xml:space="preserve"> is an </w:t>
      </w:r>
      <w:r w:rsidR="00D97D44" w:rsidRPr="00903DBA">
        <w:t>invalid combination of declaration specifier</w:t>
      </w:r>
      <w:r w:rsidR="00AA5370" w:rsidRPr="00903DBA">
        <w:t>s.</w:t>
      </w:r>
      <w:r w:rsidR="006A2188" w:rsidRPr="00903DBA">
        <w:t xml:space="preserve"> </w:t>
      </w:r>
    </w:p>
    <w:p w14:paraId="29C64E63" w14:textId="77777777" w:rsidR="00DA382D" w:rsidRPr="00903DBA" w:rsidRDefault="00DA382D" w:rsidP="00DA382D">
      <w:pPr>
        <w:pStyle w:val="Code"/>
        <w:rPr>
          <w:highlight w:val="white"/>
        </w:rPr>
      </w:pPr>
      <w:r w:rsidRPr="00903DBA">
        <w:rPr>
          <w:highlight w:val="white"/>
        </w:rPr>
        <w:t xml:space="preserve">        Sort? sort = null;</w:t>
      </w:r>
    </w:p>
    <w:p w14:paraId="37B9FA6A" w14:textId="77777777" w:rsidR="00DA382D" w:rsidRPr="00903DBA" w:rsidRDefault="00DA382D" w:rsidP="00DA382D">
      <w:pPr>
        <w:pStyle w:val="Code"/>
        <w:rPr>
          <w:highlight w:val="white"/>
        </w:rPr>
      </w:pPr>
      <w:r w:rsidRPr="00903DBA">
        <w:rPr>
          <w:highlight w:val="white"/>
        </w:rPr>
        <w:t xml:space="preserve">        int sortMaskValue = totalMaskValue &amp; ((int) Mask.SortMask);</w:t>
      </w:r>
    </w:p>
    <w:p w14:paraId="74C8952A" w14:textId="77777777" w:rsidR="00DA382D" w:rsidRPr="00903DBA" w:rsidRDefault="00DA382D" w:rsidP="00DA382D">
      <w:pPr>
        <w:pStyle w:val="Code"/>
        <w:rPr>
          <w:highlight w:val="white"/>
        </w:rPr>
      </w:pPr>
    </w:p>
    <w:p w14:paraId="4E0F523C" w14:textId="77777777" w:rsidR="00DA382D" w:rsidRPr="00903DBA" w:rsidRDefault="00DA382D" w:rsidP="00DA382D">
      <w:pPr>
        <w:pStyle w:val="Code"/>
        <w:rPr>
          <w:highlight w:val="white"/>
        </w:rPr>
      </w:pPr>
      <w:r w:rsidRPr="00903DBA">
        <w:rPr>
          <w:highlight w:val="white"/>
        </w:rPr>
        <w:t xml:space="preserve">        if (sortMaskValue != 0) {</w:t>
      </w:r>
    </w:p>
    <w:p w14:paraId="3CD2A9E1" w14:textId="77777777" w:rsidR="00DA382D" w:rsidRPr="00903DBA" w:rsidRDefault="00DA382D" w:rsidP="00DA382D">
      <w:pPr>
        <w:pStyle w:val="Code"/>
        <w:rPr>
          <w:highlight w:val="white"/>
        </w:rPr>
      </w:pPr>
      <w:r w:rsidRPr="00903DBA">
        <w:rPr>
          <w:highlight w:val="white"/>
        </w:rPr>
        <w:t xml:space="preserve">          if (!m_maskToSortMap.ContainsKey(sortMaskValue)) {</w:t>
      </w:r>
    </w:p>
    <w:p w14:paraId="78CBEDA8" w14:textId="77777777" w:rsidR="00DA382D" w:rsidRPr="00903DBA" w:rsidRDefault="00DA382D" w:rsidP="00DA382D">
      <w:pPr>
        <w:pStyle w:val="Code"/>
        <w:rPr>
          <w:highlight w:val="white"/>
        </w:rPr>
      </w:pPr>
      <w:r w:rsidRPr="00903DBA">
        <w:rPr>
          <w:highlight w:val="white"/>
        </w:rPr>
        <w:t xml:space="preserve">            Assert.Error(MaskToString(sortMaskValue),</w:t>
      </w:r>
    </w:p>
    <w:p w14:paraId="42694CD4" w14:textId="77777777" w:rsidR="00DA382D" w:rsidRPr="00903DBA" w:rsidRDefault="00DA382D" w:rsidP="00DA382D">
      <w:pPr>
        <w:pStyle w:val="Code"/>
        <w:rPr>
          <w:highlight w:val="white"/>
        </w:rPr>
      </w:pPr>
      <w:r w:rsidRPr="00903DBA">
        <w:rPr>
          <w:highlight w:val="white"/>
        </w:rPr>
        <w:t xml:space="preserve">                         Message.Invalid_specifier_sequence);</w:t>
      </w:r>
    </w:p>
    <w:p w14:paraId="5CB53229" w14:textId="77777777" w:rsidR="00DA382D" w:rsidRPr="00903DBA" w:rsidRDefault="00DA382D" w:rsidP="00DA382D">
      <w:pPr>
        <w:pStyle w:val="Code"/>
        <w:rPr>
          <w:highlight w:val="white"/>
        </w:rPr>
      </w:pPr>
      <w:r w:rsidRPr="00903DBA">
        <w:rPr>
          <w:highlight w:val="white"/>
        </w:rPr>
        <w:t xml:space="preserve">          }</w:t>
      </w:r>
    </w:p>
    <w:p w14:paraId="2E52443C" w14:textId="77777777" w:rsidR="00DA382D" w:rsidRPr="00903DBA" w:rsidRDefault="00DA382D" w:rsidP="00DA382D">
      <w:pPr>
        <w:pStyle w:val="Code"/>
        <w:rPr>
          <w:highlight w:val="white"/>
        </w:rPr>
      </w:pPr>
    </w:p>
    <w:p w14:paraId="25107682" w14:textId="77777777" w:rsidR="00DA382D" w:rsidRPr="00903DBA" w:rsidRDefault="00DA382D" w:rsidP="00DA382D">
      <w:pPr>
        <w:pStyle w:val="Code"/>
        <w:rPr>
          <w:highlight w:val="white"/>
        </w:rPr>
      </w:pPr>
      <w:r w:rsidRPr="00903DBA">
        <w:rPr>
          <w:highlight w:val="white"/>
        </w:rPr>
        <w:t xml:space="preserve">          sort = m_maskToSortMap[sortMaskValue];</w:t>
      </w:r>
    </w:p>
    <w:p w14:paraId="039F225C" w14:textId="77777777" w:rsidR="00DA382D" w:rsidRPr="00903DBA" w:rsidRDefault="00DA382D" w:rsidP="00DA382D">
      <w:pPr>
        <w:pStyle w:val="Code"/>
        <w:rPr>
          <w:highlight w:val="white"/>
        </w:rPr>
      </w:pPr>
      <w:r w:rsidRPr="00903DBA">
        <w:rPr>
          <w:highlight w:val="white"/>
        </w:rPr>
        <w:t xml:space="preserve">        }</w:t>
      </w:r>
    </w:p>
    <w:p w14:paraId="209178E8" w14:textId="77777777" w:rsidR="00AD3A4E" w:rsidRPr="00903DBA" w:rsidRDefault="00AD3A4E" w:rsidP="00AD3A4E">
      <w:r w:rsidRPr="00903DBA">
        <w:t>When defining the final type, there are four cases. If the compound type is not null and the sort is null, the result type is the compound type, with the possible addition of constant or volatile qualifiers.</w:t>
      </w:r>
    </w:p>
    <w:p w14:paraId="15DFF49B" w14:textId="77777777" w:rsidR="00DA382D" w:rsidRPr="00903DBA" w:rsidRDefault="00DA382D" w:rsidP="00DA382D">
      <w:pPr>
        <w:pStyle w:val="Code"/>
        <w:rPr>
          <w:highlight w:val="white"/>
        </w:rPr>
      </w:pPr>
      <w:r w:rsidRPr="00903DBA">
        <w:rPr>
          <w:highlight w:val="white"/>
        </w:rPr>
        <w:t xml:space="preserve">        Type type = null;</w:t>
      </w:r>
    </w:p>
    <w:p w14:paraId="4BB7A5B7" w14:textId="77777777" w:rsidR="00DA382D" w:rsidRPr="00903DBA" w:rsidRDefault="00DA382D" w:rsidP="00DA382D">
      <w:pPr>
        <w:pStyle w:val="Code"/>
        <w:rPr>
          <w:highlight w:val="white"/>
        </w:rPr>
      </w:pPr>
      <w:r w:rsidRPr="00903DBA">
        <w:rPr>
          <w:highlight w:val="white"/>
        </w:rPr>
        <w:t xml:space="preserve">        if ((compoundType != null) &amp;&amp; (sort == null)) {</w:t>
      </w:r>
    </w:p>
    <w:p w14:paraId="5F5D3B4A" w14:textId="1B1611D2" w:rsidR="00DA382D" w:rsidRPr="00903DBA" w:rsidRDefault="00DA382D" w:rsidP="00DA382D">
      <w:pPr>
        <w:pStyle w:val="Code"/>
        <w:rPr>
          <w:highlight w:val="white"/>
        </w:rPr>
      </w:pPr>
      <w:r w:rsidRPr="00903DBA">
        <w:rPr>
          <w:highlight w:val="white"/>
        </w:rPr>
        <w:t xml:space="preserve">          compoundType.Constant = (compoundType.Constant || isConstant);</w:t>
      </w:r>
    </w:p>
    <w:p w14:paraId="16B86F9C" w14:textId="77777777" w:rsidR="00DA382D" w:rsidRPr="00903DBA" w:rsidRDefault="00DA382D" w:rsidP="00DA382D">
      <w:pPr>
        <w:pStyle w:val="Code"/>
        <w:rPr>
          <w:highlight w:val="white"/>
        </w:rPr>
      </w:pPr>
      <w:r w:rsidRPr="00903DBA">
        <w:rPr>
          <w:highlight w:val="white"/>
        </w:rPr>
        <w:t xml:space="preserve">          compoundType.Volatile = (compoundType.Volatile || isVolatile);</w:t>
      </w:r>
    </w:p>
    <w:p w14:paraId="3C9E7276" w14:textId="77777777" w:rsidR="00DA382D" w:rsidRPr="00903DBA" w:rsidRDefault="00DA382D" w:rsidP="00DA382D">
      <w:pPr>
        <w:pStyle w:val="Code"/>
        <w:rPr>
          <w:highlight w:val="white"/>
        </w:rPr>
      </w:pPr>
      <w:r w:rsidRPr="00903DBA">
        <w:rPr>
          <w:highlight w:val="white"/>
        </w:rPr>
        <w:t xml:space="preserve">          type = compoundType;</w:t>
      </w:r>
    </w:p>
    <w:p w14:paraId="2599FAF3" w14:textId="77777777" w:rsidR="00DA382D" w:rsidRPr="00903DBA" w:rsidRDefault="00DA382D" w:rsidP="00DA382D">
      <w:pPr>
        <w:pStyle w:val="Code"/>
        <w:rPr>
          <w:highlight w:val="white"/>
        </w:rPr>
      </w:pPr>
      <w:r w:rsidRPr="00903DBA">
        <w:rPr>
          <w:highlight w:val="white"/>
        </w:rPr>
        <w:t xml:space="preserve">        }</w:t>
      </w:r>
    </w:p>
    <w:p w14:paraId="26D38D86" w14:textId="2772668B" w:rsidR="00AD3A4E" w:rsidRPr="00903DBA" w:rsidRDefault="00AD3A4E" w:rsidP="00AD3A4E">
      <w:r w:rsidRPr="00903DBA">
        <w:t>If the compound type is null and the sort is not null, the result type is based on the sort.</w:t>
      </w:r>
    </w:p>
    <w:p w14:paraId="1F3D0D34"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4303DF7" w14:textId="77777777" w:rsidR="00DA382D" w:rsidRPr="00903DBA" w:rsidRDefault="00DA382D" w:rsidP="00DA382D">
      <w:pPr>
        <w:pStyle w:val="Code"/>
        <w:rPr>
          <w:highlight w:val="white"/>
        </w:rPr>
      </w:pPr>
      <w:r w:rsidRPr="00903DBA">
        <w:rPr>
          <w:highlight w:val="white"/>
        </w:rPr>
        <w:t xml:space="preserve">          type = new Type(sort.Value);</w:t>
      </w:r>
    </w:p>
    <w:p w14:paraId="49C5D770" w14:textId="5C69440A" w:rsidR="00DA382D" w:rsidRPr="00903DBA" w:rsidRDefault="00DA382D" w:rsidP="00DA382D">
      <w:pPr>
        <w:pStyle w:val="Code"/>
        <w:rPr>
          <w:highlight w:val="white"/>
        </w:rPr>
      </w:pPr>
      <w:r w:rsidRPr="00903DBA">
        <w:rPr>
          <w:highlight w:val="white"/>
        </w:rPr>
        <w:t xml:space="preserve">          type.Constant = isConstant;</w:t>
      </w:r>
    </w:p>
    <w:p w14:paraId="45E6D20F" w14:textId="77777777" w:rsidR="00DA382D" w:rsidRPr="00903DBA" w:rsidRDefault="00DA382D" w:rsidP="00DA382D">
      <w:pPr>
        <w:pStyle w:val="Code"/>
        <w:rPr>
          <w:highlight w:val="white"/>
        </w:rPr>
      </w:pPr>
      <w:r w:rsidRPr="00903DBA">
        <w:rPr>
          <w:highlight w:val="white"/>
        </w:rPr>
        <w:t xml:space="preserve">          type.Volatile = isVolatile;</w:t>
      </w:r>
    </w:p>
    <w:p w14:paraId="43155248" w14:textId="77777777" w:rsidR="00DA382D" w:rsidRPr="00903DBA" w:rsidRDefault="00DA382D" w:rsidP="00DA382D">
      <w:pPr>
        <w:pStyle w:val="Code"/>
        <w:rPr>
          <w:highlight w:val="white"/>
        </w:rPr>
      </w:pPr>
      <w:r w:rsidRPr="00903DBA">
        <w:rPr>
          <w:highlight w:val="white"/>
        </w:rPr>
        <w:t xml:space="preserve">        }</w:t>
      </w:r>
    </w:p>
    <w:p w14:paraId="1438B1A8" w14:textId="3BD429DB" w:rsidR="001A71FC" w:rsidRPr="00903DBA" w:rsidRDefault="00961AA1" w:rsidP="001A71FC">
      <w:r w:rsidRPr="00903DBA">
        <w:lastRenderedPageBreak/>
        <w:t>If t</w:t>
      </w:r>
      <w:r w:rsidR="001A71FC" w:rsidRPr="00903DBA">
        <w:t xml:space="preserve">he compound type and sort are both null, </w:t>
      </w:r>
      <w:r w:rsidR="009245C0" w:rsidRPr="00903DBA">
        <w:t xml:space="preserve">there is no type. This is valid in function </w:t>
      </w:r>
      <w:r w:rsidR="00C37108" w:rsidRPr="00903DBA">
        <w:t>definition</w:t>
      </w:r>
      <w:r w:rsidR="009245C0" w:rsidRPr="00903DBA">
        <w:t xml:space="preserve">s, in which case the </w:t>
      </w:r>
      <w:r w:rsidR="001A71FC" w:rsidRPr="00903DBA">
        <w:t>type shall be a signed integer.</w:t>
      </w:r>
    </w:p>
    <w:p w14:paraId="24025CEA"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9B33ECC" w14:textId="7B4DA013" w:rsidR="00DA382D" w:rsidRPr="00903DBA" w:rsidRDefault="00DA382D" w:rsidP="00DA382D">
      <w:pPr>
        <w:pStyle w:val="Code"/>
        <w:rPr>
          <w:highlight w:val="white"/>
        </w:rPr>
      </w:pPr>
      <w:r w:rsidRPr="00903DBA">
        <w:rPr>
          <w:highlight w:val="white"/>
        </w:rPr>
        <w:t xml:space="preserve">          type = new Type(Sort.</w:t>
      </w:r>
      <w:r w:rsidR="005D4E81" w:rsidRPr="00903DBA">
        <w:rPr>
          <w:highlight w:val="white"/>
        </w:rPr>
        <w:t>SignedInt</w:t>
      </w:r>
      <w:r w:rsidRPr="00903DBA">
        <w:rPr>
          <w:highlight w:val="white"/>
        </w:rPr>
        <w:t>);</w:t>
      </w:r>
    </w:p>
    <w:p w14:paraId="3C7CDE05" w14:textId="552EB7E3" w:rsidR="00DA382D" w:rsidRPr="00903DBA" w:rsidRDefault="00DA382D" w:rsidP="00DA382D">
      <w:pPr>
        <w:pStyle w:val="Code"/>
        <w:rPr>
          <w:highlight w:val="white"/>
        </w:rPr>
      </w:pPr>
      <w:r w:rsidRPr="00903DBA">
        <w:rPr>
          <w:highlight w:val="white"/>
        </w:rPr>
        <w:t xml:space="preserve">          type.</w:t>
      </w:r>
      <w:r w:rsidR="00E735A0" w:rsidRPr="00903DBA">
        <w:rPr>
          <w:highlight w:val="white"/>
        </w:rPr>
        <w:t xml:space="preserve">Constant </w:t>
      </w:r>
      <w:r w:rsidRPr="00903DBA">
        <w:rPr>
          <w:highlight w:val="white"/>
        </w:rPr>
        <w:t>= isConstant;</w:t>
      </w:r>
    </w:p>
    <w:p w14:paraId="1D5E2B5A" w14:textId="77777777" w:rsidR="00DA382D" w:rsidRPr="00903DBA" w:rsidRDefault="00DA382D" w:rsidP="00DA382D">
      <w:pPr>
        <w:pStyle w:val="Code"/>
        <w:rPr>
          <w:highlight w:val="white"/>
        </w:rPr>
      </w:pPr>
      <w:r w:rsidRPr="00903DBA">
        <w:rPr>
          <w:highlight w:val="white"/>
        </w:rPr>
        <w:t xml:space="preserve">          type.Volatile = isVolatile;</w:t>
      </w:r>
    </w:p>
    <w:p w14:paraId="40B1E4C0" w14:textId="77777777" w:rsidR="00DA382D" w:rsidRPr="00903DBA" w:rsidRDefault="00DA382D" w:rsidP="00DA382D">
      <w:pPr>
        <w:pStyle w:val="Code"/>
        <w:rPr>
          <w:highlight w:val="white"/>
        </w:rPr>
      </w:pPr>
      <w:r w:rsidRPr="00903DBA">
        <w:rPr>
          <w:highlight w:val="white"/>
        </w:rPr>
        <w:t xml:space="preserve">        }</w:t>
      </w:r>
    </w:p>
    <w:p w14:paraId="4841B89B" w14:textId="1B0496AD" w:rsidR="001A71FC" w:rsidRPr="00903DBA" w:rsidRDefault="001A71FC" w:rsidP="001A71FC">
      <w:r w:rsidRPr="00903DBA">
        <w:t>If both the compound type and the sort are not null, the type specification is invalid.</w:t>
      </w:r>
      <w:r w:rsidR="00E858B0" w:rsidRPr="00903DBA">
        <w:t xml:space="preserve"> For instance, </w:t>
      </w:r>
      <w:r w:rsidR="00E858B0" w:rsidRPr="00903DBA">
        <w:rPr>
          <w:rStyle w:val="KeyWord0"/>
        </w:rPr>
        <w:t>unsigned</w:t>
      </w:r>
      <w:r w:rsidR="00411C65" w:rsidRPr="00903DBA">
        <w:t xml:space="preserve"> </w:t>
      </w:r>
      <w:r w:rsidR="00411C65" w:rsidRPr="00903DBA">
        <w:rPr>
          <w:rStyle w:val="KeyWord0"/>
        </w:rPr>
        <w:t>short</w:t>
      </w:r>
      <w:r w:rsidR="00411C65" w:rsidRPr="00903DBA">
        <w:t xml:space="preserve"> </w:t>
      </w:r>
      <w:r w:rsidR="00411C65" w:rsidRPr="00903DBA">
        <w:rPr>
          <w:rStyle w:val="KeyWord0"/>
        </w:rPr>
        <w:t>struct</w:t>
      </w:r>
      <w:r w:rsidR="00411C65" w:rsidRPr="00903DBA">
        <w:t xml:space="preserve"> </w:t>
      </w:r>
      <w:r w:rsidR="00411C65" w:rsidRPr="00903DBA">
        <w:rPr>
          <w:rStyle w:val="KeyWord0"/>
        </w:rPr>
        <w:t>{int</w:t>
      </w:r>
      <w:r w:rsidR="00411C65" w:rsidRPr="00903DBA">
        <w:t xml:space="preserve"> </w:t>
      </w:r>
      <w:r w:rsidR="00411C65" w:rsidRPr="00903DBA">
        <w:rPr>
          <w:rStyle w:val="KeyWord0"/>
        </w:rPr>
        <w:t>i;}</w:t>
      </w:r>
      <w:r w:rsidR="00411C65" w:rsidRPr="00903DBA">
        <w:t xml:space="preserve"> is an invalid combination.</w:t>
      </w:r>
    </w:p>
    <w:p w14:paraId="03A1776A" w14:textId="77777777" w:rsidR="00DA382D" w:rsidRPr="00903DBA" w:rsidRDefault="00DA382D" w:rsidP="00DA382D">
      <w:pPr>
        <w:pStyle w:val="Code"/>
        <w:rPr>
          <w:highlight w:val="white"/>
        </w:rPr>
      </w:pPr>
      <w:r w:rsidRPr="00903DBA">
        <w:rPr>
          <w:highlight w:val="white"/>
        </w:rPr>
        <w:t xml:space="preserve">        else {</w:t>
      </w:r>
    </w:p>
    <w:p w14:paraId="646ED2EE" w14:textId="77777777" w:rsidR="00DA382D" w:rsidRPr="00903DBA" w:rsidRDefault="00DA382D" w:rsidP="00DA382D">
      <w:pPr>
        <w:pStyle w:val="Code"/>
        <w:rPr>
          <w:highlight w:val="white"/>
        </w:rPr>
      </w:pPr>
      <w:r w:rsidRPr="00903DBA">
        <w:rPr>
          <w:highlight w:val="white"/>
        </w:rPr>
        <w:t xml:space="preserve">          Assert.Error(MaskToString((int) sortMaskValue), Message.</w:t>
      </w:r>
    </w:p>
    <w:p w14:paraId="0A9EE1DC" w14:textId="77777777" w:rsidR="00DA382D" w:rsidRPr="00903DBA" w:rsidRDefault="00DA382D" w:rsidP="00DA382D">
      <w:pPr>
        <w:pStyle w:val="Code"/>
        <w:rPr>
          <w:highlight w:val="white"/>
        </w:rPr>
      </w:pPr>
      <w:r w:rsidRPr="00903DBA">
        <w:rPr>
          <w:highlight w:val="white"/>
        </w:rPr>
        <w:t xml:space="preserve">                             Invalid_specifier_sequence_together_with_type);</w:t>
      </w:r>
    </w:p>
    <w:p w14:paraId="0C4B6FE5" w14:textId="77777777" w:rsidR="00DA382D" w:rsidRPr="00903DBA" w:rsidRDefault="00DA382D" w:rsidP="00DA382D">
      <w:pPr>
        <w:pStyle w:val="Code"/>
        <w:rPr>
          <w:highlight w:val="white"/>
        </w:rPr>
      </w:pPr>
      <w:r w:rsidRPr="00903DBA">
        <w:rPr>
          <w:highlight w:val="white"/>
        </w:rPr>
        <w:t xml:space="preserve">        }</w:t>
      </w:r>
    </w:p>
    <w:p w14:paraId="451055CB" w14:textId="73F59780" w:rsidR="00DA382D" w:rsidRPr="00903DBA" w:rsidRDefault="00DD6D39" w:rsidP="00DD6D39">
      <w:pPr>
        <w:rPr>
          <w:highlight w:val="white"/>
        </w:rPr>
      </w:pPr>
      <w:r w:rsidRPr="00903DBA">
        <w:rPr>
          <w:highlight w:val="white"/>
        </w:rPr>
        <w:t xml:space="preserve">Finally, the </w:t>
      </w:r>
      <w:r w:rsidR="0032175C" w:rsidRPr="00903DBA">
        <w:rPr>
          <w:highlight w:val="white"/>
        </w:rPr>
        <w:t>specifier</w:t>
      </w:r>
      <w:r w:rsidRPr="00903DBA">
        <w:rPr>
          <w:highlight w:val="white"/>
        </w:rPr>
        <w:t xml:space="preserve"> with the external linkage, storage, and type is retur</w:t>
      </w:r>
      <w:r w:rsidR="00606C49" w:rsidRPr="00903DBA">
        <w:rPr>
          <w:highlight w:val="white"/>
        </w:rPr>
        <w:t>n</w:t>
      </w:r>
      <w:r w:rsidRPr="00903DBA">
        <w:rPr>
          <w:highlight w:val="white"/>
        </w:rPr>
        <w:t>ed.</w:t>
      </w:r>
    </w:p>
    <w:p w14:paraId="1EB83007" w14:textId="77777777" w:rsidR="00DA382D" w:rsidRPr="00903DBA" w:rsidRDefault="00DA382D" w:rsidP="00DA382D">
      <w:pPr>
        <w:pStyle w:val="Code"/>
        <w:rPr>
          <w:highlight w:val="white"/>
        </w:rPr>
      </w:pPr>
      <w:r w:rsidRPr="00903DBA">
        <w:rPr>
          <w:highlight w:val="white"/>
        </w:rPr>
        <w:t xml:space="preserve">        return (new Specifier(externalLinkage, storage, type));</w:t>
      </w:r>
    </w:p>
    <w:p w14:paraId="1B1749DF" w14:textId="77777777" w:rsidR="00DA382D" w:rsidRPr="00903DBA" w:rsidRDefault="00DA382D" w:rsidP="00DA382D">
      <w:pPr>
        <w:pStyle w:val="Code"/>
        <w:rPr>
          <w:highlight w:val="white"/>
        </w:rPr>
      </w:pPr>
      <w:r w:rsidRPr="00903DBA">
        <w:rPr>
          <w:highlight w:val="white"/>
        </w:rPr>
        <w:t xml:space="preserve">      }</w:t>
      </w:r>
    </w:p>
    <w:p w14:paraId="6779B4DE" w14:textId="77777777" w:rsidR="00DA382D" w:rsidRPr="00903DBA" w:rsidRDefault="00DA382D" w:rsidP="00DA382D">
      <w:pPr>
        <w:pStyle w:val="Code"/>
        <w:rPr>
          <w:highlight w:val="white"/>
        </w:rPr>
      </w:pPr>
      <w:r w:rsidRPr="00903DBA">
        <w:rPr>
          <w:highlight w:val="white"/>
        </w:rPr>
        <w:t xml:space="preserve">    }</w:t>
      </w:r>
    </w:p>
    <w:p w14:paraId="7391C021" w14:textId="3569C020" w:rsidR="006B225B" w:rsidRPr="00903DBA" w:rsidRDefault="006A39B5" w:rsidP="006A39B5">
      <w:pPr>
        <w:rPr>
          <w:color w:val="auto"/>
        </w:rPr>
      </w:pPr>
      <w:r w:rsidRPr="00903DBA">
        <w:t xml:space="preserve">The </w:t>
      </w:r>
      <w:r w:rsidR="00491CEF" w:rsidRPr="00903DBA">
        <w:rPr>
          <w:rStyle w:val="KeyWord0"/>
        </w:rPr>
        <w:t>QualifierList</w:t>
      </w:r>
      <w:r w:rsidR="00491CEF" w:rsidRPr="00903DBA">
        <w:t xml:space="preserve"> </w:t>
      </w:r>
      <w:r w:rsidRPr="00903DBA">
        <w:t>method is called when a pointer is declared. It</w:t>
      </w:r>
      <w:r w:rsidR="00491CEF" w:rsidRPr="00903DBA">
        <w:t xml:space="preserve"> </w:t>
      </w:r>
      <w:r w:rsidRPr="00903DBA">
        <w:t>exam</w:t>
      </w:r>
      <w:r w:rsidR="00491CEF" w:rsidRPr="00903DBA">
        <w:t>s</w:t>
      </w:r>
      <w:r w:rsidRPr="00903DBA">
        <w:t xml:space="preserve"> whether the pointer is constant or volatile.</w:t>
      </w:r>
    </w:p>
    <w:p w14:paraId="68C16F87" w14:textId="77777777" w:rsidR="00816992" w:rsidRPr="00903DBA" w:rsidRDefault="00816992" w:rsidP="00816992">
      <w:pPr>
        <w:pStyle w:val="Code"/>
        <w:rPr>
          <w:highlight w:val="white"/>
        </w:rPr>
      </w:pPr>
      <w:r w:rsidRPr="00903DBA">
        <w:rPr>
          <w:highlight w:val="white"/>
        </w:rPr>
        <w:t xml:space="preserve">    public static Type QualifierList(List&lt;Mask&gt; qualifierList) {</w:t>
      </w:r>
    </w:p>
    <w:p w14:paraId="5FE07EF5" w14:textId="77777777" w:rsidR="00816992" w:rsidRPr="00903DBA" w:rsidRDefault="00816992" w:rsidP="00816992">
      <w:pPr>
        <w:pStyle w:val="Code"/>
        <w:rPr>
          <w:highlight w:val="white"/>
        </w:rPr>
      </w:pPr>
      <w:r w:rsidRPr="00903DBA">
        <w:rPr>
          <w:highlight w:val="white"/>
        </w:rPr>
        <w:t xml:space="preserve">      int totalMaskValue = 0;</w:t>
      </w:r>
    </w:p>
    <w:p w14:paraId="427372F1" w14:textId="77777777" w:rsidR="00816992" w:rsidRPr="00903DBA" w:rsidRDefault="00816992" w:rsidP="00816992">
      <w:pPr>
        <w:pStyle w:val="Code"/>
        <w:rPr>
          <w:highlight w:val="white"/>
        </w:rPr>
      </w:pPr>
      <w:r w:rsidRPr="00903DBA">
        <w:rPr>
          <w:highlight w:val="white"/>
        </w:rPr>
        <w:t xml:space="preserve">    </w:t>
      </w:r>
    </w:p>
    <w:p w14:paraId="620D5DA4" w14:textId="77777777" w:rsidR="00816992" w:rsidRPr="00903DBA" w:rsidRDefault="00816992" w:rsidP="00816992">
      <w:pPr>
        <w:pStyle w:val="Code"/>
        <w:rPr>
          <w:highlight w:val="white"/>
        </w:rPr>
      </w:pPr>
      <w:r w:rsidRPr="00903DBA">
        <w:rPr>
          <w:highlight w:val="white"/>
        </w:rPr>
        <w:t xml:space="preserve">      foreach (Mask mask in qualifierList) {</w:t>
      </w:r>
    </w:p>
    <w:p w14:paraId="35CE5178" w14:textId="77777777" w:rsidR="00816992" w:rsidRPr="00903DBA" w:rsidRDefault="00816992" w:rsidP="00816992">
      <w:pPr>
        <w:pStyle w:val="Code"/>
        <w:rPr>
          <w:highlight w:val="white"/>
        </w:rPr>
      </w:pPr>
      <w:r w:rsidRPr="00903DBA">
        <w:rPr>
          <w:highlight w:val="white"/>
        </w:rPr>
        <w:t xml:space="preserve">        int maskValue = (int) mask;</w:t>
      </w:r>
    </w:p>
    <w:p w14:paraId="471829DB" w14:textId="77777777" w:rsidR="00816992" w:rsidRPr="00903DBA" w:rsidRDefault="00816992" w:rsidP="00816992">
      <w:pPr>
        <w:pStyle w:val="Code"/>
        <w:rPr>
          <w:highlight w:val="white"/>
        </w:rPr>
      </w:pPr>
    </w:p>
    <w:p w14:paraId="050A986B" w14:textId="77777777" w:rsidR="00816992" w:rsidRPr="00903DBA" w:rsidRDefault="00816992" w:rsidP="00816992">
      <w:pPr>
        <w:pStyle w:val="Code"/>
        <w:rPr>
          <w:highlight w:val="white"/>
        </w:rPr>
      </w:pPr>
      <w:r w:rsidRPr="00903DBA">
        <w:rPr>
          <w:highlight w:val="white"/>
        </w:rPr>
        <w:t xml:space="preserve">        if ((maskValue &amp; totalMaskValue) != 0) {</w:t>
      </w:r>
    </w:p>
    <w:p w14:paraId="0285FCE5" w14:textId="77777777" w:rsidR="00816992" w:rsidRPr="00903DBA" w:rsidRDefault="00816992" w:rsidP="00816992">
      <w:pPr>
        <w:pStyle w:val="Code"/>
        <w:rPr>
          <w:highlight w:val="white"/>
        </w:rPr>
      </w:pPr>
      <w:r w:rsidRPr="00903DBA">
        <w:rPr>
          <w:highlight w:val="white"/>
        </w:rPr>
        <w:t xml:space="preserve">          Assert.Error(MaskToString(maskValue),</w:t>
      </w:r>
    </w:p>
    <w:p w14:paraId="69437D42" w14:textId="77777777" w:rsidR="00816992" w:rsidRPr="00903DBA" w:rsidRDefault="00816992" w:rsidP="00816992">
      <w:pPr>
        <w:pStyle w:val="Code"/>
        <w:rPr>
          <w:highlight w:val="white"/>
        </w:rPr>
      </w:pPr>
      <w:r w:rsidRPr="00903DBA">
        <w:rPr>
          <w:highlight w:val="white"/>
        </w:rPr>
        <w:t xml:space="preserve">                       Message.Keyword_defined_twice);</w:t>
      </w:r>
    </w:p>
    <w:p w14:paraId="5D29434A" w14:textId="77777777" w:rsidR="00816992" w:rsidRPr="00903DBA" w:rsidRDefault="00816992" w:rsidP="00816992">
      <w:pPr>
        <w:pStyle w:val="Code"/>
        <w:rPr>
          <w:highlight w:val="white"/>
        </w:rPr>
      </w:pPr>
      <w:r w:rsidRPr="00903DBA">
        <w:rPr>
          <w:highlight w:val="white"/>
        </w:rPr>
        <w:t xml:space="preserve">        }</w:t>
      </w:r>
    </w:p>
    <w:p w14:paraId="13075776" w14:textId="77777777" w:rsidR="00816992" w:rsidRPr="00903DBA" w:rsidRDefault="00816992" w:rsidP="00816992">
      <w:pPr>
        <w:pStyle w:val="Code"/>
        <w:rPr>
          <w:highlight w:val="white"/>
        </w:rPr>
      </w:pPr>
    </w:p>
    <w:p w14:paraId="1BB2FAB9" w14:textId="77777777" w:rsidR="00816992" w:rsidRPr="00903DBA" w:rsidRDefault="00816992" w:rsidP="00816992">
      <w:pPr>
        <w:pStyle w:val="Code"/>
        <w:rPr>
          <w:highlight w:val="white"/>
        </w:rPr>
      </w:pPr>
      <w:r w:rsidRPr="00903DBA">
        <w:rPr>
          <w:highlight w:val="white"/>
        </w:rPr>
        <w:t xml:space="preserve">        totalMaskValue |= maskValue;</w:t>
      </w:r>
    </w:p>
    <w:p w14:paraId="3C494F2B" w14:textId="77777777" w:rsidR="00816992" w:rsidRPr="00903DBA" w:rsidRDefault="00816992" w:rsidP="00816992">
      <w:pPr>
        <w:pStyle w:val="Code"/>
        <w:rPr>
          <w:highlight w:val="white"/>
        </w:rPr>
      </w:pPr>
      <w:r w:rsidRPr="00903DBA">
        <w:rPr>
          <w:highlight w:val="white"/>
        </w:rPr>
        <w:t xml:space="preserve">      }</w:t>
      </w:r>
    </w:p>
    <w:p w14:paraId="636EF4CB" w14:textId="77777777" w:rsidR="00816992" w:rsidRPr="00903DBA" w:rsidRDefault="00816992" w:rsidP="00816992">
      <w:pPr>
        <w:pStyle w:val="Code"/>
        <w:rPr>
          <w:highlight w:val="white"/>
        </w:rPr>
      </w:pPr>
    </w:p>
    <w:p w14:paraId="32B1F739" w14:textId="77777777" w:rsidR="00816992" w:rsidRPr="00903DBA" w:rsidRDefault="00816992" w:rsidP="00816992">
      <w:pPr>
        <w:pStyle w:val="Code"/>
        <w:rPr>
          <w:highlight w:val="white"/>
        </w:rPr>
      </w:pPr>
      <w:r w:rsidRPr="00903DBA">
        <w:rPr>
          <w:highlight w:val="white"/>
        </w:rPr>
        <w:t xml:space="preserve">      Type type = Type.VoidPointerType;</w:t>
      </w:r>
    </w:p>
    <w:p w14:paraId="706619A0" w14:textId="5699FC7F" w:rsidR="00816992" w:rsidRPr="00903DBA" w:rsidRDefault="00816992" w:rsidP="00816992">
      <w:pPr>
        <w:pStyle w:val="Code"/>
        <w:rPr>
          <w:highlight w:val="white"/>
        </w:rPr>
      </w:pPr>
      <w:r w:rsidRPr="00903DBA">
        <w:rPr>
          <w:highlight w:val="white"/>
        </w:rPr>
        <w:t xml:space="preserve">      type.Constant = (totalMaskValue &amp; ((int) Mask.Constant)) != 0;</w:t>
      </w:r>
    </w:p>
    <w:p w14:paraId="17F1F9C0" w14:textId="13031D20" w:rsidR="00816992" w:rsidRPr="00903DBA" w:rsidRDefault="00816992" w:rsidP="00816992">
      <w:pPr>
        <w:pStyle w:val="Code"/>
        <w:rPr>
          <w:highlight w:val="white"/>
        </w:rPr>
      </w:pPr>
      <w:r w:rsidRPr="00903DBA">
        <w:rPr>
          <w:highlight w:val="white"/>
        </w:rPr>
        <w:t xml:space="preserve">      type.Volatile = (totalMaskValue &amp; ((int) Mask.Volatile)) != 0;</w:t>
      </w:r>
    </w:p>
    <w:p w14:paraId="39070082" w14:textId="77777777" w:rsidR="00816992" w:rsidRPr="00903DBA" w:rsidRDefault="00816992" w:rsidP="00816992">
      <w:pPr>
        <w:pStyle w:val="Code"/>
        <w:rPr>
          <w:highlight w:val="white"/>
        </w:rPr>
      </w:pPr>
      <w:r w:rsidRPr="00903DBA">
        <w:rPr>
          <w:highlight w:val="white"/>
        </w:rPr>
        <w:t xml:space="preserve">      return type;</w:t>
      </w:r>
    </w:p>
    <w:p w14:paraId="7E134F43" w14:textId="77777777" w:rsidR="00C870F7" w:rsidRPr="00903DBA" w:rsidRDefault="00816992" w:rsidP="00C870F7">
      <w:pPr>
        <w:pStyle w:val="Code"/>
        <w:rPr>
          <w:highlight w:val="white"/>
        </w:rPr>
      </w:pPr>
      <w:r w:rsidRPr="00903DBA">
        <w:rPr>
          <w:highlight w:val="white"/>
        </w:rPr>
        <w:t xml:space="preserve">    }</w:t>
      </w:r>
    </w:p>
    <w:p w14:paraId="348957BC" w14:textId="235A96F2" w:rsidR="00816992" w:rsidRPr="00903DBA" w:rsidRDefault="00C870F7" w:rsidP="00C870F7">
      <w:pPr>
        <w:rPr>
          <w:highlight w:val="white"/>
        </w:rPr>
      </w:pPr>
      <w:r w:rsidRPr="00903DBA">
        <w:rPr>
          <w:highlight w:val="white"/>
        </w:rPr>
        <w:t>T</w:t>
      </w:r>
      <w:r w:rsidR="00491CEF" w:rsidRPr="00903DBA">
        <w:rPr>
          <w:highlight w:val="white"/>
        </w:rPr>
        <w:t xml:space="preserve">he </w:t>
      </w:r>
      <w:r w:rsidR="00491CEF" w:rsidRPr="00903DBA">
        <w:rPr>
          <w:rStyle w:val="KeyWord0"/>
          <w:highlight w:val="white"/>
        </w:rPr>
        <w:t>MaskToString</w:t>
      </w:r>
      <w:r w:rsidR="00491CEF" w:rsidRPr="00903DBA">
        <w:rPr>
          <w:highlight w:val="white"/>
        </w:rPr>
        <w:t xml:space="preserve"> method is called when reporting an error</w:t>
      </w:r>
      <w:r w:rsidR="005E55F2" w:rsidRPr="00903DBA">
        <w:rPr>
          <w:highlight w:val="white"/>
        </w:rPr>
        <w:t>. I</w:t>
      </w:r>
      <w:r w:rsidR="00491CEF" w:rsidRPr="00903DBA">
        <w:rPr>
          <w:highlight w:val="white"/>
        </w:rPr>
        <w:t xml:space="preserve">t returns a string </w:t>
      </w:r>
      <w:r w:rsidR="009E1A81" w:rsidRPr="00903DBA">
        <w:rPr>
          <w:highlight w:val="white"/>
        </w:rPr>
        <w:t xml:space="preserve">holding </w:t>
      </w:r>
      <w:r w:rsidR="005E55F2" w:rsidRPr="00903DBA">
        <w:rPr>
          <w:highlight w:val="white"/>
        </w:rPr>
        <w:t>the declaration specifiers as text.</w:t>
      </w:r>
    </w:p>
    <w:p w14:paraId="13F7A436" w14:textId="77777777" w:rsidR="00816992" w:rsidRPr="00903DBA" w:rsidRDefault="00816992" w:rsidP="00816992">
      <w:pPr>
        <w:pStyle w:val="Code"/>
        <w:rPr>
          <w:highlight w:val="white"/>
        </w:rPr>
      </w:pPr>
      <w:r w:rsidRPr="00903DBA">
        <w:rPr>
          <w:highlight w:val="white"/>
        </w:rPr>
        <w:t xml:space="preserve">    private static string MaskToString(int totalMaskValue) {</w:t>
      </w:r>
    </w:p>
    <w:p w14:paraId="1E636816" w14:textId="77777777" w:rsidR="00816992" w:rsidRPr="00903DBA" w:rsidRDefault="00816992" w:rsidP="00816992">
      <w:pPr>
        <w:pStyle w:val="Code"/>
        <w:rPr>
          <w:highlight w:val="white"/>
        </w:rPr>
      </w:pPr>
      <w:r w:rsidRPr="00903DBA">
        <w:rPr>
          <w:highlight w:val="white"/>
        </w:rPr>
        <w:t xml:space="preserve">      StringBuilder maskBuffer = new StringBuilder();</w:t>
      </w:r>
    </w:p>
    <w:p w14:paraId="669CDDDF" w14:textId="0BE9D0A2" w:rsidR="00816992" w:rsidRPr="00903DBA" w:rsidRDefault="00763422" w:rsidP="00763422">
      <w:pPr>
        <w:rPr>
          <w:highlight w:val="white"/>
        </w:rPr>
      </w:pPr>
      <w:r w:rsidRPr="00903DBA">
        <w:rPr>
          <w:highlight w:val="white"/>
        </w:rPr>
        <w:t>We iterate through the bits of the</w:t>
      </w:r>
      <w:r w:rsidR="00B47878" w:rsidRPr="00903DBA">
        <w:rPr>
          <w:highlight w:val="white"/>
        </w:rPr>
        <w:t xml:space="preserve"> mask and add the text of the Mask enumeration matching each true bit (bit with value one).</w:t>
      </w:r>
    </w:p>
    <w:p w14:paraId="2AF89199" w14:textId="77777777" w:rsidR="00816992" w:rsidRPr="00903DBA" w:rsidRDefault="00816992" w:rsidP="00816992">
      <w:pPr>
        <w:pStyle w:val="Code"/>
        <w:rPr>
          <w:highlight w:val="white"/>
        </w:rPr>
      </w:pPr>
      <w:r w:rsidRPr="00903DBA">
        <w:rPr>
          <w:highlight w:val="white"/>
        </w:rPr>
        <w:t xml:space="preserve">      for (int maskValue = 1; maskValue != 0; maskValue &lt;&lt;= 1) {</w:t>
      </w:r>
    </w:p>
    <w:p w14:paraId="1CF66F67" w14:textId="77777777" w:rsidR="00816992" w:rsidRPr="00903DBA" w:rsidRDefault="00816992" w:rsidP="00816992">
      <w:pPr>
        <w:pStyle w:val="Code"/>
        <w:rPr>
          <w:highlight w:val="white"/>
        </w:rPr>
      </w:pPr>
      <w:r w:rsidRPr="00903DBA">
        <w:rPr>
          <w:highlight w:val="white"/>
        </w:rPr>
        <w:t xml:space="preserve">        if ((maskValue &amp; totalMaskValue) != 0) {</w:t>
      </w:r>
    </w:p>
    <w:p w14:paraId="351C8D92" w14:textId="77777777" w:rsidR="00816992" w:rsidRPr="00903DBA" w:rsidRDefault="00816992" w:rsidP="00816992">
      <w:pPr>
        <w:pStyle w:val="Code"/>
        <w:rPr>
          <w:highlight w:val="white"/>
        </w:rPr>
      </w:pPr>
      <w:r w:rsidRPr="00903DBA">
        <w:rPr>
          <w:highlight w:val="white"/>
        </w:rPr>
        <w:t xml:space="preserve">          string maskName = Enum.GetName(typeof(Mask), maskValue).ToLower();</w:t>
      </w:r>
    </w:p>
    <w:p w14:paraId="236FFB00" w14:textId="77777777" w:rsidR="00816992" w:rsidRPr="00903DBA" w:rsidRDefault="00816992" w:rsidP="00816992">
      <w:pPr>
        <w:pStyle w:val="Code"/>
        <w:rPr>
          <w:highlight w:val="white"/>
        </w:rPr>
      </w:pPr>
      <w:r w:rsidRPr="00903DBA">
        <w:rPr>
          <w:highlight w:val="white"/>
        </w:rPr>
        <w:t xml:space="preserve">          maskBuffer.Append(((maskBuffer.Length &gt; 0) ? " " : "") + maskName);</w:t>
      </w:r>
    </w:p>
    <w:p w14:paraId="19FCE420" w14:textId="77777777" w:rsidR="00816992" w:rsidRPr="00903DBA" w:rsidRDefault="00816992" w:rsidP="00816992">
      <w:pPr>
        <w:pStyle w:val="Code"/>
        <w:rPr>
          <w:highlight w:val="white"/>
        </w:rPr>
      </w:pPr>
      <w:r w:rsidRPr="00903DBA">
        <w:rPr>
          <w:highlight w:val="white"/>
        </w:rPr>
        <w:t xml:space="preserve">        }</w:t>
      </w:r>
    </w:p>
    <w:p w14:paraId="15C87126" w14:textId="77777777" w:rsidR="00816992" w:rsidRPr="00903DBA" w:rsidRDefault="00816992" w:rsidP="00816992">
      <w:pPr>
        <w:pStyle w:val="Code"/>
        <w:rPr>
          <w:highlight w:val="white"/>
        </w:rPr>
      </w:pPr>
      <w:r w:rsidRPr="00903DBA">
        <w:rPr>
          <w:highlight w:val="white"/>
        </w:rPr>
        <w:lastRenderedPageBreak/>
        <w:t xml:space="preserve">      }</w:t>
      </w:r>
    </w:p>
    <w:p w14:paraId="45A98A42" w14:textId="77777777" w:rsidR="00816992" w:rsidRPr="00903DBA" w:rsidRDefault="00816992" w:rsidP="00816992">
      <w:pPr>
        <w:pStyle w:val="Code"/>
        <w:rPr>
          <w:highlight w:val="white"/>
        </w:rPr>
      </w:pPr>
    </w:p>
    <w:p w14:paraId="1429DC72" w14:textId="77777777" w:rsidR="00816992" w:rsidRPr="00903DBA" w:rsidRDefault="00816992" w:rsidP="00816992">
      <w:pPr>
        <w:pStyle w:val="Code"/>
        <w:rPr>
          <w:highlight w:val="white"/>
        </w:rPr>
      </w:pPr>
      <w:r w:rsidRPr="00903DBA">
        <w:rPr>
          <w:highlight w:val="white"/>
        </w:rPr>
        <w:t xml:space="preserve">      return maskBuffer.ToString();</w:t>
      </w:r>
    </w:p>
    <w:p w14:paraId="24FACC6B" w14:textId="77777777" w:rsidR="00816992" w:rsidRPr="00903DBA" w:rsidRDefault="00816992" w:rsidP="00816992">
      <w:pPr>
        <w:pStyle w:val="Code"/>
        <w:rPr>
          <w:highlight w:val="white"/>
        </w:rPr>
      </w:pPr>
      <w:r w:rsidRPr="00903DBA">
        <w:rPr>
          <w:highlight w:val="white"/>
        </w:rPr>
        <w:t xml:space="preserve">    }</w:t>
      </w:r>
    </w:p>
    <w:p w14:paraId="4480F7E4" w14:textId="77777777" w:rsidR="00816992" w:rsidRPr="00903DBA" w:rsidRDefault="00816992" w:rsidP="00816992">
      <w:pPr>
        <w:pStyle w:val="Code"/>
        <w:rPr>
          <w:highlight w:val="white"/>
        </w:rPr>
      </w:pPr>
      <w:r w:rsidRPr="00903DBA">
        <w:rPr>
          <w:highlight w:val="white"/>
        </w:rPr>
        <w:t xml:space="preserve">  }</w:t>
      </w:r>
    </w:p>
    <w:p w14:paraId="1D2FA303" w14:textId="77777777" w:rsidR="00816992" w:rsidRPr="00903DBA" w:rsidRDefault="00816992" w:rsidP="00816992">
      <w:pPr>
        <w:pStyle w:val="Code"/>
        <w:rPr>
          <w:rFonts w:ascii="Times New Roman" w:hAnsi="Times New Roman" w:cstheme="majorBidi"/>
          <w:color w:val="000000" w:themeColor="text1"/>
          <w:sz w:val="40"/>
          <w:szCs w:val="26"/>
        </w:rPr>
      </w:pPr>
      <w:r w:rsidRPr="00903DBA">
        <w:rPr>
          <w:highlight w:val="white"/>
        </w:rPr>
        <w:t>}</w:t>
      </w:r>
    </w:p>
    <w:p w14:paraId="3B549B34" w14:textId="716F4A25" w:rsidR="007126A2" w:rsidRPr="00903DBA" w:rsidRDefault="00566B7F" w:rsidP="00816992">
      <w:pPr>
        <w:pStyle w:val="Rubrik2"/>
      </w:pPr>
      <w:bookmarkStart w:id="217" w:name="_Toc57656040"/>
      <w:r w:rsidRPr="00903DBA">
        <w:t>Declarators</w:t>
      </w:r>
      <w:bookmarkEnd w:id="217"/>
    </w:p>
    <w:p w14:paraId="557C5883" w14:textId="1BF31EDA" w:rsidR="00C830CD" w:rsidRPr="00903DBA" w:rsidRDefault="00793045" w:rsidP="00C830CD">
      <w:r w:rsidRPr="00903DBA">
        <w:t>A declarator follows the declaration specifiers.</w:t>
      </w:r>
      <w:r w:rsidR="00A45A79" w:rsidRPr="00903DBA">
        <w:t xml:space="preserve"> A declarator can be </w:t>
      </w:r>
      <w:r w:rsidR="00266D64" w:rsidRPr="00903DBA">
        <w:t>initialized</w:t>
      </w:r>
      <w:r w:rsidR="00A45A79" w:rsidRPr="00903DBA">
        <w:t xml:space="preserve"> with a value or marked with its size in bits.</w:t>
      </w:r>
      <w:r w:rsidRPr="00903DBA">
        <w:t xml:space="preserve"> </w:t>
      </w:r>
      <w:r w:rsidR="00D76CC6" w:rsidRPr="00903DBA">
        <w:t>The bold part of the following code are examples of declarators.</w:t>
      </w:r>
      <w:r w:rsidR="000D7B68" w:rsidRPr="00903DBA">
        <w:t xml:space="preserve"> </w:t>
      </w:r>
      <w:r w:rsidR="000C363D" w:rsidRPr="00903DBA">
        <w:t>Only members of a struct can be marked with bits</w:t>
      </w:r>
      <w:r w:rsidR="002743DF" w:rsidRPr="00903DBA">
        <w:t>. S</w:t>
      </w:r>
      <w:r w:rsidR="000C363D" w:rsidRPr="00903DBA">
        <w:t xml:space="preserve">truct or union member as well as function parameters cannot be </w:t>
      </w:r>
      <w:r w:rsidR="00266D64" w:rsidRPr="00903DBA">
        <w:t>initialized</w:t>
      </w:r>
      <w:r w:rsidR="000C363D" w:rsidRPr="00903DBA">
        <w:t>.</w:t>
      </w:r>
    </w:p>
    <w:p w14:paraId="353371A7" w14:textId="27A94CB7" w:rsidR="00A853BF" w:rsidRPr="00903DBA" w:rsidRDefault="00A853BF" w:rsidP="00A853BF">
      <w:pPr>
        <w:pStyle w:val="Code"/>
      </w:pPr>
      <w:r w:rsidRPr="00903DBA">
        <w:t xml:space="preserve">int </w:t>
      </w:r>
      <w:r w:rsidR="004D3890" w:rsidRPr="00903DBA">
        <w:rPr>
          <w:rStyle w:val="KeyWord0"/>
        </w:rPr>
        <w:t>i</w:t>
      </w:r>
      <w:r w:rsidR="004D3890" w:rsidRPr="00903DBA">
        <w:t xml:space="preserve">, </w:t>
      </w:r>
      <w:r w:rsidR="004D3890" w:rsidRPr="00903DBA">
        <w:rPr>
          <w:rStyle w:val="KeyWord0"/>
        </w:rPr>
        <w:t>j</w:t>
      </w:r>
      <w:r w:rsidR="008D7E9D" w:rsidRPr="00903DBA">
        <w:t xml:space="preserve"> </w:t>
      </w:r>
      <w:r w:rsidR="008D7E9D" w:rsidRPr="00903DBA">
        <w:rPr>
          <w:rStyle w:val="KeyWord0"/>
        </w:rPr>
        <w:t>=</w:t>
      </w:r>
      <w:r w:rsidR="008D7E9D" w:rsidRPr="00903DBA">
        <w:t xml:space="preserve"> </w:t>
      </w:r>
      <w:r w:rsidR="008D7E9D" w:rsidRPr="00903DBA">
        <w:rPr>
          <w:rStyle w:val="KeyWord0"/>
        </w:rPr>
        <w:t>2</w:t>
      </w:r>
      <w:r w:rsidRPr="00903DBA">
        <w:t>;</w:t>
      </w:r>
    </w:p>
    <w:p w14:paraId="41F8A89D" w14:textId="2CF475EA" w:rsidR="00A853BF" w:rsidRPr="00903DBA" w:rsidRDefault="00A853BF" w:rsidP="00A853BF">
      <w:pPr>
        <w:pStyle w:val="Code"/>
      </w:pPr>
      <w:r w:rsidRPr="00903DBA">
        <w:t xml:space="preserve">double </w:t>
      </w:r>
      <w:r w:rsidRPr="00903DBA">
        <w:rPr>
          <w:rStyle w:val="KeyWord0"/>
        </w:rPr>
        <w:t>x</w:t>
      </w:r>
      <w:r w:rsidRPr="00903DBA">
        <w:t xml:space="preserve"> </w:t>
      </w:r>
      <w:r w:rsidRPr="00903DBA">
        <w:rPr>
          <w:rStyle w:val="KeyWord0"/>
        </w:rPr>
        <w:t>=</w:t>
      </w:r>
      <w:r w:rsidRPr="00903DBA">
        <w:t xml:space="preserve"> </w:t>
      </w:r>
      <w:r w:rsidRPr="00903DBA">
        <w:rPr>
          <w:rStyle w:val="KeyWord0"/>
        </w:rPr>
        <w:t>3.14</w:t>
      </w:r>
      <w:r w:rsidRPr="00903DBA">
        <w:t>;</w:t>
      </w:r>
    </w:p>
    <w:p w14:paraId="395C52EF" w14:textId="33169CD5" w:rsidR="00A853BF" w:rsidRPr="00903DBA" w:rsidRDefault="00A853BF" w:rsidP="00A853BF">
      <w:pPr>
        <w:pStyle w:val="Code"/>
      </w:pPr>
      <w:r w:rsidRPr="00903DBA">
        <w:t xml:space="preserve">int </w:t>
      </w:r>
      <w:r w:rsidRPr="00903DBA">
        <w:rPr>
          <w:rStyle w:val="KeyWord0"/>
        </w:rPr>
        <w:t>f(a,</w:t>
      </w:r>
      <w:r w:rsidRPr="00903DBA">
        <w:t xml:space="preserve"> </w:t>
      </w:r>
      <w:r w:rsidRPr="00903DBA">
        <w:rPr>
          <w:rStyle w:val="KeyWord0"/>
        </w:rPr>
        <w:t>b,</w:t>
      </w:r>
      <w:r w:rsidRPr="00903DBA">
        <w:t xml:space="preserve"> </w:t>
      </w:r>
      <w:r w:rsidRPr="00903DBA">
        <w:rPr>
          <w:rStyle w:val="KeyWord0"/>
        </w:rPr>
        <w:t>c)</w:t>
      </w:r>
      <w:r w:rsidRPr="00903DBA">
        <w:t>;</w:t>
      </w:r>
    </w:p>
    <w:p w14:paraId="058B64EF" w14:textId="368E0800" w:rsidR="00A853BF" w:rsidRPr="00903DBA" w:rsidRDefault="00A853BF" w:rsidP="00A853BF">
      <w:pPr>
        <w:pStyle w:val="Code"/>
      </w:pPr>
      <w:r w:rsidRPr="00903DBA">
        <w:t xml:space="preserve">char </w:t>
      </w:r>
      <w:r w:rsidRPr="00903DBA">
        <w:rPr>
          <w:rStyle w:val="KeyWord0"/>
        </w:rPr>
        <w:t>s[]</w:t>
      </w:r>
      <w:r w:rsidRPr="00903DBA">
        <w:t xml:space="preserve"> </w:t>
      </w:r>
      <w:r w:rsidRPr="00903DBA">
        <w:rPr>
          <w:rStyle w:val="KeyWord0"/>
        </w:rPr>
        <w:t>=</w:t>
      </w:r>
      <w:r w:rsidRPr="00903DBA">
        <w:t xml:space="preserve"> </w:t>
      </w:r>
      <w:r w:rsidR="007C3E24" w:rsidRPr="00903DBA">
        <w:rPr>
          <w:rStyle w:val="KeyWord0"/>
        </w:rPr>
        <w:t>"</w:t>
      </w:r>
      <w:r w:rsidRPr="00903DBA">
        <w:rPr>
          <w:rStyle w:val="KeyWord0"/>
        </w:rPr>
        <w:t>Hello</w:t>
      </w:r>
      <w:r w:rsidR="007C3E24" w:rsidRPr="00903DBA">
        <w:rPr>
          <w:rStyle w:val="KeyWord0"/>
        </w:rPr>
        <w:t>"</w:t>
      </w:r>
      <w:r w:rsidRPr="00903DBA">
        <w:t>;</w:t>
      </w:r>
    </w:p>
    <w:p w14:paraId="42DA3A4C" w14:textId="3B82AB3E" w:rsidR="00A853BF" w:rsidRPr="00903DBA" w:rsidRDefault="00A853BF" w:rsidP="00A853BF">
      <w:pPr>
        <w:pStyle w:val="Code"/>
      </w:pPr>
      <w:r w:rsidRPr="00903DBA">
        <w:t xml:space="preserve">int </w:t>
      </w:r>
      <w:r w:rsidRPr="00903DBA">
        <w:rPr>
          <w:rStyle w:val="KeyWord0"/>
        </w:rPr>
        <w:t>*p</w:t>
      </w:r>
      <w:r w:rsidRPr="00903DBA">
        <w:t xml:space="preserve">, </w:t>
      </w:r>
      <w:r w:rsidRPr="00903DBA">
        <w:rPr>
          <w:rStyle w:val="KeyWord0"/>
        </w:rPr>
        <w:t>*q</w:t>
      </w:r>
      <w:r w:rsidRPr="00903DBA">
        <w:t xml:space="preserve"> </w:t>
      </w:r>
      <w:r w:rsidRPr="00903DBA">
        <w:rPr>
          <w:rStyle w:val="KeyWord0"/>
        </w:rPr>
        <w:t>=</w:t>
      </w:r>
      <w:r w:rsidRPr="00903DBA">
        <w:t xml:space="preserve"> </w:t>
      </w:r>
      <w:r w:rsidRPr="00903DBA">
        <w:rPr>
          <w:rStyle w:val="KeyWord0"/>
        </w:rPr>
        <w:t>&amp;i</w:t>
      </w:r>
      <w:r w:rsidRPr="00903DBA">
        <w:t>;</w:t>
      </w:r>
    </w:p>
    <w:p w14:paraId="1EF03714" w14:textId="4AE2C9E1" w:rsidR="00A853BF" w:rsidRPr="00903DBA" w:rsidRDefault="009641C9" w:rsidP="00A853BF">
      <w:pPr>
        <w:pStyle w:val="Code"/>
      </w:pPr>
      <w:r w:rsidRPr="00903DBA">
        <w:t xml:space="preserve">long int </w:t>
      </w:r>
      <w:r w:rsidRPr="00903DBA">
        <w:rPr>
          <w:rStyle w:val="KeyWord0"/>
        </w:rPr>
        <w:t>value:</w:t>
      </w:r>
      <w:r w:rsidR="004D3890" w:rsidRPr="00903DBA">
        <w:rPr>
          <w:rStyle w:val="KeyWord0"/>
        </w:rPr>
        <w:t>7</w:t>
      </w:r>
      <w:r w:rsidR="004D3890" w:rsidRPr="00903DBA">
        <w:t>;</w:t>
      </w:r>
    </w:p>
    <w:p w14:paraId="63BABC64" w14:textId="5682AA64" w:rsidR="00005BD5" w:rsidRPr="00903DBA" w:rsidRDefault="00005BD5" w:rsidP="00005BD5">
      <w:r w:rsidRPr="00903DBA">
        <w:t>A declarator can be a simple variable, an array, or a function with old-style or new-style parameter list.</w:t>
      </w:r>
    </w:p>
    <w:p w14:paraId="4513A874" w14:textId="5412790D" w:rsidR="007126A2" w:rsidRPr="00903DBA" w:rsidRDefault="007126A2" w:rsidP="00566B7F">
      <w:pPr>
        <w:pStyle w:val="CodeHeader"/>
      </w:pPr>
      <w:r w:rsidRPr="00903DBA">
        <w:t>Declarator.cs</w:t>
      </w:r>
    </w:p>
    <w:p w14:paraId="408209B8" w14:textId="77777777" w:rsidR="00566B7F" w:rsidRPr="00903DBA" w:rsidRDefault="00566B7F" w:rsidP="00566B7F">
      <w:pPr>
        <w:pStyle w:val="Code"/>
        <w:rPr>
          <w:highlight w:val="white"/>
        </w:rPr>
      </w:pPr>
      <w:r w:rsidRPr="00903DBA">
        <w:rPr>
          <w:highlight w:val="white"/>
        </w:rPr>
        <w:t>namespace CCompiler {</w:t>
      </w:r>
    </w:p>
    <w:p w14:paraId="57BBB979" w14:textId="77777777" w:rsidR="00566B7F" w:rsidRPr="00903DBA" w:rsidRDefault="00566B7F" w:rsidP="00566B7F">
      <w:pPr>
        <w:pStyle w:val="Code"/>
        <w:rPr>
          <w:highlight w:val="white"/>
        </w:rPr>
      </w:pPr>
      <w:r w:rsidRPr="00903DBA">
        <w:rPr>
          <w:highlight w:val="white"/>
        </w:rPr>
        <w:t xml:space="preserve">  public class Declarator {</w:t>
      </w:r>
    </w:p>
    <w:p w14:paraId="57C74ACC" w14:textId="77777777" w:rsidR="00566B7F" w:rsidRPr="00903DBA" w:rsidRDefault="00566B7F" w:rsidP="00566B7F">
      <w:pPr>
        <w:pStyle w:val="Code"/>
        <w:rPr>
          <w:highlight w:val="white"/>
        </w:rPr>
      </w:pPr>
      <w:r w:rsidRPr="00903DBA">
        <w:rPr>
          <w:highlight w:val="white"/>
        </w:rPr>
        <w:t xml:space="preserve">    private string m_name;</w:t>
      </w:r>
    </w:p>
    <w:p w14:paraId="138D46E8" w14:textId="77777777" w:rsidR="00566B7F" w:rsidRPr="00903DBA" w:rsidRDefault="00566B7F" w:rsidP="00566B7F">
      <w:pPr>
        <w:pStyle w:val="Code"/>
        <w:rPr>
          <w:highlight w:val="white"/>
        </w:rPr>
      </w:pPr>
      <w:r w:rsidRPr="00903DBA">
        <w:rPr>
          <w:highlight w:val="white"/>
        </w:rPr>
        <w:t xml:space="preserve">    private Type m_firstType, m_lastType;</w:t>
      </w:r>
    </w:p>
    <w:p w14:paraId="2DE6011B" w14:textId="77777777" w:rsidR="00566B7F" w:rsidRPr="00903DBA" w:rsidRDefault="00566B7F" w:rsidP="00566B7F">
      <w:pPr>
        <w:pStyle w:val="Code"/>
        <w:rPr>
          <w:highlight w:val="white"/>
        </w:rPr>
      </w:pPr>
    </w:p>
    <w:p w14:paraId="6BC545F1" w14:textId="77777777" w:rsidR="00566B7F" w:rsidRPr="00903DBA" w:rsidRDefault="00566B7F" w:rsidP="00566B7F">
      <w:pPr>
        <w:pStyle w:val="Code"/>
        <w:rPr>
          <w:highlight w:val="white"/>
        </w:rPr>
      </w:pPr>
      <w:r w:rsidRPr="00903DBA">
        <w:rPr>
          <w:highlight w:val="white"/>
        </w:rPr>
        <w:t xml:space="preserve">    public Declarator(string name) {</w:t>
      </w:r>
    </w:p>
    <w:p w14:paraId="0A19264A" w14:textId="0BD7F0B2" w:rsidR="00566B7F" w:rsidRPr="00903DBA" w:rsidRDefault="00566B7F" w:rsidP="00566B7F">
      <w:pPr>
        <w:pStyle w:val="Code"/>
        <w:rPr>
          <w:highlight w:val="white"/>
        </w:rPr>
      </w:pPr>
      <w:r w:rsidRPr="00903DBA">
        <w:rPr>
          <w:highlight w:val="white"/>
        </w:rPr>
        <w:t xml:space="preserve">      </w:t>
      </w:r>
      <w:r w:rsidR="005D04D1" w:rsidRPr="00903DBA">
        <w:rPr>
          <w:highlight w:val="white"/>
        </w:rPr>
        <w:t>m_n</w:t>
      </w:r>
      <w:r w:rsidRPr="00903DBA">
        <w:rPr>
          <w:highlight w:val="white"/>
        </w:rPr>
        <w:t>ame = name;</w:t>
      </w:r>
    </w:p>
    <w:p w14:paraId="01DEA28E" w14:textId="77777777" w:rsidR="00566B7F" w:rsidRPr="00903DBA" w:rsidRDefault="00566B7F" w:rsidP="00566B7F">
      <w:pPr>
        <w:pStyle w:val="Code"/>
        <w:rPr>
          <w:highlight w:val="white"/>
        </w:rPr>
      </w:pPr>
      <w:r w:rsidRPr="00903DBA">
        <w:rPr>
          <w:highlight w:val="white"/>
        </w:rPr>
        <w:t xml:space="preserve">    }</w:t>
      </w:r>
    </w:p>
    <w:p w14:paraId="550EC181" w14:textId="77777777" w:rsidR="00566B7F" w:rsidRPr="00903DBA" w:rsidRDefault="00566B7F" w:rsidP="00566B7F">
      <w:pPr>
        <w:pStyle w:val="Code"/>
        <w:rPr>
          <w:highlight w:val="white"/>
        </w:rPr>
      </w:pPr>
      <w:r w:rsidRPr="00903DBA">
        <w:rPr>
          <w:highlight w:val="white"/>
        </w:rPr>
        <w:t xml:space="preserve">  </w:t>
      </w:r>
    </w:p>
    <w:p w14:paraId="32225A3E" w14:textId="77777777" w:rsidR="00566B7F" w:rsidRPr="00903DBA" w:rsidRDefault="00566B7F" w:rsidP="00566B7F">
      <w:pPr>
        <w:pStyle w:val="Code"/>
        <w:rPr>
          <w:highlight w:val="white"/>
        </w:rPr>
      </w:pPr>
      <w:r w:rsidRPr="00903DBA">
        <w:rPr>
          <w:highlight w:val="white"/>
        </w:rPr>
        <w:t xml:space="preserve">    public string Name {</w:t>
      </w:r>
    </w:p>
    <w:p w14:paraId="6AECC7F9" w14:textId="77777777" w:rsidR="00566B7F" w:rsidRPr="00903DBA" w:rsidRDefault="00566B7F" w:rsidP="00566B7F">
      <w:pPr>
        <w:pStyle w:val="Code"/>
        <w:rPr>
          <w:highlight w:val="white"/>
        </w:rPr>
      </w:pPr>
      <w:r w:rsidRPr="00903DBA">
        <w:rPr>
          <w:highlight w:val="white"/>
        </w:rPr>
        <w:t xml:space="preserve">      get { return m_name; }</w:t>
      </w:r>
    </w:p>
    <w:p w14:paraId="18C0984A" w14:textId="77777777" w:rsidR="00566B7F" w:rsidRPr="00903DBA" w:rsidRDefault="00566B7F" w:rsidP="00566B7F">
      <w:pPr>
        <w:pStyle w:val="Code"/>
        <w:rPr>
          <w:highlight w:val="white"/>
        </w:rPr>
      </w:pPr>
      <w:r w:rsidRPr="00903DBA">
        <w:rPr>
          <w:highlight w:val="white"/>
        </w:rPr>
        <w:t xml:space="preserve">      set { m_name = value; }</w:t>
      </w:r>
    </w:p>
    <w:p w14:paraId="2F9F1A0A" w14:textId="77777777" w:rsidR="00566B7F" w:rsidRPr="00903DBA" w:rsidRDefault="00566B7F" w:rsidP="00566B7F">
      <w:pPr>
        <w:pStyle w:val="Code"/>
        <w:rPr>
          <w:highlight w:val="white"/>
        </w:rPr>
      </w:pPr>
      <w:r w:rsidRPr="00903DBA">
        <w:rPr>
          <w:highlight w:val="white"/>
        </w:rPr>
        <w:t xml:space="preserve">    }</w:t>
      </w:r>
    </w:p>
    <w:p w14:paraId="05B6AC3B" w14:textId="77777777" w:rsidR="00566B7F" w:rsidRPr="00903DBA" w:rsidRDefault="00566B7F" w:rsidP="00566B7F">
      <w:pPr>
        <w:pStyle w:val="Code"/>
        <w:rPr>
          <w:highlight w:val="white"/>
        </w:rPr>
      </w:pPr>
    </w:p>
    <w:p w14:paraId="4BFA088F" w14:textId="77777777" w:rsidR="00566B7F" w:rsidRPr="00903DBA" w:rsidRDefault="00566B7F" w:rsidP="00566B7F">
      <w:pPr>
        <w:pStyle w:val="Code"/>
        <w:rPr>
          <w:highlight w:val="white"/>
        </w:rPr>
      </w:pPr>
      <w:r w:rsidRPr="00903DBA">
        <w:rPr>
          <w:highlight w:val="white"/>
        </w:rPr>
        <w:t xml:space="preserve">    public Type Type {</w:t>
      </w:r>
    </w:p>
    <w:p w14:paraId="52272778" w14:textId="77777777" w:rsidR="00566B7F" w:rsidRPr="00903DBA" w:rsidRDefault="00566B7F" w:rsidP="00566B7F">
      <w:pPr>
        <w:pStyle w:val="Code"/>
        <w:rPr>
          <w:highlight w:val="white"/>
        </w:rPr>
      </w:pPr>
      <w:r w:rsidRPr="00903DBA">
        <w:rPr>
          <w:highlight w:val="white"/>
        </w:rPr>
        <w:t xml:space="preserve">      get { return m_firstType; }</w:t>
      </w:r>
    </w:p>
    <w:p w14:paraId="43221869" w14:textId="77777777" w:rsidR="00566B7F" w:rsidRPr="00903DBA" w:rsidRDefault="00566B7F" w:rsidP="00566B7F">
      <w:pPr>
        <w:pStyle w:val="Code"/>
        <w:rPr>
          <w:highlight w:val="white"/>
        </w:rPr>
      </w:pPr>
      <w:r w:rsidRPr="00903DBA">
        <w:rPr>
          <w:highlight w:val="white"/>
        </w:rPr>
        <w:t xml:space="preserve">    }</w:t>
      </w:r>
    </w:p>
    <w:p w14:paraId="3C2AAD70" w14:textId="1E9FEE60" w:rsidR="00566B7F" w:rsidRPr="00903DBA" w:rsidRDefault="008175BD" w:rsidP="008175BD">
      <w:pPr>
        <w:rPr>
          <w:highlight w:val="white"/>
        </w:rPr>
      </w:pPr>
      <w:r w:rsidRPr="00903DBA">
        <w:rPr>
          <w:highlight w:val="white"/>
        </w:rPr>
        <w:t>If we add a type to the declarator where there is no previous type, we set both the first and last type to that type.</w:t>
      </w:r>
    </w:p>
    <w:p w14:paraId="4C4C8425" w14:textId="78AE4828" w:rsidR="00566B7F" w:rsidRPr="00903DBA" w:rsidRDefault="00566B7F" w:rsidP="00566B7F">
      <w:pPr>
        <w:pStyle w:val="Code"/>
        <w:rPr>
          <w:highlight w:val="white"/>
        </w:rPr>
      </w:pPr>
      <w:r w:rsidRPr="00903DBA">
        <w:rPr>
          <w:highlight w:val="white"/>
        </w:rPr>
        <w:t xml:space="preserve">    public void Add(</w:t>
      </w:r>
      <w:r w:rsidR="00F7018E" w:rsidRPr="00903DBA">
        <w:rPr>
          <w:highlight w:val="white"/>
        </w:rPr>
        <w:t>Type</w:t>
      </w:r>
      <w:r w:rsidRPr="00903DBA">
        <w:rPr>
          <w:highlight w:val="white"/>
        </w:rPr>
        <w:t xml:space="preserve"> </w:t>
      </w:r>
      <w:r w:rsidR="00F7018E" w:rsidRPr="00903DBA">
        <w:rPr>
          <w:highlight w:val="white"/>
        </w:rPr>
        <w:t>newType</w:t>
      </w:r>
      <w:r w:rsidRPr="00903DBA">
        <w:rPr>
          <w:highlight w:val="white"/>
        </w:rPr>
        <w:t>) {</w:t>
      </w:r>
    </w:p>
    <w:p w14:paraId="2E764CD8" w14:textId="77777777" w:rsidR="00566B7F" w:rsidRPr="00903DBA" w:rsidRDefault="00566B7F" w:rsidP="00566B7F">
      <w:pPr>
        <w:pStyle w:val="Code"/>
        <w:rPr>
          <w:highlight w:val="white"/>
        </w:rPr>
      </w:pPr>
      <w:r w:rsidRPr="00903DBA">
        <w:rPr>
          <w:highlight w:val="white"/>
        </w:rPr>
        <w:t xml:space="preserve">      if (m_firstType == null) {</w:t>
      </w:r>
    </w:p>
    <w:p w14:paraId="0B6EC64D" w14:textId="26140FF9" w:rsidR="00566B7F" w:rsidRPr="00903DBA" w:rsidRDefault="00566B7F" w:rsidP="00566B7F">
      <w:pPr>
        <w:pStyle w:val="Code"/>
        <w:rPr>
          <w:highlight w:val="white"/>
        </w:rPr>
      </w:pPr>
      <w:r w:rsidRPr="00903DBA">
        <w:rPr>
          <w:highlight w:val="white"/>
        </w:rPr>
        <w:t xml:space="preserve">        m_firstType = m_lastType = </w:t>
      </w:r>
      <w:r w:rsidR="00F7018E" w:rsidRPr="00903DBA">
        <w:rPr>
          <w:highlight w:val="white"/>
        </w:rPr>
        <w:t>newType</w:t>
      </w:r>
      <w:r w:rsidRPr="00903DBA">
        <w:rPr>
          <w:highlight w:val="white"/>
        </w:rPr>
        <w:t>;</w:t>
      </w:r>
    </w:p>
    <w:p w14:paraId="33BA248E" w14:textId="77777777" w:rsidR="00566B7F" w:rsidRPr="00903DBA" w:rsidRDefault="00566B7F" w:rsidP="00566B7F">
      <w:pPr>
        <w:pStyle w:val="Code"/>
        <w:rPr>
          <w:highlight w:val="white"/>
        </w:rPr>
      </w:pPr>
      <w:r w:rsidRPr="00903DBA">
        <w:rPr>
          <w:highlight w:val="white"/>
        </w:rPr>
        <w:t xml:space="preserve">      }</w:t>
      </w:r>
    </w:p>
    <w:p w14:paraId="0719385A" w14:textId="77777777" w:rsidR="00566B7F" w:rsidRPr="00903DBA" w:rsidRDefault="00566B7F" w:rsidP="00566B7F">
      <w:pPr>
        <w:pStyle w:val="Code"/>
        <w:rPr>
          <w:highlight w:val="white"/>
        </w:rPr>
      </w:pPr>
      <w:r w:rsidRPr="00903DBA">
        <w:rPr>
          <w:highlight w:val="white"/>
        </w:rPr>
        <w:t xml:space="preserve">      else {</w:t>
      </w:r>
    </w:p>
    <w:p w14:paraId="6D938339" w14:textId="4592C813" w:rsidR="00566B7F" w:rsidRPr="00903DBA" w:rsidRDefault="00566B7F" w:rsidP="00566B7F">
      <w:pPr>
        <w:pStyle w:val="Code"/>
        <w:rPr>
          <w:highlight w:val="white"/>
        </w:rPr>
      </w:pPr>
      <w:r w:rsidRPr="00903DBA">
        <w:rPr>
          <w:highlight w:val="white"/>
        </w:rPr>
        <w:t xml:space="preserve">        switch (m_lastType.Sort) {</w:t>
      </w:r>
    </w:p>
    <w:p w14:paraId="2B125486" w14:textId="66D0A57A" w:rsidR="00AA39D4" w:rsidRPr="00903DBA" w:rsidRDefault="00AA39D4" w:rsidP="00AA39D4">
      <w:pPr>
        <w:rPr>
          <w:highlight w:val="white"/>
        </w:rPr>
      </w:pPr>
      <w:r w:rsidRPr="00903DBA">
        <w:rPr>
          <w:highlight w:val="white"/>
        </w:rPr>
        <w:t>If the last</w:t>
      </w:r>
      <w:r w:rsidR="00F7018E" w:rsidRPr="00903DBA">
        <w:rPr>
          <w:highlight w:val="white"/>
        </w:rPr>
        <w:t xml:space="preserve"> type</w:t>
      </w:r>
      <w:r w:rsidRPr="00903DBA">
        <w:rPr>
          <w:highlight w:val="white"/>
        </w:rPr>
        <w:t xml:space="preserve"> of the declarator is a pointer, we set it to point at the new </w:t>
      </w:r>
      <w:r w:rsidR="00F7018E" w:rsidRPr="00903DBA">
        <w:rPr>
          <w:highlight w:val="white"/>
        </w:rPr>
        <w:t>type</w:t>
      </w:r>
      <w:r w:rsidRPr="00903DBA">
        <w:rPr>
          <w:highlight w:val="white"/>
        </w:rPr>
        <w:t>.</w:t>
      </w:r>
    </w:p>
    <w:p w14:paraId="4F1E1A31" w14:textId="77777777" w:rsidR="00566B7F" w:rsidRPr="00903DBA" w:rsidRDefault="00566B7F" w:rsidP="00566B7F">
      <w:pPr>
        <w:pStyle w:val="Code"/>
        <w:rPr>
          <w:highlight w:val="white"/>
        </w:rPr>
      </w:pPr>
      <w:r w:rsidRPr="00903DBA">
        <w:rPr>
          <w:highlight w:val="white"/>
        </w:rPr>
        <w:t xml:space="preserve">          case Sort.Pointer:</w:t>
      </w:r>
    </w:p>
    <w:p w14:paraId="50DFA6A3" w14:textId="31B28869" w:rsidR="00566B7F" w:rsidRPr="00903DBA" w:rsidRDefault="00566B7F" w:rsidP="00566B7F">
      <w:pPr>
        <w:pStyle w:val="Code"/>
        <w:rPr>
          <w:highlight w:val="white"/>
        </w:rPr>
      </w:pPr>
      <w:r w:rsidRPr="00903DBA">
        <w:rPr>
          <w:highlight w:val="white"/>
        </w:rPr>
        <w:t xml:space="preserve">            m_lastType.PointerType = </w:t>
      </w:r>
      <w:r w:rsidR="00F7018E" w:rsidRPr="00903DBA">
        <w:rPr>
          <w:highlight w:val="white"/>
        </w:rPr>
        <w:t>newType</w:t>
      </w:r>
      <w:r w:rsidRPr="00903DBA">
        <w:rPr>
          <w:highlight w:val="white"/>
        </w:rPr>
        <w:t>;</w:t>
      </w:r>
    </w:p>
    <w:p w14:paraId="2F089714" w14:textId="7BE4A9B2"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7798A843" w14:textId="77777777" w:rsidR="00566B7F" w:rsidRPr="00903DBA" w:rsidRDefault="00566B7F" w:rsidP="00566B7F">
      <w:pPr>
        <w:pStyle w:val="Code"/>
        <w:rPr>
          <w:highlight w:val="white"/>
        </w:rPr>
      </w:pPr>
      <w:r w:rsidRPr="00903DBA">
        <w:rPr>
          <w:highlight w:val="white"/>
        </w:rPr>
        <w:t xml:space="preserve">            break;</w:t>
      </w:r>
    </w:p>
    <w:p w14:paraId="367C15EA" w14:textId="319FD93C" w:rsidR="00566B7F" w:rsidRPr="00903DBA" w:rsidRDefault="00AA39D4" w:rsidP="00AA39D4">
      <w:pPr>
        <w:rPr>
          <w:highlight w:val="white"/>
        </w:rPr>
      </w:pPr>
      <w:r w:rsidRPr="00903DBA">
        <w:rPr>
          <w:highlight w:val="white"/>
        </w:rPr>
        <w:lastRenderedPageBreak/>
        <w:t xml:space="preserve">If the last </w:t>
      </w:r>
      <w:r w:rsidR="00F7018E" w:rsidRPr="00903DBA">
        <w:rPr>
          <w:highlight w:val="white"/>
        </w:rPr>
        <w:t>type</w:t>
      </w:r>
      <w:r w:rsidRPr="00903DBA">
        <w:rPr>
          <w:highlight w:val="white"/>
        </w:rPr>
        <w:t xml:space="preserve"> of the declarator is a</w:t>
      </w:r>
      <w:r w:rsidR="002D5806" w:rsidRPr="00903DBA">
        <w:rPr>
          <w:highlight w:val="white"/>
        </w:rPr>
        <w:t>n</w:t>
      </w:r>
      <w:r w:rsidRPr="00903DBA">
        <w:rPr>
          <w:highlight w:val="white"/>
        </w:rPr>
        <w:t xml:space="preserve"> </w:t>
      </w:r>
      <w:r w:rsidR="004E1F7A" w:rsidRPr="00903DBA">
        <w:rPr>
          <w:highlight w:val="white"/>
        </w:rPr>
        <w:t>array</w:t>
      </w:r>
      <w:r w:rsidRPr="00903DBA">
        <w:rPr>
          <w:highlight w:val="white"/>
        </w:rPr>
        <w:t xml:space="preserve">, we set </w:t>
      </w:r>
      <w:r w:rsidR="00184C4A" w:rsidRPr="00903DBA">
        <w:rPr>
          <w:highlight w:val="white"/>
        </w:rPr>
        <w:t xml:space="preserve">the </w:t>
      </w:r>
      <w:r w:rsidR="004E1F7A" w:rsidRPr="00903DBA">
        <w:rPr>
          <w:highlight w:val="white"/>
        </w:rPr>
        <w:t xml:space="preserve">type of the </w:t>
      </w:r>
      <w:r w:rsidR="00184C4A" w:rsidRPr="00903DBA">
        <w:rPr>
          <w:highlight w:val="white"/>
        </w:rPr>
        <w:t xml:space="preserve">array to be the new </w:t>
      </w:r>
      <w:r w:rsidR="00F7018E" w:rsidRPr="00903DBA">
        <w:rPr>
          <w:highlight w:val="white"/>
        </w:rPr>
        <w:t>type</w:t>
      </w:r>
      <w:r w:rsidR="00184C4A" w:rsidRPr="00903DBA">
        <w:rPr>
          <w:highlight w:val="white"/>
        </w:rPr>
        <w:t xml:space="preserve">. </w:t>
      </w:r>
      <w:r w:rsidR="00FD3D82" w:rsidRPr="00903DBA">
        <w:rPr>
          <w:highlight w:val="white"/>
        </w:rPr>
        <w:t xml:space="preserve">However, </w:t>
      </w:r>
      <w:r w:rsidR="00184C4A" w:rsidRPr="00903DBA">
        <w:rPr>
          <w:highlight w:val="white"/>
        </w:rPr>
        <w:t xml:space="preserve">the array must be complete; that is, it </w:t>
      </w:r>
      <w:r w:rsidR="00B869BC" w:rsidRPr="00903DBA">
        <w:rPr>
          <w:highlight w:val="white"/>
        </w:rPr>
        <w:t>must have a stated size.</w:t>
      </w:r>
      <w:r w:rsidR="002D5806" w:rsidRPr="00903DBA">
        <w:rPr>
          <w:highlight w:val="white"/>
        </w:rPr>
        <w:t xml:space="preserve"> </w:t>
      </w:r>
      <w:r w:rsidR="00FD3D82" w:rsidRPr="00903DBA">
        <w:rPr>
          <w:highlight w:val="white"/>
        </w:rPr>
        <w:t>Moreover, t</w:t>
      </w:r>
      <w:r w:rsidR="002D5806" w:rsidRPr="00903DBA">
        <w:rPr>
          <w:highlight w:val="white"/>
        </w:rPr>
        <w:t>he new type cannot be a function, since arrays of functions are not allowed.</w:t>
      </w:r>
    </w:p>
    <w:p w14:paraId="51618A59" w14:textId="77777777" w:rsidR="00566B7F" w:rsidRPr="00903DBA" w:rsidRDefault="00566B7F" w:rsidP="00566B7F">
      <w:pPr>
        <w:pStyle w:val="Code"/>
        <w:rPr>
          <w:highlight w:val="white"/>
        </w:rPr>
      </w:pPr>
      <w:r w:rsidRPr="00903DBA">
        <w:rPr>
          <w:highlight w:val="white"/>
        </w:rPr>
        <w:t xml:space="preserve">          case Sort.Array:</w:t>
      </w:r>
    </w:p>
    <w:p w14:paraId="1F492B0E" w14:textId="3CF2DDEE"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.IsComplete(),</w:t>
      </w:r>
    </w:p>
    <w:p w14:paraId="26055818" w14:textId="4B575A05" w:rsidR="00566B7F" w:rsidRPr="00903DBA" w:rsidRDefault="00566B7F" w:rsidP="00566B7F">
      <w:pPr>
        <w:pStyle w:val="Code"/>
        <w:rPr>
          <w:highlight w:val="white"/>
        </w:rPr>
      </w:pPr>
      <w:r w:rsidRPr="00903DBA">
        <w:rPr>
          <w:highlight w:val="white"/>
        </w:rPr>
        <w:t xml:space="preserve">                         Message.Array_of_incomplete_</w:t>
      </w:r>
      <w:r w:rsidR="00611B03" w:rsidRPr="00903DBA">
        <w:rPr>
          <w:highlight w:val="white"/>
        </w:rPr>
        <w:t>t</w:t>
      </w:r>
      <w:r w:rsidR="00F7018E" w:rsidRPr="00903DBA">
        <w:rPr>
          <w:highlight w:val="white"/>
        </w:rPr>
        <w:t>ype</w:t>
      </w:r>
      <w:r w:rsidRPr="00903DBA">
        <w:rPr>
          <w:highlight w:val="white"/>
        </w:rPr>
        <w:t>_not_allowed);</w:t>
      </w:r>
    </w:p>
    <w:p w14:paraId="17CE3D9F" w14:textId="6F0E34AF"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36114971" w14:textId="4104A16F" w:rsidR="00566B7F" w:rsidRPr="00903DBA" w:rsidRDefault="00566B7F" w:rsidP="00566B7F">
      <w:pPr>
        <w:pStyle w:val="Code"/>
        <w:rPr>
          <w:highlight w:val="white"/>
        </w:rPr>
      </w:pPr>
      <w:r w:rsidRPr="00903DBA">
        <w:rPr>
          <w:highlight w:val="white"/>
        </w:rPr>
        <w:t xml:space="preserve">                         Message.Array_of_function_not_allowed);</w:t>
      </w:r>
    </w:p>
    <w:p w14:paraId="503B3AC8" w14:textId="4140BCF2" w:rsidR="00566B7F" w:rsidRPr="00903DBA" w:rsidRDefault="00566B7F" w:rsidP="00566B7F">
      <w:pPr>
        <w:pStyle w:val="Code"/>
        <w:rPr>
          <w:highlight w:val="white"/>
        </w:rPr>
      </w:pPr>
      <w:r w:rsidRPr="00903DBA">
        <w:rPr>
          <w:highlight w:val="white"/>
        </w:rPr>
        <w:t xml:space="preserve">            m_lastType.ArrayType = </w:t>
      </w:r>
      <w:r w:rsidR="00F7018E" w:rsidRPr="00903DBA">
        <w:rPr>
          <w:highlight w:val="white"/>
        </w:rPr>
        <w:t>newType</w:t>
      </w:r>
      <w:r w:rsidRPr="00903DBA">
        <w:rPr>
          <w:highlight w:val="white"/>
        </w:rPr>
        <w:t>;</w:t>
      </w:r>
    </w:p>
    <w:p w14:paraId="0B4AF67B" w14:textId="10060D44"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3EAF7C33" w14:textId="77777777" w:rsidR="00566B7F" w:rsidRPr="00903DBA" w:rsidRDefault="00566B7F" w:rsidP="00566B7F">
      <w:pPr>
        <w:pStyle w:val="Code"/>
        <w:rPr>
          <w:highlight w:val="white"/>
        </w:rPr>
      </w:pPr>
      <w:r w:rsidRPr="00903DBA">
        <w:rPr>
          <w:highlight w:val="white"/>
        </w:rPr>
        <w:t xml:space="preserve">            break;</w:t>
      </w:r>
    </w:p>
    <w:p w14:paraId="6D3C8D96" w14:textId="5230C6D0" w:rsidR="00566B7F" w:rsidRPr="00903DBA" w:rsidRDefault="002D5806" w:rsidP="002D5806">
      <w:pPr>
        <w:rPr>
          <w:highlight w:val="white"/>
        </w:rPr>
      </w:pPr>
      <w:r w:rsidRPr="00903DBA">
        <w:rPr>
          <w:highlight w:val="white"/>
        </w:rPr>
        <w:t xml:space="preserve">If the last type of the declarator </w:t>
      </w:r>
      <w:r w:rsidR="00C72F1F" w:rsidRPr="00903DBA">
        <w:rPr>
          <w:highlight w:val="white"/>
        </w:rPr>
        <w:t>is a function, set the return type of the function to be the new type.</w:t>
      </w:r>
      <w:r w:rsidR="00FD3D82" w:rsidRPr="00903DBA">
        <w:rPr>
          <w:highlight w:val="white"/>
        </w:rPr>
        <w:t xml:space="preserve"> However, the new type cannot be an array</w:t>
      </w:r>
      <w:r w:rsidR="002972A6" w:rsidRPr="00903DBA">
        <w:rPr>
          <w:highlight w:val="white"/>
        </w:rPr>
        <w:t xml:space="preserve"> or a function</w:t>
      </w:r>
      <w:r w:rsidR="00FD3D82" w:rsidRPr="00903DBA">
        <w:rPr>
          <w:highlight w:val="white"/>
        </w:rPr>
        <w:t xml:space="preserve">, since </w:t>
      </w:r>
      <w:r w:rsidR="00D11059" w:rsidRPr="00903DBA">
        <w:rPr>
          <w:highlight w:val="white"/>
        </w:rPr>
        <w:t>function</w:t>
      </w:r>
      <w:r w:rsidR="002972A6" w:rsidRPr="00903DBA">
        <w:rPr>
          <w:highlight w:val="white"/>
        </w:rPr>
        <w:t>s are</w:t>
      </w:r>
      <w:r w:rsidR="00D11059" w:rsidRPr="00903DBA">
        <w:rPr>
          <w:highlight w:val="white"/>
        </w:rPr>
        <w:t xml:space="preserve"> not allowed to return an array</w:t>
      </w:r>
      <w:r w:rsidR="002972A6" w:rsidRPr="00903DBA">
        <w:rPr>
          <w:highlight w:val="white"/>
        </w:rPr>
        <w:t>s or functions.</w:t>
      </w:r>
    </w:p>
    <w:p w14:paraId="4710A442" w14:textId="77777777" w:rsidR="00566B7F" w:rsidRPr="00903DBA" w:rsidRDefault="00566B7F" w:rsidP="00566B7F">
      <w:pPr>
        <w:pStyle w:val="Code"/>
        <w:rPr>
          <w:highlight w:val="white"/>
        </w:rPr>
      </w:pPr>
      <w:r w:rsidRPr="00903DBA">
        <w:rPr>
          <w:highlight w:val="white"/>
        </w:rPr>
        <w:t xml:space="preserve">          case Sort.Function:</w:t>
      </w:r>
    </w:p>
    <w:p w14:paraId="60279BE9" w14:textId="15CF93D2"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.IsArray(),</w:t>
      </w:r>
    </w:p>
    <w:p w14:paraId="647A600D" w14:textId="0C46F617" w:rsidR="00566B7F" w:rsidRPr="00903DBA" w:rsidRDefault="00566B7F" w:rsidP="00566B7F">
      <w:pPr>
        <w:pStyle w:val="Code"/>
        <w:rPr>
          <w:highlight w:val="white"/>
        </w:rPr>
      </w:pPr>
      <w:r w:rsidRPr="00903DBA">
        <w:rPr>
          <w:highlight w:val="white"/>
        </w:rPr>
        <w:t xml:space="preserve">                         Message.Function_cannot_return_array);</w:t>
      </w:r>
    </w:p>
    <w:p w14:paraId="16053DC7" w14:textId="14DFBD77" w:rsidR="00E0239C"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45C3B807" w14:textId="25AF1150" w:rsidR="00566B7F" w:rsidRPr="00903DBA" w:rsidRDefault="00E0239C" w:rsidP="00566B7F">
      <w:pPr>
        <w:pStyle w:val="Code"/>
        <w:rPr>
          <w:highlight w:val="white"/>
        </w:rPr>
      </w:pPr>
      <w:r w:rsidRPr="00903DBA">
        <w:rPr>
          <w:highlight w:val="white"/>
        </w:rPr>
        <w:t xml:space="preserve">                         </w:t>
      </w:r>
      <w:r w:rsidR="00566B7F" w:rsidRPr="00903DBA">
        <w:rPr>
          <w:highlight w:val="white"/>
        </w:rPr>
        <w:t>Message.Function_cannot_return_function);</w:t>
      </w:r>
    </w:p>
    <w:p w14:paraId="0077AE34" w14:textId="136CF560" w:rsidR="00566B7F" w:rsidRPr="00903DBA" w:rsidRDefault="00566B7F" w:rsidP="00566B7F">
      <w:pPr>
        <w:pStyle w:val="Code"/>
        <w:rPr>
          <w:highlight w:val="white"/>
        </w:rPr>
      </w:pPr>
      <w:r w:rsidRPr="00903DBA">
        <w:rPr>
          <w:highlight w:val="white"/>
        </w:rPr>
        <w:t xml:space="preserve">            m_lastType.ReturnType = </w:t>
      </w:r>
      <w:r w:rsidR="00F7018E" w:rsidRPr="00903DBA">
        <w:rPr>
          <w:highlight w:val="white"/>
        </w:rPr>
        <w:t>newType</w:t>
      </w:r>
      <w:r w:rsidRPr="00903DBA">
        <w:rPr>
          <w:highlight w:val="white"/>
        </w:rPr>
        <w:t>;</w:t>
      </w:r>
    </w:p>
    <w:p w14:paraId="0A62A336" w14:textId="78548A53"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051C0971" w14:textId="77777777" w:rsidR="00566B7F" w:rsidRPr="00903DBA" w:rsidRDefault="00566B7F" w:rsidP="00566B7F">
      <w:pPr>
        <w:pStyle w:val="Code"/>
        <w:rPr>
          <w:highlight w:val="white"/>
        </w:rPr>
      </w:pPr>
      <w:r w:rsidRPr="00903DBA">
        <w:rPr>
          <w:highlight w:val="white"/>
        </w:rPr>
        <w:t xml:space="preserve">            break;</w:t>
      </w:r>
    </w:p>
    <w:p w14:paraId="1FA2E338" w14:textId="77777777" w:rsidR="00566B7F" w:rsidRPr="00903DBA" w:rsidRDefault="00566B7F" w:rsidP="00566B7F">
      <w:pPr>
        <w:pStyle w:val="Code"/>
        <w:rPr>
          <w:highlight w:val="white"/>
        </w:rPr>
      </w:pPr>
      <w:r w:rsidRPr="00903DBA">
        <w:rPr>
          <w:highlight w:val="white"/>
        </w:rPr>
        <w:t xml:space="preserve">        }</w:t>
      </w:r>
    </w:p>
    <w:p w14:paraId="46F3AF27" w14:textId="77777777" w:rsidR="00566B7F" w:rsidRPr="00903DBA" w:rsidRDefault="00566B7F" w:rsidP="00566B7F">
      <w:pPr>
        <w:pStyle w:val="Code"/>
        <w:rPr>
          <w:highlight w:val="white"/>
        </w:rPr>
      </w:pPr>
      <w:r w:rsidRPr="00903DBA">
        <w:rPr>
          <w:highlight w:val="white"/>
        </w:rPr>
        <w:t xml:space="preserve">      }</w:t>
      </w:r>
    </w:p>
    <w:p w14:paraId="0D933829" w14:textId="77777777" w:rsidR="00566B7F" w:rsidRPr="00903DBA" w:rsidRDefault="00566B7F" w:rsidP="00566B7F">
      <w:pPr>
        <w:pStyle w:val="Code"/>
        <w:rPr>
          <w:highlight w:val="white"/>
        </w:rPr>
      </w:pPr>
      <w:r w:rsidRPr="00903DBA">
        <w:rPr>
          <w:highlight w:val="white"/>
        </w:rPr>
        <w:t xml:space="preserve">    }</w:t>
      </w:r>
    </w:p>
    <w:p w14:paraId="63DE358A" w14:textId="77777777" w:rsidR="00566B7F" w:rsidRPr="00903DBA" w:rsidRDefault="00566B7F" w:rsidP="00566B7F">
      <w:pPr>
        <w:pStyle w:val="Code"/>
        <w:rPr>
          <w:highlight w:val="white"/>
        </w:rPr>
      </w:pPr>
      <w:r w:rsidRPr="00903DBA">
        <w:rPr>
          <w:highlight w:val="white"/>
        </w:rPr>
        <w:t xml:space="preserve">  }</w:t>
      </w:r>
    </w:p>
    <w:p w14:paraId="1AE550A0" w14:textId="77777777" w:rsidR="00067453" w:rsidRPr="00903DBA" w:rsidRDefault="00566B7F" w:rsidP="00067453">
      <w:pPr>
        <w:pStyle w:val="Code"/>
      </w:pPr>
      <w:r w:rsidRPr="00903DBA">
        <w:rPr>
          <w:highlight w:val="white"/>
        </w:rPr>
        <w:t>}</w:t>
      </w:r>
    </w:p>
    <w:p w14:paraId="370E962A" w14:textId="220E5526" w:rsidR="007126A2" w:rsidRPr="00903DBA" w:rsidRDefault="00E0239C" w:rsidP="00067453">
      <w:pPr>
        <w:pStyle w:val="Rubrik1"/>
      </w:pPr>
      <w:bookmarkStart w:id="218" w:name="_Toc57656041"/>
      <w:r w:rsidRPr="00903DBA">
        <w:lastRenderedPageBreak/>
        <w:t>The Symbol Table</w:t>
      </w:r>
      <w:bookmarkEnd w:id="218"/>
    </w:p>
    <w:p w14:paraId="4A71480E" w14:textId="44A50626" w:rsidR="0050082D" w:rsidRPr="00903DBA" w:rsidRDefault="00B634C7" w:rsidP="00CE158A">
      <w:r w:rsidRPr="00903DBA">
        <w:t xml:space="preserve">The symbol table keeps track of the values, types, functions, and variables of the code, variables defined by the programmer and well as temporary variables introduced by the compiler. It </w:t>
      </w:r>
      <w:r w:rsidR="00F631F0" w:rsidRPr="00903DBA">
        <w:t xml:space="preserve">also </w:t>
      </w:r>
      <w:r w:rsidR="0084607F" w:rsidRPr="00903DBA">
        <w:t>h</w:t>
      </w:r>
      <w:r w:rsidR="00CE158A" w:rsidRPr="00903DBA">
        <w:t>old</w:t>
      </w:r>
      <w:r w:rsidR="0084607F" w:rsidRPr="00903DBA">
        <w:t>s</w:t>
      </w:r>
      <w:r w:rsidR="00CE158A" w:rsidRPr="00903DBA">
        <w:t xml:space="preserve"> </w:t>
      </w:r>
      <w:r w:rsidR="0084607F" w:rsidRPr="00903DBA">
        <w:t>st</w:t>
      </w:r>
      <w:r w:rsidR="00CE158A" w:rsidRPr="00903DBA">
        <w:t>ruct and union tags</w:t>
      </w:r>
      <w:r w:rsidR="009903D0" w:rsidRPr="00903DBA">
        <w:t xml:space="preserve"> (</w:t>
      </w:r>
      <w:r w:rsidR="00CE158A" w:rsidRPr="00903DBA">
        <w:t>enumeration</w:t>
      </w:r>
      <w:r w:rsidR="009903D0" w:rsidRPr="00903DBA">
        <w:t>s have no</w:t>
      </w:r>
      <w:r w:rsidR="00CE158A" w:rsidRPr="00903DBA">
        <w:t xml:space="preserve"> tags</w:t>
      </w:r>
      <w:r w:rsidR="009903D0" w:rsidRPr="00903DBA">
        <w:t>)</w:t>
      </w:r>
      <w:r w:rsidR="00CE158A" w:rsidRPr="00903DBA">
        <w:t xml:space="preserve">. </w:t>
      </w:r>
      <w:r w:rsidR="00033A0C" w:rsidRPr="00903DBA">
        <w:t xml:space="preserve">There are actually several symbol tables. </w:t>
      </w:r>
      <w:r w:rsidR="00333897" w:rsidRPr="00903DBA">
        <w:t>There are symbol tables</w:t>
      </w:r>
      <w:r w:rsidR="00033A0C" w:rsidRPr="00903DBA">
        <w:t xml:space="preserve"> f</w:t>
      </w:r>
      <w:r w:rsidR="00CE158A" w:rsidRPr="00903DBA">
        <w:t xml:space="preserve">or the global space, for each function, for each block in </w:t>
      </w:r>
      <w:r w:rsidR="00333897" w:rsidRPr="00903DBA">
        <w:t>the</w:t>
      </w:r>
      <w:r w:rsidR="00CE158A" w:rsidRPr="00903DBA">
        <w:t xml:space="preserve"> function</w:t>
      </w:r>
      <w:r w:rsidR="00333897" w:rsidRPr="00903DBA">
        <w:t>s</w:t>
      </w:r>
      <w:r w:rsidR="00A36E3F" w:rsidRPr="00903DBA">
        <w:t xml:space="preserve">, and for </w:t>
      </w:r>
      <w:r w:rsidR="00333897" w:rsidRPr="00903DBA">
        <w:t xml:space="preserve">the members of </w:t>
      </w:r>
      <w:r w:rsidR="00A36E3F" w:rsidRPr="00903DBA">
        <w:t>each struct or union</w:t>
      </w:r>
      <w:r w:rsidR="00CE158A" w:rsidRPr="00903DBA">
        <w:t xml:space="preserve">. In this way, the symbol tables form a hierarchy where each table </w:t>
      </w:r>
      <w:r w:rsidR="00840BA8" w:rsidRPr="00903DBA">
        <w:t>holds</w:t>
      </w:r>
      <w:r w:rsidR="00CE158A" w:rsidRPr="00903DBA">
        <w:t xml:space="preserve"> </w:t>
      </w:r>
      <w:r w:rsidR="00033A0C" w:rsidRPr="00903DBA">
        <w:t xml:space="preserve">a </w:t>
      </w:r>
      <w:r w:rsidR="00D64F22" w:rsidRPr="00903DBA">
        <w:t>reference</w:t>
      </w:r>
      <w:r w:rsidR="00033A0C" w:rsidRPr="00903DBA">
        <w:t xml:space="preserve"> to </w:t>
      </w:r>
      <w:r w:rsidR="00CE158A" w:rsidRPr="00903DBA">
        <w:t>its parent table</w:t>
      </w:r>
      <w:r w:rsidR="00D64F22" w:rsidRPr="00903DBA">
        <w:t xml:space="preserve"> (except the table for the global space, which table parent reference is null).</w:t>
      </w:r>
    </w:p>
    <w:p w14:paraId="04DA9D2F" w14:textId="6E69C463" w:rsidR="00333897" w:rsidRPr="00903DBA" w:rsidRDefault="00333897" w:rsidP="00CE158A">
      <w:r w:rsidRPr="00903DBA">
        <w:t>For example, let us look at the following code.</w:t>
      </w:r>
    </w:p>
    <w:p w14:paraId="22EC9BA6" w14:textId="7D975C57" w:rsidR="00EB50EE" w:rsidRPr="00903DBA" w:rsidRDefault="00EB50EE" w:rsidP="00EB50EE">
      <w:pPr>
        <w:pStyle w:val="Code"/>
      </w:pPr>
      <w:r w:rsidRPr="00903DBA">
        <w:t>int global</w:t>
      </w:r>
      <w:r w:rsidR="00850D08" w:rsidRPr="00903DBA">
        <w:t>Int;</w:t>
      </w:r>
    </w:p>
    <w:p w14:paraId="2EA3FFEF" w14:textId="034D6C67" w:rsidR="00EB50EE" w:rsidRPr="00903DBA" w:rsidRDefault="00EB50EE" w:rsidP="00EB50EE">
      <w:pPr>
        <w:pStyle w:val="Code"/>
      </w:pPr>
      <w:r w:rsidRPr="00903DBA">
        <w:t>int i;</w:t>
      </w:r>
    </w:p>
    <w:p w14:paraId="57E8E81B" w14:textId="77777777" w:rsidR="00EB50EE" w:rsidRPr="00903DBA" w:rsidRDefault="00EB50EE" w:rsidP="00EB50EE">
      <w:pPr>
        <w:pStyle w:val="Code"/>
      </w:pPr>
    </w:p>
    <w:p w14:paraId="7CE7141E" w14:textId="0299FBE2" w:rsidR="00EB50EE" w:rsidRPr="00903DBA" w:rsidRDefault="00EB50EE" w:rsidP="00EB50EE">
      <w:pPr>
        <w:pStyle w:val="Code"/>
      </w:pPr>
      <w:r w:rsidRPr="00903DBA">
        <w:t>void main() {</w:t>
      </w:r>
    </w:p>
    <w:p w14:paraId="6860CC60" w14:textId="65EED185" w:rsidR="00EB50EE" w:rsidRPr="00903DBA" w:rsidRDefault="00EB50EE" w:rsidP="00EB50EE">
      <w:pPr>
        <w:pStyle w:val="Code"/>
      </w:pPr>
      <w:r w:rsidRPr="00903DBA">
        <w:t xml:space="preserve">  </w:t>
      </w:r>
      <w:r w:rsidR="000515D6" w:rsidRPr="00903DBA">
        <w:t xml:space="preserve">register </w:t>
      </w:r>
      <w:r w:rsidRPr="00903DBA">
        <w:t>int i;</w:t>
      </w:r>
    </w:p>
    <w:p w14:paraId="7C71C826" w14:textId="3F17F439" w:rsidR="00EB50EE" w:rsidRPr="00903DBA" w:rsidRDefault="00EB50EE" w:rsidP="00EB50EE">
      <w:pPr>
        <w:pStyle w:val="Code"/>
      </w:pPr>
      <w:r w:rsidRPr="00903DBA">
        <w:t xml:space="preserve">  char mainChar;</w:t>
      </w:r>
    </w:p>
    <w:p w14:paraId="6D222110" w14:textId="515B44E5" w:rsidR="00EB50EE" w:rsidRPr="00903DBA" w:rsidRDefault="00EB50EE" w:rsidP="00EB50EE">
      <w:pPr>
        <w:pStyle w:val="Code"/>
      </w:pPr>
    </w:p>
    <w:p w14:paraId="356ED631" w14:textId="2004803C" w:rsidR="00EB50EE" w:rsidRPr="00903DBA" w:rsidRDefault="00EB50EE" w:rsidP="00EB50EE">
      <w:pPr>
        <w:pStyle w:val="Code"/>
      </w:pPr>
      <w:r w:rsidRPr="00903DBA">
        <w:t xml:space="preserve">  if (globalCount &gt; 0) { // Block 1</w:t>
      </w:r>
    </w:p>
    <w:p w14:paraId="484781AD" w14:textId="15010780" w:rsidR="00EB50EE" w:rsidRPr="00903DBA" w:rsidRDefault="00EB50EE" w:rsidP="00EB50EE">
      <w:pPr>
        <w:pStyle w:val="Code"/>
      </w:pPr>
      <w:r w:rsidRPr="00903DBA">
        <w:t xml:space="preserve">    int i;</w:t>
      </w:r>
    </w:p>
    <w:p w14:paraId="63897657" w14:textId="7A4083FE" w:rsidR="00EB50EE" w:rsidRPr="00903DBA" w:rsidRDefault="00EB50EE" w:rsidP="00EB50EE">
      <w:pPr>
        <w:pStyle w:val="Code"/>
      </w:pPr>
      <w:r w:rsidRPr="00903DBA">
        <w:t xml:space="preserve">    float ifFloat;</w:t>
      </w:r>
    </w:p>
    <w:p w14:paraId="76F35D9C" w14:textId="715B332A" w:rsidR="00EB50EE" w:rsidRPr="00903DBA" w:rsidRDefault="00EB50EE" w:rsidP="00EB50EE">
      <w:pPr>
        <w:pStyle w:val="Code"/>
      </w:pPr>
    </w:p>
    <w:p w14:paraId="52C6B816" w14:textId="1814A980" w:rsidR="00EB50EE" w:rsidRPr="00903DBA" w:rsidRDefault="00EB50EE" w:rsidP="00EB50EE">
      <w:pPr>
        <w:pStyle w:val="Code"/>
      </w:pPr>
      <w:r w:rsidRPr="00903DBA">
        <w:t xml:space="preserve">    { int i; // Block 2</w:t>
      </w:r>
    </w:p>
    <w:p w14:paraId="7FDCF1EC" w14:textId="77777777" w:rsidR="0053189F" w:rsidRPr="00903DBA" w:rsidRDefault="00EB50EE" w:rsidP="00EB50EE">
      <w:pPr>
        <w:pStyle w:val="Code"/>
      </w:pPr>
      <w:r w:rsidRPr="00903DBA">
        <w:t xml:space="preserve">      double blockDouble;</w:t>
      </w:r>
    </w:p>
    <w:p w14:paraId="38CD134F" w14:textId="03B2DD35" w:rsidR="005956E9" w:rsidRPr="00903DBA" w:rsidRDefault="005956E9" w:rsidP="00EB50EE">
      <w:pPr>
        <w:pStyle w:val="Code"/>
      </w:pPr>
      <w:r w:rsidRPr="00903DBA">
        <w:t xml:space="preserve">      // Point p</w:t>
      </w:r>
    </w:p>
    <w:p w14:paraId="29E07680" w14:textId="637C400F" w:rsidR="00EB50EE" w:rsidRPr="00903DBA" w:rsidRDefault="00EB50EE" w:rsidP="00EB50EE">
      <w:pPr>
        <w:pStyle w:val="Code"/>
      </w:pPr>
      <w:r w:rsidRPr="00903DBA">
        <w:t xml:space="preserve">    }</w:t>
      </w:r>
    </w:p>
    <w:p w14:paraId="5874BAE9" w14:textId="14A96446" w:rsidR="00EB50EE" w:rsidRPr="00903DBA" w:rsidRDefault="00EB50EE" w:rsidP="00EB50EE">
      <w:pPr>
        <w:pStyle w:val="Code"/>
      </w:pPr>
      <w:r w:rsidRPr="00903DBA">
        <w:t xml:space="preserve">  }</w:t>
      </w:r>
    </w:p>
    <w:p w14:paraId="28A09B03" w14:textId="57F090F0" w:rsidR="00EB50EE" w:rsidRPr="00903DBA" w:rsidRDefault="00EB50EE" w:rsidP="00EB50EE">
      <w:pPr>
        <w:pStyle w:val="Code"/>
      </w:pPr>
      <w:r w:rsidRPr="00903DBA">
        <w:t>}</w:t>
      </w:r>
    </w:p>
    <w:p w14:paraId="4441CDE8" w14:textId="2FA8B9B4" w:rsidR="00370480" w:rsidRPr="00903DBA" w:rsidRDefault="00370480" w:rsidP="00AC74F8">
      <w:r w:rsidRPr="00903DBA">
        <w:t xml:space="preserve">When the parsing reaches point </w:t>
      </w:r>
      <w:r w:rsidRPr="00903DBA">
        <w:rPr>
          <w:rStyle w:val="KeyWord0"/>
        </w:rPr>
        <w:t>p</w:t>
      </w:r>
      <w:r w:rsidRPr="00903DBA">
        <w:t xml:space="preserve">, the symbol table has the </w:t>
      </w:r>
      <w:r w:rsidR="0053189F" w:rsidRPr="00903DBA">
        <w:t>form</w:t>
      </w:r>
      <w:r w:rsidR="00D64F22" w:rsidRPr="00903DBA">
        <w:t xml:space="preserve"> below</w:t>
      </w:r>
      <w:r w:rsidR="0053189F" w:rsidRPr="00903DBA">
        <w:t xml:space="preserve">. Note that the variable </w:t>
      </w:r>
      <w:r w:rsidR="0053189F" w:rsidRPr="00903DBA">
        <w:rPr>
          <w:rStyle w:val="KeyWord0"/>
        </w:rPr>
        <w:t>i</w:t>
      </w:r>
      <w:r w:rsidR="0053189F" w:rsidRPr="00903DBA">
        <w:t xml:space="preserve"> </w:t>
      </w:r>
      <w:r w:rsidR="00A134C2" w:rsidRPr="00903DBA">
        <w:t xml:space="preserve">defined in every block and </w:t>
      </w:r>
      <w:r w:rsidR="0053189F" w:rsidRPr="00903DBA">
        <w:t xml:space="preserve">is present in every </w:t>
      </w:r>
      <w:r w:rsidR="00A134C2" w:rsidRPr="00903DBA">
        <w:t xml:space="preserve">table. When a symbol is looked up, </w:t>
      </w:r>
      <w:r w:rsidR="00DD7081" w:rsidRPr="00903DBA">
        <w:t xml:space="preserve">we start </w:t>
      </w:r>
      <w:r w:rsidR="00A134C2" w:rsidRPr="00903DBA">
        <w:t xml:space="preserve">searching </w:t>
      </w:r>
      <w:r w:rsidR="00DD7081" w:rsidRPr="00903DBA">
        <w:t xml:space="preserve">in the current table and </w:t>
      </w:r>
      <w:r w:rsidR="00A134C2" w:rsidRPr="00903DBA">
        <w:t>continue</w:t>
      </w:r>
      <w:r w:rsidR="00DD7081" w:rsidRPr="00903DBA">
        <w:t xml:space="preserve"> </w:t>
      </w:r>
      <w:r w:rsidR="00D64F22" w:rsidRPr="00903DBA">
        <w:t xml:space="preserve">to </w:t>
      </w:r>
      <w:r w:rsidR="00DD7081" w:rsidRPr="00903DBA">
        <w:t xml:space="preserve">search </w:t>
      </w:r>
      <w:r w:rsidR="00A134C2" w:rsidRPr="00903DBA">
        <w:t>up through the hierarchy</w:t>
      </w:r>
      <w:r w:rsidR="00DD7081" w:rsidRPr="00903DBA">
        <w:t xml:space="preserve"> until we found a symbol with the given name or the </w:t>
      </w:r>
      <w:r w:rsidR="0032247A" w:rsidRPr="00903DBA">
        <w:t xml:space="preserve">parent symbol reference is null, </w:t>
      </w:r>
      <w:r w:rsidR="00D64F22" w:rsidRPr="00903DBA">
        <w:t xml:space="preserve">in </w:t>
      </w:r>
      <w:r w:rsidR="0032247A" w:rsidRPr="00903DBA">
        <w:t xml:space="preserve">which </w:t>
      </w:r>
      <w:r w:rsidR="00D64F22" w:rsidRPr="00903DBA">
        <w:t xml:space="preserve">case </w:t>
      </w:r>
      <w:r w:rsidR="0032247A" w:rsidRPr="00903DBA">
        <w:t>the table representing the global space.</w:t>
      </w:r>
    </w:p>
    <w:p w14:paraId="2C5F4E65" w14:textId="2B3580F7" w:rsidR="0050082D" w:rsidRPr="00903DBA" w:rsidRDefault="0050082D" w:rsidP="00CE158A">
      <w:r w:rsidRPr="00903DBA">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BB4D00" w:rsidRPr="00D2146B" w:rsidRDefault="00BB4D00" w:rsidP="0050082D">
                              <w:pPr>
                                <w:spacing w:before="0" w:after="0"/>
                                <w:rPr>
                                  <w:sz w:val="18"/>
                                  <w:szCs w:val="18"/>
                                  <w:lang w:val="sv-SE"/>
                                </w:rPr>
                              </w:pPr>
                              <w:r>
                                <w:rPr>
                                  <w:sz w:val="18"/>
                                  <w:szCs w:val="18"/>
                                  <w:lang w:val="sv-SE"/>
                                </w:rPr>
                                <w:t>Static int globalInt</w:t>
                              </w:r>
                            </w:p>
                            <w:p w14:paraId="69A6032C" w14:textId="768161F7" w:rsidR="00BB4D00" w:rsidRDefault="00BB4D00" w:rsidP="0050082D">
                              <w:pPr>
                                <w:spacing w:before="0" w:after="0"/>
                                <w:rPr>
                                  <w:sz w:val="18"/>
                                  <w:szCs w:val="18"/>
                                  <w:lang w:val="sv-SE"/>
                                </w:rPr>
                              </w:pPr>
                              <w:r>
                                <w:rPr>
                                  <w:sz w:val="18"/>
                                  <w:szCs w:val="18"/>
                                  <w:lang w:val="sv-SE"/>
                                </w:rPr>
                                <w:t>Static int i</w:t>
                              </w:r>
                            </w:p>
                            <w:p w14:paraId="65DC2C71" w14:textId="7AEEED2D" w:rsidR="00BB4D00" w:rsidRDefault="00BB4D00" w:rsidP="0050082D">
                              <w:pPr>
                                <w:spacing w:before="0" w:after="0"/>
                                <w:rPr>
                                  <w:sz w:val="18"/>
                                  <w:szCs w:val="18"/>
                                  <w:lang w:val="sv-SE"/>
                                </w:rPr>
                              </w:pPr>
                            </w:p>
                            <w:p w14:paraId="3B0DD407" w14:textId="21D67AC3" w:rsidR="00BB4D00" w:rsidRPr="001B6705" w:rsidRDefault="00BB4D00"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BB4D00" w:rsidRPr="00D2146B" w:rsidRDefault="00BB4D00"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BB4D00" w:rsidRPr="00D2146B" w:rsidRDefault="00BB4D00"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BB4D00" w:rsidRDefault="00BB4D00"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BB4D00" w:rsidRPr="00D2146B" w:rsidRDefault="00BB4D00" w:rsidP="0050082D">
                              <w:pPr>
                                <w:spacing w:before="0" w:after="0" w:line="256" w:lineRule="auto"/>
                                <w:rPr>
                                  <w:sz w:val="18"/>
                                  <w:szCs w:val="18"/>
                                </w:rPr>
                              </w:pPr>
                              <w:r>
                                <w:rPr>
                                  <w:sz w:val="18"/>
                                  <w:szCs w:val="18"/>
                                </w:rPr>
                                <w:t>Auto mainChar : char</w:t>
                              </w:r>
                            </w:p>
                            <w:p w14:paraId="302437A3" w14:textId="77777777" w:rsidR="00BB4D00" w:rsidRDefault="00BB4D00" w:rsidP="0050082D">
                              <w:pPr>
                                <w:spacing w:before="0" w:after="0" w:line="256" w:lineRule="auto"/>
                                <w:rPr>
                                  <w:rFonts w:eastAsia="Calibri"/>
                                  <w:color w:val="000000"/>
                                  <w:sz w:val="18"/>
                                  <w:szCs w:val="18"/>
                                </w:rPr>
                              </w:pPr>
                            </w:p>
                            <w:p w14:paraId="71CC6A80" w14:textId="77C30F45" w:rsidR="00BB4D00" w:rsidRPr="00D2146B" w:rsidRDefault="00BB4D00" w:rsidP="008C458D">
                              <w:pPr>
                                <w:spacing w:before="0" w:after="0" w:line="256" w:lineRule="auto"/>
                                <w:rPr>
                                  <w:sz w:val="18"/>
                                  <w:szCs w:val="18"/>
                                </w:rPr>
                              </w:pPr>
                              <w:r>
                                <w:rPr>
                                  <w:rFonts w:eastAsia="Calibri"/>
                                  <w:color w:val="000000"/>
                                  <w:sz w:val="18"/>
                                  <w:szCs w:val="18"/>
                                </w:rPr>
                                <w:t>m_parentTable</w:t>
                              </w:r>
                            </w:p>
                            <w:p w14:paraId="4A1EB75F" w14:textId="77777777" w:rsidR="00BB4D00" w:rsidRPr="00D2146B" w:rsidRDefault="00BB4D00" w:rsidP="0050082D">
                              <w:pPr>
                                <w:spacing w:before="0" w:after="0" w:line="256" w:lineRule="auto"/>
                                <w:rPr>
                                  <w:sz w:val="18"/>
                                  <w:szCs w:val="18"/>
                                </w:rPr>
                              </w:pPr>
                              <w:r w:rsidRPr="00D2146B">
                                <w:rPr>
                                  <w:rFonts w:eastAsia="Calibri"/>
                                  <w:color w:val="000000"/>
                                  <w:sz w:val="18"/>
                                  <w:szCs w:val="18"/>
                                </w:rPr>
                                <w:t> </w:t>
                              </w:r>
                            </w:p>
                            <w:p w14:paraId="176D8F8E" w14:textId="77777777" w:rsidR="00BB4D00" w:rsidRPr="00D2146B" w:rsidRDefault="00BB4D00"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BB4D00" w:rsidRPr="00D2146B" w:rsidRDefault="00BB4D00"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BB4D00" w:rsidRPr="00D2146B" w:rsidRDefault="00BB4D00" w:rsidP="0050082D">
                              <w:pPr>
                                <w:spacing w:before="0" w:after="0" w:line="254" w:lineRule="auto"/>
                                <w:rPr>
                                  <w:sz w:val="18"/>
                                  <w:szCs w:val="18"/>
                                </w:rPr>
                              </w:pPr>
                              <w:r>
                                <w:rPr>
                                  <w:rFonts w:eastAsia="Calibri"/>
                                  <w:color w:val="000000"/>
                                  <w:sz w:val="18"/>
                                  <w:szCs w:val="18"/>
                                </w:rPr>
                                <w:t>auto int i</w:t>
                              </w:r>
                            </w:p>
                            <w:p w14:paraId="1EB866A9" w14:textId="57278A33" w:rsidR="00BB4D00" w:rsidRDefault="00BB4D00"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BB4D00" w:rsidRDefault="00BB4D00" w:rsidP="00073BF2">
                              <w:pPr>
                                <w:spacing w:before="0" w:after="0" w:line="254" w:lineRule="auto"/>
                                <w:rPr>
                                  <w:rFonts w:eastAsia="Calibri"/>
                                  <w:color w:val="000000"/>
                                  <w:sz w:val="18"/>
                                  <w:szCs w:val="18"/>
                                </w:rPr>
                              </w:pPr>
                            </w:p>
                            <w:p w14:paraId="55FF5C13" w14:textId="77777777" w:rsidR="00BB4D00" w:rsidRPr="00D2146B" w:rsidRDefault="00BB4D00" w:rsidP="00073BF2">
                              <w:pPr>
                                <w:spacing w:before="0" w:after="0" w:line="256" w:lineRule="auto"/>
                                <w:rPr>
                                  <w:sz w:val="18"/>
                                  <w:szCs w:val="18"/>
                                </w:rPr>
                              </w:pPr>
                              <w:r>
                                <w:rPr>
                                  <w:rFonts w:eastAsia="Calibri"/>
                                  <w:color w:val="000000"/>
                                  <w:sz w:val="18"/>
                                  <w:szCs w:val="18"/>
                                </w:rPr>
                                <w:t>m_parentTable</w:t>
                              </w:r>
                            </w:p>
                            <w:p w14:paraId="20CF0F08" w14:textId="77777777" w:rsidR="00BB4D00" w:rsidRPr="00D2146B" w:rsidRDefault="00BB4D00" w:rsidP="00073BF2">
                              <w:pPr>
                                <w:spacing w:before="0" w:after="0" w:line="254" w:lineRule="auto"/>
                                <w:rPr>
                                  <w:sz w:val="18"/>
                                  <w:szCs w:val="18"/>
                                </w:rPr>
                              </w:pPr>
                            </w:p>
                            <w:p w14:paraId="2347329E" w14:textId="77777777" w:rsidR="00BB4D00" w:rsidRPr="00D2146B" w:rsidRDefault="00BB4D00" w:rsidP="0050082D">
                              <w:pPr>
                                <w:spacing w:before="0" w:after="0" w:line="254" w:lineRule="auto"/>
                                <w:rPr>
                                  <w:sz w:val="18"/>
                                  <w:szCs w:val="18"/>
                                </w:rPr>
                              </w:pPr>
                              <w:r w:rsidRPr="00D2146B">
                                <w:rPr>
                                  <w:rFonts w:eastAsia="Calibri"/>
                                  <w:color w:val="000000"/>
                                  <w:sz w:val="18"/>
                                  <w:szCs w:val="18"/>
                                </w:rPr>
                                <w:t> </w:t>
                              </w:r>
                            </w:p>
                            <w:p w14:paraId="7D6DAD56" w14:textId="77777777" w:rsidR="00BB4D00" w:rsidRPr="00D2146B" w:rsidRDefault="00BB4D00"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BB4D00" w:rsidRPr="00D2146B" w:rsidRDefault="00BB4D00"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BB4D00" w:rsidRPr="00100F82" w:rsidRDefault="00BB4D00" w:rsidP="00100F82">
                              <w:pPr>
                                <w:spacing w:before="0" w:after="0"/>
                                <w:rPr>
                                  <w:sz w:val="18"/>
                                  <w:szCs w:val="18"/>
                                </w:rPr>
                              </w:pPr>
                              <w:r w:rsidRPr="00100F82">
                                <w:rPr>
                                  <w:sz w:val="18"/>
                                  <w:szCs w:val="18"/>
                                </w:rPr>
                                <w:t>auto int i</w:t>
                              </w:r>
                            </w:p>
                            <w:p w14:paraId="5D0A676C" w14:textId="673BC4F3" w:rsidR="00BB4D00" w:rsidRPr="00100F82" w:rsidRDefault="00BB4D00" w:rsidP="00100F82">
                              <w:pPr>
                                <w:spacing w:before="0" w:after="0"/>
                                <w:rPr>
                                  <w:sz w:val="18"/>
                                  <w:szCs w:val="18"/>
                                </w:rPr>
                              </w:pPr>
                              <w:r w:rsidRPr="00100F82">
                                <w:rPr>
                                  <w:sz w:val="18"/>
                                  <w:szCs w:val="18"/>
                                </w:rPr>
                                <w:t>auto double blockDouble</w:t>
                              </w:r>
                            </w:p>
                            <w:p w14:paraId="5B01AFF6" w14:textId="77777777" w:rsidR="00BB4D00" w:rsidRDefault="00BB4D00" w:rsidP="00100F82">
                              <w:pPr>
                                <w:spacing w:before="0" w:after="0" w:line="256" w:lineRule="auto"/>
                                <w:rPr>
                                  <w:rFonts w:eastAsia="Calibri"/>
                                  <w:color w:val="000000"/>
                                  <w:sz w:val="18"/>
                                  <w:szCs w:val="18"/>
                                </w:rPr>
                              </w:pPr>
                            </w:p>
                            <w:p w14:paraId="35EF25BA" w14:textId="6D9A7EDC" w:rsidR="00BB4D00" w:rsidRPr="00D2146B" w:rsidRDefault="00BB4D00" w:rsidP="00100F82">
                              <w:pPr>
                                <w:spacing w:before="0" w:after="0" w:line="256" w:lineRule="auto"/>
                                <w:rPr>
                                  <w:sz w:val="18"/>
                                  <w:szCs w:val="18"/>
                                </w:rPr>
                              </w:pPr>
                              <w:r>
                                <w:rPr>
                                  <w:rFonts w:eastAsia="Calibri"/>
                                  <w:color w:val="000000"/>
                                  <w:sz w:val="18"/>
                                  <w:szCs w:val="18"/>
                                </w:rPr>
                                <w:t>m_parentTable</w:t>
                              </w:r>
                            </w:p>
                            <w:p w14:paraId="274031CF" w14:textId="32871C06" w:rsidR="00BB4D00" w:rsidRDefault="00BB4D00"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BB4D00" w:rsidRDefault="00BB4D00"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BB4D00" w:rsidRDefault="00BB4D00" w:rsidP="00D44BB8">
                              <w:pPr>
                                <w:spacing w:line="252" w:lineRule="auto"/>
                              </w:pPr>
                              <w:r>
                                <w:rPr>
                                  <w:rFonts w:eastAsia="Calibri"/>
                                  <w:color w:val="000000"/>
                                  <w:sz w:val="18"/>
                                  <w:szCs w:val="18"/>
                                </w:rPr>
                                <w:t>SymbolTable.CurrentTable</w:t>
                              </w:r>
                            </w:p>
                            <w:p w14:paraId="332537CB" w14:textId="66AB52F1" w:rsidR="00BB4D00" w:rsidRDefault="00BB4D00" w:rsidP="00D44BB8">
                              <w:pPr>
                                <w:spacing w:line="252" w:lineRule="auto"/>
                              </w:pPr>
                            </w:p>
                            <w:p w14:paraId="35DA4169" w14:textId="77777777" w:rsidR="00BB4D00" w:rsidRDefault="00BB4D00"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BB4D00" w:rsidRPr="00610E6C" w:rsidRDefault="00BB4D00"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BB4D00" w:rsidRPr="00D2146B" w:rsidRDefault="00BB4D00" w:rsidP="0050082D">
                        <w:pPr>
                          <w:spacing w:before="0" w:after="0"/>
                          <w:rPr>
                            <w:sz w:val="18"/>
                            <w:szCs w:val="18"/>
                            <w:lang w:val="sv-SE"/>
                          </w:rPr>
                        </w:pPr>
                        <w:r>
                          <w:rPr>
                            <w:sz w:val="18"/>
                            <w:szCs w:val="18"/>
                            <w:lang w:val="sv-SE"/>
                          </w:rPr>
                          <w:t>Static int globalInt</w:t>
                        </w:r>
                      </w:p>
                      <w:p w14:paraId="69A6032C" w14:textId="768161F7" w:rsidR="00BB4D00" w:rsidRDefault="00BB4D00" w:rsidP="0050082D">
                        <w:pPr>
                          <w:spacing w:before="0" w:after="0"/>
                          <w:rPr>
                            <w:sz w:val="18"/>
                            <w:szCs w:val="18"/>
                            <w:lang w:val="sv-SE"/>
                          </w:rPr>
                        </w:pPr>
                        <w:r>
                          <w:rPr>
                            <w:sz w:val="18"/>
                            <w:szCs w:val="18"/>
                            <w:lang w:val="sv-SE"/>
                          </w:rPr>
                          <w:t>Static int i</w:t>
                        </w:r>
                      </w:p>
                      <w:p w14:paraId="65DC2C71" w14:textId="7AEEED2D" w:rsidR="00BB4D00" w:rsidRDefault="00BB4D00" w:rsidP="0050082D">
                        <w:pPr>
                          <w:spacing w:before="0" w:after="0"/>
                          <w:rPr>
                            <w:sz w:val="18"/>
                            <w:szCs w:val="18"/>
                            <w:lang w:val="sv-SE"/>
                          </w:rPr>
                        </w:pPr>
                      </w:p>
                      <w:p w14:paraId="3B0DD407" w14:textId="21D67AC3" w:rsidR="00BB4D00" w:rsidRPr="001B6705" w:rsidRDefault="00BB4D00"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BB4D00" w:rsidRPr="00D2146B" w:rsidRDefault="00BB4D00"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BB4D00" w:rsidRPr="00D2146B" w:rsidRDefault="00BB4D00"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BB4D00" w:rsidRDefault="00BB4D00"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BB4D00" w:rsidRPr="00D2146B" w:rsidRDefault="00BB4D00" w:rsidP="0050082D">
                        <w:pPr>
                          <w:spacing w:before="0" w:after="0" w:line="256" w:lineRule="auto"/>
                          <w:rPr>
                            <w:sz w:val="18"/>
                            <w:szCs w:val="18"/>
                          </w:rPr>
                        </w:pPr>
                        <w:r>
                          <w:rPr>
                            <w:sz w:val="18"/>
                            <w:szCs w:val="18"/>
                          </w:rPr>
                          <w:t>Auto mainChar : char</w:t>
                        </w:r>
                      </w:p>
                      <w:p w14:paraId="302437A3" w14:textId="77777777" w:rsidR="00BB4D00" w:rsidRDefault="00BB4D00" w:rsidP="0050082D">
                        <w:pPr>
                          <w:spacing w:before="0" w:after="0" w:line="256" w:lineRule="auto"/>
                          <w:rPr>
                            <w:rFonts w:eastAsia="Calibri"/>
                            <w:color w:val="000000"/>
                            <w:sz w:val="18"/>
                            <w:szCs w:val="18"/>
                          </w:rPr>
                        </w:pPr>
                      </w:p>
                      <w:p w14:paraId="71CC6A80" w14:textId="77C30F45" w:rsidR="00BB4D00" w:rsidRPr="00D2146B" w:rsidRDefault="00BB4D00" w:rsidP="008C458D">
                        <w:pPr>
                          <w:spacing w:before="0" w:after="0" w:line="256" w:lineRule="auto"/>
                          <w:rPr>
                            <w:sz w:val="18"/>
                            <w:szCs w:val="18"/>
                          </w:rPr>
                        </w:pPr>
                        <w:r>
                          <w:rPr>
                            <w:rFonts w:eastAsia="Calibri"/>
                            <w:color w:val="000000"/>
                            <w:sz w:val="18"/>
                            <w:szCs w:val="18"/>
                          </w:rPr>
                          <w:t>m_parentTable</w:t>
                        </w:r>
                      </w:p>
                      <w:p w14:paraId="4A1EB75F" w14:textId="77777777" w:rsidR="00BB4D00" w:rsidRPr="00D2146B" w:rsidRDefault="00BB4D00" w:rsidP="0050082D">
                        <w:pPr>
                          <w:spacing w:before="0" w:after="0" w:line="256" w:lineRule="auto"/>
                          <w:rPr>
                            <w:sz w:val="18"/>
                            <w:szCs w:val="18"/>
                          </w:rPr>
                        </w:pPr>
                        <w:r w:rsidRPr="00D2146B">
                          <w:rPr>
                            <w:rFonts w:eastAsia="Calibri"/>
                            <w:color w:val="000000"/>
                            <w:sz w:val="18"/>
                            <w:szCs w:val="18"/>
                          </w:rPr>
                          <w:t> </w:t>
                        </w:r>
                      </w:p>
                      <w:p w14:paraId="176D8F8E" w14:textId="77777777" w:rsidR="00BB4D00" w:rsidRPr="00D2146B" w:rsidRDefault="00BB4D00"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BB4D00" w:rsidRPr="00D2146B" w:rsidRDefault="00BB4D00"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BB4D00" w:rsidRPr="00D2146B" w:rsidRDefault="00BB4D00" w:rsidP="0050082D">
                        <w:pPr>
                          <w:spacing w:before="0" w:after="0" w:line="254" w:lineRule="auto"/>
                          <w:rPr>
                            <w:sz w:val="18"/>
                            <w:szCs w:val="18"/>
                          </w:rPr>
                        </w:pPr>
                        <w:r>
                          <w:rPr>
                            <w:rFonts w:eastAsia="Calibri"/>
                            <w:color w:val="000000"/>
                            <w:sz w:val="18"/>
                            <w:szCs w:val="18"/>
                          </w:rPr>
                          <w:t>auto int i</w:t>
                        </w:r>
                      </w:p>
                      <w:p w14:paraId="1EB866A9" w14:textId="57278A33" w:rsidR="00BB4D00" w:rsidRDefault="00BB4D00"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BB4D00" w:rsidRDefault="00BB4D00" w:rsidP="00073BF2">
                        <w:pPr>
                          <w:spacing w:before="0" w:after="0" w:line="254" w:lineRule="auto"/>
                          <w:rPr>
                            <w:rFonts w:eastAsia="Calibri"/>
                            <w:color w:val="000000"/>
                            <w:sz w:val="18"/>
                            <w:szCs w:val="18"/>
                          </w:rPr>
                        </w:pPr>
                      </w:p>
                      <w:p w14:paraId="55FF5C13" w14:textId="77777777" w:rsidR="00BB4D00" w:rsidRPr="00D2146B" w:rsidRDefault="00BB4D00" w:rsidP="00073BF2">
                        <w:pPr>
                          <w:spacing w:before="0" w:after="0" w:line="256" w:lineRule="auto"/>
                          <w:rPr>
                            <w:sz w:val="18"/>
                            <w:szCs w:val="18"/>
                          </w:rPr>
                        </w:pPr>
                        <w:r>
                          <w:rPr>
                            <w:rFonts w:eastAsia="Calibri"/>
                            <w:color w:val="000000"/>
                            <w:sz w:val="18"/>
                            <w:szCs w:val="18"/>
                          </w:rPr>
                          <w:t>m_parentTable</w:t>
                        </w:r>
                      </w:p>
                      <w:p w14:paraId="20CF0F08" w14:textId="77777777" w:rsidR="00BB4D00" w:rsidRPr="00D2146B" w:rsidRDefault="00BB4D00" w:rsidP="00073BF2">
                        <w:pPr>
                          <w:spacing w:before="0" w:after="0" w:line="254" w:lineRule="auto"/>
                          <w:rPr>
                            <w:sz w:val="18"/>
                            <w:szCs w:val="18"/>
                          </w:rPr>
                        </w:pPr>
                      </w:p>
                      <w:p w14:paraId="2347329E" w14:textId="77777777" w:rsidR="00BB4D00" w:rsidRPr="00D2146B" w:rsidRDefault="00BB4D00" w:rsidP="0050082D">
                        <w:pPr>
                          <w:spacing w:before="0" w:after="0" w:line="254" w:lineRule="auto"/>
                          <w:rPr>
                            <w:sz w:val="18"/>
                            <w:szCs w:val="18"/>
                          </w:rPr>
                        </w:pPr>
                        <w:r w:rsidRPr="00D2146B">
                          <w:rPr>
                            <w:rFonts w:eastAsia="Calibri"/>
                            <w:color w:val="000000"/>
                            <w:sz w:val="18"/>
                            <w:szCs w:val="18"/>
                          </w:rPr>
                          <w:t> </w:t>
                        </w:r>
                      </w:p>
                      <w:p w14:paraId="7D6DAD56" w14:textId="77777777" w:rsidR="00BB4D00" w:rsidRPr="00D2146B" w:rsidRDefault="00BB4D00"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BB4D00" w:rsidRPr="00D2146B" w:rsidRDefault="00BB4D00"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BB4D00" w:rsidRPr="00100F82" w:rsidRDefault="00BB4D00" w:rsidP="00100F82">
                        <w:pPr>
                          <w:spacing w:before="0" w:after="0"/>
                          <w:rPr>
                            <w:sz w:val="18"/>
                            <w:szCs w:val="18"/>
                          </w:rPr>
                        </w:pPr>
                        <w:r w:rsidRPr="00100F82">
                          <w:rPr>
                            <w:sz w:val="18"/>
                            <w:szCs w:val="18"/>
                          </w:rPr>
                          <w:t>auto int i</w:t>
                        </w:r>
                      </w:p>
                      <w:p w14:paraId="5D0A676C" w14:textId="673BC4F3" w:rsidR="00BB4D00" w:rsidRPr="00100F82" w:rsidRDefault="00BB4D00" w:rsidP="00100F82">
                        <w:pPr>
                          <w:spacing w:before="0" w:after="0"/>
                          <w:rPr>
                            <w:sz w:val="18"/>
                            <w:szCs w:val="18"/>
                          </w:rPr>
                        </w:pPr>
                        <w:r w:rsidRPr="00100F82">
                          <w:rPr>
                            <w:sz w:val="18"/>
                            <w:szCs w:val="18"/>
                          </w:rPr>
                          <w:t>auto double blockDouble</w:t>
                        </w:r>
                      </w:p>
                      <w:p w14:paraId="5B01AFF6" w14:textId="77777777" w:rsidR="00BB4D00" w:rsidRDefault="00BB4D00" w:rsidP="00100F82">
                        <w:pPr>
                          <w:spacing w:before="0" w:after="0" w:line="256" w:lineRule="auto"/>
                          <w:rPr>
                            <w:rFonts w:eastAsia="Calibri"/>
                            <w:color w:val="000000"/>
                            <w:sz w:val="18"/>
                            <w:szCs w:val="18"/>
                          </w:rPr>
                        </w:pPr>
                      </w:p>
                      <w:p w14:paraId="35EF25BA" w14:textId="6D9A7EDC" w:rsidR="00BB4D00" w:rsidRPr="00D2146B" w:rsidRDefault="00BB4D00" w:rsidP="00100F82">
                        <w:pPr>
                          <w:spacing w:before="0" w:after="0" w:line="256" w:lineRule="auto"/>
                          <w:rPr>
                            <w:sz w:val="18"/>
                            <w:szCs w:val="18"/>
                          </w:rPr>
                        </w:pPr>
                        <w:r>
                          <w:rPr>
                            <w:rFonts w:eastAsia="Calibri"/>
                            <w:color w:val="000000"/>
                            <w:sz w:val="18"/>
                            <w:szCs w:val="18"/>
                          </w:rPr>
                          <w:t>m_parentTable</w:t>
                        </w:r>
                      </w:p>
                      <w:p w14:paraId="274031CF" w14:textId="32871C06" w:rsidR="00BB4D00" w:rsidRDefault="00BB4D00"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BB4D00" w:rsidRDefault="00BB4D00"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BB4D00" w:rsidRDefault="00BB4D00" w:rsidP="00D44BB8">
                        <w:pPr>
                          <w:spacing w:line="252" w:lineRule="auto"/>
                        </w:pPr>
                        <w:r>
                          <w:rPr>
                            <w:rFonts w:eastAsia="Calibri"/>
                            <w:color w:val="000000"/>
                            <w:sz w:val="18"/>
                            <w:szCs w:val="18"/>
                          </w:rPr>
                          <w:t>SymbolTable.CurrentTable</w:t>
                        </w:r>
                      </w:p>
                      <w:p w14:paraId="332537CB" w14:textId="66AB52F1" w:rsidR="00BB4D00" w:rsidRDefault="00BB4D00" w:rsidP="00D44BB8">
                        <w:pPr>
                          <w:spacing w:line="252" w:lineRule="auto"/>
                        </w:pPr>
                      </w:p>
                      <w:p w14:paraId="35DA4169" w14:textId="77777777" w:rsidR="00BB4D00" w:rsidRDefault="00BB4D00"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BB4D00" w:rsidRPr="00610E6C" w:rsidRDefault="00BB4D00"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903DBA" w:rsidRDefault="00F631F0" w:rsidP="00F631F0">
      <w:r w:rsidRPr="00903DBA">
        <w:t xml:space="preserve">The </w:t>
      </w:r>
      <w:r w:rsidRPr="00903DBA">
        <w:rPr>
          <w:rStyle w:val="KeyWord0"/>
        </w:rPr>
        <w:t>Scope</w:t>
      </w:r>
      <w:r w:rsidRPr="00903DBA">
        <w:t xml:space="preserve"> enumeration hold the possible scopes of the symbol table. Each symbol table in the hierarchy </w:t>
      </w:r>
      <w:r w:rsidR="009F50AC" w:rsidRPr="00903DBA">
        <w:t>holds a specific scope</w:t>
      </w:r>
      <w:r w:rsidR="008F366E" w:rsidRPr="00903DBA">
        <w:t xml:space="preserve">. The </w:t>
      </w:r>
      <w:r w:rsidR="008F366E" w:rsidRPr="00903DBA">
        <w:rPr>
          <w:rStyle w:val="KeyWord0"/>
        </w:rPr>
        <w:t>Block</w:t>
      </w:r>
      <w:r w:rsidR="008F366E" w:rsidRPr="00903DBA">
        <w:t xml:space="preserve"> scope corresponds to a block inside a function.</w:t>
      </w:r>
    </w:p>
    <w:p w14:paraId="5A08517A" w14:textId="09E9AA10" w:rsidR="009E55B1" w:rsidRPr="00903DBA" w:rsidRDefault="009E55B1" w:rsidP="009E55B1">
      <w:pPr>
        <w:pStyle w:val="CodeHeader"/>
      </w:pPr>
      <w:r w:rsidRPr="00903DBA">
        <w:t>Scope.cs</w:t>
      </w:r>
    </w:p>
    <w:p w14:paraId="01C121A6" w14:textId="77777777" w:rsidR="009E55B1" w:rsidRPr="00903DBA" w:rsidRDefault="009E55B1" w:rsidP="009E55B1">
      <w:pPr>
        <w:pStyle w:val="Code"/>
        <w:rPr>
          <w:highlight w:val="white"/>
        </w:rPr>
      </w:pPr>
      <w:r w:rsidRPr="00903DBA">
        <w:rPr>
          <w:highlight w:val="white"/>
        </w:rPr>
        <w:t>namespace CCompiler {</w:t>
      </w:r>
    </w:p>
    <w:p w14:paraId="6934963F" w14:textId="77777777" w:rsidR="009E55B1" w:rsidRPr="00903DBA" w:rsidRDefault="009E55B1" w:rsidP="009E55B1">
      <w:pPr>
        <w:pStyle w:val="Code"/>
        <w:rPr>
          <w:highlight w:val="white"/>
        </w:rPr>
      </w:pPr>
      <w:r w:rsidRPr="00903DBA">
        <w:rPr>
          <w:highlight w:val="white"/>
        </w:rPr>
        <w:t xml:space="preserve">  public enum Scope { Struct = (int) Sort.Struct,</w:t>
      </w:r>
    </w:p>
    <w:p w14:paraId="2174F0E4" w14:textId="77777777" w:rsidR="009E55B1" w:rsidRPr="00903DBA" w:rsidRDefault="009E55B1" w:rsidP="009E55B1">
      <w:pPr>
        <w:pStyle w:val="Code"/>
        <w:rPr>
          <w:highlight w:val="white"/>
        </w:rPr>
      </w:pPr>
      <w:r w:rsidRPr="00903DBA">
        <w:rPr>
          <w:highlight w:val="white"/>
        </w:rPr>
        <w:t xml:space="preserve">                      Union = (int) Sort.Union,</w:t>
      </w:r>
    </w:p>
    <w:p w14:paraId="1E4A2AEE" w14:textId="77777777" w:rsidR="009E55B1" w:rsidRPr="00903DBA" w:rsidRDefault="009E55B1" w:rsidP="009E55B1">
      <w:pPr>
        <w:pStyle w:val="Code"/>
        <w:rPr>
          <w:highlight w:val="white"/>
        </w:rPr>
      </w:pPr>
      <w:r w:rsidRPr="00903DBA">
        <w:rPr>
          <w:highlight w:val="white"/>
        </w:rPr>
        <w:t xml:space="preserve">                      Function, Global, Block};</w:t>
      </w:r>
    </w:p>
    <w:p w14:paraId="1E5DA69C" w14:textId="77777777" w:rsidR="009E55B1" w:rsidRPr="00903DBA" w:rsidRDefault="009E55B1" w:rsidP="009E55B1">
      <w:pPr>
        <w:pStyle w:val="Code"/>
        <w:rPr>
          <w:highlight w:val="white"/>
        </w:rPr>
      </w:pPr>
      <w:r w:rsidRPr="00903DBA">
        <w:rPr>
          <w:highlight w:val="white"/>
        </w:rPr>
        <w:t>}</w:t>
      </w:r>
    </w:p>
    <w:p w14:paraId="75705EFE" w14:textId="790BD2F4" w:rsidR="00DB1DED" w:rsidRPr="00903DBA" w:rsidRDefault="00DB1DED" w:rsidP="00DB1DED">
      <w:pPr>
        <w:rPr>
          <w:highlight w:val="white"/>
        </w:rPr>
      </w:pPr>
      <w:r w:rsidRPr="00903DBA">
        <w:t xml:space="preserve">The </w:t>
      </w:r>
      <w:r w:rsidRPr="00903DBA">
        <w:rPr>
          <w:rStyle w:val="KeyWord0"/>
        </w:rPr>
        <w:t>SymbolTable</w:t>
      </w:r>
      <w:r w:rsidRPr="00903DBA">
        <w:t xml:space="preserve"> class </w:t>
      </w:r>
      <w:r w:rsidR="003C6008" w:rsidRPr="00903DBA">
        <w:t>holds a symbol table.</w:t>
      </w:r>
      <w:r w:rsidR="003C6008" w:rsidRPr="00903DBA">
        <w:rPr>
          <w:highlight w:val="white"/>
        </w:rPr>
        <w:t xml:space="preserve"> The scope of a table is </w:t>
      </w:r>
      <w:r w:rsidR="003C6008" w:rsidRPr="00903DBA">
        <w:rPr>
          <w:rStyle w:val="KeyWord0"/>
          <w:highlight w:val="white"/>
        </w:rPr>
        <w:t>Global</w:t>
      </w:r>
      <w:r w:rsidR="003C6008" w:rsidRPr="00903DBA">
        <w:rPr>
          <w:highlight w:val="white"/>
        </w:rPr>
        <w:t xml:space="preserve">, </w:t>
      </w:r>
      <w:r w:rsidR="003C6008" w:rsidRPr="00903DBA">
        <w:rPr>
          <w:rStyle w:val="KeyWord0"/>
          <w:highlight w:val="white"/>
        </w:rPr>
        <w:t>Function</w:t>
      </w:r>
      <w:r w:rsidR="003C6008" w:rsidRPr="00903DBA">
        <w:rPr>
          <w:highlight w:val="white"/>
        </w:rPr>
        <w:t xml:space="preserve">, </w:t>
      </w:r>
      <w:r w:rsidR="003C6008" w:rsidRPr="00903DBA">
        <w:rPr>
          <w:rStyle w:val="KeyWord0"/>
          <w:highlight w:val="white"/>
        </w:rPr>
        <w:t>Block</w:t>
      </w:r>
      <w:r w:rsidR="003C6008" w:rsidRPr="00903DBA">
        <w:rPr>
          <w:highlight w:val="white"/>
        </w:rPr>
        <w:t xml:space="preserve">, </w:t>
      </w:r>
      <w:r w:rsidR="003C6008" w:rsidRPr="00903DBA">
        <w:rPr>
          <w:rStyle w:val="KeyWord0"/>
          <w:highlight w:val="white"/>
        </w:rPr>
        <w:t>Struct</w:t>
      </w:r>
      <w:r w:rsidR="003C6008" w:rsidRPr="00903DBA">
        <w:rPr>
          <w:highlight w:val="white"/>
        </w:rPr>
        <w:t xml:space="preserve">, or </w:t>
      </w:r>
      <w:r w:rsidR="003C6008" w:rsidRPr="00903DBA">
        <w:rPr>
          <w:rStyle w:val="KeyWord0"/>
          <w:highlight w:val="white"/>
        </w:rPr>
        <w:t>Union</w:t>
      </w:r>
      <w:r w:rsidR="003C6008" w:rsidRPr="00903DBA">
        <w:rPr>
          <w:highlight w:val="white"/>
        </w:rPr>
        <w:t xml:space="preserve"> as described above.</w:t>
      </w:r>
    </w:p>
    <w:p w14:paraId="70A04421" w14:textId="4AE60591" w:rsidR="000C7243" w:rsidRPr="00903DBA" w:rsidRDefault="000C7243" w:rsidP="000C7243">
      <w:pPr>
        <w:pStyle w:val="CodeHeader"/>
      </w:pPr>
      <w:r w:rsidRPr="00903DBA">
        <w:t>SymbolTable.cs</w:t>
      </w:r>
    </w:p>
    <w:p w14:paraId="08A7C72F" w14:textId="77777777" w:rsidR="008F5511" w:rsidRPr="00903DBA" w:rsidRDefault="008F5511" w:rsidP="00323ED4">
      <w:pPr>
        <w:pStyle w:val="Code"/>
        <w:rPr>
          <w:highlight w:val="white"/>
        </w:rPr>
      </w:pPr>
      <w:r w:rsidRPr="00903DBA">
        <w:rPr>
          <w:highlight w:val="white"/>
        </w:rPr>
        <w:t>using System;</w:t>
      </w:r>
    </w:p>
    <w:p w14:paraId="2790FD1D" w14:textId="77777777" w:rsidR="008F5511" w:rsidRPr="00903DBA" w:rsidRDefault="008F5511" w:rsidP="00323ED4">
      <w:pPr>
        <w:pStyle w:val="Code"/>
        <w:rPr>
          <w:highlight w:val="white"/>
        </w:rPr>
      </w:pPr>
      <w:r w:rsidRPr="00903DBA">
        <w:rPr>
          <w:highlight w:val="white"/>
        </w:rPr>
        <w:t>using System.Collections.Generic;</w:t>
      </w:r>
    </w:p>
    <w:p w14:paraId="004B0D5E" w14:textId="77777777" w:rsidR="008F5511" w:rsidRPr="00903DBA" w:rsidRDefault="008F5511" w:rsidP="00323ED4">
      <w:pPr>
        <w:pStyle w:val="Code"/>
        <w:rPr>
          <w:highlight w:val="white"/>
        </w:rPr>
      </w:pPr>
    </w:p>
    <w:p w14:paraId="5A4C7BBB" w14:textId="77777777" w:rsidR="008F5511" w:rsidRPr="00903DBA" w:rsidRDefault="008F5511" w:rsidP="00323ED4">
      <w:pPr>
        <w:pStyle w:val="Code"/>
        <w:rPr>
          <w:highlight w:val="white"/>
        </w:rPr>
      </w:pPr>
      <w:r w:rsidRPr="00903DBA">
        <w:rPr>
          <w:highlight w:val="white"/>
        </w:rPr>
        <w:lastRenderedPageBreak/>
        <w:t>namespace CCompiler {</w:t>
      </w:r>
    </w:p>
    <w:p w14:paraId="433391B2" w14:textId="360E753C" w:rsidR="008F5511" w:rsidRPr="00903DBA" w:rsidRDefault="008F5511" w:rsidP="00323ED4">
      <w:pPr>
        <w:pStyle w:val="Code"/>
        <w:rPr>
          <w:highlight w:val="white"/>
        </w:rPr>
      </w:pPr>
      <w:r w:rsidRPr="00903DBA">
        <w:rPr>
          <w:highlight w:val="white"/>
        </w:rPr>
        <w:t xml:space="preserve">  public class SymbolTable {</w:t>
      </w:r>
    </w:p>
    <w:p w14:paraId="12CC0E63" w14:textId="77777777" w:rsidR="00373E35" w:rsidRPr="00903DBA" w:rsidRDefault="00373E35" w:rsidP="00373E35">
      <w:pPr>
        <w:pStyle w:val="Code"/>
        <w:rPr>
          <w:highlight w:val="white"/>
        </w:rPr>
      </w:pPr>
      <w:r w:rsidRPr="00903DBA">
        <w:rPr>
          <w:highlight w:val="white"/>
        </w:rPr>
        <w:t xml:space="preserve">    private Scope m_scope;</w:t>
      </w:r>
    </w:p>
    <w:p w14:paraId="6570DBF1" w14:textId="35B29FDE" w:rsidR="00D846BE" w:rsidRPr="00903DBA" w:rsidRDefault="00AF3F0D" w:rsidP="00D846BE">
      <w:pPr>
        <w:rPr>
          <w:highlight w:val="white"/>
        </w:rPr>
      </w:pPr>
      <w:r w:rsidRPr="00903DBA">
        <w:rPr>
          <w:highlight w:val="white"/>
        </w:rPr>
        <w:t>For each function call, a</w:t>
      </w:r>
      <w:r w:rsidR="00F30767" w:rsidRPr="00903DBA">
        <w:rPr>
          <w:highlight w:val="white"/>
        </w:rPr>
        <w:t>n</w:t>
      </w:r>
      <w:r w:rsidRPr="00903DBA">
        <w:rPr>
          <w:highlight w:val="white"/>
        </w:rPr>
        <w:t xml:space="preserve"> activation record is allocated at the call stack.</w:t>
      </w:r>
      <w:r w:rsidR="00F30767" w:rsidRPr="00903DBA">
        <w:rPr>
          <w:highlight w:val="white"/>
        </w:rPr>
        <w:t xml:space="preserve"> The first three entries are the return address (the address of the instruction following the function call), the regular </w:t>
      </w:r>
      <w:r w:rsidR="003127F4" w:rsidRPr="00903DBA">
        <w:rPr>
          <w:highlight w:val="white"/>
        </w:rPr>
        <w:t xml:space="preserve">frame pointer (the address of the current activation record), and the ellipse frame pointer (the regular frame pointer plus the size of the extra parameters </w:t>
      </w:r>
      <w:r w:rsidR="00801D1C" w:rsidRPr="00903DBA">
        <w:rPr>
          <w:highlight w:val="white"/>
        </w:rPr>
        <w:t>in a call of an elliptic function).</w:t>
      </w:r>
      <w:r w:rsidR="00450D55" w:rsidRPr="00903DBA">
        <w:rPr>
          <w:highlight w:val="white"/>
        </w:rPr>
        <w:t xml:space="preserve"> The function header size is the sum of the size of those three entries.</w:t>
      </w:r>
      <w:r w:rsidR="00D846BE" w:rsidRPr="00903DBA">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903DBA" w:rsidRDefault="00373E35" w:rsidP="00373E35">
      <w:pPr>
        <w:pStyle w:val="Code"/>
        <w:rPr>
          <w:highlight w:val="white"/>
        </w:rPr>
      </w:pPr>
      <w:r w:rsidRPr="00903DBA">
        <w:rPr>
          <w:highlight w:val="white"/>
        </w:rPr>
        <w:t xml:space="preserve">    public static int ReturnAddressOffset = 0;</w:t>
      </w:r>
    </w:p>
    <w:p w14:paraId="65C97FC3" w14:textId="77777777" w:rsidR="00373E35" w:rsidRPr="00903DBA" w:rsidRDefault="00373E35" w:rsidP="00373E35">
      <w:pPr>
        <w:pStyle w:val="Code"/>
        <w:rPr>
          <w:highlight w:val="white"/>
        </w:rPr>
      </w:pPr>
      <w:r w:rsidRPr="00903DBA">
        <w:rPr>
          <w:highlight w:val="white"/>
        </w:rPr>
        <w:t xml:space="preserve">    public static int RegularFrameOffset = TypeSize.PointerSize;</w:t>
      </w:r>
    </w:p>
    <w:p w14:paraId="7E373FDE" w14:textId="77777777" w:rsidR="00373E35" w:rsidRPr="00903DBA" w:rsidRDefault="00373E35" w:rsidP="00373E35">
      <w:pPr>
        <w:pStyle w:val="Code"/>
        <w:rPr>
          <w:highlight w:val="white"/>
        </w:rPr>
      </w:pPr>
      <w:r w:rsidRPr="00903DBA">
        <w:rPr>
          <w:highlight w:val="white"/>
        </w:rPr>
        <w:t xml:space="preserve">    public static int EllipseFrameOffset = 2 * TypeSize.PointerSize;</w:t>
      </w:r>
    </w:p>
    <w:p w14:paraId="289A144C" w14:textId="77777777" w:rsidR="00373E35" w:rsidRPr="00903DBA" w:rsidRDefault="00373E35" w:rsidP="00373E35">
      <w:pPr>
        <w:pStyle w:val="Code"/>
        <w:rPr>
          <w:highlight w:val="white"/>
        </w:rPr>
      </w:pPr>
      <w:r w:rsidRPr="00903DBA">
        <w:rPr>
          <w:highlight w:val="white"/>
        </w:rPr>
        <w:t xml:space="preserve">    public static int FunctionHeaderSize = 3 * TypeSize.PointerSize;</w:t>
      </w:r>
    </w:p>
    <w:p w14:paraId="18083DDD" w14:textId="509DBD67" w:rsidR="00FD6094" w:rsidRPr="00903DBA" w:rsidRDefault="00FD6094" w:rsidP="00323ED4">
      <w:r w:rsidRPr="00903DBA">
        <w:t xml:space="preserve">Each table holds a reference to its parent table, except the table of global space, which table parent </w:t>
      </w:r>
      <w:r w:rsidR="000A557F" w:rsidRPr="00903DBA">
        <w:t xml:space="preserve">reference </w:t>
      </w:r>
      <w:r w:rsidRPr="00903DBA">
        <w:t>is null.</w:t>
      </w:r>
    </w:p>
    <w:p w14:paraId="2C699141" w14:textId="77777777" w:rsidR="00ED72CD" w:rsidRPr="00903DBA" w:rsidRDefault="00ED72CD" w:rsidP="00ED72CD">
      <w:pPr>
        <w:pStyle w:val="Code"/>
        <w:rPr>
          <w:highlight w:val="white"/>
        </w:rPr>
      </w:pPr>
      <w:r w:rsidRPr="00903DBA">
        <w:rPr>
          <w:highlight w:val="white"/>
        </w:rPr>
        <w:t xml:space="preserve">    private SymbolTable m_parentTable;</w:t>
      </w:r>
    </w:p>
    <w:p w14:paraId="10C6455C" w14:textId="3A43F5F2" w:rsidR="000768A3" w:rsidRPr="00903DBA" w:rsidRDefault="00DC336D" w:rsidP="00323ED4">
      <w:pPr>
        <w:rPr>
          <w:highlight w:val="white"/>
        </w:rPr>
      </w:pPr>
      <w:r w:rsidRPr="00903DBA">
        <w:rPr>
          <w:highlight w:val="white"/>
        </w:rPr>
        <w:t xml:space="preserve">The activation record is organized in that way that after the three first entries at holding the return address, regular frame pointer, and </w:t>
      </w:r>
      <w:r w:rsidR="00F606AA" w:rsidRPr="00903DBA">
        <w:rPr>
          <w:highlight w:val="white"/>
        </w:rPr>
        <w:t>ellipse frame pointer comes the function parameters, the ex</w:t>
      </w:r>
      <w:r w:rsidR="00A12A5B" w:rsidRPr="00903DBA">
        <w:rPr>
          <w:highlight w:val="white"/>
        </w:rPr>
        <w:t xml:space="preserve">tra parameters in case of an elliptic case, </w:t>
      </w:r>
      <w:r w:rsidR="00522C4B" w:rsidRPr="00903DBA">
        <w:rPr>
          <w:highlight w:val="white"/>
        </w:rPr>
        <w:t xml:space="preserve">and </w:t>
      </w:r>
      <w:r w:rsidR="00A12A5B" w:rsidRPr="00903DBA">
        <w:rPr>
          <w:highlight w:val="white"/>
        </w:rPr>
        <w:t xml:space="preserve">variables of auto or register storage, </w:t>
      </w:r>
      <w:r w:rsidR="00522C4B" w:rsidRPr="00903DBA">
        <w:rPr>
          <w:highlight w:val="white"/>
        </w:rPr>
        <w:t xml:space="preserve">as well as </w:t>
      </w:r>
      <w:r w:rsidR="00A12A5B" w:rsidRPr="00903DBA">
        <w:rPr>
          <w:highlight w:val="white"/>
        </w:rPr>
        <w:t xml:space="preserve">temporary </w:t>
      </w:r>
      <w:r w:rsidR="00522C4B" w:rsidRPr="00903DBA">
        <w:rPr>
          <w:highlight w:val="white"/>
        </w:rPr>
        <w:t>variables. Each one of those symbols holds an offset on the activation record.</w:t>
      </w:r>
    </w:p>
    <w:p w14:paraId="355C3374" w14:textId="57BD769A" w:rsidR="00ED72CD" w:rsidRPr="00903DBA" w:rsidRDefault="00ED72CD" w:rsidP="00ED72CD">
      <w:pPr>
        <w:pStyle w:val="Code"/>
        <w:rPr>
          <w:highlight w:val="white"/>
        </w:rPr>
      </w:pPr>
      <w:r w:rsidRPr="00903DBA">
        <w:rPr>
          <w:highlight w:val="white"/>
        </w:rPr>
        <w:t xml:space="preserve">    private int </w:t>
      </w:r>
      <w:r w:rsidR="00F26000" w:rsidRPr="00903DBA">
        <w:rPr>
          <w:highlight w:val="white"/>
        </w:rPr>
        <w:t>m_currentOffset</w:t>
      </w:r>
      <w:r w:rsidRPr="00903DBA">
        <w:rPr>
          <w:highlight w:val="white"/>
        </w:rPr>
        <w:t>;</w:t>
      </w:r>
    </w:p>
    <w:p w14:paraId="12CFA393" w14:textId="14402658" w:rsidR="004037D9" w:rsidRPr="00903DBA" w:rsidRDefault="00522C4B" w:rsidP="004037D9">
      <w:pPr>
        <w:rPr>
          <w:highlight w:val="white"/>
        </w:rPr>
      </w:pPr>
      <w:r w:rsidRPr="00903DBA">
        <w:rPr>
          <w:highlight w:val="white"/>
        </w:rPr>
        <w:t xml:space="preserve">All parameters and variables of a function or a block, as well as the members of a struct or a union, </w:t>
      </w:r>
      <w:r w:rsidR="00FD4035" w:rsidRPr="00903DBA">
        <w:rPr>
          <w:highlight w:val="white"/>
        </w:rPr>
        <w:t xml:space="preserve">are stored in the </w:t>
      </w:r>
      <w:r w:rsidR="004037D9" w:rsidRPr="00903DBA">
        <w:rPr>
          <w:rStyle w:val="KeyWord0"/>
          <w:highlight w:val="white"/>
        </w:rPr>
        <w:t>m_</w:t>
      </w:r>
      <w:r w:rsidR="00FD4035" w:rsidRPr="00903DBA">
        <w:rPr>
          <w:rStyle w:val="KeyWord0"/>
          <w:highlight w:val="white"/>
        </w:rPr>
        <w:t>entry</w:t>
      </w:r>
      <w:r w:rsidR="004037D9" w:rsidRPr="00903DBA">
        <w:rPr>
          <w:rStyle w:val="KeyWord0"/>
          <w:highlight w:val="white"/>
        </w:rPr>
        <w:t>M</w:t>
      </w:r>
      <w:r w:rsidR="00FD4035" w:rsidRPr="00903DBA">
        <w:rPr>
          <w:rStyle w:val="KeyWord0"/>
          <w:highlight w:val="white"/>
        </w:rPr>
        <w:t>ap</w:t>
      </w:r>
      <w:r w:rsidR="004037D9" w:rsidRPr="00903DBA">
        <w:rPr>
          <w:highlight w:val="white"/>
        </w:rPr>
        <w:t xml:space="preserve"> and </w:t>
      </w:r>
      <w:r w:rsidR="004037D9" w:rsidRPr="00903DBA">
        <w:rPr>
          <w:rStyle w:val="KeyWord0"/>
          <w:highlight w:val="white"/>
        </w:rPr>
        <w:t>m_entryList</w:t>
      </w:r>
      <w:r w:rsidR="00FD4035" w:rsidRPr="00903DBA">
        <w:rPr>
          <w:highlight w:val="white"/>
        </w:rPr>
        <w:t xml:space="preserve">. </w:t>
      </w:r>
      <w:r w:rsidR="004037D9" w:rsidRPr="00903DBA">
        <w:rPr>
          <w:highlight w:val="white"/>
        </w:rPr>
        <w:t>W</w:t>
      </w:r>
      <w:r w:rsidR="00D846BE" w:rsidRPr="00903DBA">
        <w:rPr>
          <w:highlight w:val="white"/>
        </w:rPr>
        <w:t xml:space="preserve">e use </w:t>
      </w:r>
      <w:r w:rsidR="004037D9" w:rsidRPr="00903DBA">
        <w:rPr>
          <w:rStyle w:val="KeyWord0"/>
          <w:highlight w:val="white"/>
        </w:rPr>
        <w:t>m_entry</w:t>
      </w:r>
      <w:r w:rsidR="00FD4035" w:rsidRPr="00903DBA">
        <w:rPr>
          <w:rStyle w:val="KeyWord0"/>
          <w:highlight w:val="white"/>
        </w:rPr>
        <w:t>Map</w:t>
      </w:r>
      <w:r w:rsidR="00FD4035" w:rsidRPr="00903DBA">
        <w:rPr>
          <w:highlight w:val="white"/>
        </w:rPr>
        <w:t xml:space="preserve"> </w:t>
      </w:r>
      <w:r w:rsidR="004037D9" w:rsidRPr="00903DBA">
        <w:rPr>
          <w:highlight w:val="white"/>
        </w:rPr>
        <w:t xml:space="preserve">to look up symbols and </w:t>
      </w:r>
      <w:r w:rsidR="004037D9" w:rsidRPr="00903DBA">
        <w:rPr>
          <w:rStyle w:val="KeyWord0"/>
          <w:highlight w:val="white"/>
        </w:rPr>
        <w:t>m_entryList</w:t>
      </w:r>
      <w:r w:rsidR="004037D9" w:rsidRPr="00903DBA">
        <w:rPr>
          <w:highlight w:val="white"/>
        </w:rPr>
        <w:t xml:space="preserve"> when initializing values in a struct or union, in which case the symbols need to be stored in the order they were declared in the code. The</w:t>
      </w:r>
      <w:r w:rsidR="004037D9" w:rsidRPr="00903DBA">
        <w:rPr>
          <w:rStyle w:val="KeyWord0"/>
          <w:highlight w:val="white"/>
        </w:rPr>
        <w:t xml:space="preserve"> Dictionary</w:t>
      </w:r>
      <w:r w:rsidR="004037D9" w:rsidRPr="00903DBA">
        <w:rPr>
          <w:highlight w:val="white"/>
        </w:rPr>
        <w:t xml:space="preserve"> class provides fast searching but does not guarantee any order among its values.</w:t>
      </w:r>
    </w:p>
    <w:p w14:paraId="078619E2" w14:textId="77777777" w:rsidR="00ED72CD" w:rsidRPr="00903DBA" w:rsidRDefault="00ED72CD" w:rsidP="00ED72CD">
      <w:pPr>
        <w:pStyle w:val="Code"/>
        <w:rPr>
          <w:highlight w:val="white"/>
        </w:rPr>
      </w:pPr>
      <w:r w:rsidRPr="00903DBA">
        <w:rPr>
          <w:highlight w:val="white"/>
        </w:rPr>
        <w:t xml:space="preserve">    private IDictionary&lt;string,Symbol&gt; m_entryMap =</w:t>
      </w:r>
    </w:p>
    <w:p w14:paraId="2E7B3BE6" w14:textId="21811A88" w:rsidR="00ED72CD" w:rsidRPr="00903DBA" w:rsidRDefault="00ED72CD" w:rsidP="00ED72CD">
      <w:pPr>
        <w:pStyle w:val="Code"/>
        <w:rPr>
          <w:highlight w:val="white"/>
        </w:rPr>
      </w:pPr>
      <w:r w:rsidRPr="00903DBA">
        <w:rPr>
          <w:highlight w:val="white"/>
        </w:rPr>
        <w:t xml:space="preserve">      new </w:t>
      </w:r>
      <w:r w:rsidR="00AD47BE" w:rsidRPr="00903DBA">
        <w:rPr>
          <w:highlight w:val="white"/>
        </w:rPr>
        <w:t>Dictionary</w:t>
      </w:r>
      <w:r w:rsidRPr="00903DBA">
        <w:rPr>
          <w:highlight w:val="white"/>
        </w:rPr>
        <w:t>&lt;string,Symbol&gt;();</w:t>
      </w:r>
    </w:p>
    <w:p w14:paraId="66230B73" w14:textId="7219BFAA" w:rsidR="006B29C3" w:rsidRPr="00903DBA" w:rsidRDefault="006B29C3" w:rsidP="006B29C3">
      <w:pPr>
        <w:pStyle w:val="Code"/>
        <w:rPr>
          <w:highlight w:val="white"/>
        </w:rPr>
      </w:pPr>
      <w:r w:rsidRPr="00903DBA">
        <w:rPr>
          <w:highlight w:val="white"/>
        </w:rPr>
        <w:t xml:space="preserve">    private List&lt;Symbol&gt; m_entryList = new List&lt;Symbol&gt;();</w:t>
      </w:r>
    </w:p>
    <w:p w14:paraId="43CBF616" w14:textId="28456E5A" w:rsidR="00FD4035" w:rsidRPr="00903DBA" w:rsidRDefault="00FD4035" w:rsidP="00323ED4">
      <w:pPr>
        <w:rPr>
          <w:highlight w:val="white"/>
        </w:rPr>
      </w:pPr>
      <w:r w:rsidRPr="00903DBA">
        <w:rPr>
          <w:highlight w:val="white"/>
        </w:rPr>
        <w:t>The tag map holds the types of the structs or unions that are marked with a tag.</w:t>
      </w:r>
    </w:p>
    <w:p w14:paraId="3750B26D" w14:textId="77777777" w:rsidR="006C1DAB" w:rsidRPr="00903DBA" w:rsidRDefault="006C1DAB" w:rsidP="006C1DAB">
      <w:pPr>
        <w:pStyle w:val="Code"/>
        <w:rPr>
          <w:highlight w:val="white"/>
        </w:rPr>
      </w:pPr>
      <w:r w:rsidRPr="00903DBA">
        <w:rPr>
          <w:highlight w:val="white"/>
        </w:rPr>
        <w:t xml:space="preserve">    private IDictionary&lt;string,Type&gt; m_tagMap = new Dictionary&lt;string,Type&gt;();</w:t>
      </w:r>
    </w:p>
    <w:p w14:paraId="11094DF9" w14:textId="73CAD2F8" w:rsidR="008F5511" w:rsidRPr="00903DBA" w:rsidRDefault="00A32AEB" w:rsidP="00323ED4">
      <w:pPr>
        <w:rPr>
          <w:highlight w:val="white"/>
        </w:rPr>
      </w:pPr>
      <w:r w:rsidRPr="00903DBA">
        <w:rPr>
          <w:rStyle w:val="KeyWord0"/>
          <w:highlight w:val="white"/>
        </w:rPr>
        <w:t>CurrentTable</w:t>
      </w:r>
      <w:r w:rsidRPr="00903DBA">
        <w:rPr>
          <w:highlight w:val="white"/>
        </w:rPr>
        <w:t xml:space="preserve"> and </w:t>
      </w:r>
      <w:r w:rsidRPr="00903DBA">
        <w:rPr>
          <w:rStyle w:val="KeyWord0"/>
          <w:highlight w:val="white"/>
        </w:rPr>
        <w:t>CurrentFunction</w:t>
      </w:r>
      <w:r w:rsidRPr="00903DBA">
        <w:rPr>
          <w:highlight w:val="white"/>
        </w:rPr>
        <w:t xml:space="preserve"> </w:t>
      </w:r>
      <w:r w:rsidR="00FD4035" w:rsidRPr="00903DBA">
        <w:rPr>
          <w:highlight w:val="white"/>
        </w:rPr>
        <w:t>hold reference</w:t>
      </w:r>
      <w:r w:rsidR="003E6819" w:rsidRPr="00903DBA">
        <w:rPr>
          <w:highlight w:val="white"/>
        </w:rPr>
        <w:t>s</w:t>
      </w:r>
      <w:r w:rsidR="00FD4035" w:rsidRPr="00903DBA">
        <w:rPr>
          <w:highlight w:val="white"/>
        </w:rPr>
        <w:t xml:space="preserve"> to the </w:t>
      </w:r>
      <w:r w:rsidR="0014513D" w:rsidRPr="00903DBA">
        <w:rPr>
          <w:highlight w:val="white"/>
        </w:rPr>
        <w:t xml:space="preserve">current </w:t>
      </w:r>
      <w:r w:rsidRPr="00903DBA">
        <w:rPr>
          <w:highlight w:val="white"/>
        </w:rPr>
        <w:t xml:space="preserve">symbol </w:t>
      </w:r>
      <w:r w:rsidR="00FD4035" w:rsidRPr="00903DBA">
        <w:rPr>
          <w:highlight w:val="white"/>
        </w:rPr>
        <w:t>table</w:t>
      </w:r>
      <w:r w:rsidR="00872364" w:rsidRPr="00903DBA">
        <w:rPr>
          <w:highlight w:val="white"/>
        </w:rPr>
        <w:t xml:space="preserve"> </w:t>
      </w:r>
      <w:r w:rsidRPr="00903DBA">
        <w:rPr>
          <w:highlight w:val="white"/>
        </w:rPr>
        <w:t>a</w:t>
      </w:r>
      <w:r w:rsidR="00CC76F6" w:rsidRPr="00903DBA">
        <w:rPr>
          <w:highlight w:val="white"/>
        </w:rPr>
        <w:t>nd</w:t>
      </w:r>
      <w:r w:rsidRPr="00903DBA">
        <w:rPr>
          <w:highlight w:val="white"/>
        </w:rPr>
        <w:t xml:space="preserve"> function </w:t>
      </w:r>
      <w:r w:rsidR="003E6819" w:rsidRPr="00903DBA">
        <w:rPr>
          <w:highlight w:val="white"/>
        </w:rPr>
        <w:t>currently processed by the parser</w:t>
      </w:r>
      <w:r w:rsidR="00CC76F6" w:rsidRPr="00903DBA">
        <w:rPr>
          <w:highlight w:val="white"/>
        </w:rPr>
        <w:t xml:space="preserve">. </w:t>
      </w:r>
      <w:r w:rsidR="003E6819" w:rsidRPr="00903DBA">
        <w:rPr>
          <w:highlight w:val="white"/>
        </w:rPr>
        <w:t xml:space="preserve">We need the current </w:t>
      </w:r>
      <w:r w:rsidR="0014513D" w:rsidRPr="00903DBA">
        <w:rPr>
          <w:highlight w:val="white"/>
        </w:rPr>
        <w:t xml:space="preserve">symbol </w:t>
      </w:r>
      <w:r w:rsidR="00323ED4" w:rsidRPr="00903DBA">
        <w:rPr>
          <w:highlight w:val="white"/>
        </w:rPr>
        <w:t xml:space="preserve">table when adding or looking up symbols, and the current </w:t>
      </w:r>
      <w:r w:rsidR="003E6819" w:rsidRPr="00903DBA">
        <w:rPr>
          <w:highlight w:val="white"/>
        </w:rPr>
        <w:t xml:space="preserve">function when </w:t>
      </w:r>
      <w:r w:rsidR="0014513D" w:rsidRPr="00903DBA">
        <w:rPr>
          <w:highlight w:val="white"/>
        </w:rPr>
        <w:t xml:space="preserve">generating code for </w:t>
      </w:r>
      <w:r w:rsidR="003E6819" w:rsidRPr="00903DBA">
        <w:rPr>
          <w:highlight w:val="white"/>
        </w:rPr>
        <w:t xml:space="preserve">calling a function or returning a value. In global scope, the </w:t>
      </w:r>
      <w:r w:rsidR="0014513D" w:rsidRPr="00903DBA">
        <w:rPr>
          <w:rStyle w:val="KeyWord0"/>
          <w:highlight w:val="white"/>
        </w:rPr>
        <w:t>C</w:t>
      </w:r>
      <w:r w:rsidR="003E6819" w:rsidRPr="00903DBA">
        <w:rPr>
          <w:rStyle w:val="KeyWord0"/>
          <w:highlight w:val="white"/>
        </w:rPr>
        <w:t>urrent</w:t>
      </w:r>
      <w:r w:rsidR="0014513D" w:rsidRPr="00903DBA">
        <w:rPr>
          <w:rStyle w:val="KeyWord0"/>
          <w:highlight w:val="white"/>
        </w:rPr>
        <w:t>F</w:t>
      </w:r>
      <w:r w:rsidR="003E6819" w:rsidRPr="00903DBA">
        <w:rPr>
          <w:rStyle w:val="KeyWord0"/>
          <w:highlight w:val="white"/>
        </w:rPr>
        <w:t>unction</w:t>
      </w:r>
      <w:r w:rsidR="003E6819" w:rsidRPr="00903DBA">
        <w:rPr>
          <w:highlight w:val="white"/>
        </w:rPr>
        <w:t xml:space="preserve"> is null.</w:t>
      </w:r>
    </w:p>
    <w:p w14:paraId="22B4F7D2" w14:textId="77777777" w:rsidR="006C1DAB" w:rsidRPr="00903DBA" w:rsidRDefault="006C1DAB" w:rsidP="006C1DAB">
      <w:pPr>
        <w:pStyle w:val="Code"/>
        <w:rPr>
          <w:highlight w:val="white"/>
        </w:rPr>
      </w:pPr>
      <w:r w:rsidRPr="00903DBA">
        <w:rPr>
          <w:highlight w:val="white"/>
        </w:rPr>
        <w:t xml:space="preserve">    public static SymbolTable CurrentTable = null;</w:t>
      </w:r>
    </w:p>
    <w:p w14:paraId="1393F9E0" w14:textId="77777777" w:rsidR="006C1DAB" w:rsidRPr="00903DBA" w:rsidRDefault="006C1DAB" w:rsidP="006C1DAB">
      <w:pPr>
        <w:pStyle w:val="Code"/>
        <w:rPr>
          <w:highlight w:val="white"/>
        </w:rPr>
      </w:pPr>
      <w:r w:rsidRPr="00903DBA">
        <w:rPr>
          <w:highlight w:val="white"/>
        </w:rPr>
        <w:t xml:space="preserve">    public static Symbol CurrentFunction = null;</w:t>
      </w:r>
    </w:p>
    <w:p w14:paraId="3143416F" w14:textId="031061A0" w:rsidR="00872364" w:rsidRPr="00903DBA" w:rsidRDefault="00B52224" w:rsidP="00323ED4">
      <w:pPr>
        <w:rPr>
          <w:highlight w:val="white"/>
        </w:rPr>
      </w:pPr>
      <w:r w:rsidRPr="00903DBA">
        <w:rPr>
          <w:rStyle w:val="KeyWord0"/>
          <w:highlight w:val="white"/>
        </w:rPr>
        <w:t>GlobalS</w:t>
      </w:r>
      <w:r w:rsidR="00872364" w:rsidRPr="00903DBA">
        <w:rPr>
          <w:rStyle w:val="KeyWord0"/>
          <w:highlight w:val="white"/>
        </w:rPr>
        <w:t>tatic</w:t>
      </w:r>
      <w:r w:rsidR="006F324F" w:rsidRPr="00903DBA">
        <w:rPr>
          <w:rStyle w:val="KeyWord0"/>
          <w:highlight w:val="white"/>
        </w:rPr>
        <w:t>S</w:t>
      </w:r>
      <w:r w:rsidR="00872364" w:rsidRPr="00903DBA">
        <w:rPr>
          <w:rStyle w:val="KeyWord0"/>
          <w:highlight w:val="white"/>
        </w:rPr>
        <w:t>et</w:t>
      </w:r>
      <w:r w:rsidR="00872364" w:rsidRPr="00903DBA">
        <w:rPr>
          <w:highlight w:val="white"/>
        </w:rPr>
        <w:t xml:space="preserve"> holds all static symbols. </w:t>
      </w:r>
      <w:r w:rsidR="00D846BE" w:rsidRPr="00903DBA">
        <w:rPr>
          <w:highlight w:val="white"/>
        </w:rPr>
        <w:t>S</w:t>
      </w:r>
      <w:r w:rsidR="00872364" w:rsidRPr="00903DBA">
        <w:rPr>
          <w:highlight w:val="white"/>
        </w:rPr>
        <w:t>ymbol</w:t>
      </w:r>
      <w:r w:rsidR="00D846BE" w:rsidRPr="00903DBA">
        <w:rPr>
          <w:highlight w:val="white"/>
        </w:rPr>
        <w:t>s</w:t>
      </w:r>
      <w:r w:rsidR="00872364" w:rsidRPr="00903DBA">
        <w:rPr>
          <w:highlight w:val="white"/>
        </w:rPr>
        <w:t xml:space="preserve"> of static, extern, or typedef storage are not given an offset, since they ar</w:t>
      </w:r>
      <w:r w:rsidR="006C1DAB" w:rsidRPr="00903DBA">
        <w:rPr>
          <w:highlight w:val="white"/>
        </w:rPr>
        <w:t>e</w:t>
      </w:r>
      <w:r w:rsidR="00872364" w:rsidRPr="00903DBA">
        <w:rPr>
          <w:highlight w:val="white"/>
        </w:rPr>
        <w:t xml:space="preserve"> not stored at the activation record</w:t>
      </w:r>
      <w:r w:rsidR="00D846BE" w:rsidRPr="00903DBA">
        <w:rPr>
          <w:highlight w:val="white"/>
        </w:rPr>
        <w:t xml:space="preserve"> in runtime.</w:t>
      </w:r>
    </w:p>
    <w:p w14:paraId="52A317CE" w14:textId="5A4116C9" w:rsidR="006C1DAB" w:rsidRPr="00903DBA" w:rsidRDefault="006C1DAB" w:rsidP="006C1DAB">
      <w:pPr>
        <w:pStyle w:val="Code"/>
        <w:rPr>
          <w:highlight w:val="white"/>
        </w:rPr>
      </w:pPr>
      <w:r w:rsidRPr="00903DBA">
        <w:rPr>
          <w:highlight w:val="white"/>
        </w:rPr>
        <w:t xml:space="preserve">    public static ISet&lt;StaticSymbol&gt; </w:t>
      </w:r>
      <w:r w:rsidR="009B0753" w:rsidRPr="00903DBA">
        <w:rPr>
          <w:highlight w:val="white"/>
        </w:rPr>
        <w:t>GlobalStaticSet</w:t>
      </w:r>
      <w:r w:rsidR="00E4437D" w:rsidRPr="00903DBA">
        <w:rPr>
          <w:highlight w:val="white"/>
        </w:rPr>
        <w:t>;</w:t>
      </w:r>
    </w:p>
    <w:p w14:paraId="09661F77" w14:textId="77777777" w:rsidR="006D6DA7" w:rsidRPr="00903DBA" w:rsidRDefault="006D6DA7" w:rsidP="006D6DA7">
      <w:pPr>
        <w:pStyle w:val="Code"/>
        <w:rPr>
          <w:highlight w:val="white"/>
        </w:rPr>
      </w:pPr>
      <w:r w:rsidRPr="00903DBA">
        <w:rPr>
          <w:highlight w:val="white"/>
        </w:rPr>
        <w:t xml:space="preserve">    public static StaticSymbolLinux InitSymbol, ArgsSymbol;</w:t>
      </w:r>
    </w:p>
    <w:p w14:paraId="694E9C79" w14:textId="06A65EB4" w:rsidR="008F5511" w:rsidRPr="00903DBA" w:rsidRDefault="00323ED4" w:rsidP="00323ED4">
      <w:pPr>
        <w:rPr>
          <w:highlight w:val="white"/>
        </w:rPr>
      </w:pPr>
      <w:r w:rsidRPr="00903DBA">
        <w:rPr>
          <w:highlight w:val="white"/>
        </w:rPr>
        <w:t xml:space="preserve">The constructor of the </w:t>
      </w:r>
      <w:r w:rsidRPr="00903DBA">
        <w:rPr>
          <w:rStyle w:val="KeyWord0"/>
          <w:highlight w:val="white"/>
        </w:rPr>
        <w:t>SymbolTable</w:t>
      </w:r>
      <w:r w:rsidRPr="00903DBA">
        <w:rPr>
          <w:highlight w:val="white"/>
        </w:rPr>
        <w:t xml:space="preserve"> class takes the parent table</w:t>
      </w:r>
      <w:r w:rsidR="00637B04" w:rsidRPr="00903DBA">
        <w:rPr>
          <w:highlight w:val="white"/>
        </w:rPr>
        <w:t xml:space="preserve"> (which is null in global space)</w:t>
      </w:r>
      <w:r w:rsidRPr="00903DBA">
        <w:rPr>
          <w:highlight w:val="white"/>
        </w:rPr>
        <w:t xml:space="preserve"> and the scope of the table. </w:t>
      </w:r>
    </w:p>
    <w:p w14:paraId="07D5B417" w14:textId="77777777" w:rsidR="008F5511" w:rsidRPr="00903DBA" w:rsidRDefault="008F5511" w:rsidP="00323ED4">
      <w:pPr>
        <w:pStyle w:val="Code"/>
        <w:rPr>
          <w:highlight w:val="white"/>
        </w:rPr>
      </w:pPr>
      <w:r w:rsidRPr="00903DBA">
        <w:rPr>
          <w:highlight w:val="white"/>
        </w:rPr>
        <w:lastRenderedPageBreak/>
        <w:t xml:space="preserve">    public SymbolTable(SymbolTable parentTable, Scope scope) {</w:t>
      </w:r>
    </w:p>
    <w:p w14:paraId="2C6A7993" w14:textId="77777777" w:rsidR="008F5511" w:rsidRPr="00903DBA" w:rsidRDefault="008F5511" w:rsidP="00323ED4">
      <w:pPr>
        <w:pStyle w:val="Code"/>
        <w:rPr>
          <w:highlight w:val="white"/>
        </w:rPr>
      </w:pPr>
      <w:r w:rsidRPr="00903DBA">
        <w:rPr>
          <w:highlight w:val="white"/>
        </w:rPr>
        <w:t xml:space="preserve">      m_parentTable = parentTable;</w:t>
      </w:r>
    </w:p>
    <w:p w14:paraId="0BC6BE1E" w14:textId="765477EA" w:rsidR="008F5511" w:rsidRPr="00903DBA" w:rsidRDefault="00323ED4" w:rsidP="00323ED4">
      <w:pPr>
        <w:rPr>
          <w:highlight w:val="white"/>
        </w:rPr>
      </w:pPr>
      <w:r w:rsidRPr="00903DBA">
        <w:rPr>
          <w:highlight w:val="white"/>
        </w:rPr>
        <w:t>In case of global scope, we create</w:t>
      </w:r>
      <w:r w:rsidR="00B541AE" w:rsidRPr="00903DBA">
        <w:rPr>
          <w:highlight w:val="white"/>
        </w:rPr>
        <w:t xml:space="preserve"> </w:t>
      </w:r>
      <w:r w:rsidR="005C0B13" w:rsidRPr="00903DBA">
        <w:rPr>
          <w:highlight w:val="white"/>
        </w:rPr>
        <w:t>the global static set</w:t>
      </w:r>
      <w:r w:rsidRPr="00903DBA">
        <w:rPr>
          <w:highlight w:val="white"/>
        </w:rPr>
        <w:t xml:space="preserve">. There is only one table of global scope and one static set </w:t>
      </w:r>
      <w:r w:rsidR="00BE6632" w:rsidRPr="00903DBA">
        <w:rPr>
          <w:highlight w:val="white"/>
        </w:rPr>
        <w:t>in</w:t>
      </w:r>
      <w:r w:rsidRPr="00903DBA">
        <w:rPr>
          <w:highlight w:val="white"/>
        </w:rPr>
        <w:t xml:space="preserve"> each source code file.</w:t>
      </w:r>
      <w:r w:rsidR="008F5511" w:rsidRPr="00903DBA">
        <w:rPr>
          <w:highlight w:val="white"/>
        </w:rPr>
        <w:t xml:space="preserve"> </w:t>
      </w:r>
      <w:r w:rsidRPr="00903DBA">
        <w:rPr>
          <w:highlight w:val="white"/>
        </w:rPr>
        <w:t>In this case we do not need to set the offset field since there are no variables of auto or register storage in global scope.</w:t>
      </w:r>
    </w:p>
    <w:p w14:paraId="627843D6" w14:textId="77777777" w:rsidR="008F5511" w:rsidRPr="00903DBA" w:rsidRDefault="008F5511" w:rsidP="00323ED4">
      <w:pPr>
        <w:pStyle w:val="Code"/>
        <w:rPr>
          <w:highlight w:val="white"/>
        </w:rPr>
      </w:pPr>
      <w:r w:rsidRPr="00903DBA">
        <w:rPr>
          <w:highlight w:val="white"/>
        </w:rPr>
        <w:t xml:space="preserve">      switch (m_scope = scope) {</w:t>
      </w:r>
    </w:p>
    <w:p w14:paraId="3ACF58C3" w14:textId="77777777" w:rsidR="008F5511" w:rsidRPr="00903DBA" w:rsidRDefault="008F5511" w:rsidP="00323ED4">
      <w:pPr>
        <w:pStyle w:val="Code"/>
        <w:rPr>
          <w:highlight w:val="white"/>
        </w:rPr>
      </w:pPr>
      <w:r w:rsidRPr="00903DBA">
        <w:rPr>
          <w:highlight w:val="white"/>
        </w:rPr>
        <w:t xml:space="preserve">        case Scope.Global:</w:t>
      </w:r>
    </w:p>
    <w:p w14:paraId="3F8CF985" w14:textId="11C413CF" w:rsidR="008F5511" w:rsidRPr="00903DBA" w:rsidRDefault="00D4186A" w:rsidP="00323ED4">
      <w:pPr>
        <w:pStyle w:val="Code"/>
        <w:rPr>
          <w:highlight w:val="white"/>
        </w:rPr>
      </w:pPr>
      <w:r w:rsidRPr="00903DBA">
        <w:rPr>
          <w:highlight w:val="white"/>
        </w:rPr>
        <w:t xml:space="preserve">          </w:t>
      </w:r>
      <w:r w:rsidR="009B0753" w:rsidRPr="00903DBA">
        <w:rPr>
          <w:highlight w:val="white"/>
        </w:rPr>
        <w:t>GlobalStaticSet</w:t>
      </w:r>
      <w:r w:rsidR="008F5511" w:rsidRPr="00903DBA">
        <w:rPr>
          <w:highlight w:val="white"/>
        </w:rPr>
        <w:t xml:space="preserve"> = new HashSet&lt;StaticSymbol&gt;();</w:t>
      </w:r>
    </w:p>
    <w:p w14:paraId="7CD679FB" w14:textId="5C2CEE20" w:rsidR="00D4186A" w:rsidRPr="00903DBA" w:rsidRDefault="00D4186A" w:rsidP="00323ED4">
      <w:pPr>
        <w:pStyle w:val="Code"/>
        <w:rPr>
          <w:highlight w:val="white"/>
        </w:rPr>
      </w:pPr>
      <w:r w:rsidRPr="00903DBA">
        <w:rPr>
          <w:highlight w:val="white"/>
        </w:rPr>
        <w:t xml:space="preserve">          InitSymbol = ArgsSymbol = null; </w:t>
      </w:r>
    </w:p>
    <w:p w14:paraId="1E4D4480" w14:textId="77777777" w:rsidR="008F5511" w:rsidRPr="00903DBA" w:rsidRDefault="008F5511" w:rsidP="00323ED4">
      <w:pPr>
        <w:pStyle w:val="Code"/>
        <w:rPr>
          <w:highlight w:val="white"/>
        </w:rPr>
      </w:pPr>
      <w:r w:rsidRPr="00903DBA">
        <w:rPr>
          <w:highlight w:val="white"/>
        </w:rPr>
        <w:t xml:space="preserve">          break;</w:t>
      </w:r>
    </w:p>
    <w:p w14:paraId="1549AC88" w14:textId="31B067E2" w:rsidR="008F5511" w:rsidRPr="00903DBA" w:rsidRDefault="00323ED4" w:rsidP="00323ED4">
      <w:pPr>
        <w:rPr>
          <w:highlight w:val="white"/>
        </w:rPr>
      </w:pPr>
      <w:r w:rsidRPr="00903DBA">
        <w:rPr>
          <w:highlight w:val="white"/>
        </w:rPr>
        <w:t>In case of struct of union scope, the current offset is initialized to zero.</w:t>
      </w:r>
    </w:p>
    <w:p w14:paraId="466CA291" w14:textId="77777777" w:rsidR="008F5511" w:rsidRPr="00903DBA" w:rsidRDefault="008F5511" w:rsidP="00323ED4">
      <w:pPr>
        <w:pStyle w:val="Code"/>
        <w:rPr>
          <w:highlight w:val="white"/>
        </w:rPr>
      </w:pPr>
      <w:r w:rsidRPr="00903DBA">
        <w:rPr>
          <w:highlight w:val="white"/>
        </w:rPr>
        <w:t xml:space="preserve">        case Scope.Struct:</w:t>
      </w:r>
    </w:p>
    <w:p w14:paraId="50A56140" w14:textId="77777777" w:rsidR="008F5511" w:rsidRPr="00903DBA" w:rsidRDefault="008F5511" w:rsidP="00323ED4">
      <w:pPr>
        <w:pStyle w:val="Code"/>
        <w:rPr>
          <w:highlight w:val="white"/>
        </w:rPr>
      </w:pPr>
      <w:r w:rsidRPr="00903DBA">
        <w:rPr>
          <w:highlight w:val="white"/>
        </w:rPr>
        <w:t xml:space="preserve">        case Scope.Union:</w:t>
      </w:r>
    </w:p>
    <w:p w14:paraId="7390C683" w14:textId="21C7A82E"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0;</w:t>
      </w:r>
    </w:p>
    <w:p w14:paraId="141C8FDF" w14:textId="77777777" w:rsidR="008F5511" w:rsidRPr="00903DBA" w:rsidRDefault="008F5511" w:rsidP="00323ED4">
      <w:pPr>
        <w:pStyle w:val="Code"/>
        <w:rPr>
          <w:highlight w:val="white"/>
        </w:rPr>
      </w:pPr>
      <w:r w:rsidRPr="00903DBA">
        <w:rPr>
          <w:highlight w:val="white"/>
        </w:rPr>
        <w:t xml:space="preserve">          break;</w:t>
      </w:r>
    </w:p>
    <w:p w14:paraId="032A05DD" w14:textId="64F7DB59" w:rsidR="00323ED4" w:rsidRPr="00903DBA" w:rsidRDefault="00323ED4" w:rsidP="00323ED4">
      <w:pPr>
        <w:rPr>
          <w:highlight w:val="white"/>
        </w:rPr>
      </w:pPr>
      <w:r w:rsidRPr="00903DBA">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sidRPr="00903DBA">
        <w:rPr>
          <w:highlight w:val="white"/>
        </w:rPr>
        <w:t xml:space="preserve">offsets </w:t>
      </w:r>
      <w:r w:rsidRPr="00903DBA">
        <w:rPr>
          <w:highlight w:val="white"/>
        </w:rPr>
        <w:t xml:space="preserve">following </w:t>
      </w:r>
      <w:r w:rsidR="00C04B33" w:rsidRPr="00903DBA">
        <w:rPr>
          <w:highlight w:val="white"/>
        </w:rPr>
        <w:t>the initialization.</w:t>
      </w:r>
    </w:p>
    <w:p w14:paraId="6425BC26" w14:textId="77777777" w:rsidR="008F5511" w:rsidRPr="00903DBA" w:rsidRDefault="008F5511" w:rsidP="00323ED4">
      <w:pPr>
        <w:pStyle w:val="Code"/>
        <w:rPr>
          <w:highlight w:val="white"/>
        </w:rPr>
      </w:pPr>
      <w:r w:rsidRPr="00903DBA">
        <w:rPr>
          <w:highlight w:val="white"/>
        </w:rPr>
        <w:t xml:space="preserve">        case Scope.Function:</w:t>
      </w:r>
    </w:p>
    <w:p w14:paraId="16AFF2C5" w14:textId="20493F21"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FunctionHeaderSize;</w:t>
      </w:r>
    </w:p>
    <w:p w14:paraId="770137CB" w14:textId="77777777" w:rsidR="008F5511" w:rsidRPr="00903DBA" w:rsidRDefault="008F5511" w:rsidP="00323ED4">
      <w:pPr>
        <w:pStyle w:val="Code"/>
        <w:rPr>
          <w:highlight w:val="white"/>
        </w:rPr>
      </w:pPr>
      <w:r w:rsidRPr="00903DBA">
        <w:rPr>
          <w:highlight w:val="white"/>
        </w:rPr>
        <w:t xml:space="preserve">          break;</w:t>
      </w:r>
    </w:p>
    <w:p w14:paraId="04C66AD9" w14:textId="11A2E3E4" w:rsidR="008F5511" w:rsidRPr="00903DBA" w:rsidRDefault="006C2E62" w:rsidP="006C2E62">
      <w:pPr>
        <w:rPr>
          <w:highlight w:val="white"/>
        </w:rPr>
      </w:pPr>
      <w:r w:rsidRPr="00903DBA">
        <w:rPr>
          <w:highlight w:val="white"/>
        </w:rPr>
        <w:t xml:space="preserve">In case of block scope, </w:t>
      </w:r>
      <w:r w:rsidR="00B72F5A" w:rsidRPr="00903DBA">
        <w:rPr>
          <w:highlight w:val="white"/>
        </w:rPr>
        <w:t xml:space="preserve">the current offset is initialized to the current offset of its parent table. When the parsing leaves a block the parent table </w:t>
      </w:r>
      <w:r w:rsidR="009246C6" w:rsidRPr="00903DBA">
        <w:rPr>
          <w:highlight w:val="white"/>
        </w:rPr>
        <w:t xml:space="preserve">again </w:t>
      </w:r>
      <w:r w:rsidR="00B72F5A" w:rsidRPr="00903DBA">
        <w:rPr>
          <w:highlight w:val="white"/>
        </w:rPr>
        <w:t>becomes the current table</w:t>
      </w:r>
      <w:r w:rsidR="00DC70AB" w:rsidRPr="00903DBA">
        <w:rPr>
          <w:highlight w:val="white"/>
        </w:rPr>
        <w:t xml:space="preserve">, and a following block is </w:t>
      </w:r>
      <w:r w:rsidR="00213147" w:rsidRPr="00903DBA">
        <w:rPr>
          <w:highlight w:val="white"/>
        </w:rPr>
        <w:t xml:space="preserve">again </w:t>
      </w:r>
      <w:r w:rsidR="00DC70AB" w:rsidRPr="00903DBA">
        <w:rPr>
          <w:highlight w:val="white"/>
        </w:rPr>
        <w:t xml:space="preserve">initialized </w:t>
      </w:r>
      <w:r w:rsidR="00213147" w:rsidRPr="00903DBA">
        <w:rPr>
          <w:highlight w:val="white"/>
        </w:rPr>
        <w:t>to the current offset of the parent table</w:t>
      </w:r>
      <w:r w:rsidR="00B72F5A" w:rsidRPr="00903DBA">
        <w:rPr>
          <w:highlight w:val="white"/>
        </w:rPr>
        <w:t xml:space="preserve">. </w:t>
      </w:r>
      <w:r w:rsidR="009246C6" w:rsidRPr="00903DBA">
        <w:rPr>
          <w:highlight w:val="white"/>
        </w:rPr>
        <w:t>In this way</w:t>
      </w:r>
      <w:r w:rsidR="00C04B33" w:rsidRPr="00903DBA">
        <w:rPr>
          <w:highlight w:val="white"/>
        </w:rPr>
        <w:t>, d</w:t>
      </w:r>
      <w:r w:rsidR="00DC70AB" w:rsidRPr="00903DBA">
        <w:rPr>
          <w:highlight w:val="white"/>
        </w:rPr>
        <w:t>ifferent block</w:t>
      </w:r>
      <w:r w:rsidR="004316D8" w:rsidRPr="00903DBA">
        <w:rPr>
          <w:highlight w:val="white"/>
        </w:rPr>
        <w:t>s</w:t>
      </w:r>
      <w:r w:rsidR="00DC70AB" w:rsidRPr="00903DBA">
        <w:rPr>
          <w:highlight w:val="white"/>
        </w:rPr>
        <w:t xml:space="preserve"> can share the same memory space on the activation record.</w:t>
      </w:r>
    </w:p>
    <w:p w14:paraId="4AFDC34C" w14:textId="77777777" w:rsidR="008F5511" w:rsidRPr="00903DBA" w:rsidRDefault="008F5511" w:rsidP="00323ED4">
      <w:pPr>
        <w:pStyle w:val="Code"/>
        <w:rPr>
          <w:highlight w:val="white"/>
        </w:rPr>
      </w:pPr>
      <w:r w:rsidRPr="00903DBA">
        <w:rPr>
          <w:highlight w:val="white"/>
        </w:rPr>
        <w:t xml:space="preserve">        case Scope.Block:</w:t>
      </w:r>
    </w:p>
    <w:p w14:paraId="043A2ADB" w14:textId="7199E27D"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m_parentTable.</w:t>
      </w:r>
      <w:r w:rsidR="00323ED4" w:rsidRPr="00903DBA">
        <w:rPr>
          <w:highlight w:val="white"/>
        </w:rPr>
        <w:t>m_currentOffset</w:t>
      </w:r>
      <w:r w:rsidRPr="00903DBA">
        <w:rPr>
          <w:highlight w:val="white"/>
        </w:rPr>
        <w:t>;</w:t>
      </w:r>
    </w:p>
    <w:p w14:paraId="468ACAC8" w14:textId="77777777" w:rsidR="008F5511" w:rsidRPr="00903DBA" w:rsidRDefault="008F5511" w:rsidP="00323ED4">
      <w:pPr>
        <w:pStyle w:val="Code"/>
        <w:rPr>
          <w:highlight w:val="white"/>
        </w:rPr>
      </w:pPr>
      <w:r w:rsidRPr="00903DBA">
        <w:rPr>
          <w:highlight w:val="white"/>
        </w:rPr>
        <w:t xml:space="preserve">          break;</w:t>
      </w:r>
    </w:p>
    <w:p w14:paraId="55922F79" w14:textId="77777777" w:rsidR="008F5511" w:rsidRPr="00903DBA" w:rsidRDefault="008F5511" w:rsidP="00323ED4">
      <w:pPr>
        <w:pStyle w:val="Code"/>
        <w:rPr>
          <w:highlight w:val="white"/>
        </w:rPr>
      </w:pPr>
      <w:r w:rsidRPr="00903DBA">
        <w:rPr>
          <w:highlight w:val="white"/>
        </w:rPr>
        <w:t xml:space="preserve">      }</w:t>
      </w:r>
    </w:p>
    <w:p w14:paraId="64342679" w14:textId="77777777" w:rsidR="008F5511" w:rsidRPr="00903DBA" w:rsidRDefault="008F5511" w:rsidP="00323ED4">
      <w:pPr>
        <w:pStyle w:val="Code"/>
        <w:rPr>
          <w:highlight w:val="white"/>
        </w:rPr>
      </w:pPr>
      <w:r w:rsidRPr="00903DBA">
        <w:rPr>
          <w:highlight w:val="white"/>
        </w:rPr>
        <w:t xml:space="preserve">    }</w:t>
      </w:r>
    </w:p>
    <w:p w14:paraId="2B8BAEF7" w14:textId="77777777" w:rsidR="00EF2F26" w:rsidRPr="00903DBA" w:rsidRDefault="00EF2F26" w:rsidP="00323ED4">
      <w:pPr>
        <w:pStyle w:val="Code"/>
        <w:rPr>
          <w:highlight w:val="white"/>
        </w:rPr>
      </w:pPr>
    </w:p>
    <w:p w14:paraId="16BF7C80" w14:textId="13291EB5" w:rsidR="008F5511" w:rsidRPr="00903DBA" w:rsidRDefault="008F5511" w:rsidP="00323ED4">
      <w:pPr>
        <w:pStyle w:val="Code"/>
        <w:rPr>
          <w:highlight w:val="white"/>
        </w:rPr>
      </w:pPr>
      <w:r w:rsidRPr="00903DBA">
        <w:rPr>
          <w:highlight w:val="white"/>
        </w:rPr>
        <w:t xml:space="preserve">    public Scope Scope {</w:t>
      </w:r>
    </w:p>
    <w:p w14:paraId="4B17E5A9" w14:textId="77777777" w:rsidR="008F5511" w:rsidRPr="00903DBA" w:rsidRDefault="008F5511" w:rsidP="00323ED4">
      <w:pPr>
        <w:pStyle w:val="Code"/>
        <w:rPr>
          <w:highlight w:val="white"/>
        </w:rPr>
      </w:pPr>
      <w:r w:rsidRPr="00903DBA">
        <w:rPr>
          <w:highlight w:val="white"/>
        </w:rPr>
        <w:t xml:space="preserve">      get { return m_scope; }</w:t>
      </w:r>
    </w:p>
    <w:p w14:paraId="6ED24FD8" w14:textId="77777777" w:rsidR="008F5511" w:rsidRPr="00903DBA" w:rsidRDefault="008F5511" w:rsidP="00323ED4">
      <w:pPr>
        <w:pStyle w:val="Code"/>
        <w:rPr>
          <w:highlight w:val="white"/>
        </w:rPr>
      </w:pPr>
      <w:r w:rsidRPr="00903DBA">
        <w:rPr>
          <w:highlight w:val="white"/>
        </w:rPr>
        <w:t xml:space="preserve">    }</w:t>
      </w:r>
    </w:p>
    <w:p w14:paraId="154E0E4D" w14:textId="77777777" w:rsidR="008F5511" w:rsidRPr="00903DBA" w:rsidRDefault="008F5511" w:rsidP="00323ED4">
      <w:pPr>
        <w:pStyle w:val="Code"/>
        <w:rPr>
          <w:highlight w:val="white"/>
        </w:rPr>
      </w:pPr>
    </w:p>
    <w:p w14:paraId="6E876B20" w14:textId="77777777" w:rsidR="008F5511" w:rsidRPr="00903DBA" w:rsidRDefault="008F5511" w:rsidP="00323ED4">
      <w:pPr>
        <w:pStyle w:val="Code"/>
        <w:rPr>
          <w:highlight w:val="white"/>
        </w:rPr>
      </w:pPr>
      <w:r w:rsidRPr="00903DBA">
        <w:rPr>
          <w:highlight w:val="white"/>
        </w:rPr>
        <w:t xml:space="preserve">    public SymbolTable ParentTable {</w:t>
      </w:r>
    </w:p>
    <w:p w14:paraId="5A76EF58" w14:textId="38B0C980" w:rsidR="008F5511" w:rsidRPr="00903DBA" w:rsidRDefault="008F5511" w:rsidP="00323ED4">
      <w:pPr>
        <w:pStyle w:val="Code"/>
        <w:rPr>
          <w:highlight w:val="white"/>
        </w:rPr>
      </w:pPr>
      <w:r w:rsidRPr="00903DBA">
        <w:rPr>
          <w:highlight w:val="white"/>
        </w:rPr>
        <w:t xml:space="preserve">      get {</w:t>
      </w:r>
      <w:r w:rsidR="00146475" w:rsidRPr="00903DBA">
        <w:rPr>
          <w:highlight w:val="white"/>
        </w:rPr>
        <w:t xml:space="preserve"> </w:t>
      </w:r>
      <w:r w:rsidRPr="00903DBA">
        <w:rPr>
          <w:highlight w:val="white"/>
        </w:rPr>
        <w:t>return m_parentTable; }</w:t>
      </w:r>
    </w:p>
    <w:p w14:paraId="1FC8E607" w14:textId="77777777" w:rsidR="008F5511" w:rsidRPr="00903DBA" w:rsidRDefault="008F5511" w:rsidP="00323ED4">
      <w:pPr>
        <w:pStyle w:val="Code"/>
        <w:rPr>
          <w:highlight w:val="white"/>
        </w:rPr>
      </w:pPr>
      <w:r w:rsidRPr="00903DBA">
        <w:rPr>
          <w:highlight w:val="white"/>
        </w:rPr>
        <w:t xml:space="preserve">    }</w:t>
      </w:r>
    </w:p>
    <w:p w14:paraId="792D52F6" w14:textId="77777777" w:rsidR="008F5511" w:rsidRPr="00903DBA" w:rsidRDefault="008F5511" w:rsidP="00323ED4">
      <w:pPr>
        <w:pStyle w:val="Code"/>
        <w:rPr>
          <w:highlight w:val="white"/>
        </w:rPr>
      </w:pPr>
    </w:p>
    <w:p w14:paraId="5AD49EF4" w14:textId="77777777" w:rsidR="008F5511" w:rsidRPr="00903DBA" w:rsidRDefault="008F5511" w:rsidP="00323ED4">
      <w:pPr>
        <w:pStyle w:val="Code"/>
        <w:rPr>
          <w:highlight w:val="white"/>
        </w:rPr>
      </w:pPr>
      <w:r w:rsidRPr="00903DBA">
        <w:rPr>
          <w:highlight w:val="white"/>
        </w:rPr>
        <w:t xml:space="preserve">    public IDictionary&lt;string,Symbol&gt; EntryMap {</w:t>
      </w:r>
    </w:p>
    <w:p w14:paraId="29E2CC96" w14:textId="77777777" w:rsidR="008F5511" w:rsidRPr="00903DBA" w:rsidRDefault="008F5511" w:rsidP="00323ED4">
      <w:pPr>
        <w:pStyle w:val="Code"/>
        <w:rPr>
          <w:highlight w:val="white"/>
        </w:rPr>
      </w:pPr>
      <w:r w:rsidRPr="00903DBA">
        <w:rPr>
          <w:highlight w:val="white"/>
        </w:rPr>
        <w:t xml:space="preserve">      get { return m_entryMap; }</w:t>
      </w:r>
    </w:p>
    <w:p w14:paraId="7CCF5714" w14:textId="77777777" w:rsidR="008F5511" w:rsidRPr="00903DBA" w:rsidRDefault="008F5511" w:rsidP="00323ED4">
      <w:pPr>
        <w:pStyle w:val="Code"/>
        <w:rPr>
          <w:highlight w:val="white"/>
        </w:rPr>
      </w:pPr>
      <w:r w:rsidRPr="00903DBA">
        <w:rPr>
          <w:highlight w:val="white"/>
        </w:rPr>
        <w:t xml:space="preserve">    }</w:t>
      </w:r>
    </w:p>
    <w:p w14:paraId="7B9F1002" w14:textId="77777777" w:rsidR="00C57428" w:rsidRPr="00903DBA" w:rsidRDefault="00C57428" w:rsidP="00C57428">
      <w:pPr>
        <w:pStyle w:val="Code"/>
        <w:rPr>
          <w:highlight w:val="white"/>
        </w:rPr>
      </w:pPr>
    </w:p>
    <w:p w14:paraId="2036101F" w14:textId="77777777" w:rsidR="00C57428" w:rsidRPr="00903DBA" w:rsidRDefault="00C57428" w:rsidP="00C57428">
      <w:pPr>
        <w:pStyle w:val="Code"/>
        <w:rPr>
          <w:highlight w:val="white"/>
        </w:rPr>
      </w:pPr>
      <w:r w:rsidRPr="00903DBA">
        <w:rPr>
          <w:highlight w:val="white"/>
        </w:rPr>
        <w:t xml:space="preserve">    public List&lt;Symbol&gt; EntryList {</w:t>
      </w:r>
    </w:p>
    <w:p w14:paraId="551529C9" w14:textId="77777777" w:rsidR="00C57428" w:rsidRPr="00903DBA" w:rsidRDefault="00C57428" w:rsidP="00C57428">
      <w:pPr>
        <w:pStyle w:val="Code"/>
        <w:rPr>
          <w:highlight w:val="white"/>
        </w:rPr>
      </w:pPr>
      <w:r w:rsidRPr="00903DBA">
        <w:rPr>
          <w:highlight w:val="white"/>
        </w:rPr>
        <w:t xml:space="preserve">      get { return m_entryList; }</w:t>
      </w:r>
    </w:p>
    <w:p w14:paraId="27F0EA86" w14:textId="77777777" w:rsidR="00C57428" w:rsidRPr="00903DBA" w:rsidRDefault="00C57428" w:rsidP="00C57428">
      <w:pPr>
        <w:pStyle w:val="Code"/>
        <w:rPr>
          <w:highlight w:val="white"/>
        </w:rPr>
      </w:pPr>
      <w:r w:rsidRPr="00903DBA">
        <w:rPr>
          <w:highlight w:val="white"/>
        </w:rPr>
        <w:t xml:space="preserve">    }</w:t>
      </w:r>
    </w:p>
    <w:p w14:paraId="394C8A22" w14:textId="77777777" w:rsidR="008F5511" w:rsidRPr="00903DBA" w:rsidRDefault="008F5511" w:rsidP="00C57428">
      <w:pPr>
        <w:pStyle w:val="Code"/>
        <w:rPr>
          <w:highlight w:val="white"/>
        </w:rPr>
      </w:pPr>
    </w:p>
    <w:p w14:paraId="485C1B89" w14:textId="77777777" w:rsidR="008F5511" w:rsidRPr="00903DBA" w:rsidRDefault="008F5511" w:rsidP="00323ED4">
      <w:pPr>
        <w:pStyle w:val="Code"/>
        <w:rPr>
          <w:highlight w:val="white"/>
        </w:rPr>
      </w:pPr>
      <w:r w:rsidRPr="00903DBA">
        <w:rPr>
          <w:highlight w:val="white"/>
        </w:rPr>
        <w:t xml:space="preserve">    public int CurrentOffset {</w:t>
      </w:r>
    </w:p>
    <w:p w14:paraId="109920CD" w14:textId="133A067A" w:rsidR="008F5511" w:rsidRPr="00903DBA" w:rsidRDefault="008F5511" w:rsidP="00323ED4">
      <w:pPr>
        <w:pStyle w:val="Code"/>
        <w:rPr>
          <w:highlight w:val="white"/>
        </w:rPr>
      </w:pPr>
      <w:r w:rsidRPr="00903DBA">
        <w:rPr>
          <w:highlight w:val="white"/>
        </w:rPr>
        <w:t xml:space="preserve">      get { return </w:t>
      </w:r>
      <w:r w:rsidR="00323ED4" w:rsidRPr="00903DBA">
        <w:rPr>
          <w:highlight w:val="white"/>
        </w:rPr>
        <w:t>m_currentOffset</w:t>
      </w:r>
      <w:r w:rsidRPr="00903DBA">
        <w:rPr>
          <w:highlight w:val="white"/>
        </w:rPr>
        <w:t>; }</w:t>
      </w:r>
    </w:p>
    <w:p w14:paraId="5D8C1DA1" w14:textId="77777777" w:rsidR="008F5511" w:rsidRPr="00903DBA" w:rsidRDefault="008F5511" w:rsidP="00323ED4">
      <w:pPr>
        <w:pStyle w:val="Code"/>
        <w:rPr>
          <w:highlight w:val="white"/>
        </w:rPr>
      </w:pPr>
      <w:r w:rsidRPr="00903DBA">
        <w:rPr>
          <w:highlight w:val="white"/>
        </w:rPr>
        <w:t xml:space="preserve">    }</w:t>
      </w:r>
    </w:p>
    <w:p w14:paraId="63599C6D" w14:textId="0EB7D420" w:rsidR="008F5511" w:rsidRPr="00903DBA" w:rsidRDefault="00BA450C" w:rsidP="00BA450C">
      <w:pPr>
        <w:rPr>
          <w:highlight w:val="white"/>
        </w:rPr>
      </w:pPr>
      <w:r w:rsidRPr="00903DBA">
        <w:rPr>
          <w:highlight w:val="white"/>
        </w:rPr>
        <w:lastRenderedPageBreak/>
        <w:t xml:space="preserve">The </w:t>
      </w:r>
      <w:r w:rsidRPr="00903DBA">
        <w:rPr>
          <w:rStyle w:val="KeyWord0"/>
          <w:highlight w:val="white"/>
        </w:rPr>
        <w:t>AddSymbol</w:t>
      </w:r>
      <w:r w:rsidRPr="00903DBA">
        <w:rPr>
          <w:highlight w:val="white"/>
        </w:rPr>
        <w:t xml:space="preserve"> method adds a symbol to the symbol table.</w:t>
      </w:r>
      <w:r w:rsidR="00F26A09" w:rsidRPr="00903DBA">
        <w:rPr>
          <w:highlight w:val="white"/>
        </w:rPr>
        <w:t xml:space="preserve"> </w:t>
      </w:r>
      <w:r w:rsidR="001876DE" w:rsidRPr="00903DBA">
        <w:rPr>
          <w:highlight w:val="white"/>
        </w:rPr>
        <w:t xml:space="preserve">It </w:t>
      </w:r>
      <w:r w:rsidR="00F26A09" w:rsidRPr="00903DBA">
        <w:rPr>
          <w:highlight w:val="white"/>
        </w:rPr>
        <w:t>is possible to add two symbol</w:t>
      </w:r>
      <w:r w:rsidR="00646941" w:rsidRPr="00903DBA">
        <w:rPr>
          <w:highlight w:val="white"/>
        </w:rPr>
        <w:t>s</w:t>
      </w:r>
      <w:r w:rsidR="00F26A09" w:rsidRPr="00903DBA">
        <w:rPr>
          <w:highlight w:val="white"/>
        </w:rPr>
        <w:t xml:space="preserve"> with the same name</w:t>
      </w:r>
      <w:r w:rsidR="001876DE" w:rsidRPr="00903DBA">
        <w:rPr>
          <w:highlight w:val="white"/>
        </w:rPr>
        <w:t xml:space="preserve"> if </w:t>
      </w:r>
      <w:r w:rsidR="000C5DFA" w:rsidRPr="00903DBA">
        <w:rPr>
          <w:highlight w:val="white"/>
        </w:rPr>
        <w:t xml:space="preserve">they have equal types and </w:t>
      </w:r>
      <w:r w:rsidR="007E4B0B" w:rsidRPr="00903DBA">
        <w:rPr>
          <w:highlight w:val="white"/>
        </w:rPr>
        <w:t>at least one them holds extern storage</w:t>
      </w:r>
      <w:r w:rsidR="000C5DFA" w:rsidRPr="00903DBA">
        <w:rPr>
          <w:highlight w:val="white"/>
        </w:rPr>
        <w:t>.</w:t>
      </w:r>
    </w:p>
    <w:p w14:paraId="21CD9ED1" w14:textId="77777777" w:rsidR="00A63536" w:rsidRPr="00903DBA" w:rsidRDefault="00A63536" w:rsidP="00A63536">
      <w:r w:rsidRPr="00903DBA">
        <w:t>When adding a symbol with a name we have to check a few things:</w:t>
      </w:r>
    </w:p>
    <w:p w14:paraId="68526DCC" w14:textId="77777777" w:rsidR="00A63536" w:rsidRPr="00903DBA" w:rsidRDefault="00A63536" w:rsidP="00477426">
      <w:pPr>
        <w:pStyle w:val="SourceCodeBoxText"/>
        <w:framePr w:wrap="around"/>
      </w:pPr>
      <w:r w:rsidRPr="00903DBA">
        <w:t>If the symbol is extern it cannot be initialized (its value is not-null).</w:t>
      </w:r>
    </w:p>
    <w:p w14:paraId="7FD2F3DC" w14:textId="77777777" w:rsidR="008F5511" w:rsidRPr="00903DBA" w:rsidRDefault="008F5511" w:rsidP="00323ED4">
      <w:pPr>
        <w:pStyle w:val="Code"/>
        <w:rPr>
          <w:highlight w:val="white"/>
        </w:rPr>
      </w:pPr>
      <w:r w:rsidRPr="00903DBA">
        <w:rPr>
          <w:highlight w:val="white"/>
        </w:rPr>
        <w:t xml:space="preserve">    public void AddSymbol(Symbol newSymbol) {</w:t>
      </w:r>
    </w:p>
    <w:p w14:paraId="5AE23F33" w14:textId="77777777" w:rsidR="008F5511" w:rsidRPr="00903DBA" w:rsidRDefault="008F5511" w:rsidP="00323ED4">
      <w:pPr>
        <w:pStyle w:val="Code"/>
        <w:rPr>
          <w:highlight w:val="white"/>
        </w:rPr>
      </w:pPr>
      <w:r w:rsidRPr="00903DBA">
        <w:rPr>
          <w:highlight w:val="white"/>
        </w:rPr>
        <w:t xml:space="preserve">      string name = newSymbol.Name;</w:t>
      </w:r>
    </w:p>
    <w:p w14:paraId="349F602B" w14:textId="1625169F" w:rsidR="008F5511" w:rsidRPr="00903DBA" w:rsidRDefault="002920EC" w:rsidP="002920EC">
      <w:pPr>
        <w:rPr>
          <w:highlight w:val="white"/>
        </w:rPr>
      </w:pPr>
      <w:r w:rsidRPr="00903DBA">
        <w:rPr>
          <w:highlight w:val="white"/>
        </w:rPr>
        <w:t>The name of the symbol may be null in case of unnamed function parameter.</w:t>
      </w:r>
    </w:p>
    <w:p w14:paraId="613926E3" w14:textId="77777777" w:rsidR="008F5511" w:rsidRPr="00903DBA" w:rsidRDefault="008F5511" w:rsidP="00323ED4">
      <w:pPr>
        <w:pStyle w:val="Code"/>
        <w:rPr>
          <w:highlight w:val="white"/>
        </w:rPr>
      </w:pPr>
      <w:r w:rsidRPr="00903DBA">
        <w:rPr>
          <w:highlight w:val="white"/>
        </w:rPr>
        <w:t xml:space="preserve">      if (name != null) {</w:t>
      </w:r>
    </w:p>
    <w:p w14:paraId="6895C76D" w14:textId="77777777" w:rsidR="008F5511" w:rsidRPr="00903DBA" w:rsidRDefault="008F5511" w:rsidP="00323ED4">
      <w:pPr>
        <w:pStyle w:val="Code"/>
        <w:rPr>
          <w:highlight w:val="white"/>
        </w:rPr>
      </w:pPr>
      <w:r w:rsidRPr="00903DBA">
        <w:rPr>
          <w:highlight w:val="white"/>
        </w:rPr>
        <w:t xml:space="preserve">        Symbol oldSymbol;</w:t>
      </w:r>
    </w:p>
    <w:p w14:paraId="7C171B94" w14:textId="384D3D41" w:rsidR="007B1A0F" w:rsidRPr="00903DBA" w:rsidRDefault="007B1A0F" w:rsidP="0087789B">
      <w:pPr>
        <w:rPr>
          <w:highlight w:val="white"/>
        </w:rPr>
      </w:pPr>
      <w:r w:rsidRPr="00903DBA">
        <w:t>We look up the entry list, and if we find another symbol with the same name, we check whether at least one of the symbols is extern and they have equals types.</w:t>
      </w:r>
    </w:p>
    <w:p w14:paraId="7B52370E" w14:textId="77777777" w:rsidR="00A10233" w:rsidRPr="00903DBA" w:rsidRDefault="00A10233" w:rsidP="00A10233">
      <w:pPr>
        <w:pStyle w:val="Code"/>
        <w:rPr>
          <w:highlight w:val="white"/>
        </w:rPr>
      </w:pPr>
      <w:r w:rsidRPr="00903DBA">
        <w:rPr>
          <w:highlight w:val="white"/>
        </w:rPr>
        <w:t xml:space="preserve">        if (m_entryMap.TryGetValue(name, out oldSymbol)) {</w:t>
      </w:r>
    </w:p>
    <w:p w14:paraId="1C16FEA3" w14:textId="77777777" w:rsidR="00A10233" w:rsidRPr="00903DBA" w:rsidRDefault="00A10233" w:rsidP="00A10233">
      <w:pPr>
        <w:pStyle w:val="Code"/>
        <w:rPr>
          <w:highlight w:val="white"/>
        </w:rPr>
      </w:pPr>
      <w:r w:rsidRPr="00903DBA">
        <w:rPr>
          <w:highlight w:val="white"/>
        </w:rPr>
        <w:t xml:space="preserve">          if (oldSymbol.Type.IsFunction() &amp;&amp; newSymbol.Type.IsFunction()) {</w:t>
      </w:r>
    </w:p>
    <w:p w14:paraId="21A2CB83" w14:textId="77777777" w:rsidR="00A10233" w:rsidRPr="00903DBA" w:rsidRDefault="00A10233" w:rsidP="00A10233">
      <w:pPr>
        <w:pStyle w:val="Code"/>
        <w:rPr>
          <w:highlight w:val="white"/>
        </w:rPr>
      </w:pPr>
      <w:r w:rsidRPr="00903DBA">
        <w:rPr>
          <w:highlight w:val="white"/>
        </w:rPr>
        <w:t xml:space="preserve">            Assert.Error(!oldSymbol.FunctionDefinition ||</w:t>
      </w:r>
    </w:p>
    <w:p w14:paraId="0C3319D3" w14:textId="25C68804" w:rsidR="00A10233" w:rsidRPr="00903DBA" w:rsidRDefault="00A10233" w:rsidP="00A10233">
      <w:pPr>
        <w:pStyle w:val="Code"/>
        <w:rPr>
          <w:highlight w:val="white"/>
        </w:rPr>
      </w:pPr>
      <w:r w:rsidRPr="00903DBA">
        <w:rPr>
          <w:highlight w:val="white"/>
        </w:rPr>
        <w:t xml:space="preserve">                         !newSymbol.FunctionDefinition, name,</w:t>
      </w:r>
    </w:p>
    <w:p w14:paraId="05AC5252" w14:textId="0545C240" w:rsidR="00A10233" w:rsidRPr="00903DBA" w:rsidRDefault="00A10233" w:rsidP="00A10233">
      <w:pPr>
        <w:pStyle w:val="Code"/>
        <w:rPr>
          <w:highlight w:val="white"/>
        </w:rPr>
      </w:pPr>
      <w:r w:rsidRPr="00903DBA">
        <w:rPr>
          <w:highlight w:val="white"/>
        </w:rPr>
        <w:t xml:space="preserve">                         Message.Name_already_defined);</w:t>
      </w:r>
    </w:p>
    <w:p w14:paraId="3EDEBA3A" w14:textId="77777777" w:rsidR="00A10233" w:rsidRPr="00903DBA" w:rsidRDefault="00A10233" w:rsidP="00A10233">
      <w:pPr>
        <w:pStyle w:val="Code"/>
        <w:rPr>
          <w:highlight w:val="white"/>
        </w:rPr>
      </w:pPr>
      <w:r w:rsidRPr="00903DBA">
        <w:rPr>
          <w:highlight w:val="white"/>
        </w:rPr>
        <w:t xml:space="preserve">          }</w:t>
      </w:r>
    </w:p>
    <w:p w14:paraId="019B23E2" w14:textId="77777777" w:rsidR="00A10233" w:rsidRPr="00903DBA" w:rsidRDefault="00A10233" w:rsidP="00A10233">
      <w:pPr>
        <w:pStyle w:val="Code"/>
        <w:rPr>
          <w:highlight w:val="white"/>
        </w:rPr>
      </w:pPr>
      <w:r w:rsidRPr="00903DBA">
        <w:rPr>
          <w:highlight w:val="white"/>
        </w:rPr>
        <w:t xml:space="preserve">          else {</w:t>
      </w:r>
    </w:p>
    <w:p w14:paraId="37BC3C4A" w14:textId="77777777" w:rsidR="00A10233" w:rsidRPr="00903DBA" w:rsidRDefault="00A10233" w:rsidP="00A10233">
      <w:pPr>
        <w:pStyle w:val="Code"/>
        <w:rPr>
          <w:highlight w:val="white"/>
        </w:rPr>
      </w:pPr>
      <w:r w:rsidRPr="00903DBA">
        <w:rPr>
          <w:highlight w:val="white"/>
        </w:rPr>
        <w:t xml:space="preserve">            Assert.Error(oldSymbol.IsExtern() || newSymbol.IsExtern(),</w:t>
      </w:r>
    </w:p>
    <w:p w14:paraId="4B61BCA6" w14:textId="77777777" w:rsidR="00A10233" w:rsidRPr="00903DBA" w:rsidRDefault="00A10233" w:rsidP="00A10233">
      <w:pPr>
        <w:pStyle w:val="Code"/>
        <w:rPr>
          <w:highlight w:val="white"/>
        </w:rPr>
      </w:pPr>
      <w:r w:rsidRPr="00903DBA">
        <w:rPr>
          <w:highlight w:val="white"/>
        </w:rPr>
        <w:t xml:space="preserve">                         name, Message.Name_already_defined);</w:t>
      </w:r>
    </w:p>
    <w:p w14:paraId="7F8F0278" w14:textId="77777777" w:rsidR="00A10233" w:rsidRPr="00903DBA" w:rsidRDefault="00A10233" w:rsidP="00A10233">
      <w:pPr>
        <w:pStyle w:val="Code"/>
        <w:rPr>
          <w:highlight w:val="white"/>
        </w:rPr>
      </w:pPr>
      <w:r w:rsidRPr="00903DBA">
        <w:rPr>
          <w:highlight w:val="white"/>
        </w:rPr>
        <w:t xml:space="preserve">          }</w:t>
      </w:r>
    </w:p>
    <w:p w14:paraId="2C5EB174" w14:textId="77777777" w:rsidR="00A10233" w:rsidRPr="00903DBA" w:rsidRDefault="00A10233" w:rsidP="00A10233">
      <w:pPr>
        <w:pStyle w:val="Code"/>
        <w:rPr>
          <w:highlight w:val="white"/>
        </w:rPr>
      </w:pPr>
    </w:p>
    <w:p w14:paraId="47CA6C5B" w14:textId="77777777" w:rsidR="00A10233" w:rsidRPr="00903DBA" w:rsidRDefault="00A10233" w:rsidP="00A10233">
      <w:pPr>
        <w:pStyle w:val="Code"/>
        <w:rPr>
          <w:highlight w:val="white"/>
        </w:rPr>
      </w:pPr>
      <w:r w:rsidRPr="00903DBA">
        <w:rPr>
          <w:highlight w:val="white"/>
        </w:rPr>
        <w:t xml:space="preserve">          Assert.Error(oldSymbol.Type.Equals(newSymbol.Type),</w:t>
      </w:r>
    </w:p>
    <w:p w14:paraId="3BABC842" w14:textId="77777777" w:rsidR="00A10233" w:rsidRPr="00903DBA" w:rsidRDefault="00A10233" w:rsidP="00A10233">
      <w:pPr>
        <w:pStyle w:val="Code"/>
        <w:rPr>
          <w:highlight w:val="white"/>
        </w:rPr>
      </w:pPr>
      <w:r w:rsidRPr="00903DBA">
        <w:rPr>
          <w:highlight w:val="white"/>
        </w:rPr>
        <w:t xml:space="preserve">                       name, Message.Different_types_in_redeclaration);</w:t>
      </w:r>
    </w:p>
    <w:p w14:paraId="13A8D9DC" w14:textId="77777777" w:rsidR="007622BE" w:rsidRPr="00903DBA" w:rsidRDefault="007622BE" w:rsidP="007622BE">
      <w:pPr>
        <w:pStyle w:val="Code"/>
        <w:rPr>
          <w:highlight w:val="white"/>
        </w:rPr>
      </w:pPr>
      <w:r w:rsidRPr="00903DBA">
        <w:rPr>
          <w:highlight w:val="white"/>
        </w:rPr>
        <w:t xml:space="preserve">          m_entryList.Remove(oldSymbol);</w:t>
      </w:r>
    </w:p>
    <w:p w14:paraId="482E66B7" w14:textId="77777777" w:rsidR="00A10233" w:rsidRPr="00903DBA" w:rsidRDefault="00A10233" w:rsidP="00A10233">
      <w:pPr>
        <w:pStyle w:val="Code"/>
        <w:rPr>
          <w:highlight w:val="white"/>
        </w:rPr>
      </w:pPr>
      <w:r w:rsidRPr="00903DBA">
        <w:rPr>
          <w:highlight w:val="white"/>
        </w:rPr>
        <w:t xml:space="preserve">        }</w:t>
      </w:r>
    </w:p>
    <w:p w14:paraId="574A9308" w14:textId="3196CB4E" w:rsidR="008F5511" w:rsidRPr="00903DBA" w:rsidRDefault="00B32EDD" w:rsidP="00B32EDD">
      <w:pPr>
        <w:rPr>
          <w:highlight w:val="white"/>
        </w:rPr>
      </w:pPr>
      <w:r w:rsidRPr="00903DBA">
        <w:rPr>
          <w:highlight w:val="white"/>
        </w:rPr>
        <w:t xml:space="preserve">Either way, we </w:t>
      </w:r>
      <w:r w:rsidR="005E5F8C" w:rsidRPr="00903DBA">
        <w:rPr>
          <w:highlight w:val="white"/>
        </w:rPr>
        <w:t>save the new symbol in the entry map, and overwrite the potential previous symbol with the same name.</w:t>
      </w:r>
    </w:p>
    <w:p w14:paraId="62F770BF" w14:textId="77777777" w:rsidR="008F5511" w:rsidRPr="00903DBA" w:rsidRDefault="008F5511" w:rsidP="00323ED4">
      <w:pPr>
        <w:pStyle w:val="Code"/>
        <w:rPr>
          <w:highlight w:val="white"/>
        </w:rPr>
      </w:pPr>
      <w:r w:rsidRPr="00903DBA">
        <w:rPr>
          <w:highlight w:val="white"/>
        </w:rPr>
        <w:t xml:space="preserve">        m_entryMap[name] = newSymbol;</w:t>
      </w:r>
    </w:p>
    <w:p w14:paraId="137B2C8D" w14:textId="77777777" w:rsidR="00E76215" w:rsidRPr="00903DBA" w:rsidRDefault="00E76215" w:rsidP="00E76215">
      <w:pPr>
        <w:pStyle w:val="Code"/>
        <w:rPr>
          <w:highlight w:val="white"/>
        </w:rPr>
      </w:pPr>
      <w:r w:rsidRPr="00903DBA">
        <w:rPr>
          <w:highlight w:val="white"/>
        </w:rPr>
        <w:t xml:space="preserve">        m_entryList.Add(newSymbol);</w:t>
      </w:r>
    </w:p>
    <w:p w14:paraId="49AD3D3B" w14:textId="77777777" w:rsidR="008F5511" w:rsidRPr="00903DBA" w:rsidRDefault="008F5511" w:rsidP="00323ED4">
      <w:pPr>
        <w:pStyle w:val="Code"/>
        <w:rPr>
          <w:highlight w:val="white"/>
        </w:rPr>
      </w:pPr>
      <w:r w:rsidRPr="00903DBA">
        <w:rPr>
          <w:highlight w:val="white"/>
        </w:rPr>
        <w:t xml:space="preserve">      }</w:t>
      </w:r>
    </w:p>
    <w:p w14:paraId="1612E537" w14:textId="2C0A7B83" w:rsidR="008F5511" w:rsidRPr="00903DBA" w:rsidRDefault="00364207" w:rsidP="00364207">
      <w:pPr>
        <w:rPr>
          <w:highlight w:val="white"/>
        </w:rPr>
      </w:pPr>
      <w:r w:rsidRPr="00903DBA">
        <w:rPr>
          <w:highlight w:val="white"/>
        </w:rPr>
        <w:t>If the variable is auto or register, it shall be given an offset in the activation record</w:t>
      </w:r>
      <w:r w:rsidR="00FA05A8" w:rsidRPr="00903DBA">
        <w:rPr>
          <w:highlight w:val="white"/>
        </w:rPr>
        <w:t>. Unless in union scope, in which each member always ha</w:t>
      </w:r>
      <w:r w:rsidR="008D027F" w:rsidRPr="00903DBA">
        <w:rPr>
          <w:highlight w:val="white"/>
        </w:rPr>
        <w:t>s</w:t>
      </w:r>
      <w:r w:rsidR="00FA05A8" w:rsidRPr="00903DBA">
        <w:rPr>
          <w:highlight w:val="white"/>
        </w:rPr>
        <w:t xml:space="preserve"> offset zero.</w:t>
      </w:r>
    </w:p>
    <w:p w14:paraId="5E745F67" w14:textId="77777777" w:rsidR="003D3E15" w:rsidRPr="00903DBA" w:rsidRDefault="003D3E15" w:rsidP="003D3E15">
      <w:pPr>
        <w:pStyle w:val="Code"/>
        <w:rPr>
          <w:highlight w:val="white"/>
        </w:rPr>
      </w:pPr>
      <w:r w:rsidRPr="00903DBA">
        <w:rPr>
          <w:highlight w:val="white"/>
        </w:rPr>
        <w:t xml:space="preserve">      if (!newSymbol.Type.IsFunction()) {    </w:t>
      </w:r>
    </w:p>
    <w:p w14:paraId="317CDCD1" w14:textId="77777777" w:rsidR="003D3E15" w:rsidRPr="00903DBA" w:rsidRDefault="003D3E15" w:rsidP="003D3E15">
      <w:pPr>
        <w:pStyle w:val="Code"/>
        <w:rPr>
          <w:highlight w:val="white"/>
        </w:rPr>
      </w:pPr>
      <w:r w:rsidRPr="00903DBA">
        <w:rPr>
          <w:highlight w:val="white"/>
        </w:rPr>
        <w:t xml:space="preserve">        if (newSymbol.IsAutoOrRegister()) {</w:t>
      </w:r>
    </w:p>
    <w:p w14:paraId="1E301512" w14:textId="77777777" w:rsidR="003D3E15" w:rsidRPr="00903DBA" w:rsidRDefault="003D3E15" w:rsidP="003D3E15">
      <w:pPr>
        <w:pStyle w:val="Code"/>
        <w:rPr>
          <w:highlight w:val="white"/>
        </w:rPr>
      </w:pPr>
      <w:r w:rsidRPr="00903DBA">
        <w:rPr>
          <w:highlight w:val="white"/>
        </w:rPr>
        <w:t xml:space="preserve">          if (m_scope == Scope.Union) {</w:t>
      </w:r>
    </w:p>
    <w:p w14:paraId="35A51088" w14:textId="77777777" w:rsidR="003D3E15" w:rsidRPr="00903DBA" w:rsidRDefault="003D3E15" w:rsidP="003D3E15">
      <w:pPr>
        <w:pStyle w:val="Code"/>
        <w:rPr>
          <w:highlight w:val="white"/>
        </w:rPr>
      </w:pPr>
      <w:r w:rsidRPr="00903DBA">
        <w:rPr>
          <w:highlight w:val="white"/>
        </w:rPr>
        <w:t xml:space="preserve">            newSymbol.Offset = 0;</w:t>
      </w:r>
    </w:p>
    <w:p w14:paraId="187805B4" w14:textId="77777777" w:rsidR="003D3E15" w:rsidRPr="00903DBA" w:rsidRDefault="003D3E15" w:rsidP="003D3E15">
      <w:pPr>
        <w:pStyle w:val="Code"/>
        <w:rPr>
          <w:highlight w:val="white"/>
        </w:rPr>
      </w:pPr>
      <w:r w:rsidRPr="00903DBA">
        <w:rPr>
          <w:highlight w:val="white"/>
        </w:rPr>
        <w:t xml:space="preserve">          }</w:t>
      </w:r>
    </w:p>
    <w:p w14:paraId="5BC6522A" w14:textId="5A407492" w:rsidR="004E2028" w:rsidRPr="00903DBA" w:rsidRDefault="004E2028" w:rsidP="004E2028">
      <w:pPr>
        <w:rPr>
          <w:highlight w:val="white"/>
        </w:rPr>
      </w:pPr>
      <w:r w:rsidRPr="00903DBA">
        <w:rPr>
          <w:highlight w:val="white"/>
        </w:rPr>
        <w:t>If the new symbol is an enumeration constant item, is shall not be given an offset.</w:t>
      </w:r>
      <w:r w:rsidR="002B403B" w:rsidRPr="00903DBA">
        <w:rPr>
          <w:highlight w:val="white"/>
        </w:rPr>
        <w:t xml:space="preserve"> This is because we do not know at this point </w:t>
      </w:r>
      <w:r w:rsidR="009A0F8C" w:rsidRPr="00903DBA">
        <w:rPr>
          <w:highlight w:val="white"/>
        </w:rPr>
        <w:t xml:space="preserve">if the item holds auto or register scope. </w:t>
      </w:r>
      <w:r w:rsidR="00E50109" w:rsidRPr="00903DBA">
        <w:rPr>
          <w:highlight w:val="white"/>
        </w:rPr>
        <w:t xml:space="preserve">An item is given auto storage from the beginning, but that may change when the </w:t>
      </w:r>
      <w:r w:rsidR="00F34093" w:rsidRPr="00903DBA">
        <w:rPr>
          <w:highlight w:val="white"/>
        </w:rPr>
        <w:t>whole enumeration is given its storage, which is done after the item is stored in the symbol table.</w:t>
      </w:r>
    </w:p>
    <w:p w14:paraId="798C7A82" w14:textId="77777777" w:rsidR="003D3E15" w:rsidRPr="00903DBA" w:rsidRDefault="003D3E15" w:rsidP="003D3E15">
      <w:pPr>
        <w:pStyle w:val="Code"/>
        <w:rPr>
          <w:highlight w:val="white"/>
        </w:rPr>
      </w:pPr>
      <w:r w:rsidRPr="00903DBA">
        <w:rPr>
          <w:highlight w:val="white"/>
        </w:rPr>
        <w:t xml:space="preserve">          else if (!newSymbol.Type.EnumeratorItem) {</w:t>
      </w:r>
    </w:p>
    <w:p w14:paraId="1D44B71A" w14:textId="77777777" w:rsidR="003D3E15" w:rsidRPr="00903DBA" w:rsidRDefault="003D3E15" w:rsidP="003D3E15">
      <w:pPr>
        <w:pStyle w:val="Code"/>
        <w:rPr>
          <w:highlight w:val="white"/>
        </w:rPr>
      </w:pPr>
      <w:r w:rsidRPr="00903DBA">
        <w:rPr>
          <w:highlight w:val="white"/>
        </w:rPr>
        <w:t xml:space="preserve">            newSymbol.Offset = m_currentOffset;</w:t>
      </w:r>
    </w:p>
    <w:p w14:paraId="70312D3F" w14:textId="77777777" w:rsidR="003D3E15" w:rsidRPr="00903DBA" w:rsidRDefault="003D3E15" w:rsidP="003D3E15">
      <w:pPr>
        <w:pStyle w:val="Code"/>
        <w:rPr>
          <w:highlight w:val="white"/>
        </w:rPr>
      </w:pPr>
      <w:r w:rsidRPr="00903DBA">
        <w:rPr>
          <w:highlight w:val="white"/>
        </w:rPr>
        <w:t xml:space="preserve">            m_currentOffset += newSymbol.Type.Size();</w:t>
      </w:r>
    </w:p>
    <w:p w14:paraId="29A1AAB2" w14:textId="77777777" w:rsidR="003D3E15" w:rsidRPr="00903DBA" w:rsidRDefault="003D3E15" w:rsidP="003D3E15">
      <w:pPr>
        <w:pStyle w:val="Code"/>
        <w:rPr>
          <w:highlight w:val="white"/>
        </w:rPr>
      </w:pPr>
      <w:r w:rsidRPr="00903DBA">
        <w:rPr>
          <w:highlight w:val="white"/>
        </w:rPr>
        <w:t xml:space="preserve">          }</w:t>
      </w:r>
    </w:p>
    <w:p w14:paraId="3A1E3C37" w14:textId="77777777" w:rsidR="003D3E15" w:rsidRPr="00903DBA" w:rsidRDefault="003D3E15" w:rsidP="003D3E15">
      <w:pPr>
        <w:pStyle w:val="Code"/>
        <w:rPr>
          <w:highlight w:val="white"/>
        </w:rPr>
      </w:pPr>
      <w:r w:rsidRPr="00903DBA">
        <w:rPr>
          <w:highlight w:val="white"/>
        </w:rPr>
        <w:t xml:space="preserve">        }</w:t>
      </w:r>
    </w:p>
    <w:p w14:paraId="34F8E3BF" w14:textId="77777777" w:rsidR="003D3E15" w:rsidRPr="00903DBA" w:rsidRDefault="003D3E15" w:rsidP="003D3E15">
      <w:pPr>
        <w:pStyle w:val="Code"/>
        <w:rPr>
          <w:highlight w:val="white"/>
        </w:rPr>
      </w:pPr>
      <w:r w:rsidRPr="00903DBA">
        <w:rPr>
          <w:highlight w:val="white"/>
        </w:rPr>
        <w:lastRenderedPageBreak/>
        <w:t xml:space="preserve">      }</w:t>
      </w:r>
    </w:p>
    <w:p w14:paraId="4B45E117" w14:textId="77777777" w:rsidR="003D3E15" w:rsidRPr="00903DBA" w:rsidRDefault="003D3E15" w:rsidP="003D3E15">
      <w:pPr>
        <w:pStyle w:val="Code"/>
        <w:rPr>
          <w:highlight w:val="white"/>
        </w:rPr>
      </w:pPr>
      <w:r w:rsidRPr="00903DBA">
        <w:rPr>
          <w:highlight w:val="white"/>
        </w:rPr>
        <w:t xml:space="preserve">    }</w:t>
      </w:r>
    </w:p>
    <w:p w14:paraId="6F3011DC" w14:textId="1EDBB520" w:rsidR="008F5511" w:rsidRPr="00903DBA" w:rsidRDefault="00E44E65" w:rsidP="00E44E65">
      <w:pPr>
        <w:rPr>
          <w:highlight w:val="white"/>
        </w:rPr>
      </w:pPr>
      <w:r w:rsidRPr="00903DBA">
        <w:rPr>
          <w:highlight w:val="white"/>
        </w:rPr>
        <w:t xml:space="preserve">The </w:t>
      </w:r>
      <w:r w:rsidRPr="00903DBA">
        <w:rPr>
          <w:rStyle w:val="KeyWord0"/>
          <w:highlight w:val="white"/>
        </w:rPr>
        <w:t>SetOffset</w:t>
      </w:r>
      <w:r w:rsidRPr="00903DBA">
        <w:rPr>
          <w:highlight w:val="white"/>
        </w:rPr>
        <w:t xml:space="preserve"> method is called</w:t>
      </w:r>
      <w:r w:rsidR="00356AAF" w:rsidRPr="00903DBA">
        <w:rPr>
          <w:highlight w:val="white"/>
        </w:rPr>
        <w:t xml:space="preserve"> </w:t>
      </w:r>
      <w:r w:rsidRPr="00903DBA">
        <w:rPr>
          <w:highlight w:val="white"/>
        </w:rPr>
        <w:t xml:space="preserve">when an enumeration constant item has </w:t>
      </w:r>
      <w:r w:rsidR="00AC751E" w:rsidRPr="00903DBA">
        <w:rPr>
          <w:highlight w:val="white"/>
        </w:rPr>
        <w:t>finally</w:t>
      </w:r>
      <w:r w:rsidRPr="00903DBA">
        <w:rPr>
          <w:highlight w:val="white"/>
        </w:rPr>
        <w:t xml:space="preserve"> been given auto or register storage.</w:t>
      </w:r>
    </w:p>
    <w:p w14:paraId="222A1B9C" w14:textId="77777777" w:rsidR="008F5511" w:rsidRPr="00903DBA" w:rsidRDefault="008F5511" w:rsidP="00323ED4">
      <w:pPr>
        <w:pStyle w:val="Code"/>
        <w:rPr>
          <w:highlight w:val="white"/>
        </w:rPr>
      </w:pPr>
      <w:r w:rsidRPr="00903DBA">
        <w:rPr>
          <w:highlight w:val="white"/>
        </w:rPr>
        <w:t xml:space="preserve">    public void SetOffset(Symbol symbol) {</w:t>
      </w:r>
    </w:p>
    <w:p w14:paraId="4471FEB9" w14:textId="7A709C1F" w:rsidR="008F5511" w:rsidRPr="00903DBA" w:rsidRDefault="008F5511" w:rsidP="00323ED4">
      <w:pPr>
        <w:pStyle w:val="Code"/>
        <w:rPr>
          <w:highlight w:val="white"/>
        </w:rPr>
      </w:pPr>
      <w:r w:rsidRPr="00903DBA">
        <w:rPr>
          <w:highlight w:val="white"/>
        </w:rPr>
        <w:t xml:space="preserve">      symbol.Offset = </w:t>
      </w:r>
      <w:r w:rsidR="00323ED4" w:rsidRPr="00903DBA">
        <w:rPr>
          <w:highlight w:val="white"/>
        </w:rPr>
        <w:t>m_currentOffset</w:t>
      </w:r>
      <w:r w:rsidRPr="00903DBA">
        <w:rPr>
          <w:highlight w:val="white"/>
        </w:rPr>
        <w:t>;</w:t>
      </w:r>
    </w:p>
    <w:p w14:paraId="6445CAE2" w14:textId="35A815EA"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symbol.Type.Size();</w:t>
      </w:r>
    </w:p>
    <w:p w14:paraId="64852B79" w14:textId="77777777" w:rsidR="008F5511" w:rsidRPr="00903DBA" w:rsidRDefault="008F5511" w:rsidP="00323ED4">
      <w:pPr>
        <w:pStyle w:val="Code"/>
        <w:rPr>
          <w:highlight w:val="white"/>
        </w:rPr>
      </w:pPr>
      <w:r w:rsidRPr="00903DBA">
        <w:rPr>
          <w:highlight w:val="white"/>
        </w:rPr>
        <w:t xml:space="preserve">    }</w:t>
      </w:r>
    </w:p>
    <w:p w14:paraId="63E1A5F5" w14:textId="0E4384FC" w:rsidR="008F5511" w:rsidRPr="00903DBA" w:rsidRDefault="007C17B1" w:rsidP="007C17B1">
      <w:pPr>
        <w:rPr>
          <w:highlight w:val="white"/>
        </w:rPr>
      </w:pPr>
      <w:r w:rsidRPr="00903DBA">
        <w:rPr>
          <w:highlight w:val="white"/>
        </w:rPr>
        <w:t xml:space="preserve">The </w:t>
      </w:r>
      <w:r w:rsidRPr="00903DBA">
        <w:rPr>
          <w:rStyle w:val="KeyWord0"/>
          <w:highlight w:val="white"/>
        </w:rPr>
        <w:t>LookupSymbol</w:t>
      </w:r>
      <w:r w:rsidRPr="00903DBA">
        <w:rPr>
          <w:highlight w:val="white"/>
        </w:rPr>
        <w:t xml:space="preserve"> looks up the symbol with the given in the current symbol table </w:t>
      </w:r>
      <w:r w:rsidR="00C059AB" w:rsidRPr="00903DBA">
        <w:rPr>
          <w:highlight w:val="white"/>
        </w:rPr>
        <w:t xml:space="preserve">and </w:t>
      </w:r>
      <w:r w:rsidRPr="00903DBA">
        <w:rPr>
          <w:highlight w:val="white"/>
        </w:rPr>
        <w:t xml:space="preserve">its parent tables, </w:t>
      </w:r>
      <w:r w:rsidR="000B01AA" w:rsidRPr="00903DBA">
        <w:rPr>
          <w:highlight w:val="white"/>
        </w:rPr>
        <w:t>recursively</w:t>
      </w:r>
      <w:r w:rsidRPr="00903DBA">
        <w:rPr>
          <w:highlight w:val="white"/>
        </w:rPr>
        <w:t>.</w:t>
      </w:r>
      <w:r w:rsidR="00A66A7D" w:rsidRPr="00903DBA">
        <w:rPr>
          <w:highlight w:val="white"/>
        </w:rPr>
        <w:t xml:space="preserve"> </w:t>
      </w:r>
      <w:r w:rsidR="00BD7A51" w:rsidRPr="00903DBA">
        <w:rPr>
          <w:highlight w:val="white"/>
        </w:rPr>
        <w:t xml:space="preserve">If </w:t>
      </w:r>
      <w:r w:rsidR="00C059AB" w:rsidRPr="00903DBA">
        <w:rPr>
          <w:highlight w:val="white"/>
        </w:rPr>
        <w:t xml:space="preserve">no symbol with the given name is </w:t>
      </w:r>
      <w:r w:rsidR="00BD7A51" w:rsidRPr="00903DBA">
        <w:rPr>
          <w:highlight w:val="white"/>
        </w:rPr>
        <w:t xml:space="preserve">found, null is returned. </w:t>
      </w:r>
      <w:r w:rsidR="00A66A7D" w:rsidRPr="00903DBA">
        <w:rPr>
          <w:highlight w:val="white"/>
        </w:rPr>
        <w:t xml:space="preserve">Note that this method looks in the parent tables while </w:t>
      </w:r>
      <w:r w:rsidR="00A66A7D" w:rsidRPr="00903DBA">
        <w:rPr>
          <w:rStyle w:val="KeyWord0"/>
          <w:highlight w:val="white"/>
        </w:rPr>
        <w:t>AddSymbol</w:t>
      </w:r>
      <w:r w:rsidR="00A66A7D" w:rsidRPr="00903DBA">
        <w:rPr>
          <w:highlight w:val="white"/>
        </w:rPr>
        <w:t xml:space="preserve"> only checks for symbols with the same name in the current table.</w:t>
      </w:r>
    </w:p>
    <w:p w14:paraId="62A8A283" w14:textId="77777777" w:rsidR="008F5511" w:rsidRPr="00903DBA" w:rsidRDefault="008F5511" w:rsidP="00323ED4">
      <w:pPr>
        <w:pStyle w:val="Code"/>
        <w:rPr>
          <w:highlight w:val="white"/>
        </w:rPr>
      </w:pPr>
      <w:r w:rsidRPr="00903DBA">
        <w:rPr>
          <w:highlight w:val="white"/>
        </w:rPr>
        <w:t xml:space="preserve">    public Symbol LookupSymbol(string name) {</w:t>
      </w:r>
    </w:p>
    <w:p w14:paraId="7A6F54C0" w14:textId="77777777" w:rsidR="008F5511" w:rsidRPr="00903DBA" w:rsidRDefault="008F5511" w:rsidP="00323ED4">
      <w:pPr>
        <w:pStyle w:val="Code"/>
        <w:rPr>
          <w:highlight w:val="white"/>
        </w:rPr>
      </w:pPr>
      <w:r w:rsidRPr="00903DBA">
        <w:rPr>
          <w:highlight w:val="white"/>
        </w:rPr>
        <w:t xml:space="preserve">      Symbol symbol;</w:t>
      </w:r>
    </w:p>
    <w:p w14:paraId="1C134FCD" w14:textId="77777777" w:rsidR="008F5511" w:rsidRPr="00903DBA" w:rsidRDefault="008F5511" w:rsidP="00323ED4">
      <w:pPr>
        <w:pStyle w:val="Code"/>
        <w:rPr>
          <w:highlight w:val="white"/>
        </w:rPr>
      </w:pPr>
    </w:p>
    <w:p w14:paraId="2BE91D4D" w14:textId="77777777" w:rsidR="008F5511" w:rsidRPr="00903DBA" w:rsidRDefault="008F5511" w:rsidP="00323ED4">
      <w:pPr>
        <w:pStyle w:val="Code"/>
        <w:rPr>
          <w:highlight w:val="white"/>
        </w:rPr>
      </w:pPr>
      <w:r w:rsidRPr="00903DBA">
        <w:rPr>
          <w:highlight w:val="white"/>
        </w:rPr>
        <w:t xml:space="preserve">      if (m_entryMap.TryGetValue(name, out symbol)) {</w:t>
      </w:r>
    </w:p>
    <w:p w14:paraId="47F72712" w14:textId="77777777" w:rsidR="008F5511" w:rsidRPr="00903DBA" w:rsidRDefault="008F5511" w:rsidP="00323ED4">
      <w:pPr>
        <w:pStyle w:val="Code"/>
        <w:rPr>
          <w:highlight w:val="white"/>
        </w:rPr>
      </w:pPr>
      <w:r w:rsidRPr="00903DBA">
        <w:rPr>
          <w:highlight w:val="white"/>
        </w:rPr>
        <w:t xml:space="preserve">        return symbol;</w:t>
      </w:r>
    </w:p>
    <w:p w14:paraId="6FA2C9E2" w14:textId="77777777" w:rsidR="008F5511" w:rsidRPr="00903DBA" w:rsidRDefault="008F5511" w:rsidP="00323ED4">
      <w:pPr>
        <w:pStyle w:val="Code"/>
        <w:rPr>
          <w:highlight w:val="white"/>
        </w:rPr>
      </w:pPr>
      <w:r w:rsidRPr="00903DBA">
        <w:rPr>
          <w:highlight w:val="white"/>
        </w:rPr>
        <w:t xml:space="preserve">      }</w:t>
      </w:r>
    </w:p>
    <w:p w14:paraId="5327D5F7" w14:textId="77777777" w:rsidR="008F5511" w:rsidRPr="00903DBA" w:rsidRDefault="008F5511" w:rsidP="00323ED4">
      <w:pPr>
        <w:pStyle w:val="Code"/>
        <w:rPr>
          <w:highlight w:val="white"/>
        </w:rPr>
      </w:pPr>
      <w:r w:rsidRPr="00903DBA">
        <w:rPr>
          <w:highlight w:val="white"/>
        </w:rPr>
        <w:t xml:space="preserve">      else if (m_parentTable != null) {</w:t>
      </w:r>
    </w:p>
    <w:p w14:paraId="3A48501A" w14:textId="77777777" w:rsidR="008F5511" w:rsidRPr="00903DBA" w:rsidRDefault="008F5511" w:rsidP="00323ED4">
      <w:pPr>
        <w:pStyle w:val="Code"/>
        <w:rPr>
          <w:highlight w:val="white"/>
        </w:rPr>
      </w:pPr>
      <w:r w:rsidRPr="00903DBA">
        <w:rPr>
          <w:highlight w:val="white"/>
        </w:rPr>
        <w:t xml:space="preserve">        return m_parentTable.LookupSymbol(name);</w:t>
      </w:r>
    </w:p>
    <w:p w14:paraId="0335DA74" w14:textId="77777777" w:rsidR="008F5511" w:rsidRPr="00903DBA" w:rsidRDefault="008F5511" w:rsidP="00323ED4">
      <w:pPr>
        <w:pStyle w:val="Code"/>
        <w:rPr>
          <w:highlight w:val="white"/>
        </w:rPr>
      </w:pPr>
      <w:r w:rsidRPr="00903DBA">
        <w:rPr>
          <w:highlight w:val="white"/>
        </w:rPr>
        <w:t xml:space="preserve">      }</w:t>
      </w:r>
    </w:p>
    <w:p w14:paraId="440A41EC" w14:textId="77777777" w:rsidR="008F5511" w:rsidRPr="00903DBA" w:rsidRDefault="008F5511" w:rsidP="00323ED4">
      <w:pPr>
        <w:pStyle w:val="Code"/>
        <w:rPr>
          <w:highlight w:val="white"/>
        </w:rPr>
      </w:pPr>
    </w:p>
    <w:p w14:paraId="588FD3E6" w14:textId="77777777" w:rsidR="008F5511" w:rsidRPr="00903DBA" w:rsidRDefault="008F5511" w:rsidP="00323ED4">
      <w:pPr>
        <w:pStyle w:val="Code"/>
        <w:rPr>
          <w:highlight w:val="white"/>
        </w:rPr>
      </w:pPr>
      <w:r w:rsidRPr="00903DBA">
        <w:rPr>
          <w:highlight w:val="white"/>
        </w:rPr>
        <w:t xml:space="preserve">      return null;</w:t>
      </w:r>
    </w:p>
    <w:p w14:paraId="20C1153E" w14:textId="77777777" w:rsidR="008F5511" w:rsidRPr="00903DBA" w:rsidRDefault="008F5511" w:rsidP="00323ED4">
      <w:pPr>
        <w:pStyle w:val="Code"/>
        <w:rPr>
          <w:highlight w:val="white"/>
        </w:rPr>
      </w:pPr>
      <w:r w:rsidRPr="00903DBA">
        <w:rPr>
          <w:highlight w:val="white"/>
        </w:rPr>
        <w:t xml:space="preserve">    }</w:t>
      </w:r>
    </w:p>
    <w:p w14:paraId="2A58BA93" w14:textId="091212E7" w:rsidR="008F5511" w:rsidRPr="00903DBA" w:rsidRDefault="000B01AA" w:rsidP="000B01AA">
      <w:pPr>
        <w:rPr>
          <w:highlight w:val="white"/>
        </w:rPr>
      </w:pPr>
      <w:r w:rsidRPr="00903DBA">
        <w:rPr>
          <w:highlight w:val="white"/>
        </w:rPr>
        <w:t xml:space="preserve">The </w:t>
      </w:r>
      <w:r w:rsidRPr="00903DBA">
        <w:rPr>
          <w:rStyle w:val="KeyWord0"/>
          <w:highlight w:val="white"/>
        </w:rPr>
        <w:t>AddTag</w:t>
      </w:r>
      <w:r w:rsidRPr="00903DBA">
        <w:rPr>
          <w:highlight w:val="white"/>
        </w:rPr>
        <w:t xml:space="preserve"> method adds a struct</w:t>
      </w:r>
      <w:r w:rsidR="006B7145" w:rsidRPr="00903DBA">
        <w:rPr>
          <w:highlight w:val="white"/>
        </w:rPr>
        <w:t xml:space="preserve"> or</w:t>
      </w:r>
      <w:r w:rsidR="00805899" w:rsidRPr="00903DBA">
        <w:rPr>
          <w:highlight w:val="white"/>
        </w:rPr>
        <w:t xml:space="preserve"> </w:t>
      </w:r>
      <w:r w:rsidRPr="00903DBA">
        <w:rPr>
          <w:highlight w:val="white"/>
        </w:rPr>
        <w:t>union</w:t>
      </w:r>
      <w:r w:rsidR="00805899" w:rsidRPr="00903DBA">
        <w:rPr>
          <w:highlight w:val="white"/>
        </w:rPr>
        <w:t xml:space="preserve"> tag</w:t>
      </w:r>
      <w:r w:rsidRPr="00903DBA">
        <w:rPr>
          <w:highlight w:val="white"/>
        </w:rPr>
        <w:t xml:space="preserve"> to the current symbol table.</w:t>
      </w:r>
      <w:r w:rsidR="00DA68CB" w:rsidRPr="00903DBA">
        <w:rPr>
          <w:highlight w:val="white"/>
        </w:rPr>
        <w:t xml:space="preserve"> It is possible to add a new tag</w:t>
      </w:r>
      <w:r w:rsidR="009929D4" w:rsidRPr="00903DBA">
        <w:rPr>
          <w:highlight w:val="white"/>
        </w:rPr>
        <w:t xml:space="preserve"> </w:t>
      </w:r>
      <w:r w:rsidR="00DA68CB" w:rsidRPr="00903DBA">
        <w:rPr>
          <w:highlight w:val="white"/>
        </w:rPr>
        <w:t xml:space="preserve">with an already </w:t>
      </w:r>
      <w:r w:rsidR="009929D4" w:rsidRPr="00903DBA">
        <w:rPr>
          <w:highlight w:val="white"/>
        </w:rPr>
        <w:t>taken</w:t>
      </w:r>
      <w:r w:rsidR="00DA68CB" w:rsidRPr="00903DBA">
        <w:rPr>
          <w:highlight w:val="white"/>
        </w:rPr>
        <w:t xml:space="preserve"> name. However, in that case, the old and the new tag must have the same sort (they must </w:t>
      </w:r>
      <w:r w:rsidR="009929D4" w:rsidRPr="00903DBA">
        <w:rPr>
          <w:highlight w:val="white"/>
        </w:rPr>
        <w:t xml:space="preserve">be </w:t>
      </w:r>
      <w:r w:rsidR="00DA68CB" w:rsidRPr="00903DBA">
        <w:rPr>
          <w:highlight w:val="white"/>
        </w:rPr>
        <w:t>both struct</w:t>
      </w:r>
      <w:r w:rsidR="009929D4" w:rsidRPr="00903DBA">
        <w:rPr>
          <w:highlight w:val="white"/>
        </w:rPr>
        <w:t>s</w:t>
      </w:r>
      <w:r w:rsidR="00DA68CB" w:rsidRPr="00903DBA">
        <w:rPr>
          <w:highlight w:val="white"/>
        </w:rPr>
        <w:t xml:space="preserve"> or both union</w:t>
      </w:r>
      <w:r w:rsidR="009929D4" w:rsidRPr="00903DBA">
        <w:rPr>
          <w:highlight w:val="white"/>
        </w:rPr>
        <w:t>s</w:t>
      </w:r>
      <w:r w:rsidR="00DA68CB" w:rsidRPr="00903DBA">
        <w:rPr>
          <w:highlight w:val="white"/>
        </w:rPr>
        <w:t>)</w:t>
      </w:r>
      <w:r w:rsidR="004F651F" w:rsidRPr="00903DBA">
        <w:rPr>
          <w:highlight w:val="white"/>
        </w:rPr>
        <w:t xml:space="preserve"> and the member map of at least one of them must be null.</w:t>
      </w:r>
      <w:r w:rsidR="00BF13FB" w:rsidRPr="00903DBA">
        <w:rPr>
          <w:highlight w:val="white"/>
        </w:rPr>
        <w:t xml:space="preserve"> This order is necessary to provide linked lists in C.</w:t>
      </w:r>
    </w:p>
    <w:p w14:paraId="28FA6515" w14:textId="77777777" w:rsidR="008F5511" w:rsidRPr="00903DBA" w:rsidRDefault="008F5511" w:rsidP="00323ED4">
      <w:pPr>
        <w:pStyle w:val="Code"/>
        <w:rPr>
          <w:highlight w:val="white"/>
        </w:rPr>
      </w:pPr>
      <w:r w:rsidRPr="00903DBA">
        <w:rPr>
          <w:highlight w:val="white"/>
        </w:rPr>
        <w:t xml:space="preserve">    public void AddTag(string name, Type newType) {</w:t>
      </w:r>
    </w:p>
    <w:p w14:paraId="29049BA4" w14:textId="77777777" w:rsidR="008F5511" w:rsidRPr="00903DBA" w:rsidRDefault="008F5511" w:rsidP="00323ED4">
      <w:pPr>
        <w:pStyle w:val="Code"/>
        <w:rPr>
          <w:highlight w:val="white"/>
        </w:rPr>
      </w:pPr>
      <w:r w:rsidRPr="00903DBA">
        <w:rPr>
          <w:highlight w:val="white"/>
        </w:rPr>
        <w:t xml:space="preserve">      if (m_tagMap.ContainsKey(name)) {</w:t>
      </w:r>
    </w:p>
    <w:p w14:paraId="30D3A138" w14:textId="77777777" w:rsidR="008F5511" w:rsidRPr="00903DBA" w:rsidRDefault="008F5511" w:rsidP="00323ED4">
      <w:pPr>
        <w:pStyle w:val="Code"/>
        <w:rPr>
          <w:highlight w:val="white"/>
        </w:rPr>
      </w:pPr>
      <w:r w:rsidRPr="00903DBA">
        <w:rPr>
          <w:highlight w:val="white"/>
        </w:rPr>
        <w:t xml:space="preserve">        Type oldType = m_tagMap[name];</w:t>
      </w:r>
    </w:p>
    <w:p w14:paraId="41DCB57D" w14:textId="77777777" w:rsidR="008F5511" w:rsidRPr="00903DBA" w:rsidRDefault="008F5511" w:rsidP="00323ED4">
      <w:pPr>
        <w:pStyle w:val="Code"/>
        <w:rPr>
          <w:highlight w:val="white"/>
        </w:rPr>
      </w:pPr>
      <w:r w:rsidRPr="00903DBA">
        <w:rPr>
          <w:highlight w:val="white"/>
        </w:rPr>
        <w:t xml:space="preserve">        Assert.Error(!oldType.IsEnumerator() &amp;&amp;</w:t>
      </w:r>
    </w:p>
    <w:p w14:paraId="4B2B5593" w14:textId="77777777" w:rsidR="008F5511" w:rsidRPr="00903DBA" w:rsidRDefault="008F5511" w:rsidP="00323ED4">
      <w:pPr>
        <w:pStyle w:val="Code"/>
        <w:rPr>
          <w:highlight w:val="white"/>
        </w:rPr>
      </w:pPr>
      <w:r w:rsidRPr="00903DBA">
        <w:rPr>
          <w:highlight w:val="white"/>
        </w:rPr>
        <w:t xml:space="preserve">                     (oldType.Sort == newType.Sort), name,</w:t>
      </w:r>
    </w:p>
    <w:p w14:paraId="587EC816" w14:textId="77777777" w:rsidR="008F5511" w:rsidRPr="00903DBA" w:rsidRDefault="008F5511" w:rsidP="00323ED4">
      <w:pPr>
        <w:pStyle w:val="Code"/>
        <w:rPr>
          <w:highlight w:val="white"/>
        </w:rPr>
      </w:pPr>
      <w:r w:rsidRPr="00903DBA">
        <w:rPr>
          <w:highlight w:val="white"/>
        </w:rPr>
        <w:t xml:space="preserve">                     Message.Name_already_defined);</w:t>
      </w:r>
    </w:p>
    <w:p w14:paraId="12CECC1C" w14:textId="6AF08611" w:rsidR="008F5511" w:rsidRPr="00903DBA" w:rsidRDefault="004F651F" w:rsidP="00CF5537">
      <w:pPr>
        <w:rPr>
          <w:highlight w:val="white"/>
        </w:rPr>
      </w:pPr>
      <w:r w:rsidRPr="00903DBA">
        <w:rPr>
          <w:highlight w:val="white"/>
        </w:rPr>
        <w:t xml:space="preserve">If the member map of the old tag is null, we assign </w:t>
      </w:r>
      <w:r w:rsidR="00996DF4" w:rsidRPr="00903DBA">
        <w:rPr>
          <w:highlight w:val="white"/>
        </w:rPr>
        <w:t xml:space="preserve">it </w:t>
      </w:r>
      <w:r w:rsidRPr="00903DBA">
        <w:rPr>
          <w:highlight w:val="white"/>
        </w:rPr>
        <w:t xml:space="preserve">the member map of </w:t>
      </w:r>
      <w:r w:rsidR="00996DF4" w:rsidRPr="00903DBA">
        <w:rPr>
          <w:highlight w:val="white"/>
        </w:rPr>
        <w:t>the new tag.</w:t>
      </w:r>
    </w:p>
    <w:p w14:paraId="22791907" w14:textId="77777777" w:rsidR="008F5511" w:rsidRPr="00903DBA" w:rsidRDefault="008F5511" w:rsidP="00323ED4">
      <w:pPr>
        <w:pStyle w:val="Code"/>
        <w:rPr>
          <w:highlight w:val="white"/>
        </w:rPr>
      </w:pPr>
      <w:r w:rsidRPr="00903DBA">
        <w:rPr>
          <w:highlight w:val="white"/>
        </w:rPr>
        <w:t xml:space="preserve">        if (oldType.MemberMap == null) {</w:t>
      </w:r>
    </w:p>
    <w:p w14:paraId="24F5043E" w14:textId="77777777" w:rsidR="00251952" w:rsidRPr="00903DBA" w:rsidRDefault="00251952" w:rsidP="00251952">
      <w:pPr>
        <w:pStyle w:val="Code"/>
        <w:rPr>
          <w:highlight w:val="white"/>
        </w:rPr>
      </w:pPr>
      <w:r w:rsidRPr="00903DBA">
        <w:rPr>
          <w:highlight w:val="white"/>
        </w:rPr>
        <w:t xml:space="preserve">          oldType.MemberMap = newType.MemberMap;</w:t>
      </w:r>
    </w:p>
    <w:p w14:paraId="66B08CD2" w14:textId="44D5AE9D" w:rsidR="00251952" w:rsidRPr="00903DBA" w:rsidRDefault="00251952" w:rsidP="00251952">
      <w:pPr>
        <w:pStyle w:val="Code"/>
        <w:rPr>
          <w:highlight w:val="white"/>
        </w:rPr>
      </w:pPr>
      <w:r w:rsidRPr="00903DBA">
        <w:rPr>
          <w:highlight w:val="white"/>
        </w:rPr>
        <w:t xml:space="preserve">          oldType.MemberList = newType.MemberList;</w:t>
      </w:r>
    </w:p>
    <w:p w14:paraId="1BB97419" w14:textId="73DD6212" w:rsidR="008F5511" w:rsidRPr="00903DBA" w:rsidRDefault="008F5511" w:rsidP="00323ED4">
      <w:pPr>
        <w:pStyle w:val="Code"/>
        <w:rPr>
          <w:highlight w:val="white"/>
        </w:rPr>
      </w:pPr>
      <w:r w:rsidRPr="00903DBA">
        <w:rPr>
          <w:highlight w:val="white"/>
        </w:rPr>
        <w:t xml:space="preserve">        }</w:t>
      </w:r>
    </w:p>
    <w:p w14:paraId="0F083BD0" w14:textId="28543A74" w:rsidR="00CF5537" w:rsidRPr="00903DBA" w:rsidRDefault="00CF5537" w:rsidP="00CF5537">
      <w:pPr>
        <w:rPr>
          <w:highlight w:val="white"/>
        </w:rPr>
      </w:pPr>
      <w:r w:rsidRPr="00903DBA">
        <w:rPr>
          <w:highlight w:val="white"/>
        </w:rPr>
        <w:t>If the neither the old nor the new member is null, we report an error since it is not allowed to have two structs or unions with the same name tags with non-null member maps.</w:t>
      </w:r>
    </w:p>
    <w:p w14:paraId="34A7B31B" w14:textId="77777777" w:rsidR="008F5511" w:rsidRPr="00903DBA" w:rsidRDefault="008F5511" w:rsidP="00323ED4">
      <w:pPr>
        <w:pStyle w:val="Code"/>
        <w:rPr>
          <w:highlight w:val="white"/>
        </w:rPr>
      </w:pPr>
      <w:r w:rsidRPr="00903DBA">
        <w:rPr>
          <w:highlight w:val="white"/>
        </w:rPr>
        <w:t xml:space="preserve">        else {</w:t>
      </w:r>
    </w:p>
    <w:p w14:paraId="208EEC5A" w14:textId="77777777" w:rsidR="008F5511" w:rsidRPr="00903DBA" w:rsidRDefault="008F5511" w:rsidP="00323ED4">
      <w:pPr>
        <w:pStyle w:val="Code"/>
        <w:rPr>
          <w:highlight w:val="white"/>
        </w:rPr>
      </w:pPr>
      <w:r w:rsidRPr="00903DBA">
        <w:rPr>
          <w:highlight w:val="white"/>
        </w:rPr>
        <w:t xml:space="preserve">          Assert.Error(newType.MemberMap == null, name,</w:t>
      </w:r>
    </w:p>
    <w:p w14:paraId="260DEE7F" w14:textId="77777777" w:rsidR="008F5511" w:rsidRPr="00903DBA" w:rsidRDefault="008F5511" w:rsidP="00323ED4">
      <w:pPr>
        <w:pStyle w:val="Code"/>
        <w:rPr>
          <w:highlight w:val="white"/>
        </w:rPr>
      </w:pPr>
      <w:r w:rsidRPr="00903DBA">
        <w:rPr>
          <w:highlight w:val="white"/>
        </w:rPr>
        <w:t xml:space="preserve">                       Message.Name_already_defined);</w:t>
      </w:r>
    </w:p>
    <w:p w14:paraId="7F8341A5" w14:textId="77777777" w:rsidR="008F5511" w:rsidRPr="00903DBA" w:rsidRDefault="008F5511" w:rsidP="00323ED4">
      <w:pPr>
        <w:pStyle w:val="Code"/>
        <w:rPr>
          <w:highlight w:val="white"/>
        </w:rPr>
      </w:pPr>
      <w:r w:rsidRPr="00903DBA">
        <w:rPr>
          <w:highlight w:val="white"/>
        </w:rPr>
        <w:t xml:space="preserve">        }</w:t>
      </w:r>
    </w:p>
    <w:p w14:paraId="697A4A07" w14:textId="5DBA7CB7" w:rsidR="008F5511" w:rsidRPr="00903DBA" w:rsidRDefault="008F5511" w:rsidP="00323ED4">
      <w:pPr>
        <w:pStyle w:val="Code"/>
        <w:rPr>
          <w:highlight w:val="white"/>
        </w:rPr>
      </w:pPr>
      <w:r w:rsidRPr="00903DBA">
        <w:rPr>
          <w:highlight w:val="white"/>
        </w:rPr>
        <w:t xml:space="preserve">      }</w:t>
      </w:r>
    </w:p>
    <w:p w14:paraId="564F62E1" w14:textId="6B0CFFFC" w:rsidR="00CF5537" w:rsidRPr="00903DBA" w:rsidRDefault="00CF5537" w:rsidP="001A174C">
      <w:pPr>
        <w:rPr>
          <w:highlight w:val="white"/>
        </w:rPr>
      </w:pPr>
      <w:r w:rsidRPr="00903DBA">
        <w:rPr>
          <w:highlight w:val="white"/>
        </w:rPr>
        <w:t>If there is no</w:t>
      </w:r>
      <w:r w:rsidR="001A174C" w:rsidRPr="00903DBA">
        <w:rPr>
          <w:highlight w:val="white"/>
        </w:rPr>
        <w:t xml:space="preserve"> struct or union tag previous added to the tag map, we simpl</w:t>
      </w:r>
      <w:r w:rsidR="006842B2" w:rsidRPr="00903DBA">
        <w:rPr>
          <w:highlight w:val="white"/>
        </w:rPr>
        <w:t>y</w:t>
      </w:r>
      <w:r w:rsidR="001A174C" w:rsidRPr="00903DBA">
        <w:rPr>
          <w:highlight w:val="white"/>
        </w:rPr>
        <w:t xml:space="preserve"> add the new tag to the map.</w:t>
      </w:r>
    </w:p>
    <w:p w14:paraId="1376EEC0" w14:textId="77777777" w:rsidR="008F5511" w:rsidRPr="00903DBA" w:rsidRDefault="008F5511" w:rsidP="00323ED4">
      <w:pPr>
        <w:pStyle w:val="Code"/>
        <w:rPr>
          <w:highlight w:val="white"/>
        </w:rPr>
      </w:pPr>
      <w:r w:rsidRPr="00903DBA">
        <w:rPr>
          <w:highlight w:val="white"/>
        </w:rPr>
        <w:t xml:space="preserve">      else {</w:t>
      </w:r>
    </w:p>
    <w:p w14:paraId="54B1E70F" w14:textId="77777777" w:rsidR="008F5511" w:rsidRPr="00903DBA" w:rsidRDefault="008F5511" w:rsidP="00323ED4">
      <w:pPr>
        <w:pStyle w:val="Code"/>
        <w:rPr>
          <w:highlight w:val="white"/>
        </w:rPr>
      </w:pPr>
      <w:r w:rsidRPr="00903DBA">
        <w:rPr>
          <w:highlight w:val="white"/>
        </w:rPr>
        <w:t xml:space="preserve">        m_tagMap.Add(name, newType);</w:t>
      </w:r>
    </w:p>
    <w:p w14:paraId="47FA03D7" w14:textId="77777777" w:rsidR="008F5511" w:rsidRPr="00903DBA" w:rsidRDefault="008F5511" w:rsidP="00323ED4">
      <w:pPr>
        <w:pStyle w:val="Code"/>
        <w:rPr>
          <w:highlight w:val="white"/>
        </w:rPr>
      </w:pPr>
      <w:r w:rsidRPr="00903DBA">
        <w:rPr>
          <w:highlight w:val="white"/>
        </w:rPr>
        <w:lastRenderedPageBreak/>
        <w:t xml:space="preserve">      }</w:t>
      </w:r>
    </w:p>
    <w:p w14:paraId="5D721D54" w14:textId="77777777" w:rsidR="008F5511" w:rsidRPr="00903DBA" w:rsidRDefault="008F5511" w:rsidP="00323ED4">
      <w:pPr>
        <w:pStyle w:val="Code"/>
        <w:rPr>
          <w:highlight w:val="white"/>
        </w:rPr>
      </w:pPr>
      <w:r w:rsidRPr="00903DBA">
        <w:rPr>
          <w:highlight w:val="white"/>
        </w:rPr>
        <w:t xml:space="preserve">    }</w:t>
      </w:r>
    </w:p>
    <w:p w14:paraId="7DDC11A1" w14:textId="1AAD77B3" w:rsidR="008F5511" w:rsidRPr="00903DBA" w:rsidRDefault="00CA25D8" w:rsidP="00CA25D8">
      <w:pPr>
        <w:rPr>
          <w:highlight w:val="white"/>
        </w:rPr>
      </w:pPr>
      <w:r w:rsidRPr="00903DBA">
        <w:rPr>
          <w:highlight w:val="white"/>
        </w:rPr>
        <w:t xml:space="preserve">The </w:t>
      </w:r>
      <w:r w:rsidRPr="00903DBA">
        <w:rPr>
          <w:rStyle w:val="KeyWord0"/>
          <w:highlight w:val="white"/>
        </w:rPr>
        <w:t>LookUp</w:t>
      </w:r>
      <w:r w:rsidR="00996DF4" w:rsidRPr="00903DBA">
        <w:rPr>
          <w:rStyle w:val="KeyWord0"/>
          <w:highlight w:val="white"/>
        </w:rPr>
        <w:t>Tag</w:t>
      </w:r>
      <w:r w:rsidRPr="00903DBA">
        <w:rPr>
          <w:highlight w:val="white"/>
        </w:rPr>
        <w:t xml:space="preserve"> method</w:t>
      </w:r>
      <w:r w:rsidR="006842B2" w:rsidRPr="00903DBA">
        <w:rPr>
          <w:highlight w:val="white"/>
        </w:rPr>
        <w:t xml:space="preserve"> looks up a tag in the current table or its parent tables.</w:t>
      </w:r>
      <w:r w:rsidR="00D141B7" w:rsidRPr="00903DBA">
        <w:rPr>
          <w:highlight w:val="white"/>
        </w:rPr>
        <w:t xml:space="preserve"> If the tag is not found, null is returned.</w:t>
      </w:r>
    </w:p>
    <w:p w14:paraId="7E9D3FD3" w14:textId="77777777" w:rsidR="008F5511" w:rsidRPr="00903DBA" w:rsidRDefault="008F5511" w:rsidP="00323ED4">
      <w:pPr>
        <w:pStyle w:val="Code"/>
        <w:rPr>
          <w:highlight w:val="white"/>
        </w:rPr>
      </w:pPr>
      <w:r w:rsidRPr="00903DBA">
        <w:rPr>
          <w:highlight w:val="white"/>
        </w:rPr>
        <w:t xml:space="preserve">    public Type LookupTag(string name, Sort sort) {</w:t>
      </w:r>
    </w:p>
    <w:p w14:paraId="71A6890C" w14:textId="77777777" w:rsidR="008F5511" w:rsidRPr="00903DBA" w:rsidRDefault="008F5511" w:rsidP="00323ED4">
      <w:pPr>
        <w:pStyle w:val="Code"/>
        <w:rPr>
          <w:highlight w:val="white"/>
        </w:rPr>
      </w:pPr>
      <w:r w:rsidRPr="00903DBA">
        <w:rPr>
          <w:highlight w:val="white"/>
        </w:rPr>
        <w:t xml:space="preserve">      Type type;</w:t>
      </w:r>
    </w:p>
    <w:p w14:paraId="1CE473E4" w14:textId="77777777" w:rsidR="008F5511" w:rsidRPr="00903DBA" w:rsidRDefault="008F5511" w:rsidP="00323ED4">
      <w:pPr>
        <w:pStyle w:val="Code"/>
        <w:rPr>
          <w:highlight w:val="white"/>
        </w:rPr>
      </w:pPr>
    </w:p>
    <w:p w14:paraId="033EC647" w14:textId="77777777" w:rsidR="008F5511" w:rsidRPr="00903DBA" w:rsidRDefault="008F5511" w:rsidP="00323ED4">
      <w:pPr>
        <w:pStyle w:val="Code"/>
        <w:rPr>
          <w:highlight w:val="white"/>
        </w:rPr>
      </w:pPr>
      <w:r w:rsidRPr="00903DBA">
        <w:rPr>
          <w:highlight w:val="white"/>
        </w:rPr>
        <w:t xml:space="preserve">      if (m_tagMap.TryGetValue(name, out type) &amp;&amp; (type.Sort == sort)) {</w:t>
      </w:r>
    </w:p>
    <w:p w14:paraId="1A493A1B" w14:textId="77777777" w:rsidR="008F5511" w:rsidRPr="00903DBA" w:rsidRDefault="008F5511" w:rsidP="00323ED4">
      <w:pPr>
        <w:pStyle w:val="Code"/>
        <w:rPr>
          <w:highlight w:val="white"/>
        </w:rPr>
      </w:pPr>
      <w:r w:rsidRPr="00903DBA">
        <w:rPr>
          <w:highlight w:val="white"/>
        </w:rPr>
        <w:t xml:space="preserve">        return type;</w:t>
      </w:r>
    </w:p>
    <w:p w14:paraId="0646ED04" w14:textId="77777777" w:rsidR="008F5511" w:rsidRPr="00903DBA" w:rsidRDefault="008F5511" w:rsidP="00323ED4">
      <w:pPr>
        <w:pStyle w:val="Code"/>
        <w:rPr>
          <w:highlight w:val="white"/>
        </w:rPr>
      </w:pPr>
      <w:r w:rsidRPr="00903DBA">
        <w:rPr>
          <w:highlight w:val="white"/>
        </w:rPr>
        <w:t xml:space="preserve">      }</w:t>
      </w:r>
    </w:p>
    <w:p w14:paraId="69FF5657" w14:textId="77777777" w:rsidR="008F5511" w:rsidRPr="00903DBA" w:rsidRDefault="008F5511" w:rsidP="00323ED4">
      <w:pPr>
        <w:pStyle w:val="Code"/>
        <w:rPr>
          <w:highlight w:val="white"/>
        </w:rPr>
      </w:pPr>
      <w:r w:rsidRPr="00903DBA">
        <w:rPr>
          <w:highlight w:val="white"/>
        </w:rPr>
        <w:t xml:space="preserve">      else if (m_parentTable != null) {</w:t>
      </w:r>
    </w:p>
    <w:p w14:paraId="03A04809" w14:textId="77777777" w:rsidR="008F5511" w:rsidRPr="00903DBA" w:rsidRDefault="008F5511" w:rsidP="00323ED4">
      <w:pPr>
        <w:pStyle w:val="Code"/>
        <w:rPr>
          <w:highlight w:val="white"/>
        </w:rPr>
      </w:pPr>
      <w:r w:rsidRPr="00903DBA">
        <w:rPr>
          <w:highlight w:val="white"/>
        </w:rPr>
        <w:t xml:space="preserve">        return m_parentTable.LookupTag(name, sort);</w:t>
      </w:r>
    </w:p>
    <w:p w14:paraId="36F8417C" w14:textId="77777777" w:rsidR="008F5511" w:rsidRPr="00903DBA" w:rsidRDefault="008F5511" w:rsidP="00323ED4">
      <w:pPr>
        <w:pStyle w:val="Code"/>
        <w:rPr>
          <w:highlight w:val="white"/>
        </w:rPr>
      </w:pPr>
      <w:r w:rsidRPr="00903DBA">
        <w:rPr>
          <w:highlight w:val="white"/>
        </w:rPr>
        <w:t xml:space="preserve">      }</w:t>
      </w:r>
    </w:p>
    <w:p w14:paraId="6CF4FF12" w14:textId="77777777" w:rsidR="008F5511" w:rsidRPr="00903DBA" w:rsidRDefault="008F5511" w:rsidP="00323ED4">
      <w:pPr>
        <w:pStyle w:val="Code"/>
        <w:rPr>
          <w:highlight w:val="white"/>
        </w:rPr>
      </w:pPr>
    </w:p>
    <w:p w14:paraId="0DEA4B41" w14:textId="77777777" w:rsidR="008F5511" w:rsidRPr="00903DBA" w:rsidRDefault="008F5511" w:rsidP="00323ED4">
      <w:pPr>
        <w:pStyle w:val="Code"/>
        <w:rPr>
          <w:highlight w:val="white"/>
        </w:rPr>
      </w:pPr>
      <w:r w:rsidRPr="00903DBA">
        <w:rPr>
          <w:highlight w:val="white"/>
        </w:rPr>
        <w:t xml:space="preserve">      return null;</w:t>
      </w:r>
    </w:p>
    <w:p w14:paraId="7055BDE0" w14:textId="77777777" w:rsidR="008F5511" w:rsidRPr="00903DBA" w:rsidRDefault="008F5511" w:rsidP="00323ED4">
      <w:pPr>
        <w:pStyle w:val="Code"/>
        <w:rPr>
          <w:highlight w:val="white"/>
        </w:rPr>
      </w:pPr>
      <w:r w:rsidRPr="00903DBA">
        <w:rPr>
          <w:highlight w:val="white"/>
        </w:rPr>
        <w:t xml:space="preserve">    }</w:t>
      </w:r>
    </w:p>
    <w:p w14:paraId="24621C3C" w14:textId="77777777" w:rsidR="008F5511" w:rsidRPr="00903DBA" w:rsidRDefault="008F5511" w:rsidP="00323ED4">
      <w:pPr>
        <w:pStyle w:val="Code"/>
        <w:rPr>
          <w:highlight w:val="white"/>
        </w:rPr>
      </w:pPr>
      <w:r w:rsidRPr="00903DBA">
        <w:rPr>
          <w:highlight w:val="white"/>
        </w:rPr>
        <w:t xml:space="preserve">  }</w:t>
      </w:r>
    </w:p>
    <w:p w14:paraId="75B5329F" w14:textId="642BF93B" w:rsidR="000C7243" w:rsidRPr="00903DBA" w:rsidRDefault="008F5511" w:rsidP="00323ED4">
      <w:pPr>
        <w:pStyle w:val="Code"/>
      </w:pPr>
      <w:r w:rsidRPr="00903DBA">
        <w:rPr>
          <w:highlight w:val="white"/>
        </w:rPr>
        <w:t>}</w:t>
      </w:r>
    </w:p>
    <w:p w14:paraId="060536E9" w14:textId="2678BD46" w:rsidR="00386E50" w:rsidRPr="00903DBA" w:rsidRDefault="00386E50" w:rsidP="00386E50">
      <w:pPr>
        <w:pStyle w:val="Rubrik2"/>
      </w:pPr>
      <w:bookmarkStart w:id="219" w:name="_Toc57656042"/>
      <w:r w:rsidRPr="00903DBA">
        <w:t>The Symbol</w:t>
      </w:r>
      <w:bookmarkEnd w:id="219"/>
    </w:p>
    <w:p w14:paraId="127CE67F" w14:textId="3A88A050" w:rsidR="00AE29E2" w:rsidRPr="00903DBA" w:rsidRDefault="00B175A2" w:rsidP="00B175A2">
      <w:r w:rsidRPr="00903DBA">
        <w:rPr>
          <w:highlight w:val="white"/>
        </w:rPr>
        <w:t>A symbol has extern, static, typedef, auto, or register storage.</w:t>
      </w:r>
      <w:r w:rsidR="00852E12" w:rsidRPr="00903DBA">
        <w:rPr>
          <w:highlight w:val="white"/>
        </w:rPr>
        <w:t xml:space="preserve"> If the storage</w:t>
      </w:r>
      <w:r w:rsidR="008154C7" w:rsidRPr="00903DBA">
        <w:rPr>
          <w:highlight w:val="white"/>
        </w:rPr>
        <w:t xml:space="preserve"> specifier is omitted</w:t>
      </w:r>
      <w:r w:rsidR="00852E12" w:rsidRPr="00903DBA">
        <w:rPr>
          <w:highlight w:val="white"/>
        </w:rPr>
        <w:t xml:space="preserve"> stated, </w:t>
      </w:r>
      <w:r w:rsidR="00570E60" w:rsidRPr="00903DBA">
        <w:rPr>
          <w:highlight w:val="white"/>
        </w:rPr>
        <w:t>a variable</w:t>
      </w:r>
      <w:r w:rsidR="00852E12" w:rsidRPr="00903DBA">
        <w:rPr>
          <w:highlight w:val="white"/>
        </w:rPr>
        <w:t xml:space="preserve"> becomes static in global scope and auto in a function</w:t>
      </w:r>
      <w:r w:rsidR="00570E60" w:rsidRPr="00903DBA">
        <w:rPr>
          <w:highlight w:val="white"/>
        </w:rPr>
        <w:t xml:space="preserve"> while a </w:t>
      </w:r>
      <w:r w:rsidR="0077469C" w:rsidRPr="00903DBA">
        <w:t>function becomes extern</w:t>
      </w:r>
      <w:r w:rsidR="008C7EFF" w:rsidRPr="00903DBA">
        <w:t>, unless it has a body in which case is becomes static</w:t>
      </w:r>
      <w:r w:rsidR="008154C7" w:rsidRPr="00903DBA">
        <w:t>.</w:t>
      </w:r>
      <w:r w:rsidR="00AE29E2" w:rsidRPr="00903DBA">
        <w:t xml:space="preserve"> </w:t>
      </w:r>
      <w:ins w:id="220" w:author="Stefan Bjornander" w:date="2015-04-25T18:28:00Z">
        <w:r w:rsidR="008154C7" w:rsidRPr="00903DBA">
          <w:t>T</w:t>
        </w:r>
      </w:ins>
      <w:ins w:id="221" w:author="Stefan Bjornander" w:date="2015-04-25T16:11:00Z">
        <w:r w:rsidR="008154C7" w:rsidRPr="00903DBA">
          <w:t xml:space="preserve">he </w:t>
        </w:r>
      </w:ins>
      <w:r w:rsidR="00FB1C41" w:rsidRPr="00903DBA">
        <w:t>r</w:t>
      </w:r>
      <w:ins w:id="222" w:author="Stefan Bjornander" w:date="2015-04-25T16:11:00Z">
        <w:r w:rsidR="008154C7" w:rsidRPr="00903DBA">
          <w:t>egister storage has been included for the sake of completeness</w:t>
        </w:r>
      </w:ins>
      <w:r w:rsidR="00FB1C41" w:rsidRPr="00903DBA">
        <w:t>. T</w:t>
      </w:r>
      <w:ins w:id="223" w:author="Stefan Bjornander" w:date="2015-04-25T16:11:00Z">
        <w:r w:rsidR="00AE29E2" w:rsidRPr="00903DBA">
          <w:t xml:space="preserve">he </w:t>
        </w:r>
      </w:ins>
      <w:r w:rsidR="00AE29E2" w:rsidRPr="00903DBA">
        <w:t>only difference between an auto or register symbol is that the address operator cannot be applied to a register symbol.</w:t>
      </w:r>
    </w:p>
    <w:p w14:paraId="1C23288D" w14:textId="570C4CCB" w:rsidR="00B175A2" w:rsidRPr="00903DBA" w:rsidRDefault="00B175A2" w:rsidP="00B175A2">
      <w:pPr>
        <w:pStyle w:val="CodeHeader"/>
        <w:rPr>
          <w:highlight w:val="white"/>
        </w:rPr>
      </w:pPr>
      <w:r w:rsidRPr="00903DBA">
        <w:rPr>
          <w:highlight w:val="white"/>
        </w:rPr>
        <w:t>Storage.cs</w:t>
      </w:r>
    </w:p>
    <w:p w14:paraId="14975808" w14:textId="77777777" w:rsidR="00FA74AE" w:rsidRPr="00903DBA" w:rsidRDefault="00FA74AE" w:rsidP="00FA74AE">
      <w:pPr>
        <w:pStyle w:val="Code"/>
        <w:rPr>
          <w:highlight w:val="white"/>
        </w:rPr>
      </w:pPr>
      <w:r w:rsidRPr="00903DBA">
        <w:rPr>
          <w:highlight w:val="white"/>
        </w:rPr>
        <w:t>namespace CCompiler {</w:t>
      </w:r>
    </w:p>
    <w:p w14:paraId="0D18DE89" w14:textId="77777777" w:rsidR="00FA74AE" w:rsidRPr="00903DBA" w:rsidRDefault="00FA74AE" w:rsidP="00FA74AE">
      <w:pPr>
        <w:pStyle w:val="Code"/>
        <w:rPr>
          <w:highlight w:val="white"/>
        </w:rPr>
      </w:pPr>
      <w:r w:rsidRPr="00903DBA">
        <w:rPr>
          <w:highlight w:val="white"/>
        </w:rPr>
        <w:t xml:space="preserve">  public enum Storage {Auto     = (int) Mask.Auto,</w:t>
      </w:r>
    </w:p>
    <w:p w14:paraId="0E1DE705" w14:textId="77777777" w:rsidR="00FA74AE" w:rsidRPr="00903DBA" w:rsidRDefault="00FA74AE" w:rsidP="00FA74AE">
      <w:pPr>
        <w:pStyle w:val="Code"/>
        <w:rPr>
          <w:highlight w:val="white"/>
        </w:rPr>
      </w:pPr>
      <w:r w:rsidRPr="00903DBA">
        <w:rPr>
          <w:highlight w:val="white"/>
        </w:rPr>
        <w:t xml:space="preserve">                       Register = (int) Mask.Register,</w:t>
      </w:r>
    </w:p>
    <w:p w14:paraId="2C34559A" w14:textId="77777777" w:rsidR="00FA74AE" w:rsidRPr="00903DBA" w:rsidRDefault="00FA74AE" w:rsidP="00FA74AE">
      <w:pPr>
        <w:pStyle w:val="Code"/>
        <w:rPr>
          <w:highlight w:val="white"/>
        </w:rPr>
      </w:pPr>
      <w:r w:rsidRPr="00903DBA">
        <w:rPr>
          <w:highlight w:val="white"/>
        </w:rPr>
        <w:t xml:space="preserve">                       Static   = (int) Mask.Static,</w:t>
      </w:r>
    </w:p>
    <w:p w14:paraId="6EC4C3EB" w14:textId="77777777" w:rsidR="00FA74AE" w:rsidRPr="00903DBA" w:rsidRDefault="00FA74AE" w:rsidP="00FA74AE">
      <w:pPr>
        <w:pStyle w:val="Code"/>
        <w:rPr>
          <w:highlight w:val="white"/>
        </w:rPr>
      </w:pPr>
      <w:r w:rsidRPr="00903DBA">
        <w:rPr>
          <w:highlight w:val="white"/>
        </w:rPr>
        <w:t xml:space="preserve">                       Extern   = (int) Mask.Extern,</w:t>
      </w:r>
    </w:p>
    <w:p w14:paraId="0D9CF972" w14:textId="77777777" w:rsidR="00FA74AE" w:rsidRPr="00903DBA" w:rsidRDefault="00FA74AE" w:rsidP="00FA74AE">
      <w:pPr>
        <w:pStyle w:val="Code"/>
        <w:rPr>
          <w:highlight w:val="white"/>
        </w:rPr>
      </w:pPr>
      <w:r w:rsidRPr="00903DBA">
        <w:rPr>
          <w:highlight w:val="white"/>
        </w:rPr>
        <w:t xml:space="preserve">                       Typedef  = (int) Mask.Typedef};</w:t>
      </w:r>
    </w:p>
    <w:p w14:paraId="0DEAF884" w14:textId="5A1A539E" w:rsidR="00B175A2" w:rsidRPr="00903DBA" w:rsidRDefault="00FA74AE" w:rsidP="00FA74AE">
      <w:pPr>
        <w:pStyle w:val="Code"/>
        <w:rPr>
          <w:highlight w:val="white"/>
        </w:rPr>
      </w:pPr>
      <w:r w:rsidRPr="00903DBA">
        <w:rPr>
          <w:highlight w:val="white"/>
        </w:rPr>
        <w:t>}</w:t>
      </w:r>
    </w:p>
    <w:p w14:paraId="4B99FC27" w14:textId="34860AA6" w:rsidR="00386E50" w:rsidRPr="00903DBA" w:rsidRDefault="00386E50" w:rsidP="00A06AF9">
      <w:r w:rsidRPr="00903DBA">
        <w:t xml:space="preserve">The </w:t>
      </w:r>
      <w:r w:rsidRPr="00903DBA">
        <w:rPr>
          <w:rStyle w:val="KeyWord0"/>
        </w:rPr>
        <w:t>Symbol</w:t>
      </w:r>
      <w:r w:rsidRPr="00903DBA">
        <w:t xml:space="preserve"> class describes a variable, a value, a function, or a type specified with typedef.</w:t>
      </w:r>
    </w:p>
    <w:p w14:paraId="6D6B3F34" w14:textId="77777777" w:rsidR="00386E50" w:rsidRPr="00903DBA" w:rsidRDefault="00386E50" w:rsidP="00477426">
      <w:pPr>
        <w:pStyle w:val="SourceCodeBoxText"/>
        <w:framePr w:wrap="around"/>
        <w:rPr>
          <w:rStyle w:val="CodeInText"/>
          <w:i/>
        </w:rPr>
      </w:pPr>
      <w:r w:rsidRPr="00903DBA">
        <w:rPr>
          <w:rStyle w:val="CodeInText"/>
        </w:rPr>
        <w:lastRenderedPageBreak/>
        <w:t>Name.</w:t>
      </w:r>
      <w:r w:rsidRPr="00903DBA">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903DBA" w:rsidRDefault="00386E50" w:rsidP="00477426">
      <w:pPr>
        <w:pStyle w:val="SourceCodeBoxText"/>
        <w:framePr w:wrap="around"/>
      </w:pPr>
      <w:r w:rsidRPr="00903DBA">
        <w:rPr>
          <w:rStyle w:val="CodeInText"/>
        </w:rPr>
        <w:t>Storage</w:t>
      </w:r>
      <w:r w:rsidRPr="00903DBA">
        <w:t xml:space="preserve">. A symbol may be auto, register, static, extern or typedef. </w:t>
      </w:r>
      <w:ins w:id="224" w:author="Stefan Bjornander" w:date="2015-04-25T18:27:00Z">
        <w:r w:rsidRPr="00903DBA">
          <w:t xml:space="preserve">If the storage specifier is omitted a global variable is regarded as static and a local variable is </w:t>
        </w:r>
      </w:ins>
      <w:ins w:id="225" w:author="Stefan Bjornander" w:date="2015-04-25T18:28:00Z">
        <w:r w:rsidRPr="00903DBA">
          <w:t>regarded as auto.</w:t>
        </w:r>
      </w:ins>
      <w:r w:rsidRPr="00903DBA">
        <w:t xml:space="preserve"> In this book, t</w:t>
      </w:r>
      <w:ins w:id="226" w:author="Stefan Bjornander" w:date="2015-04-25T16:11:00Z">
        <w:r w:rsidRPr="00903DBA">
          <w:t xml:space="preserve">he </w:t>
        </w:r>
      </w:ins>
      <w:r w:rsidRPr="00903DBA">
        <w:t>only difference between an auto or register symbol is that the address operator cannot be applied to a register symbol.</w:t>
      </w:r>
    </w:p>
    <w:p w14:paraId="2A27C4A0" w14:textId="0E7E5CFB" w:rsidR="00386E50" w:rsidRPr="00903DBA" w:rsidRDefault="00386E50" w:rsidP="00477426">
      <w:pPr>
        <w:pStyle w:val="SourceCodeBoxText"/>
        <w:framePr w:wrap="around"/>
      </w:pPr>
      <w:r w:rsidRPr="00903DBA">
        <w:rPr>
          <w:rStyle w:val="CodeInText"/>
        </w:rPr>
        <w:t>Type</w:t>
      </w:r>
      <w:r w:rsidRPr="00903DBA">
        <w:t xml:space="preserve">. Each symbol has a type as described in </w:t>
      </w:r>
      <w:r w:rsidR="00B5293D" w:rsidRPr="00903DBA">
        <w:t xml:space="preserve">Chapter </w:t>
      </w:r>
      <w:r w:rsidR="00B5293D" w:rsidRPr="00903DBA">
        <w:fldChar w:fldCharType="begin"/>
      </w:r>
      <w:r w:rsidR="00B5293D" w:rsidRPr="00903DBA">
        <w:instrText xml:space="preserve"> REF _Ref54541618 \r \h </w:instrText>
      </w:r>
      <w:r w:rsidR="00B5293D" w:rsidRPr="00903DBA">
        <w:fldChar w:fldCharType="separate"/>
      </w:r>
      <w:r w:rsidR="005F7BC3" w:rsidRPr="00903DBA">
        <w:t>6</w:t>
      </w:r>
      <w:r w:rsidR="00B5293D" w:rsidRPr="00903DBA">
        <w:fldChar w:fldCharType="end"/>
      </w:r>
      <w:r w:rsidR="00B5293D" w:rsidRPr="00903DBA">
        <w:t>.</w:t>
      </w:r>
    </w:p>
    <w:p w14:paraId="52AF0604" w14:textId="77777777" w:rsidR="00386E50" w:rsidRPr="00903DBA" w:rsidRDefault="00386E50" w:rsidP="00477426">
      <w:pPr>
        <w:pStyle w:val="SourceCodeBoxText"/>
        <w:framePr w:wrap="around"/>
      </w:pPr>
      <w:r w:rsidRPr="00903DBA">
        <w:rPr>
          <w:rStyle w:val="CodeInText"/>
        </w:rPr>
        <w:t>Value</w:t>
      </w:r>
      <w:r w:rsidRPr="00903DBA">
        <w:t xml:space="preserve">. A symbol may have a value of integral, </w:t>
      </w:r>
    </w:p>
    <w:p w14:paraId="1F86A3C4" w14:textId="77777777" w:rsidR="00386E50" w:rsidRPr="00903DBA" w:rsidRDefault="00386E50" w:rsidP="00477426">
      <w:pPr>
        <w:pStyle w:val="SourceCodeBoxText"/>
        <w:framePr w:wrap="around"/>
      </w:pPr>
      <w:r w:rsidRPr="00903DBA">
        <w:rPr>
          <w:rStyle w:val="CodeInText"/>
        </w:rPr>
        <w:t>External</w:t>
      </w:r>
      <w:r w:rsidRPr="00903DBA">
        <w:t>. A symbol may have external linkage; that is, it is visible from other source code files.</w:t>
      </w:r>
    </w:p>
    <w:p w14:paraId="037850C3" w14:textId="324896CC" w:rsidR="00386E50" w:rsidRPr="00903DBA" w:rsidRDefault="00386E50" w:rsidP="00477426">
      <w:pPr>
        <w:pStyle w:val="SourceCodeBoxText"/>
        <w:framePr w:wrap="around"/>
      </w:pPr>
      <w:r w:rsidRPr="00903DBA">
        <w:rPr>
          <w:rStyle w:val="CodeInText"/>
        </w:rPr>
        <w:t>Address Symbol</w:t>
      </w:r>
      <w:r w:rsidRPr="00903DBA">
        <w:t xml:space="preserve">. In case of the address, arrow, or index operator the address symbol is the </w:t>
      </w:r>
      <w:r w:rsidR="00B5293D" w:rsidRPr="00903DBA">
        <w:t>dereferred</w:t>
      </w:r>
      <w:r w:rsidRPr="00903DBA">
        <w:t xml:space="preserve"> symbol. In case of the arrow operator or constant index we also store the offset of the address symbol.</w:t>
      </w:r>
    </w:p>
    <w:p w14:paraId="39BEED1B" w14:textId="77777777" w:rsidR="00386E50" w:rsidRPr="00903DBA" w:rsidRDefault="00386E50" w:rsidP="00477426">
      <w:pPr>
        <w:pStyle w:val="SourceCodeBoxText"/>
        <w:framePr w:wrap="around"/>
      </w:pPr>
      <w:r w:rsidRPr="00903DBA">
        <w:rPr>
          <w:rStyle w:val="CodeInText"/>
        </w:rPr>
        <w:t>Address Offset</w:t>
      </w:r>
      <w:r w:rsidRPr="00903DBA">
        <w:t>.</w:t>
      </w:r>
    </w:p>
    <w:p w14:paraId="6C9B06D8" w14:textId="77777777" w:rsidR="00386E50" w:rsidRPr="00903DBA" w:rsidRDefault="00386E50" w:rsidP="00E65FE6">
      <w:pPr>
        <w:pStyle w:val="CodeHeader"/>
      </w:pPr>
      <w:r w:rsidRPr="00E65FE6">
        <w:rPr>
          <w:rStyle w:val="CodeInText"/>
        </w:rPr>
        <w:t>Offset</w:t>
      </w:r>
      <w:r w:rsidRPr="00903DBA">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903DBA" w:rsidRDefault="00386E50" w:rsidP="00477426">
      <w:pPr>
        <w:pStyle w:val="SourceCodeBoxText"/>
        <w:framePr w:wrap="around"/>
      </w:pPr>
      <w:r w:rsidRPr="00903DBA">
        <w:t>When the final object code is generated, we mark each auto or register symbol as used. In the end, all non-used symbols are being removed.</w:t>
      </w:r>
    </w:p>
    <w:p w14:paraId="699BD594" w14:textId="5FF33D01" w:rsidR="00386E50" w:rsidRPr="00903DBA" w:rsidRDefault="00386E50" w:rsidP="00386E50">
      <w:r w:rsidRPr="00903DBA">
        <w:t xml:space="preserve">The name is somewhat misleading since we also store functions and types, defined by </w:t>
      </w:r>
      <w:r w:rsidRPr="00903DBA">
        <w:rPr>
          <w:rStyle w:val="CodeInText"/>
          <w:i/>
          <w:rPrChange w:id="227" w:author="Stefan Bjornander" w:date="2015-04-25T10:11:00Z">
            <w:rPr>
              <w:rStyle w:val="CodeInText"/>
            </w:rPr>
          </w:rPrChange>
        </w:rPr>
        <w:t>typedef</w:t>
      </w:r>
      <w:r w:rsidRPr="00903DBA">
        <w:t>, in the table.</w:t>
      </w:r>
      <w:ins w:id="228" w:author="Stefan Bjornander" w:date="2015-04-25T10:11:00Z">
        <w:r w:rsidRPr="00903DBA">
          <w:t xml:space="preserve"> In some compiler technique </w:t>
        </w:r>
      </w:ins>
      <w:r w:rsidR="00440B10" w:rsidRPr="00903DBA">
        <w:t>textbooks,</w:t>
      </w:r>
      <w:ins w:id="229" w:author="Stefan Bjornander" w:date="2015-04-25T10:11:00Z">
        <w:r w:rsidRPr="00903DBA">
          <w:t xml:space="preserve"> the table is called</w:t>
        </w:r>
      </w:ins>
      <w:ins w:id="230" w:author="Stefan Bjornander" w:date="2015-04-25T10:14:00Z">
        <w:r w:rsidRPr="00903DBA">
          <w:t xml:space="preserve"> the </w:t>
        </w:r>
        <w:r w:rsidRPr="00903DBA">
          <w:rPr>
            <w:rStyle w:val="CodeInText"/>
            <w:i/>
            <w:rPrChange w:id="231" w:author="Stefan Bjornander" w:date="2015-04-25T10:14:00Z">
              <w:rPr>
                <w:rStyle w:val="CodeInText"/>
              </w:rPr>
            </w:rPrChange>
          </w:rPr>
          <w:t>symbol table</w:t>
        </w:r>
        <w:r w:rsidRPr="00903DBA">
          <w:t>. However, I think that term is too wide for our purposes.</w:t>
        </w:r>
      </w:ins>
    </w:p>
    <w:p w14:paraId="306729BC" w14:textId="77777777" w:rsidR="009F7A62" w:rsidRPr="00903DBA" w:rsidRDefault="009F7A62" w:rsidP="009F7A62">
      <w:pPr>
        <w:pStyle w:val="CodeHeader"/>
      </w:pPr>
      <w:r w:rsidRPr="00903DBA">
        <w:t>Symbol.cs</w:t>
      </w:r>
    </w:p>
    <w:p w14:paraId="00F3D9DE" w14:textId="77777777" w:rsidR="009F7A62" w:rsidRPr="00903DBA" w:rsidRDefault="009F7A62" w:rsidP="00013F62">
      <w:pPr>
        <w:pStyle w:val="Code"/>
        <w:rPr>
          <w:highlight w:val="white"/>
        </w:rPr>
      </w:pPr>
      <w:r w:rsidRPr="00903DBA">
        <w:rPr>
          <w:highlight w:val="white"/>
        </w:rPr>
        <w:t>using System;</w:t>
      </w:r>
    </w:p>
    <w:p w14:paraId="25F9B812" w14:textId="77777777" w:rsidR="009F7A62" w:rsidRPr="00903DBA" w:rsidRDefault="009F7A62" w:rsidP="00013F62">
      <w:pPr>
        <w:pStyle w:val="Code"/>
        <w:rPr>
          <w:highlight w:val="white"/>
        </w:rPr>
      </w:pPr>
      <w:r w:rsidRPr="00903DBA">
        <w:rPr>
          <w:highlight w:val="white"/>
        </w:rPr>
        <w:t>using System.IO;</w:t>
      </w:r>
    </w:p>
    <w:p w14:paraId="78175AA3" w14:textId="77777777" w:rsidR="009F7A62" w:rsidRPr="00903DBA" w:rsidRDefault="009F7A62" w:rsidP="00013F62">
      <w:pPr>
        <w:pStyle w:val="Code"/>
        <w:rPr>
          <w:highlight w:val="white"/>
        </w:rPr>
      </w:pPr>
      <w:r w:rsidRPr="00903DBA">
        <w:rPr>
          <w:highlight w:val="white"/>
        </w:rPr>
        <w:t>using System.Text;</w:t>
      </w:r>
    </w:p>
    <w:p w14:paraId="32FD0B3A" w14:textId="77777777" w:rsidR="009F7A62" w:rsidRPr="00903DBA" w:rsidRDefault="009F7A62" w:rsidP="00013F62">
      <w:pPr>
        <w:pStyle w:val="Code"/>
        <w:rPr>
          <w:highlight w:val="white"/>
        </w:rPr>
      </w:pPr>
      <w:r w:rsidRPr="00903DBA">
        <w:rPr>
          <w:highlight w:val="white"/>
        </w:rPr>
        <w:t>using System.Numerics;</w:t>
      </w:r>
    </w:p>
    <w:p w14:paraId="30A4706F" w14:textId="77777777" w:rsidR="009F7A62" w:rsidRPr="00903DBA" w:rsidRDefault="009F7A62" w:rsidP="00013F62">
      <w:pPr>
        <w:pStyle w:val="Code"/>
        <w:rPr>
          <w:highlight w:val="white"/>
        </w:rPr>
      </w:pPr>
      <w:r w:rsidRPr="00903DBA">
        <w:rPr>
          <w:highlight w:val="white"/>
        </w:rPr>
        <w:t>using System.Globalization;</w:t>
      </w:r>
    </w:p>
    <w:p w14:paraId="2F7A2D4A" w14:textId="77777777" w:rsidR="009F7A62" w:rsidRPr="00903DBA" w:rsidRDefault="009F7A62" w:rsidP="00013F62">
      <w:pPr>
        <w:pStyle w:val="Code"/>
        <w:rPr>
          <w:highlight w:val="white"/>
        </w:rPr>
      </w:pPr>
      <w:r w:rsidRPr="00903DBA">
        <w:rPr>
          <w:highlight w:val="white"/>
        </w:rPr>
        <w:t>using System.Collections.Generic;</w:t>
      </w:r>
    </w:p>
    <w:p w14:paraId="7D2836FD" w14:textId="77777777" w:rsidR="009F7A62" w:rsidRPr="00903DBA" w:rsidRDefault="009F7A62" w:rsidP="00013F62">
      <w:pPr>
        <w:pStyle w:val="Code"/>
        <w:rPr>
          <w:highlight w:val="white"/>
        </w:rPr>
      </w:pPr>
    </w:p>
    <w:p w14:paraId="0AD27037" w14:textId="77777777" w:rsidR="009F7A62" w:rsidRPr="00903DBA" w:rsidRDefault="009F7A62" w:rsidP="00013F62">
      <w:pPr>
        <w:pStyle w:val="Code"/>
        <w:rPr>
          <w:highlight w:val="white"/>
        </w:rPr>
      </w:pPr>
      <w:r w:rsidRPr="00903DBA">
        <w:rPr>
          <w:highlight w:val="white"/>
        </w:rPr>
        <w:t>namespace CCompiler {</w:t>
      </w:r>
    </w:p>
    <w:p w14:paraId="46279B76" w14:textId="77777777" w:rsidR="009F7A62" w:rsidRPr="00903DBA" w:rsidRDefault="009F7A62" w:rsidP="00013F62">
      <w:pPr>
        <w:pStyle w:val="Code"/>
        <w:rPr>
          <w:highlight w:val="white"/>
        </w:rPr>
      </w:pPr>
      <w:r w:rsidRPr="00903DBA">
        <w:rPr>
          <w:highlight w:val="white"/>
        </w:rPr>
        <w:t xml:space="preserve">  public class Symbol {</w:t>
      </w:r>
    </w:p>
    <w:p w14:paraId="7883E185" w14:textId="77777777" w:rsidR="009F7A62" w:rsidRPr="00903DBA" w:rsidRDefault="009F7A62" w:rsidP="00013F62">
      <w:pPr>
        <w:pStyle w:val="Code"/>
        <w:rPr>
          <w:highlight w:val="white"/>
        </w:rPr>
      </w:pPr>
      <w:r w:rsidRPr="00903DBA">
        <w:rPr>
          <w:highlight w:val="white"/>
        </w:rPr>
        <w:t xml:space="preserve">    public const string NumberId = "#";</w:t>
      </w:r>
    </w:p>
    <w:p w14:paraId="766F9B7B" w14:textId="77777777" w:rsidR="009F7A62" w:rsidRPr="00903DBA" w:rsidRDefault="009F7A62" w:rsidP="00013F62">
      <w:pPr>
        <w:pStyle w:val="Code"/>
        <w:rPr>
          <w:highlight w:val="white"/>
        </w:rPr>
      </w:pPr>
      <w:r w:rsidRPr="00903DBA">
        <w:rPr>
          <w:highlight w:val="white"/>
        </w:rPr>
        <w:t xml:space="preserve">    public const string TemporaryId = "£";</w:t>
      </w:r>
    </w:p>
    <w:p w14:paraId="32ACBABD" w14:textId="77777777" w:rsidR="009F7A62" w:rsidRPr="00903DBA" w:rsidRDefault="009F7A62" w:rsidP="00013F62">
      <w:pPr>
        <w:pStyle w:val="Code"/>
        <w:rPr>
          <w:highlight w:val="white"/>
        </w:rPr>
      </w:pPr>
      <w:r w:rsidRPr="00903DBA">
        <w:rPr>
          <w:highlight w:val="white"/>
        </w:rPr>
        <w:t xml:space="preserve">    public const string SeparatorId = "$";</w:t>
      </w:r>
    </w:p>
    <w:p w14:paraId="2784C4A5" w14:textId="77777777" w:rsidR="009F7A62" w:rsidRPr="00903DBA" w:rsidRDefault="009F7A62" w:rsidP="00013F62">
      <w:pPr>
        <w:pStyle w:val="Code"/>
        <w:rPr>
          <w:highlight w:val="white"/>
        </w:rPr>
      </w:pPr>
      <w:r w:rsidRPr="00903DBA">
        <w:rPr>
          <w:highlight w:val="white"/>
        </w:rPr>
        <w:t xml:space="preserve">    public const string SeparatorDot = ".";</w:t>
      </w:r>
    </w:p>
    <w:p w14:paraId="2B78BB92" w14:textId="77777777" w:rsidR="009F7A62" w:rsidRPr="00903DBA" w:rsidRDefault="009F7A62" w:rsidP="00013F62">
      <w:pPr>
        <w:pStyle w:val="Code"/>
        <w:rPr>
          <w:highlight w:val="white"/>
        </w:rPr>
      </w:pPr>
      <w:r w:rsidRPr="00903DBA">
        <w:rPr>
          <w:highlight w:val="white"/>
        </w:rPr>
        <w:t xml:space="preserve">    public const string FileMarker = "@";</w:t>
      </w:r>
    </w:p>
    <w:p w14:paraId="6D69287C" w14:textId="2E04DBDB" w:rsidR="004D4A36" w:rsidRPr="00903DBA" w:rsidRDefault="00CB5205" w:rsidP="00095BB8">
      <w:pPr>
        <w:rPr>
          <w:rStyle w:val="CodeInText"/>
          <w:b w:val="0"/>
          <w:bCs/>
        </w:rPr>
      </w:pPr>
      <w:r w:rsidRPr="00903DBA">
        <w:rPr>
          <w:rStyle w:val="CodeInText"/>
          <w:b w:val="0"/>
          <w:bCs/>
        </w:rPr>
        <w:t xml:space="preserve">A symbol actually </w:t>
      </w:r>
      <w:r w:rsidR="008C7EFF" w:rsidRPr="00903DBA">
        <w:rPr>
          <w:rStyle w:val="CodeInText"/>
          <w:b w:val="0"/>
          <w:bCs/>
        </w:rPr>
        <w:t xml:space="preserve">has </w:t>
      </w:r>
      <w:r w:rsidRPr="00903DBA">
        <w:rPr>
          <w:rStyle w:val="CodeInText"/>
          <w:b w:val="0"/>
          <w:bCs/>
        </w:rPr>
        <w:t xml:space="preserve">two names: the regular name it has been defined </w:t>
      </w:r>
      <w:r w:rsidR="001208D6" w:rsidRPr="00903DBA">
        <w:rPr>
          <w:rStyle w:val="CodeInText"/>
          <w:b w:val="0"/>
          <w:bCs/>
        </w:rPr>
        <w:t xml:space="preserve">with </w:t>
      </w:r>
      <w:r w:rsidRPr="00903DBA">
        <w:rPr>
          <w:rStyle w:val="CodeInText"/>
          <w:b w:val="0"/>
          <w:bCs/>
        </w:rPr>
        <w:t>and is looked up</w:t>
      </w:r>
      <w:r w:rsidR="004110C0" w:rsidRPr="00903DBA">
        <w:rPr>
          <w:rStyle w:val="CodeInText"/>
          <w:b w:val="0"/>
          <w:bCs/>
        </w:rPr>
        <w:t xml:space="preserve"> by</w:t>
      </w:r>
      <w:r w:rsidR="001208D6" w:rsidRPr="00903DBA">
        <w:rPr>
          <w:rStyle w:val="CodeInText"/>
          <w:b w:val="0"/>
          <w:bCs/>
        </w:rPr>
        <w:t xml:space="preserve"> the symbol table</w:t>
      </w:r>
      <w:r w:rsidRPr="00903DBA">
        <w:rPr>
          <w:rStyle w:val="CodeInText"/>
          <w:b w:val="0"/>
          <w:bCs/>
        </w:rPr>
        <w:t xml:space="preserve">, and a unique name. </w:t>
      </w:r>
      <w:r w:rsidR="00251756" w:rsidRPr="00903DBA">
        <w:rPr>
          <w:rStyle w:val="CodeInText"/>
          <w:b w:val="0"/>
          <w:bCs/>
        </w:rPr>
        <w:t>For symbols with external linkage, t</w:t>
      </w:r>
      <w:r w:rsidRPr="00903DBA">
        <w:rPr>
          <w:rStyle w:val="CodeInText"/>
          <w:b w:val="0"/>
          <w:bCs/>
        </w:rPr>
        <w:t xml:space="preserve">he </w:t>
      </w:r>
      <w:r w:rsidR="00251756" w:rsidRPr="00903DBA">
        <w:rPr>
          <w:rStyle w:val="CodeInText"/>
          <w:b w:val="0"/>
          <w:bCs/>
        </w:rPr>
        <w:t xml:space="preserve">regular and unique </w:t>
      </w:r>
      <w:r w:rsidRPr="00903DBA">
        <w:rPr>
          <w:rStyle w:val="CodeInText"/>
          <w:b w:val="0"/>
          <w:bCs/>
        </w:rPr>
        <w:t>names are the same. For symbols without external linkage, the unique name is really unique. The id</w:t>
      </w:r>
      <w:r w:rsidR="004D4A36" w:rsidRPr="00903DBA">
        <w:rPr>
          <w:rStyle w:val="CodeInText"/>
          <w:b w:val="0"/>
          <w:bCs/>
        </w:rPr>
        <w:t>ea is th</w:t>
      </w:r>
      <w:r w:rsidR="00526E71" w:rsidRPr="00903DBA">
        <w:rPr>
          <w:rStyle w:val="CodeInText"/>
          <w:b w:val="0"/>
          <w:bCs/>
        </w:rPr>
        <w:t>at the</w:t>
      </w:r>
      <w:r w:rsidR="004D4A36" w:rsidRPr="00903DBA">
        <w:rPr>
          <w:rStyle w:val="CodeInText"/>
          <w:b w:val="0"/>
          <w:bCs/>
        </w:rPr>
        <w:t xml:space="preserve"> no two names </w:t>
      </w:r>
      <w:r w:rsidR="006F6174" w:rsidRPr="00903DBA">
        <w:rPr>
          <w:rStyle w:val="CodeInText"/>
          <w:b w:val="0"/>
          <w:bCs/>
        </w:rPr>
        <w:t xml:space="preserve">without external linkage </w:t>
      </w:r>
      <w:r w:rsidR="004D4A36" w:rsidRPr="00903DBA">
        <w:rPr>
          <w:rStyle w:val="CodeInText"/>
          <w:b w:val="0"/>
          <w:bCs/>
        </w:rPr>
        <w:t xml:space="preserve">in any </w:t>
      </w:r>
      <w:r w:rsidR="00D4302B" w:rsidRPr="00903DBA">
        <w:rPr>
          <w:rStyle w:val="CodeInText"/>
          <w:b w:val="0"/>
          <w:bCs/>
        </w:rPr>
        <w:t xml:space="preserve">file </w:t>
      </w:r>
      <w:r w:rsidR="004D4A36" w:rsidRPr="00903DBA">
        <w:rPr>
          <w:rStyle w:val="CodeInText"/>
          <w:b w:val="0"/>
          <w:bCs/>
        </w:rPr>
        <w:t>shall have the same name.</w:t>
      </w:r>
      <w:r w:rsidR="006F6174" w:rsidRPr="00903DBA">
        <w:rPr>
          <w:rStyle w:val="CodeInText"/>
          <w:b w:val="0"/>
          <w:bCs/>
        </w:rPr>
        <w:t xml:space="preserve"> For instance, two static symbols in two different functions, or two global symbols in two different files</w:t>
      </w:r>
      <w:r w:rsidR="00D4302B" w:rsidRPr="00903DBA">
        <w:rPr>
          <w:rStyle w:val="CodeInText"/>
          <w:b w:val="0"/>
          <w:bCs/>
        </w:rPr>
        <w:t>, shall have different unique names.</w:t>
      </w:r>
    </w:p>
    <w:p w14:paraId="696C3E84" w14:textId="77777777" w:rsidR="00EE197F" w:rsidRPr="00903DBA" w:rsidRDefault="00EE197F" w:rsidP="00EE197F">
      <w:pPr>
        <w:pStyle w:val="Code"/>
        <w:rPr>
          <w:highlight w:val="white"/>
        </w:rPr>
      </w:pPr>
      <w:r w:rsidRPr="00903DBA">
        <w:rPr>
          <w:highlight w:val="white"/>
        </w:rPr>
        <w:t xml:space="preserve">    private bool m_externalLinkage, m_functionDefinition;</w:t>
      </w:r>
    </w:p>
    <w:p w14:paraId="4662F478" w14:textId="67DE4E97" w:rsidR="00152602" w:rsidRPr="00903DBA" w:rsidRDefault="00152602" w:rsidP="00152602">
      <w:pPr>
        <w:pStyle w:val="Code"/>
        <w:rPr>
          <w:highlight w:val="white"/>
        </w:rPr>
      </w:pPr>
      <w:r w:rsidRPr="00903DBA">
        <w:rPr>
          <w:highlight w:val="white"/>
        </w:rPr>
        <w:t xml:space="preserve">    private string m_name, m_uniqueName;</w:t>
      </w:r>
    </w:p>
    <w:p w14:paraId="05D7883F" w14:textId="1C7ADDB9" w:rsidR="004D4A36" w:rsidRPr="00903DBA" w:rsidRDefault="004D4A36" w:rsidP="004D4A36">
      <w:pPr>
        <w:rPr>
          <w:highlight w:val="white"/>
        </w:rPr>
      </w:pPr>
      <w:r w:rsidRPr="00903DBA">
        <w:rPr>
          <w:highlight w:val="white"/>
        </w:rPr>
        <w:t xml:space="preserve">A symbol may </w:t>
      </w:r>
      <w:r w:rsidR="00032EF4" w:rsidRPr="00903DBA">
        <w:rPr>
          <w:highlight w:val="white"/>
        </w:rPr>
        <w:t xml:space="preserve">be </w:t>
      </w:r>
      <w:r w:rsidR="00526E71" w:rsidRPr="00903DBA">
        <w:rPr>
          <w:highlight w:val="white"/>
        </w:rPr>
        <w:t xml:space="preserve">a </w:t>
      </w:r>
      <w:r w:rsidR="00032EF4" w:rsidRPr="00903DBA">
        <w:rPr>
          <w:highlight w:val="white"/>
        </w:rPr>
        <w:t xml:space="preserve">parameter in a function </w:t>
      </w:r>
      <w:r w:rsidR="00C37108" w:rsidRPr="00903DBA">
        <w:rPr>
          <w:highlight w:val="white"/>
        </w:rPr>
        <w:t>definition</w:t>
      </w:r>
      <w:r w:rsidR="00735B47" w:rsidRPr="00903DBA">
        <w:rPr>
          <w:highlight w:val="white"/>
        </w:rPr>
        <w:t>.</w:t>
      </w:r>
    </w:p>
    <w:p w14:paraId="2F7A53E7" w14:textId="4B467075" w:rsidR="000C3B21" w:rsidRPr="00903DBA" w:rsidRDefault="000C3B21" w:rsidP="000C3B21">
      <w:pPr>
        <w:pStyle w:val="Code"/>
        <w:rPr>
          <w:highlight w:val="white"/>
        </w:rPr>
      </w:pPr>
      <w:r w:rsidRPr="00903DBA">
        <w:rPr>
          <w:highlight w:val="white"/>
        </w:rPr>
        <w:lastRenderedPageBreak/>
        <w:t xml:space="preserve">    private bool</w:t>
      </w:r>
      <w:r w:rsidR="00696107" w:rsidRPr="00903DBA">
        <w:rPr>
          <w:highlight w:val="white"/>
        </w:rPr>
        <w:t xml:space="preserve"> </w:t>
      </w:r>
      <w:r w:rsidRPr="00903DBA">
        <w:rPr>
          <w:highlight w:val="white"/>
        </w:rPr>
        <w:t>m_parameter;</w:t>
      </w:r>
    </w:p>
    <w:p w14:paraId="7F7C34F3" w14:textId="4351E00E" w:rsidR="009A0771" w:rsidRPr="00903DBA" w:rsidRDefault="009A0771" w:rsidP="009A0771">
      <w:pPr>
        <w:rPr>
          <w:highlight w:val="white"/>
        </w:rPr>
      </w:pPr>
      <w:r w:rsidRPr="00903DBA">
        <w:rPr>
          <w:highlight w:val="white"/>
        </w:rPr>
        <w:t xml:space="preserve">A symbol has </w:t>
      </w:r>
      <w:r w:rsidR="00A212DC" w:rsidRPr="00903DBA">
        <w:rPr>
          <w:highlight w:val="white"/>
        </w:rPr>
        <w:t xml:space="preserve">a </w:t>
      </w:r>
      <w:r w:rsidRPr="00903DBA">
        <w:rPr>
          <w:highlight w:val="white"/>
        </w:rPr>
        <w:t>storage</w:t>
      </w:r>
      <w:r w:rsidR="00A212DC" w:rsidRPr="00903DBA">
        <w:rPr>
          <w:highlight w:val="white"/>
        </w:rPr>
        <w:t xml:space="preserve"> and a type</w:t>
      </w:r>
      <w:r w:rsidR="00C43715" w:rsidRPr="00903DBA">
        <w:rPr>
          <w:highlight w:val="white"/>
        </w:rPr>
        <w:t>, i</w:t>
      </w:r>
      <w:r w:rsidR="00A212DC" w:rsidRPr="00903DBA">
        <w:rPr>
          <w:highlight w:val="white"/>
        </w:rPr>
        <w:t>t may also have a value.</w:t>
      </w:r>
    </w:p>
    <w:p w14:paraId="1AE7BFD6" w14:textId="77777777" w:rsidR="009F7A62" w:rsidRPr="00903DBA" w:rsidRDefault="009F7A62" w:rsidP="00013F62">
      <w:pPr>
        <w:pStyle w:val="Code"/>
        <w:rPr>
          <w:highlight w:val="white"/>
        </w:rPr>
      </w:pPr>
      <w:r w:rsidRPr="00903DBA">
        <w:rPr>
          <w:highlight w:val="white"/>
        </w:rPr>
        <w:t xml:space="preserve">    private Storage m_storage;</w:t>
      </w:r>
    </w:p>
    <w:p w14:paraId="47B72F69" w14:textId="77777777" w:rsidR="009F7A62" w:rsidRPr="00903DBA" w:rsidRDefault="009F7A62" w:rsidP="00013F62">
      <w:pPr>
        <w:pStyle w:val="Code"/>
        <w:rPr>
          <w:highlight w:val="white"/>
        </w:rPr>
      </w:pPr>
      <w:r w:rsidRPr="00903DBA">
        <w:rPr>
          <w:highlight w:val="white"/>
        </w:rPr>
        <w:t xml:space="preserve">    private Type m_type;</w:t>
      </w:r>
    </w:p>
    <w:p w14:paraId="59A2B199" w14:textId="431FB0BC" w:rsidR="009F7A62" w:rsidRPr="00903DBA" w:rsidRDefault="009F7A62" w:rsidP="00013F62">
      <w:pPr>
        <w:pStyle w:val="Code"/>
        <w:rPr>
          <w:highlight w:val="white"/>
        </w:rPr>
      </w:pPr>
      <w:r w:rsidRPr="00903DBA">
        <w:rPr>
          <w:highlight w:val="white"/>
        </w:rPr>
        <w:t xml:space="preserve">    private object m_value;</w:t>
      </w:r>
    </w:p>
    <w:p w14:paraId="31CBF9E2" w14:textId="2E5EBCD3" w:rsidR="00A212DC" w:rsidRPr="00903DBA" w:rsidRDefault="001045B2" w:rsidP="00A212DC">
      <w:pPr>
        <w:rPr>
          <w:highlight w:val="white"/>
        </w:rPr>
      </w:pPr>
      <w:r w:rsidRPr="00903DBA">
        <w:rPr>
          <w:highlight w:val="white"/>
        </w:rPr>
        <w:t>S</w:t>
      </w:r>
      <w:r w:rsidR="00A212DC" w:rsidRPr="00903DBA">
        <w:rPr>
          <w:highlight w:val="white"/>
        </w:rPr>
        <w:t>ymbols with auto and register storage are given an offset</w:t>
      </w:r>
      <w:r w:rsidR="005F2592" w:rsidRPr="00903DBA">
        <w:rPr>
          <w:highlight w:val="white"/>
        </w:rPr>
        <w:t xml:space="preserve"> on the current </w:t>
      </w:r>
      <w:r w:rsidR="00F66C4F" w:rsidRPr="00903DBA">
        <w:rPr>
          <w:highlight w:val="white"/>
        </w:rPr>
        <w:t>activation</w:t>
      </w:r>
      <w:r w:rsidR="005F2592" w:rsidRPr="00903DBA">
        <w:rPr>
          <w:highlight w:val="white"/>
        </w:rPr>
        <w:t xml:space="preserve"> record.</w:t>
      </w:r>
    </w:p>
    <w:p w14:paraId="51842E58" w14:textId="1BB59F24" w:rsidR="009F7A62" w:rsidRPr="00903DBA" w:rsidRDefault="009F7A62" w:rsidP="00013F62">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4FC8EEFE" w14:textId="2BD95E25" w:rsidR="00A212DC" w:rsidRPr="00903DBA" w:rsidRDefault="00130E8E" w:rsidP="00130E8E">
      <w:pPr>
        <w:rPr>
          <w:highlight w:val="white"/>
        </w:rPr>
      </w:pPr>
      <w:r w:rsidRPr="00903DBA">
        <w:rPr>
          <w:highlight w:val="white"/>
        </w:rPr>
        <w:t xml:space="preserve">When dereferencing a symbol with the </w:t>
      </w:r>
      <w:r w:rsidR="005D4CA1" w:rsidRPr="00903DBA">
        <w:rPr>
          <w:highlight w:val="white"/>
        </w:rPr>
        <w:t>dereference</w:t>
      </w:r>
      <w:r w:rsidRPr="00903DBA">
        <w:rPr>
          <w:highlight w:val="white"/>
        </w:rPr>
        <w:t>, arrow, and index (with a constant index value) expression</w:t>
      </w:r>
      <w:r w:rsidR="00D162D0" w:rsidRPr="00903DBA">
        <w:rPr>
          <w:highlight w:val="white"/>
        </w:rPr>
        <w:t>, t</w:t>
      </w:r>
      <w:r w:rsidRPr="00903DBA">
        <w:rPr>
          <w:highlight w:val="white"/>
        </w:rPr>
        <w:t xml:space="preserve">he </w:t>
      </w:r>
      <w:r w:rsidR="00D162D0" w:rsidRPr="00903DBA">
        <w:rPr>
          <w:highlight w:val="white"/>
        </w:rPr>
        <w:t xml:space="preserve">dereferenced </w:t>
      </w:r>
      <w:r w:rsidRPr="00903DBA">
        <w:rPr>
          <w:highlight w:val="white"/>
        </w:rPr>
        <w:t xml:space="preserve">symbol is stored </w:t>
      </w:r>
      <w:r w:rsidR="00D162D0" w:rsidRPr="00903DBA">
        <w:rPr>
          <w:highlight w:val="white"/>
        </w:rPr>
        <w:t>in the address symbol, with its offset. The offset is zero in the dereference case, the offset of the field in the arrow case, and the index value times the size of the array type in the index case.</w:t>
      </w:r>
      <w:r w:rsidR="00A1408B" w:rsidRPr="00903DBA">
        <w:rPr>
          <w:highlight w:val="white"/>
        </w:rPr>
        <w:t xml:space="preserve"> In case of the index operator with a non-constant index value, the value of the address offset is calculated in run-time.</w:t>
      </w:r>
    </w:p>
    <w:p w14:paraId="56F2D829" w14:textId="77777777" w:rsidR="009F7A62" w:rsidRPr="00903DBA" w:rsidRDefault="009F7A62" w:rsidP="00013F62">
      <w:pPr>
        <w:pStyle w:val="Code"/>
        <w:rPr>
          <w:highlight w:val="white"/>
        </w:rPr>
      </w:pPr>
      <w:r w:rsidRPr="00903DBA">
        <w:rPr>
          <w:highlight w:val="white"/>
        </w:rPr>
        <w:t xml:space="preserve">    private Symbol m_addressSymbol;</w:t>
      </w:r>
    </w:p>
    <w:p w14:paraId="3D5B6FD7" w14:textId="77777777" w:rsidR="009F7A62" w:rsidRPr="00903DBA" w:rsidRDefault="009F7A62" w:rsidP="00013F62">
      <w:pPr>
        <w:pStyle w:val="Code"/>
        <w:rPr>
          <w:highlight w:val="white"/>
        </w:rPr>
      </w:pPr>
      <w:r w:rsidRPr="00903DBA">
        <w:rPr>
          <w:highlight w:val="white"/>
        </w:rPr>
        <w:t xml:space="preserve">    private int m_addressOffset;</w:t>
      </w:r>
    </w:p>
    <w:p w14:paraId="2A9F332A" w14:textId="0FCB3FA0" w:rsidR="0009447A" w:rsidRPr="00903DBA" w:rsidRDefault="0009447A" w:rsidP="0009447A">
      <w:pPr>
        <w:rPr>
          <w:highlight w:val="white"/>
        </w:rPr>
      </w:pPr>
      <w:r w:rsidRPr="00903DBA">
        <w:rPr>
          <w:highlight w:val="white"/>
        </w:rPr>
        <w:t xml:space="preserve">A symbol may hold logical type, in which case the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is stored in the symbol.</w:t>
      </w:r>
    </w:p>
    <w:p w14:paraId="2A43848B" w14:textId="77777777" w:rsidR="009F7A62" w:rsidRPr="00903DBA" w:rsidRDefault="009F7A62" w:rsidP="00013F62">
      <w:pPr>
        <w:pStyle w:val="Code"/>
        <w:rPr>
          <w:highlight w:val="white"/>
        </w:rPr>
      </w:pPr>
      <w:r w:rsidRPr="00903DBA">
        <w:rPr>
          <w:highlight w:val="white"/>
        </w:rPr>
        <w:t xml:space="preserve">    private ISet&lt;MiddleCode&gt; m_trueSet, m_falseSet;</w:t>
      </w:r>
    </w:p>
    <w:p w14:paraId="7B409AB0" w14:textId="32E590E5" w:rsidR="009F7A62" w:rsidRPr="00903DBA" w:rsidRDefault="009B7E0D" w:rsidP="000B07CE">
      <w:pPr>
        <w:rPr>
          <w:highlight w:val="white"/>
        </w:rPr>
      </w:pPr>
      <w:r w:rsidRPr="00903DBA">
        <w:rPr>
          <w:highlight w:val="white"/>
        </w:rPr>
        <w:t>Finally, we have static counters for unique names and temporary names.</w:t>
      </w:r>
    </w:p>
    <w:p w14:paraId="164D919C" w14:textId="77777777" w:rsidR="00192E63" w:rsidRPr="00903DBA" w:rsidRDefault="00192E63" w:rsidP="00192E63">
      <w:pPr>
        <w:pStyle w:val="Code"/>
        <w:rPr>
          <w:highlight w:val="white"/>
        </w:rPr>
      </w:pPr>
      <w:r w:rsidRPr="00903DBA">
        <w:rPr>
          <w:highlight w:val="white"/>
        </w:rPr>
        <w:t xml:space="preserve">    private static int UniqueNameCount = 0, TemporaryNameCount = 0;</w:t>
      </w:r>
    </w:p>
    <w:p w14:paraId="5670B13A" w14:textId="5F1F7105" w:rsidR="009B7E0D" w:rsidRPr="00903DBA" w:rsidRDefault="004D6570" w:rsidP="004D6570">
      <w:pPr>
        <w:rPr>
          <w:highlight w:val="white"/>
        </w:rPr>
      </w:pPr>
      <w:r w:rsidRPr="00903DBA">
        <w:rPr>
          <w:highlight w:val="white"/>
        </w:rPr>
        <w:t>The first constructor is used for defined symbols, variables, constants</w:t>
      </w:r>
      <w:r w:rsidR="004E2E31" w:rsidRPr="00903DBA">
        <w:rPr>
          <w:highlight w:val="white"/>
        </w:rPr>
        <w:t>,</w:t>
      </w:r>
      <w:r w:rsidRPr="00903DBA">
        <w:rPr>
          <w:highlight w:val="white"/>
        </w:rPr>
        <w:t xml:space="preserve"> and functions.</w:t>
      </w:r>
      <w:r w:rsidR="00EA1707" w:rsidRPr="00903DBA">
        <w:rPr>
          <w:highlight w:val="white"/>
        </w:rPr>
        <w:t xml:space="preserve"> In case of </w:t>
      </w:r>
      <w:r w:rsidR="005805EB" w:rsidRPr="00903DBA">
        <w:rPr>
          <w:highlight w:val="white"/>
        </w:rPr>
        <w:t>enumeration</w:t>
      </w:r>
      <w:r w:rsidR="00EA1707" w:rsidRPr="00903DBA">
        <w:rPr>
          <w:highlight w:val="white"/>
        </w:rPr>
        <w:t xml:space="preserve"> constants</w:t>
      </w:r>
      <w:r w:rsidR="00873AEA" w:rsidRPr="00903DBA">
        <w:rPr>
          <w:highlight w:val="white"/>
        </w:rPr>
        <w:t>,</w:t>
      </w:r>
      <w:r w:rsidR="00EA1707" w:rsidRPr="00903DBA">
        <w:rPr>
          <w:highlight w:val="white"/>
        </w:rPr>
        <w:t xml:space="preserve"> they also hold a value.</w:t>
      </w:r>
    </w:p>
    <w:p w14:paraId="3165280F" w14:textId="77777777" w:rsidR="009F7A62" w:rsidRPr="00903DBA" w:rsidRDefault="009F7A62" w:rsidP="00192E63">
      <w:pPr>
        <w:pStyle w:val="Code"/>
        <w:rPr>
          <w:highlight w:val="white"/>
        </w:rPr>
      </w:pPr>
      <w:r w:rsidRPr="00903DBA">
        <w:rPr>
          <w:highlight w:val="white"/>
        </w:rPr>
        <w:t xml:space="preserve">    public Symbol(string name, bool externalLinkage, Storage storage,</w:t>
      </w:r>
    </w:p>
    <w:p w14:paraId="10BE8318" w14:textId="77777777" w:rsidR="009F7A62" w:rsidRPr="00903DBA" w:rsidRDefault="009F7A62" w:rsidP="00013F62">
      <w:pPr>
        <w:pStyle w:val="Code"/>
        <w:rPr>
          <w:highlight w:val="white"/>
        </w:rPr>
      </w:pPr>
      <w:r w:rsidRPr="00903DBA">
        <w:rPr>
          <w:highlight w:val="white"/>
        </w:rPr>
        <w:t xml:space="preserve">                  Type type, bool parameter = false, object value = null) {</w:t>
      </w:r>
    </w:p>
    <w:p w14:paraId="77B7F9AB" w14:textId="77777777" w:rsidR="009F7A62" w:rsidRPr="00903DBA" w:rsidRDefault="009F7A62" w:rsidP="00013F62">
      <w:pPr>
        <w:pStyle w:val="Code"/>
        <w:rPr>
          <w:highlight w:val="white"/>
        </w:rPr>
      </w:pPr>
      <w:r w:rsidRPr="00903DBA">
        <w:rPr>
          <w:highlight w:val="white"/>
        </w:rPr>
        <w:t xml:space="preserve">      m_name = name;</w:t>
      </w:r>
    </w:p>
    <w:p w14:paraId="67F22009" w14:textId="77777777" w:rsidR="009F7A62" w:rsidRPr="00903DBA" w:rsidRDefault="009F7A62" w:rsidP="00013F62">
      <w:pPr>
        <w:pStyle w:val="Code"/>
        <w:rPr>
          <w:highlight w:val="white"/>
        </w:rPr>
      </w:pPr>
      <w:r w:rsidRPr="00903DBA">
        <w:rPr>
          <w:highlight w:val="white"/>
        </w:rPr>
        <w:t xml:space="preserve">      m_externalLinkage = externalLinkage;</w:t>
      </w:r>
    </w:p>
    <w:p w14:paraId="4EC3F07B" w14:textId="332DF6E3" w:rsidR="009F7A62" w:rsidRPr="00903DBA" w:rsidRDefault="009F7A62" w:rsidP="00013F62">
      <w:pPr>
        <w:pStyle w:val="Code"/>
        <w:rPr>
          <w:highlight w:val="white"/>
        </w:rPr>
      </w:pPr>
      <w:r w:rsidRPr="00903DBA">
        <w:rPr>
          <w:highlight w:val="white"/>
        </w:rPr>
        <w:t xml:space="preserve">      m_storage = storage;</w:t>
      </w:r>
    </w:p>
    <w:p w14:paraId="4DED7826" w14:textId="24FE4DD2" w:rsidR="009F7A62" w:rsidRPr="00903DBA" w:rsidRDefault="0032587A" w:rsidP="0032587A">
      <w:pPr>
        <w:rPr>
          <w:highlight w:val="white"/>
        </w:rPr>
      </w:pPr>
      <w:r w:rsidRPr="00903DBA">
        <w:rPr>
          <w:highlight w:val="white"/>
        </w:rPr>
        <w:t xml:space="preserve">If the symbol has external linkage its unique name </w:t>
      </w:r>
      <w:r w:rsidR="00B61A49" w:rsidRPr="00903DBA">
        <w:rPr>
          <w:highlight w:val="white"/>
        </w:rPr>
        <w:t>is</w:t>
      </w:r>
      <w:r w:rsidRPr="00903DBA">
        <w:rPr>
          <w:highlight w:val="white"/>
        </w:rPr>
        <w:t xml:space="preserve"> its regular name.</w:t>
      </w:r>
    </w:p>
    <w:p w14:paraId="2A271F00" w14:textId="77777777" w:rsidR="009F7A62" w:rsidRPr="00903DBA" w:rsidRDefault="009F7A62" w:rsidP="00013F62">
      <w:pPr>
        <w:pStyle w:val="Code"/>
        <w:rPr>
          <w:highlight w:val="white"/>
        </w:rPr>
      </w:pPr>
      <w:r w:rsidRPr="00903DBA">
        <w:rPr>
          <w:highlight w:val="white"/>
        </w:rPr>
        <w:t xml:space="preserve">      if (m_externalLinkage) {</w:t>
      </w:r>
    </w:p>
    <w:p w14:paraId="0DFA773E" w14:textId="77777777" w:rsidR="00C47AB7" w:rsidRPr="00903DBA" w:rsidRDefault="00C47AB7" w:rsidP="00C47AB7">
      <w:pPr>
        <w:pStyle w:val="Code"/>
        <w:rPr>
          <w:highlight w:val="white"/>
        </w:rPr>
      </w:pPr>
      <w:r w:rsidRPr="00903DBA">
        <w:rPr>
          <w:highlight w:val="white"/>
        </w:rPr>
        <w:t xml:space="preserve">        m_uniqueName = m_name;</w:t>
      </w:r>
    </w:p>
    <w:p w14:paraId="6FEDB533" w14:textId="3398C5BF" w:rsidR="009F7A62" w:rsidRPr="00903DBA" w:rsidRDefault="009F7A62" w:rsidP="00013F62">
      <w:pPr>
        <w:pStyle w:val="Code"/>
        <w:rPr>
          <w:highlight w:val="white"/>
        </w:rPr>
      </w:pPr>
      <w:r w:rsidRPr="00903DBA">
        <w:rPr>
          <w:highlight w:val="white"/>
        </w:rPr>
        <w:t xml:space="preserve">      }</w:t>
      </w:r>
    </w:p>
    <w:p w14:paraId="71DDB865" w14:textId="5E805C7E" w:rsidR="00B61A49" w:rsidRPr="00903DBA" w:rsidRDefault="00B61A49" w:rsidP="0080558F">
      <w:pPr>
        <w:rPr>
          <w:highlight w:val="white"/>
        </w:rPr>
      </w:pPr>
      <w:r w:rsidRPr="00903DBA">
        <w:rPr>
          <w:highlight w:val="white"/>
        </w:rPr>
        <w:t xml:space="preserve">If the </w:t>
      </w:r>
      <w:r w:rsidR="0080558F" w:rsidRPr="00903DBA">
        <w:rPr>
          <w:highlight w:val="white"/>
        </w:rPr>
        <w:t>symbol</w:t>
      </w:r>
      <w:r w:rsidRPr="00903DBA">
        <w:rPr>
          <w:highlight w:val="white"/>
        </w:rPr>
        <w:t xml:space="preserve"> </w:t>
      </w:r>
      <w:r w:rsidR="00D86CCA" w:rsidRPr="00903DBA">
        <w:rPr>
          <w:highlight w:val="white"/>
        </w:rPr>
        <w:t xml:space="preserve">does </w:t>
      </w:r>
      <w:r w:rsidRPr="00903DBA">
        <w:rPr>
          <w:highlight w:val="white"/>
        </w:rPr>
        <w:t xml:space="preserve">not have external linkage, its unique name </w:t>
      </w:r>
      <w:r w:rsidR="00BD5EED" w:rsidRPr="00903DBA">
        <w:rPr>
          <w:highlight w:val="white"/>
        </w:rPr>
        <w:t>is a file marker, a unique number, and the regular name.</w:t>
      </w:r>
      <w:r w:rsidR="00D86CCA" w:rsidRPr="00903DB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903DBA" w:rsidRDefault="009F7A62" w:rsidP="00013F62">
      <w:pPr>
        <w:pStyle w:val="Code"/>
        <w:rPr>
          <w:highlight w:val="white"/>
        </w:rPr>
      </w:pPr>
      <w:r w:rsidRPr="00903DBA">
        <w:rPr>
          <w:highlight w:val="white"/>
        </w:rPr>
        <w:t xml:space="preserve">      else {</w:t>
      </w:r>
    </w:p>
    <w:p w14:paraId="5847D5CE" w14:textId="6E148940" w:rsidR="00013F62" w:rsidRPr="00903DBA" w:rsidRDefault="009F7A62" w:rsidP="00013F62">
      <w:pPr>
        <w:pStyle w:val="Code"/>
        <w:rPr>
          <w:highlight w:val="white"/>
        </w:rPr>
      </w:pPr>
      <w:r w:rsidRPr="00903DBA">
        <w:rPr>
          <w:highlight w:val="white"/>
        </w:rPr>
        <w:t xml:space="preserve">        m_uniqueName = Symbol.FileMarker + (UniqueNameCount++) +</w:t>
      </w:r>
    </w:p>
    <w:p w14:paraId="6DCBA2AD" w14:textId="489BCC3C" w:rsidR="009F7A62" w:rsidRPr="00903DBA" w:rsidRDefault="00013F62" w:rsidP="00013F62">
      <w:pPr>
        <w:pStyle w:val="Code"/>
        <w:rPr>
          <w:highlight w:val="white"/>
        </w:rPr>
      </w:pPr>
      <w:r w:rsidRPr="00903DBA">
        <w:rPr>
          <w:highlight w:val="white"/>
        </w:rPr>
        <w:t xml:space="preserve">                       </w:t>
      </w:r>
      <w:r w:rsidR="009F7A62" w:rsidRPr="00903DBA">
        <w:rPr>
          <w:highlight w:val="white"/>
        </w:rPr>
        <w:t>Symbol.SeparatorId + m_name;</w:t>
      </w:r>
    </w:p>
    <w:p w14:paraId="382CAC4D" w14:textId="77777777" w:rsidR="009F7A62" w:rsidRPr="00903DBA" w:rsidRDefault="009F7A62" w:rsidP="00013F62">
      <w:pPr>
        <w:pStyle w:val="Code"/>
        <w:rPr>
          <w:highlight w:val="white"/>
        </w:rPr>
      </w:pPr>
      <w:r w:rsidRPr="00903DBA">
        <w:rPr>
          <w:highlight w:val="white"/>
        </w:rPr>
        <w:t xml:space="preserve">      }</w:t>
      </w:r>
    </w:p>
    <w:p w14:paraId="24DADDB7" w14:textId="77777777" w:rsidR="009F7A62" w:rsidRPr="00903DBA" w:rsidRDefault="009F7A62" w:rsidP="00B024FB">
      <w:pPr>
        <w:pStyle w:val="Code"/>
        <w:rPr>
          <w:highlight w:val="white"/>
        </w:rPr>
      </w:pPr>
    </w:p>
    <w:p w14:paraId="57F99740" w14:textId="77777777" w:rsidR="00B024FB" w:rsidRPr="00903DBA" w:rsidRDefault="00B024FB" w:rsidP="00B024FB">
      <w:pPr>
        <w:pStyle w:val="Code"/>
        <w:rPr>
          <w:highlight w:val="white"/>
        </w:rPr>
      </w:pPr>
      <w:r w:rsidRPr="00903DBA">
        <w:rPr>
          <w:highlight w:val="white"/>
        </w:rPr>
        <w:t xml:space="preserve">      m_parameter = parameter;</w:t>
      </w:r>
    </w:p>
    <w:p w14:paraId="1D2C4DAA" w14:textId="77777777" w:rsidR="00B024FB" w:rsidRPr="00903DBA" w:rsidRDefault="00B024FB" w:rsidP="00B024FB">
      <w:pPr>
        <w:pStyle w:val="Code"/>
        <w:rPr>
          <w:highlight w:val="white"/>
        </w:rPr>
      </w:pPr>
      <w:r w:rsidRPr="00903DBA">
        <w:rPr>
          <w:highlight w:val="white"/>
        </w:rPr>
        <w:t xml:space="preserve">      m_value = CheckValue(m_type = type, value);</w:t>
      </w:r>
    </w:p>
    <w:p w14:paraId="092A4A21" w14:textId="77777777" w:rsidR="009F7A62" w:rsidRPr="00903DBA" w:rsidRDefault="009F7A62" w:rsidP="00013F62">
      <w:pPr>
        <w:pStyle w:val="Code"/>
        <w:rPr>
          <w:highlight w:val="white"/>
        </w:rPr>
      </w:pPr>
      <w:r w:rsidRPr="00903DBA">
        <w:rPr>
          <w:highlight w:val="white"/>
        </w:rPr>
        <w:t xml:space="preserve">    }</w:t>
      </w:r>
    </w:p>
    <w:p w14:paraId="40D5CE48" w14:textId="1F160B29" w:rsidR="004A6AD6" w:rsidRPr="00903DBA" w:rsidRDefault="006435EF" w:rsidP="004A6AD6">
      <w:pPr>
        <w:rPr>
          <w:highlight w:val="white"/>
        </w:rPr>
      </w:pPr>
      <w:r w:rsidRPr="00903DBA">
        <w:rPr>
          <w:highlight w:val="white"/>
        </w:rPr>
        <w:t xml:space="preserve">If the value of the symbol is a </w:t>
      </w:r>
      <w:r w:rsidRPr="00903DBA">
        <w:rPr>
          <w:rStyle w:val="KeyWord0"/>
          <w:highlight w:val="white"/>
        </w:rPr>
        <w:t>BigInteger</w:t>
      </w:r>
      <w:r w:rsidRPr="00903DBA">
        <w:rPr>
          <w:highlight w:val="white"/>
        </w:rPr>
        <w:t xml:space="preserve"> value, we check that it does not exceed its limits</w:t>
      </w:r>
      <w:r w:rsidR="00DE574B" w:rsidRPr="00903DBA">
        <w:rPr>
          <w:highlight w:val="white"/>
        </w:rPr>
        <w:t>, which is defined for each integral type.</w:t>
      </w:r>
    </w:p>
    <w:p w14:paraId="035A8B10" w14:textId="77777777" w:rsidR="00EC19DF" w:rsidRPr="00903DBA" w:rsidRDefault="00EC19DF" w:rsidP="00EC19DF">
      <w:pPr>
        <w:pStyle w:val="Code"/>
        <w:rPr>
          <w:highlight w:val="white"/>
        </w:rPr>
      </w:pPr>
      <w:r w:rsidRPr="00903DBA">
        <w:rPr>
          <w:highlight w:val="white"/>
        </w:rPr>
        <w:t xml:space="preserve">    private static object CheckValue(Type type, object value) {</w:t>
      </w:r>
    </w:p>
    <w:p w14:paraId="439585A2" w14:textId="77777777" w:rsidR="00EC19DF" w:rsidRPr="00903DBA" w:rsidRDefault="00EC19DF" w:rsidP="00EC19DF">
      <w:pPr>
        <w:pStyle w:val="Code"/>
        <w:rPr>
          <w:highlight w:val="white"/>
        </w:rPr>
      </w:pPr>
      <w:r w:rsidRPr="00903DBA">
        <w:rPr>
          <w:highlight w:val="white"/>
        </w:rPr>
        <w:t xml:space="preserve">      if (value is BigInteger) {</w:t>
      </w:r>
    </w:p>
    <w:p w14:paraId="5A3460C1" w14:textId="77777777" w:rsidR="00EC19DF" w:rsidRPr="00903DBA" w:rsidRDefault="00EC19DF" w:rsidP="00EC19DF">
      <w:pPr>
        <w:pStyle w:val="Code"/>
        <w:rPr>
          <w:highlight w:val="white"/>
        </w:rPr>
      </w:pPr>
      <w:r w:rsidRPr="00903DBA">
        <w:rPr>
          <w:highlight w:val="white"/>
        </w:rPr>
        <w:lastRenderedPageBreak/>
        <w:t xml:space="preserve">        BigInteger bigValue = (BigInteger) value;</w:t>
      </w:r>
    </w:p>
    <w:p w14:paraId="2670C234" w14:textId="77777777" w:rsidR="00EC19DF" w:rsidRPr="00903DBA" w:rsidRDefault="00EC19DF" w:rsidP="00EC19DF">
      <w:pPr>
        <w:pStyle w:val="Code"/>
        <w:rPr>
          <w:highlight w:val="white"/>
        </w:rPr>
      </w:pPr>
    </w:p>
    <w:p w14:paraId="4ED7028E" w14:textId="77777777" w:rsidR="00EC19DF" w:rsidRPr="00903DBA" w:rsidRDefault="00EC19DF" w:rsidP="00EC19DF">
      <w:pPr>
        <w:pStyle w:val="Code"/>
        <w:rPr>
          <w:highlight w:val="white"/>
        </w:rPr>
      </w:pPr>
      <w:r w:rsidRPr="00903DBA">
        <w:rPr>
          <w:highlight w:val="white"/>
        </w:rPr>
        <w:t xml:space="preserve">        if (type.IsUnsigned() &amp;&amp; (bigValue &lt; 0)) {</w:t>
      </w:r>
    </w:p>
    <w:p w14:paraId="2989EE3C" w14:textId="77777777" w:rsidR="00EC19DF" w:rsidRPr="00903DBA" w:rsidRDefault="00EC19DF" w:rsidP="00EC19DF">
      <w:pPr>
        <w:pStyle w:val="Code"/>
        <w:rPr>
          <w:highlight w:val="white"/>
        </w:rPr>
      </w:pPr>
      <w:r w:rsidRPr="00903DBA">
        <w:rPr>
          <w:highlight w:val="white"/>
        </w:rPr>
        <w:t xml:space="preserve">          bigValue += TypeSize.GetMaxValue(type.Sort) + 1;</w:t>
      </w:r>
    </w:p>
    <w:p w14:paraId="2B8535CF" w14:textId="77777777" w:rsidR="00EC19DF" w:rsidRPr="00903DBA" w:rsidRDefault="00EC19DF" w:rsidP="00EC19DF">
      <w:pPr>
        <w:pStyle w:val="Code"/>
        <w:rPr>
          <w:highlight w:val="white"/>
        </w:rPr>
      </w:pPr>
      <w:r w:rsidRPr="00903DBA">
        <w:rPr>
          <w:highlight w:val="white"/>
        </w:rPr>
        <w:t xml:space="preserve">        }</w:t>
      </w:r>
    </w:p>
    <w:p w14:paraId="306E2103" w14:textId="77777777" w:rsidR="00EC19DF" w:rsidRPr="00903DBA" w:rsidRDefault="00EC19DF" w:rsidP="00EC19DF">
      <w:pPr>
        <w:pStyle w:val="Code"/>
        <w:rPr>
          <w:highlight w:val="white"/>
        </w:rPr>
      </w:pPr>
    </w:p>
    <w:p w14:paraId="0BF54FA0" w14:textId="77777777" w:rsidR="00EC19DF" w:rsidRPr="00903DBA" w:rsidRDefault="00EC19DF" w:rsidP="00EC19DF">
      <w:pPr>
        <w:pStyle w:val="Code"/>
        <w:rPr>
          <w:highlight w:val="white"/>
        </w:rPr>
      </w:pPr>
      <w:r w:rsidRPr="00903DBA">
        <w:rPr>
          <w:highlight w:val="white"/>
        </w:rPr>
        <w:t xml:space="preserve">        Assert.Error((bigValue &gt;= TypeSize.GetMinValue(type.Sort)) &amp;&amp;</w:t>
      </w:r>
    </w:p>
    <w:p w14:paraId="5CFC774D" w14:textId="77777777" w:rsidR="00EC19DF" w:rsidRPr="00903DBA" w:rsidRDefault="00EC19DF" w:rsidP="00EC19DF">
      <w:pPr>
        <w:pStyle w:val="Code"/>
        <w:rPr>
          <w:highlight w:val="white"/>
        </w:rPr>
      </w:pPr>
      <w:r w:rsidRPr="00903DBA">
        <w:rPr>
          <w:highlight w:val="white"/>
        </w:rPr>
        <w:t xml:space="preserve">                     (bigValue &lt;= TypeSize.GetMaxValue(type.Sort)),</w:t>
      </w:r>
    </w:p>
    <w:p w14:paraId="5C79BE6E" w14:textId="77777777" w:rsidR="00EC19DF" w:rsidRPr="00903DBA" w:rsidRDefault="00EC19DF" w:rsidP="00EC19DF">
      <w:pPr>
        <w:pStyle w:val="Code"/>
        <w:rPr>
          <w:highlight w:val="white"/>
        </w:rPr>
      </w:pPr>
      <w:r w:rsidRPr="00903DBA">
        <w:rPr>
          <w:highlight w:val="white"/>
        </w:rPr>
        <w:t xml:space="preserve">                     type + ": " + value, Message.Value_overflow);</w:t>
      </w:r>
    </w:p>
    <w:p w14:paraId="458B6CA9" w14:textId="77777777" w:rsidR="00EC19DF" w:rsidRPr="00903DBA" w:rsidRDefault="00EC19DF" w:rsidP="00EC19DF">
      <w:pPr>
        <w:pStyle w:val="Code"/>
        <w:rPr>
          <w:highlight w:val="white"/>
        </w:rPr>
      </w:pPr>
      <w:r w:rsidRPr="00903DBA">
        <w:rPr>
          <w:highlight w:val="white"/>
        </w:rPr>
        <w:t xml:space="preserve">        return bigValue;</w:t>
      </w:r>
    </w:p>
    <w:p w14:paraId="10D45C0D" w14:textId="77777777" w:rsidR="00EC19DF" w:rsidRPr="00903DBA" w:rsidRDefault="00EC19DF" w:rsidP="00EC19DF">
      <w:pPr>
        <w:pStyle w:val="Code"/>
        <w:rPr>
          <w:highlight w:val="white"/>
        </w:rPr>
      </w:pPr>
      <w:r w:rsidRPr="00903DBA">
        <w:rPr>
          <w:highlight w:val="white"/>
        </w:rPr>
        <w:t xml:space="preserve">      }</w:t>
      </w:r>
    </w:p>
    <w:p w14:paraId="3DDC0B3B" w14:textId="77777777" w:rsidR="00EC19DF" w:rsidRPr="00903DBA" w:rsidRDefault="00EC19DF" w:rsidP="00EC19DF">
      <w:pPr>
        <w:pStyle w:val="Code"/>
        <w:rPr>
          <w:highlight w:val="white"/>
        </w:rPr>
      </w:pPr>
    </w:p>
    <w:p w14:paraId="3DA7AC3A" w14:textId="77777777" w:rsidR="00EC19DF" w:rsidRPr="00903DBA" w:rsidRDefault="00EC19DF" w:rsidP="00EC19DF">
      <w:pPr>
        <w:pStyle w:val="Code"/>
        <w:rPr>
          <w:highlight w:val="white"/>
        </w:rPr>
      </w:pPr>
      <w:r w:rsidRPr="00903DBA">
        <w:rPr>
          <w:highlight w:val="white"/>
        </w:rPr>
        <w:t xml:space="preserve">      return value;</w:t>
      </w:r>
    </w:p>
    <w:p w14:paraId="64870615" w14:textId="77777777" w:rsidR="00EC19DF" w:rsidRPr="00903DBA" w:rsidRDefault="00EC19DF" w:rsidP="00EC19DF">
      <w:pPr>
        <w:pStyle w:val="Code"/>
        <w:rPr>
          <w:highlight w:val="white"/>
        </w:rPr>
      </w:pPr>
      <w:r w:rsidRPr="00903DBA">
        <w:rPr>
          <w:highlight w:val="white"/>
        </w:rPr>
        <w:t xml:space="preserve">    }</w:t>
      </w:r>
    </w:p>
    <w:p w14:paraId="17EA5AF7" w14:textId="4A914EEB" w:rsidR="009F7A62" w:rsidRPr="00903DBA" w:rsidRDefault="000F4BC8" w:rsidP="000F4BC8">
      <w:pPr>
        <w:rPr>
          <w:highlight w:val="white"/>
        </w:rPr>
      </w:pPr>
      <w:r w:rsidRPr="00903DBA">
        <w:rPr>
          <w:highlight w:val="white"/>
        </w:rPr>
        <w:t>In many expressions, the resulting value is a temporary symbol.</w:t>
      </w:r>
      <w:r w:rsidR="00C40A3C" w:rsidRPr="00903DBA">
        <w:rPr>
          <w:highlight w:val="white"/>
        </w:rPr>
        <w:t xml:space="preserve"> In case of a dereference, arrow, dot, or index expression, the resulting symbol may be assignable and addressable.</w:t>
      </w:r>
    </w:p>
    <w:p w14:paraId="14B0835C" w14:textId="77777777" w:rsidR="009F7A62" w:rsidRPr="00903DBA" w:rsidRDefault="009F7A62" w:rsidP="00013F62">
      <w:pPr>
        <w:pStyle w:val="Code"/>
        <w:rPr>
          <w:highlight w:val="white"/>
        </w:rPr>
      </w:pPr>
      <w:r w:rsidRPr="00903DBA">
        <w:rPr>
          <w:highlight w:val="white"/>
        </w:rPr>
        <w:t xml:space="preserve">    public Symbol(Type type) {</w:t>
      </w:r>
    </w:p>
    <w:p w14:paraId="52AC1ACA" w14:textId="77777777" w:rsidR="009F7A62" w:rsidRPr="00903DBA" w:rsidRDefault="009F7A62" w:rsidP="00013F62">
      <w:pPr>
        <w:pStyle w:val="Code"/>
        <w:rPr>
          <w:highlight w:val="white"/>
        </w:rPr>
      </w:pPr>
      <w:r w:rsidRPr="00903DBA">
        <w:rPr>
          <w:highlight w:val="white"/>
        </w:rPr>
        <w:t xml:space="preserve">      m_name = Symbol.TemporaryId + "temporary" + (TemporaryNameCount++);</w:t>
      </w:r>
    </w:p>
    <w:p w14:paraId="2F8CA454" w14:textId="77777777" w:rsidR="009F7A62" w:rsidRPr="00903DBA" w:rsidRDefault="009F7A62" w:rsidP="00013F62">
      <w:pPr>
        <w:pStyle w:val="Code"/>
        <w:rPr>
          <w:highlight w:val="white"/>
        </w:rPr>
      </w:pPr>
      <w:r w:rsidRPr="00903DBA">
        <w:rPr>
          <w:highlight w:val="white"/>
        </w:rPr>
        <w:t xml:space="preserve">      m_externalLinkage = false;</w:t>
      </w:r>
    </w:p>
    <w:p w14:paraId="41890867" w14:textId="77777777" w:rsidR="009F7A62" w:rsidRPr="00903DBA" w:rsidRDefault="009F7A62" w:rsidP="00013F62">
      <w:pPr>
        <w:pStyle w:val="Code"/>
        <w:rPr>
          <w:highlight w:val="white"/>
        </w:rPr>
      </w:pPr>
      <w:r w:rsidRPr="00903DBA">
        <w:rPr>
          <w:highlight w:val="white"/>
        </w:rPr>
        <w:t xml:space="preserve">      m_storage = Storage.Auto;</w:t>
      </w:r>
    </w:p>
    <w:p w14:paraId="411421BF" w14:textId="77777777" w:rsidR="009F7A62" w:rsidRPr="00903DBA" w:rsidRDefault="009F7A62" w:rsidP="00013F62">
      <w:pPr>
        <w:pStyle w:val="Code"/>
        <w:rPr>
          <w:highlight w:val="white"/>
        </w:rPr>
      </w:pPr>
      <w:r w:rsidRPr="00903DBA">
        <w:rPr>
          <w:highlight w:val="white"/>
        </w:rPr>
        <w:t xml:space="preserve">      m_type = type;</w:t>
      </w:r>
    </w:p>
    <w:p w14:paraId="365B5454" w14:textId="77777777" w:rsidR="009F7A62" w:rsidRPr="00903DBA" w:rsidRDefault="009F7A62" w:rsidP="00013F62">
      <w:pPr>
        <w:pStyle w:val="Code"/>
        <w:rPr>
          <w:highlight w:val="white"/>
        </w:rPr>
      </w:pPr>
      <w:r w:rsidRPr="00903DBA">
        <w:rPr>
          <w:highlight w:val="white"/>
        </w:rPr>
        <w:t xml:space="preserve">      m_parameter = false;</w:t>
      </w:r>
    </w:p>
    <w:p w14:paraId="2365ED7A" w14:textId="77777777" w:rsidR="009F7A62" w:rsidRPr="00903DBA" w:rsidRDefault="009F7A62" w:rsidP="00013F62">
      <w:pPr>
        <w:pStyle w:val="Code"/>
        <w:rPr>
          <w:highlight w:val="white"/>
        </w:rPr>
      </w:pPr>
      <w:r w:rsidRPr="00903DBA">
        <w:rPr>
          <w:highlight w:val="white"/>
        </w:rPr>
        <w:t xml:space="preserve">    }</w:t>
      </w:r>
    </w:p>
    <w:p w14:paraId="185417CC" w14:textId="23CAA88C" w:rsidR="009F7A62" w:rsidRPr="00903DBA" w:rsidRDefault="000F4BC8" w:rsidP="000F4BC8">
      <w:pPr>
        <w:rPr>
          <w:highlight w:val="white"/>
        </w:rPr>
      </w:pPr>
      <w:r w:rsidRPr="00903DBA">
        <w:rPr>
          <w:highlight w:val="white"/>
        </w:rPr>
        <w:t>The resulting symbol of a logical expression.</w:t>
      </w:r>
    </w:p>
    <w:p w14:paraId="6D21A29B" w14:textId="77777777" w:rsidR="009F7A62" w:rsidRPr="00903DBA" w:rsidRDefault="009F7A62" w:rsidP="00013F62">
      <w:pPr>
        <w:pStyle w:val="Code"/>
        <w:rPr>
          <w:highlight w:val="white"/>
        </w:rPr>
      </w:pPr>
      <w:r w:rsidRPr="00903DBA">
        <w:rPr>
          <w:highlight w:val="white"/>
        </w:rPr>
        <w:t xml:space="preserve">    public Symbol(ISet&lt;MiddleCode&gt; trueSet, ISet&lt;MiddleCode&gt; falseSet) {</w:t>
      </w:r>
    </w:p>
    <w:p w14:paraId="3E6808AC" w14:textId="77777777" w:rsidR="009F7A62" w:rsidRPr="00903DBA" w:rsidRDefault="009F7A62" w:rsidP="00013F62">
      <w:pPr>
        <w:pStyle w:val="Code"/>
        <w:rPr>
          <w:highlight w:val="white"/>
        </w:rPr>
      </w:pPr>
      <w:r w:rsidRPr="00903DBA">
        <w:rPr>
          <w:highlight w:val="white"/>
        </w:rPr>
        <w:t xml:space="preserve">      m_name = Symbol.TemporaryId + "logical" + (TemporaryNameCount++);</w:t>
      </w:r>
    </w:p>
    <w:p w14:paraId="38218BC5" w14:textId="77777777" w:rsidR="009F7A62" w:rsidRPr="00903DBA" w:rsidRDefault="009F7A62" w:rsidP="00013F62">
      <w:pPr>
        <w:pStyle w:val="Code"/>
        <w:rPr>
          <w:highlight w:val="white"/>
        </w:rPr>
      </w:pPr>
      <w:r w:rsidRPr="00903DBA">
        <w:rPr>
          <w:highlight w:val="white"/>
        </w:rPr>
        <w:t xml:space="preserve">      m_storage = Storage.Auto;</w:t>
      </w:r>
    </w:p>
    <w:p w14:paraId="79FBE3DF" w14:textId="77777777" w:rsidR="009F7A62" w:rsidRPr="00903DBA" w:rsidRDefault="009F7A62" w:rsidP="00013F62">
      <w:pPr>
        <w:pStyle w:val="Code"/>
        <w:rPr>
          <w:highlight w:val="white"/>
        </w:rPr>
      </w:pPr>
      <w:r w:rsidRPr="00903DBA">
        <w:rPr>
          <w:highlight w:val="white"/>
        </w:rPr>
        <w:t xml:space="preserve">      m_type = new Type(Sort.Logical);</w:t>
      </w:r>
    </w:p>
    <w:p w14:paraId="4F61E403" w14:textId="77777777" w:rsidR="009F7A62" w:rsidRPr="00903DBA" w:rsidRDefault="009F7A62" w:rsidP="00013F62">
      <w:pPr>
        <w:pStyle w:val="Code"/>
        <w:rPr>
          <w:highlight w:val="white"/>
        </w:rPr>
      </w:pPr>
      <w:r w:rsidRPr="00903DBA">
        <w:rPr>
          <w:highlight w:val="white"/>
        </w:rPr>
        <w:t xml:space="preserve">      m_trueSet = (trueSet != null) ? trueSet : (new HashSet&lt;MiddleCode&gt;());</w:t>
      </w:r>
    </w:p>
    <w:p w14:paraId="6A8022C3" w14:textId="77777777" w:rsidR="00D46DBD" w:rsidRPr="00903DBA" w:rsidRDefault="009F7A62" w:rsidP="00013F62">
      <w:pPr>
        <w:pStyle w:val="Code"/>
        <w:rPr>
          <w:highlight w:val="white"/>
        </w:rPr>
      </w:pPr>
      <w:r w:rsidRPr="00903DBA">
        <w:rPr>
          <w:highlight w:val="white"/>
        </w:rPr>
        <w:t xml:space="preserve">      m_falseSet = (falseSet != null) ? falseSet</w:t>
      </w:r>
    </w:p>
    <w:p w14:paraId="7975269F" w14:textId="5A8C7333" w:rsidR="009F7A62" w:rsidRPr="00903DBA" w:rsidRDefault="00D46DBD" w:rsidP="00013F62">
      <w:pPr>
        <w:pStyle w:val="Code"/>
        <w:rPr>
          <w:highlight w:val="white"/>
        </w:rPr>
      </w:pPr>
      <w:r w:rsidRPr="00903DBA">
        <w:rPr>
          <w:highlight w:val="white"/>
        </w:rPr>
        <w:t xml:space="preserve">                                      </w:t>
      </w:r>
      <w:r w:rsidR="009F7A62" w:rsidRPr="00903DBA">
        <w:rPr>
          <w:highlight w:val="white"/>
        </w:rPr>
        <w:t>: (new HashSet&lt;MiddleCode&gt;());</w:t>
      </w:r>
    </w:p>
    <w:p w14:paraId="20948D95" w14:textId="77777777" w:rsidR="009F7A62" w:rsidRPr="00903DBA" w:rsidRDefault="009F7A62" w:rsidP="00013F62">
      <w:pPr>
        <w:pStyle w:val="Code"/>
        <w:rPr>
          <w:highlight w:val="white"/>
        </w:rPr>
      </w:pPr>
      <w:r w:rsidRPr="00903DBA">
        <w:rPr>
          <w:highlight w:val="white"/>
        </w:rPr>
        <w:t xml:space="preserve">      m_parameter = false;</w:t>
      </w:r>
    </w:p>
    <w:p w14:paraId="27B2B6B6" w14:textId="77777777" w:rsidR="009F7A62" w:rsidRPr="00903DBA" w:rsidRDefault="009F7A62" w:rsidP="00013F62">
      <w:pPr>
        <w:pStyle w:val="Code"/>
        <w:rPr>
          <w:highlight w:val="white"/>
        </w:rPr>
      </w:pPr>
      <w:r w:rsidRPr="00903DBA">
        <w:rPr>
          <w:highlight w:val="white"/>
        </w:rPr>
        <w:t xml:space="preserve">    }</w:t>
      </w:r>
    </w:p>
    <w:p w14:paraId="0E1839D7" w14:textId="76618702" w:rsidR="009F7A62" w:rsidRPr="00903DBA" w:rsidRDefault="00A127E1" w:rsidP="00A127E1">
      <w:pPr>
        <w:rPr>
          <w:highlight w:val="white"/>
        </w:rPr>
      </w:pPr>
      <w:r w:rsidRPr="00903DBA">
        <w:rPr>
          <w:highlight w:val="white"/>
        </w:rPr>
        <w:t xml:space="preserve">We need to store a constant value as the denominator in an integral multiplication and division, and when pushing an integral or floating value to the floating value stack. </w:t>
      </w:r>
    </w:p>
    <w:p w14:paraId="40E3A63C" w14:textId="77777777" w:rsidR="001D60C8" w:rsidRPr="00903DBA" w:rsidRDefault="001D60C8" w:rsidP="001D60C8">
      <w:pPr>
        <w:pStyle w:val="Code"/>
        <w:rPr>
          <w:highlight w:val="white"/>
        </w:rPr>
      </w:pPr>
      <w:r w:rsidRPr="00903DBA">
        <w:rPr>
          <w:highlight w:val="white"/>
        </w:rPr>
        <w:t xml:space="preserve">    public Symbol(Type type, object value) {</w:t>
      </w:r>
    </w:p>
    <w:p w14:paraId="786D11C7" w14:textId="77777777" w:rsidR="001D60C8" w:rsidRPr="00903DBA" w:rsidRDefault="001D60C8" w:rsidP="001D60C8">
      <w:pPr>
        <w:pStyle w:val="Code"/>
        <w:rPr>
          <w:highlight w:val="white"/>
        </w:rPr>
      </w:pPr>
      <w:r w:rsidRPr="00903DBA">
        <w:rPr>
          <w:highlight w:val="white"/>
        </w:rPr>
        <w:t xml:space="preserve">      Assert.ErrorXXX(!(value is bool));</w:t>
      </w:r>
    </w:p>
    <w:p w14:paraId="0B4FF229" w14:textId="77777777" w:rsidR="001D60C8" w:rsidRPr="00903DBA" w:rsidRDefault="001D60C8" w:rsidP="001D60C8">
      <w:pPr>
        <w:pStyle w:val="Code"/>
        <w:rPr>
          <w:highlight w:val="white"/>
        </w:rPr>
      </w:pPr>
      <w:r w:rsidRPr="00903DBA">
        <w:rPr>
          <w:highlight w:val="white"/>
        </w:rPr>
        <w:t xml:space="preserve">      m_name = ValueName(type, value);</w:t>
      </w:r>
    </w:p>
    <w:p w14:paraId="1509D3E8" w14:textId="77777777" w:rsidR="001D60C8" w:rsidRPr="00903DBA" w:rsidRDefault="001D60C8" w:rsidP="001D60C8">
      <w:pPr>
        <w:pStyle w:val="Code"/>
        <w:rPr>
          <w:highlight w:val="white"/>
        </w:rPr>
      </w:pPr>
      <w:r w:rsidRPr="00903DBA">
        <w:rPr>
          <w:highlight w:val="white"/>
        </w:rPr>
        <w:t xml:space="preserve">      m_uniqueName = Symbol.FileMarker + (UniqueNameCount++) +</w:t>
      </w:r>
    </w:p>
    <w:p w14:paraId="351329EC" w14:textId="77777777" w:rsidR="001D60C8" w:rsidRPr="00903DBA" w:rsidRDefault="001D60C8" w:rsidP="001D60C8">
      <w:pPr>
        <w:pStyle w:val="Code"/>
        <w:rPr>
          <w:highlight w:val="white"/>
        </w:rPr>
      </w:pPr>
      <w:r w:rsidRPr="00903DBA">
        <w:rPr>
          <w:highlight w:val="white"/>
        </w:rPr>
        <w:t xml:space="preserve">                     Symbol.SeparatorId + m_name;</w:t>
      </w:r>
    </w:p>
    <w:p w14:paraId="3B3C16E1" w14:textId="77777777" w:rsidR="001D60C8" w:rsidRPr="00903DBA" w:rsidRDefault="001D60C8" w:rsidP="001D60C8">
      <w:pPr>
        <w:pStyle w:val="Code"/>
        <w:rPr>
          <w:highlight w:val="white"/>
        </w:rPr>
      </w:pPr>
      <w:r w:rsidRPr="00903DBA">
        <w:rPr>
          <w:highlight w:val="white"/>
        </w:rPr>
        <w:t xml:space="preserve">      m_storage = Storage.Static;</w:t>
      </w:r>
    </w:p>
    <w:p w14:paraId="0B468EE8" w14:textId="77777777" w:rsidR="001D60C8" w:rsidRPr="00903DBA" w:rsidRDefault="001D60C8" w:rsidP="001D60C8">
      <w:pPr>
        <w:pStyle w:val="Code"/>
        <w:rPr>
          <w:highlight w:val="white"/>
        </w:rPr>
      </w:pPr>
      <w:r w:rsidRPr="00903DBA">
        <w:rPr>
          <w:highlight w:val="white"/>
        </w:rPr>
        <w:t xml:space="preserve">      m_parameter = false;</w:t>
      </w:r>
    </w:p>
    <w:p w14:paraId="2CE5139A" w14:textId="77777777" w:rsidR="001D60C8" w:rsidRPr="00903DBA" w:rsidRDefault="001D60C8" w:rsidP="001D60C8">
      <w:pPr>
        <w:pStyle w:val="Code"/>
        <w:rPr>
          <w:highlight w:val="white"/>
        </w:rPr>
      </w:pPr>
      <w:r w:rsidRPr="00903DBA">
        <w:rPr>
          <w:highlight w:val="white"/>
        </w:rPr>
        <w:t xml:space="preserve">      m_value = CheckValue(m_type = type, value);</w:t>
      </w:r>
    </w:p>
    <w:p w14:paraId="6B2DD30F" w14:textId="77777777" w:rsidR="001D60C8" w:rsidRPr="00903DBA" w:rsidRDefault="001D60C8" w:rsidP="001D60C8">
      <w:pPr>
        <w:pStyle w:val="Code"/>
        <w:rPr>
          <w:highlight w:val="white"/>
        </w:rPr>
      </w:pPr>
      <w:r w:rsidRPr="00903DBA">
        <w:rPr>
          <w:highlight w:val="white"/>
        </w:rPr>
        <w:t xml:space="preserve">    }</w:t>
      </w:r>
    </w:p>
    <w:p w14:paraId="47728415" w14:textId="672A242E" w:rsidR="009F7A62" w:rsidRPr="00903DBA" w:rsidRDefault="003A4F94" w:rsidP="003A4F94">
      <w:pPr>
        <w:rPr>
          <w:highlight w:val="white"/>
        </w:rPr>
      </w:pPr>
      <w:r w:rsidRPr="00903DBA">
        <w:rPr>
          <w:highlight w:val="white"/>
        </w:rPr>
        <w:t xml:space="preserve">The value is given a name the </w:t>
      </w:r>
      <w:r w:rsidR="004572CC" w:rsidRPr="00903DBA">
        <w:rPr>
          <w:highlight w:val="white"/>
        </w:rPr>
        <w:t>reflects</w:t>
      </w:r>
      <w:r w:rsidRPr="00903DBA">
        <w:rPr>
          <w:highlight w:val="white"/>
        </w:rPr>
        <w:t xml:space="preserve"> its type and its actual value.</w:t>
      </w:r>
    </w:p>
    <w:p w14:paraId="0F41F98A" w14:textId="77777777" w:rsidR="009F7A62" w:rsidRPr="00903DBA" w:rsidRDefault="009F7A62" w:rsidP="00013F62">
      <w:pPr>
        <w:pStyle w:val="Code"/>
        <w:rPr>
          <w:highlight w:val="white"/>
        </w:rPr>
      </w:pPr>
      <w:r w:rsidRPr="00903DBA">
        <w:rPr>
          <w:highlight w:val="white"/>
        </w:rPr>
        <w:t xml:space="preserve">    public static string ValueName(CCompiler.Type type, object value) {</w:t>
      </w:r>
    </w:p>
    <w:p w14:paraId="710EE9CA" w14:textId="7CAD8344" w:rsidR="009F7A62" w:rsidRPr="00903DBA" w:rsidRDefault="009F7A62" w:rsidP="00013F62">
      <w:pPr>
        <w:pStyle w:val="Code"/>
        <w:rPr>
          <w:highlight w:val="white"/>
        </w:rPr>
      </w:pPr>
      <w:r w:rsidRPr="00903DBA">
        <w:rPr>
          <w:highlight w:val="white"/>
        </w:rPr>
        <w:t xml:space="preserve">      Assert.</w:t>
      </w:r>
      <w:r w:rsidR="00D324D8" w:rsidRPr="00903DBA">
        <w:rPr>
          <w:highlight w:val="white"/>
        </w:rPr>
        <w:t>ErrorXXX</w:t>
      </w:r>
      <w:r w:rsidRPr="00903DBA">
        <w:rPr>
          <w:highlight w:val="white"/>
        </w:rPr>
        <w:t>(value != null);</w:t>
      </w:r>
    </w:p>
    <w:p w14:paraId="642BCF3C" w14:textId="77777777" w:rsidR="009F7A62" w:rsidRPr="00903DBA" w:rsidRDefault="009F7A62" w:rsidP="00013F62">
      <w:pPr>
        <w:pStyle w:val="Code"/>
        <w:rPr>
          <w:highlight w:val="white"/>
        </w:rPr>
      </w:pPr>
    </w:p>
    <w:p w14:paraId="7FBA1D84" w14:textId="77777777" w:rsidR="009F7A62" w:rsidRPr="00903DBA" w:rsidRDefault="009F7A62" w:rsidP="00013F62">
      <w:pPr>
        <w:pStyle w:val="Code"/>
        <w:rPr>
          <w:highlight w:val="white"/>
        </w:rPr>
      </w:pPr>
      <w:r w:rsidRPr="00903DBA">
        <w:rPr>
          <w:highlight w:val="white"/>
        </w:rPr>
        <w:t xml:space="preserve">      if (value is string) {</w:t>
      </w:r>
    </w:p>
    <w:p w14:paraId="220B404C" w14:textId="77777777" w:rsidR="009F7A62" w:rsidRPr="00903DBA" w:rsidRDefault="009F7A62" w:rsidP="00013F62">
      <w:pPr>
        <w:pStyle w:val="Code"/>
        <w:rPr>
          <w:highlight w:val="white"/>
        </w:rPr>
      </w:pPr>
      <w:r w:rsidRPr="00903DBA">
        <w:rPr>
          <w:highlight w:val="white"/>
        </w:rPr>
        <w:t xml:space="preserve">        string text = (string) value;</w:t>
      </w:r>
    </w:p>
    <w:p w14:paraId="24AE7A74" w14:textId="77777777" w:rsidR="009F7A62" w:rsidRPr="00903DBA" w:rsidRDefault="009F7A62" w:rsidP="00013F62">
      <w:pPr>
        <w:pStyle w:val="Code"/>
        <w:rPr>
          <w:highlight w:val="white"/>
        </w:rPr>
      </w:pPr>
      <w:r w:rsidRPr="00903DBA">
        <w:rPr>
          <w:highlight w:val="white"/>
        </w:rPr>
        <w:t xml:space="preserve">        StringBuilder buffer = new StringBuilder();</w:t>
      </w:r>
    </w:p>
    <w:p w14:paraId="549C7B9F" w14:textId="77777777" w:rsidR="009F7A62" w:rsidRPr="00903DBA" w:rsidRDefault="009F7A62" w:rsidP="00013F62">
      <w:pPr>
        <w:pStyle w:val="Code"/>
        <w:rPr>
          <w:highlight w:val="white"/>
        </w:rPr>
      </w:pPr>
    </w:p>
    <w:p w14:paraId="123F678B" w14:textId="77777777" w:rsidR="009F7A62" w:rsidRPr="00903DBA" w:rsidRDefault="009F7A62" w:rsidP="00013F62">
      <w:pPr>
        <w:pStyle w:val="Code"/>
        <w:rPr>
          <w:highlight w:val="white"/>
        </w:rPr>
      </w:pPr>
      <w:r w:rsidRPr="00903DBA">
        <w:rPr>
          <w:highlight w:val="white"/>
        </w:rPr>
        <w:t xml:space="preserve">        for (int index = 0; index &lt; text.Length; ++index) {</w:t>
      </w:r>
    </w:p>
    <w:p w14:paraId="2573FEBD" w14:textId="77777777" w:rsidR="009F7A62" w:rsidRPr="00903DBA" w:rsidRDefault="009F7A62" w:rsidP="00013F62">
      <w:pPr>
        <w:pStyle w:val="Code"/>
        <w:rPr>
          <w:highlight w:val="white"/>
        </w:rPr>
      </w:pPr>
      <w:r w:rsidRPr="00903DBA">
        <w:rPr>
          <w:highlight w:val="white"/>
        </w:rPr>
        <w:t xml:space="preserve">          if (char.IsLetterOrDigit(text[index]) ||</w:t>
      </w:r>
    </w:p>
    <w:p w14:paraId="6E0057D2" w14:textId="77777777" w:rsidR="009F7A62" w:rsidRPr="00903DBA" w:rsidRDefault="009F7A62" w:rsidP="00013F62">
      <w:pPr>
        <w:pStyle w:val="Code"/>
        <w:rPr>
          <w:highlight w:val="white"/>
        </w:rPr>
      </w:pPr>
      <w:r w:rsidRPr="00903DBA">
        <w:rPr>
          <w:highlight w:val="white"/>
        </w:rPr>
        <w:t xml:space="preserve">              (text[index] == '_')) {</w:t>
      </w:r>
    </w:p>
    <w:p w14:paraId="1E361837" w14:textId="77777777" w:rsidR="009F7A62" w:rsidRPr="00903DBA" w:rsidRDefault="009F7A62" w:rsidP="00013F62">
      <w:pPr>
        <w:pStyle w:val="Code"/>
        <w:rPr>
          <w:highlight w:val="white"/>
        </w:rPr>
      </w:pPr>
      <w:r w:rsidRPr="00903DBA">
        <w:rPr>
          <w:highlight w:val="white"/>
        </w:rPr>
        <w:t xml:space="preserve">            buffer.Append(text[index]);</w:t>
      </w:r>
    </w:p>
    <w:p w14:paraId="1C4BB273" w14:textId="77777777" w:rsidR="009F7A62" w:rsidRPr="00903DBA" w:rsidRDefault="009F7A62" w:rsidP="00013F62">
      <w:pPr>
        <w:pStyle w:val="Code"/>
        <w:rPr>
          <w:highlight w:val="white"/>
        </w:rPr>
      </w:pPr>
      <w:r w:rsidRPr="00903DBA">
        <w:rPr>
          <w:highlight w:val="white"/>
        </w:rPr>
        <w:t xml:space="preserve">          }</w:t>
      </w:r>
    </w:p>
    <w:p w14:paraId="1F09AFA9" w14:textId="77777777" w:rsidR="009F7A62" w:rsidRPr="00903DBA" w:rsidRDefault="009F7A62" w:rsidP="00013F62">
      <w:pPr>
        <w:pStyle w:val="Code"/>
        <w:rPr>
          <w:highlight w:val="white"/>
        </w:rPr>
      </w:pPr>
      <w:r w:rsidRPr="00903DBA">
        <w:rPr>
          <w:highlight w:val="white"/>
        </w:rPr>
        <w:t xml:space="preserve">          else if (text[index] != '\0') {</w:t>
      </w:r>
    </w:p>
    <w:p w14:paraId="51A49D9E" w14:textId="77777777" w:rsidR="009F7A62" w:rsidRPr="00903DBA" w:rsidRDefault="009F7A62" w:rsidP="00013F62">
      <w:pPr>
        <w:pStyle w:val="Code"/>
        <w:rPr>
          <w:highlight w:val="white"/>
        </w:rPr>
      </w:pPr>
      <w:r w:rsidRPr="00903DBA">
        <w:rPr>
          <w:highlight w:val="white"/>
        </w:rPr>
        <w:t xml:space="preserve">            int asciiValue = (int) text[index];</w:t>
      </w:r>
    </w:p>
    <w:p w14:paraId="333F8B38" w14:textId="77777777" w:rsidR="009F7A62" w:rsidRPr="00903DBA" w:rsidRDefault="009F7A62" w:rsidP="00013F62">
      <w:pPr>
        <w:pStyle w:val="Code"/>
        <w:rPr>
          <w:highlight w:val="white"/>
        </w:rPr>
      </w:pPr>
      <w:r w:rsidRPr="00903DBA">
        <w:rPr>
          <w:highlight w:val="white"/>
        </w:rPr>
        <w:t xml:space="preserve">            char hex1 = "0123456789ABCDEF"[asciiValue / 16],</w:t>
      </w:r>
    </w:p>
    <w:p w14:paraId="27CCAE80" w14:textId="77777777" w:rsidR="009F7A62" w:rsidRPr="00903DBA" w:rsidRDefault="009F7A62" w:rsidP="00013F62">
      <w:pPr>
        <w:pStyle w:val="Code"/>
        <w:rPr>
          <w:highlight w:val="white"/>
        </w:rPr>
      </w:pPr>
      <w:r w:rsidRPr="00903DBA">
        <w:rPr>
          <w:highlight w:val="white"/>
        </w:rPr>
        <w:t xml:space="preserve">                 hex2 = "0123456789ABCDEF"[asciiValue % 16];</w:t>
      </w:r>
    </w:p>
    <w:p w14:paraId="724F1F17" w14:textId="77777777" w:rsidR="009F7A62" w:rsidRPr="00903DBA" w:rsidRDefault="009F7A62" w:rsidP="009F7A62">
      <w:pPr>
        <w:pStyle w:val="Code"/>
        <w:rPr>
          <w:highlight w:val="white"/>
        </w:rPr>
      </w:pPr>
      <w:r w:rsidRPr="00903DBA">
        <w:rPr>
          <w:highlight w:val="white"/>
        </w:rPr>
        <w:t xml:space="preserve">            buffer.Append(hex1.ToString() + hex2.ToString());</w:t>
      </w:r>
    </w:p>
    <w:p w14:paraId="6068B734" w14:textId="77777777" w:rsidR="009F7A62" w:rsidRPr="00903DBA" w:rsidRDefault="009F7A62" w:rsidP="009F7A62">
      <w:pPr>
        <w:pStyle w:val="Code"/>
        <w:rPr>
          <w:highlight w:val="white"/>
        </w:rPr>
      </w:pPr>
      <w:r w:rsidRPr="00903DBA">
        <w:rPr>
          <w:highlight w:val="white"/>
        </w:rPr>
        <w:t xml:space="preserve">          }</w:t>
      </w:r>
    </w:p>
    <w:p w14:paraId="2C493DDA" w14:textId="77777777" w:rsidR="009F7A62" w:rsidRPr="00903DBA" w:rsidRDefault="009F7A62" w:rsidP="009F7A62">
      <w:pPr>
        <w:pStyle w:val="Code"/>
        <w:rPr>
          <w:highlight w:val="white"/>
        </w:rPr>
      </w:pPr>
      <w:r w:rsidRPr="00903DBA">
        <w:rPr>
          <w:highlight w:val="white"/>
        </w:rPr>
        <w:t xml:space="preserve">        }</w:t>
      </w:r>
    </w:p>
    <w:p w14:paraId="10D6A69F" w14:textId="77777777" w:rsidR="009F7A62" w:rsidRPr="00903DBA" w:rsidRDefault="009F7A62" w:rsidP="009F7A62">
      <w:pPr>
        <w:pStyle w:val="Code"/>
        <w:rPr>
          <w:highlight w:val="white"/>
        </w:rPr>
      </w:pPr>
    </w:p>
    <w:p w14:paraId="15C2CDBF" w14:textId="77777777" w:rsidR="009F7A62" w:rsidRPr="00903DBA" w:rsidRDefault="009F7A62" w:rsidP="009F7A62">
      <w:pPr>
        <w:pStyle w:val="Code"/>
        <w:rPr>
          <w:highlight w:val="white"/>
        </w:rPr>
      </w:pPr>
      <w:r w:rsidRPr="00903DBA">
        <w:rPr>
          <w:highlight w:val="white"/>
        </w:rPr>
        <w:t xml:space="preserve">        return "string_" + buffer.ToString() + Symbol.NumberId;</w:t>
      </w:r>
    </w:p>
    <w:p w14:paraId="6D5BE3C3" w14:textId="77777777" w:rsidR="009F7A62" w:rsidRPr="00903DBA" w:rsidRDefault="009F7A62" w:rsidP="009F7A62">
      <w:pPr>
        <w:pStyle w:val="Code"/>
        <w:rPr>
          <w:highlight w:val="white"/>
        </w:rPr>
      </w:pPr>
      <w:r w:rsidRPr="00903DBA">
        <w:rPr>
          <w:highlight w:val="white"/>
        </w:rPr>
        <w:t xml:space="preserve">      }</w:t>
      </w:r>
    </w:p>
    <w:p w14:paraId="793DA5B3" w14:textId="77777777" w:rsidR="009F7A62" w:rsidRPr="00903DBA" w:rsidRDefault="009F7A62" w:rsidP="009F7A62">
      <w:pPr>
        <w:pStyle w:val="Code"/>
        <w:rPr>
          <w:highlight w:val="white"/>
        </w:rPr>
      </w:pPr>
      <w:r w:rsidRPr="00903DBA">
        <w:rPr>
          <w:highlight w:val="white"/>
        </w:rPr>
        <w:t xml:space="preserve">      else if (value is StaticAddress) {</w:t>
      </w:r>
    </w:p>
    <w:p w14:paraId="4D0AB997" w14:textId="77777777" w:rsidR="009F7A62" w:rsidRPr="00903DBA" w:rsidRDefault="009F7A62" w:rsidP="009F7A62">
      <w:pPr>
        <w:pStyle w:val="Code"/>
        <w:rPr>
          <w:highlight w:val="white"/>
        </w:rPr>
      </w:pPr>
      <w:r w:rsidRPr="00903DBA">
        <w:rPr>
          <w:highlight w:val="white"/>
        </w:rPr>
        <w:t xml:space="preserve">        StaticAddress staticAddress = (StaticAddress) value;</w:t>
      </w:r>
    </w:p>
    <w:p w14:paraId="7C4E037D" w14:textId="77777777" w:rsidR="00013F62" w:rsidRPr="00903DBA" w:rsidRDefault="009F7A62" w:rsidP="009F7A62">
      <w:pPr>
        <w:pStyle w:val="Code"/>
        <w:rPr>
          <w:highlight w:val="white"/>
        </w:rPr>
      </w:pPr>
      <w:r w:rsidRPr="00903DBA">
        <w:rPr>
          <w:highlight w:val="white"/>
        </w:rPr>
        <w:t xml:space="preserve">        return "staticaddress" + Symbol.SeparatorId + staticAddress.UniqueName</w:t>
      </w:r>
    </w:p>
    <w:p w14:paraId="2A215199" w14:textId="742C998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w:t>
      </w:r>
      <w:r w:rsidRPr="00903DBA">
        <w:rPr>
          <w:highlight w:val="white"/>
        </w:rPr>
        <w:t xml:space="preserve"> </w:t>
      </w:r>
      <w:r w:rsidR="009F7A62" w:rsidRPr="00903DBA">
        <w:rPr>
          <w:highlight w:val="white"/>
        </w:rPr>
        <w:t>Symbol.SeparatorId + staticAddress.Offset + Symbol.NumberId;</w:t>
      </w:r>
    </w:p>
    <w:p w14:paraId="5B4415D9" w14:textId="77777777" w:rsidR="009F7A62" w:rsidRPr="00903DBA" w:rsidRDefault="009F7A62" w:rsidP="009F7A62">
      <w:pPr>
        <w:pStyle w:val="Code"/>
        <w:rPr>
          <w:highlight w:val="white"/>
        </w:rPr>
      </w:pPr>
      <w:r w:rsidRPr="00903DBA">
        <w:rPr>
          <w:highlight w:val="white"/>
        </w:rPr>
        <w:t xml:space="preserve">      }</w:t>
      </w:r>
    </w:p>
    <w:p w14:paraId="5E0719AB" w14:textId="77777777" w:rsidR="009F7A62" w:rsidRPr="00903DBA" w:rsidRDefault="009F7A62" w:rsidP="009F7A62">
      <w:pPr>
        <w:pStyle w:val="Code"/>
        <w:rPr>
          <w:highlight w:val="white"/>
        </w:rPr>
      </w:pPr>
      <w:r w:rsidRPr="00903DBA">
        <w:rPr>
          <w:highlight w:val="white"/>
        </w:rPr>
        <w:t xml:space="preserve">      else if (type.IsArray()) {</w:t>
      </w:r>
    </w:p>
    <w:p w14:paraId="65EA08B0" w14:textId="77777777" w:rsidR="004D13ED" w:rsidRPr="00903DBA" w:rsidRDefault="004D13ED" w:rsidP="004D13ED">
      <w:pPr>
        <w:pStyle w:val="Code"/>
        <w:rPr>
          <w:highlight w:val="white"/>
        </w:rPr>
      </w:pPr>
      <w:r w:rsidRPr="00903DBA">
        <w:rPr>
          <w:highlight w:val="white"/>
        </w:rPr>
        <w:t xml:space="preserve">        return "Array_" + value.ToString() + Symbol.NumberId;</w:t>
      </w:r>
    </w:p>
    <w:p w14:paraId="6ADACEFB" w14:textId="3271DDE3" w:rsidR="009F7A62" w:rsidRPr="00903DBA" w:rsidRDefault="004D13ED" w:rsidP="004D13ED">
      <w:pPr>
        <w:pStyle w:val="Code"/>
        <w:rPr>
          <w:highlight w:val="white"/>
        </w:rPr>
      </w:pPr>
      <w:r w:rsidRPr="00903DBA">
        <w:rPr>
          <w:highlight w:val="white"/>
        </w:rPr>
        <w:t xml:space="preserve">      </w:t>
      </w:r>
      <w:r w:rsidR="009F7A62" w:rsidRPr="00903DBA">
        <w:rPr>
          <w:highlight w:val="white"/>
        </w:rPr>
        <w:t>}</w:t>
      </w:r>
    </w:p>
    <w:p w14:paraId="67435051" w14:textId="77777777" w:rsidR="009F7A62" w:rsidRPr="00903DBA" w:rsidRDefault="009F7A62" w:rsidP="009F7A62">
      <w:pPr>
        <w:pStyle w:val="Code"/>
        <w:rPr>
          <w:highlight w:val="white"/>
        </w:rPr>
      </w:pPr>
      <w:r w:rsidRPr="00903DBA">
        <w:rPr>
          <w:highlight w:val="white"/>
        </w:rPr>
        <w:t xml:space="preserve">      else if (type.IsFloating()) {</w:t>
      </w:r>
    </w:p>
    <w:p w14:paraId="3A1E7CE5" w14:textId="77777777" w:rsidR="00013F62" w:rsidRPr="00903DBA" w:rsidRDefault="009F7A62" w:rsidP="009F7A62">
      <w:pPr>
        <w:pStyle w:val="Code"/>
        <w:rPr>
          <w:highlight w:val="white"/>
        </w:rPr>
      </w:pPr>
      <w:r w:rsidRPr="00903DBA">
        <w:rPr>
          <w:highlight w:val="white"/>
        </w:rPr>
        <w:t xml:space="preserve">        return "float" + type.Size().ToString() + Symbol.SeparatorId +</w:t>
      </w:r>
    </w:p>
    <w:p w14:paraId="1C6D2B3D" w14:textId="7F1D211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value.ToString().Replace("-", "minus") + Symbol.NumberId;</w:t>
      </w:r>
    </w:p>
    <w:p w14:paraId="232087A6" w14:textId="77777777" w:rsidR="009F7A62" w:rsidRPr="00903DBA" w:rsidRDefault="009F7A62" w:rsidP="009F7A62">
      <w:pPr>
        <w:pStyle w:val="Code"/>
        <w:rPr>
          <w:highlight w:val="white"/>
        </w:rPr>
      </w:pPr>
      <w:r w:rsidRPr="00903DBA">
        <w:rPr>
          <w:highlight w:val="white"/>
        </w:rPr>
        <w:t xml:space="preserve">      }</w:t>
      </w:r>
    </w:p>
    <w:p w14:paraId="32009F88" w14:textId="77777777" w:rsidR="009F7A62" w:rsidRPr="00903DBA" w:rsidRDefault="009F7A62" w:rsidP="009F7A62">
      <w:pPr>
        <w:pStyle w:val="Code"/>
        <w:rPr>
          <w:highlight w:val="white"/>
        </w:rPr>
      </w:pPr>
      <w:r w:rsidRPr="00903DBA">
        <w:rPr>
          <w:highlight w:val="white"/>
        </w:rPr>
        <w:t xml:space="preserve">      else if (type.IsLogical()) {</w:t>
      </w:r>
    </w:p>
    <w:p w14:paraId="5844EAFA" w14:textId="77777777" w:rsidR="00013F62" w:rsidRPr="00903DBA" w:rsidRDefault="009F7A62" w:rsidP="009F7A62">
      <w:pPr>
        <w:pStyle w:val="Code"/>
        <w:rPr>
          <w:highlight w:val="white"/>
        </w:rPr>
      </w:pPr>
      <w:r w:rsidRPr="00903DBA">
        <w:rPr>
          <w:highlight w:val="white"/>
        </w:rPr>
        <w:t xml:space="preserve">        return "int" + type.Size().ToString() + Symbol.SeparatorId +</w:t>
      </w:r>
    </w:p>
    <w:p w14:paraId="5CF4EF09" w14:textId="5B6490F5"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value.ToString().Replace("-", "minus") + Symbol.NumberId;</w:t>
      </w:r>
    </w:p>
    <w:p w14:paraId="3B8302D0" w14:textId="77777777" w:rsidR="009F7A62" w:rsidRPr="00903DBA" w:rsidRDefault="009F7A62" w:rsidP="009F7A62">
      <w:pPr>
        <w:pStyle w:val="Code"/>
        <w:rPr>
          <w:highlight w:val="white"/>
        </w:rPr>
      </w:pPr>
      <w:r w:rsidRPr="00903DBA">
        <w:rPr>
          <w:highlight w:val="white"/>
        </w:rPr>
        <w:t xml:space="preserve">      }</w:t>
      </w:r>
    </w:p>
    <w:p w14:paraId="2C0FB789" w14:textId="77777777" w:rsidR="009F7A62" w:rsidRPr="00903DBA" w:rsidRDefault="009F7A62" w:rsidP="009F7A62">
      <w:pPr>
        <w:pStyle w:val="Code"/>
        <w:rPr>
          <w:highlight w:val="white"/>
        </w:rPr>
      </w:pPr>
      <w:r w:rsidRPr="00903DBA">
        <w:rPr>
          <w:highlight w:val="white"/>
        </w:rPr>
        <w:t xml:space="preserve">      else {</w:t>
      </w:r>
    </w:p>
    <w:p w14:paraId="54B73AA3" w14:textId="77777777" w:rsidR="00013F62" w:rsidRPr="00903DBA" w:rsidRDefault="009F7A62" w:rsidP="009F7A62">
      <w:pPr>
        <w:pStyle w:val="Code"/>
        <w:rPr>
          <w:highlight w:val="white"/>
        </w:rPr>
      </w:pPr>
      <w:r w:rsidRPr="00903DBA">
        <w:rPr>
          <w:highlight w:val="white"/>
        </w:rPr>
        <w:t xml:space="preserve">        return "int" + type.Size().ToString() + Symbol.SeparatorId +</w:t>
      </w:r>
    </w:p>
    <w:p w14:paraId="7200D1AB" w14:textId="5F5419A1" w:rsidR="009F7A62" w:rsidRPr="00903DBA" w:rsidRDefault="00013F62" w:rsidP="009F7A62">
      <w:pPr>
        <w:pStyle w:val="Code"/>
        <w:rPr>
          <w:highlight w:val="white"/>
        </w:rPr>
      </w:pPr>
      <w:r w:rsidRPr="00903DBA">
        <w:rPr>
          <w:highlight w:val="white"/>
        </w:rPr>
        <w:t xml:space="preserve">               </w:t>
      </w:r>
      <w:r w:rsidR="009F7A62" w:rsidRPr="00903DBA">
        <w:rPr>
          <w:highlight w:val="white"/>
        </w:rPr>
        <w:t>value.ToString().Replace("-", "minus") + Symbol.NumberId;</w:t>
      </w:r>
    </w:p>
    <w:p w14:paraId="2478713A" w14:textId="77777777" w:rsidR="009F7A62" w:rsidRPr="00903DBA" w:rsidRDefault="009F7A62" w:rsidP="009F7A62">
      <w:pPr>
        <w:pStyle w:val="Code"/>
        <w:rPr>
          <w:highlight w:val="white"/>
        </w:rPr>
      </w:pPr>
      <w:r w:rsidRPr="00903DBA">
        <w:rPr>
          <w:highlight w:val="white"/>
        </w:rPr>
        <w:t xml:space="preserve">      }</w:t>
      </w:r>
    </w:p>
    <w:p w14:paraId="3B9C8B52" w14:textId="77777777" w:rsidR="009F7A62" w:rsidRPr="00903DBA" w:rsidRDefault="009F7A62" w:rsidP="009F7A62">
      <w:pPr>
        <w:pStyle w:val="Code"/>
        <w:rPr>
          <w:highlight w:val="white"/>
        </w:rPr>
      </w:pPr>
      <w:r w:rsidRPr="00903DBA">
        <w:rPr>
          <w:highlight w:val="white"/>
        </w:rPr>
        <w:t xml:space="preserve">    }</w:t>
      </w:r>
    </w:p>
    <w:p w14:paraId="7F99AD0A" w14:textId="77777777" w:rsidR="009F7A62" w:rsidRPr="00903DBA" w:rsidRDefault="009F7A62" w:rsidP="009F7A62">
      <w:pPr>
        <w:pStyle w:val="Code"/>
        <w:rPr>
          <w:highlight w:val="white"/>
        </w:rPr>
      </w:pPr>
    </w:p>
    <w:p w14:paraId="45905A2F" w14:textId="77777777" w:rsidR="009F7A62" w:rsidRPr="00903DBA" w:rsidRDefault="009F7A62" w:rsidP="009F7A62">
      <w:pPr>
        <w:pStyle w:val="Code"/>
        <w:rPr>
          <w:highlight w:val="white"/>
        </w:rPr>
      </w:pPr>
      <w:r w:rsidRPr="00903DBA">
        <w:rPr>
          <w:highlight w:val="white"/>
        </w:rPr>
        <w:t xml:space="preserve">    public string Name {</w:t>
      </w:r>
    </w:p>
    <w:p w14:paraId="4DE09929" w14:textId="77777777" w:rsidR="009F7A62" w:rsidRPr="00903DBA" w:rsidRDefault="009F7A62" w:rsidP="009F7A62">
      <w:pPr>
        <w:pStyle w:val="Code"/>
        <w:rPr>
          <w:highlight w:val="white"/>
        </w:rPr>
      </w:pPr>
      <w:r w:rsidRPr="00903DBA">
        <w:rPr>
          <w:highlight w:val="white"/>
        </w:rPr>
        <w:t xml:space="preserve">      get { return m_name; }</w:t>
      </w:r>
    </w:p>
    <w:p w14:paraId="3C609CCD" w14:textId="77777777" w:rsidR="009F7A62" w:rsidRPr="00903DBA" w:rsidRDefault="009F7A62" w:rsidP="009F7A62">
      <w:pPr>
        <w:pStyle w:val="Code"/>
        <w:rPr>
          <w:highlight w:val="white"/>
        </w:rPr>
      </w:pPr>
      <w:r w:rsidRPr="00903DBA">
        <w:rPr>
          <w:highlight w:val="white"/>
        </w:rPr>
        <w:t xml:space="preserve">      set { m_name = value; }</w:t>
      </w:r>
    </w:p>
    <w:p w14:paraId="616C3552" w14:textId="77777777" w:rsidR="009F7A62" w:rsidRPr="00903DBA" w:rsidRDefault="009F7A62" w:rsidP="009F7A62">
      <w:pPr>
        <w:pStyle w:val="Code"/>
        <w:rPr>
          <w:highlight w:val="white"/>
        </w:rPr>
      </w:pPr>
      <w:r w:rsidRPr="00903DBA">
        <w:rPr>
          <w:highlight w:val="white"/>
        </w:rPr>
        <w:t xml:space="preserve">    }</w:t>
      </w:r>
    </w:p>
    <w:p w14:paraId="0F466442" w14:textId="77777777" w:rsidR="009F7A62" w:rsidRPr="00903DBA" w:rsidRDefault="009F7A62" w:rsidP="009F7A62">
      <w:pPr>
        <w:pStyle w:val="Code"/>
        <w:rPr>
          <w:highlight w:val="white"/>
        </w:rPr>
      </w:pPr>
    </w:p>
    <w:p w14:paraId="1A80E6CF" w14:textId="77777777" w:rsidR="009F7A62" w:rsidRPr="00903DBA" w:rsidRDefault="009F7A62" w:rsidP="009F7A62">
      <w:pPr>
        <w:pStyle w:val="Code"/>
        <w:rPr>
          <w:highlight w:val="white"/>
        </w:rPr>
      </w:pPr>
      <w:r w:rsidRPr="00903DBA">
        <w:rPr>
          <w:highlight w:val="white"/>
        </w:rPr>
        <w:t xml:space="preserve">    public string UniqueName {</w:t>
      </w:r>
    </w:p>
    <w:p w14:paraId="5E235AD4" w14:textId="77777777" w:rsidR="009F7A62" w:rsidRPr="00903DBA" w:rsidRDefault="009F7A62" w:rsidP="009F7A62">
      <w:pPr>
        <w:pStyle w:val="Code"/>
        <w:rPr>
          <w:highlight w:val="white"/>
        </w:rPr>
      </w:pPr>
      <w:r w:rsidRPr="00903DBA">
        <w:rPr>
          <w:highlight w:val="white"/>
        </w:rPr>
        <w:t xml:space="preserve">      get { return m_uniqueName; }</w:t>
      </w:r>
    </w:p>
    <w:p w14:paraId="0D6069BC" w14:textId="77777777" w:rsidR="009F7A62" w:rsidRPr="00903DBA" w:rsidRDefault="009F7A62" w:rsidP="009F7A62">
      <w:pPr>
        <w:pStyle w:val="Code"/>
        <w:rPr>
          <w:highlight w:val="white"/>
        </w:rPr>
      </w:pPr>
      <w:r w:rsidRPr="00903DBA">
        <w:rPr>
          <w:highlight w:val="white"/>
        </w:rPr>
        <w:t xml:space="preserve">      set { m_uniqueName = value; }</w:t>
      </w:r>
    </w:p>
    <w:p w14:paraId="46C5084B" w14:textId="77777777" w:rsidR="009F7A62" w:rsidRPr="00903DBA" w:rsidRDefault="009F7A62" w:rsidP="009F7A62">
      <w:pPr>
        <w:pStyle w:val="Code"/>
        <w:rPr>
          <w:highlight w:val="white"/>
        </w:rPr>
      </w:pPr>
      <w:r w:rsidRPr="00903DBA">
        <w:rPr>
          <w:highlight w:val="white"/>
        </w:rPr>
        <w:t xml:space="preserve">    }</w:t>
      </w:r>
    </w:p>
    <w:p w14:paraId="0FDC0B87" w14:textId="77777777" w:rsidR="009F7A62" w:rsidRPr="00903DBA" w:rsidRDefault="009F7A62" w:rsidP="009F7A62">
      <w:pPr>
        <w:pStyle w:val="Code"/>
        <w:rPr>
          <w:highlight w:val="white"/>
        </w:rPr>
      </w:pPr>
    </w:p>
    <w:p w14:paraId="07B2EB33" w14:textId="77777777" w:rsidR="009F7A62" w:rsidRPr="00903DBA" w:rsidRDefault="009F7A62" w:rsidP="009F7A62">
      <w:pPr>
        <w:pStyle w:val="Code"/>
        <w:rPr>
          <w:highlight w:val="white"/>
        </w:rPr>
      </w:pPr>
      <w:r w:rsidRPr="00903DBA">
        <w:rPr>
          <w:highlight w:val="white"/>
        </w:rPr>
        <w:t xml:space="preserve">    public bool ExternalLinkage {</w:t>
      </w:r>
    </w:p>
    <w:p w14:paraId="75F5BCFF" w14:textId="77777777" w:rsidR="009F7A62" w:rsidRPr="00903DBA" w:rsidRDefault="009F7A62" w:rsidP="009F7A62">
      <w:pPr>
        <w:pStyle w:val="Code"/>
        <w:rPr>
          <w:highlight w:val="white"/>
        </w:rPr>
      </w:pPr>
      <w:r w:rsidRPr="00903DBA">
        <w:rPr>
          <w:highlight w:val="white"/>
        </w:rPr>
        <w:t xml:space="preserve">      get { return m_externalLinkage; }</w:t>
      </w:r>
    </w:p>
    <w:p w14:paraId="6F6068B0" w14:textId="77777777" w:rsidR="009F7A62" w:rsidRPr="00903DBA" w:rsidRDefault="009F7A62" w:rsidP="009F7A62">
      <w:pPr>
        <w:pStyle w:val="Code"/>
        <w:rPr>
          <w:highlight w:val="white"/>
        </w:rPr>
      </w:pPr>
      <w:r w:rsidRPr="00903DBA">
        <w:rPr>
          <w:highlight w:val="white"/>
        </w:rPr>
        <w:t xml:space="preserve">    }</w:t>
      </w:r>
    </w:p>
    <w:p w14:paraId="609D110F" w14:textId="68FB381E" w:rsidR="009F7A62" w:rsidRPr="00903DBA" w:rsidRDefault="009F7A62" w:rsidP="00EE197F">
      <w:pPr>
        <w:pStyle w:val="Code"/>
        <w:rPr>
          <w:highlight w:val="white"/>
        </w:rPr>
      </w:pPr>
    </w:p>
    <w:p w14:paraId="1AED94D0" w14:textId="77777777" w:rsidR="00EE197F" w:rsidRPr="00903DBA" w:rsidRDefault="00EE197F" w:rsidP="00EE197F">
      <w:pPr>
        <w:pStyle w:val="Code"/>
        <w:rPr>
          <w:highlight w:val="white"/>
        </w:rPr>
      </w:pPr>
      <w:r w:rsidRPr="00903DBA">
        <w:rPr>
          <w:highlight w:val="white"/>
        </w:rPr>
        <w:t xml:space="preserve">    public bool FunctionDefinition {</w:t>
      </w:r>
    </w:p>
    <w:p w14:paraId="2772A690" w14:textId="77777777" w:rsidR="00EE197F" w:rsidRPr="00903DBA" w:rsidRDefault="00EE197F" w:rsidP="00EE197F">
      <w:pPr>
        <w:pStyle w:val="Code"/>
        <w:rPr>
          <w:highlight w:val="white"/>
        </w:rPr>
      </w:pPr>
      <w:r w:rsidRPr="00903DBA">
        <w:rPr>
          <w:highlight w:val="white"/>
        </w:rPr>
        <w:t xml:space="preserve">      get { return m_functionDefinition; }</w:t>
      </w:r>
    </w:p>
    <w:p w14:paraId="746CA239" w14:textId="77777777" w:rsidR="00EE197F" w:rsidRPr="00903DBA" w:rsidRDefault="00EE197F" w:rsidP="00EE197F">
      <w:pPr>
        <w:pStyle w:val="Code"/>
        <w:rPr>
          <w:highlight w:val="white"/>
        </w:rPr>
      </w:pPr>
      <w:r w:rsidRPr="00903DBA">
        <w:rPr>
          <w:highlight w:val="white"/>
        </w:rPr>
        <w:t xml:space="preserve">      set { m_functionDefinition = value; }</w:t>
      </w:r>
    </w:p>
    <w:p w14:paraId="06986297" w14:textId="77777777" w:rsidR="00EE197F" w:rsidRPr="00903DBA" w:rsidRDefault="00EE197F" w:rsidP="00EE197F">
      <w:pPr>
        <w:pStyle w:val="Code"/>
        <w:rPr>
          <w:highlight w:val="white"/>
        </w:rPr>
      </w:pPr>
      <w:r w:rsidRPr="00903DBA">
        <w:rPr>
          <w:highlight w:val="white"/>
        </w:rPr>
        <w:t xml:space="preserve">    }</w:t>
      </w:r>
    </w:p>
    <w:p w14:paraId="08A4D023" w14:textId="77777777" w:rsidR="00EE197F" w:rsidRPr="00903DBA" w:rsidRDefault="00EE197F" w:rsidP="00EE197F">
      <w:pPr>
        <w:pStyle w:val="Code"/>
        <w:rPr>
          <w:highlight w:val="white"/>
        </w:rPr>
      </w:pPr>
    </w:p>
    <w:p w14:paraId="04A466A9" w14:textId="77777777" w:rsidR="009F7A62" w:rsidRPr="00903DBA" w:rsidRDefault="009F7A62" w:rsidP="009F7A62">
      <w:pPr>
        <w:pStyle w:val="Code"/>
        <w:rPr>
          <w:highlight w:val="white"/>
        </w:rPr>
      </w:pPr>
      <w:r w:rsidRPr="00903DBA">
        <w:rPr>
          <w:highlight w:val="white"/>
        </w:rPr>
        <w:lastRenderedPageBreak/>
        <w:t xml:space="preserve">    public Storage Storage {</w:t>
      </w:r>
    </w:p>
    <w:p w14:paraId="32031EB0" w14:textId="77777777" w:rsidR="009F7A62" w:rsidRPr="00903DBA" w:rsidRDefault="009F7A62" w:rsidP="009F7A62">
      <w:pPr>
        <w:pStyle w:val="Code"/>
        <w:rPr>
          <w:highlight w:val="white"/>
        </w:rPr>
      </w:pPr>
      <w:r w:rsidRPr="00903DBA">
        <w:rPr>
          <w:highlight w:val="white"/>
        </w:rPr>
        <w:t xml:space="preserve">      get { return m_storage; }</w:t>
      </w:r>
    </w:p>
    <w:p w14:paraId="3CBD0FBE" w14:textId="77777777" w:rsidR="009F7A62" w:rsidRPr="00903DBA" w:rsidRDefault="009F7A62" w:rsidP="009F7A62">
      <w:pPr>
        <w:pStyle w:val="Code"/>
        <w:rPr>
          <w:highlight w:val="white"/>
        </w:rPr>
      </w:pPr>
      <w:r w:rsidRPr="00903DBA">
        <w:rPr>
          <w:highlight w:val="white"/>
        </w:rPr>
        <w:t xml:space="preserve">      set { m_storage = value; }</w:t>
      </w:r>
    </w:p>
    <w:p w14:paraId="3C11C2A4" w14:textId="77777777" w:rsidR="009F7A62" w:rsidRPr="00903DBA" w:rsidRDefault="009F7A62" w:rsidP="009F7A62">
      <w:pPr>
        <w:pStyle w:val="Code"/>
        <w:rPr>
          <w:highlight w:val="white"/>
        </w:rPr>
      </w:pPr>
      <w:r w:rsidRPr="00903DBA">
        <w:rPr>
          <w:highlight w:val="white"/>
        </w:rPr>
        <w:t xml:space="preserve">    }</w:t>
      </w:r>
    </w:p>
    <w:p w14:paraId="1064E685" w14:textId="77777777" w:rsidR="009F7A62" w:rsidRPr="00903DBA" w:rsidRDefault="009F7A62" w:rsidP="009F7A62">
      <w:pPr>
        <w:pStyle w:val="Code"/>
        <w:rPr>
          <w:highlight w:val="white"/>
        </w:rPr>
      </w:pPr>
    </w:p>
    <w:p w14:paraId="09EC4719" w14:textId="77777777" w:rsidR="009F7A62" w:rsidRPr="00903DBA" w:rsidRDefault="009F7A62" w:rsidP="009F7A62">
      <w:pPr>
        <w:pStyle w:val="Code"/>
        <w:rPr>
          <w:highlight w:val="white"/>
        </w:rPr>
      </w:pPr>
      <w:r w:rsidRPr="00903DBA">
        <w:rPr>
          <w:highlight w:val="white"/>
        </w:rPr>
        <w:t xml:space="preserve">    public Type Type {</w:t>
      </w:r>
    </w:p>
    <w:p w14:paraId="48704833" w14:textId="77777777" w:rsidR="009F7A62" w:rsidRPr="00903DBA" w:rsidRDefault="009F7A62" w:rsidP="009F7A62">
      <w:pPr>
        <w:pStyle w:val="Code"/>
        <w:rPr>
          <w:highlight w:val="white"/>
        </w:rPr>
      </w:pPr>
      <w:r w:rsidRPr="00903DBA">
        <w:rPr>
          <w:highlight w:val="white"/>
        </w:rPr>
        <w:t xml:space="preserve">      get { return m_type; }</w:t>
      </w:r>
    </w:p>
    <w:p w14:paraId="168E9642" w14:textId="77777777" w:rsidR="009F7A62" w:rsidRPr="00903DBA" w:rsidRDefault="009F7A62" w:rsidP="009F7A62">
      <w:pPr>
        <w:pStyle w:val="Code"/>
        <w:rPr>
          <w:highlight w:val="white"/>
        </w:rPr>
      </w:pPr>
      <w:r w:rsidRPr="00903DBA">
        <w:rPr>
          <w:highlight w:val="white"/>
        </w:rPr>
        <w:t xml:space="preserve">      set { m_type = value; }</w:t>
      </w:r>
    </w:p>
    <w:p w14:paraId="7727319F" w14:textId="77777777" w:rsidR="009F7A62" w:rsidRPr="00903DBA" w:rsidRDefault="009F7A62" w:rsidP="009F7A62">
      <w:pPr>
        <w:pStyle w:val="Code"/>
        <w:rPr>
          <w:highlight w:val="white"/>
        </w:rPr>
      </w:pPr>
      <w:r w:rsidRPr="00903DBA">
        <w:rPr>
          <w:highlight w:val="white"/>
        </w:rPr>
        <w:t xml:space="preserve">    }</w:t>
      </w:r>
    </w:p>
    <w:p w14:paraId="35A7A430" w14:textId="77777777" w:rsidR="009F7A62" w:rsidRPr="00903DBA" w:rsidRDefault="009F7A62" w:rsidP="009F7A62">
      <w:pPr>
        <w:pStyle w:val="Code"/>
        <w:rPr>
          <w:highlight w:val="white"/>
        </w:rPr>
      </w:pPr>
    </w:p>
    <w:p w14:paraId="7B528FFD" w14:textId="77777777" w:rsidR="009F7A62" w:rsidRPr="00903DBA" w:rsidRDefault="009F7A62" w:rsidP="009F7A62">
      <w:pPr>
        <w:pStyle w:val="Code"/>
        <w:rPr>
          <w:highlight w:val="white"/>
        </w:rPr>
      </w:pPr>
      <w:r w:rsidRPr="00903DBA">
        <w:rPr>
          <w:highlight w:val="white"/>
        </w:rPr>
        <w:t xml:space="preserve">    public int Offset {</w:t>
      </w:r>
    </w:p>
    <w:p w14:paraId="296AD2D9" w14:textId="1AA0587C" w:rsidR="009F7A62" w:rsidRPr="00903DBA" w:rsidRDefault="009F7A62" w:rsidP="009F7A62">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0227A514" w14:textId="0A5EAE1D" w:rsidR="009F7A62" w:rsidRPr="00903DBA" w:rsidRDefault="009F7A62" w:rsidP="009F7A62">
      <w:pPr>
        <w:pStyle w:val="Code"/>
        <w:rPr>
          <w:highlight w:val="white"/>
        </w:rPr>
      </w:pPr>
      <w:r w:rsidRPr="00903DBA">
        <w:rPr>
          <w:highlight w:val="white"/>
        </w:rPr>
        <w:t xml:space="preserve">      set { </w:t>
      </w:r>
      <w:r w:rsidR="00F26000" w:rsidRPr="00903DBA">
        <w:rPr>
          <w:highlight w:val="white"/>
        </w:rPr>
        <w:t>m_offset</w:t>
      </w:r>
      <w:r w:rsidRPr="00903DBA">
        <w:rPr>
          <w:highlight w:val="white"/>
        </w:rPr>
        <w:t xml:space="preserve"> = value; }</w:t>
      </w:r>
    </w:p>
    <w:p w14:paraId="45F4A65D" w14:textId="77777777" w:rsidR="009F7A62" w:rsidRPr="00903DBA" w:rsidRDefault="009F7A62" w:rsidP="009F7A62">
      <w:pPr>
        <w:pStyle w:val="Code"/>
        <w:rPr>
          <w:highlight w:val="white"/>
        </w:rPr>
      </w:pPr>
      <w:r w:rsidRPr="00903DBA">
        <w:rPr>
          <w:highlight w:val="white"/>
        </w:rPr>
        <w:t xml:space="preserve">    }</w:t>
      </w:r>
    </w:p>
    <w:p w14:paraId="559F1D2C" w14:textId="77777777" w:rsidR="009F7A62" w:rsidRPr="00903DBA" w:rsidRDefault="009F7A62" w:rsidP="009F7A62">
      <w:pPr>
        <w:pStyle w:val="Code"/>
        <w:rPr>
          <w:highlight w:val="white"/>
        </w:rPr>
      </w:pPr>
    </w:p>
    <w:p w14:paraId="542EF43B" w14:textId="77777777" w:rsidR="009F7A62" w:rsidRPr="00903DBA" w:rsidRDefault="009F7A62" w:rsidP="009F7A62">
      <w:pPr>
        <w:pStyle w:val="Code"/>
        <w:rPr>
          <w:highlight w:val="white"/>
        </w:rPr>
      </w:pPr>
      <w:r w:rsidRPr="00903DBA">
        <w:rPr>
          <w:highlight w:val="white"/>
        </w:rPr>
        <w:t xml:space="preserve">    public bool IsExtern() {</w:t>
      </w:r>
    </w:p>
    <w:p w14:paraId="285C4DB5" w14:textId="77777777" w:rsidR="009F7A62" w:rsidRPr="00903DBA" w:rsidRDefault="009F7A62" w:rsidP="009F7A62">
      <w:pPr>
        <w:pStyle w:val="Code"/>
        <w:rPr>
          <w:highlight w:val="white"/>
        </w:rPr>
      </w:pPr>
      <w:r w:rsidRPr="00903DBA">
        <w:rPr>
          <w:highlight w:val="white"/>
        </w:rPr>
        <w:t xml:space="preserve">      return (m_storage == Storage.Extern);</w:t>
      </w:r>
    </w:p>
    <w:p w14:paraId="781DDD29" w14:textId="77777777" w:rsidR="009F7A62" w:rsidRPr="00903DBA" w:rsidRDefault="009F7A62" w:rsidP="009F7A62">
      <w:pPr>
        <w:pStyle w:val="Code"/>
        <w:rPr>
          <w:highlight w:val="white"/>
        </w:rPr>
      </w:pPr>
      <w:r w:rsidRPr="00903DBA">
        <w:rPr>
          <w:highlight w:val="white"/>
        </w:rPr>
        <w:t xml:space="preserve">    }</w:t>
      </w:r>
    </w:p>
    <w:p w14:paraId="2CBA67E1" w14:textId="77777777" w:rsidR="009F7A62" w:rsidRPr="00903DBA" w:rsidRDefault="009F7A62" w:rsidP="009F7A62">
      <w:pPr>
        <w:pStyle w:val="Code"/>
        <w:rPr>
          <w:highlight w:val="white"/>
        </w:rPr>
      </w:pPr>
      <w:r w:rsidRPr="00903DBA">
        <w:rPr>
          <w:highlight w:val="white"/>
        </w:rPr>
        <w:t xml:space="preserve">  </w:t>
      </w:r>
    </w:p>
    <w:p w14:paraId="062FF17E" w14:textId="77777777" w:rsidR="009F7A62" w:rsidRPr="00903DBA" w:rsidRDefault="009F7A62" w:rsidP="009F7A62">
      <w:pPr>
        <w:pStyle w:val="Code"/>
        <w:rPr>
          <w:highlight w:val="white"/>
        </w:rPr>
      </w:pPr>
      <w:r w:rsidRPr="00903DBA">
        <w:rPr>
          <w:highlight w:val="white"/>
        </w:rPr>
        <w:t xml:space="preserve">    public bool IsStatic() {</w:t>
      </w:r>
    </w:p>
    <w:p w14:paraId="78501E93" w14:textId="77777777" w:rsidR="009F7A62" w:rsidRPr="00903DBA" w:rsidRDefault="009F7A62" w:rsidP="009F7A62">
      <w:pPr>
        <w:pStyle w:val="Code"/>
        <w:rPr>
          <w:highlight w:val="white"/>
        </w:rPr>
      </w:pPr>
      <w:r w:rsidRPr="00903DBA">
        <w:rPr>
          <w:highlight w:val="white"/>
        </w:rPr>
        <w:t xml:space="preserve">      return (m_storage == Storage.Static);</w:t>
      </w:r>
    </w:p>
    <w:p w14:paraId="34B1E943" w14:textId="77777777" w:rsidR="009F7A62" w:rsidRPr="00903DBA" w:rsidRDefault="009F7A62" w:rsidP="009F7A62">
      <w:pPr>
        <w:pStyle w:val="Code"/>
        <w:rPr>
          <w:highlight w:val="white"/>
        </w:rPr>
      </w:pPr>
      <w:r w:rsidRPr="00903DBA">
        <w:rPr>
          <w:highlight w:val="white"/>
        </w:rPr>
        <w:t xml:space="preserve">    }</w:t>
      </w:r>
    </w:p>
    <w:p w14:paraId="284E6C8F" w14:textId="77777777" w:rsidR="009F7A62" w:rsidRPr="00903DBA" w:rsidRDefault="009F7A62" w:rsidP="009F7A62">
      <w:pPr>
        <w:pStyle w:val="Code"/>
        <w:rPr>
          <w:highlight w:val="white"/>
        </w:rPr>
      </w:pPr>
      <w:r w:rsidRPr="00903DBA">
        <w:rPr>
          <w:highlight w:val="white"/>
        </w:rPr>
        <w:t xml:space="preserve">  </w:t>
      </w:r>
    </w:p>
    <w:p w14:paraId="63A76CC9" w14:textId="77777777" w:rsidR="009F7A62" w:rsidRPr="00903DBA" w:rsidRDefault="009F7A62" w:rsidP="009F7A62">
      <w:pPr>
        <w:pStyle w:val="Code"/>
        <w:rPr>
          <w:highlight w:val="white"/>
        </w:rPr>
      </w:pPr>
      <w:r w:rsidRPr="00903DBA">
        <w:rPr>
          <w:highlight w:val="white"/>
        </w:rPr>
        <w:t xml:space="preserve">    public bool IsExternOrStatic() {</w:t>
      </w:r>
    </w:p>
    <w:p w14:paraId="290535C2" w14:textId="77777777" w:rsidR="009F7A62" w:rsidRPr="00903DBA" w:rsidRDefault="009F7A62" w:rsidP="009F7A62">
      <w:pPr>
        <w:pStyle w:val="Code"/>
        <w:rPr>
          <w:highlight w:val="white"/>
        </w:rPr>
      </w:pPr>
      <w:r w:rsidRPr="00903DBA">
        <w:rPr>
          <w:highlight w:val="white"/>
        </w:rPr>
        <w:t xml:space="preserve">      return IsExtern() || IsStatic();</w:t>
      </w:r>
    </w:p>
    <w:p w14:paraId="47EC2C0B" w14:textId="77777777" w:rsidR="009F7A62" w:rsidRPr="00903DBA" w:rsidRDefault="009F7A62" w:rsidP="009F7A62">
      <w:pPr>
        <w:pStyle w:val="Code"/>
        <w:rPr>
          <w:highlight w:val="white"/>
        </w:rPr>
      </w:pPr>
      <w:r w:rsidRPr="00903DBA">
        <w:rPr>
          <w:highlight w:val="white"/>
        </w:rPr>
        <w:t xml:space="preserve">    }</w:t>
      </w:r>
    </w:p>
    <w:p w14:paraId="4A62704C" w14:textId="77777777" w:rsidR="009F7A62" w:rsidRPr="00903DBA" w:rsidRDefault="009F7A62" w:rsidP="009F7A62">
      <w:pPr>
        <w:pStyle w:val="Code"/>
        <w:rPr>
          <w:highlight w:val="white"/>
        </w:rPr>
      </w:pPr>
      <w:r w:rsidRPr="00903DBA">
        <w:rPr>
          <w:highlight w:val="white"/>
        </w:rPr>
        <w:t xml:space="preserve">  </w:t>
      </w:r>
    </w:p>
    <w:p w14:paraId="3D7AE655" w14:textId="77777777" w:rsidR="009F7A62" w:rsidRPr="00903DBA" w:rsidRDefault="009F7A62" w:rsidP="009F7A62">
      <w:pPr>
        <w:pStyle w:val="Code"/>
        <w:rPr>
          <w:highlight w:val="white"/>
        </w:rPr>
      </w:pPr>
      <w:r w:rsidRPr="00903DBA">
        <w:rPr>
          <w:highlight w:val="white"/>
        </w:rPr>
        <w:t xml:space="preserve">    public bool IsTypedef() {</w:t>
      </w:r>
    </w:p>
    <w:p w14:paraId="2EE312BD" w14:textId="77777777" w:rsidR="009F7A62" w:rsidRPr="00903DBA" w:rsidRDefault="009F7A62" w:rsidP="009F7A62">
      <w:pPr>
        <w:pStyle w:val="Code"/>
        <w:rPr>
          <w:highlight w:val="white"/>
        </w:rPr>
      </w:pPr>
      <w:r w:rsidRPr="00903DBA">
        <w:rPr>
          <w:highlight w:val="white"/>
        </w:rPr>
        <w:t xml:space="preserve">      return (m_storage == Storage.Typedef);</w:t>
      </w:r>
    </w:p>
    <w:p w14:paraId="5852978D" w14:textId="77777777" w:rsidR="009F7A62" w:rsidRPr="00903DBA" w:rsidRDefault="009F7A62" w:rsidP="009F7A62">
      <w:pPr>
        <w:pStyle w:val="Code"/>
        <w:rPr>
          <w:highlight w:val="white"/>
        </w:rPr>
      </w:pPr>
      <w:r w:rsidRPr="00903DBA">
        <w:rPr>
          <w:highlight w:val="white"/>
        </w:rPr>
        <w:t xml:space="preserve">    }</w:t>
      </w:r>
    </w:p>
    <w:p w14:paraId="738CF395" w14:textId="77777777" w:rsidR="009F7A62" w:rsidRPr="00903DBA" w:rsidRDefault="009F7A62" w:rsidP="009F7A62">
      <w:pPr>
        <w:pStyle w:val="Code"/>
        <w:rPr>
          <w:highlight w:val="white"/>
        </w:rPr>
      </w:pPr>
      <w:r w:rsidRPr="00903DBA">
        <w:rPr>
          <w:highlight w:val="white"/>
        </w:rPr>
        <w:t xml:space="preserve">  </w:t>
      </w:r>
    </w:p>
    <w:p w14:paraId="01698289" w14:textId="77777777" w:rsidR="009F7A62" w:rsidRPr="00903DBA" w:rsidRDefault="009F7A62" w:rsidP="009F7A62">
      <w:pPr>
        <w:pStyle w:val="Code"/>
        <w:rPr>
          <w:highlight w:val="white"/>
        </w:rPr>
      </w:pPr>
      <w:r w:rsidRPr="00903DBA">
        <w:rPr>
          <w:highlight w:val="white"/>
        </w:rPr>
        <w:t xml:space="preserve">    public bool IsAuto() {</w:t>
      </w:r>
    </w:p>
    <w:p w14:paraId="47C1685C" w14:textId="77777777" w:rsidR="009F7A62" w:rsidRPr="00903DBA" w:rsidRDefault="009F7A62" w:rsidP="009F7A62">
      <w:pPr>
        <w:pStyle w:val="Code"/>
        <w:rPr>
          <w:highlight w:val="white"/>
        </w:rPr>
      </w:pPr>
      <w:r w:rsidRPr="00903DBA">
        <w:rPr>
          <w:highlight w:val="white"/>
        </w:rPr>
        <w:t xml:space="preserve">      return (m_storage == Storage.Auto);</w:t>
      </w:r>
    </w:p>
    <w:p w14:paraId="61CD59CD" w14:textId="77777777" w:rsidR="009F7A62" w:rsidRPr="00903DBA" w:rsidRDefault="009F7A62" w:rsidP="009F7A62">
      <w:pPr>
        <w:pStyle w:val="Code"/>
        <w:rPr>
          <w:highlight w:val="white"/>
        </w:rPr>
      </w:pPr>
      <w:r w:rsidRPr="00903DBA">
        <w:rPr>
          <w:highlight w:val="white"/>
        </w:rPr>
        <w:t xml:space="preserve">    }</w:t>
      </w:r>
    </w:p>
    <w:p w14:paraId="1DFB049C" w14:textId="77777777" w:rsidR="009F7A62" w:rsidRPr="00903DBA" w:rsidRDefault="009F7A62" w:rsidP="009F7A62">
      <w:pPr>
        <w:pStyle w:val="Code"/>
        <w:rPr>
          <w:highlight w:val="white"/>
        </w:rPr>
      </w:pPr>
    </w:p>
    <w:p w14:paraId="41ECA72B" w14:textId="77777777" w:rsidR="009F7A62" w:rsidRPr="00903DBA" w:rsidRDefault="009F7A62" w:rsidP="009F7A62">
      <w:pPr>
        <w:pStyle w:val="Code"/>
        <w:rPr>
          <w:highlight w:val="white"/>
        </w:rPr>
      </w:pPr>
      <w:r w:rsidRPr="00903DBA">
        <w:rPr>
          <w:highlight w:val="white"/>
        </w:rPr>
        <w:t xml:space="preserve">    public bool IsRegister() {</w:t>
      </w:r>
    </w:p>
    <w:p w14:paraId="2ED5F5F0" w14:textId="77777777" w:rsidR="009F7A62" w:rsidRPr="00903DBA" w:rsidRDefault="009F7A62" w:rsidP="009F7A62">
      <w:pPr>
        <w:pStyle w:val="Code"/>
        <w:rPr>
          <w:highlight w:val="white"/>
        </w:rPr>
      </w:pPr>
      <w:r w:rsidRPr="00903DBA">
        <w:rPr>
          <w:highlight w:val="white"/>
        </w:rPr>
        <w:t xml:space="preserve">      return (m_storage == Storage.Register);</w:t>
      </w:r>
    </w:p>
    <w:p w14:paraId="6148BF71" w14:textId="77777777" w:rsidR="009F7A62" w:rsidRPr="00903DBA" w:rsidRDefault="009F7A62" w:rsidP="009F7A62">
      <w:pPr>
        <w:pStyle w:val="Code"/>
        <w:rPr>
          <w:highlight w:val="white"/>
        </w:rPr>
      </w:pPr>
      <w:r w:rsidRPr="00903DBA">
        <w:rPr>
          <w:highlight w:val="white"/>
        </w:rPr>
        <w:t xml:space="preserve">    }</w:t>
      </w:r>
    </w:p>
    <w:p w14:paraId="3EE5484A" w14:textId="77777777" w:rsidR="009F7A62" w:rsidRPr="00903DBA" w:rsidRDefault="009F7A62" w:rsidP="009F7A62">
      <w:pPr>
        <w:pStyle w:val="Code"/>
        <w:rPr>
          <w:highlight w:val="white"/>
        </w:rPr>
      </w:pPr>
    </w:p>
    <w:p w14:paraId="7D130A7B" w14:textId="77777777" w:rsidR="009F7A62" w:rsidRPr="00903DBA" w:rsidRDefault="009F7A62" w:rsidP="009F7A62">
      <w:pPr>
        <w:pStyle w:val="Code"/>
        <w:rPr>
          <w:highlight w:val="white"/>
        </w:rPr>
      </w:pPr>
      <w:r w:rsidRPr="00903DBA">
        <w:rPr>
          <w:highlight w:val="white"/>
        </w:rPr>
        <w:t xml:space="preserve">    public bool IsAutoOrRegister() {</w:t>
      </w:r>
    </w:p>
    <w:p w14:paraId="5E861B73" w14:textId="77777777" w:rsidR="009F7A62" w:rsidRPr="00903DBA" w:rsidRDefault="009F7A62" w:rsidP="009F7A62">
      <w:pPr>
        <w:pStyle w:val="Code"/>
        <w:rPr>
          <w:highlight w:val="white"/>
        </w:rPr>
      </w:pPr>
      <w:r w:rsidRPr="00903DBA">
        <w:rPr>
          <w:highlight w:val="white"/>
        </w:rPr>
        <w:t xml:space="preserve">      return IsAuto() || IsRegister();</w:t>
      </w:r>
    </w:p>
    <w:p w14:paraId="59D7F3E7" w14:textId="77777777" w:rsidR="009F7A62" w:rsidRPr="00903DBA" w:rsidRDefault="009F7A62" w:rsidP="009F7A62">
      <w:pPr>
        <w:pStyle w:val="Code"/>
        <w:rPr>
          <w:highlight w:val="white"/>
        </w:rPr>
      </w:pPr>
      <w:r w:rsidRPr="00903DBA">
        <w:rPr>
          <w:highlight w:val="white"/>
        </w:rPr>
        <w:t xml:space="preserve">    }</w:t>
      </w:r>
    </w:p>
    <w:p w14:paraId="4CB4B8B0" w14:textId="77777777" w:rsidR="009F7A62" w:rsidRPr="00903DBA" w:rsidRDefault="009F7A62" w:rsidP="009F7A62">
      <w:pPr>
        <w:pStyle w:val="Code"/>
        <w:rPr>
          <w:highlight w:val="white"/>
        </w:rPr>
      </w:pPr>
    </w:p>
    <w:p w14:paraId="4C1E14A0" w14:textId="77777777" w:rsidR="009F7A62" w:rsidRPr="00903DBA" w:rsidRDefault="009F7A62" w:rsidP="009F7A62">
      <w:pPr>
        <w:pStyle w:val="Code"/>
        <w:rPr>
          <w:highlight w:val="white"/>
        </w:rPr>
      </w:pPr>
      <w:r w:rsidRPr="00903DBA">
        <w:rPr>
          <w:highlight w:val="white"/>
        </w:rPr>
        <w:t xml:space="preserve">    public ISet&lt;MiddleCode&gt; TrueSet {</w:t>
      </w:r>
    </w:p>
    <w:p w14:paraId="390A0C0D" w14:textId="77777777" w:rsidR="009F7A62" w:rsidRPr="00903DBA" w:rsidRDefault="009F7A62" w:rsidP="009F7A62">
      <w:pPr>
        <w:pStyle w:val="Code"/>
        <w:rPr>
          <w:highlight w:val="white"/>
        </w:rPr>
      </w:pPr>
      <w:r w:rsidRPr="00903DBA">
        <w:rPr>
          <w:highlight w:val="white"/>
        </w:rPr>
        <w:t xml:space="preserve">      get { return m_trueSet; }</w:t>
      </w:r>
    </w:p>
    <w:p w14:paraId="517D24F7" w14:textId="77777777" w:rsidR="009F7A62" w:rsidRPr="00903DBA" w:rsidRDefault="009F7A62" w:rsidP="009F7A62">
      <w:pPr>
        <w:pStyle w:val="Code"/>
        <w:rPr>
          <w:highlight w:val="white"/>
        </w:rPr>
      </w:pPr>
      <w:r w:rsidRPr="00903DBA">
        <w:rPr>
          <w:highlight w:val="white"/>
        </w:rPr>
        <w:t xml:space="preserve">    }</w:t>
      </w:r>
    </w:p>
    <w:p w14:paraId="48FFF431" w14:textId="77777777" w:rsidR="009F7A62" w:rsidRPr="00903DBA" w:rsidRDefault="009F7A62" w:rsidP="009F7A62">
      <w:pPr>
        <w:pStyle w:val="Code"/>
        <w:rPr>
          <w:highlight w:val="white"/>
        </w:rPr>
      </w:pPr>
    </w:p>
    <w:p w14:paraId="1E47DB30" w14:textId="77777777" w:rsidR="009F7A62" w:rsidRPr="00903DBA" w:rsidRDefault="009F7A62" w:rsidP="009F7A62">
      <w:pPr>
        <w:pStyle w:val="Code"/>
        <w:rPr>
          <w:highlight w:val="white"/>
        </w:rPr>
      </w:pPr>
      <w:r w:rsidRPr="00903DBA">
        <w:rPr>
          <w:highlight w:val="white"/>
        </w:rPr>
        <w:t xml:space="preserve">    public ISet&lt;MiddleCode&gt; FalseSet {</w:t>
      </w:r>
    </w:p>
    <w:p w14:paraId="45B07CAE" w14:textId="77777777" w:rsidR="009F7A62" w:rsidRPr="00903DBA" w:rsidRDefault="009F7A62" w:rsidP="009F7A62">
      <w:pPr>
        <w:pStyle w:val="Code"/>
        <w:rPr>
          <w:highlight w:val="white"/>
        </w:rPr>
      </w:pPr>
      <w:r w:rsidRPr="00903DBA">
        <w:rPr>
          <w:highlight w:val="white"/>
        </w:rPr>
        <w:t xml:space="preserve">      get { return m_falseSet; }</w:t>
      </w:r>
    </w:p>
    <w:p w14:paraId="1EABFA8D" w14:textId="77777777" w:rsidR="009F7A62" w:rsidRPr="00903DBA" w:rsidRDefault="009F7A62" w:rsidP="009F7A62">
      <w:pPr>
        <w:pStyle w:val="Code"/>
        <w:rPr>
          <w:highlight w:val="white"/>
        </w:rPr>
      </w:pPr>
      <w:r w:rsidRPr="00903DBA">
        <w:rPr>
          <w:highlight w:val="white"/>
        </w:rPr>
        <w:t xml:space="preserve">    }</w:t>
      </w:r>
    </w:p>
    <w:p w14:paraId="46B7B6CF" w14:textId="77777777" w:rsidR="009F7A62" w:rsidRPr="00903DBA" w:rsidRDefault="009F7A62" w:rsidP="009F7A62">
      <w:pPr>
        <w:pStyle w:val="Code"/>
        <w:rPr>
          <w:highlight w:val="white"/>
        </w:rPr>
      </w:pPr>
    </w:p>
    <w:p w14:paraId="10ECF6E6" w14:textId="36574280" w:rsidR="009F7A62" w:rsidRPr="00903DBA" w:rsidRDefault="009F7A62" w:rsidP="009F7A62">
      <w:pPr>
        <w:pStyle w:val="Code"/>
        <w:rPr>
          <w:highlight w:val="white"/>
        </w:rPr>
      </w:pPr>
      <w:r w:rsidRPr="00903DBA">
        <w:rPr>
          <w:highlight w:val="white"/>
        </w:rPr>
        <w:t xml:space="preserve">    public bool Parameter {</w:t>
      </w:r>
    </w:p>
    <w:p w14:paraId="6DC884E8" w14:textId="673E9E20" w:rsidR="009F7A62" w:rsidRPr="00903DBA" w:rsidRDefault="009F7A62" w:rsidP="009F7A62">
      <w:pPr>
        <w:pStyle w:val="Code"/>
        <w:rPr>
          <w:highlight w:val="white"/>
        </w:rPr>
      </w:pPr>
      <w:r w:rsidRPr="00903DBA">
        <w:rPr>
          <w:highlight w:val="white"/>
        </w:rPr>
        <w:t xml:space="preserve">      </w:t>
      </w:r>
      <w:r w:rsidR="00645815" w:rsidRPr="00903DBA">
        <w:rPr>
          <w:highlight w:val="white"/>
        </w:rPr>
        <w:t xml:space="preserve">get { </w:t>
      </w:r>
      <w:r w:rsidRPr="00903DBA">
        <w:rPr>
          <w:highlight w:val="white"/>
        </w:rPr>
        <w:t>return m_parameter;</w:t>
      </w:r>
      <w:r w:rsidR="00645815" w:rsidRPr="00903DBA">
        <w:rPr>
          <w:highlight w:val="white"/>
        </w:rPr>
        <w:t xml:space="preserve"> }</w:t>
      </w:r>
    </w:p>
    <w:p w14:paraId="409FB0B1" w14:textId="77777777" w:rsidR="009F7A62" w:rsidRPr="00903DBA" w:rsidRDefault="009F7A62" w:rsidP="009F7A62">
      <w:pPr>
        <w:pStyle w:val="Code"/>
        <w:rPr>
          <w:highlight w:val="white"/>
        </w:rPr>
      </w:pPr>
      <w:r w:rsidRPr="00903DBA">
        <w:rPr>
          <w:highlight w:val="white"/>
        </w:rPr>
        <w:t xml:space="preserve">    }</w:t>
      </w:r>
    </w:p>
    <w:p w14:paraId="494A4C3E" w14:textId="77777777" w:rsidR="009F7A62" w:rsidRPr="00903DBA" w:rsidRDefault="009F7A62" w:rsidP="009F7A62">
      <w:pPr>
        <w:pStyle w:val="Code"/>
        <w:rPr>
          <w:highlight w:val="white"/>
        </w:rPr>
      </w:pPr>
      <w:r w:rsidRPr="00903DBA">
        <w:rPr>
          <w:highlight w:val="white"/>
        </w:rPr>
        <w:t xml:space="preserve">          </w:t>
      </w:r>
    </w:p>
    <w:p w14:paraId="31B4FF33" w14:textId="77777777" w:rsidR="009F7A62" w:rsidRPr="00903DBA" w:rsidRDefault="009F7A62" w:rsidP="009F7A62">
      <w:pPr>
        <w:pStyle w:val="Code"/>
        <w:rPr>
          <w:highlight w:val="white"/>
        </w:rPr>
      </w:pPr>
      <w:r w:rsidRPr="00903DBA">
        <w:rPr>
          <w:highlight w:val="white"/>
        </w:rPr>
        <w:t xml:space="preserve">    public object Value {</w:t>
      </w:r>
    </w:p>
    <w:p w14:paraId="07AF13E2" w14:textId="77777777" w:rsidR="009F7A62" w:rsidRPr="00903DBA" w:rsidRDefault="009F7A62" w:rsidP="009F7A62">
      <w:pPr>
        <w:pStyle w:val="Code"/>
        <w:rPr>
          <w:highlight w:val="white"/>
        </w:rPr>
      </w:pPr>
      <w:r w:rsidRPr="00903DBA">
        <w:rPr>
          <w:highlight w:val="white"/>
        </w:rPr>
        <w:t xml:space="preserve">      get { return m_value; }</w:t>
      </w:r>
    </w:p>
    <w:p w14:paraId="629A7C19" w14:textId="77777777" w:rsidR="009F7A62" w:rsidRPr="00903DBA" w:rsidRDefault="009F7A62" w:rsidP="009F7A62">
      <w:pPr>
        <w:pStyle w:val="Code"/>
        <w:rPr>
          <w:highlight w:val="white"/>
        </w:rPr>
      </w:pPr>
      <w:r w:rsidRPr="00903DBA">
        <w:rPr>
          <w:highlight w:val="white"/>
        </w:rPr>
        <w:lastRenderedPageBreak/>
        <w:t xml:space="preserve">      set { m_value = value; }</w:t>
      </w:r>
    </w:p>
    <w:p w14:paraId="5B97B15C" w14:textId="77777777" w:rsidR="009F7A62" w:rsidRPr="00903DBA" w:rsidRDefault="009F7A62" w:rsidP="009F7A62">
      <w:pPr>
        <w:pStyle w:val="Code"/>
        <w:rPr>
          <w:highlight w:val="white"/>
        </w:rPr>
      </w:pPr>
      <w:r w:rsidRPr="00903DBA">
        <w:rPr>
          <w:highlight w:val="white"/>
        </w:rPr>
        <w:t xml:space="preserve">    }</w:t>
      </w:r>
    </w:p>
    <w:p w14:paraId="657BEDF0" w14:textId="77777777" w:rsidR="009F7A62" w:rsidRPr="00903DBA" w:rsidRDefault="009F7A62" w:rsidP="009F7A62">
      <w:pPr>
        <w:pStyle w:val="Code"/>
        <w:rPr>
          <w:highlight w:val="white"/>
        </w:rPr>
      </w:pPr>
      <w:r w:rsidRPr="00903DBA">
        <w:rPr>
          <w:highlight w:val="white"/>
        </w:rPr>
        <w:t xml:space="preserve">  </w:t>
      </w:r>
    </w:p>
    <w:p w14:paraId="5E63F005" w14:textId="77777777" w:rsidR="009F7A62" w:rsidRPr="00903DBA" w:rsidRDefault="009F7A62" w:rsidP="009F7A62">
      <w:pPr>
        <w:pStyle w:val="Code"/>
        <w:rPr>
          <w:highlight w:val="white"/>
        </w:rPr>
      </w:pPr>
      <w:r w:rsidRPr="00903DBA">
        <w:rPr>
          <w:highlight w:val="white"/>
        </w:rPr>
        <w:t xml:space="preserve">    public Symbol AddressSymbol {</w:t>
      </w:r>
    </w:p>
    <w:p w14:paraId="3AFBD5DF" w14:textId="77777777" w:rsidR="009F7A62" w:rsidRPr="00903DBA" w:rsidRDefault="009F7A62" w:rsidP="009F7A62">
      <w:pPr>
        <w:pStyle w:val="Code"/>
        <w:rPr>
          <w:highlight w:val="white"/>
        </w:rPr>
      </w:pPr>
      <w:r w:rsidRPr="00903DBA">
        <w:rPr>
          <w:highlight w:val="white"/>
        </w:rPr>
        <w:t xml:space="preserve">      get { return m_addressSymbol; }</w:t>
      </w:r>
    </w:p>
    <w:p w14:paraId="6A488E9F" w14:textId="77777777" w:rsidR="009F7A62" w:rsidRPr="00903DBA" w:rsidRDefault="009F7A62" w:rsidP="009F7A62">
      <w:pPr>
        <w:pStyle w:val="Code"/>
        <w:rPr>
          <w:highlight w:val="white"/>
        </w:rPr>
      </w:pPr>
      <w:r w:rsidRPr="00903DBA">
        <w:rPr>
          <w:highlight w:val="white"/>
        </w:rPr>
        <w:t xml:space="preserve">      set { m_addressSymbol = value; }</w:t>
      </w:r>
    </w:p>
    <w:p w14:paraId="7C9455F4" w14:textId="77777777" w:rsidR="009F7A62" w:rsidRPr="00903DBA" w:rsidRDefault="009F7A62" w:rsidP="009F7A62">
      <w:pPr>
        <w:pStyle w:val="Code"/>
        <w:rPr>
          <w:highlight w:val="white"/>
        </w:rPr>
      </w:pPr>
      <w:r w:rsidRPr="00903DBA">
        <w:rPr>
          <w:highlight w:val="white"/>
        </w:rPr>
        <w:t xml:space="preserve">    }  </w:t>
      </w:r>
    </w:p>
    <w:p w14:paraId="61B27CEE" w14:textId="77777777" w:rsidR="009F7A62" w:rsidRPr="00903DBA" w:rsidRDefault="009F7A62" w:rsidP="009F7A62">
      <w:pPr>
        <w:pStyle w:val="Code"/>
        <w:rPr>
          <w:highlight w:val="white"/>
        </w:rPr>
      </w:pPr>
    </w:p>
    <w:p w14:paraId="176FAA14" w14:textId="77777777" w:rsidR="009F7A62" w:rsidRPr="00903DBA" w:rsidRDefault="009F7A62" w:rsidP="009F7A62">
      <w:pPr>
        <w:pStyle w:val="Code"/>
        <w:rPr>
          <w:highlight w:val="white"/>
        </w:rPr>
      </w:pPr>
      <w:r w:rsidRPr="00903DBA">
        <w:rPr>
          <w:highlight w:val="white"/>
        </w:rPr>
        <w:t xml:space="preserve">    public int AddressOffset {</w:t>
      </w:r>
    </w:p>
    <w:p w14:paraId="31DC7F28" w14:textId="77777777" w:rsidR="009F7A62" w:rsidRPr="00903DBA" w:rsidRDefault="009F7A62" w:rsidP="009F7A62">
      <w:pPr>
        <w:pStyle w:val="Code"/>
        <w:rPr>
          <w:highlight w:val="white"/>
        </w:rPr>
      </w:pPr>
      <w:r w:rsidRPr="00903DBA">
        <w:rPr>
          <w:highlight w:val="white"/>
        </w:rPr>
        <w:t xml:space="preserve">      get { return m_addressOffset; }</w:t>
      </w:r>
    </w:p>
    <w:p w14:paraId="7306FCB7" w14:textId="77777777" w:rsidR="009F7A62" w:rsidRPr="00903DBA" w:rsidRDefault="009F7A62" w:rsidP="009F7A62">
      <w:pPr>
        <w:pStyle w:val="Code"/>
        <w:rPr>
          <w:highlight w:val="white"/>
        </w:rPr>
      </w:pPr>
      <w:r w:rsidRPr="00903DBA">
        <w:rPr>
          <w:highlight w:val="white"/>
        </w:rPr>
        <w:t xml:space="preserve">      set { m_addressOffset = value; }</w:t>
      </w:r>
    </w:p>
    <w:p w14:paraId="6E19FADA" w14:textId="77777777" w:rsidR="009F7A62" w:rsidRPr="00903DBA" w:rsidRDefault="009F7A62" w:rsidP="009F7A62">
      <w:pPr>
        <w:pStyle w:val="Code"/>
        <w:rPr>
          <w:highlight w:val="white"/>
        </w:rPr>
      </w:pPr>
      <w:r w:rsidRPr="00903DBA">
        <w:rPr>
          <w:highlight w:val="white"/>
        </w:rPr>
        <w:t xml:space="preserve">    }</w:t>
      </w:r>
    </w:p>
    <w:p w14:paraId="1254D601" w14:textId="2686962B" w:rsidR="00C50D3D" w:rsidRPr="00903DBA" w:rsidRDefault="00875BC4" w:rsidP="00875BC4">
      <w:pPr>
        <w:rPr>
          <w:highlight w:val="white"/>
        </w:rPr>
      </w:pPr>
      <w:r w:rsidRPr="00903DBA">
        <w:rPr>
          <w:highlight w:val="white"/>
        </w:rPr>
        <w:t>A symbol is a value if its name is not null (it may be null if it is parameter) and contains the number identifier</w:t>
      </w:r>
      <w:r w:rsidR="001F1580" w:rsidRPr="00903DBA">
        <w:rPr>
          <w:highlight w:val="white"/>
        </w:rPr>
        <w:t>.</w:t>
      </w:r>
    </w:p>
    <w:p w14:paraId="34BE4E6B" w14:textId="49991F5C" w:rsidR="00C50D3D" w:rsidRPr="00903DBA" w:rsidRDefault="00C50D3D" w:rsidP="00C50D3D">
      <w:pPr>
        <w:pStyle w:val="Code"/>
        <w:rPr>
          <w:highlight w:val="white"/>
        </w:rPr>
      </w:pPr>
      <w:r w:rsidRPr="00903DBA">
        <w:rPr>
          <w:highlight w:val="white"/>
        </w:rPr>
        <w:t xml:space="preserve">    public bool IsValue() {</w:t>
      </w:r>
    </w:p>
    <w:p w14:paraId="03D32DD9" w14:textId="77777777" w:rsidR="00C50D3D" w:rsidRPr="00903DBA" w:rsidRDefault="00C50D3D" w:rsidP="00C50D3D">
      <w:pPr>
        <w:pStyle w:val="Code"/>
        <w:rPr>
          <w:highlight w:val="white"/>
        </w:rPr>
      </w:pPr>
      <w:r w:rsidRPr="00903DBA">
        <w:rPr>
          <w:highlight w:val="white"/>
        </w:rPr>
        <w:t xml:space="preserve">      return (m_name != null) &amp;&amp; m_name.Contains(NumberId);</w:t>
      </w:r>
    </w:p>
    <w:p w14:paraId="5792A28A" w14:textId="77777777" w:rsidR="00C50D3D" w:rsidRPr="00903DBA" w:rsidRDefault="00C50D3D" w:rsidP="00C50D3D">
      <w:pPr>
        <w:pStyle w:val="Code"/>
        <w:rPr>
          <w:highlight w:val="white"/>
        </w:rPr>
      </w:pPr>
      <w:r w:rsidRPr="00903DBA">
        <w:rPr>
          <w:highlight w:val="white"/>
        </w:rPr>
        <w:t xml:space="preserve">    }</w:t>
      </w:r>
    </w:p>
    <w:p w14:paraId="5FC2A051" w14:textId="00F3F320" w:rsidR="00875BC4" w:rsidRPr="00903DBA" w:rsidRDefault="00623106" w:rsidP="00623106">
      <w:pPr>
        <w:rPr>
          <w:highlight w:val="white"/>
        </w:rPr>
      </w:pPr>
      <w:r w:rsidRPr="00903DBA">
        <w:rPr>
          <w:highlight w:val="white"/>
        </w:rPr>
        <w:t xml:space="preserve">A symbol </w:t>
      </w:r>
      <w:r w:rsidR="00CA76FE" w:rsidRPr="00903DBA">
        <w:rPr>
          <w:highlight w:val="white"/>
        </w:rPr>
        <w:t>is temporary if its name is not null (it may be null if it is parameter)</w:t>
      </w:r>
      <w:r w:rsidR="00875BC4" w:rsidRPr="00903DBA">
        <w:rPr>
          <w:highlight w:val="white"/>
        </w:rPr>
        <w:t xml:space="preserve"> and contains the temporary identifier, and its address symbol is null.</w:t>
      </w:r>
      <w:r w:rsidR="001F1580" w:rsidRPr="00903DBA">
        <w:rPr>
          <w:highlight w:val="white"/>
        </w:rPr>
        <w:t xml:space="preserve"> Technically, it may still be a temporary symbol if its address symbol is not null. However, in that case it shall not be regarded as a temporary symbol.</w:t>
      </w:r>
    </w:p>
    <w:p w14:paraId="556419C1" w14:textId="77777777" w:rsidR="00C50D3D" w:rsidRPr="00903DBA" w:rsidRDefault="00C50D3D" w:rsidP="00C50D3D">
      <w:pPr>
        <w:pStyle w:val="Code"/>
        <w:rPr>
          <w:highlight w:val="white"/>
        </w:rPr>
      </w:pPr>
      <w:r w:rsidRPr="00903DBA">
        <w:rPr>
          <w:highlight w:val="white"/>
        </w:rPr>
        <w:t xml:space="preserve">    public bool IsTemporary() {</w:t>
      </w:r>
    </w:p>
    <w:p w14:paraId="7C3CD8C7" w14:textId="77777777" w:rsidR="00C50D3D" w:rsidRPr="00903DBA" w:rsidRDefault="00C50D3D" w:rsidP="00C50D3D">
      <w:pPr>
        <w:pStyle w:val="Code"/>
        <w:rPr>
          <w:highlight w:val="white"/>
        </w:rPr>
      </w:pPr>
      <w:r w:rsidRPr="00903DBA">
        <w:rPr>
          <w:highlight w:val="white"/>
        </w:rPr>
        <w:t xml:space="preserve">      return (m_name != null) &amp;&amp; m_name.Contains(TemporaryId) &amp;&amp;</w:t>
      </w:r>
    </w:p>
    <w:p w14:paraId="45553810" w14:textId="77777777" w:rsidR="00C50D3D" w:rsidRPr="00903DBA" w:rsidRDefault="00C50D3D" w:rsidP="00C50D3D">
      <w:pPr>
        <w:pStyle w:val="Code"/>
        <w:rPr>
          <w:highlight w:val="white"/>
        </w:rPr>
      </w:pPr>
      <w:r w:rsidRPr="00903DBA">
        <w:rPr>
          <w:highlight w:val="white"/>
        </w:rPr>
        <w:t xml:space="preserve">             (m_addressSymbol == null);             </w:t>
      </w:r>
    </w:p>
    <w:p w14:paraId="71549BB2" w14:textId="77777777" w:rsidR="00C50D3D" w:rsidRPr="00903DBA" w:rsidRDefault="00C50D3D" w:rsidP="00C50D3D">
      <w:pPr>
        <w:pStyle w:val="Code"/>
        <w:rPr>
          <w:highlight w:val="white"/>
        </w:rPr>
      </w:pPr>
      <w:r w:rsidRPr="00903DBA">
        <w:rPr>
          <w:highlight w:val="white"/>
        </w:rPr>
        <w:t xml:space="preserve">    }</w:t>
      </w:r>
    </w:p>
    <w:p w14:paraId="55E5EC5B" w14:textId="34A5B804" w:rsidR="00C50D3D" w:rsidRPr="00903DBA" w:rsidRDefault="00C50D3D" w:rsidP="00C50D3D">
      <w:pPr>
        <w:rPr>
          <w:highlight w:val="white"/>
        </w:rPr>
      </w:pPr>
      <w:r w:rsidRPr="00903DBA">
        <w:rPr>
          <w:highlight w:val="white"/>
        </w:rPr>
        <w:t xml:space="preserve">The symbol is assignable if </w:t>
      </w:r>
      <w:r w:rsidR="006476B0" w:rsidRPr="00903DBA">
        <w:rPr>
          <w:highlight w:val="white"/>
        </w:rPr>
        <w:t xml:space="preserve">it is not a value, </w:t>
      </w:r>
      <w:r w:rsidRPr="00903DBA">
        <w:rPr>
          <w:highlight w:val="white"/>
        </w:rPr>
        <w:t>its type not recursively constant</w:t>
      </w:r>
      <w:r w:rsidR="00CA76FE" w:rsidRPr="00903DBA">
        <w:rPr>
          <w:highlight w:val="white"/>
        </w:rPr>
        <w:t>,</w:t>
      </w:r>
      <w:r w:rsidRPr="00903DBA">
        <w:rPr>
          <w:highlight w:val="white"/>
        </w:rPr>
        <w:t xml:space="preserve"> and is not an array</w:t>
      </w:r>
      <w:r w:rsidR="006476B0" w:rsidRPr="00903DBA">
        <w:rPr>
          <w:highlight w:val="white"/>
        </w:rPr>
        <w:t xml:space="preserve">, </w:t>
      </w:r>
      <w:r w:rsidRPr="00903DBA">
        <w:rPr>
          <w:highlight w:val="white"/>
        </w:rPr>
        <w:t>function</w:t>
      </w:r>
      <w:r w:rsidR="006476B0" w:rsidRPr="00903DBA">
        <w:rPr>
          <w:highlight w:val="white"/>
        </w:rPr>
        <w:t>, or string</w:t>
      </w:r>
      <w:r w:rsidRPr="00903DBA">
        <w:rPr>
          <w:highlight w:val="white"/>
        </w:rPr>
        <w:t xml:space="preserve">. A type is recursively constant if it is constant or, in case of a struct or union, any of its members is </w:t>
      </w:r>
      <w:r w:rsidR="006476B0" w:rsidRPr="00903DBA">
        <w:rPr>
          <w:highlight w:val="white"/>
        </w:rPr>
        <w:t xml:space="preserve">recursively </w:t>
      </w:r>
      <w:r w:rsidRPr="00903DBA">
        <w:rPr>
          <w:highlight w:val="white"/>
        </w:rPr>
        <w:t>constant.</w:t>
      </w:r>
    </w:p>
    <w:p w14:paraId="70A94017" w14:textId="77777777" w:rsidR="00C50D3D" w:rsidRPr="00903DBA" w:rsidRDefault="00C50D3D" w:rsidP="00C50D3D">
      <w:pPr>
        <w:pStyle w:val="Code"/>
        <w:rPr>
          <w:highlight w:val="white"/>
        </w:rPr>
      </w:pPr>
      <w:r w:rsidRPr="00903DBA">
        <w:rPr>
          <w:highlight w:val="white"/>
        </w:rPr>
        <w:t xml:space="preserve">    public bool IsAssignable() {</w:t>
      </w:r>
    </w:p>
    <w:p w14:paraId="280C94D0" w14:textId="77777777" w:rsidR="00C50D3D" w:rsidRPr="00903DBA" w:rsidRDefault="00C50D3D" w:rsidP="00C50D3D">
      <w:pPr>
        <w:pStyle w:val="Code"/>
        <w:rPr>
          <w:highlight w:val="white"/>
        </w:rPr>
      </w:pPr>
      <w:r w:rsidRPr="00903DBA">
        <w:rPr>
          <w:highlight w:val="white"/>
        </w:rPr>
        <w:t xml:space="preserve">      return !IsValue() &amp;&amp; !m_type.IsConstantRecursive() &amp;&amp;</w:t>
      </w:r>
    </w:p>
    <w:p w14:paraId="05B5BD1E" w14:textId="77777777" w:rsidR="00C50D3D" w:rsidRPr="00903DBA" w:rsidRDefault="00C50D3D" w:rsidP="00C50D3D">
      <w:pPr>
        <w:pStyle w:val="Code"/>
        <w:rPr>
          <w:highlight w:val="white"/>
        </w:rPr>
      </w:pPr>
      <w:r w:rsidRPr="00903DBA">
        <w:rPr>
          <w:highlight w:val="white"/>
        </w:rPr>
        <w:t xml:space="preserve">             !m_type.IsArrayFunctionOrString();</w:t>
      </w:r>
    </w:p>
    <w:p w14:paraId="2824DB4D" w14:textId="77777777" w:rsidR="00C50D3D" w:rsidRPr="00903DBA" w:rsidRDefault="00C50D3D" w:rsidP="00C50D3D">
      <w:pPr>
        <w:pStyle w:val="Code"/>
        <w:rPr>
          <w:highlight w:val="white"/>
        </w:rPr>
      </w:pPr>
      <w:r w:rsidRPr="00903DBA">
        <w:rPr>
          <w:highlight w:val="white"/>
        </w:rPr>
        <w:t xml:space="preserve">    }</w:t>
      </w:r>
    </w:p>
    <w:p w14:paraId="6B2D1464" w14:textId="77777777" w:rsidR="009F7A62" w:rsidRPr="00903DBA" w:rsidRDefault="009F7A62" w:rsidP="00CA1218">
      <w:pPr>
        <w:pStyle w:val="Code"/>
        <w:rPr>
          <w:highlight w:val="white"/>
        </w:rPr>
      </w:pPr>
    </w:p>
    <w:p w14:paraId="78270374" w14:textId="77777777" w:rsidR="00CA1218" w:rsidRPr="00903DBA" w:rsidRDefault="00CA1218" w:rsidP="00CA1218">
      <w:pPr>
        <w:pStyle w:val="Code"/>
        <w:rPr>
          <w:highlight w:val="white"/>
        </w:rPr>
      </w:pPr>
      <w:r w:rsidRPr="00903DBA">
        <w:rPr>
          <w:highlight w:val="white"/>
        </w:rPr>
        <w:t xml:space="preserve">    public override string ToString() {</w:t>
      </w:r>
    </w:p>
    <w:p w14:paraId="0BBC5FF2" w14:textId="77777777" w:rsidR="00CA1218" w:rsidRPr="00903DBA" w:rsidRDefault="00CA1218" w:rsidP="00CA1218">
      <w:pPr>
        <w:pStyle w:val="Code"/>
        <w:rPr>
          <w:highlight w:val="white"/>
        </w:rPr>
      </w:pPr>
      <w:r w:rsidRPr="00903DBA">
        <w:rPr>
          <w:highlight w:val="white"/>
        </w:rPr>
        <w:t xml:space="preserve">      if (m_value != null) {</w:t>
      </w:r>
    </w:p>
    <w:p w14:paraId="54B9827B" w14:textId="77777777" w:rsidR="00CA1218" w:rsidRPr="00903DBA" w:rsidRDefault="00CA1218" w:rsidP="00CA1218">
      <w:pPr>
        <w:pStyle w:val="Code"/>
        <w:rPr>
          <w:highlight w:val="white"/>
        </w:rPr>
      </w:pPr>
      <w:r w:rsidRPr="00903DBA">
        <w:rPr>
          <w:highlight w:val="white"/>
        </w:rPr>
        <w:t xml:space="preserve">        return m_value.ToString();</w:t>
      </w:r>
    </w:p>
    <w:p w14:paraId="6BCF9208" w14:textId="77777777" w:rsidR="00CA1218" w:rsidRPr="00903DBA" w:rsidRDefault="00CA1218" w:rsidP="00CA1218">
      <w:pPr>
        <w:pStyle w:val="Code"/>
        <w:rPr>
          <w:highlight w:val="white"/>
        </w:rPr>
      </w:pPr>
      <w:r w:rsidRPr="00903DBA">
        <w:rPr>
          <w:highlight w:val="white"/>
        </w:rPr>
        <w:t xml:space="preserve">      }</w:t>
      </w:r>
    </w:p>
    <w:p w14:paraId="15222596" w14:textId="77777777" w:rsidR="00CA1218" w:rsidRPr="00903DBA" w:rsidRDefault="00CA1218" w:rsidP="00CA1218">
      <w:pPr>
        <w:pStyle w:val="Code"/>
        <w:rPr>
          <w:highlight w:val="white"/>
        </w:rPr>
      </w:pPr>
      <w:r w:rsidRPr="00903DBA">
        <w:rPr>
          <w:highlight w:val="white"/>
        </w:rPr>
        <w:t xml:space="preserve">      else if (m_name != null) {</w:t>
      </w:r>
    </w:p>
    <w:p w14:paraId="5A089587" w14:textId="77777777" w:rsidR="00CA1218" w:rsidRPr="00903DBA" w:rsidRDefault="00CA1218" w:rsidP="00CA1218">
      <w:pPr>
        <w:pStyle w:val="Code"/>
        <w:rPr>
          <w:highlight w:val="white"/>
        </w:rPr>
      </w:pPr>
      <w:r w:rsidRPr="00903DBA">
        <w:rPr>
          <w:highlight w:val="white"/>
        </w:rPr>
        <w:t xml:space="preserve">        if (m_addressSymbol != null) {</w:t>
      </w:r>
    </w:p>
    <w:p w14:paraId="165D3210" w14:textId="77777777" w:rsidR="00CA1218" w:rsidRPr="00903DBA" w:rsidRDefault="00CA1218" w:rsidP="00CA1218">
      <w:pPr>
        <w:pStyle w:val="Code"/>
        <w:rPr>
          <w:highlight w:val="white"/>
        </w:rPr>
      </w:pPr>
      <w:r w:rsidRPr="00903DBA">
        <w:rPr>
          <w:highlight w:val="white"/>
        </w:rPr>
        <w:t xml:space="preserve">          return m_name + " -&gt; " + m_addressSymbol.ToString();</w:t>
      </w:r>
    </w:p>
    <w:p w14:paraId="1056575F" w14:textId="77777777" w:rsidR="00CA1218" w:rsidRPr="00903DBA" w:rsidRDefault="00CA1218" w:rsidP="00CA1218">
      <w:pPr>
        <w:pStyle w:val="Code"/>
        <w:rPr>
          <w:highlight w:val="white"/>
        </w:rPr>
      </w:pPr>
      <w:r w:rsidRPr="00903DBA">
        <w:rPr>
          <w:highlight w:val="white"/>
        </w:rPr>
        <w:t xml:space="preserve">        }</w:t>
      </w:r>
    </w:p>
    <w:p w14:paraId="5B629CE5" w14:textId="77777777" w:rsidR="00CA1218" w:rsidRPr="00903DBA" w:rsidRDefault="00CA1218" w:rsidP="00CA1218">
      <w:pPr>
        <w:pStyle w:val="Code"/>
        <w:rPr>
          <w:highlight w:val="white"/>
        </w:rPr>
      </w:pPr>
      <w:r w:rsidRPr="00903DBA">
        <w:rPr>
          <w:highlight w:val="white"/>
        </w:rPr>
        <w:t xml:space="preserve">        else {</w:t>
      </w:r>
    </w:p>
    <w:p w14:paraId="7129DEAC" w14:textId="77777777" w:rsidR="00CA1218" w:rsidRPr="00903DBA" w:rsidRDefault="00CA1218" w:rsidP="00CA1218">
      <w:pPr>
        <w:pStyle w:val="Code"/>
        <w:rPr>
          <w:highlight w:val="white"/>
        </w:rPr>
      </w:pPr>
      <w:r w:rsidRPr="00903DBA">
        <w:rPr>
          <w:highlight w:val="white"/>
        </w:rPr>
        <w:t xml:space="preserve">          return m_name;</w:t>
      </w:r>
    </w:p>
    <w:p w14:paraId="6E505262" w14:textId="77777777" w:rsidR="00CA1218" w:rsidRPr="00903DBA" w:rsidRDefault="00CA1218" w:rsidP="00CA1218">
      <w:pPr>
        <w:pStyle w:val="Code"/>
        <w:rPr>
          <w:highlight w:val="white"/>
        </w:rPr>
      </w:pPr>
      <w:r w:rsidRPr="00903DBA">
        <w:rPr>
          <w:highlight w:val="white"/>
        </w:rPr>
        <w:t xml:space="preserve">        }</w:t>
      </w:r>
    </w:p>
    <w:p w14:paraId="1A757B01" w14:textId="77777777" w:rsidR="00CA1218" w:rsidRPr="00903DBA" w:rsidRDefault="00CA1218" w:rsidP="00CA1218">
      <w:pPr>
        <w:pStyle w:val="Code"/>
        <w:rPr>
          <w:highlight w:val="white"/>
        </w:rPr>
      </w:pPr>
      <w:r w:rsidRPr="00903DBA">
        <w:rPr>
          <w:highlight w:val="white"/>
        </w:rPr>
        <w:t xml:space="preserve">      }</w:t>
      </w:r>
    </w:p>
    <w:p w14:paraId="27FCA384" w14:textId="77777777" w:rsidR="00CA1218" w:rsidRPr="00903DBA" w:rsidRDefault="00CA1218" w:rsidP="00CA1218">
      <w:pPr>
        <w:pStyle w:val="Code"/>
        <w:rPr>
          <w:highlight w:val="white"/>
        </w:rPr>
      </w:pPr>
      <w:r w:rsidRPr="00903DBA">
        <w:rPr>
          <w:highlight w:val="white"/>
        </w:rPr>
        <w:t xml:space="preserve">      else {</w:t>
      </w:r>
    </w:p>
    <w:p w14:paraId="2219C3BD" w14:textId="77777777" w:rsidR="00CA1218" w:rsidRPr="00903DBA" w:rsidRDefault="00CA1218" w:rsidP="00CA1218">
      <w:pPr>
        <w:pStyle w:val="Code"/>
        <w:rPr>
          <w:highlight w:val="white"/>
        </w:rPr>
      </w:pPr>
      <w:r w:rsidRPr="00903DBA">
        <w:rPr>
          <w:highlight w:val="white"/>
        </w:rPr>
        <w:t xml:space="preserve">        if (m_addressSymbol != null) {</w:t>
      </w:r>
    </w:p>
    <w:p w14:paraId="5176F9C2" w14:textId="77777777" w:rsidR="00CA1218" w:rsidRPr="00903DBA" w:rsidRDefault="00CA1218" w:rsidP="00CA1218">
      <w:pPr>
        <w:pStyle w:val="Code"/>
        <w:rPr>
          <w:highlight w:val="white"/>
        </w:rPr>
      </w:pPr>
      <w:r w:rsidRPr="00903DBA">
        <w:rPr>
          <w:highlight w:val="white"/>
        </w:rPr>
        <w:t xml:space="preserve">          return m_addressSymbol.ToString();</w:t>
      </w:r>
    </w:p>
    <w:p w14:paraId="5C5867FC" w14:textId="77777777" w:rsidR="00CA1218" w:rsidRPr="00903DBA" w:rsidRDefault="00CA1218" w:rsidP="00CA1218">
      <w:pPr>
        <w:pStyle w:val="Code"/>
        <w:rPr>
          <w:highlight w:val="white"/>
        </w:rPr>
      </w:pPr>
      <w:r w:rsidRPr="00903DBA">
        <w:rPr>
          <w:highlight w:val="white"/>
        </w:rPr>
        <w:t xml:space="preserve">        }</w:t>
      </w:r>
    </w:p>
    <w:p w14:paraId="469A0696" w14:textId="77777777" w:rsidR="00CA1218" w:rsidRPr="00903DBA" w:rsidRDefault="00CA1218" w:rsidP="00CA1218">
      <w:pPr>
        <w:pStyle w:val="Code"/>
        <w:rPr>
          <w:highlight w:val="white"/>
        </w:rPr>
      </w:pPr>
      <w:r w:rsidRPr="00903DBA">
        <w:rPr>
          <w:highlight w:val="white"/>
        </w:rPr>
        <w:t xml:space="preserve">        else {</w:t>
      </w:r>
    </w:p>
    <w:p w14:paraId="1DFB92BE" w14:textId="77777777" w:rsidR="00CA1218" w:rsidRPr="00903DBA" w:rsidRDefault="00CA1218" w:rsidP="00CA1218">
      <w:pPr>
        <w:pStyle w:val="Code"/>
        <w:rPr>
          <w:highlight w:val="white"/>
        </w:rPr>
      </w:pPr>
      <w:r w:rsidRPr="00903DBA">
        <w:rPr>
          <w:highlight w:val="white"/>
        </w:rPr>
        <w:t xml:space="preserve">          return "";</w:t>
      </w:r>
    </w:p>
    <w:p w14:paraId="57394C3A" w14:textId="77777777" w:rsidR="00CA1218" w:rsidRPr="00903DBA" w:rsidRDefault="00CA1218" w:rsidP="00CA1218">
      <w:pPr>
        <w:pStyle w:val="Code"/>
        <w:rPr>
          <w:highlight w:val="white"/>
        </w:rPr>
      </w:pPr>
      <w:r w:rsidRPr="00903DBA">
        <w:rPr>
          <w:highlight w:val="white"/>
        </w:rPr>
        <w:t xml:space="preserve">        }</w:t>
      </w:r>
    </w:p>
    <w:p w14:paraId="4C2E38AB" w14:textId="77777777" w:rsidR="00CA1218" w:rsidRPr="00903DBA" w:rsidRDefault="00CA1218" w:rsidP="00CA1218">
      <w:pPr>
        <w:pStyle w:val="Code"/>
        <w:rPr>
          <w:highlight w:val="white"/>
        </w:rPr>
      </w:pPr>
      <w:r w:rsidRPr="00903DBA">
        <w:rPr>
          <w:highlight w:val="white"/>
        </w:rPr>
        <w:t xml:space="preserve">      }</w:t>
      </w:r>
    </w:p>
    <w:p w14:paraId="2440CBAB" w14:textId="77777777" w:rsidR="00CA1218" w:rsidRPr="00903DBA" w:rsidRDefault="00CA1218" w:rsidP="00CA1218">
      <w:pPr>
        <w:pStyle w:val="Code"/>
        <w:rPr>
          <w:highlight w:val="white"/>
        </w:rPr>
      </w:pPr>
      <w:r w:rsidRPr="00903DBA">
        <w:rPr>
          <w:highlight w:val="white"/>
        </w:rPr>
        <w:lastRenderedPageBreak/>
        <w:t xml:space="preserve">    }</w:t>
      </w:r>
    </w:p>
    <w:p w14:paraId="6457479A" w14:textId="77777777" w:rsidR="009F7A62" w:rsidRPr="00903DBA" w:rsidRDefault="009F7A62" w:rsidP="00CA1218">
      <w:pPr>
        <w:pStyle w:val="Code"/>
        <w:rPr>
          <w:highlight w:val="white"/>
        </w:rPr>
      </w:pPr>
    </w:p>
    <w:p w14:paraId="0362CD9E" w14:textId="5E991511" w:rsidR="009F7A62" w:rsidRPr="00903DBA" w:rsidRDefault="009F7A62" w:rsidP="009F7A62">
      <w:pPr>
        <w:pStyle w:val="Code"/>
        <w:rPr>
          <w:highlight w:val="white"/>
        </w:rPr>
      </w:pPr>
      <w:r w:rsidRPr="00903DBA">
        <w:rPr>
          <w:highlight w:val="white"/>
        </w:rPr>
        <w:t xml:space="preserve">    </w:t>
      </w:r>
      <w:r w:rsidR="009F0FA6" w:rsidRPr="00903DBA">
        <w:rPr>
          <w:highlight w:val="white"/>
        </w:rPr>
        <w:t>public</w:t>
      </w:r>
      <w:r w:rsidRPr="00903DBA">
        <w:rPr>
          <w:highlight w:val="white"/>
        </w:rPr>
        <w:t xml:space="preserve"> static string SimpleName(string name) {</w:t>
      </w:r>
    </w:p>
    <w:p w14:paraId="0076E4BE" w14:textId="77777777" w:rsidR="009F7A62" w:rsidRPr="00903DBA" w:rsidRDefault="009F7A62" w:rsidP="009F7A62">
      <w:pPr>
        <w:pStyle w:val="Code"/>
        <w:rPr>
          <w:highlight w:val="white"/>
        </w:rPr>
      </w:pPr>
      <w:r w:rsidRPr="00903DBA">
        <w:rPr>
          <w:highlight w:val="white"/>
        </w:rPr>
        <w:t xml:space="preserve">      int index = name.LastIndexOf(Symbol.SeparatorId);</w:t>
      </w:r>
    </w:p>
    <w:p w14:paraId="16D4C621" w14:textId="77777777" w:rsidR="00D46DBD" w:rsidRPr="00903DBA" w:rsidRDefault="009F7A62" w:rsidP="009F7A62">
      <w:pPr>
        <w:pStyle w:val="Code"/>
        <w:rPr>
          <w:highlight w:val="white"/>
        </w:rPr>
      </w:pPr>
      <w:r w:rsidRPr="00903DBA">
        <w:rPr>
          <w:highlight w:val="white"/>
        </w:rPr>
        <w:t xml:space="preserve">      return (index != -1) ? name.Substring(index + 1).Replace("#", "")</w:t>
      </w:r>
    </w:p>
    <w:p w14:paraId="6C32054B" w14:textId="5FF3A32B" w:rsidR="009F7A62" w:rsidRPr="00903DBA" w:rsidRDefault="00D46DBD" w:rsidP="009F7A62">
      <w:pPr>
        <w:pStyle w:val="Code"/>
        <w:rPr>
          <w:highlight w:val="white"/>
        </w:rPr>
      </w:pPr>
      <w:r w:rsidRPr="00903DBA">
        <w:rPr>
          <w:highlight w:val="white"/>
        </w:rPr>
        <w:t xml:space="preserve">                          </w:t>
      </w:r>
      <w:r w:rsidR="009F7A62" w:rsidRPr="00903DBA">
        <w:rPr>
          <w:highlight w:val="white"/>
        </w:rPr>
        <w:t xml:space="preserve"> : name;</w:t>
      </w:r>
    </w:p>
    <w:p w14:paraId="5601F7E5" w14:textId="77777777" w:rsidR="009F7A62" w:rsidRPr="00903DBA" w:rsidRDefault="009F7A62" w:rsidP="009F7A62">
      <w:pPr>
        <w:pStyle w:val="Code"/>
        <w:rPr>
          <w:highlight w:val="white"/>
        </w:rPr>
      </w:pPr>
      <w:r w:rsidRPr="00903DBA">
        <w:rPr>
          <w:highlight w:val="white"/>
        </w:rPr>
        <w:t xml:space="preserve">    }</w:t>
      </w:r>
    </w:p>
    <w:p w14:paraId="248FF5EB" w14:textId="77777777" w:rsidR="009F7A62" w:rsidRPr="00903DBA" w:rsidRDefault="009F7A62" w:rsidP="009F7A62">
      <w:pPr>
        <w:pStyle w:val="Code"/>
        <w:rPr>
          <w:highlight w:val="white"/>
        </w:rPr>
      </w:pPr>
      <w:r w:rsidRPr="00903DBA">
        <w:rPr>
          <w:highlight w:val="white"/>
        </w:rPr>
        <w:t xml:space="preserve">  }</w:t>
      </w:r>
    </w:p>
    <w:p w14:paraId="41D9F729" w14:textId="77777777" w:rsidR="009F7A62" w:rsidRPr="00903DBA" w:rsidRDefault="009F7A62" w:rsidP="009F7A62">
      <w:pPr>
        <w:pStyle w:val="Code"/>
        <w:rPr>
          <w:highlight w:val="white"/>
        </w:rPr>
      </w:pPr>
      <w:r w:rsidRPr="00903DBA">
        <w:rPr>
          <w:highlight w:val="white"/>
        </w:rPr>
        <w:t>}</w:t>
      </w:r>
    </w:p>
    <w:p w14:paraId="163FCF14" w14:textId="2E70F939" w:rsidR="0034798B" w:rsidRPr="00903DBA" w:rsidRDefault="0034798B" w:rsidP="00AB7E45">
      <w:pPr>
        <w:pStyle w:val="Rubrik2"/>
      </w:pPr>
      <w:bookmarkStart w:id="232" w:name="_Toc57656043"/>
      <w:r w:rsidRPr="00903DBA">
        <w:t>Static Symbols</w:t>
      </w:r>
      <w:bookmarkEnd w:id="232"/>
    </w:p>
    <w:p w14:paraId="0F83C858" w14:textId="2D568C98" w:rsidR="00D25C8E" w:rsidRPr="00903DBA" w:rsidRDefault="00D25C8E" w:rsidP="00D25C8E">
      <w:r w:rsidRPr="00903DBA">
        <w:t xml:space="preserve">The </w:t>
      </w:r>
      <w:r w:rsidRPr="00903DBA">
        <w:rPr>
          <w:rStyle w:val="KeyWord0"/>
        </w:rPr>
        <w:t>StaticSymbol</w:t>
      </w:r>
      <w:r w:rsidRPr="00903DBA">
        <w:t xml:space="preserve"> class is the base class of </w:t>
      </w:r>
      <w:r w:rsidR="000C27BF" w:rsidRPr="00903DBA">
        <w:rPr>
          <w:rStyle w:val="KeyWord0"/>
        </w:rPr>
        <w:t>StaticSymbolLinux</w:t>
      </w:r>
      <w:r w:rsidR="000C27BF" w:rsidRPr="00903DBA">
        <w:t xml:space="preserve"> and </w:t>
      </w:r>
      <w:r w:rsidR="000C27BF" w:rsidRPr="00903DBA">
        <w:rPr>
          <w:rStyle w:val="KeyWord0"/>
        </w:rPr>
        <w:t>StaticSymbolWindows</w:t>
      </w:r>
      <w:r w:rsidR="000C27BF" w:rsidRPr="00903DBA">
        <w:t>.</w:t>
      </w:r>
    </w:p>
    <w:p w14:paraId="0AA5AF9F" w14:textId="782A72D2" w:rsidR="0034798B" w:rsidRPr="00903DBA" w:rsidRDefault="0034798B" w:rsidP="00AB7E45">
      <w:pPr>
        <w:pStyle w:val="CodeHeader"/>
      </w:pPr>
      <w:r w:rsidRPr="00903DBA">
        <w:t>StaticSymbol.cs</w:t>
      </w:r>
    </w:p>
    <w:p w14:paraId="134397D1" w14:textId="77777777" w:rsidR="00AB7E45" w:rsidRPr="00903DBA" w:rsidRDefault="00AB7E45" w:rsidP="00AB7E45">
      <w:pPr>
        <w:pStyle w:val="Code"/>
        <w:rPr>
          <w:highlight w:val="white"/>
        </w:rPr>
      </w:pPr>
      <w:r w:rsidRPr="00903DBA">
        <w:rPr>
          <w:highlight w:val="white"/>
        </w:rPr>
        <w:t>using System.IO;</w:t>
      </w:r>
    </w:p>
    <w:p w14:paraId="2323EF8A" w14:textId="77777777" w:rsidR="00AB7E45" w:rsidRPr="00903DBA" w:rsidRDefault="00AB7E45" w:rsidP="00AB7E45">
      <w:pPr>
        <w:pStyle w:val="Code"/>
        <w:rPr>
          <w:highlight w:val="white"/>
        </w:rPr>
      </w:pPr>
    </w:p>
    <w:p w14:paraId="34A946F8" w14:textId="77777777" w:rsidR="00AB7E45" w:rsidRPr="00903DBA" w:rsidRDefault="00AB7E45" w:rsidP="00AB7E45">
      <w:pPr>
        <w:pStyle w:val="Code"/>
        <w:rPr>
          <w:highlight w:val="white"/>
        </w:rPr>
      </w:pPr>
      <w:r w:rsidRPr="00903DBA">
        <w:rPr>
          <w:highlight w:val="white"/>
        </w:rPr>
        <w:t>namespace CCompiler {</w:t>
      </w:r>
    </w:p>
    <w:p w14:paraId="5D1456A8" w14:textId="6C5C708B" w:rsidR="00AB7E45" w:rsidRPr="00903DBA" w:rsidRDefault="00AB7E45" w:rsidP="00AB7E45">
      <w:pPr>
        <w:pStyle w:val="Code"/>
        <w:rPr>
          <w:highlight w:val="white"/>
        </w:rPr>
      </w:pPr>
      <w:r w:rsidRPr="00903DBA">
        <w:rPr>
          <w:highlight w:val="white"/>
        </w:rPr>
        <w:t xml:space="preserve">  public abstract class StaticSymbol {</w:t>
      </w:r>
    </w:p>
    <w:p w14:paraId="31566FB8" w14:textId="1737CEF5" w:rsidR="00B73A22" w:rsidRPr="00903DBA" w:rsidRDefault="00B73A22" w:rsidP="00B73A22">
      <w:pPr>
        <w:rPr>
          <w:highlight w:val="white"/>
        </w:rPr>
      </w:pPr>
      <w:r w:rsidRPr="00903DBA">
        <w:t>The class holds a unique name.</w:t>
      </w:r>
    </w:p>
    <w:p w14:paraId="704D5E91" w14:textId="77777777" w:rsidR="00AB7E45" w:rsidRPr="00903DBA" w:rsidRDefault="00AB7E45" w:rsidP="00AB7E45">
      <w:pPr>
        <w:pStyle w:val="Code"/>
        <w:rPr>
          <w:highlight w:val="white"/>
        </w:rPr>
      </w:pPr>
      <w:r w:rsidRPr="00903DBA">
        <w:rPr>
          <w:highlight w:val="white"/>
        </w:rPr>
        <w:t xml:space="preserve">    private string m_uniqueName;</w:t>
      </w:r>
    </w:p>
    <w:p w14:paraId="6331E453" w14:textId="77777777" w:rsidR="00AB7E45" w:rsidRPr="00903DBA" w:rsidRDefault="00AB7E45" w:rsidP="00AB7E45">
      <w:pPr>
        <w:pStyle w:val="Code"/>
        <w:rPr>
          <w:highlight w:val="white"/>
        </w:rPr>
      </w:pPr>
    </w:p>
    <w:p w14:paraId="0C11238A" w14:textId="77777777" w:rsidR="00AB7E45" w:rsidRPr="00903DBA" w:rsidRDefault="00AB7E45" w:rsidP="00AB7E45">
      <w:pPr>
        <w:pStyle w:val="Code"/>
        <w:rPr>
          <w:highlight w:val="white"/>
        </w:rPr>
      </w:pPr>
      <w:r w:rsidRPr="00903DBA">
        <w:rPr>
          <w:highlight w:val="white"/>
        </w:rPr>
        <w:t xml:space="preserve">    public StaticSymbol() {</w:t>
      </w:r>
    </w:p>
    <w:p w14:paraId="088D2161" w14:textId="77777777" w:rsidR="00AB7E45" w:rsidRPr="00903DBA" w:rsidRDefault="00AB7E45" w:rsidP="00AB7E45">
      <w:pPr>
        <w:pStyle w:val="Code"/>
        <w:rPr>
          <w:highlight w:val="white"/>
        </w:rPr>
      </w:pPr>
      <w:r w:rsidRPr="00903DBA">
        <w:rPr>
          <w:highlight w:val="white"/>
        </w:rPr>
        <w:t xml:space="preserve">      // Empty.</w:t>
      </w:r>
    </w:p>
    <w:p w14:paraId="29463B37" w14:textId="77777777" w:rsidR="00AB7E45" w:rsidRPr="00903DBA" w:rsidRDefault="00AB7E45" w:rsidP="00AB7E45">
      <w:pPr>
        <w:pStyle w:val="Code"/>
        <w:rPr>
          <w:highlight w:val="white"/>
        </w:rPr>
      </w:pPr>
      <w:r w:rsidRPr="00903DBA">
        <w:rPr>
          <w:highlight w:val="white"/>
        </w:rPr>
        <w:t xml:space="preserve">    }</w:t>
      </w:r>
    </w:p>
    <w:p w14:paraId="065A7092" w14:textId="77777777" w:rsidR="00AB7E45" w:rsidRPr="00903DBA" w:rsidRDefault="00AB7E45" w:rsidP="00AB7E45">
      <w:pPr>
        <w:pStyle w:val="Code"/>
        <w:rPr>
          <w:highlight w:val="white"/>
        </w:rPr>
      </w:pPr>
    </w:p>
    <w:p w14:paraId="569D3E5F" w14:textId="77777777" w:rsidR="00AB7E45" w:rsidRPr="00903DBA" w:rsidRDefault="00AB7E45" w:rsidP="00AB7E45">
      <w:pPr>
        <w:pStyle w:val="Code"/>
        <w:rPr>
          <w:highlight w:val="white"/>
        </w:rPr>
      </w:pPr>
      <w:r w:rsidRPr="00903DBA">
        <w:rPr>
          <w:highlight w:val="white"/>
        </w:rPr>
        <w:t xml:space="preserve">    public StaticSymbol(string uniqueName) {</w:t>
      </w:r>
    </w:p>
    <w:p w14:paraId="696E983A" w14:textId="77777777" w:rsidR="00AB7E45" w:rsidRPr="00903DBA" w:rsidRDefault="00AB7E45" w:rsidP="00AB7E45">
      <w:pPr>
        <w:pStyle w:val="Code"/>
        <w:rPr>
          <w:highlight w:val="white"/>
        </w:rPr>
      </w:pPr>
      <w:r w:rsidRPr="00903DBA">
        <w:rPr>
          <w:highlight w:val="white"/>
        </w:rPr>
        <w:t xml:space="preserve">      m_uniqueName = uniqueName;</w:t>
      </w:r>
    </w:p>
    <w:p w14:paraId="52D2E17B" w14:textId="77777777" w:rsidR="00AB7E45" w:rsidRPr="00903DBA" w:rsidRDefault="00AB7E45" w:rsidP="00AB7E45">
      <w:pPr>
        <w:pStyle w:val="Code"/>
        <w:rPr>
          <w:highlight w:val="white"/>
        </w:rPr>
      </w:pPr>
      <w:r w:rsidRPr="00903DBA">
        <w:rPr>
          <w:highlight w:val="white"/>
        </w:rPr>
        <w:t xml:space="preserve">    }</w:t>
      </w:r>
    </w:p>
    <w:p w14:paraId="4FA58F68" w14:textId="77777777" w:rsidR="0005507D" w:rsidRPr="00903DBA" w:rsidRDefault="0005507D" w:rsidP="0005507D">
      <w:pPr>
        <w:pStyle w:val="Code"/>
        <w:rPr>
          <w:highlight w:val="white"/>
        </w:rPr>
      </w:pPr>
    </w:p>
    <w:p w14:paraId="1D7B61E0" w14:textId="77777777" w:rsidR="0005507D" w:rsidRPr="00903DBA" w:rsidRDefault="0005507D" w:rsidP="0005507D">
      <w:pPr>
        <w:pStyle w:val="Code"/>
        <w:rPr>
          <w:highlight w:val="white"/>
        </w:rPr>
      </w:pPr>
      <w:r w:rsidRPr="00903DBA">
        <w:rPr>
          <w:highlight w:val="white"/>
        </w:rPr>
        <w:t xml:space="preserve">    public string UniqueName {</w:t>
      </w:r>
    </w:p>
    <w:p w14:paraId="216680BB" w14:textId="77777777" w:rsidR="0005507D" w:rsidRPr="00903DBA" w:rsidRDefault="0005507D" w:rsidP="0005507D">
      <w:pPr>
        <w:pStyle w:val="Code"/>
        <w:rPr>
          <w:highlight w:val="white"/>
        </w:rPr>
      </w:pPr>
      <w:r w:rsidRPr="00903DBA">
        <w:rPr>
          <w:highlight w:val="white"/>
        </w:rPr>
        <w:t xml:space="preserve">      get { return m_uniqueName; }</w:t>
      </w:r>
    </w:p>
    <w:p w14:paraId="74653BCE" w14:textId="77777777" w:rsidR="0005507D" w:rsidRPr="00903DBA" w:rsidRDefault="0005507D" w:rsidP="0005507D">
      <w:pPr>
        <w:pStyle w:val="Code"/>
        <w:rPr>
          <w:highlight w:val="white"/>
        </w:rPr>
      </w:pPr>
      <w:r w:rsidRPr="00903DBA">
        <w:rPr>
          <w:highlight w:val="white"/>
        </w:rPr>
        <w:t xml:space="preserve">    }</w:t>
      </w:r>
    </w:p>
    <w:p w14:paraId="7F21018C" w14:textId="1034DC6E" w:rsidR="00AB7E45" w:rsidRPr="00903DBA" w:rsidRDefault="0005507D" w:rsidP="0005507D">
      <w:pPr>
        <w:rPr>
          <w:highlight w:val="white"/>
        </w:rPr>
      </w:pPr>
      <w:r w:rsidRPr="00903DBA">
        <w:rPr>
          <w:highlight w:val="white"/>
        </w:rPr>
        <w:t>Two static symbol</w:t>
      </w:r>
      <w:r w:rsidR="00CA34C1" w:rsidRPr="00903DBA">
        <w:rPr>
          <w:highlight w:val="white"/>
        </w:rPr>
        <w:t>s</w:t>
      </w:r>
      <w:r w:rsidRPr="00903DBA">
        <w:rPr>
          <w:highlight w:val="white"/>
        </w:rPr>
        <w:t xml:space="preserve"> are considered equal if they share the same unique name. </w:t>
      </w:r>
      <w:r w:rsidR="002468A2" w:rsidRPr="00903DBA">
        <w:rPr>
          <w:highlight w:val="white"/>
        </w:rPr>
        <w:t xml:space="preserve">This may happen if they holds values, in </w:t>
      </w:r>
      <w:r w:rsidR="00B73A22" w:rsidRPr="00903DBA">
        <w:rPr>
          <w:highlight w:val="white"/>
        </w:rPr>
        <w:t xml:space="preserve">which </w:t>
      </w:r>
      <w:r w:rsidR="002468A2" w:rsidRPr="00903DBA">
        <w:rPr>
          <w:highlight w:val="white"/>
        </w:rPr>
        <w:t>case only the first of them shall be added to the global static set.</w:t>
      </w:r>
    </w:p>
    <w:p w14:paraId="30455E35" w14:textId="77777777" w:rsidR="00AB7E45" w:rsidRPr="00903DBA" w:rsidRDefault="00AB7E45" w:rsidP="00AB7E45">
      <w:pPr>
        <w:pStyle w:val="Code"/>
        <w:rPr>
          <w:highlight w:val="white"/>
        </w:rPr>
      </w:pPr>
      <w:r w:rsidRPr="00903DBA">
        <w:rPr>
          <w:highlight w:val="white"/>
        </w:rPr>
        <w:t xml:space="preserve">    public override bool Equals(object obj) {</w:t>
      </w:r>
    </w:p>
    <w:p w14:paraId="703BE4F4" w14:textId="77777777" w:rsidR="00AB7E45" w:rsidRPr="00903DBA" w:rsidRDefault="00AB7E45" w:rsidP="00AB7E45">
      <w:pPr>
        <w:pStyle w:val="Code"/>
        <w:rPr>
          <w:highlight w:val="white"/>
        </w:rPr>
      </w:pPr>
      <w:r w:rsidRPr="00903DBA">
        <w:rPr>
          <w:highlight w:val="white"/>
        </w:rPr>
        <w:t xml:space="preserve">      if (obj is StaticSymbol) {</w:t>
      </w:r>
    </w:p>
    <w:p w14:paraId="44CB4C57" w14:textId="77777777" w:rsidR="00AB7E45" w:rsidRPr="00903DBA" w:rsidRDefault="00AB7E45" w:rsidP="00AB7E45">
      <w:pPr>
        <w:pStyle w:val="Code"/>
        <w:rPr>
          <w:highlight w:val="white"/>
        </w:rPr>
      </w:pPr>
      <w:r w:rsidRPr="00903DBA">
        <w:rPr>
          <w:highlight w:val="white"/>
        </w:rPr>
        <w:t xml:space="preserve">        return m_uniqueName.Equals(((StaticSymbol) obj).m_uniqueName);</w:t>
      </w:r>
    </w:p>
    <w:p w14:paraId="463C8E6E" w14:textId="77777777" w:rsidR="00AB7E45" w:rsidRPr="00903DBA" w:rsidRDefault="00AB7E45" w:rsidP="00AB7E45">
      <w:pPr>
        <w:pStyle w:val="Code"/>
        <w:rPr>
          <w:highlight w:val="white"/>
        </w:rPr>
      </w:pPr>
      <w:r w:rsidRPr="00903DBA">
        <w:rPr>
          <w:highlight w:val="white"/>
        </w:rPr>
        <w:t xml:space="preserve">      }</w:t>
      </w:r>
    </w:p>
    <w:p w14:paraId="1C30F039" w14:textId="77777777" w:rsidR="00AB7E45" w:rsidRPr="00903DBA" w:rsidRDefault="00AB7E45" w:rsidP="00AB7E45">
      <w:pPr>
        <w:pStyle w:val="Code"/>
        <w:rPr>
          <w:highlight w:val="white"/>
        </w:rPr>
      </w:pPr>
    </w:p>
    <w:p w14:paraId="1C7C8184" w14:textId="77777777" w:rsidR="00AB7E45" w:rsidRPr="00903DBA" w:rsidRDefault="00AB7E45" w:rsidP="00AB7E45">
      <w:pPr>
        <w:pStyle w:val="Code"/>
        <w:rPr>
          <w:highlight w:val="white"/>
        </w:rPr>
      </w:pPr>
      <w:r w:rsidRPr="00903DBA">
        <w:rPr>
          <w:highlight w:val="white"/>
        </w:rPr>
        <w:t xml:space="preserve">      return false;</w:t>
      </w:r>
    </w:p>
    <w:p w14:paraId="6F817161" w14:textId="77777777" w:rsidR="00AB7E45" w:rsidRPr="00903DBA" w:rsidRDefault="00AB7E45" w:rsidP="00AB7E45">
      <w:pPr>
        <w:pStyle w:val="Code"/>
        <w:rPr>
          <w:highlight w:val="white"/>
        </w:rPr>
      </w:pPr>
      <w:r w:rsidRPr="00903DBA">
        <w:rPr>
          <w:highlight w:val="white"/>
        </w:rPr>
        <w:t xml:space="preserve">    }</w:t>
      </w:r>
    </w:p>
    <w:p w14:paraId="53E77A91" w14:textId="77777777" w:rsidR="00AB7E45" w:rsidRPr="00903DBA" w:rsidRDefault="00AB7E45" w:rsidP="00AB7E45">
      <w:pPr>
        <w:pStyle w:val="Code"/>
        <w:rPr>
          <w:highlight w:val="white"/>
        </w:rPr>
      </w:pPr>
    </w:p>
    <w:p w14:paraId="7255EEE7" w14:textId="77777777" w:rsidR="00AB7E45" w:rsidRPr="00903DBA" w:rsidRDefault="00AB7E45" w:rsidP="00AB7E45">
      <w:pPr>
        <w:pStyle w:val="Code"/>
        <w:rPr>
          <w:highlight w:val="white"/>
        </w:rPr>
      </w:pPr>
      <w:r w:rsidRPr="00903DBA">
        <w:rPr>
          <w:highlight w:val="white"/>
        </w:rPr>
        <w:t xml:space="preserve">    public override int GetHashCode() {</w:t>
      </w:r>
    </w:p>
    <w:p w14:paraId="65BB1923" w14:textId="77777777" w:rsidR="00AB7E45" w:rsidRPr="00903DBA" w:rsidRDefault="00AB7E45" w:rsidP="00AB7E45">
      <w:pPr>
        <w:pStyle w:val="Code"/>
        <w:rPr>
          <w:highlight w:val="white"/>
        </w:rPr>
      </w:pPr>
      <w:r w:rsidRPr="00903DBA">
        <w:rPr>
          <w:highlight w:val="white"/>
        </w:rPr>
        <w:t xml:space="preserve">      return m_uniqueName.GetHashCode();</w:t>
      </w:r>
    </w:p>
    <w:p w14:paraId="55C0526B" w14:textId="77777777" w:rsidR="00AB7E45" w:rsidRPr="00903DBA" w:rsidRDefault="00AB7E45" w:rsidP="00AB7E45">
      <w:pPr>
        <w:pStyle w:val="Code"/>
        <w:rPr>
          <w:highlight w:val="white"/>
        </w:rPr>
      </w:pPr>
      <w:r w:rsidRPr="00903DBA">
        <w:rPr>
          <w:highlight w:val="white"/>
        </w:rPr>
        <w:t xml:space="preserve">    }</w:t>
      </w:r>
    </w:p>
    <w:p w14:paraId="0AC6FF70" w14:textId="3B6232D1" w:rsidR="00AB7E45" w:rsidRPr="00903DBA" w:rsidRDefault="000C27BF" w:rsidP="005879DD">
      <w:pPr>
        <w:rPr>
          <w:highlight w:val="white"/>
        </w:rPr>
      </w:pPr>
      <w:r w:rsidRPr="00903DBA">
        <w:rPr>
          <w:highlight w:val="white"/>
        </w:rPr>
        <w:t xml:space="preserve">The </w:t>
      </w:r>
      <w:r w:rsidR="002C2AFE" w:rsidRPr="00903DBA">
        <w:rPr>
          <w:rStyle w:val="KeyWord0"/>
          <w:highlight w:val="white"/>
        </w:rPr>
        <w:t>Write</w:t>
      </w:r>
      <w:r w:rsidRPr="00903DBA">
        <w:rPr>
          <w:highlight w:val="white"/>
        </w:rPr>
        <w:t xml:space="preserve"> and </w:t>
      </w:r>
      <w:r w:rsidR="002C2AFE" w:rsidRPr="00903DBA">
        <w:rPr>
          <w:rStyle w:val="KeyWord0"/>
          <w:highlight w:val="white"/>
        </w:rPr>
        <w:t>Read</w:t>
      </w:r>
      <w:r w:rsidRPr="00903DBA">
        <w:rPr>
          <w:highlight w:val="white"/>
        </w:rPr>
        <w:t xml:space="preserve"> </w:t>
      </w:r>
      <w:r w:rsidR="005879DD" w:rsidRPr="00903DBA">
        <w:rPr>
          <w:highlight w:val="white"/>
        </w:rPr>
        <w:t xml:space="preserve">methods as intended to be </w:t>
      </w:r>
      <w:r w:rsidR="00EC337E" w:rsidRPr="00903DBA">
        <w:rPr>
          <w:highlight w:val="white"/>
        </w:rPr>
        <w:t>overridden by sub classes</w:t>
      </w:r>
      <w:r w:rsidR="005879DD" w:rsidRPr="00903DBA">
        <w:rPr>
          <w:highlight w:val="white"/>
        </w:rPr>
        <w:t>. In this class, they only write and read the unique name.</w:t>
      </w:r>
    </w:p>
    <w:p w14:paraId="0F422742" w14:textId="7032CA9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Write</w:t>
      </w:r>
      <w:r w:rsidRPr="00903DBA">
        <w:rPr>
          <w:highlight w:val="white"/>
        </w:rPr>
        <w:t>(BinaryWriter outStream) {</w:t>
      </w:r>
    </w:p>
    <w:p w14:paraId="77E8D1F6" w14:textId="77777777" w:rsidR="00AB7E45" w:rsidRPr="00903DBA" w:rsidRDefault="00AB7E45" w:rsidP="00AB7E45">
      <w:pPr>
        <w:pStyle w:val="Code"/>
        <w:rPr>
          <w:highlight w:val="white"/>
        </w:rPr>
      </w:pPr>
      <w:r w:rsidRPr="00903DBA">
        <w:rPr>
          <w:highlight w:val="white"/>
        </w:rPr>
        <w:t xml:space="preserve">      outStream.Write(m_uniqueName);</w:t>
      </w:r>
    </w:p>
    <w:p w14:paraId="39CBB30B" w14:textId="77777777" w:rsidR="00AB7E45" w:rsidRPr="00903DBA" w:rsidRDefault="00AB7E45" w:rsidP="00AB7E45">
      <w:pPr>
        <w:pStyle w:val="Code"/>
        <w:rPr>
          <w:highlight w:val="white"/>
        </w:rPr>
      </w:pPr>
      <w:r w:rsidRPr="00903DBA">
        <w:rPr>
          <w:highlight w:val="white"/>
        </w:rPr>
        <w:t xml:space="preserve">    }</w:t>
      </w:r>
    </w:p>
    <w:p w14:paraId="56A07D65" w14:textId="77777777" w:rsidR="00AB7E45" w:rsidRPr="00903DBA" w:rsidRDefault="00AB7E45" w:rsidP="00AB7E45">
      <w:pPr>
        <w:pStyle w:val="Code"/>
        <w:rPr>
          <w:highlight w:val="white"/>
        </w:rPr>
      </w:pPr>
    </w:p>
    <w:p w14:paraId="65F761B5" w14:textId="741CC31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Read</w:t>
      </w:r>
      <w:r w:rsidRPr="00903DBA">
        <w:rPr>
          <w:highlight w:val="white"/>
        </w:rPr>
        <w:t>(BinaryReader inStream) {</w:t>
      </w:r>
    </w:p>
    <w:p w14:paraId="5E6C4AAC" w14:textId="77777777" w:rsidR="00AB7E45" w:rsidRPr="00903DBA" w:rsidRDefault="00AB7E45" w:rsidP="00AB7E45">
      <w:pPr>
        <w:pStyle w:val="Code"/>
        <w:rPr>
          <w:highlight w:val="white"/>
        </w:rPr>
      </w:pPr>
      <w:r w:rsidRPr="00903DBA">
        <w:rPr>
          <w:highlight w:val="white"/>
        </w:rPr>
        <w:lastRenderedPageBreak/>
        <w:t xml:space="preserve">      m_uniqueName = inStream.ReadString();</w:t>
      </w:r>
    </w:p>
    <w:p w14:paraId="7B79943A" w14:textId="77777777" w:rsidR="00AB7E45" w:rsidRPr="00903DBA" w:rsidRDefault="00AB7E45" w:rsidP="00AB7E45">
      <w:pPr>
        <w:pStyle w:val="Code"/>
        <w:rPr>
          <w:highlight w:val="white"/>
        </w:rPr>
      </w:pPr>
      <w:r w:rsidRPr="00903DBA">
        <w:rPr>
          <w:highlight w:val="white"/>
        </w:rPr>
        <w:t xml:space="preserve">    }</w:t>
      </w:r>
    </w:p>
    <w:p w14:paraId="02387CEB" w14:textId="77777777" w:rsidR="00AB7E45" w:rsidRPr="00903DBA" w:rsidRDefault="00AB7E45" w:rsidP="00AB7E45">
      <w:pPr>
        <w:pStyle w:val="Code"/>
        <w:rPr>
          <w:highlight w:val="white"/>
        </w:rPr>
      </w:pPr>
      <w:r w:rsidRPr="00903DBA">
        <w:rPr>
          <w:highlight w:val="white"/>
        </w:rPr>
        <w:t xml:space="preserve">  }</w:t>
      </w:r>
    </w:p>
    <w:p w14:paraId="4C1D02FC" w14:textId="2BDBF981" w:rsidR="00AB7E45" w:rsidRPr="00903DBA" w:rsidRDefault="00AB7E45" w:rsidP="00AB7E45">
      <w:pPr>
        <w:pStyle w:val="Code"/>
        <w:rPr>
          <w:highlight w:val="white"/>
        </w:rPr>
      </w:pPr>
      <w:r w:rsidRPr="00903DBA">
        <w:rPr>
          <w:highlight w:val="white"/>
        </w:rPr>
        <w:t>}</w:t>
      </w:r>
    </w:p>
    <w:p w14:paraId="30FF8176" w14:textId="73B36B54" w:rsidR="008F09F5" w:rsidRPr="00903DBA" w:rsidRDefault="008F09F5" w:rsidP="008F09F5">
      <w:r w:rsidRPr="00903DBA">
        <w:rPr>
          <w:highlight w:val="white"/>
        </w:rPr>
        <w:t xml:space="preserve">The </w:t>
      </w:r>
      <w:r w:rsidRPr="00903DBA">
        <w:rPr>
          <w:rStyle w:val="KeyWord0"/>
        </w:rPr>
        <w:t>StaticSymbolLinux</w:t>
      </w:r>
      <w:r w:rsidRPr="00903DBA">
        <w:t xml:space="preserve"> class</w:t>
      </w:r>
      <w:r w:rsidR="00E30E31" w:rsidRPr="00903DBA">
        <w:t xml:space="preserve"> is a sub class of </w:t>
      </w:r>
      <w:r w:rsidR="00E30E31" w:rsidRPr="00903DBA">
        <w:rPr>
          <w:rStyle w:val="KeyWord0"/>
        </w:rPr>
        <w:t>StaticSymbol</w:t>
      </w:r>
      <w:r w:rsidR="00E30E31" w:rsidRPr="00903DBA">
        <w:t>.</w:t>
      </w:r>
      <w:r w:rsidR="002D10F0" w:rsidRPr="00903DBA">
        <w:t xml:space="preserve"> The </w:t>
      </w:r>
      <w:r w:rsidR="002D10F0" w:rsidRPr="00903DBA">
        <w:rPr>
          <w:rStyle w:val="KeyWord0"/>
        </w:rPr>
        <w:t>m_textList</w:t>
      </w:r>
      <w:r w:rsidR="002D10F0" w:rsidRPr="00903DBA">
        <w:t xml:space="preserve"> field hold the assembly code instructions, and </w:t>
      </w:r>
      <w:r w:rsidR="002D10F0" w:rsidRPr="00903DBA">
        <w:rPr>
          <w:rStyle w:val="KeyWord0"/>
        </w:rPr>
        <w:t>m_externSet</w:t>
      </w:r>
      <w:r w:rsidR="002D10F0" w:rsidRPr="00903DBA">
        <w:t xml:space="preserve"> holds the extern references of the assembly code.</w:t>
      </w:r>
    </w:p>
    <w:p w14:paraId="114F2EEC" w14:textId="2E2FCEFC" w:rsidR="0034798B" w:rsidRPr="00903DBA" w:rsidRDefault="0034798B" w:rsidP="00AB7E45">
      <w:pPr>
        <w:pStyle w:val="CodeHeader"/>
      </w:pPr>
      <w:r w:rsidRPr="00903DBA">
        <w:t>StaticSymbolLinux.cs</w:t>
      </w:r>
    </w:p>
    <w:p w14:paraId="263E80F8" w14:textId="77777777" w:rsidR="00753E1A" w:rsidRPr="00903DBA" w:rsidRDefault="00753E1A" w:rsidP="00753E1A">
      <w:pPr>
        <w:pStyle w:val="Code"/>
        <w:rPr>
          <w:highlight w:val="white"/>
        </w:rPr>
      </w:pPr>
      <w:r w:rsidRPr="00903DBA">
        <w:rPr>
          <w:highlight w:val="white"/>
        </w:rPr>
        <w:t>using System;</w:t>
      </w:r>
    </w:p>
    <w:p w14:paraId="46E68056" w14:textId="77777777" w:rsidR="00753E1A" w:rsidRPr="00903DBA" w:rsidRDefault="00753E1A" w:rsidP="00753E1A">
      <w:pPr>
        <w:pStyle w:val="Code"/>
        <w:rPr>
          <w:highlight w:val="white"/>
        </w:rPr>
      </w:pPr>
      <w:r w:rsidRPr="00903DBA">
        <w:rPr>
          <w:highlight w:val="white"/>
        </w:rPr>
        <w:t>using System.IO;</w:t>
      </w:r>
    </w:p>
    <w:p w14:paraId="13D63FB5" w14:textId="77777777" w:rsidR="00753E1A" w:rsidRPr="00903DBA" w:rsidRDefault="00753E1A" w:rsidP="00753E1A">
      <w:pPr>
        <w:pStyle w:val="Code"/>
        <w:rPr>
          <w:highlight w:val="white"/>
        </w:rPr>
      </w:pPr>
      <w:r w:rsidRPr="00903DBA">
        <w:rPr>
          <w:highlight w:val="white"/>
        </w:rPr>
        <w:t>using System.Collections.Generic;</w:t>
      </w:r>
    </w:p>
    <w:p w14:paraId="1D56BBC7" w14:textId="77777777" w:rsidR="00753E1A" w:rsidRPr="00903DBA" w:rsidRDefault="00753E1A" w:rsidP="00753E1A">
      <w:pPr>
        <w:pStyle w:val="Code"/>
        <w:rPr>
          <w:highlight w:val="white"/>
        </w:rPr>
      </w:pPr>
    </w:p>
    <w:p w14:paraId="236E7D8A" w14:textId="77777777" w:rsidR="00753E1A" w:rsidRPr="00903DBA" w:rsidRDefault="00753E1A" w:rsidP="00753E1A">
      <w:pPr>
        <w:pStyle w:val="Code"/>
        <w:rPr>
          <w:highlight w:val="white"/>
        </w:rPr>
      </w:pPr>
      <w:r w:rsidRPr="00903DBA">
        <w:rPr>
          <w:highlight w:val="white"/>
        </w:rPr>
        <w:t>namespace CCompiler {</w:t>
      </w:r>
    </w:p>
    <w:p w14:paraId="60D2CC1B" w14:textId="77777777" w:rsidR="00753E1A" w:rsidRPr="00903DBA" w:rsidRDefault="00753E1A" w:rsidP="00753E1A">
      <w:pPr>
        <w:pStyle w:val="Code"/>
        <w:rPr>
          <w:highlight w:val="white"/>
        </w:rPr>
      </w:pPr>
      <w:r w:rsidRPr="00903DBA">
        <w:rPr>
          <w:highlight w:val="white"/>
        </w:rPr>
        <w:t xml:space="preserve">  public class StaticSymbolLinux : StaticSymbol {</w:t>
      </w:r>
    </w:p>
    <w:p w14:paraId="11ED11C3" w14:textId="77777777" w:rsidR="00753E1A" w:rsidRPr="00903DBA" w:rsidRDefault="00753E1A" w:rsidP="00753E1A">
      <w:pPr>
        <w:pStyle w:val="Code"/>
        <w:rPr>
          <w:highlight w:val="white"/>
        </w:rPr>
      </w:pPr>
      <w:r w:rsidRPr="00903DBA">
        <w:rPr>
          <w:highlight w:val="white"/>
        </w:rPr>
        <w:t xml:space="preserve">    private List&lt;String&gt; m_textList;</w:t>
      </w:r>
    </w:p>
    <w:p w14:paraId="4ECF132C" w14:textId="77777777" w:rsidR="00753E1A" w:rsidRPr="00903DBA" w:rsidRDefault="00753E1A" w:rsidP="00753E1A">
      <w:pPr>
        <w:pStyle w:val="Code"/>
        <w:rPr>
          <w:highlight w:val="white"/>
        </w:rPr>
      </w:pPr>
      <w:r w:rsidRPr="00903DBA">
        <w:rPr>
          <w:highlight w:val="white"/>
        </w:rPr>
        <w:t xml:space="preserve">    private ISet&lt;string&gt; m_externSet;</w:t>
      </w:r>
    </w:p>
    <w:p w14:paraId="791F54B3" w14:textId="17D4F927" w:rsidR="00753E1A" w:rsidRPr="00903DBA" w:rsidRDefault="007D173F" w:rsidP="007D173F">
      <w:pPr>
        <w:rPr>
          <w:highlight w:val="white"/>
        </w:rPr>
      </w:pPr>
      <w:r w:rsidRPr="00903DBA">
        <w:rPr>
          <w:highlight w:val="white"/>
        </w:rPr>
        <w:t>The constructor calls the base class constructor with the unique name.</w:t>
      </w:r>
    </w:p>
    <w:p w14:paraId="42014F70" w14:textId="77777777" w:rsidR="00753E1A" w:rsidRPr="00903DBA" w:rsidRDefault="00753E1A" w:rsidP="00753E1A">
      <w:pPr>
        <w:pStyle w:val="Code"/>
        <w:rPr>
          <w:highlight w:val="white"/>
        </w:rPr>
      </w:pPr>
      <w:r w:rsidRPr="00903DBA">
        <w:rPr>
          <w:highlight w:val="white"/>
        </w:rPr>
        <w:t xml:space="preserve">    public StaticSymbolLinux(string uniqueName, List&lt;string&gt; textList,</w:t>
      </w:r>
    </w:p>
    <w:p w14:paraId="475151A1" w14:textId="77777777" w:rsidR="00753E1A" w:rsidRPr="00903DBA" w:rsidRDefault="00753E1A" w:rsidP="00753E1A">
      <w:pPr>
        <w:pStyle w:val="Code"/>
        <w:rPr>
          <w:highlight w:val="white"/>
        </w:rPr>
      </w:pPr>
      <w:r w:rsidRPr="00903DBA">
        <w:rPr>
          <w:highlight w:val="white"/>
        </w:rPr>
        <w:t xml:space="preserve">                             ISet&lt;string&gt; externSet)</w:t>
      </w:r>
    </w:p>
    <w:p w14:paraId="15B57471" w14:textId="77777777" w:rsidR="00753E1A" w:rsidRPr="00903DBA" w:rsidRDefault="00753E1A" w:rsidP="00753E1A">
      <w:pPr>
        <w:pStyle w:val="Code"/>
        <w:rPr>
          <w:highlight w:val="white"/>
        </w:rPr>
      </w:pPr>
      <w:r w:rsidRPr="00903DBA">
        <w:rPr>
          <w:highlight w:val="white"/>
        </w:rPr>
        <w:t xml:space="preserve">     :base(uniqueName) {</w:t>
      </w:r>
    </w:p>
    <w:p w14:paraId="6D40DC8E" w14:textId="77777777" w:rsidR="00753E1A" w:rsidRPr="00903DBA" w:rsidRDefault="00753E1A" w:rsidP="00753E1A">
      <w:pPr>
        <w:pStyle w:val="Code"/>
        <w:rPr>
          <w:highlight w:val="white"/>
        </w:rPr>
      </w:pPr>
      <w:r w:rsidRPr="00903DBA">
        <w:rPr>
          <w:highlight w:val="white"/>
        </w:rPr>
        <w:t xml:space="preserve">      m_textList = textList;</w:t>
      </w:r>
    </w:p>
    <w:p w14:paraId="6C5A14B1" w14:textId="77777777" w:rsidR="00753E1A" w:rsidRPr="00903DBA" w:rsidRDefault="00753E1A" w:rsidP="00753E1A">
      <w:pPr>
        <w:pStyle w:val="Code"/>
        <w:rPr>
          <w:highlight w:val="white"/>
        </w:rPr>
      </w:pPr>
      <w:r w:rsidRPr="00903DBA">
        <w:rPr>
          <w:highlight w:val="white"/>
        </w:rPr>
        <w:t xml:space="preserve">      m_externSet = externSet;</w:t>
      </w:r>
    </w:p>
    <w:p w14:paraId="56D8B3B9" w14:textId="77777777" w:rsidR="00753E1A" w:rsidRPr="00903DBA" w:rsidRDefault="00753E1A" w:rsidP="00753E1A">
      <w:pPr>
        <w:pStyle w:val="Code"/>
        <w:rPr>
          <w:highlight w:val="white"/>
        </w:rPr>
      </w:pPr>
      <w:r w:rsidRPr="00903DBA">
        <w:rPr>
          <w:highlight w:val="white"/>
        </w:rPr>
        <w:t xml:space="preserve">    }</w:t>
      </w:r>
    </w:p>
    <w:p w14:paraId="5273AFED" w14:textId="77777777" w:rsidR="00753E1A" w:rsidRPr="00903DBA" w:rsidRDefault="00753E1A" w:rsidP="00753E1A">
      <w:pPr>
        <w:pStyle w:val="Code"/>
        <w:rPr>
          <w:highlight w:val="white"/>
        </w:rPr>
      </w:pPr>
    </w:p>
    <w:p w14:paraId="3B30EA45" w14:textId="77777777" w:rsidR="00753E1A" w:rsidRPr="00903DBA" w:rsidRDefault="00753E1A" w:rsidP="00753E1A">
      <w:pPr>
        <w:pStyle w:val="Code"/>
        <w:rPr>
          <w:highlight w:val="white"/>
        </w:rPr>
      </w:pPr>
      <w:r w:rsidRPr="00903DBA">
        <w:rPr>
          <w:highlight w:val="white"/>
        </w:rPr>
        <w:t xml:space="preserve">    public List&lt;string&gt; TextList {</w:t>
      </w:r>
    </w:p>
    <w:p w14:paraId="5E98245E" w14:textId="77777777" w:rsidR="00753E1A" w:rsidRPr="00903DBA" w:rsidRDefault="00753E1A" w:rsidP="00753E1A">
      <w:pPr>
        <w:pStyle w:val="Code"/>
        <w:rPr>
          <w:highlight w:val="white"/>
        </w:rPr>
      </w:pPr>
      <w:r w:rsidRPr="00903DBA">
        <w:rPr>
          <w:highlight w:val="white"/>
        </w:rPr>
        <w:t xml:space="preserve">      get { return m_textList; }</w:t>
      </w:r>
    </w:p>
    <w:p w14:paraId="0DB8190C" w14:textId="77777777" w:rsidR="00753E1A" w:rsidRPr="00903DBA" w:rsidRDefault="00753E1A" w:rsidP="00753E1A">
      <w:pPr>
        <w:pStyle w:val="Code"/>
        <w:rPr>
          <w:highlight w:val="white"/>
        </w:rPr>
      </w:pPr>
      <w:r w:rsidRPr="00903DBA">
        <w:rPr>
          <w:highlight w:val="white"/>
        </w:rPr>
        <w:t xml:space="preserve">    }</w:t>
      </w:r>
    </w:p>
    <w:p w14:paraId="6AA58E3D" w14:textId="77777777" w:rsidR="00753E1A" w:rsidRPr="00903DBA" w:rsidRDefault="00753E1A" w:rsidP="00753E1A">
      <w:pPr>
        <w:pStyle w:val="Code"/>
        <w:rPr>
          <w:highlight w:val="white"/>
        </w:rPr>
      </w:pPr>
    </w:p>
    <w:p w14:paraId="6C4EB2CB" w14:textId="77777777" w:rsidR="00753E1A" w:rsidRPr="00903DBA" w:rsidRDefault="00753E1A" w:rsidP="00753E1A">
      <w:pPr>
        <w:pStyle w:val="Code"/>
        <w:rPr>
          <w:highlight w:val="white"/>
        </w:rPr>
      </w:pPr>
      <w:r w:rsidRPr="00903DBA">
        <w:rPr>
          <w:highlight w:val="white"/>
        </w:rPr>
        <w:t xml:space="preserve">    public ISet&lt;string&gt; ExternSet {</w:t>
      </w:r>
    </w:p>
    <w:p w14:paraId="222E0085" w14:textId="77777777" w:rsidR="00753E1A" w:rsidRPr="00903DBA" w:rsidRDefault="00753E1A" w:rsidP="00753E1A">
      <w:pPr>
        <w:pStyle w:val="Code"/>
        <w:rPr>
          <w:highlight w:val="white"/>
        </w:rPr>
      </w:pPr>
      <w:r w:rsidRPr="00903DBA">
        <w:rPr>
          <w:highlight w:val="white"/>
        </w:rPr>
        <w:t xml:space="preserve">      get { return m_externSet; }</w:t>
      </w:r>
    </w:p>
    <w:p w14:paraId="59D6C203" w14:textId="77777777" w:rsidR="00753E1A" w:rsidRPr="00903DBA" w:rsidRDefault="00753E1A" w:rsidP="00753E1A">
      <w:pPr>
        <w:pStyle w:val="Code"/>
        <w:rPr>
          <w:highlight w:val="white"/>
        </w:rPr>
      </w:pPr>
      <w:r w:rsidRPr="00903DBA">
        <w:rPr>
          <w:highlight w:val="white"/>
        </w:rPr>
        <w:t xml:space="preserve">    }</w:t>
      </w:r>
    </w:p>
    <w:p w14:paraId="1D9967DD" w14:textId="77777777" w:rsidR="00753E1A" w:rsidRPr="00903DBA" w:rsidRDefault="00753E1A" w:rsidP="00753E1A">
      <w:pPr>
        <w:pStyle w:val="Code"/>
        <w:rPr>
          <w:highlight w:val="white"/>
        </w:rPr>
      </w:pPr>
      <w:r w:rsidRPr="00903DBA">
        <w:rPr>
          <w:highlight w:val="white"/>
        </w:rPr>
        <w:t xml:space="preserve">  }</w:t>
      </w:r>
    </w:p>
    <w:p w14:paraId="61E7918D" w14:textId="21B0DE09" w:rsidR="0034798B" w:rsidRPr="00903DBA" w:rsidRDefault="00753E1A" w:rsidP="00753E1A">
      <w:pPr>
        <w:pStyle w:val="Code"/>
      </w:pPr>
      <w:r w:rsidRPr="00903DBA">
        <w:rPr>
          <w:highlight w:val="white"/>
        </w:rPr>
        <w:t>}</w:t>
      </w:r>
    </w:p>
    <w:p w14:paraId="1942D344" w14:textId="71C033EC" w:rsidR="00A149DE" w:rsidRPr="00903DBA" w:rsidRDefault="00A149DE" w:rsidP="00A149DE">
      <w:pPr>
        <w:pStyle w:val="CodeHeader"/>
      </w:pPr>
      <w:r w:rsidRPr="00903DBA">
        <w:rPr>
          <w:highlight w:val="white"/>
        </w:rPr>
        <w:t>StaticSymbolWindows</w:t>
      </w:r>
      <w:r w:rsidRPr="00903DBA">
        <w:t>.cs</w:t>
      </w:r>
    </w:p>
    <w:p w14:paraId="776FB3AF" w14:textId="77777777" w:rsidR="00A149DE" w:rsidRPr="00903DBA" w:rsidRDefault="00A149DE" w:rsidP="00A149DE">
      <w:pPr>
        <w:pStyle w:val="Code"/>
        <w:rPr>
          <w:highlight w:val="white"/>
        </w:rPr>
      </w:pPr>
      <w:r w:rsidRPr="00903DBA">
        <w:rPr>
          <w:highlight w:val="white"/>
        </w:rPr>
        <w:t>namespace CCompiler {</w:t>
      </w:r>
    </w:p>
    <w:p w14:paraId="134D33F8" w14:textId="654B64E1" w:rsidR="00A149DE" w:rsidRPr="00903DBA" w:rsidRDefault="00A149DE" w:rsidP="00A149DE">
      <w:pPr>
        <w:pStyle w:val="Code"/>
        <w:rPr>
          <w:highlight w:val="white"/>
        </w:rPr>
      </w:pPr>
      <w:r w:rsidRPr="00903DBA">
        <w:rPr>
          <w:highlight w:val="white"/>
        </w:rPr>
        <w:t xml:space="preserve">  public class StaticSymbolWindows : StaticSymbol {</w:t>
      </w:r>
    </w:p>
    <w:p w14:paraId="1869EA27" w14:textId="581A25EA" w:rsidR="00A149DE" w:rsidRPr="00903DBA" w:rsidRDefault="00A149DE" w:rsidP="00A149DE">
      <w:pPr>
        <w:pStyle w:val="Code"/>
        <w:rPr>
          <w:highlight w:val="white"/>
        </w:rPr>
      </w:pPr>
      <w:r w:rsidRPr="00903DBA">
        <w:rPr>
          <w:highlight w:val="white"/>
        </w:rPr>
        <w:t xml:space="preserve">    // ...</w:t>
      </w:r>
    </w:p>
    <w:p w14:paraId="0F3B77CD" w14:textId="2E666611" w:rsidR="00A149DE" w:rsidRPr="00903DBA" w:rsidRDefault="00A149DE" w:rsidP="00753E1A">
      <w:pPr>
        <w:pStyle w:val="Code"/>
      </w:pPr>
      <w:r w:rsidRPr="00903DBA">
        <w:t xml:space="preserve">  }</w:t>
      </w:r>
    </w:p>
    <w:p w14:paraId="2966603C" w14:textId="5786B144" w:rsidR="00A149DE" w:rsidRPr="00903DBA" w:rsidRDefault="00A149DE" w:rsidP="00753E1A">
      <w:pPr>
        <w:pStyle w:val="Code"/>
      </w:pPr>
      <w:r w:rsidRPr="00903DBA">
        <w:t>}</w:t>
      </w:r>
    </w:p>
    <w:p w14:paraId="0791C437" w14:textId="414F320C" w:rsidR="00DF053B" w:rsidRPr="00903DBA" w:rsidRDefault="00DF053B" w:rsidP="006A31DF">
      <w:pPr>
        <w:pStyle w:val="Rubrik1"/>
      </w:pPr>
      <w:bookmarkStart w:id="233" w:name="_Ref54541618"/>
      <w:bookmarkStart w:id="234" w:name="_Toc57656044"/>
      <w:r w:rsidRPr="00903DBA">
        <w:lastRenderedPageBreak/>
        <w:t>The Type System</w:t>
      </w:r>
      <w:bookmarkEnd w:id="233"/>
      <w:bookmarkEnd w:id="234"/>
    </w:p>
    <w:p w14:paraId="32A67CAE" w14:textId="302790B8" w:rsidR="0090331B" w:rsidRPr="00903DBA" w:rsidRDefault="00D84FDE" w:rsidP="00E65FE6">
      <w:pPr>
        <w:pStyle w:val="CodeHeader"/>
        <w:rPr>
          <w:color w:val="auto"/>
        </w:rPr>
      </w:pPr>
      <w:r w:rsidRPr="00903DBA">
        <w:t xml:space="preserve">C has a rather large set of types. The simple types are made up of the integral types signed and unsigned </w:t>
      </w:r>
      <w:r w:rsidRPr="00903DBA">
        <w:rPr>
          <w:rStyle w:val="CodeInText"/>
        </w:rPr>
        <w:t>char</w:t>
      </w:r>
      <w:r w:rsidRPr="00903DBA">
        <w:t xml:space="preserve">, </w:t>
      </w:r>
      <w:r w:rsidRPr="00903DBA">
        <w:rPr>
          <w:rStyle w:val="CodeInText"/>
        </w:rPr>
        <w:t>short</w:t>
      </w:r>
      <w:r w:rsidR="00DA04BA" w:rsidRPr="00903DBA">
        <w:rPr>
          <w:rStyle w:val="CodeInText"/>
        </w:rPr>
        <w:t xml:space="preserve"> int</w:t>
      </w:r>
      <w:r w:rsidRPr="00903DBA">
        <w:t xml:space="preserve">, </w:t>
      </w:r>
      <w:r w:rsidRPr="00903DBA">
        <w:rPr>
          <w:rStyle w:val="CodeInText"/>
        </w:rPr>
        <w:t>int</w:t>
      </w:r>
      <w:r w:rsidRPr="00903DBA">
        <w:t xml:space="preserve">, and </w:t>
      </w:r>
      <w:r w:rsidRPr="00903DBA">
        <w:rPr>
          <w:rStyle w:val="CodeInText"/>
        </w:rPr>
        <w:t>long</w:t>
      </w:r>
      <w:r w:rsidR="00DA04BA" w:rsidRPr="00903DBA">
        <w:rPr>
          <w:rStyle w:val="CodeInText"/>
        </w:rPr>
        <w:t xml:space="preserve"> int</w:t>
      </w:r>
      <w:r w:rsidRPr="00903DBA">
        <w:t xml:space="preserve"> as well as the floating types </w:t>
      </w:r>
      <w:r w:rsidRPr="00903DBA">
        <w:rPr>
          <w:rStyle w:val="CodeInText"/>
        </w:rPr>
        <w:t>float,</w:t>
      </w:r>
      <w:r w:rsidRPr="00903DBA">
        <w:t xml:space="preserve"> </w:t>
      </w:r>
      <w:r w:rsidRPr="00903DBA">
        <w:rPr>
          <w:rStyle w:val="CodeInText"/>
        </w:rPr>
        <w:t>double</w:t>
      </w:r>
      <w:r w:rsidRPr="00903DBA">
        <w:t xml:space="preserve">, and </w:t>
      </w:r>
      <w:r w:rsidRPr="00903DBA">
        <w:rPr>
          <w:rStyle w:val="CodeInText"/>
        </w:rPr>
        <w:t>long</w:t>
      </w:r>
      <w:r w:rsidRPr="00903DBA">
        <w:t xml:space="preserve"> </w:t>
      </w:r>
      <w:r w:rsidRPr="00903DBA">
        <w:rPr>
          <w:rStyle w:val="CodeInText"/>
        </w:rPr>
        <w:t>double</w:t>
      </w:r>
      <w:r w:rsidRPr="00903DBA">
        <w:t>. The compound type are pointers, arrays, structs, unions, and functions. Values of enumeration types (</w:t>
      </w:r>
      <w:r w:rsidRPr="00903DBA">
        <w:rPr>
          <w:rStyle w:val="CodeInText"/>
        </w:rPr>
        <w:t>enum</w:t>
      </w:r>
      <w:r w:rsidRPr="00903DBA">
        <w:t xml:space="preserve">) are stored as signed integer. Moreover, a type can also be </w:t>
      </w:r>
      <w:r w:rsidRPr="00E65FE6">
        <w:t>constant</w:t>
      </w:r>
      <w:r w:rsidRPr="00903DBA">
        <w:t xml:space="preserve"> or </w:t>
      </w:r>
      <w:r w:rsidRPr="00E65FE6">
        <w:rPr>
          <w:rStyle w:val="CodeInText"/>
        </w:rPr>
        <w:t>volatile</w:t>
      </w:r>
      <w:r w:rsidRPr="00903DBA">
        <w:t>.</w:t>
      </w:r>
      <w:r w:rsidR="00FC032A" w:rsidRPr="00903DBA">
        <w:rPr>
          <w:color w:val="auto"/>
        </w:rPr>
        <w:t xml:space="preserve"> </w:t>
      </w:r>
      <w:r w:rsidR="00333473" w:rsidRPr="00903DBA">
        <w:rPr>
          <w:color w:val="auto"/>
        </w:rPr>
        <w:t xml:space="preserve">Internally, we </w:t>
      </w:r>
      <w:r w:rsidR="00FC032A" w:rsidRPr="00903DBA">
        <w:rPr>
          <w:color w:val="auto"/>
        </w:rPr>
        <w:t>intro</w:t>
      </w:r>
      <w:r w:rsidR="00333473" w:rsidRPr="00903DBA">
        <w:rPr>
          <w:color w:val="auto"/>
        </w:rPr>
        <w:t>d</w:t>
      </w:r>
      <w:r w:rsidR="00FC032A" w:rsidRPr="00903DBA">
        <w:rPr>
          <w:color w:val="auto"/>
        </w:rPr>
        <w:t xml:space="preserve">uce the </w:t>
      </w:r>
      <w:r w:rsidR="0023025C" w:rsidRPr="00903DBA">
        <w:rPr>
          <w:color w:val="auto"/>
        </w:rPr>
        <w:t>logical</w:t>
      </w:r>
      <w:r w:rsidR="00FC032A" w:rsidRPr="00903DBA">
        <w:rPr>
          <w:color w:val="auto"/>
        </w:rPr>
        <w:t xml:space="preserve"> and string types, even thoug</w:t>
      </w:r>
      <w:r w:rsidR="00333473" w:rsidRPr="00903DBA">
        <w:rPr>
          <w:color w:val="auto"/>
        </w:rPr>
        <w:t>h there are no such types in C.</w:t>
      </w:r>
      <w:r w:rsidR="00025BEA" w:rsidRPr="00903DBA">
        <w:t xml:space="preserve"> </w:t>
      </w:r>
      <w:r w:rsidR="005A199A" w:rsidRPr="00903DBA">
        <w:t>The void</w:t>
      </w:r>
    </w:p>
    <w:p w14:paraId="142D086C" w14:textId="18BDC79A" w:rsidR="004242EC" w:rsidRPr="00903DBA" w:rsidRDefault="004242EC" w:rsidP="008C43F9">
      <w:pPr>
        <w:pStyle w:val="CodeHeader"/>
      </w:pPr>
      <w:r w:rsidRPr="00903DBA">
        <w:t>Sort.cs</w:t>
      </w:r>
    </w:p>
    <w:p w14:paraId="3371F873" w14:textId="77777777" w:rsidR="004242EC" w:rsidRPr="00903DBA" w:rsidRDefault="004242EC" w:rsidP="004242EC">
      <w:pPr>
        <w:pStyle w:val="Code"/>
        <w:rPr>
          <w:highlight w:val="white"/>
        </w:rPr>
      </w:pPr>
      <w:r w:rsidRPr="00903DBA">
        <w:rPr>
          <w:highlight w:val="white"/>
        </w:rPr>
        <w:t>namespace CCompiler {</w:t>
      </w:r>
    </w:p>
    <w:p w14:paraId="58E7CDBA" w14:textId="3FF10266" w:rsidR="00374ECD" w:rsidRPr="00903DBA" w:rsidRDefault="004242EC" w:rsidP="004242EC">
      <w:pPr>
        <w:pStyle w:val="Code"/>
        <w:rPr>
          <w:highlight w:val="white"/>
        </w:rPr>
      </w:pPr>
      <w:r w:rsidRPr="00903DBA">
        <w:rPr>
          <w:highlight w:val="white"/>
        </w:rPr>
        <w:t xml:space="preserve">  public enum Sort {Void, </w:t>
      </w:r>
      <w:r w:rsidR="005D4E81" w:rsidRPr="00903DBA">
        <w:rPr>
          <w:highlight w:val="white"/>
        </w:rPr>
        <w:t>SignedChar</w:t>
      </w:r>
      <w:r w:rsidRPr="00903DBA">
        <w:rPr>
          <w:highlight w:val="white"/>
        </w:rPr>
        <w:t xml:space="preserve">, </w:t>
      </w:r>
      <w:r w:rsidR="005D4E81" w:rsidRPr="00903DBA">
        <w:rPr>
          <w:highlight w:val="white"/>
        </w:rPr>
        <w:t>UnsignedChar</w:t>
      </w:r>
      <w:r w:rsidRPr="00903DBA">
        <w:rPr>
          <w:highlight w:val="white"/>
        </w:rPr>
        <w:t xml:space="preserve">, </w:t>
      </w:r>
      <w:r w:rsidR="005D4E81" w:rsidRPr="00903DBA">
        <w:rPr>
          <w:highlight w:val="white"/>
        </w:rPr>
        <w:t>SignedShortInt</w:t>
      </w:r>
      <w:r w:rsidRPr="00903DBA">
        <w:rPr>
          <w:highlight w:val="white"/>
        </w:rPr>
        <w:t>,</w:t>
      </w:r>
    </w:p>
    <w:p w14:paraId="586E56C3" w14:textId="494C3048" w:rsidR="00374ECD"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UnsignedShortInt</w:t>
      </w:r>
      <w:r w:rsidR="004242EC" w:rsidRPr="00903DBA">
        <w:rPr>
          <w:highlight w:val="white"/>
        </w:rPr>
        <w:t xml:space="preserve">, </w:t>
      </w:r>
      <w:r w:rsidR="005D4E81" w:rsidRPr="00903DBA">
        <w:rPr>
          <w:highlight w:val="white"/>
        </w:rPr>
        <w:t>SignedInt</w:t>
      </w:r>
      <w:r w:rsidR="004242EC" w:rsidRPr="00903DBA">
        <w:rPr>
          <w:highlight w:val="white"/>
        </w:rPr>
        <w:t>,</w:t>
      </w:r>
      <w:r w:rsidRPr="00903DBA">
        <w:rPr>
          <w:highlight w:val="white"/>
        </w:rPr>
        <w:t xml:space="preserve"> </w:t>
      </w:r>
      <w:r w:rsidR="005D4E81" w:rsidRPr="00903DBA">
        <w:rPr>
          <w:highlight w:val="white"/>
        </w:rPr>
        <w:t>UnsignedInt</w:t>
      </w:r>
      <w:r w:rsidR="004242EC" w:rsidRPr="00903DBA">
        <w:rPr>
          <w:highlight w:val="white"/>
        </w:rPr>
        <w:t>,</w:t>
      </w:r>
    </w:p>
    <w:p w14:paraId="6FEA7628" w14:textId="02CBE57E" w:rsidR="00057D8F"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SignedLongInt</w:t>
      </w:r>
      <w:r w:rsidR="004242EC" w:rsidRPr="00903DBA">
        <w:rPr>
          <w:highlight w:val="white"/>
        </w:rPr>
        <w:t xml:space="preserve">, </w:t>
      </w:r>
      <w:r w:rsidR="005D4E81" w:rsidRPr="00903DBA">
        <w:rPr>
          <w:highlight w:val="white"/>
        </w:rPr>
        <w:t>UnsignedLongInt</w:t>
      </w:r>
      <w:r w:rsidR="004242EC" w:rsidRPr="00903DBA">
        <w:rPr>
          <w:highlight w:val="white"/>
        </w:rPr>
        <w:t>,</w:t>
      </w:r>
      <w:r w:rsidR="00057D8F" w:rsidRPr="00903DBA">
        <w:rPr>
          <w:highlight w:val="white"/>
        </w:rPr>
        <w:t xml:space="preserve"> </w:t>
      </w:r>
      <w:r w:rsidR="004242EC" w:rsidRPr="00903DBA">
        <w:rPr>
          <w:highlight w:val="white"/>
        </w:rPr>
        <w:t>Float, Double,</w:t>
      </w:r>
    </w:p>
    <w:p w14:paraId="5F44F9EF" w14:textId="3E70AEE2" w:rsidR="004242EC" w:rsidRPr="00903DBA" w:rsidRDefault="00057D8F" w:rsidP="004242EC">
      <w:pPr>
        <w:pStyle w:val="Code"/>
        <w:rPr>
          <w:highlight w:val="white"/>
        </w:rPr>
      </w:pPr>
      <w:r w:rsidRPr="00903DBA">
        <w:rPr>
          <w:highlight w:val="white"/>
        </w:rPr>
        <w:t xml:space="preserve">                   </w:t>
      </w:r>
      <w:r w:rsidR="004242EC" w:rsidRPr="00903DBA">
        <w:rPr>
          <w:highlight w:val="white"/>
        </w:rPr>
        <w:t xml:space="preserve"> </w:t>
      </w:r>
      <w:r w:rsidR="001220BA" w:rsidRPr="00903DBA">
        <w:rPr>
          <w:highlight w:val="white"/>
        </w:rPr>
        <w:t>LongDouble</w:t>
      </w:r>
      <w:r w:rsidR="004242EC" w:rsidRPr="00903DBA">
        <w:rPr>
          <w:highlight w:val="white"/>
        </w:rPr>
        <w:t>, String, Pointer, Array, Struct, Union,</w:t>
      </w:r>
    </w:p>
    <w:p w14:paraId="74353B29" w14:textId="77777777" w:rsidR="004242EC" w:rsidRPr="00903DBA" w:rsidRDefault="004242EC" w:rsidP="004242EC">
      <w:pPr>
        <w:pStyle w:val="Code"/>
        <w:rPr>
          <w:highlight w:val="white"/>
        </w:rPr>
      </w:pPr>
      <w:r w:rsidRPr="00903DBA">
        <w:rPr>
          <w:highlight w:val="white"/>
        </w:rPr>
        <w:t xml:space="preserve">                    Function, Logical};</w:t>
      </w:r>
    </w:p>
    <w:p w14:paraId="733D5840" w14:textId="65BFCC0A" w:rsidR="004242EC" w:rsidRPr="00903DBA" w:rsidRDefault="004242EC" w:rsidP="004242EC">
      <w:pPr>
        <w:pStyle w:val="Code"/>
      </w:pPr>
      <w:r w:rsidRPr="00903DBA">
        <w:rPr>
          <w:highlight w:val="white"/>
        </w:rPr>
        <w:t>}</w:t>
      </w:r>
    </w:p>
    <w:p w14:paraId="0A039911" w14:textId="5DD41732" w:rsidR="00AC17D8" w:rsidRPr="00903DBA" w:rsidRDefault="00AC17D8" w:rsidP="00AC17D8">
      <w:r w:rsidRPr="00903DBA">
        <w:t xml:space="preserve">The </w:t>
      </w:r>
      <w:r w:rsidRPr="00903DBA">
        <w:rPr>
          <w:rStyle w:val="KeyWord0"/>
        </w:rPr>
        <w:t>Type</w:t>
      </w:r>
      <w:r w:rsidRPr="00903DBA">
        <w:t xml:space="preserve"> class hold methods for create types with different features. A pointer has a pointer type and an array has an array size and type, </w:t>
      </w:r>
      <w:r w:rsidR="00ED1783" w:rsidRPr="00903DBA">
        <w:t>a function has a return type and parameter list</w:t>
      </w:r>
      <w:r w:rsidR="00B67BFE" w:rsidRPr="00903DBA">
        <w:t>, and a struct or union has a member map</w:t>
      </w:r>
      <w:r w:rsidR="000071DE" w:rsidRPr="00903DBA">
        <w:t xml:space="preserve">, where a </w:t>
      </w:r>
      <w:r w:rsidR="00B67BFE" w:rsidRPr="00903DBA">
        <w:t>member can have a bitfield.</w:t>
      </w:r>
    </w:p>
    <w:p w14:paraId="5EBDC23E" w14:textId="088BB8CD" w:rsidR="00DF053B" w:rsidRPr="00903DBA" w:rsidRDefault="008C43F9" w:rsidP="004242EC">
      <w:pPr>
        <w:pStyle w:val="CodeHeader"/>
      </w:pPr>
      <w:r w:rsidRPr="00903DBA">
        <w:t>Type.cs</w:t>
      </w:r>
    </w:p>
    <w:p w14:paraId="31261FF7" w14:textId="77777777" w:rsidR="006E1FB9" w:rsidRPr="00903DBA" w:rsidRDefault="006E1FB9" w:rsidP="006E1FB9">
      <w:pPr>
        <w:pStyle w:val="Code"/>
        <w:rPr>
          <w:highlight w:val="white"/>
        </w:rPr>
      </w:pPr>
      <w:r w:rsidRPr="00903DBA">
        <w:rPr>
          <w:highlight w:val="white"/>
        </w:rPr>
        <w:t>using System;</w:t>
      </w:r>
    </w:p>
    <w:p w14:paraId="1EA5201F" w14:textId="77777777" w:rsidR="006E1FB9" w:rsidRPr="00903DBA" w:rsidRDefault="006E1FB9" w:rsidP="006E1FB9">
      <w:pPr>
        <w:pStyle w:val="Code"/>
        <w:rPr>
          <w:highlight w:val="white"/>
        </w:rPr>
      </w:pPr>
      <w:r w:rsidRPr="00903DBA">
        <w:rPr>
          <w:highlight w:val="white"/>
        </w:rPr>
        <w:t>using System.Linq;</w:t>
      </w:r>
    </w:p>
    <w:p w14:paraId="3FCE137D" w14:textId="77777777" w:rsidR="006E1FB9" w:rsidRPr="00903DBA" w:rsidRDefault="006E1FB9" w:rsidP="006E1FB9">
      <w:pPr>
        <w:pStyle w:val="Code"/>
        <w:rPr>
          <w:highlight w:val="white"/>
        </w:rPr>
      </w:pPr>
      <w:r w:rsidRPr="00903DBA">
        <w:rPr>
          <w:highlight w:val="white"/>
        </w:rPr>
        <w:t>using System.Numerics;</w:t>
      </w:r>
    </w:p>
    <w:p w14:paraId="0D650D3D" w14:textId="77777777" w:rsidR="006E1FB9" w:rsidRPr="00903DBA" w:rsidRDefault="006E1FB9" w:rsidP="006E1FB9">
      <w:pPr>
        <w:pStyle w:val="Code"/>
        <w:rPr>
          <w:highlight w:val="white"/>
        </w:rPr>
      </w:pPr>
      <w:r w:rsidRPr="00903DBA">
        <w:rPr>
          <w:highlight w:val="white"/>
        </w:rPr>
        <w:t>using System.Collections.Generic;</w:t>
      </w:r>
    </w:p>
    <w:p w14:paraId="78B997AD" w14:textId="77777777" w:rsidR="006E1FB9" w:rsidRPr="00903DBA" w:rsidRDefault="006E1FB9" w:rsidP="006E1FB9">
      <w:pPr>
        <w:pStyle w:val="Code"/>
        <w:rPr>
          <w:highlight w:val="white"/>
        </w:rPr>
      </w:pPr>
    </w:p>
    <w:p w14:paraId="02FCC2BC" w14:textId="77777777" w:rsidR="006E1FB9" w:rsidRPr="00903DBA" w:rsidRDefault="006E1FB9" w:rsidP="006E1FB9">
      <w:pPr>
        <w:pStyle w:val="Code"/>
        <w:rPr>
          <w:highlight w:val="white"/>
        </w:rPr>
      </w:pPr>
      <w:r w:rsidRPr="00903DBA">
        <w:rPr>
          <w:highlight w:val="white"/>
        </w:rPr>
        <w:t>namespace CCompiler {</w:t>
      </w:r>
    </w:p>
    <w:p w14:paraId="35C75594" w14:textId="77777777" w:rsidR="006E1FB9" w:rsidRPr="00903DBA" w:rsidRDefault="006E1FB9" w:rsidP="006E1FB9">
      <w:pPr>
        <w:pStyle w:val="Code"/>
        <w:rPr>
          <w:highlight w:val="white"/>
        </w:rPr>
      </w:pPr>
      <w:r w:rsidRPr="00903DBA">
        <w:rPr>
          <w:highlight w:val="white"/>
        </w:rPr>
        <w:t xml:space="preserve">  public class Type {</w:t>
      </w:r>
    </w:p>
    <w:p w14:paraId="7B8638D1" w14:textId="77777777" w:rsidR="006E1FB9" w:rsidRPr="00903DBA" w:rsidRDefault="006E1FB9" w:rsidP="006E1FB9">
      <w:pPr>
        <w:pStyle w:val="Code"/>
        <w:rPr>
          <w:highlight w:val="white"/>
        </w:rPr>
      </w:pPr>
      <w:r w:rsidRPr="00903DBA">
        <w:rPr>
          <w:highlight w:val="white"/>
        </w:rPr>
        <w:t xml:space="preserve">    private Sort m_sort;</w:t>
      </w:r>
    </w:p>
    <w:p w14:paraId="673EA33C" w14:textId="29DD50DF" w:rsidR="006E1FB9" w:rsidRPr="00903DBA" w:rsidRDefault="00900025" w:rsidP="00304A22">
      <w:pPr>
        <w:rPr>
          <w:highlight w:val="white"/>
        </w:rPr>
      </w:pPr>
      <w:r w:rsidRPr="00903DBA">
        <w:rPr>
          <w:highlight w:val="white"/>
        </w:rPr>
        <w:t>Each type holds a sort, it may be a</w:t>
      </w:r>
      <w:r w:rsidR="00E91094" w:rsidRPr="00903DBA">
        <w:rPr>
          <w:highlight w:val="white"/>
        </w:rPr>
        <w:t>n integral sort (</w:t>
      </w:r>
      <w:r w:rsidRPr="00903DBA">
        <w:rPr>
          <w:highlight w:val="white"/>
        </w:rPr>
        <w:t>signed or unsigne</w:t>
      </w:r>
      <w:r w:rsidR="00E91094" w:rsidRPr="00903DBA">
        <w:rPr>
          <w:highlight w:val="white"/>
        </w:rPr>
        <w:t>d</w:t>
      </w:r>
      <w:r w:rsidRPr="00903DBA">
        <w:rPr>
          <w:highlight w:val="white"/>
        </w:rPr>
        <w:t xml:space="preserve"> character, short integer, integer, or long integer</w:t>
      </w:r>
      <w:r w:rsidR="00E91094" w:rsidRPr="00903DBA">
        <w:rPr>
          <w:highlight w:val="white"/>
        </w:rPr>
        <w:t>) a floating sort (</w:t>
      </w:r>
      <w:r w:rsidRPr="00903DBA">
        <w:rPr>
          <w:highlight w:val="white"/>
        </w:rPr>
        <w:t>float, double, or long double</w:t>
      </w:r>
      <w:r w:rsidR="00E91094" w:rsidRPr="00903DBA">
        <w:rPr>
          <w:highlight w:val="white"/>
        </w:rPr>
        <w:t>)</w:t>
      </w:r>
      <w:r w:rsidRPr="00903DBA">
        <w:rPr>
          <w:highlight w:val="white"/>
        </w:rPr>
        <w:t xml:space="preserve">, </w:t>
      </w:r>
      <w:r w:rsidR="00F05D2C" w:rsidRPr="00903DBA">
        <w:rPr>
          <w:highlight w:val="white"/>
        </w:rPr>
        <w:t xml:space="preserve">a pointer or an array, </w:t>
      </w:r>
      <w:r w:rsidRPr="00903DBA">
        <w:rPr>
          <w:highlight w:val="white"/>
        </w:rPr>
        <w:t xml:space="preserve">a struct or </w:t>
      </w:r>
      <w:r w:rsidR="00F05D2C" w:rsidRPr="00903DBA">
        <w:rPr>
          <w:highlight w:val="white"/>
        </w:rPr>
        <w:t xml:space="preserve">a </w:t>
      </w:r>
      <w:r w:rsidRPr="00903DBA">
        <w:rPr>
          <w:highlight w:val="white"/>
        </w:rPr>
        <w:t xml:space="preserve">union, </w:t>
      </w:r>
      <w:r w:rsidR="00F05D2C" w:rsidRPr="00903DBA">
        <w:rPr>
          <w:highlight w:val="white"/>
        </w:rPr>
        <w:t xml:space="preserve">or </w:t>
      </w:r>
      <w:r w:rsidRPr="00903DBA">
        <w:rPr>
          <w:highlight w:val="white"/>
        </w:rPr>
        <w:t>a function</w:t>
      </w:r>
      <w:r w:rsidR="00F05D2C" w:rsidRPr="00903DBA">
        <w:rPr>
          <w:highlight w:val="white"/>
        </w:rPr>
        <w:t xml:space="preserve">. We also have the </w:t>
      </w:r>
      <w:r w:rsidR="00F05D2C" w:rsidRPr="00903DBA">
        <w:rPr>
          <w:rStyle w:val="KeyWord0"/>
          <w:highlight w:val="white"/>
        </w:rPr>
        <w:t>void</w:t>
      </w:r>
      <w:r w:rsidR="00F05D2C" w:rsidRPr="00903DBA">
        <w:rPr>
          <w:highlight w:val="white"/>
        </w:rPr>
        <w:t xml:space="preserve"> type, which technically is not a type, but rather mark the absence of a type. It is used</w:t>
      </w:r>
      <w:r w:rsidR="00784DFE" w:rsidRPr="00903DBA">
        <w:rPr>
          <w:highlight w:val="white"/>
        </w:rPr>
        <w:t xml:space="preserve"> </w:t>
      </w:r>
      <w:r w:rsidR="00A661E5" w:rsidRPr="00903DBA">
        <w:rPr>
          <w:highlight w:val="white"/>
        </w:rPr>
        <w:t>to mark the absence of a function return type, parameter list, or pointer type.</w:t>
      </w:r>
    </w:p>
    <w:p w14:paraId="690911A1" w14:textId="77777777" w:rsidR="006E1FB9" w:rsidRPr="00903DBA" w:rsidRDefault="006E1FB9" w:rsidP="006E1FB9">
      <w:pPr>
        <w:pStyle w:val="Code"/>
        <w:rPr>
          <w:highlight w:val="white"/>
        </w:rPr>
      </w:pPr>
      <w:r w:rsidRPr="00903DBA">
        <w:rPr>
          <w:highlight w:val="white"/>
        </w:rPr>
        <w:t xml:space="preserve">    public Sort Sort {</w:t>
      </w:r>
    </w:p>
    <w:p w14:paraId="1BF64FB7" w14:textId="77777777" w:rsidR="006E1FB9" w:rsidRPr="00903DBA" w:rsidRDefault="006E1FB9" w:rsidP="006E1FB9">
      <w:pPr>
        <w:pStyle w:val="Code"/>
        <w:rPr>
          <w:highlight w:val="white"/>
        </w:rPr>
      </w:pPr>
      <w:r w:rsidRPr="00903DBA">
        <w:rPr>
          <w:highlight w:val="white"/>
        </w:rPr>
        <w:t xml:space="preserve">      get { return m_sort; }</w:t>
      </w:r>
    </w:p>
    <w:p w14:paraId="535CED7B" w14:textId="77777777" w:rsidR="006E1FB9" w:rsidRPr="00903DBA" w:rsidRDefault="006E1FB9" w:rsidP="006E1FB9">
      <w:pPr>
        <w:pStyle w:val="Code"/>
        <w:rPr>
          <w:highlight w:val="white"/>
        </w:rPr>
      </w:pPr>
      <w:r w:rsidRPr="00903DBA">
        <w:rPr>
          <w:highlight w:val="white"/>
        </w:rPr>
        <w:t xml:space="preserve">    }</w:t>
      </w:r>
    </w:p>
    <w:p w14:paraId="5B06166F" w14:textId="747FA1C2" w:rsidR="009248F5" w:rsidRPr="00903DBA" w:rsidRDefault="009248F5">
      <w:pPr>
        <w:ind w:left="720" w:hanging="720"/>
        <w:rPr>
          <w:ins w:id="235" w:author="Stefan Bjornander" w:date="2015-04-25T10:33:00Z"/>
          <w:color w:val="auto"/>
        </w:rPr>
        <w:pPrChange w:id="236" w:author="Stefan Bjornander" w:date="2015-04-25T10:34:00Z">
          <w:pPr>
            <w:pStyle w:val="Rubrik3"/>
          </w:pPr>
        </w:pPrChange>
      </w:pPr>
      <w:r w:rsidRPr="00903DBA">
        <w:t xml:space="preserve">The following </w:t>
      </w:r>
      <w:r w:rsidR="001335B8" w:rsidRPr="00903DBA">
        <w:t>constructor takes an integral or arithmetic type, or void.</w:t>
      </w:r>
    </w:p>
    <w:p w14:paraId="7C9E7D87" w14:textId="77777777" w:rsidR="006E1FB9" w:rsidRPr="00903DBA" w:rsidRDefault="006E1FB9" w:rsidP="006E1FB9">
      <w:pPr>
        <w:pStyle w:val="Code"/>
        <w:rPr>
          <w:highlight w:val="white"/>
        </w:rPr>
      </w:pPr>
      <w:r w:rsidRPr="00903DBA">
        <w:rPr>
          <w:highlight w:val="white"/>
        </w:rPr>
        <w:t xml:space="preserve">    public Type(Sort sort) { // arithmetic or logical</w:t>
      </w:r>
    </w:p>
    <w:p w14:paraId="6742AA2A" w14:textId="77777777" w:rsidR="006E1FB9" w:rsidRPr="00903DBA" w:rsidRDefault="006E1FB9" w:rsidP="006E1FB9">
      <w:pPr>
        <w:pStyle w:val="Code"/>
        <w:rPr>
          <w:highlight w:val="white"/>
        </w:rPr>
      </w:pPr>
      <w:r w:rsidRPr="00903DBA">
        <w:rPr>
          <w:highlight w:val="white"/>
        </w:rPr>
        <w:t xml:space="preserve">      m_sort = sort;</w:t>
      </w:r>
    </w:p>
    <w:p w14:paraId="0386EC7F" w14:textId="77777777" w:rsidR="006E1FB9" w:rsidRPr="00903DBA" w:rsidRDefault="006E1FB9" w:rsidP="006E1FB9">
      <w:pPr>
        <w:pStyle w:val="Code"/>
        <w:rPr>
          <w:highlight w:val="white"/>
        </w:rPr>
      </w:pPr>
      <w:r w:rsidRPr="00903DBA">
        <w:rPr>
          <w:highlight w:val="white"/>
        </w:rPr>
        <w:t xml:space="preserve">    }</w:t>
      </w:r>
    </w:p>
    <w:p w14:paraId="6CCB805F" w14:textId="1AB7EF20" w:rsidR="00EB6850" w:rsidRPr="00903DBA" w:rsidRDefault="00EB6850">
      <w:pPr>
        <w:pStyle w:val="CodeHeader"/>
        <w:rPr>
          <w:color w:val="auto"/>
        </w:rPr>
        <w:pPrChange w:id="237" w:author="Stefan Bjornander" w:date="2015-04-25T10:40:00Z">
          <w:pPr>
            <w:pStyle w:val="Rubrik3"/>
          </w:pPr>
        </w:pPrChange>
      </w:pPr>
      <w:ins w:id="238" w:author="Stefan Bjornander" w:date="2015-04-25T10:41:00Z">
        <w:r w:rsidRPr="00903DBA">
          <w:t>Contrary</w:t>
        </w:r>
      </w:ins>
      <w:ins w:id="239" w:author="Stefan Bjornander" w:date="2015-04-25T10:40:00Z">
        <w:r w:rsidRPr="00903DBA">
          <w:t xml:space="preserve"> to some other languages, there is no logical type in C. </w:t>
        </w:r>
      </w:ins>
      <w:ins w:id="240" w:author="Stefan Bjornander" w:date="2015-04-25T10:41:00Z">
        <w:r w:rsidRPr="00903DBA">
          <w:t xml:space="preserve">However, as C applies </w:t>
        </w:r>
        <w:r w:rsidRPr="00903DBA">
          <w:rPr>
            <w:rStyle w:val="CodeInText"/>
          </w:rPr>
          <w:t>lazy evaluation</w:t>
        </w:r>
        <w:r w:rsidRPr="00903DBA">
          <w:t>, we need a logical type.</w:t>
        </w:r>
      </w:ins>
      <w:r w:rsidRPr="00903DBA">
        <w:t xml:space="preserve"> Lazy evaluation </w:t>
      </w:r>
      <w:ins w:id="241" w:author="Stefan Bjornander" w:date="2015-04-25T10:41:00Z">
        <w:r w:rsidRPr="00903DBA">
          <w:t>means that an expression shall be not be evaluated more than necessary to determine its value</w:t>
        </w:r>
      </w:ins>
      <w:r w:rsidRPr="00903DBA">
        <w:t xml:space="preserve">. More specifically, if the left operand of the logical </w:t>
      </w:r>
      <w:r w:rsidRPr="00E65FE6">
        <w:t>or</w:t>
      </w:r>
      <w:r w:rsidR="00B67BFE" w:rsidRPr="00E65FE6">
        <w:t xml:space="preserve"> </w:t>
      </w:r>
      <w:r w:rsidRPr="00903DBA">
        <w:t xml:space="preserve">operator is true the right operand shall not be evaluated. In the same way, if the left operand of the logical </w:t>
      </w:r>
      <w:r w:rsidRPr="00E65FE6">
        <w:rPr>
          <w:rStyle w:val="CodeInText"/>
        </w:rPr>
        <w:t>and</w:t>
      </w:r>
      <w:r w:rsidR="00B67BFE" w:rsidRPr="00903DBA">
        <w:t xml:space="preserve"> </w:t>
      </w:r>
      <w:r w:rsidRPr="00903DBA">
        <w:t>operator is false the right operand shall not be evaluated. The same goes for the conditional operator, depending on whether the first expression is true or false, only the second or the third expression</w:t>
      </w:r>
      <w:r w:rsidR="00F366AE" w:rsidRPr="00903DBA">
        <w:t xml:space="preserve"> becomes</w:t>
      </w:r>
      <w:r w:rsidRPr="00903DBA">
        <w:t xml:space="preserve"> evaluated. </w:t>
      </w:r>
      <w:ins w:id="242" w:author="Stefan Bjornander" w:date="2015-04-25T10:42:00Z">
        <w:r w:rsidRPr="00903DBA">
          <w:t>The</w:t>
        </w:r>
      </w:ins>
      <w:r w:rsidRPr="00903DBA">
        <w:t xml:space="preserve"> logical</w:t>
      </w:r>
      <w:ins w:id="243" w:author="Stefan Bjornander" w:date="2015-04-25T10:42:00Z">
        <w:r w:rsidRPr="00903DBA">
          <w:t xml:space="preserve"> type holds the </w:t>
        </w:r>
      </w:ins>
      <w:ins w:id="244" w:author="Stefan Bjornander" w:date="2015-04-25T10:43:00Z">
        <w:r w:rsidRPr="00903DBA">
          <w:t xml:space="preserve">two </w:t>
        </w:r>
      </w:ins>
      <w:ins w:id="245" w:author="Stefan Bjornander" w:date="2015-04-25T10:42:00Z">
        <w:r w:rsidRPr="00903DBA">
          <w:t xml:space="preserve">sets </w:t>
        </w:r>
        <w:r w:rsidRPr="00903DBA">
          <w:rPr>
            <w:rStyle w:val="KeyWord0"/>
            <w:rPrChange w:id="246" w:author="Stefan Bjornander" w:date="2015-04-25T10:42:00Z">
              <w:rPr>
                <w:rStyle w:val="CodeInText"/>
              </w:rPr>
            </w:rPrChange>
          </w:rPr>
          <w:t>m_trueSet</w:t>
        </w:r>
        <w:r w:rsidRPr="00903DBA">
          <w:t xml:space="preserve"> and </w:t>
        </w:r>
        <w:r w:rsidRPr="00903DBA">
          <w:rPr>
            <w:rStyle w:val="KeyWord0"/>
            <w:rPrChange w:id="247" w:author="Stefan Bjornander" w:date="2015-04-25T10:42:00Z">
              <w:rPr>
                <w:rStyle w:val="CodeInText"/>
              </w:rPr>
            </w:rPrChange>
          </w:rPr>
          <w:t>m_falseSet</w:t>
        </w:r>
        <w:r w:rsidRPr="00903DBA">
          <w:t xml:space="preserve">, which hold </w:t>
        </w:r>
      </w:ins>
      <w:ins w:id="248" w:author="Stefan Bjornander" w:date="2015-04-25T10:43:00Z">
        <w:r w:rsidRPr="00903DBA">
          <w:t xml:space="preserve">middle </w:t>
        </w:r>
        <w:r w:rsidRPr="00903DBA">
          <w:lastRenderedPageBreak/>
          <w:t>code address</w:t>
        </w:r>
      </w:ins>
      <w:ins w:id="249" w:author="Stefan Bjornander" w:date="2015-04-25T10:44:00Z">
        <w:r w:rsidRPr="00903DBA">
          <w:t>es</w:t>
        </w:r>
      </w:ins>
      <w:ins w:id="250" w:author="Stefan Bjornander" w:date="2015-04-25T10:43:00Z">
        <w:r w:rsidRPr="00903DBA">
          <w:t xml:space="preserve"> to jumps </w:t>
        </w:r>
      </w:ins>
      <w:r w:rsidRPr="00903DBA">
        <w:t>instructions that</w:t>
      </w:r>
      <w:ins w:id="251" w:author="Stefan Bjornander" w:date="2015-04-25T10:44:00Z">
        <w:r w:rsidRPr="00903DBA">
          <w:t xml:space="preserve"> will later be filled with the address</w:t>
        </w:r>
      </w:ins>
      <w:r w:rsidRPr="00903DBA">
        <w:t>es</w:t>
      </w:r>
      <w:ins w:id="252" w:author="Stefan Bjornander" w:date="2015-04-25T10:44:00Z">
        <w:r w:rsidRPr="00903DBA">
          <w:t xml:space="preserve"> to jump </w:t>
        </w:r>
      </w:ins>
      <w:r w:rsidRPr="00903DBA">
        <w:t xml:space="preserve">to </w:t>
      </w:r>
      <w:ins w:id="253" w:author="Stefan Bjornander" w:date="2015-04-25T10:44:00Z">
        <w:r w:rsidRPr="00903DBA">
          <w:t>if the expression is true or false.</w:t>
        </w:r>
      </w:ins>
    </w:p>
    <w:p w14:paraId="7BB2347F" w14:textId="6E49B6A7" w:rsidR="00B402D5" w:rsidRPr="00903DBA" w:rsidRDefault="009F6C5C">
      <w:pPr>
        <w:rPr>
          <w:color w:val="auto"/>
        </w:rPr>
        <w:pPrChange w:id="254" w:author="Stefan Bjornander" w:date="2015-04-25T10:39:00Z">
          <w:pPr>
            <w:pStyle w:val="Rubrik3"/>
            <w:tabs>
              <w:tab w:val="num" w:pos="360"/>
            </w:tabs>
          </w:pPr>
        </w:pPrChange>
      </w:pPr>
      <w:r w:rsidRPr="00903DBA">
        <w:rPr>
          <w:highlight w:val="white"/>
        </w:rPr>
        <w:t>In case of a bitfield member in a struct</w:t>
      </w:r>
      <w:r w:rsidR="00CA06C1" w:rsidRPr="00903DBA">
        <w:rPr>
          <w:highlight w:val="white"/>
        </w:rPr>
        <w:t xml:space="preserve"> or union</w:t>
      </w:r>
      <w:r w:rsidR="001C4878" w:rsidRPr="00903DBA">
        <w:rPr>
          <w:highlight w:val="white"/>
        </w:rPr>
        <w:t>, we store its bitfield mask.</w:t>
      </w:r>
      <w:r w:rsidR="006E1FB9" w:rsidRPr="00903DBA">
        <w:rPr>
          <w:highlight w:val="white"/>
        </w:rPr>
        <w:t xml:space="preserve"> </w:t>
      </w:r>
      <w:r w:rsidR="00AB6BB6" w:rsidRPr="00903DBA">
        <w:rPr>
          <w:highlight w:val="white"/>
        </w:rPr>
        <w:t xml:space="preserve">The mask is </w:t>
      </w:r>
      <w:r w:rsidR="00830355" w:rsidRPr="00903DBA">
        <w:rPr>
          <w:highlight w:val="white"/>
        </w:rPr>
        <w:t>technically</w:t>
      </w:r>
      <w:r w:rsidR="00B402D5" w:rsidRPr="00903DBA">
        <w:rPr>
          <w:highlight w:val="white"/>
        </w:rPr>
        <w:t xml:space="preserve"> two</w:t>
      </w:r>
      <w:r w:rsidR="00830355" w:rsidRPr="00903DBA">
        <w:rPr>
          <w:highlight w:val="white"/>
        </w:rPr>
        <w:t xml:space="preserve"> to the power of the bits minus </w:t>
      </w:r>
      <w:r w:rsidR="00B402D5" w:rsidRPr="00903DBA">
        <w:rPr>
          <w:highlight w:val="white"/>
        </w:rPr>
        <w:t>one</w:t>
      </w:r>
      <w:r w:rsidR="00830355" w:rsidRPr="00903DBA">
        <w:rPr>
          <w:highlight w:val="white"/>
        </w:rPr>
        <w:t xml:space="preserve"> or</w:t>
      </w:r>
      <w:r w:rsidR="00CA06C1" w:rsidRPr="00903DBA">
        <w:rPr>
          <w:highlight w:val="white"/>
        </w:rPr>
        <w:t>. I</w:t>
      </w:r>
      <w:r w:rsidR="00830355" w:rsidRPr="00903DBA">
        <w:rPr>
          <w:highlight w:val="white"/>
        </w:rPr>
        <w:t>nformally, the bits number of ones, counting from the least significant bit.</w:t>
      </w:r>
      <w:r w:rsidR="00CA06C1" w:rsidRPr="00903DBA">
        <w:t xml:space="preserve"> </w:t>
      </w:r>
      <w:ins w:id="255" w:author="Stefan Bjornander" w:date="2015-04-25T10:39:00Z">
        <w:r w:rsidR="00B402D5" w:rsidRPr="00903DBA">
          <w:t>The bi</w:t>
        </w:r>
      </w:ins>
      <w:r w:rsidR="00B402D5" w:rsidRPr="00903DBA">
        <w:t>t</w:t>
      </w:r>
      <w:ins w:id="256" w:author="Stefan Bjornander" w:date="2015-04-25T10:39:00Z">
        <w:r w:rsidR="00B402D5" w:rsidRPr="00903DBA">
          <w:t>field type is an integral type, with the addition of the bitfield mask</w:t>
        </w:r>
      </w:ins>
      <w:r w:rsidR="00481C24" w:rsidRPr="00903DBA">
        <w:t xml:space="preserve">. It </w:t>
      </w:r>
      <w:ins w:id="257" w:author="Stefan Bjornander" w:date="2015-04-25T10:39:00Z">
        <w:r w:rsidR="00B402D5" w:rsidRPr="00903DBA">
          <w:t xml:space="preserve">is used </w:t>
        </w:r>
      </w:ins>
      <w:ins w:id="258" w:author="Stefan Bjornander" w:date="2015-04-25T10:40:00Z">
        <w:r w:rsidR="00481C24" w:rsidRPr="00903DBA">
          <w:t>to set the unused bits to zero</w:t>
        </w:r>
      </w:ins>
      <w:r w:rsidR="00481C24" w:rsidRPr="00903DBA">
        <w:t xml:space="preserve"> </w:t>
      </w:r>
      <w:ins w:id="259" w:author="Stefan Bjornander" w:date="2015-04-25T10:40:00Z">
        <w:r w:rsidR="00B402D5" w:rsidRPr="00903DBA">
          <w:t>when a bitfield variable is assigned a value.</w:t>
        </w:r>
      </w:ins>
    </w:p>
    <w:p w14:paraId="6D4E9BAC" w14:textId="77777777" w:rsidR="006E1FB9" w:rsidRPr="00903DBA" w:rsidRDefault="006E1FB9" w:rsidP="006E1FB9">
      <w:pPr>
        <w:pStyle w:val="Code"/>
        <w:rPr>
          <w:highlight w:val="white"/>
        </w:rPr>
      </w:pPr>
      <w:r w:rsidRPr="00903DBA">
        <w:rPr>
          <w:highlight w:val="white"/>
        </w:rPr>
        <w:t xml:space="preserve">    private BigInteger? m_bitfieldMask = null;</w:t>
      </w:r>
    </w:p>
    <w:p w14:paraId="7BB71469" w14:textId="77777777" w:rsidR="006E1FB9" w:rsidRPr="00903DBA" w:rsidRDefault="006E1FB9" w:rsidP="006E1FB9">
      <w:pPr>
        <w:pStyle w:val="Code"/>
        <w:rPr>
          <w:highlight w:val="white"/>
        </w:rPr>
      </w:pPr>
    </w:p>
    <w:p w14:paraId="49206F16" w14:textId="77777777" w:rsidR="001335B8" w:rsidRPr="00903DBA" w:rsidRDefault="001335B8" w:rsidP="001335B8">
      <w:pPr>
        <w:pStyle w:val="Code"/>
        <w:rPr>
          <w:highlight w:val="white"/>
        </w:rPr>
      </w:pPr>
      <w:r w:rsidRPr="00903DBA">
        <w:rPr>
          <w:highlight w:val="white"/>
        </w:rPr>
        <w:t xml:space="preserve">    public void SetBitfieldMask(int bits) {</w:t>
      </w:r>
    </w:p>
    <w:p w14:paraId="4B8577D9" w14:textId="04281CA4" w:rsidR="00735014" w:rsidRPr="00903DBA" w:rsidRDefault="00735014" w:rsidP="00735014">
      <w:pPr>
        <w:pStyle w:val="Code"/>
        <w:rPr>
          <w:highlight w:val="white"/>
        </w:rPr>
      </w:pPr>
      <w:r w:rsidRPr="00903DBA">
        <w:rPr>
          <w:highlight w:val="white"/>
        </w:rPr>
        <w:t xml:space="preserve">      m_bitfieldMask = (BigInteger) (Math.Pow(2, bits) - </w:t>
      </w:r>
      <w:r w:rsidR="006B7857" w:rsidRPr="00903DBA">
        <w:rPr>
          <w:highlight w:val="white"/>
        </w:rPr>
        <w:t>1</w:t>
      </w:r>
      <w:r w:rsidRPr="00903DBA">
        <w:rPr>
          <w:highlight w:val="white"/>
        </w:rPr>
        <w:t>);</w:t>
      </w:r>
    </w:p>
    <w:p w14:paraId="036B0FA0" w14:textId="77777777" w:rsidR="001335B8" w:rsidRPr="00903DBA" w:rsidRDefault="001335B8" w:rsidP="001335B8">
      <w:pPr>
        <w:pStyle w:val="Code"/>
        <w:rPr>
          <w:highlight w:val="white"/>
        </w:rPr>
      </w:pPr>
      <w:r w:rsidRPr="00903DBA">
        <w:rPr>
          <w:highlight w:val="white"/>
        </w:rPr>
        <w:t xml:space="preserve">    }</w:t>
      </w:r>
    </w:p>
    <w:p w14:paraId="3D430C85" w14:textId="77777777" w:rsidR="001335B8" w:rsidRPr="00903DBA" w:rsidRDefault="001335B8" w:rsidP="001335B8">
      <w:pPr>
        <w:pStyle w:val="Code"/>
        <w:rPr>
          <w:highlight w:val="white"/>
        </w:rPr>
      </w:pPr>
    </w:p>
    <w:p w14:paraId="3996F4F5" w14:textId="77777777" w:rsidR="006E1FB9" w:rsidRPr="00903DBA" w:rsidRDefault="006E1FB9" w:rsidP="006E1FB9">
      <w:pPr>
        <w:pStyle w:val="Code"/>
        <w:rPr>
          <w:highlight w:val="white"/>
        </w:rPr>
      </w:pPr>
      <w:r w:rsidRPr="00903DBA">
        <w:rPr>
          <w:highlight w:val="white"/>
        </w:rPr>
        <w:t xml:space="preserve">    public bool IsBitfield() {</w:t>
      </w:r>
    </w:p>
    <w:p w14:paraId="6F403BBC" w14:textId="77777777" w:rsidR="006E1FB9" w:rsidRPr="00903DBA" w:rsidRDefault="006E1FB9" w:rsidP="006E1FB9">
      <w:pPr>
        <w:pStyle w:val="Code"/>
        <w:rPr>
          <w:highlight w:val="white"/>
        </w:rPr>
      </w:pPr>
      <w:r w:rsidRPr="00903DBA">
        <w:rPr>
          <w:highlight w:val="white"/>
        </w:rPr>
        <w:t xml:space="preserve">      return (m_bitfieldMask != null);</w:t>
      </w:r>
    </w:p>
    <w:p w14:paraId="0E40883F" w14:textId="77777777" w:rsidR="006E1FB9" w:rsidRPr="00903DBA" w:rsidRDefault="006E1FB9" w:rsidP="006E1FB9">
      <w:pPr>
        <w:pStyle w:val="Code"/>
        <w:rPr>
          <w:highlight w:val="white"/>
        </w:rPr>
      </w:pPr>
      <w:r w:rsidRPr="00903DBA">
        <w:rPr>
          <w:highlight w:val="white"/>
        </w:rPr>
        <w:t xml:space="preserve">    }</w:t>
      </w:r>
    </w:p>
    <w:p w14:paraId="5CB7908F" w14:textId="77777777" w:rsidR="006E1FB9" w:rsidRPr="00903DBA" w:rsidRDefault="006E1FB9" w:rsidP="006E1FB9">
      <w:pPr>
        <w:pStyle w:val="Code"/>
        <w:rPr>
          <w:highlight w:val="white"/>
        </w:rPr>
      </w:pPr>
    </w:p>
    <w:p w14:paraId="09319638" w14:textId="5A3D2944" w:rsidR="006E1FB9" w:rsidRPr="00903DBA" w:rsidRDefault="006E1FB9" w:rsidP="006E1FB9">
      <w:pPr>
        <w:pStyle w:val="Code"/>
        <w:rPr>
          <w:highlight w:val="white"/>
        </w:rPr>
      </w:pPr>
      <w:r w:rsidRPr="00903DBA">
        <w:rPr>
          <w:highlight w:val="white"/>
        </w:rPr>
        <w:t xml:space="preserve">    public BigInteger? </w:t>
      </w:r>
      <w:r w:rsidR="001A34D2" w:rsidRPr="00903DBA">
        <w:rPr>
          <w:highlight w:val="white"/>
        </w:rPr>
        <w:t>Get</w:t>
      </w:r>
      <w:r w:rsidRPr="00903DBA">
        <w:rPr>
          <w:highlight w:val="white"/>
        </w:rPr>
        <w:t>BitfieldMask() {</w:t>
      </w:r>
    </w:p>
    <w:p w14:paraId="4E5C94C5" w14:textId="77777777" w:rsidR="006E1FB9" w:rsidRPr="00903DBA" w:rsidRDefault="006E1FB9" w:rsidP="006E1FB9">
      <w:pPr>
        <w:pStyle w:val="Code"/>
        <w:rPr>
          <w:highlight w:val="white"/>
        </w:rPr>
      </w:pPr>
      <w:r w:rsidRPr="00903DBA">
        <w:rPr>
          <w:highlight w:val="white"/>
        </w:rPr>
        <w:t xml:space="preserve">      return m_bitfieldMask;</w:t>
      </w:r>
    </w:p>
    <w:p w14:paraId="50C42CC5" w14:textId="77777777" w:rsidR="006E1FB9" w:rsidRPr="00903DBA" w:rsidRDefault="006E1FB9" w:rsidP="006E1FB9">
      <w:pPr>
        <w:pStyle w:val="Code"/>
        <w:rPr>
          <w:highlight w:val="white"/>
        </w:rPr>
      </w:pPr>
      <w:r w:rsidRPr="00903DBA">
        <w:rPr>
          <w:highlight w:val="white"/>
        </w:rPr>
        <w:t xml:space="preserve">    }</w:t>
      </w:r>
    </w:p>
    <w:p w14:paraId="02C33183" w14:textId="231E67C6" w:rsidR="00A41837" w:rsidRPr="00903DBA" w:rsidRDefault="00C45AA7" w:rsidP="00477362">
      <w:pPr>
        <w:rPr>
          <w:highlight w:val="white"/>
        </w:rPr>
      </w:pPr>
      <w:ins w:id="260" w:author="Stefan Bjornander" w:date="2015-04-25T11:02:00Z">
        <w:r w:rsidRPr="00903DBA">
          <w:t xml:space="preserve">The type pointed at is null when the type is created, it will later be set by the </w:t>
        </w:r>
      </w:ins>
      <w:r w:rsidRPr="00903DBA">
        <w:t>declarator</w:t>
      </w:r>
      <w:ins w:id="261" w:author="Stefan Bjornander" w:date="2015-04-25T11:02:00Z">
        <w:r w:rsidRPr="00903DBA">
          <w:t xml:space="preserve"> type.</w:t>
        </w:r>
      </w:ins>
      <w:ins w:id="262" w:author="Stefan Bjornander" w:date="2015-04-25T10:59:00Z">
        <w:r w:rsidRPr="00903DBA">
          <w:t xml:space="preserve"> </w:t>
        </w:r>
      </w:ins>
      <w:r w:rsidR="00A41837" w:rsidRPr="00903DBA">
        <w:rPr>
          <w:highlight w:val="white"/>
        </w:rPr>
        <w:t>In case of a pointer</w:t>
      </w:r>
      <w:r w:rsidR="00646245" w:rsidRPr="00903DBA">
        <w:rPr>
          <w:highlight w:val="white"/>
        </w:rPr>
        <w:t>,</w:t>
      </w:r>
      <w:r w:rsidR="00A41837" w:rsidRPr="00903DBA">
        <w:rPr>
          <w:highlight w:val="white"/>
        </w:rPr>
        <w:t xml:space="preserve"> </w:t>
      </w:r>
      <w:r w:rsidR="00646245" w:rsidRPr="00903DBA">
        <w:rPr>
          <w:highlight w:val="white"/>
        </w:rPr>
        <w:t>the pointer type</w:t>
      </w:r>
      <w:r w:rsidR="00477362" w:rsidRPr="00903DBA">
        <w:rPr>
          <w:highlight w:val="white"/>
        </w:rPr>
        <w:t xml:space="preserve"> is given </w:t>
      </w:r>
      <w:r w:rsidR="00646245" w:rsidRPr="00903DBA">
        <w:rPr>
          <w:highlight w:val="white"/>
        </w:rPr>
        <w:t>as a constructor parameter</w:t>
      </w:r>
      <w:r w:rsidR="00477362" w:rsidRPr="00903DBA">
        <w:rPr>
          <w:highlight w:val="white"/>
        </w:rPr>
        <w:t>.</w:t>
      </w:r>
    </w:p>
    <w:p w14:paraId="03CEBD4E" w14:textId="6B691B5D" w:rsidR="006E1FB9" w:rsidRPr="00903DBA" w:rsidRDefault="006E1FB9" w:rsidP="006E1FB9">
      <w:pPr>
        <w:pStyle w:val="Code"/>
        <w:rPr>
          <w:highlight w:val="white"/>
        </w:rPr>
      </w:pPr>
      <w:r w:rsidRPr="00903DBA">
        <w:rPr>
          <w:highlight w:val="white"/>
        </w:rPr>
        <w:t xml:space="preserve">    private Type m_pointerType;</w:t>
      </w:r>
    </w:p>
    <w:p w14:paraId="2D4109AB" w14:textId="77777777" w:rsidR="006E1FB9" w:rsidRPr="00903DBA" w:rsidRDefault="006E1FB9" w:rsidP="006E1FB9">
      <w:pPr>
        <w:pStyle w:val="Code"/>
        <w:rPr>
          <w:highlight w:val="white"/>
        </w:rPr>
      </w:pPr>
    </w:p>
    <w:p w14:paraId="331C9EAB" w14:textId="77777777" w:rsidR="006E1FB9" w:rsidRPr="00903DBA" w:rsidRDefault="006E1FB9" w:rsidP="006E1FB9">
      <w:pPr>
        <w:pStyle w:val="Code"/>
        <w:rPr>
          <w:highlight w:val="white"/>
        </w:rPr>
      </w:pPr>
      <w:r w:rsidRPr="00903DBA">
        <w:rPr>
          <w:highlight w:val="white"/>
        </w:rPr>
        <w:t xml:space="preserve">    public Type(Type pointerType) {</w:t>
      </w:r>
    </w:p>
    <w:p w14:paraId="6BFFCCC7" w14:textId="77777777" w:rsidR="006E1FB9" w:rsidRPr="00903DBA" w:rsidRDefault="006E1FB9" w:rsidP="006E1FB9">
      <w:pPr>
        <w:pStyle w:val="Code"/>
        <w:rPr>
          <w:highlight w:val="white"/>
        </w:rPr>
      </w:pPr>
      <w:r w:rsidRPr="00903DBA">
        <w:rPr>
          <w:highlight w:val="white"/>
        </w:rPr>
        <w:t xml:space="preserve">      m_sort = Sort.Pointer;</w:t>
      </w:r>
    </w:p>
    <w:p w14:paraId="4F5FD325" w14:textId="77777777" w:rsidR="006E1FB9" w:rsidRPr="00903DBA" w:rsidRDefault="006E1FB9" w:rsidP="006E1FB9">
      <w:pPr>
        <w:pStyle w:val="Code"/>
        <w:rPr>
          <w:highlight w:val="white"/>
        </w:rPr>
      </w:pPr>
      <w:r w:rsidRPr="00903DBA">
        <w:rPr>
          <w:highlight w:val="white"/>
        </w:rPr>
        <w:t xml:space="preserve">      m_pointerType = pointerType;</w:t>
      </w:r>
    </w:p>
    <w:p w14:paraId="2A341F2A" w14:textId="77777777" w:rsidR="006E1FB9" w:rsidRPr="00903DBA" w:rsidRDefault="006E1FB9" w:rsidP="006E1FB9">
      <w:pPr>
        <w:pStyle w:val="Code"/>
        <w:rPr>
          <w:highlight w:val="white"/>
        </w:rPr>
      </w:pPr>
      <w:r w:rsidRPr="00903DBA">
        <w:rPr>
          <w:highlight w:val="white"/>
        </w:rPr>
        <w:t xml:space="preserve">    }</w:t>
      </w:r>
    </w:p>
    <w:p w14:paraId="2C9C573D" w14:textId="77777777" w:rsidR="006E1FB9" w:rsidRPr="00903DBA" w:rsidRDefault="006E1FB9" w:rsidP="006E1FB9">
      <w:pPr>
        <w:pStyle w:val="Code"/>
        <w:rPr>
          <w:highlight w:val="white"/>
        </w:rPr>
      </w:pPr>
    </w:p>
    <w:p w14:paraId="04CB95DB" w14:textId="77777777" w:rsidR="006E1FB9" w:rsidRPr="00903DBA" w:rsidRDefault="006E1FB9" w:rsidP="006E1FB9">
      <w:pPr>
        <w:pStyle w:val="Code"/>
        <w:rPr>
          <w:highlight w:val="white"/>
        </w:rPr>
      </w:pPr>
      <w:r w:rsidRPr="00903DBA">
        <w:rPr>
          <w:highlight w:val="white"/>
        </w:rPr>
        <w:t xml:space="preserve">    public Type PointerType {</w:t>
      </w:r>
    </w:p>
    <w:p w14:paraId="1140AC1B" w14:textId="77777777" w:rsidR="006E1FB9" w:rsidRPr="00903DBA" w:rsidRDefault="006E1FB9" w:rsidP="006E1FB9">
      <w:pPr>
        <w:pStyle w:val="Code"/>
        <w:rPr>
          <w:highlight w:val="white"/>
        </w:rPr>
      </w:pPr>
      <w:r w:rsidRPr="00903DBA">
        <w:rPr>
          <w:highlight w:val="white"/>
        </w:rPr>
        <w:t xml:space="preserve">      get { return m_pointerType; }</w:t>
      </w:r>
    </w:p>
    <w:p w14:paraId="79174E76" w14:textId="77777777" w:rsidR="006E1FB9" w:rsidRPr="00903DBA" w:rsidRDefault="006E1FB9" w:rsidP="006E1FB9">
      <w:pPr>
        <w:pStyle w:val="Code"/>
        <w:rPr>
          <w:highlight w:val="white"/>
        </w:rPr>
      </w:pPr>
      <w:r w:rsidRPr="00903DBA">
        <w:rPr>
          <w:highlight w:val="white"/>
        </w:rPr>
        <w:t xml:space="preserve">      set { m_pointerType = value; }</w:t>
      </w:r>
    </w:p>
    <w:p w14:paraId="0E2A1016" w14:textId="77777777" w:rsidR="006E1FB9" w:rsidRPr="00903DBA" w:rsidRDefault="006E1FB9" w:rsidP="006E1FB9">
      <w:pPr>
        <w:pStyle w:val="Code"/>
        <w:rPr>
          <w:highlight w:val="white"/>
        </w:rPr>
      </w:pPr>
      <w:r w:rsidRPr="00903DBA">
        <w:rPr>
          <w:highlight w:val="white"/>
        </w:rPr>
        <w:t xml:space="preserve">    }</w:t>
      </w:r>
    </w:p>
    <w:p w14:paraId="38BE3263" w14:textId="351DBE61" w:rsidR="007071E3" w:rsidRPr="00903DBA" w:rsidRDefault="00F73509">
      <w:pPr>
        <w:rPr>
          <w:color w:val="auto"/>
        </w:rPr>
        <w:pPrChange w:id="263" w:author="Stefan Bjornander" w:date="2015-04-25T11:00:00Z">
          <w:pPr>
            <w:pStyle w:val="Rubrik3"/>
          </w:pPr>
        </w:pPrChange>
      </w:pPr>
      <w:r w:rsidRPr="00903DBA">
        <w:rPr>
          <w:highlight w:val="white"/>
        </w:rPr>
        <w:t>In case of an array</w:t>
      </w:r>
      <w:r w:rsidR="00106A9C" w:rsidRPr="00903DBA">
        <w:rPr>
          <w:highlight w:val="white"/>
        </w:rPr>
        <w:t>, the constructor takes its size and the array type.</w:t>
      </w:r>
      <w:r w:rsidR="00270234" w:rsidRPr="00903DBA">
        <w:t xml:space="preserve"> W</w:t>
      </w:r>
      <w:ins w:id="264" w:author="Stefan Bjornander" w:date="2015-04-25T11:00:00Z">
        <w:r w:rsidR="00270234" w:rsidRPr="00903DBA">
          <w:t>hen the type is created</w:t>
        </w:r>
      </w:ins>
      <w:r w:rsidR="00270234" w:rsidRPr="00903DBA">
        <w:t>, t</w:t>
      </w:r>
      <w:ins w:id="265" w:author="Stefan Bjornander" w:date="2015-04-25T11:00:00Z">
        <w:r w:rsidR="007071E3" w:rsidRPr="00903DBA">
          <w:t>he array size can be zero. In that case it will later be set by the length of its ini</w:t>
        </w:r>
      </w:ins>
      <w:ins w:id="266" w:author="Stefan Bjornander" w:date="2015-04-25T11:01:00Z">
        <w:r w:rsidR="007071E3" w:rsidRPr="00903DBA">
          <w:t xml:space="preserve">tialization </w:t>
        </w:r>
      </w:ins>
      <w:ins w:id="267" w:author="Stefan Bjornander" w:date="2015-04-25T11:00:00Z">
        <w:r w:rsidR="007071E3" w:rsidRPr="00903DBA">
          <w:t>list</w:t>
        </w:r>
      </w:ins>
      <w:r w:rsidR="007071E3" w:rsidRPr="00903DBA">
        <w:t xml:space="preserve"> or become uncomplete</w:t>
      </w:r>
      <w:r w:rsidR="00DF6E98" w:rsidRPr="00903DBA">
        <w:t>, in which case is can only be used as function parameter.</w:t>
      </w:r>
    </w:p>
    <w:p w14:paraId="56C1AC4E" w14:textId="77777777" w:rsidR="006E1FB9" w:rsidRPr="00903DBA" w:rsidRDefault="006E1FB9" w:rsidP="006E1FB9">
      <w:pPr>
        <w:pStyle w:val="Code"/>
        <w:rPr>
          <w:highlight w:val="white"/>
        </w:rPr>
      </w:pPr>
      <w:r w:rsidRPr="00903DBA">
        <w:rPr>
          <w:highlight w:val="white"/>
        </w:rPr>
        <w:t xml:space="preserve">    private int m_arraySize;</w:t>
      </w:r>
    </w:p>
    <w:p w14:paraId="5EFC0DD1" w14:textId="77777777" w:rsidR="006E1FB9" w:rsidRPr="00903DBA" w:rsidRDefault="006E1FB9" w:rsidP="006E1FB9">
      <w:pPr>
        <w:pStyle w:val="Code"/>
        <w:rPr>
          <w:highlight w:val="white"/>
        </w:rPr>
      </w:pPr>
      <w:r w:rsidRPr="00903DBA">
        <w:rPr>
          <w:highlight w:val="white"/>
        </w:rPr>
        <w:t xml:space="preserve">    private Type m_arrayType;</w:t>
      </w:r>
    </w:p>
    <w:p w14:paraId="06AAF0D5" w14:textId="77777777" w:rsidR="006E1FB9" w:rsidRPr="00903DBA" w:rsidRDefault="006E1FB9" w:rsidP="006E1FB9">
      <w:pPr>
        <w:pStyle w:val="Code"/>
        <w:rPr>
          <w:highlight w:val="white"/>
        </w:rPr>
      </w:pPr>
    </w:p>
    <w:p w14:paraId="66E5D00D" w14:textId="77777777" w:rsidR="006E1FB9" w:rsidRPr="00903DBA" w:rsidRDefault="006E1FB9" w:rsidP="006E1FB9">
      <w:pPr>
        <w:pStyle w:val="Code"/>
        <w:rPr>
          <w:highlight w:val="white"/>
        </w:rPr>
      </w:pPr>
      <w:r w:rsidRPr="00903DBA">
        <w:rPr>
          <w:highlight w:val="white"/>
        </w:rPr>
        <w:t xml:space="preserve">    public Type(int arraySize, Type arrayType) {</w:t>
      </w:r>
    </w:p>
    <w:p w14:paraId="196B772A" w14:textId="77777777" w:rsidR="006E1FB9" w:rsidRPr="00903DBA" w:rsidRDefault="006E1FB9" w:rsidP="006E1FB9">
      <w:pPr>
        <w:pStyle w:val="Code"/>
        <w:rPr>
          <w:highlight w:val="white"/>
        </w:rPr>
      </w:pPr>
      <w:r w:rsidRPr="00903DBA">
        <w:rPr>
          <w:highlight w:val="white"/>
        </w:rPr>
        <w:t xml:space="preserve">      m_sort = Sort.Array;</w:t>
      </w:r>
    </w:p>
    <w:p w14:paraId="4AC74413" w14:textId="77777777" w:rsidR="006E1FB9" w:rsidRPr="00903DBA" w:rsidRDefault="006E1FB9" w:rsidP="006E1FB9">
      <w:pPr>
        <w:pStyle w:val="Code"/>
        <w:rPr>
          <w:highlight w:val="white"/>
        </w:rPr>
      </w:pPr>
      <w:r w:rsidRPr="00903DBA">
        <w:rPr>
          <w:highlight w:val="white"/>
        </w:rPr>
        <w:t xml:space="preserve">      m_arraySize = arraySize;</w:t>
      </w:r>
    </w:p>
    <w:p w14:paraId="598B611F" w14:textId="77777777" w:rsidR="006E1FB9" w:rsidRPr="00903DBA" w:rsidRDefault="006E1FB9" w:rsidP="006E1FB9">
      <w:pPr>
        <w:pStyle w:val="Code"/>
        <w:rPr>
          <w:highlight w:val="white"/>
        </w:rPr>
      </w:pPr>
      <w:r w:rsidRPr="00903DBA">
        <w:rPr>
          <w:highlight w:val="white"/>
        </w:rPr>
        <w:t xml:space="preserve">      m_arrayType = arrayType;</w:t>
      </w:r>
    </w:p>
    <w:p w14:paraId="5319C265" w14:textId="77777777" w:rsidR="006E1FB9" w:rsidRPr="00903DBA" w:rsidRDefault="006E1FB9" w:rsidP="006E1FB9">
      <w:pPr>
        <w:pStyle w:val="Code"/>
        <w:rPr>
          <w:highlight w:val="white"/>
        </w:rPr>
      </w:pPr>
      <w:r w:rsidRPr="00903DBA">
        <w:rPr>
          <w:highlight w:val="white"/>
        </w:rPr>
        <w:t xml:space="preserve">    }</w:t>
      </w:r>
    </w:p>
    <w:p w14:paraId="1E437842" w14:textId="77777777" w:rsidR="006E1FB9" w:rsidRPr="00903DBA" w:rsidRDefault="006E1FB9" w:rsidP="006E1FB9">
      <w:pPr>
        <w:pStyle w:val="Code"/>
        <w:rPr>
          <w:highlight w:val="white"/>
        </w:rPr>
      </w:pPr>
    </w:p>
    <w:p w14:paraId="743D6CB7" w14:textId="77777777" w:rsidR="006E1FB9" w:rsidRPr="00903DBA" w:rsidRDefault="006E1FB9" w:rsidP="006E1FB9">
      <w:pPr>
        <w:pStyle w:val="Code"/>
        <w:rPr>
          <w:highlight w:val="white"/>
        </w:rPr>
      </w:pPr>
      <w:r w:rsidRPr="00903DBA">
        <w:rPr>
          <w:highlight w:val="white"/>
        </w:rPr>
        <w:t xml:space="preserve">    public int ArraySize {</w:t>
      </w:r>
    </w:p>
    <w:p w14:paraId="73809041" w14:textId="77777777" w:rsidR="006E1FB9" w:rsidRPr="00903DBA" w:rsidRDefault="006E1FB9" w:rsidP="006E1FB9">
      <w:pPr>
        <w:pStyle w:val="Code"/>
        <w:rPr>
          <w:highlight w:val="white"/>
        </w:rPr>
      </w:pPr>
      <w:r w:rsidRPr="00903DBA">
        <w:rPr>
          <w:highlight w:val="white"/>
        </w:rPr>
        <w:t xml:space="preserve">      get { return m_arraySize; }</w:t>
      </w:r>
    </w:p>
    <w:p w14:paraId="262AFD7C" w14:textId="77777777" w:rsidR="006E1FB9" w:rsidRPr="00903DBA" w:rsidRDefault="006E1FB9" w:rsidP="006E1FB9">
      <w:pPr>
        <w:pStyle w:val="Code"/>
        <w:rPr>
          <w:highlight w:val="white"/>
        </w:rPr>
      </w:pPr>
      <w:r w:rsidRPr="00903DBA">
        <w:rPr>
          <w:highlight w:val="white"/>
        </w:rPr>
        <w:t xml:space="preserve">      set { m_arraySize = value; }</w:t>
      </w:r>
    </w:p>
    <w:p w14:paraId="5A4B38DD" w14:textId="77777777" w:rsidR="006E1FB9" w:rsidRPr="00903DBA" w:rsidRDefault="006E1FB9" w:rsidP="006E1FB9">
      <w:pPr>
        <w:pStyle w:val="Code"/>
        <w:rPr>
          <w:highlight w:val="white"/>
        </w:rPr>
      </w:pPr>
      <w:r w:rsidRPr="00903DBA">
        <w:rPr>
          <w:highlight w:val="white"/>
        </w:rPr>
        <w:t xml:space="preserve">    }</w:t>
      </w:r>
    </w:p>
    <w:p w14:paraId="12D166AE" w14:textId="77777777" w:rsidR="006E1FB9" w:rsidRPr="00903DBA" w:rsidRDefault="006E1FB9" w:rsidP="006E1FB9">
      <w:pPr>
        <w:pStyle w:val="Code"/>
        <w:rPr>
          <w:highlight w:val="white"/>
        </w:rPr>
      </w:pPr>
    </w:p>
    <w:p w14:paraId="065CE660" w14:textId="77777777" w:rsidR="006E1FB9" w:rsidRPr="00903DBA" w:rsidRDefault="006E1FB9" w:rsidP="006E1FB9">
      <w:pPr>
        <w:pStyle w:val="Code"/>
        <w:rPr>
          <w:highlight w:val="white"/>
        </w:rPr>
      </w:pPr>
      <w:r w:rsidRPr="00903DBA">
        <w:rPr>
          <w:highlight w:val="white"/>
        </w:rPr>
        <w:t xml:space="preserve">    public Type ArrayType {</w:t>
      </w:r>
    </w:p>
    <w:p w14:paraId="34FE9717" w14:textId="77777777" w:rsidR="006E1FB9" w:rsidRPr="00903DBA" w:rsidRDefault="006E1FB9" w:rsidP="006E1FB9">
      <w:pPr>
        <w:pStyle w:val="Code"/>
        <w:rPr>
          <w:highlight w:val="white"/>
        </w:rPr>
      </w:pPr>
      <w:r w:rsidRPr="00903DBA">
        <w:rPr>
          <w:highlight w:val="white"/>
        </w:rPr>
        <w:t xml:space="preserve">      get { return m_arrayType; }</w:t>
      </w:r>
    </w:p>
    <w:p w14:paraId="25F71942" w14:textId="77777777" w:rsidR="006E1FB9" w:rsidRPr="00903DBA" w:rsidRDefault="006E1FB9" w:rsidP="006E1FB9">
      <w:pPr>
        <w:pStyle w:val="Code"/>
        <w:rPr>
          <w:highlight w:val="white"/>
        </w:rPr>
      </w:pPr>
      <w:r w:rsidRPr="00903DBA">
        <w:rPr>
          <w:highlight w:val="white"/>
        </w:rPr>
        <w:lastRenderedPageBreak/>
        <w:t xml:space="preserve">      set { m_arrayType = value; }</w:t>
      </w:r>
    </w:p>
    <w:p w14:paraId="1390D2E5" w14:textId="77777777" w:rsidR="006E1FB9" w:rsidRPr="00903DBA" w:rsidRDefault="006E1FB9" w:rsidP="006E1FB9">
      <w:pPr>
        <w:pStyle w:val="Code"/>
        <w:rPr>
          <w:highlight w:val="white"/>
        </w:rPr>
      </w:pPr>
      <w:r w:rsidRPr="00903DBA">
        <w:rPr>
          <w:highlight w:val="white"/>
        </w:rPr>
        <w:t xml:space="preserve">    }</w:t>
      </w:r>
    </w:p>
    <w:p w14:paraId="35F74D78" w14:textId="24510550" w:rsidR="006E1FB9" w:rsidRPr="00903DBA" w:rsidRDefault="00106A9C" w:rsidP="00106A9C">
      <w:pPr>
        <w:rPr>
          <w:highlight w:val="white"/>
        </w:rPr>
      </w:pPr>
      <w:r w:rsidRPr="00903DBA">
        <w:rPr>
          <w:highlight w:val="white"/>
        </w:rPr>
        <w:t xml:space="preserve">The </w:t>
      </w:r>
      <w:r w:rsidRPr="00903DBA">
        <w:rPr>
          <w:rStyle w:val="KeyWord0"/>
          <w:highlight w:val="white"/>
        </w:rPr>
        <w:t>PointerOrArrayType</w:t>
      </w:r>
      <w:r w:rsidRPr="00903DBA">
        <w:rPr>
          <w:highlight w:val="white"/>
        </w:rPr>
        <w:t xml:space="preserve"> method returns </w:t>
      </w:r>
      <w:r w:rsidR="00DD7A1C" w:rsidRPr="00903DBA">
        <w:rPr>
          <w:highlight w:val="white"/>
        </w:rPr>
        <w:t>the pointer or array type, which case it may be.</w:t>
      </w:r>
    </w:p>
    <w:p w14:paraId="6B63C9DC" w14:textId="77777777" w:rsidR="006E1FB9" w:rsidRPr="00903DBA" w:rsidRDefault="006E1FB9" w:rsidP="006E1FB9">
      <w:pPr>
        <w:pStyle w:val="Code"/>
        <w:rPr>
          <w:highlight w:val="white"/>
        </w:rPr>
      </w:pPr>
      <w:r w:rsidRPr="00903DBA">
        <w:rPr>
          <w:highlight w:val="white"/>
        </w:rPr>
        <w:t xml:space="preserve">    public Type PointerOrArrayType {</w:t>
      </w:r>
    </w:p>
    <w:p w14:paraId="78B7BF58" w14:textId="3B77E354" w:rsidR="006E1FB9" w:rsidRPr="00903DBA" w:rsidRDefault="006E1FB9" w:rsidP="006E1FB9">
      <w:pPr>
        <w:pStyle w:val="Code"/>
        <w:rPr>
          <w:highlight w:val="white"/>
        </w:rPr>
      </w:pPr>
      <w:r w:rsidRPr="00903DBA">
        <w:rPr>
          <w:highlight w:val="white"/>
        </w:rPr>
        <w:t xml:space="preserve">      get {</w:t>
      </w:r>
      <w:r w:rsidR="00AE2B75" w:rsidRPr="00903DBA">
        <w:rPr>
          <w:highlight w:val="white"/>
        </w:rPr>
        <w:t xml:space="preserve"> </w:t>
      </w:r>
      <w:r w:rsidRPr="00903DBA">
        <w:rPr>
          <w:highlight w:val="white"/>
        </w:rPr>
        <w:t>return (m_sort == Sort.Pointer) ?</w:t>
      </w:r>
      <w:r w:rsidR="00AE2B75" w:rsidRPr="00903DBA">
        <w:rPr>
          <w:highlight w:val="white"/>
        </w:rPr>
        <w:t xml:space="preserve"> </w:t>
      </w:r>
      <w:r w:rsidRPr="00903DBA">
        <w:rPr>
          <w:highlight w:val="white"/>
        </w:rPr>
        <w:t>m_pointerType :</w:t>
      </w:r>
      <w:r w:rsidR="00AE2B75" w:rsidRPr="00903DBA">
        <w:rPr>
          <w:highlight w:val="white"/>
        </w:rPr>
        <w:t xml:space="preserve"> </w:t>
      </w:r>
      <w:r w:rsidRPr="00903DBA">
        <w:rPr>
          <w:highlight w:val="white"/>
        </w:rPr>
        <w:t>m_arrayType;</w:t>
      </w:r>
      <w:r w:rsidR="00AE2B75" w:rsidRPr="00903DBA">
        <w:rPr>
          <w:highlight w:val="white"/>
        </w:rPr>
        <w:t xml:space="preserve"> </w:t>
      </w:r>
      <w:r w:rsidRPr="00903DBA">
        <w:rPr>
          <w:highlight w:val="white"/>
        </w:rPr>
        <w:t>}</w:t>
      </w:r>
    </w:p>
    <w:p w14:paraId="3C347892" w14:textId="77777777" w:rsidR="006E1FB9" w:rsidRPr="00903DBA" w:rsidRDefault="006E1FB9" w:rsidP="006E1FB9">
      <w:pPr>
        <w:pStyle w:val="Code"/>
        <w:rPr>
          <w:highlight w:val="white"/>
        </w:rPr>
      </w:pPr>
      <w:r w:rsidRPr="00903DBA">
        <w:rPr>
          <w:highlight w:val="white"/>
        </w:rPr>
        <w:t xml:space="preserve">    }</w:t>
      </w:r>
    </w:p>
    <w:p w14:paraId="609F437A" w14:textId="07966D36" w:rsidR="006E1FB9" w:rsidRPr="00903DBA" w:rsidRDefault="009C1D3E" w:rsidP="00243B8E">
      <w:pPr>
        <w:rPr>
          <w:highlight w:val="white"/>
        </w:rPr>
      </w:pPr>
      <w:ins w:id="268" w:author="Stefan Bjornander" w:date="2015-04-25T11:04:00Z">
        <w:r w:rsidRPr="00903DBA">
          <w:t xml:space="preserve">C support both old-style and new-style function declarations. The old-style declaration </w:t>
        </w:r>
      </w:ins>
      <w:r w:rsidRPr="00903DBA">
        <w:t>takes a parameter list of identifiers, that is matched to a set of declarations, while the new-style declaration takes a parameter list of declarations.</w:t>
      </w:r>
      <w:r w:rsidR="00B44DBB" w:rsidRPr="00903DBA">
        <w:t xml:space="preserve"> Therefore</w:t>
      </w:r>
      <w:r w:rsidR="00D958D4" w:rsidRPr="00903DBA">
        <w:t>,</w:t>
      </w:r>
      <w:r w:rsidR="00B44DBB" w:rsidRPr="00903DBA">
        <w:t xml:space="preserve"> </w:t>
      </w:r>
      <w:r w:rsidR="00243B8E" w:rsidRPr="00903DBA">
        <w:rPr>
          <w:highlight w:val="white"/>
        </w:rPr>
        <w:t>function constructor is a bit complicated</w:t>
      </w:r>
      <w:r w:rsidR="00B44DBB" w:rsidRPr="00903DBA">
        <w:rPr>
          <w:highlight w:val="white"/>
        </w:rPr>
        <w:t>.</w:t>
      </w:r>
      <w:r w:rsidR="002E2493" w:rsidRPr="00903DBA">
        <w:rPr>
          <w:highlight w:val="white"/>
        </w:rPr>
        <w:t xml:space="preserve"> However, both styles have in common that the function has a return type.</w:t>
      </w:r>
    </w:p>
    <w:p w14:paraId="58EC81A0" w14:textId="77777777" w:rsidR="006E1FB9" w:rsidRPr="00903DBA" w:rsidRDefault="006E1FB9" w:rsidP="006E1FB9">
      <w:pPr>
        <w:pStyle w:val="Code"/>
        <w:rPr>
          <w:highlight w:val="white"/>
        </w:rPr>
      </w:pPr>
      <w:r w:rsidRPr="00903DBA">
        <w:rPr>
          <w:highlight w:val="white"/>
        </w:rPr>
        <w:t xml:space="preserve">    public enum FunctionStyle {Old, New};</w:t>
      </w:r>
    </w:p>
    <w:p w14:paraId="0435BCF5" w14:textId="77777777" w:rsidR="006E1FB9" w:rsidRPr="00903DBA" w:rsidRDefault="006E1FB9" w:rsidP="006E1FB9">
      <w:pPr>
        <w:pStyle w:val="Code"/>
        <w:rPr>
          <w:highlight w:val="white"/>
        </w:rPr>
      </w:pPr>
      <w:r w:rsidRPr="00903DBA">
        <w:rPr>
          <w:highlight w:val="white"/>
        </w:rPr>
        <w:t xml:space="preserve">    private FunctionStyle m_functionStyle;</w:t>
      </w:r>
    </w:p>
    <w:p w14:paraId="0EEE0851" w14:textId="3ACDB845" w:rsidR="006E1FB9" w:rsidRPr="00903DBA" w:rsidRDefault="006E1FB9" w:rsidP="006E1FB9">
      <w:pPr>
        <w:pStyle w:val="Code"/>
        <w:rPr>
          <w:highlight w:val="white"/>
        </w:rPr>
      </w:pPr>
      <w:r w:rsidRPr="00903DBA">
        <w:rPr>
          <w:highlight w:val="white"/>
        </w:rPr>
        <w:t xml:space="preserve">    private Type m_returnType;</w:t>
      </w:r>
    </w:p>
    <w:p w14:paraId="01230A68" w14:textId="6E4E8DC1" w:rsidR="002E2493" w:rsidRPr="00903DBA" w:rsidRDefault="00BC1BD7" w:rsidP="007B5818">
      <w:pPr>
        <w:rPr>
          <w:highlight w:val="white"/>
        </w:rPr>
      </w:pPr>
      <w:r w:rsidRPr="00903DBA">
        <w:rPr>
          <w:highlight w:val="white"/>
        </w:rPr>
        <w:t>The old-style function has name list, while the new style function has a parameter</w:t>
      </w:r>
      <w:r w:rsidR="007B5818" w:rsidRPr="00903DBA">
        <w:rPr>
          <w:highlight w:val="white"/>
        </w:rPr>
        <w:t xml:space="preserve"> list, mad</w:t>
      </w:r>
      <w:r w:rsidR="00C65118" w:rsidRPr="00903DBA">
        <w:rPr>
          <w:highlight w:val="white"/>
        </w:rPr>
        <w:t>e</w:t>
      </w:r>
      <w:r w:rsidR="007B5818" w:rsidRPr="00903DBA">
        <w:rPr>
          <w:highlight w:val="white"/>
        </w:rPr>
        <w:t xml:space="preserve"> up by name-symbol pairs.</w:t>
      </w:r>
    </w:p>
    <w:p w14:paraId="5CC1C8DE" w14:textId="77777777" w:rsidR="006E1FB9" w:rsidRPr="00903DBA" w:rsidRDefault="006E1FB9" w:rsidP="006E1FB9">
      <w:pPr>
        <w:pStyle w:val="Code"/>
        <w:rPr>
          <w:highlight w:val="white"/>
        </w:rPr>
      </w:pPr>
      <w:r w:rsidRPr="00903DBA">
        <w:rPr>
          <w:highlight w:val="white"/>
        </w:rPr>
        <w:t xml:space="preserve">    private List&lt;string&gt; m_nameList;</w:t>
      </w:r>
    </w:p>
    <w:p w14:paraId="1143C465" w14:textId="2917C901" w:rsidR="006E1FB9" w:rsidRPr="00903DBA" w:rsidRDefault="006E1FB9" w:rsidP="006E1FB9">
      <w:pPr>
        <w:pStyle w:val="Code"/>
        <w:rPr>
          <w:highlight w:val="white"/>
        </w:rPr>
      </w:pPr>
      <w:r w:rsidRPr="00903DBA">
        <w:rPr>
          <w:highlight w:val="white"/>
        </w:rPr>
        <w:t xml:space="preserve">    private List&lt;Symbol&gt; m_parameterList;</w:t>
      </w:r>
    </w:p>
    <w:p w14:paraId="37D10D67" w14:textId="38DC384A" w:rsidR="00B34C0A" w:rsidRPr="00903DBA" w:rsidRDefault="00B34C0A" w:rsidP="00B34C0A">
      <w:pPr>
        <w:rPr>
          <w:highlight w:val="white"/>
        </w:rPr>
      </w:pPr>
      <w:r w:rsidRPr="00903DBA">
        <w:rPr>
          <w:highlight w:val="white"/>
        </w:rPr>
        <w:t xml:space="preserve">The parameter list is </w:t>
      </w:r>
      <w:r w:rsidR="005870FD" w:rsidRPr="00903DBA">
        <w:rPr>
          <w:highlight w:val="white"/>
        </w:rPr>
        <w:t xml:space="preserve">transformed into </w:t>
      </w:r>
      <w:r w:rsidRPr="00903DBA">
        <w:rPr>
          <w:highlight w:val="white"/>
        </w:rPr>
        <w:t>a type list</w:t>
      </w:r>
      <w:r w:rsidR="00A93726" w:rsidRPr="00903DBA">
        <w:rPr>
          <w:highlight w:val="white"/>
        </w:rPr>
        <w:t xml:space="preserve">, </w:t>
      </w:r>
      <w:r w:rsidR="00EF2330" w:rsidRPr="00903DBA">
        <w:rPr>
          <w:highlight w:val="white"/>
        </w:rPr>
        <w:t>h</w:t>
      </w:r>
      <w:r w:rsidRPr="00903DBA">
        <w:rPr>
          <w:highlight w:val="white"/>
        </w:rPr>
        <w:t>old</w:t>
      </w:r>
      <w:r w:rsidR="00A93726" w:rsidRPr="00903DBA">
        <w:rPr>
          <w:highlight w:val="white"/>
        </w:rPr>
        <w:t>ing</w:t>
      </w:r>
      <w:r w:rsidRPr="00903DBA">
        <w:rPr>
          <w:highlight w:val="white"/>
        </w:rPr>
        <w:t xml:space="preserve"> the types of each parameter.</w:t>
      </w:r>
    </w:p>
    <w:p w14:paraId="6FD1FEB3" w14:textId="6FB2B961" w:rsidR="006E1FB9" w:rsidRPr="00903DBA" w:rsidRDefault="006E1FB9" w:rsidP="006E1FB9">
      <w:pPr>
        <w:pStyle w:val="Code"/>
        <w:rPr>
          <w:highlight w:val="white"/>
        </w:rPr>
      </w:pPr>
      <w:r w:rsidRPr="00903DBA">
        <w:rPr>
          <w:highlight w:val="white"/>
        </w:rPr>
        <w:t xml:space="preserve">    private List&lt;Type&gt; m_typeList;</w:t>
      </w:r>
    </w:p>
    <w:p w14:paraId="367EB0CE" w14:textId="3C00C767" w:rsidR="00BE37EE" w:rsidRPr="00903DBA" w:rsidRDefault="00BE37EE" w:rsidP="00BE37EE">
      <w:pPr>
        <w:rPr>
          <w:highlight w:val="white"/>
        </w:rPr>
      </w:pPr>
      <w:r w:rsidRPr="00903DBA">
        <w:rPr>
          <w:highlight w:val="white"/>
        </w:rPr>
        <w:t>Som</w:t>
      </w:r>
      <w:r w:rsidR="00E630C5" w:rsidRPr="00903DBA">
        <w:rPr>
          <w:highlight w:val="white"/>
        </w:rPr>
        <w:t>e</w:t>
      </w:r>
      <w:r w:rsidRPr="00903DBA">
        <w:rPr>
          <w:highlight w:val="white"/>
        </w:rPr>
        <w:t xml:space="preserve"> function</w:t>
      </w:r>
      <w:r w:rsidR="00A76E2C" w:rsidRPr="00903DBA">
        <w:rPr>
          <w:highlight w:val="white"/>
        </w:rPr>
        <w:t>s</w:t>
      </w:r>
      <w:r w:rsidRPr="00903DBA">
        <w:rPr>
          <w:highlight w:val="white"/>
        </w:rPr>
        <w:t xml:space="preserve">, like </w:t>
      </w:r>
      <w:r w:rsidRPr="00903DBA">
        <w:rPr>
          <w:rStyle w:val="KeyWord0"/>
          <w:highlight w:val="white"/>
        </w:rPr>
        <w:t>printf</w:t>
      </w:r>
      <w:r w:rsidRPr="00903DBA">
        <w:rPr>
          <w:highlight w:val="white"/>
        </w:rPr>
        <w:t xml:space="preserve"> and </w:t>
      </w:r>
      <w:r w:rsidRPr="00903DBA">
        <w:rPr>
          <w:rStyle w:val="KeyWord0"/>
          <w:highlight w:val="white"/>
        </w:rPr>
        <w:t>scanf</w:t>
      </w:r>
      <w:r w:rsidRPr="00903DBA">
        <w:rPr>
          <w:highlight w:val="white"/>
        </w:rPr>
        <w:t xml:space="preserve">, </w:t>
      </w:r>
      <w:r w:rsidR="00CF035C" w:rsidRPr="00903DBA">
        <w:rPr>
          <w:highlight w:val="white"/>
        </w:rPr>
        <w:t>are elliptic, which means that they can take a various number of parameters.</w:t>
      </w:r>
    </w:p>
    <w:p w14:paraId="66251914" w14:textId="77777777" w:rsidR="006E1FB9" w:rsidRPr="00903DBA" w:rsidRDefault="006E1FB9" w:rsidP="006E1FB9">
      <w:pPr>
        <w:pStyle w:val="Code"/>
        <w:rPr>
          <w:highlight w:val="white"/>
        </w:rPr>
      </w:pPr>
      <w:r w:rsidRPr="00903DBA">
        <w:rPr>
          <w:highlight w:val="white"/>
        </w:rPr>
        <w:t xml:space="preserve">    private bool m_ellipse;</w:t>
      </w:r>
    </w:p>
    <w:p w14:paraId="383FFE71" w14:textId="2CD1ABBB" w:rsidR="006E1FB9" w:rsidRPr="00903DBA" w:rsidRDefault="00CF035C" w:rsidP="00CF035C">
      <w:pPr>
        <w:rPr>
          <w:highlight w:val="white"/>
        </w:rPr>
      </w:pPr>
      <w:r w:rsidRPr="00903DBA">
        <w:rPr>
          <w:highlight w:val="white"/>
        </w:rPr>
        <w:t xml:space="preserve">The following constructor takes an old-style function. </w:t>
      </w:r>
      <w:r w:rsidR="00CC0142" w:rsidRPr="00903DBA">
        <w:rPr>
          <w:highlight w:val="white"/>
        </w:rPr>
        <w:t>The name</w:t>
      </w:r>
      <w:r w:rsidR="00A93726" w:rsidRPr="00903DBA">
        <w:rPr>
          <w:highlight w:val="white"/>
        </w:rPr>
        <w:t>s</w:t>
      </w:r>
      <w:r w:rsidR="00CC0142" w:rsidRPr="00903DBA">
        <w:rPr>
          <w:highlight w:val="white"/>
        </w:rPr>
        <w:t xml:space="preserve"> in the list must be unique</w:t>
      </w:r>
      <w:r w:rsidR="00A93726" w:rsidRPr="00903DBA">
        <w:rPr>
          <w:highlight w:val="white"/>
        </w:rPr>
        <w:t>; that is, the same name may not appear twice in the list.</w:t>
      </w:r>
    </w:p>
    <w:p w14:paraId="0A10F74A" w14:textId="77777777" w:rsidR="006E1FB9" w:rsidRPr="00903DBA" w:rsidRDefault="006E1FB9" w:rsidP="006E1FB9">
      <w:pPr>
        <w:pStyle w:val="Code"/>
        <w:rPr>
          <w:highlight w:val="white"/>
        </w:rPr>
      </w:pPr>
      <w:r w:rsidRPr="00903DBA">
        <w:rPr>
          <w:highlight w:val="white"/>
        </w:rPr>
        <w:t xml:space="preserve">    public Type(Type returnType, List&lt;string&gt; nameList) {</w:t>
      </w:r>
    </w:p>
    <w:p w14:paraId="47EB9B3D" w14:textId="77777777" w:rsidR="006E1FB9" w:rsidRPr="00903DBA" w:rsidRDefault="006E1FB9" w:rsidP="006E1FB9">
      <w:pPr>
        <w:pStyle w:val="Code"/>
        <w:rPr>
          <w:highlight w:val="white"/>
        </w:rPr>
      </w:pPr>
      <w:r w:rsidRPr="00903DBA">
        <w:rPr>
          <w:highlight w:val="white"/>
        </w:rPr>
        <w:t xml:space="preserve">      m_sort = Sort.Function;</w:t>
      </w:r>
    </w:p>
    <w:p w14:paraId="34AF4655" w14:textId="77777777" w:rsidR="006E1FB9" w:rsidRPr="00903DBA" w:rsidRDefault="006E1FB9" w:rsidP="006E1FB9">
      <w:pPr>
        <w:pStyle w:val="Code"/>
        <w:rPr>
          <w:highlight w:val="white"/>
        </w:rPr>
      </w:pPr>
      <w:r w:rsidRPr="00903DBA">
        <w:rPr>
          <w:highlight w:val="white"/>
        </w:rPr>
        <w:t xml:space="preserve">      m_functionStyle = FunctionStyle.Old;</w:t>
      </w:r>
    </w:p>
    <w:p w14:paraId="4329F62F" w14:textId="77777777" w:rsidR="006E1FB9" w:rsidRPr="00903DBA" w:rsidRDefault="006E1FB9" w:rsidP="006E1FB9">
      <w:pPr>
        <w:pStyle w:val="Code"/>
        <w:rPr>
          <w:highlight w:val="white"/>
        </w:rPr>
      </w:pPr>
      <w:r w:rsidRPr="00903DBA">
        <w:rPr>
          <w:highlight w:val="white"/>
        </w:rPr>
        <w:t xml:space="preserve">      m_returnType = returnType;</w:t>
      </w:r>
    </w:p>
    <w:p w14:paraId="3BD6319B" w14:textId="77777777" w:rsidR="006E1FB9" w:rsidRPr="00903DBA" w:rsidRDefault="006E1FB9" w:rsidP="006E1FB9">
      <w:pPr>
        <w:pStyle w:val="Code"/>
        <w:rPr>
          <w:highlight w:val="white"/>
        </w:rPr>
      </w:pPr>
      <w:r w:rsidRPr="00903DBA">
        <w:rPr>
          <w:highlight w:val="white"/>
        </w:rPr>
        <w:t xml:space="preserve">      m_nameList = nameList;</w:t>
      </w:r>
    </w:p>
    <w:p w14:paraId="2339DA8E" w14:textId="77777777" w:rsidR="006E1FB9" w:rsidRPr="00903DBA" w:rsidRDefault="006E1FB9" w:rsidP="006E1FB9">
      <w:pPr>
        <w:pStyle w:val="Code"/>
        <w:rPr>
          <w:highlight w:val="white"/>
        </w:rPr>
      </w:pPr>
      <w:r w:rsidRPr="00903DBA">
        <w:rPr>
          <w:highlight w:val="white"/>
        </w:rPr>
        <w:t xml:space="preserve">      m_parameterList = null;</w:t>
      </w:r>
    </w:p>
    <w:p w14:paraId="7D824BDB" w14:textId="77777777" w:rsidR="006E1FB9" w:rsidRPr="00903DBA" w:rsidRDefault="006E1FB9" w:rsidP="006E1FB9">
      <w:pPr>
        <w:pStyle w:val="Code"/>
        <w:rPr>
          <w:highlight w:val="white"/>
        </w:rPr>
      </w:pPr>
      <w:r w:rsidRPr="00903DBA">
        <w:rPr>
          <w:highlight w:val="white"/>
        </w:rPr>
        <w:t xml:space="preserve">      m_ellipse = false;</w:t>
      </w:r>
    </w:p>
    <w:p w14:paraId="0AA4FB56" w14:textId="5CEE4628" w:rsidR="006E1FB9" w:rsidRPr="00903DBA" w:rsidRDefault="00CC0142" w:rsidP="00CC0142">
      <w:pPr>
        <w:rPr>
          <w:highlight w:val="white"/>
        </w:rPr>
      </w:pPr>
      <w:r w:rsidRPr="00903DBA">
        <w:rPr>
          <w:highlight w:val="white"/>
        </w:rPr>
        <w:t>We add the names of the list to a set, and check that they hold the same size. If the</w:t>
      </w:r>
      <w:r w:rsidR="007011B1" w:rsidRPr="00903DBA">
        <w:rPr>
          <w:highlight w:val="white"/>
        </w:rPr>
        <w:t>y</w:t>
      </w:r>
      <w:r w:rsidRPr="00903DBA">
        <w:rPr>
          <w:highlight w:val="white"/>
        </w:rPr>
        <w:t xml:space="preserve"> do not, there is at least two names with the sam</w:t>
      </w:r>
      <w:r w:rsidR="007011B1" w:rsidRPr="00903DBA">
        <w:rPr>
          <w:highlight w:val="white"/>
        </w:rPr>
        <w:t>e</w:t>
      </w:r>
      <w:r w:rsidRPr="00903DBA">
        <w:rPr>
          <w:highlight w:val="white"/>
        </w:rPr>
        <w:t xml:space="preserve"> name, which is not allowed. </w:t>
      </w:r>
      <w:r w:rsidR="000B5BAC" w:rsidRPr="00903DBA">
        <w:rPr>
          <w:highlight w:val="white"/>
        </w:rPr>
        <w:t xml:space="preserve">If the same name is added to set twice, only the first is stored in the set, and the set </w:t>
      </w:r>
      <w:r w:rsidR="001D7AFE" w:rsidRPr="00903DBA">
        <w:rPr>
          <w:highlight w:val="white"/>
        </w:rPr>
        <w:t xml:space="preserve">will be smaller </w:t>
      </w:r>
      <w:r w:rsidR="000B5BAC" w:rsidRPr="00903DBA">
        <w:rPr>
          <w:highlight w:val="white"/>
        </w:rPr>
        <w:t>than the list.</w:t>
      </w:r>
    </w:p>
    <w:p w14:paraId="764ABF92" w14:textId="77777777" w:rsidR="006E1FB9" w:rsidRPr="00903DBA" w:rsidRDefault="006E1FB9" w:rsidP="006E1FB9">
      <w:pPr>
        <w:pStyle w:val="Code"/>
        <w:rPr>
          <w:highlight w:val="white"/>
        </w:rPr>
      </w:pPr>
      <w:r w:rsidRPr="00903DBA">
        <w:rPr>
          <w:highlight w:val="white"/>
        </w:rPr>
        <w:t xml:space="preserve">      Assert.Error(nameList.Count == new HashSet&lt;string&gt;(nameList).Count,</w:t>
      </w:r>
    </w:p>
    <w:p w14:paraId="2CA4401F" w14:textId="77777777" w:rsidR="006E1FB9" w:rsidRPr="00903DBA" w:rsidRDefault="006E1FB9" w:rsidP="006E1FB9">
      <w:pPr>
        <w:pStyle w:val="Code"/>
        <w:rPr>
          <w:highlight w:val="white"/>
        </w:rPr>
      </w:pPr>
      <w:r w:rsidRPr="00903DBA">
        <w:rPr>
          <w:highlight w:val="white"/>
        </w:rPr>
        <w:t xml:space="preserve">                   null, Message.Duplicate_name_in_parameter_list);</w:t>
      </w:r>
    </w:p>
    <w:p w14:paraId="343CB74F" w14:textId="77777777" w:rsidR="006E1FB9" w:rsidRPr="00903DBA" w:rsidRDefault="006E1FB9" w:rsidP="006E1FB9">
      <w:pPr>
        <w:pStyle w:val="Code"/>
        <w:rPr>
          <w:highlight w:val="white"/>
        </w:rPr>
      </w:pPr>
      <w:r w:rsidRPr="00903DBA">
        <w:rPr>
          <w:highlight w:val="white"/>
        </w:rPr>
        <w:t xml:space="preserve">    }</w:t>
      </w:r>
    </w:p>
    <w:p w14:paraId="18512792" w14:textId="6547B92F" w:rsidR="006E1FB9" w:rsidRPr="00903DBA" w:rsidRDefault="000B5BAC" w:rsidP="000B5BAC">
      <w:pPr>
        <w:rPr>
          <w:highlight w:val="white"/>
        </w:rPr>
      </w:pPr>
      <w:r w:rsidRPr="00903DBA">
        <w:rPr>
          <w:highlight w:val="white"/>
        </w:rPr>
        <w:t>The following construct takes a new-style function, with return type, parameter list, and ellipse status.</w:t>
      </w:r>
    </w:p>
    <w:p w14:paraId="749F578E" w14:textId="5DB59917" w:rsidR="00747851" w:rsidRPr="00903DBA" w:rsidRDefault="006E1FB9" w:rsidP="006E1FB9">
      <w:pPr>
        <w:pStyle w:val="Code"/>
        <w:rPr>
          <w:highlight w:val="white"/>
        </w:rPr>
      </w:pPr>
      <w:r w:rsidRPr="00903DBA">
        <w:rPr>
          <w:highlight w:val="white"/>
        </w:rPr>
        <w:t xml:space="preserve">    public Type(Type returnType, List&lt;</w:t>
      </w:r>
      <w:r w:rsidR="00225A69" w:rsidRPr="00903DBA">
        <w:rPr>
          <w:highlight w:val="white"/>
        </w:rPr>
        <w:t xml:space="preserve"> </w:t>
      </w:r>
      <w:r w:rsidRPr="00903DBA">
        <w:rPr>
          <w:highlight w:val="white"/>
        </w:rPr>
        <w:t>Symbol&gt; parameterList,</w:t>
      </w:r>
    </w:p>
    <w:p w14:paraId="7C67C5A8" w14:textId="3BAB0518" w:rsidR="006E1FB9" w:rsidRPr="00903DBA" w:rsidRDefault="00747851" w:rsidP="006E1FB9">
      <w:pPr>
        <w:pStyle w:val="Code"/>
        <w:rPr>
          <w:highlight w:val="white"/>
        </w:rPr>
      </w:pPr>
      <w:r w:rsidRPr="00903DBA">
        <w:rPr>
          <w:highlight w:val="white"/>
        </w:rPr>
        <w:t xml:space="preserve">             </w:t>
      </w:r>
      <w:r w:rsidR="006E1FB9" w:rsidRPr="00903DBA">
        <w:rPr>
          <w:highlight w:val="white"/>
        </w:rPr>
        <w:t xml:space="preserve"> </w:t>
      </w:r>
      <w:r w:rsidRPr="00903DBA">
        <w:rPr>
          <w:highlight w:val="white"/>
        </w:rPr>
        <w:t xml:space="preserve">  </w:t>
      </w:r>
      <w:r w:rsidR="006E1FB9" w:rsidRPr="00903DBA">
        <w:rPr>
          <w:highlight w:val="white"/>
        </w:rPr>
        <w:t>bool ellipse) {</w:t>
      </w:r>
    </w:p>
    <w:p w14:paraId="3416B205" w14:textId="77777777" w:rsidR="006E1FB9" w:rsidRPr="00903DBA" w:rsidRDefault="006E1FB9" w:rsidP="006E1FB9">
      <w:pPr>
        <w:pStyle w:val="Code"/>
        <w:rPr>
          <w:highlight w:val="white"/>
        </w:rPr>
      </w:pPr>
      <w:r w:rsidRPr="00903DBA">
        <w:rPr>
          <w:highlight w:val="white"/>
        </w:rPr>
        <w:t xml:space="preserve">      m_sort = Sort.Function;</w:t>
      </w:r>
    </w:p>
    <w:p w14:paraId="65B84A8C" w14:textId="77777777" w:rsidR="006E1FB9" w:rsidRPr="00903DBA" w:rsidRDefault="006E1FB9" w:rsidP="006E1FB9">
      <w:pPr>
        <w:pStyle w:val="Code"/>
        <w:rPr>
          <w:highlight w:val="white"/>
        </w:rPr>
      </w:pPr>
      <w:r w:rsidRPr="00903DBA">
        <w:rPr>
          <w:highlight w:val="white"/>
        </w:rPr>
        <w:t xml:space="preserve">      m_functionStyle = FunctionStyle.New;</w:t>
      </w:r>
    </w:p>
    <w:p w14:paraId="6A10C9CE" w14:textId="77777777" w:rsidR="006E1FB9" w:rsidRPr="00903DBA" w:rsidRDefault="006E1FB9" w:rsidP="006E1FB9">
      <w:pPr>
        <w:pStyle w:val="Code"/>
        <w:rPr>
          <w:highlight w:val="white"/>
        </w:rPr>
      </w:pPr>
      <w:r w:rsidRPr="00903DBA">
        <w:rPr>
          <w:highlight w:val="white"/>
        </w:rPr>
        <w:t xml:space="preserve">      m_returnType = returnType;</w:t>
      </w:r>
    </w:p>
    <w:p w14:paraId="211AC1B9" w14:textId="77777777" w:rsidR="006E1FB9" w:rsidRPr="00903DBA" w:rsidRDefault="006E1FB9" w:rsidP="006E1FB9">
      <w:pPr>
        <w:pStyle w:val="Code"/>
        <w:rPr>
          <w:highlight w:val="white"/>
        </w:rPr>
      </w:pPr>
      <w:r w:rsidRPr="00903DBA">
        <w:rPr>
          <w:highlight w:val="white"/>
        </w:rPr>
        <w:t xml:space="preserve">      m_nameList = null;</w:t>
      </w:r>
    </w:p>
    <w:p w14:paraId="1A86A08A" w14:textId="77777777" w:rsidR="006E1FB9" w:rsidRPr="00903DBA" w:rsidRDefault="006E1FB9" w:rsidP="006E1FB9">
      <w:pPr>
        <w:pStyle w:val="Code"/>
        <w:rPr>
          <w:highlight w:val="white"/>
        </w:rPr>
      </w:pPr>
      <w:r w:rsidRPr="00903DBA">
        <w:rPr>
          <w:highlight w:val="white"/>
        </w:rPr>
        <w:t xml:space="preserve">      m_parameterList = parameterList;</w:t>
      </w:r>
    </w:p>
    <w:p w14:paraId="39C988CD" w14:textId="77777777" w:rsidR="006E1FB9" w:rsidRPr="00903DBA" w:rsidRDefault="006E1FB9" w:rsidP="006E1FB9">
      <w:pPr>
        <w:pStyle w:val="Code"/>
        <w:rPr>
          <w:highlight w:val="white"/>
        </w:rPr>
      </w:pPr>
      <w:r w:rsidRPr="00903DBA">
        <w:rPr>
          <w:highlight w:val="white"/>
        </w:rPr>
        <w:lastRenderedPageBreak/>
        <w:t xml:space="preserve">      m_ellipse = ellipse;</w:t>
      </w:r>
    </w:p>
    <w:p w14:paraId="039202EF" w14:textId="77777777" w:rsidR="006E1FB9" w:rsidRPr="00903DBA" w:rsidRDefault="006E1FB9" w:rsidP="006E1FB9">
      <w:pPr>
        <w:pStyle w:val="Code"/>
        <w:rPr>
          <w:highlight w:val="white"/>
        </w:rPr>
      </w:pPr>
      <w:r w:rsidRPr="00903DBA">
        <w:rPr>
          <w:highlight w:val="white"/>
        </w:rPr>
        <w:t xml:space="preserve">      m_typeList = null;</w:t>
      </w:r>
    </w:p>
    <w:p w14:paraId="138731DD" w14:textId="67C3BDF6" w:rsidR="006E1FB9" w:rsidRPr="00903DBA" w:rsidRDefault="008D7B66" w:rsidP="008D7B66">
      <w:pPr>
        <w:rPr>
          <w:highlight w:val="white"/>
        </w:rPr>
      </w:pPr>
      <w:r w:rsidRPr="00903DBA">
        <w:rPr>
          <w:highlight w:val="white"/>
        </w:rPr>
        <w:t xml:space="preserve">If the parameter list is not null, </w:t>
      </w:r>
      <w:r w:rsidR="005D50C9" w:rsidRPr="00903DBA">
        <w:rPr>
          <w:highlight w:val="white"/>
        </w:rPr>
        <w:t>we iterate through it and add the types to the type list. If the parameter list is null, the type list also becomes null. In that case the function lacks a parameter list and</w:t>
      </w:r>
      <w:r w:rsidR="008E1FA3" w:rsidRPr="00903DBA">
        <w:rPr>
          <w:highlight w:val="white"/>
        </w:rPr>
        <w:t xml:space="preserve">, when called, </w:t>
      </w:r>
      <w:r w:rsidR="00C52057" w:rsidRPr="00903DBA">
        <w:rPr>
          <w:highlight w:val="white"/>
        </w:rPr>
        <w:t>accepts all arguments.</w:t>
      </w:r>
    </w:p>
    <w:p w14:paraId="4490B71D" w14:textId="77777777" w:rsidR="006E1FB9" w:rsidRPr="00903DBA" w:rsidRDefault="006E1FB9" w:rsidP="006E1FB9">
      <w:pPr>
        <w:pStyle w:val="Code"/>
        <w:rPr>
          <w:highlight w:val="white"/>
        </w:rPr>
      </w:pPr>
      <w:r w:rsidRPr="00903DBA">
        <w:rPr>
          <w:highlight w:val="white"/>
        </w:rPr>
        <w:t xml:space="preserve">      if (parameterList != null) {</w:t>
      </w:r>
    </w:p>
    <w:p w14:paraId="7ECDA67A" w14:textId="77777777" w:rsidR="006E1FB9" w:rsidRPr="00903DBA" w:rsidRDefault="006E1FB9" w:rsidP="006E1FB9">
      <w:pPr>
        <w:pStyle w:val="Code"/>
        <w:rPr>
          <w:highlight w:val="white"/>
        </w:rPr>
      </w:pPr>
      <w:r w:rsidRPr="00903DBA">
        <w:rPr>
          <w:highlight w:val="white"/>
        </w:rPr>
        <w:t xml:space="preserve">        m_typeList = new List&lt;Type&gt;();</w:t>
      </w:r>
    </w:p>
    <w:p w14:paraId="32789972" w14:textId="77777777" w:rsidR="006E1FB9" w:rsidRPr="00903DBA" w:rsidRDefault="006E1FB9" w:rsidP="006E1FB9">
      <w:pPr>
        <w:pStyle w:val="Code"/>
        <w:rPr>
          <w:highlight w:val="white"/>
        </w:rPr>
      </w:pPr>
    </w:p>
    <w:p w14:paraId="57A37F75" w14:textId="6D05D25B" w:rsidR="006E1FB9" w:rsidRPr="00903DBA" w:rsidRDefault="006E1FB9" w:rsidP="006E1FB9">
      <w:pPr>
        <w:pStyle w:val="Code"/>
        <w:rPr>
          <w:highlight w:val="white"/>
        </w:rPr>
      </w:pPr>
      <w:r w:rsidRPr="00903DBA">
        <w:rPr>
          <w:highlight w:val="white"/>
        </w:rPr>
        <w:t xml:space="preserve">        foreach (Symbol </w:t>
      </w:r>
      <w:r w:rsidR="00225A69" w:rsidRPr="00903DBA">
        <w:rPr>
          <w:highlight w:val="white"/>
        </w:rPr>
        <w:t>symbol</w:t>
      </w:r>
      <w:r w:rsidRPr="00903DBA">
        <w:rPr>
          <w:highlight w:val="white"/>
        </w:rPr>
        <w:t xml:space="preserve"> in parameterList) {</w:t>
      </w:r>
    </w:p>
    <w:p w14:paraId="365D8B90" w14:textId="466B6D4A" w:rsidR="006E1FB9" w:rsidRPr="00903DBA" w:rsidRDefault="006E1FB9" w:rsidP="006E1FB9">
      <w:pPr>
        <w:pStyle w:val="Code"/>
        <w:rPr>
          <w:highlight w:val="white"/>
        </w:rPr>
      </w:pPr>
      <w:r w:rsidRPr="00903DBA">
        <w:rPr>
          <w:highlight w:val="white"/>
        </w:rPr>
        <w:t xml:space="preserve">          m_typeList.Add(</w:t>
      </w:r>
      <w:r w:rsidR="00225A69" w:rsidRPr="00903DBA">
        <w:rPr>
          <w:highlight w:val="white"/>
        </w:rPr>
        <w:t>symbol</w:t>
      </w:r>
      <w:r w:rsidRPr="00903DBA">
        <w:rPr>
          <w:highlight w:val="white"/>
        </w:rPr>
        <w:t>.Type);</w:t>
      </w:r>
    </w:p>
    <w:p w14:paraId="3DBFE7E8" w14:textId="77777777" w:rsidR="006E1FB9" w:rsidRPr="00903DBA" w:rsidRDefault="006E1FB9" w:rsidP="006E1FB9">
      <w:pPr>
        <w:pStyle w:val="Code"/>
        <w:rPr>
          <w:highlight w:val="white"/>
        </w:rPr>
      </w:pPr>
      <w:r w:rsidRPr="00903DBA">
        <w:rPr>
          <w:highlight w:val="white"/>
        </w:rPr>
        <w:t xml:space="preserve">        }</w:t>
      </w:r>
    </w:p>
    <w:p w14:paraId="06308BE5" w14:textId="77777777" w:rsidR="006E1FB9" w:rsidRPr="00903DBA" w:rsidRDefault="006E1FB9" w:rsidP="006E1FB9">
      <w:pPr>
        <w:pStyle w:val="Code"/>
        <w:rPr>
          <w:highlight w:val="white"/>
        </w:rPr>
      </w:pPr>
      <w:r w:rsidRPr="00903DBA">
        <w:rPr>
          <w:highlight w:val="white"/>
        </w:rPr>
        <w:t xml:space="preserve">      }</w:t>
      </w:r>
    </w:p>
    <w:p w14:paraId="0F739727" w14:textId="77777777" w:rsidR="006E1FB9" w:rsidRPr="00903DBA" w:rsidRDefault="006E1FB9" w:rsidP="006E1FB9">
      <w:pPr>
        <w:pStyle w:val="Code"/>
        <w:rPr>
          <w:highlight w:val="white"/>
        </w:rPr>
      </w:pPr>
      <w:r w:rsidRPr="00903DBA">
        <w:rPr>
          <w:highlight w:val="white"/>
        </w:rPr>
        <w:t xml:space="preserve">    }</w:t>
      </w:r>
    </w:p>
    <w:p w14:paraId="607A672B" w14:textId="77777777" w:rsidR="006E1FB9" w:rsidRPr="00903DBA" w:rsidRDefault="006E1FB9" w:rsidP="006E1FB9">
      <w:pPr>
        <w:pStyle w:val="Code"/>
        <w:rPr>
          <w:highlight w:val="white"/>
        </w:rPr>
      </w:pPr>
    </w:p>
    <w:p w14:paraId="52D4B8B5" w14:textId="77777777" w:rsidR="006E1FB9" w:rsidRPr="00903DBA" w:rsidRDefault="006E1FB9" w:rsidP="006E1FB9">
      <w:pPr>
        <w:pStyle w:val="Code"/>
        <w:rPr>
          <w:highlight w:val="white"/>
        </w:rPr>
      </w:pPr>
      <w:r w:rsidRPr="00903DBA">
        <w:rPr>
          <w:highlight w:val="white"/>
        </w:rPr>
        <w:t xml:space="preserve">    public FunctionStyle Style {</w:t>
      </w:r>
    </w:p>
    <w:p w14:paraId="45BEDAA9" w14:textId="77777777" w:rsidR="006E1FB9" w:rsidRPr="00903DBA" w:rsidRDefault="006E1FB9" w:rsidP="006E1FB9">
      <w:pPr>
        <w:pStyle w:val="Code"/>
        <w:rPr>
          <w:highlight w:val="white"/>
        </w:rPr>
      </w:pPr>
      <w:r w:rsidRPr="00903DBA">
        <w:rPr>
          <w:highlight w:val="white"/>
        </w:rPr>
        <w:t xml:space="preserve">      get { return m_functionStyle; }</w:t>
      </w:r>
    </w:p>
    <w:p w14:paraId="45D7563E" w14:textId="77777777" w:rsidR="006E1FB9" w:rsidRPr="00903DBA" w:rsidRDefault="006E1FB9" w:rsidP="006E1FB9">
      <w:pPr>
        <w:pStyle w:val="Code"/>
        <w:rPr>
          <w:highlight w:val="white"/>
        </w:rPr>
      </w:pPr>
      <w:r w:rsidRPr="00903DBA">
        <w:rPr>
          <w:highlight w:val="white"/>
        </w:rPr>
        <w:t xml:space="preserve">    }</w:t>
      </w:r>
    </w:p>
    <w:p w14:paraId="711461FC" w14:textId="77777777" w:rsidR="006E1FB9" w:rsidRPr="00903DBA" w:rsidRDefault="006E1FB9" w:rsidP="006E1FB9">
      <w:pPr>
        <w:pStyle w:val="Code"/>
        <w:rPr>
          <w:highlight w:val="white"/>
        </w:rPr>
      </w:pPr>
    </w:p>
    <w:p w14:paraId="35FFFC1B" w14:textId="77777777" w:rsidR="006E1FB9" w:rsidRPr="00903DBA" w:rsidRDefault="006E1FB9" w:rsidP="006E1FB9">
      <w:pPr>
        <w:pStyle w:val="Code"/>
        <w:rPr>
          <w:highlight w:val="white"/>
        </w:rPr>
      </w:pPr>
      <w:r w:rsidRPr="00903DBA">
        <w:rPr>
          <w:highlight w:val="white"/>
        </w:rPr>
        <w:t xml:space="preserve">    public List&lt;string&gt; NameList {</w:t>
      </w:r>
    </w:p>
    <w:p w14:paraId="38775F84" w14:textId="77777777" w:rsidR="006E1FB9" w:rsidRPr="00903DBA" w:rsidRDefault="006E1FB9" w:rsidP="006E1FB9">
      <w:pPr>
        <w:pStyle w:val="Code"/>
        <w:rPr>
          <w:highlight w:val="white"/>
        </w:rPr>
      </w:pPr>
      <w:r w:rsidRPr="00903DBA">
        <w:rPr>
          <w:highlight w:val="white"/>
        </w:rPr>
        <w:t xml:space="preserve">      get { return m_nameList; }</w:t>
      </w:r>
    </w:p>
    <w:p w14:paraId="56981E46" w14:textId="77777777" w:rsidR="006E1FB9" w:rsidRPr="00903DBA" w:rsidRDefault="006E1FB9" w:rsidP="006E1FB9">
      <w:pPr>
        <w:pStyle w:val="Code"/>
        <w:rPr>
          <w:highlight w:val="white"/>
        </w:rPr>
      </w:pPr>
      <w:r w:rsidRPr="00903DBA">
        <w:rPr>
          <w:highlight w:val="white"/>
        </w:rPr>
        <w:t xml:space="preserve">    }</w:t>
      </w:r>
    </w:p>
    <w:p w14:paraId="24CE3CAC" w14:textId="77777777" w:rsidR="006E1FB9" w:rsidRPr="00903DBA" w:rsidRDefault="006E1FB9" w:rsidP="006E1FB9">
      <w:pPr>
        <w:pStyle w:val="Code"/>
        <w:rPr>
          <w:highlight w:val="white"/>
        </w:rPr>
      </w:pPr>
    </w:p>
    <w:p w14:paraId="16FA52C7" w14:textId="543C41C4" w:rsidR="006E1FB9" w:rsidRPr="00903DBA" w:rsidRDefault="006E1FB9" w:rsidP="006E1FB9">
      <w:pPr>
        <w:pStyle w:val="Code"/>
        <w:rPr>
          <w:highlight w:val="white"/>
        </w:rPr>
      </w:pPr>
      <w:r w:rsidRPr="00903DBA">
        <w:rPr>
          <w:highlight w:val="white"/>
        </w:rPr>
        <w:t xml:space="preserve">    public List&lt;Symbol&gt; ParameterList {</w:t>
      </w:r>
    </w:p>
    <w:p w14:paraId="1C4649ED" w14:textId="77777777" w:rsidR="006E1FB9" w:rsidRPr="00903DBA" w:rsidRDefault="006E1FB9" w:rsidP="006E1FB9">
      <w:pPr>
        <w:pStyle w:val="Code"/>
        <w:rPr>
          <w:highlight w:val="white"/>
        </w:rPr>
      </w:pPr>
      <w:r w:rsidRPr="00903DBA">
        <w:rPr>
          <w:highlight w:val="white"/>
        </w:rPr>
        <w:t xml:space="preserve">      get { return m_parameterList; }</w:t>
      </w:r>
    </w:p>
    <w:p w14:paraId="4F8ED453" w14:textId="77777777" w:rsidR="006E1FB9" w:rsidRPr="00903DBA" w:rsidRDefault="006E1FB9" w:rsidP="006E1FB9">
      <w:pPr>
        <w:pStyle w:val="Code"/>
        <w:rPr>
          <w:highlight w:val="white"/>
        </w:rPr>
      </w:pPr>
      <w:r w:rsidRPr="00903DBA">
        <w:rPr>
          <w:highlight w:val="white"/>
        </w:rPr>
        <w:t xml:space="preserve">    }</w:t>
      </w:r>
    </w:p>
    <w:p w14:paraId="35745C14" w14:textId="77777777" w:rsidR="006E1FB9" w:rsidRPr="00903DBA" w:rsidRDefault="006E1FB9" w:rsidP="006E1FB9">
      <w:pPr>
        <w:pStyle w:val="Code"/>
        <w:rPr>
          <w:highlight w:val="white"/>
        </w:rPr>
      </w:pPr>
    </w:p>
    <w:p w14:paraId="4BFD42A2" w14:textId="77777777" w:rsidR="006E1FB9" w:rsidRPr="00903DBA" w:rsidRDefault="006E1FB9" w:rsidP="006E1FB9">
      <w:pPr>
        <w:pStyle w:val="Code"/>
        <w:rPr>
          <w:highlight w:val="white"/>
        </w:rPr>
      </w:pPr>
      <w:r w:rsidRPr="00903DBA">
        <w:rPr>
          <w:highlight w:val="white"/>
        </w:rPr>
        <w:t xml:space="preserve">    public List&lt;Type&gt; TypeList {</w:t>
      </w:r>
    </w:p>
    <w:p w14:paraId="4DF212BF" w14:textId="77777777" w:rsidR="006E1FB9" w:rsidRPr="00903DBA" w:rsidRDefault="006E1FB9" w:rsidP="006E1FB9">
      <w:pPr>
        <w:pStyle w:val="Code"/>
        <w:rPr>
          <w:highlight w:val="white"/>
        </w:rPr>
      </w:pPr>
      <w:r w:rsidRPr="00903DBA">
        <w:rPr>
          <w:highlight w:val="white"/>
        </w:rPr>
        <w:t xml:space="preserve">      get { return m_typeList; }</w:t>
      </w:r>
    </w:p>
    <w:p w14:paraId="5AC617AE" w14:textId="77777777" w:rsidR="006E1FB9" w:rsidRPr="00903DBA" w:rsidRDefault="006E1FB9" w:rsidP="006E1FB9">
      <w:pPr>
        <w:pStyle w:val="Code"/>
        <w:rPr>
          <w:highlight w:val="white"/>
        </w:rPr>
      </w:pPr>
      <w:r w:rsidRPr="00903DBA">
        <w:rPr>
          <w:highlight w:val="white"/>
        </w:rPr>
        <w:t xml:space="preserve">    }</w:t>
      </w:r>
    </w:p>
    <w:p w14:paraId="7C87566F" w14:textId="77777777" w:rsidR="006E1FB9" w:rsidRPr="00903DBA" w:rsidRDefault="006E1FB9" w:rsidP="006E1FB9">
      <w:pPr>
        <w:pStyle w:val="Code"/>
        <w:rPr>
          <w:highlight w:val="white"/>
        </w:rPr>
      </w:pPr>
    </w:p>
    <w:p w14:paraId="6F0BD390" w14:textId="77777777" w:rsidR="006E1FB9" w:rsidRPr="00903DBA" w:rsidRDefault="006E1FB9" w:rsidP="006E1FB9">
      <w:pPr>
        <w:pStyle w:val="Code"/>
        <w:rPr>
          <w:highlight w:val="white"/>
        </w:rPr>
      </w:pPr>
      <w:r w:rsidRPr="00903DBA">
        <w:rPr>
          <w:highlight w:val="white"/>
        </w:rPr>
        <w:t xml:space="preserve">    public Type ReturnType {</w:t>
      </w:r>
    </w:p>
    <w:p w14:paraId="33C0233D" w14:textId="77777777" w:rsidR="006E1FB9" w:rsidRPr="00903DBA" w:rsidRDefault="006E1FB9" w:rsidP="006E1FB9">
      <w:pPr>
        <w:pStyle w:val="Code"/>
        <w:rPr>
          <w:highlight w:val="white"/>
        </w:rPr>
      </w:pPr>
      <w:r w:rsidRPr="00903DBA">
        <w:rPr>
          <w:highlight w:val="white"/>
        </w:rPr>
        <w:t xml:space="preserve">      get { return m_returnType; }</w:t>
      </w:r>
    </w:p>
    <w:p w14:paraId="6D14B299" w14:textId="77777777" w:rsidR="006E1FB9" w:rsidRPr="00903DBA" w:rsidRDefault="006E1FB9" w:rsidP="006E1FB9">
      <w:pPr>
        <w:pStyle w:val="Code"/>
        <w:rPr>
          <w:highlight w:val="white"/>
        </w:rPr>
      </w:pPr>
      <w:r w:rsidRPr="00903DBA">
        <w:rPr>
          <w:highlight w:val="white"/>
        </w:rPr>
        <w:t xml:space="preserve">      set { m_returnType = value; }</w:t>
      </w:r>
    </w:p>
    <w:p w14:paraId="4E1496CF" w14:textId="77777777" w:rsidR="006E1FB9" w:rsidRPr="00903DBA" w:rsidRDefault="006E1FB9" w:rsidP="006E1FB9">
      <w:pPr>
        <w:pStyle w:val="Code"/>
        <w:rPr>
          <w:highlight w:val="white"/>
        </w:rPr>
      </w:pPr>
      <w:r w:rsidRPr="00903DBA">
        <w:rPr>
          <w:highlight w:val="white"/>
        </w:rPr>
        <w:t xml:space="preserve">    }</w:t>
      </w:r>
    </w:p>
    <w:p w14:paraId="06EA6D87" w14:textId="77777777" w:rsidR="006E1FB9" w:rsidRPr="00903DBA" w:rsidRDefault="006E1FB9" w:rsidP="006E1FB9">
      <w:pPr>
        <w:pStyle w:val="Code"/>
        <w:rPr>
          <w:highlight w:val="white"/>
        </w:rPr>
      </w:pPr>
    </w:p>
    <w:p w14:paraId="6A787DDA" w14:textId="77777777" w:rsidR="006E1FB9" w:rsidRPr="00903DBA" w:rsidRDefault="006E1FB9" w:rsidP="006E1FB9">
      <w:pPr>
        <w:pStyle w:val="Code"/>
        <w:rPr>
          <w:highlight w:val="white"/>
        </w:rPr>
      </w:pPr>
      <w:r w:rsidRPr="00903DBA">
        <w:rPr>
          <w:highlight w:val="white"/>
        </w:rPr>
        <w:t xml:space="preserve">    public bool IsEllipse() {</w:t>
      </w:r>
    </w:p>
    <w:p w14:paraId="2B80FBAC" w14:textId="77777777" w:rsidR="006E1FB9" w:rsidRPr="00903DBA" w:rsidRDefault="006E1FB9" w:rsidP="006E1FB9">
      <w:pPr>
        <w:pStyle w:val="Code"/>
        <w:rPr>
          <w:highlight w:val="white"/>
        </w:rPr>
      </w:pPr>
      <w:r w:rsidRPr="00903DBA">
        <w:rPr>
          <w:highlight w:val="white"/>
        </w:rPr>
        <w:t xml:space="preserve">      return m_ellipse;</w:t>
      </w:r>
    </w:p>
    <w:p w14:paraId="0E43C968" w14:textId="77777777" w:rsidR="006E1FB9" w:rsidRPr="00903DBA" w:rsidRDefault="006E1FB9" w:rsidP="006E1FB9">
      <w:pPr>
        <w:pStyle w:val="Code"/>
        <w:rPr>
          <w:highlight w:val="white"/>
        </w:rPr>
      </w:pPr>
      <w:r w:rsidRPr="00903DBA">
        <w:rPr>
          <w:highlight w:val="white"/>
        </w:rPr>
        <w:t xml:space="preserve">    }</w:t>
      </w:r>
    </w:p>
    <w:p w14:paraId="59925F0A" w14:textId="77777777" w:rsidR="006E1FB9" w:rsidRPr="00903DBA" w:rsidRDefault="006E1FB9" w:rsidP="006E1FB9">
      <w:pPr>
        <w:pStyle w:val="Code"/>
        <w:rPr>
          <w:highlight w:val="white"/>
        </w:rPr>
      </w:pPr>
    </w:p>
    <w:p w14:paraId="288BBCA7" w14:textId="2B21E0FC" w:rsidR="00117AB0" w:rsidRPr="00903DBA" w:rsidRDefault="00117AB0" w:rsidP="00117AB0">
      <w:pPr>
        <w:rPr>
          <w:color w:val="auto"/>
        </w:rPr>
      </w:pPr>
      <w:r w:rsidRPr="00903DBA">
        <w:t>A struct and union takes a list of symbols</w:t>
      </w:r>
      <w:r w:rsidR="004B7EF8" w:rsidRPr="00903DBA">
        <w:t>.</w:t>
      </w:r>
      <w:r w:rsidRPr="00903DBA">
        <w:t xml:space="preserve"> A struct or union is </w:t>
      </w:r>
      <w:r w:rsidRPr="00903DBA">
        <w:rPr>
          <w:rStyle w:val="KeyWord0"/>
        </w:rPr>
        <w:t>tagged</w:t>
      </w:r>
      <w:r w:rsidRPr="00903DBA">
        <w:t xml:space="preserve"> i</w:t>
      </w:r>
      <w:r w:rsidR="004B7EF8" w:rsidRPr="00903DBA">
        <w:t>f</w:t>
      </w:r>
      <w:r w:rsidRPr="00903DBA">
        <w:t xml:space="preserve"> is given a name:</w:t>
      </w:r>
    </w:p>
    <w:tbl>
      <w:tblPr>
        <w:tblStyle w:val="Tabellrutnt"/>
        <w:tblW w:w="0" w:type="auto"/>
        <w:tblLook w:val="04A0" w:firstRow="1" w:lastRow="0" w:firstColumn="1" w:lastColumn="0" w:noHBand="0" w:noVBand="1"/>
      </w:tblPr>
      <w:tblGrid>
        <w:gridCol w:w="4675"/>
        <w:gridCol w:w="4675"/>
      </w:tblGrid>
      <w:tr w:rsidR="00117AB0" w:rsidRPr="00903DBA" w14:paraId="1A933E51" w14:textId="77777777" w:rsidTr="00117AB0">
        <w:tc>
          <w:tcPr>
            <w:tcW w:w="4675" w:type="dxa"/>
            <w:tcBorders>
              <w:top w:val="nil"/>
              <w:left w:val="nil"/>
              <w:bottom w:val="nil"/>
              <w:right w:val="nil"/>
            </w:tcBorders>
            <w:hideMark/>
          </w:tcPr>
          <w:p w14:paraId="13D12B3C" w14:textId="77777777" w:rsidR="00117AB0" w:rsidRPr="00903DBA" w:rsidRDefault="00117AB0">
            <w:pPr>
              <w:pStyle w:val="Code"/>
            </w:pPr>
            <w:r w:rsidRPr="00903DBA">
              <w:t>struct {</w:t>
            </w:r>
          </w:p>
          <w:p w14:paraId="5A746B18" w14:textId="77777777" w:rsidR="00117AB0" w:rsidRPr="00903DBA" w:rsidRDefault="00117AB0">
            <w:pPr>
              <w:pStyle w:val="Code"/>
            </w:pPr>
            <w:r w:rsidRPr="00903DBA">
              <w:t xml:space="preserve">  int a, b;</w:t>
            </w:r>
          </w:p>
          <w:p w14:paraId="3F3D70CE" w14:textId="77777777" w:rsidR="00117AB0" w:rsidRPr="00903DBA" w:rsidRDefault="00117AB0">
            <w:pPr>
              <w:pStyle w:val="Code"/>
            </w:pPr>
            <w:r w:rsidRPr="00903DBA">
              <w:t>};</w:t>
            </w:r>
          </w:p>
        </w:tc>
        <w:tc>
          <w:tcPr>
            <w:tcW w:w="4675" w:type="dxa"/>
            <w:tcBorders>
              <w:top w:val="nil"/>
              <w:left w:val="nil"/>
              <w:bottom w:val="nil"/>
              <w:right w:val="nil"/>
            </w:tcBorders>
            <w:hideMark/>
          </w:tcPr>
          <w:p w14:paraId="331D56B1" w14:textId="77777777" w:rsidR="00117AB0" w:rsidRPr="00903DBA" w:rsidRDefault="00117AB0">
            <w:pPr>
              <w:pStyle w:val="Code"/>
            </w:pPr>
            <w:r w:rsidRPr="00903DBA">
              <w:t>struct s {</w:t>
            </w:r>
          </w:p>
          <w:p w14:paraId="0793A590" w14:textId="77777777" w:rsidR="00117AB0" w:rsidRPr="00903DBA" w:rsidRDefault="00117AB0">
            <w:pPr>
              <w:pStyle w:val="Code"/>
            </w:pPr>
            <w:r w:rsidRPr="00903DBA">
              <w:t xml:space="preserve">  int a, b;</w:t>
            </w:r>
          </w:p>
          <w:p w14:paraId="46432FF2" w14:textId="77777777" w:rsidR="00117AB0" w:rsidRPr="00903DBA" w:rsidRDefault="00117AB0">
            <w:pPr>
              <w:pStyle w:val="Code"/>
            </w:pPr>
            <w:r w:rsidRPr="00903DBA">
              <w:t>};</w:t>
            </w:r>
          </w:p>
        </w:tc>
      </w:tr>
      <w:tr w:rsidR="00117AB0" w:rsidRPr="00903DBA" w14:paraId="692BAC11" w14:textId="77777777" w:rsidTr="00117AB0">
        <w:tc>
          <w:tcPr>
            <w:tcW w:w="4675" w:type="dxa"/>
            <w:tcBorders>
              <w:top w:val="nil"/>
              <w:left w:val="nil"/>
              <w:bottom w:val="nil"/>
              <w:right w:val="nil"/>
            </w:tcBorders>
            <w:hideMark/>
          </w:tcPr>
          <w:p w14:paraId="1DCA7661" w14:textId="77777777" w:rsidR="00117AB0" w:rsidRPr="00903DBA" w:rsidRDefault="00117AB0">
            <w:r w:rsidRPr="00903DBA">
              <w:t>(a) An untagged struct</w:t>
            </w:r>
          </w:p>
        </w:tc>
        <w:tc>
          <w:tcPr>
            <w:tcW w:w="4675" w:type="dxa"/>
            <w:tcBorders>
              <w:top w:val="nil"/>
              <w:left w:val="nil"/>
              <w:bottom w:val="nil"/>
              <w:right w:val="nil"/>
            </w:tcBorders>
            <w:hideMark/>
          </w:tcPr>
          <w:p w14:paraId="7B2C2F9E" w14:textId="507A6165" w:rsidR="00117AB0" w:rsidRPr="00903DBA" w:rsidRDefault="00117AB0">
            <w:r w:rsidRPr="00903DBA">
              <w:t xml:space="preserve">(b) A struct tagged with the name </w:t>
            </w:r>
            <w:r w:rsidR="00707457" w:rsidRPr="00903DBA">
              <w:rPr>
                <w:rStyle w:val="KeyWord0"/>
              </w:rPr>
              <w:t>s</w:t>
            </w:r>
          </w:p>
        </w:tc>
      </w:tr>
    </w:tbl>
    <w:p w14:paraId="67DD76EA" w14:textId="1B5A5E14" w:rsidR="00752124" w:rsidRPr="00903DBA" w:rsidRDefault="00097F16" w:rsidP="0028684D">
      <w:r w:rsidRPr="00903DBA">
        <w:t>A struct or union definition can be meaningful or meaningless.</w:t>
      </w:r>
      <w:r w:rsidR="00752124" w:rsidRPr="00903DBA">
        <w:t xml:space="preserve"> The </w:t>
      </w:r>
      <w:r w:rsidR="006240E7" w:rsidRPr="00903DBA">
        <w:t>declaration</w:t>
      </w:r>
      <w:r w:rsidR="00752124" w:rsidRPr="00903DBA">
        <w:t xml:space="preserve"> </w:t>
      </w:r>
      <w:r w:rsidR="0028684D" w:rsidRPr="00903DBA">
        <w:rPr>
          <w:rStyle w:val="KeyWord0"/>
        </w:rPr>
        <w:t>struct s {int i;};</w:t>
      </w:r>
      <w:r w:rsidR="0028684D" w:rsidRPr="00903DBA">
        <w:t xml:space="preserve"> </w:t>
      </w:r>
      <w:r w:rsidR="00752124" w:rsidRPr="00903DBA">
        <w:t xml:space="preserve">is meaningful, since </w:t>
      </w:r>
      <w:r w:rsidR="00752124" w:rsidRPr="00903DBA">
        <w:rPr>
          <w:rStyle w:val="KeyWord0"/>
        </w:rPr>
        <w:t>s</w:t>
      </w:r>
      <w:r w:rsidR="00752124" w:rsidRPr="00903DBA">
        <w:t xml:space="preserve"> can later be used to define variables.</w:t>
      </w:r>
      <w:r w:rsidR="0028684D" w:rsidRPr="00903DBA">
        <w:t xml:space="preserve"> </w:t>
      </w:r>
      <w:r w:rsidR="00752124" w:rsidRPr="00903DBA">
        <w:t xml:space="preserve">The </w:t>
      </w:r>
      <w:r w:rsidR="006240E7" w:rsidRPr="00903DBA">
        <w:t xml:space="preserve">declaration </w:t>
      </w:r>
      <w:r w:rsidR="0028684D" w:rsidRPr="00903DBA">
        <w:rPr>
          <w:rStyle w:val="KeyWord0"/>
        </w:rPr>
        <w:t>struct {int i;} t;</w:t>
      </w:r>
      <w:r w:rsidR="0028684D" w:rsidRPr="00903DBA">
        <w:t xml:space="preserve"> </w:t>
      </w:r>
      <w:r w:rsidR="00752124" w:rsidRPr="00903DBA">
        <w:t xml:space="preserve">is </w:t>
      </w:r>
      <w:r w:rsidR="0028684D" w:rsidRPr="00903DBA">
        <w:t xml:space="preserve">also </w:t>
      </w:r>
      <w:r w:rsidR="00752124" w:rsidRPr="00903DBA">
        <w:t xml:space="preserve">meaningful, since </w:t>
      </w:r>
      <w:r w:rsidR="00752124" w:rsidRPr="00903DBA">
        <w:rPr>
          <w:rStyle w:val="KeyWord0"/>
        </w:rPr>
        <w:t>t</w:t>
      </w:r>
      <w:r w:rsidR="00752124" w:rsidRPr="00903DBA">
        <w:t xml:space="preserve"> is a defined variable.</w:t>
      </w:r>
      <w:r w:rsidR="0028684D" w:rsidRPr="00903DBA">
        <w:t xml:space="preserve"> However, t</w:t>
      </w:r>
      <w:r w:rsidR="00752124" w:rsidRPr="00903DBA">
        <w:t xml:space="preserve">he </w:t>
      </w:r>
      <w:r w:rsidR="0028684D" w:rsidRPr="00903DBA">
        <w:t>d</w:t>
      </w:r>
      <w:r w:rsidR="006240E7" w:rsidRPr="00903DBA">
        <w:t xml:space="preserve">eclaration </w:t>
      </w:r>
      <w:r w:rsidR="0028684D" w:rsidRPr="00903DBA">
        <w:rPr>
          <w:rStyle w:val="KeyWord0"/>
        </w:rPr>
        <w:t>struct {int i;};</w:t>
      </w:r>
      <w:r w:rsidR="0028684D" w:rsidRPr="00903DBA">
        <w:t xml:space="preserve"> </w:t>
      </w:r>
      <w:r w:rsidR="00752124" w:rsidRPr="00903DBA">
        <w:t>is meaningless, but allowed.</w:t>
      </w:r>
    </w:p>
    <w:p w14:paraId="4E9C3ECE" w14:textId="44169615" w:rsidR="0079004F" w:rsidRPr="00903DBA" w:rsidRDefault="0079004F" w:rsidP="0079004F">
      <w:r w:rsidRPr="00903DBA">
        <w:t xml:space="preserve">The member map may be null, in which case the declaration is </w:t>
      </w:r>
      <w:r w:rsidR="004C0028" w:rsidRPr="00903DBA">
        <w:t>uncomplete</w:t>
      </w:r>
      <w:r w:rsidRPr="00903DBA">
        <w:t xml:space="preserve">. Then it can only be used when </w:t>
      </w:r>
      <w:r w:rsidR="004C0028" w:rsidRPr="00903DBA">
        <w:t>defining a pointer to it, which is useful when constructing linked lists.</w:t>
      </w:r>
    </w:p>
    <w:p w14:paraId="64B2389E" w14:textId="77777777" w:rsidR="00DF3A80" w:rsidRPr="00903DBA" w:rsidRDefault="00DF3A80" w:rsidP="00DF3A80">
      <w:pPr>
        <w:pStyle w:val="Code"/>
        <w:rPr>
          <w:highlight w:val="white"/>
        </w:rPr>
      </w:pPr>
      <w:r w:rsidRPr="00903DBA">
        <w:rPr>
          <w:highlight w:val="white"/>
        </w:rPr>
        <w:t xml:space="preserve">    private IDictionary&lt;string,Symbol&gt; m_memberMap;</w:t>
      </w:r>
    </w:p>
    <w:p w14:paraId="2432F1AC" w14:textId="15D77430" w:rsidR="00DF3A80" w:rsidRPr="00903DBA" w:rsidRDefault="00DF3A80" w:rsidP="00DF3A80">
      <w:pPr>
        <w:pStyle w:val="Code"/>
        <w:rPr>
          <w:highlight w:val="white"/>
        </w:rPr>
      </w:pPr>
      <w:r w:rsidRPr="00903DBA">
        <w:rPr>
          <w:highlight w:val="white"/>
        </w:rPr>
        <w:lastRenderedPageBreak/>
        <w:t xml:space="preserve">    private List&lt;Symbol&gt; m_memberList;</w:t>
      </w:r>
    </w:p>
    <w:p w14:paraId="043F333D" w14:textId="77777777" w:rsidR="006E1FB9" w:rsidRPr="00903DBA" w:rsidRDefault="006E1FB9" w:rsidP="006E1FB9">
      <w:pPr>
        <w:pStyle w:val="Code"/>
        <w:rPr>
          <w:highlight w:val="white"/>
        </w:rPr>
      </w:pPr>
      <w:r w:rsidRPr="00903DBA">
        <w:rPr>
          <w:highlight w:val="white"/>
        </w:rPr>
        <w:t xml:space="preserve">    </w:t>
      </w:r>
    </w:p>
    <w:p w14:paraId="2369A6FD" w14:textId="77777777" w:rsidR="00902D38" w:rsidRPr="00903DBA" w:rsidRDefault="006E1FB9" w:rsidP="006E1FB9">
      <w:pPr>
        <w:pStyle w:val="Code"/>
        <w:rPr>
          <w:highlight w:val="white"/>
        </w:rPr>
      </w:pPr>
      <w:r w:rsidRPr="00903DBA">
        <w:rPr>
          <w:highlight w:val="white"/>
        </w:rPr>
        <w:t xml:space="preserve">    public Type(Sort sort, IDictionary&lt;string,Symbol&gt; symbolMap</w:t>
      </w:r>
      <w:r w:rsidR="00902D38" w:rsidRPr="00903DBA">
        <w:rPr>
          <w:highlight w:val="white"/>
        </w:rPr>
        <w:t>,</w:t>
      </w:r>
    </w:p>
    <w:p w14:paraId="079D6B27" w14:textId="62C08685" w:rsidR="006E1FB9" w:rsidRPr="00903DBA" w:rsidRDefault="00902D38" w:rsidP="006E1FB9">
      <w:pPr>
        <w:pStyle w:val="Code"/>
        <w:rPr>
          <w:highlight w:val="white"/>
        </w:rPr>
      </w:pPr>
      <w:r w:rsidRPr="00903DBA">
        <w:rPr>
          <w:highlight w:val="white"/>
        </w:rPr>
        <w:t xml:space="preserve">                List&lt;Symbol&gt; </w:t>
      </w:r>
      <w:r w:rsidR="00613550" w:rsidRPr="00903DBA">
        <w:rPr>
          <w:highlight w:val="white"/>
        </w:rPr>
        <w:t>symbolList</w:t>
      </w:r>
      <w:r w:rsidR="006E1FB9" w:rsidRPr="00903DBA">
        <w:rPr>
          <w:highlight w:val="white"/>
        </w:rPr>
        <w:t>) {</w:t>
      </w:r>
    </w:p>
    <w:p w14:paraId="3D246F4A" w14:textId="77777777" w:rsidR="006E1FB9" w:rsidRPr="00903DBA" w:rsidRDefault="006E1FB9" w:rsidP="006E1FB9">
      <w:pPr>
        <w:pStyle w:val="Code"/>
        <w:rPr>
          <w:highlight w:val="white"/>
        </w:rPr>
      </w:pPr>
      <w:r w:rsidRPr="00903DBA">
        <w:rPr>
          <w:highlight w:val="white"/>
        </w:rPr>
        <w:t xml:space="preserve">      m_sort = sort;</w:t>
      </w:r>
    </w:p>
    <w:p w14:paraId="3279AA37" w14:textId="77777777" w:rsidR="00613550" w:rsidRPr="00903DBA" w:rsidRDefault="00613550" w:rsidP="00613550">
      <w:pPr>
        <w:pStyle w:val="Code"/>
        <w:rPr>
          <w:highlight w:val="white"/>
        </w:rPr>
      </w:pPr>
      <w:r w:rsidRPr="00903DBA">
        <w:rPr>
          <w:highlight w:val="white"/>
        </w:rPr>
        <w:t xml:space="preserve">      m_memberMap = symbolMap;</w:t>
      </w:r>
    </w:p>
    <w:p w14:paraId="0083CE6F" w14:textId="37195FEC" w:rsidR="00613550" w:rsidRPr="00903DBA" w:rsidRDefault="00613550" w:rsidP="00613550">
      <w:pPr>
        <w:pStyle w:val="Code"/>
        <w:rPr>
          <w:highlight w:val="white"/>
        </w:rPr>
      </w:pPr>
      <w:r w:rsidRPr="00903DBA">
        <w:rPr>
          <w:highlight w:val="white"/>
        </w:rPr>
        <w:t xml:space="preserve">      m_memberList = symbolList;</w:t>
      </w:r>
    </w:p>
    <w:p w14:paraId="3950BEA5" w14:textId="77777777" w:rsidR="006E1FB9" w:rsidRPr="00903DBA" w:rsidRDefault="006E1FB9" w:rsidP="006E1FB9">
      <w:pPr>
        <w:pStyle w:val="Code"/>
        <w:rPr>
          <w:highlight w:val="white"/>
        </w:rPr>
      </w:pPr>
      <w:r w:rsidRPr="00903DBA">
        <w:rPr>
          <w:highlight w:val="white"/>
        </w:rPr>
        <w:t xml:space="preserve">    }</w:t>
      </w:r>
    </w:p>
    <w:p w14:paraId="1B540431" w14:textId="77777777" w:rsidR="00DF3A80" w:rsidRPr="00903DBA" w:rsidRDefault="00DF3A80" w:rsidP="00DF3A80">
      <w:pPr>
        <w:pStyle w:val="Code"/>
        <w:rPr>
          <w:highlight w:val="white"/>
        </w:rPr>
      </w:pPr>
    </w:p>
    <w:p w14:paraId="01318A85" w14:textId="77777777" w:rsidR="00DF3A80" w:rsidRPr="00903DBA" w:rsidRDefault="00DF3A80" w:rsidP="00DF3A80">
      <w:pPr>
        <w:pStyle w:val="Code"/>
        <w:rPr>
          <w:highlight w:val="white"/>
        </w:rPr>
      </w:pPr>
      <w:r w:rsidRPr="00903DBA">
        <w:rPr>
          <w:highlight w:val="white"/>
        </w:rPr>
        <w:t xml:space="preserve">    public IDictionary&lt;string,Symbol&gt; MemberMap {</w:t>
      </w:r>
    </w:p>
    <w:p w14:paraId="649BC510" w14:textId="77777777" w:rsidR="00DF3A80" w:rsidRPr="00903DBA" w:rsidRDefault="00DF3A80" w:rsidP="00DF3A80">
      <w:pPr>
        <w:pStyle w:val="Code"/>
        <w:rPr>
          <w:highlight w:val="white"/>
        </w:rPr>
      </w:pPr>
      <w:r w:rsidRPr="00903DBA">
        <w:rPr>
          <w:highlight w:val="white"/>
        </w:rPr>
        <w:t xml:space="preserve">      get { return m_memberMap; }</w:t>
      </w:r>
    </w:p>
    <w:p w14:paraId="46E3F238" w14:textId="77777777" w:rsidR="00DF3A80" w:rsidRPr="00903DBA" w:rsidRDefault="00DF3A80" w:rsidP="00DF3A80">
      <w:pPr>
        <w:pStyle w:val="Code"/>
        <w:rPr>
          <w:highlight w:val="white"/>
        </w:rPr>
      </w:pPr>
      <w:r w:rsidRPr="00903DBA">
        <w:rPr>
          <w:highlight w:val="white"/>
        </w:rPr>
        <w:t xml:space="preserve">      set { m_memberMap = value; }</w:t>
      </w:r>
    </w:p>
    <w:p w14:paraId="31D039DE" w14:textId="77777777" w:rsidR="00DF3A80" w:rsidRPr="00903DBA" w:rsidRDefault="00DF3A80" w:rsidP="00DF3A80">
      <w:pPr>
        <w:pStyle w:val="Code"/>
        <w:rPr>
          <w:highlight w:val="white"/>
        </w:rPr>
      </w:pPr>
      <w:r w:rsidRPr="00903DBA">
        <w:rPr>
          <w:highlight w:val="white"/>
        </w:rPr>
        <w:t xml:space="preserve">    }</w:t>
      </w:r>
    </w:p>
    <w:p w14:paraId="1C48C63A" w14:textId="77777777" w:rsidR="00DF3A80" w:rsidRPr="00903DBA" w:rsidRDefault="00DF3A80" w:rsidP="00DF3A80">
      <w:pPr>
        <w:pStyle w:val="Code"/>
        <w:rPr>
          <w:highlight w:val="white"/>
        </w:rPr>
      </w:pPr>
    </w:p>
    <w:p w14:paraId="2EE96AF9" w14:textId="76740166" w:rsidR="00DF3A80" w:rsidRPr="00903DBA" w:rsidRDefault="00DF3A80" w:rsidP="00DF3A80">
      <w:pPr>
        <w:pStyle w:val="Code"/>
        <w:rPr>
          <w:highlight w:val="white"/>
        </w:rPr>
      </w:pPr>
      <w:r w:rsidRPr="00903DBA">
        <w:rPr>
          <w:highlight w:val="white"/>
        </w:rPr>
        <w:t xml:space="preserve">    public List&lt;Symbol&gt; MemberList {</w:t>
      </w:r>
    </w:p>
    <w:p w14:paraId="4BB9AC5F" w14:textId="7B835BE5" w:rsidR="00DF3A80" w:rsidRPr="00903DBA" w:rsidRDefault="00DF3A80" w:rsidP="00DF3A80">
      <w:pPr>
        <w:pStyle w:val="Code"/>
        <w:rPr>
          <w:highlight w:val="white"/>
        </w:rPr>
      </w:pPr>
      <w:r w:rsidRPr="00903DBA">
        <w:rPr>
          <w:highlight w:val="white"/>
        </w:rPr>
        <w:t xml:space="preserve">      get { return m_memberList; }</w:t>
      </w:r>
    </w:p>
    <w:p w14:paraId="2D169127" w14:textId="583FA6FD" w:rsidR="00DF3A80" w:rsidRPr="00903DBA" w:rsidRDefault="00DF3A80" w:rsidP="00DF3A80">
      <w:pPr>
        <w:pStyle w:val="Code"/>
        <w:rPr>
          <w:highlight w:val="white"/>
        </w:rPr>
      </w:pPr>
      <w:r w:rsidRPr="00903DBA">
        <w:rPr>
          <w:highlight w:val="white"/>
        </w:rPr>
        <w:t xml:space="preserve">      set { m_memberList = value; }</w:t>
      </w:r>
    </w:p>
    <w:p w14:paraId="55CB5A6F" w14:textId="77777777" w:rsidR="00DF3A80" w:rsidRPr="00903DBA" w:rsidRDefault="00DF3A80" w:rsidP="00DF3A80">
      <w:pPr>
        <w:pStyle w:val="Code"/>
        <w:rPr>
          <w:highlight w:val="white"/>
        </w:rPr>
      </w:pPr>
      <w:r w:rsidRPr="00903DBA">
        <w:rPr>
          <w:highlight w:val="white"/>
        </w:rPr>
        <w:t xml:space="preserve">    }</w:t>
      </w:r>
    </w:p>
    <w:p w14:paraId="069F7392" w14:textId="014A13CD" w:rsidR="00D36967" w:rsidRPr="00903DBA" w:rsidRDefault="00D36967">
      <w:pPr>
        <w:rPr>
          <w:color w:val="auto"/>
        </w:rPr>
        <w:pPrChange w:id="269" w:author="Stefan Bjornander" w:date="2015-04-25T10:38:00Z">
          <w:pPr>
            <w:pStyle w:val="Rubrik3"/>
          </w:pPr>
        </w:pPrChange>
      </w:pPr>
      <w:ins w:id="270" w:author="Stefan Bjornander" w:date="2015-04-25T10:38:00Z">
        <w:r w:rsidRPr="00903DBA">
          <w:t>The enumeration type (</w:t>
        </w:r>
        <w:r w:rsidRPr="00903DBA">
          <w:rPr>
            <w:rStyle w:val="KeyWord0"/>
            <w:rPrChange w:id="271" w:author="Stefan Bjornander" w:date="2015-04-25T10:38:00Z">
              <w:rPr>
                <w:rStyle w:val="CodeInText"/>
              </w:rPr>
            </w:rPrChange>
          </w:rPr>
          <w:t>enum</w:t>
        </w:r>
        <w:r w:rsidRPr="00903DBA">
          <w:t>) is stored as an integer</w:t>
        </w:r>
      </w:ins>
      <w:r w:rsidR="00425ABA" w:rsidRPr="00903DBA">
        <w:t xml:space="preserve"> with </w:t>
      </w:r>
      <w:r w:rsidR="007E763E" w:rsidRPr="00903DBA">
        <w:t>a</w:t>
      </w:r>
      <w:r w:rsidR="00425ABA" w:rsidRPr="00903DBA">
        <w:t xml:space="preserve"> value, explicitly stated or implicitly assigned</w:t>
      </w:r>
      <w:ins w:id="272" w:author="Stefan Bjornander" w:date="2015-04-25T10:38:00Z">
        <w:r w:rsidRPr="00903DBA">
          <w:t xml:space="preserve">. However, the </w:t>
        </w:r>
        <w:r w:rsidRPr="00903DBA">
          <w:rPr>
            <w:rStyle w:val="CodeInText"/>
          </w:rPr>
          <w:t>Specifi</w:t>
        </w:r>
      </w:ins>
      <w:r w:rsidRPr="00903DBA">
        <w:rPr>
          <w:rStyle w:val="CodeInText"/>
        </w:rPr>
        <w:t>er</w:t>
      </w:r>
      <w:ins w:id="273" w:author="Stefan Bjornander" w:date="2015-04-25T10:38:00Z">
        <w:r w:rsidRPr="00903DBA">
          <w:t xml:space="preserve"> class of Section </w:t>
        </w:r>
      </w:ins>
      <w:r w:rsidRPr="00903DBA">
        <w:fldChar w:fldCharType="begin"/>
      </w:r>
      <w:r w:rsidRPr="00903DBA">
        <w:instrText xml:space="preserve"> REF _Ref418259975 \r \h </w:instrText>
      </w:r>
      <w:r w:rsidRPr="00903DBA">
        <w:fldChar w:fldCharType="separate"/>
      </w:r>
      <w:r w:rsidR="005F7BC3" w:rsidRPr="00903DBA">
        <w:t>3.3.1</w:t>
      </w:r>
      <w:r w:rsidRPr="00903DBA">
        <w:fldChar w:fldCharType="end"/>
      </w:r>
      <w:r w:rsidRPr="00903DBA">
        <w:t xml:space="preserve"> </w:t>
      </w:r>
      <w:ins w:id="274" w:author="Stefan Bjornander" w:date="2015-04-25T10:38:00Z">
        <w:r w:rsidRPr="00903DBA">
          <w:t xml:space="preserve">needs to know if the type is </w:t>
        </w:r>
        <w:r w:rsidRPr="00903DBA">
          <w:rPr>
            <w:rStyle w:val="KeyWord0"/>
          </w:rPr>
          <w:t>enum</w:t>
        </w:r>
        <w:r w:rsidRPr="00903DBA">
          <w:t xml:space="preserve"> </w:t>
        </w:r>
      </w:ins>
      <w:r w:rsidRPr="00903DBA">
        <w:t>to</w:t>
      </w:r>
      <w:ins w:id="275" w:author="Stefan Bjornander" w:date="2015-04-25T10:38:00Z">
        <w:r w:rsidRPr="00903DBA">
          <w:t xml:space="preserve"> initialize its value. </w:t>
        </w:r>
      </w:ins>
      <w:r w:rsidRPr="00903DBA">
        <w:t>Therefore,</w:t>
      </w:r>
      <w:ins w:id="276" w:author="Stefan Bjornander" w:date="2015-04-25T10:38:00Z">
        <w:r w:rsidRPr="00903DBA">
          <w:t xml:space="preserve"> we add the </w:t>
        </w:r>
        <w:r w:rsidRPr="00903DBA">
          <w:rPr>
            <w:rStyle w:val="KeyWord0"/>
            <w:rPrChange w:id="277" w:author="Stefan Bjornander" w:date="2015-04-25T10:39:00Z">
              <w:rPr>
                <w:rStyle w:val="CodeInText"/>
              </w:rPr>
            </w:rPrChange>
          </w:rPr>
          <w:t>m_enum</w:t>
        </w:r>
        <w:r w:rsidRPr="00903DBA">
          <w:t xml:space="preserve"> field and the </w:t>
        </w:r>
      </w:ins>
      <w:r w:rsidRPr="00903DBA">
        <w:rPr>
          <w:rStyle w:val="CodeInText"/>
        </w:rPr>
        <w:t>Enumeration</w:t>
      </w:r>
      <w:ins w:id="278" w:author="Stefan Bjornander" w:date="2015-04-25T10:38:00Z">
        <w:r w:rsidRPr="00903DBA">
          <w:t xml:space="preserve"> </w:t>
        </w:r>
      </w:ins>
      <w:r w:rsidR="00C93B5A" w:rsidRPr="00903DBA">
        <w:t>property.</w:t>
      </w:r>
    </w:p>
    <w:p w14:paraId="2BF9FE47" w14:textId="374D75D3" w:rsidR="006E1FB9" w:rsidRPr="00903DBA" w:rsidRDefault="006E1FB9" w:rsidP="006E1FB9">
      <w:pPr>
        <w:pStyle w:val="Code"/>
        <w:rPr>
          <w:highlight w:val="white"/>
        </w:rPr>
      </w:pPr>
      <w:r w:rsidRPr="00903DBA">
        <w:rPr>
          <w:highlight w:val="white"/>
        </w:rPr>
        <w:t xml:space="preserve">    private ISet&lt;Pair&lt;Symbol,bool&gt;&gt; m_enumeratorItemSet;</w:t>
      </w:r>
    </w:p>
    <w:p w14:paraId="309CA7C3" w14:textId="77777777" w:rsidR="006E1FB9" w:rsidRPr="00903DBA" w:rsidRDefault="006E1FB9" w:rsidP="006E1FB9">
      <w:pPr>
        <w:pStyle w:val="Code"/>
        <w:rPr>
          <w:highlight w:val="white"/>
        </w:rPr>
      </w:pPr>
      <w:r w:rsidRPr="00903DBA">
        <w:rPr>
          <w:highlight w:val="white"/>
        </w:rPr>
        <w:t xml:space="preserve">    private bool m_enumeratorItem;</w:t>
      </w:r>
    </w:p>
    <w:p w14:paraId="04DC9FA3" w14:textId="77777777" w:rsidR="006E1FB9" w:rsidRPr="00903DBA" w:rsidRDefault="006E1FB9" w:rsidP="006E1FB9">
      <w:pPr>
        <w:pStyle w:val="Code"/>
        <w:rPr>
          <w:highlight w:val="white"/>
        </w:rPr>
      </w:pPr>
    </w:p>
    <w:p w14:paraId="1EE4E1BF" w14:textId="77777777" w:rsidR="006E1FB9" w:rsidRPr="00903DBA" w:rsidRDefault="006E1FB9" w:rsidP="006E1FB9">
      <w:pPr>
        <w:pStyle w:val="Code"/>
        <w:rPr>
          <w:highlight w:val="white"/>
        </w:rPr>
      </w:pPr>
      <w:r w:rsidRPr="00903DBA">
        <w:rPr>
          <w:highlight w:val="white"/>
        </w:rPr>
        <w:t xml:space="preserve">    public Type(Sort sort, bool enumeratorItem) {</w:t>
      </w:r>
    </w:p>
    <w:p w14:paraId="4DB51256" w14:textId="77777777" w:rsidR="006E1FB9" w:rsidRPr="00903DBA" w:rsidRDefault="006E1FB9" w:rsidP="006E1FB9">
      <w:pPr>
        <w:pStyle w:val="Code"/>
        <w:rPr>
          <w:highlight w:val="white"/>
        </w:rPr>
      </w:pPr>
      <w:r w:rsidRPr="00903DBA">
        <w:rPr>
          <w:highlight w:val="white"/>
        </w:rPr>
        <w:t xml:space="preserve">      m_sort = sort;</w:t>
      </w:r>
    </w:p>
    <w:p w14:paraId="368D3EB1" w14:textId="77777777" w:rsidR="006E1FB9" w:rsidRPr="00903DBA" w:rsidRDefault="006E1FB9" w:rsidP="006E1FB9">
      <w:pPr>
        <w:pStyle w:val="Code"/>
        <w:rPr>
          <w:highlight w:val="white"/>
        </w:rPr>
      </w:pPr>
      <w:r w:rsidRPr="00903DBA">
        <w:rPr>
          <w:highlight w:val="white"/>
        </w:rPr>
        <w:t xml:space="preserve">      m_enumeratorItem = enumeratorItem;</w:t>
      </w:r>
    </w:p>
    <w:p w14:paraId="63AAD0C9" w14:textId="77777777" w:rsidR="006E1FB9" w:rsidRPr="00903DBA" w:rsidRDefault="006E1FB9" w:rsidP="006E1FB9">
      <w:pPr>
        <w:pStyle w:val="Code"/>
        <w:rPr>
          <w:highlight w:val="white"/>
        </w:rPr>
      </w:pPr>
      <w:r w:rsidRPr="00903DBA">
        <w:rPr>
          <w:highlight w:val="white"/>
        </w:rPr>
        <w:t xml:space="preserve">    }</w:t>
      </w:r>
    </w:p>
    <w:p w14:paraId="2B18899C" w14:textId="77777777" w:rsidR="006E1FB9" w:rsidRPr="00903DBA" w:rsidRDefault="006E1FB9" w:rsidP="006E1FB9">
      <w:pPr>
        <w:pStyle w:val="Code"/>
        <w:rPr>
          <w:highlight w:val="white"/>
        </w:rPr>
      </w:pPr>
    </w:p>
    <w:p w14:paraId="6763F04C" w14:textId="77777777" w:rsidR="006E1FB9" w:rsidRPr="00903DBA" w:rsidRDefault="006E1FB9" w:rsidP="006E1FB9">
      <w:pPr>
        <w:pStyle w:val="Code"/>
        <w:rPr>
          <w:highlight w:val="white"/>
        </w:rPr>
      </w:pPr>
      <w:r w:rsidRPr="00903DBA">
        <w:rPr>
          <w:highlight w:val="white"/>
        </w:rPr>
        <w:t xml:space="preserve">    public bool EnumeratorItem {</w:t>
      </w:r>
    </w:p>
    <w:p w14:paraId="00069085" w14:textId="77777777" w:rsidR="006E1FB9" w:rsidRPr="00903DBA" w:rsidRDefault="006E1FB9" w:rsidP="006E1FB9">
      <w:pPr>
        <w:pStyle w:val="Code"/>
        <w:rPr>
          <w:highlight w:val="white"/>
        </w:rPr>
      </w:pPr>
      <w:r w:rsidRPr="00903DBA">
        <w:rPr>
          <w:highlight w:val="white"/>
        </w:rPr>
        <w:t xml:space="preserve">      get { return m_enumeratorItem; }</w:t>
      </w:r>
    </w:p>
    <w:p w14:paraId="16E2E9ED" w14:textId="77777777" w:rsidR="006E1FB9" w:rsidRPr="00903DBA" w:rsidRDefault="006E1FB9" w:rsidP="006E1FB9">
      <w:pPr>
        <w:pStyle w:val="Code"/>
        <w:rPr>
          <w:highlight w:val="white"/>
        </w:rPr>
      </w:pPr>
      <w:r w:rsidRPr="00903DBA">
        <w:rPr>
          <w:highlight w:val="white"/>
        </w:rPr>
        <w:t xml:space="preserve">    }</w:t>
      </w:r>
    </w:p>
    <w:p w14:paraId="1A34F800" w14:textId="77777777" w:rsidR="006E1FB9" w:rsidRPr="00903DBA" w:rsidRDefault="006E1FB9" w:rsidP="006E1FB9">
      <w:pPr>
        <w:pStyle w:val="Code"/>
        <w:rPr>
          <w:highlight w:val="white"/>
        </w:rPr>
      </w:pPr>
    </w:p>
    <w:p w14:paraId="7D1AE365" w14:textId="77777777" w:rsidR="006E1FB9" w:rsidRPr="00903DBA" w:rsidRDefault="006E1FB9" w:rsidP="006E1FB9">
      <w:pPr>
        <w:pStyle w:val="Code"/>
        <w:rPr>
          <w:highlight w:val="white"/>
        </w:rPr>
      </w:pPr>
      <w:r w:rsidRPr="00903DBA">
        <w:rPr>
          <w:highlight w:val="white"/>
        </w:rPr>
        <w:t xml:space="preserve">    public Type(Sort sort, ISet&lt;Pair&lt;Symbol,bool&gt;&gt; enumSet) {</w:t>
      </w:r>
    </w:p>
    <w:p w14:paraId="0B9287B5" w14:textId="77777777" w:rsidR="006E1FB9" w:rsidRPr="00903DBA" w:rsidRDefault="006E1FB9" w:rsidP="006E1FB9">
      <w:pPr>
        <w:pStyle w:val="Code"/>
        <w:rPr>
          <w:highlight w:val="white"/>
        </w:rPr>
      </w:pPr>
      <w:r w:rsidRPr="00903DBA">
        <w:rPr>
          <w:highlight w:val="white"/>
        </w:rPr>
        <w:t xml:space="preserve">      m_sort = sort;</w:t>
      </w:r>
    </w:p>
    <w:p w14:paraId="0F6CEF51" w14:textId="77777777" w:rsidR="006E1FB9" w:rsidRPr="00903DBA" w:rsidRDefault="006E1FB9" w:rsidP="006E1FB9">
      <w:pPr>
        <w:pStyle w:val="Code"/>
        <w:rPr>
          <w:highlight w:val="white"/>
        </w:rPr>
      </w:pPr>
      <w:r w:rsidRPr="00903DBA">
        <w:rPr>
          <w:highlight w:val="white"/>
        </w:rPr>
        <w:t xml:space="preserve">      m_enumeratorItemSet = enumSet;</w:t>
      </w:r>
    </w:p>
    <w:p w14:paraId="6125B19E" w14:textId="77777777" w:rsidR="006E1FB9" w:rsidRPr="00903DBA" w:rsidRDefault="006E1FB9" w:rsidP="006E1FB9">
      <w:pPr>
        <w:pStyle w:val="Code"/>
        <w:rPr>
          <w:highlight w:val="white"/>
        </w:rPr>
      </w:pPr>
      <w:r w:rsidRPr="00903DBA">
        <w:rPr>
          <w:highlight w:val="white"/>
        </w:rPr>
        <w:t xml:space="preserve">    }</w:t>
      </w:r>
    </w:p>
    <w:p w14:paraId="7E1BE744" w14:textId="77777777" w:rsidR="006E1FB9" w:rsidRPr="00903DBA" w:rsidRDefault="006E1FB9" w:rsidP="006E1FB9">
      <w:pPr>
        <w:pStyle w:val="Code"/>
        <w:rPr>
          <w:highlight w:val="white"/>
        </w:rPr>
      </w:pPr>
    </w:p>
    <w:p w14:paraId="0F8418FD" w14:textId="5FF19228" w:rsidR="006E1FB9" w:rsidRPr="00903DBA" w:rsidRDefault="006E1FB9" w:rsidP="006E1FB9">
      <w:pPr>
        <w:pStyle w:val="Code"/>
        <w:rPr>
          <w:highlight w:val="white"/>
        </w:rPr>
      </w:pPr>
      <w:r w:rsidRPr="00903DBA">
        <w:rPr>
          <w:highlight w:val="white"/>
        </w:rPr>
        <w:t xml:space="preserve">    public ISet&lt;Pair&lt;Symbol,bool&gt;&gt; </w:t>
      </w:r>
      <w:r w:rsidR="00F92D2F" w:rsidRPr="00903DBA">
        <w:rPr>
          <w:highlight w:val="white"/>
        </w:rPr>
        <w:t>EnumItemSet</w:t>
      </w:r>
      <w:r w:rsidRPr="00903DBA">
        <w:rPr>
          <w:highlight w:val="white"/>
        </w:rPr>
        <w:t xml:space="preserve"> {</w:t>
      </w:r>
    </w:p>
    <w:p w14:paraId="59BF49FF" w14:textId="77777777" w:rsidR="006E1FB9" w:rsidRPr="00903DBA" w:rsidRDefault="006E1FB9" w:rsidP="006E1FB9">
      <w:pPr>
        <w:pStyle w:val="Code"/>
        <w:rPr>
          <w:highlight w:val="white"/>
        </w:rPr>
      </w:pPr>
      <w:r w:rsidRPr="00903DBA">
        <w:rPr>
          <w:highlight w:val="white"/>
        </w:rPr>
        <w:t xml:space="preserve">      get { return m_enumeratorItemSet; }</w:t>
      </w:r>
    </w:p>
    <w:p w14:paraId="3926CF39" w14:textId="17BF8D31" w:rsidR="006E1FB9" w:rsidRPr="00903DBA" w:rsidRDefault="006E1FB9" w:rsidP="006E1FB9">
      <w:pPr>
        <w:pStyle w:val="Code"/>
        <w:rPr>
          <w:highlight w:val="white"/>
        </w:rPr>
      </w:pPr>
      <w:r w:rsidRPr="00903DBA">
        <w:rPr>
          <w:highlight w:val="white"/>
        </w:rPr>
        <w:t xml:space="preserve">    }</w:t>
      </w:r>
    </w:p>
    <w:p w14:paraId="1743F970" w14:textId="2C3C883B" w:rsidR="006E1FB9" w:rsidRPr="00903DBA" w:rsidRDefault="00433B37" w:rsidP="00433B37">
      <w:pPr>
        <w:rPr>
          <w:highlight w:val="white"/>
        </w:rPr>
      </w:pPr>
      <w:r w:rsidRPr="00903DBA">
        <w:rPr>
          <w:highlight w:val="white"/>
        </w:rPr>
        <w:t xml:space="preserve">The </w:t>
      </w:r>
      <w:r w:rsidRPr="00903DBA">
        <w:rPr>
          <w:rStyle w:val="KeyWord0"/>
          <w:highlight w:val="white"/>
        </w:rPr>
        <w:t>IsSigned</w:t>
      </w:r>
      <w:r w:rsidRPr="00903DBA">
        <w:rPr>
          <w:highlight w:val="white"/>
        </w:rPr>
        <w:t xml:space="preserve"> method return true if the type a signe</w:t>
      </w:r>
      <w:r w:rsidR="00C63EB3" w:rsidRPr="00903DBA">
        <w:rPr>
          <w:highlight w:val="white"/>
        </w:rPr>
        <w:t>d</w:t>
      </w:r>
      <w:r w:rsidRPr="00903DBA">
        <w:rPr>
          <w:highlight w:val="white"/>
        </w:rPr>
        <w:t xml:space="preserve"> character, short integer, integer, or long integer.</w:t>
      </w:r>
    </w:p>
    <w:p w14:paraId="3CFFD1B4" w14:textId="77777777" w:rsidR="006E1FB9" w:rsidRPr="00903DBA" w:rsidRDefault="006E1FB9" w:rsidP="006E1FB9">
      <w:pPr>
        <w:pStyle w:val="Code"/>
        <w:rPr>
          <w:highlight w:val="white"/>
        </w:rPr>
      </w:pPr>
      <w:r w:rsidRPr="00903DBA">
        <w:rPr>
          <w:highlight w:val="white"/>
        </w:rPr>
        <w:t xml:space="preserve">    public static bool IsSigned(Sort sort) {</w:t>
      </w:r>
    </w:p>
    <w:p w14:paraId="3D1CB0F2" w14:textId="3F033313" w:rsidR="006E1FB9" w:rsidRPr="00903DBA" w:rsidRDefault="006E1FB9" w:rsidP="006E1FB9">
      <w:pPr>
        <w:pStyle w:val="Code"/>
        <w:rPr>
          <w:highlight w:val="white"/>
        </w:rPr>
      </w:pPr>
      <w:r w:rsidRPr="00903DBA">
        <w:rPr>
          <w:highlight w:val="white"/>
        </w:rPr>
        <w:t xml:space="preserve">      return (sort == Sort.</w:t>
      </w:r>
      <w:r w:rsidR="005D4E81" w:rsidRPr="00903DBA">
        <w:rPr>
          <w:highlight w:val="white"/>
        </w:rPr>
        <w:t>SignedChar</w:t>
      </w:r>
      <w:r w:rsidRPr="00903DBA">
        <w:rPr>
          <w:highlight w:val="white"/>
        </w:rPr>
        <w:t>) || (sort == Sort.</w:t>
      </w:r>
      <w:r w:rsidR="005D4E81" w:rsidRPr="00903DBA">
        <w:rPr>
          <w:highlight w:val="white"/>
        </w:rPr>
        <w:t>SignedShortInt</w:t>
      </w:r>
      <w:r w:rsidRPr="00903DBA">
        <w:rPr>
          <w:highlight w:val="white"/>
        </w:rPr>
        <w:t>) ||</w:t>
      </w:r>
    </w:p>
    <w:p w14:paraId="10BD037E" w14:textId="122E6473" w:rsidR="006E1FB9" w:rsidRPr="00903DBA" w:rsidRDefault="006E1FB9" w:rsidP="006E1FB9">
      <w:pPr>
        <w:pStyle w:val="Code"/>
        <w:rPr>
          <w:highlight w:val="white"/>
        </w:rPr>
      </w:pPr>
      <w:r w:rsidRPr="00903DBA">
        <w:rPr>
          <w:highlight w:val="white"/>
        </w:rPr>
        <w:t xml:space="preserve">             (sort == Sort.</w:t>
      </w:r>
      <w:r w:rsidR="005D4E81" w:rsidRPr="00903DBA">
        <w:rPr>
          <w:highlight w:val="white"/>
        </w:rPr>
        <w:t>SignedInt</w:t>
      </w:r>
      <w:r w:rsidRPr="00903DBA">
        <w:rPr>
          <w:highlight w:val="white"/>
        </w:rPr>
        <w:t>) || (sort == Sort.</w:t>
      </w:r>
      <w:r w:rsidR="005D4E81" w:rsidRPr="00903DBA">
        <w:rPr>
          <w:highlight w:val="white"/>
        </w:rPr>
        <w:t>SignedLongInt</w:t>
      </w:r>
      <w:r w:rsidRPr="00903DBA">
        <w:rPr>
          <w:highlight w:val="white"/>
        </w:rPr>
        <w:t>);</w:t>
      </w:r>
    </w:p>
    <w:p w14:paraId="3E3BA881" w14:textId="77777777" w:rsidR="006E1FB9" w:rsidRPr="00903DBA" w:rsidRDefault="006E1FB9" w:rsidP="006E1FB9">
      <w:pPr>
        <w:pStyle w:val="Code"/>
        <w:rPr>
          <w:highlight w:val="white"/>
        </w:rPr>
      </w:pPr>
      <w:r w:rsidRPr="00903DBA">
        <w:rPr>
          <w:highlight w:val="white"/>
        </w:rPr>
        <w:t xml:space="preserve">    }</w:t>
      </w:r>
    </w:p>
    <w:p w14:paraId="1ACBF843" w14:textId="77777777" w:rsidR="003903B8" w:rsidRPr="00903DBA" w:rsidRDefault="003903B8">
      <w:pPr>
        <w:rPr>
          <w:ins w:id="279" w:author="Stefan Bjornander" w:date="2015-04-25T11:15:00Z"/>
        </w:rPr>
        <w:pPrChange w:id="280" w:author="Stefan Bjornander" w:date="2015-04-25T14:54:00Z">
          <w:pPr>
            <w:pStyle w:val="Rubrik3"/>
          </w:pPr>
        </w:pPrChange>
      </w:pPr>
      <w:ins w:id="281" w:author="Stefan Bjornander" w:date="2015-04-25T14:54:00Z">
        <w:r w:rsidRPr="00903DBA">
          <w:t xml:space="preserve">Each type has a size, even though void </w:t>
        </w:r>
      </w:ins>
      <w:ins w:id="282" w:author="Stefan Bjornander" w:date="2015-04-25T16:04:00Z">
        <w:r w:rsidRPr="00903DBA">
          <w:t>and</w:t>
        </w:r>
      </w:ins>
      <w:ins w:id="283" w:author="Stefan Bjornander" w:date="2015-04-25T14:54:00Z">
        <w:r w:rsidRPr="00903DBA">
          <w:t xml:space="preserve"> function ha</w:t>
        </w:r>
      </w:ins>
      <w:ins w:id="284" w:author="Stefan Bjornander" w:date="2015-04-25T16:04:00Z">
        <w:r w:rsidRPr="00903DBA">
          <w:t>ve</w:t>
        </w:r>
      </w:ins>
      <w:ins w:id="285" w:author="Stefan Bjornander" w:date="2015-04-25T14:54:00Z">
        <w:r w:rsidRPr="00903DBA">
          <w:t xml:space="preserve"> size zero. The size of an array is its size times the size of its type</w:t>
        </w:r>
      </w:ins>
      <w:ins w:id="286" w:author="Stefan Bjornander" w:date="2015-04-25T14:55:00Z">
        <w:r w:rsidRPr="00903DBA">
          <w:t xml:space="preserve">, the size of a struct is the sum of the sizes of its members, and the size of a union is the size of its </w:t>
        </w:r>
      </w:ins>
      <w:ins w:id="287" w:author="Stefan Bjornander" w:date="2015-04-25T16:04:00Z">
        <w:r w:rsidRPr="00903DBA">
          <w:t>largest</w:t>
        </w:r>
      </w:ins>
      <w:ins w:id="288" w:author="Stefan Bjornander" w:date="2015-04-25T14:55:00Z">
        <w:r w:rsidRPr="00903DBA">
          <w:t xml:space="preserve"> member. Not</w:t>
        </w:r>
      </w:ins>
      <w:ins w:id="289" w:author="Stefan Bjornander" w:date="2015-04-25T16:04:00Z">
        <w:r w:rsidRPr="00903DBA">
          <w:t>e</w:t>
        </w:r>
      </w:ins>
      <w:ins w:id="290" w:author="Stefan Bjornander" w:date="2015-04-25T14:55:00Z">
        <w:r w:rsidRPr="00903DBA">
          <w:t xml:space="preserve"> that a pointer always has the same size, regardless of what it points at.</w:t>
        </w:r>
      </w:ins>
    </w:p>
    <w:p w14:paraId="4B601ECA" w14:textId="77777777" w:rsidR="006E1FB9" w:rsidRPr="00903DBA" w:rsidRDefault="006E1FB9" w:rsidP="006E1FB9">
      <w:pPr>
        <w:pStyle w:val="Code"/>
        <w:rPr>
          <w:highlight w:val="white"/>
        </w:rPr>
      </w:pPr>
      <w:r w:rsidRPr="00903DBA">
        <w:rPr>
          <w:highlight w:val="white"/>
        </w:rPr>
        <w:t xml:space="preserve">    public int Size() {</w:t>
      </w:r>
    </w:p>
    <w:p w14:paraId="418A12B6" w14:textId="77777777" w:rsidR="006E1FB9" w:rsidRPr="00903DBA" w:rsidRDefault="006E1FB9" w:rsidP="006E1FB9">
      <w:pPr>
        <w:pStyle w:val="Code"/>
        <w:rPr>
          <w:highlight w:val="white"/>
        </w:rPr>
      </w:pPr>
      <w:r w:rsidRPr="00903DBA">
        <w:rPr>
          <w:highlight w:val="white"/>
        </w:rPr>
        <w:t xml:space="preserve">      switch (m_sort) {</w:t>
      </w:r>
    </w:p>
    <w:p w14:paraId="68FC9619" w14:textId="77777777" w:rsidR="006E1FB9" w:rsidRPr="00903DBA" w:rsidRDefault="006E1FB9" w:rsidP="006E1FB9">
      <w:pPr>
        <w:pStyle w:val="Code"/>
        <w:rPr>
          <w:highlight w:val="white"/>
        </w:rPr>
      </w:pPr>
      <w:r w:rsidRPr="00903DBA">
        <w:rPr>
          <w:highlight w:val="white"/>
        </w:rPr>
        <w:t xml:space="preserve">        case Sort.Array:</w:t>
      </w:r>
    </w:p>
    <w:p w14:paraId="3D172FF3" w14:textId="77777777" w:rsidR="006E1FB9" w:rsidRPr="00903DBA" w:rsidRDefault="006E1FB9" w:rsidP="006E1FB9">
      <w:pPr>
        <w:pStyle w:val="Code"/>
        <w:rPr>
          <w:highlight w:val="white"/>
        </w:rPr>
      </w:pPr>
      <w:r w:rsidRPr="00903DBA">
        <w:rPr>
          <w:highlight w:val="white"/>
        </w:rPr>
        <w:lastRenderedPageBreak/>
        <w:t xml:space="preserve">          return m_arraySize * m_arrayType.Size();</w:t>
      </w:r>
    </w:p>
    <w:p w14:paraId="3D974236" w14:textId="77777777" w:rsidR="006E1FB9" w:rsidRPr="00903DBA" w:rsidRDefault="006E1FB9" w:rsidP="00953C3C">
      <w:pPr>
        <w:pStyle w:val="Code"/>
        <w:rPr>
          <w:highlight w:val="white"/>
        </w:rPr>
      </w:pPr>
    </w:p>
    <w:p w14:paraId="5154C40A" w14:textId="77777777" w:rsidR="00953C3C" w:rsidRPr="00903DBA" w:rsidRDefault="00953C3C" w:rsidP="00953C3C">
      <w:pPr>
        <w:pStyle w:val="Code"/>
        <w:rPr>
          <w:highlight w:val="white"/>
        </w:rPr>
      </w:pPr>
      <w:r w:rsidRPr="00903DBA">
        <w:rPr>
          <w:highlight w:val="white"/>
        </w:rPr>
        <w:t xml:space="preserve">        case Sort.Struct:</w:t>
      </w:r>
    </w:p>
    <w:p w14:paraId="3BF18528" w14:textId="77777777" w:rsidR="00953C3C" w:rsidRPr="00903DBA" w:rsidRDefault="00953C3C" w:rsidP="00953C3C">
      <w:pPr>
        <w:pStyle w:val="Code"/>
        <w:rPr>
          <w:highlight w:val="white"/>
        </w:rPr>
      </w:pPr>
      <w:r w:rsidRPr="00903DBA">
        <w:rPr>
          <w:highlight w:val="white"/>
        </w:rPr>
        <w:t xml:space="preserve">            if (m_memberMap != null) {</w:t>
      </w:r>
    </w:p>
    <w:p w14:paraId="3B8E1AFC" w14:textId="77777777" w:rsidR="00953C3C" w:rsidRPr="00903DBA" w:rsidRDefault="00953C3C" w:rsidP="00953C3C">
      <w:pPr>
        <w:pStyle w:val="Code"/>
        <w:rPr>
          <w:highlight w:val="white"/>
        </w:rPr>
      </w:pPr>
      <w:r w:rsidRPr="00903DBA">
        <w:rPr>
          <w:highlight w:val="white"/>
        </w:rPr>
        <w:t xml:space="preserve">              int size = 0;</w:t>
      </w:r>
    </w:p>
    <w:p w14:paraId="55AE0C03" w14:textId="77777777" w:rsidR="00953C3C" w:rsidRPr="00903DBA" w:rsidRDefault="00953C3C" w:rsidP="00953C3C">
      <w:pPr>
        <w:pStyle w:val="Code"/>
        <w:rPr>
          <w:highlight w:val="white"/>
        </w:rPr>
      </w:pPr>
    </w:p>
    <w:p w14:paraId="110FC076"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4571B87" w14:textId="77777777" w:rsidR="00953C3C" w:rsidRPr="00903DBA" w:rsidRDefault="00953C3C" w:rsidP="00953C3C">
      <w:pPr>
        <w:pStyle w:val="Code"/>
        <w:rPr>
          <w:highlight w:val="white"/>
        </w:rPr>
      </w:pPr>
      <w:r w:rsidRPr="00903DBA">
        <w:rPr>
          <w:highlight w:val="white"/>
        </w:rPr>
        <w:t xml:space="preserve">                size += symbol.Type.Size();</w:t>
      </w:r>
    </w:p>
    <w:p w14:paraId="3CC7C769" w14:textId="77777777" w:rsidR="00953C3C" w:rsidRPr="00903DBA" w:rsidRDefault="00953C3C" w:rsidP="00953C3C">
      <w:pPr>
        <w:pStyle w:val="Code"/>
        <w:rPr>
          <w:highlight w:val="white"/>
        </w:rPr>
      </w:pPr>
      <w:r w:rsidRPr="00903DBA">
        <w:rPr>
          <w:highlight w:val="white"/>
        </w:rPr>
        <w:t xml:space="preserve">              }</w:t>
      </w:r>
    </w:p>
    <w:p w14:paraId="5739D7EB" w14:textId="77777777" w:rsidR="00953C3C" w:rsidRPr="00903DBA" w:rsidRDefault="00953C3C" w:rsidP="00953C3C">
      <w:pPr>
        <w:pStyle w:val="Code"/>
        <w:rPr>
          <w:highlight w:val="white"/>
        </w:rPr>
      </w:pPr>
    </w:p>
    <w:p w14:paraId="611D24DE" w14:textId="77777777" w:rsidR="00953C3C" w:rsidRPr="00903DBA" w:rsidRDefault="00953C3C" w:rsidP="00953C3C">
      <w:pPr>
        <w:pStyle w:val="Code"/>
        <w:rPr>
          <w:highlight w:val="white"/>
        </w:rPr>
      </w:pPr>
      <w:r w:rsidRPr="00903DBA">
        <w:rPr>
          <w:highlight w:val="white"/>
        </w:rPr>
        <w:t xml:space="preserve">              return size;</w:t>
      </w:r>
    </w:p>
    <w:p w14:paraId="361C31F7" w14:textId="77777777" w:rsidR="00953C3C" w:rsidRPr="00903DBA" w:rsidRDefault="00953C3C" w:rsidP="00953C3C">
      <w:pPr>
        <w:pStyle w:val="Code"/>
        <w:rPr>
          <w:highlight w:val="white"/>
        </w:rPr>
      </w:pPr>
      <w:r w:rsidRPr="00903DBA">
        <w:rPr>
          <w:highlight w:val="white"/>
        </w:rPr>
        <w:t xml:space="preserve">            }        </w:t>
      </w:r>
    </w:p>
    <w:p w14:paraId="72B597FC" w14:textId="77777777" w:rsidR="00953C3C" w:rsidRPr="00903DBA" w:rsidRDefault="00953C3C" w:rsidP="00953C3C">
      <w:pPr>
        <w:pStyle w:val="Code"/>
        <w:rPr>
          <w:highlight w:val="white"/>
        </w:rPr>
      </w:pPr>
      <w:r w:rsidRPr="00903DBA">
        <w:rPr>
          <w:highlight w:val="white"/>
        </w:rPr>
        <w:t xml:space="preserve">            else {</w:t>
      </w:r>
    </w:p>
    <w:p w14:paraId="3B9494C9" w14:textId="77777777" w:rsidR="00953C3C" w:rsidRPr="00903DBA" w:rsidRDefault="00953C3C" w:rsidP="00953C3C">
      <w:pPr>
        <w:pStyle w:val="Code"/>
        <w:rPr>
          <w:highlight w:val="white"/>
        </w:rPr>
      </w:pPr>
      <w:r w:rsidRPr="00903DBA">
        <w:rPr>
          <w:highlight w:val="white"/>
        </w:rPr>
        <w:t xml:space="preserve">              return 0;</w:t>
      </w:r>
    </w:p>
    <w:p w14:paraId="4E1CAEC6" w14:textId="77777777" w:rsidR="00953C3C" w:rsidRPr="00903DBA" w:rsidRDefault="00953C3C" w:rsidP="00953C3C">
      <w:pPr>
        <w:pStyle w:val="Code"/>
        <w:rPr>
          <w:highlight w:val="white"/>
        </w:rPr>
      </w:pPr>
      <w:r w:rsidRPr="00903DBA">
        <w:rPr>
          <w:highlight w:val="white"/>
        </w:rPr>
        <w:t xml:space="preserve">            }</w:t>
      </w:r>
    </w:p>
    <w:p w14:paraId="3D69ADE8" w14:textId="77777777" w:rsidR="00953C3C" w:rsidRPr="00903DBA" w:rsidRDefault="00953C3C" w:rsidP="00953C3C">
      <w:pPr>
        <w:pStyle w:val="Code"/>
        <w:rPr>
          <w:highlight w:val="white"/>
        </w:rPr>
      </w:pPr>
    </w:p>
    <w:p w14:paraId="1A417E2B" w14:textId="77777777" w:rsidR="00953C3C" w:rsidRPr="00903DBA" w:rsidRDefault="00953C3C" w:rsidP="00953C3C">
      <w:pPr>
        <w:pStyle w:val="Code"/>
        <w:rPr>
          <w:highlight w:val="white"/>
        </w:rPr>
      </w:pPr>
      <w:r w:rsidRPr="00903DBA">
        <w:rPr>
          <w:highlight w:val="white"/>
        </w:rPr>
        <w:t xml:space="preserve">        case Sort.Union:</w:t>
      </w:r>
    </w:p>
    <w:p w14:paraId="5D91E5C7" w14:textId="77777777" w:rsidR="00953C3C" w:rsidRPr="00903DBA" w:rsidRDefault="00953C3C" w:rsidP="00953C3C">
      <w:pPr>
        <w:pStyle w:val="Code"/>
        <w:rPr>
          <w:highlight w:val="white"/>
        </w:rPr>
      </w:pPr>
      <w:r w:rsidRPr="00903DBA">
        <w:rPr>
          <w:highlight w:val="white"/>
        </w:rPr>
        <w:t xml:space="preserve">            if (m_memberMap == null) {</w:t>
      </w:r>
    </w:p>
    <w:p w14:paraId="4128D8F0" w14:textId="77777777" w:rsidR="00953C3C" w:rsidRPr="00903DBA" w:rsidRDefault="00953C3C" w:rsidP="00953C3C">
      <w:pPr>
        <w:pStyle w:val="Code"/>
        <w:rPr>
          <w:highlight w:val="white"/>
        </w:rPr>
      </w:pPr>
      <w:r w:rsidRPr="00903DBA">
        <w:rPr>
          <w:highlight w:val="white"/>
        </w:rPr>
        <w:t xml:space="preserve">              int size = 0;</w:t>
      </w:r>
    </w:p>
    <w:p w14:paraId="57173A44" w14:textId="77777777" w:rsidR="00953C3C" w:rsidRPr="00903DBA" w:rsidRDefault="00953C3C" w:rsidP="00953C3C">
      <w:pPr>
        <w:pStyle w:val="Code"/>
        <w:rPr>
          <w:highlight w:val="white"/>
        </w:rPr>
      </w:pPr>
    </w:p>
    <w:p w14:paraId="31231CB1"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B1091E9" w14:textId="77777777" w:rsidR="00953C3C" w:rsidRPr="00903DBA" w:rsidRDefault="00953C3C" w:rsidP="00953C3C">
      <w:pPr>
        <w:pStyle w:val="Code"/>
        <w:rPr>
          <w:highlight w:val="white"/>
        </w:rPr>
      </w:pPr>
      <w:r w:rsidRPr="00903DBA">
        <w:rPr>
          <w:highlight w:val="white"/>
        </w:rPr>
        <w:t xml:space="preserve">                size = Math.Max(size, symbol.Type.Size());</w:t>
      </w:r>
    </w:p>
    <w:p w14:paraId="35BA68CB" w14:textId="77777777" w:rsidR="00953C3C" w:rsidRPr="00903DBA" w:rsidRDefault="00953C3C" w:rsidP="00953C3C">
      <w:pPr>
        <w:pStyle w:val="Code"/>
        <w:rPr>
          <w:highlight w:val="white"/>
        </w:rPr>
      </w:pPr>
      <w:r w:rsidRPr="00903DBA">
        <w:rPr>
          <w:highlight w:val="white"/>
        </w:rPr>
        <w:t xml:space="preserve">              }</w:t>
      </w:r>
    </w:p>
    <w:p w14:paraId="4B5302B8" w14:textId="77777777" w:rsidR="00953C3C" w:rsidRPr="00903DBA" w:rsidRDefault="00953C3C" w:rsidP="00953C3C">
      <w:pPr>
        <w:pStyle w:val="Code"/>
        <w:rPr>
          <w:highlight w:val="white"/>
        </w:rPr>
      </w:pPr>
    </w:p>
    <w:p w14:paraId="4A9C37EA" w14:textId="77777777" w:rsidR="00953C3C" w:rsidRPr="00903DBA" w:rsidRDefault="00953C3C" w:rsidP="00953C3C">
      <w:pPr>
        <w:pStyle w:val="Code"/>
        <w:rPr>
          <w:highlight w:val="white"/>
        </w:rPr>
      </w:pPr>
      <w:r w:rsidRPr="00903DBA">
        <w:rPr>
          <w:highlight w:val="white"/>
        </w:rPr>
        <w:t xml:space="preserve">              return size;</w:t>
      </w:r>
    </w:p>
    <w:p w14:paraId="6619FB80" w14:textId="77777777" w:rsidR="00953C3C" w:rsidRPr="00903DBA" w:rsidRDefault="00953C3C" w:rsidP="00953C3C">
      <w:pPr>
        <w:pStyle w:val="Code"/>
        <w:rPr>
          <w:highlight w:val="white"/>
        </w:rPr>
      </w:pPr>
      <w:r w:rsidRPr="00903DBA">
        <w:rPr>
          <w:highlight w:val="white"/>
        </w:rPr>
        <w:t xml:space="preserve">            }</w:t>
      </w:r>
    </w:p>
    <w:p w14:paraId="0DD24222" w14:textId="77777777" w:rsidR="00953C3C" w:rsidRPr="00903DBA" w:rsidRDefault="00953C3C" w:rsidP="00953C3C">
      <w:pPr>
        <w:pStyle w:val="Code"/>
        <w:rPr>
          <w:highlight w:val="white"/>
        </w:rPr>
      </w:pPr>
      <w:r w:rsidRPr="00903DBA">
        <w:rPr>
          <w:highlight w:val="white"/>
        </w:rPr>
        <w:t xml:space="preserve">            else {</w:t>
      </w:r>
    </w:p>
    <w:p w14:paraId="563FC3A7" w14:textId="77777777" w:rsidR="00953C3C" w:rsidRPr="00903DBA" w:rsidRDefault="00953C3C" w:rsidP="00953C3C">
      <w:pPr>
        <w:pStyle w:val="Code"/>
        <w:rPr>
          <w:highlight w:val="white"/>
        </w:rPr>
      </w:pPr>
      <w:r w:rsidRPr="00903DBA">
        <w:rPr>
          <w:highlight w:val="white"/>
        </w:rPr>
        <w:t xml:space="preserve">              return 0;</w:t>
      </w:r>
    </w:p>
    <w:p w14:paraId="6741CB70" w14:textId="77777777" w:rsidR="00953C3C" w:rsidRPr="00903DBA" w:rsidRDefault="00953C3C" w:rsidP="00953C3C">
      <w:pPr>
        <w:pStyle w:val="Code"/>
        <w:rPr>
          <w:highlight w:val="white"/>
        </w:rPr>
      </w:pPr>
      <w:r w:rsidRPr="00903DBA">
        <w:rPr>
          <w:highlight w:val="white"/>
        </w:rPr>
        <w:t xml:space="preserve">            }</w:t>
      </w:r>
    </w:p>
    <w:p w14:paraId="755B76EA" w14:textId="77777777" w:rsidR="006E1FB9" w:rsidRPr="00903DBA" w:rsidRDefault="006E1FB9" w:rsidP="00953C3C">
      <w:pPr>
        <w:pStyle w:val="Code"/>
        <w:rPr>
          <w:highlight w:val="white"/>
        </w:rPr>
      </w:pPr>
    </w:p>
    <w:p w14:paraId="50EDE552" w14:textId="77777777" w:rsidR="006E1FB9" w:rsidRPr="00903DBA" w:rsidRDefault="006E1FB9" w:rsidP="006E1FB9">
      <w:pPr>
        <w:pStyle w:val="Code"/>
        <w:rPr>
          <w:highlight w:val="white"/>
        </w:rPr>
      </w:pPr>
      <w:r w:rsidRPr="00903DBA">
        <w:rPr>
          <w:highlight w:val="white"/>
        </w:rPr>
        <w:t xml:space="preserve">        case Sort.Logical:</w:t>
      </w:r>
    </w:p>
    <w:p w14:paraId="51834D6F" w14:textId="4BBBFBCC" w:rsidR="006E1FB9" w:rsidRPr="00903DBA" w:rsidRDefault="006E1FB9" w:rsidP="006E1FB9">
      <w:pPr>
        <w:pStyle w:val="Code"/>
        <w:rPr>
          <w:highlight w:val="white"/>
        </w:rPr>
      </w:pPr>
      <w:r w:rsidRPr="00903DBA">
        <w:rPr>
          <w:highlight w:val="white"/>
        </w:rPr>
        <w:t xml:space="preserve">            return </w:t>
      </w:r>
      <w:r w:rsidR="00BB52D5" w:rsidRPr="00903DBA">
        <w:rPr>
          <w:highlight w:val="white"/>
        </w:rPr>
        <w:t>TypeSize.SignedIntegerSize</w:t>
      </w:r>
      <w:r w:rsidRPr="00903DBA">
        <w:rPr>
          <w:highlight w:val="white"/>
        </w:rPr>
        <w:t>;</w:t>
      </w:r>
    </w:p>
    <w:p w14:paraId="353E8294" w14:textId="77777777" w:rsidR="006E1FB9" w:rsidRPr="00903DBA" w:rsidRDefault="006E1FB9" w:rsidP="006E1FB9">
      <w:pPr>
        <w:pStyle w:val="Code"/>
        <w:rPr>
          <w:highlight w:val="white"/>
        </w:rPr>
      </w:pPr>
    </w:p>
    <w:p w14:paraId="3A2426C8" w14:textId="77777777" w:rsidR="006E1FB9" w:rsidRPr="00903DBA" w:rsidRDefault="006E1FB9" w:rsidP="006E1FB9">
      <w:pPr>
        <w:pStyle w:val="Code"/>
        <w:rPr>
          <w:highlight w:val="white"/>
        </w:rPr>
      </w:pPr>
      <w:r w:rsidRPr="00903DBA">
        <w:rPr>
          <w:highlight w:val="white"/>
        </w:rPr>
        <w:t xml:space="preserve">        default:</w:t>
      </w:r>
    </w:p>
    <w:p w14:paraId="547B0D70" w14:textId="77777777" w:rsidR="00BD00CD" w:rsidRPr="00903DBA" w:rsidRDefault="00BD00CD" w:rsidP="00BD00CD">
      <w:pPr>
        <w:pStyle w:val="Code"/>
        <w:rPr>
          <w:highlight w:val="white"/>
        </w:rPr>
      </w:pPr>
      <w:r w:rsidRPr="00903DBA">
        <w:rPr>
          <w:highlight w:val="white"/>
        </w:rPr>
        <w:t xml:space="preserve">          return TypeSize.Size(m_sort);</w:t>
      </w:r>
    </w:p>
    <w:p w14:paraId="03E869B8" w14:textId="77777777" w:rsidR="006E1FB9" w:rsidRPr="00903DBA" w:rsidRDefault="006E1FB9" w:rsidP="006E1FB9">
      <w:pPr>
        <w:pStyle w:val="Code"/>
        <w:rPr>
          <w:highlight w:val="white"/>
        </w:rPr>
      </w:pPr>
      <w:r w:rsidRPr="00903DBA">
        <w:rPr>
          <w:highlight w:val="white"/>
        </w:rPr>
        <w:t xml:space="preserve">      }</w:t>
      </w:r>
    </w:p>
    <w:p w14:paraId="062C730A" w14:textId="77777777" w:rsidR="006E1FB9" w:rsidRPr="00903DBA" w:rsidRDefault="006E1FB9" w:rsidP="006E1FB9">
      <w:pPr>
        <w:pStyle w:val="Code"/>
        <w:rPr>
          <w:highlight w:val="white"/>
        </w:rPr>
      </w:pPr>
      <w:r w:rsidRPr="00903DBA">
        <w:rPr>
          <w:highlight w:val="white"/>
        </w:rPr>
        <w:t xml:space="preserve">    }</w:t>
      </w:r>
    </w:p>
    <w:p w14:paraId="72460D23" w14:textId="3E47B183" w:rsidR="006E1FB9" w:rsidRPr="00903DBA" w:rsidRDefault="005B37F6" w:rsidP="005B37F6">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works as </w:t>
      </w:r>
      <w:r w:rsidRPr="00903DBA">
        <w:rPr>
          <w:rStyle w:val="KeyWord0"/>
          <w:highlight w:val="white"/>
        </w:rPr>
        <w:t>Size</w:t>
      </w:r>
      <w:r w:rsidRPr="00903DBA">
        <w:rPr>
          <w:highlight w:val="white"/>
        </w:rPr>
        <w:t xml:space="preserve"> above, with the difference that </w:t>
      </w:r>
      <w:r w:rsidR="00EA627A" w:rsidRPr="00903DBA">
        <w:rPr>
          <w:highlight w:val="white"/>
        </w:rPr>
        <w:t>arrays, functions, and strings is given pointer size.</w:t>
      </w:r>
    </w:p>
    <w:p w14:paraId="70C42BA2" w14:textId="77777777" w:rsidR="00D6402F" w:rsidRPr="00903DBA" w:rsidRDefault="00D6402F" w:rsidP="00D6402F">
      <w:pPr>
        <w:pStyle w:val="Code"/>
        <w:rPr>
          <w:highlight w:val="white"/>
        </w:rPr>
      </w:pPr>
      <w:r w:rsidRPr="00903DBA">
        <w:rPr>
          <w:highlight w:val="white"/>
        </w:rPr>
        <w:t xml:space="preserve">    public int SizeArray() {</w:t>
      </w:r>
    </w:p>
    <w:p w14:paraId="30CADBDD" w14:textId="77777777" w:rsidR="00D6402F" w:rsidRPr="00903DBA" w:rsidRDefault="00D6402F" w:rsidP="00D6402F">
      <w:pPr>
        <w:pStyle w:val="Code"/>
        <w:rPr>
          <w:highlight w:val="white"/>
        </w:rPr>
      </w:pPr>
      <w:r w:rsidRPr="00903DBA">
        <w:rPr>
          <w:highlight w:val="white"/>
        </w:rPr>
        <w:t xml:space="preserve">      switch (m_sort) {</w:t>
      </w:r>
    </w:p>
    <w:p w14:paraId="71618A6B" w14:textId="77777777" w:rsidR="00D6402F" w:rsidRPr="00903DBA" w:rsidRDefault="00D6402F" w:rsidP="00D6402F">
      <w:pPr>
        <w:pStyle w:val="Code"/>
        <w:rPr>
          <w:highlight w:val="white"/>
        </w:rPr>
      </w:pPr>
      <w:r w:rsidRPr="00903DBA">
        <w:rPr>
          <w:highlight w:val="white"/>
        </w:rPr>
        <w:t xml:space="preserve">        case Sort.Array:</w:t>
      </w:r>
    </w:p>
    <w:p w14:paraId="4608229B" w14:textId="77777777" w:rsidR="00D6402F" w:rsidRPr="00903DBA" w:rsidRDefault="00D6402F" w:rsidP="00D6402F">
      <w:pPr>
        <w:pStyle w:val="Code"/>
        <w:rPr>
          <w:highlight w:val="white"/>
        </w:rPr>
      </w:pPr>
      <w:r w:rsidRPr="00903DBA">
        <w:rPr>
          <w:highlight w:val="white"/>
        </w:rPr>
        <w:t xml:space="preserve">        case Sort.Function:</w:t>
      </w:r>
    </w:p>
    <w:p w14:paraId="41247857" w14:textId="77777777" w:rsidR="00D6402F" w:rsidRPr="00903DBA" w:rsidRDefault="00D6402F" w:rsidP="00D6402F">
      <w:pPr>
        <w:pStyle w:val="Code"/>
        <w:rPr>
          <w:highlight w:val="white"/>
        </w:rPr>
      </w:pPr>
      <w:r w:rsidRPr="00903DBA">
        <w:rPr>
          <w:highlight w:val="white"/>
        </w:rPr>
        <w:t xml:space="preserve">        case Sort.String:</w:t>
      </w:r>
    </w:p>
    <w:p w14:paraId="2F2967E4" w14:textId="77777777" w:rsidR="00D6402F" w:rsidRPr="00903DBA" w:rsidRDefault="00D6402F" w:rsidP="00D6402F">
      <w:pPr>
        <w:pStyle w:val="Code"/>
        <w:rPr>
          <w:highlight w:val="white"/>
        </w:rPr>
      </w:pPr>
      <w:r w:rsidRPr="00903DBA">
        <w:rPr>
          <w:highlight w:val="white"/>
        </w:rPr>
        <w:t xml:space="preserve">          return TypeSize.PointerSize;</w:t>
      </w:r>
    </w:p>
    <w:p w14:paraId="628357D7" w14:textId="77777777" w:rsidR="00D6402F" w:rsidRPr="00903DBA" w:rsidRDefault="00D6402F" w:rsidP="00D6402F">
      <w:pPr>
        <w:pStyle w:val="Code"/>
        <w:rPr>
          <w:highlight w:val="white"/>
        </w:rPr>
      </w:pPr>
    </w:p>
    <w:p w14:paraId="63CDADEB" w14:textId="77777777" w:rsidR="00D6402F" w:rsidRPr="00903DBA" w:rsidRDefault="00D6402F" w:rsidP="00D6402F">
      <w:pPr>
        <w:pStyle w:val="Code"/>
        <w:rPr>
          <w:highlight w:val="white"/>
        </w:rPr>
      </w:pPr>
      <w:r w:rsidRPr="00903DBA">
        <w:rPr>
          <w:highlight w:val="white"/>
        </w:rPr>
        <w:t xml:space="preserve">        default:</w:t>
      </w:r>
    </w:p>
    <w:p w14:paraId="6495EFE7" w14:textId="77777777" w:rsidR="00D6402F" w:rsidRPr="00903DBA" w:rsidRDefault="00D6402F" w:rsidP="00D6402F">
      <w:pPr>
        <w:pStyle w:val="Code"/>
        <w:rPr>
          <w:highlight w:val="white"/>
        </w:rPr>
      </w:pPr>
      <w:r w:rsidRPr="00903DBA">
        <w:rPr>
          <w:highlight w:val="white"/>
        </w:rPr>
        <w:t xml:space="preserve">          return Size();</w:t>
      </w:r>
    </w:p>
    <w:p w14:paraId="67216175" w14:textId="77777777" w:rsidR="00D6402F" w:rsidRPr="00903DBA" w:rsidRDefault="00D6402F" w:rsidP="00D6402F">
      <w:pPr>
        <w:pStyle w:val="Code"/>
        <w:rPr>
          <w:highlight w:val="white"/>
        </w:rPr>
      </w:pPr>
      <w:r w:rsidRPr="00903DBA">
        <w:rPr>
          <w:highlight w:val="white"/>
        </w:rPr>
        <w:t xml:space="preserve">      }</w:t>
      </w:r>
    </w:p>
    <w:p w14:paraId="06A4BEF7" w14:textId="77777777" w:rsidR="00D6402F" w:rsidRPr="00903DBA" w:rsidRDefault="00D6402F" w:rsidP="00D6402F">
      <w:pPr>
        <w:pStyle w:val="Code"/>
        <w:rPr>
          <w:highlight w:val="white"/>
        </w:rPr>
      </w:pPr>
      <w:r w:rsidRPr="00903DBA">
        <w:rPr>
          <w:highlight w:val="white"/>
        </w:rPr>
        <w:t xml:space="preserve">    }</w:t>
      </w:r>
    </w:p>
    <w:p w14:paraId="004BF223" w14:textId="35F438FA" w:rsidR="004409FB" w:rsidRPr="00903DBA" w:rsidRDefault="004409FB">
      <w:pPr>
        <w:rPr>
          <w:noProof/>
        </w:rPr>
      </w:pPr>
      <w:ins w:id="291" w:author="Stefan Bjornander" w:date="2015-04-25T11:37:00Z">
        <w:r w:rsidRPr="00903DBA">
          <w:t xml:space="preserve">It is possible to define an array without </w:t>
        </w:r>
      </w:ins>
      <w:ins w:id="292" w:author="Stefan Bjornander" w:date="2015-04-25T11:38:00Z">
        <w:r w:rsidRPr="00903DBA">
          <w:rPr>
            <w:noProof/>
          </w:rPr>
          <w:t xml:space="preserve">stating its size, </w:t>
        </w:r>
      </w:ins>
      <w:ins w:id="293" w:author="Stefan Bjornander" w:date="2015-04-25T14:31:00Z">
        <w:r w:rsidRPr="00903DBA">
          <w:rPr>
            <w:noProof/>
          </w:rPr>
          <w:t>in which case the array is given the size zero. I</w:t>
        </w:r>
      </w:ins>
      <w:ins w:id="294" w:author="Stefan Bjornander" w:date="2015-04-25T11:38:00Z">
        <w:r w:rsidRPr="00903DBA">
          <w:rPr>
            <w:noProof/>
          </w:rPr>
          <w:t>n that case</w:t>
        </w:r>
      </w:ins>
      <w:ins w:id="295" w:author="Stefan Bjornander" w:date="2015-04-25T14:31:00Z">
        <w:r w:rsidRPr="00903DBA">
          <w:rPr>
            <w:noProof/>
          </w:rPr>
          <w:t>,</w:t>
        </w:r>
      </w:ins>
      <w:ins w:id="296" w:author="Stefan Bjornander" w:date="2015-04-25T11:38:00Z">
        <w:r w:rsidRPr="00903DBA">
          <w:rPr>
            <w:noProof/>
          </w:rPr>
          <w:t xml:space="preserve"> </w:t>
        </w:r>
      </w:ins>
      <w:ins w:id="297" w:author="Stefan Bjornander" w:date="2015-04-25T14:31:00Z">
        <w:r w:rsidRPr="00903DBA">
          <w:rPr>
            <w:noProof/>
          </w:rPr>
          <w:t>the</w:t>
        </w:r>
      </w:ins>
      <w:ins w:id="298" w:author="Stefan Bjornander" w:date="2015-04-25T11:38:00Z">
        <w:r w:rsidRPr="00903DBA">
          <w:rPr>
            <w:noProof/>
          </w:rPr>
          <w:t xml:space="preserve"> </w:t>
        </w:r>
      </w:ins>
      <w:ins w:id="299" w:author="Stefan Bjornander" w:date="2015-04-25T14:31:00Z">
        <w:r w:rsidRPr="00903DBA">
          <w:rPr>
            <w:noProof/>
          </w:rPr>
          <w:t xml:space="preserve">array </w:t>
        </w:r>
      </w:ins>
      <w:ins w:id="300" w:author="Stefan Bjornander" w:date="2015-04-25T11:38:00Z">
        <w:r w:rsidRPr="00903DBA">
          <w:rPr>
            <w:noProof/>
          </w:rPr>
          <w:t xml:space="preserve">size must be determined by the size of its initialization list. </w:t>
        </w:r>
      </w:ins>
      <w:ins w:id="301" w:author="Stefan Bjornander" w:date="2015-04-25T11:39:00Z">
        <w:r w:rsidRPr="00903DBA">
          <w:rPr>
            <w:noProof/>
          </w:rPr>
          <w:t xml:space="preserve">However, if the </w:t>
        </w:r>
      </w:ins>
      <w:ins w:id="302" w:author="Stefan Bjornander" w:date="2015-04-25T11:40:00Z">
        <w:r w:rsidRPr="00903DBA">
          <w:rPr>
            <w:noProof/>
          </w:rPr>
          <w:t xml:space="preserve">array </w:t>
        </w:r>
      </w:ins>
      <w:ins w:id="303" w:author="Stefan Bjornander" w:date="2015-04-25T11:39:00Z">
        <w:r w:rsidRPr="00903DBA">
          <w:rPr>
            <w:noProof/>
          </w:rPr>
          <w:t xml:space="preserve">definition </w:t>
        </w:r>
      </w:ins>
      <w:ins w:id="304" w:author="Stefan Bjornander" w:date="2015-04-25T11:40:00Z">
        <w:r w:rsidRPr="00903DBA">
          <w:rPr>
            <w:noProof/>
          </w:rPr>
          <w:t>lacks</w:t>
        </w:r>
      </w:ins>
      <w:ins w:id="305" w:author="Stefan Bjornander" w:date="2015-04-25T11:39:00Z">
        <w:r w:rsidRPr="00903DBA">
          <w:rPr>
            <w:noProof/>
          </w:rPr>
          <w:t xml:space="preserve"> an initialization list</w:t>
        </w:r>
      </w:ins>
      <w:ins w:id="306" w:author="Stefan Bjornander" w:date="2015-04-25T11:40:00Z">
        <w:r w:rsidRPr="00903DBA">
          <w:rPr>
            <w:noProof/>
          </w:rPr>
          <w:t xml:space="preserve">, the array </w:t>
        </w:r>
      </w:ins>
      <w:ins w:id="307" w:author="Stefan Bjornander" w:date="2015-04-25T14:31:00Z">
        <w:r w:rsidRPr="00903DBA">
          <w:rPr>
            <w:noProof/>
          </w:rPr>
          <w:t xml:space="preserve">keeps the size zero and is considered </w:t>
        </w:r>
      </w:ins>
      <w:ins w:id="308" w:author="Stefan Bjornander" w:date="2015-04-25T11:40:00Z">
        <w:r w:rsidRPr="00903DBA">
          <w:rPr>
            <w:noProof/>
          </w:rPr>
          <w:t>incomplete</w:t>
        </w:r>
      </w:ins>
      <w:ins w:id="309" w:author="Stefan Bjornander" w:date="2015-04-25T11:39:00Z">
        <w:r w:rsidRPr="00903DBA">
          <w:rPr>
            <w:noProof/>
          </w:rPr>
          <w:t>.</w:t>
        </w:r>
      </w:ins>
      <w:ins w:id="310" w:author="Stefan Bjornander" w:date="2015-04-25T14:30:00Z">
        <w:r w:rsidRPr="00903DBA">
          <w:rPr>
            <w:noProof/>
          </w:rPr>
          <w:t xml:space="preserve"> In the same</w:t>
        </w:r>
      </w:ins>
      <w:ins w:id="311" w:author="Stefan Bjornander" w:date="2015-04-25T14:33:00Z">
        <w:r w:rsidRPr="00903DBA">
          <w:rPr>
            <w:noProof/>
          </w:rPr>
          <w:t xml:space="preserve"> way</w:t>
        </w:r>
      </w:ins>
      <w:ins w:id="312" w:author="Stefan Bjornander" w:date="2015-04-25T14:30:00Z">
        <w:r w:rsidRPr="00903DBA">
          <w:rPr>
            <w:noProof/>
          </w:rPr>
          <w:t xml:space="preserve">, it is possible to define only the </w:t>
        </w:r>
      </w:ins>
      <w:ins w:id="313" w:author="Stefan Bjornander" w:date="2015-04-25T14:32:00Z">
        <w:r w:rsidRPr="00903DBA">
          <w:rPr>
            <w:noProof/>
          </w:rPr>
          <w:t>n</w:t>
        </w:r>
      </w:ins>
      <w:ins w:id="314" w:author="Stefan Bjornander" w:date="2015-04-25T14:33:00Z">
        <w:r w:rsidRPr="00903DBA">
          <w:rPr>
            <w:noProof/>
          </w:rPr>
          <w:t>ame tag</w:t>
        </w:r>
      </w:ins>
      <w:ins w:id="315" w:author="Stefan Bjornander" w:date="2015-04-25T14:30:00Z">
        <w:r w:rsidRPr="00903DBA">
          <w:rPr>
            <w:noProof/>
          </w:rPr>
          <w:t xml:space="preserve"> of a struct</w:t>
        </w:r>
      </w:ins>
      <w:ins w:id="316" w:author="Stefan Bjornander" w:date="2015-04-25T14:33:00Z">
        <w:r w:rsidRPr="00903DBA">
          <w:rPr>
            <w:noProof/>
          </w:rPr>
          <w:t xml:space="preserve"> or union</w:t>
        </w:r>
      </w:ins>
      <w:ins w:id="317" w:author="Stefan Bjornander" w:date="2015-04-25T14:30:00Z">
        <w:r w:rsidRPr="00903DBA">
          <w:rPr>
            <w:noProof/>
          </w:rPr>
          <w:t xml:space="preserve">, with its </w:t>
        </w:r>
      </w:ins>
      <w:ins w:id="318" w:author="Stefan Bjornander" w:date="2015-04-25T14:33:00Z">
        <w:r w:rsidRPr="00903DBA">
          <w:rPr>
            <w:noProof/>
          </w:rPr>
          <w:t xml:space="preserve">member </w:t>
        </w:r>
      </w:ins>
      <w:r w:rsidRPr="00903DBA">
        <w:rPr>
          <w:noProof/>
        </w:rPr>
        <w:t>map</w:t>
      </w:r>
      <w:ins w:id="319" w:author="Stefan Bjornander" w:date="2015-04-25T14:33:00Z">
        <w:r w:rsidRPr="00903DBA">
          <w:rPr>
            <w:noProof/>
          </w:rPr>
          <w:t xml:space="preserve"> </w:t>
        </w:r>
      </w:ins>
      <w:ins w:id="320" w:author="Stefan Bjornander" w:date="2015-04-25T14:30:00Z">
        <w:r w:rsidRPr="00903DBA">
          <w:rPr>
            <w:noProof/>
          </w:rPr>
          <w:t xml:space="preserve">to be defined later. </w:t>
        </w:r>
      </w:ins>
      <w:ins w:id="321" w:author="Stefan Bjornander" w:date="2015-04-25T14:32:00Z">
        <w:r w:rsidRPr="00903DBA">
          <w:rPr>
            <w:noProof/>
          </w:rPr>
          <w:t xml:space="preserve">In that </w:t>
        </w:r>
        <w:r w:rsidRPr="00903DBA">
          <w:rPr>
            <w:noProof/>
          </w:rPr>
          <w:lastRenderedPageBreak/>
          <w:t xml:space="preserve">case, the member </w:t>
        </w:r>
      </w:ins>
      <w:r w:rsidRPr="00903DBA">
        <w:rPr>
          <w:noProof/>
        </w:rPr>
        <w:t>map</w:t>
      </w:r>
      <w:ins w:id="322" w:author="Stefan Bjornander" w:date="2015-04-25T14:32:00Z">
        <w:r w:rsidRPr="00903DBA">
          <w:rPr>
            <w:noProof/>
          </w:rPr>
          <w:t xml:space="preserve"> is given the value null, which is keep if the </w:t>
        </w:r>
      </w:ins>
      <w:ins w:id="323" w:author="Stefan Bjornander" w:date="2015-04-25T14:33:00Z">
        <w:r w:rsidRPr="00903DBA">
          <w:rPr>
            <w:noProof/>
          </w:rPr>
          <w:t xml:space="preserve">member </w:t>
        </w:r>
      </w:ins>
      <w:r w:rsidRPr="00903DBA">
        <w:rPr>
          <w:noProof/>
        </w:rPr>
        <w:t>map</w:t>
      </w:r>
      <w:ins w:id="324" w:author="Stefan Bjornander" w:date="2015-04-25T14:33:00Z">
        <w:r w:rsidRPr="00903DBA">
          <w:rPr>
            <w:noProof/>
          </w:rPr>
          <w:t xml:space="preserve"> is n</w:t>
        </w:r>
      </w:ins>
      <w:r w:rsidRPr="00903DBA">
        <w:rPr>
          <w:noProof/>
        </w:rPr>
        <w:t>ot</w:t>
      </w:r>
      <w:ins w:id="325" w:author="Stefan Bjornander" w:date="2015-04-25T14:33:00Z">
        <w:r w:rsidRPr="00903DBA">
          <w:rPr>
            <w:noProof/>
          </w:rPr>
          <w:t xml:space="preserve"> defined, and the struct or union is consider incomplete.</w:t>
        </w:r>
      </w:ins>
      <w:ins w:id="326" w:author="Stefan Bjornander" w:date="2015-04-25T14:34:00Z">
        <w:r w:rsidRPr="00903DBA">
          <w:rPr>
            <w:noProof/>
          </w:rPr>
          <w:t xml:space="preserve"> Variables can only have complete types, and the pointer type, array type or function return type must be </w:t>
        </w:r>
      </w:ins>
      <w:r w:rsidRPr="00903DBA">
        <w:rPr>
          <w:noProof/>
        </w:rPr>
        <w:t xml:space="preserve">also </w:t>
      </w:r>
      <w:ins w:id="327" w:author="Stefan Bjornander" w:date="2015-04-25T14:34:00Z">
        <w:r w:rsidRPr="00903DBA">
          <w:rPr>
            <w:noProof/>
          </w:rPr>
          <w:t>complete.</w:t>
        </w:r>
      </w:ins>
    </w:p>
    <w:p w14:paraId="25B4F2DE" w14:textId="77777777" w:rsidR="006E1FB9" w:rsidRPr="00903DBA" w:rsidRDefault="006E1FB9" w:rsidP="006E1FB9">
      <w:pPr>
        <w:pStyle w:val="Code"/>
        <w:rPr>
          <w:highlight w:val="white"/>
        </w:rPr>
      </w:pPr>
      <w:r w:rsidRPr="00903DBA">
        <w:rPr>
          <w:highlight w:val="white"/>
        </w:rPr>
        <w:t xml:space="preserve">    public bool IsComplete() {</w:t>
      </w:r>
    </w:p>
    <w:p w14:paraId="29D5F48F" w14:textId="77777777" w:rsidR="006E1FB9" w:rsidRPr="00903DBA" w:rsidRDefault="006E1FB9" w:rsidP="006E1FB9">
      <w:pPr>
        <w:pStyle w:val="Code"/>
        <w:rPr>
          <w:highlight w:val="white"/>
        </w:rPr>
      </w:pPr>
      <w:r w:rsidRPr="00903DBA">
        <w:rPr>
          <w:highlight w:val="white"/>
        </w:rPr>
        <w:t xml:space="preserve">      switch (m_sort) {</w:t>
      </w:r>
    </w:p>
    <w:p w14:paraId="1013D77C" w14:textId="77777777" w:rsidR="006E1FB9" w:rsidRPr="00903DBA" w:rsidRDefault="006E1FB9" w:rsidP="006E1FB9">
      <w:pPr>
        <w:pStyle w:val="Code"/>
        <w:rPr>
          <w:highlight w:val="white"/>
        </w:rPr>
      </w:pPr>
      <w:r w:rsidRPr="00903DBA">
        <w:rPr>
          <w:highlight w:val="white"/>
        </w:rPr>
        <w:t xml:space="preserve">        case Sort.Array:</w:t>
      </w:r>
    </w:p>
    <w:p w14:paraId="643E791A" w14:textId="77777777" w:rsidR="006E1FB9" w:rsidRPr="00903DBA" w:rsidRDefault="006E1FB9" w:rsidP="006E1FB9">
      <w:pPr>
        <w:pStyle w:val="Code"/>
        <w:rPr>
          <w:highlight w:val="white"/>
        </w:rPr>
      </w:pPr>
      <w:r w:rsidRPr="00903DBA">
        <w:rPr>
          <w:highlight w:val="white"/>
        </w:rPr>
        <w:t xml:space="preserve">          return (m_arraySize &gt; 0);</w:t>
      </w:r>
    </w:p>
    <w:p w14:paraId="4BB8B81B" w14:textId="77777777" w:rsidR="006E1FB9" w:rsidRPr="00903DBA" w:rsidRDefault="006E1FB9" w:rsidP="006E1FB9">
      <w:pPr>
        <w:pStyle w:val="Code"/>
        <w:rPr>
          <w:highlight w:val="white"/>
        </w:rPr>
      </w:pPr>
    </w:p>
    <w:p w14:paraId="087BBF99" w14:textId="77777777" w:rsidR="006E1FB9" w:rsidRPr="00903DBA" w:rsidRDefault="006E1FB9" w:rsidP="006E1FB9">
      <w:pPr>
        <w:pStyle w:val="Code"/>
        <w:rPr>
          <w:highlight w:val="white"/>
        </w:rPr>
      </w:pPr>
      <w:r w:rsidRPr="00903DBA">
        <w:rPr>
          <w:highlight w:val="white"/>
        </w:rPr>
        <w:t xml:space="preserve">        case Sort.Struct:</w:t>
      </w:r>
    </w:p>
    <w:p w14:paraId="0E72179E" w14:textId="77777777" w:rsidR="006E1FB9" w:rsidRPr="00903DBA" w:rsidRDefault="006E1FB9" w:rsidP="006E1FB9">
      <w:pPr>
        <w:pStyle w:val="Code"/>
        <w:rPr>
          <w:highlight w:val="white"/>
        </w:rPr>
      </w:pPr>
      <w:r w:rsidRPr="00903DBA">
        <w:rPr>
          <w:highlight w:val="white"/>
        </w:rPr>
        <w:t xml:space="preserve">        case Sort.Union:</w:t>
      </w:r>
    </w:p>
    <w:p w14:paraId="4A00C35E" w14:textId="77777777" w:rsidR="006E1FB9" w:rsidRPr="00903DBA" w:rsidRDefault="006E1FB9" w:rsidP="006E1FB9">
      <w:pPr>
        <w:pStyle w:val="Code"/>
        <w:rPr>
          <w:highlight w:val="white"/>
        </w:rPr>
      </w:pPr>
      <w:r w:rsidRPr="00903DBA">
        <w:rPr>
          <w:highlight w:val="white"/>
        </w:rPr>
        <w:t xml:space="preserve">          return (m_memberMap != null);</w:t>
      </w:r>
    </w:p>
    <w:p w14:paraId="1A53C51E" w14:textId="77777777" w:rsidR="006E1FB9" w:rsidRPr="00903DBA" w:rsidRDefault="006E1FB9" w:rsidP="006E1FB9">
      <w:pPr>
        <w:pStyle w:val="Code"/>
        <w:rPr>
          <w:highlight w:val="white"/>
        </w:rPr>
      </w:pPr>
    </w:p>
    <w:p w14:paraId="1ABDCCD1" w14:textId="77777777" w:rsidR="006E1FB9" w:rsidRPr="00903DBA" w:rsidRDefault="006E1FB9" w:rsidP="006E1FB9">
      <w:pPr>
        <w:pStyle w:val="Code"/>
        <w:rPr>
          <w:highlight w:val="white"/>
        </w:rPr>
      </w:pPr>
      <w:r w:rsidRPr="00903DBA">
        <w:rPr>
          <w:highlight w:val="white"/>
        </w:rPr>
        <w:t xml:space="preserve">        default:</w:t>
      </w:r>
    </w:p>
    <w:p w14:paraId="7E673B40" w14:textId="77777777" w:rsidR="006E1FB9" w:rsidRPr="00903DBA" w:rsidRDefault="006E1FB9" w:rsidP="006E1FB9">
      <w:pPr>
        <w:pStyle w:val="Code"/>
        <w:rPr>
          <w:highlight w:val="white"/>
        </w:rPr>
      </w:pPr>
      <w:r w:rsidRPr="00903DBA">
        <w:rPr>
          <w:highlight w:val="white"/>
        </w:rPr>
        <w:t xml:space="preserve">          return true;</w:t>
      </w:r>
    </w:p>
    <w:p w14:paraId="5958F179" w14:textId="77777777" w:rsidR="006E1FB9" w:rsidRPr="00903DBA" w:rsidRDefault="006E1FB9" w:rsidP="006E1FB9">
      <w:pPr>
        <w:pStyle w:val="Code"/>
        <w:rPr>
          <w:highlight w:val="white"/>
        </w:rPr>
      </w:pPr>
      <w:r w:rsidRPr="00903DBA">
        <w:rPr>
          <w:highlight w:val="white"/>
        </w:rPr>
        <w:t xml:space="preserve">      }</w:t>
      </w:r>
    </w:p>
    <w:p w14:paraId="2E095070" w14:textId="029A3398" w:rsidR="006E1FB9" w:rsidRPr="00903DBA" w:rsidRDefault="006E1FB9" w:rsidP="006E1FB9">
      <w:pPr>
        <w:pStyle w:val="Code"/>
        <w:rPr>
          <w:highlight w:val="white"/>
        </w:rPr>
      </w:pPr>
      <w:r w:rsidRPr="00903DBA">
        <w:rPr>
          <w:highlight w:val="white"/>
        </w:rPr>
        <w:t xml:space="preserve">    }</w:t>
      </w:r>
    </w:p>
    <w:p w14:paraId="66A16E10" w14:textId="1F0EA97E" w:rsidR="00B864B2" w:rsidRPr="00903DBA" w:rsidRDefault="00B864B2">
      <w:pPr>
        <w:pPrChange w:id="328" w:author="Stefan Bjornander" w:date="2015-04-25T10:27:00Z">
          <w:pPr>
            <w:pStyle w:val="Rubrik3"/>
          </w:pPr>
        </w:pPrChange>
      </w:pPr>
      <w:ins w:id="329" w:author="Stefan Bjornander" w:date="2015-04-25T10:30:00Z">
        <w:r w:rsidRPr="00903DBA">
          <w:t xml:space="preserve">The idea of the volatile </w:t>
        </w:r>
      </w:ins>
      <w:ins w:id="330" w:author="Stefan Bjornander" w:date="2015-04-25T10:31:00Z">
        <w:r w:rsidRPr="00903DBA">
          <w:t xml:space="preserve">qualifier is to </w:t>
        </w:r>
      </w:ins>
      <w:ins w:id="331" w:author="Stefan Bjornander" w:date="2015-04-25T10:30:00Z">
        <w:r w:rsidRPr="00903DBA">
          <w:t xml:space="preserve">prevent optimization, and since this book </w:t>
        </w:r>
      </w:ins>
      <w:ins w:id="332" w:author="Stefan Bjornander" w:date="2015-04-25T10:31:00Z">
        <w:r w:rsidRPr="00903DBA">
          <w:t>is focused on optimization techniques</w:t>
        </w:r>
      </w:ins>
      <w:r w:rsidR="001832E0" w:rsidRPr="00903DBA">
        <w:t>,</w:t>
      </w:r>
      <w:ins w:id="333" w:author="Stefan Bjornander" w:date="2015-04-25T10:31:00Z">
        <w:r w:rsidRPr="00903DBA">
          <w:t xml:space="preserve"> we have no real use for the volatile </w:t>
        </w:r>
      </w:ins>
      <w:r w:rsidRPr="00903DBA">
        <w:t>qualifier</w:t>
      </w:r>
      <w:ins w:id="334" w:author="Stefan Bjornander" w:date="2015-04-25T10:31:00Z">
        <w:r w:rsidRPr="00903DBA">
          <w:t xml:space="preserve">. However, for the sake of </w:t>
        </w:r>
      </w:ins>
      <w:r w:rsidRPr="00903DBA">
        <w:t>completeness</w:t>
      </w:r>
      <w:ins w:id="335" w:author="Stefan Bjornander" w:date="2015-04-25T10:31:00Z">
        <w:r w:rsidRPr="00903DBA">
          <w:t xml:space="preserve"> we include the </w:t>
        </w:r>
        <w:r w:rsidRPr="00903DBA">
          <w:rPr>
            <w:rStyle w:val="KeyWord0"/>
            <w:rPrChange w:id="336" w:author="Stefan Bjornander" w:date="2015-04-25T10:32:00Z">
              <w:rPr>
                <w:rStyle w:val="CodeInText"/>
              </w:rPr>
            </w:rPrChange>
          </w:rPr>
          <w:t>m_volatile</w:t>
        </w:r>
        <w:r w:rsidRPr="00903DBA">
          <w:t xml:space="preserve"> field in the </w:t>
        </w:r>
        <w:r w:rsidRPr="00903DBA">
          <w:rPr>
            <w:rStyle w:val="KeyWord0"/>
            <w:rPrChange w:id="337" w:author="Stefan Bjornander" w:date="2015-04-25T10:32:00Z">
              <w:rPr>
                <w:rStyle w:val="CodeInText"/>
              </w:rPr>
            </w:rPrChange>
          </w:rPr>
          <w:t>Type</w:t>
        </w:r>
        <w:r w:rsidRPr="00903DBA">
          <w:t xml:space="preserve"> class.</w:t>
        </w:r>
      </w:ins>
      <w:r w:rsidR="001832E0" w:rsidRPr="00903DBA">
        <w:t xml:space="preserve"> However, note that there makes no difference if a type is volatile or not.</w:t>
      </w:r>
    </w:p>
    <w:p w14:paraId="2EBB013C" w14:textId="466E2879" w:rsidR="006E1FB9" w:rsidRPr="00903DBA" w:rsidRDefault="006E1FB9" w:rsidP="006E1FB9">
      <w:pPr>
        <w:pStyle w:val="Code"/>
        <w:rPr>
          <w:highlight w:val="white"/>
        </w:rPr>
      </w:pPr>
      <w:r w:rsidRPr="00903DBA">
        <w:rPr>
          <w:highlight w:val="white"/>
        </w:rPr>
        <w:t xml:space="preserve">    private bool m_constant</w:t>
      </w:r>
      <w:r w:rsidR="00984E72" w:rsidRPr="00903DBA">
        <w:rPr>
          <w:highlight w:val="white"/>
        </w:rPr>
        <w:t xml:space="preserve">, </w:t>
      </w:r>
      <w:r w:rsidRPr="00903DBA">
        <w:rPr>
          <w:highlight w:val="white"/>
        </w:rPr>
        <w:t>m_volatile;</w:t>
      </w:r>
    </w:p>
    <w:p w14:paraId="572B1E9B" w14:textId="77777777" w:rsidR="006E1FB9" w:rsidRPr="00903DBA" w:rsidRDefault="006E1FB9" w:rsidP="006E1FB9">
      <w:pPr>
        <w:pStyle w:val="Code"/>
        <w:rPr>
          <w:highlight w:val="white"/>
        </w:rPr>
      </w:pPr>
    </w:p>
    <w:p w14:paraId="2C4208E9" w14:textId="16CE04F6" w:rsidR="006E1FB9" w:rsidRPr="00903DBA" w:rsidRDefault="006E1FB9" w:rsidP="006E1FB9">
      <w:pPr>
        <w:pStyle w:val="Code"/>
        <w:rPr>
          <w:highlight w:val="white"/>
        </w:rPr>
      </w:pPr>
      <w:r w:rsidRPr="00903DBA">
        <w:rPr>
          <w:highlight w:val="white"/>
        </w:rPr>
        <w:t xml:space="preserve">    public bool Constant {</w:t>
      </w:r>
    </w:p>
    <w:p w14:paraId="7C5C9BFF" w14:textId="77777777" w:rsidR="006E1FB9" w:rsidRPr="00903DBA" w:rsidRDefault="006E1FB9" w:rsidP="006E1FB9">
      <w:pPr>
        <w:pStyle w:val="Code"/>
        <w:rPr>
          <w:highlight w:val="white"/>
        </w:rPr>
      </w:pPr>
      <w:r w:rsidRPr="00903DBA">
        <w:rPr>
          <w:highlight w:val="white"/>
        </w:rPr>
        <w:t xml:space="preserve">      get { return m_constant; }</w:t>
      </w:r>
    </w:p>
    <w:p w14:paraId="07D97F2D" w14:textId="77777777" w:rsidR="006E1FB9" w:rsidRPr="00903DBA" w:rsidRDefault="006E1FB9" w:rsidP="006E1FB9">
      <w:pPr>
        <w:pStyle w:val="Code"/>
        <w:rPr>
          <w:highlight w:val="white"/>
        </w:rPr>
      </w:pPr>
      <w:r w:rsidRPr="00903DBA">
        <w:rPr>
          <w:highlight w:val="white"/>
        </w:rPr>
        <w:t xml:space="preserve">      set { m_constant = value; }</w:t>
      </w:r>
    </w:p>
    <w:p w14:paraId="3DF08670" w14:textId="77777777" w:rsidR="006E1FB9" w:rsidRPr="00903DBA" w:rsidRDefault="006E1FB9" w:rsidP="006E1FB9">
      <w:pPr>
        <w:pStyle w:val="Code"/>
        <w:rPr>
          <w:highlight w:val="white"/>
        </w:rPr>
      </w:pPr>
      <w:r w:rsidRPr="00903DBA">
        <w:rPr>
          <w:highlight w:val="white"/>
        </w:rPr>
        <w:t xml:space="preserve">    }</w:t>
      </w:r>
    </w:p>
    <w:p w14:paraId="27EC1972" w14:textId="77777777" w:rsidR="00241FB9" w:rsidRPr="00903DBA" w:rsidRDefault="00241FB9" w:rsidP="00241FB9">
      <w:pPr>
        <w:pStyle w:val="Code"/>
        <w:rPr>
          <w:highlight w:val="white"/>
        </w:rPr>
      </w:pPr>
    </w:p>
    <w:p w14:paraId="7169D4FE" w14:textId="35B2D041" w:rsidR="00241FB9" w:rsidRPr="00903DBA" w:rsidRDefault="00241FB9" w:rsidP="00241FB9">
      <w:pPr>
        <w:pStyle w:val="Code"/>
        <w:rPr>
          <w:highlight w:val="white"/>
        </w:rPr>
      </w:pPr>
      <w:r w:rsidRPr="00903DBA">
        <w:rPr>
          <w:highlight w:val="white"/>
        </w:rPr>
        <w:t xml:space="preserve">    public bool Volatile {</w:t>
      </w:r>
    </w:p>
    <w:p w14:paraId="041D069E" w14:textId="77777777" w:rsidR="00241FB9" w:rsidRPr="00903DBA" w:rsidRDefault="00241FB9" w:rsidP="00241FB9">
      <w:pPr>
        <w:pStyle w:val="Code"/>
        <w:rPr>
          <w:highlight w:val="white"/>
        </w:rPr>
      </w:pPr>
      <w:r w:rsidRPr="00903DBA">
        <w:rPr>
          <w:highlight w:val="white"/>
        </w:rPr>
        <w:t xml:space="preserve">      get { return m_volatile; }</w:t>
      </w:r>
    </w:p>
    <w:p w14:paraId="68939611" w14:textId="77777777" w:rsidR="00241FB9" w:rsidRPr="00903DBA" w:rsidRDefault="00241FB9" w:rsidP="00241FB9">
      <w:pPr>
        <w:pStyle w:val="Code"/>
        <w:rPr>
          <w:highlight w:val="white"/>
        </w:rPr>
      </w:pPr>
      <w:r w:rsidRPr="00903DBA">
        <w:rPr>
          <w:highlight w:val="white"/>
        </w:rPr>
        <w:t xml:space="preserve">      set { m_volatile = value; }</w:t>
      </w:r>
    </w:p>
    <w:p w14:paraId="00F0ECA3" w14:textId="77777777" w:rsidR="00241FB9" w:rsidRPr="00903DBA" w:rsidRDefault="00241FB9" w:rsidP="00241FB9">
      <w:pPr>
        <w:pStyle w:val="Code"/>
        <w:rPr>
          <w:highlight w:val="white"/>
        </w:rPr>
      </w:pPr>
      <w:r w:rsidRPr="00903DBA">
        <w:rPr>
          <w:highlight w:val="white"/>
        </w:rPr>
        <w:t xml:space="preserve">    }</w:t>
      </w:r>
    </w:p>
    <w:p w14:paraId="574BE332" w14:textId="43D3497D" w:rsidR="006E1FB9" w:rsidRPr="00903DBA" w:rsidRDefault="0026755D" w:rsidP="0026755D">
      <w:pPr>
        <w:rPr>
          <w:color w:val="auto"/>
        </w:rPr>
      </w:pPr>
      <w:r w:rsidRPr="00903DBA">
        <w:t>A</w:t>
      </w:r>
      <w:ins w:id="338" w:author="Stefan Bjornander" w:date="2015-04-25T10:28:00Z">
        <w:r w:rsidRPr="00903DBA">
          <w:t xml:space="preserve"> type is constant if its field </w:t>
        </w:r>
        <w:r w:rsidRPr="00903DBA">
          <w:rPr>
            <w:rStyle w:val="KeyWord0"/>
            <w:rPrChange w:id="339" w:author="Stefan Bjornander" w:date="2015-04-25T10:28:00Z">
              <w:rPr>
                <w:rStyle w:val="CodeInText"/>
              </w:rPr>
            </w:rPrChange>
          </w:rPr>
          <w:t>m_constant</w:t>
        </w:r>
        <w:r w:rsidRPr="00903DBA">
          <w:t xml:space="preserve"> is true. However, </w:t>
        </w:r>
      </w:ins>
      <w:r w:rsidRPr="00903DBA">
        <w:t>a</w:t>
      </w:r>
      <w:ins w:id="340" w:author="Stefan Bjornander" w:date="2015-04-25T10:28:00Z">
        <w:r w:rsidRPr="00903DBA">
          <w:t xml:space="preserve"> struct or union is </w:t>
        </w:r>
      </w:ins>
      <w:r w:rsidR="00D96162" w:rsidRPr="00903DBA">
        <w:t>c</w:t>
      </w:r>
      <w:ins w:id="341" w:author="Stefan Bjornander" w:date="2015-04-25T10:29:00Z">
        <w:r w:rsidRPr="00903DBA">
          <w:t>onstant</w:t>
        </w:r>
      </w:ins>
      <w:ins w:id="342" w:author="Stefan Bjornander" w:date="2015-04-25T10:28:00Z">
        <w:r w:rsidRPr="00903DBA">
          <w:t xml:space="preserve"> if </w:t>
        </w:r>
      </w:ins>
      <w:ins w:id="343" w:author="Stefan Bjornander" w:date="2015-04-25T10:29:00Z">
        <w:r w:rsidRPr="00903DBA">
          <w:t>it is constant</w:t>
        </w:r>
      </w:ins>
      <w:r w:rsidR="00D96162" w:rsidRPr="00903DBA">
        <w:t xml:space="preserve"> in </w:t>
      </w:r>
      <w:r w:rsidR="00984E72" w:rsidRPr="00903DBA">
        <w:t>itself</w:t>
      </w:r>
      <w:r w:rsidR="00C04FC7" w:rsidRPr="00903DBA">
        <w:t>,</w:t>
      </w:r>
      <w:r w:rsidR="00984E72" w:rsidRPr="00903DBA">
        <w:t xml:space="preserve"> or</w:t>
      </w:r>
      <w:ins w:id="344" w:author="Stefan Bjornander" w:date="2015-04-25T10:29:00Z">
        <w:r w:rsidRPr="00903DBA">
          <w:t xml:space="preserve"> </w:t>
        </w:r>
      </w:ins>
      <w:r w:rsidR="00C04FC7" w:rsidRPr="00903DBA">
        <w:t xml:space="preserve">if </w:t>
      </w:r>
      <w:ins w:id="345" w:author="Stefan Bjornander" w:date="2015-04-25T10:29:00Z">
        <w:r w:rsidRPr="00903DBA">
          <w:t>is any of its members if (</w:t>
        </w:r>
      </w:ins>
      <w:ins w:id="346" w:author="Stefan Bjornander" w:date="2015-04-25T10:30:00Z">
        <w:r w:rsidRPr="00903DBA">
          <w:t>recursively</w:t>
        </w:r>
      </w:ins>
      <w:ins w:id="347" w:author="Stefan Bjornander" w:date="2015-04-25T10:29:00Z">
        <w:r w:rsidRPr="00903DBA">
          <w:t>)</w:t>
        </w:r>
      </w:ins>
      <w:ins w:id="348" w:author="Stefan Bjornander" w:date="2015-04-25T10:30:00Z">
        <w:r w:rsidRPr="00903DBA">
          <w:t xml:space="preserve"> constant</w:t>
        </w:r>
      </w:ins>
      <w:r w:rsidR="003A173F" w:rsidRPr="00903DBA">
        <w:t xml:space="preserve">. </w:t>
      </w:r>
    </w:p>
    <w:p w14:paraId="1557CE7B" w14:textId="77777777" w:rsidR="006E1FB9" w:rsidRPr="00903DBA" w:rsidRDefault="006E1FB9" w:rsidP="006E1FB9">
      <w:pPr>
        <w:pStyle w:val="Code"/>
        <w:rPr>
          <w:highlight w:val="white"/>
        </w:rPr>
      </w:pPr>
      <w:r w:rsidRPr="00903DBA">
        <w:rPr>
          <w:highlight w:val="white"/>
        </w:rPr>
        <w:t xml:space="preserve">    public bool IsConstantRecursive() {</w:t>
      </w:r>
    </w:p>
    <w:p w14:paraId="64990BF0" w14:textId="77777777" w:rsidR="006E1FB9" w:rsidRPr="00903DBA" w:rsidRDefault="006E1FB9" w:rsidP="006E1FB9">
      <w:pPr>
        <w:pStyle w:val="Code"/>
        <w:rPr>
          <w:highlight w:val="white"/>
        </w:rPr>
      </w:pPr>
      <w:r w:rsidRPr="00903DBA">
        <w:rPr>
          <w:highlight w:val="white"/>
        </w:rPr>
        <w:t xml:space="preserve">      if (m_constant) {</w:t>
      </w:r>
    </w:p>
    <w:p w14:paraId="5E6BEC6C" w14:textId="77777777" w:rsidR="006E1FB9" w:rsidRPr="00903DBA" w:rsidRDefault="006E1FB9" w:rsidP="006E1FB9">
      <w:pPr>
        <w:pStyle w:val="Code"/>
        <w:rPr>
          <w:highlight w:val="white"/>
        </w:rPr>
      </w:pPr>
      <w:r w:rsidRPr="00903DBA">
        <w:rPr>
          <w:highlight w:val="white"/>
        </w:rPr>
        <w:t xml:space="preserve">        return true;</w:t>
      </w:r>
    </w:p>
    <w:p w14:paraId="6D59DD33" w14:textId="77777777" w:rsidR="006E1FB9" w:rsidRPr="00903DBA" w:rsidRDefault="006E1FB9" w:rsidP="006E1FB9">
      <w:pPr>
        <w:pStyle w:val="Code"/>
        <w:rPr>
          <w:highlight w:val="white"/>
        </w:rPr>
      </w:pPr>
      <w:r w:rsidRPr="00903DBA">
        <w:rPr>
          <w:highlight w:val="white"/>
        </w:rPr>
        <w:t xml:space="preserve">      }  </w:t>
      </w:r>
    </w:p>
    <w:p w14:paraId="2B87D1EF" w14:textId="77777777" w:rsidR="006E1FB9" w:rsidRPr="00903DBA" w:rsidRDefault="006E1FB9" w:rsidP="006E1FB9">
      <w:pPr>
        <w:pStyle w:val="Code"/>
        <w:rPr>
          <w:highlight w:val="white"/>
        </w:rPr>
      </w:pPr>
      <w:r w:rsidRPr="00903DBA">
        <w:rPr>
          <w:highlight w:val="white"/>
        </w:rPr>
        <w:t xml:space="preserve">      else if (IsStructOrUnion() &amp;&amp; (m_memberMap != null)) {</w:t>
      </w:r>
    </w:p>
    <w:p w14:paraId="148D8097" w14:textId="77777777" w:rsidR="006E1FB9" w:rsidRPr="00903DBA" w:rsidRDefault="006E1FB9" w:rsidP="006E1FB9">
      <w:pPr>
        <w:pStyle w:val="Code"/>
        <w:rPr>
          <w:highlight w:val="white"/>
        </w:rPr>
      </w:pPr>
      <w:r w:rsidRPr="00903DBA">
        <w:rPr>
          <w:highlight w:val="white"/>
        </w:rPr>
        <w:t xml:space="preserve">        foreach (Symbol symbol in m_memberMap.Values) {</w:t>
      </w:r>
    </w:p>
    <w:p w14:paraId="138ACE44" w14:textId="77777777" w:rsidR="006E1FB9" w:rsidRPr="00903DBA" w:rsidRDefault="006E1FB9" w:rsidP="006E1FB9">
      <w:pPr>
        <w:pStyle w:val="Code"/>
        <w:rPr>
          <w:highlight w:val="white"/>
        </w:rPr>
      </w:pPr>
      <w:r w:rsidRPr="00903DBA">
        <w:rPr>
          <w:highlight w:val="white"/>
        </w:rPr>
        <w:t xml:space="preserve">          if (symbol.Type.IsConstantRecursive()) {</w:t>
      </w:r>
    </w:p>
    <w:p w14:paraId="4F17BD07" w14:textId="77777777" w:rsidR="006E1FB9" w:rsidRPr="00903DBA" w:rsidRDefault="006E1FB9" w:rsidP="006E1FB9">
      <w:pPr>
        <w:pStyle w:val="Code"/>
        <w:rPr>
          <w:highlight w:val="white"/>
        </w:rPr>
      </w:pPr>
      <w:r w:rsidRPr="00903DBA">
        <w:rPr>
          <w:highlight w:val="white"/>
        </w:rPr>
        <w:t xml:space="preserve">            return true;</w:t>
      </w:r>
    </w:p>
    <w:p w14:paraId="5CBB8378" w14:textId="77777777" w:rsidR="006E1FB9" w:rsidRPr="00903DBA" w:rsidRDefault="006E1FB9" w:rsidP="006E1FB9">
      <w:pPr>
        <w:pStyle w:val="Code"/>
        <w:rPr>
          <w:highlight w:val="white"/>
        </w:rPr>
      </w:pPr>
      <w:r w:rsidRPr="00903DBA">
        <w:rPr>
          <w:highlight w:val="white"/>
        </w:rPr>
        <w:t xml:space="preserve">          }</w:t>
      </w:r>
    </w:p>
    <w:p w14:paraId="20AF68D7" w14:textId="77777777" w:rsidR="006E1FB9" w:rsidRPr="00903DBA" w:rsidRDefault="006E1FB9" w:rsidP="006E1FB9">
      <w:pPr>
        <w:pStyle w:val="Code"/>
        <w:rPr>
          <w:highlight w:val="white"/>
        </w:rPr>
      </w:pPr>
      <w:r w:rsidRPr="00903DBA">
        <w:rPr>
          <w:highlight w:val="white"/>
        </w:rPr>
        <w:t xml:space="preserve">        }</w:t>
      </w:r>
    </w:p>
    <w:p w14:paraId="0455B635" w14:textId="77777777" w:rsidR="006E1FB9" w:rsidRPr="00903DBA" w:rsidRDefault="006E1FB9" w:rsidP="006E1FB9">
      <w:pPr>
        <w:pStyle w:val="Code"/>
        <w:rPr>
          <w:highlight w:val="white"/>
        </w:rPr>
      </w:pPr>
      <w:r w:rsidRPr="00903DBA">
        <w:rPr>
          <w:highlight w:val="white"/>
        </w:rPr>
        <w:t xml:space="preserve">      }</w:t>
      </w:r>
    </w:p>
    <w:p w14:paraId="673BC846" w14:textId="77777777" w:rsidR="006E1FB9" w:rsidRPr="00903DBA" w:rsidRDefault="006E1FB9" w:rsidP="006E1FB9">
      <w:pPr>
        <w:pStyle w:val="Code"/>
        <w:rPr>
          <w:highlight w:val="white"/>
        </w:rPr>
      </w:pPr>
      <w:r w:rsidRPr="00903DBA">
        <w:rPr>
          <w:highlight w:val="white"/>
        </w:rPr>
        <w:t xml:space="preserve">    </w:t>
      </w:r>
    </w:p>
    <w:p w14:paraId="7B7F0808" w14:textId="77777777" w:rsidR="006E1FB9" w:rsidRPr="00903DBA" w:rsidRDefault="006E1FB9" w:rsidP="006E1FB9">
      <w:pPr>
        <w:pStyle w:val="Code"/>
        <w:rPr>
          <w:highlight w:val="white"/>
        </w:rPr>
      </w:pPr>
      <w:r w:rsidRPr="00903DBA">
        <w:rPr>
          <w:highlight w:val="white"/>
        </w:rPr>
        <w:t xml:space="preserve">      return false;</w:t>
      </w:r>
    </w:p>
    <w:p w14:paraId="53641C9B" w14:textId="77777777" w:rsidR="006E1FB9" w:rsidRPr="00903DBA" w:rsidRDefault="006E1FB9" w:rsidP="006E1FB9">
      <w:pPr>
        <w:pStyle w:val="Code"/>
        <w:rPr>
          <w:highlight w:val="white"/>
        </w:rPr>
      </w:pPr>
      <w:r w:rsidRPr="00903DBA">
        <w:rPr>
          <w:highlight w:val="white"/>
        </w:rPr>
        <w:t xml:space="preserve">    }</w:t>
      </w:r>
    </w:p>
    <w:p w14:paraId="59ED11FD" w14:textId="42D9FEE0" w:rsidR="006E1FB9" w:rsidRPr="00903DBA" w:rsidRDefault="0031522E" w:rsidP="0031522E">
      <w:pPr>
        <w:rPr>
          <w:highlight w:val="white"/>
        </w:rPr>
      </w:pPr>
      <w:r w:rsidRPr="00903DBA">
        <w:rPr>
          <w:highlight w:val="white"/>
        </w:rPr>
        <w:t xml:space="preserve">The </w:t>
      </w:r>
      <w:r w:rsidRPr="00903DBA">
        <w:rPr>
          <w:rStyle w:val="KeyWord0"/>
          <w:highlight w:val="white"/>
        </w:rPr>
        <w:t>GetHashCode</w:t>
      </w:r>
      <w:r w:rsidRPr="00903DBA">
        <w:rPr>
          <w:highlight w:val="white"/>
        </w:rPr>
        <w:t xml:space="preserve"> method simply return the hash code of its base class. It has been included for the sake of </w:t>
      </w:r>
      <w:r w:rsidR="00C63EB3" w:rsidRPr="00903DBA">
        <w:rPr>
          <w:highlight w:val="white"/>
        </w:rPr>
        <w:t>completeness since</w:t>
      </w:r>
      <w:r w:rsidRPr="00903DBA">
        <w:rPr>
          <w:highlight w:val="white"/>
        </w:rPr>
        <w:t xml:space="preserve"> we also include the </w:t>
      </w:r>
      <w:r w:rsidRPr="00903DBA">
        <w:rPr>
          <w:rStyle w:val="KeyWord0"/>
          <w:highlight w:val="white"/>
        </w:rPr>
        <w:t>Equals</w:t>
      </w:r>
      <w:r w:rsidRPr="00903DBA">
        <w:rPr>
          <w:highlight w:val="white"/>
        </w:rPr>
        <w:t xml:space="preserve"> method.</w:t>
      </w:r>
    </w:p>
    <w:p w14:paraId="76D7F099" w14:textId="77777777" w:rsidR="006E1FB9" w:rsidRPr="00903DBA" w:rsidRDefault="006E1FB9" w:rsidP="006E1FB9">
      <w:pPr>
        <w:pStyle w:val="Code"/>
        <w:rPr>
          <w:highlight w:val="white"/>
        </w:rPr>
      </w:pPr>
      <w:r w:rsidRPr="00903DBA">
        <w:rPr>
          <w:highlight w:val="white"/>
        </w:rPr>
        <w:t xml:space="preserve">    public override int GetHashCode() {</w:t>
      </w:r>
    </w:p>
    <w:p w14:paraId="553607AE" w14:textId="77777777" w:rsidR="006E1FB9" w:rsidRPr="00903DBA" w:rsidRDefault="006E1FB9" w:rsidP="006E1FB9">
      <w:pPr>
        <w:pStyle w:val="Code"/>
        <w:rPr>
          <w:highlight w:val="white"/>
        </w:rPr>
      </w:pPr>
      <w:r w:rsidRPr="00903DBA">
        <w:rPr>
          <w:highlight w:val="white"/>
        </w:rPr>
        <w:t xml:space="preserve">      return base.GetHashCode();</w:t>
      </w:r>
    </w:p>
    <w:p w14:paraId="14D17FD8" w14:textId="77777777" w:rsidR="006E1FB9" w:rsidRPr="00903DBA" w:rsidRDefault="006E1FB9" w:rsidP="006E1FB9">
      <w:pPr>
        <w:pStyle w:val="Code"/>
        <w:rPr>
          <w:highlight w:val="white"/>
        </w:rPr>
      </w:pPr>
      <w:r w:rsidRPr="00903DBA">
        <w:rPr>
          <w:highlight w:val="white"/>
        </w:rPr>
        <w:lastRenderedPageBreak/>
        <w:t xml:space="preserve">    }</w:t>
      </w:r>
    </w:p>
    <w:p w14:paraId="48E90451" w14:textId="77777777" w:rsidR="00B95083" w:rsidRPr="00903DBA" w:rsidRDefault="00B95083">
      <w:r w:rsidRPr="00903DBA">
        <w:t>The Equals method return true if the types are equal.</w:t>
      </w:r>
    </w:p>
    <w:p w14:paraId="733B6CB5" w14:textId="77777777" w:rsidR="006E1FB9" w:rsidRPr="00903DBA" w:rsidRDefault="006E1FB9" w:rsidP="006E1FB9">
      <w:pPr>
        <w:pStyle w:val="Code"/>
        <w:rPr>
          <w:highlight w:val="white"/>
        </w:rPr>
      </w:pPr>
      <w:r w:rsidRPr="00903DBA">
        <w:rPr>
          <w:highlight w:val="white"/>
        </w:rPr>
        <w:t xml:space="preserve">    public override bool Equals(object obj) {</w:t>
      </w:r>
    </w:p>
    <w:p w14:paraId="49C650F1" w14:textId="77777777" w:rsidR="006E1FB9" w:rsidRPr="00903DBA" w:rsidRDefault="006E1FB9" w:rsidP="006E1FB9">
      <w:pPr>
        <w:pStyle w:val="Code"/>
        <w:rPr>
          <w:highlight w:val="white"/>
        </w:rPr>
      </w:pPr>
      <w:r w:rsidRPr="00903DBA">
        <w:rPr>
          <w:highlight w:val="white"/>
        </w:rPr>
        <w:t xml:space="preserve">      if (obj is Type) {</w:t>
      </w:r>
    </w:p>
    <w:p w14:paraId="581C0AAF" w14:textId="77777777" w:rsidR="006E1FB9" w:rsidRPr="00903DBA" w:rsidRDefault="006E1FB9" w:rsidP="006E1FB9">
      <w:pPr>
        <w:pStyle w:val="Code"/>
        <w:rPr>
          <w:highlight w:val="white"/>
        </w:rPr>
      </w:pPr>
      <w:r w:rsidRPr="00903DBA">
        <w:rPr>
          <w:highlight w:val="white"/>
        </w:rPr>
        <w:t xml:space="preserve">        Type type = (Type) obj;</w:t>
      </w:r>
    </w:p>
    <w:p w14:paraId="46D2D34F" w14:textId="77777777" w:rsidR="006E1FB9" w:rsidRPr="00903DBA" w:rsidRDefault="006E1FB9" w:rsidP="00636ADF">
      <w:pPr>
        <w:pStyle w:val="Code"/>
        <w:rPr>
          <w:highlight w:val="white"/>
        </w:rPr>
      </w:pPr>
    </w:p>
    <w:p w14:paraId="39085B0D" w14:textId="77777777" w:rsidR="00A17B20" w:rsidRPr="00903DBA" w:rsidRDefault="00A17B20" w:rsidP="00A17B20">
      <w:pPr>
        <w:pStyle w:val="Code"/>
        <w:rPr>
          <w:highlight w:val="white"/>
        </w:rPr>
      </w:pPr>
      <w:r w:rsidRPr="00903DBA">
        <w:rPr>
          <w:highlight w:val="white"/>
        </w:rPr>
        <w:t xml:space="preserve">        if ((m_constant == type.m_constant) &amp;&amp;</w:t>
      </w:r>
    </w:p>
    <w:p w14:paraId="1099E4B5" w14:textId="77777777" w:rsidR="00A17B20" w:rsidRPr="00903DBA" w:rsidRDefault="00A17B20" w:rsidP="00A17B20">
      <w:pPr>
        <w:pStyle w:val="Code"/>
        <w:rPr>
          <w:highlight w:val="white"/>
        </w:rPr>
      </w:pPr>
      <w:r w:rsidRPr="00903DBA">
        <w:rPr>
          <w:highlight w:val="white"/>
        </w:rPr>
        <w:t xml:space="preserve">            (m_volatile == type.m_volatile) &amp;&amp; (m_sort == type.m_sort)) {</w:t>
      </w:r>
    </w:p>
    <w:p w14:paraId="7CE61048" w14:textId="77777777" w:rsidR="00B95083" w:rsidRPr="00903DBA" w:rsidRDefault="00B95083" w:rsidP="00B95083">
      <w:pPr>
        <w:rPr>
          <w:noProof/>
        </w:rPr>
      </w:pPr>
      <w:ins w:id="349" w:author="Stefan Bjornander" w:date="2015-04-25T14:35:00Z">
        <w:r w:rsidRPr="00903DBA">
          <w:t>Two pointer</w:t>
        </w:r>
      </w:ins>
      <w:r w:rsidRPr="00903DBA">
        <w:rPr>
          <w:noProof/>
        </w:rPr>
        <w:t>s</w:t>
      </w:r>
      <w:ins w:id="350" w:author="Stefan Bjornander" w:date="2015-04-25T14:35:00Z">
        <w:r w:rsidRPr="00903DBA">
          <w:rPr>
            <w:noProof/>
          </w:rPr>
          <w:t xml:space="preserve"> are </w:t>
        </w:r>
      </w:ins>
      <w:r w:rsidRPr="00903DBA">
        <w:rPr>
          <w:noProof/>
        </w:rPr>
        <w:t xml:space="preserve">considered to be </w:t>
      </w:r>
      <w:ins w:id="351" w:author="Stefan Bjornander" w:date="2015-04-25T14:35:00Z">
        <w:r w:rsidRPr="00903DBA">
          <w:rPr>
            <w:noProof/>
          </w:rPr>
          <w:t>equal if the type</w:t>
        </w:r>
      </w:ins>
      <w:r w:rsidRPr="00903DBA">
        <w:rPr>
          <w:noProof/>
        </w:rPr>
        <w:t>s</w:t>
      </w:r>
      <w:ins w:id="352" w:author="Stefan Bjornander" w:date="2015-04-25T14:35:00Z">
        <w:r w:rsidRPr="00903DBA">
          <w:rPr>
            <w:noProof/>
          </w:rPr>
          <w:t xml:space="preserve"> they point at are equal</w:t>
        </w:r>
      </w:ins>
      <w:r w:rsidRPr="00903DBA">
        <w:rPr>
          <w:noProof/>
        </w:rPr>
        <w:t>.</w:t>
      </w:r>
    </w:p>
    <w:p w14:paraId="4D094979" w14:textId="77777777" w:rsidR="006E1FB9" w:rsidRPr="00903DBA" w:rsidRDefault="006E1FB9" w:rsidP="006E1FB9">
      <w:pPr>
        <w:pStyle w:val="Code"/>
        <w:rPr>
          <w:highlight w:val="white"/>
        </w:rPr>
      </w:pPr>
      <w:r w:rsidRPr="00903DBA">
        <w:rPr>
          <w:highlight w:val="white"/>
        </w:rPr>
        <w:t xml:space="preserve">          switch (m_sort) {</w:t>
      </w:r>
    </w:p>
    <w:p w14:paraId="78549792" w14:textId="77777777" w:rsidR="006E1FB9" w:rsidRPr="00903DBA" w:rsidRDefault="006E1FB9" w:rsidP="006E1FB9">
      <w:pPr>
        <w:pStyle w:val="Code"/>
        <w:rPr>
          <w:highlight w:val="white"/>
        </w:rPr>
      </w:pPr>
      <w:r w:rsidRPr="00903DBA">
        <w:rPr>
          <w:highlight w:val="white"/>
        </w:rPr>
        <w:t xml:space="preserve">            case Sort.Pointer:</w:t>
      </w:r>
    </w:p>
    <w:p w14:paraId="6047BC77" w14:textId="77777777" w:rsidR="006E1FB9" w:rsidRPr="00903DBA" w:rsidRDefault="006E1FB9" w:rsidP="006E1FB9">
      <w:pPr>
        <w:pStyle w:val="Code"/>
        <w:rPr>
          <w:highlight w:val="white"/>
        </w:rPr>
      </w:pPr>
      <w:r w:rsidRPr="00903DBA">
        <w:rPr>
          <w:highlight w:val="white"/>
        </w:rPr>
        <w:t xml:space="preserve">              return m_pointerType.Equals(type.m_pointerType);</w:t>
      </w:r>
    </w:p>
    <w:p w14:paraId="325E3154" w14:textId="774F5ABA" w:rsidR="00B95083" w:rsidRPr="00903DBA" w:rsidRDefault="00B95083" w:rsidP="00B95083">
      <w:pPr>
        <w:rPr>
          <w:noProof/>
        </w:rPr>
      </w:pPr>
      <w:r w:rsidRPr="00903DBA">
        <w:rPr>
          <w:noProof/>
        </w:rPr>
        <w:t>T</w:t>
      </w:r>
      <w:ins w:id="353" w:author="Stefan Bjornander" w:date="2015-04-25T14:56:00Z">
        <w:r w:rsidRPr="00903DBA">
          <w:rPr>
            <w:noProof/>
          </w:rPr>
          <w:t xml:space="preserve">wo arrays are </w:t>
        </w:r>
      </w:ins>
      <w:r w:rsidRPr="00903DBA">
        <w:rPr>
          <w:noProof/>
        </w:rPr>
        <w:t xml:space="preserve">equal </w:t>
      </w:r>
      <w:ins w:id="354" w:author="Stefan Bjornander" w:date="2015-04-25T17:26:00Z">
        <w:r w:rsidRPr="00903DBA">
          <w:rPr>
            <w:noProof/>
          </w:rPr>
          <w:t>if</w:t>
        </w:r>
      </w:ins>
      <w:r w:rsidRPr="00903DBA">
        <w:rPr>
          <w:noProof/>
        </w:rPr>
        <w:t xml:space="preserve"> </w:t>
      </w:r>
      <w:ins w:id="355" w:author="Stefan Bjornander" w:date="2015-04-25T17:26:00Z">
        <w:r w:rsidRPr="00903DBA">
          <w:rPr>
            <w:noProof/>
          </w:rPr>
          <w:t>their types are equal and they have the same size</w:t>
        </w:r>
      </w:ins>
      <w:r w:rsidR="00B40B97" w:rsidRPr="00903DBA">
        <w:rPr>
          <w:noProof/>
        </w:rPr>
        <w:t>, or if at least one of the arrays have size zero.</w:t>
      </w:r>
    </w:p>
    <w:p w14:paraId="573C1CF7" w14:textId="77777777" w:rsidR="006E1FB9" w:rsidRPr="00903DBA" w:rsidRDefault="006E1FB9" w:rsidP="006E1FB9">
      <w:pPr>
        <w:pStyle w:val="Code"/>
        <w:rPr>
          <w:highlight w:val="white"/>
        </w:rPr>
      </w:pPr>
      <w:r w:rsidRPr="00903DBA">
        <w:rPr>
          <w:highlight w:val="white"/>
        </w:rPr>
        <w:t xml:space="preserve">            case Sort.Array:</w:t>
      </w:r>
    </w:p>
    <w:p w14:paraId="38301D34" w14:textId="77777777" w:rsidR="006E1FB9" w:rsidRPr="00903DBA" w:rsidRDefault="006E1FB9" w:rsidP="006E1FB9">
      <w:pPr>
        <w:pStyle w:val="Code"/>
        <w:rPr>
          <w:highlight w:val="white"/>
        </w:rPr>
      </w:pPr>
      <w:r w:rsidRPr="00903DBA">
        <w:rPr>
          <w:highlight w:val="white"/>
        </w:rPr>
        <w:t xml:space="preserve">              return ((m_arraySize == 0) || (type.m_arraySize == 0) ||</w:t>
      </w:r>
    </w:p>
    <w:p w14:paraId="28DD15D4" w14:textId="77777777" w:rsidR="006E1FB9" w:rsidRPr="00903DBA" w:rsidRDefault="006E1FB9" w:rsidP="006E1FB9">
      <w:pPr>
        <w:pStyle w:val="Code"/>
        <w:rPr>
          <w:highlight w:val="white"/>
        </w:rPr>
      </w:pPr>
      <w:r w:rsidRPr="00903DBA">
        <w:rPr>
          <w:highlight w:val="white"/>
        </w:rPr>
        <w:t xml:space="preserve">                      (m_arraySize == type.m_arraySize)) &amp;&amp;</w:t>
      </w:r>
    </w:p>
    <w:p w14:paraId="449B39DC" w14:textId="77777777" w:rsidR="006E1FB9" w:rsidRPr="00903DBA" w:rsidRDefault="006E1FB9" w:rsidP="006E1FB9">
      <w:pPr>
        <w:pStyle w:val="Code"/>
        <w:rPr>
          <w:highlight w:val="white"/>
        </w:rPr>
      </w:pPr>
      <w:r w:rsidRPr="00903DBA">
        <w:rPr>
          <w:highlight w:val="white"/>
        </w:rPr>
        <w:t xml:space="preserve">                      m_arrayType.Equals(type.m_arrayType);</w:t>
      </w:r>
    </w:p>
    <w:p w14:paraId="12079094" w14:textId="3ACDECDC" w:rsidR="006E1FB9" w:rsidRPr="00903DBA" w:rsidRDefault="00B40B97" w:rsidP="00B40B97">
      <w:pPr>
        <w:rPr>
          <w:color w:val="auto"/>
        </w:rPr>
      </w:pPr>
      <w:ins w:id="356" w:author="Stefan Bjornander" w:date="2015-04-25T14:58:00Z">
        <w:r w:rsidRPr="00903DBA">
          <w:rPr>
            <w:noProof/>
          </w:rPr>
          <w:t>Two struct</w:t>
        </w:r>
      </w:ins>
      <w:ins w:id="357" w:author="Stefan Bjornander" w:date="2015-04-25T16:07:00Z">
        <w:r w:rsidRPr="00903DBA">
          <w:rPr>
            <w:noProof/>
          </w:rPr>
          <w:t>s</w:t>
        </w:r>
      </w:ins>
      <w:ins w:id="358" w:author="Stefan Bjornander" w:date="2015-04-25T14:58:00Z">
        <w:r w:rsidRPr="00903DBA">
          <w:rPr>
            <w:noProof/>
          </w:rPr>
          <w:t xml:space="preserve"> or unions are equals if </w:t>
        </w:r>
      </w:ins>
      <w:ins w:id="359" w:author="Stefan Bjornander" w:date="2015-04-25T16:06:00Z">
        <w:r w:rsidRPr="00903DBA">
          <w:rPr>
            <w:noProof/>
          </w:rPr>
          <w:t xml:space="preserve">they both are incomplete </w:t>
        </w:r>
      </w:ins>
      <w:r w:rsidRPr="00903DBA">
        <w:rPr>
          <w:noProof/>
        </w:rPr>
        <w:t xml:space="preserve">(their member maps are null) </w:t>
      </w:r>
      <w:ins w:id="360" w:author="Stefan Bjornander" w:date="2015-04-25T16:06:00Z">
        <w:r w:rsidRPr="00903DBA">
          <w:rPr>
            <w:noProof/>
          </w:rPr>
          <w:t xml:space="preserve">or if </w:t>
        </w:r>
      </w:ins>
      <w:ins w:id="361" w:author="Stefan Bjornander" w:date="2015-04-25T14:58:00Z">
        <w:r w:rsidRPr="00903DBA">
          <w:rPr>
            <w:noProof/>
          </w:rPr>
          <w:t xml:space="preserve">their member </w:t>
        </w:r>
      </w:ins>
      <w:r w:rsidRPr="00903DBA">
        <w:rPr>
          <w:noProof/>
        </w:rPr>
        <w:t>maps</w:t>
      </w:r>
      <w:ins w:id="362" w:author="Stefan Bjornander" w:date="2015-04-25T14:58:00Z">
        <w:r w:rsidRPr="00903DBA">
          <w:rPr>
            <w:noProof/>
          </w:rPr>
          <w:t xml:space="preserve"> are equal</w:t>
        </w:r>
      </w:ins>
      <w:ins w:id="363" w:author="Stefan Bjornander" w:date="2015-04-25T16:07:00Z">
        <w:r w:rsidRPr="00903DBA">
          <w:rPr>
            <w:noProof/>
          </w:rPr>
          <w:t>. N</w:t>
        </w:r>
      </w:ins>
      <w:ins w:id="364" w:author="Stefan Bjornander" w:date="2015-04-25T16:05:00Z">
        <w:r w:rsidRPr="00903DBA">
          <w:rPr>
            <w:noProof/>
          </w:rPr>
          <w:t xml:space="preserve">ote that they </w:t>
        </w:r>
      </w:ins>
      <w:r w:rsidRPr="00903DBA">
        <w:rPr>
          <w:noProof/>
        </w:rPr>
        <w:t xml:space="preserve">must not only </w:t>
      </w:r>
      <w:ins w:id="365" w:author="Stefan Bjornander" w:date="2015-04-25T16:06:00Z">
        <w:r w:rsidRPr="00903DBA">
          <w:rPr>
            <w:noProof/>
          </w:rPr>
          <w:t>have the same members, the</w:t>
        </w:r>
      </w:ins>
      <w:r w:rsidRPr="00903DBA">
        <w:rPr>
          <w:noProof/>
        </w:rPr>
        <w:t xml:space="preserve"> members</w:t>
      </w:r>
      <w:ins w:id="366" w:author="Stefan Bjornander" w:date="2015-04-25T16:06:00Z">
        <w:r w:rsidRPr="00903DBA">
          <w:rPr>
            <w:noProof/>
          </w:rPr>
          <w:t xml:space="preserve"> </w:t>
        </w:r>
      </w:ins>
      <w:r w:rsidRPr="00903DBA">
        <w:rPr>
          <w:noProof/>
        </w:rPr>
        <w:t xml:space="preserve">must also appear in the </w:t>
      </w:r>
      <w:ins w:id="367" w:author="Stefan Bjornander" w:date="2015-04-25T16:06:00Z">
        <w:r w:rsidRPr="00903DBA">
          <w:rPr>
            <w:noProof/>
          </w:rPr>
          <w:t>same order.</w:t>
        </w:r>
      </w:ins>
    </w:p>
    <w:p w14:paraId="47424792" w14:textId="77777777" w:rsidR="006E1FB9" w:rsidRPr="00903DBA" w:rsidRDefault="006E1FB9" w:rsidP="006E1FB9">
      <w:pPr>
        <w:pStyle w:val="Code"/>
        <w:rPr>
          <w:highlight w:val="white"/>
        </w:rPr>
      </w:pPr>
      <w:r w:rsidRPr="00903DBA">
        <w:rPr>
          <w:highlight w:val="white"/>
        </w:rPr>
        <w:t xml:space="preserve">            case Sort.Struct:</w:t>
      </w:r>
    </w:p>
    <w:p w14:paraId="54C082A8" w14:textId="77777777" w:rsidR="006E1FB9" w:rsidRPr="00903DBA" w:rsidRDefault="006E1FB9" w:rsidP="006E1FB9">
      <w:pPr>
        <w:pStyle w:val="Code"/>
        <w:rPr>
          <w:highlight w:val="white"/>
        </w:rPr>
      </w:pPr>
      <w:r w:rsidRPr="00903DBA">
        <w:rPr>
          <w:highlight w:val="white"/>
        </w:rPr>
        <w:t xml:space="preserve">            case Sort.Union:</w:t>
      </w:r>
    </w:p>
    <w:p w14:paraId="78613FF8" w14:textId="77777777" w:rsidR="006E1FB9" w:rsidRPr="00903DBA" w:rsidRDefault="006E1FB9" w:rsidP="006E1FB9">
      <w:pPr>
        <w:pStyle w:val="Code"/>
        <w:rPr>
          <w:highlight w:val="white"/>
        </w:rPr>
      </w:pPr>
      <w:r w:rsidRPr="00903DBA">
        <w:rPr>
          <w:highlight w:val="white"/>
        </w:rPr>
        <w:t xml:space="preserve">              return ((m_memberMap == null) &amp;&amp; (type.m_memberMap == null)) ||</w:t>
      </w:r>
    </w:p>
    <w:p w14:paraId="45DFFE3C" w14:textId="77777777" w:rsidR="006E1FB9" w:rsidRPr="00903DBA" w:rsidRDefault="006E1FB9" w:rsidP="006E1FB9">
      <w:pPr>
        <w:pStyle w:val="Code"/>
        <w:rPr>
          <w:highlight w:val="white"/>
        </w:rPr>
      </w:pPr>
      <w:r w:rsidRPr="00903DBA">
        <w:rPr>
          <w:highlight w:val="white"/>
        </w:rPr>
        <w:t xml:space="preserve">                     ((m_memberMap != null) &amp;&amp; (type.m_memberMap != null) &amp;&amp;</w:t>
      </w:r>
    </w:p>
    <w:p w14:paraId="3D29286D" w14:textId="77777777" w:rsidR="006E1FB9" w:rsidRPr="00903DBA" w:rsidRDefault="006E1FB9" w:rsidP="006E1FB9">
      <w:pPr>
        <w:pStyle w:val="Code"/>
        <w:rPr>
          <w:highlight w:val="white"/>
        </w:rPr>
      </w:pPr>
      <w:r w:rsidRPr="00903DBA">
        <w:rPr>
          <w:highlight w:val="white"/>
        </w:rPr>
        <w:t xml:space="preserve">                      m_memberMap.Equals(type.m_memberMap));</w:t>
      </w:r>
    </w:p>
    <w:p w14:paraId="6F00B543" w14:textId="3DB89B92" w:rsidR="006E1FB9" w:rsidRPr="00903DBA" w:rsidRDefault="000B4F48" w:rsidP="000B4F48">
      <w:pPr>
        <w:rPr>
          <w:highlight w:val="white"/>
        </w:rPr>
      </w:pPr>
      <w:ins w:id="368" w:author="Stefan Bjornander" w:date="2015-04-25T16:08:00Z">
        <w:r w:rsidRPr="00903DBA">
          <w:rPr>
            <w:noProof/>
          </w:rPr>
          <w:t>Two functions are equal if their return types are equal, they have the same style (old or new) and their type lists, respectively, are equal.</w:t>
        </w:r>
      </w:ins>
      <w:r w:rsidR="00CC05CA" w:rsidRPr="00903DBA">
        <w:rPr>
          <w:noProof/>
        </w:rPr>
        <w:t xml:space="preserve"> Note that two functions can be equal even if their parameters have different names, at long as their types are equal.</w:t>
      </w:r>
    </w:p>
    <w:p w14:paraId="46EE63D1" w14:textId="77777777" w:rsidR="00A17B20" w:rsidRPr="00903DBA" w:rsidRDefault="00A17B20" w:rsidP="00A17B20">
      <w:pPr>
        <w:pStyle w:val="Code"/>
        <w:rPr>
          <w:highlight w:val="white"/>
        </w:rPr>
      </w:pPr>
      <w:r w:rsidRPr="00903DBA">
        <w:rPr>
          <w:highlight w:val="white"/>
        </w:rPr>
        <w:t xml:space="preserve">            case Sort.Function:</w:t>
      </w:r>
    </w:p>
    <w:p w14:paraId="42783559" w14:textId="77777777" w:rsidR="00A17B20" w:rsidRPr="00903DBA" w:rsidRDefault="00A17B20" w:rsidP="00A17B20">
      <w:pPr>
        <w:pStyle w:val="Code"/>
        <w:rPr>
          <w:highlight w:val="white"/>
        </w:rPr>
      </w:pPr>
      <w:r w:rsidRPr="00903DBA">
        <w:rPr>
          <w:highlight w:val="white"/>
        </w:rPr>
        <w:t xml:space="preserve">              return m_returnType.Equals(type.m_returnType) &amp;&amp;</w:t>
      </w:r>
    </w:p>
    <w:p w14:paraId="18A36ACE" w14:textId="77777777" w:rsidR="00A17B20" w:rsidRPr="00903DBA" w:rsidRDefault="00A17B20" w:rsidP="00A17B20">
      <w:pPr>
        <w:pStyle w:val="Code"/>
        <w:rPr>
          <w:highlight w:val="white"/>
        </w:rPr>
      </w:pPr>
      <w:r w:rsidRPr="00903DBA">
        <w:rPr>
          <w:highlight w:val="white"/>
        </w:rPr>
        <w:t xml:space="preserve">                     (((m_typeList == null) &amp;&amp; (type.m_typeList == null)) ||</w:t>
      </w:r>
    </w:p>
    <w:p w14:paraId="504521A6" w14:textId="77777777" w:rsidR="00A17B20" w:rsidRPr="00903DBA" w:rsidRDefault="00A17B20" w:rsidP="00A17B20">
      <w:pPr>
        <w:pStyle w:val="Code"/>
        <w:rPr>
          <w:highlight w:val="white"/>
        </w:rPr>
      </w:pPr>
      <w:r w:rsidRPr="00903DBA">
        <w:rPr>
          <w:highlight w:val="white"/>
        </w:rPr>
        <w:t xml:space="preserve">                      ((m_typeList != null) &amp;&amp; (type.m_typeList != null) &amp;&amp;</w:t>
      </w:r>
    </w:p>
    <w:p w14:paraId="0728BBB8" w14:textId="77777777" w:rsidR="00A17B20" w:rsidRPr="00903DBA" w:rsidRDefault="00A17B20" w:rsidP="00A17B20">
      <w:pPr>
        <w:pStyle w:val="Code"/>
        <w:rPr>
          <w:highlight w:val="white"/>
        </w:rPr>
      </w:pPr>
      <w:r w:rsidRPr="00903DBA">
        <w:rPr>
          <w:highlight w:val="white"/>
        </w:rPr>
        <w:t xml:space="preserve">                     m_typeList.SequenceEqual(type.m_typeList))) &amp;&amp;</w:t>
      </w:r>
    </w:p>
    <w:p w14:paraId="40B6303A" w14:textId="6F8B1F86" w:rsidR="00A17B20" w:rsidRPr="00903DBA" w:rsidRDefault="00A17B20" w:rsidP="00A17B20">
      <w:pPr>
        <w:pStyle w:val="Code"/>
        <w:rPr>
          <w:highlight w:val="white"/>
        </w:rPr>
      </w:pPr>
      <w:r w:rsidRPr="00903DBA">
        <w:rPr>
          <w:highlight w:val="white"/>
        </w:rPr>
        <w:t xml:space="preserve">                     (m_ellipse </w:t>
      </w:r>
      <w:r w:rsidR="005A5CE4" w:rsidRPr="00903DBA">
        <w:rPr>
          <w:highlight w:val="white"/>
        </w:rPr>
        <w:t>=</w:t>
      </w:r>
      <w:r w:rsidRPr="00903DBA">
        <w:rPr>
          <w:highlight w:val="white"/>
        </w:rPr>
        <w:t>= type.m_ellipse);</w:t>
      </w:r>
    </w:p>
    <w:p w14:paraId="3A670513" w14:textId="017EAB26" w:rsidR="006E1FB9" w:rsidRPr="00903DBA" w:rsidRDefault="00CF137E" w:rsidP="00CF137E">
      <w:pPr>
        <w:rPr>
          <w:highlight w:val="white"/>
        </w:rPr>
      </w:pPr>
      <w:r w:rsidRPr="00903DBA">
        <w:rPr>
          <w:highlight w:val="white"/>
        </w:rPr>
        <w:t>Finally, if none of the cases above apply, we compare the sorts of the types.</w:t>
      </w:r>
    </w:p>
    <w:p w14:paraId="1D3A75BB" w14:textId="77777777" w:rsidR="006E1FB9" w:rsidRPr="00903DBA" w:rsidRDefault="006E1FB9" w:rsidP="006E1FB9">
      <w:pPr>
        <w:pStyle w:val="Code"/>
        <w:rPr>
          <w:highlight w:val="white"/>
        </w:rPr>
      </w:pPr>
      <w:r w:rsidRPr="00903DBA">
        <w:rPr>
          <w:highlight w:val="white"/>
        </w:rPr>
        <w:t xml:space="preserve">            default:</w:t>
      </w:r>
    </w:p>
    <w:p w14:paraId="5AE120DD" w14:textId="1D9615DE" w:rsidR="00CF137E" w:rsidRPr="00903DBA" w:rsidRDefault="00CF137E" w:rsidP="00CF137E">
      <w:pPr>
        <w:pStyle w:val="Code"/>
        <w:rPr>
          <w:highlight w:val="white"/>
        </w:rPr>
      </w:pPr>
      <w:r w:rsidRPr="00903DBA">
        <w:rPr>
          <w:highlight w:val="white"/>
        </w:rPr>
        <w:t xml:space="preserve">              return </w:t>
      </w:r>
      <w:r w:rsidR="00DF3E21" w:rsidRPr="00903DBA">
        <w:rPr>
          <w:highlight w:val="white"/>
        </w:rPr>
        <w:t>true;</w:t>
      </w:r>
    </w:p>
    <w:p w14:paraId="6F5BE97F" w14:textId="77777777" w:rsidR="006E1FB9" w:rsidRPr="00903DBA" w:rsidRDefault="006E1FB9" w:rsidP="006E1FB9">
      <w:pPr>
        <w:pStyle w:val="Code"/>
        <w:rPr>
          <w:highlight w:val="white"/>
        </w:rPr>
      </w:pPr>
      <w:r w:rsidRPr="00903DBA">
        <w:rPr>
          <w:highlight w:val="white"/>
        </w:rPr>
        <w:t xml:space="preserve">          }</w:t>
      </w:r>
    </w:p>
    <w:p w14:paraId="3419A865" w14:textId="77777777" w:rsidR="006E1FB9" w:rsidRPr="00903DBA" w:rsidRDefault="006E1FB9" w:rsidP="006E1FB9">
      <w:pPr>
        <w:pStyle w:val="Code"/>
        <w:rPr>
          <w:highlight w:val="white"/>
        </w:rPr>
      </w:pPr>
      <w:r w:rsidRPr="00903DBA">
        <w:rPr>
          <w:highlight w:val="white"/>
        </w:rPr>
        <w:t xml:space="preserve">        }</w:t>
      </w:r>
    </w:p>
    <w:p w14:paraId="575DFCE3" w14:textId="77777777" w:rsidR="006E1FB9" w:rsidRPr="00903DBA" w:rsidRDefault="006E1FB9" w:rsidP="006E1FB9">
      <w:pPr>
        <w:pStyle w:val="Code"/>
        <w:rPr>
          <w:highlight w:val="white"/>
        </w:rPr>
      </w:pPr>
      <w:r w:rsidRPr="00903DBA">
        <w:rPr>
          <w:highlight w:val="white"/>
        </w:rPr>
        <w:t xml:space="preserve">      }</w:t>
      </w:r>
    </w:p>
    <w:p w14:paraId="4BBB7445" w14:textId="77777777" w:rsidR="006E1FB9" w:rsidRPr="00903DBA" w:rsidRDefault="006E1FB9" w:rsidP="006E1FB9">
      <w:pPr>
        <w:pStyle w:val="Code"/>
        <w:rPr>
          <w:highlight w:val="white"/>
        </w:rPr>
      </w:pPr>
    </w:p>
    <w:p w14:paraId="716852CE" w14:textId="77777777" w:rsidR="006E1FB9" w:rsidRPr="00903DBA" w:rsidRDefault="006E1FB9" w:rsidP="006E1FB9">
      <w:pPr>
        <w:pStyle w:val="Code"/>
        <w:rPr>
          <w:highlight w:val="white"/>
        </w:rPr>
      </w:pPr>
      <w:r w:rsidRPr="00903DBA">
        <w:rPr>
          <w:highlight w:val="white"/>
        </w:rPr>
        <w:t xml:space="preserve">      return false;</w:t>
      </w:r>
    </w:p>
    <w:p w14:paraId="4A3D9D93" w14:textId="77777777" w:rsidR="006E1FB9" w:rsidRPr="00903DBA" w:rsidRDefault="006E1FB9" w:rsidP="006E1FB9">
      <w:pPr>
        <w:pStyle w:val="Code"/>
        <w:rPr>
          <w:highlight w:val="white"/>
        </w:rPr>
      </w:pPr>
      <w:r w:rsidRPr="00903DBA">
        <w:rPr>
          <w:highlight w:val="white"/>
        </w:rPr>
        <w:t xml:space="preserve">    }</w:t>
      </w:r>
    </w:p>
    <w:p w14:paraId="55E353FC" w14:textId="77777777" w:rsidR="000A7DD3" w:rsidRPr="00903DBA" w:rsidRDefault="000A7DD3" w:rsidP="006E1FB9">
      <w:pPr>
        <w:pStyle w:val="Code"/>
        <w:rPr>
          <w:highlight w:val="white"/>
        </w:rPr>
      </w:pPr>
    </w:p>
    <w:p w14:paraId="32663ED0" w14:textId="54337A30" w:rsidR="006E1FB9" w:rsidRPr="00903DBA" w:rsidRDefault="006E1FB9" w:rsidP="006E1FB9">
      <w:pPr>
        <w:pStyle w:val="Code"/>
        <w:rPr>
          <w:highlight w:val="white"/>
        </w:rPr>
      </w:pPr>
      <w:r w:rsidRPr="00903DBA">
        <w:rPr>
          <w:highlight w:val="white"/>
        </w:rPr>
        <w:t xml:space="preserve">    public bool IsVoid() {</w:t>
      </w:r>
    </w:p>
    <w:p w14:paraId="17847D51" w14:textId="77777777" w:rsidR="006E1FB9" w:rsidRPr="00903DBA" w:rsidRDefault="006E1FB9" w:rsidP="006E1FB9">
      <w:pPr>
        <w:pStyle w:val="Code"/>
        <w:rPr>
          <w:highlight w:val="white"/>
        </w:rPr>
      </w:pPr>
      <w:r w:rsidRPr="00903DBA">
        <w:rPr>
          <w:highlight w:val="white"/>
        </w:rPr>
        <w:t xml:space="preserve">      return (m_sort == Sort.Void);</w:t>
      </w:r>
    </w:p>
    <w:p w14:paraId="50C85867" w14:textId="77777777" w:rsidR="006E1FB9" w:rsidRPr="00903DBA" w:rsidRDefault="006E1FB9" w:rsidP="006E1FB9">
      <w:pPr>
        <w:pStyle w:val="Code"/>
        <w:rPr>
          <w:highlight w:val="white"/>
        </w:rPr>
      </w:pPr>
      <w:r w:rsidRPr="00903DBA">
        <w:rPr>
          <w:highlight w:val="white"/>
        </w:rPr>
        <w:t xml:space="preserve">    }</w:t>
      </w:r>
    </w:p>
    <w:p w14:paraId="30F4484D" w14:textId="77777777" w:rsidR="006E1FB9" w:rsidRPr="00903DBA" w:rsidRDefault="006E1FB9" w:rsidP="006E1FB9">
      <w:pPr>
        <w:pStyle w:val="Code"/>
        <w:rPr>
          <w:highlight w:val="white"/>
        </w:rPr>
      </w:pPr>
    </w:p>
    <w:p w14:paraId="2686867E" w14:textId="77777777" w:rsidR="006E1FB9" w:rsidRPr="00903DBA" w:rsidRDefault="006E1FB9" w:rsidP="006E1FB9">
      <w:pPr>
        <w:pStyle w:val="Code"/>
        <w:rPr>
          <w:highlight w:val="white"/>
        </w:rPr>
      </w:pPr>
      <w:r w:rsidRPr="00903DBA">
        <w:rPr>
          <w:highlight w:val="white"/>
        </w:rPr>
        <w:t xml:space="preserve">    public bool IsChar() {</w:t>
      </w:r>
    </w:p>
    <w:p w14:paraId="11E2656B" w14:textId="27D4BB4D" w:rsidR="006E1FB9" w:rsidRPr="00903DBA" w:rsidRDefault="006E1FB9" w:rsidP="006E1FB9">
      <w:pPr>
        <w:pStyle w:val="Code"/>
        <w:rPr>
          <w:highlight w:val="white"/>
        </w:rPr>
      </w:pPr>
      <w:r w:rsidRPr="00903DBA">
        <w:rPr>
          <w:highlight w:val="white"/>
        </w:rPr>
        <w:t xml:space="preserve">      return (m_sort == Sort.</w:t>
      </w:r>
      <w:r w:rsidR="005D4E81" w:rsidRPr="00903DBA">
        <w:rPr>
          <w:highlight w:val="white"/>
        </w:rPr>
        <w:t>SignedChar</w:t>
      </w:r>
      <w:r w:rsidRPr="00903DBA">
        <w:rPr>
          <w:highlight w:val="white"/>
        </w:rPr>
        <w:t>) || (m_sort == Sort.</w:t>
      </w:r>
      <w:r w:rsidR="005D4E81" w:rsidRPr="00903DBA">
        <w:rPr>
          <w:highlight w:val="white"/>
        </w:rPr>
        <w:t>UnsignedChar</w:t>
      </w:r>
      <w:r w:rsidRPr="00903DBA">
        <w:rPr>
          <w:highlight w:val="white"/>
        </w:rPr>
        <w:t>);</w:t>
      </w:r>
    </w:p>
    <w:p w14:paraId="355984F3" w14:textId="77777777" w:rsidR="006E1FB9" w:rsidRPr="00903DBA" w:rsidRDefault="006E1FB9" w:rsidP="006E1FB9">
      <w:pPr>
        <w:pStyle w:val="Code"/>
        <w:rPr>
          <w:highlight w:val="white"/>
        </w:rPr>
      </w:pPr>
      <w:r w:rsidRPr="00903DBA">
        <w:rPr>
          <w:highlight w:val="white"/>
        </w:rPr>
        <w:t xml:space="preserve">    }</w:t>
      </w:r>
    </w:p>
    <w:p w14:paraId="464E3844" w14:textId="77777777" w:rsidR="006E1FB9" w:rsidRPr="00903DBA" w:rsidRDefault="006E1FB9" w:rsidP="006E1FB9">
      <w:pPr>
        <w:pStyle w:val="Code"/>
        <w:rPr>
          <w:highlight w:val="white"/>
        </w:rPr>
      </w:pPr>
    </w:p>
    <w:p w14:paraId="41D16850" w14:textId="77777777" w:rsidR="006E1FB9" w:rsidRPr="00903DBA" w:rsidRDefault="006E1FB9" w:rsidP="006E1FB9">
      <w:pPr>
        <w:pStyle w:val="Code"/>
        <w:rPr>
          <w:highlight w:val="white"/>
        </w:rPr>
      </w:pPr>
      <w:r w:rsidRPr="00903DBA">
        <w:rPr>
          <w:highlight w:val="white"/>
        </w:rPr>
        <w:t xml:space="preserve">    public bool IsShort() {</w:t>
      </w:r>
    </w:p>
    <w:p w14:paraId="199B9636" w14:textId="1A24C15D" w:rsidR="006E1FB9" w:rsidRPr="00903DBA" w:rsidRDefault="006E1FB9" w:rsidP="006E1FB9">
      <w:pPr>
        <w:pStyle w:val="Code"/>
        <w:rPr>
          <w:highlight w:val="white"/>
        </w:rPr>
      </w:pPr>
      <w:r w:rsidRPr="00903DBA">
        <w:rPr>
          <w:highlight w:val="white"/>
        </w:rPr>
        <w:t xml:space="preserve">      return (m_sort == Sort.</w:t>
      </w:r>
      <w:r w:rsidR="005D4E81" w:rsidRPr="00903DBA">
        <w:rPr>
          <w:highlight w:val="white"/>
        </w:rPr>
        <w:t>SignedShortInt</w:t>
      </w:r>
      <w:r w:rsidRPr="00903DBA">
        <w:rPr>
          <w:highlight w:val="white"/>
        </w:rPr>
        <w:t>) ||</w:t>
      </w:r>
    </w:p>
    <w:p w14:paraId="00DE6499" w14:textId="5F69A24D" w:rsidR="006E1FB9" w:rsidRPr="00903DBA" w:rsidRDefault="006E1FB9" w:rsidP="006E1FB9">
      <w:pPr>
        <w:pStyle w:val="Code"/>
        <w:rPr>
          <w:highlight w:val="white"/>
        </w:rPr>
      </w:pPr>
      <w:r w:rsidRPr="00903DBA">
        <w:rPr>
          <w:highlight w:val="white"/>
        </w:rPr>
        <w:t xml:space="preserve">             (m_sort == Sort.</w:t>
      </w:r>
      <w:r w:rsidR="005D4E81" w:rsidRPr="00903DBA">
        <w:rPr>
          <w:highlight w:val="white"/>
        </w:rPr>
        <w:t>UnsignedShortInt</w:t>
      </w:r>
      <w:r w:rsidRPr="00903DBA">
        <w:rPr>
          <w:highlight w:val="white"/>
        </w:rPr>
        <w:t>);</w:t>
      </w:r>
    </w:p>
    <w:p w14:paraId="6EC5DFED" w14:textId="77777777" w:rsidR="006E1FB9" w:rsidRPr="00903DBA" w:rsidRDefault="006E1FB9" w:rsidP="006E1FB9">
      <w:pPr>
        <w:pStyle w:val="Code"/>
        <w:rPr>
          <w:highlight w:val="white"/>
        </w:rPr>
      </w:pPr>
      <w:r w:rsidRPr="00903DBA">
        <w:rPr>
          <w:highlight w:val="white"/>
        </w:rPr>
        <w:t xml:space="preserve">    }</w:t>
      </w:r>
    </w:p>
    <w:p w14:paraId="382C7698" w14:textId="77777777" w:rsidR="006E1FB9" w:rsidRPr="00903DBA" w:rsidRDefault="006E1FB9" w:rsidP="006E1FB9">
      <w:pPr>
        <w:pStyle w:val="Code"/>
        <w:rPr>
          <w:highlight w:val="white"/>
        </w:rPr>
      </w:pPr>
    </w:p>
    <w:p w14:paraId="1CCE6F07" w14:textId="77777777" w:rsidR="006E1FB9" w:rsidRPr="00903DBA" w:rsidRDefault="006E1FB9" w:rsidP="006E1FB9">
      <w:pPr>
        <w:pStyle w:val="Code"/>
        <w:rPr>
          <w:highlight w:val="white"/>
        </w:rPr>
      </w:pPr>
      <w:r w:rsidRPr="00903DBA">
        <w:rPr>
          <w:highlight w:val="white"/>
        </w:rPr>
        <w:t xml:space="preserve">    public bool IsInteger() {</w:t>
      </w:r>
    </w:p>
    <w:p w14:paraId="36860FCC" w14:textId="087D289E" w:rsidR="006E1FB9" w:rsidRPr="00903DBA" w:rsidRDefault="006E1FB9" w:rsidP="006E1FB9">
      <w:pPr>
        <w:pStyle w:val="Code"/>
        <w:rPr>
          <w:highlight w:val="white"/>
        </w:rPr>
      </w:pPr>
      <w:r w:rsidRPr="00903DBA">
        <w:rPr>
          <w:highlight w:val="white"/>
        </w:rPr>
        <w:t xml:space="preserve">      return (m_sort == Sort.</w:t>
      </w:r>
      <w:r w:rsidR="005D4E81" w:rsidRPr="00903DBA">
        <w:rPr>
          <w:highlight w:val="white"/>
        </w:rPr>
        <w:t>SignedInt</w:t>
      </w:r>
      <w:r w:rsidRPr="00903DBA">
        <w:rPr>
          <w:highlight w:val="white"/>
        </w:rPr>
        <w:t>) || (m_sort == Sort.</w:t>
      </w:r>
      <w:r w:rsidR="005D4E81" w:rsidRPr="00903DBA">
        <w:rPr>
          <w:highlight w:val="white"/>
        </w:rPr>
        <w:t>UnsignedInt</w:t>
      </w:r>
      <w:r w:rsidRPr="00903DBA">
        <w:rPr>
          <w:highlight w:val="white"/>
        </w:rPr>
        <w:t>);</w:t>
      </w:r>
    </w:p>
    <w:p w14:paraId="5018DE0C" w14:textId="77777777" w:rsidR="006E1FB9" w:rsidRPr="00903DBA" w:rsidRDefault="006E1FB9" w:rsidP="006E1FB9">
      <w:pPr>
        <w:pStyle w:val="Code"/>
        <w:rPr>
          <w:highlight w:val="white"/>
        </w:rPr>
      </w:pPr>
      <w:r w:rsidRPr="00903DBA">
        <w:rPr>
          <w:highlight w:val="white"/>
        </w:rPr>
        <w:t xml:space="preserve">    }</w:t>
      </w:r>
    </w:p>
    <w:p w14:paraId="650B6380" w14:textId="77777777" w:rsidR="006E1FB9" w:rsidRPr="00903DBA" w:rsidRDefault="006E1FB9" w:rsidP="006E1FB9">
      <w:pPr>
        <w:pStyle w:val="Code"/>
        <w:rPr>
          <w:highlight w:val="white"/>
        </w:rPr>
      </w:pPr>
    </w:p>
    <w:p w14:paraId="00F509FC" w14:textId="77777777" w:rsidR="006E1FB9" w:rsidRPr="00903DBA" w:rsidRDefault="006E1FB9" w:rsidP="006E1FB9">
      <w:pPr>
        <w:pStyle w:val="Code"/>
        <w:rPr>
          <w:highlight w:val="white"/>
        </w:rPr>
      </w:pPr>
      <w:r w:rsidRPr="00903DBA">
        <w:rPr>
          <w:highlight w:val="white"/>
        </w:rPr>
        <w:t xml:space="preserve">    public bool IsIntegral() {</w:t>
      </w:r>
    </w:p>
    <w:p w14:paraId="538CABEA" w14:textId="77777777" w:rsidR="006E1FB9" w:rsidRPr="00903DBA" w:rsidRDefault="006E1FB9" w:rsidP="006E1FB9">
      <w:pPr>
        <w:pStyle w:val="Code"/>
        <w:rPr>
          <w:highlight w:val="white"/>
        </w:rPr>
      </w:pPr>
      <w:r w:rsidRPr="00903DBA">
        <w:rPr>
          <w:highlight w:val="white"/>
        </w:rPr>
        <w:t xml:space="preserve">      return IsSigned() || IsUnsigned();</w:t>
      </w:r>
    </w:p>
    <w:p w14:paraId="56ABFFA8" w14:textId="77777777" w:rsidR="006E1FB9" w:rsidRPr="00903DBA" w:rsidRDefault="006E1FB9" w:rsidP="006E1FB9">
      <w:pPr>
        <w:pStyle w:val="Code"/>
        <w:rPr>
          <w:highlight w:val="white"/>
        </w:rPr>
      </w:pPr>
      <w:r w:rsidRPr="00903DBA">
        <w:rPr>
          <w:highlight w:val="white"/>
        </w:rPr>
        <w:t xml:space="preserve">    }</w:t>
      </w:r>
    </w:p>
    <w:p w14:paraId="1F7BB88F" w14:textId="77777777" w:rsidR="006E1FB9" w:rsidRPr="00903DBA" w:rsidRDefault="006E1FB9" w:rsidP="006E1FB9">
      <w:pPr>
        <w:pStyle w:val="Code"/>
        <w:rPr>
          <w:highlight w:val="white"/>
        </w:rPr>
      </w:pPr>
    </w:p>
    <w:p w14:paraId="68640855" w14:textId="77777777" w:rsidR="006E1FB9" w:rsidRPr="00903DBA" w:rsidRDefault="006E1FB9" w:rsidP="006E1FB9">
      <w:pPr>
        <w:pStyle w:val="Code"/>
        <w:rPr>
          <w:highlight w:val="white"/>
        </w:rPr>
      </w:pPr>
      <w:r w:rsidRPr="00903DBA">
        <w:rPr>
          <w:highlight w:val="white"/>
        </w:rPr>
        <w:t xml:space="preserve">    public bool IsSigned() {</w:t>
      </w:r>
    </w:p>
    <w:p w14:paraId="60A0A288" w14:textId="77777777" w:rsidR="006E1FB9" w:rsidRPr="00903DBA" w:rsidRDefault="006E1FB9" w:rsidP="006E1FB9">
      <w:pPr>
        <w:pStyle w:val="Code"/>
        <w:rPr>
          <w:highlight w:val="white"/>
        </w:rPr>
      </w:pPr>
      <w:r w:rsidRPr="00903DBA">
        <w:rPr>
          <w:highlight w:val="white"/>
        </w:rPr>
        <w:t xml:space="preserve">      switch (m_sort) {</w:t>
      </w:r>
    </w:p>
    <w:p w14:paraId="0D882CB4" w14:textId="66FE7334"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SignedChar</w:t>
      </w:r>
      <w:r w:rsidRPr="00903DBA">
        <w:rPr>
          <w:highlight w:val="white"/>
        </w:rPr>
        <w:t>:</w:t>
      </w:r>
    </w:p>
    <w:p w14:paraId="3C279B15" w14:textId="105CFB5E"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SignedShortInt</w:t>
      </w:r>
      <w:r w:rsidRPr="00903DBA">
        <w:rPr>
          <w:highlight w:val="white"/>
        </w:rPr>
        <w:t>:</w:t>
      </w:r>
    </w:p>
    <w:p w14:paraId="5675361D" w14:textId="45FEB038"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SignedInt</w:t>
      </w:r>
      <w:r w:rsidRPr="00903DBA">
        <w:rPr>
          <w:highlight w:val="white"/>
        </w:rPr>
        <w:t>:</w:t>
      </w:r>
    </w:p>
    <w:p w14:paraId="69A9ED4B" w14:textId="664D31E4"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SignedLongInt</w:t>
      </w:r>
      <w:r w:rsidRPr="00903DBA">
        <w:rPr>
          <w:highlight w:val="white"/>
        </w:rPr>
        <w:t>:</w:t>
      </w:r>
    </w:p>
    <w:p w14:paraId="370152A1" w14:textId="77777777" w:rsidR="006E1FB9" w:rsidRPr="00903DBA" w:rsidRDefault="006E1FB9" w:rsidP="006E1FB9">
      <w:pPr>
        <w:pStyle w:val="Code"/>
        <w:rPr>
          <w:highlight w:val="white"/>
        </w:rPr>
      </w:pPr>
      <w:r w:rsidRPr="00903DBA">
        <w:rPr>
          <w:highlight w:val="white"/>
        </w:rPr>
        <w:t xml:space="preserve">          return true;</w:t>
      </w:r>
    </w:p>
    <w:p w14:paraId="48CBB20B" w14:textId="77777777" w:rsidR="006E1FB9" w:rsidRPr="00903DBA" w:rsidRDefault="006E1FB9" w:rsidP="006E1FB9">
      <w:pPr>
        <w:pStyle w:val="Code"/>
        <w:rPr>
          <w:highlight w:val="white"/>
        </w:rPr>
      </w:pPr>
    </w:p>
    <w:p w14:paraId="497A3BBE" w14:textId="77777777" w:rsidR="006E1FB9" w:rsidRPr="00903DBA" w:rsidRDefault="006E1FB9" w:rsidP="006E1FB9">
      <w:pPr>
        <w:pStyle w:val="Code"/>
        <w:rPr>
          <w:highlight w:val="white"/>
        </w:rPr>
      </w:pPr>
      <w:r w:rsidRPr="00903DBA">
        <w:rPr>
          <w:highlight w:val="white"/>
        </w:rPr>
        <w:t xml:space="preserve">        default:</w:t>
      </w:r>
    </w:p>
    <w:p w14:paraId="7152C981" w14:textId="77777777" w:rsidR="006E1FB9" w:rsidRPr="00903DBA" w:rsidRDefault="006E1FB9" w:rsidP="006E1FB9">
      <w:pPr>
        <w:pStyle w:val="Code"/>
        <w:rPr>
          <w:highlight w:val="white"/>
        </w:rPr>
      </w:pPr>
      <w:r w:rsidRPr="00903DBA">
        <w:rPr>
          <w:highlight w:val="white"/>
        </w:rPr>
        <w:t xml:space="preserve">          return false;</w:t>
      </w:r>
    </w:p>
    <w:p w14:paraId="10093FC5" w14:textId="77777777" w:rsidR="006E1FB9" w:rsidRPr="00903DBA" w:rsidRDefault="006E1FB9" w:rsidP="006E1FB9">
      <w:pPr>
        <w:pStyle w:val="Code"/>
        <w:rPr>
          <w:highlight w:val="white"/>
        </w:rPr>
      </w:pPr>
      <w:r w:rsidRPr="00903DBA">
        <w:rPr>
          <w:highlight w:val="white"/>
        </w:rPr>
        <w:t xml:space="preserve">      }</w:t>
      </w:r>
    </w:p>
    <w:p w14:paraId="4DE01D3E" w14:textId="77777777" w:rsidR="006E1FB9" w:rsidRPr="00903DBA" w:rsidRDefault="006E1FB9" w:rsidP="006E1FB9">
      <w:pPr>
        <w:pStyle w:val="Code"/>
        <w:rPr>
          <w:highlight w:val="white"/>
        </w:rPr>
      </w:pPr>
      <w:r w:rsidRPr="00903DBA">
        <w:rPr>
          <w:highlight w:val="white"/>
        </w:rPr>
        <w:t xml:space="preserve">    }</w:t>
      </w:r>
    </w:p>
    <w:p w14:paraId="29CEA19A" w14:textId="77777777" w:rsidR="006E1FB9" w:rsidRPr="00903DBA" w:rsidRDefault="006E1FB9" w:rsidP="006E1FB9">
      <w:pPr>
        <w:pStyle w:val="Code"/>
        <w:rPr>
          <w:highlight w:val="white"/>
        </w:rPr>
      </w:pPr>
    </w:p>
    <w:p w14:paraId="771A4EC2" w14:textId="77777777" w:rsidR="006E1FB9" w:rsidRPr="00903DBA" w:rsidRDefault="006E1FB9" w:rsidP="006E1FB9">
      <w:pPr>
        <w:pStyle w:val="Code"/>
        <w:rPr>
          <w:highlight w:val="white"/>
        </w:rPr>
      </w:pPr>
      <w:r w:rsidRPr="00903DBA">
        <w:rPr>
          <w:highlight w:val="white"/>
        </w:rPr>
        <w:t xml:space="preserve">    public bool IsUnsigned() {</w:t>
      </w:r>
    </w:p>
    <w:p w14:paraId="474C630F" w14:textId="77777777" w:rsidR="006E1FB9" w:rsidRPr="00903DBA" w:rsidRDefault="006E1FB9" w:rsidP="006E1FB9">
      <w:pPr>
        <w:pStyle w:val="Code"/>
        <w:rPr>
          <w:highlight w:val="white"/>
        </w:rPr>
      </w:pPr>
      <w:r w:rsidRPr="00903DBA">
        <w:rPr>
          <w:highlight w:val="white"/>
        </w:rPr>
        <w:t xml:space="preserve">      switch (m_sort) {</w:t>
      </w:r>
    </w:p>
    <w:p w14:paraId="58811695" w14:textId="12C295AE"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UnsignedChar</w:t>
      </w:r>
      <w:r w:rsidRPr="00903DBA">
        <w:rPr>
          <w:highlight w:val="white"/>
        </w:rPr>
        <w:t>:</w:t>
      </w:r>
    </w:p>
    <w:p w14:paraId="6B4C2DB0" w14:textId="56FC1DF5"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UnsignedShortInt</w:t>
      </w:r>
      <w:r w:rsidRPr="00903DBA">
        <w:rPr>
          <w:highlight w:val="white"/>
        </w:rPr>
        <w:t>:</w:t>
      </w:r>
    </w:p>
    <w:p w14:paraId="6481B7CA" w14:textId="24682147"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UnsignedInt</w:t>
      </w:r>
      <w:r w:rsidRPr="00903DBA">
        <w:rPr>
          <w:highlight w:val="white"/>
        </w:rPr>
        <w:t>:</w:t>
      </w:r>
    </w:p>
    <w:p w14:paraId="5F74AE27" w14:textId="7328AB96"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UnsignedLongInt</w:t>
      </w:r>
      <w:r w:rsidRPr="00903DBA">
        <w:rPr>
          <w:highlight w:val="white"/>
        </w:rPr>
        <w:t>:</w:t>
      </w:r>
    </w:p>
    <w:p w14:paraId="1A49EBFB" w14:textId="77777777" w:rsidR="006E1FB9" w:rsidRPr="00903DBA" w:rsidRDefault="006E1FB9" w:rsidP="006E1FB9">
      <w:pPr>
        <w:pStyle w:val="Code"/>
        <w:rPr>
          <w:highlight w:val="white"/>
        </w:rPr>
      </w:pPr>
      <w:r w:rsidRPr="00903DBA">
        <w:rPr>
          <w:highlight w:val="white"/>
        </w:rPr>
        <w:t xml:space="preserve">          return true;</w:t>
      </w:r>
    </w:p>
    <w:p w14:paraId="20EEBF8C" w14:textId="77777777" w:rsidR="006E1FB9" w:rsidRPr="00903DBA" w:rsidRDefault="006E1FB9" w:rsidP="006E1FB9">
      <w:pPr>
        <w:pStyle w:val="Code"/>
        <w:rPr>
          <w:highlight w:val="white"/>
        </w:rPr>
      </w:pPr>
    </w:p>
    <w:p w14:paraId="02371CA7" w14:textId="77777777" w:rsidR="006E1FB9" w:rsidRPr="00903DBA" w:rsidRDefault="006E1FB9" w:rsidP="006E1FB9">
      <w:pPr>
        <w:pStyle w:val="Code"/>
        <w:rPr>
          <w:highlight w:val="white"/>
        </w:rPr>
      </w:pPr>
      <w:r w:rsidRPr="00903DBA">
        <w:rPr>
          <w:highlight w:val="white"/>
        </w:rPr>
        <w:t xml:space="preserve">        default:</w:t>
      </w:r>
    </w:p>
    <w:p w14:paraId="1752EE63" w14:textId="77777777" w:rsidR="006E1FB9" w:rsidRPr="00903DBA" w:rsidRDefault="006E1FB9" w:rsidP="006E1FB9">
      <w:pPr>
        <w:pStyle w:val="Code"/>
        <w:rPr>
          <w:highlight w:val="white"/>
        </w:rPr>
      </w:pPr>
      <w:r w:rsidRPr="00903DBA">
        <w:rPr>
          <w:highlight w:val="white"/>
        </w:rPr>
        <w:t xml:space="preserve">          return false;</w:t>
      </w:r>
    </w:p>
    <w:p w14:paraId="63901CE3" w14:textId="77777777" w:rsidR="006E1FB9" w:rsidRPr="00903DBA" w:rsidRDefault="006E1FB9" w:rsidP="006E1FB9">
      <w:pPr>
        <w:pStyle w:val="Code"/>
        <w:rPr>
          <w:highlight w:val="white"/>
        </w:rPr>
      </w:pPr>
      <w:r w:rsidRPr="00903DBA">
        <w:rPr>
          <w:highlight w:val="white"/>
        </w:rPr>
        <w:t xml:space="preserve">      }</w:t>
      </w:r>
    </w:p>
    <w:p w14:paraId="2AB127E7" w14:textId="77777777" w:rsidR="006E1FB9" w:rsidRPr="00903DBA" w:rsidRDefault="006E1FB9" w:rsidP="006E1FB9">
      <w:pPr>
        <w:pStyle w:val="Code"/>
        <w:rPr>
          <w:highlight w:val="white"/>
        </w:rPr>
      </w:pPr>
      <w:r w:rsidRPr="00903DBA">
        <w:rPr>
          <w:highlight w:val="white"/>
        </w:rPr>
        <w:t xml:space="preserve">    }</w:t>
      </w:r>
    </w:p>
    <w:p w14:paraId="695490EC" w14:textId="77777777" w:rsidR="006E1FB9" w:rsidRPr="00903DBA" w:rsidRDefault="006E1FB9" w:rsidP="006E1FB9">
      <w:pPr>
        <w:pStyle w:val="Code"/>
        <w:rPr>
          <w:highlight w:val="white"/>
        </w:rPr>
      </w:pPr>
    </w:p>
    <w:p w14:paraId="6C489CED" w14:textId="77777777" w:rsidR="006E1FB9" w:rsidRPr="00903DBA" w:rsidRDefault="006E1FB9" w:rsidP="006E1FB9">
      <w:pPr>
        <w:pStyle w:val="Code"/>
        <w:rPr>
          <w:highlight w:val="white"/>
        </w:rPr>
      </w:pPr>
      <w:r w:rsidRPr="00903DBA">
        <w:rPr>
          <w:highlight w:val="white"/>
        </w:rPr>
        <w:t xml:space="preserve">    public bool IsFloat() {</w:t>
      </w:r>
    </w:p>
    <w:p w14:paraId="38B91F38" w14:textId="77777777" w:rsidR="006E1FB9" w:rsidRPr="00903DBA" w:rsidRDefault="006E1FB9" w:rsidP="006E1FB9">
      <w:pPr>
        <w:pStyle w:val="Code"/>
        <w:rPr>
          <w:highlight w:val="white"/>
        </w:rPr>
      </w:pPr>
      <w:r w:rsidRPr="00903DBA">
        <w:rPr>
          <w:highlight w:val="white"/>
        </w:rPr>
        <w:t xml:space="preserve">      return (m_sort == Sort.Float);</w:t>
      </w:r>
    </w:p>
    <w:p w14:paraId="30EF6935" w14:textId="77777777" w:rsidR="006E1FB9" w:rsidRPr="00903DBA" w:rsidRDefault="006E1FB9" w:rsidP="006E1FB9">
      <w:pPr>
        <w:pStyle w:val="Code"/>
        <w:rPr>
          <w:highlight w:val="white"/>
        </w:rPr>
      </w:pPr>
      <w:r w:rsidRPr="00903DBA">
        <w:rPr>
          <w:highlight w:val="white"/>
        </w:rPr>
        <w:t xml:space="preserve">    }</w:t>
      </w:r>
    </w:p>
    <w:p w14:paraId="6BA3E321" w14:textId="77777777" w:rsidR="006E1FB9" w:rsidRPr="00903DBA" w:rsidRDefault="006E1FB9" w:rsidP="006E1FB9">
      <w:pPr>
        <w:pStyle w:val="Code"/>
        <w:rPr>
          <w:highlight w:val="white"/>
        </w:rPr>
      </w:pPr>
      <w:r w:rsidRPr="00903DBA">
        <w:rPr>
          <w:highlight w:val="white"/>
        </w:rPr>
        <w:t xml:space="preserve">  </w:t>
      </w:r>
    </w:p>
    <w:p w14:paraId="094D50C5" w14:textId="77777777" w:rsidR="006E1FB9" w:rsidRPr="00903DBA" w:rsidRDefault="006E1FB9" w:rsidP="006E1FB9">
      <w:pPr>
        <w:pStyle w:val="Code"/>
        <w:rPr>
          <w:highlight w:val="white"/>
        </w:rPr>
      </w:pPr>
      <w:r w:rsidRPr="00903DBA">
        <w:rPr>
          <w:highlight w:val="white"/>
        </w:rPr>
        <w:t xml:space="preserve">    public bool IsFloating() {</w:t>
      </w:r>
    </w:p>
    <w:p w14:paraId="762038B4" w14:textId="77777777" w:rsidR="006E1FB9" w:rsidRPr="00903DBA" w:rsidRDefault="006E1FB9" w:rsidP="006E1FB9">
      <w:pPr>
        <w:pStyle w:val="Code"/>
        <w:rPr>
          <w:highlight w:val="white"/>
        </w:rPr>
      </w:pPr>
      <w:r w:rsidRPr="00903DBA">
        <w:rPr>
          <w:highlight w:val="white"/>
        </w:rPr>
        <w:t xml:space="preserve">      switch (m_sort) {</w:t>
      </w:r>
    </w:p>
    <w:p w14:paraId="4D2C58DC" w14:textId="77777777" w:rsidR="006E1FB9" w:rsidRPr="00903DBA" w:rsidRDefault="006E1FB9" w:rsidP="006E1FB9">
      <w:pPr>
        <w:pStyle w:val="Code"/>
        <w:rPr>
          <w:highlight w:val="white"/>
        </w:rPr>
      </w:pPr>
      <w:r w:rsidRPr="00903DBA">
        <w:rPr>
          <w:highlight w:val="white"/>
        </w:rPr>
        <w:t xml:space="preserve">        case Sort.Float:</w:t>
      </w:r>
    </w:p>
    <w:p w14:paraId="3959D959" w14:textId="77777777" w:rsidR="006E1FB9" w:rsidRPr="00903DBA" w:rsidRDefault="006E1FB9" w:rsidP="006E1FB9">
      <w:pPr>
        <w:pStyle w:val="Code"/>
        <w:rPr>
          <w:highlight w:val="white"/>
        </w:rPr>
      </w:pPr>
      <w:r w:rsidRPr="00903DBA">
        <w:rPr>
          <w:highlight w:val="white"/>
        </w:rPr>
        <w:t xml:space="preserve">        case Sort.Double:</w:t>
      </w:r>
    </w:p>
    <w:p w14:paraId="46F3F49D" w14:textId="70C1050F" w:rsidR="006E1FB9" w:rsidRPr="00903DBA" w:rsidRDefault="006E1FB9" w:rsidP="006E1FB9">
      <w:pPr>
        <w:pStyle w:val="Code"/>
        <w:rPr>
          <w:highlight w:val="white"/>
        </w:rPr>
      </w:pPr>
      <w:r w:rsidRPr="00903DBA">
        <w:rPr>
          <w:highlight w:val="white"/>
        </w:rPr>
        <w:t xml:space="preserve">        case Sort.</w:t>
      </w:r>
      <w:r w:rsidR="001220BA" w:rsidRPr="00903DBA">
        <w:rPr>
          <w:highlight w:val="white"/>
        </w:rPr>
        <w:t>LongDouble</w:t>
      </w:r>
      <w:r w:rsidRPr="00903DBA">
        <w:rPr>
          <w:highlight w:val="white"/>
        </w:rPr>
        <w:t>:</w:t>
      </w:r>
    </w:p>
    <w:p w14:paraId="17FBF73D" w14:textId="77777777" w:rsidR="006E1FB9" w:rsidRPr="00903DBA" w:rsidRDefault="006E1FB9" w:rsidP="006E1FB9">
      <w:pPr>
        <w:pStyle w:val="Code"/>
        <w:rPr>
          <w:highlight w:val="white"/>
        </w:rPr>
      </w:pPr>
      <w:r w:rsidRPr="00903DBA">
        <w:rPr>
          <w:highlight w:val="white"/>
        </w:rPr>
        <w:t xml:space="preserve">          return true;</w:t>
      </w:r>
    </w:p>
    <w:p w14:paraId="3848AE96" w14:textId="77777777" w:rsidR="006E1FB9" w:rsidRPr="00903DBA" w:rsidRDefault="006E1FB9" w:rsidP="006E1FB9">
      <w:pPr>
        <w:pStyle w:val="Code"/>
        <w:rPr>
          <w:highlight w:val="white"/>
        </w:rPr>
      </w:pPr>
    </w:p>
    <w:p w14:paraId="575E78A6" w14:textId="77777777" w:rsidR="006E1FB9" w:rsidRPr="00903DBA" w:rsidRDefault="006E1FB9" w:rsidP="006E1FB9">
      <w:pPr>
        <w:pStyle w:val="Code"/>
        <w:rPr>
          <w:highlight w:val="white"/>
        </w:rPr>
      </w:pPr>
      <w:r w:rsidRPr="00903DBA">
        <w:rPr>
          <w:highlight w:val="white"/>
        </w:rPr>
        <w:t xml:space="preserve">        default:</w:t>
      </w:r>
    </w:p>
    <w:p w14:paraId="5E474F12" w14:textId="77777777" w:rsidR="006E1FB9" w:rsidRPr="00903DBA" w:rsidRDefault="006E1FB9" w:rsidP="006E1FB9">
      <w:pPr>
        <w:pStyle w:val="Code"/>
        <w:rPr>
          <w:highlight w:val="white"/>
        </w:rPr>
      </w:pPr>
      <w:r w:rsidRPr="00903DBA">
        <w:rPr>
          <w:highlight w:val="white"/>
        </w:rPr>
        <w:t xml:space="preserve">          return false;</w:t>
      </w:r>
    </w:p>
    <w:p w14:paraId="70B14C6A" w14:textId="77777777" w:rsidR="006E1FB9" w:rsidRPr="00903DBA" w:rsidRDefault="006E1FB9" w:rsidP="006E1FB9">
      <w:pPr>
        <w:pStyle w:val="Code"/>
        <w:rPr>
          <w:highlight w:val="white"/>
        </w:rPr>
      </w:pPr>
      <w:r w:rsidRPr="00903DBA">
        <w:rPr>
          <w:highlight w:val="white"/>
        </w:rPr>
        <w:lastRenderedPageBreak/>
        <w:t xml:space="preserve">      }</w:t>
      </w:r>
    </w:p>
    <w:p w14:paraId="5CCD6768" w14:textId="77777777" w:rsidR="006E1FB9" w:rsidRPr="00903DBA" w:rsidRDefault="006E1FB9" w:rsidP="006E1FB9">
      <w:pPr>
        <w:pStyle w:val="Code"/>
        <w:rPr>
          <w:highlight w:val="white"/>
        </w:rPr>
      </w:pPr>
      <w:r w:rsidRPr="00903DBA">
        <w:rPr>
          <w:highlight w:val="white"/>
        </w:rPr>
        <w:t xml:space="preserve">    }</w:t>
      </w:r>
    </w:p>
    <w:p w14:paraId="4F04E602" w14:textId="77777777" w:rsidR="006E1FB9" w:rsidRPr="00903DBA" w:rsidRDefault="006E1FB9" w:rsidP="006E1FB9">
      <w:pPr>
        <w:pStyle w:val="Code"/>
        <w:rPr>
          <w:highlight w:val="white"/>
        </w:rPr>
      </w:pPr>
    </w:p>
    <w:p w14:paraId="09F8C3C8" w14:textId="77777777" w:rsidR="006E1FB9" w:rsidRPr="00903DBA" w:rsidRDefault="006E1FB9" w:rsidP="006E1FB9">
      <w:pPr>
        <w:pStyle w:val="Code"/>
        <w:rPr>
          <w:highlight w:val="white"/>
        </w:rPr>
      </w:pPr>
      <w:r w:rsidRPr="00903DBA">
        <w:rPr>
          <w:highlight w:val="white"/>
        </w:rPr>
        <w:t xml:space="preserve">    public bool IsLogical() {</w:t>
      </w:r>
    </w:p>
    <w:p w14:paraId="277B7619" w14:textId="77777777" w:rsidR="006E1FB9" w:rsidRPr="00903DBA" w:rsidRDefault="006E1FB9" w:rsidP="006E1FB9">
      <w:pPr>
        <w:pStyle w:val="Code"/>
        <w:rPr>
          <w:highlight w:val="white"/>
        </w:rPr>
      </w:pPr>
      <w:r w:rsidRPr="00903DBA">
        <w:rPr>
          <w:highlight w:val="white"/>
        </w:rPr>
        <w:t xml:space="preserve">      return (m_sort == Sort.Logical);</w:t>
      </w:r>
    </w:p>
    <w:p w14:paraId="466E5787" w14:textId="77777777" w:rsidR="006E1FB9" w:rsidRPr="00903DBA" w:rsidRDefault="006E1FB9" w:rsidP="006E1FB9">
      <w:pPr>
        <w:pStyle w:val="Code"/>
        <w:rPr>
          <w:highlight w:val="white"/>
        </w:rPr>
      </w:pPr>
      <w:r w:rsidRPr="00903DBA">
        <w:rPr>
          <w:highlight w:val="white"/>
        </w:rPr>
        <w:t xml:space="preserve">    }</w:t>
      </w:r>
    </w:p>
    <w:p w14:paraId="1220A399" w14:textId="77777777" w:rsidR="006E1FB9" w:rsidRPr="00903DBA" w:rsidRDefault="006E1FB9" w:rsidP="006E1FB9">
      <w:pPr>
        <w:pStyle w:val="Code"/>
        <w:rPr>
          <w:highlight w:val="white"/>
        </w:rPr>
      </w:pPr>
    </w:p>
    <w:p w14:paraId="0930D7FD" w14:textId="77777777" w:rsidR="006E1FB9" w:rsidRPr="00903DBA" w:rsidRDefault="006E1FB9" w:rsidP="006E1FB9">
      <w:pPr>
        <w:pStyle w:val="Code"/>
        <w:rPr>
          <w:highlight w:val="white"/>
        </w:rPr>
      </w:pPr>
      <w:r w:rsidRPr="00903DBA">
        <w:rPr>
          <w:highlight w:val="white"/>
        </w:rPr>
        <w:t xml:space="preserve">    public bool IsLogicalOrIntegral() {</w:t>
      </w:r>
    </w:p>
    <w:p w14:paraId="31DAA940" w14:textId="77777777" w:rsidR="006E1FB9" w:rsidRPr="00903DBA" w:rsidRDefault="006E1FB9" w:rsidP="006E1FB9">
      <w:pPr>
        <w:pStyle w:val="Code"/>
        <w:rPr>
          <w:highlight w:val="white"/>
        </w:rPr>
      </w:pPr>
      <w:r w:rsidRPr="00903DBA">
        <w:rPr>
          <w:highlight w:val="white"/>
        </w:rPr>
        <w:t xml:space="preserve">      return IsLogical() || IsIntegral();</w:t>
      </w:r>
    </w:p>
    <w:p w14:paraId="2C9BD9C3" w14:textId="77777777" w:rsidR="006E1FB9" w:rsidRPr="00903DBA" w:rsidRDefault="006E1FB9" w:rsidP="006E1FB9">
      <w:pPr>
        <w:pStyle w:val="Code"/>
        <w:rPr>
          <w:highlight w:val="white"/>
        </w:rPr>
      </w:pPr>
      <w:r w:rsidRPr="00903DBA">
        <w:rPr>
          <w:highlight w:val="white"/>
        </w:rPr>
        <w:t xml:space="preserve">    }</w:t>
      </w:r>
    </w:p>
    <w:p w14:paraId="71FDDBB0" w14:textId="77777777" w:rsidR="006E1FB9" w:rsidRPr="00903DBA" w:rsidRDefault="006E1FB9" w:rsidP="006E1FB9">
      <w:pPr>
        <w:pStyle w:val="Code"/>
        <w:rPr>
          <w:highlight w:val="white"/>
        </w:rPr>
      </w:pPr>
    </w:p>
    <w:p w14:paraId="32E1E493" w14:textId="77777777" w:rsidR="006E1FB9" w:rsidRPr="00903DBA" w:rsidRDefault="006E1FB9" w:rsidP="006E1FB9">
      <w:pPr>
        <w:pStyle w:val="Code"/>
        <w:rPr>
          <w:highlight w:val="white"/>
        </w:rPr>
      </w:pPr>
      <w:r w:rsidRPr="00903DBA">
        <w:rPr>
          <w:highlight w:val="white"/>
        </w:rPr>
        <w:t xml:space="preserve">    public bool IsPointer() {</w:t>
      </w:r>
    </w:p>
    <w:p w14:paraId="1F0ABC23" w14:textId="77777777" w:rsidR="006E1FB9" w:rsidRPr="00903DBA" w:rsidRDefault="006E1FB9" w:rsidP="006E1FB9">
      <w:pPr>
        <w:pStyle w:val="Code"/>
        <w:rPr>
          <w:highlight w:val="white"/>
        </w:rPr>
      </w:pPr>
      <w:r w:rsidRPr="00903DBA">
        <w:rPr>
          <w:highlight w:val="white"/>
        </w:rPr>
        <w:t xml:space="preserve">      return (m_sort == Sort.Pointer);</w:t>
      </w:r>
    </w:p>
    <w:p w14:paraId="79E0514B" w14:textId="77777777" w:rsidR="006E1FB9" w:rsidRPr="00903DBA" w:rsidRDefault="006E1FB9" w:rsidP="006E1FB9">
      <w:pPr>
        <w:pStyle w:val="Code"/>
        <w:rPr>
          <w:highlight w:val="white"/>
        </w:rPr>
      </w:pPr>
      <w:r w:rsidRPr="00903DBA">
        <w:rPr>
          <w:highlight w:val="white"/>
        </w:rPr>
        <w:t xml:space="preserve">    }</w:t>
      </w:r>
    </w:p>
    <w:p w14:paraId="2D9BAE7F" w14:textId="77777777" w:rsidR="006E1FB9" w:rsidRPr="00903DBA" w:rsidRDefault="006E1FB9" w:rsidP="006E1FB9">
      <w:pPr>
        <w:pStyle w:val="Code"/>
        <w:rPr>
          <w:highlight w:val="white"/>
        </w:rPr>
      </w:pPr>
    </w:p>
    <w:p w14:paraId="4882088A" w14:textId="77777777" w:rsidR="006E1FB9" w:rsidRPr="00903DBA" w:rsidRDefault="006E1FB9" w:rsidP="006E1FB9">
      <w:pPr>
        <w:pStyle w:val="Code"/>
        <w:rPr>
          <w:highlight w:val="white"/>
        </w:rPr>
      </w:pPr>
      <w:r w:rsidRPr="00903DBA">
        <w:rPr>
          <w:highlight w:val="white"/>
        </w:rPr>
        <w:t xml:space="preserve">    public bool IsArray() {</w:t>
      </w:r>
    </w:p>
    <w:p w14:paraId="3F8E7E22" w14:textId="77777777" w:rsidR="006E1FB9" w:rsidRPr="00903DBA" w:rsidRDefault="006E1FB9" w:rsidP="006E1FB9">
      <w:pPr>
        <w:pStyle w:val="Code"/>
        <w:rPr>
          <w:highlight w:val="white"/>
        </w:rPr>
      </w:pPr>
      <w:r w:rsidRPr="00903DBA">
        <w:rPr>
          <w:highlight w:val="white"/>
        </w:rPr>
        <w:t xml:space="preserve">      return (m_sort == Sort.Array);</w:t>
      </w:r>
    </w:p>
    <w:p w14:paraId="5889BCAF" w14:textId="77777777" w:rsidR="006E1FB9" w:rsidRPr="00903DBA" w:rsidRDefault="006E1FB9" w:rsidP="006E1FB9">
      <w:pPr>
        <w:pStyle w:val="Code"/>
        <w:rPr>
          <w:highlight w:val="white"/>
        </w:rPr>
      </w:pPr>
      <w:r w:rsidRPr="00903DBA">
        <w:rPr>
          <w:highlight w:val="white"/>
        </w:rPr>
        <w:t xml:space="preserve">    }</w:t>
      </w:r>
    </w:p>
    <w:p w14:paraId="371879B7" w14:textId="77777777" w:rsidR="006E1FB9" w:rsidRPr="00903DBA" w:rsidRDefault="006E1FB9" w:rsidP="006E1FB9">
      <w:pPr>
        <w:pStyle w:val="Code"/>
        <w:rPr>
          <w:highlight w:val="white"/>
        </w:rPr>
      </w:pPr>
    </w:p>
    <w:p w14:paraId="410229C9" w14:textId="77777777" w:rsidR="006E1FB9" w:rsidRPr="00903DBA" w:rsidRDefault="006E1FB9" w:rsidP="006E1FB9">
      <w:pPr>
        <w:pStyle w:val="Code"/>
        <w:rPr>
          <w:highlight w:val="white"/>
        </w:rPr>
      </w:pPr>
      <w:r w:rsidRPr="00903DBA">
        <w:rPr>
          <w:highlight w:val="white"/>
        </w:rPr>
        <w:t xml:space="preserve">    public bool IsPointerOrArray() {</w:t>
      </w:r>
    </w:p>
    <w:p w14:paraId="0B09E8BA" w14:textId="77777777" w:rsidR="006E1FB9" w:rsidRPr="00903DBA" w:rsidRDefault="006E1FB9" w:rsidP="006E1FB9">
      <w:pPr>
        <w:pStyle w:val="Code"/>
        <w:rPr>
          <w:highlight w:val="white"/>
        </w:rPr>
      </w:pPr>
      <w:r w:rsidRPr="00903DBA">
        <w:rPr>
          <w:highlight w:val="white"/>
        </w:rPr>
        <w:t xml:space="preserve">      return IsPointer() || IsArray();</w:t>
      </w:r>
    </w:p>
    <w:p w14:paraId="1631DFD8" w14:textId="77777777" w:rsidR="006E1FB9" w:rsidRPr="00903DBA" w:rsidRDefault="006E1FB9" w:rsidP="006E1FB9">
      <w:pPr>
        <w:pStyle w:val="Code"/>
        <w:rPr>
          <w:highlight w:val="white"/>
        </w:rPr>
      </w:pPr>
      <w:r w:rsidRPr="00903DBA">
        <w:rPr>
          <w:highlight w:val="white"/>
        </w:rPr>
        <w:t xml:space="preserve">    }</w:t>
      </w:r>
    </w:p>
    <w:p w14:paraId="126524C2" w14:textId="77777777" w:rsidR="006E1FB9" w:rsidRPr="00903DBA" w:rsidRDefault="006E1FB9" w:rsidP="006E1FB9">
      <w:pPr>
        <w:pStyle w:val="Code"/>
        <w:rPr>
          <w:highlight w:val="white"/>
        </w:rPr>
      </w:pPr>
    </w:p>
    <w:p w14:paraId="4D3FDE4C" w14:textId="77777777" w:rsidR="006E1FB9" w:rsidRPr="00903DBA" w:rsidRDefault="006E1FB9" w:rsidP="006E1FB9">
      <w:pPr>
        <w:pStyle w:val="Code"/>
        <w:rPr>
          <w:highlight w:val="white"/>
        </w:rPr>
      </w:pPr>
      <w:r w:rsidRPr="00903DBA">
        <w:rPr>
          <w:highlight w:val="white"/>
        </w:rPr>
        <w:t xml:space="preserve">    public bool IsFunction() {</w:t>
      </w:r>
    </w:p>
    <w:p w14:paraId="263FEFD0" w14:textId="77777777" w:rsidR="006E1FB9" w:rsidRPr="00903DBA" w:rsidRDefault="006E1FB9" w:rsidP="006E1FB9">
      <w:pPr>
        <w:pStyle w:val="Code"/>
        <w:rPr>
          <w:highlight w:val="white"/>
        </w:rPr>
      </w:pPr>
      <w:r w:rsidRPr="00903DBA">
        <w:rPr>
          <w:highlight w:val="white"/>
        </w:rPr>
        <w:t xml:space="preserve">      return (m_sort == Sort.Function);</w:t>
      </w:r>
    </w:p>
    <w:p w14:paraId="7DDFCF1B" w14:textId="77777777" w:rsidR="006E1FB9" w:rsidRPr="00903DBA" w:rsidRDefault="006E1FB9" w:rsidP="006E1FB9">
      <w:pPr>
        <w:pStyle w:val="Code"/>
        <w:rPr>
          <w:highlight w:val="white"/>
        </w:rPr>
      </w:pPr>
      <w:r w:rsidRPr="00903DBA">
        <w:rPr>
          <w:highlight w:val="white"/>
        </w:rPr>
        <w:t xml:space="preserve">    }</w:t>
      </w:r>
    </w:p>
    <w:p w14:paraId="0E194921" w14:textId="77777777" w:rsidR="006E1FB9" w:rsidRPr="00903DBA" w:rsidRDefault="006E1FB9" w:rsidP="006E1FB9">
      <w:pPr>
        <w:pStyle w:val="Code"/>
        <w:rPr>
          <w:highlight w:val="white"/>
        </w:rPr>
      </w:pPr>
    </w:p>
    <w:p w14:paraId="7B173673" w14:textId="77777777" w:rsidR="006E1FB9" w:rsidRPr="00903DBA" w:rsidRDefault="006E1FB9" w:rsidP="006E1FB9">
      <w:pPr>
        <w:pStyle w:val="Code"/>
        <w:rPr>
          <w:highlight w:val="white"/>
        </w:rPr>
      </w:pPr>
      <w:r w:rsidRPr="00903DBA">
        <w:rPr>
          <w:highlight w:val="white"/>
        </w:rPr>
        <w:t xml:space="preserve">    public bool IsArrayOrFunction() {</w:t>
      </w:r>
    </w:p>
    <w:p w14:paraId="4490D436" w14:textId="77777777" w:rsidR="006E1FB9" w:rsidRPr="00903DBA" w:rsidRDefault="006E1FB9" w:rsidP="006E1FB9">
      <w:pPr>
        <w:pStyle w:val="Code"/>
        <w:rPr>
          <w:highlight w:val="white"/>
        </w:rPr>
      </w:pPr>
      <w:r w:rsidRPr="00903DBA">
        <w:rPr>
          <w:highlight w:val="white"/>
        </w:rPr>
        <w:t xml:space="preserve">      return IsArray() || IsFunction();</w:t>
      </w:r>
    </w:p>
    <w:p w14:paraId="0329EDF8" w14:textId="77777777" w:rsidR="006E1FB9" w:rsidRPr="00903DBA" w:rsidRDefault="006E1FB9" w:rsidP="006E1FB9">
      <w:pPr>
        <w:pStyle w:val="Code"/>
        <w:rPr>
          <w:highlight w:val="white"/>
        </w:rPr>
      </w:pPr>
      <w:r w:rsidRPr="00903DBA">
        <w:rPr>
          <w:highlight w:val="white"/>
        </w:rPr>
        <w:t xml:space="preserve">    }</w:t>
      </w:r>
    </w:p>
    <w:p w14:paraId="7A9AE81B" w14:textId="77777777" w:rsidR="006E1FB9" w:rsidRPr="00903DBA" w:rsidRDefault="006E1FB9" w:rsidP="006E1FB9">
      <w:pPr>
        <w:pStyle w:val="Code"/>
        <w:rPr>
          <w:highlight w:val="white"/>
        </w:rPr>
      </w:pPr>
    </w:p>
    <w:p w14:paraId="23C749AD" w14:textId="77777777" w:rsidR="006E1FB9" w:rsidRPr="00903DBA" w:rsidRDefault="006E1FB9" w:rsidP="006E1FB9">
      <w:pPr>
        <w:pStyle w:val="Code"/>
        <w:rPr>
          <w:highlight w:val="white"/>
        </w:rPr>
      </w:pPr>
      <w:r w:rsidRPr="00903DBA">
        <w:rPr>
          <w:highlight w:val="white"/>
        </w:rPr>
        <w:t xml:space="preserve">    public bool IsPointerArrayStringOrFunction() {</w:t>
      </w:r>
    </w:p>
    <w:p w14:paraId="2F62319D" w14:textId="77777777" w:rsidR="006E1FB9" w:rsidRPr="00903DBA" w:rsidRDefault="006E1FB9" w:rsidP="006E1FB9">
      <w:pPr>
        <w:pStyle w:val="Code"/>
        <w:rPr>
          <w:highlight w:val="white"/>
        </w:rPr>
      </w:pPr>
      <w:r w:rsidRPr="00903DBA">
        <w:rPr>
          <w:highlight w:val="white"/>
        </w:rPr>
        <w:t xml:space="preserve">      return IsPointer() || IsArrayOrFunction()  || IsString();</w:t>
      </w:r>
    </w:p>
    <w:p w14:paraId="65161D9D" w14:textId="77777777" w:rsidR="006E1FB9" w:rsidRPr="00903DBA" w:rsidRDefault="006E1FB9" w:rsidP="006E1FB9">
      <w:pPr>
        <w:pStyle w:val="Code"/>
        <w:rPr>
          <w:highlight w:val="white"/>
        </w:rPr>
      </w:pPr>
      <w:r w:rsidRPr="00903DBA">
        <w:rPr>
          <w:highlight w:val="white"/>
        </w:rPr>
        <w:t xml:space="preserve">    }</w:t>
      </w:r>
    </w:p>
    <w:p w14:paraId="1C7AF81D" w14:textId="77777777" w:rsidR="006E1FB9" w:rsidRPr="00903DBA" w:rsidRDefault="006E1FB9" w:rsidP="006E1FB9">
      <w:pPr>
        <w:pStyle w:val="Code"/>
        <w:rPr>
          <w:highlight w:val="white"/>
        </w:rPr>
      </w:pPr>
    </w:p>
    <w:p w14:paraId="348D2F7A" w14:textId="77777777" w:rsidR="006E1FB9" w:rsidRPr="00903DBA" w:rsidRDefault="006E1FB9" w:rsidP="006E1FB9">
      <w:pPr>
        <w:pStyle w:val="Code"/>
        <w:rPr>
          <w:highlight w:val="white"/>
        </w:rPr>
      </w:pPr>
      <w:r w:rsidRPr="00903DBA">
        <w:rPr>
          <w:highlight w:val="white"/>
        </w:rPr>
        <w:t xml:space="preserve">    public bool IsString() {</w:t>
      </w:r>
    </w:p>
    <w:p w14:paraId="276324FA" w14:textId="77777777" w:rsidR="006E1FB9" w:rsidRPr="00903DBA" w:rsidRDefault="006E1FB9" w:rsidP="006E1FB9">
      <w:pPr>
        <w:pStyle w:val="Code"/>
        <w:rPr>
          <w:highlight w:val="white"/>
        </w:rPr>
      </w:pPr>
      <w:r w:rsidRPr="00903DBA">
        <w:rPr>
          <w:highlight w:val="white"/>
        </w:rPr>
        <w:t xml:space="preserve">      return (m_sort == Sort.String);</w:t>
      </w:r>
    </w:p>
    <w:p w14:paraId="218E5381" w14:textId="77777777" w:rsidR="006E1FB9" w:rsidRPr="00903DBA" w:rsidRDefault="006E1FB9" w:rsidP="006E1FB9">
      <w:pPr>
        <w:pStyle w:val="Code"/>
        <w:rPr>
          <w:highlight w:val="white"/>
        </w:rPr>
      </w:pPr>
      <w:r w:rsidRPr="00903DBA">
        <w:rPr>
          <w:highlight w:val="white"/>
        </w:rPr>
        <w:t xml:space="preserve">    }</w:t>
      </w:r>
    </w:p>
    <w:p w14:paraId="6C2636AE" w14:textId="77777777" w:rsidR="006E1FB9" w:rsidRPr="00903DBA" w:rsidRDefault="006E1FB9" w:rsidP="006E1FB9">
      <w:pPr>
        <w:pStyle w:val="Code"/>
        <w:rPr>
          <w:highlight w:val="white"/>
        </w:rPr>
      </w:pPr>
    </w:p>
    <w:p w14:paraId="110CA19B" w14:textId="77777777" w:rsidR="006E1FB9" w:rsidRPr="00903DBA" w:rsidRDefault="006E1FB9" w:rsidP="006E1FB9">
      <w:pPr>
        <w:pStyle w:val="Code"/>
        <w:rPr>
          <w:highlight w:val="white"/>
        </w:rPr>
      </w:pPr>
      <w:r w:rsidRPr="00903DBA">
        <w:rPr>
          <w:highlight w:val="white"/>
        </w:rPr>
        <w:t xml:space="preserve">    public bool IsArrayFunctionOrString() {</w:t>
      </w:r>
    </w:p>
    <w:p w14:paraId="2CA07C78" w14:textId="77777777" w:rsidR="006E1FB9" w:rsidRPr="00903DBA" w:rsidRDefault="006E1FB9" w:rsidP="006E1FB9">
      <w:pPr>
        <w:pStyle w:val="Code"/>
        <w:rPr>
          <w:highlight w:val="white"/>
        </w:rPr>
      </w:pPr>
      <w:r w:rsidRPr="00903DBA">
        <w:rPr>
          <w:highlight w:val="white"/>
        </w:rPr>
        <w:t xml:space="preserve">      return IsArrayOrFunction() || IsString();</w:t>
      </w:r>
    </w:p>
    <w:p w14:paraId="23D3D42C" w14:textId="77777777" w:rsidR="006E1FB9" w:rsidRPr="00903DBA" w:rsidRDefault="006E1FB9" w:rsidP="006E1FB9">
      <w:pPr>
        <w:pStyle w:val="Code"/>
        <w:rPr>
          <w:highlight w:val="white"/>
        </w:rPr>
      </w:pPr>
      <w:r w:rsidRPr="00903DBA">
        <w:rPr>
          <w:highlight w:val="white"/>
        </w:rPr>
        <w:t xml:space="preserve">    }</w:t>
      </w:r>
    </w:p>
    <w:p w14:paraId="107F67E4" w14:textId="77777777" w:rsidR="006E1FB9" w:rsidRPr="00903DBA" w:rsidRDefault="006E1FB9" w:rsidP="006E1FB9">
      <w:pPr>
        <w:pStyle w:val="Code"/>
        <w:rPr>
          <w:highlight w:val="white"/>
        </w:rPr>
      </w:pPr>
    </w:p>
    <w:p w14:paraId="02C14962" w14:textId="77777777" w:rsidR="006E1FB9" w:rsidRPr="00903DBA" w:rsidRDefault="006E1FB9" w:rsidP="006E1FB9">
      <w:pPr>
        <w:pStyle w:val="Code"/>
        <w:rPr>
          <w:highlight w:val="white"/>
        </w:rPr>
      </w:pPr>
      <w:r w:rsidRPr="00903DBA">
        <w:rPr>
          <w:highlight w:val="white"/>
        </w:rPr>
        <w:t xml:space="preserve">    public bool IsFunctionPointer() {</w:t>
      </w:r>
    </w:p>
    <w:p w14:paraId="4C28E6E1" w14:textId="77777777" w:rsidR="006E1FB9" w:rsidRPr="00903DBA" w:rsidRDefault="006E1FB9" w:rsidP="006E1FB9">
      <w:pPr>
        <w:pStyle w:val="Code"/>
        <w:rPr>
          <w:highlight w:val="white"/>
        </w:rPr>
      </w:pPr>
      <w:r w:rsidRPr="00903DBA">
        <w:rPr>
          <w:highlight w:val="white"/>
        </w:rPr>
        <w:t xml:space="preserve">      return (m_sort == Sort.Pointer) &amp;&amp; m_pointerType.IsFunction();</w:t>
      </w:r>
    </w:p>
    <w:p w14:paraId="582E1B02" w14:textId="77777777" w:rsidR="006E1FB9" w:rsidRPr="00903DBA" w:rsidRDefault="006E1FB9" w:rsidP="006E1FB9">
      <w:pPr>
        <w:pStyle w:val="Code"/>
        <w:rPr>
          <w:highlight w:val="white"/>
        </w:rPr>
      </w:pPr>
      <w:r w:rsidRPr="00903DBA">
        <w:rPr>
          <w:highlight w:val="white"/>
        </w:rPr>
        <w:t xml:space="preserve">    }</w:t>
      </w:r>
    </w:p>
    <w:p w14:paraId="7BCF0153" w14:textId="77777777" w:rsidR="006E1FB9" w:rsidRPr="00903DBA" w:rsidRDefault="006E1FB9" w:rsidP="006E1FB9">
      <w:pPr>
        <w:pStyle w:val="Code"/>
        <w:rPr>
          <w:highlight w:val="white"/>
        </w:rPr>
      </w:pPr>
    </w:p>
    <w:p w14:paraId="4F72D90B" w14:textId="77777777" w:rsidR="006E1FB9" w:rsidRPr="00903DBA" w:rsidRDefault="006E1FB9" w:rsidP="006E1FB9">
      <w:pPr>
        <w:pStyle w:val="Code"/>
        <w:rPr>
          <w:highlight w:val="white"/>
        </w:rPr>
      </w:pPr>
      <w:r w:rsidRPr="00903DBA">
        <w:rPr>
          <w:highlight w:val="white"/>
        </w:rPr>
        <w:t xml:space="preserve">    public bool IsFunctionOrArray() {</w:t>
      </w:r>
    </w:p>
    <w:p w14:paraId="03FD59A2" w14:textId="77777777" w:rsidR="006E1FB9" w:rsidRPr="00903DBA" w:rsidRDefault="006E1FB9" w:rsidP="006E1FB9">
      <w:pPr>
        <w:pStyle w:val="Code"/>
        <w:rPr>
          <w:highlight w:val="white"/>
        </w:rPr>
      </w:pPr>
      <w:r w:rsidRPr="00903DBA">
        <w:rPr>
          <w:highlight w:val="white"/>
        </w:rPr>
        <w:t xml:space="preserve">      return IsFunction() || IsArray();</w:t>
      </w:r>
    </w:p>
    <w:p w14:paraId="29645F24" w14:textId="77777777" w:rsidR="006E1FB9" w:rsidRPr="00903DBA" w:rsidRDefault="006E1FB9" w:rsidP="006E1FB9">
      <w:pPr>
        <w:pStyle w:val="Code"/>
        <w:rPr>
          <w:highlight w:val="white"/>
        </w:rPr>
      </w:pPr>
      <w:r w:rsidRPr="00903DBA">
        <w:rPr>
          <w:highlight w:val="white"/>
        </w:rPr>
        <w:t xml:space="preserve">    }</w:t>
      </w:r>
    </w:p>
    <w:p w14:paraId="0AA29FE7" w14:textId="77777777" w:rsidR="006E1FB9" w:rsidRPr="00903DBA" w:rsidRDefault="006E1FB9" w:rsidP="006E1FB9">
      <w:pPr>
        <w:pStyle w:val="Code"/>
        <w:rPr>
          <w:highlight w:val="white"/>
        </w:rPr>
      </w:pPr>
    </w:p>
    <w:p w14:paraId="1BDD20C2" w14:textId="77777777" w:rsidR="006E1FB9" w:rsidRPr="00903DBA" w:rsidRDefault="006E1FB9" w:rsidP="006E1FB9">
      <w:pPr>
        <w:pStyle w:val="Code"/>
        <w:rPr>
          <w:highlight w:val="white"/>
        </w:rPr>
      </w:pPr>
      <w:r w:rsidRPr="00903DBA">
        <w:rPr>
          <w:highlight w:val="white"/>
        </w:rPr>
        <w:t xml:space="preserve">    public bool IsArrayStringOrFunction() {</w:t>
      </w:r>
    </w:p>
    <w:p w14:paraId="0D3E8307" w14:textId="77777777" w:rsidR="006E1FB9" w:rsidRPr="00903DBA" w:rsidRDefault="006E1FB9" w:rsidP="006E1FB9">
      <w:pPr>
        <w:pStyle w:val="Code"/>
        <w:rPr>
          <w:highlight w:val="white"/>
        </w:rPr>
      </w:pPr>
      <w:r w:rsidRPr="00903DBA">
        <w:rPr>
          <w:highlight w:val="white"/>
        </w:rPr>
        <w:t xml:space="preserve">      return IsFunctionOrArray() || IsString();</w:t>
      </w:r>
    </w:p>
    <w:p w14:paraId="32356123" w14:textId="77777777" w:rsidR="006E1FB9" w:rsidRPr="00903DBA" w:rsidRDefault="006E1FB9" w:rsidP="006E1FB9">
      <w:pPr>
        <w:pStyle w:val="Code"/>
        <w:rPr>
          <w:highlight w:val="white"/>
        </w:rPr>
      </w:pPr>
      <w:r w:rsidRPr="00903DBA">
        <w:rPr>
          <w:highlight w:val="white"/>
        </w:rPr>
        <w:t xml:space="preserve">    }</w:t>
      </w:r>
    </w:p>
    <w:p w14:paraId="44DC3B07" w14:textId="77777777" w:rsidR="006E1FB9" w:rsidRPr="00903DBA" w:rsidRDefault="006E1FB9" w:rsidP="006E1FB9">
      <w:pPr>
        <w:pStyle w:val="Code"/>
        <w:rPr>
          <w:highlight w:val="white"/>
        </w:rPr>
      </w:pPr>
    </w:p>
    <w:p w14:paraId="4FD1680A" w14:textId="77777777" w:rsidR="006E1FB9" w:rsidRPr="00903DBA" w:rsidRDefault="006E1FB9" w:rsidP="006E1FB9">
      <w:pPr>
        <w:pStyle w:val="Code"/>
        <w:rPr>
          <w:highlight w:val="white"/>
        </w:rPr>
      </w:pPr>
      <w:r w:rsidRPr="00903DBA">
        <w:rPr>
          <w:highlight w:val="white"/>
        </w:rPr>
        <w:t xml:space="preserve">    public bool IsArrayPointerStringOrFunction() {</w:t>
      </w:r>
    </w:p>
    <w:p w14:paraId="2F912213" w14:textId="77777777" w:rsidR="006E1FB9" w:rsidRPr="00903DBA" w:rsidRDefault="006E1FB9" w:rsidP="006E1FB9">
      <w:pPr>
        <w:pStyle w:val="Code"/>
        <w:rPr>
          <w:highlight w:val="white"/>
        </w:rPr>
      </w:pPr>
      <w:r w:rsidRPr="00903DBA">
        <w:rPr>
          <w:highlight w:val="white"/>
        </w:rPr>
        <w:t xml:space="preserve">      return IsPointer() || IsFunctionOrArray();</w:t>
      </w:r>
    </w:p>
    <w:p w14:paraId="6DD4EF97" w14:textId="77777777" w:rsidR="006E1FB9" w:rsidRPr="00903DBA" w:rsidRDefault="006E1FB9" w:rsidP="006E1FB9">
      <w:pPr>
        <w:pStyle w:val="Code"/>
        <w:rPr>
          <w:highlight w:val="white"/>
        </w:rPr>
      </w:pPr>
      <w:r w:rsidRPr="00903DBA">
        <w:rPr>
          <w:highlight w:val="white"/>
        </w:rPr>
        <w:lastRenderedPageBreak/>
        <w:t xml:space="preserve">    }</w:t>
      </w:r>
    </w:p>
    <w:p w14:paraId="1CF87901" w14:textId="77777777" w:rsidR="006E1FB9" w:rsidRPr="00903DBA" w:rsidRDefault="006E1FB9" w:rsidP="006E1FB9">
      <w:pPr>
        <w:pStyle w:val="Code"/>
        <w:rPr>
          <w:highlight w:val="white"/>
        </w:rPr>
      </w:pPr>
    </w:p>
    <w:p w14:paraId="0346ECAA" w14:textId="77777777" w:rsidR="006E1FB9" w:rsidRPr="00903DBA" w:rsidRDefault="006E1FB9" w:rsidP="006E1FB9">
      <w:pPr>
        <w:pStyle w:val="Code"/>
        <w:rPr>
          <w:highlight w:val="white"/>
        </w:rPr>
      </w:pPr>
      <w:r w:rsidRPr="00903DBA">
        <w:rPr>
          <w:highlight w:val="white"/>
        </w:rPr>
        <w:t xml:space="preserve">    public bool IsArrayFunctionStringStructOrUnion() {</w:t>
      </w:r>
    </w:p>
    <w:p w14:paraId="52F1EC4E" w14:textId="77777777" w:rsidR="006E1FB9" w:rsidRPr="00903DBA" w:rsidRDefault="006E1FB9" w:rsidP="006E1FB9">
      <w:pPr>
        <w:pStyle w:val="Code"/>
        <w:rPr>
          <w:highlight w:val="white"/>
        </w:rPr>
      </w:pPr>
      <w:r w:rsidRPr="00903DBA">
        <w:rPr>
          <w:highlight w:val="white"/>
        </w:rPr>
        <w:t xml:space="preserve">      return IsFunctionOrArray() || IsString() || IsStructOrUnion();</w:t>
      </w:r>
    </w:p>
    <w:p w14:paraId="26034F2C" w14:textId="77777777" w:rsidR="006E1FB9" w:rsidRPr="00903DBA" w:rsidRDefault="006E1FB9" w:rsidP="006E1FB9">
      <w:pPr>
        <w:pStyle w:val="Code"/>
        <w:rPr>
          <w:highlight w:val="white"/>
        </w:rPr>
      </w:pPr>
      <w:r w:rsidRPr="00903DBA">
        <w:rPr>
          <w:highlight w:val="white"/>
        </w:rPr>
        <w:t xml:space="preserve">    }</w:t>
      </w:r>
    </w:p>
    <w:p w14:paraId="68010580" w14:textId="77777777" w:rsidR="006E1FB9" w:rsidRPr="00903DBA" w:rsidRDefault="006E1FB9" w:rsidP="006E1FB9">
      <w:pPr>
        <w:pStyle w:val="Code"/>
        <w:rPr>
          <w:highlight w:val="white"/>
        </w:rPr>
      </w:pPr>
    </w:p>
    <w:p w14:paraId="0A3CFA63" w14:textId="77777777" w:rsidR="006E1FB9" w:rsidRPr="00903DBA" w:rsidRDefault="006E1FB9" w:rsidP="006E1FB9">
      <w:pPr>
        <w:pStyle w:val="Code"/>
        <w:rPr>
          <w:highlight w:val="white"/>
        </w:rPr>
      </w:pPr>
      <w:r w:rsidRPr="00903DBA">
        <w:rPr>
          <w:highlight w:val="white"/>
        </w:rPr>
        <w:t xml:space="preserve">    public bool IsArithmetic() {</w:t>
      </w:r>
    </w:p>
    <w:p w14:paraId="605E573E" w14:textId="77777777" w:rsidR="006E1FB9" w:rsidRPr="00903DBA" w:rsidRDefault="006E1FB9" w:rsidP="006E1FB9">
      <w:pPr>
        <w:pStyle w:val="Code"/>
        <w:rPr>
          <w:highlight w:val="white"/>
        </w:rPr>
      </w:pPr>
      <w:r w:rsidRPr="00903DBA">
        <w:rPr>
          <w:highlight w:val="white"/>
        </w:rPr>
        <w:t xml:space="preserve">      return IsIntegral() || IsFloating();</w:t>
      </w:r>
    </w:p>
    <w:p w14:paraId="1E45D6F8" w14:textId="77777777" w:rsidR="006E1FB9" w:rsidRPr="00903DBA" w:rsidRDefault="006E1FB9" w:rsidP="006E1FB9">
      <w:pPr>
        <w:pStyle w:val="Code"/>
        <w:rPr>
          <w:highlight w:val="white"/>
        </w:rPr>
      </w:pPr>
      <w:r w:rsidRPr="00903DBA">
        <w:rPr>
          <w:highlight w:val="white"/>
        </w:rPr>
        <w:t xml:space="preserve">    }</w:t>
      </w:r>
    </w:p>
    <w:p w14:paraId="78549BB7" w14:textId="77777777" w:rsidR="006E1FB9" w:rsidRPr="00903DBA" w:rsidRDefault="006E1FB9" w:rsidP="006E1FB9">
      <w:pPr>
        <w:pStyle w:val="Code"/>
        <w:rPr>
          <w:highlight w:val="white"/>
        </w:rPr>
      </w:pPr>
    </w:p>
    <w:p w14:paraId="60E6C173" w14:textId="77777777" w:rsidR="006E1FB9" w:rsidRPr="00903DBA" w:rsidRDefault="006E1FB9" w:rsidP="006E1FB9">
      <w:pPr>
        <w:pStyle w:val="Code"/>
        <w:rPr>
          <w:highlight w:val="white"/>
        </w:rPr>
      </w:pPr>
      <w:r w:rsidRPr="00903DBA">
        <w:rPr>
          <w:highlight w:val="white"/>
        </w:rPr>
        <w:t xml:space="preserve">    public bool IsIntegralOrPointer() {</w:t>
      </w:r>
    </w:p>
    <w:p w14:paraId="0F98504B" w14:textId="77777777" w:rsidR="006E1FB9" w:rsidRPr="00903DBA" w:rsidRDefault="006E1FB9" w:rsidP="006E1FB9">
      <w:pPr>
        <w:pStyle w:val="Code"/>
        <w:rPr>
          <w:highlight w:val="white"/>
        </w:rPr>
      </w:pPr>
      <w:r w:rsidRPr="00903DBA">
        <w:rPr>
          <w:highlight w:val="white"/>
        </w:rPr>
        <w:t xml:space="preserve">      return IsIntegral() || IsPointer();</w:t>
      </w:r>
    </w:p>
    <w:p w14:paraId="614CF5DB" w14:textId="77777777" w:rsidR="006E1FB9" w:rsidRPr="00903DBA" w:rsidRDefault="006E1FB9" w:rsidP="006E1FB9">
      <w:pPr>
        <w:pStyle w:val="Code"/>
        <w:rPr>
          <w:highlight w:val="white"/>
        </w:rPr>
      </w:pPr>
      <w:r w:rsidRPr="00903DBA">
        <w:rPr>
          <w:highlight w:val="white"/>
        </w:rPr>
        <w:t xml:space="preserve">    }</w:t>
      </w:r>
    </w:p>
    <w:p w14:paraId="6080BDA1" w14:textId="77777777" w:rsidR="006E1FB9" w:rsidRPr="00903DBA" w:rsidRDefault="006E1FB9" w:rsidP="006E1FB9">
      <w:pPr>
        <w:pStyle w:val="Code"/>
        <w:rPr>
          <w:highlight w:val="white"/>
        </w:rPr>
      </w:pPr>
    </w:p>
    <w:p w14:paraId="45F7B8FB" w14:textId="77777777" w:rsidR="006E1FB9" w:rsidRPr="00903DBA" w:rsidRDefault="006E1FB9" w:rsidP="006E1FB9">
      <w:pPr>
        <w:pStyle w:val="Code"/>
        <w:rPr>
          <w:highlight w:val="white"/>
        </w:rPr>
      </w:pPr>
      <w:r w:rsidRPr="00903DBA">
        <w:rPr>
          <w:highlight w:val="white"/>
        </w:rPr>
        <w:t xml:space="preserve">    public bool IsIntegralLogicalOrPointer() {</w:t>
      </w:r>
    </w:p>
    <w:p w14:paraId="4B8059D0" w14:textId="77777777" w:rsidR="006E1FB9" w:rsidRPr="00903DBA" w:rsidRDefault="006E1FB9" w:rsidP="006E1FB9">
      <w:pPr>
        <w:pStyle w:val="Code"/>
        <w:rPr>
          <w:highlight w:val="white"/>
        </w:rPr>
      </w:pPr>
      <w:r w:rsidRPr="00903DBA">
        <w:rPr>
          <w:highlight w:val="white"/>
        </w:rPr>
        <w:t xml:space="preserve">      return IsIntegral() || IsLogical() || IsPointer();</w:t>
      </w:r>
    </w:p>
    <w:p w14:paraId="1602583B" w14:textId="77777777" w:rsidR="006E1FB9" w:rsidRPr="00903DBA" w:rsidRDefault="006E1FB9" w:rsidP="006E1FB9">
      <w:pPr>
        <w:pStyle w:val="Code"/>
        <w:rPr>
          <w:highlight w:val="white"/>
        </w:rPr>
      </w:pPr>
      <w:r w:rsidRPr="00903DBA">
        <w:rPr>
          <w:highlight w:val="white"/>
        </w:rPr>
        <w:t xml:space="preserve">    }</w:t>
      </w:r>
    </w:p>
    <w:p w14:paraId="72FF96D6" w14:textId="77777777" w:rsidR="006E1FB9" w:rsidRPr="00903DBA" w:rsidRDefault="006E1FB9" w:rsidP="006E1FB9">
      <w:pPr>
        <w:pStyle w:val="Code"/>
        <w:rPr>
          <w:highlight w:val="white"/>
        </w:rPr>
      </w:pPr>
    </w:p>
    <w:p w14:paraId="524A93EA" w14:textId="77777777" w:rsidR="006E1FB9" w:rsidRPr="00903DBA" w:rsidRDefault="006E1FB9" w:rsidP="006E1FB9">
      <w:pPr>
        <w:pStyle w:val="Code"/>
        <w:rPr>
          <w:highlight w:val="white"/>
        </w:rPr>
      </w:pPr>
      <w:r w:rsidRPr="00903DBA">
        <w:rPr>
          <w:highlight w:val="white"/>
        </w:rPr>
        <w:t xml:space="preserve">    public bool IsIntegralOrArray() {</w:t>
      </w:r>
    </w:p>
    <w:p w14:paraId="121961BC" w14:textId="77777777" w:rsidR="006E1FB9" w:rsidRPr="00903DBA" w:rsidRDefault="006E1FB9" w:rsidP="006E1FB9">
      <w:pPr>
        <w:pStyle w:val="Code"/>
        <w:rPr>
          <w:highlight w:val="white"/>
        </w:rPr>
      </w:pPr>
      <w:r w:rsidRPr="00903DBA">
        <w:rPr>
          <w:highlight w:val="white"/>
        </w:rPr>
        <w:t xml:space="preserve">      return IsIntegral() || IsArray();</w:t>
      </w:r>
    </w:p>
    <w:p w14:paraId="72C72816" w14:textId="77777777" w:rsidR="006E1FB9" w:rsidRPr="00903DBA" w:rsidRDefault="006E1FB9" w:rsidP="006E1FB9">
      <w:pPr>
        <w:pStyle w:val="Code"/>
        <w:rPr>
          <w:highlight w:val="white"/>
        </w:rPr>
      </w:pPr>
      <w:r w:rsidRPr="00903DBA">
        <w:rPr>
          <w:highlight w:val="white"/>
        </w:rPr>
        <w:t xml:space="preserve">    }</w:t>
      </w:r>
    </w:p>
    <w:p w14:paraId="5D59B612" w14:textId="77777777" w:rsidR="006E1FB9" w:rsidRPr="00903DBA" w:rsidRDefault="006E1FB9" w:rsidP="006E1FB9">
      <w:pPr>
        <w:pStyle w:val="Code"/>
        <w:rPr>
          <w:highlight w:val="white"/>
        </w:rPr>
      </w:pPr>
    </w:p>
    <w:p w14:paraId="55AAC7E6" w14:textId="6D26B7F5" w:rsidR="006E1FB9" w:rsidRPr="00903DBA" w:rsidRDefault="006E1FB9" w:rsidP="006E1FB9">
      <w:pPr>
        <w:pStyle w:val="Code"/>
        <w:rPr>
          <w:highlight w:val="white"/>
        </w:rPr>
      </w:pPr>
      <w:r w:rsidRPr="00903DBA">
        <w:rPr>
          <w:highlight w:val="white"/>
        </w:rPr>
        <w:t xml:space="preserve">    public bool </w:t>
      </w:r>
      <w:r w:rsidR="002C4F32" w:rsidRPr="00903DBA">
        <w:rPr>
          <w:highlight w:val="white"/>
        </w:rPr>
        <w:t>IsIntegralPointerOrArray</w:t>
      </w:r>
      <w:r w:rsidRPr="00903DBA">
        <w:rPr>
          <w:highlight w:val="white"/>
        </w:rPr>
        <w:t>() {</w:t>
      </w:r>
    </w:p>
    <w:p w14:paraId="13C3A9F5" w14:textId="77777777" w:rsidR="006E1FB9" w:rsidRPr="00903DBA" w:rsidRDefault="006E1FB9" w:rsidP="006E1FB9">
      <w:pPr>
        <w:pStyle w:val="Code"/>
        <w:rPr>
          <w:highlight w:val="white"/>
        </w:rPr>
      </w:pPr>
      <w:r w:rsidRPr="00903DBA">
        <w:rPr>
          <w:highlight w:val="white"/>
        </w:rPr>
        <w:t xml:space="preserve">      return IsIntegral() || IsPointer() || IsArray();</w:t>
      </w:r>
    </w:p>
    <w:p w14:paraId="545BE8F4" w14:textId="77777777" w:rsidR="006E1FB9" w:rsidRPr="00903DBA" w:rsidRDefault="006E1FB9" w:rsidP="006E1FB9">
      <w:pPr>
        <w:pStyle w:val="Code"/>
        <w:rPr>
          <w:highlight w:val="white"/>
        </w:rPr>
      </w:pPr>
      <w:r w:rsidRPr="00903DBA">
        <w:rPr>
          <w:highlight w:val="white"/>
        </w:rPr>
        <w:t xml:space="preserve">    }</w:t>
      </w:r>
    </w:p>
    <w:p w14:paraId="6504C762" w14:textId="77777777" w:rsidR="006E1FB9" w:rsidRPr="00903DBA" w:rsidRDefault="006E1FB9" w:rsidP="006E1FB9">
      <w:pPr>
        <w:pStyle w:val="Code"/>
        <w:rPr>
          <w:highlight w:val="white"/>
        </w:rPr>
      </w:pPr>
    </w:p>
    <w:p w14:paraId="0361E647" w14:textId="77777777" w:rsidR="006E1FB9" w:rsidRPr="00903DBA" w:rsidRDefault="006E1FB9" w:rsidP="006E1FB9">
      <w:pPr>
        <w:pStyle w:val="Code"/>
        <w:rPr>
          <w:highlight w:val="white"/>
        </w:rPr>
      </w:pPr>
      <w:r w:rsidRPr="00903DBA">
        <w:rPr>
          <w:highlight w:val="white"/>
        </w:rPr>
        <w:t xml:space="preserve">    public bool IsIntegralPointerArrayOrString() {</w:t>
      </w:r>
    </w:p>
    <w:p w14:paraId="5DCBE5F1" w14:textId="2F6FE5C2" w:rsidR="006E1FB9" w:rsidRPr="00903DBA" w:rsidRDefault="006E1FB9" w:rsidP="006E1FB9">
      <w:pPr>
        <w:pStyle w:val="Code"/>
        <w:rPr>
          <w:highlight w:val="white"/>
        </w:rPr>
      </w:pPr>
      <w:r w:rsidRPr="00903DBA">
        <w:rPr>
          <w:highlight w:val="white"/>
        </w:rPr>
        <w:t xml:space="preserve">      return </w:t>
      </w:r>
      <w:r w:rsidR="002C4F32" w:rsidRPr="00903DBA">
        <w:rPr>
          <w:highlight w:val="white"/>
        </w:rPr>
        <w:t>IsIntegralPointerOrArray</w:t>
      </w:r>
      <w:r w:rsidRPr="00903DBA">
        <w:rPr>
          <w:highlight w:val="white"/>
        </w:rPr>
        <w:t>() || IsString();</w:t>
      </w:r>
    </w:p>
    <w:p w14:paraId="72413892" w14:textId="77777777" w:rsidR="006E1FB9" w:rsidRPr="00903DBA" w:rsidRDefault="006E1FB9" w:rsidP="006E1FB9">
      <w:pPr>
        <w:pStyle w:val="Code"/>
        <w:rPr>
          <w:highlight w:val="white"/>
        </w:rPr>
      </w:pPr>
      <w:r w:rsidRPr="00903DBA">
        <w:rPr>
          <w:highlight w:val="white"/>
        </w:rPr>
        <w:t xml:space="preserve">    }</w:t>
      </w:r>
    </w:p>
    <w:p w14:paraId="4B243A11" w14:textId="77777777" w:rsidR="006E1FB9" w:rsidRPr="00903DBA" w:rsidRDefault="006E1FB9" w:rsidP="006E1FB9">
      <w:pPr>
        <w:pStyle w:val="Code"/>
        <w:rPr>
          <w:highlight w:val="white"/>
        </w:rPr>
      </w:pPr>
    </w:p>
    <w:p w14:paraId="47D46FEC" w14:textId="77777777" w:rsidR="006E1FB9" w:rsidRPr="00903DBA" w:rsidRDefault="006E1FB9" w:rsidP="006E1FB9">
      <w:pPr>
        <w:pStyle w:val="Code"/>
        <w:rPr>
          <w:highlight w:val="white"/>
        </w:rPr>
      </w:pPr>
      <w:r w:rsidRPr="00903DBA">
        <w:rPr>
          <w:highlight w:val="white"/>
        </w:rPr>
        <w:t xml:space="preserve">    public bool IsIntegralPointerArrayStringOrFunction() {</w:t>
      </w:r>
    </w:p>
    <w:p w14:paraId="3BD69118" w14:textId="77777777" w:rsidR="006E1FB9" w:rsidRPr="00903DBA" w:rsidRDefault="006E1FB9" w:rsidP="006E1FB9">
      <w:pPr>
        <w:pStyle w:val="Code"/>
        <w:rPr>
          <w:highlight w:val="white"/>
        </w:rPr>
      </w:pPr>
      <w:r w:rsidRPr="00903DBA">
        <w:rPr>
          <w:highlight w:val="white"/>
        </w:rPr>
        <w:t xml:space="preserve">      return IsIntegralPointerArrayOrString() || IsFunction();</w:t>
      </w:r>
    </w:p>
    <w:p w14:paraId="31890FD3" w14:textId="77777777" w:rsidR="006E1FB9" w:rsidRPr="00903DBA" w:rsidRDefault="006E1FB9" w:rsidP="006E1FB9">
      <w:pPr>
        <w:pStyle w:val="Code"/>
        <w:rPr>
          <w:highlight w:val="white"/>
        </w:rPr>
      </w:pPr>
      <w:r w:rsidRPr="00903DBA">
        <w:rPr>
          <w:highlight w:val="white"/>
        </w:rPr>
        <w:t xml:space="preserve">    }</w:t>
      </w:r>
    </w:p>
    <w:p w14:paraId="57B90A1C" w14:textId="77777777" w:rsidR="006E1FB9" w:rsidRPr="00903DBA" w:rsidRDefault="006E1FB9" w:rsidP="006E1FB9">
      <w:pPr>
        <w:pStyle w:val="Code"/>
        <w:rPr>
          <w:highlight w:val="white"/>
        </w:rPr>
      </w:pPr>
      <w:r w:rsidRPr="00903DBA">
        <w:rPr>
          <w:highlight w:val="white"/>
        </w:rPr>
        <w:t xml:space="preserve">    </w:t>
      </w:r>
    </w:p>
    <w:p w14:paraId="70C5C6E2" w14:textId="77777777" w:rsidR="006E1FB9" w:rsidRPr="00903DBA" w:rsidRDefault="006E1FB9" w:rsidP="006E1FB9">
      <w:pPr>
        <w:pStyle w:val="Code"/>
        <w:rPr>
          <w:highlight w:val="white"/>
        </w:rPr>
      </w:pPr>
      <w:r w:rsidRPr="00903DBA">
        <w:rPr>
          <w:highlight w:val="white"/>
        </w:rPr>
        <w:t xml:space="preserve">    public bool IsIntegralPointerOrFunction() {</w:t>
      </w:r>
    </w:p>
    <w:p w14:paraId="6E6BCFD3" w14:textId="77777777" w:rsidR="006E1FB9" w:rsidRPr="00903DBA" w:rsidRDefault="006E1FB9" w:rsidP="006E1FB9">
      <w:pPr>
        <w:pStyle w:val="Code"/>
        <w:rPr>
          <w:highlight w:val="white"/>
        </w:rPr>
      </w:pPr>
      <w:r w:rsidRPr="00903DBA">
        <w:rPr>
          <w:highlight w:val="white"/>
        </w:rPr>
        <w:t xml:space="preserve">      return IsIntegralOrPointer() || IsFunction();</w:t>
      </w:r>
    </w:p>
    <w:p w14:paraId="3910B814" w14:textId="77777777" w:rsidR="006E1FB9" w:rsidRPr="00903DBA" w:rsidRDefault="006E1FB9" w:rsidP="006E1FB9">
      <w:pPr>
        <w:pStyle w:val="Code"/>
        <w:rPr>
          <w:highlight w:val="white"/>
        </w:rPr>
      </w:pPr>
      <w:r w:rsidRPr="00903DBA">
        <w:rPr>
          <w:highlight w:val="white"/>
        </w:rPr>
        <w:t xml:space="preserve">    }</w:t>
      </w:r>
    </w:p>
    <w:p w14:paraId="5172BCCB" w14:textId="77777777" w:rsidR="006E1FB9" w:rsidRPr="00903DBA" w:rsidRDefault="006E1FB9" w:rsidP="006E1FB9">
      <w:pPr>
        <w:pStyle w:val="Code"/>
        <w:rPr>
          <w:highlight w:val="white"/>
        </w:rPr>
      </w:pPr>
    </w:p>
    <w:p w14:paraId="39C1964E" w14:textId="77777777" w:rsidR="006E1FB9" w:rsidRPr="00903DBA" w:rsidRDefault="006E1FB9" w:rsidP="006E1FB9">
      <w:pPr>
        <w:pStyle w:val="Code"/>
        <w:rPr>
          <w:highlight w:val="white"/>
        </w:rPr>
      </w:pPr>
      <w:r w:rsidRPr="00903DBA">
        <w:rPr>
          <w:highlight w:val="white"/>
        </w:rPr>
        <w:t xml:space="preserve">    public bool IsIntegralPointerArrayOrFunction() {</w:t>
      </w:r>
    </w:p>
    <w:p w14:paraId="52B01104" w14:textId="692A9F61" w:rsidR="006E1FB9" w:rsidRPr="00903DBA" w:rsidRDefault="006E1FB9" w:rsidP="006E1FB9">
      <w:pPr>
        <w:pStyle w:val="Code"/>
        <w:rPr>
          <w:highlight w:val="white"/>
        </w:rPr>
      </w:pPr>
      <w:r w:rsidRPr="00903DBA">
        <w:rPr>
          <w:highlight w:val="white"/>
        </w:rPr>
        <w:t xml:space="preserve">      return </w:t>
      </w:r>
      <w:r w:rsidR="002C4F32" w:rsidRPr="00903DBA">
        <w:rPr>
          <w:highlight w:val="white"/>
        </w:rPr>
        <w:t>IsIntegralPointerOrArray</w:t>
      </w:r>
      <w:r w:rsidRPr="00903DBA">
        <w:rPr>
          <w:highlight w:val="white"/>
        </w:rPr>
        <w:t>() || IsFunction();</w:t>
      </w:r>
    </w:p>
    <w:p w14:paraId="4789A8C2" w14:textId="77777777" w:rsidR="006E1FB9" w:rsidRPr="00903DBA" w:rsidRDefault="006E1FB9" w:rsidP="006E1FB9">
      <w:pPr>
        <w:pStyle w:val="Code"/>
        <w:rPr>
          <w:highlight w:val="white"/>
        </w:rPr>
      </w:pPr>
      <w:r w:rsidRPr="00903DBA">
        <w:rPr>
          <w:highlight w:val="white"/>
        </w:rPr>
        <w:t xml:space="preserve">    }</w:t>
      </w:r>
    </w:p>
    <w:p w14:paraId="071C004F" w14:textId="77777777" w:rsidR="006E1FB9" w:rsidRPr="00903DBA" w:rsidRDefault="006E1FB9" w:rsidP="006E1FB9">
      <w:pPr>
        <w:pStyle w:val="Code"/>
        <w:rPr>
          <w:highlight w:val="white"/>
        </w:rPr>
      </w:pPr>
    </w:p>
    <w:p w14:paraId="58448468" w14:textId="77777777" w:rsidR="006E1FB9" w:rsidRPr="00903DBA" w:rsidRDefault="006E1FB9" w:rsidP="006E1FB9">
      <w:pPr>
        <w:pStyle w:val="Code"/>
        <w:rPr>
          <w:highlight w:val="white"/>
        </w:rPr>
      </w:pPr>
      <w:r w:rsidRPr="00903DBA">
        <w:rPr>
          <w:highlight w:val="white"/>
        </w:rPr>
        <w:t xml:space="preserve">    public bool IsArithmeticOrPointer() {</w:t>
      </w:r>
    </w:p>
    <w:p w14:paraId="57985BFA" w14:textId="77777777" w:rsidR="006E1FB9" w:rsidRPr="00903DBA" w:rsidRDefault="006E1FB9" w:rsidP="006E1FB9">
      <w:pPr>
        <w:pStyle w:val="Code"/>
        <w:rPr>
          <w:highlight w:val="white"/>
        </w:rPr>
      </w:pPr>
      <w:r w:rsidRPr="00903DBA">
        <w:rPr>
          <w:highlight w:val="white"/>
        </w:rPr>
        <w:t xml:space="preserve">      return IsArithmetic() || IsPointer();</w:t>
      </w:r>
    </w:p>
    <w:p w14:paraId="0B0D69A1" w14:textId="77777777" w:rsidR="006E1FB9" w:rsidRPr="00903DBA" w:rsidRDefault="006E1FB9" w:rsidP="006E1FB9">
      <w:pPr>
        <w:pStyle w:val="Code"/>
        <w:rPr>
          <w:highlight w:val="white"/>
        </w:rPr>
      </w:pPr>
      <w:r w:rsidRPr="00903DBA">
        <w:rPr>
          <w:highlight w:val="white"/>
        </w:rPr>
        <w:t xml:space="preserve">    }</w:t>
      </w:r>
    </w:p>
    <w:p w14:paraId="1C99F6DE" w14:textId="77777777" w:rsidR="006E1FB9" w:rsidRPr="00903DBA" w:rsidRDefault="006E1FB9" w:rsidP="006E1FB9">
      <w:pPr>
        <w:pStyle w:val="Code"/>
        <w:rPr>
          <w:highlight w:val="white"/>
        </w:rPr>
      </w:pPr>
    </w:p>
    <w:p w14:paraId="59A07106" w14:textId="77777777" w:rsidR="006E1FB9" w:rsidRPr="00903DBA" w:rsidRDefault="006E1FB9" w:rsidP="006E1FB9">
      <w:pPr>
        <w:pStyle w:val="Code"/>
        <w:rPr>
          <w:highlight w:val="white"/>
        </w:rPr>
      </w:pPr>
      <w:r w:rsidRPr="00903DBA">
        <w:rPr>
          <w:highlight w:val="white"/>
        </w:rPr>
        <w:t xml:space="preserve">    public bool IsArithmeticPointerOrArray() {</w:t>
      </w:r>
    </w:p>
    <w:p w14:paraId="7B1CCCDE" w14:textId="77777777" w:rsidR="006E1FB9" w:rsidRPr="00903DBA" w:rsidRDefault="006E1FB9" w:rsidP="006E1FB9">
      <w:pPr>
        <w:pStyle w:val="Code"/>
        <w:rPr>
          <w:highlight w:val="white"/>
        </w:rPr>
      </w:pPr>
      <w:r w:rsidRPr="00903DBA">
        <w:rPr>
          <w:highlight w:val="white"/>
        </w:rPr>
        <w:t xml:space="preserve">      return IsArithmeticOrPointer() || IsArray();</w:t>
      </w:r>
    </w:p>
    <w:p w14:paraId="1AEC4AC0" w14:textId="77777777" w:rsidR="006E1FB9" w:rsidRPr="00903DBA" w:rsidRDefault="006E1FB9" w:rsidP="006E1FB9">
      <w:pPr>
        <w:pStyle w:val="Code"/>
        <w:rPr>
          <w:highlight w:val="white"/>
        </w:rPr>
      </w:pPr>
      <w:r w:rsidRPr="00903DBA">
        <w:rPr>
          <w:highlight w:val="white"/>
        </w:rPr>
        <w:t xml:space="preserve">    }</w:t>
      </w:r>
    </w:p>
    <w:p w14:paraId="75FC6304" w14:textId="77777777" w:rsidR="006E1FB9" w:rsidRPr="00903DBA" w:rsidRDefault="006E1FB9" w:rsidP="006E1FB9">
      <w:pPr>
        <w:pStyle w:val="Code"/>
        <w:rPr>
          <w:highlight w:val="white"/>
        </w:rPr>
      </w:pPr>
    </w:p>
    <w:p w14:paraId="6E6F844A" w14:textId="77777777" w:rsidR="006E1FB9" w:rsidRPr="00903DBA" w:rsidRDefault="006E1FB9" w:rsidP="006E1FB9">
      <w:pPr>
        <w:pStyle w:val="Code"/>
        <w:rPr>
          <w:highlight w:val="white"/>
        </w:rPr>
      </w:pPr>
      <w:r w:rsidRPr="00903DBA">
        <w:rPr>
          <w:highlight w:val="white"/>
        </w:rPr>
        <w:t xml:space="preserve">    public bool IsArithmeticPointerArrayOrFunction() {</w:t>
      </w:r>
    </w:p>
    <w:p w14:paraId="47330431" w14:textId="77777777" w:rsidR="006E1FB9" w:rsidRPr="00903DBA" w:rsidRDefault="006E1FB9" w:rsidP="006E1FB9">
      <w:pPr>
        <w:pStyle w:val="Code"/>
        <w:rPr>
          <w:highlight w:val="white"/>
        </w:rPr>
      </w:pPr>
      <w:r w:rsidRPr="00903DBA">
        <w:rPr>
          <w:highlight w:val="white"/>
        </w:rPr>
        <w:t xml:space="preserve">      return IsArithmeticPointerOrArray() || IsFunction();</w:t>
      </w:r>
    </w:p>
    <w:p w14:paraId="0B34A8A4" w14:textId="77777777" w:rsidR="006E1FB9" w:rsidRPr="00903DBA" w:rsidRDefault="006E1FB9" w:rsidP="006E1FB9">
      <w:pPr>
        <w:pStyle w:val="Code"/>
        <w:rPr>
          <w:highlight w:val="white"/>
        </w:rPr>
      </w:pPr>
      <w:r w:rsidRPr="00903DBA">
        <w:rPr>
          <w:highlight w:val="white"/>
        </w:rPr>
        <w:t xml:space="preserve">    }</w:t>
      </w:r>
    </w:p>
    <w:p w14:paraId="7E365113" w14:textId="77777777" w:rsidR="006E1FB9" w:rsidRPr="00903DBA" w:rsidRDefault="006E1FB9" w:rsidP="006E1FB9">
      <w:pPr>
        <w:pStyle w:val="Code"/>
        <w:rPr>
          <w:highlight w:val="white"/>
        </w:rPr>
      </w:pPr>
    </w:p>
    <w:p w14:paraId="04D13A45" w14:textId="77777777" w:rsidR="006E1FB9" w:rsidRPr="00903DBA" w:rsidRDefault="006E1FB9" w:rsidP="006E1FB9">
      <w:pPr>
        <w:pStyle w:val="Code"/>
        <w:rPr>
          <w:highlight w:val="white"/>
        </w:rPr>
      </w:pPr>
      <w:r w:rsidRPr="00903DBA">
        <w:rPr>
          <w:highlight w:val="white"/>
        </w:rPr>
        <w:t xml:space="preserve">    public bool IsArithmeticPointerArrayStringOrFunction() {</w:t>
      </w:r>
    </w:p>
    <w:p w14:paraId="69B51FFD" w14:textId="77777777" w:rsidR="006E1FB9" w:rsidRPr="00903DBA" w:rsidRDefault="006E1FB9" w:rsidP="006E1FB9">
      <w:pPr>
        <w:pStyle w:val="Code"/>
        <w:rPr>
          <w:highlight w:val="white"/>
        </w:rPr>
      </w:pPr>
      <w:r w:rsidRPr="00903DBA">
        <w:rPr>
          <w:highlight w:val="white"/>
        </w:rPr>
        <w:t xml:space="preserve">      return IsArithmeticPointerArrayOrFunction() || IsString();</w:t>
      </w:r>
    </w:p>
    <w:p w14:paraId="64990C38" w14:textId="77777777" w:rsidR="006E1FB9" w:rsidRPr="00903DBA" w:rsidRDefault="006E1FB9" w:rsidP="006E1FB9">
      <w:pPr>
        <w:pStyle w:val="Code"/>
        <w:rPr>
          <w:highlight w:val="white"/>
        </w:rPr>
      </w:pPr>
      <w:r w:rsidRPr="00903DBA">
        <w:rPr>
          <w:highlight w:val="white"/>
        </w:rPr>
        <w:t xml:space="preserve">    }</w:t>
      </w:r>
    </w:p>
    <w:p w14:paraId="5E769BFB" w14:textId="77777777" w:rsidR="006E1FB9" w:rsidRPr="00903DBA" w:rsidRDefault="006E1FB9" w:rsidP="006E1FB9">
      <w:pPr>
        <w:pStyle w:val="Code"/>
        <w:rPr>
          <w:highlight w:val="white"/>
        </w:rPr>
      </w:pPr>
    </w:p>
    <w:p w14:paraId="074ACBA5" w14:textId="77777777" w:rsidR="006E1FB9" w:rsidRPr="00903DBA" w:rsidRDefault="006E1FB9" w:rsidP="006E1FB9">
      <w:pPr>
        <w:pStyle w:val="Code"/>
        <w:rPr>
          <w:highlight w:val="white"/>
        </w:rPr>
      </w:pPr>
      <w:r w:rsidRPr="00903DBA">
        <w:rPr>
          <w:highlight w:val="white"/>
        </w:rPr>
        <w:t xml:space="preserve">    public bool IsStruct() {</w:t>
      </w:r>
    </w:p>
    <w:p w14:paraId="5B733C27" w14:textId="77777777" w:rsidR="006E1FB9" w:rsidRPr="00903DBA" w:rsidRDefault="006E1FB9" w:rsidP="006E1FB9">
      <w:pPr>
        <w:pStyle w:val="Code"/>
        <w:rPr>
          <w:highlight w:val="white"/>
        </w:rPr>
      </w:pPr>
      <w:r w:rsidRPr="00903DBA">
        <w:rPr>
          <w:highlight w:val="white"/>
        </w:rPr>
        <w:t xml:space="preserve">      return (m_sort == Sort.Struct);</w:t>
      </w:r>
    </w:p>
    <w:p w14:paraId="6ED77B62" w14:textId="77777777" w:rsidR="006E1FB9" w:rsidRPr="00903DBA" w:rsidRDefault="006E1FB9" w:rsidP="006E1FB9">
      <w:pPr>
        <w:pStyle w:val="Code"/>
        <w:rPr>
          <w:highlight w:val="white"/>
        </w:rPr>
      </w:pPr>
      <w:r w:rsidRPr="00903DBA">
        <w:rPr>
          <w:highlight w:val="white"/>
        </w:rPr>
        <w:t xml:space="preserve">    }</w:t>
      </w:r>
    </w:p>
    <w:p w14:paraId="5BA548EC" w14:textId="77777777" w:rsidR="006E1FB9" w:rsidRPr="00903DBA" w:rsidRDefault="006E1FB9" w:rsidP="006E1FB9">
      <w:pPr>
        <w:pStyle w:val="Code"/>
        <w:rPr>
          <w:highlight w:val="white"/>
        </w:rPr>
      </w:pPr>
    </w:p>
    <w:p w14:paraId="6EEB7C58" w14:textId="77777777" w:rsidR="006E1FB9" w:rsidRPr="00903DBA" w:rsidRDefault="006E1FB9" w:rsidP="006E1FB9">
      <w:pPr>
        <w:pStyle w:val="Code"/>
        <w:rPr>
          <w:highlight w:val="white"/>
        </w:rPr>
      </w:pPr>
      <w:r w:rsidRPr="00903DBA">
        <w:rPr>
          <w:highlight w:val="white"/>
        </w:rPr>
        <w:t xml:space="preserve">    public bool IsUnion() {</w:t>
      </w:r>
    </w:p>
    <w:p w14:paraId="5B0E2A69" w14:textId="77777777" w:rsidR="006E1FB9" w:rsidRPr="00903DBA" w:rsidRDefault="006E1FB9" w:rsidP="006E1FB9">
      <w:pPr>
        <w:pStyle w:val="Code"/>
        <w:rPr>
          <w:highlight w:val="white"/>
        </w:rPr>
      </w:pPr>
      <w:r w:rsidRPr="00903DBA">
        <w:rPr>
          <w:highlight w:val="white"/>
        </w:rPr>
        <w:t xml:space="preserve">      return (m_sort == Sort.Union);</w:t>
      </w:r>
    </w:p>
    <w:p w14:paraId="497DF475" w14:textId="77777777" w:rsidR="006E1FB9" w:rsidRPr="00903DBA" w:rsidRDefault="006E1FB9" w:rsidP="006E1FB9">
      <w:pPr>
        <w:pStyle w:val="Code"/>
        <w:rPr>
          <w:highlight w:val="white"/>
        </w:rPr>
      </w:pPr>
      <w:r w:rsidRPr="00903DBA">
        <w:rPr>
          <w:highlight w:val="white"/>
        </w:rPr>
        <w:t xml:space="preserve">    }</w:t>
      </w:r>
    </w:p>
    <w:p w14:paraId="0017FF14" w14:textId="77777777" w:rsidR="006E1FB9" w:rsidRPr="00903DBA" w:rsidRDefault="006E1FB9" w:rsidP="006E1FB9">
      <w:pPr>
        <w:pStyle w:val="Code"/>
        <w:rPr>
          <w:highlight w:val="white"/>
        </w:rPr>
      </w:pPr>
      <w:r w:rsidRPr="00903DBA">
        <w:rPr>
          <w:highlight w:val="white"/>
        </w:rPr>
        <w:t xml:space="preserve">  </w:t>
      </w:r>
    </w:p>
    <w:p w14:paraId="33A15C30" w14:textId="77777777" w:rsidR="006E1FB9" w:rsidRPr="00903DBA" w:rsidRDefault="006E1FB9" w:rsidP="006E1FB9">
      <w:pPr>
        <w:pStyle w:val="Code"/>
        <w:rPr>
          <w:highlight w:val="white"/>
        </w:rPr>
      </w:pPr>
      <w:r w:rsidRPr="00903DBA">
        <w:rPr>
          <w:highlight w:val="white"/>
        </w:rPr>
        <w:t xml:space="preserve">    public bool IsStructOrUnion() {</w:t>
      </w:r>
    </w:p>
    <w:p w14:paraId="505A6093" w14:textId="77777777" w:rsidR="006E1FB9" w:rsidRPr="00903DBA" w:rsidRDefault="006E1FB9" w:rsidP="006E1FB9">
      <w:pPr>
        <w:pStyle w:val="Code"/>
        <w:rPr>
          <w:highlight w:val="white"/>
        </w:rPr>
      </w:pPr>
      <w:r w:rsidRPr="00903DBA">
        <w:rPr>
          <w:highlight w:val="white"/>
        </w:rPr>
        <w:t xml:space="preserve">      return IsStruct() || IsUnion();</w:t>
      </w:r>
    </w:p>
    <w:p w14:paraId="3637C54A" w14:textId="77777777" w:rsidR="006E1FB9" w:rsidRPr="00903DBA" w:rsidRDefault="006E1FB9" w:rsidP="006E1FB9">
      <w:pPr>
        <w:pStyle w:val="Code"/>
        <w:rPr>
          <w:highlight w:val="white"/>
        </w:rPr>
      </w:pPr>
      <w:r w:rsidRPr="00903DBA">
        <w:rPr>
          <w:highlight w:val="white"/>
        </w:rPr>
        <w:t xml:space="preserve">    }</w:t>
      </w:r>
    </w:p>
    <w:p w14:paraId="14987237" w14:textId="77777777" w:rsidR="006E1FB9" w:rsidRPr="00903DBA" w:rsidRDefault="006E1FB9" w:rsidP="006E1FB9">
      <w:pPr>
        <w:pStyle w:val="Code"/>
        <w:rPr>
          <w:highlight w:val="white"/>
        </w:rPr>
      </w:pPr>
      <w:r w:rsidRPr="00903DBA">
        <w:rPr>
          <w:highlight w:val="white"/>
        </w:rPr>
        <w:t xml:space="preserve">  </w:t>
      </w:r>
    </w:p>
    <w:p w14:paraId="376262A6" w14:textId="77777777" w:rsidR="006E1FB9" w:rsidRPr="00903DBA" w:rsidRDefault="006E1FB9" w:rsidP="006E1FB9">
      <w:pPr>
        <w:pStyle w:val="Code"/>
        <w:rPr>
          <w:highlight w:val="white"/>
        </w:rPr>
      </w:pPr>
      <w:r w:rsidRPr="00903DBA">
        <w:rPr>
          <w:highlight w:val="white"/>
        </w:rPr>
        <w:t xml:space="preserve">    public bool IsArithmeticPointerStructOrUnion() {</w:t>
      </w:r>
    </w:p>
    <w:p w14:paraId="546F5CC2" w14:textId="77777777" w:rsidR="006E1FB9" w:rsidRPr="00903DBA" w:rsidRDefault="006E1FB9" w:rsidP="006E1FB9">
      <w:pPr>
        <w:pStyle w:val="Code"/>
        <w:rPr>
          <w:highlight w:val="white"/>
        </w:rPr>
      </w:pPr>
      <w:r w:rsidRPr="00903DBA">
        <w:rPr>
          <w:highlight w:val="white"/>
        </w:rPr>
        <w:t xml:space="preserve">      return IsArithmeticOrPointer() || IsStructOrUnion();</w:t>
      </w:r>
    </w:p>
    <w:p w14:paraId="4F46723D" w14:textId="77777777" w:rsidR="006E1FB9" w:rsidRPr="00903DBA" w:rsidRDefault="006E1FB9" w:rsidP="006E1FB9">
      <w:pPr>
        <w:pStyle w:val="Code"/>
        <w:rPr>
          <w:highlight w:val="white"/>
        </w:rPr>
      </w:pPr>
      <w:r w:rsidRPr="00903DBA">
        <w:rPr>
          <w:highlight w:val="white"/>
        </w:rPr>
        <w:t xml:space="preserve">    }</w:t>
      </w:r>
    </w:p>
    <w:p w14:paraId="5C998059" w14:textId="77777777" w:rsidR="006E1FB9" w:rsidRPr="00903DBA" w:rsidRDefault="006E1FB9" w:rsidP="006E1FB9">
      <w:pPr>
        <w:pStyle w:val="Code"/>
        <w:rPr>
          <w:highlight w:val="white"/>
        </w:rPr>
      </w:pPr>
      <w:r w:rsidRPr="00903DBA">
        <w:rPr>
          <w:highlight w:val="white"/>
        </w:rPr>
        <w:t xml:space="preserve">  </w:t>
      </w:r>
    </w:p>
    <w:p w14:paraId="07DDCFA5" w14:textId="77777777" w:rsidR="006E1FB9" w:rsidRPr="00903DBA" w:rsidRDefault="006E1FB9" w:rsidP="006E1FB9">
      <w:pPr>
        <w:pStyle w:val="Code"/>
        <w:rPr>
          <w:highlight w:val="white"/>
        </w:rPr>
      </w:pPr>
      <w:r w:rsidRPr="00903DBA">
        <w:rPr>
          <w:highlight w:val="white"/>
        </w:rPr>
        <w:t xml:space="preserve">    public bool IsEnumerator() {</w:t>
      </w:r>
    </w:p>
    <w:p w14:paraId="6373A356" w14:textId="77777777" w:rsidR="006E1FB9" w:rsidRPr="00903DBA" w:rsidRDefault="006E1FB9" w:rsidP="006E1FB9">
      <w:pPr>
        <w:pStyle w:val="Code"/>
        <w:rPr>
          <w:highlight w:val="white"/>
        </w:rPr>
      </w:pPr>
      <w:r w:rsidRPr="00903DBA">
        <w:rPr>
          <w:highlight w:val="white"/>
        </w:rPr>
        <w:t xml:space="preserve">      return (m_enumeratorItemSet != null);</w:t>
      </w:r>
    </w:p>
    <w:p w14:paraId="664E157F" w14:textId="77777777" w:rsidR="006E1FB9" w:rsidRPr="00903DBA" w:rsidRDefault="006E1FB9" w:rsidP="006E1FB9">
      <w:pPr>
        <w:pStyle w:val="Code"/>
        <w:rPr>
          <w:highlight w:val="white"/>
        </w:rPr>
      </w:pPr>
      <w:r w:rsidRPr="00903DBA">
        <w:rPr>
          <w:highlight w:val="white"/>
        </w:rPr>
        <w:t xml:space="preserve">    }</w:t>
      </w:r>
    </w:p>
    <w:p w14:paraId="5C9BA19F" w14:textId="77777777" w:rsidR="006E1FB9" w:rsidRPr="00903DBA" w:rsidRDefault="006E1FB9" w:rsidP="006E1FB9">
      <w:pPr>
        <w:pStyle w:val="Code"/>
        <w:rPr>
          <w:highlight w:val="white"/>
        </w:rPr>
      </w:pPr>
    </w:p>
    <w:p w14:paraId="59942D99" w14:textId="77777777" w:rsidR="006E1FB9" w:rsidRPr="00903DBA" w:rsidRDefault="006E1FB9" w:rsidP="006E1FB9">
      <w:pPr>
        <w:pStyle w:val="Code"/>
        <w:rPr>
          <w:highlight w:val="white"/>
        </w:rPr>
      </w:pPr>
      <w:r w:rsidRPr="00903DBA">
        <w:rPr>
          <w:highlight w:val="white"/>
        </w:rPr>
        <w:t xml:space="preserve">    public override string ToString() {</w:t>
      </w:r>
    </w:p>
    <w:p w14:paraId="24A62272" w14:textId="51498FFF" w:rsidR="006E1FB9" w:rsidRPr="00903DBA" w:rsidRDefault="006E1FB9" w:rsidP="00837ADC">
      <w:pPr>
        <w:pStyle w:val="Code"/>
        <w:rPr>
          <w:highlight w:val="white"/>
        </w:rPr>
      </w:pPr>
      <w:r w:rsidRPr="00903DBA">
        <w:rPr>
          <w:highlight w:val="white"/>
        </w:rPr>
        <w:t xml:space="preserve">      return Enum.GetName(typeof(Sort), m_sort).Replace("_", " ").ToLower();</w:t>
      </w:r>
    </w:p>
    <w:p w14:paraId="14843D6B" w14:textId="60A807B2" w:rsidR="006E1FB9" w:rsidRPr="00903DBA" w:rsidRDefault="006E1FB9" w:rsidP="006E1FB9">
      <w:pPr>
        <w:pStyle w:val="Code"/>
        <w:rPr>
          <w:highlight w:val="white"/>
        </w:rPr>
      </w:pPr>
      <w:r w:rsidRPr="00903DBA">
        <w:rPr>
          <w:highlight w:val="white"/>
        </w:rPr>
        <w:t xml:space="preserve">    }</w:t>
      </w:r>
    </w:p>
    <w:p w14:paraId="293C170D" w14:textId="635CC2E7" w:rsidR="008F058F" w:rsidRPr="00903DBA" w:rsidRDefault="005B56F9" w:rsidP="005B56F9">
      <w:pPr>
        <w:rPr>
          <w:highlight w:val="white"/>
        </w:rPr>
      </w:pPr>
      <w:r w:rsidRPr="00903DBA">
        <w:rPr>
          <w:highlight w:val="white"/>
        </w:rPr>
        <w:t>Finally, we have a set of predefined types.</w:t>
      </w:r>
    </w:p>
    <w:p w14:paraId="7F688A1F" w14:textId="77777777" w:rsidR="008F058F" w:rsidRPr="00903DBA" w:rsidRDefault="008F058F" w:rsidP="008F058F">
      <w:pPr>
        <w:pStyle w:val="Code"/>
        <w:rPr>
          <w:highlight w:val="white"/>
        </w:rPr>
      </w:pPr>
      <w:r w:rsidRPr="00903DBA">
        <w:rPr>
          <w:highlight w:val="white"/>
        </w:rPr>
        <w:t xml:space="preserve">    public static Type SignedShortIntegerType =</w:t>
      </w:r>
    </w:p>
    <w:p w14:paraId="6887CCD1" w14:textId="339DE5EC"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SignedShortInt</w:t>
      </w:r>
      <w:r w:rsidRPr="00903DBA">
        <w:rPr>
          <w:highlight w:val="white"/>
        </w:rPr>
        <w:t>);</w:t>
      </w:r>
    </w:p>
    <w:p w14:paraId="3CC94AC3" w14:textId="77777777" w:rsidR="008F058F" w:rsidRPr="00903DBA" w:rsidRDefault="008F058F" w:rsidP="008F058F">
      <w:pPr>
        <w:pStyle w:val="Code"/>
        <w:rPr>
          <w:highlight w:val="white"/>
        </w:rPr>
      </w:pPr>
      <w:r w:rsidRPr="00903DBA">
        <w:rPr>
          <w:highlight w:val="white"/>
        </w:rPr>
        <w:t xml:space="preserve">    public static Type UnsignedShortIntegerType =</w:t>
      </w:r>
    </w:p>
    <w:p w14:paraId="1145F6B5" w14:textId="6896BD61"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UnsignedShortInt</w:t>
      </w:r>
      <w:r w:rsidRPr="00903DBA">
        <w:rPr>
          <w:highlight w:val="white"/>
        </w:rPr>
        <w:t>);</w:t>
      </w:r>
    </w:p>
    <w:p w14:paraId="44162564" w14:textId="678B3FDD" w:rsidR="008F058F" w:rsidRPr="00903DBA" w:rsidRDefault="008F058F" w:rsidP="008F058F">
      <w:pPr>
        <w:pStyle w:val="Code"/>
        <w:rPr>
          <w:highlight w:val="white"/>
        </w:rPr>
      </w:pPr>
      <w:r w:rsidRPr="00903DBA">
        <w:rPr>
          <w:highlight w:val="white"/>
        </w:rPr>
        <w:t xml:space="preserve">    public static Type SignedIntegerType = new Type(Sort.</w:t>
      </w:r>
      <w:r w:rsidR="005D4E81" w:rsidRPr="00903DBA">
        <w:rPr>
          <w:highlight w:val="white"/>
        </w:rPr>
        <w:t>SignedInt</w:t>
      </w:r>
      <w:r w:rsidRPr="00903DBA">
        <w:rPr>
          <w:highlight w:val="white"/>
        </w:rPr>
        <w:t>);</w:t>
      </w:r>
    </w:p>
    <w:p w14:paraId="20A54A8B" w14:textId="025AC18C" w:rsidR="008F058F" w:rsidRPr="00903DBA" w:rsidRDefault="008F058F" w:rsidP="008F058F">
      <w:pPr>
        <w:pStyle w:val="Code"/>
        <w:rPr>
          <w:highlight w:val="white"/>
        </w:rPr>
      </w:pPr>
      <w:r w:rsidRPr="00903DBA">
        <w:rPr>
          <w:highlight w:val="white"/>
        </w:rPr>
        <w:t xml:space="preserve">    public static Type UnsignedIntegerType = new Type(Sort.</w:t>
      </w:r>
      <w:r w:rsidR="005D4E81" w:rsidRPr="00903DBA">
        <w:rPr>
          <w:highlight w:val="white"/>
        </w:rPr>
        <w:t>UnsignedInt</w:t>
      </w:r>
      <w:r w:rsidRPr="00903DBA">
        <w:rPr>
          <w:highlight w:val="white"/>
        </w:rPr>
        <w:t>);</w:t>
      </w:r>
    </w:p>
    <w:p w14:paraId="0029687A" w14:textId="58AEDE3C" w:rsidR="008F058F" w:rsidRPr="00903DBA" w:rsidRDefault="008F058F" w:rsidP="008F058F">
      <w:pPr>
        <w:pStyle w:val="Code"/>
        <w:rPr>
          <w:highlight w:val="white"/>
        </w:rPr>
      </w:pPr>
      <w:r w:rsidRPr="00903DBA">
        <w:rPr>
          <w:highlight w:val="white"/>
        </w:rPr>
        <w:t xml:space="preserve">    public static Type SignedLongIntegerType = new Type(Sort.</w:t>
      </w:r>
      <w:r w:rsidR="005D4E81" w:rsidRPr="00903DBA">
        <w:rPr>
          <w:highlight w:val="white"/>
        </w:rPr>
        <w:t>SignedLongInt</w:t>
      </w:r>
      <w:r w:rsidRPr="00903DBA">
        <w:rPr>
          <w:highlight w:val="white"/>
        </w:rPr>
        <w:t>);</w:t>
      </w:r>
    </w:p>
    <w:p w14:paraId="4F99C9B7" w14:textId="77777777" w:rsidR="008F058F" w:rsidRPr="00903DBA" w:rsidRDefault="008F058F" w:rsidP="008F058F">
      <w:pPr>
        <w:pStyle w:val="Code"/>
        <w:rPr>
          <w:highlight w:val="white"/>
        </w:rPr>
      </w:pPr>
      <w:r w:rsidRPr="00903DBA">
        <w:rPr>
          <w:highlight w:val="white"/>
        </w:rPr>
        <w:t xml:space="preserve">    public static Type UnsignedLongIntegerType =</w:t>
      </w:r>
    </w:p>
    <w:p w14:paraId="59DC5091" w14:textId="3E5495DE"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UnsignedLongInt</w:t>
      </w:r>
      <w:r w:rsidRPr="00903DBA">
        <w:rPr>
          <w:highlight w:val="white"/>
        </w:rPr>
        <w:t>);</w:t>
      </w:r>
    </w:p>
    <w:p w14:paraId="740B9FCB" w14:textId="77777777" w:rsidR="008F058F" w:rsidRPr="00903DBA" w:rsidRDefault="008F058F" w:rsidP="008F058F">
      <w:pPr>
        <w:pStyle w:val="Code"/>
        <w:rPr>
          <w:highlight w:val="white"/>
        </w:rPr>
      </w:pPr>
      <w:r w:rsidRPr="00903DBA">
        <w:rPr>
          <w:highlight w:val="white"/>
        </w:rPr>
        <w:t xml:space="preserve">    public static Type FloatType = new Type(Sort.Float);</w:t>
      </w:r>
    </w:p>
    <w:p w14:paraId="7CFE15C5" w14:textId="77777777" w:rsidR="008F058F" w:rsidRPr="00903DBA" w:rsidRDefault="008F058F" w:rsidP="008F058F">
      <w:pPr>
        <w:pStyle w:val="Code"/>
        <w:rPr>
          <w:highlight w:val="white"/>
        </w:rPr>
      </w:pPr>
      <w:r w:rsidRPr="00903DBA">
        <w:rPr>
          <w:highlight w:val="white"/>
        </w:rPr>
        <w:t xml:space="preserve">    public static Type DoubleType = new Type(Sort.Double);</w:t>
      </w:r>
    </w:p>
    <w:p w14:paraId="3A961D7A" w14:textId="75F44C3D" w:rsidR="008F058F" w:rsidRPr="00903DBA" w:rsidRDefault="008F058F" w:rsidP="008F058F">
      <w:pPr>
        <w:pStyle w:val="Code"/>
        <w:rPr>
          <w:highlight w:val="white"/>
        </w:rPr>
      </w:pPr>
      <w:r w:rsidRPr="00903DBA">
        <w:rPr>
          <w:highlight w:val="white"/>
        </w:rPr>
        <w:t xml:space="preserve">    public static Type LongDoubleType = new Type(Sort.</w:t>
      </w:r>
      <w:r w:rsidR="001220BA" w:rsidRPr="00903DBA">
        <w:rPr>
          <w:highlight w:val="white"/>
        </w:rPr>
        <w:t>LongDouble</w:t>
      </w:r>
      <w:r w:rsidRPr="00903DBA">
        <w:rPr>
          <w:highlight w:val="white"/>
        </w:rPr>
        <w:t>);</w:t>
      </w:r>
    </w:p>
    <w:p w14:paraId="2BF5B55A" w14:textId="0AA0D4BA" w:rsidR="008F058F" w:rsidRPr="00903DBA" w:rsidRDefault="008F058F" w:rsidP="008F058F">
      <w:pPr>
        <w:pStyle w:val="Code"/>
        <w:rPr>
          <w:highlight w:val="white"/>
        </w:rPr>
      </w:pPr>
      <w:r w:rsidRPr="00903DBA">
        <w:rPr>
          <w:highlight w:val="white"/>
        </w:rPr>
        <w:t xml:space="preserve">    public static Type SignedCharType = new Type(Sort.</w:t>
      </w:r>
      <w:r w:rsidR="005D4E81" w:rsidRPr="00903DBA">
        <w:rPr>
          <w:highlight w:val="white"/>
        </w:rPr>
        <w:t>SignedChar</w:t>
      </w:r>
      <w:r w:rsidRPr="00903DBA">
        <w:rPr>
          <w:highlight w:val="white"/>
        </w:rPr>
        <w:t>);</w:t>
      </w:r>
    </w:p>
    <w:p w14:paraId="0C3B03FB" w14:textId="4AA2177E" w:rsidR="008F058F" w:rsidRPr="00903DBA" w:rsidRDefault="008F058F" w:rsidP="008F058F">
      <w:pPr>
        <w:pStyle w:val="Code"/>
        <w:rPr>
          <w:highlight w:val="white"/>
        </w:rPr>
      </w:pPr>
      <w:r w:rsidRPr="00903DBA">
        <w:rPr>
          <w:highlight w:val="white"/>
        </w:rPr>
        <w:t xml:space="preserve">    public static Type UnsignedCharType = new Type(Sort.</w:t>
      </w:r>
      <w:r w:rsidR="005D4E81" w:rsidRPr="00903DBA">
        <w:rPr>
          <w:highlight w:val="white"/>
        </w:rPr>
        <w:t>UnsignedChar</w:t>
      </w:r>
      <w:r w:rsidRPr="00903DBA">
        <w:rPr>
          <w:highlight w:val="white"/>
        </w:rPr>
        <w:t>);</w:t>
      </w:r>
    </w:p>
    <w:p w14:paraId="4F147632" w14:textId="77777777" w:rsidR="008F058F" w:rsidRPr="00903DBA" w:rsidRDefault="008F058F" w:rsidP="008F058F">
      <w:pPr>
        <w:pStyle w:val="Code"/>
        <w:rPr>
          <w:highlight w:val="white"/>
        </w:rPr>
      </w:pPr>
      <w:r w:rsidRPr="00903DBA">
        <w:rPr>
          <w:highlight w:val="white"/>
        </w:rPr>
        <w:t xml:space="preserve">    public static Type StringType = new Type(Sort.String);</w:t>
      </w:r>
    </w:p>
    <w:p w14:paraId="5F0736FA" w14:textId="77777777" w:rsidR="008F058F" w:rsidRPr="00903DBA" w:rsidRDefault="008F058F" w:rsidP="008F058F">
      <w:pPr>
        <w:pStyle w:val="Code"/>
        <w:rPr>
          <w:highlight w:val="white"/>
        </w:rPr>
      </w:pPr>
      <w:r w:rsidRPr="00903DBA">
        <w:rPr>
          <w:highlight w:val="white"/>
        </w:rPr>
        <w:t xml:space="preserve">    public static Type VoidType = new Type(Sort.Void);</w:t>
      </w:r>
    </w:p>
    <w:p w14:paraId="32D4F45B" w14:textId="77777777" w:rsidR="008F058F" w:rsidRPr="00903DBA" w:rsidRDefault="008F058F" w:rsidP="008F058F">
      <w:pPr>
        <w:pStyle w:val="Code"/>
        <w:rPr>
          <w:highlight w:val="white"/>
        </w:rPr>
      </w:pPr>
      <w:r w:rsidRPr="00903DBA">
        <w:rPr>
          <w:highlight w:val="white"/>
        </w:rPr>
        <w:t xml:space="preserve">    public static Type PointerTypeX = new Type(SignedIntegerType);</w:t>
      </w:r>
    </w:p>
    <w:p w14:paraId="2EAF113D" w14:textId="77777777" w:rsidR="008F058F" w:rsidRPr="00903DBA" w:rsidRDefault="008F058F" w:rsidP="008F058F">
      <w:pPr>
        <w:pStyle w:val="Code"/>
        <w:rPr>
          <w:highlight w:val="white"/>
        </w:rPr>
      </w:pPr>
      <w:r w:rsidRPr="00903DBA">
        <w:rPr>
          <w:highlight w:val="white"/>
        </w:rPr>
        <w:t xml:space="preserve">    public static Type VoidPointerType = new Type(new Type(Sort.Void));</w:t>
      </w:r>
    </w:p>
    <w:p w14:paraId="03842412" w14:textId="4ABCBC50" w:rsidR="008F058F" w:rsidRPr="00903DBA" w:rsidRDefault="008F058F" w:rsidP="006E1FB9">
      <w:pPr>
        <w:pStyle w:val="Code"/>
        <w:rPr>
          <w:highlight w:val="white"/>
        </w:rPr>
      </w:pPr>
      <w:r w:rsidRPr="00903DBA">
        <w:rPr>
          <w:highlight w:val="white"/>
        </w:rPr>
        <w:t xml:space="preserve">    public static Type LogicalType = new Type(Sort.Logical);</w:t>
      </w:r>
    </w:p>
    <w:p w14:paraId="3034E8B8" w14:textId="77777777" w:rsidR="006E1FB9" w:rsidRPr="00903DBA" w:rsidRDefault="006E1FB9" w:rsidP="006E1FB9">
      <w:pPr>
        <w:pStyle w:val="Code"/>
        <w:rPr>
          <w:highlight w:val="white"/>
        </w:rPr>
      </w:pPr>
      <w:r w:rsidRPr="00903DBA">
        <w:rPr>
          <w:highlight w:val="white"/>
        </w:rPr>
        <w:t xml:space="preserve">  }</w:t>
      </w:r>
    </w:p>
    <w:p w14:paraId="3BD90FD0" w14:textId="5F2766AA" w:rsidR="008C43F9" w:rsidRPr="00903DBA" w:rsidRDefault="006E1FB9" w:rsidP="006E1FB9">
      <w:pPr>
        <w:pStyle w:val="Code"/>
      </w:pPr>
      <w:r w:rsidRPr="00903DBA">
        <w:rPr>
          <w:highlight w:val="white"/>
        </w:rPr>
        <w:t>}</w:t>
      </w:r>
    </w:p>
    <w:p w14:paraId="699834BC" w14:textId="77777777" w:rsidR="001F7724" w:rsidRPr="00903DBA" w:rsidRDefault="001F7724" w:rsidP="001F7724">
      <w:pPr>
        <w:pStyle w:val="Rubrik2"/>
      </w:pPr>
      <w:bookmarkStart w:id="369" w:name="_Toc57656045"/>
      <w:r w:rsidRPr="00903DBA">
        <w:t>Type Size</w:t>
      </w:r>
      <w:bookmarkEnd w:id="369"/>
    </w:p>
    <w:p w14:paraId="4134D035" w14:textId="652222A6" w:rsidR="00981D97" w:rsidRPr="00903DBA" w:rsidRDefault="00981D97" w:rsidP="00981D97">
      <w:r w:rsidRPr="00903DBA">
        <w:t xml:space="preserve">The </w:t>
      </w:r>
      <w:r w:rsidRPr="00903DBA">
        <w:rPr>
          <w:rStyle w:val="KeyWord0"/>
        </w:rPr>
        <w:t>TypeSize</w:t>
      </w:r>
      <w:r w:rsidRPr="00903DBA">
        <w:t xml:space="preserve"> class holds the sizes of the types and the minimum and maximum values of each type.</w:t>
      </w:r>
    </w:p>
    <w:p w14:paraId="4E50C195" w14:textId="397CFBD3" w:rsidR="00FB7182" w:rsidRPr="00903DBA" w:rsidRDefault="00FB7182" w:rsidP="00FB7182">
      <w:pPr>
        <w:pStyle w:val="CodeHeader"/>
      </w:pPr>
      <w:r w:rsidRPr="00903DBA">
        <w:t>TypeSize.cs</w:t>
      </w:r>
    </w:p>
    <w:p w14:paraId="01A17F37" w14:textId="77777777" w:rsidR="005F3B9F" w:rsidRPr="00903DBA" w:rsidRDefault="005F3B9F" w:rsidP="005F3B9F">
      <w:pPr>
        <w:pStyle w:val="Code"/>
        <w:rPr>
          <w:highlight w:val="white"/>
        </w:rPr>
      </w:pPr>
      <w:r w:rsidRPr="00903DBA">
        <w:rPr>
          <w:highlight w:val="white"/>
        </w:rPr>
        <w:t>using System.Numerics;</w:t>
      </w:r>
    </w:p>
    <w:p w14:paraId="2B9A1FB2" w14:textId="77777777" w:rsidR="005F3B9F" w:rsidRPr="00903DBA" w:rsidRDefault="005F3B9F" w:rsidP="005F3B9F">
      <w:pPr>
        <w:pStyle w:val="Code"/>
        <w:rPr>
          <w:highlight w:val="white"/>
        </w:rPr>
      </w:pPr>
      <w:r w:rsidRPr="00903DBA">
        <w:rPr>
          <w:highlight w:val="white"/>
        </w:rPr>
        <w:t>using System.Collections.Generic;</w:t>
      </w:r>
    </w:p>
    <w:p w14:paraId="52BECAC7" w14:textId="77777777" w:rsidR="005F3B9F" w:rsidRPr="00903DBA" w:rsidRDefault="005F3B9F" w:rsidP="005F3B9F">
      <w:pPr>
        <w:pStyle w:val="Code"/>
        <w:rPr>
          <w:highlight w:val="white"/>
        </w:rPr>
      </w:pPr>
    </w:p>
    <w:p w14:paraId="7C7614D6" w14:textId="77777777" w:rsidR="005F3B9F" w:rsidRPr="00903DBA" w:rsidRDefault="005F3B9F" w:rsidP="005F3B9F">
      <w:pPr>
        <w:pStyle w:val="Code"/>
        <w:rPr>
          <w:highlight w:val="white"/>
        </w:rPr>
      </w:pPr>
      <w:r w:rsidRPr="00903DBA">
        <w:rPr>
          <w:highlight w:val="white"/>
        </w:rPr>
        <w:t>namespace CCompiler {</w:t>
      </w:r>
    </w:p>
    <w:p w14:paraId="590A447C" w14:textId="77777777" w:rsidR="005F3B9F" w:rsidRPr="00903DBA" w:rsidRDefault="005F3B9F" w:rsidP="005F3B9F">
      <w:pPr>
        <w:pStyle w:val="Code"/>
        <w:rPr>
          <w:highlight w:val="white"/>
        </w:rPr>
      </w:pPr>
      <w:r w:rsidRPr="00903DBA">
        <w:rPr>
          <w:highlight w:val="white"/>
        </w:rPr>
        <w:lastRenderedPageBreak/>
        <w:t xml:space="preserve">  class TypeSize {</w:t>
      </w:r>
    </w:p>
    <w:p w14:paraId="79F234DE" w14:textId="77777777" w:rsidR="005F3B9F" w:rsidRPr="00903DBA" w:rsidRDefault="005F3B9F" w:rsidP="005F3B9F">
      <w:pPr>
        <w:pStyle w:val="Code"/>
        <w:rPr>
          <w:highlight w:val="white"/>
        </w:rPr>
      </w:pPr>
      <w:r w:rsidRPr="00903DBA">
        <w:rPr>
          <w:highlight w:val="white"/>
        </w:rPr>
        <w:t xml:space="preserve">    public static int PointerSize;</w:t>
      </w:r>
    </w:p>
    <w:p w14:paraId="5BE31119" w14:textId="77777777" w:rsidR="005F3B9F" w:rsidRPr="00903DBA" w:rsidRDefault="005F3B9F" w:rsidP="005F3B9F">
      <w:pPr>
        <w:pStyle w:val="Code"/>
        <w:rPr>
          <w:highlight w:val="white"/>
        </w:rPr>
      </w:pPr>
      <w:r w:rsidRPr="00903DBA">
        <w:rPr>
          <w:highlight w:val="white"/>
        </w:rPr>
        <w:t xml:space="preserve">    public static int SignedIntegerSize;</w:t>
      </w:r>
    </w:p>
    <w:p w14:paraId="3113CE04" w14:textId="4FCECFDC" w:rsidR="005F3B9F" w:rsidRPr="00903DBA" w:rsidRDefault="00655C13" w:rsidP="00655C13">
      <w:pPr>
        <w:rPr>
          <w:highlight w:val="white"/>
        </w:rPr>
      </w:pPr>
      <w:r w:rsidRPr="00903DBA">
        <w:rPr>
          <w:highlight w:val="white"/>
        </w:rPr>
        <w:t xml:space="preserve">The </w:t>
      </w:r>
      <w:r w:rsidRPr="00903DBA">
        <w:rPr>
          <w:rStyle w:val="KeyWord0"/>
          <w:highlight w:val="white"/>
        </w:rPr>
        <w:t>m_maskMap</w:t>
      </w:r>
      <w:r w:rsidRPr="00903DBA">
        <w:rPr>
          <w:highlight w:val="white"/>
        </w:rPr>
        <w:t xml:space="preserve"> map holds the bit masks for integer values of one, two, and four bytes.</w:t>
      </w:r>
      <w:r w:rsidR="00450D60" w:rsidRPr="00903DBA">
        <w:rPr>
          <w:highlight w:val="white"/>
        </w:rPr>
        <w:t xml:space="preserve"> </w:t>
      </w:r>
      <w:r w:rsidR="00FE6477" w:rsidRPr="00903DBA">
        <w:rPr>
          <w:highlight w:val="white"/>
        </w:rPr>
        <w:t>Note that i</w:t>
      </w:r>
      <w:r w:rsidR="00450D60" w:rsidRPr="00903DBA">
        <w:rPr>
          <w:highlight w:val="white"/>
        </w:rPr>
        <w:t>ts values are the same for the Linux and Windows environment.</w:t>
      </w:r>
    </w:p>
    <w:p w14:paraId="5FD33270" w14:textId="77777777" w:rsidR="005F3B9F" w:rsidRPr="00903DBA" w:rsidRDefault="005F3B9F" w:rsidP="005F3B9F">
      <w:pPr>
        <w:pStyle w:val="Code"/>
        <w:rPr>
          <w:highlight w:val="white"/>
        </w:rPr>
      </w:pPr>
      <w:r w:rsidRPr="00903DBA">
        <w:rPr>
          <w:highlight w:val="white"/>
        </w:rPr>
        <w:t xml:space="preserve">    private static IDictionary&lt;int, BigInteger&gt;</w:t>
      </w:r>
    </w:p>
    <w:p w14:paraId="4442DB5D" w14:textId="77777777" w:rsidR="005F3B9F" w:rsidRPr="00903DBA" w:rsidRDefault="005F3B9F" w:rsidP="005F3B9F">
      <w:pPr>
        <w:pStyle w:val="Code"/>
        <w:rPr>
          <w:highlight w:val="white"/>
        </w:rPr>
      </w:pPr>
      <w:r w:rsidRPr="00903DBA">
        <w:rPr>
          <w:highlight w:val="white"/>
        </w:rPr>
        <w:t xml:space="preserve">      m_maskMap = new Dictionary&lt;int, BigInteger&gt;() {</w:t>
      </w:r>
    </w:p>
    <w:p w14:paraId="53E64F1B" w14:textId="77777777" w:rsidR="005F3B9F" w:rsidRPr="00903DBA" w:rsidRDefault="005F3B9F" w:rsidP="005F3B9F">
      <w:pPr>
        <w:pStyle w:val="Code"/>
        <w:rPr>
          <w:highlight w:val="white"/>
        </w:rPr>
      </w:pPr>
      <w:r w:rsidRPr="00903DBA">
        <w:rPr>
          <w:highlight w:val="white"/>
        </w:rPr>
        <w:t xml:space="preserve">        {1, (BigInteger) 0x000000FF},</w:t>
      </w:r>
    </w:p>
    <w:p w14:paraId="4575B439" w14:textId="77777777" w:rsidR="005F3B9F" w:rsidRPr="00903DBA" w:rsidRDefault="005F3B9F" w:rsidP="005F3B9F">
      <w:pPr>
        <w:pStyle w:val="Code"/>
        <w:rPr>
          <w:highlight w:val="white"/>
        </w:rPr>
      </w:pPr>
      <w:r w:rsidRPr="00903DBA">
        <w:rPr>
          <w:highlight w:val="white"/>
        </w:rPr>
        <w:t xml:space="preserve">        {2, (BigInteger) 0x0000FFFF},</w:t>
      </w:r>
    </w:p>
    <w:p w14:paraId="4F8FBA62" w14:textId="77777777" w:rsidR="005F3B9F" w:rsidRPr="00903DBA" w:rsidRDefault="005F3B9F" w:rsidP="005F3B9F">
      <w:pPr>
        <w:pStyle w:val="Code"/>
        <w:rPr>
          <w:highlight w:val="white"/>
        </w:rPr>
      </w:pPr>
      <w:r w:rsidRPr="00903DBA">
        <w:rPr>
          <w:highlight w:val="white"/>
        </w:rPr>
        <w:t xml:space="preserve">        {4, (BigInteger) 0xFFFFFFFF}};</w:t>
      </w:r>
    </w:p>
    <w:p w14:paraId="57EE2CF9" w14:textId="3451AEC3" w:rsidR="005F3B9F" w:rsidRPr="00903DBA" w:rsidRDefault="00655CA6" w:rsidP="00655CA6">
      <w:pPr>
        <w:rPr>
          <w:highlight w:val="white"/>
        </w:rPr>
      </w:pPr>
      <w:r w:rsidRPr="00903DBA">
        <w:rPr>
          <w:highlight w:val="white"/>
        </w:rPr>
        <w:t xml:space="preserve">The </w:t>
      </w:r>
      <w:r w:rsidRPr="00903DBA">
        <w:rPr>
          <w:rStyle w:val="KeyWord0"/>
          <w:highlight w:val="white"/>
        </w:rPr>
        <w:t>m_sizeMap</w:t>
      </w:r>
      <w:r w:rsidRPr="00903DBA">
        <w:rPr>
          <w:highlight w:val="white"/>
        </w:rPr>
        <w:t xml:space="preserve"> map </w:t>
      </w:r>
      <w:r w:rsidR="00AF6D77" w:rsidRPr="00903DBA">
        <w:rPr>
          <w:highlight w:val="white"/>
        </w:rPr>
        <w:t>holds the size of type.</w:t>
      </w:r>
    </w:p>
    <w:p w14:paraId="19C01090" w14:textId="77777777" w:rsidR="00655C13" w:rsidRPr="00903DBA" w:rsidRDefault="005F3B9F" w:rsidP="005F3B9F">
      <w:pPr>
        <w:pStyle w:val="Code"/>
        <w:rPr>
          <w:highlight w:val="white"/>
        </w:rPr>
      </w:pPr>
      <w:r w:rsidRPr="00903DBA">
        <w:rPr>
          <w:highlight w:val="white"/>
        </w:rPr>
        <w:t xml:space="preserve">    public static IDictionary&lt;Sort,int&gt; m_sizeMap =</w:t>
      </w:r>
    </w:p>
    <w:p w14:paraId="67403175" w14:textId="07806F68" w:rsidR="005F3B9F" w:rsidRPr="00903DBA" w:rsidRDefault="00655C13" w:rsidP="005F3B9F">
      <w:pPr>
        <w:pStyle w:val="Code"/>
        <w:rPr>
          <w:highlight w:val="white"/>
        </w:rPr>
      </w:pPr>
      <w:r w:rsidRPr="00903DBA">
        <w:rPr>
          <w:highlight w:val="white"/>
        </w:rPr>
        <w:t xml:space="preserve">      </w:t>
      </w:r>
      <w:r w:rsidR="005F3B9F" w:rsidRPr="00903DBA">
        <w:rPr>
          <w:highlight w:val="white"/>
        </w:rPr>
        <w:t>new Dictionary&lt;Sort,int&gt;();</w:t>
      </w:r>
    </w:p>
    <w:p w14:paraId="664C020C" w14:textId="5CF257FD" w:rsidR="00A074C7" w:rsidRPr="00903DBA" w:rsidRDefault="00A074C7" w:rsidP="00A074C7">
      <w:pPr>
        <w:rPr>
          <w:highlight w:val="white"/>
        </w:rPr>
      </w:pPr>
      <w:r w:rsidRPr="00903DBA">
        <w:rPr>
          <w:highlight w:val="white"/>
        </w:rPr>
        <w:t xml:space="preserve">The </w:t>
      </w:r>
      <w:r w:rsidRPr="00903DBA">
        <w:rPr>
          <w:rStyle w:val="KeyWord0"/>
          <w:highlight w:val="white"/>
        </w:rPr>
        <w:t>m_signedMap</w:t>
      </w:r>
      <w:r w:rsidRPr="00903DBA">
        <w:rPr>
          <w:highlight w:val="white"/>
        </w:rPr>
        <w:t xml:space="preserve"> and </w:t>
      </w:r>
      <w:r w:rsidRPr="00903DBA">
        <w:rPr>
          <w:rStyle w:val="KeyWord0"/>
          <w:highlight w:val="white"/>
        </w:rPr>
        <w:t>m_unsignedMap</w:t>
      </w:r>
      <w:r w:rsidRPr="00903DBA">
        <w:rPr>
          <w:highlight w:val="white"/>
        </w:rPr>
        <w:t xml:space="preserve"> maps hold the signed and unsigned integer types of each size.</w:t>
      </w:r>
    </w:p>
    <w:p w14:paraId="01285C42" w14:textId="77777777" w:rsidR="005F3B9F" w:rsidRPr="00903DBA" w:rsidRDefault="005F3B9F" w:rsidP="005F3B9F">
      <w:pPr>
        <w:pStyle w:val="Code"/>
        <w:rPr>
          <w:highlight w:val="white"/>
        </w:rPr>
      </w:pPr>
      <w:r w:rsidRPr="00903DBA">
        <w:rPr>
          <w:highlight w:val="white"/>
        </w:rPr>
        <w:t xml:space="preserve">    public static IDictionary&lt;int,Sort&gt;</w:t>
      </w:r>
    </w:p>
    <w:p w14:paraId="0468094D" w14:textId="77777777" w:rsidR="005F3B9F" w:rsidRPr="00903DBA" w:rsidRDefault="005F3B9F" w:rsidP="005F3B9F">
      <w:pPr>
        <w:pStyle w:val="Code"/>
        <w:rPr>
          <w:highlight w:val="white"/>
        </w:rPr>
      </w:pPr>
      <w:r w:rsidRPr="00903DBA">
        <w:rPr>
          <w:highlight w:val="white"/>
        </w:rPr>
        <w:t xml:space="preserve">      m_signedMap = new Dictionary&lt;int,Sort&gt;(),</w:t>
      </w:r>
    </w:p>
    <w:p w14:paraId="263980BA" w14:textId="77777777" w:rsidR="005F3B9F" w:rsidRPr="00903DBA" w:rsidRDefault="005F3B9F" w:rsidP="005F3B9F">
      <w:pPr>
        <w:pStyle w:val="Code"/>
        <w:rPr>
          <w:highlight w:val="white"/>
        </w:rPr>
      </w:pPr>
      <w:r w:rsidRPr="00903DBA">
        <w:rPr>
          <w:highlight w:val="white"/>
        </w:rPr>
        <w:t xml:space="preserve">      m_unsignedMap = new Dictionary&lt;int,Sort&gt;();</w:t>
      </w:r>
    </w:p>
    <w:p w14:paraId="070C35ED" w14:textId="38E5159E" w:rsidR="005F3B9F" w:rsidRPr="00903DBA" w:rsidRDefault="00C7562D" w:rsidP="00C7562D">
      <w:pPr>
        <w:rPr>
          <w:highlight w:val="white"/>
        </w:rPr>
      </w:pPr>
      <w:r w:rsidRPr="00903DBA">
        <w:rPr>
          <w:highlight w:val="white"/>
        </w:rPr>
        <w:t xml:space="preserve">The </w:t>
      </w:r>
      <w:r w:rsidRPr="00903DBA">
        <w:rPr>
          <w:rStyle w:val="KeyWord0"/>
          <w:highlight w:val="white"/>
        </w:rPr>
        <w:t>m_minValueMap</w:t>
      </w:r>
      <w:r w:rsidRPr="00903DBA">
        <w:rPr>
          <w:highlight w:val="white"/>
        </w:rPr>
        <w:t xml:space="preserve"> and </w:t>
      </w:r>
      <w:r w:rsidRPr="00903DBA">
        <w:rPr>
          <w:rStyle w:val="KeyWord0"/>
          <w:highlight w:val="white"/>
        </w:rPr>
        <w:t>m_maxValueMap</w:t>
      </w:r>
      <w:r w:rsidRPr="00903DBA">
        <w:rPr>
          <w:highlight w:val="white"/>
        </w:rPr>
        <w:t xml:space="preserve"> hold the minimum and maximum values of each integral type.</w:t>
      </w:r>
    </w:p>
    <w:p w14:paraId="7A7D6AD2" w14:textId="77777777" w:rsidR="005F3B9F" w:rsidRPr="00903DBA" w:rsidRDefault="005F3B9F" w:rsidP="005F3B9F">
      <w:pPr>
        <w:pStyle w:val="Code"/>
        <w:rPr>
          <w:highlight w:val="white"/>
        </w:rPr>
      </w:pPr>
      <w:r w:rsidRPr="00903DBA">
        <w:rPr>
          <w:highlight w:val="white"/>
        </w:rPr>
        <w:t xml:space="preserve">    private static IDictionary&lt;Sort,BigInteger&gt;</w:t>
      </w:r>
    </w:p>
    <w:p w14:paraId="3877F8CE" w14:textId="77777777" w:rsidR="005F3B9F" w:rsidRPr="00903DBA" w:rsidRDefault="005F3B9F" w:rsidP="005F3B9F">
      <w:pPr>
        <w:pStyle w:val="Code"/>
        <w:rPr>
          <w:highlight w:val="white"/>
        </w:rPr>
      </w:pPr>
      <w:r w:rsidRPr="00903DBA">
        <w:rPr>
          <w:highlight w:val="white"/>
        </w:rPr>
        <w:t xml:space="preserve">      m_minValueMap = new Dictionary&lt;Sort,BigInteger&gt;(),</w:t>
      </w:r>
    </w:p>
    <w:p w14:paraId="6D90D877" w14:textId="77777777" w:rsidR="005F3B9F" w:rsidRPr="00903DBA" w:rsidRDefault="005F3B9F" w:rsidP="005F3B9F">
      <w:pPr>
        <w:pStyle w:val="Code"/>
        <w:rPr>
          <w:highlight w:val="white"/>
        </w:rPr>
      </w:pPr>
      <w:r w:rsidRPr="00903DBA">
        <w:rPr>
          <w:highlight w:val="white"/>
        </w:rPr>
        <w:t xml:space="preserve">      m_maxValueMap = new Dictionary&lt;Sort,BigInteger&gt;();</w:t>
      </w:r>
    </w:p>
    <w:p w14:paraId="43727D31" w14:textId="50CB561D" w:rsidR="0063592A" w:rsidRPr="00903DBA" w:rsidRDefault="00A43DA5" w:rsidP="00A43DA5">
      <w:pPr>
        <w:rPr>
          <w:highlight w:val="white"/>
        </w:rPr>
      </w:pPr>
      <w:r w:rsidRPr="00903DBA">
        <w:rPr>
          <w:highlight w:val="white"/>
        </w:rPr>
        <w:t xml:space="preserve">The </w:t>
      </w:r>
      <w:r w:rsidR="00401BF0" w:rsidRPr="00903DBA">
        <w:rPr>
          <w:highlight w:val="white"/>
        </w:rPr>
        <w:t>sizes and values of the types depends on whether th</w:t>
      </w:r>
      <w:r w:rsidR="00250D97" w:rsidRPr="00903DBA">
        <w:rPr>
          <w:highlight w:val="white"/>
        </w:rPr>
        <w:t>e</w:t>
      </w:r>
      <w:r w:rsidR="009D0A67" w:rsidRPr="00903DBA">
        <w:rPr>
          <w:highlight w:val="white"/>
        </w:rPr>
        <w:t xml:space="preserve"> compiler generates code for the Linux or Windows environment.</w:t>
      </w:r>
      <w:r w:rsidR="008B5B58" w:rsidRPr="00903DBA">
        <w:rPr>
          <w:highlight w:val="white"/>
        </w:rPr>
        <w:t xml:space="preserve"> In the Linux environment, a pointer is eight bytes and an integer is four bytes.</w:t>
      </w:r>
    </w:p>
    <w:p w14:paraId="7FDFA1A7" w14:textId="77777777" w:rsidR="0063592A" w:rsidRPr="00903DBA" w:rsidRDefault="0063592A" w:rsidP="0063592A">
      <w:pPr>
        <w:pStyle w:val="Code"/>
        <w:rPr>
          <w:highlight w:val="white"/>
        </w:rPr>
      </w:pPr>
      <w:r w:rsidRPr="00903DBA">
        <w:rPr>
          <w:highlight w:val="white"/>
        </w:rPr>
        <w:t xml:space="preserve">      if (Start.Linux) {</w:t>
      </w:r>
    </w:p>
    <w:p w14:paraId="414988D1" w14:textId="77777777" w:rsidR="0063592A" w:rsidRPr="00903DBA" w:rsidRDefault="0063592A" w:rsidP="0063592A">
      <w:pPr>
        <w:pStyle w:val="Code"/>
        <w:rPr>
          <w:highlight w:val="white"/>
        </w:rPr>
      </w:pPr>
      <w:r w:rsidRPr="00903DBA">
        <w:rPr>
          <w:highlight w:val="white"/>
        </w:rPr>
        <w:t xml:space="preserve">        PointerSize = 8;</w:t>
      </w:r>
    </w:p>
    <w:p w14:paraId="3D128B39" w14:textId="77777777" w:rsidR="0063592A" w:rsidRPr="00903DBA" w:rsidRDefault="0063592A" w:rsidP="0063592A">
      <w:pPr>
        <w:pStyle w:val="Code"/>
        <w:rPr>
          <w:highlight w:val="white"/>
        </w:rPr>
      </w:pPr>
      <w:r w:rsidRPr="00903DBA">
        <w:rPr>
          <w:highlight w:val="white"/>
        </w:rPr>
        <w:t xml:space="preserve">        SignedIntegerSize = 4;</w:t>
      </w:r>
    </w:p>
    <w:p w14:paraId="0B73E69F" w14:textId="77777777" w:rsidR="0063592A" w:rsidRPr="00903DBA" w:rsidRDefault="0063592A" w:rsidP="0063592A">
      <w:pPr>
        <w:pStyle w:val="Code"/>
        <w:rPr>
          <w:highlight w:val="white"/>
        </w:rPr>
      </w:pPr>
    </w:p>
    <w:p w14:paraId="78631E3A" w14:textId="77777777" w:rsidR="0063592A" w:rsidRPr="00903DBA" w:rsidRDefault="0063592A" w:rsidP="0063592A">
      <w:pPr>
        <w:pStyle w:val="Code"/>
        <w:rPr>
          <w:highlight w:val="white"/>
        </w:rPr>
      </w:pPr>
      <w:r w:rsidRPr="00903DBA">
        <w:rPr>
          <w:highlight w:val="white"/>
        </w:rPr>
        <w:t xml:space="preserve">        m_sizeMap.Add(Sort.Void, 0);</w:t>
      </w:r>
    </w:p>
    <w:p w14:paraId="0D8B8751" w14:textId="77777777" w:rsidR="0063592A" w:rsidRPr="00903DBA" w:rsidRDefault="0063592A" w:rsidP="0063592A">
      <w:pPr>
        <w:pStyle w:val="Code"/>
        <w:rPr>
          <w:highlight w:val="white"/>
        </w:rPr>
      </w:pPr>
      <w:r w:rsidRPr="00903DBA">
        <w:rPr>
          <w:highlight w:val="white"/>
        </w:rPr>
        <w:t xml:space="preserve">        m_sizeMap.Add(Sort.Function, 0);</w:t>
      </w:r>
    </w:p>
    <w:p w14:paraId="3CD2E5CC" w14:textId="77777777" w:rsidR="0063592A" w:rsidRPr="00903DBA" w:rsidRDefault="0063592A" w:rsidP="0063592A">
      <w:pPr>
        <w:pStyle w:val="Code"/>
        <w:rPr>
          <w:highlight w:val="white"/>
        </w:rPr>
      </w:pPr>
      <w:r w:rsidRPr="00903DBA">
        <w:rPr>
          <w:highlight w:val="white"/>
        </w:rPr>
        <w:t xml:space="preserve">        m_sizeMap.Add(Sort.Logical, 1);</w:t>
      </w:r>
    </w:p>
    <w:p w14:paraId="01C6A5DE" w14:textId="77777777" w:rsidR="0063592A" w:rsidRPr="00903DBA" w:rsidRDefault="0063592A" w:rsidP="0063592A">
      <w:pPr>
        <w:pStyle w:val="Code"/>
        <w:rPr>
          <w:highlight w:val="white"/>
        </w:rPr>
      </w:pPr>
      <w:r w:rsidRPr="00903DBA">
        <w:rPr>
          <w:highlight w:val="white"/>
        </w:rPr>
        <w:t xml:space="preserve">        m_sizeMap.Add(Sort.Pointer, 8);</w:t>
      </w:r>
    </w:p>
    <w:p w14:paraId="3CD5F88F" w14:textId="77777777" w:rsidR="0063592A" w:rsidRPr="00903DBA" w:rsidRDefault="0063592A" w:rsidP="0063592A">
      <w:pPr>
        <w:pStyle w:val="Code"/>
        <w:rPr>
          <w:highlight w:val="white"/>
        </w:rPr>
      </w:pPr>
      <w:r w:rsidRPr="00903DBA">
        <w:rPr>
          <w:highlight w:val="white"/>
        </w:rPr>
        <w:t xml:space="preserve">        m_sizeMap.Add(Sort.Array, 8);</w:t>
      </w:r>
    </w:p>
    <w:p w14:paraId="77AD67A8" w14:textId="77777777" w:rsidR="0063592A" w:rsidRPr="00903DBA" w:rsidRDefault="0063592A" w:rsidP="0063592A">
      <w:pPr>
        <w:pStyle w:val="Code"/>
        <w:rPr>
          <w:highlight w:val="white"/>
        </w:rPr>
      </w:pPr>
      <w:r w:rsidRPr="00903DBA">
        <w:rPr>
          <w:highlight w:val="white"/>
        </w:rPr>
        <w:t xml:space="preserve">        m_sizeMap.Add(Sort.String, 4);</w:t>
      </w:r>
    </w:p>
    <w:p w14:paraId="526E837A" w14:textId="3E82836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74B6CB70" w14:textId="19952C3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23A78C03" w14:textId="18DA759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2);</w:t>
      </w:r>
    </w:p>
    <w:p w14:paraId="6DB32089" w14:textId="72B748FB"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2);</w:t>
      </w:r>
    </w:p>
    <w:p w14:paraId="0BF4129F" w14:textId="6A2C981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4);</w:t>
      </w:r>
    </w:p>
    <w:p w14:paraId="2D7B1223" w14:textId="4F896CA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4);</w:t>
      </w:r>
    </w:p>
    <w:p w14:paraId="6573A147" w14:textId="0C70108E"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8);</w:t>
      </w:r>
    </w:p>
    <w:p w14:paraId="1FFF1575" w14:textId="5EDB85C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8);</w:t>
      </w:r>
    </w:p>
    <w:p w14:paraId="17E6FC3A" w14:textId="77777777" w:rsidR="0063592A" w:rsidRPr="00903DBA" w:rsidRDefault="0063592A" w:rsidP="0063592A">
      <w:pPr>
        <w:pStyle w:val="Code"/>
        <w:rPr>
          <w:highlight w:val="white"/>
        </w:rPr>
      </w:pPr>
      <w:r w:rsidRPr="00903DBA">
        <w:rPr>
          <w:highlight w:val="white"/>
        </w:rPr>
        <w:t xml:space="preserve">        m_sizeMap.Add(Sort.Float, 4);</w:t>
      </w:r>
    </w:p>
    <w:p w14:paraId="136704EE" w14:textId="77777777" w:rsidR="0063592A" w:rsidRPr="00903DBA" w:rsidRDefault="0063592A" w:rsidP="0063592A">
      <w:pPr>
        <w:pStyle w:val="Code"/>
        <w:rPr>
          <w:highlight w:val="white"/>
        </w:rPr>
      </w:pPr>
      <w:r w:rsidRPr="00903DBA">
        <w:rPr>
          <w:highlight w:val="white"/>
        </w:rPr>
        <w:t xml:space="preserve">        m_sizeMap.Add(Sort.Double, 8);</w:t>
      </w:r>
    </w:p>
    <w:p w14:paraId="7234D95A" w14:textId="6558C4E9" w:rsidR="0063592A" w:rsidRPr="00903DBA" w:rsidRDefault="0063592A" w:rsidP="00D27FC4">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7083490E" w14:textId="77777777" w:rsidR="0063592A" w:rsidRPr="00903DBA" w:rsidRDefault="0063592A" w:rsidP="00D27FC4">
      <w:pPr>
        <w:pStyle w:val="Code"/>
        <w:rPr>
          <w:highlight w:val="white"/>
        </w:rPr>
      </w:pPr>
    </w:p>
    <w:p w14:paraId="31BB7D16" w14:textId="2E7D7E9D" w:rsidR="00D27FC4" w:rsidRPr="00903DBA" w:rsidRDefault="00D27FC4" w:rsidP="00D27FC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00BA7D61" w14:textId="2C450085" w:rsidR="00D27FC4" w:rsidRPr="00903DBA" w:rsidRDefault="00D27FC4" w:rsidP="00D27FC4">
      <w:pPr>
        <w:pStyle w:val="Code"/>
        <w:rPr>
          <w:highlight w:val="white"/>
        </w:rPr>
      </w:pPr>
      <w:r w:rsidRPr="00903DBA">
        <w:rPr>
          <w:highlight w:val="white"/>
        </w:rPr>
        <w:t xml:space="preserve">        m_signedMap.Add(2, Sort.</w:t>
      </w:r>
      <w:r w:rsidR="005D4E81" w:rsidRPr="00903DBA">
        <w:rPr>
          <w:highlight w:val="white"/>
        </w:rPr>
        <w:t>SignedShortInt</w:t>
      </w:r>
      <w:r w:rsidRPr="00903DBA">
        <w:rPr>
          <w:highlight w:val="white"/>
        </w:rPr>
        <w:t>);</w:t>
      </w:r>
    </w:p>
    <w:p w14:paraId="0D689130" w14:textId="3BD462DB" w:rsidR="00D27FC4" w:rsidRPr="00903DBA" w:rsidRDefault="00D27FC4" w:rsidP="00D27FC4">
      <w:pPr>
        <w:pStyle w:val="Code"/>
        <w:rPr>
          <w:highlight w:val="white"/>
        </w:rPr>
      </w:pPr>
      <w:r w:rsidRPr="00903DBA">
        <w:rPr>
          <w:highlight w:val="white"/>
        </w:rPr>
        <w:t xml:space="preserve">        m_signedMap.Add(4, Sort.</w:t>
      </w:r>
      <w:r w:rsidR="005D4E81" w:rsidRPr="00903DBA">
        <w:rPr>
          <w:highlight w:val="white"/>
        </w:rPr>
        <w:t>SignedInt</w:t>
      </w:r>
      <w:r w:rsidRPr="00903DBA">
        <w:rPr>
          <w:highlight w:val="white"/>
        </w:rPr>
        <w:t>);</w:t>
      </w:r>
    </w:p>
    <w:p w14:paraId="7F969296" w14:textId="72870A32" w:rsidR="00D27FC4" w:rsidRPr="00903DBA" w:rsidRDefault="00D27FC4" w:rsidP="00D27FC4">
      <w:pPr>
        <w:pStyle w:val="Code"/>
        <w:rPr>
          <w:highlight w:val="white"/>
        </w:rPr>
      </w:pPr>
      <w:r w:rsidRPr="00903DBA">
        <w:rPr>
          <w:highlight w:val="white"/>
        </w:rPr>
        <w:t xml:space="preserve">        m_signedMap.Add(8, Sort.</w:t>
      </w:r>
      <w:r w:rsidR="005D4E81" w:rsidRPr="00903DBA">
        <w:rPr>
          <w:highlight w:val="white"/>
        </w:rPr>
        <w:t>SignedLongInt</w:t>
      </w:r>
      <w:r w:rsidRPr="00903DBA">
        <w:rPr>
          <w:highlight w:val="white"/>
        </w:rPr>
        <w:t>);</w:t>
      </w:r>
    </w:p>
    <w:p w14:paraId="4E827A04" w14:textId="77777777" w:rsidR="00D27FC4" w:rsidRPr="00903DBA" w:rsidRDefault="00D27FC4" w:rsidP="00D27FC4">
      <w:pPr>
        <w:pStyle w:val="Code"/>
        <w:rPr>
          <w:highlight w:val="white"/>
        </w:rPr>
      </w:pPr>
    </w:p>
    <w:p w14:paraId="7E8FD4E0" w14:textId="3780B517" w:rsidR="00D27FC4" w:rsidRPr="00903DBA" w:rsidRDefault="00D27FC4" w:rsidP="00D27FC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6EE68504" w14:textId="1A943070" w:rsidR="00D27FC4" w:rsidRPr="00903DBA" w:rsidRDefault="00D27FC4" w:rsidP="00D27FC4">
      <w:pPr>
        <w:pStyle w:val="Code"/>
        <w:rPr>
          <w:highlight w:val="white"/>
        </w:rPr>
      </w:pPr>
      <w:r w:rsidRPr="00903DBA">
        <w:rPr>
          <w:highlight w:val="white"/>
        </w:rPr>
        <w:t xml:space="preserve">        m_unsignedMap.Add(2, Sort.</w:t>
      </w:r>
      <w:r w:rsidR="005D4E81" w:rsidRPr="00903DBA">
        <w:rPr>
          <w:highlight w:val="white"/>
        </w:rPr>
        <w:t>UnsignedShortInt</w:t>
      </w:r>
      <w:r w:rsidRPr="00903DBA">
        <w:rPr>
          <w:highlight w:val="white"/>
        </w:rPr>
        <w:t>);</w:t>
      </w:r>
    </w:p>
    <w:p w14:paraId="1C89DD2C" w14:textId="32D047CE" w:rsidR="00D27FC4" w:rsidRPr="00903DBA" w:rsidRDefault="00D27FC4" w:rsidP="00D27FC4">
      <w:pPr>
        <w:pStyle w:val="Code"/>
        <w:rPr>
          <w:highlight w:val="white"/>
        </w:rPr>
      </w:pPr>
      <w:r w:rsidRPr="00903DBA">
        <w:rPr>
          <w:highlight w:val="white"/>
        </w:rPr>
        <w:t xml:space="preserve">        m_unsignedMap.Add(4, Sort.</w:t>
      </w:r>
      <w:r w:rsidR="005D4E81" w:rsidRPr="00903DBA">
        <w:rPr>
          <w:highlight w:val="white"/>
        </w:rPr>
        <w:t>UnsignedInt</w:t>
      </w:r>
      <w:r w:rsidRPr="00903DBA">
        <w:rPr>
          <w:highlight w:val="white"/>
        </w:rPr>
        <w:t>);</w:t>
      </w:r>
    </w:p>
    <w:p w14:paraId="6FF6980E" w14:textId="43D87EFA" w:rsidR="00D27FC4" w:rsidRPr="00903DBA" w:rsidRDefault="00D27FC4" w:rsidP="00D27FC4">
      <w:pPr>
        <w:pStyle w:val="Code"/>
        <w:rPr>
          <w:highlight w:val="white"/>
        </w:rPr>
      </w:pPr>
      <w:r w:rsidRPr="00903DBA">
        <w:rPr>
          <w:highlight w:val="white"/>
        </w:rPr>
        <w:t xml:space="preserve">        m_unsignedMap.Add(8, Sort.</w:t>
      </w:r>
      <w:r w:rsidR="005D4E81" w:rsidRPr="00903DBA">
        <w:rPr>
          <w:highlight w:val="white"/>
        </w:rPr>
        <w:t>UnsignedLongInt</w:t>
      </w:r>
      <w:r w:rsidRPr="00903DBA">
        <w:rPr>
          <w:highlight w:val="white"/>
        </w:rPr>
        <w:t>);</w:t>
      </w:r>
    </w:p>
    <w:p w14:paraId="62343E54" w14:textId="77777777" w:rsidR="00D27FC4" w:rsidRPr="00903DBA" w:rsidRDefault="00D27FC4" w:rsidP="00D27FC4">
      <w:pPr>
        <w:pStyle w:val="Code"/>
        <w:rPr>
          <w:highlight w:val="white"/>
        </w:rPr>
      </w:pPr>
    </w:p>
    <w:p w14:paraId="4008AE57" w14:textId="77777777" w:rsidR="0063592A" w:rsidRPr="00903DBA" w:rsidRDefault="0063592A" w:rsidP="0063592A">
      <w:pPr>
        <w:pStyle w:val="Code"/>
        <w:rPr>
          <w:highlight w:val="white"/>
        </w:rPr>
      </w:pPr>
      <w:r w:rsidRPr="00903DBA">
        <w:rPr>
          <w:highlight w:val="white"/>
        </w:rPr>
        <w:t xml:space="preserve">        m_minValueMap.Add(Sort.Logical, 0);</w:t>
      </w:r>
    </w:p>
    <w:p w14:paraId="281524FC" w14:textId="0610B29A"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4E38A82B" w14:textId="01195BC7"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6E98648B" w14:textId="03C1FBC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-32768);</w:t>
      </w:r>
    </w:p>
    <w:p w14:paraId="67560A0D" w14:textId="6CAFC545"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6ACC81BE" w14:textId="27FC1709"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-2147483648);</w:t>
      </w:r>
    </w:p>
    <w:p w14:paraId="429A3AE1" w14:textId="16E17CD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1D19019" w14:textId="77777777" w:rsidR="0063592A" w:rsidRPr="00903DBA" w:rsidRDefault="0063592A" w:rsidP="0063592A">
      <w:pPr>
        <w:pStyle w:val="Code"/>
        <w:rPr>
          <w:highlight w:val="white"/>
        </w:rPr>
      </w:pPr>
      <w:r w:rsidRPr="00903DBA">
        <w:rPr>
          <w:highlight w:val="white"/>
        </w:rPr>
        <w:t xml:space="preserve">        m_minValueMap.Add(Sort.Array, 0);</w:t>
      </w:r>
    </w:p>
    <w:p w14:paraId="4F91D810" w14:textId="77777777" w:rsidR="0063592A" w:rsidRPr="00903DBA" w:rsidRDefault="0063592A" w:rsidP="0063592A">
      <w:pPr>
        <w:pStyle w:val="Code"/>
        <w:rPr>
          <w:highlight w:val="white"/>
        </w:rPr>
      </w:pPr>
      <w:r w:rsidRPr="00903DBA">
        <w:rPr>
          <w:highlight w:val="white"/>
        </w:rPr>
        <w:t xml:space="preserve">        m_minValueMap.Add(Sort.Pointer, 0);</w:t>
      </w:r>
    </w:p>
    <w:p w14:paraId="291AB482" w14:textId="0F6A762E"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-9223372036854775808);</w:t>
      </w:r>
    </w:p>
    <w:p w14:paraId="008B98C7" w14:textId="109E9F73"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670AA97" w14:textId="77777777" w:rsidR="0063592A" w:rsidRPr="00903DBA" w:rsidRDefault="0063592A" w:rsidP="0063592A">
      <w:pPr>
        <w:pStyle w:val="Code"/>
        <w:rPr>
          <w:highlight w:val="white"/>
        </w:rPr>
      </w:pPr>
    </w:p>
    <w:p w14:paraId="2B4D2159" w14:textId="77777777" w:rsidR="0063592A" w:rsidRPr="00903DBA" w:rsidRDefault="0063592A" w:rsidP="0063592A">
      <w:pPr>
        <w:pStyle w:val="Code"/>
        <w:rPr>
          <w:highlight w:val="white"/>
        </w:rPr>
      </w:pPr>
      <w:r w:rsidRPr="00903DBA">
        <w:rPr>
          <w:highlight w:val="white"/>
        </w:rPr>
        <w:t xml:space="preserve">        m_maxValueMap.Add(Sort.Logical, 1);</w:t>
      </w:r>
    </w:p>
    <w:p w14:paraId="49052509" w14:textId="2CC43B8B"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56AB2AE" w14:textId="443E320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955AEA7" w14:textId="2F861C7E"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32767);</w:t>
      </w:r>
    </w:p>
    <w:p w14:paraId="771A16A7" w14:textId="7CFA4750"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65535);</w:t>
      </w:r>
    </w:p>
    <w:p w14:paraId="3EE40AA4" w14:textId="348F6709"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2147483647);</w:t>
      </w:r>
    </w:p>
    <w:p w14:paraId="4D7906BA" w14:textId="16E77815"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4294967295);</w:t>
      </w:r>
    </w:p>
    <w:p w14:paraId="3703DC8C" w14:textId="77777777" w:rsidR="0063592A" w:rsidRPr="00903DBA" w:rsidRDefault="0063592A" w:rsidP="0063592A">
      <w:pPr>
        <w:pStyle w:val="Code"/>
        <w:rPr>
          <w:highlight w:val="white"/>
        </w:rPr>
      </w:pPr>
      <w:r w:rsidRPr="00903DBA">
        <w:rPr>
          <w:highlight w:val="white"/>
        </w:rPr>
        <w:t xml:space="preserve">        m_maxValueMap.Add(Sort.Array, 4294967295);</w:t>
      </w:r>
    </w:p>
    <w:p w14:paraId="2A30AB92" w14:textId="77777777" w:rsidR="0063592A" w:rsidRPr="00903DBA" w:rsidRDefault="0063592A" w:rsidP="0063592A">
      <w:pPr>
        <w:pStyle w:val="Code"/>
        <w:rPr>
          <w:highlight w:val="white"/>
        </w:rPr>
      </w:pPr>
      <w:r w:rsidRPr="00903DBA">
        <w:rPr>
          <w:highlight w:val="white"/>
        </w:rPr>
        <w:t xml:space="preserve">        m_maxValueMap.Add(Sort.Pointer, 4294967295);</w:t>
      </w:r>
    </w:p>
    <w:p w14:paraId="2832C92C" w14:textId="16F586E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9223372036854775807);</w:t>
      </w:r>
    </w:p>
    <w:p w14:paraId="3F5C5B40" w14:textId="2F417A94"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18446744073709551615);</w:t>
      </w:r>
    </w:p>
    <w:p w14:paraId="55C9B07C" w14:textId="6F4B6B2E" w:rsidR="005448D2" w:rsidRPr="00903DBA" w:rsidRDefault="005448D2" w:rsidP="0063592A">
      <w:pPr>
        <w:pStyle w:val="Code"/>
        <w:rPr>
          <w:highlight w:val="white"/>
        </w:rPr>
      </w:pPr>
      <w:r w:rsidRPr="00903DBA">
        <w:rPr>
          <w:highlight w:val="white"/>
        </w:rPr>
        <w:t xml:space="preserve">      }</w:t>
      </w:r>
    </w:p>
    <w:p w14:paraId="3B5BC7BC" w14:textId="4B0A533C" w:rsidR="005448D2" w:rsidRPr="00903DBA" w:rsidRDefault="005448D2" w:rsidP="0063592A">
      <w:pPr>
        <w:pStyle w:val="Code"/>
        <w:rPr>
          <w:highlight w:val="white"/>
        </w:rPr>
      </w:pPr>
    </w:p>
    <w:p w14:paraId="26A5AD4B" w14:textId="79BA3D59" w:rsidR="005448D2" w:rsidRPr="00903DBA" w:rsidRDefault="005448D2" w:rsidP="005448D2">
      <w:pPr>
        <w:pStyle w:val="Code"/>
        <w:rPr>
          <w:highlight w:val="white"/>
        </w:rPr>
      </w:pPr>
      <w:r w:rsidRPr="00903DBA">
        <w:rPr>
          <w:highlight w:val="white"/>
        </w:rPr>
        <w:t xml:space="preserve">      if (Start.Windows) {</w:t>
      </w:r>
    </w:p>
    <w:p w14:paraId="78D08B72" w14:textId="0120198D" w:rsidR="005448D2" w:rsidRPr="00903DBA" w:rsidRDefault="005448D2" w:rsidP="005448D2">
      <w:pPr>
        <w:pStyle w:val="Code"/>
        <w:rPr>
          <w:highlight w:val="white"/>
        </w:rPr>
      </w:pPr>
      <w:r w:rsidRPr="00903DBA">
        <w:rPr>
          <w:highlight w:val="white"/>
        </w:rPr>
        <w:t xml:space="preserve">        // ...</w:t>
      </w:r>
    </w:p>
    <w:p w14:paraId="6627F9C3" w14:textId="09E38D8E" w:rsidR="005448D2" w:rsidRPr="00903DBA" w:rsidRDefault="005448D2" w:rsidP="0063592A">
      <w:pPr>
        <w:pStyle w:val="Code"/>
        <w:rPr>
          <w:highlight w:val="white"/>
        </w:rPr>
      </w:pPr>
      <w:r w:rsidRPr="00903DBA">
        <w:rPr>
          <w:highlight w:val="white"/>
        </w:rPr>
        <w:t xml:space="preserve">      }</w:t>
      </w:r>
    </w:p>
    <w:p w14:paraId="0A251C2B" w14:textId="77777777" w:rsidR="0063592A" w:rsidRPr="00903DBA" w:rsidRDefault="0063592A" w:rsidP="0063592A">
      <w:pPr>
        <w:pStyle w:val="Code"/>
        <w:rPr>
          <w:color w:val="000000"/>
          <w:highlight w:val="white"/>
        </w:rPr>
      </w:pPr>
      <w:r w:rsidRPr="00903DBA">
        <w:rPr>
          <w:color w:val="000000"/>
          <w:highlight w:val="white"/>
        </w:rPr>
        <w:t xml:space="preserve">    }</w:t>
      </w:r>
    </w:p>
    <w:p w14:paraId="4CB646E8" w14:textId="77777777" w:rsidR="0063592A" w:rsidRPr="00903DBA" w:rsidRDefault="0063592A" w:rsidP="0063592A">
      <w:pPr>
        <w:pStyle w:val="Code"/>
        <w:rPr>
          <w:color w:val="000000"/>
          <w:highlight w:val="white"/>
        </w:rPr>
      </w:pPr>
    </w:p>
    <w:p w14:paraId="07CB0F59" w14:textId="77777777" w:rsidR="0063592A" w:rsidRPr="00903DBA" w:rsidRDefault="0063592A" w:rsidP="0063592A">
      <w:pPr>
        <w:pStyle w:val="Code"/>
        <w:rPr>
          <w:highlight w:val="white"/>
        </w:rPr>
      </w:pPr>
      <w:r w:rsidRPr="00903DBA">
        <w:rPr>
          <w:highlight w:val="white"/>
        </w:rPr>
        <w:t xml:space="preserve">    public static BigInteger GetMinValue(Sort sort) {</w:t>
      </w:r>
    </w:p>
    <w:p w14:paraId="14186D60" w14:textId="77777777" w:rsidR="0063592A" w:rsidRPr="00903DBA" w:rsidRDefault="0063592A" w:rsidP="0063592A">
      <w:pPr>
        <w:pStyle w:val="Code"/>
        <w:rPr>
          <w:highlight w:val="white"/>
        </w:rPr>
      </w:pPr>
      <w:r w:rsidRPr="00903DBA">
        <w:rPr>
          <w:highlight w:val="white"/>
        </w:rPr>
        <w:t xml:space="preserve">      return m_minValueMap[sort];</w:t>
      </w:r>
    </w:p>
    <w:p w14:paraId="0828BD84" w14:textId="77777777" w:rsidR="0063592A" w:rsidRPr="00903DBA" w:rsidRDefault="0063592A" w:rsidP="0063592A">
      <w:pPr>
        <w:pStyle w:val="Code"/>
        <w:rPr>
          <w:highlight w:val="white"/>
        </w:rPr>
      </w:pPr>
      <w:r w:rsidRPr="00903DBA">
        <w:rPr>
          <w:highlight w:val="white"/>
        </w:rPr>
        <w:t xml:space="preserve">    }</w:t>
      </w:r>
    </w:p>
    <w:p w14:paraId="1DFB28ED" w14:textId="77777777" w:rsidR="0063592A" w:rsidRPr="00903DBA" w:rsidRDefault="0063592A" w:rsidP="0063592A">
      <w:pPr>
        <w:pStyle w:val="Code"/>
        <w:rPr>
          <w:highlight w:val="white"/>
        </w:rPr>
      </w:pPr>
    </w:p>
    <w:p w14:paraId="475DD9E0" w14:textId="77777777" w:rsidR="0063592A" w:rsidRPr="00903DBA" w:rsidRDefault="0063592A" w:rsidP="0063592A">
      <w:pPr>
        <w:pStyle w:val="Code"/>
        <w:rPr>
          <w:highlight w:val="white"/>
        </w:rPr>
      </w:pPr>
      <w:r w:rsidRPr="00903DBA">
        <w:rPr>
          <w:highlight w:val="white"/>
        </w:rPr>
        <w:t xml:space="preserve">    public static BigInteger GetMaxValue(Sort sort) {</w:t>
      </w:r>
    </w:p>
    <w:p w14:paraId="767C2EAE" w14:textId="77777777" w:rsidR="0063592A" w:rsidRPr="00903DBA" w:rsidRDefault="0063592A" w:rsidP="0063592A">
      <w:pPr>
        <w:pStyle w:val="Code"/>
        <w:rPr>
          <w:highlight w:val="white"/>
        </w:rPr>
      </w:pPr>
      <w:r w:rsidRPr="00903DBA">
        <w:rPr>
          <w:highlight w:val="white"/>
        </w:rPr>
        <w:t xml:space="preserve">      return m_maxValueMap[sort];</w:t>
      </w:r>
    </w:p>
    <w:p w14:paraId="1517ADEB" w14:textId="77777777" w:rsidR="0063592A" w:rsidRPr="00903DBA" w:rsidRDefault="0063592A" w:rsidP="0063592A">
      <w:pPr>
        <w:pStyle w:val="Code"/>
        <w:rPr>
          <w:highlight w:val="white"/>
        </w:rPr>
      </w:pPr>
      <w:r w:rsidRPr="00903DBA">
        <w:rPr>
          <w:highlight w:val="white"/>
        </w:rPr>
        <w:t xml:space="preserve">    }</w:t>
      </w:r>
    </w:p>
    <w:p w14:paraId="4877C8A4" w14:textId="77777777" w:rsidR="0063592A" w:rsidRPr="00903DBA" w:rsidRDefault="0063592A" w:rsidP="0063592A">
      <w:pPr>
        <w:pStyle w:val="Code"/>
        <w:rPr>
          <w:highlight w:val="white"/>
        </w:rPr>
      </w:pPr>
    </w:p>
    <w:p w14:paraId="3659253A" w14:textId="77777777" w:rsidR="0063592A" w:rsidRPr="00903DBA" w:rsidRDefault="0063592A" w:rsidP="0063592A">
      <w:pPr>
        <w:pStyle w:val="Code"/>
        <w:rPr>
          <w:highlight w:val="white"/>
        </w:rPr>
      </w:pPr>
      <w:r w:rsidRPr="00903DBA">
        <w:rPr>
          <w:highlight w:val="white"/>
        </w:rPr>
        <w:t xml:space="preserve">    public static BigInteger GetMask(Sort sort) {</w:t>
      </w:r>
    </w:p>
    <w:p w14:paraId="14F60042" w14:textId="77777777" w:rsidR="0063592A" w:rsidRPr="00903DBA" w:rsidRDefault="0063592A" w:rsidP="0063592A">
      <w:pPr>
        <w:pStyle w:val="Code"/>
        <w:rPr>
          <w:highlight w:val="white"/>
        </w:rPr>
      </w:pPr>
      <w:r w:rsidRPr="00903DBA">
        <w:rPr>
          <w:highlight w:val="white"/>
        </w:rPr>
        <w:t xml:space="preserve">      return m_maskMap[m_sizeMap[sort]];</w:t>
      </w:r>
    </w:p>
    <w:p w14:paraId="3C74A3D1" w14:textId="77777777" w:rsidR="0063592A" w:rsidRPr="00903DBA" w:rsidRDefault="0063592A" w:rsidP="0063592A">
      <w:pPr>
        <w:pStyle w:val="Code"/>
        <w:rPr>
          <w:highlight w:val="white"/>
        </w:rPr>
      </w:pPr>
      <w:r w:rsidRPr="00903DBA">
        <w:rPr>
          <w:highlight w:val="white"/>
        </w:rPr>
        <w:t xml:space="preserve">    }</w:t>
      </w:r>
    </w:p>
    <w:p w14:paraId="61BD5979" w14:textId="77777777" w:rsidR="0063592A" w:rsidRPr="00903DBA" w:rsidRDefault="0063592A" w:rsidP="00D27FC4">
      <w:pPr>
        <w:pStyle w:val="Code"/>
        <w:rPr>
          <w:highlight w:val="white"/>
        </w:rPr>
      </w:pPr>
    </w:p>
    <w:p w14:paraId="7C012D33" w14:textId="77777777" w:rsidR="00D27FC4" w:rsidRPr="00903DBA" w:rsidRDefault="00D27FC4" w:rsidP="00D27FC4">
      <w:pPr>
        <w:pStyle w:val="Code"/>
        <w:rPr>
          <w:highlight w:val="white"/>
        </w:rPr>
      </w:pPr>
      <w:r w:rsidRPr="00903DBA">
        <w:rPr>
          <w:highlight w:val="white"/>
        </w:rPr>
        <w:t xml:space="preserve">    public static Type SizeToSignedType(int size) {</w:t>
      </w:r>
    </w:p>
    <w:p w14:paraId="5430067F" w14:textId="77777777" w:rsidR="00D27FC4" w:rsidRPr="00903DBA" w:rsidRDefault="00D27FC4" w:rsidP="00D27FC4">
      <w:pPr>
        <w:pStyle w:val="Code"/>
        <w:rPr>
          <w:highlight w:val="white"/>
        </w:rPr>
      </w:pPr>
      <w:r w:rsidRPr="00903DBA">
        <w:rPr>
          <w:highlight w:val="white"/>
        </w:rPr>
        <w:t xml:space="preserve">      return new Type(m_signedMap[size]);</w:t>
      </w:r>
    </w:p>
    <w:p w14:paraId="51761179" w14:textId="77777777" w:rsidR="00D27FC4" w:rsidRPr="00903DBA" w:rsidRDefault="00D27FC4" w:rsidP="00D27FC4">
      <w:pPr>
        <w:pStyle w:val="Code"/>
        <w:rPr>
          <w:highlight w:val="white"/>
        </w:rPr>
      </w:pPr>
      <w:r w:rsidRPr="00903DBA">
        <w:rPr>
          <w:highlight w:val="white"/>
        </w:rPr>
        <w:t xml:space="preserve">    }</w:t>
      </w:r>
    </w:p>
    <w:p w14:paraId="398938E8" w14:textId="77777777" w:rsidR="00D27FC4" w:rsidRPr="00903DBA" w:rsidRDefault="00D27FC4" w:rsidP="00D27FC4">
      <w:pPr>
        <w:pStyle w:val="Code"/>
        <w:rPr>
          <w:highlight w:val="white"/>
        </w:rPr>
      </w:pPr>
    </w:p>
    <w:p w14:paraId="6058EFF9" w14:textId="77777777" w:rsidR="00D27FC4" w:rsidRPr="00903DBA" w:rsidRDefault="00D27FC4" w:rsidP="00D27FC4">
      <w:pPr>
        <w:pStyle w:val="Code"/>
        <w:rPr>
          <w:highlight w:val="white"/>
        </w:rPr>
      </w:pPr>
      <w:r w:rsidRPr="00903DBA">
        <w:rPr>
          <w:highlight w:val="white"/>
        </w:rPr>
        <w:t xml:space="preserve">    public static Type SizeToUnsignedType(int size) {</w:t>
      </w:r>
    </w:p>
    <w:p w14:paraId="4EFB1F8A" w14:textId="77777777" w:rsidR="00D27FC4" w:rsidRPr="00903DBA" w:rsidRDefault="00D27FC4" w:rsidP="00D27FC4">
      <w:pPr>
        <w:pStyle w:val="Code"/>
        <w:rPr>
          <w:highlight w:val="white"/>
        </w:rPr>
      </w:pPr>
      <w:r w:rsidRPr="00903DBA">
        <w:rPr>
          <w:highlight w:val="white"/>
        </w:rPr>
        <w:t xml:space="preserve">      return new Type(m_unsignedMap[size]);</w:t>
      </w:r>
    </w:p>
    <w:p w14:paraId="12F5C32F" w14:textId="77777777" w:rsidR="00D27FC4" w:rsidRPr="00903DBA" w:rsidRDefault="00D27FC4" w:rsidP="00D27FC4">
      <w:pPr>
        <w:pStyle w:val="Code"/>
        <w:rPr>
          <w:highlight w:val="white"/>
        </w:rPr>
      </w:pPr>
      <w:r w:rsidRPr="00903DBA">
        <w:rPr>
          <w:highlight w:val="white"/>
        </w:rPr>
        <w:t xml:space="preserve">    }</w:t>
      </w:r>
    </w:p>
    <w:p w14:paraId="7A126B21" w14:textId="77777777" w:rsidR="0063592A" w:rsidRPr="00903DBA" w:rsidRDefault="0063592A" w:rsidP="00D27FC4">
      <w:pPr>
        <w:pStyle w:val="Code"/>
        <w:rPr>
          <w:highlight w:val="white"/>
        </w:rPr>
      </w:pPr>
    </w:p>
    <w:p w14:paraId="2FA4BFBC" w14:textId="77777777" w:rsidR="0063592A" w:rsidRPr="00903DBA" w:rsidRDefault="0063592A" w:rsidP="0063592A">
      <w:pPr>
        <w:pStyle w:val="Code"/>
        <w:rPr>
          <w:highlight w:val="white"/>
        </w:rPr>
      </w:pPr>
      <w:r w:rsidRPr="00903DBA">
        <w:rPr>
          <w:highlight w:val="white"/>
        </w:rPr>
        <w:t xml:space="preserve">    public static int Size(Sort sort) {</w:t>
      </w:r>
    </w:p>
    <w:p w14:paraId="5E5C54C1" w14:textId="77777777" w:rsidR="0063592A" w:rsidRPr="00903DBA" w:rsidRDefault="0063592A" w:rsidP="0063592A">
      <w:pPr>
        <w:pStyle w:val="Code"/>
        <w:rPr>
          <w:highlight w:val="white"/>
        </w:rPr>
      </w:pPr>
      <w:r w:rsidRPr="00903DBA">
        <w:rPr>
          <w:highlight w:val="white"/>
        </w:rPr>
        <w:lastRenderedPageBreak/>
        <w:t xml:space="preserve">      return m_sizeMap[sort];</w:t>
      </w:r>
    </w:p>
    <w:p w14:paraId="172C5891" w14:textId="77777777" w:rsidR="0063592A" w:rsidRPr="00903DBA" w:rsidRDefault="0063592A" w:rsidP="0063592A">
      <w:pPr>
        <w:pStyle w:val="Code"/>
        <w:rPr>
          <w:highlight w:val="white"/>
        </w:rPr>
      </w:pPr>
      <w:r w:rsidRPr="00903DBA">
        <w:rPr>
          <w:highlight w:val="white"/>
        </w:rPr>
        <w:t xml:space="preserve">    }</w:t>
      </w:r>
    </w:p>
    <w:p w14:paraId="1B4E6E19" w14:textId="77777777" w:rsidR="0063592A" w:rsidRPr="00903DBA" w:rsidRDefault="0063592A" w:rsidP="0063592A">
      <w:pPr>
        <w:pStyle w:val="Code"/>
        <w:rPr>
          <w:highlight w:val="white"/>
        </w:rPr>
      </w:pPr>
      <w:r w:rsidRPr="00903DBA">
        <w:rPr>
          <w:highlight w:val="white"/>
        </w:rPr>
        <w:t xml:space="preserve">  }</w:t>
      </w:r>
    </w:p>
    <w:p w14:paraId="2AE26A22" w14:textId="77777777" w:rsidR="0063592A" w:rsidRPr="00903DBA" w:rsidRDefault="0063592A" w:rsidP="0063592A">
      <w:pPr>
        <w:pStyle w:val="Code"/>
        <w:rPr>
          <w:highlight w:val="white"/>
        </w:rPr>
      </w:pPr>
      <w:r w:rsidRPr="00903DBA">
        <w:rPr>
          <w:highlight w:val="white"/>
        </w:rPr>
        <w:t>}</w:t>
      </w:r>
    </w:p>
    <w:p w14:paraId="5688675A" w14:textId="7C1E9F48" w:rsidR="00FB7182" w:rsidRPr="00903DBA" w:rsidRDefault="00EF74E4" w:rsidP="00EF74E4">
      <w:pPr>
        <w:pStyle w:val="Rubrik2"/>
      </w:pPr>
      <w:bookmarkStart w:id="370" w:name="_Toc57656046"/>
      <w:r w:rsidRPr="00903DBA">
        <w:t>Type Cast</w:t>
      </w:r>
      <w:bookmarkEnd w:id="370"/>
    </w:p>
    <w:p w14:paraId="3EF8B06E" w14:textId="77777777" w:rsidR="007D10DD" w:rsidRPr="00903DBA" w:rsidRDefault="007D10DD" w:rsidP="007D10DD">
      <w:pPr>
        <w:rPr>
          <w:color w:val="auto"/>
        </w:rPr>
      </w:pPr>
      <w:r w:rsidRPr="00903DBA">
        <w:t>Type casting occurs on several occasions in C. There are two types of cast: explicit (manual) conversation where type cast is stated and implicit (automatic) where it the type cast is omitted:</w:t>
      </w:r>
    </w:p>
    <w:p w14:paraId="659549FE" w14:textId="77777777" w:rsidR="007D10DD" w:rsidRPr="00903DBA" w:rsidRDefault="007D10DD" w:rsidP="007D10DD">
      <w:pPr>
        <w:pStyle w:val="Code"/>
      </w:pPr>
      <w:r w:rsidRPr="00903DBA">
        <w:t>double x = 3.1;</w:t>
      </w:r>
    </w:p>
    <w:p w14:paraId="2B4493E7" w14:textId="77777777" w:rsidR="007D10DD" w:rsidRPr="00903DBA" w:rsidRDefault="007D10DD" w:rsidP="007D10DD">
      <w:pPr>
        <w:pStyle w:val="Code"/>
      </w:pPr>
      <w:r w:rsidRPr="00903DBA">
        <w:t>int y = x,       // implicit cast</w:t>
      </w:r>
    </w:p>
    <w:p w14:paraId="00EADDB6" w14:textId="77777777" w:rsidR="007D10DD" w:rsidRPr="00903DBA" w:rsidRDefault="007D10DD" w:rsidP="007D10DD">
      <w:pPr>
        <w:pStyle w:val="Code"/>
      </w:pPr>
      <w:r w:rsidRPr="00903DBA">
        <w:t xml:space="preserve">    z = (int) x; // explicit cast</w:t>
      </w:r>
    </w:p>
    <w:p w14:paraId="4D484BF5" w14:textId="7EFDEDFA" w:rsidR="007D10DD" w:rsidRPr="00903DBA" w:rsidRDefault="00B0554E" w:rsidP="007D10DD">
      <w:pPr>
        <w:rPr>
          <w:i/>
          <w:iCs/>
        </w:rPr>
      </w:pPr>
      <w:r w:rsidRPr="00903DBA">
        <w:rPr>
          <w:i/>
          <w:iCs/>
        </w:rPr>
        <w:t xml:space="preserve">XXX </w:t>
      </w:r>
      <w:r w:rsidR="007D10DD" w:rsidRPr="00903DBA">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903DBA" w:rsidRDefault="00862B4D" w:rsidP="00862B4D">
      <w:pPr>
        <w:pStyle w:val="CodeHeader"/>
      </w:pPr>
      <w:r w:rsidRPr="00903DBA">
        <w:t>TypeCast.cs</w:t>
      </w:r>
    </w:p>
    <w:p w14:paraId="62C98DBD" w14:textId="77777777" w:rsidR="005159E1" w:rsidRPr="00903DBA" w:rsidRDefault="005159E1" w:rsidP="005159E1">
      <w:pPr>
        <w:pStyle w:val="Code"/>
        <w:rPr>
          <w:highlight w:val="white"/>
        </w:rPr>
      </w:pPr>
      <w:r w:rsidRPr="00903DBA">
        <w:rPr>
          <w:highlight w:val="white"/>
        </w:rPr>
        <w:t>using System.Numerics;</w:t>
      </w:r>
    </w:p>
    <w:p w14:paraId="694F7335" w14:textId="77777777" w:rsidR="005159E1" w:rsidRPr="00903DBA" w:rsidRDefault="005159E1" w:rsidP="005159E1">
      <w:pPr>
        <w:pStyle w:val="Code"/>
        <w:rPr>
          <w:highlight w:val="white"/>
        </w:rPr>
      </w:pPr>
      <w:r w:rsidRPr="00903DBA">
        <w:rPr>
          <w:highlight w:val="white"/>
        </w:rPr>
        <w:t>using System.Collections.Generic;</w:t>
      </w:r>
    </w:p>
    <w:p w14:paraId="2803B982" w14:textId="77777777" w:rsidR="005159E1" w:rsidRPr="00903DBA" w:rsidRDefault="005159E1" w:rsidP="005159E1">
      <w:pPr>
        <w:pStyle w:val="Code"/>
        <w:rPr>
          <w:highlight w:val="white"/>
        </w:rPr>
      </w:pPr>
    </w:p>
    <w:p w14:paraId="31F0705E" w14:textId="77777777" w:rsidR="005159E1" w:rsidRPr="00903DBA" w:rsidRDefault="005159E1" w:rsidP="005159E1">
      <w:pPr>
        <w:pStyle w:val="Code"/>
        <w:rPr>
          <w:highlight w:val="white"/>
        </w:rPr>
      </w:pPr>
      <w:r w:rsidRPr="00903DBA">
        <w:rPr>
          <w:highlight w:val="white"/>
        </w:rPr>
        <w:t>namespace CCompiler {</w:t>
      </w:r>
    </w:p>
    <w:p w14:paraId="70138C34" w14:textId="3BC8AA1A" w:rsidR="005159E1" w:rsidRPr="00903DBA" w:rsidRDefault="005159E1" w:rsidP="005159E1">
      <w:pPr>
        <w:pStyle w:val="Code"/>
        <w:rPr>
          <w:highlight w:val="white"/>
        </w:rPr>
      </w:pPr>
      <w:r w:rsidRPr="00903DBA">
        <w:rPr>
          <w:highlight w:val="white"/>
        </w:rPr>
        <w:t xml:space="preserve">  public class TypeCast {</w:t>
      </w:r>
    </w:p>
    <w:p w14:paraId="57744C41" w14:textId="77777777" w:rsidR="003653BA" w:rsidRPr="00903DBA" w:rsidRDefault="003653BA" w:rsidP="003653BA">
      <w:pPr>
        <w:rPr>
          <w:highlight w:val="white"/>
        </w:rPr>
      </w:pPr>
      <w:r w:rsidRPr="00903DBA">
        <w:rPr>
          <w:highlight w:val="white"/>
        </w:rPr>
        <w:t xml:space="preserve">The </w:t>
      </w:r>
      <w:r w:rsidRPr="00903DBA">
        <w:rPr>
          <w:rStyle w:val="KeyWord0"/>
          <w:highlight w:val="white"/>
        </w:rPr>
        <w:t>LogicalToIntegral</w:t>
      </w:r>
      <w:r w:rsidRPr="00903DBA">
        <w:rPr>
          <w:highlight w:val="white"/>
        </w:rPr>
        <w:t xml:space="preserve"> method makes sure the expression holds integral type. If it holds logical type, it is cast from logical type to signed integer type.</w:t>
      </w:r>
    </w:p>
    <w:p w14:paraId="38F6A0BA" w14:textId="77777777" w:rsidR="005159E1" w:rsidRPr="00903DBA" w:rsidRDefault="005159E1" w:rsidP="005159E1">
      <w:pPr>
        <w:pStyle w:val="Code"/>
        <w:rPr>
          <w:highlight w:val="white"/>
        </w:rPr>
      </w:pPr>
      <w:r w:rsidRPr="00903DBA">
        <w:rPr>
          <w:highlight w:val="white"/>
        </w:rPr>
        <w:t xml:space="preserve">    public static Expression LogicalToIntegral(Expression expression) {</w:t>
      </w:r>
    </w:p>
    <w:p w14:paraId="6880C088" w14:textId="77777777" w:rsidR="005159E1" w:rsidRPr="00903DBA" w:rsidRDefault="005159E1" w:rsidP="005159E1">
      <w:pPr>
        <w:pStyle w:val="Code"/>
        <w:rPr>
          <w:highlight w:val="white"/>
        </w:rPr>
      </w:pPr>
      <w:r w:rsidRPr="00903DBA">
        <w:rPr>
          <w:highlight w:val="white"/>
        </w:rPr>
        <w:t xml:space="preserve">      if (expression.Symbol.Type.IsLogical()) {</w:t>
      </w:r>
    </w:p>
    <w:p w14:paraId="2E670DC1" w14:textId="77777777" w:rsidR="005159E1" w:rsidRPr="00903DBA" w:rsidRDefault="005159E1" w:rsidP="005159E1">
      <w:pPr>
        <w:pStyle w:val="Code"/>
        <w:rPr>
          <w:highlight w:val="white"/>
        </w:rPr>
      </w:pPr>
      <w:r w:rsidRPr="00903DBA">
        <w:rPr>
          <w:highlight w:val="white"/>
        </w:rPr>
        <w:t xml:space="preserve">        return ImplicitCast(expression, Type.SignedIntegerType);</w:t>
      </w:r>
    </w:p>
    <w:p w14:paraId="4287719E" w14:textId="77777777" w:rsidR="005159E1" w:rsidRPr="00903DBA" w:rsidRDefault="005159E1" w:rsidP="005159E1">
      <w:pPr>
        <w:pStyle w:val="Code"/>
        <w:rPr>
          <w:highlight w:val="white"/>
        </w:rPr>
      </w:pPr>
      <w:r w:rsidRPr="00903DBA">
        <w:rPr>
          <w:highlight w:val="white"/>
        </w:rPr>
        <w:t xml:space="preserve">      }</w:t>
      </w:r>
    </w:p>
    <w:p w14:paraId="611E7F55" w14:textId="77777777" w:rsidR="005159E1" w:rsidRPr="00903DBA" w:rsidRDefault="005159E1" w:rsidP="005159E1">
      <w:pPr>
        <w:pStyle w:val="Code"/>
        <w:rPr>
          <w:highlight w:val="white"/>
        </w:rPr>
      </w:pPr>
    </w:p>
    <w:p w14:paraId="6A07BDE9" w14:textId="77777777" w:rsidR="005159E1" w:rsidRPr="00903DBA" w:rsidRDefault="005159E1" w:rsidP="005159E1">
      <w:pPr>
        <w:pStyle w:val="Code"/>
        <w:rPr>
          <w:highlight w:val="white"/>
        </w:rPr>
      </w:pPr>
      <w:r w:rsidRPr="00903DBA">
        <w:rPr>
          <w:highlight w:val="white"/>
        </w:rPr>
        <w:t xml:space="preserve">      return expression;</w:t>
      </w:r>
    </w:p>
    <w:p w14:paraId="460D9246" w14:textId="77777777" w:rsidR="005159E1" w:rsidRPr="00903DBA" w:rsidRDefault="005159E1" w:rsidP="005159E1">
      <w:pPr>
        <w:pStyle w:val="Code"/>
        <w:rPr>
          <w:highlight w:val="white"/>
        </w:rPr>
      </w:pPr>
      <w:r w:rsidRPr="00903DBA">
        <w:rPr>
          <w:highlight w:val="white"/>
        </w:rPr>
        <w:t xml:space="preserve">    }</w:t>
      </w:r>
    </w:p>
    <w:p w14:paraId="18B7E5EB" w14:textId="77777777" w:rsidR="008D5237" w:rsidRPr="00903DBA" w:rsidRDefault="008D5237" w:rsidP="008D5237">
      <w:pPr>
        <w:rPr>
          <w:highlight w:val="white"/>
        </w:rPr>
      </w:pPr>
      <w:r w:rsidRPr="00903DBA">
        <w:rPr>
          <w:highlight w:val="white"/>
        </w:rPr>
        <w:t xml:space="preserve">The </w:t>
      </w:r>
      <w:r w:rsidRPr="00903DBA">
        <w:rPr>
          <w:rStyle w:val="KeyWord0"/>
          <w:highlight w:val="white"/>
        </w:rPr>
        <w:t>LogicalToFloating</w:t>
      </w:r>
      <w:r w:rsidRPr="00903DBA">
        <w:rPr>
          <w:highlight w:val="white"/>
        </w:rPr>
        <w:t xml:space="preserve"> method makes sure the expression holds floating type. If it holds logical type, it is cast from logical type to double type.</w:t>
      </w:r>
    </w:p>
    <w:p w14:paraId="5CC5278C" w14:textId="77777777" w:rsidR="005159E1" w:rsidRPr="00903DBA" w:rsidRDefault="005159E1" w:rsidP="005159E1">
      <w:pPr>
        <w:pStyle w:val="Code"/>
        <w:rPr>
          <w:highlight w:val="white"/>
        </w:rPr>
      </w:pPr>
      <w:r w:rsidRPr="00903DBA">
        <w:rPr>
          <w:highlight w:val="white"/>
        </w:rPr>
        <w:t xml:space="preserve">    public static Expression LogicalToFloating(Expression expression) {</w:t>
      </w:r>
    </w:p>
    <w:p w14:paraId="128B1295" w14:textId="77777777" w:rsidR="005159E1" w:rsidRPr="00903DBA" w:rsidRDefault="005159E1" w:rsidP="005159E1">
      <w:pPr>
        <w:pStyle w:val="Code"/>
        <w:rPr>
          <w:highlight w:val="white"/>
        </w:rPr>
      </w:pPr>
      <w:r w:rsidRPr="00903DBA">
        <w:rPr>
          <w:highlight w:val="white"/>
        </w:rPr>
        <w:t xml:space="preserve">      if (expression.Symbol.Type.IsLogical()) {</w:t>
      </w:r>
    </w:p>
    <w:p w14:paraId="7C54A71B" w14:textId="77777777" w:rsidR="005159E1" w:rsidRPr="00903DBA" w:rsidRDefault="005159E1" w:rsidP="005159E1">
      <w:pPr>
        <w:pStyle w:val="Code"/>
        <w:rPr>
          <w:highlight w:val="white"/>
        </w:rPr>
      </w:pPr>
      <w:r w:rsidRPr="00903DBA">
        <w:rPr>
          <w:highlight w:val="white"/>
        </w:rPr>
        <w:t xml:space="preserve">        return ImplicitCast(expression, Type.DoubleType);</w:t>
      </w:r>
    </w:p>
    <w:p w14:paraId="569BB3DD" w14:textId="77777777" w:rsidR="005159E1" w:rsidRPr="00903DBA" w:rsidRDefault="005159E1" w:rsidP="005159E1">
      <w:pPr>
        <w:pStyle w:val="Code"/>
        <w:rPr>
          <w:highlight w:val="white"/>
        </w:rPr>
      </w:pPr>
      <w:r w:rsidRPr="00903DBA">
        <w:rPr>
          <w:highlight w:val="white"/>
        </w:rPr>
        <w:t xml:space="preserve">      }</w:t>
      </w:r>
    </w:p>
    <w:p w14:paraId="2E500545" w14:textId="77777777" w:rsidR="005159E1" w:rsidRPr="00903DBA" w:rsidRDefault="005159E1" w:rsidP="005159E1">
      <w:pPr>
        <w:pStyle w:val="Code"/>
        <w:rPr>
          <w:highlight w:val="white"/>
        </w:rPr>
      </w:pPr>
    </w:p>
    <w:p w14:paraId="4EE6F5B1" w14:textId="77777777" w:rsidR="005159E1" w:rsidRPr="00903DBA" w:rsidRDefault="005159E1" w:rsidP="005159E1">
      <w:pPr>
        <w:pStyle w:val="Code"/>
        <w:rPr>
          <w:highlight w:val="white"/>
        </w:rPr>
      </w:pPr>
      <w:r w:rsidRPr="00903DBA">
        <w:rPr>
          <w:highlight w:val="white"/>
        </w:rPr>
        <w:t xml:space="preserve">      return expression;</w:t>
      </w:r>
    </w:p>
    <w:p w14:paraId="0D6C6809" w14:textId="77777777" w:rsidR="005159E1" w:rsidRPr="00903DBA" w:rsidRDefault="005159E1" w:rsidP="005159E1">
      <w:pPr>
        <w:pStyle w:val="Code"/>
        <w:rPr>
          <w:highlight w:val="white"/>
        </w:rPr>
      </w:pPr>
      <w:r w:rsidRPr="00903DBA">
        <w:rPr>
          <w:highlight w:val="white"/>
        </w:rPr>
        <w:t xml:space="preserve">    }</w:t>
      </w:r>
    </w:p>
    <w:p w14:paraId="4140FC44" w14:textId="374ECA12" w:rsidR="008D5237" w:rsidRPr="00903DBA" w:rsidRDefault="008D5237" w:rsidP="008D5237">
      <w:pPr>
        <w:rPr>
          <w:highlight w:val="white"/>
        </w:rPr>
      </w:pPr>
      <w:r w:rsidRPr="00903DBA">
        <w:rPr>
          <w:highlight w:val="white"/>
        </w:rPr>
        <w:t xml:space="preserve">The </w:t>
      </w:r>
      <w:r w:rsidRPr="00903DBA">
        <w:rPr>
          <w:rStyle w:val="KeyWord0"/>
          <w:highlight w:val="white"/>
        </w:rPr>
        <w:t>ToLogical</w:t>
      </w:r>
      <w:r w:rsidRPr="00903DBA">
        <w:rPr>
          <w:highlight w:val="white"/>
        </w:rPr>
        <w:t xml:space="preserve"> method makes sure the expression has a logical type. </w:t>
      </w:r>
      <w:r w:rsidR="00F35369" w:rsidRPr="00903DBA">
        <w:rPr>
          <w:highlight w:val="white"/>
        </w:rPr>
        <w:t>If it does not already hold logical type, t</w:t>
      </w:r>
      <w:r w:rsidRPr="00903DBA">
        <w:rPr>
          <w:highlight w:val="white"/>
        </w:rPr>
        <w:t>he expression is cast to logical type.</w:t>
      </w:r>
    </w:p>
    <w:p w14:paraId="32CE7415" w14:textId="77777777" w:rsidR="005159E1" w:rsidRPr="00903DBA" w:rsidRDefault="005159E1" w:rsidP="005159E1">
      <w:pPr>
        <w:pStyle w:val="Code"/>
        <w:rPr>
          <w:highlight w:val="white"/>
        </w:rPr>
      </w:pPr>
      <w:r w:rsidRPr="00903DBA">
        <w:rPr>
          <w:highlight w:val="white"/>
        </w:rPr>
        <w:t xml:space="preserve">    public static Expression ToLogical(Expression expression) {</w:t>
      </w:r>
    </w:p>
    <w:p w14:paraId="354813F5" w14:textId="77777777" w:rsidR="005159E1" w:rsidRPr="00903DBA" w:rsidRDefault="005159E1" w:rsidP="005159E1">
      <w:pPr>
        <w:pStyle w:val="Code"/>
        <w:rPr>
          <w:highlight w:val="white"/>
        </w:rPr>
      </w:pPr>
      <w:r w:rsidRPr="00903DBA">
        <w:rPr>
          <w:highlight w:val="white"/>
        </w:rPr>
        <w:t xml:space="preserve">      if (!expression.Symbol.Type.IsLogical()) {</w:t>
      </w:r>
    </w:p>
    <w:p w14:paraId="29327F0A" w14:textId="77777777" w:rsidR="005159E1" w:rsidRPr="00903DBA" w:rsidRDefault="005159E1" w:rsidP="005159E1">
      <w:pPr>
        <w:pStyle w:val="Code"/>
        <w:rPr>
          <w:highlight w:val="white"/>
        </w:rPr>
      </w:pPr>
      <w:r w:rsidRPr="00903DBA">
        <w:rPr>
          <w:highlight w:val="white"/>
        </w:rPr>
        <w:t xml:space="preserve">        return ImplicitCast(expression, Type.LogicalType);</w:t>
      </w:r>
    </w:p>
    <w:p w14:paraId="11405EBA" w14:textId="77777777" w:rsidR="005159E1" w:rsidRPr="00903DBA" w:rsidRDefault="005159E1" w:rsidP="005159E1">
      <w:pPr>
        <w:pStyle w:val="Code"/>
        <w:rPr>
          <w:highlight w:val="white"/>
        </w:rPr>
      </w:pPr>
      <w:r w:rsidRPr="00903DBA">
        <w:rPr>
          <w:highlight w:val="white"/>
        </w:rPr>
        <w:t xml:space="preserve">      }</w:t>
      </w:r>
    </w:p>
    <w:p w14:paraId="6D7ED2F8" w14:textId="77777777" w:rsidR="005159E1" w:rsidRPr="00903DBA" w:rsidRDefault="005159E1" w:rsidP="005159E1">
      <w:pPr>
        <w:pStyle w:val="Code"/>
        <w:rPr>
          <w:highlight w:val="white"/>
        </w:rPr>
      </w:pPr>
    </w:p>
    <w:p w14:paraId="35706649" w14:textId="77777777" w:rsidR="005159E1" w:rsidRPr="00903DBA" w:rsidRDefault="005159E1" w:rsidP="005159E1">
      <w:pPr>
        <w:pStyle w:val="Code"/>
        <w:rPr>
          <w:highlight w:val="white"/>
        </w:rPr>
      </w:pPr>
      <w:r w:rsidRPr="00903DBA">
        <w:rPr>
          <w:highlight w:val="white"/>
        </w:rPr>
        <w:t xml:space="preserve">      return expression;</w:t>
      </w:r>
    </w:p>
    <w:p w14:paraId="3410D177" w14:textId="77777777" w:rsidR="005159E1" w:rsidRPr="00903DBA" w:rsidRDefault="005159E1" w:rsidP="005159E1">
      <w:pPr>
        <w:pStyle w:val="Code"/>
        <w:rPr>
          <w:highlight w:val="white"/>
        </w:rPr>
      </w:pPr>
      <w:r w:rsidRPr="00903DBA">
        <w:rPr>
          <w:highlight w:val="white"/>
        </w:rPr>
        <w:t xml:space="preserve">    }</w:t>
      </w:r>
    </w:p>
    <w:p w14:paraId="3E204B2B" w14:textId="2C166C37" w:rsidR="005159E1" w:rsidRPr="00903DBA" w:rsidRDefault="00E03614" w:rsidP="00E03614">
      <w:pPr>
        <w:rPr>
          <w:highlight w:val="white"/>
        </w:rPr>
      </w:pPr>
      <w:r w:rsidRPr="00903DBA">
        <w:rPr>
          <w:highlight w:val="white"/>
        </w:rPr>
        <w:lastRenderedPageBreak/>
        <w:t xml:space="preserve">The </w:t>
      </w:r>
      <w:r w:rsidRPr="00903DBA">
        <w:rPr>
          <w:rStyle w:val="KeyWord0"/>
          <w:highlight w:val="white"/>
        </w:rPr>
        <w:t>ImplicitCast</w:t>
      </w:r>
      <w:r w:rsidRPr="00903DBA">
        <w:rPr>
          <w:highlight w:val="white"/>
        </w:rPr>
        <w:t xml:space="preserve"> method</w:t>
      </w:r>
      <w:r w:rsidR="00DA10C7" w:rsidRPr="00903DBA">
        <w:rPr>
          <w:highlight w:val="white"/>
        </w:rPr>
        <w:t xml:space="preserve"> performs an implicit cast. To begin with, if the expression is constant, we return the constant casted expression.</w:t>
      </w:r>
    </w:p>
    <w:p w14:paraId="53A7F68E" w14:textId="77777777" w:rsidR="009F0030" w:rsidRPr="00903DBA" w:rsidRDefault="005159E1" w:rsidP="005159E1">
      <w:pPr>
        <w:pStyle w:val="Code"/>
        <w:rPr>
          <w:highlight w:val="white"/>
        </w:rPr>
      </w:pPr>
      <w:r w:rsidRPr="00903DBA">
        <w:rPr>
          <w:highlight w:val="white"/>
        </w:rPr>
        <w:t xml:space="preserve">    public static Expression ImplicitCast(Expression fromExpression,</w:t>
      </w:r>
    </w:p>
    <w:p w14:paraId="77F082BD" w14:textId="403FB83B" w:rsidR="005159E1" w:rsidRPr="00903DBA" w:rsidRDefault="009F0030" w:rsidP="005159E1">
      <w:pPr>
        <w:pStyle w:val="Code"/>
        <w:rPr>
          <w:highlight w:val="white"/>
        </w:rPr>
      </w:pPr>
      <w:r w:rsidRPr="00903DBA">
        <w:rPr>
          <w:highlight w:val="white"/>
        </w:rPr>
        <w:t xml:space="preserve">                                         </w:t>
      </w:r>
      <w:r w:rsidR="005159E1" w:rsidRPr="00903DBA">
        <w:rPr>
          <w:highlight w:val="white"/>
        </w:rPr>
        <w:t xml:space="preserve"> Type toType) {</w:t>
      </w:r>
    </w:p>
    <w:p w14:paraId="3D4BB61B" w14:textId="77777777" w:rsidR="009F0030" w:rsidRPr="00903DBA" w:rsidRDefault="005159E1" w:rsidP="005159E1">
      <w:pPr>
        <w:pStyle w:val="Code"/>
        <w:rPr>
          <w:highlight w:val="white"/>
        </w:rPr>
      </w:pPr>
      <w:r w:rsidRPr="00903DBA">
        <w:rPr>
          <w:highlight w:val="white"/>
        </w:rPr>
        <w:t xml:space="preserve">      Expression constantExpression =</w:t>
      </w:r>
    </w:p>
    <w:p w14:paraId="60D48FDC" w14:textId="53740774" w:rsidR="005159E1" w:rsidRPr="00903DBA" w:rsidRDefault="009F0030" w:rsidP="005159E1">
      <w:pPr>
        <w:pStyle w:val="Code"/>
        <w:rPr>
          <w:highlight w:val="white"/>
        </w:rPr>
      </w:pPr>
      <w:r w:rsidRPr="00903DBA">
        <w:rPr>
          <w:highlight w:val="white"/>
        </w:rPr>
        <w:t xml:space="preserve">        </w:t>
      </w:r>
      <w:r w:rsidR="005159E1" w:rsidRPr="00903DBA">
        <w:rPr>
          <w:highlight w:val="white"/>
        </w:rPr>
        <w:t>ConstantExpression.Cast(fromExpression, toType);</w:t>
      </w:r>
    </w:p>
    <w:p w14:paraId="559FC6DC" w14:textId="77777777" w:rsidR="005159E1" w:rsidRPr="00903DBA" w:rsidRDefault="005159E1" w:rsidP="005159E1">
      <w:pPr>
        <w:pStyle w:val="Code"/>
        <w:rPr>
          <w:highlight w:val="white"/>
        </w:rPr>
      </w:pPr>
      <w:r w:rsidRPr="00903DBA">
        <w:rPr>
          <w:highlight w:val="white"/>
        </w:rPr>
        <w:t xml:space="preserve">      if (constantExpression != null) {</w:t>
      </w:r>
    </w:p>
    <w:p w14:paraId="6D9CBAE3" w14:textId="77777777" w:rsidR="005159E1" w:rsidRPr="00903DBA" w:rsidRDefault="005159E1" w:rsidP="005159E1">
      <w:pPr>
        <w:pStyle w:val="Code"/>
        <w:rPr>
          <w:highlight w:val="white"/>
        </w:rPr>
      </w:pPr>
      <w:r w:rsidRPr="00903DBA">
        <w:rPr>
          <w:highlight w:val="white"/>
        </w:rPr>
        <w:t xml:space="preserve">        return constantExpression;</w:t>
      </w:r>
    </w:p>
    <w:p w14:paraId="30BA95EB" w14:textId="77777777" w:rsidR="005159E1" w:rsidRPr="00903DBA" w:rsidRDefault="005159E1" w:rsidP="005159E1">
      <w:pPr>
        <w:pStyle w:val="Code"/>
        <w:rPr>
          <w:highlight w:val="white"/>
        </w:rPr>
      </w:pPr>
      <w:r w:rsidRPr="00903DBA">
        <w:rPr>
          <w:highlight w:val="white"/>
        </w:rPr>
        <w:t xml:space="preserve">      }</w:t>
      </w:r>
    </w:p>
    <w:p w14:paraId="0116312A" w14:textId="77777777" w:rsidR="005159E1" w:rsidRPr="00903DBA" w:rsidRDefault="005159E1" w:rsidP="005159E1">
      <w:pPr>
        <w:pStyle w:val="Code"/>
        <w:rPr>
          <w:highlight w:val="white"/>
        </w:rPr>
      </w:pPr>
      <w:r w:rsidRPr="00903DBA">
        <w:rPr>
          <w:highlight w:val="white"/>
        </w:rPr>
        <w:t xml:space="preserve">      Type fromType = fromExpression.Symbol.Type;</w:t>
      </w:r>
    </w:p>
    <w:p w14:paraId="4B68D519" w14:textId="77777777" w:rsidR="005159E1" w:rsidRPr="00903DBA" w:rsidRDefault="005159E1" w:rsidP="00FD6092">
      <w:pPr>
        <w:pStyle w:val="Code"/>
        <w:rPr>
          <w:highlight w:val="white"/>
        </w:rPr>
      </w:pPr>
    </w:p>
    <w:p w14:paraId="36DDBA58" w14:textId="77777777" w:rsidR="00FD6092" w:rsidRPr="00903DBA" w:rsidRDefault="00FD6092" w:rsidP="00FD6092">
      <w:pPr>
        <w:pStyle w:val="Code"/>
        <w:rPr>
          <w:highlight w:val="white"/>
        </w:rPr>
      </w:pPr>
      <w:r w:rsidRPr="00903DBA">
        <w:rPr>
          <w:highlight w:val="white"/>
        </w:rPr>
        <w:t xml:space="preserve">      if (fromType.Equals(toType) ||</w:t>
      </w:r>
    </w:p>
    <w:p w14:paraId="73429044" w14:textId="77777777" w:rsidR="00FD6092" w:rsidRPr="00903DBA" w:rsidRDefault="00FD6092" w:rsidP="00FD6092">
      <w:pPr>
        <w:pStyle w:val="Code"/>
        <w:rPr>
          <w:highlight w:val="white"/>
        </w:rPr>
      </w:pPr>
      <w:r w:rsidRPr="00903DBA">
        <w:rPr>
          <w:highlight w:val="white"/>
        </w:rPr>
        <w:t xml:space="preserve">          (fromType.IsLogical() &amp;&amp; toType.IsLogical()) ||</w:t>
      </w:r>
    </w:p>
    <w:p w14:paraId="5BA579C9"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763E023C" w14:textId="77777777" w:rsidR="00FD6092" w:rsidRPr="00903DBA" w:rsidRDefault="00FD6092" w:rsidP="00FD6092">
      <w:pPr>
        <w:pStyle w:val="Code"/>
        <w:rPr>
          <w:highlight w:val="white"/>
        </w:rPr>
      </w:pPr>
      <w:r w:rsidRPr="00903DBA">
        <w:rPr>
          <w:highlight w:val="white"/>
        </w:rPr>
        <w:t xml:space="preserve">           toType.IsPointerOrArray()) ||</w:t>
      </w:r>
    </w:p>
    <w:p w14:paraId="43E8BF6B"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53043D05" w14:textId="77777777" w:rsidR="00FD6092" w:rsidRPr="00903DBA" w:rsidRDefault="00FD6092" w:rsidP="00FD6092">
      <w:pPr>
        <w:pStyle w:val="Code"/>
        <w:rPr>
          <w:highlight w:val="white"/>
        </w:rPr>
      </w:pPr>
      <w:r w:rsidRPr="00903DBA">
        <w:rPr>
          <w:highlight w:val="white"/>
        </w:rPr>
        <w:t xml:space="preserve">           toType.IsIntegral() &amp;&amp; (fromType.Size() == toType.Size())) ||</w:t>
      </w:r>
    </w:p>
    <w:p w14:paraId="64A5B7CA" w14:textId="77777777" w:rsidR="00FD6092" w:rsidRPr="00903DBA" w:rsidRDefault="00FD6092" w:rsidP="00FD6092">
      <w:pPr>
        <w:pStyle w:val="Code"/>
        <w:rPr>
          <w:highlight w:val="white"/>
        </w:rPr>
      </w:pPr>
      <w:r w:rsidRPr="00903DBA">
        <w:rPr>
          <w:highlight w:val="white"/>
        </w:rPr>
        <w:t xml:space="preserve">          (((fromType.IsFloating() &amp;&amp; toType.IsFloating()) ||</w:t>
      </w:r>
    </w:p>
    <w:p w14:paraId="4488AB75" w14:textId="77777777" w:rsidR="00FD6092" w:rsidRPr="00903DBA" w:rsidRDefault="00FD6092" w:rsidP="00FD6092">
      <w:pPr>
        <w:pStyle w:val="Code"/>
        <w:rPr>
          <w:highlight w:val="white"/>
        </w:rPr>
      </w:pPr>
      <w:r w:rsidRPr="00903DBA">
        <w:rPr>
          <w:highlight w:val="white"/>
        </w:rPr>
        <w:t xml:space="preserve">            (fromType.IsIntegralPointerOrFunction() &amp;&amp;</w:t>
      </w:r>
    </w:p>
    <w:p w14:paraId="4A2670A2" w14:textId="77777777" w:rsidR="00FD6092" w:rsidRPr="00903DBA" w:rsidRDefault="00FD6092" w:rsidP="00FD6092">
      <w:pPr>
        <w:pStyle w:val="Code"/>
        <w:rPr>
          <w:highlight w:val="white"/>
        </w:rPr>
      </w:pPr>
      <w:r w:rsidRPr="00903DBA">
        <w:rPr>
          <w:highlight w:val="white"/>
        </w:rPr>
        <w:t xml:space="preserve">             toType.IsIntegralPointerArrayOrFunction())) &amp;&amp;</w:t>
      </w:r>
    </w:p>
    <w:p w14:paraId="3FBBDB7B" w14:textId="77777777" w:rsidR="00FD6092" w:rsidRPr="00903DBA" w:rsidRDefault="00FD6092" w:rsidP="00FD6092">
      <w:pPr>
        <w:pStyle w:val="Code"/>
        <w:rPr>
          <w:highlight w:val="white"/>
        </w:rPr>
      </w:pPr>
      <w:r w:rsidRPr="00903DBA">
        <w:rPr>
          <w:highlight w:val="white"/>
        </w:rPr>
        <w:t xml:space="preserve">           (fromType.SizeArray() == toType.SizeArray()))) {        </w:t>
      </w:r>
    </w:p>
    <w:p w14:paraId="4CCBB40C" w14:textId="77777777" w:rsidR="005159E1" w:rsidRPr="00903DBA" w:rsidRDefault="005159E1" w:rsidP="009F0030">
      <w:pPr>
        <w:pStyle w:val="Code"/>
        <w:rPr>
          <w:highlight w:val="white"/>
        </w:rPr>
      </w:pPr>
      <w:r w:rsidRPr="00903DBA">
        <w:rPr>
          <w:highlight w:val="white"/>
        </w:rPr>
        <w:t xml:space="preserve">        return fromExpression;</w:t>
      </w:r>
    </w:p>
    <w:p w14:paraId="3DC7148A" w14:textId="77777777" w:rsidR="005159E1" w:rsidRPr="00903DBA" w:rsidRDefault="005159E1" w:rsidP="009F0030">
      <w:pPr>
        <w:pStyle w:val="Code"/>
        <w:rPr>
          <w:highlight w:val="white"/>
        </w:rPr>
      </w:pPr>
      <w:r w:rsidRPr="00903DBA">
        <w:rPr>
          <w:highlight w:val="white"/>
        </w:rPr>
        <w:t xml:space="preserve">      }</w:t>
      </w:r>
    </w:p>
    <w:p w14:paraId="196BC65B" w14:textId="77777777" w:rsidR="005159E1" w:rsidRPr="00903DBA" w:rsidRDefault="005159E1" w:rsidP="009F0030">
      <w:pPr>
        <w:pStyle w:val="Code"/>
        <w:rPr>
          <w:highlight w:val="white"/>
        </w:rPr>
      </w:pPr>
      <w:r w:rsidRPr="00903DBA">
        <w:rPr>
          <w:highlight w:val="white"/>
        </w:rPr>
        <w:t xml:space="preserve">      else {</w:t>
      </w:r>
    </w:p>
    <w:p w14:paraId="56A54AD4" w14:textId="77777777" w:rsidR="005159E1" w:rsidRPr="00903DBA" w:rsidRDefault="005159E1" w:rsidP="005159E1">
      <w:pPr>
        <w:pStyle w:val="Code"/>
        <w:rPr>
          <w:highlight w:val="white"/>
        </w:rPr>
      </w:pPr>
      <w:r w:rsidRPr="00903DBA">
        <w:rPr>
          <w:highlight w:val="white"/>
        </w:rPr>
        <w:t xml:space="preserve">        return ExplicitCast(fromExpression, toType);</w:t>
      </w:r>
    </w:p>
    <w:p w14:paraId="1E348295" w14:textId="77777777" w:rsidR="005159E1" w:rsidRPr="00903DBA" w:rsidRDefault="005159E1" w:rsidP="005159E1">
      <w:pPr>
        <w:pStyle w:val="Code"/>
        <w:rPr>
          <w:highlight w:val="white"/>
        </w:rPr>
      </w:pPr>
      <w:r w:rsidRPr="00903DBA">
        <w:rPr>
          <w:highlight w:val="white"/>
        </w:rPr>
        <w:t xml:space="preserve">      }</w:t>
      </w:r>
    </w:p>
    <w:p w14:paraId="22E7EB4F" w14:textId="48103CF4" w:rsidR="005159E1" w:rsidRPr="00903DBA" w:rsidRDefault="005159E1" w:rsidP="005159E1">
      <w:pPr>
        <w:pStyle w:val="Code"/>
        <w:rPr>
          <w:highlight w:val="white"/>
        </w:rPr>
      </w:pPr>
      <w:r w:rsidRPr="00903DBA">
        <w:rPr>
          <w:highlight w:val="white"/>
        </w:rPr>
        <w:t xml:space="preserve">    }</w:t>
      </w:r>
    </w:p>
    <w:p w14:paraId="5611962E" w14:textId="77777777" w:rsidR="00703CB0" w:rsidRPr="00903DBA" w:rsidRDefault="00887489" w:rsidP="00887489">
      <w:pPr>
        <w:rPr>
          <w:highlight w:val="white"/>
        </w:rPr>
      </w:pPr>
      <w:r w:rsidRPr="00903DBA">
        <w:rPr>
          <w:highlight w:val="white"/>
        </w:rPr>
        <w:t xml:space="preserve">The </w:t>
      </w:r>
      <w:r w:rsidRPr="00903DBA">
        <w:rPr>
          <w:rStyle w:val="KeyWord0"/>
          <w:highlight w:val="white"/>
        </w:rPr>
        <w:t>ExplicitCast</w:t>
      </w:r>
      <w:r w:rsidRPr="00903DBA">
        <w:rPr>
          <w:highlight w:val="white"/>
        </w:rPr>
        <w:t xml:space="preserve"> method</w:t>
      </w:r>
      <w:r w:rsidR="0024309A" w:rsidRPr="00903DBA">
        <w:rPr>
          <w:highlight w:val="white"/>
        </w:rPr>
        <w:t xml:space="preserve"> perform an explicit cast between</w:t>
      </w:r>
      <w:r w:rsidR="00703CB0" w:rsidRPr="00903DBA">
        <w:rPr>
          <w:highlight w:val="white"/>
        </w:rPr>
        <w:t xml:space="preserve"> the different types of C.</w:t>
      </w:r>
    </w:p>
    <w:p w14:paraId="44E64713" w14:textId="2504CC24" w:rsidR="00AB5B3F" w:rsidRPr="00903DBA" w:rsidRDefault="00AB5B3F" w:rsidP="00AB5B3F">
      <w:pPr>
        <w:pStyle w:val="Code"/>
        <w:rPr>
          <w:highlight w:val="white"/>
        </w:rPr>
      </w:pPr>
      <w:r w:rsidRPr="00903DBA">
        <w:rPr>
          <w:highlight w:val="white"/>
        </w:rPr>
        <w:t xml:space="preserve">    public static Expression ExplicitCast(Expression sourceExpression,</w:t>
      </w:r>
    </w:p>
    <w:p w14:paraId="5141744D" w14:textId="77777777" w:rsidR="00AB5B3F" w:rsidRPr="00903DBA" w:rsidRDefault="00AB5B3F" w:rsidP="00AB5B3F">
      <w:pPr>
        <w:pStyle w:val="Code"/>
        <w:rPr>
          <w:highlight w:val="white"/>
        </w:rPr>
      </w:pPr>
      <w:r w:rsidRPr="00903DBA">
        <w:rPr>
          <w:highlight w:val="white"/>
        </w:rPr>
        <w:t xml:space="preserve">                                          Type targetType) {</w:t>
      </w:r>
    </w:p>
    <w:p w14:paraId="571783FD" w14:textId="77777777" w:rsidR="00AB5B3F" w:rsidRPr="00903DBA" w:rsidRDefault="00AB5B3F" w:rsidP="00AB5B3F">
      <w:pPr>
        <w:pStyle w:val="Code"/>
        <w:rPr>
          <w:highlight w:val="white"/>
        </w:rPr>
      </w:pPr>
      <w:r w:rsidRPr="00903DBA">
        <w:rPr>
          <w:highlight w:val="white"/>
        </w:rPr>
        <w:t xml:space="preserve">      Expression constantExpression =</w:t>
      </w:r>
    </w:p>
    <w:p w14:paraId="3C2F6ED5" w14:textId="77777777" w:rsidR="00AB5B3F" w:rsidRPr="00903DBA" w:rsidRDefault="00AB5B3F" w:rsidP="00AB5B3F">
      <w:pPr>
        <w:pStyle w:val="Code"/>
        <w:rPr>
          <w:highlight w:val="white"/>
        </w:rPr>
      </w:pPr>
      <w:r w:rsidRPr="00903DBA">
        <w:rPr>
          <w:highlight w:val="white"/>
        </w:rPr>
        <w:t xml:space="preserve">        ConstantExpression.ConstantCast(sourceExpression, targetType);</w:t>
      </w:r>
    </w:p>
    <w:p w14:paraId="02BBA6C4" w14:textId="77777777" w:rsidR="00AB5B3F" w:rsidRPr="00903DBA" w:rsidRDefault="00AB5B3F" w:rsidP="00AB5B3F">
      <w:pPr>
        <w:pStyle w:val="Code"/>
        <w:rPr>
          <w:highlight w:val="white"/>
        </w:rPr>
      </w:pPr>
      <w:r w:rsidRPr="00903DBA">
        <w:rPr>
          <w:highlight w:val="white"/>
        </w:rPr>
        <w:t xml:space="preserve">      if (constantExpression != null) {</w:t>
      </w:r>
    </w:p>
    <w:p w14:paraId="73F96852" w14:textId="77777777" w:rsidR="00AB5B3F" w:rsidRPr="00903DBA" w:rsidRDefault="00AB5B3F" w:rsidP="00AB5B3F">
      <w:pPr>
        <w:pStyle w:val="Code"/>
        <w:rPr>
          <w:highlight w:val="white"/>
        </w:rPr>
      </w:pPr>
      <w:r w:rsidRPr="00903DBA">
        <w:rPr>
          <w:highlight w:val="white"/>
        </w:rPr>
        <w:t xml:space="preserve">        return constantExpression;</w:t>
      </w:r>
    </w:p>
    <w:p w14:paraId="4223F7B2" w14:textId="77777777" w:rsidR="00AB5B3F" w:rsidRPr="00903DBA" w:rsidRDefault="00AB5B3F" w:rsidP="00AB5B3F">
      <w:pPr>
        <w:pStyle w:val="Code"/>
        <w:rPr>
          <w:highlight w:val="white"/>
        </w:rPr>
      </w:pPr>
      <w:r w:rsidRPr="00903DBA">
        <w:rPr>
          <w:highlight w:val="white"/>
        </w:rPr>
        <w:t xml:space="preserve">      }</w:t>
      </w:r>
    </w:p>
    <w:p w14:paraId="78E2336A" w14:textId="77777777" w:rsidR="00AB5B3F" w:rsidRPr="00903DBA" w:rsidRDefault="00AB5B3F" w:rsidP="00AB5B3F">
      <w:pPr>
        <w:pStyle w:val="Code"/>
        <w:rPr>
          <w:highlight w:val="white"/>
        </w:rPr>
      </w:pPr>
    </w:p>
    <w:p w14:paraId="18DB5BDA" w14:textId="77777777" w:rsidR="00AB5B3F" w:rsidRPr="00903DBA" w:rsidRDefault="00AB5B3F" w:rsidP="00AB5B3F">
      <w:pPr>
        <w:pStyle w:val="Code"/>
        <w:rPr>
          <w:highlight w:val="white"/>
        </w:rPr>
      </w:pPr>
      <w:r w:rsidRPr="00903DBA">
        <w:rPr>
          <w:highlight w:val="white"/>
        </w:rPr>
        <w:t xml:space="preserve">      Symbol sourceSymbol = sourceExpression.Symbol, targetSymbol = null;</w:t>
      </w:r>
    </w:p>
    <w:p w14:paraId="325F74DE" w14:textId="77777777" w:rsidR="00AB5B3F" w:rsidRPr="00903DBA" w:rsidRDefault="00AB5B3F" w:rsidP="00AB5B3F">
      <w:pPr>
        <w:pStyle w:val="Code"/>
        <w:rPr>
          <w:highlight w:val="white"/>
        </w:rPr>
      </w:pPr>
      <w:r w:rsidRPr="00903DBA">
        <w:rPr>
          <w:highlight w:val="white"/>
        </w:rPr>
        <w:t xml:space="preserve">      Type sourceType = sourceSymbol.Type;</w:t>
      </w:r>
    </w:p>
    <w:p w14:paraId="3EE50C87" w14:textId="77777777" w:rsidR="00E45B69" w:rsidRPr="00903DBA" w:rsidRDefault="00E45B69" w:rsidP="00E45B69">
      <w:pPr>
        <w:pStyle w:val="Code"/>
        <w:rPr>
          <w:highlight w:val="white"/>
        </w:rPr>
      </w:pPr>
      <w:r w:rsidRPr="00903DBA">
        <w:rPr>
          <w:highlight w:val="white"/>
        </w:rPr>
        <w:t xml:space="preserve">      List&lt;MiddleCode&gt; shortList = sourceExpression.ShortList,</w:t>
      </w:r>
    </w:p>
    <w:p w14:paraId="741E7BAB" w14:textId="77777777" w:rsidR="00E45B69" w:rsidRPr="00903DBA" w:rsidRDefault="00E45B69" w:rsidP="00E45B69">
      <w:pPr>
        <w:pStyle w:val="Code"/>
        <w:rPr>
          <w:highlight w:val="white"/>
        </w:rPr>
      </w:pPr>
      <w:r w:rsidRPr="00903DBA">
        <w:rPr>
          <w:highlight w:val="white"/>
        </w:rPr>
        <w:t xml:space="preserve">                       longList = sourceExpression.LongList;</w:t>
      </w:r>
    </w:p>
    <w:p w14:paraId="60755A6C" w14:textId="77777777" w:rsidR="00AB5B3F" w:rsidRPr="00903DBA" w:rsidRDefault="00AB5B3F" w:rsidP="00E45B69">
      <w:pPr>
        <w:pStyle w:val="Code"/>
        <w:rPr>
          <w:highlight w:val="white"/>
        </w:rPr>
      </w:pPr>
    </w:p>
    <w:p w14:paraId="111AD36E" w14:textId="77777777" w:rsidR="00AB5B3F" w:rsidRPr="00903DBA" w:rsidRDefault="00AB5B3F" w:rsidP="00AB5B3F">
      <w:pPr>
        <w:pStyle w:val="Code"/>
        <w:rPr>
          <w:highlight w:val="white"/>
        </w:rPr>
      </w:pPr>
      <w:r w:rsidRPr="00903DBA">
        <w:rPr>
          <w:highlight w:val="white"/>
        </w:rPr>
        <w:t xml:space="preserve">      if (targetType.IsVoid()) {</w:t>
      </w:r>
    </w:p>
    <w:p w14:paraId="4D2DCF8B" w14:textId="77777777" w:rsidR="00AB5B3F" w:rsidRPr="00903DBA" w:rsidRDefault="00AB5B3F" w:rsidP="00AB5B3F">
      <w:pPr>
        <w:pStyle w:val="Code"/>
        <w:rPr>
          <w:highlight w:val="white"/>
        </w:rPr>
      </w:pPr>
      <w:r w:rsidRPr="00903DBA">
        <w:rPr>
          <w:highlight w:val="white"/>
        </w:rPr>
        <w:t xml:space="preserve">        targetSymbol = new Symbol(targetType);</w:t>
      </w:r>
    </w:p>
    <w:p w14:paraId="717FE441" w14:textId="77777777" w:rsidR="00AB5B3F" w:rsidRPr="00903DBA" w:rsidRDefault="00AB5B3F" w:rsidP="00AB5B3F">
      <w:pPr>
        <w:pStyle w:val="Code"/>
        <w:rPr>
          <w:highlight w:val="white"/>
        </w:rPr>
      </w:pPr>
      <w:r w:rsidRPr="00903DBA">
        <w:rPr>
          <w:highlight w:val="white"/>
        </w:rPr>
        <w:t xml:space="preserve">      }</w:t>
      </w:r>
    </w:p>
    <w:p w14:paraId="52648CDF" w14:textId="77777777" w:rsidR="00AB5B3F" w:rsidRPr="00903DBA" w:rsidRDefault="00AB5B3F" w:rsidP="00AB5B3F">
      <w:pPr>
        <w:pStyle w:val="Code"/>
        <w:rPr>
          <w:highlight w:val="white"/>
        </w:rPr>
      </w:pPr>
      <w:r w:rsidRPr="00903DBA">
        <w:rPr>
          <w:highlight w:val="white"/>
        </w:rPr>
        <w:t xml:space="preserve">      else if (sourceType.IsStructOrUnion() &amp;&amp; targetType.IsStructOrUnion()) {</w:t>
      </w:r>
    </w:p>
    <w:p w14:paraId="394F5B3C" w14:textId="77777777" w:rsidR="00D56183" w:rsidRPr="00903DBA" w:rsidRDefault="00AB5B3F" w:rsidP="00AB5B3F">
      <w:pPr>
        <w:pStyle w:val="Code"/>
        <w:rPr>
          <w:highlight w:val="white"/>
        </w:rPr>
      </w:pPr>
      <w:r w:rsidRPr="00903DBA">
        <w:rPr>
          <w:highlight w:val="white"/>
        </w:rPr>
        <w:t xml:space="preserve">        Assert.Error(sourceType.Equals(targetType),</w:t>
      </w:r>
      <w:r w:rsidR="00D56183" w:rsidRPr="00903DBA">
        <w:rPr>
          <w:highlight w:val="white"/>
        </w:rPr>
        <w:t xml:space="preserve"> </w:t>
      </w:r>
      <w:r w:rsidRPr="00903DBA">
        <w:rPr>
          <w:highlight w:val="white"/>
        </w:rPr>
        <w:t>sourceType + " to " +</w:t>
      </w:r>
    </w:p>
    <w:p w14:paraId="383CEA0F" w14:textId="4E53C3A9" w:rsidR="00AB5B3F" w:rsidRPr="00903DBA" w:rsidRDefault="00D56183" w:rsidP="00AB5B3F">
      <w:pPr>
        <w:pStyle w:val="Code"/>
        <w:rPr>
          <w:highlight w:val="white"/>
        </w:rPr>
      </w:pPr>
      <w:r w:rsidRPr="00903DBA">
        <w:rPr>
          <w:highlight w:val="white"/>
        </w:rPr>
        <w:t xml:space="preserve">                    </w:t>
      </w:r>
      <w:r w:rsidR="00AB5B3F" w:rsidRPr="00903DBA">
        <w:rPr>
          <w:highlight w:val="white"/>
        </w:rPr>
        <w:t xml:space="preserve"> targetType, Message.Invalid_type_cast);</w:t>
      </w:r>
    </w:p>
    <w:p w14:paraId="13EC1931" w14:textId="77777777" w:rsidR="00AB5B3F" w:rsidRPr="00903DBA" w:rsidRDefault="00AB5B3F" w:rsidP="00AB5B3F">
      <w:pPr>
        <w:pStyle w:val="Code"/>
        <w:rPr>
          <w:highlight w:val="white"/>
        </w:rPr>
      </w:pPr>
      <w:r w:rsidRPr="00903DBA">
        <w:rPr>
          <w:highlight w:val="white"/>
        </w:rPr>
        <w:t xml:space="preserve">        targetSymbol = new Symbol(targetType);</w:t>
      </w:r>
    </w:p>
    <w:p w14:paraId="638F3B2D" w14:textId="39FDA171" w:rsidR="00AB5B3F" w:rsidRPr="00903DBA" w:rsidRDefault="00AB5B3F" w:rsidP="00AB5B3F">
      <w:pPr>
        <w:pStyle w:val="Code"/>
        <w:rPr>
          <w:highlight w:val="white"/>
        </w:rPr>
      </w:pPr>
      <w:r w:rsidRPr="00903DBA">
        <w:rPr>
          <w:highlight w:val="white"/>
        </w:rPr>
        <w:t xml:space="preserve">      }</w:t>
      </w:r>
    </w:p>
    <w:p w14:paraId="38A17503" w14:textId="5F084C6F" w:rsidR="009035F4" w:rsidRPr="00903DBA" w:rsidRDefault="008B3771" w:rsidP="009035F4">
      <w:pPr>
        <w:rPr>
          <w:highlight w:val="white"/>
        </w:rPr>
      </w:pPr>
      <w:r w:rsidRPr="00903DBA">
        <w:rPr>
          <w:highlight w:val="white"/>
        </w:rPr>
        <w:t>If the source type is logical</w:t>
      </w:r>
      <w:r w:rsidR="00814F2E" w:rsidRPr="00903DBA">
        <w:rPr>
          <w:highlight w:val="white"/>
        </w:rPr>
        <w:t xml:space="preserve"> and the target type is integral, array, or pointer</w:t>
      </w:r>
      <w:r w:rsidRPr="00903DBA">
        <w:rPr>
          <w:highlight w:val="white"/>
        </w:rPr>
        <w:t>, we need to</w:t>
      </w:r>
      <w:r w:rsidR="00B96250" w:rsidRPr="00903DBA">
        <w:rPr>
          <w:highlight w:val="white"/>
        </w:rPr>
        <w:t xml:space="preserve"> backpatch the </w:t>
      </w:r>
      <w:r w:rsidR="009C3C27">
        <w:rPr>
          <w:highlight w:val="white"/>
        </w:rPr>
        <w:t>true-set</w:t>
      </w:r>
      <w:r w:rsidR="003C2111" w:rsidRPr="00903DBA">
        <w:rPr>
          <w:highlight w:val="white"/>
        </w:rPr>
        <w:t xml:space="preserve"> and </w:t>
      </w:r>
      <w:r w:rsidR="00A76052">
        <w:rPr>
          <w:highlight w:val="white"/>
        </w:rPr>
        <w:t>false-set</w:t>
      </w:r>
      <w:r w:rsidR="003C2111" w:rsidRPr="00903DBA">
        <w:rPr>
          <w:highlight w:val="white"/>
        </w:rPr>
        <w:t xml:space="preserve"> of the expression’s symbol.</w:t>
      </w:r>
      <w:r w:rsidR="009035F4" w:rsidRPr="00903DBA">
        <w:rPr>
          <w:highlight w:val="white"/>
        </w:rPr>
        <w:t xml:space="preserve"> </w:t>
      </w:r>
    </w:p>
    <w:p w14:paraId="5227461D" w14:textId="1866A53C" w:rsidR="008B3771" w:rsidRPr="00903DBA" w:rsidRDefault="003C2111" w:rsidP="008B3771">
      <w:pPr>
        <w:rPr>
          <w:highlight w:val="white"/>
        </w:rPr>
      </w:pPr>
      <w:r w:rsidRPr="00903DBA">
        <w:rPr>
          <w:highlight w:val="white"/>
        </w:rPr>
        <w:t xml:space="preserve">The </w:t>
      </w:r>
      <w:r w:rsidR="009C3C27">
        <w:rPr>
          <w:highlight w:val="white"/>
        </w:rPr>
        <w:t>true-set</w:t>
      </w:r>
      <w:r w:rsidRPr="00903DBA">
        <w:rPr>
          <w:highlight w:val="white"/>
        </w:rPr>
        <w:t xml:space="preserve"> becomes backpatched to a statement that assign the value one to a temporary variable in the </w:t>
      </w:r>
    </w:p>
    <w:p w14:paraId="4800E929" w14:textId="77777777" w:rsidR="00494193" w:rsidRPr="00903DBA" w:rsidRDefault="00494193" w:rsidP="00FF10D8">
      <w:pPr>
        <w:pStyle w:val="Code"/>
        <w:rPr>
          <w:highlight w:val="white"/>
        </w:rPr>
      </w:pPr>
      <w:r w:rsidRPr="00903DBA">
        <w:rPr>
          <w:highlight w:val="white"/>
        </w:rPr>
        <w:lastRenderedPageBreak/>
        <w:t xml:space="preserve">      else if (sourceType.IsLogical() &amp;&amp;</w:t>
      </w:r>
    </w:p>
    <w:p w14:paraId="65FD9964" w14:textId="34A7A439" w:rsidR="00494193" w:rsidRPr="00903DBA" w:rsidRDefault="00494193" w:rsidP="00FF10D8">
      <w:pPr>
        <w:pStyle w:val="Code"/>
        <w:rPr>
          <w:highlight w:val="white"/>
        </w:rPr>
      </w:pPr>
      <w:r w:rsidRPr="00903DBA">
        <w:rPr>
          <w:highlight w:val="white"/>
        </w:rPr>
        <w:t xml:space="preserve">               targetType.</w:t>
      </w:r>
      <w:r w:rsidR="002C4F32" w:rsidRPr="00903DBA">
        <w:rPr>
          <w:highlight w:val="white"/>
        </w:rPr>
        <w:t>IsIntegralPointerOrArray</w:t>
      </w:r>
      <w:r w:rsidRPr="00903DBA">
        <w:rPr>
          <w:highlight w:val="white"/>
        </w:rPr>
        <w:t>()) {</w:t>
      </w:r>
    </w:p>
    <w:p w14:paraId="4CF286D1" w14:textId="77777777" w:rsidR="00494193" w:rsidRPr="00903DBA" w:rsidRDefault="00494193" w:rsidP="00FF10D8">
      <w:pPr>
        <w:pStyle w:val="Code"/>
        <w:rPr>
          <w:highlight w:val="white"/>
        </w:rPr>
      </w:pPr>
      <w:r w:rsidRPr="00903DBA">
        <w:rPr>
          <w:highlight w:val="white"/>
        </w:rPr>
        <w:t xml:space="preserve">        targetSymbol = new Symbol(targetType);</w:t>
      </w:r>
    </w:p>
    <w:p w14:paraId="0F2AD293" w14:textId="35902A23" w:rsidR="00494193" w:rsidRPr="00903DBA" w:rsidRDefault="00B17737" w:rsidP="004D0556">
      <w:pPr>
        <w:rPr>
          <w:highlight w:val="white"/>
        </w:rPr>
      </w:pPr>
      <w:r w:rsidRPr="00903DBA">
        <w:rPr>
          <w:highlight w:val="white"/>
        </w:rPr>
        <w:t>We backpatch t</w:t>
      </w:r>
      <w:r w:rsidR="004D0556" w:rsidRPr="00903DBA">
        <w:rPr>
          <w:highlight w:val="white"/>
        </w:rPr>
        <w:t xml:space="preserve">he </w:t>
      </w:r>
      <w:r w:rsidR="009C3C27">
        <w:rPr>
          <w:highlight w:val="white"/>
        </w:rPr>
        <w:t>true-set</w:t>
      </w:r>
      <w:r w:rsidR="004D0556" w:rsidRPr="00903DBA">
        <w:rPr>
          <w:highlight w:val="white"/>
        </w:rPr>
        <w:t xml:space="preserve"> </w:t>
      </w:r>
      <w:r w:rsidRPr="00903DBA">
        <w:rPr>
          <w:highlight w:val="white"/>
        </w:rPr>
        <w:t xml:space="preserve">to </w:t>
      </w:r>
      <w:r w:rsidR="004D0556" w:rsidRPr="00903DBA">
        <w:rPr>
          <w:highlight w:val="white"/>
        </w:rPr>
        <w:t xml:space="preserve">a statement that assign the value one to a temporary variable. </w:t>
      </w:r>
    </w:p>
    <w:p w14:paraId="78DD1249" w14:textId="77777777" w:rsidR="00494193" w:rsidRPr="00903DBA" w:rsidRDefault="00494193" w:rsidP="00FF10D8">
      <w:pPr>
        <w:pStyle w:val="Code"/>
        <w:rPr>
          <w:highlight w:val="white"/>
        </w:rPr>
      </w:pPr>
      <w:r w:rsidRPr="00903DBA">
        <w:rPr>
          <w:highlight w:val="white"/>
        </w:rPr>
        <w:t xml:space="preserve">        Symbol oneSymbol = new Symbol(targetType, BigInteger.One);</w:t>
      </w:r>
    </w:p>
    <w:p w14:paraId="54138643" w14:textId="77777777" w:rsidR="00494193" w:rsidRPr="00903DBA" w:rsidRDefault="00494193" w:rsidP="00FF10D8">
      <w:pPr>
        <w:pStyle w:val="Code"/>
        <w:rPr>
          <w:highlight w:val="white"/>
        </w:rPr>
      </w:pPr>
      <w:r w:rsidRPr="00903DBA">
        <w:rPr>
          <w:highlight w:val="white"/>
        </w:rPr>
        <w:t xml:space="preserve">        MiddleCode trueCode =</w:t>
      </w:r>
    </w:p>
    <w:p w14:paraId="0C12890B" w14:textId="77777777" w:rsidR="00494193" w:rsidRPr="00903DBA" w:rsidRDefault="00494193" w:rsidP="00FF10D8">
      <w:pPr>
        <w:pStyle w:val="Code"/>
        <w:rPr>
          <w:highlight w:val="white"/>
        </w:rPr>
      </w:pPr>
      <w:r w:rsidRPr="00903DBA">
        <w:rPr>
          <w:highlight w:val="white"/>
        </w:rPr>
        <w:t xml:space="preserve">          new MiddleCode(MiddleOperator.Assign, targetSymbol, oneSymbol);</w:t>
      </w:r>
    </w:p>
    <w:p w14:paraId="3E201029"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6F18D254" w14:textId="77777777" w:rsidR="00494193" w:rsidRPr="00903DBA" w:rsidRDefault="00494193" w:rsidP="00FF10D8">
      <w:pPr>
        <w:pStyle w:val="Code"/>
        <w:rPr>
          <w:highlight w:val="white"/>
        </w:rPr>
      </w:pPr>
      <w:r w:rsidRPr="00903DBA">
        <w:rPr>
          <w:highlight w:val="white"/>
        </w:rPr>
        <w:t xml:space="preserve">        longList.Add(trueCode);</w:t>
      </w:r>
    </w:p>
    <w:p w14:paraId="2649CDC3" w14:textId="48E4B402" w:rsidR="00494193" w:rsidRPr="00903DBA" w:rsidRDefault="003951F5" w:rsidP="003951F5">
      <w:pPr>
        <w:rPr>
          <w:highlight w:val="white"/>
        </w:rPr>
      </w:pPr>
      <w:r w:rsidRPr="00903DBA">
        <w:rPr>
          <w:highlight w:val="white"/>
        </w:rPr>
        <w:t xml:space="preserve">In the middle of backpatching of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r w:rsidR="001E34B4" w:rsidRPr="00903DBA">
        <w:rPr>
          <w:highlight w:val="white"/>
        </w:rPr>
        <w:t xml:space="preserve"> we add code that jumps </w:t>
      </w:r>
      <w:r w:rsidR="00B17737" w:rsidRPr="00903DBA">
        <w:rPr>
          <w:highlight w:val="white"/>
        </w:rPr>
        <w:t xml:space="preserve">to </w:t>
      </w:r>
      <w:r w:rsidR="000523A8" w:rsidRPr="00903DBA">
        <w:rPr>
          <w:highlight w:val="white"/>
        </w:rPr>
        <w:t>the zero value assignment.</w:t>
      </w:r>
    </w:p>
    <w:p w14:paraId="78678562" w14:textId="611168AD" w:rsidR="00494193" w:rsidRPr="00903DBA" w:rsidRDefault="00494193" w:rsidP="00FF10D8">
      <w:pPr>
        <w:pStyle w:val="Code"/>
        <w:rPr>
          <w:highlight w:val="white"/>
        </w:rPr>
      </w:pPr>
      <w:r w:rsidRPr="00903DBA">
        <w:rPr>
          <w:highlight w:val="white"/>
        </w:rPr>
        <w:t xml:space="preserve">        MiddleCode </w:t>
      </w:r>
      <w:r w:rsidR="00176EBA" w:rsidRPr="00903DBA">
        <w:rPr>
          <w:highlight w:val="white"/>
        </w:rPr>
        <w:t>target</w:t>
      </w:r>
      <w:r w:rsidRPr="00903DBA">
        <w:rPr>
          <w:highlight w:val="white"/>
        </w:rPr>
        <w:t>Code = new MiddleCode(MiddleOperator.Empty);</w:t>
      </w:r>
    </w:p>
    <w:p w14:paraId="3674EEBF" w14:textId="7DE624C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176EBA" w:rsidRPr="00903DBA">
        <w:rPr>
          <w:highlight w:val="white"/>
        </w:rPr>
        <w:t>target</w:t>
      </w:r>
      <w:r w:rsidRPr="00903DBA">
        <w:rPr>
          <w:highlight w:val="white"/>
        </w:rPr>
        <w:t>Code));</w:t>
      </w:r>
    </w:p>
    <w:p w14:paraId="2541DC5B" w14:textId="4250765E" w:rsidR="004D0556" w:rsidRPr="00903DBA" w:rsidRDefault="00B17737" w:rsidP="004D0556">
      <w:pPr>
        <w:rPr>
          <w:highlight w:val="white"/>
        </w:rPr>
      </w:pPr>
      <w:r w:rsidRPr="00903DBA">
        <w:rPr>
          <w:highlight w:val="white"/>
        </w:rPr>
        <w:t xml:space="preserve">We backpatch the </w:t>
      </w:r>
      <w:r w:rsidR="00A76052">
        <w:rPr>
          <w:highlight w:val="white"/>
        </w:rPr>
        <w:t>false-set</w:t>
      </w:r>
      <w:r w:rsidRPr="00903DBA">
        <w:rPr>
          <w:highlight w:val="white"/>
        </w:rPr>
        <w:t xml:space="preserve"> to </w:t>
      </w:r>
      <w:r w:rsidR="004D0556" w:rsidRPr="00903DBA">
        <w:rPr>
          <w:highlight w:val="white"/>
        </w:rPr>
        <w:t xml:space="preserve">a statement that assign the value one to a temporary variable. </w:t>
      </w:r>
    </w:p>
    <w:p w14:paraId="48B854B5" w14:textId="77777777" w:rsidR="00494193" w:rsidRPr="00903DBA" w:rsidRDefault="00494193" w:rsidP="00FF10D8">
      <w:pPr>
        <w:pStyle w:val="Code"/>
        <w:rPr>
          <w:highlight w:val="white"/>
        </w:rPr>
      </w:pPr>
      <w:r w:rsidRPr="00903DBA">
        <w:rPr>
          <w:highlight w:val="white"/>
        </w:rPr>
        <w:t xml:space="preserve">        Symbol zeroSymbol = new Symbol(targetType, BigInteger.Zero);</w:t>
      </w:r>
    </w:p>
    <w:p w14:paraId="62968289" w14:textId="77777777" w:rsidR="00494193" w:rsidRPr="00903DBA" w:rsidRDefault="00494193" w:rsidP="00FF10D8">
      <w:pPr>
        <w:pStyle w:val="Code"/>
        <w:rPr>
          <w:highlight w:val="white"/>
        </w:rPr>
      </w:pPr>
      <w:r w:rsidRPr="00903DBA">
        <w:rPr>
          <w:highlight w:val="white"/>
        </w:rPr>
        <w:t xml:space="preserve">        MiddleCode falseCode =</w:t>
      </w:r>
    </w:p>
    <w:p w14:paraId="431AB95B" w14:textId="77777777" w:rsidR="00494193" w:rsidRPr="00903DBA" w:rsidRDefault="00494193" w:rsidP="00FF10D8">
      <w:pPr>
        <w:pStyle w:val="Code"/>
        <w:rPr>
          <w:highlight w:val="white"/>
        </w:rPr>
      </w:pPr>
      <w:r w:rsidRPr="00903DBA">
        <w:rPr>
          <w:highlight w:val="white"/>
        </w:rPr>
        <w:t xml:space="preserve">          new MiddleCode(MiddleOperator.Assign, targetSymbol, zeroSymbol);</w:t>
      </w:r>
    </w:p>
    <w:p w14:paraId="7345AE00"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3311CF3" w14:textId="77777777" w:rsidR="00494193" w:rsidRPr="00903DBA" w:rsidRDefault="00494193" w:rsidP="00FF10D8">
      <w:pPr>
        <w:pStyle w:val="Code"/>
        <w:rPr>
          <w:highlight w:val="white"/>
        </w:rPr>
      </w:pPr>
      <w:r w:rsidRPr="00903DBA">
        <w:rPr>
          <w:highlight w:val="white"/>
        </w:rPr>
        <w:t xml:space="preserve">        longList.Add(falseCode);</w:t>
      </w:r>
    </w:p>
    <w:p w14:paraId="1E30864C" w14:textId="6B3B890B" w:rsidR="00494193" w:rsidRPr="00903DBA" w:rsidRDefault="000523A8" w:rsidP="000523A8">
      <w:pPr>
        <w:rPr>
          <w:highlight w:val="white"/>
        </w:rPr>
      </w:pPr>
      <w:r w:rsidRPr="00903DBA">
        <w:rPr>
          <w:highlight w:val="white"/>
        </w:rPr>
        <w:t xml:space="preserve">Finally, we </w:t>
      </w:r>
      <w:r w:rsidR="00A261E3" w:rsidRPr="00903DBA">
        <w:rPr>
          <w:highlight w:val="white"/>
        </w:rPr>
        <w:t xml:space="preserve">add the target of the jump </w:t>
      </w:r>
      <w:r w:rsidR="00176EBA" w:rsidRPr="00903DBA">
        <w:rPr>
          <w:highlight w:val="white"/>
        </w:rPr>
        <w:t>code.</w:t>
      </w:r>
    </w:p>
    <w:p w14:paraId="469CDA4A" w14:textId="3B406D80" w:rsidR="00494193" w:rsidRPr="00903DBA" w:rsidRDefault="00494193" w:rsidP="00FF10D8">
      <w:pPr>
        <w:pStyle w:val="Code"/>
        <w:rPr>
          <w:highlight w:val="white"/>
        </w:rPr>
      </w:pPr>
      <w:r w:rsidRPr="00903DBA">
        <w:rPr>
          <w:highlight w:val="white"/>
        </w:rPr>
        <w:t xml:space="preserve">        longList.Add(</w:t>
      </w:r>
      <w:r w:rsidR="00176EBA" w:rsidRPr="00903DBA">
        <w:rPr>
          <w:highlight w:val="white"/>
        </w:rPr>
        <w:t>target</w:t>
      </w:r>
      <w:r w:rsidRPr="00903DBA">
        <w:rPr>
          <w:highlight w:val="white"/>
        </w:rPr>
        <w:t>Code);</w:t>
      </w:r>
    </w:p>
    <w:p w14:paraId="0A6F2A12" w14:textId="06C305D5" w:rsidR="00494193" w:rsidRPr="00903DBA" w:rsidRDefault="00494193" w:rsidP="00FF10D8">
      <w:pPr>
        <w:pStyle w:val="Code"/>
        <w:rPr>
          <w:highlight w:val="white"/>
        </w:rPr>
      </w:pPr>
      <w:r w:rsidRPr="00903DBA">
        <w:rPr>
          <w:highlight w:val="white"/>
        </w:rPr>
        <w:t xml:space="preserve">      }</w:t>
      </w:r>
    </w:p>
    <w:p w14:paraId="02C36C7D" w14:textId="2E7856AE" w:rsidR="00C6542A" w:rsidRPr="00903DBA" w:rsidRDefault="00C6542A" w:rsidP="00C6542A">
      <w:pPr>
        <w:rPr>
          <w:highlight w:val="white"/>
        </w:rPr>
      </w:pPr>
      <w:r w:rsidRPr="00903DBA">
        <w:rPr>
          <w:highlight w:val="white"/>
        </w:rPr>
        <w:t xml:space="preserve">If the source type is logical and the target type is floating, we </w:t>
      </w:r>
      <w:r w:rsidR="00BA2B97" w:rsidRPr="00903DBA">
        <w:rPr>
          <w:highlight w:val="white"/>
        </w:rPr>
        <w:t>push the values one and zero on the floating-point stack instead of assigning a variable.</w:t>
      </w:r>
    </w:p>
    <w:p w14:paraId="65AD9834" w14:textId="77777777" w:rsidR="00494193" w:rsidRPr="00903DBA" w:rsidRDefault="00494193" w:rsidP="00FF10D8">
      <w:pPr>
        <w:pStyle w:val="Code"/>
        <w:rPr>
          <w:highlight w:val="white"/>
        </w:rPr>
      </w:pPr>
      <w:r w:rsidRPr="00903DBA">
        <w:rPr>
          <w:highlight w:val="white"/>
        </w:rPr>
        <w:t xml:space="preserve">      else if (sourceType.IsLogical() &amp;&amp; targetType.IsFloating()) {</w:t>
      </w:r>
    </w:p>
    <w:p w14:paraId="4FB4EE69" w14:textId="77777777" w:rsidR="00494193" w:rsidRPr="00903DBA" w:rsidRDefault="00494193" w:rsidP="00FF10D8">
      <w:pPr>
        <w:pStyle w:val="Code"/>
        <w:rPr>
          <w:highlight w:val="white"/>
        </w:rPr>
      </w:pPr>
      <w:r w:rsidRPr="00903DBA">
        <w:rPr>
          <w:highlight w:val="white"/>
        </w:rPr>
        <w:t xml:space="preserve">        targetSymbol = new Symbol(targetType);</w:t>
      </w:r>
    </w:p>
    <w:p w14:paraId="6B2B2515" w14:textId="601880A2" w:rsidR="00494193" w:rsidRPr="00903DBA" w:rsidRDefault="00BA2B97" w:rsidP="00BA2B97">
      <w:pPr>
        <w:rPr>
          <w:highlight w:val="white"/>
        </w:rPr>
      </w:pPr>
      <w:r w:rsidRPr="00903DBA">
        <w:rPr>
          <w:highlight w:val="white"/>
        </w:rPr>
        <w:t xml:space="preserve">We backpatch the </w:t>
      </w:r>
      <w:r w:rsidR="009C3C27">
        <w:rPr>
          <w:highlight w:val="white"/>
        </w:rPr>
        <w:t>true-set</w:t>
      </w:r>
      <w:r w:rsidRPr="00903DBA">
        <w:rPr>
          <w:highlight w:val="white"/>
        </w:rPr>
        <w:t xml:space="preserve"> of the source symbol to the code that pushes one at the stack.</w:t>
      </w:r>
    </w:p>
    <w:p w14:paraId="713A88E4" w14:textId="77777777" w:rsidR="00494193" w:rsidRPr="00903DBA" w:rsidRDefault="00494193" w:rsidP="00FF10D8">
      <w:pPr>
        <w:pStyle w:val="Code"/>
        <w:rPr>
          <w:highlight w:val="white"/>
        </w:rPr>
      </w:pPr>
      <w:r w:rsidRPr="00903DBA">
        <w:rPr>
          <w:highlight w:val="white"/>
        </w:rPr>
        <w:t xml:space="preserve">        MiddleCode trueCode = new MiddleCode(MiddleOperator.PushOne);</w:t>
      </w:r>
    </w:p>
    <w:p w14:paraId="6DA2932E"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10F52B66" w14:textId="77777777" w:rsidR="00494193" w:rsidRPr="00903DBA" w:rsidRDefault="00494193" w:rsidP="00FF10D8">
      <w:pPr>
        <w:pStyle w:val="Code"/>
        <w:rPr>
          <w:highlight w:val="white"/>
        </w:rPr>
      </w:pPr>
      <w:r w:rsidRPr="00903DBA">
        <w:rPr>
          <w:highlight w:val="white"/>
        </w:rPr>
        <w:t xml:space="preserve">        longList.Add(trueCode);</w:t>
      </w:r>
    </w:p>
    <w:p w14:paraId="7FCC012E" w14:textId="73BACBDC" w:rsidR="00B17737" w:rsidRPr="00903DBA" w:rsidRDefault="00BA2B97" w:rsidP="00B17737">
      <w:pPr>
        <w:rPr>
          <w:highlight w:val="white"/>
        </w:rPr>
      </w:pPr>
      <w:r w:rsidRPr="00903DBA">
        <w:rPr>
          <w:highlight w:val="white"/>
        </w:rPr>
        <w:t xml:space="preserve">Similar to the integral case above, </w:t>
      </w:r>
      <w:r w:rsidR="00B17737" w:rsidRPr="00903DBA">
        <w:rPr>
          <w:highlight w:val="white"/>
        </w:rPr>
        <w:t xml:space="preserve">in the middle of backpatching of the </w:t>
      </w:r>
      <w:r w:rsidR="009C3C27">
        <w:rPr>
          <w:highlight w:val="white"/>
        </w:rPr>
        <w:t>true-set</w:t>
      </w:r>
      <w:r w:rsidR="00B17737" w:rsidRPr="00903DBA">
        <w:rPr>
          <w:highlight w:val="white"/>
        </w:rPr>
        <w:t xml:space="preserve"> and </w:t>
      </w:r>
      <w:r w:rsidR="00A76052">
        <w:rPr>
          <w:highlight w:val="white"/>
        </w:rPr>
        <w:t>false-set</w:t>
      </w:r>
      <w:r w:rsidR="00B17737" w:rsidRPr="00903DBA">
        <w:rPr>
          <w:highlight w:val="white"/>
        </w:rPr>
        <w:t>, we add code that jumps to the push</w:t>
      </w:r>
      <w:r w:rsidR="00B35976" w:rsidRPr="00903DBA">
        <w:rPr>
          <w:highlight w:val="white"/>
        </w:rPr>
        <w:t>-zero</w:t>
      </w:r>
      <w:r w:rsidR="00B17737" w:rsidRPr="00903DBA">
        <w:rPr>
          <w:highlight w:val="white"/>
        </w:rPr>
        <w:t xml:space="preserve"> assignment.</w:t>
      </w:r>
    </w:p>
    <w:p w14:paraId="01B244ED" w14:textId="743A340F" w:rsidR="00494193" w:rsidRPr="00903DBA" w:rsidRDefault="00494193" w:rsidP="00FF10D8">
      <w:pPr>
        <w:pStyle w:val="Code"/>
        <w:rPr>
          <w:highlight w:val="white"/>
        </w:rPr>
      </w:pPr>
      <w:r w:rsidRPr="00903DBA">
        <w:rPr>
          <w:highlight w:val="white"/>
        </w:rPr>
        <w:t xml:space="preserve">        MiddleCode </w:t>
      </w:r>
      <w:r w:rsidR="00B35976" w:rsidRPr="00903DBA">
        <w:rPr>
          <w:highlight w:val="white"/>
        </w:rPr>
        <w:t xml:space="preserve">targetCode </w:t>
      </w:r>
      <w:r w:rsidRPr="00903DBA">
        <w:rPr>
          <w:highlight w:val="white"/>
        </w:rPr>
        <w:t>= new MiddleCode(MiddleOperator.Empty);</w:t>
      </w:r>
    </w:p>
    <w:p w14:paraId="2F0AF910" w14:textId="79953D9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BE5B29" w:rsidRPr="00903DBA">
        <w:rPr>
          <w:highlight w:val="white"/>
        </w:rPr>
        <w:t>target</w:t>
      </w:r>
      <w:r w:rsidRPr="00903DBA">
        <w:rPr>
          <w:highlight w:val="white"/>
        </w:rPr>
        <w:t>Code));</w:t>
      </w:r>
    </w:p>
    <w:p w14:paraId="10794529" w14:textId="41F4946C" w:rsidR="00B17737" w:rsidRPr="00903DBA" w:rsidRDefault="00B17737" w:rsidP="00B17737">
      <w:pPr>
        <w:rPr>
          <w:highlight w:val="white"/>
        </w:rPr>
      </w:pPr>
      <w:r w:rsidRPr="00903DBA">
        <w:rPr>
          <w:highlight w:val="white"/>
        </w:rPr>
        <w:t xml:space="preserve">We backpatch the </w:t>
      </w:r>
      <w:r w:rsidR="009C3C27">
        <w:rPr>
          <w:highlight w:val="white"/>
        </w:rPr>
        <w:t>true-set</w:t>
      </w:r>
      <w:r w:rsidRPr="00903DBA">
        <w:rPr>
          <w:highlight w:val="white"/>
        </w:rPr>
        <w:t xml:space="preserve"> of the source symbol to the code that pushes one at the stack.</w:t>
      </w:r>
    </w:p>
    <w:p w14:paraId="0082959E" w14:textId="77777777" w:rsidR="00494193" w:rsidRPr="00903DBA" w:rsidRDefault="00494193" w:rsidP="00FF10D8">
      <w:pPr>
        <w:pStyle w:val="Code"/>
        <w:rPr>
          <w:highlight w:val="white"/>
        </w:rPr>
      </w:pPr>
      <w:r w:rsidRPr="00903DBA">
        <w:rPr>
          <w:highlight w:val="white"/>
        </w:rPr>
        <w:t xml:space="preserve">        MiddleCode falseCode = new MiddleCode(MiddleOperator.PushZero);</w:t>
      </w:r>
    </w:p>
    <w:p w14:paraId="2CB28A45"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86F3190" w14:textId="77777777" w:rsidR="00494193" w:rsidRPr="00903DBA" w:rsidRDefault="00494193" w:rsidP="00FF10D8">
      <w:pPr>
        <w:pStyle w:val="Code"/>
        <w:rPr>
          <w:highlight w:val="white"/>
        </w:rPr>
      </w:pPr>
      <w:r w:rsidRPr="00903DBA">
        <w:rPr>
          <w:highlight w:val="white"/>
        </w:rPr>
        <w:t xml:space="preserve">        longList.Add(falseCode);</w:t>
      </w:r>
    </w:p>
    <w:p w14:paraId="57F1EA21" w14:textId="77777777" w:rsidR="00BE5B29" w:rsidRPr="00903DBA" w:rsidRDefault="00BE5B29" w:rsidP="00BE5B29">
      <w:pPr>
        <w:rPr>
          <w:highlight w:val="white"/>
        </w:rPr>
      </w:pPr>
      <w:r w:rsidRPr="00903DBA">
        <w:rPr>
          <w:highlight w:val="white"/>
        </w:rPr>
        <w:t>Finally, we add the target of the jump code.</w:t>
      </w:r>
    </w:p>
    <w:p w14:paraId="76AFE3DA" w14:textId="77777777" w:rsidR="00BE5B29" w:rsidRPr="00903DBA" w:rsidRDefault="00BE5B29" w:rsidP="00BE5B29">
      <w:pPr>
        <w:pStyle w:val="Code"/>
        <w:rPr>
          <w:highlight w:val="white"/>
        </w:rPr>
      </w:pPr>
      <w:r w:rsidRPr="00903DBA">
        <w:rPr>
          <w:highlight w:val="white"/>
        </w:rPr>
        <w:t xml:space="preserve">        longList.Add(targetCode);</w:t>
      </w:r>
    </w:p>
    <w:p w14:paraId="21E99E0E" w14:textId="7455AE5F" w:rsidR="00494193" w:rsidRPr="00903DBA" w:rsidRDefault="00494193" w:rsidP="00FF10D8">
      <w:pPr>
        <w:pStyle w:val="Code"/>
        <w:rPr>
          <w:highlight w:val="white"/>
        </w:rPr>
      </w:pPr>
      <w:r w:rsidRPr="00903DBA">
        <w:rPr>
          <w:highlight w:val="white"/>
        </w:rPr>
        <w:t xml:space="preserve">      }</w:t>
      </w:r>
    </w:p>
    <w:p w14:paraId="160F6036" w14:textId="043A851F" w:rsidR="002314FA" w:rsidRPr="00903DBA" w:rsidRDefault="002314FA" w:rsidP="00584DB1">
      <w:pPr>
        <w:rPr>
          <w:highlight w:val="white"/>
        </w:rPr>
      </w:pPr>
      <w:r w:rsidRPr="00903DBA">
        <w:rPr>
          <w:highlight w:val="white"/>
        </w:rPr>
        <w:t>In case of an arithmetic (integral or floating), array, strin</w:t>
      </w:r>
      <w:r w:rsidR="00966A37" w:rsidRPr="00903DBA">
        <w:rPr>
          <w:highlight w:val="white"/>
        </w:rPr>
        <w:t>g</w:t>
      </w:r>
      <w:r w:rsidRPr="00903DBA">
        <w:rPr>
          <w:highlight w:val="white"/>
        </w:rPr>
        <w:t xml:space="preserve">, or function source type, and logical </w:t>
      </w:r>
      <w:r w:rsidR="00584DB1" w:rsidRPr="00903DBA">
        <w:rPr>
          <w:highlight w:val="white"/>
        </w:rPr>
        <w:t>target type</w:t>
      </w:r>
      <w:r w:rsidR="00CD2BBE" w:rsidRPr="00903DBA">
        <w:rPr>
          <w:highlight w:val="white"/>
        </w:rPr>
        <w:t xml:space="preserve">, we test whether the value </w:t>
      </w:r>
      <w:r w:rsidR="00CA345D" w:rsidRPr="00903DBA">
        <w:rPr>
          <w:highlight w:val="white"/>
        </w:rPr>
        <w:t xml:space="preserve">of the source expression is non-zero, and generate a </w:t>
      </w:r>
      <w:r w:rsidR="009C3C27">
        <w:rPr>
          <w:highlight w:val="white"/>
        </w:rPr>
        <w:t>true-set</w:t>
      </w:r>
      <w:r w:rsidR="00CA345D" w:rsidRPr="00903DBA">
        <w:rPr>
          <w:highlight w:val="white"/>
        </w:rPr>
        <w:t xml:space="preserve"> and a </w:t>
      </w:r>
      <w:r w:rsidR="00A76052">
        <w:rPr>
          <w:highlight w:val="white"/>
        </w:rPr>
        <w:t>false-set</w:t>
      </w:r>
      <w:r w:rsidR="00CA345D" w:rsidRPr="00903DBA">
        <w:rPr>
          <w:highlight w:val="white"/>
        </w:rPr>
        <w:t xml:space="preserve"> from the test.</w:t>
      </w:r>
    </w:p>
    <w:p w14:paraId="1A6142F9" w14:textId="77777777" w:rsidR="00494193" w:rsidRPr="00903DBA" w:rsidRDefault="00494193" w:rsidP="00FF10D8">
      <w:pPr>
        <w:pStyle w:val="Code"/>
        <w:rPr>
          <w:highlight w:val="white"/>
        </w:rPr>
      </w:pPr>
      <w:r w:rsidRPr="00903DBA">
        <w:rPr>
          <w:highlight w:val="white"/>
        </w:rPr>
        <w:lastRenderedPageBreak/>
        <w:t xml:space="preserve">      else if (sourceType.IsArithmeticPointerArrayStringOrFunction() &amp;&amp;</w:t>
      </w:r>
    </w:p>
    <w:p w14:paraId="205313AA" w14:textId="6328107E" w:rsidR="00494193" w:rsidRPr="00903DBA" w:rsidRDefault="00494193" w:rsidP="00FF10D8">
      <w:pPr>
        <w:pStyle w:val="Code"/>
        <w:rPr>
          <w:highlight w:val="white"/>
        </w:rPr>
      </w:pPr>
      <w:r w:rsidRPr="00903DBA">
        <w:rPr>
          <w:highlight w:val="white"/>
        </w:rPr>
        <w:t xml:space="preserve">               targetType.IsLogical()) {</w:t>
      </w:r>
    </w:p>
    <w:p w14:paraId="130DAA43" w14:textId="3866001E" w:rsidR="00CA345D" w:rsidRPr="00903DBA" w:rsidRDefault="00E03082" w:rsidP="00E03082">
      <w:pPr>
        <w:rPr>
          <w:highlight w:val="white"/>
        </w:rPr>
      </w:pPr>
      <w:r w:rsidRPr="00903DBA">
        <w:rPr>
          <w:highlight w:val="white"/>
        </w:rPr>
        <w:t>We begin by c</w:t>
      </w:r>
      <w:r w:rsidR="00CC0C3B" w:rsidRPr="00903DBA">
        <w:rPr>
          <w:highlight w:val="white"/>
        </w:rPr>
        <w:t xml:space="preserve">reating </w:t>
      </w:r>
      <w:r w:rsidRPr="00903DBA">
        <w:rPr>
          <w:highlight w:val="white"/>
        </w:rPr>
        <w:t xml:space="preserve">the zero value to compare the source value with. It is </w:t>
      </w:r>
      <w:r w:rsidRPr="00903DBA">
        <w:rPr>
          <w:rStyle w:val="KeyWord0"/>
          <w:highlight w:val="white"/>
        </w:rPr>
        <w:t>decimal</w:t>
      </w:r>
      <w:r w:rsidRPr="00903DBA">
        <w:rPr>
          <w:highlight w:val="white"/>
        </w:rPr>
        <w:t xml:space="preserve"> in case of floating type, and </w:t>
      </w:r>
      <w:r w:rsidRPr="00903DBA">
        <w:rPr>
          <w:rStyle w:val="KeyWord0"/>
          <w:highlight w:val="white"/>
        </w:rPr>
        <w:t>BigInteger</w:t>
      </w:r>
      <w:r w:rsidRPr="00903DBA">
        <w:rPr>
          <w:highlight w:val="white"/>
        </w:rPr>
        <w:t xml:space="preserve"> in case of integral, pointer, array, string, of function.</w:t>
      </w:r>
    </w:p>
    <w:p w14:paraId="2E2625FE" w14:textId="77777777" w:rsidR="00494193" w:rsidRPr="00903DBA" w:rsidRDefault="00494193" w:rsidP="00FF10D8">
      <w:pPr>
        <w:pStyle w:val="Code"/>
        <w:rPr>
          <w:highlight w:val="white"/>
        </w:rPr>
      </w:pPr>
      <w:r w:rsidRPr="00903DBA">
        <w:rPr>
          <w:highlight w:val="white"/>
        </w:rPr>
        <w:t xml:space="preserve">        object zeroValue = sourceType.IsLogical() ? ((object) decimal.Zero)</w:t>
      </w:r>
    </w:p>
    <w:p w14:paraId="088C54D2" w14:textId="77777777" w:rsidR="00494193" w:rsidRPr="00903DBA" w:rsidRDefault="00494193" w:rsidP="00FF10D8">
      <w:pPr>
        <w:pStyle w:val="Code"/>
        <w:rPr>
          <w:highlight w:val="white"/>
        </w:rPr>
      </w:pPr>
      <w:r w:rsidRPr="00903DBA">
        <w:rPr>
          <w:highlight w:val="white"/>
        </w:rPr>
        <w:t xml:space="preserve">                                                  : ((object)BigInteger.Zero);</w:t>
      </w:r>
    </w:p>
    <w:p w14:paraId="0A9EC413" w14:textId="77777777" w:rsidR="00494193" w:rsidRPr="00903DBA" w:rsidRDefault="00494193" w:rsidP="00FF10D8">
      <w:pPr>
        <w:pStyle w:val="Code"/>
        <w:rPr>
          <w:highlight w:val="white"/>
        </w:rPr>
      </w:pPr>
      <w:r w:rsidRPr="00903DBA">
        <w:rPr>
          <w:highlight w:val="white"/>
        </w:rPr>
        <w:t xml:space="preserve">        Symbol zeroSymbol = new Symbol(targetType, zeroValue);</w:t>
      </w:r>
    </w:p>
    <w:p w14:paraId="07D4C0D5" w14:textId="062F32EE" w:rsidR="00494193" w:rsidRPr="00903DBA" w:rsidRDefault="00F51FAF" w:rsidP="00D51EBD">
      <w:pPr>
        <w:rPr>
          <w:highlight w:val="white"/>
        </w:rPr>
      </w:pPr>
      <w:r w:rsidRPr="00903DBA">
        <w:rPr>
          <w:highlight w:val="white"/>
        </w:rPr>
        <w:t>We add code for comparin</w:t>
      </w:r>
      <w:r w:rsidR="0009350E" w:rsidRPr="00903DBA">
        <w:rPr>
          <w:highlight w:val="white"/>
        </w:rPr>
        <w:t>g</w:t>
      </w:r>
      <w:r w:rsidRPr="00903DBA">
        <w:rPr>
          <w:highlight w:val="white"/>
        </w:rPr>
        <w:t xml:space="preserve"> the source value with the zero value. If the source value is not zero we </w:t>
      </w:r>
      <w:r w:rsidR="0009350E" w:rsidRPr="00903DBA">
        <w:rPr>
          <w:highlight w:val="white"/>
        </w:rPr>
        <w:t>jump to yet unknown address</w:t>
      </w:r>
      <w:r w:rsidR="003302FD" w:rsidRPr="00903DBA">
        <w:rPr>
          <w:highlight w:val="white"/>
        </w:rPr>
        <w:t xml:space="preserve">. We </w:t>
      </w:r>
      <w:r w:rsidR="0009350E" w:rsidRPr="00903DBA">
        <w:rPr>
          <w:highlight w:val="white"/>
        </w:rPr>
        <w:t>add th</w:t>
      </w:r>
      <w:r w:rsidR="003302FD" w:rsidRPr="00903DBA">
        <w:rPr>
          <w:highlight w:val="white"/>
        </w:rPr>
        <w:t>at</w:t>
      </w:r>
      <w:r w:rsidR="0009350E" w:rsidRPr="00903DBA">
        <w:rPr>
          <w:highlight w:val="white"/>
        </w:rPr>
        <w:t xml:space="preserve"> first</w:t>
      </w:r>
      <w:r w:rsidR="00BA2DEE" w:rsidRPr="00903DBA">
        <w:rPr>
          <w:highlight w:val="white"/>
        </w:rPr>
        <w:t xml:space="preserve"> </w:t>
      </w:r>
      <w:r w:rsidR="0009350E" w:rsidRPr="00903DBA">
        <w:rPr>
          <w:highlight w:val="white"/>
        </w:rPr>
        <w:t>instruct</w:t>
      </w:r>
      <w:r w:rsidR="00BA2DEE" w:rsidRPr="00903DBA">
        <w:rPr>
          <w:highlight w:val="white"/>
        </w:rPr>
        <w:t xml:space="preserve">ion to the </w:t>
      </w:r>
      <w:r w:rsidR="009C3C27">
        <w:rPr>
          <w:highlight w:val="white"/>
        </w:rPr>
        <w:t>true-set</w:t>
      </w:r>
      <w:r w:rsidR="003302FD" w:rsidRPr="00903DBA">
        <w:rPr>
          <w:highlight w:val="white"/>
        </w:rPr>
        <w:t>.</w:t>
      </w:r>
    </w:p>
    <w:p w14:paraId="07F65A23" w14:textId="77777777" w:rsidR="00494193" w:rsidRPr="00903DBA" w:rsidRDefault="00494193" w:rsidP="00FF10D8">
      <w:pPr>
        <w:pStyle w:val="Code"/>
        <w:rPr>
          <w:highlight w:val="white"/>
        </w:rPr>
      </w:pPr>
      <w:r w:rsidRPr="00903DBA">
        <w:rPr>
          <w:highlight w:val="white"/>
        </w:rPr>
        <w:t xml:space="preserve">        MiddleCode testCode =</w:t>
      </w:r>
    </w:p>
    <w:p w14:paraId="10ECB162" w14:textId="77777777" w:rsidR="00494193" w:rsidRPr="00903DBA" w:rsidRDefault="00494193" w:rsidP="00FF10D8">
      <w:pPr>
        <w:pStyle w:val="Code"/>
        <w:rPr>
          <w:highlight w:val="white"/>
        </w:rPr>
      </w:pPr>
      <w:r w:rsidRPr="00903DBA">
        <w:rPr>
          <w:highlight w:val="white"/>
        </w:rPr>
        <w:t xml:space="preserve">          new MiddleCode(MiddleOperator.NotEqual, null,</w:t>
      </w:r>
    </w:p>
    <w:p w14:paraId="635DA6B6" w14:textId="77777777" w:rsidR="00494193" w:rsidRPr="00903DBA" w:rsidRDefault="00494193" w:rsidP="00FF10D8">
      <w:pPr>
        <w:pStyle w:val="Code"/>
        <w:rPr>
          <w:highlight w:val="white"/>
        </w:rPr>
      </w:pPr>
      <w:r w:rsidRPr="00903DBA">
        <w:rPr>
          <w:highlight w:val="white"/>
        </w:rPr>
        <w:t xml:space="preserve">                         sourceSymbol, zeroSymbol);</w:t>
      </w:r>
    </w:p>
    <w:p w14:paraId="1AD1711B" w14:textId="77777777" w:rsidR="00494193" w:rsidRPr="00903DBA" w:rsidRDefault="00494193" w:rsidP="00FF10D8">
      <w:pPr>
        <w:pStyle w:val="Code"/>
        <w:rPr>
          <w:highlight w:val="white"/>
        </w:rPr>
      </w:pPr>
      <w:r w:rsidRPr="00903DBA">
        <w:rPr>
          <w:highlight w:val="white"/>
        </w:rPr>
        <w:t xml:space="preserve">        ISet&lt;MiddleCode&gt; trueSet = new HashSet&lt;MiddleCode&gt;();</w:t>
      </w:r>
    </w:p>
    <w:p w14:paraId="6FECDC3E" w14:textId="77777777" w:rsidR="00494193" w:rsidRPr="00903DBA" w:rsidRDefault="00494193" w:rsidP="00FF10D8">
      <w:pPr>
        <w:pStyle w:val="Code"/>
        <w:rPr>
          <w:highlight w:val="white"/>
        </w:rPr>
      </w:pPr>
      <w:r w:rsidRPr="00903DBA">
        <w:rPr>
          <w:highlight w:val="white"/>
        </w:rPr>
        <w:t xml:space="preserve">        trueSet.Add(testCode);</w:t>
      </w:r>
    </w:p>
    <w:p w14:paraId="6CCA22A4" w14:textId="77777777" w:rsidR="00494193" w:rsidRPr="00903DBA" w:rsidRDefault="00494193" w:rsidP="00FF10D8">
      <w:pPr>
        <w:pStyle w:val="Code"/>
        <w:rPr>
          <w:highlight w:val="white"/>
        </w:rPr>
      </w:pPr>
      <w:r w:rsidRPr="00903DBA">
        <w:rPr>
          <w:highlight w:val="white"/>
        </w:rPr>
        <w:t xml:space="preserve">        longList.Add(testCode);</w:t>
      </w:r>
    </w:p>
    <w:p w14:paraId="6F857A1B" w14:textId="469AD2F5" w:rsidR="003302FD" w:rsidRPr="00903DBA" w:rsidRDefault="003302FD" w:rsidP="003302FD">
      <w:pPr>
        <w:rPr>
          <w:highlight w:val="white"/>
        </w:rPr>
      </w:pPr>
      <w:r w:rsidRPr="00903DBA">
        <w:rPr>
          <w:highlight w:val="white"/>
        </w:rPr>
        <w:t>If the source value is zero</w:t>
      </w:r>
      <w:r w:rsidR="00541C8E" w:rsidRPr="00903DBA">
        <w:rPr>
          <w:highlight w:val="white"/>
        </w:rPr>
        <w:t>,</w:t>
      </w:r>
      <w:r w:rsidRPr="00903DBA">
        <w:rPr>
          <w:highlight w:val="white"/>
        </w:rPr>
        <w:t xml:space="preserve"> we jump to another yet unknown address. We add that instruction to the </w:t>
      </w:r>
      <w:r w:rsidR="00A76052">
        <w:rPr>
          <w:highlight w:val="white"/>
        </w:rPr>
        <w:t>false-set</w:t>
      </w:r>
      <w:r w:rsidRPr="00903DBA">
        <w:rPr>
          <w:highlight w:val="white"/>
        </w:rPr>
        <w:t>.</w:t>
      </w:r>
    </w:p>
    <w:p w14:paraId="1012DC2A" w14:textId="6B77F7FD" w:rsidR="00494193" w:rsidRPr="00903DBA" w:rsidRDefault="00494193" w:rsidP="00FF1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3E94F0A7" w14:textId="77777777" w:rsidR="00494193" w:rsidRPr="00903DBA" w:rsidRDefault="00494193" w:rsidP="00FF10D8">
      <w:pPr>
        <w:pStyle w:val="Code"/>
        <w:rPr>
          <w:highlight w:val="white"/>
        </w:rPr>
      </w:pPr>
      <w:r w:rsidRPr="00903DBA">
        <w:rPr>
          <w:highlight w:val="white"/>
        </w:rPr>
        <w:t xml:space="preserve">        ISet&lt;MiddleCode&gt; falseSet = new HashSet&lt;MiddleCode&gt;();</w:t>
      </w:r>
    </w:p>
    <w:p w14:paraId="72E115C0" w14:textId="77777777" w:rsidR="00494193" w:rsidRPr="00903DBA" w:rsidRDefault="00494193" w:rsidP="00FF10D8">
      <w:pPr>
        <w:pStyle w:val="Code"/>
        <w:rPr>
          <w:highlight w:val="white"/>
        </w:rPr>
      </w:pPr>
      <w:r w:rsidRPr="00903DBA">
        <w:rPr>
          <w:highlight w:val="white"/>
        </w:rPr>
        <w:t xml:space="preserve">        falseSet.Add(gotoCode);</w:t>
      </w:r>
    </w:p>
    <w:p w14:paraId="400C53D9" w14:textId="77777777" w:rsidR="00494193" w:rsidRPr="00903DBA" w:rsidRDefault="00494193" w:rsidP="00FF10D8">
      <w:pPr>
        <w:pStyle w:val="Code"/>
        <w:rPr>
          <w:highlight w:val="white"/>
        </w:rPr>
      </w:pPr>
      <w:r w:rsidRPr="00903DBA">
        <w:rPr>
          <w:highlight w:val="white"/>
        </w:rPr>
        <w:t xml:space="preserve">        longList.Add(gotoCode);</w:t>
      </w:r>
    </w:p>
    <w:p w14:paraId="33F9714B" w14:textId="447A675F" w:rsidR="00494193" w:rsidRPr="00903DBA" w:rsidRDefault="003302FD" w:rsidP="003302FD">
      <w:pPr>
        <w:rPr>
          <w:highlight w:val="white"/>
        </w:rPr>
      </w:pPr>
      <w:r w:rsidRPr="00903DBA">
        <w:rPr>
          <w:highlight w:val="white"/>
        </w:rPr>
        <w:t xml:space="preserve">Finally, the target symbol holds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p>
    <w:p w14:paraId="037C0C56" w14:textId="77777777" w:rsidR="00494193" w:rsidRPr="00903DBA" w:rsidRDefault="00494193" w:rsidP="00FF10D8">
      <w:pPr>
        <w:pStyle w:val="Code"/>
        <w:rPr>
          <w:highlight w:val="white"/>
        </w:rPr>
      </w:pPr>
      <w:r w:rsidRPr="00903DBA">
        <w:rPr>
          <w:highlight w:val="white"/>
        </w:rPr>
        <w:t xml:space="preserve">        targetSymbol = new Symbol(trueSet, falseSet);</w:t>
      </w:r>
    </w:p>
    <w:p w14:paraId="48F1FAA9" w14:textId="77777777" w:rsidR="00494193" w:rsidRPr="00903DBA" w:rsidRDefault="00494193" w:rsidP="00FF10D8">
      <w:pPr>
        <w:pStyle w:val="Code"/>
        <w:rPr>
          <w:highlight w:val="white"/>
        </w:rPr>
      </w:pPr>
      <w:r w:rsidRPr="00903DBA">
        <w:rPr>
          <w:highlight w:val="white"/>
        </w:rPr>
        <w:t xml:space="preserve">      }</w:t>
      </w:r>
    </w:p>
    <w:p w14:paraId="5DD0887F" w14:textId="106A056F" w:rsidR="00DA10C7" w:rsidRPr="00903DBA" w:rsidRDefault="00DA10C7" w:rsidP="00DA10C7">
      <w:r w:rsidRPr="00903DBA">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903DBA" w:rsidRDefault="00400017" w:rsidP="00DA10C7">
      <w:r w:rsidRPr="00903DBA">
        <w:t xml:space="preserve">In case of cast between two floating values, we only create the target symbol. We do not need to do anything else, since </w:t>
      </w:r>
      <w:r w:rsidR="00945E77" w:rsidRPr="00903DBA">
        <w:t>the floating-point value is already stored at the floating-point stack.</w:t>
      </w:r>
    </w:p>
    <w:p w14:paraId="45E1EA34" w14:textId="312BBD27" w:rsidR="00AB5B3F" w:rsidRPr="00903DBA" w:rsidRDefault="00AB5B3F" w:rsidP="00AB5B3F">
      <w:pPr>
        <w:pStyle w:val="Code"/>
        <w:rPr>
          <w:highlight w:val="white"/>
        </w:rPr>
      </w:pPr>
      <w:r w:rsidRPr="00903DBA">
        <w:rPr>
          <w:highlight w:val="white"/>
        </w:rPr>
        <w:t xml:space="preserve">      else if (sourceType.IsFloating()</w:t>
      </w:r>
      <w:r w:rsidR="005B2B58" w:rsidRPr="00903DBA">
        <w:rPr>
          <w:highlight w:val="white"/>
        </w:rPr>
        <w:t xml:space="preserve"> &amp;&amp; </w:t>
      </w:r>
      <w:r w:rsidRPr="00903DBA">
        <w:rPr>
          <w:highlight w:val="white"/>
        </w:rPr>
        <w:t>targetType.IsFloating()) {</w:t>
      </w:r>
    </w:p>
    <w:p w14:paraId="06E2B98A" w14:textId="1E106553" w:rsidR="00AB5B3F" w:rsidRPr="00903DBA" w:rsidRDefault="00AB5B3F" w:rsidP="00AB5B3F">
      <w:pPr>
        <w:pStyle w:val="Code"/>
        <w:rPr>
          <w:highlight w:val="white"/>
        </w:rPr>
      </w:pPr>
      <w:r w:rsidRPr="00903DBA">
        <w:rPr>
          <w:highlight w:val="white"/>
        </w:rPr>
        <w:t xml:space="preserve">        targetSymbol = new Symbol(targetType);</w:t>
      </w:r>
    </w:p>
    <w:p w14:paraId="42F4A525" w14:textId="43DF7D00" w:rsidR="00AB5B3F" w:rsidRPr="00903DBA" w:rsidRDefault="00AB5B3F" w:rsidP="00AB5B3F">
      <w:pPr>
        <w:pStyle w:val="Code"/>
        <w:rPr>
          <w:highlight w:val="white"/>
        </w:rPr>
      </w:pPr>
      <w:r w:rsidRPr="00903DBA">
        <w:rPr>
          <w:highlight w:val="white"/>
        </w:rPr>
        <w:t xml:space="preserve">      }</w:t>
      </w:r>
    </w:p>
    <w:p w14:paraId="4482BC9C" w14:textId="77777777" w:rsidR="002F3126" w:rsidRPr="00903DBA" w:rsidRDefault="002F3126" w:rsidP="002F3126">
      <w:r w:rsidRPr="00903DBA">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903DBA" w:rsidRDefault="005B2B58" w:rsidP="005B2B58">
      <w:pPr>
        <w:pStyle w:val="Code"/>
        <w:rPr>
          <w:highlight w:val="white"/>
        </w:rPr>
      </w:pPr>
      <w:r w:rsidRPr="00903DBA">
        <w:rPr>
          <w:highlight w:val="white"/>
        </w:rPr>
        <w:t xml:space="preserve">      else if (sourceType.IsFloating() &amp;&amp;</w:t>
      </w:r>
    </w:p>
    <w:p w14:paraId="3E705741" w14:textId="17B4D60D" w:rsidR="00AB5B3F" w:rsidRPr="00903DBA" w:rsidRDefault="005B2B58" w:rsidP="00AB5B3F">
      <w:pPr>
        <w:pStyle w:val="Code"/>
        <w:rPr>
          <w:highlight w:val="white"/>
        </w:rPr>
      </w:pPr>
      <w:r w:rsidRPr="00903DBA">
        <w:rPr>
          <w:highlight w:val="white"/>
        </w:rPr>
        <w:t xml:space="preserve">               </w:t>
      </w:r>
      <w:r w:rsidR="00AB5B3F" w:rsidRPr="00903DBA">
        <w:rPr>
          <w:highlight w:val="white"/>
        </w:rPr>
        <w:t>targetType.</w:t>
      </w:r>
      <w:r w:rsidR="002C4F32" w:rsidRPr="00903DBA">
        <w:rPr>
          <w:highlight w:val="white"/>
        </w:rPr>
        <w:t>IsIntegralPointerOrArray</w:t>
      </w:r>
      <w:r w:rsidR="00AB5B3F" w:rsidRPr="00903DBA">
        <w:rPr>
          <w:highlight w:val="white"/>
        </w:rPr>
        <w:t>()) {</w:t>
      </w:r>
    </w:p>
    <w:p w14:paraId="76D03825" w14:textId="3907B057" w:rsidR="00AB5B3F" w:rsidRPr="00903DBA" w:rsidRDefault="00AB5B3F" w:rsidP="00AB5B3F">
      <w:pPr>
        <w:pStyle w:val="Code"/>
        <w:rPr>
          <w:highlight w:val="white"/>
        </w:rPr>
      </w:pPr>
      <w:r w:rsidRPr="00903DBA">
        <w:rPr>
          <w:highlight w:val="white"/>
        </w:rPr>
        <w:t xml:space="preserve">        targetSymbol = new Symbol(targetType);</w:t>
      </w:r>
    </w:p>
    <w:p w14:paraId="723BFD21" w14:textId="786E7DB4" w:rsidR="00AB2BDC" w:rsidRPr="00903DBA" w:rsidRDefault="00A43F49" w:rsidP="00AB2BDC">
      <w:r w:rsidRPr="00903DBA">
        <w:t xml:space="preserve">Due to technical limitations, there is no assembly instruction for popping a one-byte integral value from the floating-point stack. </w:t>
      </w:r>
      <w:r w:rsidR="003C5548" w:rsidRPr="00903DBA">
        <w:t>Therefore, w</w:t>
      </w:r>
      <w:r w:rsidR="00AB2BDC" w:rsidRPr="00903DBA">
        <w:t>hen casting a floating value to a one-byte integral value, we first need to</w:t>
      </w:r>
      <w:r w:rsidR="00AB2CD7" w:rsidRPr="00903DBA">
        <w:t xml:space="preserve"> add a floating-to-integral instruction </w:t>
      </w:r>
      <w:r w:rsidR="00AB2BDC" w:rsidRPr="00903DBA">
        <w:t>to a</w:t>
      </w:r>
      <w:r w:rsidR="00AB2CD7" w:rsidRPr="00903DBA">
        <w:t xml:space="preserve"> temporary </w:t>
      </w:r>
      <w:r w:rsidR="00DF429C" w:rsidRPr="00903DBA">
        <w:t xml:space="preserve">integer </w:t>
      </w:r>
      <w:r w:rsidR="00AB2BDC" w:rsidRPr="00903DBA">
        <w:t xml:space="preserve">value, </w:t>
      </w:r>
      <w:r w:rsidR="00737A29" w:rsidRPr="00903DBA">
        <w:t>which</w:t>
      </w:r>
      <w:r w:rsidR="00D52CE7" w:rsidRPr="00903DBA">
        <w:t xml:space="preserve"> we in</w:t>
      </w:r>
      <w:r w:rsidR="00AB2BDC" w:rsidRPr="00903DBA">
        <w:t xml:space="preserve"> turn </w:t>
      </w:r>
      <w:r w:rsidR="00D52CE7" w:rsidRPr="00903DBA">
        <w:t>cast</w:t>
      </w:r>
      <w:r w:rsidR="00AB2BDC" w:rsidRPr="00903DBA">
        <w:t xml:space="preserve"> to </w:t>
      </w:r>
      <w:r w:rsidR="00737A29" w:rsidRPr="00903DBA">
        <w:t>the</w:t>
      </w:r>
      <w:r w:rsidR="00D52CE7" w:rsidRPr="00903DBA">
        <w:t xml:space="preserve"> one-byte </w:t>
      </w:r>
      <w:r w:rsidR="00AB2BDC" w:rsidRPr="00903DBA">
        <w:t>integral value</w:t>
      </w:r>
      <w:r w:rsidR="00D52CE7" w:rsidRPr="00903DBA">
        <w:t>.</w:t>
      </w:r>
    </w:p>
    <w:p w14:paraId="79FF3DCA" w14:textId="0BDDB45F" w:rsidR="00AB5B3F" w:rsidRPr="00903DBA" w:rsidRDefault="00AB5B3F" w:rsidP="00AB5B3F">
      <w:pPr>
        <w:pStyle w:val="Code"/>
        <w:rPr>
          <w:highlight w:val="white"/>
        </w:rPr>
      </w:pPr>
      <w:r w:rsidRPr="00903DBA">
        <w:rPr>
          <w:highlight w:val="white"/>
        </w:rPr>
        <w:t xml:space="preserve">        if (targetType.Size() == 1) {</w:t>
      </w:r>
    </w:p>
    <w:p w14:paraId="4FF26704" w14:textId="3D35708D" w:rsidR="00AB5B3F" w:rsidRPr="00903DBA" w:rsidRDefault="00AB5B3F" w:rsidP="00AB5B3F">
      <w:pPr>
        <w:pStyle w:val="Code"/>
        <w:rPr>
          <w:highlight w:val="white"/>
        </w:rPr>
      </w:pPr>
      <w:r w:rsidRPr="00903DBA">
        <w:rPr>
          <w:highlight w:val="white"/>
        </w:rPr>
        <w:t xml:space="preserve">          Type tempType = sourceType.IsSigned() ? Type.SignedIntegerType</w:t>
      </w:r>
    </w:p>
    <w:p w14:paraId="2166EF61" w14:textId="11F2B1A5" w:rsidR="00AB5B3F" w:rsidRPr="00903DBA" w:rsidRDefault="00AB5B3F" w:rsidP="00AB5B3F">
      <w:pPr>
        <w:pStyle w:val="Code"/>
        <w:rPr>
          <w:highlight w:val="white"/>
        </w:rPr>
      </w:pPr>
      <w:r w:rsidRPr="00903DBA">
        <w:rPr>
          <w:highlight w:val="white"/>
        </w:rPr>
        <w:lastRenderedPageBreak/>
        <w:t xml:space="preserve">                                                : Type.UnsignedIntegerType;</w:t>
      </w:r>
    </w:p>
    <w:p w14:paraId="04FA1770" w14:textId="05DFB917" w:rsidR="00AB5B3F" w:rsidRPr="00903DBA" w:rsidRDefault="00AB5B3F" w:rsidP="00AB5B3F">
      <w:pPr>
        <w:pStyle w:val="Code"/>
        <w:rPr>
          <w:highlight w:val="white"/>
        </w:rPr>
      </w:pPr>
      <w:r w:rsidRPr="00903DBA">
        <w:rPr>
          <w:highlight w:val="white"/>
        </w:rPr>
        <w:t xml:space="preserve">          Symbol tempSymbol = new Symbol(tempType);</w:t>
      </w:r>
    </w:p>
    <w:p w14:paraId="0961C3D6" w14:textId="56663077" w:rsidR="00AB5B3F" w:rsidRPr="00903DBA" w:rsidRDefault="00AB5B3F" w:rsidP="00AB5B3F">
      <w:pPr>
        <w:pStyle w:val="Code"/>
        <w:rPr>
          <w:highlight w:val="white"/>
        </w:rPr>
      </w:pPr>
      <w:r w:rsidRPr="00903DBA">
        <w:rPr>
          <w:highlight w:val="white"/>
        </w:rPr>
        <w:t xml:space="preserve">          MiddleCode tempCode =</w:t>
      </w:r>
    </w:p>
    <w:p w14:paraId="06A2994D" w14:textId="1A734BDF" w:rsidR="00AB5B3F" w:rsidRPr="00903DBA" w:rsidRDefault="00AB5B3F" w:rsidP="00AB5B3F">
      <w:pPr>
        <w:pStyle w:val="Code"/>
        <w:rPr>
          <w:highlight w:val="white"/>
        </w:rPr>
      </w:pPr>
      <w:r w:rsidRPr="00903DBA">
        <w:rPr>
          <w:highlight w:val="white"/>
        </w:rPr>
        <w:t xml:space="preserve">            new MiddleCode(MiddleOperator.FloatingToIntegral, tempSymbol,</w:t>
      </w:r>
    </w:p>
    <w:p w14:paraId="26DFC710" w14:textId="78910EB9" w:rsidR="00AB5B3F" w:rsidRPr="00903DBA" w:rsidRDefault="00AB5B3F" w:rsidP="00AB5B3F">
      <w:pPr>
        <w:pStyle w:val="Code"/>
        <w:rPr>
          <w:highlight w:val="white"/>
        </w:rPr>
      </w:pPr>
      <w:r w:rsidRPr="00903DBA">
        <w:rPr>
          <w:highlight w:val="white"/>
        </w:rPr>
        <w:t xml:space="preserve">                           sourceSymbol);</w:t>
      </w:r>
    </w:p>
    <w:p w14:paraId="71E46B1B" w14:textId="4EFFB9BF" w:rsidR="00AB5B3F" w:rsidRPr="00903DBA" w:rsidRDefault="00AB5B3F" w:rsidP="00AB5B3F">
      <w:pPr>
        <w:pStyle w:val="Code"/>
        <w:rPr>
          <w:highlight w:val="white"/>
        </w:rPr>
      </w:pPr>
      <w:r w:rsidRPr="00903DBA">
        <w:rPr>
          <w:highlight w:val="white"/>
        </w:rPr>
        <w:t xml:space="preserve">          longList.Add(tempCode);</w:t>
      </w:r>
    </w:p>
    <w:p w14:paraId="62EDD0C9" w14:textId="0C967F7A" w:rsidR="00AB5B3F" w:rsidRPr="00903DBA" w:rsidRDefault="00AB5B3F" w:rsidP="00AB5B3F">
      <w:pPr>
        <w:pStyle w:val="Code"/>
        <w:rPr>
          <w:highlight w:val="white"/>
        </w:rPr>
      </w:pPr>
      <w:r w:rsidRPr="00903DBA">
        <w:rPr>
          <w:highlight w:val="white"/>
        </w:rPr>
        <w:t xml:space="preserve">          MiddleCode resultCode =</w:t>
      </w:r>
    </w:p>
    <w:p w14:paraId="586F9119" w14:textId="3BF654B7" w:rsidR="00AB5B3F" w:rsidRPr="00903DBA" w:rsidRDefault="00AB5B3F" w:rsidP="00AB5B3F">
      <w:pPr>
        <w:pStyle w:val="Code"/>
        <w:rPr>
          <w:highlight w:val="white"/>
        </w:rPr>
      </w:pPr>
      <w:r w:rsidRPr="00903DBA">
        <w:rPr>
          <w:highlight w:val="white"/>
        </w:rPr>
        <w:t xml:space="preserve">            new MiddleCode(MiddleOperator.IntegralToIntegral, targetSymbol,</w:t>
      </w:r>
    </w:p>
    <w:p w14:paraId="4B1E635E" w14:textId="0D07FABE" w:rsidR="00AB5B3F" w:rsidRPr="00903DBA" w:rsidRDefault="00AB5B3F" w:rsidP="00AB5B3F">
      <w:pPr>
        <w:pStyle w:val="Code"/>
        <w:rPr>
          <w:highlight w:val="white"/>
        </w:rPr>
      </w:pPr>
      <w:r w:rsidRPr="00903DBA">
        <w:rPr>
          <w:highlight w:val="white"/>
        </w:rPr>
        <w:t xml:space="preserve">                           tempSymbol);</w:t>
      </w:r>
    </w:p>
    <w:p w14:paraId="67D6ED94" w14:textId="71A4F876" w:rsidR="00AB5B3F" w:rsidRPr="00903DBA" w:rsidRDefault="00AB5B3F" w:rsidP="00AB5B3F">
      <w:pPr>
        <w:pStyle w:val="Code"/>
        <w:rPr>
          <w:highlight w:val="white"/>
        </w:rPr>
      </w:pPr>
      <w:r w:rsidRPr="00903DBA">
        <w:rPr>
          <w:highlight w:val="white"/>
        </w:rPr>
        <w:t xml:space="preserve">          longList.Add(resultCode);</w:t>
      </w:r>
    </w:p>
    <w:p w14:paraId="3B653E34" w14:textId="37E4D060" w:rsidR="00AB5B3F" w:rsidRPr="00903DBA" w:rsidRDefault="00AB5B3F" w:rsidP="00AB5B3F">
      <w:pPr>
        <w:pStyle w:val="Code"/>
        <w:rPr>
          <w:highlight w:val="white"/>
        </w:rPr>
      </w:pPr>
      <w:r w:rsidRPr="00903DBA">
        <w:rPr>
          <w:highlight w:val="white"/>
        </w:rPr>
        <w:t xml:space="preserve">        }</w:t>
      </w:r>
    </w:p>
    <w:p w14:paraId="601AB9AE" w14:textId="5DEC1D68" w:rsidR="0069392A" w:rsidRPr="00903DBA" w:rsidRDefault="0069392A" w:rsidP="0069392A">
      <w:pPr>
        <w:rPr>
          <w:highlight w:val="white"/>
        </w:rPr>
      </w:pPr>
      <w:r w:rsidRPr="00903DBA">
        <w:rPr>
          <w:highlight w:val="white"/>
        </w:rPr>
        <w:t>If the target type size is more than one byte, we simply add a floating-to-integral instruction.</w:t>
      </w:r>
    </w:p>
    <w:p w14:paraId="361018E6" w14:textId="57A70812" w:rsidR="00AB5B3F" w:rsidRPr="00903DBA" w:rsidRDefault="00AB5B3F" w:rsidP="00AB5B3F">
      <w:pPr>
        <w:pStyle w:val="Code"/>
        <w:rPr>
          <w:highlight w:val="white"/>
        </w:rPr>
      </w:pPr>
      <w:r w:rsidRPr="00903DBA">
        <w:rPr>
          <w:highlight w:val="white"/>
        </w:rPr>
        <w:t xml:space="preserve">        else {</w:t>
      </w:r>
    </w:p>
    <w:p w14:paraId="2297F863" w14:textId="0ABE8E6D" w:rsidR="00AB5B3F" w:rsidRPr="00903DBA" w:rsidRDefault="00AB5B3F" w:rsidP="00AB5B3F">
      <w:pPr>
        <w:pStyle w:val="Code"/>
        <w:rPr>
          <w:highlight w:val="white"/>
        </w:rPr>
      </w:pPr>
      <w:r w:rsidRPr="00903DBA">
        <w:rPr>
          <w:highlight w:val="white"/>
        </w:rPr>
        <w:t xml:space="preserve">          MiddleCode resultCode =</w:t>
      </w:r>
    </w:p>
    <w:p w14:paraId="3B20B6B9" w14:textId="1D4CB1B4" w:rsidR="00AB5B3F" w:rsidRPr="00903DBA" w:rsidRDefault="00AB5B3F" w:rsidP="00AB5B3F">
      <w:pPr>
        <w:pStyle w:val="Code"/>
        <w:rPr>
          <w:highlight w:val="white"/>
        </w:rPr>
      </w:pPr>
      <w:r w:rsidRPr="00903DBA">
        <w:rPr>
          <w:highlight w:val="white"/>
        </w:rPr>
        <w:t xml:space="preserve">            new MiddleCode(MiddleOperator.FloatingToIntegral, targetSymbol,</w:t>
      </w:r>
    </w:p>
    <w:p w14:paraId="710E98FE" w14:textId="471B4F3C" w:rsidR="00AB5B3F" w:rsidRPr="00903DBA" w:rsidRDefault="00AB5B3F" w:rsidP="00AB5B3F">
      <w:pPr>
        <w:pStyle w:val="Code"/>
        <w:rPr>
          <w:highlight w:val="white"/>
        </w:rPr>
      </w:pPr>
      <w:r w:rsidRPr="00903DBA">
        <w:rPr>
          <w:highlight w:val="white"/>
        </w:rPr>
        <w:t xml:space="preserve">                           sourceSymbol);</w:t>
      </w:r>
    </w:p>
    <w:p w14:paraId="5810348B" w14:textId="68AF7E07" w:rsidR="00AB5B3F" w:rsidRPr="00903DBA" w:rsidRDefault="00AB5B3F" w:rsidP="00AB5B3F">
      <w:pPr>
        <w:pStyle w:val="Code"/>
        <w:rPr>
          <w:highlight w:val="white"/>
        </w:rPr>
      </w:pPr>
      <w:r w:rsidRPr="00903DBA">
        <w:rPr>
          <w:highlight w:val="white"/>
        </w:rPr>
        <w:t xml:space="preserve">          longList.Add(resultCode);</w:t>
      </w:r>
    </w:p>
    <w:p w14:paraId="00BCA479" w14:textId="3D794E72" w:rsidR="00AB5B3F" w:rsidRPr="00903DBA" w:rsidRDefault="00AB5B3F" w:rsidP="00AB5B3F">
      <w:pPr>
        <w:pStyle w:val="Code"/>
        <w:rPr>
          <w:highlight w:val="white"/>
        </w:rPr>
      </w:pPr>
      <w:r w:rsidRPr="00903DBA">
        <w:rPr>
          <w:highlight w:val="white"/>
        </w:rPr>
        <w:t xml:space="preserve">        }</w:t>
      </w:r>
    </w:p>
    <w:p w14:paraId="5FFE5F9E" w14:textId="658E5401" w:rsidR="00AB5B3F" w:rsidRPr="00903DBA" w:rsidRDefault="00AB5B3F" w:rsidP="00AB5B3F">
      <w:pPr>
        <w:pStyle w:val="Code"/>
        <w:rPr>
          <w:highlight w:val="white"/>
        </w:rPr>
      </w:pPr>
      <w:r w:rsidRPr="00903DBA">
        <w:rPr>
          <w:highlight w:val="white"/>
        </w:rPr>
        <w:t xml:space="preserve">      }</w:t>
      </w:r>
    </w:p>
    <w:p w14:paraId="20399D61" w14:textId="18412636" w:rsidR="009A5BFC" w:rsidRPr="00903DBA" w:rsidRDefault="009A4714" w:rsidP="009A4714">
      <w:pPr>
        <w:rPr>
          <w:highlight w:val="white"/>
        </w:rPr>
      </w:pPr>
      <w:r w:rsidRPr="00903DBA">
        <w:rPr>
          <w:highlight w:val="white"/>
        </w:rPr>
        <w:t xml:space="preserve">If the source type is integral, pointer, array, string, or function, and the target type is floating, we have the opposite situation if the </w:t>
      </w:r>
      <w:r w:rsidR="00282F22" w:rsidRPr="00903DBA">
        <w:rPr>
          <w:highlight w:val="white"/>
        </w:rPr>
        <w:t>source type size is one.</w:t>
      </w:r>
      <w:r w:rsidR="00657FBF" w:rsidRPr="00903DBA">
        <w:rPr>
          <w:highlight w:val="white"/>
        </w:rPr>
        <w:t xml:space="preserve"> We </w:t>
      </w:r>
      <w:r w:rsidR="00AB2CD7" w:rsidRPr="00903DBA">
        <w:rPr>
          <w:highlight w:val="white"/>
        </w:rPr>
        <w:t>cast the one-byte value to a temporary integer value, which we in turn cast to a floating value.</w:t>
      </w:r>
    </w:p>
    <w:p w14:paraId="34EE31BD" w14:textId="4C968FA3" w:rsidR="00AD07EE" w:rsidRPr="00903DBA" w:rsidRDefault="00AB5B3F" w:rsidP="00AB5B3F">
      <w:pPr>
        <w:pStyle w:val="Code"/>
        <w:rPr>
          <w:highlight w:val="white"/>
        </w:rPr>
      </w:pPr>
      <w:r w:rsidRPr="00903DBA">
        <w:rPr>
          <w:highlight w:val="white"/>
        </w:rPr>
        <w:t xml:space="preserve">      else if (sourceType.</w:t>
      </w:r>
      <w:r w:rsidR="00EA22A5" w:rsidRPr="00903DBA">
        <w:rPr>
          <w:highlight w:val="white"/>
        </w:rPr>
        <w:t xml:space="preserve">IsIntegralPointerArrayStringOrFunction </w:t>
      </w:r>
      <w:r w:rsidRPr="00903DBA">
        <w:rPr>
          <w:highlight w:val="white"/>
        </w:rPr>
        <w:t>()</w:t>
      </w:r>
      <w:r w:rsidR="00AD07EE" w:rsidRPr="00903DBA">
        <w:rPr>
          <w:highlight w:val="white"/>
        </w:rPr>
        <w:t xml:space="preserve"> &amp;&amp;</w:t>
      </w:r>
    </w:p>
    <w:p w14:paraId="64ABC46B" w14:textId="23C8EBC4" w:rsidR="00AB5B3F" w:rsidRPr="00903DBA" w:rsidRDefault="00AD07EE" w:rsidP="00AB5B3F">
      <w:pPr>
        <w:pStyle w:val="Code"/>
        <w:rPr>
          <w:highlight w:val="white"/>
        </w:rPr>
      </w:pPr>
      <w:r w:rsidRPr="00903DBA">
        <w:rPr>
          <w:highlight w:val="white"/>
        </w:rPr>
        <w:t xml:space="preserve">               </w:t>
      </w:r>
      <w:r w:rsidR="00AB5B3F" w:rsidRPr="00903DBA">
        <w:rPr>
          <w:highlight w:val="white"/>
        </w:rPr>
        <w:t>targetType.IsFloating()) {</w:t>
      </w:r>
    </w:p>
    <w:p w14:paraId="2C9B1F67" w14:textId="0A154842" w:rsidR="00AB5B3F" w:rsidRPr="00903DBA" w:rsidRDefault="00AB5B3F" w:rsidP="00AB5B3F">
      <w:pPr>
        <w:pStyle w:val="Code"/>
        <w:rPr>
          <w:highlight w:val="white"/>
        </w:rPr>
      </w:pPr>
      <w:r w:rsidRPr="00903DBA">
        <w:rPr>
          <w:highlight w:val="white"/>
        </w:rPr>
        <w:t xml:space="preserve">        targetSymbol = new Symbol(targetType);</w:t>
      </w:r>
    </w:p>
    <w:p w14:paraId="561086C9" w14:textId="77777777" w:rsidR="00AB5B3F" w:rsidRPr="00903DBA" w:rsidRDefault="00AB5B3F" w:rsidP="00AB5B3F">
      <w:pPr>
        <w:pStyle w:val="Code"/>
        <w:rPr>
          <w:highlight w:val="white"/>
        </w:rPr>
      </w:pPr>
    </w:p>
    <w:p w14:paraId="530FBB17" w14:textId="23771E9E" w:rsidR="00AB5B3F" w:rsidRPr="00903DBA" w:rsidRDefault="00AB5B3F" w:rsidP="00AB5B3F">
      <w:pPr>
        <w:pStyle w:val="Code"/>
        <w:rPr>
          <w:highlight w:val="white"/>
        </w:rPr>
      </w:pPr>
      <w:r w:rsidRPr="00903DBA">
        <w:rPr>
          <w:highlight w:val="white"/>
        </w:rPr>
        <w:t xml:space="preserve">        if (sourceType.Size() == 1) {</w:t>
      </w:r>
    </w:p>
    <w:p w14:paraId="1D8934AE" w14:textId="071B5854" w:rsidR="00AB5B3F" w:rsidRPr="00903DBA" w:rsidRDefault="00AB5B3F" w:rsidP="00AB5B3F">
      <w:pPr>
        <w:pStyle w:val="Code"/>
        <w:rPr>
          <w:highlight w:val="white"/>
        </w:rPr>
      </w:pPr>
      <w:r w:rsidRPr="00903DBA">
        <w:rPr>
          <w:highlight w:val="white"/>
        </w:rPr>
        <w:t xml:space="preserve">          Type tempType = sourceType.IsSigned() ? Type.SignedIntegerType</w:t>
      </w:r>
    </w:p>
    <w:p w14:paraId="33B6AA17" w14:textId="3230F969" w:rsidR="00AB5B3F" w:rsidRPr="00903DBA" w:rsidRDefault="00AB5B3F" w:rsidP="00AB5B3F">
      <w:pPr>
        <w:pStyle w:val="Code"/>
        <w:rPr>
          <w:highlight w:val="white"/>
        </w:rPr>
      </w:pPr>
      <w:r w:rsidRPr="00903DBA">
        <w:rPr>
          <w:highlight w:val="white"/>
        </w:rPr>
        <w:t xml:space="preserve">                                                : Type.UnsignedIntegerType;</w:t>
      </w:r>
    </w:p>
    <w:p w14:paraId="01A7F4A6" w14:textId="01FE2451" w:rsidR="00AB5B3F" w:rsidRPr="00903DBA" w:rsidRDefault="00AB5B3F" w:rsidP="00AB5B3F">
      <w:pPr>
        <w:pStyle w:val="Code"/>
        <w:rPr>
          <w:highlight w:val="white"/>
        </w:rPr>
      </w:pPr>
      <w:r w:rsidRPr="00903DBA">
        <w:rPr>
          <w:highlight w:val="white"/>
        </w:rPr>
        <w:t xml:space="preserve">          Symbol tempSymbol = new Symbol(tempType);</w:t>
      </w:r>
    </w:p>
    <w:p w14:paraId="236131F0" w14:textId="774EEE06" w:rsidR="00AB5B3F" w:rsidRPr="00903DBA" w:rsidRDefault="00AB5B3F" w:rsidP="00AB5B3F">
      <w:pPr>
        <w:pStyle w:val="Code"/>
        <w:rPr>
          <w:highlight w:val="white"/>
        </w:rPr>
      </w:pPr>
      <w:r w:rsidRPr="00903DBA">
        <w:rPr>
          <w:highlight w:val="white"/>
        </w:rPr>
        <w:t xml:space="preserve">          MiddleCodeGenerator.</w:t>
      </w:r>
    </w:p>
    <w:p w14:paraId="62C58F6A" w14:textId="3ACFB746" w:rsidR="00AB5B3F" w:rsidRPr="00903DBA" w:rsidRDefault="00AB5B3F" w:rsidP="00AB5B3F">
      <w:pPr>
        <w:pStyle w:val="Code"/>
        <w:rPr>
          <w:highlight w:val="white"/>
        </w:rPr>
      </w:pPr>
      <w:r w:rsidRPr="00903DBA">
        <w:rPr>
          <w:highlight w:val="white"/>
        </w:rPr>
        <w:t xml:space="preserve">            AddMiddleCode(longList, MiddleOperator.IntegralToIntegral,</w:t>
      </w:r>
    </w:p>
    <w:p w14:paraId="501BC8EF" w14:textId="0862205A" w:rsidR="00AB5B3F" w:rsidRPr="00903DBA" w:rsidRDefault="00AB5B3F" w:rsidP="00AB5B3F">
      <w:pPr>
        <w:pStyle w:val="Code"/>
        <w:rPr>
          <w:highlight w:val="white"/>
        </w:rPr>
      </w:pPr>
      <w:r w:rsidRPr="00903DBA">
        <w:rPr>
          <w:highlight w:val="white"/>
        </w:rPr>
        <w:t xml:space="preserve">                          tempSymbol, sourceSymbol);</w:t>
      </w:r>
    </w:p>
    <w:p w14:paraId="54F85EE0" w14:textId="65615C03" w:rsidR="00AB5B3F" w:rsidRPr="00903DBA" w:rsidRDefault="00AB5B3F" w:rsidP="00AB5B3F">
      <w:pPr>
        <w:pStyle w:val="Code"/>
        <w:rPr>
          <w:highlight w:val="white"/>
        </w:rPr>
      </w:pPr>
      <w:r w:rsidRPr="00903DBA">
        <w:rPr>
          <w:highlight w:val="white"/>
        </w:rPr>
        <w:t xml:space="preserve">          MiddleCodeGenerator.</w:t>
      </w:r>
    </w:p>
    <w:p w14:paraId="575CA059" w14:textId="3ED65DCC" w:rsidR="00AB5B3F" w:rsidRPr="00903DBA" w:rsidRDefault="00AB5B3F" w:rsidP="00AB5B3F">
      <w:pPr>
        <w:pStyle w:val="Code"/>
        <w:rPr>
          <w:highlight w:val="white"/>
        </w:rPr>
      </w:pPr>
      <w:r w:rsidRPr="00903DBA">
        <w:rPr>
          <w:highlight w:val="white"/>
        </w:rPr>
        <w:t xml:space="preserve">            AddMiddleCode(longList, MiddleOperator.IntegralToFloating,</w:t>
      </w:r>
    </w:p>
    <w:p w14:paraId="17806288" w14:textId="12510CEA" w:rsidR="00AB5B3F" w:rsidRPr="00903DBA" w:rsidRDefault="00AB5B3F" w:rsidP="00AB5B3F">
      <w:pPr>
        <w:pStyle w:val="Code"/>
        <w:rPr>
          <w:highlight w:val="white"/>
        </w:rPr>
      </w:pPr>
      <w:r w:rsidRPr="00903DBA">
        <w:rPr>
          <w:highlight w:val="white"/>
        </w:rPr>
        <w:t xml:space="preserve">                          targetSymbol, tempSymbol);</w:t>
      </w:r>
    </w:p>
    <w:p w14:paraId="3350B9F9" w14:textId="33E697B6" w:rsidR="00AB5B3F" w:rsidRPr="00903DBA" w:rsidRDefault="00AB5B3F" w:rsidP="00AB5B3F">
      <w:pPr>
        <w:pStyle w:val="Code"/>
        <w:rPr>
          <w:highlight w:val="white"/>
        </w:rPr>
      </w:pPr>
      <w:r w:rsidRPr="00903DBA">
        <w:rPr>
          <w:highlight w:val="white"/>
        </w:rPr>
        <w:t xml:space="preserve">        }</w:t>
      </w:r>
    </w:p>
    <w:p w14:paraId="20B57C09" w14:textId="48128F12" w:rsidR="00657FBF" w:rsidRPr="00903DBA" w:rsidRDefault="00657FBF" w:rsidP="00657FBF">
      <w:pPr>
        <w:rPr>
          <w:highlight w:val="white"/>
        </w:rPr>
      </w:pPr>
      <w:r w:rsidRPr="00903DBA">
        <w:rPr>
          <w:highlight w:val="white"/>
        </w:rPr>
        <w:t>If the target type size is more than one byte, we simply add an integral-to-floating instruction.</w:t>
      </w:r>
    </w:p>
    <w:p w14:paraId="3AFB52A2" w14:textId="61B2239D" w:rsidR="00AB5B3F" w:rsidRPr="00903DBA" w:rsidRDefault="00AB5B3F" w:rsidP="00AB5B3F">
      <w:pPr>
        <w:pStyle w:val="Code"/>
        <w:rPr>
          <w:highlight w:val="white"/>
        </w:rPr>
      </w:pPr>
      <w:r w:rsidRPr="00903DBA">
        <w:rPr>
          <w:highlight w:val="white"/>
        </w:rPr>
        <w:t xml:space="preserve">        else {</w:t>
      </w:r>
    </w:p>
    <w:p w14:paraId="569DEE23" w14:textId="0C39358E" w:rsidR="00AB5B3F" w:rsidRPr="00903DBA" w:rsidRDefault="00AB5B3F" w:rsidP="00AB5B3F">
      <w:pPr>
        <w:pStyle w:val="Code"/>
        <w:rPr>
          <w:highlight w:val="white"/>
        </w:rPr>
      </w:pPr>
      <w:r w:rsidRPr="00903DBA">
        <w:rPr>
          <w:highlight w:val="white"/>
        </w:rPr>
        <w:t xml:space="preserve">          MiddleCodeGenerator.</w:t>
      </w:r>
    </w:p>
    <w:p w14:paraId="03C59407" w14:textId="49884EE5" w:rsidR="00AB5B3F" w:rsidRPr="00903DBA" w:rsidRDefault="00AB5B3F" w:rsidP="00AB5B3F">
      <w:pPr>
        <w:pStyle w:val="Code"/>
        <w:rPr>
          <w:highlight w:val="white"/>
        </w:rPr>
      </w:pPr>
      <w:r w:rsidRPr="00903DBA">
        <w:rPr>
          <w:highlight w:val="white"/>
        </w:rPr>
        <w:t xml:space="preserve">            AddMiddleCode(longList, MiddleOperator.IntegralToFloating,</w:t>
      </w:r>
    </w:p>
    <w:p w14:paraId="4DCC85D1" w14:textId="7B9C69F8" w:rsidR="00AB5B3F" w:rsidRPr="00903DBA" w:rsidRDefault="00AB5B3F" w:rsidP="00AB5B3F">
      <w:pPr>
        <w:pStyle w:val="Code"/>
        <w:rPr>
          <w:highlight w:val="white"/>
        </w:rPr>
      </w:pPr>
      <w:r w:rsidRPr="00903DBA">
        <w:rPr>
          <w:highlight w:val="white"/>
        </w:rPr>
        <w:t xml:space="preserve">                          targetSymbol, sourceSymbol);</w:t>
      </w:r>
    </w:p>
    <w:p w14:paraId="3A368263" w14:textId="46D4FA4F" w:rsidR="00AB5B3F" w:rsidRPr="00903DBA" w:rsidRDefault="00AB5B3F" w:rsidP="00AB5B3F">
      <w:pPr>
        <w:pStyle w:val="Code"/>
        <w:rPr>
          <w:highlight w:val="white"/>
        </w:rPr>
      </w:pPr>
      <w:r w:rsidRPr="00903DBA">
        <w:rPr>
          <w:highlight w:val="white"/>
        </w:rPr>
        <w:t xml:space="preserve">        }</w:t>
      </w:r>
    </w:p>
    <w:p w14:paraId="5834D32D" w14:textId="190D4FF8" w:rsidR="00AB5B3F" w:rsidRPr="00903DBA" w:rsidRDefault="00AB5B3F" w:rsidP="00AB5B3F">
      <w:pPr>
        <w:pStyle w:val="Code"/>
        <w:rPr>
          <w:highlight w:val="white"/>
        </w:rPr>
      </w:pPr>
      <w:r w:rsidRPr="00903DBA">
        <w:rPr>
          <w:highlight w:val="white"/>
        </w:rPr>
        <w:t xml:space="preserve">      }</w:t>
      </w:r>
    </w:p>
    <w:p w14:paraId="2EC19E95" w14:textId="59ABDC5F" w:rsidR="00015708" w:rsidRPr="00903DBA" w:rsidRDefault="00015708" w:rsidP="00015708">
      <w:pPr>
        <w:rPr>
          <w:b/>
          <w:bCs/>
          <w:highlight w:val="white"/>
        </w:rPr>
      </w:pPr>
      <w:r w:rsidRPr="00903DBA">
        <w:rPr>
          <w:highlight w:val="white"/>
        </w:rPr>
        <w:t xml:space="preserve">If </w:t>
      </w:r>
      <w:r w:rsidR="002C4F32" w:rsidRPr="00903DBA">
        <w:rPr>
          <w:highlight w:val="white"/>
        </w:rPr>
        <w:t xml:space="preserve">the </w:t>
      </w:r>
      <w:r w:rsidRPr="00903DBA">
        <w:rPr>
          <w:highlight w:val="white"/>
        </w:rPr>
        <w:t xml:space="preserve">source </w:t>
      </w:r>
      <w:r w:rsidR="002C4F32" w:rsidRPr="00903DBA">
        <w:rPr>
          <w:highlight w:val="white"/>
        </w:rPr>
        <w:t xml:space="preserve">type is integral, pointer, array, string, or function, and </w:t>
      </w:r>
      <w:r w:rsidR="009A5BFC" w:rsidRPr="00903DBA">
        <w:rPr>
          <w:highlight w:val="white"/>
        </w:rPr>
        <w:t xml:space="preserve">the </w:t>
      </w:r>
      <w:r w:rsidRPr="00903DBA">
        <w:rPr>
          <w:highlight w:val="white"/>
        </w:rPr>
        <w:t>target type</w:t>
      </w:r>
      <w:r w:rsidR="009A5BFC" w:rsidRPr="00903DBA">
        <w:rPr>
          <w:highlight w:val="white"/>
        </w:rPr>
        <w:t xml:space="preserve"> is</w:t>
      </w:r>
      <w:r w:rsidRPr="00903DBA">
        <w:rPr>
          <w:highlight w:val="white"/>
        </w:rPr>
        <w:t xml:space="preserve"> integral, array, or pointer, we simply add an integral-to-integral </w:t>
      </w:r>
      <w:r w:rsidR="00EC6ED7" w:rsidRPr="00903DBA">
        <w:rPr>
          <w:highlight w:val="white"/>
        </w:rPr>
        <w:t>instruction</w:t>
      </w:r>
      <w:r w:rsidRPr="00903DBA">
        <w:rPr>
          <w:highlight w:val="white"/>
        </w:rPr>
        <w:t>.</w:t>
      </w:r>
    </w:p>
    <w:p w14:paraId="5E28FCF0" w14:textId="014294B6" w:rsidR="00AD07EE" w:rsidRPr="00903DBA" w:rsidRDefault="00AD07EE" w:rsidP="00AD07EE">
      <w:pPr>
        <w:pStyle w:val="Code"/>
        <w:rPr>
          <w:highlight w:val="white"/>
        </w:rPr>
      </w:pPr>
      <w:r w:rsidRPr="00903DBA">
        <w:rPr>
          <w:highlight w:val="white"/>
        </w:rPr>
        <w:t xml:space="preserve">      else if (sourceType.</w:t>
      </w:r>
      <w:r w:rsidR="001F26D3" w:rsidRPr="00903DBA">
        <w:rPr>
          <w:highlight w:val="white"/>
        </w:rPr>
        <w:t xml:space="preserve">IsIntegralPointerArrayStringOrFunction </w:t>
      </w:r>
      <w:r w:rsidRPr="00903DBA">
        <w:rPr>
          <w:highlight w:val="white"/>
        </w:rPr>
        <w:t>() &amp;&amp;</w:t>
      </w:r>
    </w:p>
    <w:p w14:paraId="7D963C90" w14:textId="5A33854F" w:rsidR="00AB5B3F" w:rsidRPr="00903DBA" w:rsidRDefault="00AB5B3F" w:rsidP="00AB5B3F">
      <w:pPr>
        <w:pStyle w:val="Code"/>
        <w:rPr>
          <w:highlight w:val="white"/>
        </w:rPr>
      </w:pPr>
      <w:r w:rsidRPr="00903DBA">
        <w:rPr>
          <w:highlight w:val="white"/>
        </w:rPr>
        <w:t xml:space="preserve">        </w:t>
      </w:r>
      <w:r w:rsidR="00AD07EE" w:rsidRPr="00903DBA">
        <w:rPr>
          <w:highlight w:val="white"/>
        </w:rPr>
        <w:t xml:space="preserve">       </w:t>
      </w:r>
      <w:r w:rsidRPr="00903DBA">
        <w:rPr>
          <w:highlight w:val="white"/>
        </w:rPr>
        <w:t>targetType.</w:t>
      </w:r>
      <w:r w:rsidR="002C4F32" w:rsidRPr="00903DBA">
        <w:rPr>
          <w:highlight w:val="white"/>
        </w:rPr>
        <w:t>IsIntegralPointerOrArray</w:t>
      </w:r>
      <w:r w:rsidRPr="00903DBA">
        <w:rPr>
          <w:highlight w:val="white"/>
        </w:rPr>
        <w:t>()) {</w:t>
      </w:r>
    </w:p>
    <w:p w14:paraId="079E4AA4" w14:textId="7EB5A770" w:rsidR="00AB5B3F" w:rsidRPr="00903DBA" w:rsidRDefault="00AB5B3F" w:rsidP="00AB5B3F">
      <w:pPr>
        <w:pStyle w:val="Code"/>
        <w:rPr>
          <w:highlight w:val="white"/>
        </w:rPr>
      </w:pPr>
      <w:r w:rsidRPr="00903DBA">
        <w:rPr>
          <w:highlight w:val="white"/>
        </w:rPr>
        <w:t xml:space="preserve">        targetSymbol = new Symbol(targetType);</w:t>
      </w:r>
    </w:p>
    <w:p w14:paraId="5EA21F76" w14:textId="1B72C8E6" w:rsidR="00AB5B3F" w:rsidRPr="00903DBA" w:rsidRDefault="00AB5B3F" w:rsidP="00AB5B3F">
      <w:pPr>
        <w:pStyle w:val="Code"/>
        <w:rPr>
          <w:highlight w:val="white"/>
        </w:rPr>
      </w:pPr>
      <w:r w:rsidRPr="00903DBA">
        <w:rPr>
          <w:highlight w:val="white"/>
        </w:rPr>
        <w:t xml:space="preserve">        MiddleCodeGenerator.</w:t>
      </w:r>
    </w:p>
    <w:p w14:paraId="0C9DE051" w14:textId="13594FBC" w:rsidR="00AB5B3F" w:rsidRPr="00903DBA" w:rsidRDefault="00AB5B3F" w:rsidP="00AB5B3F">
      <w:pPr>
        <w:pStyle w:val="Code"/>
        <w:rPr>
          <w:highlight w:val="white"/>
        </w:rPr>
      </w:pPr>
      <w:r w:rsidRPr="00903DBA">
        <w:rPr>
          <w:highlight w:val="white"/>
        </w:rPr>
        <w:t xml:space="preserve">          AddMiddleCode(longList, MiddleOperator.IntegralToIntegral,</w:t>
      </w:r>
    </w:p>
    <w:p w14:paraId="1FB32CDD" w14:textId="4F031D7B" w:rsidR="00AB5B3F" w:rsidRPr="00903DBA" w:rsidRDefault="00AB5B3F" w:rsidP="00AB5B3F">
      <w:pPr>
        <w:pStyle w:val="Code"/>
        <w:rPr>
          <w:highlight w:val="white"/>
        </w:rPr>
      </w:pPr>
      <w:r w:rsidRPr="00903DBA">
        <w:rPr>
          <w:highlight w:val="white"/>
        </w:rPr>
        <w:lastRenderedPageBreak/>
        <w:t xml:space="preserve">                        targetSymbol, sourceSymbol);</w:t>
      </w:r>
    </w:p>
    <w:p w14:paraId="37CCDEEC" w14:textId="1F7241DC" w:rsidR="00AB5B3F" w:rsidRPr="00903DBA" w:rsidRDefault="00AB5B3F" w:rsidP="00AB5B3F">
      <w:pPr>
        <w:pStyle w:val="Code"/>
        <w:rPr>
          <w:highlight w:val="white"/>
        </w:rPr>
      </w:pPr>
      <w:r w:rsidRPr="00903DBA">
        <w:rPr>
          <w:highlight w:val="white"/>
        </w:rPr>
        <w:t xml:space="preserve">      }</w:t>
      </w:r>
    </w:p>
    <w:p w14:paraId="5204CAF1" w14:textId="0EC6720F" w:rsidR="00AB5B3F" w:rsidRPr="00903DBA" w:rsidRDefault="00814508" w:rsidP="00814508">
      <w:pPr>
        <w:rPr>
          <w:highlight w:val="white"/>
        </w:rPr>
      </w:pPr>
      <w:r w:rsidRPr="00903DBA">
        <w:rPr>
          <w:highlight w:val="white"/>
        </w:rPr>
        <w:t>In none of the cases above applies, the target symbol is still null</w:t>
      </w:r>
      <w:r w:rsidR="002C4F32" w:rsidRPr="00903DBA">
        <w:rPr>
          <w:highlight w:val="white"/>
        </w:rPr>
        <w:t>,</w:t>
      </w:r>
      <w:r w:rsidRPr="00903DBA">
        <w:rPr>
          <w:highlight w:val="white"/>
        </w:rPr>
        <w:t xml:space="preserve"> and we report an error.</w:t>
      </w:r>
    </w:p>
    <w:p w14:paraId="1CEA56D8" w14:textId="77777777" w:rsidR="00AB5B3F" w:rsidRPr="00903DBA" w:rsidRDefault="00AB5B3F" w:rsidP="00AB5B3F">
      <w:pPr>
        <w:pStyle w:val="Code"/>
        <w:rPr>
          <w:highlight w:val="white"/>
        </w:rPr>
      </w:pPr>
      <w:r w:rsidRPr="00903DBA">
        <w:rPr>
          <w:highlight w:val="white"/>
        </w:rPr>
        <w:t xml:space="preserve">      Assert.Error(targetSymbol != null, sourceType + " to " +</w:t>
      </w:r>
    </w:p>
    <w:p w14:paraId="65126765" w14:textId="77777777" w:rsidR="00AB5B3F" w:rsidRPr="00903DBA" w:rsidRDefault="00AB5B3F" w:rsidP="00AB5B3F">
      <w:pPr>
        <w:pStyle w:val="Code"/>
        <w:rPr>
          <w:highlight w:val="white"/>
        </w:rPr>
      </w:pPr>
      <w:r w:rsidRPr="00903DBA">
        <w:rPr>
          <w:highlight w:val="white"/>
        </w:rPr>
        <w:t xml:space="preserve">                   targetType, Message.Invalid_type_cast);</w:t>
      </w:r>
    </w:p>
    <w:p w14:paraId="0E15801C" w14:textId="07EBD909" w:rsidR="00AB5B3F" w:rsidRPr="00903DBA" w:rsidRDefault="00AB5B3F" w:rsidP="00AB5B3F">
      <w:pPr>
        <w:pStyle w:val="Code"/>
        <w:rPr>
          <w:highlight w:val="white"/>
        </w:rPr>
      </w:pPr>
      <w:r w:rsidRPr="00903DBA">
        <w:rPr>
          <w:highlight w:val="white"/>
        </w:rPr>
        <w:t xml:space="preserve">      return (new Expression(targetSymbol, </w:t>
      </w:r>
      <w:r w:rsidR="00E45B69" w:rsidRPr="00903DBA">
        <w:rPr>
          <w:highlight w:val="white"/>
        </w:rPr>
        <w:t>shortList</w:t>
      </w:r>
      <w:r w:rsidRPr="00903DBA">
        <w:rPr>
          <w:highlight w:val="white"/>
        </w:rPr>
        <w:t>, longList));</w:t>
      </w:r>
    </w:p>
    <w:p w14:paraId="286F2C1F" w14:textId="2F897DC3" w:rsidR="00AB5B3F" w:rsidRPr="00903DBA" w:rsidRDefault="00AB5B3F" w:rsidP="00AB5B3F">
      <w:pPr>
        <w:pStyle w:val="Code"/>
        <w:rPr>
          <w:highlight w:val="white"/>
        </w:rPr>
      </w:pPr>
      <w:r w:rsidRPr="00903DBA">
        <w:rPr>
          <w:highlight w:val="white"/>
        </w:rPr>
        <w:t xml:space="preserve">    }</w:t>
      </w:r>
    </w:p>
    <w:p w14:paraId="4BB72FB4" w14:textId="79DFE4B0" w:rsidR="00A47350" w:rsidRPr="00903DBA" w:rsidRDefault="00A47350" w:rsidP="00A47350">
      <w:pPr>
        <w:pStyle w:val="Rubrik2"/>
      </w:pPr>
      <w:bookmarkStart w:id="371" w:name="_Toc57656047"/>
      <w:r w:rsidRPr="00903DBA">
        <w:t>Type Promotion</w:t>
      </w:r>
      <w:bookmarkEnd w:id="371"/>
    </w:p>
    <w:p w14:paraId="711F3ADD" w14:textId="77777777" w:rsidR="00BB78E9" w:rsidRPr="00903DBA" w:rsidRDefault="00BB78E9" w:rsidP="00E65FE6">
      <w:pPr>
        <w:pStyle w:val="CodeHeader"/>
      </w:pPr>
      <w:r w:rsidRPr="00903DBA">
        <w:t xml:space="preserve">Type promotion is the process of converting the “smaller” type to the “larger” type in a binary expression. For instance, in the expression below, the integer </w:t>
      </w:r>
      <w:r w:rsidRPr="00E65FE6">
        <w:rPr>
          <w:rStyle w:val="CodeInText"/>
        </w:rPr>
        <w:t>i</w:t>
      </w:r>
      <w:r w:rsidRPr="00903DBA">
        <w:t xml:space="preserve"> shall be converted to a double value:</w:t>
      </w:r>
    </w:p>
    <w:p w14:paraId="56222EEA" w14:textId="77777777" w:rsidR="00BB78E9" w:rsidRPr="00903DBA" w:rsidRDefault="00BB78E9" w:rsidP="00BB78E9">
      <w:pPr>
        <w:pStyle w:val="Code"/>
      </w:pPr>
      <w:r w:rsidRPr="00903DBA">
        <w:t>int i = 3;</w:t>
      </w:r>
    </w:p>
    <w:p w14:paraId="786E9FF2" w14:textId="77777777" w:rsidR="00BB78E9" w:rsidRPr="00903DBA" w:rsidRDefault="00BB78E9" w:rsidP="00BB78E9">
      <w:pPr>
        <w:pStyle w:val="Code"/>
      </w:pPr>
      <w:r w:rsidRPr="00903DBA">
        <w:t>double x = 3.14, y;</w:t>
      </w:r>
    </w:p>
    <w:p w14:paraId="46FAF80E" w14:textId="77777777" w:rsidR="00BB78E9" w:rsidRPr="00903DBA" w:rsidRDefault="00BB78E9" w:rsidP="00BB78E9">
      <w:pPr>
        <w:pStyle w:val="Code"/>
      </w:pPr>
      <w:r w:rsidRPr="00903DBA">
        <w:t>y = x + i;</w:t>
      </w:r>
    </w:p>
    <w:p w14:paraId="250B15B7" w14:textId="2491B206" w:rsidR="00BB78E9" w:rsidRPr="00903DBA" w:rsidRDefault="00BB78E9" w:rsidP="00E65FE6">
      <w:pPr>
        <w:pStyle w:val="CodeHeader"/>
      </w:pPr>
      <w:r w:rsidRPr="00903DBA">
        <w:t xml:space="preserve">Below is a table holding the relations of the types. Note that </w:t>
      </w:r>
      <w:r w:rsidRPr="00E65FE6">
        <w:t>float</w:t>
      </w:r>
      <w:r w:rsidRPr="00903DBA">
        <w:t xml:space="preserve"> is considered to be larger than </w:t>
      </w:r>
      <w:r w:rsidRPr="00E65FE6">
        <w:t>long</w:t>
      </w:r>
      <w:r w:rsidRPr="00903DBA">
        <w:t>, even</w:t>
      </w:r>
      <w:r w:rsidR="00BA59CE" w:rsidRPr="00903DBA">
        <w:t xml:space="preserve"> if </w:t>
      </w:r>
      <w:r w:rsidRPr="00903DBA">
        <w:t xml:space="preserve">they have the same size. </w:t>
      </w:r>
      <w:r w:rsidR="00BA59CE" w:rsidRPr="00903DBA">
        <w:t xml:space="preserve">In the same way, </w:t>
      </w:r>
      <w:r w:rsidRPr="00E65FE6">
        <w:t>short</w:t>
      </w:r>
      <w:r w:rsidRPr="00903DBA">
        <w:t xml:space="preserve"> </w:t>
      </w:r>
      <w:r w:rsidR="00BA59CE" w:rsidRPr="00903DBA">
        <w:t xml:space="preserve">is considered to the larger than </w:t>
      </w:r>
      <w:r w:rsidRPr="00E65FE6">
        <w:rPr>
          <w:rStyle w:val="CodeInText"/>
        </w:rPr>
        <w:t>char</w:t>
      </w:r>
      <w:r w:rsidR="00BA59CE" w:rsidRPr="00903DBA">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903DBA"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903DBA"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903DBA" w:rsidRDefault="00BB78E9">
            <w:pPr>
              <w:pStyle w:val="NormalSingle"/>
            </w:pPr>
            <w:r w:rsidRPr="00903DBA">
              <w:t>Size</w:t>
            </w:r>
          </w:p>
        </w:tc>
      </w:tr>
      <w:tr w:rsidR="00BB78E9" w:rsidRPr="00903DBA"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903DBA" w:rsidRDefault="00BB78E9">
            <w:pPr>
              <w:pStyle w:val="NormalSingle"/>
            </w:pPr>
            <w:r w:rsidRPr="00903DBA">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903DBA" w:rsidRDefault="00BB78E9">
            <w:pPr>
              <w:pStyle w:val="NormalSingle"/>
            </w:pPr>
            <w:r w:rsidRPr="00903DBA">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903DBA" w:rsidRDefault="00BB78E9">
            <w:pPr>
              <w:pStyle w:val="NormalSingle"/>
            </w:pPr>
            <w:r w:rsidRPr="00903DBA">
              <w:t>8</w:t>
            </w:r>
          </w:p>
        </w:tc>
      </w:tr>
      <w:tr w:rsidR="00BB78E9" w:rsidRPr="00903DBA"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903DBA" w:rsidRDefault="00BB78E9">
            <w:pPr>
              <w:pStyle w:val="NormalSingle"/>
            </w:pPr>
            <w:r w:rsidRPr="00903DBA">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903DBA" w:rsidRDefault="00BB78E9">
            <w:pPr>
              <w:pStyle w:val="NormalSingle"/>
            </w:pPr>
            <w:r w:rsidRPr="00903DBA">
              <w:t>8</w:t>
            </w:r>
          </w:p>
        </w:tc>
      </w:tr>
      <w:tr w:rsidR="00BB78E9" w:rsidRPr="00903DBA"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903DBA" w:rsidRDefault="00BB78E9">
            <w:pPr>
              <w:pStyle w:val="NormalSingle"/>
            </w:pPr>
            <w:r w:rsidRPr="00903DBA">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903DBA" w:rsidRDefault="00BB78E9">
            <w:pPr>
              <w:pStyle w:val="NormalSingle"/>
            </w:pPr>
            <w:r w:rsidRPr="00903DBA">
              <w:t>4</w:t>
            </w:r>
          </w:p>
        </w:tc>
      </w:tr>
      <w:tr w:rsidR="00BB78E9" w:rsidRPr="00903DBA"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903DBA" w:rsidRDefault="00BB78E9">
            <w:pPr>
              <w:pStyle w:val="NormalSingle"/>
            </w:pPr>
            <w:r w:rsidRPr="00903DBA">
              <w:t>signed long int</w:t>
            </w:r>
          </w:p>
          <w:p w14:paraId="39C41758" w14:textId="77777777" w:rsidR="00BB78E9" w:rsidRPr="00903DBA" w:rsidRDefault="00BB78E9">
            <w:pPr>
              <w:pStyle w:val="NormalSingle"/>
            </w:pPr>
            <w:r w:rsidRPr="00903DBA">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903DBA" w:rsidRDefault="00BB78E9">
            <w:pPr>
              <w:pStyle w:val="NormalSingle"/>
            </w:pPr>
            <w:r w:rsidRPr="00903DBA">
              <w:t>4</w:t>
            </w:r>
          </w:p>
        </w:tc>
      </w:tr>
      <w:tr w:rsidR="00BB78E9" w:rsidRPr="00903DBA"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903DBA" w:rsidRDefault="00BB78E9">
            <w:pPr>
              <w:pStyle w:val="NormalSingle"/>
            </w:pPr>
            <w:r w:rsidRPr="00903DBA">
              <w:t>signed int</w:t>
            </w:r>
          </w:p>
          <w:p w14:paraId="1E2BE434" w14:textId="77777777" w:rsidR="00BB78E9" w:rsidRPr="00903DBA" w:rsidRDefault="00BB78E9">
            <w:pPr>
              <w:pStyle w:val="NormalSingle"/>
            </w:pPr>
            <w:r w:rsidRPr="00903DBA">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903DBA" w:rsidRDefault="00BB78E9">
            <w:pPr>
              <w:pStyle w:val="NormalSingle"/>
            </w:pPr>
            <w:r w:rsidRPr="00903DBA">
              <w:t>2</w:t>
            </w:r>
          </w:p>
        </w:tc>
      </w:tr>
      <w:tr w:rsidR="00BB78E9" w:rsidRPr="00903DBA"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903DBA" w:rsidRDefault="00BB78E9">
            <w:pPr>
              <w:pStyle w:val="NormalSingle"/>
            </w:pPr>
            <w:r w:rsidRPr="00903DBA">
              <w:t>signed short int</w:t>
            </w:r>
          </w:p>
          <w:p w14:paraId="12E0D1ED" w14:textId="77777777" w:rsidR="00BB78E9" w:rsidRPr="00903DBA" w:rsidRDefault="00BB78E9">
            <w:pPr>
              <w:pStyle w:val="NormalSingle"/>
            </w:pPr>
            <w:r w:rsidRPr="00903DBA">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903DBA" w:rsidRDefault="00BB78E9">
            <w:pPr>
              <w:pStyle w:val="NormalSingle"/>
            </w:pPr>
            <w:r w:rsidRPr="00903DBA">
              <w:t>1</w:t>
            </w:r>
          </w:p>
        </w:tc>
      </w:tr>
      <w:tr w:rsidR="00BB78E9" w:rsidRPr="00903DBA"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903DBA" w:rsidRDefault="00BB78E9">
            <w:pPr>
              <w:pStyle w:val="NormalSingle"/>
            </w:pPr>
            <w:r w:rsidRPr="00903DBA">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903DBA" w:rsidRDefault="00BB78E9">
            <w:pPr>
              <w:pStyle w:val="NormalSingle"/>
            </w:pPr>
            <w:r w:rsidRPr="00903DBA">
              <w:t>signed char</w:t>
            </w:r>
          </w:p>
          <w:p w14:paraId="73C03805" w14:textId="77777777" w:rsidR="00BB78E9" w:rsidRPr="00903DBA" w:rsidRDefault="00BB78E9">
            <w:pPr>
              <w:pStyle w:val="NormalSingle"/>
            </w:pPr>
            <w:r w:rsidRPr="00903DBA">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903DBA" w:rsidRDefault="00BB78E9">
            <w:pPr>
              <w:pStyle w:val="NormalSingle"/>
            </w:pPr>
            <w:r w:rsidRPr="00903DBA">
              <w:t>1</w:t>
            </w:r>
          </w:p>
        </w:tc>
      </w:tr>
    </w:tbl>
    <w:p w14:paraId="6ADAA5CE" w14:textId="08786A2D" w:rsidR="00BB78E9" w:rsidRPr="00903DBA" w:rsidRDefault="00BB78E9" w:rsidP="00E65FE6">
      <w:pPr>
        <w:pStyle w:val="CodeHeader"/>
      </w:pPr>
      <w:r w:rsidRPr="00903DBA">
        <w:t xml:space="preserve">In accordance with the Ansi C standard the signed and unsigned </w:t>
      </w:r>
      <w:r w:rsidR="00B61219" w:rsidRPr="00903DBA">
        <w:t>types</w:t>
      </w:r>
      <w:r w:rsidRPr="00903DBA">
        <w:t xml:space="preserve"> have the same size, and a character is always one byte. </w:t>
      </w:r>
      <w:r w:rsidR="00C17E06" w:rsidRPr="00903DBA">
        <w:t xml:space="preserve">This due to historical reasons. In the early versions of C, there was no </w:t>
      </w:r>
      <w:r w:rsidR="00C17E06" w:rsidRPr="00E65FE6">
        <w:t>void</w:t>
      </w:r>
      <w:r w:rsidR="00C17E06" w:rsidRPr="00903DBA">
        <w:t xml:space="preserve"> type. Instead, </w:t>
      </w:r>
      <w:r w:rsidR="00C17E06" w:rsidRPr="00E65FE6">
        <w:rPr>
          <w:rStyle w:val="CodeInText"/>
        </w:rPr>
        <w:t>char</w:t>
      </w:r>
      <w:r w:rsidR="00C17E06" w:rsidRPr="00903DBA">
        <w:t xml:space="preserve"> was used a generic type in pointer expressions. Therefore, it was (and still is) important that a </w:t>
      </w:r>
      <w:r w:rsidR="00B47C7B" w:rsidRPr="00903DBA">
        <w:t>character</w:t>
      </w:r>
      <w:r w:rsidR="00C17E06" w:rsidRPr="00903DBA">
        <w:t xml:space="preserve"> holds one byte. </w:t>
      </w:r>
      <w:r w:rsidRPr="00903DBA">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903DBA" w:rsidRDefault="00BB78E9" w:rsidP="00BB78E9">
      <w:pPr>
        <w:pStyle w:val="Code"/>
      </w:pPr>
      <w:r w:rsidRPr="00903DBA">
        <w:t>signed int i = -3;</w:t>
      </w:r>
    </w:p>
    <w:p w14:paraId="68FF681A" w14:textId="77777777" w:rsidR="00BB78E9" w:rsidRPr="00903DBA" w:rsidRDefault="00BB78E9" w:rsidP="00BB78E9">
      <w:pPr>
        <w:pStyle w:val="Code"/>
      </w:pPr>
      <w:r w:rsidRPr="00903DBA">
        <w:t>unsigned int u = 6;</w:t>
      </w:r>
    </w:p>
    <w:p w14:paraId="2949A449" w14:textId="77777777" w:rsidR="00BB78E9" w:rsidRPr="00903DBA" w:rsidRDefault="00BB78E9" w:rsidP="00BB78E9">
      <w:pPr>
        <w:pStyle w:val="Code"/>
      </w:pPr>
      <w:r w:rsidRPr="00903DBA">
        <w:t>i + u;</w:t>
      </w:r>
    </w:p>
    <w:p w14:paraId="5E8CF94E" w14:textId="77777777" w:rsidR="00B47C7B" w:rsidRPr="00903DBA" w:rsidRDefault="00B47C7B" w:rsidP="00B47C7B">
      <w:pPr>
        <w:pStyle w:val="CodeHeader"/>
      </w:pPr>
      <w:r w:rsidRPr="00903DBA">
        <w:t>TypeCast.cs</w:t>
      </w:r>
    </w:p>
    <w:p w14:paraId="040699AF" w14:textId="77777777" w:rsidR="005159E1" w:rsidRPr="00903DBA" w:rsidRDefault="005159E1" w:rsidP="005159E1">
      <w:pPr>
        <w:pStyle w:val="Code"/>
        <w:rPr>
          <w:highlight w:val="white"/>
        </w:rPr>
      </w:pPr>
      <w:r w:rsidRPr="00903DBA">
        <w:rPr>
          <w:highlight w:val="white"/>
        </w:rPr>
        <w:t xml:space="preserve">    public static Type MaxType(Type leftType, Type rightType) {</w:t>
      </w:r>
    </w:p>
    <w:p w14:paraId="0C429067" w14:textId="77777777" w:rsidR="005159E1" w:rsidRPr="00903DBA" w:rsidRDefault="005159E1" w:rsidP="005159E1">
      <w:pPr>
        <w:pStyle w:val="Code"/>
        <w:rPr>
          <w:highlight w:val="white"/>
        </w:rPr>
      </w:pPr>
      <w:r w:rsidRPr="00903DBA">
        <w:rPr>
          <w:highlight w:val="white"/>
        </w:rPr>
        <w:t xml:space="preserve">      if ((leftType.IsFloating() &amp;&amp; !rightType.IsFloating()) ||</w:t>
      </w:r>
    </w:p>
    <w:p w14:paraId="08250A75" w14:textId="77777777" w:rsidR="00407BD9" w:rsidRPr="00903DBA" w:rsidRDefault="005159E1" w:rsidP="005159E1">
      <w:pPr>
        <w:pStyle w:val="Code"/>
        <w:rPr>
          <w:highlight w:val="white"/>
        </w:rPr>
      </w:pPr>
      <w:r w:rsidRPr="00903DBA">
        <w:rPr>
          <w:highlight w:val="white"/>
        </w:rPr>
        <w:t xml:space="preserve">          ((leftType.Size() == rightType.Size()) &amp;&amp;</w:t>
      </w:r>
    </w:p>
    <w:p w14:paraId="70AA75A0" w14:textId="014C8BB6"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w:t>
      </w:r>
      <w:r w:rsidRPr="00903DBA">
        <w:rPr>
          <w:highlight w:val="white"/>
        </w:rPr>
        <w:t xml:space="preserve"> </w:t>
      </w:r>
      <w:r w:rsidR="005159E1" w:rsidRPr="00903DBA">
        <w:rPr>
          <w:highlight w:val="white"/>
        </w:rPr>
        <w:t>!rightType.IsSigned())) {</w:t>
      </w:r>
    </w:p>
    <w:p w14:paraId="566F7824" w14:textId="77777777" w:rsidR="005159E1" w:rsidRPr="00903DBA" w:rsidRDefault="005159E1" w:rsidP="005159E1">
      <w:pPr>
        <w:pStyle w:val="Code"/>
        <w:rPr>
          <w:highlight w:val="white"/>
        </w:rPr>
      </w:pPr>
      <w:r w:rsidRPr="00903DBA">
        <w:rPr>
          <w:highlight w:val="white"/>
        </w:rPr>
        <w:t xml:space="preserve">        return leftType;</w:t>
      </w:r>
    </w:p>
    <w:p w14:paraId="0D60ECCD" w14:textId="77777777" w:rsidR="005159E1" w:rsidRPr="00903DBA" w:rsidRDefault="005159E1" w:rsidP="005159E1">
      <w:pPr>
        <w:pStyle w:val="Code"/>
        <w:rPr>
          <w:highlight w:val="white"/>
        </w:rPr>
      </w:pPr>
      <w:r w:rsidRPr="00903DBA">
        <w:rPr>
          <w:highlight w:val="white"/>
        </w:rPr>
        <w:t xml:space="preserve">      }</w:t>
      </w:r>
    </w:p>
    <w:p w14:paraId="5A692147" w14:textId="77777777" w:rsidR="005159E1" w:rsidRPr="00903DBA" w:rsidRDefault="005159E1" w:rsidP="005159E1">
      <w:pPr>
        <w:pStyle w:val="Code"/>
        <w:rPr>
          <w:highlight w:val="white"/>
        </w:rPr>
      </w:pPr>
      <w:r w:rsidRPr="00903DBA">
        <w:rPr>
          <w:highlight w:val="white"/>
        </w:rPr>
        <w:t xml:space="preserve">      else if ((!leftType.IsFloating() &amp;&amp; rightType.IsFloating()) ||</w:t>
      </w:r>
    </w:p>
    <w:p w14:paraId="23883A35" w14:textId="77777777" w:rsidR="00407BD9" w:rsidRPr="00903DBA" w:rsidRDefault="005159E1" w:rsidP="005159E1">
      <w:pPr>
        <w:pStyle w:val="Code"/>
        <w:rPr>
          <w:highlight w:val="white"/>
        </w:rPr>
      </w:pPr>
      <w:r w:rsidRPr="00903DBA">
        <w:rPr>
          <w:highlight w:val="white"/>
        </w:rPr>
        <w:t xml:space="preserve">               ((leftType.Size() == rightType.Size()) &amp;&amp;</w:t>
      </w:r>
    </w:p>
    <w:p w14:paraId="0E2E9276" w14:textId="6A2BC981" w:rsidR="005159E1" w:rsidRPr="00903DBA" w:rsidRDefault="00407BD9" w:rsidP="005159E1">
      <w:pPr>
        <w:pStyle w:val="Code"/>
        <w:rPr>
          <w:highlight w:val="white"/>
        </w:rPr>
      </w:pPr>
      <w:r w:rsidRPr="00903DBA">
        <w:rPr>
          <w:highlight w:val="white"/>
        </w:rPr>
        <w:lastRenderedPageBreak/>
        <w:t xml:space="preserve">              </w:t>
      </w:r>
      <w:r w:rsidR="005159E1" w:rsidRPr="00903DBA">
        <w:rPr>
          <w:highlight w:val="white"/>
        </w:rPr>
        <w:t xml:space="preserve"> !leftType.IsSigned() &amp;&amp; rightType.IsSigned())) {</w:t>
      </w:r>
    </w:p>
    <w:p w14:paraId="2BB58166" w14:textId="77777777" w:rsidR="005159E1" w:rsidRPr="00903DBA" w:rsidRDefault="005159E1" w:rsidP="005159E1">
      <w:pPr>
        <w:pStyle w:val="Code"/>
        <w:rPr>
          <w:highlight w:val="white"/>
        </w:rPr>
      </w:pPr>
      <w:r w:rsidRPr="00903DBA">
        <w:rPr>
          <w:highlight w:val="white"/>
        </w:rPr>
        <w:t xml:space="preserve">        return rightType;</w:t>
      </w:r>
    </w:p>
    <w:p w14:paraId="6D31F94C" w14:textId="77777777" w:rsidR="005159E1" w:rsidRPr="00903DBA" w:rsidRDefault="005159E1" w:rsidP="005159E1">
      <w:pPr>
        <w:pStyle w:val="Code"/>
        <w:rPr>
          <w:highlight w:val="white"/>
        </w:rPr>
      </w:pPr>
      <w:r w:rsidRPr="00903DBA">
        <w:rPr>
          <w:highlight w:val="white"/>
        </w:rPr>
        <w:t xml:space="preserve">      }</w:t>
      </w:r>
    </w:p>
    <w:p w14:paraId="3135D13F" w14:textId="77777777" w:rsidR="005159E1" w:rsidRPr="00903DBA" w:rsidRDefault="005159E1" w:rsidP="005159E1">
      <w:pPr>
        <w:pStyle w:val="Code"/>
        <w:rPr>
          <w:highlight w:val="white"/>
        </w:rPr>
      </w:pPr>
      <w:r w:rsidRPr="00903DBA">
        <w:rPr>
          <w:highlight w:val="white"/>
        </w:rPr>
        <w:t xml:space="preserve">      else {</w:t>
      </w:r>
    </w:p>
    <w:p w14:paraId="78A92271" w14:textId="77777777" w:rsidR="005159E1" w:rsidRPr="00903DBA" w:rsidRDefault="005159E1" w:rsidP="005159E1">
      <w:pPr>
        <w:pStyle w:val="Code"/>
        <w:rPr>
          <w:highlight w:val="white"/>
        </w:rPr>
      </w:pPr>
      <w:r w:rsidRPr="00903DBA">
        <w:rPr>
          <w:highlight w:val="white"/>
        </w:rPr>
        <w:t xml:space="preserve">        return (leftType.Size() &gt; rightType.Size()) ? leftType : rightType;</w:t>
      </w:r>
    </w:p>
    <w:p w14:paraId="0B9B50F9" w14:textId="77777777" w:rsidR="005159E1" w:rsidRPr="00903DBA" w:rsidRDefault="005159E1" w:rsidP="005159E1">
      <w:pPr>
        <w:pStyle w:val="Code"/>
        <w:rPr>
          <w:highlight w:val="white"/>
        </w:rPr>
      </w:pPr>
      <w:r w:rsidRPr="00903DBA">
        <w:rPr>
          <w:highlight w:val="white"/>
        </w:rPr>
        <w:t xml:space="preserve">      }</w:t>
      </w:r>
    </w:p>
    <w:p w14:paraId="607E271D" w14:textId="77777777" w:rsidR="005159E1" w:rsidRPr="00903DBA" w:rsidRDefault="005159E1" w:rsidP="005159E1">
      <w:pPr>
        <w:pStyle w:val="Code"/>
        <w:rPr>
          <w:highlight w:val="white"/>
        </w:rPr>
      </w:pPr>
      <w:r w:rsidRPr="00903DBA">
        <w:rPr>
          <w:highlight w:val="white"/>
        </w:rPr>
        <w:t xml:space="preserve">    }</w:t>
      </w:r>
    </w:p>
    <w:p w14:paraId="62AF6863" w14:textId="77777777" w:rsidR="005159E1" w:rsidRPr="00903DBA" w:rsidRDefault="005159E1" w:rsidP="005159E1">
      <w:pPr>
        <w:pStyle w:val="Code"/>
        <w:rPr>
          <w:highlight w:val="white"/>
        </w:rPr>
      </w:pPr>
      <w:r w:rsidRPr="00903DBA">
        <w:rPr>
          <w:highlight w:val="white"/>
        </w:rPr>
        <w:t xml:space="preserve">  }</w:t>
      </w:r>
    </w:p>
    <w:p w14:paraId="6064BA56" w14:textId="2801F51E" w:rsidR="00862B4D" w:rsidRPr="00903DBA" w:rsidRDefault="005159E1" w:rsidP="005159E1">
      <w:pPr>
        <w:pStyle w:val="Code"/>
      </w:pPr>
      <w:r w:rsidRPr="00903DBA">
        <w:rPr>
          <w:highlight w:val="white"/>
        </w:rPr>
        <w:t>}</w:t>
      </w:r>
    </w:p>
    <w:p w14:paraId="6E253FA9" w14:textId="61D9B876" w:rsidR="00CD295E" w:rsidRPr="00903DBA" w:rsidRDefault="00CD295E" w:rsidP="00485A24">
      <w:pPr>
        <w:pStyle w:val="Rubrik1"/>
      </w:pPr>
      <w:bookmarkStart w:id="372" w:name="_Ref54016854"/>
      <w:bookmarkStart w:id="373" w:name="_Toc57656048"/>
      <w:r w:rsidRPr="00903DBA">
        <w:lastRenderedPageBreak/>
        <w:t>Constant Expression</w:t>
      </w:r>
      <w:bookmarkEnd w:id="372"/>
      <w:bookmarkEnd w:id="373"/>
    </w:p>
    <w:p w14:paraId="78866B91" w14:textId="32539562" w:rsidR="005A389B" w:rsidRPr="00903DBA" w:rsidRDefault="005A389B" w:rsidP="005A389B">
      <w:r w:rsidRPr="00903DBA">
        <w:t xml:space="preserve">There are advantages by calculating the values of constant expression during the compilation rather than during the execution. </w:t>
      </w:r>
      <w:r w:rsidR="004F7249" w:rsidRPr="00903DBA">
        <w:t xml:space="preserve">Besides the optimization benefits, there are some occasions when we need to calculate the value. In array </w:t>
      </w:r>
      <w:r w:rsidR="00C37108" w:rsidRPr="00903DBA">
        <w:t>definition</w:t>
      </w:r>
      <w:r w:rsidR="004F7249" w:rsidRPr="00903DBA">
        <w:t xml:space="preserve">s, we need to evaluate the size of the array, in </w:t>
      </w:r>
      <w:r w:rsidR="00266D64" w:rsidRPr="00903DBA">
        <w:t>initialized</w:t>
      </w:r>
      <w:r w:rsidR="000233CE" w:rsidRPr="00903DBA">
        <w:t xml:space="preserve"> </w:t>
      </w:r>
      <w:r w:rsidR="00663EAF" w:rsidRPr="00903DBA">
        <w:t xml:space="preserve">enumeration </w:t>
      </w:r>
      <w:r w:rsidR="007653B8" w:rsidRPr="00903DBA">
        <w:t>value</w:t>
      </w:r>
      <w:r w:rsidR="000233CE" w:rsidRPr="00903DBA">
        <w:t>s</w:t>
      </w:r>
      <w:r w:rsidR="007653B8" w:rsidRPr="00903DBA">
        <w:t xml:space="preserve"> we ne</w:t>
      </w:r>
      <w:r w:rsidR="00C96B06" w:rsidRPr="00903DBA">
        <w:t xml:space="preserve">ed to evaluate the </w:t>
      </w:r>
      <w:r w:rsidR="000233CE" w:rsidRPr="00903DBA">
        <w:t>v</w:t>
      </w:r>
      <w:r w:rsidR="00C96B06" w:rsidRPr="00903DBA">
        <w:t xml:space="preserve">alue </w:t>
      </w:r>
      <w:r w:rsidR="000233CE" w:rsidRPr="00903DBA">
        <w:t>to be able to assign the next un</w:t>
      </w:r>
      <w:r w:rsidR="00266D64" w:rsidRPr="00903DBA">
        <w:t>initialized</w:t>
      </w:r>
      <w:r w:rsidR="000233CE" w:rsidRPr="00903DBA">
        <w:t xml:space="preserve"> enumeration its correct value, and the preprocessor need to evaluate the value of </w:t>
      </w:r>
      <w:r w:rsidR="000233CE" w:rsidRPr="00903DBA">
        <w:rPr>
          <w:rStyle w:val="KeyWord0"/>
        </w:rPr>
        <w:t>if</w:t>
      </w:r>
      <w:r w:rsidR="00D2762E" w:rsidRPr="00903DBA">
        <w:t xml:space="preserve"> </w:t>
      </w:r>
      <w:r w:rsidR="000233CE" w:rsidRPr="00903DBA">
        <w:t>directives.</w:t>
      </w:r>
    </w:p>
    <w:p w14:paraId="1AF5F664" w14:textId="7A8CED78" w:rsidR="00862B4D" w:rsidRPr="00903DBA" w:rsidRDefault="00BB508B" w:rsidP="00CD295E">
      <w:pPr>
        <w:pStyle w:val="CodeHeader"/>
      </w:pPr>
      <w:r w:rsidRPr="00903DBA">
        <w:t>ConstantExpression.cs</w:t>
      </w:r>
    </w:p>
    <w:p w14:paraId="3407D503" w14:textId="77777777" w:rsidR="00CD295E" w:rsidRPr="00903DBA" w:rsidRDefault="00CD295E" w:rsidP="005926A0">
      <w:pPr>
        <w:pStyle w:val="Code"/>
        <w:rPr>
          <w:highlight w:val="white"/>
        </w:rPr>
      </w:pPr>
      <w:r w:rsidRPr="00903DBA">
        <w:rPr>
          <w:highlight w:val="white"/>
        </w:rPr>
        <w:t>using System.Numerics;</w:t>
      </w:r>
    </w:p>
    <w:p w14:paraId="2B83B13A" w14:textId="77777777" w:rsidR="00CD295E" w:rsidRPr="00903DBA" w:rsidRDefault="00CD295E" w:rsidP="005926A0">
      <w:pPr>
        <w:pStyle w:val="Code"/>
        <w:rPr>
          <w:highlight w:val="white"/>
        </w:rPr>
      </w:pPr>
      <w:r w:rsidRPr="00903DBA">
        <w:rPr>
          <w:highlight w:val="white"/>
        </w:rPr>
        <w:t>using System.Collections.Generic;</w:t>
      </w:r>
    </w:p>
    <w:p w14:paraId="7632CF71" w14:textId="77777777" w:rsidR="00CD295E" w:rsidRPr="00903DBA" w:rsidRDefault="00CD295E" w:rsidP="005926A0">
      <w:pPr>
        <w:pStyle w:val="Code"/>
        <w:rPr>
          <w:highlight w:val="white"/>
        </w:rPr>
      </w:pPr>
    </w:p>
    <w:p w14:paraId="164D05EF" w14:textId="77777777" w:rsidR="00CD295E" w:rsidRPr="00903DBA" w:rsidRDefault="00CD295E" w:rsidP="005926A0">
      <w:pPr>
        <w:pStyle w:val="Code"/>
        <w:rPr>
          <w:highlight w:val="white"/>
        </w:rPr>
      </w:pPr>
      <w:r w:rsidRPr="00903DBA">
        <w:rPr>
          <w:highlight w:val="white"/>
        </w:rPr>
        <w:t>namespace CCompiler {</w:t>
      </w:r>
    </w:p>
    <w:p w14:paraId="23E95A3F" w14:textId="12213BD3" w:rsidR="00CD295E" w:rsidRPr="00903DBA" w:rsidRDefault="00CD295E" w:rsidP="005926A0">
      <w:pPr>
        <w:pStyle w:val="Code"/>
        <w:rPr>
          <w:highlight w:val="white"/>
        </w:rPr>
      </w:pPr>
      <w:r w:rsidRPr="00903DBA">
        <w:rPr>
          <w:highlight w:val="white"/>
        </w:rPr>
        <w:t xml:space="preserve">  public class ConstantExpression {</w:t>
      </w:r>
    </w:p>
    <w:p w14:paraId="2000D4B0" w14:textId="72EE1BCA" w:rsidR="00DF604F" w:rsidRPr="00903DBA" w:rsidRDefault="00DF604F" w:rsidP="00DF604F">
      <w:pPr>
        <w:rPr>
          <w:highlight w:val="white"/>
        </w:rPr>
      </w:pPr>
      <w:r w:rsidRPr="00903DBA">
        <w:rPr>
          <w:highlight w:val="white"/>
        </w:rPr>
        <w:t xml:space="preserve">The </w:t>
      </w:r>
      <w:r w:rsidRPr="00903DBA">
        <w:rPr>
          <w:rStyle w:val="KeyWord0"/>
          <w:highlight w:val="white"/>
        </w:rPr>
        <w:t>IsConstant</w:t>
      </w:r>
      <w:r w:rsidRPr="00903DBA">
        <w:rPr>
          <w:highlight w:val="white"/>
        </w:rPr>
        <w:t xml:space="preserve"> method </w:t>
      </w:r>
      <w:r w:rsidR="00801F2B" w:rsidRPr="00903DBA">
        <w:rPr>
          <w:highlight w:val="white"/>
        </w:rPr>
        <w:t xml:space="preserve">returns true if the expression can be evaluated to a value, which it can if it holds logical type and </w:t>
      </w:r>
      <w:r w:rsidR="00395E41" w:rsidRPr="00903DBA">
        <w:rPr>
          <w:highlight w:val="white"/>
        </w:rPr>
        <w:t>either</w:t>
      </w:r>
      <w:r w:rsidR="00801F2B" w:rsidRPr="00903DBA">
        <w:rPr>
          <w:highlight w:val="white"/>
        </w:rPr>
        <w:t xml:space="preserve"> the </w:t>
      </w:r>
      <w:r w:rsidR="009C3C27">
        <w:rPr>
          <w:highlight w:val="white"/>
        </w:rPr>
        <w:t>true-set</w:t>
      </w:r>
      <w:r w:rsidR="00801F2B" w:rsidRPr="00903DBA">
        <w:rPr>
          <w:highlight w:val="white"/>
        </w:rPr>
        <w:t xml:space="preserve"> or the </w:t>
      </w:r>
      <w:r w:rsidR="00A76052">
        <w:rPr>
          <w:highlight w:val="white"/>
        </w:rPr>
        <w:t>false-set</w:t>
      </w:r>
      <w:r w:rsidR="00801F2B" w:rsidRPr="00903DBA">
        <w:rPr>
          <w:highlight w:val="white"/>
        </w:rPr>
        <w:t xml:space="preserve"> is empty</w:t>
      </w:r>
      <w:r w:rsidR="00395E41" w:rsidRPr="00903DBA">
        <w:rPr>
          <w:highlight w:val="white"/>
        </w:rPr>
        <w:t xml:space="preserve"> (both sets cannot be empty)</w:t>
      </w:r>
      <w:r w:rsidR="00801F2B" w:rsidRPr="00903DBA">
        <w:rPr>
          <w:highlight w:val="white"/>
        </w:rPr>
        <w:t xml:space="preserve">. </w:t>
      </w:r>
      <w:r w:rsidR="00A36B31" w:rsidRPr="00903DBA">
        <w:rPr>
          <w:highlight w:val="white"/>
        </w:rPr>
        <w:t xml:space="preserve">If </w:t>
      </w:r>
      <w:r w:rsidR="0081276F" w:rsidRPr="00903DBA">
        <w:rPr>
          <w:highlight w:val="white"/>
        </w:rPr>
        <w:t xml:space="preserve">one set is empty, the expression holds no </w:t>
      </w:r>
      <w:r w:rsidR="0081276F" w:rsidRPr="00903DBA">
        <w:rPr>
          <w:rStyle w:val="KeyWord0"/>
          <w:highlight w:val="white"/>
        </w:rPr>
        <w:t>if</w:t>
      </w:r>
      <w:r w:rsidR="00984ADE" w:rsidRPr="00903DBA">
        <w:rPr>
          <w:highlight w:val="white"/>
        </w:rPr>
        <w:t xml:space="preserve"> </w:t>
      </w:r>
      <w:r w:rsidR="0081276F" w:rsidRPr="00903DBA">
        <w:rPr>
          <w:highlight w:val="white"/>
        </w:rPr>
        <w:t xml:space="preserve">statement, only a </w:t>
      </w:r>
      <w:r w:rsidR="0081276F" w:rsidRPr="00903DBA">
        <w:rPr>
          <w:rStyle w:val="KeyWord0"/>
          <w:highlight w:val="white"/>
        </w:rPr>
        <w:t>goto</w:t>
      </w:r>
      <w:r w:rsidR="00984ADE" w:rsidRPr="00903DBA">
        <w:rPr>
          <w:highlight w:val="white"/>
        </w:rPr>
        <w:t xml:space="preserve"> </w:t>
      </w:r>
      <w:r w:rsidR="0081276F" w:rsidRPr="00903DBA">
        <w:rPr>
          <w:highlight w:val="white"/>
        </w:rPr>
        <w:t xml:space="preserve">statement. </w:t>
      </w:r>
      <w:r w:rsidR="00801F2B" w:rsidRPr="00903DBA">
        <w:rPr>
          <w:highlight w:val="white"/>
        </w:rPr>
        <w:t>It can also be evaluated to a constant value if it holds</w:t>
      </w:r>
      <w:r w:rsidR="00667667" w:rsidRPr="00903DBA">
        <w:rPr>
          <w:highlight w:val="white"/>
        </w:rPr>
        <w:t xml:space="preserve"> integral</w:t>
      </w:r>
      <w:r w:rsidR="008E2B5A" w:rsidRPr="00903DBA">
        <w:rPr>
          <w:highlight w:val="white"/>
        </w:rPr>
        <w:t xml:space="preserve">, </w:t>
      </w:r>
      <w:r w:rsidR="00667667" w:rsidRPr="00903DBA">
        <w:rPr>
          <w:highlight w:val="white"/>
        </w:rPr>
        <w:t>pointer type</w:t>
      </w:r>
      <w:r w:rsidR="008E2B5A" w:rsidRPr="00903DBA">
        <w:rPr>
          <w:highlight w:val="white"/>
        </w:rPr>
        <w:t xml:space="preserve">, or floating type with a </w:t>
      </w:r>
      <w:r w:rsidR="009F4A1D" w:rsidRPr="00903DBA">
        <w:rPr>
          <w:highlight w:val="white"/>
        </w:rPr>
        <w:t xml:space="preserve">not-null </w:t>
      </w:r>
      <w:r w:rsidR="008E2B5A" w:rsidRPr="00903DBA">
        <w:rPr>
          <w:highlight w:val="white"/>
        </w:rPr>
        <w:t>value.</w:t>
      </w:r>
    </w:p>
    <w:p w14:paraId="30CFF52E" w14:textId="77777777" w:rsidR="00A333A9" w:rsidRPr="00903DBA" w:rsidRDefault="00A333A9" w:rsidP="00A333A9">
      <w:pPr>
        <w:pStyle w:val="Code"/>
        <w:rPr>
          <w:highlight w:val="white"/>
        </w:rPr>
      </w:pPr>
      <w:r w:rsidRPr="00903DBA">
        <w:rPr>
          <w:highlight w:val="white"/>
        </w:rPr>
        <w:t xml:space="preserve">    public static bool IsConstant(Expression expression) {</w:t>
      </w:r>
    </w:p>
    <w:p w14:paraId="34FDBCC7" w14:textId="77777777" w:rsidR="00A333A9" w:rsidRPr="00903DBA" w:rsidRDefault="00A333A9" w:rsidP="00A333A9">
      <w:pPr>
        <w:pStyle w:val="Code"/>
        <w:rPr>
          <w:highlight w:val="white"/>
        </w:rPr>
      </w:pPr>
      <w:r w:rsidRPr="00903DBA">
        <w:rPr>
          <w:highlight w:val="white"/>
        </w:rPr>
        <w:t xml:space="preserve">      Symbol resultSymbol = expression.Symbol;</w:t>
      </w:r>
    </w:p>
    <w:p w14:paraId="053FFAAF" w14:textId="77777777" w:rsidR="00A333A9" w:rsidRPr="00903DBA" w:rsidRDefault="00A333A9" w:rsidP="00A333A9">
      <w:pPr>
        <w:pStyle w:val="Code"/>
        <w:rPr>
          <w:highlight w:val="white"/>
        </w:rPr>
      </w:pPr>
      <w:r w:rsidRPr="00903DBA">
        <w:rPr>
          <w:highlight w:val="white"/>
        </w:rPr>
        <w:t xml:space="preserve">      Type type = resultSymbol.Type;</w:t>
      </w:r>
    </w:p>
    <w:p w14:paraId="0280BDA1" w14:textId="77777777" w:rsidR="00A333A9" w:rsidRPr="00903DBA" w:rsidRDefault="00A333A9" w:rsidP="00A333A9">
      <w:pPr>
        <w:pStyle w:val="Code"/>
        <w:rPr>
          <w:highlight w:val="white"/>
        </w:rPr>
      </w:pPr>
      <w:r w:rsidRPr="00903DBA">
        <w:rPr>
          <w:highlight w:val="white"/>
        </w:rPr>
        <w:t xml:space="preserve">      return (type.IsLogical() &amp;&amp; ((resultSymbol.TrueSet.Count == 0) ||</w:t>
      </w:r>
    </w:p>
    <w:p w14:paraId="1FF789DB" w14:textId="77777777" w:rsidR="00A333A9" w:rsidRPr="00903DBA" w:rsidRDefault="00A333A9" w:rsidP="00A333A9">
      <w:pPr>
        <w:pStyle w:val="Code"/>
        <w:rPr>
          <w:highlight w:val="white"/>
        </w:rPr>
      </w:pPr>
      <w:r w:rsidRPr="00903DBA">
        <w:rPr>
          <w:highlight w:val="white"/>
        </w:rPr>
        <w:t xml:space="preserve">              (resultSymbol.FalseSet.Count == 0))) ||</w:t>
      </w:r>
    </w:p>
    <w:p w14:paraId="247811B8" w14:textId="77777777" w:rsidR="00A333A9" w:rsidRPr="00903DBA" w:rsidRDefault="00A333A9" w:rsidP="00A333A9">
      <w:pPr>
        <w:pStyle w:val="Code"/>
        <w:rPr>
          <w:highlight w:val="white"/>
        </w:rPr>
      </w:pPr>
      <w:r w:rsidRPr="00903DBA">
        <w:rPr>
          <w:highlight w:val="white"/>
        </w:rPr>
        <w:t xml:space="preserve">             (type.IsIntegralOrPointer() &amp;&amp;</w:t>
      </w:r>
    </w:p>
    <w:p w14:paraId="76704B28" w14:textId="7B63780B" w:rsidR="00A333A9" w:rsidRPr="00903DBA" w:rsidRDefault="00A333A9" w:rsidP="00A333A9">
      <w:pPr>
        <w:pStyle w:val="Code"/>
        <w:rPr>
          <w:highlight w:val="white"/>
        </w:rPr>
      </w:pPr>
      <w:r w:rsidRPr="00903DBA">
        <w:rPr>
          <w:highlight w:val="white"/>
        </w:rPr>
        <w:t xml:space="preserve">              (resultSymbol.Value is BigInteger)) ||</w:t>
      </w:r>
    </w:p>
    <w:p w14:paraId="4D004201" w14:textId="77777777" w:rsidR="00A333A9" w:rsidRPr="00903DBA" w:rsidRDefault="00A333A9" w:rsidP="00A333A9">
      <w:pPr>
        <w:pStyle w:val="Code"/>
        <w:rPr>
          <w:highlight w:val="white"/>
        </w:rPr>
      </w:pPr>
      <w:r w:rsidRPr="00903DBA">
        <w:rPr>
          <w:highlight w:val="white"/>
        </w:rPr>
        <w:t xml:space="preserve">             (type.IsFloating() &amp;&amp; (resultSymbol.Value is decimal));</w:t>
      </w:r>
    </w:p>
    <w:p w14:paraId="1DF0FF99" w14:textId="77777777" w:rsidR="00A333A9" w:rsidRPr="00903DBA" w:rsidRDefault="00A333A9" w:rsidP="00A333A9">
      <w:pPr>
        <w:pStyle w:val="Code"/>
        <w:rPr>
          <w:highlight w:val="white"/>
        </w:rPr>
      </w:pPr>
      <w:r w:rsidRPr="00903DBA">
        <w:rPr>
          <w:highlight w:val="white"/>
        </w:rPr>
        <w:t xml:space="preserve">    }</w:t>
      </w:r>
    </w:p>
    <w:p w14:paraId="267AA082" w14:textId="3422A8A5" w:rsidR="00CD295E" w:rsidRPr="00903DBA" w:rsidRDefault="00AD4A44" w:rsidP="00AD4A44">
      <w:pPr>
        <w:rPr>
          <w:highlight w:val="white"/>
        </w:rPr>
      </w:pPr>
      <w:r w:rsidRPr="00903DBA">
        <w:rPr>
          <w:highlight w:val="white"/>
        </w:rPr>
        <w:t xml:space="preserve">The </w:t>
      </w:r>
      <w:r w:rsidRPr="00903DBA">
        <w:rPr>
          <w:rStyle w:val="KeyWord0"/>
          <w:highlight w:val="white"/>
        </w:rPr>
        <w:t>IsTrue</w:t>
      </w:r>
      <w:r w:rsidRPr="00903DBA">
        <w:rPr>
          <w:highlight w:val="white"/>
        </w:rPr>
        <w:t xml:space="preserve"> method </w:t>
      </w:r>
      <w:r w:rsidR="008E641A" w:rsidRPr="00903DBA">
        <w:rPr>
          <w:highlight w:val="white"/>
        </w:rPr>
        <w:t xml:space="preserve">returns true if the </w:t>
      </w:r>
      <w:r w:rsidR="00BC3D68" w:rsidRPr="00903DBA">
        <w:rPr>
          <w:highlight w:val="white"/>
        </w:rPr>
        <w:t xml:space="preserve">(assumed constant) </w:t>
      </w:r>
      <w:r w:rsidR="008E641A" w:rsidRPr="00903DBA">
        <w:rPr>
          <w:highlight w:val="white"/>
        </w:rPr>
        <w:t>expression can be evaluated to a true value.</w:t>
      </w:r>
      <w:r w:rsidR="00B33D7B" w:rsidRPr="00903DBA">
        <w:rPr>
          <w:highlight w:val="white"/>
        </w:rPr>
        <w:t xml:space="preserve">, which it can if the value is a reference to a </w:t>
      </w:r>
      <w:r w:rsidR="00B33D7B" w:rsidRPr="00903DBA">
        <w:rPr>
          <w:rStyle w:val="KeyWord0"/>
          <w:highlight w:val="white"/>
        </w:rPr>
        <w:t>BigInteger</w:t>
      </w:r>
      <w:r w:rsidR="00B33D7B" w:rsidRPr="00903DBA">
        <w:rPr>
          <w:highlight w:val="white"/>
        </w:rPr>
        <w:t xml:space="preserve"> object </w:t>
      </w:r>
      <w:r w:rsidR="00410DDA" w:rsidRPr="00903DBA">
        <w:rPr>
          <w:highlight w:val="white"/>
        </w:rPr>
        <w:t xml:space="preserve">that is not zero, or a </w:t>
      </w:r>
      <w:r w:rsidR="00410DDA" w:rsidRPr="00903DBA">
        <w:rPr>
          <w:rStyle w:val="KeyWord0"/>
          <w:highlight w:val="white"/>
        </w:rPr>
        <w:t>decimal</w:t>
      </w:r>
      <w:r w:rsidR="00410DDA" w:rsidRPr="00903DBA">
        <w:rPr>
          <w:highlight w:val="white"/>
        </w:rPr>
        <w:t xml:space="preserve"> object that is not zero, or if the </w:t>
      </w:r>
      <w:r w:rsidR="009C3C27">
        <w:rPr>
          <w:highlight w:val="white"/>
        </w:rPr>
        <w:t>true-set</w:t>
      </w:r>
      <w:r w:rsidR="00410DDA" w:rsidRPr="00903DBA">
        <w:rPr>
          <w:highlight w:val="white"/>
        </w:rPr>
        <w:t xml:space="preserve"> is not empty.</w:t>
      </w:r>
      <w:r w:rsidR="00B33D7B" w:rsidRPr="00903DBA">
        <w:rPr>
          <w:highlight w:val="white"/>
        </w:rPr>
        <w:t xml:space="preserve"> </w:t>
      </w:r>
    </w:p>
    <w:p w14:paraId="496C6AA6" w14:textId="77777777" w:rsidR="00CD295E" w:rsidRPr="00903DBA" w:rsidRDefault="00CD295E" w:rsidP="005926A0">
      <w:pPr>
        <w:pStyle w:val="Code"/>
        <w:rPr>
          <w:highlight w:val="white"/>
        </w:rPr>
      </w:pPr>
      <w:r w:rsidRPr="00903DBA">
        <w:rPr>
          <w:highlight w:val="white"/>
        </w:rPr>
        <w:t xml:space="preserve">    public static bool IsTrue(Expression expression) {</w:t>
      </w:r>
    </w:p>
    <w:p w14:paraId="388A4333" w14:textId="77777777" w:rsidR="005926A0" w:rsidRPr="00903DBA" w:rsidRDefault="00CD295E" w:rsidP="005926A0">
      <w:pPr>
        <w:pStyle w:val="Code"/>
        <w:rPr>
          <w:highlight w:val="white"/>
        </w:rPr>
      </w:pPr>
      <w:r w:rsidRPr="00903DBA">
        <w:rPr>
          <w:highlight w:val="white"/>
        </w:rPr>
        <w:t xml:space="preserve">      return ((expression.Symbol.Value is BigInteger) &amp;&amp;</w:t>
      </w:r>
    </w:p>
    <w:p w14:paraId="5F4450D3" w14:textId="63B8EBB3" w:rsidR="00CD295E" w:rsidRPr="00903DBA" w:rsidRDefault="005926A0" w:rsidP="005926A0">
      <w:pPr>
        <w:pStyle w:val="Code"/>
        <w:rPr>
          <w:highlight w:val="white"/>
        </w:rPr>
      </w:pPr>
      <w:r w:rsidRPr="00903DBA">
        <w:rPr>
          <w:highlight w:val="white"/>
        </w:rPr>
        <w:t xml:space="preserve">              </w:t>
      </w:r>
      <w:r w:rsidR="00CD295E" w:rsidRPr="00903DBA">
        <w:rPr>
          <w:highlight w:val="white"/>
        </w:rPr>
        <w:t>!((BigInteger) expression.Symbol.Value).IsZero) ||</w:t>
      </w:r>
    </w:p>
    <w:p w14:paraId="0DD7D587" w14:textId="77777777" w:rsidR="005926A0" w:rsidRPr="00903DBA" w:rsidRDefault="00CD295E" w:rsidP="005926A0">
      <w:pPr>
        <w:pStyle w:val="Code"/>
        <w:rPr>
          <w:highlight w:val="white"/>
        </w:rPr>
      </w:pPr>
      <w:r w:rsidRPr="00903DBA">
        <w:rPr>
          <w:highlight w:val="white"/>
        </w:rPr>
        <w:t xml:space="preserve">             ((expression.Symbol.Value is decimal) &amp;&amp;</w:t>
      </w:r>
    </w:p>
    <w:p w14:paraId="5ADD856B" w14:textId="21211B82" w:rsidR="00CD295E" w:rsidRPr="00903DBA" w:rsidRDefault="005926A0" w:rsidP="005926A0">
      <w:pPr>
        <w:pStyle w:val="Code"/>
        <w:rPr>
          <w:highlight w:val="white"/>
        </w:rPr>
      </w:pPr>
      <w:r w:rsidRPr="00903DBA">
        <w:rPr>
          <w:highlight w:val="white"/>
        </w:rPr>
        <w:t xml:space="preserve">              </w:t>
      </w:r>
      <w:r w:rsidR="00CD295E" w:rsidRPr="00903DBA">
        <w:rPr>
          <w:highlight w:val="white"/>
        </w:rPr>
        <w:t>!((decimal) expression.Symbol.Value).Equals((decimal) 0)) ||</w:t>
      </w:r>
    </w:p>
    <w:p w14:paraId="7F5440BE" w14:textId="3162B4C7" w:rsidR="00CD295E" w:rsidRPr="00903DBA" w:rsidRDefault="00CD295E" w:rsidP="005926A0">
      <w:pPr>
        <w:pStyle w:val="Code"/>
        <w:rPr>
          <w:highlight w:val="white"/>
        </w:rPr>
      </w:pPr>
      <w:r w:rsidRPr="00903DBA">
        <w:rPr>
          <w:highlight w:val="white"/>
        </w:rPr>
        <w:t xml:space="preserve">             (expression.Symbol.TrueSet.Count &gt; 0);</w:t>
      </w:r>
    </w:p>
    <w:p w14:paraId="5E44C849" w14:textId="2455CF72" w:rsidR="00CD295E" w:rsidRPr="00903DBA" w:rsidRDefault="00CD295E" w:rsidP="005926A0">
      <w:pPr>
        <w:pStyle w:val="Code"/>
        <w:rPr>
          <w:highlight w:val="white"/>
        </w:rPr>
      </w:pPr>
      <w:r w:rsidRPr="00903DBA">
        <w:rPr>
          <w:highlight w:val="white"/>
        </w:rPr>
        <w:t xml:space="preserve">    }</w:t>
      </w:r>
    </w:p>
    <w:p w14:paraId="0B0407E2" w14:textId="578FA7BD" w:rsidR="00AE1C44" w:rsidRPr="00903DBA" w:rsidRDefault="00AE1C44" w:rsidP="00AE1C44">
      <w:pPr>
        <w:pStyle w:val="Rubrik2"/>
        <w:rPr>
          <w:highlight w:val="white"/>
        </w:rPr>
      </w:pPr>
      <w:bookmarkStart w:id="374" w:name="_Toc57656049"/>
      <w:r w:rsidRPr="00903DBA">
        <w:rPr>
          <w:highlight w:val="white"/>
        </w:rPr>
        <w:t>Relation Expressions</w:t>
      </w:r>
      <w:bookmarkEnd w:id="374"/>
    </w:p>
    <w:p w14:paraId="73B4E185" w14:textId="77777777" w:rsidR="004F7E5A" w:rsidRPr="00903DBA" w:rsidRDefault="004F7E5A" w:rsidP="004F7E5A">
      <w:pPr>
        <w:rPr>
          <w:highlight w:val="white"/>
        </w:rPr>
      </w:pPr>
      <w:r w:rsidRPr="00903DBA">
        <w:rPr>
          <w:highlight w:val="white"/>
        </w:rPr>
        <w:t xml:space="preserve">The </w:t>
      </w:r>
      <w:r w:rsidRPr="00903DBA">
        <w:rPr>
          <w:rStyle w:val="KeyWord0"/>
          <w:highlight w:val="white"/>
        </w:rPr>
        <w:t>Relation</w:t>
      </w:r>
      <w:r w:rsidRPr="00903DBA">
        <w:rPr>
          <w:highlight w:val="white"/>
        </w:rPr>
        <w:t xml:space="preserve"> method returns the calculated value of the expression, if possible. Otherwise, it returns null.</w:t>
      </w:r>
    </w:p>
    <w:p w14:paraId="7D3CA393" w14:textId="77777777" w:rsidR="004F7E5A" w:rsidRPr="00903DBA" w:rsidRDefault="004F7E5A" w:rsidP="004F7E5A">
      <w:pPr>
        <w:pStyle w:val="Code"/>
        <w:rPr>
          <w:highlight w:val="white"/>
        </w:rPr>
      </w:pPr>
      <w:r w:rsidRPr="00903DBA">
        <w:rPr>
          <w:highlight w:val="white"/>
        </w:rPr>
        <w:t xml:space="preserve">    public static Expression Relation(MiddleOperator middleOp,</w:t>
      </w:r>
    </w:p>
    <w:p w14:paraId="1A5C2CC6" w14:textId="77777777" w:rsidR="004F7E5A" w:rsidRPr="00903DBA" w:rsidRDefault="004F7E5A" w:rsidP="004F7E5A">
      <w:pPr>
        <w:pStyle w:val="Code"/>
        <w:rPr>
          <w:highlight w:val="white"/>
        </w:rPr>
      </w:pPr>
      <w:r w:rsidRPr="00903DBA">
        <w:rPr>
          <w:highlight w:val="white"/>
        </w:rPr>
        <w:t xml:space="preserve">                                      Expression leftExpression,</w:t>
      </w:r>
    </w:p>
    <w:p w14:paraId="5D2E70D5" w14:textId="77777777" w:rsidR="004F7E5A" w:rsidRPr="00903DBA" w:rsidRDefault="004F7E5A" w:rsidP="004F7E5A">
      <w:pPr>
        <w:pStyle w:val="Code"/>
        <w:rPr>
          <w:highlight w:val="white"/>
        </w:rPr>
      </w:pPr>
      <w:r w:rsidRPr="00903DBA">
        <w:rPr>
          <w:highlight w:val="white"/>
        </w:rPr>
        <w:t xml:space="preserve">                                      Expression rightExpression) {</w:t>
      </w:r>
    </w:p>
    <w:p w14:paraId="59AB9177" w14:textId="77777777" w:rsidR="004F7E5A" w:rsidRPr="00903DBA" w:rsidRDefault="004F7E5A" w:rsidP="004F7E5A">
      <w:pPr>
        <w:rPr>
          <w:highlight w:val="white"/>
        </w:rPr>
      </w:pPr>
      <w:r w:rsidRPr="00903DBA">
        <w:rPr>
          <w:highlight w:val="white"/>
        </w:rPr>
        <w:t xml:space="preserve">If at least one of the expressions is not constant, we just return null. </w:t>
      </w:r>
    </w:p>
    <w:p w14:paraId="25F86643" w14:textId="77777777" w:rsidR="004F7E5A" w:rsidRPr="00903DBA" w:rsidRDefault="004F7E5A" w:rsidP="004F7E5A">
      <w:pPr>
        <w:pStyle w:val="Code"/>
        <w:rPr>
          <w:highlight w:val="white"/>
        </w:rPr>
      </w:pPr>
      <w:r w:rsidRPr="00903DBA">
        <w:rPr>
          <w:highlight w:val="white"/>
        </w:rPr>
        <w:t xml:space="preserve">      if (!IsConstant(leftExpression) || !IsConstant(rightExpression)) {</w:t>
      </w:r>
    </w:p>
    <w:p w14:paraId="4577DE9F" w14:textId="77777777" w:rsidR="004F7E5A" w:rsidRPr="00903DBA" w:rsidRDefault="004F7E5A" w:rsidP="004F7E5A">
      <w:pPr>
        <w:pStyle w:val="Code"/>
        <w:rPr>
          <w:highlight w:val="white"/>
        </w:rPr>
      </w:pPr>
      <w:r w:rsidRPr="00903DBA">
        <w:rPr>
          <w:highlight w:val="white"/>
        </w:rPr>
        <w:t xml:space="preserve">        return null;</w:t>
      </w:r>
    </w:p>
    <w:p w14:paraId="22A46224" w14:textId="77777777" w:rsidR="004F7E5A" w:rsidRPr="00903DBA" w:rsidRDefault="004F7E5A" w:rsidP="004F7E5A">
      <w:pPr>
        <w:pStyle w:val="Code"/>
        <w:rPr>
          <w:highlight w:val="white"/>
        </w:rPr>
      </w:pPr>
      <w:r w:rsidRPr="00903DBA">
        <w:rPr>
          <w:highlight w:val="white"/>
        </w:rPr>
        <w:t xml:space="preserve">      }</w:t>
      </w:r>
    </w:p>
    <w:p w14:paraId="1755B388" w14:textId="77777777" w:rsidR="004F7E5A" w:rsidRPr="00903DBA" w:rsidRDefault="004F7E5A" w:rsidP="004F7E5A">
      <w:pPr>
        <w:rPr>
          <w:highlight w:val="white"/>
        </w:rPr>
      </w:pPr>
      <w:r w:rsidRPr="00903DBA">
        <w:rPr>
          <w:highlight w:val="white"/>
        </w:rPr>
        <w:lastRenderedPageBreak/>
        <w:t xml:space="preserve">If at least one of the expressions have floating type, we call the </w:t>
      </w:r>
      <w:r w:rsidRPr="00903DBA">
        <w:rPr>
          <w:rStyle w:val="KeyWord0"/>
          <w:highlight w:val="white"/>
        </w:rPr>
        <w:t>RelationFloating</w:t>
      </w:r>
      <w:r w:rsidRPr="00903DBA">
        <w:rPr>
          <w:highlight w:val="white"/>
        </w:rPr>
        <w:t xml:space="preserve"> method. If not at least one of the expressions have floating type, both expressions must have integral type and we call </w:t>
      </w:r>
      <w:r w:rsidRPr="00903DBA">
        <w:rPr>
          <w:rStyle w:val="KeyWord0"/>
          <w:highlight w:val="white"/>
        </w:rPr>
        <w:t>RelationIntegral</w:t>
      </w:r>
      <w:r w:rsidRPr="00903DBA">
        <w:rPr>
          <w:highlight w:val="white"/>
        </w:rPr>
        <w:t xml:space="preserve"> instead.</w:t>
      </w:r>
    </w:p>
    <w:p w14:paraId="4DD52193" w14:textId="77777777" w:rsidR="004F7E5A" w:rsidRPr="00903DBA" w:rsidRDefault="004F7E5A" w:rsidP="004F7E5A">
      <w:pPr>
        <w:pStyle w:val="Code"/>
        <w:rPr>
          <w:highlight w:val="white"/>
        </w:rPr>
      </w:pPr>
      <w:r w:rsidRPr="00903DBA">
        <w:rPr>
          <w:highlight w:val="white"/>
        </w:rPr>
        <w:t xml:space="preserve">      else if (leftExpression.Symbol.Type.IsFloating() ||</w:t>
      </w:r>
    </w:p>
    <w:p w14:paraId="0475F4F3" w14:textId="77777777" w:rsidR="004F7E5A" w:rsidRPr="00903DBA" w:rsidRDefault="004F7E5A" w:rsidP="004F7E5A">
      <w:pPr>
        <w:pStyle w:val="Code"/>
        <w:rPr>
          <w:highlight w:val="white"/>
        </w:rPr>
      </w:pPr>
      <w:r w:rsidRPr="00903DBA">
        <w:rPr>
          <w:highlight w:val="white"/>
        </w:rPr>
        <w:t xml:space="preserve">               rightExpression.Symbol.Type.IsFloating()) {</w:t>
      </w:r>
    </w:p>
    <w:p w14:paraId="3C42BB03" w14:textId="77777777" w:rsidR="004F7E5A" w:rsidRPr="00903DBA" w:rsidRDefault="004F7E5A" w:rsidP="004F7E5A">
      <w:pPr>
        <w:pStyle w:val="Code"/>
        <w:rPr>
          <w:highlight w:val="white"/>
        </w:rPr>
      </w:pPr>
      <w:r w:rsidRPr="00903DBA">
        <w:rPr>
          <w:highlight w:val="white"/>
        </w:rPr>
        <w:t xml:space="preserve">        return RelationFloating(middleOp, leftExpression, rightExpression);</w:t>
      </w:r>
    </w:p>
    <w:p w14:paraId="670D266C" w14:textId="77777777" w:rsidR="004F7E5A" w:rsidRPr="00903DBA" w:rsidRDefault="004F7E5A" w:rsidP="004F7E5A">
      <w:pPr>
        <w:pStyle w:val="Code"/>
        <w:rPr>
          <w:highlight w:val="white"/>
        </w:rPr>
      </w:pPr>
      <w:r w:rsidRPr="00903DBA">
        <w:rPr>
          <w:highlight w:val="white"/>
        </w:rPr>
        <w:t xml:space="preserve">      }</w:t>
      </w:r>
    </w:p>
    <w:p w14:paraId="7E87F03F" w14:textId="77777777" w:rsidR="004F7E5A" w:rsidRPr="00903DBA" w:rsidRDefault="004F7E5A" w:rsidP="004F7E5A">
      <w:pPr>
        <w:pStyle w:val="Code"/>
        <w:rPr>
          <w:highlight w:val="white"/>
        </w:rPr>
      </w:pPr>
      <w:r w:rsidRPr="00903DBA">
        <w:rPr>
          <w:highlight w:val="white"/>
        </w:rPr>
        <w:t xml:space="preserve">      else {</w:t>
      </w:r>
    </w:p>
    <w:p w14:paraId="40189A1F" w14:textId="77777777" w:rsidR="004F7E5A" w:rsidRPr="00903DBA" w:rsidRDefault="004F7E5A" w:rsidP="004F7E5A">
      <w:pPr>
        <w:pStyle w:val="Code"/>
        <w:rPr>
          <w:highlight w:val="white"/>
        </w:rPr>
      </w:pPr>
      <w:r w:rsidRPr="00903DBA">
        <w:rPr>
          <w:highlight w:val="white"/>
        </w:rPr>
        <w:t xml:space="preserve">        return RelationIntegral(middleOp, leftExpression, rightExpression);</w:t>
      </w:r>
    </w:p>
    <w:p w14:paraId="0ADD6D35" w14:textId="77777777" w:rsidR="004F7E5A" w:rsidRPr="00903DBA" w:rsidRDefault="004F7E5A" w:rsidP="004F7E5A">
      <w:pPr>
        <w:pStyle w:val="Code"/>
        <w:rPr>
          <w:highlight w:val="white"/>
        </w:rPr>
      </w:pPr>
      <w:r w:rsidRPr="00903DBA">
        <w:rPr>
          <w:highlight w:val="white"/>
        </w:rPr>
        <w:t xml:space="preserve">      }</w:t>
      </w:r>
    </w:p>
    <w:p w14:paraId="6BB34AD7" w14:textId="77777777" w:rsidR="004F7E5A" w:rsidRPr="00903DBA" w:rsidRDefault="004F7E5A" w:rsidP="004F7E5A">
      <w:pPr>
        <w:pStyle w:val="Code"/>
        <w:rPr>
          <w:highlight w:val="white"/>
        </w:rPr>
      </w:pPr>
      <w:r w:rsidRPr="00903DBA">
        <w:rPr>
          <w:highlight w:val="white"/>
        </w:rPr>
        <w:t xml:space="preserve">    }</w:t>
      </w:r>
    </w:p>
    <w:p w14:paraId="4B80039B" w14:textId="7F1EA320" w:rsidR="00CD295E" w:rsidRPr="00903DBA" w:rsidRDefault="00AE3A74" w:rsidP="00AE3A74">
      <w:pPr>
        <w:rPr>
          <w:highlight w:val="white"/>
        </w:rPr>
      </w:pPr>
      <w:r w:rsidRPr="00903DBA">
        <w:rPr>
          <w:highlight w:val="white"/>
        </w:rPr>
        <w:t xml:space="preserve">The </w:t>
      </w:r>
      <w:r w:rsidRPr="00903DBA">
        <w:rPr>
          <w:rStyle w:val="KeyWord0"/>
          <w:highlight w:val="white"/>
        </w:rPr>
        <w:t>RelationIntegral</w:t>
      </w:r>
      <w:r w:rsidRPr="00903DBA">
        <w:rPr>
          <w:highlight w:val="white"/>
        </w:rPr>
        <w:t xml:space="preserve"> method</w:t>
      </w:r>
      <w:r w:rsidR="00AC13BA" w:rsidRPr="00903DBA">
        <w:rPr>
          <w:highlight w:val="white"/>
        </w:rPr>
        <w:t xml:space="preserve"> </w:t>
      </w:r>
      <w:r w:rsidR="00D42AF5" w:rsidRPr="00903DBA">
        <w:rPr>
          <w:highlight w:val="white"/>
        </w:rPr>
        <w:t>evaluates</w:t>
      </w:r>
      <w:r w:rsidR="00AC13BA" w:rsidRPr="00903DBA">
        <w:rPr>
          <w:highlight w:val="white"/>
        </w:rPr>
        <w:t xml:space="preserve"> the constant value of a relation expression.</w:t>
      </w:r>
      <w:r w:rsidR="008E2B66" w:rsidRPr="00903DBA">
        <w:rPr>
          <w:highlight w:val="white"/>
        </w:rPr>
        <w:t xml:space="preserve"> We assume that both operands are constant. </w:t>
      </w:r>
    </w:p>
    <w:p w14:paraId="09172B73" w14:textId="77777777" w:rsidR="00CD295E" w:rsidRPr="00903DBA" w:rsidRDefault="00CD295E" w:rsidP="005926A0">
      <w:pPr>
        <w:pStyle w:val="Code"/>
        <w:rPr>
          <w:highlight w:val="white"/>
        </w:rPr>
      </w:pPr>
      <w:r w:rsidRPr="00903DBA">
        <w:rPr>
          <w:highlight w:val="white"/>
        </w:rPr>
        <w:t xml:space="preserve">    private static Expression RelationIntegral(MiddleOperator middleOp,</w:t>
      </w:r>
    </w:p>
    <w:p w14:paraId="1336B3E2" w14:textId="77777777" w:rsidR="005926A0" w:rsidRPr="00903DBA" w:rsidRDefault="00CD295E" w:rsidP="005926A0">
      <w:pPr>
        <w:pStyle w:val="Code"/>
        <w:rPr>
          <w:highlight w:val="white"/>
        </w:rPr>
      </w:pPr>
      <w:r w:rsidRPr="00903DBA">
        <w:rPr>
          <w:highlight w:val="white"/>
        </w:rPr>
        <w:t xml:space="preserve">                                               Expression leftExpression,</w:t>
      </w:r>
    </w:p>
    <w:p w14:paraId="58EAA1F5" w14:textId="7F977E5F"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1D81080" w14:textId="75DD3FE1" w:rsidR="008E2B66" w:rsidRPr="00903DBA" w:rsidRDefault="008E2B66" w:rsidP="008E2B66">
      <w:pPr>
        <w:rPr>
          <w:highlight w:val="white"/>
        </w:rPr>
      </w:pPr>
      <w:r w:rsidRPr="00903DBA">
        <w:rPr>
          <w:highlight w:val="white"/>
        </w:rPr>
        <w:t xml:space="preserve">First, we need to </w:t>
      </w:r>
      <w:r w:rsidR="004223AF" w:rsidRPr="00903DBA">
        <w:rPr>
          <w:highlight w:val="white"/>
        </w:rPr>
        <w:t>cast the expression from a possible logical type into an integral type (signed integer).</w:t>
      </w:r>
    </w:p>
    <w:p w14:paraId="3C542346" w14:textId="75938C10"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02DA0428" w14:textId="76E7721F"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TypeCast.LogicalToIntegral(</w:t>
      </w:r>
      <w:r w:rsidR="00E819AF" w:rsidRPr="00903DBA">
        <w:rPr>
          <w:highlight w:val="white"/>
        </w:rPr>
        <w:t>right</w:t>
      </w:r>
      <w:r w:rsidRPr="00903DBA">
        <w:rPr>
          <w:highlight w:val="white"/>
        </w:rPr>
        <w:t>Expression);</w:t>
      </w:r>
    </w:p>
    <w:p w14:paraId="00DE3034" w14:textId="62471D06" w:rsidR="00CD295E" w:rsidRPr="00903DBA" w:rsidRDefault="004223AF" w:rsidP="004223AF">
      <w:pPr>
        <w:rPr>
          <w:highlight w:val="white"/>
        </w:rPr>
      </w:pPr>
      <w:r w:rsidRPr="00903DBA">
        <w:rPr>
          <w:highlight w:val="white"/>
        </w:rPr>
        <w:t>This method is only called if both expression</w:t>
      </w:r>
      <w:r w:rsidR="00E37C9D" w:rsidRPr="00903DBA">
        <w:rPr>
          <w:highlight w:val="white"/>
        </w:rPr>
        <w:t>s</w:t>
      </w:r>
      <w:r w:rsidRPr="00903DBA">
        <w:rPr>
          <w:highlight w:val="white"/>
        </w:rPr>
        <w:t xml:space="preserve"> have values.</w:t>
      </w:r>
      <w:r w:rsidR="004F0D94" w:rsidRPr="00903DBA">
        <w:rPr>
          <w:highlight w:val="white"/>
        </w:rPr>
        <w:t xml:space="preserve"> Therefore, we do not have to check that </w:t>
      </w:r>
      <w:r w:rsidR="00E37C9D" w:rsidRPr="00903DBA">
        <w:rPr>
          <w:highlight w:val="white"/>
        </w:rPr>
        <w:t>the values are not null.</w:t>
      </w:r>
    </w:p>
    <w:p w14:paraId="66EBDACF" w14:textId="77777777" w:rsidR="00CD295E" w:rsidRPr="00903DBA" w:rsidRDefault="00CD295E" w:rsidP="005926A0">
      <w:pPr>
        <w:pStyle w:val="Code"/>
        <w:rPr>
          <w:highlight w:val="white"/>
        </w:rPr>
      </w:pPr>
      <w:r w:rsidRPr="00903DBA">
        <w:rPr>
          <w:highlight w:val="white"/>
        </w:rPr>
        <w:t xml:space="preserve">      BigInteger leftValue = (BigInteger) leftExpression.Symbol.Value,</w:t>
      </w:r>
    </w:p>
    <w:p w14:paraId="01363693" w14:textId="77777777" w:rsidR="00CD295E" w:rsidRPr="00903DBA" w:rsidRDefault="00CD295E" w:rsidP="005926A0">
      <w:pPr>
        <w:pStyle w:val="Code"/>
        <w:rPr>
          <w:highlight w:val="white"/>
        </w:rPr>
      </w:pPr>
      <w:r w:rsidRPr="00903DBA">
        <w:rPr>
          <w:highlight w:val="white"/>
        </w:rPr>
        <w:t xml:space="preserve">                 rightValue = (BigInteger) rightExpression.Symbol.Value;</w:t>
      </w:r>
    </w:p>
    <w:p w14:paraId="17D8640C" w14:textId="290E5307" w:rsidR="00CD295E" w:rsidRPr="00903DBA" w:rsidRDefault="00F77146" w:rsidP="00F77146">
      <w:pPr>
        <w:rPr>
          <w:highlight w:val="white"/>
        </w:rPr>
      </w:pPr>
      <w:r w:rsidRPr="00903DBA">
        <w:rPr>
          <w:highlight w:val="white"/>
        </w:rPr>
        <w:t>Since the expression has a constant value, we only add one unconditional jump instruction.</w:t>
      </w:r>
    </w:p>
    <w:p w14:paraId="6382CE24" w14:textId="6014186D" w:rsidR="00CD295E" w:rsidRPr="00903DBA" w:rsidRDefault="00CD295E" w:rsidP="005926A0">
      <w:pPr>
        <w:pStyle w:val="Code"/>
        <w:rPr>
          <w:highlight w:val="white"/>
        </w:rPr>
      </w:pPr>
      <w:r w:rsidRPr="00903DBA">
        <w:rPr>
          <w:highlight w:val="white"/>
        </w:rPr>
        <w:t xml:space="preserve">      List&lt;MiddleCode&gt; </w:t>
      </w:r>
      <w:r w:rsidR="00E52D0D" w:rsidRPr="00903DBA">
        <w:rPr>
          <w:highlight w:val="white"/>
        </w:rPr>
        <w:t>longList</w:t>
      </w:r>
      <w:r w:rsidRPr="00903DBA">
        <w:rPr>
          <w:highlight w:val="white"/>
        </w:rPr>
        <w:t xml:space="preserve"> = new List&lt;MiddleCode&gt;();</w:t>
      </w:r>
    </w:p>
    <w:p w14:paraId="2C2B1FBF" w14:textId="45F225A1" w:rsidR="00CD295E" w:rsidRPr="00903DBA" w:rsidRDefault="00CD295E" w:rsidP="005926A0">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D6DAA52" w14:textId="7B8EB30C" w:rsidR="00CD295E" w:rsidRPr="00903DBA" w:rsidRDefault="00CD295E" w:rsidP="005926A0">
      <w:pPr>
        <w:pStyle w:val="Code"/>
        <w:rPr>
          <w:highlight w:val="white"/>
        </w:rPr>
      </w:pPr>
      <w:r w:rsidRPr="00903DBA">
        <w:rPr>
          <w:highlight w:val="white"/>
        </w:rPr>
        <w:t xml:space="preserve">      </w:t>
      </w:r>
      <w:r w:rsidR="00E52D0D" w:rsidRPr="00903DBA">
        <w:rPr>
          <w:highlight w:val="white"/>
        </w:rPr>
        <w:t>longList</w:t>
      </w:r>
      <w:r w:rsidRPr="00903DBA">
        <w:rPr>
          <w:highlight w:val="white"/>
        </w:rPr>
        <w:t>.Add(jumpCode);</w:t>
      </w:r>
    </w:p>
    <w:p w14:paraId="432BCDA7" w14:textId="77777777" w:rsidR="00CD295E" w:rsidRPr="00903DBA" w:rsidRDefault="00CD295E" w:rsidP="005926A0">
      <w:pPr>
        <w:pStyle w:val="Code"/>
        <w:rPr>
          <w:highlight w:val="white"/>
        </w:rPr>
      </w:pPr>
      <w:r w:rsidRPr="00903DBA">
        <w:rPr>
          <w:highlight w:val="white"/>
        </w:rPr>
        <w:t xml:space="preserve">      ISet&lt;MiddleCode&gt; jumpSet = new HashSet&lt;MiddleCode&gt;();</w:t>
      </w:r>
    </w:p>
    <w:p w14:paraId="027D4C8C" w14:textId="77777777" w:rsidR="00CD295E" w:rsidRPr="00903DBA" w:rsidRDefault="00CD295E" w:rsidP="005926A0">
      <w:pPr>
        <w:pStyle w:val="Code"/>
        <w:rPr>
          <w:highlight w:val="white"/>
        </w:rPr>
      </w:pPr>
      <w:r w:rsidRPr="00903DBA">
        <w:rPr>
          <w:highlight w:val="white"/>
        </w:rPr>
        <w:t xml:space="preserve">      jumpSet.Add(jumpCode);</w:t>
      </w:r>
    </w:p>
    <w:p w14:paraId="1BEE5846" w14:textId="6ED14812" w:rsidR="00CD295E" w:rsidRPr="00903DBA" w:rsidRDefault="00D22966" w:rsidP="005F0234">
      <w:pPr>
        <w:rPr>
          <w:highlight w:val="white"/>
        </w:rPr>
      </w:pPr>
      <w:r w:rsidRPr="00903DBA">
        <w:rPr>
          <w:highlight w:val="white"/>
        </w:rPr>
        <w:t>Then we need to evaluate the value of the expression.</w:t>
      </w:r>
      <w:r w:rsidR="005F0234" w:rsidRPr="00903DBA">
        <w:rPr>
          <w:highlight w:val="white"/>
        </w:rPr>
        <w:t xml:space="preserve"> Since the values are object of the </w:t>
      </w:r>
      <w:r w:rsidR="005F0234" w:rsidRPr="00903DBA">
        <w:rPr>
          <w:rStyle w:val="KeyWord0"/>
          <w:highlight w:val="white"/>
        </w:rPr>
        <w:t>BigInteger</w:t>
      </w:r>
      <w:r w:rsidR="005F0234" w:rsidRPr="00903DBA">
        <w:rPr>
          <w:highlight w:val="white"/>
        </w:rPr>
        <w:t xml:space="preserve"> class we can use the regular relation operators.</w:t>
      </w:r>
    </w:p>
    <w:p w14:paraId="21BD3EDD" w14:textId="77777777" w:rsidR="00CD295E" w:rsidRPr="00903DBA" w:rsidRDefault="00CD295E" w:rsidP="005926A0">
      <w:pPr>
        <w:pStyle w:val="Code"/>
        <w:rPr>
          <w:highlight w:val="white"/>
        </w:rPr>
      </w:pPr>
      <w:r w:rsidRPr="00903DBA">
        <w:rPr>
          <w:highlight w:val="white"/>
        </w:rPr>
        <w:t xml:space="preserve">      bool resultValue = false;</w:t>
      </w:r>
    </w:p>
    <w:p w14:paraId="74216F10" w14:textId="77777777" w:rsidR="00CD295E" w:rsidRPr="00903DBA" w:rsidRDefault="00CD295E" w:rsidP="005926A0">
      <w:pPr>
        <w:pStyle w:val="Code"/>
        <w:rPr>
          <w:highlight w:val="white"/>
        </w:rPr>
      </w:pPr>
      <w:r w:rsidRPr="00903DBA">
        <w:rPr>
          <w:highlight w:val="white"/>
        </w:rPr>
        <w:t xml:space="preserve">      switch (middleOp) {</w:t>
      </w:r>
    </w:p>
    <w:p w14:paraId="41AE9D4B" w14:textId="77777777" w:rsidR="00CD295E" w:rsidRPr="00903DBA" w:rsidRDefault="00CD295E" w:rsidP="005926A0">
      <w:pPr>
        <w:pStyle w:val="Code"/>
        <w:rPr>
          <w:highlight w:val="white"/>
        </w:rPr>
      </w:pPr>
      <w:r w:rsidRPr="00903DBA">
        <w:rPr>
          <w:highlight w:val="white"/>
        </w:rPr>
        <w:t xml:space="preserve">        case MiddleOperator.Equal:</w:t>
      </w:r>
    </w:p>
    <w:p w14:paraId="62D5100C" w14:textId="77777777" w:rsidR="00CD295E" w:rsidRPr="00903DBA" w:rsidRDefault="00CD295E" w:rsidP="005926A0">
      <w:pPr>
        <w:pStyle w:val="Code"/>
        <w:rPr>
          <w:highlight w:val="white"/>
        </w:rPr>
      </w:pPr>
      <w:r w:rsidRPr="00903DBA">
        <w:rPr>
          <w:highlight w:val="white"/>
        </w:rPr>
        <w:t xml:space="preserve">          resultValue = (leftValue == rightValue);</w:t>
      </w:r>
    </w:p>
    <w:p w14:paraId="22D59958" w14:textId="77777777" w:rsidR="00CD295E" w:rsidRPr="00903DBA" w:rsidRDefault="00CD295E" w:rsidP="005926A0">
      <w:pPr>
        <w:pStyle w:val="Code"/>
        <w:rPr>
          <w:highlight w:val="white"/>
        </w:rPr>
      </w:pPr>
      <w:r w:rsidRPr="00903DBA">
        <w:rPr>
          <w:highlight w:val="white"/>
        </w:rPr>
        <w:t xml:space="preserve">          break;</w:t>
      </w:r>
    </w:p>
    <w:p w14:paraId="7768778B" w14:textId="77777777" w:rsidR="00CD295E" w:rsidRPr="00903DBA" w:rsidRDefault="00CD295E" w:rsidP="005926A0">
      <w:pPr>
        <w:pStyle w:val="Code"/>
        <w:rPr>
          <w:highlight w:val="white"/>
        </w:rPr>
      </w:pPr>
    </w:p>
    <w:p w14:paraId="7DBF00A2" w14:textId="77777777" w:rsidR="00CD295E" w:rsidRPr="00903DBA" w:rsidRDefault="00CD295E" w:rsidP="005926A0">
      <w:pPr>
        <w:pStyle w:val="Code"/>
        <w:rPr>
          <w:highlight w:val="white"/>
        </w:rPr>
      </w:pPr>
      <w:r w:rsidRPr="00903DBA">
        <w:rPr>
          <w:highlight w:val="white"/>
        </w:rPr>
        <w:t xml:space="preserve">        case MiddleOperator.NotEqual:</w:t>
      </w:r>
    </w:p>
    <w:p w14:paraId="238851D8" w14:textId="77777777" w:rsidR="00CD295E" w:rsidRPr="00903DBA" w:rsidRDefault="00CD295E" w:rsidP="005926A0">
      <w:pPr>
        <w:pStyle w:val="Code"/>
        <w:rPr>
          <w:highlight w:val="white"/>
        </w:rPr>
      </w:pPr>
      <w:r w:rsidRPr="00903DBA">
        <w:rPr>
          <w:highlight w:val="white"/>
        </w:rPr>
        <w:t xml:space="preserve">          resultValue = (leftValue != rightValue);</w:t>
      </w:r>
    </w:p>
    <w:p w14:paraId="3FB8A336" w14:textId="77777777" w:rsidR="00CD295E" w:rsidRPr="00903DBA" w:rsidRDefault="00CD295E" w:rsidP="005926A0">
      <w:pPr>
        <w:pStyle w:val="Code"/>
        <w:rPr>
          <w:highlight w:val="white"/>
        </w:rPr>
      </w:pPr>
      <w:r w:rsidRPr="00903DBA">
        <w:rPr>
          <w:highlight w:val="white"/>
        </w:rPr>
        <w:t xml:space="preserve">          break;</w:t>
      </w:r>
    </w:p>
    <w:p w14:paraId="295A1CFE" w14:textId="77777777" w:rsidR="00CD295E" w:rsidRPr="00903DBA" w:rsidRDefault="00CD295E" w:rsidP="005926A0">
      <w:pPr>
        <w:pStyle w:val="Code"/>
        <w:rPr>
          <w:highlight w:val="white"/>
        </w:rPr>
      </w:pPr>
    </w:p>
    <w:p w14:paraId="011715F7" w14:textId="77777777" w:rsidR="00CD295E" w:rsidRPr="00903DBA" w:rsidRDefault="00CD295E" w:rsidP="005926A0">
      <w:pPr>
        <w:pStyle w:val="Code"/>
        <w:rPr>
          <w:highlight w:val="white"/>
        </w:rPr>
      </w:pPr>
      <w:r w:rsidRPr="00903DBA">
        <w:rPr>
          <w:highlight w:val="white"/>
        </w:rPr>
        <w:t xml:space="preserve">        case MiddleOperator.SignedLessThan:</w:t>
      </w:r>
    </w:p>
    <w:p w14:paraId="6DB26877" w14:textId="77777777" w:rsidR="00CD295E" w:rsidRPr="00903DBA" w:rsidRDefault="00CD295E" w:rsidP="005926A0">
      <w:pPr>
        <w:pStyle w:val="Code"/>
        <w:rPr>
          <w:highlight w:val="white"/>
        </w:rPr>
      </w:pPr>
      <w:r w:rsidRPr="00903DBA">
        <w:rPr>
          <w:highlight w:val="white"/>
        </w:rPr>
        <w:t xml:space="preserve">        case MiddleOperator.UnsignedLessThan:</w:t>
      </w:r>
    </w:p>
    <w:p w14:paraId="705E7EDC" w14:textId="77777777" w:rsidR="00CD295E" w:rsidRPr="00903DBA" w:rsidRDefault="00CD295E" w:rsidP="005926A0">
      <w:pPr>
        <w:pStyle w:val="Code"/>
        <w:rPr>
          <w:highlight w:val="white"/>
        </w:rPr>
      </w:pPr>
      <w:r w:rsidRPr="00903DBA">
        <w:rPr>
          <w:highlight w:val="white"/>
        </w:rPr>
        <w:t xml:space="preserve">          resultValue = (leftValue &lt; rightValue);</w:t>
      </w:r>
    </w:p>
    <w:p w14:paraId="7435BD5F" w14:textId="77777777" w:rsidR="00CD295E" w:rsidRPr="00903DBA" w:rsidRDefault="00CD295E" w:rsidP="005926A0">
      <w:pPr>
        <w:pStyle w:val="Code"/>
        <w:rPr>
          <w:highlight w:val="white"/>
        </w:rPr>
      </w:pPr>
      <w:r w:rsidRPr="00903DBA">
        <w:rPr>
          <w:highlight w:val="white"/>
        </w:rPr>
        <w:t xml:space="preserve">          break;</w:t>
      </w:r>
    </w:p>
    <w:p w14:paraId="4CAEE4AA" w14:textId="77777777" w:rsidR="00CD295E" w:rsidRPr="00903DBA" w:rsidRDefault="00CD295E" w:rsidP="005926A0">
      <w:pPr>
        <w:pStyle w:val="Code"/>
        <w:rPr>
          <w:highlight w:val="white"/>
        </w:rPr>
      </w:pPr>
    </w:p>
    <w:p w14:paraId="6C873109" w14:textId="77777777" w:rsidR="00CD295E" w:rsidRPr="00903DBA" w:rsidRDefault="00CD295E" w:rsidP="005926A0">
      <w:pPr>
        <w:pStyle w:val="Code"/>
        <w:rPr>
          <w:highlight w:val="white"/>
        </w:rPr>
      </w:pPr>
      <w:r w:rsidRPr="00903DBA">
        <w:rPr>
          <w:highlight w:val="white"/>
        </w:rPr>
        <w:t xml:space="preserve">        case MiddleOperator.SignedLessThanEqual:</w:t>
      </w:r>
    </w:p>
    <w:p w14:paraId="197119F6" w14:textId="77777777" w:rsidR="00CD295E" w:rsidRPr="00903DBA" w:rsidRDefault="00CD295E" w:rsidP="005926A0">
      <w:pPr>
        <w:pStyle w:val="Code"/>
        <w:rPr>
          <w:highlight w:val="white"/>
        </w:rPr>
      </w:pPr>
      <w:r w:rsidRPr="00903DBA">
        <w:rPr>
          <w:highlight w:val="white"/>
        </w:rPr>
        <w:t xml:space="preserve">        case MiddleOperator.UnsignedLessThanEqual:</w:t>
      </w:r>
    </w:p>
    <w:p w14:paraId="22FDB73A" w14:textId="77777777" w:rsidR="00CD295E" w:rsidRPr="00903DBA" w:rsidRDefault="00CD295E" w:rsidP="005926A0">
      <w:pPr>
        <w:pStyle w:val="Code"/>
        <w:rPr>
          <w:highlight w:val="white"/>
        </w:rPr>
      </w:pPr>
      <w:r w:rsidRPr="00903DBA">
        <w:rPr>
          <w:highlight w:val="white"/>
        </w:rPr>
        <w:t xml:space="preserve">          resultValue = (leftValue &lt;= rightValue);</w:t>
      </w:r>
    </w:p>
    <w:p w14:paraId="7A6B0322" w14:textId="77777777" w:rsidR="00CD295E" w:rsidRPr="00903DBA" w:rsidRDefault="00CD295E" w:rsidP="005926A0">
      <w:pPr>
        <w:pStyle w:val="Code"/>
        <w:rPr>
          <w:highlight w:val="white"/>
        </w:rPr>
      </w:pPr>
      <w:r w:rsidRPr="00903DBA">
        <w:rPr>
          <w:highlight w:val="white"/>
        </w:rPr>
        <w:lastRenderedPageBreak/>
        <w:t xml:space="preserve">          break;</w:t>
      </w:r>
    </w:p>
    <w:p w14:paraId="76643219" w14:textId="77777777" w:rsidR="00CD295E" w:rsidRPr="00903DBA" w:rsidRDefault="00CD295E" w:rsidP="005926A0">
      <w:pPr>
        <w:pStyle w:val="Code"/>
        <w:rPr>
          <w:highlight w:val="white"/>
        </w:rPr>
      </w:pPr>
    </w:p>
    <w:p w14:paraId="7CE2E7EF" w14:textId="77777777" w:rsidR="00CD295E" w:rsidRPr="00903DBA" w:rsidRDefault="00CD295E" w:rsidP="005926A0">
      <w:pPr>
        <w:pStyle w:val="Code"/>
        <w:rPr>
          <w:highlight w:val="white"/>
        </w:rPr>
      </w:pPr>
      <w:r w:rsidRPr="00903DBA">
        <w:rPr>
          <w:highlight w:val="white"/>
        </w:rPr>
        <w:t xml:space="preserve">        case MiddleOperator.SignedGreaterThan:</w:t>
      </w:r>
    </w:p>
    <w:p w14:paraId="27E8A999" w14:textId="77777777" w:rsidR="00CD295E" w:rsidRPr="00903DBA" w:rsidRDefault="00CD295E" w:rsidP="005926A0">
      <w:pPr>
        <w:pStyle w:val="Code"/>
        <w:rPr>
          <w:highlight w:val="white"/>
        </w:rPr>
      </w:pPr>
      <w:r w:rsidRPr="00903DBA">
        <w:rPr>
          <w:highlight w:val="white"/>
        </w:rPr>
        <w:t xml:space="preserve">        case MiddleOperator.UnsignedGreaterThan:</w:t>
      </w:r>
    </w:p>
    <w:p w14:paraId="23BF0A1B" w14:textId="77777777" w:rsidR="00CD295E" w:rsidRPr="00903DBA" w:rsidRDefault="00CD295E" w:rsidP="005926A0">
      <w:pPr>
        <w:pStyle w:val="Code"/>
        <w:rPr>
          <w:highlight w:val="white"/>
        </w:rPr>
      </w:pPr>
      <w:r w:rsidRPr="00903DBA">
        <w:rPr>
          <w:highlight w:val="white"/>
        </w:rPr>
        <w:t xml:space="preserve">          resultValue = (leftValue &gt; rightValue);</w:t>
      </w:r>
    </w:p>
    <w:p w14:paraId="72F37822" w14:textId="77777777" w:rsidR="00CD295E" w:rsidRPr="00903DBA" w:rsidRDefault="00CD295E" w:rsidP="005926A0">
      <w:pPr>
        <w:pStyle w:val="Code"/>
        <w:rPr>
          <w:highlight w:val="white"/>
        </w:rPr>
      </w:pPr>
      <w:r w:rsidRPr="00903DBA">
        <w:rPr>
          <w:highlight w:val="white"/>
        </w:rPr>
        <w:t xml:space="preserve">          break;</w:t>
      </w:r>
    </w:p>
    <w:p w14:paraId="0154B7C0" w14:textId="77777777" w:rsidR="00CD295E" w:rsidRPr="00903DBA" w:rsidRDefault="00CD295E" w:rsidP="005926A0">
      <w:pPr>
        <w:pStyle w:val="Code"/>
        <w:rPr>
          <w:highlight w:val="white"/>
        </w:rPr>
      </w:pPr>
    </w:p>
    <w:p w14:paraId="2A19FCEB" w14:textId="77777777" w:rsidR="00CD295E" w:rsidRPr="00903DBA" w:rsidRDefault="00CD295E" w:rsidP="005926A0">
      <w:pPr>
        <w:pStyle w:val="Code"/>
        <w:rPr>
          <w:highlight w:val="white"/>
        </w:rPr>
      </w:pPr>
      <w:r w:rsidRPr="00903DBA">
        <w:rPr>
          <w:highlight w:val="white"/>
        </w:rPr>
        <w:t xml:space="preserve">        case MiddleOperator.SignedGreaterThanEqual:</w:t>
      </w:r>
    </w:p>
    <w:p w14:paraId="420897BE" w14:textId="77777777" w:rsidR="00CD295E" w:rsidRPr="00903DBA" w:rsidRDefault="00CD295E" w:rsidP="005926A0">
      <w:pPr>
        <w:pStyle w:val="Code"/>
        <w:rPr>
          <w:highlight w:val="white"/>
        </w:rPr>
      </w:pPr>
      <w:r w:rsidRPr="00903DBA">
        <w:rPr>
          <w:highlight w:val="white"/>
        </w:rPr>
        <w:t xml:space="preserve">        case MiddleOperator.UnsignedGreaterThanEqual:</w:t>
      </w:r>
    </w:p>
    <w:p w14:paraId="5EB2273B" w14:textId="77777777" w:rsidR="00CD295E" w:rsidRPr="00903DBA" w:rsidRDefault="00CD295E" w:rsidP="005926A0">
      <w:pPr>
        <w:pStyle w:val="Code"/>
        <w:rPr>
          <w:highlight w:val="white"/>
        </w:rPr>
      </w:pPr>
      <w:r w:rsidRPr="00903DBA">
        <w:rPr>
          <w:highlight w:val="white"/>
        </w:rPr>
        <w:t xml:space="preserve">          resultValue = (leftValue &gt;= rightValue);</w:t>
      </w:r>
    </w:p>
    <w:p w14:paraId="7397E470" w14:textId="77777777" w:rsidR="00CD295E" w:rsidRPr="00903DBA" w:rsidRDefault="00CD295E" w:rsidP="005926A0">
      <w:pPr>
        <w:pStyle w:val="Code"/>
        <w:rPr>
          <w:highlight w:val="white"/>
        </w:rPr>
      </w:pPr>
      <w:r w:rsidRPr="00903DBA">
        <w:rPr>
          <w:highlight w:val="white"/>
        </w:rPr>
        <w:t xml:space="preserve">          break;</w:t>
      </w:r>
    </w:p>
    <w:p w14:paraId="25238D02" w14:textId="77777777" w:rsidR="00CD295E" w:rsidRPr="00903DBA" w:rsidRDefault="00CD295E" w:rsidP="005926A0">
      <w:pPr>
        <w:pStyle w:val="Code"/>
        <w:rPr>
          <w:highlight w:val="white"/>
        </w:rPr>
      </w:pPr>
      <w:r w:rsidRPr="00903DBA">
        <w:rPr>
          <w:highlight w:val="white"/>
        </w:rPr>
        <w:t xml:space="preserve">      }</w:t>
      </w:r>
    </w:p>
    <w:p w14:paraId="5FE543FE" w14:textId="0FDC48C2" w:rsidR="00CD295E" w:rsidRPr="00903DBA" w:rsidRDefault="00BD08B1" w:rsidP="00BD08B1">
      <w:pPr>
        <w:rPr>
          <w:highlight w:val="white"/>
        </w:rPr>
      </w:pPr>
      <w:r w:rsidRPr="00903DBA">
        <w:rPr>
          <w:highlight w:val="white"/>
        </w:rPr>
        <w:t xml:space="preserve">Finally, </w:t>
      </w:r>
      <w:r w:rsidR="00E63C3A" w:rsidRPr="00903DBA">
        <w:rPr>
          <w:highlight w:val="white"/>
        </w:rPr>
        <w:t xml:space="preserve">we define the logical </w:t>
      </w:r>
      <w:r w:rsidR="006A2A11" w:rsidRPr="00903DBA">
        <w:rPr>
          <w:highlight w:val="white"/>
        </w:rPr>
        <w:t>symbol</w:t>
      </w:r>
      <w:r w:rsidR="00E63C3A" w:rsidRPr="00903DBA">
        <w:rPr>
          <w:highlight w:val="white"/>
        </w:rPr>
        <w:t xml:space="preserve"> with the jump set, depending on the value of the expression. If the value is true the jump set becomes the </w:t>
      </w:r>
      <w:r w:rsidR="009C3C27">
        <w:rPr>
          <w:highlight w:val="white"/>
        </w:rPr>
        <w:t>true-set</w:t>
      </w:r>
      <w:r w:rsidR="00E63C3A" w:rsidRPr="00903DBA">
        <w:rPr>
          <w:highlight w:val="white"/>
        </w:rPr>
        <w:t xml:space="preserve"> of the </w:t>
      </w:r>
      <w:r w:rsidR="006A2A11" w:rsidRPr="00903DBA">
        <w:rPr>
          <w:highlight w:val="white"/>
        </w:rPr>
        <w:t>symbol</w:t>
      </w:r>
      <w:r w:rsidR="00E63C3A" w:rsidRPr="00903DBA">
        <w:rPr>
          <w:highlight w:val="white"/>
        </w:rPr>
        <w:t xml:space="preserve">, and if the value is false the jump set becomes the </w:t>
      </w:r>
      <w:r w:rsidR="00A76052">
        <w:rPr>
          <w:highlight w:val="white"/>
        </w:rPr>
        <w:t>false-set</w:t>
      </w:r>
      <w:r w:rsidR="00E63C3A" w:rsidRPr="00903DBA">
        <w:rPr>
          <w:highlight w:val="white"/>
        </w:rPr>
        <w:t xml:space="preserve"> of the </w:t>
      </w:r>
      <w:r w:rsidR="006A2A11" w:rsidRPr="00903DBA">
        <w:rPr>
          <w:highlight w:val="white"/>
        </w:rPr>
        <w:t>symbol</w:t>
      </w:r>
      <w:r w:rsidR="00E63C3A" w:rsidRPr="00903DBA">
        <w:rPr>
          <w:highlight w:val="white"/>
        </w:rPr>
        <w:t>.</w:t>
      </w:r>
    </w:p>
    <w:p w14:paraId="46F9B916" w14:textId="77777777" w:rsidR="007D39CD" w:rsidRPr="00903DBA" w:rsidRDefault="007D39CD" w:rsidP="007D39CD">
      <w:pPr>
        <w:pStyle w:val="Code"/>
        <w:rPr>
          <w:highlight w:val="white"/>
        </w:rPr>
      </w:pPr>
      <w:r w:rsidRPr="00903DBA">
        <w:rPr>
          <w:highlight w:val="white"/>
        </w:rPr>
        <w:t xml:space="preserve">      Symbol resultSymbol = resultValue ? (new Symbol(jumpSet, null))</w:t>
      </w:r>
    </w:p>
    <w:p w14:paraId="753E6CF6" w14:textId="77777777" w:rsidR="007D39CD" w:rsidRPr="00903DBA" w:rsidRDefault="007D39CD" w:rsidP="007D39CD">
      <w:pPr>
        <w:pStyle w:val="Code"/>
        <w:rPr>
          <w:highlight w:val="white"/>
        </w:rPr>
      </w:pPr>
      <w:r w:rsidRPr="00903DBA">
        <w:rPr>
          <w:highlight w:val="white"/>
        </w:rPr>
        <w:t xml:space="preserve">                                        : (new Symbol(null, jumpSet));</w:t>
      </w:r>
    </w:p>
    <w:p w14:paraId="66317196" w14:textId="2BD5D1CE" w:rsidR="007C7948" w:rsidRPr="00903DBA" w:rsidRDefault="007C7948" w:rsidP="007C7948">
      <w:pPr>
        <w:rPr>
          <w:highlight w:val="white"/>
        </w:rPr>
      </w:pPr>
      <w:r w:rsidRPr="00903DBA">
        <w:rPr>
          <w:highlight w:val="white"/>
        </w:rPr>
        <w:t>The resulting expression has no short list, and</w:t>
      </w:r>
      <w:r w:rsidR="00E52D0D" w:rsidRPr="00903DBA">
        <w:rPr>
          <w:highlight w:val="white"/>
        </w:rPr>
        <w:t xml:space="preserve"> its long list is made up be one instruction only: the unconditional jump.</w:t>
      </w:r>
    </w:p>
    <w:p w14:paraId="44DE94E4" w14:textId="77777777" w:rsidR="007B47A4" w:rsidRPr="00903DBA" w:rsidRDefault="007B47A4" w:rsidP="007C7948">
      <w:pPr>
        <w:rPr>
          <w:highlight w:val="white"/>
        </w:rPr>
      </w:pPr>
    </w:p>
    <w:p w14:paraId="15716AF6" w14:textId="20018C87" w:rsidR="00CD295E" w:rsidRPr="00903DBA" w:rsidRDefault="00CD295E" w:rsidP="005926A0">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E52D0D" w:rsidRPr="00903DBA">
        <w:rPr>
          <w:highlight w:val="white"/>
        </w:rPr>
        <w:t>longList</w:t>
      </w:r>
      <w:r w:rsidRPr="00903DBA">
        <w:rPr>
          <w:highlight w:val="white"/>
        </w:rPr>
        <w:t>));</w:t>
      </w:r>
    </w:p>
    <w:p w14:paraId="3B2116E4" w14:textId="77777777" w:rsidR="00CD295E" w:rsidRPr="00903DBA" w:rsidRDefault="00CD295E" w:rsidP="005926A0">
      <w:pPr>
        <w:pStyle w:val="Code"/>
        <w:rPr>
          <w:highlight w:val="white"/>
        </w:rPr>
      </w:pPr>
      <w:r w:rsidRPr="00903DBA">
        <w:rPr>
          <w:highlight w:val="white"/>
        </w:rPr>
        <w:t xml:space="preserve">    }</w:t>
      </w:r>
    </w:p>
    <w:p w14:paraId="38D311E3" w14:textId="60AC75D8" w:rsidR="00CD2163" w:rsidRPr="00903DBA" w:rsidRDefault="00CD2163" w:rsidP="00CD2163">
      <w:pPr>
        <w:rPr>
          <w:highlight w:val="white"/>
        </w:rPr>
      </w:pPr>
      <w:r w:rsidRPr="00903DBA">
        <w:rPr>
          <w:highlight w:val="white"/>
        </w:rPr>
        <w:t xml:space="preserve">The </w:t>
      </w:r>
      <w:r w:rsidRPr="00903DBA">
        <w:rPr>
          <w:rStyle w:val="KeyWord0"/>
          <w:highlight w:val="white"/>
        </w:rPr>
        <w:t>RelationFloating</w:t>
      </w:r>
      <w:r w:rsidRPr="00903DBA">
        <w:rPr>
          <w:highlight w:val="white"/>
        </w:rPr>
        <w:t xml:space="preserve"> method makes sure the expression holds integral type. If it holds logical type, it is cast from logical type to signed integer type.</w:t>
      </w:r>
    </w:p>
    <w:p w14:paraId="2A3B80B0" w14:textId="06F9D0FC" w:rsidR="00CD295E" w:rsidRPr="00903DBA" w:rsidRDefault="00CD295E" w:rsidP="005926A0">
      <w:pPr>
        <w:pStyle w:val="Code"/>
        <w:rPr>
          <w:highlight w:val="white"/>
        </w:rPr>
      </w:pPr>
      <w:r w:rsidRPr="00903DBA">
        <w:rPr>
          <w:highlight w:val="white"/>
        </w:rPr>
        <w:t xml:space="preserve">    private static Expression RelationFloating(MiddleOperator middleOp,</w:t>
      </w:r>
    </w:p>
    <w:p w14:paraId="09894BA7" w14:textId="77777777" w:rsidR="005926A0" w:rsidRPr="00903DBA" w:rsidRDefault="00CD295E" w:rsidP="005926A0">
      <w:pPr>
        <w:pStyle w:val="Code"/>
        <w:rPr>
          <w:highlight w:val="white"/>
        </w:rPr>
      </w:pPr>
      <w:r w:rsidRPr="00903DBA">
        <w:rPr>
          <w:highlight w:val="white"/>
        </w:rPr>
        <w:t xml:space="preserve">                                               Expression leftExpression,</w:t>
      </w:r>
    </w:p>
    <w:p w14:paraId="47C4A180" w14:textId="58142935"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3FED117" w14:textId="62289372" w:rsidR="004E56DA" w:rsidRPr="00903DBA" w:rsidRDefault="00A63A3E" w:rsidP="004D3A89">
      <w:pPr>
        <w:rPr>
          <w:highlight w:val="white"/>
        </w:rPr>
      </w:pPr>
      <w:r w:rsidRPr="00903DBA">
        <w:rPr>
          <w:highlight w:val="white"/>
        </w:rPr>
        <w:t>Firs</w:t>
      </w:r>
      <w:r w:rsidR="004D3A89" w:rsidRPr="00903DBA">
        <w:rPr>
          <w:highlight w:val="white"/>
        </w:rPr>
        <w:t>t,</w:t>
      </w:r>
      <w:r w:rsidR="004E56DA" w:rsidRPr="00903DBA">
        <w:rPr>
          <w:highlight w:val="white"/>
        </w:rPr>
        <w:t xml:space="preserve"> we need to cast the potential logical</w:t>
      </w:r>
      <w:r w:rsidR="004851C9" w:rsidRPr="00903DBA">
        <w:rPr>
          <w:highlight w:val="white"/>
        </w:rPr>
        <w:t xml:space="preserve"> or integral</w:t>
      </w:r>
      <w:r w:rsidR="004E56DA" w:rsidRPr="00903DBA">
        <w:rPr>
          <w:highlight w:val="white"/>
        </w:rPr>
        <w:t xml:space="preserve"> expressions to floating type</w:t>
      </w:r>
      <w:r w:rsidR="00CA2ABC" w:rsidRPr="00903DBA">
        <w:rPr>
          <w:highlight w:val="white"/>
        </w:rPr>
        <w:t xml:space="preserve"> (double).</w:t>
      </w:r>
    </w:p>
    <w:p w14:paraId="5D7482DD" w14:textId="3DB206D9"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59CD508B" w14:textId="0FDBB362"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leftExpression);</w:t>
      </w:r>
    </w:p>
    <w:p w14:paraId="3497D2CB" w14:textId="40C2B554" w:rsidR="00CD295E" w:rsidRPr="00903DBA" w:rsidRDefault="007D0413" w:rsidP="007D0413">
      <w:pPr>
        <w:rPr>
          <w:highlight w:val="white"/>
        </w:rPr>
      </w:pPr>
      <w:r w:rsidRPr="00903DBA">
        <w:rPr>
          <w:highlight w:val="white"/>
        </w:rPr>
        <w:t xml:space="preserve">Then we cast </w:t>
      </w:r>
      <w:r w:rsidR="00942F43" w:rsidRPr="00903DBA">
        <w:rPr>
          <w:highlight w:val="white"/>
        </w:rPr>
        <w:t xml:space="preserve">left </w:t>
      </w:r>
      <w:r w:rsidRPr="00903DBA">
        <w:rPr>
          <w:highlight w:val="white"/>
        </w:rPr>
        <w:t xml:space="preserve">value </w:t>
      </w:r>
      <w:r w:rsidR="00942F43" w:rsidRPr="00903DBA">
        <w:rPr>
          <w:highlight w:val="white"/>
        </w:rPr>
        <w:t xml:space="preserve">and right </w:t>
      </w:r>
      <w:r w:rsidRPr="00903DBA">
        <w:rPr>
          <w:highlight w:val="white"/>
        </w:rPr>
        <w:t xml:space="preserve">from </w:t>
      </w:r>
      <w:r w:rsidRPr="00903DBA">
        <w:rPr>
          <w:rStyle w:val="KeyWord0"/>
          <w:highlight w:val="white"/>
        </w:rPr>
        <w:t>BigInteger</w:t>
      </w:r>
      <w:r w:rsidRPr="00903DBA">
        <w:rPr>
          <w:highlight w:val="white"/>
        </w:rPr>
        <w:t xml:space="preserve"> to </w:t>
      </w:r>
      <w:r w:rsidRPr="00903DBA">
        <w:rPr>
          <w:rStyle w:val="KeyWord0"/>
          <w:highlight w:val="white"/>
        </w:rPr>
        <w:t>decimal</w:t>
      </w:r>
      <w:r w:rsidRPr="00903DBA">
        <w:rPr>
          <w:highlight w:val="white"/>
        </w:rPr>
        <w:t xml:space="preserve">, if </w:t>
      </w:r>
      <w:r w:rsidR="007A3A81" w:rsidRPr="00903DBA">
        <w:rPr>
          <w:highlight w:val="white"/>
        </w:rPr>
        <w:t>necessary</w:t>
      </w:r>
      <w:r w:rsidRPr="00903DBA">
        <w:rPr>
          <w:highlight w:val="white"/>
        </w:rPr>
        <w:t>.</w:t>
      </w:r>
    </w:p>
    <w:p w14:paraId="3F7E779C" w14:textId="77777777" w:rsidR="00CD295E" w:rsidRPr="00903DBA" w:rsidRDefault="00CD295E" w:rsidP="0092263B">
      <w:pPr>
        <w:pStyle w:val="Code"/>
        <w:rPr>
          <w:highlight w:val="white"/>
        </w:rPr>
      </w:pPr>
      <w:r w:rsidRPr="00903DBA">
        <w:rPr>
          <w:highlight w:val="white"/>
        </w:rPr>
        <w:t xml:space="preserve">      decimal leftValue;</w:t>
      </w:r>
    </w:p>
    <w:p w14:paraId="71BF688C" w14:textId="3979B996" w:rsidR="00CD295E" w:rsidRPr="00903DBA" w:rsidRDefault="00CD295E" w:rsidP="0092263B">
      <w:pPr>
        <w:pStyle w:val="Code"/>
        <w:rPr>
          <w:highlight w:val="white"/>
        </w:rPr>
      </w:pPr>
      <w:r w:rsidRPr="00903DBA">
        <w:rPr>
          <w:highlight w:val="white"/>
        </w:rPr>
        <w:t xml:space="preserve">      if (left</w:t>
      </w:r>
      <w:r w:rsidR="007F2244" w:rsidRPr="00903DBA">
        <w:rPr>
          <w:highlight w:val="white"/>
        </w:rPr>
        <w:t xml:space="preserve">Expression.Symbol.Value </w:t>
      </w:r>
      <w:r w:rsidR="00391D62" w:rsidRPr="00903DBA">
        <w:rPr>
          <w:highlight w:val="white"/>
        </w:rPr>
        <w:t xml:space="preserve">is BigInteger) </w:t>
      </w:r>
      <w:r w:rsidRPr="00903DBA">
        <w:rPr>
          <w:highlight w:val="white"/>
        </w:rPr>
        <w:t>{</w:t>
      </w:r>
    </w:p>
    <w:p w14:paraId="571AAAA2" w14:textId="77777777" w:rsidR="00CD295E" w:rsidRPr="00903DBA" w:rsidRDefault="00CD295E" w:rsidP="0092263B">
      <w:pPr>
        <w:pStyle w:val="Code"/>
        <w:rPr>
          <w:highlight w:val="white"/>
        </w:rPr>
      </w:pPr>
      <w:r w:rsidRPr="00903DBA">
        <w:rPr>
          <w:highlight w:val="white"/>
        </w:rPr>
        <w:t xml:space="preserve">        leftValue = (decimal) ((BigInteger) leftExpression.Symbol.Value);</w:t>
      </w:r>
    </w:p>
    <w:p w14:paraId="3510F8B8" w14:textId="77777777" w:rsidR="00CD295E" w:rsidRPr="00903DBA" w:rsidRDefault="00CD295E" w:rsidP="0092263B">
      <w:pPr>
        <w:pStyle w:val="Code"/>
        <w:rPr>
          <w:highlight w:val="white"/>
        </w:rPr>
      </w:pPr>
      <w:r w:rsidRPr="00903DBA">
        <w:rPr>
          <w:highlight w:val="white"/>
        </w:rPr>
        <w:t xml:space="preserve">      }</w:t>
      </w:r>
    </w:p>
    <w:p w14:paraId="67228BF3" w14:textId="77777777" w:rsidR="00CD295E" w:rsidRPr="00903DBA" w:rsidRDefault="00CD295E" w:rsidP="0092263B">
      <w:pPr>
        <w:pStyle w:val="Code"/>
        <w:rPr>
          <w:highlight w:val="white"/>
        </w:rPr>
      </w:pPr>
      <w:r w:rsidRPr="00903DBA">
        <w:rPr>
          <w:highlight w:val="white"/>
        </w:rPr>
        <w:t xml:space="preserve">      else {</w:t>
      </w:r>
    </w:p>
    <w:p w14:paraId="335FD2B4" w14:textId="77777777" w:rsidR="00CD295E" w:rsidRPr="00903DBA" w:rsidRDefault="00CD295E" w:rsidP="0092263B">
      <w:pPr>
        <w:pStyle w:val="Code"/>
        <w:rPr>
          <w:highlight w:val="white"/>
        </w:rPr>
      </w:pPr>
      <w:r w:rsidRPr="00903DBA">
        <w:rPr>
          <w:highlight w:val="white"/>
        </w:rPr>
        <w:t xml:space="preserve">        leftValue = (decimal) leftExpression.Symbol.Value;</w:t>
      </w:r>
    </w:p>
    <w:p w14:paraId="7E230CAB" w14:textId="77777777" w:rsidR="00CD295E" w:rsidRPr="00903DBA" w:rsidRDefault="00CD295E" w:rsidP="0092263B">
      <w:pPr>
        <w:pStyle w:val="Code"/>
        <w:rPr>
          <w:highlight w:val="white"/>
        </w:rPr>
      </w:pPr>
      <w:r w:rsidRPr="00903DBA">
        <w:rPr>
          <w:highlight w:val="white"/>
        </w:rPr>
        <w:t xml:space="preserve">      }</w:t>
      </w:r>
    </w:p>
    <w:p w14:paraId="21A9EEB0" w14:textId="77777777" w:rsidR="00CD295E" w:rsidRPr="00903DBA" w:rsidRDefault="00CD295E" w:rsidP="0092263B">
      <w:pPr>
        <w:pStyle w:val="Code"/>
        <w:rPr>
          <w:highlight w:val="white"/>
        </w:rPr>
      </w:pPr>
    </w:p>
    <w:p w14:paraId="0F36A571" w14:textId="77777777" w:rsidR="00CD295E" w:rsidRPr="00903DBA" w:rsidRDefault="00CD295E" w:rsidP="0092263B">
      <w:pPr>
        <w:pStyle w:val="Code"/>
        <w:rPr>
          <w:highlight w:val="white"/>
        </w:rPr>
      </w:pPr>
      <w:r w:rsidRPr="00903DBA">
        <w:rPr>
          <w:highlight w:val="white"/>
        </w:rPr>
        <w:t xml:space="preserve">      decimal rightValue;</w:t>
      </w:r>
    </w:p>
    <w:p w14:paraId="2C36DE16" w14:textId="516046B0" w:rsidR="007F2244" w:rsidRPr="00903DBA" w:rsidRDefault="007F2244" w:rsidP="007F2244">
      <w:pPr>
        <w:pStyle w:val="Code"/>
        <w:rPr>
          <w:highlight w:val="white"/>
        </w:rPr>
      </w:pPr>
      <w:r w:rsidRPr="00903DBA">
        <w:rPr>
          <w:highlight w:val="white"/>
        </w:rPr>
        <w:t xml:space="preserve">      if (rightExpression.Symbol.Value is BigInteger) {</w:t>
      </w:r>
    </w:p>
    <w:p w14:paraId="3E0E6635" w14:textId="77777777" w:rsidR="00CD295E" w:rsidRPr="00903DBA" w:rsidRDefault="00CD295E" w:rsidP="0092263B">
      <w:pPr>
        <w:pStyle w:val="Code"/>
        <w:rPr>
          <w:highlight w:val="white"/>
        </w:rPr>
      </w:pPr>
      <w:r w:rsidRPr="00903DBA">
        <w:rPr>
          <w:highlight w:val="white"/>
        </w:rPr>
        <w:t xml:space="preserve">        rightValue = (decimal) ((BigInteger) rightExpression.Symbol.Value);</w:t>
      </w:r>
    </w:p>
    <w:p w14:paraId="4973E681" w14:textId="77777777" w:rsidR="00CD295E" w:rsidRPr="00903DBA" w:rsidRDefault="00CD295E" w:rsidP="0092263B">
      <w:pPr>
        <w:pStyle w:val="Code"/>
        <w:rPr>
          <w:highlight w:val="white"/>
        </w:rPr>
      </w:pPr>
      <w:r w:rsidRPr="00903DBA">
        <w:rPr>
          <w:highlight w:val="white"/>
        </w:rPr>
        <w:t xml:space="preserve">      }</w:t>
      </w:r>
    </w:p>
    <w:p w14:paraId="7E5EC83D" w14:textId="77777777" w:rsidR="00CD295E" w:rsidRPr="00903DBA" w:rsidRDefault="00CD295E" w:rsidP="0092263B">
      <w:pPr>
        <w:pStyle w:val="Code"/>
        <w:rPr>
          <w:highlight w:val="white"/>
        </w:rPr>
      </w:pPr>
      <w:r w:rsidRPr="00903DBA">
        <w:rPr>
          <w:highlight w:val="white"/>
        </w:rPr>
        <w:t xml:space="preserve">      else {</w:t>
      </w:r>
    </w:p>
    <w:p w14:paraId="1534C326" w14:textId="77777777" w:rsidR="00CD295E" w:rsidRPr="00903DBA" w:rsidRDefault="00CD295E" w:rsidP="0092263B">
      <w:pPr>
        <w:pStyle w:val="Code"/>
        <w:rPr>
          <w:highlight w:val="white"/>
        </w:rPr>
      </w:pPr>
      <w:r w:rsidRPr="00903DBA">
        <w:rPr>
          <w:highlight w:val="white"/>
        </w:rPr>
        <w:t xml:space="preserve">        rightValue = (decimal) rightExpression.Symbol.Value;</w:t>
      </w:r>
    </w:p>
    <w:p w14:paraId="242F4D5E" w14:textId="77777777" w:rsidR="00CD295E" w:rsidRPr="00903DBA" w:rsidRDefault="00CD295E" w:rsidP="0092263B">
      <w:pPr>
        <w:pStyle w:val="Code"/>
        <w:rPr>
          <w:highlight w:val="white"/>
        </w:rPr>
      </w:pPr>
      <w:r w:rsidRPr="00903DBA">
        <w:rPr>
          <w:highlight w:val="white"/>
        </w:rPr>
        <w:t xml:space="preserve">      }</w:t>
      </w:r>
    </w:p>
    <w:p w14:paraId="45B7CA57" w14:textId="7D7B6FFC" w:rsidR="00CD295E" w:rsidRPr="00903DBA" w:rsidRDefault="0081321B" w:rsidP="00F611CB">
      <w:pPr>
        <w:rPr>
          <w:highlight w:val="white"/>
        </w:rPr>
      </w:pPr>
      <w:r w:rsidRPr="00903DBA">
        <w:rPr>
          <w:highlight w:val="white"/>
        </w:rPr>
        <w:t xml:space="preserve">We </w:t>
      </w:r>
      <w:r w:rsidR="00261E54" w:rsidRPr="00903DBA">
        <w:rPr>
          <w:highlight w:val="white"/>
        </w:rPr>
        <w:t>add an unconditional jump instruction</w:t>
      </w:r>
      <w:r w:rsidR="00F611CB" w:rsidRPr="00903DBA">
        <w:rPr>
          <w:highlight w:val="white"/>
        </w:rPr>
        <w:t xml:space="preserve"> to the long list and jump set. The jump set will take the place of </w:t>
      </w:r>
      <w:r w:rsidR="009C3C27">
        <w:rPr>
          <w:highlight w:val="white"/>
        </w:rPr>
        <w:t>true-set</w:t>
      </w:r>
      <w:r w:rsidR="00F611CB" w:rsidRPr="00903DBA">
        <w:rPr>
          <w:highlight w:val="white"/>
        </w:rPr>
        <w:t xml:space="preserve"> of </w:t>
      </w:r>
      <w:r w:rsidR="00A76052">
        <w:rPr>
          <w:highlight w:val="white"/>
        </w:rPr>
        <w:t>false-set</w:t>
      </w:r>
      <w:r w:rsidR="00F611CB" w:rsidRPr="00903DBA">
        <w:rPr>
          <w:highlight w:val="white"/>
        </w:rPr>
        <w:t>, depending on whether the value is true.</w:t>
      </w:r>
    </w:p>
    <w:p w14:paraId="36DA587A" w14:textId="38890FD5" w:rsidR="00CD295E" w:rsidRPr="00903DBA" w:rsidRDefault="00CD295E" w:rsidP="0092263B">
      <w:pPr>
        <w:pStyle w:val="Code"/>
        <w:rPr>
          <w:highlight w:val="white"/>
        </w:rPr>
      </w:pPr>
      <w:r w:rsidRPr="00903DBA">
        <w:rPr>
          <w:highlight w:val="white"/>
        </w:rPr>
        <w:lastRenderedPageBreak/>
        <w:t xml:space="preserve">      List&lt;MiddleCode&gt; </w:t>
      </w:r>
      <w:r w:rsidR="00D76AFB" w:rsidRPr="00903DBA">
        <w:rPr>
          <w:highlight w:val="white"/>
        </w:rPr>
        <w:t>longList</w:t>
      </w:r>
      <w:r w:rsidRPr="00903DBA">
        <w:rPr>
          <w:highlight w:val="white"/>
        </w:rPr>
        <w:t xml:space="preserve"> = new List&lt;MiddleCode&gt;();</w:t>
      </w:r>
    </w:p>
    <w:p w14:paraId="7181173C" w14:textId="3EBB56B5"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0654D9D" w14:textId="6454ED5E" w:rsidR="00CD295E" w:rsidRPr="00903DBA" w:rsidRDefault="00CD295E" w:rsidP="0092263B">
      <w:pPr>
        <w:pStyle w:val="Code"/>
        <w:rPr>
          <w:highlight w:val="white"/>
        </w:rPr>
      </w:pPr>
      <w:r w:rsidRPr="00903DBA">
        <w:rPr>
          <w:highlight w:val="white"/>
        </w:rPr>
        <w:t xml:space="preserve">      </w:t>
      </w:r>
      <w:r w:rsidR="00D76AFB" w:rsidRPr="00903DBA">
        <w:rPr>
          <w:highlight w:val="white"/>
        </w:rPr>
        <w:t>longList</w:t>
      </w:r>
      <w:r w:rsidRPr="00903DBA">
        <w:rPr>
          <w:highlight w:val="white"/>
        </w:rPr>
        <w:t>.Add(jumpCode);</w:t>
      </w:r>
    </w:p>
    <w:p w14:paraId="495F3A67"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65506E5D" w14:textId="77777777" w:rsidR="00CD295E" w:rsidRPr="00903DBA" w:rsidRDefault="00CD295E" w:rsidP="0092263B">
      <w:pPr>
        <w:pStyle w:val="Code"/>
        <w:rPr>
          <w:highlight w:val="white"/>
        </w:rPr>
      </w:pPr>
      <w:r w:rsidRPr="00903DBA">
        <w:rPr>
          <w:highlight w:val="white"/>
        </w:rPr>
        <w:t xml:space="preserve">      jumpSet.Add(jumpCode);</w:t>
      </w:r>
    </w:p>
    <w:p w14:paraId="59A6D20E" w14:textId="057D7114" w:rsidR="00CD295E" w:rsidRPr="00903DBA" w:rsidRDefault="000A11EF" w:rsidP="000A11EF">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 the regular relation </w:t>
      </w:r>
      <w:r w:rsidR="00CD77C5" w:rsidRPr="00903DBA">
        <w:rPr>
          <w:highlight w:val="white"/>
        </w:rPr>
        <w:t>operators to evaluate the value.</w:t>
      </w:r>
    </w:p>
    <w:p w14:paraId="6FD54EFB" w14:textId="77777777" w:rsidR="00CD295E" w:rsidRPr="00903DBA" w:rsidRDefault="00CD295E" w:rsidP="0092263B">
      <w:pPr>
        <w:pStyle w:val="Code"/>
        <w:rPr>
          <w:highlight w:val="white"/>
        </w:rPr>
      </w:pPr>
      <w:r w:rsidRPr="00903DBA">
        <w:rPr>
          <w:highlight w:val="white"/>
        </w:rPr>
        <w:t xml:space="preserve">      bool resultValue = false;</w:t>
      </w:r>
    </w:p>
    <w:p w14:paraId="6543E29A" w14:textId="77777777" w:rsidR="00CD295E" w:rsidRPr="00903DBA" w:rsidRDefault="00CD295E" w:rsidP="0092263B">
      <w:pPr>
        <w:pStyle w:val="Code"/>
        <w:rPr>
          <w:highlight w:val="white"/>
        </w:rPr>
      </w:pPr>
      <w:r w:rsidRPr="00903DBA">
        <w:rPr>
          <w:highlight w:val="white"/>
        </w:rPr>
        <w:t xml:space="preserve">      switch (middleOp) {</w:t>
      </w:r>
    </w:p>
    <w:p w14:paraId="78590BAD" w14:textId="77777777" w:rsidR="00CD295E" w:rsidRPr="00903DBA" w:rsidRDefault="00CD295E" w:rsidP="0092263B">
      <w:pPr>
        <w:pStyle w:val="Code"/>
        <w:rPr>
          <w:highlight w:val="white"/>
        </w:rPr>
      </w:pPr>
      <w:r w:rsidRPr="00903DBA">
        <w:rPr>
          <w:highlight w:val="white"/>
        </w:rPr>
        <w:t xml:space="preserve">        case MiddleOperator.Equal:</w:t>
      </w:r>
    </w:p>
    <w:p w14:paraId="0B21F4F8" w14:textId="77777777" w:rsidR="00CD295E" w:rsidRPr="00903DBA" w:rsidRDefault="00CD295E" w:rsidP="0092263B">
      <w:pPr>
        <w:pStyle w:val="Code"/>
        <w:rPr>
          <w:highlight w:val="white"/>
        </w:rPr>
      </w:pPr>
      <w:r w:rsidRPr="00903DBA">
        <w:rPr>
          <w:highlight w:val="white"/>
        </w:rPr>
        <w:t xml:space="preserve">          resultValue = (leftValue == rightValue);</w:t>
      </w:r>
    </w:p>
    <w:p w14:paraId="30BF9128" w14:textId="77777777" w:rsidR="00CD295E" w:rsidRPr="00903DBA" w:rsidRDefault="00CD295E" w:rsidP="0092263B">
      <w:pPr>
        <w:pStyle w:val="Code"/>
        <w:rPr>
          <w:highlight w:val="white"/>
        </w:rPr>
      </w:pPr>
      <w:r w:rsidRPr="00903DBA">
        <w:rPr>
          <w:highlight w:val="white"/>
        </w:rPr>
        <w:t xml:space="preserve">          break;</w:t>
      </w:r>
    </w:p>
    <w:p w14:paraId="403074D0" w14:textId="77777777" w:rsidR="00CD295E" w:rsidRPr="00903DBA" w:rsidRDefault="00CD295E" w:rsidP="0092263B">
      <w:pPr>
        <w:pStyle w:val="Code"/>
        <w:rPr>
          <w:highlight w:val="white"/>
        </w:rPr>
      </w:pPr>
    </w:p>
    <w:p w14:paraId="1DFE1BC4" w14:textId="77777777" w:rsidR="00CD295E" w:rsidRPr="00903DBA" w:rsidRDefault="00CD295E" w:rsidP="0092263B">
      <w:pPr>
        <w:pStyle w:val="Code"/>
        <w:rPr>
          <w:highlight w:val="white"/>
        </w:rPr>
      </w:pPr>
      <w:r w:rsidRPr="00903DBA">
        <w:rPr>
          <w:highlight w:val="white"/>
        </w:rPr>
        <w:t xml:space="preserve">        case MiddleOperator.NotEqual:</w:t>
      </w:r>
    </w:p>
    <w:p w14:paraId="387BFDA1" w14:textId="77777777" w:rsidR="00CD295E" w:rsidRPr="00903DBA" w:rsidRDefault="00CD295E" w:rsidP="0092263B">
      <w:pPr>
        <w:pStyle w:val="Code"/>
        <w:rPr>
          <w:highlight w:val="white"/>
        </w:rPr>
      </w:pPr>
      <w:r w:rsidRPr="00903DBA">
        <w:rPr>
          <w:highlight w:val="white"/>
        </w:rPr>
        <w:t xml:space="preserve">          resultValue = (leftValue != rightValue);</w:t>
      </w:r>
    </w:p>
    <w:p w14:paraId="07BDD1A6" w14:textId="77777777" w:rsidR="00CD295E" w:rsidRPr="00903DBA" w:rsidRDefault="00CD295E" w:rsidP="0092263B">
      <w:pPr>
        <w:pStyle w:val="Code"/>
        <w:rPr>
          <w:highlight w:val="white"/>
        </w:rPr>
      </w:pPr>
      <w:r w:rsidRPr="00903DBA">
        <w:rPr>
          <w:highlight w:val="white"/>
        </w:rPr>
        <w:t xml:space="preserve">          break;</w:t>
      </w:r>
    </w:p>
    <w:p w14:paraId="18207DB6" w14:textId="77777777" w:rsidR="00CD295E" w:rsidRPr="00903DBA" w:rsidRDefault="00CD295E" w:rsidP="0092263B">
      <w:pPr>
        <w:pStyle w:val="Code"/>
        <w:rPr>
          <w:highlight w:val="white"/>
        </w:rPr>
      </w:pPr>
    </w:p>
    <w:p w14:paraId="31836FA2" w14:textId="77777777" w:rsidR="00CD295E" w:rsidRPr="00903DBA" w:rsidRDefault="00CD295E" w:rsidP="0092263B">
      <w:pPr>
        <w:pStyle w:val="Code"/>
        <w:rPr>
          <w:highlight w:val="white"/>
        </w:rPr>
      </w:pPr>
      <w:r w:rsidRPr="00903DBA">
        <w:rPr>
          <w:highlight w:val="white"/>
        </w:rPr>
        <w:t xml:space="preserve">        case MiddleOperator.SignedLessThan:</w:t>
      </w:r>
    </w:p>
    <w:p w14:paraId="1A5E5C64" w14:textId="77777777" w:rsidR="00CD295E" w:rsidRPr="00903DBA" w:rsidRDefault="00CD295E" w:rsidP="0092263B">
      <w:pPr>
        <w:pStyle w:val="Code"/>
        <w:rPr>
          <w:highlight w:val="white"/>
        </w:rPr>
      </w:pPr>
      <w:r w:rsidRPr="00903DBA">
        <w:rPr>
          <w:highlight w:val="white"/>
        </w:rPr>
        <w:t xml:space="preserve">          resultValue = (leftValue &lt; rightValue);</w:t>
      </w:r>
    </w:p>
    <w:p w14:paraId="310B2732" w14:textId="77777777" w:rsidR="00CD295E" w:rsidRPr="00903DBA" w:rsidRDefault="00CD295E" w:rsidP="0092263B">
      <w:pPr>
        <w:pStyle w:val="Code"/>
        <w:rPr>
          <w:highlight w:val="white"/>
        </w:rPr>
      </w:pPr>
      <w:r w:rsidRPr="00903DBA">
        <w:rPr>
          <w:highlight w:val="white"/>
        </w:rPr>
        <w:t xml:space="preserve">          break;</w:t>
      </w:r>
    </w:p>
    <w:p w14:paraId="13EB6BDA" w14:textId="77777777" w:rsidR="00CD295E" w:rsidRPr="00903DBA" w:rsidRDefault="00CD295E" w:rsidP="0092263B">
      <w:pPr>
        <w:pStyle w:val="Code"/>
        <w:rPr>
          <w:highlight w:val="white"/>
        </w:rPr>
      </w:pPr>
    </w:p>
    <w:p w14:paraId="499556FF" w14:textId="77777777" w:rsidR="00CD295E" w:rsidRPr="00903DBA" w:rsidRDefault="00CD295E" w:rsidP="0092263B">
      <w:pPr>
        <w:pStyle w:val="Code"/>
        <w:rPr>
          <w:highlight w:val="white"/>
        </w:rPr>
      </w:pPr>
      <w:r w:rsidRPr="00903DBA">
        <w:rPr>
          <w:highlight w:val="white"/>
        </w:rPr>
        <w:t xml:space="preserve">        case MiddleOperator.SignedLessThanEqual:</w:t>
      </w:r>
    </w:p>
    <w:p w14:paraId="01375573" w14:textId="77777777" w:rsidR="00CD295E" w:rsidRPr="00903DBA" w:rsidRDefault="00CD295E" w:rsidP="0092263B">
      <w:pPr>
        <w:pStyle w:val="Code"/>
        <w:rPr>
          <w:highlight w:val="white"/>
        </w:rPr>
      </w:pPr>
      <w:r w:rsidRPr="00903DBA">
        <w:rPr>
          <w:highlight w:val="white"/>
        </w:rPr>
        <w:t xml:space="preserve">          resultValue = (leftValue &lt;= rightValue);</w:t>
      </w:r>
    </w:p>
    <w:p w14:paraId="42D5C3F7" w14:textId="77777777" w:rsidR="00CD295E" w:rsidRPr="00903DBA" w:rsidRDefault="00CD295E" w:rsidP="0092263B">
      <w:pPr>
        <w:pStyle w:val="Code"/>
        <w:rPr>
          <w:highlight w:val="white"/>
        </w:rPr>
      </w:pPr>
      <w:r w:rsidRPr="00903DBA">
        <w:rPr>
          <w:highlight w:val="white"/>
        </w:rPr>
        <w:t xml:space="preserve">          break;</w:t>
      </w:r>
    </w:p>
    <w:p w14:paraId="1DCBB480" w14:textId="77777777" w:rsidR="00CD295E" w:rsidRPr="00903DBA" w:rsidRDefault="00CD295E" w:rsidP="0092263B">
      <w:pPr>
        <w:pStyle w:val="Code"/>
        <w:rPr>
          <w:highlight w:val="white"/>
        </w:rPr>
      </w:pPr>
    </w:p>
    <w:p w14:paraId="2AD8424E" w14:textId="77777777" w:rsidR="00CD295E" w:rsidRPr="00903DBA" w:rsidRDefault="00CD295E" w:rsidP="0092263B">
      <w:pPr>
        <w:pStyle w:val="Code"/>
        <w:rPr>
          <w:highlight w:val="white"/>
        </w:rPr>
      </w:pPr>
      <w:r w:rsidRPr="00903DBA">
        <w:rPr>
          <w:highlight w:val="white"/>
        </w:rPr>
        <w:t xml:space="preserve">        case MiddleOperator.SignedGreaterThan:</w:t>
      </w:r>
    </w:p>
    <w:p w14:paraId="45747FD4" w14:textId="77777777" w:rsidR="00CD295E" w:rsidRPr="00903DBA" w:rsidRDefault="00CD295E" w:rsidP="0092263B">
      <w:pPr>
        <w:pStyle w:val="Code"/>
        <w:rPr>
          <w:highlight w:val="white"/>
        </w:rPr>
      </w:pPr>
      <w:r w:rsidRPr="00903DBA">
        <w:rPr>
          <w:highlight w:val="white"/>
        </w:rPr>
        <w:t xml:space="preserve">          resultValue = (leftValue &gt; rightValue);</w:t>
      </w:r>
    </w:p>
    <w:p w14:paraId="2158CB86" w14:textId="77777777" w:rsidR="00CD295E" w:rsidRPr="00903DBA" w:rsidRDefault="00CD295E" w:rsidP="0092263B">
      <w:pPr>
        <w:pStyle w:val="Code"/>
        <w:rPr>
          <w:highlight w:val="white"/>
        </w:rPr>
      </w:pPr>
      <w:r w:rsidRPr="00903DBA">
        <w:rPr>
          <w:highlight w:val="white"/>
        </w:rPr>
        <w:t xml:space="preserve">          break;</w:t>
      </w:r>
    </w:p>
    <w:p w14:paraId="66848F8C" w14:textId="77777777" w:rsidR="00CD295E" w:rsidRPr="00903DBA" w:rsidRDefault="00CD295E" w:rsidP="0092263B">
      <w:pPr>
        <w:pStyle w:val="Code"/>
        <w:rPr>
          <w:highlight w:val="white"/>
        </w:rPr>
      </w:pPr>
    </w:p>
    <w:p w14:paraId="0683CCB9" w14:textId="77777777" w:rsidR="00CD295E" w:rsidRPr="00903DBA" w:rsidRDefault="00CD295E" w:rsidP="0092263B">
      <w:pPr>
        <w:pStyle w:val="Code"/>
        <w:rPr>
          <w:highlight w:val="white"/>
        </w:rPr>
      </w:pPr>
      <w:r w:rsidRPr="00903DBA">
        <w:rPr>
          <w:highlight w:val="white"/>
        </w:rPr>
        <w:t xml:space="preserve">        case MiddleOperator.SignedGreaterThanEqual:</w:t>
      </w:r>
    </w:p>
    <w:p w14:paraId="0951870A" w14:textId="77777777" w:rsidR="00CD295E" w:rsidRPr="00903DBA" w:rsidRDefault="00CD295E" w:rsidP="0092263B">
      <w:pPr>
        <w:pStyle w:val="Code"/>
        <w:rPr>
          <w:highlight w:val="white"/>
        </w:rPr>
      </w:pPr>
      <w:r w:rsidRPr="00903DBA">
        <w:rPr>
          <w:highlight w:val="white"/>
        </w:rPr>
        <w:t xml:space="preserve">          resultValue = (leftValue &gt;= rightValue);</w:t>
      </w:r>
    </w:p>
    <w:p w14:paraId="17B63618" w14:textId="77777777" w:rsidR="00CD295E" w:rsidRPr="00903DBA" w:rsidRDefault="00CD295E" w:rsidP="0092263B">
      <w:pPr>
        <w:pStyle w:val="Code"/>
        <w:rPr>
          <w:highlight w:val="white"/>
        </w:rPr>
      </w:pPr>
      <w:r w:rsidRPr="00903DBA">
        <w:rPr>
          <w:highlight w:val="white"/>
        </w:rPr>
        <w:t xml:space="preserve">          break;</w:t>
      </w:r>
    </w:p>
    <w:p w14:paraId="4445F7AF" w14:textId="77777777" w:rsidR="00CD295E" w:rsidRPr="00903DBA" w:rsidRDefault="00CD295E" w:rsidP="0092263B">
      <w:pPr>
        <w:pStyle w:val="Code"/>
        <w:rPr>
          <w:highlight w:val="white"/>
        </w:rPr>
      </w:pPr>
      <w:r w:rsidRPr="00903DBA">
        <w:rPr>
          <w:highlight w:val="white"/>
        </w:rPr>
        <w:t xml:space="preserve">      }</w:t>
      </w:r>
    </w:p>
    <w:p w14:paraId="4B3BBA8F" w14:textId="7D6C754A" w:rsidR="00CD295E" w:rsidRPr="00903DBA" w:rsidRDefault="00E119FA" w:rsidP="00E119FA">
      <w:pPr>
        <w:rPr>
          <w:highlight w:val="white"/>
        </w:rPr>
      </w:pPr>
      <w:r w:rsidRPr="00903DBA">
        <w:rPr>
          <w:highlight w:val="white"/>
        </w:rPr>
        <w:t xml:space="preserve">The resulting </w:t>
      </w:r>
      <w:r w:rsidR="005F0E3F" w:rsidRPr="00903DBA">
        <w:rPr>
          <w:highlight w:val="white"/>
        </w:rPr>
        <w:t>s</w:t>
      </w:r>
      <w:r w:rsidR="004036F0" w:rsidRPr="00903DBA">
        <w:rPr>
          <w:highlight w:val="white"/>
        </w:rPr>
        <w:t>ymbol</w:t>
      </w:r>
      <w:r w:rsidRPr="00903DBA">
        <w:rPr>
          <w:highlight w:val="white"/>
        </w:rPr>
        <w:t xml:space="preserve">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54B480D4" w14:textId="77777777" w:rsidR="00302CBC" w:rsidRPr="00903DBA" w:rsidRDefault="00302CBC" w:rsidP="00302CBC">
      <w:pPr>
        <w:pStyle w:val="Code"/>
        <w:rPr>
          <w:highlight w:val="white"/>
        </w:rPr>
      </w:pPr>
      <w:r w:rsidRPr="00903DBA">
        <w:rPr>
          <w:highlight w:val="white"/>
        </w:rPr>
        <w:t xml:space="preserve">      Symbol resultSymbol = resultValue ? (new Symbol(jumpSet, null))</w:t>
      </w:r>
    </w:p>
    <w:p w14:paraId="2BBF25AD" w14:textId="77777777" w:rsidR="00302CBC" w:rsidRPr="00903DBA" w:rsidRDefault="00302CBC" w:rsidP="00302CBC">
      <w:pPr>
        <w:pStyle w:val="Code"/>
        <w:rPr>
          <w:highlight w:val="white"/>
        </w:rPr>
      </w:pPr>
      <w:r w:rsidRPr="00903DBA">
        <w:rPr>
          <w:highlight w:val="white"/>
        </w:rPr>
        <w:t xml:space="preserve">                                        : (new Symbol(null, jumpSet));</w:t>
      </w:r>
    </w:p>
    <w:p w14:paraId="7B604312" w14:textId="56F3D378"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D76AFB" w:rsidRPr="00903DBA">
        <w:rPr>
          <w:highlight w:val="white"/>
        </w:rPr>
        <w:t>longList</w:t>
      </w:r>
      <w:r w:rsidRPr="00903DBA">
        <w:rPr>
          <w:highlight w:val="white"/>
        </w:rPr>
        <w:t>));</w:t>
      </w:r>
    </w:p>
    <w:p w14:paraId="36FA0DF0" w14:textId="77777777" w:rsidR="00CD295E" w:rsidRPr="00903DBA" w:rsidRDefault="00CD295E" w:rsidP="0092263B">
      <w:pPr>
        <w:pStyle w:val="Code"/>
        <w:rPr>
          <w:highlight w:val="white"/>
        </w:rPr>
      </w:pPr>
      <w:r w:rsidRPr="00903DBA">
        <w:rPr>
          <w:highlight w:val="white"/>
        </w:rPr>
        <w:t xml:space="preserve">    }</w:t>
      </w:r>
    </w:p>
    <w:p w14:paraId="7765D712" w14:textId="630D08D5" w:rsidR="00CD295E" w:rsidRPr="00903DBA" w:rsidRDefault="00B51A4B" w:rsidP="00B51A4B">
      <w:pPr>
        <w:rPr>
          <w:highlight w:val="white"/>
        </w:rPr>
      </w:pPr>
      <w:r w:rsidRPr="00903DBA">
        <w:rPr>
          <w:highlight w:val="white"/>
        </w:rPr>
        <w:t xml:space="preserve">The </w:t>
      </w:r>
      <w:r w:rsidRPr="00903DBA">
        <w:rPr>
          <w:rStyle w:val="KeyWord0"/>
          <w:highlight w:val="white"/>
        </w:rPr>
        <w:t>Logical</w:t>
      </w:r>
      <w:r w:rsidRPr="00903DBA">
        <w:rPr>
          <w:highlight w:val="white"/>
        </w:rPr>
        <w:t xml:space="preserve"> method</w:t>
      </w:r>
      <w:r w:rsidR="00D42AF5" w:rsidRPr="00903DBA">
        <w:rPr>
          <w:highlight w:val="white"/>
        </w:rPr>
        <w:t xml:space="preserve"> evaluate the value of two constant logical expressions</w:t>
      </w:r>
      <w:r w:rsidR="004B6C11" w:rsidRPr="00903DBA">
        <w:rPr>
          <w:highlight w:val="white"/>
        </w:rPr>
        <w:t xml:space="preserve">, with the </w:t>
      </w:r>
      <w:r w:rsidR="004B6C11" w:rsidRPr="00903DBA">
        <w:rPr>
          <w:rStyle w:val="KeyWord0"/>
          <w:highlight w:val="white"/>
        </w:rPr>
        <w:t>or</w:t>
      </w:r>
      <w:r w:rsidR="004B6C11" w:rsidRPr="00903DBA">
        <w:rPr>
          <w:highlight w:val="white"/>
        </w:rPr>
        <w:t xml:space="preserve"> or </w:t>
      </w:r>
      <w:r w:rsidR="004B6C11" w:rsidRPr="00903DBA">
        <w:rPr>
          <w:rStyle w:val="KeyWord0"/>
          <w:highlight w:val="white"/>
        </w:rPr>
        <w:t>and</w:t>
      </w:r>
      <w:r w:rsidR="004B6C11" w:rsidRPr="00903DBA">
        <w:rPr>
          <w:highlight w:val="white"/>
        </w:rPr>
        <w:t xml:space="preserve"> operator.</w:t>
      </w:r>
    </w:p>
    <w:p w14:paraId="18F8BFF5" w14:textId="77777777" w:rsidR="00CD295E" w:rsidRPr="00903DBA" w:rsidRDefault="00CD295E" w:rsidP="0092263B">
      <w:pPr>
        <w:pStyle w:val="Code"/>
        <w:rPr>
          <w:highlight w:val="white"/>
        </w:rPr>
      </w:pPr>
      <w:r w:rsidRPr="00903DBA">
        <w:rPr>
          <w:highlight w:val="white"/>
        </w:rPr>
        <w:t xml:space="preserve">    public static Expression Logical(MiddleOperator middleOp,</w:t>
      </w:r>
    </w:p>
    <w:p w14:paraId="17A05679" w14:textId="77777777" w:rsidR="00767911" w:rsidRPr="00903DBA" w:rsidRDefault="00CD295E" w:rsidP="0092263B">
      <w:pPr>
        <w:pStyle w:val="Code"/>
        <w:rPr>
          <w:highlight w:val="white"/>
        </w:rPr>
      </w:pPr>
      <w:r w:rsidRPr="00903DBA">
        <w:rPr>
          <w:highlight w:val="white"/>
        </w:rPr>
        <w:t xml:space="preserve">                                     Expression leftExpression,</w:t>
      </w:r>
    </w:p>
    <w:p w14:paraId="19E8DB92" w14:textId="5E96D98F" w:rsidR="00CD295E" w:rsidRPr="00903DBA" w:rsidRDefault="00767911" w:rsidP="0092263B">
      <w:pPr>
        <w:pStyle w:val="Code"/>
        <w:rPr>
          <w:highlight w:val="white"/>
        </w:rPr>
      </w:pPr>
      <w:r w:rsidRPr="00903DBA">
        <w:rPr>
          <w:highlight w:val="white"/>
        </w:rPr>
        <w:t xml:space="preserve">                                     </w:t>
      </w:r>
      <w:r w:rsidR="00CD295E" w:rsidRPr="00903DBA">
        <w:rPr>
          <w:highlight w:val="white"/>
        </w:rPr>
        <w:t>Expression rightExpression) {</w:t>
      </w:r>
    </w:p>
    <w:p w14:paraId="153C210C"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ECC74E5" w14:textId="77777777" w:rsidR="00CD295E" w:rsidRPr="00903DBA" w:rsidRDefault="00CD295E" w:rsidP="0092263B">
      <w:pPr>
        <w:pStyle w:val="Code"/>
        <w:rPr>
          <w:highlight w:val="white"/>
        </w:rPr>
      </w:pPr>
      <w:r w:rsidRPr="00903DBA">
        <w:rPr>
          <w:highlight w:val="white"/>
        </w:rPr>
        <w:t xml:space="preserve">        return null;</w:t>
      </w:r>
    </w:p>
    <w:p w14:paraId="44AD3D1F" w14:textId="77777777" w:rsidR="00CD295E" w:rsidRPr="00903DBA" w:rsidRDefault="00CD295E" w:rsidP="0092263B">
      <w:pPr>
        <w:pStyle w:val="Code"/>
        <w:rPr>
          <w:highlight w:val="white"/>
        </w:rPr>
      </w:pPr>
      <w:r w:rsidRPr="00903DBA">
        <w:rPr>
          <w:highlight w:val="white"/>
        </w:rPr>
        <w:t xml:space="preserve">      }</w:t>
      </w:r>
    </w:p>
    <w:p w14:paraId="450EB67D" w14:textId="060B7DE6" w:rsidR="00CD295E" w:rsidRPr="00903DBA" w:rsidRDefault="004B6C11" w:rsidP="004B6C11">
      <w:pPr>
        <w:rPr>
          <w:highlight w:val="white"/>
        </w:rPr>
      </w:pPr>
      <w:r w:rsidRPr="00903DBA">
        <w:rPr>
          <w:highlight w:val="white"/>
        </w:rPr>
        <w:t xml:space="preserve">We make sure that the expressions have logical type by calling </w:t>
      </w:r>
      <w:r w:rsidRPr="00903DBA">
        <w:rPr>
          <w:rStyle w:val="KeyWord0"/>
          <w:highlight w:val="white"/>
        </w:rPr>
        <w:t>ToLogical</w:t>
      </w:r>
      <w:r w:rsidRPr="00903DBA">
        <w:rPr>
          <w:highlight w:val="white"/>
        </w:rPr>
        <w:t>.</w:t>
      </w:r>
    </w:p>
    <w:p w14:paraId="607BA649" w14:textId="443B0072" w:rsidR="00CD295E" w:rsidRPr="00903DBA" w:rsidRDefault="00CD295E" w:rsidP="0092263B">
      <w:pPr>
        <w:pStyle w:val="Code"/>
        <w:rPr>
          <w:highlight w:val="white"/>
        </w:rPr>
      </w:pPr>
      <w:r w:rsidRPr="00903DBA">
        <w:rPr>
          <w:highlight w:val="white"/>
        </w:rPr>
        <w:t xml:space="preserve">      Expression leftLogicalExpression = </w:t>
      </w:r>
      <w:r w:rsidR="0047518E" w:rsidRPr="00903DBA">
        <w:rPr>
          <w:highlight w:val="white"/>
        </w:rPr>
        <w:t>TypeCast.ToLogical(</w:t>
      </w:r>
      <w:r w:rsidRPr="00903DBA">
        <w:rPr>
          <w:highlight w:val="white"/>
        </w:rPr>
        <w:t>leftExpression),</w:t>
      </w:r>
    </w:p>
    <w:p w14:paraId="02A7264D" w14:textId="063F53BF" w:rsidR="00CD295E" w:rsidRPr="00903DBA" w:rsidRDefault="00CD295E" w:rsidP="0092263B">
      <w:pPr>
        <w:pStyle w:val="Code"/>
        <w:rPr>
          <w:highlight w:val="white"/>
        </w:rPr>
      </w:pPr>
      <w:r w:rsidRPr="00903DBA">
        <w:rPr>
          <w:highlight w:val="white"/>
        </w:rPr>
        <w:t xml:space="preserve">                 rightLogicalExpression = </w:t>
      </w:r>
      <w:r w:rsidR="0047518E" w:rsidRPr="00903DBA">
        <w:rPr>
          <w:highlight w:val="white"/>
        </w:rPr>
        <w:t>TypeCast.ToLogical(</w:t>
      </w:r>
      <w:r w:rsidRPr="00903DBA">
        <w:rPr>
          <w:highlight w:val="white"/>
        </w:rPr>
        <w:t>rightExpression);</w:t>
      </w:r>
    </w:p>
    <w:p w14:paraId="2654D46F" w14:textId="5D13FDB4" w:rsidR="00987634" w:rsidRPr="00903DBA" w:rsidRDefault="002E4A5A" w:rsidP="00987634">
      <w:pPr>
        <w:rPr>
          <w:highlight w:val="white"/>
        </w:rPr>
      </w:pPr>
      <w:r w:rsidRPr="00903DBA">
        <w:rPr>
          <w:highlight w:val="white"/>
        </w:rPr>
        <w:lastRenderedPageBreak/>
        <w:t xml:space="preserve">We decide the value of the expression by looking at their </w:t>
      </w:r>
      <w:r w:rsidR="009C3C27">
        <w:rPr>
          <w:highlight w:val="white"/>
        </w:rPr>
        <w:t>true-set</w:t>
      </w:r>
      <w:r w:rsidRPr="00903DBA">
        <w:rPr>
          <w:highlight w:val="white"/>
        </w:rPr>
        <w:t xml:space="preserve">s. If the value is true, the unconditional </w:t>
      </w:r>
      <w:r w:rsidR="00987634" w:rsidRPr="00903DBA">
        <w:rPr>
          <w:highlight w:val="white"/>
        </w:rPr>
        <w:t xml:space="preserve">jump instruction is stored in its </w:t>
      </w:r>
      <w:r w:rsidR="009C3C27">
        <w:rPr>
          <w:highlight w:val="white"/>
        </w:rPr>
        <w:t>true-set</w:t>
      </w:r>
      <w:r w:rsidR="00987634" w:rsidRPr="00903DBA">
        <w:rPr>
          <w:highlight w:val="white"/>
        </w:rPr>
        <w:t xml:space="preserve">. Otherwise, the value is stored in the </w:t>
      </w:r>
      <w:r w:rsidR="00A76052">
        <w:rPr>
          <w:highlight w:val="white"/>
        </w:rPr>
        <w:t>false-set</w:t>
      </w:r>
      <w:r w:rsidR="00987634" w:rsidRPr="00903DBA">
        <w:rPr>
          <w:highlight w:val="white"/>
        </w:rPr>
        <w:t>.</w:t>
      </w:r>
      <w:r w:rsidR="00164305" w:rsidRPr="00903DBA">
        <w:rPr>
          <w:highlight w:val="white"/>
        </w:rPr>
        <w:t xml:space="preserve"> In this way, we can conclude that the value is true if the </w:t>
      </w:r>
      <w:r w:rsidR="009C3C27">
        <w:rPr>
          <w:highlight w:val="white"/>
        </w:rPr>
        <w:t>true-set</w:t>
      </w:r>
      <w:r w:rsidR="00164305" w:rsidRPr="00903DBA">
        <w:rPr>
          <w:highlight w:val="white"/>
        </w:rPr>
        <w:t xml:space="preserve"> is not empty, and false if the </w:t>
      </w:r>
      <w:r w:rsidR="009C3C27">
        <w:rPr>
          <w:highlight w:val="white"/>
        </w:rPr>
        <w:t>true-set</w:t>
      </w:r>
      <w:r w:rsidR="00164305" w:rsidRPr="00903DBA">
        <w:rPr>
          <w:highlight w:val="white"/>
        </w:rPr>
        <w:t xml:space="preserve"> is empty.</w:t>
      </w:r>
    </w:p>
    <w:p w14:paraId="6174FB0A" w14:textId="77777777" w:rsidR="00CD295E" w:rsidRPr="00903DBA" w:rsidRDefault="00CD295E" w:rsidP="0092263B">
      <w:pPr>
        <w:pStyle w:val="Code"/>
        <w:rPr>
          <w:highlight w:val="white"/>
        </w:rPr>
      </w:pPr>
      <w:r w:rsidRPr="00903DBA">
        <w:rPr>
          <w:highlight w:val="white"/>
        </w:rPr>
        <w:t xml:space="preserve">      bool leftValue = leftLogicalExpression.Symbol.TrueSet.Count &gt; 0,</w:t>
      </w:r>
    </w:p>
    <w:p w14:paraId="5FCF88C6" w14:textId="77777777" w:rsidR="00CD295E" w:rsidRPr="00903DBA" w:rsidRDefault="00CD295E" w:rsidP="0092263B">
      <w:pPr>
        <w:pStyle w:val="Code"/>
        <w:rPr>
          <w:highlight w:val="white"/>
        </w:rPr>
      </w:pPr>
      <w:r w:rsidRPr="00903DBA">
        <w:rPr>
          <w:highlight w:val="white"/>
        </w:rPr>
        <w:t xml:space="preserve">           rightValue = rightLogicalExpression.Symbol.TrueSet.Count &gt; 0;</w:t>
      </w:r>
    </w:p>
    <w:p w14:paraId="37BEF21E" w14:textId="37CFE7A0" w:rsidR="00CD295E" w:rsidRPr="00903DBA" w:rsidRDefault="0069652C" w:rsidP="0069652C">
      <w:pPr>
        <w:rPr>
          <w:highlight w:val="white"/>
        </w:rPr>
      </w:pPr>
      <w:r w:rsidRPr="00903DBA">
        <w:rPr>
          <w:highlight w:val="white"/>
        </w:rPr>
        <w:t>The long list of the final expression hold</w:t>
      </w:r>
      <w:r w:rsidR="00B35B8D" w:rsidRPr="00903DBA">
        <w:rPr>
          <w:highlight w:val="white"/>
        </w:rPr>
        <w:t>s</w:t>
      </w:r>
      <w:r w:rsidRPr="00903DBA">
        <w:rPr>
          <w:highlight w:val="white"/>
        </w:rPr>
        <w:t xml:space="preserve"> only one unconditional jump instruction that is added to the jump set, which will be the </w:t>
      </w:r>
      <w:r w:rsidR="009C3C27">
        <w:rPr>
          <w:highlight w:val="white"/>
        </w:rPr>
        <w:t>true-set</w:t>
      </w:r>
      <w:r w:rsidRPr="00903DBA">
        <w:rPr>
          <w:highlight w:val="white"/>
        </w:rPr>
        <w:t xml:space="preserve"> or false of the final expression.</w:t>
      </w:r>
    </w:p>
    <w:p w14:paraId="335B28BD" w14:textId="5E94BC4C" w:rsidR="00CD295E" w:rsidRPr="00903DBA" w:rsidRDefault="00CD295E" w:rsidP="0092263B">
      <w:pPr>
        <w:pStyle w:val="Code"/>
        <w:rPr>
          <w:highlight w:val="white"/>
        </w:rPr>
      </w:pPr>
      <w:r w:rsidRPr="00903DBA">
        <w:rPr>
          <w:highlight w:val="white"/>
        </w:rPr>
        <w:t xml:space="preserve">      List&lt;MiddleCode&gt; </w:t>
      </w:r>
      <w:r w:rsidR="008936A0" w:rsidRPr="00903DBA">
        <w:rPr>
          <w:highlight w:val="white"/>
        </w:rPr>
        <w:t>longList</w:t>
      </w:r>
      <w:r w:rsidRPr="00903DBA">
        <w:rPr>
          <w:highlight w:val="white"/>
        </w:rPr>
        <w:t xml:space="preserve"> = new List&lt;MiddleCode&gt;();</w:t>
      </w:r>
    </w:p>
    <w:p w14:paraId="4B36AB35" w14:textId="20871BA7"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B52F436" w14:textId="665EFAF7" w:rsidR="00CD295E" w:rsidRPr="00903DBA" w:rsidRDefault="00CD295E" w:rsidP="0092263B">
      <w:pPr>
        <w:pStyle w:val="Code"/>
        <w:rPr>
          <w:highlight w:val="white"/>
        </w:rPr>
      </w:pPr>
      <w:r w:rsidRPr="00903DBA">
        <w:rPr>
          <w:highlight w:val="white"/>
        </w:rPr>
        <w:t xml:space="preserve">      </w:t>
      </w:r>
      <w:r w:rsidR="008936A0" w:rsidRPr="00903DBA">
        <w:rPr>
          <w:highlight w:val="white"/>
        </w:rPr>
        <w:t>longList</w:t>
      </w:r>
      <w:r w:rsidRPr="00903DBA">
        <w:rPr>
          <w:highlight w:val="white"/>
        </w:rPr>
        <w:t>.Add(jumpCode);</w:t>
      </w:r>
    </w:p>
    <w:p w14:paraId="086F7AEF"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37CBE8F5" w14:textId="77777777" w:rsidR="00CD295E" w:rsidRPr="00903DBA" w:rsidRDefault="00CD295E" w:rsidP="0092263B">
      <w:pPr>
        <w:pStyle w:val="Code"/>
        <w:rPr>
          <w:highlight w:val="white"/>
        </w:rPr>
      </w:pPr>
      <w:r w:rsidRPr="00903DBA">
        <w:rPr>
          <w:highlight w:val="white"/>
        </w:rPr>
        <w:t xml:space="preserve">      jumpSet.Add(jumpCode);</w:t>
      </w:r>
    </w:p>
    <w:p w14:paraId="24B4D972" w14:textId="2D88BC48" w:rsidR="00CD295E" w:rsidRPr="00903DBA" w:rsidRDefault="004F3903" w:rsidP="002562D2">
      <w:pPr>
        <w:rPr>
          <w:highlight w:val="white"/>
        </w:rPr>
      </w:pPr>
      <w:r w:rsidRPr="00903DBA">
        <w:rPr>
          <w:highlight w:val="white"/>
        </w:rPr>
        <w:t xml:space="preserve">We compare the expression with the given </w:t>
      </w:r>
      <w:r w:rsidR="00964C6D" w:rsidRPr="00903DBA">
        <w:rPr>
          <w:highlight w:val="white"/>
        </w:rPr>
        <w:t>operator and</w:t>
      </w:r>
      <w:r w:rsidRPr="00903DBA">
        <w:rPr>
          <w:highlight w:val="white"/>
        </w:rPr>
        <w:t xml:space="preserve"> receive the final value.</w:t>
      </w:r>
    </w:p>
    <w:p w14:paraId="4906A71B" w14:textId="77777777" w:rsidR="00CD295E" w:rsidRPr="00903DBA" w:rsidRDefault="00CD295E" w:rsidP="0092263B">
      <w:pPr>
        <w:pStyle w:val="Code"/>
        <w:rPr>
          <w:highlight w:val="white"/>
        </w:rPr>
      </w:pPr>
      <w:r w:rsidRPr="00903DBA">
        <w:rPr>
          <w:highlight w:val="white"/>
        </w:rPr>
        <w:t xml:space="preserve">      bool resultValue = false;</w:t>
      </w:r>
    </w:p>
    <w:p w14:paraId="1F459598" w14:textId="77777777" w:rsidR="00CD295E" w:rsidRPr="00903DBA" w:rsidRDefault="00CD295E" w:rsidP="0092263B">
      <w:pPr>
        <w:pStyle w:val="Code"/>
        <w:rPr>
          <w:highlight w:val="white"/>
        </w:rPr>
      </w:pPr>
      <w:r w:rsidRPr="00903DBA">
        <w:rPr>
          <w:highlight w:val="white"/>
        </w:rPr>
        <w:t xml:space="preserve">      switch (middleOp) {</w:t>
      </w:r>
    </w:p>
    <w:p w14:paraId="4B88B971" w14:textId="77777777" w:rsidR="00CD295E" w:rsidRPr="00903DBA" w:rsidRDefault="00CD295E" w:rsidP="0092263B">
      <w:pPr>
        <w:pStyle w:val="Code"/>
        <w:rPr>
          <w:highlight w:val="white"/>
        </w:rPr>
      </w:pPr>
      <w:r w:rsidRPr="00903DBA">
        <w:rPr>
          <w:highlight w:val="white"/>
        </w:rPr>
        <w:t xml:space="preserve">        case MiddleOperator.LogicalAnd:</w:t>
      </w:r>
    </w:p>
    <w:p w14:paraId="573EF9FE" w14:textId="77777777" w:rsidR="00CD295E" w:rsidRPr="00903DBA" w:rsidRDefault="00CD295E" w:rsidP="0092263B">
      <w:pPr>
        <w:pStyle w:val="Code"/>
        <w:rPr>
          <w:highlight w:val="white"/>
        </w:rPr>
      </w:pPr>
      <w:r w:rsidRPr="00903DBA">
        <w:rPr>
          <w:highlight w:val="white"/>
        </w:rPr>
        <w:t xml:space="preserve">          resultValue = leftValue &amp;&amp; rightValue;</w:t>
      </w:r>
    </w:p>
    <w:p w14:paraId="26096C3A" w14:textId="77777777" w:rsidR="00CD295E" w:rsidRPr="00903DBA" w:rsidRDefault="00CD295E" w:rsidP="0092263B">
      <w:pPr>
        <w:pStyle w:val="Code"/>
        <w:rPr>
          <w:highlight w:val="white"/>
        </w:rPr>
      </w:pPr>
      <w:r w:rsidRPr="00903DBA">
        <w:rPr>
          <w:highlight w:val="white"/>
        </w:rPr>
        <w:t xml:space="preserve">          break;</w:t>
      </w:r>
    </w:p>
    <w:p w14:paraId="5289B693" w14:textId="77777777" w:rsidR="00CD295E" w:rsidRPr="00903DBA" w:rsidRDefault="00CD295E" w:rsidP="0092263B">
      <w:pPr>
        <w:pStyle w:val="Code"/>
        <w:rPr>
          <w:highlight w:val="white"/>
        </w:rPr>
      </w:pPr>
    </w:p>
    <w:p w14:paraId="082E0683" w14:textId="77777777" w:rsidR="00CD295E" w:rsidRPr="00903DBA" w:rsidRDefault="00CD295E" w:rsidP="0092263B">
      <w:pPr>
        <w:pStyle w:val="Code"/>
        <w:rPr>
          <w:highlight w:val="white"/>
        </w:rPr>
      </w:pPr>
      <w:r w:rsidRPr="00903DBA">
        <w:rPr>
          <w:highlight w:val="white"/>
        </w:rPr>
        <w:t xml:space="preserve">        case MiddleOperator.LogicalOr:</w:t>
      </w:r>
    </w:p>
    <w:p w14:paraId="68BC92A6" w14:textId="77777777" w:rsidR="00CD295E" w:rsidRPr="00903DBA" w:rsidRDefault="00CD295E" w:rsidP="0092263B">
      <w:pPr>
        <w:pStyle w:val="Code"/>
        <w:rPr>
          <w:highlight w:val="white"/>
        </w:rPr>
      </w:pPr>
      <w:r w:rsidRPr="00903DBA">
        <w:rPr>
          <w:highlight w:val="white"/>
        </w:rPr>
        <w:t xml:space="preserve">          resultValue = leftValue || rightValue;</w:t>
      </w:r>
    </w:p>
    <w:p w14:paraId="2552D9F3" w14:textId="77777777" w:rsidR="00CD295E" w:rsidRPr="00903DBA" w:rsidRDefault="00CD295E" w:rsidP="0092263B">
      <w:pPr>
        <w:pStyle w:val="Code"/>
        <w:rPr>
          <w:highlight w:val="white"/>
        </w:rPr>
      </w:pPr>
      <w:r w:rsidRPr="00903DBA">
        <w:rPr>
          <w:highlight w:val="white"/>
        </w:rPr>
        <w:t xml:space="preserve">          break;</w:t>
      </w:r>
    </w:p>
    <w:p w14:paraId="76800B7A" w14:textId="77777777" w:rsidR="00CD295E" w:rsidRPr="00903DBA" w:rsidRDefault="00CD295E" w:rsidP="0092263B">
      <w:pPr>
        <w:pStyle w:val="Code"/>
        <w:rPr>
          <w:highlight w:val="white"/>
        </w:rPr>
      </w:pPr>
      <w:r w:rsidRPr="00903DBA">
        <w:rPr>
          <w:highlight w:val="white"/>
        </w:rPr>
        <w:t xml:space="preserve">      }</w:t>
      </w:r>
    </w:p>
    <w:p w14:paraId="2A8E93A0" w14:textId="7ACD1B70" w:rsidR="00B35B8D" w:rsidRPr="00903DBA" w:rsidRDefault="00B35B8D" w:rsidP="00B35B8D">
      <w:pPr>
        <w:rPr>
          <w:highlight w:val="white"/>
        </w:rPr>
      </w:pPr>
      <w:r w:rsidRPr="00903DBA">
        <w:rPr>
          <w:highlight w:val="white"/>
        </w:rPr>
        <w:t xml:space="preserve">The resulting symbol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17B71895" w14:textId="3AFFBAAD" w:rsidR="00767911" w:rsidRPr="00903DBA" w:rsidRDefault="00CD295E" w:rsidP="0092263B">
      <w:pPr>
        <w:pStyle w:val="Code"/>
        <w:rPr>
          <w:highlight w:val="white"/>
        </w:rPr>
      </w:pPr>
      <w:r w:rsidRPr="00903DBA">
        <w:rPr>
          <w:highlight w:val="white"/>
        </w:rPr>
        <w:t xml:space="preserve">      Symbol </w:t>
      </w:r>
      <w:r w:rsidR="004036F0" w:rsidRPr="00903DBA">
        <w:rPr>
          <w:highlight w:val="white"/>
        </w:rPr>
        <w:t>resultSymbol</w:t>
      </w:r>
      <w:r w:rsidRPr="00903DBA">
        <w:rPr>
          <w:highlight w:val="white"/>
        </w:rPr>
        <w:t xml:space="preserve"> = resultValue ? (new Symbol(jumpSet</w:t>
      </w:r>
      <w:r w:rsidR="00DC776D" w:rsidRPr="00903DBA">
        <w:rPr>
          <w:highlight w:val="white"/>
        </w:rPr>
        <w:t>, null</w:t>
      </w:r>
      <w:r w:rsidRPr="00903DBA">
        <w:rPr>
          <w:highlight w:val="white"/>
        </w:rPr>
        <w:t>))</w:t>
      </w:r>
    </w:p>
    <w:p w14:paraId="60462354" w14:textId="4DEE1EA9" w:rsidR="00CD295E" w:rsidRPr="00903DBA" w:rsidRDefault="00767911" w:rsidP="0092263B">
      <w:pPr>
        <w:pStyle w:val="Code"/>
        <w:rPr>
          <w:highlight w:val="white"/>
        </w:rPr>
      </w:pPr>
      <w:r w:rsidRPr="00903DBA">
        <w:rPr>
          <w:highlight w:val="white"/>
        </w:rPr>
        <w:t xml:space="preserve">                                </w:t>
      </w:r>
      <w:r w:rsidR="00EF53C8" w:rsidRPr="00903DBA">
        <w:rPr>
          <w:highlight w:val="white"/>
        </w:rPr>
        <w:t xml:space="preserve">      </w:t>
      </w:r>
      <w:r w:rsidRPr="00903DBA">
        <w:rPr>
          <w:highlight w:val="white"/>
        </w:rPr>
        <w:t xml:space="preserve"> </w:t>
      </w:r>
      <w:r w:rsidR="00CD295E" w:rsidRPr="00903DBA">
        <w:rPr>
          <w:highlight w:val="white"/>
        </w:rPr>
        <w:t xml:space="preserve"> : (new Symbol(</w:t>
      </w:r>
      <w:r w:rsidR="00DC776D" w:rsidRPr="00903DBA">
        <w:rPr>
          <w:highlight w:val="white"/>
        </w:rPr>
        <w:t xml:space="preserve">null, </w:t>
      </w:r>
      <w:r w:rsidR="00CD295E" w:rsidRPr="00903DBA">
        <w:rPr>
          <w:highlight w:val="white"/>
        </w:rPr>
        <w:t>jumpSet));</w:t>
      </w:r>
    </w:p>
    <w:p w14:paraId="324CE702" w14:textId="77777777" w:rsidR="004E2CD3" w:rsidRPr="00903DBA" w:rsidRDefault="00324B53" w:rsidP="004E2CD3">
      <w:pPr>
        <w:rPr>
          <w:highlight w:val="white"/>
        </w:rPr>
      </w:pPr>
      <w:r w:rsidRPr="00903DBA">
        <w:rPr>
          <w:highlight w:val="white"/>
        </w:rPr>
        <w:t>The final expression</w:t>
      </w:r>
      <w:r w:rsidR="004E2CD3" w:rsidRPr="00903DBA">
        <w:rPr>
          <w:highlight w:val="white"/>
        </w:rPr>
        <w:t xml:space="preserve"> does not have a short list, and its long list is made up by the unconditional jump instruction only.</w:t>
      </w:r>
    </w:p>
    <w:p w14:paraId="7DC62447" w14:textId="153F23CB"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8936A0" w:rsidRPr="00903DBA">
        <w:rPr>
          <w:highlight w:val="white"/>
        </w:rPr>
        <w:t>longList</w:t>
      </w:r>
      <w:r w:rsidRPr="00903DBA">
        <w:rPr>
          <w:highlight w:val="white"/>
        </w:rPr>
        <w:t>));</w:t>
      </w:r>
    </w:p>
    <w:p w14:paraId="356AC509" w14:textId="512FBEF6" w:rsidR="00CD295E" w:rsidRPr="00903DBA" w:rsidRDefault="00CD295E" w:rsidP="0092263B">
      <w:pPr>
        <w:pStyle w:val="Code"/>
        <w:rPr>
          <w:highlight w:val="white"/>
        </w:rPr>
      </w:pPr>
      <w:r w:rsidRPr="00903DBA">
        <w:rPr>
          <w:highlight w:val="white"/>
        </w:rPr>
        <w:t xml:space="preserve">    }</w:t>
      </w:r>
    </w:p>
    <w:p w14:paraId="2FBDD75C" w14:textId="3FC8A87B" w:rsidR="00AE1C44" w:rsidRPr="00903DBA" w:rsidRDefault="00AE1C44" w:rsidP="0092263B">
      <w:pPr>
        <w:pStyle w:val="Rubrik2"/>
        <w:rPr>
          <w:highlight w:val="white"/>
        </w:rPr>
      </w:pPr>
      <w:bookmarkStart w:id="375" w:name="_Toc57656050"/>
      <w:r w:rsidRPr="00903DBA">
        <w:rPr>
          <w:highlight w:val="white"/>
        </w:rPr>
        <w:t>Arithmetic Expressions</w:t>
      </w:r>
      <w:bookmarkEnd w:id="375"/>
    </w:p>
    <w:p w14:paraId="5C15ACE1" w14:textId="3072B53C" w:rsidR="00CD295E" w:rsidRPr="00903DBA" w:rsidRDefault="002D5350" w:rsidP="002D5350">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E70DB2" w:rsidRPr="00903DBA">
        <w:rPr>
          <w:highlight w:val="white"/>
        </w:rPr>
        <w:t xml:space="preserve"> </w:t>
      </w:r>
      <w:r w:rsidR="005D2AF1" w:rsidRPr="00903DBA">
        <w:rPr>
          <w:highlight w:val="white"/>
        </w:rPr>
        <w:t>evaluate</w:t>
      </w:r>
      <w:r w:rsidR="00E70DB2" w:rsidRPr="00903DBA">
        <w:rPr>
          <w:highlight w:val="white"/>
        </w:rPr>
        <w:t>s</w:t>
      </w:r>
      <w:r w:rsidR="005D2AF1" w:rsidRPr="00903DBA">
        <w:rPr>
          <w:highlight w:val="white"/>
        </w:rPr>
        <w:t xml:space="preserve"> the value of a constant arithmetic expression.</w:t>
      </w:r>
    </w:p>
    <w:p w14:paraId="46961FEF" w14:textId="77777777" w:rsidR="00CD295E" w:rsidRPr="00903DBA" w:rsidRDefault="00CD295E" w:rsidP="0092263B">
      <w:pPr>
        <w:pStyle w:val="Code"/>
        <w:rPr>
          <w:highlight w:val="white"/>
        </w:rPr>
      </w:pPr>
      <w:r w:rsidRPr="00903DBA">
        <w:rPr>
          <w:highlight w:val="white"/>
        </w:rPr>
        <w:t xml:space="preserve">    public static Expression Arithmetic(MiddleOperator middleOp,</w:t>
      </w:r>
    </w:p>
    <w:p w14:paraId="25F4D2BD" w14:textId="77777777" w:rsidR="00767911" w:rsidRPr="00903DBA" w:rsidRDefault="00CD295E" w:rsidP="0092263B">
      <w:pPr>
        <w:pStyle w:val="Code"/>
        <w:rPr>
          <w:highlight w:val="white"/>
        </w:rPr>
      </w:pPr>
      <w:r w:rsidRPr="00903DBA">
        <w:rPr>
          <w:highlight w:val="white"/>
        </w:rPr>
        <w:t xml:space="preserve">                                        Expression leftExpression,</w:t>
      </w:r>
    </w:p>
    <w:p w14:paraId="0853F8C2" w14:textId="233BBD8C"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45E366D8" w14:textId="13ACA95C" w:rsidR="009C346B" w:rsidRPr="00903DBA" w:rsidRDefault="009C346B" w:rsidP="009C346B">
      <w:pPr>
        <w:rPr>
          <w:highlight w:val="white"/>
        </w:rPr>
      </w:pPr>
      <w:r w:rsidRPr="00903DBA">
        <w:rPr>
          <w:highlight w:val="white"/>
        </w:rPr>
        <w:t>If at least one of the operands is not constant, we just return null.</w:t>
      </w:r>
    </w:p>
    <w:p w14:paraId="187AD14B"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ABBE12B" w14:textId="77777777" w:rsidR="00CD295E" w:rsidRPr="00903DBA" w:rsidRDefault="00CD295E" w:rsidP="0092263B">
      <w:pPr>
        <w:pStyle w:val="Code"/>
        <w:rPr>
          <w:highlight w:val="white"/>
        </w:rPr>
      </w:pPr>
      <w:r w:rsidRPr="00903DBA">
        <w:rPr>
          <w:highlight w:val="white"/>
        </w:rPr>
        <w:t xml:space="preserve">        return null;</w:t>
      </w:r>
    </w:p>
    <w:p w14:paraId="54BA0DEE" w14:textId="569967D8" w:rsidR="00CD295E" w:rsidRPr="00903DBA" w:rsidRDefault="00CD295E" w:rsidP="0092263B">
      <w:pPr>
        <w:pStyle w:val="Code"/>
        <w:rPr>
          <w:highlight w:val="white"/>
        </w:rPr>
      </w:pPr>
      <w:r w:rsidRPr="00903DBA">
        <w:rPr>
          <w:highlight w:val="white"/>
        </w:rPr>
        <w:t xml:space="preserve">      }</w:t>
      </w:r>
    </w:p>
    <w:p w14:paraId="5631BA29" w14:textId="06A2AE2F" w:rsidR="00F953CE" w:rsidRPr="00903DBA" w:rsidRDefault="00F953CE" w:rsidP="00F953CE">
      <w:pPr>
        <w:rPr>
          <w:highlight w:val="white"/>
        </w:rPr>
      </w:pPr>
      <w:r w:rsidRPr="00903DBA">
        <w:rPr>
          <w:highlight w:val="white"/>
        </w:rPr>
        <w:t xml:space="preserve">If at least one of the expressions has floating type, we call </w:t>
      </w:r>
      <w:r w:rsidRPr="00903DBA">
        <w:rPr>
          <w:rStyle w:val="KeyWord0"/>
          <w:highlight w:val="white"/>
        </w:rPr>
        <w:t>ArithmeticFloating</w:t>
      </w:r>
      <w:r w:rsidRPr="00903DBA">
        <w:rPr>
          <w:highlight w:val="white"/>
        </w:rPr>
        <w:t>.</w:t>
      </w:r>
    </w:p>
    <w:p w14:paraId="0C943384" w14:textId="77777777" w:rsidR="00767911" w:rsidRPr="00903DBA" w:rsidRDefault="00CD295E" w:rsidP="0092263B">
      <w:pPr>
        <w:pStyle w:val="Code"/>
        <w:rPr>
          <w:highlight w:val="white"/>
        </w:rPr>
      </w:pPr>
      <w:r w:rsidRPr="00903DBA">
        <w:rPr>
          <w:highlight w:val="white"/>
        </w:rPr>
        <w:t xml:space="preserve">      else if (leftExpression.Symbol.Type.IsFloating() ||</w:t>
      </w:r>
    </w:p>
    <w:p w14:paraId="00B53F1A" w14:textId="2236D2DD"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rightExpression.Symbol.Type.IsFloating()) {</w:t>
      </w:r>
    </w:p>
    <w:p w14:paraId="4442818A" w14:textId="77777777" w:rsidR="00CD295E" w:rsidRPr="00903DBA" w:rsidRDefault="00CD295E" w:rsidP="0092263B">
      <w:pPr>
        <w:pStyle w:val="Code"/>
        <w:rPr>
          <w:highlight w:val="white"/>
        </w:rPr>
      </w:pPr>
      <w:r w:rsidRPr="00903DBA">
        <w:rPr>
          <w:highlight w:val="white"/>
        </w:rPr>
        <w:t xml:space="preserve">        return ArithmeticFloating(middleOp, leftExpression, rightExpression);</w:t>
      </w:r>
    </w:p>
    <w:p w14:paraId="467074B5" w14:textId="77777777" w:rsidR="00CD295E" w:rsidRPr="00903DBA" w:rsidRDefault="00CD295E" w:rsidP="0092263B">
      <w:pPr>
        <w:pStyle w:val="Code"/>
        <w:rPr>
          <w:highlight w:val="white"/>
        </w:rPr>
      </w:pPr>
      <w:r w:rsidRPr="00903DBA">
        <w:rPr>
          <w:highlight w:val="white"/>
        </w:rPr>
        <w:t xml:space="preserve">      }</w:t>
      </w:r>
    </w:p>
    <w:p w14:paraId="74698E42" w14:textId="6039501F" w:rsidR="00A10C87" w:rsidRPr="00903DBA" w:rsidRDefault="00A10C87" w:rsidP="00A10C87">
      <w:pPr>
        <w:rPr>
          <w:highlight w:val="white"/>
        </w:rPr>
      </w:pPr>
      <w:r w:rsidRPr="00903DBA">
        <w:rPr>
          <w:highlight w:val="white"/>
        </w:rPr>
        <w:lastRenderedPageBreak/>
        <w:t xml:space="preserve">If neither of the expressions has </w:t>
      </w:r>
      <w:r w:rsidR="00272521" w:rsidRPr="00903DBA">
        <w:rPr>
          <w:highlight w:val="white"/>
        </w:rPr>
        <w:t>floating type,</w:t>
      </w:r>
      <w:r w:rsidRPr="00903DBA">
        <w:rPr>
          <w:highlight w:val="white"/>
        </w:rPr>
        <w:t xml:space="preserve"> we call </w:t>
      </w:r>
      <w:r w:rsidRPr="00903DBA">
        <w:rPr>
          <w:rStyle w:val="KeyWord0"/>
          <w:highlight w:val="white"/>
        </w:rPr>
        <w:t>Arithmetic</w:t>
      </w:r>
      <w:r w:rsidR="00272521" w:rsidRPr="00903DBA">
        <w:rPr>
          <w:rStyle w:val="KeyWord0"/>
          <w:highlight w:val="white"/>
        </w:rPr>
        <w:t>Integral</w:t>
      </w:r>
      <w:r w:rsidRPr="00903DBA">
        <w:rPr>
          <w:highlight w:val="white"/>
        </w:rPr>
        <w:t>.</w:t>
      </w:r>
    </w:p>
    <w:p w14:paraId="633A266F" w14:textId="77777777" w:rsidR="00CD295E" w:rsidRPr="00903DBA" w:rsidRDefault="00CD295E" w:rsidP="0092263B">
      <w:pPr>
        <w:pStyle w:val="Code"/>
        <w:rPr>
          <w:highlight w:val="white"/>
        </w:rPr>
      </w:pPr>
      <w:r w:rsidRPr="00903DBA">
        <w:rPr>
          <w:highlight w:val="white"/>
        </w:rPr>
        <w:t xml:space="preserve">      else {</w:t>
      </w:r>
    </w:p>
    <w:p w14:paraId="48E152A1" w14:textId="77777777" w:rsidR="00CD295E" w:rsidRPr="00903DBA" w:rsidRDefault="00CD295E" w:rsidP="0092263B">
      <w:pPr>
        <w:pStyle w:val="Code"/>
        <w:rPr>
          <w:highlight w:val="white"/>
        </w:rPr>
      </w:pPr>
      <w:r w:rsidRPr="00903DBA">
        <w:rPr>
          <w:highlight w:val="white"/>
        </w:rPr>
        <w:t xml:space="preserve">        return ArithmeticIntegral(middleOp, leftExpression, rightExpression);</w:t>
      </w:r>
    </w:p>
    <w:p w14:paraId="072BD052" w14:textId="77777777" w:rsidR="00CD295E" w:rsidRPr="00903DBA" w:rsidRDefault="00CD295E" w:rsidP="0092263B">
      <w:pPr>
        <w:pStyle w:val="Code"/>
        <w:rPr>
          <w:highlight w:val="white"/>
        </w:rPr>
      </w:pPr>
      <w:r w:rsidRPr="00903DBA">
        <w:rPr>
          <w:highlight w:val="white"/>
        </w:rPr>
        <w:t xml:space="preserve">      }</w:t>
      </w:r>
    </w:p>
    <w:p w14:paraId="36E3877F" w14:textId="77777777" w:rsidR="00CD295E" w:rsidRPr="00903DBA" w:rsidRDefault="00CD295E" w:rsidP="0092263B">
      <w:pPr>
        <w:pStyle w:val="Code"/>
        <w:rPr>
          <w:highlight w:val="white"/>
        </w:rPr>
      </w:pPr>
      <w:r w:rsidRPr="00903DBA">
        <w:rPr>
          <w:highlight w:val="white"/>
        </w:rPr>
        <w:t xml:space="preserve">    }</w:t>
      </w:r>
    </w:p>
    <w:p w14:paraId="51D1E555" w14:textId="76E80CD7" w:rsidR="00CD295E" w:rsidRPr="00903DBA" w:rsidRDefault="00D05EDC" w:rsidP="00D05EDC">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w:t>
      </w:r>
      <w:r w:rsidR="00B411A9" w:rsidRPr="00903DBA">
        <w:rPr>
          <w:highlight w:val="white"/>
        </w:rPr>
        <w:t>evaluate the value of a constant integral arithmetic expression.</w:t>
      </w:r>
      <w:r w:rsidR="005112B7" w:rsidRPr="00903DBA">
        <w:rPr>
          <w:highlight w:val="white"/>
        </w:rPr>
        <w:t xml:space="preserve"> It calls in turn the </w:t>
      </w:r>
      <w:r w:rsidR="005112B7" w:rsidRPr="00903DBA">
        <w:rPr>
          <w:rStyle w:val="KeyWord0"/>
          <w:highlight w:val="white"/>
        </w:rPr>
        <w:t>ArithmeticIntegral</w:t>
      </w:r>
      <w:r w:rsidR="005112B7" w:rsidRPr="00903DBA">
        <w:rPr>
          <w:highlight w:val="white"/>
        </w:rPr>
        <w:t xml:space="preserve"> method that takes two symbols as parameters.</w:t>
      </w:r>
      <w:r w:rsidR="00376F71" w:rsidRPr="00903DBA">
        <w:rPr>
          <w:highlight w:val="white"/>
        </w:rPr>
        <w:t xml:space="preserve"> The reason for using two methods is that the latter method is called by the middle code optimizer.</w:t>
      </w:r>
    </w:p>
    <w:p w14:paraId="7C57D1AE" w14:textId="77777777" w:rsidR="00CD295E" w:rsidRPr="00903DBA" w:rsidRDefault="00CD295E" w:rsidP="0092263B">
      <w:pPr>
        <w:pStyle w:val="Code"/>
        <w:rPr>
          <w:highlight w:val="white"/>
        </w:rPr>
      </w:pPr>
      <w:r w:rsidRPr="00903DBA">
        <w:rPr>
          <w:highlight w:val="white"/>
        </w:rPr>
        <w:t xml:space="preserve">    private static Expression ArithmeticIntegral(MiddleOperator middleOp,</w:t>
      </w:r>
    </w:p>
    <w:p w14:paraId="4FD22C81" w14:textId="77777777" w:rsidR="00767911" w:rsidRPr="00903DBA" w:rsidRDefault="00CD295E" w:rsidP="0092263B">
      <w:pPr>
        <w:pStyle w:val="Code"/>
        <w:rPr>
          <w:highlight w:val="white"/>
        </w:rPr>
      </w:pPr>
      <w:r w:rsidRPr="00903DBA">
        <w:rPr>
          <w:highlight w:val="white"/>
        </w:rPr>
        <w:t xml:space="preserve">                                                 Expression leftExpression,</w:t>
      </w:r>
    </w:p>
    <w:p w14:paraId="5013FE51" w14:textId="2E9742A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w:t>
      </w:r>
    </w:p>
    <w:p w14:paraId="7BE514F3" w14:textId="2A65B9F0" w:rsidR="007921E1" w:rsidRPr="00903DBA" w:rsidRDefault="007921E1" w:rsidP="007921E1">
      <w:pPr>
        <w:rPr>
          <w:highlight w:val="white"/>
        </w:rPr>
      </w:pPr>
      <w:r w:rsidRPr="00903DBA">
        <w:rPr>
          <w:highlight w:val="white"/>
        </w:rPr>
        <w:t>We cast potential logical expression to integral type (signed integer).</w:t>
      </w:r>
    </w:p>
    <w:p w14:paraId="2A1037E1" w14:textId="2C9576F9"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4B3C6D08" w14:textId="4F339DBE"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TypeCast.LogicalToIntegral(</w:t>
      </w:r>
      <w:r w:rsidRPr="00903DBA">
        <w:rPr>
          <w:highlight w:val="white"/>
        </w:rPr>
        <w:t>rightExpression);</w:t>
      </w:r>
    </w:p>
    <w:p w14:paraId="15A40D46" w14:textId="77777777" w:rsidR="00767911" w:rsidRPr="00903DBA" w:rsidRDefault="00CD295E" w:rsidP="0092263B">
      <w:pPr>
        <w:pStyle w:val="Code"/>
        <w:rPr>
          <w:highlight w:val="white"/>
        </w:rPr>
      </w:pPr>
      <w:r w:rsidRPr="00903DBA">
        <w:rPr>
          <w:highlight w:val="white"/>
        </w:rPr>
        <w:t xml:space="preserve">      Symbol symbol = ArithmeticIntegral(middleOp, leftExpression.Symbol,</w:t>
      </w:r>
    </w:p>
    <w:p w14:paraId="682FB1E2" w14:textId="0D34E664"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w:t>
      </w:r>
    </w:p>
    <w:p w14:paraId="14BE7833" w14:textId="71ABF490" w:rsidR="00DC6329" w:rsidRPr="00903DBA" w:rsidRDefault="00DC6329" w:rsidP="00DC6329">
      <w:pPr>
        <w:rPr>
          <w:highlight w:val="white"/>
        </w:rPr>
      </w:pPr>
      <w:r w:rsidRPr="00903DBA">
        <w:rPr>
          <w:highlight w:val="white"/>
        </w:rPr>
        <w:t>The integral arithmetic evaluation does not generate any middle code, which is why the expression has neither a short nor a long list.</w:t>
      </w:r>
    </w:p>
    <w:p w14:paraId="08C80D1D" w14:textId="71D1B29F" w:rsidR="00CD295E" w:rsidRPr="00903DBA" w:rsidRDefault="00CD295E" w:rsidP="0092263B">
      <w:pPr>
        <w:pStyle w:val="Code"/>
        <w:rPr>
          <w:highlight w:val="white"/>
        </w:rPr>
      </w:pPr>
      <w:r w:rsidRPr="00903DBA">
        <w:rPr>
          <w:highlight w:val="white"/>
        </w:rPr>
        <w:t xml:space="preserve">      return (new Expression(symbol, null, null));</w:t>
      </w:r>
    </w:p>
    <w:p w14:paraId="7DABB51F" w14:textId="77777777" w:rsidR="00CD295E" w:rsidRPr="00903DBA" w:rsidRDefault="00CD295E" w:rsidP="0092263B">
      <w:pPr>
        <w:pStyle w:val="Code"/>
        <w:rPr>
          <w:highlight w:val="white"/>
        </w:rPr>
      </w:pPr>
      <w:r w:rsidRPr="00903DBA">
        <w:rPr>
          <w:highlight w:val="white"/>
        </w:rPr>
        <w:t xml:space="preserve">    }</w:t>
      </w:r>
    </w:p>
    <w:p w14:paraId="3F50712E" w14:textId="27FE1338" w:rsidR="00CD295E" w:rsidRPr="00903DBA" w:rsidRDefault="00096C31" w:rsidP="00096C31">
      <w:pPr>
        <w:rPr>
          <w:highlight w:val="white"/>
        </w:rPr>
      </w:pPr>
      <w:r w:rsidRPr="00903DBA">
        <w:rPr>
          <w:highlight w:val="white"/>
        </w:rPr>
        <w:t xml:space="preserve">The integral arithmetic evaluation is a bit more complicated since we </w:t>
      </w:r>
      <w:r w:rsidR="00F562E6" w:rsidRPr="00903DBA">
        <w:rPr>
          <w:highlight w:val="white"/>
        </w:rPr>
        <w:t>must</w:t>
      </w:r>
      <w:r w:rsidRPr="00903DBA">
        <w:rPr>
          <w:highlight w:val="white"/>
        </w:rPr>
        <w:t xml:space="preserve"> take pointer arithmetic in consideration.</w:t>
      </w:r>
    </w:p>
    <w:p w14:paraId="0C12C290" w14:textId="77777777" w:rsidR="00CD295E" w:rsidRPr="00903DBA" w:rsidRDefault="00CD295E" w:rsidP="0092263B">
      <w:pPr>
        <w:pStyle w:val="Code"/>
        <w:rPr>
          <w:highlight w:val="white"/>
        </w:rPr>
      </w:pPr>
      <w:r w:rsidRPr="00903DBA">
        <w:rPr>
          <w:highlight w:val="white"/>
        </w:rPr>
        <w:t xml:space="preserve">    public static Symbol ArithmeticIntegral(MiddleOperator middleOp,</w:t>
      </w:r>
    </w:p>
    <w:p w14:paraId="179BED3A" w14:textId="77777777" w:rsidR="00767911" w:rsidRPr="00903DBA" w:rsidRDefault="00CD295E" w:rsidP="0092263B">
      <w:pPr>
        <w:pStyle w:val="Code"/>
        <w:rPr>
          <w:highlight w:val="white"/>
        </w:rPr>
      </w:pPr>
      <w:r w:rsidRPr="00903DBA">
        <w:rPr>
          <w:highlight w:val="white"/>
        </w:rPr>
        <w:t xml:space="preserve">                                            Symbol leftSymbol,</w:t>
      </w:r>
    </w:p>
    <w:p w14:paraId="46BEC16A" w14:textId="3CFC48C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Symbol rightSymbol) {</w:t>
      </w:r>
    </w:p>
    <w:p w14:paraId="1F0ED4B4" w14:textId="77777777" w:rsidR="00CD295E" w:rsidRPr="00903DBA" w:rsidRDefault="00CD295E" w:rsidP="0092263B">
      <w:pPr>
        <w:pStyle w:val="Code"/>
        <w:rPr>
          <w:highlight w:val="white"/>
        </w:rPr>
      </w:pPr>
      <w:r w:rsidRPr="00903DBA">
        <w:rPr>
          <w:highlight w:val="white"/>
        </w:rPr>
        <w:t xml:space="preserve">      Type leftType = leftSymbol.Type,</w:t>
      </w:r>
    </w:p>
    <w:p w14:paraId="1702C506" w14:textId="77777777" w:rsidR="00CD295E" w:rsidRPr="00903DBA" w:rsidRDefault="00CD295E" w:rsidP="0092263B">
      <w:pPr>
        <w:pStyle w:val="Code"/>
        <w:rPr>
          <w:highlight w:val="white"/>
        </w:rPr>
      </w:pPr>
      <w:r w:rsidRPr="00903DBA">
        <w:rPr>
          <w:highlight w:val="white"/>
        </w:rPr>
        <w:t xml:space="preserve">           rightType = rightSymbol.Type;</w:t>
      </w:r>
    </w:p>
    <w:p w14:paraId="604D4388" w14:textId="598E6756" w:rsidR="00CD295E" w:rsidRPr="00903DBA" w:rsidRDefault="00B56766" w:rsidP="00B56766">
      <w:pPr>
        <w:rPr>
          <w:highlight w:val="white"/>
        </w:rPr>
      </w:pPr>
      <w:r w:rsidRPr="00903DBA">
        <w:rPr>
          <w:highlight w:val="white"/>
        </w:rPr>
        <w:t>Since this method has been called</w:t>
      </w:r>
      <w:r w:rsidR="00B764B9" w:rsidRPr="00903DBA">
        <w:rPr>
          <w:highlight w:val="white"/>
        </w:rPr>
        <w:t>,</w:t>
      </w:r>
      <w:r w:rsidRPr="00903DBA">
        <w:rPr>
          <w:highlight w:val="white"/>
        </w:rPr>
        <w:t xml:space="preserve"> we </w:t>
      </w:r>
      <w:r w:rsidR="00454D7A" w:rsidRPr="00903DBA">
        <w:rPr>
          <w:highlight w:val="white"/>
        </w:rPr>
        <w:t>know</w:t>
      </w:r>
      <w:r w:rsidR="00806FBD" w:rsidRPr="00903DBA">
        <w:rPr>
          <w:highlight w:val="white"/>
        </w:rPr>
        <w:t xml:space="preserve"> </w:t>
      </w:r>
      <w:r w:rsidRPr="00903DBA">
        <w:rPr>
          <w:highlight w:val="white"/>
        </w:rPr>
        <w:t xml:space="preserve">that none of the expression have floating type, and the </w:t>
      </w:r>
      <w:r w:rsidR="005753C5" w:rsidRPr="00903DBA">
        <w:rPr>
          <w:highlight w:val="white"/>
        </w:rPr>
        <w:t>potential</w:t>
      </w:r>
      <w:r w:rsidRPr="00903DBA">
        <w:rPr>
          <w:highlight w:val="white"/>
        </w:rPr>
        <w:t xml:space="preserve"> logical types has been cast to integral types. Therefore, </w:t>
      </w:r>
      <w:r w:rsidR="00FA39D3" w:rsidRPr="00903DBA">
        <w:rPr>
          <w:highlight w:val="white"/>
        </w:rPr>
        <w:t xml:space="preserve">we can assume that their </w:t>
      </w:r>
      <w:r w:rsidR="00B764B9" w:rsidRPr="00903DBA">
        <w:rPr>
          <w:highlight w:val="white"/>
        </w:rPr>
        <w:t xml:space="preserve">values are </w:t>
      </w:r>
      <w:r w:rsidR="00B764B9" w:rsidRPr="00903DBA">
        <w:rPr>
          <w:rStyle w:val="KeyWord0"/>
          <w:highlight w:val="white"/>
        </w:rPr>
        <w:t>BigInteger</w:t>
      </w:r>
      <w:r w:rsidR="00B764B9" w:rsidRPr="00903DBA">
        <w:rPr>
          <w:highlight w:val="white"/>
        </w:rPr>
        <w:t xml:space="preserve"> objects.</w:t>
      </w:r>
    </w:p>
    <w:p w14:paraId="0F2495C5" w14:textId="77777777" w:rsidR="00CD295E" w:rsidRPr="00903DBA" w:rsidRDefault="00CD295E" w:rsidP="0092263B">
      <w:pPr>
        <w:pStyle w:val="Code"/>
        <w:rPr>
          <w:highlight w:val="white"/>
        </w:rPr>
      </w:pPr>
      <w:r w:rsidRPr="00903DBA">
        <w:rPr>
          <w:highlight w:val="white"/>
        </w:rPr>
        <w:t xml:space="preserve">      BigInteger leftValue = (BigInteger) leftSymbol.Value,</w:t>
      </w:r>
    </w:p>
    <w:p w14:paraId="0992667C" w14:textId="77777777" w:rsidR="00CD295E" w:rsidRPr="00903DBA" w:rsidRDefault="00CD295E" w:rsidP="0092263B">
      <w:pPr>
        <w:pStyle w:val="Code"/>
        <w:rPr>
          <w:highlight w:val="white"/>
        </w:rPr>
      </w:pPr>
      <w:r w:rsidRPr="00903DBA">
        <w:rPr>
          <w:highlight w:val="white"/>
        </w:rPr>
        <w:t xml:space="preserve">                 rightValue = (BigInteger) rightSymbol.Value,</w:t>
      </w:r>
    </w:p>
    <w:p w14:paraId="50725433" w14:textId="77777777" w:rsidR="00CD295E" w:rsidRPr="00903DBA" w:rsidRDefault="00CD295E" w:rsidP="0092263B">
      <w:pPr>
        <w:pStyle w:val="Code"/>
        <w:rPr>
          <w:highlight w:val="white"/>
        </w:rPr>
      </w:pPr>
      <w:r w:rsidRPr="00903DBA">
        <w:rPr>
          <w:highlight w:val="white"/>
        </w:rPr>
        <w:t xml:space="preserve">                 resultValue = 0;</w:t>
      </w:r>
    </w:p>
    <w:p w14:paraId="4D15085C" w14:textId="7ADD1ADF" w:rsidR="00CD295E" w:rsidRPr="00903DBA" w:rsidRDefault="00D270D0" w:rsidP="00D270D0">
      <w:pPr>
        <w:rPr>
          <w:highlight w:val="white"/>
        </w:rPr>
      </w:pPr>
      <w:r w:rsidRPr="00903DBA">
        <w:rPr>
          <w:highlight w:val="white"/>
        </w:rPr>
        <w:t xml:space="preserve">In case of addition, we </w:t>
      </w:r>
      <w:r w:rsidR="00CC25C8" w:rsidRPr="00903DBA">
        <w:rPr>
          <w:highlight w:val="white"/>
        </w:rPr>
        <w:t>must</w:t>
      </w:r>
      <w:r w:rsidR="00180CD9" w:rsidRPr="00903DBA">
        <w:rPr>
          <w:highlight w:val="white"/>
        </w:rPr>
        <w:t xml:space="preserve"> </w:t>
      </w:r>
      <w:r w:rsidRPr="00903DBA">
        <w:rPr>
          <w:highlight w:val="white"/>
        </w:rPr>
        <w:t xml:space="preserve">check whether the </w:t>
      </w:r>
      <w:r w:rsidR="00560BBB" w:rsidRPr="00903DBA">
        <w:rPr>
          <w:highlight w:val="white"/>
        </w:rPr>
        <w:t xml:space="preserve">type of the </w:t>
      </w:r>
      <w:r w:rsidRPr="00903DBA">
        <w:rPr>
          <w:highlight w:val="white"/>
        </w:rPr>
        <w:t xml:space="preserve">left expression </w:t>
      </w:r>
      <w:r w:rsidR="00560BBB" w:rsidRPr="00903DBA">
        <w:rPr>
          <w:highlight w:val="white"/>
        </w:rPr>
        <w:t xml:space="preserve">is </w:t>
      </w:r>
      <w:r w:rsidRPr="00903DBA">
        <w:rPr>
          <w:highlight w:val="white"/>
        </w:rPr>
        <w:t xml:space="preserve">a pointer </w:t>
      </w:r>
      <w:r w:rsidR="00093C81" w:rsidRPr="00903DBA">
        <w:rPr>
          <w:highlight w:val="white"/>
        </w:rPr>
        <w:t xml:space="preserve">or array </w:t>
      </w:r>
      <w:r w:rsidRPr="00903DBA">
        <w:rPr>
          <w:highlight w:val="white"/>
        </w:rPr>
        <w:t xml:space="preserve">type. In that case we need to multiply the value of the right expression with the size of the pointer </w:t>
      </w:r>
      <w:r w:rsidR="005E1CED" w:rsidRPr="00903DBA">
        <w:rPr>
          <w:highlight w:val="white"/>
        </w:rPr>
        <w:t xml:space="preserve">or array </w:t>
      </w:r>
      <w:r w:rsidRPr="00903DBA">
        <w:rPr>
          <w:highlight w:val="white"/>
        </w:rPr>
        <w:t>type.</w:t>
      </w:r>
    </w:p>
    <w:p w14:paraId="3AEE977A" w14:textId="77777777" w:rsidR="00CD295E" w:rsidRPr="00903DBA" w:rsidRDefault="00CD295E" w:rsidP="0092263B">
      <w:pPr>
        <w:pStyle w:val="Code"/>
        <w:rPr>
          <w:highlight w:val="white"/>
        </w:rPr>
      </w:pPr>
      <w:r w:rsidRPr="00903DBA">
        <w:rPr>
          <w:highlight w:val="white"/>
        </w:rPr>
        <w:t xml:space="preserve">      switch (middleOp) {</w:t>
      </w:r>
    </w:p>
    <w:p w14:paraId="6E35E5EE" w14:textId="77777777" w:rsidR="00CD295E" w:rsidRPr="00903DBA" w:rsidRDefault="00CD295E" w:rsidP="0092263B">
      <w:pPr>
        <w:pStyle w:val="Code"/>
        <w:rPr>
          <w:highlight w:val="white"/>
        </w:rPr>
      </w:pPr>
      <w:r w:rsidRPr="00903DBA">
        <w:rPr>
          <w:highlight w:val="white"/>
        </w:rPr>
        <w:t xml:space="preserve">        case MiddleOperator.BinaryAdd:</w:t>
      </w:r>
    </w:p>
    <w:p w14:paraId="24C2C7A9" w14:textId="77777777" w:rsidR="00CD295E" w:rsidRPr="00903DBA" w:rsidRDefault="00CD295E" w:rsidP="0092263B">
      <w:pPr>
        <w:pStyle w:val="Code"/>
        <w:rPr>
          <w:highlight w:val="white"/>
        </w:rPr>
      </w:pPr>
      <w:r w:rsidRPr="00903DBA">
        <w:rPr>
          <w:highlight w:val="white"/>
        </w:rPr>
        <w:t xml:space="preserve">          if (leftType.IsPointerOrArray()) {</w:t>
      </w:r>
    </w:p>
    <w:p w14:paraId="75A4DE07" w14:textId="77777777" w:rsidR="00767911" w:rsidRPr="00903DBA" w:rsidRDefault="00CD295E" w:rsidP="0092263B">
      <w:pPr>
        <w:pStyle w:val="Code"/>
        <w:rPr>
          <w:highlight w:val="white"/>
        </w:rPr>
      </w:pPr>
      <w:r w:rsidRPr="00903DBA">
        <w:rPr>
          <w:highlight w:val="white"/>
        </w:rPr>
        <w:t xml:space="preserve">            resultValue = leftValue +</w:t>
      </w:r>
    </w:p>
    <w:p w14:paraId="5F725CF5" w14:textId="0C9753F5" w:rsidR="00CD295E" w:rsidRPr="00903DBA" w:rsidRDefault="00767911"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4165168B" w14:textId="77777777" w:rsidR="00CD295E" w:rsidRPr="00903DBA" w:rsidRDefault="00CD295E" w:rsidP="0092263B">
      <w:pPr>
        <w:pStyle w:val="Code"/>
        <w:rPr>
          <w:highlight w:val="white"/>
        </w:rPr>
      </w:pPr>
      <w:r w:rsidRPr="00903DBA">
        <w:rPr>
          <w:highlight w:val="white"/>
        </w:rPr>
        <w:t xml:space="preserve">          }</w:t>
      </w:r>
    </w:p>
    <w:p w14:paraId="7C26060A" w14:textId="45F48444" w:rsidR="008B6E84" w:rsidRPr="00903DBA" w:rsidRDefault="008B6E84" w:rsidP="008B6E84">
      <w:pPr>
        <w:rPr>
          <w:highlight w:val="white"/>
        </w:rPr>
      </w:pPr>
      <w:r w:rsidRPr="00903DBA">
        <w:rPr>
          <w:highlight w:val="white"/>
        </w:rPr>
        <w:t>We must also check whether the right type of the right expression is a pointer</w:t>
      </w:r>
      <w:r w:rsidR="00560BBB" w:rsidRPr="00903DBA">
        <w:rPr>
          <w:highlight w:val="white"/>
        </w:rPr>
        <w:t xml:space="preserve"> or array, in which case we multiply the left value with the size of the pointer or array type.</w:t>
      </w:r>
    </w:p>
    <w:p w14:paraId="5E1EAFC8" w14:textId="77777777" w:rsidR="00CD295E" w:rsidRPr="00903DBA" w:rsidRDefault="00CD295E" w:rsidP="0092263B">
      <w:pPr>
        <w:pStyle w:val="Code"/>
        <w:rPr>
          <w:highlight w:val="white"/>
        </w:rPr>
      </w:pPr>
      <w:r w:rsidRPr="00903DBA">
        <w:rPr>
          <w:highlight w:val="white"/>
        </w:rPr>
        <w:t xml:space="preserve">          else if (leftType.IsPointerOrArray()) {</w:t>
      </w:r>
    </w:p>
    <w:p w14:paraId="5AB85230" w14:textId="77777777" w:rsidR="007C42E5" w:rsidRPr="00903DBA" w:rsidRDefault="00CD295E" w:rsidP="0092263B">
      <w:pPr>
        <w:pStyle w:val="Code"/>
        <w:rPr>
          <w:highlight w:val="white"/>
        </w:rPr>
      </w:pPr>
      <w:r w:rsidRPr="00903DBA">
        <w:rPr>
          <w:highlight w:val="white"/>
        </w:rPr>
        <w:t xml:space="preserve">            resultValue = (leftValue * rightType.PointerOrArrayType.Size()) +</w:t>
      </w:r>
    </w:p>
    <w:p w14:paraId="5A4A6AF7" w14:textId="34A934D5" w:rsidR="00CD295E" w:rsidRPr="00903DBA" w:rsidRDefault="007C42E5" w:rsidP="0092263B">
      <w:pPr>
        <w:pStyle w:val="Code"/>
        <w:rPr>
          <w:highlight w:val="white"/>
        </w:rPr>
      </w:pPr>
      <w:r w:rsidRPr="00903DBA">
        <w:rPr>
          <w:highlight w:val="white"/>
        </w:rPr>
        <w:lastRenderedPageBreak/>
        <w:t xml:space="preserve">                         </w:t>
      </w:r>
      <w:r w:rsidR="00CD295E" w:rsidRPr="00903DBA">
        <w:rPr>
          <w:highlight w:val="white"/>
        </w:rPr>
        <w:t xml:space="preserve"> rightValue;</w:t>
      </w:r>
    </w:p>
    <w:p w14:paraId="73F6615D" w14:textId="63151BA5" w:rsidR="00CD295E" w:rsidRPr="00903DBA" w:rsidRDefault="00CD295E" w:rsidP="0092263B">
      <w:pPr>
        <w:pStyle w:val="Code"/>
        <w:rPr>
          <w:highlight w:val="white"/>
        </w:rPr>
      </w:pPr>
      <w:r w:rsidRPr="00903DBA">
        <w:rPr>
          <w:highlight w:val="white"/>
        </w:rPr>
        <w:t xml:space="preserve">          }</w:t>
      </w:r>
    </w:p>
    <w:p w14:paraId="3BD26661" w14:textId="1D51FC8C" w:rsidR="0013417C" w:rsidRPr="00903DBA" w:rsidRDefault="0013417C" w:rsidP="00C0254A">
      <w:pPr>
        <w:rPr>
          <w:highlight w:val="white"/>
        </w:rPr>
      </w:pPr>
      <w:r w:rsidRPr="00903DBA">
        <w:rPr>
          <w:highlight w:val="white"/>
        </w:rPr>
        <w:t>If neither</w:t>
      </w:r>
      <w:r w:rsidR="005545B0" w:rsidRPr="00903DBA">
        <w:rPr>
          <w:highlight w:val="white"/>
        </w:rPr>
        <w:t xml:space="preserve"> the left nor the right</w:t>
      </w:r>
      <w:r w:rsidRPr="00903DBA">
        <w:rPr>
          <w:highlight w:val="white"/>
        </w:rPr>
        <w:t xml:space="preserve"> expression </w:t>
      </w:r>
      <w:r w:rsidR="00C0254A" w:rsidRPr="00903DBA">
        <w:rPr>
          <w:highlight w:val="white"/>
        </w:rPr>
        <w:t>holds pointer or array types, we simpl</w:t>
      </w:r>
      <w:r w:rsidR="002F3712" w:rsidRPr="00903DBA">
        <w:rPr>
          <w:highlight w:val="white"/>
        </w:rPr>
        <w:t>y</w:t>
      </w:r>
      <w:r w:rsidR="00C0254A" w:rsidRPr="00903DBA">
        <w:rPr>
          <w:highlight w:val="white"/>
        </w:rPr>
        <w:t xml:space="preserve"> add the values.</w:t>
      </w:r>
    </w:p>
    <w:p w14:paraId="4E02329B" w14:textId="77777777" w:rsidR="00CD295E" w:rsidRPr="00903DBA" w:rsidRDefault="00CD295E" w:rsidP="0092263B">
      <w:pPr>
        <w:pStyle w:val="Code"/>
        <w:rPr>
          <w:highlight w:val="white"/>
        </w:rPr>
      </w:pPr>
      <w:r w:rsidRPr="00903DBA">
        <w:rPr>
          <w:highlight w:val="white"/>
        </w:rPr>
        <w:t xml:space="preserve">          else {</w:t>
      </w:r>
    </w:p>
    <w:p w14:paraId="455C4E08" w14:textId="77777777" w:rsidR="00CD295E" w:rsidRPr="00903DBA" w:rsidRDefault="00CD295E" w:rsidP="0092263B">
      <w:pPr>
        <w:pStyle w:val="Code"/>
        <w:rPr>
          <w:highlight w:val="white"/>
        </w:rPr>
      </w:pPr>
      <w:r w:rsidRPr="00903DBA">
        <w:rPr>
          <w:highlight w:val="white"/>
        </w:rPr>
        <w:t xml:space="preserve">            resultValue = leftValue + rightValue;</w:t>
      </w:r>
    </w:p>
    <w:p w14:paraId="012A6E10" w14:textId="77777777" w:rsidR="00CD295E" w:rsidRPr="00903DBA" w:rsidRDefault="00CD295E" w:rsidP="0092263B">
      <w:pPr>
        <w:pStyle w:val="Code"/>
        <w:rPr>
          <w:highlight w:val="white"/>
        </w:rPr>
      </w:pPr>
      <w:r w:rsidRPr="00903DBA">
        <w:rPr>
          <w:highlight w:val="white"/>
        </w:rPr>
        <w:t xml:space="preserve">          }</w:t>
      </w:r>
    </w:p>
    <w:p w14:paraId="53CD1788" w14:textId="77777777" w:rsidR="00CD295E" w:rsidRPr="00903DBA" w:rsidRDefault="00CD295E" w:rsidP="0092263B">
      <w:pPr>
        <w:pStyle w:val="Code"/>
        <w:rPr>
          <w:highlight w:val="white"/>
        </w:rPr>
      </w:pPr>
      <w:r w:rsidRPr="00903DBA">
        <w:rPr>
          <w:highlight w:val="white"/>
        </w:rPr>
        <w:t xml:space="preserve">          break;</w:t>
      </w:r>
    </w:p>
    <w:p w14:paraId="1BA9250B" w14:textId="77777777" w:rsidR="003715AC" w:rsidRPr="00903DBA" w:rsidRDefault="00664EA2" w:rsidP="00664EA2">
      <w:pPr>
        <w:rPr>
          <w:highlight w:val="white"/>
        </w:rPr>
      </w:pPr>
      <w:r w:rsidRPr="00903DBA">
        <w:rPr>
          <w:highlight w:val="white"/>
        </w:rPr>
        <w:t xml:space="preserve">In case of subtraction, </w:t>
      </w:r>
      <w:r w:rsidR="00D84619" w:rsidRPr="00903DBA">
        <w:rPr>
          <w:highlight w:val="white"/>
        </w:rPr>
        <w:t>to begin with we must</w:t>
      </w:r>
      <w:r w:rsidRPr="00903DBA">
        <w:rPr>
          <w:highlight w:val="white"/>
        </w:rPr>
        <w:t xml:space="preserve"> check </w:t>
      </w:r>
      <w:r w:rsidR="00D84619" w:rsidRPr="00903DBA">
        <w:rPr>
          <w:highlight w:val="white"/>
        </w:rPr>
        <w:t xml:space="preserve">if both the expressions hold pointer or array types. If they do, we </w:t>
      </w:r>
      <w:r w:rsidR="00EB35B8" w:rsidRPr="00903DBA">
        <w:rPr>
          <w:highlight w:val="white"/>
        </w:rPr>
        <w:t xml:space="preserve">subtract their values and divide the difference </w:t>
      </w:r>
      <w:r w:rsidR="003715AC" w:rsidRPr="00903DBA">
        <w:rPr>
          <w:highlight w:val="white"/>
        </w:rPr>
        <w:t>with size of the pointer or array type.</w:t>
      </w:r>
    </w:p>
    <w:p w14:paraId="4296BB6A" w14:textId="77777777" w:rsidR="00CD295E" w:rsidRPr="00903DBA" w:rsidRDefault="00CD295E" w:rsidP="0092263B">
      <w:pPr>
        <w:pStyle w:val="Code"/>
        <w:rPr>
          <w:highlight w:val="white"/>
        </w:rPr>
      </w:pPr>
      <w:r w:rsidRPr="00903DBA">
        <w:rPr>
          <w:highlight w:val="white"/>
        </w:rPr>
        <w:t xml:space="preserve">        case MiddleOperator.BinarySubtract:</w:t>
      </w:r>
    </w:p>
    <w:p w14:paraId="2BA09A91" w14:textId="77777777" w:rsidR="00CD295E" w:rsidRPr="00903DBA" w:rsidRDefault="00CD295E" w:rsidP="0092263B">
      <w:pPr>
        <w:pStyle w:val="Code"/>
        <w:rPr>
          <w:highlight w:val="white"/>
        </w:rPr>
      </w:pPr>
      <w:r w:rsidRPr="00903DBA">
        <w:rPr>
          <w:highlight w:val="white"/>
        </w:rPr>
        <w:t xml:space="preserve">          if (leftType.IsPointerOrArray() &amp;&amp; rightType.IsPointerOrArray()) {</w:t>
      </w:r>
    </w:p>
    <w:p w14:paraId="1015F05B" w14:textId="77777777" w:rsidR="00FE2C45" w:rsidRPr="00903DBA" w:rsidRDefault="00CD295E" w:rsidP="0092263B">
      <w:pPr>
        <w:pStyle w:val="Code"/>
        <w:rPr>
          <w:highlight w:val="white"/>
        </w:rPr>
      </w:pPr>
      <w:r w:rsidRPr="00903DBA">
        <w:rPr>
          <w:highlight w:val="white"/>
        </w:rPr>
        <w:t xml:space="preserve">            resultValue = (leftValue - rightValue) /</w:t>
      </w:r>
    </w:p>
    <w:p w14:paraId="4B5663F9" w14:textId="496954E5" w:rsidR="00CD295E" w:rsidRPr="00903DBA" w:rsidRDefault="00FE2C45" w:rsidP="0092263B">
      <w:pPr>
        <w:pStyle w:val="Code"/>
        <w:rPr>
          <w:highlight w:val="white"/>
        </w:rPr>
      </w:pPr>
      <w:r w:rsidRPr="00903DBA">
        <w:rPr>
          <w:highlight w:val="white"/>
        </w:rPr>
        <w:t xml:space="preserve">                         </w:t>
      </w:r>
      <w:r w:rsidR="00CD295E" w:rsidRPr="00903DBA">
        <w:rPr>
          <w:highlight w:val="white"/>
        </w:rPr>
        <w:t xml:space="preserve"> leftType.PointerOrArrayType.Size();</w:t>
      </w:r>
    </w:p>
    <w:p w14:paraId="4C46233E" w14:textId="42FEE898" w:rsidR="00CD295E" w:rsidRPr="00903DBA" w:rsidRDefault="00CD295E" w:rsidP="0092263B">
      <w:pPr>
        <w:pStyle w:val="Code"/>
        <w:rPr>
          <w:highlight w:val="white"/>
        </w:rPr>
      </w:pPr>
      <w:r w:rsidRPr="00903DBA">
        <w:rPr>
          <w:highlight w:val="white"/>
        </w:rPr>
        <w:t xml:space="preserve">          }</w:t>
      </w:r>
    </w:p>
    <w:p w14:paraId="482DE1A4" w14:textId="66D572C7" w:rsidR="003715AC" w:rsidRPr="00903DBA" w:rsidRDefault="003715AC" w:rsidP="003715AC">
      <w:pPr>
        <w:rPr>
          <w:highlight w:val="white"/>
        </w:rPr>
      </w:pPr>
      <w:r w:rsidRPr="00903DBA">
        <w:rPr>
          <w:highlight w:val="white"/>
        </w:rPr>
        <w:t xml:space="preserve">If the left expression (but not the right expression) holds pointer or array type, we must </w:t>
      </w:r>
      <w:r w:rsidR="000D3F9B" w:rsidRPr="00903DBA">
        <w:rPr>
          <w:highlight w:val="white"/>
        </w:rPr>
        <w:t>multiply the right value with the size of the pointer or array type before we subtract t it from the left value.</w:t>
      </w:r>
    </w:p>
    <w:p w14:paraId="39C2EEEB" w14:textId="77777777" w:rsidR="00CD295E" w:rsidRPr="00903DBA" w:rsidRDefault="00CD295E" w:rsidP="0092263B">
      <w:pPr>
        <w:pStyle w:val="Code"/>
        <w:rPr>
          <w:highlight w:val="white"/>
        </w:rPr>
      </w:pPr>
      <w:r w:rsidRPr="00903DBA">
        <w:rPr>
          <w:highlight w:val="white"/>
        </w:rPr>
        <w:t xml:space="preserve">          else if (leftType.IsPointerOrArray()) {</w:t>
      </w:r>
    </w:p>
    <w:p w14:paraId="521A7CF2" w14:textId="181278E4" w:rsidR="00FE2C45" w:rsidRPr="00903DBA" w:rsidRDefault="00CD295E" w:rsidP="0092263B">
      <w:pPr>
        <w:pStyle w:val="Code"/>
        <w:rPr>
          <w:highlight w:val="white"/>
        </w:rPr>
      </w:pPr>
      <w:r w:rsidRPr="00903DBA">
        <w:rPr>
          <w:highlight w:val="white"/>
        </w:rPr>
        <w:t xml:space="preserve">            resultValue = leftValue -</w:t>
      </w:r>
    </w:p>
    <w:p w14:paraId="06548EB5" w14:textId="03A9834D" w:rsidR="00CD295E" w:rsidRPr="00903DBA" w:rsidRDefault="00FE2C45"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74F3675B" w14:textId="719BEA57" w:rsidR="00CD295E" w:rsidRPr="00903DBA" w:rsidRDefault="00CD295E" w:rsidP="0092263B">
      <w:pPr>
        <w:pStyle w:val="Code"/>
        <w:rPr>
          <w:highlight w:val="white"/>
        </w:rPr>
      </w:pPr>
      <w:r w:rsidRPr="00903DBA">
        <w:rPr>
          <w:highlight w:val="white"/>
        </w:rPr>
        <w:t xml:space="preserve">          }</w:t>
      </w:r>
    </w:p>
    <w:p w14:paraId="0579F542" w14:textId="76A49F82" w:rsidR="00694D15" w:rsidRPr="00903DBA" w:rsidRDefault="00694D15" w:rsidP="00694D15">
      <w:pPr>
        <w:rPr>
          <w:highlight w:val="white"/>
        </w:rPr>
      </w:pPr>
      <w:r w:rsidRPr="00903DBA">
        <w:rPr>
          <w:highlight w:val="white"/>
        </w:rPr>
        <w:t>If neither the left nor the right expression hold</w:t>
      </w:r>
      <w:r w:rsidR="00060C59" w:rsidRPr="00903DBA">
        <w:rPr>
          <w:highlight w:val="white"/>
        </w:rPr>
        <w:t>s</w:t>
      </w:r>
      <w:r w:rsidRPr="00903DBA">
        <w:rPr>
          <w:highlight w:val="white"/>
        </w:rPr>
        <w:t xml:space="preserve"> pointer or array type, we simply subtract the values.</w:t>
      </w:r>
    </w:p>
    <w:p w14:paraId="38D0F157" w14:textId="77777777" w:rsidR="00CD295E" w:rsidRPr="00903DBA" w:rsidRDefault="00CD295E" w:rsidP="0092263B">
      <w:pPr>
        <w:pStyle w:val="Code"/>
        <w:rPr>
          <w:highlight w:val="white"/>
        </w:rPr>
      </w:pPr>
      <w:r w:rsidRPr="00903DBA">
        <w:rPr>
          <w:highlight w:val="white"/>
        </w:rPr>
        <w:t xml:space="preserve">          else {</w:t>
      </w:r>
    </w:p>
    <w:p w14:paraId="42C76402" w14:textId="77777777" w:rsidR="00CD295E" w:rsidRPr="00903DBA" w:rsidRDefault="00CD295E" w:rsidP="0092263B">
      <w:pPr>
        <w:pStyle w:val="Code"/>
        <w:rPr>
          <w:highlight w:val="white"/>
        </w:rPr>
      </w:pPr>
      <w:r w:rsidRPr="00903DBA">
        <w:rPr>
          <w:highlight w:val="white"/>
        </w:rPr>
        <w:t xml:space="preserve">            resultValue = leftValue - rightValue;</w:t>
      </w:r>
    </w:p>
    <w:p w14:paraId="76546C8D" w14:textId="77777777" w:rsidR="00CD295E" w:rsidRPr="00903DBA" w:rsidRDefault="00CD295E" w:rsidP="0092263B">
      <w:pPr>
        <w:pStyle w:val="Code"/>
        <w:rPr>
          <w:highlight w:val="white"/>
        </w:rPr>
      </w:pPr>
      <w:r w:rsidRPr="00903DBA">
        <w:rPr>
          <w:highlight w:val="white"/>
        </w:rPr>
        <w:t xml:space="preserve">          }</w:t>
      </w:r>
    </w:p>
    <w:p w14:paraId="1FD55689" w14:textId="77777777" w:rsidR="00CD295E" w:rsidRPr="00903DBA" w:rsidRDefault="00CD295E" w:rsidP="0092263B">
      <w:pPr>
        <w:pStyle w:val="Code"/>
        <w:rPr>
          <w:highlight w:val="white"/>
        </w:rPr>
      </w:pPr>
      <w:r w:rsidRPr="00903DBA">
        <w:rPr>
          <w:highlight w:val="white"/>
        </w:rPr>
        <w:t xml:space="preserve">          break;</w:t>
      </w:r>
    </w:p>
    <w:p w14:paraId="56657C3E" w14:textId="2361A7FF" w:rsidR="00CD295E" w:rsidRPr="00903DBA" w:rsidRDefault="0026414E" w:rsidP="0026414E">
      <w:pPr>
        <w:rPr>
          <w:highlight w:val="white"/>
        </w:rPr>
      </w:pPr>
      <w:r w:rsidRPr="00903DBA">
        <w:rPr>
          <w:highlight w:val="white"/>
        </w:rPr>
        <w:t>In case of multiplication</w:t>
      </w:r>
      <w:r w:rsidR="007B334F" w:rsidRPr="00903DBA">
        <w:rPr>
          <w:highlight w:val="white"/>
        </w:rPr>
        <w:t xml:space="preserve">, </w:t>
      </w:r>
      <w:r w:rsidRPr="00903DBA">
        <w:rPr>
          <w:highlight w:val="white"/>
        </w:rPr>
        <w:t xml:space="preserve">division, </w:t>
      </w:r>
      <w:r w:rsidR="007B334F" w:rsidRPr="00903DBA">
        <w:rPr>
          <w:highlight w:val="white"/>
        </w:rPr>
        <w:t xml:space="preserve">or modulo, </w:t>
      </w:r>
      <w:r w:rsidR="00C165DC" w:rsidRPr="00903DBA">
        <w:rPr>
          <w:highlight w:val="white"/>
        </w:rPr>
        <w:t xml:space="preserve">bitwise, or shift operators, </w:t>
      </w:r>
      <w:r w:rsidRPr="00903DBA">
        <w:rPr>
          <w:highlight w:val="white"/>
        </w:rPr>
        <w:t>we simply perform the operation.</w:t>
      </w:r>
    </w:p>
    <w:p w14:paraId="0E5C3264" w14:textId="77777777" w:rsidR="00CD295E" w:rsidRPr="00903DBA" w:rsidRDefault="00CD295E" w:rsidP="0092263B">
      <w:pPr>
        <w:pStyle w:val="Code"/>
        <w:rPr>
          <w:highlight w:val="white"/>
        </w:rPr>
      </w:pPr>
      <w:r w:rsidRPr="00903DBA">
        <w:rPr>
          <w:highlight w:val="white"/>
        </w:rPr>
        <w:t xml:space="preserve">        case MiddleOperator.SignedMultiply:</w:t>
      </w:r>
    </w:p>
    <w:p w14:paraId="0205CDF8" w14:textId="77777777" w:rsidR="00CD295E" w:rsidRPr="00903DBA" w:rsidRDefault="00CD295E" w:rsidP="0092263B">
      <w:pPr>
        <w:pStyle w:val="Code"/>
        <w:rPr>
          <w:highlight w:val="white"/>
        </w:rPr>
      </w:pPr>
      <w:r w:rsidRPr="00903DBA">
        <w:rPr>
          <w:highlight w:val="white"/>
        </w:rPr>
        <w:t xml:space="preserve">        case MiddleOperator.UnsignedMultiply:</w:t>
      </w:r>
    </w:p>
    <w:p w14:paraId="33BB59F1" w14:textId="77777777" w:rsidR="00CD295E" w:rsidRPr="00903DBA" w:rsidRDefault="00CD295E" w:rsidP="0092263B">
      <w:pPr>
        <w:pStyle w:val="Code"/>
        <w:rPr>
          <w:highlight w:val="white"/>
        </w:rPr>
      </w:pPr>
      <w:r w:rsidRPr="00903DBA">
        <w:rPr>
          <w:highlight w:val="white"/>
        </w:rPr>
        <w:t xml:space="preserve">          resultValue = leftValue * rightValue;</w:t>
      </w:r>
    </w:p>
    <w:p w14:paraId="35764AE5" w14:textId="77777777" w:rsidR="00CD295E" w:rsidRPr="00903DBA" w:rsidRDefault="00CD295E" w:rsidP="0092263B">
      <w:pPr>
        <w:pStyle w:val="Code"/>
        <w:rPr>
          <w:highlight w:val="white"/>
        </w:rPr>
      </w:pPr>
      <w:r w:rsidRPr="00903DBA">
        <w:rPr>
          <w:highlight w:val="white"/>
        </w:rPr>
        <w:t xml:space="preserve">          break;</w:t>
      </w:r>
    </w:p>
    <w:p w14:paraId="16240398" w14:textId="77777777" w:rsidR="00CD295E" w:rsidRPr="00903DBA" w:rsidRDefault="00CD295E" w:rsidP="0092263B">
      <w:pPr>
        <w:pStyle w:val="Code"/>
        <w:rPr>
          <w:highlight w:val="white"/>
        </w:rPr>
      </w:pPr>
      <w:r w:rsidRPr="00903DBA">
        <w:rPr>
          <w:highlight w:val="white"/>
        </w:rPr>
        <w:t xml:space="preserve">        </w:t>
      </w:r>
    </w:p>
    <w:p w14:paraId="7EAA8DDF" w14:textId="77777777" w:rsidR="00CD295E" w:rsidRPr="00903DBA" w:rsidRDefault="00CD295E" w:rsidP="0092263B">
      <w:pPr>
        <w:pStyle w:val="Code"/>
        <w:rPr>
          <w:highlight w:val="white"/>
        </w:rPr>
      </w:pPr>
      <w:r w:rsidRPr="00903DBA">
        <w:rPr>
          <w:highlight w:val="white"/>
        </w:rPr>
        <w:t xml:space="preserve">        case MiddleOperator.SignedDivide:</w:t>
      </w:r>
    </w:p>
    <w:p w14:paraId="701191EE" w14:textId="77777777" w:rsidR="00CD295E" w:rsidRPr="00903DBA" w:rsidRDefault="00CD295E" w:rsidP="0092263B">
      <w:pPr>
        <w:pStyle w:val="Code"/>
        <w:rPr>
          <w:highlight w:val="white"/>
        </w:rPr>
      </w:pPr>
      <w:r w:rsidRPr="00903DBA">
        <w:rPr>
          <w:highlight w:val="white"/>
        </w:rPr>
        <w:t xml:space="preserve">        case MiddleOperator.UnsignedDivide:</w:t>
      </w:r>
    </w:p>
    <w:p w14:paraId="6D184348" w14:textId="77777777" w:rsidR="00CD295E" w:rsidRPr="00903DBA" w:rsidRDefault="00CD295E" w:rsidP="0092263B">
      <w:pPr>
        <w:pStyle w:val="Code"/>
        <w:rPr>
          <w:highlight w:val="white"/>
        </w:rPr>
      </w:pPr>
      <w:r w:rsidRPr="00903DBA">
        <w:rPr>
          <w:highlight w:val="white"/>
        </w:rPr>
        <w:t xml:space="preserve">          resultValue = leftValue / rightValue;</w:t>
      </w:r>
    </w:p>
    <w:p w14:paraId="56DA09AE" w14:textId="77777777" w:rsidR="00CD295E" w:rsidRPr="00903DBA" w:rsidRDefault="00CD295E" w:rsidP="0092263B">
      <w:pPr>
        <w:pStyle w:val="Code"/>
        <w:rPr>
          <w:highlight w:val="white"/>
        </w:rPr>
      </w:pPr>
      <w:r w:rsidRPr="00903DBA">
        <w:rPr>
          <w:highlight w:val="white"/>
        </w:rPr>
        <w:t xml:space="preserve">          break;</w:t>
      </w:r>
    </w:p>
    <w:p w14:paraId="05B2410A" w14:textId="77777777" w:rsidR="00CD295E" w:rsidRPr="00903DBA" w:rsidRDefault="00CD295E" w:rsidP="0092263B">
      <w:pPr>
        <w:pStyle w:val="Code"/>
        <w:rPr>
          <w:highlight w:val="white"/>
        </w:rPr>
      </w:pPr>
      <w:r w:rsidRPr="00903DBA">
        <w:rPr>
          <w:highlight w:val="white"/>
        </w:rPr>
        <w:t xml:space="preserve">        </w:t>
      </w:r>
    </w:p>
    <w:p w14:paraId="2275D488" w14:textId="77777777" w:rsidR="00CD295E" w:rsidRPr="00903DBA" w:rsidRDefault="00CD295E" w:rsidP="0092263B">
      <w:pPr>
        <w:pStyle w:val="Code"/>
        <w:rPr>
          <w:highlight w:val="white"/>
        </w:rPr>
      </w:pPr>
      <w:r w:rsidRPr="00903DBA">
        <w:rPr>
          <w:highlight w:val="white"/>
        </w:rPr>
        <w:t xml:space="preserve">        case MiddleOperator.SignedModulo:</w:t>
      </w:r>
    </w:p>
    <w:p w14:paraId="1D672C37" w14:textId="77777777" w:rsidR="00CD295E" w:rsidRPr="00903DBA" w:rsidRDefault="00CD295E" w:rsidP="0092263B">
      <w:pPr>
        <w:pStyle w:val="Code"/>
        <w:rPr>
          <w:highlight w:val="white"/>
        </w:rPr>
      </w:pPr>
      <w:r w:rsidRPr="00903DBA">
        <w:rPr>
          <w:highlight w:val="white"/>
        </w:rPr>
        <w:t xml:space="preserve">        case MiddleOperator.UnsignedModulo:</w:t>
      </w:r>
    </w:p>
    <w:p w14:paraId="1A180669" w14:textId="77777777" w:rsidR="00CD295E" w:rsidRPr="00903DBA" w:rsidRDefault="00CD295E" w:rsidP="0092263B">
      <w:pPr>
        <w:pStyle w:val="Code"/>
        <w:rPr>
          <w:highlight w:val="white"/>
        </w:rPr>
      </w:pPr>
      <w:r w:rsidRPr="00903DBA">
        <w:rPr>
          <w:highlight w:val="white"/>
        </w:rPr>
        <w:t xml:space="preserve">          resultValue = leftValue % rightValue;</w:t>
      </w:r>
    </w:p>
    <w:p w14:paraId="26BAA81D" w14:textId="77777777" w:rsidR="00CD295E" w:rsidRPr="00903DBA" w:rsidRDefault="00CD295E" w:rsidP="0092263B">
      <w:pPr>
        <w:pStyle w:val="Code"/>
        <w:rPr>
          <w:highlight w:val="white"/>
        </w:rPr>
      </w:pPr>
      <w:r w:rsidRPr="00903DBA">
        <w:rPr>
          <w:highlight w:val="white"/>
        </w:rPr>
        <w:t xml:space="preserve">          break;</w:t>
      </w:r>
    </w:p>
    <w:p w14:paraId="08AFD842" w14:textId="77777777" w:rsidR="00C165DC" w:rsidRPr="00903DBA" w:rsidRDefault="00C165DC" w:rsidP="0092263B">
      <w:pPr>
        <w:pStyle w:val="Code"/>
        <w:rPr>
          <w:highlight w:val="white"/>
        </w:rPr>
      </w:pPr>
    </w:p>
    <w:p w14:paraId="07DB9A69" w14:textId="7476B2A2" w:rsidR="00CD295E" w:rsidRPr="00903DBA" w:rsidRDefault="00CD295E" w:rsidP="0092263B">
      <w:pPr>
        <w:pStyle w:val="Code"/>
        <w:rPr>
          <w:highlight w:val="white"/>
        </w:rPr>
      </w:pPr>
      <w:r w:rsidRPr="00903DBA">
        <w:rPr>
          <w:highlight w:val="white"/>
        </w:rPr>
        <w:t xml:space="preserve">        case MiddleOperator.BitwiseOr:</w:t>
      </w:r>
    </w:p>
    <w:p w14:paraId="0EBF6419" w14:textId="77777777" w:rsidR="00CD295E" w:rsidRPr="00903DBA" w:rsidRDefault="00CD295E" w:rsidP="0092263B">
      <w:pPr>
        <w:pStyle w:val="Code"/>
        <w:rPr>
          <w:highlight w:val="white"/>
        </w:rPr>
      </w:pPr>
      <w:r w:rsidRPr="00903DBA">
        <w:rPr>
          <w:highlight w:val="white"/>
        </w:rPr>
        <w:t xml:space="preserve">          resultValue = leftValue | rightValue;</w:t>
      </w:r>
    </w:p>
    <w:p w14:paraId="5F6FBE2A" w14:textId="77777777" w:rsidR="00CD295E" w:rsidRPr="00903DBA" w:rsidRDefault="00CD295E" w:rsidP="0092263B">
      <w:pPr>
        <w:pStyle w:val="Code"/>
        <w:rPr>
          <w:highlight w:val="white"/>
        </w:rPr>
      </w:pPr>
      <w:r w:rsidRPr="00903DBA">
        <w:rPr>
          <w:highlight w:val="white"/>
        </w:rPr>
        <w:t xml:space="preserve">          break;</w:t>
      </w:r>
    </w:p>
    <w:p w14:paraId="5CDF3C1B" w14:textId="77777777" w:rsidR="00CD295E" w:rsidRPr="00903DBA" w:rsidRDefault="00CD295E" w:rsidP="0092263B">
      <w:pPr>
        <w:pStyle w:val="Code"/>
        <w:rPr>
          <w:highlight w:val="white"/>
        </w:rPr>
      </w:pPr>
      <w:r w:rsidRPr="00903DBA">
        <w:rPr>
          <w:highlight w:val="white"/>
        </w:rPr>
        <w:t xml:space="preserve">        </w:t>
      </w:r>
    </w:p>
    <w:p w14:paraId="7B11B265" w14:textId="77777777" w:rsidR="00CD295E" w:rsidRPr="00903DBA" w:rsidRDefault="00CD295E" w:rsidP="0092263B">
      <w:pPr>
        <w:pStyle w:val="Code"/>
        <w:rPr>
          <w:highlight w:val="white"/>
        </w:rPr>
      </w:pPr>
      <w:r w:rsidRPr="00903DBA">
        <w:rPr>
          <w:highlight w:val="white"/>
        </w:rPr>
        <w:t xml:space="preserve">        case MiddleOperator.BitwiseXOr:</w:t>
      </w:r>
    </w:p>
    <w:p w14:paraId="70F5BDAE" w14:textId="77777777" w:rsidR="00CD295E" w:rsidRPr="00903DBA" w:rsidRDefault="00CD295E" w:rsidP="0092263B">
      <w:pPr>
        <w:pStyle w:val="Code"/>
        <w:rPr>
          <w:highlight w:val="white"/>
        </w:rPr>
      </w:pPr>
      <w:r w:rsidRPr="00903DBA">
        <w:rPr>
          <w:highlight w:val="white"/>
        </w:rPr>
        <w:t xml:space="preserve">          resultValue = leftValue ^ rightValue;</w:t>
      </w:r>
    </w:p>
    <w:p w14:paraId="1E7AB91E" w14:textId="77777777" w:rsidR="00CD295E" w:rsidRPr="00903DBA" w:rsidRDefault="00CD295E" w:rsidP="0092263B">
      <w:pPr>
        <w:pStyle w:val="Code"/>
        <w:rPr>
          <w:highlight w:val="white"/>
        </w:rPr>
      </w:pPr>
      <w:r w:rsidRPr="00903DBA">
        <w:rPr>
          <w:highlight w:val="white"/>
        </w:rPr>
        <w:t xml:space="preserve">          break;</w:t>
      </w:r>
    </w:p>
    <w:p w14:paraId="651C85F1" w14:textId="77777777" w:rsidR="00CD295E" w:rsidRPr="00903DBA" w:rsidRDefault="00CD295E" w:rsidP="0092263B">
      <w:pPr>
        <w:pStyle w:val="Code"/>
        <w:rPr>
          <w:highlight w:val="white"/>
        </w:rPr>
      </w:pPr>
      <w:r w:rsidRPr="00903DBA">
        <w:rPr>
          <w:highlight w:val="white"/>
        </w:rPr>
        <w:t xml:space="preserve">        </w:t>
      </w:r>
    </w:p>
    <w:p w14:paraId="124B6AC9" w14:textId="77777777" w:rsidR="00CD295E" w:rsidRPr="00903DBA" w:rsidRDefault="00CD295E" w:rsidP="0092263B">
      <w:pPr>
        <w:pStyle w:val="Code"/>
        <w:rPr>
          <w:highlight w:val="white"/>
        </w:rPr>
      </w:pPr>
      <w:r w:rsidRPr="00903DBA">
        <w:rPr>
          <w:highlight w:val="white"/>
        </w:rPr>
        <w:t xml:space="preserve">        case MiddleOperator.BitwiseAnd:</w:t>
      </w:r>
    </w:p>
    <w:p w14:paraId="724C5AA3" w14:textId="77777777" w:rsidR="00CD295E" w:rsidRPr="00903DBA" w:rsidRDefault="00CD295E" w:rsidP="0092263B">
      <w:pPr>
        <w:pStyle w:val="Code"/>
        <w:rPr>
          <w:highlight w:val="white"/>
        </w:rPr>
      </w:pPr>
      <w:r w:rsidRPr="00903DBA">
        <w:rPr>
          <w:highlight w:val="white"/>
        </w:rPr>
        <w:lastRenderedPageBreak/>
        <w:t xml:space="preserve">          resultValue = leftValue &amp; rightValue;</w:t>
      </w:r>
    </w:p>
    <w:p w14:paraId="763E1333" w14:textId="77777777" w:rsidR="00CD295E" w:rsidRPr="00903DBA" w:rsidRDefault="00CD295E" w:rsidP="0092263B">
      <w:pPr>
        <w:pStyle w:val="Code"/>
        <w:rPr>
          <w:highlight w:val="white"/>
        </w:rPr>
      </w:pPr>
      <w:r w:rsidRPr="00903DBA">
        <w:rPr>
          <w:highlight w:val="white"/>
        </w:rPr>
        <w:t xml:space="preserve">          break;</w:t>
      </w:r>
    </w:p>
    <w:p w14:paraId="4673929F" w14:textId="34F83F2B" w:rsidR="00CD295E" w:rsidRPr="00903DBA" w:rsidRDefault="00C165DC" w:rsidP="00C165DC">
      <w:pPr>
        <w:rPr>
          <w:highlight w:val="white"/>
        </w:rPr>
      </w:pPr>
      <w:r w:rsidRPr="00903DBA">
        <w:rPr>
          <w:highlight w:val="white"/>
        </w:rPr>
        <w:t xml:space="preserve">In case of shift operators, we need to type cast the right value from </w:t>
      </w:r>
      <w:r w:rsidRPr="00903DBA">
        <w:rPr>
          <w:rStyle w:val="KeyWord0"/>
          <w:highlight w:val="white"/>
        </w:rPr>
        <w:t>BigInteger</w:t>
      </w:r>
      <w:r w:rsidRPr="00903DBA">
        <w:rPr>
          <w:highlight w:val="white"/>
        </w:rPr>
        <w:t xml:space="preserve"> to </w:t>
      </w:r>
      <w:r w:rsidRPr="00903DBA">
        <w:rPr>
          <w:rStyle w:val="KeyWord0"/>
          <w:highlight w:val="white"/>
        </w:rPr>
        <w:t>int</w:t>
      </w:r>
      <w:r w:rsidRPr="00903DBA">
        <w:rPr>
          <w:highlight w:val="white"/>
        </w:rPr>
        <w:t xml:space="preserve">, simply because the </w:t>
      </w:r>
      <w:r w:rsidRPr="00903DBA">
        <w:rPr>
          <w:rStyle w:val="KeyWord0"/>
          <w:highlight w:val="white"/>
        </w:rPr>
        <w:t>BigInteger</w:t>
      </w:r>
      <w:r w:rsidRPr="00903DBA">
        <w:rPr>
          <w:highlight w:val="white"/>
        </w:rPr>
        <w:t xml:space="preserve"> operation want</w:t>
      </w:r>
      <w:r w:rsidR="00277104" w:rsidRPr="00903DBA">
        <w:rPr>
          <w:highlight w:val="white"/>
        </w:rPr>
        <w:t>s</w:t>
      </w:r>
      <w:r w:rsidR="002E5C91" w:rsidRPr="00903DBA">
        <w:rPr>
          <w:highlight w:val="white"/>
        </w:rPr>
        <w:t xml:space="preserve"> an integer in those cases.</w:t>
      </w:r>
    </w:p>
    <w:p w14:paraId="5ACCCAC8" w14:textId="77777777" w:rsidR="00CD295E" w:rsidRPr="00903DBA" w:rsidRDefault="00CD295E" w:rsidP="0092263B">
      <w:pPr>
        <w:pStyle w:val="Code"/>
        <w:rPr>
          <w:highlight w:val="white"/>
        </w:rPr>
      </w:pPr>
      <w:r w:rsidRPr="00903DBA">
        <w:rPr>
          <w:highlight w:val="white"/>
        </w:rPr>
        <w:t xml:space="preserve">        case MiddleOperator.ShiftLeft:</w:t>
      </w:r>
    </w:p>
    <w:p w14:paraId="7D8C3F82" w14:textId="77777777" w:rsidR="00CD295E" w:rsidRPr="00903DBA" w:rsidRDefault="00CD295E" w:rsidP="0092263B">
      <w:pPr>
        <w:pStyle w:val="Code"/>
        <w:rPr>
          <w:highlight w:val="white"/>
        </w:rPr>
      </w:pPr>
      <w:r w:rsidRPr="00903DBA">
        <w:rPr>
          <w:highlight w:val="white"/>
        </w:rPr>
        <w:t xml:space="preserve">          resultValue = leftValue &lt;&lt; ((int) rightValue);</w:t>
      </w:r>
    </w:p>
    <w:p w14:paraId="086D4ACD" w14:textId="77777777" w:rsidR="00CD295E" w:rsidRPr="00903DBA" w:rsidRDefault="00CD295E" w:rsidP="0092263B">
      <w:pPr>
        <w:pStyle w:val="Code"/>
        <w:rPr>
          <w:highlight w:val="white"/>
        </w:rPr>
      </w:pPr>
      <w:r w:rsidRPr="00903DBA">
        <w:rPr>
          <w:highlight w:val="white"/>
        </w:rPr>
        <w:t xml:space="preserve">          break;</w:t>
      </w:r>
    </w:p>
    <w:p w14:paraId="63DB5597" w14:textId="77777777" w:rsidR="00CD295E" w:rsidRPr="00903DBA" w:rsidRDefault="00CD295E" w:rsidP="0092263B">
      <w:pPr>
        <w:pStyle w:val="Code"/>
        <w:rPr>
          <w:highlight w:val="white"/>
        </w:rPr>
      </w:pPr>
      <w:r w:rsidRPr="00903DBA">
        <w:rPr>
          <w:highlight w:val="white"/>
        </w:rPr>
        <w:t xml:space="preserve">        </w:t>
      </w:r>
    </w:p>
    <w:p w14:paraId="706F67C1" w14:textId="77777777" w:rsidR="00CD295E" w:rsidRPr="00903DBA" w:rsidRDefault="00CD295E" w:rsidP="0092263B">
      <w:pPr>
        <w:pStyle w:val="Code"/>
        <w:rPr>
          <w:highlight w:val="white"/>
        </w:rPr>
      </w:pPr>
      <w:r w:rsidRPr="00903DBA">
        <w:rPr>
          <w:highlight w:val="white"/>
        </w:rPr>
        <w:t xml:space="preserve">        case MiddleOperator.ShiftRight:</w:t>
      </w:r>
    </w:p>
    <w:p w14:paraId="7CEC5883" w14:textId="77777777" w:rsidR="00CD295E" w:rsidRPr="00903DBA" w:rsidRDefault="00CD295E" w:rsidP="0092263B">
      <w:pPr>
        <w:pStyle w:val="Code"/>
        <w:rPr>
          <w:highlight w:val="white"/>
        </w:rPr>
      </w:pPr>
      <w:r w:rsidRPr="00903DBA">
        <w:rPr>
          <w:highlight w:val="white"/>
        </w:rPr>
        <w:t xml:space="preserve">          resultValue = leftValue &gt;&gt; ((int) rightValue);</w:t>
      </w:r>
    </w:p>
    <w:p w14:paraId="120C8E1B" w14:textId="77777777" w:rsidR="00CD295E" w:rsidRPr="00903DBA" w:rsidRDefault="00CD295E" w:rsidP="0092263B">
      <w:pPr>
        <w:pStyle w:val="Code"/>
        <w:rPr>
          <w:highlight w:val="white"/>
        </w:rPr>
      </w:pPr>
      <w:r w:rsidRPr="00903DBA">
        <w:rPr>
          <w:highlight w:val="white"/>
        </w:rPr>
        <w:t xml:space="preserve">          break;</w:t>
      </w:r>
    </w:p>
    <w:p w14:paraId="51D38530" w14:textId="77777777" w:rsidR="00CD295E" w:rsidRPr="00903DBA" w:rsidRDefault="00CD295E" w:rsidP="0092263B">
      <w:pPr>
        <w:pStyle w:val="Code"/>
        <w:rPr>
          <w:highlight w:val="white"/>
        </w:rPr>
      </w:pPr>
      <w:r w:rsidRPr="00903DBA">
        <w:rPr>
          <w:highlight w:val="white"/>
        </w:rPr>
        <w:t xml:space="preserve">      }</w:t>
      </w:r>
    </w:p>
    <w:p w14:paraId="3AA95ED3" w14:textId="385FAB12" w:rsidR="00CD295E" w:rsidRPr="00903DBA" w:rsidRDefault="003743EB" w:rsidP="00517C9B">
      <w:pPr>
        <w:rPr>
          <w:highlight w:val="white"/>
        </w:rPr>
      </w:pPr>
      <w:r w:rsidRPr="00903DBA">
        <w:rPr>
          <w:highlight w:val="white"/>
        </w:rPr>
        <w:t>When we have evaluated the value</w:t>
      </w:r>
      <w:r w:rsidR="00760F0C" w:rsidRPr="00903DBA">
        <w:rPr>
          <w:highlight w:val="white"/>
        </w:rPr>
        <w:t>,</w:t>
      </w:r>
      <w:r w:rsidRPr="00903DBA">
        <w:rPr>
          <w:highlight w:val="white"/>
        </w:rPr>
        <w:t xml:space="preserve"> </w:t>
      </w:r>
      <w:r w:rsidR="00EB78C9" w:rsidRPr="00903DBA">
        <w:rPr>
          <w:highlight w:val="white"/>
        </w:rPr>
        <w:t xml:space="preserve">we need to find its type, which we </w:t>
      </w:r>
      <w:r w:rsidR="00E546DF" w:rsidRPr="00903DBA">
        <w:rPr>
          <w:highlight w:val="white"/>
        </w:rPr>
        <w:t xml:space="preserve">do by calling the </w:t>
      </w:r>
      <w:r w:rsidR="00E546DF" w:rsidRPr="00903DBA">
        <w:rPr>
          <w:rStyle w:val="KeyWord0"/>
          <w:highlight w:val="white"/>
        </w:rPr>
        <w:t>MaxType</w:t>
      </w:r>
      <w:r w:rsidR="00E546DF" w:rsidRPr="00903DBA">
        <w:rPr>
          <w:highlight w:val="white"/>
        </w:rPr>
        <w:t xml:space="preserve"> method in the </w:t>
      </w:r>
      <w:r w:rsidR="00E546DF" w:rsidRPr="00903DBA">
        <w:rPr>
          <w:rStyle w:val="KeyWord0"/>
          <w:highlight w:val="white"/>
        </w:rPr>
        <w:t>TypeCast</w:t>
      </w:r>
      <w:r w:rsidR="00E546DF" w:rsidRPr="00903DBA">
        <w:rPr>
          <w:highlight w:val="white"/>
        </w:rPr>
        <w:t xml:space="preserve"> class.</w:t>
      </w:r>
    </w:p>
    <w:p w14:paraId="0EA79D12" w14:textId="7C02465D" w:rsidR="00CD295E" w:rsidRPr="00903DBA" w:rsidRDefault="00CD295E" w:rsidP="0092263B">
      <w:pPr>
        <w:pStyle w:val="Code"/>
        <w:rPr>
          <w:highlight w:val="white"/>
        </w:rPr>
      </w:pPr>
      <w:r w:rsidRPr="00903DBA">
        <w:rPr>
          <w:highlight w:val="white"/>
        </w:rPr>
        <w:t xml:space="preserve">      Type maxType = TypeCast.MaxType(leftSymbol.Type, rightSymbol.Type);</w:t>
      </w:r>
    </w:p>
    <w:p w14:paraId="7E525A50" w14:textId="356542E6" w:rsidR="00760F0C" w:rsidRPr="00903DBA" w:rsidRDefault="00760F0C" w:rsidP="00760F0C">
      <w:pPr>
        <w:rPr>
          <w:highlight w:val="white"/>
        </w:rPr>
      </w:pPr>
      <w:r w:rsidRPr="00903DBA">
        <w:rPr>
          <w:highlight w:val="white"/>
        </w:rPr>
        <w:t>Finally</w:t>
      </w:r>
      <w:r w:rsidR="004E60EA" w:rsidRPr="00903DBA">
        <w:rPr>
          <w:highlight w:val="white"/>
        </w:rPr>
        <w:t>,</w:t>
      </w:r>
      <w:r w:rsidRPr="00903DBA">
        <w:rPr>
          <w:highlight w:val="white"/>
        </w:rPr>
        <w:t xml:space="preserve"> we return a symbol holding the maximum type and the resulting value.</w:t>
      </w:r>
    </w:p>
    <w:p w14:paraId="4F417BE7" w14:textId="77777777" w:rsidR="00CD295E" w:rsidRPr="00903DBA" w:rsidRDefault="00CD295E" w:rsidP="0092263B">
      <w:pPr>
        <w:pStyle w:val="Code"/>
        <w:rPr>
          <w:highlight w:val="white"/>
        </w:rPr>
      </w:pPr>
      <w:r w:rsidRPr="00903DBA">
        <w:rPr>
          <w:highlight w:val="white"/>
        </w:rPr>
        <w:t xml:space="preserve">      return (new Symbol(maxType, resultValue));</w:t>
      </w:r>
    </w:p>
    <w:p w14:paraId="67E39F9D" w14:textId="77777777" w:rsidR="00CD295E" w:rsidRPr="00903DBA" w:rsidRDefault="00CD295E" w:rsidP="0092263B">
      <w:pPr>
        <w:pStyle w:val="Code"/>
        <w:rPr>
          <w:highlight w:val="white"/>
        </w:rPr>
      </w:pPr>
      <w:r w:rsidRPr="00903DBA">
        <w:rPr>
          <w:highlight w:val="white"/>
        </w:rPr>
        <w:t xml:space="preserve">    }</w:t>
      </w:r>
    </w:p>
    <w:p w14:paraId="226F3A34" w14:textId="1138516F" w:rsidR="00CD295E" w:rsidRPr="00903DBA" w:rsidRDefault="00BE2C60" w:rsidP="00CA5248">
      <w:pPr>
        <w:rPr>
          <w:highlight w:val="white"/>
        </w:rPr>
      </w:pPr>
      <w:r w:rsidRPr="00903DBA">
        <w:rPr>
          <w:highlight w:val="white"/>
        </w:rPr>
        <w:t xml:space="preserve">The evaluation of a floating constant expression is </w:t>
      </w:r>
      <w:r w:rsidR="0065171F" w:rsidRPr="00903DBA">
        <w:rPr>
          <w:highlight w:val="white"/>
        </w:rPr>
        <w:t xml:space="preserve">more simple </w:t>
      </w:r>
      <w:r w:rsidRPr="00903DBA">
        <w:rPr>
          <w:highlight w:val="white"/>
        </w:rPr>
        <w:t xml:space="preserve">than the integral expression, since we </w:t>
      </w:r>
      <w:r w:rsidR="00CA5248" w:rsidRPr="00903DBA">
        <w:rPr>
          <w:highlight w:val="white"/>
        </w:rPr>
        <w:t>do not need to take pointer arithmetic in consideration.</w:t>
      </w:r>
    </w:p>
    <w:p w14:paraId="2018B383" w14:textId="77777777" w:rsidR="00CD295E" w:rsidRPr="00903DBA" w:rsidRDefault="00CD295E" w:rsidP="0092263B">
      <w:pPr>
        <w:pStyle w:val="Code"/>
        <w:rPr>
          <w:highlight w:val="white"/>
        </w:rPr>
      </w:pPr>
      <w:r w:rsidRPr="00903DBA">
        <w:rPr>
          <w:highlight w:val="white"/>
        </w:rPr>
        <w:t xml:space="preserve">    private static Expression ArithmeticFloating(MiddleOperator middleOp,</w:t>
      </w:r>
    </w:p>
    <w:p w14:paraId="3466C762" w14:textId="77777777" w:rsidR="002E00C1" w:rsidRPr="00903DBA" w:rsidRDefault="00CD295E" w:rsidP="0092263B">
      <w:pPr>
        <w:pStyle w:val="Code"/>
        <w:rPr>
          <w:highlight w:val="white"/>
        </w:rPr>
      </w:pPr>
      <w:r w:rsidRPr="00903DBA">
        <w:rPr>
          <w:highlight w:val="white"/>
        </w:rPr>
        <w:t xml:space="preserve">                                                 Expression leftExpression,</w:t>
      </w:r>
    </w:p>
    <w:p w14:paraId="6EAB5B2A" w14:textId="2A1AD518" w:rsidR="00CD295E" w:rsidRPr="00903DBA" w:rsidRDefault="002E00C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3ED54B66" w14:textId="3A553C2D"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17BA6CB0" w14:textId="5878D16B"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rightExpression);</w:t>
      </w:r>
    </w:p>
    <w:p w14:paraId="65E84D3D" w14:textId="77777777" w:rsidR="00CD295E" w:rsidRPr="00903DBA" w:rsidRDefault="00CD295E" w:rsidP="0092263B">
      <w:pPr>
        <w:pStyle w:val="Code"/>
        <w:rPr>
          <w:highlight w:val="white"/>
        </w:rPr>
      </w:pPr>
      <w:r w:rsidRPr="00903DBA">
        <w:rPr>
          <w:highlight w:val="white"/>
        </w:rPr>
        <w:t xml:space="preserve">      decimal leftValue, rightValue, resultValue = 0;</w:t>
      </w:r>
    </w:p>
    <w:p w14:paraId="1BE80AEF" w14:textId="77777777" w:rsidR="00CD295E" w:rsidRPr="00903DBA" w:rsidRDefault="00CD295E" w:rsidP="0092263B">
      <w:pPr>
        <w:pStyle w:val="Code"/>
        <w:rPr>
          <w:highlight w:val="white"/>
        </w:rPr>
      </w:pPr>
    </w:p>
    <w:p w14:paraId="52D905B8" w14:textId="51A83873" w:rsidR="00FF4A26" w:rsidRPr="00903DBA" w:rsidRDefault="00FF4A26" w:rsidP="00FF4A26">
      <w:pPr>
        <w:rPr>
          <w:highlight w:val="white"/>
        </w:rPr>
      </w:pPr>
      <w:r w:rsidRPr="00903DBA">
        <w:rPr>
          <w:highlight w:val="white"/>
        </w:rPr>
        <w:t xml:space="preserve">The value of each expression can be </w:t>
      </w:r>
      <w:r w:rsidRPr="00903DBA">
        <w:rPr>
          <w:rStyle w:val="KeyWord0"/>
          <w:highlight w:val="white"/>
        </w:rPr>
        <w:t>BigInteger</w:t>
      </w:r>
      <w:r w:rsidRPr="00903DBA">
        <w:rPr>
          <w:highlight w:val="white"/>
        </w:rPr>
        <w:t xml:space="preserve"> or </w:t>
      </w:r>
      <w:r w:rsidRPr="00903DBA">
        <w:rPr>
          <w:rStyle w:val="KeyWord0"/>
          <w:highlight w:val="white"/>
        </w:rPr>
        <w:t>decimal</w:t>
      </w:r>
      <w:r w:rsidRPr="00903DBA">
        <w:rPr>
          <w:highlight w:val="white"/>
        </w:rPr>
        <w:t xml:space="preserve">. In the case of </w:t>
      </w:r>
      <w:r w:rsidRPr="00903DBA">
        <w:rPr>
          <w:rStyle w:val="KeyWord0"/>
          <w:highlight w:val="white"/>
        </w:rPr>
        <w:t>BigInteger</w:t>
      </w:r>
      <w:r w:rsidRPr="00903DBA">
        <w:rPr>
          <w:highlight w:val="white"/>
        </w:rPr>
        <w:t xml:space="preserve">, we first cast the value to </w:t>
      </w:r>
      <w:r w:rsidRPr="00903DBA">
        <w:rPr>
          <w:rStyle w:val="KeyWord0"/>
          <w:highlight w:val="white"/>
        </w:rPr>
        <w:t>BigInteger</w:t>
      </w:r>
      <w:r w:rsidRPr="00903DBA">
        <w:rPr>
          <w:highlight w:val="white"/>
        </w:rPr>
        <w:t xml:space="preserve"> and then to </w:t>
      </w:r>
      <w:r w:rsidRPr="00903DBA">
        <w:rPr>
          <w:rStyle w:val="KeyWord0"/>
          <w:highlight w:val="white"/>
        </w:rPr>
        <w:t>decimal</w:t>
      </w:r>
      <w:r w:rsidRPr="00903DBA">
        <w:rPr>
          <w:highlight w:val="white"/>
        </w:rPr>
        <w:t>.</w:t>
      </w:r>
    </w:p>
    <w:p w14:paraId="2FF82A46" w14:textId="74B4B036" w:rsidR="00CD295E" w:rsidRPr="00903DBA" w:rsidRDefault="00CD295E" w:rsidP="0092263B">
      <w:pPr>
        <w:pStyle w:val="Code"/>
        <w:rPr>
          <w:highlight w:val="white"/>
        </w:rPr>
      </w:pPr>
      <w:r w:rsidRPr="00903DBA">
        <w:rPr>
          <w:highlight w:val="white"/>
        </w:rPr>
        <w:t xml:space="preserve">      if (leftExpression.Symbol.</w:t>
      </w:r>
      <w:r w:rsidR="00D63FD4" w:rsidRPr="00903DBA">
        <w:rPr>
          <w:highlight w:val="white"/>
        </w:rPr>
        <w:t>Value is BigInteger</w:t>
      </w:r>
      <w:r w:rsidRPr="00903DBA">
        <w:rPr>
          <w:highlight w:val="white"/>
        </w:rPr>
        <w:t>) {</w:t>
      </w:r>
    </w:p>
    <w:p w14:paraId="060F2412" w14:textId="77777777" w:rsidR="000E0C8B" w:rsidRPr="00903DBA" w:rsidRDefault="000E0C8B" w:rsidP="000E0C8B">
      <w:pPr>
        <w:pStyle w:val="Code"/>
        <w:rPr>
          <w:highlight w:val="white"/>
        </w:rPr>
      </w:pPr>
      <w:r w:rsidRPr="00903DBA">
        <w:rPr>
          <w:highlight w:val="white"/>
        </w:rPr>
        <w:t xml:space="preserve">        leftValue = (decimal) ((BigInteger) leftExpression.Symbol.Value);</w:t>
      </w:r>
    </w:p>
    <w:p w14:paraId="1CF8648A" w14:textId="77777777" w:rsidR="00CD295E" w:rsidRPr="00903DBA" w:rsidRDefault="00CD295E" w:rsidP="0092263B">
      <w:pPr>
        <w:pStyle w:val="Code"/>
        <w:rPr>
          <w:highlight w:val="white"/>
        </w:rPr>
      </w:pPr>
      <w:r w:rsidRPr="00903DBA">
        <w:rPr>
          <w:highlight w:val="white"/>
        </w:rPr>
        <w:t xml:space="preserve">      }</w:t>
      </w:r>
    </w:p>
    <w:p w14:paraId="0035BDDB" w14:textId="77777777" w:rsidR="00CD295E" w:rsidRPr="00903DBA" w:rsidRDefault="00CD295E" w:rsidP="0092263B">
      <w:pPr>
        <w:pStyle w:val="Code"/>
        <w:rPr>
          <w:highlight w:val="white"/>
        </w:rPr>
      </w:pPr>
      <w:r w:rsidRPr="00903DBA">
        <w:rPr>
          <w:highlight w:val="white"/>
        </w:rPr>
        <w:t xml:space="preserve">      else {</w:t>
      </w:r>
    </w:p>
    <w:p w14:paraId="05D8EAC4" w14:textId="77777777" w:rsidR="000E0C8B" w:rsidRPr="00903DBA" w:rsidRDefault="000E0C8B" w:rsidP="000E0C8B">
      <w:pPr>
        <w:pStyle w:val="Code"/>
        <w:rPr>
          <w:highlight w:val="white"/>
        </w:rPr>
      </w:pPr>
      <w:r w:rsidRPr="00903DBA">
        <w:rPr>
          <w:highlight w:val="white"/>
        </w:rPr>
        <w:t xml:space="preserve">        leftValue = (decimal) leftExpression.Symbol.Value;</w:t>
      </w:r>
    </w:p>
    <w:p w14:paraId="14B9D056" w14:textId="77777777" w:rsidR="00CD295E" w:rsidRPr="00903DBA" w:rsidRDefault="00CD295E" w:rsidP="0092263B">
      <w:pPr>
        <w:pStyle w:val="Code"/>
        <w:rPr>
          <w:highlight w:val="white"/>
        </w:rPr>
      </w:pPr>
      <w:r w:rsidRPr="00903DBA">
        <w:rPr>
          <w:highlight w:val="white"/>
        </w:rPr>
        <w:t xml:space="preserve">      }</w:t>
      </w:r>
    </w:p>
    <w:p w14:paraId="377A2C57" w14:textId="77777777" w:rsidR="00CD295E" w:rsidRPr="00903DBA" w:rsidRDefault="00CD295E" w:rsidP="0092263B">
      <w:pPr>
        <w:pStyle w:val="Code"/>
        <w:rPr>
          <w:highlight w:val="white"/>
        </w:rPr>
      </w:pPr>
    </w:p>
    <w:p w14:paraId="6503C8D0" w14:textId="0DFC6148" w:rsidR="00CD295E" w:rsidRPr="00903DBA" w:rsidRDefault="00CD295E" w:rsidP="0092263B">
      <w:pPr>
        <w:pStyle w:val="Code"/>
        <w:rPr>
          <w:highlight w:val="white"/>
        </w:rPr>
      </w:pPr>
      <w:r w:rsidRPr="00903DBA">
        <w:rPr>
          <w:highlight w:val="white"/>
        </w:rPr>
        <w:t xml:space="preserve">      if (rightExpression.Symbol.</w:t>
      </w:r>
      <w:r w:rsidR="006E32D5" w:rsidRPr="00903DBA">
        <w:rPr>
          <w:highlight w:val="white"/>
        </w:rPr>
        <w:t>Value is BigInteger</w:t>
      </w:r>
      <w:r w:rsidRPr="00903DBA">
        <w:rPr>
          <w:highlight w:val="white"/>
        </w:rPr>
        <w:t>) {</w:t>
      </w:r>
    </w:p>
    <w:p w14:paraId="1B4F02A8" w14:textId="77777777" w:rsidR="00035C84" w:rsidRPr="00903DBA" w:rsidRDefault="00035C84" w:rsidP="00035C84">
      <w:pPr>
        <w:pStyle w:val="Code"/>
        <w:rPr>
          <w:highlight w:val="white"/>
        </w:rPr>
      </w:pPr>
      <w:r w:rsidRPr="00903DBA">
        <w:rPr>
          <w:highlight w:val="white"/>
        </w:rPr>
        <w:t xml:space="preserve">        rightValue = (decimal) ((BigInteger) rightExpression.Symbol.Value);</w:t>
      </w:r>
    </w:p>
    <w:p w14:paraId="5AD33C66" w14:textId="77777777" w:rsidR="00CD295E" w:rsidRPr="00903DBA" w:rsidRDefault="00CD295E" w:rsidP="00CD295E">
      <w:pPr>
        <w:pStyle w:val="Code"/>
        <w:rPr>
          <w:highlight w:val="white"/>
        </w:rPr>
      </w:pPr>
      <w:r w:rsidRPr="00903DBA">
        <w:rPr>
          <w:highlight w:val="white"/>
        </w:rPr>
        <w:t xml:space="preserve">      }</w:t>
      </w:r>
    </w:p>
    <w:p w14:paraId="74C10B97" w14:textId="77777777" w:rsidR="00CD295E" w:rsidRPr="00903DBA" w:rsidRDefault="00CD295E" w:rsidP="00CD295E">
      <w:pPr>
        <w:pStyle w:val="Code"/>
        <w:rPr>
          <w:highlight w:val="white"/>
        </w:rPr>
      </w:pPr>
      <w:r w:rsidRPr="00903DBA">
        <w:rPr>
          <w:highlight w:val="white"/>
        </w:rPr>
        <w:t xml:space="preserve">      else {</w:t>
      </w:r>
    </w:p>
    <w:p w14:paraId="5D474D29" w14:textId="77777777" w:rsidR="00035C84" w:rsidRPr="00903DBA" w:rsidRDefault="00035C84" w:rsidP="00035C84">
      <w:pPr>
        <w:pStyle w:val="Code"/>
        <w:rPr>
          <w:highlight w:val="white"/>
        </w:rPr>
      </w:pPr>
      <w:r w:rsidRPr="00903DBA">
        <w:rPr>
          <w:highlight w:val="white"/>
        </w:rPr>
        <w:t xml:space="preserve">        rightValue = (decimal) rightExpression.Symbol.Value;</w:t>
      </w:r>
    </w:p>
    <w:p w14:paraId="22E29BE0" w14:textId="77777777" w:rsidR="00CD295E" w:rsidRPr="00903DBA" w:rsidRDefault="00CD295E" w:rsidP="00CD295E">
      <w:pPr>
        <w:pStyle w:val="Code"/>
        <w:rPr>
          <w:highlight w:val="white"/>
        </w:rPr>
      </w:pPr>
      <w:r w:rsidRPr="00903DBA">
        <w:rPr>
          <w:highlight w:val="white"/>
        </w:rPr>
        <w:t xml:space="preserve">      }</w:t>
      </w:r>
    </w:p>
    <w:p w14:paraId="6A82AB9A" w14:textId="06E2BFFB" w:rsidR="00CD295E" w:rsidRPr="00903DBA" w:rsidRDefault="007F19D4" w:rsidP="007F19D4">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user the regular operators.</w:t>
      </w:r>
    </w:p>
    <w:p w14:paraId="31FE1ADF" w14:textId="77777777" w:rsidR="00CD295E" w:rsidRPr="00903DBA" w:rsidRDefault="00CD295E" w:rsidP="00CD295E">
      <w:pPr>
        <w:pStyle w:val="Code"/>
        <w:rPr>
          <w:highlight w:val="white"/>
        </w:rPr>
      </w:pPr>
      <w:r w:rsidRPr="00903DBA">
        <w:rPr>
          <w:highlight w:val="white"/>
        </w:rPr>
        <w:t xml:space="preserve">      switch (middleOp) {</w:t>
      </w:r>
    </w:p>
    <w:p w14:paraId="7C59B460" w14:textId="77777777" w:rsidR="00CD295E" w:rsidRPr="00903DBA" w:rsidRDefault="00CD295E" w:rsidP="00CD295E">
      <w:pPr>
        <w:pStyle w:val="Code"/>
        <w:rPr>
          <w:highlight w:val="white"/>
        </w:rPr>
      </w:pPr>
      <w:r w:rsidRPr="00903DBA">
        <w:rPr>
          <w:highlight w:val="white"/>
        </w:rPr>
        <w:t xml:space="preserve">        case MiddleOperator.BinaryAdd:</w:t>
      </w:r>
    </w:p>
    <w:p w14:paraId="1869BF23" w14:textId="77777777" w:rsidR="00CD295E" w:rsidRPr="00903DBA" w:rsidRDefault="00CD295E" w:rsidP="00CD295E">
      <w:pPr>
        <w:pStyle w:val="Code"/>
        <w:rPr>
          <w:highlight w:val="white"/>
        </w:rPr>
      </w:pPr>
      <w:r w:rsidRPr="00903DBA">
        <w:rPr>
          <w:highlight w:val="white"/>
        </w:rPr>
        <w:t xml:space="preserve">          resultValue = leftValue + rightValue;</w:t>
      </w:r>
    </w:p>
    <w:p w14:paraId="2BD669B9" w14:textId="77777777" w:rsidR="00CD295E" w:rsidRPr="00903DBA" w:rsidRDefault="00CD295E" w:rsidP="00CD295E">
      <w:pPr>
        <w:pStyle w:val="Code"/>
        <w:rPr>
          <w:highlight w:val="white"/>
        </w:rPr>
      </w:pPr>
      <w:r w:rsidRPr="00903DBA">
        <w:rPr>
          <w:highlight w:val="white"/>
        </w:rPr>
        <w:t xml:space="preserve">          break;</w:t>
      </w:r>
    </w:p>
    <w:p w14:paraId="5BA2A709" w14:textId="77777777" w:rsidR="00CD295E" w:rsidRPr="00903DBA" w:rsidRDefault="00CD295E" w:rsidP="00CD295E">
      <w:pPr>
        <w:pStyle w:val="Code"/>
        <w:rPr>
          <w:highlight w:val="white"/>
        </w:rPr>
      </w:pPr>
      <w:r w:rsidRPr="00903DBA">
        <w:rPr>
          <w:highlight w:val="white"/>
        </w:rPr>
        <w:t xml:space="preserve">        </w:t>
      </w:r>
    </w:p>
    <w:p w14:paraId="09EEF364" w14:textId="77777777" w:rsidR="00CD295E" w:rsidRPr="00903DBA" w:rsidRDefault="00CD295E" w:rsidP="00CD295E">
      <w:pPr>
        <w:pStyle w:val="Code"/>
        <w:rPr>
          <w:highlight w:val="white"/>
        </w:rPr>
      </w:pPr>
      <w:r w:rsidRPr="00903DBA">
        <w:rPr>
          <w:highlight w:val="white"/>
        </w:rPr>
        <w:lastRenderedPageBreak/>
        <w:t xml:space="preserve">        case MiddleOperator.BinarySubtract:</w:t>
      </w:r>
    </w:p>
    <w:p w14:paraId="2EFC051E" w14:textId="77777777" w:rsidR="00CD295E" w:rsidRPr="00903DBA" w:rsidRDefault="00CD295E" w:rsidP="00CD295E">
      <w:pPr>
        <w:pStyle w:val="Code"/>
        <w:rPr>
          <w:highlight w:val="white"/>
        </w:rPr>
      </w:pPr>
      <w:r w:rsidRPr="00903DBA">
        <w:rPr>
          <w:highlight w:val="white"/>
        </w:rPr>
        <w:t xml:space="preserve">          resultValue = leftValue - rightValue;</w:t>
      </w:r>
    </w:p>
    <w:p w14:paraId="155D15CF" w14:textId="77777777" w:rsidR="00CD295E" w:rsidRPr="00903DBA" w:rsidRDefault="00CD295E" w:rsidP="00CD295E">
      <w:pPr>
        <w:pStyle w:val="Code"/>
        <w:rPr>
          <w:highlight w:val="white"/>
        </w:rPr>
      </w:pPr>
      <w:r w:rsidRPr="00903DBA">
        <w:rPr>
          <w:highlight w:val="white"/>
        </w:rPr>
        <w:t xml:space="preserve">          break;</w:t>
      </w:r>
    </w:p>
    <w:p w14:paraId="2F1A6BBC" w14:textId="77777777" w:rsidR="00CD295E" w:rsidRPr="00903DBA" w:rsidRDefault="00CD295E" w:rsidP="00CD295E">
      <w:pPr>
        <w:pStyle w:val="Code"/>
        <w:rPr>
          <w:highlight w:val="white"/>
        </w:rPr>
      </w:pPr>
      <w:r w:rsidRPr="00903DBA">
        <w:rPr>
          <w:highlight w:val="white"/>
        </w:rPr>
        <w:t xml:space="preserve">        </w:t>
      </w:r>
    </w:p>
    <w:p w14:paraId="23A3D45B" w14:textId="77777777" w:rsidR="00CD295E" w:rsidRPr="00903DBA" w:rsidRDefault="00CD295E" w:rsidP="00CD295E">
      <w:pPr>
        <w:pStyle w:val="Code"/>
        <w:rPr>
          <w:highlight w:val="white"/>
        </w:rPr>
      </w:pPr>
      <w:r w:rsidRPr="00903DBA">
        <w:rPr>
          <w:highlight w:val="white"/>
        </w:rPr>
        <w:t xml:space="preserve">        case MiddleOperator.SignedMultiply:</w:t>
      </w:r>
    </w:p>
    <w:p w14:paraId="5F165E5B" w14:textId="77777777" w:rsidR="00CD295E" w:rsidRPr="00903DBA" w:rsidRDefault="00CD295E" w:rsidP="00CD295E">
      <w:pPr>
        <w:pStyle w:val="Code"/>
        <w:rPr>
          <w:highlight w:val="white"/>
        </w:rPr>
      </w:pPr>
      <w:r w:rsidRPr="00903DBA">
        <w:rPr>
          <w:highlight w:val="white"/>
        </w:rPr>
        <w:t xml:space="preserve">          resultValue = leftValue * rightValue;</w:t>
      </w:r>
    </w:p>
    <w:p w14:paraId="782EA4D8" w14:textId="77777777" w:rsidR="00CD295E" w:rsidRPr="00903DBA" w:rsidRDefault="00CD295E" w:rsidP="00CD295E">
      <w:pPr>
        <w:pStyle w:val="Code"/>
        <w:rPr>
          <w:highlight w:val="white"/>
        </w:rPr>
      </w:pPr>
      <w:r w:rsidRPr="00903DBA">
        <w:rPr>
          <w:highlight w:val="white"/>
        </w:rPr>
        <w:t xml:space="preserve">          break;</w:t>
      </w:r>
    </w:p>
    <w:p w14:paraId="3076DFDE" w14:textId="77777777" w:rsidR="00CD295E" w:rsidRPr="00903DBA" w:rsidRDefault="00CD295E" w:rsidP="00CD295E">
      <w:pPr>
        <w:pStyle w:val="Code"/>
        <w:rPr>
          <w:highlight w:val="white"/>
        </w:rPr>
      </w:pPr>
      <w:r w:rsidRPr="00903DBA">
        <w:rPr>
          <w:highlight w:val="white"/>
        </w:rPr>
        <w:t xml:space="preserve">        </w:t>
      </w:r>
    </w:p>
    <w:p w14:paraId="5B77029E" w14:textId="77777777" w:rsidR="00CD295E" w:rsidRPr="00903DBA" w:rsidRDefault="00CD295E" w:rsidP="00CD295E">
      <w:pPr>
        <w:pStyle w:val="Code"/>
        <w:rPr>
          <w:highlight w:val="white"/>
        </w:rPr>
      </w:pPr>
      <w:r w:rsidRPr="00903DBA">
        <w:rPr>
          <w:highlight w:val="white"/>
        </w:rPr>
        <w:t xml:space="preserve">        case MiddleOperator.SignedDivide:</w:t>
      </w:r>
    </w:p>
    <w:p w14:paraId="7FAC3F5C" w14:textId="77777777" w:rsidR="00CD295E" w:rsidRPr="00903DBA" w:rsidRDefault="00CD295E" w:rsidP="00CD295E">
      <w:pPr>
        <w:pStyle w:val="Code"/>
        <w:rPr>
          <w:highlight w:val="white"/>
        </w:rPr>
      </w:pPr>
      <w:r w:rsidRPr="00903DBA">
        <w:rPr>
          <w:highlight w:val="white"/>
        </w:rPr>
        <w:t xml:space="preserve">          resultValue = leftValue / rightValue;</w:t>
      </w:r>
    </w:p>
    <w:p w14:paraId="0E07B612" w14:textId="77777777" w:rsidR="00CD295E" w:rsidRPr="00903DBA" w:rsidRDefault="00CD295E" w:rsidP="00CD295E">
      <w:pPr>
        <w:pStyle w:val="Code"/>
        <w:rPr>
          <w:highlight w:val="white"/>
        </w:rPr>
      </w:pPr>
      <w:r w:rsidRPr="00903DBA">
        <w:rPr>
          <w:highlight w:val="white"/>
        </w:rPr>
        <w:t xml:space="preserve">          break;</w:t>
      </w:r>
    </w:p>
    <w:p w14:paraId="58E07793" w14:textId="77777777" w:rsidR="00CD295E" w:rsidRPr="00903DBA" w:rsidRDefault="00CD295E" w:rsidP="00CD295E">
      <w:pPr>
        <w:pStyle w:val="Code"/>
        <w:rPr>
          <w:highlight w:val="white"/>
        </w:rPr>
      </w:pPr>
      <w:r w:rsidRPr="00903DBA">
        <w:rPr>
          <w:highlight w:val="white"/>
        </w:rPr>
        <w:t xml:space="preserve">      }</w:t>
      </w:r>
    </w:p>
    <w:p w14:paraId="36583498" w14:textId="0A6B562C" w:rsidR="00CD295E" w:rsidRPr="00903DBA" w:rsidRDefault="008C12A0" w:rsidP="00820FA5">
      <w:pPr>
        <w:rPr>
          <w:highlight w:val="white"/>
        </w:rPr>
      </w:pPr>
      <w:r w:rsidRPr="00903DBA">
        <w:rPr>
          <w:highlight w:val="white"/>
        </w:rPr>
        <w:t>When we have evaluated the value</w:t>
      </w:r>
      <w:r w:rsidR="003A5DE9" w:rsidRPr="00903DBA">
        <w:rPr>
          <w:highlight w:val="white"/>
        </w:rPr>
        <w:t>,</w:t>
      </w:r>
      <w:r w:rsidRPr="00903DBA">
        <w:rPr>
          <w:highlight w:val="white"/>
        </w:rPr>
        <w:t xml:space="preserve"> we must decide its type, which we do by calling</w:t>
      </w:r>
      <w:r w:rsidR="00820FA5" w:rsidRPr="00903DBA">
        <w:rPr>
          <w:highlight w:val="white"/>
        </w:rPr>
        <w:t xml:space="preserve"> the </w:t>
      </w:r>
      <w:r w:rsidR="00820FA5" w:rsidRPr="00903DBA">
        <w:rPr>
          <w:rStyle w:val="KeyWord0"/>
          <w:highlight w:val="white"/>
        </w:rPr>
        <w:t>MaxType</w:t>
      </w:r>
      <w:r w:rsidR="00820FA5" w:rsidRPr="00903DBA">
        <w:rPr>
          <w:highlight w:val="white"/>
        </w:rPr>
        <w:t xml:space="preserve"> method in the </w:t>
      </w:r>
      <w:r w:rsidR="00820FA5" w:rsidRPr="00903DBA">
        <w:rPr>
          <w:rStyle w:val="KeyWord0"/>
          <w:highlight w:val="white"/>
        </w:rPr>
        <w:t>TypeCast</w:t>
      </w:r>
      <w:r w:rsidR="00820FA5" w:rsidRPr="00903DBA">
        <w:rPr>
          <w:highlight w:val="white"/>
        </w:rPr>
        <w:t xml:space="preserve"> class.</w:t>
      </w:r>
    </w:p>
    <w:p w14:paraId="21CF6D9B" w14:textId="77777777" w:rsidR="002E00C1" w:rsidRPr="00903DBA" w:rsidRDefault="00CD295E" w:rsidP="00CD295E">
      <w:pPr>
        <w:pStyle w:val="Code"/>
        <w:rPr>
          <w:highlight w:val="white"/>
        </w:rPr>
      </w:pPr>
      <w:r w:rsidRPr="00903DBA">
        <w:rPr>
          <w:highlight w:val="white"/>
        </w:rPr>
        <w:t xml:space="preserve">      Type maxType = TypeCast.MaxType(leftExpression.Symbol.Type,</w:t>
      </w:r>
    </w:p>
    <w:p w14:paraId="70E67E29" w14:textId="713969F4"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rightExpression.Symbol.Type);</w:t>
      </w:r>
    </w:p>
    <w:p w14:paraId="42A29F24" w14:textId="0B3D0422" w:rsidR="000F2FA4" w:rsidRPr="00903DBA" w:rsidRDefault="000F2FA4" w:rsidP="000F2FA4">
      <w:pPr>
        <w:rPr>
          <w:highlight w:val="white"/>
        </w:rPr>
      </w:pPr>
      <w:r w:rsidRPr="00903DBA">
        <w:rPr>
          <w:highlight w:val="white"/>
        </w:rPr>
        <w:t>The final symbol is a symbol with the maximum type and resulting value.</w:t>
      </w:r>
    </w:p>
    <w:p w14:paraId="5582EE05" w14:textId="250E1ACC" w:rsidR="00CD295E" w:rsidRPr="00903DBA" w:rsidRDefault="00CD295E" w:rsidP="00CD295E">
      <w:pPr>
        <w:pStyle w:val="Code"/>
        <w:rPr>
          <w:highlight w:val="white"/>
        </w:rPr>
      </w:pPr>
      <w:r w:rsidRPr="00903DBA">
        <w:rPr>
          <w:highlight w:val="white"/>
        </w:rPr>
        <w:t xml:space="preserve">      Symbol resultSymbol = new Symbol(maxType, resultValue);</w:t>
      </w:r>
    </w:p>
    <w:p w14:paraId="2926BC15" w14:textId="23489875" w:rsidR="00821169" w:rsidRPr="00903DBA" w:rsidRDefault="00821169" w:rsidP="00280429">
      <w:pPr>
        <w:rPr>
          <w:highlight w:val="white"/>
        </w:rPr>
      </w:pPr>
      <w:r w:rsidRPr="00903DBA">
        <w:rPr>
          <w:highlight w:val="white"/>
        </w:rPr>
        <w:t>In the floating evaluation case</w:t>
      </w:r>
      <w:r w:rsidR="00B612FD" w:rsidRPr="00903DBA">
        <w:rPr>
          <w:highlight w:val="white"/>
        </w:rPr>
        <w:t>,</w:t>
      </w:r>
      <w:r w:rsidRPr="00903DBA">
        <w:rPr>
          <w:highlight w:val="white"/>
        </w:rPr>
        <w:t xml:space="preserve"> we need to push the resulting value to the floating value stack.</w:t>
      </w:r>
    </w:p>
    <w:p w14:paraId="182F66C8" w14:textId="29F55DE7"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41CE1635" w14:textId="7FD755DD" w:rsidR="002E00C1"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6D86BCE7" w14:textId="10103B1C"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resultSymbol);</w:t>
      </w:r>
    </w:p>
    <w:p w14:paraId="59B86727" w14:textId="1BFAF6A2" w:rsidR="0025564A" w:rsidRPr="00903DBA" w:rsidRDefault="0025564A" w:rsidP="0025564A">
      <w:pPr>
        <w:rPr>
          <w:highlight w:val="white"/>
        </w:rPr>
      </w:pPr>
      <w:r w:rsidRPr="00903DBA">
        <w:rPr>
          <w:highlight w:val="white"/>
        </w:rPr>
        <w:t>The final expression has no short list, and the long list hold the stack pushing instruction only.</w:t>
      </w:r>
    </w:p>
    <w:p w14:paraId="6509D73D" w14:textId="1675239D"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45931999" w14:textId="77777777" w:rsidR="00CD295E" w:rsidRPr="00903DBA" w:rsidRDefault="00CD295E" w:rsidP="00CD295E">
      <w:pPr>
        <w:pStyle w:val="Code"/>
        <w:rPr>
          <w:highlight w:val="white"/>
        </w:rPr>
      </w:pPr>
      <w:r w:rsidRPr="00903DBA">
        <w:rPr>
          <w:highlight w:val="white"/>
        </w:rPr>
        <w:t xml:space="preserve">    }</w:t>
      </w:r>
    </w:p>
    <w:p w14:paraId="3749E5A3" w14:textId="4C6565F1" w:rsidR="00CD295E" w:rsidRPr="00903DBA" w:rsidRDefault="007A565C" w:rsidP="00CD6DB7">
      <w:pPr>
        <w:rPr>
          <w:highlight w:val="white"/>
        </w:rPr>
      </w:pPr>
      <w:r w:rsidRPr="00903DBA">
        <w:rPr>
          <w:highlight w:val="white"/>
        </w:rPr>
        <w:t xml:space="preserve">The </w:t>
      </w:r>
      <w:r w:rsidRPr="00903DBA">
        <w:rPr>
          <w:rStyle w:val="KeyWord0"/>
          <w:highlight w:val="white"/>
        </w:rPr>
        <w:t>LogicalNot</w:t>
      </w:r>
      <w:r w:rsidRPr="00903DBA">
        <w:rPr>
          <w:highlight w:val="white"/>
        </w:rPr>
        <w:t xml:space="preserve"> method </w:t>
      </w:r>
      <w:r w:rsidR="00CD6DB7" w:rsidRPr="00903DBA">
        <w:rPr>
          <w:highlight w:val="white"/>
        </w:rPr>
        <w:t xml:space="preserve">evaluates the logical invers of the </w:t>
      </w:r>
      <w:r w:rsidR="00FD45A1" w:rsidRPr="00903DBA">
        <w:rPr>
          <w:highlight w:val="white"/>
        </w:rPr>
        <w:t>expression if</w:t>
      </w:r>
      <w:r w:rsidR="00CD6DB7" w:rsidRPr="00903DBA">
        <w:rPr>
          <w:highlight w:val="white"/>
        </w:rPr>
        <w:t xml:space="preserve"> it is constant.</w:t>
      </w:r>
    </w:p>
    <w:p w14:paraId="05C8627A" w14:textId="77777777" w:rsidR="00D82885" w:rsidRPr="00903DBA" w:rsidRDefault="00D82885" w:rsidP="00D82885">
      <w:pPr>
        <w:pStyle w:val="Code"/>
        <w:rPr>
          <w:highlight w:val="white"/>
        </w:rPr>
      </w:pPr>
      <w:r w:rsidRPr="00903DBA">
        <w:rPr>
          <w:highlight w:val="white"/>
        </w:rPr>
        <w:t xml:space="preserve">    public static Expression LogicalNot(Expression expression) {</w:t>
      </w:r>
    </w:p>
    <w:p w14:paraId="737693D8" w14:textId="77777777" w:rsidR="00D82885" w:rsidRPr="00903DBA" w:rsidRDefault="00D82885" w:rsidP="00D82885">
      <w:pPr>
        <w:pStyle w:val="Code"/>
        <w:rPr>
          <w:highlight w:val="white"/>
        </w:rPr>
      </w:pPr>
      <w:r w:rsidRPr="00903DBA">
        <w:rPr>
          <w:highlight w:val="white"/>
        </w:rPr>
        <w:t xml:space="preserve">      if (IsConstant(expression)) {</w:t>
      </w:r>
    </w:p>
    <w:p w14:paraId="2712C825" w14:textId="332D647F" w:rsidR="00D82885" w:rsidRPr="00903DBA" w:rsidRDefault="00D82885" w:rsidP="00D82885">
      <w:pPr>
        <w:pStyle w:val="Code"/>
        <w:rPr>
          <w:highlight w:val="white"/>
        </w:rPr>
      </w:pPr>
      <w:r w:rsidRPr="00903DBA">
        <w:rPr>
          <w:highlight w:val="white"/>
        </w:rPr>
        <w:t xml:space="preserve">        expression = </w:t>
      </w:r>
      <w:r w:rsidR="0047518E" w:rsidRPr="00903DBA">
        <w:rPr>
          <w:highlight w:val="white"/>
        </w:rPr>
        <w:t>TypeCast.ToLogical(</w:t>
      </w:r>
      <w:r w:rsidRPr="00903DBA">
        <w:rPr>
          <w:highlight w:val="white"/>
        </w:rPr>
        <w:t>expression);</w:t>
      </w:r>
    </w:p>
    <w:p w14:paraId="614FD181" w14:textId="5F1CA6D1" w:rsidR="00276390" w:rsidRPr="00903DBA" w:rsidRDefault="007D5FC3" w:rsidP="007D5FC3">
      <w:pPr>
        <w:rPr>
          <w:highlight w:val="white"/>
        </w:rPr>
      </w:pPr>
      <w:r w:rsidRPr="00903DBA">
        <w:rPr>
          <w:highlight w:val="white"/>
        </w:rPr>
        <w:t xml:space="preserve">The resulting symbol is simply the </w:t>
      </w:r>
      <w:r w:rsidR="009421B7" w:rsidRPr="00903DBA">
        <w:rPr>
          <w:highlight w:val="white"/>
        </w:rPr>
        <w:t>original</w:t>
      </w:r>
      <w:r w:rsidRPr="00903DBA">
        <w:rPr>
          <w:highlight w:val="white"/>
        </w:rPr>
        <w:t xml:space="preserve"> symbol with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swapped</w:t>
      </w:r>
      <w:r w:rsidR="003A173F" w:rsidRPr="00903DBA">
        <w:rPr>
          <w:highlight w:val="white"/>
        </w:rPr>
        <w:t xml:space="preserve">. </w:t>
      </w:r>
      <w:r w:rsidR="00276390" w:rsidRPr="00903DBA">
        <w:rPr>
          <w:highlight w:val="white"/>
        </w:rPr>
        <w:t xml:space="preserve">      </w:t>
      </w:r>
    </w:p>
    <w:p w14:paraId="055C6363" w14:textId="38A4109E" w:rsidR="00276390" w:rsidRPr="00903DBA" w:rsidRDefault="00D82885" w:rsidP="00276390">
      <w:pPr>
        <w:pStyle w:val="Code"/>
        <w:rPr>
          <w:highlight w:val="white"/>
        </w:rPr>
      </w:pPr>
      <w:r w:rsidRPr="00903DBA">
        <w:rPr>
          <w:highlight w:val="white"/>
        </w:rPr>
        <w:t xml:space="preserve">        Symbol resultSymbol = new Symbol(</w:t>
      </w:r>
      <w:r w:rsidR="00276390" w:rsidRPr="00903DBA">
        <w:rPr>
          <w:highlight w:val="white"/>
        </w:rPr>
        <w:t>expression.Symbol.FalseSet,</w:t>
      </w:r>
    </w:p>
    <w:p w14:paraId="09003B7F" w14:textId="12FEC448" w:rsidR="00D82885" w:rsidRPr="00903DBA" w:rsidRDefault="00276390" w:rsidP="006D519D">
      <w:pPr>
        <w:pStyle w:val="Code"/>
        <w:rPr>
          <w:highlight w:val="white"/>
        </w:rPr>
      </w:pPr>
      <w:r w:rsidRPr="00903DBA">
        <w:rPr>
          <w:highlight w:val="white"/>
        </w:rPr>
        <w:t xml:space="preserve">                                         expression.Symbol.TrueSet</w:t>
      </w:r>
      <w:r w:rsidR="006D519D" w:rsidRPr="00903DBA">
        <w:rPr>
          <w:highlight w:val="white"/>
        </w:rPr>
        <w:t>);</w:t>
      </w:r>
    </w:p>
    <w:p w14:paraId="68F73939" w14:textId="7B383DC7" w:rsidR="00D82885" w:rsidRPr="00903DBA" w:rsidRDefault="00D82885" w:rsidP="00084F0F">
      <w:pPr>
        <w:pStyle w:val="Code"/>
        <w:rPr>
          <w:highlight w:val="white"/>
        </w:rPr>
      </w:pPr>
      <w:r w:rsidRPr="00903DBA">
        <w:rPr>
          <w:highlight w:val="white"/>
        </w:rPr>
        <w:t xml:space="preserve">        return (new Expression(</w:t>
      </w:r>
      <w:r w:rsidR="00AF71C2" w:rsidRPr="00903DBA">
        <w:rPr>
          <w:highlight w:val="white"/>
        </w:rPr>
        <w:t>resultS</w:t>
      </w:r>
      <w:r w:rsidRPr="00903DBA">
        <w:rPr>
          <w:highlight w:val="white"/>
        </w:rPr>
        <w:t xml:space="preserve">ymbol, </w:t>
      </w:r>
      <w:r w:rsidR="00084F0F" w:rsidRPr="00903DBA">
        <w:rPr>
          <w:highlight w:val="white"/>
        </w:rPr>
        <w:t xml:space="preserve">null, </w:t>
      </w:r>
      <w:r w:rsidR="00346521" w:rsidRPr="00903DBA">
        <w:rPr>
          <w:highlight w:val="white"/>
        </w:rPr>
        <w:t>expression.</w:t>
      </w:r>
      <w:r w:rsidR="009421B7" w:rsidRPr="00903DBA">
        <w:rPr>
          <w:highlight w:val="white"/>
        </w:rPr>
        <w:t>L</w:t>
      </w:r>
      <w:r w:rsidR="00346521" w:rsidRPr="00903DBA">
        <w:rPr>
          <w:highlight w:val="white"/>
        </w:rPr>
        <w:t>ongList</w:t>
      </w:r>
      <w:r w:rsidRPr="00903DBA">
        <w:rPr>
          <w:highlight w:val="white"/>
        </w:rPr>
        <w:t>));</w:t>
      </w:r>
    </w:p>
    <w:p w14:paraId="7AD3D034" w14:textId="20AF8C51" w:rsidR="00D82885" w:rsidRPr="00903DBA" w:rsidRDefault="00D82885" w:rsidP="00CD295E">
      <w:pPr>
        <w:pStyle w:val="Code"/>
        <w:rPr>
          <w:highlight w:val="white"/>
        </w:rPr>
      </w:pPr>
      <w:r w:rsidRPr="00903DBA">
        <w:rPr>
          <w:highlight w:val="white"/>
        </w:rPr>
        <w:t xml:space="preserve">      }</w:t>
      </w:r>
    </w:p>
    <w:p w14:paraId="0A6F0E62" w14:textId="77777777" w:rsidR="002A6710" w:rsidRPr="00903DBA" w:rsidRDefault="002A6710" w:rsidP="002A6710">
      <w:pPr>
        <w:pStyle w:val="Code"/>
        <w:rPr>
          <w:highlight w:val="white"/>
        </w:rPr>
      </w:pPr>
    </w:p>
    <w:p w14:paraId="618781B1" w14:textId="77777777" w:rsidR="002A6710" w:rsidRPr="00903DBA" w:rsidRDefault="002A6710" w:rsidP="002A6710">
      <w:pPr>
        <w:pStyle w:val="Code"/>
        <w:rPr>
          <w:highlight w:val="white"/>
        </w:rPr>
      </w:pPr>
      <w:r w:rsidRPr="00903DBA">
        <w:rPr>
          <w:highlight w:val="white"/>
        </w:rPr>
        <w:t xml:space="preserve">      return null;</w:t>
      </w:r>
    </w:p>
    <w:p w14:paraId="26875711" w14:textId="77777777" w:rsidR="002A6710" w:rsidRPr="00903DBA" w:rsidRDefault="002A6710" w:rsidP="002A6710">
      <w:pPr>
        <w:pStyle w:val="Code"/>
        <w:rPr>
          <w:highlight w:val="white"/>
        </w:rPr>
      </w:pPr>
      <w:r w:rsidRPr="00903DBA">
        <w:rPr>
          <w:highlight w:val="white"/>
        </w:rPr>
        <w:t xml:space="preserve">    }</w:t>
      </w:r>
    </w:p>
    <w:p w14:paraId="327F2369" w14:textId="7E8037AC" w:rsidR="002D2125" w:rsidRPr="00903DBA" w:rsidRDefault="00FD45A1" w:rsidP="002D2125">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4D6611" w:rsidRPr="00903DBA">
        <w:rPr>
          <w:highlight w:val="white"/>
        </w:rPr>
        <w:t xml:space="preserve"> performs a unary arithmetic operation on a constant expression.</w:t>
      </w:r>
      <w:r w:rsidR="006C657A" w:rsidRPr="00903DBA">
        <w:rPr>
          <w:highlight w:val="white"/>
        </w:rPr>
        <w:t xml:space="preserve"> If the expression is constant and </w:t>
      </w:r>
      <w:r w:rsidR="002D2125" w:rsidRPr="00903DBA">
        <w:rPr>
          <w:highlight w:val="white"/>
        </w:rPr>
        <w:t xml:space="preserve">floating </w:t>
      </w:r>
      <w:r w:rsidR="002D2125" w:rsidRPr="00903DBA">
        <w:rPr>
          <w:rStyle w:val="KeyWord0"/>
          <w:highlight w:val="white"/>
        </w:rPr>
        <w:t>ArithmeticFloating</w:t>
      </w:r>
      <w:r w:rsidR="002D2125" w:rsidRPr="00903DBA">
        <w:rPr>
          <w:highlight w:val="white"/>
        </w:rPr>
        <w:t xml:space="preserve"> is called, and if it is constant and integral </w:t>
      </w:r>
      <w:r w:rsidR="002D2125" w:rsidRPr="00903DBA">
        <w:rPr>
          <w:rStyle w:val="KeyWord0"/>
          <w:highlight w:val="white"/>
        </w:rPr>
        <w:t>ArithmeticIntegral</w:t>
      </w:r>
      <w:r w:rsidR="002D2125" w:rsidRPr="00903DBA">
        <w:rPr>
          <w:highlight w:val="white"/>
        </w:rPr>
        <w:t xml:space="preserve"> is called.</w:t>
      </w:r>
    </w:p>
    <w:p w14:paraId="77BDEC68" w14:textId="11F9AD6F" w:rsidR="00C11110" w:rsidRPr="00903DBA" w:rsidRDefault="00CD295E" w:rsidP="002D2125">
      <w:pPr>
        <w:pStyle w:val="Code"/>
        <w:rPr>
          <w:highlight w:val="white"/>
        </w:rPr>
      </w:pPr>
      <w:r w:rsidRPr="00903DBA">
        <w:rPr>
          <w:highlight w:val="white"/>
        </w:rPr>
        <w:t xml:space="preserve">    public static Expression Arithmetic(MiddleOperator middleOp,</w:t>
      </w:r>
    </w:p>
    <w:p w14:paraId="37CBA180" w14:textId="527EE3B6"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19FF74C8" w14:textId="77777777" w:rsidR="00CD295E" w:rsidRPr="00903DBA" w:rsidRDefault="00CD295E" w:rsidP="00CD295E">
      <w:pPr>
        <w:pStyle w:val="Code"/>
        <w:rPr>
          <w:highlight w:val="white"/>
        </w:rPr>
      </w:pPr>
      <w:r w:rsidRPr="00903DBA">
        <w:rPr>
          <w:highlight w:val="white"/>
        </w:rPr>
        <w:t xml:space="preserve">      if (!IsConstant(expression)) {</w:t>
      </w:r>
    </w:p>
    <w:p w14:paraId="782FE8DB" w14:textId="77777777" w:rsidR="00CD295E" w:rsidRPr="00903DBA" w:rsidRDefault="00CD295E" w:rsidP="00CD295E">
      <w:pPr>
        <w:pStyle w:val="Code"/>
        <w:rPr>
          <w:highlight w:val="white"/>
        </w:rPr>
      </w:pPr>
      <w:r w:rsidRPr="00903DBA">
        <w:rPr>
          <w:highlight w:val="white"/>
        </w:rPr>
        <w:t xml:space="preserve">        return null;</w:t>
      </w:r>
    </w:p>
    <w:p w14:paraId="61050F58" w14:textId="77777777" w:rsidR="00CD295E" w:rsidRPr="00903DBA" w:rsidRDefault="00CD295E" w:rsidP="00CD295E">
      <w:pPr>
        <w:pStyle w:val="Code"/>
        <w:rPr>
          <w:highlight w:val="white"/>
        </w:rPr>
      </w:pPr>
      <w:r w:rsidRPr="00903DBA">
        <w:rPr>
          <w:highlight w:val="white"/>
        </w:rPr>
        <w:t xml:space="preserve">      }</w:t>
      </w:r>
    </w:p>
    <w:p w14:paraId="1A2A917E" w14:textId="77777777" w:rsidR="00CD295E" w:rsidRPr="00903DBA" w:rsidRDefault="00CD295E" w:rsidP="00CD295E">
      <w:pPr>
        <w:pStyle w:val="Code"/>
        <w:rPr>
          <w:highlight w:val="white"/>
        </w:rPr>
      </w:pPr>
      <w:r w:rsidRPr="00903DBA">
        <w:rPr>
          <w:highlight w:val="white"/>
        </w:rPr>
        <w:t xml:space="preserve">      else if (expression.Symbol.Type.IsFloating()) {</w:t>
      </w:r>
    </w:p>
    <w:p w14:paraId="6E1C3F2D" w14:textId="77777777" w:rsidR="00CD295E" w:rsidRPr="00903DBA" w:rsidRDefault="00CD295E" w:rsidP="00CD295E">
      <w:pPr>
        <w:pStyle w:val="Code"/>
        <w:rPr>
          <w:highlight w:val="white"/>
        </w:rPr>
      </w:pPr>
      <w:r w:rsidRPr="00903DBA">
        <w:rPr>
          <w:highlight w:val="white"/>
        </w:rPr>
        <w:t xml:space="preserve">        return ArithmeticFloating(middleOp, expression);</w:t>
      </w:r>
    </w:p>
    <w:p w14:paraId="4CB08839" w14:textId="77777777" w:rsidR="00CD295E" w:rsidRPr="00903DBA" w:rsidRDefault="00CD295E" w:rsidP="00CD295E">
      <w:pPr>
        <w:pStyle w:val="Code"/>
        <w:rPr>
          <w:highlight w:val="white"/>
        </w:rPr>
      </w:pPr>
      <w:r w:rsidRPr="00903DBA">
        <w:rPr>
          <w:highlight w:val="white"/>
        </w:rPr>
        <w:lastRenderedPageBreak/>
        <w:t xml:space="preserve">      }</w:t>
      </w:r>
    </w:p>
    <w:p w14:paraId="2B66DBAF" w14:textId="77777777" w:rsidR="00CD295E" w:rsidRPr="00903DBA" w:rsidRDefault="00CD295E" w:rsidP="00CD295E">
      <w:pPr>
        <w:pStyle w:val="Code"/>
        <w:rPr>
          <w:highlight w:val="white"/>
        </w:rPr>
      </w:pPr>
      <w:r w:rsidRPr="00903DBA">
        <w:rPr>
          <w:highlight w:val="white"/>
        </w:rPr>
        <w:t xml:space="preserve">      else {</w:t>
      </w:r>
    </w:p>
    <w:p w14:paraId="24068E69" w14:textId="77777777" w:rsidR="00CD295E" w:rsidRPr="00903DBA" w:rsidRDefault="00CD295E" w:rsidP="00CD295E">
      <w:pPr>
        <w:pStyle w:val="Code"/>
        <w:rPr>
          <w:highlight w:val="white"/>
        </w:rPr>
      </w:pPr>
      <w:r w:rsidRPr="00903DBA">
        <w:rPr>
          <w:highlight w:val="white"/>
        </w:rPr>
        <w:t xml:space="preserve">        return ArithmeticIntegral(middleOp, expression);</w:t>
      </w:r>
    </w:p>
    <w:p w14:paraId="2A9210B6" w14:textId="77777777" w:rsidR="00CD295E" w:rsidRPr="00903DBA" w:rsidRDefault="00CD295E" w:rsidP="00CD295E">
      <w:pPr>
        <w:pStyle w:val="Code"/>
        <w:rPr>
          <w:highlight w:val="white"/>
        </w:rPr>
      </w:pPr>
      <w:r w:rsidRPr="00903DBA">
        <w:rPr>
          <w:highlight w:val="white"/>
        </w:rPr>
        <w:t xml:space="preserve">      }</w:t>
      </w:r>
    </w:p>
    <w:p w14:paraId="4097E34B" w14:textId="77777777" w:rsidR="00CD295E" w:rsidRPr="00903DBA" w:rsidRDefault="00CD295E" w:rsidP="00CD295E">
      <w:pPr>
        <w:pStyle w:val="Code"/>
        <w:rPr>
          <w:highlight w:val="white"/>
        </w:rPr>
      </w:pPr>
      <w:r w:rsidRPr="00903DBA">
        <w:rPr>
          <w:highlight w:val="white"/>
        </w:rPr>
        <w:t xml:space="preserve">    }</w:t>
      </w:r>
    </w:p>
    <w:p w14:paraId="1DF79189" w14:textId="0698F5FC" w:rsidR="00CD295E" w:rsidRPr="00903DBA" w:rsidRDefault="004A3750" w:rsidP="004A3750">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p</w:t>
      </w:r>
      <w:r w:rsidR="00DC2AF5" w:rsidRPr="00903DBA">
        <w:rPr>
          <w:highlight w:val="white"/>
        </w:rPr>
        <w:t>er</w:t>
      </w:r>
      <w:r w:rsidRPr="00903DBA">
        <w:rPr>
          <w:highlight w:val="white"/>
        </w:rPr>
        <w:t xml:space="preserve">forms </w:t>
      </w:r>
      <w:r w:rsidR="00716500" w:rsidRPr="00903DBA">
        <w:rPr>
          <w:highlight w:val="white"/>
        </w:rPr>
        <w:t xml:space="preserve">unary </w:t>
      </w:r>
      <w:r w:rsidR="00F87C07" w:rsidRPr="00903DBA">
        <w:rPr>
          <w:highlight w:val="white"/>
        </w:rPr>
        <w:t xml:space="preserve">integral </w:t>
      </w:r>
      <w:r w:rsidR="00716500" w:rsidRPr="00903DBA">
        <w:rPr>
          <w:highlight w:val="white"/>
        </w:rPr>
        <w:t>arithmetic operations</w:t>
      </w:r>
      <w:r w:rsidR="00F87C07" w:rsidRPr="00903DBA">
        <w:rPr>
          <w:highlight w:val="white"/>
        </w:rPr>
        <w:t>: unary addition and subtraction as well as bitwise not.</w:t>
      </w:r>
    </w:p>
    <w:p w14:paraId="40AC831D" w14:textId="77777777" w:rsidR="00C11110" w:rsidRPr="00903DBA" w:rsidRDefault="00CD295E" w:rsidP="00CD295E">
      <w:pPr>
        <w:pStyle w:val="Code"/>
        <w:rPr>
          <w:highlight w:val="white"/>
        </w:rPr>
      </w:pPr>
      <w:r w:rsidRPr="00903DBA">
        <w:rPr>
          <w:highlight w:val="white"/>
        </w:rPr>
        <w:t xml:space="preserve">    private static Expression ArithmeticIntegral(MiddleOperator middleOp,</w:t>
      </w:r>
    </w:p>
    <w:p w14:paraId="3D96EDB7" w14:textId="1E131C77"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622A611E" w14:textId="08870211"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TypeCast.LogicalToIntegral(</w:t>
      </w:r>
      <w:r w:rsidRPr="00903DBA">
        <w:rPr>
          <w:highlight w:val="white"/>
        </w:rPr>
        <w:t>expression);</w:t>
      </w:r>
    </w:p>
    <w:p w14:paraId="5FD18830" w14:textId="77777777" w:rsidR="004A3750" w:rsidRPr="00903DBA" w:rsidRDefault="00CD295E" w:rsidP="00CD295E">
      <w:pPr>
        <w:pStyle w:val="Code"/>
        <w:rPr>
          <w:highlight w:val="white"/>
        </w:rPr>
      </w:pPr>
      <w:r w:rsidRPr="00903DBA">
        <w:rPr>
          <w:highlight w:val="white"/>
        </w:rPr>
        <w:t xml:space="preserve">      BigInteger value = (BigInteger) expression.Symbol.Value,</w:t>
      </w:r>
    </w:p>
    <w:p w14:paraId="0EDC9B5C" w14:textId="129222A0" w:rsidR="00CD295E" w:rsidRPr="00903DBA" w:rsidRDefault="004A3750" w:rsidP="00CD295E">
      <w:pPr>
        <w:pStyle w:val="Code"/>
        <w:rPr>
          <w:highlight w:val="white"/>
        </w:rPr>
      </w:pPr>
      <w:r w:rsidRPr="00903DBA">
        <w:rPr>
          <w:highlight w:val="white"/>
        </w:rPr>
        <w:t xml:space="preserve">                </w:t>
      </w:r>
      <w:r w:rsidR="00CD295E" w:rsidRPr="00903DBA">
        <w:rPr>
          <w:highlight w:val="white"/>
        </w:rPr>
        <w:t xml:space="preserve"> resultValue = 0;</w:t>
      </w:r>
    </w:p>
    <w:p w14:paraId="4040DBA2" w14:textId="1A01464C" w:rsidR="00CD295E" w:rsidRPr="00903DBA" w:rsidRDefault="00804F50" w:rsidP="00804F50">
      <w:pPr>
        <w:rPr>
          <w:highlight w:val="white"/>
        </w:rPr>
      </w:pPr>
      <w:r w:rsidRPr="00903DBA">
        <w:rPr>
          <w:highlight w:val="white"/>
        </w:rPr>
        <w:t>The unary addition operator does in fact nothing. The unary subtraction operator and bitwise not-operator perform the corresponding operations</w:t>
      </w:r>
      <w:r w:rsidR="00E07332" w:rsidRPr="00903DBA">
        <w:rPr>
          <w:highlight w:val="white"/>
        </w:rPr>
        <w:t>.</w:t>
      </w:r>
    </w:p>
    <w:p w14:paraId="1336AD12" w14:textId="77777777" w:rsidR="00CD295E" w:rsidRPr="00903DBA" w:rsidRDefault="00CD295E" w:rsidP="00CD295E">
      <w:pPr>
        <w:pStyle w:val="Code"/>
        <w:rPr>
          <w:highlight w:val="white"/>
        </w:rPr>
      </w:pPr>
      <w:r w:rsidRPr="00903DBA">
        <w:rPr>
          <w:highlight w:val="white"/>
        </w:rPr>
        <w:t xml:space="preserve">      switch (middleOp) {</w:t>
      </w:r>
    </w:p>
    <w:p w14:paraId="339A4F80" w14:textId="77777777" w:rsidR="00CD295E" w:rsidRPr="00903DBA" w:rsidRDefault="00CD295E" w:rsidP="00CD295E">
      <w:pPr>
        <w:pStyle w:val="Code"/>
        <w:rPr>
          <w:highlight w:val="white"/>
        </w:rPr>
      </w:pPr>
      <w:r w:rsidRPr="00903DBA">
        <w:rPr>
          <w:highlight w:val="white"/>
        </w:rPr>
        <w:t xml:space="preserve">        case MiddleOperator.UnaryAdd:</w:t>
      </w:r>
    </w:p>
    <w:p w14:paraId="41E8B1AC" w14:textId="77777777" w:rsidR="00CD295E" w:rsidRPr="00903DBA" w:rsidRDefault="00CD295E" w:rsidP="00CD295E">
      <w:pPr>
        <w:pStyle w:val="Code"/>
        <w:rPr>
          <w:highlight w:val="white"/>
        </w:rPr>
      </w:pPr>
      <w:r w:rsidRPr="00903DBA">
        <w:rPr>
          <w:highlight w:val="white"/>
        </w:rPr>
        <w:t xml:space="preserve">          resultValue = value;</w:t>
      </w:r>
    </w:p>
    <w:p w14:paraId="16F4FAF7" w14:textId="77777777" w:rsidR="00CD295E" w:rsidRPr="00903DBA" w:rsidRDefault="00CD295E" w:rsidP="00CD295E">
      <w:pPr>
        <w:pStyle w:val="Code"/>
        <w:rPr>
          <w:highlight w:val="white"/>
        </w:rPr>
      </w:pPr>
      <w:r w:rsidRPr="00903DBA">
        <w:rPr>
          <w:highlight w:val="white"/>
        </w:rPr>
        <w:t xml:space="preserve">          break;</w:t>
      </w:r>
    </w:p>
    <w:p w14:paraId="4F4C8349" w14:textId="77777777" w:rsidR="00CD295E" w:rsidRPr="00903DBA" w:rsidRDefault="00CD295E" w:rsidP="00CD295E">
      <w:pPr>
        <w:pStyle w:val="Code"/>
        <w:rPr>
          <w:highlight w:val="white"/>
        </w:rPr>
      </w:pPr>
      <w:r w:rsidRPr="00903DBA">
        <w:rPr>
          <w:highlight w:val="white"/>
        </w:rPr>
        <w:t xml:space="preserve">        </w:t>
      </w:r>
    </w:p>
    <w:p w14:paraId="45557224" w14:textId="77777777" w:rsidR="00CD295E" w:rsidRPr="00903DBA" w:rsidRDefault="00CD295E" w:rsidP="00CD295E">
      <w:pPr>
        <w:pStyle w:val="Code"/>
        <w:rPr>
          <w:highlight w:val="white"/>
        </w:rPr>
      </w:pPr>
      <w:r w:rsidRPr="00903DBA">
        <w:rPr>
          <w:highlight w:val="white"/>
        </w:rPr>
        <w:t xml:space="preserve">        case MiddleOperator.UnarySubtract:</w:t>
      </w:r>
    </w:p>
    <w:p w14:paraId="7A08BB1F" w14:textId="77777777" w:rsidR="00CD295E" w:rsidRPr="00903DBA" w:rsidRDefault="00CD295E" w:rsidP="00CD295E">
      <w:pPr>
        <w:pStyle w:val="Code"/>
        <w:rPr>
          <w:highlight w:val="white"/>
        </w:rPr>
      </w:pPr>
      <w:r w:rsidRPr="00903DBA">
        <w:rPr>
          <w:highlight w:val="white"/>
        </w:rPr>
        <w:t xml:space="preserve">          resultValue = -value;</w:t>
      </w:r>
    </w:p>
    <w:p w14:paraId="3BFF919E" w14:textId="77777777" w:rsidR="00CD295E" w:rsidRPr="00903DBA" w:rsidRDefault="00CD295E" w:rsidP="00CD295E">
      <w:pPr>
        <w:pStyle w:val="Code"/>
        <w:rPr>
          <w:highlight w:val="white"/>
        </w:rPr>
      </w:pPr>
      <w:r w:rsidRPr="00903DBA">
        <w:rPr>
          <w:highlight w:val="white"/>
        </w:rPr>
        <w:t xml:space="preserve">          break;</w:t>
      </w:r>
    </w:p>
    <w:p w14:paraId="56822FE4" w14:textId="77777777" w:rsidR="00CD295E" w:rsidRPr="00903DBA" w:rsidRDefault="00CD295E" w:rsidP="00CD295E">
      <w:pPr>
        <w:pStyle w:val="Code"/>
        <w:rPr>
          <w:highlight w:val="white"/>
        </w:rPr>
      </w:pPr>
    </w:p>
    <w:p w14:paraId="5B742155" w14:textId="77777777" w:rsidR="00CD295E" w:rsidRPr="00903DBA" w:rsidRDefault="00CD295E" w:rsidP="00CD295E">
      <w:pPr>
        <w:pStyle w:val="Code"/>
        <w:rPr>
          <w:highlight w:val="white"/>
        </w:rPr>
      </w:pPr>
      <w:r w:rsidRPr="00903DBA">
        <w:rPr>
          <w:highlight w:val="white"/>
        </w:rPr>
        <w:t xml:space="preserve">        case MiddleOperator.BitwiseNot:</w:t>
      </w:r>
    </w:p>
    <w:p w14:paraId="112F9C1D" w14:textId="77777777" w:rsidR="00CD295E" w:rsidRPr="00903DBA" w:rsidRDefault="00CD295E" w:rsidP="00CD295E">
      <w:pPr>
        <w:pStyle w:val="Code"/>
        <w:rPr>
          <w:highlight w:val="white"/>
        </w:rPr>
      </w:pPr>
      <w:r w:rsidRPr="00903DBA">
        <w:rPr>
          <w:highlight w:val="white"/>
        </w:rPr>
        <w:t xml:space="preserve">          resultValue = ~value;</w:t>
      </w:r>
    </w:p>
    <w:p w14:paraId="6A84BD07" w14:textId="77777777" w:rsidR="00CD295E" w:rsidRPr="00903DBA" w:rsidRDefault="00CD295E" w:rsidP="00CD295E">
      <w:pPr>
        <w:pStyle w:val="Code"/>
        <w:rPr>
          <w:highlight w:val="white"/>
        </w:rPr>
      </w:pPr>
      <w:r w:rsidRPr="00903DBA">
        <w:rPr>
          <w:highlight w:val="white"/>
        </w:rPr>
        <w:t xml:space="preserve">          break;</w:t>
      </w:r>
    </w:p>
    <w:p w14:paraId="0154B41A" w14:textId="77777777" w:rsidR="00CD295E" w:rsidRPr="00903DBA" w:rsidRDefault="00CD295E" w:rsidP="00CD295E">
      <w:pPr>
        <w:pStyle w:val="Code"/>
        <w:rPr>
          <w:highlight w:val="white"/>
        </w:rPr>
      </w:pPr>
      <w:r w:rsidRPr="00903DBA">
        <w:rPr>
          <w:highlight w:val="white"/>
        </w:rPr>
        <w:t xml:space="preserve">      }</w:t>
      </w:r>
    </w:p>
    <w:p w14:paraId="298DF4E8" w14:textId="5A08CEDA" w:rsidR="00CD295E" w:rsidRPr="00903DBA" w:rsidRDefault="00F1471D" w:rsidP="00F1471D">
      <w:pPr>
        <w:rPr>
          <w:highlight w:val="white"/>
        </w:rPr>
      </w:pPr>
      <w:r w:rsidRPr="00903DBA">
        <w:rPr>
          <w:highlight w:val="white"/>
        </w:rPr>
        <w:t xml:space="preserve">The resulting symbol hold the type of the </w:t>
      </w:r>
      <w:r w:rsidR="00F87C07" w:rsidRPr="00903DBA">
        <w:rPr>
          <w:highlight w:val="white"/>
        </w:rPr>
        <w:t>original</w:t>
      </w:r>
      <w:r w:rsidRPr="00903DBA">
        <w:rPr>
          <w:highlight w:val="white"/>
        </w:rPr>
        <w:t xml:space="preserve"> expression and the resulting value.</w:t>
      </w:r>
    </w:p>
    <w:p w14:paraId="45F9293F" w14:textId="77777777" w:rsidR="00CD295E" w:rsidRPr="00903DBA" w:rsidRDefault="00CD295E" w:rsidP="00CD295E">
      <w:pPr>
        <w:pStyle w:val="Code"/>
        <w:rPr>
          <w:highlight w:val="white"/>
        </w:rPr>
      </w:pPr>
      <w:r w:rsidRPr="00903DBA">
        <w:rPr>
          <w:highlight w:val="white"/>
        </w:rPr>
        <w:t xml:space="preserve">      Symbol resultSymbol = new Symbol(expression.Symbol.Type, resultValue);</w:t>
      </w:r>
    </w:p>
    <w:p w14:paraId="6EA0B331" w14:textId="26074647" w:rsidR="00E07332" w:rsidRPr="00903DBA" w:rsidRDefault="00E07332" w:rsidP="00E07332">
      <w:pPr>
        <w:rPr>
          <w:highlight w:val="white"/>
        </w:rPr>
      </w:pPr>
      <w:r w:rsidRPr="00903DBA">
        <w:rPr>
          <w:highlight w:val="white"/>
        </w:rPr>
        <w:t>The final expression does not have short list and long list, since the integral operations do not produce any middle code.</w:t>
      </w:r>
    </w:p>
    <w:p w14:paraId="3B7FC92C" w14:textId="1A270649" w:rsidR="00CD295E" w:rsidRPr="00903DBA" w:rsidRDefault="00CD295E" w:rsidP="00CD295E">
      <w:pPr>
        <w:pStyle w:val="Code"/>
        <w:rPr>
          <w:highlight w:val="white"/>
        </w:rPr>
      </w:pPr>
      <w:r w:rsidRPr="00903DBA">
        <w:rPr>
          <w:highlight w:val="white"/>
        </w:rPr>
        <w:t xml:space="preserve">      return (new Expression(resultSymbol, null, null));</w:t>
      </w:r>
    </w:p>
    <w:p w14:paraId="30556DAF" w14:textId="77777777" w:rsidR="00CD295E" w:rsidRPr="00903DBA" w:rsidRDefault="00CD295E" w:rsidP="00CD295E">
      <w:pPr>
        <w:pStyle w:val="Code"/>
        <w:rPr>
          <w:highlight w:val="white"/>
        </w:rPr>
      </w:pPr>
      <w:r w:rsidRPr="00903DBA">
        <w:rPr>
          <w:highlight w:val="white"/>
        </w:rPr>
        <w:t xml:space="preserve">    }</w:t>
      </w:r>
    </w:p>
    <w:p w14:paraId="585D9E1A" w14:textId="6FBB44AE" w:rsidR="00CD295E" w:rsidRPr="00903DBA" w:rsidRDefault="00D775B4" w:rsidP="00D8402F">
      <w:pPr>
        <w:rPr>
          <w:highlight w:val="white"/>
        </w:rPr>
      </w:pPr>
      <w:r w:rsidRPr="00903DBA">
        <w:rPr>
          <w:highlight w:val="white"/>
        </w:rPr>
        <w:t xml:space="preserve">The </w:t>
      </w:r>
      <w:r w:rsidR="00D8402F" w:rsidRPr="00903DBA">
        <w:rPr>
          <w:rStyle w:val="KeyWord0"/>
          <w:highlight w:val="white"/>
        </w:rPr>
        <w:t>ArithmeticFloating</w:t>
      </w:r>
      <w:r w:rsidR="00D8402F" w:rsidRPr="00903DBA">
        <w:rPr>
          <w:highlight w:val="white"/>
        </w:rPr>
        <w:t xml:space="preserve"> method</w:t>
      </w:r>
      <w:r w:rsidR="006565BA" w:rsidRPr="00903DBA">
        <w:rPr>
          <w:highlight w:val="white"/>
        </w:rPr>
        <w:t xml:space="preserve"> performs </w:t>
      </w:r>
      <w:r w:rsidR="007E68B3" w:rsidRPr="00903DBA">
        <w:rPr>
          <w:highlight w:val="white"/>
        </w:rPr>
        <w:t xml:space="preserve">unary </w:t>
      </w:r>
      <w:r w:rsidR="006565BA" w:rsidRPr="00903DBA">
        <w:rPr>
          <w:highlight w:val="white"/>
        </w:rPr>
        <w:t>addition</w:t>
      </w:r>
      <w:r w:rsidR="007E68B3" w:rsidRPr="00903DBA">
        <w:rPr>
          <w:highlight w:val="white"/>
        </w:rPr>
        <w:t xml:space="preserve"> and subtraction. In case of addition, nothing h</w:t>
      </w:r>
      <w:r w:rsidR="001C68CE" w:rsidRPr="00903DBA">
        <w:rPr>
          <w:highlight w:val="white"/>
        </w:rPr>
        <w:t xml:space="preserve">appens, a new symbol with the same value is </w:t>
      </w:r>
      <w:r w:rsidR="00EA78A6" w:rsidRPr="00903DBA">
        <w:rPr>
          <w:highlight w:val="white"/>
        </w:rPr>
        <w:t>created.</w:t>
      </w:r>
    </w:p>
    <w:p w14:paraId="1A363444" w14:textId="77777777" w:rsidR="00C11110" w:rsidRPr="00903DBA" w:rsidRDefault="00CD295E" w:rsidP="00CD295E">
      <w:pPr>
        <w:pStyle w:val="Code"/>
        <w:rPr>
          <w:highlight w:val="white"/>
        </w:rPr>
      </w:pPr>
      <w:r w:rsidRPr="00903DBA">
        <w:rPr>
          <w:highlight w:val="white"/>
        </w:rPr>
        <w:t xml:space="preserve">    private static Expression ArithmeticFloating(MiddleOperator middleOp,</w:t>
      </w:r>
    </w:p>
    <w:p w14:paraId="1A8728E2" w14:textId="1E1DB45B"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4E382CFC" w14:textId="57E23933"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TypeCast.LogicalToFloating(</w:t>
      </w:r>
      <w:r w:rsidRPr="00903DBA">
        <w:rPr>
          <w:highlight w:val="white"/>
        </w:rPr>
        <w:t>expression);</w:t>
      </w:r>
    </w:p>
    <w:p w14:paraId="5C2292F1" w14:textId="77777777" w:rsidR="00CD295E" w:rsidRPr="00903DBA" w:rsidRDefault="00CD295E" w:rsidP="00CD295E">
      <w:pPr>
        <w:pStyle w:val="Code"/>
        <w:rPr>
          <w:highlight w:val="white"/>
        </w:rPr>
      </w:pPr>
      <w:r w:rsidRPr="00903DBA">
        <w:rPr>
          <w:highlight w:val="white"/>
        </w:rPr>
        <w:t xml:space="preserve">      decimal value = (decimal) expression.Symbol.Value;</w:t>
      </w:r>
    </w:p>
    <w:p w14:paraId="356C07C2" w14:textId="77777777" w:rsidR="00CD295E" w:rsidRPr="00903DBA" w:rsidRDefault="00CD295E" w:rsidP="00CD295E">
      <w:pPr>
        <w:pStyle w:val="Code"/>
        <w:rPr>
          <w:highlight w:val="white"/>
        </w:rPr>
      </w:pPr>
      <w:r w:rsidRPr="00903DBA">
        <w:rPr>
          <w:highlight w:val="white"/>
        </w:rPr>
        <w:t xml:space="preserve">      Symbol resultSymbol = null;</w:t>
      </w:r>
    </w:p>
    <w:p w14:paraId="0C728003" w14:textId="77777777" w:rsidR="00CD295E" w:rsidRPr="00903DBA" w:rsidRDefault="00CD295E" w:rsidP="00CD295E">
      <w:pPr>
        <w:pStyle w:val="Code"/>
        <w:rPr>
          <w:highlight w:val="white"/>
        </w:rPr>
      </w:pPr>
    </w:p>
    <w:p w14:paraId="1FA5A119" w14:textId="77777777" w:rsidR="00CD295E" w:rsidRPr="00903DBA" w:rsidRDefault="00CD295E" w:rsidP="00CD295E">
      <w:pPr>
        <w:pStyle w:val="Code"/>
        <w:rPr>
          <w:highlight w:val="white"/>
        </w:rPr>
      </w:pPr>
      <w:r w:rsidRPr="00903DBA">
        <w:rPr>
          <w:highlight w:val="white"/>
        </w:rPr>
        <w:t xml:space="preserve">      switch (middleOp) {</w:t>
      </w:r>
    </w:p>
    <w:p w14:paraId="302203CA" w14:textId="77777777" w:rsidR="00CD295E" w:rsidRPr="00903DBA" w:rsidRDefault="00CD295E" w:rsidP="00CD295E">
      <w:pPr>
        <w:pStyle w:val="Code"/>
        <w:rPr>
          <w:highlight w:val="white"/>
        </w:rPr>
      </w:pPr>
      <w:r w:rsidRPr="00903DBA">
        <w:rPr>
          <w:highlight w:val="white"/>
        </w:rPr>
        <w:t xml:space="preserve">        case MiddleOperator.UnaryAdd:</w:t>
      </w:r>
    </w:p>
    <w:p w14:paraId="23F82FB5"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034AE5A2" w14:textId="77777777" w:rsidR="00CD295E" w:rsidRPr="00903DBA" w:rsidRDefault="00CD295E" w:rsidP="00CD295E">
      <w:pPr>
        <w:pStyle w:val="Code"/>
        <w:rPr>
          <w:highlight w:val="white"/>
        </w:rPr>
      </w:pPr>
      <w:r w:rsidRPr="00903DBA">
        <w:rPr>
          <w:highlight w:val="white"/>
        </w:rPr>
        <w:t xml:space="preserve">          break;</w:t>
      </w:r>
    </w:p>
    <w:p w14:paraId="6B583823" w14:textId="77777777" w:rsidR="00CD295E" w:rsidRPr="00903DBA" w:rsidRDefault="00CD295E" w:rsidP="00CD295E">
      <w:pPr>
        <w:pStyle w:val="Code"/>
        <w:rPr>
          <w:highlight w:val="white"/>
        </w:rPr>
      </w:pPr>
      <w:r w:rsidRPr="00903DBA">
        <w:rPr>
          <w:highlight w:val="white"/>
        </w:rPr>
        <w:t xml:space="preserve">        </w:t>
      </w:r>
    </w:p>
    <w:p w14:paraId="326E9114" w14:textId="77777777" w:rsidR="00CD295E" w:rsidRPr="00903DBA" w:rsidRDefault="00CD295E" w:rsidP="00CD295E">
      <w:pPr>
        <w:pStyle w:val="Code"/>
        <w:rPr>
          <w:highlight w:val="white"/>
        </w:rPr>
      </w:pPr>
      <w:r w:rsidRPr="00903DBA">
        <w:rPr>
          <w:highlight w:val="white"/>
        </w:rPr>
        <w:t xml:space="preserve">        case MiddleOperator.UnarySubtract:</w:t>
      </w:r>
    </w:p>
    <w:p w14:paraId="56C06822"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2E67BF36" w14:textId="77777777" w:rsidR="00CD295E" w:rsidRPr="00903DBA" w:rsidRDefault="00CD295E" w:rsidP="00CD295E">
      <w:pPr>
        <w:pStyle w:val="Code"/>
        <w:rPr>
          <w:highlight w:val="white"/>
        </w:rPr>
      </w:pPr>
      <w:r w:rsidRPr="00903DBA">
        <w:rPr>
          <w:highlight w:val="white"/>
        </w:rPr>
        <w:t xml:space="preserve">          break;</w:t>
      </w:r>
    </w:p>
    <w:p w14:paraId="5D1F52CE" w14:textId="77777777" w:rsidR="00CD295E" w:rsidRPr="00903DBA" w:rsidRDefault="00CD295E" w:rsidP="00CD295E">
      <w:pPr>
        <w:pStyle w:val="Code"/>
        <w:rPr>
          <w:highlight w:val="white"/>
        </w:rPr>
      </w:pPr>
      <w:r w:rsidRPr="00903DBA">
        <w:rPr>
          <w:highlight w:val="white"/>
        </w:rPr>
        <w:t xml:space="preserve">      }</w:t>
      </w:r>
    </w:p>
    <w:p w14:paraId="15B8A106" w14:textId="3A6E6E3F" w:rsidR="00CD295E" w:rsidRPr="00903DBA" w:rsidRDefault="00443026" w:rsidP="00443026">
      <w:pPr>
        <w:rPr>
          <w:highlight w:val="white"/>
        </w:rPr>
      </w:pPr>
      <w:r w:rsidRPr="00903DBA">
        <w:rPr>
          <w:highlight w:val="white"/>
        </w:rPr>
        <w:lastRenderedPageBreak/>
        <w:t xml:space="preserve">In the </w:t>
      </w:r>
      <w:r w:rsidR="00905E09" w:rsidRPr="00903DBA">
        <w:rPr>
          <w:highlight w:val="white"/>
        </w:rPr>
        <w:t xml:space="preserve">case of </w:t>
      </w:r>
      <w:r w:rsidRPr="00903DBA">
        <w:rPr>
          <w:highlight w:val="white"/>
        </w:rPr>
        <w:t xml:space="preserve">floating </w:t>
      </w:r>
      <w:r w:rsidR="00905E09" w:rsidRPr="00903DBA">
        <w:rPr>
          <w:highlight w:val="white"/>
        </w:rPr>
        <w:t>operators</w:t>
      </w:r>
      <w:r w:rsidRPr="00903DBA">
        <w:rPr>
          <w:highlight w:val="white"/>
        </w:rPr>
        <w:t>, we push the resulting value on the floating value stack.</w:t>
      </w:r>
    </w:p>
    <w:p w14:paraId="67062424" w14:textId="12E8A96E"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3DFA30EE" w14:textId="7F9ECD49" w:rsidR="00C11110"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71A5656C" w14:textId="1CD8DB72"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resultSymbol);</w:t>
      </w:r>
    </w:p>
    <w:p w14:paraId="46675963" w14:textId="7FCCD0A0" w:rsidR="003D641B" w:rsidRPr="00903DBA" w:rsidRDefault="003D641B" w:rsidP="00177859">
      <w:pPr>
        <w:rPr>
          <w:highlight w:val="white"/>
        </w:rPr>
      </w:pPr>
      <w:r w:rsidRPr="00903DBA">
        <w:rPr>
          <w:highlight w:val="white"/>
        </w:rPr>
        <w:t xml:space="preserve">The resulting expression has no short list, and the long list holds only the </w:t>
      </w:r>
      <w:r w:rsidR="00177859" w:rsidRPr="00903DBA">
        <w:rPr>
          <w:highlight w:val="white"/>
        </w:rPr>
        <w:t>floating stack push instruction.</w:t>
      </w:r>
    </w:p>
    <w:p w14:paraId="4184B438" w14:textId="6369138E"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1B02A389" w14:textId="7E16BC32" w:rsidR="00CD295E" w:rsidRPr="00903DBA" w:rsidRDefault="00CD295E" w:rsidP="00CD295E">
      <w:pPr>
        <w:pStyle w:val="Code"/>
        <w:rPr>
          <w:highlight w:val="white"/>
        </w:rPr>
      </w:pPr>
      <w:r w:rsidRPr="00903DBA">
        <w:rPr>
          <w:highlight w:val="white"/>
        </w:rPr>
        <w:t xml:space="preserve">    }</w:t>
      </w:r>
    </w:p>
    <w:p w14:paraId="493EB6BC" w14:textId="424833E4" w:rsidR="0080006D" w:rsidRPr="00903DBA" w:rsidRDefault="00DF4CF0" w:rsidP="00CD295E">
      <w:pPr>
        <w:pStyle w:val="Rubrik2"/>
        <w:rPr>
          <w:highlight w:val="white"/>
        </w:rPr>
      </w:pPr>
      <w:bookmarkStart w:id="376" w:name="_Toc57656051"/>
      <w:r w:rsidRPr="00903DBA">
        <w:rPr>
          <w:highlight w:val="white"/>
        </w:rPr>
        <w:t xml:space="preserve">Constant </w:t>
      </w:r>
      <w:r w:rsidR="0080006D" w:rsidRPr="00903DBA">
        <w:rPr>
          <w:highlight w:val="white"/>
        </w:rPr>
        <w:t>Type Cast</w:t>
      </w:r>
      <w:bookmarkEnd w:id="376"/>
    </w:p>
    <w:p w14:paraId="4F48746B" w14:textId="70801E49" w:rsidR="00CD295E" w:rsidRPr="00903DBA" w:rsidRDefault="00C22B75" w:rsidP="003D1228">
      <w:pPr>
        <w:rPr>
          <w:highlight w:val="white"/>
        </w:rPr>
      </w:pPr>
      <w:r w:rsidRPr="00903DBA">
        <w:rPr>
          <w:highlight w:val="white"/>
        </w:rPr>
        <w:t xml:space="preserve">The </w:t>
      </w:r>
      <w:r w:rsidRPr="00903DBA">
        <w:rPr>
          <w:rStyle w:val="KeyWord0"/>
          <w:highlight w:val="white"/>
        </w:rPr>
        <w:t>C</w:t>
      </w:r>
      <w:r w:rsidR="0080006D" w:rsidRPr="00903DBA">
        <w:rPr>
          <w:rStyle w:val="KeyWord0"/>
          <w:highlight w:val="white"/>
        </w:rPr>
        <w:t>onstantC</w:t>
      </w:r>
      <w:r w:rsidRPr="00903DBA">
        <w:rPr>
          <w:rStyle w:val="KeyWord0"/>
          <w:highlight w:val="white"/>
        </w:rPr>
        <w:t>ast</w:t>
      </w:r>
      <w:r w:rsidRPr="00903DBA">
        <w:rPr>
          <w:highlight w:val="white"/>
        </w:rPr>
        <w:t xml:space="preserve"> method cast a</w:t>
      </w:r>
      <w:r w:rsidR="009754F8" w:rsidRPr="00903DBA">
        <w:rPr>
          <w:highlight w:val="white"/>
        </w:rPr>
        <w:t xml:space="preserve"> constant</w:t>
      </w:r>
      <w:r w:rsidR="00A733AB" w:rsidRPr="00903DBA">
        <w:rPr>
          <w:highlight w:val="white"/>
        </w:rPr>
        <w:t xml:space="preserve"> expression </w:t>
      </w:r>
      <w:r w:rsidR="009754F8" w:rsidRPr="00903DBA">
        <w:rPr>
          <w:highlight w:val="white"/>
        </w:rPr>
        <w:t>into a new type.</w:t>
      </w:r>
      <w:r w:rsidR="00EA5987" w:rsidRPr="00903DBA">
        <w:rPr>
          <w:highlight w:val="white"/>
        </w:rPr>
        <w:t xml:space="preserve"> If the expression if not constant, we just return null.</w:t>
      </w:r>
    </w:p>
    <w:p w14:paraId="44B04259" w14:textId="77777777" w:rsidR="00FC7B9E" w:rsidRPr="00903DBA" w:rsidRDefault="00FC7B9E" w:rsidP="00EA70D8">
      <w:pPr>
        <w:pStyle w:val="Code"/>
        <w:rPr>
          <w:highlight w:val="white"/>
        </w:rPr>
      </w:pPr>
      <w:r w:rsidRPr="00903DBA">
        <w:rPr>
          <w:highlight w:val="white"/>
        </w:rPr>
        <w:t xml:space="preserve">    public static Expression ConstantCast(Expression sourceExpression,</w:t>
      </w:r>
    </w:p>
    <w:p w14:paraId="38EE3470" w14:textId="77777777" w:rsidR="00FC7B9E" w:rsidRPr="00903DBA" w:rsidRDefault="00FC7B9E" w:rsidP="00EA70D8">
      <w:pPr>
        <w:pStyle w:val="Code"/>
        <w:rPr>
          <w:highlight w:val="white"/>
        </w:rPr>
      </w:pPr>
      <w:r w:rsidRPr="00903DBA">
        <w:rPr>
          <w:highlight w:val="white"/>
        </w:rPr>
        <w:t xml:space="preserve">                                          Type targetType) {</w:t>
      </w:r>
    </w:p>
    <w:p w14:paraId="255E79F1" w14:textId="77777777" w:rsidR="00FC7B9E" w:rsidRPr="00903DBA" w:rsidRDefault="00FC7B9E" w:rsidP="00EA70D8">
      <w:pPr>
        <w:pStyle w:val="Code"/>
        <w:rPr>
          <w:highlight w:val="white"/>
        </w:rPr>
      </w:pPr>
      <w:r w:rsidRPr="00903DBA">
        <w:rPr>
          <w:highlight w:val="white"/>
        </w:rPr>
        <w:t xml:space="preserve">      Symbol sourceSymbol = sourceExpression.Symbol, targetSymbol;</w:t>
      </w:r>
    </w:p>
    <w:p w14:paraId="3478D071" w14:textId="77777777" w:rsidR="00FC7B9E" w:rsidRPr="00903DBA" w:rsidRDefault="00FC7B9E" w:rsidP="00EA70D8">
      <w:pPr>
        <w:pStyle w:val="Code"/>
        <w:rPr>
          <w:highlight w:val="white"/>
        </w:rPr>
      </w:pPr>
      <w:r w:rsidRPr="00903DBA">
        <w:rPr>
          <w:highlight w:val="white"/>
        </w:rPr>
        <w:t xml:space="preserve">      Type sourceType = sourceSymbol.Type;</w:t>
      </w:r>
    </w:p>
    <w:p w14:paraId="19E15A3E" w14:textId="77777777" w:rsidR="00FC7B9E" w:rsidRPr="00903DBA" w:rsidRDefault="00FC7B9E" w:rsidP="00EA70D8">
      <w:pPr>
        <w:pStyle w:val="Code"/>
        <w:rPr>
          <w:highlight w:val="white"/>
        </w:rPr>
      </w:pPr>
      <w:r w:rsidRPr="00903DBA">
        <w:rPr>
          <w:highlight w:val="white"/>
        </w:rPr>
        <w:t xml:space="preserve">      </w:t>
      </w:r>
    </w:p>
    <w:p w14:paraId="754FB22B" w14:textId="77777777" w:rsidR="00FC7B9E" w:rsidRPr="00903DBA" w:rsidRDefault="00FC7B9E" w:rsidP="00EA70D8">
      <w:pPr>
        <w:pStyle w:val="Code"/>
        <w:rPr>
          <w:highlight w:val="white"/>
        </w:rPr>
      </w:pPr>
      <w:r w:rsidRPr="00903DBA">
        <w:rPr>
          <w:highlight w:val="white"/>
        </w:rPr>
        <w:t xml:space="preserve">      if (!IsConstant(sourceExpression) || sourceType.IsVoid()) {</w:t>
      </w:r>
    </w:p>
    <w:p w14:paraId="0D731DED" w14:textId="77777777" w:rsidR="00FC7B9E" w:rsidRPr="00903DBA" w:rsidRDefault="00FC7B9E" w:rsidP="00EA70D8">
      <w:pPr>
        <w:pStyle w:val="Code"/>
        <w:rPr>
          <w:highlight w:val="white"/>
        </w:rPr>
      </w:pPr>
      <w:r w:rsidRPr="00903DBA">
        <w:rPr>
          <w:highlight w:val="white"/>
        </w:rPr>
        <w:t xml:space="preserve">        return null;</w:t>
      </w:r>
    </w:p>
    <w:p w14:paraId="144FBBC8" w14:textId="77777777" w:rsidR="00FC7B9E" w:rsidRPr="00903DBA" w:rsidRDefault="00FC7B9E" w:rsidP="00EA70D8">
      <w:pPr>
        <w:pStyle w:val="Code"/>
        <w:rPr>
          <w:highlight w:val="white"/>
        </w:rPr>
      </w:pPr>
      <w:r w:rsidRPr="00903DBA">
        <w:rPr>
          <w:highlight w:val="white"/>
        </w:rPr>
        <w:t xml:space="preserve">      }</w:t>
      </w:r>
    </w:p>
    <w:p w14:paraId="51E3A15A" w14:textId="77777777" w:rsidR="00FC7B9E" w:rsidRPr="00903DBA" w:rsidRDefault="00FC7B9E" w:rsidP="00EA70D8">
      <w:pPr>
        <w:pStyle w:val="Code"/>
        <w:rPr>
          <w:highlight w:val="white"/>
        </w:rPr>
      </w:pPr>
    </w:p>
    <w:p w14:paraId="24B1CE4B" w14:textId="77777777" w:rsidR="00FC7B9E" w:rsidRPr="00903DBA" w:rsidRDefault="00FC7B9E" w:rsidP="00EA70D8">
      <w:pPr>
        <w:pStyle w:val="Code"/>
        <w:rPr>
          <w:highlight w:val="white"/>
        </w:rPr>
      </w:pPr>
      <w:r w:rsidRPr="00903DBA">
        <w:rPr>
          <w:highlight w:val="white"/>
        </w:rPr>
        <w:t xml:space="preserve">      object sourceValue = sourceSymbol.Value;</w:t>
      </w:r>
    </w:p>
    <w:p w14:paraId="5443C97E" w14:textId="77777777" w:rsidR="00FC7B9E" w:rsidRPr="00903DBA" w:rsidRDefault="00FC7B9E" w:rsidP="00EA70D8">
      <w:pPr>
        <w:pStyle w:val="Code"/>
        <w:rPr>
          <w:highlight w:val="white"/>
        </w:rPr>
      </w:pPr>
      <w:r w:rsidRPr="00903DBA">
        <w:rPr>
          <w:highlight w:val="white"/>
        </w:rPr>
        <w:t xml:space="preserve">      List&lt;MiddleCode&gt; longList = new List&lt;MiddleCode&gt;();</w:t>
      </w:r>
    </w:p>
    <w:p w14:paraId="172EAF3A" w14:textId="02C8C1F7" w:rsidR="00CD295E" w:rsidRPr="00903DBA" w:rsidRDefault="005A3966" w:rsidP="007D18E4">
      <w:pPr>
        <w:rPr>
          <w:highlight w:val="white"/>
        </w:rPr>
      </w:pPr>
      <w:r w:rsidRPr="00903DBA">
        <w:rPr>
          <w:highlight w:val="white"/>
        </w:rPr>
        <w:t xml:space="preserve">If the </w:t>
      </w:r>
      <w:r w:rsidR="007D18E4" w:rsidRPr="00903DBA">
        <w:rPr>
          <w:highlight w:val="white"/>
        </w:rPr>
        <w:t xml:space="preserve">source type equals the target type, we just return the </w:t>
      </w:r>
      <w:r w:rsidR="00412905" w:rsidRPr="00903DBA">
        <w:rPr>
          <w:highlight w:val="white"/>
        </w:rPr>
        <w:t>original</w:t>
      </w:r>
      <w:r w:rsidR="007D18E4" w:rsidRPr="00903DBA">
        <w:rPr>
          <w:highlight w:val="white"/>
        </w:rPr>
        <w:t xml:space="preserve"> expression.</w:t>
      </w:r>
    </w:p>
    <w:p w14:paraId="6C048606" w14:textId="77777777" w:rsidR="00FC7B9E" w:rsidRPr="00903DBA" w:rsidRDefault="00FC7B9E" w:rsidP="00EA70D8">
      <w:pPr>
        <w:pStyle w:val="Code"/>
        <w:rPr>
          <w:highlight w:val="white"/>
        </w:rPr>
      </w:pPr>
      <w:r w:rsidRPr="00903DBA">
        <w:rPr>
          <w:highlight w:val="white"/>
        </w:rPr>
        <w:t xml:space="preserve">      if (targetType.IsVoid()) {</w:t>
      </w:r>
    </w:p>
    <w:p w14:paraId="04968FBE" w14:textId="77777777" w:rsidR="00FC7B9E" w:rsidRPr="00903DBA" w:rsidRDefault="00FC7B9E" w:rsidP="00EA70D8">
      <w:pPr>
        <w:pStyle w:val="Code"/>
        <w:rPr>
          <w:highlight w:val="white"/>
        </w:rPr>
      </w:pPr>
      <w:r w:rsidRPr="00903DBA">
        <w:rPr>
          <w:highlight w:val="white"/>
        </w:rPr>
        <w:t xml:space="preserve">        targetSymbol = new Symbol(targetType);</w:t>
      </w:r>
    </w:p>
    <w:p w14:paraId="1F150D5E" w14:textId="77777777" w:rsidR="00FC7B9E" w:rsidRPr="00903DBA" w:rsidRDefault="00FC7B9E" w:rsidP="00EA70D8">
      <w:pPr>
        <w:pStyle w:val="Code"/>
        <w:rPr>
          <w:highlight w:val="white"/>
        </w:rPr>
      </w:pPr>
      <w:r w:rsidRPr="00903DBA">
        <w:rPr>
          <w:highlight w:val="white"/>
        </w:rPr>
        <w:t xml:space="preserve">      }</w:t>
      </w:r>
    </w:p>
    <w:p w14:paraId="45038B76" w14:textId="0A7558FD" w:rsidR="00A1015C" w:rsidRPr="00903DBA" w:rsidRDefault="00A1015C" w:rsidP="00A1015C">
      <w:pPr>
        <w:rPr>
          <w:highlight w:val="white"/>
        </w:rPr>
      </w:pPr>
      <w:r w:rsidRPr="00903DBA">
        <w:rPr>
          <w:highlight w:val="white"/>
        </w:rPr>
        <w:t>If the source and target type</w:t>
      </w:r>
      <w:r w:rsidR="008530CF" w:rsidRPr="00903DBA">
        <w:rPr>
          <w:highlight w:val="white"/>
        </w:rPr>
        <w:t xml:space="preserve">s have the same size and they both are either </w:t>
      </w:r>
      <w:r w:rsidRPr="00903DBA">
        <w:rPr>
          <w:highlight w:val="white"/>
        </w:rPr>
        <w:t>integral, array, or pointers</w:t>
      </w:r>
      <w:r w:rsidR="008530CF" w:rsidRPr="00903DBA">
        <w:rPr>
          <w:highlight w:val="white"/>
        </w:rPr>
        <w:t>, or they both are floating</w:t>
      </w:r>
      <w:r w:rsidR="002274B4" w:rsidRPr="00903DBA">
        <w:rPr>
          <w:highlight w:val="white"/>
        </w:rPr>
        <w:t>, we just return a new expression with the target symbol and the short list and long list of the source expression.</w:t>
      </w:r>
    </w:p>
    <w:p w14:paraId="20F5ED3E" w14:textId="77777777" w:rsidR="00EA70D8" w:rsidRPr="00903DBA" w:rsidRDefault="00EA70D8" w:rsidP="00EA70D8">
      <w:pPr>
        <w:pStyle w:val="Code"/>
        <w:rPr>
          <w:highlight w:val="white"/>
        </w:rPr>
      </w:pPr>
      <w:r w:rsidRPr="00903DBA">
        <w:rPr>
          <w:highlight w:val="white"/>
        </w:rPr>
        <w:t xml:space="preserve">      else if (sourceType.IsIntegralPointerArrayStringOrFunction() &amp;&amp;</w:t>
      </w:r>
    </w:p>
    <w:p w14:paraId="159B2E9B" w14:textId="77777777" w:rsidR="00EA70D8" w:rsidRPr="00903DBA" w:rsidRDefault="00EA70D8" w:rsidP="00EA70D8">
      <w:pPr>
        <w:pStyle w:val="Code"/>
        <w:rPr>
          <w:highlight w:val="white"/>
        </w:rPr>
      </w:pPr>
      <w:r w:rsidRPr="00903DBA">
        <w:rPr>
          <w:highlight w:val="white"/>
        </w:rPr>
        <w:t xml:space="preserve">               targetType.IsFloating()) {</w:t>
      </w:r>
    </w:p>
    <w:p w14:paraId="7D57A3EE" w14:textId="77777777" w:rsidR="00EA70D8" w:rsidRPr="00903DBA" w:rsidRDefault="00EA70D8" w:rsidP="00EA70D8">
      <w:pPr>
        <w:pStyle w:val="Code"/>
        <w:rPr>
          <w:highlight w:val="white"/>
        </w:rPr>
      </w:pPr>
      <w:r w:rsidRPr="00903DBA">
        <w:rPr>
          <w:highlight w:val="white"/>
        </w:rPr>
        <w:t xml:space="preserve">        decimal targetValue = ((decimal) ((BigInteger) sourceValue));</w:t>
      </w:r>
    </w:p>
    <w:p w14:paraId="2638E76F"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70135E78" w14:textId="77777777" w:rsidR="00EA70D8" w:rsidRPr="00903DBA" w:rsidRDefault="00EA70D8" w:rsidP="00EA70D8">
      <w:pPr>
        <w:pStyle w:val="Code"/>
        <w:rPr>
          <w:highlight w:val="white"/>
        </w:rPr>
      </w:pPr>
      <w:r w:rsidRPr="00903DBA">
        <w:rPr>
          <w:highlight w:val="white"/>
        </w:rPr>
        <w:t xml:space="preserve">      }</w:t>
      </w:r>
    </w:p>
    <w:p w14:paraId="27952424" w14:textId="77777777" w:rsidR="002B25CE" w:rsidRPr="00903DBA" w:rsidRDefault="00EA70D8" w:rsidP="00EA70D8">
      <w:pPr>
        <w:pStyle w:val="Code"/>
        <w:rPr>
          <w:highlight w:val="white"/>
        </w:rPr>
      </w:pPr>
      <w:r w:rsidRPr="00903DBA">
        <w:rPr>
          <w:highlight w:val="white"/>
        </w:rPr>
        <w:t xml:space="preserve">      else if (sourceType.IsFloating() &amp;&amp;</w:t>
      </w:r>
    </w:p>
    <w:p w14:paraId="7AA893AE" w14:textId="1F983A0B" w:rsidR="00EA70D8" w:rsidRPr="00903DBA" w:rsidRDefault="002B25CE" w:rsidP="00EA70D8">
      <w:pPr>
        <w:pStyle w:val="Code"/>
        <w:rPr>
          <w:highlight w:val="white"/>
        </w:rPr>
      </w:pPr>
      <w:r w:rsidRPr="00903DBA">
        <w:rPr>
          <w:highlight w:val="white"/>
        </w:rPr>
        <w:t xml:space="preserve"> </w:t>
      </w:r>
      <w:r w:rsidR="00EA70D8" w:rsidRPr="00903DBA">
        <w:rPr>
          <w:highlight w:val="white"/>
        </w:rPr>
        <w:t xml:space="preserve">              targetType.IsIntegralPointer</w:t>
      </w:r>
      <w:r w:rsidRPr="00903DBA">
        <w:rPr>
          <w:highlight w:val="white"/>
        </w:rPr>
        <w:t>Or</w:t>
      </w:r>
      <w:r w:rsidR="00EA70D8" w:rsidRPr="00903DBA">
        <w:rPr>
          <w:highlight w:val="white"/>
        </w:rPr>
        <w:t>Array()) {</w:t>
      </w:r>
    </w:p>
    <w:p w14:paraId="303677A4" w14:textId="77777777" w:rsidR="00EA70D8" w:rsidRPr="00903DBA" w:rsidRDefault="00EA70D8" w:rsidP="00EA70D8">
      <w:pPr>
        <w:pStyle w:val="Code"/>
        <w:rPr>
          <w:highlight w:val="white"/>
        </w:rPr>
      </w:pPr>
      <w:r w:rsidRPr="00903DBA">
        <w:rPr>
          <w:highlight w:val="white"/>
        </w:rPr>
        <w:t xml:space="preserve">        BigInteger targetValue = ((BigInteger) ((decimal) sourceValue));</w:t>
      </w:r>
    </w:p>
    <w:p w14:paraId="3498AB1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5FE95DE3" w14:textId="77777777" w:rsidR="00EA70D8" w:rsidRPr="00903DBA" w:rsidRDefault="00EA70D8" w:rsidP="00EA70D8">
      <w:pPr>
        <w:pStyle w:val="Code"/>
        <w:rPr>
          <w:highlight w:val="white"/>
        </w:rPr>
      </w:pPr>
      <w:r w:rsidRPr="00903DBA">
        <w:rPr>
          <w:highlight w:val="white"/>
        </w:rPr>
        <w:t xml:space="preserve">      }</w:t>
      </w:r>
    </w:p>
    <w:p w14:paraId="10120B73" w14:textId="3764BD36" w:rsidR="00316759" w:rsidRPr="00903DBA" w:rsidRDefault="00316759" w:rsidP="00316759">
      <w:pPr>
        <w:rPr>
          <w:highlight w:val="white"/>
        </w:rPr>
      </w:pPr>
      <w:r w:rsidRPr="00903DBA">
        <w:rPr>
          <w:highlight w:val="white"/>
        </w:rPr>
        <w:t>If the source type is logical and the</w:t>
      </w:r>
      <w:r w:rsidR="00B904B5" w:rsidRPr="00903DBA">
        <w:rPr>
          <w:highlight w:val="white"/>
        </w:rPr>
        <w:t xml:space="preserve"> target type is in </w:t>
      </w:r>
      <w:r w:rsidR="00DE054A" w:rsidRPr="00903DBA">
        <w:rPr>
          <w:highlight w:val="white"/>
        </w:rPr>
        <w:t>integral</w:t>
      </w:r>
      <w:r w:rsidR="00B904B5" w:rsidRPr="00903DBA">
        <w:rPr>
          <w:highlight w:val="white"/>
        </w:rPr>
        <w:t xml:space="preserve">, array, or pointer. We look into the true and </w:t>
      </w:r>
      <w:r w:rsidR="00A76052">
        <w:rPr>
          <w:highlight w:val="white"/>
        </w:rPr>
        <w:t>false-set</w:t>
      </w:r>
      <w:r w:rsidR="00B904B5" w:rsidRPr="00903DBA">
        <w:rPr>
          <w:highlight w:val="white"/>
        </w:rPr>
        <w:t>s of the expression.</w:t>
      </w:r>
    </w:p>
    <w:p w14:paraId="4AE89BA8" w14:textId="6CEDBA03" w:rsidR="00C02A94" w:rsidRPr="00903DBA" w:rsidRDefault="00C02A94" w:rsidP="00C93FDB">
      <w:pPr>
        <w:rPr>
          <w:highlight w:val="white"/>
        </w:rPr>
      </w:pPr>
      <w:r w:rsidRPr="00903DBA">
        <w:rPr>
          <w:highlight w:val="white"/>
        </w:rPr>
        <w:t xml:space="preserve">If the </w:t>
      </w:r>
      <w:r w:rsidR="009C3C27">
        <w:rPr>
          <w:highlight w:val="white"/>
        </w:rPr>
        <w:t>true-set</w:t>
      </w:r>
      <w:r w:rsidR="0099109F" w:rsidRPr="00903DBA">
        <w:rPr>
          <w:highlight w:val="white"/>
        </w:rPr>
        <w:t xml:space="preserve"> is not empty, the </w:t>
      </w:r>
      <w:r w:rsidR="00051D74" w:rsidRPr="00903DBA">
        <w:rPr>
          <w:highlight w:val="white"/>
        </w:rPr>
        <w:t>expression is true</w:t>
      </w:r>
      <w:r w:rsidR="00EF5B54" w:rsidRPr="00903DBA">
        <w:rPr>
          <w:highlight w:val="white"/>
        </w:rPr>
        <w:t xml:space="preserve"> and we return a new expression with the value one.</w:t>
      </w:r>
      <w:r w:rsidR="00051D74" w:rsidRPr="00903DBA">
        <w:rPr>
          <w:highlight w:val="white"/>
        </w:rPr>
        <w:t xml:space="preserve"> We do not need to exam the </w:t>
      </w:r>
      <w:r w:rsidR="00A76052">
        <w:rPr>
          <w:highlight w:val="white"/>
        </w:rPr>
        <w:t>false-set</w:t>
      </w:r>
      <w:r w:rsidR="00051D74" w:rsidRPr="00903DBA">
        <w:rPr>
          <w:highlight w:val="white"/>
        </w:rPr>
        <w:t xml:space="preserve">, since we know that the </w:t>
      </w:r>
      <w:r w:rsidR="00787318" w:rsidRPr="00903DBA">
        <w:rPr>
          <w:highlight w:val="white"/>
        </w:rPr>
        <w:t>expression is constant, in which case one of the sets is always empty.</w:t>
      </w:r>
    </w:p>
    <w:p w14:paraId="6E4AC218" w14:textId="3A0C2257" w:rsidR="00107FC7" w:rsidRPr="00903DBA" w:rsidRDefault="00107FC7" w:rsidP="00107FC7">
      <w:pPr>
        <w:rPr>
          <w:highlight w:val="white"/>
        </w:rPr>
      </w:pPr>
      <w:r w:rsidRPr="00903DBA">
        <w:rPr>
          <w:highlight w:val="white"/>
        </w:rPr>
        <w:t xml:space="preserve">If the </w:t>
      </w:r>
      <w:r w:rsidR="009C3C27">
        <w:rPr>
          <w:highlight w:val="white"/>
        </w:rPr>
        <w:t>true-set</w:t>
      </w:r>
      <w:r w:rsidRPr="00903DBA">
        <w:rPr>
          <w:highlight w:val="white"/>
        </w:rPr>
        <w:t xml:space="preserve"> is empty</w:t>
      </w:r>
      <w:r w:rsidR="00301E74" w:rsidRPr="00903DBA">
        <w:rPr>
          <w:highlight w:val="white"/>
        </w:rPr>
        <w:t>,</w:t>
      </w:r>
      <w:r w:rsidRPr="00903DBA">
        <w:rPr>
          <w:highlight w:val="white"/>
        </w:rPr>
        <w:t xml:space="preserve"> we </w:t>
      </w:r>
      <w:r w:rsidR="004B30B0" w:rsidRPr="00903DBA">
        <w:rPr>
          <w:highlight w:val="white"/>
        </w:rPr>
        <w:t>return a new expression with the value zero</w:t>
      </w:r>
      <w:r w:rsidR="006602BB" w:rsidRPr="00903DBA">
        <w:rPr>
          <w:highlight w:val="white"/>
        </w:rPr>
        <w:t xml:space="preserve">, since the </w:t>
      </w:r>
      <w:r w:rsidR="00A76052">
        <w:rPr>
          <w:highlight w:val="white"/>
        </w:rPr>
        <w:t>false-set</w:t>
      </w:r>
      <w:r w:rsidR="006602BB" w:rsidRPr="00903DBA">
        <w:rPr>
          <w:highlight w:val="white"/>
        </w:rPr>
        <w:t xml:space="preserve"> must be non-empty.</w:t>
      </w:r>
    </w:p>
    <w:p w14:paraId="478D0401" w14:textId="77777777" w:rsidR="00EA70D8" w:rsidRPr="00903DBA" w:rsidRDefault="00EA70D8" w:rsidP="00EA70D8">
      <w:pPr>
        <w:pStyle w:val="Code"/>
        <w:rPr>
          <w:highlight w:val="white"/>
        </w:rPr>
      </w:pPr>
      <w:r w:rsidRPr="00903DBA">
        <w:rPr>
          <w:highlight w:val="white"/>
        </w:rPr>
        <w:lastRenderedPageBreak/>
        <w:t xml:space="preserve">      else if (sourceType.IsLogical() &amp;&amp;</w:t>
      </w:r>
    </w:p>
    <w:p w14:paraId="07DF70D6" w14:textId="5F93011E" w:rsidR="00EA70D8" w:rsidRPr="00903DBA" w:rsidRDefault="00EA70D8" w:rsidP="00EA70D8">
      <w:pPr>
        <w:pStyle w:val="Code"/>
        <w:rPr>
          <w:highlight w:val="white"/>
        </w:rPr>
      </w:pPr>
      <w:r w:rsidRPr="00903DBA">
        <w:rPr>
          <w:highlight w:val="white"/>
        </w:rPr>
        <w:t xml:space="preserve">               targetType.</w:t>
      </w:r>
      <w:r w:rsidR="002B25CE" w:rsidRPr="00903DBA">
        <w:rPr>
          <w:highlight w:val="white"/>
        </w:rPr>
        <w:t xml:space="preserve">IsIntegralPointerOrArray </w:t>
      </w:r>
      <w:r w:rsidRPr="00903DBA">
        <w:rPr>
          <w:highlight w:val="white"/>
        </w:rPr>
        <w:t>()) {</w:t>
      </w:r>
    </w:p>
    <w:p w14:paraId="21F86662"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517C909F" w14:textId="77777777" w:rsidR="00EA70D8" w:rsidRPr="00903DBA" w:rsidRDefault="00EA70D8" w:rsidP="00EA70D8">
      <w:pPr>
        <w:pStyle w:val="Code"/>
        <w:rPr>
          <w:highlight w:val="white"/>
        </w:rPr>
      </w:pPr>
      <w:r w:rsidRPr="00903DBA">
        <w:rPr>
          <w:highlight w:val="white"/>
        </w:rPr>
        <w:t xml:space="preserve">        BigInteger targetValue = isTrue ? BigInteger.One : BigInteger.Zero;</w:t>
      </w:r>
    </w:p>
    <w:p w14:paraId="32C5077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4BBD3D8C" w14:textId="77777777" w:rsidR="00EA70D8" w:rsidRPr="00903DBA" w:rsidRDefault="00EA70D8" w:rsidP="00EA70D8">
      <w:pPr>
        <w:pStyle w:val="Code"/>
        <w:rPr>
          <w:highlight w:val="white"/>
        </w:rPr>
      </w:pPr>
      <w:r w:rsidRPr="00903DBA">
        <w:rPr>
          <w:highlight w:val="white"/>
        </w:rPr>
        <w:t xml:space="preserve">      }</w:t>
      </w:r>
    </w:p>
    <w:p w14:paraId="35EEF65B" w14:textId="77777777" w:rsidR="00EA70D8" w:rsidRPr="00903DBA" w:rsidRDefault="00EA70D8" w:rsidP="00EA70D8">
      <w:pPr>
        <w:pStyle w:val="Code"/>
        <w:rPr>
          <w:highlight w:val="white"/>
        </w:rPr>
      </w:pPr>
      <w:r w:rsidRPr="00903DBA">
        <w:rPr>
          <w:highlight w:val="white"/>
        </w:rPr>
        <w:t xml:space="preserve">      else if (sourceType.IsLogical() &amp;&amp; targetType.IsFloating()) {</w:t>
      </w:r>
    </w:p>
    <w:p w14:paraId="2B6DDA60"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305F5C22" w14:textId="77777777" w:rsidR="00EA70D8" w:rsidRPr="00903DBA" w:rsidRDefault="00EA70D8" w:rsidP="00EA70D8">
      <w:pPr>
        <w:pStyle w:val="Code"/>
        <w:rPr>
          <w:highlight w:val="white"/>
        </w:rPr>
      </w:pPr>
      <w:r w:rsidRPr="00903DBA">
        <w:rPr>
          <w:highlight w:val="white"/>
        </w:rPr>
        <w:t xml:space="preserve">        decimal targetValue = isTrue ? decimal.One : decimal.Zero;</w:t>
      </w:r>
    </w:p>
    <w:p w14:paraId="555E5439"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1ED200AD" w14:textId="77777777" w:rsidR="00EA70D8" w:rsidRPr="00903DBA" w:rsidRDefault="00EA70D8" w:rsidP="00EA70D8">
      <w:pPr>
        <w:pStyle w:val="Code"/>
        <w:rPr>
          <w:highlight w:val="white"/>
        </w:rPr>
      </w:pPr>
      <w:r w:rsidRPr="00903DBA">
        <w:rPr>
          <w:highlight w:val="white"/>
        </w:rPr>
        <w:t xml:space="preserve">      }</w:t>
      </w:r>
    </w:p>
    <w:p w14:paraId="4C24FA20" w14:textId="00AEF720" w:rsidR="000159E3" w:rsidRPr="00903DBA" w:rsidRDefault="000159E3" w:rsidP="000159E3">
      <w:pPr>
        <w:rPr>
          <w:highlight w:val="white"/>
        </w:rPr>
      </w:pPr>
      <w:r w:rsidRPr="00903DBA">
        <w:rPr>
          <w:highlight w:val="white"/>
        </w:rPr>
        <w:t xml:space="preserve">If the </w:t>
      </w:r>
      <w:r w:rsidR="00235142" w:rsidRPr="00903DBA">
        <w:rPr>
          <w:highlight w:val="white"/>
        </w:rPr>
        <w:t xml:space="preserve">source </w:t>
      </w:r>
      <w:r w:rsidR="00F65CC0" w:rsidRPr="00903DBA">
        <w:rPr>
          <w:highlight w:val="white"/>
        </w:rPr>
        <w:t xml:space="preserve">type is integral, array, pointer, or floating, and the target type is logical, we </w:t>
      </w:r>
      <w:r w:rsidR="004B67DB" w:rsidRPr="00903DBA">
        <w:rPr>
          <w:highlight w:val="white"/>
        </w:rPr>
        <w:t>start by constructing a jump set holding one unconditional jump instruction.</w:t>
      </w:r>
    </w:p>
    <w:p w14:paraId="2BA269FF" w14:textId="30CF9BFC" w:rsidR="00CD295E" w:rsidRPr="00903DBA" w:rsidRDefault="00362668" w:rsidP="00362668">
      <w:pPr>
        <w:rPr>
          <w:highlight w:val="white"/>
        </w:rPr>
      </w:pPr>
      <w:r w:rsidRPr="00903DBA">
        <w:rPr>
          <w:highlight w:val="white"/>
        </w:rPr>
        <w:t xml:space="preserve">If the value of the </w:t>
      </w:r>
      <w:r w:rsidR="006A6B4D" w:rsidRPr="00903DBA">
        <w:rPr>
          <w:highlight w:val="white"/>
        </w:rPr>
        <w:t>source</w:t>
      </w:r>
      <w:r w:rsidRPr="00903DBA">
        <w:rPr>
          <w:highlight w:val="white"/>
        </w:rPr>
        <w:t xml:space="preserve"> symbol is </w:t>
      </w:r>
      <w:r w:rsidR="006A6B4D" w:rsidRPr="00903DBA">
        <w:rPr>
          <w:highlight w:val="white"/>
        </w:rPr>
        <w:t xml:space="preserve">zero, we create a target symbol with </w:t>
      </w:r>
      <w:r w:rsidR="00F3514C" w:rsidRPr="00903DBA">
        <w:rPr>
          <w:highlight w:val="white"/>
        </w:rPr>
        <w:t xml:space="preserve">jump set as its </w:t>
      </w:r>
      <w:r w:rsidR="00A76052">
        <w:rPr>
          <w:highlight w:val="white"/>
        </w:rPr>
        <w:t>false-set</w:t>
      </w:r>
      <w:r w:rsidR="00F3514C" w:rsidRPr="00903DBA">
        <w:rPr>
          <w:highlight w:val="white"/>
        </w:rPr>
        <w:t xml:space="preserve">. If it not zero, we create the target symbol with the jump set as its </w:t>
      </w:r>
      <w:r w:rsidR="009C3C27">
        <w:rPr>
          <w:highlight w:val="white"/>
        </w:rPr>
        <w:t>true-set</w:t>
      </w:r>
      <w:r w:rsidR="00F3514C" w:rsidRPr="00903DBA">
        <w:rPr>
          <w:highlight w:val="white"/>
        </w:rPr>
        <w:t>.</w:t>
      </w:r>
    </w:p>
    <w:p w14:paraId="70A90707" w14:textId="2D6BCE52" w:rsidR="00CD295E" w:rsidRPr="00903DBA" w:rsidRDefault="00F3514C" w:rsidP="0061501B">
      <w:pPr>
        <w:rPr>
          <w:highlight w:val="white"/>
        </w:rPr>
      </w:pPr>
      <w:r w:rsidRPr="00903DBA">
        <w:rPr>
          <w:highlight w:val="white"/>
        </w:rPr>
        <w:t xml:space="preserve">The long list </w:t>
      </w:r>
      <w:r w:rsidR="00186F35" w:rsidRPr="00903DBA">
        <w:rPr>
          <w:highlight w:val="white"/>
        </w:rPr>
        <w:t>holds the unconditional jump instruction of the jump set.</w:t>
      </w:r>
    </w:p>
    <w:p w14:paraId="305C0279" w14:textId="77777777" w:rsidR="00EA70D8" w:rsidRPr="00903DBA" w:rsidRDefault="00EA70D8" w:rsidP="00EA70D8">
      <w:pPr>
        <w:pStyle w:val="Code"/>
        <w:rPr>
          <w:highlight w:val="white"/>
        </w:rPr>
      </w:pPr>
      <w:r w:rsidRPr="00903DBA">
        <w:rPr>
          <w:highlight w:val="white"/>
        </w:rPr>
        <w:t xml:space="preserve">      else if (sourceType.IsArithmeticPointerArrayStringOrFunction() &amp;&amp;</w:t>
      </w:r>
    </w:p>
    <w:p w14:paraId="54D7B1AD" w14:textId="77777777" w:rsidR="00EA70D8" w:rsidRPr="00903DBA" w:rsidRDefault="00EA70D8" w:rsidP="00EA70D8">
      <w:pPr>
        <w:pStyle w:val="Code"/>
        <w:rPr>
          <w:highlight w:val="white"/>
        </w:rPr>
      </w:pPr>
      <w:r w:rsidRPr="00903DBA">
        <w:rPr>
          <w:highlight w:val="white"/>
        </w:rPr>
        <w:t xml:space="preserve">               targetType.IsLogical()) {</w:t>
      </w:r>
    </w:p>
    <w:p w14:paraId="71C80BE4" w14:textId="77777777" w:rsidR="00EA70D8" w:rsidRPr="00903DBA" w:rsidRDefault="00EA70D8" w:rsidP="00EA70D8">
      <w:pPr>
        <w:pStyle w:val="Code"/>
        <w:rPr>
          <w:highlight w:val="white"/>
        </w:rPr>
      </w:pPr>
      <w:r w:rsidRPr="00903DBA">
        <w:rPr>
          <w:highlight w:val="white"/>
        </w:rPr>
        <w:t xml:space="preserve">        bool isTrue = !sourceValue.Equals(BigInteger.Zero) &amp;&amp;</w:t>
      </w:r>
    </w:p>
    <w:p w14:paraId="227D2610" w14:textId="77777777" w:rsidR="00EA70D8" w:rsidRPr="00903DBA" w:rsidRDefault="00EA70D8" w:rsidP="00EA70D8">
      <w:pPr>
        <w:pStyle w:val="Code"/>
        <w:rPr>
          <w:highlight w:val="white"/>
        </w:rPr>
      </w:pPr>
      <w:r w:rsidRPr="00903DBA">
        <w:rPr>
          <w:highlight w:val="white"/>
        </w:rPr>
        <w:t xml:space="preserve">                      !sourceValue.Equals(decimal.Zero);</w:t>
      </w:r>
    </w:p>
    <w:p w14:paraId="3629ED95" w14:textId="77777777" w:rsidR="00EA70D8" w:rsidRPr="00903DBA" w:rsidRDefault="00EA70D8" w:rsidP="00EA70D8">
      <w:pPr>
        <w:pStyle w:val="Code"/>
        <w:rPr>
          <w:highlight w:val="white"/>
        </w:rPr>
      </w:pPr>
    </w:p>
    <w:p w14:paraId="018C48B2" w14:textId="01E44568" w:rsidR="00EA70D8" w:rsidRPr="00903DBA" w:rsidRDefault="00EA70D8" w:rsidP="00EA7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7DCD86CA" w14:textId="77777777" w:rsidR="00EA70D8" w:rsidRPr="00903DBA" w:rsidRDefault="00EA70D8" w:rsidP="00EA70D8">
      <w:pPr>
        <w:pStyle w:val="Code"/>
        <w:rPr>
          <w:highlight w:val="white"/>
        </w:rPr>
      </w:pPr>
      <w:r w:rsidRPr="00903DBA">
        <w:rPr>
          <w:highlight w:val="white"/>
        </w:rPr>
        <w:t xml:space="preserve">        longList.Add(gotoCode);</w:t>
      </w:r>
    </w:p>
    <w:p w14:paraId="50B8E114" w14:textId="77777777" w:rsidR="00EA70D8" w:rsidRPr="00903DBA" w:rsidRDefault="00EA70D8" w:rsidP="00EA70D8">
      <w:pPr>
        <w:pStyle w:val="Code"/>
        <w:rPr>
          <w:highlight w:val="white"/>
        </w:rPr>
      </w:pPr>
    </w:p>
    <w:p w14:paraId="5F9F9EA5" w14:textId="77777777" w:rsidR="00EA70D8" w:rsidRPr="00903DBA" w:rsidRDefault="00EA70D8" w:rsidP="00EA70D8">
      <w:pPr>
        <w:pStyle w:val="Code"/>
        <w:rPr>
          <w:highlight w:val="white"/>
        </w:rPr>
      </w:pPr>
      <w:r w:rsidRPr="00903DBA">
        <w:rPr>
          <w:highlight w:val="white"/>
        </w:rPr>
        <w:t xml:space="preserve">        ISet&lt;MiddleCode&gt; trueSet = new HashSet&lt;MiddleCode&gt;(),</w:t>
      </w:r>
    </w:p>
    <w:p w14:paraId="09960CBE" w14:textId="77777777" w:rsidR="00EA70D8" w:rsidRPr="00903DBA" w:rsidRDefault="00EA70D8" w:rsidP="00EA70D8">
      <w:pPr>
        <w:pStyle w:val="Code"/>
        <w:rPr>
          <w:highlight w:val="white"/>
        </w:rPr>
      </w:pPr>
      <w:r w:rsidRPr="00903DBA">
        <w:rPr>
          <w:highlight w:val="white"/>
        </w:rPr>
        <w:t xml:space="preserve">                         falseSet = new HashSet&lt;MiddleCode&gt;();</w:t>
      </w:r>
    </w:p>
    <w:p w14:paraId="5C737E9B" w14:textId="77777777" w:rsidR="00EA70D8" w:rsidRPr="00903DBA" w:rsidRDefault="00EA70D8" w:rsidP="00EA70D8">
      <w:pPr>
        <w:pStyle w:val="Code"/>
        <w:rPr>
          <w:highlight w:val="white"/>
        </w:rPr>
      </w:pPr>
      <w:r w:rsidRPr="00903DBA">
        <w:rPr>
          <w:highlight w:val="white"/>
        </w:rPr>
        <w:t xml:space="preserve">        if (isTrue) {</w:t>
      </w:r>
    </w:p>
    <w:p w14:paraId="55CCF93E" w14:textId="77777777" w:rsidR="00EA70D8" w:rsidRPr="00903DBA" w:rsidRDefault="00EA70D8" w:rsidP="00EA70D8">
      <w:pPr>
        <w:pStyle w:val="Code"/>
        <w:rPr>
          <w:highlight w:val="white"/>
        </w:rPr>
      </w:pPr>
      <w:r w:rsidRPr="00903DBA">
        <w:rPr>
          <w:highlight w:val="white"/>
        </w:rPr>
        <w:t xml:space="preserve">          trueSet.Add(gotoCode);</w:t>
      </w:r>
    </w:p>
    <w:p w14:paraId="33829FCF" w14:textId="77777777" w:rsidR="00EA70D8" w:rsidRPr="00903DBA" w:rsidRDefault="00EA70D8" w:rsidP="00EA70D8">
      <w:pPr>
        <w:pStyle w:val="Code"/>
        <w:rPr>
          <w:highlight w:val="white"/>
        </w:rPr>
      </w:pPr>
      <w:r w:rsidRPr="00903DBA">
        <w:rPr>
          <w:highlight w:val="white"/>
        </w:rPr>
        <w:t xml:space="preserve">        }</w:t>
      </w:r>
    </w:p>
    <w:p w14:paraId="35398B56" w14:textId="77777777" w:rsidR="00EA70D8" w:rsidRPr="00903DBA" w:rsidRDefault="00EA70D8" w:rsidP="00EA70D8">
      <w:pPr>
        <w:pStyle w:val="Code"/>
        <w:rPr>
          <w:highlight w:val="white"/>
        </w:rPr>
      </w:pPr>
      <w:r w:rsidRPr="00903DBA">
        <w:rPr>
          <w:highlight w:val="white"/>
        </w:rPr>
        <w:t xml:space="preserve">        else {</w:t>
      </w:r>
    </w:p>
    <w:p w14:paraId="7BA3327D" w14:textId="77777777" w:rsidR="00EA70D8" w:rsidRPr="00903DBA" w:rsidRDefault="00EA70D8" w:rsidP="00EA70D8">
      <w:pPr>
        <w:pStyle w:val="Code"/>
        <w:rPr>
          <w:highlight w:val="white"/>
        </w:rPr>
      </w:pPr>
      <w:r w:rsidRPr="00903DBA">
        <w:rPr>
          <w:highlight w:val="white"/>
        </w:rPr>
        <w:t xml:space="preserve">          falseSet.Add(gotoCode);</w:t>
      </w:r>
    </w:p>
    <w:p w14:paraId="3ED4D3DB" w14:textId="77777777" w:rsidR="00EA70D8" w:rsidRPr="00903DBA" w:rsidRDefault="00EA70D8" w:rsidP="00EA70D8">
      <w:pPr>
        <w:pStyle w:val="Code"/>
        <w:rPr>
          <w:highlight w:val="white"/>
        </w:rPr>
      </w:pPr>
      <w:r w:rsidRPr="00903DBA">
        <w:rPr>
          <w:highlight w:val="white"/>
        </w:rPr>
        <w:t xml:space="preserve">        }</w:t>
      </w:r>
    </w:p>
    <w:p w14:paraId="05D04883" w14:textId="77777777" w:rsidR="00EA70D8" w:rsidRPr="00903DBA" w:rsidRDefault="00EA70D8" w:rsidP="00EA70D8">
      <w:pPr>
        <w:pStyle w:val="Code"/>
        <w:rPr>
          <w:highlight w:val="white"/>
        </w:rPr>
      </w:pPr>
    </w:p>
    <w:p w14:paraId="227A75CD" w14:textId="77777777" w:rsidR="00EA70D8" w:rsidRPr="00903DBA" w:rsidRDefault="00EA70D8" w:rsidP="00EA70D8">
      <w:pPr>
        <w:pStyle w:val="Code"/>
        <w:rPr>
          <w:highlight w:val="white"/>
        </w:rPr>
      </w:pPr>
      <w:r w:rsidRPr="00903DBA">
        <w:rPr>
          <w:highlight w:val="white"/>
        </w:rPr>
        <w:t xml:space="preserve">        targetSymbol = new Symbol(trueSet, falseSet);</w:t>
      </w:r>
    </w:p>
    <w:p w14:paraId="4F05F364" w14:textId="42816A1B" w:rsidR="00EA70D8" w:rsidRPr="00903DBA" w:rsidRDefault="00EA70D8" w:rsidP="005E4B23">
      <w:pPr>
        <w:pStyle w:val="Code"/>
        <w:rPr>
          <w:highlight w:val="white"/>
        </w:rPr>
      </w:pPr>
      <w:r w:rsidRPr="00903DBA">
        <w:rPr>
          <w:highlight w:val="white"/>
        </w:rPr>
        <w:t xml:space="preserve">      }</w:t>
      </w:r>
    </w:p>
    <w:p w14:paraId="7492C11F" w14:textId="77777777" w:rsidR="005E4B23" w:rsidRPr="00903DBA" w:rsidRDefault="005E4B23" w:rsidP="005E4B23">
      <w:pPr>
        <w:pStyle w:val="Code"/>
        <w:rPr>
          <w:highlight w:val="white"/>
        </w:rPr>
      </w:pPr>
      <w:r w:rsidRPr="00903DBA">
        <w:rPr>
          <w:highlight w:val="white"/>
        </w:rPr>
        <w:t xml:space="preserve">      else {</w:t>
      </w:r>
    </w:p>
    <w:p w14:paraId="3D07CA68" w14:textId="77777777" w:rsidR="005E4B23" w:rsidRPr="00903DBA" w:rsidRDefault="005E4B23" w:rsidP="005E4B23">
      <w:pPr>
        <w:pStyle w:val="Code"/>
        <w:rPr>
          <w:highlight w:val="white"/>
        </w:rPr>
      </w:pPr>
      <w:r w:rsidRPr="00903DBA">
        <w:rPr>
          <w:highlight w:val="white"/>
        </w:rPr>
        <w:t xml:space="preserve">        targetSymbol = new Symbol(targetType, sourceValue);</w:t>
      </w:r>
    </w:p>
    <w:p w14:paraId="6EECD344" w14:textId="77777777" w:rsidR="005E4B23" w:rsidRPr="00903DBA" w:rsidRDefault="005E4B23" w:rsidP="005E4B23">
      <w:pPr>
        <w:pStyle w:val="Code"/>
        <w:rPr>
          <w:highlight w:val="white"/>
        </w:rPr>
      </w:pPr>
      <w:r w:rsidRPr="00903DBA">
        <w:rPr>
          <w:highlight w:val="white"/>
        </w:rPr>
        <w:t xml:space="preserve">      }</w:t>
      </w:r>
    </w:p>
    <w:p w14:paraId="0E71CF97" w14:textId="77777777" w:rsidR="005E4B23" w:rsidRPr="00903DBA" w:rsidRDefault="005E4B23" w:rsidP="005E4B23">
      <w:pPr>
        <w:pStyle w:val="Code"/>
        <w:rPr>
          <w:highlight w:val="white"/>
        </w:rPr>
      </w:pPr>
    </w:p>
    <w:p w14:paraId="3F359F4F" w14:textId="77777777" w:rsidR="005E4B23" w:rsidRPr="00903DBA" w:rsidRDefault="005E4B23" w:rsidP="005E4B23">
      <w:pPr>
        <w:pStyle w:val="Code"/>
        <w:rPr>
          <w:highlight w:val="white"/>
        </w:rPr>
      </w:pPr>
      <w:r w:rsidRPr="00903DBA">
        <w:rPr>
          <w:highlight w:val="white"/>
        </w:rPr>
        <w:t xml:space="preserve">      if (targetType.IsFloating()) {</w:t>
      </w:r>
    </w:p>
    <w:p w14:paraId="072D702C" w14:textId="77777777" w:rsidR="005E4B23" w:rsidRPr="00903DBA" w:rsidRDefault="005E4B23" w:rsidP="005E4B23">
      <w:pPr>
        <w:pStyle w:val="Code"/>
        <w:rPr>
          <w:highlight w:val="white"/>
        </w:rPr>
      </w:pPr>
      <w:r w:rsidRPr="00903DBA">
        <w:rPr>
          <w:highlight w:val="white"/>
        </w:rPr>
        <w:t xml:space="preserve">        longList.Add(new MiddleCode(MiddleOperator.PushFloat, targetSymbol));</w:t>
      </w:r>
    </w:p>
    <w:p w14:paraId="7534EC9F" w14:textId="77777777" w:rsidR="005E4B23" w:rsidRPr="00903DBA" w:rsidRDefault="005E4B23" w:rsidP="005E4B23">
      <w:pPr>
        <w:pStyle w:val="Code"/>
        <w:rPr>
          <w:highlight w:val="white"/>
        </w:rPr>
      </w:pPr>
      <w:r w:rsidRPr="00903DBA">
        <w:rPr>
          <w:highlight w:val="white"/>
        </w:rPr>
        <w:t xml:space="preserve">      }</w:t>
      </w:r>
    </w:p>
    <w:p w14:paraId="0A668926" w14:textId="77777777" w:rsidR="005E4B23" w:rsidRPr="00903DBA" w:rsidRDefault="005E4B23" w:rsidP="005E4B23">
      <w:pPr>
        <w:pStyle w:val="Code"/>
        <w:rPr>
          <w:highlight w:val="white"/>
        </w:rPr>
      </w:pPr>
    </w:p>
    <w:p w14:paraId="1AA8342C" w14:textId="77777777" w:rsidR="005E4B23" w:rsidRPr="00903DBA" w:rsidRDefault="005E4B23" w:rsidP="005E4B23">
      <w:pPr>
        <w:pStyle w:val="Code"/>
        <w:rPr>
          <w:highlight w:val="white"/>
        </w:rPr>
      </w:pPr>
      <w:r w:rsidRPr="00903DBA">
        <w:rPr>
          <w:highlight w:val="white"/>
        </w:rPr>
        <w:t xml:space="preserve">      return (new Expression(targetSymbol, null, longList));</w:t>
      </w:r>
    </w:p>
    <w:p w14:paraId="41E64CC2" w14:textId="77777777" w:rsidR="005E4B23" w:rsidRPr="00903DBA" w:rsidRDefault="005E4B23" w:rsidP="005E4B23">
      <w:pPr>
        <w:pStyle w:val="Code"/>
        <w:rPr>
          <w:highlight w:val="white"/>
        </w:rPr>
      </w:pPr>
      <w:r w:rsidRPr="00903DBA">
        <w:rPr>
          <w:highlight w:val="white"/>
        </w:rPr>
        <w:t xml:space="preserve">    }</w:t>
      </w:r>
    </w:p>
    <w:p w14:paraId="07D93073" w14:textId="479F130D" w:rsidR="00373232" w:rsidRPr="00903DBA" w:rsidRDefault="00871323" w:rsidP="005E4B23">
      <w:pPr>
        <w:rPr>
          <w:highlight w:val="white"/>
        </w:rPr>
      </w:pPr>
      <w:r w:rsidRPr="00903DBA">
        <w:rPr>
          <w:highlight w:val="white"/>
        </w:rPr>
        <w:t xml:space="preserve">Finally, we have reached the point where </w:t>
      </w:r>
      <w:r w:rsidR="005D6F45" w:rsidRPr="00903DBA">
        <w:rPr>
          <w:highlight w:val="white"/>
        </w:rPr>
        <w:t xml:space="preserve">both the source type and target type are integral, array, pointer, or floating. The only thing that remains to be done is to </w:t>
      </w:r>
      <w:r w:rsidR="00B63092" w:rsidRPr="00903DBA">
        <w:rPr>
          <w:highlight w:val="white"/>
        </w:rPr>
        <w:t xml:space="preserve">make sure the final value is an object of the correct class: </w:t>
      </w:r>
      <w:r w:rsidR="00B63092" w:rsidRPr="00903DBA">
        <w:rPr>
          <w:rStyle w:val="KeyWord0"/>
          <w:highlight w:val="white"/>
        </w:rPr>
        <w:t>BigInteger</w:t>
      </w:r>
      <w:r w:rsidR="00B63092" w:rsidRPr="00903DBA">
        <w:rPr>
          <w:highlight w:val="white"/>
        </w:rPr>
        <w:t xml:space="preserve"> or </w:t>
      </w:r>
      <w:r w:rsidR="00B63092" w:rsidRPr="00903DBA">
        <w:rPr>
          <w:rStyle w:val="KeyWord0"/>
          <w:highlight w:val="white"/>
        </w:rPr>
        <w:t>decimal</w:t>
      </w:r>
      <w:r w:rsidR="003A173F" w:rsidRPr="00903DBA">
        <w:rPr>
          <w:highlight w:val="white"/>
        </w:rPr>
        <w:t xml:space="preserve">. </w:t>
      </w:r>
      <w:r w:rsidR="00373232" w:rsidRPr="00903DBA">
        <w:rPr>
          <w:highlight w:val="white"/>
        </w:rPr>
        <w:t xml:space="preserve">      </w:t>
      </w:r>
    </w:p>
    <w:p w14:paraId="32E58CEA" w14:textId="267129C9" w:rsidR="0059455C" w:rsidRPr="00903DBA" w:rsidRDefault="00962378" w:rsidP="0059455C">
      <w:pPr>
        <w:rPr>
          <w:highlight w:val="white"/>
        </w:rPr>
      </w:pPr>
      <w:r w:rsidRPr="00903DBA">
        <w:rPr>
          <w:highlight w:val="white"/>
        </w:rPr>
        <w:t xml:space="preserve">If the source type is integral, array, or pointer, and the </w:t>
      </w:r>
      <w:r w:rsidR="00C4061E" w:rsidRPr="00903DBA">
        <w:rPr>
          <w:highlight w:val="white"/>
        </w:rPr>
        <w:t xml:space="preserve">target type is floating, we need to type cast the value from </w:t>
      </w:r>
      <w:r w:rsidR="00C4061E" w:rsidRPr="00903DBA">
        <w:rPr>
          <w:rStyle w:val="KeyWord0"/>
          <w:highlight w:val="white"/>
        </w:rPr>
        <w:t>BigInteger</w:t>
      </w:r>
      <w:r w:rsidR="00C4061E" w:rsidRPr="00903DBA">
        <w:rPr>
          <w:highlight w:val="white"/>
        </w:rPr>
        <w:t xml:space="preserve"> to </w:t>
      </w:r>
      <w:r w:rsidR="00C4061E" w:rsidRPr="00903DBA">
        <w:rPr>
          <w:rStyle w:val="KeyWord0"/>
          <w:highlight w:val="white"/>
        </w:rPr>
        <w:t>decimal</w:t>
      </w:r>
      <w:r w:rsidR="00C4061E" w:rsidRPr="00903DBA">
        <w:rPr>
          <w:highlight w:val="white"/>
        </w:rPr>
        <w:t>.</w:t>
      </w:r>
    </w:p>
    <w:p w14:paraId="58F9A088" w14:textId="66F7DD30" w:rsidR="004B215F" w:rsidRPr="00903DBA" w:rsidRDefault="00CD295E" w:rsidP="004B215F">
      <w:pPr>
        <w:pStyle w:val="Code"/>
        <w:rPr>
          <w:highlight w:val="white"/>
        </w:rPr>
      </w:pPr>
      <w:r w:rsidRPr="00903DBA">
        <w:rPr>
          <w:highlight w:val="white"/>
        </w:rPr>
        <w:t xml:space="preserve">        if (</w:t>
      </w:r>
      <w:r w:rsidR="001A5A90" w:rsidRPr="00903DBA">
        <w:rPr>
          <w:highlight w:val="white"/>
        </w:rPr>
        <w:t>source</w:t>
      </w:r>
      <w:r w:rsidRPr="00903DBA">
        <w:rPr>
          <w:highlight w:val="white"/>
        </w:rPr>
        <w:t>Type.</w:t>
      </w:r>
      <w:r w:rsidR="004B215F" w:rsidRPr="00903DBA">
        <w:rPr>
          <w:highlight w:val="white"/>
        </w:rPr>
        <w:t xml:space="preserve">IsIntegralPointerArrayStringOrFunction </w:t>
      </w:r>
      <w:r w:rsidRPr="00903DBA">
        <w:rPr>
          <w:highlight w:val="white"/>
        </w:rPr>
        <w:t>() &amp;&amp;</w:t>
      </w:r>
    </w:p>
    <w:p w14:paraId="471991C4" w14:textId="3268FA6C" w:rsidR="00CD295E" w:rsidRPr="00903DBA" w:rsidRDefault="004B215F" w:rsidP="004B215F">
      <w:pPr>
        <w:pStyle w:val="Code"/>
        <w:rPr>
          <w:highlight w:val="white"/>
        </w:rPr>
      </w:pPr>
      <w:r w:rsidRPr="00903DBA">
        <w:rPr>
          <w:highlight w:val="white"/>
        </w:rPr>
        <w:lastRenderedPageBreak/>
        <w:t xml:space="preserve">            </w:t>
      </w:r>
      <w:r w:rsidR="001A5A90" w:rsidRPr="00903DBA">
        <w:rPr>
          <w:highlight w:val="white"/>
        </w:rPr>
        <w:t>target</w:t>
      </w:r>
      <w:r w:rsidR="00CD295E" w:rsidRPr="00903DBA">
        <w:rPr>
          <w:highlight w:val="white"/>
        </w:rPr>
        <w:t>Type.IsFloating()) {</w:t>
      </w:r>
    </w:p>
    <w:p w14:paraId="5D3952D5" w14:textId="77777777" w:rsidR="00367704" w:rsidRPr="00903DBA" w:rsidRDefault="00CD295E" w:rsidP="00367704">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AF9F9AD" w14:textId="281D7C44" w:rsidR="00CD295E" w:rsidRPr="00903DBA" w:rsidRDefault="00367704" w:rsidP="00367704">
      <w:pPr>
        <w:pStyle w:val="Code"/>
        <w:rPr>
          <w:highlight w:val="white"/>
        </w:rPr>
      </w:pPr>
      <w:r w:rsidRPr="00903DBA">
        <w:rPr>
          <w:highlight w:val="white"/>
        </w:rPr>
        <w:t xml:space="preserve">           </w:t>
      </w:r>
      <w:r w:rsidR="00CD295E" w:rsidRPr="00903DBA">
        <w:rPr>
          <w:highlight w:val="white"/>
        </w:rPr>
        <w:t xml:space="preserve"> new Symbol(</w:t>
      </w:r>
      <w:r w:rsidR="001A5A90" w:rsidRPr="00903DBA">
        <w:rPr>
          <w:highlight w:val="white"/>
        </w:rPr>
        <w:t>target</w:t>
      </w:r>
      <w:r w:rsidR="00CD295E" w:rsidRPr="00903DBA">
        <w:rPr>
          <w:highlight w:val="white"/>
        </w:rPr>
        <w:t>Type,</w:t>
      </w:r>
      <w:r w:rsidRPr="00903DBA">
        <w:rPr>
          <w:highlight w:val="white"/>
        </w:rPr>
        <w:t xml:space="preserve"> </w:t>
      </w:r>
      <w:r w:rsidR="00CD295E" w:rsidRPr="00903DBA">
        <w:rPr>
          <w:highlight w:val="white"/>
        </w:rPr>
        <w:t xml:space="preserve">(decimal) ((BigInteger) </w:t>
      </w:r>
      <w:r w:rsidR="001A5A90" w:rsidRPr="00903DBA">
        <w:rPr>
          <w:highlight w:val="white"/>
        </w:rPr>
        <w:t>source</w:t>
      </w:r>
      <w:r w:rsidR="00CD295E" w:rsidRPr="00903DBA">
        <w:rPr>
          <w:highlight w:val="white"/>
        </w:rPr>
        <w:t>Value));</w:t>
      </w:r>
    </w:p>
    <w:p w14:paraId="22EC23C9" w14:textId="77777777" w:rsidR="00CD295E" w:rsidRPr="00903DBA" w:rsidRDefault="00CD295E" w:rsidP="00CD295E">
      <w:pPr>
        <w:pStyle w:val="Code"/>
        <w:rPr>
          <w:highlight w:val="white"/>
        </w:rPr>
      </w:pPr>
      <w:r w:rsidRPr="00903DBA">
        <w:rPr>
          <w:highlight w:val="white"/>
        </w:rPr>
        <w:t xml:space="preserve">        }</w:t>
      </w:r>
    </w:p>
    <w:p w14:paraId="16B3A028" w14:textId="20F4AA43" w:rsidR="00C4061E" w:rsidRPr="00903DBA" w:rsidRDefault="00C4061E" w:rsidP="00C4061E">
      <w:pPr>
        <w:rPr>
          <w:highlight w:val="white"/>
        </w:rPr>
      </w:pPr>
      <w:r w:rsidRPr="00903DBA">
        <w:rPr>
          <w:highlight w:val="white"/>
        </w:rPr>
        <w:t>In the same way, if the source type is floating and the target type is integral, array, or pointer, we need to type cast the value from</w:t>
      </w:r>
      <w:r w:rsidRPr="00903DBA">
        <w:rPr>
          <w:rStyle w:val="KeyWord0"/>
          <w:highlight w:val="white"/>
        </w:rPr>
        <w:t xml:space="preserve"> decimal</w:t>
      </w:r>
      <w:r w:rsidRPr="00903DBA">
        <w:rPr>
          <w:highlight w:val="white"/>
        </w:rPr>
        <w:t xml:space="preserve"> to </w:t>
      </w:r>
      <w:r w:rsidRPr="00903DBA">
        <w:rPr>
          <w:rStyle w:val="KeyWord0"/>
          <w:highlight w:val="white"/>
        </w:rPr>
        <w:t>BigInteger</w:t>
      </w:r>
      <w:r w:rsidRPr="00903DBA">
        <w:rPr>
          <w:highlight w:val="white"/>
        </w:rPr>
        <w:t>.</w:t>
      </w:r>
    </w:p>
    <w:p w14:paraId="6F2063F2" w14:textId="77777777" w:rsidR="00942851" w:rsidRPr="00903DBA" w:rsidRDefault="00CD295E" w:rsidP="00CD295E">
      <w:pPr>
        <w:pStyle w:val="Code"/>
        <w:rPr>
          <w:highlight w:val="white"/>
        </w:rPr>
      </w:pPr>
      <w:r w:rsidRPr="00903DBA">
        <w:rPr>
          <w:highlight w:val="white"/>
        </w:rPr>
        <w:t xml:space="preserve">        else if (</w:t>
      </w:r>
      <w:r w:rsidR="001A5A90" w:rsidRPr="00903DBA">
        <w:rPr>
          <w:highlight w:val="white"/>
        </w:rPr>
        <w:t>source</w:t>
      </w:r>
      <w:r w:rsidRPr="00903DBA">
        <w:rPr>
          <w:highlight w:val="white"/>
        </w:rPr>
        <w:t>Type.IsFloating()</w:t>
      </w:r>
      <w:r w:rsidR="00942851" w:rsidRPr="00903DBA">
        <w:rPr>
          <w:highlight w:val="white"/>
        </w:rPr>
        <w:t xml:space="preserve"> </w:t>
      </w:r>
      <w:r w:rsidRPr="00903DBA">
        <w:rPr>
          <w:highlight w:val="white"/>
        </w:rPr>
        <w:t>&amp;&amp;</w:t>
      </w:r>
    </w:p>
    <w:p w14:paraId="5825A9DD" w14:textId="7FFF286B" w:rsidR="00CD295E" w:rsidRPr="00903DBA" w:rsidRDefault="00942851" w:rsidP="00CD295E">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w:t>
      </w:r>
      <w:r w:rsidR="002C4F32" w:rsidRPr="00903DBA">
        <w:rPr>
          <w:highlight w:val="white"/>
        </w:rPr>
        <w:t>IsIntegralPointerOrArray</w:t>
      </w:r>
      <w:r w:rsidR="00CD295E" w:rsidRPr="00903DBA">
        <w:rPr>
          <w:highlight w:val="white"/>
        </w:rPr>
        <w:t>()) {</w:t>
      </w:r>
    </w:p>
    <w:p w14:paraId="1A5C9933" w14:textId="77777777" w:rsidR="00367704" w:rsidRPr="00903DBA" w:rsidRDefault="00CD295E" w:rsidP="00CD295E">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7F266F1" w14:textId="56AE7D89" w:rsidR="00CD295E" w:rsidRPr="00903DBA" w:rsidRDefault="00367704" w:rsidP="00CD295E">
      <w:pPr>
        <w:pStyle w:val="Code"/>
        <w:rPr>
          <w:highlight w:val="white"/>
        </w:rPr>
      </w:pPr>
      <w:r w:rsidRPr="00903DBA">
        <w:rPr>
          <w:highlight w:val="white"/>
        </w:rPr>
        <w:t xml:space="preserve">            </w:t>
      </w:r>
      <w:r w:rsidR="00CD295E" w:rsidRPr="00903DBA">
        <w:rPr>
          <w:highlight w:val="white"/>
        </w:rPr>
        <w:t>new Symbol(</w:t>
      </w:r>
      <w:r w:rsidR="001A5A90" w:rsidRPr="00903DBA">
        <w:rPr>
          <w:highlight w:val="white"/>
        </w:rPr>
        <w:t>target</w:t>
      </w:r>
      <w:r w:rsidR="00CD295E" w:rsidRPr="00903DBA">
        <w:rPr>
          <w:highlight w:val="white"/>
        </w:rPr>
        <w:t xml:space="preserve">Type, (BigInteger) ((decimal) </w:t>
      </w:r>
      <w:r w:rsidR="001A5A90" w:rsidRPr="00903DBA">
        <w:rPr>
          <w:highlight w:val="white"/>
        </w:rPr>
        <w:t>source</w:t>
      </w:r>
      <w:r w:rsidR="00CD295E" w:rsidRPr="00903DBA">
        <w:rPr>
          <w:highlight w:val="white"/>
        </w:rPr>
        <w:t>Value));</w:t>
      </w:r>
    </w:p>
    <w:p w14:paraId="6963F55A" w14:textId="77777777" w:rsidR="00CD295E" w:rsidRPr="00903DBA" w:rsidRDefault="00CD295E" w:rsidP="00CD295E">
      <w:pPr>
        <w:pStyle w:val="Code"/>
        <w:rPr>
          <w:highlight w:val="white"/>
        </w:rPr>
      </w:pPr>
      <w:r w:rsidRPr="00903DBA">
        <w:rPr>
          <w:highlight w:val="white"/>
        </w:rPr>
        <w:t xml:space="preserve">        }</w:t>
      </w:r>
    </w:p>
    <w:p w14:paraId="64DA42A8" w14:textId="6AB7790B" w:rsidR="008B1B75" w:rsidRPr="00903DBA" w:rsidRDefault="008F371F" w:rsidP="008B1B75">
      <w:pPr>
        <w:rPr>
          <w:highlight w:val="white"/>
        </w:rPr>
      </w:pPr>
      <w:r w:rsidRPr="00903DBA">
        <w:rPr>
          <w:highlight w:val="white"/>
        </w:rPr>
        <w:t>Finally, i</w:t>
      </w:r>
      <w:r w:rsidR="008B1B75" w:rsidRPr="00903DBA">
        <w:rPr>
          <w:highlight w:val="white"/>
        </w:rPr>
        <w:t>f the both the source and target types are integral, array, or pointer, or if they both are floating, we just create a new symbol with target type and source value.</w:t>
      </w:r>
    </w:p>
    <w:p w14:paraId="6B6BAE0F" w14:textId="42EE8BD1" w:rsidR="008B1B75" w:rsidRPr="00903DBA" w:rsidRDefault="008B1B75" w:rsidP="00C26B8B">
      <w:pPr>
        <w:pStyle w:val="Code"/>
        <w:rPr>
          <w:highlight w:val="white"/>
        </w:rPr>
      </w:pPr>
      <w:r w:rsidRPr="00903DBA">
        <w:rPr>
          <w:highlight w:val="white"/>
        </w:rPr>
        <w:t xml:space="preserve">        </w:t>
      </w:r>
      <w:r w:rsidR="00C26B8B" w:rsidRPr="00903DBA">
        <w:rPr>
          <w:highlight w:val="white"/>
        </w:rPr>
        <w:t>else {</w:t>
      </w:r>
    </w:p>
    <w:p w14:paraId="1D016FE2" w14:textId="77777777" w:rsidR="008B1B75" w:rsidRPr="00903DBA" w:rsidRDefault="008B1B75" w:rsidP="008B1B75">
      <w:pPr>
        <w:pStyle w:val="Code"/>
        <w:rPr>
          <w:highlight w:val="white"/>
        </w:rPr>
      </w:pPr>
      <w:r w:rsidRPr="00903DBA">
        <w:rPr>
          <w:highlight w:val="white"/>
        </w:rPr>
        <w:t xml:space="preserve">          targetSymbol = new Symbol(targetType, sourceValue);</w:t>
      </w:r>
    </w:p>
    <w:p w14:paraId="5B2E0372" w14:textId="77777777" w:rsidR="008B1B75" w:rsidRPr="00903DBA" w:rsidRDefault="008B1B75" w:rsidP="008B1B75">
      <w:pPr>
        <w:pStyle w:val="Code"/>
        <w:rPr>
          <w:highlight w:val="white"/>
        </w:rPr>
      </w:pPr>
      <w:r w:rsidRPr="00903DBA">
        <w:rPr>
          <w:highlight w:val="white"/>
        </w:rPr>
        <w:t xml:space="preserve">        }</w:t>
      </w:r>
    </w:p>
    <w:p w14:paraId="53B3ED24" w14:textId="77777777" w:rsidR="00CD295E" w:rsidRPr="00903DBA" w:rsidRDefault="00CD295E" w:rsidP="00CD295E">
      <w:pPr>
        <w:pStyle w:val="Code"/>
        <w:rPr>
          <w:highlight w:val="white"/>
        </w:rPr>
      </w:pPr>
    </w:p>
    <w:p w14:paraId="389D4F73" w14:textId="56692D89"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05FDD2A9" w14:textId="39A61E4D" w:rsidR="00CD295E" w:rsidRPr="00903DBA" w:rsidRDefault="00CD295E" w:rsidP="00CD295E">
      <w:pPr>
        <w:pStyle w:val="Code"/>
        <w:rPr>
          <w:highlight w:val="white"/>
        </w:rPr>
      </w:pPr>
      <w:r w:rsidRPr="00903DBA">
        <w:rPr>
          <w:highlight w:val="white"/>
        </w:rPr>
        <w:t xml:space="preserve">        if (</w:t>
      </w:r>
      <w:r w:rsidR="001A5A90" w:rsidRPr="00903DBA">
        <w:rPr>
          <w:highlight w:val="white"/>
        </w:rPr>
        <w:t>target</w:t>
      </w:r>
      <w:r w:rsidRPr="00903DBA">
        <w:rPr>
          <w:highlight w:val="white"/>
        </w:rPr>
        <w:t>Type.IsFloating()) {</w:t>
      </w:r>
    </w:p>
    <w:p w14:paraId="1638BB69" w14:textId="7038B327" w:rsidR="00C65953" w:rsidRPr="00903DBA" w:rsidRDefault="00CD295E" w:rsidP="00CD295E">
      <w:pPr>
        <w:pStyle w:val="Code"/>
        <w:rPr>
          <w:highlight w:val="white"/>
        </w:rPr>
      </w:pPr>
      <w:r w:rsidRPr="00903DBA">
        <w:rPr>
          <w:highlight w:val="white"/>
        </w:rPr>
        <w:t xml:space="preserve">          MiddleCodeGenera</w:t>
      </w:r>
      <w:r w:rsidR="001A5A90" w:rsidRPr="00903DBA">
        <w:rPr>
          <w:highlight w:val="white"/>
        </w:rPr>
        <w:t>t</w:t>
      </w:r>
      <w:r w:rsidR="009421B7" w:rsidRPr="00903DBA">
        <w:rPr>
          <w:highlight w:val="white"/>
        </w:rPr>
        <w:t>o</w:t>
      </w:r>
      <w:r w:rsidRPr="00903DBA">
        <w:rPr>
          <w:highlight w:val="white"/>
        </w:rPr>
        <w:t>r.</w:t>
      </w:r>
    </w:p>
    <w:p w14:paraId="758755BD" w14:textId="7D6EF938" w:rsidR="00CD295E" w:rsidRPr="00903DBA" w:rsidRDefault="00C65953" w:rsidP="00CD295E">
      <w:pPr>
        <w:pStyle w:val="Code"/>
        <w:rPr>
          <w:highlight w:val="white"/>
        </w:rPr>
      </w:pPr>
      <w:r w:rsidRPr="00903DBA">
        <w:rPr>
          <w:highlight w:val="white"/>
        </w:rPr>
        <w:t xml:space="preserve">            </w:t>
      </w:r>
      <w:r w:rsidR="00CD295E" w:rsidRPr="00903DBA">
        <w:rPr>
          <w:highlight w:val="white"/>
        </w:rPr>
        <w:t>AddMiddleCode(</w:t>
      </w:r>
      <w:r w:rsidR="008366EA" w:rsidRPr="00903DBA">
        <w:rPr>
          <w:highlight w:val="white"/>
        </w:rPr>
        <w:t>longList</w:t>
      </w:r>
      <w:r w:rsidR="00CD295E" w:rsidRPr="00903DBA">
        <w:rPr>
          <w:highlight w:val="white"/>
        </w:rPr>
        <w:t xml:space="preserve">, </w:t>
      </w:r>
      <w:r w:rsidR="00235142" w:rsidRPr="00903DBA">
        <w:rPr>
          <w:highlight w:val="white"/>
        </w:rPr>
        <w:t>MiddleOperator</w:t>
      </w:r>
      <w:r w:rsidR="00CD295E" w:rsidRPr="00903DBA">
        <w:rPr>
          <w:highlight w:val="white"/>
        </w:rPr>
        <w:t xml:space="preserve">.PushFloat, </w:t>
      </w:r>
      <w:r w:rsidR="001A5A90" w:rsidRPr="00903DBA">
        <w:rPr>
          <w:highlight w:val="white"/>
        </w:rPr>
        <w:t>target</w:t>
      </w:r>
      <w:r w:rsidR="00CD295E" w:rsidRPr="00903DBA">
        <w:rPr>
          <w:highlight w:val="white"/>
        </w:rPr>
        <w:t>Symbol);</w:t>
      </w:r>
    </w:p>
    <w:p w14:paraId="63F12447" w14:textId="77777777" w:rsidR="00CD295E" w:rsidRPr="00903DBA" w:rsidRDefault="00CD295E" w:rsidP="00CD295E">
      <w:pPr>
        <w:pStyle w:val="Code"/>
        <w:rPr>
          <w:highlight w:val="white"/>
        </w:rPr>
      </w:pPr>
      <w:r w:rsidRPr="00903DBA">
        <w:rPr>
          <w:highlight w:val="white"/>
        </w:rPr>
        <w:t xml:space="preserve">        }</w:t>
      </w:r>
    </w:p>
    <w:p w14:paraId="350991EF" w14:textId="77777777" w:rsidR="00CD295E" w:rsidRPr="00903DBA" w:rsidRDefault="00CD295E" w:rsidP="00CD295E">
      <w:pPr>
        <w:pStyle w:val="Code"/>
        <w:rPr>
          <w:highlight w:val="white"/>
        </w:rPr>
      </w:pPr>
    </w:p>
    <w:p w14:paraId="06DAE494" w14:textId="4E45B229" w:rsidR="00CD295E" w:rsidRPr="00903DBA" w:rsidRDefault="00CD295E" w:rsidP="00CD295E">
      <w:pPr>
        <w:pStyle w:val="Code"/>
        <w:rPr>
          <w:highlight w:val="white"/>
        </w:rPr>
      </w:pPr>
      <w:r w:rsidRPr="00903DBA">
        <w:rPr>
          <w:highlight w:val="white"/>
        </w:rPr>
        <w:t xml:space="preserve">        return (new Expression(</w:t>
      </w:r>
      <w:r w:rsidR="001A5A90" w:rsidRPr="00903DBA">
        <w:rPr>
          <w:highlight w:val="white"/>
        </w:rPr>
        <w:t>target</w:t>
      </w:r>
      <w:r w:rsidRPr="00903DBA">
        <w:rPr>
          <w:highlight w:val="white"/>
        </w:rPr>
        <w:t xml:space="preserve">Symbol, null, </w:t>
      </w:r>
      <w:r w:rsidR="008366EA" w:rsidRPr="00903DBA">
        <w:rPr>
          <w:highlight w:val="white"/>
        </w:rPr>
        <w:t>longList</w:t>
      </w:r>
      <w:r w:rsidRPr="00903DBA">
        <w:rPr>
          <w:highlight w:val="white"/>
        </w:rPr>
        <w:t>));</w:t>
      </w:r>
    </w:p>
    <w:p w14:paraId="167FBF6F" w14:textId="77777777" w:rsidR="00CD295E" w:rsidRPr="00903DBA" w:rsidRDefault="00CD295E" w:rsidP="00CD295E">
      <w:pPr>
        <w:pStyle w:val="Code"/>
        <w:rPr>
          <w:highlight w:val="white"/>
        </w:rPr>
      </w:pPr>
      <w:r w:rsidRPr="00903DBA">
        <w:rPr>
          <w:highlight w:val="white"/>
        </w:rPr>
        <w:t xml:space="preserve">      }</w:t>
      </w:r>
    </w:p>
    <w:p w14:paraId="7CB5A27F" w14:textId="67058986" w:rsidR="00CD295E" w:rsidRPr="00903DBA" w:rsidRDefault="00CD295E" w:rsidP="00CD295E">
      <w:pPr>
        <w:pStyle w:val="Code"/>
        <w:rPr>
          <w:highlight w:val="white"/>
        </w:rPr>
      </w:pPr>
      <w:r w:rsidRPr="00903DBA">
        <w:rPr>
          <w:highlight w:val="white"/>
        </w:rPr>
        <w:t xml:space="preserve">    }</w:t>
      </w:r>
    </w:p>
    <w:p w14:paraId="5A79D78F" w14:textId="35FDF288" w:rsidR="00942851" w:rsidRPr="00903DBA" w:rsidRDefault="00FE574F" w:rsidP="002360CD">
      <w:pPr>
        <w:rPr>
          <w:highlight w:val="white"/>
        </w:rPr>
      </w:pPr>
      <w:r w:rsidRPr="00903DBA">
        <w:rPr>
          <w:highlight w:val="white"/>
        </w:rPr>
        <w:t xml:space="preserve">The </w:t>
      </w:r>
      <w:r w:rsidRPr="00903DBA">
        <w:rPr>
          <w:rStyle w:val="KeyWord0"/>
          <w:highlight w:val="white"/>
        </w:rPr>
        <w:t>Value</w:t>
      </w:r>
      <w:r w:rsidRPr="00903DBA">
        <w:rPr>
          <w:highlight w:val="white"/>
        </w:rPr>
        <w:t xml:space="preserve"> method </w:t>
      </w:r>
      <w:r w:rsidR="00F81372" w:rsidRPr="00903DBA">
        <w:rPr>
          <w:highlight w:val="white"/>
        </w:rPr>
        <w:t xml:space="preserve">takes a symbol </w:t>
      </w:r>
      <w:r w:rsidR="008F491B" w:rsidRPr="00903DBA">
        <w:rPr>
          <w:highlight w:val="white"/>
        </w:rPr>
        <w:t>and returns a static symbol.</w:t>
      </w:r>
    </w:p>
    <w:p w14:paraId="5F27D2AD" w14:textId="77777777" w:rsidR="00CD295E" w:rsidRPr="00903DBA" w:rsidRDefault="00CD295E" w:rsidP="00CD295E">
      <w:pPr>
        <w:pStyle w:val="Code"/>
        <w:rPr>
          <w:highlight w:val="white"/>
        </w:rPr>
      </w:pPr>
      <w:r w:rsidRPr="00903DBA">
        <w:rPr>
          <w:highlight w:val="white"/>
        </w:rPr>
        <w:t xml:space="preserve">    public static StaticSymbol Value(Symbol symbol) {</w:t>
      </w:r>
    </w:p>
    <w:p w14:paraId="15CA3076" w14:textId="77777777" w:rsidR="00CD295E" w:rsidRPr="00903DBA" w:rsidRDefault="00CD295E" w:rsidP="00CD295E">
      <w:pPr>
        <w:pStyle w:val="Code"/>
        <w:rPr>
          <w:highlight w:val="white"/>
        </w:rPr>
      </w:pPr>
      <w:r w:rsidRPr="00903DBA">
        <w:rPr>
          <w:highlight w:val="white"/>
        </w:rPr>
        <w:t xml:space="preserve">      return Value(symbol.UniqueName, symbol.Type, symbol.Value);</w:t>
      </w:r>
    </w:p>
    <w:p w14:paraId="08B1CAC7" w14:textId="77777777" w:rsidR="00CD295E" w:rsidRPr="00903DBA" w:rsidRDefault="00CD295E" w:rsidP="00CD295E">
      <w:pPr>
        <w:pStyle w:val="Code"/>
        <w:rPr>
          <w:highlight w:val="white"/>
        </w:rPr>
      </w:pPr>
      <w:r w:rsidRPr="00903DBA">
        <w:rPr>
          <w:highlight w:val="white"/>
        </w:rPr>
        <w:t xml:space="preserve">    }</w:t>
      </w:r>
    </w:p>
    <w:p w14:paraId="27BCF8B4" w14:textId="77777777" w:rsidR="00CD295E" w:rsidRPr="00903DBA" w:rsidRDefault="00CD295E" w:rsidP="00CD295E">
      <w:pPr>
        <w:pStyle w:val="Code"/>
        <w:rPr>
          <w:highlight w:val="white"/>
        </w:rPr>
      </w:pPr>
    </w:p>
    <w:p w14:paraId="6FB48BB0" w14:textId="77777777" w:rsidR="00076673" w:rsidRPr="00903DBA" w:rsidRDefault="00CD295E" w:rsidP="00CD295E">
      <w:pPr>
        <w:pStyle w:val="Code"/>
        <w:rPr>
          <w:highlight w:val="white"/>
        </w:rPr>
      </w:pPr>
      <w:r w:rsidRPr="00903DBA">
        <w:rPr>
          <w:highlight w:val="white"/>
        </w:rPr>
        <w:t xml:space="preserve">    public static StaticSymbol Value(string uniqueName, Type type,</w:t>
      </w:r>
    </w:p>
    <w:p w14:paraId="179DE503" w14:textId="316ADB17"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object value) {</w:t>
      </w:r>
    </w:p>
    <w:p w14:paraId="1F6772D7" w14:textId="77777777" w:rsidR="00CD295E" w:rsidRPr="00903DBA" w:rsidRDefault="00CD295E" w:rsidP="00CD295E">
      <w:pPr>
        <w:pStyle w:val="Code"/>
        <w:rPr>
          <w:highlight w:val="white"/>
        </w:rPr>
      </w:pPr>
      <w:r w:rsidRPr="00903DBA">
        <w:rPr>
          <w:highlight w:val="white"/>
        </w:rPr>
        <w:t xml:space="preserve">      List&lt;MiddleCode&gt; middleCodeList = new List&lt;MiddleCode&gt;();</w:t>
      </w:r>
    </w:p>
    <w:p w14:paraId="5EAD7845" w14:textId="5E65964D" w:rsidR="00CD295E" w:rsidRPr="00903DBA" w:rsidRDefault="004A1C67" w:rsidP="00A24B07">
      <w:pPr>
        <w:rPr>
          <w:highlight w:val="white"/>
        </w:rPr>
      </w:pPr>
      <w:r w:rsidRPr="00903DBA">
        <w:rPr>
          <w:highlight w:val="white"/>
        </w:rPr>
        <w:t xml:space="preserve">If the value is not null, we add the </w:t>
      </w:r>
      <w:r w:rsidR="002F35C1" w:rsidRPr="00903DBA">
        <w:rPr>
          <w:highlight w:val="white"/>
        </w:rPr>
        <w:t>initializer</w:t>
      </w:r>
      <w:r w:rsidRPr="00903DBA">
        <w:rPr>
          <w:highlight w:val="white"/>
        </w:rPr>
        <w:t xml:space="preserve"> instruction to the code list</w:t>
      </w:r>
      <w:r w:rsidR="00A24B07" w:rsidRPr="00903DBA">
        <w:rPr>
          <w:highlight w:val="white"/>
        </w:rPr>
        <w:t>.</w:t>
      </w:r>
    </w:p>
    <w:p w14:paraId="3FEBEAEC" w14:textId="77777777" w:rsidR="00CD295E" w:rsidRPr="00903DBA" w:rsidRDefault="00CD295E" w:rsidP="00CD295E">
      <w:pPr>
        <w:pStyle w:val="Code"/>
        <w:rPr>
          <w:highlight w:val="white"/>
        </w:rPr>
      </w:pPr>
      <w:r w:rsidRPr="00903DBA">
        <w:rPr>
          <w:highlight w:val="white"/>
        </w:rPr>
        <w:t xml:space="preserve">      if (value != null) {</w:t>
      </w:r>
    </w:p>
    <w:p w14:paraId="717DD797" w14:textId="7F2F81BD"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w:t>
      </w:r>
    </w:p>
    <w:p w14:paraId="58A0433D" w14:textId="738EEBD9"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type.Sort, value));</w:t>
      </w:r>
    </w:p>
    <w:p w14:paraId="17405D65" w14:textId="77777777" w:rsidR="00CD295E" w:rsidRPr="00903DBA" w:rsidRDefault="00CD295E" w:rsidP="00CD295E">
      <w:pPr>
        <w:pStyle w:val="Code"/>
        <w:rPr>
          <w:highlight w:val="white"/>
        </w:rPr>
      </w:pPr>
      <w:r w:rsidRPr="00903DBA">
        <w:rPr>
          <w:highlight w:val="white"/>
        </w:rPr>
        <w:t xml:space="preserve">      }</w:t>
      </w:r>
    </w:p>
    <w:p w14:paraId="77E85CA6" w14:textId="1AB0696D" w:rsidR="00A24B07" w:rsidRPr="00903DBA" w:rsidRDefault="00A24B07" w:rsidP="00A24B07">
      <w:pPr>
        <w:rPr>
          <w:highlight w:val="white"/>
        </w:rPr>
      </w:pPr>
      <w:r w:rsidRPr="00903DBA">
        <w:rPr>
          <w:highlight w:val="white"/>
        </w:rPr>
        <w:t>If the value is null</w:t>
      </w:r>
      <w:r w:rsidR="0006113B" w:rsidRPr="00903DBA">
        <w:rPr>
          <w:highlight w:val="white"/>
        </w:rPr>
        <w:t>,</w:t>
      </w:r>
      <w:r w:rsidRPr="00903DBA">
        <w:rPr>
          <w:highlight w:val="white"/>
        </w:rPr>
        <w:t xml:space="preserve"> we add the </w:t>
      </w:r>
      <w:r w:rsidR="002F35C1" w:rsidRPr="00903DBA">
        <w:rPr>
          <w:highlight w:val="white"/>
        </w:rPr>
        <w:t>initializer</w:t>
      </w:r>
      <w:r w:rsidRPr="00903DBA">
        <w:rPr>
          <w:highlight w:val="white"/>
        </w:rPr>
        <w:t xml:space="preserve"> ero instruction, with the type size.</w:t>
      </w:r>
    </w:p>
    <w:p w14:paraId="1B4BA431" w14:textId="77777777" w:rsidR="00CD295E" w:rsidRPr="00903DBA" w:rsidRDefault="00CD295E" w:rsidP="00CD295E">
      <w:pPr>
        <w:pStyle w:val="Code"/>
        <w:rPr>
          <w:highlight w:val="white"/>
        </w:rPr>
      </w:pPr>
      <w:r w:rsidRPr="00903DBA">
        <w:rPr>
          <w:highlight w:val="white"/>
        </w:rPr>
        <w:t xml:space="preserve">      else {</w:t>
      </w:r>
    </w:p>
    <w:p w14:paraId="4E58F278" w14:textId="46C3DB9B"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Zero,</w:t>
      </w:r>
    </w:p>
    <w:p w14:paraId="3FE69DA1" w14:textId="4B5B21DD"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type.Size()));</w:t>
      </w:r>
    </w:p>
    <w:p w14:paraId="0D39FB50" w14:textId="77777777" w:rsidR="00CD295E" w:rsidRPr="00903DBA" w:rsidRDefault="00CD295E" w:rsidP="00CD295E">
      <w:pPr>
        <w:pStyle w:val="Code"/>
        <w:rPr>
          <w:highlight w:val="white"/>
        </w:rPr>
      </w:pPr>
      <w:r w:rsidRPr="00903DBA">
        <w:rPr>
          <w:highlight w:val="white"/>
        </w:rPr>
        <w:t xml:space="preserve">      }</w:t>
      </w:r>
    </w:p>
    <w:p w14:paraId="046AED07" w14:textId="64F35F15" w:rsidR="00CD295E" w:rsidRPr="00903DBA" w:rsidRDefault="003C0453" w:rsidP="003C0453">
      <w:pPr>
        <w:rPr>
          <w:highlight w:val="white"/>
        </w:rPr>
      </w:pPr>
      <w:r w:rsidRPr="00903DBA">
        <w:rPr>
          <w:highlight w:val="white"/>
        </w:rPr>
        <w:t>We translate the middle code instructions to assembly code.</w:t>
      </w:r>
    </w:p>
    <w:p w14:paraId="1513EB87" w14:textId="77777777" w:rsidR="00CD295E" w:rsidRPr="00903DBA" w:rsidRDefault="00CD295E" w:rsidP="00CD295E">
      <w:pPr>
        <w:pStyle w:val="Code"/>
        <w:rPr>
          <w:highlight w:val="white"/>
        </w:rPr>
      </w:pPr>
      <w:r w:rsidRPr="00903DBA">
        <w:rPr>
          <w:highlight w:val="white"/>
        </w:rPr>
        <w:t xml:space="preserve">      List&lt;AssemblyCode&gt; assemblyCodeList = new List&lt;AssemblyCode&gt;();</w:t>
      </w:r>
    </w:p>
    <w:p w14:paraId="5EE619A4" w14:textId="77777777" w:rsidR="00076673" w:rsidRPr="00903DBA" w:rsidRDefault="00CD295E" w:rsidP="00CD295E">
      <w:pPr>
        <w:pStyle w:val="Code"/>
        <w:rPr>
          <w:highlight w:val="white"/>
        </w:rPr>
      </w:pPr>
      <w:r w:rsidRPr="00903DBA">
        <w:rPr>
          <w:highlight w:val="white"/>
        </w:rPr>
        <w:t xml:space="preserve">      AssemblyCodeGenerator.GenerateAssembly(middleCodeList,</w:t>
      </w:r>
    </w:p>
    <w:p w14:paraId="383F668C" w14:textId="0C356CCF"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assemblyCodeList);</w:t>
      </w:r>
    </w:p>
    <w:p w14:paraId="734DCDCA" w14:textId="498AE2A9" w:rsidR="00CD295E" w:rsidRPr="00903DBA" w:rsidRDefault="00885B1B" w:rsidP="00B453B1">
      <w:pPr>
        <w:rPr>
          <w:highlight w:val="white"/>
        </w:rPr>
      </w:pPr>
      <w:r w:rsidRPr="00903DBA">
        <w:rPr>
          <w:highlight w:val="white"/>
        </w:rPr>
        <w:lastRenderedPageBreak/>
        <w:t xml:space="preserve">For the Linux target </w:t>
      </w:r>
      <w:r w:rsidR="0006462C" w:rsidRPr="00903DBA">
        <w:rPr>
          <w:highlight w:val="white"/>
        </w:rPr>
        <w:t xml:space="preserve">machine, we generate a list of text holding the final assembly code. For Windows target code generation, se Chapter </w:t>
      </w:r>
      <w:r w:rsidR="00076546" w:rsidRPr="00903DBA">
        <w:fldChar w:fldCharType="begin"/>
      </w:r>
      <w:r w:rsidR="00076546" w:rsidRPr="00903DBA">
        <w:instrText xml:space="preserve"> REF _Ref54009755 \r \h </w:instrText>
      </w:r>
      <w:r w:rsidR="00076546" w:rsidRPr="00903DBA">
        <w:fldChar w:fldCharType="separate"/>
      </w:r>
      <w:r w:rsidR="005F7BC3" w:rsidRPr="00903DBA">
        <w:t>12</w:t>
      </w:r>
      <w:r w:rsidR="00076546" w:rsidRPr="00903DBA">
        <w:fldChar w:fldCharType="end"/>
      </w:r>
      <w:r w:rsidR="0006462C" w:rsidRPr="00903DBA">
        <w:rPr>
          <w:highlight w:val="white"/>
        </w:rPr>
        <w:t>.</w:t>
      </w:r>
    </w:p>
    <w:p w14:paraId="7D7B8C40" w14:textId="77777777" w:rsidR="00CD295E" w:rsidRPr="00903DBA" w:rsidRDefault="00CD295E" w:rsidP="00CD295E">
      <w:pPr>
        <w:pStyle w:val="Code"/>
        <w:rPr>
          <w:highlight w:val="white"/>
        </w:rPr>
      </w:pPr>
      <w:r w:rsidRPr="00903DBA">
        <w:rPr>
          <w:highlight w:val="white"/>
        </w:rPr>
        <w:t xml:space="preserve">      if (Start.Linux) {</w:t>
      </w:r>
    </w:p>
    <w:p w14:paraId="07C0648C" w14:textId="77777777" w:rsidR="00CD295E" w:rsidRPr="00903DBA" w:rsidRDefault="00CD295E" w:rsidP="00CD295E">
      <w:pPr>
        <w:pStyle w:val="Code"/>
        <w:rPr>
          <w:highlight w:val="white"/>
        </w:rPr>
      </w:pPr>
      <w:r w:rsidRPr="00903DBA">
        <w:rPr>
          <w:highlight w:val="white"/>
        </w:rPr>
        <w:t xml:space="preserve">        List&lt;string&gt; textList = new List&lt;string&gt;();</w:t>
      </w:r>
    </w:p>
    <w:p w14:paraId="215BD823" w14:textId="77777777" w:rsidR="00FB12D6" w:rsidRPr="00903DBA" w:rsidRDefault="00FB12D6" w:rsidP="00FB12D6">
      <w:pPr>
        <w:pStyle w:val="Code"/>
        <w:rPr>
          <w:highlight w:val="white"/>
        </w:rPr>
      </w:pPr>
      <w:r w:rsidRPr="00903DBA">
        <w:rPr>
          <w:highlight w:val="white"/>
        </w:rPr>
        <w:t xml:space="preserve">        textList.Add("section .data");</w:t>
      </w:r>
    </w:p>
    <w:p w14:paraId="7ADDF48C" w14:textId="77777777" w:rsidR="00CD295E" w:rsidRPr="00903DBA" w:rsidRDefault="00CD295E" w:rsidP="00CD295E">
      <w:pPr>
        <w:pStyle w:val="Code"/>
        <w:rPr>
          <w:highlight w:val="white"/>
        </w:rPr>
      </w:pPr>
      <w:r w:rsidRPr="00903DBA">
        <w:rPr>
          <w:highlight w:val="white"/>
        </w:rPr>
        <w:t xml:space="preserve">        textList.Add("\n" + uniqueName + ":");</w:t>
      </w:r>
    </w:p>
    <w:p w14:paraId="2FFB86B6" w14:textId="77777777" w:rsidR="00CD295E" w:rsidRPr="00903DBA" w:rsidRDefault="00CD295E" w:rsidP="00CD295E">
      <w:pPr>
        <w:pStyle w:val="Code"/>
        <w:rPr>
          <w:highlight w:val="white"/>
        </w:rPr>
      </w:pPr>
      <w:r w:rsidRPr="00903DBA">
        <w:rPr>
          <w:highlight w:val="white"/>
        </w:rPr>
        <w:t xml:space="preserve">        ISet&lt;string&gt; externSet = new HashSet&lt;string&gt;();</w:t>
      </w:r>
    </w:p>
    <w:p w14:paraId="50DE84B9" w14:textId="77777777" w:rsidR="00FF1D35" w:rsidRPr="00903DBA" w:rsidRDefault="00D84B3D" w:rsidP="00D84B3D">
      <w:pPr>
        <w:pStyle w:val="Code"/>
        <w:rPr>
          <w:highlight w:val="white"/>
        </w:rPr>
      </w:pPr>
      <w:r w:rsidRPr="00903DBA">
        <w:rPr>
          <w:highlight w:val="white"/>
        </w:rPr>
        <w:t xml:space="preserve">        AssemblyCodeGenerator.</w:t>
      </w:r>
      <w:r w:rsidR="005873BE" w:rsidRPr="00903DBA">
        <w:rPr>
          <w:highlight w:val="white"/>
        </w:rPr>
        <w:t>LinuxTextList</w:t>
      </w:r>
      <w:r w:rsidRPr="00903DBA">
        <w:rPr>
          <w:highlight w:val="white"/>
        </w:rPr>
        <w:t>(assemblyCodeList, textList,</w:t>
      </w:r>
    </w:p>
    <w:p w14:paraId="2BCEE39C" w14:textId="3C517FD2" w:rsidR="00D84B3D" w:rsidRPr="00903DBA" w:rsidRDefault="00FF1D35" w:rsidP="00D84B3D">
      <w:pPr>
        <w:pStyle w:val="Code"/>
        <w:rPr>
          <w:highlight w:val="white"/>
        </w:rPr>
      </w:pPr>
      <w:r w:rsidRPr="00903DBA">
        <w:rPr>
          <w:highlight w:val="white"/>
        </w:rPr>
        <w:t xml:space="preserve">                                           </w:t>
      </w:r>
      <w:r w:rsidR="00D84B3D" w:rsidRPr="00903DBA">
        <w:rPr>
          <w:highlight w:val="white"/>
        </w:rPr>
        <w:t xml:space="preserve"> externSet);</w:t>
      </w:r>
    </w:p>
    <w:p w14:paraId="446491B6" w14:textId="08E93FE8" w:rsidR="00CD295E" w:rsidRPr="00903DBA" w:rsidRDefault="00CD295E" w:rsidP="00CD295E">
      <w:pPr>
        <w:pStyle w:val="Code"/>
        <w:rPr>
          <w:highlight w:val="white"/>
        </w:rPr>
      </w:pPr>
      <w:r w:rsidRPr="00903DBA">
        <w:rPr>
          <w:highlight w:val="white"/>
        </w:rPr>
        <w:t xml:space="preserve">        return (new StaticSymbolLinux(uniqueName, textList, externSet));</w:t>
      </w:r>
    </w:p>
    <w:p w14:paraId="6136D8CB" w14:textId="77777777" w:rsidR="00CD295E" w:rsidRPr="00903DBA" w:rsidRDefault="00CD295E" w:rsidP="00CD295E">
      <w:pPr>
        <w:pStyle w:val="Code"/>
        <w:rPr>
          <w:highlight w:val="white"/>
        </w:rPr>
      </w:pPr>
      <w:r w:rsidRPr="00903DBA">
        <w:rPr>
          <w:highlight w:val="white"/>
        </w:rPr>
        <w:t xml:space="preserve">      }</w:t>
      </w:r>
    </w:p>
    <w:p w14:paraId="3082844B" w14:textId="77777777" w:rsidR="0006462C" w:rsidRPr="00903DBA" w:rsidRDefault="0006462C" w:rsidP="0045597A">
      <w:pPr>
        <w:pStyle w:val="Code"/>
        <w:rPr>
          <w:highlight w:val="white"/>
        </w:rPr>
      </w:pPr>
    </w:p>
    <w:p w14:paraId="476C191B" w14:textId="52094498" w:rsidR="0045597A" w:rsidRPr="00903DBA" w:rsidRDefault="0045597A" w:rsidP="0045597A">
      <w:pPr>
        <w:pStyle w:val="Code"/>
        <w:rPr>
          <w:highlight w:val="white"/>
        </w:rPr>
      </w:pPr>
      <w:r w:rsidRPr="00903DBA">
        <w:rPr>
          <w:highlight w:val="white"/>
        </w:rPr>
        <w:t xml:space="preserve">      if (Start.Windows) {</w:t>
      </w:r>
    </w:p>
    <w:p w14:paraId="48996B50" w14:textId="1E70A6F0" w:rsidR="004C0EBE" w:rsidRPr="00903DBA" w:rsidRDefault="004C0EBE" w:rsidP="0045597A">
      <w:pPr>
        <w:pStyle w:val="Code"/>
        <w:rPr>
          <w:highlight w:val="white"/>
        </w:rPr>
      </w:pPr>
      <w:r w:rsidRPr="00903DBA">
        <w:rPr>
          <w:highlight w:val="white"/>
        </w:rPr>
        <w:t xml:space="preserve">        // ...</w:t>
      </w:r>
    </w:p>
    <w:p w14:paraId="05F386C5" w14:textId="77777777" w:rsidR="0045597A" w:rsidRPr="00903DBA" w:rsidRDefault="0045597A" w:rsidP="0045597A">
      <w:pPr>
        <w:pStyle w:val="Code"/>
        <w:rPr>
          <w:highlight w:val="white"/>
        </w:rPr>
      </w:pPr>
      <w:r w:rsidRPr="00903DBA">
        <w:rPr>
          <w:highlight w:val="white"/>
        </w:rPr>
        <w:t xml:space="preserve">      }</w:t>
      </w:r>
    </w:p>
    <w:p w14:paraId="6A85F341" w14:textId="77777777" w:rsidR="0045597A" w:rsidRPr="00903DBA" w:rsidRDefault="0045597A" w:rsidP="0045597A">
      <w:pPr>
        <w:pStyle w:val="Code"/>
        <w:rPr>
          <w:highlight w:val="white"/>
        </w:rPr>
      </w:pPr>
      <w:r w:rsidRPr="00903DBA">
        <w:rPr>
          <w:highlight w:val="white"/>
        </w:rPr>
        <w:t xml:space="preserve">      </w:t>
      </w:r>
    </w:p>
    <w:p w14:paraId="626CB4F6" w14:textId="77777777" w:rsidR="00CD295E" w:rsidRPr="00903DBA" w:rsidRDefault="00CD295E" w:rsidP="00CD295E">
      <w:pPr>
        <w:pStyle w:val="Code"/>
        <w:rPr>
          <w:highlight w:val="white"/>
        </w:rPr>
      </w:pPr>
      <w:r w:rsidRPr="00903DBA">
        <w:rPr>
          <w:highlight w:val="white"/>
        </w:rPr>
        <w:t xml:space="preserve">      return null;</w:t>
      </w:r>
    </w:p>
    <w:p w14:paraId="7F67246B" w14:textId="77777777" w:rsidR="00CD295E" w:rsidRPr="00903DBA" w:rsidRDefault="00CD295E" w:rsidP="003F44A5">
      <w:pPr>
        <w:pStyle w:val="Code"/>
        <w:rPr>
          <w:highlight w:val="white"/>
        </w:rPr>
      </w:pPr>
      <w:r w:rsidRPr="00903DBA">
        <w:rPr>
          <w:highlight w:val="white"/>
        </w:rPr>
        <w:t xml:space="preserve">    }</w:t>
      </w:r>
    </w:p>
    <w:p w14:paraId="32ED2205" w14:textId="4256546A" w:rsidR="00CD295E" w:rsidRPr="00903DBA" w:rsidRDefault="003F44A5" w:rsidP="003F44A5">
      <w:pPr>
        <w:pStyle w:val="Code"/>
        <w:rPr>
          <w:highlight w:val="white"/>
        </w:rPr>
      </w:pPr>
      <w:r w:rsidRPr="00903DBA">
        <w:rPr>
          <w:highlight w:val="white"/>
        </w:rPr>
        <w:t xml:space="preserve"> </w:t>
      </w:r>
      <w:r w:rsidR="00CD295E" w:rsidRPr="00903DBA">
        <w:rPr>
          <w:highlight w:val="white"/>
        </w:rPr>
        <w:t xml:space="preserve"> }</w:t>
      </w:r>
    </w:p>
    <w:p w14:paraId="623F6BDC" w14:textId="567FA7DB" w:rsidR="00BB508B" w:rsidRPr="00903DBA" w:rsidRDefault="00CD295E" w:rsidP="00027F7E">
      <w:pPr>
        <w:pStyle w:val="Code"/>
      </w:pPr>
      <w:r w:rsidRPr="00903DBA">
        <w:rPr>
          <w:highlight w:val="white"/>
        </w:rPr>
        <w:t>}</w:t>
      </w:r>
    </w:p>
    <w:p w14:paraId="24D7EB70" w14:textId="74369F9C" w:rsidR="00B838C8" w:rsidRPr="00903DBA" w:rsidRDefault="00B838C8" w:rsidP="00485A24">
      <w:pPr>
        <w:pStyle w:val="Rubrik1"/>
      </w:pPr>
      <w:bookmarkStart w:id="377" w:name="_Toc57656052"/>
      <w:r w:rsidRPr="00903DBA">
        <w:lastRenderedPageBreak/>
        <w:t xml:space="preserve">Static </w:t>
      </w:r>
      <w:r w:rsidR="00917F74" w:rsidRPr="00903DBA">
        <w:t xml:space="preserve">Address </w:t>
      </w:r>
      <w:r w:rsidRPr="00903DBA">
        <w:t>Expression</w:t>
      </w:r>
      <w:bookmarkEnd w:id="377"/>
    </w:p>
    <w:p w14:paraId="1984430F" w14:textId="76727DDF" w:rsidR="007F289B" w:rsidRPr="00903DBA" w:rsidRDefault="00CD6BA8" w:rsidP="00917F74">
      <w:r w:rsidRPr="00903DBA">
        <w:t>If an expression is not constant, the next step is to deci</w:t>
      </w:r>
      <w:r w:rsidR="00917F74" w:rsidRPr="00903DBA">
        <w:t>de whether it is static.</w:t>
      </w:r>
      <w:r w:rsidR="001C41EE" w:rsidRPr="00903DBA">
        <w:t xml:space="preserve"> </w:t>
      </w:r>
      <w:r w:rsidR="007F289B" w:rsidRPr="00903DBA">
        <w:t xml:space="preserve">The </w:t>
      </w:r>
      <w:r w:rsidR="007F289B" w:rsidRPr="00903DBA">
        <w:rPr>
          <w:rStyle w:val="KeyWord0"/>
        </w:rPr>
        <w:t>StaticValue</w:t>
      </w:r>
      <w:r w:rsidR="007F289B" w:rsidRPr="00903DBA">
        <w:t xml:space="preserve"> and </w:t>
      </w:r>
      <w:r w:rsidR="007F289B" w:rsidRPr="00903DBA">
        <w:rPr>
          <w:rStyle w:val="KeyWord0"/>
        </w:rPr>
        <w:t>StaticAddress</w:t>
      </w:r>
      <w:r w:rsidR="007F289B" w:rsidRPr="00903DBA">
        <w:t xml:space="preserve"> classes are identical</w:t>
      </w:r>
      <w:r w:rsidR="00E53D6D" w:rsidRPr="00903DBA">
        <w:t>, t</w:t>
      </w:r>
      <w:r w:rsidR="00960DF1" w:rsidRPr="00903DBA">
        <w:t xml:space="preserve">hey hold a name and an offset. </w:t>
      </w:r>
      <w:r w:rsidR="00CD3466" w:rsidRPr="00903DBA">
        <w:t>In the end, only static address</w:t>
      </w:r>
      <w:r w:rsidR="00DF5F99" w:rsidRPr="00903DBA">
        <w:t>es</w:t>
      </w:r>
      <w:r w:rsidR="00CD3466" w:rsidRPr="00903DBA">
        <w:t xml:space="preserve"> are allowed, but a static value can hold a middle value</w:t>
      </w:r>
      <w:r w:rsidR="00F24AA0" w:rsidRPr="00903DBA">
        <w:t xml:space="preserve"> during the parsing</w:t>
      </w:r>
      <w:r w:rsidR="00CD3466" w:rsidRPr="00903DBA">
        <w:t xml:space="preserve">. For instance, in the static address </w:t>
      </w:r>
      <w:r w:rsidR="00CD3466" w:rsidRPr="00903DBA">
        <w:rPr>
          <w:rStyle w:val="KeyWord0"/>
        </w:rPr>
        <w:t>&amp;a[3]</w:t>
      </w:r>
      <w:r w:rsidR="00CD3466" w:rsidRPr="00903DBA">
        <w:t xml:space="preserve">, </w:t>
      </w:r>
      <w:r w:rsidR="00CD3466" w:rsidRPr="00903DBA">
        <w:rPr>
          <w:rStyle w:val="KeyWord0"/>
        </w:rPr>
        <w:t>a[3]</w:t>
      </w:r>
      <w:r w:rsidR="00CD3466" w:rsidRPr="00903DBA">
        <w:t xml:space="preserve"> is temporary stored as a static value.</w:t>
      </w:r>
    </w:p>
    <w:p w14:paraId="48E48D53" w14:textId="75233FE1" w:rsidR="0011007F" w:rsidRPr="00903DBA" w:rsidRDefault="00B838C8" w:rsidP="002F7968">
      <w:pPr>
        <w:pStyle w:val="CodeHeader"/>
      </w:pPr>
      <w:r w:rsidRPr="00903DBA">
        <w:t>StaticValue.cs</w:t>
      </w:r>
    </w:p>
    <w:p w14:paraId="329DF938" w14:textId="77777777" w:rsidR="0011007F" w:rsidRPr="00903DBA" w:rsidRDefault="0011007F" w:rsidP="0011007F">
      <w:pPr>
        <w:pStyle w:val="Code"/>
        <w:rPr>
          <w:highlight w:val="white"/>
        </w:rPr>
      </w:pPr>
      <w:r w:rsidRPr="00903DBA">
        <w:rPr>
          <w:highlight w:val="white"/>
        </w:rPr>
        <w:t>namespace CCompiler {</w:t>
      </w:r>
    </w:p>
    <w:p w14:paraId="716EB8F3" w14:textId="77777777" w:rsidR="0011007F" w:rsidRPr="00903DBA" w:rsidRDefault="0011007F" w:rsidP="0011007F">
      <w:pPr>
        <w:pStyle w:val="Code"/>
        <w:rPr>
          <w:highlight w:val="white"/>
        </w:rPr>
      </w:pPr>
      <w:r w:rsidRPr="00903DBA">
        <w:rPr>
          <w:highlight w:val="white"/>
        </w:rPr>
        <w:t xml:space="preserve">  public class StaticValue {</w:t>
      </w:r>
    </w:p>
    <w:p w14:paraId="3FBA39CA" w14:textId="77777777" w:rsidR="0011007F" w:rsidRPr="00903DBA" w:rsidRDefault="0011007F" w:rsidP="0011007F">
      <w:pPr>
        <w:pStyle w:val="Code"/>
        <w:rPr>
          <w:highlight w:val="white"/>
        </w:rPr>
      </w:pPr>
      <w:r w:rsidRPr="00903DBA">
        <w:rPr>
          <w:highlight w:val="white"/>
        </w:rPr>
        <w:t xml:space="preserve">    private string m_uniqueName;</w:t>
      </w:r>
    </w:p>
    <w:p w14:paraId="6647C96E" w14:textId="5751620D" w:rsidR="0011007F" w:rsidRPr="00903DBA" w:rsidRDefault="0011007F" w:rsidP="0011007F">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6B077300" w14:textId="77777777" w:rsidR="0011007F" w:rsidRPr="00903DBA" w:rsidRDefault="0011007F" w:rsidP="0011007F">
      <w:pPr>
        <w:pStyle w:val="Code"/>
        <w:rPr>
          <w:highlight w:val="white"/>
        </w:rPr>
      </w:pPr>
    </w:p>
    <w:p w14:paraId="17D3B260" w14:textId="77777777" w:rsidR="0011007F" w:rsidRPr="00903DBA" w:rsidRDefault="0011007F" w:rsidP="0011007F">
      <w:pPr>
        <w:pStyle w:val="Code"/>
        <w:rPr>
          <w:highlight w:val="white"/>
        </w:rPr>
      </w:pPr>
      <w:r w:rsidRPr="00903DBA">
        <w:rPr>
          <w:highlight w:val="white"/>
        </w:rPr>
        <w:t xml:space="preserve">    public StaticValue(string name, int offset) {</w:t>
      </w:r>
    </w:p>
    <w:p w14:paraId="2F6ECB97" w14:textId="77777777" w:rsidR="0011007F" w:rsidRPr="00903DBA" w:rsidRDefault="0011007F" w:rsidP="0011007F">
      <w:pPr>
        <w:pStyle w:val="Code"/>
        <w:rPr>
          <w:highlight w:val="white"/>
        </w:rPr>
      </w:pPr>
      <w:r w:rsidRPr="00903DBA">
        <w:rPr>
          <w:highlight w:val="white"/>
        </w:rPr>
        <w:t xml:space="preserve">      m_uniqueName = name;</w:t>
      </w:r>
    </w:p>
    <w:p w14:paraId="48853AF8" w14:textId="64D96AAC" w:rsidR="0011007F" w:rsidRPr="00903DBA" w:rsidRDefault="0011007F" w:rsidP="0011007F">
      <w:pPr>
        <w:pStyle w:val="Code"/>
        <w:rPr>
          <w:highlight w:val="white"/>
        </w:rPr>
      </w:pPr>
      <w:r w:rsidRPr="00903DBA">
        <w:rPr>
          <w:highlight w:val="white"/>
        </w:rPr>
        <w:t xml:space="preserve">      </w:t>
      </w:r>
      <w:r w:rsidR="00F26000" w:rsidRPr="00903DBA">
        <w:rPr>
          <w:highlight w:val="white"/>
        </w:rPr>
        <w:t>m_offset</w:t>
      </w:r>
      <w:r w:rsidRPr="00903DBA">
        <w:rPr>
          <w:highlight w:val="white"/>
        </w:rPr>
        <w:t xml:space="preserve"> = offset;</w:t>
      </w:r>
    </w:p>
    <w:p w14:paraId="3A341123" w14:textId="77777777" w:rsidR="0011007F" w:rsidRPr="00903DBA" w:rsidRDefault="0011007F" w:rsidP="0011007F">
      <w:pPr>
        <w:pStyle w:val="Code"/>
        <w:rPr>
          <w:highlight w:val="white"/>
        </w:rPr>
      </w:pPr>
      <w:r w:rsidRPr="00903DBA">
        <w:rPr>
          <w:highlight w:val="white"/>
        </w:rPr>
        <w:t xml:space="preserve">    }</w:t>
      </w:r>
    </w:p>
    <w:p w14:paraId="7A824BC5" w14:textId="77777777" w:rsidR="0011007F" w:rsidRPr="00903DBA" w:rsidRDefault="0011007F" w:rsidP="0011007F">
      <w:pPr>
        <w:pStyle w:val="Code"/>
        <w:rPr>
          <w:highlight w:val="white"/>
        </w:rPr>
      </w:pPr>
      <w:r w:rsidRPr="00903DBA">
        <w:rPr>
          <w:highlight w:val="white"/>
        </w:rPr>
        <w:t xml:space="preserve">  </w:t>
      </w:r>
    </w:p>
    <w:p w14:paraId="73A1BF85" w14:textId="77777777" w:rsidR="0011007F" w:rsidRPr="00903DBA" w:rsidRDefault="0011007F" w:rsidP="0011007F">
      <w:pPr>
        <w:pStyle w:val="Code"/>
        <w:rPr>
          <w:highlight w:val="white"/>
        </w:rPr>
      </w:pPr>
      <w:r w:rsidRPr="00903DBA">
        <w:rPr>
          <w:highlight w:val="white"/>
        </w:rPr>
        <w:t xml:space="preserve">    public string UniqueName {</w:t>
      </w:r>
    </w:p>
    <w:p w14:paraId="1F3D545E" w14:textId="77777777" w:rsidR="0011007F" w:rsidRPr="00903DBA" w:rsidRDefault="0011007F" w:rsidP="0011007F">
      <w:pPr>
        <w:pStyle w:val="Code"/>
        <w:rPr>
          <w:highlight w:val="white"/>
        </w:rPr>
      </w:pPr>
      <w:r w:rsidRPr="00903DBA">
        <w:rPr>
          <w:highlight w:val="white"/>
        </w:rPr>
        <w:t xml:space="preserve">      get { return m_uniqueName; }</w:t>
      </w:r>
    </w:p>
    <w:p w14:paraId="0EDA6827" w14:textId="77777777" w:rsidR="0011007F" w:rsidRPr="00903DBA" w:rsidRDefault="0011007F" w:rsidP="0011007F">
      <w:pPr>
        <w:pStyle w:val="Code"/>
        <w:rPr>
          <w:highlight w:val="white"/>
        </w:rPr>
      </w:pPr>
      <w:r w:rsidRPr="00903DBA">
        <w:rPr>
          <w:highlight w:val="white"/>
        </w:rPr>
        <w:t xml:space="preserve">    }</w:t>
      </w:r>
    </w:p>
    <w:p w14:paraId="6BDA5703" w14:textId="77777777" w:rsidR="0011007F" w:rsidRPr="00903DBA" w:rsidRDefault="0011007F" w:rsidP="0011007F">
      <w:pPr>
        <w:pStyle w:val="Code"/>
        <w:rPr>
          <w:highlight w:val="white"/>
        </w:rPr>
      </w:pPr>
      <w:r w:rsidRPr="00903DBA">
        <w:rPr>
          <w:highlight w:val="white"/>
        </w:rPr>
        <w:t xml:space="preserve">  </w:t>
      </w:r>
    </w:p>
    <w:p w14:paraId="32490CCB" w14:textId="77777777" w:rsidR="0011007F" w:rsidRPr="00903DBA" w:rsidRDefault="0011007F" w:rsidP="0011007F">
      <w:pPr>
        <w:pStyle w:val="Code"/>
        <w:rPr>
          <w:highlight w:val="white"/>
        </w:rPr>
      </w:pPr>
      <w:r w:rsidRPr="00903DBA">
        <w:rPr>
          <w:highlight w:val="white"/>
        </w:rPr>
        <w:t xml:space="preserve">    public int Offset {</w:t>
      </w:r>
    </w:p>
    <w:p w14:paraId="377CA795" w14:textId="7D4D4B02" w:rsidR="0011007F" w:rsidRPr="00903DBA" w:rsidRDefault="0011007F" w:rsidP="0011007F">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4435BED1" w14:textId="77777777" w:rsidR="0011007F" w:rsidRPr="00903DBA" w:rsidRDefault="0011007F" w:rsidP="0011007F">
      <w:pPr>
        <w:pStyle w:val="Code"/>
        <w:rPr>
          <w:highlight w:val="white"/>
        </w:rPr>
      </w:pPr>
      <w:r w:rsidRPr="00903DBA">
        <w:rPr>
          <w:highlight w:val="white"/>
        </w:rPr>
        <w:t xml:space="preserve">    }</w:t>
      </w:r>
    </w:p>
    <w:p w14:paraId="5CE640E6" w14:textId="77777777" w:rsidR="0011007F" w:rsidRPr="00903DBA" w:rsidRDefault="0011007F" w:rsidP="0011007F">
      <w:pPr>
        <w:pStyle w:val="Code"/>
        <w:rPr>
          <w:highlight w:val="white"/>
        </w:rPr>
      </w:pPr>
      <w:r w:rsidRPr="00903DBA">
        <w:rPr>
          <w:highlight w:val="white"/>
        </w:rPr>
        <w:t xml:space="preserve">  }</w:t>
      </w:r>
    </w:p>
    <w:p w14:paraId="3DA6F590" w14:textId="0854A3C1" w:rsidR="0011007F" w:rsidRPr="00903DBA" w:rsidRDefault="0011007F" w:rsidP="0011007F">
      <w:pPr>
        <w:pStyle w:val="Code"/>
      </w:pPr>
      <w:r w:rsidRPr="00903DBA">
        <w:rPr>
          <w:highlight w:val="white"/>
        </w:rPr>
        <w:t>}</w:t>
      </w:r>
    </w:p>
    <w:p w14:paraId="2A34D6B5" w14:textId="3FB1F35B" w:rsidR="002F7968" w:rsidRPr="00903DBA" w:rsidRDefault="002F7968" w:rsidP="0011007F">
      <w:pPr>
        <w:pStyle w:val="CodeHeader"/>
      </w:pPr>
      <w:r w:rsidRPr="00903DBA">
        <w:t>StaticAddress.cs</w:t>
      </w:r>
    </w:p>
    <w:p w14:paraId="197E2296" w14:textId="77777777" w:rsidR="0011007F" w:rsidRPr="00903DBA" w:rsidRDefault="0011007F" w:rsidP="0011007F">
      <w:pPr>
        <w:pStyle w:val="Code"/>
        <w:rPr>
          <w:highlight w:val="white"/>
        </w:rPr>
      </w:pPr>
      <w:r w:rsidRPr="00903DBA">
        <w:rPr>
          <w:highlight w:val="white"/>
        </w:rPr>
        <w:t>namespace CCompiler {</w:t>
      </w:r>
    </w:p>
    <w:p w14:paraId="170196A8" w14:textId="77777777" w:rsidR="0011007F" w:rsidRPr="00903DBA" w:rsidRDefault="0011007F" w:rsidP="0011007F">
      <w:pPr>
        <w:pStyle w:val="Code"/>
        <w:rPr>
          <w:highlight w:val="white"/>
        </w:rPr>
      </w:pPr>
      <w:r w:rsidRPr="00903DBA">
        <w:rPr>
          <w:highlight w:val="white"/>
        </w:rPr>
        <w:t xml:space="preserve">  public class StaticAddress {</w:t>
      </w:r>
    </w:p>
    <w:p w14:paraId="32FD6D6B" w14:textId="77777777" w:rsidR="0011007F" w:rsidRPr="00903DBA" w:rsidRDefault="0011007F" w:rsidP="0011007F">
      <w:pPr>
        <w:pStyle w:val="Code"/>
        <w:rPr>
          <w:highlight w:val="white"/>
        </w:rPr>
      </w:pPr>
      <w:r w:rsidRPr="00903DBA">
        <w:rPr>
          <w:highlight w:val="white"/>
        </w:rPr>
        <w:t xml:space="preserve">    private string m_uniqueName;</w:t>
      </w:r>
    </w:p>
    <w:p w14:paraId="3F5B792A" w14:textId="4F7E79A8" w:rsidR="0011007F" w:rsidRPr="00903DBA" w:rsidRDefault="0011007F" w:rsidP="0011007F">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33440B30" w14:textId="77777777" w:rsidR="0011007F" w:rsidRPr="00903DBA" w:rsidRDefault="0011007F" w:rsidP="0011007F">
      <w:pPr>
        <w:pStyle w:val="Code"/>
        <w:rPr>
          <w:highlight w:val="white"/>
        </w:rPr>
      </w:pPr>
      <w:r w:rsidRPr="00903DBA">
        <w:rPr>
          <w:highlight w:val="white"/>
        </w:rPr>
        <w:t xml:space="preserve">  </w:t>
      </w:r>
    </w:p>
    <w:p w14:paraId="546DFC7D" w14:textId="77777777" w:rsidR="0011007F" w:rsidRPr="00903DBA" w:rsidRDefault="0011007F" w:rsidP="0011007F">
      <w:pPr>
        <w:pStyle w:val="Code"/>
        <w:rPr>
          <w:highlight w:val="white"/>
        </w:rPr>
      </w:pPr>
      <w:r w:rsidRPr="00903DBA">
        <w:rPr>
          <w:highlight w:val="white"/>
        </w:rPr>
        <w:t xml:space="preserve">    public StaticAddress(string name, int offset) {</w:t>
      </w:r>
    </w:p>
    <w:p w14:paraId="1A7C2F43" w14:textId="77777777" w:rsidR="0011007F" w:rsidRPr="00903DBA" w:rsidRDefault="0011007F" w:rsidP="0011007F">
      <w:pPr>
        <w:pStyle w:val="Code"/>
        <w:rPr>
          <w:highlight w:val="white"/>
        </w:rPr>
      </w:pPr>
      <w:r w:rsidRPr="00903DBA">
        <w:rPr>
          <w:highlight w:val="white"/>
        </w:rPr>
        <w:t xml:space="preserve">      m_uniqueName = name;</w:t>
      </w:r>
    </w:p>
    <w:p w14:paraId="292DEDBD" w14:textId="2CD51393" w:rsidR="0011007F" w:rsidRPr="00903DBA" w:rsidRDefault="0011007F" w:rsidP="0011007F">
      <w:pPr>
        <w:pStyle w:val="Code"/>
        <w:rPr>
          <w:highlight w:val="white"/>
        </w:rPr>
      </w:pPr>
      <w:r w:rsidRPr="00903DBA">
        <w:rPr>
          <w:highlight w:val="white"/>
        </w:rPr>
        <w:t xml:space="preserve">      </w:t>
      </w:r>
      <w:r w:rsidR="00F26000" w:rsidRPr="00903DBA">
        <w:rPr>
          <w:highlight w:val="white"/>
        </w:rPr>
        <w:t>m_offset</w:t>
      </w:r>
      <w:r w:rsidRPr="00903DBA">
        <w:rPr>
          <w:highlight w:val="white"/>
        </w:rPr>
        <w:t xml:space="preserve"> = offset;</w:t>
      </w:r>
    </w:p>
    <w:p w14:paraId="620641AD" w14:textId="77777777" w:rsidR="0011007F" w:rsidRPr="00903DBA" w:rsidRDefault="0011007F" w:rsidP="0011007F">
      <w:pPr>
        <w:pStyle w:val="Code"/>
        <w:rPr>
          <w:highlight w:val="white"/>
        </w:rPr>
      </w:pPr>
      <w:r w:rsidRPr="00903DBA">
        <w:rPr>
          <w:highlight w:val="white"/>
        </w:rPr>
        <w:t xml:space="preserve">    }</w:t>
      </w:r>
    </w:p>
    <w:p w14:paraId="251277C5" w14:textId="77777777" w:rsidR="0011007F" w:rsidRPr="00903DBA" w:rsidRDefault="0011007F" w:rsidP="0011007F">
      <w:pPr>
        <w:pStyle w:val="Code"/>
        <w:rPr>
          <w:highlight w:val="white"/>
        </w:rPr>
      </w:pPr>
      <w:r w:rsidRPr="00903DBA">
        <w:rPr>
          <w:highlight w:val="white"/>
        </w:rPr>
        <w:t xml:space="preserve">  </w:t>
      </w:r>
    </w:p>
    <w:p w14:paraId="508985F3" w14:textId="77777777" w:rsidR="0011007F" w:rsidRPr="00903DBA" w:rsidRDefault="0011007F" w:rsidP="0011007F">
      <w:pPr>
        <w:pStyle w:val="Code"/>
        <w:rPr>
          <w:highlight w:val="white"/>
        </w:rPr>
      </w:pPr>
      <w:r w:rsidRPr="00903DBA">
        <w:rPr>
          <w:highlight w:val="white"/>
        </w:rPr>
        <w:t xml:space="preserve">    public string UniqueName {</w:t>
      </w:r>
    </w:p>
    <w:p w14:paraId="46E49CC2" w14:textId="77777777" w:rsidR="0011007F" w:rsidRPr="00903DBA" w:rsidRDefault="0011007F" w:rsidP="0011007F">
      <w:pPr>
        <w:pStyle w:val="Code"/>
        <w:rPr>
          <w:highlight w:val="white"/>
        </w:rPr>
      </w:pPr>
      <w:r w:rsidRPr="00903DBA">
        <w:rPr>
          <w:highlight w:val="white"/>
        </w:rPr>
        <w:t xml:space="preserve">      get { return m_uniqueName; }</w:t>
      </w:r>
    </w:p>
    <w:p w14:paraId="4B5EA461" w14:textId="77777777" w:rsidR="0011007F" w:rsidRPr="00903DBA" w:rsidRDefault="0011007F" w:rsidP="0011007F">
      <w:pPr>
        <w:pStyle w:val="Code"/>
        <w:rPr>
          <w:highlight w:val="white"/>
        </w:rPr>
      </w:pPr>
      <w:r w:rsidRPr="00903DBA">
        <w:rPr>
          <w:highlight w:val="white"/>
        </w:rPr>
        <w:t xml:space="preserve">    }</w:t>
      </w:r>
    </w:p>
    <w:p w14:paraId="08D4F848" w14:textId="77777777" w:rsidR="0011007F" w:rsidRPr="00903DBA" w:rsidRDefault="0011007F" w:rsidP="0011007F">
      <w:pPr>
        <w:pStyle w:val="Code"/>
        <w:rPr>
          <w:highlight w:val="white"/>
        </w:rPr>
      </w:pPr>
      <w:r w:rsidRPr="00903DBA">
        <w:rPr>
          <w:highlight w:val="white"/>
        </w:rPr>
        <w:t xml:space="preserve">  </w:t>
      </w:r>
    </w:p>
    <w:p w14:paraId="6D4589DE" w14:textId="77777777" w:rsidR="0011007F" w:rsidRPr="00903DBA" w:rsidRDefault="0011007F" w:rsidP="0011007F">
      <w:pPr>
        <w:pStyle w:val="Code"/>
        <w:rPr>
          <w:highlight w:val="white"/>
        </w:rPr>
      </w:pPr>
      <w:r w:rsidRPr="00903DBA">
        <w:rPr>
          <w:highlight w:val="white"/>
        </w:rPr>
        <w:t xml:space="preserve">    public int Offset {</w:t>
      </w:r>
    </w:p>
    <w:p w14:paraId="1FC6EDD4" w14:textId="50D74296" w:rsidR="0011007F" w:rsidRPr="00903DBA" w:rsidRDefault="0011007F" w:rsidP="0011007F">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2D9EB250" w14:textId="77777777" w:rsidR="0011007F" w:rsidRPr="00903DBA" w:rsidRDefault="0011007F" w:rsidP="0011007F">
      <w:pPr>
        <w:pStyle w:val="Code"/>
        <w:rPr>
          <w:highlight w:val="white"/>
        </w:rPr>
      </w:pPr>
      <w:r w:rsidRPr="00903DBA">
        <w:rPr>
          <w:highlight w:val="white"/>
        </w:rPr>
        <w:t xml:space="preserve">    }</w:t>
      </w:r>
    </w:p>
    <w:p w14:paraId="3C2B67CD" w14:textId="77777777" w:rsidR="0011007F" w:rsidRPr="00903DBA" w:rsidRDefault="0011007F" w:rsidP="0011007F">
      <w:pPr>
        <w:pStyle w:val="Code"/>
        <w:rPr>
          <w:highlight w:val="white"/>
        </w:rPr>
      </w:pPr>
      <w:r w:rsidRPr="00903DBA">
        <w:rPr>
          <w:highlight w:val="white"/>
        </w:rPr>
        <w:t xml:space="preserve">  }</w:t>
      </w:r>
    </w:p>
    <w:p w14:paraId="545E57FD" w14:textId="60A9DB0F" w:rsidR="00B838C8" w:rsidRPr="00903DBA" w:rsidRDefault="0011007F" w:rsidP="0011007F">
      <w:pPr>
        <w:pStyle w:val="Code"/>
      </w:pPr>
      <w:r w:rsidRPr="00903DBA">
        <w:rPr>
          <w:highlight w:val="white"/>
        </w:rPr>
        <w:t>}</w:t>
      </w:r>
    </w:p>
    <w:p w14:paraId="28070311" w14:textId="14932D37" w:rsidR="00006E57" w:rsidRPr="00903DBA" w:rsidRDefault="00522EB0" w:rsidP="00522EB0">
      <w:r w:rsidRPr="00903DBA">
        <w:t xml:space="preserve">The </w:t>
      </w:r>
      <w:r w:rsidRPr="00903DBA">
        <w:rPr>
          <w:rStyle w:val="KeyWord0"/>
        </w:rPr>
        <w:t>StaticExpression</w:t>
      </w:r>
      <w:r w:rsidRPr="00903DBA">
        <w:t xml:space="preserve"> class hold the two methods </w:t>
      </w:r>
      <w:r w:rsidRPr="00903DBA">
        <w:rPr>
          <w:rStyle w:val="KeyWord0"/>
        </w:rPr>
        <w:t>Binary</w:t>
      </w:r>
      <w:r w:rsidRPr="00903DBA">
        <w:t xml:space="preserve"> and </w:t>
      </w:r>
      <w:r w:rsidRPr="00903DBA">
        <w:rPr>
          <w:rStyle w:val="KeyWord0"/>
        </w:rPr>
        <w:t>Unary</w:t>
      </w:r>
      <w:r w:rsidRPr="00903DBA">
        <w:t xml:space="preserve">, </w:t>
      </w:r>
      <w:r w:rsidR="007D353E" w:rsidRPr="00903DBA">
        <w:t>which takes a binary or unary expression and returns a static expression</w:t>
      </w:r>
      <w:r w:rsidR="00E52011" w:rsidRPr="00903DBA">
        <w:t xml:space="preserve"> if there is one, or null </w:t>
      </w:r>
      <w:r w:rsidR="00804000" w:rsidRPr="00903DBA">
        <w:t>if there is not</w:t>
      </w:r>
      <w:r w:rsidR="00E52011" w:rsidRPr="00903DBA">
        <w:t>.</w:t>
      </w:r>
    </w:p>
    <w:p w14:paraId="6B353FE8" w14:textId="292D7FFF" w:rsidR="00614078" w:rsidRPr="00903DBA" w:rsidRDefault="00614078" w:rsidP="00614078">
      <w:pPr>
        <w:pStyle w:val="CodeHeader"/>
      </w:pPr>
      <w:r w:rsidRPr="00903DBA">
        <w:t>StaticExpression.cs</w:t>
      </w:r>
    </w:p>
    <w:p w14:paraId="22025DAF" w14:textId="77777777" w:rsidR="00C8332E" w:rsidRPr="00903DBA" w:rsidRDefault="00C8332E" w:rsidP="00C8332E">
      <w:pPr>
        <w:pStyle w:val="Code"/>
        <w:rPr>
          <w:highlight w:val="white"/>
        </w:rPr>
      </w:pPr>
      <w:r w:rsidRPr="00903DBA">
        <w:rPr>
          <w:highlight w:val="white"/>
        </w:rPr>
        <w:t>using System.Numerics;</w:t>
      </w:r>
    </w:p>
    <w:p w14:paraId="4FD0C9FB" w14:textId="77777777" w:rsidR="00C8332E" w:rsidRPr="00903DBA" w:rsidRDefault="00C8332E" w:rsidP="00C8332E">
      <w:pPr>
        <w:pStyle w:val="Code"/>
        <w:rPr>
          <w:highlight w:val="white"/>
        </w:rPr>
      </w:pPr>
    </w:p>
    <w:p w14:paraId="17E17FFF" w14:textId="77777777" w:rsidR="00C8332E" w:rsidRPr="00903DBA" w:rsidRDefault="00C8332E" w:rsidP="00C8332E">
      <w:pPr>
        <w:pStyle w:val="Code"/>
        <w:rPr>
          <w:highlight w:val="white"/>
        </w:rPr>
      </w:pPr>
      <w:r w:rsidRPr="00903DBA">
        <w:rPr>
          <w:highlight w:val="white"/>
        </w:rPr>
        <w:t>namespace CCompiler {</w:t>
      </w:r>
    </w:p>
    <w:p w14:paraId="40F81CFF" w14:textId="77777777" w:rsidR="00C8332E" w:rsidRPr="00903DBA" w:rsidRDefault="00C8332E" w:rsidP="00C8332E">
      <w:pPr>
        <w:pStyle w:val="Code"/>
        <w:rPr>
          <w:highlight w:val="white"/>
        </w:rPr>
      </w:pPr>
      <w:r w:rsidRPr="00903DBA">
        <w:rPr>
          <w:highlight w:val="white"/>
        </w:rPr>
        <w:lastRenderedPageBreak/>
        <w:t xml:space="preserve">  public class StaticExpression {</w:t>
      </w:r>
    </w:p>
    <w:p w14:paraId="20AB3685" w14:textId="77777777" w:rsidR="00786D2B" w:rsidRPr="00903DBA" w:rsidRDefault="00786D2B" w:rsidP="00786D2B">
      <w:pPr>
        <w:rPr>
          <w:highlight w:val="white"/>
        </w:rPr>
      </w:pPr>
      <w:r w:rsidRPr="00903DBA">
        <w:rPr>
          <w:highlight w:val="white"/>
        </w:rPr>
        <w:t xml:space="preserve">The </w:t>
      </w:r>
      <w:r w:rsidRPr="00903DBA">
        <w:rPr>
          <w:rStyle w:val="KeyWord0"/>
          <w:highlight w:val="white"/>
        </w:rPr>
        <w:t>Binary</w:t>
      </w:r>
      <w:r w:rsidRPr="00903DBA">
        <w:rPr>
          <w:highlight w:val="white"/>
        </w:rPr>
        <w:t xml:space="preserve"> method exams the expressions if the operator is binary addition or subtraction, index, or dot.</w:t>
      </w:r>
    </w:p>
    <w:p w14:paraId="097D47CB" w14:textId="77777777" w:rsidR="00C8332E" w:rsidRPr="00903DBA" w:rsidRDefault="00C8332E" w:rsidP="00C8332E">
      <w:pPr>
        <w:pStyle w:val="Code"/>
        <w:rPr>
          <w:highlight w:val="white"/>
        </w:rPr>
      </w:pPr>
      <w:r w:rsidRPr="00903DBA">
        <w:rPr>
          <w:highlight w:val="white"/>
        </w:rPr>
        <w:t xml:space="preserve">    public static Expression Binary(MiddleOperator middleOp,</w:t>
      </w:r>
    </w:p>
    <w:p w14:paraId="2637F277" w14:textId="77777777" w:rsidR="00C8332E" w:rsidRPr="00903DBA" w:rsidRDefault="00C8332E" w:rsidP="00C8332E">
      <w:pPr>
        <w:pStyle w:val="Code"/>
        <w:rPr>
          <w:highlight w:val="white"/>
        </w:rPr>
      </w:pPr>
      <w:r w:rsidRPr="00903DBA">
        <w:rPr>
          <w:highlight w:val="white"/>
        </w:rPr>
        <w:t xml:space="preserve">                                    Expression leftExpression,</w:t>
      </w:r>
    </w:p>
    <w:p w14:paraId="4B5D9027" w14:textId="77777777" w:rsidR="00C8332E" w:rsidRPr="00903DBA" w:rsidRDefault="00C8332E" w:rsidP="00C8332E">
      <w:pPr>
        <w:pStyle w:val="Code"/>
        <w:rPr>
          <w:highlight w:val="white"/>
        </w:rPr>
      </w:pPr>
      <w:r w:rsidRPr="00903DBA">
        <w:rPr>
          <w:highlight w:val="white"/>
        </w:rPr>
        <w:t xml:space="preserve">                                    Expression rightExpression) {</w:t>
      </w:r>
    </w:p>
    <w:p w14:paraId="5F700899" w14:textId="77777777" w:rsidR="00C8332E" w:rsidRPr="00903DBA" w:rsidRDefault="00C8332E" w:rsidP="00C8332E">
      <w:pPr>
        <w:pStyle w:val="Code"/>
        <w:rPr>
          <w:highlight w:val="white"/>
        </w:rPr>
      </w:pPr>
      <w:r w:rsidRPr="00903DBA">
        <w:rPr>
          <w:highlight w:val="white"/>
        </w:rPr>
        <w:t xml:space="preserve">      Type leftType = leftExpression.Symbol.Type,</w:t>
      </w:r>
    </w:p>
    <w:p w14:paraId="6806CD04" w14:textId="77777777" w:rsidR="00C8332E" w:rsidRPr="00903DBA" w:rsidRDefault="00C8332E" w:rsidP="00C8332E">
      <w:pPr>
        <w:pStyle w:val="Code"/>
        <w:rPr>
          <w:highlight w:val="white"/>
        </w:rPr>
      </w:pPr>
      <w:r w:rsidRPr="00903DBA">
        <w:rPr>
          <w:highlight w:val="white"/>
        </w:rPr>
        <w:t xml:space="preserve">           rightType = rightExpression.Symbol.Type;</w:t>
      </w:r>
    </w:p>
    <w:p w14:paraId="67F400D2" w14:textId="77777777" w:rsidR="00C8332E" w:rsidRPr="00903DBA" w:rsidRDefault="00C8332E" w:rsidP="00C8332E">
      <w:pPr>
        <w:pStyle w:val="Code"/>
        <w:rPr>
          <w:highlight w:val="white"/>
        </w:rPr>
      </w:pPr>
      <w:r w:rsidRPr="00903DBA">
        <w:rPr>
          <w:highlight w:val="white"/>
        </w:rPr>
        <w:t xml:space="preserve">      object leftValue = leftExpression.Symbol.Value,</w:t>
      </w:r>
    </w:p>
    <w:p w14:paraId="541EC8CD" w14:textId="54E5262E" w:rsidR="00C8332E" w:rsidRPr="00903DBA" w:rsidRDefault="00C8332E" w:rsidP="00C8332E">
      <w:pPr>
        <w:pStyle w:val="Code"/>
        <w:rPr>
          <w:highlight w:val="white"/>
        </w:rPr>
      </w:pPr>
      <w:r w:rsidRPr="00903DBA">
        <w:rPr>
          <w:highlight w:val="white"/>
        </w:rPr>
        <w:t xml:space="preserve">             rightValue = rightExpression.Symbol.Value;    </w:t>
      </w:r>
    </w:p>
    <w:p w14:paraId="365ACFDD" w14:textId="080B4898" w:rsidR="00786D2B" w:rsidRPr="00903DBA" w:rsidRDefault="00786D2B" w:rsidP="00786D2B">
      <w:pPr>
        <w:rPr>
          <w:highlight w:val="white"/>
        </w:rPr>
      </w:pPr>
      <w:r w:rsidRPr="00903DBA">
        <w:rPr>
          <w:highlight w:val="white"/>
        </w:rPr>
        <w:t xml:space="preserve">In </w:t>
      </w:r>
      <w:r w:rsidR="00F02135" w:rsidRPr="00903DBA">
        <w:rPr>
          <w:highlight w:val="white"/>
        </w:rPr>
        <w:t>the addition case</w:t>
      </w:r>
      <w:r w:rsidRPr="00903DBA">
        <w:rPr>
          <w:highlight w:val="white"/>
        </w:rPr>
        <w:t>, the operand</w:t>
      </w:r>
      <w:r w:rsidR="007734FD" w:rsidRPr="00903DBA">
        <w:rPr>
          <w:highlight w:val="white"/>
        </w:rPr>
        <w:t xml:space="preserve"> value</w:t>
      </w:r>
      <w:r w:rsidRPr="00903DBA">
        <w:rPr>
          <w:highlight w:val="white"/>
        </w:rPr>
        <w:t>s must be a static address and a constant integer value</w:t>
      </w:r>
      <w:r w:rsidR="00C706C2" w:rsidRPr="00903DBA">
        <w:rPr>
          <w:highlight w:val="white"/>
        </w:rPr>
        <w:t xml:space="preserve">, or a extern or static array and a </w:t>
      </w:r>
      <w:r w:rsidR="00F57278" w:rsidRPr="00903DBA">
        <w:rPr>
          <w:highlight w:val="white"/>
        </w:rPr>
        <w:t>constant value.</w:t>
      </w:r>
      <w:r w:rsidRPr="00903DBA">
        <w:rPr>
          <w:highlight w:val="white"/>
        </w:rPr>
        <w:t xml:space="preserve"> For instance, </w:t>
      </w:r>
      <w:r w:rsidRPr="00903DBA">
        <w:rPr>
          <w:rStyle w:val="KeyWord0"/>
          <w:highlight w:val="white"/>
        </w:rPr>
        <w:t>&amp;i + 2</w:t>
      </w:r>
      <w:r w:rsidR="008B40CD" w:rsidRPr="00903DBA">
        <w:rPr>
          <w:highlight w:val="white"/>
        </w:rPr>
        <w:t xml:space="preserve">, </w:t>
      </w:r>
      <w:r w:rsidR="008B40CD" w:rsidRPr="00903DBA">
        <w:rPr>
          <w:rStyle w:val="KeyWord0"/>
          <w:highlight w:val="white"/>
        </w:rPr>
        <w:t>2 + &amp;i</w:t>
      </w:r>
      <w:r w:rsidR="008B40CD" w:rsidRPr="00903DBA">
        <w:rPr>
          <w:highlight w:val="white"/>
        </w:rPr>
        <w:t xml:space="preserve">, </w:t>
      </w:r>
      <w:r w:rsidR="008B40CD" w:rsidRPr="00903DBA">
        <w:rPr>
          <w:rStyle w:val="KeyWord0"/>
          <w:highlight w:val="white"/>
        </w:rPr>
        <w:t>a + 2</w:t>
      </w:r>
      <w:r w:rsidR="008B40CD" w:rsidRPr="00903DBA">
        <w:rPr>
          <w:highlight w:val="white"/>
        </w:rPr>
        <w:t xml:space="preserve"> or </w:t>
      </w:r>
      <w:r w:rsidR="008B40CD" w:rsidRPr="00903DBA">
        <w:rPr>
          <w:rStyle w:val="KeyWord0"/>
          <w:highlight w:val="white"/>
        </w:rPr>
        <w:t>2 + a</w:t>
      </w:r>
      <w:r w:rsidR="00BE1369" w:rsidRPr="00903DBA">
        <w:rPr>
          <w:highlight w:val="white"/>
        </w:rPr>
        <w:t xml:space="preserve">, where </w:t>
      </w:r>
      <w:r w:rsidR="00BE1369" w:rsidRPr="00903DBA">
        <w:rPr>
          <w:rStyle w:val="KeyWord0"/>
          <w:highlight w:val="white"/>
        </w:rPr>
        <w:t>a</w:t>
      </w:r>
      <w:r w:rsidR="00BE1369" w:rsidRPr="00903DBA">
        <w:rPr>
          <w:highlight w:val="white"/>
        </w:rPr>
        <w:t xml:space="preserve"> is an array and </w:t>
      </w:r>
      <w:r w:rsidR="00BE1369" w:rsidRPr="00903DBA">
        <w:rPr>
          <w:rStyle w:val="KeyWord0"/>
          <w:highlight w:val="white"/>
        </w:rPr>
        <w:t>i</w:t>
      </w:r>
      <w:r w:rsidR="00BE1369" w:rsidRPr="00903DBA">
        <w:rPr>
          <w:highlight w:val="white"/>
        </w:rPr>
        <w:t xml:space="preserve"> an integer.</w:t>
      </w:r>
    </w:p>
    <w:p w14:paraId="7C294C3C" w14:textId="66E36CAB" w:rsidR="00EF5925" w:rsidRPr="00903DBA" w:rsidRDefault="00EF5925" w:rsidP="00EF5925">
      <w:pPr>
        <w:rPr>
          <w:highlight w:val="white"/>
        </w:rPr>
      </w:pPr>
      <w:r w:rsidRPr="00903DBA">
        <w:rPr>
          <w:highlight w:val="white"/>
        </w:rPr>
        <w:t xml:space="preserve">In case of left array or static address and an integral right value, we </w:t>
      </w:r>
      <w:r w:rsidRPr="00903DBA">
        <w:rPr>
          <w:rStyle w:val="KeyWord0"/>
          <w:highlight w:val="white"/>
        </w:rPr>
        <w:t>GenerateAddition</w:t>
      </w:r>
      <w:r w:rsidRPr="00903DBA">
        <w:rPr>
          <w:highlight w:val="white"/>
        </w:rPr>
        <w:t xml:space="preserve"> to generate the resulting static address.</w:t>
      </w:r>
    </w:p>
    <w:p w14:paraId="3C0A48A0" w14:textId="77777777" w:rsidR="00C8332E" w:rsidRPr="00903DBA" w:rsidRDefault="00C8332E" w:rsidP="00C8332E">
      <w:pPr>
        <w:pStyle w:val="Code"/>
        <w:rPr>
          <w:highlight w:val="white"/>
        </w:rPr>
      </w:pPr>
      <w:r w:rsidRPr="00903DBA">
        <w:rPr>
          <w:highlight w:val="white"/>
        </w:rPr>
        <w:t xml:space="preserve">      switch (middleOp) {</w:t>
      </w:r>
    </w:p>
    <w:p w14:paraId="7190E808" w14:textId="77777777" w:rsidR="00C8332E" w:rsidRPr="00903DBA" w:rsidRDefault="00C8332E" w:rsidP="00C8332E">
      <w:pPr>
        <w:pStyle w:val="Code"/>
        <w:rPr>
          <w:highlight w:val="white"/>
        </w:rPr>
      </w:pPr>
      <w:r w:rsidRPr="00903DBA">
        <w:rPr>
          <w:highlight w:val="white"/>
        </w:rPr>
        <w:t xml:space="preserve">        case MiddleOperator.BinaryAdd: // &amp;i + 2, a + 2</w:t>
      </w:r>
    </w:p>
    <w:p w14:paraId="5F2266CD" w14:textId="77777777" w:rsidR="00C8332E" w:rsidRPr="00903DBA" w:rsidRDefault="00C8332E" w:rsidP="00C8332E">
      <w:pPr>
        <w:pStyle w:val="Code"/>
        <w:rPr>
          <w:highlight w:val="white"/>
        </w:rPr>
      </w:pPr>
      <w:r w:rsidRPr="00903DBA">
        <w:rPr>
          <w:highlight w:val="white"/>
        </w:rPr>
        <w:t xml:space="preserve">          if (((leftValue is StaticAddress) ||</w:t>
      </w:r>
    </w:p>
    <w:p w14:paraId="475A1803" w14:textId="77777777" w:rsidR="00C8332E" w:rsidRPr="00903DBA" w:rsidRDefault="00C8332E" w:rsidP="00C8332E">
      <w:pPr>
        <w:pStyle w:val="Code"/>
        <w:rPr>
          <w:highlight w:val="white"/>
        </w:rPr>
      </w:pPr>
      <w:r w:rsidRPr="00903DBA">
        <w:rPr>
          <w:highlight w:val="white"/>
        </w:rPr>
        <w:t xml:space="preserve">               (leftExpression.Symbol.IsExternOrStatic() &amp;&amp;</w:t>
      </w:r>
    </w:p>
    <w:p w14:paraId="2624C97E" w14:textId="7BC055DE" w:rsidR="00C8332E" w:rsidRPr="00903DBA" w:rsidRDefault="00C8332E" w:rsidP="00C8332E">
      <w:pPr>
        <w:pStyle w:val="Code"/>
        <w:rPr>
          <w:highlight w:val="white"/>
        </w:rPr>
      </w:pPr>
      <w:r w:rsidRPr="00903DBA">
        <w:rPr>
          <w:highlight w:val="white"/>
        </w:rPr>
        <w:t xml:space="preserve">                leftType.IsArray())) &amp;&amp; (rightValue is BigInteger)) {</w:t>
      </w:r>
    </w:p>
    <w:p w14:paraId="098D233C" w14:textId="77777777" w:rsidR="006C1426" w:rsidRPr="00903DBA" w:rsidRDefault="00C8332E" w:rsidP="00C8332E">
      <w:pPr>
        <w:pStyle w:val="Code"/>
        <w:rPr>
          <w:highlight w:val="white"/>
        </w:rPr>
      </w:pPr>
      <w:r w:rsidRPr="00903DBA">
        <w:rPr>
          <w:highlight w:val="white"/>
        </w:rPr>
        <w:t xml:space="preserve">            return GenerateAddition(leftExpression.Symbol,</w:t>
      </w:r>
    </w:p>
    <w:p w14:paraId="6C529C32" w14:textId="45D8BFBE" w:rsidR="00C8332E" w:rsidRPr="00903DBA" w:rsidRDefault="006C1426" w:rsidP="00C8332E">
      <w:pPr>
        <w:pStyle w:val="Code"/>
        <w:rPr>
          <w:highlight w:val="white"/>
        </w:rPr>
      </w:pPr>
      <w:r w:rsidRPr="00903DBA">
        <w:rPr>
          <w:highlight w:val="white"/>
        </w:rPr>
        <w:t xml:space="preserve">                                   </w:t>
      </w:r>
      <w:r w:rsidR="00C8332E" w:rsidRPr="00903DBA">
        <w:rPr>
          <w:highlight w:val="white"/>
        </w:rPr>
        <w:t xml:space="preserve"> (BigInteger) rightValue);</w:t>
      </w:r>
    </w:p>
    <w:p w14:paraId="383F178F" w14:textId="2EE640C0" w:rsidR="00C8332E" w:rsidRPr="00903DBA" w:rsidRDefault="00C8332E" w:rsidP="00C8332E">
      <w:pPr>
        <w:pStyle w:val="Code"/>
        <w:rPr>
          <w:highlight w:val="white"/>
        </w:rPr>
      </w:pPr>
      <w:r w:rsidRPr="00903DBA">
        <w:rPr>
          <w:highlight w:val="white"/>
        </w:rPr>
        <w:t xml:space="preserve">          }</w:t>
      </w:r>
    </w:p>
    <w:p w14:paraId="524ED3F9" w14:textId="60DB10CB" w:rsidR="00EF5925" w:rsidRPr="00903DBA" w:rsidRDefault="00EF5925" w:rsidP="00EF5925">
      <w:pPr>
        <w:rPr>
          <w:highlight w:val="white"/>
        </w:rPr>
      </w:pPr>
      <w:r w:rsidRPr="00903DBA">
        <w:rPr>
          <w:highlight w:val="white"/>
        </w:rPr>
        <w:t xml:space="preserve">In case of an integral left value and a right array or static address, we just swap the operands in the </w:t>
      </w:r>
      <w:r w:rsidRPr="00903DBA">
        <w:rPr>
          <w:rStyle w:val="KeyWord0"/>
          <w:highlight w:val="white"/>
        </w:rPr>
        <w:t>GenerateAddition</w:t>
      </w:r>
      <w:r w:rsidRPr="00903DBA">
        <w:rPr>
          <w:highlight w:val="white"/>
        </w:rPr>
        <w:t xml:space="preserve"> call.</w:t>
      </w:r>
    </w:p>
    <w:p w14:paraId="6777AA47" w14:textId="77777777" w:rsidR="00C8332E" w:rsidRPr="00903DBA" w:rsidRDefault="00C8332E" w:rsidP="00C8332E">
      <w:pPr>
        <w:pStyle w:val="Code"/>
        <w:rPr>
          <w:highlight w:val="white"/>
        </w:rPr>
      </w:pPr>
      <w:r w:rsidRPr="00903DBA">
        <w:rPr>
          <w:highlight w:val="white"/>
        </w:rPr>
        <w:t xml:space="preserve">          else if ((leftValue is BigInteger) &amp;&amp; // 2 + &amp;i, 2 + a</w:t>
      </w:r>
    </w:p>
    <w:p w14:paraId="74CC641F" w14:textId="77777777" w:rsidR="00C8332E" w:rsidRPr="00903DBA" w:rsidRDefault="00C8332E" w:rsidP="00C8332E">
      <w:pPr>
        <w:pStyle w:val="Code"/>
        <w:rPr>
          <w:highlight w:val="white"/>
        </w:rPr>
      </w:pPr>
      <w:r w:rsidRPr="00903DBA">
        <w:rPr>
          <w:highlight w:val="white"/>
        </w:rPr>
        <w:t xml:space="preserve">                   ((rightValue is StaticAddress) || (rightType.IsArray() &amp;&amp;</w:t>
      </w:r>
    </w:p>
    <w:p w14:paraId="6029DC8A" w14:textId="77777777" w:rsidR="00C8332E" w:rsidRPr="00903DBA" w:rsidRDefault="00C8332E" w:rsidP="00C8332E">
      <w:pPr>
        <w:pStyle w:val="Code"/>
        <w:rPr>
          <w:highlight w:val="white"/>
        </w:rPr>
      </w:pPr>
      <w:r w:rsidRPr="00903DBA">
        <w:rPr>
          <w:highlight w:val="white"/>
        </w:rPr>
        <w:t xml:space="preserve">                     rightExpression.Symbol.IsExternOrStatic()))) {</w:t>
      </w:r>
    </w:p>
    <w:p w14:paraId="186EE743" w14:textId="77777777" w:rsidR="00F50875" w:rsidRPr="00903DBA" w:rsidRDefault="00C8332E" w:rsidP="00C8332E">
      <w:pPr>
        <w:pStyle w:val="Code"/>
        <w:rPr>
          <w:highlight w:val="white"/>
        </w:rPr>
      </w:pPr>
      <w:r w:rsidRPr="00903DBA">
        <w:rPr>
          <w:highlight w:val="white"/>
        </w:rPr>
        <w:t xml:space="preserve">            return GenerateAddition(rightExpression.Symbol,</w:t>
      </w:r>
    </w:p>
    <w:p w14:paraId="40FE8DE6" w14:textId="6DD2AE13" w:rsidR="00C8332E" w:rsidRPr="00903DBA" w:rsidRDefault="00F50875" w:rsidP="00C8332E">
      <w:pPr>
        <w:pStyle w:val="Code"/>
        <w:rPr>
          <w:highlight w:val="white"/>
        </w:rPr>
      </w:pPr>
      <w:r w:rsidRPr="00903DBA">
        <w:rPr>
          <w:highlight w:val="white"/>
        </w:rPr>
        <w:t xml:space="preserve">                                    </w:t>
      </w:r>
      <w:r w:rsidR="00C8332E" w:rsidRPr="00903DBA">
        <w:rPr>
          <w:highlight w:val="white"/>
        </w:rPr>
        <w:t>(BigInteger) leftValue);</w:t>
      </w:r>
    </w:p>
    <w:p w14:paraId="00967C63" w14:textId="77777777" w:rsidR="00C8332E" w:rsidRPr="00903DBA" w:rsidRDefault="00C8332E" w:rsidP="00C8332E">
      <w:pPr>
        <w:pStyle w:val="Code"/>
        <w:rPr>
          <w:highlight w:val="white"/>
        </w:rPr>
      </w:pPr>
      <w:r w:rsidRPr="00903DBA">
        <w:rPr>
          <w:highlight w:val="white"/>
        </w:rPr>
        <w:t xml:space="preserve">          }</w:t>
      </w:r>
    </w:p>
    <w:p w14:paraId="282E8E8D" w14:textId="77777777" w:rsidR="00C8332E" w:rsidRPr="00903DBA" w:rsidRDefault="00C8332E" w:rsidP="00C8332E">
      <w:pPr>
        <w:pStyle w:val="Code"/>
        <w:rPr>
          <w:highlight w:val="white"/>
        </w:rPr>
      </w:pPr>
      <w:r w:rsidRPr="00903DBA">
        <w:rPr>
          <w:highlight w:val="white"/>
        </w:rPr>
        <w:t xml:space="preserve">          break;</w:t>
      </w:r>
    </w:p>
    <w:p w14:paraId="2A925D09" w14:textId="669F7DC0" w:rsidR="00F02135" w:rsidRPr="00903DBA" w:rsidRDefault="00F02135" w:rsidP="00F02135">
      <w:pPr>
        <w:rPr>
          <w:highlight w:val="white"/>
        </w:rPr>
      </w:pPr>
      <w:r w:rsidRPr="00903DBA">
        <w:rPr>
          <w:highlight w:val="white"/>
        </w:rPr>
        <w:t xml:space="preserve">In the </w:t>
      </w:r>
      <w:r w:rsidR="00BB2566" w:rsidRPr="00903DBA">
        <w:rPr>
          <w:highlight w:val="white"/>
        </w:rPr>
        <w:t>subtraction</w:t>
      </w:r>
      <w:r w:rsidRPr="00903DBA">
        <w:rPr>
          <w:highlight w:val="white"/>
        </w:rPr>
        <w:t xml:space="preserve"> case, the </w:t>
      </w:r>
      <w:r w:rsidR="001B3CC4" w:rsidRPr="00903DBA">
        <w:rPr>
          <w:highlight w:val="white"/>
        </w:rPr>
        <w:t xml:space="preserve">left </w:t>
      </w:r>
      <w:r w:rsidRPr="00903DBA">
        <w:rPr>
          <w:highlight w:val="white"/>
        </w:rPr>
        <w:t xml:space="preserve">operand </w:t>
      </w:r>
      <w:r w:rsidR="00860C9B" w:rsidRPr="00903DBA">
        <w:rPr>
          <w:highlight w:val="white"/>
        </w:rPr>
        <w:t xml:space="preserve">must a static address as value or be an extern of static array, and the right operand must be </w:t>
      </w:r>
      <w:r w:rsidRPr="00903DBA">
        <w:rPr>
          <w:highlight w:val="white"/>
        </w:rPr>
        <w:t xml:space="preserve">a constant integer value. For instance, </w:t>
      </w:r>
      <w:r w:rsidRPr="00903DBA">
        <w:rPr>
          <w:rStyle w:val="KeyWord0"/>
          <w:highlight w:val="white"/>
        </w:rPr>
        <w:t xml:space="preserve">&amp;i </w:t>
      </w:r>
      <w:r w:rsidR="00B17BAC" w:rsidRPr="00903DBA">
        <w:rPr>
          <w:rStyle w:val="KeyWord0"/>
          <w:highlight w:val="white"/>
        </w:rPr>
        <w:t>-</w:t>
      </w:r>
      <w:r w:rsidRPr="00903DBA">
        <w:rPr>
          <w:rStyle w:val="KeyWord0"/>
          <w:highlight w:val="white"/>
        </w:rPr>
        <w:t xml:space="preserve"> 2</w:t>
      </w:r>
      <w:r w:rsidRPr="00903DBA">
        <w:rPr>
          <w:highlight w:val="white"/>
        </w:rPr>
        <w:t xml:space="preserve"> or </w:t>
      </w:r>
      <w:r w:rsidRPr="00903DBA">
        <w:rPr>
          <w:rStyle w:val="KeyWord0"/>
          <w:highlight w:val="white"/>
        </w:rPr>
        <w:t>a</w:t>
      </w:r>
      <w:r w:rsidR="00594E18" w:rsidRPr="00903DBA">
        <w:rPr>
          <w:rStyle w:val="KeyWord0"/>
          <w:highlight w:val="white"/>
        </w:rPr>
        <w:t xml:space="preserve"> - 2</w:t>
      </w:r>
      <w:r w:rsidRPr="00903DBA">
        <w:rPr>
          <w:highlight w:val="white"/>
        </w:rPr>
        <w:t>.</w:t>
      </w:r>
    </w:p>
    <w:p w14:paraId="59BD4D28" w14:textId="77777777" w:rsidR="00C8332E" w:rsidRPr="00903DBA" w:rsidRDefault="00C8332E" w:rsidP="00C8332E">
      <w:pPr>
        <w:pStyle w:val="Code"/>
        <w:rPr>
          <w:highlight w:val="white"/>
        </w:rPr>
      </w:pPr>
      <w:r w:rsidRPr="00903DBA">
        <w:rPr>
          <w:highlight w:val="white"/>
        </w:rPr>
        <w:t xml:space="preserve">        case MiddleOperator.BinarySubtract: // &amp;i - 2, a - 2</w:t>
      </w:r>
    </w:p>
    <w:p w14:paraId="4E45D84D" w14:textId="77777777" w:rsidR="00C8332E" w:rsidRPr="00903DBA" w:rsidRDefault="00C8332E" w:rsidP="00C8332E">
      <w:pPr>
        <w:pStyle w:val="Code"/>
        <w:rPr>
          <w:highlight w:val="white"/>
        </w:rPr>
      </w:pPr>
      <w:r w:rsidRPr="00903DBA">
        <w:rPr>
          <w:highlight w:val="white"/>
        </w:rPr>
        <w:t xml:space="preserve">          if (((leftValue is StaticAddress) ||</w:t>
      </w:r>
    </w:p>
    <w:p w14:paraId="60BE326B" w14:textId="77777777" w:rsidR="00F50875" w:rsidRPr="00903DBA" w:rsidRDefault="00C8332E" w:rsidP="00C8332E">
      <w:pPr>
        <w:pStyle w:val="Code"/>
        <w:rPr>
          <w:highlight w:val="white"/>
        </w:rPr>
      </w:pPr>
      <w:r w:rsidRPr="00903DBA">
        <w:rPr>
          <w:highlight w:val="white"/>
        </w:rPr>
        <w:t xml:space="preserve">               (leftExpression.Symbol.IsExternOrStatic() &amp;&amp;</w:t>
      </w:r>
    </w:p>
    <w:p w14:paraId="6887DF2E" w14:textId="392DCA7F"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leftType.IsArray())) &amp;&amp;</w:t>
      </w:r>
    </w:p>
    <w:p w14:paraId="3F89E66A" w14:textId="77777777" w:rsidR="00C8332E" w:rsidRPr="00903DBA" w:rsidRDefault="00C8332E" w:rsidP="00C8332E">
      <w:pPr>
        <w:pStyle w:val="Code"/>
        <w:rPr>
          <w:highlight w:val="white"/>
        </w:rPr>
      </w:pPr>
      <w:r w:rsidRPr="00903DBA">
        <w:rPr>
          <w:highlight w:val="white"/>
        </w:rPr>
        <w:t xml:space="preserve">              (rightValue is BigInteger)) {</w:t>
      </w:r>
    </w:p>
    <w:p w14:paraId="1A56BE97" w14:textId="77777777" w:rsidR="00F50875" w:rsidRPr="00903DBA" w:rsidRDefault="00C8332E" w:rsidP="00C8332E">
      <w:pPr>
        <w:pStyle w:val="Code"/>
        <w:rPr>
          <w:highlight w:val="white"/>
        </w:rPr>
      </w:pPr>
      <w:r w:rsidRPr="00903DBA">
        <w:rPr>
          <w:highlight w:val="white"/>
        </w:rPr>
        <w:t xml:space="preserve">            return GenerateAddition(leftExpression.Symbol,</w:t>
      </w:r>
    </w:p>
    <w:p w14:paraId="28595045" w14:textId="32EA383D"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-((BigInteger) rightValue));</w:t>
      </w:r>
    </w:p>
    <w:p w14:paraId="05691FCB" w14:textId="77777777" w:rsidR="00C8332E" w:rsidRPr="00903DBA" w:rsidRDefault="00C8332E" w:rsidP="00C8332E">
      <w:pPr>
        <w:pStyle w:val="Code"/>
        <w:rPr>
          <w:highlight w:val="white"/>
        </w:rPr>
      </w:pPr>
      <w:r w:rsidRPr="00903DBA">
        <w:rPr>
          <w:highlight w:val="white"/>
        </w:rPr>
        <w:t xml:space="preserve">          }</w:t>
      </w:r>
    </w:p>
    <w:p w14:paraId="2CF54F1E" w14:textId="77777777" w:rsidR="00C8332E" w:rsidRPr="00903DBA" w:rsidRDefault="00C8332E" w:rsidP="00C8332E">
      <w:pPr>
        <w:pStyle w:val="Code"/>
        <w:rPr>
          <w:highlight w:val="white"/>
        </w:rPr>
      </w:pPr>
      <w:r w:rsidRPr="00903DBA">
        <w:rPr>
          <w:highlight w:val="white"/>
        </w:rPr>
        <w:t xml:space="preserve">          break;</w:t>
      </w:r>
    </w:p>
    <w:p w14:paraId="59E8F75B" w14:textId="036726D2" w:rsidR="00C8332E" w:rsidRPr="00903DBA" w:rsidRDefault="00E96792" w:rsidP="000F667E">
      <w:pPr>
        <w:rPr>
          <w:highlight w:val="white"/>
        </w:rPr>
      </w:pPr>
      <w:r w:rsidRPr="00903DBA">
        <w:rPr>
          <w:highlight w:val="white"/>
        </w:rPr>
        <w:t xml:space="preserve">In the index case, </w:t>
      </w:r>
      <w:r w:rsidR="00784585" w:rsidRPr="00903DBA">
        <w:rPr>
          <w:highlight w:val="white"/>
        </w:rPr>
        <w:t xml:space="preserve">the operands must be an extern or static array </w:t>
      </w:r>
      <w:r w:rsidR="00F57CB4" w:rsidRPr="00903DBA">
        <w:rPr>
          <w:highlight w:val="white"/>
        </w:rPr>
        <w:t xml:space="preserve">or a static address, </w:t>
      </w:r>
      <w:r w:rsidR="00784585" w:rsidRPr="00903DBA">
        <w:rPr>
          <w:highlight w:val="white"/>
        </w:rPr>
        <w:t>and a constant integer value.</w:t>
      </w:r>
      <w:r w:rsidR="005B634F" w:rsidRPr="00903DBA">
        <w:rPr>
          <w:highlight w:val="white"/>
        </w:rPr>
        <w:t xml:space="preserve"> We call </w:t>
      </w:r>
      <w:r w:rsidR="002B397C" w:rsidRPr="00903DBA">
        <w:rPr>
          <w:rStyle w:val="KeyWord0"/>
          <w:highlight w:val="white"/>
        </w:rPr>
        <w:t>GenerateIndex</w:t>
      </w:r>
      <w:r w:rsidR="002B397C" w:rsidRPr="00903DBA">
        <w:rPr>
          <w:highlight w:val="white"/>
        </w:rPr>
        <w:t xml:space="preserve"> to generate the static address.</w:t>
      </w:r>
    </w:p>
    <w:p w14:paraId="15A9A6F7" w14:textId="77777777" w:rsidR="002D7262" w:rsidRPr="00903DBA" w:rsidRDefault="002D7262" w:rsidP="002D7262">
      <w:pPr>
        <w:pStyle w:val="Code"/>
        <w:rPr>
          <w:highlight w:val="white"/>
        </w:rPr>
      </w:pPr>
      <w:r w:rsidRPr="00903DBA">
        <w:rPr>
          <w:highlight w:val="white"/>
        </w:rPr>
        <w:t xml:space="preserve">        case MiddleOperator.Index:</w:t>
      </w:r>
    </w:p>
    <w:p w14:paraId="28771551" w14:textId="77777777" w:rsidR="002D7262" w:rsidRPr="00903DBA" w:rsidRDefault="002D7262" w:rsidP="002D7262">
      <w:pPr>
        <w:pStyle w:val="Code"/>
        <w:rPr>
          <w:highlight w:val="white"/>
        </w:rPr>
      </w:pPr>
      <w:r w:rsidRPr="00903DBA">
        <w:rPr>
          <w:highlight w:val="white"/>
        </w:rPr>
        <w:t xml:space="preserve">          if (((leftValue is StaticAddress) || (leftType.IsArray() &amp;&amp;</w:t>
      </w:r>
    </w:p>
    <w:p w14:paraId="7B79981E" w14:textId="77777777" w:rsidR="002D7262" w:rsidRPr="00903DBA" w:rsidRDefault="002D7262" w:rsidP="002D7262">
      <w:pPr>
        <w:pStyle w:val="Code"/>
        <w:rPr>
          <w:highlight w:val="white"/>
        </w:rPr>
      </w:pPr>
      <w:r w:rsidRPr="00903DBA">
        <w:rPr>
          <w:highlight w:val="white"/>
        </w:rPr>
        <w:t xml:space="preserve">               leftExpression.Symbol.IsExternOrStatic())) &amp;&amp; </w:t>
      </w:r>
    </w:p>
    <w:p w14:paraId="02CDB2FC" w14:textId="77777777" w:rsidR="002D7262" w:rsidRPr="00903DBA" w:rsidRDefault="002D7262" w:rsidP="002D7262">
      <w:pPr>
        <w:pStyle w:val="Code"/>
        <w:rPr>
          <w:highlight w:val="white"/>
        </w:rPr>
      </w:pPr>
      <w:r w:rsidRPr="00903DBA">
        <w:rPr>
          <w:highlight w:val="white"/>
        </w:rPr>
        <w:t xml:space="preserve">              (rightValue is BigInteger)) { // a[2]</w:t>
      </w:r>
    </w:p>
    <w:p w14:paraId="2858193B" w14:textId="77777777" w:rsidR="002D7262" w:rsidRPr="00903DBA" w:rsidRDefault="002D7262" w:rsidP="002D7262">
      <w:pPr>
        <w:pStyle w:val="Code"/>
        <w:rPr>
          <w:highlight w:val="white"/>
        </w:rPr>
      </w:pPr>
      <w:r w:rsidRPr="00903DBA">
        <w:rPr>
          <w:highlight w:val="white"/>
        </w:rPr>
        <w:lastRenderedPageBreak/>
        <w:t xml:space="preserve">            return GenerateIndex(leftExpression.Symbol,</w:t>
      </w:r>
    </w:p>
    <w:p w14:paraId="56CCC24D" w14:textId="77777777" w:rsidR="002D7262" w:rsidRPr="00903DBA" w:rsidRDefault="002D7262" w:rsidP="002D7262">
      <w:pPr>
        <w:pStyle w:val="Code"/>
        <w:rPr>
          <w:highlight w:val="white"/>
        </w:rPr>
      </w:pPr>
      <w:r w:rsidRPr="00903DBA">
        <w:rPr>
          <w:highlight w:val="white"/>
        </w:rPr>
        <w:t xml:space="preserve">                                 (BigInteger) rightValue);</w:t>
      </w:r>
    </w:p>
    <w:p w14:paraId="0846FAF6" w14:textId="1FB058F0" w:rsidR="002D7262" w:rsidRPr="00903DBA" w:rsidRDefault="002D7262" w:rsidP="002D7262">
      <w:pPr>
        <w:pStyle w:val="Code"/>
        <w:rPr>
          <w:highlight w:val="white"/>
        </w:rPr>
      </w:pPr>
      <w:r w:rsidRPr="00903DBA">
        <w:rPr>
          <w:highlight w:val="white"/>
        </w:rPr>
        <w:t xml:space="preserve">          }</w:t>
      </w:r>
    </w:p>
    <w:p w14:paraId="4B50C342" w14:textId="0FE4811E" w:rsidR="00267DCC" w:rsidRPr="00903DBA" w:rsidRDefault="00267DCC" w:rsidP="00267DCC">
      <w:pPr>
        <w:rPr>
          <w:highlight w:val="white"/>
        </w:rPr>
      </w:pPr>
      <w:r w:rsidRPr="00903DBA">
        <w:rPr>
          <w:highlight w:val="white"/>
        </w:rPr>
        <w:t xml:space="preserve">In C, where are allowed to write an array index as </w:t>
      </w:r>
      <w:r w:rsidRPr="00903DBA">
        <w:rPr>
          <w:rStyle w:val="KeyWord0"/>
          <w:highlight w:val="white"/>
        </w:rPr>
        <w:t>i[a]</w:t>
      </w:r>
      <w:r w:rsidRPr="00903DBA">
        <w:rPr>
          <w:highlight w:val="white"/>
        </w:rPr>
        <w:t xml:space="preserve">, where </w:t>
      </w:r>
      <w:r w:rsidRPr="00903DBA">
        <w:rPr>
          <w:rStyle w:val="KeyWord0"/>
          <w:highlight w:val="white"/>
        </w:rPr>
        <w:t>i</w:t>
      </w:r>
      <w:r w:rsidRPr="00903DBA">
        <w:rPr>
          <w:highlight w:val="white"/>
        </w:rPr>
        <w:t xml:space="preserve"> is an integer and </w:t>
      </w:r>
      <w:r w:rsidRPr="00903DBA">
        <w:rPr>
          <w:rStyle w:val="KeyWord0"/>
          <w:highlight w:val="white"/>
        </w:rPr>
        <w:t>a</w:t>
      </w:r>
      <w:r w:rsidRPr="00903DBA">
        <w:rPr>
          <w:highlight w:val="white"/>
        </w:rPr>
        <w:t xml:space="preserve"> is an array. In that case, we just swp the parameters in </w:t>
      </w:r>
      <w:r w:rsidRPr="00903DBA">
        <w:rPr>
          <w:rStyle w:val="KeyWord0"/>
          <w:highlight w:val="white"/>
        </w:rPr>
        <w:t>GenerateIndex</w:t>
      </w:r>
      <w:r w:rsidRPr="00903DBA">
        <w:rPr>
          <w:highlight w:val="white"/>
        </w:rPr>
        <w:t>.</w:t>
      </w:r>
    </w:p>
    <w:p w14:paraId="261673EE" w14:textId="77777777" w:rsidR="002D7262" w:rsidRPr="00903DBA" w:rsidRDefault="002D7262" w:rsidP="002D7262">
      <w:pPr>
        <w:pStyle w:val="Code"/>
        <w:rPr>
          <w:highlight w:val="white"/>
        </w:rPr>
      </w:pPr>
      <w:r w:rsidRPr="00903DBA">
        <w:rPr>
          <w:highlight w:val="white"/>
        </w:rPr>
        <w:t xml:space="preserve">          else if ((leftValue is BigInteger) &amp;&amp; ((rightType.IsArray() &amp;&amp;</w:t>
      </w:r>
    </w:p>
    <w:p w14:paraId="466A2CA7" w14:textId="77777777" w:rsidR="002D7262" w:rsidRPr="00903DBA" w:rsidRDefault="002D7262" w:rsidP="002D7262">
      <w:pPr>
        <w:pStyle w:val="Code"/>
        <w:rPr>
          <w:highlight w:val="white"/>
        </w:rPr>
      </w:pPr>
      <w:r w:rsidRPr="00903DBA">
        <w:rPr>
          <w:highlight w:val="white"/>
        </w:rPr>
        <w:t xml:space="preserve">                   rightExpression.Symbol.IsExternOrStatic()) ||</w:t>
      </w:r>
    </w:p>
    <w:p w14:paraId="723FEF89" w14:textId="77777777" w:rsidR="002D7262" w:rsidRPr="00903DBA" w:rsidRDefault="002D7262" w:rsidP="002D7262">
      <w:pPr>
        <w:pStyle w:val="Code"/>
        <w:rPr>
          <w:highlight w:val="white"/>
        </w:rPr>
      </w:pPr>
      <w:r w:rsidRPr="00903DBA">
        <w:rPr>
          <w:highlight w:val="white"/>
        </w:rPr>
        <w:t xml:space="preserve">                   (rightValue is StaticAddress))) {</w:t>
      </w:r>
    </w:p>
    <w:p w14:paraId="19D5580D" w14:textId="77777777" w:rsidR="002D7262" w:rsidRPr="00903DBA" w:rsidRDefault="002D7262" w:rsidP="002D7262">
      <w:pPr>
        <w:pStyle w:val="Code"/>
        <w:rPr>
          <w:highlight w:val="white"/>
        </w:rPr>
      </w:pPr>
      <w:r w:rsidRPr="00903DBA">
        <w:rPr>
          <w:highlight w:val="white"/>
        </w:rPr>
        <w:t xml:space="preserve">            return GenerateIndex(rightExpression.Symbol,</w:t>
      </w:r>
    </w:p>
    <w:p w14:paraId="289FB92D" w14:textId="77777777" w:rsidR="002D7262" w:rsidRPr="00903DBA" w:rsidRDefault="002D7262" w:rsidP="002D7262">
      <w:pPr>
        <w:pStyle w:val="Code"/>
        <w:rPr>
          <w:highlight w:val="white"/>
        </w:rPr>
      </w:pPr>
      <w:r w:rsidRPr="00903DBA">
        <w:rPr>
          <w:highlight w:val="white"/>
        </w:rPr>
        <w:t xml:space="preserve">                                 (BigInteger) leftValue);</w:t>
      </w:r>
    </w:p>
    <w:p w14:paraId="128FADA5" w14:textId="77777777" w:rsidR="002D7262" w:rsidRPr="00903DBA" w:rsidRDefault="002D7262" w:rsidP="002D7262">
      <w:pPr>
        <w:pStyle w:val="Code"/>
        <w:rPr>
          <w:highlight w:val="white"/>
        </w:rPr>
      </w:pPr>
      <w:r w:rsidRPr="00903DBA">
        <w:rPr>
          <w:highlight w:val="white"/>
        </w:rPr>
        <w:t xml:space="preserve">          }</w:t>
      </w:r>
    </w:p>
    <w:p w14:paraId="2D05528F" w14:textId="77777777" w:rsidR="002D7262" w:rsidRPr="00903DBA" w:rsidRDefault="002D7262" w:rsidP="002D7262">
      <w:pPr>
        <w:pStyle w:val="Code"/>
        <w:rPr>
          <w:highlight w:val="white"/>
        </w:rPr>
      </w:pPr>
      <w:r w:rsidRPr="00903DBA">
        <w:rPr>
          <w:highlight w:val="white"/>
        </w:rPr>
        <w:t xml:space="preserve">          break;</w:t>
      </w:r>
    </w:p>
    <w:p w14:paraId="2B1889C0" w14:textId="37630B8E" w:rsidR="00D14E64" w:rsidRPr="00903DBA" w:rsidRDefault="00D14E64" w:rsidP="00D14E64">
      <w:pPr>
        <w:rPr>
          <w:highlight w:val="white"/>
        </w:rPr>
      </w:pPr>
      <w:r w:rsidRPr="00903DBA">
        <w:rPr>
          <w:highlight w:val="white"/>
        </w:rPr>
        <w:t xml:space="preserve">In the </w:t>
      </w:r>
      <w:r w:rsidR="00BA56BE" w:rsidRPr="00903DBA">
        <w:rPr>
          <w:highlight w:val="white"/>
        </w:rPr>
        <w:t>dot</w:t>
      </w:r>
      <w:r w:rsidRPr="00903DBA">
        <w:rPr>
          <w:highlight w:val="white"/>
        </w:rPr>
        <w:t xml:space="preserve"> case, the operands must be an extern or static struct or union, or a static address.</w:t>
      </w:r>
    </w:p>
    <w:p w14:paraId="5C9A4A75" w14:textId="77777777" w:rsidR="00C8332E" w:rsidRPr="00903DBA" w:rsidRDefault="00C8332E" w:rsidP="00C8332E">
      <w:pPr>
        <w:pStyle w:val="Code"/>
        <w:rPr>
          <w:highlight w:val="white"/>
        </w:rPr>
      </w:pPr>
      <w:r w:rsidRPr="00903DBA">
        <w:rPr>
          <w:highlight w:val="white"/>
        </w:rPr>
        <w:t xml:space="preserve">        case MiddleOperator.Dot:</w:t>
      </w:r>
    </w:p>
    <w:p w14:paraId="26276371" w14:textId="4E6171B5" w:rsidR="00C8332E" w:rsidRPr="00903DBA" w:rsidRDefault="00C8332E" w:rsidP="00C8332E">
      <w:pPr>
        <w:pStyle w:val="Code"/>
        <w:rPr>
          <w:highlight w:val="white"/>
        </w:rPr>
      </w:pPr>
      <w:r w:rsidRPr="00903DBA">
        <w:rPr>
          <w:highlight w:val="white"/>
        </w:rPr>
        <w:t xml:space="preserve">          if (leftExpression.Symbol.IsExternOrStatic()) {</w:t>
      </w:r>
      <w:r w:rsidR="002B397C" w:rsidRPr="00903DBA">
        <w:rPr>
          <w:highlight w:val="white"/>
        </w:rPr>
        <w:t xml:space="preserve"> // XXX</w:t>
      </w:r>
    </w:p>
    <w:p w14:paraId="501E9FF8" w14:textId="77777777" w:rsidR="00C8332E" w:rsidRPr="00903DBA" w:rsidRDefault="00C8332E" w:rsidP="00C8332E">
      <w:pPr>
        <w:pStyle w:val="Code"/>
        <w:rPr>
          <w:highlight w:val="white"/>
        </w:rPr>
      </w:pPr>
      <w:r w:rsidRPr="00903DBA">
        <w:rPr>
          <w:highlight w:val="white"/>
        </w:rPr>
        <w:t xml:space="preserve">            object resultValue =</w:t>
      </w:r>
    </w:p>
    <w:p w14:paraId="41EBD698" w14:textId="77777777" w:rsidR="00C8332E" w:rsidRPr="00903DBA" w:rsidRDefault="00C8332E" w:rsidP="00C8332E">
      <w:pPr>
        <w:pStyle w:val="Code"/>
        <w:rPr>
          <w:highlight w:val="white"/>
        </w:rPr>
      </w:pPr>
      <w:r w:rsidRPr="00903DBA">
        <w:rPr>
          <w:highlight w:val="white"/>
        </w:rPr>
        <w:t xml:space="preserve">              new StaticValue(leftExpression.Symbol.UniqueName,</w:t>
      </w:r>
    </w:p>
    <w:p w14:paraId="0F945578" w14:textId="77777777" w:rsidR="00C8332E" w:rsidRPr="00903DBA" w:rsidRDefault="00C8332E" w:rsidP="00C8332E">
      <w:pPr>
        <w:pStyle w:val="Code"/>
        <w:rPr>
          <w:highlight w:val="white"/>
        </w:rPr>
      </w:pPr>
      <w:r w:rsidRPr="00903DBA">
        <w:rPr>
          <w:highlight w:val="white"/>
        </w:rPr>
        <w:t xml:space="preserve">                              rightExpression.Symbol.Offset); // s.i</w:t>
      </w:r>
    </w:p>
    <w:p w14:paraId="489FA4AD" w14:textId="77777777" w:rsidR="00C8332E" w:rsidRPr="00903DBA" w:rsidRDefault="00C8332E" w:rsidP="00C8332E">
      <w:pPr>
        <w:pStyle w:val="Code"/>
        <w:rPr>
          <w:highlight w:val="white"/>
        </w:rPr>
      </w:pPr>
      <w:r w:rsidRPr="00903DBA">
        <w:rPr>
          <w:highlight w:val="white"/>
        </w:rPr>
        <w:t xml:space="preserve">            Symbol resultSymbol = new Symbol(leftType, resultValue);</w:t>
      </w:r>
    </w:p>
    <w:p w14:paraId="2F7D50A6" w14:textId="77777777" w:rsidR="00C8332E" w:rsidRPr="00903DBA" w:rsidRDefault="00C8332E" w:rsidP="00C8332E">
      <w:pPr>
        <w:pStyle w:val="Code"/>
        <w:rPr>
          <w:highlight w:val="white"/>
        </w:rPr>
      </w:pPr>
      <w:r w:rsidRPr="00903DBA">
        <w:rPr>
          <w:highlight w:val="white"/>
        </w:rPr>
        <w:t xml:space="preserve">            return (new Expression(resultSymbol, null, null));</w:t>
      </w:r>
    </w:p>
    <w:p w14:paraId="758BB4F0" w14:textId="77777777" w:rsidR="00C8332E" w:rsidRPr="00903DBA" w:rsidRDefault="00C8332E" w:rsidP="00C8332E">
      <w:pPr>
        <w:pStyle w:val="Code"/>
        <w:rPr>
          <w:highlight w:val="white"/>
        </w:rPr>
      </w:pPr>
      <w:r w:rsidRPr="00903DBA">
        <w:rPr>
          <w:highlight w:val="white"/>
        </w:rPr>
        <w:t xml:space="preserve">          }</w:t>
      </w:r>
    </w:p>
    <w:p w14:paraId="0BA943B7" w14:textId="77777777" w:rsidR="00C8332E" w:rsidRPr="00903DBA" w:rsidRDefault="00C8332E" w:rsidP="00C8332E">
      <w:pPr>
        <w:pStyle w:val="Code"/>
        <w:rPr>
          <w:highlight w:val="white"/>
        </w:rPr>
      </w:pPr>
      <w:r w:rsidRPr="00903DBA">
        <w:rPr>
          <w:highlight w:val="white"/>
        </w:rPr>
        <w:t xml:space="preserve">          break;</w:t>
      </w:r>
    </w:p>
    <w:p w14:paraId="779785F0" w14:textId="77777777" w:rsidR="00C8332E" w:rsidRPr="00903DBA" w:rsidRDefault="00C8332E" w:rsidP="00C8332E">
      <w:pPr>
        <w:pStyle w:val="Code"/>
        <w:rPr>
          <w:highlight w:val="white"/>
        </w:rPr>
      </w:pPr>
      <w:r w:rsidRPr="00903DBA">
        <w:rPr>
          <w:highlight w:val="white"/>
        </w:rPr>
        <w:t xml:space="preserve">      }</w:t>
      </w:r>
    </w:p>
    <w:p w14:paraId="0AFA4CD0" w14:textId="77777777" w:rsidR="00C8332E" w:rsidRPr="00903DBA" w:rsidRDefault="00C8332E" w:rsidP="00C8332E">
      <w:pPr>
        <w:pStyle w:val="Code"/>
        <w:rPr>
          <w:highlight w:val="white"/>
        </w:rPr>
      </w:pPr>
      <w:r w:rsidRPr="00903DBA">
        <w:rPr>
          <w:highlight w:val="white"/>
        </w:rPr>
        <w:t xml:space="preserve">    </w:t>
      </w:r>
    </w:p>
    <w:p w14:paraId="3F618E85" w14:textId="77777777" w:rsidR="00C8332E" w:rsidRPr="00903DBA" w:rsidRDefault="00C8332E" w:rsidP="00C8332E">
      <w:pPr>
        <w:pStyle w:val="Code"/>
        <w:rPr>
          <w:highlight w:val="white"/>
        </w:rPr>
      </w:pPr>
      <w:r w:rsidRPr="00903DBA">
        <w:rPr>
          <w:highlight w:val="white"/>
        </w:rPr>
        <w:t xml:space="preserve">      return null;</w:t>
      </w:r>
    </w:p>
    <w:p w14:paraId="1CA55EAF" w14:textId="77777777" w:rsidR="00C8332E" w:rsidRPr="00903DBA" w:rsidRDefault="00C8332E" w:rsidP="00C8332E">
      <w:pPr>
        <w:pStyle w:val="Code"/>
        <w:rPr>
          <w:highlight w:val="white"/>
        </w:rPr>
      </w:pPr>
      <w:r w:rsidRPr="00903DBA">
        <w:rPr>
          <w:highlight w:val="white"/>
        </w:rPr>
        <w:t xml:space="preserve">    }  </w:t>
      </w:r>
    </w:p>
    <w:p w14:paraId="0F2E154D" w14:textId="1D8EE807" w:rsidR="00C8332E" w:rsidRPr="00903DBA" w:rsidRDefault="00BA56BE" w:rsidP="00BA56BE">
      <w:pPr>
        <w:rPr>
          <w:highlight w:val="white"/>
        </w:rPr>
      </w:pPr>
      <w:r w:rsidRPr="00903DBA">
        <w:rPr>
          <w:highlight w:val="white"/>
        </w:rPr>
        <w:t xml:space="preserve">The </w:t>
      </w:r>
      <w:r w:rsidRPr="00903DBA">
        <w:rPr>
          <w:rStyle w:val="KeyWord0"/>
          <w:highlight w:val="white"/>
        </w:rPr>
        <w:t>GenerateAddition</w:t>
      </w:r>
      <w:r w:rsidRPr="00903DBA">
        <w:rPr>
          <w:highlight w:val="white"/>
        </w:rPr>
        <w:t xml:space="preserve"> method </w:t>
      </w:r>
      <w:r w:rsidR="00E37AFC" w:rsidRPr="00903DBA">
        <w:rPr>
          <w:highlight w:val="white"/>
        </w:rPr>
        <w:t xml:space="preserve">generates </w:t>
      </w:r>
      <w:r w:rsidR="000B4C7E" w:rsidRPr="00903DBA">
        <w:rPr>
          <w:highlight w:val="white"/>
        </w:rPr>
        <w:t>a static address for an addition expression.</w:t>
      </w:r>
    </w:p>
    <w:p w14:paraId="510CC8A9" w14:textId="6B550FFA" w:rsidR="00F0216C" w:rsidRPr="00903DBA" w:rsidRDefault="00F0216C" w:rsidP="00F0216C">
      <w:pPr>
        <w:pStyle w:val="Code"/>
        <w:rPr>
          <w:highlight w:val="white"/>
        </w:rPr>
      </w:pPr>
      <w:r w:rsidRPr="00903DBA">
        <w:rPr>
          <w:highlight w:val="white"/>
        </w:rPr>
        <w:t xml:space="preserve">    private static Expression GenerateAddition(Symbol symbol,</w:t>
      </w:r>
    </w:p>
    <w:p w14:paraId="727ACFB0" w14:textId="77777777" w:rsidR="00F0216C" w:rsidRPr="00903DBA" w:rsidRDefault="00F0216C" w:rsidP="00F0216C">
      <w:pPr>
        <w:pStyle w:val="Code"/>
        <w:rPr>
          <w:highlight w:val="white"/>
        </w:rPr>
      </w:pPr>
      <w:r w:rsidRPr="00903DBA">
        <w:rPr>
          <w:highlight w:val="white"/>
        </w:rPr>
        <w:t xml:space="preserve">                                               BigInteger value) {</w:t>
      </w:r>
    </w:p>
    <w:p w14:paraId="6C7E7A09" w14:textId="77777777" w:rsidR="00F0216C" w:rsidRPr="00903DBA" w:rsidRDefault="00F0216C" w:rsidP="00F0216C">
      <w:pPr>
        <w:pStyle w:val="Code"/>
        <w:rPr>
          <w:highlight w:val="white"/>
        </w:rPr>
      </w:pPr>
      <w:r w:rsidRPr="00903DBA">
        <w:rPr>
          <w:highlight w:val="white"/>
        </w:rPr>
        <w:t xml:space="preserve">      int offset = ((int) value) * symbol.Type.PointerOrArrayType.Size();</w:t>
      </w:r>
    </w:p>
    <w:p w14:paraId="4B1CA913" w14:textId="77777777" w:rsidR="00F0216C" w:rsidRPr="00903DBA" w:rsidRDefault="00F0216C" w:rsidP="00F0216C">
      <w:pPr>
        <w:pStyle w:val="Code"/>
        <w:rPr>
          <w:highlight w:val="white"/>
        </w:rPr>
      </w:pPr>
      <w:r w:rsidRPr="00903DBA">
        <w:rPr>
          <w:highlight w:val="white"/>
        </w:rPr>
        <w:t xml:space="preserve">      StaticAddress resultValue;</w:t>
      </w:r>
    </w:p>
    <w:p w14:paraId="258F16D8" w14:textId="77777777" w:rsidR="00F0216C" w:rsidRPr="00903DBA" w:rsidRDefault="00F0216C" w:rsidP="00F0216C">
      <w:pPr>
        <w:pStyle w:val="Code"/>
        <w:rPr>
          <w:highlight w:val="white"/>
        </w:rPr>
      </w:pPr>
    </w:p>
    <w:p w14:paraId="7D6C273E" w14:textId="77777777" w:rsidR="00F0216C" w:rsidRPr="00903DBA" w:rsidRDefault="00F0216C" w:rsidP="00F0216C">
      <w:pPr>
        <w:pStyle w:val="Code"/>
        <w:rPr>
          <w:highlight w:val="white"/>
        </w:rPr>
      </w:pPr>
      <w:r w:rsidRPr="00903DBA">
        <w:rPr>
          <w:highlight w:val="white"/>
        </w:rPr>
        <w:t xml:space="preserve">      if (symbol.Value is StaticAddress) {</w:t>
      </w:r>
    </w:p>
    <w:p w14:paraId="392A805E"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2E8B5FF4" w14:textId="77777777" w:rsidR="00F0216C" w:rsidRPr="00903DBA" w:rsidRDefault="00F0216C" w:rsidP="00F0216C">
      <w:pPr>
        <w:pStyle w:val="Code"/>
        <w:rPr>
          <w:highlight w:val="white"/>
        </w:rPr>
      </w:pPr>
      <w:r w:rsidRPr="00903DBA">
        <w:rPr>
          <w:highlight w:val="white"/>
        </w:rPr>
        <w:t xml:space="preserve">        resultValue = new StaticAddress(staticAddress.UniqueName,</w:t>
      </w:r>
    </w:p>
    <w:p w14:paraId="33ECEA42" w14:textId="77777777" w:rsidR="00F0216C" w:rsidRPr="00903DBA" w:rsidRDefault="00F0216C" w:rsidP="00F0216C">
      <w:pPr>
        <w:pStyle w:val="Code"/>
        <w:rPr>
          <w:highlight w:val="white"/>
        </w:rPr>
      </w:pPr>
      <w:r w:rsidRPr="00903DBA">
        <w:rPr>
          <w:highlight w:val="white"/>
        </w:rPr>
        <w:t xml:space="preserve">                                        staticAddress.Offset + offset);</w:t>
      </w:r>
    </w:p>
    <w:p w14:paraId="22E3BEEB" w14:textId="77777777" w:rsidR="00F0216C" w:rsidRPr="00903DBA" w:rsidRDefault="00F0216C" w:rsidP="00F0216C">
      <w:pPr>
        <w:pStyle w:val="Code"/>
        <w:rPr>
          <w:highlight w:val="white"/>
        </w:rPr>
      </w:pPr>
      <w:r w:rsidRPr="00903DBA">
        <w:rPr>
          <w:highlight w:val="white"/>
        </w:rPr>
        <w:t xml:space="preserve">      }</w:t>
      </w:r>
    </w:p>
    <w:p w14:paraId="16200827" w14:textId="77777777" w:rsidR="00F0216C" w:rsidRPr="00903DBA" w:rsidRDefault="00F0216C" w:rsidP="00F0216C">
      <w:pPr>
        <w:pStyle w:val="Code"/>
        <w:rPr>
          <w:highlight w:val="white"/>
        </w:rPr>
      </w:pPr>
      <w:r w:rsidRPr="00903DBA">
        <w:rPr>
          <w:highlight w:val="white"/>
        </w:rPr>
        <w:t xml:space="preserve">      else {</w:t>
      </w:r>
    </w:p>
    <w:p w14:paraId="65E57E48" w14:textId="77777777" w:rsidR="00F0216C" w:rsidRPr="00903DBA" w:rsidRDefault="00F0216C" w:rsidP="00F0216C">
      <w:pPr>
        <w:pStyle w:val="Code"/>
        <w:rPr>
          <w:highlight w:val="white"/>
        </w:rPr>
      </w:pPr>
      <w:r w:rsidRPr="00903DBA">
        <w:rPr>
          <w:highlight w:val="white"/>
        </w:rPr>
        <w:t xml:space="preserve">        resultValue = new StaticAddress(symbol.UniqueName, offset);</w:t>
      </w:r>
    </w:p>
    <w:p w14:paraId="302A8040" w14:textId="77777777" w:rsidR="00F0216C" w:rsidRPr="00903DBA" w:rsidRDefault="00F0216C" w:rsidP="00F0216C">
      <w:pPr>
        <w:pStyle w:val="Code"/>
        <w:rPr>
          <w:highlight w:val="white"/>
        </w:rPr>
      </w:pPr>
      <w:r w:rsidRPr="00903DBA">
        <w:rPr>
          <w:highlight w:val="white"/>
        </w:rPr>
        <w:t xml:space="preserve">      }</w:t>
      </w:r>
    </w:p>
    <w:p w14:paraId="6986E6E6" w14:textId="77777777" w:rsidR="00F0216C" w:rsidRPr="00903DBA" w:rsidRDefault="00F0216C" w:rsidP="00F0216C">
      <w:pPr>
        <w:pStyle w:val="Code"/>
        <w:rPr>
          <w:highlight w:val="white"/>
        </w:rPr>
      </w:pPr>
    </w:p>
    <w:p w14:paraId="7754E29D"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0E8691C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5B944D8C" w14:textId="77777777" w:rsidR="00F0216C" w:rsidRPr="00903DBA" w:rsidRDefault="00F0216C" w:rsidP="00F0216C">
      <w:pPr>
        <w:pStyle w:val="Code"/>
        <w:rPr>
          <w:highlight w:val="white"/>
        </w:rPr>
      </w:pPr>
      <w:r w:rsidRPr="00903DBA">
        <w:rPr>
          <w:highlight w:val="white"/>
        </w:rPr>
        <w:t xml:space="preserve">    }</w:t>
      </w:r>
    </w:p>
    <w:p w14:paraId="636FD929" w14:textId="308552CA" w:rsidR="00F0216C" w:rsidRPr="00903DBA" w:rsidRDefault="000B4C7E" w:rsidP="000B4C7E">
      <w:pPr>
        <w:rPr>
          <w:highlight w:val="white"/>
        </w:rPr>
      </w:pPr>
      <w:r w:rsidRPr="00903DBA">
        <w:rPr>
          <w:highlight w:val="white"/>
        </w:rPr>
        <w:t xml:space="preserve">The </w:t>
      </w:r>
      <w:r w:rsidRPr="00903DBA">
        <w:rPr>
          <w:rStyle w:val="KeyWord0"/>
          <w:highlight w:val="white"/>
        </w:rPr>
        <w:t>Generate</w:t>
      </w:r>
      <w:r w:rsidR="00B95ABB" w:rsidRPr="00903DBA">
        <w:rPr>
          <w:rStyle w:val="KeyWord0"/>
          <w:highlight w:val="white"/>
        </w:rPr>
        <w:t>Index</w:t>
      </w:r>
      <w:r w:rsidRPr="00903DBA">
        <w:rPr>
          <w:highlight w:val="white"/>
        </w:rPr>
        <w:t xml:space="preserve"> method generates the static address for an index expression.</w:t>
      </w:r>
    </w:p>
    <w:p w14:paraId="54EAE9E9" w14:textId="77777777" w:rsidR="00F0216C" w:rsidRPr="00903DBA" w:rsidRDefault="00F0216C" w:rsidP="00F0216C">
      <w:pPr>
        <w:pStyle w:val="Code"/>
        <w:rPr>
          <w:highlight w:val="white"/>
        </w:rPr>
      </w:pPr>
      <w:r w:rsidRPr="00903DBA">
        <w:rPr>
          <w:highlight w:val="white"/>
        </w:rPr>
        <w:t xml:space="preserve">    private static Expression GenerateIndex(Symbol symbol,</w:t>
      </w:r>
    </w:p>
    <w:p w14:paraId="531C7EB0" w14:textId="77777777" w:rsidR="00F0216C" w:rsidRPr="00903DBA" w:rsidRDefault="00F0216C" w:rsidP="00F0216C">
      <w:pPr>
        <w:pStyle w:val="Code"/>
        <w:rPr>
          <w:highlight w:val="white"/>
        </w:rPr>
      </w:pPr>
      <w:r w:rsidRPr="00903DBA">
        <w:rPr>
          <w:highlight w:val="white"/>
        </w:rPr>
        <w:t xml:space="preserve">                                            BigInteger value) {</w:t>
      </w:r>
    </w:p>
    <w:p w14:paraId="07350720" w14:textId="77777777" w:rsidR="00F0216C" w:rsidRPr="00903DBA" w:rsidRDefault="00F0216C" w:rsidP="00F0216C">
      <w:pPr>
        <w:pStyle w:val="Code"/>
        <w:rPr>
          <w:highlight w:val="white"/>
        </w:rPr>
      </w:pPr>
      <w:r w:rsidRPr="00903DBA">
        <w:rPr>
          <w:highlight w:val="white"/>
        </w:rPr>
        <w:t xml:space="preserve">      int offset = ((int) value) * symbol.Type.ArrayType.Size();</w:t>
      </w:r>
    </w:p>
    <w:p w14:paraId="185EFA4B" w14:textId="77777777" w:rsidR="00F0216C" w:rsidRPr="00903DBA" w:rsidRDefault="00F0216C" w:rsidP="00F0216C">
      <w:pPr>
        <w:pStyle w:val="Code"/>
        <w:rPr>
          <w:highlight w:val="white"/>
        </w:rPr>
      </w:pPr>
      <w:r w:rsidRPr="00903DBA">
        <w:rPr>
          <w:highlight w:val="white"/>
        </w:rPr>
        <w:t xml:space="preserve">      StaticValue resultValue;</w:t>
      </w:r>
    </w:p>
    <w:p w14:paraId="0EB4D469" w14:textId="77777777" w:rsidR="00F0216C" w:rsidRPr="00903DBA" w:rsidRDefault="00F0216C" w:rsidP="00F0216C">
      <w:pPr>
        <w:pStyle w:val="Code"/>
        <w:rPr>
          <w:highlight w:val="white"/>
        </w:rPr>
      </w:pPr>
    </w:p>
    <w:p w14:paraId="4A45665C" w14:textId="77777777" w:rsidR="00F0216C" w:rsidRPr="00903DBA" w:rsidRDefault="00F0216C" w:rsidP="00F0216C">
      <w:pPr>
        <w:pStyle w:val="Code"/>
        <w:rPr>
          <w:highlight w:val="white"/>
        </w:rPr>
      </w:pPr>
      <w:r w:rsidRPr="00903DBA">
        <w:rPr>
          <w:highlight w:val="white"/>
        </w:rPr>
        <w:t xml:space="preserve">      if (symbol.Value is StaticAddress) {</w:t>
      </w:r>
    </w:p>
    <w:p w14:paraId="6374A353" w14:textId="77777777" w:rsidR="00F0216C" w:rsidRPr="00903DBA" w:rsidRDefault="00F0216C" w:rsidP="00F0216C">
      <w:pPr>
        <w:pStyle w:val="Code"/>
        <w:rPr>
          <w:highlight w:val="white"/>
        </w:rPr>
      </w:pPr>
      <w:r w:rsidRPr="00903DBA">
        <w:rPr>
          <w:highlight w:val="white"/>
        </w:rPr>
        <w:lastRenderedPageBreak/>
        <w:t xml:space="preserve">        StaticAddress staticAddress = (StaticAddress) symbol.Value;</w:t>
      </w:r>
    </w:p>
    <w:p w14:paraId="715566E4" w14:textId="4CA6CEBE" w:rsidR="00F0216C" w:rsidRPr="00903DBA" w:rsidRDefault="00F0216C" w:rsidP="00F0216C">
      <w:pPr>
        <w:pStyle w:val="Code"/>
        <w:rPr>
          <w:highlight w:val="white"/>
        </w:rPr>
      </w:pPr>
      <w:r w:rsidRPr="00903DBA">
        <w:rPr>
          <w:highlight w:val="white"/>
        </w:rPr>
        <w:t xml:space="preserve">        resultValue =</w:t>
      </w:r>
      <w:r w:rsidR="00405FCF" w:rsidRPr="00903DBA">
        <w:rPr>
          <w:highlight w:val="white"/>
        </w:rPr>
        <w:t xml:space="preserve"> </w:t>
      </w:r>
      <w:r w:rsidRPr="00903DBA">
        <w:rPr>
          <w:highlight w:val="white"/>
        </w:rPr>
        <w:t>new StaticValue(staticAddress.UniqueName,</w:t>
      </w:r>
    </w:p>
    <w:p w14:paraId="0CAA8112" w14:textId="36563EE4" w:rsidR="00F0216C" w:rsidRPr="00903DBA" w:rsidRDefault="00F0216C" w:rsidP="00F0216C">
      <w:pPr>
        <w:pStyle w:val="Code"/>
        <w:rPr>
          <w:highlight w:val="white"/>
        </w:rPr>
      </w:pPr>
      <w:r w:rsidRPr="00903DBA">
        <w:rPr>
          <w:highlight w:val="white"/>
        </w:rPr>
        <w:t xml:space="preserve">                     </w:t>
      </w:r>
      <w:r w:rsidR="00405FCF" w:rsidRPr="00903DBA">
        <w:rPr>
          <w:highlight w:val="white"/>
        </w:rPr>
        <w:t xml:space="preserve"> </w:t>
      </w:r>
      <w:r w:rsidRPr="00903DBA">
        <w:rPr>
          <w:highlight w:val="white"/>
        </w:rPr>
        <w:t xml:space="preserve">                staticAddress.Offset + offset);</w:t>
      </w:r>
    </w:p>
    <w:p w14:paraId="042641D2" w14:textId="77777777" w:rsidR="00F0216C" w:rsidRPr="00903DBA" w:rsidRDefault="00F0216C" w:rsidP="00F0216C">
      <w:pPr>
        <w:pStyle w:val="Code"/>
        <w:rPr>
          <w:highlight w:val="white"/>
        </w:rPr>
      </w:pPr>
      <w:r w:rsidRPr="00903DBA">
        <w:rPr>
          <w:highlight w:val="white"/>
        </w:rPr>
        <w:t xml:space="preserve">      }</w:t>
      </w:r>
    </w:p>
    <w:p w14:paraId="4AB7C432" w14:textId="77777777" w:rsidR="00F0216C" w:rsidRPr="00903DBA" w:rsidRDefault="00F0216C" w:rsidP="00F0216C">
      <w:pPr>
        <w:pStyle w:val="Code"/>
        <w:rPr>
          <w:highlight w:val="white"/>
        </w:rPr>
      </w:pPr>
      <w:r w:rsidRPr="00903DBA">
        <w:rPr>
          <w:highlight w:val="white"/>
        </w:rPr>
        <w:t xml:space="preserve">      else {</w:t>
      </w:r>
    </w:p>
    <w:p w14:paraId="06EE80C5" w14:textId="77777777" w:rsidR="00F0216C" w:rsidRPr="00903DBA" w:rsidRDefault="00F0216C" w:rsidP="00F0216C">
      <w:pPr>
        <w:pStyle w:val="Code"/>
        <w:rPr>
          <w:highlight w:val="white"/>
        </w:rPr>
      </w:pPr>
      <w:r w:rsidRPr="00903DBA">
        <w:rPr>
          <w:highlight w:val="white"/>
        </w:rPr>
        <w:t xml:space="preserve">        resultValue = new StaticValue(symbol.UniqueName, offset);</w:t>
      </w:r>
    </w:p>
    <w:p w14:paraId="06CEA770" w14:textId="77777777" w:rsidR="00F0216C" w:rsidRPr="00903DBA" w:rsidRDefault="00F0216C" w:rsidP="00F0216C">
      <w:pPr>
        <w:pStyle w:val="Code"/>
        <w:rPr>
          <w:highlight w:val="white"/>
        </w:rPr>
      </w:pPr>
      <w:r w:rsidRPr="00903DBA">
        <w:rPr>
          <w:highlight w:val="white"/>
        </w:rPr>
        <w:t xml:space="preserve">      }</w:t>
      </w:r>
    </w:p>
    <w:p w14:paraId="40FA2B0F" w14:textId="77777777" w:rsidR="00F0216C" w:rsidRPr="00903DBA" w:rsidRDefault="00F0216C" w:rsidP="00F0216C">
      <w:pPr>
        <w:pStyle w:val="Code"/>
        <w:rPr>
          <w:highlight w:val="white"/>
        </w:rPr>
      </w:pPr>
    </w:p>
    <w:p w14:paraId="5852C134"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5D00E3B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062DD388" w14:textId="77777777" w:rsidR="00F0216C" w:rsidRPr="00903DBA" w:rsidRDefault="00F0216C" w:rsidP="00F0216C">
      <w:pPr>
        <w:pStyle w:val="Code"/>
        <w:rPr>
          <w:highlight w:val="white"/>
        </w:rPr>
      </w:pPr>
      <w:r w:rsidRPr="00903DBA">
        <w:rPr>
          <w:highlight w:val="white"/>
        </w:rPr>
        <w:t xml:space="preserve">    }</w:t>
      </w:r>
    </w:p>
    <w:p w14:paraId="41906AF4" w14:textId="43C1D1CB" w:rsidR="00C8332E" w:rsidRPr="00903DBA" w:rsidRDefault="009B2E26" w:rsidP="009B2E26">
      <w:pPr>
        <w:rPr>
          <w:highlight w:val="white"/>
        </w:rPr>
      </w:pPr>
      <w:r w:rsidRPr="00903DBA">
        <w:rPr>
          <w:highlight w:val="white"/>
        </w:rPr>
        <w:t xml:space="preserve">Finally, we have to unary case. There </w:t>
      </w:r>
      <w:r w:rsidR="00D97C9B" w:rsidRPr="00903DBA">
        <w:rPr>
          <w:highlight w:val="white"/>
        </w:rPr>
        <w:t>is only one r</w:t>
      </w:r>
      <w:r w:rsidRPr="00903DBA">
        <w:rPr>
          <w:highlight w:val="white"/>
        </w:rPr>
        <w:t>elevant operator:</w:t>
      </w:r>
      <w:r w:rsidR="002E29FB" w:rsidRPr="00903DBA">
        <w:rPr>
          <w:highlight w:val="white"/>
        </w:rPr>
        <w:t xml:space="preserve"> the</w:t>
      </w:r>
      <w:r w:rsidRPr="00903DBA">
        <w:rPr>
          <w:highlight w:val="white"/>
        </w:rPr>
        <w:t xml:space="preserve"> address</w:t>
      </w:r>
      <w:r w:rsidR="002E29FB" w:rsidRPr="00903DBA">
        <w:rPr>
          <w:highlight w:val="white"/>
        </w:rPr>
        <w:t xml:space="preserve"> operator</w:t>
      </w:r>
      <w:r w:rsidRPr="00903DBA">
        <w:rPr>
          <w:highlight w:val="white"/>
        </w:rPr>
        <w:t>.</w:t>
      </w:r>
    </w:p>
    <w:p w14:paraId="2498B613" w14:textId="77777777" w:rsidR="00D75FFB" w:rsidRPr="00903DBA" w:rsidRDefault="00DD0FD2" w:rsidP="00D75FFB">
      <w:pPr>
        <w:pStyle w:val="Code"/>
        <w:rPr>
          <w:highlight w:val="white"/>
        </w:rPr>
      </w:pPr>
      <w:r w:rsidRPr="00903DBA">
        <w:rPr>
          <w:highlight w:val="white"/>
        </w:rPr>
        <w:t xml:space="preserve">    public static Expression Unary(MiddleOperator middleOp,</w:t>
      </w:r>
    </w:p>
    <w:p w14:paraId="4C319B30" w14:textId="4362096F" w:rsidR="00DD0FD2" w:rsidRPr="00903DBA" w:rsidRDefault="00D75FFB" w:rsidP="00D75FFB">
      <w:pPr>
        <w:pStyle w:val="Code"/>
        <w:rPr>
          <w:highlight w:val="white"/>
        </w:rPr>
      </w:pPr>
      <w:r w:rsidRPr="00903DBA">
        <w:rPr>
          <w:highlight w:val="white"/>
        </w:rPr>
        <w:t xml:space="preserve">                                   </w:t>
      </w:r>
      <w:r w:rsidR="00DD0FD2" w:rsidRPr="00903DBA">
        <w:rPr>
          <w:highlight w:val="white"/>
        </w:rPr>
        <w:t>Expression expression) {</w:t>
      </w:r>
    </w:p>
    <w:p w14:paraId="79157A88" w14:textId="350D298A" w:rsidR="00C8332E" w:rsidRPr="00903DBA" w:rsidRDefault="00DD0FD2" w:rsidP="009B2E26">
      <w:pPr>
        <w:pStyle w:val="Code"/>
        <w:rPr>
          <w:highlight w:val="white"/>
        </w:rPr>
      </w:pPr>
      <w:r w:rsidRPr="00903DBA">
        <w:rPr>
          <w:highlight w:val="white"/>
        </w:rPr>
        <w:t xml:space="preserve">      Symbol symbol = expression.Symbol;</w:t>
      </w:r>
    </w:p>
    <w:p w14:paraId="5F13DE1A" w14:textId="3344FF1A" w:rsidR="001E34CD" w:rsidRPr="00903DBA" w:rsidRDefault="001E34CD" w:rsidP="001E34CD">
      <w:pPr>
        <w:rPr>
          <w:highlight w:val="white"/>
        </w:rPr>
      </w:pPr>
      <w:r w:rsidRPr="00903DBA">
        <w:rPr>
          <w:highlight w:val="white"/>
        </w:rPr>
        <w:t xml:space="preserve">If the symbol in the address case is a </w:t>
      </w:r>
      <w:r w:rsidR="00A258BB" w:rsidRPr="00903DBA">
        <w:rPr>
          <w:highlight w:val="white"/>
        </w:rPr>
        <w:t xml:space="preserve">static value, we </w:t>
      </w:r>
      <w:r w:rsidR="00427791" w:rsidRPr="00903DBA">
        <w:rPr>
          <w:highlight w:val="white"/>
        </w:rPr>
        <w:t>create a</w:t>
      </w:r>
      <w:r w:rsidR="00A258BB" w:rsidRPr="00903DBA">
        <w:rPr>
          <w:highlight w:val="white"/>
        </w:rPr>
        <w:t xml:space="preserve"> static address</w:t>
      </w:r>
      <w:r w:rsidR="00427791" w:rsidRPr="00903DBA">
        <w:rPr>
          <w:highlight w:val="white"/>
        </w:rPr>
        <w:t xml:space="preserve"> with the same name and offset.</w:t>
      </w:r>
    </w:p>
    <w:p w14:paraId="3D84437E" w14:textId="77777777" w:rsidR="00DD0FD2" w:rsidRPr="00903DBA" w:rsidRDefault="00DD0FD2" w:rsidP="00DD0FD2">
      <w:pPr>
        <w:pStyle w:val="Code"/>
        <w:rPr>
          <w:highlight w:val="white"/>
        </w:rPr>
      </w:pPr>
      <w:r w:rsidRPr="00903DBA">
        <w:rPr>
          <w:highlight w:val="white"/>
        </w:rPr>
        <w:t xml:space="preserve">      switch (middleOp) {</w:t>
      </w:r>
    </w:p>
    <w:p w14:paraId="161E1D68" w14:textId="77777777" w:rsidR="00DD0FD2" w:rsidRPr="00903DBA" w:rsidRDefault="00DD0FD2" w:rsidP="00DD0FD2">
      <w:pPr>
        <w:pStyle w:val="Code"/>
        <w:rPr>
          <w:highlight w:val="white"/>
        </w:rPr>
      </w:pPr>
      <w:r w:rsidRPr="00903DBA">
        <w:rPr>
          <w:highlight w:val="white"/>
        </w:rPr>
        <w:t xml:space="preserve">        case MiddleOperator.Address:</w:t>
      </w:r>
    </w:p>
    <w:p w14:paraId="1C5AD016" w14:textId="77777777" w:rsidR="00DD0FD2" w:rsidRPr="00903DBA" w:rsidRDefault="00DD0FD2" w:rsidP="00DD0FD2">
      <w:pPr>
        <w:pStyle w:val="Code"/>
        <w:rPr>
          <w:highlight w:val="white"/>
        </w:rPr>
      </w:pPr>
      <w:r w:rsidRPr="00903DBA">
        <w:rPr>
          <w:highlight w:val="white"/>
        </w:rPr>
        <w:t xml:space="preserve">          if (symbol.Value is StaticValue) { // &amp;a[i], &amp;s.i</w:t>
      </w:r>
    </w:p>
    <w:p w14:paraId="62EDA366" w14:textId="77777777" w:rsidR="00DD0FD2" w:rsidRPr="00903DBA" w:rsidRDefault="00DD0FD2" w:rsidP="00DD0FD2">
      <w:pPr>
        <w:pStyle w:val="Code"/>
        <w:rPr>
          <w:highlight w:val="white"/>
        </w:rPr>
      </w:pPr>
      <w:r w:rsidRPr="00903DBA">
        <w:rPr>
          <w:highlight w:val="white"/>
        </w:rPr>
        <w:t xml:space="preserve">            StaticValue staticValue = (StaticValue) symbol.Value;</w:t>
      </w:r>
    </w:p>
    <w:p w14:paraId="51A25DDD" w14:textId="77777777" w:rsidR="00DD0FD2" w:rsidRPr="00903DBA" w:rsidRDefault="00DD0FD2" w:rsidP="00DD0FD2">
      <w:pPr>
        <w:pStyle w:val="Code"/>
        <w:rPr>
          <w:highlight w:val="white"/>
        </w:rPr>
      </w:pPr>
      <w:r w:rsidRPr="00903DBA">
        <w:rPr>
          <w:highlight w:val="white"/>
        </w:rPr>
        <w:t xml:space="preserve">            StaticAddress staticAddress =</w:t>
      </w:r>
    </w:p>
    <w:p w14:paraId="5CF7D102" w14:textId="77777777" w:rsidR="00DD0FD2" w:rsidRPr="00903DBA" w:rsidRDefault="00DD0FD2" w:rsidP="00DD0FD2">
      <w:pPr>
        <w:pStyle w:val="Code"/>
        <w:rPr>
          <w:highlight w:val="white"/>
        </w:rPr>
      </w:pPr>
      <w:r w:rsidRPr="00903DBA">
        <w:rPr>
          <w:highlight w:val="white"/>
        </w:rPr>
        <w:t xml:space="preserve">              new StaticAddress(staticValue.UniqueName, staticValue.Offset);</w:t>
      </w:r>
    </w:p>
    <w:p w14:paraId="5EF97943" w14:textId="77777777" w:rsidR="00DD0FD2" w:rsidRPr="00903DBA" w:rsidRDefault="00DD0FD2" w:rsidP="00DD0FD2">
      <w:pPr>
        <w:pStyle w:val="Code"/>
        <w:rPr>
          <w:highlight w:val="white"/>
        </w:rPr>
      </w:pPr>
      <w:r w:rsidRPr="00903DBA">
        <w:rPr>
          <w:highlight w:val="white"/>
        </w:rPr>
        <w:t xml:space="preserve">            Symbol resultSymbol =</w:t>
      </w:r>
    </w:p>
    <w:p w14:paraId="2A1A1EE2" w14:textId="7DE2ED30" w:rsidR="00DD0FD2" w:rsidRPr="00903DBA" w:rsidRDefault="00DD0FD2" w:rsidP="00DD0FD2">
      <w:pPr>
        <w:pStyle w:val="Code"/>
        <w:rPr>
          <w:highlight w:val="white"/>
        </w:rPr>
      </w:pPr>
      <w:r w:rsidRPr="00903DBA">
        <w:rPr>
          <w:highlight w:val="white"/>
        </w:rPr>
        <w:t xml:space="preserve">              new Symbol(new Type(symbol.Type), staticAddress);</w:t>
      </w:r>
    </w:p>
    <w:p w14:paraId="471F7FD2"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776C37" w14:textId="77777777" w:rsidR="00DD0FD2" w:rsidRPr="00903DBA" w:rsidRDefault="00DD0FD2" w:rsidP="00DD0FD2">
      <w:pPr>
        <w:pStyle w:val="Code"/>
        <w:rPr>
          <w:highlight w:val="white"/>
        </w:rPr>
      </w:pPr>
      <w:r w:rsidRPr="00903DBA">
        <w:rPr>
          <w:highlight w:val="white"/>
        </w:rPr>
        <w:t xml:space="preserve">          }</w:t>
      </w:r>
    </w:p>
    <w:p w14:paraId="5FF630AE" w14:textId="3D81AB89" w:rsidR="00427791" w:rsidRPr="00903DBA" w:rsidRDefault="00427791" w:rsidP="00427791">
      <w:pPr>
        <w:rPr>
          <w:highlight w:val="white"/>
        </w:rPr>
      </w:pPr>
      <w:r w:rsidRPr="00903DBA">
        <w:rPr>
          <w:highlight w:val="white"/>
        </w:rPr>
        <w:t>If the symbol is extern or static,</w:t>
      </w:r>
      <w:r w:rsidR="009023EB" w:rsidRPr="00903DBA">
        <w:rPr>
          <w:highlight w:val="white"/>
        </w:rPr>
        <w:t xml:space="preserve"> we create a static address,</w:t>
      </w:r>
      <w:r w:rsidR="00BF7245" w:rsidRPr="00903DBA">
        <w:rPr>
          <w:highlight w:val="white"/>
        </w:rPr>
        <w:t xml:space="preserve"> with the symbol name and offset zero.</w:t>
      </w:r>
    </w:p>
    <w:p w14:paraId="42F1B438" w14:textId="77777777" w:rsidR="00DD0FD2" w:rsidRPr="00903DBA" w:rsidRDefault="00DD0FD2" w:rsidP="00DD0FD2">
      <w:pPr>
        <w:pStyle w:val="Code"/>
        <w:rPr>
          <w:highlight w:val="white"/>
        </w:rPr>
      </w:pPr>
      <w:r w:rsidRPr="00903DBA">
        <w:rPr>
          <w:highlight w:val="white"/>
        </w:rPr>
        <w:t xml:space="preserve">          else if (symbol.IsExternOrStatic()) { // &amp;i</w:t>
      </w:r>
    </w:p>
    <w:p w14:paraId="58D549C9" w14:textId="77777777" w:rsidR="00DD0FD2" w:rsidRPr="00903DBA" w:rsidRDefault="00DD0FD2" w:rsidP="00DD0FD2">
      <w:pPr>
        <w:pStyle w:val="Code"/>
        <w:rPr>
          <w:highlight w:val="white"/>
        </w:rPr>
      </w:pPr>
      <w:r w:rsidRPr="00903DBA">
        <w:rPr>
          <w:highlight w:val="white"/>
        </w:rPr>
        <w:t xml:space="preserve">            StaticAddress staticAddress =</w:t>
      </w:r>
    </w:p>
    <w:p w14:paraId="4D9B9B37" w14:textId="6BDDD250" w:rsidR="00DD0FD2" w:rsidRPr="00903DBA" w:rsidRDefault="00DD0FD2" w:rsidP="00DD0FD2">
      <w:pPr>
        <w:pStyle w:val="Code"/>
        <w:rPr>
          <w:highlight w:val="white"/>
        </w:rPr>
      </w:pPr>
      <w:r w:rsidRPr="00903DBA">
        <w:rPr>
          <w:highlight w:val="white"/>
        </w:rPr>
        <w:t xml:space="preserve">              new StaticAddress(symbol.UniqueName, 0);</w:t>
      </w:r>
    </w:p>
    <w:p w14:paraId="35A15AAD" w14:textId="77777777" w:rsidR="00DD0FD2" w:rsidRPr="00903DBA" w:rsidRDefault="00DD0FD2" w:rsidP="00DD0FD2">
      <w:pPr>
        <w:pStyle w:val="Code"/>
        <w:rPr>
          <w:highlight w:val="white"/>
        </w:rPr>
      </w:pPr>
      <w:r w:rsidRPr="00903DBA">
        <w:rPr>
          <w:highlight w:val="white"/>
        </w:rPr>
        <w:t xml:space="preserve">            Symbol resultSymbol =</w:t>
      </w:r>
    </w:p>
    <w:p w14:paraId="659E62C5" w14:textId="1F95DDEF" w:rsidR="00DD0FD2" w:rsidRPr="00903DBA" w:rsidRDefault="00DD0FD2" w:rsidP="00DD0FD2">
      <w:pPr>
        <w:pStyle w:val="Code"/>
        <w:rPr>
          <w:highlight w:val="white"/>
        </w:rPr>
      </w:pPr>
      <w:r w:rsidRPr="00903DBA">
        <w:rPr>
          <w:highlight w:val="white"/>
        </w:rPr>
        <w:t xml:space="preserve">              new Symbol(new Type(symbol.Type), staticAddress);</w:t>
      </w:r>
    </w:p>
    <w:p w14:paraId="08401EF3"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EFFBAA" w14:textId="77777777" w:rsidR="00DD0FD2" w:rsidRPr="00903DBA" w:rsidRDefault="00DD0FD2" w:rsidP="00DD0FD2">
      <w:pPr>
        <w:pStyle w:val="Code"/>
        <w:rPr>
          <w:highlight w:val="white"/>
        </w:rPr>
      </w:pPr>
      <w:r w:rsidRPr="00903DBA">
        <w:rPr>
          <w:highlight w:val="white"/>
        </w:rPr>
        <w:t xml:space="preserve">          }</w:t>
      </w:r>
    </w:p>
    <w:p w14:paraId="779662C0" w14:textId="77777777" w:rsidR="00DD0FD2" w:rsidRPr="00903DBA" w:rsidRDefault="00DD0FD2" w:rsidP="00DD0FD2">
      <w:pPr>
        <w:pStyle w:val="Code"/>
        <w:rPr>
          <w:highlight w:val="white"/>
        </w:rPr>
      </w:pPr>
      <w:r w:rsidRPr="00903DBA">
        <w:rPr>
          <w:highlight w:val="white"/>
        </w:rPr>
        <w:t xml:space="preserve">          break;</w:t>
      </w:r>
    </w:p>
    <w:p w14:paraId="3E5FDF6C" w14:textId="34523B5C" w:rsidR="00BF7245" w:rsidRPr="00903DBA" w:rsidRDefault="0072527F" w:rsidP="00BF7245">
      <w:pPr>
        <w:pStyle w:val="Code"/>
        <w:rPr>
          <w:highlight w:val="white"/>
        </w:rPr>
      </w:pPr>
      <w:r w:rsidRPr="00903DBA">
        <w:rPr>
          <w:highlight w:val="white"/>
        </w:rPr>
        <w:t xml:space="preserve">  </w:t>
      </w:r>
      <w:r w:rsidR="00BF7245" w:rsidRPr="00903DBA">
        <w:rPr>
          <w:highlight w:val="white"/>
        </w:rPr>
        <w:t xml:space="preserve">      }</w:t>
      </w:r>
    </w:p>
    <w:p w14:paraId="1EFA7681" w14:textId="77777777" w:rsidR="00C8332E" w:rsidRPr="00903DBA" w:rsidRDefault="00C8332E" w:rsidP="009B2E26">
      <w:pPr>
        <w:pStyle w:val="Code"/>
        <w:rPr>
          <w:highlight w:val="white"/>
        </w:rPr>
      </w:pPr>
      <w:r w:rsidRPr="00903DBA">
        <w:rPr>
          <w:highlight w:val="white"/>
        </w:rPr>
        <w:t xml:space="preserve">      }</w:t>
      </w:r>
    </w:p>
    <w:p w14:paraId="09A0FE18" w14:textId="77777777" w:rsidR="00C8332E" w:rsidRPr="00903DBA" w:rsidRDefault="00C8332E" w:rsidP="009B2E26">
      <w:pPr>
        <w:pStyle w:val="Code"/>
        <w:rPr>
          <w:highlight w:val="white"/>
        </w:rPr>
      </w:pPr>
    </w:p>
    <w:p w14:paraId="0040A049" w14:textId="77777777" w:rsidR="00C8332E" w:rsidRPr="00903DBA" w:rsidRDefault="00C8332E" w:rsidP="009B2E26">
      <w:pPr>
        <w:pStyle w:val="Code"/>
        <w:rPr>
          <w:highlight w:val="white"/>
        </w:rPr>
      </w:pPr>
      <w:r w:rsidRPr="00903DBA">
        <w:rPr>
          <w:highlight w:val="white"/>
        </w:rPr>
        <w:t xml:space="preserve">      return null;</w:t>
      </w:r>
    </w:p>
    <w:p w14:paraId="4A51C186" w14:textId="1A73EB1C" w:rsidR="00C8332E" w:rsidRPr="00903DBA" w:rsidRDefault="00C8332E" w:rsidP="009B2E26">
      <w:pPr>
        <w:pStyle w:val="Code"/>
        <w:rPr>
          <w:highlight w:val="white"/>
        </w:rPr>
      </w:pPr>
      <w:r w:rsidRPr="00903DBA">
        <w:rPr>
          <w:highlight w:val="white"/>
        </w:rPr>
        <w:t xml:space="preserve">    }</w:t>
      </w:r>
    </w:p>
    <w:p w14:paraId="3D7A0394" w14:textId="77777777" w:rsidR="00C8332E" w:rsidRPr="00903DBA" w:rsidRDefault="00C8332E" w:rsidP="009B2E26">
      <w:pPr>
        <w:pStyle w:val="Code"/>
        <w:rPr>
          <w:highlight w:val="white"/>
        </w:rPr>
      </w:pPr>
      <w:r w:rsidRPr="00903DBA">
        <w:rPr>
          <w:highlight w:val="white"/>
        </w:rPr>
        <w:t xml:space="preserve">  }</w:t>
      </w:r>
    </w:p>
    <w:p w14:paraId="1C69A70D" w14:textId="7F7E1DF8" w:rsidR="00B838C8" w:rsidRPr="00903DBA" w:rsidRDefault="00C8332E" w:rsidP="009B2E26">
      <w:pPr>
        <w:pStyle w:val="Code"/>
      </w:pPr>
      <w:r w:rsidRPr="00903DBA">
        <w:rPr>
          <w:highlight w:val="white"/>
        </w:rPr>
        <w:t>}</w:t>
      </w:r>
    </w:p>
    <w:p w14:paraId="240CCCC5" w14:textId="7172E3D3" w:rsidR="00EF74E4" w:rsidRPr="00903DBA" w:rsidRDefault="00C37108" w:rsidP="00485A24">
      <w:pPr>
        <w:pStyle w:val="Rubrik1"/>
      </w:pPr>
      <w:bookmarkStart w:id="378" w:name="_Toc57656053"/>
      <w:r w:rsidRPr="00903DBA">
        <w:lastRenderedPageBreak/>
        <w:t>Initialization</w:t>
      </w:r>
      <w:bookmarkEnd w:id="378"/>
    </w:p>
    <w:p w14:paraId="3E8BC185" w14:textId="127E175B" w:rsidR="00CE2068" w:rsidRPr="00903DBA" w:rsidRDefault="00A5295F" w:rsidP="00A5295F">
      <w:r w:rsidRPr="00903DBA">
        <w:t xml:space="preserve">In C, it is possible to initialize simple and compound variables. Therefore, we need </w:t>
      </w:r>
      <w:ins w:id="379" w:author="Stefan Bjornander" w:date="2015-04-25T17:28:00Z">
        <w:r w:rsidRPr="00903DBA">
          <w:t xml:space="preserve">to check that </w:t>
        </w:r>
      </w:ins>
      <w:del w:id="380" w:author="Stefan Bjornander" w:date="2015-04-25T17:28:00Z">
        <w:r w:rsidRPr="00903DBA" w:rsidDel="00A35C17">
          <w:delText>a way to make sure</w:delText>
        </w:r>
      </w:del>
      <w:ins w:id="381" w:author="Stefan Bjornander" w:date="2015-04-25T17:27:00Z">
        <w:r w:rsidRPr="00903DBA">
          <w:t xml:space="preserve">the </w:t>
        </w:r>
      </w:ins>
      <w:r w:rsidRPr="00903DBA">
        <w:t xml:space="preserve">initialized </w:t>
      </w:r>
      <w:ins w:id="382" w:author="Stefan Bjornander" w:date="2015-04-25T17:28:00Z">
        <w:r w:rsidRPr="00903DBA">
          <w:t>value has the correct type</w:t>
        </w:r>
      </w:ins>
      <w:r w:rsidRPr="00903DBA">
        <w:t xml:space="preserve">. </w:t>
      </w:r>
      <w:r w:rsidR="005B5DC9" w:rsidRPr="00903DBA">
        <w:t>T</w:t>
      </w:r>
      <w:r w:rsidRPr="00903DBA">
        <w:t xml:space="preserve">here are two kinds of initialization: static and stack. </w:t>
      </w:r>
      <w:r w:rsidR="005B5DC9" w:rsidRPr="00903DBA">
        <w:t>They perform the same task: matching a type against an initializer. However, s</w:t>
      </w:r>
      <w:r w:rsidRPr="00903DBA">
        <w:t xml:space="preserve">tatic initialization results in a </w:t>
      </w:r>
      <w:r w:rsidR="003041E2" w:rsidRPr="00903DBA">
        <w:t>memory block</w:t>
      </w:r>
      <w:r w:rsidR="005B5DC9" w:rsidRPr="00903DBA">
        <w:t xml:space="preserve"> while</w:t>
      </w:r>
      <w:r w:rsidRPr="00903DBA">
        <w:t xml:space="preserve"> stack initialization results in a sequence of assignment</w:t>
      </w:r>
      <w:r w:rsidR="00B6600A" w:rsidRPr="00903DBA">
        <w:t xml:space="preserve"> </w:t>
      </w:r>
      <w:r w:rsidRPr="00903DBA">
        <w:t>instructions.</w:t>
      </w:r>
      <w:r w:rsidR="005B5DC9" w:rsidRPr="00903DBA">
        <w:t xml:space="preserve"> </w:t>
      </w:r>
      <w:r w:rsidR="00CE2068" w:rsidRPr="00903DBA">
        <w:t>The initializer may be an expression or a recursive list of expressions; that is, the list may hold sub lists.</w:t>
      </w:r>
    </w:p>
    <w:p w14:paraId="64D65D9E" w14:textId="23C1CBCD" w:rsidR="00A5295F" w:rsidRPr="00903DBA" w:rsidRDefault="00A5295F" w:rsidP="00B6513C">
      <w:r w:rsidRPr="00903DBA">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903DBA" w14:paraId="060B1546" w14:textId="77777777" w:rsidTr="00A5295F">
        <w:tc>
          <w:tcPr>
            <w:tcW w:w="3116" w:type="dxa"/>
          </w:tcPr>
          <w:p w14:paraId="0ED26811" w14:textId="77777777" w:rsidR="00A5295F" w:rsidRPr="00903DBA" w:rsidRDefault="00A5295F" w:rsidP="00A5295F">
            <w:pPr>
              <w:rPr>
                <w:b/>
              </w:rPr>
            </w:pPr>
            <w:r w:rsidRPr="00903DBA">
              <w:rPr>
                <w:b/>
              </w:rPr>
              <w:t>Variable</w:t>
            </w:r>
          </w:p>
        </w:tc>
        <w:tc>
          <w:tcPr>
            <w:tcW w:w="3117" w:type="dxa"/>
          </w:tcPr>
          <w:p w14:paraId="38EF1CB5" w14:textId="77777777" w:rsidR="00A5295F" w:rsidRPr="00903DBA" w:rsidRDefault="00A5295F" w:rsidP="00A5295F">
            <w:pPr>
              <w:rPr>
                <w:b/>
              </w:rPr>
            </w:pPr>
            <w:r w:rsidRPr="00903DBA">
              <w:rPr>
                <w:b/>
              </w:rPr>
              <w:t>Initializer</w:t>
            </w:r>
          </w:p>
        </w:tc>
        <w:tc>
          <w:tcPr>
            <w:tcW w:w="3117" w:type="dxa"/>
          </w:tcPr>
          <w:p w14:paraId="482D1F00" w14:textId="77777777" w:rsidR="00A5295F" w:rsidRPr="00903DBA" w:rsidRDefault="00A5295F" w:rsidP="00A5295F">
            <w:pPr>
              <w:rPr>
                <w:b/>
              </w:rPr>
            </w:pPr>
            <w:r w:rsidRPr="00903DBA">
              <w:rPr>
                <w:b/>
              </w:rPr>
              <w:t>Example</w:t>
            </w:r>
          </w:p>
        </w:tc>
      </w:tr>
      <w:tr w:rsidR="00A5295F" w:rsidRPr="00903DBA" w14:paraId="3FA0065E" w14:textId="77777777" w:rsidTr="00A5295F">
        <w:tc>
          <w:tcPr>
            <w:tcW w:w="3116" w:type="dxa"/>
          </w:tcPr>
          <w:p w14:paraId="723BE2D6" w14:textId="77777777" w:rsidR="00A5295F" w:rsidRPr="00903DBA" w:rsidRDefault="00A5295F" w:rsidP="00A5295F">
            <w:r w:rsidRPr="00903DBA">
              <w:t>Pointer</w:t>
            </w:r>
          </w:p>
        </w:tc>
        <w:tc>
          <w:tcPr>
            <w:tcW w:w="3117" w:type="dxa"/>
          </w:tcPr>
          <w:p w14:paraId="7E7A25B9" w14:textId="77777777" w:rsidR="00A5295F" w:rsidRPr="00903DBA" w:rsidRDefault="00A5295F" w:rsidP="00A5295F">
            <w:r w:rsidRPr="00903DBA">
              <w:t>Address</w:t>
            </w:r>
          </w:p>
        </w:tc>
        <w:tc>
          <w:tcPr>
            <w:tcW w:w="3117" w:type="dxa"/>
          </w:tcPr>
          <w:p w14:paraId="2F061F52" w14:textId="77777777" w:rsidR="00A5295F" w:rsidRPr="00903DBA" w:rsidRDefault="00A5295F" w:rsidP="00A5295F">
            <w:pPr>
              <w:pStyle w:val="Code"/>
            </w:pPr>
            <w:r w:rsidRPr="00903DBA">
              <w:t>static int array[3];</w:t>
            </w:r>
          </w:p>
          <w:p w14:paraId="18EC6309" w14:textId="77777777" w:rsidR="00A5295F" w:rsidRPr="00903DBA" w:rsidRDefault="00A5295F" w:rsidP="00A5295F">
            <w:pPr>
              <w:pStyle w:val="Code"/>
            </w:pPr>
            <w:r w:rsidRPr="00903DBA">
              <w:t>static int* p = &amp;a[2];</w:t>
            </w:r>
          </w:p>
        </w:tc>
      </w:tr>
      <w:tr w:rsidR="00A5295F" w:rsidRPr="00903DBA" w14:paraId="1AD6A88D" w14:textId="77777777" w:rsidTr="00A5295F">
        <w:tc>
          <w:tcPr>
            <w:tcW w:w="3116" w:type="dxa"/>
          </w:tcPr>
          <w:p w14:paraId="79212387" w14:textId="77777777" w:rsidR="00A5295F" w:rsidRPr="00903DBA" w:rsidRDefault="00A5295F" w:rsidP="00A5295F">
            <w:r w:rsidRPr="00903DBA">
              <w:t>Pointer to signed or unsigned char</w:t>
            </w:r>
          </w:p>
        </w:tc>
        <w:tc>
          <w:tcPr>
            <w:tcW w:w="3117" w:type="dxa"/>
          </w:tcPr>
          <w:p w14:paraId="075CFB04" w14:textId="77777777" w:rsidR="00A5295F" w:rsidRPr="00903DBA" w:rsidRDefault="00A5295F" w:rsidP="00A5295F">
            <w:r w:rsidRPr="00903DBA">
              <w:t>String</w:t>
            </w:r>
          </w:p>
        </w:tc>
        <w:tc>
          <w:tcPr>
            <w:tcW w:w="3117" w:type="dxa"/>
          </w:tcPr>
          <w:p w14:paraId="15167D6E" w14:textId="77777777" w:rsidR="00A5295F" w:rsidRPr="00903DBA" w:rsidRDefault="00A5295F" w:rsidP="00A5295F">
            <w:pPr>
              <w:pStyle w:val="Code"/>
            </w:pPr>
            <w:r w:rsidRPr="00903DBA">
              <w:t>static char *p = “Hello”;</w:t>
            </w:r>
          </w:p>
        </w:tc>
      </w:tr>
      <w:tr w:rsidR="00A5295F" w:rsidRPr="00903DBA" w14:paraId="37F0B278" w14:textId="77777777" w:rsidTr="00A5295F">
        <w:tc>
          <w:tcPr>
            <w:tcW w:w="3116" w:type="dxa"/>
          </w:tcPr>
          <w:p w14:paraId="380CD68E" w14:textId="77777777" w:rsidR="00A5295F" w:rsidRPr="00903DBA" w:rsidRDefault="00A5295F" w:rsidP="00A5295F">
            <w:r w:rsidRPr="00903DBA">
              <w:t>Pointer</w:t>
            </w:r>
          </w:p>
        </w:tc>
        <w:tc>
          <w:tcPr>
            <w:tcW w:w="3117" w:type="dxa"/>
          </w:tcPr>
          <w:p w14:paraId="5F8FDB4D" w14:textId="77777777" w:rsidR="00A5295F" w:rsidRPr="00903DBA" w:rsidRDefault="00A5295F" w:rsidP="00A5295F">
            <w:r w:rsidRPr="00903DBA">
              <w:t>List</w:t>
            </w:r>
          </w:p>
        </w:tc>
        <w:tc>
          <w:tcPr>
            <w:tcW w:w="3117" w:type="dxa"/>
          </w:tcPr>
          <w:p w14:paraId="2CDD1162" w14:textId="77777777" w:rsidR="00A5295F" w:rsidRPr="00903DBA" w:rsidRDefault="00A5295F" w:rsidP="00A5295F">
            <w:pPr>
              <w:pStyle w:val="Code"/>
            </w:pPr>
            <w:r w:rsidRPr="00903DBA">
              <w:t>int *p = {1,2,3};</w:t>
            </w:r>
          </w:p>
        </w:tc>
      </w:tr>
      <w:tr w:rsidR="00A5295F" w:rsidRPr="00903DBA" w14:paraId="64942178" w14:textId="77777777" w:rsidTr="00A5295F">
        <w:tc>
          <w:tcPr>
            <w:tcW w:w="3116" w:type="dxa"/>
          </w:tcPr>
          <w:p w14:paraId="27FB8594" w14:textId="77777777" w:rsidR="00A5295F" w:rsidRPr="00903DBA" w:rsidRDefault="00A5295F" w:rsidP="00A5295F">
            <w:r w:rsidRPr="00903DBA">
              <w:t>Array</w:t>
            </w:r>
          </w:p>
        </w:tc>
        <w:tc>
          <w:tcPr>
            <w:tcW w:w="3117" w:type="dxa"/>
          </w:tcPr>
          <w:p w14:paraId="77404C63" w14:textId="77777777" w:rsidR="00A5295F" w:rsidRPr="00903DBA" w:rsidRDefault="00A5295F" w:rsidP="00A5295F">
            <w:r w:rsidRPr="00903DBA">
              <w:t>String</w:t>
            </w:r>
          </w:p>
        </w:tc>
        <w:tc>
          <w:tcPr>
            <w:tcW w:w="3117" w:type="dxa"/>
          </w:tcPr>
          <w:p w14:paraId="78BF790F" w14:textId="77777777" w:rsidR="00A5295F" w:rsidRPr="00903DBA" w:rsidRDefault="00A5295F" w:rsidP="00A5295F">
            <w:pPr>
              <w:pStyle w:val="Code"/>
            </w:pPr>
            <w:r w:rsidRPr="00903DBA">
              <w:t>char s[] = “World”;</w:t>
            </w:r>
          </w:p>
        </w:tc>
      </w:tr>
      <w:tr w:rsidR="00A5295F" w:rsidRPr="00903DBA" w14:paraId="51576DDA" w14:textId="77777777" w:rsidTr="00A5295F">
        <w:tc>
          <w:tcPr>
            <w:tcW w:w="3116" w:type="dxa"/>
          </w:tcPr>
          <w:p w14:paraId="21D4DD86" w14:textId="77777777" w:rsidR="00A5295F" w:rsidRPr="00903DBA" w:rsidRDefault="00A5295F" w:rsidP="00A5295F">
            <w:r w:rsidRPr="00903DBA">
              <w:t>Array</w:t>
            </w:r>
          </w:p>
        </w:tc>
        <w:tc>
          <w:tcPr>
            <w:tcW w:w="3117" w:type="dxa"/>
          </w:tcPr>
          <w:p w14:paraId="7E432ADA" w14:textId="77777777" w:rsidR="00A5295F" w:rsidRPr="00903DBA" w:rsidRDefault="00A5295F" w:rsidP="00A5295F">
            <w:r w:rsidRPr="00903DBA">
              <w:t>List</w:t>
            </w:r>
          </w:p>
        </w:tc>
        <w:tc>
          <w:tcPr>
            <w:tcW w:w="3117" w:type="dxa"/>
          </w:tcPr>
          <w:p w14:paraId="71CFF0D7" w14:textId="77777777" w:rsidR="00A5295F" w:rsidRPr="00903DBA" w:rsidRDefault="00A5295F" w:rsidP="00A5295F">
            <w:pPr>
              <w:pStyle w:val="Code"/>
            </w:pPr>
            <w:r w:rsidRPr="00903DBA">
              <w:t>Char st[] = {‘a’, ’b’, ‘c’};</w:t>
            </w:r>
          </w:p>
        </w:tc>
      </w:tr>
      <w:tr w:rsidR="00A5295F" w:rsidRPr="00903DBA" w14:paraId="3AD2D1C7" w14:textId="77777777" w:rsidTr="00A5295F">
        <w:tc>
          <w:tcPr>
            <w:tcW w:w="3116" w:type="dxa"/>
          </w:tcPr>
          <w:p w14:paraId="221E26E1" w14:textId="77777777" w:rsidR="00A5295F" w:rsidRPr="00903DBA" w:rsidRDefault="00A5295F" w:rsidP="00A5295F">
            <w:r w:rsidRPr="00903DBA">
              <w:t>Struct</w:t>
            </w:r>
          </w:p>
        </w:tc>
        <w:tc>
          <w:tcPr>
            <w:tcW w:w="3117" w:type="dxa"/>
          </w:tcPr>
          <w:p w14:paraId="79C641AD" w14:textId="77777777" w:rsidR="00A5295F" w:rsidRPr="00903DBA" w:rsidRDefault="00A5295F" w:rsidP="00A5295F">
            <w:r w:rsidRPr="00903DBA">
              <w:t>List</w:t>
            </w:r>
          </w:p>
        </w:tc>
        <w:tc>
          <w:tcPr>
            <w:tcW w:w="3117" w:type="dxa"/>
          </w:tcPr>
          <w:p w14:paraId="45D2960A" w14:textId="77777777" w:rsidR="00A5295F" w:rsidRPr="00903DBA" w:rsidRDefault="00A5295F" w:rsidP="00A5295F"/>
        </w:tc>
      </w:tr>
      <w:tr w:rsidR="00A5295F" w:rsidRPr="00903DBA" w14:paraId="0707F771" w14:textId="77777777" w:rsidTr="00A5295F">
        <w:tc>
          <w:tcPr>
            <w:tcW w:w="3116" w:type="dxa"/>
          </w:tcPr>
          <w:p w14:paraId="44C69875" w14:textId="77777777" w:rsidR="00A5295F" w:rsidRPr="00903DBA" w:rsidRDefault="00A5295F" w:rsidP="00A5295F">
            <w:r w:rsidRPr="00903DBA">
              <w:t>Union</w:t>
            </w:r>
          </w:p>
        </w:tc>
        <w:tc>
          <w:tcPr>
            <w:tcW w:w="3117" w:type="dxa"/>
          </w:tcPr>
          <w:p w14:paraId="11D3A031" w14:textId="77777777" w:rsidR="00A5295F" w:rsidRPr="00903DBA" w:rsidRDefault="00A5295F" w:rsidP="00A5295F">
            <w:r w:rsidRPr="00903DBA">
              <w:t>List</w:t>
            </w:r>
          </w:p>
        </w:tc>
        <w:tc>
          <w:tcPr>
            <w:tcW w:w="3117" w:type="dxa"/>
          </w:tcPr>
          <w:p w14:paraId="7EB5298D" w14:textId="77777777" w:rsidR="00A5295F" w:rsidRPr="00903DBA" w:rsidRDefault="00A5295F" w:rsidP="00A5295F"/>
        </w:tc>
      </w:tr>
      <w:tr w:rsidR="00A5295F" w:rsidRPr="00903DBA" w14:paraId="2A3B7717" w14:textId="77777777" w:rsidTr="00A5295F">
        <w:tc>
          <w:tcPr>
            <w:tcW w:w="3116" w:type="dxa"/>
          </w:tcPr>
          <w:p w14:paraId="57AC6F35" w14:textId="77777777" w:rsidR="00A5295F" w:rsidRPr="00903DBA" w:rsidRDefault="00A5295F" w:rsidP="00A5295F">
            <w:r w:rsidRPr="00903DBA">
              <w:t>Integral or Pointer</w:t>
            </w:r>
          </w:p>
        </w:tc>
        <w:tc>
          <w:tcPr>
            <w:tcW w:w="3117" w:type="dxa"/>
          </w:tcPr>
          <w:p w14:paraId="0D333733" w14:textId="77777777" w:rsidR="00A5295F" w:rsidRPr="00903DBA" w:rsidRDefault="00A5295F" w:rsidP="00A5295F"/>
        </w:tc>
        <w:tc>
          <w:tcPr>
            <w:tcW w:w="3117" w:type="dxa"/>
          </w:tcPr>
          <w:p w14:paraId="00D94512" w14:textId="77777777" w:rsidR="00A5295F" w:rsidRPr="00903DBA" w:rsidRDefault="00A5295F" w:rsidP="00A5295F"/>
        </w:tc>
      </w:tr>
      <w:tr w:rsidR="00A5295F" w:rsidRPr="00903DBA" w14:paraId="701AFA9C" w14:textId="77777777" w:rsidTr="00A5295F">
        <w:tc>
          <w:tcPr>
            <w:tcW w:w="3116" w:type="dxa"/>
          </w:tcPr>
          <w:p w14:paraId="465485FF" w14:textId="77777777" w:rsidR="00A5295F" w:rsidRPr="00903DBA" w:rsidRDefault="00A5295F" w:rsidP="00A5295F">
            <w:r w:rsidRPr="00903DBA">
              <w:t>Floating</w:t>
            </w:r>
          </w:p>
        </w:tc>
        <w:tc>
          <w:tcPr>
            <w:tcW w:w="3117" w:type="dxa"/>
          </w:tcPr>
          <w:p w14:paraId="33A56868" w14:textId="77777777" w:rsidR="00A5295F" w:rsidRPr="00903DBA" w:rsidRDefault="00A5295F" w:rsidP="00A5295F"/>
        </w:tc>
        <w:tc>
          <w:tcPr>
            <w:tcW w:w="3117" w:type="dxa"/>
          </w:tcPr>
          <w:p w14:paraId="6BA33AFD" w14:textId="77777777" w:rsidR="00A5295F" w:rsidRPr="00903DBA" w:rsidRDefault="00A5295F" w:rsidP="00A5295F"/>
        </w:tc>
      </w:tr>
    </w:tbl>
    <w:p w14:paraId="741CC97D" w14:textId="77777777" w:rsidR="0083315B" w:rsidRPr="00903DBA" w:rsidRDefault="0083315B" w:rsidP="0083315B">
      <w:r w:rsidRPr="00903DBA">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903DBA" w:rsidRDefault="0083315B" w:rsidP="0083315B">
      <w:r w:rsidRPr="00903DBA">
        <w:t>If the variable type is a pointer to a (signed or unsigned) character and the initializator is a string, the address is stored in the access map and a zero address is stored in the block, it will later be properly looked up  and set by the linker.</w:t>
      </w:r>
    </w:p>
    <w:p w14:paraId="12229560" w14:textId="1A166508" w:rsidR="00A5295F" w:rsidRPr="00903DBA" w:rsidRDefault="0083315B">
      <w:pPr>
        <w:pStyle w:val="Rubrik3"/>
        <w:rPr>
          <w:ins w:id="383" w:author="Stefan Bjornander" w:date="2015-04-25T17:33:00Z"/>
        </w:rPr>
        <w:pPrChange w:id="384" w:author="Stefan Bjornander" w:date="2015-04-25T17:33:00Z">
          <w:pPr>
            <w:pStyle w:val="Code"/>
          </w:pPr>
        </w:pPrChange>
      </w:pPr>
      <w:bookmarkStart w:id="385" w:name="_Toc57656054"/>
      <w:r w:rsidRPr="00903DBA">
        <w:t>Auto</w:t>
      </w:r>
      <w:ins w:id="386" w:author="Stefan Bjornander" w:date="2015-04-25T17:33:00Z">
        <w:r w:rsidR="00A5295F" w:rsidRPr="00903DBA">
          <w:t xml:space="preserve"> </w:t>
        </w:r>
      </w:ins>
      <w:r w:rsidR="00A5295F" w:rsidRPr="00903DBA">
        <w:t>Initialization</w:t>
      </w:r>
      <w:bookmarkEnd w:id="385"/>
    </w:p>
    <w:p w14:paraId="53C92E22" w14:textId="3608C146" w:rsidR="00A5295F" w:rsidRPr="00903DBA" w:rsidRDefault="0083315B" w:rsidP="00A5295F">
      <w:r w:rsidRPr="00903DBA">
        <w:t>Auto</w:t>
      </w:r>
      <w:ins w:id="387" w:author="Stefan Bjornander" w:date="2015-04-25T17:33:00Z">
        <w:r w:rsidR="00A5295F" w:rsidRPr="00903DBA">
          <w:t xml:space="preserve"> </w:t>
        </w:r>
      </w:ins>
      <w:r w:rsidR="00A5295F" w:rsidRPr="00903DBA">
        <w:t>initialization</w:t>
      </w:r>
      <w:del w:id="388" w:author="Stefan Bjornander" w:date="2015-04-25T17:33:00Z">
        <w:r w:rsidR="00A5295F" w:rsidRPr="00903DBA" w:rsidDel="004F1667">
          <w:delText xml:space="preserve">  </w:delText>
        </w:r>
      </w:del>
      <w:ins w:id="389" w:author="Stefan Bjornander" w:date="2015-04-25T17:33:00Z">
        <w:r w:rsidR="00A5295F" w:rsidRPr="00903DBA">
          <w:t xml:space="preserve"> occurs when an auto or register </w:t>
        </w:r>
      </w:ins>
      <w:ins w:id="390" w:author="Stefan Bjornander" w:date="2015-04-25T17:34:00Z">
        <w:r w:rsidR="00A5295F" w:rsidRPr="00903DBA">
          <w:t xml:space="preserve">variable becomes </w:t>
        </w:r>
      </w:ins>
      <w:r w:rsidR="00A5295F" w:rsidRPr="00903DBA">
        <w:t>initialized</w:t>
      </w:r>
      <w:ins w:id="391" w:author="Stefan Bjornander" w:date="2015-04-25T17:34:00Z">
        <w:r w:rsidR="00A5295F" w:rsidRPr="00903DBA">
          <w:t xml:space="preserve">. Since the </w:t>
        </w:r>
      </w:ins>
      <w:r w:rsidR="00A5295F" w:rsidRPr="00903DBA">
        <w:t>initialization</w:t>
      </w:r>
      <w:ins w:id="392" w:author="Stefan Bjornander" w:date="2015-04-25T17:34:00Z">
        <w:r w:rsidR="00A5295F" w:rsidRPr="00903DBA">
          <w:t xml:space="preserve"> value can be non-</w:t>
        </w:r>
      </w:ins>
      <w:ins w:id="393" w:author="Stefan Bjornander" w:date="2015-04-25T17:46:00Z">
        <w:r w:rsidR="00A5295F" w:rsidRPr="00903DBA">
          <w:t>constant</w:t>
        </w:r>
      </w:ins>
      <w:ins w:id="394" w:author="Stefan Bjornander" w:date="2015-04-25T17:34:00Z">
        <w:r w:rsidR="00A5295F" w:rsidRPr="00903DBA">
          <w:t xml:space="preserve">, no memory block is created. Instead, </w:t>
        </w:r>
      </w:ins>
      <w:ins w:id="395" w:author="Stefan Bjornander" w:date="2015-04-25T17:46:00Z">
        <w:r w:rsidR="00A5295F" w:rsidRPr="00903DBA">
          <w:t>a se</w:t>
        </w:r>
      </w:ins>
      <w:r w:rsidR="00A5295F" w:rsidRPr="00903DBA">
        <w:t>quence</w:t>
      </w:r>
      <w:ins w:id="396" w:author="Stefan Bjornander" w:date="2015-04-25T17:46:00Z">
        <w:r w:rsidR="00A5295F" w:rsidRPr="00903DBA">
          <w:t xml:space="preserve"> of assign</w:t>
        </w:r>
      </w:ins>
      <w:r w:rsidR="00A5295F" w:rsidRPr="00903DBA">
        <w:t>ment</w:t>
      </w:r>
      <w:ins w:id="397" w:author="Stefan Bjornander" w:date="2015-04-25T17:46:00Z">
        <w:r w:rsidR="00A5295F" w:rsidRPr="00903DBA">
          <w:t xml:space="preserve"> instruction</w:t>
        </w:r>
      </w:ins>
      <w:ins w:id="398" w:author="Stefan Bjornander" w:date="2015-04-25T18:25:00Z">
        <w:r w:rsidR="00A5295F" w:rsidRPr="00903DBA">
          <w:t>s</w:t>
        </w:r>
      </w:ins>
      <w:ins w:id="399" w:author="Stefan Bjornander" w:date="2015-04-25T17:46:00Z">
        <w:r w:rsidR="00A5295F" w:rsidRPr="00903DBA">
          <w:t xml:space="preserve"> is added</w:t>
        </w:r>
      </w:ins>
      <w:r w:rsidR="00A5295F" w:rsidRPr="00903DBA">
        <w:t xml:space="preserve"> to the </w:t>
      </w:r>
      <w:ins w:id="400" w:author="Stefan Bjornander" w:date="2015-04-25T17:46:00Z">
        <w:r w:rsidR="00A5295F" w:rsidRPr="00903DBA">
          <w:t>mid</w:t>
        </w:r>
      </w:ins>
      <w:ins w:id="401" w:author="Stefan Bjornander" w:date="2015-04-25T18:25:00Z">
        <w:r w:rsidR="00A5295F" w:rsidRPr="00903DBA">
          <w:t>dle</w:t>
        </w:r>
      </w:ins>
      <w:ins w:id="402" w:author="Stefan Bjornander" w:date="2015-04-25T17:46:00Z">
        <w:r w:rsidR="00A5295F" w:rsidRPr="00903DBA">
          <w:t xml:space="preserve"> code.</w:t>
        </w:r>
      </w:ins>
    </w:p>
    <w:p w14:paraId="5187DC74" w14:textId="40410CD4" w:rsidR="002C3770" w:rsidRPr="00903DBA" w:rsidRDefault="00E03072" w:rsidP="00E03072">
      <w:pPr>
        <w:pStyle w:val="CodeHeader"/>
      </w:pPr>
      <w:r w:rsidRPr="00903DBA">
        <w:rPr>
          <w:highlight w:val="white"/>
        </w:rPr>
        <w:t>GenerateAuto</w:t>
      </w:r>
      <w:r w:rsidR="002F35C1" w:rsidRPr="00903DBA">
        <w:rPr>
          <w:highlight w:val="white"/>
        </w:rPr>
        <w:t>Initializer</w:t>
      </w:r>
      <w:r w:rsidRPr="00903DBA">
        <w:t>.cs</w:t>
      </w:r>
    </w:p>
    <w:p w14:paraId="6B98BFE7" w14:textId="77777777" w:rsidR="00AE0EF5" w:rsidRPr="00903DBA" w:rsidRDefault="00AE0EF5" w:rsidP="00AE0EF5">
      <w:pPr>
        <w:pStyle w:val="Code"/>
        <w:rPr>
          <w:highlight w:val="white"/>
        </w:rPr>
      </w:pPr>
      <w:r w:rsidRPr="00903DBA">
        <w:rPr>
          <w:highlight w:val="white"/>
        </w:rPr>
        <w:t>using System.Numerics;</w:t>
      </w:r>
    </w:p>
    <w:p w14:paraId="5E06F6C7" w14:textId="77777777" w:rsidR="00AE0EF5" w:rsidRPr="00903DBA" w:rsidRDefault="00AE0EF5" w:rsidP="00AE0EF5">
      <w:pPr>
        <w:pStyle w:val="Code"/>
        <w:rPr>
          <w:highlight w:val="white"/>
        </w:rPr>
      </w:pPr>
      <w:r w:rsidRPr="00903DBA">
        <w:rPr>
          <w:highlight w:val="white"/>
        </w:rPr>
        <w:t>using System.Collections.Generic;</w:t>
      </w:r>
    </w:p>
    <w:p w14:paraId="4C3625DB" w14:textId="77777777" w:rsidR="00AE0EF5" w:rsidRPr="00903DBA" w:rsidRDefault="00AE0EF5" w:rsidP="00AE0EF5">
      <w:pPr>
        <w:pStyle w:val="Code"/>
        <w:rPr>
          <w:highlight w:val="white"/>
        </w:rPr>
      </w:pPr>
    </w:p>
    <w:p w14:paraId="54571C2C" w14:textId="77777777" w:rsidR="00AE0EF5" w:rsidRPr="00903DBA" w:rsidRDefault="00AE0EF5" w:rsidP="00AE0EF5">
      <w:pPr>
        <w:pStyle w:val="Code"/>
        <w:rPr>
          <w:highlight w:val="white"/>
        </w:rPr>
      </w:pPr>
      <w:r w:rsidRPr="00903DBA">
        <w:rPr>
          <w:highlight w:val="white"/>
        </w:rPr>
        <w:t>namespace CCompiler {</w:t>
      </w:r>
    </w:p>
    <w:p w14:paraId="2CE0A71E" w14:textId="77777777" w:rsidR="00AE0EF5" w:rsidRPr="00903DBA" w:rsidRDefault="00AE0EF5" w:rsidP="00AE0EF5">
      <w:pPr>
        <w:pStyle w:val="Code"/>
        <w:rPr>
          <w:highlight w:val="white"/>
        </w:rPr>
      </w:pPr>
      <w:r w:rsidRPr="00903DBA">
        <w:rPr>
          <w:highlight w:val="white"/>
        </w:rPr>
        <w:t xml:space="preserve">  class GenerateAutoInitializer {</w:t>
      </w:r>
    </w:p>
    <w:p w14:paraId="4177E94A" w14:textId="77777777" w:rsidR="00AE0EF5" w:rsidRPr="00903DBA" w:rsidRDefault="00AE0EF5" w:rsidP="00AE0EF5">
      <w:pPr>
        <w:pStyle w:val="Code"/>
        <w:rPr>
          <w:highlight w:val="white"/>
        </w:rPr>
      </w:pPr>
      <w:r w:rsidRPr="00903DBA">
        <w:rPr>
          <w:highlight w:val="white"/>
        </w:rPr>
        <w:t xml:space="preserve">    public static List&lt;MiddleCode&gt; GenerateAuto(Symbol toSymbol,</w:t>
      </w:r>
    </w:p>
    <w:p w14:paraId="303D88FC" w14:textId="77777777" w:rsidR="00AE0EF5" w:rsidRPr="00903DBA" w:rsidRDefault="00AE0EF5" w:rsidP="00AE0EF5">
      <w:pPr>
        <w:pStyle w:val="Code"/>
        <w:rPr>
          <w:highlight w:val="white"/>
        </w:rPr>
      </w:pPr>
      <w:r w:rsidRPr="00903DBA">
        <w:rPr>
          <w:highlight w:val="white"/>
        </w:rPr>
        <w:t xml:space="preserve">                                                object fromInitializer) {</w:t>
      </w:r>
    </w:p>
    <w:p w14:paraId="43BD01DD" w14:textId="77777777" w:rsidR="00AE0EF5" w:rsidRPr="00903DBA" w:rsidRDefault="00AE0EF5" w:rsidP="00AE0EF5">
      <w:pPr>
        <w:pStyle w:val="Code"/>
        <w:rPr>
          <w:highlight w:val="white"/>
        </w:rPr>
      </w:pPr>
      <w:r w:rsidRPr="00903DBA">
        <w:rPr>
          <w:highlight w:val="white"/>
        </w:rPr>
        <w:lastRenderedPageBreak/>
        <w:t xml:space="preserve">      Assert.ErrorXXX((fromInitializer is Expression) ||</w:t>
      </w:r>
    </w:p>
    <w:p w14:paraId="44FD5EB7" w14:textId="77777777" w:rsidR="00AE0EF5" w:rsidRPr="00903DBA" w:rsidRDefault="00AE0EF5" w:rsidP="00AE0EF5">
      <w:pPr>
        <w:pStyle w:val="Code"/>
        <w:rPr>
          <w:highlight w:val="white"/>
        </w:rPr>
      </w:pPr>
      <w:r w:rsidRPr="00903DBA">
        <w:rPr>
          <w:highlight w:val="white"/>
        </w:rPr>
        <w:t xml:space="preserve">                      (fromInitializer is List&lt;object&gt;));</w:t>
      </w:r>
    </w:p>
    <w:p w14:paraId="47276DBE" w14:textId="77777777" w:rsidR="00AE0EF5" w:rsidRPr="00903DBA" w:rsidRDefault="00AE0EF5" w:rsidP="00AE0EF5">
      <w:pPr>
        <w:pStyle w:val="Code"/>
        <w:rPr>
          <w:highlight w:val="white"/>
        </w:rPr>
      </w:pPr>
      <w:r w:rsidRPr="00903DBA">
        <w:rPr>
          <w:highlight w:val="white"/>
        </w:rPr>
        <w:t xml:space="preserve">      Type toType = toSymbol.Type;</w:t>
      </w:r>
    </w:p>
    <w:p w14:paraId="4EA9F501" w14:textId="77777777" w:rsidR="00AE0EF5" w:rsidRPr="00903DBA" w:rsidRDefault="00AE0EF5" w:rsidP="00AE0EF5">
      <w:pPr>
        <w:pStyle w:val="Code"/>
        <w:rPr>
          <w:highlight w:val="white"/>
        </w:rPr>
      </w:pPr>
      <w:r w:rsidRPr="00903DBA">
        <w:rPr>
          <w:highlight w:val="white"/>
        </w:rPr>
        <w:t xml:space="preserve">      List&lt;MiddleCode&gt; codeList = new List&lt;MiddleCode&gt;();</w:t>
      </w:r>
    </w:p>
    <w:p w14:paraId="12D6E2B8" w14:textId="328AA739" w:rsidR="009E238B" w:rsidRPr="00903DBA" w:rsidRDefault="009E238B" w:rsidP="009E238B">
      <w:pPr>
        <w:rPr>
          <w:highlight w:val="white"/>
        </w:rPr>
      </w:pPr>
      <w:r w:rsidRPr="00903DBA">
        <w:rPr>
          <w:highlight w:val="white"/>
        </w:rPr>
        <w:t>If the initializer is an expression, we have two cases</w:t>
      </w:r>
      <w:r w:rsidR="00FA23A8" w:rsidRPr="00903DBA">
        <w:rPr>
          <w:highlight w:val="white"/>
        </w:rPr>
        <w:t>. If the type is an array of characters and the initializer is a string, we change the initializer from a string to a list of characters</w:t>
      </w:r>
      <w:r w:rsidR="0064067A" w:rsidRPr="00903DBA">
        <w:rPr>
          <w:highlight w:val="white"/>
        </w:rPr>
        <w:t xml:space="preserve">, and call </w:t>
      </w:r>
      <w:r w:rsidR="00775F12" w:rsidRPr="00903DBA">
        <w:rPr>
          <w:rStyle w:val="KeyWord0"/>
          <w:highlight w:val="white"/>
        </w:rPr>
        <w:t>GenerateAutoInitializer</w:t>
      </w:r>
      <w:r w:rsidR="00775F12" w:rsidRPr="00903DBA">
        <w:rPr>
          <w:highlight w:val="white"/>
        </w:rPr>
        <w:t xml:space="preserve"> recursively with the list of characters instream of the string.</w:t>
      </w:r>
      <w:r w:rsidR="003672D4" w:rsidRPr="00903DBA">
        <w:rPr>
          <w:highlight w:val="white"/>
        </w:rPr>
        <w:t xml:space="preserve"> </w:t>
      </w:r>
      <w:r w:rsidR="007B76B6" w:rsidRPr="00903DBA">
        <w:rPr>
          <w:highlight w:val="white"/>
        </w:rPr>
        <w:t xml:space="preserve">In C, when initializing an array of characters, a string or a list of characters are </w:t>
      </w:r>
      <w:r w:rsidR="00480021" w:rsidRPr="00903DBA">
        <w:rPr>
          <w:highlight w:val="white"/>
        </w:rPr>
        <w:t>equivalent</w:t>
      </w:r>
      <w:r w:rsidR="007B76B6" w:rsidRPr="00903DBA">
        <w:rPr>
          <w:highlight w:val="white"/>
        </w:rPr>
        <w:t xml:space="preserve">. </w:t>
      </w:r>
      <w:r w:rsidR="00325435" w:rsidRPr="00903DBA">
        <w:rPr>
          <w:highlight w:val="white"/>
        </w:rPr>
        <w:t xml:space="preserve">For instance, </w:t>
      </w:r>
      <w:r w:rsidR="003672D4" w:rsidRPr="00903DBA">
        <w:rPr>
          <w:highlight w:val="white"/>
        </w:rPr>
        <w:t>the i</w:t>
      </w:r>
      <w:r w:rsidR="002D685E" w:rsidRPr="00903DBA">
        <w:rPr>
          <w:highlight w:val="white"/>
        </w:rPr>
        <w:t xml:space="preserve">nitializations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and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C56256" w:rsidRPr="00903DBA">
        <w:rPr>
          <w:highlight w:val="white"/>
        </w:rPr>
        <w:t xml:space="preserve"> </w:t>
      </w:r>
      <w:r w:rsidR="00C56256" w:rsidRPr="00903DBA">
        <w:rPr>
          <w:rStyle w:val="KeyWord0"/>
          <w:highlight w:val="white"/>
        </w:rPr>
        <w:t>'</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'\0'}</w:t>
      </w:r>
      <w:r w:rsidR="00C56256" w:rsidRPr="00903DBA">
        <w:rPr>
          <w:highlight w:val="white"/>
        </w:rPr>
        <w:t xml:space="preserve"> </w:t>
      </w:r>
      <w:r w:rsidR="002D685E" w:rsidRPr="00903DBA">
        <w:rPr>
          <w:highlight w:val="white"/>
        </w:rPr>
        <w:t>are equivalent</w:t>
      </w:r>
      <w:r w:rsidR="002D054C" w:rsidRPr="00903DBA">
        <w:rPr>
          <w:highlight w:val="white"/>
        </w:rPr>
        <w:t>.</w:t>
      </w:r>
      <w:r w:rsidR="002D685E" w:rsidRPr="00903DBA">
        <w:rPr>
          <w:highlight w:val="white"/>
        </w:rPr>
        <w:t xml:space="preserve"> </w:t>
      </w:r>
      <w:r w:rsidR="00F22A6D" w:rsidRPr="00903DBA">
        <w:rPr>
          <w:highlight w:val="white"/>
        </w:rPr>
        <w:t>Note the terminating zero-chara</w:t>
      </w:r>
      <w:r w:rsidR="00365FF8" w:rsidRPr="00903DBA">
        <w:rPr>
          <w:highlight w:val="white"/>
        </w:rPr>
        <w:t>cter is added implicitly and the string case.</w:t>
      </w:r>
      <w:r w:rsidR="00BB1BEF" w:rsidRPr="00903DBA">
        <w:rPr>
          <w:highlight w:val="white"/>
        </w:rPr>
        <w:t xml:space="preserve"> </w:t>
      </w:r>
    </w:p>
    <w:p w14:paraId="5CD2AB62" w14:textId="5A9EA2C2" w:rsidR="00AE0EF5" w:rsidRPr="00903DBA" w:rsidRDefault="00AE0EF5" w:rsidP="00AE0EF5">
      <w:pPr>
        <w:pStyle w:val="Code"/>
        <w:rPr>
          <w:highlight w:val="white"/>
        </w:rPr>
      </w:pPr>
      <w:r w:rsidRPr="00903DBA">
        <w:rPr>
          <w:highlight w:val="white"/>
        </w:rPr>
        <w:t xml:space="preserve">      if (fromInitializer is Expression) {</w:t>
      </w:r>
    </w:p>
    <w:p w14:paraId="1905C870" w14:textId="77777777" w:rsidR="00AE0EF5" w:rsidRPr="00903DBA" w:rsidRDefault="00AE0EF5" w:rsidP="00AE0EF5">
      <w:pPr>
        <w:pStyle w:val="Code"/>
        <w:rPr>
          <w:highlight w:val="white"/>
        </w:rPr>
      </w:pPr>
      <w:r w:rsidRPr="00903DBA">
        <w:rPr>
          <w:highlight w:val="white"/>
        </w:rPr>
        <w:t xml:space="preserve">        Expression fromExpression = (Expression) fromInitializer;</w:t>
      </w:r>
    </w:p>
    <w:p w14:paraId="13AAF381" w14:textId="77777777" w:rsidR="00477014" w:rsidRPr="00903DBA" w:rsidRDefault="00477014" w:rsidP="00AE0EF5">
      <w:pPr>
        <w:pStyle w:val="Code"/>
        <w:rPr>
          <w:highlight w:val="white"/>
        </w:rPr>
      </w:pPr>
    </w:p>
    <w:p w14:paraId="7962D9E8" w14:textId="1101F89A" w:rsidR="00AE0EF5" w:rsidRPr="00903DBA" w:rsidRDefault="00AE0EF5" w:rsidP="00AE0EF5">
      <w:pPr>
        <w:pStyle w:val="Code"/>
        <w:rPr>
          <w:highlight w:val="white"/>
        </w:rPr>
      </w:pPr>
      <w:r w:rsidRPr="00903DBA">
        <w:rPr>
          <w:highlight w:val="white"/>
        </w:rPr>
        <w:t xml:space="preserve">        if (toType.IsArray() &amp;&amp; toType.ArrayType.IsChar() &amp;&amp;</w:t>
      </w:r>
    </w:p>
    <w:p w14:paraId="604E9463" w14:textId="77777777" w:rsidR="00AE0EF5" w:rsidRPr="00903DBA" w:rsidRDefault="00AE0EF5" w:rsidP="00AE0EF5">
      <w:pPr>
        <w:pStyle w:val="Code"/>
        <w:rPr>
          <w:highlight w:val="white"/>
        </w:rPr>
      </w:pPr>
      <w:r w:rsidRPr="00903DBA">
        <w:rPr>
          <w:highlight w:val="white"/>
        </w:rPr>
        <w:t xml:space="preserve">            fromExpression.Symbol.Type.IsString()) {</w:t>
      </w:r>
    </w:p>
    <w:p w14:paraId="419F8497" w14:textId="5F1A2033" w:rsidR="00AE0EF5" w:rsidRPr="00903DBA" w:rsidRDefault="00AE0EF5" w:rsidP="00AE0EF5">
      <w:pPr>
        <w:pStyle w:val="Code"/>
        <w:rPr>
          <w:highlight w:val="white"/>
        </w:rPr>
      </w:pPr>
      <w:r w:rsidRPr="00903DBA">
        <w:rPr>
          <w:highlight w:val="white"/>
        </w:rPr>
        <w:t xml:space="preserve">          string text = ((string) fromExpression.Symbol.Value) + "</w:t>
      </w:r>
      <w:r w:rsidR="00F51575" w:rsidRPr="00903DBA">
        <w:rPr>
          <w:highlight w:val="white"/>
        </w:rPr>
        <w:t>\</w:t>
      </w:r>
      <w:r w:rsidRPr="00903DBA">
        <w:rPr>
          <w:highlight w:val="white"/>
        </w:rPr>
        <w:t>0";</w:t>
      </w:r>
    </w:p>
    <w:p w14:paraId="1FAE5A8B" w14:textId="77777777" w:rsidR="00AE0EF5" w:rsidRPr="00903DBA" w:rsidRDefault="00AE0EF5" w:rsidP="00AE0EF5">
      <w:pPr>
        <w:pStyle w:val="Code"/>
        <w:rPr>
          <w:highlight w:val="white"/>
        </w:rPr>
      </w:pPr>
      <w:r w:rsidRPr="00903DBA">
        <w:rPr>
          <w:highlight w:val="white"/>
        </w:rPr>
        <w:t xml:space="preserve">          List&lt;object&gt; list = new List&lt;object&gt;();</w:t>
      </w:r>
    </w:p>
    <w:p w14:paraId="1DDAB012" w14:textId="77777777" w:rsidR="0064067A" w:rsidRPr="00903DBA" w:rsidRDefault="0064067A" w:rsidP="00AE0EF5">
      <w:pPr>
        <w:pStyle w:val="Code"/>
        <w:rPr>
          <w:highlight w:val="white"/>
        </w:rPr>
      </w:pPr>
    </w:p>
    <w:p w14:paraId="3DC23496" w14:textId="2E3AB912" w:rsidR="00AE0EF5" w:rsidRPr="00903DBA" w:rsidRDefault="00AE0EF5" w:rsidP="00AE0EF5">
      <w:pPr>
        <w:pStyle w:val="Code"/>
        <w:rPr>
          <w:highlight w:val="white"/>
        </w:rPr>
      </w:pPr>
      <w:r w:rsidRPr="00903DBA">
        <w:rPr>
          <w:highlight w:val="white"/>
        </w:rPr>
        <w:t xml:space="preserve">          foreach (char c in text) {</w:t>
      </w:r>
    </w:p>
    <w:p w14:paraId="346FCFEA" w14:textId="77777777" w:rsidR="00AE0EF5" w:rsidRPr="00903DBA" w:rsidRDefault="00AE0EF5" w:rsidP="00AE0EF5">
      <w:pPr>
        <w:pStyle w:val="Code"/>
        <w:rPr>
          <w:highlight w:val="white"/>
        </w:rPr>
      </w:pPr>
      <w:r w:rsidRPr="00903DBA">
        <w:rPr>
          <w:highlight w:val="white"/>
        </w:rPr>
        <w:t xml:space="preserve">            Symbol charSymbol =</w:t>
      </w:r>
    </w:p>
    <w:p w14:paraId="5E6839AE" w14:textId="68AD8B90" w:rsidR="00AE0EF5" w:rsidRPr="00903DBA" w:rsidRDefault="00AE0EF5" w:rsidP="00AE0EF5">
      <w:pPr>
        <w:pStyle w:val="Code"/>
        <w:rPr>
          <w:highlight w:val="white"/>
        </w:rPr>
      </w:pPr>
      <w:r w:rsidRPr="00903DBA">
        <w:rPr>
          <w:highlight w:val="white"/>
        </w:rPr>
        <w:t xml:space="preserve">              new Symbol(toType.ArrayType, (BigInteger) ((int) c));</w:t>
      </w:r>
    </w:p>
    <w:p w14:paraId="5F79A439" w14:textId="77777777" w:rsidR="00AE0EF5" w:rsidRPr="00903DBA" w:rsidRDefault="00AE0EF5" w:rsidP="00AE0EF5">
      <w:pPr>
        <w:pStyle w:val="Code"/>
        <w:rPr>
          <w:highlight w:val="white"/>
        </w:rPr>
      </w:pPr>
      <w:r w:rsidRPr="00903DBA">
        <w:rPr>
          <w:highlight w:val="white"/>
        </w:rPr>
        <w:t xml:space="preserve">            Expression charExpression = new Expression(charSymbol, null, null);</w:t>
      </w:r>
    </w:p>
    <w:p w14:paraId="589DFAA5" w14:textId="77777777" w:rsidR="00AE0EF5" w:rsidRPr="00903DBA" w:rsidRDefault="00AE0EF5" w:rsidP="00AE0EF5">
      <w:pPr>
        <w:pStyle w:val="Code"/>
        <w:rPr>
          <w:highlight w:val="white"/>
        </w:rPr>
      </w:pPr>
      <w:r w:rsidRPr="00903DBA">
        <w:rPr>
          <w:highlight w:val="white"/>
        </w:rPr>
        <w:t xml:space="preserve">            list.Add(charExpression);</w:t>
      </w:r>
    </w:p>
    <w:p w14:paraId="3FA560E9" w14:textId="77777777" w:rsidR="00AE0EF5" w:rsidRPr="00903DBA" w:rsidRDefault="00AE0EF5" w:rsidP="00AE0EF5">
      <w:pPr>
        <w:pStyle w:val="Code"/>
        <w:rPr>
          <w:highlight w:val="white"/>
        </w:rPr>
      </w:pPr>
      <w:r w:rsidRPr="00903DBA">
        <w:rPr>
          <w:highlight w:val="white"/>
        </w:rPr>
        <w:t xml:space="preserve">          }</w:t>
      </w:r>
    </w:p>
    <w:p w14:paraId="4683A3BC" w14:textId="77777777" w:rsidR="00AE0EF5" w:rsidRPr="00903DBA" w:rsidRDefault="00AE0EF5" w:rsidP="00AE0EF5">
      <w:pPr>
        <w:pStyle w:val="Code"/>
        <w:rPr>
          <w:highlight w:val="white"/>
        </w:rPr>
      </w:pPr>
    </w:p>
    <w:p w14:paraId="432D3C03" w14:textId="77777777" w:rsidR="00AE0EF5" w:rsidRPr="00903DBA" w:rsidRDefault="00AE0EF5" w:rsidP="00AE0EF5">
      <w:pPr>
        <w:pStyle w:val="Code"/>
        <w:rPr>
          <w:highlight w:val="white"/>
        </w:rPr>
      </w:pPr>
      <w:r w:rsidRPr="00903DBA">
        <w:rPr>
          <w:highlight w:val="white"/>
        </w:rPr>
        <w:t xml:space="preserve">          return GenerateAuto(toSymbol, list);</w:t>
      </w:r>
    </w:p>
    <w:p w14:paraId="39641B54" w14:textId="77777777" w:rsidR="00AE0EF5" w:rsidRPr="00903DBA" w:rsidRDefault="00AE0EF5" w:rsidP="00AE0EF5">
      <w:pPr>
        <w:pStyle w:val="Code"/>
        <w:rPr>
          <w:highlight w:val="white"/>
        </w:rPr>
      </w:pPr>
      <w:r w:rsidRPr="00903DBA">
        <w:rPr>
          <w:highlight w:val="white"/>
        </w:rPr>
        <w:t xml:space="preserve">        }</w:t>
      </w:r>
    </w:p>
    <w:p w14:paraId="5AA509F3" w14:textId="77EC5DB8" w:rsidR="00236DB0" w:rsidRPr="00903DBA" w:rsidRDefault="00236DB0" w:rsidP="00E352B2">
      <w:pPr>
        <w:rPr>
          <w:highlight w:val="white"/>
        </w:rPr>
      </w:pPr>
      <w:r w:rsidRPr="00903DBA">
        <w:rPr>
          <w:highlight w:val="white"/>
        </w:rPr>
        <w:t xml:space="preserve">In all other cases, we </w:t>
      </w:r>
      <w:r w:rsidR="00AF1A00" w:rsidRPr="00903DBA">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903DBA" w:rsidRDefault="007B6ED0" w:rsidP="007B6ED0">
      <w:pPr>
        <w:pStyle w:val="Code"/>
        <w:rPr>
          <w:highlight w:val="white"/>
        </w:rPr>
      </w:pPr>
      <w:r w:rsidRPr="00903DBA">
        <w:rPr>
          <w:highlight w:val="white"/>
        </w:rPr>
        <w:t xml:space="preserve">        else {</w:t>
      </w:r>
    </w:p>
    <w:p w14:paraId="40538946" w14:textId="77777777" w:rsidR="007B6ED0" w:rsidRPr="00903DBA" w:rsidRDefault="007B6ED0" w:rsidP="007B6ED0">
      <w:pPr>
        <w:pStyle w:val="Code"/>
        <w:rPr>
          <w:highlight w:val="white"/>
        </w:rPr>
      </w:pPr>
      <w:r w:rsidRPr="00903DBA">
        <w:rPr>
          <w:highlight w:val="white"/>
        </w:rPr>
        <w:t xml:space="preserve">          fromExpression = TypeCast.ImplicitCast(fromExpression, toType);</w:t>
      </w:r>
    </w:p>
    <w:p w14:paraId="5FC62BB4" w14:textId="77777777" w:rsidR="007B6ED0" w:rsidRPr="00903DBA" w:rsidRDefault="007B6ED0" w:rsidP="007B6ED0">
      <w:pPr>
        <w:pStyle w:val="Code"/>
        <w:rPr>
          <w:highlight w:val="white"/>
        </w:rPr>
      </w:pPr>
      <w:r w:rsidRPr="00903DBA">
        <w:rPr>
          <w:highlight w:val="white"/>
        </w:rPr>
        <w:t xml:space="preserve">          codeList.AddRange(fromExpression.LongList);      </w:t>
      </w:r>
    </w:p>
    <w:p w14:paraId="50877A19" w14:textId="77777777" w:rsidR="007B6ED0" w:rsidRPr="00903DBA" w:rsidRDefault="007B6ED0" w:rsidP="007B6ED0">
      <w:pPr>
        <w:pStyle w:val="Code"/>
        <w:rPr>
          <w:highlight w:val="white"/>
        </w:rPr>
      </w:pPr>
      <w:r w:rsidRPr="00903DBA">
        <w:rPr>
          <w:highlight w:val="white"/>
        </w:rPr>
        <w:t xml:space="preserve">      </w:t>
      </w:r>
    </w:p>
    <w:p w14:paraId="7863E586" w14:textId="77777777" w:rsidR="007B6ED0" w:rsidRPr="00903DBA" w:rsidRDefault="007B6ED0" w:rsidP="007B6ED0">
      <w:pPr>
        <w:pStyle w:val="Code"/>
        <w:rPr>
          <w:highlight w:val="white"/>
        </w:rPr>
      </w:pPr>
      <w:r w:rsidRPr="00903DBA">
        <w:rPr>
          <w:highlight w:val="white"/>
        </w:rPr>
        <w:t xml:space="preserve">          if (toSymbol.Type.IsFloating()) {</w:t>
      </w:r>
    </w:p>
    <w:p w14:paraId="2B693AB8" w14:textId="77777777" w:rsidR="007B6ED0" w:rsidRPr="00903DBA" w:rsidRDefault="007B6ED0" w:rsidP="007B6ED0">
      <w:pPr>
        <w:pStyle w:val="Code"/>
        <w:rPr>
          <w:highlight w:val="white"/>
        </w:rPr>
      </w:pPr>
      <w:r w:rsidRPr="00903DBA">
        <w:rPr>
          <w:highlight w:val="white"/>
        </w:rPr>
        <w:t xml:space="preserve">            codeList.Add(new MiddleCode(MiddleOperator.PopFloat, toSymbol));</w:t>
      </w:r>
    </w:p>
    <w:p w14:paraId="7EFE7430" w14:textId="77777777" w:rsidR="007B6ED0" w:rsidRPr="00903DBA" w:rsidRDefault="007B6ED0" w:rsidP="007B6ED0">
      <w:pPr>
        <w:pStyle w:val="Code"/>
        <w:rPr>
          <w:highlight w:val="white"/>
        </w:rPr>
      </w:pPr>
      <w:r w:rsidRPr="00903DBA">
        <w:rPr>
          <w:highlight w:val="white"/>
        </w:rPr>
        <w:t xml:space="preserve">          }</w:t>
      </w:r>
    </w:p>
    <w:p w14:paraId="02BC635B" w14:textId="77777777" w:rsidR="007B6ED0" w:rsidRPr="00903DBA" w:rsidRDefault="007B6ED0" w:rsidP="007B6ED0">
      <w:pPr>
        <w:pStyle w:val="Code"/>
        <w:rPr>
          <w:highlight w:val="white"/>
        </w:rPr>
      </w:pPr>
      <w:r w:rsidRPr="00903DBA">
        <w:rPr>
          <w:highlight w:val="white"/>
        </w:rPr>
        <w:t xml:space="preserve">          else {</w:t>
      </w:r>
    </w:p>
    <w:p w14:paraId="50AF9031" w14:textId="77777777" w:rsidR="00DE5719" w:rsidRPr="00903DBA" w:rsidRDefault="00DE5719" w:rsidP="00DE5719">
      <w:pPr>
        <w:pStyle w:val="Code"/>
        <w:rPr>
          <w:highlight w:val="white"/>
        </w:rPr>
      </w:pPr>
      <w:r w:rsidRPr="00903DBA">
        <w:rPr>
          <w:highlight w:val="white"/>
        </w:rPr>
        <w:t xml:space="preserve">            if (fromExpression.Symbol.Type.IsStructOrUnion()) {</w:t>
      </w:r>
    </w:p>
    <w:p w14:paraId="0E14C89A" w14:textId="377C3F61" w:rsidR="0037510C" w:rsidRPr="00903DBA" w:rsidRDefault="0037510C" w:rsidP="0037510C">
      <w:pPr>
        <w:pStyle w:val="Code"/>
        <w:rPr>
          <w:highlight w:val="white"/>
        </w:rPr>
      </w:pPr>
      <w:r w:rsidRPr="00903DBA">
        <w:rPr>
          <w:highlight w:val="white"/>
        </w:rPr>
        <w:t xml:space="preserve">              codeList.Add(new MiddleCode(MiddleOperator.</w:t>
      </w:r>
      <w:r w:rsidR="008E27F0" w:rsidRPr="00903DBA">
        <w:rPr>
          <w:highlight w:val="white"/>
        </w:rPr>
        <w:t>AssignInit</w:t>
      </w:r>
      <w:r w:rsidRPr="00903DBA">
        <w:rPr>
          <w:highlight w:val="white"/>
        </w:rPr>
        <w:t>,</w:t>
      </w:r>
    </w:p>
    <w:p w14:paraId="0532A1C7" w14:textId="5654AC7E" w:rsidR="0037510C" w:rsidRPr="00903DBA" w:rsidRDefault="0037510C" w:rsidP="0037510C">
      <w:pPr>
        <w:pStyle w:val="Code"/>
        <w:rPr>
          <w:highlight w:val="white"/>
        </w:rPr>
      </w:pPr>
      <w:r w:rsidRPr="00903DBA">
        <w:rPr>
          <w:highlight w:val="white"/>
        </w:rPr>
        <w:t xml:space="preserve">                                          toSymbol, fromExpression.Symbol));</w:t>
      </w:r>
    </w:p>
    <w:p w14:paraId="5A96D35E" w14:textId="77777777" w:rsidR="00DE5719" w:rsidRPr="00903DBA" w:rsidRDefault="00DE5719" w:rsidP="00DE5719">
      <w:pPr>
        <w:pStyle w:val="Code"/>
        <w:rPr>
          <w:highlight w:val="white"/>
        </w:rPr>
      </w:pPr>
      <w:r w:rsidRPr="00903DBA">
        <w:rPr>
          <w:highlight w:val="white"/>
        </w:rPr>
        <w:t xml:space="preserve">            }</w:t>
      </w:r>
    </w:p>
    <w:p w14:paraId="6737A1C6" w14:textId="77777777" w:rsidR="00DE5719" w:rsidRPr="00903DBA" w:rsidRDefault="00DE5719" w:rsidP="00DE5719">
      <w:pPr>
        <w:pStyle w:val="Code"/>
        <w:rPr>
          <w:highlight w:val="white"/>
        </w:rPr>
      </w:pPr>
    </w:p>
    <w:p w14:paraId="103C4EBD" w14:textId="77777777" w:rsidR="007B6ED0" w:rsidRPr="00903DBA" w:rsidRDefault="007B6ED0" w:rsidP="007B6ED0">
      <w:pPr>
        <w:pStyle w:val="Code"/>
        <w:rPr>
          <w:highlight w:val="white"/>
        </w:rPr>
      </w:pPr>
      <w:r w:rsidRPr="00903DBA">
        <w:rPr>
          <w:highlight w:val="white"/>
        </w:rPr>
        <w:t xml:space="preserve">            codeList.Add(new MiddleCode(MiddleOperator.Assign, toSymbol,</w:t>
      </w:r>
    </w:p>
    <w:p w14:paraId="74A5505F" w14:textId="77777777" w:rsidR="007B6ED0" w:rsidRPr="00903DBA" w:rsidRDefault="007B6ED0" w:rsidP="007B6ED0">
      <w:pPr>
        <w:pStyle w:val="Code"/>
        <w:rPr>
          <w:highlight w:val="white"/>
        </w:rPr>
      </w:pPr>
      <w:r w:rsidRPr="00903DBA">
        <w:rPr>
          <w:highlight w:val="white"/>
        </w:rPr>
        <w:t xml:space="preserve">                                        fromExpression.Symbol));</w:t>
      </w:r>
    </w:p>
    <w:p w14:paraId="050947B3" w14:textId="77777777" w:rsidR="007B6ED0" w:rsidRPr="00903DBA" w:rsidRDefault="007B6ED0" w:rsidP="007B6ED0">
      <w:pPr>
        <w:pStyle w:val="Code"/>
        <w:rPr>
          <w:highlight w:val="white"/>
        </w:rPr>
      </w:pPr>
      <w:r w:rsidRPr="00903DBA">
        <w:rPr>
          <w:highlight w:val="white"/>
        </w:rPr>
        <w:t xml:space="preserve">          }</w:t>
      </w:r>
    </w:p>
    <w:p w14:paraId="501042D1" w14:textId="77777777" w:rsidR="007B6ED0" w:rsidRPr="00903DBA" w:rsidRDefault="007B6ED0" w:rsidP="007B6ED0">
      <w:pPr>
        <w:pStyle w:val="Code"/>
        <w:rPr>
          <w:highlight w:val="white"/>
        </w:rPr>
      </w:pPr>
      <w:r w:rsidRPr="00903DBA">
        <w:rPr>
          <w:highlight w:val="white"/>
        </w:rPr>
        <w:t xml:space="preserve">        }</w:t>
      </w:r>
    </w:p>
    <w:p w14:paraId="1AE02CE3" w14:textId="20BE016D" w:rsidR="007B6ED0" w:rsidRPr="00903DBA" w:rsidRDefault="007B6ED0" w:rsidP="007B6ED0">
      <w:pPr>
        <w:pStyle w:val="Code"/>
        <w:rPr>
          <w:highlight w:val="white"/>
        </w:rPr>
      </w:pPr>
      <w:r w:rsidRPr="00903DBA">
        <w:rPr>
          <w:highlight w:val="white"/>
        </w:rPr>
        <w:t xml:space="preserve">      }</w:t>
      </w:r>
    </w:p>
    <w:p w14:paraId="34497A61" w14:textId="4C4DBE13" w:rsidR="00100FB0" w:rsidRPr="00903DBA" w:rsidRDefault="00C86E84" w:rsidP="00100FB0">
      <w:pPr>
        <w:rPr>
          <w:highlight w:val="white"/>
        </w:rPr>
      </w:pPr>
      <w:r w:rsidRPr="00903DBA">
        <w:rPr>
          <w:highlight w:val="white"/>
        </w:rPr>
        <w:t xml:space="preserve">If the initializer is not an expression is </w:t>
      </w:r>
      <w:r w:rsidR="00553C80" w:rsidRPr="00903DBA">
        <w:rPr>
          <w:highlight w:val="white"/>
        </w:rPr>
        <w:t>must be a list of expressions or other lists, recursively.</w:t>
      </w:r>
      <w:r w:rsidR="00440D8C" w:rsidRPr="00903DBA">
        <w:rPr>
          <w:highlight w:val="white"/>
        </w:rPr>
        <w:t xml:space="preserve"> In that case the type must be an array, a struct, or a union, since only arrays, structs, and unions can be initialized with a list.</w:t>
      </w:r>
    </w:p>
    <w:p w14:paraId="3A9FE95F" w14:textId="77777777" w:rsidR="007B6ED0" w:rsidRPr="00903DBA" w:rsidRDefault="007B6ED0" w:rsidP="007B6ED0">
      <w:pPr>
        <w:pStyle w:val="Code"/>
        <w:rPr>
          <w:highlight w:val="white"/>
        </w:rPr>
      </w:pPr>
      <w:r w:rsidRPr="00903DBA">
        <w:rPr>
          <w:highlight w:val="white"/>
        </w:rPr>
        <w:t xml:space="preserve">      else {</w:t>
      </w:r>
    </w:p>
    <w:p w14:paraId="23C8B68F" w14:textId="77777777" w:rsidR="007B6ED0" w:rsidRPr="00903DBA" w:rsidRDefault="007B6ED0" w:rsidP="007B6ED0">
      <w:pPr>
        <w:pStyle w:val="Code"/>
        <w:rPr>
          <w:highlight w:val="white"/>
        </w:rPr>
      </w:pPr>
      <w:r w:rsidRPr="00903DBA">
        <w:rPr>
          <w:highlight w:val="white"/>
        </w:rPr>
        <w:lastRenderedPageBreak/>
        <w:t xml:space="preserve">        Assert.Error(toType.IsArray() ||toType.IsStructOrUnion(),</w:t>
      </w:r>
    </w:p>
    <w:p w14:paraId="661045A4" w14:textId="77777777" w:rsidR="007B6ED0" w:rsidRPr="00903DBA" w:rsidRDefault="007B6ED0" w:rsidP="007B6ED0">
      <w:pPr>
        <w:pStyle w:val="Code"/>
        <w:rPr>
          <w:highlight w:val="white"/>
        </w:rPr>
      </w:pPr>
      <w:r w:rsidRPr="00903DBA">
        <w:rPr>
          <w:highlight w:val="white"/>
        </w:rPr>
        <w:t xml:space="preserve">                     toType, Message.</w:t>
      </w:r>
    </w:p>
    <w:p w14:paraId="194C9F8A" w14:textId="77777777" w:rsidR="007B6ED0" w:rsidRPr="00903DBA" w:rsidRDefault="007B6ED0" w:rsidP="007B6ED0">
      <w:pPr>
        <w:pStyle w:val="Code"/>
        <w:rPr>
          <w:highlight w:val="white"/>
        </w:rPr>
      </w:pPr>
      <w:r w:rsidRPr="00903DBA">
        <w:rPr>
          <w:highlight w:val="white"/>
        </w:rPr>
        <w:t xml:space="preserve">            Only_array_struct_or_union_can_be_initialized_by_a_list);</w:t>
      </w:r>
    </w:p>
    <w:p w14:paraId="2B912762" w14:textId="77777777" w:rsidR="007B6ED0" w:rsidRPr="00903DBA" w:rsidRDefault="007B6ED0" w:rsidP="007B6ED0">
      <w:pPr>
        <w:pStyle w:val="Code"/>
        <w:rPr>
          <w:highlight w:val="white"/>
        </w:rPr>
      </w:pPr>
      <w:r w:rsidRPr="00903DBA">
        <w:rPr>
          <w:highlight w:val="white"/>
        </w:rPr>
        <w:t xml:space="preserve">        List&lt;object&gt; fromList = (List&lt;object&gt;) fromInitializer;</w:t>
      </w:r>
    </w:p>
    <w:p w14:paraId="09AA2719" w14:textId="68865ABF" w:rsidR="00100FB0" w:rsidRPr="00903DBA" w:rsidRDefault="00100FB0" w:rsidP="00100FB0">
      <w:pPr>
        <w:rPr>
          <w:highlight w:val="white"/>
        </w:rPr>
      </w:pPr>
      <w:r w:rsidRPr="00903DBA">
        <w:rPr>
          <w:highlight w:val="white"/>
        </w:rPr>
        <w:t xml:space="preserve">If the type is an array, we set its size if it has not yet been defined or check that the list size does not exceed the array size if </w:t>
      </w:r>
      <w:r w:rsidR="00D758E8" w:rsidRPr="00903DBA">
        <w:rPr>
          <w:highlight w:val="white"/>
        </w:rPr>
        <w:t>the size</w:t>
      </w:r>
      <w:r w:rsidRPr="00903DBA">
        <w:rPr>
          <w:highlight w:val="white"/>
        </w:rPr>
        <w:t xml:space="preserve"> has been defined. Note that</w:t>
      </w:r>
      <w:r w:rsidR="00BF2017" w:rsidRPr="00903DBA">
        <w:rPr>
          <w:highlight w:val="white"/>
        </w:rPr>
        <w:t xml:space="preserve"> in the case of an array</w:t>
      </w:r>
      <w:r w:rsidRPr="00903DBA">
        <w:rPr>
          <w:highlight w:val="white"/>
        </w:rPr>
        <w:t xml:space="preserve"> we </w:t>
      </w:r>
      <w:r w:rsidR="00BF2017" w:rsidRPr="00903DBA">
        <w:rPr>
          <w:highlight w:val="white"/>
        </w:rPr>
        <w:t xml:space="preserve">do </w:t>
      </w:r>
      <w:r w:rsidRPr="00903DBA">
        <w:rPr>
          <w:highlight w:val="white"/>
        </w:rPr>
        <w:t>not add a terminating zero character.</w:t>
      </w:r>
    </w:p>
    <w:p w14:paraId="7F62C54F" w14:textId="77777777" w:rsidR="007B6ED0" w:rsidRPr="00903DBA" w:rsidRDefault="007B6ED0" w:rsidP="007B6ED0">
      <w:pPr>
        <w:pStyle w:val="Code"/>
        <w:rPr>
          <w:highlight w:val="white"/>
        </w:rPr>
      </w:pPr>
      <w:r w:rsidRPr="00903DBA">
        <w:rPr>
          <w:highlight w:val="white"/>
        </w:rPr>
        <w:t xml:space="preserve">        switch (toType.Sort) {</w:t>
      </w:r>
    </w:p>
    <w:p w14:paraId="0B386A4E" w14:textId="77777777" w:rsidR="007B6ED0" w:rsidRPr="00903DBA" w:rsidRDefault="007B6ED0" w:rsidP="007B6ED0">
      <w:pPr>
        <w:pStyle w:val="Code"/>
        <w:rPr>
          <w:highlight w:val="white"/>
        </w:rPr>
      </w:pPr>
      <w:r w:rsidRPr="00903DBA">
        <w:rPr>
          <w:highlight w:val="white"/>
        </w:rPr>
        <w:t xml:space="preserve">          case Sort.Array: {</w:t>
      </w:r>
    </w:p>
    <w:p w14:paraId="0E52D688" w14:textId="77777777" w:rsidR="007B6ED0" w:rsidRPr="00903DBA" w:rsidRDefault="007B6ED0" w:rsidP="007B6ED0">
      <w:pPr>
        <w:pStyle w:val="Code"/>
        <w:rPr>
          <w:highlight w:val="white"/>
        </w:rPr>
      </w:pPr>
      <w:r w:rsidRPr="00903DBA">
        <w:rPr>
          <w:highlight w:val="white"/>
        </w:rPr>
        <w:t xml:space="preserve">              fromList = ModifyInitializer.ModifyArray(toType, fromList);</w:t>
      </w:r>
    </w:p>
    <w:p w14:paraId="1AFCC89F" w14:textId="77777777" w:rsidR="007B6ED0" w:rsidRPr="00903DBA" w:rsidRDefault="007B6ED0" w:rsidP="007B6ED0">
      <w:pPr>
        <w:pStyle w:val="Code"/>
        <w:rPr>
          <w:highlight w:val="white"/>
        </w:rPr>
      </w:pPr>
    </w:p>
    <w:p w14:paraId="6EA92B7D" w14:textId="77777777" w:rsidR="007B6ED0" w:rsidRPr="00903DBA" w:rsidRDefault="007B6ED0" w:rsidP="007B6ED0">
      <w:pPr>
        <w:pStyle w:val="Code"/>
        <w:rPr>
          <w:highlight w:val="white"/>
        </w:rPr>
      </w:pPr>
      <w:r w:rsidRPr="00903DBA">
        <w:rPr>
          <w:highlight w:val="white"/>
        </w:rPr>
        <w:t xml:space="preserve">              if (toType.ArraySize == 0) {</w:t>
      </w:r>
    </w:p>
    <w:p w14:paraId="6AF64F4C" w14:textId="77777777" w:rsidR="007B6ED0" w:rsidRPr="00903DBA" w:rsidRDefault="007B6ED0" w:rsidP="007B6ED0">
      <w:pPr>
        <w:pStyle w:val="Code"/>
        <w:rPr>
          <w:highlight w:val="white"/>
        </w:rPr>
      </w:pPr>
      <w:r w:rsidRPr="00903DBA">
        <w:rPr>
          <w:highlight w:val="white"/>
        </w:rPr>
        <w:t xml:space="preserve">                toType.ArraySize = fromList.Count;</w:t>
      </w:r>
    </w:p>
    <w:p w14:paraId="064CFE3D" w14:textId="77777777" w:rsidR="007B6ED0" w:rsidRPr="00903DBA" w:rsidRDefault="007B6ED0" w:rsidP="007B6ED0">
      <w:pPr>
        <w:pStyle w:val="Code"/>
        <w:rPr>
          <w:highlight w:val="white"/>
        </w:rPr>
      </w:pPr>
      <w:r w:rsidRPr="00903DBA">
        <w:rPr>
          <w:highlight w:val="white"/>
        </w:rPr>
        <w:t xml:space="preserve">              }</w:t>
      </w:r>
    </w:p>
    <w:p w14:paraId="52C225BA" w14:textId="77777777" w:rsidR="007B6ED0" w:rsidRPr="00903DBA" w:rsidRDefault="007B6ED0" w:rsidP="007B6ED0">
      <w:pPr>
        <w:pStyle w:val="Code"/>
        <w:rPr>
          <w:highlight w:val="white"/>
        </w:rPr>
      </w:pPr>
      <w:r w:rsidRPr="00903DBA">
        <w:rPr>
          <w:highlight w:val="white"/>
        </w:rPr>
        <w:t xml:space="preserve">              else {</w:t>
      </w:r>
    </w:p>
    <w:p w14:paraId="7D2E39EB" w14:textId="77777777" w:rsidR="007B6ED0" w:rsidRPr="00903DBA" w:rsidRDefault="007B6ED0" w:rsidP="007B6ED0">
      <w:pPr>
        <w:pStyle w:val="Code"/>
        <w:rPr>
          <w:highlight w:val="white"/>
        </w:rPr>
      </w:pPr>
      <w:r w:rsidRPr="00903DBA">
        <w:rPr>
          <w:highlight w:val="white"/>
        </w:rPr>
        <w:t xml:space="preserve">                Assert.Error(fromList.Count &lt;= toType.ArraySize,</w:t>
      </w:r>
    </w:p>
    <w:p w14:paraId="7170D50B" w14:textId="77777777" w:rsidR="007B6ED0" w:rsidRPr="00903DBA" w:rsidRDefault="007B6ED0" w:rsidP="007B6ED0">
      <w:pPr>
        <w:pStyle w:val="Code"/>
        <w:rPr>
          <w:highlight w:val="white"/>
        </w:rPr>
      </w:pPr>
      <w:r w:rsidRPr="00903DBA">
        <w:rPr>
          <w:highlight w:val="white"/>
        </w:rPr>
        <w:t xml:space="preserve">                             toType, Message.Too_many_initializers);</w:t>
      </w:r>
    </w:p>
    <w:p w14:paraId="10A9FDC3" w14:textId="77777777" w:rsidR="007B6ED0" w:rsidRPr="00903DBA" w:rsidRDefault="007B6ED0" w:rsidP="007B6ED0">
      <w:pPr>
        <w:pStyle w:val="Code"/>
        <w:rPr>
          <w:highlight w:val="white"/>
        </w:rPr>
      </w:pPr>
      <w:r w:rsidRPr="00903DBA">
        <w:rPr>
          <w:highlight w:val="white"/>
        </w:rPr>
        <w:t xml:space="preserve">              }</w:t>
      </w:r>
    </w:p>
    <w:p w14:paraId="09A09B05" w14:textId="17285B1A" w:rsidR="00BF2017" w:rsidRPr="00903DBA" w:rsidRDefault="00BF2017" w:rsidP="00BF2017">
      <w:pPr>
        <w:rPr>
          <w:highlight w:val="white"/>
        </w:rPr>
      </w:pPr>
      <w:r w:rsidRPr="00903DBA">
        <w:rPr>
          <w:highlight w:val="white"/>
        </w:rPr>
        <w:t>We iterate through the list and</w:t>
      </w:r>
      <w:r w:rsidR="008A0668" w:rsidRPr="00903DBA">
        <w:rPr>
          <w:highlight w:val="white"/>
        </w:rPr>
        <w:t>, for each element in the list, define a symbol for the array index and</w:t>
      </w:r>
      <w:r w:rsidRPr="00903DBA">
        <w:rPr>
          <w:highlight w:val="white"/>
        </w:rPr>
        <w:t xml:space="preserve"> </w:t>
      </w:r>
      <w:r w:rsidR="001232B1" w:rsidRPr="00903DBA">
        <w:rPr>
          <w:highlight w:val="white"/>
        </w:rPr>
        <w:t xml:space="preserve">call </w:t>
      </w:r>
      <w:r w:rsidR="001232B1" w:rsidRPr="00903DBA">
        <w:rPr>
          <w:rStyle w:val="KeyWord0"/>
          <w:highlight w:val="white"/>
        </w:rPr>
        <w:t>GenerateAuto</w:t>
      </w:r>
      <w:r w:rsidR="001232B1" w:rsidRPr="00903DBA">
        <w:rPr>
          <w:highlight w:val="white"/>
        </w:rPr>
        <w:t xml:space="preserve"> </w:t>
      </w:r>
      <w:r w:rsidR="00DD65E5" w:rsidRPr="00903DBA">
        <w:rPr>
          <w:highlight w:val="white"/>
        </w:rPr>
        <w:t>recursively</w:t>
      </w:r>
      <w:r w:rsidR="00820184" w:rsidRPr="00903DBA">
        <w:rPr>
          <w:highlight w:val="white"/>
        </w:rPr>
        <w:t>, so that potential sub list are properly processed</w:t>
      </w:r>
      <w:r w:rsidRPr="00903DBA">
        <w:rPr>
          <w:highlight w:val="white"/>
        </w:rPr>
        <w:t>.</w:t>
      </w:r>
      <w:r w:rsidR="008A0668" w:rsidRPr="00903DBA">
        <w:rPr>
          <w:highlight w:val="white"/>
        </w:rPr>
        <w:t xml:space="preserve"> </w:t>
      </w:r>
      <w:r w:rsidR="00C7188A" w:rsidRPr="00903DBA">
        <w:rPr>
          <w:highlight w:val="white"/>
        </w:rPr>
        <w:t>If the list does not cover the whole array, the remaining part of the array remain</w:t>
      </w:r>
      <w:r w:rsidR="00571CA9" w:rsidRPr="00903DBA">
        <w:rPr>
          <w:highlight w:val="white"/>
        </w:rPr>
        <w:t>s</w:t>
      </w:r>
      <w:r w:rsidR="00C7188A" w:rsidRPr="00903DBA">
        <w:rPr>
          <w:highlight w:val="white"/>
        </w:rPr>
        <w:t xml:space="preserve"> uninitialized. </w:t>
      </w:r>
      <w:r w:rsidR="008A0668" w:rsidRPr="00903DBA">
        <w:rPr>
          <w:highlight w:val="white"/>
        </w:rPr>
        <w:t xml:space="preserve">The offset </w:t>
      </w:r>
      <w:r w:rsidR="002F05C6" w:rsidRPr="00903DBA">
        <w:rPr>
          <w:highlight w:val="white"/>
        </w:rPr>
        <w:t xml:space="preserve">of each index symbol is sum of the offset of the symbol and the offset of the index symbol. Note that we must multiply the index of the array with the size of the array type to </w:t>
      </w:r>
      <w:r w:rsidR="009C380C" w:rsidRPr="00903DBA">
        <w:rPr>
          <w:highlight w:val="white"/>
        </w:rPr>
        <w:t xml:space="preserve">determine the correct index. However, it is not strictly necessary give the index symbol a name. That is for readability reasons only. </w:t>
      </w:r>
    </w:p>
    <w:p w14:paraId="0A0C9C91" w14:textId="77777777" w:rsidR="007B6ED0" w:rsidRPr="00903DBA" w:rsidRDefault="007B6ED0" w:rsidP="007B6ED0">
      <w:pPr>
        <w:pStyle w:val="Code"/>
        <w:rPr>
          <w:highlight w:val="white"/>
        </w:rPr>
      </w:pPr>
      <w:r w:rsidRPr="00903DBA">
        <w:rPr>
          <w:highlight w:val="white"/>
        </w:rPr>
        <w:t xml:space="preserve">              for (int index = 0; index &lt; fromList.Count; ++index) {</w:t>
      </w:r>
    </w:p>
    <w:p w14:paraId="20DF27F1" w14:textId="7A3FA5A0" w:rsidR="007B6ED0" w:rsidRPr="00903DBA" w:rsidRDefault="007B6ED0" w:rsidP="007B6ED0">
      <w:pPr>
        <w:pStyle w:val="Code"/>
        <w:rPr>
          <w:highlight w:val="white"/>
        </w:rPr>
      </w:pPr>
      <w:r w:rsidRPr="00903DBA">
        <w:rPr>
          <w:highlight w:val="white"/>
        </w:rPr>
        <w:t xml:space="preserve">                Symbol </w:t>
      </w:r>
      <w:r w:rsidR="008A0668" w:rsidRPr="00903DBA">
        <w:rPr>
          <w:highlight w:val="white"/>
        </w:rPr>
        <w:t>indexSymbol</w:t>
      </w:r>
      <w:r w:rsidRPr="00903DBA">
        <w:rPr>
          <w:highlight w:val="white"/>
        </w:rPr>
        <w:t xml:space="preserve"> = new Symbol(toType.ArrayType);</w:t>
      </w:r>
    </w:p>
    <w:p w14:paraId="2C0C040C" w14:textId="7C26586C"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.Offset = toSymbol.Offset +</w:t>
      </w:r>
    </w:p>
    <w:p w14:paraId="6403FC60" w14:textId="77777777" w:rsidR="007B6ED0" w:rsidRPr="00903DBA" w:rsidRDefault="007B6ED0" w:rsidP="007B6ED0">
      <w:pPr>
        <w:pStyle w:val="Code"/>
        <w:rPr>
          <w:highlight w:val="white"/>
        </w:rPr>
      </w:pPr>
      <w:r w:rsidRPr="00903DBA">
        <w:rPr>
          <w:highlight w:val="white"/>
        </w:rPr>
        <w:t xml:space="preserve">                                   (index * toType.ArrayType.Size());</w:t>
      </w:r>
    </w:p>
    <w:p w14:paraId="07F5DBAD" w14:textId="3B519F06"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.Name = toSymbol.Name + "[" + index + "]";</w:t>
      </w:r>
    </w:p>
    <w:p w14:paraId="7DF9256E" w14:textId="6E6FDAB8" w:rsidR="007B6ED0" w:rsidRPr="00903DBA" w:rsidRDefault="007B6ED0" w:rsidP="007B6ED0">
      <w:pPr>
        <w:pStyle w:val="Code"/>
        <w:rPr>
          <w:highlight w:val="white"/>
        </w:rPr>
      </w:pPr>
      <w:r w:rsidRPr="00903DBA">
        <w:rPr>
          <w:highlight w:val="white"/>
        </w:rPr>
        <w:t xml:space="preserve">                codeList.AddRange(GenerateAuto(</w:t>
      </w:r>
      <w:r w:rsidR="008A0668" w:rsidRPr="00903DBA">
        <w:rPr>
          <w:highlight w:val="white"/>
        </w:rPr>
        <w:t>indexSymbol</w:t>
      </w:r>
      <w:r w:rsidRPr="00903DBA">
        <w:rPr>
          <w:highlight w:val="white"/>
        </w:rPr>
        <w:t>, fromList[index]));</w:t>
      </w:r>
    </w:p>
    <w:p w14:paraId="5A1DE5E5" w14:textId="77777777" w:rsidR="007B6ED0" w:rsidRPr="00903DBA" w:rsidRDefault="007B6ED0" w:rsidP="007B6ED0">
      <w:pPr>
        <w:pStyle w:val="Code"/>
        <w:rPr>
          <w:highlight w:val="white"/>
        </w:rPr>
      </w:pPr>
      <w:r w:rsidRPr="00903DBA">
        <w:rPr>
          <w:highlight w:val="white"/>
        </w:rPr>
        <w:t xml:space="preserve">              }</w:t>
      </w:r>
    </w:p>
    <w:p w14:paraId="480962A0" w14:textId="77777777" w:rsidR="007B6ED0" w:rsidRPr="00903DBA" w:rsidRDefault="007B6ED0" w:rsidP="007B6ED0">
      <w:pPr>
        <w:pStyle w:val="Code"/>
        <w:rPr>
          <w:highlight w:val="white"/>
        </w:rPr>
      </w:pPr>
      <w:r w:rsidRPr="00903DBA">
        <w:rPr>
          <w:highlight w:val="white"/>
        </w:rPr>
        <w:t xml:space="preserve">            }</w:t>
      </w:r>
    </w:p>
    <w:p w14:paraId="2B196533" w14:textId="77777777" w:rsidR="007B6ED0" w:rsidRPr="00903DBA" w:rsidRDefault="007B6ED0" w:rsidP="007B6ED0">
      <w:pPr>
        <w:pStyle w:val="Code"/>
        <w:rPr>
          <w:highlight w:val="white"/>
        </w:rPr>
      </w:pPr>
      <w:r w:rsidRPr="00903DBA">
        <w:rPr>
          <w:highlight w:val="white"/>
        </w:rPr>
        <w:t xml:space="preserve">            break;</w:t>
      </w:r>
    </w:p>
    <w:p w14:paraId="2F39B19B" w14:textId="327210FE" w:rsidR="00FF05E1" w:rsidRPr="00903DBA" w:rsidRDefault="00494434" w:rsidP="005801D8">
      <w:pPr>
        <w:rPr>
          <w:highlight w:val="white"/>
        </w:rPr>
      </w:pPr>
      <w:r w:rsidRPr="00903DBA">
        <w:rPr>
          <w:highlight w:val="white"/>
        </w:rPr>
        <w:t>In case of a struct</w:t>
      </w:r>
      <w:r w:rsidR="00225EE9" w:rsidRPr="00903DBA">
        <w:rPr>
          <w:highlight w:val="white"/>
        </w:rPr>
        <w:t xml:space="preserve"> or a union</w:t>
      </w:r>
      <w:r w:rsidRPr="00903DBA">
        <w:rPr>
          <w:highlight w:val="white"/>
        </w:rPr>
        <w:t>, we</w:t>
      </w:r>
      <w:r w:rsidR="00EA615C" w:rsidRPr="00903DBA">
        <w:rPr>
          <w:highlight w:val="white"/>
        </w:rPr>
        <w:t xml:space="preserve"> check that </w:t>
      </w:r>
      <w:r w:rsidR="005801D8" w:rsidRPr="00903DBA">
        <w:rPr>
          <w:highlight w:val="white"/>
        </w:rPr>
        <w:t xml:space="preserve">the list size does not exceed </w:t>
      </w:r>
      <w:r w:rsidR="00225EE9" w:rsidRPr="00903DBA">
        <w:rPr>
          <w:highlight w:val="white"/>
        </w:rPr>
        <w:t xml:space="preserve">its allowed size. In case of a struct, the list size must not exceed the number of struct members. In case of a union, the list must hold exactly on element. </w:t>
      </w:r>
    </w:p>
    <w:p w14:paraId="7210C983" w14:textId="77777777" w:rsidR="007B6ED0" w:rsidRPr="00903DBA" w:rsidRDefault="007B6ED0" w:rsidP="007B6ED0">
      <w:pPr>
        <w:pStyle w:val="Code"/>
        <w:rPr>
          <w:highlight w:val="white"/>
        </w:rPr>
      </w:pPr>
      <w:r w:rsidRPr="00903DBA">
        <w:rPr>
          <w:highlight w:val="white"/>
        </w:rPr>
        <w:t xml:space="preserve">          case Sort.Struct:</w:t>
      </w:r>
    </w:p>
    <w:p w14:paraId="090F8EBE" w14:textId="77777777" w:rsidR="007B6ED0" w:rsidRPr="00903DBA" w:rsidRDefault="007B6ED0" w:rsidP="007B6ED0">
      <w:pPr>
        <w:pStyle w:val="Code"/>
        <w:rPr>
          <w:highlight w:val="white"/>
        </w:rPr>
      </w:pPr>
      <w:r w:rsidRPr="00903DBA">
        <w:rPr>
          <w:highlight w:val="white"/>
        </w:rPr>
        <w:t xml:space="preserve">          case Sort.Union: {</w:t>
      </w:r>
    </w:p>
    <w:p w14:paraId="34E3D515" w14:textId="4447FBB5" w:rsidR="007B6ED0" w:rsidRPr="00903DBA" w:rsidRDefault="007B6ED0" w:rsidP="007B6ED0">
      <w:pPr>
        <w:pStyle w:val="Code"/>
        <w:rPr>
          <w:highlight w:val="white"/>
        </w:rPr>
      </w:pPr>
      <w:r w:rsidRPr="00903DBA">
        <w:rPr>
          <w:highlight w:val="white"/>
        </w:rPr>
        <w:t xml:space="preserve">              </w:t>
      </w:r>
      <w:r w:rsidR="006E0330" w:rsidRPr="00903DBA">
        <w:rPr>
          <w:highlight w:val="white"/>
        </w:rPr>
        <w:t>List</w:t>
      </w:r>
      <w:r w:rsidRPr="00903DBA">
        <w:rPr>
          <w:highlight w:val="white"/>
        </w:rPr>
        <w:t>&lt;Symbol&gt; member</w:t>
      </w:r>
      <w:r w:rsidR="006E0330" w:rsidRPr="00903DBA">
        <w:rPr>
          <w:highlight w:val="white"/>
        </w:rPr>
        <w:t>List</w:t>
      </w:r>
      <w:r w:rsidRPr="00903DBA">
        <w:rPr>
          <w:highlight w:val="white"/>
        </w:rPr>
        <w:t xml:space="preserve"> = toType.Member</w:t>
      </w:r>
      <w:r w:rsidR="006E0330" w:rsidRPr="00903DBA">
        <w:rPr>
          <w:highlight w:val="white"/>
        </w:rPr>
        <w:t>List</w:t>
      </w:r>
      <w:r w:rsidRPr="00903DBA">
        <w:rPr>
          <w:highlight w:val="white"/>
        </w:rPr>
        <w:t>;</w:t>
      </w:r>
    </w:p>
    <w:p w14:paraId="407D4856" w14:textId="77777777" w:rsidR="00106572" w:rsidRPr="00903DBA" w:rsidRDefault="007B6ED0" w:rsidP="007B6ED0">
      <w:pPr>
        <w:pStyle w:val="Code"/>
        <w:rPr>
          <w:highlight w:val="white"/>
        </w:rPr>
      </w:pPr>
      <w:r w:rsidRPr="00903DBA">
        <w:rPr>
          <w:highlight w:val="white"/>
        </w:rPr>
        <w:t xml:space="preserve">              Assert.Error((toType.IsStruct() &amp;&amp;</w:t>
      </w:r>
    </w:p>
    <w:p w14:paraId="23725A1A" w14:textId="6B72153B" w:rsidR="007B6ED0" w:rsidRPr="00903DBA" w:rsidRDefault="00106572" w:rsidP="007B6ED0">
      <w:pPr>
        <w:pStyle w:val="Code"/>
        <w:rPr>
          <w:highlight w:val="white"/>
        </w:rPr>
      </w:pPr>
      <w:r w:rsidRPr="00903DBA">
        <w:rPr>
          <w:highlight w:val="white"/>
        </w:rPr>
        <w:t xml:space="preserve">                           </w:t>
      </w:r>
      <w:r w:rsidR="007B6ED0" w:rsidRPr="00903DBA">
        <w:rPr>
          <w:highlight w:val="white"/>
        </w:rPr>
        <w:t xml:space="preserve">(fromList.Count &lt;= </w:t>
      </w:r>
      <w:r w:rsidR="007D49B1" w:rsidRPr="00903DBA">
        <w:rPr>
          <w:highlight w:val="white"/>
        </w:rPr>
        <w:t>memberList</w:t>
      </w:r>
      <w:r w:rsidR="007B6ED0" w:rsidRPr="00903DBA">
        <w:rPr>
          <w:highlight w:val="white"/>
        </w:rPr>
        <w:t>.Count)) ||</w:t>
      </w:r>
    </w:p>
    <w:p w14:paraId="74F75841" w14:textId="77777777" w:rsidR="007B6ED0" w:rsidRPr="00903DBA" w:rsidRDefault="007B6ED0" w:rsidP="007B6ED0">
      <w:pPr>
        <w:pStyle w:val="Code"/>
        <w:rPr>
          <w:highlight w:val="white"/>
        </w:rPr>
      </w:pPr>
      <w:r w:rsidRPr="00903DBA">
        <w:rPr>
          <w:highlight w:val="white"/>
        </w:rPr>
        <w:t xml:space="preserve">                           (toType.IsUnion() &amp;&amp; (fromList.Count == 1)),</w:t>
      </w:r>
    </w:p>
    <w:p w14:paraId="5001BA63" w14:textId="77777777" w:rsidR="007B6ED0" w:rsidRPr="00903DBA" w:rsidRDefault="007B6ED0" w:rsidP="007B6ED0">
      <w:pPr>
        <w:pStyle w:val="Code"/>
        <w:rPr>
          <w:highlight w:val="white"/>
        </w:rPr>
      </w:pPr>
      <w:r w:rsidRPr="00903DBA">
        <w:rPr>
          <w:highlight w:val="white"/>
        </w:rPr>
        <w:t xml:space="preserve">                           toType, Message.Too_many_initializers);</w:t>
      </w:r>
    </w:p>
    <w:p w14:paraId="5F583E49" w14:textId="2CEE7288" w:rsidR="00677109" w:rsidRPr="00903DBA" w:rsidRDefault="00677109" w:rsidP="00677109">
      <w:pPr>
        <w:rPr>
          <w:highlight w:val="white"/>
        </w:rPr>
      </w:pPr>
      <w:r w:rsidRPr="00903DBA">
        <w:rPr>
          <w:highlight w:val="white"/>
        </w:rPr>
        <w:t>Like the array case, we iterate through the list</w:t>
      </w:r>
      <w:r w:rsidR="00B20995" w:rsidRPr="00903DBA">
        <w:rPr>
          <w:highlight w:val="white"/>
        </w:rPr>
        <w:t xml:space="preserve"> and, for each element</w:t>
      </w:r>
      <w:r w:rsidR="00820184" w:rsidRPr="00903DBA">
        <w:rPr>
          <w:highlight w:val="white"/>
        </w:rPr>
        <w:t xml:space="preserve"> in the list</w:t>
      </w:r>
      <w:r w:rsidR="00B20995" w:rsidRPr="00903DBA">
        <w:rPr>
          <w:highlight w:val="white"/>
        </w:rPr>
        <w:t>,</w:t>
      </w:r>
      <w:r w:rsidR="00820184" w:rsidRPr="00903DBA">
        <w:rPr>
          <w:highlight w:val="white"/>
        </w:rPr>
        <w:t xml:space="preserve"> </w:t>
      </w:r>
      <w:r w:rsidRPr="00903DBA">
        <w:rPr>
          <w:highlight w:val="white"/>
        </w:rPr>
        <w:t>create a symbol for</w:t>
      </w:r>
      <w:r w:rsidR="00820184" w:rsidRPr="00903DBA">
        <w:rPr>
          <w:highlight w:val="white"/>
        </w:rPr>
        <w:t xml:space="preserve"> the member and </w:t>
      </w:r>
      <w:r w:rsidRPr="00903DBA">
        <w:rPr>
          <w:highlight w:val="white"/>
        </w:rPr>
        <w:t xml:space="preserve">call </w:t>
      </w:r>
      <w:r w:rsidRPr="00903DBA">
        <w:rPr>
          <w:rStyle w:val="KeyWord0"/>
          <w:highlight w:val="white"/>
        </w:rPr>
        <w:t>GenerateAuto</w:t>
      </w:r>
      <w:r w:rsidRPr="00903DBA">
        <w:rPr>
          <w:highlight w:val="white"/>
        </w:rPr>
        <w:t xml:space="preserve"> recursively, so that potential sub </w:t>
      </w:r>
      <w:r w:rsidR="003A0389" w:rsidRPr="00903DBA">
        <w:rPr>
          <w:highlight w:val="white"/>
        </w:rPr>
        <w:t>list</w:t>
      </w:r>
      <w:r w:rsidR="002B0FF8" w:rsidRPr="00903DBA">
        <w:rPr>
          <w:highlight w:val="white"/>
        </w:rPr>
        <w:t>s</w:t>
      </w:r>
      <w:r w:rsidR="003A0389" w:rsidRPr="00903DBA">
        <w:rPr>
          <w:highlight w:val="white"/>
        </w:rPr>
        <w:t xml:space="preserve"> </w:t>
      </w:r>
      <w:r w:rsidR="00820184" w:rsidRPr="00903DBA">
        <w:rPr>
          <w:highlight w:val="white"/>
        </w:rPr>
        <w:t>are</w:t>
      </w:r>
      <w:r w:rsidRPr="00903DBA">
        <w:rPr>
          <w:highlight w:val="white"/>
        </w:rPr>
        <w:t xml:space="preserve"> properly processed.</w:t>
      </w:r>
      <w:r w:rsidR="00983017" w:rsidRPr="00903DBA">
        <w:rPr>
          <w:highlight w:val="white"/>
        </w:rPr>
        <w:t xml:space="preserve"> The offset of each member symbol is the sum of the offset of the struct or union and the member.</w:t>
      </w:r>
    </w:p>
    <w:p w14:paraId="6D1DD64D" w14:textId="4B9CE69C" w:rsidR="007B6ED0" w:rsidRPr="00903DBA" w:rsidRDefault="007B6ED0" w:rsidP="007B6ED0">
      <w:pPr>
        <w:pStyle w:val="Code"/>
        <w:rPr>
          <w:highlight w:val="white"/>
        </w:rPr>
      </w:pPr>
      <w:r w:rsidRPr="00903DBA">
        <w:rPr>
          <w:highlight w:val="white"/>
        </w:rPr>
        <w:t xml:space="preserve">              IEnumerator&lt;Symbol&gt; enumerator =</w:t>
      </w:r>
      <w:r w:rsidR="00B320E8" w:rsidRPr="00903DBA">
        <w:rPr>
          <w:highlight w:val="white"/>
        </w:rPr>
        <w:t xml:space="preserve"> </w:t>
      </w:r>
      <w:r w:rsidRPr="00903DBA">
        <w:rPr>
          <w:highlight w:val="white"/>
        </w:rPr>
        <w:t>member</w:t>
      </w:r>
      <w:r w:rsidR="00B320E8" w:rsidRPr="00903DBA">
        <w:rPr>
          <w:highlight w:val="white"/>
        </w:rPr>
        <w:t>List</w:t>
      </w:r>
      <w:r w:rsidRPr="00903DBA">
        <w:rPr>
          <w:highlight w:val="white"/>
        </w:rPr>
        <w:t>.GetEnumerator();</w:t>
      </w:r>
    </w:p>
    <w:p w14:paraId="2CB32D34" w14:textId="77777777" w:rsidR="007B6ED0" w:rsidRPr="00903DBA" w:rsidRDefault="007B6ED0" w:rsidP="007B6ED0">
      <w:pPr>
        <w:pStyle w:val="Code"/>
        <w:rPr>
          <w:highlight w:val="white"/>
        </w:rPr>
      </w:pPr>
      <w:r w:rsidRPr="00903DBA">
        <w:rPr>
          <w:highlight w:val="white"/>
        </w:rPr>
        <w:t xml:space="preserve">              foreach (object fromInitializor in fromList) {</w:t>
      </w:r>
    </w:p>
    <w:p w14:paraId="70D9E6A6" w14:textId="77777777" w:rsidR="007B6ED0" w:rsidRPr="00903DBA" w:rsidRDefault="007B6ED0" w:rsidP="007B6ED0">
      <w:pPr>
        <w:pStyle w:val="Code"/>
        <w:rPr>
          <w:highlight w:val="white"/>
        </w:rPr>
      </w:pPr>
      <w:r w:rsidRPr="00903DBA">
        <w:rPr>
          <w:highlight w:val="white"/>
        </w:rPr>
        <w:t xml:space="preserve">                enumerator.MoveNext();</w:t>
      </w:r>
    </w:p>
    <w:p w14:paraId="7272686F" w14:textId="77777777" w:rsidR="007B6ED0" w:rsidRPr="00903DBA" w:rsidRDefault="007B6ED0" w:rsidP="007B6ED0">
      <w:pPr>
        <w:pStyle w:val="Code"/>
        <w:rPr>
          <w:highlight w:val="white"/>
        </w:rPr>
      </w:pPr>
      <w:r w:rsidRPr="00903DBA">
        <w:rPr>
          <w:highlight w:val="white"/>
        </w:rPr>
        <w:lastRenderedPageBreak/>
        <w:t xml:space="preserve">                Symbol memberSymbol = enumerator.Current;</w:t>
      </w:r>
    </w:p>
    <w:p w14:paraId="2A1D6D86" w14:textId="7AC2C76D" w:rsidR="007B6ED0" w:rsidRPr="00903DBA" w:rsidRDefault="007B6ED0" w:rsidP="007B6ED0">
      <w:pPr>
        <w:pStyle w:val="Code"/>
        <w:rPr>
          <w:highlight w:val="white"/>
        </w:rPr>
      </w:pPr>
      <w:r w:rsidRPr="00903DBA">
        <w:rPr>
          <w:highlight w:val="white"/>
        </w:rPr>
        <w:t xml:space="preserve">                Symbol subSymbol = new Symbol(memberSymbol.Type);</w:t>
      </w:r>
    </w:p>
    <w:p w14:paraId="45FF899E" w14:textId="77777777" w:rsidR="007B6ED0" w:rsidRPr="00903DBA" w:rsidRDefault="007B6ED0" w:rsidP="007B6ED0">
      <w:pPr>
        <w:pStyle w:val="Code"/>
        <w:rPr>
          <w:highlight w:val="white"/>
        </w:rPr>
      </w:pPr>
      <w:r w:rsidRPr="00903DBA">
        <w:rPr>
          <w:highlight w:val="white"/>
        </w:rPr>
        <w:t xml:space="preserve">                subSymbol.Name = toSymbol.Name + "." + memberSymbol.Name;</w:t>
      </w:r>
    </w:p>
    <w:p w14:paraId="774F475D" w14:textId="77777777" w:rsidR="007B6ED0" w:rsidRPr="00903DBA" w:rsidRDefault="007B6ED0" w:rsidP="007B6ED0">
      <w:pPr>
        <w:pStyle w:val="Code"/>
        <w:rPr>
          <w:highlight w:val="white"/>
        </w:rPr>
      </w:pPr>
      <w:r w:rsidRPr="00903DBA">
        <w:rPr>
          <w:highlight w:val="white"/>
        </w:rPr>
        <w:t xml:space="preserve">                subSymbol.Offset = toSymbol.Offset + memberSymbol.Offset;</w:t>
      </w:r>
    </w:p>
    <w:p w14:paraId="3771BA3D" w14:textId="77777777" w:rsidR="007B6ED0" w:rsidRPr="00903DBA" w:rsidRDefault="007B6ED0" w:rsidP="007B6ED0">
      <w:pPr>
        <w:pStyle w:val="Code"/>
        <w:rPr>
          <w:highlight w:val="white"/>
        </w:rPr>
      </w:pPr>
      <w:r w:rsidRPr="00903DBA">
        <w:rPr>
          <w:highlight w:val="white"/>
        </w:rPr>
        <w:t xml:space="preserve">                codeList.AddRange(GenerateAuto(subSymbol, fromInitializor));</w:t>
      </w:r>
    </w:p>
    <w:p w14:paraId="21028EF4" w14:textId="77777777" w:rsidR="007B6ED0" w:rsidRPr="00903DBA" w:rsidRDefault="007B6ED0" w:rsidP="007B6ED0">
      <w:pPr>
        <w:pStyle w:val="Code"/>
        <w:rPr>
          <w:highlight w:val="white"/>
        </w:rPr>
      </w:pPr>
      <w:r w:rsidRPr="00903DBA">
        <w:rPr>
          <w:highlight w:val="white"/>
        </w:rPr>
        <w:t xml:space="preserve">              }</w:t>
      </w:r>
    </w:p>
    <w:p w14:paraId="7A32E37B" w14:textId="77777777" w:rsidR="007B6ED0" w:rsidRPr="00903DBA" w:rsidRDefault="007B6ED0" w:rsidP="007B6ED0">
      <w:pPr>
        <w:pStyle w:val="Code"/>
        <w:rPr>
          <w:highlight w:val="white"/>
        </w:rPr>
      </w:pPr>
      <w:r w:rsidRPr="00903DBA">
        <w:rPr>
          <w:highlight w:val="white"/>
        </w:rPr>
        <w:t xml:space="preserve">            }</w:t>
      </w:r>
    </w:p>
    <w:p w14:paraId="0D4DD268" w14:textId="77777777" w:rsidR="007B6ED0" w:rsidRPr="00903DBA" w:rsidRDefault="007B6ED0" w:rsidP="007B6ED0">
      <w:pPr>
        <w:pStyle w:val="Code"/>
        <w:rPr>
          <w:highlight w:val="white"/>
        </w:rPr>
      </w:pPr>
      <w:r w:rsidRPr="00903DBA">
        <w:rPr>
          <w:highlight w:val="white"/>
        </w:rPr>
        <w:t xml:space="preserve">            break;</w:t>
      </w:r>
    </w:p>
    <w:p w14:paraId="7D8DA8D5" w14:textId="77777777" w:rsidR="007B6ED0" w:rsidRPr="00903DBA" w:rsidRDefault="007B6ED0" w:rsidP="007B6ED0">
      <w:pPr>
        <w:pStyle w:val="Code"/>
        <w:rPr>
          <w:highlight w:val="white"/>
        </w:rPr>
      </w:pPr>
      <w:r w:rsidRPr="00903DBA">
        <w:rPr>
          <w:highlight w:val="white"/>
        </w:rPr>
        <w:t xml:space="preserve">        }</w:t>
      </w:r>
    </w:p>
    <w:p w14:paraId="3E92F767" w14:textId="77777777" w:rsidR="007B6ED0" w:rsidRPr="00903DBA" w:rsidRDefault="007B6ED0" w:rsidP="007B6ED0">
      <w:pPr>
        <w:pStyle w:val="Code"/>
        <w:rPr>
          <w:highlight w:val="white"/>
        </w:rPr>
      </w:pPr>
      <w:r w:rsidRPr="00903DBA">
        <w:rPr>
          <w:highlight w:val="white"/>
        </w:rPr>
        <w:t xml:space="preserve">      }</w:t>
      </w:r>
    </w:p>
    <w:p w14:paraId="272A065B" w14:textId="77777777" w:rsidR="007B6ED0" w:rsidRPr="00903DBA" w:rsidRDefault="007B6ED0" w:rsidP="007B6ED0">
      <w:pPr>
        <w:pStyle w:val="Code"/>
        <w:rPr>
          <w:highlight w:val="white"/>
        </w:rPr>
      </w:pPr>
    </w:p>
    <w:p w14:paraId="1242A608" w14:textId="77777777" w:rsidR="007B6ED0" w:rsidRPr="00903DBA" w:rsidRDefault="007B6ED0" w:rsidP="007B6ED0">
      <w:pPr>
        <w:pStyle w:val="Code"/>
        <w:rPr>
          <w:highlight w:val="white"/>
        </w:rPr>
      </w:pPr>
      <w:r w:rsidRPr="00903DBA">
        <w:rPr>
          <w:highlight w:val="white"/>
        </w:rPr>
        <w:t xml:space="preserve">      return codeList;</w:t>
      </w:r>
    </w:p>
    <w:p w14:paraId="21E833A3" w14:textId="77777777" w:rsidR="007B6ED0" w:rsidRPr="00903DBA" w:rsidRDefault="007B6ED0" w:rsidP="007B6ED0">
      <w:pPr>
        <w:pStyle w:val="Code"/>
        <w:rPr>
          <w:highlight w:val="white"/>
        </w:rPr>
      </w:pPr>
      <w:r w:rsidRPr="00903DBA">
        <w:rPr>
          <w:highlight w:val="white"/>
        </w:rPr>
        <w:t xml:space="preserve">    }</w:t>
      </w:r>
    </w:p>
    <w:p w14:paraId="6411A691" w14:textId="77777777" w:rsidR="007B6ED0" w:rsidRPr="00903DBA" w:rsidRDefault="007B6ED0" w:rsidP="007B6ED0">
      <w:pPr>
        <w:pStyle w:val="Code"/>
        <w:rPr>
          <w:highlight w:val="white"/>
        </w:rPr>
      </w:pPr>
      <w:r w:rsidRPr="00903DBA">
        <w:rPr>
          <w:highlight w:val="white"/>
        </w:rPr>
        <w:t xml:space="preserve">  }</w:t>
      </w:r>
    </w:p>
    <w:p w14:paraId="7B97B3DD" w14:textId="142FE4EA" w:rsidR="007B6ED0" w:rsidRPr="00903DBA" w:rsidRDefault="007B6ED0" w:rsidP="007B6ED0">
      <w:pPr>
        <w:pStyle w:val="Code"/>
        <w:rPr>
          <w:highlight w:val="white"/>
        </w:rPr>
      </w:pPr>
      <w:r w:rsidRPr="00903DBA">
        <w:rPr>
          <w:highlight w:val="white"/>
        </w:rPr>
        <w:t>}</w:t>
      </w:r>
    </w:p>
    <w:p w14:paraId="658046EB" w14:textId="77777777" w:rsidR="0083315B" w:rsidRPr="00903DBA" w:rsidRDefault="0083315B">
      <w:pPr>
        <w:pStyle w:val="Rubrik3"/>
        <w:numPr>
          <w:ilvl w:val="2"/>
          <w:numId w:val="171"/>
        </w:numPr>
        <w:rPr>
          <w:ins w:id="403" w:author="Stefan Bjornander" w:date="2015-04-25T17:29:00Z"/>
        </w:rPr>
        <w:pPrChange w:id="404" w:author="Stefan Bjornander" w:date="2015-04-25T17:29:00Z">
          <w:pPr>
            <w:pStyle w:val="Code"/>
          </w:pPr>
        </w:pPrChange>
      </w:pPr>
      <w:bookmarkStart w:id="405" w:name="_Toc57656055"/>
      <w:ins w:id="406" w:author="Stefan Bjornander" w:date="2015-04-25T17:28:00Z">
        <w:r w:rsidRPr="00903DBA">
          <w:t xml:space="preserve">Static </w:t>
        </w:r>
      </w:ins>
      <w:r w:rsidRPr="00903DBA">
        <w:t>Initialization</w:t>
      </w:r>
      <w:bookmarkEnd w:id="405"/>
    </w:p>
    <w:p w14:paraId="052D947E" w14:textId="77777777" w:rsidR="0083315B" w:rsidRPr="00903DBA" w:rsidRDefault="0083315B" w:rsidP="0083315B">
      <w:ins w:id="407" w:author="Stefan Bjornander" w:date="2015-04-25T17:29:00Z">
        <w:r w:rsidRPr="00903DBA">
          <w:t xml:space="preserve">Static </w:t>
        </w:r>
      </w:ins>
      <w:r w:rsidRPr="00903DBA">
        <w:t>initialization</w:t>
      </w:r>
      <w:ins w:id="408" w:author="Stefan Bjornander" w:date="2015-04-25T17:29:00Z">
        <w:r w:rsidRPr="00903DBA">
          <w:t xml:space="preserve"> occurs when a static variable </w:t>
        </w:r>
      </w:ins>
      <w:r w:rsidRPr="00903DBA">
        <w:t>becomes</w:t>
      </w:r>
      <w:ins w:id="409" w:author="Stefan Bjornander" w:date="2015-04-25T17:29:00Z">
        <w:r w:rsidRPr="00903DBA">
          <w:t xml:space="preserve"> </w:t>
        </w:r>
      </w:ins>
      <w:r w:rsidRPr="00903DBA">
        <w:t>initialized</w:t>
      </w:r>
      <w:ins w:id="410" w:author="Stefan Bjornander" w:date="2015-04-25T17:29:00Z">
        <w:r w:rsidRPr="00903DBA">
          <w:t>.</w:t>
        </w:r>
      </w:ins>
      <w:ins w:id="411" w:author="Stefan Bjornander" w:date="2015-04-25T17:32:00Z">
        <w:r w:rsidRPr="00903DBA">
          <w:t xml:space="preserve"> The </w:t>
        </w:r>
      </w:ins>
      <w:r w:rsidRPr="00903DBA">
        <w:t>initialization</w:t>
      </w:r>
      <w:ins w:id="412" w:author="Stefan Bjornander" w:date="2015-04-25T17:32:00Z">
        <w:r w:rsidRPr="00903DBA">
          <w:t xml:space="preserve"> value has to be constant and known at compile time. No code is generated, instead a m</w:t>
        </w:r>
      </w:ins>
      <w:r w:rsidRPr="00903DBA">
        <w:t>e</w:t>
      </w:r>
      <w:ins w:id="413" w:author="Stefan Bjornander" w:date="2015-04-25T17:32:00Z">
        <w:r w:rsidRPr="00903DBA">
          <w:t>mory block holding the value is created.</w:t>
        </w:r>
      </w:ins>
    </w:p>
    <w:p w14:paraId="3EC9B7BF" w14:textId="4163E835" w:rsidR="00662829" w:rsidRPr="00903DBA" w:rsidRDefault="00662829" w:rsidP="00662829">
      <w:pPr>
        <w:rPr>
          <w:highlight w:val="white"/>
        </w:rPr>
      </w:pPr>
      <w:r w:rsidRPr="00903DBA">
        <w:rPr>
          <w:highlight w:val="white"/>
        </w:rPr>
        <w:t xml:space="preserve">The </w:t>
      </w:r>
      <w:r w:rsidRPr="00903DBA">
        <w:rPr>
          <w:rStyle w:val="KeyWord0"/>
          <w:highlight w:val="white"/>
        </w:rPr>
        <w:t>GenerateStaticInitializer</w:t>
      </w:r>
      <w:r w:rsidRPr="00903DBA">
        <w:rPr>
          <w:highlight w:val="white"/>
        </w:rPr>
        <w:t xml:space="preserve"> class basically performs the same</w:t>
      </w:r>
      <w:r w:rsidR="00917F92" w:rsidRPr="00903DBA">
        <w:rPr>
          <w:highlight w:val="white"/>
        </w:rPr>
        <w:t xml:space="preserve"> </w:t>
      </w:r>
      <w:r w:rsidRPr="00903DBA">
        <w:rPr>
          <w:highlight w:val="white"/>
        </w:rPr>
        <w:t xml:space="preserve">task as the </w:t>
      </w:r>
      <w:r w:rsidRPr="00903DBA">
        <w:rPr>
          <w:rStyle w:val="KeyWord0"/>
          <w:highlight w:val="white"/>
        </w:rPr>
        <w:t>GenerateAutoInitializer</w:t>
      </w:r>
      <w:r w:rsidRPr="00903DBA">
        <w:rPr>
          <w:highlight w:val="white"/>
        </w:rPr>
        <w:t xml:space="preserve"> class: </w:t>
      </w:r>
      <w:r w:rsidR="00A34462" w:rsidRPr="00903DBA">
        <w:rPr>
          <w:highlight w:val="white"/>
        </w:rPr>
        <w:t>it interprets</w:t>
      </w:r>
      <w:r w:rsidR="000F68A5" w:rsidRPr="00903DBA">
        <w:rPr>
          <w:highlight w:val="white"/>
        </w:rPr>
        <w:t xml:space="preserve"> the</w:t>
      </w:r>
      <w:r w:rsidR="00A34462" w:rsidRPr="00903DBA">
        <w:rPr>
          <w:highlight w:val="white"/>
        </w:rPr>
        <w:t xml:space="preserve"> </w:t>
      </w:r>
      <w:r w:rsidR="00887961" w:rsidRPr="00903DBA">
        <w:rPr>
          <w:highlight w:val="white"/>
        </w:rPr>
        <w:t>initialization an</w:t>
      </w:r>
      <w:r w:rsidR="003B544E" w:rsidRPr="00903DBA">
        <w:rPr>
          <w:highlight w:val="white"/>
        </w:rPr>
        <w:t>d</w:t>
      </w:r>
      <w:r w:rsidR="00887961" w:rsidRPr="00903DBA">
        <w:rPr>
          <w:highlight w:val="white"/>
        </w:rPr>
        <w:t xml:space="preserve"> compare </w:t>
      </w:r>
      <w:r w:rsidR="003B544E" w:rsidRPr="00903DBA">
        <w:rPr>
          <w:highlight w:val="white"/>
        </w:rPr>
        <w:t>it</w:t>
      </w:r>
      <w:r w:rsidR="00887961" w:rsidRPr="00903DBA">
        <w:rPr>
          <w:highlight w:val="white"/>
        </w:rPr>
        <w:t xml:space="preserve"> to the defined type. However, </w:t>
      </w:r>
      <w:r w:rsidR="00AE10A3" w:rsidRPr="00903DBA">
        <w:rPr>
          <w:highlight w:val="white"/>
        </w:rPr>
        <w:t>i</w:t>
      </w:r>
      <w:r w:rsidR="00887961" w:rsidRPr="00903DBA">
        <w:rPr>
          <w:highlight w:val="white"/>
        </w:rPr>
        <w:t>t does not generate assignment instruction, but rather initialization</w:t>
      </w:r>
      <w:r w:rsidR="003D6961" w:rsidRPr="00903DBA">
        <w:rPr>
          <w:highlight w:val="white"/>
        </w:rPr>
        <w:t xml:space="preserve"> instructions. One difference compared to the auto initialization case is that </w:t>
      </w:r>
      <w:r w:rsidR="00DD21F4" w:rsidRPr="00903DBA">
        <w:rPr>
          <w:highlight w:val="white"/>
        </w:rPr>
        <w:t xml:space="preserve">if the array, struct, or union, is not completely initialized we </w:t>
      </w:r>
      <w:r w:rsidR="003D6961" w:rsidRPr="00903DBA">
        <w:rPr>
          <w:highlight w:val="white"/>
        </w:rPr>
        <w:t>need to generate code for initialization of the remaining part</w:t>
      </w:r>
      <w:r w:rsidR="00887961" w:rsidRPr="00903DBA">
        <w:rPr>
          <w:highlight w:val="white"/>
        </w:rPr>
        <w:t>.</w:t>
      </w:r>
    </w:p>
    <w:p w14:paraId="303DAF97" w14:textId="561A01F3" w:rsidR="00E03072" w:rsidRPr="00903DBA" w:rsidRDefault="00E03072" w:rsidP="00E03072">
      <w:pPr>
        <w:pStyle w:val="CodeHeader"/>
      </w:pPr>
      <w:r w:rsidRPr="00903DBA">
        <w:rPr>
          <w:highlight w:val="white"/>
        </w:rPr>
        <w:t>GenerateStatic</w:t>
      </w:r>
      <w:r w:rsidR="002F35C1" w:rsidRPr="00903DBA">
        <w:rPr>
          <w:highlight w:val="white"/>
        </w:rPr>
        <w:t>Initializer</w:t>
      </w:r>
      <w:r w:rsidRPr="00903DBA">
        <w:t>.cs</w:t>
      </w:r>
    </w:p>
    <w:p w14:paraId="51A6F82D" w14:textId="77777777" w:rsidR="00517768" w:rsidRPr="00903DBA" w:rsidRDefault="00517768" w:rsidP="00673567">
      <w:pPr>
        <w:pStyle w:val="Code"/>
        <w:rPr>
          <w:highlight w:val="white"/>
        </w:rPr>
      </w:pPr>
      <w:r w:rsidRPr="00903DBA">
        <w:rPr>
          <w:highlight w:val="white"/>
        </w:rPr>
        <w:t>using System.Collections.Generic;</w:t>
      </w:r>
    </w:p>
    <w:p w14:paraId="0D8BB4FC" w14:textId="77777777" w:rsidR="00517768" w:rsidRPr="00903DBA" w:rsidRDefault="00517768" w:rsidP="00673567">
      <w:pPr>
        <w:pStyle w:val="Code"/>
        <w:rPr>
          <w:highlight w:val="white"/>
        </w:rPr>
      </w:pPr>
    </w:p>
    <w:p w14:paraId="43AAEAD5" w14:textId="77777777" w:rsidR="00517768" w:rsidRPr="00903DBA" w:rsidRDefault="00517768" w:rsidP="00673567">
      <w:pPr>
        <w:pStyle w:val="Code"/>
        <w:rPr>
          <w:highlight w:val="white"/>
        </w:rPr>
      </w:pPr>
      <w:r w:rsidRPr="00903DBA">
        <w:rPr>
          <w:highlight w:val="white"/>
        </w:rPr>
        <w:t>namespace CCompiler {</w:t>
      </w:r>
    </w:p>
    <w:p w14:paraId="0EFFCB91" w14:textId="77777777" w:rsidR="00517768" w:rsidRPr="00903DBA" w:rsidRDefault="00517768" w:rsidP="00673567">
      <w:pPr>
        <w:pStyle w:val="Code"/>
        <w:rPr>
          <w:highlight w:val="white"/>
        </w:rPr>
      </w:pPr>
      <w:r w:rsidRPr="00903DBA">
        <w:rPr>
          <w:highlight w:val="white"/>
        </w:rPr>
        <w:t xml:space="preserve">  public class GenerateStaticInitializer {</w:t>
      </w:r>
    </w:p>
    <w:p w14:paraId="06313985" w14:textId="77777777" w:rsidR="00517768" w:rsidRPr="00903DBA" w:rsidRDefault="00517768" w:rsidP="00673567">
      <w:pPr>
        <w:pStyle w:val="Code"/>
        <w:rPr>
          <w:highlight w:val="white"/>
        </w:rPr>
      </w:pPr>
      <w:r w:rsidRPr="00903DBA">
        <w:rPr>
          <w:highlight w:val="white"/>
        </w:rPr>
        <w:t xml:space="preserve">    public static List&lt;MiddleCode&gt; GenerateStatic(Type toType,</w:t>
      </w:r>
    </w:p>
    <w:p w14:paraId="29784D81" w14:textId="77777777" w:rsidR="00517768" w:rsidRPr="00903DBA" w:rsidRDefault="00517768" w:rsidP="00673567">
      <w:pPr>
        <w:pStyle w:val="Code"/>
        <w:rPr>
          <w:highlight w:val="white"/>
        </w:rPr>
      </w:pPr>
      <w:r w:rsidRPr="00903DBA">
        <w:rPr>
          <w:highlight w:val="white"/>
        </w:rPr>
        <w:t xml:space="preserve">                                                  object fromInitializer) {</w:t>
      </w:r>
    </w:p>
    <w:p w14:paraId="07420B75" w14:textId="77777777" w:rsidR="00517768" w:rsidRPr="00903DBA" w:rsidRDefault="00517768" w:rsidP="00673567">
      <w:pPr>
        <w:pStyle w:val="Code"/>
        <w:rPr>
          <w:highlight w:val="white"/>
        </w:rPr>
      </w:pPr>
      <w:r w:rsidRPr="00903DBA">
        <w:rPr>
          <w:highlight w:val="white"/>
        </w:rPr>
        <w:t xml:space="preserve">      Assert.ErrorXXX((fromInitializer is Expression) ||</w:t>
      </w:r>
    </w:p>
    <w:p w14:paraId="0BBE46D2" w14:textId="77777777" w:rsidR="00517768" w:rsidRPr="00903DBA" w:rsidRDefault="00517768" w:rsidP="00673567">
      <w:pPr>
        <w:pStyle w:val="Code"/>
        <w:rPr>
          <w:highlight w:val="white"/>
        </w:rPr>
      </w:pPr>
      <w:r w:rsidRPr="00903DBA">
        <w:rPr>
          <w:highlight w:val="white"/>
        </w:rPr>
        <w:t xml:space="preserve">                    (fromInitializer is List&lt;object&gt;));</w:t>
      </w:r>
    </w:p>
    <w:p w14:paraId="1DAFAC6D" w14:textId="7F752104" w:rsidR="00517768" w:rsidRPr="00903DBA" w:rsidRDefault="00517768" w:rsidP="00673567">
      <w:pPr>
        <w:pStyle w:val="Code"/>
        <w:rPr>
          <w:highlight w:val="white"/>
        </w:rPr>
      </w:pPr>
      <w:r w:rsidRPr="00903DBA">
        <w:rPr>
          <w:highlight w:val="white"/>
        </w:rPr>
        <w:t xml:space="preserve">      List&lt;MiddleCode&gt; </w:t>
      </w:r>
      <w:r w:rsidR="005F341E" w:rsidRPr="00903DBA">
        <w:rPr>
          <w:highlight w:val="white"/>
        </w:rPr>
        <w:t>codeList</w:t>
      </w:r>
      <w:r w:rsidRPr="00903DBA">
        <w:rPr>
          <w:highlight w:val="white"/>
        </w:rPr>
        <w:t xml:space="preserve"> = new List&lt;MiddleCode&gt;();</w:t>
      </w:r>
    </w:p>
    <w:p w14:paraId="777685AB" w14:textId="3CAF382C" w:rsidR="00517768" w:rsidRPr="00903DBA" w:rsidRDefault="00123417" w:rsidP="00123417">
      <w:pPr>
        <w:rPr>
          <w:highlight w:val="white"/>
        </w:rPr>
      </w:pPr>
      <w:r w:rsidRPr="00903DBA">
        <w:rPr>
          <w:highlight w:val="white"/>
        </w:rPr>
        <w:t>If the initializer is an expression</w:t>
      </w:r>
      <w:r w:rsidR="00120E9D" w:rsidRPr="00903DBA">
        <w:rPr>
          <w:highlight w:val="white"/>
        </w:rPr>
        <w:t>,</w:t>
      </w:r>
      <w:r w:rsidRPr="00903DBA">
        <w:rPr>
          <w:highlight w:val="white"/>
        </w:rPr>
        <w:t xml:space="preserve"> we </w:t>
      </w:r>
      <w:r w:rsidR="006864DA" w:rsidRPr="00903DBA">
        <w:rPr>
          <w:highlight w:val="white"/>
        </w:rPr>
        <w:t>have t</w:t>
      </w:r>
      <w:r w:rsidR="00910EBC" w:rsidRPr="00903DBA">
        <w:rPr>
          <w:highlight w:val="white"/>
        </w:rPr>
        <w:t>wo special</w:t>
      </w:r>
      <w:r w:rsidR="006864DA" w:rsidRPr="00903DBA">
        <w:rPr>
          <w:highlight w:val="white"/>
        </w:rPr>
        <w:t xml:space="preserve"> cases</w:t>
      </w:r>
      <w:r w:rsidR="00120E9D" w:rsidRPr="00903DBA">
        <w:rPr>
          <w:highlight w:val="white"/>
        </w:rPr>
        <w:t xml:space="preserve">: </w:t>
      </w:r>
      <w:r w:rsidR="006864DA" w:rsidRPr="00903DBA">
        <w:rPr>
          <w:highlight w:val="white"/>
        </w:rPr>
        <w:t>that the defined type is a character array and the initializer is a string</w:t>
      </w:r>
      <w:r w:rsidR="00120E9D" w:rsidRPr="00903DBA">
        <w:rPr>
          <w:highlight w:val="white"/>
        </w:rPr>
        <w:t xml:space="preserve">, the defined type is a pointer and the initializer is an array, a function, or a string. </w:t>
      </w:r>
    </w:p>
    <w:p w14:paraId="18F2FA8B" w14:textId="77777777" w:rsidR="00517768" w:rsidRPr="00903DBA" w:rsidRDefault="00517768" w:rsidP="00673567">
      <w:pPr>
        <w:pStyle w:val="Code"/>
        <w:rPr>
          <w:highlight w:val="white"/>
        </w:rPr>
      </w:pPr>
      <w:r w:rsidRPr="00903DBA">
        <w:rPr>
          <w:highlight w:val="white"/>
        </w:rPr>
        <w:t xml:space="preserve">      if (fromInitializer is Expression) {</w:t>
      </w:r>
    </w:p>
    <w:p w14:paraId="3C825F11" w14:textId="77777777" w:rsidR="00517768" w:rsidRPr="00903DBA" w:rsidRDefault="00517768" w:rsidP="00673567">
      <w:pPr>
        <w:pStyle w:val="Code"/>
        <w:rPr>
          <w:highlight w:val="white"/>
        </w:rPr>
      </w:pPr>
      <w:r w:rsidRPr="00903DBA">
        <w:rPr>
          <w:highlight w:val="white"/>
        </w:rPr>
        <w:t xml:space="preserve">        Expression fromExpression = (Expression) fromInitializer;</w:t>
      </w:r>
    </w:p>
    <w:p w14:paraId="7085EE55" w14:textId="77777777" w:rsidR="00517768" w:rsidRPr="00903DBA" w:rsidRDefault="00517768" w:rsidP="00673567">
      <w:pPr>
        <w:pStyle w:val="Code"/>
        <w:rPr>
          <w:highlight w:val="white"/>
        </w:rPr>
      </w:pPr>
      <w:r w:rsidRPr="00903DBA">
        <w:rPr>
          <w:highlight w:val="white"/>
        </w:rPr>
        <w:t xml:space="preserve">        Symbol fromSymbol = fromExpression.Symbol;</w:t>
      </w:r>
    </w:p>
    <w:p w14:paraId="5D1526F1" w14:textId="77777777" w:rsidR="00517768" w:rsidRPr="00903DBA" w:rsidRDefault="00517768" w:rsidP="00673567">
      <w:pPr>
        <w:pStyle w:val="Code"/>
        <w:rPr>
          <w:highlight w:val="white"/>
        </w:rPr>
      </w:pPr>
      <w:r w:rsidRPr="00903DBA">
        <w:rPr>
          <w:highlight w:val="white"/>
        </w:rPr>
        <w:t xml:space="preserve">        Assert.Error(fromSymbol.IsExternOrStatic(), fromSymbol,</w:t>
      </w:r>
    </w:p>
    <w:p w14:paraId="0F83D354" w14:textId="77777777" w:rsidR="00517768" w:rsidRPr="00903DBA" w:rsidRDefault="00517768" w:rsidP="00673567">
      <w:pPr>
        <w:pStyle w:val="Code"/>
        <w:rPr>
          <w:highlight w:val="white"/>
        </w:rPr>
      </w:pPr>
      <w:r w:rsidRPr="00903DBA">
        <w:rPr>
          <w:highlight w:val="white"/>
        </w:rPr>
        <w:t xml:space="preserve">                     Message.Non__static_initializer);</w:t>
      </w:r>
    </w:p>
    <w:p w14:paraId="4F4F06F2" w14:textId="77777777" w:rsidR="00517768" w:rsidRPr="00903DBA" w:rsidRDefault="00517768" w:rsidP="00673567">
      <w:pPr>
        <w:pStyle w:val="Code"/>
        <w:rPr>
          <w:highlight w:val="white"/>
        </w:rPr>
      </w:pPr>
      <w:r w:rsidRPr="00903DBA">
        <w:rPr>
          <w:highlight w:val="white"/>
        </w:rPr>
        <w:t xml:space="preserve">        Type fromType = fromSymbol.Type;</w:t>
      </w:r>
    </w:p>
    <w:p w14:paraId="068FA628" w14:textId="131F876D" w:rsidR="00120E9D" w:rsidRPr="00903DBA" w:rsidRDefault="00E4376D" w:rsidP="00120E9D">
      <w:pPr>
        <w:rPr>
          <w:highlight w:val="white"/>
        </w:rPr>
      </w:pPr>
      <w:r w:rsidRPr="00903DBA">
        <w:rPr>
          <w:highlight w:val="white"/>
        </w:rPr>
        <w:t xml:space="preserve">If the </w:t>
      </w:r>
      <w:r w:rsidR="00120E9D" w:rsidRPr="00903DBA">
        <w:rPr>
          <w:highlight w:val="white"/>
        </w:rPr>
        <w:t>defined type is a character array and the initializer is a string</w:t>
      </w:r>
      <w:r w:rsidR="0030571A" w:rsidRPr="00903DBA">
        <w:rPr>
          <w:highlight w:val="white"/>
        </w:rPr>
        <w:t>, we first check the size of the string. If the array size is undefined</w:t>
      </w:r>
      <w:r w:rsidR="001C2A70" w:rsidRPr="00903DBA">
        <w:rPr>
          <w:highlight w:val="white"/>
        </w:rPr>
        <w:t xml:space="preserve">, </w:t>
      </w:r>
      <w:r w:rsidR="0030571A" w:rsidRPr="00903DBA">
        <w:rPr>
          <w:highlight w:val="white"/>
        </w:rPr>
        <w:t>we set its size to the</w:t>
      </w:r>
      <w:r w:rsidR="008F298C" w:rsidRPr="00903DBA">
        <w:rPr>
          <w:highlight w:val="white"/>
        </w:rPr>
        <w:t xml:space="preserve"> size of the string, plus one for the terminating zero-chara</w:t>
      </w:r>
      <w:r w:rsidR="00EF63CF" w:rsidRPr="00903DBA">
        <w:rPr>
          <w:highlight w:val="white"/>
        </w:rPr>
        <w:t>c</w:t>
      </w:r>
      <w:r w:rsidR="008F298C" w:rsidRPr="00903DBA">
        <w:rPr>
          <w:highlight w:val="white"/>
        </w:rPr>
        <w:t>ter.</w:t>
      </w:r>
      <w:r w:rsidR="001C2A70" w:rsidRPr="00903DBA">
        <w:rPr>
          <w:highlight w:val="white"/>
        </w:rPr>
        <w:t xml:space="preserve"> If the array size is defined, we check that the string (including the terminating zer</w:t>
      </w:r>
      <w:r w:rsidR="00EF63CF" w:rsidRPr="00903DBA">
        <w:rPr>
          <w:highlight w:val="white"/>
        </w:rPr>
        <w:t>o</w:t>
      </w:r>
      <w:r w:rsidR="001C2A70" w:rsidRPr="00903DBA">
        <w:rPr>
          <w:highlight w:val="white"/>
        </w:rPr>
        <w:t>-character) fits withing the array.</w:t>
      </w:r>
    </w:p>
    <w:p w14:paraId="3654FD23" w14:textId="77777777" w:rsidR="00673567" w:rsidRPr="00903DBA" w:rsidRDefault="00517768" w:rsidP="00673567">
      <w:pPr>
        <w:pStyle w:val="Code"/>
        <w:rPr>
          <w:highlight w:val="white"/>
        </w:rPr>
      </w:pPr>
      <w:r w:rsidRPr="00903DBA">
        <w:rPr>
          <w:highlight w:val="white"/>
        </w:rPr>
        <w:t xml:space="preserve">        if (toType.IsArray() &amp;&amp; toType.ArrayType.IsChar() &amp;&amp;</w:t>
      </w:r>
    </w:p>
    <w:p w14:paraId="5CD47C44" w14:textId="1E754D97" w:rsidR="00517768" w:rsidRPr="00903DBA" w:rsidRDefault="00673567" w:rsidP="00673567">
      <w:pPr>
        <w:pStyle w:val="Code"/>
        <w:rPr>
          <w:highlight w:val="white"/>
        </w:rPr>
      </w:pPr>
      <w:r w:rsidRPr="00903DBA">
        <w:rPr>
          <w:highlight w:val="white"/>
        </w:rPr>
        <w:t xml:space="preserve">           </w:t>
      </w:r>
      <w:r w:rsidR="00517768" w:rsidRPr="00903DBA">
        <w:rPr>
          <w:highlight w:val="white"/>
        </w:rPr>
        <w:t xml:space="preserve"> fromType.IsString()) {</w:t>
      </w:r>
    </w:p>
    <w:p w14:paraId="5EB02BF8" w14:textId="77777777" w:rsidR="00517768" w:rsidRPr="00903DBA" w:rsidRDefault="00517768" w:rsidP="00673567">
      <w:pPr>
        <w:pStyle w:val="Code"/>
        <w:rPr>
          <w:highlight w:val="white"/>
        </w:rPr>
      </w:pPr>
      <w:r w:rsidRPr="00903DBA">
        <w:rPr>
          <w:highlight w:val="white"/>
        </w:rPr>
        <w:t xml:space="preserve">          string text = (string) fromSymbol.Value;</w:t>
      </w:r>
    </w:p>
    <w:p w14:paraId="2793BF2F" w14:textId="09E977DA" w:rsidR="00517768" w:rsidRPr="00903DBA" w:rsidRDefault="00517768" w:rsidP="00CC3E91">
      <w:pPr>
        <w:rPr>
          <w:highlight w:val="white"/>
        </w:rPr>
      </w:pPr>
      <w:r w:rsidRPr="00903DBA">
        <w:rPr>
          <w:highlight w:val="white"/>
        </w:rPr>
        <w:lastRenderedPageBreak/>
        <w:t xml:space="preserve"> </w:t>
      </w:r>
      <w:r w:rsidR="00CC3E91" w:rsidRPr="00903DBA">
        <w:rPr>
          <w:highlight w:val="white"/>
        </w:rPr>
        <w:t>Note that we add space for an extra character, the terminating zero-character.</w:t>
      </w:r>
    </w:p>
    <w:p w14:paraId="6A1A2BBD" w14:textId="77777777" w:rsidR="00517768" w:rsidRPr="00903DBA" w:rsidRDefault="00517768" w:rsidP="00673567">
      <w:pPr>
        <w:pStyle w:val="Code"/>
        <w:rPr>
          <w:highlight w:val="white"/>
        </w:rPr>
      </w:pPr>
      <w:r w:rsidRPr="00903DBA">
        <w:rPr>
          <w:highlight w:val="white"/>
        </w:rPr>
        <w:t xml:space="preserve">          if (toType.ArraySize == 0) {</w:t>
      </w:r>
    </w:p>
    <w:p w14:paraId="090CDE4F" w14:textId="77777777" w:rsidR="00517768" w:rsidRPr="00903DBA" w:rsidRDefault="00517768" w:rsidP="00673567">
      <w:pPr>
        <w:pStyle w:val="Code"/>
        <w:rPr>
          <w:highlight w:val="white"/>
        </w:rPr>
      </w:pPr>
      <w:r w:rsidRPr="00903DBA">
        <w:rPr>
          <w:highlight w:val="white"/>
        </w:rPr>
        <w:t xml:space="preserve">            toType.ArraySize = text.Length + 1;</w:t>
      </w:r>
    </w:p>
    <w:p w14:paraId="4DB93EB6" w14:textId="77777777" w:rsidR="00517768" w:rsidRPr="00903DBA" w:rsidRDefault="00517768" w:rsidP="00673567">
      <w:pPr>
        <w:pStyle w:val="Code"/>
        <w:rPr>
          <w:highlight w:val="white"/>
        </w:rPr>
      </w:pPr>
      <w:r w:rsidRPr="00903DBA">
        <w:rPr>
          <w:highlight w:val="white"/>
        </w:rPr>
        <w:t xml:space="preserve">          }</w:t>
      </w:r>
    </w:p>
    <w:p w14:paraId="43B9CC76" w14:textId="77777777" w:rsidR="00F63E4A" w:rsidRPr="00903DBA" w:rsidRDefault="006314C7" w:rsidP="006314C7">
      <w:pPr>
        <w:rPr>
          <w:highlight w:val="white"/>
        </w:rPr>
      </w:pPr>
      <w:r w:rsidRPr="00903DBA">
        <w:rPr>
          <w:highlight w:val="white"/>
        </w:rPr>
        <w:t xml:space="preserve">Note that the string length must be strictly less than the </w:t>
      </w:r>
      <w:r w:rsidR="00F63E4A" w:rsidRPr="00903DBA">
        <w:rPr>
          <w:highlight w:val="white"/>
        </w:rPr>
        <w:t>array size, for the terminating zero-character to fit in the string.</w:t>
      </w:r>
    </w:p>
    <w:p w14:paraId="56A7A6EE" w14:textId="77777777" w:rsidR="00517768" w:rsidRPr="00903DBA" w:rsidRDefault="00517768" w:rsidP="00673567">
      <w:pPr>
        <w:pStyle w:val="Code"/>
        <w:rPr>
          <w:highlight w:val="white"/>
        </w:rPr>
      </w:pPr>
      <w:r w:rsidRPr="00903DBA">
        <w:rPr>
          <w:highlight w:val="white"/>
        </w:rPr>
        <w:t xml:space="preserve">          else {</w:t>
      </w:r>
    </w:p>
    <w:p w14:paraId="78BBD7FE" w14:textId="77777777" w:rsidR="00517768" w:rsidRPr="00903DBA" w:rsidRDefault="00517768" w:rsidP="00673567">
      <w:pPr>
        <w:pStyle w:val="Code"/>
        <w:rPr>
          <w:highlight w:val="white"/>
        </w:rPr>
      </w:pPr>
      <w:r w:rsidRPr="00903DBA">
        <w:rPr>
          <w:highlight w:val="white"/>
        </w:rPr>
        <w:t xml:space="preserve">            Assert.Error(text.Length &lt; toType.ArraySize,</w:t>
      </w:r>
    </w:p>
    <w:p w14:paraId="595A1BD1" w14:textId="77777777" w:rsidR="00517768" w:rsidRPr="00903DBA" w:rsidRDefault="00517768" w:rsidP="00673567">
      <w:pPr>
        <w:pStyle w:val="Code"/>
        <w:rPr>
          <w:highlight w:val="white"/>
        </w:rPr>
      </w:pPr>
      <w:r w:rsidRPr="00903DBA">
        <w:rPr>
          <w:highlight w:val="white"/>
        </w:rPr>
        <w:t xml:space="preserve">                         toType, Message.Too_many_initializers);</w:t>
      </w:r>
    </w:p>
    <w:p w14:paraId="70E9F42B" w14:textId="77777777" w:rsidR="00517768" w:rsidRPr="00903DBA" w:rsidRDefault="00517768" w:rsidP="00673567">
      <w:pPr>
        <w:pStyle w:val="Code"/>
        <w:rPr>
          <w:highlight w:val="white"/>
        </w:rPr>
      </w:pPr>
      <w:r w:rsidRPr="00903DBA">
        <w:rPr>
          <w:highlight w:val="white"/>
        </w:rPr>
        <w:t xml:space="preserve">          }</w:t>
      </w:r>
    </w:p>
    <w:p w14:paraId="5A490E41" w14:textId="77777777" w:rsidR="00517768" w:rsidRPr="00903DBA" w:rsidRDefault="00517768" w:rsidP="00673567">
      <w:pPr>
        <w:pStyle w:val="Code"/>
        <w:rPr>
          <w:highlight w:val="white"/>
        </w:rPr>
      </w:pPr>
    </w:p>
    <w:p w14:paraId="3FB4BE89" w14:textId="1EA20279"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13FE6F54" w14:textId="5A442BA0" w:rsidR="00517768" w:rsidRPr="00903DBA" w:rsidRDefault="00517768" w:rsidP="00673567">
      <w:pPr>
        <w:pStyle w:val="Code"/>
        <w:rPr>
          <w:highlight w:val="white"/>
        </w:rPr>
      </w:pPr>
      <w:r w:rsidRPr="00903DBA">
        <w:rPr>
          <w:highlight w:val="white"/>
        </w:rPr>
        <w:t xml:space="preserve">                                     </w:t>
      </w:r>
      <w:r w:rsidR="00A762CF" w:rsidRPr="00903DBA">
        <w:rPr>
          <w:highlight w:val="white"/>
        </w:rPr>
        <w:t xml:space="preserve"> </w:t>
      </w:r>
      <w:r w:rsidRPr="00903DBA">
        <w:rPr>
          <w:highlight w:val="white"/>
        </w:rPr>
        <w:t>fromSymbol.Type.Sort, text));</w:t>
      </w:r>
    </w:p>
    <w:p w14:paraId="2301B006" w14:textId="77777777" w:rsidR="00517768" w:rsidRPr="00903DBA" w:rsidRDefault="00517768" w:rsidP="00673567">
      <w:pPr>
        <w:pStyle w:val="Code"/>
        <w:rPr>
          <w:highlight w:val="white"/>
        </w:rPr>
      </w:pPr>
      <w:r w:rsidRPr="00903DBA">
        <w:rPr>
          <w:highlight w:val="white"/>
        </w:rPr>
        <w:t xml:space="preserve">        }</w:t>
      </w:r>
    </w:p>
    <w:p w14:paraId="091A2A25" w14:textId="5A6641C6" w:rsidR="004F288F" w:rsidRPr="00903DBA" w:rsidRDefault="004F288F" w:rsidP="004F288F">
      <w:pPr>
        <w:rPr>
          <w:highlight w:val="white"/>
        </w:rPr>
      </w:pPr>
      <w:r w:rsidRPr="00903DBA">
        <w:rPr>
          <w:highlight w:val="white"/>
        </w:rPr>
        <w:t xml:space="preserve">If the </w:t>
      </w:r>
      <w:r w:rsidR="00A66D06" w:rsidRPr="00903DBA">
        <w:rPr>
          <w:highlight w:val="white"/>
        </w:rPr>
        <w:t xml:space="preserve">defined type is </w:t>
      </w:r>
      <w:r w:rsidR="00F732CC" w:rsidRPr="00903DBA">
        <w:rPr>
          <w:highlight w:val="white"/>
        </w:rPr>
        <w:t>a pointer and the initializer is an array, a function, or a string, we create a static address</w:t>
      </w:r>
      <w:r w:rsidR="00E633E7" w:rsidRPr="00903DBA">
        <w:rPr>
          <w:highlight w:val="white"/>
        </w:rPr>
        <w:t xml:space="preserve"> and add an initialization middle code instruction. </w:t>
      </w:r>
    </w:p>
    <w:p w14:paraId="12CAAD19" w14:textId="35689B4A" w:rsidR="00517768" w:rsidRPr="00903DBA" w:rsidRDefault="00517768" w:rsidP="00673567">
      <w:pPr>
        <w:pStyle w:val="Code"/>
        <w:rPr>
          <w:highlight w:val="white"/>
        </w:rPr>
      </w:pPr>
      <w:r w:rsidRPr="00903DBA">
        <w:rPr>
          <w:highlight w:val="white"/>
        </w:rPr>
        <w:t xml:space="preserve">        else if (toType.IsPointer() &amp;&amp; fromType.IsArrayFunctionOrString()) {</w:t>
      </w:r>
    </w:p>
    <w:p w14:paraId="045F6689" w14:textId="77777777" w:rsidR="00517768" w:rsidRPr="00903DBA" w:rsidRDefault="00517768" w:rsidP="00673567">
      <w:pPr>
        <w:pStyle w:val="Code"/>
        <w:rPr>
          <w:highlight w:val="white"/>
        </w:rPr>
      </w:pPr>
      <w:r w:rsidRPr="00903DBA">
        <w:rPr>
          <w:highlight w:val="white"/>
        </w:rPr>
        <w:t xml:space="preserve">          Assert.ErrorXXX((fromType.IsString() &amp;&amp; toType.PointerType.IsChar())</w:t>
      </w:r>
    </w:p>
    <w:p w14:paraId="5AED5010" w14:textId="77777777" w:rsidR="00517768" w:rsidRPr="00903DBA" w:rsidRDefault="00517768" w:rsidP="00673567">
      <w:pPr>
        <w:pStyle w:val="Code"/>
        <w:rPr>
          <w:highlight w:val="white"/>
        </w:rPr>
      </w:pPr>
      <w:r w:rsidRPr="00903DBA">
        <w:rPr>
          <w:highlight w:val="white"/>
        </w:rPr>
        <w:t xml:space="preserve">                        ||(fromType.IsArray() &amp;&amp;</w:t>
      </w:r>
    </w:p>
    <w:p w14:paraId="5D255BCA" w14:textId="77777777" w:rsidR="00517768" w:rsidRPr="00903DBA" w:rsidRDefault="00517768" w:rsidP="00673567">
      <w:pPr>
        <w:pStyle w:val="Code"/>
        <w:rPr>
          <w:highlight w:val="white"/>
        </w:rPr>
      </w:pPr>
      <w:r w:rsidRPr="00903DBA">
        <w:rPr>
          <w:highlight w:val="white"/>
        </w:rPr>
        <w:t xml:space="preserve">                           fromType.ArrayType.Equals(toType.PointerType)) ||</w:t>
      </w:r>
    </w:p>
    <w:p w14:paraId="7D3F3663" w14:textId="77777777" w:rsidR="00517768" w:rsidRPr="00903DBA" w:rsidRDefault="00517768" w:rsidP="00673567">
      <w:pPr>
        <w:pStyle w:val="Code"/>
        <w:rPr>
          <w:highlight w:val="white"/>
        </w:rPr>
      </w:pPr>
      <w:r w:rsidRPr="00903DBA">
        <w:rPr>
          <w:highlight w:val="white"/>
        </w:rPr>
        <w:t xml:space="preserve">                        (fromType.IsFunction() &amp;&amp;</w:t>
      </w:r>
    </w:p>
    <w:p w14:paraId="7D166447" w14:textId="77777777" w:rsidR="00517768" w:rsidRPr="00903DBA" w:rsidRDefault="00517768" w:rsidP="00673567">
      <w:pPr>
        <w:pStyle w:val="Code"/>
        <w:rPr>
          <w:highlight w:val="white"/>
        </w:rPr>
      </w:pPr>
      <w:r w:rsidRPr="00903DBA">
        <w:rPr>
          <w:highlight w:val="white"/>
        </w:rPr>
        <w:t xml:space="preserve">                         fromType.Equals(toType.PointerType)));</w:t>
      </w:r>
    </w:p>
    <w:p w14:paraId="5F1202C9" w14:textId="77777777" w:rsidR="00517768" w:rsidRPr="00903DBA" w:rsidRDefault="00517768" w:rsidP="00673567">
      <w:pPr>
        <w:pStyle w:val="Code"/>
        <w:rPr>
          <w:highlight w:val="white"/>
        </w:rPr>
      </w:pPr>
      <w:r w:rsidRPr="00903DBA">
        <w:rPr>
          <w:highlight w:val="white"/>
        </w:rPr>
        <w:t xml:space="preserve">          StaticAddress staticAddress =</w:t>
      </w:r>
    </w:p>
    <w:p w14:paraId="5101B0C3" w14:textId="77777777" w:rsidR="00517768" w:rsidRPr="00903DBA" w:rsidRDefault="00517768" w:rsidP="00673567">
      <w:pPr>
        <w:pStyle w:val="Code"/>
        <w:rPr>
          <w:highlight w:val="white"/>
        </w:rPr>
      </w:pPr>
      <w:r w:rsidRPr="00903DBA">
        <w:rPr>
          <w:highlight w:val="white"/>
        </w:rPr>
        <w:t xml:space="preserve">            new StaticAddress(fromSymbol.UniqueName, 0);</w:t>
      </w:r>
    </w:p>
    <w:p w14:paraId="48E6F737" w14:textId="2F040DDA"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5FA6D2AB" w14:textId="0BE8DC79" w:rsidR="00517768" w:rsidRPr="00903DBA" w:rsidRDefault="00517768" w:rsidP="00673567">
      <w:pPr>
        <w:pStyle w:val="Code"/>
        <w:rPr>
          <w:highlight w:val="white"/>
        </w:rPr>
      </w:pPr>
      <w:r w:rsidRPr="00903DBA">
        <w:rPr>
          <w:highlight w:val="white"/>
        </w:rPr>
        <w:t xml:space="preserve">                                      toType.Sort, staticAddress));</w:t>
      </w:r>
    </w:p>
    <w:p w14:paraId="1DECD439" w14:textId="0755B939" w:rsidR="00517768" w:rsidRPr="00903DBA" w:rsidRDefault="00517768" w:rsidP="00673567">
      <w:pPr>
        <w:pStyle w:val="Code"/>
        <w:rPr>
          <w:highlight w:val="white"/>
        </w:rPr>
      </w:pPr>
      <w:r w:rsidRPr="00903DBA">
        <w:rPr>
          <w:highlight w:val="white"/>
        </w:rPr>
        <w:t xml:space="preserve">        }</w:t>
      </w:r>
    </w:p>
    <w:p w14:paraId="7EAF7FB1" w14:textId="5756B3F7" w:rsidR="00EC3B0C" w:rsidRPr="00903DBA" w:rsidRDefault="00EC3B0C" w:rsidP="00EC3B0C">
      <w:pPr>
        <w:rPr>
          <w:highlight w:val="white"/>
        </w:rPr>
      </w:pPr>
      <w:r w:rsidRPr="00903DBA">
        <w:rPr>
          <w:highlight w:val="white"/>
        </w:rPr>
        <w:t xml:space="preserve">In all other cases, we </w:t>
      </w:r>
      <w:r w:rsidR="00255FFB" w:rsidRPr="00903DBA">
        <w:rPr>
          <w:highlight w:val="white"/>
        </w:rPr>
        <w:t>type cast the expression into the defined type, check that the expression is constant</w:t>
      </w:r>
      <w:r w:rsidR="00AB081B" w:rsidRPr="00903DBA">
        <w:rPr>
          <w:highlight w:val="white"/>
        </w:rPr>
        <w:t>,</w:t>
      </w:r>
      <w:r w:rsidR="00255FFB" w:rsidRPr="00903DBA">
        <w:rPr>
          <w:highlight w:val="white"/>
        </w:rPr>
        <w:t xml:space="preserve"> and add an initialization middle code instruction.</w:t>
      </w:r>
    </w:p>
    <w:p w14:paraId="219649FA" w14:textId="77777777" w:rsidR="00517768" w:rsidRPr="00903DBA" w:rsidRDefault="00517768" w:rsidP="00673567">
      <w:pPr>
        <w:pStyle w:val="Code"/>
        <w:rPr>
          <w:highlight w:val="white"/>
        </w:rPr>
      </w:pPr>
      <w:r w:rsidRPr="00903DBA">
        <w:rPr>
          <w:highlight w:val="white"/>
        </w:rPr>
        <w:t xml:space="preserve">        else {</w:t>
      </w:r>
    </w:p>
    <w:p w14:paraId="1DA0C94C" w14:textId="77777777" w:rsidR="00517768" w:rsidRPr="00903DBA" w:rsidRDefault="00517768" w:rsidP="00673567">
      <w:pPr>
        <w:pStyle w:val="Code"/>
        <w:rPr>
          <w:highlight w:val="white"/>
        </w:rPr>
      </w:pPr>
      <w:r w:rsidRPr="00903DBA">
        <w:rPr>
          <w:highlight w:val="white"/>
        </w:rPr>
        <w:t xml:space="preserve">          Expression toExpression =</w:t>
      </w:r>
    </w:p>
    <w:p w14:paraId="3C573B68" w14:textId="77777777" w:rsidR="00517768" w:rsidRPr="00903DBA" w:rsidRDefault="00517768" w:rsidP="00673567">
      <w:pPr>
        <w:pStyle w:val="Code"/>
        <w:rPr>
          <w:highlight w:val="white"/>
        </w:rPr>
      </w:pPr>
      <w:r w:rsidRPr="00903DBA">
        <w:rPr>
          <w:highlight w:val="white"/>
        </w:rPr>
        <w:t xml:space="preserve">            TypeCast.ImplicitCast(fromExpression, toType);</w:t>
      </w:r>
    </w:p>
    <w:p w14:paraId="798ED39A" w14:textId="140F4330" w:rsidR="00517768" w:rsidRPr="00903DBA" w:rsidRDefault="00517768" w:rsidP="00673567">
      <w:pPr>
        <w:pStyle w:val="Code"/>
        <w:rPr>
          <w:highlight w:val="white"/>
        </w:rPr>
      </w:pPr>
      <w:r w:rsidRPr="00903DBA">
        <w:rPr>
          <w:highlight w:val="white"/>
        </w:rPr>
        <w:t xml:space="preserve">          Symbol toSymbol = toExpression.Symbol;</w:t>
      </w:r>
    </w:p>
    <w:p w14:paraId="59E576BD" w14:textId="77777777" w:rsidR="00AB081B" w:rsidRPr="00903DBA" w:rsidRDefault="00AB081B" w:rsidP="00AB081B">
      <w:pPr>
        <w:rPr>
          <w:highlight w:val="white"/>
        </w:rPr>
      </w:pPr>
      <w:r w:rsidRPr="00903DBA">
        <w:rPr>
          <w:highlight w:val="white"/>
        </w:rPr>
        <w:t>If the value is not null, the expression is constant. However, the value may be a static address, which we consider to be constant in this context.</w:t>
      </w:r>
    </w:p>
    <w:p w14:paraId="7758BE71" w14:textId="77777777" w:rsidR="00517768" w:rsidRPr="00903DBA" w:rsidRDefault="00517768" w:rsidP="00673567">
      <w:pPr>
        <w:pStyle w:val="Code"/>
        <w:rPr>
          <w:highlight w:val="white"/>
        </w:rPr>
      </w:pPr>
      <w:r w:rsidRPr="00903DBA">
        <w:rPr>
          <w:highlight w:val="white"/>
        </w:rPr>
        <w:t xml:space="preserve">          Assert.Error(toSymbol.Value != null, toSymbol,</w:t>
      </w:r>
    </w:p>
    <w:p w14:paraId="228EECDD" w14:textId="77777777" w:rsidR="00517768" w:rsidRPr="00903DBA" w:rsidRDefault="00517768" w:rsidP="00673567">
      <w:pPr>
        <w:pStyle w:val="Code"/>
        <w:rPr>
          <w:highlight w:val="white"/>
        </w:rPr>
      </w:pPr>
      <w:r w:rsidRPr="00903DBA">
        <w:rPr>
          <w:highlight w:val="white"/>
        </w:rPr>
        <w:t xml:space="preserve">                       Message.Non__constant_expression);</w:t>
      </w:r>
    </w:p>
    <w:p w14:paraId="60219ED8" w14:textId="55482605"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04D7A608" w14:textId="1565E4E5" w:rsidR="00517768" w:rsidRPr="00903DBA" w:rsidRDefault="00517768" w:rsidP="00673567">
      <w:pPr>
        <w:pStyle w:val="Code"/>
        <w:rPr>
          <w:highlight w:val="white"/>
        </w:rPr>
      </w:pPr>
      <w:r w:rsidRPr="00903DBA">
        <w:rPr>
          <w:highlight w:val="white"/>
        </w:rPr>
        <w:t xml:space="preserve">                                      toSymbol.Type.Sort, toSymbol.Value));</w:t>
      </w:r>
    </w:p>
    <w:p w14:paraId="6009210D" w14:textId="77777777" w:rsidR="00517768" w:rsidRPr="00903DBA" w:rsidRDefault="00517768" w:rsidP="00673567">
      <w:pPr>
        <w:pStyle w:val="Code"/>
        <w:rPr>
          <w:highlight w:val="white"/>
        </w:rPr>
      </w:pPr>
      <w:r w:rsidRPr="00903DBA">
        <w:rPr>
          <w:highlight w:val="white"/>
        </w:rPr>
        <w:t xml:space="preserve">        }</w:t>
      </w:r>
    </w:p>
    <w:p w14:paraId="5945C6A3" w14:textId="4A36BEE8" w:rsidR="00517768" w:rsidRPr="00903DBA" w:rsidRDefault="00517768" w:rsidP="00673567">
      <w:pPr>
        <w:pStyle w:val="Code"/>
        <w:rPr>
          <w:highlight w:val="white"/>
        </w:rPr>
      </w:pPr>
      <w:r w:rsidRPr="00903DBA">
        <w:rPr>
          <w:highlight w:val="white"/>
        </w:rPr>
        <w:t xml:space="preserve">      }</w:t>
      </w:r>
    </w:p>
    <w:p w14:paraId="314695BC" w14:textId="07FF100F" w:rsidR="00F43E2F" w:rsidRPr="00903DBA" w:rsidRDefault="00F43E2F" w:rsidP="00AE0401">
      <w:pPr>
        <w:rPr>
          <w:highlight w:val="white"/>
        </w:rPr>
      </w:pPr>
      <w:r w:rsidRPr="00903DBA">
        <w:rPr>
          <w:highlight w:val="white"/>
        </w:rPr>
        <w:t xml:space="preserve">If the initializer is a </w:t>
      </w:r>
      <w:r w:rsidR="001B45FA" w:rsidRPr="00903DBA">
        <w:rPr>
          <w:highlight w:val="white"/>
        </w:rPr>
        <w:t>list, the defined type must be an array, a struct, or a union.</w:t>
      </w:r>
    </w:p>
    <w:p w14:paraId="64E25007" w14:textId="77777777" w:rsidR="00517768" w:rsidRPr="00903DBA" w:rsidRDefault="00517768" w:rsidP="00673567">
      <w:pPr>
        <w:pStyle w:val="Code"/>
        <w:rPr>
          <w:highlight w:val="white"/>
        </w:rPr>
      </w:pPr>
      <w:r w:rsidRPr="00903DBA">
        <w:rPr>
          <w:highlight w:val="white"/>
        </w:rPr>
        <w:t xml:space="preserve">      else {</w:t>
      </w:r>
    </w:p>
    <w:p w14:paraId="5924FD33" w14:textId="77777777" w:rsidR="00517768" w:rsidRPr="00903DBA" w:rsidRDefault="00517768" w:rsidP="00673567">
      <w:pPr>
        <w:pStyle w:val="Code"/>
        <w:rPr>
          <w:highlight w:val="white"/>
        </w:rPr>
      </w:pPr>
      <w:r w:rsidRPr="00903DBA">
        <w:rPr>
          <w:highlight w:val="white"/>
        </w:rPr>
        <w:t xml:space="preserve">        Assert.Error(toType.IsArray() || toType.IsStructOrUnion(),</w:t>
      </w:r>
    </w:p>
    <w:p w14:paraId="546B8393" w14:textId="77777777" w:rsidR="00745B55" w:rsidRPr="00903DBA" w:rsidRDefault="00517768" w:rsidP="00673567">
      <w:pPr>
        <w:pStyle w:val="Code"/>
        <w:rPr>
          <w:highlight w:val="white"/>
        </w:rPr>
      </w:pPr>
      <w:r w:rsidRPr="00903DBA">
        <w:rPr>
          <w:highlight w:val="white"/>
        </w:rPr>
        <w:t xml:space="preserve">                     toType, Message.</w:t>
      </w:r>
    </w:p>
    <w:p w14:paraId="0DE5FDDF" w14:textId="1D9CE565" w:rsidR="00517768" w:rsidRPr="00903DBA" w:rsidRDefault="00745B55" w:rsidP="00673567">
      <w:pPr>
        <w:pStyle w:val="Code"/>
        <w:rPr>
          <w:highlight w:val="white"/>
        </w:rPr>
      </w:pPr>
      <w:r w:rsidRPr="00903DBA">
        <w:rPr>
          <w:highlight w:val="white"/>
        </w:rPr>
        <w:t xml:space="preserve">        </w:t>
      </w:r>
      <w:r w:rsidR="00517768" w:rsidRPr="00903DBA">
        <w:rPr>
          <w:highlight w:val="white"/>
        </w:rPr>
        <w:t xml:space="preserve">            Only_array_struct_or_union_can_be_initialized_by_a_list);</w:t>
      </w:r>
    </w:p>
    <w:p w14:paraId="4B491DF7" w14:textId="77777777" w:rsidR="00517768" w:rsidRPr="00903DBA" w:rsidRDefault="00517768" w:rsidP="00673567">
      <w:pPr>
        <w:pStyle w:val="Code"/>
        <w:rPr>
          <w:highlight w:val="white"/>
        </w:rPr>
      </w:pPr>
      <w:r w:rsidRPr="00903DBA">
        <w:rPr>
          <w:highlight w:val="white"/>
        </w:rPr>
        <w:t xml:space="preserve">        List&lt;object&gt; fromList = (List&lt;object&gt;) fromInitializer;</w:t>
      </w:r>
    </w:p>
    <w:p w14:paraId="4F0F7149" w14:textId="5939E49A" w:rsidR="00517768" w:rsidRPr="00903DBA" w:rsidRDefault="008F4B53" w:rsidP="008F4B53">
      <w:pPr>
        <w:rPr>
          <w:highlight w:val="white"/>
        </w:rPr>
      </w:pPr>
      <w:r w:rsidRPr="00903DBA">
        <w:rPr>
          <w:highlight w:val="white"/>
        </w:rPr>
        <w:lastRenderedPageBreak/>
        <w:t>In case of an arr</w:t>
      </w:r>
      <w:r w:rsidR="006F330B" w:rsidRPr="00903DBA">
        <w:rPr>
          <w:highlight w:val="white"/>
        </w:rPr>
        <w:t>a</w:t>
      </w:r>
      <w:r w:rsidRPr="00903DBA">
        <w:rPr>
          <w:highlight w:val="white"/>
        </w:rPr>
        <w:t>y, we set the array size to the list size if undefined. If the array is defined, we check thet the list size does not exceed the array size.</w:t>
      </w:r>
    </w:p>
    <w:p w14:paraId="1E79CE38" w14:textId="77777777" w:rsidR="00517768" w:rsidRPr="00903DBA" w:rsidRDefault="00517768" w:rsidP="00673567">
      <w:pPr>
        <w:pStyle w:val="Code"/>
        <w:rPr>
          <w:highlight w:val="white"/>
        </w:rPr>
      </w:pPr>
      <w:r w:rsidRPr="00903DBA">
        <w:rPr>
          <w:highlight w:val="white"/>
        </w:rPr>
        <w:t xml:space="preserve">        switch (toType.Sort) {</w:t>
      </w:r>
    </w:p>
    <w:p w14:paraId="41E905DF" w14:textId="77777777" w:rsidR="00517768" w:rsidRPr="00903DBA" w:rsidRDefault="00517768" w:rsidP="00673567">
      <w:pPr>
        <w:pStyle w:val="Code"/>
        <w:rPr>
          <w:highlight w:val="white"/>
        </w:rPr>
      </w:pPr>
      <w:r w:rsidRPr="00903DBA">
        <w:rPr>
          <w:highlight w:val="white"/>
        </w:rPr>
        <w:t xml:space="preserve">          case Sort.Array: {</w:t>
      </w:r>
    </w:p>
    <w:p w14:paraId="23931973" w14:textId="77777777" w:rsidR="00517768" w:rsidRPr="00903DBA" w:rsidRDefault="00517768" w:rsidP="00673567">
      <w:pPr>
        <w:pStyle w:val="Code"/>
        <w:rPr>
          <w:highlight w:val="white"/>
        </w:rPr>
      </w:pPr>
      <w:r w:rsidRPr="00903DBA">
        <w:rPr>
          <w:highlight w:val="white"/>
        </w:rPr>
        <w:t xml:space="preserve">              fromList = ModifyInitializer.ModifyArray(toType, fromList);</w:t>
      </w:r>
    </w:p>
    <w:p w14:paraId="5D4417A8" w14:textId="77777777" w:rsidR="00517768" w:rsidRPr="00903DBA" w:rsidRDefault="00517768" w:rsidP="00673567">
      <w:pPr>
        <w:pStyle w:val="Code"/>
        <w:rPr>
          <w:highlight w:val="white"/>
        </w:rPr>
      </w:pPr>
    </w:p>
    <w:p w14:paraId="184C81CB" w14:textId="77777777" w:rsidR="00517768" w:rsidRPr="00903DBA" w:rsidRDefault="00517768" w:rsidP="00673567">
      <w:pPr>
        <w:pStyle w:val="Code"/>
        <w:rPr>
          <w:highlight w:val="white"/>
        </w:rPr>
      </w:pPr>
      <w:r w:rsidRPr="00903DBA">
        <w:rPr>
          <w:highlight w:val="white"/>
        </w:rPr>
        <w:t xml:space="preserve">              if (toType.ArraySize == 0) {</w:t>
      </w:r>
    </w:p>
    <w:p w14:paraId="4A1C0297" w14:textId="77777777" w:rsidR="00517768" w:rsidRPr="00903DBA" w:rsidRDefault="00517768" w:rsidP="00673567">
      <w:pPr>
        <w:pStyle w:val="Code"/>
        <w:rPr>
          <w:highlight w:val="white"/>
        </w:rPr>
      </w:pPr>
      <w:r w:rsidRPr="00903DBA">
        <w:rPr>
          <w:highlight w:val="white"/>
        </w:rPr>
        <w:t xml:space="preserve">                toType.ArraySize = fromList.Count;</w:t>
      </w:r>
    </w:p>
    <w:p w14:paraId="2F9C3D63" w14:textId="77777777" w:rsidR="00517768" w:rsidRPr="00903DBA" w:rsidRDefault="00517768" w:rsidP="00673567">
      <w:pPr>
        <w:pStyle w:val="Code"/>
        <w:rPr>
          <w:highlight w:val="white"/>
        </w:rPr>
      </w:pPr>
      <w:r w:rsidRPr="00903DBA">
        <w:rPr>
          <w:highlight w:val="white"/>
        </w:rPr>
        <w:t xml:space="preserve">              }</w:t>
      </w:r>
    </w:p>
    <w:p w14:paraId="17EBD356" w14:textId="77777777" w:rsidR="00517768" w:rsidRPr="00903DBA" w:rsidRDefault="00517768" w:rsidP="00673567">
      <w:pPr>
        <w:pStyle w:val="Code"/>
        <w:rPr>
          <w:highlight w:val="white"/>
        </w:rPr>
      </w:pPr>
      <w:r w:rsidRPr="00903DBA">
        <w:rPr>
          <w:highlight w:val="white"/>
        </w:rPr>
        <w:t xml:space="preserve">              else {</w:t>
      </w:r>
    </w:p>
    <w:p w14:paraId="4D1751F3" w14:textId="77777777" w:rsidR="00517768" w:rsidRPr="00903DBA" w:rsidRDefault="00517768" w:rsidP="00673567">
      <w:pPr>
        <w:pStyle w:val="Code"/>
        <w:rPr>
          <w:highlight w:val="white"/>
        </w:rPr>
      </w:pPr>
      <w:r w:rsidRPr="00903DBA">
        <w:rPr>
          <w:highlight w:val="white"/>
        </w:rPr>
        <w:t xml:space="preserve">                Assert.Error(fromList.Count &lt;= toType.ArraySize,</w:t>
      </w:r>
    </w:p>
    <w:p w14:paraId="12AFAA9A" w14:textId="77777777" w:rsidR="00517768" w:rsidRPr="00903DBA" w:rsidRDefault="00517768" w:rsidP="00673567">
      <w:pPr>
        <w:pStyle w:val="Code"/>
        <w:rPr>
          <w:highlight w:val="white"/>
        </w:rPr>
      </w:pPr>
      <w:r w:rsidRPr="00903DBA">
        <w:rPr>
          <w:highlight w:val="white"/>
        </w:rPr>
        <w:t xml:space="preserve">                             toType, Message.Too_many_initializers);</w:t>
      </w:r>
    </w:p>
    <w:p w14:paraId="783088D2" w14:textId="77777777" w:rsidR="00517768" w:rsidRPr="00903DBA" w:rsidRDefault="00517768" w:rsidP="00673567">
      <w:pPr>
        <w:pStyle w:val="Code"/>
        <w:rPr>
          <w:highlight w:val="white"/>
        </w:rPr>
      </w:pPr>
      <w:r w:rsidRPr="00903DBA">
        <w:rPr>
          <w:highlight w:val="white"/>
        </w:rPr>
        <w:t xml:space="preserve">              }</w:t>
      </w:r>
    </w:p>
    <w:p w14:paraId="78FDC6F0" w14:textId="72B4B994" w:rsidR="00517768" w:rsidRPr="00903DBA" w:rsidRDefault="00702DF4" w:rsidP="00702DF4">
      <w:pPr>
        <w:rPr>
          <w:highlight w:val="white"/>
        </w:rPr>
      </w:pPr>
      <w:r w:rsidRPr="00903DBA">
        <w:rPr>
          <w:highlight w:val="white"/>
        </w:rPr>
        <w:t xml:space="preserve">We iterate the array values and call </w:t>
      </w:r>
      <w:r w:rsidRPr="00903DBA">
        <w:rPr>
          <w:rStyle w:val="KeyWord0"/>
          <w:highlight w:val="white"/>
        </w:rPr>
        <w:t>GenerateStatic</w:t>
      </w:r>
      <w:r w:rsidRPr="00903DBA">
        <w:rPr>
          <w:highlight w:val="white"/>
        </w:rPr>
        <w:t xml:space="preserve"> for each value. In the static case we do not need to create index symbol since the code to be generated are ini</w:t>
      </w:r>
      <w:r w:rsidR="00141483" w:rsidRPr="00903DBA">
        <w:rPr>
          <w:highlight w:val="white"/>
        </w:rPr>
        <w:t>tializations rather than assignments.</w:t>
      </w:r>
    </w:p>
    <w:p w14:paraId="3AC5DFB2" w14:textId="77777777" w:rsidR="00517768" w:rsidRPr="00903DBA" w:rsidRDefault="00517768" w:rsidP="00673567">
      <w:pPr>
        <w:pStyle w:val="Code"/>
        <w:rPr>
          <w:highlight w:val="white"/>
        </w:rPr>
      </w:pPr>
      <w:r w:rsidRPr="00903DBA">
        <w:rPr>
          <w:highlight w:val="white"/>
        </w:rPr>
        <w:t xml:space="preserve">              foreach (object value in fromList) {</w:t>
      </w:r>
    </w:p>
    <w:p w14:paraId="7247EC91" w14:textId="27605C30"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.AddRange(GenerateStatic(toType.ArrayType,</w:t>
      </w:r>
      <w:r w:rsidR="00183CBB" w:rsidRPr="00903DBA">
        <w:rPr>
          <w:highlight w:val="white"/>
        </w:rPr>
        <w:t xml:space="preserve"> </w:t>
      </w:r>
      <w:r w:rsidRPr="00903DBA">
        <w:rPr>
          <w:highlight w:val="white"/>
        </w:rPr>
        <w:t>value));</w:t>
      </w:r>
    </w:p>
    <w:p w14:paraId="4C4B7109" w14:textId="77777777" w:rsidR="00517768" w:rsidRPr="00903DBA" w:rsidRDefault="00517768" w:rsidP="00673567">
      <w:pPr>
        <w:pStyle w:val="Code"/>
        <w:rPr>
          <w:highlight w:val="white"/>
        </w:rPr>
      </w:pPr>
      <w:r w:rsidRPr="00903DBA">
        <w:rPr>
          <w:highlight w:val="white"/>
        </w:rPr>
        <w:t xml:space="preserve">              }</w:t>
      </w:r>
    </w:p>
    <w:p w14:paraId="053C3194" w14:textId="7473FC84" w:rsidR="00517768" w:rsidRPr="00903DBA" w:rsidRDefault="00413341" w:rsidP="00413341">
      <w:pPr>
        <w:rPr>
          <w:highlight w:val="white"/>
        </w:rPr>
      </w:pPr>
      <w:r w:rsidRPr="00903DBA">
        <w:rPr>
          <w:highlight w:val="white"/>
        </w:rPr>
        <w:t xml:space="preserve">However, in the static case we must </w:t>
      </w:r>
      <w:r w:rsidR="003E2D06" w:rsidRPr="00903DBA">
        <w:rPr>
          <w:highlight w:val="white"/>
        </w:rPr>
        <w:t xml:space="preserve">add an instruction for the </w:t>
      </w:r>
      <w:r w:rsidR="005432B8" w:rsidRPr="00903DBA">
        <w:rPr>
          <w:highlight w:val="white"/>
        </w:rPr>
        <w:t>initializ</w:t>
      </w:r>
      <w:r w:rsidR="00C247CC" w:rsidRPr="00903DBA">
        <w:rPr>
          <w:highlight w:val="white"/>
        </w:rPr>
        <w:t xml:space="preserve">ation of the </w:t>
      </w:r>
      <w:r w:rsidR="003E2D06" w:rsidRPr="00903DBA">
        <w:rPr>
          <w:highlight w:val="white"/>
        </w:rPr>
        <w:t xml:space="preserve">potential </w:t>
      </w:r>
      <w:r w:rsidR="00C247CC" w:rsidRPr="00903DBA">
        <w:rPr>
          <w:highlight w:val="white"/>
        </w:rPr>
        <w:t xml:space="preserve">remaining part of the array. The </w:t>
      </w:r>
      <w:r w:rsidR="00C247CC" w:rsidRPr="00903DBA">
        <w:rPr>
          <w:rStyle w:val="KeyWord0"/>
          <w:highlight w:val="white"/>
        </w:rPr>
        <w:t>InitializerZero</w:t>
      </w:r>
      <w:r w:rsidR="00C247CC" w:rsidRPr="00903DBA">
        <w:rPr>
          <w:highlight w:val="white"/>
        </w:rPr>
        <w:t xml:space="preserve"> instruction adds a sequence of zero-bytes.</w:t>
      </w:r>
    </w:p>
    <w:p w14:paraId="71469CEE" w14:textId="77777777" w:rsidR="00517768" w:rsidRPr="00903DBA" w:rsidRDefault="00517768" w:rsidP="00673567">
      <w:pPr>
        <w:pStyle w:val="Code"/>
        <w:rPr>
          <w:highlight w:val="white"/>
        </w:rPr>
      </w:pPr>
      <w:r w:rsidRPr="00903DBA">
        <w:rPr>
          <w:highlight w:val="white"/>
        </w:rPr>
        <w:t xml:space="preserve">              int restSize = toType.Size() -</w:t>
      </w:r>
    </w:p>
    <w:p w14:paraId="3CFF5012" w14:textId="6BFDB121" w:rsidR="00517768" w:rsidRPr="00903DBA" w:rsidRDefault="00517768" w:rsidP="00673567">
      <w:pPr>
        <w:pStyle w:val="Code"/>
        <w:rPr>
          <w:highlight w:val="white"/>
        </w:rPr>
      </w:pPr>
      <w:r w:rsidRPr="00903DBA">
        <w:rPr>
          <w:highlight w:val="white"/>
        </w:rPr>
        <w:t xml:space="preserve">                             (fromList.Count * toType.ArrayType.Size());</w:t>
      </w:r>
    </w:p>
    <w:p w14:paraId="0555C561" w14:textId="1BD28503" w:rsidR="008F1545" w:rsidRPr="00903DBA" w:rsidRDefault="008F1545" w:rsidP="00673567">
      <w:pPr>
        <w:pStyle w:val="Code"/>
        <w:rPr>
          <w:highlight w:val="white"/>
        </w:rPr>
      </w:pPr>
      <w:r w:rsidRPr="00903DBA">
        <w:rPr>
          <w:highlight w:val="white"/>
        </w:rPr>
        <w:t xml:space="preserve">              if (restSize &gt; 0)</w:t>
      </w:r>
      <w:r w:rsidR="00C505DE" w:rsidRPr="00903DBA">
        <w:rPr>
          <w:highlight w:val="white"/>
        </w:rPr>
        <w:t xml:space="preserve"> {</w:t>
      </w:r>
    </w:p>
    <w:p w14:paraId="6E247443" w14:textId="483905CD" w:rsidR="00745B55" w:rsidRPr="00903DBA" w:rsidRDefault="008F1545" w:rsidP="00673567">
      <w:pPr>
        <w:pStyle w:val="Code"/>
        <w:rPr>
          <w:highlight w:val="white"/>
        </w:rPr>
      </w:pPr>
      <w:r w:rsidRPr="00903DBA">
        <w:rPr>
          <w:highlight w:val="white"/>
        </w:rPr>
        <w:t xml:space="preserve">  </w:t>
      </w:r>
      <w:r w:rsidR="00517768" w:rsidRPr="00903DBA">
        <w:rPr>
          <w:highlight w:val="white"/>
        </w:rPr>
        <w:t xml:space="preserve">              </w:t>
      </w:r>
      <w:r w:rsidR="005F341E" w:rsidRPr="00903DBA">
        <w:rPr>
          <w:highlight w:val="white"/>
        </w:rPr>
        <w:t>codeList</w:t>
      </w:r>
      <w:r w:rsidR="00517768" w:rsidRPr="00903DBA">
        <w:rPr>
          <w:highlight w:val="white"/>
        </w:rPr>
        <w:t>.Add(new MiddleCode(MiddleOperator.InitializerZero,</w:t>
      </w:r>
    </w:p>
    <w:p w14:paraId="4FEF93D8" w14:textId="4D8800A1" w:rsidR="00517768" w:rsidRPr="00903DBA" w:rsidRDefault="00745B55" w:rsidP="00673567">
      <w:pPr>
        <w:pStyle w:val="Code"/>
        <w:rPr>
          <w:highlight w:val="white"/>
        </w:rPr>
      </w:pPr>
      <w:r w:rsidRPr="00903DBA">
        <w:rPr>
          <w:highlight w:val="white"/>
        </w:rPr>
        <w:t xml:space="preserve">  </w:t>
      </w:r>
      <w:r w:rsidR="008F1545" w:rsidRPr="00903DBA">
        <w:rPr>
          <w:highlight w:val="white"/>
        </w:rPr>
        <w:t xml:space="preserve">  </w:t>
      </w:r>
      <w:r w:rsidRPr="00903DBA">
        <w:rPr>
          <w:highlight w:val="white"/>
        </w:rPr>
        <w:t xml:space="preserve">                                       </w:t>
      </w:r>
      <w:r w:rsidR="00517768" w:rsidRPr="00903DBA">
        <w:rPr>
          <w:highlight w:val="white"/>
        </w:rPr>
        <w:t xml:space="preserve"> restSize));</w:t>
      </w:r>
    </w:p>
    <w:p w14:paraId="758D0FE7" w14:textId="25EEC6F6" w:rsidR="008F1545" w:rsidRPr="00903DBA" w:rsidRDefault="008F1545" w:rsidP="00673567">
      <w:pPr>
        <w:pStyle w:val="Code"/>
        <w:rPr>
          <w:highlight w:val="white"/>
        </w:rPr>
      </w:pPr>
      <w:r w:rsidRPr="00903DBA">
        <w:rPr>
          <w:highlight w:val="white"/>
        </w:rPr>
        <w:t xml:space="preserve">              }</w:t>
      </w:r>
    </w:p>
    <w:p w14:paraId="350794F8" w14:textId="77777777" w:rsidR="00517768" w:rsidRPr="00903DBA" w:rsidRDefault="00517768" w:rsidP="00673567">
      <w:pPr>
        <w:pStyle w:val="Code"/>
        <w:rPr>
          <w:highlight w:val="white"/>
        </w:rPr>
      </w:pPr>
      <w:r w:rsidRPr="00903DBA">
        <w:rPr>
          <w:highlight w:val="white"/>
        </w:rPr>
        <w:t xml:space="preserve">            }</w:t>
      </w:r>
    </w:p>
    <w:p w14:paraId="7EEABD37" w14:textId="77777777" w:rsidR="00517768" w:rsidRPr="00903DBA" w:rsidRDefault="00517768" w:rsidP="00673567">
      <w:pPr>
        <w:pStyle w:val="Code"/>
        <w:rPr>
          <w:highlight w:val="white"/>
        </w:rPr>
      </w:pPr>
      <w:r w:rsidRPr="00903DBA">
        <w:rPr>
          <w:highlight w:val="white"/>
        </w:rPr>
        <w:t xml:space="preserve">            break;</w:t>
      </w:r>
    </w:p>
    <w:p w14:paraId="0E69DFFE" w14:textId="7E5DCE76" w:rsidR="00517768" w:rsidRPr="00903DBA" w:rsidRDefault="00C247CC" w:rsidP="005E3D58">
      <w:pPr>
        <w:rPr>
          <w:highlight w:val="white"/>
        </w:rPr>
      </w:pPr>
      <w:r w:rsidRPr="00903DBA">
        <w:rPr>
          <w:highlight w:val="white"/>
        </w:rPr>
        <w:t xml:space="preserve">Like the auto case, </w:t>
      </w:r>
      <w:r w:rsidR="00871BCE" w:rsidRPr="00903DBA">
        <w:rPr>
          <w:highlight w:val="white"/>
        </w:rPr>
        <w:t>the initializer list size must not exceed the number of members in a struct. The initializer list must hold exactly one element in case of a union</w:t>
      </w:r>
      <w:r w:rsidR="003A173F" w:rsidRPr="00903DBA">
        <w:rPr>
          <w:highlight w:val="white"/>
        </w:rPr>
        <w:t xml:space="preserve">. </w:t>
      </w:r>
      <w:r w:rsidR="00517768" w:rsidRPr="00903DBA">
        <w:rPr>
          <w:highlight w:val="white"/>
        </w:rPr>
        <w:t xml:space="preserve">        </w:t>
      </w:r>
    </w:p>
    <w:p w14:paraId="0EC2D43D" w14:textId="77777777" w:rsidR="00517768" w:rsidRPr="00903DBA" w:rsidRDefault="00517768" w:rsidP="00673567">
      <w:pPr>
        <w:pStyle w:val="Code"/>
        <w:rPr>
          <w:highlight w:val="white"/>
        </w:rPr>
      </w:pPr>
      <w:r w:rsidRPr="00903DBA">
        <w:rPr>
          <w:highlight w:val="white"/>
        </w:rPr>
        <w:t xml:space="preserve">          case Sort.Struct:</w:t>
      </w:r>
    </w:p>
    <w:p w14:paraId="6354EE24" w14:textId="77777777" w:rsidR="00517768" w:rsidRPr="00903DBA" w:rsidRDefault="00517768" w:rsidP="00673567">
      <w:pPr>
        <w:pStyle w:val="Code"/>
        <w:rPr>
          <w:highlight w:val="white"/>
        </w:rPr>
      </w:pPr>
      <w:r w:rsidRPr="00903DBA">
        <w:rPr>
          <w:highlight w:val="white"/>
        </w:rPr>
        <w:t xml:space="preserve">          case Sort.Union: {</w:t>
      </w:r>
    </w:p>
    <w:p w14:paraId="4C40CDF1" w14:textId="2D6FBF80" w:rsidR="00517768" w:rsidRPr="00903DBA" w:rsidRDefault="007D49B1" w:rsidP="00673567">
      <w:pPr>
        <w:pStyle w:val="Code"/>
        <w:rPr>
          <w:highlight w:val="white"/>
        </w:rPr>
      </w:pPr>
      <w:r w:rsidRPr="00903DBA">
        <w:rPr>
          <w:highlight w:val="white"/>
        </w:rPr>
        <w:t xml:space="preserve">              List&lt;Symbol&gt;</w:t>
      </w:r>
      <w:r w:rsidR="00517768" w:rsidRPr="00903DBA">
        <w:rPr>
          <w:highlight w:val="white"/>
        </w:rPr>
        <w:t xml:space="preserve"> </w:t>
      </w:r>
      <w:r w:rsidRPr="00903DBA">
        <w:rPr>
          <w:highlight w:val="white"/>
        </w:rPr>
        <w:t>memberList</w:t>
      </w:r>
      <w:r w:rsidR="00517768" w:rsidRPr="00903DBA">
        <w:rPr>
          <w:highlight w:val="white"/>
        </w:rPr>
        <w:t xml:space="preserve"> = toType.</w:t>
      </w:r>
      <w:r w:rsidRPr="00903DBA">
        <w:rPr>
          <w:highlight w:val="white"/>
        </w:rPr>
        <w:t>MemberList</w:t>
      </w:r>
      <w:r w:rsidR="00517768" w:rsidRPr="00903DBA">
        <w:rPr>
          <w:highlight w:val="white"/>
        </w:rPr>
        <w:t>;</w:t>
      </w:r>
    </w:p>
    <w:p w14:paraId="09D79284" w14:textId="77777777" w:rsidR="005F341E" w:rsidRPr="00903DBA" w:rsidRDefault="00517768" w:rsidP="00673567">
      <w:pPr>
        <w:pStyle w:val="Code"/>
        <w:rPr>
          <w:highlight w:val="white"/>
        </w:rPr>
      </w:pPr>
      <w:r w:rsidRPr="00903DBA">
        <w:rPr>
          <w:highlight w:val="white"/>
        </w:rPr>
        <w:t xml:space="preserve">              Assert.Error((toType.IsStruct() &amp;&amp;</w:t>
      </w:r>
    </w:p>
    <w:p w14:paraId="6D2981D8" w14:textId="026C6F4C" w:rsidR="00517768" w:rsidRPr="00903DBA" w:rsidRDefault="005F341E" w:rsidP="00673567">
      <w:pPr>
        <w:pStyle w:val="Code"/>
        <w:rPr>
          <w:highlight w:val="white"/>
        </w:rPr>
      </w:pPr>
      <w:r w:rsidRPr="00903DBA">
        <w:rPr>
          <w:highlight w:val="white"/>
        </w:rPr>
        <w:t xml:space="preserve">                          </w:t>
      </w:r>
      <w:r w:rsidR="00517768" w:rsidRPr="00903DBA">
        <w:rPr>
          <w:highlight w:val="white"/>
        </w:rPr>
        <w:t xml:space="preserve"> (fromList.Count &lt;= </w:t>
      </w:r>
      <w:r w:rsidR="007D49B1" w:rsidRPr="00903DBA">
        <w:rPr>
          <w:highlight w:val="white"/>
        </w:rPr>
        <w:t>memberList</w:t>
      </w:r>
      <w:r w:rsidR="00517768" w:rsidRPr="00903DBA">
        <w:rPr>
          <w:highlight w:val="white"/>
        </w:rPr>
        <w:t>.Count)) ||</w:t>
      </w:r>
    </w:p>
    <w:p w14:paraId="6C673FDD" w14:textId="77777777" w:rsidR="00517768" w:rsidRPr="00903DBA" w:rsidRDefault="00517768" w:rsidP="00673567">
      <w:pPr>
        <w:pStyle w:val="Code"/>
        <w:rPr>
          <w:highlight w:val="white"/>
        </w:rPr>
      </w:pPr>
      <w:r w:rsidRPr="00903DBA">
        <w:rPr>
          <w:highlight w:val="white"/>
        </w:rPr>
        <w:t xml:space="preserve">                           (toType.IsUnion() &amp;&amp; (fromList.Count == 1)),</w:t>
      </w:r>
    </w:p>
    <w:p w14:paraId="5009FFFD" w14:textId="77777777" w:rsidR="00517768" w:rsidRPr="00903DBA" w:rsidRDefault="00517768" w:rsidP="00673567">
      <w:pPr>
        <w:pStyle w:val="Code"/>
        <w:rPr>
          <w:highlight w:val="white"/>
        </w:rPr>
      </w:pPr>
      <w:r w:rsidRPr="00903DBA">
        <w:rPr>
          <w:highlight w:val="white"/>
        </w:rPr>
        <w:t xml:space="preserve">                           toType, Message.Too_many_initializers);</w:t>
      </w:r>
    </w:p>
    <w:p w14:paraId="2AAE6CBF" w14:textId="4ECB56EA" w:rsidR="00517768" w:rsidRPr="00903DBA" w:rsidRDefault="0040348D" w:rsidP="00A72459">
      <w:pPr>
        <w:rPr>
          <w:highlight w:val="white"/>
        </w:rPr>
      </w:pPr>
      <w:r w:rsidRPr="00903DBA">
        <w:rPr>
          <w:highlight w:val="white"/>
        </w:rPr>
        <w:t xml:space="preserve">Like the auto case, we iterate </w:t>
      </w:r>
      <w:r w:rsidR="00A72459" w:rsidRPr="00903DBA">
        <w:rPr>
          <w:highlight w:val="white"/>
        </w:rPr>
        <w:t>through the ini</w:t>
      </w:r>
      <w:r w:rsidR="006F330B" w:rsidRPr="00903DBA">
        <w:rPr>
          <w:highlight w:val="white"/>
        </w:rPr>
        <w:t>tia</w:t>
      </w:r>
      <w:r w:rsidR="00A72459" w:rsidRPr="00903DBA">
        <w:rPr>
          <w:highlight w:val="white"/>
        </w:rPr>
        <w:t xml:space="preserve">lization list and call </w:t>
      </w:r>
      <w:r w:rsidR="00A72459" w:rsidRPr="00903DBA">
        <w:rPr>
          <w:rStyle w:val="KeyWord0"/>
          <w:highlight w:val="white"/>
        </w:rPr>
        <w:t>GenerateStatic</w:t>
      </w:r>
      <w:r w:rsidR="00A72459" w:rsidRPr="00903DBA">
        <w:rPr>
          <w:highlight w:val="white"/>
        </w:rPr>
        <w:t xml:space="preserve"> </w:t>
      </w:r>
      <w:r w:rsidR="006F330B" w:rsidRPr="00903DBA">
        <w:rPr>
          <w:highlight w:val="white"/>
        </w:rPr>
        <w:t>recursively</w:t>
      </w:r>
      <w:r w:rsidR="00A72459" w:rsidRPr="00903DBA">
        <w:rPr>
          <w:highlight w:val="white"/>
        </w:rPr>
        <w:t xml:space="preserve"> for each element in the list.</w:t>
      </w:r>
      <w:r w:rsidR="00ED00DF" w:rsidRPr="00903DBA">
        <w:rPr>
          <w:highlight w:val="white"/>
        </w:rPr>
        <w:t xml:space="preserve"> However, in the static case we must sum the size of the </w:t>
      </w:r>
      <w:r w:rsidR="000C5C3E" w:rsidRPr="00903DBA">
        <w:rPr>
          <w:highlight w:val="white"/>
        </w:rPr>
        <w:t>initializer list</w:t>
      </w:r>
      <w:r w:rsidR="00BA6140" w:rsidRPr="00903DBA">
        <w:rPr>
          <w:highlight w:val="white"/>
        </w:rPr>
        <w:t xml:space="preserve"> in order to add zero</w:t>
      </w:r>
      <w:r w:rsidR="00FE2F4F" w:rsidRPr="00903DBA">
        <w:rPr>
          <w:highlight w:val="white"/>
        </w:rPr>
        <w:t>-bytes if the list does not cover the struct or union.</w:t>
      </w:r>
    </w:p>
    <w:p w14:paraId="008E9B14" w14:textId="77777777" w:rsidR="00517768" w:rsidRPr="00903DBA" w:rsidRDefault="00517768" w:rsidP="00673567">
      <w:pPr>
        <w:pStyle w:val="Code"/>
        <w:rPr>
          <w:highlight w:val="white"/>
        </w:rPr>
      </w:pPr>
      <w:r w:rsidRPr="00903DBA">
        <w:rPr>
          <w:highlight w:val="white"/>
        </w:rPr>
        <w:t xml:space="preserve">              int size = 0;</w:t>
      </w:r>
    </w:p>
    <w:p w14:paraId="79E010E0" w14:textId="4C3F4F9E" w:rsidR="00517768" w:rsidRPr="00903DBA" w:rsidRDefault="00517768" w:rsidP="00673567">
      <w:pPr>
        <w:pStyle w:val="Code"/>
        <w:rPr>
          <w:highlight w:val="white"/>
        </w:rPr>
      </w:pPr>
      <w:r w:rsidRPr="00903DBA">
        <w:rPr>
          <w:highlight w:val="white"/>
        </w:rPr>
        <w:t xml:space="preserve">              IEnumerator&lt;Symbol&gt; enumerator =</w:t>
      </w:r>
      <w:r w:rsidR="007D49B1" w:rsidRPr="00903DBA">
        <w:rPr>
          <w:highlight w:val="white"/>
        </w:rPr>
        <w:t xml:space="preserve"> memberList</w:t>
      </w:r>
      <w:r w:rsidRPr="00903DBA">
        <w:rPr>
          <w:highlight w:val="white"/>
        </w:rPr>
        <w:t>.GetEnumerator();</w:t>
      </w:r>
    </w:p>
    <w:p w14:paraId="23F44D93" w14:textId="77777777" w:rsidR="00517768" w:rsidRPr="00903DBA" w:rsidRDefault="00517768" w:rsidP="00673567">
      <w:pPr>
        <w:pStyle w:val="Code"/>
        <w:rPr>
          <w:highlight w:val="white"/>
        </w:rPr>
      </w:pPr>
      <w:r w:rsidRPr="00903DBA">
        <w:rPr>
          <w:highlight w:val="white"/>
        </w:rPr>
        <w:t xml:space="preserve">              foreach (object fromInitializor in fromList) {</w:t>
      </w:r>
    </w:p>
    <w:p w14:paraId="6E50CA81" w14:textId="77777777" w:rsidR="00517768" w:rsidRPr="00903DBA" w:rsidRDefault="00517768" w:rsidP="00673567">
      <w:pPr>
        <w:pStyle w:val="Code"/>
        <w:rPr>
          <w:highlight w:val="white"/>
        </w:rPr>
      </w:pPr>
      <w:r w:rsidRPr="00903DBA">
        <w:rPr>
          <w:highlight w:val="white"/>
        </w:rPr>
        <w:t xml:space="preserve">                enumerator.MoveNext();</w:t>
      </w:r>
    </w:p>
    <w:p w14:paraId="2C75A95B" w14:textId="77777777" w:rsidR="00517768" w:rsidRPr="00903DBA" w:rsidRDefault="00517768" w:rsidP="00673567">
      <w:pPr>
        <w:pStyle w:val="Code"/>
        <w:rPr>
          <w:highlight w:val="white"/>
        </w:rPr>
      </w:pPr>
      <w:r w:rsidRPr="00903DBA">
        <w:rPr>
          <w:highlight w:val="white"/>
        </w:rPr>
        <w:t xml:space="preserve">                Symbol memberSymbol = enumerator.Current;</w:t>
      </w:r>
    </w:p>
    <w:p w14:paraId="38EED084" w14:textId="76E3466E"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.AddRange(GenerateStatic(memberSymbol.Type,</w:t>
      </w:r>
    </w:p>
    <w:p w14:paraId="3CC2243B" w14:textId="5330EE37" w:rsidR="00517768" w:rsidRPr="00903DBA" w:rsidRDefault="00517768" w:rsidP="00673567">
      <w:pPr>
        <w:pStyle w:val="Code"/>
        <w:rPr>
          <w:highlight w:val="white"/>
        </w:rPr>
      </w:pPr>
      <w:r w:rsidRPr="00903DBA">
        <w:rPr>
          <w:highlight w:val="white"/>
        </w:rPr>
        <w:t xml:space="preserve">                                 </w:t>
      </w:r>
      <w:r w:rsidR="0029586B" w:rsidRPr="00903DBA">
        <w:rPr>
          <w:highlight w:val="white"/>
        </w:rPr>
        <w:t xml:space="preserve">               </w:t>
      </w:r>
      <w:r w:rsidRPr="00903DBA">
        <w:rPr>
          <w:highlight w:val="white"/>
        </w:rPr>
        <w:t xml:space="preserve"> fromInitializor));</w:t>
      </w:r>
    </w:p>
    <w:p w14:paraId="7EF4C1D3" w14:textId="77777777" w:rsidR="00517768" w:rsidRPr="00903DBA" w:rsidRDefault="00517768" w:rsidP="00673567">
      <w:pPr>
        <w:pStyle w:val="Code"/>
        <w:rPr>
          <w:highlight w:val="white"/>
        </w:rPr>
      </w:pPr>
      <w:r w:rsidRPr="00903DBA">
        <w:rPr>
          <w:highlight w:val="white"/>
        </w:rPr>
        <w:t xml:space="preserve">                size += memberSymbol.Type.Size();</w:t>
      </w:r>
    </w:p>
    <w:p w14:paraId="0EBCA60E" w14:textId="77777777" w:rsidR="00517768" w:rsidRPr="00903DBA" w:rsidRDefault="00517768" w:rsidP="00673567">
      <w:pPr>
        <w:pStyle w:val="Code"/>
        <w:rPr>
          <w:highlight w:val="white"/>
        </w:rPr>
      </w:pPr>
      <w:r w:rsidRPr="00903DBA">
        <w:rPr>
          <w:highlight w:val="white"/>
        </w:rPr>
        <w:t xml:space="preserve">              }</w:t>
      </w:r>
    </w:p>
    <w:p w14:paraId="763B17DC" w14:textId="77777777" w:rsidR="00517768" w:rsidRPr="00903DBA" w:rsidRDefault="00517768" w:rsidP="00673567">
      <w:pPr>
        <w:pStyle w:val="Code"/>
        <w:rPr>
          <w:highlight w:val="white"/>
        </w:rPr>
      </w:pPr>
    </w:p>
    <w:p w14:paraId="540F5CA4" w14:textId="77777777" w:rsidR="00517768" w:rsidRPr="00903DBA" w:rsidRDefault="00517768" w:rsidP="00673567">
      <w:pPr>
        <w:pStyle w:val="Code"/>
        <w:rPr>
          <w:highlight w:val="white"/>
        </w:rPr>
      </w:pPr>
      <w:r w:rsidRPr="00903DBA">
        <w:rPr>
          <w:highlight w:val="white"/>
        </w:rPr>
        <w:lastRenderedPageBreak/>
        <w:t xml:space="preserve">              int restSize = toType.Size() - size;</w:t>
      </w:r>
    </w:p>
    <w:p w14:paraId="2DAE12A0" w14:textId="77777777" w:rsidR="00C505DE" w:rsidRPr="00903DBA" w:rsidRDefault="00C505DE" w:rsidP="00C505DE">
      <w:pPr>
        <w:pStyle w:val="Code"/>
        <w:rPr>
          <w:highlight w:val="white"/>
        </w:rPr>
      </w:pPr>
      <w:r w:rsidRPr="00903DBA">
        <w:rPr>
          <w:highlight w:val="white"/>
        </w:rPr>
        <w:t xml:space="preserve">              if (restSize &gt; 0) {</w:t>
      </w:r>
    </w:p>
    <w:p w14:paraId="0A0D42C5" w14:textId="77777777" w:rsidR="00C505DE" w:rsidRPr="00903DBA" w:rsidRDefault="00C505DE" w:rsidP="00C505DE">
      <w:pPr>
        <w:pStyle w:val="Code"/>
        <w:rPr>
          <w:highlight w:val="white"/>
        </w:rPr>
      </w:pPr>
      <w:r w:rsidRPr="00903DBA">
        <w:rPr>
          <w:highlight w:val="white"/>
        </w:rPr>
        <w:t xml:space="preserve">                codeList.Add(new MiddleCode(MiddleOperator.InitializerZero,</w:t>
      </w:r>
    </w:p>
    <w:p w14:paraId="39C72D59" w14:textId="77777777" w:rsidR="00C505DE" w:rsidRPr="00903DBA" w:rsidRDefault="00C505DE" w:rsidP="00C505DE">
      <w:pPr>
        <w:pStyle w:val="Code"/>
        <w:rPr>
          <w:highlight w:val="white"/>
        </w:rPr>
      </w:pPr>
      <w:r w:rsidRPr="00903DBA">
        <w:rPr>
          <w:highlight w:val="white"/>
        </w:rPr>
        <w:t xml:space="preserve">                                            restSize));</w:t>
      </w:r>
    </w:p>
    <w:p w14:paraId="29238880" w14:textId="77777777" w:rsidR="00C505DE" w:rsidRPr="00903DBA" w:rsidRDefault="00C505DE" w:rsidP="00C505DE">
      <w:pPr>
        <w:pStyle w:val="Code"/>
        <w:rPr>
          <w:highlight w:val="white"/>
        </w:rPr>
      </w:pPr>
      <w:r w:rsidRPr="00903DBA">
        <w:rPr>
          <w:highlight w:val="white"/>
        </w:rPr>
        <w:t xml:space="preserve">              }</w:t>
      </w:r>
    </w:p>
    <w:p w14:paraId="763378E8" w14:textId="77777777" w:rsidR="00517768" w:rsidRPr="00903DBA" w:rsidRDefault="00517768" w:rsidP="00673567">
      <w:pPr>
        <w:pStyle w:val="Code"/>
        <w:rPr>
          <w:highlight w:val="white"/>
        </w:rPr>
      </w:pPr>
      <w:r w:rsidRPr="00903DBA">
        <w:rPr>
          <w:highlight w:val="white"/>
        </w:rPr>
        <w:t xml:space="preserve">            }</w:t>
      </w:r>
    </w:p>
    <w:p w14:paraId="2FB243D6" w14:textId="77777777" w:rsidR="00517768" w:rsidRPr="00903DBA" w:rsidRDefault="00517768" w:rsidP="00673567">
      <w:pPr>
        <w:pStyle w:val="Code"/>
        <w:rPr>
          <w:highlight w:val="white"/>
        </w:rPr>
      </w:pPr>
      <w:r w:rsidRPr="00903DBA">
        <w:rPr>
          <w:highlight w:val="white"/>
        </w:rPr>
        <w:t xml:space="preserve">            break;</w:t>
      </w:r>
    </w:p>
    <w:p w14:paraId="64E12B0D" w14:textId="77777777" w:rsidR="00517768" w:rsidRPr="00903DBA" w:rsidRDefault="00517768" w:rsidP="00673567">
      <w:pPr>
        <w:pStyle w:val="Code"/>
        <w:rPr>
          <w:highlight w:val="white"/>
        </w:rPr>
      </w:pPr>
      <w:r w:rsidRPr="00903DBA">
        <w:rPr>
          <w:highlight w:val="white"/>
        </w:rPr>
        <w:t xml:space="preserve">        }</w:t>
      </w:r>
    </w:p>
    <w:p w14:paraId="2D3D8869" w14:textId="77777777" w:rsidR="00517768" w:rsidRPr="00903DBA" w:rsidRDefault="00517768" w:rsidP="00673567">
      <w:pPr>
        <w:pStyle w:val="Code"/>
        <w:rPr>
          <w:highlight w:val="white"/>
        </w:rPr>
      </w:pPr>
      <w:r w:rsidRPr="00903DBA">
        <w:rPr>
          <w:highlight w:val="white"/>
        </w:rPr>
        <w:t xml:space="preserve">      }</w:t>
      </w:r>
    </w:p>
    <w:p w14:paraId="2CA6F332" w14:textId="77777777" w:rsidR="00517768" w:rsidRPr="00903DBA" w:rsidRDefault="00517768" w:rsidP="00673567">
      <w:pPr>
        <w:pStyle w:val="Code"/>
        <w:rPr>
          <w:highlight w:val="white"/>
        </w:rPr>
      </w:pPr>
    </w:p>
    <w:p w14:paraId="1BCC90D8" w14:textId="75D33EE1" w:rsidR="00517768" w:rsidRPr="00903DBA" w:rsidRDefault="00517768" w:rsidP="00673567">
      <w:pPr>
        <w:pStyle w:val="Code"/>
        <w:rPr>
          <w:highlight w:val="white"/>
        </w:rPr>
      </w:pPr>
      <w:r w:rsidRPr="00903DBA">
        <w:rPr>
          <w:highlight w:val="white"/>
        </w:rPr>
        <w:t xml:space="preserve">      return </w:t>
      </w:r>
      <w:r w:rsidR="005F341E" w:rsidRPr="00903DBA">
        <w:rPr>
          <w:highlight w:val="white"/>
        </w:rPr>
        <w:t>codeList</w:t>
      </w:r>
      <w:r w:rsidRPr="00903DBA">
        <w:rPr>
          <w:highlight w:val="white"/>
        </w:rPr>
        <w:t>;</w:t>
      </w:r>
    </w:p>
    <w:p w14:paraId="11DD737B" w14:textId="77777777" w:rsidR="00517768" w:rsidRPr="00903DBA" w:rsidRDefault="00517768" w:rsidP="00673567">
      <w:pPr>
        <w:pStyle w:val="Code"/>
        <w:rPr>
          <w:highlight w:val="white"/>
        </w:rPr>
      </w:pPr>
      <w:r w:rsidRPr="00903DBA">
        <w:rPr>
          <w:highlight w:val="white"/>
        </w:rPr>
        <w:t xml:space="preserve">    }</w:t>
      </w:r>
    </w:p>
    <w:p w14:paraId="77A3F452" w14:textId="77777777" w:rsidR="00517768" w:rsidRPr="00903DBA" w:rsidRDefault="00517768" w:rsidP="00673567">
      <w:pPr>
        <w:pStyle w:val="Code"/>
        <w:rPr>
          <w:highlight w:val="white"/>
        </w:rPr>
      </w:pPr>
      <w:r w:rsidRPr="00903DBA">
        <w:rPr>
          <w:highlight w:val="white"/>
        </w:rPr>
        <w:t xml:space="preserve">  }</w:t>
      </w:r>
    </w:p>
    <w:p w14:paraId="67E0E84B" w14:textId="05F855CE" w:rsidR="00517768" w:rsidRPr="00903DBA" w:rsidRDefault="00517768" w:rsidP="00673567">
      <w:pPr>
        <w:pStyle w:val="Code"/>
        <w:rPr>
          <w:highlight w:val="white"/>
        </w:rPr>
      </w:pPr>
      <w:r w:rsidRPr="00903DBA">
        <w:rPr>
          <w:highlight w:val="white"/>
        </w:rPr>
        <w:t>}</w:t>
      </w:r>
    </w:p>
    <w:p w14:paraId="230060CE" w14:textId="5910FBB1" w:rsidR="00607A44" w:rsidRPr="00903DBA" w:rsidRDefault="00607A44" w:rsidP="00BF21D4">
      <w:pPr>
        <w:pStyle w:val="Rubrik3"/>
        <w:rPr>
          <w:highlight w:val="white"/>
        </w:rPr>
      </w:pPr>
      <w:bookmarkStart w:id="414" w:name="_Toc57656056"/>
      <w:r w:rsidRPr="00903DBA">
        <w:rPr>
          <w:rStyle w:val="KeyWord0"/>
          <w:b/>
          <w:bCs/>
          <w:highlight w:val="white"/>
        </w:rPr>
        <w:t>Modify Initializer</w:t>
      </w:r>
      <w:bookmarkEnd w:id="414"/>
    </w:p>
    <w:p w14:paraId="5D390C88" w14:textId="645073A6" w:rsidR="00905979" w:rsidRPr="00903DBA" w:rsidRDefault="00BC2B71" w:rsidP="00BC2B71">
      <w:r w:rsidRPr="00903DBA">
        <w:rPr>
          <w:highlight w:val="white"/>
        </w:rPr>
        <w:t xml:space="preserve">The </w:t>
      </w:r>
      <w:r w:rsidRPr="00903DBA">
        <w:rPr>
          <w:rStyle w:val="KeyWord0"/>
          <w:highlight w:val="white"/>
        </w:rPr>
        <w:t>ModifyInitializer</w:t>
      </w:r>
      <w:r w:rsidRPr="00903DBA">
        <w:t xml:space="preserve"> class </w:t>
      </w:r>
      <w:r w:rsidR="00905979" w:rsidRPr="00903DBA">
        <w:t xml:space="preserve">changes an </w:t>
      </w:r>
      <w:r w:rsidR="006F330B" w:rsidRPr="00903DBA">
        <w:t>initialization</w:t>
      </w:r>
      <w:r w:rsidR="00905979" w:rsidRPr="00903DBA">
        <w:t xml:space="preserve"> list into the form of the defined type. For instance: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905979" w:rsidRPr="00903DBA">
        <w:t xml:space="preserve"> </w:t>
      </w:r>
      <w:r w:rsidR="00905979" w:rsidRPr="00903DBA">
        <w:rPr>
          <w:rStyle w:val="KeyWord0"/>
        </w:rPr>
        <w:t>3,</w:t>
      </w:r>
      <w:r w:rsidR="00905979" w:rsidRPr="00903DBA">
        <w:t xml:space="preserve"> </w:t>
      </w:r>
      <w:r w:rsidR="00905979" w:rsidRPr="00903DBA">
        <w:rPr>
          <w:rStyle w:val="KeyWord0"/>
        </w:rPr>
        <w:t>4,</w:t>
      </w:r>
      <w:r w:rsidR="00905979" w:rsidRPr="00903DBA">
        <w:t xml:space="preserve"> </w:t>
      </w:r>
      <w:r w:rsidR="00905979" w:rsidRPr="00903DBA">
        <w:rPr>
          <w:rStyle w:val="KeyWord0"/>
        </w:rPr>
        <w:t>5,</w:t>
      </w:r>
      <w:r w:rsidR="00905979" w:rsidRPr="00903DBA">
        <w:t xml:space="preserve"> </w:t>
      </w:r>
      <w:r w:rsidR="00905979" w:rsidRPr="00903DBA">
        <w:rPr>
          <w:rStyle w:val="KeyWord0"/>
        </w:rPr>
        <w:t>6}</w:t>
      </w:r>
      <w:r w:rsidR="00905979" w:rsidRPr="00903DBA">
        <w:t xml:space="preserve"> is changed to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3,</w:t>
      </w:r>
      <w:r w:rsidR="00905979" w:rsidRPr="00903DBA">
        <w:t xml:space="preserve"> </w:t>
      </w:r>
      <w:r w:rsidR="00905979" w:rsidRPr="00903DBA">
        <w:rPr>
          <w:rStyle w:val="KeyWord0"/>
        </w:rPr>
        <w:t>4</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5,</w:t>
      </w:r>
      <w:r w:rsidR="00905979" w:rsidRPr="00903DBA">
        <w:t xml:space="preserve"> </w:t>
      </w:r>
      <w:r w:rsidR="00905979" w:rsidRPr="00903DBA">
        <w:rPr>
          <w:rStyle w:val="KeyWord0"/>
        </w:rPr>
        <w:t>6</w:t>
      </w:r>
      <w:r w:rsidR="00513297" w:rsidRPr="00903DBA">
        <w:rPr>
          <w:rStyle w:val="KeyWord0"/>
        </w:rPr>
        <w:t>}}</w:t>
      </w:r>
      <w:r w:rsidR="004E62C3" w:rsidRPr="00903DBA">
        <w:t>.</w:t>
      </w:r>
    </w:p>
    <w:p w14:paraId="6B72D4A8" w14:textId="46F218F5" w:rsidR="00C51B49" w:rsidRPr="00903DBA" w:rsidRDefault="00C51B49" w:rsidP="006C2C63">
      <w:pPr>
        <w:pStyle w:val="CodeHeader"/>
      </w:pPr>
      <w:r w:rsidRPr="00903DBA">
        <w:rPr>
          <w:highlight w:val="white"/>
        </w:rPr>
        <w:t>Modify</w:t>
      </w:r>
      <w:r w:rsidR="002F35C1" w:rsidRPr="00903DBA">
        <w:rPr>
          <w:highlight w:val="white"/>
        </w:rPr>
        <w:t>Initializer</w:t>
      </w:r>
      <w:r w:rsidRPr="00903DBA">
        <w:t>.cs</w:t>
      </w:r>
    </w:p>
    <w:p w14:paraId="25754190" w14:textId="77777777" w:rsidR="00517768" w:rsidRPr="00903DBA" w:rsidRDefault="00517768" w:rsidP="00083493">
      <w:pPr>
        <w:pStyle w:val="Code"/>
        <w:rPr>
          <w:highlight w:val="white"/>
        </w:rPr>
      </w:pPr>
      <w:r w:rsidRPr="00903DBA">
        <w:rPr>
          <w:highlight w:val="white"/>
        </w:rPr>
        <w:t>using System;</w:t>
      </w:r>
    </w:p>
    <w:p w14:paraId="1E60F32D" w14:textId="77777777" w:rsidR="00517768" w:rsidRPr="00903DBA" w:rsidRDefault="00517768" w:rsidP="00083493">
      <w:pPr>
        <w:pStyle w:val="Code"/>
        <w:rPr>
          <w:highlight w:val="white"/>
        </w:rPr>
      </w:pPr>
      <w:r w:rsidRPr="00903DBA">
        <w:rPr>
          <w:highlight w:val="white"/>
        </w:rPr>
        <w:t>using System.IO;</w:t>
      </w:r>
    </w:p>
    <w:p w14:paraId="1256BC7C" w14:textId="77777777" w:rsidR="00517768" w:rsidRPr="00903DBA" w:rsidRDefault="00517768" w:rsidP="00083493">
      <w:pPr>
        <w:pStyle w:val="Code"/>
        <w:rPr>
          <w:highlight w:val="white"/>
        </w:rPr>
      </w:pPr>
      <w:r w:rsidRPr="00903DBA">
        <w:rPr>
          <w:highlight w:val="white"/>
        </w:rPr>
        <w:t>using System.Collections.Generic;</w:t>
      </w:r>
    </w:p>
    <w:p w14:paraId="2489AA7B" w14:textId="77777777" w:rsidR="00517768" w:rsidRPr="00903DBA" w:rsidRDefault="00517768" w:rsidP="00083493">
      <w:pPr>
        <w:pStyle w:val="Code"/>
        <w:rPr>
          <w:highlight w:val="white"/>
        </w:rPr>
      </w:pPr>
    </w:p>
    <w:p w14:paraId="505DE475" w14:textId="77777777" w:rsidR="00517768" w:rsidRPr="00903DBA" w:rsidRDefault="00517768" w:rsidP="00083493">
      <w:pPr>
        <w:pStyle w:val="Code"/>
        <w:rPr>
          <w:highlight w:val="white"/>
        </w:rPr>
      </w:pPr>
      <w:r w:rsidRPr="00903DBA">
        <w:rPr>
          <w:highlight w:val="white"/>
        </w:rPr>
        <w:t>namespace CCompiler {</w:t>
      </w:r>
    </w:p>
    <w:p w14:paraId="3D124A0D" w14:textId="77777777" w:rsidR="00517768" w:rsidRPr="00903DBA" w:rsidRDefault="00517768" w:rsidP="00083493">
      <w:pPr>
        <w:pStyle w:val="Code"/>
        <w:rPr>
          <w:highlight w:val="white"/>
        </w:rPr>
      </w:pPr>
      <w:r w:rsidRPr="00903DBA">
        <w:rPr>
          <w:highlight w:val="white"/>
        </w:rPr>
        <w:t xml:space="preserve">  class ModifyInitializer {</w:t>
      </w:r>
    </w:p>
    <w:p w14:paraId="01AF9DA2" w14:textId="7D99BAAC" w:rsidR="00517768" w:rsidRPr="00903DBA" w:rsidRDefault="00517768" w:rsidP="00083493">
      <w:pPr>
        <w:pStyle w:val="Code"/>
        <w:rPr>
          <w:highlight w:val="white"/>
        </w:rPr>
      </w:pPr>
      <w:r w:rsidRPr="00903DBA">
        <w:rPr>
          <w:highlight w:val="white"/>
        </w:rPr>
        <w:t xml:space="preserve">    public static List&lt;object&gt; ModifyArray(Type type, List&lt;object&gt; list) {</w:t>
      </w:r>
    </w:p>
    <w:p w14:paraId="73022A3B" w14:textId="5AE01E3E" w:rsidR="00854C94" w:rsidRPr="00903DBA" w:rsidRDefault="00210936" w:rsidP="00F80000">
      <w:pPr>
        <w:rPr>
          <w:rStyle w:val="KeyWord0"/>
          <w:highlight w:val="white"/>
        </w:rPr>
      </w:pPr>
      <w:r w:rsidRPr="00903DBA">
        <w:rPr>
          <w:highlight w:val="white"/>
        </w:rPr>
        <w:t>First</w:t>
      </w:r>
      <w:r w:rsidR="00DD2AF2" w:rsidRPr="00903DBA">
        <w:rPr>
          <w:highlight w:val="white"/>
        </w:rPr>
        <w:t>,</w:t>
      </w:r>
      <w:r w:rsidRPr="00903DBA">
        <w:rPr>
          <w:highlight w:val="white"/>
        </w:rPr>
        <w:t xml:space="preserve"> we define the dimension</w:t>
      </w:r>
      <w:r w:rsidR="00DD2AF2" w:rsidRPr="00903DBA">
        <w:rPr>
          <w:highlight w:val="white"/>
        </w:rPr>
        <w:t>-</w:t>
      </w:r>
      <w:r w:rsidRPr="00903DBA">
        <w:rPr>
          <w:highlight w:val="white"/>
        </w:rPr>
        <w:t>to</w:t>
      </w:r>
      <w:r w:rsidR="00DD2AF2" w:rsidRPr="00903DBA">
        <w:rPr>
          <w:highlight w:val="white"/>
        </w:rPr>
        <w:t>-</w:t>
      </w:r>
      <w:r w:rsidRPr="00903DBA">
        <w:rPr>
          <w:highlight w:val="white"/>
        </w:rPr>
        <w:t xml:space="preserve">size map; that is, </w:t>
      </w:r>
      <w:r w:rsidR="00DD2AF2" w:rsidRPr="00903DBA">
        <w:rPr>
          <w:highlight w:val="white"/>
        </w:rPr>
        <w:t>each dimension in the defined array</w:t>
      </w:r>
      <w:r w:rsidR="001A07EF" w:rsidRPr="00903DBA">
        <w:rPr>
          <w:highlight w:val="white"/>
        </w:rPr>
        <w:t xml:space="preserve"> is assigned an</w:t>
      </w:r>
      <w:r w:rsidR="00DD2AF2" w:rsidRPr="00903DBA">
        <w:rPr>
          <w:highlight w:val="white"/>
        </w:rPr>
        <w:t xml:space="preserve"> array size. For instance,</w:t>
      </w:r>
      <w:r w:rsidR="008C0698" w:rsidRPr="00903DBA">
        <w:rPr>
          <w:highlight w:val="white"/>
        </w:rPr>
        <w:t xml:space="preserve"> in</w:t>
      </w:r>
      <w:r w:rsidR="00DD2AF2" w:rsidRPr="00903DBA">
        <w:rPr>
          <w:highlight w:val="white"/>
        </w:rPr>
        <w:t xml:space="preserve"> </w:t>
      </w:r>
      <w:r w:rsidR="00DD2AF2" w:rsidRPr="00903DBA">
        <w:rPr>
          <w:rStyle w:val="KeyWord0"/>
          <w:highlight w:val="white"/>
        </w:rPr>
        <w:t>int</w:t>
      </w:r>
      <w:r w:rsidR="00DD2AF2" w:rsidRPr="00903DBA">
        <w:rPr>
          <w:highlight w:val="white"/>
        </w:rPr>
        <w:t xml:space="preserve"> </w:t>
      </w:r>
      <w:r w:rsidR="00DD2AF2" w:rsidRPr="00903DBA">
        <w:rPr>
          <w:rStyle w:val="KeyWord0"/>
          <w:highlight w:val="white"/>
        </w:rPr>
        <w:t>[2][3][4]</w:t>
      </w:r>
      <w:r w:rsidR="00BE69B1" w:rsidRPr="00903DBA">
        <w:rPr>
          <w:highlight w:val="white"/>
        </w:rPr>
        <w:t xml:space="preserve"> </w:t>
      </w:r>
      <w:r w:rsidR="008C0698" w:rsidRPr="00903DBA">
        <w:rPr>
          <w:highlight w:val="white"/>
        </w:rPr>
        <w:t xml:space="preserve">dimension 1 has size 4, </w:t>
      </w:r>
      <w:r w:rsidR="00854C94" w:rsidRPr="00903DBA">
        <w:rPr>
          <w:highlight w:val="white"/>
        </w:rPr>
        <w:t xml:space="preserve">dimension 2 has size 3, and dimension 3 has size 2. Dimension zero refers to the final array type, and its size is always zero. In </w:t>
      </w:r>
      <w:r w:rsidR="00854C94" w:rsidRPr="00903DBA">
        <w:rPr>
          <w:rStyle w:val="KeyWord0"/>
          <w:highlight w:val="white"/>
        </w:rPr>
        <w:t>int</w:t>
      </w:r>
      <w:r w:rsidR="00854C94" w:rsidRPr="00903DBA">
        <w:rPr>
          <w:highlight w:val="white"/>
        </w:rPr>
        <w:t xml:space="preserve"> </w:t>
      </w:r>
      <w:r w:rsidR="00854C94" w:rsidRPr="00903DBA">
        <w:rPr>
          <w:rStyle w:val="KeyWord0"/>
          <w:highlight w:val="white"/>
        </w:rPr>
        <w:t>[][3][4]</w:t>
      </w:r>
      <w:r w:rsidR="00F80000" w:rsidRPr="00903DBA">
        <w:rPr>
          <w:highlight w:val="white"/>
        </w:rPr>
        <w:t>, dimension 3 is undefined</w:t>
      </w:r>
      <w:r w:rsidR="00CE0478" w:rsidRPr="00903DBA">
        <w:rPr>
          <w:highlight w:val="white"/>
        </w:rPr>
        <w:t xml:space="preserve"> and set to zero</w:t>
      </w:r>
      <w:r w:rsidR="00F80000" w:rsidRPr="00903DBA">
        <w:rPr>
          <w:highlight w:val="white"/>
        </w:rPr>
        <w:t>, but that does not matter since we do not exam the hig</w:t>
      </w:r>
      <w:r w:rsidR="00EF3A31" w:rsidRPr="00903DBA">
        <w:rPr>
          <w:highlight w:val="white"/>
        </w:rPr>
        <w:t>h</w:t>
      </w:r>
      <w:r w:rsidR="00F80000" w:rsidRPr="00903DBA">
        <w:rPr>
          <w:highlight w:val="white"/>
        </w:rPr>
        <w:t>est dimension.</w:t>
      </w:r>
    </w:p>
    <w:p w14:paraId="493EF936" w14:textId="77777777" w:rsidR="00517768" w:rsidRPr="00903DBA" w:rsidRDefault="00517768" w:rsidP="00083493">
      <w:pPr>
        <w:pStyle w:val="Code"/>
        <w:rPr>
          <w:highlight w:val="white"/>
        </w:rPr>
      </w:pPr>
      <w:r w:rsidRPr="00903DBA">
        <w:rPr>
          <w:highlight w:val="white"/>
        </w:rPr>
        <w:t xml:space="preserve">      IDictionary&lt;int,int&gt; dimensionToSizeMap = new Dictionary&lt;int,int&gt;();</w:t>
      </w:r>
    </w:p>
    <w:p w14:paraId="0FEB70A7" w14:textId="230D4E65" w:rsidR="00517768" w:rsidRPr="00903DBA" w:rsidRDefault="00517768" w:rsidP="00083493">
      <w:pPr>
        <w:pStyle w:val="Code"/>
        <w:rPr>
          <w:highlight w:val="white"/>
        </w:rPr>
      </w:pPr>
      <w:r w:rsidRPr="00903DBA">
        <w:rPr>
          <w:highlight w:val="white"/>
        </w:rPr>
        <w:t xml:space="preserve">      int maxDimension = DimensionToSizeMap(type, dimensionToSizeMap);</w:t>
      </w:r>
    </w:p>
    <w:p w14:paraId="50852C17" w14:textId="0BBC5877" w:rsidR="002F09AB" w:rsidRPr="00903DBA" w:rsidRDefault="002F09AB" w:rsidP="002F09AB">
      <w:pPr>
        <w:rPr>
          <w:highlight w:val="white"/>
        </w:rPr>
      </w:pPr>
      <w:r w:rsidRPr="00903DBA">
        <w:rPr>
          <w:highlight w:val="white"/>
        </w:rPr>
        <w:t xml:space="preserve">Then we </w:t>
      </w:r>
      <w:r w:rsidR="00E7655A" w:rsidRPr="00903DBA">
        <w:rPr>
          <w:highlight w:val="white"/>
        </w:rPr>
        <w:t xml:space="preserve">define the initializer-to-dimension map; that is, </w:t>
      </w:r>
      <w:r w:rsidR="001F15E5" w:rsidRPr="00903DBA">
        <w:rPr>
          <w:highlight w:val="white"/>
        </w:rPr>
        <w:t>each list and sub list in the initializer is assigned a dimension.</w:t>
      </w:r>
    </w:p>
    <w:p w14:paraId="564D6D97" w14:textId="77777777" w:rsidR="00517768" w:rsidRPr="00903DBA" w:rsidRDefault="00517768" w:rsidP="00083493">
      <w:pPr>
        <w:pStyle w:val="Code"/>
        <w:rPr>
          <w:highlight w:val="white"/>
        </w:rPr>
      </w:pPr>
      <w:r w:rsidRPr="00903DBA">
        <w:rPr>
          <w:highlight w:val="white"/>
        </w:rPr>
        <w:t xml:space="preserve">      IDictionary&lt;object,int&gt; initializerToDimensionMap =</w:t>
      </w:r>
    </w:p>
    <w:p w14:paraId="73721929" w14:textId="77777777" w:rsidR="00517768" w:rsidRPr="00903DBA" w:rsidRDefault="00517768" w:rsidP="00083493">
      <w:pPr>
        <w:pStyle w:val="Code"/>
        <w:rPr>
          <w:highlight w:val="white"/>
        </w:rPr>
      </w:pPr>
      <w:r w:rsidRPr="00903DBA">
        <w:rPr>
          <w:highlight w:val="white"/>
        </w:rPr>
        <w:t xml:space="preserve">        new Dictionary&lt;object,int&gt;();</w:t>
      </w:r>
    </w:p>
    <w:p w14:paraId="7B3C3BE4" w14:textId="77777777" w:rsidR="00517768" w:rsidRPr="00903DBA" w:rsidRDefault="00517768" w:rsidP="00083493">
      <w:pPr>
        <w:pStyle w:val="Code"/>
        <w:rPr>
          <w:highlight w:val="white"/>
        </w:rPr>
      </w:pPr>
      <w:r w:rsidRPr="00903DBA">
        <w:rPr>
          <w:highlight w:val="white"/>
        </w:rPr>
        <w:t xml:space="preserve">      InitializerToDimensionMap(list, initializerToDimensionMap);</w:t>
      </w:r>
    </w:p>
    <w:p w14:paraId="50D29FB9" w14:textId="1C8A0FDC" w:rsidR="00517768" w:rsidRPr="00903DBA" w:rsidRDefault="00EB5AC9" w:rsidP="00EB5AC9">
      <w:pPr>
        <w:rPr>
          <w:highlight w:val="white"/>
        </w:rPr>
      </w:pPr>
      <w:r w:rsidRPr="00903DBA">
        <w:rPr>
          <w:highlight w:val="white"/>
        </w:rPr>
        <w:t>Then we iterate through the dimensions of the array</w:t>
      </w:r>
      <w:r w:rsidR="00B15D51" w:rsidRPr="00903DBA">
        <w:rPr>
          <w:highlight w:val="white"/>
        </w:rPr>
        <w:t>, from dimension one to the second-highest dimension, inclusive.</w:t>
      </w:r>
      <w:r w:rsidR="00B75555" w:rsidRPr="00903DBA">
        <w:rPr>
          <w:highlight w:val="white"/>
        </w:rPr>
        <w:t xml:space="preserve"> For each </w:t>
      </w:r>
      <w:r w:rsidR="00E97BBF" w:rsidRPr="00903DBA">
        <w:rPr>
          <w:highlight w:val="white"/>
        </w:rPr>
        <w:t>dimension we define the total list, where each element holds the current dimension.</w:t>
      </w:r>
    </w:p>
    <w:p w14:paraId="3B466CD3" w14:textId="77777777" w:rsidR="00517768" w:rsidRPr="00903DBA" w:rsidRDefault="00517768" w:rsidP="00083493">
      <w:pPr>
        <w:pStyle w:val="Code"/>
        <w:rPr>
          <w:highlight w:val="white"/>
        </w:rPr>
      </w:pPr>
      <w:r w:rsidRPr="00903DBA">
        <w:rPr>
          <w:highlight w:val="white"/>
        </w:rPr>
        <w:t xml:space="preserve">      for (int dimension = 1; dimension &lt; maxDimension; ++dimension) {</w:t>
      </w:r>
    </w:p>
    <w:p w14:paraId="17C9B4B8" w14:textId="77777777" w:rsidR="00517768" w:rsidRPr="00903DBA" w:rsidRDefault="00517768" w:rsidP="00083493">
      <w:pPr>
        <w:pStyle w:val="Code"/>
        <w:rPr>
          <w:highlight w:val="white"/>
        </w:rPr>
      </w:pPr>
      <w:r w:rsidRPr="00903DBA">
        <w:rPr>
          <w:highlight w:val="white"/>
        </w:rPr>
        <w:t xml:space="preserve">        List&lt;object&gt; totalList =</w:t>
      </w:r>
    </w:p>
    <w:p w14:paraId="3026B70F" w14:textId="77777777" w:rsidR="00517768" w:rsidRPr="00903DBA" w:rsidRDefault="00517768" w:rsidP="00083493">
      <w:pPr>
        <w:pStyle w:val="Code"/>
        <w:rPr>
          <w:highlight w:val="white"/>
        </w:rPr>
      </w:pPr>
      <w:r w:rsidRPr="00903DBA">
        <w:rPr>
          <w:highlight w:val="white"/>
        </w:rPr>
        <w:t xml:space="preserve">          new List&lt;object&gt;(), currentList = new List&lt;object&gt;();</w:t>
      </w:r>
    </w:p>
    <w:p w14:paraId="58498779" w14:textId="77777777" w:rsidR="00517768" w:rsidRPr="00903DBA" w:rsidRDefault="00517768" w:rsidP="00083493">
      <w:pPr>
        <w:pStyle w:val="Code"/>
        <w:rPr>
          <w:highlight w:val="white"/>
        </w:rPr>
      </w:pPr>
      <w:r w:rsidRPr="00903DBA">
        <w:rPr>
          <w:highlight w:val="white"/>
        </w:rPr>
        <w:t xml:space="preserve">        int arraySize = dimensionToSizeMap[dimension];</w:t>
      </w:r>
    </w:p>
    <w:p w14:paraId="17DF22AC" w14:textId="77777777" w:rsidR="00517768" w:rsidRPr="00903DBA" w:rsidRDefault="00517768" w:rsidP="00083493">
      <w:pPr>
        <w:pStyle w:val="Code"/>
        <w:rPr>
          <w:highlight w:val="white"/>
        </w:rPr>
      </w:pPr>
      <w:r w:rsidRPr="00903DBA">
        <w:rPr>
          <w:highlight w:val="white"/>
        </w:rPr>
        <w:t xml:space="preserve">        Assert.ErrorXXX(arraySize &gt; 0);</w:t>
      </w:r>
    </w:p>
    <w:p w14:paraId="6641E1AC" w14:textId="77777777" w:rsidR="00517768" w:rsidRPr="00903DBA" w:rsidRDefault="00517768" w:rsidP="00083493">
      <w:pPr>
        <w:pStyle w:val="Code"/>
        <w:rPr>
          <w:highlight w:val="white"/>
        </w:rPr>
      </w:pPr>
    </w:p>
    <w:p w14:paraId="087B5E60" w14:textId="77777777" w:rsidR="00517768" w:rsidRPr="00903DBA" w:rsidRDefault="00517768" w:rsidP="00083493">
      <w:pPr>
        <w:pStyle w:val="Code"/>
        <w:rPr>
          <w:highlight w:val="white"/>
        </w:rPr>
      </w:pPr>
      <w:r w:rsidRPr="00903DBA">
        <w:rPr>
          <w:highlight w:val="white"/>
        </w:rPr>
        <w:t xml:space="preserve">        foreach (object member in list) {</w:t>
      </w:r>
    </w:p>
    <w:p w14:paraId="7FE04903" w14:textId="77777777" w:rsidR="00517768" w:rsidRPr="00903DBA" w:rsidRDefault="00517768" w:rsidP="00083493">
      <w:pPr>
        <w:pStyle w:val="Code"/>
        <w:rPr>
          <w:highlight w:val="white"/>
        </w:rPr>
      </w:pPr>
      <w:r w:rsidRPr="00903DBA">
        <w:rPr>
          <w:highlight w:val="white"/>
        </w:rPr>
        <w:t xml:space="preserve">          if (initializerToDimensionMap[member] &lt; dimension) {</w:t>
      </w:r>
    </w:p>
    <w:p w14:paraId="5A5DE483" w14:textId="77777777" w:rsidR="00517768" w:rsidRPr="00903DBA" w:rsidRDefault="00517768" w:rsidP="00083493">
      <w:pPr>
        <w:pStyle w:val="Code"/>
        <w:rPr>
          <w:highlight w:val="white"/>
        </w:rPr>
      </w:pPr>
      <w:r w:rsidRPr="00903DBA">
        <w:rPr>
          <w:highlight w:val="white"/>
        </w:rPr>
        <w:t xml:space="preserve">            currentList.Add(member);</w:t>
      </w:r>
    </w:p>
    <w:p w14:paraId="5F144922" w14:textId="77777777" w:rsidR="00517768" w:rsidRPr="00903DBA" w:rsidRDefault="00517768" w:rsidP="00083493">
      <w:pPr>
        <w:pStyle w:val="Code"/>
        <w:rPr>
          <w:highlight w:val="white"/>
        </w:rPr>
      </w:pPr>
      <w:r w:rsidRPr="00903DBA">
        <w:rPr>
          <w:highlight w:val="white"/>
        </w:rPr>
        <w:t xml:space="preserve">          }</w:t>
      </w:r>
    </w:p>
    <w:p w14:paraId="28468B7F" w14:textId="77777777" w:rsidR="00517768" w:rsidRPr="00903DBA" w:rsidRDefault="00517768" w:rsidP="00083493">
      <w:pPr>
        <w:pStyle w:val="Code"/>
        <w:rPr>
          <w:highlight w:val="white"/>
        </w:rPr>
      </w:pPr>
      <w:r w:rsidRPr="00903DBA">
        <w:rPr>
          <w:highlight w:val="white"/>
        </w:rPr>
        <w:t xml:space="preserve">          else {</w:t>
      </w:r>
    </w:p>
    <w:p w14:paraId="3562616D" w14:textId="77777777" w:rsidR="00517768" w:rsidRPr="00903DBA" w:rsidRDefault="00517768" w:rsidP="00083493">
      <w:pPr>
        <w:pStyle w:val="Code"/>
        <w:rPr>
          <w:highlight w:val="white"/>
        </w:rPr>
      </w:pPr>
      <w:r w:rsidRPr="00903DBA">
        <w:rPr>
          <w:highlight w:val="white"/>
        </w:rPr>
        <w:lastRenderedPageBreak/>
        <w:t xml:space="preserve">            if (currentList.Count &gt; 0) {</w:t>
      </w:r>
    </w:p>
    <w:p w14:paraId="1A4067B8"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33D7BE82" w14:textId="77777777" w:rsidR="00517768" w:rsidRPr="00903DBA" w:rsidRDefault="00517768" w:rsidP="00083493">
      <w:pPr>
        <w:pStyle w:val="Code"/>
        <w:rPr>
          <w:highlight w:val="white"/>
        </w:rPr>
      </w:pPr>
      <w:r w:rsidRPr="00903DBA">
        <w:rPr>
          <w:highlight w:val="white"/>
        </w:rPr>
        <w:t xml:space="preserve">              totalList.Add(currentList);</w:t>
      </w:r>
    </w:p>
    <w:p w14:paraId="76B451B2" w14:textId="77777777" w:rsidR="00517768" w:rsidRPr="00903DBA" w:rsidRDefault="00517768" w:rsidP="00083493">
      <w:pPr>
        <w:pStyle w:val="Code"/>
        <w:rPr>
          <w:highlight w:val="white"/>
        </w:rPr>
      </w:pPr>
      <w:r w:rsidRPr="00903DBA">
        <w:rPr>
          <w:highlight w:val="white"/>
        </w:rPr>
        <w:t xml:space="preserve">            }</w:t>
      </w:r>
    </w:p>
    <w:p w14:paraId="7EAF1D03" w14:textId="77777777" w:rsidR="00517768" w:rsidRPr="00903DBA" w:rsidRDefault="00517768" w:rsidP="00083493">
      <w:pPr>
        <w:pStyle w:val="Code"/>
        <w:rPr>
          <w:highlight w:val="white"/>
        </w:rPr>
      </w:pPr>
    </w:p>
    <w:p w14:paraId="1EF8E5F7" w14:textId="77777777" w:rsidR="00517768" w:rsidRPr="00903DBA" w:rsidRDefault="00517768" w:rsidP="00083493">
      <w:pPr>
        <w:pStyle w:val="Code"/>
        <w:rPr>
          <w:highlight w:val="white"/>
        </w:rPr>
      </w:pPr>
      <w:r w:rsidRPr="00903DBA">
        <w:rPr>
          <w:highlight w:val="white"/>
        </w:rPr>
        <w:t xml:space="preserve">            totalList.Add(member);</w:t>
      </w:r>
    </w:p>
    <w:p w14:paraId="4D9B0188" w14:textId="77777777" w:rsidR="00517768" w:rsidRPr="00903DBA" w:rsidRDefault="00517768" w:rsidP="00083493">
      <w:pPr>
        <w:pStyle w:val="Code"/>
        <w:rPr>
          <w:highlight w:val="white"/>
        </w:rPr>
      </w:pPr>
      <w:r w:rsidRPr="00903DBA">
        <w:rPr>
          <w:highlight w:val="white"/>
        </w:rPr>
        <w:t xml:space="preserve">            currentList = new List&lt;object&gt;();</w:t>
      </w:r>
    </w:p>
    <w:p w14:paraId="4E969F37" w14:textId="77777777" w:rsidR="00517768" w:rsidRPr="00903DBA" w:rsidRDefault="00517768" w:rsidP="00083493">
      <w:pPr>
        <w:pStyle w:val="Code"/>
        <w:rPr>
          <w:highlight w:val="white"/>
        </w:rPr>
      </w:pPr>
      <w:r w:rsidRPr="00903DBA">
        <w:rPr>
          <w:highlight w:val="white"/>
        </w:rPr>
        <w:t xml:space="preserve">          }</w:t>
      </w:r>
    </w:p>
    <w:p w14:paraId="0366CE89" w14:textId="77777777" w:rsidR="00517768" w:rsidRPr="00903DBA" w:rsidRDefault="00517768" w:rsidP="00083493">
      <w:pPr>
        <w:pStyle w:val="Code"/>
        <w:rPr>
          <w:highlight w:val="white"/>
        </w:rPr>
      </w:pPr>
    </w:p>
    <w:p w14:paraId="1A0E112C" w14:textId="77777777" w:rsidR="00517768" w:rsidRPr="00903DBA" w:rsidRDefault="00517768" w:rsidP="00083493">
      <w:pPr>
        <w:pStyle w:val="Code"/>
        <w:rPr>
          <w:highlight w:val="white"/>
        </w:rPr>
      </w:pPr>
      <w:r w:rsidRPr="00903DBA">
        <w:rPr>
          <w:highlight w:val="white"/>
        </w:rPr>
        <w:t xml:space="preserve">          if (currentList.Count == arraySize) {</w:t>
      </w:r>
    </w:p>
    <w:p w14:paraId="28B58FB1"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8563072" w14:textId="77777777" w:rsidR="00517768" w:rsidRPr="00903DBA" w:rsidRDefault="00517768" w:rsidP="00083493">
      <w:pPr>
        <w:pStyle w:val="Code"/>
        <w:rPr>
          <w:highlight w:val="white"/>
        </w:rPr>
      </w:pPr>
      <w:r w:rsidRPr="00903DBA">
        <w:rPr>
          <w:highlight w:val="white"/>
        </w:rPr>
        <w:t xml:space="preserve">            totalList.Add(currentList);</w:t>
      </w:r>
    </w:p>
    <w:p w14:paraId="7D8D79A0" w14:textId="77777777" w:rsidR="00517768" w:rsidRPr="00903DBA" w:rsidRDefault="00517768" w:rsidP="00083493">
      <w:pPr>
        <w:pStyle w:val="Code"/>
        <w:rPr>
          <w:highlight w:val="white"/>
        </w:rPr>
      </w:pPr>
      <w:r w:rsidRPr="00903DBA">
        <w:rPr>
          <w:highlight w:val="white"/>
        </w:rPr>
        <w:t xml:space="preserve">            currentList = new List&lt;object&gt;();</w:t>
      </w:r>
    </w:p>
    <w:p w14:paraId="377FE4C3" w14:textId="77777777" w:rsidR="00517768" w:rsidRPr="00903DBA" w:rsidRDefault="00517768" w:rsidP="00083493">
      <w:pPr>
        <w:pStyle w:val="Code"/>
        <w:rPr>
          <w:highlight w:val="white"/>
        </w:rPr>
      </w:pPr>
      <w:r w:rsidRPr="00903DBA">
        <w:rPr>
          <w:highlight w:val="white"/>
        </w:rPr>
        <w:t xml:space="preserve">          }</w:t>
      </w:r>
    </w:p>
    <w:p w14:paraId="4077ED93" w14:textId="77777777" w:rsidR="00517768" w:rsidRPr="00903DBA" w:rsidRDefault="00517768" w:rsidP="00083493">
      <w:pPr>
        <w:pStyle w:val="Code"/>
        <w:rPr>
          <w:highlight w:val="white"/>
        </w:rPr>
      </w:pPr>
      <w:r w:rsidRPr="00903DBA">
        <w:rPr>
          <w:highlight w:val="white"/>
        </w:rPr>
        <w:t xml:space="preserve">        }</w:t>
      </w:r>
    </w:p>
    <w:p w14:paraId="53E1E6FC" w14:textId="77777777" w:rsidR="00517768" w:rsidRPr="00903DBA" w:rsidRDefault="00517768" w:rsidP="00083493">
      <w:pPr>
        <w:pStyle w:val="Code"/>
        <w:rPr>
          <w:highlight w:val="white"/>
        </w:rPr>
      </w:pPr>
    </w:p>
    <w:p w14:paraId="1C672F6F" w14:textId="77777777" w:rsidR="00517768" w:rsidRPr="00903DBA" w:rsidRDefault="00517768" w:rsidP="00083493">
      <w:pPr>
        <w:pStyle w:val="Code"/>
        <w:rPr>
          <w:highlight w:val="white"/>
        </w:rPr>
      </w:pPr>
      <w:r w:rsidRPr="00903DBA">
        <w:rPr>
          <w:highlight w:val="white"/>
        </w:rPr>
        <w:t xml:space="preserve">        if (currentList.Count &gt; 0) {</w:t>
      </w:r>
    </w:p>
    <w:p w14:paraId="3D937FA7"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E950AB3" w14:textId="77777777" w:rsidR="00517768" w:rsidRPr="00903DBA" w:rsidRDefault="00517768" w:rsidP="00083493">
      <w:pPr>
        <w:pStyle w:val="Code"/>
        <w:rPr>
          <w:highlight w:val="white"/>
        </w:rPr>
      </w:pPr>
      <w:r w:rsidRPr="00903DBA">
        <w:rPr>
          <w:highlight w:val="white"/>
        </w:rPr>
        <w:t xml:space="preserve">          totalList.Add(currentList);</w:t>
      </w:r>
    </w:p>
    <w:p w14:paraId="16C8577C" w14:textId="77777777" w:rsidR="00517768" w:rsidRPr="00903DBA" w:rsidRDefault="00517768" w:rsidP="00083493">
      <w:pPr>
        <w:pStyle w:val="Code"/>
        <w:rPr>
          <w:highlight w:val="white"/>
        </w:rPr>
      </w:pPr>
      <w:r w:rsidRPr="00903DBA">
        <w:rPr>
          <w:highlight w:val="white"/>
        </w:rPr>
        <w:t xml:space="preserve">        }</w:t>
      </w:r>
    </w:p>
    <w:p w14:paraId="1ED0FD73" w14:textId="77777777" w:rsidR="00517768" w:rsidRPr="00903DBA" w:rsidRDefault="00517768" w:rsidP="00083493">
      <w:pPr>
        <w:pStyle w:val="Code"/>
        <w:rPr>
          <w:highlight w:val="white"/>
        </w:rPr>
      </w:pPr>
    </w:p>
    <w:p w14:paraId="5297F09B" w14:textId="77777777" w:rsidR="00517768" w:rsidRPr="00903DBA" w:rsidRDefault="00517768" w:rsidP="00083493">
      <w:pPr>
        <w:pStyle w:val="Code"/>
        <w:rPr>
          <w:highlight w:val="white"/>
        </w:rPr>
      </w:pPr>
      <w:r w:rsidRPr="00903DBA">
        <w:rPr>
          <w:highlight w:val="white"/>
        </w:rPr>
        <w:t xml:space="preserve">        list = totalList;</w:t>
      </w:r>
    </w:p>
    <w:p w14:paraId="29F63D42" w14:textId="77777777" w:rsidR="00517768" w:rsidRPr="00903DBA" w:rsidRDefault="00517768" w:rsidP="00083493">
      <w:pPr>
        <w:pStyle w:val="Code"/>
        <w:rPr>
          <w:highlight w:val="white"/>
        </w:rPr>
      </w:pPr>
      <w:r w:rsidRPr="00903DBA">
        <w:rPr>
          <w:highlight w:val="white"/>
        </w:rPr>
        <w:t xml:space="preserve">      }</w:t>
      </w:r>
    </w:p>
    <w:p w14:paraId="6698C35F" w14:textId="77777777" w:rsidR="00517768" w:rsidRPr="00903DBA" w:rsidRDefault="00517768" w:rsidP="00083493">
      <w:pPr>
        <w:pStyle w:val="Code"/>
        <w:rPr>
          <w:highlight w:val="white"/>
        </w:rPr>
      </w:pPr>
    </w:p>
    <w:p w14:paraId="0D8C0EC6" w14:textId="77777777" w:rsidR="00517768" w:rsidRPr="00903DBA" w:rsidRDefault="00517768" w:rsidP="00083493">
      <w:pPr>
        <w:pStyle w:val="Code"/>
        <w:rPr>
          <w:highlight w:val="white"/>
        </w:rPr>
      </w:pPr>
      <w:r w:rsidRPr="00903DBA">
        <w:rPr>
          <w:highlight w:val="white"/>
        </w:rPr>
        <w:t xml:space="preserve">      return list;</w:t>
      </w:r>
    </w:p>
    <w:p w14:paraId="511F6DB0" w14:textId="77777777" w:rsidR="00517768" w:rsidRPr="00903DBA" w:rsidRDefault="00517768" w:rsidP="00083493">
      <w:pPr>
        <w:pStyle w:val="Code"/>
        <w:rPr>
          <w:highlight w:val="white"/>
        </w:rPr>
      </w:pPr>
      <w:r w:rsidRPr="00903DBA">
        <w:rPr>
          <w:highlight w:val="white"/>
        </w:rPr>
        <w:t xml:space="preserve">    }</w:t>
      </w:r>
    </w:p>
    <w:p w14:paraId="3DBFD5C6" w14:textId="24AC2CA2" w:rsidR="00517768" w:rsidRPr="00903DBA" w:rsidRDefault="00431E56" w:rsidP="00431E56">
      <w:pPr>
        <w:rPr>
          <w:highlight w:val="white"/>
        </w:rPr>
      </w:pPr>
      <w:r w:rsidRPr="00903DBA">
        <w:rPr>
          <w:highlight w:val="white"/>
        </w:rPr>
        <w:t xml:space="preserve">The </w:t>
      </w:r>
      <w:r w:rsidRPr="00903DBA">
        <w:rPr>
          <w:rStyle w:val="KeyWord0"/>
          <w:highlight w:val="white"/>
        </w:rPr>
        <w:t>DimensionToSizeMap</w:t>
      </w:r>
      <w:r w:rsidRPr="00903DBA">
        <w:rPr>
          <w:highlight w:val="white"/>
        </w:rPr>
        <w:t xml:space="preserve"> </w:t>
      </w:r>
      <w:r w:rsidR="00242853" w:rsidRPr="00903DBA">
        <w:rPr>
          <w:highlight w:val="white"/>
        </w:rPr>
        <w:t>method</w:t>
      </w:r>
      <w:r w:rsidR="003F13C3" w:rsidRPr="00903DBA">
        <w:rPr>
          <w:highlight w:val="white"/>
        </w:rPr>
        <w:t xml:space="preserve"> assigns the array size of </w:t>
      </w:r>
      <w:r w:rsidR="00F16CFF" w:rsidRPr="00903DBA">
        <w:rPr>
          <w:highlight w:val="white"/>
        </w:rPr>
        <w:t xml:space="preserve">each </w:t>
      </w:r>
      <w:r w:rsidR="003F13C3" w:rsidRPr="00903DBA">
        <w:rPr>
          <w:highlight w:val="white"/>
        </w:rPr>
        <w:t>dimension in the nested array.</w:t>
      </w:r>
    </w:p>
    <w:p w14:paraId="0378E8CC" w14:textId="77777777" w:rsidR="00517768" w:rsidRPr="00903DBA" w:rsidRDefault="00517768" w:rsidP="00083493">
      <w:pPr>
        <w:pStyle w:val="Code"/>
        <w:rPr>
          <w:highlight w:val="white"/>
        </w:rPr>
      </w:pPr>
      <w:r w:rsidRPr="00903DBA">
        <w:rPr>
          <w:highlight w:val="white"/>
        </w:rPr>
        <w:t xml:space="preserve">    private static int DimensionToSizeMap(Type type,</w:t>
      </w:r>
    </w:p>
    <w:p w14:paraId="508781BF" w14:textId="77777777" w:rsidR="00517768" w:rsidRPr="00903DBA" w:rsidRDefault="00517768" w:rsidP="00083493">
      <w:pPr>
        <w:pStyle w:val="Code"/>
        <w:rPr>
          <w:highlight w:val="white"/>
        </w:rPr>
      </w:pPr>
      <w:r w:rsidRPr="00903DBA">
        <w:rPr>
          <w:highlight w:val="white"/>
        </w:rPr>
        <w:t xml:space="preserve">                                  IDictionary&lt;int,int&gt; dimensionToSizeMap) {</w:t>
      </w:r>
    </w:p>
    <w:p w14:paraId="79895998" w14:textId="77777777" w:rsidR="00517768" w:rsidRPr="00903DBA" w:rsidRDefault="00517768" w:rsidP="00083493">
      <w:pPr>
        <w:pStyle w:val="Code"/>
        <w:rPr>
          <w:highlight w:val="white"/>
        </w:rPr>
      </w:pPr>
      <w:r w:rsidRPr="00903DBA">
        <w:rPr>
          <w:highlight w:val="white"/>
        </w:rPr>
        <w:t xml:space="preserve">      if (type.IsArray()) {</w:t>
      </w:r>
    </w:p>
    <w:p w14:paraId="253F1AED" w14:textId="77777777" w:rsidR="00517768" w:rsidRPr="00903DBA" w:rsidRDefault="00517768" w:rsidP="00083493">
      <w:pPr>
        <w:pStyle w:val="Code"/>
        <w:rPr>
          <w:highlight w:val="white"/>
        </w:rPr>
      </w:pPr>
      <w:r w:rsidRPr="00903DBA">
        <w:rPr>
          <w:highlight w:val="white"/>
        </w:rPr>
        <w:t xml:space="preserve">        int dimension =</w:t>
      </w:r>
    </w:p>
    <w:p w14:paraId="00F8AF92" w14:textId="77777777" w:rsidR="00517768" w:rsidRPr="00903DBA" w:rsidRDefault="00517768" w:rsidP="00083493">
      <w:pPr>
        <w:pStyle w:val="Code"/>
        <w:rPr>
          <w:highlight w:val="white"/>
        </w:rPr>
      </w:pPr>
      <w:r w:rsidRPr="00903DBA">
        <w:rPr>
          <w:highlight w:val="white"/>
        </w:rPr>
        <w:t xml:space="preserve">          DimensionToSizeMap(type.ArrayType, dimensionToSizeMap) + 1;</w:t>
      </w:r>
    </w:p>
    <w:p w14:paraId="5F7433BA" w14:textId="77777777" w:rsidR="00517768" w:rsidRPr="00903DBA" w:rsidRDefault="00517768" w:rsidP="00083493">
      <w:pPr>
        <w:pStyle w:val="Code"/>
        <w:rPr>
          <w:highlight w:val="white"/>
        </w:rPr>
      </w:pPr>
      <w:r w:rsidRPr="00903DBA">
        <w:rPr>
          <w:highlight w:val="white"/>
        </w:rPr>
        <w:t xml:space="preserve">        dimensionToSizeMap[dimension] = type.ArraySize;</w:t>
      </w:r>
    </w:p>
    <w:p w14:paraId="07F14F8D" w14:textId="77777777" w:rsidR="00517768" w:rsidRPr="00903DBA" w:rsidRDefault="00517768" w:rsidP="00083493">
      <w:pPr>
        <w:pStyle w:val="Code"/>
        <w:rPr>
          <w:highlight w:val="white"/>
        </w:rPr>
      </w:pPr>
      <w:r w:rsidRPr="00903DBA">
        <w:rPr>
          <w:highlight w:val="white"/>
        </w:rPr>
        <w:t xml:space="preserve">      }</w:t>
      </w:r>
    </w:p>
    <w:p w14:paraId="4F857F28" w14:textId="77777777" w:rsidR="00517768" w:rsidRPr="00903DBA" w:rsidRDefault="00517768" w:rsidP="00083493">
      <w:pPr>
        <w:pStyle w:val="Code"/>
        <w:rPr>
          <w:highlight w:val="white"/>
        </w:rPr>
      </w:pPr>
    </w:p>
    <w:p w14:paraId="4F6BFE71" w14:textId="77777777" w:rsidR="00517768" w:rsidRPr="00903DBA" w:rsidRDefault="00517768" w:rsidP="00083493">
      <w:pPr>
        <w:pStyle w:val="Code"/>
        <w:rPr>
          <w:highlight w:val="white"/>
        </w:rPr>
      </w:pPr>
      <w:r w:rsidRPr="00903DBA">
        <w:rPr>
          <w:highlight w:val="white"/>
        </w:rPr>
        <w:t xml:space="preserve">      return 0;</w:t>
      </w:r>
    </w:p>
    <w:p w14:paraId="7D0D17E1" w14:textId="77777777" w:rsidR="00517768" w:rsidRPr="00903DBA" w:rsidRDefault="00517768" w:rsidP="00083493">
      <w:pPr>
        <w:pStyle w:val="Code"/>
        <w:rPr>
          <w:highlight w:val="white"/>
        </w:rPr>
      </w:pPr>
      <w:r w:rsidRPr="00903DBA">
        <w:rPr>
          <w:highlight w:val="white"/>
        </w:rPr>
        <w:t xml:space="preserve">    }</w:t>
      </w:r>
    </w:p>
    <w:p w14:paraId="7CEEAFAF" w14:textId="7260E217" w:rsidR="00CC1015" w:rsidRPr="00903DBA" w:rsidRDefault="00CC1015" w:rsidP="00CC1015">
      <w:pPr>
        <w:rPr>
          <w:highlight w:val="white"/>
        </w:rPr>
      </w:pPr>
      <w:r w:rsidRPr="00903DBA">
        <w:rPr>
          <w:highlight w:val="white"/>
        </w:rPr>
        <w:t xml:space="preserve">The </w:t>
      </w:r>
      <w:r w:rsidRPr="00903DBA">
        <w:rPr>
          <w:rStyle w:val="KeyWord0"/>
          <w:highlight w:val="white"/>
        </w:rPr>
        <w:t>InitializerToDimensionMap</w:t>
      </w:r>
      <w:r w:rsidRPr="00903DBA">
        <w:rPr>
          <w:highlight w:val="white"/>
        </w:rPr>
        <w:t xml:space="preserve"> method assigns the dimension </w:t>
      </w:r>
      <w:r w:rsidR="005103B5" w:rsidRPr="00903DBA">
        <w:rPr>
          <w:highlight w:val="white"/>
        </w:rPr>
        <w:t>to each list in the n</w:t>
      </w:r>
      <w:r w:rsidRPr="00903DBA">
        <w:rPr>
          <w:highlight w:val="white"/>
        </w:rPr>
        <w:t xml:space="preserve">ested </w:t>
      </w:r>
      <w:r w:rsidR="005103B5" w:rsidRPr="00903DBA">
        <w:rPr>
          <w:highlight w:val="white"/>
        </w:rPr>
        <w:t>list</w:t>
      </w:r>
      <w:r w:rsidRPr="00903DBA">
        <w:rPr>
          <w:highlight w:val="white"/>
        </w:rPr>
        <w:t>.</w:t>
      </w:r>
    </w:p>
    <w:p w14:paraId="6A3134EB" w14:textId="77777777" w:rsidR="00517768" w:rsidRPr="00903DBA" w:rsidRDefault="00517768" w:rsidP="00083493">
      <w:pPr>
        <w:pStyle w:val="Code"/>
        <w:rPr>
          <w:highlight w:val="white"/>
        </w:rPr>
      </w:pPr>
      <w:r w:rsidRPr="00903DBA">
        <w:rPr>
          <w:highlight w:val="white"/>
        </w:rPr>
        <w:t xml:space="preserve">    private static int InitializerToDimensionMap(object initializer,</w:t>
      </w:r>
    </w:p>
    <w:p w14:paraId="7CC7FE33" w14:textId="5035ED40"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IDictionary&lt;object,int&gt; initializerToDimensionMap) {</w:t>
      </w:r>
    </w:p>
    <w:p w14:paraId="1F6FDAC6" w14:textId="77777777" w:rsidR="00517768" w:rsidRPr="00903DBA" w:rsidRDefault="00517768" w:rsidP="00083493">
      <w:pPr>
        <w:pStyle w:val="Code"/>
        <w:rPr>
          <w:highlight w:val="white"/>
        </w:rPr>
      </w:pPr>
      <w:r w:rsidRPr="00903DBA">
        <w:rPr>
          <w:highlight w:val="white"/>
        </w:rPr>
        <w:t xml:space="preserve">      if (initializer is List&lt;object&gt;) {</w:t>
      </w:r>
    </w:p>
    <w:p w14:paraId="2128954E" w14:textId="77777777" w:rsidR="00517768" w:rsidRPr="00903DBA" w:rsidRDefault="00517768" w:rsidP="00083493">
      <w:pPr>
        <w:pStyle w:val="Code"/>
        <w:rPr>
          <w:highlight w:val="white"/>
        </w:rPr>
      </w:pPr>
      <w:r w:rsidRPr="00903DBA">
        <w:rPr>
          <w:highlight w:val="white"/>
        </w:rPr>
        <w:t xml:space="preserve">        List&lt;object&gt; list = (List&lt;object&gt;) initializer;</w:t>
      </w:r>
    </w:p>
    <w:p w14:paraId="2CF48DBB" w14:textId="77777777" w:rsidR="00517768" w:rsidRPr="00903DBA" w:rsidRDefault="00517768" w:rsidP="00083493">
      <w:pPr>
        <w:pStyle w:val="Code"/>
        <w:rPr>
          <w:highlight w:val="white"/>
        </w:rPr>
      </w:pPr>
      <w:r w:rsidRPr="00903DBA">
        <w:rPr>
          <w:highlight w:val="white"/>
        </w:rPr>
        <w:t xml:space="preserve">        int maxDimension = 0;</w:t>
      </w:r>
    </w:p>
    <w:p w14:paraId="3CEE01D8" w14:textId="233AEEE2" w:rsidR="00517768" w:rsidRPr="00903DBA" w:rsidRDefault="00B14A53" w:rsidP="006C7FBF">
      <w:pPr>
        <w:rPr>
          <w:highlight w:val="white"/>
        </w:rPr>
      </w:pPr>
      <w:r w:rsidRPr="00903DBA">
        <w:rPr>
          <w:highlight w:val="white"/>
        </w:rPr>
        <w:t xml:space="preserve">If the initializer is a list, we iterate </w:t>
      </w:r>
      <w:r w:rsidR="00145FEF" w:rsidRPr="00903DBA">
        <w:rPr>
          <w:highlight w:val="white"/>
        </w:rPr>
        <w:t>through</w:t>
      </w:r>
      <w:r w:rsidRPr="00903DBA">
        <w:rPr>
          <w:highlight w:val="white"/>
        </w:rPr>
        <w:t xml:space="preserve"> the list, and assign the list </w:t>
      </w:r>
      <w:r w:rsidR="006C7FBF" w:rsidRPr="00903DBA">
        <w:rPr>
          <w:highlight w:val="white"/>
        </w:rPr>
        <w:t xml:space="preserve">the </w:t>
      </w:r>
      <w:r w:rsidR="00145FEF" w:rsidRPr="00903DBA">
        <w:rPr>
          <w:highlight w:val="white"/>
        </w:rPr>
        <w:t>dimension</w:t>
      </w:r>
      <w:r w:rsidR="006C7FBF" w:rsidRPr="00903DBA">
        <w:rPr>
          <w:highlight w:val="white"/>
        </w:rPr>
        <w:t xml:space="preserve"> of the sub list with </w:t>
      </w:r>
      <w:r w:rsidR="00145FEF" w:rsidRPr="00903DBA">
        <w:rPr>
          <w:highlight w:val="white"/>
        </w:rPr>
        <w:t>t</w:t>
      </w:r>
      <w:r w:rsidR="006C7FBF" w:rsidRPr="00903DBA">
        <w:rPr>
          <w:highlight w:val="white"/>
        </w:rPr>
        <w:t>he hig</w:t>
      </w:r>
      <w:r w:rsidR="00145FEF" w:rsidRPr="00903DBA">
        <w:rPr>
          <w:highlight w:val="white"/>
        </w:rPr>
        <w:t>h</w:t>
      </w:r>
      <w:r w:rsidR="006C7FBF" w:rsidRPr="00903DBA">
        <w:rPr>
          <w:highlight w:val="white"/>
        </w:rPr>
        <w:t>est dimension, plus one.</w:t>
      </w:r>
    </w:p>
    <w:p w14:paraId="11C99D2E" w14:textId="77777777" w:rsidR="00517768" w:rsidRPr="00903DBA" w:rsidRDefault="00517768" w:rsidP="00083493">
      <w:pPr>
        <w:pStyle w:val="Code"/>
        <w:rPr>
          <w:highlight w:val="white"/>
        </w:rPr>
      </w:pPr>
      <w:r w:rsidRPr="00903DBA">
        <w:rPr>
          <w:highlight w:val="white"/>
        </w:rPr>
        <w:t xml:space="preserve">        foreach (object member in list) {</w:t>
      </w:r>
    </w:p>
    <w:p w14:paraId="64FCBE23" w14:textId="77777777" w:rsidR="00083493" w:rsidRPr="00903DBA" w:rsidRDefault="00517768" w:rsidP="00083493">
      <w:pPr>
        <w:pStyle w:val="Code"/>
        <w:rPr>
          <w:highlight w:val="white"/>
        </w:rPr>
      </w:pPr>
      <w:r w:rsidRPr="00903DBA">
        <w:rPr>
          <w:highlight w:val="white"/>
        </w:rPr>
        <w:t xml:space="preserve">          int dimension =</w:t>
      </w:r>
    </w:p>
    <w:p w14:paraId="7E9F9BCA" w14:textId="79708F56"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InitializerToDimensionMap(member, initializerToDimensionMap);</w:t>
      </w:r>
    </w:p>
    <w:p w14:paraId="4C28896C" w14:textId="77777777" w:rsidR="00517768" w:rsidRPr="00903DBA" w:rsidRDefault="00517768" w:rsidP="00083493">
      <w:pPr>
        <w:pStyle w:val="Code"/>
        <w:rPr>
          <w:highlight w:val="white"/>
        </w:rPr>
      </w:pPr>
      <w:r w:rsidRPr="00903DBA">
        <w:rPr>
          <w:highlight w:val="white"/>
        </w:rPr>
        <w:t xml:space="preserve">          maxDimension = Math.Max(maxDimension, dimension);</w:t>
      </w:r>
    </w:p>
    <w:p w14:paraId="4A2CC395" w14:textId="77777777" w:rsidR="00517768" w:rsidRPr="00903DBA" w:rsidRDefault="00517768" w:rsidP="00083493">
      <w:pPr>
        <w:pStyle w:val="Code"/>
        <w:rPr>
          <w:highlight w:val="white"/>
        </w:rPr>
      </w:pPr>
      <w:r w:rsidRPr="00903DBA">
        <w:rPr>
          <w:highlight w:val="white"/>
        </w:rPr>
        <w:t xml:space="preserve">        }</w:t>
      </w:r>
    </w:p>
    <w:p w14:paraId="325812AE" w14:textId="77777777" w:rsidR="00517768" w:rsidRPr="00903DBA" w:rsidRDefault="00517768" w:rsidP="00083493">
      <w:pPr>
        <w:pStyle w:val="Code"/>
        <w:rPr>
          <w:highlight w:val="white"/>
        </w:rPr>
      </w:pPr>
    </w:p>
    <w:p w14:paraId="77D17819" w14:textId="77777777" w:rsidR="00517768" w:rsidRPr="00903DBA" w:rsidRDefault="00517768" w:rsidP="00083493">
      <w:pPr>
        <w:pStyle w:val="Code"/>
        <w:rPr>
          <w:highlight w:val="white"/>
        </w:rPr>
      </w:pPr>
      <w:r w:rsidRPr="00903DBA">
        <w:rPr>
          <w:highlight w:val="white"/>
        </w:rPr>
        <w:t xml:space="preserve">        initializerToDimensionMap[list] = maxDimension + 1;</w:t>
      </w:r>
    </w:p>
    <w:p w14:paraId="39F93D96" w14:textId="77777777" w:rsidR="00517768" w:rsidRPr="00903DBA" w:rsidRDefault="00517768" w:rsidP="00083493">
      <w:pPr>
        <w:pStyle w:val="Code"/>
        <w:rPr>
          <w:highlight w:val="white"/>
        </w:rPr>
      </w:pPr>
      <w:r w:rsidRPr="00903DBA">
        <w:rPr>
          <w:highlight w:val="white"/>
        </w:rPr>
        <w:t xml:space="preserve">        return maxDimension + 1;</w:t>
      </w:r>
    </w:p>
    <w:p w14:paraId="29BC698D" w14:textId="77777777" w:rsidR="00517768" w:rsidRPr="00903DBA" w:rsidRDefault="00517768" w:rsidP="00083493">
      <w:pPr>
        <w:pStyle w:val="Code"/>
        <w:rPr>
          <w:highlight w:val="white"/>
        </w:rPr>
      </w:pPr>
      <w:r w:rsidRPr="00903DBA">
        <w:rPr>
          <w:highlight w:val="white"/>
        </w:rPr>
        <w:lastRenderedPageBreak/>
        <w:t xml:space="preserve">      }</w:t>
      </w:r>
    </w:p>
    <w:p w14:paraId="3C2A19B1" w14:textId="77777777" w:rsidR="00517768" w:rsidRPr="00903DBA" w:rsidRDefault="00517768" w:rsidP="00083493">
      <w:pPr>
        <w:pStyle w:val="Code"/>
        <w:rPr>
          <w:highlight w:val="white"/>
        </w:rPr>
      </w:pPr>
    </w:p>
    <w:p w14:paraId="3628827A" w14:textId="77777777" w:rsidR="00517768" w:rsidRPr="00903DBA" w:rsidRDefault="00517768" w:rsidP="00083493">
      <w:pPr>
        <w:pStyle w:val="Code"/>
        <w:rPr>
          <w:highlight w:val="white"/>
        </w:rPr>
      </w:pPr>
      <w:r w:rsidRPr="00903DBA">
        <w:rPr>
          <w:highlight w:val="white"/>
        </w:rPr>
        <w:t xml:space="preserve">      return 0;</w:t>
      </w:r>
    </w:p>
    <w:p w14:paraId="4B2260BB" w14:textId="77777777" w:rsidR="00517768" w:rsidRPr="00903DBA" w:rsidRDefault="00517768" w:rsidP="00083493">
      <w:pPr>
        <w:pStyle w:val="Code"/>
        <w:rPr>
          <w:highlight w:val="white"/>
        </w:rPr>
      </w:pPr>
      <w:r w:rsidRPr="00903DBA">
        <w:rPr>
          <w:highlight w:val="white"/>
        </w:rPr>
        <w:t xml:space="preserve">    }</w:t>
      </w:r>
    </w:p>
    <w:p w14:paraId="00E5BAAF" w14:textId="77777777" w:rsidR="00517768" w:rsidRPr="00903DBA" w:rsidRDefault="00517768" w:rsidP="00083493">
      <w:pPr>
        <w:pStyle w:val="Code"/>
        <w:rPr>
          <w:highlight w:val="white"/>
        </w:rPr>
      </w:pPr>
      <w:r w:rsidRPr="00903DBA">
        <w:rPr>
          <w:highlight w:val="white"/>
        </w:rPr>
        <w:t xml:space="preserve">  }</w:t>
      </w:r>
    </w:p>
    <w:p w14:paraId="508167F7" w14:textId="08376966" w:rsidR="00517768" w:rsidRPr="00903DBA" w:rsidRDefault="00517768" w:rsidP="00083493">
      <w:pPr>
        <w:pStyle w:val="Code"/>
      </w:pPr>
      <w:r w:rsidRPr="00903DBA">
        <w:rPr>
          <w:highlight w:val="white"/>
        </w:rPr>
        <w:t>}</w:t>
      </w:r>
    </w:p>
    <w:p w14:paraId="13C13F22" w14:textId="5CB42F91" w:rsidR="00AD7B52" w:rsidRPr="00903DBA" w:rsidRDefault="00AD7B52" w:rsidP="006A31DF">
      <w:pPr>
        <w:pStyle w:val="Rubrik1"/>
      </w:pPr>
      <w:bookmarkStart w:id="415" w:name="_Ref54016586"/>
      <w:bookmarkStart w:id="416" w:name="_Ref54016644"/>
      <w:bookmarkStart w:id="417" w:name="_Toc57656057"/>
      <w:r w:rsidRPr="00903DBA">
        <w:lastRenderedPageBreak/>
        <w:t>Middle Code Optimization</w:t>
      </w:r>
      <w:bookmarkEnd w:id="216"/>
      <w:bookmarkEnd w:id="415"/>
      <w:bookmarkEnd w:id="416"/>
      <w:bookmarkEnd w:id="417"/>
    </w:p>
    <w:p w14:paraId="779FB1F9" w14:textId="58962334" w:rsidR="002B4A6D" w:rsidRPr="00903DBA" w:rsidRDefault="00EE1DCA" w:rsidP="00EE1DCA">
      <w:r w:rsidRPr="00903DBA">
        <w:t xml:space="preserve">When the middle code has been </w:t>
      </w:r>
      <w:r w:rsidR="003801E7" w:rsidRPr="00903DBA">
        <w:t>generated</w:t>
      </w:r>
      <w:r w:rsidRPr="00903DBA">
        <w:t>, we ne</w:t>
      </w:r>
      <w:r w:rsidR="003801E7" w:rsidRPr="00903DBA">
        <w:t xml:space="preserve">ed to perform </w:t>
      </w:r>
      <w:r w:rsidR="00546F55" w:rsidRPr="00903DBA">
        <w:t>several</w:t>
      </w:r>
      <w:r w:rsidR="003801E7" w:rsidRPr="00903DBA">
        <w:t xml:space="preserve"> optimizations since the code may be ineffective. Some ineffective parts may be introduced by the programmer, but most parts are likely to be </w:t>
      </w:r>
      <w:r w:rsidR="00714B9B" w:rsidRPr="00903DBA">
        <w:t>introduced</w:t>
      </w:r>
      <w:r w:rsidR="003801E7" w:rsidRPr="00903DBA">
        <w:t xml:space="preserve"> by the parser.</w:t>
      </w:r>
      <w:r w:rsidR="00714B9B" w:rsidRPr="00903DBA">
        <w:t xml:space="preserve"> </w:t>
      </w:r>
      <w:r w:rsidR="00770371" w:rsidRPr="00903DBA">
        <w:t xml:space="preserve">The </w:t>
      </w:r>
      <w:r w:rsidR="00770371" w:rsidRPr="00903DBA">
        <w:rPr>
          <w:rStyle w:val="KeyWord0"/>
        </w:rPr>
        <w:t>MiddleCodeOptimization</w:t>
      </w:r>
      <w:r w:rsidR="00770371" w:rsidRPr="00903DBA">
        <w:t xml:space="preserve"> class takes care of the optimization. </w:t>
      </w:r>
    </w:p>
    <w:p w14:paraId="55732D1B" w14:textId="77777777" w:rsidR="00EE1DCA" w:rsidRPr="00903DBA" w:rsidRDefault="00714B9B" w:rsidP="00EE1DCA">
      <w:r w:rsidRPr="00903DBA">
        <w:t xml:space="preserve">There is a set of </w:t>
      </w:r>
      <w:r w:rsidR="002B4A6D" w:rsidRPr="00903DBA">
        <w:t xml:space="preserve">optimizations </w:t>
      </w:r>
      <w:r w:rsidRPr="00903DBA">
        <w:t>available:</w:t>
      </w:r>
    </w:p>
    <w:p w14:paraId="3E964A90" w14:textId="77777777" w:rsidR="00EA63F3" w:rsidRPr="00903DBA" w:rsidRDefault="00363F07" w:rsidP="00477426">
      <w:pPr>
        <w:pStyle w:val="SourceCodeBoxText"/>
        <w:framePr w:wrap="around"/>
      </w:pPr>
      <w:r w:rsidRPr="00903DBA">
        <w:t>We clear goto-next-statement</w:t>
      </w:r>
      <w:r w:rsidR="005B57BC" w:rsidRPr="00903DBA">
        <w:t>s</w:t>
      </w:r>
      <w:r w:rsidR="000428CE" w:rsidRPr="00903DBA">
        <w:t>: jumps to the next line.</w:t>
      </w:r>
    </w:p>
    <w:p w14:paraId="26B7436A" w14:textId="77777777" w:rsidR="00AB644E" w:rsidRPr="00903DBA" w:rsidRDefault="00AB644E" w:rsidP="00477426">
      <w:pPr>
        <w:pStyle w:val="SourceCodeBoxText"/>
        <w:framePr w:wrap="around"/>
      </w:pPr>
      <w:r w:rsidRPr="00903DBA">
        <w:t>We also modify goto-next-double-statements:</w:t>
      </w:r>
      <w:r w:rsidR="002A41AC" w:rsidRPr="00903DBA">
        <w:t xml:space="preserve"> an conditional jump</w:t>
      </w:r>
      <w:r w:rsidRPr="00903DBA">
        <w:t xml:space="preserve"> instruction that jumps two steps ahead and is followed by an unconditional jump instruction</w:t>
      </w:r>
      <w:r w:rsidR="00BB0F80" w:rsidRPr="00903DBA">
        <w:t>.</w:t>
      </w:r>
    </w:p>
    <w:p w14:paraId="5FA20FD3" w14:textId="77777777" w:rsidR="00AB644E" w:rsidRPr="00903DBA" w:rsidRDefault="00A0404F" w:rsidP="00477426">
      <w:pPr>
        <w:pStyle w:val="SourceCodeBoxText"/>
        <w:framePr w:wrap="around"/>
      </w:pPr>
      <w:r w:rsidRPr="00903DBA">
        <w:t xml:space="preserve">We trace goto-chains: jump instructions that </w:t>
      </w:r>
      <w:r w:rsidR="00A9649B" w:rsidRPr="00903DBA">
        <w:t>jump to other jump instructions.</w:t>
      </w:r>
    </w:p>
    <w:p w14:paraId="6745F515" w14:textId="77777777" w:rsidR="0029261D" w:rsidRPr="00903DBA" w:rsidRDefault="0029261D" w:rsidP="00477426">
      <w:pPr>
        <w:pStyle w:val="SourceCodeBoxText"/>
        <w:framePr w:wrap="around"/>
      </w:pPr>
      <w:r w:rsidRPr="00903DBA">
        <w:t>We clear unreachable code: code that is not reachable from the first function instruction.</w:t>
      </w:r>
    </w:p>
    <w:p w14:paraId="01D801E5" w14:textId="77777777" w:rsidR="00E444D6" w:rsidRPr="00903DBA" w:rsidRDefault="001B2E15" w:rsidP="00477426">
      <w:pPr>
        <w:pStyle w:val="SourceCodeBoxText"/>
        <w:framePr w:wrap="around"/>
      </w:pPr>
      <w:r w:rsidRPr="00903DBA">
        <w:t>We remove empty code: code that has been cleared by the optimization above.</w:t>
      </w:r>
    </w:p>
    <w:p w14:paraId="56CD6ACF" w14:textId="4FA7C097" w:rsidR="001B2E15" w:rsidRPr="00903DBA" w:rsidRDefault="00E444D6" w:rsidP="00E444D6">
      <w:r w:rsidRPr="00903DBA">
        <w:t>Since the</w:t>
      </w:r>
      <w:r w:rsidR="00237ECB" w:rsidRPr="00903DBA">
        <w:t xml:space="preserve"> optimization methods</w:t>
      </w:r>
      <w:r w:rsidR="00D073EF" w:rsidRPr="00903DBA">
        <w:t xml:space="preserve"> may</w:t>
      </w:r>
      <w:r w:rsidRPr="00903DBA">
        <w:t xml:space="preserve"> reveal new </w:t>
      </w:r>
      <w:r w:rsidR="00A61ED5" w:rsidRPr="00903DBA">
        <w:t>optimization</w:t>
      </w:r>
      <w:r w:rsidRPr="00903DBA">
        <w:t xml:space="preserve"> </w:t>
      </w:r>
      <w:r w:rsidR="00A61ED5" w:rsidRPr="00903DBA">
        <w:t>opportunities</w:t>
      </w:r>
      <w:r w:rsidR="00C002BA" w:rsidRPr="00903DBA">
        <w:t>,</w:t>
      </w:r>
      <w:r w:rsidRPr="00903DBA">
        <w:t xml:space="preserve"> we need to repeat them </w:t>
      </w:r>
      <w:r w:rsidR="00BA6525" w:rsidRPr="00903DBA">
        <w:t>until we do not detect any more opportunity.</w:t>
      </w:r>
      <w:r w:rsidR="00B42535" w:rsidRPr="00903DBA">
        <w:t xml:space="preserve"> The field </w:t>
      </w:r>
      <w:r w:rsidR="00B42535" w:rsidRPr="00903DBA">
        <w:rPr>
          <w:rStyle w:val="CodeInText"/>
        </w:rPr>
        <w:t>m_update</w:t>
      </w:r>
      <w:r w:rsidR="00B42535" w:rsidRPr="00903DBA">
        <w:t xml:space="preserve"> is set to true if we find an optimization </w:t>
      </w:r>
      <w:r w:rsidR="0008504C" w:rsidRPr="00903DBA">
        <w:t>opportunity</w:t>
      </w:r>
      <w:r w:rsidR="00B42535" w:rsidRPr="00903DBA">
        <w:t>.</w:t>
      </w:r>
    </w:p>
    <w:p w14:paraId="21875F05" w14:textId="6A1F78E2" w:rsidR="00B36BC0" w:rsidRPr="00903DBA" w:rsidRDefault="0019469C" w:rsidP="001D1BEE">
      <w:pPr>
        <w:pStyle w:val="CodeHeader"/>
      </w:pPr>
      <w:r w:rsidRPr="00903DBA">
        <w:t>MiddleCodeOptimizor.cs</w:t>
      </w:r>
    </w:p>
    <w:p w14:paraId="229ED5A7" w14:textId="77777777" w:rsidR="00F303A6" w:rsidRPr="00903DBA" w:rsidRDefault="00F303A6" w:rsidP="00F303A6">
      <w:pPr>
        <w:pStyle w:val="Code"/>
        <w:rPr>
          <w:highlight w:val="white"/>
        </w:rPr>
      </w:pPr>
      <w:r w:rsidRPr="00903DBA">
        <w:rPr>
          <w:highlight w:val="white"/>
        </w:rPr>
        <w:t>using System.Numerics;</w:t>
      </w:r>
    </w:p>
    <w:p w14:paraId="427730B9" w14:textId="77777777" w:rsidR="00F303A6" w:rsidRPr="00903DBA" w:rsidRDefault="00F303A6" w:rsidP="00F303A6">
      <w:pPr>
        <w:pStyle w:val="Code"/>
        <w:rPr>
          <w:highlight w:val="white"/>
        </w:rPr>
      </w:pPr>
      <w:r w:rsidRPr="00903DBA">
        <w:rPr>
          <w:highlight w:val="white"/>
        </w:rPr>
        <w:t>using System.Collections.Generic;</w:t>
      </w:r>
    </w:p>
    <w:p w14:paraId="719506DD" w14:textId="3A033946" w:rsidR="00F303A6" w:rsidRPr="00903DBA" w:rsidRDefault="00CC3DD4" w:rsidP="00792C49">
      <w:pPr>
        <w:rPr>
          <w:highlight w:val="white"/>
        </w:rPr>
      </w:pPr>
      <w:r w:rsidRPr="00903DBA">
        <w:rPr>
          <w:highlight w:val="white"/>
        </w:rPr>
        <w:t xml:space="preserve">The </w:t>
      </w:r>
      <w:r w:rsidRPr="00903DBA">
        <w:rPr>
          <w:rStyle w:val="KeyWord0"/>
          <w:highlight w:val="white"/>
        </w:rPr>
        <w:t>m_update</w:t>
      </w:r>
      <w:r w:rsidRPr="00903DBA">
        <w:rPr>
          <w:highlight w:val="white"/>
        </w:rPr>
        <w:t xml:space="preserve"> field is set to true each time an </w:t>
      </w:r>
      <w:r w:rsidR="00792C49" w:rsidRPr="00903DBA">
        <w:rPr>
          <w:highlight w:val="white"/>
        </w:rPr>
        <w:t xml:space="preserve">optimization has occurred, and the middle code list is stored in </w:t>
      </w:r>
      <w:r w:rsidR="00792C49" w:rsidRPr="00903DBA">
        <w:rPr>
          <w:rStyle w:val="KeyWord0"/>
          <w:highlight w:val="white"/>
        </w:rPr>
        <w:t>m_middleCodeList</w:t>
      </w:r>
      <w:r w:rsidR="00792C49" w:rsidRPr="00903DBA">
        <w:rPr>
          <w:highlight w:val="white"/>
        </w:rPr>
        <w:t>.</w:t>
      </w:r>
    </w:p>
    <w:p w14:paraId="7D354E6F" w14:textId="77777777" w:rsidR="00F303A6" w:rsidRPr="00903DBA" w:rsidRDefault="00F303A6" w:rsidP="00F303A6">
      <w:pPr>
        <w:pStyle w:val="Code"/>
        <w:rPr>
          <w:highlight w:val="white"/>
        </w:rPr>
      </w:pPr>
      <w:r w:rsidRPr="00903DBA">
        <w:rPr>
          <w:highlight w:val="white"/>
        </w:rPr>
        <w:t>namespace CCompiler {</w:t>
      </w:r>
    </w:p>
    <w:p w14:paraId="010EE5CC" w14:textId="77777777" w:rsidR="00F303A6" w:rsidRPr="00903DBA" w:rsidRDefault="00F303A6" w:rsidP="00F303A6">
      <w:pPr>
        <w:pStyle w:val="Code"/>
        <w:rPr>
          <w:highlight w:val="white"/>
        </w:rPr>
      </w:pPr>
      <w:r w:rsidRPr="00903DBA">
        <w:rPr>
          <w:highlight w:val="white"/>
        </w:rPr>
        <w:t xml:space="preserve">  public class MiddleCodeOptimizer {</w:t>
      </w:r>
    </w:p>
    <w:p w14:paraId="3392851F" w14:textId="77777777" w:rsidR="00F303A6" w:rsidRPr="00903DBA" w:rsidRDefault="00F303A6" w:rsidP="00F303A6">
      <w:pPr>
        <w:pStyle w:val="Code"/>
        <w:rPr>
          <w:highlight w:val="white"/>
        </w:rPr>
      </w:pPr>
      <w:r w:rsidRPr="00903DBA">
        <w:rPr>
          <w:highlight w:val="white"/>
        </w:rPr>
        <w:t xml:space="preserve">    private bool m_update;</w:t>
      </w:r>
    </w:p>
    <w:p w14:paraId="1709D114" w14:textId="77777777" w:rsidR="00F303A6" w:rsidRPr="00903DBA" w:rsidRDefault="00F303A6" w:rsidP="00F303A6">
      <w:pPr>
        <w:pStyle w:val="Code"/>
        <w:rPr>
          <w:highlight w:val="white"/>
        </w:rPr>
      </w:pPr>
      <w:r w:rsidRPr="00903DBA">
        <w:rPr>
          <w:highlight w:val="white"/>
        </w:rPr>
        <w:t xml:space="preserve">    private List&lt;MiddleCode&gt; m_middleCodeList;</w:t>
      </w:r>
    </w:p>
    <w:p w14:paraId="6EA6B0EF" w14:textId="77777777" w:rsidR="00F303A6" w:rsidRPr="00903DBA" w:rsidRDefault="00F303A6" w:rsidP="00F303A6">
      <w:pPr>
        <w:pStyle w:val="Code"/>
        <w:rPr>
          <w:highlight w:val="white"/>
        </w:rPr>
      </w:pPr>
    </w:p>
    <w:p w14:paraId="0BDEC005" w14:textId="77777777" w:rsidR="00F303A6" w:rsidRPr="00903DBA" w:rsidRDefault="00F303A6" w:rsidP="00F303A6">
      <w:pPr>
        <w:pStyle w:val="Code"/>
        <w:rPr>
          <w:highlight w:val="white"/>
        </w:rPr>
      </w:pPr>
      <w:r w:rsidRPr="00903DBA">
        <w:rPr>
          <w:highlight w:val="white"/>
        </w:rPr>
        <w:t xml:space="preserve">    public MiddleCodeOptimizer(List&lt;MiddleCode&gt; middleCodeList) {</w:t>
      </w:r>
    </w:p>
    <w:p w14:paraId="7B792CFF" w14:textId="77777777" w:rsidR="00F303A6" w:rsidRPr="00903DBA" w:rsidRDefault="00F303A6" w:rsidP="00F303A6">
      <w:pPr>
        <w:pStyle w:val="Code"/>
        <w:rPr>
          <w:highlight w:val="white"/>
        </w:rPr>
      </w:pPr>
      <w:r w:rsidRPr="00903DBA">
        <w:rPr>
          <w:highlight w:val="white"/>
        </w:rPr>
        <w:t xml:space="preserve">      m_middleCodeList = middleCodeList;</w:t>
      </w:r>
    </w:p>
    <w:p w14:paraId="72C020C7" w14:textId="77777777" w:rsidR="00F303A6" w:rsidRPr="00903DBA" w:rsidRDefault="00F303A6" w:rsidP="00F303A6">
      <w:pPr>
        <w:pStyle w:val="Code"/>
        <w:rPr>
          <w:highlight w:val="white"/>
        </w:rPr>
      </w:pPr>
      <w:r w:rsidRPr="00903DBA">
        <w:rPr>
          <w:highlight w:val="white"/>
        </w:rPr>
        <w:t xml:space="preserve">    }</w:t>
      </w:r>
    </w:p>
    <w:p w14:paraId="4FB67318" w14:textId="500AAEC4" w:rsidR="00F303A6" w:rsidRPr="00903DBA" w:rsidRDefault="00F06239" w:rsidP="00435D85">
      <w:pPr>
        <w:rPr>
          <w:highlight w:val="white"/>
        </w:rPr>
      </w:pPr>
      <w:r w:rsidRPr="00903DBA">
        <w:rPr>
          <w:highlight w:val="white"/>
        </w:rPr>
        <w:t>First of all, we need to change the address</w:t>
      </w:r>
      <w:r w:rsidR="00CC3DD4" w:rsidRPr="00903DBA">
        <w:rPr>
          <w:highlight w:val="white"/>
        </w:rPr>
        <w:t>e</w:t>
      </w:r>
      <w:r w:rsidRPr="00903DBA">
        <w:rPr>
          <w:highlight w:val="white"/>
        </w:rPr>
        <w:t>s of jump instr</w:t>
      </w:r>
      <w:r w:rsidR="00CC3DD4" w:rsidRPr="00903DBA">
        <w:rPr>
          <w:highlight w:val="white"/>
        </w:rPr>
        <w:t>uc</w:t>
      </w:r>
      <w:r w:rsidRPr="00903DBA">
        <w:rPr>
          <w:highlight w:val="white"/>
        </w:rPr>
        <w:t>tion</w:t>
      </w:r>
      <w:r w:rsidR="00CC3DD4" w:rsidRPr="00903DBA">
        <w:rPr>
          <w:highlight w:val="white"/>
        </w:rPr>
        <w:t>s</w:t>
      </w:r>
      <w:r w:rsidRPr="00903DBA">
        <w:rPr>
          <w:highlight w:val="white"/>
        </w:rPr>
        <w:t xml:space="preserve">, from middle code objects to their </w:t>
      </w:r>
      <w:r w:rsidR="00435D85" w:rsidRPr="00903DBA">
        <w:rPr>
          <w:highlight w:val="white"/>
        </w:rPr>
        <w:t>index in the code list</w:t>
      </w:r>
      <w:r w:rsidR="00CC3DD4" w:rsidRPr="00903DBA">
        <w:rPr>
          <w:highlight w:val="white"/>
        </w:rPr>
        <w:t xml:space="preserve">, by calling </w:t>
      </w:r>
      <w:r w:rsidR="00CC3DD4" w:rsidRPr="00903DBA">
        <w:rPr>
          <w:rStyle w:val="KeyWord0"/>
          <w:highlight w:val="white"/>
        </w:rPr>
        <w:t>ObjectToIntegerAddresses</w:t>
      </w:r>
      <w:r w:rsidR="00CC3DD4" w:rsidRPr="00903DBA">
        <w:rPr>
          <w:highlight w:val="white"/>
        </w:rPr>
        <w:t>.</w:t>
      </w:r>
    </w:p>
    <w:p w14:paraId="256A42DA" w14:textId="77777777" w:rsidR="00F303A6" w:rsidRPr="00903DBA" w:rsidRDefault="00F303A6" w:rsidP="00F303A6">
      <w:pPr>
        <w:pStyle w:val="Code"/>
        <w:rPr>
          <w:highlight w:val="white"/>
        </w:rPr>
      </w:pPr>
      <w:r w:rsidRPr="00903DBA">
        <w:rPr>
          <w:highlight w:val="white"/>
        </w:rPr>
        <w:t xml:space="preserve">    public void Optimize() {</w:t>
      </w:r>
    </w:p>
    <w:p w14:paraId="78936495" w14:textId="77777777" w:rsidR="00F303A6" w:rsidRPr="00903DBA" w:rsidRDefault="00F303A6" w:rsidP="00F303A6">
      <w:pPr>
        <w:pStyle w:val="Code"/>
        <w:rPr>
          <w:highlight w:val="white"/>
        </w:rPr>
      </w:pPr>
      <w:r w:rsidRPr="00903DBA">
        <w:rPr>
          <w:highlight w:val="white"/>
        </w:rPr>
        <w:t xml:space="preserve">      ObjectToIntegerAddresses();</w:t>
      </w:r>
    </w:p>
    <w:p w14:paraId="49869B98" w14:textId="48353733" w:rsidR="00F303A6" w:rsidRPr="00903DBA" w:rsidRDefault="00CA0E05" w:rsidP="00CA0E05">
      <w:pPr>
        <w:rPr>
          <w:highlight w:val="white"/>
        </w:rPr>
      </w:pPr>
      <w:r w:rsidRPr="00903DBA">
        <w:rPr>
          <w:highlight w:val="white"/>
        </w:rPr>
        <w:t xml:space="preserve">This is the main loop of the optimization process. </w:t>
      </w:r>
      <w:r w:rsidR="00F06239" w:rsidRPr="00903DBA">
        <w:rPr>
          <w:highlight w:val="white"/>
        </w:rPr>
        <w:t>We continue to iterate as long as there are optimization possibilities</w:t>
      </w:r>
      <w:r w:rsidR="00913E79" w:rsidRPr="00903DBA">
        <w:rPr>
          <w:highlight w:val="white"/>
        </w:rPr>
        <w:t xml:space="preserve">; that is, as long as </w:t>
      </w:r>
      <w:r w:rsidR="00913E79" w:rsidRPr="00903DBA">
        <w:rPr>
          <w:rStyle w:val="KeyWord0"/>
          <w:highlight w:val="white"/>
        </w:rPr>
        <w:t>m_update</w:t>
      </w:r>
      <w:r w:rsidR="00913E79" w:rsidRPr="00903DBA">
        <w:rPr>
          <w:highlight w:val="white"/>
        </w:rPr>
        <w:t xml:space="preserve"> is true</w:t>
      </w:r>
      <w:r w:rsidR="00F06239" w:rsidRPr="00903DBA">
        <w:rPr>
          <w:highlight w:val="white"/>
        </w:rPr>
        <w:t>.</w:t>
      </w:r>
      <w:r w:rsidR="00913E79" w:rsidRPr="00903DBA">
        <w:rPr>
          <w:highlight w:val="white"/>
        </w:rPr>
        <w:t xml:space="preserve"> The </w:t>
      </w:r>
      <w:r w:rsidR="00913E79" w:rsidRPr="00903DBA">
        <w:rPr>
          <w:rStyle w:val="KeyWord0"/>
          <w:highlight w:val="white"/>
        </w:rPr>
        <w:t>m_update</w:t>
      </w:r>
      <w:r w:rsidR="00913E79" w:rsidRPr="00903DBA">
        <w:rPr>
          <w:highlight w:val="white"/>
        </w:rPr>
        <w:t xml:space="preserve"> field is set to false at the beginning, and will </w:t>
      </w:r>
      <w:r w:rsidR="004B06A6" w:rsidRPr="00903DBA">
        <w:rPr>
          <w:highlight w:val="white"/>
        </w:rPr>
        <w:t>be set to true in case of an optimization.</w:t>
      </w:r>
    </w:p>
    <w:p w14:paraId="4C0BEC9C" w14:textId="77777777" w:rsidR="00F303A6" w:rsidRPr="00903DBA" w:rsidRDefault="00F303A6" w:rsidP="00F303A6">
      <w:pPr>
        <w:pStyle w:val="Code"/>
        <w:rPr>
          <w:highlight w:val="white"/>
        </w:rPr>
      </w:pPr>
      <w:r w:rsidRPr="00903DBA">
        <w:rPr>
          <w:highlight w:val="white"/>
        </w:rPr>
        <w:t xml:space="preserve">      do {</w:t>
      </w:r>
    </w:p>
    <w:p w14:paraId="00810713" w14:textId="77777777" w:rsidR="00F303A6" w:rsidRPr="00903DBA" w:rsidRDefault="00F303A6" w:rsidP="00F303A6">
      <w:pPr>
        <w:pStyle w:val="Code"/>
        <w:rPr>
          <w:highlight w:val="white"/>
        </w:rPr>
      </w:pPr>
      <w:r w:rsidRPr="00903DBA">
        <w:rPr>
          <w:highlight w:val="white"/>
        </w:rPr>
        <w:t xml:space="preserve">        m_update = false;</w:t>
      </w:r>
    </w:p>
    <w:p w14:paraId="70F914AE" w14:textId="77777777" w:rsidR="00F303A6" w:rsidRPr="00903DBA" w:rsidRDefault="00F303A6" w:rsidP="00F303A6">
      <w:pPr>
        <w:pStyle w:val="Code"/>
        <w:rPr>
          <w:highlight w:val="white"/>
        </w:rPr>
      </w:pPr>
      <w:r w:rsidRPr="00903DBA">
        <w:rPr>
          <w:highlight w:val="white"/>
        </w:rPr>
        <w:t xml:space="preserve">        ClearGotoNextStatements();</w:t>
      </w:r>
    </w:p>
    <w:p w14:paraId="1E9B3A92" w14:textId="77777777" w:rsidR="00F303A6" w:rsidRPr="00903DBA" w:rsidRDefault="00F303A6" w:rsidP="00F303A6">
      <w:pPr>
        <w:pStyle w:val="Code"/>
        <w:rPr>
          <w:highlight w:val="white"/>
        </w:rPr>
      </w:pPr>
      <w:r w:rsidRPr="00903DBA">
        <w:rPr>
          <w:highlight w:val="white"/>
        </w:rPr>
        <w:t xml:space="preserve">        ClearDoubleRelationStatements();</w:t>
      </w:r>
    </w:p>
    <w:p w14:paraId="4422AC82" w14:textId="77777777" w:rsidR="00F303A6" w:rsidRPr="00903DBA" w:rsidRDefault="00F303A6" w:rsidP="00F303A6">
      <w:pPr>
        <w:pStyle w:val="Code"/>
        <w:rPr>
          <w:highlight w:val="white"/>
        </w:rPr>
      </w:pPr>
      <w:r w:rsidRPr="00903DBA">
        <w:rPr>
          <w:highlight w:val="white"/>
        </w:rPr>
        <w:t xml:space="preserve">        TraceGotoChains();</w:t>
      </w:r>
    </w:p>
    <w:p w14:paraId="0140DD48" w14:textId="77777777" w:rsidR="00F303A6" w:rsidRPr="00903DBA" w:rsidRDefault="00F303A6" w:rsidP="00F303A6">
      <w:pPr>
        <w:pStyle w:val="Code"/>
        <w:rPr>
          <w:highlight w:val="white"/>
        </w:rPr>
      </w:pPr>
      <w:r w:rsidRPr="00903DBA">
        <w:rPr>
          <w:highlight w:val="white"/>
        </w:rPr>
        <w:t xml:space="preserve">        ClearUnreachableCode();</w:t>
      </w:r>
    </w:p>
    <w:p w14:paraId="3075D5C5" w14:textId="77777777" w:rsidR="00F303A6" w:rsidRPr="00903DBA" w:rsidRDefault="00F303A6" w:rsidP="00F303A6">
      <w:pPr>
        <w:pStyle w:val="Code"/>
        <w:rPr>
          <w:highlight w:val="white"/>
        </w:rPr>
      </w:pPr>
      <w:r w:rsidRPr="00903DBA">
        <w:rPr>
          <w:highlight w:val="white"/>
        </w:rPr>
        <w:t xml:space="preserve">        RemovePushPop();</w:t>
      </w:r>
    </w:p>
    <w:p w14:paraId="3396AC67" w14:textId="77777777" w:rsidR="00F303A6" w:rsidRPr="00903DBA" w:rsidRDefault="00F303A6" w:rsidP="00F303A6">
      <w:pPr>
        <w:pStyle w:val="Code"/>
        <w:rPr>
          <w:highlight w:val="white"/>
        </w:rPr>
      </w:pPr>
      <w:r w:rsidRPr="00903DBA">
        <w:rPr>
          <w:highlight w:val="white"/>
        </w:rPr>
        <w:t xml:space="preserve">        MergePopPushToTop();</w:t>
      </w:r>
    </w:p>
    <w:p w14:paraId="3660B57C" w14:textId="77777777" w:rsidR="00F303A6" w:rsidRPr="00903DBA" w:rsidRDefault="00F303A6" w:rsidP="00F303A6">
      <w:pPr>
        <w:pStyle w:val="Code"/>
        <w:rPr>
          <w:highlight w:val="white"/>
        </w:rPr>
      </w:pPr>
      <w:r w:rsidRPr="00903DBA">
        <w:rPr>
          <w:highlight w:val="white"/>
        </w:rPr>
        <w:t xml:space="preserve">        MergeTopPopToPop();</w:t>
      </w:r>
    </w:p>
    <w:p w14:paraId="371F31DF" w14:textId="2C456EEA" w:rsidR="00F303A6" w:rsidRPr="00903DBA" w:rsidRDefault="00F303A6" w:rsidP="00F303A6">
      <w:pPr>
        <w:pStyle w:val="Code"/>
        <w:rPr>
          <w:highlight w:val="white"/>
        </w:rPr>
      </w:pPr>
      <w:r w:rsidRPr="00903DBA">
        <w:rPr>
          <w:highlight w:val="white"/>
        </w:rPr>
        <w:lastRenderedPageBreak/>
        <w:t xml:space="preserve">        MergeBinary();</w:t>
      </w:r>
    </w:p>
    <w:p w14:paraId="42C915AC" w14:textId="77777777" w:rsidR="00F303A6" w:rsidRPr="00903DBA" w:rsidRDefault="00F303A6" w:rsidP="00F303A6">
      <w:pPr>
        <w:pStyle w:val="Code"/>
        <w:rPr>
          <w:highlight w:val="white"/>
        </w:rPr>
      </w:pPr>
      <w:r w:rsidRPr="00903DBA">
        <w:rPr>
          <w:highlight w:val="white"/>
        </w:rPr>
        <w:t xml:space="preserve">        //MergeDoubleAssign(); // XXX</w:t>
      </w:r>
    </w:p>
    <w:p w14:paraId="37514346" w14:textId="77777777" w:rsidR="00F303A6" w:rsidRPr="00903DBA" w:rsidRDefault="00F303A6" w:rsidP="00F303A6">
      <w:pPr>
        <w:pStyle w:val="Code"/>
        <w:rPr>
          <w:highlight w:val="white"/>
        </w:rPr>
      </w:pPr>
      <w:r w:rsidRPr="00903DBA">
        <w:rPr>
          <w:highlight w:val="white"/>
        </w:rPr>
        <w:t xml:space="preserve">        SematicOptimization();</w:t>
      </w:r>
    </w:p>
    <w:p w14:paraId="438E9B76" w14:textId="77777777" w:rsidR="00F303A6" w:rsidRPr="00903DBA" w:rsidRDefault="00F303A6" w:rsidP="00F303A6">
      <w:pPr>
        <w:pStyle w:val="Code"/>
        <w:rPr>
          <w:highlight w:val="white"/>
        </w:rPr>
      </w:pPr>
      <w:r w:rsidRPr="00903DBA">
        <w:rPr>
          <w:highlight w:val="white"/>
        </w:rPr>
        <w:t xml:space="preserve">        OptimizeRelation();</w:t>
      </w:r>
    </w:p>
    <w:p w14:paraId="50EEDF33" w14:textId="77777777" w:rsidR="00F303A6" w:rsidRPr="00903DBA" w:rsidRDefault="00F303A6" w:rsidP="00F303A6">
      <w:pPr>
        <w:pStyle w:val="Code"/>
        <w:rPr>
          <w:highlight w:val="white"/>
        </w:rPr>
      </w:pPr>
      <w:r w:rsidRPr="00903DBA">
        <w:rPr>
          <w:highlight w:val="white"/>
        </w:rPr>
        <w:t xml:space="preserve">        OptimizeCommutative();</w:t>
      </w:r>
    </w:p>
    <w:p w14:paraId="76F57F7D" w14:textId="77777777" w:rsidR="00F303A6" w:rsidRPr="00903DBA" w:rsidRDefault="00F303A6" w:rsidP="00F303A6">
      <w:pPr>
        <w:pStyle w:val="Code"/>
        <w:rPr>
          <w:highlight w:val="white"/>
        </w:rPr>
      </w:pPr>
      <w:r w:rsidRPr="00903DBA">
        <w:rPr>
          <w:highlight w:val="white"/>
        </w:rPr>
        <w:t xml:space="preserve">        OptimizeBinary();</w:t>
      </w:r>
    </w:p>
    <w:p w14:paraId="4328E80E" w14:textId="77777777" w:rsidR="00F303A6" w:rsidRPr="00903DBA" w:rsidRDefault="00F303A6" w:rsidP="00F303A6">
      <w:pPr>
        <w:pStyle w:val="Code"/>
        <w:rPr>
          <w:highlight w:val="white"/>
        </w:rPr>
      </w:pPr>
      <w:r w:rsidRPr="00903DBA">
        <w:rPr>
          <w:highlight w:val="white"/>
        </w:rPr>
        <w:t xml:space="preserve">        CheckIntegral(); // XXX</w:t>
      </w:r>
    </w:p>
    <w:p w14:paraId="135B2E7D" w14:textId="77777777" w:rsidR="00F303A6" w:rsidRPr="00903DBA" w:rsidRDefault="00F303A6" w:rsidP="00F303A6">
      <w:pPr>
        <w:pStyle w:val="Code"/>
        <w:rPr>
          <w:highlight w:val="white"/>
        </w:rPr>
      </w:pPr>
      <w:r w:rsidRPr="00903DBA">
        <w:rPr>
          <w:highlight w:val="white"/>
        </w:rPr>
        <w:t xml:space="preserve">        CheckFloating(); // XXX</w:t>
      </w:r>
    </w:p>
    <w:p w14:paraId="2C133D3D" w14:textId="77777777" w:rsidR="00F303A6" w:rsidRPr="00903DBA" w:rsidRDefault="00F303A6" w:rsidP="00F303A6">
      <w:pPr>
        <w:pStyle w:val="Code"/>
        <w:rPr>
          <w:highlight w:val="white"/>
        </w:rPr>
      </w:pPr>
      <w:r w:rsidRPr="00903DBA">
        <w:rPr>
          <w:highlight w:val="white"/>
        </w:rPr>
        <w:t xml:space="preserve">        RemoveClearedCode();</w:t>
      </w:r>
    </w:p>
    <w:p w14:paraId="7921201A" w14:textId="77777777" w:rsidR="00F303A6" w:rsidRPr="00903DBA" w:rsidRDefault="00F303A6" w:rsidP="00F303A6">
      <w:pPr>
        <w:pStyle w:val="Code"/>
        <w:rPr>
          <w:highlight w:val="white"/>
        </w:rPr>
      </w:pPr>
      <w:r w:rsidRPr="00903DBA">
        <w:rPr>
          <w:highlight w:val="white"/>
        </w:rPr>
        <w:t xml:space="preserve">      } while (m_update);</w:t>
      </w:r>
    </w:p>
    <w:p w14:paraId="06D98893" w14:textId="77777777" w:rsidR="00F303A6" w:rsidRPr="00903DBA" w:rsidRDefault="00F303A6" w:rsidP="00F303A6">
      <w:pPr>
        <w:pStyle w:val="Code"/>
        <w:rPr>
          <w:highlight w:val="white"/>
        </w:rPr>
      </w:pPr>
      <w:r w:rsidRPr="00903DBA">
        <w:rPr>
          <w:highlight w:val="white"/>
        </w:rPr>
        <w:t xml:space="preserve">    }</w:t>
      </w:r>
    </w:p>
    <w:p w14:paraId="3AE4ACDE" w14:textId="473797CD" w:rsidR="00F303A6" w:rsidRPr="00903DBA" w:rsidRDefault="00F303A6" w:rsidP="00F303A6">
      <w:pPr>
        <w:pStyle w:val="Rubrik3"/>
      </w:pPr>
      <w:bookmarkStart w:id="418" w:name="_Toc57656058"/>
      <w:r w:rsidRPr="00903DBA">
        <w:t>Object to Integer Addresses</w:t>
      </w:r>
      <w:bookmarkEnd w:id="418"/>
    </w:p>
    <w:p w14:paraId="59B9EA90" w14:textId="5DCE77E6" w:rsidR="009D157E" w:rsidRPr="00903DBA" w:rsidRDefault="00F303A6" w:rsidP="00F303A6">
      <w:r w:rsidRPr="00903DBA">
        <w:t>When we generated the middle code, we use middle code objects as target for jump instructions.</w:t>
      </w:r>
      <w:r w:rsidR="00AB0C51" w:rsidRPr="00903DBA">
        <w:t xml:space="preserve"> The first we need to do is to </w:t>
      </w:r>
      <w:r w:rsidR="005432DA" w:rsidRPr="00903DBA">
        <w:t>change</w:t>
      </w:r>
      <w:r w:rsidR="00AB0C51" w:rsidRPr="00903DBA">
        <w:t xml:space="preserve"> the middle code targets to integer targets.</w:t>
      </w:r>
      <w:r w:rsidR="00DC227A" w:rsidRPr="00903DBA">
        <w:t xml:space="preserve"> The reason for this is that the optimization process of this chapter </w:t>
      </w:r>
      <w:r w:rsidR="009D157E" w:rsidRPr="00903DBA">
        <w:t xml:space="preserve">will result in the </w:t>
      </w:r>
      <w:r w:rsidR="00DC227A" w:rsidRPr="00903DBA">
        <w:t xml:space="preserve">removal of </w:t>
      </w:r>
      <w:r w:rsidR="009D157E" w:rsidRPr="00903DBA">
        <w:t>middle code instruction, among which some may be jump targets.</w:t>
      </w:r>
    </w:p>
    <w:p w14:paraId="75BDAD9E" w14:textId="77777777" w:rsidR="00361DD4" w:rsidRPr="00903DBA" w:rsidRDefault="00361DD4" w:rsidP="00361DD4">
      <w:pPr>
        <w:pStyle w:val="Code"/>
        <w:rPr>
          <w:highlight w:val="white"/>
        </w:rPr>
      </w:pPr>
      <w:r w:rsidRPr="00903DBA">
        <w:rPr>
          <w:highlight w:val="white"/>
        </w:rPr>
        <w:t xml:space="preserve">    public void ObjectToIntegerAddresses() {</w:t>
      </w:r>
    </w:p>
    <w:p w14:paraId="20EDA1EF" w14:textId="374F302D" w:rsidR="00D50063" w:rsidRPr="00903DBA" w:rsidRDefault="00D50063" w:rsidP="00D50063">
      <w:pPr>
        <w:rPr>
          <w:highlight w:val="white"/>
        </w:rPr>
      </w:pPr>
      <w:r w:rsidRPr="00903DBA">
        <w:rPr>
          <w:highlight w:val="white"/>
        </w:rPr>
        <w:t xml:space="preserve">We start by defining the address map, which we load with </w:t>
      </w:r>
      <w:r w:rsidR="00E0470C" w:rsidRPr="00903DBA">
        <w:rPr>
          <w:highlight w:val="white"/>
        </w:rPr>
        <w:t>the index of each instruction.</w:t>
      </w:r>
    </w:p>
    <w:p w14:paraId="6FE8E21F" w14:textId="347C55A0" w:rsidR="00361DD4" w:rsidRPr="00903DBA" w:rsidRDefault="00361DD4" w:rsidP="00361DD4">
      <w:pPr>
        <w:pStyle w:val="Code"/>
        <w:rPr>
          <w:highlight w:val="white"/>
        </w:rPr>
      </w:pPr>
      <w:r w:rsidRPr="00903DBA">
        <w:rPr>
          <w:highlight w:val="white"/>
        </w:rPr>
        <w:t xml:space="preserve">      IDictionary&lt;MiddleCode,int&gt; addressMap =</w:t>
      </w:r>
    </w:p>
    <w:p w14:paraId="08BA9045" w14:textId="2DDCD859" w:rsidR="00361DD4" w:rsidRPr="00903DBA" w:rsidRDefault="00361DD4" w:rsidP="00361DD4">
      <w:pPr>
        <w:pStyle w:val="Code"/>
        <w:rPr>
          <w:highlight w:val="white"/>
        </w:rPr>
      </w:pPr>
      <w:r w:rsidRPr="00903DBA">
        <w:rPr>
          <w:highlight w:val="white"/>
        </w:rPr>
        <w:t xml:space="preserve">        new Dictionary&lt;MiddleCode,int&gt;();</w:t>
      </w:r>
    </w:p>
    <w:p w14:paraId="783D62EE" w14:textId="77777777" w:rsidR="00361DD4" w:rsidRPr="00903DBA" w:rsidRDefault="00361DD4" w:rsidP="00361DD4">
      <w:pPr>
        <w:pStyle w:val="Code"/>
        <w:rPr>
          <w:highlight w:val="white"/>
        </w:rPr>
      </w:pPr>
      <w:r w:rsidRPr="00903DBA">
        <w:rPr>
          <w:highlight w:val="white"/>
        </w:rPr>
        <w:t xml:space="preserve">    </w:t>
      </w:r>
    </w:p>
    <w:p w14:paraId="660949AE"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0D5C96EB" w14:textId="77777777" w:rsidR="00361DD4" w:rsidRPr="00903DBA" w:rsidRDefault="00361DD4" w:rsidP="00361DD4">
      <w:pPr>
        <w:pStyle w:val="Code"/>
        <w:rPr>
          <w:highlight w:val="white"/>
        </w:rPr>
      </w:pPr>
      <w:r w:rsidRPr="00903DBA">
        <w:rPr>
          <w:highlight w:val="white"/>
        </w:rPr>
        <w:t xml:space="preserve">        addressMap.Add(m_middleCodeList[index], index);</w:t>
      </w:r>
    </w:p>
    <w:p w14:paraId="34166EC4" w14:textId="77777777" w:rsidR="00361DD4" w:rsidRPr="00903DBA" w:rsidRDefault="00361DD4" w:rsidP="00361DD4">
      <w:pPr>
        <w:pStyle w:val="Code"/>
        <w:rPr>
          <w:highlight w:val="white"/>
        </w:rPr>
      </w:pPr>
      <w:r w:rsidRPr="00903DBA">
        <w:rPr>
          <w:highlight w:val="white"/>
        </w:rPr>
        <w:t xml:space="preserve">      }</w:t>
      </w:r>
    </w:p>
    <w:p w14:paraId="5BA43449" w14:textId="26B28476" w:rsidR="00361DD4" w:rsidRPr="00903DBA" w:rsidRDefault="00BC3303" w:rsidP="00BC3303">
      <w:pPr>
        <w:rPr>
          <w:highlight w:val="white"/>
        </w:rPr>
      </w:pPr>
      <w:r w:rsidRPr="00903DBA">
        <w:rPr>
          <w:highlight w:val="white"/>
        </w:rPr>
        <w:t xml:space="preserve">We then iterate through the </w:t>
      </w:r>
      <w:r w:rsidR="006D5D52" w:rsidRPr="00903DBA">
        <w:rPr>
          <w:highlight w:val="white"/>
        </w:rPr>
        <w:t xml:space="preserve">middle code list and, with the help of the address map, change the </w:t>
      </w:r>
      <w:r w:rsidR="00C95871" w:rsidRPr="00903DBA">
        <w:rPr>
          <w:highlight w:val="white"/>
        </w:rPr>
        <w:t>targets from middle code instructions to integer values</w:t>
      </w:r>
      <w:r w:rsidR="003A173F" w:rsidRPr="00903DBA">
        <w:rPr>
          <w:highlight w:val="white"/>
        </w:rPr>
        <w:t xml:space="preserve">. </w:t>
      </w:r>
      <w:r w:rsidR="00361DD4" w:rsidRPr="00903DBA">
        <w:rPr>
          <w:highlight w:val="white"/>
        </w:rPr>
        <w:t xml:space="preserve">  </w:t>
      </w:r>
    </w:p>
    <w:p w14:paraId="4576C19D"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77EE8FDB" w14:textId="77777777" w:rsidR="00361DD4" w:rsidRPr="00903DBA" w:rsidRDefault="00361DD4" w:rsidP="00361DD4">
      <w:pPr>
        <w:pStyle w:val="Code"/>
        <w:rPr>
          <w:highlight w:val="white"/>
        </w:rPr>
      </w:pPr>
      <w:r w:rsidRPr="00903DBA">
        <w:rPr>
          <w:highlight w:val="white"/>
        </w:rPr>
        <w:t xml:space="preserve">        MiddleCode sourceCode = m_middleCodeList[index];</w:t>
      </w:r>
    </w:p>
    <w:p w14:paraId="1611AD03" w14:textId="77777777" w:rsidR="00361DD4" w:rsidRPr="00903DBA" w:rsidRDefault="00361DD4" w:rsidP="00361DD4">
      <w:pPr>
        <w:pStyle w:val="Code"/>
        <w:rPr>
          <w:highlight w:val="white"/>
        </w:rPr>
      </w:pPr>
      <w:r w:rsidRPr="00903DBA">
        <w:rPr>
          <w:highlight w:val="white"/>
        </w:rPr>
        <w:t xml:space="preserve">      </w:t>
      </w:r>
    </w:p>
    <w:p w14:paraId="07FFA66D" w14:textId="77777777" w:rsidR="00361DD4" w:rsidRPr="00903DBA" w:rsidRDefault="00361DD4" w:rsidP="00361DD4">
      <w:pPr>
        <w:pStyle w:val="Code"/>
        <w:rPr>
          <w:highlight w:val="white"/>
        </w:rPr>
      </w:pPr>
      <w:r w:rsidRPr="00903DBA">
        <w:rPr>
          <w:highlight w:val="white"/>
        </w:rPr>
        <w:t xml:space="preserve">        if (sourceCode.IsGoto() || sourceCode.IsCarry() ||</w:t>
      </w:r>
    </w:p>
    <w:p w14:paraId="3F2707A9" w14:textId="34CD6BFF" w:rsidR="00361DD4" w:rsidRPr="00903DBA" w:rsidRDefault="00361DD4" w:rsidP="00361DD4">
      <w:pPr>
        <w:pStyle w:val="Code"/>
        <w:rPr>
          <w:highlight w:val="white"/>
        </w:rPr>
      </w:pPr>
      <w:r w:rsidRPr="00903DBA">
        <w:rPr>
          <w:highlight w:val="white"/>
        </w:rPr>
        <w:t xml:space="preserve">            sourceCode.IsRelation()) {</w:t>
      </w:r>
    </w:p>
    <w:p w14:paraId="575DA161" w14:textId="6AFF90AC"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(sourceCode[0] is MiddleCode);</w:t>
      </w:r>
    </w:p>
    <w:p w14:paraId="3E04EEEA" w14:textId="77777777" w:rsidR="00361DD4" w:rsidRPr="00903DBA" w:rsidRDefault="00361DD4" w:rsidP="00361DD4">
      <w:pPr>
        <w:pStyle w:val="Code"/>
        <w:rPr>
          <w:highlight w:val="white"/>
        </w:rPr>
      </w:pPr>
      <w:r w:rsidRPr="00903DBA">
        <w:rPr>
          <w:highlight w:val="white"/>
        </w:rPr>
        <w:t xml:space="preserve">          MiddleCode targetCode = (MiddleCode) sourceCode[0];</w:t>
      </w:r>
    </w:p>
    <w:p w14:paraId="5E4E5754" w14:textId="55E1BA6A"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(addressMap.ContainsKey(targetCode));</w:t>
      </w:r>
    </w:p>
    <w:p w14:paraId="7E7926ED" w14:textId="77777777" w:rsidR="00361DD4" w:rsidRPr="00903DBA" w:rsidRDefault="00361DD4" w:rsidP="00361DD4">
      <w:pPr>
        <w:pStyle w:val="Code"/>
        <w:rPr>
          <w:highlight w:val="white"/>
        </w:rPr>
      </w:pPr>
      <w:r w:rsidRPr="00903DBA">
        <w:rPr>
          <w:highlight w:val="white"/>
        </w:rPr>
        <w:t xml:space="preserve">          sourceCode[0] = addressMap[targetCode];</w:t>
      </w:r>
    </w:p>
    <w:p w14:paraId="08D74424" w14:textId="77777777" w:rsidR="00361DD4" w:rsidRPr="00903DBA" w:rsidRDefault="00361DD4" w:rsidP="00361DD4">
      <w:pPr>
        <w:pStyle w:val="Code"/>
        <w:rPr>
          <w:highlight w:val="white"/>
        </w:rPr>
      </w:pPr>
      <w:r w:rsidRPr="00903DBA">
        <w:rPr>
          <w:highlight w:val="white"/>
        </w:rPr>
        <w:t xml:space="preserve">        }</w:t>
      </w:r>
    </w:p>
    <w:p w14:paraId="455DDE3D" w14:textId="77777777" w:rsidR="00361DD4" w:rsidRPr="00903DBA" w:rsidRDefault="00361DD4" w:rsidP="00361DD4">
      <w:pPr>
        <w:pStyle w:val="Code"/>
        <w:rPr>
          <w:highlight w:val="white"/>
        </w:rPr>
      </w:pPr>
      <w:r w:rsidRPr="00903DBA">
        <w:rPr>
          <w:highlight w:val="white"/>
        </w:rPr>
        <w:t xml:space="preserve">      }</w:t>
      </w:r>
    </w:p>
    <w:p w14:paraId="54DA9ADB" w14:textId="443BFBB6" w:rsidR="009D157E" w:rsidRPr="00903DBA" w:rsidRDefault="00361DD4" w:rsidP="00361DD4">
      <w:pPr>
        <w:pStyle w:val="Code"/>
        <w:rPr>
          <w:highlight w:val="white"/>
        </w:rPr>
      </w:pPr>
      <w:r w:rsidRPr="00903DBA">
        <w:rPr>
          <w:highlight w:val="white"/>
        </w:rPr>
        <w:t xml:space="preserve">    }</w:t>
      </w:r>
    </w:p>
    <w:p w14:paraId="290031D7" w14:textId="262D5E57" w:rsidR="001B6658" w:rsidRPr="00903DBA" w:rsidRDefault="00C0170C" w:rsidP="00795872">
      <w:pPr>
        <w:pStyle w:val="Rubrik3"/>
      </w:pPr>
      <w:bookmarkStart w:id="419" w:name="_Toc57656059"/>
      <w:r>
        <w:t>Jump</w:t>
      </w:r>
      <w:r w:rsidR="001B6658" w:rsidRPr="00903DBA">
        <w:t xml:space="preserve"> Next Instructions</w:t>
      </w:r>
      <w:bookmarkEnd w:id="419"/>
    </w:p>
    <w:p w14:paraId="7A9F02C3" w14:textId="4ACBDBB6" w:rsidR="001B6658" w:rsidRPr="00903DBA" w:rsidRDefault="001B6658" w:rsidP="001B6658">
      <w:r w:rsidRPr="00903DBA">
        <w:t xml:space="preserve">In some cases, there may be goto instructions that just jump to the next instructions. Those instructions </w:t>
      </w:r>
      <w:r w:rsidR="005727E4" w:rsidRPr="00903DBA">
        <w:t xml:space="preserve">are </w:t>
      </w:r>
      <w:r w:rsidR="00DF46F1" w:rsidRPr="00903DBA">
        <w:t>meaningless</w:t>
      </w:r>
      <w:r w:rsidR="005727E4" w:rsidRPr="00903DBA">
        <w:t xml:space="preserve"> and </w:t>
      </w:r>
      <w:r w:rsidR="00DF46F1" w:rsidRPr="00903DBA">
        <w:t>s</w:t>
      </w:r>
      <w:r w:rsidR="005727E4" w:rsidRPr="00903DBA">
        <w:t>hall be removed.</w:t>
      </w:r>
      <w:r w:rsidR="001A05A4" w:rsidRPr="00903DBA">
        <w:t xml:space="preserve"> For instance:</w:t>
      </w:r>
    </w:p>
    <w:p w14:paraId="1A4DE48E" w14:textId="77777777" w:rsidR="000428CE" w:rsidRPr="00903DBA" w:rsidRDefault="00116D7F" w:rsidP="000428CE">
      <w:pPr>
        <w:pStyle w:val="Code"/>
      </w:pPr>
      <w:r w:rsidRPr="00903DBA">
        <w:t xml:space="preserve"> </w:t>
      </w:r>
      <w:r w:rsidR="000428CE" w:rsidRPr="00903DBA">
        <w:t xml:space="preserve"> 1. goto 2</w:t>
      </w:r>
    </w:p>
    <w:p w14:paraId="3945D4AF" w14:textId="77777777" w:rsidR="000B244B" w:rsidRPr="00903DBA" w:rsidRDefault="000428CE" w:rsidP="000B244B">
      <w:pPr>
        <w:pStyle w:val="Code"/>
      </w:pPr>
      <w:r w:rsidRPr="00903DBA">
        <w:t xml:space="preserve">  2. ...</w:t>
      </w:r>
    </w:p>
    <w:p w14:paraId="7FD1F827" w14:textId="77777777" w:rsidR="000A0C51" w:rsidRPr="00903DBA" w:rsidRDefault="000A0C51" w:rsidP="001550CF">
      <w:pPr>
        <w:pStyle w:val="Code"/>
        <w:rPr>
          <w:highlight w:val="white"/>
        </w:rPr>
      </w:pPr>
    </w:p>
    <w:p w14:paraId="2B2B3ECA" w14:textId="0EF24872" w:rsidR="001550CF" w:rsidRPr="00903DBA" w:rsidRDefault="001550CF" w:rsidP="001550CF">
      <w:pPr>
        <w:pStyle w:val="Code"/>
        <w:rPr>
          <w:highlight w:val="white"/>
        </w:rPr>
      </w:pPr>
      <w:r w:rsidRPr="00903DBA">
        <w:rPr>
          <w:highlight w:val="white"/>
        </w:rPr>
        <w:t xml:space="preserve">    private void ClearGotoNextStatements() {</w:t>
      </w:r>
    </w:p>
    <w:p w14:paraId="3514884D" w14:textId="7EEC2AE8" w:rsidR="001550CF" w:rsidRPr="00903DBA" w:rsidRDefault="001550CF" w:rsidP="001550CF">
      <w:pPr>
        <w:pStyle w:val="Code"/>
        <w:rPr>
          <w:highlight w:val="white"/>
        </w:rPr>
      </w:pPr>
      <w:r w:rsidRPr="00903DBA">
        <w:rPr>
          <w:highlight w:val="white"/>
        </w:rPr>
        <w:t xml:space="preserve">      for (int index = </w:t>
      </w:r>
      <w:r w:rsidR="004A5B1B" w:rsidRPr="00903DBA">
        <w:rPr>
          <w:highlight w:val="white"/>
        </w:rPr>
        <w:t>0</w:t>
      </w:r>
      <w:r w:rsidRPr="00903DBA">
        <w:rPr>
          <w:highlight w:val="white"/>
        </w:rPr>
        <w:t>; index &lt; (m_middleCodeList.Count - 1); ++index) {</w:t>
      </w:r>
    </w:p>
    <w:p w14:paraId="6FBDBF4C" w14:textId="77777777" w:rsidR="001550CF" w:rsidRPr="00903DBA" w:rsidRDefault="001550CF" w:rsidP="001550CF">
      <w:pPr>
        <w:pStyle w:val="Code"/>
        <w:rPr>
          <w:highlight w:val="white"/>
        </w:rPr>
      </w:pPr>
      <w:r w:rsidRPr="00903DBA">
        <w:rPr>
          <w:highlight w:val="white"/>
        </w:rPr>
        <w:t xml:space="preserve">        MiddleCode middleCode = m_middleCodeList[index];</w:t>
      </w:r>
    </w:p>
    <w:p w14:paraId="5D60B1D5" w14:textId="77777777" w:rsidR="001550CF" w:rsidRPr="00903DBA" w:rsidRDefault="001550CF" w:rsidP="001550CF">
      <w:pPr>
        <w:pStyle w:val="Code"/>
        <w:rPr>
          <w:highlight w:val="white"/>
        </w:rPr>
      </w:pPr>
      <w:r w:rsidRPr="00903DBA">
        <w:rPr>
          <w:highlight w:val="white"/>
        </w:rPr>
        <w:t xml:space="preserve">      </w:t>
      </w:r>
    </w:p>
    <w:p w14:paraId="61930F85" w14:textId="77777777" w:rsidR="001550CF" w:rsidRPr="00903DBA" w:rsidRDefault="001550CF" w:rsidP="001550CF">
      <w:pPr>
        <w:pStyle w:val="Code"/>
        <w:rPr>
          <w:highlight w:val="white"/>
        </w:rPr>
      </w:pPr>
      <w:r w:rsidRPr="00903DBA">
        <w:rPr>
          <w:highlight w:val="white"/>
        </w:rPr>
        <w:t xml:space="preserve">        if (middleCode.IsRelationCarryOrGoto()) {</w:t>
      </w:r>
    </w:p>
    <w:p w14:paraId="61C744AB" w14:textId="77777777" w:rsidR="001550CF" w:rsidRPr="00903DBA" w:rsidRDefault="001550CF" w:rsidP="001550CF">
      <w:pPr>
        <w:pStyle w:val="Code"/>
        <w:rPr>
          <w:highlight w:val="white"/>
        </w:rPr>
      </w:pPr>
      <w:r w:rsidRPr="00903DBA">
        <w:rPr>
          <w:highlight w:val="white"/>
        </w:rPr>
        <w:lastRenderedPageBreak/>
        <w:t xml:space="preserve">          int target = (int) middleCode[0];</w:t>
      </w:r>
    </w:p>
    <w:p w14:paraId="34A24EC8" w14:textId="5C815D07" w:rsidR="001550CF" w:rsidRPr="00903DBA" w:rsidRDefault="001550CF" w:rsidP="001550CF">
      <w:pPr>
        <w:rPr>
          <w:highlight w:val="white"/>
        </w:rPr>
      </w:pPr>
      <w:r w:rsidRPr="00903DBA">
        <w:rPr>
          <w:highlight w:val="white"/>
        </w:rPr>
        <w:t xml:space="preserve">  When we encounter a jump instruction that jumps to the next </w:t>
      </w:r>
      <w:r w:rsidR="00A1085E" w:rsidRPr="00903DBA">
        <w:rPr>
          <w:highlight w:val="white"/>
        </w:rPr>
        <w:t>instruction</w:t>
      </w:r>
      <w:r w:rsidRPr="00903DBA">
        <w:rPr>
          <w:highlight w:val="white"/>
        </w:rPr>
        <w:t>, we remove it</w:t>
      </w:r>
    </w:p>
    <w:p w14:paraId="51B50F65" w14:textId="77777777" w:rsidR="001550CF" w:rsidRPr="00903DBA" w:rsidRDefault="001550CF" w:rsidP="001550CF">
      <w:pPr>
        <w:pStyle w:val="Code"/>
        <w:rPr>
          <w:highlight w:val="white"/>
        </w:rPr>
      </w:pPr>
      <w:r w:rsidRPr="00903DBA">
        <w:rPr>
          <w:highlight w:val="white"/>
        </w:rPr>
        <w:t xml:space="preserve">          if (target == (index + 1)) {</w:t>
      </w:r>
    </w:p>
    <w:p w14:paraId="2A1C6D22" w14:textId="77777777" w:rsidR="001550CF" w:rsidRPr="00903DBA" w:rsidRDefault="001550CF" w:rsidP="001550CF">
      <w:pPr>
        <w:pStyle w:val="Code"/>
        <w:rPr>
          <w:highlight w:val="white"/>
        </w:rPr>
      </w:pPr>
      <w:r w:rsidRPr="00903DBA">
        <w:rPr>
          <w:highlight w:val="white"/>
        </w:rPr>
        <w:t xml:space="preserve">            middleCode.Clear();</w:t>
      </w:r>
    </w:p>
    <w:p w14:paraId="1F938A38" w14:textId="77777777" w:rsidR="001550CF" w:rsidRPr="00903DBA" w:rsidRDefault="001550CF" w:rsidP="001550CF">
      <w:pPr>
        <w:pStyle w:val="Code"/>
        <w:rPr>
          <w:highlight w:val="white"/>
        </w:rPr>
      </w:pPr>
      <w:r w:rsidRPr="00903DBA">
        <w:rPr>
          <w:highlight w:val="white"/>
        </w:rPr>
        <w:t xml:space="preserve">            m_update = true;</w:t>
      </w:r>
    </w:p>
    <w:p w14:paraId="7A2A4A27" w14:textId="77777777" w:rsidR="001550CF" w:rsidRPr="00903DBA" w:rsidRDefault="001550CF" w:rsidP="001550CF">
      <w:pPr>
        <w:pStyle w:val="Code"/>
        <w:rPr>
          <w:highlight w:val="white"/>
        </w:rPr>
      </w:pPr>
      <w:r w:rsidRPr="00903DBA">
        <w:rPr>
          <w:highlight w:val="white"/>
        </w:rPr>
        <w:t xml:space="preserve">          }</w:t>
      </w:r>
    </w:p>
    <w:p w14:paraId="436BA2C5" w14:textId="77777777" w:rsidR="001550CF" w:rsidRPr="00903DBA" w:rsidRDefault="001550CF" w:rsidP="001550CF">
      <w:pPr>
        <w:pStyle w:val="Code"/>
        <w:rPr>
          <w:highlight w:val="white"/>
        </w:rPr>
      </w:pPr>
      <w:r w:rsidRPr="00903DBA">
        <w:rPr>
          <w:highlight w:val="white"/>
        </w:rPr>
        <w:t xml:space="preserve">        }</w:t>
      </w:r>
    </w:p>
    <w:p w14:paraId="135028ED" w14:textId="77777777" w:rsidR="001550CF" w:rsidRPr="00903DBA" w:rsidRDefault="001550CF" w:rsidP="001550CF">
      <w:pPr>
        <w:pStyle w:val="Code"/>
        <w:rPr>
          <w:highlight w:val="white"/>
        </w:rPr>
      </w:pPr>
      <w:r w:rsidRPr="00903DBA">
        <w:rPr>
          <w:highlight w:val="white"/>
        </w:rPr>
        <w:t xml:space="preserve">      }</w:t>
      </w:r>
    </w:p>
    <w:p w14:paraId="592B5858" w14:textId="44707258" w:rsidR="001550CF" w:rsidRPr="00903DBA" w:rsidRDefault="001550CF" w:rsidP="003E3851">
      <w:pPr>
        <w:pStyle w:val="Code"/>
        <w:rPr>
          <w:highlight w:val="white"/>
        </w:rPr>
      </w:pPr>
      <w:r w:rsidRPr="00903DBA">
        <w:rPr>
          <w:highlight w:val="white"/>
        </w:rPr>
        <w:t xml:space="preserve">    }</w:t>
      </w:r>
    </w:p>
    <w:p w14:paraId="11007EDD" w14:textId="646495C9" w:rsidR="001D1BEE" w:rsidRPr="00903DBA" w:rsidRDefault="00223AD8" w:rsidP="00795872">
      <w:pPr>
        <w:pStyle w:val="Rubrik3"/>
      </w:pPr>
      <w:bookmarkStart w:id="420" w:name="_Toc57656060"/>
      <w:r w:rsidRPr="00903DBA">
        <w:t>Next-</w:t>
      </w:r>
      <w:r w:rsidR="00795872" w:rsidRPr="00903DBA">
        <w:t xml:space="preserve">Double </w:t>
      </w:r>
      <w:r w:rsidR="00C0170C">
        <w:t>Jump</w:t>
      </w:r>
      <w:r w:rsidR="00036C5E" w:rsidRPr="00903DBA">
        <w:t xml:space="preserve"> </w:t>
      </w:r>
      <w:r w:rsidR="00795872" w:rsidRPr="00903DBA">
        <w:t>Statements</w:t>
      </w:r>
      <w:bookmarkEnd w:id="420"/>
    </w:p>
    <w:p w14:paraId="5B0FA6AC" w14:textId="7FA840CA" w:rsidR="00BF3B8B" w:rsidRPr="00903DBA" w:rsidRDefault="00BF3B8B" w:rsidP="00BF3B8B">
      <w:r w:rsidRPr="00903DBA">
        <w:t>A</w:t>
      </w:r>
      <w:r w:rsidR="00544D41" w:rsidRPr="00903DBA">
        <w:t xml:space="preserve"> conditional jump </w:t>
      </w:r>
      <w:r w:rsidRPr="00903DBA">
        <w:t xml:space="preserve">instruction that jumps two steps ahead and is followed by </w:t>
      </w:r>
      <w:r w:rsidR="00266732" w:rsidRPr="00903DBA">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903DBA" w14:paraId="1DC9A61D" w14:textId="77777777" w:rsidTr="00BF3B8B">
        <w:tc>
          <w:tcPr>
            <w:tcW w:w="3116" w:type="dxa"/>
          </w:tcPr>
          <w:p w14:paraId="0279EBC8" w14:textId="77777777" w:rsidR="008616EC" w:rsidRPr="00903DBA" w:rsidRDefault="008616EC" w:rsidP="008616EC">
            <w:pPr>
              <w:pStyle w:val="Code"/>
            </w:pPr>
            <w:r w:rsidRPr="00903DBA">
              <w:t>1. if a &lt; b goto 3</w:t>
            </w:r>
          </w:p>
          <w:p w14:paraId="1A56FC39" w14:textId="77777777" w:rsidR="008616EC" w:rsidRPr="00903DBA" w:rsidRDefault="008616EC" w:rsidP="008616EC">
            <w:pPr>
              <w:pStyle w:val="Code"/>
            </w:pPr>
            <w:r w:rsidRPr="00903DBA">
              <w:t>2. goto 10</w:t>
            </w:r>
          </w:p>
          <w:p w14:paraId="1616E2C4" w14:textId="02E76E44" w:rsidR="005A0A21" w:rsidRPr="00903DBA" w:rsidRDefault="005A0A21" w:rsidP="008616EC">
            <w:pPr>
              <w:pStyle w:val="Code"/>
            </w:pPr>
            <w:r w:rsidRPr="00903DBA">
              <w:t xml:space="preserve">3. </w:t>
            </w:r>
            <w:r w:rsidR="00E2129D" w:rsidRPr="00903DBA">
              <w:t>...</w:t>
            </w:r>
          </w:p>
        </w:tc>
        <w:tc>
          <w:tcPr>
            <w:tcW w:w="3117" w:type="dxa"/>
          </w:tcPr>
          <w:p w14:paraId="07062B55" w14:textId="77777777" w:rsidR="008616EC" w:rsidRPr="00903DBA" w:rsidRDefault="008616EC" w:rsidP="008616EC">
            <w:pPr>
              <w:pStyle w:val="Code"/>
            </w:pPr>
            <w:r w:rsidRPr="00903DBA">
              <w:t>1. if a &gt;= b goto 10</w:t>
            </w:r>
          </w:p>
          <w:p w14:paraId="12B92337" w14:textId="75C36783" w:rsidR="008616EC" w:rsidRPr="00903DBA" w:rsidRDefault="008616EC" w:rsidP="008616EC">
            <w:pPr>
              <w:pStyle w:val="Code"/>
              <w:rPr>
                <w:i/>
              </w:rPr>
            </w:pPr>
            <w:r w:rsidRPr="00903DBA">
              <w:t xml:space="preserve">2. </w:t>
            </w:r>
            <w:r w:rsidR="00A713FD" w:rsidRPr="00903DBA">
              <w:rPr>
                <w:i/>
              </w:rPr>
              <w:t>removed</w:t>
            </w:r>
          </w:p>
          <w:p w14:paraId="6388A575" w14:textId="77777777" w:rsidR="005A0A21" w:rsidRPr="00903DBA" w:rsidRDefault="005A0A21" w:rsidP="008616EC">
            <w:pPr>
              <w:pStyle w:val="Code"/>
            </w:pPr>
            <w:r w:rsidRPr="00903DBA">
              <w:t>3. ...</w:t>
            </w:r>
          </w:p>
        </w:tc>
        <w:tc>
          <w:tcPr>
            <w:tcW w:w="3117" w:type="dxa"/>
          </w:tcPr>
          <w:p w14:paraId="0C40675A" w14:textId="77777777" w:rsidR="008616EC" w:rsidRPr="00903DBA" w:rsidRDefault="008616EC" w:rsidP="008616EC">
            <w:pPr>
              <w:pStyle w:val="Code"/>
            </w:pPr>
          </w:p>
        </w:tc>
      </w:tr>
    </w:tbl>
    <w:p w14:paraId="3741EBFA" w14:textId="559011C9" w:rsidR="003A0F6E" w:rsidRPr="00903DBA" w:rsidRDefault="003A0F6E" w:rsidP="00023E71">
      <w:r w:rsidRPr="00903DBA">
        <w:t xml:space="preserve">To begin with, we need the inverse map to change the condition. The swap map </w:t>
      </w:r>
      <w:r w:rsidR="00023E71" w:rsidRPr="00903DBA">
        <w:t xml:space="preserve">is used in </w:t>
      </w:r>
      <w:r w:rsidR="00023E71" w:rsidRPr="00903DBA">
        <w:rPr>
          <w:rStyle w:val="KeyWord0"/>
          <w:highlight w:val="white"/>
        </w:rPr>
        <w:t>OptimizeRelation</w:t>
      </w:r>
      <w:r w:rsidR="00023E71" w:rsidRPr="00903DBA">
        <w:t xml:space="preserve"> below.</w:t>
      </w:r>
      <w:r w:rsidR="00D15D74" w:rsidRPr="00903DBA">
        <w:t xml:space="preserve"> The </w:t>
      </w:r>
      <w:r w:rsidR="00694CB8" w:rsidRPr="00903DBA">
        <w:t>reason</w:t>
      </w:r>
      <w:r w:rsidR="00D15D74" w:rsidRPr="00903DBA">
        <w:t xml:space="preserve"> we define it at this point in the code is that we canno</w:t>
      </w:r>
      <w:r w:rsidR="00694CB8" w:rsidRPr="00903DBA">
        <w:t>t</w:t>
      </w:r>
      <w:r w:rsidR="00D15D74" w:rsidRPr="00903DBA">
        <w:t xml:space="preserve"> have more than one static area in the same class.</w:t>
      </w:r>
    </w:p>
    <w:p w14:paraId="583397E1" w14:textId="77777777" w:rsidR="00226452" w:rsidRPr="00903DBA" w:rsidRDefault="00226452" w:rsidP="00226452">
      <w:pPr>
        <w:pStyle w:val="Code"/>
        <w:rPr>
          <w:highlight w:val="white"/>
        </w:rPr>
      </w:pPr>
      <w:r w:rsidRPr="00903DBA">
        <w:rPr>
          <w:highlight w:val="white"/>
        </w:rPr>
        <w:t xml:space="preserve">    public static IDictionary&lt;MiddleOperator, MiddleOperator&gt; m_inverseMap =</w:t>
      </w:r>
    </w:p>
    <w:p w14:paraId="4E568348" w14:textId="77777777" w:rsidR="00226452" w:rsidRPr="00903DBA" w:rsidRDefault="00226452" w:rsidP="00226452">
      <w:pPr>
        <w:pStyle w:val="Code"/>
        <w:rPr>
          <w:highlight w:val="white"/>
        </w:rPr>
      </w:pPr>
      <w:r w:rsidRPr="00903DBA">
        <w:rPr>
          <w:highlight w:val="white"/>
        </w:rPr>
        <w:t xml:space="preserve">      new Dictionary&lt;MiddleOperator, MiddleOperator&gt;() {</w:t>
      </w:r>
    </w:p>
    <w:p w14:paraId="67F73440" w14:textId="77777777" w:rsidR="00226452" w:rsidRPr="00903DBA" w:rsidRDefault="00226452" w:rsidP="00226452">
      <w:pPr>
        <w:pStyle w:val="Code"/>
        <w:rPr>
          <w:highlight w:val="white"/>
        </w:rPr>
      </w:pPr>
      <w:r w:rsidRPr="00903DBA">
        <w:rPr>
          <w:highlight w:val="white"/>
        </w:rPr>
        <w:t xml:space="preserve">        {MiddleOperator.Equal, MiddleOperator.NotEqual},</w:t>
      </w:r>
    </w:p>
    <w:p w14:paraId="119C65F3" w14:textId="77777777" w:rsidR="00226452" w:rsidRPr="00903DBA" w:rsidRDefault="00226452" w:rsidP="00226452">
      <w:pPr>
        <w:pStyle w:val="Code"/>
        <w:rPr>
          <w:highlight w:val="white"/>
        </w:rPr>
      </w:pPr>
      <w:r w:rsidRPr="00903DBA">
        <w:rPr>
          <w:highlight w:val="white"/>
        </w:rPr>
        <w:t xml:space="preserve">        {MiddleOperator.NotEqual, MiddleOperator.Equal},</w:t>
      </w:r>
    </w:p>
    <w:p w14:paraId="37FFE7EE" w14:textId="77777777" w:rsidR="00226452" w:rsidRPr="00903DBA" w:rsidRDefault="00226452" w:rsidP="00226452">
      <w:pPr>
        <w:pStyle w:val="Code"/>
        <w:rPr>
          <w:highlight w:val="white"/>
        </w:rPr>
      </w:pPr>
      <w:r w:rsidRPr="00903DBA">
        <w:rPr>
          <w:highlight w:val="white"/>
        </w:rPr>
        <w:t xml:space="preserve">        {MiddleOperator.Carry, MiddleOperator.NotCarry},</w:t>
      </w:r>
    </w:p>
    <w:p w14:paraId="6F716854" w14:textId="77777777" w:rsidR="00226452" w:rsidRPr="00903DBA" w:rsidRDefault="00226452" w:rsidP="00226452">
      <w:pPr>
        <w:pStyle w:val="Code"/>
        <w:rPr>
          <w:highlight w:val="white"/>
        </w:rPr>
      </w:pPr>
      <w:r w:rsidRPr="00903DBA">
        <w:rPr>
          <w:highlight w:val="white"/>
        </w:rPr>
        <w:t xml:space="preserve">        {MiddleOperator.NotCarry, MiddleOperator.Carry},</w:t>
      </w:r>
    </w:p>
    <w:p w14:paraId="164A5E2F" w14:textId="77777777" w:rsidR="00226452" w:rsidRPr="00903DBA" w:rsidRDefault="00226452" w:rsidP="00226452">
      <w:pPr>
        <w:pStyle w:val="Code"/>
        <w:rPr>
          <w:highlight w:val="white"/>
        </w:rPr>
      </w:pPr>
      <w:r w:rsidRPr="00903DBA">
        <w:rPr>
          <w:highlight w:val="white"/>
        </w:rPr>
        <w:t xml:space="preserve">        {MiddleOperator.SignedLessThan,</w:t>
      </w:r>
    </w:p>
    <w:p w14:paraId="6CBC5AAB" w14:textId="776A0A43" w:rsidR="00226452" w:rsidRPr="00903DBA" w:rsidRDefault="00226452" w:rsidP="00226452">
      <w:pPr>
        <w:pStyle w:val="Code"/>
        <w:rPr>
          <w:highlight w:val="white"/>
        </w:rPr>
      </w:pPr>
      <w:r w:rsidRPr="00903DBA">
        <w:rPr>
          <w:highlight w:val="white"/>
        </w:rPr>
        <w:t xml:space="preserve">         MiddleOperator.SignedGreaterThanEqual},</w:t>
      </w:r>
    </w:p>
    <w:p w14:paraId="5EDAA893" w14:textId="77777777" w:rsidR="00226452" w:rsidRPr="00903DBA" w:rsidRDefault="00226452" w:rsidP="00226452">
      <w:pPr>
        <w:pStyle w:val="Code"/>
        <w:rPr>
          <w:highlight w:val="white"/>
        </w:rPr>
      </w:pPr>
      <w:r w:rsidRPr="00903DBA">
        <w:rPr>
          <w:highlight w:val="white"/>
        </w:rPr>
        <w:t xml:space="preserve">        {MiddleOperator.SignedLessThanEqual,</w:t>
      </w:r>
    </w:p>
    <w:p w14:paraId="10EF5194" w14:textId="2C022031" w:rsidR="00226452" w:rsidRPr="00903DBA" w:rsidRDefault="00226452" w:rsidP="00226452">
      <w:pPr>
        <w:pStyle w:val="Code"/>
        <w:rPr>
          <w:highlight w:val="white"/>
        </w:rPr>
      </w:pPr>
      <w:r w:rsidRPr="00903DBA">
        <w:rPr>
          <w:highlight w:val="white"/>
        </w:rPr>
        <w:t xml:space="preserve">         MiddleOperator.SignedGreaterThan},</w:t>
      </w:r>
    </w:p>
    <w:p w14:paraId="168B1B4D" w14:textId="77777777" w:rsidR="00226452" w:rsidRPr="00903DBA" w:rsidRDefault="00226452" w:rsidP="00226452">
      <w:pPr>
        <w:pStyle w:val="Code"/>
        <w:rPr>
          <w:highlight w:val="white"/>
        </w:rPr>
      </w:pPr>
      <w:r w:rsidRPr="00903DBA">
        <w:rPr>
          <w:highlight w:val="white"/>
        </w:rPr>
        <w:t xml:space="preserve">        {MiddleOperator.SignedGreaterThan,</w:t>
      </w:r>
    </w:p>
    <w:p w14:paraId="48194D31" w14:textId="7EFF9AEF" w:rsidR="00226452" w:rsidRPr="00903DBA" w:rsidRDefault="00226452" w:rsidP="00226452">
      <w:pPr>
        <w:pStyle w:val="Code"/>
        <w:rPr>
          <w:highlight w:val="white"/>
        </w:rPr>
      </w:pPr>
      <w:r w:rsidRPr="00903DBA">
        <w:rPr>
          <w:highlight w:val="white"/>
        </w:rPr>
        <w:t xml:space="preserve">         MiddleOperator.SignedLessThanEqual},</w:t>
      </w:r>
    </w:p>
    <w:p w14:paraId="0DAA4FD1" w14:textId="77777777" w:rsidR="00226452" w:rsidRPr="00903DBA" w:rsidRDefault="00226452" w:rsidP="00226452">
      <w:pPr>
        <w:pStyle w:val="Code"/>
        <w:rPr>
          <w:highlight w:val="white"/>
        </w:rPr>
      </w:pPr>
      <w:r w:rsidRPr="00903DBA">
        <w:rPr>
          <w:highlight w:val="white"/>
        </w:rPr>
        <w:t xml:space="preserve">        {MiddleOperator.SignedGreaterThanEqual,</w:t>
      </w:r>
    </w:p>
    <w:p w14:paraId="0DB33402" w14:textId="6800761B" w:rsidR="00226452" w:rsidRPr="00903DBA" w:rsidRDefault="00226452" w:rsidP="00226452">
      <w:pPr>
        <w:pStyle w:val="Code"/>
        <w:rPr>
          <w:highlight w:val="white"/>
        </w:rPr>
      </w:pPr>
      <w:r w:rsidRPr="00903DBA">
        <w:rPr>
          <w:highlight w:val="white"/>
        </w:rPr>
        <w:t xml:space="preserve">         MiddleOperator.SignedLessThan},</w:t>
      </w:r>
    </w:p>
    <w:p w14:paraId="00B25014" w14:textId="77777777" w:rsidR="00226452" w:rsidRPr="00903DBA" w:rsidRDefault="00226452" w:rsidP="00226452">
      <w:pPr>
        <w:pStyle w:val="Code"/>
        <w:rPr>
          <w:highlight w:val="white"/>
        </w:rPr>
      </w:pPr>
      <w:r w:rsidRPr="00903DBA">
        <w:rPr>
          <w:highlight w:val="white"/>
        </w:rPr>
        <w:t xml:space="preserve">        {MiddleOperator.UnsignedLessThan,</w:t>
      </w:r>
    </w:p>
    <w:p w14:paraId="2EDEF716" w14:textId="23923472" w:rsidR="00226452" w:rsidRPr="00903DBA" w:rsidRDefault="00226452" w:rsidP="00226452">
      <w:pPr>
        <w:pStyle w:val="Code"/>
        <w:rPr>
          <w:highlight w:val="white"/>
        </w:rPr>
      </w:pPr>
      <w:r w:rsidRPr="00903DBA">
        <w:rPr>
          <w:highlight w:val="white"/>
        </w:rPr>
        <w:t xml:space="preserve">         MiddleOperator.UnsignedGreaterThanEqual},</w:t>
      </w:r>
    </w:p>
    <w:p w14:paraId="0CD0C221" w14:textId="77777777" w:rsidR="00226452" w:rsidRPr="00903DBA" w:rsidRDefault="00226452" w:rsidP="00226452">
      <w:pPr>
        <w:pStyle w:val="Code"/>
        <w:rPr>
          <w:highlight w:val="white"/>
        </w:rPr>
      </w:pPr>
      <w:r w:rsidRPr="00903DBA">
        <w:rPr>
          <w:highlight w:val="white"/>
        </w:rPr>
        <w:t xml:space="preserve">        {MiddleOperator.UnsignedLessThanEqual,</w:t>
      </w:r>
    </w:p>
    <w:p w14:paraId="3AB9CFF9" w14:textId="3A1C3ECE" w:rsidR="00226452" w:rsidRPr="00903DBA" w:rsidRDefault="00226452" w:rsidP="00226452">
      <w:pPr>
        <w:pStyle w:val="Code"/>
        <w:rPr>
          <w:highlight w:val="white"/>
        </w:rPr>
      </w:pPr>
      <w:r w:rsidRPr="00903DBA">
        <w:rPr>
          <w:highlight w:val="white"/>
        </w:rPr>
        <w:t xml:space="preserve">         MiddleOperator.UnsignedGreaterThan},</w:t>
      </w:r>
    </w:p>
    <w:p w14:paraId="2FB03206" w14:textId="77777777" w:rsidR="00226452" w:rsidRPr="00903DBA" w:rsidRDefault="00226452" w:rsidP="00226452">
      <w:pPr>
        <w:pStyle w:val="Code"/>
        <w:rPr>
          <w:highlight w:val="white"/>
        </w:rPr>
      </w:pPr>
      <w:r w:rsidRPr="00903DBA">
        <w:rPr>
          <w:highlight w:val="white"/>
        </w:rPr>
        <w:t xml:space="preserve">        {MiddleOperator.UnsignedGreaterThan,</w:t>
      </w:r>
    </w:p>
    <w:p w14:paraId="056C5A27" w14:textId="7E8309CC" w:rsidR="00226452" w:rsidRPr="00903DBA" w:rsidRDefault="00226452" w:rsidP="00226452">
      <w:pPr>
        <w:pStyle w:val="Code"/>
        <w:rPr>
          <w:highlight w:val="white"/>
        </w:rPr>
      </w:pPr>
      <w:r w:rsidRPr="00903DBA">
        <w:rPr>
          <w:highlight w:val="white"/>
        </w:rPr>
        <w:t xml:space="preserve">         MiddleOperator.UnsignedLessThanEqual},</w:t>
      </w:r>
    </w:p>
    <w:p w14:paraId="3C78DA4A" w14:textId="77777777" w:rsidR="00226452" w:rsidRPr="00903DBA" w:rsidRDefault="00226452" w:rsidP="00226452">
      <w:pPr>
        <w:pStyle w:val="Code"/>
        <w:rPr>
          <w:highlight w:val="white"/>
        </w:rPr>
      </w:pPr>
      <w:r w:rsidRPr="00903DBA">
        <w:rPr>
          <w:highlight w:val="white"/>
        </w:rPr>
        <w:t xml:space="preserve">        {MiddleOperator.UnsignedGreaterThanEqual,</w:t>
      </w:r>
    </w:p>
    <w:p w14:paraId="28CB43B7" w14:textId="2B62B596" w:rsidR="00226452" w:rsidRPr="00903DBA" w:rsidRDefault="00226452" w:rsidP="00226452">
      <w:pPr>
        <w:pStyle w:val="Code"/>
        <w:rPr>
          <w:highlight w:val="white"/>
        </w:rPr>
      </w:pPr>
      <w:r w:rsidRPr="00903DBA">
        <w:rPr>
          <w:highlight w:val="white"/>
        </w:rPr>
        <w:t xml:space="preserve">         MiddleOperator.UnsignedLessThan}</w:t>
      </w:r>
    </w:p>
    <w:p w14:paraId="18F18A24" w14:textId="77777777" w:rsidR="00226452" w:rsidRPr="00903DBA" w:rsidRDefault="00226452" w:rsidP="00226452">
      <w:pPr>
        <w:pStyle w:val="Code"/>
        <w:rPr>
          <w:highlight w:val="white"/>
        </w:rPr>
      </w:pPr>
      <w:r w:rsidRPr="00903DBA">
        <w:rPr>
          <w:highlight w:val="white"/>
        </w:rPr>
        <w:t xml:space="preserve">      };</w:t>
      </w:r>
    </w:p>
    <w:p w14:paraId="6E98787B" w14:textId="68AB4623" w:rsidR="00833EE9" w:rsidRPr="00903DBA" w:rsidRDefault="00E455A9" w:rsidP="00E455A9">
      <w:pPr>
        <w:rPr>
          <w:highlight w:val="white"/>
        </w:rPr>
      </w:pPr>
      <w:r w:rsidRPr="00903DBA">
        <w:rPr>
          <w:highlight w:val="white"/>
        </w:rPr>
        <w:t xml:space="preserve">We iterate through the middle code list, from the first to the next to last </w:t>
      </w:r>
      <w:r w:rsidR="00457645" w:rsidRPr="00903DBA">
        <w:rPr>
          <w:highlight w:val="white"/>
        </w:rPr>
        <w:t>instruction since</w:t>
      </w:r>
      <w:r w:rsidRPr="00903DBA">
        <w:rPr>
          <w:highlight w:val="white"/>
        </w:rPr>
        <w:t xml:space="preserve"> we inspect the current instruction and the instruction</w:t>
      </w:r>
      <w:r w:rsidR="000F5DA7" w:rsidRPr="00903DBA">
        <w:rPr>
          <w:highlight w:val="white"/>
        </w:rPr>
        <w:t xml:space="preserve"> following it</w:t>
      </w:r>
      <w:r w:rsidRPr="00903DBA">
        <w:rPr>
          <w:highlight w:val="white"/>
        </w:rPr>
        <w:t>.</w:t>
      </w:r>
    </w:p>
    <w:p w14:paraId="3F4E6C89" w14:textId="77777777" w:rsidR="00833EE9" w:rsidRPr="00903DBA" w:rsidRDefault="00833EE9" w:rsidP="00833EE9">
      <w:pPr>
        <w:pStyle w:val="Code"/>
        <w:rPr>
          <w:highlight w:val="white"/>
        </w:rPr>
      </w:pPr>
      <w:r w:rsidRPr="00903DBA">
        <w:rPr>
          <w:highlight w:val="white"/>
        </w:rPr>
        <w:t xml:space="preserve">    private void ClearDoubleRelationStatements() {</w:t>
      </w:r>
    </w:p>
    <w:p w14:paraId="3EA69392" w14:textId="77777777" w:rsidR="00833EE9" w:rsidRPr="00903DBA" w:rsidRDefault="00833EE9" w:rsidP="00833EE9">
      <w:pPr>
        <w:pStyle w:val="Code"/>
        <w:rPr>
          <w:highlight w:val="white"/>
        </w:rPr>
      </w:pPr>
      <w:r w:rsidRPr="00903DBA">
        <w:rPr>
          <w:highlight w:val="white"/>
        </w:rPr>
        <w:t xml:space="preserve">      for (int index = 0; index &lt; (m_middleCodeList.Count - 1); ++index) {</w:t>
      </w:r>
    </w:p>
    <w:p w14:paraId="17780CAD" w14:textId="77777777" w:rsidR="00833EE9" w:rsidRPr="00903DBA" w:rsidRDefault="00833EE9" w:rsidP="00833EE9">
      <w:pPr>
        <w:pStyle w:val="Code"/>
        <w:rPr>
          <w:highlight w:val="white"/>
        </w:rPr>
      </w:pPr>
      <w:r w:rsidRPr="00903DBA">
        <w:rPr>
          <w:highlight w:val="white"/>
        </w:rPr>
        <w:t xml:space="preserve">        MiddleCode thisCode = m_middleCodeList[index],</w:t>
      </w:r>
    </w:p>
    <w:p w14:paraId="738B0B02" w14:textId="77777777" w:rsidR="00833EE9" w:rsidRPr="00903DBA" w:rsidRDefault="00833EE9" w:rsidP="00833EE9">
      <w:pPr>
        <w:pStyle w:val="Code"/>
        <w:rPr>
          <w:highlight w:val="white"/>
        </w:rPr>
      </w:pPr>
      <w:r w:rsidRPr="00903DBA">
        <w:rPr>
          <w:highlight w:val="white"/>
        </w:rPr>
        <w:t xml:space="preserve">                   nextCode = m_middleCodeList[index + 1];</w:t>
      </w:r>
    </w:p>
    <w:p w14:paraId="3832347A" w14:textId="77777777" w:rsidR="00833EE9" w:rsidRPr="00903DBA" w:rsidRDefault="00833EE9" w:rsidP="00833EE9">
      <w:pPr>
        <w:pStyle w:val="Code"/>
        <w:rPr>
          <w:highlight w:val="white"/>
        </w:rPr>
      </w:pPr>
    </w:p>
    <w:p w14:paraId="455F6155" w14:textId="77777777" w:rsidR="00833EE9" w:rsidRPr="00903DBA" w:rsidRDefault="00833EE9" w:rsidP="00833EE9">
      <w:pPr>
        <w:pStyle w:val="Code"/>
        <w:rPr>
          <w:highlight w:val="white"/>
        </w:rPr>
      </w:pPr>
      <w:r w:rsidRPr="00903DBA">
        <w:rPr>
          <w:highlight w:val="white"/>
        </w:rPr>
        <w:t xml:space="preserve">        if ((thisCode.IsRelation() || thisCode.IsCarry()) &amp;&amp;</w:t>
      </w:r>
    </w:p>
    <w:p w14:paraId="791403C2" w14:textId="7D7917F5" w:rsidR="00833EE9" w:rsidRPr="00903DBA" w:rsidRDefault="00833EE9" w:rsidP="00833EE9">
      <w:pPr>
        <w:pStyle w:val="Code"/>
        <w:rPr>
          <w:highlight w:val="white"/>
        </w:rPr>
      </w:pPr>
      <w:r w:rsidRPr="00903DBA">
        <w:rPr>
          <w:highlight w:val="white"/>
        </w:rPr>
        <w:t xml:space="preserve">            nextCode.IsGoto()) {</w:t>
      </w:r>
    </w:p>
    <w:p w14:paraId="0FE128B5" w14:textId="77777777" w:rsidR="00833EE9" w:rsidRPr="00903DBA" w:rsidRDefault="00833EE9" w:rsidP="00833EE9">
      <w:pPr>
        <w:pStyle w:val="Code"/>
        <w:rPr>
          <w:highlight w:val="white"/>
        </w:rPr>
      </w:pPr>
      <w:r w:rsidRPr="00903DBA">
        <w:rPr>
          <w:highlight w:val="white"/>
        </w:rPr>
        <w:lastRenderedPageBreak/>
        <w:t xml:space="preserve">          int target1 = (int) thisCode[0],</w:t>
      </w:r>
    </w:p>
    <w:p w14:paraId="4BE36BB7" w14:textId="77777777" w:rsidR="00833EE9" w:rsidRPr="00903DBA" w:rsidRDefault="00833EE9" w:rsidP="00833EE9">
      <w:pPr>
        <w:pStyle w:val="Code"/>
        <w:rPr>
          <w:highlight w:val="white"/>
        </w:rPr>
      </w:pPr>
      <w:r w:rsidRPr="00903DBA">
        <w:rPr>
          <w:highlight w:val="white"/>
        </w:rPr>
        <w:t xml:space="preserve">              target2 = (int) nextCode[0];</w:t>
      </w:r>
    </w:p>
    <w:p w14:paraId="6EA81BA7" w14:textId="30468C66" w:rsidR="00833EE9" w:rsidRPr="00903DBA" w:rsidRDefault="00666227" w:rsidP="00666227">
      <w:pPr>
        <w:rPr>
          <w:highlight w:val="white"/>
        </w:rPr>
      </w:pPr>
      <w:r w:rsidRPr="00903DBA">
        <w:rPr>
          <w:highlight w:val="white"/>
        </w:rPr>
        <w:t>If the</w:t>
      </w:r>
      <w:r w:rsidR="000A4D04" w:rsidRPr="00903DBA">
        <w:rPr>
          <w:highlight w:val="white"/>
        </w:rPr>
        <w:t xml:space="preserve"> </w:t>
      </w:r>
      <w:r w:rsidR="00457645" w:rsidRPr="00903DBA">
        <w:rPr>
          <w:highlight w:val="white"/>
        </w:rPr>
        <w:t xml:space="preserve">instruction jumps </w:t>
      </w:r>
      <w:r w:rsidR="005E43B2" w:rsidRPr="00903DBA">
        <w:rPr>
          <w:highlight w:val="white"/>
        </w:rPr>
        <w:t xml:space="preserve">over the next instruction, we </w:t>
      </w:r>
      <w:r w:rsidR="005D5FFE" w:rsidRPr="00903DBA">
        <w:rPr>
          <w:highlight w:val="white"/>
        </w:rPr>
        <w:t>use the inverse map to change the current instruction, and we clear the next instruction.</w:t>
      </w:r>
    </w:p>
    <w:p w14:paraId="4239BD25" w14:textId="77777777" w:rsidR="00833EE9" w:rsidRPr="00903DBA" w:rsidRDefault="00833EE9" w:rsidP="00833EE9">
      <w:pPr>
        <w:pStyle w:val="Code"/>
        <w:rPr>
          <w:highlight w:val="white"/>
        </w:rPr>
      </w:pPr>
      <w:r w:rsidRPr="00903DBA">
        <w:rPr>
          <w:highlight w:val="white"/>
        </w:rPr>
        <w:t xml:space="preserve">          if (target1 == (index + 2)) {</w:t>
      </w:r>
    </w:p>
    <w:p w14:paraId="3C1A0870" w14:textId="77777777" w:rsidR="00833EE9" w:rsidRPr="00903DBA" w:rsidRDefault="00833EE9" w:rsidP="00833EE9">
      <w:pPr>
        <w:pStyle w:val="Code"/>
        <w:rPr>
          <w:highlight w:val="white"/>
        </w:rPr>
      </w:pPr>
      <w:r w:rsidRPr="00903DBA">
        <w:rPr>
          <w:highlight w:val="white"/>
        </w:rPr>
        <w:t xml:space="preserve">            MiddleOperator operator1 = thisCode.Operator;</w:t>
      </w:r>
    </w:p>
    <w:p w14:paraId="4DC27BEA" w14:textId="77777777" w:rsidR="00833EE9" w:rsidRPr="00903DBA" w:rsidRDefault="00833EE9" w:rsidP="00833EE9">
      <w:pPr>
        <w:pStyle w:val="Code"/>
        <w:rPr>
          <w:highlight w:val="white"/>
        </w:rPr>
      </w:pPr>
      <w:r w:rsidRPr="00903DBA">
        <w:rPr>
          <w:highlight w:val="white"/>
        </w:rPr>
        <w:t xml:space="preserve">            thisCode.Operator = m_inverseMap[operator1];</w:t>
      </w:r>
    </w:p>
    <w:p w14:paraId="3918A7EF" w14:textId="77777777" w:rsidR="00833EE9" w:rsidRPr="00903DBA" w:rsidRDefault="00833EE9" w:rsidP="00833EE9">
      <w:pPr>
        <w:pStyle w:val="Code"/>
        <w:rPr>
          <w:highlight w:val="white"/>
        </w:rPr>
      </w:pPr>
      <w:r w:rsidRPr="00903DBA">
        <w:rPr>
          <w:highlight w:val="white"/>
        </w:rPr>
        <w:t xml:space="preserve">            thisCode[0] = target2;</w:t>
      </w:r>
    </w:p>
    <w:p w14:paraId="01EF5332" w14:textId="77777777" w:rsidR="00833EE9" w:rsidRPr="00903DBA" w:rsidRDefault="00833EE9" w:rsidP="00833EE9">
      <w:pPr>
        <w:pStyle w:val="Code"/>
        <w:rPr>
          <w:highlight w:val="white"/>
        </w:rPr>
      </w:pPr>
      <w:r w:rsidRPr="00903DBA">
        <w:rPr>
          <w:highlight w:val="white"/>
        </w:rPr>
        <w:t xml:space="preserve">            nextCode.Clear();</w:t>
      </w:r>
    </w:p>
    <w:p w14:paraId="555750B2" w14:textId="77777777" w:rsidR="00833EE9" w:rsidRPr="00903DBA" w:rsidRDefault="00833EE9" w:rsidP="00833EE9">
      <w:pPr>
        <w:pStyle w:val="Code"/>
        <w:rPr>
          <w:highlight w:val="white"/>
        </w:rPr>
      </w:pPr>
      <w:r w:rsidRPr="00903DBA">
        <w:rPr>
          <w:highlight w:val="white"/>
        </w:rPr>
        <w:t xml:space="preserve">            m_update = true;</w:t>
      </w:r>
    </w:p>
    <w:p w14:paraId="11BFAAF7" w14:textId="77777777" w:rsidR="00833EE9" w:rsidRPr="00903DBA" w:rsidRDefault="00833EE9" w:rsidP="00833EE9">
      <w:pPr>
        <w:pStyle w:val="Code"/>
        <w:rPr>
          <w:highlight w:val="white"/>
        </w:rPr>
      </w:pPr>
      <w:r w:rsidRPr="00903DBA">
        <w:rPr>
          <w:highlight w:val="white"/>
        </w:rPr>
        <w:t xml:space="preserve">          }</w:t>
      </w:r>
    </w:p>
    <w:p w14:paraId="010E783C" w14:textId="77777777" w:rsidR="00833EE9" w:rsidRPr="00903DBA" w:rsidRDefault="00833EE9" w:rsidP="00833EE9">
      <w:pPr>
        <w:pStyle w:val="Code"/>
        <w:rPr>
          <w:highlight w:val="white"/>
        </w:rPr>
      </w:pPr>
      <w:r w:rsidRPr="00903DBA">
        <w:rPr>
          <w:highlight w:val="white"/>
        </w:rPr>
        <w:t xml:space="preserve">        }</w:t>
      </w:r>
    </w:p>
    <w:p w14:paraId="2327599C" w14:textId="77777777" w:rsidR="00833EE9" w:rsidRPr="00903DBA" w:rsidRDefault="00833EE9" w:rsidP="00833EE9">
      <w:pPr>
        <w:pStyle w:val="Code"/>
        <w:rPr>
          <w:highlight w:val="white"/>
        </w:rPr>
      </w:pPr>
      <w:r w:rsidRPr="00903DBA">
        <w:rPr>
          <w:highlight w:val="white"/>
        </w:rPr>
        <w:t xml:space="preserve">      }</w:t>
      </w:r>
    </w:p>
    <w:p w14:paraId="2F7EBAFC" w14:textId="60DAEBD4" w:rsidR="003901CA" w:rsidRPr="00903DBA" w:rsidRDefault="00833EE9" w:rsidP="003901CA">
      <w:pPr>
        <w:pStyle w:val="Code"/>
        <w:rPr>
          <w:highlight w:val="white"/>
        </w:rPr>
      </w:pPr>
      <w:r w:rsidRPr="00903DBA">
        <w:rPr>
          <w:highlight w:val="white"/>
        </w:rPr>
        <w:t xml:space="preserve">    }</w:t>
      </w:r>
    </w:p>
    <w:p w14:paraId="733D0F1D" w14:textId="22E5B1D6" w:rsidR="001D1BEE" w:rsidRPr="00903DBA" w:rsidRDefault="00C0170C" w:rsidP="00223AD8">
      <w:pPr>
        <w:pStyle w:val="Rubrik3"/>
      </w:pPr>
      <w:bookmarkStart w:id="421" w:name="_Toc57656061"/>
      <w:r>
        <w:t>Jump</w:t>
      </w:r>
      <w:r w:rsidR="00036C5E" w:rsidRPr="00903DBA">
        <w:t xml:space="preserve"> Chains</w:t>
      </w:r>
      <w:bookmarkEnd w:id="421"/>
    </w:p>
    <w:p w14:paraId="0879AD9F" w14:textId="242FC810" w:rsidR="00134AB7" w:rsidRPr="00903DBA" w:rsidRDefault="00134AB7" w:rsidP="00134AB7">
      <w:r w:rsidRPr="00903DBA">
        <w:t xml:space="preserve">A goto chain is a sequence of unconditional jump </w:t>
      </w:r>
      <w:r w:rsidR="00526139" w:rsidRPr="00903DBA">
        <w:t>instructions where each instruction in the chain</w:t>
      </w:r>
      <w:r w:rsidR="0008717E" w:rsidRPr="00903DBA">
        <w:t>,</w:t>
      </w:r>
      <w:r w:rsidR="00526139" w:rsidRPr="00903DBA">
        <w:t xml:space="preserve"> except the last one</w:t>
      </w:r>
      <w:r w:rsidR="0008717E" w:rsidRPr="00903DBA">
        <w:t>,</w:t>
      </w:r>
      <w:r w:rsidR="00526139" w:rsidRPr="00903DBA">
        <w:t xml:space="preserve"> jumps to another unconditional jump instruction. It would be more effective i</w:t>
      </w:r>
      <w:r w:rsidR="009608B1" w:rsidRPr="00903DBA">
        <w:t>f they all jump to the same targ</w:t>
      </w:r>
      <w:r w:rsidR="00526139" w:rsidRPr="00903DBA">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903DBA" w14:paraId="721F44BE" w14:textId="77777777" w:rsidTr="00FA2F13">
        <w:tc>
          <w:tcPr>
            <w:tcW w:w="3116" w:type="dxa"/>
          </w:tcPr>
          <w:p w14:paraId="3F065765" w14:textId="77777777" w:rsidR="00D112FD" w:rsidRPr="00903DBA" w:rsidRDefault="00D112FD" w:rsidP="00FA2F13">
            <w:pPr>
              <w:pStyle w:val="Code"/>
            </w:pPr>
            <w:r w:rsidRPr="00903DBA">
              <w:t>1. goto 3</w:t>
            </w:r>
          </w:p>
          <w:p w14:paraId="7153A517" w14:textId="77777777" w:rsidR="00D112FD" w:rsidRPr="00903DBA" w:rsidRDefault="00D112FD" w:rsidP="00FA2F13">
            <w:pPr>
              <w:pStyle w:val="Code"/>
            </w:pPr>
            <w:r w:rsidRPr="00903DBA">
              <w:t>2. ..</w:t>
            </w:r>
          </w:p>
          <w:p w14:paraId="30F156AC" w14:textId="77777777" w:rsidR="00D112FD" w:rsidRPr="00903DBA" w:rsidRDefault="00D112FD" w:rsidP="00FA2F13">
            <w:pPr>
              <w:pStyle w:val="Code"/>
            </w:pPr>
            <w:r w:rsidRPr="00903DBA">
              <w:t>3. goto 5</w:t>
            </w:r>
          </w:p>
          <w:p w14:paraId="3596CCF1" w14:textId="77777777" w:rsidR="00D112FD" w:rsidRPr="00903DBA" w:rsidRDefault="00D112FD" w:rsidP="00FA2F13">
            <w:pPr>
              <w:pStyle w:val="Code"/>
            </w:pPr>
            <w:r w:rsidRPr="00903DBA">
              <w:t>4. ...</w:t>
            </w:r>
          </w:p>
          <w:p w14:paraId="754105D3" w14:textId="77777777" w:rsidR="00D112FD" w:rsidRPr="00903DBA" w:rsidRDefault="00D112FD" w:rsidP="00FA2F13">
            <w:pPr>
              <w:pStyle w:val="Code"/>
            </w:pPr>
            <w:r w:rsidRPr="00903DBA">
              <w:t xml:space="preserve">5. </w:t>
            </w:r>
            <w:r w:rsidR="00156521" w:rsidRPr="00903DBA">
              <w:t>goto 7</w:t>
            </w:r>
          </w:p>
          <w:p w14:paraId="5A896C68" w14:textId="77777777" w:rsidR="00156521" w:rsidRPr="00903DBA" w:rsidRDefault="00156521" w:rsidP="00FA2F13">
            <w:pPr>
              <w:pStyle w:val="Code"/>
            </w:pPr>
            <w:r w:rsidRPr="00903DBA">
              <w:t>6. ...</w:t>
            </w:r>
          </w:p>
          <w:p w14:paraId="00170329" w14:textId="77777777" w:rsidR="00025DC4" w:rsidRPr="00903DBA" w:rsidRDefault="00025DC4" w:rsidP="00FA2F13">
            <w:pPr>
              <w:pStyle w:val="Code"/>
            </w:pPr>
            <w:r w:rsidRPr="00903DBA">
              <w:t>7. a = 1</w:t>
            </w:r>
          </w:p>
          <w:p w14:paraId="6510BC41" w14:textId="09F9F1E7" w:rsidR="004B06A6" w:rsidRPr="00903DBA" w:rsidRDefault="004B06A6" w:rsidP="004B06A6">
            <w:r w:rsidRPr="00903DBA">
              <w:t>(a) Before</w:t>
            </w:r>
          </w:p>
        </w:tc>
        <w:tc>
          <w:tcPr>
            <w:tcW w:w="3117" w:type="dxa"/>
          </w:tcPr>
          <w:p w14:paraId="4E12E7B9" w14:textId="77777777" w:rsidR="00156521" w:rsidRPr="00903DBA" w:rsidRDefault="00156521" w:rsidP="00156521">
            <w:pPr>
              <w:pStyle w:val="Code"/>
            </w:pPr>
            <w:r w:rsidRPr="00903DBA">
              <w:t>1. goto 7</w:t>
            </w:r>
          </w:p>
          <w:p w14:paraId="46508371" w14:textId="77777777" w:rsidR="00156521" w:rsidRPr="00903DBA" w:rsidRDefault="00156521" w:rsidP="00156521">
            <w:pPr>
              <w:pStyle w:val="Code"/>
            </w:pPr>
            <w:r w:rsidRPr="00903DBA">
              <w:t>2. ..</w:t>
            </w:r>
          </w:p>
          <w:p w14:paraId="19CF5AB9" w14:textId="77777777" w:rsidR="00156521" w:rsidRPr="00903DBA" w:rsidRDefault="00156521" w:rsidP="00156521">
            <w:pPr>
              <w:pStyle w:val="Code"/>
            </w:pPr>
            <w:r w:rsidRPr="00903DBA">
              <w:t>3. goto 7</w:t>
            </w:r>
          </w:p>
          <w:p w14:paraId="42D8286C" w14:textId="77777777" w:rsidR="00156521" w:rsidRPr="00903DBA" w:rsidRDefault="00156521" w:rsidP="00156521">
            <w:pPr>
              <w:pStyle w:val="Code"/>
            </w:pPr>
            <w:r w:rsidRPr="00903DBA">
              <w:t>4. ...</w:t>
            </w:r>
          </w:p>
          <w:p w14:paraId="7993A06E" w14:textId="77777777" w:rsidR="00156521" w:rsidRPr="00903DBA" w:rsidRDefault="00156521" w:rsidP="00156521">
            <w:pPr>
              <w:pStyle w:val="Code"/>
            </w:pPr>
            <w:r w:rsidRPr="00903DBA">
              <w:t>5. goto 7</w:t>
            </w:r>
          </w:p>
          <w:p w14:paraId="2F7E9D10" w14:textId="77777777" w:rsidR="00D112FD" w:rsidRPr="00903DBA" w:rsidRDefault="00156521" w:rsidP="00156521">
            <w:pPr>
              <w:pStyle w:val="Code"/>
            </w:pPr>
            <w:r w:rsidRPr="00903DBA">
              <w:t>6. ...</w:t>
            </w:r>
          </w:p>
          <w:p w14:paraId="798B2457" w14:textId="77777777" w:rsidR="00E53301" w:rsidRPr="00903DBA" w:rsidRDefault="00E53301" w:rsidP="00156521">
            <w:pPr>
              <w:pStyle w:val="Code"/>
            </w:pPr>
            <w:r w:rsidRPr="00903DBA">
              <w:t>7. a = 1</w:t>
            </w:r>
          </w:p>
          <w:p w14:paraId="275C4774" w14:textId="35F80DCA" w:rsidR="004B06A6" w:rsidRPr="00903DBA" w:rsidRDefault="004B06A6" w:rsidP="004B06A6">
            <w:r w:rsidRPr="00903DBA">
              <w:t>(b) After</w:t>
            </w:r>
          </w:p>
        </w:tc>
        <w:tc>
          <w:tcPr>
            <w:tcW w:w="3117" w:type="dxa"/>
          </w:tcPr>
          <w:p w14:paraId="1A2E0269" w14:textId="77777777" w:rsidR="00D112FD" w:rsidRPr="00903DBA" w:rsidRDefault="00D112FD" w:rsidP="00FA2F13">
            <w:pPr>
              <w:pStyle w:val="Code"/>
            </w:pPr>
          </w:p>
        </w:tc>
      </w:tr>
    </w:tbl>
    <w:p w14:paraId="349D1B9E" w14:textId="793BE53E" w:rsidR="00F35889" w:rsidRPr="00903DBA" w:rsidRDefault="00F35889" w:rsidP="000603F5">
      <w:r w:rsidRPr="00903DBA">
        <w:t>First</w:t>
      </w:r>
      <w:r w:rsidR="00E3282C" w:rsidRPr="00903DBA">
        <w:t>,</w:t>
      </w:r>
      <w:r w:rsidRPr="00903DBA">
        <w:t xml:space="preserve"> we trace all the </w:t>
      </w:r>
      <w:r w:rsidR="00DE34EE" w:rsidRPr="00903DBA">
        <w:t>unconditional</w:t>
      </w:r>
      <w:r w:rsidRPr="00903DBA">
        <w:t xml:space="preserve"> jump instructions by calling </w:t>
      </w:r>
      <w:r w:rsidR="000603F5" w:rsidRPr="00903DBA">
        <w:rPr>
          <w:rStyle w:val="KeyWord0"/>
          <w:highlight w:val="white"/>
        </w:rPr>
        <w:t>TraceGotoChains</w:t>
      </w:r>
      <w:r w:rsidR="00DE34EE" w:rsidRPr="00903DBA">
        <w:t>,</w:t>
      </w:r>
      <w:r w:rsidR="003048B8" w:rsidRPr="00903DBA">
        <w:t xml:space="preserve"> that in turn calls </w:t>
      </w:r>
      <w:r w:rsidR="003048B8" w:rsidRPr="00903DBA">
        <w:rPr>
          <w:rStyle w:val="KeyWord0"/>
          <w:highlight w:val="white"/>
        </w:rPr>
        <w:t>TraceGoto</w:t>
      </w:r>
      <w:r w:rsidR="003048B8" w:rsidRPr="00903DBA">
        <w:t xml:space="preserve">. </w:t>
      </w:r>
      <w:r w:rsidR="003A173F" w:rsidRPr="00903DBA">
        <w:t>T</w:t>
      </w:r>
      <w:r w:rsidR="00DE34EE" w:rsidRPr="00903DBA">
        <w:t>hen we change all the jump targets.</w:t>
      </w:r>
    </w:p>
    <w:p w14:paraId="12411853" w14:textId="77777777" w:rsidR="003048B8" w:rsidRPr="00903DBA" w:rsidRDefault="003048B8" w:rsidP="003048B8">
      <w:pPr>
        <w:pStyle w:val="Code"/>
        <w:rPr>
          <w:highlight w:val="white"/>
        </w:rPr>
      </w:pPr>
      <w:r w:rsidRPr="00903DBA">
        <w:rPr>
          <w:highlight w:val="white"/>
        </w:rPr>
        <w:t xml:space="preserve">    private void TraceGotoChains() {</w:t>
      </w:r>
    </w:p>
    <w:p w14:paraId="664ED58F" w14:textId="77777777" w:rsidR="003048B8" w:rsidRPr="00903DBA" w:rsidRDefault="003048B8" w:rsidP="003048B8">
      <w:pPr>
        <w:pStyle w:val="Code"/>
        <w:rPr>
          <w:highlight w:val="white"/>
        </w:rPr>
      </w:pPr>
      <w:r w:rsidRPr="00903DBA">
        <w:rPr>
          <w:highlight w:val="white"/>
        </w:rPr>
        <w:t xml:space="preserve">      for (int index = 1; index &lt; m_middleCodeList.Count; ++index) {</w:t>
      </w:r>
    </w:p>
    <w:p w14:paraId="7963ABA2" w14:textId="77777777" w:rsidR="003048B8" w:rsidRPr="00903DBA" w:rsidRDefault="003048B8" w:rsidP="003048B8">
      <w:pPr>
        <w:pStyle w:val="Code"/>
        <w:rPr>
          <w:highlight w:val="white"/>
        </w:rPr>
      </w:pPr>
      <w:r w:rsidRPr="00903DBA">
        <w:rPr>
          <w:highlight w:val="white"/>
        </w:rPr>
        <w:t xml:space="preserve">        MiddleCode middleCode = m_middleCodeList[index];</w:t>
      </w:r>
    </w:p>
    <w:p w14:paraId="7FBC5A23" w14:textId="77777777" w:rsidR="003048B8" w:rsidRPr="00903DBA" w:rsidRDefault="003048B8" w:rsidP="003048B8">
      <w:pPr>
        <w:pStyle w:val="Code"/>
        <w:rPr>
          <w:highlight w:val="white"/>
        </w:rPr>
      </w:pPr>
    </w:p>
    <w:p w14:paraId="77DAED51" w14:textId="77777777" w:rsidR="003048B8" w:rsidRPr="00903DBA" w:rsidRDefault="003048B8" w:rsidP="003048B8">
      <w:pPr>
        <w:pStyle w:val="Code"/>
        <w:rPr>
          <w:highlight w:val="white"/>
        </w:rPr>
      </w:pPr>
      <w:r w:rsidRPr="00903DBA">
        <w:rPr>
          <w:highlight w:val="white"/>
        </w:rPr>
        <w:t xml:space="preserve">        if (middleCode.IsRelationCarryOrGoto()) {</w:t>
      </w:r>
    </w:p>
    <w:p w14:paraId="24CF3F54" w14:textId="77777777" w:rsidR="003048B8" w:rsidRPr="00903DBA" w:rsidRDefault="003048B8" w:rsidP="003048B8">
      <w:pPr>
        <w:pStyle w:val="Code"/>
        <w:rPr>
          <w:highlight w:val="white"/>
        </w:rPr>
      </w:pPr>
      <w:r w:rsidRPr="00903DBA">
        <w:rPr>
          <w:highlight w:val="white"/>
        </w:rPr>
        <w:t xml:space="preserve">          ISet&lt;int&gt; sourceSet = new HashSet&lt;int&gt;();</w:t>
      </w:r>
    </w:p>
    <w:p w14:paraId="3DBD3994" w14:textId="77777777" w:rsidR="003048B8" w:rsidRPr="00903DBA" w:rsidRDefault="003048B8" w:rsidP="003048B8">
      <w:pPr>
        <w:pStyle w:val="Code"/>
        <w:rPr>
          <w:highlight w:val="white"/>
        </w:rPr>
      </w:pPr>
      <w:r w:rsidRPr="00903DBA">
        <w:rPr>
          <w:highlight w:val="white"/>
        </w:rPr>
        <w:t xml:space="preserve">          sourceSet.Add(index);</w:t>
      </w:r>
    </w:p>
    <w:p w14:paraId="1F56C839" w14:textId="24F665AD" w:rsidR="003048B8" w:rsidRPr="00903DBA" w:rsidRDefault="00393013" w:rsidP="00393013">
      <w:pPr>
        <w:rPr>
          <w:highlight w:val="white"/>
        </w:rPr>
      </w:pPr>
      <w:r w:rsidRPr="00903DBA">
        <w:rPr>
          <w:highlight w:val="white"/>
        </w:rPr>
        <w:t xml:space="preserve">For each jump instruction we </w:t>
      </w:r>
      <w:r w:rsidR="003C4673" w:rsidRPr="00903DBA">
        <w:rPr>
          <w:highlight w:val="white"/>
        </w:rPr>
        <w:t>trace the goto chain and if the first and last jump instructions differs, we replace all the jumps in the chain with the last jump.</w:t>
      </w:r>
    </w:p>
    <w:p w14:paraId="5F4BE3EF" w14:textId="77777777" w:rsidR="003048B8" w:rsidRPr="00903DBA" w:rsidRDefault="003048B8" w:rsidP="003048B8">
      <w:pPr>
        <w:pStyle w:val="Code"/>
        <w:rPr>
          <w:highlight w:val="white"/>
        </w:rPr>
      </w:pPr>
      <w:r w:rsidRPr="00903DBA">
        <w:rPr>
          <w:highlight w:val="white"/>
        </w:rPr>
        <w:t xml:space="preserve">          int firstTarget = (int) middleCode[0];</w:t>
      </w:r>
    </w:p>
    <w:p w14:paraId="7D742E9F" w14:textId="77777777" w:rsidR="003048B8" w:rsidRPr="00903DBA" w:rsidRDefault="003048B8" w:rsidP="003048B8">
      <w:pPr>
        <w:pStyle w:val="Code"/>
        <w:rPr>
          <w:highlight w:val="white"/>
        </w:rPr>
      </w:pPr>
      <w:r w:rsidRPr="00903DBA">
        <w:rPr>
          <w:highlight w:val="white"/>
        </w:rPr>
        <w:t xml:space="preserve">          int finalTarget = TraceGoto(firstTarget, sourceSet);</w:t>
      </w:r>
    </w:p>
    <w:p w14:paraId="6D2D920E" w14:textId="77777777" w:rsidR="003048B8" w:rsidRPr="00903DBA" w:rsidRDefault="003048B8" w:rsidP="003048B8">
      <w:pPr>
        <w:pStyle w:val="Code"/>
        <w:rPr>
          <w:highlight w:val="white"/>
        </w:rPr>
      </w:pPr>
    </w:p>
    <w:p w14:paraId="08490C84" w14:textId="77777777" w:rsidR="003048B8" w:rsidRPr="00903DBA" w:rsidRDefault="003048B8" w:rsidP="003048B8">
      <w:pPr>
        <w:pStyle w:val="Code"/>
        <w:rPr>
          <w:highlight w:val="white"/>
        </w:rPr>
      </w:pPr>
      <w:r w:rsidRPr="00903DBA">
        <w:rPr>
          <w:highlight w:val="white"/>
        </w:rPr>
        <w:t xml:space="preserve">          if (firstTarget != finalTarget) {</w:t>
      </w:r>
    </w:p>
    <w:p w14:paraId="7571C6F1" w14:textId="77777777" w:rsidR="003048B8" w:rsidRPr="00903DBA" w:rsidRDefault="003048B8" w:rsidP="003048B8">
      <w:pPr>
        <w:pStyle w:val="Code"/>
        <w:rPr>
          <w:highlight w:val="white"/>
        </w:rPr>
      </w:pPr>
      <w:r w:rsidRPr="00903DBA">
        <w:rPr>
          <w:highlight w:val="white"/>
        </w:rPr>
        <w:t xml:space="preserve">            foreach (int source in sourceSet) {</w:t>
      </w:r>
    </w:p>
    <w:p w14:paraId="28EA0516" w14:textId="77777777" w:rsidR="003048B8" w:rsidRPr="00903DBA" w:rsidRDefault="003048B8" w:rsidP="003048B8">
      <w:pPr>
        <w:pStyle w:val="Code"/>
        <w:rPr>
          <w:highlight w:val="white"/>
        </w:rPr>
      </w:pPr>
      <w:r w:rsidRPr="00903DBA">
        <w:rPr>
          <w:highlight w:val="white"/>
        </w:rPr>
        <w:t xml:space="preserve">              MiddleCode sourceCode = m_middleCodeList[source];</w:t>
      </w:r>
    </w:p>
    <w:p w14:paraId="34D1E872" w14:textId="77777777" w:rsidR="003048B8" w:rsidRPr="00903DBA" w:rsidRDefault="003048B8" w:rsidP="003048B8">
      <w:pPr>
        <w:pStyle w:val="Code"/>
        <w:rPr>
          <w:highlight w:val="white"/>
        </w:rPr>
      </w:pPr>
      <w:r w:rsidRPr="00903DBA">
        <w:rPr>
          <w:highlight w:val="white"/>
        </w:rPr>
        <w:t xml:space="preserve">              sourceCode[0] = finalTarget;</w:t>
      </w:r>
    </w:p>
    <w:p w14:paraId="73CF33E1" w14:textId="77777777" w:rsidR="003048B8" w:rsidRPr="00903DBA" w:rsidRDefault="003048B8" w:rsidP="003048B8">
      <w:pPr>
        <w:pStyle w:val="Code"/>
        <w:rPr>
          <w:highlight w:val="white"/>
        </w:rPr>
      </w:pPr>
      <w:r w:rsidRPr="00903DBA">
        <w:rPr>
          <w:highlight w:val="white"/>
        </w:rPr>
        <w:t xml:space="preserve">            }</w:t>
      </w:r>
    </w:p>
    <w:p w14:paraId="6F06301A" w14:textId="77777777" w:rsidR="003048B8" w:rsidRPr="00903DBA" w:rsidRDefault="003048B8" w:rsidP="003048B8">
      <w:pPr>
        <w:pStyle w:val="Code"/>
        <w:rPr>
          <w:highlight w:val="white"/>
        </w:rPr>
      </w:pPr>
    </w:p>
    <w:p w14:paraId="5B704EE7" w14:textId="77777777" w:rsidR="003048B8" w:rsidRPr="00903DBA" w:rsidRDefault="003048B8" w:rsidP="003048B8">
      <w:pPr>
        <w:pStyle w:val="Code"/>
        <w:rPr>
          <w:highlight w:val="white"/>
        </w:rPr>
      </w:pPr>
      <w:r w:rsidRPr="00903DBA">
        <w:rPr>
          <w:highlight w:val="white"/>
        </w:rPr>
        <w:t xml:space="preserve">            m_update = true;</w:t>
      </w:r>
    </w:p>
    <w:p w14:paraId="7E8FDEB0" w14:textId="77777777" w:rsidR="003048B8" w:rsidRPr="00903DBA" w:rsidRDefault="003048B8" w:rsidP="003048B8">
      <w:pPr>
        <w:pStyle w:val="Code"/>
        <w:rPr>
          <w:highlight w:val="white"/>
        </w:rPr>
      </w:pPr>
      <w:r w:rsidRPr="00903DBA">
        <w:rPr>
          <w:highlight w:val="white"/>
        </w:rPr>
        <w:t xml:space="preserve">          }</w:t>
      </w:r>
    </w:p>
    <w:p w14:paraId="705EFFEB" w14:textId="77777777" w:rsidR="003048B8" w:rsidRPr="00903DBA" w:rsidRDefault="003048B8" w:rsidP="003048B8">
      <w:pPr>
        <w:pStyle w:val="Code"/>
        <w:rPr>
          <w:highlight w:val="white"/>
        </w:rPr>
      </w:pPr>
      <w:r w:rsidRPr="00903DBA">
        <w:rPr>
          <w:highlight w:val="white"/>
        </w:rPr>
        <w:lastRenderedPageBreak/>
        <w:t xml:space="preserve">        }</w:t>
      </w:r>
    </w:p>
    <w:p w14:paraId="078CCF7D" w14:textId="77777777" w:rsidR="003048B8" w:rsidRPr="00903DBA" w:rsidRDefault="003048B8" w:rsidP="003048B8">
      <w:pPr>
        <w:pStyle w:val="Code"/>
        <w:rPr>
          <w:highlight w:val="white"/>
        </w:rPr>
      </w:pPr>
      <w:r w:rsidRPr="00903DBA">
        <w:rPr>
          <w:highlight w:val="white"/>
        </w:rPr>
        <w:t xml:space="preserve">      }</w:t>
      </w:r>
    </w:p>
    <w:p w14:paraId="40009E4A" w14:textId="77777777" w:rsidR="003048B8" w:rsidRPr="00903DBA" w:rsidRDefault="003048B8" w:rsidP="003048B8">
      <w:pPr>
        <w:pStyle w:val="Code"/>
        <w:rPr>
          <w:highlight w:val="white"/>
        </w:rPr>
      </w:pPr>
      <w:r w:rsidRPr="00903DBA">
        <w:rPr>
          <w:highlight w:val="white"/>
        </w:rPr>
        <w:t xml:space="preserve">    }</w:t>
      </w:r>
    </w:p>
    <w:p w14:paraId="72C55957" w14:textId="37F02F7B" w:rsidR="003048B8" w:rsidRPr="00903DBA" w:rsidRDefault="00822DB1" w:rsidP="00822DB1">
      <w:pPr>
        <w:rPr>
          <w:highlight w:val="white"/>
        </w:rPr>
      </w:pPr>
      <w:r w:rsidRPr="00903DBA">
        <w:rPr>
          <w:highlight w:val="white"/>
        </w:rPr>
        <w:t xml:space="preserve">The </w:t>
      </w:r>
      <w:r w:rsidRPr="00903DBA">
        <w:rPr>
          <w:rStyle w:val="KeyWord0"/>
          <w:highlight w:val="white"/>
        </w:rPr>
        <w:t>TraceGoto</w:t>
      </w:r>
      <w:r w:rsidRPr="00903DBA">
        <w:rPr>
          <w:highlight w:val="white"/>
        </w:rPr>
        <w:t xml:space="preserve"> method </w:t>
      </w:r>
      <w:r w:rsidR="001861F5" w:rsidRPr="00903DBA">
        <w:rPr>
          <w:highlight w:val="white"/>
        </w:rPr>
        <w:t xml:space="preserve">follows the jump </w:t>
      </w:r>
      <w:r w:rsidR="00C160C2" w:rsidRPr="00903DBA">
        <w:rPr>
          <w:highlight w:val="white"/>
        </w:rPr>
        <w:t>instructions</w:t>
      </w:r>
      <w:r w:rsidR="001861F5" w:rsidRPr="00903DBA">
        <w:rPr>
          <w:highlight w:val="white"/>
        </w:rPr>
        <w:t xml:space="preserve"> as long as they continue to jump</w:t>
      </w:r>
      <w:r w:rsidR="00C160C2" w:rsidRPr="00903DBA">
        <w:rPr>
          <w:highlight w:val="white"/>
        </w:rPr>
        <w:t xml:space="preserve"> to new targets.</w:t>
      </w:r>
    </w:p>
    <w:p w14:paraId="1801645B" w14:textId="77777777" w:rsidR="003048B8" w:rsidRPr="00903DBA" w:rsidRDefault="003048B8" w:rsidP="003048B8">
      <w:pPr>
        <w:pStyle w:val="Code"/>
        <w:rPr>
          <w:highlight w:val="white"/>
        </w:rPr>
      </w:pPr>
      <w:r w:rsidRPr="00903DBA">
        <w:rPr>
          <w:highlight w:val="white"/>
        </w:rPr>
        <w:t xml:space="preserve">    private int TraceGoto(int target, ISet&lt;int&gt; sourceSet) {</w:t>
      </w:r>
    </w:p>
    <w:p w14:paraId="0873B361" w14:textId="77777777" w:rsidR="003048B8" w:rsidRPr="00903DBA" w:rsidRDefault="003048B8" w:rsidP="003048B8">
      <w:pPr>
        <w:pStyle w:val="Code"/>
        <w:rPr>
          <w:highlight w:val="white"/>
        </w:rPr>
      </w:pPr>
      <w:r w:rsidRPr="00903DBA">
        <w:rPr>
          <w:highlight w:val="white"/>
        </w:rPr>
        <w:t xml:space="preserve">      MiddleCode objectCode = m_middleCodeList[target];</w:t>
      </w:r>
    </w:p>
    <w:p w14:paraId="59B54C2E" w14:textId="77777777" w:rsidR="003048B8" w:rsidRPr="00903DBA" w:rsidRDefault="003048B8" w:rsidP="003048B8">
      <w:pPr>
        <w:pStyle w:val="Code"/>
        <w:rPr>
          <w:highlight w:val="white"/>
        </w:rPr>
      </w:pPr>
      <w:r w:rsidRPr="00903DBA">
        <w:rPr>
          <w:highlight w:val="white"/>
        </w:rPr>
        <w:t xml:space="preserve">    </w:t>
      </w:r>
    </w:p>
    <w:p w14:paraId="1B38668B" w14:textId="77777777" w:rsidR="003048B8" w:rsidRPr="00903DBA" w:rsidRDefault="003048B8" w:rsidP="003048B8">
      <w:pPr>
        <w:pStyle w:val="Code"/>
        <w:rPr>
          <w:highlight w:val="white"/>
        </w:rPr>
      </w:pPr>
      <w:r w:rsidRPr="00903DBA">
        <w:rPr>
          <w:highlight w:val="white"/>
        </w:rPr>
        <w:t xml:space="preserve">      if (!sourceSet.Contains(target) &amp;&amp; objectCode.IsGoto()) {</w:t>
      </w:r>
    </w:p>
    <w:p w14:paraId="5DC29033" w14:textId="77777777" w:rsidR="003048B8" w:rsidRPr="00903DBA" w:rsidRDefault="003048B8" w:rsidP="003048B8">
      <w:pPr>
        <w:pStyle w:val="Code"/>
        <w:rPr>
          <w:highlight w:val="white"/>
        </w:rPr>
      </w:pPr>
      <w:r w:rsidRPr="00903DBA">
        <w:rPr>
          <w:highlight w:val="white"/>
        </w:rPr>
        <w:t xml:space="preserve">        sourceSet.Add(target);</w:t>
      </w:r>
    </w:p>
    <w:p w14:paraId="0C22ED17" w14:textId="77777777" w:rsidR="003048B8" w:rsidRPr="00903DBA" w:rsidRDefault="003048B8" w:rsidP="003048B8">
      <w:pPr>
        <w:pStyle w:val="Code"/>
        <w:rPr>
          <w:highlight w:val="white"/>
        </w:rPr>
      </w:pPr>
      <w:r w:rsidRPr="00903DBA">
        <w:rPr>
          <w:highlight w:val="white"/>
        </w:rPr>
        <w:t xml:space="preserve">        int nextTarget = (int) objectCode[0];</w:t>
      </w:r>
    </w:p>
    <w:p w14:paraId="32EE48CC" w14:textId="77777777" w:rsidR="003048B8" w:rsidRPr="00903DBA" w:rsidRDefault="003048B8" w:rsidP="003048B8">
      <w:pPr>
        <w:pStyle w:val="Code"/>
        <w:rPr>
          <w:highlight w:val="white"/>
        </w:rPr>
      </w:pPr>
      <w:r w:rsidRPr="00903DBA">
        <w:rPr>
          <w:highlight w:val="white"/>
        </w:rPr>
        <w:t xml:space="preserve">        return TraceGoto(nextTarget, sourceSet);</w:t>
      </w:r>
    </w:p>
    <w:p w14:paraId="7A6B91D9" w14:textId="77777777" w:rsidR="003048B8" w:rsidRPr="00903DBA" w:rsidRDefault="003048B8" w:rsidP="003048B8">
      <w:pPr>
        <w:pStyle w:val="Code"/>
        <w:rPr>
          <w:highlight w:val="white"/>
        </w:rPr>
      </w:pPr>
      <w:r w:rsidRPr="00903DBA">
        <w:rPr>
          <w:highlight w:val="white"/>
        </w:rPr>
        <w:t xml:space="preserve">      }</w:t>
      </w:r>
    </w:p>
    <w:p w14:paraId="0BC72693" w14:textId="77777777" w:rsidR="003048B8" w:rsidRPr="00903DBA" w:rsidRDefault="003048B8" w:rsidP="003048B8">
      <w:pPr>
        <w:pStyle w:val="Code"/>
        <w:rPr>
          <w:highlight w:val="white"/>
        </w:rPr>
      </w:pPr>
      <w:r w:rsidRPr="00903DBA">
        <w:rPr>
          <w:highlight w:val="white"/>
        </w:rPr>
        <w:t xml:space="preserve">      else {</w:t>
      </w:r>
    </w:p>
    <w:p w14:paraId="721F88E0" w14:textId="77777777" w:rsidR="003048B8" w:rsidRPr="00903DBA" w:rsidRDefault="003048B8" w:rsidP="003048B8">
      <w:pPr>
        <w:pStyle w:val="Code"/>
        <w:rPr>
          <w:highlight w:val="white"/>
        </w:rPr>
      </w:pPr>
      <w:r w:rsidRPr="00903DBA">
        <w:rPr>
          <w:highlight w:val="white"/>
        </w:rPr>
        <w:t xml:space="preserve">        return target;</w:t>
      </w:r>
    </w:p>
    <w:p w14:paraId="3ED2F169" w14:textId="77777777" w:rsidR="003048B8" w:rsidRPr="00903DBA" w:rsidRDefault="003048B8" w:rsidP="003048B8">
      <w:pPr>
        <w:pStyle w:val="Code"/>
        <w:rPr>
          <w:highlight w:val="white"/>
        </w:rPr>
      </w:pPr>
      <w:r w:rsidRPr="00903DBA">
        <w:rPr>
          <w:highlight w:val="white"/>
        </w:rPr>
        <w:t xml:space="preserve">      }</w:t>
      </w:r>
    </w:p>
    <w:p w14:paraId="3D8422AF" w14:textId="77777777" w:rsidR="003048B8" w:rsidRPr="00903DBA" w:rsidRDefault="003048B8" w:rsidP="003048B8">
      <w:pPr>
        <w:pStyle w:val="Code"/>
        <w:rPr>
          <w:highlight w:val="white"/>
        </w:rPr>
      </w:pPr>
      <w:r w:rsidRPr="00903DBA">
        <w:rPr>
          <w:highlight w:val="white"/>
        </w:rPr>
        <w:t xml:space="preserve">    }</w:t>
      </w:r>
    </w:p>
    <w:p w14:paraId="185A6BF0" w14:textId="4F54C851" w:rsidR="001D1BEE" w:rsidRPr="00903DBA" w:rsidRDefault="00184E24" w:rsidP="00D1396E">
      <w:pPr>
        <w:pStyle w:val="Rubrik3"/>
      </w:pPr>
      <w:bookmarkStart w:id="422" w:name="_Toc57656062"/>
      <w:r w:rsidRPr="00903DBA">
        <w:t>Remove</w:t>
      </w:r>
      <w:r w:rsidR="00036C5E" w:rsidRPr="00903DBA">
        <w:t xml:space="preserve"> Unreachable Code</w:t>
      </w:r>
      <w:bookmarkEnd w:id="422"/>
    </w:p>
    <w:p w14:paraId="5FEB95F3" w14:textId="07DFD868" w:rsidR="0085318F" w:rsidRPr="00903DBA" w:rsidRDefault="0085318F" w:rsidP="00D97E30">
      <w:r w:rsidRPr="00903DBA">
        <w:t xml:space="preserve">Code that is not reachable from the first instruction of the function shall be </w:t>
      </w:r>
      <w:r w:rsidR="00C35C07" w:rsidRPr="00903DBA">
        <w:t>removed</w:t>
      </w:r>
      <w:r w:rsidRPr="00903DBA">
        <w:t>.</w:t>
      </w:r>
      <w:r w:rsidR="0081199B" w:rsidRPr="00903DBA">
        <w:t xml:space="preserve"> We call </w:t>
      </w:r>
      <w:r w:rsidR="002176A7" w:rsidRPr="00903DBA">
        <w:rPr>
          <w:rStyle w:val="KeyWord0"/>
        </w:rPr>
        <w:t>S</w:t>
      </w:r>
      <w:r w:rsidR="0081199B" w:rsidRPr="00903DBA">
        <w:rPr>
          <w:rStyle w:val="KeyWord0"/>
        </w:rPr>
        <w:t>earchReachableCode</w:t>
      </w:r>
      <w:r w:rsidR="0081199B" w:rsidRPr="00903DBA">
        <w:t xml:space="preserve"> that follows all conditional and unconditi</w:t>
      </w:r>
      <w:r w:rsidR="00D97E30" w:rsidRPr="00903DBA">
        <w:t>onal</w:t>
      </w:r>
      <w:r w:rsidR="0081199B" w:rsidRPr="00903DBA">
        <w:t xml:space="preserve"> jumps instructions and save their line numbers in </w:t>
      </w:r>
      <w:r w:rsidR="0091614C" w:rsidRPr="00903DBA">
        <w:t xml:space="preserve">the </w:t>
      </w:r>
      <w:r w:rsidR="0081199B" w:rsidRPr="00903DBA">
        <w:t>visited</w:t>
      </w:r>
      <w:r w:rsidR="0091614C" w:rsidRPr="00903DBA">
        <w:t xml:space="preserve"> s</w:t>
      </w:r>
      <w:r w:rsidR="0081199B" w:rsidRPr="00903DBA">
        <w:t>et.</w:t>
      </w:r>
      <w:r w:rsidR="00075980" w:rsidRPr="00903DBA">
        <w:t xml:space="preserve"> We also </w:t>
      </w:r>
      <w:r w:rsidR="0008717E" w:rsidRPr="00903DBA">
        <w:t>report an error</w:t>
      </w:r>
      <w:r w:rsidR="00075980" w:rsidRPr="00903DBA">
        <w:t xml:space="preserve"> if we reach the last instruction of a function that do not return void.</w:t>
      </w:r>
    </w:p>
    <w:p w14:paraId="3E9D46D2" w14:textId="77777777" w:rsidR="00275A17" w:rsidRPr="00903DBA" w:rsidRDefault="00275A17" w:rsidP="00275A17">
      <w:pPr>
        <w:pStyle w:val="Code"/>
        <w:rPr>
          <w:highlight w:val="white"/>
        </w:rPr>
      </w:pPr>
      <w:r w:rsidRPr="00903DBA">
        <w:rPr>
          <w:highlight w:val="white"/>
        </w:rPr>
        <w:t xml:space="preserve">    private void ClearUnreachableCode() {</w:t>
      </w:r>
    </w:p>
    <w:p w14:paraId="32B2AA2D" w14:textId="77777777" w:rsidR="00275A17" w:rsidRPr="00903DBA" w:rsidRDefault="00275A17" w:rsidP="00275A17">
      <w:pPr>
        <w:pStyle w:val="Code"/>
        <w:rPr>
          <w:highlight w:val="white"/>
        </w:rPr>
      </w:pPr>
      <w:r w:rsidRPr="00903DBA">
        <w:rPr>
          <w:highlight w:val="white"/>
        </w:rPr>
        <w:t xml:space="preserve">      ISet&lt;MiddleCode&gt; visitedSet = new HashSet&lt;MiddleCode&gt;();</w:t>
      </w:r>
    </w:p>
    <w:p w14:paraId="0B37498E" w14:textId="77777777" w:rsidR="00275A17" w:rsidRPr="00903DBA" w:rsidRDefault="00275A17" w:rsidP="00275A17">
      <w:pPr>
        <w:pStyle w:val="Code"/>
        <w:rPr>
          <w:highlight w:val="white"/>
        </w:rPr>
      </w:pPr>
      <w:r w:rsidRPr="00903DBA">
        <w:rPr>
          <w:highlight w:val="white"/>
        </w:rPr>
        <w:t xml:space="preserve">      SearchReachableCode(0, visitedSet);</w:t>
      </w:r>
    </w:p>
    <w:p w14:paraId="630D91D1" w14:textId="77777777" w:rsidR="00275A17" w:rsidRPr="00903DBA" w:rsidRDefault="00275A17" w:rsidP="00275A17">
      <w:pPr>
        <w:pStyle w:val="Code"/>
        <w:rPr>
          <w:highlight w:val="white"/>
        </w:rPr>
      </w:pPr>
    </w:p>
    <w:p w14:paraId="1A9FF8D6" w14:textId="77777777" w:rsidR="00275A17" w:rsidRPr="00903DBA" w:rsidRDefault="00275A17" w:rsidP="00275A17">
      <w:pPr>
        <w:pStyle w:val="Code"/>
        <w:rPr>
          <w:highlight w:val="white"/>
        </w:rPr>
      </w:pPr>
      <w:r w:rsidRPr="00903DBA">
        <w:rPr>
          <w:highlight w:val="white"/>
        </w:rPr>
        <w:t xml:space="preserve">      for (int index = 0; index &lt; (m_middleCodeList.Count - 1); ++index) {</w:t>
      </w:r>
    </w:p>
    <w:p w14:paraId="0619F187"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2C537BF8" w14:textId="77777777" w:rsidR="00275A17" w:rsidRPr="00903DBA" w:rsidRDefault="00275A17" w:rsidP="00275A17">
      <w:pPr>
        <w:pStyle w:val="Code"/>
        <w:rPr>
          <w:highlight w:val="white"/>
        </w:rPr>
      </w:pPr>
      <w:r w:rsidRPr="00903DBA">
        <w:rPr>
          <w:highlight w:val="white"/>
        </w:rPr>
        <w:t xml:space="preserve">        if (!visitedSet.Contains(middleCode)) {</w:t>
      </w:r>
    </w:p>
    <w:p w14:paraId="19C7AE37" w14:textId="77777777" w:rsidR="00275A17" w:rsidRPr="00903DBA" w:rsidRDefault="00275A17" w:rsidP="00275A17">
      <w:pPr>
        <w:pStyle w:val="Code"/>
        <w:rPr>
          <w:highlight w:val="white"/>
        </w:rPr>
      </w:pPr>
      <w:r w:rsidRPr="00903DBA">
        <w:rPr>
          <w:highlight w:val="white"/>
        </w:rPr>
        <w:t xml:space="preserve">          m_middleCodeList[index].Clear();</w:t>
      </w:r>
    </w:p>
    <w:p w14:paraId="1C7334A5" w14:textId="77777777" w:rsidR="00275A17" w:rsidRPr="00903DBA" w:rsidRDefault="00275A17" w:rsidP="00275A17">
      <w:pPr>
        <w:pStyle w:val="Code"/>
        <w:rPr>
          <w:highlight w:val="white"/>
        </w:rPr>
      </w:pPr>
      <w:r w:rsidRPr="00903DBA">
        <w:rPr>
          <w:highlight w:val="white"/>
        </w:rPr>
        <w:t xml:space="preserve">          m_update = true;</w:t>
      </w:r>
    </w:p>
    <w:p w14:paraId="0AB76E6B" w14:textId="77777777" w:rsidR="00275A17" w:rsidRPr="00903DBA" w:rsidRDefault="00275A17" w:rsidP="00275A17">
      <w:pPr>
        <w:pStyle w:val="Code"/>
        <w:rPr>
          <w:highlight w:val="white"/>
        </w:rPr>
      </w:pPr>
      <w:r w:rsidRPr="00903DBA">
        <w:rPr>
          <w:highlight w:val="white"/>
        </w:rPr>
        <w:t xml:space="preserve">        }</w:t>
      </w:r>
    </w:p>
    <w:p w14:paraId="3A13B57F" w14:textId="77777777" w:rsidR="00275A17" w:rsidRPr="00903DBA" w:rsidRDefault="00275A17" w:rsidP="00275A17">
      <w:pPr>
        <w:pStyle w:val="Code"/>
        <w:rPr>
          <w:highlight w:val="white"/>
        </w:rPr>
      </w:pPr>
      <w:r w:rsidRPr="00903DBA">
        <w:rPr>
          <w:highlight w:val="white"/>
        </w:rPr>
        <w:t xml:space="preserve">      }</w:t>
      </w:r>
    </w:p>
    <w:p w14:paraId="21268C93" w14:textId="77777777" w:rsidR="00275A17" w:rsidRPr="00903DBA" w:rsidRDefault="00275A17" w:rsidP="00275A17">
      <w:pPr>
        <w:pStyle w:val="Code"/>
        <w:rPr>
          <w:highlight w:val="white"/>
        </w:rPr>
      </w:pPr>
      <w:r w:rsidRPr="00903DBA">
        <w:rPr>
          <w:highlight w:val="white"/>
        </w:rPr>
        <w:t xml:space="preserve">    }</w:t>
      </w:r>
    </w:p>
    <w:p w14:paraId="5EEBA929" w14:textId="77777777" w:rsidR="00275A17" w:rsidRPr="00903DBA" w:rsidRDefault="00275A17" w:rsidP="00275A17">
      <w:pPr>
        <w:pStyle w:val="Code"/>
        <w:rPr>
          <w:highlight w:val="white"/>
        </w:rPr>
      </w:pPr>
      <w:r w:rsidRPr="00903DBA">
        <w:rPr>
          <w:highlight w:val="white"/>
        </w:rPr>
        <w:t xml:space="preserve">    </w:t>
      </w:r>
    </w:p>
    <w:p w14:paraId="11C567DC" w14:textId="77777777" w:rsidR="00275A17" w:rsidRPr="00903DBA" w:rsidRDefault="00275A17" w:rsidP="00275A17">
      <w:pPr>
        <w:pStyle w:val="Code"/>
        <w:rPr>
          <w:highlight w:val="white"/>
        </w:rPr>
      </w:pPr>
      <w:r w:rsidRPr="00903DBA">
        <w:rPr>
          <w:highlight w:val="white"/>
        </w:rPr>
        <w:t xml:space="preserve">    private void SearchReachableCode(int index, ISet&lt;MiddleCode&gt; visitedSet) {</w:t>
      </w:r>
    </w:p>
    <w:p w14:paraId="5D2E0DDB" w14:textId="77777777" w:rsidR="00275A17" w:rsidRPr="00903DBA" w:rsidRDefault="00275A17" w:rsidP="00275A17">
      <w:pPr>
        <w:pStyle w:val="Code"/>
        <w:rPr>
          <w:highlight w:val="white"/>
        </w:rPr>
      </w:pPr>
      <w:r w:rsidRPr="00903DBA">
        <w:rPr>
          <w:highlight w:val="white"/>
        </w:rPr>
        <w:t xml:space="preserve">      for (; index &lt; m_middleCodeList.Count; ++index) {</w:t>
      </w:r>
    </w:p>
    <w:p w14:paraId="4AD66778"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1E4C496D" w14:textId="77777777" w:rsidR="00275A17" w:rsidRPr="00903DBA" w:rsidRDefault="00275A17" w:rsidP="00275A17">
      <w:pPr>
        <w:pStyle w:val="Code"/>
        <w:rPr>
          <w:highlight w:val="white"/>
        </w:rPr>
      </w:pPr>
    </w:p>
    <w:p w14:paraId="6FA9A479" w14:textId="77777777" w:rsidR="00275A17" w:rsidRPr="00903DBA" w:rsidRDefault="00275A17" w:rsidP="00275A17">
      <w:pPr>
        <w:pStyle w:val="Code"/>
        <w:rPr>
          <w:highlight w:val="white"/>
        </w:rPr>
      </w:pPr>
      <w:r w:rsidRPr="00903DBA">
        <w:rPr>
          <w:highlight w:val="white"/>
        </w:rPr>
        <w:t xml:space="preserve">        if (visitedSet.Contains(middleCode)) {</w:t>
      </w:r>
    </w:p>
    <w:p w14:paraId="5A17B9E8" w14:textId="77777777" w:rsidR="00275A17" w:rsidRPr="00903DBA" w:rsidRDefault="00275A17" w:rsidP="00275A17">
      <w:pPr>
        <w:pStyle w:val="Code"/>
        <w:rPr>
          <w:highlight w:val="white"/>
        </w:rPr>
      </w:pPr>
      <w:r w:rsidRPr="00903DBA">
        <w:rPr>
          <w:highlight w:val="white"/>
        </w:rPr>
        <w:t xml:space="preserve">          return;</w:t>
      </w:r>
    </w:p>
    <w:p w14:paraId="5B43CE2C" w14:textId="77777777" w:rsidR="00275A17" w:rsidRPr="00903DBA" w:rsidRDefault="00275A17" w:rsidP="00275A17">
      <w:pPr>
        <w:pStyle w:val="Code"/>
        <w:rPr>
          <w:highlight w:val="white"/>
        </w:rPr>
      </w:pPr>
      <w:r w:rsidRPr="00903DBA">
        <w:rPr>
          <w:highlight w:val="white"/>
        </w:rPr>
        <w:t xml:space="preserve">        }</w:t>
      </w:r>
    </w:p>
    <w:p w14:paraId="53496678" w14:textId="77777777" w:rsidR="00275A17" w:rsidRPr="00903DBA" w:rsidRDefault="00275A17" w:rsidP="00275A17">
      <w:pPr>
        <w:pStyle w:val="Code"/>
        <w:rPr>
          <w:highlight w:val="white"/>
        </w:rPr>
      </w:pPr>
    </w:p>
    <w:p w14:paraId="41ECE66E" w14:textId="77777777" w:rsidR="00275A17" w:rsidRPr="00903DBA" w:rsidRDefault="00275A17" w:rsidP="00275A17">
      <w:pPr>
        <w:pStyle w:val="Code"/>
        <w:rPr>
          <w:highlight w:val="white"/>
        </w:rPr>
      </w:pPr>
      <w:r w:rsidRPr="00903DBA">
        <w:rPr>
          <w:highlight w:val="white"/>
        </w:rPr>
        <w:t xml:space="preserve">        visitedSet.Add(middleCode);</w:t>
      </w:r>
    </w:p>
    <w:p w14:paraId="3850E5D3" w14:textId="77777777" w:rsidR="00275A17" w:rsidRPr="00903DBA" w:rsidRDefault="00275A17" w:rsidP="00275A17">
      <w:pPr>
        <w:pStyle w:val="Code"/>
        <w:rPr>
          <w:highlight w:val="white"/>
        </w:rPr>
      </w:pPr>
    </w:p>
    <w:p w14:paraId="128D9DA8" w14:textId="77777777" w:rsidR="00275A17" w:rsidRPr="00903DBA" w:rsidRDefault="00275A17" w:rsidP="00275A17">
      <w:pPr>
        <w:pStyle w:val="Code"/>
        <w:rPr>
          <w:highlight w:val="white"/>
        </w:rPr>
      </w:pPr>
      <w:r w:rsidRPr="00903DBA">
        <w:rPr>
          <w:highlight w:val="white"/>
        </w:rPr>
        <w:t xml:space="preserve">        if (middleCode.IsRelation() || middleCode.IsCarry()) {</w:t>
      </w:r>
    </w:p>
    <w:p w14:paraId="5DE5ECE1" w14:textId="77777777" w:rsidR="00275A17" w:rsidRPr="00903DBA" w:rsidRDefault="00275A17" w:rsidP="00275A17">
      <w:pPr>
        <w:pStyle w:val="Code"/>
        <w:rPr>
          <w:highlight w:val="white"/>
        </w:rPr>
      </w:pPr>
      <w:r w:rsidRPr="00903DBA">
        <w:rPr>
          <w:highlight w:val="white"/>
        </w:rPr>
        <w:t xml:space="preserve">          int target = (int) middleCode[0];</w:t>
      </w:r>
    </w:p>
    <w:p w14:paraId="58BD4C14" w14:textId="77777777" w:rsidR="00275A17" w:rsidRPr="00903DBA" w:rsidRDefault="00275A17" w:rsidP="00275A17">
      <w:pPr>
        <w:pStyle w:val="Code"/>
        <w:rPr>
          <w:highlight w:val="white"/>
        </w:rPr>
      </w:pPr>
      <w:r w:rsidRPr="00903DBA">
        <w:rPr>
          <w:highlight w:val="white"/>
        </w:rPr>
        <w:t xml:space="preserve">          SearchReachableCode(target, visitedSet);</w:t>
      </w:r>
    </w:p>
    <w:p w14:paraId="711C7B05" w14:textId="77777777" w:rsidR="00275A17" w:rsidRPr="00903DBA" w:rsidRDefault="00275A17" w:rsidP="00275A17">
      <w:pPr>
        <w:pStyle w:val="Code"/>
        <w:rPr>
          <w:highlight w:val="white"/>
        </w:rPr>
      </w:pPr>
      <w:r w:rsidRPr="00903DBA">
        <w:rPr>
          <w:highlight w:val="white"/>
        </w:rPr>
        <w:t xml:space="preserve">        }</w:t>
      </w:r>
    </w:p>
    <w:p w14:paraId="6CA87443" w14:textId="77777777" w:rsidR="00275A17" w:rsidRPr="00903DBA" w:rsidRDefault="00275A17" w:rsidP="00275A17">
      <w:pPr>
        <w:pStyle w:val="Code"/>
        <w:rPr>
          <w:highlight w:val="white"/>
        </w:rPr>
      </w:pPr>
      <w:r w:rsidRPr="00903DBA">
        <w:rPr>
          <w:highlight w:val="white"/>
        </w:rPr>
        <w:t xml:space="preserve">        else if (middleCode.IsGoto()) {</w:t>
      </w:r>
    </w:p>
    <w:p w14:paraId="15811B83" w14:textId="77777777" w:rsidR="00275A17" w:rsidRPr="00903DBA" w:rsidRDefault="00275A17" w:rsidP="00275A17">
      <w:pPr>
        <w:pStyle w:val="Code"/>
        <w:rPr>
          <w:highlight w:val="white"/>
        </w:rPr>
      </w:pPr>
      <w:r w:rsidRPr="00903DBA">
        <w:rPr>
          <w:highlight w:val="white"/>
        </w:rPr>
        <w:t xml:space="preserve">          int target = (int) middleCode[0];</w:t>
      </w:r>
    </w:p>
    <w:p w14:paraId="15093D18" w14:textId="77777777" w:rsidR="00275A17" w:rsidRPr="00903DBA" w:rsidRDefault="00275A17" w:rsidP="00275A17">
      <w:pPr>
        <w:pStyle w:val="Code"/>
        <w:rPr>
          <w:highlight w:val="white"/>
        </w:rPr>
      </w:pPr>
      <w:r w:rsidRPr="00903DBA">
        <w:rPr>
          <w:highlight w:val="white"/>
        </w:rPr>
        <w:t xml:space="preserve">          SearchReachableCode(target, visitedSet);</w:t>
      </w:r>
    </w:p>
    <w:p w14:paraId="1E7986A8" w14:textId="77777777" w:rsidR="00275A17" w:rsidRPr="00903DBA" w:rsidRDefault="00275A17" w:rsidP="00275A17">
      <w:pPr>
        <w:pStyle w:val="Code"/>
        <w:rPr>
          <w:highlight w:val="white"/>
        </w:rPr>
      </w:pPr>
      <w:r w:rsidRPr="00903DBA">
        <w:rPr>
          <w:highlight w:val="white"/>
        </w:rPr>
        <w:t xml:space="preserve">          return;</w:t>
      </w:r>
    </w:p>
    <w:p w14:paraId="372F92B4" w14:textId="77777777" w:rsidR="00275A17" w:rsidRPr="00903DBA" w:rsidRDefault="00275A17" w:rsidP="00275A17">
      <w:pPr>
        <w:pStyle w:val="Code"/>
        <w:rPr>
          <w:highlight w:val="white"/>
        </w:rPr>
      </w:pPr>
      <w:r w:rsidRPr="00903DBA">
        <w:rPr>
          <w:highlight w:val="white"/>
        </w:rPr>
        <w:t xml:space="preserve">        }</w:t>
      </w:r>
    </w:p>
    <w:p w14:paraId="42C694D2" w14:textId="7C8EBF69" w:rsidR="00275A17" w:rsidRPr="00903DBA" w:rsidRDefault="00275A17" w:rsidP="00325AD9">
      <w:pPr>
        <w:pStyle w:val="Code"/>
        <w:rPr>
          <w:highlight w:val="white"/>
        </w:rPr>
      </w:pPr>
      <w:r w:rsidRPr="00903DBA">
        <w:rPr>
          <w:highlight w:val="white"/>
        </w:rPr>
        <w:lastRenderedPageBreak/>
        <w:t xml:space="preserve">        else if (middleCode.Operator == MiddleOperator.Return) {</w:t>
      </w:r>
    </w:p>
    <w:p w14:paraId="1F38CC20" w14:textId="77777777" w:rsidR="00300E42" w:rsidRPr="00903DBA" w:rsidRDefault="00300E42" w:rsidP="00300E42">
      <w:pPr>
        <w:pStyle w:val="Code"/>
        <w:rPr>
          <w:highlight w:val="white"/>
        </w:rPr>
      </w:pPr>
      <w:r w:rsidRPr="00903DBA">
        <w:rPr>
          <w:highlight w:val="white"/>
        </w:rPr>
        <w:t xml:space="preserve">          if (m_middleCodeList[index + 1].Operator == MiddleOperator.Exit) {</w:t>
      </w:r>
    </w:p>
    <w:p w14:paraId="60FB97A7" w14:textId="77777777" w:rsidR="00300E42" w:rsidRPr="00903DBA" w:rsidRDefault="00300E42" w:rsidP="00300E42">
      <w:pPr>
        <w:pStyle w:val="Code"/>
        <w:rPr>
          <w:highlight w:val="white"/>
        </w:rPr>
      </w:pPr>
      <w:r w:rsidRPr="00903DBA">
        <w:rPr>
          <w:highlight w:val="white"/>
        </w:rPr>
        <w:t xml:space="preserve">            visitedSet.Add(m_middleCodeList[index + 1]);</w:t>
      </w:r>
    </w:p>
    <w:p w14:paraId="2EF5CC11" w14:textId="77777777" w:rsidR="00300E42" w:rsidRPr="00903DBA" w:rsidRDefault="00300E42" w:rsidP="00300E42">
      <w:pPr>
        <w:pStyle w:val="Code"/>
        <w:rPr>
          <w:highlight w:val="white"/>
        </w:rPr>
      </w:pPr>
      <w:r w:rsidRPr="00903DBA">
        <w:rPr>
          <w:highlight w:val="white"/>
        </w:rPr>
        <w:t xml:space="preserve">          }</w:t>
      </w:r>
    </w:p>
    <w:p w14:paraId="26A27F52" w14:textId="77777777" w:rsidR="00300E42" w:rsidRPr="00903DBA" w:rsidRDefault="00300E42" w:rsidP="00300E42">
      <w:pPr>
        <w:pStyle w:val="Code"/>
        <w:rPr>
          <w:highlight w:val="white"/>
        </w:rPr>
      </w:pPr>
    </w:p>
    <w:p w14:paraId="57481F7E" w14:textId="77777777" w:rsidR="00275A17" w:rsidRPr="00903DBA" w:rsidRDefault="00275A17" w:rsidP="00275A17">
      <w:pPr>
        <w:pStyle w:val="Code"/>
        <w:rPr>
          <w:highlight w:val="white"/>
        </w:rPr>
      </w:pPr>
      <w:r w:rsidRPr="00903DBA">
        <w:rPr>
          <w:highlight w:val="white"/>
        </w:rPr>
        <w:t xml:space="preserve">          return;</w:t>
      </w:r>
    </w:p>
    <w:p w14:paraId="04ED1180" w14:textId="77777777" w:rsidR="00275A17" w:rsidRPr="00903DBA" w:rsidRDefault="00275A17" w:rsidP="00275A17">
      <w:pPr>
        <w:pStyle w:val="Code"/>
        <w:rPr>
          <w:highlight w:val="white"/>
        </w:rPr>
      </w:pPr>
      <w:r w:rsidRPr="00903DBA">
        <w:rPr>
          <w:highlight w:val="white"/>
        </w:rPr>
        <w:t xml:space="preserve">        }</w:t>
      </w:r>
    </w:p>
    <w:p w14:paraId="15C4FE1F" w14:textId="77777777" w:rsidR="00275A17" w:rsidRPr="00903DBA" w:rsidRDefault="00275A17" w:rsidP="00275A17">
      <w:pPr>
        <w:pStyle w:val="Code"/>
        <w:rPr>
          <w:highlight w:val="white"/>
        </w:rPr>
      </w:pPr>
      <w:r w:rsidRPr="00903DBA">
        <w:rPr>
          <w:highlight w:val="white"/>
        </w:rPr>
        <w:t xml:space="preserve">        else if (middleCode.Operator == MiddleOperator.FunctionEnd) {</w:t>
      </w:r>
    </w:p>
    <w:p w14:paraId="41559B97" w14:textId="77777777" w:rsidR="00275A17" w:rsidRPr="00903DBA" w:rsidRDefault="00275A17" w:rsidP="00275A17">
      <w:pPr>
        <w:pStyle w:val="Code"/>
        <w:rPr>
          <w:highlight w:val="white"/>
        </w:rPr>
      </w:pPr>
      <w:r w:rsidRPr="00903DBA">
        <w:rPr>
          <w:highlight w:val="white"/>
        </w:rPr>
        <w:t xml:space="preserve">          Symbol funcSymbol = (Symbol) middleCode[0];</w:t>
      </w:r>
    </w:p>
    <w:p w14:paraId="0C3ECFC4" w14:textId="77777777" w:rsidR="00275A17" w:rsidRPr="00903DBA" w:rsidRDefault="00275A17" w:rsidP="00275A17">
      <w:pPr>
        <w:pStyle w:val="Code"/>
        <w:rPr>
          <w:highlight w:val="white"/>
        </w:rPr>
      </w:pPr>
      <w:r w:rsidRPr="00903DBA">
        <w:rPr>
          <w:highlight w:val="white"/>
        </w:rPr>
        <w:t xml:space="preserve">          Assert.Error(funcSymbol.Type.ReturnType.IsVoid(),</w:t>
      </w:r>
    </w:p>
    <w:p w14:paraId="60B558DC" w14:textId="77777777" w:rsidR="00275A17" w:rsidRPr="00903DBA" w:rsidRDefault="00275A17" w:rsidP="00275A17">
      <w:pPr>
        <w:pStyle w:val="Code"/>
        <w:rPr>
          <w:highlight w:val="white"/>
        </w:rPr>
      </w:pPr>
      <w:r w:rsidRPr="00903DBA">
        <w:rPr>
          <w:highlight w:val="white"/>
        </w:rPr>
        <w:t xml:space="preserve">                       funcSymbol.Name,</w:t>
      </w:r>
    </w:p>
    <w:p w14:paraId="281ED4C7" w14:textId="77777777" w:rsidR="00275A17" w:rsidRPr="00903DBA" w:rsidRDefault="00275A17" w:rsidP="00275A17">
      <w:pPr>
        <w:pStyle w:val="Code"/>
        <w:rPr>
          <w:highlight w:val="white"/>
        </w:rPr>
      </w:pPr>
      <w:r w:rsidRPr="00903DBA">
        <w:rPr>
          <w:highlight w:val="white"/>
        </w:rPr>
        <w:t xml:space="preserve">                       Message.Reached_the_end_of_a_non__void_function);</w:t>
      </w:r>
    </w:p>
    <w:p w14:paraId="41D59C80" w14:textId="77777777" w:rsidR="00275A17" w:rsidRPr="00903DBA" w:rsidRDefault="00275A17" w:rsidP="00275A17">
      <w:pPr>
        <w:pStyle w:val="Code"/>
        <w:rPr>
          <w:highlight w:val="white"/>
        </w:rPr>
      </w:pPr>
      <w:r w:rsidRPr="00903DBA">
        <w:rPr>
          <w:highlight w:val="white"/>
        </w:rPr>
        <w:t xml:space="preserve">          return;</w:t>
      </w:r>
    </w:p>
    <w:p w14:paraId="3AE1BBE8" w14:textId="77777777" w:rsidR="00275A17" w:rsidRPr="00903DBA" w:rsidRDefault="00275A17" w:rsidP="00275A17">
      <w:pPr>
        <w:pStyle w:val="Code"/>
        <w:rPr>
          <w:highlight w:val="white"/>
        </w:rPr>
      </w:pPr>
      <w:r w:rsidRPr="00903DBA">
        <w:rPr>
          <w:highlight w:val="white"/>
        </w:rPr>
        <w:t xml:space="preserve">        }</w:t>
      </w:r>
    </w:p>
    <w:p w14:paraId="00F29238" w14:textId="77777777" w:rsidR="00275A17" w:rsidRPr="00903DBA" w:rsidRDefault="00275A17" w:rsidP="00275A17">
      <w:pPr>
        <w:pStyle w:val="Code"/>
        <w:rPr>
          <w:highlight w:val="white"/>
        </w:rPr>
      </w:pPr>
      <w:r w:rsidRPr="00903DBA">
        <w:rPr>
          <w:highlight w:val="white"/>
        </w:rPr>
        <w:t xml:space="preserve">      }</w:t>
      </w:r>
    </w:p>
    <w:p w14:paraId="74E02723" w14:textId="64F484FC" w:rsidR="00275A17" w:rsidRPr="00903DBA" w:rsidRDefault="00275A17" w:rsidP="00275A17">
      <w:pPr>
        <w:pStyle w:val="Code"/>
        <w:rPr>
          <w:highlight w:val="white"/>
        </w:rPr>
      </w:pPr>
      <w:r w:rsidRPr="00903DBA">
        <w:rPr>
          <w:highlight w:val="white"/>
        </w:rPr>
        <w:t xml:space="preserve">    }</w:t>
      </w:r>
    </w:p>
    <w:p w14:paraId="139EA3AC" w14:textId="77777777" w:rsidR="00D720CF" w:rsidRPr="00903DBA" w:rsidRDefault="00D720CF" w:rsidP="00275A17">
      <w:pPr>
        <w:pStyle w:val="Code"/>
        <w:rPr>
          <w:highlight w:val="white"/>
        </w:rPr>
      </w:pPr>
    </w:p>
    <w:p w14:paraId="27DBBDDF" w14:textId="77777777" w:rsidR="00E33CCC" w:rsidRPr="00903DBA" w:rsidRDefault="00E33CCC" w:rsidP="00E33CCC">
      <w:pPr>
        <w:pStyle w:val="Rubrik3"/>
        <w:numPr>
          <w:ilvl w:val="2"/>
          <w:numId w:val="128"/>
        </w:numPr>
      </w:pPr>
      <w:bookmarkStart w:id="423" w:name="_Toc57656063"/>
      <w:r w:rsidRPr="00903DBA">
        <w:t>Remove Push-Pop Chains</w:t>
      </w:r>
      <w:bookmarkEnd w:id="423"/>
    </w:p>
    <w:p w14:paraId="340FD427" w14:textId="77777777" w:rsidR="00E33CCC" w:rsidRPr="00903DBA" w:rsidRDefault="00E33CCC" w:rsidP="00E33CCC">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22361FAC" w14:textId="77777777" w:rsidTr="00E33CCC">
        <w:tc>
          <w:tcPr>
            <w:tcW w:w="3116" w:type="dxa"/>
          </w:tcPr>
          <w:p w14:paraId="5E4AA239" w14:textId="77777777" w:rsidR="00E33CCC" w:rsidRPr="00903DBA" w:rsidRDefault="00E33CCC" w:rsidP="00E33CCC">
            <w:pPr>
              <w:pStyle w:val="Code"/>
            </w:pPr>
            <w:r w:rsidRPr="00903DBA">
              <w:t>1. push x</w:t>
            </w:r>
          </w:p>
          <w:p w14:paraId="703E5E8A" w14:textId="77777777" w:rsidR="00E33CCC" w:rsidRPr="00903DBA" w:rsidRDefault="00E33CCC" w:rsidP="00E33CCC">
            <w:pPr>
              <w:pStyle w:val="Code"/>
            </w:pPr>
            <w:r w:rsidRPr="00903DBA">
              <w:t>2. pop x</w:t>
            </w:r>
          </w:p>
          <w:p w14:paraId="23BDBB50" w14:textId="77777777" w:rsidR="00E33CCC" w:rsidRPr="00903DBA" w:rsidRDefault="00E33CCC" w:rsidP="00E33CCC">
            <w:pPr>
              <w:pStyle w:val="Code"/>
            </w:pPr>
          </w:p>
          <w:p w14:paraId="40C7A42F" w14:textId="77777777" w:rsidR="00E33CCC" w:rsidRPr="00903DBA" w:rsidRDefault="00E33CCC" w:rsidP="00E33CCC">
            <w:pPr>
              <w:pStyle w:val="Code"/>
            </w:pPr>
            <w:r w:rsidRPr="00903DBA">
              <w:t>1. push x</w:t>
            </w:r>
          </w:p>
          <w:p w14:paraId="45F27AC9" w14:textId="77777777" w:rsidR="00E33CCC" w:rsidRPr="00903DBA" w:rsidRDefault="00E33CCC" w:rsidP="00E33CCC">
            <w:pPr>
              <w:pStyle w:val="Code"/>
            </w:pPr>
            <w:r w:rsidRPr="00903DBA">
              <w:t>2. pop</w:t>
            </w:r>
          </w:p>
        </w:tc>
        <w:tc>
          <w:tcPr>
            <w:tcW w:w="3117" w:type="dxa"/>
          </w:tcPr>
          <w:p w14:paraId="025D5773" w14:textId="77777777" w:rsidR="00E33CCC" w:rsidRPr="00903DBA" w:rsidRDefault="00E33CCC" w:rsidP="00E33CCC">
            <w:pPr>
              <w:pStyle w:val="Code"/>
            </w:pPr>
            <w:r w:rsidRPr="00903DBA">
              <w:t xml:space="preserve">1. </w:t>
            </w:r>
            <w:r w:rsidRPr="00903DBA">
              <w:rPr>
                <w:i/>
                <w:iCs/>
              </w:rPr>
              <w:t>removed</w:t>
            </w:r>
          </w:p>
          <w:p w14:paraId="51F095DE" w14:textId="77777777" w:rsidR="00E33CCC" w:rsidRPr="00903DBA" w:rsidRDefault="00E33CCC" w:rsidP="00E33CCC">
            <w:pPr>
              <w:pStyle w:val="Code"/>
              <w:rPr>
                <w:i/>
                <w:iCs/>
              </w:rPr>
            </w:pPr>
            <w:r w:rsidRPr="00903DBA">
              <w:t xml:space="preserve">2. </w:t>
            </w:r>
            <w:r w:rsidRPr="00903DBA">
              <w:rPr>
                <w:i/>
                <w:iCs/>
              </w:rPr>
              <w:t>removed</w:t>
            </w:r>
          </w:p>
          <w:p w14:paraId="15B23D3F" w14:textId="77777777" w:rsidR="00E33CCC" w:rsidRPr="00903DBA" w:rsidRDefault="00E33CCC" w:rsidP="00E33CCC">
            <w:pPr>
              <w:pStyle w:val="Code"/>
              <w:rPr>
                <w:i/>
                <w:iCs/>
              </w:rPr>
            </w:pPr>
          </w:p>
          <w:p w14:paraId="71E44AF6" w14:textId="77777777" w:rsidR="00E33CCC" w:rsidRPr="00903DBA" w:rsidRDefault="00E33CCC" w:rsidP="00E33CCC">
            <w:pPr>
              <w:pStyle w:val="Code"/>
            </w:pPr>
            <w:r w:rsidRPr="00903DBA">
              <w:t xml:space="preserve">1. </w:t>
            </w:r>
            <w:r w:rsidRPr="00903DBA">
              <w:rPr>
                <w:i/>
                <w:iCs/>
              </w:rPr>
              <w:t>removed</w:t>
            </w:r>
          </w:p>
          <w:p w14:paraId="5E1CBE98" w14:textId="77777777" w:rsidR="00E33CCC" w:rsidRPr="00903DBA" w:rsidRDefault="00E33CCC" w:rsidP="00E33CCC">
            <w:pPr>
              <w:pStyle w:val="Code"/>
            </w:pPr>
            <w:r w:rsidRPr="00903DBA">
              <w:t xml:space="preserve">2. </w:t>
            </w:r>
            <w:r w:rsidRPr="00903DBA">
              <w:rPr>
                <w:i/>
                <w:iCs/>
              </w:rPr>
              <w:t>removed</w:t>
            </w:r>
          </w:p>
        </w:tc>
        <w:tc>
          <w:tcPr>
            <w:tcW w:w="3117" w:type="dxa"/>
          </w:tcPr>
          <w:p w14:paraId="0FC8B78C" w14:textId="77777777" w:rsidR="00E33CCC" w:rsidRPr="00903DBA" w:rsidRDefault="00E33CCC" w:rsidP="00E33CCC">
            <w:pPr>
              <w:pStyle w:val="Code"/>
            </w:pPr>
          </w:p>
        </w:tc>
      </w:tr>
    </w:tbl>
    <w:p w14:paraId="1169CA9A" w14:textId="77777777" w:rsidR="00E33CCC" w:rsidRPr="00903DBA" w:rsidRDefault="00E33CCC" w:rsidP="00E33CCC">
      <w:r w:rsidRPr="00903DBA">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00EC1DB9" w14:textId="77777777" w:rsidTr="00E33CCC">
        <w:tc>
          <w:tcPr>
            <w:tcW w:w="3116" w:type="dxa"/>
          </w:tcPr>
          <w:p w14:paraId="228E2381" w14:textId="77777777" w:rsidR="00E33CCC" w:rsidRPr="00903DBA" w:rsidRDefault="00E33CCC" w:rsidP="00E33CCC">
            <w:pPr>
              <w:pStyle w:val="Code"/>
            </w:pPr>
            <w:r w:rsidRPr="00903DBA">
              <w:t>1. push x</w:t>
            </w:r>
          </w:p>
          <w:p w14:paraId="0A5B502C" w14:textId="77777777" w:rsidR="00E33CCC" w:rsidRPr="00903DBA" w:rsidRDefault="00E33CCC" w:rsidP="00E33CCC">
            <w:pPr>
              <w:pStyle w:val="Code"/>
            </w:pPr>
            <w:r w:rsidRPr="00903DBA">
              <w:t>2. pop y</w:t>
            </w:r>
          </w:p>
          <w:p w14:paraId="41F4D020" w14:textId="608285FE" w:rsidR="00765FE8" w:rsidRPr="00903DBA" w:rsidRDefault="00765FE8" w:rsidP="00E33CCC">
            <w:pPr>
              <w:pStyle w:val="Code"/>
            </w:pPr>
          </w:p>
        </w:tc>
        <w:tc>
          <w:tcPr>
            <w:tcW w:w="3117" w:type="dxa"/>
          </w:tcPr>
          <w:p w14:paraId="67E1214E" w14:textId="77777777" w:rsidR="00E33CCC" w:rsidRPr="00903DBA" w:rsidRDefault="00E33CCC" w:rsidP="00E33CCC">
            <w:pPr>
              <w:pStyle w:val="Code"/>
            </w:pPr>
          </w:p>
        </w:tc>
        <w:tc>
          <w:tcPr>
            <w:tcW w:w="3117" w:type="dxa"/>
          </w:tcPr>
          <w:p w14:paraId="42C7AAB1" w14:textId="77777777" w:rsidR="00E33CCC" w:rsidRPr="00903DBA" w:rsidRDefault="00E33CCC" w:rsidP="00E33CCC">
            <w:pPr>
              <w:pStyle w:val="Code"/>
            </w:pPr>
          </w:p>
        </w:tc>
      </w:tr>
    </w:tbl>
    <w:p w14:paraId="768769B4" w14:textId="77777777" w:rsidR="00765FE8" w:rsidRPr="00903DBA" w:rsidRDefault="00765FE8" w:rsidP="00765FE8">
      <w:pPr>
        <w:pStyle w:val="Code"/>
        <w:rPr>
          <w:highlight w:val="white"/>
        </w:rPr>
      </w:pPr>
      <w:r w:rsidRPr="00903DBA">
        <w:rPr>
          <w:highlight w:val="white"/>
        </w:rPr>
        <w:t xml:space="preserve">    public void RemovePushPop() {</w:t>
      </w:r>
    </w:p>
    <w:p w14:paraId="43EF1288" w14:textId="77777777" w:rsidR="00765FE8" w:rsidRPr="00903DBA" w:rsidRDefault="00765FE8" w:rsidP="00765FE8">
      <w:pPr>
        <w:pStyle w:val="Code"/>
        <w:rPr>
          <w:highlight w:val="white"/>
        </w:rPr>
      </w:pPr>
      <w:r w:rsidRPr="00903DBA">
        <w:rPr>
          <w:highlight w:val="white"/>
        </w:rPr>
        <w:t xml:space="preserve">      for (int index = 0; index &lt; (m_middleCodeList.Count - 1); ++index) {</w:t>
      </w:r>
    </w:p>
    <w:p w14:paraId="45A6B3DD" w14:textId="77777777" w:rsidR="00765FE8" w:rsidRPr="00903DBA" w:rsidRDefault="00765FE8" w:rsidP="00765FE8">
      <w:pPr>
        <w:pStyle w:val="Code"/>
        <w:rPr>
          <w:highlight w:val="white"/>
        </w:rPr>
      </w:pPr>
      <w:r w:rsidRPr="00903DBA">
        <w:rPr>
          <w:highlight w:val="white"/>
        </w:rPr>
        <w:t xml:space="preserve">        MiddleCode thisCode = m_middleCodeList[index],</w:t>
      </w:r>
    </w:p>
    <w:p w14:paraId="274EF190" w14:textId="77777777" w:rsidR="00765FE8" w:rsidRPr="00903DBA" w:rsidRDefault="00765FE8" w:rsidP="00765FE8">
      <w:pPr>
        <w:pStyle w:val="Code"/>
        <w:rPr>
          <w:highlight w:val="white"/>
        </w:rPr>
      </w:pPr>
      <w:r w:rsidRPr="00903DBA">
        <w:rPr>
          <w:highlight w:val="white"/>
        </w:rPr>
        <w:t xml:space="preserve">                   nextCode = m_middleCodeList[index + 1];</w:t>
      </w:r>
    </w:p>
    <w:p w14:paraId="1A95F7B5" w14:textId="77777777" w:rsidR="00765FE8" w:rsidRPr="00903DBA" w:rsidRDefault="00765FE8" w:rsidP="00765FE8">
      <w:pPr>
        <w:pStyle w:val="Code"/>
        <w:rPr>
          <w:highlight w:val="white"/>
        </w:rPr>
      </w:pPr>
      <w:r w:rsidRPr="00903DBA">
        <w:rPr>
          <w:highlight w:val="white"/>
        </w:rPr>
        <w:t xml:space="preserve">        if ((thisCode.Operator == MiddleOperator.PushFloat) &amp;&amp;</w:t>
      </w:r>
    </w:p>
    <w:p w14:paraId="064C9ECB" w14:textId="77777777" w:rsidR="00765FE8" w:rsidRPr="00903DBA" w:rsidRDefault="00765FE8" w:rsidP="00765FE8">
      <w:pPr>
        <w:pStyle w:val="Code"/>
        <w:rPr>
          <w:highlight w:val="white"/>
        </w:rPr>
      </w:pPr>
      <w:r w:rsidRPr="00903DBA">
        <w:rPr>
          <w:highlight w:val="white"/>
        </w:rPr>
        <w:t xml:space="preserve">            (nextCode.Operator == MiddleOperator.PopFloat) &amp;&amp;</w:t>
      </w:r>
    </w:p>
    <w:p w14:paraId="44748286" w14:textId="77777777" w:rsidR="00765FE8" w:rsidRPr="00903DBA" w:rsidRDefault="00765FE8" w:rsidP="00765FE8">
      <w:pPr>
        <w:pStyle w:val="Code"/>
        <w:rPr>
          <w:highlight w:val="white"/>
        </w:rPr>
      </w:pPr>
      <w:r w:rsidRPr="00903DBA">
        <w:rPr>
          <w:highlight w:val="white"/>
        </w:rPr>
        <w:t xml:space="preserve">            ((thisCode[0] == nextCode[0]) || (nextCode[0] == null))) {</w:t>
      </w:r>
    </w:p>
    <w:p w14:paraId="44C03209" w14:textId="77777777" w:rsidR="00765FE8" w:rsidRPr="00903DBA" w:rsidRDefault="00765FE8" w:rsidP="00765FE8">
      <w:pPr>
        <w:pStyle w:val="Code"/>
        <w:rPr>
          <w:highlight w:val="white"/>
        </w:rPr>
      </w:pPr>
      <w:r w:rsidRPr="00903DBA">
        <w:rPr>
          <w:highlight w:val="white"/>
        </w:rPr>
        <w:t xml:space="preserve">          thisCode.Clear();</w:t>
      </w:r>
    </w:p>
    <w:p w14:paraId="1C4C5791" w14:textId="77777777" w:rsidR="00765FE8" w:rsidRPr="00903DBA" w:rsidRDefault="00765FE8" w:rsidP="00765FE8">
      <w:pPr>
        <w:pStyle w:val="Code"/>
        <w:rPr>
          <w:highlight w:val="white"/>
        </w:rPr>
      </w:pPr>
      <w:r w:rsidRPr="00903DBA">
        <w:rPr>
          <w:highlight w:val="white"/>
        </w:rPr>
        <w:t xml:space="preserve">          nextCode.Clear();</w:t>
      </w:r>
    </w:p>
    <w:p w14:paraId="37C8166A" w14:textId="77777777" w:rsidR="00765FE8" w:rsidRPr="00903DBA" w:rsidRDefault="00765FE8" w:rsidP="00765FE8">
      <w:pPr>
        <w:pStyle w:val="Code"/>
        <w:rPr>
          <w:highlight w:val="white"/>
        </w:rPr>
      </w:pPr>
      <w:r w:rsidRPr="00903DBA">
        <w:rPr>
          <w:highlight w:val="white"/>
        </w:rPr>
        <w:t xml:space="preserve">          m_update = true;</w:t>
      </w:r>
    </w:p>
    <w:p w14:paraId="1210B7F4" w14:textId="77777777" w:rsidR="00765FE8" w:rsidRPr="00903DBA" w:rsidRDefault="00765FE8" w:rsidP="00765FE8">
      <w:pPr>
        <w:pStyle w:val="Code"/>
        <w:rPr>
          <w:highlight w:val="white"/>
        </w:rPr>
      </w:pPr>
      <w:r w:rsidRPr="00903DBA">
        <w:rPr>
          <w:highlight w:val="white"/>
        </w:rPr>
        <w:t xml:space="preserve">        }</w:t>
      </w:r>
    </w:p>
    <w:p w14:paraId="266DBE25" w14:textId="77777777" w:rsidR="00765FE8" w:rsidRPr="00903DBA" w:rsidRDefault="00765FE8" w:rsidP="00765FE8">
      <w:pPr>
        <w:pStyle w:val="Code"/>
        <w:rPr>
          <w:highlight w:val="white"/>
        </w:rPr>
      </w:pPr>
      <w:r w:rsidRPr="00903DBA">
        <w:rPr>
          <w:highlight w:val="white"/>
        </w:rPr>
        <w:t xml:space="preserve">      }</w:t>
      </w:r>
    </w:p>
    <w:p w14:paraId="5B245540" w14:textId="77777777" w:rsidR="00765FE8" w:rsidRPr="00903DBA" w:rsidRDefault="00765FE8" w:rsidP="00765FE8">
      <w:pPr>
        <w:pStyle w:val="Code"/>
        <w:rPr>
          <w:highlight w:val="white"/>
        </w:rPr>
      </w:pPr>
      <w:r w:rsidRPr="00903DBA">
        <w:rPr>
          <w:highlight w:val="white"/>
        </w:rPr>
        <w:t xml:space="preserve">    }</w:t>
      </w:r>
    </w:p>
    <w:p w14:paraId="1BE760DA" w14:textId="77777777" w:rsidR="00765FE8" w:rsidRPr="00903DBA" w:rsidRDefault="00765FE8" w:rsidP="00765FE8">
      <w:pPr>
        <w:pStyle w:val="Code"/>
        <w:rPr>
          <w:highlight w:val="white"/>
        </w:rPr>
      </w:pPr>
      <w:r w:rsidRPr="00903DBA">
        <w:rPr>
          <w:highlight w:val="white"/>
        </w:rPr>
        <w:t xml:space="preserve">  </w:t>
      </w:r>
    </w:p>
    <w:p w14:paraId="63998D5C" w14:textId="41B4ACE6" w:rsidR="00E33CCC" w:rsidRPr="00903DBA" w:rsidRDefault="00C068DA" w:rsidP="00E33CCC">
      <w:pPr>
        <w:pStyle w:val="Rubrik3"/>
        <w:numPr>
          <w:ilvl w:val="2"/>
          <w:numId w:val="155"/>
        </w:numPr>
      </w:pPr>
      <w:bookmarkStart w:id="424" w:name="_Toc57656064"/>
      <w:r w:rsidRPr="00903DBA">
        <w:t>Merge</w:t>
      </w:r>
      <w:r w:rsidR="00E33CCC" w:rsidRPr="00903DBA">
        <w:t xml:space="preserve"> Pop-Push Chains</w:t>
      </w:r>
      <w:bookmarkEnd w:id="424"/>
    </w:p>
    <w:p w14:paraId="14D0F6CA" w14:textId="7D445CD9" w:rsidR="00E33CCC" w:rsidRPr="00903DBA" w:rsidRDefault="00E33CCC" w:rsidP="00E33CCC">
      <w:r w:rsidRPr="00903DBA">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13DE970F" w14:textId="77777777" w:rsidTr="00E33CCC">
        <w:tc>
          <w:tcPr>
            <w:tcW w:w="3116" w:type="dxa"/>
          </w:tcPr>
          <w:p w14:paraId="2F985A3B" w14:textId="714EABCA" w:rsidR="00E33CCC" w:rsidRPr="00903DBA" w:rsidRDefault="00E33CCC" w:rsidP="00E33CCC">
            <w:pPr>
              <w:pStyle w:val="Code"/>
            </w:pPr>
            <w:r w:rsidRPr="00903DBA">
              <w:t xml:space="preserve">1. </w:t>
            </w:r>
            <w:r w:rsidR="00E11609" w:rsidRPr="00903DBA">
              <w:t>pop</w:t>
            </w:r>
            <w:r w:rsidRPr="00903DBA">
              <w:t xml:space="preserve"> x</w:t>
            </w:r>
          </w:p>
          <w:p w14:paraId="5A6BAEEA" w14:textId="46580349" w:rsidR="00E33CCC" w:rsidRPr="00903DBA" w:rsidRDefault="00E33CCC" w:rsidP="00E33CCC">
            <w:pPr>
              <w:pStyle w:val="Code"/>
            </w:pPr>
            <w:r w:rsidRPr="00903DBA">
              <w:t>2. p</w:t>
            </w:r>
            <w:r w:rsidR="00E11609" w:rsidRPr="00903DBA">
              <w:t>ush</w:t>
            </w:r>
            <w:r w:rsidRPr="00903DBA">
              <w:t xml:space="preserve"> x</w:t>
            </w:r>
          </w:p>
        </w:tc>
        <w:tc>
          <w:tcPr>
            <w:tcW w:w="3117" w:type="dxa"/>
          </w:tcPr>
          <w:p w14:paraId="702229C3" w14:textId="41BEEF38" w:rsidR="00E33CCC" w:rsidRPr="00903DBA" w:rsidRDefault="00E33CCC" w:rsidP="00E33CCC">
            <w:pPr>
              <w:pStyle w:val="Code"/>
            </w:pPr>
            <w:r w:rsidRPr="00903DBA">
              <w:t xml:space="preserve">1. </w:t>
            </w:r>
            <w:r w:rsidR="00E11609" w:rsidRPr="00903DBA">
              <w:t>top x</w:t>
            </w:r>
          </w:p>
          <w:p w14:paraId="4A12F5A9" w14:textId="2E2D18FF" w:rsidR="00E33CCC" w:rsidRPr="00903DBA" w:rsidRDefault="00E33CCC" w:rsidP="00E33CCC">
            <w:pPr>
              <w:pStyle w:val="Code"/>
              <w:rPr>
                <w:i/>
                <w:iCs/>
              </w:rPr>
            </w:pPr>
            <w:r w:rsidRPr="00903DBA">
              <w:t xml:space="preserve">2. </w:t>
            </w:r>
            <w:r w:rsidRPr="00903DBA">
              <w:rPr>
                <w:i/>
                <w:iCs/>
              </w:rPr>
              <w:t>remove</w:t>
            </w:r>
            <w:r w:rsidR="00E11609" w:rsidRPr="00903DBA">
              <w:rPr>
                <w:i/>
                <w:iCs/>
              </w:rPr>
              <w:t>d</w:t>
            </w:r>
          </w:p>
        </w:tc>
        <w:tc>
          <w:tcPr>
            <w:tcW w:w="3117" w:type="dxa"/>
          </w:tcPr>
          <w:p w14:paraId="5467240B" w14:textId="77777777" w:rsidR="00E33CCC" w:rsidRPr="00903DBA" w:rsidRDefault="00E33CCC" w:rsidP="00E33CCC">
            <w:pPr>
              <w:pStyle w:val="Code"/>
            </w:pPr>
          </w:p>
        </w:tc>
      </w:tr>
    </w:tbl>
    <w:p w14:paraId="274D235C" w14:textId="77777777" w:rsidR="000A0C51" w:rsidRPr="00903DBA" w:rsidRDefault="000A0C51" w:rsidP="00AD7D34">
      <w:pPr>
        <w:pStyle w:val="Code"/>
        <w:rPr>
          <w:highlight w:val="white"/>
        </w:rPr>
      </w:pPr>
    </w:p>
    <w:p w14:paraId="07ED62FC" w14:textId="3529FFF5" w:rsidR="00AD7D34" w:rsidRPr="00903DBA" w:rsidRDefault="00AD7D34" w:rsidP="00AD7D34">
      <w:pPr>
        <w:pStyle w:val="Code"/>
        <w:rPr>
          <w:highlight w:val="white"/>
        </w:rPr>
      </w:pPr>
      <w:r w:rsidRPr="00903DBA">
        <w:rPr>
          <w:highlight w:val="white"/>
        </w:rPr>
        <w:t xml:space="preserve">    public void MergePopPushToTop() {</w:t>
      </w:r>
    </w:p>
    <w:p w14:paraId="38FB0E7A" w14:textId="77777777" w:rsidR="00AD7D34" w:rsidRPr="00903DBA" w:rsidRDefault="00AD7D34" w:rsidP="00AD7D34">
      <w:pPr>
        <w:pStyle w:val="Code"/>
        <w:rPr>
          <w:highlight w:val="white"/>
        </w:rPr>
      </w:pPr>
      <w:r w:rsidRPr="00903DBA">
        <w:rPr>
          <w:highlight w:val="white"/>
        </w:rPr>
        <w:t xml:space="preserve">      for (int index = 0; index &lt; (m_middleCodeList.Count - 1); ++index) {</w:t>
      </w:r>
    </w:p>
    <w:p w14:paraId="12672940" w14:textId="77777777" w:rsidR="00AD7D34" w:rsidRPr="00903DBA" w:rsidRDefault="00AD7D34" w:rsidP="00AD7D34">
      <w:pPr>
        <w:pStyle w:val="Code"/>
        <w:rPr>
          <w:highlight w:val="white"/>
        </w:rPr>
      </w:pPr>
      <w:r w:rsidRPr="00903DBA">
        <w:rPr>
          <w:highlight w:val="white"/>
        </w:rPr>
        <w:t xml:space="preserve">        MiddleCode thisCode = m_middleCodeList[index],</w:t>
      </w:r>
    </w:p>
    <w:p w14:paraId="1AA6484E" w14:textId="77777777" w:rsidR="00AD7D34" w:rsidRPr="00903DBA" w:rsidRDefault="00AD7D34" w:rsidP="00AD7D34">
      <w:pPr>
        <w:pStyle w:val="Code"/>
        <w:rPr>
          <w:highlight w:val="white"/>
        </w:rPr>
      </w:pPr>
      <w:r w:rsidRPr="00903DBA">
        <w:rPr>
          <w:highlight w:val="white"/>
        </w:rPr>
        <w:lastRenderedPageBreak/>
        <w:t xml:space="preserve">                   nextCode = m_middleCodeList[index + 1];</w:t>
      </w:r>
    </w:p>
    <w:p w14:paraId="783099D2" w14:textId="77777777" w:rsidR="00AD7D34" w:rsidRPr="00903DBA" w:rsidRDefault="00AD7D34" w:rsidP="00AD7D34">
      <w:pPr>
        <w:pStyle w:val="Code"/>
        <w:rPr>
          <w:highlight w:val="white"/>
        </w:rPr>
      </w:pPr>
    </w:p>
    <w:p w14:paraId="7B8A040C" w14:textId="77777777" w:rsidR="00AD7D34" w:rsidRPr="00903DBA" w:rsidRDefault="00AD7D34" w:rsidP="00AD7D34">
      <w:pPr>
        <w:pStyle w:val="Code"/>
        <w:rPr>
          <w:highlight w:val="white"/>
        </w:rPr>
      </w:pPr>
      <w:r w:rsidRPr="00903DBA">
        <w:rPr>
          <w:highlight w:val="white"/>
        </w:rPr>
        <w:t xml:space="preserve">        if ((thisCode.Operator == MiddleOperator.PopFloat) &amp;&amp;</w:t>
      </w:r>
    </w:p>
    <w:p w14:paraId="78CA3CD0" w14:textId="77777777" w:rsidR="00AD7D34" w:rsidRPr="00903DBA" w:rsidRDefault="00AD7D34" w:rsidP="00AD7D34">
      <w:pPr>
        <w:pStyle w:val="Code"/>
        <w:rPr>
          <w:highlight w:val="white"/>
        </w:rPr>
      </w:pPr>
      <w:r w:rsidRPr="00903DBA">
        <w:rPr>
          <w:highlight w:val="white"/>
        </w:rPr>
        <w:t xml:space="preserve">            (nextCode.Operator == MiddleOperator.PushFloat) &amp;&amp;</w:t>
      </w:r>
    </w:p>
    <w:p w14:paraId="018BEC88" w14:textId="77777777" w:rsidR="00AD7D34" w:rsidRPr="00903DBA" w:rsidRDefault="00AD7D34" w:rsidP="00AD7D34">
      <w:pPr>
        <w:pStyle w:val="Code"/>
        <w:rPr>
          <w:highlight w:val="white"/>
        </w:rPr>
      </w:pPr>
      <w:r w:rsidRPr="00903DBA">
        <w:rPr>
          <w:highlight w:val="white"/>
        </w:rPr>
        <w:t xml:space="preserve">            (thisCode[0] == nextCode[0])) {</w:t>
      </w:r>
    </w:p>
    <w:p w14:paraId="6FFDBF59" w14:textId="77777777" w:rsidR="00AD7D34" w:rsidRPr="00903DBA" w:rsidRDefault="00AD7D34" w:rsidP="00AD7D34">
      <w:pPr>
        <w:pStyle w:val="Code"/>
        <w:rPr>
          <w:highlight w:val="white"/>
        </w:rPr>
      </w:pPr>
      <w:r w:rsidRPr="00903DBA">
        <w:rPr>
          <w:highlight w:val="white"/>
        </w:rPr>
        <w:t xml:space="preserve">          thisCode.Operator = MiddleOperator.TopFloat;</w:t>
      </w:r>
    </w:p>
    <w:p w14:paraId="74A29E09" w14:textId="77777777" w:rsidR="00AD7D34" w:rsidRPr="00903DBA" w:rsidRDefault="00AD7D34" w:rsidP="00AD7D34">
      <w:pPr>
        <w:pStyle w:val="Code"/>
        <w:rPr>
          <w:highlight w:val="white"/>
        </w:rPr>
      </w:pPr>
      <w:r w:rsidRPr="00903DBA">
        <w:rPr>
          <w:highlight w:val="white"/>
        </w:rPr>
        <w:t xml:space="preserve">          nextCode.Clear();</w:t>
      </w:r>
    </w:p>
    <w:p w14:paraId="1D95A972" w14:textId="77777777" w:rsidR="00AD7D34" w:rsidRPr="00903DBA" w:rsidRDefault="00AD7D34" w:rsidP="00AD7D34">
      <w:pPr>
        <w:pStyle w:val="Code"/>
        <w:rPr>
          <w:highlight w:val="white"/>
        </w:rPr>
      </w:pPr>
      <w:r w:rsidRPr="00903DBA">
        <w:rPr>
          <w:highlight w:val="white"/>
        </w:rPr>
        <w:t xml:space="preserve">          m_update = true;</w:t>
      </w:r>
    </w:p>
    <w:p w14:paraId="11923CBB" w14:textId="77777777" w:rsidR="00AD7D34" w:rsidRPr="00903DBA" w:rsidRDefault="00AD7D34" w:rsidP="00AD7D34">
      <w:pPr>
        <w:pStyle w:val="Code"/>
        <w:rPr>
          <w:highlight w:val="white"/>
        </w:rPr>
      </w:pPr>
      <w:r w:rsidRPr="00903DBA">
        <w:rPr>
          <w:highlight w:val="white"/>
        </w:rPr>
        <w:t xml:space="preserve">        }</w:t>
      </w:r>
    </w:p>
    <w:p w14:paraId="32307BE5" w14:textId="77777777" w:rsidR="00AD7D34" w:rsidRPr="00903DBA" w:rsidRDefault="00AD7D34" w:rsidP="00AD7D34">
      <w:pPr>
        <w:pStyle w:val="Code"/>
        <w:rPr>
          <w:highlight w:val="white"/>
        </w:rPr>
      </w:pPr>
      <w:r w:rsidRPr="00903DBA">
        <w:rPr>
          <w:highlight w:val="white"/>
        </w:rPr>
        <w:t xml:space="preserve">      }</w:t>
      </w:r>
    </w:p>
    <w:p w14:paraId="090DCF3F" w14:textId="77777777" w:rsidR="00AD7D34" w:rsidRPr="00903DBA" w:rsidRDefault="00AD7D34" w:rsidP="00AD7D34">
      <w:pPr>
        <w:pStyle w:val="Code"/>
        <w:rPr>
          <w:highlight w:val="white"/>
        </w:rPr>
      </w:pPr>
      <w:r w:rsidRPr="00903DBA">
        <w:rPr>
          <w:highlight w:val="white"/>
        </w:rPr>
        <w:t xml:space="preserve">    }</w:t>
      </w:r>
    </w:p>
    <w:p w14:paraId="73653B06" w14:textId="7E3362A4" w:rsidR="00AD7D34" w:rsidRPr="00903DBA" w:rsidRDefault="00AD7D34" w:rsidP="00AD7D34">
      <w:pPr>
        <w:pStyle w:val="Rubrik3"/>
      </w:pPr>
      <w:bookmarkStart w:id="425" w:name="_Toc57656065"/>
      <w:r w:rsidRPr="00903DBA">
        <w:t>Change Top-Pop to Pop</w:t>
      </w:r>
      <w:bookmarkEnd w:id="425"/>
    </w:p>
    <w:p w14:paraId="0D965B88" w14:textId="77777777" w:rsidR="00AD7D34" w:rsidRPr="00903DBA" w:rsidRDefault="00AD7D34" w:rsidP="00AD7D34">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903DBA" w14:paraId="0EF3F6DD" w14:textId="77777777" w:rsidTr="00626D3B">
        <w:tc>
          <w:tcPr>
            <w:tcW w:w="3116" w:type="dxa"/>
          </w:tcPr>
          <w:p w14:paraId="5C4217BE" w14:textId="32BEF57F" w:rsidR="00AD7D34" w:rsidRPr="00903DBA" w:rsidRDefault="00AD7D34" w:rsidP="00626D3B">
            <w:pPr>
              <w:pStyle w:val="Code"/>
            </w:pPr>
            <w:r w:rsidRPr="00903DBA">
              <w:t>1. top x</w:t>
            </w:r>
          </w:p>
          <w:p w14:paraId="7A3E1E4C" w14:textId="1D0058F3" w:rsidR="00AD7D34" w:rsidRPr="00903DBA" w:rsidRDefault="00AD7D34" w:rsidP="00AD7D34">
            <w:pPr>
              <w:pStyle w:val="Code"/>
            </w:pPr>
            <w:r w:rsidRPr="00903DBA">
              <w:t>2. pop</w:t>
            </w:r>
          </w:p>
        </w:tc>
        <w:tc>
          <w:tcPr>
            <w:tcW w:w="3117" w:type="dxa"/>
          </w:tcPr>
          <w:p w14:paraId="11CFD664" w14:textId="77777777" w:rsidR="00AD7D34" w:rsidRPr="00903DBA" w:rsidRDefault="00AD7D34" w:rsidP="00626D3B">
            <w:pPr>
              <w:pStyle w:val="Code"/>
            </w:pPr>
            <w:r w:rsidRPr="00903DBA">
              <w:t>1. pop x</w:t>
            </w:r>
          </w:p>
          <w:p w14:paraId="0CA4BD08" w14:textId="6FEA0BB5" w:rsidR="00AD7D34" w:rsidRPr="00903DBA" w:rsidRDefault="00AD7D34" w:rsidP="00626D3B">
            <w:pPr>
              <w:pStyle w:val="Code"/>
              <w:rPr>
                <w:i/>
                <w:iCs/>
              </w:rPr>
            </w:pPr>
            <w:r w:rsidRPr="00903DBA">
              <w:t xml:space="preserve">2. </w:t>
            </w:r>
            <w:r w:rsidRPr="00903DBA">
              <w:rPr>
                <w:i/>
                <w:iCs/>
              </w:rPr>
              <w:t>empty</w:t>
            </w:r>
          </w:p>
        </w:tc>
        <w:tc>
          <w:tcPr>
            <w:tcW w:w="3117" w:type="dxa"/>
          </w:tcPr>
          <w:p w14:paraId="26F48DE3" w14:textId="77777777" w:rsidR="00AD7D34" w:rsidRPr="00903DBA" w:rsidRDefault="00AD7D34" w:rsidP="00626D3B">
            <w:pPr>
              <w:pStyle w:val="Code"/>
            </w:pPr>
          </w:p>
        </w:tc>
      </w:tr>
    </w:tbl>
    <w:p w14:paraId="525DB985" w14:textId="77777777" w:rsidR="000A0C51" w:rsidRPr="00903DBA" w:rsidRDefault="000A0C51" w:rsidP="00D701DF">
      <w:pPr>
        <w:pStyle w:val="Code"/>
        <w:rPr>
          <w:highlight w:val="white"/>
        </w:rPr>
      </w:pPr>
    </w:p>
    <w:p w14:paraId="5661F762" w14:textId="55525397" w:rsidR="00D701DF" w:rsidRPr="00903DBA" w:rsidRDefault="00D701DF" w:rsidP="00D701DF">
      <w:pPr>
        <w:pStyle w:val="Code"/>
        <w:rPr>
          <w:highlight w:val="white"/>
        </w:rPr>
      </w:pPr>
      <w:r w:rsidRPr="00903DBA">
        <w:rPr>
          <w:highlight w:val="white"/>
        </w:rPr>
        <w:t xml:space="preserve">    public void MergeTopPopToPop() {</w:t>
      </w:r>
    </w:p>
    <w:p w14:paraId="075C4126" w14:textId="77777777" w:rsidR="00D701DF" w:rsidRPr="00903DBA" w:rsidRDefault="00D701DF" w:rsidP="00D701DF">
      <w:pPr>
        <w:pStyle w:val="Code"/>
        <w:rPr>
          <w:highlight w:val="white"/>
        </w:rPr>
      </w:pPr>
      <w:r w:rsidRPr="00903DBA">
        <w:rPr>
          <w:highlight w:val="white"/>
        </w:rPr>
        <w:t xml:space="preserve">      for (int index = 0; index &lt; (m_middleCodeList.Count - 1); ++index) {</w:t>
      </w:r>
    </w:p>
    <w:p w14:paraId="793BFA69" w14:textId="77777777" w:rsidR="00D701DF" w:rsidRPr="00903DBA" w:rsidRDefault="00D701DF" w:rsidP="00D701DF">
      <w:pPr>
        <w:pStyle w:val="Code"/>
        <w:rPr>
          <w:highlight w:val="white"/>
        </w:rPr>
      </w:pPr>
      <w:r w:rsidRPr="00903DBA">
        <w:rPr>
          <w:highlight w:val="white"/>
        </w:rPr>
        <w:t xml:space="preserve">        MiddleCode thisCode = m_middleCodeList[index],</w:t>
      </w:r>
    </w:p>
    <w:p w14:paraId="0D028369" w14:textId="77777777" w:rsidR="00D701DF" w:rsidRPr="00903DBA" w:rsidRDefault="00D701DF" w:rsidP="00D701DF">
      <w:pPr>
        <w:pStyle w:val="Code"/>
        <w:rPr>
          <w:highlight w:val="white"/>
        </w:rPr>
      </w:pPr>
      <w:r w:rsidRPr="00903DBA">
        <w:rPr>
          <w:highlight w:val="white"/>
        </w:rPr>
        <w:t xml:space="preserve">                   nextCode = m_middleCodeList[index + 1];</w:t>
      </w:r>
    </w:p>
    <w:p w14:paraId="347810F6" w14:textId="77777777" w:rsidR="00D701DF" w:rsidRPr="00903DBA" w:rsidRDefault="00D701DF" w:rsidP="00601692">
      <w:pPr>
        <w:pStyle w:val="Code"/>
        <w:rPr>
          <w:highlight w:val="white"/>
        </w:rPr>
      </w:pPr>
    </w:p>
    <w:p w14:paraId="0CFBFD02" w14:textId="77777777" w:rsidR="00601692" w:rsidRPr="00903DBA" w:rsidRDefault="00601692" w:rsidP="00601692">
      <w:pPr>
        <w:pStyle w:val="Code"/>
        <w:rPr>
          <w:highlight w:val="white"/>
        </w:rPr>
      </w:pPr>
      <w:r w:rsidRPr="00903DBA">
        <w:rPr>
          <w:highlight w:val="white"/>
        </w:rPr>
        <w:t xml:space="preserve">        if ((thisCode.Operator == MiddleOperator.TopFloat) &amp;&amp;</w:t>
      </w:r>
    </w:p>
    <w:p w14:paraId="3A25FDE2" w14:textId="77777777" w:rsidR="00601692" w:rsidRPr="00903DBA" w:rsidRDefault="00601692" w:rsidP="00601692">
      <w:pPr>
        <w:pStyle w:val="Code"/>
        <w:rPr>
          <w:highlight w:val="white"/>
        </w:rPr>
      </w:pPr>
      <w:r w:rsidRPr="00903DBA">
        <w:rPr>
          <w:highlight w:val="white"/>
        </w:rPr>
        <w:t xml:space="preserve">            (nextCode.Operator == MiddleOperator.PopFloat) &amp;&amp;</w:t>
      </w:r>
    </w:p>
    <w:p w14:paraId="5E899DDE" w14:textId="77777777" w:rsidR="00601692" w:rsidRPr="00903DBA" w:rsidRDefault="00601692" w:rsidP="00601692">
      <w:pPr>
        <w:pStyle w:val="Code"/>
        <w:rPr>
          <w:highlight w:val="white"/>
        </w:rPr>
      </w:pPr>
      <w:r w:rsidRPr="00903DBA">
        <w:rPr>
          <w:highlight w:val="white"/>
        </w:rPr>
        <w:t xml:space="preserve">            (nextCode[0] == null)) {</w:t>
      </w:r>
    </w:p>
    <w:p w14:paraId="5F12A84C" w14:textId="77777777" w:rsidR="00D701DF" w:rsidRPr="00903DBA" w:rsidRDefault="00D701DF" w:rsidP="00D701DF">
      <w:pPr>
        <w:pStyle w:val="Code"/>
        <w:rPr>
          <w:highlight w:val="white"/>
        </w:rPr>
      </w:pPr>
      <w:r w:rsidRPr="00903DBA">
        <w:rPr>
          <w:highlight w:val="white"/>
        </w:rPr>
        <w:t xml:space="preserve">          thisCode.Operator = MiddleOperator.PopFloat;</w:t>
      </w:r>
    </w:p>
    <w:p w14:paraId="69CF552E" w14:textId="77777777" w:rsidR="00D701DF" w:rsidRPr="00903DBA" w:rsidRDefault="00D701DF" w:rsidP="00D701DF">
      <w:pPr>
        <w:pStyle w:val="Code"/>
        <w:rPr>
          <w:highlight w:val="white"/>
        </w:rPr>
      </w:pPr>
      <w:r w:rsidRPr="00903DBA">
        <w:rPr>
          <w:highlight w:val="white"/>
        </w:rPr>
        <w:t xml:space="preserve">          nextCode.Clear();</w:t>
      </w:r>
    </w:p>
    <w:p w14:paraId="5203C34A" w14:textId="77777777" w:rsidR="00D701DF" w:rsidRPr="00903DBA" w:rsidRDefault="00D701DF" w:rsidP="00D701DF">
      <w:pPr>
        <w:pStyle w:val="Code"/>
        <w:rPr>
          <w:highlight w:val="white"/>
        </w:rPr>
      </w:pPr>
      <w:r w:rsidRPr="00903DBA">
        <w:rPr>
          <w:highlight w:val="white"/>
        </w:rPr>
        <w:t xml:space="preserve">          m_update = true;</w:t>
      </w:r>
    </w:p>
    <w:p w14:paraId="7567D834" w14:textId="77777777" w:rsidR="00D701DF" w:rsidRPr="00903DBA" w:rsidRDefault="00D701DF" w:rsidP="00D701DF">
      <w:pPr>
        <w:pStyle w:val="Code"/>
        <w:rPr>
          <w:highlight w:val="white"/>
        </w:rPr>
      </w:pPr>
      <w:r w:rsidRPr="00903DBA">
        <w:rPr>
          <w:highlight w:val="white"/>
        </w:rPr>
        <w:t xml:space="preserve">        }</w:t>
      </w:r>
    </w:p>
    <w:p w14:paraId="2BDE396E" w14:textId="77777777" w:rsidR="00D701DF" w:rsidRPr="00903DBA" w:rsidRDefault="00D701DF" w:rsidP="00D701DF">
      <w:pPr>
        <w:pStyle w:val="Code"/>
        <w:rPr>
          <w:highlight w:val="white"/>
        </w:rPr>
      </w:pPr>
      <w:r w:rsidRPr="00903DBA">
        <w:rPr>
          <w:highlight w:val="white"/>
        </w:rPr>
        <w:t xml:space="preserve">      }</w:t>
      </w:r>
    </w:p>
    <w:p w14:paraId="074DF23A" w14:textId="77777777" w:rsidR="00D701DF" w:rsidRPr="00903DBA" w:rsidRDefault="00D701DF" w:rsidP="00D701DF">
      <w:pPr>
        <w:pStyle w:val="Code"/>
        <w:rPr>
          <w:highlight w:val="white"/>
        </w:rPr>
      </w:pPr>
      <w:r w:rsidRPr="00903DBA">
        <w:rPr>
          <w:highlight w:val="white"/>
        </w:rPr>
        <w:t xml:space="preserve">    }</w:t>
      </w:r>
    </w:p>
    <w:p w14:paraId="7FDC7600" w14:textId="63670FC5" w:rsidR="0007123C" w:rsidRPr="00903DBA" w:rsidRDefault="0007123C" w:rsidP="000137CF">
      <w:pPr>
        <w:pStyle w:val="Rubrik3"/>
        <w:rPr>
          <w:highlight w:val="white"/>
        </w:rPr>
      </w:pPr>
      <w:bookmarkStart w:id="426" w:name="_Toc57656066"/>
      <w:r w:rsidRPr="00903DBA">
        <w:rPr>
          <w:highlight w:val="white"/>
        </w:rPr>
        <w:t>Merge Binary</w:t>
      </w:r>
      <w:bookmarkEnd w:id="426"/>
    </w:p>
    <w:p w14:paraId="093BFA3E" w14:textId="77777777" w:rsidR="00C05019" w:rsidRPr="00903DBA" w:rsidRDefault="00C05019" w:rsidP="00C05019">
      <w:pPr>
        <w:pStyle w:val="Code"/>
        <w:rPr>
          <w:highlight w:val="white"/>
        </w:rPr>
      </w:pPr>
      <w:r w:rsidRPr="00903DBA">
        <w:rPr>
          <w:highlight w:val="white"/>
        </w:rPr>
        <w:t xml:space="preserve">    private void MergeBinary() {</w:t>
      </w:r>
    </w:p>
    <w:p w14:paraId="5CFBE2CE" w14:textId="77777777" w:rsidR="00C05019" w:rsidRPr="00903DBA" w:rsidRDefault="00C05019" w:rsidP="00C05019">
      <w:pPr>
        <w:pStyle w:val="Code"/>
        <w:rPr>
          <w:highlight w:val="white"/>
        </w:rPr>
      </w:pPr>
      <w:r w:rsidRPr="00903DBA">
        <w:rPr>
          <w:highlight w:val="white"/>
        </w:rPr>
        <w:t xml:space="preserve">      for (int index = 0; index &lt; (m_middleCodeList.Count - 1); ++index) {</w:t>
      </w:r>
    </w:p>
    <w:p w14:paraId="4638E136" w14:textId="77777777" w:rsidR="00C05019" w:rsidRPr="00903DBA" w:rsidRDefault="00C05019" w:rsidP="00C05019">
      <w:pPr>
        <w:pStyle w:val="Code"/>
        <w:rPr>
          <w:highlight w:val="white"/>
        </w:rPr>
      </w:pPr>
      <w:r w:rsidRPr="00903DBA">
        <w:rPr>
          <w:highlight w:val="white"/>
        </w:rPr>
        <w:t xml:space="preserve">        MiddleCode thisCode = m_middleCodeList[index],</w:t>
      </w:r>
    </w:p>
    <w:p w14:paraId="0F24AF6F" w14:textId="77777777" w:rsidR="00C05019" w:rsidRPr="00903DBA" w:rsidRDefault="00C05019" w:rsidP="00C05019">
      <w:pPr>
        <w:pStyle w:val="Code"/>
        <w:rPr>
          <w:highlight w:val="white"/>
        </w:rPr>
      </w:pPr>
      <w:r w:rsidRPr="00903DBA">
        <w:rPr>
          <w:highlight w:val="white"/>
        </w:rPr>
        <w:t xml:space="preserve">                   nextCode = m_middleCodeList[index + 1];</w:t>
      </w:r>
    </w:p>
    <w:p w14:paraId="0D6AEE7F" w14:textId="77777777" w:rsidR="00C05019" w:rsidRPr="00903DBA" w:rsidRDefault="00C05019" w:rsidP="00C05019">
      <w:pPr>
        <w:pStyle w:val="Code"/>
        <w:rPr>
          <w:highlight w:val="white"/>
        </w:rPr>
      </w:pPr>
    </w:p>
    <w:p w14:paraId="5A4C4850" w14:textId="77777777" w:rsidR="00C05019" w:rsidRPr="00903DBA" w:rsidRDefault="00C05019" w:rsidP="00C05019">
      <w:pPr>
        <w:pStyle w:val="Code"/>
        <w:rPr>
          <w:highlight w:val="white"/>
        </w:rPr>
      </w:pPr>
      <w:r w:rsidRPr="00903DBA">
        <w:rPr>
          <w:highlight w:val="white"/>
        </w:rPr>
        <w:t xml:space="preserve">        if ((/*thisCode.IsUnary() ||*/ thisCode.IsBinary()) &amp;&amp;</w:t>
      </w:r>
    </w:p>
    <w:p w14:paraId="3B7F1E86" w14:textId="77777777" w:rsidR="00C05019" w:rsidRPr="00903DBA" w:rsidRDefault="00C05019" w:rsidP="00C05019">
      <w:pPr>
        <w:pStyle w:val="Code"/>
        <w:rPr>
          <w:highlight w:val="white"/>
        </w:rPr>
      </w:pPr>
      <w:r w:rsidRPr="00903DBA">
        <w:rPr>
          <w:highlight w:val="white"/>
        </w:rPr>
        <w:t xml:space="preserve">            (nextCode.Operator == MiddleOperator.Assign) &amp;&amp;</w:t>
      </w:r>
    </w:p>
    <w:p w14:paraId="16C2BF04" w14:textId="77777777" w:rsidR="00C05019" w:rsidRPr="00903DBA" w:rsidRDefault="00C05019" w:rsidP="00C05019">
      <w:pPr>
        <w:pStyle w:val="Code"/>
        <w:rPr>
          <w:highlight w:val="white"/>
        </w:rPr>
      </w:pPr>
      <w:r w:rsidRPr="00903DBA">
        <w:rPr>
          <w:highlight w:val="white"/>
        </w:rPr>
        <w:t xml:space="preserve">            ((Symbol) thisCode[0]).IsTemporary() &amp;&amp;</w:t>
      </w:r>
    </w:p>
    <w:p w14:paraId="4826C91B" w14:textId="77777777" w:rsidR="00C05019" w:rsidRPr="00903DBA" w:rsidRDefault="00C05019" w:rsidP="00C05019">
      <w:pPr>
        <w:pStyle w:val="Code"/>
        <w:rPr>
          <w:highlight w:val="white"/>
        </w:rPr>
      </w:pPr>
      <w:r w:rsidRPr="00903DBA">
        <w:rPr>
          <w:highlight w:val="white"/>
        </w:rPr>
        <w:t xml:space="preserve">            (thisCode[0] == nextCode[1])) {</w:t>
      </w:r>
    </w:p>
    <w:p w14:paraId="12FDE3AF" w14:textId="77777777" w:rsidR="00C05019" w:rsidRPr="00903DBA" w:rsidRDefault="00C05019" w:rsidP="00C05019">
      <w:pPr>
        <w:pStyle w:val="Code"/>
        <w:rPr>
          <w:highlight w:val="white"/>
        </w:rPr>
      </w:pPr>
      <w:r w:rsidRPr="00903DBA">
        <w:rPr>
          <w:highlight w:val="white"/>
        </w:rPr>
        <w:t xml:space="preserve">          thisCode[0] = nextCode[0];</w:t>
      </w:r>
    </w:p>
    <w:p w14:paraId="31146001" w14:textId="77777777" w:rsidR="00C05019" w:rsidRPr="00903DBA" w:rsidRDefault="00C05019" w:rsidP="00C05019">
      <w:pPr>
        <w:pStyle w:val="Code"/>
        <w:rPr>
          <w:highlight w:val="white"/>
        </w:rPr>
      </w:pPr>
      <w:r w:rsidRPr="00903DBA">
        <w:rPr>
          <w:highlight w:val="white"/>
        </w:rPr>
        <w:t xml:space="preserve">          nextCode.Clear();</w:t>
      </w:r>
    </w:p>
    <w:p w14:paraId="75B3DF60" w14:textId="77777777" w:rsidR="00C05019" w:rsidRPr="00903DBA" w:rsidRDefault="00C05019" w:rsidP="00C05019">
      <w:pPr>
        <w:pStyle w:val="Code"/>
        <w:rPr>
          <w:highlight w:val="white"/>
        </w:rPr>
      </w:pPr>
      <w:r w:rsidRPr="00903DBA">
        <w:rPr>
          <w:highlight w:val="white"/>
        </w:rPr>
        <w:t xml:space="preserve">          m_update = true;</w:t>
      </w:r>
    </w:p>
    <w:p w14:paraId="108D5DFD" w14:textId="77777777" w:rsidR="00C05019" w:rsidRPr="00903DBA" w:rsidRDefault="00C05019" w:rsidP="00C05019">
      <w:pPr>
        <w:pStyle w:val="Code"/>
        <w:rPr>
          <w:highlight w:val="white"/>
        </w:rPr>
      </w:pPr>
      <w:r w:rsidRPr="00903DBA">
        <w:rPr>
          <w:highlight w:val="white"/>
        </w:rPr>
        <w:t xml:space="preserve">        }</w:t>
      </w:r>
    </w:p>
    <w:p w14:paraId="1A5B6CFB" w14:textId="77777777" w:rsidR="00C05019" w:rsidRPr="00903DBA" w:rsidRDefault="00C05019" w:rsidP="00C05019">
      <w:pPr>
        <w:pStyle w:val="Code"/>
        <w:rPr>
          <w:highlight w:val="white"/>
        </w:rPr>
      </w:pPr>
      <w:r w:rsidRPr="00903DBA">
        <w:rPr>
          <w:highlight w:val="white"/>
        </w:rPr>
        <w:t xml:space="preserve">      }</w:t>
      </w:r>
    </w:p>
    <w:p w14:paraId="03D4E2F9" w14:textId="784EC2FE" w:rsidR="0007123C" w:rsidRPr="00903DBA" w:rsidRDefault="00C05019" w:rsidP="00C05019">
      <w:pPr>
        <w:pStyle w:val="Code"/>
        <w:rPr>
          <w:highlight w:val="white"/>
        </w:rPr>
      </w:pPr>
      <w:r w:rsidRPr="00903DBA">
        <w:rPr>
          <w:highlight w:val="white"/>
        </w:rPr>
        <w:t xml:space="preserve">    }</w:t>
      </w:r>
    </w:p>
    <w:p w14:paraId="69FA0469" w14:textId="3EFCB5EF" w:rsidR="000137CF" w:rsidRPr="00903DBA" w:rsidRDefault="000137CF" w:rsidP="000137CF">
      <w:pPr>
        <w:pStyle w:val="Rubrik3"/>
        <w:rPr>
          <w:highlight w:val="white"/>
        </w:rPr>
      </w:pPr>
      <w:bookmarkStart w:id="427" w:name="_Toc57656067"/>
      <w:r w:rsidRPr="00903DBA">
        <w:rPr>
          <w:highlight w:val="white"/>
        </w:rPr>
        <w:t>Sema</w:t>
      </w:r>
      <w:r w:rsidR="0007123C" w:rsidRPr="00903DBA">
        <w:rPr>
          <w:highlight w:val="white"/>
        </w:rPr>
        <w:t>n</w:t>
      </w:r>
      <w:r w:rsidRPr="00903DBA">
        <w:rPr>
          <w:highlight w:val="white"/>
        </w:rPr>
        <w:t>tic Optimization</w:t>
      </w:r>
      <w:bookmarkEnd w:id="427"/>
    </w:p>
    <w:p w14:paraId="08F62FF6" w14:textId="2330DFA0" w:rsidR="00D33BAF" w:rsidRPr="00903DBA" w:rsidRDefault="00D33BAF" w:rsidP="00C858E7">
      <w:pPr>
        <w:rPr>
          <w:highlight w:val="white"/>
        </w:rPr>
      </w:pPr>
      <w:r w:rsidRPr="00903DBA">
        <w:rPr>
          <w:highlight w:val="white"/>
        </w:rPr>
        <w:t xml:space="preserve">The semantic </w:t>
      </w:r>
      <w:r w:rsidR="00267C81" w:rsidRPr="00903DBA">
        <w:rPr>
          <w:highlight w:val="white"/>
        </w:rPr>
        <w:t>optimization</w:t>
      </w:r>
      <w:r w:rsidRPr="00903DBA">
        <w:rPr>
          <w:highlight w:val="white"/>
        </w:rPr>
        <w:t xml:space="preserve"> handles </w:t>
      </w:r>
      <w:r w:rsidR="00E121ED" w:rsidRPr="00903DBA">
        <w:rPr>
          <w:highlight w:val="white"/>
        </w:rPr>
        <w:t>a number of situations</w:t>
      </w:r>
      <w:r w:rsidR="00C858E7" w:rsidRPr="00903DBA">
        <w:rPr>
          <w:highlight w:val="white"/>
        </w:rPr>
        <w:t>:</w:t>
      </w:r>
    </w:p>
    <w:tbl>
      <w:tblPr>
        <w:tblStyle w:val="Tabellrutnt"/>
        <w:tblW w:w="0" w:type="auto"/>
        <w:tblLook w:val="04A0" w:firstRow="1" w:lastRow="0" w:firstColumn="1" w:lastColumn="0" w:noHBand="0" w:noVBand="1"/>
      </w:tblPr>
      <w:tblGrid>
        <w:gridCol w:w="3116"/>
        <w:gridCol w:w="3117"/>
        <w:gridCol w:w="3117"/>
      </w:tblGrid>
      <w:tr w:rsidR="00626651" w:rsidRPr="00903DBA" w14:paraId="2293980D" w14:textId="77777777" w:rsidTr="00626651">
        <w:tc>
          <w:tcPr>
            <w:tcW w:w="3116" w:type="dxa"/>
          </w:tcPr>
          <w:p w14:paraId="5AEF2F98" w14:textId="4B7DA214" w:rsidR="00626651" w:rsidRPr="00903DBA" w:rsidRDefault="00A45E3D" w:rsidP="00C858E7">
            <w:pPr>
              <w:rPr>
                <w:b/>
                <w:bCs/>
                <w:highlight w:val="white"/>
              </w:rPr>
            </w:pPr>
            <w:r w:rsidRPr="00903DBA">
              <w:rPr>
                <w:b/>
                <w:bCs/>
                <w:highlight w:val="white"/>
              </w:rPr>
              <w:lastRenderedPageBreak/>
              <w:t>Category</w:t>
            </w:r>
          </w:p>
        </w:tc>
        <w:tc>
          <w:tcPr>
            <w:tcW w:w="3117" w:type="dxa"/>
          </w:tcPr>
          <w:p w14:paraId="2501C020" w14:textId="61B94F22" w:rsidR="00626651" w:rsidRPr="00903DBA" w:rsidRDefault="00626651" w:rsidP="00C858E7">
            <w:pPr>
              <w:rPr>
                <w:b/>
                <w:bCs/>
                <w:highlight w:val="white"/>
              </w:rPr>
            </w:pPr>
            <w:r w:rsidRPr="00903DBA">
              <w:rPr>
                <w:b/>
                <w:bCs/>
                <w:highlight w:val="white"/>
              </w:rPr>
              <w:t>Example</w:t>
            </w:r>
          </w:p>
        </w:tc>
        <w:tc>
          <w:tcPr>
            <w:tcW w:w="3117" w:type="dxa"/>
          </w:tcPr>
          <w:p w14:paraId="4F34404D" w14:textId="3292DF23" w:rsidR="00626651" w:rsidRPr="00903DBA" w:rsidRDefault="00626651" w:rsidP="00C858E7">
            <w:pPr>
              <w:rPr>
                <w:b/>
                <w:bCs/>
                <w:highlight w:val="white"/>
              </w:rPr>
            </w:pPr>
            <w:r w:rsidRPr="00903DBA">
              <w:rPr>
                <w:b/>
                <w:bCs/>
                <w:highlight w:val="white"/>
              </w:rPr>
              <w:t>Result</w:t>
            </w:r>
          </w:p>
        </w:tc>
      </w:tr>
      <w:tr w:rsidR="00626651" w:rsidRPr="00903DBA" w14:paraId="1321A695" w14:textId="77777777" w:rsidTr="00626651">
        <w:tc>
          <w:tcPr>
            <w:tcW w:w="3116" w:type="dxa"/>
          </w:tcPr>
          <w:p w14:paraId="133CE88B" w14:textId="47E00457" w:rsidR="00626651" w:rsidRPr="00903DBA" w:rsidRDefault="00626651" w:rsidP="00C858E7">
            <w:pPr>
              <w:rPr>
                <w:highlight w:val="white"/>
              </w:rPr>
            </w:pPr>
            <w:r w:rsidRPr="00903DBA">
              <w:rPr>
                <w:highlight w:val="white"/>
              </w:rPr>
              <w:t>Constant Expression</w:t>
            </w:r>
          </w:p>
        </w:tc>
        <w:tc>
          <w:tcPr>
            <w:tcW w:w="3117" w:type="dxa"/>
          </w:tcPr>
          <w:p w14:paraId="22B1CA5B" w14:textId="4DA7D506" w:rsidR="00626651" w:rsidRPr="00903DBA" w:rsidRDefault="00626651" w:rsidP="00C858E7">
            <w:pPr>
              <w:rPr>
                <w:highlight w:val="white"/>
              </w:rPr>
            </w:pPr>
            <w:r w:rsidRPr="00903DBA">
              <w:rPr>
                <w:highlight w:val="white"/>
              </w:rPr>
              <w:t>2 * 3</w:t>
            </w:r>
          </w:p>
        </w:tc>
        <w:tc>
          <w:tcPr>
            <w:tcW w:w="3117" w:type="dxa"/>
          </w:tcPr>
          <w:p w14:paraId="19ACBED5" w14:textId="3AA42E0F" w:rsidR="00626651" w:rsidRPr="00903DBA" w:rsidRDefault="00626651" w:rsidP="00C858E7">
            <w:pPr>
              <w:rPr>
                <w:highlight w:val="white"/>
              </w:rPr>
            </w:pPr>
            <w:r w:rsidRPr="00903DBA">
              <w:rPr>
                <w:highlight w:val="white"/>
              </w:rPr>
              <w:t>6</w:t>
            </w:r>
          </w:p>
        </w:tc>
      </w:tr>
      <w:tr w:rsidR="00626651" w:rsidRPr="00903DBA" w14:paraId="71735BFA" w14:textId="77777777" w:rsidTr="00626651">
        <w:tc>
          <w:tcPr>
            <w:tcW w:w="3116" w:type="dxa"/>
          </w:tcPr>
          <w:p w14:paraId="0D005442" w14:textId="394C3796" w:rsidR="00626651" w:rsidRPr="00903DBA" w:rsidRDefault="001A32BA" w:rsidP="00C858E7">
            <w:pPr>
              <w:rPr>
                <w:highlight w:val="white"/>
              </w:rPr>
            </w:pPr>
            <w:r w:rsidRPr="00903DBA">
              <w:rPr>
                <w:highlight w:val="white"/>
              </w:rPr>
              <w:t>Binary Addtition</w:t>
            </w:r>
          </w:p>
        </w:tc>
        <w:tc>
          <w:tcPr>
            <w:tcW w:w="3117" w:type="dxa"/>
          </w:tcPr>
          <w:p w14:paraId="436B5C43" w14:textId="77777777" w:rsidR="00626651" w:rsidRPr="00903DBA" w:rsidRDefault="009540AE" w:rsidP="00C858E7">
            <w:pPr>
              <w:rPr>
                <w:highlight w:val="white"/>
              </w:rPr>
            </w:pPr>
            <w:r w:rsidRPr="00903DBA">
              <w:rPr>
                <w:highlight w:val="white"/>
              </w:rPr>
              <w:t>0 + i</w:t>
            </w:r>
          </w:p>
          <w:p w14:paraId="60AD2F4E" w14:textId="6F9D55B6" w:rsidR="00A45E3D" w:rsidRPr="00903DBA" w:rsidRDefault="00A45E3D" w:rsidP="00C858E7">
            <w:pPr>
              <w:rPr>
                <w:highlight w:val="white"/>
              </w:rPr>
            </w:pPr>
            <w:r w:rsidRPr="00903DBA">
              <w:rPr>
                <w:highlight w:val="white"/>
              </w:rPr>
              <w:t>i + 0</w:t>
            </w:r>
          </w:p>
        </w:tc>
        <w:tc>
          <w:tcPr>
            <w:tcW w:w="3117" w:type="dxa"/>
          </w:tcPr>
          <w:p w14:paraId="6F506207" w14:textId="77777777" w:rsidR="00626651" w:rsidRPr="00903DBA" w:rsidRDefault="009540AE" w:rsidP="00C858E7">
            <w:pPr>
              <w:rPr>
                <w:highlight w:val="white"/>
              </w:rPr>
            </w:pPr>
            <w:r w:rsidRPr="00903DBA">
              <w:rPr>
                <w:highlight w:val="white"/>
              </w:rPr>
              <w:t>i</w:t>
            </w:r>
          </w:p>
          <w:p w14:paraId="6EFCC08A" w14:textId="79CDA65E" w:rsidR="00A45E3D" w:rsidRPr="00903DBA" w:rsidRDefault="00A45E3D" w:rsidP="00C858E7">
            <w:pPr>
              <w:rPr>
                <w:highlight w:val="white"/>
              </w:rPr>
            </w:pPr>
            <w:r w:rsidRPr="00903DBA">
              <w:rPr>
                <w:highlight w:val="white"/>
              </w:rPr>
              <w:t>i</w:t>
            </w:r>
          </w:p>
        </w:tc>
      </w:tr>
      <w:tr w:rsidR="009540AE" w:rsidRPr="00903DBA" w14:paraId="106AACFD" w14:textId="77777777" w:rsidTr="00626651">
        <w:tc>
          <w:tcPr>
            <w:tcW w:w="3116" w:type="dxa"/>
          </w:tcPr>
          <w:p w14:paraId="678CFA88" w14:textId="77777777" w:rsidR="009540AE" w:rsidRPr="00903DBA" w:rsidRDefault="009540AE" w:rsidP="009540AE">
            <w:pPr>
              <w:rPr>
                <w:highlight w:val="white"/>
              </w:rPr>
            </w:pPr>
          </w:p>
        </w:tc>
        <w:tc>
          <w:tcPr>
            <w:tcW w:w="3117" w:type="dxa"/>
          </w:tcPr>
          <w:p w14:paraId="26741A82" w14:textId="15A0EB67" w:rsidR="009540AE" w:rsidRPr="00903DBA" w:rsidRDefault="009540AE" w:rsidP="009540AE">
            <w:pPr>
              <w:rPr>
                <w:highlight w:val="white"/>
              </w:rPr>
            </w:pPr>
          </w:p>
        </w:tc>
        <w:tc>
          <w:tcPr>
            <w:tcW w:w="3117" w:type="dxa"/>
          </w:tcPr>
          <w:p w14:paraId="4F29C4AB" w14:textId="61745FDA" w:rsidR="009540AE" w:rsidRPr="00903DBA" w:rsidRDefault="009540AE" w:rsidP="009540AE">
            <w:pPr>
              <w:rPr>
                <w:highlight w:val="white"/>
              </w:rPr>
            </w:pPr>
          </w:p>
        </w:tc>
      </w:tr>
      <w:tr w:rsidR="009540AE" w:rsidRPr="00903DBA" w14:paraId="53A9C9AC" w14:textId="77777777" w:rsidTr="00626651">
        <w:tc>
          <w:tcPr>
            <w:tcW w:w="3116" w:type="dxa"/>
          </w:tcPr>
          <w:p w14:paraId="719C6ABF" w14:textId="6210690A" w:rsidR="009540AE" w:rsidRPr="00903DBA" w:rsidRDefault="001A32BA" w:rsidP="009540AE">
            <w:pPr>
              <w:rPr>
                <w:highlight w:val="white"/>
              </w:rPr>
            </w:pPr>
            <w:r w:rsidRPr="00903DBA">
              <w:rPr>
                <w:highlight w:val="white"/>
              </w:rPr>
              <w:t>Binary Subtraction</w:t>
            </w:r>
          </w:p>
        </w:tc>
        <w:tc>
          <w:tcPr>
            <w:tcW w:w="3117" w:type="dxa"/>
          </w:tcPr>
          <w:p w14:paraId="42BD7829" w14:textId="77777777" w:rsidR="009540AE" w:rsidRPr="00903DBA" w:rsidRDefault="001A32BA" w:rsidP="009540AE">
            <w:pPr>
              <w:rPr>
                <w:highlight w:val="white"/>
              </w:rPr>
            </w:pPr>
            <w:r w:rsidRPr="00903DBA">
              <w:rPr>
                <w:highlight w:val="white"/>
              </w:rPr>
              <w:t>0 - i</w:t>
            </w:r>
          </w:p>
          <w:p w14:paraId="18B81501" w14:textId="41C6A0EB" w:rsidR="00A45E3D" w:rsidRPr="00903DBA" w:rsidRDefault="00A45E3D" w:rsidP="009540AE">
            <w:pPr>
              <w:rPr>
                <w:highlight w:val="white"/>
              </w:rPr>
            </w:pPr>
            <w:r w:rsidRPr="00903DBA">
              <w:rPr>
                <w:highlight w:val="white"/>
              </w:rPr>
              <w:t>i - 0</w:t>
            </w:r>
          </w:p>
        </w:tc>
        <w:tc>
          <w:tcPr>
            <w:tcW w:w="3117" w:type="dxa"/>
          </w:tcPr>
          <w:p w14:paraId="01F34DAD" w14:textId="77777777" w:rsidR="009540AE" w:rsidRPr="00903DBA" w:rsidRDefault="001A32BA" w:rsidP="009540AE">
            <w:pPr>
              <w:rPr>
                <w:highlight w:val="white"/>
              </w:rPr>
            </w:pPr>
            <w:r w:rsidRPr="00903DBA">
              <w:rPr>
                <w:highlight w:val="white"/>
              </w:rPr>
              <w:t>-i</w:t>
            </w:r>
          </w:p>
          <w:p w14:paraId="690A8554" w14:textId="6DF7A3A9" w:rsidR="00A45E3D" w:rsidRPr="00903DBA" w:rsidRDefault="00A45E3D" w:rsidP="009540AE">
            <w:pPr>
              <w:rPr>
                <w:highlight w:val="white"/>
              </w:rPr>
            </w:pPr>
            <w:r w:rsidRPr="00903DBA">
              <w:rPr>
                <w:highlight w:val="white"/>
              </w:rPr>
              <w:t>i</w:t>
            </w:r>
          </w:p>
        </w:tc>
      </w:tr>
      <w:tr w:rsidR="004975C3" w:rsidRPr="00903DBA" w14:paraId="7B5428F2" w14:textId="77777777" w:rsidTr="00626651">
        <w:tc>
          <w:tcPr>
            <w:tcW w:w="3116" w:type="dxa"/>
          </w:tcPr>
          <w:p w14:paraId="33AAA360" w14:textId="4C549886" w:rsidR="004975C3" w:rsidRPr="00903DBA" w:rsidRDefault="004975C3" w:rsidP="004975C3">
            <w:pPr>
              <w:rPr>
                <w:highlight w:val="white"/>
              </w:rPr>
            </w:pPr>
            <w:r w:rsidRPr="00903DBA">
              <w:rPr>
                <w:highlight w:val="white"/>
              </w:rPr>
              <w:t>Binary Multiplication</w:t>
            </w:r>
          </w:p>
        </w:tc>
        <w:tc>
          <w:tcPr>
            <w:tcW w:w="3117" w:type="dxa"/>
          </w:tcPr>
          <w:p w14:paraId="646C2A7D" w14:textId="77777777" w:rsidR="004975C3" w:rsidRPr="00903DBA" w:rsidRDefault="004975C3" w:rsidP="004975C3">
            <w:pPr>
              <w:rPr>
                <w:highlight w:val="white"/>
              </w:rPr>
            </w:pPr>
            <w:r w:rsidRPr="00903DBA">
              <w:rPr>
                <w:highlight w:val="white"/>
              </w:rPr>
              <w:t>0 * i</w:t>
            </w:r>
          </w:p>
          <w:p w14:paraId="24A6E723" w14:textId="77777777" w:rsidR="004975C3" w:rsidRPr="00903DBA" w:rsidRDefault="004975C3" w:rsidP="004975C3">
            <w:pPr>
              <w:rPr>
                <w:highlight w:val="white"/>
              </w:rPr>
            </w:pPr>
            <w:r w:rsidRPr="00903DBA">
              <w:rPr>
                <w:highlight w:val="white"/>
              </w:rPr>
              <w:t>1 * i</w:t>
            </w:r>
          </w:p>
          <w:p w14:paraId="31FDE882" w14:textId="77777777" w:rsidR="004975C3" w:rsidRPr="00903DBA" w:rsidRDefault="004975C3" w:rsidP="004975C3">
            <w:pPr>
              <w:rPr>
                <w:highlight w:val="white"/>
              </w:rPr>
            </w:pPr>
            <w:r w:rsidRPr="00903DBA">
              <w:rPr>
                <w:highlight w:val="white"/>
              </w:rPr>
              <w:t>i * 0</w:t>
            </w:r>
          </w:p>
          <w:p w14:paraId="344A7630" w14:textId="74CD7EF1" w:rsidR="004975C3" w:rsidRPr="00903DBA" w:rsidRDefault="004975C3" w:rsidP="004975C3">
            <w:pPr>
              <w:rPr>
                <w:highlight w:val="white"/>
              </w:rPr>
            </w:pPr>
            <w:r w:rsidRPr="00903DBA">
              <w:rPr>
                <w:highlight w:val="white"/>
              </w:rPr>
              <w:t>i * 1</w:t>
            </w:r>
          </w:p>
        </w:tc>
        <w:tc>
          <w:tcPr>
            <w:tcW w:w="3117" w:type="dxa"/>
          </w:tcPr>
          <w:p w14:paraId="0A8BDAD7" w14:textId="77777777" w:rsidR="004975C3" w:rsidRPr="00903DBA" w:rsidRDefault="004975C3" w:rsidP="004975C3">
            <w:pPr>
              <w:rPr>
                <w:highlight w:val="white"/>
              </w:rPr>
            </w:pPr>
            <w:r w:rsidRPr="00903DBA">
              <w:rPr>
                <w:highlight w:val="white"/>
              </w:rPr>
              <w:t>0</w:t>
            </w:r>
          </w:p>
          <w:p w14:paraId="3257242D" w14:textId="77777777" w:rsidR="004975C3" w:rsidRPr="00903DBA" w:rsidRDefault="004975C3" w:rsidP="004975C3">
            <w:pPr>
              <w:rPr>
                <w:highlight w:val="white"/>
              </w:rPr>
            </w:pPr>
            <w:r w:rsidRPr="00903DBA">
              <w:rPr>
                <w:highlight w:val="white"/>
              </w:rPr>
              <w:t>i</w:t>
            </w:r>
          </w:p>
          <w:p w14:paraId="5413A36B" w14:textId="77777777" w:rsidR="004975C3" w:rsidRPr="00903DBA" w:rsidRDefault="004975C3" w:rsidP="004975C3">
            <w:pPr>
              <w:rPr>
                <w:highlight w:val="white"/>
              </w:rPr>
            </w:pPr>
            <w:r w:rsidRPr="00903DBA">
              <w:rPr>
                <w:highlight w:val="white"/>
              </w:rPr>
              <w:t>0</w:t>
            </w:r>
          </w:p>
          <w:p w14:paraId="27A4E0E3" w14:textId="10712E3E" w:rsidR="004975C3" w:rsidRPr="00903DBA" w:rsidRDefault="004975C3" w:rsidP="004975C3">
            <w:pPr>
              <w:rPr>
                <w:highlight w:val="white"/>
              </w:rPr>
            </w:pPr>
            <w:r w:rsidRPr="00903DBA">
              <w:rPr>
                <w:highlight w:val="white"/>
              </w:rPr>
              <w:t>i</w:t>
            </w:r>
          </w:p>
        </w:tc>
      </w:tr>
      <w:tr w:rsidR="004975C3" w:rsidRPr="00903DBA" w14:paraId="0323341C" w14:textId="77777777" w:rsidTr="00626651">
        <w:tc>
          <w:tcPr>
            <w:tcW w:w="3116" w:type="dxa"/>
          </w:tcPr>
          <w:p w14:paraId="66B3CCDD" w14:textId="0BBED61D" w:rsidR="004975C3" w:rsidRPr="00903DBA" w:rsidRDefault="004975C3" w:rsidP="004975C3">
            <w:pPr>
              <w:rPr>
                <w:highlight w:val="white"/>
              </w:rPr>
            </w:pPr>
            <w:r w:rsidRPr="00903DBA">
              <w:rPr>
                <w:highlight w:val="white"/>
              </w:rPr>
              <w:t>Binary Division and Modulo</w:t>
            </w:r>
          </w:p>
        </w:tc>
        <w:tc>
          <w:tcPr>
            <w:tcW w:w="3117" w:type="dxa"/>
          </w:tcPr>
          <w:p w14:paraId="3328CBA9" w14:textId="77777777" w:rsidR="004975C3" w:rsidRPr="00903DBA" w:rsidRDefault="004975C3" w:rsidP="004975C3">
            <w:pPr>
              <w:rPr>
                <w:highlight w:val="white"/>
              </w:rPr>
            </w:pPr>
            <w:r w:rsidRPr="00903DBA">
              <w:rPr>
                <w:highlight w:val="white"/>
              </w:rPr>
              <w:t>i / 1</w:t>
            </w:r>
          </w:p>
          <w:p w14:paraId="1AC72B5B" w14:textId="3F19E3EB" w:rsidR="004975C3" w:rsidRPr="00903DBA" w:rsidRDefault="004975C3" w:rsidP="004975C3">
            <w:pPr>
              <w:rPr>
                <w:highlight w:val="white"/>
              </w:rPr>
            </w:pPr>
            <w:r w:rsidRPr="00903DBA">
              <w:rPr>
                <w:highlight w:val="white"/>
              </w:rPr>
              <w:t>i % 1</w:t>
            </w:r>
          </w:p>
        </w:tc>
        <w:tc>
          <w:tcPr>
            <w:tcW w:w="3117" w:type="dxa"/>
          </w:tcPr>
          <w:p w14:paraId="5F4979D3" w14:textId="77777777" w:rsidR="004975C3" w:rsidRPr="00903DBA" w:rsidRDefault="004975C3" w:rsidP="004975C3">
            <w:pPr>
              <w:rPr>
                <w:highlight w:val="white"/>
              </w:rPr>
            </w:pPr>
            <w:r w:rsidRPr="00903DBA">
              <w:rPr>
                <w:highlight w:val="white"/>
              </w:rPr>
              <w:t>i</w:t>
            </w:r>
          </w:p>
          <w:p w14:paraId="65D6F934" w14:textId="20D36A1F" w:rsidR="004975C3" w:rsidRPr="00903DBA" w:rsidRDefault="004975C3" w:rsidP="004975C3">
            <w:pPr>
              <w:rPr>
                <w:highlight w:val="white"/>
              </w:rPr>
            </w:pPr>
            <w:r w:rsidRPr="00903DBA">
              <w:rPr>
                <w:highlight w:val="white"/>
              </w:rPr>
              <w:t>i</w:t>
            </w:r>
          </w:p>
        </w:tc>
      </w:tr>
    </w:tbl>
    <w:p w14:paraId="56232AD0" w14:textId="77777777" w:rsidR="009540AE" w:rsidRPr="00903DBA" w:rsidRDefault="009540AE" w:rsidP="00CF2F9E">
      <w:pPr>
        <w:pStyle w:val="Code"/>
        <w:rPr>
          <w:highlight w:val="white"/>
        </w:rPr>
      </w:pPr>
    </w:p>
    <w:p w14:paraId="2D3560F7" w14:textId="5A8908CB" w:rsidR="0074376E" w:rsidRPr="00903DBA" w:rsidRDefault="0074376E" w:rsidP="00CF2F9E">
      <w:pPr>
        <w:pStyle w:val="Code"/>
        <w:rPr>
          <w:highlight w:val="white"/>
        </w:rPr>
      </w:pPr>
      <w:r w:rsidRPr="00903DBA">
        <w:rPr>
          <w:highlight w:val="white"/>
        </w:rPr>
        <w:t xml:space="preserve">    private void SematicOptimization() {</w:t>
      </w:r>
    </w:p>
    <w:p w14:paraId="73D5B46D" w14:textId="77777777" w:rsidR="0074376E" w:rsidRPr="00903DBA" w:rsidRDefault="0074376E" w:rsidP="00CF2F9E">
      <w:pPr>
        <w:pStyle w:val="Code"/>
        <w:rPr>
          <w:highlight w:val="white"/>
        </w:rPr>
      </w:pPr>
      <w:r w:rsidRPr="00903DBA">
        <w:rPr>
          <w:highlight w:val="white"/>
        </w:rPr>
        <w:t xml:space="preserve">      for (int index = 0; index &lt; m_middleCodeList.Count; ++index) {</w:t>
      </w:r>
    </w:p>
    <w:p w14:paraId="6877AB7D" w14:textId="77777777" w:rsidR="0074376E" w:rsidRPr="00903DBA" w:rsidRDefault="0074376E" w:rsidP="00CF2F9E">
      <w:pPr>
        <w:pStyle w:val="Code"/>
        <w:rPr>
          <w:highlight w:val="white"/>
        </w:rPr>
      </w:pPr>
      <w:r w:rsidRPr="00903DBA">
        <w:rPr>
          <w:highlight w:val="white"/>
        </w:rPr>
        <w:t xml:space="preserve">        MiddleCode thisCode = m_middleCodeList[index];</w:t>
      </w:r>
    </w:p>
    <w:p w14:paraId="51FAB7D8" w14:textId="77777777" w:rsidR="0074376E" w:rsidRPr="00903DBA" w:rsidRDefault="0074376E" w:rsidP="00CF2F9E">
      <w:pPr>
        <w:pStyle w:val="Code"/>
        <w:rPr>
          <w:highlight w:val="white"/>
        </w:rPr>
      </w:pPr>
    </w:p>
    <w:p w14:paraId="1A6BC6B8" w14:textId="77777777" w:rsidR="0074376E" w:rsidRPr="00903DBA" w:rsidRDefault="0074376E" w:rsidP="00CF2F9E">
      <w:pPr>
        <w:pStyle w:val="Code"/>
        <w:rPr>
          <w:highlight w:val="white"/>
        </w:rPr>
      </w:pPr>
      <w:r w:rsidRPr="00903DBA">
        <w:rPr>
          <w:highlight w:val="white"/>
        </w:rPr>
        <w:t xml:space="preserve">        if (thisCode.IsBinary()) {</w:t>
      </w:r>
    </w:p>
    <w:p w14:paraId="33B32DE0" w14:textId="77777777" w:rsidR="0074376E" w:rsidRPr="00903DBA" w:rsidRDefault="0074376E" w:rsidP="00CF2F9E">
      <w:pPr>
        <w:pStyle w:val="Code"/>
        <w:rPr>
          <w:highlight w:val="white"/>
        </w:rPr>
      </w:pPr>
      <w:r w:rsidRPr="00903DBA">
        <w:rPr>
          <w:highlight w:val="white"/>
        </w:rPr>
        <w:t xml:space="preserve">          Symbol resultSymbol = (Symbol) thisCode[0],</w:t>
      </w:r>
    </w:p>
    <w:p w14:paraId="7BF3CA94" w14:textId="77777777" w:rsidR="0074376E" w:rsidRPr="00903DBA" w:rsidRDefault="0074376E" w:rsidP="00CF2F9E">
      <w:pPr>
        <w:pStyle w:val="Code"/>
        <w:rPr>
          <w:highlight w:val="white"/>
        </w:rPr>
      </w:pPr>
      <w:r w:rsidRPr="00903DBA">
        <w:rPr>
          <w:highlight w:val="white"/>
        </w:rPr>
        <w:t xml:space="preserve">                 leftSymbol = (Symbol) thisCode[1],</w:t>
      </w:r>
    </w:p>
    <w:p w14:paraId="52AF98A9" w14:textId="77777777" w:rsidR="0074376E" w:rsidRPr="00903DBA" w:rsidRDefault="0074376E" w:rsidP="00CF2F9E">
      <w:pPr>
        <w:pStyle w:val="Code"/>
        <w:rPr>
          <w:highlight w:val="white"/>
        </w:rPr>
      </w:pPr>
      <w:r w:rsidRPr="00903DBA">
        <w:rPr>
          <w:highlight w:val="white"/>
        </w:rPr>
        <w:t xml:space="preserve">                 rightSymbol = (Symbol) thisCode[2],</w:t>
      </w:r>
    </w:p>
    <w:p w14:paraId="35805FD7" w14:textId="77777777" w:rsidR="0074376E" w:rsidRPr="00903DBA" w:rsidRDefault="0074376E" w:rsidP="00CF2F9E">
      <w:pPr>
        <w:pStyle w:val="Code"/>
        <w:rPr>
          <w:highlight w:val="white"/>
        </w:rPr>
      </w:pPr>
      <w:r w:rsidRPr="00903DBA">
        <w:rPr>
          <w:highlight w:val="white"/>
        </w:rPr>
        <w:t xml:space="preserve">                 newSymbol = null;</w:t>
      </w:r>
    </w:p>
    <w:p w14:paraId="18E989C8" w14:textId="711896B3" w:rsidR="0074376E" w:rsidRPr="00903DBA" w:rsidRDefault="00CB56C2" w:rsidP="00353BA8">
      <w:pPr>
        <w:rPr>
          <w:highlight w:val="white"/>
        </w:rPr>
      </w:pPr>
      <w:r w:rsidRPr="00903DBA">
        <w:rPr>
          <w:highlight w:val="white"/>
        </w:rPr>
        <w:t xml:space="preserve">Even though the </w:t>
      </w:r>
      <w:r w:rsidRPr="00903DBA">
        <w:rPr>
          <w:rStyle w:val="KeyWord0"/>
          <w:highlight w:val="white"/>
        </w:rPr>
        <w:t>ConstantExpression</w:t>
      </w:r>
      <w:r w:rsidRPr="00903DBA">
        <w:rPr>
          <w:highlight w:val="white"/>
        </w:rPr>
        <w:t xml:space="preserve"> class evaluates all constant expressions caused by the programmer, t</w:t>
      </w:r>
      <w:r w:rsidR="005704E8" w:rsidRPr="00903DBA">
        <w:rPr>
          <w:highlight w:val="white"/>
        </w:rPr>
        <w:t xml:space="preserve">he </w:t>
      </w:r>
      <w:r w:rsidR="00353BA8" w:rsidRPr="00903DBA">
        <w:rPr>
          <w:highlight w:val="white"/>
        </w:rPr>
        <w:t xml:space="preserve">pointer </w:t>
      </w:r>
      <w:r w:rsidR="00E121ED" w:rsidRPr="00903DBA">
        <w:rPr>
          <w:highlight w:val="white"/>
        </w:rPr>
        <w:t>arithmetic</w:t>
      </w:r>
      <w:r w:rsidR="00353BA8" w:rsidRPr="00903DBA">
        <w:rPr>
          <w:highlight w:val="white"/>
        </w:rPr>
        <w:t xml:space="preserve"> during the parsing may have cause</w:t>
      </w:r>
      <w:r w:rsidRPr="00903DBA">
        <w:rPr>
          <w:highlight w:val="white"/>
        </w:rPr>
        <w:t xml:space="preserve"> more</w:t>
      </w:r>
      <w:r w:rsidR="00353BA8" w:rsidRPr="00903DBA">
        <w:rPr>
          <w:highlight w:val="white"/>
        </w:rPr>
        <w:t xml:space="preserve"> constant expression</w:t>
      </w:r>
      <w:r w:rsidRPr="00903DBA">
        <w:rPr>
          <w:highlight w:val="white"/>
        </w:rPr>
        <w:t>s</w:t>
      </w:r>
      <w:r w:rsidR="00353BA8" w:rsidRPr="00903DBA">
        <w:rPr>
          <w:highlight w:val="white"/>
        </w:rPr>
        <w:t>, expression</w:t>
      </w:r>
      <w:r w:rsidR="00EA1421" w:rsidRPr="00903DBA">
        <w:rPr>
          <w:highlight w:val="white"/>
        </w:rPr>
        <w:t>s</w:t>
      </w:r>
      <w:r w:rsidR="00353BA8" w:rsidRPr="00903DBA">
        <w:rPr>
          <w:highlight w:val="white"/>
        </w:rPr>
        <w:t xml:space="preserve"> where both operand</w:t>
      </w:r>
      <w:r w:rsidR="0086289F" w:rsidRPr="00903DBA">
        <w:rPr>
          <w:highlight w:val="white"/>
        </w:rPr>
        <w:t>s</w:t>
      </w:r>
      <w:r w:rsidR="00353BA8" w:rsidRPr="00903DBA">
        <w:rPr>
          <w:highlight w:val="white"/>
        </w:rPr>
        <w:t xml:space="preserve"> are constant values.</w:t>
      </w:r>
      <w:r w:rsidR="0086289F" w:rsidRPr="00903DBA">
        <w:rPr>
          <w:highlight w:val="white"/>
        </w:rPr>
        <w:t xml:space="preserve"> In that case </w:t>
      </w:r>
      <w:r w:rsidR="00C858E7" w:rsidRPr="00903DBA">
        <w:rPr>
          <w:highlight w:val="white"/>
        </w:rPr>
        <w:t xml:space="preserve">we </w:t>
      </w:r>
      <w:r w:rsidR="00AE2A26" w:rsidRPr="00903DBA">
        <w:rPr>
          <w:highlight w:val="white"/>
        </w:rPr>
        <w:t xml:space="preserve">call </w:t>
      </w:r>
      <w:r w:rsidR="00AE2A26" w:rsidRPr="00903DBA">
        <w:rPr>
          <w:rStyle w:val="KeyWord0"/>
          <w:highlight w:val="white"/>
        </w:rPr>
        <w:t>ArithmeticIntegral</w:t>
      </w:r>
      <w:r w:rsidR="00AE2A26" w:rsidRPr="00903DBA">
        <w:rPr>
          <w:highlight w:val="white"/>
        </w:rPr>
        <w:t xml:space="preserve"> in </w:t>
      </w:r>
      <w:r w:rsidR="00AE2A26" w:rsidRPr="00903DBA">
        <w:rPr>
          <w:rStyle w:val="KeyWord0"/>
          <w:highlight w:val="white"/>
        </w:rPr>
        <w:t>ConstantExpression</w:t>
      </w:r>
      <w:r w:rsidR="00AE2A26" w:rsidRPr="00903DBA">
        <w:rPr>
          <w:highlight w:val="white"/>
        </w:rPr>
        <w:t xml:space="preserve"> to evaluate the value of the expression.</w:t>
      </w:r>
    </w:p>
    <w:p w14:paraId="52578CDB" w14:textId="77777777" w:rsidR="0074376E" w:rsidRPr="00903DBA" w:rsidRDefault="0074376E" w:rsidP="00CF2F9E">
      <w:pPr>
        <w:pStyle w:val="Code"/>
        <w:rPr>
          <w:highlight w:val="white"/>
        </w:rPr>
      </w:pPr>
      <w:r w:rsidRPr="00903DBA">
        <w:rPr>
          <w:highlight w:val="white"/>
        </w:rPr>
        <w:t xml:space="preserve">          if ((leftSymbol.Value is BigInteger) &amp;&amp; // t0 = 2 * 3</w:t>
      </w:r>
    </w:p>
    <w:p w14:paraId="03C3872D" w14:textId="77777777" w:rsidR="0074376E" w:rsidRPr="00903DBA" w:rsidRDefault="0074376E" w:rsidP="00CF2F9E">
      <w:pPr>
        <w:pStyle w:val="Code"/>
        <w:rPr>
          <w:highlight w:val="white"/>
        </w:rPr>
      </w:pPr>
      <w:r w:rsidRPr="00903DBA">
        <w:rPr>
          <w:highlight w:val="white"/>
        </w:rPr>
        <w:t xml:space="preserve">              (rightSymbol.Value is BigInteger)) {</w:t>
      </w:r>
    </w:p>
    <w:p w14:paraId="637F73D9" w14:textId="77777777" w:rsidR="00F85DDF" w:rsidRPr="00903DBA" w:rsidRDefault="0074376E" w:rsidP="00CF2F9E">
      <w:pPr>
        <w:pStyle w:val="Code"/>
        <w:rPr>
          <w:highlight w:val="white"/>
        </w:rPr>
      </w:pPr>
      <w:r w:rsidRPr="00903DBA">
        <w:rPr>
          <w:highlight w:val="white"/>
        </w:rPr>
        <w:t xml:space="preserve">            newSymbol =</w:t>
      </w:r>
    </w:p>
    <w:p w14:paraId="4721F1FB" w14:textId="77777777" w:rsidR="00F85DDF" w:rsidRPr="00903DBA" w:rsidRDefault="00F85DDF" w:rsidP="00CF2F9E">
      <w:pPr>
        <w:pStyle w:val="Code"/>
        <w:rPr>
          <w:highlight w:val="white"/>
        </w:rPr>
      </w:pPr>
      <w:r w:rsidRPr="00903DBA">
        <w:rPr>
          <w:highlight w:val="white"/>
        </w:rPr>
        <w:t xml:space="preserve">              </w:t>
      </w:r>
      <w:r w:rsidR="0074376E" w:rsidRPr="00903DBA">
        <w:rPr>
          <w:highlight w:val="white"/>
        </w:rPr>
        <w:t>ConstantExpression.ArithmeticIntegral(thisCode.Operator,</w:t>
      </w:r>
    </w:p>
    <w:p w14:paraId="7F25861C" w14:textId="4DD62A54" w:rsidR="0074376E" w:rsidRPr="00903DBA" w:rsidRDefault="00F85DDF" w:rsidP="00CF2F9E">
      <w:pPr>
        <w:pStyle w:val="Code"/>
        <w:rPr>
          <w:highlight w:val="white"/>
        </w:rPr>
      </w:pPr>
      <w:r w:rsidRPr="00903DBA">
        <w:rPr>
          <w:highlight w:val="white"/>
        </w:rPr>
        <w:t xml:space="preserve">                                                   </w:t>
      </w:r>
      <w:r w:rsidR="0074376E" w:rsidRPr="00903DBA">
        <w:rPr>
          <w:highlight w:val="white"/>
        </w:rPr>
        <w:t xml:space="preserve"> leftSymbol, rightSymbol);</w:t>
      </w:r>
    </w:p>
    <w:p w14:paraId="5D96EC49" w14:textId="033054C6" w:rsidR="0074376E" w:rsidRPr="00903DBA" w:rsidRDefault="0074376E" w:rsidP="00CF2F9E">
      <w:pPr>
        <w:pStyle w:val="Code"/>
        <w:rPr>
          <w:highlight w:val="white"/>
        </w:rPr>
      </w:pPr>
      <w:r w:rsidRPr="00903DBA">
        <w:rPr>
          <w:highlight w:val="white"/>
        </w:rPr>
        <w:t xml:space="preserve">          }</w:t>
      </w:r>
    </w:p>
    <w:p w14:paraId="6B45C92F" w14:textId="6E6DA88F" w:rsidR="00E72B73" w:rsidRPr="00903DBA" w:rsidRDefault="00574044" w:rsidP="00E72B73">
      <w:pPr>
        <w:rPr>
          <w:highlight w:val="white"/>
        </w:rPr>
      </w:pPr>
      <w:r w:rsidRPr="00903DBA">
        <w:rPr>
          <w:highlight w:val="white"/>
        </w:rPr>
        <w:t xml:space="preserve">In case of </w:t>
      </w:r>
      <w:r w:rsidR="00510666" w:rsidRPr="00903DBA">
        <w:rPr>
          <w:highlight w:val="white"/>
        </w:rPr>
        <w:t xml:space="preserve">additions where the left </w:t>
      </w:r>
      <w:r w:rsidR="00E72B73" w:rsidRPr="00903DBA">
        <w:rPr>
          <w:highlight w:val="white"/>
        </w:rPr>
        <w:t>operand is zero</w:t>
      </w:r>
      <w:r w:rsidR="00F1481F" w:rsidRPr="00903DBA">
        <w:rPr>
          <w:highlight w:val="white"/>
        </w:rPr>
        <w:t xml:space="preserve">, </w:t>
      </w:r>
      <w:r w:rsidR="009073A9" w:rsidRPr="00903DBA">
        <w:rPr>
          <w:highlight w:val="white"/>
        </w:rPr>
        <w:t>0 + i</w:t>
      </w:r>
      <w:r w:rsidR="00E72B73" w:rsidRPr="00903DBA">
        <w:rPr>
          <w:highlight w:val="white"/>
        </w:rPr>
        <w:t>, we</w:t>
      </w:r>
      <w:r w:rsidR="009073A9" w:rsidRPr="00903DBA">
        <w:rPr>
          <w:highlight w:val="white"/>
        </w:rPr>
        <w:t xml:space="preserve"> keep the right operand</w:t>
      </w:r>
      <w:r w:rsidR="00126CAB" w:rsidRPr="00903DBA">
        <w:rPr>
          <w:highlight w:val="white"/>
        </w:rPr>
        <w:t>.</w:t>
      </w:r>
    </w:p>
    <w:p w14:paraId="58E4C22D" w14:textId="77777777" w:rsidR="00E95E82" w:rsidRPr="00903DBA" w:rsidRDefault="00E95E82" w:rsidP="00E95E82">
      <w:pPr>
        <w:pStyle w:val="Code"/>
        <w:rPr>
          <w:highlight w:val="white"/>
        </w:rPr>
      </w:pPr>
      <w:r w:rsidRPr="00903DBA">
        <w:rPr>
          <w:highlight w:val="white"/>
        </w:rPr>
        <w:t xml:space="preserve">          // t0 = 0 + i</w:t>
      </w:r>
    </w:p>
    <w:p w14:paraId="5AFA2A89" w14:textId="77777777" w:rsidR="00E95E82" w:rsidRPr="00903DBA" w:rsidRDefault="00E95E82" w:rsidP="00E95E82">
      <w:pPr>
        <w:pStyle w:val="Code"/>
        <w:rPr>
          <w:highlight w:val="white"/>
        </w:rPr>
      </w:pPr>
      <w:r w:rsidRPr="00903DBA">
        <w:rPr>
          <w:highlight w:val="white"/>
        </w:rPr>
        <w:t xml:space="preserve">          else if ((thisCode.Operator == MiddleOperator.BinaryAdd) &amp;&amp;</w:t>
      </w:r>
    </w:p>
    <w:p w14:paraId="4A3EC314" w14:textId="77777777" w:rsidR="00E95E82" w:rsidRPr="00903DBA" w:rsidRDefault="00E95E82" w:rsidP="00E95E82">
      <w:pPr>
        <w:pStyle w:val="Code"/>
        <w:rPr>
          <w:highlight w:val="white"/>
        </w:rPr>
      </w:pPr>
      <w:r w:rsidRPr="00903DBA">
        <w:rPr>
          <w:highlight w:val="white"/>
        </w:rPr>
        <w:t xml:space="preserve">                    (leftSymbol.Value is BigInteger) &amp;&amp;</w:t>
      </w:r>
    </w:p>
    <w:p w14:paraId="64CEB306" w14:textId="77777777" w:rsidR="00E95E82" w:rsidRPr="00903DBA" w:rsidRDefault="00E95E82" w:rsidP="00E95E82">
      <w:pPr>
        <w:pStyle w:val="Code"/>
        <w:rPr>
          <w:highlight w:val="white"/>
        </w:rPr>
      </w:pPr>
      <w:r w:rsidRPr="00903DBA">
        <w:rPr>
          <w:highlight w:val="white"/>
        </w:rPr>
        <w:t xml:space="preserve">                    (leftSymbol.Value.Equals(BigInteger.Zero))) {</w:t>
      </w:r>
    </w:p>
    <w:p w14:paraId="68B6E86F" w14:textId="77777777" w:rsidR="00E95E82" w:rsidRPr="00903DBA" w:rsidRDefault="00E95E82" w:rsidP="00E95E82">
      <w:pPr>
        <w:pStyle w:val="Code"/>
        <w:rPr>
          <w:highlight w:val="white"/>
        </w:rPr>
      </w:pPr>
      <w:r w:rsidRPr="00903DBA">
        <w:rPr>
          <w:highlight w:val="white"/>
        </w:rPr>
        <w:t xml:space="preserve">            newSymbol = rightSymbol;</w:t>
      </w:r>
    </w:p>
    <w:p w14:paraId="4BFFE2CF" w14:textId="77777777" w:rsidR="00E95E82" w:rsidRPr="00903DBA" w:rsidRDefault="00E95E82" w:rsidP="00E95E82">
      <w:pPr>
        <w:pStyle w:val="Code"/>
        <w:rPr>
          <w:highlight w:val="white"/>
        </w:rPr>
      </w:pPr>
      <w:r w:rsidRPr="00903DBA">
        <w:rPr>
          <w:highlight w:val="white"/>
        </w:rPr>
        <w:t xml:space="preserve">          }</w:t>
      </w:r>
    </w:p>
    <w:p w14:paraId="31DF9BA3" w14:textId="4B164A76" w:rsidR="009B4D04" w:rsidRPr="00903DBA" w:rsidRDefault="009B4D04" w:rsidP="009B4D04">
      <w:pPr>
        <w:pStyle w:val="Code"/>
        <w:rPr>
          <w:highlight w:val="white"/>
        </w:rPr>
      </w:pPr>
      <w:r w:rsidRPr="00903DBA">
        <w:rPr>
          <w:highlight w:val="white"/>
        </w:rPr>
        <w:t xml:space="preserve">          // t0 = 0 - </w:t>
      </w:r>
      <w:r w:rsidR="00E71EA6" w:rsidRPr="00903DBA">
        <w:rPr>
          <w:highlight w:val="white"/>
        </w:rPr>
        <w:t>i; t0 = -i</w:t>
      </w:r>
    </w:p>
    <w:p w14:paraId="6A62772E" w14:textId="4C9859C3" w:rsidR="009B4D04" w:rsidRPr="00903DBA" w:rsidRDefault="009B4D04" w:rsidP="009B4D04">
      <w:pPr>
        <w:pStyle w:val="Code"/>
        <w:rPr>
          <w:highlight w:val="white"/>
        </w:rPr>
      </w:pPr>
      <w:r w:rsidRPr="00903DBA">
        <w:rPr>
          <w:highlight w:val="white"/>
        </w:rPr>
        <w:lastRenderedPageBreak/>
        <w:t xml:space="preserve">          else if ((thisCode.Operator == MiddleOperator.BinarySubtract) &amp;&amp;</w:t>
      </w:r>
    </w:p>
    <w:p w14:paraId="5E831E0A" w14:textId="77777777" w:rsidR="009B4D04" w:rsidRPr="00903DBA" w:rsidRDefault="009B4D04" w:rsidP="009B4D04">
      <w:pPr>
        <w:pStyle w:val="Code"/>
        <w:rPr>
          <w:highlight w:val="white"/>
        </w:rPr>
      </w:pPr>
      <w:r w:rsidRPr="00903DBA">
        <w:rPr>
          <w:highlight w:val="white"/>
        </w:rPr>
        <w:t xml:space="preserve">                    (leftSymbol.Value is BigInteger) &amp;&amp;</w:t>
      </w:r>
    </w:p>
    <w:p w14:paraId="5D95BECA" w14:textId="2E8FFB13" w:rsidR="00090FA4" w:rsidRPr="00903DBA" w:rsidRDefault="009B4D04" w:rsidP="009B4D04">
      <w:pPr>
        <w:pStyle w:val="Code"/>
        <w:rPr>
          <w:highlight w:val="white"/>
        </w:rPr>
      </w:pPr>
      <w:r w:rsidRPr="00903DBA">
        <w:rPr>
          <w:highlight w:val="white"/>
        </w:rPr>
        <w:t xml:space="preserve">                    (leftSymbol.Value.Equals(BigInteger.Zero))) {</w:t>
      </w:r>
    </w:p>
    <w:p w14:paraId="649FC318" w14:textId="25AC0C6D" w:rsidR="00090FA4" w:rsidRPr="00903DBA" w:rsidRDefault="00090FA4" w:rsidP="009B4D04">
      <w:pPr>
        <w:pStyle w:val="Code"/>
        <w:rPr>
          <w:highlight w:val="white"/>
        </w:rPr>
      </w:pPr>
      <w:r w:rsidRPr="00903DBA">
        <w:rPr>
          <w:highlight w:val="white"/>
        </w:rPr>
        <w:t xml:space="preserve">            thisCode.Operator = MiddleOperator.UnarySubtract;</w:t>
      </w:r>
    </w:p>
    <w:p w14:paraId="546570FC" w14:textId="210EFE98" w:rsidR="00992CE2" w:rsidRPr="00903DBA" w:rsidRDefault="00992CE2" w:rsidP="009B4D04">
      <w:pPr>
        <w:pStyle w:val="Code"/>
        <w:rPr>
          <w:highlight w:val="white"/>
        </w:rPr>
      </w:pPr>
      <w:r w:rsidRPr="00903DBA">
        <w:rPr>
          <w:highlight w:val="white"/>
        </w:rPr>
        <w:t xml:space="preserve">            thisCode[</w:t>
      </w:r>
      <w:r w:rsidR="00E71EA6" w:rsidRPr="00903DBA">
        <w:rPr>
          <w:highlight w:val="white"/>
        </w:rPr>
        <w:t>0] = thisCode[1];</w:t>
      </w:r>
    </w:p>
    <w:p w14:paraId="0CC2404B" w14:textId="6E4B2AF3" w:rsidR="00E71EA6" w:rsidRPr="00903DBA" w:rsidRDefault="00E71EA6" w:rsidP="00E71EA6">
      <w:pPr>
        <w:pStyle w:val="Code"/>
        <w:rPr>
          <w:highlight w:val="white"/>
        </w:rPr>
      </w:pPr>
      <w:r w:rsidRPr="00903DBA">
        <w:rPr>
          <w:highlight w:val="white"/>
        </w:rPr>
        <w:t xml:space="preserve">            thisCode[1] = null;</w:t>
      </w:r>
    </w:p>
    <w:p w14:paraId="1315D61B" w14:textId="77777777" w:rsidR="009B4D04" w:rsidRPr="00903DBA" w:rsidRDefault="009B4D04" w:rsidP="009B4D04">
      <w:pPr>
        <w:pStyle w:val="Code"/>
        <w:rPr>
          <w:highlight w:val="white"/>
        </w:rPr>
      </w:pPr>
      <w:r w:rsidRPr="00903DBA">
        <w:rPr>
          <w:highlight w:val="white"/>
        </w:rPr>
        <w:t xml:space="preserve">          }</w:t>
      </w:r>
    </w:p>
    <w:p w14:paraId="5F9B2BA3" w14:textId="628195CD" w:rsidR="00D70966" w:rsidRPr="00903DBA" w:rsidRDefault="00060CEA" w:rsidP="00126CAB">
      <w:pPr>
        <w:rPr>
          <w:highlight w:val="white"/>
        </w:rPr>
      </w:pPr>
      <w:r w:rsidRPr="00903DBA">
        <w:rPr>
          <w:highlight w:val="white"/>
        </w:rPr>
        <w:t xml:space="preserve">In case of additions or subtractions where the </w:t>
      </w:r>
      <w:r w:rsidR="009C25B9" w:rsidRPr="00903DBA">
        <w:rPr>
          <w:highlight w:val="white"/>
        </w:rPr>
        <w:t>right</w:t>
      </w:r>
      <w:r w:rsidRPr="00903DBA">
        <w:rPr>
          <w:highlight w:val="white"/>
        </w:rPr>
        <w:t xml:space="preserve"> operand is zero, </w:t>
      </w:r>
      <w:r w:rsidR="009C25B9" w:rsidRPr="00903DBA">
        <w:rPr>
          <w:highlight w:val="white"/>
        </w:rPr>
        <w:t>i + 0 or i - 0</w:t>
      </w:r>
      <w:r w:rsidRPr="00903DBA">
        <w:rPr>
          <w:highlight w:val="white"/>
        </w:rPr>
        <w:t xml:space="preserve">, we keep the </w:t>
      </w:r>
      <w:r w:rsidR="009C25B9" w:rsidRPr="00903DBA">
        <w:rPr>
          <w:highlight w:val="white"/>
        </w:rPr>
        <w:t>left</w:t>
      </w:r>
      <w:r w:rsidRPr="00903DBA">
        <w:rPr>
          <w:highlight w:val="white"/>
        </w:rPr>
        <w:t xml:space="preserve"> operand</w:t>
      </w:r>
      <w:r w:rsidR="00126CAB" w:rsidRPr="00903DBA">
        <w:rPr>
          <w:highlight w:val="white"/>
        </w:rPr>
        <w:t>.</w:t>
      </w:r>
    </w:p>
    <w:p w14:paraId="2405C0AD" w14:textId="72D6B690" w:rsidR="00B46D8D" w:rsidRPr="00903DBA" w:rsidRDefault="00B46D8D" w:rsidP="00B46D8D">
      <w:pPr>
        <w:pStyle w:val="Code"/>
        <w:rPr>
          <w:highlight w:val="white"/>
        </w:rPr>
      </w:pPr>
      <w:r w:rsidRPr="00903DBA">
        <w:rPr>
          <w:highlight w:val="white"/>
        </w:rPr>
        <w:t xml:space="preserve">          // t0 = i + 0</w:t>
      </w:r>
    </w:p>
    <w:p w14:paraId="6D9123FA" w14:textId="0BA277B3" w:rsidR="00B46D8D" w:rsidRPr="00903DBA" w:rsidRDefault="00B46D8D" w:rsidP="00B46D8D">
      <w:pPr>
        <w:pStyle w:val="Code"/>
        <w:rPr>
          <w:highlight w:val="white"/>
        </w:rPr>
      </w:pPr>
      <w:r w:rsidRPr="00903DBA">
        <w:rPr>
          <w:highlight w:val="white"/>
        </w:rPr>
        <w:t xml:space="preserve">          // t0 = i - 0</w:t>
      </w:r>
    </w:p>
    <w:p w14:paraId="38DDCC6D" w14:textId="11E14F0E" w:rsidR="0074376E" w:rsidRPr="00903DBA" w:rsidRDefault="00B46D8D" w:rsidP="00CF2F9E">
      <w:pPr>
        <w:pStyle w:val="Code"/>
        <w:rPr>
          <w:highlight w:val="white"/>
        </w:rPr>
      </w:pPr>
      <w:r w:rsidRPr="00903DBA">
        <w:rPr>
          <w:highlight w:val="white"/>
        </w:rPr>
        <w:t xml:space="preserve">        </w:t>
      </w:r>
      <w:r w:rsidR="0074376E" w:rsidRPr="00903DBA">
        <w:rPr>
          <w:highlight w:val="white"/>
        </w:rPr>
        <w:t xml:space="preserve"> </w:t>
      </w:r>
      <w:r w:rsidRPr="00903DBA">
        <w:rPr>
          <w:highlight w:val="white"/>
        </w:rPr>
        <w:t xml:space="preserve"> </w:t>
      </w:r>
      <w:r w:rsidR="0074376E" w:rsidRPr="00903DBA">
        <w:rPr>
          <w:highlight w:val="white"/>
        </w:rPr>
        <w:t>else if (((thisCode.Operator == MiddleOperator.BinaryAdd) ||</w:t>
      </w:r>
    </w:p>
    <w:p w14:paraId="2FF84A9D" w14:textId="186529E3" w:rsidR="0074376E" w:rsidRPr="00903DBA" w:rsidRDefault="0074376E" w:rsidP="00CF2F9E">
      <w:pPr>
        <w:pStyle w:val="Code"/>
        <w:rPr>
          <w:highlight w:val="white"/>
        </w:rPr>
      </w:pPr>
      <w:r w:rsidRPr="00903DBA">
        <w:rPr>
          <w:highlight w:val="white"/>
        </w:rPr>
        <w:t xml:space="preserve">                    (thisCode.Operator == MiddleOperator.BinarySubtract)) &amp;&amp;</w:t>
      </w:r>
    </w:p>
    <w:p w14:paraId="63533AC8" w14:textId="77777777" w:rsidR="0074376E" w:rsidRPr="00903DBA" w:rsidRDefault="0074376E" w:rsidP="00CF2F9E">
      <w:pPr>
        <w:pStyle w:val="Code"/>
        <w:rPr>
          <w:highlight w:val="white"/>
        </w:rPr>
      </w:pPr>
      <w:r w:rsidRPr="00903DBA">
        <w:rPr>
          <w:highlight w:val="white"/>
        </w:rPr>
        <w:t xml:space="preserve">                    (rightSymbol.Value is BigInteger) &amp;&amp;</w:t>
      </w:r>
    </w:p>
    <w:p w14:paraId="0B02EB05" w14:textId="77777777" w:rsidR="0074376E" w:rsidRPr="00903DBA" w:rsidRDefault="0074376E" w:rsidP="00CF2F9E">
      <w:pPr>
        <w:pStyle w:val="Code"/>
        <w:rPr>
          <w:highlight w:val="white"/>
        </w:rPr>
      </w:pPr>
      <w:r w:rsidRPr="00903DBA">
        <w:rPr>
          <w:highlight w:val="white"/>
        </w:rPr>
        <w:t xml:space="preserve">                    (rightSymbol.Value.Equals(BigInteger.Zero))) {</w:t>
      </w:r>
    </w:p>
    <w:p w14:paraId="09FEC290" w14:textId="77777777" w:rsidR="0074376E" w:rsidRPr="00903DBA" w:rsidRDefault="0074376E" w:rsidP="00CF2F9E">
      <w:pPr>
        <w:pStyle w:val="Code"/>
        <w:rPr>
          <w:highlight w:val="white"/>
        </w:rPr>
      </w:pPr>
      <w:r w:rsidRPr="00903DBA">
        <w:rPr>
          <w:highlight w:val="white"/>
        </w:rPr>
        <w:t xml:space="preserve">            newSymbol = leftSymbol;</w:t>
      </w:r>
    </w:p>
    <w:p w14:paraId="0D7AB414" w14:textId="77777777" w:rsidR="0074376E" w:rsidRPr="00903DBA" w:rsidRDefault="0074376E" w:rsidP="00CF2F9E">
      <w:pPr>
        <w:pStyle w:val="Code"/>
        <w:rPr>
          <w:highlight w:val="white"/>
        </w:rPr>
      </w:pPr>
      <w:r w:rsidRPr="00903DBA">
        <w:rPr>
          <w:highlight w:val="white"/>
        </w:rPr>
        <w:t xml:space="preserve">          }</w:t>
      </w:r>
    </w:p>
    <w:p w14:paraId="1B2172B7" w14:textId="2489476E" w:rsidR="0000182D" w:rsidRPr="00903DBA" w:rsidRDefault="0000182D" w:rsidP="0000182D">
      <w:pPr>
        <w:rPr>
          <w:highlight w:val="white"/>
        </w:rPr>
      </w:pPr>
      <w:r w:rsidRPr="00903DBA">
        <w:rPr>
          <w:highlight w:val="white"/>
        </w:rPr>
        <w:t xml:space="preserve">In case of </w:t>
      </w:r>
      <w:r w:rsidR="00131061" w:rsidRPr="00903DBA">
        <w:rPr>
          <w:highlight w:val="white"/>
        </w:rPr>
        <w:t xml:space="preserve">multiplications where </w:t>
      </w:r>
      <w:r w:rsidRPr="00903DBA">
        <w:rPr>
          <w:highlight w:val="white"/>
        </w:rPr>
        <w:t xml:space="preserve">the </w:t>
      </w:r>
      <w:r w:rsidR="001539F5" w:rsidRPr="00903DBA">
        <w:rPr>
          <w:highlight w:val="white"/>
        </w:rPr>
        <w:t>left</w:t>
      </w:r>
      <w:r w:rsidRPr="00903DBA">
        <w:rPr>
          <w:highlight w:val="white"/>
        </w:rPr>
        <w:t xml:space="preserve"> operand is zero, </w:t>
      </w:r>
      <w:r w:rsidR="001539F5" w:rsidRPr="00903DBA">
        <w:rPr>
          <w:highlight w:val="white"/>
        </w:rPr>
        <w:t>the result is zero.</w:t>
      </w:r>
    </w:p>
    <w:p w14:paraId="03590D85" w14:textId="7ACFE241" w:rsidR="00B46D8D" w:rsidRPr="00903DBA" w:rsidRDefault="00B46D8D" w:rsidP="00B46D8D">
      <w:pPr>
        <w:pStyle w:val="Code"/>
        <w:rPr>
          <w:highlight w:val="white"/>
        </w:rPr>
      </w:pPr>
      <w:r w:rsidRPr="00903DBA">
        <w:rPr>
          <w:highlight w:val="white"/>
        </w:rPr>
        <w:t xml:space="preserve">          // t0 = 0 * i</w:t>
      </w:r>
    </w:p>
    <w:p w14:paraId="375B2BB9" w14:textId="0D655420" w:rsidR="0074376E" w:rsidRPr="00903DBA" w:rsidRDefault="0074376E" w:rsidP="00CF2F9E">
      <w:pPr>
        <w:pStyle w:val="Code"/>
        <w:rPr>
          <w:highlight w:val="white"/>
        </w:rPr>
      </w:pPr>
      <w:r w:rsidRPr="00903DBA">
        <w:rPr>
          <w:highlight w:val="white"/>
        </w:rPr>
        <w:t xml:space="preserve">          else if (((thisCode.Operator == MiddleOperator.SignedMultiply) ||</w:t>
      </w:r>
    </w:p>
    <w:p w14:paraId="3FA9247C"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56E97F70" w14:textId="77777777" w:rsidR="0074376E" w:rsidRPr="00903DBA" w:rsidRDefault="0074376E" w:rsidP="00CF2F9E">
      <w:pPr>
        <w:pStyle w:val="Code"/>
        <w:rPr>
          <w:highlight w:val="white"/>
        </w:rPr>
      </w:pPr>
      <w:r w:rsidRPr="00903DBA">
        <w:rPr>
          <w:highlight w:val="white"/>
        </w:rPr>
        <w:t xml:space="preserve">                    (leftSymbol.Value is BigInteger) &amp;&amp;</w:t>
      </w:r>
    </w:p>
    <w:p w14:paraId="56CAD616" w14:textId="77777777" w:rsidR="0074376E" w:rsidRPr="00903DBA" w:rsidRDefault="0074376E" w:rsidP="00CF2F9E">
      <w:pPr>
        <w:pStyle w:val="Code"/>
        <w:rPr>
          <w:highlight w:val="white"/>
        </w:rPr>
      </w:pPr>
      <w:r w:rsidRPr="00903DBA">
        <w:rPr>
          <w:highlight w:val="white"/>
        </w:rPr>
        <w:t xml:space="preserve">                    (leftSymbol.Value.Equals(BigInteger.Zero))) {</w:t>
      </w:r>
    </w:p>
    <w:p w14:paraId="3E83E122"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6460B8B4" w14:textId="77777777" w:rsidR="0074376E" w:rsidRPr="00903DBA" w:rsidRDefault="0074376E" w:rsidP="00CF2F9E">
      <w:pPr>
        <w:pStyle w:val="Code"/>
        <w:rPr>
          <w:highlight w:val="white"/>
        </w:rPr>
      </w:pPr>
      <w:r w:rsidRPr="00903DBA">
        <w:rPr>
          <w:highlight w:val="white"/>
        </w:rPr>
        <w:t xml:space="preserve">          }</w:t>
      </w:r>
    </w:p>
    <w:p w14:paraId="503DDA4F" w14:textId="02C6A93D" w:rsidR="001539F5" w:rsidRPr="00903DBA" w:rsidRDefault="001539F5" w:rsidP="001539F5">
      <w:pPr>
        <w:rPr>
          <w:highlight w:val="white"/>
        </w:rPr>
      </w:pPr>
      <w:r w:rsidRPr="00903DBA">
        <w:rPr>
          <w:highlight w:val="white"/>
        </w:rPr>
        <w:t>In case of multiplications where the left operand is one, we keep the right operand.</w:t>
      </w:r>
    </w:p>
    <w:p w14:paraId="56EC3C71" w14:textId="2DB40C86" w:rsidR="00B46D8D" w:rsidRPr="00903DBA" w:rsidRDefault="00B46D8D" w:rsidP="00B46D8D">
      <w:pPr>
        <w:pStyle w:val="Code"/>
        <w:rPr>
          <w:highlight w:val="white"/>
        </w:rPr>
      </w:pPr>
      <w:r w:rsidRPr="00903DBA">
        <w:rPr>
          <w:highlight w:val="white"/>
        </w:rPr>
        <w:t xml:space="preserve">          // t0 = 1 * i</w:t>
      </w:r>
    </w:p>
    <w:p w14:paraId="6D9ACC0C" w14:textId="568F6A42" w:rsidR="0074376E" w:rsidRPr="00903DBA" w:rsidRDefault="0074376E" w:rsidP="00CF2F9E">
      <w:pPr>
        <w:pStyle w:val="Code"/>
        <w:rPr>
          <w:highlight w:val="white"/>
        </w:rPr>
      </w:pPr>
      <w:r w:rsidRPr="00903DBA">
        <w:rPr>
          <w:highlight w:val="white"/>
        </w:rPr>
        <w:t xml:space="preserve">          else if (((thisCode.Operator == MiddleOperator.SignedMultiply) ||</w:t>
      </w:r>
    </w:p>
    <w:p w14:paraId="6692CF75"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292DB94F" w14:textId="77777777" w:rsidR="0074376E" w:rsidRPr="00903DBA" w:rsidRDefault="0074376E" w:rsidP="00CF2F9E">
      <w:pPr>
        <w:pStyle w:val="Code"/>
        <w:rPr>
          <w:highlight w:val="white"/>
        </w:rPr>
      </w:pPr>
      <w:r w:rsidRPr="00903DBA">
        <w:rPr>
          <w:highlight w:val="white"/>
        </w:rPr>
        <w:t xml:space="preserve">                    (leftSymbol.Value is BigInteger) &amp;&amp;</w:t>
      </w:r>
    </w:p>
    <w:p w14:paraId="5A2AE490" w14:textId="77777777" w:rsidR="0074376E" w:rsidRPr="00903DBA" w:rsidRDefault="0074376E" w:rsidP="00CF2F9E">
      <w:pPr>
        <w:pStyle w:val="Code"/>
        <w:rPr>
          <w:highlight w:val="white"/>
        </w:rPr>
      </w:pPr>
      <w:r w:rsidRPr="00903DBA">
        <w:rPr>
          <w:highlight w:val="white"/>
        </w:rPr>
        <w:t xml:space="preserve">                    (leftSymbol.Value.Equals(BigInteger.One))) {</w:t>
      </w:r>
    </w:p>
    <w:p w14:paraId="3A8F527D" w14:textId="77777777" w:rsidR="0074376E" w:rsidRPr="00903DBA" w:rsidRDefault="0074376E" w:rsidP="00CF2F9E">
      <w:pPr>
        <w:pStyle w:val="Code"/>
        <w:rPr>
          <w:highlight w:val="white"/>
        </w:rPr>
      </w:pPr>
      <w:r w:rsidRPr="00903DBA">
        <w:rPr>
          <w:highlight w:val="white"/>
        </w:rPr>
        <w:t xml:space="preserve">            newSymbol = rightSymbol;</w:t>
      </w:r>
    </w:p>
    <w:p w14:paraId="275C47A6" w14:textId="77777777" w:rsidR="0074376E" w:rsidRPr="00903DBA" w:rsidRDefault="0074376E" w:rsidP="00CF2F9E">
      <w:pPr>
        <w:pStyle w:val="Code"/>
        <w:rPr>
          <w:highlight w:val="white"/>
        </w:rPr>
      </w:pPr>
      <w:r w:rsidRPr="00903DBA">
        <w:rPr>
          <w:highlight w:val="white"/>
        </w:rPr>
        <w:t xml:space="preserve">          }</w:t>
      </w:r>
    </w:p>
    <w:p w14:paraId="7D9F7B58" w14:textId="54600A78" w:rsidR="004F19B5" w:rsidRPr="00903DBA" w:rsidRDefault="004F19B5" w:rsidP="004F19B5">
      <w:pPr>
        <w:rPr>
          <w:highlight w:val="white"/>
        </w:rPr>
      </w:pPr>
      <w:r w:rsidRPr="00903DBA">
        <w:rPr>
          <w:highlight w:val="white"/>
        </w:rPr>
        <w:t xml:space="preserve">In case of multiplications where the </w:t>
      </w:r>
      <w:r w:rsidR="00731F9D" w:rsidRPr="00903DBA">
        <w:rPr>
          <w:highlight w:val="white"/>
        </w:rPr>
        <w:t>right</w:t>
      </w:r>
      <w:r w:rsidRPr="00903DBA">
        <w:rPr>
          <w:highlight w:val="white"/>
        </w:rPr>
        <w:t xml:space="preserve"> operand is </w:t>
      </w:r>
      <w:r w:rsidR="00731F9D" w:rsidRPr="00903DBA">
        <w:rPr>
          <w:highlight w:val="white"/>
        </w:rPr>
        <w:t>zero, the result is zero.</w:t>
      </w:r>
    </w:p>
    <w:p w14:paraId="1C7E8D24" w14:textId="29CFAB23" w:rsidR="00B17BCC" w:rsidRPr="00903DBA" w:rsidRDefault="00B17BCC" w:rsidP="00CF2F9E">
      <w:pPr>
        <w:pStyle w:val="Code"/>
        <w:rPr>
          <w:highlight w:val="white"/>
        </w:rPr>
      </w:pPr>
      <w:r w:rsidRPr="00903DBA">
        <w:rPr>
          <w:highlight w:val="white"/>
        </w:rPr>
        <w:t xml:space="preserve">          // t0 = i * 0</w:t>
      </w:r>
    </w:p>
    <w:p w14:paraId="1A3574AA" w14:textId="010AF5A6" w:rsidR="0074376E" w:rsidRPr="00903DBA" w:rsidRDefault="0074376E" w:rsidP="00CF2F9E">
      <w:pPr>
        <w:pStyle w:val="Code"/>
        <w:rPr>
          <w:highlight w:val="white"/>
        </w:rPr>
      </w:pPr>
      <w:r w:rsidRPr="00903DBA">
        <w:rPr>
          <w:highlight w:val="white"/>
        </w:rPr>
        <w:t xml:space="preserve">          else if (((thisCode.Operator == MiddleOperator.SignedMultiply) ||</w:t>
      </w:r>
    </w:p>
    <w:p w14:paraId="0FC94A91"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383E67FB" w14:textId="77777777" w:rsidR="0074376E" w:rsidRPr="00903DBA" w:rsidRDefault="0074376E" w:rsidP="00CF2F9E">
      <w:pPr>
        <w:pStyle w:val="Code"/>
        <w:rPr>
          <w:highlight w:val="white"/>
        </w:rPr>
      </w:pPr>
      <w:r w:rsidRPr="00903DBA">
        <w:rPr>
          <w:highlight w:val="white"/>
        </w:rPr>
        <w:t xml:space="preserve">                    (rightSymbol.Value is BigInteger) &amp;&amp;</w:t>
      </w:r>
    </w:p>
    <w:p w14:paraId="4D27D0B7" w14:textId="77777777" w:rsidR="0074376E" w:rsidRPr="00903DBA" w:rsidRDefault="0074376E" w:rsidP="00CF2F9E">
      <w:pPr>
        <w:pStyle w:val="Code"/>
        <w:rPr>
          <w:highlight w:val="white"/>
        </w:rPr>
      </w:pPr>
      <w:r w:rsidRPr="00903DBA">
        <w:rPr>
          <w:highlight w:val="white"/>
        </w:rPr>
        <w:t xml:space="preserve">                    (rightSymbol.Value.Equals(BigInteger.Zero))) {</w:t>
      </w:r>
    </w:p>
    <w:p w14:paraId="0B7ECFBB"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1AF3E4D8" w14:textId="77777777" w:rsidR="0074376E" w:rsidRPr="00903DBA" w:rsidRDefault="0074376E" w:rsidP="00CF2F9E">
      <w:pPr>
        <w:pStyle w:val="Code"/>
        <w:rPr>
          <w:highlight w:val="white"/>
        </w:rPr>
      </w:pPr>
      <w:r w:rsidRPr="00903DBA">
        <w:rPr>
          <w:highlight w:val="white"/>
        </w:rPr>
        <w:t xml:space="preserve">          }</w:t>
      </w:r>
    </w:p>
    <w:p w14:paraId="0B780421" w14:textId="006674F7" w:rsidR="00CB32DC" w:rsidRPr="00903DBA" w:rsidRDefault="00CB32DC" w:rsidP="00CB32DC">
      <w:pPr>
        <w:rPr>
          <w:highlight w:val="white"/>
        </w:rPr>
      </w:pPr>
      <w:r w:rsidRPr="00903DBA">
        <w:rPr>
          <w:highlight w:val="white"/>
        </w:rPr>
        <w:t>In case of multiplications or division where the right operand is one, we keep the left operand.</w:t>
      </w:r>
    </w:p>
    <w:p w14:paraId="4B2435F5" w14:textId="5AF73C2B" w:rsidR="0008100D" w:rsidRPr="00903DBA" w:rsidRDefault="0008100D" w:rsidP="00CF2F9E">
      <w:pPr>
        <w:pStyle w:val="Code"/>
        <w:rPr>
          <w:highlight w:val="white"/>
        </w:rPr>
      </w:pPr>
      <w:r w:rsidRPr="00903DBA">
        <w:rPr>
          <w:highlight w:val="white"/>
        </w:rPr>
        <w:t xml:space="preserve">          // t0 = i * 1</w:t>
      </w:r>
    </w:p>
    <w:p w14:paraId="601A2711" w14:textId="59CC34C1" w:rsidR="0008100D" w:rsidRPr="00903DBA" w:rsidRDefault="0008100D" w:rsidP="00CF2F9E">
      <w:pPr>
        <w:pStyle w:val="Code"/>
        <w:rPr>
          <w:highlight w:val="white"/>
        </w:rPr>
      </w:pPr>
      <w:r w:rsidRPr="00903DBA">
        <w:rPr>
          <w:highlight w:val="white"/>
        </w:rPr>
        <w:t xml:space="preserve">          // t0 = i / 1</w:t>
      </w:r>
    </w:p>
    <w:p w14:paraId="199EF6E2" w14:textId="38345817" w:rsidR="0074376E" w:rsidRPr="00903DBA" w:rsidRDefault="0074376E" w:rsidP="00CF2F9E">
      <w:pPr>
        <w:pStyle w:val="Code"/>
        <w:rPr>
          <w:highlight w:val="white"/>
        </w:rPr>
      </w:pPr>
      <w:r w:rsidRPr="00903DBA">
        <w:rPr>
          <w:highlight w:val="white"/>
        </w:rPr>
        <w:t xml:space="preserve">          else if (((thisCode.Operator == MiddleOperator.SignedMultiply) ||</w:t>
      </w:r>
    </w:p>
    <w:p w14:paraId="0271E95D" w14:textId="3DBC1A0D" w:rsidR="0074376E" w:rsidRPr="00903DBA" w:rsidRDefault="0074376E" w:rsidP="00CF2F9E">
      <w:pPr>
        <w:pStyle w:val="Code"/>
        <w:rPr>
          <w:highlight w:val="white"/>
        </w:rPr>
      </w:pPr>
      <w:r w:rsidRPr="00903DBA">
        <w:rPr>
          <w:highlight w:val="white"/>
        </w:rPr>
        <w:t xml:space="preserve">                    (thisCode.Operator == MiddleOperator.UnsignedMultiply) ||</w:t>
      </w:r>
    </w:p>
    <w:p w14:paraId="4A3B9DE2" w14:textId="77777777" w:rsidR="00C54B67" w:rsidRPr="00903DBA" w:rsidRDefault="00C54B67" w:rsidP="00C54B67">
      <w:pPr>
        <w:pStyle w:val="Code"/>
        <w:rPr>
          <w:highlight w:val="white"/>
        </w:rPr>
      </w:pPr>
      <w:r w:rsidRPr="00903DBA">
        <w:rPr>
          <w:highlight w:val="white"/>
        </w:rPr>
        <w:t xml:space="preserve">                    (thisCode.Operator == MiddleOperator.SignedDivide) ||</w:t>
      </w:r>
    </w:p>
    <w:p w14:paraId="6C24D23F" w14:textId="3E6F5A38" w:rsidR="00C54B67" w:rsidRPr="00903DBA" w:rsidRDefault="00C54B67" w:rsidP="00C54B67">
      <w:pPr>
        <w:pStyle w:val="Code"/>
        <w:rPr>
          <w:highlight w:val="white"/>
        </w:rPr>
      </w:pPr>
      <w:r w:rsidRPr="00903DBA">
        <w:rPr>
          <w:highlight w:val="white"/>
        </w:rPr>
        <w:t xml:space="preserve">                    (thisCode.Operator == MiddleOperator.UnsignedDivide) ||</w:t>
      </w:r>
    </w:p>
    <w:p w14:paraId="5BA2B159" w14:textId="2669FCF8" w:rsidR="00C54B67" w:rsidRPr="00903DBA" w:rsidRDefault="00C54B67" w:rsidP="00C54B67">
      <w:pPr>
        <w:pStyle w:val="Code"/>
        <w:rPr>
          <w:highlight w:val="white"/>
        </w:rPr>
      </w:pPr>
      <w:r w:rsidRPr="00903DBA">
        <w:rPr>
          <w:highlight w:val="white"/>
        </w:rPr>
        <w:t xml:space="preserve">                    (thisCode.Operator == MiddleOperator.SignedModulo) ||</w:t>
      </w:r>
    </w:p>
    <w:p w14:paraId="0B7A83EB" w14:textId="2F76C607" w:rsidR="00C54B67" w:rsidRPr="00903DBA" w:rsidRDefault="00C54B67" w:rsidP="00C54B67">
      <w:pPr>
        <w:pStyle w:val="Code"/>
        <w:rPr>
          <w:highlight w:val="white"/>
        </w:rPr>
      </w:pPr>
      <w:r w:rsidRPr="00903DBA">
        <w:rPr>
          <w:highlight w:val="white"/>
        </w:rPr>
        <w:t xml:space="preserve">                    (thisCode.Operator == MiddleOperator.UnsignedModulo)) &amp;&amp;</w:t>
      </w:r>
    </w:p>
    <w:p w14:paraId="3AD09FAA" w14:textId="77777777" w:rsidR="0074376E" w:rsidRPr="00903DBA" w:rsidRDefault="0074376E" w:rsidP="00CF2F9E">
      <w:pPr>
        <w:pStyle w:val="Code"/>
        <w:rPr>
          <w:highlight w:val="white"/>
        </w:rPr>
      </w:pPr>
      <w:r w:rsidRPr="00903DBA">
        <w:rPr>
          <w:highlight w:val="white"/>
        </w:rPr>
        <w:t xml:space="preserve">                    (rightSymbol.Value is BigInteger) &amp;&amp;</w:t>
      </w:r>
    </w:p>
    <w:p w14:paraId="708A1732" w14:textId="77777777" w:rsidR="0074376E" w:rsidRPr="00903DBA" w:rsidRDefault="0074376E" w:rsidP="00CF2F9E">
      <w:pPr>
        <w:pStyle w:val="Code"/>
        <w:rPr>
          <w:highlight w:val="white"/>
        </w:rPr>
      </w:pPr>
      <w:r w:rsidRPr="00903DBA">
        <w:rPr>
          <w:highlight w:val="white"/>
        </w:rPr>
        <w:lastRenderedPageBreak/>
        <w:t xml:space="preserve">                    (rightSymbol.Value.Equals(BigInteger.One))) {</w:t>
      </w:r>
    </w:p>
    <w:p w14:paraId="7CA8BC37" w14:textId="77777777" w:rsidR="0074376E" w:rsidRPr="00903DBA" w:rsidRDefault="0074376E" w:rsidP="00CF2F9E">
      <w:pPr>
        <w:pStyle w:val="Code"/>
        <w:rPr>
          <w:highlight w:val="white"/>
        </w:rPr>
      </w:pPr>
      <w:r w:rsidRPr="00903DBA">
        <w:rPr>
          <w:highlight w:val="white"/>
        </w:rPr>
        <w:t xml:space="preserve">            newSymbol = leftSymbol;</w:t>
      </w:r>
    </w:p>
    <w:p w14:paraId="70498F46" w14:textId="77777777" w:rsidR="0074376E" w:rsidRPr="00903DBA" w:rsidRDefault="0074376E" w:rsidP="00CF2F9E">
      <w:pPr>
        <w:pStyle w:val="Code"/>
        <w:rPr>
          <w:highlight w:val="white"/>
        </w:rPr>
      </w:pPr>
      <w:r w:rsidRPr="00903DBA">
        <w:rPr>
          <w:highlight w:val="white"/>
        </w:rPr>
        <w:t xml:space="preserve">          }</w:t>
      </w:r>
    </w:p>
    <w:p w14:paraId="2C5D6EDD" w14:textId="59384747" w:rsidR="008B7EFC" w:rsidRPr="00903DBA" w:rsidRDefault="008B7EFC" w:rsidP="008B7EFC">
      <w:pPr>
        <w:rPr>
          <w:highlight w:val="white"/>
        </w:rPr>
      </w:pPr>
      <w:r w:rsidRPr="00903DBA">
        <w:rPr>
          <w:highlight w:val="white"/>
        </w:rPr>
        <w:t>If the new symbol is not null,</w:t>
      </w:r>
      <w:r w:rsidR="007A75F0" w:rsidRPr="00903DBA">
        <w:rPr>
          <w:highlight w:val="white"/>
        </w:rPr>
        <w:t xml:space="preserve"> </w:t>
      </w:r>
      <w:r w:rsidR="00FB58FE" w:rsidRPr="00903DBA">
        <w:rPr>
          <w:highlight w:val="white"/>
        </w:rPr>
        <w:t xml:space="preserve">we replace the expression with the new symbol. If the result symbol is a temporary symbol. We iterate until we find the place where the result symbol is </w:t>
      </w:r>
      <w:r w:rsidR="005D5DC4" w:rsidRPr="00903DBA">
        <w:rPr>
          <w:highlight w:val="white"/>
        </w:rPr>
        <w:t>accessed and</w:t>
      </w:r>
      <w:r w:rsidR="00FB58FE" w:rsidRPr="00903DBA">
        <w:rPr>
          <w:highlight w:val="white"/>
        </w:rPr>
        <w:t xml:space="preserve"> replace the result symbol with the new symbol at that place.</w:t>
      </w:r>
      <w:r w:rsidR="00EF6577" w:rsidRPr="00903DBA">
        <w:rPr>
          <w:highlight w:val="white"/>
        </w:rPr>
        <w:t xml:space="preserve"> For instance, the following sequence</w:t>
      </w:r>
    </w:p>
    <w:p w14:paraId="6950B800" w14:textId="274A5D86" w:rsidR="00EF6577" w:rsidRPr="00903DBA" w:rsidRDefault="00EF6577" w:rsidP="00EF6577">
      <w:pPr>
        <w:pStyle w:val="Code"/>
        <w:rPr>
          <w:highlight w:val="white"/>
        </w:rPr>
      </w:pPr>
      <w:r w:rsidRPr="00903DBA">
        <w:rPr>
          <w:highlight w:val="white"/>
        </w:rPr>
        <w:t>t1 = i + 0</w:t>
      </w:r>
    </w:p>
    <w:p w14:paraId="6AF2A190" w14:textId="7C11761E" w:rsidR="00EF6577" w:rsidRPr="00903DBA" w:rsidRDefault="00EF6577" w:rsidP="00EF6577">
      <w:pPr>
        <w:pStyle w:val="Code"/>
        <w:rPr>
          <w:highlight w:val="white"/>
        </w:rPr>
      </w:pPr>
      <w:r w:rsidRPr="00903DBA">
        <w:rPr>
          <w:highlight w:val="white"/>
        </w:rPr>
        <w:t>j = t1</w:t>
      </w:r>
    </w:p>
    <w:p w14:paraId="44ED675E" w14:textId="23876102" w:rsidR="00EF6577" w:rsidRPr="00903DBA" w:rsidRDefault="00EF6577" w:rsidP="00EF6577">
      <w:pPr>
        <w:pStyle w:val="Code"/>
        <w:rPr>
          <w:highlight w:val="white"/>
        </w:rPr>
      </w:pPr>
      <w:r w:rsidRPr="00903DBA">
        <w:rPr>
          <w:highlight w:val="white"/>
        </w:rPr>
        <w:t>k = t1</w:t>
      </w:r>
    </w:p>
    <w:p w14:paraId="4948CA57" w14:textId="7236BC1D" w:rsidR="00EF6577" w:rsidRPr="00903DBA" w:rsidRDefault="00EF6577" w:rsidP="00EF6577">
      <w:pPr>
        <w:rPr>
          <w:highlight w:val="white"/>
        </w:rPr>
      </w:pPr>
      <w:r w:rsidRPr="00903DBA">
        <w:rPr>
          <w:highlight w:val="white"/>
        </w:rPr>
        <w:t xml:space="preserve">will be changed to </w:t>
      </w:r>
    </w:p>
    <w:p w14:paraId="5AE44DA3" w14:textId="2DE63AA3" w:rsidR="00EF6577" w:rsidRPr="00903DBA" w:rsidRDefault="00EF6577" w:rsidP="00EF6577">
      <w:pPr>
        <w:pStyle w:val="Code"/>
        <w:rPr>
          <w:highlight w:val="white"/>
        </w:rPr>
      </w:pPr>
      <w:r w:rsidRPr="00903DBA">
        <w:rPr>
          <w:highlight w:val="white"/>
        </w:rPr>
        <w:t>j = i</w:t>
      </w:r>
    </w:p>
    <w:p w14:paraId="03834920" w14:textId="50C229A5" w:rsidR="00EF6577" w:rsidRPr="00903DBA" w:rsidRDefault="00EF6577" w:rsidP="00EF6577">
      <w:pPr>
        <w:pStyle w:val="Code"/>
        <w:rPr>
          <w:highlight w:val="white"/>
        </w:rPr>
      </w:pPr>
      <w:r w:rsidRPr="00903DBA">
        <w:rPr>
          <w:highlight w:val="white"/>
        </w:rPr>
        <w:t>k = i</w:t>
      </w:r>
    </w:p>
    <w:p w14:paraId="0A512D51" w14:textId="77777777" w:rsidR="002A30F2" w:rsidRPr="00903DBA" w:rsidRDefault="002A30F2" w:rsidP="002A30F2">
      <w:pPr>
        <w:pStyle w:val="Code"/>
        <w:rPr>
          <w:highlight w:val="white"/>
        </w:rPr>
      </w:pPr>
      <w:r w:rsidRPr="00903DBA">
        <w:rPr>
          <w:highlight w:val="white"/>
        </w:rPr>
        <w:t xml:space="preserve">          if (newSymbol != null) {</w:t>
      </w:r>
    </w:p>
    <w:p w14:paraId="67441FCF" w14:textId="77777777" w:rsidR="002A30F2" w:rsidRPr="00903DBA" w:rsidRDefault="002A30F2" w:rsidP="002A30F2">
      <w:pPr>
        <w:pStyle w:val="Code"/>
        <w:rPr>
          <w:highlight w:val="white"/>
        </w:rPr>
      </w:pPr>
      <w:r w:rsidRPr="00903DBA">
        <w:rPr>
          <w:highlight w:val="white"/>
        </w:rPr>
        <w:t xml:space="preserve">            if (resultSymbol.IsTemporary()) {              </w:t>
      </w:r>
    </w:p>
    <w:p w14:paraId="3B852ADD" w14:textId="77777777" w:rsidR="002A30F2" w:rsidRPr="00903DBA" w:rsidRDefault="002A30F2" w:rsidP="002A30F2">
      <w:pPr>
        <w:pStyle w:val="Code"/>
        <w:rPr>
          <w:highlight w:val="white"/>
        </w:rPr>
      </w:pPr>
      <w:r w:rsidRPr="00903DBA">
        <w:rPr>
          <w:highlight w:val="white"/>
        </w:rPr>
        <w:t xml:space="preserve">              thisCode.Operator = MiddleOperator.Empty;</w:t>
      </w:r>
    </w:p>
    <w:p w14:paraId="7ECA2417" w14:textId="77777777" w:rsidR="002A30F2" w:rsidRPr="00903DBA" w:rsidRDefault="002A30F2" w:rsidP="002A30F2">
      <w:pPr>
        <w:pStyle w:val="Code"/>
        <w:rPr>
          <w:highlight w:val="white"/>
        </w:rPr>
      </w:pPr>
    </w:p>
    <w:p w14:paraId="2BD79552" w14:textId="77777777" w:rsidR="002A30F2" w:rsidRPr="00903DBA" w:rsidRDefault="002A30F2" w:rsidP="002A30F2">
      <w:pPr>
        <w:pStyle w:val="Code"/>
        <w:rPr>
          <w:highlight w:val="white"/>
        </w:rPr>
      </w:pPr>
      <w:r w:rsidRPr="00903DBA">
        <w:rPr>
          <w:highlight w:val="white"/>
        </w:rPr>
        <w:t xml:space="preserve">              if (newSymbol.IsTemporary()) {</w:t>
      </w:r>
    </w:p>
    <w:p w14:paraId="08883426" w14:textId="77777777" w:rsidR="002A30F2" w:rsidRPr="00903DBA" w:rsidRDefault="002A30F2" w:rsidP="002A30F2">
      <w:pPr>
        <w:pStyle w:val="Code"/>
        <w:rPr>
          <w:highlight w:val="white"/>
        </w:rPr>
      </w:pPr>
      <w:r w:rsidRPr="00903DBA">
        <w:rPr>
          <w:highlight w:val="white"/>
        </w:rPr>
        <w:t xml:space="preserve">                int index2;</w:t>
      </w:r>
    </w:p>
    <w:p w14:paraId="6C45429C" w14:textId="77777777" w:rsidR="002A30F2" w:rsidRPr="00903DBA" w:rsidRDefault="002A30F2" w:rsidP="002A30F2">
      <w:pPr>
        <w:pStyle w:val="Code"/>
        <w:rPr>
          <w:highlight w:val="white"/>
        </w:rPr>
      </w:pPr>
      <w:r w:rsidRPr="00903DBA">
        <w:rPr>
          <w:highlight w:val="white"/>
        </w:rPr>
        <w:t xml:space="preserve">                for (index2 = (index - 1); index2 &gt;= 0; --index2) {</w:t>
      </w:r>
    </w:p>
    <w:p w14:paraId="38194C57" w14:textId="77777777" w:rsidR="002A30F2" w:rsidRPr="00903DBA" w:rsidRDefault="002A30F2" w:rsidP="002A30F2">
      <w:pPr>
        <w:pStyle w:val="Code"/>
        <w:rPr>
          <w:highlight w:val="white"/>
        </w:rPr>
      </w:pPr>
      <w:r w:rsidRPr="00903DBA">
        <w:rPr>
          <w:highlight w:val="white"/>
        </w:rPr>
        <w:t xml:space="preserve">                  MiddleCode previousCode = m_middleCodeList[index2];</w:t>
      </w:r>
    </w:p>
    <w:p w14:paraId="3D926E36" w14:textId="77777777" w:rsidR="002A30F2" w:rsidRPr="00903DBA" w:rsidRDefault="002A30F2" w:rsidP="002A30F2">
      <w:pPr>
        <w:pStyle w:val="Code"/>
        <w:rPr>
          <w:highlight w:val="white"/>
        </w:rPr>
      </w:pPr>
    </w:p>
    <w:p w14:paraId="359AE7D5" w14:textId="77777777" w:rsidR="002A30F2" w:rsidRPr="00903DBA" w:rsidRDefault="002A30F2" w:rsidP="002A30F2">
      <w:pPr>
        <w:pStyle w:val="Code"/>
        <w:rPr>
          <w:highlight w:val="white"/>
        </w:rPr>
      </w:pPr>
      <w:r w:rsidRPr="00903DBA">
        <w:rPr>
          <w:highlight w:val="white"/>
        </w:rPr>
        <w:t xml:space="preserve">                  if (previousCode[0] == resultSymbol) {</w:t>
      </w:r>
    </w:p>
    <w:p w14:paraId="12BCA488" w14:textId="77777777" w:rsidR="002A30F2" w:rsidRPr="00903DBA" w:rsidRDefault="002A30F2" w:rsidP="002A30F2">
      <w:pPr>
        <w:pStyle w:val="Code"/>
        <w:rPr>
          <w:highlight w:val="white"/>
        </w:rPr>
      </w:pPr>
      <w:r w:rsidRPr="00903DBA">
        <w:rPr>
          <w:highlight w:val="white"/>
        </w:rPr>
        <w:t xml:space="preserve">                    previousCode[0] = newSymbol;</w:t>
      </w:r>
    </w:p>
    <w:p w14:paraId="6A00BA30" w14:textId="77777777" w:rsidR="002A30F2" w:rsidRPr="00903DBA" w:rsidRDefault="002A30F2" w:rsidP="002A30F2">
      <w:pPr>
        <w:pStyle w:val="Code"/>
        <w:rPr>
          <w:highlight w:val="white"/>
        </w:rPr>
      </w:pPr>
      <w:r w:rsidRPr="00903DBA">
        <w:rPr>
          <w:highlight w:val="white"/>
        </w:rPr>
        <w:t xml:space="preserve">                    break;</w:t>
      </w:r>
    </w:p>
    <w:p w14:paraId="38F3B9E6" w14:textId="77777777" w:rsidR="002A30F2" w:rsidRPr="00903DBA" w:rsidRDefault="002A30F2" w:rsidP="002A30F2">
      <w:pPr>
        <w:pStyle w:val="Code"/>
        <w:rPr>
          <w:highlight w:val="white"/>
        </w:rPr>
      </w:pPr>
      <w:r w:rsidRPr="00903DBA">
        <w:rPr>
          <w:highlight w:val="white"/>
        </w:rPr>
        <w:t xml:space="preserve">                  }</w:t>
      </w:r>
    </w:p>
    <w:p w14:paraId="792F8D0F" w14:textId="77777777" w:rsidR="002A30F2" w:rsidRPr="00903DBA" w:rsidRDefault="002A30F2" w:rsidP="002A30F2">
      <w:pPr>
        <w:pStyle w:val="Code"/>
        <w:rPr>
          <w:highlight w:val="white"/>
        </w:rPr>
      </w:pPr>
      <w:r w:rsidRPr="00903DBA">
        <w:rPr>
          <w:highlight w:val="white"/>
        </w:rPr>
        <w:t xml:space="preserve">                }</w:t>
      </w:r>
    </w:p>
    <w:p w14:paraId="304376DB" w14:textId="77777777" w:rsidR="002A30F2" w:rsidRPr="00903DBA" w:rsidRDefault="002A30F2" w:rsidP="002A30F2">
      <w:pPr>
        <w:pStyle w:val="Code"/>
        <w:rPr>
          <w:highlight w:val="white"/>
        </w:rPr>
      </w:pPr>
      <w:r w:rsidRPr="00903DBA">
        <w:rPr>
          <w:highlight w:val="white"/>
        </w:rPr>
        <w:t xml:space="preserve">              }</w:t>
      </w:r>
    </w:p>
    <w:p w14:paraId="27337385" w14:textId="77777777" w:rsidR="002A30F2" w:rsidRPr="00903DBA" w:rsidRDefault="002A30F2" w:rsidP="002A30F2">
      <w:pPr>
        <w:pStyle w:val="Code"/>
        <w:rPr>
          <w:highlight w:val="white"/>
        </w:rPr>
      </w:pPr>
    </w:p>
    <w:p w14:paraId="7BE3857D" w14:textId="77777777" w:rsidR="002A30F2" w:rsidRPr="00903DBA" w:rsidRDefault="002A30F2" w:rsidP="002A30F2">
      <w:pPr>
        <w:pStyle w:val="Code"/>
        <w:rPr>
          <w:highlight w:val="white"/>
        </w:rPr>
      </w:pPr>
      <w:r w:rsidRPr="00903DBA">
        <w:rPr>
          <w:highlight w:val="white"/>
        </w:rPr>
        <w:t xml:space="preserve">              { int index2;</w:t>
      </w:r>
    </w:p>
    <w:p w14:paraId="6284F3E2" w14:textId="77777777" w:rsidR="002A30F2" w:rsidRPr="00903DBA" w:rsidRDefault="002A30F2" w:rsidP="002A30F2">
      <w:pPr>
        <w:pStyle w:val="Code"/>
        <w:rPr>
          <w:highlight w:val="white"/>
        </w:rPr>
      </w:pPr>
      <w:r w:rsidRPr="00903DBA">
        <w:rPr>
          <w:highlight w:val="white"/>
        </w:rPr>
        <w:t xml:space="preserve">                for (index2 = index + 1; index2 &lt; m_middleCodeList.Count;</w:t>
      </w:r>
    </w:p>
    <w:p w14:paraId="218D1F76" w14:textId="77777777" w:rsidR="002A30F2" w:rsidRPr="00903DBA" w:rsidRDefault="002A30F2" w:rsidP="002A30F2">
      <w:pPr>
        <w:pStyle w:val="Code"/>
        <w:rPr>
          <w:highlight w:val="white"/>
        </w:rPr>
      </w:pPr>
      <w:r w:rsidRPr="00903DBA">
        <w:rPr>
          <w:highlight w:val="white"/>
        </w:rPr>
        <w:t xml:space="preserve">                     ++index2) {</w:t>
      </w:r>
    </w:p>
    <w:p w14:paraId="3DFCBD18" w14:textId="77777777" w:rsidR="002A30F2" w:rsidRPr="00903DBA" w:rsidRDefault="002A30F2" w:rsidP="002A30F2">
      <w:pPr>
        <w:pStyle w:val="Code"/>
        <w:rPr>
          <w:highlight w:val="white"/>
        </w:rPr>
      </w:pPr>
      <w:r w:rsidRPr="00903DBA">
        <w:rPr>
          <w:highlight w:val="white"/>
        </w:rPr>
        <w:t xml:space="preserve">                  MiddleCode nextCode = m_middleCodeList[index2];</w:t>
      </w:r>
    </w:p>
    <w:p w14:paraId="23EF29A5" w14:textId="77777777" w:rsidR="002A30F2" w:rsidRPr="00903DBA" w:rsidRDefault="002A30F2" w:rsidP="002A30F2">
      <w:pPr>
        <w:pStyle w:val="Code"/>
        <w:rPr>
          <w:highlight w:val="white"/>
        </w:rPr>
      </w:pPr>
    </w:p>
    <w:p w14:paraId="291D764F" w14:textId="77777777" w:rsidR="002A30F2" w:rsidRPr="00903DBA" w:rsidRDefault="002A30F2" w:rsidP="002A30F2">
      <w:pPr>
        <w:pStyle w:val="Code"/>
        <w:rPr>
          <w:highlight w:val="white"/>
        </w:rPr>
      </w:pPr>
      <w:r w:rsidRPr="00903DBA">
        <w:rPr>
          <w:highlight w:val="white"/>
        </w:rPr>
        <w:t xml:space="preserve">                  if (nextCode[0] == resultSymbol) {</w:t>
      </w:r>
    </w:p>
    <w:p w14:paraId="6A508698" w14:textId="77777777" w:rsidR="002A30F2" w:rsidRPr="00903DBA" w:rsidRDefault="002A30F2" w:rsidP="002A30F2">
      <w:pPr>
        <w:pStyle w:val="Code"/>
        <w:rPr>
          <w:highlight w:val="white"/>
        </w:rPr>
      </w:pPr>
      <w:r w:rsidRPr="00903DBA">
        <w:rPr>
          <w:highlight w:val="white"/>
        </w:rPr>
        <w:t xml:space="preserve">                    nextCode[0] = newSymbol;</w:t>
      </w:r>
    </w:p>
    <w:p w14:paraId="2E486384" w14:textId="77777777" w:rsidR="002A30F2" w:rsidRPr="00903DBA" w:rsidRDefault="002A30F2" w:rsidP="002A30F2">
      <w:pPr>
        <w:pStyle w:val="Code"/>
        <w:rPr>
          <w:highlight w:val="white"/>
        </w:rPr>
      </w:pPr>
      <w:r w:rsidRPr="00903DBA">
        <w:rPr>
          <w:highlight w:val="white"/>
        </w:rPr>
        <w:t xml:space="preserve">                  }</w:t>
      </w:r>
    </w:p>
    <w:p w14:paraId="2A1E80D1" w14:textId="77777777" w:rsidR="002A30F2" w:rsidRPr="00903DBA" w:rsidRDefault="002A30F2" w:rsidP="002A30F2">
      <w:pPr>
        <w:pStyle w:val="Code"/>
        <w:rPr>
          <w:highlight w:val="white"/>
        </w:rPr>
      </w:pPr>
    </w:p>
    <w:p w14:paraId="6F409ECD" w14:textId="77777777" w:rsidR="002A30F2" w:rsidRPr="00903DBA" w:rsidRDefault="002A30F2" w:rsidP="002A30F2">
      <w:pPr>
        <w:pStyle w:val="Code"/>
        <w:rPr>
          <w:highlight w:val="white"/>
        </w:rPr>
      </w:pPr>
      <w:r w:rsidRPr="00903DBA">
        <w:rPr>
          <w:highlight w:val="white"/>
        </w:rPr>
        <w:t xml:space="preserve">                  if (nextCode[1] == resultSymbol) {</w:t>
      </w:r>
    </w:p>
    <w:p w14:paraId="1D190640" w14:textId="77777777" w:rsidR="002A30F2" w:rsidRPr="00903DBA" w:rsidRDefault="002A30F2" w:rsidP="002A30F2">
      <w:pPr>
        <w:pStyle w:val="Code"/>
        <w:rPr>
          <w:highlight w:val="white"/>
        </w:rPr>
      </w:pPr>
      <w:r w:rsidRPr="00903DBA">
        <w:rPr>
          <w:highlight w:val="white"/>
        </w:rPr>
        <w:t xml:space="preserve">                    nextCode[1] = newSymbol;</w:t>
      </w:r>
    </w:p>
    <w:p w14:paraId="64118EC1" w14:textId="77777777" w:rsidR="002A30F2" w:rsidRPr="00903DBA" w:rsidRDefault="002A30F2" w:rsidP="002A30F2">
      <w:pPr>
        <w:pStyle w:val="Code"/>
        <w:rPr>
          <w:highlight w:val="white"/>
        </w:rPr>
      </w:pPr>
      <w:r w:rsidRPr="00903DBA">
        <w:rPr>
          <w:highlight w:val="white"/>
        </w:rPr>
        <w:t xml:space="preserve">                  }</w:t>
      </w:r>
    </w:p>
    <w:p w14:paraId="109E6339" w14:textId="77777777" w:rsidR="002A30F2" w:rsidRPr="00903DBA" w:rsidRDefault="002A30F2" w:rsidP="002A30F2">
      <w:pPr>
        <w:pStyle w:val="Code"/>
        <w:rPr>
          <w:highlight w:val="white"/>
        </w:rPr>
      </w:pPr>
    </w:p>
    <w:p w14:paraId="275144C5" w14:textId="77777777" w:rsidR="002A30F2" w:rsidRPr="00903DBA" w:rsidRDefault="002A30F2" w:rsidP="002A30F2">
      <w:pPr>
        <w:pStyle w:val="Code"/>
        <w:rPr>
          <w:highlight w:val="white"/>
        </w:rPr>
      </w:pPr>
      <w:r w:rsidRPr="00903DBA">
        <w:rPr>
          <w:highlight w:val="white"/>
        </w:rPr>
        <w:t xml:space="preserve">                  if (nextCode[2] == resultSymbol) {</w:t>
      </w:r>
    </w:p>
    <w:p w14:paraId="73C802D8" w14:textId="77777777" w:rsidR="002A30F2" w:rsidRPr="00903DBA" w:rsidRDefault="002A30F2" w:rsidP="002A30F2">
      <w:pPr>
        <w:pStyle w:val="Code"/>
        <w:rPr>
          <w:highlight w:val="white"/>
        </w:rPr>
      </w:pPr>
      <w:r w:rsidRPr="00903DBA">
        <w:rPr>
          <w:highlight w:val="white"/>
        </w:rPr>
        <w:t xml:space="preserve">                    nextCode[2] = newSymbol;</w:t>
      </w:r>
    </w:p>
    <w:p w14:paraId="5B220B08" w14:textId="77777777" w:rsidR="002A30F2" w:rsidRPr="00903DBA" w:rsidRDefault="002A30F2" w:rsidP="002A30F2">
      <w:pPr>
        <w:pStyle w:val="Code"/>
        <w:rPr>
          <w:highlight w:val="white"/>
        </w:rPr>
      </w:pPr>
      <w:r w:rsidRPr="00903DBA">
        <w:rPr>
          <w:highlight w:val="white"/>
        </w:rPr>
        <w:t xml:space="preserve">                  }</w:t>
      </w:r>
    </w:p>
    <w:p w14:paraId="440E27C5" w14:textId="77777777" w:rsidR="002A30F2" w:rsidRPr="00903DBA" w:rsidRDefault="002A30F2" w:rsidP="002A30F2">
      <w:pPr>
        <w:pStyle w:val="Code"/>
        <w:rPr>
          <w:highlight w:val="white"/>
        </w:rPr>
      </w:pPr>
      <w:r w:rsidRPr="00903DBA">
        <w:rPr>
          <w:highlight w:val="white"/>
        </w:rPr>
        <w:t xml:space="preserve">                }</w:t>
      </w:r>
    </w:p>
    <w:p w14:paraId="6E187FB0" w14:textId="77777777" w:rsidR="002A30F2" w:rsidRPr="00903DBA" w:rsidRDefault="002A30F2" w:rsidP="002A30F2">
      <w:pPr>
        <w:pStyle w:val="Code"/>
        <w:rPr>
          <w:highlight w:val="white"/>
        </w:rPr>
      </w:pPr>
      <w:r w:rsidRPr="00903DBA">
        <w:rPr>
          <w:highlight w:val="white"/>
        </w:rPr>
        <w:t xml:space="preserve">              }</w:t>
      </w:r>
    </w:p>
    <w:p w14:paraId="3CE77BF2" w14:textId="77777777" w:rsidR="002A30F2" w:rsidRPr="00903DBA" w:rsidRDefault="002A30F2" w:rsidP="002A30F2">
      <w:pPr>
        <w:pStyle w:val="Code"/>
        <w:rPr>
          <w:highlight w:val="white"/>
        </w:rPr>
      </w:pPr>
      <w:r w:rsidRPr="00903DBA">
        <w:rPr>
          <w:highlight w:val="white"/>
        </w:rPr>
        <w:t xml:space="preserve">            }</w:t>
      </w:r>
    </w:p>
    <w:p w14:paraId="5B3AA0B3" w14:textId="71C9233B" w:rsidR="00EE1F48" w:rsidRPr="00903DBA" w:rsidRDefault="00EE1F48" w:rsidP="00F5219F">
      <w:pPr>
        <w:rPr>
          <w:highlight w:val="white"/>
        </w:rPr>
      </w:pPr>
      <w:r w:rsidRPr="00903DBA">
        <w:rPr>
          <w:highlight w:val="white"/>
        </w:rPr>
        <w:t xml:space="preserve">If the result symbol is not </w:t>
      </w:r>
      <w:r w:rsidR="00F5219F" w:rsidRPr="00903DBA">
        <w:rPr>
          <w:highlight w:val="white"/>
        </w:rPr>
        <w:t>tempo</w:t>
      </w:r>
      <w:r w:rsidR="00BD7428" w:rsidRPr="00903DBA">
        <w:rPr>
          <w:highlight w:val="white"/>
        </w:rPr>
        <w:t>rary</w:t>
      </w:r>
      <w:r w:rsidR="00F5219F" w:rsidRPr="00903DBA">
        <w:rPr>
          <w:highlight w:val="white"/>
        </w:rPr>
        <w:t xml:space="preserve"> symbol, we change the instruction into an assignment, where the result symbol is assigned to the new symbol.</w:t>
      </w:r>
      <w:r w:rsidR="00E24DDF" w:rsidRPr="00903DBA">
        <w:rPr>
          <w:highlight w:val="white"/>
        </w:rPr>
        <w:t xml:space="preserve"> For instance, we change </w:t>
      </w:r>
      <w:r w:rsidR="00E24DDF" w:rsidRPr="00903DBA">
        <w:rPr>
          <w:rStyle w:val="KeyWord0"/>
          <w:highlight w:val="white"/>
        </w:rPr>
        <w:t>i</w:t>
      </w:r>
      <w:r w:rsidR="00E24DDF" w:rsidRPr="00903DBA">
        <w:rPr>
          <w:highlight w:val="white"/>
        </w:rPr>
        <w:t xml:space="preserve"> = </w:t>
      </w:r>
      <w:r w:rsidR="00E24DDF" w:rsidRPr="00903DBA">
        <w:rPr>
          <w:rStyle w:val="KeyWord0"/>
          <w:highlight w:val="white"/>
        </w:rPr>
        <w:t>0</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 xml:space="preserve"> to </w:t>
      </w:r>
      <w:r w:rsidR="00E24DDF" w:rsidRPr="00903DBA">
        <w:rPr>
          <w:rStyle w:val="KeyWord0"/>
          <w:highlight w:val="white"/>
        </w:rPr>
        <w:t>i</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w:t>
      </w:r>
    </w:p>
    <w:p w14:paraId="0B4EB933" w14:textId="77777777" w:rsidR="0074376E" w:rsidRPr="00903DBA" w:rsidRDefault="0074376E" w:rsidP="00CF2F9E">
      <w:pPr>
        <w:pStyle w:val="Code"/>
        <w:rPr>
          <w:highlight w:val="white"/>
        </w:rPr>
      </w:pPr>
      <w:r w:rsidRPr="00903DBA">
        <w:rPr>
          <w:highlight w:val="white"/>
        </w:rPr>
        <w:t xml:space="preserve">            else {</w:t>
      </w:r>
    </w:p>
    <w:p w14:paraId="66237EFD" w14:textId="77777777" w:rsidR="0074376E" w:rsidRPr="00903DBA" w:rsidRDefault="0074376E" w:rsidP="00CF2F9E">
      <w:pPr>
        <w:pStyle w:val="Code"/>
        <w:rPr>
          <w:highlight w:val="white"/>
        </w:rPr>
      </w:pPr>
      <w:r w:rsidRPr="00903DBA">
        <w:rPr>
          <w:highlight w:val="white"/>
        </w:rPr>
        <w:t xml:space="preserve">              thisCode.Operator = MiddleOperator.Assign; // i = 0 + j;</w:t>
      </w:r>
    </w:p>
    <w:p w14:paraId="7ACBA937" w14:textId="77777777" w:rsidR="0074376E" w:rsidRPr="00903DBA" w:rsidRDefault="0074376E" w:rsidP="00CF2F9E">
      <w:pPr>
        <w:pStyle w:val="Code"/>
        <w:rPr>
          <w:highlight w:val="white"/>
        </w:rPr>
      </w:pPr>
      <w:r w:rsidRPr="00903DBA">
        <w:rPr>
          <w:highlight w:val="white"/>
        </w:rPr>
        <w:t xml:space="preserve">              thisCode[1] = newSymbol;                   // i = j;</w:t>
      </w:r>
    </w:p>
    <w:p w14:paraId="7227A61A" w14:textId="77777777" w:rsidR="0074376E" w:rsidRPr="00903DBA" w:rsidRDefault="0074376E" w:rsidP="00CF2F9E">
      <w:pPr>
        <w:pStyle w:val="Code"/>
        <w:rPr>
          <w:highlight w:val="white"/>
        </w:rPr>
      </w:pPr>
      <w:r w:rsidRPr="00903DBA">
        <w:rPr>
          <w:highlight w:val="white"/>
        </w:rPr>
        <w:lastRenderedPageBreak/>
        <w:t xml:space="preserve">              thisCode[2] = null;</w:t>
      </w:r>
    </w:p>
    <w:p w14:paraId="761C2ED9" w14:textId="77777777" w:rsidR="0074376E" w:rsidRPr="00903DBA" w:rsidRDefault="0074376E" w:rsidP="00CF2F9E">
      <w:pPr>
        <w:pStyle w:val="Code"/>
        <w:rPr>
          <w:highlight w:val="white"/>
        </w:rPr>
      </w:pPr>
      <w:r w:rsidRPr="00903DBA">
        <w:rPr>
          <w:highlight w:val="white"/>
        </w:rPr>
        <w:t xml:space="preserve">            }</w:t>
      </w:r>
    </w:p>
    <w:p w14:paraId="323E4154" w14:textId="77777777" w:rsidR="0074376E" w:rsidRPr="00903DBA" w:rsidRDefault="0074376E" w:rsidP="00CF2F9E">
      <w:pPr>
        <w:pStyle w:val="Code"/>
        <w:rPr>
          <w:highlight w:val="white"/>
        </w:rPr>
      </w:pPr>
    </w:p>
    <w:p w14:paraId="195D0F28" w14:textId="77777777" w:rsidR="0074376E" w:rsidRPr="00903DBA" w:rsidRDefault="0074376E" w:rsidP="00CF2F9E">
      <w:pPr>
        <w:pStyle w:val="Code"/>
        <w:rPr>
          <w:highlight w:val="white"/>
        </w:rPr>
      </w:pPr>
      <w:r w:rsidRPr="00903DBA">
        <w:rPr>
          <w:highlight w:val="white"/>
        </w:rPr>
        <w:t xml:space="preserve">            m_update = true;</w:t>
      </w:r>
    </w:p>
    <w:p w14:paraId="221B2AA1" w14:textId="77777777" w:rsidR="0074376E" w:rsidRPr="00903DBA" w:rsidRDefault="0074376E" w:rsidP="00CF2F9E">
      <w:pPr>
        <w:pStyle w:val="Code"/>
        <w:rPr>
          <w:highlight w:val="white"/>
        </w:rPr>
      </w:pPr>
      <w:r w:rsidRPr="00903DBA">
        <w:rPr>
          <w:highlight w:val="white"/>
        </w:rPr>
        <w:t xml:space="preserve">          }</w:t>
      </w:r>
    </w:p>
    <w:p w14:paraId="073F25B4" w14:textId="77777777" w:rsidR="0074376E" w:rsidRPr="00903DBA" w:rsidRDefault="0074376E" w:rsidP="00CF2F9E">
      <w:pPr>
        <w:pStyle w:val="Code"/>
        <w:rPr>
          <w:highlight w:val="white"/>
        </w:rPr>
      </w:pPr>
      <w:r w:rsidRPr="00903DBA">
        <w:rPr>
          <w:highlight w:val="white"/>
        </w:rPr>
        <w:t xml:space="preserve">        }</w:t>
      </w:r>
    </w:p>
    <w:p w14:paraId="1C961B3F" w14:textId="77777777" w:rsidR="0074376E" w:rsidRPr="00903DBA" w:rsidRDefault="0074376E" w:rsidP="00CF2F9E">
      <w:pPr>
        <w:pStyle w:val="Code"/>
        <w:rPr>
          <w:highlight w:val="white"/>
        </w:rPr>
      </w:pPr>
      <w:r w:rsidRPr="00903DBA">
        <w:rPr>
          <w:highlight w:val="white"/>
        </w:rPr>
        <w:t xml:space="preserve">      }</w:t>
      </w:r>
    </w:p>
    <w:p w14:paraId="1AE535A2" w14:textId="7FB32F2B" w:rsidR="00DC5011" w:rsidRPr="00903DBA" w:rsidRDefault="0074376E" w:rsidP="00CF2F9E">
      <w:pPr>
        <w:pStyle w:val="Code"/>
        <w:rPr>
          <w:highlight w:val="white"/>
        </w:rPr>
      </w:pPr>
      <w:r w:rsidRPr="00903DBA">
        <w:rPr>
          <w:highlight w:val="white"/>
        </w:rPr>
        <w:t xml:space="preserve">    }</w:t>
      </w:r>
    </w:p>
    <w:p w14:paraId="1825820E" w14:textId="05A443E5" w:rsidR="00DC5011" w:rsidRPr="00903DBA" w:rsidRDefault="00DC5011" w:rsidP="00DC5011">
      <w:pPr>
        <w:pStyle w:val="Rubrik3"/>
        <w:rPr>
          <w:highlight w:val="white"/>
        </w:rPr>
      </w:pPr>
      <w:bookmarkStart w:id="428" w:name="_Toc57656068"/>
      <w:r w:rsidRPr="00903DBA">
        <w:rPr>
          <w:highlight w:val="white"/>
        </w:rPr>
        <w:t>Optimize Relation Expression</w:t>
      </w:r>
      <w:bookmarkEnd w:id="428"/>
    </w:p>
    <w:p w14:paraId="1D7AF0F5" w14:textId="21B8EB16" w:rsidR="0099303B" w:rsidRPr="00903DBA" w:rsidRDefault="00E1756D" w:rsidP="0099303B">
      <w:pPr>
        <w:rPr>
          <w:highlight w:val="white"/>
        </w:rPr>
      </w:pPr>
      <w:r w:rsidRPr="00903DBA">
        <w:rPr>
          <w:highlight w:val="white"/>
        </w:rPr>
        <w:t>In order to optimize the final assembly code generation, we shall swap the operator in expression where the left operand is a value.</w:t>
      </w:r>
      <w:r w:rsidR="003C28D6" w:rsidRPr="00903DBA">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903DBA" w14:paraId="4ED480EB" w14:textId="77777777" w:rsidTr="00626D3B">
        <w:tc>
          <w:tcPr>
            <w:tcW w:w="3116" w:type="dxa"/>
          </w:tcPr>
          <w:p w14:paraId="4C345EF5" w14:textId="33298168" w:rsidR="0099303B" w:rsidRPr="00903DBA" w:rsidRDefault="0099303B" w:rsidP="00626D3B">
            <w:pPr>
              <w:pStyle w:val="Code"/>
            </w:pPr>
            <w:r w:rsidRPr="00903DBA">
              <w:t>1. if 1</w:t>
            </w:r>
            <w:r w:rsidR="009D3D28" w:rsidRPr="00903DBA">
              <w:t>0</w:t>
            </w:r>
            <w:r w:rsidRPr="00903DBA">
              <w:t xml:space="preserve"> &lt; </w:t>
            </w:r>
            <w:r w:rsidR="009D3D28" w:rsidRPr="00903DBA">
              <w:t>i</w:t>
            </w:r>
            <w:r w:rsidRPr="00903DBA">
              <w:t xml:space="preserve"> goto </w:t>
            </w:r>
            <w:r w:rsidR="009D3D28" w:rsidRPr="00903DBA">
              <w:t>2</w:t>
            </w:r>
            <w:r w:rsidRPr="00903DBA">
              <w:t>0</w:t>
            </w:r>
          </w:p>
        </w:tc>
        <w:tc>
          <w:tcPr>
            <w:tcW w:w="3117" w:type="dxa"/>
          </w:tcPr>
          <w:p w14:paraId="775A566A" w14:textId="0ABB737F" w:rsidR="0099303B" w:rsidRPr="00903DBA" w:rsidRDefault="0099303B" w:rsidP="00626D3B">
            <w:pPr>
              <w:pStyle w:val="Code"/>
              <w:rPr>
                <w:i/>
                <w:iCs/>
              </w:rPr>
            </w:pPr>
            <w:r w:rsidRPr="00903DBA">
              <w:t xml:space="preserve">1. if </w:t>
            </w:r>
            <w:r w:rsidR="009D3D28" w:rsidRPr="00903DBA">
              <w:t>i</w:t>
            </w:r>
            <w:r w:rsidRPr="00903DBA">
              <w:t xml:space="preserve"> &gt; 1</w:t>
            </w:r>
            <w:r w:rsidR="009D3D28" w:rsidRPr="00903DBA">
              <w:t>0</w:t>
            </w:r>
            <w:r w:rsidRPr="00903DBA">
              <w:t xml:space="preserve"> goto </w:t>
            </w:r>
            <w:r w:rsidR="009D3D28" w:rsidRPr="00903DBA">
              <w:t>2</w:t>
            </w:r>
            <w:r w:rsidRPr="00903DBA">
              <w:t>0</w:t>
            </w:r>
          </w:p>
        </w:tc>
        <w:tc>
          <w:tcPr>
            <w:tcW w:w="3117" w:type="dxa"/>
          </w:tcPr>
          <w:p w14:paraId="5FB21B77" w14:textId="77777777" w:rsidR="0099303B" w:rsidRPr="00903DBA" w:rsidRDefault="0099303B" w:rsidP="00626D3B">
            <w:pPr>
              <w:pStyle w:val="Code"/>
            </w:pPr>
          </w:p>
        </w:tc>
      </w:tr>
    </w:tbl>
    <w:p w14:paraId="3053CBCA" w14:textId="084F6186" w:rsidR="00D15334" w:rsidRPr="00903DBA" w:rsidRDefault="008F3479" w:rsidP="008F3479">
      <w:pPr>
        <w:rPr>
          <w:highlight w:val="white"/>
        </w:rPr>
      </w:pPr>
      <w:r w:rsidRPr="00903DBA">
        <w:rPr>
          <w:highlight w:val="white"/>
        </w:rPr>
        <w:t xml:space="preserve">When generating the final assembly code, we cannot have </w:t>
      </w:r>
      <w:r w:rsidR="00610130" w:rsidRPr="00903DBA">
        <w:rPr>
          <w:highlight w:val="white"/>
        </w:rPr>
        <w:t xml:space="preserve">an integer value as the left </w:t>
      </w:r>
      <w:r w:rsidR="00A94B77" w:rsidRPr="00903DBA">
        <w:rPr>
          <w:highlight w:val="white"/>
        </w:rPr>
        <w:t xml:space="preserve">expression </w:t>
      </w:r>
      <w:r w:rsidR="00BC5841" w:rsidRPr="00903DBA">
        <w:rPr>
          <w:highlight w:val="white"/>
        </w:rPr>
        <w:t>in a relational expression</w:t>
      </w:r>
      <w:r w:rsidR="00610130" w:rsidRPr="00903DBA">
        <w:rPr>
          <w:highlight w:val="white"/>
        </w:rPr>
        <w:t xml:space="preserve">. Therefore, we swap the operands </w:t>
      </w:r>
      <w:r w:rsidR="00BC5841" w:rsidRPr="00903DBA">
        <w:rPr>
          <w:highlight w:val="white"/>
        </w:rPr>
        <w:t xml:space="preserve">if the left operand holds an integer value. The expression cannot hold two integer values, in that case the </w:t>
      </w:r>
      <w:r w:rsidR="00BC5841" w:rsidRPr="00903DBA">
        <w:rPr>
          <w:rStyle w:val="KeyWord0"/>
          <w:highlight w:val="white"/>
        </w:rPr>
        <w:t>ConstantExpression</w:t>
      </w:r>
      <w:r w:rsidR="00BC5841" w:rsidRPr="00903DBA">
        <w:rPr>
          <w:highlight w:val="white"/>
        </w:rPr>
        <w:t xml:space="preserve"> class of </w:t>
      </w:r>
      <w:r w:rsidR="006818B4" w:rsidRPr="00903DBA">
        <w:rPr>
          <w:highlight w:val="white"/>
        </w:rPr>
        <w:t>Chapter</w:t>
      </w:r>
      <w:r w:rsidR="00BC5841" w:rsidRPr="00903DBA">
        <w:rPr>
          <w:highlight w:val="white"/>
        </w:rPr>
        <w:t xml:space="preserve"> </w:t>
      </w:r>
      <w:r w:rsidR="006818B4" w:rsidRPr="00903DBA">
        <w:rPr>
          <w:highlight w:val="white"/>
        </w:rPr>
        <w:fldChar w:fldCharType="begin"/>
      </w:r>
      <w:r w:rsidR="006818B4" w:rsidRPr="00903DBA">
        <w:rPr>
          <w:highlight w:val="white"/>
        </w:rPr>
        <w:instrText xml:space="preserve"> REF _Ref54016854 \r \h </w:instrText>
      </w:r>
      <w:r w:rsidR="006818B4" w:rsidRPr="00903DBA">
        <w:rPr>
          <w:highlight w:val="white"/>
        </w:rPr>
      </w:r>
      <w:r w:rsidR="006818B4" w:rsidRPr="00903DBA">
        <w:rPr>
          <w:highlight w:val="white"/>
        </w:rPr>
        <w:fldChar w:fldCharType="separate"/>
      </w:r>
      <w:r w:rsidR="005F7BC3" w:rsidRPr="00903DBA">
        <w:rPr>
          <w:highlight w:val="white"/>
        </w:rPr>
        <w:t>7</w:t>
      </w:r>
      <w:r w:rsidR="006818B4" w:rsidRPr="00903DBA">
        <w:rPr>
          <w:highlight w:val="white"/>
        </w:rPr>
        <w:fldChar w:fldCharType="end"/>
      </w:r>
      <w:r w:rsidR="00BC5841" w:rsidRPr="00903DBA">
        <w:rPr>
          <w:highlight w:val="white"/>
        </w:rPr>
        <w:t xml:space="preserve"> would have reduced the expression to its resulting value.</w:t>
      </w:r>
    </w:p>
    <w:p w14:paraId="68477FD2" w14:textId="1B0EB001" w:rsidR="008F3479" w:rsidRPr="00903DBA" w:rsidRDefault="00A94B77" w:rsidP="008F3479">
      <w:pPr>
        <w:rPr>
          <w:highlight w:val="white"/>
        </w:rPr>
      </w:pPr>
      <w:r w:rsidRPr="00903DBA">
        <w:rPr>
          <w:highlight w:val="white"/>
        </w:rPr>
        <w:t xml:space="preserve">Moreover, </w:t>
      </w:r>
      <w:r w:rsidR="009B1268" w:rsidRPr="00903DBA">
        <w:rPr>
          <w:highlight w:val="white"/>
        </w:rPr>
        <w:t>if the left expression is a</w:t>
      </w:r>
      <w:r w:rsidR="00A27850" w:rsidRPr="00903DBA">
        <w:rPr>
          <w:highlight w:val="white"/>
        </w:rPr>
        <w:t>n array, function, or string, we want to use its address rather than its value. Similar to the integer value case, we can</w:t>
      </w:r>
      <w:r w:rsidR="00076CB8" w:rsidRPr="00903DBA">
        <w:rPr>
          <w:highlight w:val="white"/>
        </w:rPr>
        <w:t>not use</w:t>
      </w:r>
      <w:r w:rsidR="00A27850" w:rsidRPr="00903DBA">
        <w:rPr>
          <w:highlight w:val="white"/>
        </w:rPr>
        <w:t xml:space="preserve"> the address directly </w:t>
      </w:r>
      <w:r w:rsidR="00076CB8" w:rsidRPr="00903DBA">
        <w:rPr>
          <w:highlight w:val="white"/>
        </w:rPr>
        <w:t xml:space="preserve">in </w:t>
      </w:r>
      <w:r w:rsidR="00A27850" w:rsidRPr="00903DBA">
        <w:rPr>
          <w:highlight w:val="white"/>
        </w:rPr>
        <w:t xml:space="preserve">the assembly code. </w:t>
      </w:r>
      <w:r w:rsidRPr="00903DBA">
        <w:rPr>
          <w:highlight w:val="white"/>
        </w:rPr>
        <w:t xml:space="preserve">Therefore, if the left expression is an array, function or string, and the right expression is not an array, function, or string, </w:t>
      </w:r>
      <w:r w:rsidR="00D15334" w:rsidRPr="00903DBA">
        <w:rPr>
          <w:highlight w:val="white"/>
        </w:rPr>
        <w:t xml:space="preserve">or </w:t>
      </w:r>
      <w:r w:rsidRPr="00903DBA">
        <w:rPr>
          <w:highlight w:val="white"/>
        </w:rPr>
        <w:t xml:space="preserve">an integer value, we </w:t>
      </w:r>
      <w:r w:rsidR="00A27850" w:rsidRPr="00903DBA">
        <w:rPr>
          <w:highlight w:val="white"/>
        </w:rPr>
        <w:t xml:space="preserve">also </w:t>
      </w:r>
      <w:r w:rsidRPr="00903DBA">
        <w:rPr>
          <w:highlight w:val="white"/>
        </w:rPr>
        <w:t>swap the expressions.</w:t>
      </w:r>
    </w:p>
    <w:p w14:paraId="1D82E21E" w14:textId="7E9857EE" w:rsidR="00877372" w:rsidRPr="00903DBA" w:rsidRDefault="00877372" w:rsidP="008F3479">
      <w:pPr>
        <w:rPr>
          <w:highlight w:val="white"/>
        </w:rPr>
      </w:pPr>
      <w:r w:rsidRPr="00903DBA">
        <w:rPr>
          <w:highlight w:val="white"/>
        </w:rPr>
        <w:t xml:space="preserve">We use the </w:t>
      </w:r>
      <w:r w:rsidRPr="00903DBA">
        <w:rPr>
          <w:rStyle w:val="KeyWord0"/>
          <w:highlight w:val="white"/>
        </w:rPr>
        <w:t>m_swapMap</w:t>
      </w:r>
      <w:r w:rsidR="00273499" w:rsidRPr="00903DBA">
        <w:rPr>
          <w:highlight w:val="white"/>
        </w:rPr>
        <w:t xml:space="preserve"> map to swap the </w:t>
      </w:r>
      <w:r w:rsidR="008C2B1C" w:rsidRPr="00903DBA">
        <w:rPr>
          <w:highlight w:val="white"/>
        </w:rPr>
        <w:t>operator. Not</w:t>
      </w:r>
      <w:r w:rsidR="000F50D2" w:rsidRPr="00903DBA">
        <w:rPr>
          <w:highlight w:val="white"/>
        </w:rPr>
        <w:t xml:space="preserve">e </w:t>
      </w:r>
      <w:r w:rsidR="008C2B1C" w:rsidRPr="00903DBA">
        <w:rPr>
          <w:highlight w:val="white"/>
        </w:rPr>
        <w:t>that th</w:t>
      </w:r>
      <w:r w:rsidR="003C28D6" w:rsidRPr="00903DBA">
        <w:rPr>
          <w:highlight w:val="white"/>
        </w:rPr>
        <w:t>at map</w:t>
      </w:r>
      <w:r w:rsidR="008C2B1C" w:rsidRPr="00903DBA">
        <w:rPr>
          <w:highlight w:val="white"/>
        </w:rPr>
        <w:t xml:space="preserve"> is not the same </w:t>
      </w:r>
      <w:r w:rsidR="003C28D6" w:rsidRPr="00903DBA">
        <w:rPr>
          <w:highlight w:val="white"/>
        </w:rPr>
        <w:t>map</w:t>
      </w:r>
      <w:r w:rsidR="000F50D2" w:rsidRPr="00903DBA">
        <w:rPr>
          <w:highlight w:val="white"/>
        </w:rPr>
        <w:t xml:space="preserve"> </w:t>
      </w:r>
      <w:r w:rsidR="008C2B1C" w:rsidRPr="00903DBA">
        <w:rPr>
          <w:highlight w:val="white"/>
        </w:rPr>
        <w:t xml:space="preserve">as the </w:t>
      </w:r>
      <w:r w:rsidR="000F50D2" w:rsidRPr="00903DBA">
        <w:rPr>
          <w:rStyle w:val="KeyWord0"/>
        </w:rPr>
        <w:t>m_inverseMap</w:t>
      </w:r>
      <w:r w:rsidR="000F50D2" w:rsidRPr="00903DBA">
        <w:t xml:space="preserve"> we used in the Next-</w:t>
      </w:r>
      <w:r w:rsidR="00C0170C">
        <w:t>Jump</w:t>
      </w:r>
      <w:r w:rsidR="000F50D2" w:rsidRPr="00903DBA">
        <w:t xml:space="preserve">-Double case above. When inversing an expression, we change its </w:t>
      </w:r>
      <w:r w:rsidR="00871D21" w:rsidRPr="00903DBA">
        <w:t>meaning, when we swap the expression it still has the same meaning, we just arrange the operands so that we can generate more efficient assembly code.</w:t>
      </w:r>
    </w:p>
    <w:p w14:paraId="6571F53D" w14:textId="77777777" w:rsidR="006C2BC5" w:rsidRPr="00903DBA" w:rsidRDefault="006C2BC5" w:rsidP="006C2BC5">
      <w:pPr>
        <w:pStyle w:val="Code"/>
        <w:rPr>
          <w:highlight w:val="white"/>
        </w:rPr>
      </w:pPr>
      <w:r w:rsidRPr="00903DBA">
        <w:rPr>
          <w:highlight w:val="white"/>
        </w:rPr>
        <w:t xml:space="preserve">    public static IDictionary&lt;MiddleOperator, MiddleOperator&gt; m_swapMap =</w:t>
      </w:r>
    </w:p>
    <w:p w14:paraId="5FDA225D" w14:textId="77777777" w:rsidR="006C2BC5" w:rsidRPr="00903DBA" w:rsidRDefault="006C2BC5" w:rsidP="006C2BC5">
      <w:pPr>
        <w:pStyle w:val="Code"/>
        <w:rPr>
          <w:highlight w:val="white"/>
        </w:rPr>
      </w:pPr>
      <w:r w:rsidRPr="00903DBA">
        <w:rPr>
          <w:highlight w:val="white"/>
        </w:rPr>
        <w:t xml:space="preserve">       new Dictionary&lt;MiddleOperator, MiddleOperator&gt;() {</w:t>
      </w:r>
    </w:p>
    <w:p w14:paraId="4E6537A1" w14:textId="77777777" w:rsidR="006C2BC5" w:rsidRPr="00903DBA" w:rsidRDefault="006C2BC5" w:rsidP="006C2BC5">
      <w:pPr>
        <w:pStyle w:val="Code"/>
        <w:rPr>
          <w:highlight w:val="white"/>
        </w:rPr>
      </w:pPr>
      <w:r w:rsidRPr="00903DBA">
        <w:rPr>
          <w:highlight w:val="white"/>
        </w:rPr>
        <w:t xml:space="preserve">        {MiddleOperator.Equal, MiddleOperator.Equal},</w:t>
      </w:r>
    </w:p>
    <w:p w14:paraId="1C140045" w14:textId="77777777" w:rsidR="006C2BC5" w:rsidRPr="00903DBA" w:rsidRDefault="006C2BC5" w:rsidP="006C2BC5">
      <w:pPr>
        <w:pStyle w:val="Code"/>
        <w:rPr>
          <w:highlight w:val="white"/>
        </w:rPr>
      </w:pPr>
      <w:r w:rsidRPr="00903DBA">
        <w:rPr>
          <w:highlight w:val="white"/>
        </w:rPr>
        <w:t xml:space="preserve">        {MiddleOperator.NotEqual, MiddleOperator.NotEqual},</w:t>
      </w:r>
    </w:p>
    <w:p w14:paraId="465B164E" w14:textId="77777777" w:rsidR="006C2BC5" w:rsidRPr="00903DBA" w:rsidRDefault="006C2BC5" w:rsidP="006C2BC5">
      <w:pPr>
        <w:pStyle w:val="Code"/>
        <w:rPr>
          <w:highlight w:val="white"/>
        </w:rPr>
      </w:pPr>
      <w:r w:rsidRPr="00903DBA">
        <w:rPr>
          <w:highlight w:val="white"/>
        </w:rPr>
        <w:t xml:space="preserve">        {MiddleOperator.SignedLessThan, MiddleOperator.SignedGreaterThan},</w:t>
      </w:r>
    </w:p>
    <w:p w14:paraId="2F7393DD" w14:textId="77777777" w:rsidR="006C2BC5" w:rsidRPr="00903DBA" w:rsidRDefault="006C2BC5" w:rsidP="006C2BC5">
      <w:pPr>
        <w:pStyle w:val="Code"/>
        <w:rPr>
          <w:highlight w:val="white"/>
        </w:rPr>
      </w:pPr>
      <w:r w:rsidRPr="00903DBA">
        <w:rPr>
          <w:highlight w:val="white"/>
        </w:rPr>
        <w:t xml:space="preserve">        {MiddleOperator.SignedGreaterThan, MiddleOperator.SignedLessThan},</w:t>
      </w:r>
    </w:p>
    <w:p w14:paraId="272EE50C" w14:textId="77777777" w:rsidR="006C2BC5" w:rsidRPr="00903DBA" w:rsidRDefault="006C2BC5" w:rsidP="006C2BC5">
      <w:pPr>
        <w:pStyle w:val="Code"/>
        <w:rPr>
          <w:highlight w:val="white"/>
        </w:rPr>
      </w:pPr>
      <w:r w:rsidRPr="00903DBA">
        <w:rPr>
          <w:highlight w:val="white"/>
        </w:rPr>
        <w:t xml:space="preserve">        {MiddleOperator.SignedLessThanEqual,</w:t>
      </w:r>
    </w:p>
    <w:p w14:paraId="7FFC63D7" w14:textId="32042345" w:rsidR="006C2BC5" w:rsidRPr="00903DBA" w:rsidRDefault="006C2BC5" w:rsidP="006C2BC5">
      <w:pPr>
        <w:pStyle w:val="Code"/>
        <w:rPr>
          <w:highlight w:val="white"/>
        </w:rPr>
      </w:pPr>
      <w:r w:rsidRPr="00903DBA">
        <w:rPr>
          <w:highlight w:val="white"/>
        </w:rPr>
        <w:t xml:space="preserve">         MiddleOperator.SignedGreaterThanEqual},</w:t>
      </w:r>
    </w:p>
    <w:p w14:paraId="52C44D1C" w14:textId="77777777" w:rsidR="006C2BC5" w:rsidRPr="00903DBA" w:rsidRDefault="006C2BC5" w:rsidP="006C2BC5">
      <w:pPr>
        <w:pStyle w:val="Code"/>
        <w:rPr>
          <w:highlight w:val="white"/>
        </w:rPr>
      </w:pPr>
      <w:r w:rsidRPr="00903DBA">
        <w:rPr>
          <w:highlight w:val="white"/>
        </w:rPr>
        <w:t xml:space="preserve">        {MiddleOperator.SignedGreaterThanEqual,</w:t>
      </w:r>
    </w:p>
    <w:p w14:paraId="108F3827" w14:textId="19EFA629" w:rsidR="006C2BC5" w:rsidRPr="00903DBA" w:rsidRDefault="006C2BC5" w:rsidP="006C2BC5">
      <w:pPr>
        <w:pStyle w:val="Code"/>
        <w:rPr>
          <w:highlight w:val="white"/>
        </w:rPr>
      </w:pPr>
      <w:r w:rsidRPr="00903DBA">
        <w:rPr>
          <w:highlight w:val="white"/>
        </w:rPr>
        <w:t xml:space="preserve">         MiddleOperator.SignedLessThanEqual},</w:t>
      </w:r>
    </w:p>
    <w:p w14:paraId="6169EC2F" w14:textId="77777777" w:rsidR="006C2BC5" w:rsidRPr="00903DBA" w:rsidRDefault="006C2BC5" w:rsidP="006C2BC5">
      <w:pPr>
        <w:pStyle w:val="Code"/>
        <w:rPr>
          <w:highlight w:val="white"/>
        </w:rPr>
      </w:pPr>
      <w:r w:rsidRPr="00903DBA">
        <w:rPr>
          <w:highlight w:val="white"/>
        </w:rPr>
        <w:t xml:space="preserve">        {MiddleOperator.UnsignedLessThan, MiddleOperator.UnsignedGreaterThan},</w:t>
      </w:r>
    </w:p>
    <w:p w14:paraId="3796B3DF" w14:textId="77777777" w:rsidR="006C2BC5" w:rsidRPr="00903DBA" w:rsidRDefault="006C2BC5" w:rsidP="006C2BC5">
      <w:pPr>
        <w:pStyle w:val="Code"/>
        <w:rPr>
          <w:highlight w:val="white"/>
        </w:rPr>
      </w:pPr>
      <w:r w:rsidRPr="00903DBA">
        <w:rPr>
          <w:highlight w:val="white"/>
        </w:rPr>
        <w:t xml:space="preserve">        {MiddleOperator.UnsignedGreaterThan, MiddleOperator.UnsignedLessThan},</w:t>
      </w:r>
    </w:p>
    <w:p w14:paraId="65F68B6D" w14:textId="77777777" w:rsidR="006C2BC5" w:rsidRPr="00903DBA" w:rsidRDefault="006C2BC5" w:rsidP="006C2BC5">
      <w:pPr>
        <w:pStyle w:val="Code"/>
        <w:rPr>
          <w:highlight w:val="white"/>
        </w:rPr>
      </w:pPr>
      <w:r w:rsidRPr="00903DBA">
        <w:rPr>
          <w:highlight w:val="white"/>
        </w:rPr>
        <w:t xml:space="preserve">        {MiddleOperator.UnsignedLessThanEqual,</w:t>
      </w:r>
    </w:p>
    <w:p w14:paraId="2B7F41F6" w14:textId="4DAC984B" w:rsidR="006C2BC5" w:rsidRPr="00903DBA" w:rsidRDefault="006C2BC5" w:rsidP="006C2BC5">
      <w:pPr>
        <w:pStyle w:val="Code"/>
        <w:rPr>
          <w:highlight w:val="white"/>
        </w:rPr>
      </w:pPr>
      <w:r w:rsidRPr="00903DBA">
        <w:rPr>
          <w:highlight w:val="white"/>
        </w:rPr>
        <w:t xml:space="preserve">         MiddleOperator.UnsignedGreaterThanEqual},</w:t>
      </w:r>
    </w:p>
    <w:p w14:paraId="55EA7CB1" w14:textId="77777777" w:rsidR="006C2BC5" w:rsidRPr="00903DBA" w:rsidRDefault="006C2BC5" w:rsidP="006C2BC5">
      <w:pPr>
        <w:pStyle w:val="Code"/>
        <w:rPr>
          <w:highlight w:val="white"/>
        </w:rPr>
      </w:pPr>
      <w:r w:rsidRPr="00903DBA">
        <w:rPr>
          <w:highlight w:val="white"/>
        </w:rPr>
        <w:t xml:space="preserve">        {MiddleOperator.UnsignedGreaterThanEqual,</w:t>
      </w:r>
    </w:p>
    <w:p w14:paraId="4C124CF0" w14:textId="25EA0789" w:rsidR="006C2BC5" w:rsidRPr="00903DBA" w:rsidRDefault="006C2BC5" w:rsidP="006C2BC5">
      <w:pPr>
        <w:pStyle w:val="Code"/>
        <w:rPr>
          <w:highlight w:val="white"/>
        </w:rPr>
      </w:pPr>
      <w:r w:rsidRPr="00903DBA">
        <w:rPr>
          <w:highlight w:val="white"/>
        </w:rPr>
        <w:t xml:space="preserve">         MiddleOperator.UnsignedLessThanEqual}</w:t>
      </w:r>
    </w:p>
    <w:p w14:paraId="751E7378" w14:textId="77777777" w:rsidR="006C2BC5" w:rsidRPr="00903DBA" w:rsidRDefault="006C2BC5" w:rsidP="006C2BC5">
      <w:pPr>
        <w:pStyle w:val="Code"/>
        <w:rPr>
          <w:highlight w:val="white"/>
        </w:rPr>
      </w:pPr>
      <w:r w:rsidRPr="00903DBA">
        <w:rPr>
          <w:highlight w:val="white"/>
        </w:rPr>
        <w:t xml:space="preserve">      };</w:t>
      </w:r>
    </w:p>
    <w:p w14:paraId="2C40AC18" w14:textId="77777777" w:rsidR="006C2BC5" w:rsidRPr="00903DBA" w:rsidRDefault="006C2BC5" w:rsidP="006C2BC5">
      <w:pPr>
        <w:pStyle w:val="Code"/>
        <w:rPr>
          <w:highlight w:val="white"/>
        </w:rPr>
      </w:pPr>
    </w:p>
    <w:p w14:paraId="02717C26" w14:textId="77777777" w:rsidR="006C2BC5" w:rsidRPr="00903DBA" w:rsidRDefault="006C2BC5" w:rsidP="006C2BC5">
      <w:pPr>
        <w:pStyle w:val="Code"/>
        <w:rPr>
          <w:highlight w:val="white"/>
        </w:rPr>
      </w:pPr>
      <w:r w:rsidRPr="00903DBA">
        <w:rPr>
          <w:highlight w:val="white"/>
        </w:rPr>
        <w:t xml:space="preserve">    private void SwapRelation() {</w:t>
      </w:r>
    </w:p>
    <w:p w14:paraId="56B48270" w14:textId="77777777" w:rsidR="006C2BC5" w:rsidRPr="00903DBA" w:rsidRDefault="006C2BC5" w:rsidP="006C2BC5">
      <w:pPr>
        <w:pStyle w:val="Code"/>
        <w:rPr>
          <w:highlight w:val="white"/>
        </w:rPr>
      </w:pPr>
      <w:r w:rsidRPr="00903DBA">
        <w:rPr>
          <w:highlight w:val="white"/>
        </w:rPr>
        <w:t xml:space="preserve">      foreach (MiddleCode middleCode in m_middleCodeList) {</w:t>
      </w:r>
    </w:p>
    <w:p w14:paraId="65FCEB36" w14:textId="77777777" w:rsidR="006C2BC5" w:rsidRPr="00903DBA" w:rsidRDefault="006C2BC5" w:rsidP="006C2BC5">
      <w:pPr>
        <w:pStyle w:val="Code"/>
        <w:rPr>
          <w:highlight w:val="white"/>
        </w:rPr>
      </w:pPr>
      <w:r w:rsidRPr="00903DBA">
        <w:rPr>
          <w:highlight w:val="white"/>
        </w:rPr>
        <w:t xml:space="preserve">        if (middleCode.IsRelation()) {</w:t>
      </w:r>
    </w:p>
    <w:p w14:paraId="32D8765F" w14:textId="77777777" w:rsidR="006C2BC5" w:rsidRPr="00903DBA" w:rsidRDefault="006C2BC5" w:rsidP="006C2BC5">
      <w:pPr>
        <w:pStyle w:val="Code"/>
        <w:rPr>
          <w:highlight w:val="white"/>
        </w:rPr>
      </w:pPr>
      <w:r w:rsidRPr="00903DBA">
        <w:rPr>
          <w:highlight w:val="white"/>
        </w:rPr>
        <w:t xml:space="preserve">          Symbol leftSymbol = (Symbol) middleCode[1],</w:t>
      </w:r>
    </w:p>
    <w:p w14:paraId="3541E8BD" w14:textId="77777777" w:rsidR="006C2BC5" w:rsidRPr="00903DBA" w:rsidRDefault="006C2BC5" w:rsidP="006C2BC5">
      <w:pPr>
        <w:pStyle w:val="Code"/>
        <w:rPr>
          <w:highlight w:val="white"/>
        </w:rPr>
      </w:pPr>
      <w:r w:rsidRPr="00903DBA">
        <w:rPr>
          <w:highlight w:val="white"/>
        </w:rPr>
        <w:t xml:space="preserve">                 rightSymbol = (Symbol) middleCode[2];</w:t>
      </w:r>
    </w:p>
    <w:p w14:paraId="3C8A666A" w14:textId="77777777" w:rsidR="006C2BC5" w:rsidRPr="00903DBA" w:rsidRDefault="006C2BC5" w:rsidP="006C2BC5">
      <w:pPr>
        <w:pStyle w:val="Code"/>
        <w:rPr>
          <w:highlight w:val="white"/>
        </w:rPr>
      </w:pPr>
      <w:r w:rsidRPr="00903DBA">
        <w:rPr>
          <w:highlight w:val="white"/>
        </w:rPr>
        <w:lastRenderedPageBreak/>
        <w:t xml:space="preserve">          if ((leftSymbol.Value is BigInteger) ||</w:t>
      </w:r>
    </w:p>
    <w:p w14:paraId="2487BC7D" w14:textId="77777777" w:rsidR="006C2BC5" w:rsidRPr="00903DBA" w:rsidRDefault="006C2BC5" w:rsidP="006C2BC5">
      <w:pPr>
        <w:pStyle w:val="Code"/>
        <w:rPr>
          <w:highlight w:val="white"/>
        </w:rPr>
      </w:pPr>
      <w:r w:rsidRPr="00903DBA">
        <w:rPr>
          <w:highlight w:val="white"/>
        </w:rPr>
        <w:t xml:space="preserve">              (leftSymbol.Type.IsArrayFunctionOrString()) &amp;&amp;</w:t>
      </w:r>
    </w:p>
    <w:p w14:paraId="0656C1EF" w14:textId="77777777" w:rsidR="006C2BC5" w:rsidRPr="00903DBA" w:rsidRDefault="006C2BC5" w:rsidP="006C2BC5">
      <w:pPr>
        <w:pStyle w:val="Code"/>
        <w:rPr>
          <w:highlight w:val="white"/>
        </w:rPr>
      </w:pPr>
      <w:r w:rsidRPr="00903DBA">
        <w:rPr>
          <w:highlight w:val="white"/>
        </w:rPr>
        <w:t xml:space="preserve">              !rightSymbol.Type.IsArrayFunctionOrString() &amp;&amp;</w:t>
      </w:r>
    </w:p>
    <w:p w14:paraId="495A9BFB" w14:textId="77777777" w:rsidR="006C2BC5" w:rsidRPr="00903DBA" w:rsidRDefault="006C2BC5" w:rsidP="006C2BC5">
      <w:pPr>
        <w:pStyle w:val="Code"/>
        <w:rPr>
          <w:highlight w:val="white"/>
        </w:rPr>
      </w:pPr>
      <w:r w:rsidRPr="00903DBA">
        <w:rPr>
          <w:highlight w:val="white"/>
        </w:rPr>
        <w:t xml:space="preserve">              !(rightSymbol.Value is BigInteger)) {</w:t>
      </w:r>
    </w:p>
    <w:p w14:paraId="341EC1D4" w14:textId="77777777" w:rsidR="006C2BC5" w:rsidRPr="00903DBA" w:rsidRDefault="006C2BC5" w:rsidP="006C2BC5">
      <w:pPr>
        <w:pStyle w:val="Code"/>
        <w:rPr>
          <w:highlight w:val="white"/>
        </w:rPr>
      </w:pPr>
      <w:r w:rsidRPr="00903DBA">
        <w:rPr>
          <w:highlight w:val="white"/>
        </w:rPr>
        <w:t xml:space="preserve">            middleCode.Operator = m_swapMap[middleCode.Operator];</w:t>
      </w:r>
    </w:p>
    <w:p w14:paraId="1AFEAD19" w14:textId="77777777" w:rsidR="006C2BC5" w:rsidRPr="00903DBA" w:rsidRDefault="006C2BC5" w:rsidP="006C2BC5">
      <w:pPr>
        <w:pStyle w:val="Code"/>
        <w:rPr>
          <w:highlight w:val="white"/>
        </w:rPr>
      </w:pPr>
      <w:r w:rsidRPr="00903DBA">
        <w:rPr>
          <w:highlight w:val="white"/>
        </w:rPr>
        <w:t xml:space="preserve">            middleCode[1] = rightSymbol;</w:t>
      </w:r>
    </w:p>
    <w:p w14:paraId="37434BB5" w14:textId="77777777" w:rsidR="006C2BC5" w:rsidRPr="00903DBA" w:rsidRDefault="006C2BC5" w:rsidP="006C2BC5">
      <w:pPr>
        <w:pStyle w:val="Code"/>
        <w:rPr>
          <w:highlight w:val="white"/>
        </w:rPr>
      </w:pPr>
      <w:r w:rsidRPr="00903DBA">
        <w:rPr>
          <w:highlight w:val="white"/>
        </w:rPr>
        <w:t xml:space="preserve">            middleCode[2] = leftSymbol;</w:t>
      </w:r>
    </w:p>
    <w:p w14:paraId="2BBC3E5D" w14:textId="77777777" w:rsidR="006C2BC5" w:rsidRPr="00903DBA" w:rsidRDefault="006C2BC5" w:rsidP="006C2BC5">
      <w:pPr>
        <w:pStyle w:val="Code"/>
        <w:rPr>
          <w:highlight w:val="white"/>
        </w:rPr>
      </w:pPr>
      <w:r w:rsidRPr="00903DBA">
        <w:rPr>
          <w:highlight w:val="white"/>
        </w:rPr>
        <w:t xml:space="preserve">          }</w:t>
      </w:r>
    </w:p>
    <w:p w14:paraId="6FB146EE" w14:textId="77777777" w:rsidR="006C2BC5" w:rsidRPr="00903DBA" w:rsidRDefault="006C2BC5" w:rsidP="006C2BC5">
      <w:pPr>
        <w:pStyle w:val="Code"/>
        <w:rPr>
          <w:highlight w:val="white"/>
        </w:rPr>
      </w:pPr>
      <w:r w:rsidRPr="00903DBA">
        <w:rPr>
          <w:highlight w:val="white"/>
        </w:rPr>
        <w:t xml:space="preserve">        }</w:t>
      </w:r>
    </w:p>
    <w:p w14:paraId="7EFB0DCC" w14:textId="77777777" w:rsidR="006C2BC5" w:rsidRPr="00903DBA" w:rsidRDefault="006C2BC5" w:rsidP="006C2BC5">
      <w:pPr>
        <w:pStyle w:val="Code"/>
        <w:rPr>
          <w:highlight w:val="white"/>
        </w:rPr>
      </w:pPr>
      <w:r w:rsidRPr="00903DBA">
        <w:rPr>
          <w:highlight w:val="white"/>
        </w:rPr>
        <w:t xml:space="preserve">      }</w:t>
      </w:r>
    </w:p>
    <w:p w14:paraId="08CD0B24" w14:textId="6044F3AA" w:rsidR="00CB763B" w:rsidRPr="00903DBA" w:rsidRDefault="006C2BC5" w:rsidP="00CF2F9E">
      <w:pPr>
        <w:pStyle w:val="Code"/>
        <w:rPr>
          <w:highlight w:val="white"/>
        </w:rPr>
      </w:pPr>
      <w:r w:rsidRPr="00903DBA">
        <w:rPr>
          <w:highlight w:val="white"/>
        </w:rPr>
        <w:t xml:space="preserve">    }</w:t>
      </w:r>
    </w:p>
    <w:p w14:paraId="6B3F7C15" w14:textId="5CC69F8A" w:rsidR="009D3B17" w:rsidRPr="00903DBA" w:rsidRDefault="009D3B17" w:rsidP="009D3B17">
      <w:pPr>
        <w:pStyle w:val="Rubrik3"/>
        <w:numPr>
          <w:ilvl w:val="2"/>
          <w:numId w:val="129"/>
        </w:numPr>
        <w:rPr>
          <w:highlight w:val="white"/>
        </w:rPr>
      </w:pPr>
      <w:bookmarkStart w:id="429" w:name="_Toc57656069"/>
      <w:r w:rsidRPr="00903DBA">
        <w:rPr>
          <w:highlight w:val="white"/>
        </w:rPr>
        <w:t xml:space="preserve">Optimize </w:t>
      </w:r>
      <w:r w:rsidR="001278F9" w:rsidRPr="00903DBA">
        <w:rPr>
          <w:highlight w:val="white"/>
        </w:rPr>
        <w:t>Communicative</w:t>
      </w:r>
      <w:r w:rsidRPr="00903DBA">
        <w:rPr>
          <w:highlight w:val="white"/>
        </w:rPr>
        <w:t xml:space="preserve"> Expression</w:t>
      </w:r>
      <w:bookmarkEnd w:id="429"/>
    </w:p>
    <w:p w14:paraId="3341248E" w14:textId="77777777" w:rsidR="002F07CC" w:rsidRPr="00903DBA" w:rsidRDefault="002F07CC" w:rsidP="002F07CC">
      <w:pPr>
        <w:pStyle w:val="Code"/>
        <w:rPr>
          <w:highlight w:val="white"/>
        </w:rPr>
      </w:pPr>
      <w:r w:rsidRPr="00903DBA">
        <w:rPr>
          <w:highlight w:val="white"/>
        </w:rPr>
        <w:t xml:space="preserve">    private void OptimizeCommutative() {</w:t>
      </w:r>
    </w:p>
    <w:p w14:paraId="652424CA" w14:textId="77777777" w:rsidR="002F07CC" w:rsidRPr="00903DBA" w:rsidRDefault="002F07CC" w:rsidP="002F07CC">
      <w:pPr>
        <w:pStyle w:val="Code"/>
        <w:rPr>
          <w:highlight w:val="white"/>
        </w:rPr>
      </w:pPr>
      <w:r w:rsidRPr="00903DBA">
        <w:rPr>
          <w:highlight w:val="white"/>
        </w:rPr>
        <w:t xml:space="preserve">      foreach (MiddleCode middleCode in m_middleCodeList) {</w:t>
      </w:r>
    </w:p>
    <w:p w14:paraId="36A444FB" w14:textId="77777777" w:rsidR="002F07CC" w:rsidRPr="00903DBA" w:rsidRDefault="002F07CC" w:rsidP="002F07CC">
      <w:pPr>
        <w:pStyle w:val="Code"/>
        <w:rPr>
          <w:highlight w:val="white"/>
        </w:rPr>
      </w:pPr>
      <w:r w:rsidRPr="00903DBA">
        <w:rPr>
          <w:highlight w:val="white"/>
        </w:rPr>
        <w:t xml:space="preserve">        if (middleCode.IsCommutative()) {</w:t>
      </w:r>
    </w:p>
    <w:p w14:paraId="56F724BA" w14:textId="77777777" w:rsidR="002F07CC" w:rsidRPr="00903DBA" w:rsidRDefault="002F07CC" w:rsidP="002F07CC">
      <w:pPr>
        <w:pStyle w:val="Code"/>
        <w:rPr>
          <w:highlight w:val="white"/>
        </w:rPr>
      </w:pPr>
      <w:r w:rsidRPr="00903DBA">
        <w:rPr>
          <w:highlight w:val="white"/>
        </w:rPr>
        <w:t xml:space="preserve">          Symbol leftSymbol = (Symbol) middleCode[1],</w:t>
      </w:r>
    </w:p>
    <w:p w14:paraId="6248E1B7" w14:textId="77777777" w:rsidR="002F07CC" w:rsidRPr="00903DBA" w:rsidRDefault="002F07CC" w:rsidP="002F07CC">
      <w:pPr>
        <w:pStyle w:val="Code"/>
        <w:rPr>
          <w:highlight w:val="white"/>
        </w:rPr>
      </w:pPr>
      <w:r w:rsidRPr="00903DBA">
        <w:rPr>
          <w:highlight w:val="white"/>
        </w:rPr>
        <w:t xml:space="preserve">                 rightSymbol = (Symbol) middleCode[2];</w:t>
      </w:r>
    </w:p>
    <w:p w14:paraId="210803C5" w14:textId="39D8E1AC" w:rsidR="002F07CC" w:rsidRPr="00903DBA" w:rsidRDefault="002F07CC" w:rsidP="002F07CC">
      <w:pPr>
        <w:pStyle w:val="Code"/>
        <w:rPr>
          <w:highlight w:val="white"/>
        </w:rPr>
      </w:pPr>
      <w:r w:rsidRPr="00903DBA">
        <w:rPr>
          <w:highlight w:val="white"/>
        </w:rPr>
        <w:t xml:space="preserve">   </w:t>
      </w:r>
    </w:p>
    <w:p w14:paraId="50565501" w14:textId="6DACB169" w:rsidR="002F07CC" w:rsidRPr="00903DBA" w:rsidRDefault="002F07CC" w:rsidP="002F07CC">
      <w:pPr>
        <w:pStyle w:val="Code"/>
        <w:rPr>
          <w:highlight w:val="white"/>
        </w:rPr>
      </w:pPr>
      <w:r w:rsidRPr="00903DBA">
        <w:rPr>
          <w:highlight w:val="white"/>
        </w:rPr>
        <w:t xml:space="preserve">          // not 1 - i</w:t>
      </w:r>
    </w:p>
    <w:p w14:paraId="4B8571AF" w14:textId="46E77DFB" w:rsidR="002F07CC" w:rsidRPr="00903DBA" w:rsidRDefault="002F07CC" w:rsidP="002F07CC">
      <w:pPr>
        <w:pStyle w:val="Code"/>
        <w:rPr>
          <w:highlight w:val="white"/>
        </w:rPr>
      </w:pPr>
      <w:r w:rsidRPr="00903DBA">
        <w:rPr>
          <w:highlight w:val="white"/>
        </w:rPr>
        <w:t xml:space="preserve">          if (leftSymbol.Type.IsIntegralPointerArrayOrFunction() &amp;&amp;</w:t>
      </w:r>
    </w:p>
    <w:p w14:paraId="59672D99" w14:textId="1CE1A8ED" w:rsidR="002F07CC" w:rsidRPr="00903DBA" w:rsidRDefault="002F07CC" w:rsidP="002F07CC">
      <w:pPr>
        <w:pStyle w:val="Code"/>
        <w:rPr>
          <w:highlight w:val="white"/>
        </w:rPr>
      </w:pPr>
      <w:r w:rsidRPr="00903DBA">
        <w:rPr>
          <w:highlight w:val="white"/>
        </w:rPr>
        <w:t xml:space="preserve">              </w:t>
      </w:r>
      <w:r w:rsidR="00B60206" w:rsidRPr="00903DBA">
        <w:rPr>
          <w:highlight w:val="white"/>
        </w:rPr>
        <w:t>(</w:t>
      </w:r>
      <w:r w:rsidRPr="00903DBA">
        <w:rPr>
          <w:highlight w:val="white"/>
        </w:rPr>
        <w:t>leftSymbol.Value</w:t>
      </w:r>
      <w:r w:rsidR="000930BC" w:rsidRPr="00903DBA">
        <w:rPr>
          <w:highlight w:val="white"/>
        </w:rPr>
        <w:t xml:space="preserve"> is BigInteger</w:t>
      </w:r>
      <w:r w:rsidRPr="00903DBA">
        <w:rPr>
          <w:highlight w:val="white"/>
        </w:rPr>
        <w:t>)</w:t>
      </w:r>
      <w:r w:rsidR="00B60206" w:rsidRPr="00903DBA">
        <w:rPr>
          <w:highlight w:val="white"/>
        </w:rPr>
        <w:t>)</w:t>
      </w:r>
      <w:r w:rsidRPr="00903DBA">
        <w:rPr>
          <w:highlight w:val="white"/>
        </w:rPr>
        <w:t xml:space="preserve"> {</w:t>
      </w:r>
    </w:p>
    <w:p w14:paraId="664D3D6B" w14:textId="77777777" w:rsidR="002F07CC" w:rsidRPr="00903DBA" w:rsidRDefault="002F07CC" w:rsidP="002F07CC">
      <w:pPr>
        <w:pStyle w:val="Code"/>
        <w:rPr>
          <w:highlight w:val="white"/>
        </w:rPr>
      </w:pPr>
      <w:r w:rsidRPr="00903DBA">
        <w:rPr>
          <w:highlight w:val="white"/>
        </w:rPr>
        <w:t xml:space="preserve">            middleCode[1] = rightSymbol;</w:t>
      </w:r>
    </w:p>
    <w:p w14:paraId="3C3A0EDC" w14:textId="77777777" w:rsidR="002F07CC" w:rsidRPr="00903DBA" w:rsidRDefault="002F07CC" w:rsidP="002F07CC">
      <w:pPr>
        <w:pStyle w:val="Code"/>
        <w:rPr>
          <w:highlight w:val="white"/>
        </w:rPr>
      </w:pPr>
      <w:r w:rsidRPr="00903DBA">
        <w:rPr>
          <w:highlight w:val="white"/>
        </w:rPr>
        <w:t xml:space="preserve">            middleCode[2] = leftSymbol;</w:t>
      </w:r>
    </w:p>
    <w:p w14:paraId="1A58D15C" w14:textId="77777777" w:rsidR="002F07CC" w:rsidRPr="00903DBA" w:rsidRDefault="002F07CC" w:rsidP="002F07CC">
      <w:pPr>
        <w:pStyle w:val="Code"/>
        <w:rPr>
          <w:highlight w:val="white"/>
        </w:rPr>
      </w:pPr>
      <w:r w:rsidRPr="00903DBA">
        <w:rPr>
          <w:highlight w:val="white"/>
        </w:rPr>
        <w:t xml:space="preserve">          }</w:t>
      </w:r>
    </w:p>
    <w:p w14:paraId="5C647C2E" w14:textId="77777777" w:rsidR="002F07CC" w:rsidRPr="00903DBA" w:rsidRDefault="002F07CC" w:rsidP="002F07CC">
      <w:pPr>
        <w:pStyle w:val="Code"/>
        <w:rPr>
          <w:highlight w:val="white"/>
        </w:rPr>
      </w:pPr>
      <w:r w:rsidRPr="00903DBA">
        <w:rPr>
          <w:highlight w:val="white"/>
        </w:rPr>
        <w:t xml:space="preserve">        }</w:t>
      </w:r>
    </w:p>
    <w:p w14:paraId="15FCCEAD" w14:textId="77777777" w:rsidR="002F07CC" w:rsidRPr="00903DBA" w:rsidRDefault="002F07CC" w:rsidP="002F07CC">
      <w:pPr>
        <w:pStyle w:val="Code"/>
        <w:rPr>
          <w:highlight w:val="white"/>
        </w:rPr>
      </w:pPr>
      <w:r w:rsidRPr="00903DBA">
        <w:rPr>
          <w:highlight w:val="white"/>
        </w:rPr>
        <w:t xml:space="preserve">      }</w:t>
      </w:r>
    </w:p>
    <w:p w14:paraId="76DDA1E2" w14:textId="05E2AC1C" w:rsidR="002F07CC" w:rsidRPr="00903DBA" w:rsidRDefault="002F07CC" w:rsidP="002F07CC">
      <w:pPr>
        <w:pStyle w:val="Code"/>
        <w:rPr>
          <w:highlight w:val="white"/>
        </w:rPr>
      </w:pPr>
      <w:r w:rsidRPr="00903DBA">
        <w:rPr>
          <w:highlight w:val="white"/>
        </w:rPr>
        <w:t xml:space="preserve">    }</w:t>
      </w:r>
    </w:p>
    <w:p w14:paraId="24057161" w14:textId="4D6567B3" w:rsidR="008F0B47" w:rsidRPr="00903DBA" w:rsidRDefault="008F0B47" w:rsidP="00626D3B">
      <w:pPr>
        <w:pStyle w:val="Rubrik3"/>
      </w:pPr>
      <w:bookmarkStart w:id="430" w:name="_Toc57656070"/>
      <w:r w:rsidRPr="00903DBA">
        <w:t>Remove Trivial Assignment</w:t>
      </w:r>
      <w:bookmarkEnd w:id="430"/>
    </w:p>
    <w:p w14:paraId="3E4059C5" w14:textId="286B5D83" w:rsidR="009F35D4" w:rsidRPr="00903DBA" w:rsidRDefault="009F35D4" w:rsidP="009F35D4">
      <w:r w:rsidRPr="00903DBA">
        <w:t xml:space="preserve">Trivial assignment, where a symbol is assigned the value of the same symbol, </w:t>
      </w:r>
      <w:r w:rsidR="00944992" w:rsidRPr="00903DBA">
        <w:t xml:space="preserve">such as </w:t>
      </w:r>
      <w:r w:rsidR="00944992" w:rsidRPr="00903DBA">
        <w:rPr>
          <w:rStyle w:val="KeyWord0"/>
        </w:rPr>
        <w:t>x</w:t>
      </w:r>
      <w:r w:rsidR="00944992" w:rsidRPr="00903DBA">
        <w:t xml:space="preserve"> </w:t>
      </w:r>
      <w:r w:rsidR="00944992" w:rsidRPr="00903DBA">
        <w:rPr>
          <w:rStyle w:val="KeyWord0"/>
        </w:rPr>
        <w:t>=</w:t>
      </w:r>
      <w:r w:rsidR="00944992" w:rsidRPr="00903DBA">
        <w:t xml:space="preserve"> </w:t>
      </w:r>
      <w:r w:rsidR="00944992" w:rsidRPr="00903DBA">
        <w:rPr>
          <w:rStyle w:val="KeyWord0"/>
        </w:rPr>
        <w:t>x;</w:t>
      </w:r>
      <w:r w:rsidR="00944992" w:rsidRPr="00903DBA">
        <w:t xml:space="preserve">, </w:t>
      </w:r>
      <w:r w:rsidRPr="00903DBA">
        <w:t>shall be removed.</w:t>
      </w:r>
    </w:p>
    <w:p w14:paraId="16ECCE16" w14:textId="77777777" w:rsidR="003135D1" w:rsidRPr="00903DBA" w:rsidRDefault="003135D1" w:rsidP="003135D1">
      <w:pPr>
        <w:pStyle w:val="Code"/>
        <w:rPr>
          <w:highlight w:val="white"/>
        </w:rPr>
      </w:pPr>
      <w:r w:rsidRPr="00903DBA">
        <w:rPr>
          <w:highlight w:val="white"/>
        </w:rPr>
        <w:t xml:space="preserve">    private void RemoveTrivialAssign() {</w:t>
      </w:r>
    </w:p>
    <w:p w14:paraId="15AAD6D2" w14:textId="77777777" w:rsidR="003135D1" w:rsidRPr="00903DBA" w:rsidRDefault="003135D1" w:rsidP="003135D1">
      <w:pPr>
        <w:pStyle w:val="Code"/>
        <w:rPr>
          <w:highlight w:val="white"/>
        </w:rPr>
      </w:pPr>
      <w:r w:rsidRPr="00903DBA">
        <w:rPr>
          <w:highlight w:val="white"/>
        </w:rPr>
        <w:t xml:space="preserve">      foreach (MiddleCode middleCode in m_middleCodeList) {</w:t>
      </w:r>
    </w:p>
    <w:p w14:paraId="55FFEBF0" w14:textId="77777777" w:rsidR="003135D1" w:rsidRPr="00903DBA" w:rsidRDefault="003135D1" w:rsidP="003135D1">
      <w:pPr>
        <w:pStyle w:val="Code"/>
        <w:rPr>
          <w:highlight w:val="white"/>
        </w:rPr>
      </w:pPr>
      <w:r w:rsidRPr="00903DBA">
        <w:rPr>
          <w:highlight w:val="white"/>
        </w:rPr>
        <w:t xml:space="preserve">        MiddleOperator middleOperator = middleCode.Operator;</w:t>
      </w:r>
    </w:p>
    <w:p w14:paraId="560B3220" w14:textId="77777777" w:rsidR="003135D1" w:rsidRPr="00903DBA" w:rsidRDefault="003135D1" w:rsidP="003135D1">
      <w:pPr>
        <w:pStyle w:val="Code"/>
        <w:rPr>
          <w:highlight w:val="white"/>
        </w:rPr>
      </w:pPr>
      <w:r w:rsidRPr="00903DBA">
        <w:rPr>
          <w:highlight w:val="white"/>
        </w:rPr>
        <w:t xml:space="preserve">      </w:t>
      </w:r>
    </w:p>
    <w:p w14:paraId="068ECA99" w14:textId="77777777" w:rsidR="003135D1" w:rsidRPr="00903DBA" w:rsidRDefault="003135D1" w:rsidP="003135D1">
      <w:pPr>
        <w:pStyle w:val="Code"/>
        <w:rPr>
          <w:highlight w:val="white"/>
        </w:rPr>
      </w:pPr>
      <w:r w:rsidRPr="00903DBA">
        <w:rPr>
          <w:highlight w:val="white"/>
        </w:rPr>
        <w:t xml:space="preserve">        if (middleOperator == MiddleOperator.Assign) {</w:t>
      </w:r>
    </w:p>
    <w:p w14:paraId="2EFF024F" w14:textId="77777777" w:rsidR="003135D1" w:rsidRPr="00903DBA" w:rsidRDefault="003135D1" w:rsidP="003135D1">
      <w:pPr>
        <w:pStyle w:val="Code"/>
        <w:rPr>
          <w:highlight w:val="white"/>
        </w:rPr>
      </w:pPr>
      <w:r w:rsidRPr="00903DBA">
        <w:rPr>
          <w:highlight w:val="white"/>
        </w:rPr>
        <w:t xml:space="preserve">          Symbol resultSymbol = (Symbol) middleCode[0],</w:t>
      </w:r>
    </w:p>
    <w:p w14:paraId="0808696B" w14:textId="77777777" w:rsidR="003135D1" w:rsidRPr="00903DBA" w:rsidRDefault="003135D1" w:rsidP="003135D1">
      <w:pPr>
        <w:pStyle w:val="Code"/>
        <w:rPr>
          <w:highlight w:val="white"/>
        </w:rPr>
      </w:pPr>
      <w:r w:rsidRPr="00903DBA">
        <w:rPr>
          <w:highlight w:val="white"/>
        </w:rPr>
        <w:t xml:space="preserve">                 assignSymbol = (Symbol) middleCode[1];</w:t>
      </w:r>
    </w:p>
    <w:p w14:paraId="45C0E3BF" w14:textId="77777777" w:rsidR="003135D1" w:rsidRPr="00903DBA" w:rsidRDefault="003135D1" w:rsidP="003135D1">
      <w:pPr>
        <w:pStyle w:val="Code"/>
        <w:rPr>
          <w:highlight w:val="white"/>
        </w:rPr>
      </w:pPr>
      <w:r w:rsidRPr="00903DBA">
        <w:rPr>
          <w:highlight w:val="white"/>
        </w:rPr>
        <w:t xml:space="preserve">        </w:t>
      </w:r>
    </w:p>
    <w:p w14:paraId="13EDE0DE" w14:textId="77777777" w:rsidR="003135D1" w:rsidRPr="00903DBA" w:rsidRDefault="003135D1" w:rsidP="003135D1">
      <w:pPr>
        <w:pStyle w:val="Code"/>
        <w:rPr>
          <w:highlight w:val="white"/>
        </w:rPr>
      </w:pPr>
      <w:r w:rsidRPr="00903DBA">
        <w:rPr>
          <w:highlight w:val="white"/>
        </w:rPr>
        <w:t xml:space="preserve">          if (resultSymbol == assignSymbol) {</w:t>
      </w:r>
    </w:p>
    <w:p w14:paraId="27D86D41" w14:textId="77777777" w:rsidR="003135D1" w:rsidRPr="00903DBA" w:rsidRDefault="003135D1" w:rsidP="003135D1">
      <w:pPr>
        <w:pStyle w:val="Code"/>
        <w:rPr>
          <w:highlight w:val="white"/>
        </w:rPr>
      </w:pPr>
      <w:r w:rsidRPr="00903DBA">
        <w:rPr>
          <w:highlight w:val="white"/>
        </w:rPr>
        <w:t xml:space="preserve">            middleCode.Operator = MiddleOperator.Empty;</w:t>
      </w:r>
    </w:p>
    <w:p w14:paraId="34E430D4" w14:textId="77777777" w:rsidR="003135D1" w:rsidRPr="00903DBA" w:rsidRDefault="003135D1" w:rsidP="003135D1">
      <w:pPr>
        <w:pStyle w:val="Code"/>
        <w:rPr>
          <w:highlight w:val="white"/>
        </w:rPr>
      </w:pPr>
      <w:r w:rsidRPr="00903DBA">
        <w:rPr>
          <w:highlight w:val="white"/>
        </w:rPr>
        <w:t xml:space="preserve">            m_update = true;</w:t>
      </w:r>
    </w:p>
    <w:p w14:paraId="3132032B" w14:textId="77777777" w:rsidR="003135D1" w:rsidRPr="00903DBA" w:rsidRDefault="003135D1" w:rsidP="003135D1">
      <w:pPr>
        <w:pStyle w:val="Code"/>
        <w:rPr>
          <w:highlight w:val="white"/>
        </w:rPr>
      </w:pPr>
      <w:r w:rsidRPr="00903DBA">
        <w:rPr>
          <w:highlight w:val="white"/>
        </w:rPr>
        <w:t xml:space="preserve">          }</w:t>
      </w:r>
    </w:p>
    <w:p w14:paraId="66B04D67" w14:textId="77777777" w:rsidR="003135D1" w:rsidRPr="00903DBA" w:rsidRDefault="003135D1" w:rsidP="003135D1">
      <w:pPr>
        <w:pStyle w:val="Code"/>
        <w:rPr>
          <w:highlight w:val="white"/>
        </w:rPr>
      </w:pPr>
      <w:r w:rsidRPr="00903DBA">
        <w:rPr>
          <w:highlight w:val="white"/>
        </w:rPr>
        <w:t xml:space="preserve">        }</w:t>
      </w:r>
    </w:p>
    <w:p w14:paraId="14965EE2" w14:textId="77777777" w:rsidR="003135D1" w:rsidRPr="00903DBA" w:rsidRDefault="003135D1" w:rsidP="003135D1">
      <w:pPr>
        <w:pStyle w:val="Code"/>
        <w:rPr>
          <w:highlight w:val="white"/>
        </w:rPr>
      </w:pPr>
      <w:r w:rsidRPr="00903DBA">
        <w:rPr>
          <w:highlight w:val="white"/>
        </w:rPr>
        <w:t xml:space="preserve">      }</w:t>
      </w:r>
    </w:p>
    <w:p w14:paraId="0DBDB352" w14:textId="60EA5389" w:rsidR="00790057" w:rsidRPr="00903DBA" w:rsidRDefault="003135D1" w:rsidP="003135D1">
      <w:pPr>
        <w:pStyle w:val="Code"/>
        <w:rPr>
          <w:highlight w:val="white"/>
        </w:rPr>
      </w:pPr>
      <w:r w:rsidRPr="00903DBA">
        <w:rPr>
          <w:highlight w:val="white"/>
        </w:rPr>
        <w:t xml:space="preserve">    }</w:t>
      </w:r>
    </w:p>
    <w:p w14:paraId="01F89110" w14:textId="31CC5129" w:rsidR="001D1BEE" w:rsidRPr="00903DBA" w:rsidRDefault="00EF5A6C" w:rsidP="00BA6016">
      <w:pPr>
        <w:pStyle w:val="Rubrik3"/>
      </w:pPr>
      <w:bookmarkStart w:id="431" w:name="_Toc57656071"/>
      <w:r w:rsidRPr="00903DBA">
        <w:t xml:space="preserve">Remove </w:t>
      </w:r>
      <w:r w:rsidR="00F03A18" w:rsidRPr="00903DBA">
        <w:t>Cleared</w:t>
      </w:r>
      <w:r w:rsidRPr="00903DBA">
        <w:t xml:space="preserve"> Code</w:t>
      </w:r>
      <w:bookmarkEnd w:id="431"/>
    </w:p>
    <w:p w14:paraId="37E1B19C" w14:textId="7B1ED394" w:rsidR="00D27FDA" w:rsidRPr="00903DBA" w:rsidRDefault="00237ECB" w:rsidP="00D27FDA">
      <w:r w:rsidRPr="00903DBA">
        <w:t>Technically</w:t>
      </w:r>
      <w:r w:rsidR="00D27FDA" w:rsidRPr="00903DBA">
        <w:t xml:space="preserve">, it is not strictly necessary to remove </w:t>
      </w:r>
      <w:r w:rsidRPr="00903DBA">
        <w:t>cleared middle code instruction</w:t>
      </w:r>
      <w:r w:rsidR="0005253C" w:rsidRPr="00903DBA">
        <w:t>s</w:t>
      </w:r>
      <w:r w:rsidRPr="00903DBA">
        <w:t xml:space="preserve"> since </w:t>
      </w:r>
      <w:r w:rsidR="00C45031" w:rsidRPr="00903DBA">
        <w:t>it does</w:t>
      </w:r>
      <w:r w:rsidRPr="00903DBA">
        <w:t xml:space="preserve"> not generate </w:t>
      </w:r>
      <w:r w:rsidR="00896B61" w:rsidRPr="00903DBA">
        <w:t>target</w:t>
      </w:r>
      <w:r w:rsidRPr="00903DBA">
        <w:t xml:space="preserve"> code. However, </w:t>
      </w:r>
      <w:r w:rsidR="003060AC" w:rsidRPr="00903DBA">
        <w:t xml:space="preserve">it </w:t>
      </w:r>
      <w:r w:rsidR="007B0D93" w:rsidRPr="00903DBA">
        <w:t>simplif</w:t>
      </w:r>
      <w:r w:rsidR="003060AC" w:rsidRPr="00903DBA">
        <w:t>ies</w:t>
      </w:r>
      <w:r w:rsidR="007B0D93" w:rsidRPr="00903DBA">
        <w:t xml:space="preserve"> the </w:t>
      </w:r>
      <w:r w:rsidRPr="00903DBA">
        <w:t>optimization methods</w:t>
      </w:r>
      <w:r w:rsidR="003060AC" w:rsidRPr="00903DBA">
        <w:t xml:space="preserve"> of this section.</w:t>
      </w:r>
    </w:p>
    <w:p w14:paraId="697A9E85" w14:textId="77777777" w:rsidR="003A7420" w:rsidRPr="00903DBA" w:rsidRDefault="003A7420" w:rsidP="003A7420">
      <w:pPr>
        <w:pStyle w:val="Code"/>
        <w:rPr>
          <w:highlight w:val="white"/>
        </w:rPr>
      </w:pPr>
      <w:r w:rsidRPr="00903DBA">
        <w:rPr>
          <w:highlight w:val="white"/>
        </w:rPr>
        <w:t xml:space="preserve">    public void RemoveClearedCode() {</w:t>
      </w:r>
    </w:p>
    <w:p w14:paraId="547C044F" w14:textId="5C66092F" w:rsidR="00D67BB0" w:rsidRPr="00903DBA" w:rsidRDefault="00D67BB0" w:rsidP="00D67BB0">
      <w:pPr>
        <w:rPr>
          <w:highlight w:val="white"/>
        </w:rPr>
      </w:pPr>
      <w:r w:rsidRPr="00903DBA">
        <w:rPr>
          <w:highlight w:val="white"/>
        </w:rPr>
        <w:t xml:space="preserve">We iterate backwards through the middle code list </w:t>
      </w:r>
      <w:r w:rsidR="00BF19B1" w:rsidRPr="00903DBA">
        <w:rPr>
          <w:rFonts w:ascii="inherit" w:hAnsi="inherit"/>
          <w:color w:val="000000"/>
          <w:shd w:val="clear" w:color="auto" w:fill="FFFFFF"/>
        </w:rPr>
        <w:t>for performance reasons.</w:t>
      </w:r>
    </w:p>
    <w:p w14:paraId="20203B6C" w14:textId="204975FE" w:rsidR="003A7420" w:rsidRPr="00903DBA" w:rsidRDefault="003A7420" w:rsidP="003A7420">
      <w:pPr>
        <w:pStyle w:val="Code"/>
        <w:rPr>
          <w:highlight w:val="white"/>
        </w:rPr>
      </w:pPr>
      <w:r w:rsidRPr="00903DBA">
        <w:rPr>
          <w:highlight w:val="white"/>
        </w:rPr>
        <w:lastRenderedPageBreak/>
        <w:t xml:space="preserve">      for (int </w:t>
      </w:r>
      <w:r w:rsidR="00F06F03" w:rsidRPr="00903DBA">
        <w:rPr>
          <w:highlight w:val="white"/>
        </w:rPr>
        <w:t>index</w:t>
      </w:r>
      <w:r w:rsidRPr="00903DBA">
        <w:rPr>
          <w:highlight w:val="white"/>
        </w:rPr>
        <w:t xml:space="preserve"> = (m_middleCodeList.Count - </w:t>
      </w:r>
      <w:r w:rsidR="00085480" w:rsidRPr="00903DBA">
        <w:rPr>
          <w:highlight w:val="white"/>
        </w:rPr>
        <w:t>1</w:t>
      </w:r>
      <w:r w:rsidRPr="00903DBA">
        <w:rPr>
          <w:highlight w:val="white"/>
        </w:rPr>
        <w:t xml:space="preserve">); </w:t>
      </w:r>
      <w:r w:rsidR="00F06F03" w:rsidRPr="00903DBA">
        <w:rPr>
          <w:highlight w:val="white"/>
        </w:rPr>
        <w:t>index</w:t>
      </w:r>
      <w:r w:rsidRPr="00903DBA">
        <w:rPr>
          <w:highlight w:val="white"/>
        </w:rPr>
        <w:t xml:space="preserve"> </w:t>
      </w:r>
      <w:r w:rsidR="004A5B1B" w:rsidRPr="00903DBA">
        <w:rPr>
          <w:highlight w:val="white"/>
        </w:rPr>
        <w:t>&gt;=</w:t>
      </w:r>
      <w:r w:rsidRPr="00903DBA">
        <w:rPr>
          <w:highlight w:val="white"/>
        </w:rPr>
        <w:t xml:space="preserve"> 0;--</w:t>
      </w:r>
      <w:r w:rsidR="00F06F03" w:rsidRPr="00903DBA">
        <w:rPr>
          <w:highlight w:val="white"/>
        </w:rPr>
        <w:t>index</w:t>
      </w:r>
      <w:r w:rsidRPr="00903DBA">
        <w:rPr>
          <w:highlight w:val="white"/>
        </w:rPr>
        <w:t>){</w:t>
      </w:r>
    </w:p>
    <w:p w14:paraId="0F944F51" w14:textId="0DEDF0BA" w:rsidR="003A7420" w:rsidRPr="00903DBA" w:rsidRDefault="003A7420" w:rsidP="003A7420">
      <w:pPr>
        <w:pStyle w:val="Code"/>
        <w:rPr>
          <w:highlight w:val="white"/>
        </w:rPr>
      </w:pPr>
      <w:r w:rsidRPr="00903DBA">
        <w:rPr>
          <w:highlight w:val="white"/>
        </w:rPr>
        <w:t xml:space="preserve">        if (m_middleCodeList[</w:t>
      </w:r>
      <w:r w:rsidR="00F06F03" w:rsidRPr="00903DBA">
        <w:rPr>
          <w:highlight w:val="white"/>
        </w:rPr>
        <w:t>index</w:t>
      </w:r>
      <w:r w:rsidRPr="00903DBA">
        <w:rPr>
          <w:highlight w:val="white"/>
        </w:rPr>
        <w:t>].Operator == MiddleOperator.Empty) {</w:t>
      </w:r>
    </w:p>
    <w:p w14:paraId="73F97B19" w14:textId="52480F78" w:rsidR="001E2786" w:rsidRPr="00903DBA" w:rsidRDefault="001E2786" w:rsidP="009A0289">
      <w:pPr>
        <w:rPr>
          <w:highlight w:val="white"/>
        </w:rPr>
      </w:pPr>
      <w:r w:rsidRPr="00903DBA">
        <w:rPr>
          <w:highlight w:val="white"/>
        </w:rPr>
        <w:t xml:space="preserve">For each empty instruction we must </w:t>
      </w:r>
      <w:r w:rsidR="009A0289" w:rsidRPr="00903DBA">
        <w:rPr>
          <w:highlight w:val="white"/>
        </w:rPr>
        <w:t xml:space="preserve">go through all other instruction </w:t>
      </w:r>
      <w:r w:rsidR="00F06F03" w:rsidRPr="00903DBA">
        <w:rPr>
          <w:highlight w:val="white"/>
        </w:rPr>
        <w:t>and decrease all target by one that is greater than the index of the instruction to be removed.</w:t>
      </w:r>
    </w:p>
    <w:p w14:paraId="47B388ED" w14:textId="6CE12A3C" w:rsidR="003A7420" w:rsidRPr="00903DBA" w:rsidRDefault="003A7420" w:rsidP="003A7420">
      <w:pPr>
        <w:pStyle w:val="Code"/>
        <w:rPr>
          <w:highlight w:val="white"/>
        </w:rPr>
      </w:pPr>
      <w:r w:rsidRPr="00903DBA">
        <w:rPr>
          <w:highlight w:val="white"/>
        </w:rPr>
        <w:t xml:space="preserve">          </w:t>
      </w:r>
      <w:r w:rsidR="001E2786" w:rsidRPr="00903DBA">
        <w:rPr>
          <w:highlight w:val="white"/>
        </w:rPr>
        <w:t>foreach (MiddleCode middleCode in m</w:t>
      </w:r>
      <w:r w:rsidRPr="00903DBA">
        <w:rPr>
          <w:highlight w:val="white"/>
        </w:rPr>
        <w:t>_middleCodeList</w:t>
      </w:r>
      <w:r w:rsidR="001E2786" w:rsidRPr="00903DBA">
        <w:rPr>
          <w:highlight w:val="white"/>
        </w:rPr>
        <w:t>) {</w:t>
      </w:r>
    </w:p>
    <w:p w14:paraId="52F0527A" w14:textId="77777777" w:rsidR="003A7420" w:rsidRPr="00903DBA" w:rsidRDefault="003A7420" w:rsidP="003A7420">
      <w:pPr>
        <w:pStyle w:val="Code"/>
        <w:rPr>
          <w:highlight w:val="white"/>
        </w:rPr>
      </w:pPr>
      <w:r w:rsidRPr="00903DBA">
        <w:rPr>
          <w:highlight w:val="white"/>
        </w:rPr>
        <w:t xml:space="preserve">            if (middleCode.IsRelationCarryOrGoto()) {</w:t>
      </w:r>
    </w:p>
    <w:p w14:paraId="6898E590" w14:textId="77777777" w:rsidR="003A7420" w:rsidRPr="00903DBA" w:rsidRDefault="003A7420" w:rsidP="003A7420">
      <w:pPr>
        <w:pStyle w:val="Code"/>
        <w:rPr>
          <w:highlight w:val="white"/>
        </w:rPr>
      </w:pPr>
      <w:r w:rsidRPr="00903DBA">
        <w:rPr>
          <w:highlight w:val="white"/>
        </w:rPr>
        <w:t xml:space="preserve">              int target = (int) middleCode[0];</w:t>
      </w:r>
    </w:p>
    <w:p w14:paraId="4CABBDF2" w14:textId="77777777" w:rsidR="003A7420" w:rsidRPr="00903DBA" w:rsidRDefault="003A7420" w:rsidP="003A7420">
      <w:pPr>
        <w:pStyle w:val="Code"/>
        <w:rPr>
          <w:highlight w:val="white"/>
        </w:rPr>
      </w:pPr>
      <w:r w:rsidRPr="00903DBA">
        <w:rPr>
          <w:highlight w:val="white"/>
        </w:rPr>
        <w:t xml:space="preserve">            </w:t>
      </w:r>
    </w:p>
    <w:p w14:paraId="73A2D7AF" w14:textId="2AFDF9BF" w:rsidR="003A7420" w:rsidRPr="00903DBA" w:rsidRDefault="003A7420" w:rsidP="003A7420">
      <w:pPr>
        <w:pStyle w:val="Code"/>
        <w:rPr>
          <w:highlight w:val="white"/>
        </w:rPr>
      </w:pPr>
      <w:r w:rsidRPr="00903DBA">
        <w:rPr>
          <w:highlight w:val="white"/>
        </w:rPr>
        <w:t xml:space="preserve">              if (target &gt; </w:t>
      </w:r>
      <w:r w:rsidR="00F06F03" w:rsidRPr="00903DBA">
        <w:rPr>
          <w:highlight w:val="white"/>
        </w:rPr>
        <w:t>index</w:t>
      </w:r>
      <w:r w:rsidRPr="00903DBA">
        <w:rPr>
          <w:highlight w:val="white"/>
        </w:rPr>
        <w:t>) {</w:t>
      </w:r>
    </w:p>
    <w:p w14:paraId="49394E8F" w14:textId="77777777" w:rsidR="003A7420" w:rsidRPr="00903DBA" w:rsidRDefault="003A7420" w:rsidP="003A7420">
      <w:pPr>
        <w:pStyle w:val="Code"/>
        <w:rPr>
          <w:highlight w:val="white"/>
        </w:rPr>
      </w:pPr>
      <w:r w:rsidRPr="00903DBA">
        <w:rPr>
          <w:highlight w:val="white"/>
        </w:rPr>
        <w:t xml:space="preserve">                middleCode[0] = target - 1;</w:t>
      </w:r>
    </w:p>
    <w:p w14:paraId="368792B3" w14:textId="77777777" w:rsidR="003A7420" w:rsidRPr="00903DBA" w:rsidRDefault="003A7420" w:rsidP="003A7420">
      <w:pPr>
        <w:pStyle w:val="Code"/>
        <w:rPr>
          <w:highlight w:val="white"/>
        </w:rPr>
      </w:pPr>
      <w:r w:rsidRPr="00903DBA">
        <w:rPr>
          <w:highlight w:val="white"/>
        </w:rPr>
        <w:t xml:space="preserve">              }</w:t>
      </w:r>
    </w:p>
    <w:p w14:paraId="0A13B333" w14:textId="77777777" w:rsidR="003A7420" w:rsidRPr="00903DBA" w:rsidRDefault="003A7420" w:rsidP="003A7420">
      <w:pPr>
        <w:pStyle w:val="Code"/>
        <w:rPr>
          <w:highlight w:val="white"/>
        </w:rPr>
      </w:pPr>
      <w:r w:rsidRPr="00903DBA">
        <w:rPr>
          <w:highlight w:val="white"/>
        </w:rPr>
        <w:t xml:space="preserve">            }</w:t>
      </w:r>
    </w:p>
    <w:p w14:paraId="30CE5AA9" w14:textId="77777777" w:rsidR="003A7420" w:rsidRPr="00903DBA" w:rsidRDefault="003A7420" w:rsidP="003A7420">
      <w:pPr>
        <w:pStyle w:val="Code"/>
        <w:rPr>
          <w:highlight w:val="white"/>
        </w:rPr>
      </w:pPr>
      <w:r w:rsidRPr="00903DBA">
        <w:rPr>
          <w:highlight w:val="white"/>
        </w:rPr>
        <w:t xml:space="preserve">          }</w:t>
      </w:r>
    </w:p>
    <w:p w14:paraId="7778C288" w14:textId="77777777" w:rsidR="003A7420" w:rsidRPr="00903DBA" w:rsidRDefault="003A7420" w:rsidP="003A7420">
      <w:pPr>
        <w:pStyle w:val="Code"/>
        <w:rPr>
          <w:highlight w:val="white"/>
        </w:rPr>
      </w:pPr>
      <w:r w:rsidRPr="00903DBA">
        <w:rPr>
          <w:highlight w:val="white"/>
        </w:rPr>
        <w:t xml:space="preserve">        </w:t>
      </w:r>
    </w:p>
    <w:p w14:paraId="6ECBE3FF" w14:textId="2677657E" w:rsidR="003A7420" w:rsidRPr="00903DBA" w:rsidRDefault="003A7420" w:rsidP="003A7420">
      <w:pPr>
        <w:pStyle w:val="Code"/>
        <w:rPr>
          <w:highlight w:val="white"/>
        </w:rPr>
      </w:pPr>
      <w:r w:rsidRPr="00903DBA">
        <w:rPr>
          <w:highlight w:val="white"/>
        </w:rPr>
        <w:t xml:space="preserve">          m_middleCodeList.RemoveAt(</w:t>
      </w:r>
      <w:r w:rsidR="00F06F03" w:rsidRPr="00903DBA">
        <w:rPr>
          <w:highlight w:val="white"/>
        </w:rPr>
        <w:t>index</w:t>
      </w:r>
      <w:r w:rsidRPr="00903DBA">
        <w:rPr>
          <w:highlight w:val="white"/>
        </w:rPr>
        <w:t>);</w:t>
      </w:r>
    </w:p>
    <w:p w14:paraId="1EF6B2F0" w14:textId="77777777" w:rsidR="003A7420" w:rsidRPr="00903DBA" w:rsidRDefault="003A7420" w:rsidP="003A7420">
      <w:pPr>
        <w:pStyle w:val="Code"/>
        <w:rPr>
          <w:highlight w:val="white"/>
        </w:rPr>
      </w:pPr>
      <w:r w:rsidRPr="00903DBA">
        <w:rPr>
          <w:highlight w:val="white"/>
        </w:rPr>
        <w:t xml:space="preserve">        }</w:t>
      </w:r>
    </w:p>
    <w:p w14:paraId="793B5A0E" w14:textId="77777777" w:rsidR="003A7420" w:rsidRPr="00903DBA" w:rsidRDefault="003A7420" w:rsidP="003A7420">
      <w:pPr>
        <w:pStyle w:val="Code"/>
        <w:rPr>
          <w:highlight w:val="white"/>
        </w:rPr>
      </w:pPr>
      <w:r w:rsidRPr="00903DBA">
        <w:rPr>
          <w:highlight w:val="white"/>
        </w:rPr>
        <w:t xml:space="preserve">      }</w:t>
      </w:r>
    </w:p>
    <w:p w14:paraId="12E7FE42" w14:textId="0CE119B6" w:rsidR="003A7420" w:rsidRPr="00903DBA" w:rsidRDefault="003A7420" w:rsidP="003A7420">
      <w:pPr>
        <w:pStyle w:val="Code"/>
        <w:rPr>
          <w:highlight w:val="white"/>
        </w:rPr>
      </w:pPr>
      <w:r w:rsidRPr="00903DBA">
        <w:rPr>
          <w:highlight w:val="white"/>
        </w:rPr>
        <w:t xml:space="preserve">    }</w:t>
      </w:r>
    </w:p>
    <w:p w14:paraId="08D09400" w14:textId="5F13C6FF" w:rsidR="0099128E" w:rsidRPr="00903DBA" w:rsidRDefault="0099128E" w:rsidP="0099128E">
      <w:pPr>
        <w:pStyle w:val="Rubrik1"/>
      </w:pPr>
      <w:bookmarkStart w:id="432" w:name="_Ref54016612"/>
      <w:bookmarkStart w:id="433" w:name="_Ref54016688"/>
      <w:bookmarkStart w:id="434" w:name="_Toc57656072"/>
      <w:r w:rsidRPr="00903DBA">
        <w:lastRenderedPageBreak/>
        <w:t>Assembly Code Generation</w:t>
      </w:r>
      <w:bookmarkEnd w:id="432"/>
      <w:bookmarkEnd w:id="433"/>
      <w:bookmarkEnd w:id="434"/>
    </w:p>
    <w:p w14:paraId="70E477B9" w14:textId="277CFAE1" w:rsidR="009E30F3" w:rsidRPr="00903DBA" w:rsidRDefault="009E30F3" w:rsidP="00B157D0">
      <w:r w:rsidRPr="00903DBA">
        <w:t xml:space="preserve">When we have generated and optimized the middle code, </w:t>
      </w:r>
      <w:r w:rsidR="00756A35" w:rsidRPr="00903DBA">
        <w:t xml:space="preserve">we continue </w:t>
      </w:r>
      <w:r w:rsidR="003C351D" w:rsidRPr="00903DBA">
        <w:t>to</w:t>
      </w:r>
      <w:r w:rsidR="00756A35" w:rsidRPr="00903DBA">
        <w:t xml:space="preserve"> </w:t>
      </w:r>
      <w:r w:rsidRPr="00903DBA">
        <w:t>generat</w:t>
      </w:r>
      <w:r w:rsidR="003C351D" w:rsidRPr="00903DBA">
        <w:t>e</w:t>
      </w:r>
      <w:r w:rsidRPr="00903DBA">
        <w:t xml:space="preserve"> the final assembly code.</w:t>
      </w:r>
      <w:r w:rsidR="00ED302B" w:rsidRPr="00903DBA">
        <w:t xml:space="preserve"> The first step is to generate the assembly code with </w:t>
      </w:r>
      <w:r w:rsidR="00ED302B" w:rsidRPr="00903DBA">
        <w:rPr>
          <w:rStyle w:val="Italic"/>
        </w:rPr>
        <w:t>tracks</w:t>
      </w:r>
      <w:r w:rsidR="00ED302B" w:rsidRPr="00903DBA">
        <w:t xml:space="preserve">. </w:t>
      </w:r>
      <w:r w:rsidR="008562B1" w:rsidRPr="00903DBA">
        <w:t>A track is a place hold</w:t>
      </w:r>
      <w:r w:rsidR="0014723C" w:rsidRPr="00903DBA">
        <w:t>er</w:t>
      </w:r>
      <w:r w:rsidR="008562B1" w:rsidRPr="00903DBA">
        <w:t xml:space="preserve"> for a register </w:t>
      </w:r>
      <w:r w:rsidR="00220FF7" w:rsidRPr="00903DBA">
        <w:t>and</w:t>
      </w:r>
      <w:r w:rsidR="008562B1" w:rsidRPr="00903DBA">
        <w:t xml:space="preserve"> follows the (yet unknown) register through the code. The track is then replaced by a proper register by the register allocato</w:t>
      </w:r>
      <w:r w:rsidR="0014723C" w:rsidRPr="00903DBA">
        <w:t>r</w:t>
      </w:r>
      <w:r w:rsidR="008562B1" w:rsidRPr="00903DBA">
        <w:t>. Finally, the assembly code instruction</w:t>
      </w:r>
      <w:r w:rsidR="00220FF7" w:rsidRPr="00903DBA">
        <w:t>s</w:t>
      </w:r>
      <w:r w:rsidR="008562B1" w:rsidRPr="00903DBA">
        <w:t xml:space="preserve"> are written in plain text.</w:t>
      </w:r>
    </w:p>
    <w:p w14:paraId="4C71FC1D" w14:textId="4259987D" w:rsidR="006C5851" w:rsidRPr="00903DBA" w:rsidRDefault="004E1BBC" w:rsidP="00B25DBF">
      <w:pPr>
        <w:pStyle w:val="Rubrik2"/>
      </w:pPr>
      <w:bookmarkStart w:id="435" w:name="_Toc57656073"/>
      <w:r w:rsidRPr="00903DBA">
        <w:t>Runtime Management</w:t>
      </w:r>
      <w:bookmarkEnd w:id="435"/>
    </w:p>
    <w:p w14:paraId="023BD772" w14:textId="477EF4ED" w:rsidR="00B26610" w:rsidRPr="00903DBA" w:rsidRDefault="00B26610" w:rsidP="00B26610">
      <w:r w:rsidRPr="00903DBA">
        <w:t>When it comes to runtime management</w:t>
      </w:r>
      <w:r w:rsidR="000C3F22" w:rsidRPr="00903DBA">
        <w:t>,</w:t>
      </w:r>
      <w:r w:rsidRPr="00903DBA">
        <w:t xml:space="preserve"> we use the classic style where we allocate </w:t>
      </w:r>
      <w:r w:rsidR="007635EF" w:rsidRPr="00903DBA">
        <w:t>an activation record for each function call, beginning with the initi</w:t>
      </w:r>
      <w:r w:rsidR="000C3F22" w:rsidRPr="00903DBA">
        <w:t xml:space="preserve">al call to </w:t>
      </w:r>
      <w:r w:rsidR="000C3F22" w:rsidRPr="00903DBA">
        <w:rPr>
          <w:rStyle w:val="KeyWord0"/>
        </w:rPr>
        <w:t>main</w:t>
      </w:r>
      <w:r w:rsidR="000C3F22" w:rsidRPr="00903DBA">
        <w:t>. Each activation record holds the data for the functions’ parameters and local variables and constants.</w:t>
      </w:r>
      <w:r w:rsidR="00710D99" w:rsidRPr="00903DBA">
        <w:t xml:space="preserve"> We use </w:t>
      </w:r>
      <w:r w:rsidR="00B52600" w:rsidRPr="00903DBA">
        <w:t xml:space="preserve">the </w:t>
      </w:r>
      <w:r w:rsidR="00B52600" w:rsidRPr="00903DBA">
        <w:rPr>
          <w:rStyle w:val="KeyWord0"/>
        </w:rPr>
        <w:t>regular</w:t>
      </w:r>
      <w:r w:rsidR="00710D99" w:rsidRPr="00903DBA">
        <w:t xml:space="preserve"> </w:t>
      </w:r>
      <w:r w:rsidR="00710D99" w:rsidRPr="00903DBA">
        <w:rPr>
          <w:rStyle w:val="KeyWord0"/>
        </w:rPr>
        <w:t>frame</w:t>
      </w:r>
      <w:r w:rsidR="00710D99" w:rsidRPr="00903DBA">
        <w:t xml:space="preserve"> </w:t>
      </w:r>
      <w:r w:rsidR="00710D99" w:rsidRPr="00903DBA">
        <w:rPr>
          <w:rStyle w:val="KeyWord0"/>
        </w:rPr>
        <w:t>pointer</w:t>
      </w:r>
      <w:r w:rsidR="00710D99" w:rsidRPr="00903DBA">
        <w:t xml:space="preserve"> to hold the address of the current function call. The activation record also holds the</w:t>
      </w:r>
      <w:r w:rsidR="004664C2" w:rsidRPr="00903DBA">
        <w:t xml:space="preserve"> frame pointer of the previous activation record and the return address; that is, the</w:t>
      </w:r>
      <w:r w:rsidR="009344BA" w:rsidRPr="00903DBA">
        <w:t xml:space="preserve"> address to jump to when the execution</w:t>
      </w:r>
      <w:r w:rsidR="00992332" w:rsidRPr="00903DBA">
        <w:t xml:space="preserve"> of the current function</w:t>
      </w:r>
      <w:r w:rsidR="009344BA" w:rsidRPr="00903DBA">
        <w:t xml:space="preserve"> returns to the calling function</w:t>
      </w:r>
      <w:r w:rsidR="006B7466" w:rsidRPr="00903DBA">
        <w:t>. More specifically: the address of the instruction following the call in the calling function.</w:t>
      </w:r>
    </w:p>
    <w:p w14:paraId="7F8569E6" w14:textId="69035DC7" w:rsidR="00992332" w:rsidRPr="00903DBA" w:rsidRDefault="00F650C4" w:rsidP="00B26610">
      <w:r w:rsidRPr="00903DBA">
        <w:t xml:space="preserve">What makes it </w:t>
      </w:r>
      <w:r w:rsidR="00992332" w:rsidRPr="00903DBA">
        <w:t xml:space="preserve">a little bit more complicated is </w:t>
      </w:r>
      <w:r w:rsidRPr="00903DBA">
        <w:t xml:space="preserve">that a </w:t>
      </w:r>
      <w:r w:rsidR="00992332" w:rsidRPr="00903DBA">
        <w:t>function may be elliptic; that is, i</w:t>
      </w:r>
      <w:r w:rsidRPr="00903DBA">
        <w:t>t</w:t>
      </w:r>
      <w:r w:rsidR="00992332" w:rsidRPr="00903DBA">
        <w:t xml:space="preserve"> has a variable number of parameters, like </w:t>
      </w:r>
      <w:r w:rsidR="00992332" w:rsidRPr="00903DBA">
        <w:rPr>
          <w:rStyle w:val="KeyWord0"/>
        </w:rPr>
        <w:t>printf</w:t>
      </w:r>
      <w:r w:rsidR="00992332" w:rsidRPr="00903DBA">
        <w:t xml:space="preserve"> and </w:t>
      </w:r>
      <w:r w:rsidR="00992332" w:rsidRPr="00903DBA">
        <w:rPr>
          <w:rStyle w:val="KeyWord0"/>
        </w:rPr>
        <w:t>scanf</w:t>
      </w:r>
      <w:r w:rsidR="00992332" w:rsidRPr="00903DBA">
        <w:t>.</w:t>
      </w:r>
      <w:r w:rsidR="00DC619F" w:rsidRPr="00903DBA">
        <w:t xml:space="preserve"> We introduc</w:t>
      </w:r>
      <w:r w:rsidRPr="00903DBA">
        <w:t xml:space="preserve">e </w:t>
      </w:r>
      <w:r w:rsidR="00DC619F" w:rsidRPr="00903DBA">
        <w:t xml:space="preserve">a second frame pointer: </w:t>
      </w:r>
      <w:r w:rsidRPr="00903DBA">
        <w:t xml:space="preserve">the </w:t>
      </w:r>
      <w:r w:rsidRPr="00903DBA">
        <w:rPr>
          <w:rStyle w:val="KeyWord0"/>
        </w:rPr>
        <w:t>elliptic</w:t>
      </w:r>
      <w:r w:rsidRPr="00903DBA">
        <w:t xml:space="preserve"> </w:t>
      </w:r>
      <w:r w:rsidRPr="00903DBA">
        <w:rPr>
          <w:rStyle w:val="KeyWord0"/>
        </w:rPr>
        <w:t>frame</w:t>
      </w:r>
      <w:r w:rsidRPr="00903DBA">
        <w:t xml:space="preserve"> </w:t>
      </w:r>
      <w:r w:rsidRPr="00903DBA">
        <w:rPr>
          <w:rStyle w:val="KeyWord0"/>
        </w:rPr>
        <w:t>pointer</w:t>
      </w:r>
      <w:r w:rsidR="00B52600" w:rsidRPr="00903DBA">
        <w:t xml:space="preserve"> for elliptic functions. </w:t>
      </w:r>
      <w:r w:rsidR="00DA39EA" w:rsidRPr="00903DBA">
        <w:t>It holds the address of the activation record plus the size of the extra parameters in the call to an elliptic function.</w:t>
      </w:r>
    </w:p>
    <w:p w14:paraId="65E84F62" w14:textId="01698F55" w:rsidR="007C3461" w:rsidRPr="00903DBA" w:rsidRDefault="0054288A" w:rsidP="00B26610">
      <w:r w:rsidRPr="00903DBA">
        <w:t>To sum it up: the activation record holds the return address, regular frame pointer,</w:t>
      </w:r>
      <w:r w:rsidR="00617E3E" w:rsidRPr="00903DBA">
        <w:t xml:space="preserve"> and</w:t>
      </w:r>
      <w:r w:rsidRPr="00903DBA">
        <w:t xml:space="preserve"> elliptic frame pointer</w:t>
      </w:r>
      <w:r w:rsidR="00A00F1B" w:rsidRPr="00903DBA">
        <w:t xml:space="preserve"> </w:t>
      </w:r>
      <w:r w:rsidR="00617E3E" w:rsidRPr="00903DBA">
        <w:t xml:space="preserve">of the calling function as well as </w:t>
      </w:r>
      <w:r w:rsidR="00FC2AC1" w:rsidRPr="00903DBA">
        <w:t xml:space="preserve">the parameters, potential extra parameter in case of an </w:t>
      </w:r>
      <w:r w:rsidR="00617E3E" w:rsidRPr="00903DBA">
        <w:t>elliptic</w:t>
      </w:r>
      <w:r w:rsidR="00FC2AC1" w:rsidRPr="00903DBA">
        <w:t xml:space="preserve"> function, and local variables and constants</w:t>
      </w:r>
      <w:r w:rsidR="00617E3E" w:rsidRPr="00903DBA">
        <w:t xml:space="preserve"> of the current function.</w:t>
      </w:r>
      <w:r w:rsidR="00A00F1B" w:rsidRPr="00903DBA">
        <w:t xml:space="preserve"> The elliptic frame pointer is undefined in case of a non-elliptic calling function</w:t>
      </w:r>
      <w:r w:rsidR="00254F81" w:rsidRPr="00903DBA">
        <w:t>.</w:t>
      </w:r>
      <w:r w:rsidR="00097230" w:rsidRPr="00903DBA">
        <w:t xml:space="preserve"> However, we must always have the elliptic frame pointer in the activation </w:t>
      </w:r>
      <w:r w:rsidR="004A0724" w:rsidRPr="00903DBA">
        <w:t>record since</w:t>
      </w:r>
      <w:r w:rsidR="00097230" w:rsidRPr="00903DBA">
        <w:t xml:space="preserve"> the same function can be called by both elliptic and non-elliptic functions.</w:t>
      </w:r>
    </w:p>
    <w:p w14:paraId="278CA7F9" w14:textId="694B4415" w:rsidR="007D46D3" w:rsidRPr="00903DBA" w:rsidRDefault="007D46D3" w:rsidP="00B26610">
      <w:r w:rsidRPr="00903DBA">
        <w:t>When a function cal</w:t>
      </w:r>
      <w:r w:rsidR="003265E8" w:rsidRPr="00903DBA">
        <w:t xml:space="preserve">ls another function (or itself recursively) </w:t>
      </w:r>
      <w:r w:rsidR="002A0293" w:rsidRPr="00903DBA">
        <w:t>the activation record of the called function is located at the address above the activation record of the calling function</w:t>
      </w:r>
      <w:r w:rsidR="008A4999" w:rsidRPr="00903DBA">
        <w:t xml:space="preserve">. </w:t>
      </w:r>
      <w:r w:rsidR="002566E3" w:rsidRPr="00903DBA">
        <w:t>The return address, regular and frame pointers of the calling function are stored at the beginning of the activation record of the called function.</w:t>
      </w:r>
    </w:p>
    <w:p w14:paraId="6C7FDC26" w14:textId="6068172D" w:rsidR="00C07C4D" w:rsidRPr="00903DBA" w:rsidRDefault="002566E3" w:rsidP="00B26610">
      <w:r w:rsidRPr="00903DBA">
        <w:t>When a function returns to the calling function</w:t>
      </w:r>
      <w:r w:rsidR="00DC782D" w:rsidRPr="00903DBA">
        <w:t>, the regular and elliptic frame pointers are restored to the values of the calling function</w:t>
      </w:r>
      <w:r w:rsidR="003265E8" w:rsidRPr="00903DBA">
        <w:t>,</w:t>
      </w:r>
      <w:r w:rsidR="00DC782D" w:rsidRPr="00903DBA">
        <w:t xml:space="preserve"> and </w:t>
      </w:r>
      <w:r w:rsidR="003265E8" w:rsidRPr="00903DBA">
        <w:t xml:space="preserve">a </w:t>
      </w:r>
      <w:r w:rsidR="006B7466" w:rsidRPr="00903DBA">
        <w:t>jump back to the return address</w:t>
      </w:r>
      <w:r w:rsidR="007D46D3" w:rsidRPr="00903DBA">
        <w:t xml:space="preserve"> occurs.</w:t>
      </w:r>
    </w:p>
    <w:p w14:paraId="144DFB95" w14:textId="389D0C93" w:rsidR="000A7263" w:rsidRPr="00903DBA" w:rsidRDefault="000A7263" w:rsidP="00B26610">
      <w:r w:rsidRPr="00903DBA">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903DBA" w:rsidRDefault="006429E2" w:rsidP="00B26610">
      <w:r w:rsidRPr="00903DBA">
        <w:t xml:space="preserve">The return address of the activation record for the initial </w:t>
      </w:r>
      <w:r w:rsidRPr="00903DBA">
        <w:rPr>
          <w:rStyle w:val="KeyWord0"/>
        </w:rPr>
        <w:t>main</w:t>
      </w:r>
      <w:r w:rsidRPr="00903DBA">
        <w:t xml:space="preserve"> call is initialized to zero. When main return and the return address is zero, an exit of the execution occurs instead of a return. But only for the first call, subsequent recursive calls to </w:t>
      </w:r>
      <w:r w:rsidRPr="00903DBA">
        <w:rPr>
          <w:rStyle w:val="KeyWord0"/>
        </w:rPr>
        <w:t>main</w:t>
      </w:r>
      <w:r w:rsidRPr="00903DBA">
        <w:t xml:space="preserve"> have their own </w:t>
      </w:r>
      <w:r w:rsidR="00045B1F" w:rsidRPr="00903DBA">
        <w:t xml:space="preserve">regular </w:t>
      </w:r>
      <w:r w:rsidRPr="00903DBA">
        <w:t xml:space="preserve">return addresses since it is quite possible to make recursive calls to </w:t>
      </w:r>
      <w:r w:rsidRPr="00903DBA">
        <w:rPr>
          <w:rStyle w:val="KeyWord0"/>
        </w:rPr>
        <w:t>main</w:t>
      </w:r>
      <w:r w:rsidRPr="00903DBA">
        <w:t>. The following program writes the number one to ten.</w:t>
      </w:r>
    </w:p>
    <w:p w14:paraId="0A6BE69A" w14:textId="77777777" w:rsidR="00940436" w:rsidRPr="00903DBA" w:rsidRDefault="00940436" w:rsidP="00940436">
      <w:pPr>
        <w:pStyle w:val="Code"/>
        <w:rPr>
          <w:highlight w:val="white"/>
        </w:rPr>
      </w:pPr>
      <w:r w:rsidRPr="00903DBA">
        <w:rPr>
          <w:highlight w:val="white"/>
        </w:rPr>
        <w:t>void main() {</w:t>
      </w:r>
    </w:p>
    <w:p w14:paraId="687A5A24" w14:textId="77777777" w:rsidR="00940436" w:rsidRPr="00903DBA" w:rsidRDefault="00940436" w:rsidP="00940436">
      <w:pPr>
        <w:pStyle w:val="Code"/>
        <w:rPr>
          <w:highlight w:val="white"/>
        </w:rPr>
      </w:pPr>
      <w:r w:rsidRPr="00903DBA">
        <w:rPr>
          <w:highlight w:val="white"/>
        </w:rPr>
        <w:t xml:space="preserve">  static count = 1;</w:t>
      </w:r>
    </w:p>
    <w:p w14:paraId="38E0F9C2" w14:textId="77777777" w:rsidR="00940436" w:rsidRPr="00903DBA" w:rsidRDefault="00940436" w:rsidP="00940436">
      <w:pPr>
        <w:pStyle w:val="Code"/>
        <w:rPr>
          <w:highlight w:val="white"/>
        </w:rPr>
      </w:pPr>
    </w:p>
    <w:p w14:paraId="29DA69C9" w14:textId="77777777" w:rsidR="00940436" w:rsidRPr="00903DBA" w:rsidRDefault="00940436" w:rsidP="00940436">
      <w:pPr>
        <w:pStyle w:val="Code"/>
        <w:rPr>
          <w:highlight w:val="white"/>
        </w:rPr>
      </w:pPr>
      <w:r w:rsidRPr="00903DBA">
        <w:rPr>
          <w:highlight w:val="white"/>
        </w:rPr>
        <w:t xml:space="preserve">  if (count &lt;= 10) {</w:t>
      </w:r>
    </w:p>
    <w:p w14:paraId="3B19037C" w14:textId="77777777" w:rsidR="00940436" w:rsidRPr="00903DBA" w:rsidRDefault="00940436" w:rsidP="00940436">
      <w:pPr>
        <w:pStyle w:val="Code"/>
        <w:rPr>
          <w:highlight w:val="white"/>
        </w:rPr>
      </w:pPr>
      <w:r w:rsidRPr="00903DBA">
        <w:rPr>
          <w:highlight w:val="white"/>
        </w:rPr>
        <w:t xml:space="preserve">    printf("%d ", count++);</w:t>
      </w:r>
    </w:p>
    <w:p w14:paraId="49A7801E" w14:textId="77777777" w:rsidR="00940436" w:rsidRPr="00903DBA" w:rsidRDefault="00940436" w:rsidP="00940436">
      <w:pPr>
        <w:pStyle w:val="Code"/>
        <w:rPr>
          <w:highlight w:val="white"/>
        </w:rPr>
      </w:pPr>
      <w:r w:rsidRPr="00903DBA">
        <w:rPr>
          <w:highlight w:val="white"/>
        </w:rPr>
        <w:t xml:space="preserve">    main();</w:t>
      </w:r>
    </w:p>
    <w:p w14:paraId="39EAD118" w14:textId="77777777" w:rsidR="00940436" w:rsidRPr="00903DBA" w:rsidRDefault="00940436" w:rsidP="00940436">
      <w:pPr>
        <w:pStyle w:val="Code"/>
        <w:rPr>
          <w:highlight w:val="white"/>
        </w:rPr>
      </w:pPr>
      <w:r w:rsidRPr="00903DBA">
        <w:rPr>
          <w:highlight w:val="white"/>
        </w:rPr>
        <w:t xml:space="preserve">  }</w:t>
      </w:r>
    </w:p>
    <w:p w14:paraId="3CB9D3D9" w14:textId="00646987" w:rsidR="006429E2" w:rsidRPr="00903DBA" w:rsidRDefault="00940436" w:rsidP="00940436">
      <w:pPr>
        <w:pStyle w:val="Code"/>
      </w:pPr>
      <w:r w:rsidRPr="00903DBA">
        <w:rPr>
          <w:highlight w:val="white"/>
        </w:rPr>
        <w:lastRenderedPageBreak/>
        <w:t>}</w:t>
      </w:r>
    </w:p>
    <w:p w14:paraId="480A1FDD" w14:textId="2E224CA6" w:rsidR="00F05868" w:rsidRPr="00903DBA" w:rsidRDefault="00F05868" w:rsidP="00B26610">
      <w:r w:rsidRPr="00903DBA">
        <w:t xml:space="preserve">Let us look at the following </w:t>
      </w:r>
      <w:r w:rsidR="00D65976" w:rsidRPr="00903DBA">
        <w:t>example</w:t>
      </w:r>
      <w:r w:rsidRPr="00903DBA">
        <w:t>.</w:t>
      </w:r>
    </w:p>
    <w:p w14:paraId="2CD34192" w14:textId="0F84F255" w:rsidR="00F05868" w:rsidRPr="00903DBA" w:rsidRDefault="00F05868" w:rsidP="00F05868">
      <w:pPr>
        <w:pStyle w:val="Code"/>
      </w:pPr>
      <w:r w:rsidRPr="00903DBA">
        <w:t>void main() {</w:t>
      </w:r>
    </w:p>
    <w:p w14:paraId="7A515CD3" w14:textId="5C969254" w:rsidR="00F05868" w:rsidRPr="00903DBA" w:rsidRDefault="00F05868" w:rsidP="00F05868">
      <w:pPr>
        <w:pStyle w:val="Code"/>
      </w:pPr>
      <w:r w:rsidRPr="00903DBA">
        <w:t xml:space="preserve">  int a</w:t>
      </w:r>
      <w:r w:rsidR="00D65976" w:rsidRPr="00903DBA">
        <w:t xml:space="preserve"> = 1</w:t>
      </w:r>
      <w:r w:rsidR="00FF6A84" w:rsidRPr="00903DBA">
        <w:t>, b</w:t>
      </w:r>
      <w:r w:rsidR="00D65976" w:rsidRPr="00903DBA">
        <w:t xml:space="preserve"> = 2</w:t>
      </w:r>
      <w:r w:rsidRPr="00903DBA">
        <w:t>;</w:t>
      </w:r>
    </w:p>
    <w:p w14:paraId="56B38B51" w14:textId="053F981F" w:rsidR="00F05868" w:rsidRPr="00903DBA" w:rsidRDefault="00F05868" w:rsidP="00F05868">
      <w:pPr>
        <w:pStyle w:val="Code"/>
      </w:pPr>
      <w:r w:rsidRPr="00903DBA">
        <w:t xml:space="preserve">  f(1</w:t>
      </w:r>
      <w:r w:rsidR="00D65976" w:rsidRPr="00903DBA">
        <w:t>1</w:t>
      </w:r>
      <w:r w:rsidR="00FF6A84" w:rsidRPr="00903DBA">
        <w:t xml:space="preserve">, </w:t>
      </w:r>
      <w:r w:rsidR="00D65976" w:rsidRPr="00903DBA">
        <w:t>1</w:t>
      </w:r>
      <w:r w:rsidR="00FF6A84" w:rsidRPr="00903DBA">
        <w:t>2</w:t>
      </w:r>
      <w:r w:rsidRPr="00903DBA">
        <w:t>);</w:t>
      </w:r>
    </w:p>
    <w:p w14:paraId="4C475B4E" w14:textId="723EB601" w:rsidR="00E30AC4" w:rsidRPr="00903DBA" w:rsidRDefault="00E30AC4" w:rsidP="00F05868">
      <w:pPr>
        <w:pStyle w:val="Code"/>
      </w:pPr>
      <w:r w:rsidRPr="00903DBA">
        <w:t xml:space="preserve">  // </w:t>
      </w:r>
      <w:r w:rsidR="005D7821" w:rsidRPr="00903DBA">
        <w:t>point 1</w:t>
      </w:r>
    </w:p>
    <w:p w14:paraId="44CAC6A8" w14:textId="14F6DC92" w:rsidR="00F05868" w:rsidRPr="00903DBA" w:rsidRDefault="00F05868" w:rsidP="00F05868">
      <w:pPr>
        <w:pStyle w:val="Code"/>
      </w:pPr>
      <w:r w:rsidRPr="00903DBA">
        <w:t>}</w:t>
      </w:r>
    </w:p>
    <w:p w14:paraId="5D788B4E" w14:textId="74850700" w:rsidR="00F05868" w:rsidRPr="00903DBA" w:rsidRDefault="00F05868" w:rsidP="00F05868">
      <w:pPr>
        <w:pStyle w:val="Code"/>
      </w:pPr>
    </w:p>
    <w:p w14:paraId="2E6A78C5" w14:textId="68E0C28A" w:rsidR="00F05868" w:rsidRPr="00903DBA" w:rsidRDefault="00A6175E" w:rsidP="00F05868">
      <w:pPr>
        <w:pStyle w:val="Code"/>
      </w:pPr>
      <w:r w:rsidRPr="00903DBA">
        <w:t>v</w:t>
      </w:r>
      <w:r w:rsidR="00F05868" w:rsidRPr="00903DBA">
        <w:t>oid</w:t>
      </w:r>
      <w:r w:rsidRPr="00903DBA">
        <w:t xml:space="preserve"> f(int i, int j) {</w:t>
      </w:r>
    </w:p>
    <w:p w14:paraId="11940E7D" w14:textId="18CD771C" w:rsidR="00FF6A84" w:rsidRPr="00903DBA" w:rsidRDefault="00FF6A84" w:rsidP="00F05868">
      <w:pPr>
        <w:pStyle w:val="Code"/>
      </w:pPr>
      <w:r w:rsidRPr="00903DBA">
        <w:t xml:space="preserve">  int c</w:t>
      </w:r>
      <w:r w:rsidR="00D65976" w:rsidRPr="00903DBA">
        <w:t xml:space="preserve"> = 3</w:t>
      </w:r>
      <w:r w:rsidRPr="00903DBA">
        <w:t>, d</w:t>
      </w:r>
      <w:r w:rsidR="00D65976" w:rsidRPr="00903DBA">
        <w:t xml:space="preserve"> = 4</w:t>
      </w:r>
      <w:r w:rsidRPr="00903DBA">
        <w:t>;</w:t>
      </w:r>
    </w:p>
    <w:p w14:paraId="2092C4FF" w14:textId="668B256E" w:rsidR="00A6175E" w:rsidRPr="00903DBA" w:rsidRDefault="00A6175E" w:rsidP="00F05868">
      <w:pPr>
        <w:pStyle w:val="Code"/>
      </w:pPr>
      <w:r w:rsidRPr="00903DBA">
        <w:t xml:space="preserve">  g(</w:t>
      </w:r>
      <w:r w:rsidR="00D65976" w:rsidRPr="00903DBA">
        <w:t>1</w:t>
      </w:r>
      <w:r w:rsidR="00FF6A84" w:rsidRPr="00903DBA">
        <w:t xml:space="preserve">3, </w:t>
      </w:r>
      <w:r w:rsidR="00D65976" w:rsidRPr="00903DBA">
        <w:t>1</w:t>
      </w:r>
      <w:r w:rsidR="00FF6A84" w:rsidRPr="00903DBA">
        <w:t>4)</w:t>
      </w:r>
      <w:r w:rsidR="00E30AC4" w:rsidRPr="00903DBA">
        <w:t>;</w:t>
      </w:r>
    </w:p>
    <w:p w14:paraId="1EE98DD0" w14:textId="53C2065D" w:rsidR="00E30AC4" w:rsidRPr="00903DBA" w:rsidRDefault="00E30AC4" w:rsidP="00F05868">
      <w:pPr>
        <w:pStyle w:val="Code"/>
      </w:pPr>
      <w:r w:rsidRPr="00903DBA">
        <w:t xml:space="preserve">  // </w:t>
      </w:r>
      <w:r w:rsidR="005D7821" w:rsidRPr="00903DBA">
        <w:t>point 2</w:t>
      </w:r>
    </w:p>
    <w:p w14:paraId="428D2C9C" w14:textId="4A5FAE39" w:rsidR="00A6175E" w:rsidRPr="00903DBA" w:rsidRDefault="00A6175E" w:rsidP="00F05868">
      <w:pPr>
        <w:pStyle w:val="Code"/>
      </w:pPr>
      <w:r w:rsidRPr="00903DBA">
        <w:t>}</w:t>
      </w:r>
    </w:p>
    <w:p w14:paraId="53ABA470" w14:textId="7AD02D75" w:rsidR="00A6175E" w:rsidRPr="00903DBA" w:rsidRDefault="00A6175E" w:rsidP="00F05868">
      <w:pPr>
        <w:pStyle w:val="Code"/>
      </w:pPr>
    </w:p>
    <w:p w14:paraId="1F6CDA5E" w14:textId="7279F6C9" w:rsidR="00A6175E" w:rsidRPr="00903DBA" w:rsidRDefault="00A6175E" w:rsidP="00F05868">
      <w:pPr>
        <w:pStyle w:val="Code"/>
      </w:pPr>
      <w:r w:rsidRPr="00903DBA">
        <w:t xml:space="preserve">void g(int </w:t>
      </w:r>
      <w:r w:rsidR="00FF6A84" w:rsidRPr="00903DBA">
        <w:t>k, int l</w:t>
      </w:r>
      <w:r w:rsidRPr="00903DBA">
        <w:t>) {</w:t>
      </w:r>
    </w:p>
    <w:p w14:paraId="4BFD7834" w14:textId="63C09620" w:rsidR="00FF6A84" w:rsidRPr="00903DBA" w:rsidRDefault="00FF6A84" w:rsidP="00F05868">
      <w:pPr>
        <w:pStyle w:val="Code"/>
      </w:pPr>
      <w:r w:rsidRPr="00903DBA">
        <w:t xml:space="preserve">  int e</w:t>
      </w:r>
      <w:r w:rsidR="00D65976" w:rsidRPr="00903DBA">
        <w:t xml:space="preserve"> = 5</w:t>
      </w:r>
      <w:r w:rsidRPr="00903DBA">
        <w:t>, f</w:t>
      </w:r>
      <w:r w:rsidR="00D65976" w:rsidRPr="00903DBA">
        <w:t xml:space="preserve"> = 6</w:t>
      </w:r>
      <w:r w:rsidRPr="00903DBA">
        <w:t>;</w:t>
      </w:r>
    </w:p>
    <w:p w14:paraId="2A800184" w14:textId="4D790933" w:rsidR="00E745F5" w:rsidRPr="00903DBA" w:rsidRDefault="00A6175E" w:rsidP="00D65976">
      <w:pPr>
        <w:pStyle w:val="Code"/>
      </w:pPr>
      <w:r w:rsidRPr="00903DBA">
        <w:t>}</w:t>
      </w:r>
    </w:p>
    <w:p w14:paraId="67585AE6" w14:textId="068D6695" w:rsidR="00E745F5" w:rsidRPr="00903DBA" w:rsidRDefault="00E745F5" w:rsidP="00E11100">
      <w:r w:rsidRPr="00903DBA">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BB4D00" w:rsidRPr="00D2146B" w:rsidRDefault="00BB4D00"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BB4D00" w:rsidRPr="00D2146B" w:rsidRDefault="00BB4D00"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BB4D00" w:rsidRPr="00D2146B" w:rsidRDefault="00BB4D00"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BB4D00" w:rsidRPr="00D2146B" w:rsidRDefault="00BB4D00"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BB4D00" w:rsidRPr="00D2146B" w:rsidRDefault="00BB4D00" w:rsidP="00D2146B">
                              <w:pPr>
                                <w:spacing w:before="0" w:after="0"/>
                                <w:rPr>
                                  <w:sz w:val="18"/>
                                  <w:szCs w:val="18"/>
                                  <w:lang w:val="sv-SE"/>
                                </w:rPr>
                              </w:pPr>
                              <w:r w:rsidRPr="00D2146B">
                                <w:rPr>
                                  <w:sz w:val="18"/>
                                  <w:szCs w:val="18"/>
                                  <w:lang w:val="sv-SE"/>
                                </w:rPr>
                                <w:t>Ellipse Frame Pointer</w:t>
                              </w:r>
                            </w:p>
                            <w:p w14:paraId="366E1AE1" w14:textId="757FAE9A" w:rsidR="00BB4D00" w:rsidRPr="00D2146B" w:rsidRDefault="00BB4D00" w:rsidP="00D2146B">
                              <w:pPr>
                                <w:spacing w:before="0" w:after="0"/>
                                <w:rPr>
                                  <w:sz w:val="18"/>
                                  <w:szCs w:val="18"/>
                                  <w:lang w:val="sv-SE"/>
                                </w:rPr>
                              </w:pPr>
                              <w:r w:rsidRPr="00D2146B">
                                <w:rPr>
                                  <w:sz w:val="18"/>
                                  <w:szCs w:val="18"/>
                                  <w:lang w:val="sv-SE"/>
                                </w:rPr>
                                <w:t>Regular Frame Pointer</w:t>
                              </w:r>
                            </w:p>
                            <w:p w14:paraId="3E5A4966" w14:textId="38836501" w:rsidR="00BB4D00" w:rsidRPr="00D2146B" w:rsidRDefault="00BB4D00"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BB4D00" w:rsidRPr="00D2146B" w:rsidRDefault="00BB4D00" w:rsidP="00D2146B">
                              <w:pPr>
                                <w:spacing w:before="0" w:after="0"/>
                                <w:rPr>
                                  <w:sz w:val="18"/>
                                  <w:szCs w:val="18"/>
                                  <w:lang w:val="sv-SE"/>
                                </w:rPr>
                              </w:pPr>
                            </w:p>
                            <w:p w14:paraId="48B5950A" w14:textId="77777777" w:rsidR="00BB4D00" w:rsidRPr="00D2146B" w:rsidRDefault="00BB4D00"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BB4D00" w:rsidRPr="00D2146B" w:rsidRDefault="00BB4D00"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BB4D00" w:rsidRPr="00D2146B" w:rsidRDefault="00BB4D00"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BB4D00" w:rsidRPr="00D2146B" w:rsidRDefault="00BB4D00"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BB4D00" w:rsidRPr="00D2146B" w:rsidRDefault="00BB4D00"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BB4D00" w:rsidRPr="00D2146B" w:rsidRDefault="00BB4D00"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BB4D00" w:rsidRPr="00D2146B" w:rsidRDefault="00BB4D00"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BB4D00" w:rsidRPr="00D2146B" w:rsidRDefault="00BB4D00"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BB4D00" w:rsidRPr="00D2146B" w:rsidRDefault="00BB4D00"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BB4D00" w:rsidRPr="00D2146B" w:rsidRDefault="00BB4D00" w:rsidP="00D2146B">
                              <w:pPr>
                                <w:spacing w:before="0" w:after="0" w:line="256" w:lineRule="auto"/>
                                <w:rPr>
                                  <w:sz w:val="18"/>
                                  <w:szCs w:val="18"/>
                                </w:rPr>
                              </w:pPr>
                              <w:r w:rsidRPr="00D2146B">
                                <w:rPr>
                                  <w:rFonts w:eastAsia="Calibri"/>
                                  <w:color w:val="000000"/>
                                  <w:sz w:val="18"/>
                                  <w:szCs w:val="18"/>
                                </w:rPr>
                                <w:t> </w:t>
                              </w:r>
                            </w:p>
                            <w:p w14:paraId="2924CD49" w14:textId="77777777" w:rsidR="00BB4D00" w:rsidRPr="00D2146B" w:rsidRDefault="00BB4D00"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BB4D00" w:rsidRPr="00D2146B" w:rsidRDefault="00BB4D00"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BB4D00" w:rsidRPr="00D2146B" w:rsidRDefault="00BB4D00"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BB4D00" w:rsidRPr="00D2146B" w:rsidRDefault="00BB4D00"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BB4D00" w:rsidRPr="00D2146B" w:rsidRDefault="00BB4D00"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BB4D00" w:rsidRPr="00D2146B" w:rsidRDefault="00BB4D00"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BB4D00" w:rsidRPr="00D2146B" w:rsidRDefault="00BB4D00"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BB4D00" w:rsidRPr="00D2146B" w:rsidRDefault="00BB4D00" w:rsidP="00D2146B">
                              <w:pPr>
                                <w:spacing w:before="0" w:after="0" w:line="254" w:lineRule="auto"/>
                                <w:rPr>
                                  <w:sz w:val="18"/>
                                  <w:szCs w:val="18"/>
                                </w:rPr>
                              </w:pPr>
                              <w:r w:rsidRPr="00D2146B">
                                <w:rPr>
                                  <w:rFonts w:eastAsia="Calibri"/>
                                  <w:color w:val="000000"/>
                                  <w:sz w:val="18"/>
                                  <w:szCs w:val="18"/>
                                </w:rPr>
                                <w:t> </w:t>
                              </w:r>
                            </w:p>
                            <w:p w14:paraId="1ECBE518" w14:textId="77777777" w:rsidR="00BB4D00" w:rsidRPr="00D2146B" w:rsidRDefault="00BB4D00"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BB4D00" w:rsidRPr="00D2146B" w:rsidRDefault="00BB4D00"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BB4D00" w:rsidRPr="00D2146B" w:rsidRDefault="00BB4D00"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BB4D00" w:rsidRPr="00D2146B" w:rsidRDefault="00BB4D00"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BB4D00" w:rsidRPr="00D2146B" w:rsidRDefault="00BB4D00"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BB4D00" w:rsidRPr="00D2146B" w:rsidRDefault="00BB4D00"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BB4D00" w:rsidRPr="00D2146B" w:rsidRDefault="00BB4D00" w:rsidP="00D2146B">
                        <w:pPr>
                          <w:spacing w:before="0" w:after="0"/>
                          <w:rPr>
                            <w:sz w:val="18"/>
                            <w:szCs w:val="18"/>
                            <w:lang w:val="sv-SE"/>
                          </w:rPr>
                        </w:pPr>
                        <w:r w:rsidRPr="00D2146B">
                          <w:rPr>
                            <w:sz w:val="18"/>
                            <w:szCs w:val="18"/>
                            <w:lang w:val="sv-SE"/>
                          </w:rPr>
                          <w:t>Ellipse Frame Pointer</w:t>
                        </w:r>
                      </w:p>
                      <w:p w14:paraId="366E1AE1" w14:textId="757FAE9A" w:rsidR="00BB4D00" w:rsidRPr="00D2146B" w:rsidRDefault="00BB4D00" w:rsidP="00D2146B">
                        <w:pPr>
                          <w:spacing w:before="0" w:after="0"/>
                          <w:rPr>
                            <w:sz w:val="18"/>
                            <w:szCs w:val="18"/>
                            <w:lang w:val="sv-SE"/>
                          </w:rPr>
                        </w:pPr>
                        <w:r w:rsidRPr="00D2146B">
                          <w:rPr>
                            <w:sz w:val="18"/>
                            <w:szCs w:val="18"/>
                            <w:lang w:val="sv-SE"/>
                          </w:rPr>
                          <w:t>Regular Frame Pointer</w:t>
                        </w:r>
                      </w:p>
                      <w:p w14:paraId="3E5A4966" w14:textId="38836501" w:rsidR="00BB4D00" w:rsidRPr="00D2146B" w:rsidRDefault="00BB4D00"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BB4D00" w:rsidRPr="00D2146B" w:rsidRDefault="00BB4D00" w:rsidP="00D2146B">
                        <w:pPr>
                          <w:spacing w:before="0" w:after="0"/>
                          <w:rPr>
                            <w:sz w:val="18"/>
                            <w:szCs w:val="18"/>
                            <w:lang w:val="sv-SE"/>
                          </w:rPr>
                        </w:pPr>
                      </w:p>
                      <w:p w14:paraId="48B5950A" w14:textId="77777777" w:rsidR="00BB4D00" w:rsidRPr="00D2146B" w:rsidRDefault="00BB4D00"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BB4D00" w:rsidRPr="00D2146B" w:rsidRDefault="00BB4D00"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BB4D00" w:rsidRPr="00D2146B" w:rsidRDefault="00BB4D00"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BB4D00" w:rsidRPr="00D2146B" w:rsidRDefault="00BB4D00"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BB4D00" w:rsidRPr="00D2146B" w:rsidRDefault="00BB4D00"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BB4D00" w:rsidRPr="00D2146B" w:rsidRDefault="00BB4D00"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BB4D00" w:rsidRPr="00D2146B" w:rsidRDefault="00BB4D00"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BB4D00" w:rsidRPr="00D2146B" w:rsidRDefault="00BB4D00"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BB4D00" w:rsidRPr="00D2146B" w:rsidRDefault="00BB4D00"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BB4D00" w:rsidRPr="00D2146B" w:rsidRDefault="00BB4D00" w:rsidP="00D2146B">
                        <w:pPr>
                          <w:spacing w:before="0" w:after="0" w:line="256" w:lineRule="auto"/>
                          <w:rPr>
                            <w:sz w:val="18"/>
                            <w:szCs w:val="18"/>
                          </w:rPr>
                        </w:pPr>
                        <w:r w:rsidRPr="00D2146B">
                          <w:rPr>
                            <w:rFonts w:eastAsia="Calibri"/>
                            <w:color w:val="000000"/>
                            <w:sz w:val="18"/>
                            <w:szCs w:val="18"/>
                          </w:rPr>
                          <w:t> </w:t>
                        </w:r>
                      </w:p>
                      <w:p w14:paraId="2924CD49" w14:textId="77777777" w:rsidR="00BB4D00" w:rsidRPr="00D2146B" w:rsidRDefault="00BB4D00"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BB4D00" w:rsidRPr="00D2146B" w:rsidRDefault="00BB4D00"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BB4D00" w:rsidRPr="00D2146B" w:rsidRDefault="00BB4D00"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BB4D00" w:rsidRPr="00D2146B" w:rsidRDefault="00BB4D00"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BB4D00" w:rsidRPr="00D2146B" w:rsidRDefault="00BB4D00"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BB4D00" w:rsidRPr="00D2146B" w:rsidRDefault="00BB4D00"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BB4D00" w:rsidRPr="00D2146B" w:rsidRDefault="00BB4D00"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BB4D00" w:rsidRPr="00D2146B" w:rsidRDefault="00BB4D00" w:rsidP="00D2146B">
                        <w:pPr>
                          <w:spacing w:before="0" w:after="0" w:line="254" w:lineRule="auto"/>
                          <w:rPr>
                            <w:sz w:val="18"/>
                            <w:szCs w:val="18"/>
                          </w:rPr>
                        </w:pPr>
                        <w:r w:rsidRPr="00D2146B">
                          <w:rPr>
                            <w:rFonts w:eastAsia="Calibri"/>
                            <w:color w:val="000000"/>
                            <w:sz w:val="18"/>
                            <w:szCs w:val="18"/>
                          </w:rPr>
                          <w:t> </w:t>
                        </w:r>
                      </w:p>
                      <w:p w14:paraId="1ECBE518" w14:textId="77777777" w:rsidR="00BB4D00" w:rsidRPr="00D2146B" w:rsidRDefault="00BB4D00"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BB4D00" w:rsidRPr="00D2146B" w:rsidRDefault="00BB4D00"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903DBA" w:rsidRDefault="001E3F1F" w:rsidP="00B26610">
      <w:r w:rsidRPr="00903DBA">
        <w:t xml:space="preserve">In the example above, the ellipse frame pointer is ignored. In the following example, however, we </w:t>
      </w:r>
      <w:r w:rsidR="005A5D2F" w:rsidRPr="00903DBA">
        <w:t xml:space="preserve">let </w:t>
      </w:r>
      <w:r w:rsidR="005A5D2F" w:rsidRPr="00903DBA">
        <w:rPr>
          <w:rStyle w:val="KeyWord0"/>
        </w:rPr>
        <w:t>f</w:t>
      </w:r>
      <w:r w:rsidR="005A5D2F" w:rsidRPr="00903DBA">
        <w:t xml:space="preserve"> and </w:t>
      </w:r>
      <w:r w:rsidR="005A5D2F" w:rsidRPr="00903DBA">
        <w:rPr>
          <w:rStyle w:val="KeyWord0"/>
        </w:rPr>
        <w:t>g</w:t>
      </w:r>
      <w:r w:rsidR="005A5D2F" w:rsidRPr="00903DBA">
        <w:t xml:space="preserve"> be elliptic functions.</w:t>
      </w:r>
      <w:r w:rsidR="00225D5C" w:rsidRPr="00903DBA">
        <w:t xml:space="preserve"> The elliptic status is marked by three dots (‘…’).</w:t>
      </w:r>
    </w:p>
    <w:p w14:paraId="39042993" w14:textId="77777777" w:rsidR="00B95260" w:rsidRPr="00903DBA" w:rsidRDefault="00B95260" w:rsidP="00B95260">
      <w:pPr>
        <w:pStyle w:val="Code"/>
      </w:pPr>
      <w:r w:rsidRPr="00903DBA">
        <w:t>void main() {</w:t>
      </w:r>
    </w:p>
    <w:p w14:paraId="6FBBCBA2" w14:textId="77777777" w:rsidR="00B95260" w:rsidRPr="00903DBA" w:rsidRDefault="00B95260" w:rsidP="00B95260">
      <w:pPr>
        <w:pStyle w:val="Code"/>
      </w:pPr>
      <w:r w:rsidRPr="00903DBA">
        <w:t xml:space="preserve">  int a = 1, b = 2;</w:t>
      </w:r>
    </w:p>
    <w:p w14:paraId="128000E3" w14:textId="74AD6D90" w:rsidR="00B95260" w:rsidRPr="00903DBA" w:rsidRDefault="00B95260" w:rsidP="00B95260">
      <w:pPr>
        <w:pStyle w:val="Code"/>
      </w:pPr>
      <w:r w:rsidRPr="00903DBA">
        <w:t xml:space="preserve">  f(11, 12</w:t>
      </w:r>
      <w:r w:rsidR="00C1450F" w:rsidRPr="00903DBA">
        <w:t>, 21</w:t>
      </w:r>
      <w:r w:rsidRPr="00903DBA">
        <w:t>);</w:t>
      </w:r>
    </w:p>
    <w:p w14:paraId="53AEC1D5" w14:textId="77777777" w:rsidR="00B95260" w:rsidRPr="00903DBA" w:rsidRDefault="00B95260" w:rsidP="00B95260">
      <w:pPr>
        <w:pStyle w:val="Code"/>
      </w:pPr>
      <w:r w:rsidRPr="00903DBA">
        <w:t xml:space="preserve">  // point 1</w:t>
      </w:r>
    </w:p>
    <w:p w14:paraId="724ED926" w14:textId="77777777" w:rsidR="00B95260" w:rsidRPr="00903DBA" w:rsidRDefault="00B95260" w:rsidP="00B95260">
      <w:pPr>
        <w:pStyle w:val="Code"/>
      </w:pPr>
      <w:r w:rsidRPr="00903DBA">
        <w:t>}</w:t>
      </w:r>
    </w:p>
    <w:p w14:paraId="55ED7FAA" w14:textId="77777777" w:rsidR="00B95260" w:rsidRPr="00903DBA" w:rsidRDefault="00B95260" w:rsidP="00B95260">
      <w:pPr>
        <w:pStyle w:val="Code"/>
      </w:pPr>
    </w:p>
    <w:p w14:paraId="13477626" w14:textId="654F084A" w:rsidR="00B95260" w:rsidRPr="00903DBA" w:rsidRDefault="00B95260" w:rsidP="00B95260">
      <w:pPr>
        <w:pStyle w:val="Code"/>
      </w:pPr>
      <w:r w:rsidRPr="00903DBA">
        <w:t>void f(int i, int j, ...) {</w:t>
      </w:r>
    </w:p>
    <w:p w14:paraId="378C5E08" w14:textId="77777777" w:rsidR="00B95260" w:rsidRPr="00903DBA" w:rsidRDefault="00B95260" w:rsidP="00B95260">
      <w:pPr>
        <w:pStyle w:val="Code"/>
      </w:pPr>
      <w:r w:rsidRPr="00903DBA">
        <w:t xml:space="preserve">  int c = 3, d = 4;</w:t>
      </w:r>
    </w:p>
    <w:p w14:paraId="1F0024A9" w14:textId="2D269295" w:rsidR="00B95260" w:rsidRPr="00903DBA" w:rsidRDefault="00B95260" w:rsidP="00B95260">
      <w:pPr>
        <w:pStyle w:val="Code"/>
      </w:pPr>
      <w:r w:rsidRPr="00903DBA">
        <w:t xml:space="preserve">  g(13, 14</w:t>
      </w:r>
      <w:r w:rsidR="00C1450F" w:rsidRPr="00903DBA">
        <w:t>, 22, 23, 24</w:t>
      </w:r>
      <w:r w:rsidRPr="00903DBA">
        <w:t>);</w:t>
      </w:r>
    </w:p>
    <w:p w14:paraId="638B335F" w14:textId="77777777" w:rsidR="00B95260" w:rsidRPr="00903DBA" w:rsidRDefault="00B95260" w:rsidP="00B95260">
      <w:pPr>
        <w:pStyle w:val="Code"/>
      </w:pPr>
      <w:r w:rsidRPr="00903DBA">
        <w:t xml:space="preserve">  // point 2</w:t>
      </w:r>
    </w:p>
    <w:p w14:paraId="6E3EA464" w14:textId="77777777" w:rsidR="00B95260" w:rsidRPr="00903DBA" w:rsidRDefault="00B95260" w:rsidP="00B95260">
      <w:pPr>
        <w:pStyle w:val="Code"/>
      </w:pPr>
      <w:r w:rsidRPr="00903DBA">
        <w:t>}</w:t>
      </w:r>
    </w:p>
    <w:p w14:paraId="74358B35" w14:textId="77777777" w:rsidR="00B95260" w:rsidRPr="00903DBA" w:rsidRDefault="00B95260" w:rsidP="00B95260">
      <w:pPr>
        <w:pStyle w:val="Code"/>
      </w:pPr>
    </w:p>
    <w:p w14:paraId="452A6C43" w14:textId="09F5577E" w:rsidR="00B95260" w:rsidRPr="00903DBA" w:rsidRDefault="00B95260" w:rsidP="00B95260">
      <w:pPr>
        <w:pStyle w:val="Code"/>
      </w:pPr>
      <w:r w:rsidRPr="00903DBA">
        <w:lastRenderedPageBreak/>
        <w:t>void g(int k, int l, ...) {</w:t>
      </w:r>
    </w:p>
    <w:p w14:paraId="0788117F" w14:textId="77777777" w:rsidR="00B95260" w:rsidRPr="00903DBA" w:rsidRDefault="00B95260" w:rsidP="00B95260">
      <w:pPr>
        <w:pStyle w:val="Code"/>
      </w:pPr>
      <w:r w:rsidRPr="00903DBA">
        <w:t xml:space="preserve">  int e = 5, f = 6;</w:t>
      </w:r>
    </w:p>
    <w:p w14:paraId="6F3E02F3" w14:textId="07D27263" w:rsidR="00B95260" w:rsidRPr="00903DBA" w:rsidRDefault="00B95260" w:rsidP="00B95260">
      <w:pPr>
        <w:pStyle w:val="Code"/>
      </w:pPr>
      <w:r w:rsidRPr="00903DBA">
        <w:t>}</w:t>
      </w:r>
    </w:p>
    <w:p w14:paraId="2F7AE55B" w14:textId="6AB190C3" w:rsidR="002903DF" w:rsidRPr="00903DBA" w:rsidRDefault="002903DF" w:rsidP="00B95260">
      <w:pPr>
        <w:pStyle w:val="Code"/>
      </w:pPr>
      <w:r w:rsidRPr="00903DBA">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BB4D00" w:rsidRPr="00D2146B" w:rsidRDefault="00BB4D00"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BB4D00" w:rsidRDefault="00BB4D00"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BB4D00" w:rsidRDefault="00BB4D00"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BB4D00" w:rsidRPr="00D2146B" w:rsidRDefault="00BB4D00"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BB4D00" w:rsidRPr="00D2146B" w:rsidRDefault="00BB4D00"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BB4D00" w:rsidRPr="00D2146B" w:rsidRDefault="00BB4D00"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BB4D00" w:rsidRPr="00D2146B" w:rsidRDefault="00BB4D00"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BB4D00" w:rsidRPr="00D2146B" w:rsidRDefault="00BB4D00" w:rsidP="002903DF">
                              <w:pPr>
                                <w:spacing w:before="0" w:after="0"/>
                                <w:rPr>
                                  <w:sz w:val="18"/>
                                  <w:szCs w:val="18"/>
                                  <w:lang w:val="sv-SE"/>
                                </w:rPr>
                              </w:pPr>
                              <w:r w:rsidRPr="00D2146B">
                                <w:rPr>
                                  <w:sz w:val="18"/>
                                  <w:szCs w:val="18"/>
                                  <w:lang w:val="sv-SE"/>
                                </w:rPr>
                                <w:t>Ellipse Frame Pointer</w:t>
                              </w:r>
                            </w:p>
                            <w:p w14:paraId="5718813E" w14:textId="77777777" w:rsidR="00BB4D00" w:rsidRPr="00D2146B" w:rsidRDefault="00BB4D00" w:rsidP="002903DF">
                              <w:pPr>
                                <w:spacing w:before="0" w:after="0"/>
                                <w:rPr>
                                  <w:sz w:val="18"/>
                                  <w:szCs w:val="18"/>
                                  <w:lang w:val="sv-SE"/>
                                </w:rPr>
                              </w:pPr>
                              <w:r w:rsidRPr="00D2146B">
                                <w:rPr>
                                  <w:sz w:val="18"/>
                                  <w:szCs w:val="18"/>
                                  <w:lang w:val="sv-SE"/>
                                </w:rPr>
                                <w:t>Regular Frame Pointer</w:t>
                              </w:r>
                            </w:p>
                            <w:p w14:paraId="62230721" w14:textId="77777777" w:rsidR="00BB4D00" w:rsidRPr="00D2146B" w:rsidRDefault="00BB4D00"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BB4D00" w:rsidRPr="00D2146B" w:rsidRDefault="00BB4D00" w:rsidP="002903DF">
                              <w:pPr>
                                <w:spacing w:before="0" w:after="0"/>
                                <w:rPr>
                                  <w:sz w:val="18"/>
                                  <w:szCs w:val="18"/>
                                  <w:lang w:val="sv-SE"/>
                                </w:rPr>
                              </w:pPr>
                            </w:p>
                            <w:p w14:paraId="3BE3217A" w14:textId="77777777" w:rsidR="00BB4D00" w:rsidRPr="00D2146B" w:rsidRDefault="00BB4D00"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BB4D00" w:rsidRPr="00D2146B" w:rsidRDefault="00BB4D00"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BB4D00" w:rsidRPr="00D2146B" w:rsidRDefault="00BB4D00"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BB4D00" w:rsidRDefault="00BB4D00"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BB4D00" w:rsidRPr="00D2146B" w:rsidRDefault="00BB4D00" w:rsidP="002903DF">
                              <w:pPr>
                                <w:spacing w:before="0" w:after="0" w:line="256" w:lineRule="auto"/>
                                <w:rPr>
                                  <w:sz w:val="18"/>
                                  <w:szCs w:val="18"/>
                                </w:rPr>
                              </w:pPr>
                              <w:r>
                                <w:rPr>
                                  <w:rFonts w:eastAsia="Calibri"/>
                                  <w:color w:val="000000"/>
                                  <w:sz w:val="18"/>
                                  <w:szCs w:val="18"/>
                                </w:rPr>
                                <w:t>Elliptic parameter: 21</w:t>
                              </w:r>
                            </w:p>
                            <w:p w14:paraId="0F8126A1" w14:textId="77777777" w:rsidR="00BB4D00" w:rsidRPr="00D2146B" w:rsidRDefault="00BB4D00"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BB4D00" w:rsidRPr="00D2146B" w:rsidRDefault="00BB4D00"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BB4D00" w:rsidRPr="00D2146B" w:rsidRDefault="00BB4D00"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BB4D00" w:rsidRPr="00D2146B" w:rsidRDefault="00BB4D00"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BB4D00" w:rsidRPr="00D2146B" w:rsidRDefault="00BB4D00"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BB4D00" w:rsidRPr="00D2146B" w:rsidRDefault="00BB4D00" w:rsidP="002903DF">
                              <w:pPr>
                                <w:spacing w:before="0" w:after="0" w:line="256" w:lineRule="auto"/>
                                <w:rPr>
                                  <w:sz w:val="18"/>
                                  <w:szCs w:val="18"/>
                                </w:rPr>
                              </w:pPr>
                              <w:r w:rsidRPr="00D2146B">
                                <w:rPr>
                                  <w:rFonts w:eastAsia="Calibri"/>
                                  <w:color w:val="000000"/>
                                  <w:sz w:val="18"/>
                                  <w:szCs w:val="18"/>
                                </w:rPr>
                                <w:t> </w:t>
                              </w:r>
                            </w:p>
                            <w:p w14:paraId="28313E96" w14:textId="77777777" w:rsidR="00BB4D00" w:rsidRPr="00D2146B" w:rsidRDefault="00BB4D00"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BB4D00" w:rsidRPr="00D2146B" w:rsidRDefault="00BB4D00"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BB4D00" w:rsidRPr="00D2146B" w:rsidRDefault="00BB4D00"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BB4D00" w:rsidRPr="00D2146B" w:rsidRDefault="00BB4D00"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BB4D00" w:rsidRPr="00D2146B" w:rsidRDefault="00BB4D00"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BB4D00" w:rsidRPr="00D2146B" w:rsidRDefault="00BB4D00"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BB4D00" w:rsidRPr="00D2146B" w:rsidRDefault="00BB4D00"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BB4D00" w:rsidRPr="00D2146B" w:rsidRDefault="00BB4D00" w:rsidP="002903DF">
                              <w:pPr>
                                <w:spacing w:before="0" w:after="0" w:line="254" w:lineRule="auto"/>
                                <w:rPr>
                                  <w:sz w:val="18"/>
                                  <w:szCs w:val="18"/>
                                </w:rPr>
                              </w:pPr>
                              <w:r w:rsidRPr="00D2146B">
                                <w:rPr>
                                  <w:rFonts w:eastAsia="Calibri"/>
                                  <w:color w:val="000000"/>
                                  <w:sz w:val="18"/>
                                  <w:szCs w:val="18"/>
                                </w:rPr>
                                <w:t> </w:t>
                              </w:r>
                            </w:p>
                            <w:p w14:paraId="48FC4ABF" w14:textId="77777777" w:rsidR="00BB4D00" w:rsidRPr="00D2146B" w:rsidRDefault="00BB4D00"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BB4D00" w:rsidRPr="00D2146B" w:rsidRDefault="00BB4D00"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BB4D00" w:rsidRPr="00D2146B" w:rsidRDefault="00BB4D00"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BB4D00" w:rsidRDefault="00BB4D00"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BB4D00" w:rsidRDefault="00BB4D00"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BB4D00" w:rsidRPr="00D2146B" w:rsidRDefault="00BB4D00"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BB4D00" w:rsidRPr="00D2146B" w:rsidRDefault="00BB4D00"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BB4D00" w:rsidRPr="00D2146B" w:rsidRDefault="00BB4D00"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BB4D00" w:rsidRPr="00D2146B" w:rsidRDefault="00BB4D00"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BB4D00" w:rsidRPr="00D2146B" w:rsidRDefault="00BB4D00" w:rsidP="002903DF">
                        <w:pPr>
                          <w:spacing w:before="0" w:after="0"/>
                          <w:rPr>
                            <w:sz w:val="18"/>
                            <w:szCs w:val="18"/>
                            <w:lang w:val="sv-SE"/>
                          </w:rPr>
                        </w:pPr>
                        <w:r w:rsidRPr="00D2146B">
                          <w:rPr>
                            <w:sz w:val="18"/>
                            <w:szCs w:val="18"/>
                            <w:lang w:val="sv-SE"/>
                          </w:rPr>
                          <w:t>Ellipse Frame Pointer</w:t>
                        </w:r>
                      </w:p>
                      <w:p w14:paraId="5718813E" w14:textId="77777777" w:rsidR="00BB4D00" w:rsidRPr="00D2146B" w:rsidRDefault="00BB4D00" w:rsidP="002903DF">
                        <w:pPr>
                          <w:spacing w:before="0" w:after="0"/>
                          <w:rPr>
                            <w:sz w:val="18"/>
                            <w:szCs w:val="18"/>
                            <w:lang w:val="sv-SE"/>
                          </w:rPr>
                        </w:pPr>
                        <w:r w:rsidRPr="00D2146B">
                          <w:rPr>
                            <w:sz w:val="18"/>
                            <w:szCs w:val="18"/>
                            <w:lang w:val="sv-SE"/>
                          </w:rPr>
                          <w:t>Regular Frame Pointer</w:t>
                        </w:r>
                      </w:p>
                      <w:p w14:paraId="62230721" w14:textId="77777777" w:rsidR="00BB4D00" w:rsidRPr="00D2146B" w:rsidRDefault="00BB4D00"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BB4D00" w:rsidRPr="00D2146B" w:rsidRDefault="00BB4D00" w:rsidP="002903DF">
                        <w:pPr>
                          <w:spacing w:before="0" w:after="0"/>
                          <w:rPr>
                            <w:sz w:val="18"/>
                            <w:szCs w:val="18"/>
                            <w:lang w:val="sv-SE"/>
                          </w:rPr>
                        </w:pPr>
                      </w:p>
                      <w:p w14:paraId="3BE3217A" w14:textId="77777777" w:rsidR="00BB4D00" w:rsidRPr="00D2146B" w:rsidRDefault="00BB4D00"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BB4D00" w:rsidRPr="00D2146B" w:rsidRDefault="00BB4D00"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BB4D00" w:rsidRPr="00D2146B" w:rsidRDefault="00BB4D00"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BB4D00" w:rsidRDefault="00BB4D00"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BB4D00" w:rsidRPr="00D2146B" w:rsidRDefault="00BB4D00" w:rsidP="002903DF">
                        <w:pPr>
                          <w:spacing w:before="0" w:after="0" w:line="256" w:lineRule="auto"/>
                          <w:rPr>
                            <w:sz w:val="18"/>
                            <w:szCs w:val="18"/>
                          </w:rPr>
                        </w:pPr>
                        <w:r>
                          <w:rPr>
                            <w:rFonts w:eastAsia="Calibri"/>
                            <w:color w:val="000000"/>
                            <w:sz w:val="18"/>
                            <w:szCs w:val="18"/>
                          </w:rPr>
                          <w:t>Elliptic parameter: 21</w:t>
                        </w:r>
                      </w:p>
                      <w:p w14:paraId="0F8126A1" w14:textId="77777777" w:rsidR="00BB4D00" w:rsidRPr="00D2146B" w:rsidRDefault="00BB4D00"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BB4D00" w:rsidRPr="00D2146B" w:rsidRDefault="00BB4D00"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BB4D00" w:rsidRPr="00D2146B" w:rsidRDefault="00BB4D00"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BB4D00" w:rsidRPr="00D2146B" w:rsidRDefault="00BB4D00"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BB4D00" w:rsidRPr="00D2146B" w:rsidRDefault="00BB4D00"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BB4D00" w:rsidRPr="00D2146B" w:rsidRDefault="00BB4D00" w:rsidP="002903DF">
                        <w:pPr>
                          <w:spacing w:before="0" w:after="0" w:line="256" w:lineRule="auto"/>
                          <w:rPr>
                            <w:sz w:val="18"/>
                            <w:szCs w:val="18"/>
                          </w:rPr>
                        </w:pPr>
                        <w:r w:rsidRPr="00D2146B">
                          <w:rPr>
                            <w:rFonts w:eastAsia="Calibri"/>
                            <w:color w:val="000000"/>
                            <w:sz w:val="18"/>
                            <w:szCs w:val="18"/>
                          </w:rPr>
                          <w:t> </w:t>
                        </w:r>
                      </w:p>
                      <w:p w14:paraId="28313E96" w14:textId="77777777" w:rsidR="00BB4D00" w:rsidRPr="00D2146B" w:rsidRDefault="00BB4D00"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BB4D00" w:rsidRPr="00D2146B" w:rsidRDefault="00BB4D00"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BB4D00" w:rsidRPr="00D2146B" w:rsidRDefault="00BB4D00"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BB4D00" w:rsidRPr="00D2146B" w:rsidRDefault="00BB4D00"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BB4D00" w:rsidRPr="00D2146B" w:rsidRDefault="00BB4D00"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BB4D00" w:rsidRPr="00D2146B" w:rsidRDefault="00BB4D00"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BB4D00" w:rsidRPr="00D2146B" w:rsidRDefault="00BB4D00"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BB4D00" w:rsidRPr="00D2146B" w:rsidRDefault="00BB4D00" w:rsidP="002903DF">
                        <w:pPr>
                          <w:spacing w:before="0" w:after="0" w:line="254" w:lineRule="auto"/>
                          <w:rPr>
                            <w:sz w:val="18"/>
                            <w:szCs w:val="18"/>
                          </w:rPr>
                        </w:pPr>
                        <w:r w:rsidRPr="00D2146B">
                          <w:rPr>
                            <w:rFonts w:eastAsia="Calibri"/>
                            <w:color w:val="000000"/>
                            <w:sz w:val="18"/>
                            <w:szCs w:val="18"/>
                          </w:rPr>
                          <w:t> </w:t>
                        </w:r>
                      </w:p>
                      <w:p w14:paraId="48FC4ABF" w14:textId="77777777" w:rsidR="00BB4D00" w:rsidRPr="00D2146B" w:rsidRDefault="00BB4D00"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BB4D00" w:rsidRPr="00D2146B" w:rsidRDefault="00BB4D00"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903DBA" w:rsidRDefault="00DA7E64" w:rsidP="00DA7E64">
      <w:r w:rsidRPr="00903DBA">
        <w:t xml:space="preserve">The </w:t>
      </w:r>
      <w:r w:rsidR="0063589A" w:rsidRPr="00903DBA">
        <w:t xml:space="preserve">elliptic </w:t>
      </w:r>
      <w:r w:rsidRPr="00903DBA">
        <w:t xml:space="preserve">parameters are stored after the </w:t>
      </w:r>
      <w:r w:rsidR="0063589A" w:rsidRPr="00903DBA">
        <w:t xml:space="preserve">regular parameters in the activation record. </w:t>
      </w:r>
      <w:r w:rsidR="001C40D2" w:rsidRPr="00903DBA">
        <w:t xml:space="preserve">Similar to the </w:t>
      </w:r>
      <w:r w:rsidR="001A2322" w:rsidRPr="00903DBA">
        <w:t>previous</w:t>
      </w:r>
      <w:r w:rsidR="001C40D2" w:rsidRPr="00903DBA">
        <w:t xml:space="preserve"> example, t</w:t>
      </w:r>
      <w:r w:rsidR="0063589A" w:rsidRPr="00903DBA">
        <w:t xml:space="preserve">he </w:t>
      </w:r>
      <w:r w:rsidR="004A5367" w:rsidRPr="00903DBA">
        <w:t xml:space="preserve">regular frame pointers point at the beginning of the </w:t>
      </w:r>
      <w:r w:rsidR="001C40D2" w:rsidRPr="00903DBA">
        <w:t xml:space="preserve">activation record of the </w:t>
      </w:r>
      <w:r w:rsidR="001A2322" w:rsidRPr="00903DBA">
        <w:t>calling</w:t>
      </w:r>
      <w:r w:rsidR="001C40D2" w:rsidRPr="00903DBA">
        <w:t xml:space="preserve"> </w:t>
      </w:r>
      <w:r w:rsidR="001A2322" w:rsidRPr="00903DBA">
        <w:t>function</w:t>
      </w:r>
      <w:r w:rsidR="001C40D2" w:rsidRPr="00903DBA">
        <w:t>. However, the ellipse frame pointers poin</w:t>
      </w:r>
      <w:r w:rsidR="001A2322" w:rsidRPr="00903DBA">
        <w:t>ts</w:t>
      </w:r>
      <w:r w:rsidR="001C40D2" w:rsidRPr="00903DBA">
        <w:t xml:space="preserve"> at the beginning of the </w:t>
      </w:r>
      <w:r w:rsidR="001A2322" w:rsidRPr="00903DBA">
        <w:t xml:space="preserve">activation record of the calling function, plus the size of the elliptic parameters. </w:t>
      </w:r>
      <w:r w:rsidR="00FA2BB3" w:rsidRPr="00903DBA">
        <w:t>For the sake of argument, l</w:t>
      </w:r>
      <w:r w:rsidR="001A2322" w:rsidRPr="00903DBA">
        <w:t>et us assume that an integer value allocates four bytes</w:t>
      </w:r>
      <w:r w:rsidR="00FA2BB3" w:rsidRPr="00903DBA">
        <w:t xml:space="preserve">. </w:t>
      </w:r>
      <w:r w:rsidR="00D40D96" w:rsidRPr="00903DBA">
        <w:t xml:space="preserve">Then </w:t>
      </w:r>
      <w:r w:rsidR="00FA2BB3" w:rsidRPr="00903DBA">
        <w:t xml:space="preserve">the ellipse frame pointer of </w:t>
      </w:r>
      <w:r w:rsidR="00FA2BB3" w:rsidRPr="00903DBA">
        <w:rPr>
          <w:rStyle w:val="KeyWord0"/>
        </w:rPr>
        <w:t>f</w:t>
      </w:r>
      <w:r w:rsidR="00FA2BB3" w:rsidRPr="00903DBA">
        <w:t xml:space="preserve"> is the regular frame pointer plus four bytes (one integer value). The ellipse frame pointer of </w:t>
      </w:r>
      <w:r w:rsidR="00FA2BB3" w:rsidRPr="00903DBA">
        <w:rPr>
          <w:rStyle w:val="KeyWord0"/>
        </w:rPr>
        <w:t>g</w:t>
      </w:r>
      <w:r w:rsidR="00FA2BB3" w:rsidRPr="00903DBA">
        <w:t xml:space="preserve"> </w:t>
      </w:r>
      <w:r w:rsidR="00D40D96" w:rsidRPr="00903DBA">
        <w:t>the regular frame pointer plus twelve bytes (three integer values).</w:t>
      </w:r>
      <w:r w:rsidR="00551130" w:rsidRPr="00903DBA">
        <w:t xml:space="preserve"> When refereeing to parameters in an ecliptic function, the regular frame pointer is used, and when refereeing to variables, the ellipse frame pointer is used.</w:t>
      </w:r>
      <w:r w:rsidR="00201895" w:rsidRPr="00903DBA">
        <w:t xml:space="preserve"> The ellipse parameters </w:t>
      </w:r>
      <w:r w:rsidR="00E63AE7" w:rsidRPr="00903DBA">
        <w:t>are</w:t>
      </w:r>
      <w:r w:rsidR="00201895" w:rsidRPr="00903DBA">
        <w:t xml:space="preserve"> </w:t>
      </w:r>
      <w:r w:rsidR="00E63AE7" w:rsidRPr="00903DBA">
        <w:t xml:space="preserve">accessible by using address of the last regular parameter (it has to be at least one) and reading the values by increase the address, which is </w:t>
      </w:r>
      <w:r w:rsidR="00C347ED" w:rsidRPr="00903DBA">
        <w:t xml:space="preserve">the task of </w:t>
      </w:r>
      <w:r w:rsidR="00E63AE7" w:rsidRPr="00903DBA">
        <w:t xml:space="preserve">the macros </w:t>
      </w:r>
      <w:r w:rsidR="007B7478" w:rsidRPr="00903DBA">
        <w:rPr>
          <w:rStyle w:val="KeyWord0"/>
        </w:rPr>
        <w:t>va_list</w:t>
      </w:r>
      <w:r w:rsidR="007B7478" w:rsidRPr="00903DBA">
        <w:t xml:space="preserve">, </w:t>
      </w:r>
      <w:r w:rsidR="007B7478" w:rsidRPr="00903DBA">
        <w:rPr>
          <w:rStyle w:val="KeyWord0"/>
        </w:rPr>
        <w:t>va_start</w:t>
      </w:r>
      <w:r w:rsidR="007B7478" w:rsidRPr="00903DBA">
        <w:t xml:space="preserve">, and </w:t>
      </w:r>
      <w:r w:rsidR="007B7478" w:rsidRPr="00903DBA">
        <w:rPr>
          <w:rStyle w:val="KeyWord0"/>
        </w:rPr>
        <w:t>va_arg</w:t>
      </w:r>
      <w:r w:rsidR="007B7478" w:rsidRPr="00903DBA">
        <w:t xml:space="preserve"> in the </w:t>
      </w:r>
      <w:r w:rsidR="007B7478" w:rsidRPr="00903DBA">
        <w:rPr>
          <w:rStyle w:val="KeyWord0"/>
        </w:rPr>
        <w:t>stdarg</w:t>
      </w:r>
      <w:r w:rsidR="007B7478" w:rsidRPr="00903DBA">
        <w:t xml:space="preserve"> </w:t>
      </w:r>
      <w:r w:rsidR="00C347ED" w:rsidRPr="00903DBA">
        <w:t>standard library.</w:t>
      </w:r>
    </w:p>
    <w:p w14:paraId="185BB847" w14:textId="49996A08" w:rsidR="00694D32" w:rsidRPr="00903DBA" w:rsidRDefault="00694D32" w:rsidP="00B25DBF">
      <w:pPr>
        <w:pStyle w:val="Rubrik2"/>
      </w:pPr>
      <w:bookmarkStart w:id="436" w:name="_Toc57656074"/>
      <w:r w:rsidRPr="00903DBA">
        <w:t>Assembly Operator</w:t>
      </w:r>
      <w:bookmarkEnd w:id="436"/>
    </w:p>
    <w:p w14:paraId="75530511" w14:textId="5DF70300" w:rsidR="00EF68C0" w:rsidRPr="00903DBA" w:rsidRDefault="00234E9D" w:rsidP="005D6FD0">
      <w:r w:rsidRPr="00903DBA">
        <w:t>Like the middle code operators, we also have the assembly code operators.</w:t>
      </w:r>
      <w:r w:rsidR="00F05642" w:rsidRPr="00903DBA">
        <w:t xml:space="preserve"> </w:t>
      </w:r>
      <w:r w:rsidR="00665408" w:rsidRPr="00903DBA">
        <w:t xml:space="preserve">Several operators come in </w:t>
      </w:r>
      <w:r w:rsidR="00F05642" w:rsidRPr="00903DBA">
        <w:t xml:space="preserve">several </w:t>
      </w:r>
      <w:r w:rsidR="00284871" w:rsidRPr="00903DBA">
        <w:t>varieties</w:t>
      </w:r>
      <w:r w:rsidR="00F05642" w:rsidRPr="00903DBA">
        <w:t xml:space="preserve">. For instance, </w:t>
      </w:r>
      <w:r w:rsidR="00D41DFA" w:rsidRPr="00903DBA">
        <w:t xml:space="preserve">the </w:t>
      </w:r>
      <w:r w:rsidR="00D41DFA" w:rsidRPr="00903DBA">
        <w:rPr>
          <w:rStyle w:val="KeyWord0"/>
        </w:rPr>
        <w:t>add</w:t>
      </w:r>
      <w:r w:rsidR="00D41DFA" w:rsidRPr="00903DBA">
        <w:t xml:space="preserve"> instruction comes in the base form, which is used when a register is </w:t>
      </w:r>
      <w:r w:rsidR="00BE4698" w:rsidRPr="00903DBA">
        <w:t>involved</w:t>
      </w:r>
      <w:r w:rsidR="00D41DFA" w:rsidRPr="00903DBA">
        <w:t xml:space="preserve">, like </w:t>
      </w:r>
      <w:r w:rsidR="00D41DFA" w:rsidRPr="00903DBA">
        <w:rPr>
          <w:rStyle w:val="KeyWord0"/>
        </w:rPr>
        <w:t>add</w:t>
      </w:r>
      <w:r w:rsidR="00D41DFA" w:rsidRPr="00903DBA">
        <w:t xml:space="preserve"> </w:t>
      </w:r>
      <w:r w:rsidR="00D41DFA" w:rsidRPr="00903DBA">
        <w:rPr>
          <w:rStyle w:val="KeyWord0"/>
        </w:rPr>
        <w:t>ax,</w:t>
      </w:r>
      <w:r w:rsidR="00D41DFA" w:rsidRPr="00903DBA">
        <w:t xml:space="preserve"> </w:t>
      </w:r>
      <w:r w:rsidR="00D41DFA" w:rsidRPr="00903DBA">
        <w:rPr>
          <w:rStyle w:val="KeyWord0"/>
        </w:rPr>
        <w:t>123</w:t>
      </w:r>
      <w:r w:rsidR="00853286" w:rsidRPr="00903DBA">
        <w:t xml:space="preserve">, </w:t>
      </w:r>
      <w:r w:rsidR="00853286" w:rsidRPr="00903DBA">
        <w:rPr>
          <w:rStyle w:val="KeyWord0"/>
        </w:rPr>
        <w:t>sub</w:t>
      </w:r>
      <w:r w:rsidR="00853286" w:rsidRPr="00903DBA">
        <w:t xml:space="preserve"> </w:t>
      </w:r>
      <w:r w:rsidR="00853286" w:rsidRPr="00903DBA">
        <w:rPr>
          <w:rStyle w:val="KeyWord0"/>
        </w:rPr>
        <w:t>ax,</w:t>
      </w:r>
      <w:r w:rsidR="00853286" w:rsidRPr="00903DBA">
        <w:t xml:space="preserve"> </w:t>
      </w:r>
      <w:r w:rsidR="00853286" w:rsidRPr="00903DBA">
        <w:rPr>
          <w:rStyle w:val="KeyWord0"/>
        </w:rPr>
        <w:t>[bp + 2]</w:t>
      </w:r>
      <w:r w:rsidR="00853286" w:rsidRPr="00903DBA">
        <w:t xml:space="preserve"> or </w:t>
      </w:r>
      <w:r w:rsidR="00853286" w:rsidRPr="00903DBA">
        <w:rPr>
          <w:rStyle w:val="KeyWord0"/>
        </w:rPr>
        <w:t>xor</w:t>
      </w:r>
      <w:r w:rsidR="00853286" w:rsidRPr="00903DBA">
        <w:t xml:space="preserve"> </w:t>
      </w:r>
      <w:r w:rsidR="00853286" w:rsidRPr="00903DBA">
        <w:rPr>
          <w:rStyle w:val="KeyWord0"/>
        </w:rPr>
        <w:t>[count], bx</w:t>
      </w:r>
      <w:r w:rsidR="00853286" w:rsidRPr="00903DBA">
        <w:t xml:space="preserve">. </w:t>
      </w:r>
      <w:r w:rsidR="00D41DFA" w:rsidRPr="00903DBA">
        <w:t xml:space="preserve">The other varieties are used when there is no register </w:t>
      </w:r>
      <w:r w:rsidR="00BE4698" w:rsidRPr="00903DBA">
        <w:t>involved</w:t>
      </w:r>
      <w:r w:rsidR="00D41DFA" w:rsidRPr="00903DBA">
        <w:t xml:space="preserve">, </w:t>
      </w:r>
      <w:r w:rsidR="008B1AF3" w:rsidRPr="00903DBA">
        <w:t xml:space="preserve">and we therefore </w:t>
      </w:r>
      <w:r w:rsidR="00D41DFA" w:rsidRPr="00903DBA">
        <w:t xml:space="preserve">have to </w:t>
      </w:r>
      <w:r w:rsidR="00665408" w:rsidRPr="00903DBA">
        <w:t>specify</w:t>
      </w:r>
      <w:r w:rsidR="00D41DFA" w:rsidRPr="00903DBA">
        <w:t xml:space="preserve"> the size of the value to be assigned, like </w:t>
      </w:r>
      <w:r w:rsidR="00D41DFA" w:rsidRPr="00903DBA">
        <w:rPr>
          <w:rStyle w:val="KeyWord0"/>
        </w:rPr>
        <w:t>add</w:t>
      </w:r>
      <w:r w:rsidR="00D41DFA" w:rsidRPr="00903DBA">
        <w:t xml:space="preserve"> </w:t>
      </w:r>
      <w:r w:rsidR="00D41DFA" w:rsidRPr="00903DBA">
        <w:rPr>
          <w:rStyle w:val="KeyWord0"/>
        </w:rPr>
        <w:t>word</w:t>
      </w:r>
      <w:r w:rsidR="00D41DFA" w:rsidRPr="00903DBA">
        <w:t xml:space="preserve"> </w:t>
      </w:r>
      <w:r w:rsidR="00D41DFA" w:rsidRPr="00903DBA">
        <w:rPr>
          <w:rStyle w:val="KeyWord0"/>
        </w:rPr>
        <w:t>[bp</w:t>
      </w:r>
      <w:r w:rsidR="00D41DFA" w:rsidRPr="00903DBA">
        <w:t xml:space="preserve"> </w:t>
      </w:r>
      <w:r w:rsidR="00D41DFA" w:rsidRPr="00903DBA">
        <w:rPr>
          <w:rStyle w:val="KeyWord0"/>
        </w:rPr>
        <w:t>+</w:t>
      </w:r>
      <w:r w:rsidR="00D41DFA" w:rsidRPr="00903DBA">
        <w:t xml:space="preserve"> </w:t>
      </w:r>
      <w:r w:rsidR="00D41DFA" w:rsidRPr="00903DBA">
        <w:rPr>
          <w:rStyle w:val="KeyWord0"/>
        </w:rPr>
        <w:t>2],</w:t>
      </w:r>
      <w:r w:rsidR="00D41DFA" w:rsidRPr="00903DBA">
        <w:t xml:space="preserve"> </w:t>
      </w:r>
      <w:r w:rsidR="00D41DFA" w:rsidRPr="00903DBA">
        <w:rPr>
          <w:rStyle w:val="KeyWord0"/>
        </w:rPr>
        <w:t>123</w:t>
      </w:r>
      <w:r w:rsidR="00D41DFA" w:rsidRPr="00903DBA">
        <w:t>.</w:t>
      </w:r>
    </w:p>
    <w:p w14:paraId="14C7434E" w14:textId="69425247" w:rsidR="00234E9D" w:rsidRPr="00903DBA" w:rsidRDefault="00234E9D" w:rsidP="00234E9D">
      <w:pPr>
        <w:pStyle w:val="CodeHeader"/>
      </w:pPr>
      <w:r w:rsidRPr="00903DBA">
        <w:t>AssemblyOperator.cs</w:t>
      </w:r>
    </w:p>
    <w:p w14:paraId="5D6B1FBE" w14:textId="77777777" w:rsidR="00F05642" w:rsidRPr="00903DBA" w:rsidRDefault="00F05642" w:rsidP="00F05642">
      <w:pPr>
        <w:pStyle w:val="Code"/>
        <w:rPr>
          <w:highlight w:val="white"/>
        </w:rPr>
      </w:pPr>
      <w:r w:rsidRPr="00903DBA">
        <w:rPr>
          <w:highlight w:val="white"/>
        </w:rPr>
        <w:t>namespace CCompiler {</w:t>
      </w:r>
    </w:p>
    <w:p w14:paraId="71AD921D" w14:textId="77777777" w:rsidR="00F05642" w:rsidRPr="00903DBA" w:rsidRDefault="00F05642" w:rsidP="00F05642">
      <w:pPr>
        <w:pStyle w:val="Code"/>
        <w:rPr>
          <w:highlight w:val="white"/>
        </w:rPr>
      </w:pPr>
      <w:r w:rsidRPr="00903DBA">
        <w:rPr>
          <w:highlight w:val="white"/>
        </w:rPr>
        <w:t xml:space="preserve">  public enum AssemblyOperator {</w:t>
      </w:r>
    </w:p>
    <w:p w14:paraId="2ACB576D" w14:textId="5F67EEAC" w:rsidR="00F05642" w:rsidRPr="00903DBA" w:rsidRDefault="00F05642" w:rsidP="00F05642">
      <w:pPr>
        <w:pStyle w:val="Code"/>
        <w:rPr>
          <w:highlight w:val="white"/>
        </w:rPr>
      </w:pPr>
      <w:r w:rsidRPr="00903DBA">
        <w:rPr>
          <w:highlight w:val="white"/>
        </w:rPr>
        <w:t xml:space="preserve">    add, add_byte, add_dword, add_qword, add_word, </w:t>
      </w:r>
      <w:r w:rsidR="007E5B53" w:rsidRPr="00903DBA">
        <w:rPr>
          <w:highlight w:val="white"/>
        </w:rPr>
        <w:t>return_address</w:t>
      </w:r>
      <w:r w:rsidRPr="00903DBA">
        <w:rPr>
          <w:highlight w:val="white"/>
        </w:rPr>
        <w:t>,</w:t>
      </w:r>
    </w:p>
    <w:p w14:paraId="55E5B1DC" w14:textId="77777777" w:rsidR="00F05642" w:rsidRPr="00903DBA" w:rsidRDefault="00F05642" w:rsidP="00F05642">
      <w:pPr>
        <w:pStyle w:val="Code"/>
        <w:rPr>
          <w:highlight w:val="white"/>
        </w:rPr>
      </w:pPr>
      <w:r w:rsidRPr="00903DBA">
        <w:rPr>
          <w:highlight w:val="white"/>
        </w:rPr>
        <w:lastRenderedPageBreak/>
        <w:t xml:space="preserve">    and, and_byte, and_dword, and_qword, and_word, call,</w:t>
      </w:r>
    </w:p>
    <w:p w14:paraId="67E526C7" w14:textId="77777777" w:rsidR="00F05642" w:rsidRPr="00903DBA" w:rsidRDefault="00F05642" w:rsidP="00F05642">
      <w:pPr>
        <w:pStyle w:val="Code"/>
        <w:rPr>
          <w:highlight w:val="white"/>
        </w:rPr>
      </w:pPr>
      <w:r w:rsidRPr="00903DBA">
        <w:rPr>
          <w:highlight w:val="white"/>
        </w:rPr>
        <w:t xml:space="preserve">    cmp, cmp_byte, cmp_dword, cmp_qword, cmp_word, comment,</w:t>
      </w:r>
    </w:p>
    <w:p w14:paraId="5D0D82AC" w14:textId="77777777" w:rsidR="00F05642" w:rsidRPr="00903DBA" w:rsidRDefault="00F05642" w:rsidP="00F05642">
      <w:pPr>
        <w:pStyle w:val="Code"/>
        <w:rPr>
          <w:highlight w:val="white"/>
        </w:rPr>
      </w:pPr>
      <w:r w:rsidRPr="00903DBA">
        <w:rPr>
          <w:highlight w:val="white"/>
        </w:rPr>
        <w:t xml:space="preserve">    dec, dec_byte, dec_dword, dec_qword, dec_word,</w:t>
      </w:r>
    </w:p>
    <w:p w14:paraId="6A5AED47" w14:textId="77777777" w:rsidR="00F05642" w:rsidRPr="00903DBA" w:rsidRDefault="00F05642" w:rsidP="00F05642">
      <w:pPr>
        <w:pStyle w:val="Code"/>
        <w:rPr>
          <w:highlight w:val="white"/>
        </w:rPr>
      </w:pPr>
      <w:r w:rsidRPr="00903DBA">
        <w:rPr>
          <w:highlight w:val="white"/>
        </w:rPr>
        <w:t xml:space="preserve">    define_address, define_value, define_zero_sequence,</w:t>
      </w:r>
    </w:p>
    <w:p w14:paraId="3D4DB31B" w14:textId="77777777" w:rsidR="00F05642" w:rsidRPr="00903DBA" w:rsidRDefault="00F05642" w:rsidP="00F05642">
      <w:pPr>
        <w:pStyle w:val="Code"/>
        <w:rPr>
          <w:highlight w:val="white"/>
        </w:rPr>
      </w:pPr>
      <w:r w:rsidRPr="00903DBA">
        <w:rPr>
          <w:highlight w:val="white"/>
        </w:rPr>
        <w:t xml:space="preserve">    div, div_byte, div_dword, div_qword, div_word, empty,</w:t>
      </w:r>
    </w:p>
    <w:p w14:paraId="68DCE561" w14:textId="77777777" w:rsidR="00F05642" w:rsidRPr="00903DBA" w:rsidRDefault="00F05642" w:rsidP="00F05642">
      <w:pPr>
        <w:pStyle w:val="Code"/>
        <w:rPr>
          <w:highlight w:val="white"/>
        </w:rPr>
      </w:pPr>
      <w:r w:rsidRPr="00903DBA">
        <w:rPr>
          <w:highlight w:val="white"/>
        </w:rPr>
        <w:t xml:space="preserve">    fabs, fadd, faddp, fchs, fcompp, fdiv, fdivp, fdivr,</w:t>
      </w:r>
    </w:p>
    <w:p w14:paraId="7D589A85" w14:textId="77777777" w:rsidR="00F05642" w:rsidRPr="00903DBA" w:rsidRDefault="00F05642" w:rsidP="00F05642">
      <w:pPr>
        <w:pStyle w:val="Code"/>
        <w:rPr>
          <w:highlight w:val="white"/>
        </w:rPr>
      </w:pPr>
      <w:r w:rsidRPr="00903DBA">
        <w:rPr>
          <w:highlight w:val="white"/>
        </w:rPr>
        <w:t xml:space="preserve">    fdivrp, fild_dword, fild_qword, fild_word,</w:t>
      </w:r>
    </w:p>
    <w:p w14:paraId="4B2CC9D1" w14:textId="77777777" w:rsidR="00F05642" w:rsidRPr="00903DBA" w:rsidRDefault="00F05642" w:rsidP="00F05642">
      <w:pPr>
        <w:pStyle w:val="Code"/>
        <w:rPr>
          <w:highlight w:val="white"/>
        </w:rPr>
      </w:pPr>
      <w:r w:rsidRPr="00903DBA">
        <w:rPr>
          <w:highlight w:val="white"/>
        </w:rPr>
        <w:t xml:space="preserve">    fist_dword, fist_qword, fist_word,</w:t>
      </w:r>
    </w:p>
    <w:p w14:paraId="1047272D" w14:textId="77777777" w:rsidR="00F05642" w:rsidRPr="00903DBA" w:rsidRDefault="00F05642" w:rsidP="00F05642">
      <w:pPr>
        <w:pStyle w:val="Code"/>
        <w:rPr>
          <w:highlight w:val="white"/>
        </w:rPr>
      </w:pPr>
      <w:r w:rsidRPr="00903DBA">
        <w:rPr>
          <w:highlight w:val="white"/>
        </w:rPr>
        <w:t xml:space="preserve">    fistp_dword, fistp_qword, fistp_word,</w:t>
      </w:r>
    </w:p>
    <w:p w14:paraId="14B6B16F" w14:textId="77777777" w:rsidR="00F05642" w:rsidRPr="00903DBA" w:rsidRDefault="00F05642" w:rsidP="00F05642">
      <w:pPr>
        <w:pStyle w:val="Code"/>
        <w:rPr>
          <w:highlight w:val="white"/>
        </w:rPr>
      </w:pPr>
      <w:r w:rsidRPr="00903DBA">
        <w:rPr>
          <w:highlight w:val="white"/>
        </w:rPr>
        <w:t xml:space="preserve">    fld1, fld_dword, fld_qword, fldcw, fldz,</w:t>
      </w:r>
    </w:p>
    <w:p w14:paraId="3FC198C3" w14:textId="77777777" w:rsidR="00F05642" w:rsidRPr="00903DBA" w:rsidRDefault="00F05642" w:rsidP="00F05642">
      <w:pPr>
        <w:pStyle w:val="Code"/>
        <w:rPr>
          <w:highlight w:val="white"/>
        </w:rPr>
      </w:pPr>
      <w:r w:rsidRPr="00903DBA">
        <w:rPr>
          <w:highlight w:val="white"/>
        </w:rPr>
        <w:t xml:space="preserve">    fmul, fmulp, fst_dword, fst_qword, fstcw,</w:t>
      </w:r>
    </w:p>
    <w:p w14:paraId="010E357A" w14:textId="77777777" w:rsidR="00F05642" w:rsidRPr="00903DBA" w:rsidRDefault="00F05642" w:rsidP="00F05642">
      <w:pPr>
        <w:pStyle w:val="Code"/>
        <w:rPr>
          <w:highlight w:val="white"/>
        </w:rPr>
      </w:pPr>
      <w:r w:rsidRPr="00903DBA">
        <w:rPr>
          <w:highlight w:val="white"/>
        </w:rPr>
        <w:t xml:space="preserve">    fstp_dword, fstp_qword, fstsw,</w:t>
      </w:r>
    </w:p>
    <w:p w14:paraId="19264B7C" w14:textId="77777777" w:rsidR="00F05642" w:rsidRPr="00903DBA" w:rsidRDefault="00F05642" w:rsidP="00F05642">
      <w:pPr>
        <w:pStyle w:val="Code"/>
        <w:rPr>
          <w:highlight w:val="white"/>
        </w:rPr>
      </w:pPr>
      <w:r w:rsidRPr="00903DBA">
        <w:rPr>
          <w:highlight w:val="white"/>
        </w:rPr>
        <w:t xml:space="preserve">    fsub, fsubp, fsubr, fsubrp, ftst,</w:t>
      </w:r>
    </w:p>
    <w:p w14:paraId="6D2A966F" w14:textId="77777777" w:rsidR="00F05642" w:rsidRPr="00903DBA" w:rsidRDefault="00F05642" w:rsidP="00F05642">
      <w:pPr>
        <w:pStyle w:val="Code"/>
        <w:rPr>
          <w:highlight w:val="white"/>
        </w:rPr>
      </w:pPr>
      <w:r w:rsidRPr="00903DBA">
        <w:rPr>
          <w:highlight w:val="white"/>
        </w:rPr>
        <w:t xml:space="preserve">    idiv, idiv_byte, idiv_dword, idiv_qword, idiv_word,</w:t>
      </w:r>
    </w:p>
    <w:p w14:paraId="15DA031F" w14:textId="77777777" w:rsidR="00F05642" w:rsidRPr="00903DBA" w:rsidRDefault="00F05642" w:rsidP="00F05642">
      <w:pPr>
        <w:pStyle w:val="Code"/>
        <w:rPr>
          <w:highlight w:val="white"/>
        </w:rPr>
      </w:pPr>
      <w:r w:rsidRPr="00903DBA">
        <w:rPr>
          <w:highlight w:val="white"/>
        </w:rPr>
        <w:t xml:space="preserve">    imul, imul_byte, imul_dword, imul_qword, imul_word,</w:t>
      </w:r>
    </w:p>
    <w:p w14:paraId="67B66F96" w14:textId="77777777" w:rsidR="00F05642" w:rsidRPr="00903DBA" w:rsidRDefault="00F05642" w:rsidP="00F05642">
      <w:pPr>
        <w:pStyle w:val="Code"/>
        <w:rPr>
          <w:highlight w:val="white"/>
        </w:rPr>
      </w:pPr>
      <w:r w:rsidRPr="00903DBA">
        <w:rPr>
          <w:highlight w:val="white"/>
        </w:rPr>
        <w:t xml:space="preserve">    inc, inc_byte, inc_dword, inc_qword, inc_word, interrupt,</w:t>
      </w:r>
    </w:p>
    <w:p w14:paraId="5CE3B797" w14:textId="77777777" w:rsidR="00F05642" w:rsidRPr="00903DBA" w:rsidRDefault="00F05642" w:rsidP="00F05642">
      <w:pPr>
        <w:pStyle w:val="Code"/>
        <w:rPr>
          <w:highlight w:val="white"/>
        </w:rPr>
      </w:pPr>
      <w:r w:rsidRPr="00903DBA">
        <w:rPr>
          <w:highlight w:val="white"/>
        </w:rPr>
        <w:t xml:space="preserve">    ja, jae, jb, jbe, jc, je, jg, jge, jl, jle, jmp, jnc, jne, jnz, jz,</w:t>
      </w:r>
    </w:p>
    <w:p w14:paraId="2706FD7D" w14:textId="77777777" w:rsidR="00F05642" w:rsidRPr="00903DBA" w:rsidRDefault="00F05642" w:rsidP="00F05642">
      <w:pPr>
        <w:pStyle w:val="Code"/>
        <w:rPr>
          <w:highlight w:val="white"/>
        </w:rPr>
      </w:pPr>
      <w:r w:rsidRPr="00903DBA">
        <w:rPr>
          <w:highlight w:val="white"/>
        </w:rPr>
        <w:t xml:space="preserve">    label, lahf, mov, mov_byte, mov_dword, mov_qword, mov_word,</w:t>
      </w:r>
    </w:p>
    <w:p w14:paraId="523771E3" w14:textId="77777777" w:rsidR="00F05642" w:rsidRPr="00903DBA" w:rsidRDefault="00F05642" w:rsidP="00F05642">
      <w:pPr>
        <w:pStyle w:val="Code"/>
        <w:rPr>
          <w:highlight w:val="white"/>
        </w:rPr>
      </w:pPr>
      <w:r w:rsidRPr="00903DBA">
        <w:rPr>
          <w:highlight w:val="white"/>
        </w:rPr>
        <w:t xml:space="preserve">    mul, mul_byte, mul_dword, mul_qword, mul_word,</w:t>
      </w:r>
    </w:p>
    <w:p w14:paraId="3418E443" w14:textId="77777777" w:rsidR="00F05642" w:rsidRPr="00903DBA" w:rsidRDefault="00F05642" w:rsidP="00F05642">
      <w:pPr>
        <w:pStyle w:val="Code"/>
        <w:rPr>
          <w:highlight w:val="white"/>
        </w:rPr>
      </w:pPr>
      <w:r w:rsidRPr="00903DBA">
        <w:rPr>
          <w:highlight w:val="white"/>
        </w:rPr>
        <w:t xml:space="preserve">    neg, neg_byte, neg_dword, neg_qword, neg_word, new_middle_code,</w:t>
      </w:r>
    </w:p>
    <w:p w14:paraId="39F9AD2A" w14:textId="77777777" w:rsidR="00F05642" w:rsidRPr="00903DBA" w:rsidRDefault="00F05642" w:rsidP="00F05642">
      <w:pPr>
        <w:pStyle w:val="Code"/>
        <w:rPr>
          <w:highlight w:val="white"/>
        </w:rPr>
      </w:pPr>
      <w:r w:rsidRPr="00903DBA">
        <w:rPr>
          <w:highlight w:val="white"/>
        </w:rPr>
        <w:t xml:space="preserve">    nop, not, not_byte, not_dword, not_qword, not_word,</w:t>
      </w:r>
    </w:p>
    <w:p w14:paraId="3A750165" w14:textId="77777777" w:rsidR="00F05642" w:rsidRPr="00903DBA" w:rsidRDefault="00F05642" w:rsidP="00F05642">
      <w:pPr>
        <w:pStyle w:val="Code"/>
        <w:rPr>
          <w:highlight w:val="white"/>
        </w:rPr>
      </w:pPr>
      <w:r w:rsidRPr="00903DBA">
        <w:rPr>
          <w:highlight w:val="white"/>
        </w:rPr>
        <w:t xml:space="preserve">    or, or_byte, or_dword, or_qword, or_word, pop, ret, sahf, set_track_size,</w:t>
      </w:r>
    </w:p>
    <w:p w14:paraId="35C35111" w14:textId="77777777" w:rsidR="00F05642" w:rsidRPr="00903DBA" w:rsidRDefault="00F05642" w:rsidP="00F05642">
      <w:pPr>
        <w:pStyle w:val="Code"/>
        <w:rPr>
          <w:highlight w:val="white"/>
        </w:rPr>
      </w:pPr>
      <w:r w:rsidRPr="00903DBA">
        <w:rPr>
          <w:highlight w:val="white"/>
        </w:rPr>
        <w:t xml:space="preserve">    shl, shl_byte, shl_dword, shl_qword, shl_word,</w:t>
      </w:r>
    </w:p>
    <w:p w14:paraId="2109B6B2" w14:textId="77777777" w:rsidR="00F05642" w:rsidRPr="00903DBA" w:rsidRDefault="00F05642" w:rsidP="00F05642">
      <w:pPr>
        <w:pStyle w:val="Code"/>
        <w:rPr>
          <w:highlight w:val="white"/>
        </w:rPr>
      </w:pPr>
      <w:r w:rsidRPr="00903DBA">
        <w:rPr>
          <w:highlight w:val="white"/>
        </w:rPr>
        <w:t xml:space="preserve">    shr, shr_byte, shr_dword, shr_qword, shr_word,</w:t>
      </w:r>
    </w:p>
    <w:p w14:paraId="0CB28303" w14:textId="77777777" w:rsidR="00F05642" w:rsidRPr="00903DBA" w:rsidRDefault="00F05642" w:rsidP="00F05642">
      <w:pPr>
        <w:pStyle w:val="Code"/>
        <w:rPr>
          <w:highlight w:val="white"/>
        </w:rPr>
      </w:pPr>
      <w:r w:rsidRPr="00903DBA">
        <w:rPr>
          <w:highlight w:val="white"/>
        </w:rPr>
        <w:t xml:space="preserve">    sub, sub_byte, sub_dword, sub_qword, sub_word, syscall,</w:t>
      </w:r>
    </w:p>
    <w:p w14:paraId="3758D458" w14:textId="77777777" w:rsidR="00F05642" w:rsidRPr="00903DBA" w:rsidRDefault="00F05642" w:rsidP="00F05642">
      <w:pPr>
        <w:pStyle w:val="Code"/>
        <w:rPr>
          <w:highlight w:val="white"/>
        </w:rPr>
      </w:pPr>
      <w:r w:rsidRPr="00903DBA">
        <w:rPr>
          <w:highlight w:val="white"/>
        </w:rPr>
        <w:t xml:space="preserve">    xor, xor_byte, xor_dword, xor_qword, xor_word</w:t>
      </w:r>
    </w:p>
    <w:p w14:paraId="65D70E08" w14:textId="77777777" w:rsidR="00F05642" w:rsidRPr="00903DBA" w:rsidRDefault="00F05642" w:rsidP="00F05642">
      <w:pPr>
        <w:pStyle w:val="Code"/>
        <w:rPr>
          <w:highlight w:val="white"/>
        </w:rPr>
      </w:pPr>
      <w:r w:rsidRPr="00903DBA">
        <w:rPr>
          <w:highlight w:val="white"/>
        </w:rPr>
        <w:t xml:space="preserve">  };</w:t>
      </w:r>
    </w:p>
    <w:p w14:paraId="06422F7D" w14:textId="77777777" w:rsidR="00F05642" w:rsidRPr="00903DBA" w:rsidRDefault="00F05642" w:rsidP="00F05642">
      <w:pPr>
        <w:pStyle w:val="Code"/>
        <w:rPr>
          <w:highlight w:val="white"/>
        </w:rPr>
      </w:pPr>
      <w:r w:rsidRPr="00903DBA">
        <w:rPr>
          <w:highlight w:val="white"/>
        </w:rPr>
        <w:t>};</w:t>
      </w:r>
    </w:p>
    <w:p w14:paraId="1F765370" w14:textId="68EB60F7" w:rsidR="00E444C3" w:rsidRPr="00903DBA" w:rsidRDefault="00E444C3" w:rsidP="00E444C3">
      <w:pPr>
        <w:pStyle w:val="Code"/>
        <w:rPr>
          <w:highlight w:val="white"/>
        </w:rPr>
      </w:pPr>
    </w:p>
    <w:p w14:paraId="2CF7A52D" w14:textId="255406E0" w:rsidR="00EF68C0" w:rsidRPr="00903DBA" w:rsidRDefault="00EF68C0" w:rsidP="00EF68C0">
      <w:pPr>
        <w:pStyle w:val="Rubrik2"/>
      </w:pPr>
      <w:bookmarkStart w:id="437" w:name="_Toc57656075"/>
      <w:r w:rsidRPr="00903DBA">
        <w:t>Assembly Code</w:t>
      </w:r>
      <w:bookmarkEnd w:id="437"/>
    </w:p>
    <w:p w14:paraId="239891A6" w14:textId="1F6B72C1" w:rsidR="00087EC8" w:rsidRPr="00903DBA" w:rsidRDefault="00087EC8" w:rsidP="00087EC8">
      <w:r w:rsidRPr="00903DBA">
        <w:t xml:space="preserve">The </w:t>
      </w:r>
      <w:r w:rsidR="00665408" w:rsidRPr="00903DBA">
        <w:rPr>
          <w:rStyle w:val="KeyWord0"/>
        </w:rPr>
        <w:t>A</w:t>
      </w:r>
      <w:r w:rsidRPr="00903DBA">
        <w:rPr>
          <w:rStyle w:val="KeyWord0"/>
        </w:rPr>
        <w:t>ssembly</w:t>
      </w:r>
      <w:r w:rsidR="00665408" w:rsidRPr="00903DBA">
        <w:rPr>
          <w:rStyle w:val="KeyWord0"/>
        </w:rPr>
        <w:t>C</w:t>
      </w:r>
      <w:r w:rsidRPr="00903DBA">
        <w:rPr>
          <w:rStyle w:val="KeyWord0"/>
        </w:rPr>
        <w:t>ode</w:t>
      </w:r>
      <w:r w:rsidRPr="00903DBA">
        <w:t xml:space="preserve"> </w:t>
      </w:r>
      <w:r w:rsidR="009705C3" w:rsidRPr="00903DBA">
        <w:t>class handles one assembly code instruction.</w:t>
      </w:r>
      <w:r w:rsidR="00730708" w:rsidRPr="00903DBA">
        <w:t xml:space="preserve"> It holds methods for initialization and optimization of a single instruction, a set of methods for testing and conversion of values and register, and </w:t>
      </w:r>
      <w:r w:rsidR="00C2089A" w:rsidRPr="00903DBA">
        <w:t xml:space="preserve">the </w:t>
      </w:r>
      <w:r w:rsidR="00C2089A" w:rsidRPr="00903DBA">
        <w:rPr>
          <w:rStyle w:val="KeyWord0"/>
        </w:rPr>
        <w:t>ToString</w:t>
      </w:r>
      <w:r w:rsidR="00C2089A" w:rsidRPr="00903DBA">
        <w:t xml:space="preserve"> method that writes the instruction in plain text.</w:t>
      </w:r>
    </w:p>
    <w:p w14:paraId="3CF6DD35" w14:textId="210DE08B" w:rsidR="007E07E9" w:rsidRPr="00903DBA" w:rsidRDefault="007E07E9" w:rsidP="007E07E9">
      <w:pPr>
        <w:pStyle w:val="CodeHeader"/>
      </w:pPr>
      <w:r w:rsidRPr="00903DBA">
        <w:t>AssemblyCode.cs</w:t>
      </w:r>
    </w:p>
    <w:p w14:paraId="57443DEC" w14:textId="77777777" w:rsidR="002B63B5" w:rsidRPr="00903DBA" w:rsidRDefault="002B63B5" w:rsidP="00DB788F">
      <w:pPr>
        <w:pStyle w:val="Code"/>
        <w:rPr>
          <w:highlight w:val="white"/>
        </w:rPr>
      </w:pPr>
      <w:r w:rsidRPr="00903DBA">
        <w:rPr>
          <w:highlight w:val="white"/>
        </w:rPr>
        <w:t>using System;</w:t>
      </w:r>
    </w:p>
    <w:p w14:paraId="70086CA2" w14:textId="77777777" w:rsidR="002B63B5" w:rsidRPr="00903DBA" w:rsidRDefault="002B63B5" w:rsidP="00DB788F">
      <w:pPr>
        <w:pStyle w:val="Code"/>
        <w:rPr>
          <w:highlight w:val="white"/>
        </w:rPr>
      </w:pPr>
      <w:r w:rsidRPr="00903DBA">
        <w:rPr>
          <w:highlight w:val="white"/>
        </w:rPr>
        <w:t>using System.Text;</w:t>
      </w:r>
    </w:p>
    <w:p w14:paraId="0E3C8442" w14:textId="77777777" w:rsidR="002B63B5" w:rsidRPr="00903DBA" w:rsidRDefault="002B63B5" w:rsidP="00DB788F">
      <w:pPr>
        <w:pStyle w:val="Code"/>
        <w:rPr>
          <w:highlight w:val="white"/>
        </w:rPr>
      </w:pPr>
      <w:r w:rsidRPr="00903DBA">
        <w:rPr>
          <w:highlight w:val="white"/>
        </w:rPr>
        <w:t>using System.Numerics;</w:t>
      </w:r>
    </w:p>
    <w:p w14:paraId="42AA7FC3" w14:textId="77777777" w:rsidR="002B63B5" w:rsidRPr="00903DBA" w:rsidRDefault="002B63B5" w:rsidP="00DB788F">
      <w:pPr>
        <w:pStyle w:val="Code"/>
        <w:rPr>
          <w:highlight w:val="white"/>
        </w:rPr>
      </w:pPr>
      <w:r w:rsidRPr="00903DBA">
        <w:rPr>
          <w:highlight w:val="white"/>
        </w:rPr>
        <w:t>using System.Collections.Generic;</w:t>
      </w:r>
    </w:p>
    <w:p w14:paraId="21F446FD" w14:textId="2A6A9E63" w:rsidR="002B63B5" w:rsidRPr="00903DBA" w:rsidRDefault="00D52AED" w:rsidP="00D52AED">
      <w:pPr>
        <w:rPr>
          <w:highlight w:val="white"/>
        </w:rPr>
      </w:pPr>
      <w:r w:rsidRPr="00903DBA">
        <w:rPr>
          <w:highlight w:val="white"/>
        </w:rPr>
        <w:t>First, there is a set of special registers:</w:t>
      </w:r>
    </w:p>
    <w:p w14:paraId="429BB708" w14:textId="74C6D87B" w:rsidR="00C6682C" w:rsidRPr="00903DBA" w:rsidRDefault="00C6682C" w:rsidP="00477426">
      <w:pPr>
        <w:pStyle w:val="SourceCodeBoxText"/>
        <w:framePr w:wrap="around"/>
        <w:rPr>
          <w:highlight w:val="white"/>
        </w:rPr>
      </w:pPr>
      <w:r w:rsidRPr="00903DBA">
        <w:rPr>
          <w:rStyle w:val="KeyWord0"/>
          <w:highlight w:val="white"/>
        </w:rPr>
        <w:lastRenderedPageBreak/>
        <w:t>Fram</w:t>
      </w:r>
      <w:r w:rsidR="004547FE" w:rsidRPr="00903DBA">
        <w:rPr>
          <w:rStyle w:val="KeyWord0"/>
          <w:highlight w:val="white"/>
        </w:rPr>
        <w:t>e</w:t>
      </w:r>
      <w:r w:rsidRPr="00903DBA">
        <w:rPr>
          <w:rStyle w:val="KeyWord0"/>
          <w:highlight w:val="white"/>
        </w:rPr>
        <w:t>Register</w:t>
      </w:r>
      <w:r w:rsidRPr="00903DBA">
        <w:rPr>
          <w:highlight w:val="white"/>
        </w:rPr>
        <w:t xml:space="preserve">. </w:t>
      </w:r>
      <w:r w:rsidR="00766F7D" w:rsidRPr="00903DBA">
        <w:rPr>
          <w:highlight w:val="white"/>
        </w:rPr>
        <w:t>T</w:t>
      </w:r>
      <w:r w:rsidRPr="00903DBA">
        <w:rPr>
          <w:highlight w:val="white"/>
        </w:rPr>
        <w:t xml:space="preserve">he </w:t>
      </w:r>
      <w:r w:rsidR="00766F7D" w:rsidRPr="00903DBA">
        <w:rPr>
          <w:highlight w:val="white"/>
        </w:rPr>
        <w:t xml:space="preserve">regular frame pointer: the address of the beginning of </w:t>
      </w:r>
      <w:r w:rsidRPr="00903DBA">
        <w:rPr>
          <w:highlight w:val="white"/>
        </w:rPr>
        <w:t>the current activation record.</w:t>
      </w:r>
    </w:p>
    <w:p w14:paraId="5681F8C8" w14:textId="77777777" w:rsidR="001A45D1" w:rsidRPr="00903DBA" w:rsidRDefault="00C6682C" w:rsidP="00477426">
      <w:pPr>
        <w:pStyle w:val="SourceCodeBoxText"/>
        <w:framePr w:wrap="around"/>
        <w:rPr>
          <w:highlight w:val="white"/>
        </w:rPr>
      </w:pPr>
      <w:r w:rsidRPr="00903DBA">
        <w:rPr>
          <w:rStyle w:val="KeyWord0"/>
          <w:highlight w:val="white"/>
        </w:rPr>
        <w:t>EllipseRegister</w:t>
      </w:r>
      <w:r w:rsidRPr="00903DBA">
        <w:rPr>
          <w:highlight w:val="white"/>
        </w:rPr>
        <w:t xml:space="preserve">. </w:t>
      </w:r>
      <w:r w:rsidR="00766F7D" w:rsidRPr="00903DBA">
        <w:rPr>
          <w:highlight w:val="white"/>
        </w:rPr>
        <w:t>The ellipse frame pointer: the address of the beginning of the current activation record plus the size (in bytes) of the elliptic parameters</w:t>
      </w:r>
      <w:r w:rsidR="00225DDC" w:rsidRPr="00903DBA">
        <w:rPr>
          <w:highlight w:val="white"/>
        </w:rPr>
        <w:t>, in order to correctly access the local variables of the function, which are located after the elliptic parameters. Ignored in non-elliptic functions.</w:t>
      </w:r>
    </w:p>
    <w:p w14:paraId="5A675D84" w14:textId="36304E1B" w:rsidR="001A45D1" w:rsidRPr="00903DBA" w:rsidRDefault="00B66FC6" w:rsidP="00477426">
      <w:pPr>
        <w:pStyle w:val="SourceCodeBoxText"/>
        <w:framePr w:wrap="around"/>
        <w:rPr>
          <w:highlight w:val="white"/>
        </w:rPr>
      </w:pPr>
      <w:r w:rsidRPr="00903DBA">
        <w:rPr>
          <w:rStyle w:val="KeyWord0"/>
          <w:highlight w:val="white"/>
        </w:rPr>
        <w:t>ReturnValueRegister</w:t>
      </w:r>
      <w:r w:rsidRPr="00903DBA">
        <w:rPr>
          <w:highlight w:val="white"/>
        </w:rPr>
        <w:t xml:space="preserve">. </w:t>
      </w:r>
      <w:r w:rsidR="00720FEB" w:rsidRPr="00903DBA">
        <w:rPr>
          <w:highlight w:val="white"/>
        </w:rPr>
        <w:t xml:space="preserve">Holds the function return value in case of integral </w:t>
      </w:r>
      <w:r w:rsidR="00AC4F90" w:rsidRPr="00903DBA">
        <w:rPr>
          <w:highlight w:val="white"/>
        </w:rPr>
        <w:t xml:space="preserve">or </w:t>
      </w:r>
      <w:r w:rsidR="00225DDC" w:rsidRPr="00903DBA">
        <w:rPr>
          <w:highlight w:val="white"/>
        </w:rPr>
        <w:t>pointer</w:t>
      </w:r>
      <w:r w:rsidR="00AC4F90" w:rsidRPr="00903DBA">
        <w:rPr>
          <w:highlight w:val="white"/>
        </w:rPr>
        <w:t xml:space="preserve"> </w:t>
      </w:r>
      <w:r w:rsidR="00720FEB" w:rsidRPr="00903DBA">
        <w:rPr>
          <w:highlight w:val="white"/>
        </w:rPr>
        <w:t>type</w:t>
      </w:r>
      <w:r w:rsidR="001A45D1" w:rsidRPr="00903DBA">
        <w:rPr>
          <w:highlight w:val="white"/>
        </w:rPr>
        <w:t>, or its address in case of struct or union type. Return values of floating types are not stored in a register or on the activation record, but rather at the floating-point stack. In C, it is not allowed to return values o</w:t>
      </w:r>
      <w:r w:rsidR="00F01DD4" w:rsidRPr="00903DBA">
        <w:rPr>
          <w:highlight w:val="white"/>
        </w:rPr>
        <w:t>r</w:t>
      </w:r>
      <w:r w:rsidR="001A45D1" w:rsidRPr="00903DBA">
        <w:rPr>
          <w:highlight w:val="white"/>
        </w:rPr>
        <w:t xml:space="preserve"> array of function types.</w:t>
      </w:r>
    </w:p>
    <w:p w14:paraId="6780DB86" w14:textId="1733C058" w:rsidR="00720FEB" w:rsidRPr="00903DBA" w:rsidRDefault="00720FEB" w:rsidP="00477426">
      <w:pPr>
        <w:pStyle w:val="SourceCodeBoxText"/>
        <w:framePr w:wrap="around"/>
        <w:rPr>
          <w:highlight w:val="white"/>
        </w:rPr>
      </w:pPr>
      <w:r w:rsidRPr="00903DBA">
        <w:rPr>
          <w:rStyle w:val="KeyWord0"/>
          <w:highlight w:val="white"/>
        </w:rPr>
        <w:t>ReturnPointerRegister</w:t>
      </w:r>
      <w:r w:rsidRPr="00903DBA">
        <w:rPr>
          <w:highlight w:val="white"/>
        </w:rPr>
        <w:t xml:space="preserve">. Holds the address </w:t>
      </w:r>
      <w:r w:rsidR="00AC4F90" w:rsidRPr="00903DBA">
        <w:rPr>
          <w:highlight w:val="white"/>
        </w:rPr>
        <w:t xml:space="preserve">of the </w:t>
      </w:r>
      <w:r w:rsidRPr="00903DBA">
        <w:rPr>
          <w:highlight w:val="white"/>
        </w:rPr>
        <w:t xml:space="preserve">function return value in case of </w:t>
      </w:r>
      <w:r w:rsidR="00AC4F90" w:rsidRPr="00903DBA">
        <w:rPr>
          <w:highlight w:val="white"/>
        </w:rPr>
        <w:t>struct or union</w:t>
      </w:r>
      <w:r w:rsidRPr="00903DBA">
        <w:rPr>
          <w:highlight w:val="white"/>
        </w:rPr>
        <w:t xml:space="preserve"> type.</w:t>
      </w:r>
    </w:p>
    <w:p w14:paraId="19F7E5E2" w14:textId="78E69AE3" w:rsidR="00720FEB" w:rsidRPr="00903DBA" w:rsidRDefault="00720FEB" w:rsidP="00477426">
      <w:pPr>
        <w:pStyle w:val="SourceCodeBoxText"/>
        <w:framePr w:wrap="around"/>
        <w:rPr>
          <w:highlight w:val="white"/>
        </w:rPr>
      </w:pPr>
      <w:r w:rsidRPr="00903DBA">
        <w:rPr>
          <w:rStyle w:val="KeyWord0"/>
          <w:highlight w:val="white"/>
        </w:rPr>
        <w:t>ShiftRegister</w:t>
      </w:r>
      <w:r w:rsidRPr="00903DBA">
        <w:rPr>
          <w:highlight w:val="white"/>
        </w:rPr>
        <w:t>.</w:t>
      </w:r>
      <w:r w:rsidR="00015EDE" w:rsidRPr="00903DBA">
        <w:rPr>
          <w:highlight w:val="white"/>
        </w:rPr>
        <w:t xml:space="preserve"> Holds the value of the right operand in a sh</w:t>
      </w:r>
      <w:r w:rsidR="001A45D1" w:rsidRPr="00903DBA">
        <w:rPr>
          <w:highlight w:val="white"/>
        </w:rPr>
        <w:t>ift</w:t>
      </w:r>
      <w:r w:rsidR="00015EDE" w:rsidRPr="00903DBA">
        <w:rPr>
          <w:highlight w:val="white"/>
        </w:rPr>
        <w:t xml:space="preserve"> operation, </w:t>
      </w:r>
      <w:r w:rsidR="0091002F" w:rsidRPr="00903DBA">
        <w:rPr>
          <w:highlight w:val="white"/>
        </w:rPr>
        <w:t>must always be</w:t>
      </w:r>
      <w:r w:rsidR="00015EDE" w:rsidRPr="00903DBA">
        <w:rPr>
          <w:highlight w:val="white"/>
        </w:rPr>
        <w:t xml:space="preserve"> </w:t>
      </w:r>
      <w:r w:rsidR="00015EDE" w:rsidRPr="00903DBA">
        <w:rPr>
          <w:rStyle w:val="KeyWord0"/>
          <w:highlight w:val="white"/>
        </w:rPr>
        <w:t>cl</w:t>
      </w:r>
      <w:r w:rsidR="00015EDE" w:rsidRPr="00903DBA">
        <w:rPr>
          <w:highlight w:val="white"/>
        </w:rPr>
        <w:t>.</w:t>
      </w:r>
    </w:p>
    <w:p w14:paraId="33542802" w14:textId="77777777" w:rsidR="002B63B5" w:rsidRPr="00903DBA" w:rsidRDefault="002B63B5" w:rsidP="00DB788F">
      <w:pPr>
        <w:pStyle w:val="Code"/>
        <w:rPr>
          <w:highlight w:val="white"/>
        </w:rPr>
      </w:pPr>
      <w:r w:rsidRPr="00903DBA">
        <w:rPr>
          <w:highlight w:val="white"/>
        </w:rPr>
        <w:t>namespace CCompiler {</w:t>
      </w:r>
    </w:p>
    <w:p w14:paraId="3E8FB53C" w14:textId="77777777" w:rsidR="002B63B5" w:rsidRPr="00903DBA" w:rsidRDefault="002B63B5" w:rsidP="00DB788F">
      <w:pPr>
        <w:pStyle w:val="Code"/>
        <w:rPr>
          <w:highlight w:val="white"/>
        </w:rPr>
      </w:pPr>
      <w:r w:rsidRPr="00903DBA">
        <w:rPr>
          <w:highlight w:val="white"/>
        </w:rPr>
        <w:t xml:space="preserve">  public class AssemblyCode {</w:t>
      </w:r>
    </w:p>
    <w:p w14:paraId="2A2896D7" w14:textId="77777777" w:rsidR="002B63B5" w:rsidRPr="00903DBA" w:rsidRDefault="002B63B5" w:rsidP="00DB788F">
      <w:pPr>
        <w:pStyle w:val="Code"/>
        <w:rPr>
          <w:highlight w:val="white"/>
        </w:rPr>
      </w:pPr>
      <w:r w:rsidRPr="00903DBA">
        <w:rPr>
          <w:highlight w:val="white"/>
        </w:rPr>
        <w:t xml:space="preserve">    public static Register FrameRegister;</w:t>
      </w:r>
    </w:p>
    <w:p w14:paraId="722F79FD" w14:textId="77777777" w:rsidR="002B63B5" w:rsidRPr="00903DBA" w:rsidRDefault="002B63B5" w:rsidP="00DB788F">
      <w:pPr>
        <w:pStyle w:val="Code"/>
        <w:rPr>
          <w:highlight w:val="white"/>
        </w:rPr>
      </w:pPr>
      <w:r w:rsidRPr="00903DBA">
        <w:rPr>
          <w:highlight w:val="white"/>
        </w:rPr>
        <w:t xml:space="preserve">    public static Register EllipseRegister;</w:t>
      </w:r>
    </w:p>
    <w:p w14:paraId="2267CE7B" w14:textId="77777777" w:rsidR="002B63B5" w:rsidRPr="00903DBA" w:rsidRDefault="002B63B5" w:rsidP="00DB788F">
      <w:pPr>
        <w:pStyle w:val="Code"/>
        <w:rPr>
          <w:highlight w:val="white"/>
        </w:rPr>
      </w:pPr>
      <w:r w:rsidRPr="00903DBA">
        <w:rPr>
          <w:highlight w:val="white"/>
        </w:rPr>
        <w:t xml:space="preserve">    public static Register ReturnValueRegister;</w:t>
      </w:r>
    </w:p>
    <w:p w14:paraId="036909FF" w14:textId="77777777" w:rsidR="002B63B5" w:rsidRPr="00903DBA" w:rsidRDefault="002B63B5" w:rsidP="00DB788F">
      <w:pPr>
        <w:pStyle w:val="Code"/>
        <w:rPr>
          <w:highlight w:val="white"/>
        </w:rPr>
      </w:pPr>
      <w:r w:rsidRPr="00903DBA">
        <w:rPr>
          <w:highlight w:val="white"/>
        </w:rPr>
        <w:t xml:space="preserve">    public static Register ReturnPointerRegister;</w:t>
      </w:r>
    </w:p>
    <w:p w14:paraId="6FB12FC9" w14:textId="77777777" w:rsidR="002B63B5" w:rsidRPr="00903DBA" w:rsidRDefault="002B63B5" w:rsidP="00DB788F">
      <w:pPr>
        <w:pStyle w:val="Code"/>
        <w:rPr>
          <w:highlight w:val="white"/>
        </w:rPr>
      </w:pPr>
      <w:r w:rsidRPr="00903DBA">
        <w:rPr>
          <w:highlight w:val="white"/>
        </w:rPr>
        <w:t xml:space="preserve">    public const Register ShiftRegister = Register.cl;</w:t>
      </w:r>
    </w:p>
    <w:p w14:paraId="7B831C0A" w14:textId="167D351B" w:rsidR="002B63B5" w:rsidRPr="00903DBA" w:rsidRDefault="00C1007D" w:rsidP="00C1007D">
      <w:pPr>
        <w:rPr>
          <w:highlight w:val="white"/>
        </w:rPr>
      </w:pPr>
      <w:r w:rsidRPr="00903DBA">
        <w:rPr>
          <w:highlight w:val="white"/>
        </w:rPr>
        <w:t xml:space="preserve">We chose </w:t>
      </w:r>
      <w:r w:rsidRPr="00903DBA">
        <w:rPr>
          <w:rStyle w:val="KeyWord0"/>
          <w:highlight w:val="white"/>
        </w:rPr>
        <w:t>bp</w:t>
      </w:r>
      <w:r w:rsidRPr="00903DBA">
        <w:rPr>
          <w:highlight w:val="white"/>
        </w:rPr>
        <w:t xml:space="preserve">, </w:t>
      </w:r>
      <w:r w:rsidRPr="00903DBA">
        <w:rPr>
          <w:rStyle w:val="KeyWord0"/>
          <w:highlight w:val="white"/>
        </w:rPr>
        <w:t>di</w:t>
      </w:r>
      <w:r w:rsidRPr="00903DBA">
        <w:rPr>
          <w:highlight w:val="white"/>
        </w:rPr>
        <w:t xml:space="preserve">, and </w:t>
      </w:r>
      <w:r w:rsidRPr="00903DBA">
        <w:rPr>
          <w:rStyle w:val="KeyWord0"/>
          <w:highlight w:val="white"/>
        </w:rPr>
        <w:t>bx</w:t>
      </w:r>
      <w:r w:rsidRPr="00903DBA">
        <w:rPr>
          <w:highlight w:val="white"/>
        </w:rPr>
        <w:t xml:space="preserve"> as the registers for the regular frame pointer, ellipse frame pointer, and return value, since they (together with </w:t>
      </w:r>
      <w:r w:rsidRPr="00903DBA">
        <w:rPr>
          <w:rStyle w:val="KeyWord0"/>
          <w:highlight w:val="white"/>
        </w:rPr>
        <w:t>si</w:t>
      </w:r>
      <w:r w:rsidRPr="00903DBA">
        <w:rPr>
          <w:highlight w:val="white"/>
        </w:rPr>
        <w:t>) can be used as addresses in assembly operations.</w:t>
      </w:r>
    </w:p>
    <w:p w14:paraId="6FD7ACBB" w14:textId="77777777" w:rsidR="002B63B5" w:rsidRPr="00903DBA" w:rsidRDefault="002B63B5" w:rsidP="00DB788F">
      <w:pPr>
        <w:pStyle w:val="Code"/>
        <w:rPr>
          <w:highlight w:val="white"/>
        </w:rPr>
      </w:pPr>
      <w:r w:rsidRPr="00903DBA">
        <w:rPr>
          <w:highlight w:val="white"/>
        </w:rPr>
        <w:t xml:space="preserve">    static AssemblyCode() {</w:t>
      </w:r>
    </w:p>
    <w:p w14:paraId="400A80F0" w14:textId="77777777" w:rsidR="002B63B5" w:rsidRPr="00903DBA" w:rsidRDefault="002B63B5" w:rsidP="00DB788F">
      <w:pPr>
        <w:pStyle w:val="Code"/>
        <w:rPr>
          <w:highlight w:val="white"/>
        </w:rPr>
      </w:pPr>
      <w:r w:rsidRPr="00903DBA">
        <w:rPr>
          <w:highlight w:val="white"/>
        </w:rPr>
        <w:t xml:space="preserve">      FrameRegister = RegisterToSize(Register.bp, TypeSize.PointerSize);</w:t>
      </w:r>
    </w:p>
    <w:p w14:paraId="6E014C87" w14:textId="77777777" w:rsidR="002B63B5" w:rsidRPr="00903DBA" w:rsidRDefault="002B63B5" w:rsidP="00DB788F">
      <w:pPr>
        <w:pStyle w:val="Code"/>
        <w:rPr>
          <w:highlight w:val="white"/>
        </w:rPr>
      </w:pPr>
      <w:r w:rsidRPr="00903DBA">
        <w:rPr>
          <w:highlight w:val="white"/>
        </w:rPr>
        <w:t xml:space="preserve">      EllipseRegister = RegisterToSize(Register.di, TypeSize.PointerSize);</w:t>
      </w:r>
    </w:p>
    <w:p w14:paraId="42E1D2F9" w14:textId="77777777" w:rsidR="002B63B5" w:rsidRPr="00903DBA" w:rsidRDefault="002B63B5" w:rsidP="00DB788F">
      <w:pPr>
        <w:pStyle w:val="Code"/>
        <w:rPr>
          <w:highlight w:val="white"/>
        </w:rPr>
      </w:pPr>
      <w:r w:rsidRPr="00903DBA">
        <w:rPr>
          <w:highlight w:val="white"/>
        </w:rPr>
        <w:t xml:space="preserve">      ReturnValueRegister = RegisterToSize(Register.bx, TypeSize.PointerSize);</w:t>
      </w:r>
    </w:p>
    <w:p w14:paraId="6C678514" w14:textId="0B0CF739" w:rsidR="002B63B5" w:rsidRPr="00903DBA" w:rsidRDefault="002B63B5" w:rsidP="00DB788F">
      <w:pPr>
        <w:pStyle w:val="Code"/>
        <w:rPr>
          <w:highlight w:val="white"/>
        </w:rPr>
      </w:pPr>
      <w:r w:rsidRPr="00903DBA">
        <w:rPr>
          <w:highlight w:val="white"/>
        </w:rPr>
        <w:t xml:space="preserve">      ReturnPointerRegister =RegisterToSize(Register.bx,TypeSize.PointerSize);</w:t>
      </w:r>
    </w:p>
    <w:p w14:paraId="5A693C50" w14:textId="77777777" w:rsidR="002B63B5" w:rsidRPr="00903DBA" w:rsidRDefault="002B63B5" w:rsidP="00DB788F">
      <w:pPr>
        <w:pStyle w:val="Code"/>
        <w:rPr>
          <w:highlight w:val="white"/>
        </w:rPr>
      </w:pPr>
      <w:r w:rsidRPr="00903DBA">
        <w:rPr>
          <w:highlight w:val="white"/>
        </w:rPr>
        <w:t xml:space="preserve">    }</w:t>
      </w:r>
    </w:p>
    <w:p w14:paraId="123BA035" w14:textId="6B8ABF41" w:rsidR="002B63B5" w:rsidRPr="00903DBA" w:rsidRDefault="0023583E" w:rsidP="0023583E">
      <w:pPr>
        <w:rPr>
          <w:highlight w:val="white"/>
        </w:rPr>
      </w:pPr>
      <w:r w:rsidRPr="00903DBA">
        <w:rPr>
          <w:highlight w:val="white"/>
        </w:rPr>
        <w:t>An assembly instruction is made up by an operator and at most three operands.</w:t>
      </w:r>
      <w:r w:rsidR="00DF23BC" w:rsidRPr="00903DBA">
        <w:rPr>
          <w:highlight w:val="white"/>
        </w:rPr>
        <w:t xml:space="preserve"> The operands are defined as objects, and they can be </w:t>
      </w:r>
      <w:r w:rsidR="00A23E0B" w:rsidRPr="00903DBA">
        <w:rPr>
          <w:rStyle w:val="KeyWord0"/>
          <w:highlight w:val="white"/>
        </w:rPr>
        <w:t>Register</w:t>
      </w:r>
      <w:r w:rsidR="00A23E0B" w:rsidRPr="00903DBA">
        <w:rPr>
          <w:highlight w:val="white"/>
        </w:rPr>
        <w:t xml:space="preserve">, </w:t>
      </w:r>
      <w:r w:rsidR="00A23E0B" w:rsidRPr="00903DBA">
        <w:rPr>
          <w:rStyle w:val="KeyWord0"/>
          <w:highlight w:val="white"/>
        </w:rPr>
        <w:t>int</w:t>
      </w:r>
      <w:r w:rsidR="00A23E0B" w:rsidRPr="00903DBA">
        <w:rPr>
          <w:highlight w:val="white"/>
        </w:rPr>
        <w:t xml:space="preserve">, </w:t>
      </w:r>
      <w:r w:rsidR="00A23E0B" w:rsidRPr="00903DBA">
        <w:rPr>
          <w:rStyle w:val="KeyWord0"/>
          <w:highlight w:val="white"/>
        </w:rPr>
        <w:t>string</w:t>
      </w:r>
      <w:r w:rsidR="00A23E0B" w:rsidRPr="00903DBA">
        <w:rPr>
          <w:highlight w:val="white"/>
        </w:rPr>
        <w:t xml:space="preserve"> and </w:t>
      </w:r>
      <w:r w:rsidR="00A23E0B" w:rsidRPr="00903DBA">
        <w:rPr>
          <w:rStyle w:val="KeyWord0"/>
          <w:highlight w:val="white"/>
        </w:rPr>
        <w:t>BigInteger</w:t>
      </w:r>
      <w:r w:rsidR="00A23E0B" w:rsidRPr="00903DBA">
        <w:rPr>
          <w:highlight w:val="white"/>
        </w:rPr>
        <w:t xml:space="preserve">. All offsets are </w:t>
      </w:r>
      <w:r w:rsidR="00A23E0B" w:rsidRPr="00903DBA">
        <w:rPr>
          <w:rStyle w:val="KeyWord0"/>
          <w:highlight w:val="white"/>
        </w:rPr>
        <w:t>int</w:t>
      </w:r>
      <w:r w:rsidR="00927FE5" w:rsidRPr="00903DBA">
        <w:rPr>
          <w:highlight w:val="white"/>
        </w:rPr>
        <w:t>, and</w:t>
      </w:r>
      <w:r w:rsidR="00A23E0B" w:rsidRPr="00903DBA">
        <w:rPr>
          <w:highlight w:val="white"/>
        </w:rPr>
        <w:t xml:space="preserve"> all integer values are </w:t>
      </w:r>
      <w:r w:rsidR="00A23E0B" w:rsidRPr="00903DBA">
        <w:rPr>
          <w:rStyle w:val="KeyWord0"/>
          <w:highlight w:val="white"/>
        </w:rPr>
        <w:t>BigInteger</w:t>
      </w:r>
      <w:r w:rsidR="00A23E0B" w:rsidRPr="00903DBA">
        <w:rPr>
          <w:highlight w:val="white"/>
        </w:rPr>
        <w:t>.</w:t>
      </w:r>
    </w:p>
    <w:p w14:paraId="147DCE40" w14:textId="77777777" w:rsidR="002B63B5" w:rsidRPr="00903DBA" w:rsidRDefault="002B63B5" w:rsidP="00DB788F">
      <w:pPr>
        <w:pStyle w:val="Code"/>
        <w:rPr>
          <w:highlight w:val="white"/>
        </w:rPr>
      </w:pPr>
      <w:r w:rsidRPr="00903DBA">
        <w:rPr>
          <w:highlight w:val="white"/>
        </w:rPr>
        <w:t xml:space="preserve">    private AssemblyOperator m_operator;</w:t>
      </w:r>
    </w:p>
    <w:p w14:paraId="395E1B2F" w14:textId="77777777" w:rsidR="002B63B5" w:rsidRPr="00903DBA" w:rsidRDefault="002B63B5" w:rsidP="00DB788F">
      <w:pPr>
        <w:pStyle w:val="Code"/>
        <w:rPr>
          <w:highlight w:val="white"/>
        </w:rPr>
      </w:pPr>
      <w:r w:rsidRPr="00903DBA">
        <w:rPr>
          <w:highlight w:val="white"/>
        </w:rPr>
        <w:t xml:space="preserve">    private object[] m_operandArray = new object[3];</w:t>
      </w:r>
    </w:p>
    <w:p w14:paraId="6A459ACF" w14:textId="5F60F1CA" w:rsidR="002B63B5" w:rsidRPr="00903DBA" w:rsidRDefault="001942B6" w:rsidP="001942B6">
      <w:pPr>
        <w:rPr>
          <w:highlight w:val="white"/>
        </w:rPr>
      </w:pPr>
      <w:r w:rsidRPr="00903DBA">
        <w:rPr>
          <w:highlight w:val="white"/>
        </w:rPr>
        <w:t xml:space="preserve">The constructor initializes the instruction, and calls </w:t>
      </w:r>
      <w:r w:rsidRPr="00903DBA">
        <w:rPr>
          <w:rStyle w:val="KeyWord0"/>
          <w:highlight w:val="white"/>
        </w:rPr>
        <w:t>FromAdditionToIncrement</w:t>
      </w:r>
      <w:r w:rsidR="00F44415" w:rsidRPr="00903DBA">
        <w:rPr>
          <w:highlight w:val="white"/>
        </w:rPr>
        <w:t xml:space="preserve">, which </w:t>
      </w:r>
      <w:r w:rsidR="00AE79B1" w:rsidRPr="00903DBA">
        <w:rPr>
          <w:highlight w:val="white"/>
        </w:rPr>
        <w:t xml:space="preserve">changes addition and subtraction to increment and decrement, </w:t>
      </w:r>
      <w:r w:rsidRPr="00903DBA">
        <w:rPr>
          <w:highlight w:val="white"/>
        </w:rPr>
        <w:t xml:space="preserve">and </w:t>
      </w:r>
      <w:r w:rsidRPr="00903DBA">
        <w:rPr>
          <w:rStyle w:val="KeyWord0"/>
          <w:highlight w:val="white"/>
        </w:rPr>
        <w:t>CheckSize</w:t>
      </w:r>
      <w:r w:rsidRPr="00903DBA">
        <w:rPr>
          <w:highlight w:val="white"/>
        </w:rPr>
        <w:t xml:space="preserve">, which </w:t>
      </w:r>
      <w:r w:rsidR="00E70E22" w:rsidRPr="00903DBA">
        <w:rPr>
          <w:highlight w:val="white"/>
        </w:rPr>
        <w:t>changes the operators in accordance with the size of the values of the instruction.</w:t>
      </w:r>
    </w:p>
    <w:p w14:paraId="0B50F502" w14:textId="77777777" w:rsidR="002B63B5" w:rsidRPr="00903DBA" w:rsidRDefault="002B63B5" w:rsidP="00DB788F">
      <w:pPr>
        <w:pStyle w:val="Code"/>
        <w:rPr>
          <w:highlight w:val="white"/>
        </w:rPr>
      </w:pPr>
      <w:r w:rsidRPr="00903DBA">
        <w:rPr>
          <w:highlight w:val="white"/>
        </w:rPr>
        <w:t xml:space="preserve">    public AssemblyCode(AssemblyOperator objectOp, object operand0,</w:t>
      </w:r>
    </w:p>
    <w:p w14:paraId="4108C01C" w14:textId="77777777" w:rsidR="005D12A7" w:rsidRPr="00903DBA" w:rsidRDefault="002B63B5" w:rsidP="00DB788F">
      <w:pPr>
        <w:pStyle w:val="Code"/>
        <w:rPr>
          <w:highlight w:val="white"/>
        </w:rPr>
      </w:pPr>
      <w:r w:rsidRPr="00903DBA">
        <w:rPr>
          <w:highlight w:val="white"/>
        </w:rPr>
        <w:t xml:space="preserve">                        object operand1, object operand2 = null,</w:t>
      </w:r>
    </w:p>
    <w:p w14:paraId="3BD4003B" w14:textId="46341AD8" w:rsidR="002B63B5" w:rsidRPr="00903DBA" w:rsidRDefault="005D12A7" w:rsidP="00DB788F">
      <w:pPr>
        <w:pStyle w:val="Code"/>
        <w:rPr>
          <w:highlight w:val="white"/>
        </w:rPr>
      </w:pPr>
      <w:r w:rsidRPr="00903DBA">
        <w:rPr>
          <w:highlight w:val="white"/>
        </w:rPr>
        <w:t xml:space="preserve">                       </w:t>
      </w:r>
      <w:r w:rsidR="002B63B5" w:rsidRPr="00903DBA">
        <w:rPr>
          <w:highlight w:val="white"/>
        </w:rPr>
        <w:t xml:space="preserve"> int size = 0)</w:t>
      </w:r>
      <w:r w:rsidR="001942B6" w:rsidRPr="00903DBA">
        <w:rPr>
          <w:highlight w:val="white"/>
        </w:rPr>
        <w:t xml:space="preserve"> </w:t>
      </w:r>
      <w:r w:rsidR="002B63B5" w:rsidRPr="00903DBA">
        <w:rPr>
          <w:highlight w:val="white"/>
        </w:rPr>
        <w:t>{</w:t>
      </w:r>
    </w:p>
    <w:p w14:paraId="4F199B3E" w14:textId="77777777" w:rsidR="002B63B5" w:rsidRPr="00903DBA" w:rsidRDefault="002B63B5" w:rsidP="00DB788F">
      <w:pPr>
        <w:pStyle w:val="Code"/>
        <w:rPr>
          <w:highlight w:val="white"/>
        </w:rPr>
      </w:pPr>
      <w:r w:rsidRPr="00903DBA">
        <w:rPr>
          <w:highlight w:val="white"/>
        </w:rPr>
        <w:t xml:space="preserve">      m_operator = objectOp;</w:t>
      </w:r>
    </w:p>
    <w:p w14:paraId="24658220" w14:textId="77777777" w:rsidR="002B63B5" w:rsidRPr="00903DBA" w:rsidRDefault="002B63B5" w:rsidP="00DB788F">
      <w:pPr>
        <w:pStyle w:val="Code"/>
        <w:rPr>
          <w:highlight w:val="white"/>
        </w:rPr>
      </w:pPr>
      <w:r w:rsidRPr="00903DBA">
        <w:rPr>
          <w:highlight w:val="white"/>
        </w:rPr>
        <w:t xml:space="preserve">      m_operandArray[0] = operand0;</w:t>
      </w:r>
    </w:p>
    <w:p w14:paraId="653DCEFA" w14:textId="77777777" w:rsidR="002B63B5" w:rsidRPr="00903DBA" w:rsidRDefault="002B63B5" w:rsidP="00DB788F">
      <w:pPr>
        <w:pStyle w:val="Code"/>
        <w:rPr>
          <w:highlight w:val="white"/>
        </w:rPr>
      </w:pPr>
      <w:r w:rsidRPr="00903DBA">
        <w:rPr>
          <w:highlight w:val="white"/>
        </w:rPr>
        <w:t xml:space="preserve">      m_operandArray[1] = operand1;</w:t>
      </w:r>
    </w:p>
    <w:p w14:paraId="0F3A465B" w14:textId="77777777" w:rsidR="002B63B5" w:rsidRPr="00903DBA" w:rsidRDefault="002B63B5" w:rsidP="00DB788F">
      <w:pPr>
        <w:pStyle w:val="Code"/>
        <w:rPr>
          <w:highlight w:val="white"/>
        </w:rPr>
      </w:pPr>
      <w:r w:rsidRPr="00903DBA">
        <w:rPr>
          <w:highlight w:val="white"/>
        </w:rPr>
        <w:t xml:space="preserve">      m_operandArray[2] = operand2;</w:t>
      </w:r>
    </w:p>
    <w:p w14:paraId="49A9DC5C" w14:textId="77777777" w:rsidR="002B63B5" w:rsidRPr="00903DBA" w:rsidRDefault="002B63B5" w:rsidP="00DB788F">
      <w:pPr>
        <w:pStyle w:val="Code"/>
        <w:rPr>
          <w:highlight w:val="white"/>
        </w:rPr>
      </w:pPr>
      <w:r w:rsidRPr="00903DBA">
        <w:rPr>
          <w:highlight w:val="white"/>
        </w:rPr>
        <w:t xml:space="preserve">      FromAdditionToIncrement();</w:t>
      </w:r>
    </w:p>
    <w:p w14:paraId="1477A452" w14:textId="77777777" w:rsidR="002B63B5" w:rsidRPr="00903DBA" w:rsidRDefault="002B63B5" w:rsidP="00DB788F">
      <w:pPr>
        <w:pStyle w:val="Code"/>
        <w:rPr>
          <w:highlight w:val="white"/>
        </w:rPr>
      </w:pPr>
      <w:r w:rsidRPr="00903DBA">
        <w:rPr>
          <w:highlight w:val="white"/>
        </w:rPr>
        <w:t xml:space="preserve">      CheckSize(size);</w:t>
      </w:r>
    </w:p>
    <w:p w14:paraId="4CE78AAC" w14:textId="77777777" w:rsidR="002B63B5" w:rsidRPr="00903DBA" w:rsidRDefault="002B63B5" w:rsidP="00DB788F">
      <w:pPr>
        <w:pStyle w:val="Code"/>
        <w:rPr>
          <w:highlight w:val="white"/>
        </w:rPr>
      </w:pPr>
      <w:r w:rsidRPr="00903DBA">
        <w:rPr>
          <w:highlight w:val="white"/>
        </w:rPr>
        <w:t xml:space="preserve">    }</w:t>
      </w:r>
    </w:p>
    <w:p w14:paraId="69BFBAC1" w14:textId="77777777" w:rsidR="002B63B5" w:rsidRPr="00903DBA" w:rsidRDefault="002B63B5" w:rsidP="00DB788F">
      <w:pPr>
        <w:pStyle w:val="Code"/>
        <w:rPr>
          <w:highlight w:val="white"/>
        </w:rPr>
      </w:pPr>
    </w:p>
    <w:p w14:paraId="60EA4610" w14:textId="77777777" w:rsidR="00AE79B1" w:rsidRPr="00903DBA" w:rsidRDefault="00AE79B1" w:rsidP="00AE79B1">
      <w:pPr>
        <w:pStyle w:val="Code"/>
        <w:rPr>
          <w:highlight w:val="white"/>
        </w:rPr>
      </w:pPr>
      <w:r w:rsidRPr="00903DBA">
        <w:rPr>
          <w:highlight w:val="white"/>
        </w:rPr>
        <w:lastRenderedPageBreak/>
        <w:t xml:space="preserve">    public AssemblyOperator Operator {</w:t>
      </w:r>
    </w:p>
    <w:p w14:paraId="168EC27C" w14:textId="77777777" w:rsidR="00AE79B1" w:rsidRPr="00903DBA" w:rsidRDefault="00AE79B1" w:rsidP="00AE79B1">
      <w:pPr>
        <w:pStyle w:val="Code"/>
        <w:rPr>
          <w:highlight w:val="white"/>
        </w:rPr>
      </w:pPr>
      <w:r w:rsidRPr="00903DBA">
        <w:rPr>
          <w:highlight w:val="white"/>
        </w:rPr>
        <w:t xml:space="preserve">      get { return m_operator; }</w:t>
      </w:r>
    </w:p>
    <w:p w14:paraId="7DC7CD62" w14:textId="77777777" w:rsidR="00AE79B1" w:rsidRPr="00903DBA" w:rsidRDefault="00AE79B1" w:rsidP="00AE79B1">
      <w:pPr>
        <w:pStyle w:val="Code"/>
        <w:rPr>
          <w:highlight w:val="white"/>
        </w:rPr>
      </w:pPr>
      <w:r w:rsidRPr="00903DBA">
        <w:rPr>
          <w:highlight w:val="white"/>
        </w:rPr>
        <w:t xml:space="preserve">      set { m_operator = value; }</w:t>
      </w:r>
    </w:p>
    <w:p w14:paraId="751F2D99" w14:textId="77777777" w:rsidR="00AE79B1" w:rsidRPr="00903DBA" w:rsidRDefault="00AE79B1" w:rsidP="00AE79B1">
      <w:pPr>
        <w:pStyle w:val="Code"/>
        <w:rPr>
          <w:highlight w:val="white"/>
        </w:rPr>
      </w:pPr>
      <w:r w:rsidRPr="00903DBA">
        <w:rPr>
          <w:highlight w:val="white"/>
        </w:rPr>
        <w:t xml:space="preserve">    }</w:t>
      </w:r>
    </w:p>
    <w:p w14:paraId="4825304E" w14:textId="77777777" w:rsidR="00AE79B1" w:rsidRPr="00903DBA" w:rsidRDefault="00AE79B1" w:rsidP="00AE79B1">
      <w:pPr>
        <w:pStyle w:val="Code"/>
        <w:rPr>
          <w:highlight w:val="white"/>
        </w:rPr>
      </w:pPr>
    </w:p>
    <w:p w14:paraId="665640AB" w14:textId="77777777" w:rsidR="00AE79B1" w:rsidRPr="00903DBA" w:rsidRDefault="00AE79B1" w:rsidP="00AE79B1">
      <w:pPr>
        <w:pStyle w:val="Code"/>
        <w:rPr>
          <w:highlight w:val="white"/>
        </w:rPr>
      </w:pPr>
      <w:r w:rsidRPr="00903DBA">
        <w:rPr>
          <w:highlight w:val="white"/>
        </w:rPr>
        <w:t xml:space="preserve">    public object this[int index] {</w:t>
      </w:r>
    </w:p>
    <w:p w14:paraId="15FBDDB4" w14:textId="77777777" w:rsidR="00AE79B1" w:rsidRPr="00903DBA" w:rsidRDefault="00AE79B1" w:rsidP="00AE79B1">
      <w:pPr>
        <w:pStyle w:val="Code"/>
        <w:rPr>
          <w:highlight w:val="white"/>
        </w:rPr>
      </w:pPr>
      <w:r w:rsidRPr="00903DBA">
        <w:rPr>
          <w:highlight w:val="white"/>
        </w:rPr>
        <w:t xml:space="preserve">      get { return m_operandArray[index]; }</w:t>
      </w:r>
    </w:p>
    <w:p w14:paraId="7A750659" w14:textId="77777777" w:rsidR="00AE79B1" w:rsidRPr="00903DBA" w:rsidRDefault="00AE79B1" w:rsidP="00AE79B1">
      <w:pPr>
        <w:pStyle w:val="Code"/>
        <w:rPr>
          <w:highlight w:val="white"/>
        </w:rPr>
      </w:pPr>
      <w:r w:rsidRPr="00903DBA">
        <w:rPr>
          <w:highlight w:val="white"/>
        </w:rPr>
        <w:t xml:space="preserve">      set { m_operandArray[index] = value; }</w:t>
      </w:r>
    </w:p>
    <w:p w14:paraId="76817ADE" w14:textId="5B1DC53C" w:rsidR="00AE79B1" w:rsidRPr="00903DBA" w:rsidRDefault="00AE79B1" w:rsidP="00AE79B1">
      <w:pPr>
        <w:pStyle w:val="Code"/>
        <w:rPr>
          <w:highlight w:val="white"/>
        </w:rPr>
      </w:pPr>
      <w:r w:rsidRPr="00903DBA">
        <w:rPr>
          <w:highlight w:val="white"/>
        </w:rPr>
        <w:t xml:space="preserve">    }</w:t>
      </w:r>
    </w:p>
    <w:p w14:paraId="20247B4C" w14:textId="11D278C8" w:rsidR="00CA5764" w:rsidRPr="00903DBA" w:rsidRDefault="00352478" w:rsidP="00352478">
      <w:pPr>
        <w:pStyle w:val="Rubrik3"/>
        <w:rPr>
          <w:highlight w:val="white"/>
        </w:rPr>
      </w:pPr>
      <w:bookmarkStart w:id="438" w:name="_Toc57656076"/>
      <w:r w:rsidRPr="00903DBA">
        <w:rPr>
          <w:highlight w:val="white"/>
        </w:rPr>
        <w:t>Assembly Code Optimization</w:t>
      </w:r>
      <w:bookmarkEnd w:id="438"/>
    </w:p>
    <w:p w14:paraId="60537E46" w14:textId="51683A8D" w:rsidR="00AE79B1" w:rsidRPr="00903DBA" w:rsidRDefault="001D1EC5" w:rsidP="00034040">
      <w:pPr>
        <w:rPr>
          <w:highlight w:val="white"/>
        </w:rPr>
      </w:pPr>
      <w:r w:rsidRPr="00903DBA">
        <w:rPr>
          <w:highlight w:val="white"/>
        </w:rPr>
        <w:t xml:space="preserve">Similar the middle code optimization in </w:t>
      </w:r>
      <w:r w:rsidR="00076546" w:rsidRPr="00903DBA">
        <w:rPr>
          <w:highlight w:val="white"/>
        </w:rPr>
        <w:t>C</w:t>
      </w:r>
      <w:r w:rsidRPr="00903DBA">
        <w:rPr>
          <w:highlight w:val="white"/>
        </w:rPr>
        <w:t xml:space="preserve">hapter </w:t>
      </w:r>
      <w:r w:rsidR="00115AE9" w:rsidRPr="00903DBA">
        <w:rPr>
          <w:highlight w:val="white"/>
        </w:rPr>
        <w:fldChar w:fldCharType="begin"/>
      </w:r>
      <w:r w:rsidR="00115AE9" w:rsidRPr="00903DBA">
        <w:rPr>
          <w:highlight w:val="white"/>
        </w:rPr>
        <w:instrText xml:space="preserve"> REF _Ref54016644 \r \h </w:instrText>
      </w:r>
      <w:r w:rsidR="00115AE9" w:rsidRPr="00903DBA">
        <w:rPr>
          <w:highlight w:val="white"/>
        </w:rPr>
      </w:r>
      <w:r w:rsidR="00115AE9" w:rsidRPr="00903DBA">
        <w:rPr>
          <w:highlight w:val="white"/>
        </w:rPr>
        <w:fldChar w:fldCharType="separate"/>
      </w:r>
      <w:r w:rsidR="005F7BC3" w:rsidRPr="00903DBA">
        <w:rPr>
          <w:highlight w:val="white"/>
        </w:rPr>
        <w:t>10</w:t>
      </w:r>
      <w:r w:rsidR="00115AE9" w:rsidRPr="00903DBA">
        <w:rPr>
          <w:highlight w:val="white"/>
        </w:rPr>
        <w:fldChar w:fldCharType="end"/>
      </w:r>
      <w:r w:rsidRPr="00903DBA">
        <w:rPr>
          <w:highlight w:val="white"/>
        </w:rPr>
        <w:t xml:space="preserve">, </w:t>
      </w:r>
      <w:r w:rsidR="00553ABB" w:rsidRPr="00903DBA">
        <w:rPr>
          <w:highlight w:val="white"/>
        </w:rPr>
        <w:t xml:space="preserve">there is also some optimization of the assembly code. </w:t>
      </w:r>
      <w:r w:rsidR="00034040" w:rsidRPr="00903DBA">
        <w:rPr>
          <w:highlight w:val="white"/>
        </w:rPr>
        <w:t xml:space="preserve">The </w:t>
      </w:r>
      <w:r w:rsidR="00034040" w:rsidRPr="00903DBA">
        <w:rPr>
          <w:rStyle w:val="KeyWord0"/>
          <w:highlight w:val="white"/>
        </w:rPr>
        <w:t>FromAdditionToIncrement</w:t>
      </w:r>
      <w:r w:rsidR="00034040" w:rsidRPr="00903DBA">
        <w:rPr>
          <w:highlight w:val="white"/>
        </w:rPr>
        <w:t xml:space="preserve"> metho</w:t>
      </w:r>
      <w:r w:rsidR="00666B2A" w:rsidRPr="00903DBA">
        <w:rPr>
          <w:highlight w:val="white"/>
        </w:rPr>
        <w:t>d changes the addition of one or subtraction of minus one to increment, and subtraction of one and addition of minus on to decrement.</w:t>
      </w:r>
      <w:r w:rsidR="00A54CAD" w:rsidRPr="00903DBA">
        <w:rPr>
          <w:highlight w:val="white"/>
        </w:rPr>
        <w:t xml:space="preserve"> The first condition is that operator indeed is addition or subtraction and that the first operand is a track, register, or string.</w:t>
      </w:r>
    </w:p>
    <w:p w14:paraId="7BD87B8D" w14:textId="764B5CC6" w:rsidR="00F26B83" w:rsidRPr="00903DBA" w:rsidRDefault="00F26B83" w:rsidP="00F26B83">
      <w:pPr>
        <w:pStyle w:val="Code"/>
        <w:rPr>
          <w:highlight w:val="white"/>
        </w:rPr>
      </w:pPr>
      <w:r w:rsidRPr="00903DBA">
        <w:rPr>
          <w:highlight w:val="white"/>
        </w:rPr>
        <w:t xml:space="preserve">    </w:t>
      </w:r>
      <w:r w:rsidR="00321DF0" w:rsidRPr="00903DBA">
        <w:rPr>
          <w:highlight w:val="white"/>
        </w:rPr>
        <w:t>private</w:t>
      </w:r>
      <w:r w:rsidRPr="00903DBA">
        <w:rPr>
          <w:highlight w:val="white"/>
        </w:rPr>
        <w:t xml:space="preserve"> void FromAdditionToIncrement() {</w:t>
      </w:r>
    </w:p>
    <w:p w14:paraId="60EBA939" w14:textId="77777777" w:rsidR="00F26B83" w:rsidRPr="00903DBA" w:rsidRDefault="00F26B83" w:rsidP="00F26B83">
      <w:pPr>
        <w:pStyle w:val="Code"/>
        <w:rPr>
          <w:highlight w:val="white"/>
        </w:rPr>
      </w:pPr>
      <w:r w:rsidRPr="00903DBA">
        <w:rPr>
          <w:highlight w:val="white"/>
        </w:rPr>
        <w:t xml:space="preserve">      if (((Operator == AssemblyOperator.add) ||</w:t>
      </w:r>
    </w:p>
    <w:p w14:paraId="5B398277" w14:textId="37E49648" w:rsidR="00F26B83" w:rsidRPr="00903DBA" w:rsidRDefault="00A51FF8" w:rsidP="00F26B83">
      <w:pPr>
        <w:pStyle w:val="Code"/>
        <w:rPr>
          <w:highlight w:val="white"/>
        </w:rPr>
      </w:pPr>
      <w:r w:rsidRPr="00903DBA">
        <w:rPr>
          <w:highlight w:val="white"/>
        </w:rPr>
        <w:t xml:space="preserve"> </w:t>
      </w:r>
      <w:r w:rsidR="00F26B83" w:rsidRPr="00903DBA">
        <w:rPr>
          <w:highlight w:val="white"/>
        </w:rPr>
        <w:t xml:space="preserve">          (Operator == AssemblyOperator.sub)) &amp;&amp;</w:t>
      </w:r>
    </w:p>
    <w:p w14:paraId="484EF8BB" w14:textId="77777777" w:rsidR="00F26B83" w:rsidRPr="00903DBA" w:rsidRDefault="00F26B83" w:rsidP="00F26B83">
      <w:pPr>
        <w:pStyle w:val="Code"/>
        <w:rPr>
          <w:highlight w:val="white"/>
        </w:rPr>
      </w:pPr>
      <w:r w:rsidRPr="00903DBA">
        <w:rPr>
          <w:highlight w:val="white"/>
        </w:rPr>
        <w:t xml:space="preserve">          ((m_operandArray[0] is Track) || (m_operandArray[0] is Register) ||</w:t>
      </w:r>
    </w:p>
    <w:p w14:paraId="18A8EE2F" w14:textId="6EF2B52E" w:rsidR="00F26B83" w:rsidRPr="00903DBA" w:rsidRDefault="00F26B83" w:rsidP="00F26B83">
      <w:pPr>
        <w:pStyle w:val="Code"/>
        <w:rPr>
          <w:highlight w:val="white"/>
        </w:rPr>
      </w:pPr>
      <w:r w:rsidRPr="00903DBA">
        <w:rPr>
          <w:highlight w:val="white"/>
        </w:rPr>
        <w:t xml:space="preserve">           (m_operandArray[0] is string))) {</w:t>
      </w:r>
    </w:p>
    <w:p w14:paraId="701DA0E4" w14:textId="6172A20A" w:rsidR="00A54CAD" w:rsidRPr="00903DBA" w:rsidRDefault="00A54CAD" w:rsidP="00A54CAD">
      <w:pPr>
        <w:rPr>
          <w:highlight w:val="white"/>
        </w:rPr>
      </w:pPr>
      <w:r w:rsidRPr="00903DBA">
        <w:rPr>
          <w:highlight w:val="white"/>
        </w:rPr>
        <w:t xml:space="preserve">Then we check </w:t>
      </w:r>
      <w:r w:rsidR="00855BE9" w:rsidRPr="00903DBA">
        <w:rPr>
          <w:highlight w:val="white"/>
        </w:rPr>
        <w:t xml:space="preserve">whether </w:t>
      </w:r>
      <w:r w:rsidR="007E6EF5" w:rsidRPr="00903DBA">
        <w:rPr>
          <w:highlight w:val="white"/>
        </w:rPr>
        <w:t xml:space="preserve">the second operand is a </w:t>
      </w:r>
      <w:r w:rsidR="007E6EF5" w:rsidRPr="00903DBA">
        <w:rPr>
          <w:rStyle w:val="KeyWord0"/>
          <w:highlight w:val="white"/>
        </w:rPr>
        <w:t>BigInteger</w:t>
      </w:r>
      <w:r w:rsidR="007E6EF5" w:rsidRPr="00903DBA">
        <w:rPr>
          <w:highlight w:val="white"/>
        </w:rPr>
        <w:t xml:space="preserve"> and the </w:t>
      </w:r>
      <w:r w:rsidR="0049614B" w:rsidRPr="00903DBA">
        <w:rPr>
          <w:highlight w:val="white"/>
        </w:rPr>
        <w:t>third operand is null.</w:t>
      </w:r>
      <w:r w:rsidR="004340F7" w:rsidRPr="00903DBA">
        <w:rPr>
          <w:highlight w:val="white"/>
        </w:rPr>
        <w:t xml:space="preserve"> In that case the value to be inspected has index one</w:t>
      </w:r>
      <w:r w:rsidR="00C75789" w:rsidRPr="00903DBA">
        <w:rPr>
          <w:highlight w:val="white"/>
        </w:rPr>
        <w:t xml:space="preserve"> and we</w:t>
      </w:r>
      <w:r w:rsidR="004340F7" w:rsidRPr="00903DBA">
        <w:rPr>
          <w:highlight w:val="white"/>
        </w:rPr>
        <w:t xml:space="preserve"> call </w:t>
      </w:r>
      <w:r w:rsidR="004340F7" w:rsidRPr="00903DBA">
        <w:rPr>
          <w:rStyle w:val="KeyWord0"/>
          <w:highlight w:val="white"/>
        </w:rPr>
        <w:t>CheckIncrement</w:t>
      </w:r>
      <w:r w:rsidR="004340F7" w:rsidRPr="00903DBA">
        <w:rPr>
          <w:highlight w:val="white"/>
        </w:rPr>
        <w:t xml:space="preserve"> for further processing.</w:t>
      </w:r>
    </w:p>
    <w:p w14:paraId="56E4E2B9" w14:textId="36E08FAE" w:rsidR="00785C18" w:rsidRPr="00903DBA" w:rsidRDefault="00785C18" w:rsidP="00785C18">
      <w:pPr>
        <w:pStyle w:val="Code"/>
        <w:rPr>
          <w:highlight w:val="white"/>
        </w:rPr>
      </w:pPr>
      <w:r w:rsidRPr="00903DBA">
        <w:rPr>
          <w:highlight w:val="white"/>
        </w:rPr>
        <w:t xml:space="preserve">        if ((m_operandArray[1] is BigInteger) &amp;&amp; (m_operandArray[2] == null)){</w:t>
      </w:r>
    </w:p>
    <w:p w14:paraId="25DAA52E" w14:textId="77777777" w:rsidR="00785C18" w:rsidRPr="00903DBA" w:rsidRDefault="00785C18" w:rsidP="00785C18">
      <w:pPr>
        <w:pStyle w:val="Code"/>
        <w:rPr>
          <w:highlight w:val="white"/>
        </w:rPr>
      </w:pPr>
      <w:r w:rsidRPr="00903DBA">
        <w:rPr>
          <w:highlight w:val="white"/>
        </w:rPr>
        <w:t xml:space="preserve">          CheckIncrement(1);</w:t>
      </w:r>
    </w:p>
    <w:p w14:paraId="4FFFA49C" w14:textId="77777777" w:rsidR="00785C18" w:rsidRPr="00903DBA" w:rsidRDefault="00785C18" w:rsidP="00785C18">
      <w:pPr>
        <w:pStyle w:val="Code"/>
        <w:rPr>
          <w:highlight w:val="white"/>
        </w:rPr>
      </w:pPr>
      <w:r w:rsidRPr="00903DBA">
        <w:rPr>
          <w:highlight w:val="white"/>
        </w:rPr>
        <w:t xml:space="preserve">        }</w:t>
      </w:r>
    </w:p>
    <w:p w14:paraId="7193B7C4" w14:textId="666A8357" w:rsidR="004340F7" w:rsidRPr="00903DBA" w:rsidRDefault="004340F7" w:rsidP="004340F7">
      <w:pPr>
        <w:rPr>
          <w:highlight w:val="white"/>
        </w:rPr>
      </w:pPr>
      <w:r w:rsidRPr="00903DBA">
        <w:rPr>
          <w:highlight w:val="white"/>
        </w:rPr>
        <w:t xml:space="preserve">If the second operand is an integer and </w:t>
      </w:r>
      <w:r w:rsidR="001F6620" w:rsidRPr="00903DBA">
        <w:rPr>
          <w:highlight w:val="white"/>
        </w:rPr>
        <w:t>operand is a</w:t>
      </w:r>
      <w:r w:rsidRPr="00903DBA">
        <w:rPr>
          <w:highlight w:val="white"/>
        </w:rPr>
        <w:t xml:space="preserve"> </w:t>
      </w:r>
      <w:r w:rsidRPr="00903DBA">
        <w:rPr>
          <w:rStyle w:val="KeyWord0"/>
          <w:highlight w:val="white"/>
        </w:rPr>
        <w:t>BigInteger</w:t>
      </w:r>
      <w:r w:rsidR="001F6620" w:rsidRPr="00903DBA">
        <w:rPr>
          <w:highlight w:val="white"/>
        </w:rPr>
        <w:t>, t</w:t>
      </w:r>
      <w:r w:rsidRPr="00903DBA">
        <w:rPr>
          <w:highlight w:val="white"/>
        </w:rPr>
        <w:t xml:space="preserve">he value to be inspected has index </w:t>
      </w:r>
      <w:r w:rsidR="001F6620" w:rsidRPr="00903DBA">
        <w:rPr>
          <w:highlight w:val="white"/>
        </w:rPr>
        <w:t>two</w:t>
      </w:r>
      <w:r w:rsidRPr="00903DBA">
        <w:rPr>
          <w:highlight w:val="white"/>
        </w:rPr>
        <w:t>.</w:t>
      </w:r>
    </w:p>
    <w:p w14:paraId="562AF968" w14:textId="77777777" w:rsidR="00785C18" w:rsidRPr="00903DBA" w:rsidRDefault="00F26B83" w:rsidP="00F26B83">
      <w:pPr>
        <w:pStyle w:val="Code"/>
        <w:rPr>
          <w:highlight w:val="white"/>
        </w:rPr>
      </w:pPr>
      <w:r w:rsidRPr="00903DBA">
        <w:rPr>
          <w:highlight w:val="white"/>
        </w:rPr>
        <w:t xml:space="preserve">        </w:t>
      </w:r>
      <w:r w:rsidR="00785C18" w:rsidRPr="00903DBA">
        <w:rPr>
          <w:highlight w:val="white"/>
        </w:rPr>
        <w:t xml:space="preserve">else </w:t>
      </w:r>
      <w:r w:rsidRPr="00903DBA">
        <w:rPr>
          <w:highlight w:val="white"/>
        </w:rPr>
        <w:t>if ((m_operandArray[1] is int) &amp;&amp;</w:t>
      </w:r>
    </w:p>
    <w:p w14:paraId="08F15355" w14:textId="2BC60555" w:rsidR="00F26B83" w:rsidRPr="00903DBA" w:rsidRDefault="00785C18" w:rsidP="00F26B83">
      <w:pPr>
        <w:pStyle w:val="Code"/>
        <w:rPr>
          <w:highlight w:val="white"/>
        </w:rPr>
      </w:pPr>
      <w:r w:rsidRPr="00903DBA">
        <w:rPr>
          <w:highlight w:val="white"/>
        </w:rPr>
        <w:t xml:space="preserve">                </w:t>
      </w:r>
      <w:r w:rsidR="00F26B83" w:rsidRPr="00903DBA">
        <w:rPr>
          <w:highlight w:val="white"/>
        </w:rPr>
        <w:t xml:space="preserve"> (m_operandArray[2] is BigInteger)) {</w:t>
      </w:r>
    </w:p>
    <w:p w14:paraId="2D16A884" w14:textId="77777777" w:rsidR="00F26B83" w:rsidRPr="00903DBA" w:rsidRDefault="00F26B83" w:rsidP="00F26B83">
      <w:pPr>
        <w:pStyle w:val="Code"/>
        <w:rPr>
          <w:highlight w:val="white"/>
        </w:rPr>
      </w:pPr>
      <w:r w:rsidRPr="00903DBA">
        <w:rPr>
          <w:highlight w:val="white"/>
        </w:rPr>
        <w:t xml:space="preserve">          CheckIncrement(2);</w:t>
      </w:r>
    </w:p>
    <w:p w14:paraId="594B921D" w14:textId="77777777" w:rsidR="00F26B83" w:rsidRPr="00903DBA" w:rsidRDefault="00F26B83" w:rsidP="00F26B83">
      <w:pPr>
        <w:pStyle w:val="Code"/>
        <w:rPr>
          <w:highlight w:val="white"/>
        </w:rPr>
      </w:pPr>
      <w:r w:rsidRPr="00903DBA">
        <w:rPr>
          <w:highlight w:val="white"/>
        </w:rPr>
        <w:t xml:space="preserve">        }</w:t>
      </w:r>
    </w:p>
    <w:p w14:paraId="2DD8A381" w14:textId="77777777" w:rsidR="00F26B83" w:rsidRPr="00903DBA" w:rsidRDefault="00F26B83" w:rsidP="00F26B83">
      <w:pPr>
        <w:pStyle w:val="Code"/>
        <w:rPr>
          <w:highlight w:val="white"/>
        </w:rPr>
      </w:pPr>
      <w:r w:rsidRPr="00903DBA">
        <w:rPr>
          <w:highlight w:val="white"/>
        </w:rPr>
        <w:t xml:space="preserve">      }</w:t>
      </w:r>
    </w:p>
    <w:p w14:paraId="6B055C69" w14:textId="77777777" w:rsidR="00F26B83" w:rsidRPr="00903DBA" w:rsidRDefault="00F26B83" w:rsidP="00F26B83">
      <w:pPr>
        <w:pStyle w:val="Code"/>
        <w:rPr>
          <w:highlight w:val="white"/>
        </w:rPr>
      </w:pPr>
      <w:r w:rsidRPr="00903DBA">
        <w:rPr>
          <w:highlight w:val="white"/>
        </w:rPr>
        <w:t xml:space="preserve">    }</w:t>
      </w:r>
    </w:p>
    <w:p w14:paraId="47B70C19" w14:textId="36A78851" w:rsidR="00F26B83" w:rsidRPr="00903DBA" w:rsidRDefault="001F6620" w:rsidP="001F6620">
      <w:pPr>
        <w:rPr>
          <w:highlight w:val="white"/>
        </w:rPr>
      </w:pPr>
      <w:r w:rsidRPr="00903DBA">
        <w:rPr>
          <w:highlight w:val="white"/>
        </w:rPr>
        <w:t xml:space="preserve">The </w:t>
      </w:r>
      <w:r w:rsidRPr="00903DBA">
        <w:rPr>
          <w:rStyle w:val="KeyWord0"/>
          <w:highlight w:val="white"/>
        </w:rPr>
        <w:t>CheckIncrement</w:t>
      </w:r>
      <w:r w:rsidRPr="00903DBA">
        <w:rPr>
          <w:highlight w:val="white"/>
        </w:rPr>
        <w:t xml:space="preserve"> method </w:t>
      </w:r>
      <w:r w:rsidR="00C75789" w:rsidRPr="00903DBA">
        <w:rPr>
          <w:highlight w:val="white"/>
        </w:rPr>
        <w:t>inspects the value to be added or subtracted</w:t>
      </w:r>
      <w:r w:rsidR="003F764D" w:rsidRPr="00903DBA">
        <w:rPr>
          <w:highlight w:val="white"/>
        </w:rPr>
        <w:t xml:space="preserve">. If the operation is addition </w:t>
      </w:r>
      <w:r w:rsidR="007C7989" w:rsidRPr="00903DBA">
        <w:rPr>
          <w:highlight w:val="white"/>
        </w:rPr>
        <w:t xml:space="preserve">of </w:t>
      </w:r>
      <w:r w:rsidR="003F764D" w:rsidRPr="00903DBA">
        <w:rPr>
          <w:highlight w:val="white"/>
        </w:rPr>
        <w:t xml:space="preserve">one or </w:t>
      </w:r>
      <w:r w:rsidR="00830D14" w:rsidRPr="00903DBA">
        <w:rPr>
          <w:highlight w:val="white"/>
        </w:rPr>
        <w:t xml:space="preserve">subtraction </w:t>
      </w:r>
      <w:r w:rsidR="007C7989" w:rsidRPr="00903DBA">
        <w:rPr>
          <w:highlight w:val="white"/>
        </w:rPr>
        <w:t xml:space="preserve">of </w:t>
      </w:r>
      <w:r w:rsidR="00830D14" w:rsidRPr="00903DBA">
        <w:rPr>
          <w:highlight w:val="white"/>
        </w:rPr>
        <w:t>minus one, we replace the operator with increment.</w:t>
      </w:r>
    </w:p>
    <w:p w14:paraId="545800E9" w14:textId="77777777" w:rsidR="00F26B83" w:rsidRPr="00903DBA" w:rsidRDefault="00F26B83" w:rsidP="00F26B83">
      <w:pPr>
        <w:pStyle w:val="Code"/>
        <w:rPr>
          <w:highlight w:val="white"/>
        </w:rPr>
      </w:pPr>
      <w:r w:rsidRPr="00903DBA">
        <w:rPr>
          <w:highlight w:val="white"/>
        </w:rPr>
        <w:t xml:space="preserve">    private void CheckIncrement(int valueIndex) {</w:t>
      </w:r>
    </w:p>
    <w:p w14:paraId="4F27BEB7" w14:textId="77777777" w:rsidR="00F26B83" w:rsidRPr="00903DBA" w:rsidRDefault="00F26B83" w:rsidP="00F26B83">
      <w:pPr>
        <w:pStyle w:val="Code"/>
        <w:rPr>
          <w:highlight w:val="white"/>
        </w:rPr>
      </w:pPr>
      <w:r w:rsidRPr="00903DBA">
        <w:rPr>
          <w:highlight w:val="white"/>
        </w:rPr>
        <w:t xml:space="preserve">      int value = (int) ((BigInteger) m_operandArray[valueIndex]);</w:t>
      </w:r>
    </w:p>
    <w:p w14:paraId="42CC44AD" w14:textId="77777777" w:rsidR="00F26B83" w:rsidRPr="00903DBA" w:rsidRDefault="00F26B83" w:rsidP="00F26B83">
      <w:pPr>
        <w:pStyle w:val="Code"/>
        <w:rPr>
          <w:highlight w:val="white"/>
        </w:rPr>
      </w:pPr>
    </w:p>
    <w:p w14:paraId="317384A7" w14:textId="77777777" w:rsidR="00F26B83" w:rsidRPr="00903DBA" w:rsidRDefault="00F26B83" w:rsidP="00F26B83">
      <w:pPr>
        <w:pStyle w:val="Code"/>
        <w:rPr>
          <w:highlight w:val="white"/>
        </w:rPr>
      </w:pPr>
      <w:r w:rsidRPr="00903DBA">
        <w:rPr>
          <w:highlight w:val="white"/>
        </w:rPr>
        <w:t xml:space="preserve">      if (((Operator == AssemblyOperator.add) &amp;&amp; (value == 1)) ||</w:t>
      </w:r>
    </w:p>
    <w:p w14:paraId="37B4D269"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2EF8D485" w14:textId="77777777" w:rsidR="00F26B83" w:rsidRPr="00903DBA" w:rsidRDefault="00F26B83" w:rsidP="00F26B83">
      <w:pPr>
        <w:pStyle w:val="Code"/>
        <w:rPr>
          <w:highlight w:val="white"/>
        </w:rPr>
      </w:pPr>
      <w:r w:rsidRPr="00903DBA">
        <w:rPr>
          <w:highlight w:val="white"/>
        </w:rPr>
        <w:t xml:space="preserve">        m_operator = AssemblyOperator.inc;</w:t>
      </w:r>
    </w:p>
    <w:p w14:paraId="1AFDCC02" w14:textId="77777777" w:rsidR="00F26B83" w:rsidRPr="00903DBA" w:rsidRDefault="00F26B83" w:rsidP="00F26B83">
      <w:pPr>
        <w:pStyle w:val="Code"/>
        <w:rPr>
          <w:highlight w:val="white"/>
        </w:rPr>
      </w:pPr>
      <w:r w:rsidRPr="00903DBA">
        <w:rPr>
          <w:highlight w:val="white"/>
        </w:rPr>
        <w:t xml:space="preserve">        m_operandArray[valueIndex] = null;</w:t>
      </w:r>
    </w:p>
    <w:p w14:paraId="15882C77" w14:textId="0C60DFBD" w:rsidR="00F26B83" w:rsidRPr="00903DBA" w:rsidRDefault="00F26B83" w:rsidP="00F26B83">
      <w:pPr>
        <w:pStyle w:val="Code"/>
        <w:rPr>
          <w:highlight w:val="white"/>
        </w:rPr>
      </w:pPr>
      <w:r w:rsidRPr="00903DBA">
        <w:rPr>
          <w:highlight w:val="white"/>
        </w:rPr>
        <w:t xml:space="preserve">      }</w:t>
      </w:r>
    </w:p>
    <w:p w14:paraId="7B73FB59" w14:textId="5404DBED" w:rsidR="00830D14" w:rsidRPr="00903DBA" w:rsidRDefault="00447861" w:rsidP="00830D14">
      <w:pPr>
        <w:rPr>
          <w:highlight w:val="white"/>
        </w:rPr>
      </w:pPr>
      <w:r w:rsidRPr="00903DBA">
        <w:rPr>
          <w:highlight w:val="white"/>
        </w:rPr>
        <w:t>In the same way, i</w:t>
      </w:r>
      <w:r w:rsidR="00830D14" w:rsidRPr="00903DBA">
        <w:rPr>
          <w:highlight w:val="white"/>
        </w:rPr>
        <w:t xml:space="preserve">f the operation is addition </w:t>
      </w:r>
      <w:r w:rsidR="00927FE5" w:rsidRPr="00903DBA">
        <w:rPr>
          <w:highlight w:val="white"/>
        </w:rPr>
        <w:t>of</w:t>
      </w:r>
      <w:r w:rsidR="00830D14" w:rsidRPr="00903DBA">
        <w:rPr>
          <w:highlight w:val="white"/>
        </w:rPr>
        <w:t xml:space="preserve"> </w:t>
      </w:r>
      <w:r w:rsidRPr="00903DBA">
        <w:rPr>
          <w:highlight w:val="white"/>
        </w:rPr>
        <w:t xml:space="preserve">minus </w:t>
      </w:r>
      <w:r w:rsidR="00830D14" w:rsidRPr="00903DBA">
        <w:rPr>
          <w:highlight w:val="white"/>
        </w:rPr>
        <w:t xml:space="preserve">one subtraction </w:t>
      </w:r>
      <w:r w:rsidR="007C7989" w:rsidRPr="00903DBA">
        <w:rPr>
          <w:highlight w:val="white"/>
        </w:rPr>
        <w:t xml:space="preserve">of </w:t>
      </w:r>
      <w:r w:rsidR="00830D14" w:rsidRPr="00903DBA">
        <w:rPr>
          <w:highlight w:val="white"/>
        </w:rPr>
        <w:t xml:space="preserve">one, we replace the operator with </w:t>
      </w:r>
      <w:r w:rsidRPr="00903DBA">
        <w:rPr>
          <w:highlight w:val="white"/>
        </w:rPr>
        <w:t>de</w:t>
      </w:r>
      <w:r w:rsidR="00830D14" w:rsidRPr="00903DBA">
        <w:rPr>
          <w:highlight w:val="white"/>
        </w:rPr>
        <w:t>crement.</w:t>
      </w:r>
    </w:p>
    <w:p w14:paraId="241E8C80" w14:textId="77777777" w:rsidR="00F26B83" w:rsidRPr="00903DBA" w:rsidRDefault="00F26B83" w:rsidP="00F26B83">
      <w:pPr>
        <w:pStyle w:val="Code"/>
        <w:rPr>
          <w:highlight w:val="white"/>
        </w:rPr>
      </w:pPr>
      <w:r w:rsidRPr="00903DBA">
        <w:rPr>
          <w:highlight w:val="white"/>
        </w:rPr>
        <w:t xml:space="preserve">      else if (((Operator == AssemblyOperator.add) &amp;&amp; (value == -1)) ||</w:t>
      </w:r>
    </w:p>
    <w:p w14:paraId="4300D7FA"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126A649F" w14:textId="77777777" w:rsidR="00F26B83" w:rsidRPr="00903DBA" w:rsidRDefault="00F26B83" w:rsidP="00F26B83">
      <w:pPr>
        <w:pStyle w:val="Code"/>
        <w:rPr>
          <w:highlight w:val="white"/>
        </w:rPr>
      </w:pPr>
      <w:r w:rsidRPr="00903DBA">
        <w:rPr>
          <w:highlight w:val="white"/>
        </w:rPr>
        <w:t xml:space="preserve">        m_operator = AssemblyOperator.dec;</w:t>
      </w:r>
    </w:p>
    <w:p w14:paraId="16A2D03A" w14:textId="77777777" w:rsidR="00F26B83" w:rsidRPr="00903DBA" w:rsidRDefault="00F26B83" w:rsidP="00F26B83">
      <w:pPr>
        <w:pStyle w:val="Code"/>
        <w:rPr>
          <w:highlight w:val="white"/>
        </w:rPr>
      </w:pPr>
      <w:r w:rsidRPr="00903DBA">
        <w:rPr>
          <w:highlight w:val="white"/>
        </w:rPr>
        <w:t xml:space="preserve">        m_operandArray[valueIndex] = null;</w:t>
      </w:r>
    </w:p>
    <w:p w14:paraId="7F1AF7D7" w14:textId="77777777" w:rsidR="00F26B83" w:rsidRPr="00903DBA" w:rsidRDefault="00F26B83" w:rsidP="00F26B83">
      <w:pPr>
        <w:pStyle w:val="Code"/>
        <w:rPr>
          <w:highlight w:val="white"/>
        </w:rPr>
      </w:pPr>
      <w:r w:rsidRPr="00903DBA">
        <w:rPr>
          <w:highlight w:val="white"/>
        </w:rPr>
        <w:t xml:space="preserve">      }</w:t>
      </w:r>
    </w:p>
    <w:p w14:paraId="48A2EAD7" w14:textId="77777777" w:rsidR="00F26B83" w:rsidRPr="00903DBA" w:rsidRDefault="00F26B83" w:rsidP="00F26B83">
      <w:pPr>
        <w:pStyle w:val="Code"/>
        <w:rPr>
          <w:highlight w:val="white"/>
        </w:rPr>
      </w:pPr>
      <w:r w:rsidRPr="00903DBA">
        <w:rPr>
          <w:highlight w:val="white"/>
        </w:rPr>
        <w:lastRenderedPageBreak/>
        <w:t xml:space="preserve">    }</w:t>
      </w:r>
    </w:p>
    <w:p w14:paraId="25021122" w14:textId="532014F2" w:rsidR="002B63B5" w:rsidRPr="00903DBA" w:rsidRDefault="00385372" w:rsidP="00385372">
      <w:pPr>
        <w:rPr>
          <w:highlight w:val="white"/>
        </w:rPr>
      </w:pPr>
      <w:r w:rsidRPr="00903DBA">
        <w:rPr>
          <w:highlight w:val="white"/>
        </w:rPr>
        <w:t xml:space="preserve">The </w:t>
      </w:r>
      <w:r w:rsidRPr="00903DBA">
        <w:rPr>
          <w:rStyle w:val="KeyWord0"/>
          <w:highlight w:val="white"/>
        </w:rPr>
        <w:t>CheckSize</w:t>
      </w:r>
      <w:r w:rsidRPr="00903DBA">
        <w:rPr>
          <w:highlight w:val="white"/>
        </w:rPr>
        <w:t xml:space="preserve"> method changes the operator to a size operator.</w:t>
      </w:r>
      <w:r w:rsidR="000D5F67" w:rsidRPr="00903DBA">
        <w:rPr>
          <w:highlight w:val="white"/>
        </w:rPr>
        <w:t xml:space="preserve"> For instance, </w:t>
      </w:r>
      <w:r w:rsidR="00B645E5" w:rsidRPr="00903DBA">
        <w:rPr>
          <w:rStyle w:val="KeyWord0"/>
          <w:highlight w:val="white"/>
        </w:rPr>
        <w:t>add [bp + 2], 3</w:t>
      </w:r>
      <w:r w:rsidR="00B645E5" w:rsidRPr="00903DBA">
        <w:rPr>
          <w:highlight w:val="white"/>
        </w:rPr>
        <w:t xml:space="preserve"> shall be changed to </w:t>
      </w:r>
      <w:r w:rsidR="00B645E5" w:rsidRPr="00903DBA">
        <w:rPr>
          <w:rStyle w:val="KeyWord0"/>
          <w:highlight w:val="white"/>
        </w:rPr>
        <w:t>add_word [bp + 2], 3</w:t>
      </w:r>
      <w:r w:rsidR="00B645E5" w:rsidRPr="00903DBA">
        <w:rPr>
          <w:highlight w:val="white"/>
        </w:rPr>
        <w:t xml:space="preserve"> if the</w:t>
      </w:r>
      <w:r w:rsidR="00C218F6" w:rsidRPr="00903DBA">
        <w:rPr>
          <w:highlight w:val="white"/>
        </w:rPr>
        <w:t xml:space="preserve"> </w:t>
      </w:r>
      <w:r w:rsidR="00B645E5" w:rsidRPr="00903DBA">
        <w:rPr>
          <w:highlight w:val="white"/>
        </w:rPr>
        <w:t>address represent</w:t>
      </w:r>
      <w:r w:rsidR="00C218F6" w:rsidRPr="00903DBA">
        <w:rPr>
          <w:highlight w:val="white"/>
        </w:rPr>
        <w:t>s</w:t>
      </w:r>
      <w:r w:rsidR="00B645E5" w:rsidRPr="00903DBA">
        <w:rPr>
          <w:highlight w:val="white"/>
        </w:rPr>
        <w:t xml:space="preserve"> a 2-byte value</w:t>
      </w:r>
      <w:r w:rsidR="000B0E2D" w:rsidRPr="00903DBA">
        <w:rPr>
          <w:highlight w:val="white"/>
        </w:rPr>
        <w:t xml:space="preserve"> (</w:t>
      </w:r>
      <w:r w:rsidR="000B0E2D" w:rsidRPr="00903DBA">
        <w:rPr>
          <w:rStyle w:val="KeyWord0"/>
          <w:highlight w:val="white"/>
        </w:rPr>
        <w:t>size</w:t>
      </w:r>
      <w:r w:rsidR="000B0E2D" w:rsidRPr="00903DBA">
        <w:rPr>
          <w:highlight w:val="white"/>
        </w:rPr>
        <w:t xml:space="preserve"> is two)</w:t>
      </w:r>
      <w:r w:rsidR="00B645E5" w:rsidRPr="00903DBA">
        <w:rPr>
          <w:highlight w:val="white"/>
        </w:rPr>
        <w:t xml:space="preserve">. </w:t>
      </w:r>
      <w:r w:rsidR="000D5F67" w:rsidRPr="00903DBA">
        <w:rPr>
          <w:highlight w:val="white"/>
        </w:rPr>
        <w:t>However, this method does not perform optimization, it just set the correct operator.</w:t>
      </w:r>
    </w:p>
    <w:p w14:paraId="659D1BC8" w14:textId="77777777" w:rsidR="00B01231" w:rsidRPr="00903DBA" w:rsidRDefault="00B01231" w:rsidP="00B01231">
      <w:pPr>
        <w:pStyle w:val="Code"/>
        <w:rPr>
          <w:highlight w:val="white"/>
        </w:rPr>
      </w:pPr>
      <w:r w:rsidRPr="00903DBA">
        <w:rPr>
          <w:highlight w:val="white"/>
        </w:rPr>
        <w:t xml:space="preserve">    private void CheckSize(int size) {</w:t>
      </w:r>
    </w:p>
    <w:p w14:paraId="2D09B976" w14:textId="2B58CCAF" w:rsidR="00863337" w:rsidRPr="00903DBA" w:rsidRDefault="00B01231" w:rsidP="00B01231">
      <w:pPr>
        <w:pStyle w:val="Code"/>
        <w:rPr>
          <w:highlight w:val="white"/>
        </w:rPr>
      </w:pPr>
      <w:r w:rsidRPr="00903DBA">
        <w:rPr>
          <w:highlight w:val="white"/>
        </w:rPr>
        <w:t xml:space="preserve">      if (</w:t>
      </w:r>
      <w:r w:rsidR="00863337" w:rsidRPr="00903DBA">
        <w:rPr>
          <w:highlight w:val="white"/>
        </w:rPr>
        <w:t xml:space="preserve">(size != 0) &amp;&amp; </w:t>
      </w:r>
      <w:r w:rsidRPr="00903DBA">
        <w:rPr>
          <w:highlight w:val="white"/>
        </w:rPr>
        <w:t>((m_operandArray[0] is Register) ||</w:t>
      </w:r>
    </w:p>
    <w:p w14:paraId="3F2636AE" w14:textId="4F52434E"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(m_operandArray[0] is Track)</w:t>
      </w:r>
      <w:r w:rsidR="0060211B" w:rsidRPr="00903DBA">
        <w:rPr>
          <w:highlight w:val="white"/>
        </w:rPr>
        <w:t xml:space="preserve"> </w:t>
      </w:r>
      <w:r w:rsidR="00B01231" w:rsidRPr="00903DBA">
        <w:rPr>
          <w:highlight w:val="white"/>
        </w:rPr>
        <w:t>||</w:t>
      </w:r>
      <w:r w:rsidRPr="00903DBA">
        <w:rPr>
          <w:highlight w:val="white"/>
        </w:rPr>
        <w:t xml:space="preserve"> </w:t>
      </w:r>
      <w:r w:rsidR="00B01231" w:rsidRPr="00903DBA">
        <w:rPr>
          <w:highlight w:val="white"/>
        </w:rPr>
        <w:t>(m_operandArray[0] is String)) &amp;&amp;</w:t>
      </w:r>
    </w:p>
    <w:p w14:paraId="011E85C2" w14:textId="3413F55A" w:rsidR="00B01231" w:rsidRPr="00903DBA" w:rsidRDefault="00B01231" w:rsidP="00B01231">
      <w:pPr>
        <w:pStyle w:val="Code"/>
        <w:rPr>
          <w:highlight w:val="white"/>
        </w:rPr>
      </w:pPr>
      <w:r w:rsidRPr="00903DBA">
        <w:rPr>
          <w:highlight w:val="white"/>
        </w:rPr>
        <w:t xml:space="preserve">          (m_operandArray[1] is int) &amp;&amp;</w:t>
      </w:r>
    </w:p>
    <w:p w14:paraId="14F12E2D" w14:textId="47A3ED33" w:rsidR="00B01231" w:rsidRPr="00903DBA" w:rsidRDefault="00863337" w:rsidP="00B01231">
      <w:pPr>
        <w:pStyle w:val="Code"/>
        <w:rPr>
          <w:highlight w:val="white"/>
        </w:rPr>
      </w:pPr>
      <w:r w:rsidRPr="00903DBA">
        <w:rPr>
          <w:highlight w:val="white"/>
        </w:rPr>
        <w:t xml:space="preserve">          (IsUnary() || </w:t>
      </w:r>
      <w:r w:rsidR="00B01231" w:rsidRPr="00903DBA">
        <w:rPr>
          <w:highlight w:val="white"/>
        </w:rPr>
        <w:t>((m_operandArray[2] is BigInteger) ||</w:t>
      </w:r>
    </w:p>
    <w:p w14:paraId="380C867B" w14:textId="14CC4460"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w:t>
      </w:r>
      <w:r w:rsidRPr="00903DBA">
        <w:rPr>
          <w:highlight w:val="white"/>
        </w:rPr>
        <w:t xml:space="preserve"> </w:t>
      </w:r>
      <w:r w:rsidR="00B01231" w:rsidRPr="00903DBA">
        <w:rPr>
          <w:highlight w:val="white"/>
        </w:rPr>
        <w:t xml:space="preserve">            (m_operandArray[2] is String)))</w:t>
      </w:r>
      <w:r w:rsidRPr="00903DBA">
        <w:rPr>
          <w:highlight w:val="white"/>
        </w:rPr>
        <w:t>)</w:t>
      </w:r>
      <w:r w:rsidR="00B01231" w:rsidRPr="00903DBA">
        <w:rPr>
          <w:highlight w:val="white"/>
        </w:rPr>
        <w:t xml:space="preserve"> {</w:t>
      </w:r>
    </w:p>
    <w:p w14:paraId="538FEB48" w14:textId="59689DBE" w:rsidR="00B01231" w:rsidRPr="00903DBA" w:rsidRDefault="00B01231" w:rsidP="00B01231">
      <w:pPr>
        <w:pStyle w:val="Code"/>
        <w:rPr>
          <w:highlight w:val="white"/>
        </w:rPr>
      </w:pPr>
      <w:r w:rsidRPr="00903DBA">
        <w:rPr>
          <w:highlight w:val="white"/>
        </w:rPr>
        <w:t xml:space="preserve">        m_operator = OperatorToSize(m_operator, size);</w:t>
      </w:r>
    </w:p>
    <w:p w14:paraId="534217C0" w14:textId="306B5C4D" w:rsidR="00B01231" w:rsidRPr="00903DBA" w:rsidRDefault="00B01231" w:rsidP="00B01231">
      <w:pPr>
        <w:pStyle w:val="Code"/>
        <w:rPr>
          <w:highlight w:val="white"/>
        </w:rPr>
      </w:pPr>
      <w:r w:rsidRPr="00903DBA">
        <w:rPr>
          <w:highlight w:val="white"/>
        </w:rPr>
        <w:t xml:space="preserve">      }</w:t>
      </w:r>
    </w:p>
    <w:p w14:paraId="4DE9D7D3" w14:textId="629B934B" w:rsidR="00B01231" w:rsidRPr="00903DBA" w:rsidRDefault="00B01231" w:rsidP="00B01231">
      <w:pPr>
        <w:pStyle w:val="Code"/>
        <w:rPr>
          <w:highlight w:val="white"/>
        </w:rPr>
      </w:pPr>
      <w:r w:rsidRPr="00903DBA">
        <w:rPr>
          <w:highlight w:val="white"/>
        </w:rPr>
        <w:t xml:space="preserve">    }</w:t>
      </w:r>
    </w:p>
    <w:p w14:paraId="056E9B50" w14:textId="0A4FC941" w:rsidR="00CA5764" w:rsidRPr="00903DBA" w:rsidRDefault="00BF4EEA" w:rsidP="00CA5764">
      <w:pPr>
        <w:pStyle w:val="Rubrik3"/>
        <w:rPr>
          <w:highlight w:val="white"/>
        </w:rPr>
      </w:pPr>
      <w:bookmarkStart w:id="439" w:name="_Toc57656077"/>
      <w:r w:rsidRPr="00903DBA">
        <w:rPr>
          <w:highlight w:val="white"/>
        </w:rPr>
        <w:t xml:space="preserve">Operator </w:t>
      </w:r>
      <w:r w:rsidR="00CA5764" w:rsidRPr="00903DBA">
        <w:rPr>
          <w:highlight w:val="white"/>
        </w:rPr>
        <w:t>Test Methods</w:t>
      </w:r>
      <w:bookmarkEnd w:id="439"/>
    </w:p>
    <w:p w14:paraId="76947895" w14:textId="218E14BD" w:rsidR="00AE79B1" w:rsidRPr="00903DBA" w:rsidRDefault="00BF4EEA" w:rsidP="0060211B">
      <w:pPr>
        <w:rPr>
          <w:highlight w:val="white"/>
        </w:rPr>
      </w:pPr>
      <w:r w:rsidRPr="00903DBA">
        <w:rPr>
          <w:highlight w:val="white"/>
        </w:rPr>
        <w:t xml:space="preserve">There is a set of methods that test whether the operator holds certain properties. </w:t>
      </w:r>
      <w:r w:rsidR="0060211B" w:rsidRPr="00903DBA">
        <w:rPr>
          <w:highlight w:val="white"/>
        </w:rPr>
        <w:t xml:space="preserve">The </w:t>
      </w:r>
      <w:r w:rsidR="0060211B" w:rsidRPr="00903DBA">
        <w:rPr>
          <w:rStyle w:val="KeyWord0"/>
          <w:highlight w:val="white"/>
        </w:rPr>
        <w:t>IsUnary</w:t>
      </w:r>
      <w:r w:rsidR="0060211B" w:rsidRPr="00903DBA">
        <w:rPr>
          <w:highlight w:val="white"/>
        </w:rPr>
        <w:t xml:space="preserve"> method </w:t>
      </w:r>
      <w:r w:rsidR="009D5ED3" w:rsidRPr="00903DBA">
        <w:rPr>
          <w:highlight w:val="white"/>
        </w:rPr>
        <w:t>return true is the operator is unary</w:t>
      </w:r>
      <w:r w:rsidR="00D94B2A" w:rsidRPr="00903DBA">
        <w:rPr>
          <w:highlight w:val="white"/>
        </w:rPr>
        <w:t xml:space="preserve">; that is, </w:t>
      </w:r>
      <w:r w:rsidR="0021172F" w:rsidRPr="00903DBA">
        <w:rPr>
          <w:highlight w:val="white"/>
        </w:rPr>
        <w:t>it</w:t>
      </w:r>
      <w:r w:rsidR="009D5ED3" w:rsidRPr="00903DBA">
        <w:rPr>
          <w:highlight w:val="white"/>
        </w:rPr>
        <w:t xml:space="preserve"> takes one operand.</w:t>
      </w:r>
      <w:r w:rsidR="00F22EBD" w:rsidRPr="00903DBA">
        <w:rPr>
          <w:highlight w:val="white"/>
        </w:rPr>
        <w:t xml:space="preserve"> Note that we regard multiplication and division as una</w:t>
      </w:r>
      <w:r w:rsidR="009B442D" w:rsidRPr="00903DBA">
        <w:rPr>
          <w:highlight w:val="white"/>
        </w:rPr>
        <w:t>r</w:t>
      </w:r>
      <w:r w:rsidR="00F22EBD" w:rsidRPr="00903DBA">
        <w:rPr>
          <w:highlight w:val="white"/>
        </w:rPr>
        <w:t xml:space="preserve">y operators, </w:t>
      </w:r>
      <w:r w:rsidR="009B442D" w:rsidRPr="00903DBA">
        <w:rPr>
          <w:highlight w:val="white"/>
        </w:rPr>
        <w:t>even though it takes two operands.</w:t>
      </w:r>
      <w:r w:rsidR="00710BF8" w:rsidRPr="00903DBA">
        <w:rPr>
          <w:highlight w:val="white"/>
        </w:rPr>
        <w:t xml:space="preserve"> That is because </w:t>
      </w:r>
      <w:r w:rsidR="000E1834" w:rsidRPr="00903DBA">
        <w:rPr>
          <w:highlight w:val="white"/>
        </w:rPr>
        <w:t xml:space="preserve">the left operand is stored in a register, only the second operand is explicitly stated. </w:t>
      </w:r>
      <w:r w:rsidR="00710BF8" w:rsidRPr="00903DBA">
        <w:rPr>
          <w:highlight w:val="white"/>
        </w:rPr>
        <w:t xml:space="preserve">We </w:t>
      </w:r>
      <w:r w:rsidR="000E1834" w:rsidRPr="00903DBA">
        <w:rPr>
          <w:highlight w:val="white"/>
        </w:rPr>
        <w:t>also regard loading and storing of floating-point values as unary operators.</w:t>
      </w:r>
    </w:p>
    <w:p w14:paraId="274F6454" w14:textId="6D89AAE4" w:rsidR="00207C0A" w:rsidRPr="00903DBA" w:rsidRDefault="00207C0A" w:rsidP="00207C0A">
      <w:pPr>
        <w:pStyle w:val="Code"/>
        <w:rPr>
          <w:highlight w:val="white"/>
        </w:rPr>
      </w:pPr>
      <w:r w:rsidRPr="00903DBA">
        <w:rPr>
          <w:highlight w:val="white"/>
        </w:rPr>
        <w:t xml:space="preserve">    public bool </w:t>
      </w:r>
      <w:r w:rsidR="001B344B" w:rsidRPr="00903DBA">
        <w:rPr>
          <w:highlight w:val="white"/>
        </w:rPr>
        <w:t>IsUnary</w:t>
      </w:r>
      <w:r w:rsidRPr="00903DBA">
        <w:rPr>
          <w:highlight w:val="white"/>
        </w:rPr>
        <w:t>() {</w:t>
      </w:r>
    </w:p>
    <w:p w14:paraId="2BC8A9FB" w14:textId="77777777" w:rsidR="00207C0A" w:rsidRPr="00903DBA" w:rsidRDefault="00207C0A" w:rsidP="00207C0A">
      <w:pPr>
        <w:pStyle w:val="Code"/>
        <w:rPr>
          <w:highlight w:val="white"/>
        </w:rPr>
      </w:pPr>
      <w:r w:rsidRPr="00903DBA">
        <w:rPr>
          <w:highlight w:val="white"/>
        </w:rPr>
        <w:t xml:space="preserve">      string operatorName = Enum.GetName(typeof(AssemblyOperator), Operator);</w:t>
      </w:r>
    </w:p>
    <w:p w14:paraId="0B779EE2" w14:textId="77777777" w:rsidR="00207C0A" w:rsidRPr="00903DBA" w:rsidRDefault="00207C0A" w:rsidP="00207C0A">
      <w:pPr>
        <w:pStyle w:val="Code"/>
        <w:rPr>
          <w:highlight w:val="white"/>
        </w:rPr>
      </w:pPr>
      <w:r w:rsidRPr="00903DBA">
        <w:rPr>
          <w:highlight w:val="white"/>
        </w:rPr>
        <w:t xml:space="preserve">      return operatorName.StartsWith("neg") ||</w:t>
      </w:r>
    </w:p>
    <w:p w14:paraId="4C2DD641" w14:textId="19281637" w:rsidR="00207C0A" w:rsidRPr="00903DBA" w:rsidRDefault="00207C0A" w:rsidP="00207C0A">
      <w:pPr>
        <w:pStyle w:val="Code"/>
        <w:rPr>
          <w:highlight w:val="white"/>
        </w:rPr>
      </w:pPr>
      <w:r w:rsidRPr="00903DBA">
        <w:rPr>
          <w:highlight w:val="white"/>
        </w:rPr>
        <w:t xml:space="preserve">             operatorName.StartsWith("not") ||</w:t>
      </w:r>
    </w:p>
    <w:p w14:paraId="513FA147" w14:textId="77777777" w:rsidR="00207C0A" w:rsidRPr="00903DBA" w:rsidRDefault="00207C0A" w:rsidP="00207C0A">
      <w:pPr>
        <w:pStyle w:val="Code"/>
        <w:rPr>
          <w:highlight w:val="white"/>
        </w:rPr>
      </w:pPr>
      <w:r w:rsidRPr="00903DBA">
        <w:rPr>
          <w:highlight w:val="white"/>
        </w:rPr>
        <w:t xml:space="preserve">             operatorName.StartsWith("inc") ||</w:t>
      </w:r>
    </w:p>
    <w:p w14:paraId="15814DD0" w14:textId="7B03FAE7" w:rsidR="00207C0A" w:rsidRPr="00903DBA" w:rsidRDefault="00207C0A" w:rsidP="00207C0A">
      <w:pPr>
        <w:pStyle w:val="Code"/>
        <w:rPr>
          <w:highlight w:val="white"/>
        </w:rPr>
      </w:pPr>
      <w:r w:rsidRPr="00903DBA">
        <w:rPr>
          <w:highlight w:val="white"/>
        </w:rPr>
        <w:t xml:space="preserve">             operatorName.StartsWith("dec") ||</w:t>
      </w:r>
    </w:p>
    <w:p w14:paraId="1635E199" w14:textId="77777777" w:rsidR="00207C0A" w:rsidRPr="00903DBA" w:rsidRDefault="00207C0A" w:rsidP="00207C0A">
      <w:pPr>
        <w:pStyle w:val="Code"/>
        <w:rPr>
          <w:highlight w:val="white"/>
        </w:rPr>
      </w:pPr>
      <w:r w:rsidRPr="00903DBA">
        <w:rPr>
          <w:highlight w:val="white"/>
        </w:rPr>
        <w:t xml:space="preserve">             operatorName.StartsWith("mul") ||</w:t>
      </w:r>
    </w:p>
    <w:p w14:paraId="1C92E202" w14:textId="5E6C041E" w:rsidR="00207C0A" w:rsidRPr="00903DBA" w:rsidRDefault="00207C0A" w:rsidP="00207C0A">
      <w:pPr>
        <w:pStyle w:val="Code"/>
        <w:rPr>
          <w:highlight w:val="white"/>
        </w:rPr>
      </w:pPr>
      <w:r w:rsidRPr="00903DBA">
        <w:rPr>
          <w:highlight w:val="white"/>
        </w:rPr>
        <w:t xml:space="preserve">             operatorName.StartsWith("imul") ||</w:t>
      </w:r>
    </w:p>
    <w:p w14:paraId="60DEE51E" w14:textId="77777777" w:rsidR="00207C0A" w:rsidRPr="00903DBA" w:rsidRDefault="00207C0A" w:rsidP="00207C0A">
      <w:pPr>
        <w:pStyle w:val="Code"/>
        <w:rPr>
          <w:highlight w:val="white"/>
        </w:rPr>
      </w:pPr>
      <w:r w:rsidRPr="00903DBA">
        <w:rPr>
          <w:highlight w:val="white"/>
        </w:rPr>
        <w:t xml:space="preserve">             operatorName.StartsWith("div") ||</w:t>
      </w:r>
    </w:p>
    <w:p w14:paraId="20CEB2DF" w14:textId="33FA2714" w:rsidR="00207C0A" w:rsidRPr="00903DBA" w:rsidRDefault="00207C0A" w:rsidP="001B344B">
      <w:pPr>
        <w:pStyle w:val="Code"/>
        <w:rPr>
          <w:highlight w:val="white"/>
        </w:rPr>
      </w:pPr>
      <w:r w:rsidRPr="00903DBA">
        <w:rPr>
          <w:highlight w:val="white"/>
        </w:rPr>
        <w:t xml:space="preserve">             operatorName.StartsWith("idiv")</w:t>
      </w:r>
      <w:r w:rsidR="001B344B" w:rsidRPr="00903DBA">
        <w:rPr>
          <w:highlight w:val="white"/>
        </w:rPr>
        <w:t xml:space="preserve"> ||</w:t>
      </w:r>
    </w:p>
    <w:p w14:paraId="4005C2A5" w14:textId="42D51CEB" w:rsidR="00076698" w:rsidRPr="00903DBA" w:rsidRDefault="00207C0A" w:rsidP="00207C0A">
      <w:pPr>
        <w:pStyle w:val="Code"/>
        <w:rPr>
          <w:highlight w:val="white"/>
        </w:rPr>
      </w:pPr>
      <w:r w:rsidRPr="00903DBA">
        <w:rPr>
          <w:highlight w:val="white"/>
        </w:rPr>
        <w:t xml:space="preserve">      </w:t>
      </w:r>
      <w:r w:rsidR="001B344B" w:rsidRPr="00903DBA">
        <w:rPr>
          <w:highlight w:val="white"/>
        </w:rPr>
        <w:t xml:space="preserve">       </w:t>
      </w:r>
      <w:r w:rsidRPr="00903DBA">
        <w:rPr>
          <w:highlight w:val="white"/>
        </w:rPr>
        <w:t>operatorName.StartsWith("fst") ||</w:t>
      </w:r>
    </w:p>
    <w:p w14:paraId="34B0DFDE" w14:textId="5C50537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operatorName.StartsWith("fld") ||</w:t>
      </w:r>
    </w:p>
    <w:p w14:paraId="3511EA0B" w14:textId="77777777" w:rsidR="00076698" w:rsidRPr="00903DBA" w:rsidRDefault="00207C0A" w:rsidP="00207C0A">
      <w:pPr>
        <w:pStyle w:val="Code"/>
        <w:rPr>
          <w:highlight w:val="white"/>
        </w:rPr>
      </w:pPr>
      <w:r w:rsidRPr="00903DBA">
        <w:rPr>
          <w:highlight w:val="white"/>
        </w:rPr>
        <w:t xml:space="preserve">             operatorName.StartsWith("fist") ||</w:t>
      </w:r>
    </w:p>
    <w:p w14:paraId="00890CBD" w14:textId="5ABEAB5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operatorName.StartsWith("fild");</w:t>
      </w:r>
    </w:p>
    <w:p w14:paraId="24BA4DE8" w14:textId="77777777" w:rsidR="00207C0A" w:rsidRPr="00903DBA" w:rsidRDefault="00207C0A" w:rsidP="00207C0A">
      <w:pPr>
        <w:pStyle w:val="Code"/>
        <w:rPr>
          <w:highlight w:val="white"/>
        </w:rPr>
      </w:pPr>
      <w:r w:rsidRPr="00903DBA">
        <w:rPr>
          <w:highlight w:val="white"/>
        </w:rPr>
        <w:t xml:space="preserve">    }</w:t>
      </w:r>
    </w:p>
    <w:p w14:paraId="1A4B8D4F" w14:textId="66475C2D" w:rsidR="00207C0A" w:rsidRPr="00903DBA" w:rsidRDefault="000E1834" w:rsidP="000E1834">
      <w:pPr>
        <w:rPr>
          <w:highlight w:val="white"/>
        </w:rPr>
      </w:pPr>
      <w:r w:rsidRPr="00903DBA">
        <w:rPr>
          <w:highlight w:val="white"/>
        </w:rPr>
        <w:t xml:space="preserve">The jump and call test methods </w:t>
      </w:r>
      <w:r w:rsidR="00EE492B" w:rsidRPr="00903DBA">
        <w:rPr>
          <w:highlight w:val="white"/>
        </w:rPr>
        <w:t>tests whether the first operand is a register</w:t>
      </w:r>
      <w:r w:rsidR="00BE2FC3" w:rsidRPr="00903DBA">
        <w:rPr>
          <w:highlight w:val="white"/>
        </w:rPr>
        <w:t xml:space="preserve">. The jump instruction </w:t>
      </w:r>
      <w:r w:rsidR="006032E5" w:rsidRPr="00903DBA">
        <w:rPr>
          <w:highlight w:val="white"/>
        </w:rPr>
        <w:t>usually jumps to a specifically stated address. However, when returning from a function call, the address is stored in a register.</w:t>
      </w:r>
    </w:p>
    <w:p w14:paraId="1F0F86B3" w14:textId="77777777" w:rsidR="002B63B5" w:rsidRPr="00903DBA" w:rsidRDefault="002B63B5" w:rsidP="00DB788F">
      <w:pPr>
        <w:pStyle w:val="Code"/>
        <w:rPr>
          <w:highlight w:val="white"/>
        </w:rPr>
      </w:pPr>
      <w:r w:rsidRPr="00903DBA">
        <w:rPr>
          <w:highlight w:val="white"/>
        </w:rPr>
        <w:t xml:space="preserve">    public bool IsJumpRegister() {</w:t>
      </w:r>
    </w:p>
    <w:p w14:paraId="31AF4729"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C49CA56" w14:textId="77777777" w:rsidR="002B63B5" w:rsidRPr="00903DBA" w:rsidRDefault="002B63B5" w:rsidP="00DB788F">
      <w:pPr>
        <w:pStyle w:val="Code"/>
        <w:rPr>
          <w:highlight w:val="white"/>
        </w:rPr>
      </w:pPr>
      <w:r w:rsidRPr="00903DBA">
        <w:rPr>
          <w:highlight w:val="white"/>
        </w:rPr>
        <w:t xml:space="preserve">             (m_operandArray[0] is Register);</w:t>
      </w:r>
    </w:p>
    <w:p w14:paraId="25E401F0" w14:textId="77777777" w:rsidR="002B63B5" w:rsidRPr="00903DBA" w:rsidRDefault="002B63B5" w:rsidP="00DB788F">
      <w:pPr>
        <w:pStyle w:val="Code"/>
        <w:rPr>
          <w:highlight w:val="white"/>
        </w:rPr>
      </w:pPr>
      <w:r w:rsidRPr="00903DBA">
        <w:rPr>
          <w:highlight w:val="white"/>
        </w:rPr>
        <w:t xml:space="preserve">    }</w:t>
      </w:r>
    </w:p>
    <w:p w14:paraId="372B0C9C" w14:textId="77777777" w:rsidR="002B63B5" w:rsidRPr="00903DBA" w:rsidRDefault="002B63B5" w:rsidP="00DB788F">
      <w:pPr>
        <w:pStyle w:val="Code"/>
        <w:rPr>
          <w:highlight w:val="white"/>
        </w:rPr>
      </w:pPr>
    </w:p>
    <w:p w14:paraId="098F8DE6" w14:textId="77777777" w:rsidR="002B63B5" w:rsidRPr="00903DBA" w:rsidRDefault="002B63B5" w:rsidP="00DB788F">
      <w:pPr>
        <w:pStyle w:val="Code"/>
        <w:rPr>
          <w:highlight w:val="white"/>
        </w:rPr>
      </w:pPr>
      <w:r w:rsidRPr="00903DBA">
        <w:rPr>
          <w:highlight w:val="white"/>
        </w:rPr>
        <w:t xml:space="preserve">    public bool IsJumpNotRegister() {</w:t>
      </w:r>
    </w:p>
    <w:p w14:paraId="63436022"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ACBDF4E" w14:textId="77777777" w:rsidR="002B63B5" w:rsidRPr="00903DBA" w:rsidRDefault="002B63B5" w:rsidP="00DB788F">
      <w:pPr>
        <w:pStyle w:val="Code"/>
        <w:rPr>
          <w:highlight w:val="white"/>
        </w:rPr>
      </w:pPr>
      <w:r w:rsidRPr="00903DBA">
        <w:rPr>
          <w:highlight w:val="white"/>
        </w:rPr>
        <w:t xml:space="preserve">             !(m_operandArray[0] is Register);</w:t>
      </w:r>
    </w:p>
    <w:p w14:paraId="6A427CD7" w14:textId="77777777" w:rsidR="002B63B5" w:rsidRPr="00903DBA" w:rsidRDefault="002B63B5" w:rsidP="00DB788F">
      <w:pPr>
        <w:pStyle w:val="Code"/>
        <w:rPr>
          <w:highlight w:val="white"/>
        </w:rPr>
      </w:pPr>
      <w:r w:rsidRPr="00903DBA">
        <w:rPr>
          <w:highlight w:val="white"/>
        </w:rPr>
        <w:t xml:space="preserve">    }</w:t>
      </w:r>
    </w:p>
    <w:p w14:paraId="13BC2537" w14:textId="7BB850CA" w:rsidR="002B63B5" w:rsidRPr="00903DBA" w:rsidRDefault="0034088F" w:rsidP="0034088F">
      <w:pPr>
        <w:rPr>
          <w:highlight w:val="white"/>
        </w:rPr>
      </w:pPr>
      <w:r w:rsidRPr="00903DBA">
        <w:rPr>
          <w:highlight w:val="white"/>
        </w:rPr>
        <w:t>A regular function call is to a specifically stated address. However, it is also possible to call a function</w:t>
      </w:r>
      <w:r w:rsidR="00526E5C" w:rsidRPr="00903DBA">
        <w:rPr>
          <w:highlight w:val="white"/>
        </w:rPr>
        <w:t xml:space="preserve"> whose address is stored in a function pointer.</w:t>
      </w:r>
    </w:p>
    <w:p w14:paraId="33EC720B" w14:textId="77777777" w:rsidR="002B63B5" w:rsidRPr="00903DBA" w:rsidRDefault="002B63B5" w:rsidP="00DB788F">
      <w:pPr>
        <w:pStyle w:val="Code"/>
        <w:rPr>
          <w:highlight w:val="white"/>
        </w:rPr>
      </w:pPr>
      <w:r w:rsidRPr="00903DBA">
        <w:rPr>
          <w:highlight w:val="white"/>
        </w:rPr>
        <w:t xml:space="preserve">    public bool IsCallRegister() {</w:t>
      </w:r>
    </w:p>
    <w:p w14:paraId="10DFD947" w14:textId="77777777" w:rsidR="002B63B5" w:rsidRPr="00903DBA" w:rsidRDefault="002B63B5" w:rsidP="00DB788F">
      <w:pPr>
        <w:pStyle w:val="Code"/>
        <w:rPr>
          <w:highlight w:val="white"/>
        </w:rPr>
      </w:pPr>
      <w:r w:rsidRPr="00903DBA">
        <w:rPr>
          <w:highlight w:val="white"/>
        </w:rPr>
        <w:lastRenderedPageBreak/>
        <w:t xml:space="preserve">      return (Operator == AssemblyOperator.call) &amp;&amp;</w:t>
      </w:r>
    </w:p>
    <w:p w14:paraId="769F44FE" w14:textId="77777777" w:rsidR="002B63B5" w:rsidRPr="00903DBA" w:rsidRDefault="002B63B5" w:rsidP="00DB788F">
      <w:pPr>
        <w:pStyle w:val="Code"/>
        <w:rPr>
          <w:highlight w:val="white"/>
        </w:rPr>
      </w:pPr>
      <w:r w:rsidRPr="00903DBA">
        <w:rPr>
          <w:highlight w:val="white"/>
        </w:rPr>
        <w:t xml:space="preserve">             (m_operandArray[0] is Register);</w:t>
      </w:r>
    </w:p>
    <w:p w14:paraId="5726BA0F" w14:textId="77777777" w:rsidR="002B63B5" w:rsidRPr="00903DBA" w:rsidRDefault="002B63B5" w:rsidP="00DB788F">
      <w:pPr>
        <w:pStyle w:val="Code"/>
        <w:rPr>
          <w:highlight w:val="white"/>
        </w:rPr>
      </w:pPr>
      <w:r w:rsidRPr="00903DBA">
        <w:rPr>
          <w:highlight w:val="white"/>
        </w:rPr>
        <w:t xml:space="preserve">    }</w:t>
      </w:r>
    </w:p>
    <w:p w14:paraId="03BCBFF9" w14:textId="77777777" w:rsidR="002B63B5" w:rsidRPr="00903DBA" w:rsidRDefault="002B63B5" w:rsidP="00DB788F">
      <w:pPr>
        <w:pStyle w:val="Code"/>
        <w:rPr>
          <w:highlight w:val="white"/>
        </w:rPr>
      </w:pPr>
    </w:p>
    <w:p w14:paraId="7B1D63DC" w14:textId="77777777" w:rsidR="002B63B5" w:rsidRPr="00903DBA" w:rsidRDefault="002B63B5" w:rsidP="00DB788F">
      <w:pPr>
        <w:pStyle w:val="Code"/>
        <w:rPr>
          <w:highlight w:val="white"/>
        </w:rPr>
      </w:pPr>
      <w:r w:rsidRPr="00903DBA">
        <w:rPr>
          <w:highlight w:val="white"/>
        </w:rPr>
        <w:t xml:space="preserve">    public bool IsCallNotRegister() {</w:t>
      </w:r>
    </w:p>
    <w:p w14:paraId="318CD5CD"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02F2DC17" w14:textId="77777777" w:rsidR="002B63B5" w:rsidRPr="00903DBA" w:rsidRDefault="002B63B5" w:rsidP="00DB788F">
      <w:pPr>
        <w:pStyle w:val="Code"/>
        <w:rPr>
          <w:highlight w:val="white"/>
        </w:rPr>
      </w:pPr>
      <w:r w:rsidRPr="00903DBA">
        <w:rPr>
          <w:highlight w:val="white"/>
        </w:rPr>
        <w:t xml:space="preserve">             (m_operandArray[0] is string);</w:t>
      </w:r>
    </w:p>
    <w:p w14:paraId="39F1FDD3" w14:textId="77777777" w:rsidR="002B63B5" w:rsidRPr="00903DBA" w:rsidRDefault="002B63B5" w:rsidP="00DB788F">
      <w:pPr>
        <w:pStyle w:val="Code"/>
        <w:rPr>
          <w:highlight w:val="white"/>
        </w:rPr>
      </w:pPr>
      <w:r w:rsidRPr="00903DBA">
        <w:rPr>
          <w:highlight w:val="white"/>
        </w:rPr>
        <w:t xml:space="preserve">    }</w:t>
      </w:r>
    </w:p>
    <w:p w14:paraId="13A36C96" w14:textId="50FB5A12" w:rsidR="002B63B5" w:rsidRPr="00903DBA" w:rsidRDefault="008C59C7" w:rsidP="00E431C3">
      <w:pPr>
        <w:rPr>
          <w:highlight w:val="white"/>
        </w:rPr>
      </w:pPr>
      <w:r w:rsidRPr="00903DBA">
        <w:rPr>
          <w:highlight w:val="white"/>
        </w:rPr>
        <w:t xml:space="preserve">The </w:t>
      </w:r>
      <w:r w:rsidRPr="00903DBA">
        <w:rPr>
          <w:rStyle w:val="KeyWord0"/>
          <w:highlight w:val="white"/>
        </w:rPr>
        <w:t>IsRelationNotRegister</w:t>
      </w:r>
      <w:r w:rsidRPr="00903DBA">
        <w:rPr>
          <w:highlight w:val="white"/>
        </w:rPr>
        <w:t xml:space="preserve"> method </w:t>
      </w:r>
      <w:r w:rsidR="00F22EBD" w:rsidRPr="00903DBA">
        <w:rPr>
          <w:highlight w:val="white"/>
        </w:rPr>
        <w:t xml:space="preserve">returns true if the operator is a relational jump operator. </w:t>
      </w:r>
      <w:r w:rsidR="00E431C3" w:rsidRPr="00903DBA">
        <w:rPr>
          <w:highlight w:val="white"/>
        </w:rPr>
        <w:t xml:space="preserve">Note that there is no </w:t>
      </w:r>
      <w:r w:rsidR="00E431C3" w:rsidRPr="00903DBA">
        <w:rPr>
          <w:rStyle w:val="KeyWord0"/>
          <w:highlight w:val="white"/>
        </w:rPr>
        <w:t>IsRelationRegister</w:t>
      </w:r>
      <w:r w:rsidR="00E431C3" w:rsidRPr="00903DBA">
        <w:rPr>
          <w:highlight w:val="white"/>
        </w:rPr>
        <w:t xml:space="preserve">, since </w:t>
      </w:r>
      <w:r w:rsidRPr="00903DBA">
        <w:rPr>
          <w:highlight w:val="white"/>
        </w:rPr>
        <w:t>there are only jumps to specific addresses, not to addresses stored in registers.</w:t>
      </w:r>
    </w:p>
    <w:p w14:paraId="7F89744E" w14:textId="77777777" w:rsidR="002B63B5" w:rsidRPr="00903DBA" w:rsidRDefault="002B63B5" w:rsidP="00DB788F">
      <w:pPr>
        <w:pStyle w:val="Code"/>
        <w:rPr>
          <w:highlight w:val="white"/>
        </w:rPr>
      </w:pPr>
      <w:r w:rsidRPr="00903DBA">
        <w:rPr>
          <w:highlight w:val="white"/>
        </w:rPr>
        <w:t xml:space="preserve">    public bool IsRelationNotRegister() {</w:t>
      </w:r>
    </w:p>
    <w:p w14:paraId="573FCEEB" w14:textId="77777777" w:rsidR="002B63B5" w:rsidRPr="00903DBA" w:rsidRDefault="002B63B5" w:rsidP="00DB788F">
      <w:pPr>
        <w:pStyle w:val="Code"/>
        <w:rPr>
          <w:highlight w:val="white"/>
        </w:rPr>
      </w:pPr>
      <w:r w:rsidRPr="00903DBA">
        <w:rPr>
          <w:highlight w:val="white"/>
        </w:rPr>
        <w:t xml:space="preserve">      switch (Operator) {</w:t>
      </w:r>
    </w:p>
    <w:p w14:paraId="45F1ED81" w14:textId="77777777" w:rsidR="002B63B5" w:rsidRPr="00903DBA" w:rsidRDefault="002B63B5" w:rsidP="00DB788F">
      <w:pPr>
        <w:pStyle w:val="Code"/>
        <w:rPr>
          <w:highlight w:val="white"/>
        </w:rPr>
      </w:pPr>
      <w:r w:rsidRPr="00903DBA">
        <w:rPr>
          <w:highlight w:val="white"/>
        </w:rPr>
        <w:t xml:space="preserve">        case AssemblyOperator.je:</w:t>
      </w:r>
    </w:p>
    <w:p w14:paraId="6D31496C" w14:textId="77777777" w:rsidR="002B63B5" w:rsidRPr="00903DBA" w:rsidRDefault="002B63B5" w:rsidP="00DB788F">
      <w:pPr>
        <w:pStyle w:val="Code"/>
        <w:rPr>
          <w:highlight w:val="white"/>
        </w:rPr>
      </w:pPr>
      <w:r w:rsidRPr="00903DBA">
        <w:rPr>
          <w:highlight w:val="white"/>
        </w:rPr>
        <w:t xml:space="preserve">        case AssemblyOperator.jne:</w:t>
      </w:r>
    </w:p>
    <w:p w14:paraId="16DAB317" w14:textId="77777777" w:rsidR="002B63B5" w:rsidRPr="00903DBA" w:rsidRDefault="002B63B5" w:rsidP="00DB788F">
      <w:pPr>
        <w:pStyle w:val="Code"/>
        <w:rPr>
          <w:highlight w:val="white"/>
        </w:rPr>
      </w:pPr>
      <w:r w:rsidRPr="00903DBA">
        <w:rPr>
          <w:highlight w:val="white"/>
        </w:rPr>
        <w:t xml:space="preserve">        case AssemblyOperator.jl:</w:t>
      </w:r>
    </w:p>
    <w:p w14:paraId="5F1540C3" w14:textId="77777777" w:rsidR="002B63B5" w:rsidRPr="00903DBA" w:rsidRDefault="002B63B5" w:rsidP="00DB788F">
      <w:pPr>
        <w:pStyle w:val="Code"/>
        <w:rPr>
          <w:highlight w:val="white"/>
        </w:rPr>
      </w:pPr>
      <w:r w:rsidRPr="00903DBA">
        <w:rPr>
          <w:highlight w:val="white"/>
        </w:rPr>
        <w:t xml:space="preserve">        case AssemblyOperator.jle:</w:t>
      </w:r>
    </w:p>
    <w:p w14:paraId="4D6256A6" w14:textId="77777777" w:rsidR="002B63B5" w:rsidRPr="00903DBA" w:rsidRDefault="002B63B5" w:rsidP="00DB788F">
      <w:pPr>
        <w:pStyle w:val="Code"/>
        <w:rPr>
          <w:highlight w:val="white"/>
        </w:rPr>
      </w:pPr>
      <w:r w:rsidRPr="00903DBA">
        <w:rPr>
          <w:highlight w:val="white"/>
        </w:rPr>
        <w:t xml:space="preserve">        case AssemblyOperator.jg:</w:t>
      </w:r>
    </w:p>
    <w:p w14:paraId="50A30807" w14:textId="77777777" w:rsidR="002B63B5" w:rsidRPr="00903DBA" w:rsidRDefault="002B63B5" w:rsidP="00DB788F">
      <w:pPr>
        <w:pStyle w:val="Code"/>
        <w:rPr>
          <w:highlight w:val="white"/>
        </w:rPr>
      </w:pPr>
      <w:r w:rsidRPr="00903DBA">
        <w:rPr>
          <w:highlight w:val="white"/>
        </w:rPr>
        <w:t xml:space="preserve">        case AssemblyOperator.jge:</w:t>
      </w:r>
    </w:p>
    <w:p w14:paraId="1977D9B3" w14:textId="77777777" w:rsidR="002B63B5" w:rsidRPr="00903DBA" w:rsidRDefault="002B63B5" w:rsidP="00DB788F">
      <w:pPr>
        <w:pStyle w:val="Code"/>
        <w:rPr>
          <w:highlight w:val="white"/>
        </w:rPr>
      </w:pPr>
      <w:r w:rsidRPr="00903DBA">
        <w:rPr>
          <w:highlight w:val="white"/>
        </w:rPr>
        <w:t xml:space="preserve">        case AssemblyOperator.jb:</w:t>
      </w:r>
    </w:p>
    <w:p w14:paraId="25E763BF" w14:textId="77777777" w:rsidR="002B63B5" w:rsidRPr="00903DBA" w:rsidRDefault="002B63B5" w:rsidP="00DB788F">
      <w:pPr>
        <w:pStyle w:val="Code"/>
        <w:rPr>
          <w:highlight w:val="white"/>
        </w:rPr>
      </w:pPr>
      <w:r w:rsidRPr="00903DBA">
        <w:rPr>
          <w:highlight w:val="white"/>
        </w:rPr>
        <w:t xml:space="preserve">        case AssemblyOperator.jbe:</w:t>
      </w:r>
    </w:p>
    <w:p w14:paraId="38EA674F" w14:textId="77777777" w:rsidR="002B63B5" w:rsidRPr="00903DBA" w:rsidRDefault="002B63B5" w:rsidP="00DB788F">
      <w:pPr>
        <w:pStyle w:val="Code"/>
        <w:rPr>
          <w:highlight w:val="white"/>
        </w:rPr>
      </w:pPr>
      <w:r w:rsidRPr="00903DBA">
        <w:rPr>
          <w:highlight w:val="white"/>
        </w:rPr>
        <w:t xml:space="preserve">        case AssemblyOperator.ja:</w:t>
      </w:r>
    </w:p>
    <w:p w14:paraId="138A2223" w14:textId="77777777" w:rsidR="002B63B5" w:rsidRPr="00903DBA" w:rsidRDefault="002B63B5" w:rsidP="00DB788F">
      <w:pPr>
        <w:pStyle w:val="Code"/>
        <w:rPr>
          <w:highlight w:val="white"/>
        </w:rPr>
      </w:pPr>
      <w:r w:rsidRPr="00903DBA">
        <w:rPr>
          <w:highlight w:val="white"/>
        </w:rPr>
        <w:t xml:space="preserve">        case AssemblyOperator.jae:</w:t>
      </w:r>
    </w:p>
    <w:p w14:paraId="354C436D" w14:textId="77777777" w:rsidR="002B63B5" w:rsidRPr="00903DBA" w:rsidRDefault="002B63B5" w:rsidP="00DB788F">
      <w:pPr>
        <w:pStyle w:val="Code"/>
        <w:rPr>
          <w:highlight w:val="white"/>
        </w:rPr>
      </w:pPr>
      <w:r w:rsidRPr="00903DBA">
        <w:rPr>
          <w:highlight w:val="white"/>
        </w:rPr>
        <w:t xml:space="preserve">        case AssemblyOperator.jc:</w:t>
      </w:r>
    </w:p>
    <w:p w14:paraId="49C3749A" w14:textId="77777777" w:rsidR="002B63B5" w:rsidRPr="00903DBA" w:rsidRDefault="002B63B5" w:rsidP="00DB788F">
      <w:pPr>
        <w:pStyle w:val="Code"/>
        <w:rPr>
          <w:highlight w:val="white"/>
        </w:rPr>
      </w:pPr>
      <w:r w:rsidRPr="00903DBA">
        <w:rPr>
          <w:highlight w:val="white"/>
        </w:rPr>
        <w:t xml:space="preserve">        case AssemblyOperator.jnc:</w:t>
      </w:r>
    </w:p>
    <w:p w14:paraId="6A5D2723" w14:textId="77777777" w:rsidR="002B63B5" w:rsidRPr="00903DBA" w:rsidRDefault="002B63B5" w:rsidP="00DB788F">
      <w:pPr>
        <w:pStyle w:val="Code"/>
        <w:rPr>
          <w:highlight w:val="white"/>
        </w:rPr>
      </w:pPr>
      <w:r w:rsidRPr="00903DBA">
        <w:rPr>
          <w:highlight w:val="white"/>
        </w:rPr>
        <w:t xml:space="preserve">          return true;</w:t>
      </w:r>
    </w:p>
    <w:p w14:paraId="12B358D6" w14:textId="77777777" w:rsidR="002B63B5" w:rsidRPr="00903DBA" w:rsidRDefault="002B63B5" w:rsidP="00DB788F">
      <w:pPr>
        <w:pStyle w:val="Code"/>
        <w:rPr>
          <w:highlight w:val="white"/>
        </w:rPr>
      </w:pPr>
    </w:p>
    <w:p w14:paraId="0563CB88" w14:textId="77777777" w:rsidR="002B63B5" w:rsidRPr="00903DBA" w:rsidRDefault="002B63B5" w:rsidP="00DB788F">
      <w:pPr>
        <w:pStyle w:val="Code"/>
        <w:rPr>
          <w:highlight w:val="white"/>
        </w:rPr>
      </w:pPr>
      <w:r w:rsidRPr="00903DBA">
        <w:rPr>
          <w:highlight w:val="white"/>
        </w:rPr>
        <w:t xml:space="preserve">        default:</w:t>
      </w:r>
    </w:p>
    <w:p w14:paraId="6083E650" w14:textId="77777777" w:rsidR="002B63B5" w:rsidRPr="00903DBA" w:rsidRDefault="002B63B5" w:rsidP="00DB788F">
      <w:pPr>
        <w:pStyle w:val="Code"/>
        <w:rPr>
          <w:highlight w:val="white"/>
        </w:rPr>
      </w:pPr>
      <w:r w:rsidRPr="00903DBA">
        <w:rPr>
          <w:highlight w:val="white"/>
        </w:rPr>
        <w:t xml:space="preserve">          return false;        </w:t>
      </w:r>
    </w:p>
    <w:p w14:paraId="3F2776F6" w14:textId="77777777" w:rsidR="002B63B5" w:rsidRPr="00903DBA" w:rsidRDefault="002B63B5" w:rsidP="00DB788F">
      <w:pPr>
        <w:pStyle w:val="Code"/>
        <w:rPr>
          <w:highlight w:val="white"/>
        </w:rPr>
      </w:pPr>
      <w:r w:rsidRPr="00903DBA">
        <w:rPr>
          <w:highlight w:val="white"/>
        </w:rPr>
        <w:t xml:space="preserve">      }</w:t>
      </w:r>
    </w:p>
    <w:p w14:paraId="680B846C" w14:textId="63AEA3A3" w:rsidR="002B63B5" w:rsidRPr="00903DBA" w:rsidRDefault="002B63B5" w:rsidP="00DB788F">
      <w:pPr>
        <w:pStyle w:val="Code"/>
        <w:rPr>
          <w:highlight w:val="white"/>
        </w:rPr>
      </w:pPr>
      <w:r w:rsidRPr="00903DBA">
        <w:rPr>
          <w:highlight w:val="white"/>
        </w:rPr>
        <w:t xml:space="preserve">    }</w:t>
      </w:r>
    </w:p>
    <w:p w14:paraId="3DC8840C" w14:textId="22CB12CF" w:rsidR="00037430" w:rsidRPr="00903DBA" w:rsidRDefault="00037430" w:rsidP="00037430">
      <w:pPr>
        <w:pStyle w:val="Rubrik3"/>
        <w:rPr>
          <w:highlight w:val="white"/>
        </w:rPr>
      </w:pPr>
      <w:bookmarkStart w:id="440" w:name="_Toc57656078"/>
      <w:r w:rsidRPr="00903DBA">
        <w:rPr>
          <w:highlight w:val="white"/>
        </w:rPr>
        <w:t>Register Overlapping</w:t>
      </w:r>
      <w:bookmarkEnd w:id="440"/>
    </w:p>
    <w:p w14:paraId="4DAC2A82" w14:textId="1C8F4EA3" w:rsidR="004A1E3D" w:rsidRPr="00903DBA" w:rsidRDefault="00784F22" w:rsidP="004A1E3D">
      <w:pPr>
        <w:rPr>
          <w:highlight w:val="white"/>
        </w:rPr>
      </w:pPr>
      <w:r w:rsidRPr="00903DBA">
        <w:rPr>
          <w:highlight w:val="white"/>
        </w:rPr>
        <w:t xml:space="preserve">When allocating registers, we have to make sure the registers do not overlap. </w:t>
      </w:r>
      <w:r w:rsidR="004A1E3D" w:rsidRPr="00903DBA">
        <w:rPr>
          <w:highlight w:val="white"/>
        </w:rPr>
        <w:t>T</w:t>
      </w:r>
      <w:r w:rsidR="00AA0446" w:rsidRPr="00903DBA">
        <w:rPr>
          <w:highlight w:val="white"/>
        </w:rPr>
        <w:t>o begin with, t</w:t>
      </w:r>
      <w:r w:rsidR="004A1E3D" w:rsidRPr="00903DBA">
        <w:rPr>
          <w:highlight w:val="white"/>
        </w:rPr>
        <w:t xml:space="preserve">he </w:t>
      </w:r>
      <w:r w:rsidR="004A1E3D" w:rsidRPr="00903DBA">
        <w:rPr>
          <w:rStyle w:val="KeyWord0"/>
          <w:highlight w:val="white"/>
        </w:rPr>
        <w:t>m_registerOverlapSet</w:t>
      </w:r>
      <w:r w:rsidR="004A1E3D" w:rsidRPr="00903DBA">
        <w:rPr>
          <w:highlight w:val="white"/>
        </w:rPr>
        <w:t xml:space="preserve"> set holds sets of </w:t>
      </w:r>
      <w:r w:rsidR="00A26A53" w:rsidRPr="00903DBA">
        <w:rPr>
          <w:highlight w:val="white"/>
        </w:rPr>
        <w:t xml:space="preserve">all </w:t>
      </w:r>
      <w:r w:rsidR="004A1E3D" w:rsidRPr="00903DBA">
        <w:rPr>
          <w:highlight w:val="white"/>
        </w:rPr>
        <w:t>overlapping registers.</w:t>
      </w:r>
      <w:r w:rsidR="00AA0446" w:rsidRPr="00903DBA">
        <w:rPr>
          <w:highlight w:val="white"/>
        </w:rPr>
        <w:t xml:space="preserve"> Note that the </w:t>
      </w:r>
      <w:r w:rsidR="00AA0446" w:rsidRPr="00903DBA">
        <w:rPr>
          <w:rStyle w:val="KeyWord0"/>
          <w:highlight w:val="white"/>
        </w:rPr>
        <w:t>al</w:t>
      </w:r>
      <w:r w:rsidR="00AA0446" w:rsidRPr="00903DBA">
        <w:rPr>
          <w:highlight w:val="white"/>
        </w:rPr>
        <w:t xml:space="preserve"> and </w:t>
      </w:r>
      <w:r w:rsidR="00AA0446" w:rsidRPr="00903DBA">
        <w:rPr>
          <w:rStyle w:val="KeyWord0"/>
          <w:highlight w:val="white"/>
        </w:rPr>
        <w:t>ah</w:t>
      </w:r>
      <w:r w:rsidR="00AA0446" w:rsidRPr="00903DBA">
        <w:rPr>
          <w:highlight w:val="white"/>
        </w:rPr>
        <w:t xml:space="preserve"> registers are stored in separate sets, since they do not overlap.</w:t>
      </w:r>
    </w:p>
    <w:p w14:paraId="60E79783" w14:textId="77777777" w:rsidR="004A1E3D" w:rsidRPr="00903DBA" w:rsidRDefault="004A1E3D" w:rsidP="004A1E3D">
      <w:pPr>
        <w:pStyle w:val="Code"/>
        <w:rPr>
          <w:highlight w:val="white"/>
        </w:rPr>
      </w:pPr>
      <w:r w:rsidRPr="00903DBA">
        <w:rPr>
          <w:highlight w:val="white"/>
        </w:rPr>
        <w:t xml:space="preserve">    private static ISet&lt;ISet&lt;Register&gt;&gt; m_registerOverlapSet =</w:t>
      </w:r>
    </w:p>
    <w:p w14:paraId="2FAC7813" w14:textId="77777777" w:rsidR="004A1E3D" w:rsidRPr="00903DBA" w:rsidRDefault="004A1E3D" w:rsidP="004A1E3D">
      <w:pPr>
        <w:pStyle w:val="Code"/>
        <w:rPr>
          <w:highlight w:val="white"/>
        </w:rPr>
      </w:pPr>
      <w:r w:rsidRPr="00903DBA">
        <w:rPr>
          <w:highlight w:val="white"/>
        </w:rPr>
        <w:t xml:space="preserve">      new HashSet&lt;ISet&lt;Register&gt;&gt;() {</w:t>
      </w:r>
    </w:p>
    <w:p w14:paraId="06873192" w14:textId="77777777" w:rsidR="004A1E3D" w:rsidRPr="00903DBA" w:rsidRDefault="004A1E3D" w:rsidP="004A1E3D">
      <w:pPr>
        <w:pStyle w:val="Code"/>
        <w:rPr>
          <w:highlight w:val="white"/>
        </w:rPr>
      </w:pPr>
      <w:r w:rsidRPr="00903DBA">
        <w:rPr>
          <w:highlight w:val="white"/>
        </w:rPr>
        <w:t xml:space="preserve">        new HashSet&lt;Register&gt;() {Register.al, Register.ax,</w:t>
      </w:r>
    </w:p>
    <w:p w14:paraId="0B855827" w14:textId="77777777" w:rsidR="004A1E3D" w:rsidRPr="00903DBA" w:rsidRDefault="004A1E3D" w:rsidP="004A1E3D">
      <w:pPr>
        <w:pStyle w:val="Code"/>
        <w:rPr>
          <w:highlight w:val="white"/>
        </w:rPr>
      </w:pPr>
      <w:r w:rsidRPr="00903DBA">
        <w:rPr>
          <w:highlight w:val="white"/>
        </w:rPr>
        <w:t xml:space="preserve">                                 Register.eax, Register.rax},</w:t>
      </w:r>
    </w:p>
    <w:p w14:paraId="159386CB" w14:textId="77777777" w:rsidR="004A1E3D" w:rsidRPr="00903DBA" w:rsidRDefault="004A1E3D" w:rsidP="004A1E3D">
      <w:pPr>
        <w:pStyle w:val="Code"/>
        <w:rPr>
          <w:highlight w:val="white"/>
        </w:rPr>
      </w:pPr>
      <w:r w:rsidRPr="00903DBA">
        <w:rPr>
          <w:highlight w:val="white"/>
        </w:rPr>
        <w:t xml:space="preserve">        new HashSet&lt;Register&gt;() {Register.ah, Register.ax,</w:t>
      </w:r>
    </w:p>
    <w:p w14:paraId="57A6DD2E" w14:textId="77777777" w:rsidR="004A1E3D" w:rsidRPr="00903DBA" w:rsidRDefault="004A1E3D" w:rsidP="004A1E3D">
      <w:pPr>
        <w:pStyle w:val="Code"/>
        <w:rPr>
          <w:highlight w:val="white"/>
        </w:rPr>
      </w:pPr>
      <w:r w:rsidRPr="00903DBA">
        <w:rPr>
          <w:highlight w:val="white"/>
        </w:rPr>
        <w:t xml:space="preserve">                                 Register.eax, Register.rax},</w:t>
      </w:r>
    </w:p>
    <w:p w14:paraId="378019D5" w14:textId="77777777" w:rsidR="004A1E3D" w:rsidRPr="00903DBA" w:rsidRDefault="004A1E3D" w:rsidP="004A1E3D">
      <w:pPr>
        <w:pStyle w:val="Code"/>
        <w:rPr>
          <w:highlight w:val="white"/>
        </w:rPr>
      </w:pPr>
      <w:r w:rsidRPr="00903DBA">
        <w:rPr>
          <w:highlight w:val="white"/>
        </w:rPr>
        <w:t xml:space="preserve">        new HashSet&lt;Register&gt;() {Register.bl, Register.bx,</w:t>
      </w:r>
    </w:p>
    <w:p w14:paraId="486BDE57" w14:textId="77777777" w:rsidR="004A1E3D" w:rsidRPr="00903DBA" w:rsidRDefault="004A1E3D" w:rsidP="004A1E3D">
      <w:pPr>
        <w:pStyle w:val="Code"/>
        <w:rPr>
          <w:highlight w:val="white"/>
        </w:rPr>
      </w:pPr>
      <w:r w:rsidRPr="00903DBA">
        <w:rPr>
          <w:highlight w:val="white"/>
        </w:rPr>
        <w:t xml:space="preserve">                                 Register.ebx, Register.rbx},</w:t>
      </w:r>
    </w:p>
    <w:p w14:paraId="6D3D80E6" w14:textId="77777777" w:rsidR="004A1E3D" w:rsidRPr="00903DBA" w:rsidRDefault="004A1E3D" w:rsidP="004A1E3D">
      <w:pPr>
        <w:pStyle w:val="Code"/>
        <w:rPr>
          <w:highlight w:val="white"/>
        </w:rPr>
      </w:pPr>
      <w:r w:rsidRPr="00903DBA">
        <w:rPr>
          <w:highlight w:val="white"/>
        </w:rPr>
        <w:t xml:space="preserve">        new HashSet&lt;Register&gt;() {Register.bh, Register.bx,</w:t>
      </w:r>
    </w:p>
    <w:p w14:paraId="6B86FAD4" w14:textId="77777777" w:rsidR="004A1E3D" w:rsidRPr="00903DBA" w:rsidRDefault="004A1E3D" w:rsidP="004A1E3D">
      <w:pPr>
        <w:pStyle w:val="Code"/>
        <w:rPr>
          <w:highlight w:val="white"/>
        </w:rPr>
      </w:pPr>
      <w:r w:rsidRPr="00903DBA">
        <w:rPr>
          <w:highlight w:val="white"/>
        </w:rPr>
        <w:t xml:space="preserve">                                 Register.ebx, Register.rbx},</w:t>
      </w:r>
    </w:p>
    <w:p w14:paraId="345179D9" w14:textId="77777777" w:rsidR="004A1E3D" w:rsidRPr="00903DBA" w:rsidRDefault="004A1E3D" w:rsidP="004A1E3D">
      <w:pPr>
        <w:pStyle w:val="Code"/>
        <w:rPr>
          <w:highlight w:val="white"/>
        </w:rPr>
      </w:pPr>
      <w:r w:rsidRPr="00903DBA">
        <w:rPr>
          <w:highlight w:val="white"/>
        </w:rPr>
        <w:t xml:space="preserve">        new HashSet&lt;Register&gt;() {Register.cl, Register.cx,</w:t>
      </w:r>
    </w:p>
    <w:p w14:paraId="34BC43CA" w14:textId="77777777" w:rsidR="004A1E3D" w:rsidRPr="00903DBA" w:rsidRDefault="004A1E3D" w:rsidP="004A1E3D">
      <w:pPr>
        <w:pStyle w:val="Code"/>
        <w:rPr>
          <w:highlight w:val="white"/>
        </w:rPr>
      </w:pPr>
      <w:r w:rsidRPr="00903DBA">
        <w:rPr>
          <w:highlight w:val="white"/>
        </w:rPr>
        <w:t xml:space="preserve">                                 Register.ecx, Register.rcx},</w:t>
      </w:r>
    </w:p>
    <w:p w14:paraId="35815A93" w14:textId="77777777" w:rsidR="004A1E3D" w:rsidRPr="00903DBA" w:rsidRDefault="004A1E3D" w:rsidP="004A1E3D">
      <w:pPr>
        <w:pStyle w:val="Code"/>
        <w:rPr>
          <w:highlight w:val="white"/>
        </w:rPr>
      </w:pPr>
      <w:r w:rsidRPr="00903DBA">
        <w:rPr>
          <w:highlight w:val="white"/>
        </w:rPr>
        <w:t xml:space="preserve">        new HashSet&lt;Register&gt;() {Register.ch, Register.cx,</w:t>
      </w:r>
    </w:p>
    <w:p w14:paraId="3E7C8A1A" w14:textId="77777777" w:rsidR="004A1E3D" w:rsidRPr="00903DBA" w:rsidRDefault="004A1E3D" w:rsidP="004A1E3D">
      <w:pPr>
        <w:pStyle w:val="Code"/>
        <w:rPr>
          <w:highlight w:val="white"/>
        </w:rPr>
      </w:pPr>
      <w:r w:rsidRPr="00903DBA">
        <w:rPr>
          <w:highlight w:val="white"/>
        </w:rPr>
        <w:t xml:space="preserve">                                 Register.ecx, Register.rcx},</w:t>
      </w:r>
    </w:p>
    <w:p w14:paraId="4ACAD2F9" w14:textId="77777777" w:rsidR="004A1E3D" w:rsidRPr="00903DBA" w:rsidRDefault="004A1E3D" w:rsidP="004A1E3D">
      <w:pPr>
        <w:pStyle w:val="Code"/>
        <w:rPr>
          <w:highlight w:val="white"/>
        </w:rPr>
      </w:pPr>
      <w:r w:rsidRPr="00903DBA">
        <w:rPr>
          <w:highlight w:val="white"/>
        </w:rPr>
        <w:t xml:space="preserve">        new HashSet&lt;Register&gt;() {Register.dl, Register.dx,</w:t>
      </w:r>
    </w:p>
    <w:p w14:paraId="620C77E4" w14:textId="77777777" w:rsidR="004A1E3D" w:rsidRPr="00903DBA" w:rsidRDefault="004A1E3D" w:rsidP="004A1E3D">
      <w:pPr>
        <w:pStyle w:val="Code"/>
        <w:rPr>
          <w:highlight w:val="white"/>
        </w:rPr>
      </w:pPr>
      <w:r w:rsidRPr="00903DBA">
        <w:rPr>
          <w:highlight w:val="white"/>
        </w:rPr>
        <w:t xml:space="preserve">                                 Register.edx, Register.rdx},</w:t>
      </w:r>
    </w:p>
    <w:p w14:paraId="13605314" w14:textId="77777777" w:rsidR="004A1E3D" w:rsidRPr="00903DBA" w:rsidRDefault="004A1E3D" w:rsidP="004A1E3D">
      <w:pPr>
        <w:pStyle w:val="Code"/>
        <w:rPr>
          <w:highlight w:val="white"/>
        </w:rPr>
      </w:pPr>
      <w:r w:rsidRPr="00903DBA">
        <w:rPr>
          <w:highlight w:val="white"/>
        </w:rPr>
        <w:t xml:space="preserve">        new HashSet&lt;Register&gt;() {Register.dh, Register.dx,</w:t>
      </w:r>
    </w:p>
    <w:p w14:paraId="715FD34B" w14:textId="77777777" w:rsidR="004A1E3D" w:rsidRPr="00903DBA" w:rsidRDefault="004A1E3D" w:rsidP="004A1E3D">
      <w:pPr>
        <w:pStyle w:val="Code"/>
        <w:rPr>
          <w:highlight w:val="white"/>
        </w:rPr>
      </w:pPr>
      <w:r w:rsidRPr="00903DBA">
        <w:rPr>
          <w:highlight w:val="white"/>
        </w:rPr>
        <w:lastRenderedPageBreak/>
        <w:t xml:space="preserve">                                 Register.edx, Register.rdx},</w:t>
      </w:r>
    </w:p>
    <w:p w14:paraId="0439EAD2" w14:textId="77777777" w:rsidR="004A1E3D" w:rsidRPr="00903DBA" w:rsidRDefault="004A1E3D" w:rsidP="004A1E3D">
      <w:pPr>
        <w:pStyle w:val="Code"/>
        <w:rPr>
          <w:highlight w:val="white"/>
        </w:rPr>
      </w:pPr>
      <w:r w:rsidRPr="00903DBA">
        <w:rPr>
          <w:highlight w:val="white"/>
        </w:rPr>
        <w:t xml:space="preserve">        new HashSet&lt;Register&gt;() {Register.si, Register.esi, Register.rsi},</w:t>
      </w:r>
    </w:p>
    <w:p w14:paraId="3CF23675" w14:textId="77777777" w:rsidR="004A1E3D" w:rsidRPr="00903DBA" w:rsidRDefault="004A1E3D" w:rsidP="004A1E3D">
      <w:pPr>
        <w:pStyle w:val="Code"/>
        <w:rPr>
          <w:highlight w:val="white"/>
        </w:rPr>
      </w:pPr>
      <w:r w:rsidRPr="00903DBA">
        <w:rPr>
          <w:highlight w:val="white"/>
        </w:rPr>
        <w:t xml:space="preserve">        new HashSet&lt;Register&gt;() {Register.di, Register.edi, Register.rdi},</w:t>
      </w:r>
    </w:p>
    <w:p w14:paraId="331FFAE0" w14:textId="77777777" w:rsidR="004A1E3D" w:rsidRPr="00903DBA" w:rsidRDefault="004A1E3D" w:rsidP="004A1E3D">
      <w:pPr>
        <w:pStyle w:val="Code"/>
        <w:rPr>
          <w:highlight w:val="white"/>
        </w:rPr>
      </w:pPr>
      <w:r w:rsidRPr="00903DBA">
        <w:rPr>
          <w:highlight w:val="white"/>
        </w:rPr>
        <w:t xml:space="preserve">        new HashSet&lt;Register&gt;() {Register.bp, Register.ebp, Register.rbp},</w:t>
      </w:r>
    </w:p>
    <w:p w14:paraId="6CE82B14" w14:textId="77777777" w:rsidR="004A1E3D" w:rsidRPr="00903DBA" w:rsidRDefault="004A1E3D" w:rsidP="004A1E3D">
      <w:pPr>
        <w:pStyle w:val="Code"/>
        <w:rPr>
          <w:highlight w:val="white"/>
        </w:rPr>
      </w:pPr>
      <w:r w:rsidRPr="00903DBA">
        <w:rPr>
          <w:highlight w:val="white"/>
        </w:rPr>
        <w:t xml:space="preserve">        new HashSet&lt;Register&gt;() {Register.sp, Register.esp, Register.rsp}</w:t>
      </w:r>
    </w:p>
    <w:p w14:paraId="21C997F4" w14:textId="77777777" w:rsidR="004A1E3D" w:rsidRPr="00903DBA" w:rsidRDefault="004A1E3D" w:rsidP="004A1E3D">
      <w:pPr>
        <w:pStyle w:val="Code"/>
        <w:rPr>
          <w:highlight w:val="white"/>
        </w:rPr>
      </w:pPr>
      <w:r w:rsidRPr="00903DBA">
        <w:rPr>
          <w:highlight w:val="white"/>
        </w:rPr>
        <w:t xml:space="preserve">      };</w:t>
      </w:r>
    </w:p>
    <w:p w14:paraId="4DD71E84" w14:textId="6B6CFDCD" w:rsidR="004A1E3D" w:rsidRPr="00903DBA" w:rsidRDefault="004A1E3D" w:rsidP="004A1E3D">
      <w:pPr>
        <w:rPr>
          <w:highlight w:val="white"/>
        </w:rPr>
      </w:pPr>
      <w:r w:rsidRPr="00903DBA">
        <w:rPr>
          <w:highlight w:val="white"/>
        </w:rPr>
        <w:t xml:space="preserve">The </w:t>
      </w:r>
      <w:r w:rsidRPr="00903DBA">
        <w:rPr>
          <w:rStyle w:val="KeyWord0"/>
          <w:highlight w:val="white"/>
        </w:rPr>
        <w:t>RegisterOverlaps</w:t>
      </w:r>
      <w:r w:rsidRPr="00903DBA">
        <w:rPr>
          <w:highlight w:val="white"/>
        </w:rPr>
        <w:t xml:space="preserve"> methods returns true if the two registers overlaps. If at least one</w:t>
      </w:r>
      <w:r w:rsidR="00A829AD" w:rsidRPr="00903DBA">
        <w:rPr>
          <w:highlight w:val="white"/>
        </w:rPr>
        <w:t xml:space="preserve"> </w:t>
      </w:r>
      <w:r w:rsidRPr="00903DBA">
        <w:rPr>
          <w:highlight w:val="white"/>
        </w:rPr>
        <w:t>register is null, they do not overlap and we return false.</w:t>
      </w:r>
    </w:p>
    <w:p w14:paraId="50BA949B" w14:textId="77777777" w:rsidR="004A1E3D" w:rsidRPr="00903DBA" w:rsidRDefault="004A1E3D" w:rsidP="004A1E3D">
      <w:pPr>
        <w:pStyle w:val="Code"/>
        <w:rPr>
          <w:highlight w:val="white"/>
        </w:rPr>
      </w:pPr>
      <w:r w:rsidRPr="00903DBA">
        <w:rPr>
          <w:highlight w:val="white"/>
        </w:rPr>
        <w:t xml:space="preserve">    public static bool RegisterOverlap(Register? register1,</w:t>
      </w:r>
    </w:p>
    <w:p w14:paraId="20E3D24E" w14:textId="77777777" w:rsidR="004A1E3D" w:rsidRPr="00903DBA" w:rsidRDefault="004A1E3D" w:rsidP="004A1E3D">
      <w:pPr>
        <w:pStyle w:val="Code"/>
        <w:rPr>
          <w:highlight w:val="white"/>
        </w:rPr>
      </w:pPr>
      <w:r w:rsidRPr="00903DBA">
        <w:rPr>
          <w:highlight w:val="white"/>
        </w:rPr>
        <w:t xml:space="preserve">                                       Register? register2) {</w:t>
      </w:r>
    </w:p>
    <w:p w14:paraId="5F07C590" w14:textId="77777777" w:rsidR="004A1E3D" w:rsidRPr="00903DBA" w:rsidRDefault="004A1E3D" w:rsidP="004A1E3D">
      <w:pPr>
        <w:pStyle w:val="Code"/>
        <w:rPr>
          <w:highlight w:val="white"/>
        </w:rPr>
      </w:pPr>
      <w:r w:rsidRPr="00903DBA">
        <w:rPr>
          <w:highlight w:val="white"/>
        </w:rPr>
        <w:t xml:space="preserve">      if ((register1 == null) || (register2 == null)) {</w:t>
      </w:r>
    </w:p>
    <w:p w14:paraId="48330D3D" w14:textId="77777777" w:rsidR="004A1E3D" w:rsidRPr="00903DBA" w:rsidRDefault="004A1E3D" w:rsidP="004A1E3D">
      <w:pPr>
        <w:pStyle w:val="Code"/>
        <w:rPr>
          <w:highlight w:val="white"/>
        </w:rPr>
      </w:pPr>
      <w:r w:rsidRPr="00903DBA">
        <w:rPr>
          <w:highlight w:val="white"/>
        </w:rPr>
        <w:t xml:space="preserve">        return false;</w:t>
      </w:r>
    </w:p>
    <w:p w14:paraId="698FB486" w14:textId="77777777" w:rsidR="004A1E3D" w:rsidRPr="00903DBA" w:rsidRDefault="004A1E3D" w:rsidP="004A1E3D">
      <w:pPr>
        <w:pStyle w:val="Code"/>
        <w:rPr>
          <w:highlight w:val="white"/>
        </w:rPr>
      </w:pPr>
      <w:r w:rsidRPr="00903DBA">
        <w:rPr>
          <w:highlight w:val="white"/>
        </w:rPr>
        <w:t xml:space="preserve">      }</w:t>
      </w:r>
    </w:p>
    <w:p w14:paraId="490D70F0" w14:textId="1F65333E" w:rsidR="004A1E3D" w:rsidRPr="00903DBA" w:rsidRDefault="004A1E3D" w:rsidP="004A1E3D">
      <w:pPr>
        <w:rPr>
          <w:highlight w:val="white"/>
        </w:rPr>
      </w:pPr>
      <w:r w:rsidRPr="00903DBA">
        <w:rPr>
          <w:highlight w:val="white"/>
        </w:rPr>
        <w:t xml:space="preserve">Otherwise, we iterate through the </w:t>
      </w:r>
      <w:r w:rsidRPr="00903DBA">
        <w:rPr>
          <w:rStyle w:val="KeyWord0"/>
          <w:highlight w:val="white"/>
        </w:rPr>
        <w:t>m_registerOverlapSet</w:t>
      </w:r>
      <w:r w:rsidRPr="00903DBA">
        <w:rPr>
          <w:highlight w:val="white"/>
        </w:rPr>
        <w:t xml:space="preserve">. If one of the register sets holds both the registers, they </w:t>
      </w:r>
      <w:r w:rsidR="00B476DC" w:rsidRPr="00903DBA">
        <w:rPr>
          <w:highlight w:val="white"/>
        </w:rPr>
        <w:t>overlap,</w:t>
      </w:r>
      <w:r w:rsidRPr="00903DBA">
        <w:rPr>
          <w:highlight w:val="white"/>
        </w:rPr>
        <w:t xml:space="preserve"> and we return true.</w:t>
      </w:r>
    </w:p>
    <w:p w14:paraId="23B2957C" w14:textId="77777777" w:rsidR="004A1E3D" w:rsidRPr="00903DBA" w:rsidRDefault="004A1E3D" w:rsidP="004A1E3D">
      <w:pPr>
        <w:pStyle w:val="Code"/>
        <w:rPr>
          <w:highlight w:val="white"/>
        </w:rPr>
      </w:pPr>
      <w:r w:rsidRPr="00903DBA">
        <w:rPr>
          <w:highlight w:val="white"/>
        </w:rPr>
        <w:t xml:space="preserve">      foreach (ISet&lt;Register&gt; registerSet in m_registerOverlapSet) {</w:t>
      </w:r>
    </w:p>
    <w:p w14:paraId="151D77E9" w14:textId="77777777" w:rsidR="004A1E3D" w:rsidRPr="00903DBA" w:rsidRDefault="004A1E3D" w:rsidP="004A1E3D">
      <w:pPr>
        <w:pStyle w:val="Code"/>
        <w:rPr>
          <w:highlight w:val="white"/>
        </w:rPr>
      </w:pPr>
      <w:r w:rsidRPr="00903DBA">
        <w:rPr>
          <w:highlight w:val="white"/>
        </w:rPr>
        <w:t xml:space="preserve">        if (registerSet.Contains(register1.Value) &amp;&amp;</w:t>
      </w:r>
    </w:p>
    <w:p w14:paraId="268DF286" w14:textId="77777777" w:rsidR="004A1E3D" w:rsidRPr="00903DBA" w:rsidRDefault="004A1E3D" w:rsidP="004A1E3D">
      <w:pPr>
        <w:pStyle w:val="Code"/>
        <w:rPr>
          <w:highlight w:val="white"/>
        </w:rPr>
      </w:pPr>
      <w:r w:rsidRPr="00903DBA">
        <w:rPr>
          <w:highlight w:val="white"/>
        </w:rPr>
        <w:t xml:space="preserve">            registerSet.Contains(register2.Value)) {</w:t>
      </w:r>
    </w:p>
    <w:p w14:paraId="2E9DC018" w14:textId="77777777" w:rsidR="004A1E3D" w:rsidRPr="00903DBA" w:rsidRDefault="004A1E3D" w:rsidP="004A1E3D">
      <w:pPr>
        <w:pStyle w:val="Code"/>
        <w:rPr>
          <w:highlight w:val="white"/>
        </w:rPr>
      </w:pPr>
      <w:r w:rsidRPr="00903DBA">
        <w:rPr>
          <w:highlight w:val="white"/>
        </w:rPr>
        <w:t xml:space="preserve">          return true;</w:t>
      </w:r>
    </w:p>
    <w:p w14:paraId="74DF2225" w14:textId="77777777" w:rsidR="004A1E3D" w:rsidRPr="00903DBA" w:rsidRDefault="004A1E3D" w:rsidP="004A1E3D">
      <w:pPr>
        <w:pStyle w:val="Code"/>
        <w:rPr>
          <w:highlight w:val="white"/>
        </w:rPr>
      </w:pPr>
      <w:r w:rsidRPr="00903DBA">
        <w:rPr>
          <w:highlight w:val="white"/>
        </w:rPr>
        <w:t xml:space="preserve">        }</w:t>
      </w:r>
    </w:p>
    <w:p w14:paraId="2F2DE5F2" w14:textId="77777777" w:rsidR="004A1E3D" w:rsidRPr="00903DBA" w:rsidRDefault="004A1E3D" w:rsidP="004A1E3D">
      <w:pPr>
        <w:pStyle w:val="Code"/>
        <w:rPr>
          <w:highlight w:val="white"/>
        </w:rPr>
      </w:pPr>
      <w:r w:rsidRPr="00903DBA">
        <w:rPr>
          <w:highlight w:val="white"/>
        </w:rPr>
        <w:t xml:space="preserve">      }</w:t>
      </w:r>
    </w:p>
    <w:p w14:paraId="0EDB3C2D" w14:textId="398AB93B" w:rsidR="004A1E3D" w:rsidRPr="00903DBA" w:rsidRDefault="004A1E3D" w:rsidP="004A1E3D">
      <w:pPr>
        <w:rPr>
          <w:highlight w:val="white"/>
        </w:rPr>
      </w:pPr>
      <w:r w:rsidRPr="00903DBA">
        <w:rPr>
          <w:highlight w:val="white"/>
        </w:rPr>
        <w:t xml:space="preserve">If we have iterated through the </w:t>
      </w:r>
      <w:r w:rsidRPr="00903DBA">
        <w:rPr>
          <w:rStyle w:val="KeyWord0"/>
          <w:highlight w:val="white"/>
        </w:rPr>
        <w:t>m_registerOverlapSet</w:t>
      </w:r>
      <w:r w:rsidRPr="00903DBA">
        <w:rPr>
          <w:highlight w:val="white"/>
        </w:rPr>
        <w:t xml:space="preserve"> without finding a set holding both the registers, the registers do not overlap</w:t>
      </w:r>
      <w:r w:rsidR="0059440F" w:rsidRPr="00903DBA">
        <w:rPr>
          <w:highlight w:val="white"/>
        </w:rPr>
        <w:t>,</w:t>
      </w:r>
      <w:r w:rsidRPr="00903DBA">
        <w:rPr>
          <w:highlight w:val="white"/>
        </w:rPr>
        <w:t xml:space="preserve"> and we return false.</w:t>
      </w:r>
    </w:p>
    <w:p w14:paraId="0BA033DD" w14:textId="77777777" w:rsidR="004A1E3D" w:rsidRPr="00903DBA" w:rsidRDefault="004A1E3D" w:rsidP="004A1E3D">
      <w:pPr>
        <w:pStyle w:val="Code"/>
        <w:rPr>
          <w:highlight w:val="white"/>
        </w:rPr>
      </w:pPr>
      <w:r w:rsidRPr="00903DBA">
        <w:rPr>
          <w:highlight w:val="white"/>
        </w:rPr>
        <w:t xml:space="preserve">      return false;</w:t>
      </w:r>
    </w:p>
    <w:p w14:paraId="1BF24A87" w14:textId="475C13E5" w:rsidR="004A1E3D" w:rsidRPr="00903DBA" w:rsidRDefault="004A1E3D" w:rsidP="004A1E3D">
      <w:pPr>
        <w:pStyle w:val="Code"/>
        <w:rPr>
          <w:highlight w:val="white"/>
        </w:rPr>
      </w:pPr>
      <w:r w:rsidRPr="00903DBA">
        <w:rPr>
          <w:highlight w:val="white"/>
        </w:rPr>
        <w:t xml:space="preserve">    }</w:t>
      </w:r>
    </w:p>
    <w:p w14:paraId="3274193A" w14:textId="769B72C4" w:rsidR="00A405D4" w:rsidRPr="00903DBA" w:rsidRDefault="00A405D4" w:rsidP="00A405D4">
      <w:pPr>
        <w:pStyle w:val="Rubrik3"/>
        <w:rPr>
          <w:highlight w:val="white"/>
        </w:rPr>
      </w:pPr>
      <w:bookmarkStart w:id="441" w:name="_Toc57656079"/>
      <w:r w:rsidRPr="00903DBA">
        <w:rPr>
          <w:highlight w:val="white"/>
        </w:rPr>
        <w:t>Register Size</w:t>
      </w:r>
      <w:bookmarkEnd w:id="441"/>
    </w:p>
    <w:p w14:paraId="21208FC1" w14:textId="5648658B" w:rsidR="002563E3" w:rsidRPr="00903DBA" w:rsidRDefault="002563E3" w:rsidP="002563E3">
      <w:pPr>
        <w:rPr>
          <w:highlight w:val="white"/>
        </w:rPr>
      </w:pPr>
      <w:r w:rsidRPr="00903DBA">
        <w:rPr>
          <w:highlight w:val="white"/>
        </w:rPr>
        <w:t xml:space="preserve">The </w:t>
      </w:r>
      <w:r w:rsidRPr="00903DBA">
        <w:rPr>
          <w:rStyle w:val="KeyWord0"/>
          <w:highlight w:val="white"/>
        </w:rPr>
        <w:t>SizeOfRegister</w:t>
      </w:r>
      <w:r w:rsidRPr="00903DBA">
        <w:rPr>
          <w:highlight w:val="white"/>
        </w:rPr>
        <w:t xml:space="preserve"> method uses the </w:t>
      </w:r>
      <w:r w:rsidRPr="00903DBA">
        <w:rPr>
          <w:rStyle w:val="KeyWord0"/>
          <w:highlight w:val="white"/>
        </w:rPr>
        <w:t>m_registerSizeMap</w:t>
      </w:r>
      <w:r w:rsidRPr="00903DBA">
        <w:rPr>
          <w:highlight w:val="white"/>
        </w:rPr>
        <w:t xml:space="preserve"> map to look up and return the size of the register.</w:t>
      </w:r>
    </w:p>
    <w:p w14:paraId="31194B54" w14:textId="77777777" w:rsidR="00F273B3" w:rsidRPr="00903DBA" w:rsidRDefault="00F273B3" w:rsidP="00F273B3">
      <w:pPr>
        <w:pStyle w:val="Code"/>
        <w:rPr>
          <w:highlight w:val="white"/>
        </w:rPr>
      </w:pPr>
      <w:r w:rsidRPr="00903DBA">
        <w:rPr>
          <w:highlight w:val="white"/>
        </w:rPr>
        <w:t xml:space="preserve">    private static IDictionary&lt;Register,int&gt; m_registerSizeMap =</w:t>
      </w:r>
    </w:p>
    <w:p w14:paraId="326B998D" w14:textId="77777777" w:rsidR="00F273B3" w:rsidRPr="00903DBA" w:rsidRDefault="00F273B3" w:rsidP="00F273B3">
      <w:pPr>
        <w:pStyle w:val="Code"/>
        <w:rPr>
          <w:highlight w:val="white"/>
        </w:rPr>
      </w:pPr>
      <w:r w:rsidRPr="00903DBA">
        <w:rPr>
          <w:highlight w:val="white"/>
        </w:rPr>
        <w:t xml:space="preserve">      new Dictionary&lt;Register,int&gt;() {</w:t>
      </w:r>
    </w:p>
    <w:p w14:paraId="64EE8D5D" w14:textId="77777777" w:rsidR="00F273B3" w:rsidRPr="00903DBA" w:rsidRDefault="00F273B3" w:rsidP="00F273B3">
      <w:pPr>
        <w:pStyle w:val="Code"/>
        <w:rPr>
          <w:highlight w:val="white"/>
        </w:rPr>
      </w:pPr>
      <w:r w:rsidRPr="00903DBA">
        <w:rPr>
          <w:highlight w:val="white"/>
        </w:rPr>
        <w:t xml:space="preserve">       {Register.al, 1}, {Register.bl, 1}, {Register.cl, 1}, {Register.dl, 1},</w:t>
      </w:r>
    </w:p>
    <w:p w14:paraId="2EB20C24" w14:textId="77777777" w:rsidR="00F273B3" w:rsidRPr="00903DBA" w:rsidRDefault="00F273B3" w:rsidP="00F273B3">
      <w:pPr>
        <w:pStyle w:val="Code"/>
        <w:rPr>
          <w:highlight w:val="white"/>
        </w:rPr>
      </w:pPr>
      <w:r w:rsidRPr="00903DBA">
        <w:rPr>
          <w:highlight w:val="white"/>
        </w:rPr>
        <w:t xml:space="preserve">       {Register.ah, 1}, {Register.bh, 1}, {Register.ch, 1}, {Register.dh, 1},</w:t>
      </w:r>
    </w:p>
    <w:p w14:paraId="7F88955E" w14:textId="77777777" w:rsidR="00F273B3" w:rsidRPr="00903DBA" w:rsidRDefault="00F273B3" w:rsidP="00F273B3">
      <w:pPr>
        <w:pStyle w:val="Code"/>
        <w:rPr>
          <w:highlight w:val="white"/>
        </w:rPr>
      </w:pPr>
      <w:r w:rsidRPr="00903DBA">
        <w:rPr>
          <w:highlight w:val="white"/>
        </w:rPr>
        <w:t xml:space="preserve">       {Register.ax, 2}, {Register.bx, 2}, {Register.cx, 2}, {Register.dx, 2},</w:t>
      </w:r>
    </w:p>
    <w:p w14:paraId="35D7449D" w14:textId="0041FA11" w:rsidR="00F273B3" w:rsidRPr="00903DBA" w:rsidRDefault="00F273B3" w:rsidP="00F273B3">
      <w:pPr>
        <w:pStyle w:val="Code"/>
        <w:rPr>
          <w:highlight w:val="white"/>
        </w:rPr>
      </w:pPr>
      <w:r w:rsidRPr="00903DBA">
        <w:rPr>
          <w:highlight w:val="white"/>
        </w:rPr>
        <w:t xml:space="preserve">       {Register.eax,4}, {Register.ebx,4}, {Register.ecx,4}, {Register.edx,4},</w:t>
      </w:r>
    </w:p>
    <w:p w14:paraId="1E70127B" w14:textId="78372011" w:rsidR="00F273B3" w:rsidRPr="00903DBA" w:rsidRDefault="00F273B3" w:rsidP="00F273B3">
      <w:pPr>
        <w:pStyle w:val="Code"/>
        <w:rPr>
          <w:highlight w:val="white"/>
        </w:rPr>
      </w:pPr>
      <w:r w:rsidRPr="00903DBA">
        <w:rPr>
          <w:highlight w:val="white"/>
        </w:rPr>
        <w:t xml:space="preserve">       {Register.rax,8}, {Register.rbx,8}, {Register.rcx,8}, {Register.rdx,8},</w:t>
      </w:r>
    </w:p>
    <w:p w14:paraId="4C81AB2F" w14:textId="77777777" w:rsidR="00F273B3" w:rsidRPr="00903DBA" w:rsidRDefault="00F273B3" w:rsidP="00F273B3">
      <w:pPr>
        <w:pStyle w:val="Code"/>
        <w:rPr>
          <w:highlight w:val="white"/>
        </w:rPr>
      </w:pPr>
      <w:r w:rsidRPr="00903DBA">
        <w:rPr>
          <w:highlight w:val="white"/>
        </w:rPr>
        <w:t xml:space="preserve">       {Register.si, 2}, {Register.di, 2}, {Register.sp, 2}, {Register.bp, 2},</w:t>
      </w:r>
    </w:p>
    <w:p w14:paraId="25911440" w14:textId="3CF14BE4" w:rsidR="00F273B3" w:rsidRPr="00903DBA" w:rsidRDefault="00F273B3" w:rsidP="00F273B3">
      <w:pPr>
        <w:pStyle w:val="Code"/>
        <w:rPr>
          <w:highlight w:val="white"/>
        </w:rPr>
      </w:pPr>
      <w:r w:rsidRPr="00903DBA">
        <w:rPr>
          <w:highlight w:val="white"/>
        </w:rPr>
        <w:t xml:space="preserve">       {Register.esi,4}, {Register.edi,4}, {Register.esp,4}, {Register.ebp,4},</w:t>
      </w:r>
    </w:p>
    <w:p w14:paraId="49C29D7D" w14:textId="37136690" w:rsidR="00F273B3" w:rsidRPr="00903DBA" w:rsidRDefault="00F273B3" w:rsidP="00F273B3">
      <w:pPr>
        <w:pStyle w:val="Code"/>
        <w:rPr>
          <w:highlight w:val="white"/>
        </w:rPr>
      </w:pPr>
      <w:r w:rsidRPr="00903DBA">
        <w:rPr>
          <w:highlight w:val="white"/>
        </w:rPr>
        <w:t xml:space="preserve">       {Register.rsi,8}, {Register.rdi,8}, {Register.rsp,8}, {Register.rbp,</w:t>
      </w:r>
      <w:r w:rsidR="002563E3" w:rsidRPr="00903DBA">
        <w:rPr>
          <w:highlight w:val="white"/>
        </w:rPr>
        <w:t xml:space="preserve"> </w:t>
      </w:r>
      <w:r w:rsidRPr="00903DBA">
        <w:rPr>
          <w:highlight w:val="white"/>
        </w:rPr>
        <w:t>8}</w:t>
      </w:r>
    </w:p>
    <w:p w14:paraId="4A208DC4" w14:textId="77777777" w:rsidR="00F273B3" w:rsidRPr="00903DBA" w:rsidRDefault="00F273B3" w:rsidP="00F273B3">
      <w:pPr>
        <w:pStyle w:val="Code"/>
        <w:rPr>
          <w:highlight w:val="white"/>
        </w:rPr>
      </w:pPr>
      <w:r w:rsidRPr="00903DBA">
        <w:rPr>
          <w:highlight w:val="white"/>
        </w:rPr>
        <w:t xml:space="preserve">      };</w:t>
      </w:r>
    </w:p>
    <w:p w14:paraId="5DEB6B5F" w14:textId="77777777" w:rsidR="00F273B3" w:rsidRPr="00903DBA" w:rsidRDefault="00F273B3" w:rsidP="00F273B3">
      <w:pPr>
        <w:pStyle w:val="Code"/>
        <w:rPr>
          <w:highlight w:val="white"/>
        </w:rPr>
      </w:pPr>
    </w:p>
    <w:p w14:paraId="2B830D2E" w14:textId="77777777" w:rsidR="00F273B3" w:rsidRPr="00903DBA" w:rsidRDefault="00F273B3" w:rsidP="00F273B3">
      <w:pPr>
        <w:pStyle w:val="Code"/>
        <w:rPr>
          <w:highlight w:val="white"/>
        </w:rPr>
      </w:pPr>
      <w:r w:rsidRPr="00903DBA">
        <w:rPr>
          <w:highlight w:val="white"/>
        </w:rPr>
        <w:t xml:space="preserve">    public static int SizeOfRegister(Register register) {</w:t>
      </w:r>
    </w:p>
    <w:p w14:paraId="5D9D663D" w14:textId="77777777" w:rsidR="00F273B3" w:rsidRPr="00903DBA" w:rsidRDefault="00F273B3" w:rsidP="00F273B3">
      <w:pPr>
        <w:pStyle w:val="Code"/>
        <w:rPr>
          <w:highlight w:val="white"/>
        </w:rPr>
      </w:pPr>
      <w:r w:rsidRPr="00903DBA">
        <w:rPr>
          <w:highlight w:val="white"/>
        </w:rPr>
        <w:t xml:space="preserve">      return m_registerSizeMap[register];</w:t>
      </w:r>
    </w:p>
    <w:p w14:paraId="7A682BC4" w14:textId="77777777" w:rsidR="00F273B3" w:rsidRPr="00903DBA" w:rsidRDefault="00F273B3" w:rsidP="00F273B3">
      <w:pPr>
        <w:pStyle w:val="Code"/>
        <w:rPr>
          <w:highlight w:val="white"/>
        </w:rPr>
      </w:pPr>
      <w:r w:rsidRPr="00903DBA">
        <w:rPr>
          <w:highlight w:val="white"/>
        </w:rPr>
        <w:t xml:space="preserve">    }</w:t>
      </w:r>
    </w:p>
    <w:p w14:paraId="578CF480" w14:textId="7F207FB7" w:rsidR="00DF0E0B" w:rsidRPr="00903DBA" w:rsidRDefault="00DF0E0B" w:rsidP="0042441A">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converts a register to the given size.</w:t>
      </w:r>
      <w:r w:rsidR="0042441A" w:rsidRPr="00903DBA">
        <w:rPr>
          <w:highlight w:val="white"/>
        </w:rPr>
        <w:t xml:space="preserve"> The </w:t>
      </w:r>
      <w:r w:rsidR="004037D9" w:rsidRPr="00903DBA">
        <w:rPr>
          <w:rStyle w:val="KeyWord0"/>
          <w:highlight w:val="white"/>
        </w:rPr>
        <w:t>m_registerSet</w:t>
      </w:r>
      <w:r w:rsidR="003D7574" w:rsidRPr="00903DBA">
        <w:rPr>
          <w:highlight w:val="white"/>
        </w:rPr>
        <w:t xml:space="preserve"> set holds lists of registers of increasing sizes. Note that there are lists rather than sets</w:t>
      </w:r>
      <w:r w:rsidR="00C26D8B" w:rsidRPr="00903DBA">
        <w:rPr>
          <w:highlight w:val="white"/>
        </w:rPr>
        <w:t>,</w:t>
      </w:r>
      <w:r w:rsidR="003D7574" w:rsidRPr="00903DBA">
        <w:rPr>
          <w:highlight w:val="white"/>
        </w:rPr>
        <w:t xml:space="preserve"> because </w:t>
      </w:r>
      <w:r w:rsidR="00AA4FA6" w:rsidRPr="00903DBA">
        <w:rPr>
          <w:highlight w:val="white"/>
        </w:rPr>
        <w:t>the order of the registers is important.</w:t>
      </w:r>
    </w:p>
    <w:p w14:paraId="02D6AC1E" w14:textId="04EEE350" w:rsidR="00DF0E0B" w:rsidRPr="00903DBA" w:rsidRDefault="00DF0E0B" w:rsidP="00DF0E0B">
      <w:pPr>
        <w:pStyle w:val="Code"/>
        <w:rPr>
          <w:highlight w:val="white"/>
        </w:rPr>
      </w:pPr>
      <w:r w:rsidRPr="00903DBA">
        <w:rPr>
          <w:highlight w:val="white"/>
        </w:rPr>
        <w:t xml:space="preserve">    private static ISet&lt;IList&lt;Register&gt;&gt; </w:t>
      </w:r>
      <w:r w:rsidR="004037D9" w:rsidRPr="00903DBA">
        <w:rPr>
          <w:highlight w:val="white"/>
        </w:rPr>
        <w:t>m_registerSet</w:t>
      </w:r>
      <w:r w:rsidRPr="00903DBA">
        <w:rPr>
          <w:highlight w:val="white"/>
        </w:rPr>
        <w:t xml:space="preserve"> =</w:t>
      </w:r>
    </w:p>
    <w:p w14:paraId="0095B4F9" w14:textId="77777777" w:rsidR="00DF0E0B" w:rsidRPr="00903DBA" w:rsidRDefault="00DF0E0B" w:rsidP="00DF0E0B">
      <w:pPr>
        <w:pStyle w:val="Code"/>
        <w:rPr>
          <w:highlight w:val="white"/>
        </w:rPr>
      </w:pPr>
      <w:r w:rsidRPr="00903DBA">
        <w:rPr>
          <w:highlight w:val="white"/>
        </w:rPr>
        <w:t xml:space="preserve">      new HashSet&lt;IList&lt;Register&gt;&gt;() {</w:t>
      </w:r>
    </w:p>
    <w:p w14:paraId="0A4C5F2C" w14:textId="77777777" w:rsidR="00DF0E0B" w:rsidRPr="00903DBA" w:rsidRDefault="00DF0E0B" w:rsidP="00DF0E0B">
      <w:pPr>
        <w:pStyle w:val="Code"/>
        <w:rPr>
          <w:highlight w:val="white"/>
        </w:rPr>
      </w:pPr>
      <w:r w:rsidRPr="00903DBA">
        <w:rPr>
          <w:highlight w:val="white"/>
        </w:rPr>
        <w:t xml:space="preserve">        new Register[] {Register.al, Register.ax, Register.eax, Register.rax},</w:t>
      </w:r>
    </w:p>
    <w:p w14:paraId="2EEBD3A0" w14:textId="77777777" w:rsidR="00DF0E0B" w:rsidRPr="00903DBA" w:rsidRDefault="00DF0E0B" w:rsidP="00DF0E0B">
      <w:pPr>
        <w:pStyle w:val="Code"/>
        <w:rPr>
          <w:highlight w:val="white"/>
        </w:rPr>
      </w:pPr>
      <w:r w:rsidRPr="00903DBA">
        <w:rPr>
          <w:highlight w:val="white"/>
        </w:rPr>
        <w:lastRenderedPageBreak/>
        <w:t xml:space="preserve">        new Register[] {Register.bl, Register.bx, Register.ebx, Register.rbx},</w:t>
      </w:r>
    </w:p>
    <w:p w14:paraId="28227421" w14:textId="77777777" w:rsidR="00DF0E0B" w:rsidRPr="00903DBA" w:rsidRDefault="00DF0E0B" w:rsidP="00DF0E0B">
      <w:pPr>
        <w:pStyle w:val="Code"/>
        <w:rPr>
          <w:highlight w:val="white"/>
        </w:rPr>
      </w:pPr>
      <w:r w:rsidRPr="00903DBA">
        <w:rPr>
          <w:highlight w:val="white"/>
        </w:rPr>
        <w:t xml:space="preserve">        new Register[] {Register.cl, Register.cx, Register.ecx, Register.rcx},</w:t>
      </w:r>
    </w:p>
    <w:p w14:paraId="4CCDDB39" w14:textId="77777777" w:rsidR="00DF0E0B" w:rsidRPr="00903DBA" w:rsidRDefault="00DF0E0B" w:rsidP="00DF0E0B">
      <w:pPr>
        <w:pStyle w:val="Code"/>
        <w:rPr>
          <w:highlight w:val="white"/>
        </w:rPr>
      </w:pPr>
      <w:r w:rsidRPr="00903DBA">
        <w:rPr>
          <w:highlight w:val="white"/>
        </w:rPr>
        <w:t xml:space="preserve">        new Register[] {Register.dl, Register.dx, Register.edx, Register.rdx},</w:t>
      </w:r>
    </w:p>
    <w:p w14:paraId="092027D5" w14:textId="77777777" w:rsidR="00DF0E0B" w:rsidRPr="00903DBA" w:rsidRDefault="00DF0E0B" w:rsidP="00DF0E0B">
      <w:pPr>
        <w:pStyle w:val="Code"/>
        <w:rPr>
          <w:highlight w:val="white"/>
        </w:rPr>
      </w:pPr>
      <w:r w:rsidRPr="00903DBA">
        <w:rPr>
          <w:highlight w:val="white"/>
        </w:rPr>
        <w:t xml:space="preserve">        new Register[] {default(Register), Register.si,</w:t>
      </w:r>
    </w:p>
    <w:p w14:paraId="105FED41" w14:textId="7A3C3822" w:rsidR="00DF0E0B" w:rsidRPr="00903DBA" w:rsidRDefault="00DF0E0B" w:rsidP="00DF0E0B">
      <w:pPr>
        <w:pStyle w:val="Code"/>
        <w:rPr>
          <w:highlight w:val="white"/>
        </w:rPr>
      </w:pPr>
      <w:r w:rsidRPr="00903DBA">
        <w:rPr>
          <w:highlight w:val="white"/>
        </w:rPr>
        <w:t xml:space="preserve">                        Register.esi, Register.rsi},</w:t>
      </w:r>
    </w:p>
    <w:p w14:paraId="535E31F1" w14:textId="77777777" w:rsidR="00DF0E0B" w:rsidRPr="00903DBA" w:rsidRDefault="00DF0E0B" w:rsidP="00DF0E0B">
      <w:pPr>
        <w:pStyle w:val="Code"/>
        <w:rPr>
          <w:highlight w:val="white"/>
        </w:rPr>
      </w:pPr>
      <w:r w:rsidRPr="00903DBA">
        <w:rPr>
          <w:highlight w:val="white"/>
        </w:rPr>
        <w:t xml:space="preserve">        new Register[] {default(Register), Register.di,</w:t>
      </w:r>
    </w:p>
    <w:p w14:paraId="4B1D9E65" w14:textId="67606B39" w:rsidR="00DF0E0B" w:rsidRPr="00903DBA" w:rsidRDefault="00DF0E0B" w:rsidP="00DF0E0B">
      <w:pPr>
        <w:pStyle w:val="Code"/>
        <w:rPr>
          <w:highlight w:val="white"/>
        </w:rPr>
      </w:pPr>
      <w:r w:rsidRPr="00903DBA">
        <w:rPr>
          <w:highlight w:val="white"/>
        </w:rPr>
        <w:t xml:space="preserve">                        Register.edi, Register.rdi},</w:t>
      </w:r>
    </w:p>
    <w:p w14:paraId="51B0B2A5" w14:textId="77777777" w:rsidR="00DF0E0B" w:rsidRPr="00903DBA" w:rsidRDefault="00DF0E0B" w:rsidP="00DF0E0B">
      <w:pPr>
        <w:pStyle w:val="Code"/>
        <w:rPr>
          <w:highlight w:val="white"/>
        </w:rPr>
      </w:pPr>
      <w:r w:rsidRPr="00903DBA">
        <w:rPr>
          <w:highlight w:val="white"/>
        </w:rPr>
        <w:t xml:space="preserve">        new Register[] {default(Register), Register.bp,</w:t>
      </w:r>
    </w:p>
    <w:p w14:paraId="4A5262FB" w14:textId="6CFED91C" w:rsidR="00DF0E0B" w:rsidRPr="00903DBA" w:rsidRDefault="00DF0E0B" w:rsidP="00DF0E0B">
      <w:pPr>
        <w:pStyle w:val="Code"/>
        <w:rPr>
          <w:highlight w:val="white"/>
        </w:rPr>
      </w:pPr>
      <w:r w:rsidRPr="00903DBA">
        <w:rPr>
          <w:highlight w:val="white"/>
        </w:rPr>
        <w:t xml:space="preserve">                        Register.ebp, Register.rbp},</w:t>
      </w:r>
    </w:p>
    <w:p w14:paraId="1FA6591A" w14:textId="77777777" w:rsidR="00DF0E0B" w:rsidRPr="00903DBA" w:rsidRDefault="00DF0E0B" w:rsidP="00DF0E0B">
      <w:pPr>
        <w:pStyle w:val="Code"/>
        <w:rPr>
          <w:highlight w:val="white"/>
        </w:rPr>
      </w:pPr>
      <w:r w:rsidRPr="00903DBA">
        <w:rPr>
          <w:highlight w:val="white"/>
        </w:rPr>
        <w:t xml:space="preserve">        new Register[] {default(Register), Register.sp,</w:t>
      </w:r>
    </w:p>
    <w:p w14:paraId="55AC0C4D" w14:textId="767B7976" w:rsidR="00DF0E0B" w:rsidRPr="00903DBA" w:rsidRDefault="00DF0E0B" w:rsidP="00DF0E0B">
      <w:pPr>
        <w:pStyle w:val="Code"/>
        <w:rPr>
          <w:highlight w:val="white"/>
        </w:rPr>
      </w:pPr>
      <w:r w:rsidRPr="00903DBA">
        <w:rPr>
          <w:highlight w:val="white"/>
        </w:rPr>
        <w:t xml:space="preserve">                        Register.esp, Register.rsp}</w:t>
      </w:r>
    </w:p>
    <w:p w14:paraId="4460CD00" w14:textId="77777777" w:rsidR="00DF0E0B" w:rsidRPr="00903DBA" w:rsidRDefault="00DF0E0B" w:rsidP="00DF0E0B">
      <w:pPr>
        <w:pStyle w:val="Code"/>
        <w:rPr>
          <w:highlight w:val="white"/>
        </w:rPr>
      </w:pPr>
      <w:r w:rsidRPr="00903DBA">
        <w:rPr>
          <w:highlight w:val="white"/>
        </w:rPr>
        <w:t xml:space="preserve">      };</w:t>
      </w:r>
    </w:p>
    <w:p w14:paraId="50A54979" w14:textId="36C291EB" w:rsidR="00DF0E0B" w:rsidRPr="00903DBA" w:rsidRDefault="00AA4FA6" w:rsidP="00AA4FA6">
      <w:pPr>
        <w:rPr>
          <w:highlight w:val="white"/>
        </w:rPr>
      </w:pPr>
      <w:r w:rsidRPr="00903DBA">
        <w:rPr>
          <w:highlight w:val="white"/>
        </w:rPr>
        <w:t xml:space="preserve">The </w:t>
      </w:r>
      <w:r w:rsidRPr="00903DBA">
        <w:rPr>
          <w:rStyle w:val="KeyWord0"/>
          <w:highlight w:val="white"/>
        </w:rPr>
        <w:t>m_sizeToIndexMap</w:t>
      </w:r>
      <w:r w:rsidRPr="00903DBA">
        <w:rPr>
          <w:highlight w:val="white"/>
        </w:rPr>
        <w:t xml:space="preserve"> </w:t>
      </w:r>
      <w:r w:rsidR="00F26FD1" w:rsidRPr="00903DBA">
        <w:rPr>
          <w:highlight w:val="white"/>
        </w:rPr>
        <w:t xml:space="preserve">map maps the size of the registers to the index in the register lists of the </w:t>
      </w:r>
      <w:r w:rsidR="004037D9" w:rsidRPr="00903DBA">
        <w:rPr>
          <w:rStyle w:val="KeyWord0"/>
          <w:highlight w:val="white"/>
        </w:rPr>
        <w:t>m_registerSet</w:t>
      </w:r>
      <w:r w:rsidR="00F26FD1" w:rsidRPr="00903DBA">
        <w:rPr>
          <w:highlight w:val="white"/>
        </w:rPr>
        <w:t xml:space="preserve"> set above.</w:t>
      </w:r>
    </w:p>
    <w:p w14:paraId="700083F1" w14:textId="77777777" w:rsidR="00DF0E0B" w:rsidRPr="00903DBA" w:rsidRDefault="00DF0E0B" w:rsidP="00DF0E0B">
      <w:pPr>
        <w:pStyle w:val="Code"/>
        <w:rPr>
          <w:highlight w:val="white"/>
        </w:rPr>
      </w:pPr>
      <w:r w:rsidRPr="00903DBA">
        <w:rPr>
          <w:highlight w:val="white"/>
        </w:rPr>
        <w:t xml:space="preserve">    private static IDictionary&lt;int,int&gt; m_sizeToIndexMap =</w:t>
      </w:r>
    </w:p>
    <w:p w14:paraId="5ED29E59" w14:textId="77777777" w:rsidR="00DF0E0B" w:rsidRPr="00903DBA" w:rsidRDefault="00DF0E0B" w:rsidP="00DF0E0B">
      <w:pPr>
        <w:pStyle w:val="Code"/>
        <w:rPr>
          <w:highlight w:val="white"/>
        </w:rPr>
      </w:pPr>
      <w:r w:rsidRPr="00903DBA">
        <w:rPr>
          <w:highlight w:val="white"/>
        </w:rPr>
        <w:t xml:space="preserve">      new Dictionary&lt;int, int&gt;() {{1, 0}, {2, 1}, {4, 2}, {8, 3}};</w:t>
      </w:r>
    </w:p>
    <w:p w14:paraId="5111A874" w14:textId="5275CDCE" w:rsidR="00DF0E0B" w:rsidRPr="00903DBA" w:rsidRDefault="00D573CF" w:rsidP="002B21D0">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returns the register with the given size. </w:t>
      </w:r>
      <w:r w:rsidR="002B21D0" w:rsidRPr="00903DBA">
        <w:rPr>
          <w:highlight w:val="white"/>
        </w:rPr>
        <w:t>If the register already hold</w:t>
      </w:r>
      <w:r w:rsidR="0042441A" w:rsidRPr="00903DBA">
        <w:rPr>
          <w:highlight w:val="white"/>
        </w:rPr>
        <w:t>s</w:t>
      </w:r>
      <w:r w:rsidR="002B21D0" w:rsidRPr="00903DBA">
        <w:rPr>
          <w:highlight w:val="white"/>
        </w:rPr>
        <w:t xml:space="preserve"> the given size, we just return the register.</w:t>
      </w:r>
    </w:p>
    <w:p w14:paraId="2D78481A" w14:textId="77777777" w:rsidR="00DF0E0B" w:rsidRPr="00903DBA" w:rsidRDefault="00DF0E0B" w:rsidP="00DF0E0B">
      <w:pPr>
        <w:pStyle w:val="Code"/>
        <w:rPr>
          <w:highlight w:val="white"/>
        </w:rPr>
      </w:pPr>
      <w:r w:rsidRPr="00903DBA">
        <w:rPr>
          <w:highlight w:val="white"/>
        </w:rPr>
        <w:t xml:space="preserve">    public static Register RegisterToSize(Register register, int size) {</w:t>
      </w:r>
    </w:p>
    <w:p w14:paraId="7A72DEBD" w14:textId="77777777" w:rsidR="00DF0E0B" w:rsidRPr="00903DBA" w:rsidRDefault="00DF0E0B" w:rsidP="00DF0E0B">
      <w:pPr>
        <w:pStyle w:val="Code"/>
        <w:rPr>
          <w:highlight w:val="white"/>
        </w:rPr>
      </w:pPr>
      <w:r w:rsidRPr="00903DBA">
        <w:rPr>
          <w:highlight w:val="white"/>
        </w:rPr>
        <w:t xml:space="preserve">      if (m_registerSizeMap[register] == size) {</w:t>
      </w:r>
    </w:p>
    <w:p w14:paraId="23D7FBF0" w14:textId="77777777" w:rsidR="00DF0E0B" w:rsidRPr="00903DBA" w:rsidRDefault="00DF0E0B" w:rsidP="00DF0E0B">
      <w:pPr>
        <w:pStyle w:val="Code"/>
        <w:rPr>
          <w:highlight w:val="white"/>
        </w:rPr>
      </w:pPr>
      <w:r w:rsidRPr="00903DBA">
        <w:rPr>
          <w:highlight w:val="white"/>
        </w:rPr>
        <w:t xml:space="preserve">        return register;</w:t>
      </w:r>
    </w:p>
    <w:p w14:paraId="2FE8E2A8" w14:textId="77777777" w:rsidR="00DF0E0B" w:rsidRPr="00903DBA" w:rsidRDefault="00DF0E0B" w:rsidP="00DF0E0B">
      <w:pPr>
        <w:pStyle w:val="Code"/>
        <w:rPr>
          <w:highlight w:val="white"/>
        </w:rPr>
      </w:pPr>
      <w:r w:rsidRPr="00903DBA">
        <w:rPr>
          <w:highlight w:val="white"/>
        </w:rPr>
        <w:t xml:space="preserve">      }</w:t>
      </w:r>
    </w:p>
    <w:p w14:paraId="7E2586B7" w14:textId="70499624" w:rsidR="002B21D0" w:rsidRPr="00903DBA" w:rsidRDefault="002B21D0" w:rsidP="002B21D0">
      <w:pPr>
        <w:rPr>
          <w:highlight w:val="white"/>
        </w:rPr>
      </w:pPr>
      <w:r w:rsidRPr="00903DBA">
        <w:rPr>
          <w:highlight w:val="white"/>
        </w:rPr>
        <w:t xml:space="preserve">Otherwise, we iterate through the </w:t>
      </w:r>
      <w:r w:rsidR="004037D9" w:rsidRPr="00903DBA">
        <w:rPr>
          <w:rStyle w:val="KeyWord0"/>
          <w:highlight w:val="white"/>
        </w:rPr>
        <w:t>m_registerSet</w:t>
      </w:r>
      <w:r w:rsidRPr="00903DBA">
        <w:rPr>
          <w:highlight w:val="white"/>
        </w:rPr>
        <w:t xml:space="preserve"> set, </w:t>
      </w:r>
      <w:r w:rsidR="0042441A" w:rsidRPr="00903DBA">
        <w:rPr>
          <w:highlight w:val="white"/>
        </w:rPr>
        <w:t xml:space="preserve">and check </w:t>
      </w:r>
      <w:r w:rsidR="00F26FD1" w:rsidRPr="00903DBA">
        <w:rPr>
          <w:highlight w:val="white"/>
        </w:rPr>
        <w:t xml:space="preserve">if </w:t>
      </w:r>
      <w:r w:rsidR="0042441A" w:rsidRPr="00903DBA">
        <w:rPr>
          <w:highlight w:val="white"/>
        </w:rPr>
        <w:t xml:space="preserve">any of the register sets contains the register. If it </w:t>
      </w:r>
      <w:r w:rsidR="00F26FD1" w:rsidRPr="00903DBA">
        <w:rPr>
          <w:highlight w:val="white"/>
        </w:rPr>
        <w:t>contains the register</w:t>
      </w:r>
      <w:r w:rsidR="00C12FE7" w:rsidRPr="00903DBA">
        <w:rPr>
          <w:highlight w:val="white"/>
        </w:rPr>
        <w:t>,</w:t>
      </w:r>
      <w:r w:rsidR="00F26FD1" w:rsidRPr="00903DBA">
        <w:rPr>
          <w:highlight w:val="white"/>
        </w:rPr>
        <w:t xml:space="preserve"> we </w:t>
      </w:r>
      <w:r w:rsidR="00303A7B" w:rsidRPr="00903DBA">
        <w:rPr>
          <w:highlight w:val="white"/>
        </w:rPr>
        <w:t xml:space="preserve">return the register on the index in the list </w:t>
      </w:r>
      <w:r w:rsidR="00F26FD1" w:rsidRPr="00903DBA">
        <w:rPr>
          <w:highlight w:val="white"/>
        </w:rPr>
        <w:t>corre</w:t>
      </w:r>
      <w:r w:rsidR="00303A7B" w:rsidRPr="00903DBA">
        <w:rPr>
          <w:highlight w:val="white"/>
        </w:rPr>
        <w:t>s</w:t>
      </w:r>
      <w:r w:rsidR="00F26FD1" w:rsidRPr="00903DBA">
        <w:rPr>
          <w:highlight w:val="white"/>
        </w:rPr>
        <w:t xml:space="preserve">ponding to the size </w:t>
      </w:r>
      <w:r w:rsidR="00303A7B" w:rsidRPr="00903DBA">
        <w:rPr>
          <w:highlight w:val="white"/>
        </w:rPr>
        <w:t>of the register.</w:t>
      </w:r>
    </w:p>
    <w:p w14:paraId="4531983B" w14:textId="117487E9" w:rsidR="00DF0E0B" w:rsidRPr="00903DBA" w:rsidRDefault="00DF0E0B" w:rsidP="00DF0E0B">
      <w:pPr>
        <w:pStyle w:val="Code"/>
        <w:rPr>
          <w:highlight w:val="white"/>
        </w:rPr>
      </w:pPr>
      <w:r w:rsidRPr="00903DBA">
        <w:rPr>
          <w:highlight w:val="white"/>
        </w:rPr>
        <w:t xml:space="preserve">      foreach (IList&lt;Register&gt; registerList in </w:t>
      </w:r>
      <w:r w:rsidR="004037D9" w:rsidRPr="00903DBA">
        <w:rPr>
          <w:highlight w:val="white"/>
        </w:rPr>
        <w:t>m_registerSet</w:t>
      </w:r>
      <w:r w:rsidRPr="00903DBA">
        <w:rPr>
          <w:highlight w:val="white"/>
        </w:rPr>
        <w:t>) {</w:t>
      </w:r>
    </w:p>
    <w:p w14:paraId="1AA9E441" w14:textId="77777777" w:rsidR="00DF0E0B" w:rsidRPr="00903DBA" w:rsidRDefault="00DF0E0B" w:rsidP="00DF0E0B">
      <w:pPr>
        <w:pStyle w:val="Code"/>
        <w:rPr>
          <w:highlight w:val="white"/>
        </w:rPr>
      </w:pPr>
      <w:r w:rsidRPr="00903DBA">
        <w:rPr>
          <w:highlight w:val="white"/>
        </w:rPr>
        <w:t xml:space="preserve">        if (registerList.Contains(register)) {</w:t>
      </w:r>
    </w:p>
    <w:p w14:paraId="02A65CC5" w14:textId="77777777" w:rsidR="00DF0E0B" w:rsidRPr="00903DBA" w:rsidRDefault="00DF0E0B" w:rsidP="00DF0E0B">
      <w:pPr>
        <w:pStyle w:val="Code"/>
        <w:rPr>
          <w:highlight w:val="white"/>
        </w:rPr>
      </w:pPr>
      <w:r w:rsidRPr="00903DBA">
        <w:rPr>
          <w:highlight w:val="white"/>
        </w:rPr>
        <w:t xml:space="preserve">          int index = m_sizeToIndexMap[size];</w:t>
      </w:r>
    </w:p>
    <w:p w14:paraId="4341AC29" w14:textId="77777777" w:rsidR="00DF0E0B" w:rsidRPr="00903DBA" w:rsidRDefault="00DF0E0B" w:rsidP="00DF0E0B">
      <w:pPr>
        <w:pStyle w:val="Code"/>
        <w:rPr>
          <w:highlight w:val="white"/>
        </w:rPr>
      </w:pPr>
      <w:r w:rsidRPr="00903DBA">
        <w:rPr>
          <w:highlight w:val="white"/>
        </w:rPr>
        <w:t xml:space="preserve">          Assert.ErrorXXX((index &gt;= 0) &amp;&amp; (index &lt; registerList.Count));</w:t>
      </w:r>
    </w:p>
    <w:p w14:paraId="49767C62" w14:textId="77777777" w:rsidR="00DF0E0B" w:rsidRPr="00903DBA" w:rsidRDefault="00DF0E0B" w:rsidP="00DF0E0B">
      <w:pPr>
        <w:pStyle w:val="Code"/>
        <w:rPr>
          <w:highlight w:val="white"/>
        </w:rPr>
      </w:pPr>
      <w:r w:rsidRPr="00903DBA">
        <w:rPr>
          <w:highlight w:val="white"/>
        </w:rPr>
        <w:t xml:space="preserve">          return registerList[index];</w:t>
      </w:r>
    </w:p>
    <w:p w14:paraId="618EA420" w14:textId="77777777" w:rsidR="00DF0E0B" w:rsidRPr="00903DBA" w:rsidRDefault="00DF0E0B" w:rsidP="00DF0E0B">
      <w:pPr>
        <w:pStyle w:val="Code"/>
        <w:rPr>
          <w:highlight w:val="white"/>
        </w:rPr>
      </w:pPr>
      <w:r w:rsidRPr="00903DBA">
        <w:rPr>
          <w:highlight w:val="white"/>
        </w:rPr>
        <w:t xml:space="preserve">        }</w:t>
      </w:r>
    </w:p>
    <w:p w14:paraId="383B4860" w14:textId="77777777" w:rsidR="00DF0E0B" w:rsidRPr="00903DBA" w:rsidRDefault="00DF0E0B" w:rsidP="00DF0E0B">
      <w:pPr>
        <w:pStyle w:val="Code"/>
        <w:rPr>
          <w:highlight w:val="white"/>
        </w:rPr>
      </w:pPr>
      <w:r w:rsidRPr="00903DBA">
        <w:rPr>
          <w:highlight w:val="white"/>
        </w:rPr>
        <w:t xml:space="preserve">      }</w:t>
      </w:r>
    </w:p>
    <w:p w14:paraId="5554622A" w14:textId="77777777" w:rsidR="00DF0E0B" w:rsidRPr="00903DBA" w:rsidRDefault="00DF0E0B" w:rsidP="00DF0E0B">
      <w:pPr>
        <w:pStyle w:val="Code"/>
        <w:rPr>
          <w:highlight w:val="white"/>
        </w:rPr>
      </w:pPr>
    </w:p>
    <w:p w14:paraId="2146D68D" w14:textId="77777777" w:rsidR="00DF0E0B" w:rsidRPr="00903DBA" w:rsidRDefault="00DF0E0B" w:rsidP="00DF0E0B">
      <w:pPr>
        <w:pStyle w:val="Code"/>
        <w:rPr>
          <w:highlight w:val="white"/>
        </w:rPr>
      </w:pPr>
      <w:r w:rsidRPr="00903DBA">
        <w:rPr>
          <w:highlight w:val="white"/>
        </w:rPr>
        <w:t xml:space="preserve">      Assert.ErrorXXX(false);</w:t>
      </w:r>
    </w:p>
    <w:p w14:paraId="35A1AB47" w14:textId="77777777" w:rsidR="00DF0E0B" w:rsidRPr="00903DBA" w:rsidRDefault="00DF0E0B" w:rsidP="00DF0E0B">
      <w:pPr>
        <w:pStyle w:val="Code"/>
        <w:rPr>
          <w:highlight w:val="white"/>
        </w:rPr>
      </w:pPr>
      <w:r w:rsidRPr="00903DBA">
        <w:rPr>
          <w:highlight w:val="white"/>
        </w:rPr>
        <w:t xml:space="preserve">      return default(Register);</w:t>
      </w:r>
    </w:p>
    <w:p w14:paraId="16348448" w14:textId="77777777" w:rsidR="00DF0E0B" w:rsidRPr="00903DBA" w:rsidRDefault="00DF0E0B" w:rsidP="00DF0E0B">
      <w:pPr>
        <w:pStyle w:val="Code"/>
        <w:rPr>
          <w:highlight w:val="white"/>
        </w:rPr>
      </w:pPr>
      <w:r w:rsidRPr="00903DBA">
        <w:rPr>
          <w:highlight w:val="white"/>
        </w:rPr>
        <w:t xml:space="preserve">    }</w:t>
      </w:r>
    </w:p>
    <w:p w14:paraId="036C7658" w14:textId="544BB547" w:rsidR="002B63B5" w:rsidRPr="00903DBA" w:rsidRDefault="0094375E" w:rsidP="0097122C">
      <w:pPr>
        <w:rPr>
          <w:highlight w:val="white"/>
        </w:rPr>
      </w:pPr>
      <w:r w:rsidRPr="00903DBA">
        <w:rPr>
          <w:highlight w:val="white"/>
        </w:rPr>
        <w:t>T</w:t>
      </w:r>
      <w:r w:rsidR="0097122C" w:rsidRPr="00903DBA">
        <w:rPr>
          <w:highlight w:val="white"/>
        </w:rPr>
        <w:t xml:space="preserve">he </w:t>
      </w:r>
      <w:r w:rsidR="0097122C" w:rsidRPr="00903DBA">
        <w:rPr>
          <w:rStyle w:val="KeyWord0"/>
          <w:highlight w:val="white"/>
        </w:rPr>
        <w:t>SizeOfOperator</w:t>
      </w:r>
      <w:r w:rsidR="0097122C" w:rsidRPr="00903DBA">
        <w:rPr>
          <w:highlight w:val="white"/>
        </w:rPr>
        <w:t xml:space="preserve"> method returns the size of the operator.</w:t>
      </w:r>
      <w:r w:rsidRPr="00903DBA">
        <w:rPr>
          <w:highlight w:val="white"/>
        </w:rPr>
        <w:t xml:space="preserve"> We </w:t>
      </w:r>
      <w:r w:rsidR="00902D36" w:rsidRPr="00903DBA">
        <w:rPr>
          <w:highlight w:val="white"/>
        </w:rPr>
        <w:t>obtain</w:t>
      </w:r>
      <w:r w:rsidRPr="00903DBA">
        <w:rPr>
          <w:highlight w:val="white"/>
        </w:rPr>
        <w:t xml:space="preserve"> the name of the operator</w:t>
      </w:r>
      <w:r w:rsidR="00902D36" w:rsidRPr="00903DBA">
        <w:rPr>
          <w:highlight w:val="white"/>
        </w:rPr>
        <w:t xml:space="preserve"> by calling the </w:t>
      </w:r>
      <w:r w:rsidR="00902D36" w:rsidRPr="00903DBA">
        <w:rPr>
          <w:rStyle w:val="KeyWord0"/>
          <w:highlight w:val="white"/>
        </w:rPr>
        <w:t>GetName</w:t>
      </w:r>
      <w:r w:rsidR="00902D36" w:rsidRPr="00903DBA">
        <w:rPr>
          <w:highlight w:val="white"/>
        </w:rPr>
        <w:t xml:space="preserve"> method in the </w:t>
      </w:r>
      <w:r w:rsidR="00902D36" w:rsidRPr="00903DBA">
        <w:rPr>
          <w:rStyle w:val="KeyWord0"/>
          <w:highlight w:val="white"/>
        </w:rPr>
        <w:t>Enum</w:t>
      </w:r>
      <w:r w:rsidR="00902D36" w:rsidRPr="00903DBA">
        <w:rPr>
          <w:highlight w:val="white"/>
        </w:rPr>
        <w:t xml:space="preserve"> class, </w:t>
      </w:r>
      <w:r w:rsidRPr="00903DBA">
        <w:rPr>
          <w:highlight w:val="white"/>
        </w:rPr>
        <w:t xml:space="preserve">and test whether is holds </w:t>
      </w:r>
      <w:r w:rsidR="00902D36" w:rsidRPr="00903DBA">
        <w:rPr>
          <w:highlight w:val="white"/>
        </w:rPr>
        <w:t>the suffix “byte”, “word”, “dword”, or “qword”.</w:t>
      </w:r>
      <w:r w:rsidR="00102EEF" w:rsidRPr="00903DBA">
        <w:rPr>
          <w:highlight w:val="white"/>
        </w:rPr>
        <w:t xml:space="preserve">, in which cases the operator size is one, two, four, or </w:t>
      </w:r>
      <w:r w:rsidR="00E41CC8" w:rsidRPr="00903DBA">
        <w:rPr>
          <w:highlight w:val="white"/>
        </w:rPr>
        <w:t>e</w:t>
      </w:r>
      <w:r w:rsidR="00102EEF" w:rsidRPr="00903DBA">
        <w:rPr>
          <w:highlight w:val="white"/>
        </w:rPr>
        <w:t>ight bytes.</w:t>
      </w:r>
    </w:p>
    <w:p w14:paraId="4E7160F3" w14:textId="77777777" w:rsidR="00E41CC8" w:rsidRPr="00903DBA" w:rsidRDefault="00E41CC8" w:rsidP="00E41CC8">
      <w:pPr>
        <w:pStyle w:val="Code"/>
        <w:rPr>
          <w:highlight w:val="white"/>
        </w:rPr>
      </w:pPr>
      <w:r w:rsidRPr="00903DBA">
        <w:rPr>
          <w:highlight w:val="white"/>
        </w:rPr>
        <w:t xml:space="preserve">    public static int SizeOfOperator(AssemblyOperator objectOp) {</w:t>
      </w:r>
    </w:p>
    <w:p w14:paraId="6EA12C48" w14:textId="77777777" w:rsidR="00E41CC8" w:rsidRPr="00903DBA" w:rsidRDefault="00E41CC8" w:rsidP="00E41CC8">
      <w:pPr>
        <w:pStyle w:val="Code"/>
        <w:rPr>
          <w:highlight w:val="white"/>
        </w:rPr>
      </w:pPr>
      <w:r w:rsidRPr="00903DBA">
        <w:rPr>
          <w:highlight w:val="white"/>
        </w:rPr>
        <w:t xml:space="preserve">      string name = Enum.GetName(typeof(AssemblyOperator), objectOp);</w:t>
      </w:r>
    </w:p>
    <w:p w14:paraId="382CB679" w14:textId="77777777" w:rsidR="00E41CC8" w:rsidRPr="00903DBA" w:rsidRDefault="00E41CC8" w:rsidP="00E41CC8">
      <w:pPr>
        <w:pStyle w:val="Code"/>
        <w:rPr>
          <w:highlight w:val="white"/>
        </w:rPr>
      </w:pPr>
      <w:r w:rsidRPr="00903DBA">
        <w:rPr>
          <w:highlight w:val="white"/>
        </w:rPr>
        <w:t xml:space="preserve">      string suffix = name.Substring(name.IndexOf("_") + 1);</w:t>
      </w:r>
    </w:p>
    <w:p w14:paraId="26612496" w14:textId="77777777" w:rsidR="00E41CC8" w:rsidRPr="00903DBA" w:rsidRDefault="00E41CC8" w:rsidP="00E41CC8">
      <w:pPr>
        <w:pStyle w:val="Code"/>
        <w:rPr>
          <w:highlight w:val="white"/>
        </w:rPr>
      </w:pPr>
    </w:p>
    <w:p w14:paraId="77C56628" w14:textId="77777777" w:rsidR="00E41CC8" w:rsidRPr="00903DBA" w:rsidRDefault="00E41CC8" w:rsidP="00E41CC8">
      <w:pPr>
        <w:pStyle w:val="Code"/>
        <w:rPr>
          <w:highlight w:val="white"/>
        </w:rPr>
      </w:pPr>
      <w:r w:rsidRPr="00903DBA">
        <w:rPr>
          <w:highlight w:val="white"/>
        </w:rPr>
        <w:t xml:space="preserve">      switch (suffix) {</w:t>
      </w:r>
    </w:p>
    <w:p w14:paraId="6AECFA4D" w14:textId="77777777" w:rsidR="00E41CC8" w:rsidRPr="00903DBA" w:rsidRDefault="00E41CC8" w:rsidP="00E41CC8">
      <w:pPr>
        <w:pStyle w:val="Code"/>
        <w:rPr>
          <w:highlight w:val="white"/>
        </w:rPr>
      </w:pPr>
      <w:r w:rsidRPr="00903DBA">
        <w:rPr>
          <w:highlight w:val="white"/>
        </w:rPr>
        <w:t xml:space="preserve">        case "byte":</w:t>
      </w:r>
    </w:p>
    <w:p w14:paraId="204B39DC" w14:textId="77777777" w:rsidR="00E41CC8" w:rsidRPr="00903DBA" w:rsidRDefault="00E41CC8" w:rsidP="00E41CC8">
      <w:pPr>
        <w:pStyle w:val="Code"/>
        <w:rPr>
          <w:highlight w:val="white"/>
        </w:rPr>
      </w:pPr>
      <w:r w:rsidRPr="00903DBA">
        <w:rPr>
          <w:highlight w:val="white"/>
        </w:rPr>
        <w:t xml:space="preserve">          return 1;</w:t>
      </w:r>
    </w:p>
    <w:p w14:paraId="00F77754" w14:textId="77777777" w:rsidR="00E41CC8" w:rsidRPr="00903DBA" w:rsidRDefault="00E41CC8" w:rsidP="00E41CC8">
      <w:pPr>
        <w:pStyle w:val="Code"/>
        <w:rPr>
          <w:highlight w:val="white"/>
        </w:rPr>
      </w:pPr>
    </w:p>
    <w:p w14:paraId="30A99327" w14:textId="77777777" w:rsidR="00E41CC8" w:rsidRPr="00903DBA" w:rsidRDefault="00E41CC8" w:rsidP="00E41CC8">
      <w:pPr>
        <w:pStyle w:val="Code"/>
        <w:rPr>
          <w:highlight w:val="white"/>
        </w:rPr>
      </w:pPr>
      <w:r w:rsidRPr="00903DBA">
        <w:rPr>
          <w:highlight w:val="white"/>
        </w:rPr>
        <w:t xml:space="preserve">        case "word":</w:t>
      </w:r>
    </w:p>
    <w:p w14:paraId="747F1D80" w14:textId="77777777" w:rsidR="00E41CC8" w:rsidRPr="00903DBA" w:rsidRDefault="00E41CC8" w:rsidP="00E41CC8">
      <w:pPr>
        <w:pStyle w:val="Code"/>
        <w:rPr>
          <w:highlight w:val="white"/>
        </w:rPr>
      </w:pPr>
      <w:r w:rsidRPr="00903DBA">
        <w:rPr>
          <w:highlight w:val="white"/>
        </w:rPr>
        <w:t xml:space="preserve">          return 2;</w:t>
      </w:r>
    </w:p>
    <w:p w14:paraId="4B9BB724" w14:textId="77777777" w:rsidR="00E41CC8" w:rsidRPr="00903DBA" w:rsidRDefault="00E41CC8" w:rsidP="00E41CC8">
      <w:pPr>
        <w:pStyle w:val="Code"/>
        <w:rPr>
          <w:highlight w:val="white"/>
        </w:rPr>
      </w:pPr>
    </w:p>
    <w:p w14:paraId="2FCDB712" w14:textId="77777777" w:rsidR="00E41CC8" w:rsidRPr="00903DBA" w:rsidRDefault="00E41CC8" w:rsidP="00E41CC8">
      <w:pPr>
        <w:pStyle w:val="Code"/>
        <w:rPr>
          <w:highlight w:val="white"/>
        </w:rPr>
      </w:pPr>
      <w:r w:rsidRPr="00903DBA">
        <w:rPr>
          <w:highlight w:val="white"/>
        </w:rPr>
        <w:lastRenderedPageBreak/>
        <w:t xml:space="preserve">        case "dword":</w:t>
      </w:r>
    </w:p>
    <w:p w14:paraId="01F502F6" w14:textId="77777777" w:rsidR="00E41CC8" w:rsidRPr="00903DBA" w:rsidRDefault="00E41CC8" w:rsidP="00E41CC8">
      <w:pPr>
        <w:pStyle w:val="Code"/>
        <w:rPr>
          <w:highlight w:val="white"/>
        </w:rPr>
      </w:pPr>
      <w:r w:rsidRPr="00903DBA">
        <w:rPr>
          <w:highlight w:val="white"/>
        </w:rPr>
        <w:t xml:space="preserve">          return 4;</w:t>
      </w:r>
    </w:p>
    <w:p w14:paraId="2F7F4D8B" w14:textId="77777777" w:rsidR="00E41CC8" w:rsidRPr="00903DBA" w:rsidRDefault="00E41CC8" w:rsidP="00E41CC8">
      <w:pPr>
        <w:pStyle w:val="Code"/>
        <w:rPr>
          <w:highlight w:val="white"/>
        </w:rPr>
      </w:pPr>
    </w:p>
    <w:p w14:paraId="41CE8D7D" w14:textId="77777777" w:rsidR="00E41CC8" w:rsidRPr="00903DBA" w:rsidRDefault="00E41CC8" w:rsidP="00E41CC8">
      <w:pPr>
        <w:pStyle w:val="Code"/>
        <w:rPr>
          <w:highlight w:val="white"/>
        </w:rPr>
      </w:pPr>
      <w:r w:rsidRPr="00903DBA">
        <w:rPr>
          <w:highlight w:val="white"/>
        </w:rPr>
        <w:t xml:space="preserve">        default: // "qword":</w:t>
      </w:r>
    </w:p>
    <w:p w14:paraId="2C16C389" w14:textId="77777777" w:rsidR="00E41CC8" w:rsidRPr="00903DBA" w:rsidRDefault="00E41CC8" w:rsidP="00E41CC8">
      <w:pPr>
        <w:pStyle w:val="Code"/>
        <w:rPr>
          <w:highlight w:val="white"/>
        </w:rPr>
      </w:pPr>
      <w:r w:rsidRPr="00903DBA">
        <w:rPr>
          <w:highlight w:val="white"/>
        </w:rPr>
        <w:t xml:space="preserve">          return 8;</w:t>
      </w:r>
    </w:p>
    <w:p w14:paraId="0058316B" w14:textId="77777777" w:rsidR="00E41CC8" w:rsidRPr="00903DBA" w:rsidRDefault="00E41CC8" w:rsidP="00E41CC8">
      <w:pPr>
        <w:pStyle w:val="Code"/>
        <w:rPr>
          <w:highlight w:val="white"/>
        </w:rPr>
      </w:pPr>
      <w:r w:rsidRPr="00903DBA">
        <w:rPr>
          <w:highlight w:val="white"/>
        </w:rPr>
        <w:t xml:space="preserve">      }</w:t>
      </w:r>
    </w:p>
    <w:p w14:paraId="526C96C2" w14:textId="77777777" w:rsidR="00E41CC8" w:rsidRPr="00903DBA" w:rsidRDefault="00E41CC8" w:rsidP="00E41CC8">
      <w:pPr>
        <w:pStyle w:val="Code"/>
        <w:rPr>
          <w:highlight w:val="white"/>
        </w:rPr>
      </w:pPr>
      <w:r w:rsidRPr="00903DBA">
        <w:rPr>
          <w:highlight w:val="white"/>
        </w:rPr>
        <w:t xml:space="preserve">    }</w:t>
      </w:r>
    </w:p>
    <w:p w14:paraId="0939C666" w14:textId="59397D37" w:rsidR="002B63B5" w:rsidRPr="00903DBA" w:rsidRDefault="00E23E19" w:rsidP="00E23E19">
      <w:pPr>
        <w:rPr>
          <w:highlight w:val="white"/>
        </w:rPr>
      </w:pPr>
      <w:r w:rsidRPr="00903DBA">
        <w:rPr>
          <w:highlight w:val="white"/>
        </w:rPr>
        <w:t xml:space="preserve">The </w:t>
      </w:r>
      <w:r w:rsidRPr="00903DBA">
        <w:rPr>
          <w:rStyle w:val="KeyWord0"/>
          <w:highlight w:val="white"/>
        </w:rPr>
        <w:t>OperatorToSize</w:t>
      </w:r>
      <w:r w:rsidRPr="00903DBA">
        <w:rPr>
          <w:highlight w:val="white"/>
        </w:rPr>
        <w:t xml:space="preserve"> method </w:t>
      </w:r>
      <w:r w:rsidR="00717F58" w:rsidRPr="00903DBA">
        <w:rPr>
          <w:highlight w:val="white"/>
        </w:rPr>
        <w:t>changes a plain operator to a size operator.</w:t>
      </w:r>
      <w:r w:rsidR="005F7B77" w:rsidRPr="00903DBA">
        <w:rPr>
          <w:highlight w:val="white"/>
        </w:rPr>
        <w:t xml:space="preserve"> If the operator size is one, two, </w:t>
      </w:r>
      <w:r w:rsidR="00C46603" w:rsidRPr="00903DBA">
        <w:rPr>
          <w:highlight w:val="white"/>
        </w:rPr>
        <w:t>four, or eight, it</w:t>
      </w:r>
      <w:r w:rsidR="005A0D4F" w:rsidRPr="00903DBA">
        <w:rPr>
          <w:highlight w:val="white"/>
        </w:rPr>
        <w:t>s name</w:t>
      </w:r>
      <w:r w:rsidR="00C46603" w:rsidRPr="00903DBA">
        <w:rPr>
          <w:highlight w:val="white"/>
        </w:rPr>
        <w:t xml:space="preserve"> shall </w:t>
      </w:r>
      <w:r w:rsidR="0059440F" w:rsidRPr="00903DBA">
        <w:rPr>
          <w:highlight w:val="white"/>
        </w:rPr>
        <w:t xml:space="preserve">be </w:t>
      </w:r>
      <w:r w:rsidR="00157DE4" w:rsidRPr="00903DBA">
        <w:rPr>
          <w:highlight w:val="white"/>
        </w:rPr>
        <w:t>suffixed by “_byte”, “_word”, “_dword”, or “_qw</w:t>
      </w:r>
      <w:r w:rsidR="00814430" w:rsidRPr="00903DBA">
        <w:rPr>
          <w:highlight w:val="white"/>
        </w:rPr>
        <w:t>o</w:t>
      </w:r>
      <w:r w:rsidR="00157DE4" w:rsidRPr="00903DBA">
        <w:rPr>
          <w:highlight w:val="white"/>
        </w:rPr>
        <w:t>rd”.</w:t>
      </w:r>
    </w:p>
    <w:p w14:paraId="087CED4E" w14:textId="77777777" w:rsidR="002B63B5" w:rsidRPr="00903DBA" w:rsidRDefault="002B63B5" w:rsidP="00DB788F">
      <w:pPr>
        <w:pStyle w:val="Code"/>
        <w:rPr>
          <w:highlight w:val="white"/>
        </w:rPr>
      </w:pPr>
      <w:r w:rsidRPr="00903DBA">
        <w:rPr>
          <w:highlight w:val="white"/>
        </w:rPr>
        <w:t xml:space="preserve">    public static AssemblyOperator OperatorToSize</w:t>
      </w:r>
    </w:p>
    <w:p w14:paraId="3BA8904B" w14:textId="77777777" w:rsidR="002B63B5" w:rsidRPr="00903DBA" w:rsidRDefault="002B63B5" w:rsidP="00DB788F">
      <w:pPr>
        <w:pStyle w:val="Code"/>
        <w:rPr>
          <w:highlight w:val="white"/>
        </w:rPr>
      </w:pPr>
      <w:r w:rsidRPr="00903DBA">
        <w:rPr>
          <w:highlight w:val="white"/>
        </w:rPr>
        <w:t xml:space="preserve">                                   (AssemblyOperator objectOp, int size) {</w:t>
      </w:r>
    </w:p>
    <w:p w14:paraId="4CB4679C" w14:textId="77777777" w:rsidR="002B63B5" w:rsidRPr="00903DBA" w:rsidRDefault="002B63B5" w:rsidP="00DB788F">
      <w:pPr>
        <w:pStyle w:val="Code"/>
        <w:rPr>
          <w:highlight w:val="white"/>
        </w:rPr>
      </w:pPr>
      <w:r w:rsidRPr="00903DBA">
        <w:rPr>
          <w:highlight w:val="white"/>
        </w:rPr>
        <w:t xml:space="preserve">      string name = Enum.GetName(typeof(AssemblyOperator), objectOp);    </w:t>
      </w:r>
    </w:p>
    <w:p w14:paraId="3FF7A7C2" w14:textId="77777777" w:rsidR="002B63B5" w:rsidRPr="00903DBA" w:rsidRDefault="002B63B5" w:rsidP="00DB788F">
      <w:pPr>
        <w:pStyle w:val="Code"/>
        <w:rPr>
          <w:highlight w:val="white"/>
        </w:rPr>
      </w:pPr>
      <w:r w:rsidRPr="00903DBA">
        <w:rPr>
          <w:highlight w:val="white"/>
        </w:rPr>
        <w:t xml:space="preserve">      Assert.ErrorXXX(objectOp != AssemblyOperator.interrupt);</w:t>
      </w:r>
    </w:p>
    <w:p w14:paraId="1AEBA062" w14:textId="77777777" w:rsidR="002B63B5" w:rsidRPr="00903DBA" w:rsidRDefault="002B63B5" w:rsidP="00DB788F">
      <w:pPr>
        <w:pStyle w:val="Code"/>
        <w:rPr>
          <w:highlight w:val="white"/>
        </w:rPr>
      </w:pPr>
      <w:r w:rsidRPr="00903DBA">
        <w:rPr>
          <w:highlight w:val="white"/>
        </w:rPr>
        <w:t xml:space="preserve">    </w:t>
      </w:r>
    </w:p>
    <w:p w14:paraId="5C74A073" w14:textId="77777777" w:rsidR="002B63B5" w:rsidRPr="00903DBA" w:rsidRDefault="002B63B5" w:rsidP="00DB788F">
      <w:pPr>
        <w:pStyle w:val="Code"/>
        <w:rPr>
          <w:highlight w:val="white"/>
        </w:rPr>
      </w:pPr>
      <w:r w:rsidRPr="00903DBA">
        <w:rPr>
          <w:highlight w:val="white"/>
        </w:rPr>
        <w:t xml:space="preserve">      switch (size) {</w:t>
      </w:r>
    </w:p>
    <w:p w14:paraId="013C353F" w14:textId="77777777" w:rsidR="002B63B5" w:rsidRPr="00903DBA" w:rsidRDefault="002B63B5" w:rsidP="00DB788F">
      <w:pPr>
        <w:pStyle w:val="Code"/>
        <w:rPr>
          <w:highlight w:val="white"/>
        </w:rPr>
      </w:pPr>
      <w:r w:rsidRPr="00903DBA">
        <w:rPr>
          <w:highlight w:val="white"/>
        </w:rPr>
        <w:t xml:space="preserve">        case 1:</w:t>
      </w:r>
    </w:p>
    <w:p w14:paraId="7DD360B7" w14:textId="77777777" w:rsidR="002B63B5" w:rsidRPr="00903DBA" w:rsidRDefault="002B63B5" w:rsidP="00DB788F">
      <w:pPr>
        <w:pStyle w:val="Code"/>
        <w:rPr>
          <w:highlight w:val="white"/>
        </w:rPr>
      </w:pPr>
      <w:r w:rsidRPr="00903DBA">
        <w:rPr>
          <w:highlight w:val="white"/>
        </w:rPr>
        <w:t xml:space="preserve">          name = name + "_byte";</w:t>
      </w:r>
    </w:p>
    <w:p w14:paraId="31323A7A" w14:textId="77777777" w:rsidR="002B63B5" w:rsidRPr="00903DBA" w:rsidRDefault="002B63B5" w:rsidP="00DB788F">
      <w:pPr>
        <w:pStyle w:val="Code"/>
        <w:rPr>
          <w:highlight w:val="white"/>
        </w:rPr>
      </w:pPr>
      <w:r w:rsidRPr="00903DBA">
        <w:rPr>
          <w:highlight w:val="white"/>
        </w:rPr>
        <w:t xml:space="preserve">          break;</w:t>
      </w:r>
    </w:p>
    <w:p w14:paraId="6EFA3235" w14:textId="77777777" w:rsidR="002B63B5" w:rsidRPr="00903DBA" w:rsidRDefault="002B63B5" w:rsidP="00DB788F">
      <w:pPr>
        <w:pStyle w:val="Code"/>
        <w:rPr>
          <w:highlight w:val="white"/>
        </w:rPr>
      </w:pPr>
      <w:r w:rsidRPr="00903DBA">
        <w:rPr>
          <w:highlight w:val="white"/>
        </w:rPr>
        <w:t xml:space="preserve">        </w:t>
      </w:r>
    </w:p>
    <w:p w14:paraId="0F651DEF" w14:textId="77777777" w:rsidR="002B63B5" w:rsidRPr="00903DBA" w:rsidRDefault="002B63B5" w:rsidP="00DB788F">
      <w:pPr>
        <w:pStyle w:val="Code"/>
        <w:rPr>
          <w:highlight w:val="white"/>
        </w:rPr>
      </w:pPr>
      <w:r w:rsidRPr="00903DBA">
        <w:rPr>
          <w:highlight w:val="white"/>
        </w:rPr>
        <w:t xml:space="preserve">        case 2:</w:t>
      </w:r>
    </w:p>
    <w:p w14:paraId="353A04E9" w14:textId="77777777" w:rsidR="002B63B5" w:rsidRPr="00903DBA" w:rsidRDefault="002B63B5" w:rsidP="00DB788F">
      <w:pPr>
        <w:pStyle w:val="Code"/>
        <w:rPr>
          <w:highlight w:val="white"/>
        </w:rPr>
      </w:pPr>
      <w:r w:rsidRPr="00903DBA">
        <w:rPr>
          <w:highlight w:val="white"/>
        </w:rPr>
        <w:t xml:space="preserve">          name = name + "_word";</w:t>
      </w:r>
    </w:p>
    <w:p w14:paraId="0DDB2322" w14:textId="77777777" w:rsidR="002B63B5" w:rsidRPr="00903DBA" w:rsidRDefault="002B63B5" w:rsidP="00DB788F">
      <w:pPr>
        <w:pStyle w:val="Code"/>
        <w:rPr>
          <w:highlight w:val="white"/>
        </w:rPr>
      </w:pPr>
      <w:r w:rsidRPr="00903DBA">
        <w:rPr>
          <w:highlight w:val="white"/>
        </w:rPr>
        <w:t xml:space="preserve">          break;</w:t>
      </w:r>
    </w:p>
    <w:p w14:paraId="2ADF8394" w14:textId="77777777" w:rsidR="002B63B5" w:rsidRPr="00903DBA" w:rsidRDefault="002B63B5" w:rsidP="00DB788F">
      <w:pPr>
        <w:pStyle w:val="Code"/>
        <w:rPr>
          <w:highlight w:val="white"/>
        </w:rPr>
      </w:pPr>
      <w:r w:rsidRPr="00903DBA">
        <w:rPr>
          <w:highlight w:val="white"/>
        </w:rPr>
        <w:t xml:space="preserve">        </w:t>
      </w:r>
    </w:p>
    <w:p w14:paraId="5BC78F65" w14:textId="77777777" w:rsidR="002B63B5" w:rsidRPr="00903DBA" w:rsidRDefault="002B63B5" w:rsidP="00DB788F">
      <w:pPr>
        <w:pStyle w:val="Code"/>
        <w:rPr>
          <w:highlight w:val="white"/>
        </w:rPr>
      </w:pPr>
      <w:r w:rsidRPr="00903DBA">
        <w:rPr>
          <w:highlight w:val="white"/>
        </w:rPr>
        <w:t xml:space="preserve">        case 4:</w:t>
      </w:r>
    </w:p>
    <w:p w14:paraId="11D4EC3D" w14:textId="77777777" w:rsidR="002B63B5" w:rsidRPr="00903DBA" w:rsidRDefault="002B63B5" w:rsidP="00DB788F">
      <w:pPr>
        <w:pStyle w:val="Code"/>
        <w:rPr>
          <w:highlight w:val="white"/>
        </w:rPr>
      </w:pPr>
      <w:r w:rsidRPr="00903DBA">
        <w:rPr>
          <w:highlight w:val="white"/>
        </w:rPr>
        <w:t xml:space="preserve">          name = name + "_dword";</w:t>
      </w:r>
    </w:p>
    <w:p w14:paraId="30778BC5" w14:textId="77777777" w:rsidR="002B63B5" w:rsidRPr="00903DBA" w:rsidRDefault="002B63B5" w:rsidP="00DB788F">
      <w:pPr>
        <w:pStyle w:val="Code"/>
        <w:rPr>
          <w:highlight w:val="white"/>
        </w:rPr>
      </w:pPr>
      <w:r w:rsidRPr="00903DBA">
        <w:rPr>
          <w:highlight w:val="white"/>
        </w:rPr>
        <w:t xml:space="preserve">          break;</w:t>
      </w:r>
    </w:p>
    <w:p w14:paraId="7539D377" w14:textId="77777777" w:rsidR="002B63B5" w:rsidRPr="00903DBA" w:rsidRDefault="002B63B5" w:rsidP="00DB788F">
      <w:pPr>
        <w:pStyle w:val="Code"/>
        <w:rPr>
          <w:highlight w:val="white"/>
        </w:rPr>
      </w:pPr>
    </w:p>
    <w:p w14:paraId="46726056" w14:textId="77777777" w:rsidR="002B63B5" w:rsidRPr="00903DBA" w:rsidRDefault="002B63B5" w:rsidP="00DB788F">
      <w:pPr>
        <w:pStyle w:val="Code"/>
        <w:rPr>
          <w:highlight w:val="white"/>
        </w:rPr>
      </w:pPr>
      <w:r w:rsidRPr="00903DBA">
        <w:rPr>
          <w:highlight w:val="white"/>
        </w:rPr>
        <w:t xml:space="preserve">        case 8:</w:t>
      </w:r>
    </w:p>
    <w:p w14:paraId="2CE6907F" w14:textId="77777777" w:rsidR="002B63B5" w:rsidRPr="00903DBA" w:rsidRDefault="002B63B5" w:rsidP="00DB788F">
      <w:pPr>
        <w:pStyle w:val="Code"/>
        <w:rPr>
          <w:highlight w:val="white"/>
        </w:rPr>
      </w:pPr>
      <w:r w:rsidRPr="00903DBA">
        <w:rPr>
          <w:highlight w:val="white"/>
        </w:rPr>
        <w:t xml:space="preserve">          name = name + "_qword";</w:t>
      </w:r>
    </w:p>
    <w:p w14:paraId="24421608" w14:textId="77777777" w:rsidR="002B63B5" w:rsidRPr="00903DBA" w:rsidRDefault="002B63B5" w:rsidP="00DB788F">
      <w:pPr>
        <w:pStyle w:val="Code"/>
        <w:rPr>
          <w:highlight w:val="white"/>
        </w:rPr>
      </w:pPr>
      <w:r w:rsidRPr="00903DBA">
        <w:rPr>
          <w:highlight w:val="white"/>
        </w:rPr>
        <w:t xml:space="preserve">          break;</w:t>
      </w:r>
    </w:p>
    <w:p w14:paraId="1653E5BC" w14:textId="77777777" w:rsidR="002B63B5" w:rsidRPr="00903DBA" w:rsidRDefault="002B63B5" w:rsidP="00DB788F">
      <w:pPr>
        <w:pStyle w:val="Code"/>
        <w:rPr>
          <w:highlight w:val="white"/>
        </w:rPr>
      </w:pPr>
      <w:r w:rsidRPr="00903DBA">
        <w:rPr>
          <w:highlight w:val="white"/>
        </w:rPr>
        <w:t xml:space="preserve">      }</w:t>
      </w:r>
    </w:p>
    <w:p w14:paraId="2BA112F2" w14:textId="545D0DBD" w:rsidR="002B63B5" w:rsidRPr="00903DBA" w:rsidRDefault="005A0D4F" w:rsidP="005A0D4F">
      <w:pPr>
        <w:rPr>
          <w:highlight w:val="white"/>
        </w:rPr>
      </w:pPr>
      <w:r w:rsidRPr="00903DBA">
        <w:rPr>
          <w:highlight w:val="white"/>
        </w:rPr>
        <w:t xml:space="preserve">We use the the </w:t>
      </w:r>
      <w:r w:rsidRPr="00903DBA">
        <w:rPr>
          <w:rStyle w:val="KeyWord0"/>
          <w:highlight w:val="white"/>
        </w:rPr>
        <w:t>Parse</w:t>
      </w:r>
      <w:r w:rsidRPr="00903DBA">
        <w:rPr>
          <w:highlight w:val="white"/>
        </w:rPr>
        <w:t xml:space="preserve"> method of the </w:t>
      </w:r>
      <w:r w:rsidRPr="00903DBA">
        <w:rPr>
          <w:rStyle w:val="KeyWord0"/>
          <w:highlight w:val="white"/>
        </w:rPr>
        <w:t>Enum</w:t>
      </w:r>
      <w:r w:rsidRPr="00903DBA">
        <w:rPr>
          <w:highlight w:val="white"/>
        </w:rPr>
        <w:t xml:space="preserve"> class to obtain the resulting operator from the name.</w:t>
      </w:r>
    </w:p>
    <w:p w14:paraId="5D60A9D9" w14:textId="77777777" w:rsidR="002B63B5" w:rsidRPr="00903DBA" w:rsidRDefault="002B63B5" w:rsidP="00DB788F">
      <w:pPr>
        <w:pStyle w:val="Code"/>
        <w:rPr>
          <w:highlight w:val="white"/>
        </w:rPr>
      </w:pPr>
      <w:r w:rsidRPr="00903DBA">
        <w:rPr>
          <w:highlight w:val="white"/>
        </w:rPr>
        <w:t xml:space="preserve">      Assert.ErrorXXX(name.Contains("_"));</w:t>
      </w:r>
    </w:p>
    <w:p w14:paraId="6060E52A" w14:textId="77777777" w:rsidR="002B63B5" w:rsidRPr="00903DBA" w:rsidRDefault="002B63B5" w:rsidP="00DB788F">
      <w:pPr>
        <w:pStyle w:val="Code"/>
        <w:rPr>
          <w:highlight w:val="white"/>
        </w:rPr>
      </w:pPr>
      <w:r w:rsidRPr="00903DBA">
        <w:rPr>
          <w:highlight w:val="white"/>
        </w:rPr>
        <w:t xml:space="preserve">      return ((AssemblyOperator) Enum.Parse(typeof(AssemblyOperator), name));</w:t>
      </w:r>
    </w:p>
    <w:p w14:paraId="0044555A" w14:textId="77777777" w:rsidR="002B63B5" w:rsidRPr="00903DBA" w:rsidRDefault="002B63B5" w:rsidP="00DB788F">
      <w:pPr>
        <w:pStyle w:val="Code"/>
        <w:rPr>
          <w:highlight w:val="white"/>
        </w:rPr>
      </w:pPr>
      <w:r w:rsidRPr="00903DBA">
        <w:rPr>
          <w:highlight w:val="white"/>
        </w:rPr>
        <w:t xml:space="preserve">    }</w:t>
      </w:r>
    </w:p>
    <w:p w14:paraId="588B100C" w14:textId="123700B5" w:rsidR="002B63B5" w:rsidRPr="00903DBA" w:rsidRDefault="00956AB6" w:rsidP="00956AB6">
      <w:pPr>
        <w:rPr>
          <w:highlight w:val="white"/>
        </w:rPr>
      </w:pPr>
      <w:r w:rsidRPr="00903DBA">
        <w:rPr>
          <w:highlight w:val="white"/>
        </w:rPr>
        <w:t xml:space="preserve">The </w:t>
      </w:r>
      <w:r w:rsidRPr="00903DBA">
        <w:rPr>
          <w:rStyle w:val="KeyWord0"/>
          <w:highlight w:val="white"/>
        </w:rPr>
        <w:t>SizeOfValue</w:t>
      </w:r>
      <w:r w:rsidRPr="00903DBA">
        <w:rPr>
          <w:highlight w:val="white"/>
        </w:rPr>
        <w:t xml:space="preserve"> method </w:t>
      </w:r>
      <w:r w:rsidR="00617A14" w:rsidRPr="00903DBA">
        <w:rPr>
          <w:highlight w:val="white"/>
        </w:rPr>
        <w:t xml:space="preserve">return a size of a value, with </w:t>
      </w:r>
      <w:r w:rsidR="00392CAA" w:rsidRPr="00903DBA">
        <w:rPr>
          <w:highlight w:val="white"/>
        </w:rPr>
        <w:t>two</w:t>
      </w:r>
      <w:r w:rsidR="00617A14" w:rsidRPr="00903DBA">
        <w:rPr>
          <w:highlight w:val="white"/>
        </w:rPr>
        <w:t xml:space="preserve"> exceptions.</w:t>
      </w:r>
      <w:r w:rsidR="00B53F04" w:rsidRPr="00903DBA">
        <w:rPr>
          <w:highlight w:val="white"/>
        </w:rPr>
        <w:t xml:space="preserve"> In case of a </w:t>
      </w:r>
      <w:r w:rsidR="00B53F04" w:rsidRPr="00903DBA">
        <w:rPr>
          <w:rStyle w:val="KeyWord0"/>
          <w:highlight w:val="white"/>
        </w:rPr>
        <w:t>mov</w:t>
      </w:r>
      <w:r w:rsidR="00673AF4" w:rsidRPr="00903DBA">
        <w:rPr>
          <w:highlight w:val="white"/>
        </w:rPr>
        <w:t xml:space="preserve"> o</w:t>
      </w:r>
      <w:r w:rsidR="00B53F04" w:rsidRPr="00903DBA">
        <w:rPr>
          <w:highlight w:val="white"/>
        </w:rPr>
        <w:t>perator, the size is given by the operator, and in case of a</w:t>
      </w:r>
      <w:r w:rsidR="00673AF4" w:rsidRPr="00903DBA">
        <w:rPr>
          <w:highlight w:val="white"/>
        </w:rPr>
        <w:t xml:space="preserve"> </w:t>
      </w:r>
      <w:r w:rsidR="00673AF4" w:rsidRPr="00903DBA">
        <w:rPr>
          <w:rStyle w:val="KeyWord0"/>
          <w:highlight w:val="white"/>
        </w:rPr>
        <w:t>cmp</w:t>
      </w:r>
      <w:r w:rsidR="00673AF4" w:rsidRPr="00903DBA">
        <w:rPr>
          <w:highlight w:val="white"/>
        </w:rPr>
        <w:t xml:space="preserve"> </w:t>
      </w:r>
      <w:r w:rsidR="00B53F04" w:rsidRPr="00903DBA">
        <w:rPr>
          <w:highlight w:val="white"/>
        </w:rPr>
        <w:t>operator with value zero</w:t>
      </w:r>
      <w:r w:rsidR="00673AF4" w:rsidRPr="00903DBA">
        <w:rPr>
          <w:highlight w:val="white"/>
        </w:rPr>
        <w:t>,</w:t>
      </w:r>
      <w:r w:rsidR="00B53F04" w:rsidRPr="00903DBA">
        <w:rPr>
          <w:highlight w:val="white"/>
        </w:rPr>
        <w:t xml:space="preserve"> the size is one. Otherwise, we just call the second </w:t>
      </w:r>
      <w:r w:rsidR="00B53F04" w:rsidRPr="00903DBA">
        <w:rPr>
          <w:rStyle w:val="KeyWord0"/>
          <w:highlight w:val="white"/>
        </w:rPr>
        <w:t>SizeOfValue</w:t>
      </w:r>
      <w:r w:rsidR="00B53F04" w:rsidRPr="00903DBA">
        <w:rPr>
          <w:highlight w:val="white"/>
        </w:rPr>
        <w:t xml:space="preserve"> to get the value size.</w:t>
      </w:r>
    </w:p>
    <w:p w14:paraId="69F37898" w14:textId="77777777" w:rsidR="002B63B5" w:rsidRPr="00903DBA" w:rsidRDefault="002B63B5" w:rsidP="00DB788F">
      <w:pPr>
        <w:pStyle w:val="Code"/>
        <w:rPr>
          <w:highlight w:val="white"/>
        </w:rPr>
      </w:pPr>
      <w:r w:rsidRPr="00903DBA">
        <w:rPr>
          <w:highlight w:val="white"/>
        </w:rPr>
        <w:t xml:space="preserve">    public static int SizeOfValue(BigInteger value, AssemblyOperator op) {</w:t>
      </w:r>
    </w:p>
    <w:p w14:paraId="3C665E73" w14:textId="77777777" w:rsidR="002B63B5" w:rsidRPr="00903DBA" w:rsidRDefault="002B63B5" w:rsidP="00DB788F">
      <w:pPr>
        <w:pStyle w:val="Code"/>
        <w:rPr>
          <w:highlight w:val="white"/>
        </w:rPr>
      </w:pPr>
      <w:r w:rsidRPr="00903DBA">
        <w:rPr>
          <w:highlight w:val="white"/>
        </w:rPr>
        <w:t xml:space="preserve">      string name = Enum.GetName(typeof(AssemblyOperator), op);</w:t>
      </w:r>
    </w:p>
    <w:p w14:paraId="3E422596" w14:textId="77777777" w:rsidR="002B63B5" w:rsidRPr="00903DBA" w:rsidRDefault="002B63B5" w:rsidP="00DB788F">
      <w:pPr>
        <w:pStyle w:val="Code"/>
        <w:rPr>
          <w:highlight w:val="white"/>
        </w:rPr>
      </w:pPr>
    </w:p>
    <w:p w14:paraId="0AA8D418" w14:textId="77777777" w:rsidR="002B63B5" w:rsidRPr="00903DBA" w:rsidRDefault="002B63B5" w:rsidP="00DB788F">
      <w:pPr>
        <w:pStyle w:val="Code"/>
        <w:rPr>
          <w:highlight w:val="white"/>
        </w:rPr>
      </w:pPr>
      <w:r w:rsidRPr="00903DBA">
        <w:rPr>
          <w:highlight w:val="white"/>
        </w:rPr>
        <w:t xml:space="preserve">      if (name.StartsWith("mov")) {</w:t>
      </w:r>
    </w:p>
    <w:p w14:paraId="09DD6614" w14:textId="77777777" w:rsidR="002B63B5" w:rsidRPr="00903DBA" w:rsidRDefault="002B63B5" w:rsidP="00DB788F">
      <w:pPr>
        <w:pStyle w:val="Code"/>
        <w:rPr>
          <w:highlight w:val="white"/>
        </w:rPr>
      </w:pPr>
      <w:r w:rsidRPr="00903DBA">
        <w:rPr>
          <w:highlight w:val="white"/>
        </w:rPr>
        <w:t xml:space="preserve">        return SizeOfOperator(op);</w:t>
      </w:r>
    </w:p>
    <w:p w14:paraId="0DA1BA13" w14:textId="77777777" w:rsidR="002B63B5" w:rsidRPr="00903DBA" w:rsidRDefault="002B63B5" w:rsidP="00DB788F">
      <w:pPr>
        <w:pStyle w:val="Code"/>
        <w:rPr>
          <w:highlight w:val="white"/>
        </w:rPr>
      </w:pPr>
      <w:r w:rsidRPr="00903DBA">
        <w:rPr>
          <w:highlight w:val="white"/>
        </w:rPr>
        <w:t xml:space="preserve">      }</w:t>
      </w:r>
    </w:p>
    <w:p w14:paraId="106C3635" w14:textId="77777777" w:rsidR="002B63B5" w:rsidRPr="00903DBA" w:rsidRDefault="002B63B5" w:rsidP="00DB788F">
      <w:pPr>
        <w:pStyle w:val="Code"/>
        <w:rPr>
          <w:highlight w:val="white"/>
        </w:rPr>
      </w:pPr>
      <w:r w:rsidRPr="00903DBA">
        <w:rPr>
          <w:highlight w:val="white"/>
        </w:rPr>
        <w:t xml:space="preserve">      else if (name.StartsWith("cmp") &amp;&amp; (value == 0)) {</w:t>
      </w:r>
    </w:p>
    <w:p w14:paraId="226857C9" w14:textId="77777777" w:rsidR="002B63B5" w:rsidRPr="00903DBA" w:rsidRDefault="002B63B5" w:rsidP="00DB788F">
      <w:pPr>
        <w:pStyle w:val="Code"/>
        <w:rPr>
          <w:highlight w:val="white"/>
        </w:rPr>
      </w:pPr>
      <w:r w:rsidRPr="00903DBA">
        <w:rPr>
          <w:highlight w:val="white"/>
        </w:rPr>
        <w:t xml:space="preserve">        return 1;</w:t>
      </w:r>
    </w:p>
    <w:p w14:paraId="17FC8D45" w14:textId="77777777" w:rsidR="002B63B5" w:rsidRPr="00903DBA" w:rsidRDefault="002B63B5" w:rsidP="00DB788F">
      <w:pPr>
        <w:pStyle w:val="Code"/>
        <w:rPr>
          <w:highlight w:val="white"/>
        </w:rPr>
      </w:pPr>
      <w:r w:rsidRPr="00903DBA">
        <w:rPr>
          <w:highlight w:val="white"/>
        </w:rPr>
        <w:t xml:space="preserve">      }</w:t>
      </w:r>
    </w:p>
    <w:p w14:paraId="4EC43BF9" w14:textId="77777777" w:rsidR="002B63B5" w:rsidRPr="00903DBA" w:rsidRDefault="002B63B5" w:rsidP="00DB788F">
      <w:pPr>
        <w:pStyle w:val="Code"/>
        <w:rPr>
          <w:highlight w:val="white"/>
        </w:rPr>
      </w:pPr>
      <w:r w:rsidRPr="00903DBA">
        <w:rPr>
          <w:highlight w:val="white"/>
        </w:rPr>
        <w:t xml:space="preserve">      else {</w:t>
      </w:r>
    </w:p>
    <w:p w14:paraId="593DAA3B" w14:textId="77777777" w:rsidR="002B63B5" w:rsidRPr="00903DBA" w:rsidRDefault="002B63B5" w:rsidP="00DB788F">
      <w:pPr>
        <w:pStyle w:val="Code"/>
        <w:rPr>
          <w:highlight w:val="white"/>
        </w:rPr>
      </w:pPr>
      <w:r w:rsidRPr="00903DBA">
        <w:rPr>
          <w:highlight w:val="white"/>
        </w:rPr>
        <w:t xml:space="preserve">        return SizeOfValue(value);</w:t>
      </w:r>
    </w:p>
    <w:p w14:paraId="2DB86D0E" w14:textId="77777777" w:rsidR="002B63B5" w:rsidRPr="00903DBA" w:rsidRDefault="002B63B5" w:rsidP="00DB788F">
      <w:pPr>
        <w:pStyle w:val="Code"/>
        <w:rPr>
          <w:highlight w:val="white"/>
        </w:rPr>
      </w:pPr>
      <w:r w:rsidRPr="00903DBA">
        <w:rPr>
          <w:highlight w:val="white"/>
        </w:rPr>
        <w:t xml:space="preserve">      }</w:t>
      </w:r>
    </w:p>
    <w:p w14:paraId="173C80D7" w14:textId="77777777" w:rsidR="002B63B5" w:rsidRPr="00903DBA" w:rsidRDefault="002B63B5" w:rsidP="00DB788F">
      <w:pPr>
        <w:pStyle w:val="Code"/>
        <w:rPr>
          <w:highlight w:val="white"/>
        </w:rPr>
      </w:pPr>
      <w:r w:rsidRPr="00903DBA">
        <w:rPr>
          <w:highlight w:val="white"/>
        </w:rPr>
        <w:t xml:space="preserve">    }</w:t>
      </w:r>
    </w:p>
    <w:p w14:paraId="1A4022AF" w14:textId="40D9B2EB" w:rsidR="00F55A33" w:rsidRPr="00903DBA" w:rsidRDefault="007846EC" w:rsidP="007846EC">
      <w:pPr>
        <w:rPr>
          <w:highlight w:val="white"/>
        </w:rPr>
      </w:pPr>
      <w:r w:rsidRPr="00903DBA">
        <w:rPr>
          <w:highlight w:val="white"/>
        </w:rPr>
        <w:lastRenderedPageBreak/>
        <w:t xml:space="preserve">The second version of </w:t>
      </w:r>
      <w:r w:rsidRPr="00903DBA">
        <w:rPr>
          <w:rStyle w:val="KeyWord0"/>
          <w:highlight w:val="white"/>
        </w:rPr>
        <w:t>SizeOfValue</w:t>
      </w:r>
      <w:r w:rsidRPr="00903DBA">
        <w:rPr>
          <w:highlight w:val="white"/>
        </w:rPr>
        <w:t xml:space="preserve"> return the size of a value.</w:t>
      </w:r>
      <w:r w:rsidR="00664E17" w:rsidRPr="00903DBA">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sidRPr="00903DBA">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sidRPr="00903DBA">
        <w:rPr>
          <w:rFonts w:eastAsiaTheme="minorEastAsia"/>
        </w:rPr>
        <w:t xml:space="preserve">, where </w:t>
      </w:r>
      <m:oMath>
        <m:r>
          <w:rPr>
            <w:rFonts w:ascii="Cambria Math" w:hAnsi="Cambria Math"/>
          </w:rPr>
          <m:t>b</m:t>
        </m:r>
      </m:oMath>
      <w:r w:rsidR="00F71786" w:rsidRPr="00903DBA">
        <w:rPr>
          <w:rFonts w:eastAsiaTheme="minorEastAsia"/>
        </w:rPr>
        <w:t xml:space="preserve"> is the number of bits.</w:t>
      </w:r>
    </w:p>
    <w:p w14:paraId="5B48CF26" w14:textId="77777777" w:rsidR="002C4D53" w:rsidRPr="00903DBA" w:rsidRDefault="002C4D53" w:rsidP="002C4D53">
      <w:pPr>
        <w:pStyle w:val="Code"/>
        <w:rPr>
          <w:highlight w:val="white"/>
        </w:rPr>
      </w:pPr>
      <w:r w:rsidRPr="00903DBA">
        <w:rPr>
          <w:highlight w:val="white"/>
        </w:rPr>
        <w:t xml:space="preserve">    public static int SizeOfValue(BigInteger value) {</w:t>
      </w:r>
    </w:p>
    <w:p w14:paraId="133FD43A" w14:textId="77777777" w:rsidR="002C4D53" w:rsidRPr="00903DBA" w:rsidRDefault="002C4D53" w:rsidP="002C4D53">
      <w:pPr>
        <w:pStyle w:val="Code"/>
        <w:rPr>
          <w:highlight w:val="white"/>
        </w:rPr>
      </w:pPr>
      <w:r w:rsidRPr="00903DBA">
        <w:rPr>
          <w:highlight w:val="white"/>
        </w:rPr>
        <w:t xml:space="preserve">      if (value == 0) {</w:t>
      </w:r>
    </w:p>
    <w:p w14:paraId="12BD6C5F" w14:textId="77777777" w:rsidR="002C4D53" w:rsidRPr="00903DBA" w:rsidRDefault="002C4D53" w:rsidP="002C4D53">
      <w:pPr>
        <w:pStyle w:val="Code"/>
        <w:rPr>
          <w:highlight w:val="white"/>
        </w:rPr>
      </w:pPr>
      <w:r w:rsidRPr="00903DBA">
        <w:rPr>
          <w:highlight w:val="white"/>
        </w:rPr>
        <w:t xml:space="preserve">        return 0;</w:t>
      </w:r>
    </w:p>
    <w:p w14:paraId="07F32DF0" w14:textId="77777777" w:rsidR="002C4D53" w:rsidRPr="00903DBA" w:rsidRDefault="002C4D53" w:rsidP="002C4D53">
      <w:pPr>
        <w:pStyle w:val="Code"/>
        <w:rPr>
          <w:highlight w:val="white"/>
        </w:rPr>
      </w:pPr>
      <w:r w:rsidRPr="00903DBA">
        <w:rPr>
          <w:highlight w:val="white"/>
        </w:rPr>
        <w:t xml:space="preserve">      }</w:t>
      </w:r>
    </w:p>
    <w:p w14:paraId="17361739" w14:textId="77777777" w:rsidR="002C4D53" w:rsidRPr="00903DBA" w:rsidRDefault="002C4D53" w:rsidP="002C4D53">
      <w:pPr>
        <w:pStyle w:val="Code"/>
        <w:rPr>
          <w:highlight w:val="white"/>
        </w:rPr>
      </w:pPr>
      <w:r w:rsidRPr="00903DBA">
        <w:rPr>
          <w:highlight w:val="white"/>
        </w:rPr>
        <w:t xml:space="preserve">      else if ((-128 &lt;= value) &amp;&amp; (value &lt;= 127)) {</w:t>
      </w:r>
    </w:p>
    <w:p w14:paraId="1125A0AE" w14:textId="77777777" w:rsidR="002C4D53" w:rsidRPr="00903DBA" w:rsidRDefault="002C4D53" w:rsidP="002C4D53">
      <w:pPr>
        <w:pStyle w:val="Code"/>
        <w:rPr>
          <w:highlight w:val="white"/>
        </w:rPr>
      </w:pPr>
      <w:r w:rsidRPr="00903DBA">
        <w:rPr>
          <w:highlight w:val="white"/>
        </w:rPr>
        <w:t xml:space="preserve">        return 1;</w:t>
      </w:r>
    </w:p>
    <w:p w14:paraId="6B91E4D0" w14:textId="77777777" w:rsidR="002C4D53" w:rsidRPr="00903DBA" w:rsidRDefault="002C4D53" w:rsidP="002C4D53">
      <w:pPr>
        <w:pStyle w:val="Code"/>
        <w:rPr>
          <w:highlight w:val="white"/>
        </w:rPr>
      </w:pPr>
      <w:r w:rsidRPr="00903DBA">
        <w:rPr>
          <w:highlight w:val="white"/>
        </w:rPr>
        <w:t xml:space="preserve">      }</w:t>
      </w:r>
    </w:p>
    <w:p w14:paraId="5703E2D7" w14:textId="77777777" w:rsidR="002C4D53" w:rsidRPr="00903DBA" w:rsidRDefault="002C4D53" w:rsidP="002C4D53">
      <w:pPr>
        <w:pStyle w:val="Code"/>
        <w:rPr>
          <w:highlight w:val="white"/>
        </w:rPr>
      </w:pPr>
      <w:r w:rsidRPr="00903DBA">
        <w:rPr>
          <w:highlight w:val="white"/>
        </w:rPr>
        <w:t xml:space="preserve">      else if ((-32768 &lt;= value) &amp;&amp; (value &lt;= 32767)) {</w:t>
      </w:r>
    </w:p>
    <w:p w14:paraId="4B2245DF" w14:textId="77777777" w:rsidR="002C4D53" w:rsidRPr="00903DBA" w:rsidRDefault="002C4D53" w:rsidP="002C4D53">
      <w:pPr>
        <w:pStyle w:val="Code"/>
        <w:rPr>
          <w:highlight w:val="white"/>
        </w:rPr>
      </w:pPr>
      <w:r w:rsidRPr="00903DBA">
        <w:rPr>
          <w:highlight w:val="white"/>
        </w:rPr>
        <w:t xml:space="preserve">        return 2;</w:t>
      </w:r>
    </w:p>
    <w:p w14:paraId="7CDF47D6" w14:textId="77777777" w:rsidR="002C4D53" w:rsidRPr="00903DBA" w:rsidRDefault="002C4D53" w:rsidP="002C4D53">
      <w:pPr>
        <w:pStyle w:val="Code"/>
        <w:rPr>
          <w:highlight w:val="white"/>
        </w:rPr>
      </w:pPr>
      <w:r w:rsidRPr="00903DBA">
        <w:rPr>
          <w:highlight w:val="white"/>
        </w:rPr>
        <w:t xml:space="preserve">      }</w:t>
      </w:r>
    </w:p>
    <w:p w14:paraId="1CD3D60E" w14:textId="77777777" w:rsidR="002C4D53" w:rsidRPr="00903DBA" w:rsidRDefault="002C4D53" w:rsidP="002C4D53">
      <w:pPr>
        <w:pStyle w:val="Code"/>
        <w:rPr>
          <w:highlight w:val="white"/>
        </w:rPr>
      </w:pPr>
      <w:r w:rsidRPr="00903DBA">
        <w:rPr>
          <w:highlight w:val="white"/>
        </w:rPr>
        <w:t xml:space="preserve">      else if ((-2147483648 &lt;= value) &amp;&amp; (value &lt;= 2147483647)) {</w:t>
      </w:r>
    </w:p>
    <w:p w14:paraId="05C78D90" w14:textId="77777777" w:rsidR="002C4D53" w:rsidRPr="00903DBA" w:rsidRDefault="002C4D53" w:rsidP="002C4D53">
      <w:pPr>
        <w:pStyle w:val="Code"/>
        <w:rPr>
          <w:highlight w:val="white"/>
        </w:rPr>
      </w:pPr>
      <w:r w:rsidRPr="00903DBA">
        <w:rPr>
          <w:highlight w:val="white"/>
        </w:rPr>
        <w:t xml:space="preserve">        return 4;</w:t>
      </w:r>
    </w:p>
    <w:p w14:paraId="538E82CF" w14:textId="77777777" w:rsidR="002C4D53" w:rsidRPr="00903DBA" w:rsidRDefault="002C4D53" w:rsidP="002C4D53">
      <w:pPr>
        <w:pStyle w:val="Code"/>
        <w:rPr>
          <w:highlight w:val="white"/>
        </w:rPr>
      </w:pPr>
      <w:r w:rsidRPr="00903DBA">
        <w:rPr>
          <w:highlight w:val="white"/>
        </w:rPr>
        <w:t xml:space="preserve">      }</w:t>
      </w:r>
    </w:p>
    <w:p w14:paraId="1D3D3391" w14:textId="77777777" w:rsidR="002C4D53" w:rsidRPr="00903DBA" w:rsidRDefault="002C4D53" w:rsidP="002C4D53">
      <w:pPr>
        <w:pStyle w:val="Code"/>
        <w:rPr>
          <w:highlight w:val="white"/>
        </w:rPr>
      </w:pPr>
      <w:r w:rsidRPr="00903DBA">
        <w:rPr>
          <w:highlight w:val="white"/>
        </w:rPr>
        <w:t xml:space="preserve">      else {</w:t>
      </w:r>
    </w:p>
    <w:p w14:paraId="4FEFF886" w14:textId="77777777" w:rsidR="002C4D53" w:rsidRPr="00903DBA" w:rsidRDefault="002C4D53" w:rsidP="002C4D53">
      <w:pPr>
        <w:pStyle w:val="Code"/>
        <w:rPr>
          <w:highlight w:val="white"/>
        </w:rPr>
      </w:pPr>
      <w:r w:rsidRPr="00903DBA">
        <w:rPr>
          <w:highlight w:val="white"/>
        </w:rPr>
        <w:t xml:space="preserve">        return 8;</w:t>
      </w:r>
    </w:p>
    <w:p w14:paraId="441E0505" w14:textId="77777777" w:rsidR="002C4D53" w:rsidRPr="00903DBA" w:rsidRDefault="002C4D53" w:rsidP="002C4D53">
      <w:pPr>
        <w:pStyle w:val="Code"/>
        <w:rPr>
          <w:highlight w:val="white"/>
        </w:rPr>
      </w:pPr>
      <w:r w:rsidRPr="00903DBA">
        <w:rPr>
          <w:highlight w:val="white"/>
        </w:rPr>
        <w:t xml:space="preserve">      }</w:t>
      </w:r>
    </w:p>
    <w:p w14:paraId="1A8F84E8" w14:textId="580650E6" w:rsidR="002B63B5" w:rsidRPr="00903DBA" w:rsidRDefault="002C4D53" w:rsidP="002C4D53">
      <w:pPr>
        <w:pStyle w:val="Code"/>
        <w:rPr>
          <w:highlight w:val="white"/>
        </w:rPr>
      </w:pPr>
      <w:r w:rsidRPr="00903DBA">
        <w:rPr>
          <w:highlight w:val="white"/>
        </w:rPr>
        <w:t xml:space="preserve">    }</w:t>
      </w:r>
    </w:p>
    <w:p w14:paraId="74C15C38" w14:textId="57C260F1" w:rsidR="00441DDC" w:rsidRPr="00903DBA" w:rsidRDefault="00441DDC" w:rsidP="00441DDC">
      <w:pPr>
        <w:pStyle w:val="Rubrik3"/>
        <w:rPr>
          <w:highlight w:val="white"/>
        </w:rPr>
      </w:pPr>
      <w:bookmarkStart w:id="442" w:name="_Toc57656080"/>
      <w:r w:rsidRPr="00903DBA">
        <w:rPr>
          <w:highlight w:val="white"/>
        </w:rPr>
        <w:t>ToString</w:t>
      </w:r>
      <w:bookmarkEnd w:id="442"/>
    </w:p>
    <w:p w14:paraId="54D903EC" w14:textId="29B58484" w:rsidR="00E11A33" w:rsidRPr="00903DBA" w:rsidRDefault="00496922" w:rsidP="00B53F04">
      <w:pPr>
        <w:rPr>
          <w:highlight w:val="white"/>
        </w:rPr>
      </w:pPr>
      <w:r w:rsidRPr="00903DBA">
        <w:rPr>
          <w:highlight w:val="white"/>
        </w:rPr>
        <w:t>T</w:t>
      </w:r>
      <w:r w:rsidR="00B53F04" w:rsidRPr="00903DBA">
        <w:rPr>
          <w:highlight w:val="white"/>
        </w:rPr>
        <w:t xml:space="preserve">he </w:t>
      </w:r>
      <w:r w:rsidR="00B53F04" w:rsidRPr="00903DBA">
        <w:rPr>
          <w:rStyle w:val="KeyWord0"/>
          <w:highlight w:val="white"/>
        </w:rPr>
        <w:t>ToString</w:t>
      </w:r>
      <w:r w:rsidR="00B53F04" w:rsidRPr="00903DBA">
        <w:rPr>
          <w:highlight w:val="white"/>
        </w:rPr>
        <w:t xml:space="preserve"> method returns the instruction in plain text.</w:t>
      </w:r>
      <w:r w:rsidR="00E11A33" w:rsidRPr="00903DBA">
        <w:rPr>
          <w:highlight w:val="white"/>
        </w:rPr>
        <w:t xml:space="preserve"> We have six categories of operations:</w:t>
      </w:r>
    </w:p>
    <w:p w14:paraId="694203CB" w14:textId="77777777" w:rsidR="00097076" w:rsidRPr="00903DBA" w:rsidRDefault="00097076" w:rsidP="00097076">
      <w:pPr>
        <w:pStyle w:val="Code"/>
        <w:rPr>
          <w:highlight w:val="white"/>
        </w:rPr>
      </w:pPr>
      <w:r w:rsidRPr="00903DBA">
        <w:rPr>
          <w:highlight w:val="white"/>
        </w:rPr>
        <w:t xml:space="preserve">    public override string ToString() {</w:t>
      </w:r>
    </w:p>
    <w:p w14:paraId="24987397" w14:textId="77777777" w:rsidR="00097076" w:rsidRPr="00903DBA" w:rsidRDefault="00097076" w:rsidP="00097076">
      <w:pPr>
        <w:pStyle w:val="Code"/>
        <w:rPr>
          <w:highlight w:val="white"/>
        </w:rPr>
      </w:pPr>
      <w:r w:rsidRPr="00903DBA">
        <w:rPr>
          <w:highlight w:val="white"/>
        </w:rPr>
        <w:t xml:space="preserve">      object operand0 = m_operandArray[0],</w:t>
      </w:r>
    </w:p>
    <w:p w14:paraId="07973077" w14:textId="77777777" w:rsidR="00097076" w:rsidRPr="00903DBA" w:rsidRDefault="00097076" w:rsidP="00097076">
      <w:pPr>
        <w:pStyle w:val="Code"/>
        <w:rPr>
          <w:highlight w:val="white"/>
        </w:rPr>
      </w:pPr>
      <w:r w:rsidRPr="00903DBA">
        <w:rPr>
          <w:highlight w:val="white"/>
        </w:rPr>
        <w:t xml:space="preserve">             operand1 = m_operandArray[1],</w:t>
      </w:r>
    </w:p>
    <w:p w14:paraId="4E2AF915" w14:textId="77777777" w:rsidR="00097076" w:rsidRPr="00903DBA" w:rsidRDefault="00097076" w:rsidP="00097076">
      <w:pPr>
        <w:pStyle w:val="Code"/>
        <w:rPr>
          <w:highlight w:val="white"/>
        </w:rPr>
      </w:pPr>
      <w:r w:rsidRPr="00903DBA">
        <w:rPr>
          <w:highlight w:val="white"/>
        </w:rPr>
        <w:t xml:space="preserve">             operand2 = m_operandArray[2];</w:t>
      </w:r>
    </w:p>
    <w:p w14:paraId="61A268C7" w14:textId="77777777" w:rsidR="00097076" w:rsidRPr="00903DBA" w:rsidRDefault="00097076" w:rsidP="00097076">
      <w:pPr>
        <w:pStyle w:val="Code"/>
        <w:rPr>
          <w:highlight w:val="white"/>
        </w:rPr>
      </w:pPr>
      <w:r w:rsidRPr="00903DBA">
        <w:rPr>
          <w:highlight w:val="white"/>
        </w:rPr>
        <w:t xml:space="preserve">      string operatorName = Enum.GetName(typeof(AssemblyOperator),</w:t>
      </w:r>
    </w:p>
    <w:p w14:paraId="2E9A8571" w14:textId="77777777" w:rsidR="00097076" w:rsidRPr="00903DBA" w:rsidRDefault="00097076" w:rsidP="00097076">
      <w:pPr>
        <w:pStyle w:val="Code"/>
        <w:rPr>
          <w:highlight w:val="white"/>
        </w:rPr>
      </w:pPr>
      <w:r w:rsidRPr="00903DBA">
        <w:rPr>
          <w:highlight w:val="white"/>
        </w:rPr>
        <w:t xml:space="preserve">                                         Operator).Replace("_", " ");</w:t>
      </w:r>
    </w:p>
    <w:p w14:paraId="0DCDFEED" w14:textId="0C374C8C" w:rsidR="00654532" w:rsidRPr="00903DBA" w:rsidRDefault="00545E32" w:rsidP="00654532">
      <w:pPr>
        <w:rPr>
          <w:b/>
          <w:bCs/>
          <w:highlight w:val="white"/>
        </w:rPr>
      </w:pPr>
      <w:r w:rsidRPr="00903DBA">
        <w:rPr>
          <w:highlight w:val="white"/>
        </w:rPr>
        <w:t>I</w:t>
      </w:r>
      <w:r w:rsidR="00654532" w:rsidRPr="00903DBA">
        <w:rPr>
          <w:highlight w:val="white"/>
        </w:rPr>
        <w:t>nstructions that perform computations</w:t>
      </w:r>
      <w:r w:rsidRPr="00903DBA">
        <w:rPr>
          <w:highlight w:val="white"/>
        </w:rPr>
        <w:t xml:space="preserve"> </w:t>
      </w:r>
      <w:r w:rsidR="00D20C5F" w:rsidRPr="00903DBA">
        <w:rPr>
          <w:highlight w:val="white"/>
        </w:rPr>
        <w:t>are</w:t>
      </w:r>
      <w:r w:rsidRPr="00903DBA">
        <w:rPr>
          <w:highlight w:val="white"/>
        </w:rPr>
        <w:t xml:space="preserve"> nullary</w:t>
      </w:r>
      <w:r w:rsidR="00D20C5F" w:rsidRPr="00903DBA">
        <w:rPr>
          <w:highlight w:val="white"/>
        </w:rPr>
        <w:t xml:space="preserve"> (without operands)</w:t>
      </w:r>
      <w:r w:rsidRPr="00903DBA">
        <w:rPr>
          <w:highlight w:val="white"/>
        </w:rPr>
        <w:t>, unary</w:t>
      </w:r>
      <w:r w:rsidR="00D20C5F" w:rsidRPr="00903DBA">
        <w:rPr>
          <w:highlight w:val="white"/>
        </w:rPr>
        <w:t xml:space="preserve"> (with one operand)</w:t>
      </w:r>
      <w:r w:rsidRPr="00903DBA">
        <w:rPr>
          <w:highlight w:val="white"/>
        </w:rPr>
        <w:t xml:space="preserve">, </w:t>
      </w:r>
      <w:r w:rsidR="00D20C5F" w:rsidRPr="00903DBA">
        <w:rPr>
          <w:highlight w:val="white"/>
        </w:rPr>
        <w:t>or</w:t>
      </w:r>
      <w:r w:rsidRPr="00903DBA">
        <w:rPr>
          <w:highlight w:val="white"/>
        </w:rPr>
        <w:t xml:space="preserve"> binary </w:t>
      </w:r>
      <w:r w:rsidR="00D20C5F" w:rsidRPr="00903DBA">
        <w:rPr>
          <w:highlight w:val="white"/>
        </w:rPr>
        <w:t>(with two operands)</w:t>
      </w:r>
      <w:r w:rsidR="00654532" w:rsidRPr="00903DBA">
        <w:rPr>
          <w:highlight w:val="white"/>
        </w:rPr>
        <w:t xml:space="preserve">. </w:t>
      </w:r>
      <w:r w:rsidRPr="00903DBA">
        <w:rPr>
          <w:highlight w:val="white"/>
        </w:rPr>
        <w:t>In binary operations, t</w:t>
      </w:r>
      <w:r w:rsidR="00654532" w:rsidRPr="00903DBA">
        <w:rPr>
          <w:highlight w:val="white"/>
        </w:rPr>
        <w:t>he left operand must be a register or an address</w:t>
      </w:r>
      <w:r w:rsidR="00D20C5F" w:rsidRPr="00903DBA">
        <w:rPr>
          <w:highlight w:val="white"/>
        </w:rPr>
        <w:t>; a</w:t>
      </w:r>
      <w:r w:rsidR="00654532" w:rsidRPr="00903DBA">
        <w:rPr>
          <w:highlight w:val="white"/>
        </w:rPr>
        <w:t xml:space="preserve"> static name or an integer value is not allowed. The</w:t>
      </w:r>
      <w:r w:rsidRPr="00903DBA">
        <w:rPr>
          <w:highlight w:val="white"/>
        </w:rPr>
        <w:t xml:space="preserve"> operations can be further divided into </w:t>
      </w:r>
      <w:r w:rsidR="00654532" w:rsidRPr="00903DBA">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903DBA" w14:paraId="2A89CF9A" w14:textId="77777777" w:rsidTr="00654532">
        <w:tc>
          <w:tcPr>
            <w:tcW w:w="1078" w:type="dxa"/>
          </w:tcPr>
          <w:p w14:paraId="3AD3BFD9" w14:textId="76C63344" w:rsidR="00654532" w:rsidRPr="00903DBA" w:rsidRDefault="00654532" w:rsidP="00654532">
            <w:pPr>
              <w:spacing w:before="0" w:after="40"/>
              <w:rPr>
                <w:b/>
                <w:bCs/>
                <w:highlight w:val="white"/>
              </w:rPr>
            </w:pPr>
            <w:r w:rsidRPr="00903DBA">
              <w:rPr>
                <w:b/>
                <w:bCs/>
                <w:highlight w:val="white"/>
              </w:rPr>
              <w:t>Type</w:t>
            </w:r>
          </w:p>
        </w:tc>
        <w:tc>
          <w:tcPr>
            <w:tcW w:w="1236" w:type="dxa"/>
          </w:tcPr>
          <w:p w14:paraId="32B9867E" w14:textId="522D9C58" w:rsidR="00654532" w:rsidRPr="00903DBA" w:rsidRDefault="00654532" w:rsidP="00654532">
            <w:pPr>
              <w:spacing w:before="0" w:after="40"/>
              <w:rPr>
                <w:b/>
                <w:bCs/>
                <w:highlight w:val="white"/>
              </w:rPr>
            </w:pPr>
            <w:r w:rsidRPr="00903DBA">
              <w:rPr>
                <w:b/>
                <w:bCs/>
                <w:highlight w:val="white"/>
              </w:rPr>
              <w:t>Category</w:t>
            </w:r>
          </w:p>
        </w:tc>
        <w:tc>
          <w:tcPr>
            <w:tcW w:w="4979" w:type="dxa"/>
          </w:tcPr>
          <w:p w14:paraId="126952B0" w14:textId="77777777" w:rsidR="00654532" w:rsidRPr="00903DBA" w:rsidRDefault="00654532" w:rsidP="00654532">
            <w:pPr>
              <w:spacing w:before="0" w:after="40"/>
              <w:rPr>
                <w:b/>
                <w:bCs/>
                <w:highlight w:val="white"/>
              </w:rPr>
            </w:pPr>
            <w:r w:rsidRPr="00903DBA">
              <w:rPr>
                <w:b/>
                <w:bCs/>
                <w:highlight w:val="white"/>
              </w:rPr>
              <w:t>Description</w:t>
            </w:r>
          </w:p>
        </w:tc>
        <w:tc>
          <w:tcPr>
            <w:tcW w:w="2057" w:type="dxa"/>
          </w:tcPr>
          <w:p w14:paraId="6D95E547" w14:textId="77777777" w:rsidR="00654532" w:rsidRPr="00903DBA" w:rsidRDefault="00654532" w:rsidP="00654532">
            <w:pPr>
              <w:spacing w:before="0" w:after="40"/>
              <w:rPr>
                <w:b/>
                <w:bCs/>
                <w:highlight w:val="white"/>
              </w:rPr>
            </w:pPr>
            <w:r w:rsidRPr="00903DBA">
              <w:rPr>
                <w:b/>
                <w:bCs/>
                <w:highlight w:val="white"/>
              </w:rPr>
              <w:t>Examples</w:t>
            </w:r>
          </w:p>
        </w:tc>
      </w:tr>
      <w:tr w:rsidR="00313A2C" w:rsidRPr="00903DBA" w14:paraId="60CFA1DB" w14:textId="77777777" w:rsidTr="00654532">
        <w:tc>
          <w:tcPr>
            <w:tcW w:w="1078" w:type="dxa"/>
          </w:tcPr>
          <w:p w14:paraId="2802C263" w14:textId="713B307F" w:rsidR="00313A2C" w:rsidRPr="00903DBA" w:rsidRDefault="00F027BF" w:rsidP="00313A2C">
            <w:pPr>
              <w:spacing w:before="0" w:after="40"/>
              <w:rPr>
                <w:highlight w:val="white"/>
              </w:rPr>
            </w:pPr>
            <w:r w:rsidRPr="00903DBA">
              <w:rPr>
                <w:highlight w:val="white"/>
              </w:rPr>
              <w:t>Nullary</w:t>
            </w:r>
          </w:p>
        </w:tc>
        <w:tc>
          <w:tcPr>
            <w:tcW w:w="1236" w:type="dxa"/>
          </w:tcPr>
          <w:p w14:paraId="0CE81FEB" w14:textId="0C949A16" w:rsidR="00313A2C" w:rsidRPr="00903DBA" w:rsidRDefault="00F027BF" w:rsidP="00313A2C">
            <w:pPr>
              <w:spacing w:before="0" w:after="40"/>
              <w:rPr>
                <w:highlight w:val="white"/>
              </w:rPr>
            </w:pPr>
            <w:r w:rsidRPr="00903DBA">
              <w:rPr>
                <w:highlight w:val="white"/>
              </w:rPr>
              <w:t>1</w:t>
            </w:r>
          </w:p>
        </w:tc>
        <w:tc>
          <w:tcPr>
            <w:tcW w:w="4979" w:type="dxa"/>
          </w:tcPr>
          <w:p w14:paraId="401D2694" w14:textId="32EBE2E2" w:rsidR="00313A2C" w:rsidRPr="00903DBA" w:rsidRDefault="00A45E17" w:rsidP="00313A2C">
            <w:pPr>
              <w:spacing w:before="0" w:after="40"/>
            </w:pPr>
            <w:r w:rsidRPr="00903DBA">
              <w:t>operator</w:t>
            </w:r>
          </w:p>
        </w:tc>
        <w:tc>
          <w:tcPr>
            <w:tcW w:w="2057" w:type="dxa"/>
          </w:tcPr>
          <w:p w14:paraId="395DDC0D" w14:textId="329223B4" w:rsidR="00313A2C" w:rsidRPr="00903DBA" w:rsidRDefault="00597C19" w:rsidP="00313A2C">
            <w:pPr>
              <w:spacing w:before="0" w:after="40"/>
              <w:rPr>
                <w:highlight w:val="white"/>
              </w:rPr>
            </w:pPr>
            <w:r w:rsidRPr="00903DBA">
              <w:rPr>
                <w:highlight w:val="white"/>
              </w:rPr>
              <w:t>fadd</w:t>
            </w:r>
          </w:p>
        </w:tc>
      </w:tr>
      <w:tr w:rsidR="00F027BF" w:rsidRPr="00903DBA" w14:paraId="5A0A61AA" w14:textId="77777777" w:rsidTr="00654532">
        <w:tc>
          <w:tcPr>
            <w:tcW w:w="1078" w:type="dxa"/>
            <w:vMerge w:val="restart"/>
          </w:tcPr>
          <w:p w14:paraId="1881452C" w14:textId="760A1089" w:rsidR="00F027BF" w:rsidRPr="00903DBA" w:rsidRDefault="00F027BF" w:rsidP="00A45E17">
            <w:pPr>
              <w:spacing w:before="0" w:after="40"/>
              <w:rPr>
                <w:highlight w:val="white"/>
              </w:rPr>
            </w:pPr>
            <w:r w:rsidRPr="00903DBA">
              <w:rPr>
                <w:highlight w:val="white"/>
              </w:rPr>
              <w:t>Unary</w:t>
            </w:r>
          </w:p>
        </w:tc>
        <w:tc>
          <w:tcPr>
            <w:tcW w:w="1236" w:type="dxa"/>
          </w:tcPr>
          <w:p w14:paraId="32477111" w14:textId="3BE7F2AB" w:rsidR="00F027BF" w:rsidRPr="00903DBA" w:rsidRDefault="00F027BF" w:rsidP="00A45E17">
            <w:pPr>
              <w:spacing w:before="0" w:after="40"/>
              <w:rPr>
                <w:highlight w:val="white"/>
              </w:rPr>
            </w:pPr>
            <w:r w:rsidRPr="00903DBA">
              <w:rPr>
                <w:highlight w:val="white"/>
              </w:rPr>
              <w:t>2</w:t>
            </w:r>
          </w:p>
        </w:tc>
        <w:tc>
          <w:tcPr>
            <w:tcW w:w="4979" w:type="dxa"/>
          </w:tcPr>
          <w:p w14:paraId="79C968F9" w14:textId="6E8EBFE0" w:rsidR="00F027BF" w:rsidRPr="00903DBA" w:rsidRDefault="00F027BF" w:rsidP="00A45E17">
            <w:pPr>
              <w:spacing w:before="0" w:after="40"/>
            </w:pPr>
            <w:r w:rsidRPr="00903DBA">
              <w:t>operator register</w:t>
            </w:r>
          </w:p>
        </w:tc>
        <w:tc>
          <w:tcPr>
            <w:tcW w:w="2057" w:type="dxa"/>
          </w:tcPr>
          <w:p w14:paraId="3ECD0374" w14:textId="11CB065A" w:rsidR="00F027BF" w:rsidRPr="00903DBA" w:rsidRDefault="00F027BF" w:rsidP="00A45E17">
            <w:pPr>
              <w:spacing w:before="0" w:after="40"/>
              <w:rPr>
                <w:highlight w:val="white"/>
              </w:rPr>
            </w:pPr>
            <w:r w:rsidRPr="00903DBA">
              <w:rPr>
                <w:highlight w:val="white"/>
              </w:rPr>
              <w:t>neg ax</w:t>
            </w:r>
          </w:p>
        </w:tc>
      </w:tr>
      <w:tr w:rsidR="00F027BF" w:rsidRPr="00903DBA" w14:paraId="5DC05509" w14:textId="77777777" w:rsidTr="00654532">
        <w:tc>
          <w:tcPr>
            <w:tcW w:w="1078" w:type="dxa"/>
            <w:vMerge/>
          </w:tcPr>
          <w:p w14:paraId="5B519F82" w14:textId="77777777" w:rsidR="00F027BF" w:rsidRPr="00903DBA" w:rsidRDefault="00F027BF" w:rsidP="00A45E17">
            <w:pPr>
              <w:spacing w:before="0" w:after="40"/>
              <w:rPr>
                <w:highlight w:val="white"/>
              </w:rPr>
            </w:pPr>
          </w:p>
        </w:tc>
        <w:tc>
          <w:tcPr>
            <w:tcW w:w="1236" w:type="dxa"/>
          </w:tcPr>
          <w:p w14:paraId="65611584" w14:textId="4C555832" w:rsidR="00F027BF" w:rsidRPr="00903DBA" w:rsidRDefault="00F027BF" w:rsidP="00A45E17">
            <w:pPr>
              <w:spacing w:before="0" w:after="40"/>
              <w:rPr>
                <w:highlight w:val="white"/>
              </w:rPr>
            </w:pPr>
            <w:r w:rsidRPr="00903DBA">
              <w:rPr>
                <w:highlight w:val="white"/>
              </w:rPr>
              <w:t>3</w:t>
            </w:r>
          </w:p>
        </w:tc>
        <w:tc>
          <w:tcPr>
            <w:tcW w:w="4979" w:type="dxa"/>
          </w:tcPr>
          <w:p w14:paraId="34BF560B" w14:textId="7563F04E" w:rsidR="00F027BF" w:rsidRPr="00903DBA" w:rsidRDefault="00F027BF" w:rsidP="00A45E17">
            <w:pPr>
              <w:spacing w:before="0" w:after="40"/>
            </w:pPr>
            <w:r w:rsidRPr="00903DBA">
              <w:t>operator [register + offset]</w:t>
            </w:r>
          </w:p>
          <w:p w14:paraId="58835A3E" w14:textId="1606CAF6" w:rsidR="00F027BF" w:rsidRPr="00903DBA" w:rsidRDefault="00F027BF" w:rsidP="00A45E17">
            <w:pPr>
              <w:spacing w:before="0" w:after="40"/>
            </w:pPr>
            <w:r w:rsidRPr="00903DBA">
              <w:t>operator [static name + offset]</w:t>
            </w:r>
          </w:p>
        </w:tc>
        <w:tc>
          <w:tcPr>
            <w:tcW w:w="2057" w:type="dxa"/>
          </w:tcPr>
          <w:p w14:paraId="6A981848" w14:textId="77777777" w:rsidR="00F027BF" w:rsidRPr="00903DBA" w:rsidRDefault="00F027BF" w:rsidP="00A45E17">
            <w:pPr>
              <w:spacing w:before="0" w:after="40"/>
              <w:rPr>
                <w:highlight w:val="white"/>
              </w:rPr>
            </w:pPr>
            <w:r w:rsidRPr="00903DBA">
              <w:rPr>
                <w:highlight w:val="white"/>
              </w:rPr>
              <w:t>inc [bp + 2]</w:t>
            </w:r>
          </w:p>
          <w:p w14:paraId="4229EEF0" w14:textId="67E87475" w:rsidR="00F027BF" w:rsidRPr="00903DBA" w:rsidRDefault="00F027BF" w:rsidP="00A45E17">
            <w:pPr>
              <w:spacing w:before="0" w:after="40"/>
              <w:rPr>
                <w:highlight w:val="white"/>
              </w:rPr>
            </w:pPr>
            <w:r w:rsidRPr="00903DBA">
              <w:rPr>
                <w:highlight w:val="white"/>
              </w:rPr>
              <w:t>dec [stdin + 4]</w:t>
            </w:r>
          </w:p>
        </w:tc>
      </w:tr>
      <w:tr w:rsidR="00F027BF" w:rsidRPr="00903DBA" w14:paraId="474D562A" w14:textId="77777777" w:rsidTr="00654532">
        <w:tc>
          <w:tcPr>
            <w:tcW w:w="1078" w:type="dxa"/>
            <w:vMerge w:val="restart"/>
          </w:tcPr>
          <w:p w14:paraId="3C948CC0" w14:textId="6C911011" w:rsidR="00F027BF" w:rsidRPr="00903DBA" w:rsidRDefault="00F027BF" w:rsidP="00A45E17">
            <w:pPr>
              <w:spacing w:before="0" w:after="40"/>
              <w:rPr>
                <w:highlight w:val="white"/>
              </w:rPr>
            </w:pPr>
            <w:r w:rsidRPr="00903DBA">
              <w:rPr>
                <w:highlight w:val="white"/>
              </w:rPr>
              <w:t>Binary</w:t>
            </w:r>
          </w:p>
        </w:tc>
        <w:tc>
          <w:tcPr>
            <w:tcW w:w="1236" w:type="dxa"/>
          </w:tcPr>
          <w:p w14:paraId="03EE15B3" w14:textId="1107B631" w:rsidR="00F027BF" w:rsidRPr="00903DBA" w:rsidRDefault="00F027BF" w:rsidP="00A45E17">
            <w:pPr>
              <w:spacing w:before="0" w:after="40"/>
              <w:rPr>
                <w:highlight w:val="white"/>
              </w:rPr>
            </w:pPr>
            <w:r w:rsidRPr="00903DBA">
              <w:rPr>
                <w:highlight w:val="white"/>
              </w:rPr>
              <w:t>5</w:t>
            </w:r>
          </w:p>
        </w:tc>
        <w:tc>
          <w:tcPr>
            <w:tcW w:w="4979" w:type="dxa"/>
          </w:tcPr>
          <w:p w14:paraId="5FC323D4" w14:textId="1DA50521" w:rsidR="00F027BF" w:rsidRPr="00903DBA" w:rsidRDefault="00F027BF" w:rsidP="00A45E17">
            <w:pPr>
              <w:spacing w:before="0" w:after="40"/>
            </w:pPr>
            <w:r w:rsidRPr="00903DBA">
              <w:t>operator register, register</w:t>
            </w:r>
          </w:p>
          <w:p w14:paraId="5C4277DF" w14:textId="5EC27A95" w:rsidR="00F027BF" w:rsidRPr="00903DBA" w:rsidRDefault="00F027BF" w:rsidP="00A45E17">
            <w:pPr>
              <w:spacing w:before="0" w:after="40"/>
            </w:pPr>
            <w:r w:rsidRPr="00903DBA">
              <w:t>operator register, static name</w:t>
            </w:r>
          </w:p>
          <w:p w14:paraId="7CFD8983" w14:textId="65E59DCA" w:rsidR="00F027BF" w:rsidRPr="00903DBA" w:rsidRDefault="00F027BF" w:rsidP="00A45E17">
            <w:pPr>
              <w:spacing w:before="0" w:after="40"/>
            </w:pPr>
            <w:r w:rsidRPr="00903DBA">
              <w:t>operator register, integer value</w:t>
            </w:r>
          </w:p>
        </w:tc>
        <w:tc>
          <w:tcPr>
            <w:tcW w:w="2057" w:type="dxa"/>
          </w:tcPr>
          <w:p w14:paraId="25916F30" w14:textId="77777777" w:rsidR="00F027BF" w:rsidRPr="00903DBA" w:rsidRDefault="00F027BF" w:rsidP="00A45E17">
            <w:pPr>
              <w:spacing w:before="0" w:after="40"/>
              <w:rPr>
                <w:highlight w:val="white"/>
              </w:rPr>
            </w:pPr>
            <w:r w:rsidRPr="00903DBA">
              <w:rPr>
                <w:highlight w:val="white"/>
              </w:rPr>
              <w:t>mov ax, bx</w:t>
            </w:r>
          </w:p>
          <w:p w14:paraId="57633D02" w14:textId="77777777" w:rsidR="00F027BF" w:rsidRPr="00903DBA" w:rsidRDefault="00F027BF" w:rsidP="00A45E17">
            <w:pPr>
              <w:spacing w:before="0" w:after="40"/>
              <w:rPr>
                <w:highlight w:val="white"/>
              </w:rPr>
            </w:pPr>
            <w:r w:rsidRPr="00903DBA">
              <w:rPr>
                <w:highlight w:val="white"/>
              </w:rPr>
              <w:t>add ax, stdin</w:t>
            </w:r>
          </w:p>
          <w:p w14:paraId="152854E3" w14:textId="77777777" w:rsidR="00F027BF" w:rsidRPr="00903DBA" w:rsidRDefault="00F027BF" w:rsidP="00A45E17">
            <w:pPr>
              <w:spacing w:before="0" w:after="40"/>
              <w:rPr>
                <w:highlight w:val="white"/>
              </w:rPr>
            </w:pPr>
            <w:r w:rsidRPr="00903DBA">
              <w:rPr>
                <w:highlight w:val="white"/>
              </w:rPr>
              <w:t>sub ax, 123</w:t>
            </w:r>
          </w:p>
        </w:tc>
      </w:tr>
      <w:tr w:rsidR="00F027BF" w:rsidRPr="00903DBA" w14:paraId="39A207DB" w14:textId="77777777" w:rsidTr="00654532">
        <w:tc>
          <w:tcPr>
            <w:tcW w:w="1078" w:type="dxa"/>
            <w:vMerge/>
          </w:tcPr>
          <w:p w14:paraId="56E2C123" w14:textId="77777777" w:rsidR="00F027BF" w:rsidRPr="00903DBA" w:rsidRDefault="00F027BF" w:rsidP="00A45E17">
            <w:pPr>
              <w:spacing w:before="0" w:after="40"/>
              <w:rPr>
                <w:highlight w:val="white"/>
              </w:rPr>
            </w:pPr>
          </w:p>
        </w:tc>
        <w:tc>
          <w:tcPr>
            <w:tcW w:w="1236" w:type="dxa"/>
          </w:tcPr>
          <w:p w14:paraId="7CEF70F5" w14:textId="465EDB1A" w:rsidR="00F027BF" w:rsidRPr="00903DBA" w:rsidRDefault="00F027BF" w:rsidP="00A45E17">
            <w:pPr>
              <w:spacing w:before="0" w:after="40"/>
              <w:rPr>
                <w:highlight w:val="white"/>
              </w:rPr>
            </w:pPr>
            <w:r w:rsidRPr="00903DBA">
              <w:rPr>
                <w:highlight w:val="white"/>
              </w:rPr>
              <w:t>6</w:t>
            </w:r>
          </w:p>
        </w:tc>
        <w:tc>
          <w:tcPr>
            <w:tcW w:w="4979" w:type="dxa"/>
          </w:tcPr>
          <w:p w14:paraId="08CD4FD5" w14:textId="34E32B4B" w:rsidR="00F027BF" w:rsidRPr="00903DBA" w:rsidRDefault="00F027BF" w:rsidP="00A45E17">
            <w:pPr>
              <w:spacing w:before="0" w:after="40"/>
            </w:pPr>
            <w:r w:rsidRPr="00903DBA">
              <w:t>operator [register + offset], register</w:t>
            </w:r>
          </w:p>
          <w:p w14:paraId="477C565A" w14:textId="0A00BF15" w:rsidR="00F027BF" w:rsidRPr="00903DBA" w:rsidRDefault="00F027BF" w:rsidP="00A45E17">
            <w:pPr>
              <w:spacing w:before="0" w:after="40"/>
            </w:pPr>
            <w:r w:rsidRPr="00903DBA">
              <w:t>operator [register + offset], static name</w:t>
            </w:r>
          </w:p>
          <w:p w14:paraId="0809887A" w14:textId="59AF2C25" w:rsidR="00F027BF" w:rsidRPr="00903DBA" w:rsidRDefault="00F027BF" w:rsidP="00A45E17">
            <w:pPr>
              <w:spacing w:before="0" w:after="40"/>
            </w:pPr>
            <w:r w:rsidRPr="00903DBA">
              <w:t>operator [register + offset], integer value</w:t>
            </w:r>
          </w:p>
          <w:p w14:paraId="70C55243" w14:textId="303D6507" w:rsidR="00F027BF" w:rsidRPr="00903DBA" w:rsidRDefault="00F027BF" w:rsidP="00A45E17">
            <w:pPr>
              <w:spacing w:before="0" w:after="40"/>
            </w:pPr>
            <w:r w:rsidRPr="00903DBA">
              <w:t>operator [static name + offset], register</w:t>
            </w:r>
          </w:p>
          <w:p w14:paraId="5CF1B90B" w14:textId="3E59925D" w:rsidR="00F027BF" w:rsidRPr="00903DBA" w:rsidRDefault="00F027BF" w:rsidP="00A45E17">
            <w:pPr>
              <w:spacing w:before="0" w:after="40"/>
            </w:pPr>
            <w:r w:rsidRPr="00903DBA">
              <w:t>operator [static name + offset], static name</w:t>
            </w:r>
          </w:p>
          <w:p w14:paraId="4054B9A1" w14:textId="0D50C4F1" w:rsidR="00F027BF" w:rsidRPr="00903DBA" w:rsidRDefault="00F027BF" w:rsidP="00A45E17">
            <w:pPr>
              <w:spacing w:before="0" w:after="40"/>
            </w:pPr>
            <w:r w:rsidRPr="00903DBA">
              <w:t>operator [static name + offset], integer value</w:t>
            </w:r>
          </w:p>
        </w:tc>
        <w:tc>
          <w:tcPr>
            <w:tcW w:w="2057" w:type="dxa"/>
          </w:tcPr>
          <w:p w14:paraId="0D623F24" w14:textId="77777777" w:rsidR="00F027BF" w:rsidRPr="00903DBA" w:rsidRDefault="00F027BF" w:rsidP="00A45E17">
            <w:pPr>
              <w:spacing w:before="0" w:after="40"/>
              <w:rPr>
                <w:highlight w:val="white"/>
              </w:rPr>
            </w:pPr>
            <w:r w:rsidRPr="00903DBA">
              <w:rPr>
                <w:highlight w:val="white"/>
              </w:rPr>
              <w:t>mov [bp + 2], bx</w:t>
            </w:r>
          </w:p>
          <w:p w14:paraId="0D1CFFE7" w14:textId="77777777" w:rsidR="00F027BF" w:rsidRPr="00903DBA" w:rsidRDefault="00F027BF" w:rsidP="00A45E17">
            <w:pPr>
              <w:spacing w:before="0" w:after="40"/>
              <w:rPr>
                <w:highlight w:val="white"/>
              </w:rPr>
            </w:pPr>
            <w:r w:rsidRPr="00903DBA">
              <w:rPr>
                <w:highlight w:val="white"/>
              </w:rPr>
              <w:t>add [bp + 2], stdin</w:t>
            </w:r>
          </w:p>
          <w:p w14:paraId="2C9200C2" w14:textId="77777777" w:rsidR="00F027BF" w:rsidRPr="00903DBA" w:rsidRDefault="00F027BF" w:rsidP="00A45E17">
            <w:pPr>
              <w:spacing w:before="0" w:after="40"/>
              <w:rPr>
                <w:highlight w:val="white"/>
              </w:rPr>
            </w:pPr>
            <w:r w:rsidRPr="00903DBA">
              <w:rPr>
                <w:highlight w:val="white"/>
              </w:rPr>
              <w:t>sub [bp + 2], 123</w:t>
            </w:r>
          </w:p>
          <w:p w14:paraId="7833E305" w14:textId="77777777" w:rsidR="00F027BF" w:rsidRPr="00903DBA" w:rsidRDefault="00F027BF" w:rsidP="00A45E17">
            <w:pPr>
              <w:spacing w:before="0" w:after="40"/>
              <w:rPr>
                <w:highlight w:val="white"/>
              </w:rPr>
            </w:pPr>
            <w:r w:rsidRPr="00903DBA">
              <w:rPr>
                <w:highlight w:val="white"/>
              </w:rPr>
              <w:t>mov [stdin + 4], bx</w:t>
            </w:r>
          </w:p>
          <w:p w14:paraId="79994121" w14:textId="77777777" w:rsidR="00F027BF" w:rsidRPr="00903DBA" w:rsidRDefault="00F027BF" w:rsidP="00A45E17">
            <w:pPr>
              <w:spacing w:before="0" w:after="40"/>
              <w:rPr>
                <w:highlight w:val="white"/>
              </w:rPr>
            </w:pPr>
            <w:r w:rsidRPr="00903DBA">
              <w:rPr>
                <w:highlight w:val="white"/>
              </w:rPr>
              <w:t>add [stdin + 4], stdin</w:t>
            </w:r>
          </w:p>
          <w:p w14:paraId="07649B2F" w14:textId="77777777" w:rsidR="00F027BF" w:rsidRPr="00903DBA" w:rsidRDefault="00F027BF" w:rsidP="00A45E17">
            <w:pPr>
              <w:spacing w:before="0" w:after="40"/>
              <w:rPr>
                <w:highlight w:val="white"/>
              </w:rPr>
            </w:pPr>
            <w:r w:rsidRPr="00903DBA">
              <w:rPr>
                <w:highlight w:val="white"/>
              </w:rPr>
              <w:t>sub [stdin + 4], 123</w:t>
            </w:r>
          </w:p>
        </w:tc>
      </w:tr>
      <w:tr w:rsidR="00F027BF" w:rsidRPr="00903DBA" w14:paraId="53C0DF47" w14:textId="77777777" w:rsidTr="00654532">
        <w:tc>
          <w:tcPr>
            <w:tcW w:w="1078" w:type="dxa"/>
            <w:vMerge/>
          </w:tcPr>
          <w:p w14:paraId="439F8E28" w14:textId="77777777" w:rsidR="00F027BF" w:rsidRPr="00903DBA" w:rsidRDefault="00F027BF" w:rsidP="00A45E17">
            <w:pPr>
              <w:spacing w:before="0" w:after="40"/>
              <w:rPr>
                <w:highlight w:val="white"/>
              </w:rPr>
            </w:pPr>
          </w:p>
        </w:tc>
        <w:tc>
          <w:tcPr>
            <w:tcW w:w="1236" w:type="dxa"/>
          </w:tcPr>
          <w:p w14:paraId="181435BA" w14:textId="50BA8F1E" w:rsidR="00F027BF" w:rsidRPr="00903DBA" w:rsidRDefault="00F027BF" w:rsidP="00A45E17">
            <w:pPr>
              <w:spacing w:before="0" w:after="40"/>
              <w:rPr>
                <w:highlight w:val="white"/>
              </w:rPr>
            </w:pPr>
            <w:r w:rsidRPr="00903DBA">
              <w:rPr>
                <w:highlight w:val="white"/>
              </w:rPr>
              <w:t>6</w:t>
            </w:r>
          </w:p>
        </w:tc>
        <w:tc>
          <w:tcPr>
            <w:tcW w:w="4979" w:type="dxa"/>
          </w:tcPr>
          <w:p w14:paraId="5A5DD9E4" w14:textId="6EA00C24" w:rsidR="00F027BF" w:rsidRPr="00903DBA" w:rsidRDefault="00F027BF" w:rsidP="00A45E17">
            <w:pPr>
              <w:spacing w:before="0" w:after="40"/>
            </w:pPr>
            <w:r w:rsidRPr="00903DBA">
              <w:t>operator register, [register + offset]</w:t>
            </w:r>
          </w:p>
          <w:p w14:paraId="5D7CD7F1" w14:textId="0CFEC2EF" w:rsidR="00F027BF" w:rsidRPr="00903DBA" w:rsidRDefault="00F027BF" w:rsidP="00A45E17">
            <w:pPr>
              <w:spacing w:before="0" w:after="40"/>
            </w:pPr>
            <w:r w:rsidRPr="00903DBA">
              <w:t>operator register, [static name + offset]</w:t>
            </w:r>
          </w:p>
        </w:tc>
        <w:tc>
          <w:tcPr>
            <w:tcW w:w="2057" w:type="dxa"/>
          </w:tcPr>
          <w:p w14:paraId="197529C5" w14:textId="77777777" w:rsidR="00F027BF" w:rsidRPr="00903DBA" w:rsidRDefault="00F027BF" w:rsidP="00A45E17">
            <w:pPr>
              <w:spacing w:before="0" w:after="40"/>
              <w:rPr>
                <w:highlight w:val="white"/>
              </w:rPr>
            </w:pPr>
            <w:r w:rsidRPr="00903DBA">
              <w:rPr>
                <w:highlight w:val="white"/>
              </w:rPr>
              <w:t>mov ax, [bp + 2]</w:t>
            </w:r>
          </w:p>
          <w:p w14:paraId="3ED02FA7" w14:textId="77777777" w:rsidR="00F027BF" w:rsidRPr="00903DBA" w:rsidRDefault="00F027BF" w:rsidP="00A45E17">
            <w:pPr>
              <w:spacing w:before="0" w:after="40"/>
              <w:rPr>
                <w:highlight w:val="white"/>
              </w:rPr>
            </w:pPr>
            <w:r w:rsidRPr="00903DBA">
              <w:rPr>
                <w:highlight w:val="white"/>
              </w:rPr>
              <w:t>add ax, [stdin +4]</w:t>
            </w:r>
          </w:p>
        </w:tc>
      </w:tr>
    </w:tbl>
    <w:p w14:paraId="78FE1025" w14:textId="77777777" w:rsidR="00097076" w:rsidRPr="00903DBA" w:rsidRDefault="00097076" w:rsidP="00097076">
      <w:pPr>
        <w:pStyle w:val="Code"/>
        <w:rPr>
          <w:highlight w:val="white"/>
        </w:rPr>
      </w:pPr>
    </w:p>
    <w:p w14:paraId="7C66D23D" w14:textId="0C8192B1" w:rsidR="00A12F90" w:rsidRPr="00903DBA" w:rsidRDefault="00744609" w:rsidP="00A12F90">
      <w:pPr>
        <w:rPr>
          <w:highlight w:val="white"/>
        </w:rPr>
      </w:pPr>
      <w:r w:rsidRPr="00903DBA">
        <w:rPr>
          <w:highlight w:val="white"/>
        </w:rPr>
        <w:lastRenderedPageBreak/>
        <w:t>In case of a nullary operator, we simply return its name.</w:t>
      </w:r>
    </w:p>
    <w:p w14:paraId="0F49C0C6" w14:textId="77777777" w:rsidR="00BB1C53" w:rsidRPr="00903DBA" w:rsidRDefault="00BB1C53" w:rsidP="00BB1C53">
      <w:pPr>
        <w:pStyle w:val="Code"/>
        <w:rPr>
          <w:highlight w:val="white"/>
        </w:rPr>
      </w:pPr>
      <w:r w:rsidRPr="00903DBA">
        <w:rPr>
          <w:highlight w:val="white"/>
        </w:rPr>
        <w:t xml:space="preserve">      if (IsNullary()) {</w:t>
      </w:r>
    </w:p>
    <w:p w14:paraId="76348D9C" w14:textId="77777777" w:rsidR="00BB1C53" w:rsidRPr="00903DBA" w:rsidRDefault="00BB1C53" w:rsidP="00BB1C53">
      <w:pPr>
        <w:pStyle w:val="Code"/>
        <w:rPr>
          <w:highlight w:val="white"/>
        </w:rPr>
      </w:pPr>
      <w:r w:rsidRPr="00903DBA">
        <w:rPr>
          <w:highlight w:val="white"/>
        </w:rPr>
        <w:t xml:space="preserve">        return "\t" + operatorName;</w:t>
      </w:r>
    </w:p>
    <w:p w14:paraId="5929941A" w14:textId="77777777" w:rsidR="00BB1C53" w:rsidRPr="00903DBA" w:rsidRDefault="00BB1C53" w:rsidP="00BB1C53">
      <w:pPr>
        <w:pStyle w:val="Code"/>
        <w:rPr>
          <w:highlight w:val="white"/>
        </w:rPr>
      </w:pPr>
      <w:r w:rsidRPr="00903DBA">
        <w:rPr>
          <w:highlight w:val="white"/>
        </w:rPr>
        <w:t xml:space="preserve">      }</w:t>
      </w:r>
    </w:p>
    <w:p w14:paraId="6F57E108" w14:textId="77777777" w:rsidR="00AE6BCE" w:rsidRPr="00903DBA" w:rsidRDefault="00117715" w:rsidP="00AE6BCE">
      <w:pPr>
        <w:rPr>
          <w:highlight w:val="white"/>
        </w:rPr>
      </w:pPr>
      <w:r w:rsidRPr="00903DBA">
        <w:rPr>
          <w:highlight w:val="white"/>
        </w:rPr>
        <w:t>U</w:t>
      </w:r>
      <w:r w:rsidR="00A12F90" w:rsidRPr="00903DBA">
        <w:rPr>
          <w:highlight w:val="white"/>
        </w:rPr>
        <w:t xml:space="preserve">nary operations </w:t>
      </w:r>
      <w:r w:rsidR="00244FA5" w:rsidRPr="00903DBA">
        <w:rPr>
          <w:highlight w:val="white"/>
        </w:rPr>
        <w:t xml:space="preserve">of category </w:t>
      </w:r>
      <w:r w:rsidRPr="00903DBA">
        <w:rPr>
          <w:highlight w:val="white"/>
        </w:rPr>
        <w:t>two and three</w:t>
      </w:r>
      <w:r w:rsidR="00244FA5" w:rsidRPr="00903DBA">
        <w:rPr>
          <w:highlight w:val="white"/>
        </w:rPr>
        <w:t>, where the operand is an address</w:t>
      </w:r>
      <w:r w:rsidR="00F8051B" w:rsidRPr="00903DBA">
        <w:rPr>
          <w:highlight w:val="white"/>
        </w:rPr>
        <w:t xml:space="preserve"> or a register. In case of an address, the first operand is a register or a string (static name), the second operand is an integer (offset), and the third operand is null. </w:t>
      </w:r>
      <w:r w:rsidR="00AE6BCE" w:rsidRPr="00903DBA">
        <w:rPr>
          <w:highlight w:val="white"/>
        </w:rPr>
        <w:t>In case of a register, the second and third operands are null.</w:t>
      </w:r>
    </w:p>
    <w:p w14:paraId="1209996C" w14:textId="77777777" w:rsidR="00744609" w:rsidRPr="00903DBA" w:rsidRDefault="00744609" w:rsidP="00744609">
      <w:pPr>
        <w:pStyle w:val="Code"/>
        <w:rPr>
          <w:highlight w:val="white"/>
        </w:rPr>
      </w:pPr>
      <w:r w:rsidRPr="00903DBA">
        <w:rPr>
          <w:highlight w:val="white"/>
        </w:rPr>
        <w:t xml:space="preserve">      else if (IsUnary()) {</w:t>
      </w:r>
    </w:p>
    <w:p w14:paraId="273FB54E" w14:textId="77777777" w:rsidR="00744609" w:rsidRPr="00903DBA" w:rsidRDefault="00744609" w:rsidP="00744609">
      <w:pPr>
        <w:pStyle w:val="Code"/>
        <w:rPr>
          <w:highlight w:val="white"/>
        </w:rPr>
      </w:pPr>
      <w:r w:rsidRPr="00903DBA">
        <w:rPr>
          <w:highlight w:val="white"/>
        </w:rPr>
        <w:t xml:space="preserve">        if (((operand0 is Register) || (operand0 is string)) &amp;&amp;</w:t>
      </w:r>
    </w:p>
    <w:p w14:paraId="521B37D8" w14:textId="77777777" w:rsidR="00744609" w:rsidRPr="00903DBA" w:rsidRDefault="00744609" w:rsidP="00744609">
      <w:pPr>
        <w:pStyle w:val="Code"/>
        <w:rPr>
          <w:highlight w:val="white"/>
        </w:rPr>
      </w:pPr>
      <w:r w:rsidRPr="00903DBA">
        <w:rPr>
          <w:highlight w:val="white"/>
        </w:rPr>
        <w:t xml:space="preserve">                 (operand1 is int) &amp;&amp; (operand2 == null)) {</w:t>
      </w:r>
    </w:p>
    <w:p w14:paraId="793A3062" w14:textId="77777777" w:rsidR="00744609" w:rsidRPr="00903DBA" w:rsidRDefault="00744609" w:rsidP="00744609">
      <w:pPr>
        <w:pStyle w:val="Code"/>
        <w:rPr>
          <w:highlight w:val="white"/>
        </w:rPr>
      </w:pPr>
      <w:r w:rsidRPr="00903DBA">
        <w:rPr>
          <w:highlight w:val="white"/>
        </w:rPr>
        <w:t xml:space="preserve">          return "\t" + operatorName + " [" + operand0 +</w:t>
      </w:r>
    </w:p>
    <w:p w14:paraId="485F146A" w14:textId="77777777" w:rsidR="00744609" w:rsidRPr="00903DBA" w:rsidRDefault="00744609" w:rsidP="00744609">
      <w:pPr>
        <w:pStyle w:val="Code"/>
        <w:rPr>
          <w:highlight w:val="white"/>
        </w:rPr>
      </w:pPr>
      <w:r w:rsidRPr="00903DBA">
        <w:rPr>
          <w:highlight w:val="white"/>
        </w:rPr>
        <w:t xml:space="preserve">                 WithSign(operand1) + "]";</w:t>
      </w:r>
    </w:p>
    <w:p w14:paraId="029F073F" w14:textId="77777777" w:rsidR="00744609" w:rsidRPr="00903DBA" w:rsidRDefault="00744609" w:rsidP="00744609">
      <w:pPr>
        <w:pStyle w:val="Code"/>
        <w:rPr>
          <w:highlight w:val="white"/>
        </w:rPr>
      </w:pPr>
      <w:r w:rsidRPr="00903DBA">
        <w:rPr>
          <w:highlight w:val="white"/>
        </w:rPr>
        <w:t xml:space="preserve">        }</w:t>
      </w:r>
    </w:p>
    <w:p w14:paraId="364AE613" w14:textId="1B90EBB1" w:rsidR="00744609" w:rsidRPr="00903DBA" w:rsidRDefault="00744609" w:rsidP="00744609">
      <w:pPr>
        <w:pStyle w:val="Code"/>
        <w:rPr>
          <w:highlight w:val="white"/>
        </w:rPr>
      </w:pPr>
      <w:r w:rsidRPr="00903DBA">
        <w:rPr>
          <w:highlight w:val="white"/>
        </w:rPr>
        <w:t xml:space="preserve">        else if ((operand0 is Register) &amp;&amp; (operand1 == null) &amp;&amp;</w:t>
      </w:r>
    </w:p>
    <w:p w14:paraId="72694370" w14:textId="77777777" w:rsidR="00744609" w:rsidRPr="00903DBA" w:rsidRDefault="00744609" w:rsidP="00744609">
      <w:pPr>
        <w:pStyle w:val="Code"/>
        <w:rPr>
          <w:highlight w:val="white"/>
        </w:rPr>
      </w:pPr>
      <w:r w:rsidRPr="00903DBA">
        <w:rPr>
          <w:highlight w:val="white"/>
        </w:rPr>
        <w:t xml:space="preserve">                 (operand2 == null)) {</w:t>
      </w:r>
    </w:p>
    <w:p w14:paraId="64ED8C44" w14:textId="77777777" w:rsidR="00744609" w:rsidRPr="00903DBA" w:rsidRDefault="00744609" w:rsidP="00744609">
      <w:pPr>
        <w:pStyle w:val="Code"/>
        <w:rPr>
          <w:highlight w:val="white"/>
        </w:rPr>
      </w:pPr>
      <w:r w:rsidRPr="00903DBA">
        <w:rPr>
          <w:highlight w:val="white"/>
        </w:rPr>
        <w:t xml:space="preserve">          return "\t" + operatorName + " " + operand0;</w:t>
      </w:r>
    </w:p>
    <w:p w14:paraId="082AF65B" w14:textId="77777777" w:rsidR="00744609" w:rsidRPr="00903DBA" w:rsidRDefault="00744609" w:rsidP="00744609">
      <w:pPr>
        <w:pStyle w:val="Code"/>
        <w:rPr>
          <w:highlight w:val="white"/>
        </w:rPr>
      </w:pPr>
      <w:r w:rsidRPr="00903DBA">
        <w:rPr>
          <w:highlight w:val="white"/>
        </w:rPr>
        <w:t xml:space="preserve">        }</w:t>
      </w:r>
    </w:p>
    <w:p w14:paraId="3000D057" w14:textId="73D6D879" w:rsidR="00832410" w:rsidRPr="00903DBA" w:rsidRDefault="00BC3573" w:rsidP="00832410">
      <w:pPr>
        <w:rPr>
          <w:b/>
          <w:noProof/>
        </w:rPr>
      </w:pPr>
      <w:r w:rsidRPr="00903DBA">
        <w:rPr>
          <w:highlight w:val="white"/>
        </w:rPr>
        <w:t>Next</w:t>
      </w:r>
      <w:r w:rsidR="000C1583" w:rsidRPr="00903DBA">
        <w:rPr>
          <w:highlight w:val="white"/>
        </w:rPr>
        <w:t>,</w:t>
      </w:r>
      <w:r w:rsidRPr="00903DBA">
        <w:rPr>
          <w:highlight w:val="white"/>
        </w:rPr>
        <w:t xml:space="preserve"> we handle </w:t>
      </w:r>
      <w:r w:rsidR="000C1583" w:rsidRPr="00903DBA">
        <w:rPr>
          <w:highlight w:val="white"/>
        </w:rPr>
        <w:t>binary</w:t>
      </w:r>
      <w:r w:rsidRPr="00903DBA">
        <w:rPr>
          <w:highlight w:val="white"/>
        </w:rPr>
        <w:t xml:space="preserve"> opera</w:t>
      </w:r>
      <w:r w:rsidR="000C1583" w:rsidRPr="00903DBA">
        <w:rPr>
          <w:highlight w:val="white"/>
        </w:rPr>
        <w:t xml:space="preserve">tions. </w:t>
      </w:r>
      <w:r w:rsidR="006F6581" w:rsidRPr="00903DBA">
        <w:rPr>
          <w:highlight w:val="white"/>
        </w:rPr>
        <w:t xml:space="preserve">In category </w:t>
      </w:r>
      <w:r w:rsidR="00F60D27" w:rsidRPr="00903DBA">
        <w:rPr>
          <w:highlight w:val="white"/>
        </w:rPr>
        <w:t>four</w:t>
      </w:r>
      <w:r w:rsidR="006F6581" w:rsidRPr="00903DBA">
        <w:rPr>
          <w:highlight w:val="white"/>
        </w:rPr>
        <w:t>, the first operand is a register</w:t>
      </w:r>
      <w:r w:rsidR="003874C8" w:rsidRPr="00903DBA">
        <w:rPr>
          <w:highlight w:val="white"/>
        </w:rPr>
        <w:t xml:space="preserve"> and </w:t>
      </w:r>
      <w:r w:rsidR="006F6581" w:rsidRPr="00903DBA">
        <w:rPr>
          <w:highlight w:val="white"/>
        </w:rPr>
        <w:t>the second operand</w:t>
      </w:r>
      <w:r w:rsidR="006112F5" w:rsidRPr="00903DBA">
        <w:rPr>
          <w:highlight w:val="white"/>
        </w:rPr>
        <w:t xml:space="preserve"> is a </w:t>
      </w:r>
      <w:r w:rsidR="003874C8" w:rsidRPr="00903DBA">
        <w:rPr>
          <w:highlight w:val="white"/>
        </w:rPr>
        <w:t xml:space="preserve">register, a </w:t>
      </w:r>
      <w:r w:rsidR="006112F5" w:rsidRPr="00903DBA">
        <w:rPr>
          <w:highlight w:val="white"/>
        </w:rPr>
        <w:t xml:space="preserve">string (static name), </w:t>
      </w:r>
      <w:r w:rsidR="003874C8" w:rsidRPr="00903DBA">
        <w:rPr>
          <w:highlight w:val="white"/>
        </w:rPr>
        <w:t xml:space="preserve">or a </w:t>
      </w:r>
      <w:r w:rsidR="003874C8" w:rsidRPr="00903DBA">
        <w:rPr>
          <w:rStyle w:val="KeyWord0"/>
          <w:highlight w:val="white"/>
        </w:rPr>
        <w:t>BigInteger</w:t>
      </w:r>
      <w:r w:rsidR="003874C8" w:rsidRPr="00903DBA">
        <w:rPr>
          <w:highlight w:val="white"/>
        </w:rPr>
        <w:t xml:space="preserve"> (integer value).</w:t>
      </w:r>
    </w:p>
    <w:p w14:paraId="078B1010" w14:textId="77777777" w:rsidR="00F9114B" w:rsidRPr="00903DBA" w:rsidRDefault="00F9114B" w:rsidP="00F9114B">
      <w:pPr>
        <w:pStyle w:val="Code"/>
        <w:rPr>
          <w:highlight w:val="white"/>
        </w:rPr>
      </w:pPr>
      <w:r w:rsidRPr="00903DBA">
        <w:rPr>
          <w:highlight w:val="white"/>
        </w:rPr>
        <w:t xml:space="preserve">      else if (IsBinary()) {</w:t>
      </w:r>
    </w:p>
    <w:p w14:paraId="0ADAE3AD" w14:textId="77777777" w:rsidR="003F0CBB" w:rsidRPr="00903DBA" w:rsidRDefault="003F0CBB" w:rsidP="003F0CBB">
      <w:pPr>
        <w:pStyle w:val="Code"/>
        <w:rPr>
          <w:highlight w:val="white"/>
        </w:rPr>
      </w:pPr>
      <w:r w:rsidRPr="00903DBA">
        <w:rPr>
          <w:highlight w:val="white"/>
        </w:rPr>
        <w:t xml:space="preserve">        if ((operand0 is Register) &amp;&amp; ((operand1 is Register) ||</w:t>
      </w:r>
    </w:p>
    <w:p w14:paraId="0A5D28EF" w14:textId="77777777" w:rsidR="003F0CBB" w:rsidRPr="00903DBA" w:rsidRDefault="003F0CBB" w:rsidP="003F0CBB">
      <w:pPr>
        <w:pStyle w:val="Code"/>
        <w:rPr>
          <w:highlight w:val="white"/>
        </w:rPr>
      </w:pPr>
      <w:r w:rsidRPr="00903DBA">
        <w:rPr>
          <w:highlight w:val="white"/>
        </w:rPr>
        <w:t xml:space="preserve">            (operand1 is string) || (operand1 is BigInteger)) &amp;&amp;</w:t>
      </w:r>
    </w:p>
    <w:p w14:paraId="32F81E6F" w14:textId="77777777" w:rsidR="003F0CBB" w:rsidRPr="00903DBA" w:rsidRDefault="003F0CBB" w:rsidP="003F0CBB">
      <w:pPr>
        <w:pStyle w:val="Code"/>
        <w:rPr>
          <w:highlight w:val="white"/>
        </w:rPr>
      </w:pPr>
      <w:r w:rsidRPr="00903DBA">
        <w:rPr>
          <w:highlight w:val="white"/>
        </w:rPr>
        <w:t xml:space="preserve">            (operand2 == null)) {</w:t>
      </w:r>
    </w:p>
    <w:p w14:paraId="73B45858" w14:textId="77777777" w:rsidR="003F0CBB" w:rsidRPr="00903DBA" w:rsidRDefault="003F0CBB" w:rsidP="003F0CBB">
      <w:pPr>
        <w:pStyle w:val="Code"/>
        <w:rPr>
          <w:highlight w:val="white"/>
        </w:rPr>
      </w:pPr>
      <w:r w:rsidRPr="00903DBA">
        <w:rPr>
          <w:highlight w:val="white"/>
        </w:rPr>
        <w:t xml:space="preserve">          Assert.ErrorXXX(!(operand0 is string));</w:t>
      </w:r>
    </w:p>
    <w:p w14:paraId="68AE27DF" w14:textId="77777777" w:rsidR="003F0CBB" w:rsidRPr="00903DBA" w:rsidRDefault="003F0CBB" w:rsidP="003F0CBB">
      <w:pPr>
        <w:pStyle w:val="Code"/>
        <w:rPr>
          <w:highlight w:val="white"/>
        </w:rPr>
      </w:pPr>
      <w:r w:rsidRPr="00903DBA">
        <w:rPr>
          <w:highlight w:val="white"/>
        </w:rPr>
        <w:t xml:space="preserve">          return "\t" + operatorName + " " + operand0 + ", " + operand1;</w:t>
      </w:r>
    </w:p>
    <w:p w14:paraId="7C3C723F" w14:textId="77777777" w:rsidR="003F0CBB" w:rsidRPr="00903DBA" w:rsidRDefault="003F0CBB" w:rsidP="003F0CBB">
      <w:pPr>
        <w:pStyle w:val="Code"/>
        <w:rPr>
          <w:highlight w:val="white"/>
        </w:rPr>
      </w:pPr>
      <w:r w:rsidRPr="00903DBA">
        <w:rPr>
          <w:highlight w:val="white"/>
        </w:rPr>
        <w:t xml:space="preserve">        }</w:t>
      </w:r>
    </w:p>
    <w:p w14:paraId="6DFBB3A7" w14:textId="27963505" w:rsidR="007C4F8F" w:rsidRPr="00903DBA" w:rsidRDefault="007C4F8F" w:rsidP="007C4F8F">
      <w:pPr>
        <w:rPr>
          <w:b/>
          <w:noProof/>
        </w:rPr>
      </w:pPr>
      <w:r w:rsidRPr="00903DBA">
        <w:rPr>
          <w:highlight w:val="white"/>
        </w:rPr>
        <w:t xml:space="preserve">In category </w:t>
      </w:r>
      <w:r w:rsidR="000708FA" w:rsidRPr="00903DBA">
        <w:rPr>
          <w:highlight w:val="white"/>
        </w:rPr>
        <w:t>five</w:t>
      </w:r>
      <w:r w:rsidRPr="00903DBA">
        <w:rPr>
          <w:highlight w:val="white"/>
        </w:rPr>
        <w:t xml:space="preserve">, the first operand is a register or a string (static name), the second operand is an integer (offset), and the third operand is register, a string (static name), or a </w:t>
      </w:r>
      <w:r w:rsidRPr="00903DBA">
        <w:rPr>
          <w:rStyle w:val="KeyWord0"/>
          <w:highlight w:val="white"/>
        </w:rPr>
        <w:t>BigInteger</w:t>
      </w:r>
      <w:r w:rsidRPr="00903DBA">
        <w:rPr>
          <w:highlight w:val="white"/>
        </w:rPr>
        <w:t xml:space="preserve"> (integer value).</w:t>
      </w:r>
    </w:p>
    <w:p w14:paraId="3A484186" w14:textId="77777777" w:rsidR="009C3AAD" w:rsidRPr="00903DBA" w:rsidRDefault="009C3AAD" w:rsidP="009C3AAD">
      <w:pPr>
        <w:pStyle w:val="Code"/>
        <w:rPr>
          <w:highlight w:val="white"/>
        </w:rPr>
      </w:pPr>
      <w:r w:rsidRPr="00903DBA">
        <w:rPr>
          <w:highlight w:val="white"/>
        </w:rPr>
        <w:t xml:space="preserve">        else if (((operand0 is Register) || (operand0 is string)) &amp;&amp;</w:t>
      </w:r>
    </w:p>
    <w:p w14:paraId="01067E30" w14:textId="77777777" w:rsidR="009C3AAD" w:rsidRPr="00903DBA" w:rsidRDefault="009C3AAD" w:rsidP="009C3AAD">
      <w:pPr>
        <w:pStyle w:val="Code"/>
        <w:rPr>
          <w:highlight w:val="white"/>
        </w:rPr>
      </w:pPr>
      <w:r w:rsidRPr="00903DBA">
        <w:rPr>
          <w:highlight w:val="white"/>
        </w:rPr>
        <w:t xml:space="preserve">                 (operand1 is int) &amp;&amp; ((operand2 is Register) ||</w:t>
      </w:r>
    </w:p>
    <w:p w14:paraId="71239601" w14:textId="77777777" w:rsidR="009C3AAD" w:rsidRPr="00903DBA" w:rsidRDefault="009C3AAD" w:rsidP="009C3AAD">
      <w:pPr>
        <w:pStyle w:val="Code"/>
        <w:rPr>
          <w:highlight w:val="white"/>
        </w:rPr>
      </w:pPr>
      <w:r w:rsidRPr="00903DBA">
        <w:rPr>
          <w:highlight w:val="white"/>
        </w:rPr>
        <w:t xml:space="preserve">                  (operand2 is string) || (operand2 is BigInteger))) {</w:t>
      </w:r>
    </w:p>
    <w:p w14:paraId="7D3EA8C2" w14:textId="77777777" w:rsidR="009C3AAD" w:rsidRPr="00903DBA" w:rsidRDefault="009C3AAD" w:rsidP="009C3AAD">
      <w:pPr>
        <w:pStyle w:val="Code"/>
        <w:rPr>
          <w:highlight w:val="white"/>
        </w:rPr>
      </w:pPr>
      <w:r w:rsidRPr="00903DBA">
        <w:rPr>
          <w:highlight w:val="white"/>
        </w:rPr>
        <w:t xml:space="preserve">          return "\t" + operatorName +</w:t>
      </w:r>
    </w:p>
    <w:p w14:paraId="67DD24B8" w14:textId="77777777" w:rsidR="009C3AAD" w:rsidRPr="00903DBA" w:rsidRDefault="009C3AAD" w:rsidP="009C3AAD">
      <w:pPr>
        <w:pStyle w:val="Code"/>
        <w:rPr>
          <w:highlight w:val="white"/>
        </w:rPr>
      </w:pPr>
      <w:r w:rsidRPr="00903DBA">
        <w:rPr>
          <w:highlight w:val="white"/>
        </w:rPr>
        <w:t xml:space="preserve">                 " [" + operand0 + WithSign(operand1) + "], " + operand2;</w:t>
      </w:r>
    </w:p>
    <w:p w14:paraId="29D685A1" w14:textId="77777777" w:rsidR="009C3AAD" w:rsidRPr="00903DBA" w:rsidRDefault="009C3AAD" w:rsidP="009C3AAD">
      <w:pPr>
        <w:pStyle w:val="Code"/>
        <w:rPr>
          <w:highlight w:val="white"/>
        </w:rPr>
      </w:pPr>
      <w:r w:rsidRPr="00903DBA">
        <w:rPr>
          <w:highlight w:val="white"/>
        </w:rPr>
        <w:t xml:space="preserve">        }</w:t>
      </w:r>
    </w:p>
    <w:p w14:paraId="12E033C0" w14:textId="744B58E1" w:rsidR="000708FA" w:rsidRPr="00903DBA" w:rsidRDefault="000708FA" w:rsidP="000708FA">
      <w:pPr>
        <w:rPr>
          <w:b/>
          <w:noProof/>
        </w:rPr>
      </w:pPr>
      <w:r w:rsidRPr="00903DBA">
        <w:rPr>
          <w:highlight w:val="white"/>
        </w:rPr>
        <w:t>In category six, the first operand is a register, the second operand is register or string (static name), and the third operand is an integer (offset).</w:t>
      </w:r>
    </w:p>
    <w:p w14:paraId="3E2E17E7" w14:textId="77777777" w:rsidR="000708FA" w:rsidRPr="00903DBA" w:rsidRDefault="000708FA" w:rsidP="000708FA">
      <w:pPr>
        <w:pStyle w:val="Code"/>
        <w:rPr>
          <w:highlight w:val="white"/>
        </w:rPr>
      </w:pPr>
      <w:r w:rsidRPr="00903DBA">
        <w:rPr>
          <w:highlight w:val="white"/>
        </w:rPr>
        <w:t xml:space="preserve">        else if ((operand0 is Register) &amp;&amp; ((operand1 is Register) ||</w:t>
      </w:r>
    </w:p>
    <w:p w14:paraId="0957D9E1" w14:textId="77777777" w:rsidR="000708FA" w:rsidRPr="00903DBA" w:rsidRDefault="000708FA" w:rsidP="000708FA">
      <w:pPr>
        <w:pStyle w:val="Code"/>
        <w:rPr>
          <w:highlight w:val="white"/>
        </w:rPr>
      </w:pPr>
      <w:r w:rsidRPr="00903DBA">
        <w:rPr>
          <w:highlight w:val="white"/>
        </w:rPr>
        <w:t xml:space="preserve">                 (operand1 is string)) &amp;&amp; (operand2 is int)) {</w:t>
      </w:r>
    </w:p>
    <w:p w14:paraId="0A4E41DE" w14:textId="77777777" w:rsidR="000708FA" w:rsidRPr="00903DBA" w:rsidRDefault="000708FA" w:rsidP="000708FA">
      <w:pPr>
        <w:pStyle w:val="Code"/>
        <w:rPr>
          <w:highlight w:val="white"/>
        </w:rPr>
      </w:pPr>
      <w:r w:rsidRPr="00903DBA">
        <w:rPr>
          <w:highlight w:val="white"/>
        </w:rPr>
        <w:t xml:space="preserve">          return "\t" + operatorName + " " + operand0 +</w:t>
      </w:r>
    </w:p>
    <w:p w14:paraId="77418CCE" w14:textId="77777777" w:rsidR="000708FA" w:rsidRPr="00903DBA" w:rsidRDefault="000708FA" w:rsidP="000708FA">
      <w:pPr>
        <w:pStyle w:val="Code"/>
        <w:rPr>
          <w:highlight w:val="white"/>
        </w:rPr>
      </w:pPr>
      <w:r w:rsidRPr="00903DBA">
        <w:rPr>
          <w:highlight w:val="white"/>
        </w:rPr>
        <w:t xml:space="preserve">                 ", [" + operand1 + WithSign(operand2) + "]";</w:t>
      </w:r>
    </w:p>
    <w:p w14:paraId="28C3ACA7" w14:textId="77777777" w:rsidR="000708FA" w:rsidRPr="00903DBA" w:rsidRDefault="000708FA" w:rsidP="000708FA">
      <w:pPr>
        <w:pStyle w:val="Code"/>
        <w:rPr>
          <w:highlight w:val="white"/>
        </w:rPr>
      </w:pPr>
      <w:r w:rsidRPr="00903DBA">
        <w:rPr>
          <w:highlight w:val="white"/>
        </w:rPr>
        <w:t xml:space="preserve">        }</w:t>
      </w:r>
    </w:p>
    <w:p w14:paraId="25D142B6" w14:textId="022C3235" w:rsidR="009C3AAD" w:rsidRPr="00903DBA" w:rsidRDefault="009C3AAD" w:rsidP="009C3AAD">
      <w:pPr>
        <w:pStyle w:val="Code"/>
        <w:rPr>
          <w:highlight w:val="white"/>
        </w:rPr>
      </w:pPr>
      <w:r w:rsidRPr="00903DBA">
        <w:rPr>
          <w:highlight w:val="white"/>
        </w:rPr>
        <w:t xml:space="preserve">      }</w:t>
      </w:r>
    </w:p>
    <w:p w14:paraId="748ED3E6" w14:textId="297DDE82" w:rsidR="00212F79" w:rsidRPr="00903DBA" w:rsidRDefault="004F6538" w:rsidP="004F6538">
      <w:pPr>
        <w:rPr>
          <w:highlight w:val="white"/>
        </w:rPr>
      </w:pPr>
      <w:r w:rsidRPr="00903DBA">
        <w:rPr>
          <w:highlight w:val="white"/>
        </w:rPr>
        <w:t xml:space="preserve">In case of a label or comment, we simple return them. Note that we </w:t>
      </w:r>
      <w:r w:rsidR="00EF5E34" w:rsidRPr="00903DBA">
        <w:rPr>
          <w:highlight w:val="white"/>
        </w:rPr>
        <w:t xml:space="preserve">add a colon (‘:’) to the label and </w:t>
      </w:r>
      <w:r w:rsidRPr="00903DBA">
        <w:rPr>
          <w:highlight w:val="white"/>
        </w:rPr>
        <w:t>insert a semicolon (‘;’).</w:t>
      </w:r>
    </w:p>
    <w:p w14:paraId="34A7633F" w14:textId="77777777" w:rsidR="00097076" w:rsidRPr="00903DBA" w:rsidRDefault="00097076" w:rsidP="00097076">
      <w:pPr>
        <w:pStyle w:val="Code"/>
        <w:rPr>
          <w:highlight w:val="white"/>
        </w:rPr>
      </w:pPr>
      <w:r w:rsidRPr="00903DBA">
        <w:rPr>
          <w:highlight w:val="white"/>
        </w:rPr>
        <w:t xml:space="preserve">      else if (Operator == AssemblyOperator.label) {</w:t>
      </w:r>
    </w:p>
    <w:p w14:paraId="14973B6F" w14:textId="77777777" w:rsidR="00097076" w:rsidRPr="00903DBA" w:rsidRDefault="00097076" w:rsidP="00097076">
      <w:pPr>
        <w:pStyle w:val="Code"/>
        <w:rPr>
          <w:highlight w:val="white"/>
        </w:rPr>
      </w:pPr>
      <w:r w:rsidRPr="00903DBA">
        <w:rPr>
          <w:highlight w:val="white"/>
        </w:rPr>
        <w:t xml:space="preserve">        return "\n " + operand0 + ":";</w:t>
      </w:r>
    </w:p>
    <w:p w14:paraId="08CFD91C" w14:textId="77777777" w:rsidR="00097076" w:rsidRPr="00903DBA" w:rsidRDefault="00097076" w:rsidP="00097076">
      <w:pPr>
        <w:pStyle w:val="Code"/>
        <w:rPr>
          <w:highlight w:val="white"/>
        </w:rPr>
      </w:pPr>
      <w:r w:rsidRPr="00903DBA">
        <w:rPr>
          <w:highlight w:val="white"/>
        </w:rPr>
        <w:t xml:space="preserve">      }</w:t>
      </w:r>
    </w:p>
    <w:p w14:paraId="28C8BB19" w14:textId="77777777" w:rsidR="00097076" w:rsidRPr="00903DBA" w:rsidRDefault="00097076" w:rsidP="00097076">
      <w:pPr>
        <w:pStyle w:val="Code"/>
        <w:rPr>
          <w:highlight w:val="white"/>
        </w:rPr>
      </w:pPr>
      <w:r w:rsidRPr="00903DBA">
        <w:rPr>
          <w:highlight w:val="white"/>
        </w:rPr>
        <w:t xml:space="preserve">      else if (Operator == AssemblyOperator.comment) {</w:t>
      </w:r>
    </w:p>
    <w:p w14:paraId="37BE8334" w14:textId="77777777" w:rsidR="00097076" w:rsidRPr="00903DBA" w:rsidRDefault="00097076" w:rsidP="00097076">
      <w:pPr>
        <w:pStyle w:val="Code"/>
        <w:rPr>
          <w:highlight w:val="white"/>
        </w:rPr>
      </w:pPr>
      <w:r w:rsidRPr="00903DBA">
        <w:rPr>
          <w:highlight w:val="white"/>
        </w:rPr>
        <w:lastRenderedPageBreak/>
        <w:t xml:space="preserve">        return "\t; " + operand0;</w:t>
      </w:r>
    </w:p>
    <w:p w14:paraId="22BC228E" w14:textId="602FC9A7" w:rsidR="00097076" w:rsidRPr="00903DBA" w:rsidRDefault="00097076" w:rsidP="00097076">
      <w:pPr>
        <w:pStyle w:val="Code"/>
        <w:rPr>
          <w:highlight w:val="white"/>
        </w:rPr>
      </w:pPr>
      <w:r w:rsidRPr="00903DBA">
        <w:rPr>
          <w:highlight w:val="white"/>
        </w:rPr>
        <w:t xml:space="preserve">      }</w:t>
      </w:r>
    </w:p>
    <w:p w14:paraId="06DE8397" w14:textId="6631668F" w:rsidR="00374859" w:rsidRPr="00903DBA" w:rsidRDefault="00374859" w:rsidP="00374859">
      <w:pPr>
        <w:rPr>
          <w:highlight w:val="white"/>
        </w:rPr>
      </w:pPr>
      <w:r w:rsidRPr="00903DBA">
        <w:rPr>
          <w:highlight w:val="white"/>
        </w:rPr>
        <w:t xml:space="preserve">When defining a value, we call the </w:t>
      </w:r>
      <w:r w:rsidRPr="00903DBA">
        <w:rPr>
          <w:rStyle w:val="KeyWord0"/>
          <w:highlight w:val="white"/>
        </w:rPr>
        <w:t>ToVisibleString</w:t>
      </w:r>
      <w:r w:rsidRPr="00903DBA">
        <w:rPr>
          <w:highlight w:val="white"/>
        </w:rPr>
        <w:t xml:space="preserve"> method in case of a string.</w:t>
      </w:r>
      <w:r w:rsidR="00E85B63" w:rsidRPr="00903DBA">
        <w:rPr>
          <w:highlight w:val="white"/>
        </w:rPr>
        <w:t xml:space="preserve"> </w:t>
      </w:r>
    </w:p>
    <w:p w14:paraId="7AE6B59E" w14:textId="77777777" w:rsidR="00097076" w:rsidRPr="00903DBA" w:rsidRDefault="00097076" w:rsidP="00097076">
      <w:pPr>
        <w:pStyle w:val="Code"/>
        <w:rPr>
          <w:highlight w:val="white"/>
        </w:rPr>
      </w:pPr>
      <w:r w:rsidRPr="00903DBA">
        <w:rPr>
          <w:highlight w:val="white"/>
        </w:rPr>
        <w:t xml:space="preserve">      else if (Operator == AssemblyOperator.define_value) {</w:t>
      </w:r>
    </w:p>
    <w:p w14:paraId="7FD26A07" w14:textId="77777777" w:rsidR="00097076" w:rsidRPr="00903DBA" w:rsidRDefault="00097076" w:rsidP="00097076">
      <w:pPr>
        <w:pStyle w:val="Code"/>
        <w:rPr>
          <w:highlight w:val="white"/>
        </w:rPr>
      </w:pPr>
      <w:r w:rsidRPr="00903DBA">
        <w:rPr>
          <w:highlight w:val="white"/>
        </w:rPr>
        <w:t xml:space="preserve">        Sort sort = (Sort) operand0;</w:t>
      </w:r>
    </w:p>
    <w:p w14:paraId="463A83A8" w14:textId="77777777" w:rsidR="00097076" w:rsidRPr="00903DBA" w:rsidRDefault="00097076" w:rsidP="00097076">
      <w:pPr>
        <w:pStyle w:val="Code"/>
        <w:rPr>
          <w:highlight w:val="white"/>
        </w:rPr>
      </w:pPr>
      <w:r w:rsidRPr="00903DBA">
        <w:rPr>
          <w:highlight w:val="white"/>
        </w:rPr>
        <w:t xml:space="preserve">        object value = operand1;</w:t>
      </w:r>
    </w:p>
    <w:p w14:paraId="4DD99A46" w14:textId="77777777" w:rsidR="00097076" w:rsidRPr="00903DBA" w:rsidRDefault="00097076" w:rsidP="00097076">
      <w:pPr>
        <w:pStyle w:val="Code"/>
        <w:rPr>
          <w:highlight w:val="white"/>
        </w:rPr>
      </w:pPr>
    </w:p>
    <w:p w14:paraId="30004BE4" w14:textId="77777777" w:rsidR="00097076" w:rsidRPr="00903DBA" w:rsidRDefault="00097076" w:rsidP="00097076">
      <w:pPr>
        <w:pStyle w:val="Code"/>
        <w:rPr>
          <w:highlight w:val="white"/>
        </w:rPr>
      </w:pPr>
      <w:r w:rsidRPr="00903DBA">
        <w:rPr>
          <w:highlight w:val="white"/>
        </w:rPr>
        <w:t xml:space="preserve">        if (sort == Sort.String) {</w:t>
      </w:r>
    </w:p>
    <w:p w14:paraId="166C4937" w14:textId="77777777" w:rsidR="00097076" w:rsidRPr="00903DBA" w:rsidRDefault="00097076" w:rsidP="00097076">
      <w:pPr>
        <w:pStyle w:val="Code"/>
        <w:rPr>
          <w:highlight w:val="white"/>
        </w:rPr>
      </w:pPr>
      <w:r w:rsidRPr="00903DBA">
        <w:rPr>
          <w:highlight w:val="white"/>
        </w:rPr>
        <w:t xml:space="preserve">          return "\tdb " + ToVisibleString((string) operand1);</w:t>
      </w:r>
    </w:p>
    <w:p w14:paraId="53417F39" w14:textId="1038623B" w:rsidR="00097076" w:rsidRPr="00903DBA" w:rsidRDefault="00097076" w:rsidP="00097076">
      <w:pPr>
        <w:pStyle w:val="Code"/>
        <w:rPr>
          <w:highlight w:val="white"/>
        </w:rPr>
      </w:pPr>
      <w:r w:rsidRPr="00903DBA">
        <w:rPr>
          <w:highlight w:val="white"/>
        </w:rPr>
        <w:t xml:space="preserve">        }</w:t>
      </w:r>
    </w:p>
    <w:p w14:paraId="1EC4B454" w14:textId="19382203" w:rsidR="00E85B63" w:rsidRPr="00903DBA" w:rsidRDefault="00E85B63" w:rsidP="00E85B63">
      <w:pPr>
        <w:rPr>
          <w:highlight w:val="white"/>
        </w:rPr>
      </w:pPr>
      <w:r w:rsidRPr="00903DBA">
        <w:rPr>
          <w:highlight w:val="white"/>
        </w:rPr>
        <w:t>If the value is not a string, it is an integral or floating value. In case of floating value, we add a dot (‘.’), unless it already has a dot.</w:t>
      </w:r>
    </w:p>
    <w:p w14:paraId="12BA890C" w14:textId="77777777" w:rsidR="00097076" w:rsidRPr="00903DBA" w:rsidRDefault="00097076" w:rsidP="00097076">
      <w:pPr>
        <w:pStyle w:val="Code"/>
        <w:rPr>
          <w:highlight w:val="white"/>
        </w:rPr>
      </w:pPr>
      <w:r w:rsidRPr="00903DBA">
        <w:rPr>
          <w:highlight w:val="white"/>
        </w:rPr>
        <w:t xml:space="preserve">        else {</w:t>
      </w:r>
    </w:p>
    <w:p w14:paraId="192854F3" w14:textId="77777777" w:rsidR="00097076" w:rsidRPr="00903DBA" w:rsidRDefault="00097076" w:rsidP="00097076">
      <w:pPr>
        <w:pStyle w:val="Code"/>
        <w:rPr>
          <w:highlight w:val="white"/>
        </w:rPr>
      </w:pPr>
      <w:r w:rsidRPr="00903DBA">
        <w:rPr>
          <w:highlight w:val="white"/>
        </w:rPr>
        <w:t xml:space="preserve">          string text = operand1.ToString();</w:t>
      </w:r>
    </w:p>
    <w:p w14:paraId="3B4F9B9C" w14:textId="77777777" w:rsidR="00097076" w:rsidRPr="00903DBA" w:rsidRDefault="00097076" w:rsidP="00097076">
      <w:pPr>
        <w:pStyle w:val="Code"/>
        <w:rPr>
          <w:highlight w:val="white"/>
        </w:rPr>
      </w:pPr>
    </w:p>
    <w:p w14:paraId="78118563" w14:textId="77777777" w:rsidR="00097076" w:rsidRPr="00903DBA" w:rsidRDefault="00097076" w:rsidP="00097076">
      <w:pPr>
        <w:pStyle w:val="Code"/>
        <w:rPr>
          <w:highlight w:val="white"/>
        </w:rPr>
      </w:pPr>
      <w:r w:rsidRPr="00903DBA">
        <w:rPr>
          <w:highlight w:val="white"/>
        </w:rPr>
        <w:t xml:space="preserve">          if (((sort == Sort.Float) || (sort == Sort.Double) ||</w:t>
      </w:r>
    </w:p>
    <w:p w14:paraId="53371F60" w14:textId="117281F4" w:rsidR="00097076" w:rsidRPr="00903DBA" w:rsidRDefault="00097076" w:rsidP="00097076">
      <w:pPr>
        <w:pStyle w:val="Code"/>
        <w:rPr>
          <w:highlight w:val="white"/>
        </w:rPr>
      </w:pPr>
      <w:r w:rsidRPr="00903DBA">
        <w:rPr>
          <w:highlight w:val="white"/>
        </w:rPr>
        <w:t xml:space="preserve">              (sort == Sort.</w:t>
      </w:r>
      <w:r w:rsidR="001220BA" w:rsidRPr="00903DBA">
        <w:rPr>
          <w:highlight w:val="white"/>
        </w:rPr>
        <w:t>LongDouble</w:t>
      </w:r>
      <w:r w:rsidRPr="00903DBA">
        <w:rPr>
          <w:highlight w:val="white"/>
        </w:rPr>
        <w:t>)) &amp;&amp; !text.Contains(".")) {</w:t>
      </w:r>
    </w:p>
    <w:p w14:paraId="04BB7BD2" w14:textId="77777777" w:rsidR="00097076" w:rsidRPr="00903DBA" w:rsidRDefault="00097076" w:rsidP="00097076">
      <w:pPr>
        <w:pStyle w:val="Code"/>
        <w:rPr>
          <w:highlight w:val="white"/>
        </w:rPr>
      </w:pPr>
      <w:r w:rsidRPr="00903DBA">
        <w:rPr>
          <w:highlight w:val="white"/>
        </w:rPr>
        <w:t xml:space="preserve">            text += ".0";</w:t>
      </w:r>
    </w:p>
    <w:p w14:paraId="2789E7E1" w14:textId="77777777" w:rsidR="00097076" w:rsidRPr="00903DBA" w:rsidRDefault="00097076" w:rsidP="00097076">
      <w:pPr>
        <w:pStyle w:val="Code"/>
        <w:rPr>
          <w:highlight w:val="white"/>
        </w:rPr>
      </w:pPr>
      <w:r w:rsidRPr="00903DBA">
        <w:rPr>
          <w:highlight w:val="white"/>
        </w:rPr>
        <w:t xml:space="preserve">          }</w:t>
      </w:r>
    </w:p>
    <w:p w14:paraId="70916C3E" w14:textId="507A5D87" w:rsidR="00097076" w:rsidRPr="00903DBA" w:rsidRDefault="00E85B63" w:rsidP="00E85B63">
      <w:pPr>
        <w:rPr>
          <w:highlight w:val="white"/>
        </w:rPr>
      </w:pPr>
      <w:r w:rsidRPr="00903DBA">
        <w:rPr>
          <w:highlight w:val="white"/>
        </w:rPr>
        <w:t xml:space="preserve">When we define the value, we use different directives depending on the size of the value: </w:t>
      </w:r>
      <w:r w:rsidRPr="00903DBA">
        <w:rPr>
          <w:rStyle w:val="KeyWord0"/>
          <w:highlight w:val="white"/>
        </w:rPr>
        <w:t>db</w:t>
      </w:r>
      <w:r w:rsidRPr="00903DBA">
        <w:rPr>
          <w:highlight w:val="white"/>
        </w:rPr>
        <w:t xml:space="preserve"> (define byte) for one byte, </w:t>
      </w:r>
      <w:r w:rsidRPr="00903DBA">
        <w:rPr>
          <w:rStyle w:val="KeyWord0"/>
          <w:highlight w:val="white"/>
        </w:rPr>
        <w:t>dw</w:t>
      </w:r>
      <w:r w:rsidRPr="00903DBA">
        <w:rPr>
          <w:highlight w:val="white"/>
        </w:rPr>
        <w:t xml:space="preserve"> (define word) for two bytes, </w:t>
      </w:r>
      <w:r w:rsidRPr="00903DBA">
        <w:rPr>
          <w:rStyle w:val="KeyWord0"/>
          <w:highlight w:val="white"/>
        </w:rPr>
        <w:t>dd</w:t>
      </w:r>
      <w:r w:rsidRPr="00903DBA">
        <w:rPr>
          <w:highlight w:val="white"/>
        </w:rPr>
        <w:t xml:space="preserve"> (define double-word) for four bytes, and </w:t>
      </w:r>
      <w:r w:rsidRPr="00903DBA">
        <w:rPr>
          <w:rStyle w:val="KeyWord0"/>
          <w:highlight w:val="white"/>
        </w:rPr>
        <w:t>dq</w:t>
      </w:r>
      <w:r w:rsidRPr="00903DBA">
        <w:rPr>
          <w:highlight w:val="white"/>
        </w:rPr>
        <w:t xml:space="preserve"> (define </w:t>
      </w:r>
      <w:r w:rsidR="00EF6EC1" w:rsidRPr="00903DBA">
        <w:rPr>
          <w:highlight w:val="white"/>
        </w:rPr>
        <w:t>quarto) for eight bytes.</w:t>
      </w:r>
    </w:p>
    <w:p w14:paraId="15F267A2" w14:textId="77777777" w:rsidR="00097076" w:rsidRPr="00903DBA" w:rsidRDefault="00097076" w:rsidP="00097076">
      <w:pPr>
        <w:pStyle w:val="Code"/>
        <w:rPr>
          <w:highlight w:val="white"/>
        </w:rPr>
      </w:pPr>
      <w:r w:rsidRPr="00903DBA">
        <w:rPr>
          <w:highlight w:val="white"/>
        </w:rPr>
        <w:t xml:space="preserve">          switch (TypeSize.Size(sort)) {</w:t>
      </w:r>
    </w:p>
    <w:p w14:paraId="0F7E74EA" w14:textId="77777777" w:rsidR="00097076" w:rsidRPr="00903DBA" w:rsidRDefault="00097076" w:rsidP="00097076">
      <w:pPr>
        <w:pStyle w:val="Code"/>
        <w:rPr>
          <w:highlight w:val="white"/>
        </w:rPr>
      </w:pPr>
      <w:r w:rsidRPr="00903DBA">
        <w:rPr>
          <w:highlight w:val="white"/>
        </w:rPr>
        <w:t xml:space="preserve">            case 1:</w:t>
      </w:r>
    </w:p>
    <w:p w14:paraId="0157FE4B" w14:textId="77777777" w:rsidR="00097076" w:rsidRPr="00903DBA" w:rsidRDefault="00097076" w:rsidP="00097076">
      <w:pPr>
        <w:pStyle w:val="Code"/>
        <w:rPr>
          <w:highlight w:val="white"/>
        </w:rPr>
      </w:pPr>
      <w:r w:rsidRPr="00903DBA">
        <w:rPr>
          <w:highlight w:val="white"/>
        </w:rPr>
        <w:t xml:space="preserve">              return "\tdb " + text;</w:t>
      </w:r>
    </w:p>
    <w:p w14:paraId="27C32916" w14:textId="77777777" w:rsidR="00097076" w:rsidRPr="00903DBA" w:rsidRDefault="00097076" w:rsidP="00097076">
      <w:pPr>
        <w:pStyle w:val="Code"/>
        <w:rPr>
          <w:highlight w:val="white"/>
        </w:rPr>
      </w:pPr>
    </w:p>
    <w:p w14:paraId="050C006C" w14:textId="77777777" w:rsidR="00097076" w:rsidRPr="00903DBA" w:rsidRDefault="00097076" w:rsidP="00097076">
      <w:pPr>
        <w:pStyle w:val="Code"/>
        <w:rPr>
          <w:highlight w:val="white"/>
        </w:rPr>
      </w:pPr>
      <w:r w:rsidRPr="00903DBA">
        <w:rPr>
          <w:highlight w:val="white"/>
        </w:rPr>
        <w:t xml:space="preserve">            case 2:</w:t>
      </w:r>
    </w:p>
    <w:p w14:paraId="3878DC88" w14:textId="77777777" w:rsidR="00097076" w:rsidRPr="00903DBA" w:rsidRDefault="00097076" w:rsidP="00097076">
      <w:pPr>
        <w:pStyle w:val="Code"/>
        <w:rPr>
          <w:highlight w:val="white"/>
        </w:rPr>
      </w:pPr>
      <w:r w:rsidRPr="00903DBA">
        <w:rPr>
          <w:highlight w:val="white"/>
        </w:rPr>
        <w:t xml:space="preserve">              return "\tdw " + text;</w:t>
      </w:r>
    </w:p>
    <w:p w14:paraId="0FB10C76" w14:textId="77777777" w:rsidR="00097076" w:rsidRPr="00903DBA" w:rsidRDefault="00097076" w:rsidP="00097076">
      <w:pPr>
        <w:pStyle w:val="Code"/>
        <w:rPr>
          <w:highlight w:val="white"/>
        </w:rPr>
      </w:pPr>
    </w:p>
    <w:p w14:paraId="1637CBC2" w14:textId="77777777" w:rsidR="00097076" w:rsidRPr="00903DBA" w:rsidRDefault="00097076" w:rsidP="00097076">
      <w:pPr>
        <w:pStyle w:val="Code"/>
        <w:rPr>
          <w:highlight w:val="white"/>
        </w:rPr>
      </w:pPr>
      <w:r w:rsidRPr="00903DBA">
        <w:rPr>
          <w:highlight w:val="white"/>
        </w:rPr>
        <w:t xml:space="preserve">            case 4:</w:t>
      </w:r>
    </w:p>
    <w:p w14:paraId="7590907D" w14:textId="77777777" w:rsidR="00097076" w:rsidRPr="00903DBA" w:rsidRDefault="00097076" w:rsidP="00097076">
      <w:pPr>
        <w:pStyle w:val="Code"/>
        <w:rPr>
          <w:highlight w:val="white"/>
        </w:rPr>
      </w:pPr>
      <w:r w:rsidRPr="00903DBA">
        <w:rPr>
          <w:highlight w:val="white"/>
        </w:rPr>
        <w:t xml:space="preserve">              return "\tdd " + text;</w:t>
      </w:r>
    </w:p>
    <w:p w14:paraId="46040265" w14:textId="77777777" w:rsidR="00097076" w:rsidRPr="00903DBA" w:rsidRDefault="00097076" w:rsidP="00097076">
      <w:pPr>
        <w:pStyle w:val="Code"/>
        <w:rPr>
          <w:highlight w:val="white"/>
        </w:rPr>
      </w:pPr>
    </w:p>
    <w:p w14:paraId="22DCC79E" w14:textId="3F23FCCE" w:rsidR="00097076" w:rsidRPr="00903DBA" w:rsidRDefault="00097076" w:rsidP="00097076">
      <w:pPr>
        <w:pStyle w:val="Code"/>
        <w:rPr>
          <w:highlight w:val="white"/>
        </w:rPr>
      </w:pPr>
      <w:r w:rsidRPr="00903DBA">
        <w:rPr>
          <w:highlight w:val="white"/>
        </w:rPr>
        <w:t xml:space="preserve">            </w:t>
      </w:r>
      <w:r w:rsidR="00D319AD" w:rsidRPr="00903DBA">
        <w:rPr>
          <w:highlight w:val="white"/>
        </w:rPr>
        <w:t>case 8:</w:t>
      </w:r>
    </w:p>
    <w:p w14:paraId="0AE2B398" w14:textId="77777777" w:rsidR="00097076" w:rsidRPr="00903DBA" w:rsidRDefault="00097076" w:rsidP="00097076">
      <w:pPr>
        <w:pStyle w:val="Code"/>
        <w:rPr>
          <w:highlight w:val="white"/>
        </w:rPr>
      </w:pPr>
      <w:r w:rsidRPr="00903DBA">
        <w:rPr>
          <w:highlight w:val="white"/>
        </w:rPr>
        <w:t xml:space="preserve">              return "\tdq " + text;</w:t>
      </w:r>
    </w:p>
    <w:p w14:paraId="361094BA" w14:textId="77777777" w:rsidR="00097076" w:rsidRPr="00903DBA" w:rsidRDefault="00097076" w:rsidP="00097076">
      <w:pPr>
        <w:pStyle w:val="Code"/>
        <w:rPr>
          <w:highlight w:val="white"/>
        </w:rPr>
      </w:pPr>
      <w:r w:rsidRPr="00903DBA">
        <w:rPr>
          <w:highlight w:val="white"/>
        </w:rPr>
        <w:t xml:space="preserve">          }</w:t>
      </w:r>
    </w:p>
    <w:p w14:paraId="35267A7D" w14:textId="77777777" w:rsidR="00097076" w:rsidRPr="00903DBA" w:rsidRDefault="00097076" w:rsidP="00097076">
      <w:pPr>
        <w:pStyle w:val="Code"/>
        <w:rPr>
          <w:highlight w:val="white"/>
        </w:rPr>
      </w:pPr>
      <w:r w:rsidRPr="00903DBA">
        <w:rPr>
          <w:highlight w:val="white"/>
        </w:rPr>
        <w:t xml:space="preserve">        }</w:t>
      </w:r>
    </w:p>
    <w:p w14:paraId="2035DBDD" w14:textId="77777777" w:rsidR="00097076" w:rsidRPr="00903DBA" w:rsidRDefault="00097076" w:rsidP="00097076">
      <w:pPr>
        <w:pStyle w:val="Code"/>
        <w:rPr>
          <w:highlight w:val="white"/>
        </w:rPr>
      </w:pPr>
      <w:r w:rsidRPr="00903DBA">
        <w:rPr>
          <w:highlight w:val="white"/>
        </w:rPr>
        <w:t xml:space="preserve">      }</w:t>
      </w:r>
    </w:p>
    <w:p w14:paraId="29D09D98" w14:textId="487FC02E" w:rsidR="00A06DFC" w:rsidRPr="00903DBA" w:rsidRDefault="00A06DFC" w:rsidP="00A06DFC">
      <w:pPr>
        <w:rPr>
          <w:highlight w:val="white"/>
        </w:rPr>
      </w:pPr>
      <w:r w:rsidRPr="00903DBA">
        <w:rPr>
          <w:highlight w:val="white"/>
        </w:rPr>
        <w:t>When defining an address, w</w:t>
      </w:r>
      <w:r w:rsidR="00120DE0" w:rsidRPr="00903DBA">
        <w:rPr>
          <w:highlight w:val="white"/>
        </w:rPr>
        <w:t>e</w:t>
      </w:r>
      <w:r w:rsidRPr="00903DBA">
        <w:rPr>
          <w:highlight w:val="white"/>
        </w:rPr>
        <w:t xml:space="preserve"> use the </w:t>
      </w:r>
      <w:r w:rsidRPr="00903DBA">
        <w:rPr>
          <w:rStyle w:val="KeyWord0"/>
          <w:highlight w:val="white"/>
        </w:rPr>
        <w:t>dq</w:t>
      </w:r>
      <w:r w:rsidRPr="00903DBA">
        <w:rPr>
          <w:highlight w:val="white"/>
        </w:rPr>
        <w:t xml:space="preserve"> directive, since the size of addresses is eight bytes.</w:t>
      </w:r>
      <w:r w:rsidR="00120DE0" w:rsidRPr="00903DBA">
        <w:rPr>
          <w:highlight w:val="white"/>
        </w:rPr>
        <w:t xml:space="preserve"> The </w:t>
      </w:r>
      <w:r w:rsidR="00120DE0" w:rsidRPr="00903DBA">
        <w:rPr>
          <w:rStyle w:val="KeyWord0"/>
          <w:highlight w:val="white"/>
        </w:rPr>
        <w:t>WithSign</w:t>
      </w:r>
      <w:r w:rsidR="00120DE0" w:rsidRPr="00903DBA">
        <w:rPr>
          <w:highlight w:val="white"/>
        </w:rPr>
        <w:t xml:space="preserve"> method write a positive or negative offset, unless the offset is zero.</w:t>
      </w:r>
    </w:p>
    <w:p w14:paraId="433AA184" w14:textId="77777777" w:rsidR="00A06DFC" w:rsidRPr="00903DBA" w:rsidRDefault="00A06DFC" w:rsidP="00A06DFC">
      <w:pPr>
        <w:pStyle w:val="Code"/>
        <w:rPr>
          <w:highlight w:val="white"/>
        </w:rPr>
      </w:pPr>
      <w:r w:rsidRPr="00903DBA">
        <w:rPr>
          <w:highlight w:val="white"/>
        </w:rPr>
        <w:t xml:space="preserve">      else if (Operator == AssemblyOperator.define_address) {</w:t>
      </w:r>
    </w:p>
    <w:p w14:paraId="3B5321DD" w14:textId="77777777" w:rsidR="00A06DFC" w:rsidRPr="00903DBA" w:rsidRDefault="00A06DFC" w:rsidP="00A06DFC">
      <w:pPr>
        <w:pStyle w:val="Code"/>
        <w:rPr>
          <w:highlight w:val="white"/>
        </w:rPr>
      </w:pPr>
      <w:r w:rsidRPr="00903DBA">
        <w:rPr>
          <w:highlight w:val="white"/>
        </w:rPr>
        <w:t xml:space="preserve">        string name = (string) operand0;</w:t>
      </w:r>
    </w:p>
    <w:p w14:paraId="7F46FE1D" w14:textId="77777777" w:rsidR="00A06DFC" w:rsidRPr="00903DBA" w:rsidRDefault="00A06DFC" w:rsidP="00A06DFC">
      <w:pPr>
        <w:pStyle w:val="Code"/>
        <w:rPr>
          <w:highlight w:val="white"/>
        </w:rPr>
      </w:pPr>
      <w:r w:rsidRPr="00903DBA">
        <w:rPr>
          <w:highlight w:val="white"/>
        </w:rPr>
        <w:t xml:space="preserve">        int offset = (int) operand1;</w:t>
      </w:r>
    </w:p>
    <w:p w14:paraId="618F8EC7" w14:textId="77777777" w:rsidR="00A06DFC" w:rsidRPr="00903DBA" w:rsidRDefault="00A06DFC" w:rsidP="00A06DFC">
      <w:pPr>
        <w:pStyle w:val="Code"/>
        <w:rPr>
          <w:highlight w:val="white"/>
        </w:rPr>
      </w:pPr>
      <w:r w:rsidRPr="00903DBA">
        <w:rPr>
          <w:highlight w:val="white"/>
        </w:rPr>
        <w:t xml:space="preserve">        return "\tdq " + name + WithSign(offset);</w:t>
      </w:r>
    </w:p>
    <w:p w14:paraId="5B654607" w14:textId="77777777" w:rsidR="00A06DFC" w:rsidRPr="00903DBA" w:rsidRDefault="00A06DFC" w:rsidP="00A06DFC">
      <w:pPr>
        <w:pStyle w:val="Code"/>
        <w:rPr>
          <w:highlight w:val="white"/>
        </w:rPr>
      </w:pPr>
      <w:r w:rsidRPr="00903DBA">
        <w:rPr>
          <w:highlight w:val="white"/>
        </w:rPr>
        <w:t xml:space="preserve">      }</w:t>
      </w:r>
    </w:p>
    <w:p w14:paraId="573C5D4C" w14:textId="77777777" w:rsidR="00A06DFC" w:rsidRPr="00903DBA" w:rsidRDefault="00A06DFC" w:rsidP="00A06DFC">
      <w:pPr>
        <w:rPr>
          <w:highlight w:val="white"/>
        </w:rPr>
      </w:pPr>
      <w:r w:rsidRPr="00903DBA">
        <w:rPr>
          <w:highlight w:val="white"/>
        </w:rPr>
        <w:t xml:space="preserve">When defining a sequence of zeros, we use the </w:t>
      </w:r>
      <w:r w:rsidRPr="00903DBA">
        <w:rPr>
          <w:rStyle w:val="KeyWord0"/>
          <w:highlight w:val="white"/>
        </w:rPr>
        <w:t>times</w:t>
      </w:r>
      <w:r w:rsidRPr="00903DBA">
        <w:rPr>
          <w:highlight w:val="white"/>
        </w:rPr>
        <w:t xml:space="preserve"> and </w:t>
      </w:r>
      <w:r w:rsidRPr="00903DBA">
        <w:rPr>
          <w:rStyle w:val="KeyWord0"/>
          <w:highlight w:val="white"/>
        </w:rPr>
        <w:t>db</w:t>
      </w:r>
      <w:r w:rsidRPr="00903DBA">
        <w:rPr>
          <w:highlight w:val="white"/>
        </w:rPr>
        <w:t xml:space="preserve"> directive, which repeats the following definition, which is the zero value of one-byte size.</w:t>
      </w:r>
    </w:p>
    <w:p w14:paraId="41D415E2" w14:textId="77777777" w:rsidR="00A06DFC" w:rsidRPr="00903DBA" w:rsidRDefault="00A06DFC" w:rsidP="00A06DFC">
      <w:pPr>
        <w:pStyle w:val="Code"/>
        <w:rPr>
          <w:highlight w:val="white"/>
        </w:rPr>
      </w:pPr>
      <w:r w:rsidRPr="00903DBA">
        <w:rPr>
          <w:highlight w:val="white"/>
        </w:rPr>
        <w:t xml:space="preserve">      else if (Operator == AssemblyOperator.define_zero_sequence) {</w:t>
      </w:r>
    </w:p>
    <w:p w14:paraId="005860D0" w14:textId="77777777" w:rsidR="00A06DFC" w:rsidRPr="00903DBA" w:rsidRDefault="00A06DFC" w:rsidP="00A06DFC">
      <w:pPr>
        <w:pStyle w:val="Code"/>
        <w:rPr>
          <w:highlight w:val="white"/>
        </w:rPr>
      </w:pPr>
      <w:r w:rsidRPr="00903DBA">
        <w:rPr>
          <w:highlight w:val="white"/>
        </w:rPr>
        <w:t xml:space="preserve">        int size = (int) operand0;</w:t>
      </w:r>
    </w:p>
    <w:p w14:paraId="5986B9A4" w14:textId="77777777" w:rsidR="00A06DFC" w:rsidRPr="00903DBA" w:rsidRDefault="00A06DFC" w:rsidP="00A06DFC">
      <w:pPr>
        <w:pStyle w:val="Code"/>
        <w:rPr>
          <w:highlight w:val="white"/>
        </w:rPr>
      </w:pPr>
      <w:r w:rsidRPr="00903DBA">
        <w:rPr>
          <w:highlight w:val="white"/>
        </w:rPr>
        <w:t xml:space="preserve">        return "\ttimes " + size + " db 0";</w:t>
      </w:r>
    </w:p>
    <w:p w14:paraId="208CBD9F" w14:textId="67FC8358" w:rsidR="00A06DFC" w:rsidRPr="00903DBA" w:rsidRDefault="00A06DFC" w:rsidP="00A06DFC">
      <w:pPr>
        <w:pStyle w:val="Code"/>
        <w:rPr>
          <w:highlight w:val="white"/>
        </w:rPr>
      </w:pPr>
      <w:r w:rsidRPr="00903DBA">
        <w:rPr>
          <w:highlight w:val="white"/>
        </w:rPr>
        <w:lastRenderedPageBreak/>
        <w:t xml:space="preserve">      }</w:t>
      </w:r>
    </w:p>
    <w:p w14:paraId="5D47B09E" w14:textId="0653A02B" w:rsidR="00120DE0" w:rsidRPr="00903DBA" w:rsidRDefault="00120DE0" w:rsidP="00120DE0">
      <w:pPr>
        <w:rPr>
          <w:highlight w:val="white"/>
        </w:rPr>
      </w:pPr>
      <w:r w:rsidRPr="00903DBA">
        <w:rPr>
          <w:highlight w:val="white"/>
        </w:rPr>
        <w:t xml:space="preserve">For a jump or function call, we use the </w:t>
      </w:r>
      <w:r w:rsidRPr="00903DBA">
        <w:rPr>
          <w:rStyle w:val="KeyWord0"/>
          <w:highlight w:val="white"/>
        </w:rPr>
        <w:t>jmp</w:t>
      </w:r>
      <w:r w:rsidRPr="00903DBA">
        <w:rPr>
          <w:highlight w:val="white"/>
        </w:rPr>
        <w:t xml:space="preserve"> instruction.</w:t>
      </w:r>
    </w:p>
    <w:p w14:paraId="4D406794" w14:textId="77777777" w:rsidR="00097076" w:rsidRPr="00903DBA" w:rsidRDefault="00097076" w:rsidP="00097076">
      <w:pPr>
        <w:pStyle w:val="Code"/>
        <w:rPr>
          <w:highlight w:val="white"/>
        </w:rPr>
      </w:pPr>
      <w:r w:rsidRPr="00903DBA">
        <w:rPr>
          <w:highlight w:val="white"/>
        </w:rPr>
        <w:t xml:space="preserve">      else if (IsJumpRegister() || IsCallRegister() ||</w:t>
      </w:r>
    </w:p>
    <w:p w14:paraId="3AD27EBE" w14:textId="77777777" w:rsidR="00097076" w:rsidRPr="00903DBA" w:rsidRDefault="00097076" w:rsidP="00097076">
      <w:pPr>
        <w:pStyle w:val="Code"/>
        <w:rPr>
          <w:highlight w:val="white"/>
        </w:rPr>
      </w:pPr>
      <w:r w:rsidRPr="00903DBA">
        <w:rPr>
          <w:highlight w:val="white"/>
        </w:rPr>
        <w:t xml:space="preserve">               IsCallNotRegister()) {</w:t>
      </w:r>
    </w:p>
    <w:p w14:paraId="38552108" w14:textId="77777777" w:rsidR="00097076" w:rsidRPr="00903DBA" w:rsidRDefault="00097076" w:rsidP="00097076">
      <w:pPr>
        <w:pStyle w:val="Code"/>
        <w:rPr>
          <w:highlight w:val="white"/>
        </w:rPr>
      </w:pPr>
      <w:r w:rsidRPr="00903DBA">
        <w:rPr>
          <w:highlight w:val="white"/>
        </w:rPr>
        <w:t xml:space="preserve">        return "\tjmp " + operand0;</w:t>
      </w:r>
    </w:p>
    <w:p w14:paraId="34E0F9DD" w14:textId="0216E7D8" w:rsidR="00097076" w:rsidRPr="00903DBA" w:rsidRDefault="00097076" w:rsidP="00097076">
      <w:pPr>
        <w:pStyle w:val="Code"/>
        <w:rPr>
          <w:highlight w:val="white"/>
        </w:rPr>
      </w:pPr>
      <w:r w:rsidRPr="00903DBA">
        <w:rPr>
          <w:highlight w:val="white"/>
        </w:rPr>
        <w:t xml:space="preserve">      }</w:t>
      </w:r>
    </w:p>
    <w:p w14:paraId="43C90C15" w14:textId="402BCB39" w:rsidR="00120DE0" w:rsidRPr="00903DBA" w:rsidRDefault="00120DE0" w:rsidP="003F58A9">
      <w:pPr>
        <w:rPr>
          <w:highlight w:val="white"/>
        </w:rPr>
      </w:pPr>
      <w:r w:rsidRPr="00903DBA">
        <w:rPr>
          <w:highlight w:val="white"/>
        </w:rPr>
        <w:t xml:space="preserve">For </w:t>
      </w:r>
      <w:r w:rsidR="003F58A9" w:rsidRPr="00903DBA">
        <w:rPr>
          <w:highlight w:val="white"/>
        </w:rPr>
        <w:t xml:space="preserve">address return, we load the </w:t>
      </w:r>
      <w:r w:rsidR="001E6DE8" w:rsidRPr="00903DBA">
        <w:rPr>
          <w:highlight w:val="white"/>
        </w:rPr>
        <w:t>target into the address.</w:t>
      </w:r>
    </w:p>
    <w:p w14:paraId="35DE517A" w14:textId="244C4948" w:rsidR="00097076" w:rsidRPr="00903DBA" w:rsidRDefault="00097076" w:rsidP="00097076">
      <w:pPr>
        <w:pStyle w:val="Code"/>
        <w:rPr>
          <w:highlight w:val="white"/>
        </w:rPr>
      </w:pPr>
      <w:r w:rsidRPr="00903DBA">
        <w:rPr>
          <w:highlight w:val="white"/>
        </w:rPr>
        <w:t xml:space="preserve">      else if (Operator == AssemblyOperator.</w:t>
      </w:r>
      <w:r w:rsidR="007E5B53" w:rsidRPr="00903DBA">
        <w:rPr>
          <w:highlight w:val="white"/>
        </w:rPr>
        <w:t>return_address</w:t>
      </w:r>
      <w:r w:rsidRPr="00903DBA">
        <w:rPr>
          <w:highlight w:val="white"/>
        </w:rPr>
        <w:t>) {</w:t>
      </w:r>
    </w:p>
    <w:p w14:paraId="2CE88605" w14:textId="77777777" w:rsidR="00097076" w:rsidRPr="00903DBA" w:rsidRDefault="00097076" w:rsidP="00097076">
      <w:pPr>
        <w:pStyle w:val="Code"/>
        <w:rPr>
          <w:highlight w:val="white"/>
        </w:rPr>
      </w:pPr>
      <w:r w:rsidRPr="00903DBA">
        <w:rPr>
          <w:highlight w:val="white"/>
        </w:rPr>
        <w:t xml:space="preserve">        string target = SymbolTable.CurrentFunction.UniqueName +</w:t>
      </w:r>
    </w:p>
    <w:p w14:paraId="6F6A3957" w14:textId="77777777" w:rsidR="00097076" w:rsidRPr="00903DBA" w:rsidRDefault="00097076" w:rsidP="00097076">
      <w:pPr>
        <w:pStyle w:val="Code"/>
        <w:rPr>
          <w:highlight w:val="white"/>
        </w:rPr>
      </w:pPr>
      <w:r w:rsidRPr="00903DBA">
        <w:rPr>
          <w:highlight w:val="white"/>
        </w:rPr>
        <w:t xml:space="preserve">                        Symbol.SeparatorId + operand2;</w:t>
      </w:r>
    </w:p>
    <w:p w14:paraId="5926C267" w14:textId="77777777" w:rsidR="00097076" w:rsidRPr="00903DBA" w:rsidRDefault="00097076" w:rsidP="00097076">
      <w:pPr>
        <w:pStyle w:val="Code"/>
        <w:rPr>
          <w:highlight w:val="white"/>
        </w:rPr>
      </w:pPr>
      <w:r w:rsidRPr="00903DBA">
        <w:rPr>
          <w:highlight w:val="white"/>
        </w:rPr>
        <w:t xml:space="preserve">        return "\tmov qword [" + operand0 + WithSign(operand1) + "], " +</w:t>
      </w:r>
    </w:p>
    <w:p w14:paraId="3EFCD6BD" w14:textId="77777777" w:rsidR="00097076" w:rsidRPr="00903DBA" w:rsidRDefault="00097076" w:rsidP="00097076">
      <w:pPr>
        <w:pStyle w:val="Code"/>
        <w:rPr>
          <w:highlight w:val="white"/>
        </w:rPr>
      </w:pPr>
      <w:r w:rsidRPr="00903DBA">
        <w:rPr>
          <w:highlight w:val="white"/>
        </w:rPr>
        <w:t xml:space="preserve">               target;</w:t>
      </w:r>
    </w:p>
    <w:p w14:paraId="04C6EB07" w14:textId="6B20329B" w:rsidR="00097076" w:rsidRPr="00903DBA" w:rsidRDefault="00097076" w:rsidP="00097076">
      <w:pPr>
        <w:pStyle w:val="Code"/>
        <w:rPr>
          <w:highlight w:val="white"/>
        </w:rPr>
      </w:pPr>
      <w:r w:rsidRPr="00903DBA">
        <w:rPr>
          <w:highlight w:val="white"/>
        </w:rPr>
        <w:t xml:space="preserve">      }</w:t>
      </w:r>
    </w:p>
    <w:p w14:paraId="4D424989" w14:textId="4E043D83" w:rsidR="001E6DE8" w:rsidRPr="00903DBA" w:rsidRDefault="001E6DE8" w:rsidP="00205DE5">
      <w:pPr>
        <w:rPr>
          <w:highlight w:val="white"/>
        </w:rPr>
      </w:pPr>
      <w:r w:rsidRPr="00903DBA">
        <w:rPr>
          <w:highlight w:val="white"/>
        </w:rPr>
        <w:t xml:space="preserve">In case of </w:t>
      </w:r>
      <w:r w:rsidR="00152FCB" w:rsidRPr="00903DBA">
        <w:rPr>
          <w:highlight w:val="white"/>
        </w:rPr>
        <w:t>conditional</w:t>
      </w:r>
      <w:r w:rsidRPr="00903DBA">
        <w:rPr>
          <w:highlight w:val="white"/>
        </w:rPr>
        <w:t xml:space="preserve"> and uncondition</w:t>
      </w:r>
      <w:r w:rsidR="00152FCB" w:rsidRPr="00903DBA">
        <w:rPr>
          <w:highlight w:val="white"/>
        </w:rPr>
        <w:t>al</w:t>
      </w:r>
      <w:r w:rsidRPr="00903DBA">
        <w:rPr>
          <w:highlight w:val="white"/>
        </w:rPr>
        <w:t xml:space="preserve"> jump instructions</w:t>
      </w:r>
      <w:r w:rsidR="00EF3244" w:rsidRPr="00903DBA">
        <w:rPr>
          <w:highlight w:val="white"/>
        </w:rPr>
        <w:t>, we have three cases. If the third operand (</w:t>
      </w:r>
      <w:r w:rsidR="00EF3244" w:rsidRPr="00903DBA">
        <w:rPr>
          <w:rStyle w:val="KeyWord0"/>
          <w:highlight w:val="white"/>
        </w:rPr>
        <w:t>operand2</w:t>
      </w:r>
      <w:r w:rsidR="00EF3244" w:rsidRPr="00903DBA">
        <w:rPr>
          <w:highlight w:val="white"/>
        </w:rPr>
        <w:t xml:space="preserve">) is an integer, </w:t>
      </w:r>
      <w:r w:rsidR="00F42015" w:rsidRPr="00903DBA">
        <w:rPr>
          <w:highlight w:val="white"/>
        </w:rPr>
        <w:t xml:space="preserve">we jump to the address of a middle code instruction. More specific, </w:t>
      </w:r>
      <w:r w:rsidR="0058403E" w:rsidRPr="00903DBA">
        <w:rPr>
          <w:highlight w:val="white"/>
        </w:rPr>
        <w:t>we jump to a</w:t>
      </w:r>
      <w:r w:rsidR="00EF3244" w:rsidRPr="00903DBA">
        <w:rPr>
          <w:highlight w:val="white"/>
        </w:rPr>
        <w:t xml:space="preserve"> </w:t>
      </w:r>
      <w:r w:rsidR="0058403E" w:rsidRPr="00903DBA">
        <w:rPr>
          <w:highlight w:val="white"/>
        </w:rPr>
        <w:t>label</w:t>
      </w:r>
      <w:r w:rsidR="00EF3244" w:rsidRPr="00903DBA">
        <w:rPr>
          <w:highlight w:val="white"/>
        </w:rPr>
        <w:t xml:space="preserve">, which is </w:t>
      </w:r>
      <w:r w:rsidR="0058403E" w:rsidRPr="00903DBA">
        <w:rPr>
          <w:highlight w:val="white"/>
        </w:rPr>
        <w:t xml:space="preserve">made up by </w:t>
      </w:r>
      <w:r w:rsidR="00EF3244" w:rsidRPr="00903DBA">
        <w:rPr>
          <w:highlight w:val="white"/>
        </w:rPr>
        <w:t xml:space="preserve">the name of the current function, and the </w:t>
      </w:r>
      <w:r w:rsidR="00F42015" w:rsidRPr="00903DBA">
        <w:rPr>
          <w:highlight w:val="white"/>
        </w:rPr>
        <w:t xml:space="preserve">middle code </w:t>
      </w:r>
      <w:r w:rsidR="00EF3244" w:rsidRPr="00903DBA">
        <w:rPr>
          <w:highlight w:val="white"/>
        </w:rPr>
        <w:t>index given by the third operand</w:t>
      </w:r>
      <w:r w:rsidR="00F42015" w:rsidRPr="00903DBA">
        <w:rPr>
          <w:highlight w:val="white"/>
        </w:rPr>
        <w:t>.</w:t>
      </w:r>
    </w:p>
    <w:p w14:paraId="5E332144" w14:textId="77777777" w:rsidR="00097076" w:rsidRPr="00903DBA" w:rsidRDefault="00097076" w:rsidP="00097076">
      <w:pPr>
        <w:pStyle w:val="Code"/>
        <w:rPr>
          <w:highlight w:val="white"/>
        </w:rPr>
      </w:pPr>
      <w:r w:rsidRPr="00903DBA">
        <w:rPr>
          <w:highlight w:val="white"/>
        </w:rPr>
        <w:t xml:space="preserve">      else if (IsRelationNotRegister() || IsJumpNotRegister()) {</w:t>
      </w:r>
    </w:p>
    <w:p w14:paraId="5A95F480" w14:textId="4DCCEB16" w:rsidR="00F42015" w:rsidRPr="00903DBA" w:rsidRDefault="00F42015" w:rsidP="00F42015">
      <w:pPr>
        <w:rPr>
          <w:highlight w:val="white"/>
        </w:rPr>
      </w:pPr>
      <w:r w:rsidRPr="00903DBA">
        <w:rPr>
          <w:highlight w:val="white"/>
        </w:rPr>
        <w:t xml:space="preserve">If the third operand is string, </w:t>
      </w:r>
      <w:r w:rsidR="00140333" w:rsidRPr="00903DBA">
        <w:rPr>
          <w:highlight w:val="white"/>
        </w:rPr>
        <w:t xml:space="preserve">we have a special case: the jump instruction is part of the handling of the command line arguments. </w:t>
      </w:r>
      <w:r w:rsidR="00832C1C" w:rsidRPr="00903DBA">
        <w:rPr>
          <w:highlight w:val="white"/>
        </w:rPr>
        <w:t>W</w:t>
      </w:r>
      <w:r w:rsidRPr="00903DBA">
        <w:rPr>
          <w:highlight w:val="white"/>
        </w:rPr>
        <w:t>e simply jump to the address given by the string.</w:t>
      </w:r>
    </w:p>
    <w:p w14:paraId="0A6A2B5D" w14:textId="3FE4658B" w:rsidR="00832C1C" w:rsidRPr="00903DBA" w:rsidRDefault="006A0607" w:rsidP="00832C1C">
      <w:pPr>
        <w:rPr>
          <w:highlight w:val="white"/>
        </w:rPr>
      </w:pPr>
      <w:r w:rsidRPr="00903DBA">
        <w:rPr>
          <w:highlight w:val="white"/>
        </w:rPr>
        <w:t xml:space="preserve">Otherwise, </w:t>
      </w:r>
      <w:r w:rsidR="00EA734C" w:rsidRPr="00903DBA">
        <w:rPr>
          <w:highlight w:val="white"/>
        </w:rPr>
        <w:t>we have jump in a memory copy of a struct or union.</w:t>
      </w:r>
    </w:p>
    <w:p w14:paraId="2420B335" w14:textId="77777777" w:rsidR="00FF76E5" w:rsidRPr="00903DBA" w:rsidRDefault="00FF76E5" w:rsidP="00FF76E5">
      <w:pPr>
        <w:pStyle w:val="Code"/>
        <w:rPr>
          <w:highlight w:val="white"/>
        </w:rPr>
      </w:pPr>
      <w:r w:rsidRPr="00903DBA">
        <w:rPr>
          <w:highlight w:val="white"/>
        </w:rPr>
        <w:t xml:space="preserve">        Assert.ErrorXXX(operand2 is int);</w:t>
      </w:r>
    </w:p>
    <w:p w14:paraId="1587C9EE" w14:textId="77777777" w:rsidR="00FF76E5" w:rsidRPr="00903DBA" w:rsidRDefault="00FF76E5" w:rsidP="00FF76E5">
      <w:pPr>
        <w:pStyle w:val="Code"/>
        <w:rPr>
          <w:highlight w:val="white"/>
        </w:rPr>
      </w:pPr>
      <w:r w:rsidRPr="00903DBA">
        <w:rPr>
          <w:highlight w:val="white"/>
        </w:rPr>
        <w:t xml:space="preserve">        string label = SymbolTable.CurrentFunction.UniqueName +</w:t>
      </w:r>
    </w:p>
    <w:p w14:paraId="155A627D" w14:textId="77777777" w:rsidR="00FF76E5" w:rsidRPr="00903DBA" w:rsidRDefault="00FF76E5" w:rsidP="00FF76E5">
      <w:pPr>
        <w:pStyle w:val="Code"/>
        <w:rPr>
          <w:highlight w:val="white"/>
        </w:rPr>
      </w:pPr>
      <w:r w:rsidRPr="00903DBA">
        <w:rPr>
          <w:highlight w:val="white"/>
        </w:rPr>
        <w:t xml:space="preserve">                        Symbol.SeparatorId + operand2;</w:t>
      </w:r>
    </w:p>
    <w:p w14:paraId="478123A3" w14:textId="77777777" w:rsidR="00FF76E5" w:rsidRPr="00903DBA" w:rsidRDefault="00FF76E5" w:rsidP="00FF76E5">
      <w:pPr>
        <w:pStyle w:val="Code"/>
        <w:rPr>
          <w:highlight w:val="white"/>
        </w:rPr>
      </w:pPr>
      <w:r w:rsidRPr="00903DBA">
        <w:rPr>
          <w:highlight w:val="white"/>
        </w:rPr>
        <w:t xml:space="preserve">        return "\t" + operatorName + " " + label;</w:t>
      </w:r>
    </w:p>
    <w:p w14:paraId="2173839B" w14:textId="44801FF2" w:rsidR="00097076" w:rsidRPr="00903DBA" w:rsidRDefault="00097076" w:rsidP="00097076">
      <w:pPr>
        <w:pStyle w:val="Code"/>
        <w:rPr>
          <w:highlight w:val="white"/>
        </w:rPr>
      </w:pPr>
      <w:r w:rsidRPr="00903DBA">
        <w:rPr>
          <w:highlight w:val="white"/>
        </w:rPr>
        <w:t xml:space="preserve">      }</w:t>
      </w:r>
    </w:p>
    <w:p w14:paraId="615C3FCE" w14:textId="77777777" w:rsidR="00097076" w:rsidRPr="00903DBA" w:rsidRDefault="00097076" w:rsidP="00F259DA">
      <w:pPr>
        <w:pStyle w:val="Code"/>
        <w:rPr>
          <w:highlight w:val="white"/>
        </w:rPr>
      </w:pPr>
      <w:r w:rsidRPr="00903DBA">
        <w:rPr>
          <w:highlight w:val="white"/>
        </w:rPr>
        <w:t xml:space="preserve">    }</w:t>
      </w:r>
    </w:p>
    <w:p w14:paraId="2B08AEC9" w14:textId="5B1FAEE8" w:rsidR="00097076" w:rsidRPr="00903DBA" w:rsidRDefault="00717D98" w:rsidP="00717D98">
      <w:pPr>
        <w:rPr>
          <w:highlight w:val="white"/>
        </w:rPr>
      </w:pPr>
      <w:r w:rsidRPr="00903DBA">
        <w:rPr>
          <w:highlight w:val="white"/>
        </w:rPr>
        <w:t xml:space="preserve">The </w:t>
      </w:r>
      <w:r w:rsidRPr="00903DBA">
        <w:rPr>
          <w:rStyle w:val="KeyWord0"/>
          <w:highlight w:val="white"/>
        </w:rPr>
        <w:t>ToVisibleString</w:t>
      </w:r>
      <w:r w:rsidRPr="00903DBA">
        <w:rPr>
          <w:highlight w:val="white"/>
        </w:rPr>
        <w:t xml:space="preserve"> method returns the </w:t>
      </w:r>
      <w:r w:rsidR="002F69EF" w:rsidRPr="00903DBA">
        <w:rPr>
          <w:highlight w:val="white"/>
        </w:rPr>
        <w:t xml:space="preserve">text with non-graphical character written </w:t>
      </w:r>
      <w:r w:rsidR="00AE1268" w:rsidRPr="00903DBA">
        <w:rPr>
          <w:highlight w:val="white"/>
        </w:rPr>
        <w:t>with their ascii numbers. For instance, the text “Hello\nWorld\</w:t>
      </w:r>
      <w:r w:rsidR="00552E70" w:rsidRPr="00903DBA">
        <w:rPr>
          <w:highlight w:val="white"/>
        </w:rPr>
        <w:t>r</w:t>
      </w:r>
      <w:r w:rsidR="00AE1268" w:rsidRPr="00903DBA">
        <w:rPr>
          <w:highlight w:val="white"/>
        </w:rPr>
        <w:t xml:space="preserve">”, will be translated to “Hello”, 10, “World”, </w:t>
      </w:r>
      <w:r w:rsidR="00552E70" w:rsidRPr="00903DBA">
        <w:rPr>
          <w:highlight w:val="white"/>
        </w:rPr>
        <w:t>13</w:t>
      </w:r>
      <w:r w:rsidR="00AE1268" w:rsidRPr="00903DBA">
        <w:rPr>
          <w:highlight w:val="white"/>
        </w:rPr>
        <w:t>.</w:t>
      </w:r>
    </w:p>
    <w:p w14:paraId="07260C8C" w14:textId="77777777" w:rsidR="00097076" w:rsidRPr="00903DBA" w:rsidRDefault="00097076" w:rsidP="00097076">
      <w:pPr>
        <w:pStyle w:val="Code"/>
        <w:rPr>
          <w:highlight w:val="white"/>
        </w:rPr>
      </w:pPr>
      <w:r w:rsidRPr="00903DBA">
        <w:rPr>
          <w:highlight w:val="white"/>
        </w:rPr>
        <w:t xml:space="preserve">    private static string ToVisibleString(string text) {</w:t>
      </w:r>
    </w:p>
    <w:p w14:paraId="59BBFAD3" w14:textId="2CD59E03" w:rsidR="00097076" w:rsidRPr="00903DBA" w:rsidRDefault="00097076" w:rsidP="00097076">
      <w:pPr>
        <w:pStyle w:val="Code"/>
        <w:rPr>
          <w:highlight w:val="white"/>
        </w:rPr>
      </w:pPr>
      <w:r w:rsidRPr="00903DBA">
        <w:rPr>
          <w:highlight w:val="white"/>
        </w:rPr>
        <w:t xml:space="preserve">      StringBuilder buffer = new StringBuilder();</w:t>
      </w:r>
    </w:p>
    <w:p w14:paraId="1A1BA85E" w14:textId="15E0D000" w:rsidR="004C1FEB" w:rsidRPr="00903DBA" w:rsidRDefault="004C1FEB" w:rsidP="004C1FEB">
      <w:pPr>
        <w:rPr>
          <w:highlight w:val="white"/>
        </w:rPr>
      </w:pPr>
      <w:r w:rsidRPr="00903DBA">
        <w:rPr>
          <w:highlight w:val="white"/>
        </w:rPr>
        <w:t xml:space="preserve">The </w:t>
      </w:r>
      <w:r w:rsidRPr="00903DBA">
        <w:rPr>
          <w:rStyle w:val="KeyWord0"/>
          <w:highlight w:val="white"/>
        </w:rPr>
        <w:t>insideString</w:t>
      </w:r>
      <w:r w:rsidRPr="00903DBA">
        <w:rPr>
          <w:highlight w:val="white"/>
        </w:rPr>
        <w:t xml:space="preserve"> variable is true as long as the current character is locaed inside a string. </w:t>
      </w:r>
    </w:p>
    <w:p w14:paraId="1B9251B0" w14:textId="77777777" w:rsidR="00097076" w:rsidRPr="00903DBA" w:rsidRDefault="00097076" w:rsidP="00097076">
      <w:pPr>
        <w:pStyle w:val="Code"/>
        <w:rPr>
          <w:highlight w:val="white"/>
        </w:rPr>
      </w:pPr>
      <w:r w:rsidRPr="00903DBA">
        <w:rPr>
          <w:highlight w:val="white"/>
        </w:rPr>
        <w:t xml:space="preserve">      bool insideString = false;</w:t>
      </w:r>
    </w:p>
    <w:p w14:paraId="57548907" w14:textId="591A506E" w:rsidR="00097076" w:rsidRPr="00903DBA" w:rsidRDefault="004C1FEB" w:rsidP="00F842E6">
      <w:pPr>
        <w:rPr>
          <w:highlight w:val="white"/>
        </w:rPr>
      </w:pPr>
      <w:r w:rsidRPr="00903DBA">
        <w:rPr>
          <w:highlight w:val="white"/>
        </w:rPr>
        <w:t xml:space="preserve">We iterate throught the text and, for each character, check if it is not </w:t>
      </w:r>
      <w:r w:rsidR="00F842E6" w:rsidRPr="00903DBA">
        <w:rPr>
          <w:highlight w:val="white"/>
        </w:rPr>
        <w:t xml:space="preserve">a graphical character. In that case we </w:t>
      </w:r>
      <w:r w:rsidR="004801C1" w:rsidRPr="00903DBA">
        <w:rPr>
          <w:highlight w:val="white"/>
        </w:rPr>
        <w:t>end</w:t>
      </w:r>
      <w:r w:rsidR="00F842E6" w:rsidRPr="00903DBA">
        <w:rPr>
          <w:highlight w:val="white"/>
        </w:rPr>
        <w:t xml:space="preserve"> the string, if necessary, and add the ascii value of the character.</w:t>
      </w:r>
    </w:p>
    <w:p w14:paraId="6119C54E" w14:textId="77777777" w:rsidR="00097076" w:rsidRPr="00903DBA" w:rsidRDefault="00097076" w:rsidP="00097076">
      <w:pPr>
        <w:pStyle w:val="Code"/>
        <w:rPr>
          <w:highlight w:val="white"/>
        </w:rPr>
      </w:pPr>
      <w:r w:rsidRPr="00903DBA">
        <w:rPr>
          <w:highlight w:val="white"/>
        </w:rPr>
        <w:t xml:space="preserve">      foreach (char c in text) {</w:t>
      </w:r>
    </w:p>
    <w:p w14:paraId="34B33387" w14:textId="77777777" w:rsidR="00097076" w:rsidRPr="00903DBA" w:rsidRDefault="00097076" w:rsidP="00097076">
      <w:pPr>
        <w:pStyle w:val="Code"/>
        <w:rPr>
          <w:highlight w:val="white"/>
        </w:rPr>
      </w:pPr>
      <w:r w:rsidRPr="00903DBA">
        <w:rPr>
          <w:highlight w:val="white"/>
        </w:rPr>
        <w:t xml:space="preserve">        if (Char.IsControl(c) || (c == '\"') || (c == '\'')) {</w:t>
      </w:r>
    </w:p>
    <w:p w14:paraId="59CC94FD" w14:textId="77777777" w:rsidR="00097076" w:rsidRPr="00903DBA" w:rsidRDefault="00097076" w:rsidP="00097076">
      <w:pPr>
        <w:pStyle w:val="Code"/>
        <w:rPr>
          <w:highlight w:val="white"/>
        </w:rPr>
      </w:pPr>
      <w:r w:rsidRPr="00903DBA">
        <w:rPr>
          <w:highlight w:val="white"/>
        </w:rPr>
        <w:t xml:space="preserve">          if (insideString) {</w:t>
      </w:r>
    </w:p>
    <w:p w14:paraId="187C8AAD" w14:textId="77777777" w:rsidR="00097076" w:rsidRPr="00903DBA" w:rsidRDefault="00097076" w:rsidP="00097076">
      <w:pPr>
        <w:pStyle w:val="Code"/>
        <w:rPr>
          <w:highlight w:val="white"/>
        </w:rPr>
      </w:pPr>
      <w:r w:rsidRPr="00903DBA">
        <w:rPr>
          <w:highlight w:val="white"/>
        </w:rPr>
        <w:t xml:space="preserve">            buffer.Append("\", " + ((int) c).ToString() + ", ");</w:t>
      </w:r>
    </w:p>
    <w:p w14:paraId="7CE0BD60" w14:textId="77777777" w:rsidR="00097076" w:rsidRPr="00903DBA" w:rsidRDefault="00097076" w:rsidP="00097076">
      <w:pPr>
        <w:pStyle w:val="Code"/>
        <w:rPr>
          <w:highlight w:val="white"/>
        </w:rPr>
      </w:pPr>
      <w:r w:rsidRPr="00903DBA">
        <w:rPr>
          <w:highlight w:val="white"/>
        </w:rPr>
        <w:t xml:space="preserve">            insideString = false;</w:t>
      </w:r>
    </w:p>
    <w:p w14:paraId="54CE045C" w14:textId="77777777" w:rsidR="00097076" w:rsidRPr="00903DBA" w:rsidRDefault="00097076" w:rsidP="00097076">
      <w:pPr>
        <w:pStyle w:val="Code"/>
        <w:rPr>
          <w:highlight w:val="white"/>
        </w:rPr>
      </w:pPr>
      <w:r w:rsidRPr="00903DBA">
        <w:rPr>
          <w:highlight w:val="white"/>
        </w:rPr>
        <w:t xml:space="preserve">          }</w:t>
      </w:r>
    </w:p>
    <w:p w14:paraId="7E8A1A41" w14:textId="77777777" w:rsidR="00097076" w:rsidRPr="00903DBA" w:rsidRDefault="00097076" w:rsidP="00097076">
      <w:pPr>
        <w:pStyle w:val="Code"/>
        <w:rPr>
          <w:highlight w:val="white"/>
        </w:rPr>
      </w:pPr>
      <w:r w:rsidRPr="00903DBA">
        <w:rPr>
          <w:highlight w:val="white"/>
        </w:rPr>
        <w:t xml:space="preserve">          else {</w:t>
      </w:r>
    </w:p>
    <w:p w14:paraId="131E31D7" w14:textId="77777777" w:rsidR="00097076" w:rsidRPr="00903DBA" w:rsidRDefault="00097076" w:rsidP="00097076">
      <w:pPr>
        <w:pStyle w:val="Code"/>
        <w:rPr>
          <w:highlight w:val="white"/>
        </w:rPr>
      </w:pPr>
      <w:r w:rsidRPr="00903DBA">
        <w:rPr>
          <w:highlight w:val="white"/>
        </w:rPr>
        <w:t xml:space="preserve">            buffer.Append(((int) c).ToString() + ", ");</w:t>
      </w:r>
    </w:p>
    <w:p w14:paraId="086AD342" w14:textId="77777777" w:rsidR="00097076" w:rsidRPr="00903DBA" w:rsidRDefault="00097076" w:rsidP="00097076">
      <w:pPr>
        <w:pStyle w:val="Code"/>
        <w:rPr>
          <w:highlight w:val="white"/>
        </w:rPr>
      </w:pPr>
      <w:r w:rsidRPr="00903DBA">
        <w:rPr>
          <w:highlight w:val="white"/>
        </w:rPr>
        <w:t xml:space="preserve">          }</w:t>
      </w:r>
    </w:p>
    <w:p w14:paraId="05374FC4" w14:textId="77777777" w:rsidR="00097076" w:rsidRPr="00903DBA" w:rsidRDefault="00097076" w:rsidP="00097076">
      <w:pPr>
        <w:pStyle w:val="Code"/>
        <w:rPr>
          <w:highlight w:val="white"/>
        </w:rPr>
      </w:pPr>
      <w:r w:rsidRPr="00903DBA">
        <w:rPr>
          <w:highlight w:val="white"/>
        </w:rPr>
        <w:t xml:space="preserve">        }</w:t>
      </w:r>
    </w:p>
    <w:p w14:paraId="181F95E0" w14:textId="3B3B4E87" w:rsidR="00F842E6" w:rsidRPr="00903DBA" w:rsidRDefault="00F842E6" w:rsidP="00F842E6">
      <w:pPr>
        <w:rPr>
          <w:highlight w:val="white"/>
        </w:rPr>
      </w:pPr>
      <w:r w:rsidRPr="00903DBA">
        <w:rPr>
          <w:highlight w:val="white"/>
        </w:rPr>
        <w:lastRenderedPageBreak/>
        <w:t xml:space="preserve">If the character is a graphical character, we </w:t>
      </w:r>
      <w:r w:rsidR="004801C1" w:rsidRPr="00903DBA">
        <w:rPr>
          <w:highlight w:val="white"/>
        </w:rPr>
        <w:t>begin the string, if necessary,</w:t>
      </w:r>
      <w:r w:rsidRPr="00903DBA">
        <w:rPr>
          <w:highlight w:val="white"/>
        </w:rPr>
        <w:t xml:space="preserve"> and add the </w:t>
      </w:r>
      <w:r w:rsidR="004801C1" w:rsidRPr="00903DBA">
        <w:rPr>
          <w:highlight w:val="white"/>
        </w:rPr>
        <w:t>character to the string.</w:t>
      </w:r>
    </w:p>
    <w:p w14:paraId="35FBBBF0" w14:textId="77777777" w:rsidR="00097076" w:rsidRPr="00903DBA" w:rsidRDefault="00097076" w:rsidP="00097076">
      <w:pPr>
        <w:pStyle w:val="Code"/>
        <w:rPr>
          <w:highlight w:val="white"/>
        </w:rPr>
      </w:pPr>
      <w:r w:rsidRPr="00903DBA">
        <w:rPr>
          <w:highlight w:val="white"/>
        </w:rPr>
        <w:t xml:space="preserve">        else {</w:t>
      </w:r>
    </w:p>
    <w:p w14:paraId="1565C6B3" w14:textId="77777777" w:rsidR="00097076" w:rsidRPr="00903DBA" w:rsidRDefault="00097076" w:rsidP="00097076">
      <w:pPr>
        <w:pStyle w:val="Code"/>
        <w:rPr>
          <w:highlight w:val="white"/>
        </w:rPr>
      </w:pPr>
      <w:r w:rsidRPr="00903DBA">
        <w:rPr>
          <w:highlight w:val="white"/>
        </w:rPr>
        <w:t xml:space="preserve">          if (insideString) {</w:t>
      </w:r>
    </w:p>
    <w:p w14:paraId="7C8472B4" w14:textId="77777777" w:rsidR="00097076" w:rsidRPr="00903DBA" w:rsidRDefault="00097076" w:rsidP="00097076">
      <w:pPr>
        <w:pStyle w:val="Code"/>
        <w:rPr>
          <w:highlight w:val="white"/>
        </w:rPr>
      </w:pPr>
      <w:r w:rsidRPr="00903DBA">
        <w:rPr>
          <w:highlight w:val="white"/>
        </w:rPr>
        <w:t xml:space="preserve">            buffer.Append(c);</w:t>
      </w:r>
    </w:p>
    <w:p w14:paraId="00314DA5" w14:textId="77777777" w:rsidR="00097076" w:rsidRPr="00903DBA" w:rsidRDefault="00097076" w:rsidP="00097076">
      <w:pPr>
        <w:pStyle w:val="Code"/>
        <w:rPr>
          <w:highlight w:val="white"/>
        </w:rPr>
      </w:pPr>
      <w:r w:rsidRPr="00903DBA">
        <w:rPr>
          <w:highlight w:val="white"/>
        </w:rPr>
        <w:t xml:space="preserve">          }</w:t>
      </w:r>
    </w:p>
    <w:p w14:paraId="7E7C55EE" w14:textId="77777777" w:rsidR="00097076" w:rsidRPr="00903DBA" w:rsidRDefault="00097076" w:rsidP="00097076">
      <w:pPr>
        <w:pStyle w:val="Code"/>
        <w:rPr>
          <w:highlight w:val="white"/>
        </w:rPr>
      </w:pPr>
      <w:r w:rsidRPr="00903DBA">
        <w:rPr>
          <w:highlight w:val="white"/>
        </w:rPr>
        <w:t xml:space="preserve">          else {</w:t>
      </w:r>
    </w:p>
    <w:p w14:paraId="02F98500" w14:textId="77777777" w:rsidR="00097076" w:rsidRPr="00903DBA" w:rsidRDefault="00097076" w:rsidP="00097076">
      <w:pPr>
        <w:pStyle w:val="Code"/>
        <w:rPr>
          <w:highlight w:val="white"/>
        </w:rPr>
      </w:pPr>
      <w:r w:rsidRPr="00903DBA">
        <w:rPr>
          <w:highlight w:val="white"/>
        </w:rPr>
        <w:t xml:space="preserve">            buffer.Append("\"" + c.ToString());</w:t>
      </w:r>
    </w:p>
    <w:p w14:paraId="39700454" w14:textId="77777777" w:rsidR="00097076" w:rsidRPr="00903DBA" w:rsidRDefault="00097076" w:rsidP="00097076">
      <w:pPr>
        <w:pStyle w:val="Code"/>
        <w:rPr>
          <w:highlight w:val="white"/>
        </w:rPr>
      </w:pPr>
      <w:r w:rsidRPr="00903DBA">
        <w:rPr>
          <w:highlight w:val="white"/>
        </w:rPr>
        <w:t xml:space="preserve">            insideString = true;</w:t>
      </w:r>
    </w:p>
    <w:p w14:paraId="1962CE41" w14:textId="77777777" w:rsidR="00097076" w:rsidRPr="00903DBA" w:rsidRDefault="00097076" w:rsidP="00097076">
      <w:pPr>
        <w:pStyle w:val="Code"/>
        <w:rPr>
          <w:highlight w:val="white"/>
        </w:rPr>
      </w:pPr>
      <w:r w:rsidRPr="00903DBA">
        <w:rPr>
          <w:highlight w:val="white"/>
        </w:rPr>
        <w:t xml:space="preserve">          }</w:t>
      </w:r>
    </w:p>
    <w:p w14:paraId="7E8F65E2" w14:textId="77777777" w:rsidR="00097076" w:rsidRPr="00903DBA" w:rsidRDefault="00097076" w:rsidP="00097076">
      <w:pPr>
        <w:pStyle w:val="Code"/>
        <w:rPr>
          <w:highlight w:val="white"/>
        </w:rPr>
      </w:pPr>
      <w:r w:rsidRPr="00903DBA">
        <w:rPr>
          <w:highlight w:val="white"/>
        </w:rPr>
        <w:t xml:space="preserve">        }</w:t>
      </w:r>
    </w:p>
    <w:p w14:paraId="5E4479DF" w14:textId="77777777" w:rsidR="00097076" w:rsidRPr="00903DBA" w:rsidRDefault="00097076" w:rsidP="00097076">
      <w:pPr>
        <w:pStyle w:val="Code"/>
        <w:rPr>
          <w:highlight w:val="white"/>
        </w:rPr>
      </w:pPr>
      <w:r w:rsidRPr="00903DBA">
        <w:rPr>
          <w:highlight w:val="white"/>
        </w:rPr>
        <w:t xml:space="preserve">      }</w:t>
      </w:r>
    </w:p>
    <w:p w14:paraId="04045A13" w14:textId="49FD6562" w:rsidR="00097076" w:rsidRPr="00903DBA" w:rsidRDefault="004801C1" w:rsidP="00C36E87">
      <w:pPr>
        <w:rPr>
          <w:highlight w:val="white"/>
        </w:rPr>
      </w:pPr>
      <w:r w:rsidRPr="00903DBA">
        <w:rPr>
          <w:highlight w:val="white"/>
        </w:rPr>
        <w:t>We end the string by</w:t>
      </w:r>
      <w:r w:rsidR="00C36E87" w:rsidRPr="00903DBA">
        <w:rPr>
          <w:highlight w:val="white"/>
        </w:rPr>
        <w:t xml:space="preserve"> adding the terminating zero character.</w:t>
      </w:r>
    </w:p>
    <w:p w14:paraId="36003A42" w14:textId="77777777" w:rsidR="00097076" w:rsidRPr="00903DBA" w:rsidRDefault="00097076" w:rsidP="00097076">
      <w:pPr>
        <w:pStyle w:val="Code"/>
        <w:rPr>
          <w:highlight w:val="white"/>
        </w:rPr>
      </w:pPr>
      <w:r w:rsidRPr="00903DBA">
        <w:rPr>
          <w:highlight w:val="white"/>
        </w:rPr>
        <w:t xml:space="preserve">      if (insideString) {</w:t>
      </w:r>
    </w:p>
    <w:p w14:paraId="41C7C806" w14:textId="77777777" w:rsidR="00097076" w:rsidRPr="00903DBA" w:rsidRDefault="00097076" w:rsidP="00097076">
      <w:pPr>
        <w:pStyle w:val="Code"/>
        <w:rPr>
          <w:highlight w:val="white"/>
        </w:rPr>
      </w:pPr>
      <w:r w:rsidRPr="00903DBA">
        <w:rPr>
          <w:highlight w:val="white"/>
        </w:rPr>
        <w:t xml:space="preserve">        buffer.Append("\", 0");</w:t>
      </w:r>
    </w:p>
    <w:p w14:paraId="2851640D" w14:textId="77777777" w:rsidR="00097076" w:rsidRPr="00903DBA" w:rsidRDefault="00097076" w:rsidP="00097076">
      <w:pPr>
        <w:pStyle w:val="Code"/>
        <w:rPr>
          <w:highlight w:val="white"/>
        </w:rPr>
      </w:pPr>
      <w:r w:rsidRPr="00903DBA">
        <w:rPr>
          <w:highlight w:val="white"/>
        </w:rPr>
        <w:t xml:space="preserve">      }</w:t>
      </w:r>
    </w:p>
    <w:p w14:paraId="55780057" w14:textId="77777777" w:rsidR="00097076" w:rsidRPr="00903DBA" w:rsidRDefault="00097076" w:rsidP="00097076">
      <w:pPr>
        <w:pStyle w:val="Code"/>
        <w:rPr>
          <w:highlight w:val="white"/>
        </w:rPr>
      </w:pPr>
      <w:r w:rsidRPr="00903DBA">
        <w:rPr>
          <w:highlight w:val="white"/>
        </w:rPr>
        <w:t xml:space="preserve">      else {</w:t>
      </w:r>
    </w:p>
    <w:p w14:paraId="77B1FD97" w14:textId="77777777" w:rsidR="00097076" w:rsidRPr="00903DBA" w:rsidRDefault="00097076" w:rsidP="00097076">
      <w:pPr>
        <w:pStyle w:val="Code"/>
        <w:rPr>
          <w:highlight w:val="white"/>
        </w:rPr>
      </w:pPr>
      <w:r w:rsidRPr="00903DBA">
        <w:rPr>
          <w:highlight w:val="white"/>
        </w:rPr>
        <w:t xml:space="preserve">        buffer.Append("0");</w:t>
      </w:r>
    </w:p>
    <w:p w14:paraId="025A90F5" w14:textId="77777777" w:rsidR="00097076" w:rsidRPr="00903DBA" w:rsidRDefault="00097076" w:rsidP="00097076">
      <w:pPr>
        <w:pStyle w:val="Code"/>
        <w:rPr>
          <w:highlight w:val="white"/>
        </w:rPr>
      </w:pPr>
      <w:r w:rsidRPr="00903DBA">
        <w:rPr>
          <w:highlight w:val="white"/>
        </w:rPr>
        <w:t xml:space="preserve">      }</w:t>
      </w:r>
    </w:p>
    <w:p w14:paraId="6777A74C" w14:textId="77777777" w:rsidR="00097076" w:rsidRPr="00903DBA" w:rsidRDefault="00097076" w:rsidP="00097076">
      <w:pPr>
        <w:pStyle w:val="Code"/>
        <w:rPr>
          <w:highlight w:val="white"/>
        </w:rPr>
      </w:pPr>
    </w:p>
    <w:p w14:paraId="7459F376" w14:textId="77777777" w:rsidR="00097076" w:rsidRPr="00903DBA" w:rsidRDefault="00097076" w:rsidP="00097076">
      <w:pPr>
        <w:pStyle w:val="Code"/>
        <w:rPr>
          <w:highlight w:val="white"/>
        </w:rPr>
      </w:pPr>
      <w:r w:rsidRPr="00903DBA">
        <w:rPr>
          <w:highlight w:val="white"/>
        </w:rPr>
        <w:t xml:space="preserve">      return buffer.ToString();</w:t>
      </w:r>
    </w:p>
    <w:p w14:paraId="39DDF971" w14:textId="77777777" w:rsidR="00097076" w:rsidRPr="00903DBA" w:rsidRDefault="00097076" w:rsidP="00097076">
      <w:pPr>
        <w:pStyle w:val="Code"/>
        <w:rPr>
          <w:highlight w:val="white"/>
        </w:rPr>
      </w:pPr>
      <w:r w:rsidRPr="00903DBA">
        <w:rPr>
          <w:highlight w:val="white"/>
        </w:rPr>
        <w:t xml:space="preserve">    }</w:t>
      </w:r>
    </w:p>
    <w:p w14:paraId="394D9FDA" w14:textId="14154DC8" w:rsidR="002B63B5" w:rsidRPr="00903DBA" w:rsidRDefault="002B63B5" w:rsidP="00C36E87">
      <w:pPr>
        <w:rPr>
          <w:highlight w:val="white"/>
        </w:rPr>
      </w:pPr>
      <w:r w:rsidRPr="00903DBA">
        <w:rPr>
          <w:highlight w:val="white"/>
        </w:rPr>
        <w:t xml:space="preserve">  </w:t>
      </w:r>
      <w:r w:rsidR="00C36E87" w:rsidRPr="00903DBA">
        <w:rPr>
          <w:highlight w:val="white"/>
        </w:rPr>
        <w:t xml:space="preserve">The </w:t>
      </w:r>
      <w:r w:rsidR="00C36E87" w:rsidRPr="00903DBA">
        <w:rPr>
          <w:rStyle w:val="KeyWord0"/>
          <w:highlight w:val="white"/>
        </w:rPr>
        <w:t>MakeMemory</w:t>
      </w:r>
      <w:r w:rsidR="00C36E87" w:rsidRPr="00903DBA">
        <w:rPr>
          <w:highlight w:val="white"/>
        </w:rPr>
        <w:t xml:space="preserve"> method </w:t>
      </w:r>
      <w:r w:rsidR="00D5402B" w:rsidRPr="00903DBA">
        <w:rPr>
          <w:highlight w:val="white"/>
        </w:rPr>
        <w:t>return a label for the memory copy method.</w:t>
      </w:r>
    </w:p>
    <w:p w14:paraId="71FA518C" w14:textId="6FC32E3D" w:rsidR="002B63B5" w:rsidRPr="00903DBA" w:rsidRDefault="002B63B5" w:rsidP="00DB788F">
      <w:pPr>
        <w:pStyle w:val="Code"/>
        <w:rPr>
          <w:b/>
          <w:bCs/>
          <w:highlight w:val="white"/>
        </w:rPr>
      </w:pPr>
      <w:r w:rsidRPr="00903DBA">
        <w:rPr>
          <w:highlight w:val="white"/>
        </w:rPr>
        <w:t xml:space="preserve">    public static string MakeLabel(int labelIndex) {</w:t>
      </w:r>
    </w:p>
    <w:p w14:paraId="1A1AB9D8" w14:textId="77777777" w:rsidR="0013036F" w:rsidRPr="00903DBA" w:rsidRDefault="0013036F" w:rsidP="0013036F">
      <w:pPr>
        <w:pStyle w:val="Code"/>
        <w:rPr>
          <w:highlight w:val="white"/>
        </w:rPr>
      </w:pPr>
      <w:r w:rsidRPr="00903DBA">
        <w:rPr>
          <w:highlight w:val="white"/>
        </w:rPr>
        <w:t xml:space="preserve">      return "label" + Symbol.SeparatorId + labelIndex;</w:t>
      </w:r>
    </w:p>
    <w:p w14:paraId="3B2B4921" w14:textId="77777777" w:rsidR="002B63B5" w:rsidRPr="00903DBA" w:rsidRDefault="002B63B5" w:rsidP="00DB788F">
      <w:pPr>
        <w:pStyle w:val="Code"/>
        <w:rPr>
          <w:highlight w:val="white"/>
        </w:rPr>
      </w:pPr>
      <w:r w:rsidRPr="00903DBA">
        <w:rPr>
          <w:highlight w:val="white"/>
        </w:rPr>
        <w:t xml:space="preserve">    }</w:t>
      </w:r>
    </w:p>
    <w:p w14:paraId="06A15567" w14:textId="4980CA0E" w:rsidR="002B63B5" w:rsidRPr="00903DBA" w:rsidRDefault="00D5402B" w:rsidP="00D5402B">
      <w:pPr>
        <w:rPr>
          <w:highlight w:val="white"/>
        </w:rPr>
      </w:pPr>
      <w:r w:rsidRPr="00903DBA">
        <w:rPr>
          <w:highlight w:val="white"/>
        </w:rPr>
        <w:t xml:space="preserve">The </w:t>
      </w:r>
      <w:r w:rsidRPr="00903DBA">
        <w:rPr>
          <w:rStyle w:val="KeyWord0"/>
          <w:highlight w:val="white"/>
        </w:rPr>
        <w:t>WithSign</w:t>
      </w:r>
      <w:r w:rsidRPr="00903DBA">
        <w:rPr>
          <w:highlight w:val="white"/>
        </w:rPr>
        <w:t xml:space="preserve"> method returns </w:t>
      </w:r>
      <w:r w:rsidR="008937D3" w:rsidRPr="00903DBA">
        <w:rPr>
          <w:highlight w:val="white"/>
        </w:rPr>
        <w:t xml:space="preserve">the offset of an address preceded by a plus or minus sign. In case of a zero value, an empty string is returned. </w:t>
      </w:r>
    </w:p>
    <w:p w14:paraId="7655FECC" w14:textId="77777777" w:rsidR="002B63B5" w:rsidRPr="00903DBA" w:rsidRDefault="002B63B5" w:rsidP="00DB788F">
      <w:pPr>
        <w:pStyle w:val="Code"/>
        <w:rPr>
          <w:highlight w:val="white"/>
        </w:rPr>
      </w:pPr>
      <w:r w:rsidRPr="00903DBA">
        <w:rPr>
          <w:highlight w:val="white"/>
        </w:rPr>
        <w:t xml:space="preserve">    private string WithSign(object value) {</w:t>
      </w:r>
    </w:p>
    <w:p w14:paraId="5C1CC2A8" w14:textId="77777777" w:rsidR="002B63B5" w:rsidRPr="00903DBA" w:rsidRDefault="002B63B5" w:rsidP="00DB788F">
      <w:pPr>
        <w:pStyle w:val="Code"/>
        <w:rPr>
          <w:highlight w:val="white"/>
        </w:rPr>
      </w:pPr>
      <w:r w:rsidRPr="00903DBA">
        <w:rPr>
          <w:highlight w:val="white"/>
        </w:rPr>
        <w:t xml:space="preserve">      int offset = (int) value;</w:t>
      </w:r>
    </w:p>
    <w:p w14:paraId="56648C42" w14:textId="77777777" w:rsidR="002B63B5" w:rsidRPr="00903DBA" w:rsidRDefault="002B63B5" w:rsidP="00DB788F">
      <w:pPr>
        <w:pStyle w:val="Code"/>
        <w:rPr>
          <w:highlight w:val="white"/>
        </w:rPr>
      </w:pPr>
      <w:r w:rsidRPr="00903DBA">
        <w:rPr>
          <w:highlight w:val="white"/>
        </w:rPr>
        <w:t xml:space="preserve">      </w:t>
      </w:r>
    </w:p>
    <w:p w14:paraId="6A65A906" w14:textId="77777777" w:rsidR="002B63B5" w:rsidRPr="00903DBA" w:rsidRDefault="002B63B5" w:rsidP="00DB788F">
      <w:pPr>
        <w:pStyle w:val="Code"/>
        <w:rPr>
          <w:highlight w:val="white"/>
        </w:rPr>
      </w:pPr>
      <w:r w:rsidRPr="00903DBA">
        <w:rPr>
          <w:highlight w:val="white"/>
        </w:rPr>
        <w:t xml:space="preserve">      if (offset &gt; 0) {</w:t>
      </w:r>
    </w:p>
    <w:p w14:paraId="59123E58" w14:textId="77777777" w:rsidR="002B63B5" w:rsidRPr="00903DBA" w:rsidRDefault="002B63B5" w:rsidP="00DB788F">
      <w:pPr>
        <w:pStyle w:val="Code"/>
        <w:rPr>
          <w:highlight w:val="white"/>
        </w:rPr>
      </w:pPr>
      <w:r w:rsidRPr="00903DBA">
        <w:rPr>
          <w:highlight w:val="white"/>
        </w:rPr>
        <w:t xml:space="preserve">        return " + " + offset;</w:t>
      </w:r>
    </w:p>
    <w:p w14:paraId="2BEE96C7" w14:textId="77777777" w:rsidR="002B63B5" w:rsidRPr="00903DBA" w:rsidRDefault="002B63B5" w:rsidP="00DB788F">
      <w:pPr>
        <w:pStyle w:val="Code"/>
        <w:rPr>
          <w:highlight w:val="white"/>
        </w:rPr>
      </w:pPr>
      <w:r w:rsidRPr="00903DBA">
        <w:rPr>
          <w:highlight w:val="white"/>
        </w:rPr>
        <w:t xml:space="preserve">      }</w:t>
      </w:r>
    </w:p>
    <w:p w14:paraId="7B1B1DD7" w14:textId="77777777" w:rsidR="002B63B5" w:rsidRPr="00903DBA" w:rsidRDefault="002B63B5" w:rsidP="00DB788F">
      <w:pPr>
        <w:pStyle w:val="Code"/>
        <w:rPr>
          <w:highlight w:val="white"/>
        </w:rPr>
      </w:pPr>
      <w:r w:rsidRPr="00903DBA">
        <w:rPr>
          <w:highlight w:val="white"/>
        </w:rPr>
        <w:t xml:space="preserve">      else if (offset &lt; 0) {</w:t>
      </w:r>
    </w:p>
    <w:p w14:paraId="5A54C13B" w14:textId="77777777" w:rsidR="002B63B5" w:rsidRPr="00903DBA" w:rsidRDefault="002B63B5" w:rsidP="00DB788F">
      <w:pPr>
        <w:pStyle w:val="Code"/>
        <w:rPr>
          <w:highlight w:val="white"/>
        </w:rPr>
      </w:pPr>
      <w:r w:rsidRPr="00903DBA">
        <w:rPr>
          <w:highlight w:val="white"/>
        </w:rPr>
        <w:t xml:space="preserve">        return " - " + (-offset);</w:t>
      </w:r>
    </w:p>
    <w:p w14:paraId="0085E5A8" w14:textId="77777777" w:rsidR="002B63B5" w:rsidRPr="00903DBA" w:rsidRDefault="002B63B5" w:rsidP="00DB788F">
      <w:pPr>
        <w:pStyle w:val="Code"/>
        <w:rPr>
          <w:highlight w:val="white"/>
        </w:rPr>
      </w:pPr>
      <w:r w:rsidRPr="00903DBA">
        <w:rPr>
          <w:highlight w:val="white"/>
        </w:rPr>
        <w:t xml:space="preserve">      }</w:t>
      </w:r>
    </w:p>
    <w:p w14:paraId="2BC7FCC1" w14:textId="77777777" w:rsidR="002B63B5" w:rsidRPr="00903DBA" w:rsidRDefault="002B63B5" w:rsidP="00DB788F">
      <w:pPr>
        <w:pStyle w:val="Code"/>
        <w:rPr>
          <w:highlight w:val="white"/>
        </w:rPr>
      </w:pPr>
      <w:r w:rsidRPr="00903DBA">
        <w:rPr>
          <w:highlight w:val="white"/>
        </w:rPr>
        <w:t xml:space="preserve">      else {</w:t>
      </w:r>
    </w:p>
    <w:p w14:paraId="32383DB9" w14:textId="77777777" w:rsidR="002B63B5" w:rsidRPr="00903DBA" w:rsidRDefault="002B63B5" w:rsidP="00DB788F">
      <w:pPr>
        <w:pStyle w:val="Code"/>
        <w:rPr>
          <w:highlight w:val="white"/>
        </w:rPr>
      </w:pPr>
      <w:r w:rsidRPr="00903DBA">
        <w:rPr>
          <w:highlight w:val="white"/>
        </w:rPr>
        <w:t xml:space="preserve">        return "";</w:t>
      </w:r>
    </w:p>
    <w:p w14:paraId="32A4BDBC" w14:textId="77777777" w:rsidR="002B63B5" w:rsidRPr="00903DBA" w:rsidRDefault="002B63B5" w:rsidP="00DB788F">
      <w:pPr>
        <w:pStyle w:val="Code"/>
        <w:rPr>
          <w:highlight w:val="white"/>
        </w:rPr>
      </w:pPr>
      <w:r w:rsidRPr="00903DBA">
        <w:rPr>
          <w:highlight w:val="white"/>
        </w:rPr>
        <w:t xml:space="preserve">      }</w:t>
      </w:r>
    </w:p>
    <w:p w14:paraId="750F971E" w14:textId="77777777" w:rsidR="002B63B5" w:rsidRPr="00903DBA" w:rsidRDefault="002B63B5" w:rsidP="00DB788F">
      <w:pPr>
        <w:pStyle w:val="Code"/>
        <w:rPr>
          <w:highlight w:val="white"/>
        </w:rPr>
      </w:pPr>
      <w:r w:rsidRPr="00903DBA">
        <w:rPr>
          <w:highlight w:val="white"/>
        </w:rPr>
        <w:t xml:space="preserve">    }</w:t>
      </w:r>
    </w:p>
    <w:p w14:paraId="61C17865" w14:textId="77777777" w:rsidR="002B63B5" w:rsidRPr="00903DBA" w:rsidRDefault="002B63B5" w:rsidP="002B63B5">
      <w:pPr>
        <w:pStyle w:val="Code"/>
        <w:rPr>
          <w:highlight w:val="white"/>
        </w:rPr>
      </w:pPr>
      <w:r w:rsidRPr="00903DBA">
        <w:rPr>
          <w:highlight w:val="white"/>
        </w:rPr>
        <w:t xml:space="preserve">  }</w:t>
      </w:r>
    </w:p>
    <w:p w14:paraId="2C6C00B3" w14:textId="5634A1B7" w:rsidR="00B52FB6" w:rsidRPr="00903DBA" w:rsidRDefault="002B63B5" w:rsidP="002B63B5">
      <w:pPr>
        <w:pStyle w:val="Code"/>
      </w:pPr>
      <w:r w:rsidRPr="00903DBA">
        <w:rPr>
          <w:highlight w:val="white"/>
        </w:rPr>
        <w:t>}</w:t>
      </w:r>
    </w:p>
    <w:p w14:paraId="35405183" w14:textId="4CEF3886" w:rsidR="00B616B1" w:rsidRPr="00903DBA" w:rsidRDefault="00B616B1" w:rsidP="00565A0A">
      <w:pPr>
        <w:pStyle w:val="Rubrik2"/>
      </w:pPr>
      <w:bookmarkStart w:id="443" w:name="_Toc57656081"/>
      <w:r w:rsidRPr="00903DBA">
        <w:t>Tracks</w:t>
      </w:r>
      <w:bookmarkEnd w:id="443"/>
    </w:p>
    <w:p w14:paraId="105850DD" w14:textId="3B72D91E" w:rsidR="00A40BA8" w:rsidRPr="00903DBA" w:rsidRDefault="00A40BA8" w:rsidP="00A40BA8">
      <w:r w:rsidRPr="00903DBA">
        <w:t>A track is a place holder for a register through the assembly code.</w:t>
      </w:r>
      <w:r w:rsidR="00303B3B" w:rsidRPr="00903DBA">
        <w:t xml:space="preserve"> Let us look</w:t>
      </w:r>
      <w:r w:rsidR="00EC1062" w:rsidRPr="00903DBA">
        <w:t xml:space="preserve"> at the following C code</w:t>
      </w:r>
      <w:r w:rsidR="00303B3B" w:rsidRPr="00903DBA">
        <w:t>.</w:t>
      </w:r>
    </w:p>
    <w:p w14:paraId="30A4BB69" w14:textId="037451CE" w:rsidR="00303B3B" w:rsidRPr="00903DBA" w:rsidRDefault="00CA4F69" w:rsidP="00303B3B">
      <w:pPr>
        <w:pStyle w:val="Code"/>
      </w:pPr>
      <w:r w:rsidRPr="00903DBA">
        <w:t>return a + b &amp; c - d;</w:t>
      </w:r>
    </w:p>
    <w:p w14:paraId="618B8178" w14:textId="1CCA299A" w:rsidR="00EC1062" w:rsidRPr="00903DBA" w:rsidRDefault="00E445CA" w:rsidP="00E445CA">
      <w:r w:rsidRPr="00903DBA">
        <w:t>The following middle code is generated.</w:t>
      </w:r>
    </w:p>
    <w:p w14:paraId="6373DBDE" w14:textId="0A1FE66B" w:rsidR="0040312D" w:rsidRPr="00903DBA" w:rsidRDefault="004E71D8" w:rsidP="0040312D">
      <w:pPr>
        <w:pStyle w:val="Code"/>
      </w:pPr>
      <w:r w:rsidRPr="00903DBA">
        <w:t>t</w:t>
      </w:r>
      <w:r w:rsidR="00C54EFD" w:rsidRPr="00903DBA">
        <w:t>emporary</w:t>
      </w:r>
      <w:r w:rsidRPr="00903DBA">
        <w:t>0</w:t>
      </w:r>
      <w:r w:rsidR="0040312D" w:rsidRPr="00903DBA">
        <w:t xml:space="preserve"> = </w:t>
      </w:r>
      <w:r w:rsidR="00CA4F69" w:rsidRPr="00903DBA">
        <w:t>a + b</w:t>
      </w:r>
    </w:p>
    <w:p w14:paraId="6EC6B6C7" w14:textId="3FCC61AF" w:rsidR="0040312D" w:rsidRPr="00903DBA" w:rsidRDefault="004E71D8" w:rsidP="0040312D">
      <w:pPr>
        <w:pStyle w:val="Code"/>
      </w:pPr>
      <w:r w:rsidRPr="00903DBA">
        <w:t>t</w:t>
      </w:r>
      <w:r w:rsidR="00C54EFD" w:rsidRPr="00903DBA">
        <w:t>emporary</w:t>
      </w:r>
      <w:r w:rsidRPr="00903DBA">
        <w:t>1</w:t>
      </w:r>
      <w:r w:rsidR="0040312D" w:rsidRPr="00903DBA">
        <w:t xml:space="preserve"> = </w:t>
      </w:r>
      <w:r w:rsidR="00CA4F69" w:rsidRPr="00903DBA">
        <w:t>c - d</w:t>
      </w:r>
    </w:p>
    <w:p w14:paraId="439AA7AB" w14:textId="5A9D04AB" w:rsidR="0040312D" w:rsidRPr="00903DBA" w:rsidRDefault="004E71D8" w:rsidP="00303B3B">
      <w:pPr>
        <w:pStyle w:val="Code"/>
      </w:pPr>
      <w:r w:rsidRPr="00903DBA">
        <w:lastRenderedPageBreak/>
        <w:t>t</w:t>
      </w:r>
      <w:r w:rsidR="00C54EFD" w:rsidRPr="00903DBA">
        <w:t>emporary</w:t>
      </w:r>
      <w:r w:rsidRPr="00903DBA">
        <w:t>2</w:t>
      </w:r>
      <w:r w:rsidR="0040312D" w:rsidRPr="00903DBA">
        <w:t xml:space="preserve"> = </w:t>
      </w:r>
      <w:r w:rsidRPr="00903DBA">
        <w:t>t</w:t>
      </w:r>
      <w:r w:rsidR="00C54EFD" w:rsidRPr="00903DBA">
        <w:t>emporary</w:t>
      </w:r>
      <w:r w:rsidRPr="00903DBA">
        <w:t>0</w:t>
      </w:r>
      <w:r w:rsidR="0040312D" w:rsidRPr="00903DBA">
        <w:t xml:space="preserve"> </w:t>
      </w:r>
      <w:r w:rsidR="00FD3DC9" w:rsidRPr="00903DBA">
        <w:t>&amp;</w:t>
      </w:r>
      <w:r w:rsidR="0040312D" w:rsidRPr="00903DBA">
        <w:t xml:space="preserve"> </w:t>
      </w:r>
      <w:r w:rsidRPr="00903DBA">
        <w:t>t</w:t>
      </w:r>
      <w:r w:rsidR="00C54EFD" w:rsidRPr="00903DBA">
        <w:t>emporary</w:t>
      </w:r>
      <w:r w:rsidRPr="00903DBA">
        <w:t>1</w:t>
      </w:r>
    </w:p>
    <w:p w14:paraId="5782330C" w14:textId="54C90569" w:rsidR="000B3D5A" w:rsidRPr="00903DBA" w:rsidRDefault="00CA4F69" w:rsidP="00303B3B">
      <w:pPr>
        <w:pStyle w:val="Code"/>
      </w:pPr>
      <w:r w:rsidRPr="00903DBA">
        <w:t xml:space="preserve">return </w:t>
      </w:r>
      <w:r w:rsidR="004E71D8" w:rsidRPr="00903DBA">
        <w:t>t</w:t>
      </w:r>
      <w:r w:rsidR="00C54EFD" w:rsidRPr="00903DBA">
        <w:t>emporary</w:t>
      </w:r>
      <w:r w:rsidR="004E71D8" w:rsidRPr="00903DBA">
        <w:t>2</w:t>
      </w:r>
    </w:p>
    <w:p w14:paraId="7E061C7F" w14:textId="63E1DF98" w:rsidR="00651F24" w:rsidRPr="00903DBA" w:rsidRDefault="00651F24" w:rsidP="00E445CA">
      <w:r w:rsidRPr="00903DBA">
        <w:t xml:space="preserve">Let us assume that a, b, c, d, and e are placed on the current activation record </w:t>
      </w:r>
      <w:r w:rsidR="004174EC" w:rsidRPr="00903DBA">
        <w:t xml:space="preserve">of a non-elliptic function </w:t>
      </w:r>
      <w:r w:rsidRPr="00903DBA">
        <w:t xml:space="preserve">with offsets 6, 8, 10, </w:t>
      </w:r>
      <w:r w:rsidR="00CA4F69" w:rsidRPr="00903DBA">
        <w:t xml:space="preserve">and </w:t>
      </w:r>
      <w:r w:rsidRPr="00903DBA">
        <w:t xml:space="preserve">12, and the </w:t>
      </w:r>
      <w:r w:rsidRPr="00903DBA">
        <w:rPr>
          <w:rStyle w:val="KeyWord0"/>
        </w:rPr>
        <w:t>bp</w:t>
      </w:r>
      <w:r w:rsidRPr="00903DBA">
        <w:t xml:space="preserve"> </w:t>
      </w:r>
      <w:r w:rsidR="005C26C4" w:rsidRPr="00903DBA">
        <w:t xml:space="preserve">and </w:t>
      </w:r>
      <w:r w:rsidR="005C26C4" w:rsidRPr="00903DBA">
        <w:rPr>
          <w:rStyle w:val="KeyWord0"/>
        </w:rPr>
        <w:t>di</w:t>
      </w:r>
      <w:r w:rsidR="005C26C4" w:rsidRPr="00903DBA">
        <w:t xml:space="preserve"> </w:t>
      </w:r>
      <w:r w:rsidRPr="00903DBA">
        <w:t>register</w:t>
      </w:r>
      <w:r w:rsidR="005C26C4" w:rsidRPr="00903DBA">
        <w:t>s are</w:t>
      </w:r>
      <w:r w:rsidRPr="00903DBA">
        <w:t xml:space="preserve"> the regular frame pointer</w:t>
      </w:r>
      <w:r w:rsidR="005C26C4" w:rsidRPr="00903DBA">
        <w:t xml:space="preserve"> and the ellipse frame pointer.</w:t>
      </w:r>
    </w:p>
    <w:p w14:paraId="424AC986" w14:textId="1AAB6949" w:rsidR="00472ABE" w:rsidRPr="00903DBA" w:rsidRDefault="005D5EA2" w:rsidP="00E445CA">
      <w:r w:rsidRPr="00903DBA">
        <w:t xml:space="preserve">The following assembly code is generated, with </w:t>
      </w:r>
      <w:r w:rsidR="00FD3DC9" w:rsidRPr="00903DBA">
        <w:t>the</w:t>
      </w:r>
      <w:r w:rsidRPr="00903DBA">
        <w:t xml:space="preserve"> track</w:t>
      </w:r>
      <w:r w:rsidR="00FD3DC9" w:rsidRPr="00903DBA">
        <w:t>s</w:t>
      </w:r>
      <w:r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5C26C4"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5C26C4" w:rsidRPr="00903DBA">
        <w:t xml:space="preserve">, </w:t>
      </w:r>
      <w:r w:rsidR="00FD3DC9" w:rsidRPr="00903DBA">
        <w:t xml:space="preserve">and </w:t>
      </w:r>
      <w:r w:rsidR="004E71D8" w:rsidRPr="00903DBA">
        <w:rPr>
          <w:rStyle w:val="KeyWord0"/>
        </w:rPr>
        <w:t>t</w:t>
      </w:r>
      <w:r w:rsidR="00E82A57" w:rsidRPr="00903DBA">
        <w:rPr>
          <w:rStyle w:val="KeyWord0"/>
        </w:rPr>
        <w:t>rack</w:t>
      </w:r>
      <w:r w:rsidR="004E71D8" w:rsidRPr="00903DBA">
        <w:rPr>
          <w:rStyle w:val="KeyWord0"/>
        </w:rPr>
        <w:t>2</w:t>
      </w:r>
      <w:r w:rsidR="00FD3DC9" w:rsidRPr="00903DBA">
        <w:t xml:space="preserve"> </w:t>
      </w:r>
      <w:r w:rsidR="00A57E2E" w:rsidRPr="00903DBA">
        <w:t>as</w:t>
      </w:r>
      <w:r w:rsidRPr="00903DBA">
        <w:t xml:space="preserve"> place </w:t>
      </w:r>
      <w:r w:rsidR="00A57E2E" w:rsidRPr="00903DBA">
        <w:t xml:space="preserve">holders for the </w:t>
      </w:r>
      <w:r w:rsidRPr="00903DBA">
        <w:t>register</w:t>
      </w:r>
      <w:r w:rsidR="00A57E2E" w:rsidRPr="00903DBA">
        <w:t>s</w:t>
      </w:r>
      <w:r w:rsidRPr="00903DBA">
        <w:t>.</w:t>
      </w:r>
      <w:r w:rsidR="00A57E2E" w:rsidRPr="00903DBA">
        <w:t xml:space="preserve"> Each track represents a register, but we do not yet know which </w:t>
      </w:r>
      <w:r w:rsidR="005C26C4" w:rsidRPr="00903DBA">
        <w:t>one</w:t>
      </w:r>
      <w:r w:rsidR="00A57E2E" w:rsidRPr="00903DBA">
        <w:t>.</w:t>
      </w:r>
    </w:p>
    <w:p w14:paraId="1A2CB9D2" w14:textId="5777912B"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0</w:t>
      </w:r>
      <w:r w:rsidRPr="00903DBA">
        <w:t xml:space="preserve">,[bp + </w:t>
      </w:r>
      <w:r w:rsidR="009B3D3D" w:rsidRPr="00903DBA">
        <w:t>6</w:t>
      </w:r>
      <w:r w:rsidRPr="00903DBA">
        <w:t>]</w:t>
      </w:r>
    </w:p>
    <w:p w14:paraId="40E161F7" w14:textId="7929CD68" w:rsidR="000824A1" w:rsidRPr="00903DBA" w:rsidRDefault="00FD3DC9" w:rsidP="000824A1">
      <w:pPr>
        <w:pStyle w:val="Code"/>
      </w:pPr>
      <w:r w:rsidRPr="00903DBA">
        <w:t>add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,[bp +</w:t>
      </w:r>
      <w:r w:rsidR="004174EC" w:rsidRPr="00903DBA">
        <w:t xml:space="preserve"> </w:t>
      </w:r>
      <w:r w:rsidR="009B3D3D" w:rsidRPr="00903DBA">
        <w:t>8</w:t>
      </w:r>
      <w:r w:rsidR="000824A1" w:rsidRPr="00903DBA">
        <w:t>]</w:t>
      </w:r>
    </w:p>
    <w:p w14:paraId="11B8D6FB" w14:textId="7B1C1939" w:rsidR="000942DA" w:rsidRPr="00903DBA" w:rsidRDefault="000942DA" w:rsidP="00F93CE4">
      <w:pPr>
        <w:pStyle w:val="Code"/>
      </w:pPr>
    </w:p>
    <w:p w14:paraId="31376C07" w14:textId="53BA053E"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1</w:t>
      </w:r>
      <w:r w:rsidRPr="00903DBA">
        <w:t xml:space="preserve">,[bp + </w:t>
      </w:r>
      <w:r w:rsidR="009B3D3D" w:rsidRPr="00903DBA">
        <w:t>10</w:t>
      </w:r>
      <w:r w:rsidRPr="00903DBA">
        <w:t>]</w:t>
      </w:r>
    </w:p>
    <w:p w14:paraId="3638223C" w14:textId="2267FC1C" w:rsidR="000824A1" w:rsidRPr="00903DBA" w:rsidRDefault="00FD3DC9" w:rsidP="000824A1">
      <w:pPr>
        <w:pStyle w:val="Code"/>
      </w:pPr>
      <w:r w:rsidRPr="00903DBA">
        <w:t>sub</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0824A1" w:rsidRPr="00903DBA">
        <w:t xml:space="preserve">,[bp + </w:t>
      </w:r>
      <w:r w:rsidR="009B3D3D" w:rsidRPr="00903DBA">
        <w:t>12</w:t>
      </w:r>
      <w:r w:rsidR="000824A1" w:rsidRPr="00903DBA">
        <w:t>]</w:t>
      </w:r>
    </w:p>
    <w:p w14:paraId="22861B89" w14:textId="65A6CF5F" w:rsidR="000824A1" w:rsidRPr="00903DBA" w:rsidRDefault="000824A1" w:rsidP="000824A1">
      <w:pPr>
        <w:pStyle w:val="Code"/>
      </w:pPr>
    </w:p>
    <w:p w14:paraId="35EC2A97" w14:textId="3FBE160E" w:rsidR="000824A1" w:rsidRPr="00903DBA" w:rsidRDefault="00FD3DC9" w:rsidP="000942DA">
      <w:pPr>
        <w:pStyle w:val="Code"/>
        <w:rPr>
          <w:rStyle w:val="KeyWord0"/>
        </w:rPr>
      </w:pPr>
      <w:r w:rsidRPr="00903DBA">
        <w:t>and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w:t>
      </w:r>
      <w:r w:rsidR="000824A1" w:rsidRPr="00903DBA">
        <w:rPr>
          <w:rStyle w:val="KeyWord0"/>
        </w:rPr>
        <w:t xml:space="preserve"> </w:t>
      </w:r>
      <w:r w:rsidR="004E71D8" w:rsidRPr="00903DBA">
        <w:rPr>
          <w:rStyle w:val="KeyWord0"/>
        </w:rPr>
        <w:t>t</w:t>
      </w:r>
      <w:r w:rsidR="00E82A57" w:rsidRPr="00903DBA">
        <w:rPr>
          <w:rStyle w:val="KeyWord0"/>
        </w:rPr>
        <w:t>rack</w:t>
      </w:r>
      <w:r w:rsidR="004E71D8" w:rsidRPr="00903DBA">
        <w:rPr>
          <w:rStyle w:val="KeyWord0"/>
        </w:rPr>
        <w:t>1</w:t>
      </w:r>
    </w:p>
    <w:p w14:paraId="596066C8" w14:textId="447EB14C" w:rsidR="00573C1A" w:rsidRPr="00903DBA" w:rsidRDefault="007E333A" w:rsidP="007E333A">
      <w:pPr>
        <w:rPr>
          <w:highlight w:val="white"/>
        </w:rPr>
      </w:pPr>
      <w:r w:rsidRPr="00903DBA">
        <w:rPr>
          <w:highlight w:val="white"/>
        </w:rPr>
        <w:t xml:space="preserve">In the return sequence, we </w:t>
      </w:r>
      <w:r w:rsidR="00405820" w:rsidRPr="00903DBA">
        <w:rPr>
          <w:highlight w:val="white"/>
        </w:rPr>
        <w:t xml:space="preserve">reset the ellipse and regular frame pointers to the values of the calling function, which </w:t>
      </w:r>
      <w:r w:rsidR="001C00F5" w:rsidRPr="00903DBA">
        <w:rPr>
          <w:highlight w:val="white"/>
        </w:rPr>
        <w:t>is</w:t>
      </w:r>
      <w:r w:rsidR="00405820" w:rsidRPr="00903DBA">
        <w:rPr>
          <w:highlight w:val="white"/>
        </w:rPr>
        <w:t xml:space="preserve"> placed at offset 4 and 2 on the activation record</w:t>
      </w:r>
      <w:r w:rsidR="001C00F5" w:rsidRPr="00903DBA">
        <w:rPr>
          <w:highlight w:val="white"/>
        </w:rPr>
        <w:t>,</w:t>
      </w:r>
      <w:r w:rsidR="00405820" w:rsidRPr="00903DBA">
        <w:rPr>
          <w:highlight w:val="white"/>
        </w:rPr>
        <w:t xml:space="preserve"> and then jump to the return address</w:t>
      </w:r>
      <w:r w:rsidR="001C00F5" w:rsidRPr="00903DBA">
        <w:rPr>
          <w:highlight w:val="white"/>
        </w:rPr>
        <w:t xml:space="preserve">, which is placed at the beginning of the activation record. Note the order between the two middle lines. We cannot swap them, since </w:t>
      </w:r>
      <w:r w:rsidR="001C00F5" w:rsidRPr="00903DBA">
        <w:rPr>
          <w:rStyle w:val="KeyWord0"/>
          <w:highlight w:val="white"/>
        </w:rPr>
        <w:t>bp</w:t>
      </w:r>
      <w:r w:rsidR="001C00F5" w:rsidRPr="00903DBA">
        <w:rPr>
          <w:highlight w:val="white"/>
        </w:rPr>
        <w:t xml:space="preserve"> is set on the third line.</w:t>
      </w:r>
    </w:p>
    <w:p w14:paraId="5536A4F5" w14:textId="7A60E0AA" w:rsidR="00342B3D" w:rsidRPr="00903DBA" w:rsidRDefault="00342B3D" w:rsidP="005611AF">
      <w:pPr>
        <w:pStyle w:val="Code"/>
        <w:rPr>
          <w:highlight w:val="white"/>
        </w:rPr>
      </w:pPr>
      <w:r w:rsidRPr="00903DBA">
        <w:rPr>
          <w:highlight w:val="white"/>
        </w:rPr>
        <w:t xml:space="preserve">mov </w:t>
      </w:r>
      <w:r w:rsidR="004E71D8" w:rsidRPr="00903DBA">
        <w:rPr>
          <w:rStyle w:val="KeyWord0"/>
        </w:rPr>
        <w:t>t</w:t>
      </w:r>
      <w:r w:rsidR="00E82A57" w:rsidRPr="00903DBA">
        <w:rPr>
          <w:rStyle w:val="KeyWord0"/>
        </w:rPr>
        <w:t>rack</w:t>
      </w:r>
      <w:r w:rsidR="004E71D8" w:rsidRPr="00903DBA">
        <w:rPr>
          <w:rStyle w:val="KeyWord0"/>
        </w:rPr>
        <w:t>2</w:t>
      </w:r>
      <w:r w:rsidRPr="00903DBA">
        <w:rPr>
          <w:highlight w:val="white"/>
        </w:rPr>
        <w:t>, [bp]</w:t>
      </w:r>
    </w:p>
    <w:p w14:paraId="2C631E1A" w14:textId="44EB3007" w:rsidR="00342B3D" w:rsidRPr="00903DBA" w:rsidRDefault="00342B3D" w:rsidP="005611AF">
      <w:pPr>
        <w:pStyle w:val="Code"/>
        <w:rPr>
          <w:highlight w:val="white"/>
        </w:rPr>
      </w:pPr>
      <w:r w:rsidRPr="00903DBA">
        <w:rPr>
          <w:highlight w:val="white"/>
        </w:rPr>
        <w:t xml:space="preserve">mov di, [bp + </w:t>
      </w:r>
      <w:r w:rsidR="005611AF" w:rsidRPr="00903DBA">
        <w:rPr>
          <w:highlight w:val="white"/>
        </w:rPr>
        <w:t>4</w:t>
      </w:r>
      <w:r w:rsidRPr="00903DBA">
        <w:rPr>
          <w:highlight w:val="white"/>
        </w:rPr>
        <w:t>]</w:t>
      </w:r>
    </w:p>
    <w:p w14:paraId="71868FC7" w14:textId="0D9E447A" w:rsidR="00342B3D" w:rsidRPr="00903DBA" w:rsidRDefault="00342B3D" w:rsidP="005611AF">
      <w:pPr>
        <w:pStyle w:val="Code"/>
        <w:rPr>
          <w:highlight w:val="white"/>
        </w:rPr>
      </w:pPr>
      <w:r w:rsidRPr="00903DBA">
        <w:rPr>
          <w:highlight w:val="white"/>
        </w:rPr>
        <w:t xml:space="preserve">mov bp, [bp + </w:t>
      </w:r>
      <w:r w:rsidR="005611AF" w:rsidRPr="00903DBA">
        <w:rPr>
          <w:highlight w:val="white"/>
        </w:rPr>
        <w:t>2</w:t>
      </w:r>
      <w:r w:rsidRPr="00903DBA">
        <w:rPr>
          <w:highlight w:val="white"/>
        </w:rPr>
        <w:t>]</w:t>
      </w:r>
    </w:p>
    <w:p w14:paraId="5246B84F" w14:textId="7197C1D5" w:rsidR="00342B3D" w:rsidRPr="00903DBA" w:rsidRDefault="00342B3D" w:rsidP="005611AF">
      <w:pPr>
        <w:pStyle w:val="Code"/>
        <w:rPr>
          <w:highlight w:val="white"/>
        </w:rPr>
      </w:pPr>
      <w:r w:rsidRPr="00903DBA">
        <w:rPr>
          <w:highlight w:val="white"/>
        </w:rPr>
        <w:t xml:space="preserve">jmp </w:t>
      </w:r>
      <w:r w:rsidR="004E71D8" w:rsidRPr="00903DBA">
        <w:rPr>
          <w:rStyle w:val="KeyWord0"/>
        </w:rPr>
        <w:t>t</w:t>
      </w:r>
      <w:r w:rsidR="00E82A57" w:rsidRPr="00903DBA">
        <w:rPr>
          <w:rStyle w:val="KeyWord0"/>
        </w:rPr>
        <w:t>rack</w:t>
      </w:r>
      <w:r w:rsidR="004E71D8" w:rsidRPr="00903DBA">
        <w:rPr>
          <w:rStyle w:val="KeyWord0"/>
        </w:rPr>
        <w:t>2</w:t>
      </w:r>
    </w:p>
    <w:p w14:paraId="77050597" w14:textId="59F4FC2C" w:rsidR="009D7AF0" w:rsidRPr="00903DBA" w:rsidRDefault="009D7AF0" w:rsidP="005D5EA2">
      <w:r w:rsidRPr="00903DBA">
        <w:t xml:space="preserve">The return value </w:t>
      </w:r>
      <w:r w:rsidR="00EC1A4B" w:rsidRPr="00903DBA">
        <w:t xml:space="preserve">is stored in </w:t>
      </w:r>
      <w:r w:rsidR="004E71D8" w:rsidRPr="00903DBA">
        <w:rPr>
          <w:rStyle w:val="KeyWord0"/>
        </w:rPr>
        <w:t>t</w:t>
      </w:r>
      <w:r w:rsidR="00E82A57" w:rsidRPr="00903DBA">
        <w:rPr>
          <w:rStyle w:val="KeyWord0"/>
        </w:rPr>
        <w:t>rack</w:t>
      </w:r>
      <w:r w:rsidR="004E71D8" w:rsidRPr="00903DBA">
        <w:rPr>
          <w:rStyle w:val="KeyWord0"/>
        </w:rPr>
        <w:t>0</w:t>
      </w:r>
      <w:r w:rsidR="00EC1A4B" w:rsidRPr="00903DBA">
        <w:t>,</w:t>
      </w:r>
      <w:r w:rsidR="00B17A36" w:rsidRPr="00903DBA">
        <w:t xml:space="preserve"> </w:t>
      </w:r>
      <w:r w:rsidR="00EC1A4B" w:rsidRPr="00903DBA">
        <w:t xml:space="preserve">and </w:t>
      </w:r>
      <w:r w:rsidR="00BE5569" w:rsidRPr="00903DBA">
        <w:t xml:space="preserve">shall thereby be assigned the return value register. I have chosen </w:t>
      </w:r>
      <w:r w:rsidR="00BE5569" w:rsidRPr="00903DBA">
        <w:rPr>
          <w:rStyle w:val="KeyWord0"/>
        </w:rPr>
        <w:t>bx</w:t>
      </w:r>
      <w:r w:rsidR="00BE5569" w:rsidRPr="00903DBA">
        <w:t xml:space="preserve"> </w:t>
      </w:r>
      <w:r w:rsidR="0082618B" w:rsidRPr="00903DBA">
        <w:t>for</w:t>
      </w:r>
      <w:r w:rsidR="00BE5569" w:rsidRPr="00903DBA">
        <w:t xml:space="preserve"> the return value register, since it can be used both as an operand in </w:t>
      </w:r>
      <w:r w:rsidR="00B17A36" w:rsidRPr="00903DBA">
        <w:t xml:space="preserve">arithmetic operations and as an address register. So </w:t>
      </w:r>
      <w:r w:rsidR="004E71D8" w:rsidRPr="00903DBA">
        <w:rPr>
          <w:rStyle w:val="KeyWord0"/>
        </w:rPr>
        <w:t>t</w:t>
      </w:r>
      <w:r w:rsidR="00E82A57" w:rsidRPr="00903DBA">
        <w:rPr>
          <w:rStyle w:val="KeyWord0"/>
        </w:rPr>
        <w:t>rack</w:t>
      </w:r>
      <w:r w:rsidR="004E71D8" w:rsidRPr="00903DBA">
        <w:rPr>
          <w:rStyle w:val="KeyWord0"/>
        </w:rPr>
        <w:t>0</w:t>
      </w:r>
      <w:r w:rsidR="00B17A36" w:rsidRPr="00903DBA">
        <w:t xml:space="preserve"> is assigned </w:t>
      </w:r>
      <w:r w:rsidR="00B17A36" w:rsidRPr="00903DBA">
        <w:rPr>
          <w:rStyle w:val="KeyWord0"/>
        </w:rPr>
        <w:t>bx</w:t>
      </w:r>
      <w:r w:rsidR="0082618B" w:rsidRPr="00903DBA">
        <w:t xml:space="preserve"> when the return instruction is added to the code.</w:t>
      </w:r>
    </w:p>
    <w:p w14:paraId="58140295" w14:textId="1F826572" w:rsidR="00B17A36" w:rsidRPr="00903DBA" w:rsidRDefault="00B17A36" w:rsidP="005D5EA2">
      <w:r w:rsidRPr="00903DBA">
        <w:t xml:space="preserve">The </w:t>
      </w:r>
      <w:r w:rsidR="002F7BF6" w:rsidRPr="00903DBA">
        <w:t>register allocator assigns the remaining track</w:t>
      </w:r>
      <w:r w:rsidR="002B7282" w:rsidRPr="00903DBA">
        <w:t>s</w:t>
      </w:r>
      <w:r w:rsidR="002F7BF6"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to suitable registers. Since </w:t>
      </w:r>
      <w:r w:rsidR="004E71D8" w:rsidRPr="00903DBA">
        <w:rPr>
          <w:rStyle w:val="KeyWord0"/>
        </w:rPr>
        <w:t>t0</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do not overlap, it is quite possible to assign them the same register, </w:t>
      </w:r>
      <w:r w:rsidR="002B7282" w:rsidRPr="00903DBA">
        <w:t>such as</w:t>
      </w:r>
      <w:r w:rsidR="002F7BF6" w:rsidRPr="00903DBA">
        <w:t xml:space="preserve"> </w:t>
      </w:r>
      <w:r w:rsidR="002F7BF6" w:rsidRPr="00903DBA">
        <w:rPr>
          <w:rStyle w:val="KeyWord0"/>
        </w:rPr>
        <w:t>ax</w:t>
      </w:r>
      <w:r w:rsidR="002F7BF6" w:rsidRPr="00903DBA">
        <w:t>.</w:t>
      </w:r>
    </w:p>
    <w:p w14:paraId="37F288C1" w14:textId="325489E0" w:rsidR="002F7BF6" w:rsidRPr="00903DBA" w:rsidRDefault="002F7BF6" w:rsidP="002F7BF6">
      <w:pPr>
        <w:pStyle w:val="Code"/>
      </w:pPr>
      <w:r w:rsidRPr="00903DBA">
        <w:t xml:space="preserve">mov </w:t>
      </w:r>
      <w:r w:rsidR="002B7282" w:rsidRPr="00903DBA">
        <w:rPr>
          <w:rStyle w:val="KeyWord0"/>
        </w:rPr>
        <w:t>bx</w:t>
      </w:r>
      <w:r w:rsidRPr="00903DBA">
        <w:t>,[bp + 6]</w:t>
      </w:r>
    </w:p>
    <w:p w14:paraId="6E751DEA" w14:textId="0061B8CD" w:rsidR="002F7BF6" w:rsidRPr="00903DBA" w:rsidRDefault="002F7BF6" w:rsidP="002F7BF6">
      <w:pPr>
        <w:pStyle w:val="Code"/>
      </w:pPr>
      <w:r w:rsidRPr="00903DBA">
        <w:t xml:space="preserve">add </w:t>
      </w:r>
      <w:r w:rsidR="002B7282" w:rsidRPr="00903DBA">
        <w:rPr>
          <w:rStyle w:val="KeyWord0"/>
        </w:rPr>
        <w:t>bx</w:t>
      </w:r>
      <w:r w:rsidRPr="00903DBA">
        <w:t>,[bp + 8]</w:t>
      </w:r>
    </w:p>
    <w:p w14:paraId="1E0996FE" w14:textId="77777777" w:rsidR="002F7BF6" w:rsidRPr="00903DBA" w:rsidRDefault="002F7BF6" w:rsidP="002F7BF6">
      <w:pPr>
        <w:pStyle w:val="Code"/>
      </w:pPr>
    </w:p>
    <w:p w14:paraId="70F240D9" w14:textId="09E67A48" w:rsidR="002F7BF6" w:rsidRPr="00903DBA" w:rsidRDefault="002F7BF6" w:rsidP="002F7BF6">
      <w:pPr>
        <w:pStyle w:val="Code"/>
      </w:pPr>
      <w:r w:rsidRPr="00903DBA">
        <w:t xml:space="preserve">mov </w:t>
      </w:r>
      <w:r w:rsidR="002B7282" w:rsidRPr="00903DBA">
        <w:rPr>
          <w:rStyle w:val="KeyWord0"/>
        </w:rPr>
        <w:t>ax</w:t>
      </w:r>
      <w:r w:rsidRPr="00903DBA">
        <w:t>,[bp + 10]</w:t>
      </w:r>
    </w:p>
    <w:p w14:paraId="18AEB5FA" w14:textId="6171ABF9" w:rsidR="002F7BF6" w:rsidRPr="00903DBA" w:rsidRDefault="002F7BF6" w:rsidP="002F7BF6">
      <w:pPr>
        <w:pStyle w:val="Code"/>
      </w:pPr>
      <w:r w:rsidRPr="00903DBA">
        <w:t xml:space="preserve">sub </w:t>
      </w:r>
      <w:r w:rsidR="002B7282" w:rsidRPr="00903DBA">
        <w:rPr>
          <w:rStyle w:val="KeyWord0"/>
        </w:rPr>
        <w:t>ax</w:t>
      </w:r>
      <w:r w:rsidRPr="00903DBA">
        <w:t>,[bp + 12]</w:t>
      </w:r>
    </w:p>
    <w:p w14:paraId="0187F617" w14:textId="77777777" w:rsidR="002F7BF6" w:rsidRPr="00903DBA" w:rsidRDefault="002F7BF6" w:rsidP="002F7BF6">
      <w:pPr>
        <w:pStyle w:val="Code"/>
      </w:pPr>
    </w:p>
    <w:p w14:paraId="57F881A8" w14:textId="757B2732" w:rsidR="002F7BF6" w:rsidRPr="00903DBA" w:rsidRDefault="002F7BF6" w:rsidP="002F7BF6">
      <w:pPr>
        <w:pStyle w:val="Code"/>
        <w:rPr>
          <w:rStyle w:val="KeyWord0"/>
        </w:rPr>
      </w:pPr>
      <w:r w:rsidRPr="00903DBA">
        <w:t xml:space="preserve">and </w:t>
      </w:r>
      <w:r w:rsidR="002B7282" w:rsidRPr="00903DBA">
        <w:rPr>
          <w:rStyle w:val="KeyWord0"/>
        </w:rPr>
        <w:t>bx</w:t>
      </w:r>
      <w:r w:rsidRPr="00903DBA">
        <w:t>,</w:t>
      </w:r>
      <w:r w:rsidRPr="00903DBA">
        <w:rPr>
          <w:rStyle w:val="KeyWord0"/>
        </w:rPr>
        <w:t xml:space="preserve"> </w:t>
      </w:r>
      <w:r w:rsidR="002B7282" w:rsidRPr="00903DBA">
        <w:rPr>
          <w:rStyle w:val="KeyWord0"/>
        </w:rPr>
        <w:t>ax</w:t>
      </w:r>
    </w:p>
    <w:p w14:paraId="147CD609" w14:textId="77777777" w:rsidR="002F7BF6" w:rsidRPr="00903DBA" w:rsidRDefault="002F7BF6" w:rsidP="002F7BF6">
      <w:pPr>
        <w:pStyle w:val="Code"/>
        <w:rPr>
          <w:highlight w:val="white"/>
        </w:rPr>
      </w:pPr>
    </w:p>
    <w:p w14:paraId="68395CBF" w14:textId="3C30CA2E" w:rsidR="002F7BF6" w:rsidRPr="00903DBA" w:rsidRDefault="002F7BF6" w:rsidP="002F7BF6">
      <w:pPr>
        <w:pStyle w:val="Code"/>
        <w:rPr>
          <w:highlight w:val="white"/>
        </w:rPr>
      </w:pPr>
      <w:r w:rsidRPr="00903DBA">
        <w:rPr>
          <w:highlight w:val="white"/>
        </w:rPr>
        <w:t xml:space="preserve">mov </w:t>
      </w:r>
      <w:r w:rsidR="002B7282" w:rsidRPr="00903DBA">
        <w:rPr>
          <w:rStyle w:val="KeyWord0"/>
        </w:rPr>
        <w:t>ax</w:t>
      </w:r>
      <w:r w:rsidRPr="00903DBA">
        <w:rPr>
          <w:highlight w:val="white"/>
        </w:rPr>
        <w:t>, [bp]</w:t>
      </w:r>
    </w:p>
    <w:p w14:paraId="7BA7ED2A" w14:textId="77777777" w:rsidR="002F7BF6" w:rsidRPr="00903DBA" w:rsidRDefault="002F7BF6" w:rsidP="002F7BF6">
      <w:pPr>
        <w:pStyle w:val="Code"/>
        <w:rPr>
          <w:highlight w:val="white"/>
        </w:rPr>
      </w:pPr>
      <w:r w:rsidRPr="00903DBA">
        <w:rPr>
          <w:highlight w:val="white"/>
        </w:rPr>
        <w:t>mov di, [bp + 4]</w:t>
      </w:r>
    </w:p>
    <w:p w14:paraId="74426608" w14:textId="77777777" w:rsidR="002F7BF6" w:rsidRPr="00903DBA" w:rsidRDefault="002F7BF6" w:rsidP="002F7BF6">
      <w:pPr>
        <w:pStyle w:val="Code"/>
        <w:rPr>
          <w:highlight w:val="white"/>
        </w:rPr>
      </w:pPr>
      <w:r w:rsidRPr="00903DBA">
        <w:rPr>
          <w:highlight w:val="white"/>
        </w:rPr>
        <w:t>mov bp, [bp + 2]</w:t>
      </w:r>
    </w:p>
    <w:p w14:paraId="325131D3" w14:textId="5957DC68" w:rsidR="002F7BF6" w:rsidRPr="00903DBA" w:rsidRDefault="002F7BF6" w:rsidP="002F7BF6">
      <w:pPr>
        <w:pStyle w:val="Code"/>
        <w:rPr>
          <w:highlight w:val="white"/>
        </w:rPr>
      </w:pPr>
      <w:r w:rsidRPr="00903DBA">
        <w:rPr>
          <w:highlight w:val="white"/>
        </w:rPr>
        <w:t xml:space="preserve">jmp </w:t>
      </w:r>
      <w:r w:rsidR="002B7282" w:rsidRPr="00903DBA">
        <w:rPr>
          <w:rStyle w:val="KeyWord0"/>
        </w:rPr>
        <w:t>ax</w:t>
      </w:r>
    </w:p>
    <w:p w14:paraId="68DD47DB" w14:textId="4E7680E5" w:rsidR="00B616B1" w:rsidRPr="00903DBA" w:rsidRDefault="00B616B1" w:rsidP="00283127">
      <w:pPr>
        <w:pStyle w:val="CodeHeader"/>
      </w:pPr>
      <w:r w:rsidRPr="00903DBA">
        <w:t>Track.cs</w:t>
      </w:r>
    </w:p>
    <w:p w14:paraId="7E2C18E6" w14:textId="77777777" w:rsidR="004D41A8" w:rsidRPr="00903DBA" w:rsidRDefault="004D41A8" w:rsidP="00132D4E">
      <w:pPr>
        <w:pStyle w:val="Code"/>
        <w:rPr>
          <w:highlight w:val="white"/>
        </w:rPr>
      </w:pPr>
      <w:r w:rsidRPr="00903DBA">
        <w:rPr>
          <w:highlight w:val="white"/>
        </w:rPr>
        <w:t>using System;</w:t>
      </w:r>
    </w:p>
    <w:p w14:paraId="7CC43260" w14:textId="77777777" w:rsidR="004D41A8" w:rsidRPr="00903DBA" w:rsidRDefault="004D41A8" w:rsidP="00132D4E">
      <w:pPr>
        <w:pStyle w:val="Code"/>
        <w:rPr>
          <w:highlight w:val="white"/>
        </w:rPr>
      </w:pPr>
      <w:r w:rsidRPr="00903DBA">
        <w:rPr>
          <w:highlight w:val="white"/>
        </w:rPr>
        <w:t>using System.Collections.Generic;</w:t>
      </w:r>
    </w:p>
    <w:p w14:paraId="0DCD92C6" w14:textId="7EDB1CE2" w:rsidR="004D41A8" w:rsidRPr="00903DBA" w:rsidRDefault="00CE25A3" w:rsidP="00CE25A3">
      <w:pPr>
        <w:rPr>
          <w:highlight w:val="white"/>
        </w:rPr>
      </w:pPr>
      <w:r w:rsidRPr="00903DBA">
        <w:rPr>
          <w:highlight w:val="white"/>
        </w:rPr>
        <w:t xml:space="preserve">The </w:t>
      </w:r>
      <w:r w:rsidRPr="00903DBA">
        <w:rPr>
          <w:rStyle w:val="KeyWord0"/>
          <w:highlight w:val="white"/>
        </w:rPr>
        <w:t>Track</w:t>
      </w:r>
      <w:r w:rsidRPr="00903DBA">
        <w:rPr>
          <w:highlight w:val="white"/>
        </w:rPr>
        <w:t xml:space="preserve"> class holds </w:t>
      </w:r>
      <w:r w:rsidR="003D2098" w:rsidRPr="00903DBA">
        <w:rPr>
          <w:highlight w:val="white"/>
        </w:rPr>
        <w:t>a track representing a known or unknown register.</w:t>
      </w:r>
      <w:r w:rsidR="0082618B" w:rsidRPr="00903DBA">
        <w:rPr>
          <w:highlight w:val="white"/>
        </w:rPr>
        <w:t xml:space="preserve"> It holds a list of entries, where each entry </w:t>
      </w:r>
      <w:r w:rsidR="001E6B8C" w:rsidRPr="00903DBA">
        <w:rPr>
          <w:highlight w:val="white"/>
        </w:rPr>
        <w:t xml:space="preserve">refers to an instruction where the track occur. </w:t>
      </w:r>
    </w:p>
    <w:p w14:paraId="22848030" w14:textId="77777777" w:rsidR="004D41A8" w:rsidRPr="00903DBA" w:rsidRDefault="004D41A8" w:rsidP="00132D4E">
      <w:pPr>
        <w:pStyle w:val="Code"/>
        <w:rPr>
          <w:highlight w:val="white"/>
        </w:rPr>
      </w:pPr>
      <w:r w:rsidRPr="00903DBA">
        <w:rPr>
          <w:highlight w:val="white"/>
        </w:rPr>
        <w:t>namespace CCompiler {</w:t>
      </w:r>
    </w:p>
    <w:p w14:paraId="50366523" w14:textId="77777777" w:rsidR="004D41A8" w:rsidRPr="00903DBA" w:rsidRDefault="004D41A8" w:rsidP="00132D4E">
      <w:pPr>
        <w:pStyle w:val="Code"/>
        <w:rPr>
          <w:highlight w:val="white"/>
        </w:rPr>
      </w:pPr>
      <w:r w:rsidRPr="00903DBA">
        <w:rPr>
          <w:highlight w:val="white"/>
        </w:rPr>
        <w:t xml:space="preserve">  public class Track {</w:t>
      </w:r>
    </w:p>
    <w:p w14:paraId="51D2D64A" w14:textId="77777777" w:rsidR="004D41A8" w:rsidRPr="00903DBA" w:rsidRDefault="004D41A8" w:rsidP="00132D4E">
      <w:pPr>
        <w:pStyle w:val="Code"/>
        <w:rPr>
          <w:highlight w:val="white"/>
        </w:rPr>
      </w:pPr>
      <w:r w:rsidRPr="00903DBA">
        <w:rPr>
          <w:highlight w:val="white"/>
        </w:rPr>
        <w:t xml:space="preserve">    private Register? m_register = null;</w:t>
      </w:r>
    </w:p>
    <w:p w14:paraId="7BA71876" w14:textId="788057C6" w:rsidR="003B0233" w:rsidRPr="00903DBA" w:rsidRDefault="003B0233" w:rsidP="003B0233">
      <w:pPr>
        <w:rPr>
          <w:highlight w:val="white"/>
        </w:rPr>
      </w:pPr>
      <w:r w:rsidRPr="00903DBA">
        <w:rPr>
          <w:highlight w:val="white"/>
        </w:rPr>
        <w:lastRenderedPageBreak/>
        <w:t xml:space="preserve">If the track is ised as a pointer, a reduced set of registers are </w:t>
      </w:r>
      <w:r w:rsidR="000F260C" w:rsidRPr="00903DBA">
        <w:rPr>
          <w:highlight w:val="white"/>
        </w:rPr>
        <w:t>available</w:t>
      </w:r>
      <w:r w:rsidRPr="00903DBA">
        <w:rPr>
          <w:highlight w:val="white"/>
        </w:rPr>
        <w:t>.</w:t>
      </w:r>
    </w:p>
    <w:p w14:paraId="14D6F4C8" w14:textId="62F1DEB1" w:rsidR="004D41A8" w:rsidRPr="00903DBA" w:rsidRDefault="004D41A8" w:rsidP="00132D4E">
      <w:pPr>
        <w:pStyle w:val="Code"/>
        <w:rPr>
          <w:highlight w:val="white"/>
        </w:rPr>
      </w:pPr>
      <w:r w:rsidRPr="00903DBA">
        <w:rPr>
          <w:highlight w:val="white"/>
        </w:rPr>
        <w:t xml:space="preserve">    private bool m_pointer;</w:t>
      </w:r>
    </w:p>
    <w:p w14:paraId="73F90E01" w14:textId="68387CDC" w:rsidR="00D232DF" w:rsidRPr="00903DBA" w:rsidRDefault="00D232DF" w:rsidP="00D232DF">
      <w:pPr>
        <w:rPr>
          <w:highlight w:val="white"/>
        </w:rPr>
      </w:pPr>
      <w:r w:rsidRPr="00903DBA">
        <w:rPr>
          <w:highlight w:val="white"/>
        </w:rPr>
        <w:t xml:space="preserve">A track has a current size and a maximal size. </w:t>
      </w:r>
      <w:r w:rsidR="00FA4F19" w:rsidRPr="00903DBA">
        <w:rPr>
          <w:highlight w:val="white"/>
        </w:rPr>
        <w:t>The current size may vary between entries</w:t>
      </w:r>
      <w:r w:rsidR="003B0233" w:rsidRPr="00903DBA">
        <w:rPr>
          <w:highlight w:val="white"/>
        </w:rPr>
        <w:t>, and each entry is given the current size</w:t>
      </w:r>
      <w:r w:rsidR="000F260C" w:rsidRPr="00903DBA">
        <w:rPr>
          <w:highlight w:val="white"/>
        </w:rPr>
        <w:t xml:space="preserve"> so that it is given a register of correct size</w:t>
      </w:r>
      <w:r w:rsidR="00FA4F19" w:rsidRPr="00903DBA">
        <w:rPr>
          <w:highlight w:val="white"/>
        </w:rPr>
        <w:t xml:space="preserve">. </w:t>
      </w:r>
      <w:r w:rsidR="003B0233" w:rsidRPr="00903DBA">
        <w:rPr>
          <w:highlight w:val="white"/>
        </w:rPr>
        <w:t xml:space="preserve">We need the maximal </w:t>
      </w:r>
      <w:r w:rsidR="000F260C" w:rsidRPr="00903DBA">
        <w:rPr>
          <w:highlight w:val="white"/>
        </w:rPr>
        <w:t xml:space="preserve">size </w:t>
      </w:r>
      <w:r w:rsidR="003B0233" w:rsidRPr="00903DBA">
        <w:rPr>
          <w:highlight w:val="white"/>
        </w:rPr>
        <w:t>for the register allocator</w:t>
      </w:r>
      <w:r w:rsidR="000F260C" w:rsidRPr="00903DBA">
        <w:rPr>
          <w:highlight w:val="white"/>
        </w:rPr>
        <w:t xml:space="preserve">. It the size </w:t>
      </w:r>
      <w:r w:rsidR="003B0233" w:rsidRPr="00903DBA">
        <w:rPr>
          <w:highlight w:val="white"/>
        </w:rPr>
        <w:t>more than one</w:t>
      </w:r>
      <w:r w:rsidR="000F260C" w:rsidRPr="00903DBA">
        <w:rPr>
          <w:highlight w:val="white"/>
        </w:rPr>
        <w:t xml:space="preserve"> byte, a reduced set of register is available.</w:t>
      </w:r>
    </w:p>
    <w:p w14:paraId="15795DD9" w14:textId="77777777" w:rsidR="004D41A8" w:rsidRPr="00903DBA" w:rsidRDefault="004D41A8" w:rsidP="00132D4E">
      <w:pPr>
        <w:pStyle w:val="Code"/>
        <w:rPr>
          <w:highlight w:val="white"/>
        </w:rPr>
      </w:pPr>
      <w:r w:rsidRPr="00903DBA">
        <w:rPr>
          <w:highlight w:val="white"/>
        </w:rPr>
        <w:t xml:space="preserve">    private int m_currentSize, m_maxSize;</w:t>
      </w:r>
    </w:p>
    <w:p w14:paraId="6C12025B" w14:textId="10586355" w:rsidR="004D41A8" w:rsidRPr="00903DBA" w:rsidRDefault="000F260C" w:rsidP="000F260C">
      <w:pPr>
        <w:rPr>
          <w:highlight w:val="white"/>
        </w:rPr>
      </w:pPr>
      <w:r w:rsidRPr="00903DBA">
        <w:rPr>
          <w:highlight w:val="white"/>
        </w:rPr>
        <w:t xml:space="preserve">The first constructor </w:t>
      </w:r>
      <w:r w:rsidR="005A0A77" w:rsidRPr="00903DBA">
        <w:rPr>
          <w:highlight w:val="white"/>
        </w:rPr>
        <w:t>takes a symbol and a potential register as parameters, and initializes the current and maximum sizes.</w:t>
      </w:r>
    </w:p>
    <w:p w14:paraId="09F14390" w14:textId="77777777" w:rsidR="004D41A8" w:rsidRPr="00903DBA" w:rsidRDefault="004D41A8" w:rsidP="00132D4E">
      <w:pPr>
        <w:pStyle w:val="Code"/>
        <w:rPr>
          <w:highlight w:val="white"/>
        </w:rPr>
      </w:pPr>
      <w:r w:rsidRPr="00903DBA">
        <w:rPr>
          <w:highlight w:val="white"/>
        </w:rPr>
        <w:t xml:space="preserve">    public Track(Symbol symbol, Register? register = null) {</w:t>
      </w:r>
    </w:p>
    <w:p w14:paraId="07B9B160" w14:textId="77777777" w:rsidR="004D41A8" w:rsidRPr="00903DBA" w:rsidRDefault="004D41A8" w:rsidP="00132D4E">
      <w:pPr>
        <w:pStyle w:val="Code"/>
        <w:rPr>
          <w:highlight w:val="white"/>
        </w:rPr>
      </w:pPr>
      <w:r w:rsidRPr="00903DBA">
        <w:rPr>
          <w:highlight w:val="white"/>
        </w:rPr>
        <w:t xml:space="preserve">      m_register = register;</w:t>
      </w:r>
    </w:p>
    <w:p w14:paraId="79D65CFB" w14:textId="77777777" w:rsidR="004D41A8" w:rsidRPr="00903DBA" w:rsidRDefault="004D41A8" w:rsidP="00132D4E">
      <w:pPr>
        <w:pStyle w:val="Code"/>
        <w:rPr>
          <w:highlight w:val="white"/>
        </w:rPr>
      </w:pPr>
      <w:r w:rsidRPr="00903DBA">
        <w:rPr>
          <w:highlight w:val="white"/>
        </w:rPr>
        <w:t xml:space="preserve">      Assert.ErrorXXX(symbol != null);</w:t>
      </w:r>
    </w:p>
    <w:p w14:paraId="2FB9F05C" w14:textId="77777777" w:rsidR="004D41A8" w:rsidRPr="00903DBA" w:rsidRDefault="004D41A8" w:rsidP="00132D4E">
      <w:pPr>
        <w:pStyle w:val="Code"/>
        <w:rPr>
          <w:highlight w:val="white"/>
        </w:rPr>
      </w:pPr>
      <w:r w:rsidRPr="00903DBA">
        <w:rPr>
          <w:highlight w:val="white"/>
        </w:rPr>
        <w:t xml:space="preserve">      Assert.ErrorXXX(!symbol.Type.IsStructOrUnion());</w:t>
      </w:r>
    </w:p>
    <w:p w14:paraId="0B46D7E9" w14:textId="17500405" w:rsidR="004D41A8" w:rsidRPr="00903DBA" w:rsidRDefault="004D41A8" w:rsidP="00132D4E">
      <w:pPr>
        <w:pStyle w:val="Code"/>
        <w:rPr>
          <w:highlight w:val="white"/>
        </w:rPr>
      </w:pPr>
      <w:r w:rsidRPr="00903DBA">
        <w:rPr>
          <w:highlight w:val="white"/>
        </w:rPr>
        <w:t xml:space="preserve">      m_currentSize = m_maxSize = symbol.Type.</w:t>
      </w:r>
      <w:r w:rsidR="00291B13" w:rsidRPr="00903DBA">
        <w:rPr>
          <w:highlight w:val="white"/>
        </w:rPr>
        <w:t>Return</w:t>
      </w:r>
      <w:r w:rsidR="001D0D41" w:rsidRPr="00903DBA">
        <w:rPr>
          <w:highlight w:val="white"/>
        </w:rPr>
        <w:t>Size</w:t>
      </w:r>
      <w:r w:rsidRPr="00903DBA">
        <w:rPr>
          <w:highlight w:val="white"/>
        </w:rPr>
        <w:t>();</w:t>
      </w:r>
    </w:p>
    <w:p w14:paraId="37D5BAFF" w14:textId="77777777" w:rsidR="004D41A8" w:rsidRPr="00903DBA" w:rsidRDefault="004D41A8" w:rsidP="00132D4E">
      <w:pPr>
        <w:pStyle w:val="Code"/>
        <w:rPr>
          <w:highlight w:val="white"/>
        </w:rPr>
      </w:pPr>
      <w:r w:rsidRPr="00903DBA">
        <w:rPr>
          <w:highlight w:val="white"/>
        </w:rPr>
        <w:t xml:space="preserve">    }</w:t>
      </w:r>
    </w:p>
    <w:p w14:paraId="40C6312C" w14:textId="23F5CDEE" w:rsidR="0063443C" w:rsidRPr="00903DBA" w:rsidRDefault="0063443C" w:rsidP="0063443C">
      <w:pPr>
        <w:rPr>
          <w:highlight w:val="white"/>
        </w:rPr>
      </w:pPr>
      <w:r w:rsidRPr="00903DBA">
        <w:rPr>
          <w:highlight w:val="white"/>
        </w:rPr>
        <w:t xml:space="preserve">The second constructor takes a </w:t>
      </w:r>
      <w:r w:rsidR="00754673" w:rsidRPr="00903DBA">
        <w:rPr>
          <w:highlight w:val="white"/>
        </w:rPr>
        <w:t>type and</w:t>
      </w:r>
      <w:r w:rsidRPr="00903DBA">
        <w:rPr>
          <w:highlight w:val="white"/>
        </w:rPr>
        <w:t xml:space="preserve"> initializes the current and maximum sizes.</w:t>
      </w:r>
    </w:p>
    <w:p w14:paraId="7450207A" w14:textId="77777777" w:rsidR="004D41A8" w:rsidRPr="00903DBA" w:rsidRDefault="004D41A8" w:rsidP="00132D4E">
      <w:pPr>
        <w:pStyle w:val="Code"/>
        <w:rPr>
          <w:highlight w:val="white"/>
        </w:rPr>
      </w:pPr>
      <w:r w:rsidRPr="00903DBA">
        <w:rPr>
          <w:highlight w:val="white"/>
        </w:rPr>
        <w:t xml:space="preserve">    public Track(Type type) {</w:t>
      </w:r>
    </w:p>
    <w:p w14:paraId="40FAE646" w14:textId="77777777" w:rsidR="004D41A8" w:rsidRPr="00903DBA" w:rsidRDefault="004D41A8" w:rsidP="00132D4E">
      <w:pPr>
        <w:pStyle w:val="Code"/>
        <w:rPr>
          <w:highlight w:val="white"/>
        </w:rPr>
      </w:pPr>
      <w:r w:rsidRPr="00903DBA">
        <w:rPr>
          <w:highlight w:val="white"/>
        </w:rPr>
        <w:t xml:space="preserve">      Assert.ErrorXXX(type != null);</w:t>
      </w:r>
    </w:p>
    <w:p w14:paraId="7460F24E" w14:textId="77777777" w:rsidR="004D41A8" w:rsidRPr="00903DBA" w:rsidRDefault="004D41A8" w:rsidP="00132D4E">
      <w:pPr>
        <w:pStyle w:val="Code"/>
        <w:rPr>
          <w:highlight w:val="white"/>
        </w:rPr>
      </w:pPr>
      <w:r w:rsidRPr="00903DBA">
        <w:rPr>
          <w:highlight w:val="white"/>
        </w:rPr>
        <w:t xml:space="preserve">      Assert.ErrorXXX(!type.IsStructOrUnion());</w:t>
      </w:r>
    </w:p>
    <w:p w14:paraId="463C833C" w14:textId="77777777" w:rsidR="004D41A8" w:rsidRPr="00903DBA" w:rsidRDefault="004D41A8" w:rsidP="00132D4E">
      <w:pPr>
        <w:pStyle w:val="Code"/>
        <w:rPr>
          <w:highlight w:val="white"/>
        </w:rPr>
      </w:pPr>
      <w:r w:rsidRPr="00903DBA">
        <w:rPr>
          <w:highlight w:val="white"/>
        </w:rPr>
        <w:t xml:space="preserve">      Assert.ErrorXXX(!type.IsArrayFunctionOrString());</w:t>
      </w:r>
    </w:p>
    <w:p w14:paraId="1A837A07" w14:textId="77777777" w:rsidR="004D41A8" w:rsidRPr="00903DBA" w:rsidRDefault="004D41A8" w:rsidP="00132D4E">
      <w:pPr>
        <w:pStyle w:val="Code"/>
        <w:rPr>
          <w:highlight w:val="white"/>
        </w:rPr>
      </w:pPr>
      <w:r w:rsidRPr="00903DBA">
        <w:rPr>
          <w:highlight w:val="white"/>
        </w:rPr>
        <w:t xml:space="preserve">      m_currentSize = m_maxSize = type.Size();</w:t>
      </w:r>
    </w:p>
    <w:p w14:paraId="40ED213B" w14:textId="77777777" w:rsidR="004D41A8" w:rsidRPr="00903DBA" w:rsidRDefault="004D41A8" w:rsidP="00132D4E">
      <w:pPr>
        <w:pStyle w:val="Code"/>
        <w:rPr>
          <w:highlight w:val="white"/>
        </w:rPr>
      </w:pPr>
      <w:r w:rsidRPr="00903DBA">
        <w:rPr>
          <w:highlight w:val="white"/>
        </w:rPr>
        <w:t xml:space="preserve">    }</w:t>
      </w:r>
    </w:p>
    <w:p w14:paraId="2AF00D97" w14:textId="77777777" w:rsidR="006E7BC4" w:rsidRPr="00903DBA" w:rsidRDefault="006E7BC4" w:rsidP="006E7BC4">
      <w:pPr>
        <w:pStyle w:val="Code"/>
        <w:rPr>
          <w:highlight w:val="white"/>
        </w:rPr>
      </w:pPr>
    </w:p>
    <w:p w14:paraId="385A0CD1" w14:textId="3890ED65" w:rsidR="006E7BC4" w:rsidRPr="00903DBA" w:rsidRDefault="006E7BC4" w:rsidP="006E7BC4">
      <w:pPr>
        <w:pStyle w:val="Code"/>
        <w:rPr>
          <w:highlight w:val="white"/>
        </w:rPr>
      </w:pPr>
      <w:r w:rsidRPr="00903DBA">
        <w:rPr>
          <w:highlight w:val="white"/>
        </w:rPr>
        <w:t xml:space="preserve">    public int CurrentSize {</w:t>
      </w:r>
    </w:p>
    <w:p w14:paraId="71AA8151" w14:textId="77777777" w:rsidR="006E7BC4" w:rsidRPr="00903DBA" w:rsidRDefault="006E7BC4" w:rsidP="006E7BC4">
      <w:pPr>
        <w:pStyle w:val="Code"/>
        <w:rPr>
          <w:highlight w:val="white"/>
        </w:rPr>
      </w:pPr>
      <w:r w:rsidRPr="00903DBA">
        <w:rPr>
          <w:highlight w:val="white"/>
        </w:rPr>
        <w:t xml:space="preserve">      get { return m_currentSize; }</w:t>
      </w:r>
    </w:p>
    <w:p w14:paraId="353006FF" w14:textId="77777777" w:rsidR="006E7BC4" w:rsidRPr="00903DBA" w:rsidRDefault="006E7BC4" w:rsidP="006E7BC4">
      <w:pPr>
        <w:pStyle w:val="Code"/>
        <w:rPr>
          <w:highlight w:val="white"/>
        </w:rPr>
      </w:pPr>
      <w:r w:rsidRPr="00903DBA">
        <w:rPr>
          <w:highlight w:val="white"/>
        </w:rPr>
        <w:t xml:space="preserve">      set { m_currentSize = value; }</w:t>
      </w:r>
    </w:p>
    <w:p w14:paraId="0E89472C" w14:textId="77777777" w:rsidR="006E7BC4" w:rsidRPr="00903DBA" w:rsidRDefault="006E7BC4" w:rsidP="006E7BC4">
      <w:pPr>
        <w:pStyle w:val="Code"/>
        <w:rPr>
          <w:highlight w:val="white"/>
        </w:rPr>
      </w:pPr>
      <w:r w:rsidRPr="00903DBA">
        <w:rPr>
          <w:highlight w:val="white"/>
        </w:rPr>
        <w:t xml:space="preserve">    }</w:t>
      </w:r>
    </w:p>
    <w:p w14:paraId="437C10FE" w14:textId="77777777" w:rsidR="006E7BC4" w:rsidRPr="00903DBA" w:rsidRDefault="006E7BC4" w:rsidP="006E7BC4">
      <w:pPr>
        <w:pStyle w:val="Code"/>
        <w:rPr>
          <w:highlight w:val="white"/>
        </w:rPr>
      </w:pPr>
    </w:p>
    <w:p w14:paraId="09A4A7FC" w14:textId="77777777" w:rsidR="006E7BC4" w:rsidRPr="00903DBA" w:rsidRDefault="006E7BC4" w:rsidP="006E7BC4">
      <w:pPr>
        <w:pStyle w:val="Code"/>
        <w:rPr>
          <w:highlight w:val="white"/>
        </w:rPr>
      </w:pPr>
      <w:r w:rsidRPr="00903DBA">
        <w:rPr>
          <w:highlight w:val="white"/>
        </w:rPr>
        <w:t xml:space="preserve">    public int MaxSize {</w:t>
      </w:r>
    </w:p>
    <w:p w14:paraId="0CCD1B82" w14:textId="77777777" w:rsidR="006E7BC4" w:rsidRPr="00903DBA" w:rsidRDefault="006E7BC4" w:rsidP="006E7BC4">
      <w:pPr>
        <w:pStyle w:val="Code"/>
        <w:rPr>
          <w:highlight w:val="white"/>
        </w:rPr>
      </w:pPr>
      <w:r w:rsidRPr="00903DBA">
        <w:rPr>
          <w:highlight w:val="white"/>
        </w:rPr>
        <w:t xml:space="preserve">      get { return m_maxSize; }</w:t>
      </w:r>
    </w:p>
    <w:p w14:paraId="33A4FD1B" w14:textId="77777777" w:rsidR="006E7BC4" w:rsidRPr="00903DBA" w:rsidRDefault="006E7BC4" w:rsidP="006E7BC4">
      <w:pPr>
        <w:pStyle w:val="Code"/>
        <w:rPr>
          <w:highlight w:val="white"/>
        </w:rPr>
      </w:pPr>
      <w:r w:rsidRPr="00903DBA">
        <w:rPr>
          <w:highlight w:val="white"/>
        </w:rPr>
        <w:t xml:space="preserve">      set { m_maxSize = Math.Max(m_maxSize, value); }</w:t>
      </w:r>
    </w:p>
    <w:p w14:paraId="5B8EB519" w14:textId="77777777" w:rsidR="006E7BC4" w:rsidRPr="00903DBA" w:rsidRDefault="006E7BC4" w:rsidP="006E7BC4">
      <w:pPr>
        <w:pStyle w:val="Code"/>
        <w:rPr>
          <w:highlight w:val="white"/>
        </w:rPr>
      </w:pPr>
      <w:r w:rsidRPr="00903DBA">
        <w:rPr>
          <w:highlight w:val="white"/>
        </w:rPr>
        <w:t xml:space="preserve">    }</w:t>
      </w:r>
    </w:p>
    <w:p w14:paraId="0CC65415" w14:textId="77777777" w:rsidR="006E7BC4" w:rsidRPr="00903DBA" w:rsidRDefault="006E7BC4" w:rsidP="006E7BC4">
      <w:pPr>
        <w:pStyle w:val="Code"/>
        <w:rPr>
          <w:highlight w:val="white"/>
        </w:rPr>
      </w:pPr>
    </w:p>
    <w:p w14:paraId="617F13CD" w14:textId="77777777" w:rsidR="00732062" w:rsidRPr="00903DBA" w:rsidRDefault="00732062" w:rsidP="006E7BC4">
      <w:pPr>
        <w:pStyle w:val="Code"/>
        <w:rPr>
          <w:highlight w:val="white"/>
        </w:rPr>
      </w:pPr>
      <w:r w:rsidRPr="00903DBA">
        <w:rPr>
          <w:highlight w:val="white"/>
        </w:rPr>
        <w:t xml:space="preserve">    public int Index {</w:t>
      </w:r>
    </w:p>
    <w:p w14:paraId="63277A5C" w14:textId="77777777" w:rsidR="00732062" w:rsidRPr="00903DBA" w:rsidRDefault="00732062" w:rsidP="006E7BC4">
      <w:pPr>
        <w:pStyle w:val="Code"/>
        <w:rPr>
          <w:highlight w:val="white"/>
        </w:rPr>
      </w:pPr>
      <w:r w:rsidRPr="00903DBA">
        <w:rPr>
          <w:highlight w:val="white"/>
        </w:rPr>
        <w:t xml:space="preserve">      set {</w:t>
      </w:r>
    </w:p>
    <w:p w14:paraId="7C8E01EC" w14:textId="77777777" w:rsidR="00732062" w:rsidRPr="00903DBA" w:rsidRDefault="00732062" w:rsidP="006E7BC4">
      <w:pPr>
        <w:pStyle w:val="Code"/>
        <w:rPr>
          <w:highlight w:val="white"/>
        </w:rPr>
      </w:pPr>
      <w:r w:rsidRPr="00903DBA">
        <w:rPr>
          <w:highlight w:val="white"/>
        </w:rPr>
        <w:t xml:space="preserve">        m_minIndex = (m_minIndex != -1) ? Math.Min(m_minIndex, value) : value;</w:t>
      </w:r>
    </w:p>
    <w:p w14:paraId="6EECA727" w14:textId="77777777" w:rsidR="00732062" w:rsidRPr="00903DBA" w:rsidRDefault="00732062" w:rsidP="006E7BC4">
      <w:pPr>
        <w:pStyle w:val="Code"/>
        <w:rPr>
          <w:highlight w:val="white"/>
        </w:rPr>
      </w:pPr>
      <w:r w:rsidRPr="00903DBA">
        <w:rPr>
          <w:highlight w:val="white"/>
        </w:rPr>
        <w:t xml:space="preserve">        m_maxIndex = Math.Max(m_maxIndex, value);</w:t>
      </w:r>
    </w:p>
    <w:p w14:paraId="07D57D14" w14:textId="77777777" w:rsidR="00732062" w:rsidRPr="00903DBA" w:rsidRDefault="00732062" w:rsidP="006E7BC4">
      <w:pPr>
        <w:pStyle w:val="Code"/>
        <w:rPr>
          <w:highlight w:val="white"/>
        </w:rPr>
      </w:pPr>
      <w:r w:rsidRPr="00903DBA">
        <w:rPr>
          <w:highlight w:val="white"/>
        </w:rPr>
        <w:t xml:space="preserve">      }</w:t>
      </w:r>
    </w:p>
    <w:p w14:paraId="242C3020" w14:textId="77777777" w:rsidR="00732062" w:rsidRPr="00903DBA" w:rsidRDefault="00732062" w:rsidP="006E7BC4">
      <w:pPr>
        <w:pStyle w:val="Code"/>
        <w:rPr>
          <w:highlight w:val="white"/>
        </w:rPr>
      </w:pPr>
      <w:r w:rsidRPr="00903DBA">
        <w:rPr>
          <w:highlight w:val="white"/>
        </w:rPr>
        <w:t xml:space="preserve">    }</w:t>
      </w:r>
    </w:p>
    <w:p w14:paraId="440A1454" w14:textId="0F0686F0" w:rsidR="004D41A8" w:rsidRPr="00903DBA" w:rsidRDefault="00976E5D" w:rsidP="00976E5D">
      <w:pPr>
        <w:rPr>
          <w:highlight w:val="white"/>
        </w:rPr>
      </w:pPr>
      <w:r w:rsidRPr="00903DBA">
        <w:rPr>
          <w:highlight w:val="white"/>
        </w:rPr>
        <w:t>Although the idea is that a track does not hold a register but is rather assigned a register by the</w:t>
      </w:r>
      <w:r w:rsidR="00ED550A" w:rsidRPr="00903DBA">
        <w:rPr>
          <w:highlight w:val="white"/>
        </w:rPr>
        <w:t xml:space="preserve"> register allocator, there are some cases where the track is assigned a register from the beginning. </w:t>
      </w:r>
      <w:r w:rsidRPr="00903DBA">
        <w:rPr>
          <w:highlight w:val="white"/>
        </w:rPr>
        <w:t xml:space="preserve">A track can hold a specific register. </w:t>
      </w:r>
      <w:r w:rsidR="00ED550A" w:rsidRPr="00903DBA">
        <w:rPr>
          <w:highlight w:val="white"/>
        </w:rPr>
        <w:t>I</w:t>
      </w:r>
      <w:r w:rsidRPr="00903DBA">
        <w:rPr>
          <w:highlight w:val="white"/>
        </w:rPr>
        <w:t xml:space="preserve">n multiplication and division, the </w:t>
      </w:r>
      <w:r w:rsidR="00ED550A" w:rsidRPr="00903DBA">
        <w:rPr>
          <w:highlight w:val="white"/>
        </w:rPr>
        <w:t xml:space="preserve">left operands must be stored in a specific register. </w:t>
      </w:r>
      <w:r w:rsidR="00F466D5" w:rsidRPr="00903DBA">
        <w:rPr>
          <w:highlight w:val="white"/>
        </w:rPr>
        <w:t xml:space="preserve">In left or right shift, the right operands must be stored in the </w:t>
      </w:r>
      <w:r w:rsidR="00F466D5" w:rsidRPr="00903DBA">
        <w:rPr>
          <w:rStyle w:val="KeyWord0"/>
          <w:highlight w:val="white"/>
        </w:rPr>
        <w:t>cl</w:t>
      </w:r>
      <w:r w:rsidR="00F466D5" w:rsidRPr="00903DBA">
        <w:rPr>
          <w:highlight w:val="white"/>
        </w:rPr>
        <w:t xml:space="preserve"> register. When returning a value, it must be stored in a specific register.</w:t>
      </w:r>
    </w:p>
    <w:p w14:paraId="51BAA30C" w14:textId="77777777" w:rsidR="004D41A8" w:rsidRPr="00903DBA" w:rsidRDefault="004D41A8" w:rsidP="00132D4E">
      <w:pPr>
        <w:pStyle w:val="Code"/>
        <w:rPr>
          <w:highlight w:val="white"/>
        </w:rPr>
      </w:pPr>
      <w:r w:rsidRPr="00903DBA">
        <w:rPr>
          <w:highlight w:val="white"/>
        </w:rPr>
        <w:t xml:space="preserve">    public Register? Register {</w:t>
      </w:r>
    </w:p>
    <w:p w14:paraId="000DED9D" w14:textId="77777777" w:rsidR="004D41A8" w:rsidRPr="00903DBA" w:rsidRDefault="004D41A8" w:rsidP="00132D4E">
      <w:pPr>
        <w:pStyle w:val="Code"/>
        <w:rPr>
          <w:highlight w:val="white"/>
        </w:rPr>
      </w:pPr>
      <w:r w:rsidRPr="00903DBA">
        <w:rPr>
          <w:highlight w:val="white"/>
        </w:rPr>
        <w:t xml:space="preserve">      get { return m_register; }</w:t>
      </w:r>
    </w:p>
    <w:p w14:paraId="39DA95B4" w14:textId="0A3BB627" w:rsidR="004D41A8" w:rsidRPr="00903DBA" w:rsidRDefault="004D41A8" w:rsidP="00132D4E">
      <w:pPr>
        <w:pStyle w:val="Code"/>
        <w:rPr>
          <w:highlight w:val="white"/>
        </w:rPr>
      </w:pPr>
      <w:r w:rsidRPr="00903DBA">
        <w:rPr>
          <w:highlight w:val="white"/>
        </w:rPr>
        <w:t xml:space="preserve">      set { m_register = value;</w:t>
      </w:r>
      <w:r w:rsidR="0084652D" w:rsidRPr="00903DBA">
        <w:rPr>
          <w:highlight w:val="white"/>
        </w:rPr>
        <w:t xml:space="preserve"> </w:t>
      </w:r>
      <w:r w:rsidRPr="00903DBA">
        <w:rPr>
          <w:highlight w:val="white"/>
        </w:rPr>
        <w:t>}</w:t>
      </w:r>
    </w:p>
    <w:p w14:paraId="11ADE2D9" w14:textId="77777777" w:rsidR="004D41A8" w:rsidRPr="00903DBA" w:rsidRDefault="004D41A8" w:rsidP="00132D4E">
      <w:pPr>
        <w:pStyle w:val="Code"/>
        <w:rPr>
          <w:highlight w:val="white"/>
        </w:rPr>
      </w:pPr>
      <w:r w:rsidRPr="00903DBA">
        <w:rPr>
          <w:highlight w:val="white"/>
        </w:rPr>
        <w:t xml:space="preserve">    }</w:t>
      </w:r>
    </w:p>
    <w:p w14:paraId="56E46B1C" w14:textId="2CF6F9EC" w:rsidR="004D41A8" w:rsidRPr="00903DBA" w:rsidRDefault="00275405" w:rsidP="00275405">
      <w:pPr>
        <w:rPr>
          <w:highlight w:val="white"/>
        </w:rPr>
      </w:pPr>
      <w:r w:rsidRPr="00903DBA">
        <w:rPr>
          <w:highlight w:val="white"/>
        </w:rPr>
        <w:t>If a track holds the pointer property, it can be allocated to a reduced set or registers</w:t>
      </w:r>
      <w:r w:rsidR="0084652D" w:rsidRPr="00903DBA">
        <w:rPr>
          <w:highlight w:val="white"/>
        </w:rPr>
        <w:t xml:space="preserve"> only</w:t>
      </w:r>
      <w:r w:rsidRPr="00903DBA">
        <w:rPr>
          <w:highlight w:val="white"/>
        </w:rPr>
        <w:t>.</w:t>
      </w:r>
    </w:p>
    <w:p w14:paraId="13EDE791" w14:textId="77777777" w:rsidR="004D41A8" w:rsidRPr="00903DBA" w:rsidRDefault="004D41A8" w:rsidP="00132D4E">
      <w:pPr>
        <w:pStyle w:val="Code"/>
        <w:rPr>
          <w:highlight w:val="white"/>
        </w:rPr>
      </w:pPr>
      <w:r w:rsidRPr="00903DBA">
        <w:rPr>
          <w:highlight w:val="white"/>
        </w:rPr>
        <w:lastRenderedPageBreak/>
        <w:t xml:space="preserve">    public bool Pointer {</w:t>
      </w:r>
    </w:p>
    <w:p w14:paraId="28D969B6" w14:textId="77777777" w:rsidR="004D41A8" w:rsidRPr="00903DBA" w:rsidRDefault="004D41A8" w:rsidP="00132D4E">
      <w:pPr>
        <w:pStyle w:val="Code"/>
        <w:rPr>
          <w:highlight w:val="white"/>
        </w:rPr>
      </w:pPr>
      <w:r w:rsidRPr="00903DBA">
        <w:rPr>
          <w:highlight w:val="white"/>
        </w:rPr>
        <w:t xml:space="preserve">      get { return m_pointer; }</w:t>
      </w:r>
    </w:p>
    <w:p w14:paraId="37B94242" w14:textId="77777777" w:rsidR="004D41A8" w:rsidRPr="00903DBA" w:rsidRDefault="004D41A8" w:rsidP="00132D4E">
      <w:pPr>
        <w:pStyle w:val="Code"/>
        <w:rPr>
          <w:highlight w:val="white"/>
        </w:rPr>
      </w:pPr>
      <w:r w:rsidRPr="00903DBA">
        <w:rPr>
          <w:highlight w:val="white"/>
        </w:rPr>
        <w:t xml:space="preserve">      set { m_pointer = value; }</w:t>
      </w:r>
    </w:p>
    <w:p w14:paraId="592FC155" w14:textId="77777777" w:rsidR="004D41A8" w:rsidRPr="00903DBA" w:rsidRDefault="004D41A8" w:rsidP="00132D4E">
      <w:pPr>
        <w:pStyle w:val="Code"/>
        <w:rPr>
          <w:highlight w:val="white"/>
        </w:rPr>
      </w:pPr>
      <w:r w:rsidRPr="00903DBA">
        <w:rPr>
          <w:highlight w:val="white"/>
        </w:rPr>
        <w:t xml:space="preserve">    }</w:t>
      </w:r>
    </w:p>
    <w:p w14:paraId="6016403D" w14:textId="5A2473EC" w:rsidR="00903B85" w:rsidRPr="00903DBA" w:rsidRDefault="00B50668" w:rsidP="00B50668">
      <w:pPr>
        <w:rPr>
          <w:highlight w:val="white"/>
        </w:rPr>
      </w:pPr>
      <w:r w:rsidRPr="00903DBA">
        <w:rPr>
          <w:highlight w:val="white"/>
        </w:rPr>
        <w:t xml:space="preserve">The </w:t>
      </w:r>
      <w:r w:rsidRPr="00903DBA">
        <w:rPr>
          <w:rStyle w:val="KeyWord0"/>
          <w:highlight w:val="white"/>
        </w:rPr>
        <w:t>Overlaps</w:t>
      </w:r>
      <w:r w:rsidRPr="00903DBA">
        <w:rPr>
          <w:highlight w:val="white"/>
        </w:rPr>
        <w:t xml:space="preserve"> method </w:t>
      </w:r>
      <w:r w:rsidR="00F206F4" w:rsidRPr="00903DBA">
        <w:rPr>
          <w:highlight w:val="white"/>
        </w:rPr>
        <w:t>returns true if the tracks overlaps.</w:t>
      </w:r>
      <w:r w:rsidR="00BF0311" w:rsidRPr="00903DBA">
        <w:rPr>
          <w:highlight w:val="white"/>
        </w:rPr>
        <w:t xml:space="preserve"> Two tracks overlap if the</w:t>
      </w:r>
      <w:r w:rsidR="00883C09" w:rsidRPr="00903DBA">
        <w:rPr>
          <w:highlight w:val="white"/>
        </w:rPr>
        <w:t xml:space="preserve"> line numbers of their entry lists overlap.</w:t>
      </w:r>
      <w:r w:rsidR="00F206F4" w:rsidRPr="00903DBA">
        <w:rPr>
          <w:highlight w:val="white"/>
        </w:rPr>
        <w:t xml:space="preserve"> </w:t>
      </w:r>
      <w:r w:rsidR="00885BC4" w:rsidRPr="00903DBA">
        <w:rPr>
          <w:highlight w:val="white"/>
        </w:rPr>
        <w:t>If at least one of the tracks’ entry lists is empty, the tracks does not overlap and we return false.</w:t>
      </w:r>
    </w:p>
    <w:p w14:paraId="41B61F46" w14:textId="7351FA82" w:rsidR="004D41A8" w:rsidRPr="00903DBA" w:rsidRDefault="00BF0311" w:rsidP="0086209C">
      <w:pPr>
        <w:rPr>
          <w:highlight w:val="white"/>
        </w:rPr>
      </w:pPr>
      <w:r w:rsidRPr="00903DBA">
        <w:rPr>
          <w:highlight w:val="white"/>
        </w:rPr>
        <w:t xml:space="preserve">Otherwise, we look </w:t>
      </w:r>
      <w:r w:rsidR="0086209C" w:rsidRPr="00903DBA">
        <w:rPr>
          <w:highlight w:val="white"/>
        </w:rPr>
        <w:t>up the first and last entry of each track</w:t>
      </w:r>
      <w:r w:rsidR="00DA5AD3" w:rsidRPr="00903DBA">
        <w:rPr>
          <w:highlight w:val="white"/>
        </w:rPr>
        <w:t>, and check if the</w:t>
      </w:r>
      <w:r w:rsidR="00032939" w:rsidRPr="00903DBA">
        <w:rPr>
          <w:highlight w:val="white"/>
        </w:rPr>
        <w:t xml:space="preserve"> tracks overlaps. If the maximum  line number of one track is smaller that the minimum line number of the other track, they do not overlap.</w:t>
      </w:r>
    </w:p>
    <w:p w14:paraId="15073EB5" w14:textId="77777777" w:rsidR="00732062" w:rsidRPr="00903DBA" w:rsidRDefault="00732062" w:rsidP="00732062">
      <w:pPr>
        <w:pStyle w:val="Code"/>
        <w:rPr>
          <w:highlight w:val="white"/>
        </w:rPr>
      </w:pPr>
      <w:r w:rsidRPr="00903DBA">
        <w:rPr>
          <w:highlight w:val="white"/>
        </w:rPr>
        <w:t xml:space="preserve">    public static bool Overlaps(Track track1, Track track2) {</w:t>
      </w:r>
    </w:p>
    <w:p w14:paraId="51FD5A21" w14:textId="77777777" w:rsidR="00732062" w:rsidRPr="00903DBA" w:rsidRDefault="00732062" w:rsidP="00732062">
      <w:pPr>
        <w:pStyle w:val="Code"/>
        <w:rPr>
          <w:highlight w:val="white"/>
        </w:rPr>
      </w:pPr>
      <w:r w:rsidRPr="00903DBA">
        <w:rPr>
          <w:highlight w:val="white"/>
        </w:rPr>
        <w:t xml:space="preserve">      Assert.ErrorXXX((track1.m_minIndex != -1) &amp;&amp; (track1.m_maxIndex != -1));</w:t>
      </w:r>
    </w:p>
    <w:p w14:paraId="7F777C8D" w14:textId="77777777" w:rsidR="00732062" w:rsidRPr="00903DBA" w:rsidRDefault="00732062" w:rsidP="00732062">
      <w:pPr>
        <w:pStyle w:val="Code"/>
        <w:rPr>
          <w:highlight w:val="white"/>
        </w:rPr>
      </w:pPr>
      <w:r w:rsidRPr="00903DBA">
        <w:rPr>
          <w:highlight w:val="white"/>
        </w:rPr>
        <w:t xml:space="preserve">      Assert.ErrorXXX((track2.m_minIndex != -1) &amp;&amp; (track2.m_maxIndex != -1));</w:t>
      </w:r>
    </w:p>
    <w:p w14:paraId="25F221E3" w14:textId="77777777" w:rsidR="00732062" w:rsidRPr="00903DBA" w:rsidRDefault="00732062" w:rsidP="00732062">
      <w:pPr>
        <w:pStyle w:val="Code"/>
        <w:rPr>
          <w:highlight w:val="white"/>
        </w:rPr>
      </w:pPr>
      <w:r w:rsidRPr="00903DBA">
        <w:rPr>
          <w:highlight w:val="white"/>
        </w:rPr>
        <w:t xml:space="preserve">      return !(((track1.m_maxIndex &lt; track2.m_minIndex) ||</w:t>
      </w:r>
    </w:p>
    <w:p w14:paraId="550AD442" w14:textId="77777777" w:rsidR="00732062" w:rsidRPr="00903DBA" w:rsidRDefault="00732062" w:rsidP="00732062">
      <w:pPr>
        <w:pStyle w:val="Code"/>
        <w:rPr>
          <w:highlight w:val="white"/>
        </w:rPr>
      </w:pPr>
      <w:r w:rsidRPr="00903DBA">
        <w:rPr>
          <w:highlight w:val="white"/>
        </w:rPr>
        <w:t xml:space="preserve">                (track2.m_maxIndex &lt; track1.m_minIndex)));</w:t>
      </w:r>
    </w:p>
    <w:p w14:paraId="1B7DDD2B" w14:textId="77777777" w:rsidR="00732062" w:rsidRPr="00903DBA" w:rsidRDefault="00732062" w:rsidP="00732062">
      <w:pPr>
        <w:pStyle w:val="Code"/>
        <w:rPr>
          <w:highlight w:val="white"/>
        </w:rPr>
      </w:pPr>
      <w:r w:rsidRPr="00903DBA">
        <w:rPr>
          <w:highlight w:val="white"/>
        </w:rPr>
        <w:t xml:space="preserve">    }</w:t>
      </w:r>
    </w:p>
    <w:p w14:paraId="0B79C294" w14:textId="57C54ABD" w:rsidR="004D41A8" w:rsidRPr="00903DBA" w:rsidRDefault="00126333" w:rsidP="00126333">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is called after the tracks have been assigned registers</w:t>
      </w:r>
      <w:r w:rsidR="00512DD6" w:rsidRPr="00903DBA">
        <w:rPr>
          <w:highlight w:val="white"/>
        </w:rPr>
        <w:t xml:space="preserve">. We iterate through the entries and assign them the given register. Note that the entries may have different sizes, why we have to </w:t>
      </w:r>
      <w:r w:rsidR="009F71A1" w:rsidRPr="00903DBA">
        <w:rPr>
          <w:highlight w:val="white"/>
        </w:rPr>
        <w:t>convert the register to the size of each entry.</w:t>
      </w:r>
    </w:p>
    <w:p w14:paraId="55A008D6" w14:textId="77777777" w:rsidR="004D41A8" w:rsidRPr="00903DBA" w:rsidRDefault="004D41A8" w:rsidP="004D41A8">
      <w:pPr>
        <w:pStyle w:val="Code"/>
        <w:rPr>
          <w:highlight w:val="white"/>
        </w:rPr>
      </w:pPr>
      <w:r w:rsidRPr="00903DBA">
        <w:rPr>
          <w:highlight w:val="white"/>
        </w:rPr>
        <w:t xml:space="preserve">  }</w:t>
      </w:r>
    </w:p>
    <w:p w14:paraId="777FCC89" w14:textId="77777777" w:rsidR="004D41A8" w:rsidRPr="00903DBA" w:rsidRDefault="004D41A8" w:rsidP="004D41A8">
      <w:pPr>
        <w:pStyle w:val="Code"/>
        <w:rPr>
          <w:highlight w:val="white"/>
        </w:rPr>
      </w:pPr>
      <w:r w:rsidRPr="00903DBA">
        <w:rPr>
          <w:highlight w:val="white"/>
        </w:rPr>
        <w:t>}</w:t>
      </w:r>
    </w:p>
    <w:p w14:paraId="1F4E6E7C" w14:textId="2B60FA12" w:rsidR="00283127" w:rsidRPr="00903DBA" w:rsidRDefault="00C36173" w:rsidP="009D541A">
      <w:pPr>
        <w:pStyle w:val="Rubrik2"/>
      </w:pPr>
      <w:bookmarkStart w:id="444" w:name="_Toc57656082"/>
      <w:r w:rsidRPr="00903DBA">
        <w:t>Register Allocation</w:t>
      </w:r>
      <w:bookmarkEnd w:id="444"/>
    </w:p>
    <w:p w14:paraId="6D9EAF1D" w14:textId="65A3E5F1" w:rsidR="00730167" w:rsidRPr="00903DBA" w:rsidRDefault="00EA6732" w:rsidP="00EA6732">
      <w:pPr>
        <w:rPr>
          <w:highlight w:val="white"/>
        </w:rPr>
      </w:pPr>
      <w:r w:rsidRPr="00903DBA">
        <w:rPr>
          <w:highlight w:val="white"/>
        </w:rPr>
        <w:t xml:space="preserve">The </w:t>
      </w:r>
      <w:r w:rsidRPr="00903DBA">
        <w:rPr>
          <w:rStyle w:val="KeyWord0"/>
          <w:highlight w:val="white"/>
        </w:rPr>
        <w:t>RegisterAllocator</w:t>
      </w:r>
      <w:r w:rsidRPr="00903DBA">
        <w:rPr>
          <w:highlight w:val="white"/>
        </w:rPr>
        <w:t xml:space="preserve"> method </w:t>
      </w:r>
      <w:r w:rsidR="005151D4" w:rsidRPr="00903DBA">
        <w:rPr>
          <w:highlight w:val="white"/>
        </w:rPr>
        <w:t xml:space="preserve">take the total track set and total assembly list; that is, the track set for the whole function, and the assembly list for the whole function. </w:t>
      </w:r>
      <w:r w:rsidR="00150BA5" w:rsidRPr="00903DBA">
        <w:rPr>
          <w:highlight w:val="white"/>
        </w:rPr>
        <w:t>The first task is the find out which tracks overlaps each other.</w:t>
      </w:r>
      <w:r w:rsidR="004117D3" w:rsidRPr="00903DBA">
        <w:rPr>
          <w:highlight w:val="white"/>
        </w:rPr>
        <w:t xml:space="preserve"> We const</w:t>
      </w:r>
      <w:r w:rsidR="007376AC" w:rsidRPr="00903DBA">
        <w:rPr>
          <w:highlight w:val="white"/>
        </w:rPr>
        <w:t>r</w:t>
      </w:r>
      <w:r w:rsidR="00025FE2" w:rsidRPr="00903DBA">
        <w:rPr>
          <w:highlight w:val="white"/>
        </w:rPr>
        <w:t>uct</w:t>
      </w:r>
      <w:r w:rsidR="004117D3" w:rsidRPr="00903DBA">
        <w:rPr>
          <w:highlight w:val="white"/>
        </w:rPr>
        <w:t xml:space="preserve"> the graph in this way: </w:t>
      </w:r>
      <w:r w:rsidR="00025FE2" w:rsidRPr="00903DBA">
        <w:rPr>
          <w:highlight w:val="white"/>
        </w:rPr>
        <w:t xml:space="preserve">the tracks are the </w:t>
      </w:r>
      <w:r w:rsidR="007376AC" w:rsidRPr="00903DBA">
        <w:rPr>
          <w:highlight w:val="white"/>
        </w:rPr>
        <w:t>vertices</w:t>
      </w:r>
      <w:r w:rsidR="00025FE2" w:rsidRPr="00903DBA">
        <w:rPr>
          <w:highlight w:val="white"/>
        </w:rPr>
        <w:t xml:space="preserve"> of the graph and two vertices have an edge if the two tracks overlaps.</w:t>
      </w:r>
      <w:r w:rsidR="000D3ED7" w:rsidRPr="00903DBA">
        <w:rPr>
          <w:highlight w:val="white"/>
        </w:rPr>
        <w:t xml:space="preserve"> The register allocation is then perform</w:t>
      </w:r>
      <w:r w:rsidR="00A11FF1" w:rsidRPr="00903DBA">
        <w:rPr>
          <w:highlight w:val="white"/>
        </w:rPr>
        <w:t>ed</w:t>
      </w:r>
      <w:r w:rsidR="000D3ED7" w:rsidRPr="00903DBA">
        <w:rPr>
          <w:highlight w:val="white"/>
        </w:rPr>
        <w:t xml:space="preserve"> as a graph coloring, two tracks that overlaps cannot be assigned the sam</w:t>
      </w:r>
      <w:r w:rsidR="00F05E6D" w:rsidRPr="00903DBA">
        <w:rPr>
          <w:highlight w:val="white"/>
        </w:rPr>
        <w:t>e</w:t>
      </w:r>
      <w:r w:rsidR="000D3ED7" w:rsidRPr="00903DBA">
        <w:rPr>
          <w:highlight w:val="white"/>
        </w:rPr>
        <w:t xml:space="preserve"> register.</w:t>
      </w:r>
    </w:p>
    <w:p w14:paraId="6C3214C3" w14:textId="77777777" w:rsidR="00E31ED1" w:rsidRPr="00903DBA" w:rsidRDefault="00E31ED1" w:rsidP="00E31ED1">
      <w:r w:rsidRPr="00903DBA">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903DBA">
        <w:rPr>
          <w:rStyle w:val="CodeInText"/>
        </w:rPr>
        <w:t>deep search</w:t>
      </w:r>
      <w:r w:rsidRPr="00903DBA">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903DBA" w:rsidRDefault="00E31ED1" w:rsidP="00E31ED1">
      <w:pPr>
        <w:rPr>
          <w:highlight w:val="white"/>
        </w:rPr>
      </w:pPr>
      <w:r w:rsidRPr="00903DBA">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903DBA" w:rsidRDefault="003958DE" w:rsidP="003958DE">
      <w:pPr>
        <w:pStyle w:val="CodeHeader"/>
      </w:pPr>
      <w:r w:rsidRPr="00903DBA">
        <w:t>RegisterAllocator.cs</w:t>
      </w:r>
    </w:p>
    <w:p w14:paraId="624CEA8A" w14:textId="77777777" w:rsidR="003958DE" w:rsidRPr="00903DBA" w:rsidRDefault="003958DE" w:rsidP="003958DE">
      <w:pPr>
        <w:pStyle w:val="Code"/>
        <w:rPr>
          <w:highlight w:val="white"/>
        </w:rPr>
      </w:pPr>
      <w:r w:rsidRPr="00903DBA">
        <w:rPr>
          <w:highlight w:val="white"/>
        </w:rPr>
        <w:t>using System.Collections.Generic;</w:t>
      </w:r>
    </w:p>
    <w:p w14:paraId="005E86CD" w14:textId="77777777" w:rsidR="003958DE" w:rsidRPr="00903DBA" w:rsidRDefault="003958DE" w:rsidP="00730167">
      <w:pPr>
        <w:pStyle w:val="Code"/>
        <w:rPr>
          <w:highlight w:val="white"/>
        </w:rPr>
      </w:pPr>
    </w:p>
    <w:p w14:paraId="7BB0EEBB" w14:textId="3BCE9CB4" w:rsidR="00730167" w:rsidRPr="00903DBA" w:rsidRDefault="00730167" w:rsidP="00730167">
      <w:pPr>
        <w:pStyle w:val="Code"/>
        <w:rPr>
          <w:highlight w:val="white"/>
        </w:rPr>
      </w:pPr>
      <w:r w:rsidRPr="00903DBA">
        <w:rPr>
          <w:highlight w:val="white"/>
        </w:rPr>
        <w:t>namespace CCompiler {</w:t>
      </w:r>
    </w:p>
    <w:p w14:paraId="4DC37E3C" w14:textId="77777777" w:rsidR="00730167" w:rsidRPr="00903DBA" w:rsidRDefault="00730167" w:rsidP="00730167">
      <w:pPr>
        <w:pStyle w:val="Code"/>
        <w:rPr>
          <w:highlight w:val="white"/>
        </w:rPr>
      </w:pPr>
      <w:r w:rsidRPr="00903DBA">
        <w:rPr>
          <w:highlight w:val="white"/>
        </w:rPr>
        <w:lastRenderedPageBreak/>
        <w:t xml:space="preserve">  public class RegisterAllocator {</w:t>
      </w:r>
    </w:p>
    <w:p w14:paraId="0F0D1531" w14:textId="77777777" w:rsidR="00730167" w:rsidRPr="00903DBA" w:rsidRDefault="00730167" w:rsidP="00730167">
      <w:pPr>
        <w:pStyle w:val="Code"/>
        <w:rPr>
          <w:highlight w:val="white"/>
        </w:rPr>
      </w:pPr>
      <w:r w:rsidRPr="00903DBA">
        <w:rPr>
          <w:highlight w:val="white"/>
        </w:rPr>
        <w:t xml:space="preserve">    public RegisterAllocator(ISet&lt;Track&gt; totalTrackSet,</w:t>
      </w:r>
    </w:p>
    <w:p w14:paraId="5FCE98D7" w14:textId="6031B995" w:rsidR="00730167" w:rsidRPr="00903DBA" w:rsidRDefault="00730167" w:rsidP="00730167">
      <w:pPr>
        <w:pStyle w:val="Code"/>
        <w:rPr>
          <w:highlight w:val="white"/>
        </w:rPr>
      </w:pPr>
      <w:r w:rsidRPr="00903DBA">
        <w:rPr>
          <w:highlight w:val="white"/>
        </w:rPr>
        <w:t xml:space="preserve">                             List&lt;AssemblyCode&gt; assemblyCodeList) {</w:t>
      </w:r>
    </w:p>
    <w:p w14:paraId="13CA502B" w14:textId="77777777" w:rsidR="00730167" w:rsidRPr="00903DBA" w:rsidRDefault="00730167" w:rsidP="00730167">
      <w:pPr>
        <w:pStyle w:val="Code"/>
        <w:rPr>
          <w:highlight w:val="white"/>
        </w:rPr>
      </w:pPr>
      <w:r w:rsidRPr="00903DBA">
        <w:rPr>
          <w:highlight w:val="white"/>
        </w:rPr>
        <w:t xml:space="preserve">      Graph&lt;Track&gt; totalTrackGraph = new Graph&lt;Track&gt;(totalTrackSet);</w:t>
      </w:r>
    </w:p>
    <w:p w14:paraId="53722FDA" w14:textId="193C18DE" w:rsidR="00730167" w:rsidRPr="00903DBA" w:rsidRDefault="00456724" w:rsidP="00456724">
      <w:pPr>
        <w:rPr>
          <w:highlight w:val="white"/>
        </w:rPr>
      </w:pPr>
      <w:r w:rsidRPr="00903DBA">
        <w:rPr>
          <w:highlight w:val="white"/>
        </w:rPr>
        <w:t>First</w:t>
      </w:r>
      <w:r w:rsidR="007B7A13" w:rsidRPr="00903DBA">
        <w:rPr>
          <w:highlight w:val="white"/>
        </w:rPr>
        <w:t>,</w:t>
      </w:r>
      <w:r w:rsidRPr="00903DBA">
        <w:rPr>
          <w:highlight w:val="white"/>
        </w:rPr>
        <w:t xml:space="preserve"> we build the </w:t>
      </w:r>
      <w:r w:rsidR="00AA66BF" w:rsidRPr="00903DBA">
        <w:rPr>
          <w:highlight w:val="white"/>
        </w:rPr>
        <w:t xml:space="preserve">total track graph, with all track as vertices and an edge between two vertices if the </w:t>
      </w:r>
      <w:r w:rsidR="007B7A13" w:rsidRPr="00903DBA">
        <w:rPr>
          <w:highlight w:val="white"/>
        </w:rPr>
        <w:t xml:space="preserve">tracks </w:t>
      </w:r>
      <w:r w:rsidR="00AA66BF" w:rsidRPr="00903DBA">
        <w:rPr>
          <w:highlight w:val="white"/>
        </w:rPr>
        <w:t xml:space="preserve">overlaps. </w:t>
      </w:r>
      <w:r w:rsidR="007B7A13" w:rsidRPr="00903DBA">
        <w:rPr>
          <w:highlight w:val="white"/>
        </w:rPr>
        <w:t>Two tracks that overlap shall not be assigned the same register (or two register</w:t>
      </w:r>
      <w:r w:rsidR="00F540A1" w:rsidRPr="00903DBA">
        <w:rPr>
          <w:highlight w:val="white"/>
        </w:rPr>
        <w:t>s</w:t>
      </w:r>
      <w:r w:rsidR="007B7A13" w:rsidRPr="00903DBA">
        <w:rPr>
          <w:highlight w:val="white"/>
        </w:rPr>
        <w:t xml:space="preserve"> that overlap).</w:t>
      </w:r>
    </w:p>
    <w:p w14:paraId="5EA29ACE" w14:textId="77777777" w:rsidR="00730167" w:rsidRPr="00903DBA" w:rsidRDefault="00730167" w:rsidP="00730167">
      <w:pPr>
        <w:pStyle w:val="Code"/>
        <w:rPr>
          <w:highlight w:val="white"/>
        </w:rPr>
      </w:pPr>
      <w:r w:rsidRPr="00903DBA">
        <w:rPr>
          <w:highlight w:val="white"/>
        </w:rPr>
        <w:t xml:space="preserve">      foreach (Track track1 in totalTrackSet) {</w:t>
      </w:r>
    </w:p>
    <w:p w14:paraId="1F19BE29" w14:textId="77777777" w:rsidR="00730167" w:rsidRPr="00903DBA" w:rsidRDefault="00730167" w:rsidP="00730167">
      <w:pPr>
        <w:pStyle w:val="Code"/>
        <w:rPr>
          <w:highlight w:val="white"/>
        </w:rPr>
      </w:pPr>
      <w:r w:rsidRPr="00903DBA">
        <w:rPr>
          <w:highlight w:val="white"/>
        </w:rPr>
        <w:t xml:space="preserve">        foreach (Track track2 in totalTrackSet) {</w:t>
      </w:r>
    </w:p>
    <w:p w14:paraId="39A0DEE5" w14:textId="77777777" w:rsidR="00730167" w:rsidRPr="00903DBA" w:rsidRDefault="00730167" w:rsidP="00730167">
      <w:pPr>
        <w:pStyle w:val="Code"/>
        <w:rPr>
          <w:highlight w:val="white"/>
        </w:rPr>
      </w:pPr>
      <w:r w:rsidRPr="00903DBA">
        <w:rPr>
          <w:highlight w:val="white"/>
        </w:rPr>
        <w:t xml:space="preserve">          if (!track1.Equals(track2) &amp;&amp; Track.Overlaps(track1, track2)) {</w:t>
      </w:r>
    </w:p>
    <w:p w14:paraId="6B93D347" w14:textId="77777777" w:rsidR="00730167" w:rsidRPr="00903DBA" w:rsidRDefault="00730167" w:rsidP="00730167">
      <w:pPr>
        <w:pStyle w:val="Code"/>
        <w:rPr>
          <w:highlight w:val="white"/>
        </w:rPr>
      </w:pPr>
      <w:r w:rsidRPr="00903DBA">
        <w:rPr>
          <w:highlight w:val="white"/>
        </w:rPr>
        <w:t xml:space="preserve">            totalTrackGraph.AddEdge(track1, track2);</w:t>
      </w:r>
    </w:p>
    <w:p w14:paraId="211D2DB3" w14:textId="77777777" w:rsidR="00730167" w:rsidRPr="00903DBA" w:rsidRDefault="00730167" w:rsidP="00730167">
      <w:pPr>
        <w:pStyle w:val="Code"/>
        <w:rPr>
          <w:highlight w:val="white"/>
        </w:rPr>
      </w:pPr>
      <w:r w:rsidRPr="00903DBA">
        <w:rPr>
          <w:highlight w:val="white"/>
        </w:rPr>
        <w:t xml:space="preserve">          }</w:t>
      </w:r>
    </w:p>
    <w:p w14:paraId="776EFCDF" w14:textId="77777777" w:rsidR="00730167" w:rsidRPr="00903DBA" w:rsidRDefault="00730167" w:rsidP="00730167">
      <w:pPr>
        <w:pStyle w:val="Code"/>
        <w:rPr>
          <w:highlight w:val="white"/>
        </w:rPr>
      </w:pPr>
      <w:r w:rsidRPr="00903DBA">
        <w:rPr>
          <w:highlight w:val="white"/>
        </w:rPr>
        <w:t xml:space="preserve">        }</w:t>
      </w:r>
    </w:p>
    <w:p w14:paraId="77E7F6D6" w14:textId="77777777" w:rsidR="00730167" w:rsidRPr="00903DBA" w:rsidRDefault="00730167" w:rsidP="00730167">
      <w:pPr>
        <w:pStyle w:val="Code"/>
        <w:rPr>
          <w:highlight w:val="white"/>
        </w:rPr>
      </w:pPr>
      <w:r w:rsidRPr="00903DBA">
        <w:rPr>
          <w:highlight w:val="white"/>
        </w:rPr>
        <w:t xml:space="preserve">      }</w:t>
      </w:r>
    </w:p>
    <w:p w14:paraId="18F56B74" w14:textId="05341D4B" w:rsidR="00730167" w:rsidRPr="00903DBA" w:rsidRDefault="00F540A1" w:rsidP="00F540A1">
      <w:pPr>
        <w:rPr>
          <w:highlight w:val="white"/>
        </w:rPr>
      </w:pPr>
      <w:r w:rsidRPr="00903DBA">
        <w:rPr>
          <w:highlight w:val="white"/>
        </w:rPr>
        <w:t>Then we split the total graph into independent subgrphs, of performance reasons. It takes less time to evaluate a set of smaller graphs then one large graph.</w:t>
      </w:r>
    </w:p>
    <w:p w14:paraId="1A27F06C" w14:textId="24D80FF6" w:rsidR="00730167" w:rsidRPr="00903DBA" w:rsidRDefault="00730167" w:rsidP="00730167">
      <w:pPr>
        <w:pStyle w:val="Code"/>
        <w:rPr>
          <w:highlight w:val="white"/>
        </w:rPr>
      </w:pPr>
      <w:r w:rsidRPr="00903DBA">
        <w:rPr>
          <w:highlight w:val="white"/>
        </w:rPr>
        <w:t xml:space="preserve">      ISet&lt;Graph&lt;Track&gt;&gt; split = totalTrackGraph.Split();</w:t>
      </w:r>
    </w:p>
    <w:p w14:paraId="0FE92710" w14:textId="3D637E03" w:rsidR="004A7C41" w:rsidRPr="00903DBA" w:rsidRDefault="004A7C41" w:rsidP="0003006A">
      <w:pPr>
        <w:rPr>
          <w:highlight w:val="white"/>
        </w:rPr>
      </w:pPr>
      <w:r w:rsidRPr="00903DBA">
        <w:rPr>
          <w:highlight w:val="white"/>
        </w:rPr>
        <w:t xml:space="preserve">When the graph has been split, we iterate through the </w:t>
      </w:r>
      <w:r w:rsidR="0003006A" w:rsidRPr="00903DBA">
        <w:rPr>
          <w:highlight w:val="white"/>
        </w:rPr>
        <w:t xml:space="preserve">subgraphs and perform a deep-first search </w:t>
      </w:r>
      <w:r w:rsidR="003C5BD2" w:rsidRPr="00903DBA">
        <w:rPr>
          <w:highlight w:val="white"/>
        </w:rPr>
        <w:t xml:space="preserve">on each of them. If the </w:t>
      </w:r>
      <w:r w:rsidR="003C5BD2" w:rsidRPr="00903DBA">
        <w:rPr>
          <w:rStyle w:val="KeyWord0"/>
          <w:highlight w:val="white"/>
        </w:rPr>
        <w:t>DeepFirstSearch</w:t>
      </w:r>
      <w:r w:rsidR="003C5BD2" w:rsidRPr="00903DBA">
        <w:rPr>
          <w:highlight w:val="white"/>
        </w:rPr>
        <w:t xml:space="preserve"> method returns true, we have a graph coloring; that is, the tracks have been assigned registers that do not overlap. </w:t>
      </w:r>
      <w:r w:rsidR="007E30E7" w:rsidRPr="00903DBA">
        <w:rPr>
          <w:highlight w:val="white"/>
        </w:rPr>
        <w:t xml:space="preserve">If </w:t>
      </w:r>
      <w:r w:rsidR="007E30E7" w:rsidRPr="00903DBA">
        <w:rPr>
          <w:rStyle w:val="KeyWord0"/>
          <w:highlight w:val="white"/>
        </w:rPr>
        <w:t>DeepFirstSearch</w:t>
      </w:r>
      <w:r w:rsidR="007E30E7" w:rsidRPr="00903DBA">
        <w:rPr>
          <w:highlight w:val="white"/>
        </w:rPr>
        <w:t xml:space="preserve"> return false, we have not found a graph coloring, and we report an error, that we are out of registers.</w:t>
      </w:r>
      <w:r w:rsidR="007E30E7" w:rsidRPr="00903DBA">
        <w:rPr>
          <w:rStyle w:val="KeyWord0"/>
          <w:highlight w:val="white"/>
        </w:rPr>
        <w:t xml:space="preserve"> </w:t>
      </w:r>
    </w:p>
    <w:p w14:paraId="5747190D" w14:textId="77777777" w:rsidR="00730167" w:rsidRPr="00903DBA" w:rsidRDefault="00730167" w:rsidP="00730167">
      <w:pPr>
        <w:pStyle w:val="Code"/>
        <w:rPr>
          <w:highlight w:val="white"/>
        </w:rPr>
      </w:pPr>
      <w:r w:rsidRPr="00903DBA">
        <w:rPr>
          <w:highlight w:val="white"/>
        </w:rPr>
        <w:t xml:space="preserve">      foreach (Graph&lt;Track&gt; trackGraph in split) {</w:t>
      </w:r>
    </w:p>
    <w:p w14:paraId="5D98E754" w14:textId="77777777" w:rsidR="00730167" w:rsidRPr="00903DBA" w:rsidRDefault="00730167" w:rsidP="00730167">
      <w:pPr>
        <w:pStyle w:val="Code"/>
        <w:rPr>
          <w:highlight w:val="white"/>
        </w:rPr>
      </w:pPr>
      <w:r w:rsidRPr="00903DBA">
        <w:rPr>
          <w:highlight w:val="white"/>
        </w:rPr>
        <w:t xml:space="preserve">        List&lt;Track&gt; trackList = new List&lt;Track&gt;(trackGraph.VertexSet);</w:t>
      </w:r>
    </w:p>
    <w:p w14:paraId="740CECD7" w14:textId="3EDF38CF" w:rsidR="00730167" w:rsidRPr="00903DBA" w:rsidRDefault="00730167" w:rsidP="00730167">
      <w:pPr>
        <w:pStyle w:val="Code"/>
        <w:rPr>
          <w:highlight w:val="white"/>
        </w:rPr>
      </w:pPr>
      <w:r w:rsidRPr="00903DBA">
        <w:rPr>
          <w:highlight w:val="white"/>
        </w:rPr>
        <w:t xml:space="preserve">        Assert.Error(</w:t>
      </w:r>
      <w:r w:rsidR="00D03DAF" w:rsidRPr="00903DBA">
        <w:rPr>
          <w:highlight w:val="white"/>
        </w:rPr>
        <w:t>DeepFirstSearch</w:t>
      </w:r>
      <w:r w:rsidRPr="00903DBA">
        <w:rPr>
          <w:highlight w:val="white"/>
        </w:rPr>
        <w:t>(trackList, 0, trackGraph),</w:t>
      </w:r>
    </w:p>
    <w:p w14:paraId="4DEF7907" w14:textId="6532B6D1" w:rsidR="00730167" w:rsidRPr="00903DBA" w:rsidRDefault="00730167" w:rsidP="00730167">
      <w:pPr>
        <w:pStyle w:val="Code"/>
        <w:rPr>
          <w:highlight w:val="white"/>
        </w:rPr>
      </w:pPr>
      <w:r w:rsidRPr="00903DBA">
        <w:rPr>
          <w:highlight w:val="white"/>
        </w:rPr>
        <w:t xml:space="preserve">                     Message.Out_of_registers);</w:t>
      </w:r>
    </w:p>
    <w:p w14:paraId="0B53D46A" w14:textId="716144DD" w:rsidR="003D79E4" w:rsidRPr="00903DBA" w:rsidRDefault="003D79E4" w:rsidP="003D79E4">
      <w:pPr>
        <w:rPr>
          <w:highlight w:val="white"/>
        </w:rPr>
      </w:pPr>
      <w:r w:rsidRPr="00903DBA">
        <w:rPr>
          <w:highlight w:val="white"/>
        </w:rPr>
        <w:t xml:space="preserve">If we have iterated through the track graphs without encountering shortage of register, we iterate through the </w:t>
      </w:r>
      <w:r w:rsidR="002D2FF6" w:rsidRPr="00903DBA">
        <w:rPr>
          <w:highlight w:val="white"/>
        </w:rPr>
        <w:t xml:space="preserve">tracks and calls </w:t>
      </w:r>
      <w:r w:rsidR="002D2FF6" w:rsidRPr="00903DBA">
        <w:rPr>
          <w:rStyle w:val="KeyWord0"/>
          <w:highlight w:val="white"/>
        </w:rPr>
        <w:t>Generate</w:t>
      </w:r>
      <w:r w:rsidR="002D2FF6" w:rsidRPr="00903DBA">
        <w:rPr>
          <w:highlight w:val="white"/>
        </w:rPr>
        <w:t xml:space="preserve"> for each track, which load the assigned register to the assembly code of the track.</w:t>
      </w:r>
    </w:p>
    <w:p w14:paraId="2E8DEF85" w14:textId="77777777" w:rsidR="009C6CF2" w:rsidRPr="00903DBA" w:rsidRDefault="009C6CF2" w:rsidP="009C6CF2">
      <w:pPr>
        <w:pStyle w:val="Code"/>
        <w:rPr>
          <w:highlight w:val="white"/>
        </w:rPr>
      </w:pPr>
      <w:r w:rsidRPr="00903DBA">
        <w:rPr>
          <w:highlight w:val="white"/>
        </w:rPr>
        <w:t xml:space="preserve">      ISet&lt;Graph&lt;Track&gt;&gt; split = totalTrackGraph.Split();</w:t>
      </w:r>
    </w:p>
    <w:p w14:paraId="162A9C5B" w14:textId="77777777" w:rsidR="009C6CF2" w:rsidRPr="00903DBA" w:rsidRDefault="009C6CF2" w:rsidP="009C6CF2">
      <w:pPr>
        <w:pStyle w:val="Code"/>
        <w:rPr>
          <w:highlight w:val="white"/>
        </w:rPr>
      </w:pPr>
      <w:r w:rsidRPr="00903DBA">
        <w:rPr>
          <w:highlight w:val="white"/>
        </w:rPr>
        <w:t xml:space="preserve">      foreach (Graph&lt;Track&gt; trackGraph in split) {</w:t>
      </w:r>
    </w:p>
    <w:p w14:paraId="7BBD1D21" w14:textId="77777777" w:rsidR="009C6CF2" w:rsidRPr="00903DBA" w:rsidRDefault="009C6CF2" w:rsidP="009C6CF2">
      <w:pPr>
        <w:pStyle w:val="Code"/>
        <w:rPr>
          <w:highlight w:val="white"/>
        </w:rPr>
      </w:pPr>
      <w:r w:rsidRPr="00903DBA">
        <w:rPr>
          <w:highlight w:val="white"/>
        </w:rPr>
        <w:t xml:space="preserve">        List&lt;Track&gt; trackList = new List&lt;Track&gt;(trackGraph.VertexSet);</w:t>
      </w:r>
    </w:p>
    <w:p w14:paraId="21138588" w14:textId="77777777" w:rsidR="009C6CF2" w:rsidRPr="00903DBA" w:rsidRDefault="009C6CF2" w:rsidP="009C6CF2">
      <w:pPr>
        <w:pStyle w:val="Code"/>
        <w:rPr>
          <w:highlight w:val="white"/>
        </w:rPr>
      </w:pPr>
      <w:r w:rsidRPr="00903DBA">
        <w:rPr>
          <w:highlight w:val="white"/>
        </w:rPr>
        <w:t xml:space="preserve">        Assert.Error(DeepFirstSearch(trackList, 0, trackGraph),</w:t>
      </w:r>
    </w:p>
    <w:p w14:paraId="04F686B4" w14:textId="77777777" w:rsidR="009C6CF2" w:rsidRPr="00903DBA" w:rsidRDefault="009C6CF2" w:rsidP="009C6CF2">
      <w:pPr>
        <w:pStyle w:val="Code"/>
        <w:rPr>
          <w:highlight w:val="white"/>
        </w:rPr>
      </w:pPr>
      <w:r w:rsidRPr="00903DBA">
        <w:rPr>
          <w:highlight w:val="white"/>
        </w:rPr>
        <w:t xml:space="preserve">                     Message.Out_of_registers);</w:t>
      </w:r>
    </w:p>
    <w:p w14:paraId="009A6822" w14:textId="77777777" w:rsidR="009C6CF2" w:rsidRPr="00903DBA" w:rsidRDefault="009C6CF2" w:rsidP="009C6CF2">
      <w:pPr>
        <w:pStyle w:val="Code"/>
        <w:rPr>
          <w:highlight w:val="white"/>
        </w:rPr>
      </w:pPr>
      <w:r w:rsidRPr="00903DBA">
        <w:rPr>
          <w:highlight w:val="white"/>
        </w:rPr>
        <w:t xml:space="preserve">      }</w:t>
      </w:r>
    </w:p>
    <w:p w14:paraId="3E99916E" w14:textId="77777777" w:rsidR="009C6CF2" w:rsidRPr="00903DBA" w:rsidRDefault="009C6CF2" w:rsidP="009C6CF2">
      <w:pPr>
        <w:pStyle w:val="Code"/>
        <w:rPr>
          <w:highlight w:val="white"/>
        </w:rPr>
      </w:pPr>
      <w:r w:rsidRPr="00903DBA">
        <w:rPr>
          <w:highlight w:val="white"/>
        </w:rPr>
        <w:t xml:space="preserve">    </w:t>
      </w:r>
    </w:p>
    <w:p w14:paraId="246D01D4" w14:textId="77777777" w:rsidR="009C6CF2" w:rsidRPr="00903DBA" w:rsidRDefault="009C6CF2" w:rsidP="009C6CF2">
      <w:pPr>
        <w:pStyle w:val="Code"/>
        <w:rPr>
          <w:highlight w:val="white"/>
        </w:rPr>
      </w:pPr>
      <w:r w:rsidRPr="00903DBA">
        <w:rPr>
          <w:highlight w:val="white"/>
        </w:rPr>
        <w:t xml:space="preserve">      SetRegistersInCodeList(assemblyCodeList);</w:t>
      </w:r>
    </w:p>
    <w:p w14:paraId="54051249" w14:textId="77777777" w:rsidR="009C6CF2" w:rsidRPr="00903DBA" w:rsidRDefault="009C6CF2" w:rsidP="009C6CF2">
      <w:pPr>
        <w:pStyle w:val="Code"/>
        <w:rPr>
          <w:highlight w:val="white"/>
        </w:rPr>
      </w:pPr>
      <w:r w:rsidRPr="00903DBA">
        <w:rPr>
          <w:highlight w:val="white"/>
        </w:rPr>
        <w:t xml:space="preserve">    }</w:t>
      </w:r>
    </w:p>
    <w:p w14:paraId="44875B90" w14:textId="77777777" w:rsidR="009C6CF2" w:rsidRPr="00903DBA" w:rsidRDefault="009C6CF2" w:rsidP="009C6CF2">
      <w:pPr>
        <w:pStyle w:val="Code"/>
        <w:rPr>
          <w:highlight w:val="white"/>
        </w:rPr>
      </w:pPr>
    </w:p>
    <w:p w14:paraId="354CA81B" w14:textId="77777777" w:rsidR="009C6CF2" w:rsidRPr="00903DBA" w:rsidRDefault="009C6CF2" w:rsidP="009C6CF2">
      <w:pPr>
        <w:pStyle w:val="Code"/>
        <w:rPr>
          <w:highlight w:val="white"/>
        </w:rPr>
      </w:pPr>
      <w:r w:rsidRPr="00903DBA">
        <w:rPr>
          <w:highlight w:val="white"/>
        </w:rPr>
        <w:t xml:space="preserve">    private static void SetRegistersInCodeList(List&lt;AssemblyCode&gt; </w:t>
      </w:r>
    </w:p>
    <w:p w14:paraId="1B30884D" w14:textId="3F88D5B5" w:rsidR="009C6CF2" w:rsidRPr="00903DBA" w:rsidRDefault="009C6CF2" w:rsidP="009C6CF2">
      <w:pPr>
        <w:pStyle w:val="Code"/>
        <w:rPr>
          <w:highlight w:val="white"/>
        </w:rPr>
      </w:pPr>
      <w:r w:rsidRPr="00903DBA">
        <w:rPr>
          <w:highlight w:val="white"/>
        </w:rPr>
        <w:t xml:space="preserve">                                               assemblyCodeList) {</w:t>
      </w:r>
    </w:p>
    <w:p w14:paraId="2FE9B1F6" w14:textId="77777777" w:rsidR="009C6CF2" w:rsidRPr="00903DBA" w:rsidRDefault="009C6CF2" w:rsidP="009C6CF2">
      <w:pPr>
        <w:pStyle w:val="Code"/>
        <w:rPr>
          <w:highlight w:val="white"/>
        </w:rPr>
      </w:pPr>
      <w:r w:rsidRPr="00903DBA">
        <w:rPr>
          <w:highlight w:val="white"/>
        </w:rPr>
        <w:t xml:space="preserve">      foreach (AssemblyCode assemblyCode in assemblyCodeList) {</w:t>
      </w:r>
    </w:p>
    <w:p w14:paraId="335D08DA" w14:textId="77777777" w:rsidR="009C6CF2" w:rsidRPr="00903DBA" w:rsidRDefault="009C6CF2" w:rsidP="009C6CF2">
      <w:pPr>
        <w:pStyle w:val="Code"/>
        <w:rPr>
          <w:highlight w:val="white"/>
        </w:rPr>
      </w:pPr>
      <w:r w:rsidRPr="00903DBA">
        <w:rPr>
          <w:highlight w:val="white"/>
        </w:rPr>
        <w:t xml:space="preserve">        if (assemblyCode.Operator == AssemblyOperator.set_track_size) {</w:t>
      </w:r>
    </w:p>
    <w:p w14:paraId="13296EE9" w14:textId="77777777" w:rsidR="009C6CF2" w:rsidRPr="00903DBA" w:rsidRDefault="009C6CF2" w:rsidP="009C6CF2">
      <w:pPr>
        <w:pStyle w:val="Code"/>
        <w:rPr>
          <w:highlight w:val="white"/>
        </w:rPr>
      </w:pPr>
      <w:r w:rsidRPr="00903DBA">
        <w:rPr>
          <w:highlight w:val="white"/>
        </w:rPr>
        <w:t xml:space="preserve">          Track track = (Track) assemblyCode[0];</w:t>
      </w:r>
    </w:p>
    <w:p w14:paraId="3790A0B6" w14:textId="77777777" w:rsidR="009C6CF2" w:rsidRPr="00903DBA" w:rsidRDefault="009C6CF2" w:rsidP="009C6CF2">
      <w:pPr>
        <w:pStyle w:val="Code"/>
        <w:rPr>
          <w:highlight w:val="white"/>
        </w:rPr>
      </w:pPr>
      <w:r w:rsidRPr="00903DBA">
        <w:rPr>
          <w:highlight w:val="white"/>
        </w:rPr>
        <w:t xml:space="preserve">          object operand1 = assemblyCode[1];</w:t>
      </w:r>
    </w:p>
    <w:p w14:paraId="42722535" w14:textId="77777777" w:rsidR="009C6CF2" w:rsidRPr="00903DBA" w:rsidRDefault="009C6CF2" w:rsidP="009C6CF2">
      <w:pPr>
        <w:pStyle w:val="Code"/>
        <w:rPr>
          <w:highlight w:val="white"/>
        </w:rPr>
      </w:pPr>
    </w:p>
    <w:p w14:paraId="300A39D9" w14:textId="77777777" w:rsidR="009C6CF2" w:rsidRPr="00903DBA" w:rsidRDefault="009C6CF2" w:rsidP="009C6CF2">
      <w:pPr>
        <w:pStyle w:val="Code"/>
        <w:rPr>
          <w:highlight w:val="white"/>
        </w:rPr>
      </w:pPr>
      <w:r w:rsidRPr="00903DBA">
        <w:rPr>
          <w:highlight w:val="white"/>
        </w:rPr>
        <w:t xml:space="preserve">          if (operand1 is int) {</w:t>
      </w:r>
    </w:p>
    <w:p w14:paraId="1359FA46" w14:textId="77777777" w:rsidR="009C6CF2" w:rsidRPr="00903DBA" w:rsidRDefault="009C6CF2" w:rsidP="009C6CF2">
      <w:pPr>
        <w:pStyle w:val="Code"/>
        <w:rPr>
          <w:highlight w:val="white"/>
        </w:rPr>
      </w:pPr>
      <w:r w:rsidRPr="00903DBA">
        <w:rPr>
          <w:highlight w:val="white"/>
        </w:rPr>
        <w:t xml:space="preserve">            track.CurrentSize = (int) operand1;</w:t>
      </w:r>
    </w:p>
    <w:p w14:paraId="7DE30AFF" w14:textId="77777777" w:rsidR="009C6CF2" w:rsidRPr="00903DBA" w:rsidRDefault="009C6CF2" w:rsidP="009C6CF2">
      <w:pPr>
        <w:pStyle w:val="Code"/>
        <w:rPr>
          <w:highlight w:val="white"/>
        </w:rPr>
      </w:pPr>
      <w:r w:rsidRPr="00903DBA">
        <w:rPr>
          <w:highlight w:val="white"/>
        </w:rPr>
        <w:t xml:space="preserve">          }</w:t>
      </w:r>
    </w:p>
    <w:p w14:paraId="0A29C1FD" w14:textId="77777777" w:rsidR="009C6CF2" w:rsidRPr="00903DBA" w:rsidRDefault="009C6CF2" w:rsidP="009C6CF2">
      <w:pPr>
        <w:pStyle w:val="Code"/>
        <w:rPr>
          <w:highlight w:val="white"/>
        </w:rPr>
      </w:pPr>
      <w:r w:rsidRPr="00903DBA">
        <w:rPr>
          <w:highlight w:val="white"/>
        </w:rPr>
        <w:t xml:space="preserve">          else {</w:t>
      </w:r>
    </w:p>
    <w:p w14:paraId="7F03C95E" w14:textId="77777777" w:rsidR="009C6CF2" w:rsidRPr="00903DBA" w:rsidRDefault="009C6CF2" w:rsidP="009C6CF2">
      <w:pPr>
        <w:pStyle w:val="Code"/>
        <w:rPr>
          <w:highlight w:val="white"/>
        </w:rPr>
      </w:pPr>
      <w:r w:rsidRPr="00903DBA">
        <w:rPr>
          <w:highlight w:val="white"/>
        </w:rPr>
        <w:t xml:space="preserve">            track.CurrentSize = ((Track) operand1).CurrentSize;</w:t>
      </w:r>
    </w:p>
    <w:p w14:paraId="4F511FC5" w14:textId="77777777" w:rsidR="009C6CF2" w:rsidRPr="00903DBA" w:rsidRDefault="009C6CF2" w:rsidP="009C6CF2">
      <w:pPr>
        <w:pStyle w:val="Code"/>
        <w:rPr>
          <w:highlight w:val="white"/>
        </w:rPr>
      </w:pPr>
      <w:r w:rsidRPr="00903DBA">
        <w:rPr>
          <w:highlight w:val="white"/>
        </w:rPr>
        <w:t xml:space="preserve">          }</w:t>
      </w:r>
    </w:p>
    <w:p w14:paraId="763CB5E2" w14:textId="77777777" w:rsidR="009C6CF2" w:rsidRPr="00903DBA" w:rsidRDefault="009C6CF2" w:rsidP="009C6CF2">
      <w:pPr>
        <w:pStyle w:val="Code"/>
        <w:rPr>
          <w:highlight w:val="white"/>
        </w:rPr>
      </w:pPr>
    </w:p>
    <w:p w14:paraId="121A9FD5" w14:textId="77777777" w:rsidR="009C6CF2" w:rsidRPr="00903DBA" w:rsidRDefault="009C6CF2" w:rsidP="009C6CF2">
      <w:pPr>
        <w:pStyle w:val="Code"/>
        <w:rPr>
          <w:highlight w:val="white"/>
        </w:rPr>
      </w:pPr>
      <w:r w:rsidRPr="00903DBA">
        <w:rPr>
          <w:highlight w:val="white"/>
        </w:rPr>
        <w:t xml:space="preserve">          assemblyCode.Operator = AssemblyOperator.empty;</w:t>
      </w:r>
    </w:p>
    <w:p w14:paraId="22726441" w14:textId="77777777" w:rsidR="009C6CF2" w:rsidRPr="00903DBA" w:rsidRDefault="009C6CF2" w:rsidP="009C6CF2">
      <w:pPr>
        <w:pStyle w:val="Code"/>
        <w:rPr>
          <w:highlight w:val="white"/>
        </w:rPr>
      </w:pPr>
      <w:r w:rsidRPr="00903DBA">
        <w:rPr>
          <w:highlight w:val="white"/>
        </w:rPr>
        <w:t xml:space="preserve">        }</w:t>
      </w:r>
    </w:p>
    <w:p w14:paraId="197CDC18" w14:textId="77777777" w:rsidR="009C6CF2" w:rsidRPr="00903DBA" w:rsidRDefault="009C6CF2" w:rsidP="009C6CF2">
      <w:pPr>
        <w:pStyle w:val="Code"/>
        <w:rPr>
          <w:highlight w:val="white"/>
        </w:rPr>
      </w:pPr>
      <w:r w:rsidRPr="00903DBA">
        <w:rPr>
          <w:highlight w:val="white"/>
        </w:rPr>
        <w:t xml:space="preserve">        else {</w:t>
      </w:r>
    </w:p>
    <w:p w14:paraId="66144D53" w14:textId="77777777" w:rsidR="009C6CF2" w:rsidRPr="00903DBA" w:rsidRDefault="009C6CF2" w:rsidP="009C6CF2">
      <w:pPr>
        <w:pStyle w:val="Code"/>
        <w:rPr>
          <w:highlight w:val="white"/>
        </w:rPr>
      </w:pPr>
      <w:r w:rsidRPr="00903DBA">
        <w:rPr>
          <w:highlight w:val="white"/>
        </w:rPr>
        <w:t xml:space="preserve">          Check(assemblyCode, 0);</w:t>
      </w:r>
    </w:p>
    <w:p w14:paraId="33E7435E" w14:textId="77777777" w:rsidR="009C6CF2" w:rsidRPr="00903DBA" w:rsidRDefault="009C6CF2" w:rsidP="009C6CF2">
      <w:pPr>
        <w:pStyle w:val="Code"/>
        <w:rPr>
          <w:highlight w:val="white"/>
        </w:rPr>
      </w:pPr>
      <w:r w:rsidRPr="00903DBA">
        <w:rPr>
          <w:highlight w:val="white"/>
        </w:rPr>
        <w:t xml:space="preserve">          Check(assemblyCode, 1);</w:t>
      </w:r>
    </w:p>
    <w:p w14:paraId="4A103B4C" w14:textId="77777777" w:rsidR="009C6CF2" w:rsidRPr="00903DBA" w:rsidRDefault="009C6CF2" w:rsidP="009C6CF2">
      <w:pPr>
        <w:pStyle w:val="Code"/>
        <w:rPr>
          <w:highlight w:val="white"/>
        </w:rPr>
      </w:pPr>
      <w:r w:rsidRPr="00903DBA">
        <w:rPr>
          <w:highlight w:val="white"/>
        </w:rPr>
        <w:t xml:space="preserve">          Check(assemblyCode, 2);</w:t>
      </w:r>
    </w:p>
    <w:p w14:paraId="6BBFBDC1" w14:textId="77777777" w:rsidR="009C6CF2" w:rsidRPr="00903DBA" w:rsidRDefault="009C6CF2" w:rsidP="009C6CF2">
      <w:pPr>
        <w:pStyle w:val="Code"/>
        <w:rPr>
          <w:highlight w:val="white"/>
        </w:rPr>
      </w:pPr>
      <w:r w:rsidRPr="00903DBA">
        <w:rPr>
          <w:highlight w:val="white"/>
        </w:rPr>
        <w:t xml:space="preserve">        }</w:t>
      </w:r>
    </w:p>
    <w:p w14:paraId="35DF8B93" w14:textId="77777777" w:rsidR="009C6CF2" w:rsidRPr="00903DBA" w:rsidRDefault="009C6CF2" w:rsidP="009C6CF2">
      <w:pPr>
        <w:pStyle w:val="Code"/>
        <w:rPr>
          <w:highlight w:val="white"/>
        </w:rPr>
      </w:pPr>
      <w:r w:rsidRPr="00903DBA">
        <w:rPr>
          <w:highlight w:val="white"/>
        </w:rPr>
        <w:t xml:space="preserve">      }</w:t>
      </w:r>
    </w:p>
    <w:p w14:paraId="5BFA66FC" w14:textId="77777777" w:rsidR="009C6CF2" w:rsidRPr="00903DBA" w:rsidRDefault="009C6CF2" w:rsidP="009C6CF2">
      <w:pPr>
        <w:pStyle w:val="Code"/>
        <w:rPr>
          <w:highlight w:val="white"/>
        </w:rPr>
      </w:pPr>
      <w:r w:rsidRPr="00903DBA">
        <w:rPr>
          <w:highlight w:val="white"/>
        </w:rPr>
        <w:t xml:space="preserve">    }</w:t>
      </w:r>
    </w:p>
    <w:p w14:paraId="304DB08F" w14:textId="77777777" w:rsidR="009C6CF2" w:rsidRPr="00903DBA" w:rsidRDefault="009C6CF2" w:rsidP="009C6CF2">
      <w:pPr>
        <w:pStyle w:val="Code"/>
        <w:rPr>
          <w:highlight w:val="white"/>
        </w:rPr>
      </w:pPr>
    </w:p>
    <w:p w14:paraId="2F7B1DB7" w14:textId="77777777" w:rsidR="009C6CF2" w:rsidRPr="00903DBA" w:rsidRDefault="009C6CF2" w:rsidP="009C6CF2">
      <w:pPr>
        <w:pStyle w:val="Code"/>
        <w:rPr>
          <w:highlight w:val="white"/>
        </w:rPr>
      </w:pPr>
      <w:r w:rsidRPr="00903DBA">
        <w:rPr>
          <w:highlight w:val="white"/>
        </w:rPr>
        <w:t xml:space="preserve">    private static void Check(AssemblyCode assemblyCode, int position) {</w:t>
      </w:r>
    </w:p>
    <w:p w14:paraId="212FBF10" w14:textId="77777777" w:rsidR="009C6CF2" w:rsidRPr="00903DBA" w:rsidRDefault="009C6CF2" w:rsidP="009C6CF2">
      <w:pPr>
        <w:pStyle w:val="Code"/>
        <w:rPr>
          <w:highlight w:val="white"/>
        </w:rPr>
      </w:pPr>
      <w:r w:rsidRPr="00903DBA">
        <w:rPr>
          <w:highlight w:val="white"/>
        </w:rPr>
        <w:t xml:space="preserve">      if (assemblyCode[position] is Track) {</w:t>
      </w:r>
    </w:p>
    <w:p w14:paraId="3FC18A86" w14:textId="77777777" w:rsidR="009C6CF2" w:rsidRPr="00903DBA" w:rsidRDefault="009C6CF2" w:rsidP="009C6CF2">
      <w:pPr>
        <w:pStyle w:val="Code"/>
        <w:rPr>
          <w:highlight w:val="white"/>
        </w:rPr>
      </w:pPr>
      <w:r w:rsidRPr="00903DBA">
        <w:rPr>
          <w:highlight w:val="white"/>
        </w:rPr>
        <w:t xml:space="preserve">        Track track = (Track) assemblyCode[position];</w:t>
      </w:r>
    </w:p>
    <w:p w14:paraId="7EEC1BFB" w14:textId="77777777" w:rsidR="009C6CF2" w:rsidRPr="00903DBA" w:rsidRDefault="009C6CF2" w:rsidP="009C6CF2">
      <w:pPr>
        <w:pStyle w:val="Code"/>
        <w:rPr>
          <w:highlight w:val="white"/>
        </w:rPr>
      </w:pPr>
      <w:r w:rsidRPr="00903DBA">
        <w:rPr>
          <w:highlight w:val="white"/>
        </w:rPr>
        <w:t xml:space="preserve">        Assert.ErrorXXX(track.Register != null);</w:t>
      </w:r>
    </w:p>
    <w:p w14:paraId="3819045E" w14:textId="77777777" w:rsidR="009C6CF2" w:rsidRPr="00903DBA" w:rsidRDefault="009C6CF2" w:rsidP="009C6CF2">
      <w:pPr>
        <w:pStyle w:val="Code"/>
        <w:rPr>
          <w:highlight w:val="white"/>
        </w:rPr>
      </w:pPr>
      <w:r w:rsidRPr="00903DBA">
        <w:rPr>
          <w:highlight w:val="white"/>
        </w:rPr>
        <w:t xml:space="preserve">        assemblyCode[position] =</w:t>
      </w:r>
    </w:p>
    <w:p w14:paraId="42FA5C34" w14:textId="209DAD4B" w:rsidR="009C6CF2" w:rsidRPr="00903DBA" w:rsidRDefault="009C6CF2" w:rsidP="009C6CF2">
      <w:pPr>
        <w:pStyle w:val="Code"/>
        <w:rPr>
          <w:highlight w:val="white"/>
        </w:rPr>
      </w:pPr>
      <w:r w:rsidRPr="00903DBA">
        <w:rPr>
          <w:highlight w:val="white"/>
        </w:rPr>
        <w:t xml:space="preserve">         AssemblyCode.RegisterToSize(track.Register.Value, track.CurrentSize);</w:t>
      </w:r>
    </w:p>
    <w:p w14:paraId="19AFFFA6" w14:textId="77777777" w:rsidR="009C6CF2" w:rsidRPr="00903DBA" w:rsidRDefault="009C6CF2" w:rsidP="009C6CF2">
      <w:pPr>
        <w:pStyle w:val="Code"/>
        <w:rPr>
          <w:highlight w:val="white"/>
        </w:rPr>
      </w:pPr>
      <w:r w:rsidRPr="00903DBA">
        <w:rPr>
          <w:highlight w:val="white"/>
        </w:rPr>
        <w:t xml:space="preserve">      }</w:t>
      </w:r>
    </w:p>
    <w:p w14:paraId="0FEF4518" w14:textId="77777777" w:rsidR="009C6CF2" w:rsidRPr="00903DBA" w:rsidRDefault="009C6CF2" w:rsidP="009C6CF2">
      <w:pPr>
        <w:pStyle w:val="Code"/>
        <w:rPr>
          <w:highlight w:val="white"/>
        </w:rPr>
      </w:pPr>
      <w:r w:rsidRPr="00903DBA">
        <w:rPr>
          <w:highlight w:val="white"/>
        </w:rPr>
        <w:t xml:space="preserve">    }</w:t>
      </w:r>
    </w:p>
    <w:p w14:paraId="14AB2565" w14:textId="754C82A9" w:rsidR="00730167" w:rsidRPr="00903DBA" w:rsidRDefault="00F05E6D" w:rsidP="003C6850">
      <w:pPr>
        <w:rPr>
          <w:highlight w:val="white"/>
        </w:rPr>
      </w:pPr>
      <w:r w:rsidRPr="00903DBA">
        <w:rPr>
          <w:highlight w:val="white"/>
        </w:rPr>
        <w:t xml:space="preserve">The </w:t>
      </w:r>
      <w:r w:rsidR="00D03DAF" w:rsidRPr="00903DBA">
        <w:rPr>
          <w:rStyle w:val="KeyWord0"/>
          <w:highlight w:val="white"/>
        </w:rPr>
        <w:t>DeepFirstSearch</w:t>
      </w:r>
      <w:r w:rsidR="00730167" w:rsidRPr="00903DBA">
        <w:rPr>
          <w:highlight w:val="white"/>
        </w:rPr>
        <w:t xml:space="preserve"> </w:t>
      </w:r>
      <w:r w:rsidR="003C6850" w:rsidRPr="00903DBA">
        <w:rPr>
          <w:highlight w:val="white"/>
        </w:rPr>
        <w:t>method searches the graph in a deep</w:t>
      </w:r>
      <w:r w:rsidR="00B90F03" w:rsidRPr="00903DBA">
        <w:rPr>
          <w:highlight w:val="white"/>
        </w:rPr>
        <w:t>-first manner.</w:t>
      </w:r>
      <w:r w:rsidR="002A6EAE" w:rsidRPr="00903DBA">
        <w:rPr>
          <w:highlight w:val="white"/>
        </w:rPr>
        <w:t xml:space="preserve"> It takes the track list and the current index in that list as well as the track graph.</w:t>
      </w:r>
    </w:p>
    <w:p w14:paraId="2426E601" w14:textId="27D4C788" w:rsidR="00B727A9" w:rsidRPr="00903DBA" w:rsidRDefault="00730167" w:rsidP="00730167">
      <w:pPr>
        <w:pStyle w:val="Code"/>
        <w:rPr>
          <w:highlight w:val="white"/>
        </w:rPr>
      </w:pPr>
      <w:r w:rsidRPr="00903DBA">
        <w:rPr>
          <w:highlight w:val="white"/>
        </w:rPr>
        <w:t xml:space="preserve">    private bool </w:t>
      </w:r>
      <w:r w:rsidR="00D03DAF" w:rsidRPr="00903DBA">
        <w:rPr>
          <w:highlight w:val="white"/>
        </w:rPr>
        <w:t>DeepFirstSearch</w:t>
      </w:r>
      <w:r w:rsidRPr="00903DBA">
        <w:rPr>
          <w:highlight w:val="white"/>
        </w:rPr>
        <w:t>(List&lt;Track&gt; trackList, int listIndex,</w:t>
      </w:r>
    </w:p>
    <w:p w14:paraId="04C654CF" w14:textId="41B5973D" w:rsidR="00730167" w:rsidRPr="00903DBA" w:rsidRDefault="00B727A9" w:rsidP="00730167">
      <w:pPr>
        <w:pStyle w:val="Code"/>
        <w:rPr>
          <w:highlight w:val="white"/>
        </w:rPr>
      </w:pPr>
      <w:r w:rsidRPr="00903DBA">
        <w:rPr>
          <w:highlight w:val="white"/>
        </w:rPr>
        <w:t xml:space="preserve">                          </w:t>
      </w:r>
      <w:r w:rsidR="00D03DAF" w:rsidRPr="00903DBA">
        <w:rPr>
          <w:highlight w:val="white"/>
        </w:rPr>
        <w:t xml:space="preserve">     </w:t>
      </w:r>
      <w:r w:rsidRPr="00903DBA">
        <w:rPr>
          <w:highlight w:val="white"/>
        </w:rPr>
        <w:t xml:space="preserve"> </w:t>
      </w:r>
      <w:r w:rsidR="00730167" w:rsidRPr="00903DBA">
        <w:rPr>
          <w:highlight w:val="white"/>
        </w:rPr>
        <w:t xml:space="preserve"> Graph&lt;Track&gt; trackGraph) {</w:t>
      </w:r>
    </w:p>
    <w:p w14:paraId="6E77DB8B" w14:textId="02DC24BA" w:rsidR="00DC5811" w:rsidRPr="00903DBA" w:rsidRDefault="00DC5811" w:rsidP="00DC5811">
      <w:pPr>
        <w:rPr>
          <w:highlight w:val="white"/>
        </w:rPr>
      </w:pPr>
      <w:r w:rsidRPr="00903DBA">
        <w:rPr>
          <w:highlight w:val="white"/>
        </w:rPr>
        <w:t xml:space="preserve">If the index equals the size of the track list, </w:t>
      </w:r>
      <w:r w:rsidR="00EA7D5C" w:rsidRPr="00903DBA">
        <w:rPr>
          <w:highlight w:val="white"/>
        </w:rPr>
        <w:t xml:space="preserve">we return true because </w:t>
      </w:r>
      <w:r w:rsidRPr="00903DBA">
        <w:rPr>
          <w:highlight w:val="white"/>
        </w:rPr>
        <w:t>we have iterated th</w:t>
      </w:r>
      <w:r w:rsidR="00EA7D5C" w:rsidRPr="00903DBA">
        <w:rPr>
          <w:highlight w:val="white"/>
        </w:rPr>
        <w:t>rough</w:t>
      </w:r>
      <w:r w:rsidRPr="00903DBA">
        <w:rPr>
          <w:highlight w:val="white"/>
        </w:rPr>
        <w:t xml:space="preserve"> the list and found a match; that is, </w:t>
      </w:r>
      <w:r w:rsidR="00EA7D5C" w:rsidRPr="00903DBA">
        <w:rPr>
          <w:highlight w:val="white"/>
        </w:rPr>
        <w:t>each track has been assigned a register and no overlapping tracks have the same register.</w:t>
      </w:r>
    </w:p>
    <w:p w14:paraId="47B036C1" w14:textId="77777777" w:rsidR="00730167" w:rsidRPr="00903DBA" w:rsidRDefault="00730167" w:rsidP="00730167">
      <w:pPr>
        <w:pStyle w:val="Code"/>
        <w:rPr>
          <w:highlight w:val="white"/>
        </w:rPr>
      </w:pPr>
      <w:r w:rsidRPr="00903DBA">
        <w:rPr>
          <w:highlight w:val="white"/>
        </w:rPr>
        <w:t xml:space="preserve">      if (listIndex == trackList.Count) {</w:t>
      </w:r>
    </w:p>
    <w:p w14:paraId="4E3174BC" w14:textId="77777777" w:rsidR="00730167" w:rsidRPr="00903DBA" w:rsidRDefault="00730167" w:rsidP="00730167">
      <w:pPr>
        <w:pStyle w:val="Code"/>
        <w:rPr>
          <w:highlight w:val="white"/>
        </w:rPr>
      </w:pPr>
      <w:r w:rsidRPr="00903DBA">
        <w:rPr>
          <w:highlight w:val="white"/>
        </w:rPr>
        <w:t xml:space="preserve">        return true;</w:t>
      </w:r>
    </w:p>
    <w:p w14:paraId="5A583C58" w14:textId="77777777" w:rsidR="00730167" w:rsidRPr="00903DBA" w:rsidRDefault="00730167" w:rsidP="00730167">
      <w:pPr>
        <w:pStyle w:val="Code"/>
        <w:rPr>
          <w:highlight w:val="white"/>
        </w:rPr>
      </w:pPr>
      <w:r w:rsidRPr="00903DBA">
        <w:rPr>
          <w:highlight w:val="white"/>
        </w:rPr>
        <w:t xml:space="preserve">      }</w:t>
      </w:r>
    </w:p>
    <w:p w14:paraId="1EFEF510" w14:textId="64EBB2C4" w:rsidR="00EA7D5C" w:rsidRPr="00903DBA" w:rsidRDefault="00EA7D5C" w:rsidP="00E53BEB">
      <w:pPr>
        <w:rPr>
          <w:highlight w:val="white"/>
        </w:rPr>
      </w:pPr>
      <w:r w:rsidRPr="00903DBA">
        <w:rPr>
          <w:highlight w:val="white"/>
        </w:rPr>
        <w:t xml:space="preserve">If the current track has </w:t>
      </w:r>
      <w:r w:rsidR="00E53BEB" w:rsidRPr="00903DBA">
        <w:rPr>
          <w:highlight w:val="white"/>
        </w:rPr>
        <w:t>already</w:t>
      </w:r>
      <w:r w:rsidRPr="00903DBA">
        <w:rPr>
          <w:highlight w:val="white"/>
        </w:rPr>
        <w:t xml:space="preserve"> been assigned a </w:t>
      </w:r>
      <w:r w:rsidR="00E53BEB" w:rsidRPr="00903DBA">
        <w:rPr>
          <w:highlight w:val="white"/>
        </w:rPr>
        <w:t>register</w:t>
      </w:r>
      <w:r w:rsidR="00F84275" w:rsidRPr="00903DBA">
        <w:rPr>
          <w:highlight w:val="white"/>
        </w:rPr>
        <w:t xml:space="preserve">, </w:t>
      </w:r>
      <w:r w:rsidR="00D050F5" w:rsidRPr="00903DBA">
        <w:rPr>
          <w:highlight w:val="white"/>
        </w:rPr>
        <w:t xml:space="preserve">we just call </w:t>
      </w:r>
      <w:r w:rsidR="00D050F5" w:rsidRPr="00903DBA">
        <w:rPr>
          <w:rStyle w:val="KeyWord0"/>
          <w:highlight w:val="white"/>
        </w:rPr>
        <w:t>DeepFirstSearch</w:t>
      </w:r>
      <w:r w:rsidR="00D050F5" w:rsidRPr="00903DBA">
        <w:rPr>
          <w:highlight w:val="white"/>
        </w:rPr>
        <w:t xml:space="preserve"> with the next index.</w:t>
      </w:r>
    </w:p>
    <w:p w14:paraId="281CFCCA" w14:textId="77777777" w:rsidR="00730167" w:rsidRPr="00903DBA" w:rsidRDefault="00730167" w:rsidP="00730167">
      <w:pPr>
        <w:pStyle w:val="Code"/>
        <w:rPr>
          <w:highlight w:val="white"/>
        </w:rPr>
      </w:pPr>
      <w:r w:rsidRPr="00903DBA">
        <w:rPr>
          <w:highlight w:val="white"/>
        </w:rPr>
        <w:t xml:space="preserve">      Track track = trackList[listIndex];</w:t>
      </w:r>
    </w:p>
    <w:p w14:paraId="7B1A878D" w14:textId="77777777" w:rsidR="00730167" w:rsidRPr="00903DBA" w:rsidRDefault="00730167" w:rsidP="00730167">
      <w:pPr>
        <w:pStyle w:val="Code"/>
        <w:rPr>
          <w:highlight w:val="white"/>
        </w:rPr>
      </w:pPr>
      <w:r w:rsidRPr="00903DBA">
        <w:rPr>
          <w:highlight w:val="white"/>
        </w:rPr>
        <w:t xml:space="preserve">      if (track.Register != null) {</w:t>
      </w:r>
    </w:p>
    <w:p w14:paraId="43CF38F0" w14:textId="3A9B33EC" w:rsidR="00730167" w:rsidRPr="00903DBA" w:rsidRDefault="00730167" w:rsidP="00730167">
      <w:pPr>
        <w:pStyle w:val="Code"/>
        <w:rPr>
          <w:highlight w:val="white"/>
        </w:rPr>
      </w:pPr>
      <w:r w:rsidRPr="00903DBA">
        <w:rPr>
          <w:highlight w:val="white"/>
        </w:rPr>
        <w:t xml:space="preserve">        return </w:t>
      </w:r>
      <w:r w:rsidR="00D03DAF" w:rsidRPr="00903DBA">
        <w:rPr>
          <w:highlight w:val="white"/>
        </w:rPr>
        <w:t>DeepFirstSearch</w:t>
      </w:r>
      <w:r w:rsidRPr="00903DBA">
        <w:rPr>
          <w:highlight w:val="white"/>
        </w:rPr>
        <w:t>(trackList, listIndex + 1, trackGraph);</w:t>
      </w:r>
    </w:p>
    <w:p w14:paraId="7FC82DD2" w14:textId="77777777" w:rsidR="00730167" w:rsidRPr="00903DBA" w:rsidRDefault="00730167" w:rsidP="00730167">
      <w:pPr>
        <w:pStyle w:val="Code"/>
        <w:rPr>
          <w:highlight w:val="white"/>
        </w:rPr>
      </w:pPr>
      <w:r w:rsidRPr="00903DBA">
        <w:rPr>
          <w:highlight w:val="white"/>
        </w:rPr>
        <w:t xml:space="preserve">      }</w:t>
      </w:r>
    </w:p>
    <w:p w14:paraId="3D92BAF0" w14:textId="54FA2C54" w:rsidR="00730167" w:rsidRPr="00903DBA" w:rsidRDefault="00D050F5" w:rsidP="00D050F5">
      <w:pPr>
        <w:rPr>
          <w:highlight w:val="white"/>
        </w:rPr>
      </w:pPr>
      <w:r w:rsidRPr="00903DBA">
        <w:rPr>
          <w:highlight w:val="white"/>
        </w:rPr>
        <w:t>If the current track has not been assigned a register, we look up the set of possible register</w:t>
      </w:r>
      <w:r w:rsidR="00323206" w:rsidRPr="00903DBA">
        <w:rPr>
          <w:highlight w:val="white"/>
        </w:rPr>
        <w:t xml:space="preserve"> and the set of neighbor vertices; that is, the set of overl</w:t>
      </w:r>
      <w:r w:rsidR="00957006" w:rsidRPr="00903DBA">
        <w:rPr>
          <w:highlight w:val="white"/>
        </w:rPr>
        <w:t>app</w:t>
      </w:r>
      <w:r w:rsidR="00323206" w:rsidRPr="00903DBA">
        <w:rPr>
          <w:highlight w:val="white"/>
        </w:rPr>
        <w:t>ing tracks.</w:t>
      </w:r>
    </w:p>
    <w:p w14:paraId="411A6786" w14:textId="77777777" w:rsidR="00730167" w:rsidRPr="00903DBA" w:rsidRDefault="00730167" w:rsidP="00730167">
      <w:pPr>
        <w:pStyle w:val="Code"/>
        <w:rPr>
          <w:highlight w:val="white"/>
        </w:rPr>
      </w:pPr>
      <w:r w:rsidRPr="00903DBA">
        <w:rPr>
          <w:highlight w:val="white"/>
        </w:rPr>
        <w:t xml:space="preserve">      ISet&lt;Register&gt; possibleSet = GetPossibleSet(track);</w:t>
      </w:r>
    </w:p>
    <w:p w14:paraId="2D024D75" w14:textId="77777777" w:rsidR="00730167" w:rsidRPr="00903DBA" w:rsidRDefault="00730167" w:rsidP="00730167">
      <w:pPr>
        <w:pStyle w:val="Code"/>
        <w:rPr>
          <w:highlight w:val="white"/>
        </w:rPr>
      </w:pPr>
      <w:r w:rsidRPr="00903DBA">
        <w:rPr>
          <w:highlight w:val="white"/>
        </w:rPr>
        <w:t xml:space="preserve">      ISet&lt;Track&gt; neighbourSet = trackGraph.GetNeighbourSet(track);</w:t>
      </w:r>
    </w:p>
    <w:p w14:paraId="4C6249CF" w14:textId="2CFAA753" w:rsidR="00730167" w:rsidRPr="00903DBA" w:rsidRDefault="009F45F4" w:rsidP="009F45F4">
      <w:pPr>
        <w:rPr>
          <w:highlight w:val="white"/>
        </w:rPr>
      </w:pPr>
      <w:r w:rsidRPr="00903DBA">
        <w:rPr>
          <w:highlight w:val="white"/>
        </w:rPr>
        <w:t xml:space="preserve">We iterate </w:t>
      </w:r>
      <w:r w:rsidR="00D935A0" w:rsidRPr="00903DBA">
        <w:rPr>
          <w:highlight w:val="white"/>
        </w:rPr>
        <w:t>through</w:t>
      </w:r>
      <w:r w:rsidRPr="00903DBA">
        <w:rPr>
          <w:highlight w:val="white"/>
        </w:rPr>
        <w:t xml:space="preserve"> the set of possible register and, for each register that does not cause an overlapping, we assign the track the register and call </w:t>
      </w:r>
      <w:r w:rsidRPr="00903DBA">
        <w:rPr>
          <w:rStyle w:val="KeyWord0"/>
          <w:highlight w:val="white"/>
        </w:rPr>
        <w:t>DeepFirstSearch</w:t>
      </w:r>
      <w:r w:rsidR="005C5B2A" w:rsidRPr="00903DBA">
        <w:rPr>
          <w:highlight w:val="white"/>
        </w:rPr>
        <w:t xml:space="preserve"> recursively with the next index.</w:t>
      </w:r>
      <w:r w:rsidR="00FF1C15" w:rsidRPr="00903DBA">
        <w:rPr>
          <w:highlight w:val="white"/>
        </w:rPr>
        <w:t xml:space="preserve"> If the </w:t>
      </w:r>
      <w:r w:rsidR="00E671DB" w:rsidRPr="00903DBA">
        <w:rPr>
          <w:highlight w:val="white"/>
        </w:rPr>
        <w:t>call returns true</w:t>
      </w:r>
      <w:r w:rsidR="004669E0" w:rsidRPr="00903DBA">
        <w:rPr>
          <w:highlight w:val="white"/>
        </w:rPr>
        <w:t>,</w:t>
      </w:r>
      <w:r w:rsidR="00E671DB" w:rsidRPr="00903DBA">
        <w:rPr>
          <w:highlight w:val="white"/>
        </w:rPr>
        <w:t xml:space="preserve"> we have found a total mapping of registers to the track, and we </w:t>
      </w:r>
      <w:r w:rsidR="00DB7F63" w:rsidRPr="00903DBA">
        <w:rPr>
          <w:highlight w:val="white"/>
        </w:rPr>
        <w:t xml:space="preserve">just </w:t>
      </w:r>
      <w:r w:rsidR="00E671DB" w:rsidRPr="00903DBA">
        <w:rPr>
          <w:highlight w:val="white"/>
        </w:rPr>
        <w:t xml:space="preserve">return true. In this way, </w:t>
      </w:r>
      <w:r w:rsidR="004E49A1" w:rsidRPr="00903DBA">
        <w:rPr>
          <w:highlight w:val="white"/>
        </w:rPr>
        <w:t xml:space="preserve">every call to </w:t>
      </w:r>
      <w:r w:rsidR="004E49A1" w:rsidRPr="00903DBA">
        <w:rPr>
          <w:rStyle w:val="KeyWord0"/>
          <w:highlight w:val="white"/>
        </w:rPr>
        <w:t>DeepFirstSearch</w:t>
      </w:r>
      <w:r w:rsidR="00DB7F63" w:rsidRPr="00903DBA">
        <w:rPr>
          <w:highlight w:val="white"/>
        </w:rPr>
        <w:t xml:space="preserve">, including the first call in </w:t>
      </w:r>
      <w:r w:rsidR="00DB7F63" w:rsidRPr="00903DBA">
        <w:rPr>
          <w:rStyle w:val="KeyWord0"/>
          <w:highlight w:val="white"/>
        </w:rPr>
        <w:t>RegisterAllocator</w:t>
      </w:r>
      <w:r w:rsidR="00DB7F63" w:rsidRPr="00903DBA">
        <w:rPr>
          <w:highlight w:val="white"/>
        </w:rPr>
        <w:t>. However, if the call does not return false, we just try</w:t>
      </w:r>
      <w:r w:rsidR="007B1DA6" w:rsidRPr="00903DBA">
        <w:rPr>
          <w:highlight w:val="white"/>
        </w:rPr>
        <w:t xml:space="preserve"> with another of the possible register. If the none of the registers causes a match, we clear the register of the track and return false.</w:t>
      </w:r>
    </w:p>
    <w:p w14:paraId="71B66EE6" w14:textId="77777777" w:rsidR="00730167" w:rsidRPr="00903DBA" w:rsidRDefault="00730167" w:rsidP="00730167">
      <w:pPr>
        <w:pStyle w:val="Code"/>
        <w:rPr>
          <w:highlight w:val="white"/>
        </w:rPr>
      </w:pPr>
      <w:r w:rsidRPr="00903DBA">
        <w:rPr>
          <w:highlight w:val="white"/>
        </w:rPr>
        <w:t xml:space="preserve">      foreach (Register possibleRegister in possibleSet) {</w:t>
      </w:r>
    </w:p>
    <w:p w14:paraId="7EC9728D" w14:textId="77777777" w:rsidR="00730167" w:rsidRPr="00903DBA" w:rsidRDefault="00730167" w:rsidP="00730167">
      <w:pPr>
        <w:pStyle w:val="Code"/>
        <w:rPr>
          <w:highlight w:val="white"/>
        </w:rPr>
      </w:pPr>
      <w:r w:rsidRPr="00903DBA">
        <w:rPr>
          <w:highlight w:val="white"/>
        </w:rPr>
        <w:t xml:space="preserve">        if (!OverlapNeighbourSet(possibleRegister, neighbourSet)) {</w:t>
      </w:r>
    </w:p>
    <w:p w14:paraId="113C74F3" w14:textId="77777777" w:rsidR="00730167" w:rsidRPr="00903DBA" w:rsidRDefault="00730167" w:rsidP="00730167">
      <w:pPr>
        <w:pStyle w:val="Code"/>
        <w:rPr>
          <w:highlight w:val="white"/>
        </w:rPr>
      </w:pPr>
      <w:r w:rsidRPr="00903DBA">
        <w:rPr>
          <w:highlight w:val="white"/>
        </w:rPr>
        <w:t xml:space="preserve">          track.Register = possibleRegister;</w:t>
      </w:r>
    </w:p>
    <w:p w14:paraId="575F4D24" w14:textId="77777777" w:rsidR="00730167" w:rsidRPr="00903DBA" w:rsidRDefault="00730167" w:rsidP="00730167">
      <w:pPr>
        <w:pStyle w:val="Code"/>
        <w:rPr>
          <w:highlight w:val="white"/>
        </w:rPr>
      </w:pPr>
    </w:p>
    <w:p w14:paraId="7E1F4720" w14:textId="4810ED8F" w:rsidR="00730167" w:rsidRPr="00903DBA" w:rsidRDefault="00730167" w:rsidP="00730167">
      <w:pPr>
        <w:pStyle w:val="Code"/>
        <w:rPr>
          <w:highlight w:val="white"/>
        </w:rPr>
      </w:pPr>
      <w:r w:rsidRPr="00903DBA">
        <w:rPr>
          <w:highlight w:val="white"/>
        </w:rPr>
        <w:t xml:space="preserve">          if (</w:t>
      </w:r>
      <w:r w:rsidR="00D03DAF" w:rsidRPr="00903DBA">
        <w:rPr>
          <w:highlight w:val="white"/>
        </w:rPr>
        <w:t>DeepFirstSearch</w:t>
      </w:r>
      <w:r w:rsidRPr="00903DBA">
        <w:rPr>
          <w:highlight w:val="white"/>
        </w:rPr>
        <w:t>(trackList, listIndex + 1, trackGraph)) {</w:t>
      </w:r>
    </w:p>
    <w:p w14:paraId="10F889CB" w14:textId="77777777" w:rsidR="00730167" w:rsidRPr="00903DBA" w:rsidRDefault="00730167" w:rsidP="00730167">
      <w:pPr>
        <w:pStyle w:val="Code"/>
        <w:rPr>
          <w:highlight w:val="white"/>
        </w:rPr>
      </w:pPr>
      <w:r w:rsidRPr="00903DBA">
        <w:rPr>
          <w:highlight w:val="white"/>
        </w:rPr>
        <w:lastRenderedPageBreak/>
        <w:t xml:space="preserve">            return true;</w:t>
      </w:r>
    </w:p>
    <w:p w14:paraId="29CAEB44" w14:textId="77777777" w:rsidR="00730167" w:rsidRPr="00903DBA" w:rsidRDefault="00730167" w:rsidP="00730167">
      <w:pPr>
        <w:pStyle w:val="Code"/>
        <w:rPr>
          <w:highlight w:val="white"/>
        </w:rPr>
      </w:pPr>
      <w:r w:rsidRPr="00903DBA">
        <w:rPr>
          <w:highlight w:val="white"/>
        </w:rPr>
        <w:t xml:space="preserve">          }</w:t>
      </w:r>
    </w:p>
    <w:p w14:paraId="68B06438" w14:textId="77777777" w:rsidR="00730167" w:rsidRPr="00903DBA" w:rsidRDefault="00730167" w:rsidP="00730167">
      <w:pPr>
        <w:pStyle w:val="Code"/>
        <w:rPr>
          <w:highlight w:val="white"/>
        </w:rPr>
      </w:pPr>
    </w:p>
    <w:p w14:paraId="5201B459" w14:textId="77777777" w:rsidR="00730167" w:rsidRPr="00903DBA" w:rsidRDefault="00730167" w:rsidP="00730167">
      <w:pPr>
        <w:pStyle w:val="Code"/>
        <w:rPr>
          <w:highlight w:val="white"/>
        </w:rPr>
      </w:pPr>
      <w:r w:rsidRPr="00903DBA">
        <w:rPr>
          <w:highlight w:val="white"/>
        </w:rPr>
        <w:t xml:space="preserve">          track.Register = null;</w:t>
      </w:r>
    </w:p>
    <w:p w14:paraId="2670ABC6" w14:textId="77777777" w:rsidR="00730167" w:rsidRPr="00903DBA" w:rsidRDefault="00730167" w:rsidP="00730167">
      <w:pPr>
        <w:pStyle w:val="Code"/>
        <w:rPr>
          <w:highlight w:val="white"/>
        </w:rPr>
      </w:pPr>
      <w:r w:rsidRPr="00903DBA">
        <w:rPr>
          <w:highlight w:val="white"/>
        </w:rPr>
        <w:t xml:space="preserve">        }</w:t>
      </w:r>
    </w:p>
    <w:p w14:paraId="4B7AA4EB" w14:textId="77777777" w:rsidR="00730167" w:rsidRPr="00903DBA" w:rsidRDefault="00730167" w:rsidP="00730167">
      <w:pPr>
        <w:pStyle w:val="Code"/>
        <w:rPr>
          <w:highlight w:val="white"/>
        </w:rPr>
      </w:pPr>
      <w:r w:rsidRPr="00903DBA">
        <w:rPr>
          <w:highlight w:val="white"/>
        </w:rPr>
        <w:t xml:space="preserve">      }</w:t>
      </w:r>
    </w:p>
    <w:p w14:paraId="3B15AAFB" w14:textId="77777777" w:rsidR="00730167" w:rsidRPr="00903DBA" w:rsidRDefault="00730167" w:rsidP="00730167">
      <w:pPr>
        <w:pStyle w:val="Code"/>
        <w:rPr>
          <w:highlight w:val="white"/>
        </w:rPr>
      </w:pPr>
    </w:p>
    <w:p w14:paraId="494D3055" w14:textId="77777777" w:rsidR="00730167" w:rsidRPr="00903DBA" w:rsidRDefault="00730167" w:rsidP="00730167">
      <w:pPr>
        <w:pStyle w:val="Code"/>
        <w:rPr>
          <w:highlight w:val="white"/>
        </w:rPr>
      </w:pPr>
      <w:r w:rsidRPr="00903DBA">
        <w:rPr>
          <w:highlight w:val="white"/>
        </w:rPr>
        <w:t xml:space="preserve">      track.Register = null;</w:t>
      </w:r>
    </w:p>
    <w:p w14:paraId="3143FBDB" w14:textId="77777777" w:rsidR="00730167" w:rsidRPr="00903DBA" w:rsidRDefault="00730167" w:rsidP="00730167">
      <w:pPr>
        <w:pStyle w:val="Code"/>
        <w:rPr>
          <w:highlight w:val="white"/>
        </w:rPr>
      </w:pPr>
      <w:r w:rsidRPr="00903DBA">
        <w:rPr>
          <w:highlight w:val="white"/>
        </w:rPr>
        <w:t xml:space="preserve">      return false;</w:t>
      </w:r>
    </w:p>
    <w:p w14:paraId="1821C545" w14:textId="77777777" w:rsidR="00730167" w:rsidRPr="00903DBA" w:rsidRDefault="00730167" w:rsidP="00730167">
      <w:pPr>
        <w:pStyle w:val="Code"/>
        <w:rPr>
          <w:highlight w:val="white"/>
        </w:rPr>
      </w:pPr>
      <w:r w:rsidRPr="00903DBA">
        <w:rPr>
          <w:highlight w:val="white"/>
        </w:rPr>
        <w:t xml:space="preserve">    }</w:t>
      </w:r>
    </w:p>
    <w:p w14:paraId="6299B132" w14:textId="74605A0A" w:rsidR="00730167" w:rsidRPr="00903DBA" w:rsidRDefault="00CA4630" w:rsidP="000C6A6F">
      <w:pPr>
        <w:rPr>
          <w:highlight w:val="white"/>
        </w:rPr>
      </w:pPr>
      <w:r w:rsidRPr="00903DBA">
        <w:rPr>
          <w:highlight w:val="white"/>
        </w:rPr>
        <w:t xml:space="preserve">The </w:t>
      </w:r>
      <w:r w:rsidRPr="00903DBA">
        <w:rPr>
          <w:rStyle w:val="KeyWord0"/>
          <w:highlight w:val="white"/>
        </w:rPr>
        <w:t>OverlapNeighbourSet</w:t>
      </w:r>
      <w:r w:rsidRPr="00903DBA">
        <w:rPr>
          <w:highlight w:val="white"/>
        </w:rPr>
        <w:t xml:space="preserve"> </w:t>
      </w:r>
      <w:r w:rsidR="00D83418" w:rsidRPr="00903DBA">
        <w:rPr>
          <w:highlight w:val="white"/>
        </w:rPr>
        <w:t>method</w:t>
      </w:r>
      <w:r w:rsidR="00E76D50" w:rsidRPr="00903DBA">
        <w:rPr>
          <w:highlight w:val="white"/>
        </w:rPr>
        <w:t xml:space="preserve"> return true if the register overlaps any of its </w:t>
      </w:r>
      <w:r w:rsidR="000C6A6F" w:rsidRPr="00903DBA">
        <w:rPr>
          <w:highlight w:val="white"/>
        </w:rPr>
        <w:t>neighbors</w:t>
      </w:r>
      <w:r w:rsidR="00E76D50" w:rsidRPr="00903DBA">
        <w:rPr>
          <w:highlight w:val="white"/>
        </w:rPr>
        <w:t>.</w:t>
      </w:r>
      <w:r w:rsidR="000C6A6F" w:rsidRPr="00903DBA">
        <w:rPr>
          <w:highlight w:val="white"/>
        </w:rPr>
        <w:t xml:space="preserve"> The </w:t>
      </w:r>
      <w:r w:rsidR="000C6A6F" w:rsidRPr="00903DBA">
        <w:rPr>
          <w:rStyle w:val="KeyWord0"/>
          <w:highlight w:val="white"/>
        </w:rPr>
        <w:t>RegisterOverlap</w:t>
      </w:r>
      <w:r w:rsidR="000C6A6F" w:rsidRPr="00903DBA">
        <w:rPr>
          <w:highlight w:val="white"/>
        </w:rPr>
        <w:t xml:space="preserve"> method in the </w:t>
      </w:r>
      <w:r w:rsidR="000C6A6F" w:rsidRPr="00903DBA">
        <w:rPr>
          <w:rStyle w:val="KeyWord0"/>
          <w:highlight w:val="white"/>
        </w:rPr>
        <w:t>AssemblyCode</w:t>
      </w:r>
      <w:r w:rsidR="000C6A6F" w:rsidRPr="00903DBA">
        <w:rPr>
          <w:highlight w:val="white"/>
        </w:rPr>
        <w:t xml:space="preserve"> class test whether two register overlaps.</w:t>
      </w:r>
    </w:p>
    <w:p w14:paraId="40307742" w14:textId="77777777" w:rsidR="00B727A9" w:rsidRPr="00903DBA" w:rsidRDefault="00730167" w:rsidP="00730167">
      <w:pPr>
        <w:pStyle w:val="Code"/>
        <w:rPr>
          <w:highlight w:val="white"/>
        </w:rPr>
      </w:pPr>
      <w:r w:rsidRPr="00903DBA">
        <w:rPr>
          <w:highlight w:val="white"/>
        </w:rPr>
        <w:t xml:space="preserve">    private bool OverlapNeighbourSet(Register register,</w:t>
      </w:r>
    </w:p>
    <w:p w14:paraId="3D2FAFCB" w14:textId="60AD0F60" w:rsidR="00730167" w:rsidRPr="00903DBA" w:rsidRDefault="00B727A9" w:rsidP="00730167">
      <w:pPr>
        <w:pStyle w:val="Code"/>
        <w:rPr>
          <w:highlight w:val="white"/>
        </w:rPr>
      </w:pPr>
      <w:r w:rsidRPr="00903DBA">
        <w:rPr>
          <w:highlight w:val="white"/>
        </w:rPr>
        <w:t xml:space="preserve">                                    </w:t>
      </w:r>
      <w:r w:rsidR="00730167" w:rsidRPr="00903DBA">
        <w:rPr>
          <w:highlight w:val="white"/>
        </w:rPr>
        <w:t xml:space="preserve"> ISet&lt;Track&gt; neighbourSet) {</w:t>
      </w:r>
    </w:p>
    <w:p w14:paraId="6977D669" w14:textId="77777777" w:rsidR="00730167" w:rsidRPr="00903DBA" w:rsidRDefault="00730167" w:rsidP="00730167">
      <w:pPr>
        <w:pStyle w:val="Code"/>
        <w:rPr>
          <w:highlight w:val="white"/>
        </w:rPr>
      </w:pPr>
      <w:r w:rsidRPr="00903DBA">
        <w:rPr>
          <w:highlight w:val="white"/>
        </w:rPr>
        <w:t xml:space="preserve">      foreach (Track neighbourTrack in neighbourSet) {</w:t>
      </w:r>
    </w:p>
    <w:p w14:paraId="356967EA" w14:textId="77777777" w:rsidR="00730167" w:rsidRPr="00903DBA" w:rsidRDefault="00730167" w:rsidP="00730167">
      <w:pPr>
        <w:pStyle w:val="Code"/>
        <w:rPr>
          <w:highlight w:val="white"/>
        </w:rPr>
      </w:pPr>
      <w:r w:rsidRPr="00903DBA">
        <w:rPr>
          <w:highlight w:val="white"/>
        </w:rPr>
        <w:t xml:space="preserve">        if (AssemblyCode.RegisterOverlap(register, neighbourTrack.Register)) {</w:t>
      </w:r>
    </w:p>
    <w:p w14:paraId="27C459D2" w14:textId="77777777" w:rsidR="00730167" w:rsidRPr="00903DBA" w:rsidRDefault="00730167" w:rsidP="00730167">
      <w:pPr>
        <w:pStyle w:val="Code"/>
        <w:rPr>
          <w:highlight w:val="white"/>
        </w:rPr>
      </w:pPr>
      <w:r w:rsidRPr="00903DBA">
        <w:rPr>
          <w:highlight w:val="white"/>
        </w:rPr>
        <w:t xml:space="preserve">          return true;</w:t>
      </w:r>
    </w:p>
    <w:p w14:paraId="32B690A7" w14:textId="77777777" w:rsidR="00730167" w:rsidRPr="00903DBA" w:rsidRDefault="00730167" w:rsidP="00730167">
      <w:pPr>
        <w:pStyle w:val="Code"/>
        <w:rPr>
          <w:highlight w:val="white"/>
        </w:rPr>
      </w:pPr>
      <w:r w:rsidRPr="00903DBA">
        <w:rPr>
          <w:highlight w:val="white"/>
        </w:rPr>
        <w:t xml:space="preserve">        }</w:t>
      </w:r>
    </w:p>
    <w:p w14:paraId="20D81576" w14:textId="77777777" w:rsidR="00730167" w:rsidRPr="00903DBA" w:rsidRDefault="00730167" w:rsidP="00730167">
      <w:pPr>
        <w:pStyle w:val="Code"/>
        <w:rPr>
          <w:highlight w:val="white"/>
        </w:rPr>
      </w:pPr>
      <w:r w:rsidRPr="00903DBA">
        <w:rPr>
          <w:highlight w:val="white"/>
        </w:rPr>
        <w:t xml:space="preserve">      }</w:t>
      </w:r>
    </w:p>
    <w:p w14:paraId="1CBC0B96" w14:textId="77777777" w:rsidR="00730167" w:rsidRPr="00903DBA" w:rsidRDefault="00730167" w:rsidP="00730167">
      <w:pPr>
        <w:pStyle w:val="Code"/>
        <w:rPr>
          <w:highlight w:val="white"/>
        </w:rPr>
      </w:pPr>
    </w:p>
    <w:p w14:paraId="75154A69" w14:textId="77777777" w:rsidR="00730167" w:rsidRPr="00903DBA" w:rsidRDefault="00730167" w:rsidP="00730167">
      <w:pPr>
        <w:pStyle w:val="Code"/>
        <w:rPr>
          <w:highlight w:val="white"/>
        </w:rPr>
      </w:pPr>
      <w:r w:rsidRPr="00903DBA">
        <w:rPr>
          <w:highlight w:val="white"/>
        </w:rPr>
        <w:t xml:space="preserve">      return false;</w:t>
      </w:r>
    </w:p>
    <w:p w14:paraId="4CD4A4F1" w14:textId="77777777" w:rsidR="00730167" w:rsidRPr="00903DBA" w:rsidRDefault="00730167" w:rsidP="00730167">
      <w:pPr>
        <w:pStyle w:val="Code"/>
        <w:rPr>
          <w:highlight w:val="white"/>
        </w:rPr>
      </w:pPr>
      <w:r w:rsidRPr="00903DBA">
        <w:rPr>
          <w:highlight w:val="white"/>
        </w:rPr>
        <w:t xml:space="preserve">    }</w:t>
      </w:r>
    </w:p>
    <w:p w14:paraId="14C882B3" w14:textId="298643F8" w:rsidR="00730167" w:rsidRPr="00903DBA" w:rsidRDefault="00636B1C" w:rsidP="00636B1C">
      <w:pPr>
        <w:rPr>
          <w:highlight w:val="white"/>
        </w:rPr>
      </w:pPr>
      <w:r w:rsidRPr="00903DBA">
        <w:rPr>
          <w:highlight w:val="white"/>
        </w:rPr>
        <w:t xml:space="preserve">The </w:t>
      </w:r>
      <w:r w:rsidRPr="00903DBA">
        <w:rPr>
          <w:rStyle w:val="KeyWord0"/>
          <w:highlight w:val="white"/>
        </w:rPr>
        <w:t>PointerRegisterSetWithEllipse</w:t>
      </w:r>
      <w:r w:rsidRPr="00903DBA">
        <w:rPr>
          <w:highlight w:val="white"/>
        </w:rPr>
        <w:t xml:space="preserve"> set</w:t>
      </w:r>
      <w:r w:rsidR="007B0D7A" w:rsidRPr="00903DBA">
        <w:rPr>
          <w:highlight w:val="white"/>
        </w:rPr>
        <w:t xml:space="preserve"> holds the possible pointer registers of an elli</w:t>
      </w:r>
      <w:r w:rsidR="00625E52" w:rsidRPr="00903DBA">
        <w:rPr>
          <w:highlight w:val="white"/>
        </w:rPr>
        <w:t>ptic</w:t>
      </w:r>
      <w:r w:rsidR="00DA7877" w:rsidRPr="00903DBA">
        <w:rPr>
          <w:highlight w:val="white"/>
        </w:rPr>
        <w:t xml:space="preserve"> function</w:t>
      </w:r>
      <w:r w:rsidR="00625E52" w:rsidRPr="00903DBA">
        <w:rPr>
          <w:highlight w:val="white"/>
        </w:rPr>
        <w:t xml:space="preserve"> while </w:t>
      </w:r>
      <w:r w:rsidR="00625E52" w:rsidRPr="00903DBA">
        <w:rPr>
          <w:rStyle w:val="KeyWord0"/>
          <w:highlight w:val="white"/>
        </w:rPr>
        <w:t>PointerRegisterSetWithoutEllipse</w:t>
      </w:r>
      <w:r w:rsidR="00625E52" w:rsidRPr="00903DBA">
        <w:rPr>
          <w:highlight w:val="white"/>
        </w:rPr>
        <w:t xml:space="preserve"> holds the possible pointer registers of an non-elliptic function.</w:t>
      </w:r>
      <w:r w:rsidR="00D8653A" w:rsidRPr="00903DBA">
        <w:rPr>
          <w:highlight w:val="white"/>
        </w:rPr>
        <w:t xml:space="preserve"> The </w:t>
      </w:r>
      <w:r w:rsidR="00D8653A" w:rsidRPr="00903DBA">
        <w:rPr>
          <w:rStyle w:val="KeyWord0"/>
          <w:highlight w:val="white"/>
        </w:rPr>
        <w:t>Byte1RegisterSet</w:t>
      </w:r>
      <w:r w:rsidR="00D8653A" w:rsidRPr="00903DBA">
        <w:rPr>
          <w:highlight w:val="white"/>
        </w:rPr>
        <w:t xml:space="preserve"> </w:t>
      </w:r>
      <w:r w:rsidR="00380D3F" w:rsidRPr="00903DBA">
        <w:rPr>
          <w:highlight w:val="white"/>
        </w:rPr>
        <w:t>set</w:t>
      </w:r>
      <w:r w:rsidR="00D8653A" w:rsidRPr="00903DBA">
        <w:rPr>
          <w:highlight w:val="white"/>
        </w:rPr>
        <w:t xml:space="preserve"> holds all registers of one byte while </w:t>
      </w:r>
      <w:r w:rsidR="00D8653A" w:rsidRPr="00903DBA">
        <w:rPr>
          <w:rStyle w:val="KeyWord0"/>
          <w:highlight w:val="white"/>
        </w:rPr>
        <w:t>Byte2RegisterSet</w:t>
      </w:r>
      <w:r w:rsidR="00D8653A" w:rsidRPr="00903DBA">
        <w:rPr>
          <w:highlight w:val="white"/>
        </w:rPr>
        <w:t xml:space="preserve"> holds all registers of two bytes.</w:t>
      </w:r>
    </w:p>
    <w:p w14:paraId="491872B2" w14:textId="77777777" w:rsidR="00CA2B9C" w:rsidRPr="00903DBA" w:rsidRDefault="00CA2B9C" w:rsidP="00CA2B9C">
      <w:pPr>
        <w:pStyle w:val="Code"/>
        <w:rPr>
          <w:highlight w:val="white"/>
        </w:rPr>
      </w:pPr>
      <w:r w:rsidRPr="00903DBA">
        <w:rPr>
          <w:highlight w:val="white"/>
        </w:rPr>
        <w:t xml:space="preserve">    public static ISet&lt;Register&gt;</w:t>
      </w:r>
    </w:p>
    <w:p w14:paraId="49F4FAFE" w14:textId="77777777" w:rsidR="00CA2B9C" w:rsidRPr="00903DBA" w:rsidRDefault="00CA2B9C" w:rsidP="00CA2B9C">
      <w:pPr>
        <w:pStyle w:val="Code"/>
        <w:rPr>
          <w:highlight w:val="white"/>
        </w:rPr>
      </w:pPr>
      <w:r w:rsidRPr="00903DBA">
        <w:rPr>
          <w:highlight w:val="white"/>
        </w:rPr>
        <w:t xml:space="preserve">      PointerRegisterSetWithEllipse = new HashSet&lt;Register&gt;() {</w:t>
      </w:r>
    </w:p>
    <w:p w14:paraId="564DC46E" w14:textId="77777777" w:rsidR="00CA2B9C" w:rsidRPr="00903DBA" w:rsidRDefault="00CA2B9C" w:rsidP="00CA2B9C">
      <w:pPr>
        <w:pStyle w:val="Code"/>
        <w:rPr>
          <w:highlight w:val="white"/>
        </w:rPr>
      </w:pPr>
      <w:r w:rsidRPr="00903DBA">
        <w:rPr>
          <w:highlight w:val="white"/>
        </w:rPr>
        <w:t xml:space="preserve">        AssemblyCode.RegisterToSize(Register.bp, TypeSize.PointerSize),</w:t>
      </w:r>
    </w:p>
    <w:p w14:paraId="007587DB" w14:textId="77777777" w:rsidR="00CA2B9C" w:rsidRPr="00903DBA" w:rsidRDefault="00CA2B9C" w:rsidP="00CA2B9C">
      <w:pPr>
        <w:pStyle w:val="Code"/>
        <w:rPr>
          <w:highlight w:val="white"/>
        </w:rPr>
      </w:pPr>
      <w:r w:rsidRPr="00903DBA">
        <w:rPr>
          <w:highlight w:val="white"/>
        </w:rPr>
        <w:t xml:space="preserve">        AssemblyCode.RegisterToSize(Register.si, TypeSize.PointerSize),</w:t>
      </w:r>
    </w:p>
    <w:p w14:paraId="37E99282" w14:textId="77777777" w:rsidR="00CA2B9C" w:rsidRPr="00903DBA" w:rsidRDefault="00CA2B9C" w:rsidP="00CA2B9C">
      <w:pPr>
        <w:pStyle w:val="Code"/>
        <w:rPr>
          <w:highlight w:val="white"/>
        </w:rPr>
      </w:pPr>
      <w:r w:rsidRPr="00903DBA">
        <w:rPr>
          <w:highlight w:val="white"/>
        </w:rPr>
        <w:t xml:space="preserve">        AssemblyCode.RegisterToSize(Register.di, TypeSize.PointerSize),</w:t>
      </w:r>
    </w:p>
    <w:p w14:paraId="16A656AD" w14:textId="77777777" w:rsidR="00CA2B9C" w:rsidRPr="00903DBA" w:rsidRDefault="00CA2B9C" w:rsidP="00CA2B9C">
      <w:pPr>
        <w:pStyle w:val="Code"/>
        <w:rPr>
          <w:highlight w:val="white"/>
        </w:rPr>
      </w:pPr>
      <w:r w:rsidRPr="00903DBA">
        <w:rPr>
          <w:highlight w:val="white"/>
        </w:rPr>
        <w:t xml:space="preserve">        AssemblyCode.RegisterToSize(Register.bx, TypeSize.PointerSize)</w:t>
      </w:r>
    </w:p>
    <w:p w14:paraId="0657FACD" w14:textId="77777777" w:rsidR="00CA2B9C" w:rsidRPr="00903DBA" w:rsidRDefault="00CA2B9C" w:rsidP="00CA2B9C">
      <w:pPr>
        <w:pStyle w:val="Code"/>
        <w:rPr>
          <w:highlight w:val="white"/>
        </w:rPr>
      </w:pPr>
      <w:r w:rsidRPr="00903DBA">
        <w:rPr>
          <w:highlight w:val="white"/>
        </w:rPr>
        <w:t xml:space="preserve">      },</w:t>
      </w:r>
    </w:p>
    <w:p w14:paraId="694F5D09" w14:textId="77777777" w:rsidR="00720D19" w:rsidRPr="00903DBA" w:rsidRDefault="00720D19" w:rsidP="00720D19">
      <w:pPr>
        <w:pStyle w:val="Code"/>
        <w:rPr>
          <w:highlight w:val="white"/>
        </w:rPr>
      </w:pPr>
      <w:r w:rsidRPr="00903DBA">
        <w:rPr>
          <w:highlight w:val="white"/>
        </w:rPr>
        <w:t xml:space="preserve">      PointerRegisterSetWithoutEllipse =</w:t>
      </w:r>
    </w:p>
    <w:p w14:paraId="187088BA" w14:textId="0369365A" w:rsidR="00720D19" w:rsidRPr="00903DBA" w:rsidRDefault="00720D19" w:rsidP="00720D19">
      <w:pPr>
        <w:pStyle w:val="Code"/>
        <w:rPr>
          <w:highlight w:val="white"/>
        </w:rPr>
      </w:pPr>
      <w:r w:rsidRPr="00903DBA">
        <w:rPr>
          <w:highlight w:val="white"/>
        </w:rPr>
        <w:t xml:space="preserve">        new HashSet&lt;Register&gt;(PointerRegisterSetWithEllipse),</w:t>
      </w:r>
    </w:p>
    <w:p w14:paraId="63268D5C" w14:textId="77777777" w:rsidR="00CA2B9C" w:rsidRPr="00903DBA" w:rsidRDefault="00CA2B9C" w:rsidP="00CA2B9C">
      <w:pPr>
        <w:pStyle w:val="Code"/>
        <w:rPr>
          <w:highlight w:val="white"/>
        </w:rPr>
      </w:pPr>
      <w:r w:rsidRPr="00903DBA">
        <w:rPr>
          <w:highlight w:val="white"/>
        </w:rPr>
        <w:t xml:space="preserve">      Byte1RegisterSet = new HashSet&lt;Register&gt;() {</w:t>
      </w:r>
    </w:p>
    <w:p w14:paraId="5909FCB4" w14:textId="77777777" w:rsidR="00CA2B9C" w:rsidRPr="00903DBA" w:rsidRDefault="00CA2B9C" w:rsidP="00CA2B9C">
      <w:pPr>
        <w:pStyle w:val="Code"/>
        <w:rPr>
          <w:highlight w:val="white"/>
        </w:rPr>
      </w:pPr>
      <w:r w:rsidRPr="00903DBA">
        <w:rPr>
          <w:highlight w:val="white"/>
        </w:rPr>
        <w:t xml:space="preserve">        Register.al,Register.ah, Register.bl, Register.bh, </w:t>
      </w:r>
    </w:p>
    <w:p w14:paraId="6F307003" w14:textId="77777777" w:rsidR="00CA2B9C" w:rsidRPr="00903DBA" w:rsidRDefault="00CA2B9C" w:rsidP="00CA2B9C">
      <w:pPr>
        <w:pStyle w:val="Code"/>
        <w:rPr>
          <w:highlight w:val="white"/>
        </w:rPr>
      </w:pPr>
      <w:r w:rsidRPr="00903DBA">
        <w:rPr>
          <w:highlight w:val="white"/>
        </w:rPr>
        <w:t xml:space="preserve">        Register.cl, Register.ch, Register.dl, Register.dh</w:t>
      </w:r>
    </w:p>
    <w:p w14:paraId="30460F23" w14:textId="77777777" w:rsidR="00CA2B9C" w:rsidRPr="00903DBA" w:rsidRDefault="00CA2B9C" w:rsidP="00CA2B9C">
      <w:pPr>
        <w:pStyle w:val="Code"/>
        <w:rPr>
          <w:highlight w:val="white"/>
        </w:rPr>
      </w:pPr>
      <w:r w:rsidRPr="00903DBA">
        <w:rPr>
          <w:highlight w:val="white"/>
        </w:rPr>
        <w:t xml:space="preserve">      },</w:t>
      </w:r>
    </w:p>
    <w:p w14:paraId="0ABF88DC" w14:textId="77777777" w:rsidR="00CA2B9C" w:rsidRPr="00903DBA" w:rsidRDefault="00CA2B9C" w:rsidP="00CA2B9C">
      <w:pPr>
        <w:pStyle w:val="Code"/>
        <w:rPr>
          <w:highlight w:val="white"/>
        </w:rPr>
      </w:pPr>
      <w:r w:rsidRPr="00903DBA">
        <w:rPr>
          <w:highlight w:val="white"/>
        </w:rPr>
        <w:t xml:space="preserve">      Byte2RegisterSet = new HashSet&lt;Register&gt;() {</w:t>
      </w:r>
    </w:p>
    <w:p w14:paraId="70F21CE9" w14:textId="77777777" w:rsidR="00CA2B9C" w:rsidRPr="00903DBA" w:rsidRDefault="00CA2B9C" w:rsidP="00CA2B9C">
      <w:pPr>
        <w:pStyle w:val="Code"/>
        <w:rPr>
          <w:highlight w:val="white"/>
        </w:rPr>
      </w:pPr>
      <w:r w:rsidRPr="00903DBA">
        <w:rPr>
          <w:highlight w:val="white"/>
        </w:rPr>
        <w:t xml:space="preserve">        Register.ax, Register.bx, Register.cx, Register.dx</w:t>
      </w:r>
    </w:p>
    <w:p w14:paraId="134C114E" w14:textId="77777777" w:rsidR="00CA2B9C" w:rsidRPr="00903DBA" w:rsidRDefault="00CA2B9C" w:rsidP="00CA2B9C">
      <w:pPr>
        <w:pStyle w:val="Code"/>
        <w:rPr>
          <w:highlight w:val="white"/>
        </w:rPr>
      </w:pPr>
      <w:r w:rsidRPr="00903DBA">
        <w:rPr>
          <w:highlight w:val="white"/>
        </w:rPr>
        <w:t xml:space="preserve">      };</w:t>
      </w:r>
    </w:p>
    <w:p w14:paraId="7F64B6DC" w14:textId="01D0F8C0" w:rsidR="00CA2B9C" w:rsidRPr="00903DBA" w:rsidRDefault="00D43F83" w:rsidP="00CA2B9C">
      <w:pPr>
        <w:rPr>
          <w:highlight w:val="white"/>
        </w:rPr>
      </w:pPr>
      <w:r w:rsidRPr="00903DBA">
        <w:rPr>
          <w:highlight w:val="white"/>
        </w:rPr>
        <w:t xml:space="preserve">We remove the frame register from </w:t>
      </w:r>
      <w:r w:rsidR="00CA2B9C" w:rsidRPr="00903DBA">
        <w:rPr>
          <w:rStyle w:val="KeyWord0"/>
          <w:highlight w:val="white"/>
        </w:rPr>
        <w:t>PointerRegisterSetWithoutEllips</w:t>
      </w:r>
      <w:r w:rsidRPr="00903DBA">
        <w:rPr>
          <w:rStyle w:val="KeyWord0"/>
          <w:highlight w:val="white"/>
        </w:rPr>
        <w:t xml:space="preserve">e </w:t>
      </w:r>
      <w:r w:rsidR="008A6229" w:rsidRPr="00903DBA">
        <w:rPr>
          <w:highlight w:val="white"/>
        </w:rPr>
        <w:t xml:space="preserve">and </w:t>
      </w:r>
      <w:r w:rsidR="008A6229" w:rsidRPr="00903DBA">
        <w:rPr>
          <w:rStyle w:val="KeyWord0"/>
          <w:highlight w:val="white"/>
        </w:rPr>
        <w:t>PointerRegisterSetWithEllipse</w:t>
      </w:r>
      <w:r w:rsidR="008A6229" w:rsidRPr="00903DBA">
        <w:rPr>
          <w:highlight w:val="white"/>
        </w:rPr>
        <w:t xml:space="preserve">, since we need it to point at the current activation record. We </w:t>
      </w:r>
      <w:r w:rsidRPr="00903DBA">
        <w:rPr>
          <w:highlight w:val="white"/>
        </w:rPr>
        <w:t xml:space="preserve">also remove the ellipse register from </w:t>
      </w:r>
      <w:r w:rsidR="00CA2B9C" w:rsidRPr="00903DBA">
        <w:rPr>
          <w:rStyle w:val="KeyWord0"/>
          <w:highlight w:val="white"/>
        </w:rPr>
        <w:t>PointerRegisterSetWithEllipse</w:t>
      </w:r>
      <w:r w:rsidR="00302A38" w:rsidRPr="00903DBA">
        <w:rPr>
          <w:highlight w:val="white"/>
        </w:rPr>
        <w:t>, since we need it to point at the activation record in an elliptic function.</w:t>
      </w:r>
    </w:p>
    <w:p w14:paraId="11FFF638" w14:textId="77777777" w:rsidR="00CA2B9C" w:rsidRPr="00903DBA" w:rsidRDefault="00CA2B9C" w:rsidP="00CA2B9C">
      <w:pPr>
        <w:pStyle w:val="Code"/>
        <w:rPr>
          <w:highlight w:val="white"/>
        </w:rPr>
      </w:pPr>
      <w:r w:rsidRPr="00903DBA">
        <w:rPr>
          <w:highlight w:val="white"/>
        </w:rPr>
        <w:t xml:space="preserve">    static RegisterAllocator() {</w:t>
      </w:r>
    </w:p>
    <w:p w14:paraId="239570BA" w14:textId="77777777" w:rsidR="00CA2B9C" w:rsidRPr="00903DBA" w:rsidRDefault="00CA2B9C" w:rsidP="00CA2B9C">
      <w:pPr>
        <w:pStyle w:val="Code"/>
        <w:rPr>
          <w:highlight w:val="white"/>
        </w:rPr>
      </w:pPr>
      <w:r w:rsidRPr="00903DBA">
        <w:rPr>
          <w:highlight w:val="white"/>
        </w:rPr>
        <w:t xml:space="preserve">      PointerRegisterSetWithEllipse.Remove(AssemblyCode.FrameRegister);</w:t>
      </w:r>
    </w:p>
    <w:p w14:paraId="371253C2" w14:textId="77777777" w:rsidR="00CA2B9C" w:rsidRPr="00903DBA" w:rsidRDefault="00CA2B9C" w:rsidP="00CA2B9C">
      <w:pPr>
        <w:pStyle w:val="Code"/>
        <w:rPr>
          <w:highlight w:val="white"/>
        </w:rPr>
      </w:pPr>
      <w:r w:rsidRPr="00903DBA">
        <w:rPr>
          <w:highlight w:val="white"/>
        </w:rPr>
        <w:t xml:space="preserve">      PointerRegisterSetWithoutEllipse.Remove(AssemblyCode.FrameRegister);</w:t>
      </w:r>
    </w:p>
    <w:p w14:paraId="5523F831" w14:textId="77777777" w:rsidR="00CA2B9C" w:rsidRPr="00903DBA" w:rsidRDefault="00CA2B9C" w:rsidP="00CA2B9C">
      <w:pPr>
        <w:pStyle w:val="Code"/>
        <w:rPr>
          <w:highlight w:val="white"/>
        </w:rPr>
      </w:pPr>
      <w:r w:rsidRPr="00903DBA">
        <w:rPr>
          <w:highlight w:val="white"/>
        </w:rPr>
        <w:t xml:space="preserve">      PointerRegisterSetWithoutEllipse.Remove(AssemblyCode.EllipseRegister);</w:t>
      </w:r>
    </w:p>
    <w:p w14:paraId="5FF54AE9" w14:textId="77777777" w:rsidR="00CA2B9C" w:rsidRPr="00903DBA" w:rsidRDefault="00CA2B9C" w:rsidP="00CA2B9C">
      <w:pPr>
        <w:pStyle w:val="Code"/>
        <w:rPr>
          <w:highlight w:val="white"/>
        </w:rPr>
      </w:pPr>
      <w:r w:rsidRPr="00903DBA">
        <w:rPr>
          <w:highlight w:val="white"/>
        </w:rPr>
        <w:t xml:space="preserve">    }</w:t>
      </w:r>
    </w:p>
    <w:p w14:paraId="39804186" w14:textId="42B5E670" w:rsidR="00D94A0A" w:rsidRPr="00903DBA" w:rsidRDefault="00F91594" w:rsidP="00F91594">
      <w:pPr>
        <w:rPr>
          <w:highlight w:val="white"/>
        </w:rPr>
      </w:pPr>
      <w:r w:rsidRPr="00903DBA">
        <w:rPr>
          <w:highlight w:val="white"/>
        </w:rPr>
        <w:lastRenderedPageBreak/>
        <w:t xml:space="preserve">The </w:t>
      </w:r>
      <w:r w:rsidRPr="00903DBA">
        <w:rPr>
          <w:rStyle w:val="KeyWord0"/>
          <w:highlight w:val="white"/>
        </w:rPr>
        <w:t>GetPossibleSet</w:t>
      </w:r>
      <w:r w:rsidRPr="00903DBA">
        <w:rPr>
          <w:highlight w:val="white"/>
        </w:rPr>
        <w:t xml:space="preserve"> method returns the possible set a track, depending on whether the track hold</w:t>
      </w:r>
      <w:r w:rsidR="00E74B57" w:rsidRPr="00903DBA">
        <w:rPr>
          <w:highlight w:val="white"/>
        </w:rPr>
        <w:t>s</w:t>
      </w:r>
      <w:r w:rsidRPr="00903DBA">
        <w:rPr>
          <w:highlight w:val="white"/>
        </w:rPr>
        <w:t xml:space="preserve"> a pointer</w:t>
      </w:r>
      <w:r w:rsidR="00E74B57" w:rsidRPr="00903DBA">
        <w:rPr>
          <w:highlight w:val="white"/>
        </w:rPr>
        <w:t>, or the size of the track.</w:t>
      </w:r>
    </w:p>
    <w:p w14:paraId="085E7827" w14:textId="77777777" w:rsidR="00D94A0A" w:rsidRPr="00903DBA" w:rsidRDefault="00D94A0A" w:rsidP="00D94A0A">
      <w:pPr>
        <w:pStyle w:val="Code"/>
        <w:rPr>
          <w:highlight w:val="white"/>
        </w:rPr>
      </w:pPr>
      <w:r w:rsidRPr="00903DBA">
        <w:rPr>
          <w:highlight w:val="white"/>
        </w:rPr>
        <w:t xml:space="preserve">    private static ISet&lt;Register&gt; GetPossibleSet(Track track) {</w:t>
      </w:r>
    </w:p>
    <w:p w14:paraId="2B343075" w14:textId="77777777" w:rsidR="00D94A0A" w:rsidRPr="00903DBA" w:rsidRDefault="00D94A0A" w:rsidP="00D94A0A">
      <w:pPr>
        <w:pStyle w:val="Code"/>
        <w:rPr>
          <w:highlight w:val="white"/>
        </w:rPr>
      </w:pPr>
      <w:r w:rsidRPr="00903DBA">
        <w:rPr>
          <w:highlight w:val="white"/>
        </w:rPr>
        <w:t xml:space="preserve">      if (track.Pointer) {</w:t>
      </w:r>
    </w:p>
    <w:p w14:paraId="0C33CC81" w14:textId="77777777" w:rsidR="00D94A0A" w:rsidRPr="00903DBA" w:rsidRDefault="00D94A0A" w:rsidP="00D94A0A">
      <w:pPr>
        <w:pStyle w:val="Code"/>
        <w:rPr>
          <w:highlight w:val="white"/>
        </w:rPr>
      </w:pPr>
      <w:r w:rsidRPr="00903DBA">
        <w:rPr>
          <w:highlight w:val="white"/>
        </w:rPr>
        <w:t xml:space="preserve">        if (SymbolTable.CurrentFunction.Type.IsEllipse()) {</w:t>
      </w:r>
    </w:p>
    <w:p w14:paraId="3A3915BB" w14:textId="77777777" w:rsidR="00D94A0A" w:rsidRPr="00903DBA" w:rsidRDefault="00D94A0A" w:rsidP="00D94A0A">
      <w:pPr>
        <w:pStyle w:val="Code"/>
        <w:rPr>
          <w:highlight w:val="white"/>
        </w:rPr>
      </w:pPr>
      <w:r w:rsidRPr="00903DBA">
        <w:rPr>
          <w:highlight w:val="white"/>
        </w:rPr>
        <w:t xml:space="preserve">          return PointerRegisterSetWithoutEllipse;</w:t>
      </w:r>
    </w:p>
    <w:p w14:paraId="3B03687F" w14:textId="77777777" w:rsidR="00D94A0A" w:rsidRPr="00903DBA" w:rsidRDefault="00D94A0A" w:rsidP="00D94A0A">
      <w:pPr>
        <w:pStyle w:val="Code"/>
        <w:rPr>
          <w:highlight w:val="white"/>
        </w:rPr>
      </w:pPr>
      <w:r w:rsidRPr="00903DBA">
        <w:rPr>
          <w:highlight w:val="white"/>
        </w:rPr>
        <w:t xml:space="preserve">        }</w:t>
      </w:r>
    </w:p>
    <w:p w14:paraId="0CCCA782" w14:textId="77777777" w:rsidR="00D94A0A" w:rsidRPr="00903DBA" w:rsidRDefault="00D94A0A" w:rsidP="00D94A0A">
      <w:pPr>
        <w:pStyle w:val="Code"/>
        <w:rPr>
          <w:highlight w:val="white"/>
        </w:rPr>
      </w:pPr>
      <w:r w:rsidRPr="00903DBA">
        <w:rPr>
          <w:highlight w:val="white"/>
        </w:rPr>
        <w:t xml:space="preserve">        else {</w:t>
      </w:r>
    </w:p>
    <w:p w14:paraId="2242D1C3" w14:textId="77777777" w:rsidR="00D94A0A" w:rsidRPr="00903DBA" w:rsidRDefault="00D94A0A" w:rsidP="00D94A0A">
      <w:pPr>
        <w:pStyle w:val="Code"/>
        <w:rPr>
          <w:highlight w:val="white"/>
        </w:rPr>
      </w:pPr>
      <w:r w:rsidRPr="00903DBA">
        <w:rPr>
          <w:highlight w:val="white"/>
        </w:rPr>
        <w:t xml:space="preserve">          return PointerRegisterSetWithEllipse;</w:t>
      </w:r>
    </w:p>
    <w:p w14:paraId="7875EDC5" w14:textId="77777777" w:rsidR="00D94A0A" w:rsidRPr="00903DBA" w:rsidRDefault="00D94A0A" w:rsidP="00D94A0A">
      <w:pPr>
        <w:pStyle w:val="Code"/>
        <w:rPr>
          <w:highlight w:val="white"/>
        </w:rPr>
      </w:pPr>
      <w:r w:rsidRPr="00903DBA">
        <w:rPr>
          <w:highlight w:val="white"/>
        </w:rPr>
        <w:t xml:space="preserve">        }</w:t>
      </w:r>
    </w:p>
    <w:p w14:paraId="5F2F86CA" w14:textId="57562E5A" w:rsidR="00D94A0A" w:rsidRPr="00903DBA" w:rsidRDefault="00D94A0A" w:rsidP="00D94A0A">
      <w:pPr>
        <w:pStyle w:val="Code"/>
        <w:rPr>
          <w:highlight w:val="white"/>
        </w:rPr>
      </w:pPr>
      <w:r w:rsidRPr="00903DBA">
        <w:rPr>
          <w:highlight w:val="white"/>
        </w:rPr>
        <w:t xml:space="preserve">      }</w:t>
      </w:r>
    </w:p>
    <w:p w14:paraId="203D2078" w14:textId="39E8C81B" w:rsidR="00E74B57" w:rsidRPr="00903DBA" w:rsidRDefault="00E74B57" w:rsidP="00E74B57">
      <w:pPr>
        <w:rPr>
          <w:highlight w:val="white"/>
        </w:rPr>
      </w:pPr>
      <w:r w:rsidRPr="00903DBA">
        <w:rPr>
          <w:highlight w:val="white"/>
        </w:rPr>
        <w:t>If the track does not hold a pointer wee look into its size.</w:t>
      </w:r>
      <w:r w:rsidR="0034309C" w:rsidRPr="00903DBA">
        <w:rPr>
          <w:highlight w:val="white"/>
        </w:rPr>
        <w:t xml:space="preserve"> If the size is one, we have a larger set to choose from. There are eight non-pointer register</w:t>
      </w:r>
      <w:r w:rsidR="00007EF6" w:rsidRPr="00903DBA">
        <w:rPr>
          <w:highlight w:val="white"/>
        </w:rPr>
        <w:t>s</w:t>
      </w:r>
      <w:r w:rsidR="0034309C" w:rsidRPr="00903DBA">
        <w:rPr>
          <w:highlight w:val="white"/>
        </w:rPr>
        <w:t xml:space="preserve"> of size one while there is four registers of the other sizes. </w:t>
      </w:r>
    </w:p>
    <w:p w14:paraId="3D52E6B3" w14:textId="77777777" w:rsidR="00D94A0A" w:rsidRPr="00903DBA" w:rsidRDefault="00D94A0A" w:rsidP="00D94A0A">
      <w:pPr>
        <w:pStyle w:val="Code"/>
        <w:rPr>
          <w:highlight w:val="white"/>
        </w:rPr>
      </w:pPr>
      <w:r w:rsidRPr="00903DBA">
        <w:rPr>
          <w:highlight w:val="white"/>
        </w:rPr>
        <w:t xml:space="preserve">      else if (track.MaxSize == 1) {</w:t>
      </w:r>
    </w:p>
    <w:p w14:paraId="30692969" w14:textId="77777777" w:rsidR="00D94A0A" w:rsidRPr="00903DBA" w:rsidRDefault="00D94A0A" w:rsidP="00D94A0A">
      <w:pPr>
        <w:pStyle w:val="Code"/>
        <w:rPr>
          <w:highlight w:val="white"/>
        </w:rPr>
      </w:pPr>
      <w:r w:rsidRPr="00903DBA">
        <w:rPr>
          <w:highlight w:val="white"/>
        </w:rPr>
        <w:t xml:space="preserve">        return Byte1RegisterSet;</w:t>
      </w:r>
    </w:p>
    <w:p w14:paraId="4D666674" w14:textId="116ABF46" w:rsidR="00D94A0A" w:rsidRPr="00903DBA" w:rsidRDefault="00D94A0A" w:rsidP="00D94A0A">
      <w:pPr>
        <w:pStyle w:val="Code"/>
        <w:rPr>
          <w:highlight w:val="white"/>
        </w:rPr>
      </w:pPr>
      <w:r w:rsidRPr="00903DBA">
        <w:rPr>
          <w:highlight w:val="white"/>
        </w:rPr>
        <w:t xml:space="preserve">      }</w:t>
      </w:r>
    </w:p>
    <w:p w14:paraId="47388944" w14:textId="55FF004F" w:rsidR="005E7B07" w:rsidRPr="00903DBA" w:rsidRDefault="00100200" w:rsidP="00100200">
      <w:pPr>
        <w:rPr>
          <w:highlight w:val="white"/>
        </w:rPr>
      </w:pPr>
      <w:r w:rsidRPr="00903DBA">
        <w:rPr>
          <w:highlight w:val="white"/>
        </w:rPr>
        <w:t xml:space="preserve">We return the set of registers of size two, even if the size is actually larger than two. In that case, the </w:t>
      </w:r>
      <w:r w:rsidRPr="00903DBA">
        <w:rPr>
          <w:rStyle w:val="KeyWord0"/>
          <w:highlight w:val="white"/>
        </w:rPr>
        <w:t>RegisterToSize</w:t>
      </w:r>
      <w:r w:rsidRPr="00903DBA">
        <w:rPr>
          <w:highlight w:val="white"/>
        </w:rPr>
        <w:t xml:space="preserve"> method in the </w:t>
      </w:r>
      <w:r w:rsidRPr="00903DBA">
        <w:rPr>
          <w:rStyle w:val="KeyWord0"/>
          <w:highlight w:val="white"/>
        </w:rPr>
        <w:t>AssemblyCode</w:t>
      </w:r>
      <w:r w:rsidRPr="00903DBA">
        <w:rPr>
          <w:highlight w:val="white"/>
        </w:rPr>
        <w:t xml:space="preserve"> class will find the register of correct size.</w:t>
      </w:r>
    </w:p>
    <w:p w14:paraId="6C754AA7" w14:textId="77777777" w:rsidR="00D94A0A" w:rsidRPr="00903DBA" w:rsidRDefault="00D94A0A" w:rsidP="00D94A0A">
      <w:pPr>
        <w:pStyle w:val="Code"/>
        <w:rPr>
          <w:highlight w:val="white"/>
        </w:rPr>
      </w:pPr>
      <w:r w:rsidRPr="00903DBA">
        <w:rPr>
          <w:highlight w:val="white"/>
        </w:rPr>
        <w:t xml:space="preserve">      else {</w:t>
      </w:r>
    </w:p>
    <w:p w14:paraId="6ABDD2B0" w14:textId="77777777" w:rsidR="00D94A0A" w:rsidRPr="00903DBA" w:rsidRDefault="00D94A0A" w:rsidP="00D94A0A">
      <w:pPr>
        <w:pStyle w:val="Code"/>
        <w:rPr>
          <w:highlight w:val="white"/>
        </w:rPr>
      </w:pPr>
      <w:r w:rsidRPr="00903DBA">
        <w:rPr>
          <w:highlight w:val="white"/>
        </w:rPr>
        <w:t xml:space="preserve">        return Byte2RegisterSet;</w:t>
      </w:r>
    </w:p>
    <w:p w14:paraId="0F48AB0B" w14:textId="77777777" w:rsidR="00D94A0A" w:rsidRPr="00903DBA" w:rsidRDefault="00D94A0A" w:rsidP="00D94A0A">
      <w:pPr>
        <w:pStyle w:val="Code"/>
        <w:rPr>
          <w:highlight w:val="white"/>
        </w:rPr>
      </w:pPr>
      <w:r w:rsidRPr="00903DBA">
        <w:rPr>
          <w:highlight w:val="white"/>
        </w:rPr>
        <w:t xml:space="preserve">      }</w:t>
      </w:r>
    </w:p>
    <w:p w14:paraId="71D67732" w14:textId="77777777" w:rsidR="00D94A0A" w:rsidRPr="00903DBA" w:rsidRDefault="00D94A0A" w:rsidP="00D94A0A">
      <w:pPr>
        <w:pStyle w:val="Code"/>
        <w:rPr>
          <w:highlight w:val="white"/>
        </w:rPr>
      </w:pPr>
      <w:r w:rsidRPr="00903DBA">
        <w:rPr>
          <w:highlight w:val="white"/>
        </w:rPr>
        <w:t xml:space="preserve">    }</w:t>
      </w:r>
    </w:p>
    <w:p w14:paraId="4BA7ADD4" w14:textId="77777777" w:rsidR="00D94A0A" w:rsidRPr="00903DBA" w:rsidRDefault="00D94A0A" w:rsidP="00D94A0A">
      <w:pPr>
        <w:pStyle w:val="Code"/>
        <w:rPr>
          <w:highlight w:val="white"/>
        </w:rPr>
      </w:pPr>
      <w:r w:rsidRPr="00903DBA">
        <w:rPr>
          <w:highlight w:val="white"/>
        </w:rPr>
        <w:t xml:space="preserve">  }</w:t>
      </w:r>
    </w:p>
    <w:p w14:paraId="7AC470CF" w14:textId="77777777" w:rsidR="00D94A0A" w:rsidRPr="00903DBA" w:rsidRDefault="00D94A0A" w:rsidP="00D94A0A">
      <w:pPr>
        <w:pStyle w:val="Code"/>
        <w:rPr>
          <w:highlight w:val="white"/>
        </w:rPr>
      </w:pPr>
      <w:r w:rsidRPr="00903DBA">
        <w:rPr>
          <w:highlight w:val="white"/>
        </w:rPr>
        <w:t>}</w:t>
      </w:r>
    </w:p>
    <w:p w14:paraId="55CD0915" w14:textId="48D08956" w:rsidR="00E920BB" w:rsidRPr="00903DBA" w:rsidRDefault="00A11FF1" w:rsidP="00565A0A">
      <w:pPr>
        <w:pStyle w:val="Rubrik2"/>
      </w:pPr>
      <w:bookmarkStart w:id="445" w:name="_Toc57656083"/>
      <w:r w:rsidRPr="00903DBA">
        <w:t>Assembly Code Generation</w:t>
      </w:r>
      <w:bookmarkEnd w:id="445"/>
    </w:p>
    <w:p w14:paraId="033185E8" w14:textId="7B590BE4" w:rsidR="00EE209C" w:rsidRPr="00903DBA" w:rsidRDefault="00EE209C" w:rsidP="00EE209C">
      <w:r w:rsidRPr="00903DBA">
        <w:t xml:space="preserve">The </w:t>
      </w:r>
      <w:r w:rsidRPr="00903DBA">
        <w:rPr>
          <w:rStyle w:val="KeyWord0"/>
          <w:highlight w:val="white"/>
        </w:rPr>
        <w:t>AssemblyCodeGenerator</w:t>
      </w:r>
      <w:r w:rsidRPr="00903DBA">
        <w:t xml:space="preserve"> class holds </w:t>
      </w:r>
      <w:r w:rsidR="00037BA8" w:rsidRPr="00903DBA">
        <w:t>methods for generating the final assembly code.</w:t>
      </w:r>
      <w:r w:rsidR="004332E6" w:rsidRPr="00903DBA">
        <w:t xml:space="preserve"> When a value is stored in a register, to be used by a later instruction, its symbol and track is added to the </w:t>
      </w:r>
      <w:r w:rsidR="004332E6" w:rsidRPr="00903DBA">
        <w:rPr>
          <w:rStyle w:val="KeyWord0"/>
        </w:rPr>
        <w:t>m_trackMap</w:t>
      </w:r>
      <w:r w:rsidR="004332E6" w:rsidRPr="00903DBA">
        <w:t xml:space="preserve"> map.</w:t>
      </w:r>
      <w:r w:rsidR="00297453" w:rsidRPr="00903DBA">
        <w:t xml:space="preserve"> The generated assembly code instructions are stored in the </w:t>
      </w:r>
      <w:r w:rsidR="00297453" w:rsidRPr="00903DBA">
        <w:rPr>
          <w:rStyle w:val="KeyWord0"/>
          <w:highlight w:val="white"/>
        </w:rPr>
        <w:t>m_assemblyCodeList</w:t>
      </w:r>
      <w:r w:rsidR="00297453" w:rsidRPr="00903DBA">
        <w:t xml:space="preserve"> list.</w:t>
      </w:r>
    </w:p>
    <w:p w14:paraId="4E4A0DBD" w14:textId="26F1EC74" w:rsidR="00A11FF1" w:rsidRPr="00903DBA" w:rsidRDefault="00A11FF1" w:rsidP="00D935A0">
      <w:pPr>
        <w:pStyle w:val="CodeHeader"/>
      </w:pPr>
      <w:r w:rsidRPr="00903DBA">
        <w:t>AssemblyCodeGenerator.cs</w:t>
      </w:r>
    </w:p>
    <w:p w14:paraId="3234007C" w14:textId="77777777" w:rsidR="0057414B" w:rsidRPr="00903DBA" w:rsidRDefault="0057414B" w:rsidP="001950E8">
      <w:pPr>
        <w:pStyle w:val="Code"/>
        <w:rPr>
          <w:highlight w:val="white"/>
        </w:rPr>
      </w:pPr>
      <w:r w:rsidRPr="00903DBA">
        <w:rPr>
          <w:highlight w:val="white"/>
        </w:rPr>
        <w:t>using System.Linq;</w:t>
      </w:r>
    </w:p>
    <w:p w14:paraId="1003557D" w14:textId="77777777" w:rsidR="0057414B" w:rsidRPr="00903DBA" w:rsidRDefault="0057414B" w:rsidP="001950E8">
      <w:pPr>
        <w:pStyle w:val="Code"/>
        <w:rPr>
          <w:highlight w:val="white"/>
        </w:rPr>
      </w:pPr>
      <w:r w:rsidRPr="00903DBA">
        <w:rPr>
          <w:highlight w:val="white"/>
        </w:rPr>
        <w:t>using System.Numerics;</w:t>
      </w:r>
    </w:p>
    <w:p w14:paraId="6AF357FA" w14:textId="77777777" w:rsidR="0057414B" w:rsidRPr="00903DBA" w:rsidRDefault="0057414B" w:rsidP="001950E8">
      <w:pPr>
        <w:pStyle w:val="Code"/>
        <w:rPr>
          <w:highlight w:val="white"/>
        </w:rPr>
      </w:pPr>
      <w:r w:rsidRPr="00903DBA">
        <w:rPr>
          <w:highlight w:val="white"/>
        </w:rPr>
        <w:t>using System.Collections.Generic;</w:t>
      </w:r>
    </w:p>
    <w:p w14:paraId="1482FB2C" w14:textId="77777777" w:rsidR="0057414B" w:rsidRPr="00903DBA" w:rsidRDefault="0057414B" w:rsidP="001950E8">
      <w:pPr>
        <w:pStyle w:val="Code"/>
        <w:rPr>
          <w:highlight w:val="white"/>
        </w:rPr>
      </w:pPr>
    </w:p>
    <w:p w14:paraId="7FEA8971" w14:textId="77777777" w:rsidR="0057414B" w:rsidRPr="00903DBA" w:rsidRDefault="0057414B" w:rsidP="001950E8">
      <w:pPr>
        <w:pStyle w:val="Code"/>
        <w:rPr>
          <w:highlight w:val="white"/>
        </w:rPr>
      </w:pPr>
      <w:r w:rsidRPr="00903DBA">
        <w:rPr>
          <w:highlight w:val="white"/>
        </w:rPr>
        <w:t>namespace CCompiler {</w:t>
      </w:r>
    </w:p>
    <w:p w14:paraId="63A7B8AC" w14:textId="77777777" w:rsidR="0057414B" w:rsidRPr="00903DBA" w:rsidRDefault="0057414B" w:rsidP="001950E8">
      <w:pPr>
        <w:pStyle w:val="Code"/>
        <w:rPr>
          <w:highlight w:val="white"/>
        </w:rPr>
      </w:pPr>
      <w:r w:rsidRPr="00903DBA">
        <w:rPr>
          <w:highlight w:val="white"/>
        </w:rPr>
        <w:t xml:space="preserve">  public class AssemblyCodeGenerator {</w:t>
      </w:r>
    </w:p>
    <w:p w14:paraId="34648BCE" w14:textId="3F0457A7" w:rsidR="0057414B" w:rsidRPr="00903DBA" w:rsidRDefault="0057414B" w:rsidP="0058628D">
      <w:pPr>
        <w:pStyle w:val="Code"/>
        <w:rPr>
          <w:highlight w:val="white"/>
        </w:rPr>
      </w:pPr>
      <w:r w:rsidRPr="00903DBA">
        <w:rPr>
          <w:highlight w:val="white"/>
        </w:rPr>
        <w:t xml:space="preserve">    </w:t>
      </w:r>
      <w:r w:rsidR="00BA5BBC" w:rsidRPr="00903DBA">
        <w:rPr>
          <w:highlight w:val="white"/>
        </w:rPr>
        <w:t>public</w:t>
      </w:r>
      <w:r w:rsidR="0058628D" w:rsidRPr="00903DBA">
        <w:rPr>
          <w:highlight w:val="white"/>
        </w:rPr>
        <w:t xml:space="preserve"> </w:t>
      </w:r>
      <w:r w:rsidRPr="00903DBA">
        <w:rPr>
          <w:highlight w:val="white"/>
        </w:rPr>
        <w:t>IDictionary&lt;Symbol,Track&gt; m_trackMap =</w:t>
      </w:r>
    </w:p>
    <w:p w14:paraId="10543834" w14:textId="35023F93" w:rsidR="0057414B" w:rsidRPr="00903DBA" w:rsidRDefault="0057414B" w:rsidP="0058628D">
      <w:pPr>
        <w:pStyle w:val="Code"/>
        <w:rPr>
          <w:highlight w:val="white"/>
        </w:rPr>
      </w:pPr>
      <w:r w:rsidRPr="00903DBA">
        <w:rPr>
          <w:highlight w:val="white"/>
        </w:rPr>
        <w:t xml:space="preserve">      new </w:t>
      </w:r>
      <w:r w:rsidR="00297453" w:rsidRPr="00903DBA">
        <w:rPr>
          <w:highlight w:val="white"/>
        </w:rPr>
        <w:t>Dictionary</w:t>
      </w:r>
      <w:r w:rsidRPr="00903DBA">
        <w:rPr>
          <w:highlight w:val="white"/>
        </w:rPr>
        <w:t>&lt;Symbol,Track&gt;();</w:t>
      </w:r>
    </w:p>
    <w:p w14:paraId="09FCD89E" w14:textId="77777777" w:rsidR="0057414B" w:rsidRPr="00903DBA" w:rsidRDefault="0057414B" w:rsidP="001950E8">
      <w:pPr>
        <w:pStyle w:val="Code"/>
        <w:rPr>
          <w:highlight w:val="white"/>
        </w:rPr>
      </w:pPr>
      <w:r w:rsidRPr="00903DBA">
        <w:rPr>
          <w:highlight w:val="white"/>
        </w:rPr>
        <w:t xml:space="preserve">    public List&lt;AssemblyCode&gt; m_assemblyCodeList;</w:t>
      </w:r>
    </w:p>
    <w:p w14:paraId="109456AA" w14:textId="1142E296" w:rsidR="007B2E31" w:rsidRPr="00903DBA" w:rsidRDefault="003C0310" w:rsidP="003C0310">
      <w:pPr>
        <w:rPr>
          <w:highlight w:val="white"/>
        </w:rPr>
      </w:pPr>
      <w:r w:rsidRPr="00903DBA">
        <w:rPr>
          <w:highlight w:val="white"/>
        </w:rPr>
        <w:t xml:space="preserve">The </w:t>
      </w:r>
      <w:r w:rsidRPr="00903DBA">
        <w:rPr>
          <w:rStyle w:val="KeyWord0"/>
          <w:highlight w:val="white"/>
        </w:rPr>
        <w:t>m_floatStackSize</w:t>
      </w:r>
      <w:r w:rsidRPr="00903DBA">
        <w:rPr>
          <w:highlight w:val="white"/>
        </w:rPr>
        <w:t xml:space="preserve"> field keeps track of the size of the current floating-point stack. It can hold at most seven values.</w:t>
      </w:r>
    </w:p>
    <w:p w14:paraId="2A5CB625" w14:textId="205A86BD" w:rsidR="007B2E31" w:rsidRPr="00903DBA" w:rsidRDefault="007B2E31" w:rsidP="007B2E31">
      <w:pPr>
        <w:pStyle w:val="Code"/>
        <w:rPr>
          <w:highlight w:val="white"/>
        </w:rPr>
      </w:pPr>
      <w:r w:rsidRPr="00903DBA">
        <w:rPr>
          <w:highlight w:val="white"/>
        </w:rPr>
        <w:t xml:space="preserve">    private int m_floatStackSize = 0</w:t>
      </w:r>
      <w:r w:rsidR="00656A9B" w:rsidRPr="00903DBA">
        <w:rPr>
          <w:highlight w:val="white"/>
        </w:rPr>
        <w:t>;</w:t>
      </w:r>
    </w:p>
    <w:p w14:paraId="46572EF4" w14:textId="77777777" w:rsidR="00656A9B" w:rsidRPr="00903DBA" w:rsidRDefault="00656A9B" w:rsidP="00656A9B">
      <w:pPr>
        <w:pStyle w:val="Code"/>
        <w:rPr>
          <w:highlight w:val="white"/>
        </w:rPr>
      </w:pPr>
      <w:r w:rsidRPr="00903DBA">
        <w:rPr>
          <w:highlight w:val="white"/>
        </w:rPr>
        <w:t xml:space="preserve">    public const int FloatingStackMaxSize = 7;</w:t>
      </w:r>
    </w:p>
    <w:p w14:paraId="06A6DF94" w14:textId="5C60955E" w:rsidR="0057414B" w:rsidRPr="00903DBA" w:rsidRDefault="00DA60EB" w:rsidP="00DA60EB">
      <w:pPr>
        <w:rPr>
          <w:highlight w:val="white"/>
        </w:rPr>
      </w:pPr>
      <w:r w:rsidRPr="00903DBA">
        <w:rPr>
          <w:highlight w:val="white"/>
        </w:rPr>
        <w:t xml:space="preserve">The MainName field holds the name of the main function. </w:t>
      </w:r>
    </w:p>
    <w:p w14:paraId="2B13F3BC" w14:textId="77777777" w:rsidR="0057414B" w:rsidRPr="00903DBA" w:rsidRDefault="0057414B" w:rsidP="001950E8">
      <w:pPr>
        <w:pStyle w:val="Code"/>
        <w:rPr>
          <w:highlight w:val="white"/>
        </w:rPr>
      </w:pPr>
      <w:r w:rsidRPr="00903DBA">
        <w:rPr>
          <w:highlight w:val="white"/>
        </w:rPr>
        <w:t xml:space="preserve">    public static string MainName = "main";</w:t>
      </w:r>
    </w:p>
    <w:p w14:paraId="377A31DD" w14:textId="77777777" w:rsidR="0057414B" w:rsidRPr="00903DBA" w:rsidRDefault="0057414B" w:rsidP="001950E8">
      <w:pPr>
        <w:pStyle w:val="Code"/>
        <w:rPr>
          <w:highlight w:val="white"/>
        </w:rPr>
      </w:pPr>
      <w:r w:rsidRPr="00903DBA">
        <w:rPr>
          <w:highlight w:val="white"/>
        </w:rPr>
        <w:t xml:space="preserve">    public static string InitializerName = Symbol.SeparatorId + "initializer";</w:t>
      </w:r>
    </w:p>
    <w:p w14:paraId="65D7B876" w14:textId="77777777" w:rsidR="0057414B" w:rsidRPr="00903DBA" w:rsidRDefault="0057414B" w:rsidP="001950E8">
      <w:pPr>
        <w:pStyle w:val="Code"/>
        <w:rPr>
          <w:highlight w:val="white"/>
        </w:rPr>
      </w:pPr>
      <w:r w:rsidRPr="00903DBA">
        <w:rPr>
          <w:highlight w:val="white"/>
        </w:rPr>
        <w:t xml:space="preserve">    public static string ArgsName = Symbol.SeparatorId + "args";</w:t>
      </w:r>
    </w:p>
    <w:p w14:paraId="1FCC6428" w14:textId="77777777" w:rsidR="0057414B" w:rsidRPr="00903DBA" w:rsidRDefault="0057414B" w:rsidP="001950E8">
      <w:pPr>
        <w:pStyle w:val="Code"/>
        <w:rPr>
          <w:highlight w:val="white"/>
        </w:rPr>
      </w:pPr>
      <w:r w:rsidRPr="00903DBA">
        <w:rPr>
          <w:highlight w:val="white"/>
        </w:rPr>
        <w:t xml:space="preserve">    public static string PathName = Symbol.SeparatorId + "PathName";</w:t>
      </w:r>
    </w:p>
    <w:p w14:paraId="316422F5" w14:textId="17C2F2D1" w:rsidR="0057414B" w:rsidRPr="00903DBA" w:rsidRDefault="0057414B" w:rsidP="00DF1802">
      <w:pPr>
        <w:rPr>
          <w:highlight w:val="white"/>
        </w:rPr>
      </w:pPr>
      <w:r w:rsidRPr="00903DBA">
        <w:rPr>
          <w:highlight w:val="white"/>
        </w:rPr>
        <w:lastRenderedPageBreak/>
        <w:t xml:space="preserve">  </w:t>
      </w:r>
      <w:r w:rsidR="00DF1802" w:rsidRPr="00903DBA">
        <w:rPr>
          <w:highlight w:val="white"/>
        </w:rPr>
        <w:t>The constructor takes the assembly code list.</w:t>
      </w:r>
    </w:p>
    <w:p w14:paraId="699DF089" w14:textId="77777777" w:rsidR="0057414B" w:rsidRPr="00903DBA" w:rsidRDefault="0057414B" w:rsidP="001950E8">
      <w:pPr>
        <w:pStyle w:val="Code"/>
        <w:rPr>
          <w:highlight w:val="white"/>
        </w:rPr>
      </w:pPr>
      <w:r w:rsidRPr="00903DBA">
        <w:rPr>
          <w:highlight w:val="white"/>
        </w:rPr>
        <w:t xml:space="preserve">    public AssemblyCodeGenerator(List&lt;AssemblyCode&gt; assemblyCodeList) {</w:t>
      </w:r>
    </w:p>
    <w:p w14:paraId="6B21A84F" w14:textId="77777777" w:rsidR="0057414B" w:rsidRPr="00903DBA" w:rsidRDefault="0057414B" w:rsidP="001950E8">
      <w:pPr>
        <w:pStyle w:val="Code"/>
        <w:rPr>
          <w:highlight w:val="white"/>
        </w:rPr>
      </w:pPr>
      <w:r w:rsidRPr="00903DBA">
        <w:rPr>
          <w:highlight w:val="white"/>
        </w:rPr>
        <w:t xml:space="preserve">      m_assemblyCodeList = assemblyCodeList;</w:t>
      </w:r>
    </w:p>
    <w:p w14:paraId="0542D829" w14:textId="77777777" w:rsidR="0057414B" w:rsidRPr="00903DBA" w:rsidRDefault="0057414B" w:rsidP="001950E8">
      <w:pPr>
        <w:pStyle w:val="Code"/>
        <w:rPr>
          <w:highlight w:val="white"/>
        </w:rPr>
      </w:pPr>
      <w:r w:rsidRPr="00903DBA">
        <w:rPr>
          <w:highlight w:val="white"/>
        </w:rPr>
        <w:t xml:space="preserve">    }</w:t>
      </w:r>
    </w:p>
    <w:p w14:paraId="706B614D" w14:textId="05D0CF40" w:rsidR="0057414B" w:rsidRPr="00903DBA" w:rsidRDefault="00DF1802" w:rsidP="00DF1802">
      <w:pPr>
        <w:rPr>
          <w:highlight w:val="white"/>
        </w:rPr>
      </w:pPr>
      <w:r w:rsidRPr="00903DBA">
        <w:rPr>
          <w:highlight w:val="white"/>
        </w:rPr>
        <w:t xml:space="preserve">The </w:t>
      </w:r>
      <w:r w:rsidRPr="00903DBA">
        <w:rPr>
          <w:rStyle w:val="KeyWord0"/>
          <w:highlight w:val="white"/>
        </w:rPr>
        <w:t>RegisterAllocation</w:t>
      </w:r>
      <w:r w:rsidRPr="00903DBA">
        <w:rPr>
          <w:highlight w:val="white"/>
        </w:rPr>
        <w:t xml:space="preserve"> method </w:t>
      </w:r>
      <w:r w:rsidR="004F2544" w:rsidRPr="00903DBA">
        <w:rPr>
          <w:highlight w:val="white"/>
        </w:rPr>
        <w:t xml:space="preserve">performs the register allocation by create an object if the </w:t>
      </w:r>
      <w:r w:rsidR="004F2544" w:rsidRPr="00903DBA">
        <w:rPr>
          <w:rStyle w:val="KeyWord0"/>
          <w:highlight w:val="white"/>
        </w:rPr>
        <w:t>RegisterAllocator</w:t>
      </w:r>
      <w:r w:rsidR="004F2544" w:rsidRPr="00903DBA">
        <w:rPr>
          <w:highlight w:val="white"/>
        </w:rPr>
        <w:t xml:space="preserve"> class. It may seem strange</w:t>
      </w:r>
      <w:r w:rsidR="003A173F" w:rsidRPr="00903DBA">
        <w:rPr>
          <w:highlight w:val="white"/>
        </w:rPr>
        <w:t>,</w:t>
      </w:r>
      <w:r w:rsidR="004F2544" w:rsidRPr="00903DBA">
        <w:rPr>
          <w:highlight w:val="white"/>
        </w:rPr>
        <w:t xml:space="preserve"> but it actually works, since the constructor performs the register allocation and </w:t>
      </w:r>
      <w:r w:rsidR="0023020C" w:rsidRPr="00903DBA">
        <w:rPr>
          <w:highlight w:val="white"/>
        </w:rPr>
        <w:t>adds the register to the assembly code list.</w:t>
      </w:r>
    </w:p>
    <w:p w14:paraId="6280C0F4" w14:textId="77777777" w:rsidR="0057414B" w:rsidRPr="00903DBA" w:rsidRDefault="0057414B" w:rsidP="001950E8">
      <w:pPr>
        <w:pStyle w:val="Code"/>
        <w:rPr>
          <w:highlight w:val="white"/>
        </w:rPr>
      </w:pPr>
      <w:r w:rsidRPr="00903DBA">
        <w:rPr>
          <w:highlight w:val="white"/>
        </w:rPr>
        <w:t xml:space="preserve">    private void RegisterAllocation(ISet&lt;Track&gt; trackSet) {</w:t>
      </w:r>
    </w:p>
    <w:p w14:paraId="007745C2" w14:textId="625506AE" w:rsidR="0057414B" w:rsidRPr="00903DBA" w:rsidRDefault="0057414B" w:rsidP="001950E8">
      <w:pPr>
        <w:pStyle w:val="Code"/>
        <w:rPr>
          <w:highlight w:val="white"/>
        </w:rPr>
      </w:pPr>
      <w:r w:rsidRPr="00903DBA">
        <w:rPr>
          <w:highlight w:val="white"/>
        </w:rPr>
        <w:t xml:space="preserve">   </w:t>
      </w:r>
      <w:r w:rsidR="0079649C" w:rsidRPr="00903DBA">
        <w:rPr>
          <w:highlight w:val="white"/>
        </w:rPr>
        <w:t xml:space="preserve"> </w:t>
      </w:r>
      <w:r w:rsidRPr="00903DBA">
        <w:rPr>
          <w:highlight w:val="white"/>
        </w:rPr>
        <w:t xml:space="preserve">  new RegisterAllocator(trackSet, m_assemblyCodeList);</w:t>
      </w:r>
    </w:p>
    <w:p w14:paraId="7ABBD347" w14:textId="77777777" w:rsidR="0057414B" w:rsidRPr="00903DBA" w:rsidRDefault="0057414B" w:rsidP="001950E8">
      <w:pPr>
        <w:pStyle w:val="Code"/>
        <w:rPr>
          <w:highlight w:val="white"/>
        </w:rPr>
      </w:pPr>
      <w:r w:rsidRPr="00903DBA">
        <w:rPr>
          <w:highlight w:val="white"/>
        </w:rPr>
        <w:t xml:space="preserve">    }</w:t>
      </w:r>
    </w:p>
    <w:p w14:paraId="12A546A7" w14:textId="04FD3B8D" w:rsidR="0057414B" w:rsidRPr="00903DBA" w:rsidRDefault="008E02AD" w:rsidP="008E02AD">
      <w:pPr>
        <w:rPr>
          <w:highlight w:val="white"/>
        </w:rPr>
      </w:pPr>
      <w:r w:rsidRPr="00903DBA">
        <w:rPr>
          <w:highlight w:val="white"/>
        </w:rPr>
        <w:t>The</w:t>
      </w:r>
      <w:r w:rsidR="00B26CEE" w:rsidRPr="00903DBA">
        <w:rPr>
          <w:highlight w:val="white"/>
        </w:rPr>
        <w:t xml:space="preserve"> static</w:t>
      </w:r>
      <w:r w:rsidRPr="00903DBA">
        <w:rPr>
          <w:highlight w:val="white"/>
        </w:rPr>
        <w:t xml:space="preserve"> </w:t>
      </w:r>
      <w:r w:rsidRPr="00903DBA">
        <w:rPr>
          <w:rStyle w:val="KeyWord0"/>
          <w:highlight w:val="white"/>
        </w:rPr>
        <w:t>GenerateAssembly</w:t>
      </w:r>
      <w:r w:rsidRPr="00903DBA">
        <w:rPr>
          <w:highlight w:val="white"/>
        </w:rPr>
        <w:t xml:space="preserve"> method </w:t>
      </w:r>
      <w:r w:rsidR="00B26CEE" w:rsidRPr="00903DBA">
        <w:rPr>
          <w:highlight w:val="white"/>
        </w:rPr>
        <w:t xml:space="preserve">generates the assembly code by creating an object of the </w:t>
      </w:r>
      <w:r w:rsidR="00B26CEE" w:rsidRPr="00903DBA">
        <w:rPr>
          <w:rStyle w:val="KeyWord0"/>
          <w:highlight w:val="white"/>
        </w:rPr>
        <w:t>AssemblyCodeGenerator</w:t>
      </w:r>
      <w:r w:rsidR="00B26CEE" w:rsidRPr="00903DBA">
        <w:rPr>
          <w:highlight w:val="white"/>
        </w:rPr>
        <w:t xml:space="preserve"> class that </w:t>
      </w:r>
      <w:r w:rsidR="008B1E37" w:rsidRPr="00903DBA">
        <w:rPr>
          <w:highlight w:val="white"/>
        </w:rPr>
        <w:t>generates the assembly code with tracks, and replacing the tracks with proper registers by performing register allocation.</w:t>
      </w:r>
    </w:p>
    <w:p w14:paraId="69943D6C" w14:textId="77777777" w:rsidR="0057414B" w:rsidRPr="00903DBA" w:rsidRDefault="0057414B" w:rsidP="001950E8">
      <w:pPr>
        <w:pStyle w:val="Code"/>
        <w:rPr>
          <w:highlight w:val="white"/>
        </w:rPr>
      </w:pPr>
      <w:r w:rsidRPr="00903DBA">
        <w:rPr>
          <w:highlight w:val="white"/>
        </w:rPr>
        <w:t xml:space="preserve">    public static void GenerateAssembly(List&lt;MiddleCode&gt; middleCodeList,</w:t>
      </w:r>
    </w:p>
    <w:p w14:paraId="77054062" w14:textId="6EE92D87" w:rsidR="0057414B" w:rsidRPr="00903DBA" w:rsidRDefault="0057414B" w:rsidP="001950E8">
      <w:pPr>
        <w:pStyle w:val="Code"/>
        <w:rPr>
          <w:highlight w:val="white"/>
        </w:rPr>
      </w:pPr>
      <w:r w:rsidRPr="00903DBA">
        <w:rPr>
          <w:highlight w:val="white"/>
        </w:rPr>
        <w:t xml:space="preserve">                              </w:t>
      </w:r>
      <w:r w:rsidR="00037BA8" w:rsidRPr="00903DBA">
        <w:rPr>
          <w:highlight w:val="white"/>
        </w:rPr>
        <w:t xml:space="preserve">     </w:t>
      </w:r>
      <w:r w:rsidRPr="00903DBA">
        <w:rPr>
          <w:highlight w:val="white"/>
        </w:rPr>
        <w:t xml:space="preserve">     List&lt;AssemblyCode&gt; assemblyCodeList) {</w:t>
      </w:r>
    </w:p>
    <w:p w14:paraId="1F83DBE0" w14:textId="77777777" w:rsidR="0057414B" w:rsidRPr="00903DBA" w:rsidRDefault="0057414B" w:rsidP="001950E8">
      <w:pPr>
        <w:pStyle w:val="Code"/>
        <w:rPr>
          <w:highlight w:val="white"/>
        </w:rPr>
      </w:pPr>
      <w:r w:rsidRPr="00903DBA">
        <w:rPr>
          <w:highlight w:val="white"/>
        </w:rPr>
        <w:t xml:space="preserve">      AssemblyCodeGenerator objectCodeGenerator =</w:t>
      </w:r>
    </w:p>
    <w:p w14:paraId="2096E5FC" w14:textId="77777777" w:rsidR="0057414B" w:rsidRPr="00903DBA" w:rsidRDefault="0057414B" w:rsidP="001950E8">
      <w:pPr>
        <w:pStyle w:val="Code"/>
        <w:rPr>
          <w:highlight w:val="white"/>
        </w:rPr>
      </w:pPr>
      <w:r w:rsidRPr="00903DBA">
        <w:rPr>
          <w:highlight w:val="white"/>
        </w:rPr>
        <w:t xml:space="preserve">        new AssemblyCodeGenerator(assemblyCodeList);</w:t>
      </w:r>
    </w:p>
    <w:p w14:paraId="5801C492" w14:textId="77777777" w:rsidR="0057414B" w:rsidRPr="00903DBA" w:rsidRDefault="0057414B" w:rsidP="001950E8">
      <w:pPr>
        <w:pStyle w:val="Code"/>
        <w:rPr>
          <w:highlight w:val="white"/>
        </w:rPr>
      </w:pPr>
      <w:r w:rsidRPr="00903DBA">
        <w:rPr>
          <w:highlight w:val="white"/>
        </w:rPr>
        <w:t xml:space="preserve">      objectCodeGenerator.AssemblyCodeList(middleCodeList);</w:t>
      </w:r>
    </w:p>
    <w:p w14:paraId="56DEEE94" w14:textId="77777777" w:rsidR="0057414B" w:rsidRPr="00903DBA" w:rsidRDefault="0057414B" w:rsidP="001950E8">
      <w:pPr>
        <w:pStyle w:val="Code"/>
        <w:rPr>
          <w:highlight w:val="white"/>
        </w:rPr>
      </w:pPr>
      <w:r w:rsidRPr="00903DBA">
        <w:rPr>
          <w:highlight w:val="white"/>
        </w:rPr>
        <w:t xml:space="preserve">      ISet&lt;Track&gt; trackSet = objectCodeGenerator.TrackSet();</w:t>
      </w:r>
    </w:p>
    <w:p w14:paraId="41737FED" w14:textId="77777777" w:rsidR="0057414B" w:rsidRPr="00903DBA" w:rsidRDefault="0057414B" w:rsidP="001950E8">
      <w:pPr>
        <w:pStyle w:val="Code"/>
        <w:rPr>
          <w:highlight w:val="white"/>
        </w:rPr>
      </w:pPr>
      <w:r w:rsidRPr="00903DBA">
        <w:rPr>
          <w:highlight w:val="white"/>
        </w:rPr>
        <w:t xml:space="preserve">      objectCodeGenerator.RegisterAllocation(trackSet);</w:t>
      </w:r>
    </w:p>
    <w:p w14:paraId="15696D30" w14:textId="61FCEF4A" w:rsidR="0057414B" w:rsidRPr="00903DBA" w:rsidRDefault="0057414B" w:rsidP="001950E8">
      <w:pPr>
        <w:pStyle w:val="Code"/>
        <w:rPr>
          <w:highlight w:val="white"/>
        </w:rPr>
      </w:pPr>
      <w:r w:rsidRPr="00903DBA">
        <w:rPr>
          <w:highlight w:val="white"/>
        </w:rPr>
        <w:t xml:space="preserve">    }</w:t>
      </w:r>
    </w:p>
    <w:p w14:paraId="476C254B" w14:textId="12DE9CA1" w:rsidR="00D935A0" w:rsidRPr="00903DBA" w:rsidRDefault="004B25F5" w:rsidP="004B25F5">
      <w:pPr>
        <w:rPr>
          <w:highlight w:val="white"/>
        </w:rPr>
      </w:pPr>
      <w:r w:rsidRPr="00903DBA">
        <w:rPr>
          <w:highlight w:val="white"/>
        </w:rPr>
        <w:t>The</w:t>
      </w:r>
      <w:r w:rsidR="00202633" w:rsidRPr="00903DBA">
        <w:rPr>
          <w:highlight w:val="white"/>
        </w:rPr>
        <w:t xml:space="preserve"> first</w:t>
      </w:r>
      <w:r w:rsidRPr="00903DBA">
        <w:rPr>
          <w:highlight w:val="white"/>
        </w:rPr>
        <w:t xml:space="preserve"> </w:t>
      </w:r>
      <w:r w:rsidRPr="00903DBA">
        <w:rPr>
          <w:rStyle w:val="KeyWord0"/>
          <w:highlight w:val="white"/>
        </w:rPr>
        <w:t>AddAssemblyCode</w:t>
      </w:r>
      <w:r w:rsidRPr="00903DBA">
        <w:rPr>
          <w:highlight w:val="white"/>
        </w:rPr>
        <w:t xml:space="preserve"> method adds a new assembly instruction to the assembly code list </w:t>
      </w:r>
      <w:r w:rsidRPr="00903DBA">
        <w:rPr>
          <w:rStyle w:val="KeyWord0"/>
          <w:highlight w:val="white"/>
        </w:rPr>
        <w:t>m_assemblyCodeList</w:t>
      </w:r>
      <w:r w:rsidRPr="00903DBA">
        <w:rPr>
          <w:highlight w:val="white"/>
        </w:rPr>
        <w:t>.</w:t>
      </w:r>
    </w:p>
    <w:p w14:paraId="1DE9FC05" w14:textId="77777777" w:rsidR="0016661E" w:rsidRPr="00903DBA" w:rsidRDefault="0016661E" w:rsidP="0016661E">
      <w:pPr>
        <w:pStyle w:val="Code"/>
        <w:rPr>
          <w:highlight w:val="white"/>
        </w:rPr>
      </w:pPr>
      <w:r w:rsidRPr="00903DBA">
        <w:rPr>
          <w:highlight w:val="white"/>
        </w:rPr>
        <w:t xml:space="preserve">    public AssemblyCode AddAssemblyCode(AssemblyOperator objectOp,</w:t>
      </w:r>
    </w:p>
    <w:p w14:paraId="347620B6" w14:textId="77777777" w:rsidR="0016661E" w:rsidRPr="00903DBA" w:rsidRDefault="0016661E" w:rsidP="0016661E">
      <w:pPr>
        <w:pStyle w:val="Code"/>
        <w:rPr>
          <w:highlight w:val="white"/>
        </w:rPr>
      </w:pPr>
      <w:r w:rsidRPr="00903DBA">
        <w:rPr>
          <w:highlight w:val="white"/>
        </w:rPr>
        <w:t xml:space="preserve">                          object operand0 = null, object operand1 = null,</w:t>
      </w:r>
    </w:p>
    <w:p w14:paraId="32D1C3BE" w14:textId="77777777" w:rsidR="0016661E" w:rsidRPr="00903DBA" w:rsidRDefault="0016661E" w:rsidP="0016661E">
      <w:pPr>
        <w:pStyle w:val="Code"/>
        <w:rPr>
          <w:highlight w:val="white"/>
        </w:rPr>
      </w:pPr>
      <w:r w:rsidRPr="00903DBA">
        <w:rPr>
          <w:highlight w:val="white"/>
        </w:rPr>
        <w:t xml:space="preserve">                          object operand2 = null, int size = 0) {</w:t>
      </w:r>
    </w:p>
    <w:p w14:paraId="344F1525" w14:textId="77777777" w:rsidR="0016661E" w:rsidRPr="00903DBA" w:rsidRDefault="0016661E" w:rsidP="0016661E">
      <w:pPr>
        <w:pStyle w:val="Code"/>
        <w:rPr>
          <w:highlight w:val="white"/>
        </w:rPr>
      </w:pPr>
      <w:r w:rsidRPr="00903DBA">
        <w:rPr>
          <w:highlight w:val="white"/>
        </w:rPr>
        <w:t xml:space="preserve">      AssemblyCode assemblyCode =</w:t>
      </w:r>
    </w:p>
    <w:p w14:paraId="58EB08B7" w14:textId="77777777" w:rsidR="0016661E" w:rsidRPr="00903DBA" w:rsidRDefault="0016661E" w:rsidP="0016661E">
      <w:pPr>
        <w:pStyle w:val="Code"/>
        <w:rPr>
          <w:highlight w:val="white"/>
        </w:rPr>
      </w:pPr>
      <w:r w:rsidRPr="00903DBA">
        <w:rPr>
          <w:highlight w:val="white"/>
        </w:rPr>
        <w:t xml:space="preserve">        new AssemblyCode(objectOp, operand0, operand1, operand2, size);</w:t>
      </w:r>
    </w:p>
    <w:p w14:paraId="4BBA35A0" w14:textId="77777777" w:rsidR="0016661E" w:rsidRPr="00903DBA" w:rsidRDefault="0016661E" w:rsidP="0016661E">
      <w:pPr>
        <w:pStyle w:val="Code"/>
        <w:rPr>
          <w:highlight w:val="white"/>
        </w:rPr>
      </w:pPr>
      <w:r w:rsidRPr="00903DBA">
        <w:rPr>
          <w:highlight w:val="white"/>
        </w:rPr>
        <w:t xml:space="preserve">      m_assemblyCodeList.Add(assemblyCode);</w:t>
      </w:r>
    </w:p>
    <w:p w14:paraId="41A814E4" w14:textId="77777777" w:rsidR="0016661E" w:rsidRPr="00903DBA" w:rsidRDefault="0016661E" w:rsidP="0016661E">
      <w:pPr>
        <w:pStyle w:val="Code"/>
        <w:rPr>
          <w:highlight w:val="white"/>
        </w:rPr>
      </w:pPr>
      <w:r w:rsidRPr="00903DBA">
        <w:rPr>
          <w:highlight w:val="white"/>
        </w:rPr>
        <w:t xml:space="preserve">      return assemblyCode;</w:t>
      </w:r>
    </w:p>
    <w:p w14:paraId="68363988" w14:textId="77777777" w:rsidR="0016661E" w:rsidRPr="00903DBA" w:rsidRDefault="0016661E" w:rsidP="0016661E">
      <w:pPr>
        <w:pStyle w:val="Code"/>
        <w:rPr>
          <w:highlight w:val="white"/>
        </w:rPr>
      </w:pPr>
      <w:r w:rsidRPr="00903DBA">
        <w:rPr>
          <w:highlight w:val="white"/>
        </w:rPr>
        <w:t xml:space="preserve">    }</w:t>
      </w:r>
    </w:p>
    <w:p w14:paraId="714761EC" w14:textId="6A116DAE" w:rsidR="00202633" w:rsidRPr="00903DBA" w:rsidRDefault="00202633" w:rsidP="00202633">
      <w:pPr>
        <w:rPr>
          <w:highlight w:val="white"/>
        </w:rPr>
      </w:pPr>
      <w:r w:rsidRPr="00903DBA">
        <w:rPr>
          <w:highlight w:val="white"/>
        </w:rPr>
        <w:t xml:space="preserve">The second </w:t>
      </w:r>
      <w:r w:rsidRPr="00903DBA">
        <w:rPr>
          <w:rStyle w:val="KeyWord0"/>
          <w:highlight w:val="white"/>
        </w:rPr>
        <w:t>AddAssemblyCode</w:t>
      </w:r>
      <w:r w:rsidRPr="00903DBA">
        <w:rPr>
          <w:highlight w:val="white"/>
        </w:rPr>
        <w:t xml:space="preserve"> method adds a new assembly instruction to the </w:t>
      </w:r>
      <w:r w:rsidR="009F5447" w:rsidRPr="00903DBA">
        <w:rPr>
          <w:highlight w:val="white"/>
        </w:rPr>
        <w:t xml:space="preserve">given </w:t>
      </w:r>
      <w:r w:rsidRPr="00903DBA">
        <w:rPr>
          <w:highlight w:val="white"/>
        </w:rPr>
        <w:t>assembly code list</w:t>
      </w:r>
      <w:r w:rsidR="009F5447" w:rsidRPr="00903DBA">
        <w:rPr>
          <w:highlight w:val="white"/>
        </w:rPr>
        <w:t>.</w:t>
      </w:r>
      <w:r w:rsidR="00A76A09" w:rsidRPr="00903DBA">
        <w:rPr>
          <w:highlight w:val="white"/>
        </w:rPr>
        <w:t xml:space="preserve"> </w:t>
      </w:r>
      <w:r w:rsidR="00741CEA" w:rsidRPr="00903DBA">
        <w:rPr>
          <w:highlight w:val="white"/>
        </w:rPr>
        <w:t>It</w:t>
      </w:r>
      <w:r w:rsidR="00A76A09" w:rsidRPr="00903DBA">
        <w:rPr>
          <w:highlight w:val="white"/>
        </w:rPr>
        <w:t xml:space="preserve"> is static and is called </w:t>
      </w:r>
      <w:r w:rsidR="00607EF0" w:rsidRPr="00903DBA">
        <w:rPr>
          <w:highlight w:val="white"/>
        </w:rPr>
        <w:t xml:space="preserve">when generating special assembly code, such as </w:t>
      </w:r>
      <w:r w:rsidR="0032579A" w:rsidRPr="00903DBA">
        <w:rPr>
          <w:highlight w:val="white"/>
        </w:rPr>
        <w:t xml:space="preserve">initialization code and </w:t>
      </w:r>
      <w:r w:rsidR="008D22C7" w:rsidRPr="00903DBA">
        <w:rPr>
          <w:highlight w:val="white"/>
        </w:rPr>
        <w:t xml:space="preserve">code for </w:t>
      </w:r>
      <w:r w:rsidR="0032579A" w:rsidRPr="00903DBA">
        <w:rPr>
          <w:highlight w:val="white"/>
        </w:rPr>
        <w:t xml:space="preserve">command </w:t>
      </w:r>
      <w:r w:rsidR="008D22C7" w:rsidRPr="00903DBA">
        <w:rPr>
          <w:highlight w:val="white"/>
        </w:rPr>
        <w:t>line arguments.</w:t>
      </w:r>
    </w:p>
    <w:p w14:paraId="180DEA3E" w14:textId="77777777" w:rsidR="0016661E" w:rsidRPr="00903DBA" w:rsidRDefault="0016661E" w:rsidP="0016661E">
      <w:pPr>
        <w:pStyle w:val="Code"/>
        <w:rPr>
          <w:highlight w:val="white"/>
        </w:rPr>
      </w:pPr>
      <w:r w:rsidRPr="00903DBA">
        <w:rPr>
          <w:highlight w:val="white"/>
        </w:rPr>
        <w:t xml:space="preserve">    public static AssemblyCode AddAssemblyCode(List&lt;AssemblyCode&gt; list,</w:t>
      </w:r>
    </w:p>
    <w:p w14:paraId="68E017D3" w14:textId="77777777" w:rsidR="0016661E" w:rsidRPr="00903DBA" w:rsidRDefault="0016661E" w:rsidP="0016661E">
      <w:pPr>
        <w:pStyle w:val="Code"/>
        <w:rPr>
          <w:highlight w:val="white"/>
        </w:rPr>
      </w:pPr>
      <w:r w:rsidRPr="00903DBA">
        <w:rPr>
          <w:highlight w:val="white"/>
        </w:rPr>
        <w:t xml:space="preserve">                    AssemblyOperator objectOp, object operand0 = null,</w:t>
      </w:r>
    </w:p>
    <w:p w14:paraId="15730B22" w14:textId="77777777" w:rsidR="008D196B" w:rsidRPr="00903DBA" w:rsidRDefault="0016661E" w:rsidP="0016661E">
      <w:pPr>
        <w:pStyle w:val="Code"/>
        <w:rPr>
          <w:highlight w:val="white"/>
        </w:rPr>
      </w:pPr>
      <w:r w:rsidRPr="00903DBA">
        <w:rPr>
          <w:highlight w:val="white"/>
        </w:rPr>
        <w:t xml:space="preserve">                    object operand1 = null, object operand2 = null</w:t>
      </w:r>
      <w:r w:rsidR="008D196B" w:rsidRPr="00903DBA">
        <w:rPr>
          <w:highlight w:val="white"/>
        </w:rPr>
        <w:t>,</w:t>
      </w:r>
    </w:p>
    <w:p w14:paraId="77FEE88B" w14:textId="4B76F8CF" w:rsidR="0016661E" w:rsidRPr="00903DBA" w:rsidRDefault="008D196B" w:rsidP="0016661E">
      <w:pPr>
        <w:pStyle w:val="Code"/>
        <w:rPr>
          <w:highlight w:val="white"/>
        </w:rPr>
      </w:pPr>
      <w:r w:rsidRPr="00903DBA">
        <w:rPr>
          <w:highlight w:val="white"/>
        </w:rPr>
        <w:t xml:space="preserve">                    int size = 0</w:t>
      </w:r>
      <w:r w:rsidR="0016661E" w:rsidRPr="00903DBA">
        <w:rPr>
          <w:highlight w:val="white"/>
        </w:rPr>
        <w:t>) {</w:t>
      </w:r>
    </w:p>
    <w:p w14:paraId="092C161C" w14:textId="77777777" w:rsidR="0016661E" w:rsidRPr="00903DBA" w:rsidRDefault="0016661E" w:rsidP="0016661E">
      <w:pPr>
        <w:pStyle w:val="Code"/>
        <w:rPr>
          <w:highlight w:val="white"/>
        </w:rPr>
      </w:pPr>
      <w:r w:rsidRPr="00903DBA">
        <w:rPr>
          <w:highlight w:val="white"/>
        </w:rPr>
        <w:t xml:space="preserve">      AssemblyCode assemblyCode =</w:t>
      </w:r>
    </w:p>
    <w:p w14:paraId="7B58DC27" w14:textId="420F06F6" w:rsidR="0016661E" w:rsidRPr="00903DBA" w:rsidRDefault="0016661E" w:rsidP="0016661E">
      <w:pPr>
        <w:pStyle w:val="Code"/>
        <w:rPr>
          <w:highlight w:val="white"/>
        </w:rPr>
      </w:pPr>
      <w:r w:rsidRPr="00903DBA">
        <w:rPr>
          <w:highlight w:val="white"/>
        </w:rPr>
        <w:t xml:space="preserve">        new AssemblyCode(objectOp, operand0, operand1, operand2</w:t>
      </w:r>
      <w:r w:rsidR="008D196B" w:rsidRPr="00903DBA">
        <w:rPr>
          <w:highlight w:val="white"/>
        </w:rPr>
        <w:t>, size</w:t>
      </w:r>
      <w:r w:rsidRPr="00903DBA">
        <w:rPr>
          <w:highlight w:val="white"/>
        </w:rPr>
        <w:t>);</w:t>
      </w:r>
    </w:p>
    <w:p w14:paraId="1B02B5E9" w14:textId="77777777" w:rsidR="0016661E" w:rsidRPr="00903DBA" w:rsidRDefault="0016661E" w:rsidP="0016661E">
      <w:pPr>
        <w:pStyle w:val="Code"/>
        <w:rPr>
          <w:highlight w:val="white"/>
        </w:rPr>
      </w:pPr>
      <w:r w:rsidRPr="00903DBA">
        <w:rPr>
          <w:highlight w:val="white"/>
        </w:rPr>
        <w:t xml:space="preserve">      list.Add(assemblyCode);</w:t>
      </w:r>
    </w:p>
    <w:p w14:paraId="52097B4B" w14:textId="77777777" w:rsidR="0016661E" w:rsidRPr="00903DBA" w:rsidRDefault="0016661E" w:rsidP="0016661E">
      <w:pPr>
        <w:pStyle w:val="Code"/>
        <w:rPr>
          <w:highlight w:val="white"/>
        </w:rPr>
      </w:pPr>
      <w:r w:rsidRPr="00903DBA">
        <w:rPr>
          <w:highlight w:val="white"/>
        </w:rPr>
        <w:t xml:space="preserve">      return assemblyCode;</w:t>
      </w:r>
    </w:p>
    <w:p w14:paraId="50CBC94E" w14:textId="77777777" w:rsidR="0016661E" w:rsidRPr="00903DBA" w:rsidRDefault="0016661E" w:rsidP="0016661E">
      <w:pPr>
        <w:pStyle w:val="Code"/>
        <w:rPr>
          <w:highlight w:val="white"/>
        </w:rPr>
      </w:pPr>
      <w:r w:rsidRPr="00903DBA">
        <w:rPr>
          <w:highlight w:val="white"/>
        </w:rPr>
        <w:t xml:space="preserve">    }</w:t>
      </w:r>
    </w:p>
    <w:p w14:paraId="1E454F38" w14:textId="0E0F1488" w:rsidR="0046489D" w:rsidRPr="00903DBA" w:rsidRDefault="0046489D" w:rsidP="003B440A">
      <w:pPr>
        <w:pStyle w:val="Rubrik3"/>
        <w:rPr>
          <w:highlight w:val="white"/>
        </w:rPr>
      </w:pPr>
      <w:bookmarkStart w:id="446" w:name="_Toc57656084"/>
      <w:r w:rsidRPr="00903DBA">
        <w:rPr>
          <w:highlight w:val="white"/>
        </w:rPr>
        <w:t xml:space="preserve">The </w:t>
      </w:r>
      <w:r w:rsidR="00FF0094" w:rsidRPr="00903DBA">
        <w:rPr>
          <w:highlight w:val="white"/>
        </w:rPr>
        <w:t>L</w:t>
      </w:r>
      <w:r w:rsidRPr="00903DBA">
        <w:rPr>
          <w:highlight w:val="white"/>
        </w:rPr>
        <w:t xml:space="preserve">ong </w:t>
      </w:r>
      <w:r w:rsidR="00FF0094" w:rsidRPr="00903DBA">
        <w:rPr>
          <w:highlight w:val="white"/>
        </w:rPr>
        <w:t>S</w:t>
      </w:r>
      <w:r w:rsidRPr="00903DBA">
        <w:rPr>
          <w:highlight w:val="white"/>
        </w:rPr>
        <w:t xml:space="preserve">witch </w:t>
      </w:r>
      <w:r w:rsidR="00FF0094" w:rsidRPr="00903DBA">
        <w:rPr>
          <w:highlight w:val="white"/>
        </w:rPr>
        <w:t>S</w:t>
      </w:r>
      <w:r w:rsidRPr="00903DBA">
        <w:rPr>
          <w:highlight w:val="white"/>
        </w:rPr>
        <w:t>tatement</w:t>
      </w:r>
      <w:bookmarkEnd w:id="446"/>
    </w:p>
    <w:p w14:paraId="51571483" w14:textId="71484D6E" w:rsidR="00D935A0" w:rsidRPr="00903DBA" w:rsidRDefault="008B2CCC" w:rsidP="008B2CCC">
      <w:pPr>
        <w:rPr>
          <w:highlight w:val="white"/>
        </w:rPr>
      </w:pPr>
      <w:r w:rsidRPr="00903DBA">
        <w:rPr>
          <w:highlight w:val="white"/>
        </w:rPr>
        <w:t xml:space="preserve">The constructor </w:t>
      </w:r>
      <w:r w:rsidR="00053383" w:rsidRPr="00903DBA">
        <w:rPr>
          <w:highlight w:val="white"/>
        </w:rPr>
        <w:t xml:space="preserve">iterates </w:t>
      </w:r>
      <w:r w:rsidR="004B61D4" w:rsidRPr="00903DBA">
        <w:rPr>
          <w:highlight w:val="white"/>
        </w:rPr>
        <w:t>through</w:t>
      </w:r>
      <w:r w:rsidR="00053383" w:rsidRPr="00903DBA">
        <w:rPr>
          <w:highlight w:val="white"/>
        </w:rPr>
        <w:t xml:space="preserve"> the middle code </w:t>
      </w:r>
      <w:r w:rsidR="00596410" w:rsidRPr="00903DBA">
        <w:rPr>
          <w:highlight w:val="white"/>
        </w:rPr>
        <w:t>list and</w:t>
      </w:r>
      <w:r w:rsidR="004B61D4" w:rsidRPr="00903DBA">
        <w:rPr>
          <w:highlight w:val="white"/>
        </w:rPr>
        <w:t xml:space="preserve"> calls an appropriate method for each kind of </w:t>
      </w:r>
      <w:r w:rsidR="002E0A43" w:rsidRPr="00903DBA">
        <w:rPr>
          <w:highlight w:val="white"/>
        </w:rPr>
        <w:t xml:space="preserve">middle code </w:t>
      </w:r>
      <w:r w:rsidR="004B61D4" w:rsidRPr="00903DBA">
        <w:rPr>
          <w:highlight w:val="white"/>
        </w:rPr>
        <w:t>instruction.</w:t>
      </w:r>
    </w:p>
    <w:p w14:paraId="140A848A" w14:textId="77777777" w:rsidR="00152B8E" w:rsidRPr="00903DBA" w:rsidRDefault="00152B8E" w:rsidP="00152B8E">
      <w:pPr>
        <w:pStyle w:val="Code"/>
        <w:rPr>
          <w:highlight w:val="white"/>
        </w:rPr>
      </w:pPr>
      <w:r w:rsidRPr="00903DBA">
        <w:rPr>
          <w:highlight w:val="white"/>
        </w:rPr>
        <w:t xml:space="preserve">    public void AssemblyCodeList(List&lt;MiddleCode&gt; middleCodeList){</w:t>
      </w:r>
    </w:p>
    <w:p w14:paraId="728B68CA" w14:textId="77777777" w:rsidR="00152B8E" w:rsidRPr="00903DBA" w:rsidRDefault="00152B8E" w:rsidP="00152B8E">
      <w:pPr>
        <w:pStyle w:val="Code"/>
        <w:rPr>
          <w:highlight w:val="white"/>
        </w:rPr>
      </w:pPr>
      <w:r w:rsidRPr="00903DBA">
        <w:rPr>
          <w:highlight w:val="white"/>
        </w:rPr>
        <w:lastRenderedPageBreak/>
        <w:t xml:space="preserve">      for (int middleIndex = 0; middleIndex &lt; middleCodeList.Count;</w:t>
      </w:r>
    </w:p>
    <w:p w14:paraId="693FF23C" w14:textId="77777777" w:rsidR="00152B8E" w:rsidRPr="00903DBA" w:rsidRDefault="00152B8E" w:rsidP="00152B8E">
      <w:pPr>
        <w:pStyle w:val="Code"/>
        <w:rPr>
          <w:highlight w:val="white"/>
        </w:rPr>
      </w:pPr>
      <w:r w:rsidRPr="00903DBA">
        <w:rPr>
          <w:highlight w:val="white"/>
        </w:rPr>
        <w:t xml:space="preserve">           ++middleIndex) {</w:t>
      </w:r>
    </w:p>
    <w:p w14:paraId="553CD484" w14:textId="77777777" w:rsidR="00152B8E" w:rsidRPr="00903DBA" w:rsidRDefault="00152B8E" w:rsidP="00152B8E">
      <w:pPr>
        <w:pStyle w:val="Code"/>
        <w:rPr>
          <w:highlight w:val="white"/>
        </w:rPr>
      </w:pPr>
      <w:r w:rsidRPr="00903DBA">
        <w:rPr>
          <w:highlight w:val="white"/>
        </w:rPr>
        <w:t xml:space="preserve">        MiddleCode middleCode = middleCodeList[middleIndex];</w:t>
      </w:r>
    </w:p>
    <w:p w14:paraId="19B1BB4D" w14:textId="77777777" w:rsidR="00152B8E" w:rsidRPr="00903DBA" w:rsidRDefault="00152B8E" w:rsidP="00152B8E">
      <w:pPr>
        <w:pStyle w:val="Code"/>
        <w:rPr>
          <w:highlight w:val="white"/>
        </w:rPr>
      </w:pPr>
      <w:r w:rsidRPr="00903DBA">
        <w:rPr>
          <w:highlight w:val="white"/>
        </w:rPr>
        <w:t xml:space="preserve">        AddAssemblyCode(AssemblyOperator.new_middle_code, middleIndex);</w:t>
      </w:r>
    </w:p>
    <w:p w14:paraId="2A3F0C65" w14:textId="116AD8A5" w:rsidR="00D935A0" w:rsidRPr="00903DBA" w:rsidRDefault="00D77E69" w:rsidP="00D77E69">
      <w:pPr>
        <w:rPr>
          <w:highlight w:val="white"/>
        </w:rPr>
      </w:pPr>
      <w:r w:rsidRPr="00903DBA">
        <w:rPr>
          <w:highlight w:val="white"/>
        </w:rPr>
        <w:t xml:space="preserve">If the current function is not null (if the code </w:t>
      </w:r>
      <w:r w:rsidR="002F6544" w:rsidRPr="00903DBA">
        <w:rPr>
          <w:highlight w:val="white"/>
        </w:rPr>
        <w:t>is in</w:t>
      </w:r>
      <w:r w:rsidRPr="00903DBA">
        <w:rPr>
          <w:highlight w:val="white"/>
        </w:rPr>
        <w:t xml:space="preserve"> function scope rather global scope)</w:t>
      </w:r>
      <w:r w:rsidR="00C66325" w:rsidRPr="00903DBA">
        <w:rPr>
          <w:highlight w:val="white"/>
        </w:rPr>
        <w:t xml:space="preserve">, we add a label. If the middle code instruction is an initializer, </w:t>
      </w:r>
      <w:r w:rsidR="00B51A55" w:rsidRPr="00903DBA">
        <w:rPr>
          <w:highlight w:val="white"/>
        </w:rPr>
        <w:t>we just add a label with the text of the middle code instruction.</w:t>
      </w:r>
    </w:p>
    <w:p w14:paraId="0D4D2FA6" w14:textId="77777777" w:rsidR="00152B8E" w:rsidRPr="00903DBA" w:rsidRDefault="00152B8E" w:rsidP="00152B8E">
      <w:pPr>
        <w:pStyle w:val="Code"/>
        <w:rPr>
          <w:highlight w:val="white"/>
        </w:rPr>
      </w:pPr>
      <w:r w:rsidRPr="00903DBA">
        <w:rPr>
          <w:highlight w:val="white"/>
        </w:rPr>
        <w:t xml:space="preserve">        if (SymbolTable.CurrentFunction != null) {</w:t>
      </w:r>
    </w:p>
    <w:p w14:paraId="3B728C23" w14:textId="77777777" w:rsidR="00BB4AB4" w:rsidRPr="00903DBA" w:rsidRDefault="00152B8E" w:rsidP="00152B8E">
      <w:pPr>
        <w:pStyle w:val="Code"/>
        <w:rPr>
          <w:highlight w:val="white"/>
        </w:rPr>
      </w:pPr>
      <w:r w:rsidRPr="00903DBA">
        <w:rPr>
          <w:highlight w:val="white"/>
        </w:rPr>
        <w:t xml:space="preserve">          if </w:t>
      </w:r>
      <w:r w:rsidR="00BB4AB4" w:rsidRPr="00903DBA">
        <w:rPr>
          <w:highlight w:val="white"/>
        </w:rPr>
        <w:t>(</w:t>
      </w:r>
      <w:r w:rsidRPr="00903DBA">
        <w:rPr>
          <w:highlight w:val="white"/>
        </w:rPr>
        <w:t>(middleCode.Operator == MiddleOperator.Initializer)</w:t>
      </w:r>
      <w:r w:rsidR="00BB4AB4" w:rsidRPr="00903DBA">
        <w:rPr>
          <w:highlight w:val="white"/>
        </w:rPr>
        <w:t xml:space="preserve"> ||</w:t>
      </w:r>
    </w:p>
    <w:p w14:paraId="65299FCF" w14:textId="2551A388" w:rsidR="00152B8E" w:rsidRPr="00903DBA" w:rsidRDefault="00BB4AB4" w:rsidP="00152B8E">
      <w:pPr>
        <w:pStyle w:val="Code"/>
        <w:rPr>
          <w:highlight w:val="white"/>
        </w:rPr>
      </w:pPr>
      <w:r w:rsidRPr="00903DBA">
        <w:rPr>
          <w:highlight w:val="white"/>
        </w:rPr>
        <w:t xml:space="preserve">              (middleCode.Operator == MiddleOperator.Initializer</w:t>
      </w:r>
      <w:r w:rsidR="00FB50CE" w:rsidRPr="00903DBA">
        <w:rPr>
          <w:highlight w:val="white"/>
        </w:rPr>
        <w:t>Zero</w:t>
      </w:r>
      <w:r w:rsidRPr="00903DBA">
        <w:rPr>
          <w:highlight w:val="white"/>
        </w:rPr>
        <w:t>))</w:t>
      </w:r>
      <w:r w:rsidR="00152B8E" w:rsidRPr="00903DBA">
        <w:rPr>
          <w:highlight w:val="white"/>
        </w:rPr>
        <w:t xml:space="preserve"> {</w:t>
      </w:r>
    </w:p>
    <w:p w14:paraId="08E4C45C" w14:textId="77777777" w:rsidR="00152B8E" w:rsidRPr="00903DBA" w:rsidRDefault="00152B8E" w:rsidP="00152B8E">
      <w:pPr>
        <w:pStyle w:val="Code"/>
        <w:rPr>
          <w:highlight w:val="white"/>
        </w:rPr>
      </w:pPr>
      <w:r w:rsidRPr="00903DBA">
        <w:rPr>
          <w:highlight w:val="white"/>
        </w:rPr>
        <w:t xml:space="preserve">            AddAssemblyCode(AssemblyOperator.label, null,</w:t>
      </w:r>
    </w:p>
    <w:p w14:paraId="4B4DB013" w14:textId="77777777" w:rsidR="00152B8E" w:rsidRPr="00903DBA" w:rsidRDefault="00152B8E" w:rsidP="00152B8E">
      <w:pPr>
        <w:pStyle w:val="Code"/>
        <w:rPr>
          <w:highlight w:val="white"/>
        </w:rPr>
      </w:pPr>
      <w:r w:rsidRPr="00903DBA">
        <w:rPr>
          <w:highlight w:val="white"/>
        </w:rPr>
        <w:t xml:space="preserve">                            middleCode.ToString());</w:t>
      </w:r>
    </w:p>
    <w:p w14:paraId="7E689AA5" w14:textId="77777777" w:rsidR="00152B8E" w:rsidRPr="00903DBA" w:rsidRDefault="00152B8E" w:rsidP="00152B8E">
      <w:pPr>
        <w:pStyle w:val="Code"/>
        <w:rPr>
          <w:highlight w:val="white"/>
        </w:rPr>
      </w:pPr>
      <w:r w:rsidRPr="00903DBA">
        <w:rPr>
          <w:highlight w:val="white"/>
        </w:rPr>
        <w:t xml:space="preserve">          }</w:t>
      </w:r>
    </w:p>
    <w:p w14:paraId="681EFEAA" w14:textId="163BC01F" w:rsidR="00C66325" w:rsidRPr="00903DBA" w:rsidRDefault="00C66325" w:rsidP="00515D56">
      <w:pPr>
        <w:rPr>
          <w:highlight w:val="white"/>
        </w:rPr>
      </w:pPr>
      <w:r w:rsidRPr="00903DBA">
        <w:rPr>
          <w:highlight w:val="white"/>
        </w:rPr>
        <w:t xml:space="preserve">If the </w:t>
      </w:r>
      <w:r w:rsidR="00B83B74" w:rsidRPr="00903DBA">
        <w:rPr>
          <w:highlight w:val="white"/>
        </w:rPr>
        <w:t xml:space="preserve">middle code instruction is not </w:t>
      </w:r>
      <w:r w:rsidR="001811B8" w:rsidRPr="00903DBA">
        <w:rPr>
          <w:highlight w:val="white"/>
        </w:rPr>
        <w:t xml:space="preserve">an initializer, we add a label with the unique name of the function. If the middle code index is greater the zero, we also add </w:t>
      </w:r>
      <w:r w:rsidR="005A671D" w:rsidRPr="00903DBA">
        <w:rPr>
          <w:highlight w:val="white"/>
        </w:rPr>
        <w:t>it to the label.</w:t>
      </w:r>
    </w:p>
    <w:p w14:paraId="1E8D2FB7" w14:textId="77777777" w:rsidR="00152B8E" w:rsidRPr="00903DBA" w:rsidRDefault="00152B8E" w:rsidP="00152B8E">
      <w:pPr>
        <w:pStyle w:val="Code"/>
        <w:rPr>
          <w:highlight w:val="white"/>
        </w:rPr>
      </w:pPr>
      <w:r w:rsidRPr="00903DBA">
        <w:rPr>
          <w:highlight w:val="white"/>
        </w:rPr>
        <w:t xml:space="preserve">          else {</w:t>
      </w:r>
    </w:p>
    <w:p w14:paraId="296C4936" w14:textId="77777777" w:rsidR="00152B8E" w:rsidRPr="00903DBA" w:rsidRDefault="00152B8E" w:rsidP="00152B8E">
      <w:pPr>
        <w:pStyle w:val="Code"/>
        <w:rPr>
          <w:highlight w:val="white"/>
        </w:rPr>
      </w:pPr>
      <w:r w:rsidRPr="00903DBA">
        <w:rPr>
          <w:highlight w:val="white"/>
        </w:rPr>
        <w:t xml:space="preserve">            string label = SymbolTable.CurrentFunction.UniqueName;</w:t>
      </w:r>
    </w:p>
    <w:p w14:paraId="3A416C44" w14:textId="77777777" w:rsidR="00152B8E" w:rsidRPr="00903DBA" w:rsidRDefault="00152B8E" w:rsidP="00152B8E">
      <w:pPr>
        <w:pStyle w:val="Code"/>
        <w:rPr>
          <w:highlight w:val="white"/>
        </w:rPr>
      </w:pPr>
      <w:r w:rsidRPr="00903DBA">
        <w:rPr>
          <w:highlight w:val="white"/>
        </w:rPr>
        <w:t xml:space="preserve">            </w:t>
      </w:r>
    </w:p>
    <w:p w14:paraId="7AE349C3" w14:textId="77777777" w:rsidR="00152B8E" w:rsidRPr="00903DBA" w:rsidRDefault="00152B8E" w:rsidP="00152B8E">
      <w:pPr>
        <w:pStyle w:val="Code"/>
        <w:rPr>
          <w:highlight w:val="white"/>
        </w:rPr>
      </w:pPr>
      <w:r w:rsidRPr="00903DBA">
        <w:rPr>
          <w:highlight w:val="white"/>
        </w:rPr>
        <w:t xml:space="preserve">            if (middleIndex &gt; 0) {</w:t>
      </w:r>
    </w:p>
    <w:p w14:paraId="7C91AE9B" w14:textId="77777777" w:rsidR="00152B8E" w:rsidRPr="00903DBA" w:rsidRDefault="00152B8E" w:rsidP="00152B8E">
      <w:pPr>
        <w:pStyle w:val="Code"/>
        <w:rPr>
          <w:highlight w:val="white"/>
        </w:rPr>
      </w:pPr>
      <w:r w:rsidRPr="00903DBA">
        <w:rPr>
          <w:highlight w:val="white"/>
        </w:rPr>
        <w:t xml:space="preserve">              label += Symbol.SeparatorId + middleIndex;</w:t>
      </w:r>
    </w:p>
    <w:p w14:paraId="7BE45861" w14:textId="77777777" w:rsidR="00152B8E" w:rsidRPr="00903DBA" w:rsidRDefault="00152B8E" w:rsidP="00152B8E">
      <w:pPr>
        <w:pStyle w:val="Code"/>
        <w:rPr>
          <w:highlight w:val="white"/>
        </w:rPr>
      </w:pPr>
      <w:r w:rsidRPr="00903DBA">
        <w:rPr>
          <w:highlight w:val="white"/>
        </w:rPr>
        <w:t xml:space="preserve">            }</w:t>
      </w:r>
    </w:p>
    <w:p w14:paraId="021F8CFC" w14:textId="77777777" w:rsidR="00152B8E" w:rsidRPr="00903DBA" w:rsidRDefault="00152B8E" w:rsidP="00152B8E">
      <w:pPr>
        <w:pStyle w:val="Code"/>
        <w:rPr>
          <w:highlight w:val="white"/>
        </w:rPr>
      </w:pPr>
      <w:r w:rsidRPr="00903DBA">
        <w:rPr>
          <w:highlight w:val="white"/>
        </w:rPr>
        <w:t xml:space="preserve">            </w:t>
      </w:r>
    </w:p>
    <w:p w14:paraId="0F7049E2" w14:textId="77777777" w:rsidR="00152B8E" w:rsidRPr="00903DBA" w:rsidRDefault="00152B8E" w:rsidP="00152B8E">
      <w:pPr>
        <w:pStyle w:val="Code"/>
        <w:rPr>
          <w:highlight w:val="white"/>
        </w:rPr>
      </w:pPr>
      <w:r w:rsidRPr="00903DBA">
        <w:rPr>
          <w:highlight w:val="white"/>
        </w:rPr>
        <w:t xml:space="preserve">            AddAssemblyCode(AssemblyOperator.label, label,</w:t>
      </w:r>
    </w:p>
    <w:p w14:paraId="61CF2EA1" w14:textId="77777777" w:rsidR="00152B8E" w:rsidRPr="00903DBA" w:rsidRDefault="00152B8E" w:rsidP="00152B8E">
      <w:pPr>
        <w:pStyle w:val="Code"/>
        <w:rPr>
          <w:highlight w:val="white"/>
        </w:rPr>
      </w:pPr>
      <w:r w:rsidRPr="00903DBA">
        <w:rPr>
          <w:highlight w:val="white"/>
        </w:rPr>
        <w:t xml:space="preserve">                            middleCode.ToString());</w:t>
      </w:r>
    </w:p>
    <w:p w14:paraId="643CCAED" w14:textId="77777777" w:rsidR="00152B8E" w:rsidRPr="00903DBA" w:rsidRDefault="00152B8E" w:rsidP="00152B8E">
      <w:pPr>
        <w:pStyle w:val="Code"/>
        <w:rPr>
          <w:highlight w:val="white"/>
        </w:rPr>
      </w:pPr>
      <w:r w:rsidRPr="00903DBA">
        <w:rPr>
          <w:highlight w:val="white"/>
        </w:rPr>
        <w:t xml:space="preserve">          }</w:t>
      </w:r>
    </w:p>
    <w:p w14:paraId="0B41CA48" w14:textId="77777777" w:rsidR="00152B8E" w:rsidRPr="00903DBA" w:rsidRDefault="00152B8E" w:rsidP="00152B8E">
      <w:pPr>
        <w:pStyle w:val="Code"/>
        <w:rPr>
          <w:highlight w:val="white"/>
        </w:rPr>
      </w:pPr>
      <w:r w:rsidRPr="00903DBA">
        <w:rPr>
          <w:highlight w:val="white"/>
        </w:rPr>
        <w:t xml:space="preserve">        }</w:t>
      </w:r>
    </w:p>
    <w:p w14:paraId="2AEE4CCA" w14:textId="15D23C41" w:rsidR="00D935A0" w:rsidRPr="00903DBA" w:rsidRDefault="00B36515" w:rsidP="00B36515">
      <w:pPr>
        <w:rPr>
          <w:highlight w:val="white"/>
        </w:rPr>
      </w:pPr>
      <w:r w:rsidRPr="00903DBA">
        <w:rPr>
          <w:highlight w:val="white"/>
        </w:rPr>
        <w:t xml:space="preserve">Now follows </w:t>
      </w:r>
      <w:r w:rsidR="00596410" w:rsidRPr="00903DBA">
        <w:rPr>
          <w:highlight w:val="white"/>
        </w:rPr>
        <w:t>the</w:t>
      </w:r>
      <w:r w:rsidRPr="00903DBA">
        <w:rPr>
          <w:highlight w:val="white"/>
        </w:rPr>
        <w:t xml:space="preserve"> long switch statement, where each middle code instruction is matched to a function call</w:t>
      </w:r>
      <w:r w:rsidR="00032DEE" w:rsidRPr="00903DBA">
        <w:rPr>
          <w:highlight w:val="white"/>
        </w:rPr>
        <w:t xml:space="preserve"> that generates the </w:t>
      </w:r>
      <w:r w:rsidR="002F6544" w:rsidRPr="00903DBA">
        <w:rPr>
          <w:highlight w:val="white"/>
        </w:rPr>
        <w:t xml:space="preserve">corresponding </w:t>
      </w:r>
      <w:r w:rsidR="00032DEE" w:rsidRPr="00903DBA">
        <w:rPr>
          <w:highlight w:val="white"/>
        </w:rPr>
        <w:t>assembly code.</w:t>
      </w:r>
    </w:p>
    <w:p w14:paraId="2DD791BC" w14:textId="77777777" w:rsidR="00152B8E" w:rsidRPr="00903DBA" w:rsidRDefault="00152B8E" w:rsidP="00D851A7">
      <w:pPr>
        <w:pStyle w:val="Code"/>
        <w:rPr>
          <w:highlight w:val="white"/>
        </w:rPr>
      </w:pPr>
      <w:r w:rsidRPr="00903DBA">
        <w:rPr>
          <w:highlight w:val="white"/>
        </w:rPr>
        <w:t xml:space="preserve">        switch (middleCode.Operator) {</w:t>
      </w:r>
    </w:p>
    <w:p w14:paraId="41FEB60F" w14:textId="77777777" w:rsidR="00152B8E" w:rsidRPr="00903DBA" w:rsidRDefault="00152B8E" w:rsidP="00D851A7">
      <w:pPr>
        <w:pStyle w:val="Code"/>
        <w:rPr>
          <w:highlight w:val="white"/>
        </w:rPr>
      </w:pPr>
      <w:r w:rsidRPr="00903DBA">
        <w:rPr>
          <w:highlight w:val="white"/>
        </w:rPr>
        <w:t xml:space="preserve">          case MiddleOperator.CallHeader:</w:t>
      </w:r>
    </w:p>
    <w:p w14:paraId="639B3257" w14:textId="645661DB" w:rsidR="00152B8E" w:rsidRPr="00903DBA" w:rsidRDefault="00152B8E" w:rsidP="00D851A7">
      <w:pPr>
        <w:pStyle w:val="Code"/>
        <w:rPr>
          <w:highlight w:val="white"/>
        </w:rPr>
      </w:pPr>
      <w:r w:rsidRPr="00903DBA">
        <w:rPr>
          <w:highlight w:val="white"/>
        </w:rPr>
        <w:t xml:space="preserve">            </w:t>
      </w:r>
      <w:r w:rsidR="00976B44" w:rsidRPr="00903DBA">
        <w:rPr>
          <w:highlight w:val="white"/>
        </w:rPr>
        <w:t>FunctionPreCall</w:t>
      </w:r>
      <w:r w:rsidRPr="00903DBA">
        <w:rPr>
          <w:highlight w:val="white"/>
        </w:rPr>
        <w:t>(middleCode);</w:t>
      </w:r>
    </w:p>
    <w:p w14:paraId="53E72C17" w14:textId="77777777" w:rsidR="00152B8E" w:rsidRPr="00903DBA" w:rsidRDefault="00152B8E" w:rsidP="00D851A7">
      <w:pPr>
        <w:pStyle w:val="Code"/>
        <w:rPr>
          <w:highlight w:val="white"/>
        </w:rPr>
      </w:pPr>
      <w:r w:rsidRPr="00903DBA">
        <w:rPr>
          <w:highlight w:val="white"/>
        </w:rPr>
        <w:t xml:space="preserve">            break;</w:t>
      </w:r>
    </w:p>
    <w:p w14:paraId="66934B31" w14:textId="77777777" w:rsidR="00152B8E" w:rsidRPr="00903DBA" w:rsidRDefault="00152B8E" w:rsidP="00D851A7">
      <w:pPr>
        <w:pStyle w:val="Code"/>
        <w:rPr>
          <w:highlight w:val="white"/>
        </w:rPr>
      </w:pPr>
    </w:p>
    <w:p w14:paraId="3BB872AA" w14:textId="77777777" w:rsidR="00152B8E" w:rsidRPr="00903DBA" w:rsidRDefault="00152B8E" w:rsidP="00D851A7">
      <w:pPr>
        <w:pStyle w:val="Code"/>
        <w:rPr>
          <w:highlight w:val="white"/>
        </w:rPr>
      </w:pPr>
      <w:r w:rsidRPr="00903DBA">
        <w:rPr>
          <w:highlight w:val="white"/>
        </w:rPr>
        <w:t xml:space="preserve">          case MiddleOperator.Call:</w:t>
      </w:r>
    </w:p>
    <w:p w14:paraId="2E13B1C2" w14:textId="77777777" w:rsidR="00152B8E" w:rsidRPr="00903DBA" w:rsidRDefault="00152B8E" w:rsidP="00D851A7">
      <w:pPr>
        <w:pStyle w:val="Code"/>
        <w:rPr>
          <w:highlight w:val="white"/>
        </w:rPr>
      </w:pPr>
      <w:r w:rsidRPr="00903DBA">
        <w:rPr>
          <w:highlight w:val="white"/>
        </w:rPr>
        <w:t xml:space="preserve">            FunctionCall(middleCode, middleIndex);</w:t>
      </w:r>
    </w:p>
    <w:p w14:paraId="44973CB0" w14:textId="77777777" w:rsidR="00152B8E" w:rsidRPr="00903DBA" w:rsidRDefault="00152B8E" w:rsidP="00D851A7">
      <w:pPr>
        <w:pStyle w:val="Code"/>
        <w:rPr>
          <w:highlight w:val="white"/>
        </w:rPr>
      </w:pPr>
      <w:r w:rsidRPr="00903DBA">
        <w:rPr>
          <w:highlight w:val="white"/>
        </w:rPr>
        <w:t xml:space="preserve">            break;</w:t>
      </w:r>
    </w:p>
    <w:p w14:paraId="79000446" w14:textId="77777777" w:rsidR="00152B8E" w:rsidRPr="00903DBA" w:rsidRDefault="00152B8E" w:rsidP="00D851A7">
      <w:pPr>
        <w:pStyle w:val="Code"/>
        <w:rPr>
          <w:highlight w:val="white"/>
        </w:rPr>
      </w:pPr>
    </w:p>
    <w:p w14:paraId="10B0F78E" w14:textId="77777777" w:rsidR="00152B8E" w:rsidRPr="00903DBA" w:rsidRDefault="00152B8E" w:rsidP="00D851A7">
      <w:pPr>
        <w:pStyle w:val="Code"/>
        <w:rPr>
          <w:highlight w:val="white"/>
        </w:rPr>
      </w:pPr>
      <w:r w:rsidRPr="00903DBA">
        <w:rPr>
          <w:highlight w:val="white"/>
        </w:rPr>
        <w:t xml:space="preserve">          case MiddleOperator.PostCall:</w:t>
      </w:r>
    </w:p>
    <w:p w14:paraId="7015BB74" w14:textId="77777777" w:rsidR="00152B8E" w:rsidRPr="00903DBA" w:rsidRDefault="00152B8E" w:rsidP="00D851A7">
      <w:pPr>
        <w:pStyle w:val="Code"/>
        <w:rPr>
          <w:highlight w:val="white"/>
        </w:rPr>
      </w:pPr>
      <w:r w:rsidRPr="00903DBA">
        <w:rPr>
          <w:highlight w:val="white"/>
        </w:rPr>
        <w:t xml:space="preserve">            FunctionPostCall(middleCode);</w:t>
      </w:r>
    </w:p>
    <w:p w14:paraId="0CC54C2D" w14:textId="77777777" w:rsidR="00152B8E" w:rsidRPr="00903DBA" w:rsidRDefault="00152B8E" w:rsidP="00D851A7">
      <w:pPr>
        <w:pStyle w:val="Code"/>
        <w:rPr>
          <w:highlight w:val="white"/>
        </w:rPr>
      </w:pPr>
      <w:r w:rsidRPr="00903DBA">
        <w:rPr>
          <w:highlight w:val="white"/>
        </w:rPr>
        <w:t xml:space="preserve">            break;</w:t>
      </w:r>
    </w:p>
    <w:p w14:paraId="080817B8" w14:textId="77777777" w:rsidR="00152B8E" w:rsidRPr="00903DBA" w:rsidRDefault="00152B8E" w:rsidP="00A06C14">
      <w:pPr>
        <w:pStyle w:val="Code"/>
        <w:rPr>
          <w:highlight w:val="white"/>
        </w:rPr>
      </w:pPr>
    </w:p>
    <w:p w14:paraId="1399BFCD" w14:textId="77777777" w:rsidR="00A06C14" w:rsidRPr="00903DBA" w:rsidRDefault="00A06C14" w:rsidP="00A06C14">
      <w:pPr>
        <w:pStyle w:val="Code"/>
        <w:rPr>
          <w:highlight w:val="white"/>
        </w:rPr>
      </w:pPr>
      <w:r w:rsidRPr="00903DBA">
        <w:rPr>
          <w:highlight w:val="white"/>
        </w:rPr>
        <w:t xml:space="preserve">          case MiddleOperator.Return:</w:t>
      </w:r>
    </w:p>
    <w:p w14:paraId="0C5FD3F9" w14:textId="77777777" w:rsidR="00A06C14" w:rsidRPr="00903DBA" w:rsidRDefault="00A06C14" w:rsidP="00A06C14">
      <w:pPr>
        <w:pStyle w:val="Code"/>
        <w:rPr>
          <w:highlight w:val="white"/>
        </w:rPr>
      </w:pPr>
      <w:r w:rsidRPr="00903DBA">
        <w:rPr>
          <w:highlight w:val="white"/>
        </w:rPr>
        <w:t xml:space="preserve">            Return(middleCode, middleIndex);</w:t>
      </w:r>
    </w:p>
    <w:p w14:paraId="5353A949" w14:textId="77777777" w:rsidR="00A06C14" w:rsidRPr="00903DBA" w:rsidRDefault="00A06C14" w:rsidP="00A06C14">
      <w:pPr>
        <w:pStyle w:val="Code"/>
        <w:rPr>
          <w:highlight w:val="white"/>
        </w:rPr>
      </w:pPr>
      <w:r w:rsidRPr="00903DBA">
        <w:rPr>
          <w:highlight w:val="white"/>
        </w:rPr>
        <w:t xml:space="preserve">            break;</w:t>
      </w:r>
    </w:p>
    <w:p w14:paraId="4B922757" w14:textId="77777777" w:rsidR="00A06C14" w:rsidRPr="00903DBA" w:rsidRDefault="00A06C14" w:rsidP="00A06C14">
      <w:pPr>
        <w:pStyle w:val="Code"/>
        <w:rPr>
          <w:highlight w:val="white"/>
        </w:rPr>
      </w:pPr>
    </w:p>
    <w:p w14:paraId="40FC1BEF" w14:textId="77777777" w:rsidR="00A06C14" w:rsidRPr="00903DBA" w:rsidRDefault="00A06C14" w:rsidP="00A06C14">
      <w:pPr>
        <w:pStyle w:val="Code"/>
        <w:rPr>
          <w:highlight w:val="white"/>
        </w:rPr>
      </w:pPr>
      <w:r w:rsidRPr="00903DBA">
        <w:rPr>
          <w:highlight w:val="white"/>
        </w:rPr>
        <w:t xml:space="preserve">          case MiddleOperator.Exit:</w:t>
      </w:r>
    </w:p>
    <w:p w14:paraId="22C865CF" w14:textId="77777777" w:rsidR="00A06C14" w:rsidRPr="00903DBA" w:rsidRDefault="00A06C14" w:rsidP="00A06C14">
      <w:pPr>
        <w:pStyle w:val="Code"/>
        <w:rPr>
          <w:highlight w:val="white"/>
        </w:rPr>
      </w:pPr>
      <w:r w:rsidRPr="00903DBA">
        <w:rPr>
          <w:highlight w:val="white"/>
        </w:rPr>
        <w:t xml:space="preserve">            Exit(middleCode);</w:t>
      </w:r>
    </w:p>
    <w:p w14:paraId="7CF682B3" w14:textId="77777777" w:rsidR="00A06C14" w:rsidRPr="00903DBA" w:rsidRDefault="00A06C14" w:rsidP="00A06C14">
      <w:pPr>
        <w:pStyle w:val="Code"/>
        <w:rPr>
          <w:highlight w:val="white"/>
        </w:rPr>
      </w:pPr>
      <w:r w:rsidRPr="00903DBA">
        <w:rPr>
          <w:highlight w:val="white"/>
        </w:rPr>
        <w:t xml:space="preserve">            break;</w:t>
      </w:r>
    </w:p>
    <w:p w14:paraId="434689AB" w14:textId="77777777" w:rsidR="00152B8E" w:rsidRPr="00903DBA" w:rsidRDefault="00152B8E" w:rsidP="00A06C14">
      <w:pPr>
        <w:pStyle w:val="Code"/>
        <w:rPr>
          <w:highlight w:val="white"/>
        </w:rPr>
      </w:pPr>
    </w:p>
    <w:p w14:paraId="50E8CB75" w14:textId="7A3B0FD9" w:rsidR="00152B8E" w:rsidRPr="00903DBA" w:rsidRDefault="00152B8E" w:rsidP="00D851A7">
      <w:pPr>
        <w:pStyle w:val="Code"/>
        <w:rPr>
          <w:highlight w:val="white"/>
        </w:rPr>
      </w:pPr>
      <w:r w:rsidRPr="00903DBA">
        <w:rPr>
          <w:highlight w:val="white"/>
        </w:rPr>
        <w:t xml:space="preserve">          case MiddleOperator.</w:t>
      </w:r>
      <w:r w:rsidR="00C0170C">
        <w:rPr>
          <w:highlight w:val="white"/>
        </w:rPr>
        <w:t>Jump</w:t>
      </w:r>
      <w:r w:rsidRPr="00903DBA">
        <w:rPr>
          <w:highlight w:val="white"/>
        </w:rPr>
        <w:t>:</w:t>
      </w:r>
    </w:p>
    <w:p w14:paraId="0DD22432" w14:textId="7C158DA3" w:rsidR="00152B8E" w:rsidRPr="00903DBA" w:rsidRDefault="00152B8E" w:rsidP="00D851A7">
      <w:pPr>
        <w:pStyle w:val="Code"/>
        <w:rPr>
          <w:highlight w:val="white"/>
        </w:rPr>
      </w:pPr>
      <w:r w:rsidRPr="00903DBA">
        <w:rPr>
          <w:highlight w:val="white"/>
        </w:rPr>
        <w:t xml:space="preserve">            </w:t>
      </w:r>
      <w:r w:rsidR="00C0170C">
        <w:rPr>
          <w:highlight w:val="white"/>
        </w:rPr>
        <w:t>Jump</w:t>
      </w:r>
      <w:r w:rsidRPr="00903DBA">
        <w:rPr>
          <w:highlight w:val="white"/>
        </w:rPr>
        <w:t>(middleCode);</w:t>
      </w:r>
    </w:p>
    <w:p w14:paraId="51C339BA" w14:textId="77777777" w:rsidR="00152B8E" w:rsidRPr="00903DBA" w:rsidRDefault="00152B8E" w:rsidP="00D851A7">
      <w:pPr>
        <w:pStyle w:val="Code"/>
        <w:rPr>
          <w:highlight w:val="white"/>
        </w:rPr>
      </w:pPr>
      <w:r w:rsidRPr="00903DBA">
        <w:rPr>
          <w:highlight w:val="white"/>
        </w:rPr>
        <w:t xml:space="preserve">            break;</w:t>
      </w:r>
    </w:p>
    <w:p w14:paraId="498A6AD0" w14:textId="77777777" w:rsidR="00152B8E" w:rsidRPr="00903DBA" w:rsidRDefault="00152B8E" w:rsidP="00D851A7">
      <w:pPr>
        <w:pStyle w:val="Code"/>
        <w:rPr>
          <w:highlight w:val="white"/>
        </w:rPr>
      </w:pPr>
    </w:p>
    <w:p w14:paraId="5E308A06" w14:textId="77777777" w:rsidR="00152B8E" w:rsidRPr="00903DBA" w:rsidRDefault="00152B8E" w:rsidP="00D851A7">
      <w:pPr>
        <w:pStyle w:val="Code"/>
        <w:rPr>
          <w:highlight w:val="white"/>
        </w:rPr>
      </w:pPr>
      <w:r w:rsidRPr="00903DBA">
        <w:rPr>
          <w:highlight w:val="white"/>
        </w:rPr>
        <w:lastRenderedPageBreak/>
        <w:t xml:space="preserve">          case MiddleOperator.AssignRegister:</w:t>
      </w:r>
    </w:p>
    <w:p w14:paraId="072BE791" w14:textId="77777777" w:rsidR="00152B8E" w:rsidRPr="00903DBA" w:rsidRDefault="00152B8E" w:rsidP="00D851A7">
      <w:pPr>
        <w:pStyle w:val="Code"/>
        <w:rPr>
          <w:highlight w:val="white"/>
        </w:rPr>
      </w:pPr>
      <w:r w:rsidRPr="00903DBA">
        <w:rPr>
          <w:highlight w:val="white"/>
        </w:rPr>
        <w:t xml:space="preserve">            LoadToRegister(middleCode);</w:t>
      </w:r>
    </w:p>
    <w:p w14:paraId="3A5F61EB" w14:textId="77777777" w:rsidR="00152B8E" w:rsidRPr="00903DBA" w:rsidRDefault="00152B8E" w:rsidP="00D851A7">
      <w:pPr>
        <w:pStyle w:val="Code"/>
        <w:rPr>
          <w:highlight w:val="white"/>
        </w:rPr>
      </w:pPr>
      <w:r w:rsidRPr="00903DBA">
        <w:rPr>
          <w:highlight w:val="white"/>
        </w:rPr>
        <w:t xml:space="preserve">            break;</w:t>
      </w:r>
    </w:p>
    <w:p w14:paraId="783C4FB5" w14:textId="77777777" w:rsidR="00152B8E" w:rsidRPr="00903DBA" w:rsidRDefault="00152B8E" w:rsidP="00D851A7">
      <w:pPr>
        <w:pStyle w:val="Code"/>
        <w:rPr>
          <w:highlight w:val="white"/>
        </w:rPr>
      </w:pPr>
    </w:p>
    <w:p w14:paraId="3CCABCB4" w14:textId="77777777" w:rsidR="00152B8E" w:rsidRPr="00903DBA" w:rsidRDefault="00152B8E" w:rsidP="00D851A7">
      <w:pPr>
        <w:pStyle w:val="Code"/>
        <w:rPr>
          <w:highlight w:val="white"/>
        </w:rPr>
      </w:pPr>
      <w:r w:rsidRPr="00903DBA">
        <w:rPr>
          <w:highlight w:val="white"/>
        </w:rPr>
        <w:t xml:space="preserve">          case MiddleOperator.InspectRegister:</w:t>
      </w:r>
    </w:p>
    <w:p w14:paraId="48B6193C" w14:textId="77777777" w:rsidR="00152B8E" w:rsidRPr="00903DBA" w:rsidRDefault="00152B8E" w:rsidP="00D851A7">
      <w:pPr>
        <w:pStyle w:val="Code"/>
        <w:rPr>
          <w:highlight w:val="white"/>
        </w:rPr>
      </w:pPr>
      <w:r w:rsidRPr="00903DBA">
        <w:rPr>
          <w:highlight w:val="white"/>
        </w:rPr>
        <w:t xml:space="preserve">            InspectRegister(middleCode);</w:t>
      </w:r>
    </w:p>
    <w:p w14:paraId="0CF2F674" w14:textId="77777777" w:rsidR="00152B8E" w:rsidRPr="00903DBA" w:rsidRDefault="00152B8E" w:rsidP="00D851A7">
      <w:pPr>
        <w:pStyle w:val="Code"/>
        <w:rPr>
          <w:highlight w:val="white"/>
        </w:rPr>
      </w:pPr>
      <w:r w:rsidRPr="00903DBA">
        <w:rPr>
          <w:highlight w:val="white"/>
        </w:rPr>
        <w:t xml:space="preserve">            break;</w:t>
      </w:r>
    </w:p>
    <w:p w14:paraId="5FE589F2" w14:textId="77777777" w:rsidR="00152B8E" w:rsidRPr="00903DBA" w:rsidRDefault="00152B8E" w:rsidP="00D851A7">
      <w:pPr>
        <w:pStyle w:val="Code"/>
        <w:rPr>
          <w:highlight w:val="white"/>
        </w:rPr>
      </w:pPr>
    </w:p>
    <w:p w14:paraId="03E9DF89" w14:textId="77777777" w:rsidR="00152B8E" w:rsidRPr="00903DBA" w:rsidRDefault="00152B8E" w:rsidP="00D851A7">
      <w:pPr>
        <w:pStyle w:val="Code"/>
        <w:rPr>
          <w:highlight w:val="white"/>
        </w:rPr>
      </w:pPr>
      <w:r w:rsidRPr="00903DBA">
        <w:rPr>
          <w:highlight w:val="white"/>
        </w:rPr>
        <w:t xml:space="preserve">          case MiddleOperator.JumpRegister:</w:t>
      </w:r>
    </w:p>
    <w:p w14:paraId="3E313D59" w14:textId="77777777" w:rsidR="00152B8E" w:rsidRPr="00903DBA" w:rsidRDefault="00152B8E" w:rsidP="00D851A7">
      <w:pPr>
        <w:pStyle w:val="Code"/>
        <w:rPr>
          <w:highlight w:val="white"/>
        </w:rPr>
      </w:pPr>
      <w:r w:rsidRPr="00903DBA">
        <w:rPr>
          <w:highlight w:val="white"/>
        </w:rPr>
        <w:t xml:space="preserve">            JumpToRegister(middleCode);</w:t>
      </w:r>
    </w:p>
    <w:p w14:paraId="020B4A1D" w14:textId="77777777" w:rsidR="00152B8E" w:rsidRPr="00903DBA" w:rsidRDefault="00152B8E" w:rsidP="00D851A7">
      <w:pPr>
        <w:pStyle w:val="Code"/>
        <w:rPr>
          <w:highlight w:val="white"/>
        </w:rPr>
      </w:pPr>
      <w:r w:rsidRPr="00903DBA">
        <w:rPr>
          <w:highlight w:val="white"/>
        </w:rPr>
        <w:t xml:space="preserve">            break;</w:t>
      </w:r>
    </w:p>
    <w:p w14:paraId="0626F8A8" w14:textId="77777777" w:rsidR="00152B8E" w:rsidRPr="00903DBA" w:rsidRDefault="00152B8E" w:rsidP="00D851A7">
      <w:pPr>
        <w:pStyle w:val="Code"/>
        <w:rPr>
          <w:highlight w:val="white"/>
        </w:rPr>
      </w:pPr>
    </w:p>
    <w:p w14:paraId="201DE867" w14:textId="77777777" w:rsidR="00152B8E" w:rsidRPr="00903DBA" w:rsidRDefault="00152B8E" w:rsidP="00D851A7">
      <w:pPr>
        <w:pStyle w:val="Code"/>
        <w:rPr>
          <w:highlight w:val="white"/>
        </w:rPr>
      </w:pPr>
      <w:r w:rsidRPr="00903DBA">
        <w:rPr>
          <w:highlight w:val="white"/>
        </w:rPr>
        <w:t xml:space="preserve">          case MiddleOperator.Interrupt:</w:t>
      </w:r>
    </w:p>
    <w:p w14:paraId="366977B3" w14:textId="77777777" w:rsidR="00152B8E" w:rsidRPr="00903DBA" w:rsidRDefault="00152B8E" w:rsidP="00D851A7">
      <w:pPr>
        <w:pStyle w:val="Code"/>
        <w:rPr>
          <w:highlight w:val="white"/>
        </w:rPr>
      </w:pPr>
      <w:r w:rsidRPr="00903DBA">
        <w:rPr>
          <w:highlight w:val="white"/>
        </w:rPr>
        <w:t xml:space="preserve">            Interrupt(middleCode);</w:t>
      </w:r>
    </w:p>
    <w:p w14:paraId="0721D2C7" w14:textId="77777777" w:rsidR="00152B8E" w:rsidRPr="00903DBA" w:rsidRDefault="00152B8E" w:rsidP="00D851A7">
      <w:pPr>
        <w:pStyle w:val="Code"/>
        <w:rPr>
          <w:highlight w:val="white"/>
        </w:rPr>
      </w:pPr>
      <w:r w:rsidRPr="00903DBA">
        <w:rPr>
          <w:highlight w:val="white"/>
        </w:rPr>
        <w:t xml:space="preserve">            break;</w:t>
      </w:r>
    </w:p>
    <w:p w14:paraId="379FD5B0" w14:textId="77777777" w:rsidR="00152B8E" w:rsidRPr="00903DBA" w:rsidRDefault="00152B8E" w:rsidP="00D851A7">
      <w:pPr>
        <w:pStyle w:val="Code"/>
        <w:rPr>
          <w:highlight w:val="white"/>
        </w:rPr>
      </w:pPr>
    </w:p>
    <w:p w14:paraId="09D5A006" w14:textId="77777777" w:rsidR="00152B8E" w:rsidRPr="00903DBA" w:rsidRDefault="00152B8E" w:rsidP="00D851A7">
      <w:pPr>
        <w:pStyle w:val="Code"/>
        <w:rPr>
          <w:highlight w:val="white"/>
        </w:rPr>
      </w:pPr>
      <w:r w:rsidRPr="00903DBA">
        <w:rPr>
          <w:highlight w:val="white"/>
        </w:rPr>
        <w:t xml:space="preserve">          case MiddleOperator.SysCall:</w:t>
      </w:r>
    </w:p>
    <w:p w14:paraId="6368CCE9" w14:textId="77777777" w:rsidR="00152B8E" w:rsidRPr="00903DBA" w:rsidRDefault="00152B8E" w:rsidP="00D851A7">
      <w:pPr>
        <w:pStyle w:val="Code"/>
        <w:rPr>
          <w:highlight w:val="white"/>
        </w:rPr>
      </w:pPr>
      <w:r w:rsidRPr="00903DBA">
        <w:rPr>
          <w:highlight w:val="white"/>
        </w:rPr>
        <w:t xml:space="preserve">            SystemCall(middleCode);</w:t>
      </w:r>
    </w:p>
    <w:p w14:paraId="4689F277" w14:textId="77777777" w:rsidR="00152B8E" w:rsidRPr="00903DBA" w:rsidRDefault="00152B8E" w:rsidP="00D851A7">
      <w:pPr>
        <w:pStyle w:val="Code"/>
        <w:rPr>
          <w:highlight w:val="white"/>
        </w:rPr>
      </w:pPr>
      <w:r w:rsidRPr="00903DBA">
        <w:rPr>
          <w:highlight w:val="white"/>
        </w:rPr>
        <w:t xml:space="preserve">            break;</w:t>
      </w:r>
    </w:p>
    <w:p w14:paraId="3527A7AE" w14:textId="77777777" w:rsidR="00152B8E" w:rsidRPr="00903DBA" w:rsidRDefault="00152B8E" w:rsidP="00D851A7">
      <w:pPr>
        <w:pStyle w:val="Code"/>
        <w:rPr>
          <w:highlight w:val="white"/>
        </w:rPr>
      </w:pPr>
    </w:p>
    <w:p w14:paraId="4D589FFE" w14:textId="77777777" w:rsidR="00152B8E" w:rsidRPr="00903DBA" w:rsidRDefault="00152B8E" w:rsidP="00D851A7">
      <w:pPr>
        <w:pStyle w:val="Code"/>
        <w:rPr>
          <w:highlight w:val="white"/>
        </w:rPr>
      </w:pPr>
      <w:r w:rsidRPr="00903DBA">
        <w:rPr>
          <w:highlight w:val="white"/>
        </w:rPr>
        <w:t xml:space="preserve">          case MiddleOperator.Initializer:</w:t>
      </w:r>
    </w:p>
    <w:p w14:paraId="5BFEAEAF" w14:textId="77777777" w:rsidR="00152B8E" w:rsidRPr="00903DBA" w:rsidRDefault="00152B8E" w:rsidP="00D851A7">
      <w:pPr>
        <w:pStyle w:val="Code"/>
        <w:rPr>
          <w:highlight w:val="white"/>
        </w:rPr>
      </w:pPr>
      <w:r w:rsidRPr="00903DBA">
        <w:rPr>
          <w:highlight w:val="white"/>
        </w:rPr>
        <w:t xml:space="preserve">            Initializer(middleCode);</w:t>
      </w:r>
    </w:p>
    <w:p w14:paraId="5480607D" w14:textId="77777777" w:rsidR="00152B8E" w:rsidRPr="00903DBA" w:rsidRDefault="00152B8E" w:rsidP="00D851A7">
      <w:pPr>
        <w:pStyle w:val="Code"/>
        <w:rPr>
          <w:highlight w:val="white"/>
        </w:rPr>
      </w:pPr>
      <w:r w:rsidRPr="00903DBA">
        <w:rPr>
          <w:highlight w:val="white"/>
        </w:rPr>
        <w:t xml:space="preserve">            break;</w:t>
      </w:r>
    </w:p>
    <w:p w14:paraId="5C029159" w14:textId="77777777" w:rsidR="00152B8E" w:rsidRPr="00903DBA" w:rsidRDefault="00152B8E" w:rsidP="00D851A7">
      <w:pPr>
        <w:pStyle w:val="Code"/>
        <w:rPr>
          <w:highlight w:val="white"/>
        </w:rPr>
      </w:pPr>
    </w:p>
    <w:p w14:paraId="698ED96C" w14:textId="77777777" w:rsidR="00152B8E" w:rsidRPr="00903DBA" w:rsidRDefault="00152B8E" w:rsidP="00D851A7">
      <w:pPr>
        <w:pStyle w:val="Code"/>
        <w:rPr>
          <w:highlight w:val="white"/>
        </w:rPr>
      </w:pPr>
      <w:r w:rsidRPr="00903DBA">
        <w:rPr>
          <w:highlight w:val="white"/>
        </w:rPr>
        <w:t xml:space="preserve">          case MiddleOperator.InitializerZero:</w:t>
      </w:r>
    </w:p>
    <w:p w14:paraId="2837F920" w14:textId="77777777" w:rsidR="00152B8E" w:rsidRPr="00903DBA" w:rsidRDefault="00152B8E" w:rsidP="00D851A7">
      <w:pPr>
        <w:pStyle w:val="Code"/>
        <w:rPr>
          <w:highlight w:val="white"/>
        </w:rPr>
      </w:pPr>
      <w:r w:rsidRPr="00903DBA">
        <w:rPr>
          <w:highlight w:val="white"/>
        </w:rPr>
        <w:t xml:space="preserve">            InitializerZero(middleCode);</w:t>
      </w:r>
    </w:p>
    <w:p w14:paraId="065D01E4" w14:textId="77777777" w:rsidR="00152B8E" w:rsidRPr="00903DBA" w:rsidRDefault="00152B8E" w:rsidP="00D851A7">
      <w:pPr>
        <w:pStyle w:val="Code"/>
        <w:rPr>
          <w:highlight w:val="white"/>
        </w:rPr>
      </w:pPr>
      <w:r w:rsidRPr="00903DBA">
        <w:rPr>
          <w:highlight w:val="white"/>
        </w:rPr>
        <w:t xml:space="preserve">            break;</w:t>
      </w:r>
    </w:p>
    <w:p w14:paraId="7DBCB1E6" w14:textId="06AD3300" w:rsidR="00D935A0" w:rsidRPr="00903DBA" w:rsidRDefault="00C90D35" w:rsidP="00C90D35">
      <w:pPr>
        <w:rPr>
          <w:highlight w:val="white"/>
        </w:rPr>
      </w:pPr>
      <w:r w:rsidRPr="00903DBA">
        <w:rPr>
          <w:highlight w:val="white"/>
        </w:rPr>
        <w:t xml:space="preserve">In case of assignment, </w:t>
      </w:r>
      <w:r w:rsidR="00CA78AD" w:rsidRPr="00903DBA">
        <w:rPr>
          <w:highlight w:val="white"/>
        </w:rPr>
        <w:t xml:space="preserve">we </w:t>
      </w:r>
      <w:r w:rsidR="00B615E5" w:rsidRPr="00903DBA">
        <w:rPr>
          <w:highlight w:val="white"/>
        </w:rPr>
        <w:t xml:space="preserve">inspect </w:t>
      </w:r>
      <w:r w:rsidR="00CA78AD" w:rsidRPr="00903DBA">
        <w:rPr>
          <w:highlight w:val="white"/>
        </w:rPr>
        <w:t xml:space="preserve">the type </w:t>
      </w:r>
      <w:r w:rsidR="00C70C53" w:rsidRPr="00903DBA">
        <w:rPr>
          <w:highlight w:val="white"/>
        </w:rPr>
        <w:t xml:space="preserve">of the symbol </w:t>
      </w:r>
      <w:r w:rsidR="00CA78AD" w:rsidRPr="00903DBA">
        <w:rPr>
          <w:highlight w:val="white"/>
        </w:rPr>
        <w:t>to be assigned</w:t>
      </w:r>
      <w:r w:rsidR="00C70C53" w:rsidRPr="00903DBA">
        <w:rPr>
          <w:highlight w:val="white"/>
        </w:rPr>
        <w:t>. If it is</w:t>
      </w:r>
      <w:r w:rsidR="00B615E5" w:rsidRPr="00903DBA">
        <w:rPr>
          <w:highlight w:val="white"/>
        </w:rPr>
        <w:t xml:space="preserve"> a struct or union, we call</w:t>
      </w:r>
      <w:r w:rsidR="00247F6C" w:rsidRPr="00903DBA">
        <w:rPr>
          <w:highlight w:val="white"/>
        </w:rPr>
        <w:t xml:space="preserve"> </w:t>
      </w:r>
      <w:r w:rsidR="00247F6C" w:rsidRPr="00903DBA">
        <w:rPr>
          <w:rStyle w:val="KeyWord0"/>
          <w:highlight w:val="white"/>
        </w:rPr>
        <w:t>StructUnionAssign</w:t>
      </w:r>
      <w:r w:rsidR="00247F6C" w:rsidRPr="00903DBA">
        <w:rPr>
          <w:highlight w:val="white"/>
        </w:rPr>
        <w:t xml:space="preserve">. Otherwise, the type must be integral, and we call </w:t>
      </w:r>
      <w:r w:rsidR="00247F6C" w:rsidRPr="00903DBA">
        <w:rPr>
          <w:rStyle w:val="KeyWord0"/>
          <w:highlight w:val="white"/>
        </w:rPr>
        <w:t>IntegralAssign</w:t>
      </w:r>
      <w:r w:rsidR="00247F6C" w:rsidRPr="00903DBA">
        <w:rPr>
          <w:highlight w:val="white"/>
        </w:rPr>
        <w:t xml:space="preserve">. Note that the assignment middle code instruction is not used for assignment of floating values. In those case, we </w:t>
      </w:r>
      <w:r w:rsidR="006F41FF" w:rsidRPr="00903DBA">
        <w:rPr>
          <w:highlight w:val="white"/>
        </w:rPr>
        <w:t>instead top or pop the floating value stack.</w:t>
      </w:r>
    </w:p>
    <w:p w14:paraId="0A4751A1" w14:textId="2F5F35D3" w:rsidR="00CF0C15" w:rsidRPr="00903DBA" w:rsidRDefault="00CF0C15" w:rsidP="00CF0C15">
      <w:pPr>
        <w:pStyle w:val="Code"/>
        <w:rPr>
          <w:highlight w:val="white"/>
        </w:rPr>
      </w:pPr>
      <w:r w:rsidRPr="00903DBA">
        <w:rPr>
          <w:highlight w:val="white"/>
        </w:rPr>
        <w:t xml:space="preserve">          case MiddleOperator.</w:t>
      </w:r>
      <w:r w:rsidR="008E27F0" w:rsidRPr="00903DBA">
        <w:rPr>
          <w:highlight w:val="white"/>
        </w:rPr>
        <w:t>AssignInit</w:t>
      </w:r>
      <w:r w:rsidRPr="00903DBA">
        <w:rPr>
          <w:highlight w:val="white"/>
        </w:rPr>
        <w:t>:</w:t>
      </w:r>
    </w:p>
    <w:p w14:paraId="6D133E30" w14:textId="18B162B3" w:rsidR="00CF0C15" w:rsidRPr="00903DBA" w:rsidRDefault="00CF0C15" w:rsidP="00CF0C15">
      <w:pPr>
        <w:pStyle w:val="Code"/>
        <w:rPr>
          <w:highlight w:val="white"/>
        </w:rPr>
      </w:pPr>
      <w:r w:rsidRPr="00903DBA">
        <w:rPr>
          <w:highlight w:val="white"/>
        </w:rPr>
        <w:t xml:space="preserve">            StructUnion</w:t>
      </w:r>
      <w:r w:rsidR="008E27F0" w:rsidRPr="00903DBA">
        <w:rPr>
          <w:highlight w:val="white"/>
        </w:rPr>
        <w:t>AssignInit</w:t>
      </w:r>
      <w:r w:rsidRPr="00903DBA">
        <w:rPr>
          <w:highlight w:val="white"/>
        </w:rPr>
        <w:t>(middleCode);</w:t>
      </w:r>
    </w:p>
    <w:p w14:paraId="1645BA31" w14:textId="77777777" w:rsidR="00CF0C15" w:rsidRPr="00903DBA" w:rsidRDefault="00CF0C15" w:rsidP="00CF0C15">
      <w:pPr>
        <w:pStyle w:val="Code"/>
        <w:rPr>
          <w:highlight w:val="white"/>
        </w:rPr>
      </w:pPr>
      <w:r w:rsidRPr="00903DBA">
        <w:rPr>
          <w:highlight w:val="white"/>
        </w:rPr>
        <w:t xml:space="preserve">            break;</w:t>
      </w:r>
    </w:p>
    <w:p w14:paraId="674B2256" w14:textId="77777777" w:rsidR="00CF0C15" w:rsidRPr="00903DBA" w:rsidRDefault="00CF0C15" w:rsidP="00CF0C15">
      <w:pPr>
        <w:pStyle w:val="Code"/>
        <w:rPr>
          <w:highlight w:val="white"/>
        </w:rPr>
      </w:pPr>
    </w:p>
    <w:p w14:paraId="16D89185" w14:textId="27970297" w:rsidR="00D851A7" w:rsidRPr="00903DBA" w:rsidRDefault="00D851A7" w:rsidP="00D851A7">
      <w:pPr>
        <w:pStyle w:val="Code"/>
        <w:rPr>
          <w:highlight w:val="white"/>
        </w:rPr>
      </w:pPr>
      <w:r w:rsidRPr="00903DBA">
        <w:rPr>
          <w:highlight w:val="white"/>
        </w:rPr>
        <w:t xml:space="preserve">          case MiddleOperator.Assign: {</w:t>
      </w:r>
    </w:p>
    <w:p w14:paraId="0D5357F0" w14:textId="19E42079" w:rsidR="00D851A7" w:rsidRPr="00903DBA" w:rsidRDefault="00D851A7" w:rsidP="00D851A7">
      <w:pPr>
        <w:pStyle w:val="Code"/>
        <w:rPr>
          <w:highlight w:val="white"/>
        </w:rPr>
      </w:pPr>
      <w:r w:rsidRPr="00903DBA">
        <w:rPr>
          <w:highlight w:val="white"/>
        </w:rPr>
        <w:t xml:space="preserve">              Symbol symbol = (Symbol)</w:t>
      </w:r>
      <w:r w:rsidR="004D4198" w:rsidRPr="00903DBA">
        <w:rPr>
          <w:highlight w:val="white"/>
        </w:rPr>
        <w:t xml:space="preserve"> </w:t>
      </w:r>
      <w:r w:rsidRPr="00903DBA">
        <w:rPr>
          <w:highlight w:val="white"/>
        </w:rPr>
        <w:t>middleCode[0];</w:t>
      </w:r>
    </w:p>
    <w:p w14:paraId="516143A4" w14:textId="77777777" w:rsidR="00D851A7" w:rsidRPr="00903DBA" w:rsidRDefault="00D851A7" w:rsidP="00D851A7">
      <w:pPr>
        <w:pStyle w:val="Code"/>
        <w:rPr>
          <w:highlight w:val="white"/>
        </w:rPr>
      </w:pPr>
    </w:p>
    <w:p w14:paraId="1B6CBFED" w14:textId="77777777" w:rsidR="00D851A7" w:rsidRPr="00903DBA" w:rsidRDefault="00D851A7" w:rsidP="00D851A7">
      <w:pPr>
        <w:pStyle w:val="Code"/>
        <w:rPr>
          <w:highlight w:val="white"/>
        </w:rPr>
      </w:pPr>
      <w:r w:rsidRPr="00903DBA">
        <w:rPr>
          <w:highlight w:val="white"/>
        </w:rPr>
        <w:t xml:space="preserve">              if (symbol.Type.IsStructOrUnion()) {</w:t>
      </w:r>
    </w:p>
    <w:p w14:paraId="360B964E" w14:textId="77777777" w:rsidR="00D851A7" w:rsidRPr="00903DBA" w:rsidRDefault="00D851A7" w:rsidP="00D851A7">
      <w:pPr>
        <w:pStyle w:val="Code"/>
        <w:rPr>
          <w:highlight w:val="white"/>
        </w:rPr>
      </w:pPr>
      <w:r w:rsidRPr="00903DBA">
        <w:rPr>
          <w:highlight w:val="white"/>
        </w:rPr>
        <w:t xml:space="preserve">                StructUnionAssign(middleCode, middleIndex);</w:t>
      </w:r>
    </w:p>
    <w:p w14:paraId="7591F271" w14:textId="77777777" w:rsidR="00D851A7" w:rsidRPr="00903DBA" w:rsidRDefault="00D851A7" w:rsidP="00D851A7">
      <w:pPr>
        <w:pStyle w:val="Code"/>
        <w:rPr>
          <w:highlight w:val="white"/>
        </w:rPr>
      </w:pPr>
      <w:r w:rsidRPr="00903DBA">
        <w:rPr>
          <w:highlight w:val="white"/>
        </w:rPr>
        <w:t xml:space="preserve">              }</w:t>
      </w:r>
    </w:p>
    <w:p w14:paraId="7B0EDD85" w14:textId="77777777" w:rsidR="00D851A7" w:rsidRPr="00903DBA" w:rsidRDefault="00D851A7" w:rsidP="00D851A7">
      <w:pPr>
        <w:pStyle w:val="Code"/>
        <w:rPr>
          <w:highlight w:val="white"/>
        </w:rPr>
      </w:pPr>
      <w:r w:rsidRPr="00903DBA">
        <w:rPr>
          <w:highlight w:val="white"/>
        </w:rPr>
        <w:t xml:space="preserve">              else {</w:t>
      </w:r>
    </w:p>
    <w:p w14:paraId="04553CEB" w14:textId="77777777" w:rsidR="00D851A7" w:rsidRPr="00903DBA" w:rsidRDefault="00D851A7" w:rsidP="00D851A7">
      <w:pPr>
        <w:pStyle w:val="Code"/>
        <w:rPr>
          <w:highlight w:val="white"/>
        </w:rPr>
      </w:pPr>
      <w:r w:rsidRPr="00903DBA">
        <w:rPr>
          <w:highlight w:val="white"/>
        </w:rPr>
        <w:t xml:space="preserve">                IntegralAssign(middleCode);</w:t>
      </w:r>
    </w:p>
    <w:p w14:paraId="550EB1C0" w14:textId="77777777" w:rsidR="00D851A7" w:rsidRPr="00903DBA" w:rsidRDefault="00D851A7" w:rsidP="00D851A7">
      <w:pPr>
        <w:pStyle w:val="Code"/>
        <w:rPr>
          <w:highlight w:val="white"/>
        </w:rPr>
      </w:pPr>
      <w:r w:rsidRPr="00903DBA">
        <w:rPr>
          <w:highlight w:val="white"/>
        </w:rPr>
        <w:t xml:space="preserve">              }</w:t>
      </w:r>
    </w:p>
    <w:p w14:paraId="2FC5FD4D" w14:textId="77777777" w:rsidR="00D851A7" w:rsidRPr="00903DBA" w:rsidRDefault="00D851A7" w:rsidP="00D851A7">
      <w:pPr>
        <w:pStyle w:val="Code"/>
        <w:rPr>
          <w:highlight w:val="white"/>
        </w:rPr>
      </w:pPr>
      <w:r w:rsidRPr="00903DBA">
        <w:rPr>
          <w:highlight w:val="white"/>
        </w:rPr>
        <w:t xml:space="preserve">            }</w:t>
      </w:r>
    </w:p>
    <w:p w14:paraId="599331B0" w14:textId="77777777" w:rsidR="00D851A7" w:rsidRPr="00903DBA" w:rsidRDefault="00D851A7" w:rsidP="00D851A7">
      <w:pPr>
        <w:pStyle w:val="Code"/>
        <w:rPr>
          <w:highlight w:val="white"/>
        </w:rPr>
      </w:pPr>
      <w:r w:rsidRPr="00903DBA">
        <w:rPr>
          <w:highlight w:val="white"/>
        </w:rPr>
        <w:t xml:space="preserve">            break;</w:t>
      </w:r>
    </w:p>
    <w:p w14:paraId="7EE6080C" w14:textId="77777777" w:rsidR="00D851A7" w:rsidRPr="00903DBA" w:rsidRDefault="00D851A7" w:rsidP="00D851A7">
      <w:pPr>
        <w:pStyle w:val="Code"/>
        <w:rPr>
          <w:highlight w:val="white"/>
        </w:rPr>
      </w:pPr>
      <w:r w:rsidRPr="00903DBA">
        <w:rPr>
          <w:highlight w:val="white"/>
        </w:rPr>
        <w:t xml:space="preserve">        </w:t>
      </w:r>
    </w:p>
    <w:p w14:paraId="59CFAFC4" w14:textId="77777777" w:rsidR="00D851A7" w:rsidRPr="00903DBA" w:rsidRDefault="00D851A7" w:rsidP="00D851A7">
      <w:pPr>
        <w:pStyle w:val="Code"/>
        <w:rPr>
          <w:highlight w:val="white"/>
        </w:rPr>
      </w:pPr>
      <w:r w:rsidRPr="00903DBA">
        <w:rPr>
          <w:highlight w:val="white"/>
        </w:rPr>
        <w:t xml:space="preserve">          case MiddleOperator.BitwiseAnd:</w:t>
      </w:r>
    </w:p>
    <w:p w14:paraId="0F96D257" w14:textId="77777777" w:rsidR="00D851A7" w:rsidRPr="00903DBA" w:rsidRDefault="00D851A7" w:rsidP="00D851A7">
      <w:pPr>
        <w:pStyle w:val="Code"/>
        <w:rPr>
          <w:highlight w:val="white"/>
        </w:rPr>
      </w:pPr>
      <w:r w:rsidRPr="00903DBA">
        <w:rPr>
          <w:highlight w:val="white"/>
        </w:rPr>
        <w:t xml:space="preserve">          case MiddleOperator.BitwiseOr:</w:t>
      </w:r>
    </w:p>
    <w:p w14:paraId="281008CE" w14:textId="77777777" w:rsidR="00D851A7" w:rsidRPr="00903DBA" w:rsidRDefault="00D851A7" w:rsidP="00D851A7">
      <w:pPr>
        <w:pStyle w:val="Code"/>
        <w:rPr>
          <w:highlight w:val="white"/>
        </w:rPr>
      </w:pPr>
      <w:r w:rsidRPr="00903DBA">
        <w:rPr>
          <w:highlight w:val="white"/>
        </w:rPr>
        <w:t xml:space="preserve">          case MiddleOperator.BitwiseXOr:</w:t>
      </w:r>
    </w:p>
    <w:p w14:paraId="0A2E9F54" w14:textId="77777777" w:rsidR="00D851A7" w:rsidRPr="00903DBA" w:rsidRDefault="00D851A7" w:rsidP="00D851A7">
      <w:pPr>
        <w:pStyle w:val="Code"/>
        <w:rPr>
          <w:highlight w:val="white"/>
        </w:rPr>
      </w:pPr>
      <w:r w:rsidRPr="00903DBA">
        <w:rPr>
          <w:highlight w:val="white"/>
        </w:rPr>
        <w:t xml:space="preserve">          case MiddleOperator.ShiftLeft:</w:t>
      </w:r>
    </w:p>
    <w:p w14:paraId="39A320D9" w14:textId="77777777" w:rsidR="00D851A7" w:rsidRPr="00903DBA" w:rsidRDefault="00D851A7" w:rsidP="00D851A7">
      <w:pPr>
        <w:pStyle w:val="Code"/>
        <w:rPr>
          <w:highlight w:val="white"/>
        </w:rPr>
      </w:pPr>
      <w:r w:rsidRPr="00903DBA">
        <w:rPr>
          <w:highlight w:val="white"/>
        </w:rPr>
        <w:t xml:space="preserve">          case MiddleOperator.ShiftRight:</w:t>
      </w:r>
    </w:p>
    <w:p w14:paraId="422FFBAD" w14:textId="37238660"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45D6E354" w14:textId="77777777" w:rsidR="00D851A7" w:rsidRPr="00903DBA" w:rsidRDefault="00D851A7" w:rsidP="00D851A7">
      <w:pPr>
        <w:pStyle w:val="Code"/>
        <w:rPr>
          <w:highlight w:val="white"/>
        </w:rPr>
      </w:pPr>
      <w:r w:rsidRPr="00903DBA">
        <w:rPr>
          <w:highlight w:val="white"/>
        </w:rPr>
        <w:t xml:space="preserve">            break;</w:t>
      </w:r>
    </w:p>
    <w:p w14:paraId="7E4744D9" w14:textId="7C88C2A3" w:rsidR="00D935A0" w:rsidRPr="00903DBA" w:rsidRDefault="00473A8D" w:rsidP="00165FB2">
      <w:pPr>
        <w:rPr>
          <w:highlight w:val="white"/>
        </w:rPr>
      </w:pPr>
      <w:r w:rsidRPr="00903DBA">
        <w:rPr>
          <w:highlight w:val="white"/>
        </w:rPr>
        <w:lastRenderedPageBreak/>
        <w:t>In case of addition or subtract, we check the type of the</w:t>
      </w:r>
      <w:r w:rsidR="00165FB2" w:rsidRPr="00903DBA">
        <w:rPr>
          <w:highlight w:val="white"/>
        </w:rPr>
        <w:t xml:space="preserve"> left</w:t>
      </w:r>
      <w:r w:rsidRPr="00903DBA">
        <w:rPr>
          <w:highlight w:val="white"/>
        </w:rPr>
        <w:t xml:space="preserve"> operan</w:t>
      </w:r>
      <w:r w:rsidR="00165FB2" w:rsidRPr="00903DBA">
        <w:rPr>
          <w:highlight w:val="white"/>
        </w:rPr>
        <w:t xml:space="preserve">d. If it is a floating value, we call </w:t>
      </w:r>
      <w:r w:rsidR="00165FB2" w:rsidRPr="00903DBA">
        <w:rPr>
          <w:rStyle w:val="KeyWord0"/>
          <w:highlight w:val="white"/>
        </w:rPr>
        <w:t>FloatingBinary</w:t>
      </w:r>
      <w:r w:rsidR="00165FB2" w:rsidRPr="00903DBA">
        <w:rPr>
          <w:highlight w:val="white"/>
        </w:rPr>
        <w:t xml:space="preserve">. Otherwise, the type </w:t>
      </w:r>
      <w:r w:rsidR="000663AD" w:rsidRPr="00903DBA">
        <w:rPr>
          <w:highlight w:val="white"/>
        </w:rPr>
        <w:t>is</w:t>
      </w:r>
      <w:r w:rsidR="00165FB2" w:rsidRPr="00903DBA">
        <w:rPr>
          <w:highlight w:val="white"/>
        </w:rPr>
        <w:t xml:space="preserve"> integral, and we call </w:t>
      </w:r>
      <w:r w:rsidR="003D500A" w:rsidRPr="00903DBA">
        <w:rPr>
          <w:rStyle w:val="KeyWord0"/>
          <w:highlight w:val="white"/>
        </w:rPr>
        <w:t>IntegralBinary</w:t>
      </w:r>
      <w:r w:rsidR="00165FB2" w:rsidRPr="00903DBA">
        <w:rPr>
          <w:highlight w:val="white"/>
        </w:rPr>
        <w:t>.</w:t>
      </w:r>
    </w:p>
    <w:p w14:paraId="18E1D9A9" w14:textId="77777777" w:rsidR="00D851A7" w:rsidRPr="00903DBA" w:rsidRDefault="00D851A7" w:rsidP="00D851A7">
      <w:pPr>
        <w:pStyle w:val="Code"/>
        <w:rPr>
          <w:highlight w:val="white"/>
        </w:rPr>
      </w:pPr>
      <w:r w:rsidRPr="00903DBA">
        <w:rPr>
          <w:highlight w:val="white"/>
        </w:rPr>
        <w:t xml:space="preserve">          case MiddleOperator.BinaryAdd:</w:t>
      </w:r>
    </w:p>
    <w:p w14:paraId="2B67D4FA" w14:textId="77777777" w:rsidR="00D851A7" w:rsidRPr="00903DBA" w:rsidRDefault="00D851A7" w:rsidP="00D851A7">
      <w:pPr>
        <w:pStyle w:val="Code"/>
        <w:rPr>
          <w:highlight w:val="white"/>
        </w:rPr>
      </w:pPr>
      <w:r w:rsidRPr="00903DBA">
        <w:rPr>
          <w:highlight w:val="white"/>
        </w:rPr>
        <w:t xml:space="preserve">          case MiddleOperator.BinarySubtract: {</w:t>
      </w:r>
    </w:p>
    <w:p w14:paraId="49625795" w14:textId="77777777" w:rsidR="00D851A7" w:rsidRPr="00903DBA" w:rsidRDefault="00D851A7" w:rsidP="00D851A7">
      <w:pPr>
        <w:pStyle w:val="Code"/>
        <w:rPr>
          <w:highlight w:val="white"/>
        </w:rPr>
      </w:pPr>
      <w:r w:rsidRPr="00903DBA">
        <w:rPr>
          <w:highlight w:val="white"/>
        </w:rPr>
        <w:t xml:space="preserve">              Symbol resultSymbol = (Symbol) middleCode[1];</w:t>
      </w:r>
    </w:p>
    <w:p w14:paraId="5CC6C405" w14:textId="77777777" w:rsidR="00D851A7" w:rsidRPr="00903DBA" w:rsidRDefault="00D851A7" w:rsidP="00D851A7">
      <w:pPr>
        <w:pStyle w:val="Code"/>
        <w:rPr>
          <w:highlight w:val="white"/>
        </w:rPr>
      </w:pPr>
    </w:p>
    <w:p w14:paraId="505AEC4D" w14:textId="77777777" w:rsidR="00D851A7" w:rsidRPr="00903DBA" w:rsidRDefault="00D851A7" w:rsidP="00D851A7">
      <w:pPr>
        <w:pStyle w:val="Code"/>
        <w:rPr>
          <w:highlight w:val="white"/>
        </w:rPr>
      </w:pPr>
      <w:r w:rsidRPr="00903DBA">
        <w:rPr>
          <w:highlight w:val="white"/>
        </w:rPr>
        <w:t xml:space="preserve">              if (resultSymbol.Type.IsFloating()) {</w:t>
      </w:r>
    </w:p>
    <w:p w14:paraId="4B2822CF" w14:textId="77777777" w:rsidR="00D851A7" w:rsidRPr="00903DBA" w:rsidRDefault="00D851A7" w:rsidP="00D851A7">
      <w:pPr>
        <w:pStyle w:val="Code"/>
        <w:rPr>
          <w:highlight w:val="white"/>
        </w:rPr>
      </w:pPr>
      <w:r w:rsidRPr="00903DBA">
        <w:rPr>
          <w:highlight w:val="white"/>
        </w:rPr>
        <w:t xml:space="preserve">                FloatingBinary(middleCode);</w:t>
      </w:r>
    </w:p>
    <w:p w14:paraId="5DCC3B0F" w14:textId="77777777" w:rsidR="00D851A7" w:rsidRPr="00903DBA" w:rsidRDefault="00D851A7" w:rsidP="00D851A7">
      <w:pPr>
        <w:pStyle w:val="Code"/>
        <w:rPr>
          <w:highlight w:val="white"/>
        </w:rPr>
      </w:pPr>
      <w:r w:rsidRPr="00903DBA">
        <w:rPr>
          <w:highlight w:val="white"/>
        </w:rPr>
        <w:t xml:space="preserve">              }</w:t>
      </w:r>
    </w:p>
    <w:p w14:paraId="7F02A2CF" w14:textId="77777777" w:rsidR="00D851A7" w:rsidRPr="00903DBA" w:rsidRDefault="00D851A7" w:rsidP="00D851A7">
      <w:pPr>
        <w:pStyle w:val="Code"/>
        <w:rPr>
          <w:highlight w:val="white"/>
        </w:rPr>
      </w:pPr>
      <w:r w:rsidRPr="00903DBA">
        <w:rPr>
          <w:highlight w:val="white"/>
        </w:rPr>
        <w:t xml:space="preserve">              else {</w:t>
      </w:r>
    </w:p>
    <w:p w14:paraId="232CE2C6" w14:textId="40B0C92D"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0C049E46" w14:textId="77777777" w:rsidR="00D851A7" w:rsidRPr="00903DBA" w:rsidRDefault="00D851A7" w:rsidP="00D851A7">
      <w:pPr>
        <w:pStyle w:val="Code"/>
        <w:rPr>
          <w:highlight w:val="white"/>
        </w:rPr>
      </w:pPr>
      <w:r w:rsidRPr="00903DBA">
        <w:rPr>
          <w:highlight w:val="white"/>
        </w:rPr>
        <w:t xml:space="preserve">              }</w:t>
      </w:r>
    </w:p>
    <w:p w14:paraId="28389CD4" w14:textId="77777777" w:rsidR="00D851A7" w:rsidRPr="00903DBA" w:rsidRDefault="00D851A7" w:rsidP="00D851A7">
      <w:pPr>
        <w:pStyle w:val="Code"/>
        <w:rPr>
          <w:highlight w:val="white"/>
        </w:rPr>
      </w:pPr>
      <w:r w:rsidRPr="00903DBA">
        <w:rPr>
          <w:highlight w:val="white"/>
        </w:rPr>
        <w:t xml:space="preserve">            }</w:t>
      </w:r>
    </w:p>
    <w:p w14:paraId="1EE529BD" w14:textId="77777777" w:rsidR="00D851A7" w:rsidRPr="00903DBA" w:rsidRDefault="00D851A7" w:rsidP="00D851A7">
      <w:pPr>
        <w:pStyle w:val="Code"/>
        <w:rPr>
          <w:highlight w:val="white"/>
        </w:rPr>
      </w:pPr>
      <w:r w:rsidRPr="00903DBA">
        <w:rPr>
          <w:highlight w:val="white"/>
        </w:rPr>
        <w:t xml:space="preserve">            break;</w:t>
      </w:r>
    </w:p>
    <w:p w14:paraId="3FA025A3" w14:textId="0238EF29" w:rsidR="00D935A0" w:rsidRPr="00903DBA" w:rsidRDefault="00B35460" w:rsidP="00B35460">
      <w:pPr>
        <w:rPr>
          <w:highlight w:val="white"/>
        </w:rPr>
      </w:pPr>
      <w:r w:rsidRPr="00903DBA">
        <w:rPr>
          <w:highlight w:val="white"/>
        </w:rPr>
        <w:t xml:space="preserve">We have a similar case when performing multiplication or division. If case of floating values, we call </w:t>
      </w:r>
      <w:r w:rsidRPr="00903DBA">
        <w:rPr>
          <w:rStyle w:val="KeyWord0"/>
          <w:highlight w:val="white"/>
        </w:rPr>
        <w:t>FloatingBinary</w:t>
      </w:r>
      <w:r w:rsidR="00397FD4" w:rsidRPr="00903DBA">
        <w:rPr>
          <w:highlight w:val="white"/>
        </w:rPr>
        <w:t xml:space="preserve"> (the same method as in the floating addition and subtracting case). </w:t>
      </w:r>
      <w:r w:rsidRPr="00903DBA">
        <w:rPr>
          <w:highlight w:val="white"/>
        </w:rPr>
        <w:t xml:space="preserve">Otherwise, the type </w:t>
      </w:r>
      <w:r w:rsidR="00DE718A" w:rsidRPr="00903DBA">
        <w:rPr>
          <w:highlight w:val="white"/>
        </w:rPr>
        <w:t>is</w:t>
      </w:r>
      <w:r w:rsidR="005110C0" w:rsidRPr="00903DBA">
        <w:rPr>
          <w:highlight w:val="white"/>
        </w:rPr>
        <w:t xml:space="preserve"> </w:t>
      </w:r>
      <w:r w:rsidRPr="00903DBA">
        <w:rPr>
          <w:highlight w:val="white"/>
        </w:rPr>
        <w:t xml:space="preserve">integral, and we call </w:t>
      </w:r>
      <w:r w:rsidR="004F22C1" w:rsidRPr="00903DBA">
        <w:rPr>
          <w:rStyle w:val="KeyWord0"/>
          <w:highlight w:val="white"/>
        </w:rPr>
        <w:t>IntegralMultiply</w:t>
      </w:r>
      <w:r w:rsidRPr="00903DBA">
        <w:rPr>
          <w:highlight w:val="white"/>
        </w:rPr>
        <w:t>.</w:t>
      </w:r>
    </w:p>
    <w:p w14:paraId="3B2B2BBF" w14:textId="77777777" w:rsidR="00D851A7" w:rsidRPr="00903DBA" w:rsidRDefault="00D851A7" w:rsidP="00D851A7">
      <w:pPr>
        <w:pStyle w:val="Code"/>
        <w:rPr>
          <w:highlight w:val="white"/>
        </w:rPr>
      </w:pPr>
      <w:r w:rsidRPr="00903DBA">
        <w:rPr>
          <w:highlight w:val="white"/>
        </w:rPr>
        <w:t xml:space="preserve">          case MiddleOperator.SignedMultiply:</w:t>
      </w:r>
    </w:p>
    <w:p w14:paraId="0239FF21" w14:textId="77777777" w:rsidR="00D851A7" w:rsidRPr="00903DBA" w:rsidRDefault="00D851A7" w:rsidP="00D851A7">
      <w:pPr>
        <w:pStyle w:val="Code"/>
        <w:rPr>
          <w:highlight w:val="white"/>
        </w:rPr>
      </w:pPr>
      <w:r w:rsidRPr="00903DBA">
        <w:rPr>
          <w:highlight w:val="white"/>
        </w:rPr>
        <w:t xml:space="preserve">          case MiddleOperator.SignedDivide:</w:t>
      </w:r>
    </w:p>
    <w:p w14:paraId="05FD4612" w14:textId="77777777" w:rsidR="00D851A7" w:rsidRPr="00903DBA" w:rsidRDefault="00D851A7" w:rsidP="00D851A7">
      <w:pPr>
        <w:pStyle w:val="Code"/>
        <w:rPr>
          <w:highlight w:val="white"/>
        </w:rPr>
      </w:pPr>
      <w:r w:rsidRPr="00903DBA">
        <w:rPr>
          <w:highlight w:val="white"/>
        </w:rPr>
        <w:t xml:space="preserve">          case MiddleOperator.SignedModulo:</w:t>
      </w:r>
    </w:p>
    <w:p w14:paraId="6075D30B" w14:textId="77777777" w:rsidR="00D851A7" w:rsidRPr="00903DBA" w:rsidRDefault="00D851A7" w:rsidP="00D851A7">
      <w:pPr>
        <w:pStyle w:val="Code"/>
        <w:rPr>
          <w:highlight w:val="white"/>
        </w:rPr>
      </w:pPr>
      <w:r w:rsidRPr="00903DBA">
        <w:rPr>
          <w:highlight w:val="white"/>
        </w:rPr>
        <w:t xml:space="preserve">          case MiddleOperator.UnsignedMultiply:</w:t>
      </w:r>
    </w:p>
    <w:p w14:paraId="232E27CD" w14:textId="77777777" w:rsidR="00D851A7" w:rsidRPr="00903DBA" w:rsidRDefault="00D851A7" w:rsidP="00D851A7">
      <w:pPr>
        <w:pStyle w:val="Code"/>
        <w:rPr>
          <w:highlight w:val="white"/>
        </w:rPr>
      </w:pPr>
      <w:r w:rsidRPr="00903DBA">
        <w:rPr>
          <w:highlight w:val="white"/>
        </w:rPr>
        <w:t xml:space="preserve">          case MiddleOperator.UnsignedDivide:</w:t>
      </w:r>
    </w:p>
    <w:p w14:paraId="3CB9B3B9" w14:textId="77777777" w:rsidR="00D851A7" w:rsidRPr="00903DBA" w:rsidRDefault="00D851A7" w:rsidP="00D851A7">
      <w:pPr>
        <w:pStyle w:val="Code"/>
        <w:rPr>
          <w:highlight w:val="white"/>
        </w:rPr>
      </w:pPr>
      <w:r w:rsidRPr="00903DBA">
        <w:rPr>
          <w:highlight w:val="white"/>
        </w:rPr>
        <w:t xml:space="preserve">          case MiddleOperator.UnsignedModulo: {</w:t>
      </w:r>
    </w:p>
    <w:p w14:paraId="3B30884A" w14:textId="77777777" w:rsidR="00D851A7" w:rsidRPr="00903DBA" w:rsidRDefault="00D851A7" w:rsidP="00D851A7">
      <w:pPr>
        <w:pStyle w:val="Code"/>
        <w:rPr>
          <w:highlight w:val="white"/>
        </w:rPr>
      </w:pPr>
      <w:r w:rsidRPr="00903DBA">
        <w:rPr>
          <w:highlight w:val="white"/>
        </w:rPr>
        <w:t xml:space="preserve">              Symbol resultSymbol = (Symbol) middleCode[0];</w:t>
      </w:r>
    </w:p>
    <w:p w14:paraId="4FE94EAE" w14:textId="77777777" w:rsidR="00D851A7" w:rsidRPr="00903DBA" w:rsidRDefault="00D851A7" w:rsidP="00D851A7">
      <w:pPr>
        <w:pStyle w:val="Code"/>
        <w:rPr>
          <w:highlight w:val="white"/>
        </w:rPr>
      </w:pPr>
    </w:p>
    <w:p w14:paraId="447C5435" w14:textId="77777777" w:rsidR="00D851A7" w:rsidRPr="00903DBA" w:rsidRDefault="00D851A7" w:rsidP="00D851A7">
      <w:pPr>
        <w:pStyle w:val="Code"/>
        <w:rPr>
          <w:highlight w:val="white"/>
        </w:rPr>
      </w:pPr>
      <w:r w:rsidRPr="00903DBA">
        <w:rPr>
          <w:highlight w:val="white"/>
        </w:rPr>
        <w:t xml:space="preserve">              if (resultSymbol.Type.IsFloating()) {</w:t>
      </w:r>
    </w:p>
    <w:p w14:paraId="70B75DC7" w14:textId="77777777" w:rsidR="00D851A7" w:rsidRPr="00903DBA" w:rsidRDefault="00D851A7" w:rsidP="00D851A7">
      <w:pPr>
        <w:pStyle w:val="Code"/>
        <w:rPr>
          <w:highlight w:val="white"/>
        </w:rPr>
      </w:pPr>
      <w:r w:rsidRPr="00903DBA">
        <w:rPr>
          <w:highlight w:val="white"/>
        </w:rPr>
        <w:t xml:space="preserve">                FloatingBinary(middleCode);</w:t>
      </w:r>
    </w:p>
    <w:p w14:paraId="4595840B" w14:textId="77777777" w:rsidR="00D851A7" w:rsidRPr="00903DBA" w:rsidRDefault="00D851A7" w:rsidP="00D851A7">
      <w:pPr>
        <w:pStyle w:val="Code"/>
        <w:rPr>
          <w:highlight w:val="white"/>
        </w:rPr>
      </w:pPr>
      <w:r w:rsidRPr="00903DBA">
        <w:rPr>
          <w:highlight w:val="white"/>
        </w:rPr>
        <w:t xml:space="preserve">              }</w:t>
      </w:r>
    </w:p>
    <w:p w14:paraId="13F77171" w14:textId="77777777" w:rsidR="00D851A7" w:rsidRPr="00903DBA" w:rsidRDefault="00D851A7" w:rsidP="00D851A7">
      <w:pPr>
        <w:pStyle w:val="Code"/>
        <w:rPr>
          <w:highlight w:val="white"/>
        </w:rPr>
      </w:pPr>
      <w:r w:rsidRPr="00903DBA">
        <w:rPr>
          <w:highlight w:val="white"/>
        </w:rPr>
        <w:t xml:space="preserve">              else {</w:t>
      </w:r>
    </w:p>
    <w:p w14:paraId="16C7AE8E" w14:textId="77777777" w:rsidR="00D851A7" w:rsidRPr="00903DBA" w:rsidRDefault="00D851A7" w:rsidP="00D851A7">
      <w:pPr>
        <w:pStyle w:val="Code"/>
        <w:rPr>
          <w:highlight w:val="white"/>
        </w:rPr>
      </w:pPr>
      <w:r w:rsidRPr="00903DBA">
        <w:rPr>
          <w:highlight w:val="white"/>
        </w:rPr>
        <w:t xml:space="preserve">                IntegralMultiply(middleCode);</w:t>
      </w:r>
    </w:p>
    <w:p w14:paraId="05804166" w14:textId="77777777" w:rsidR="00D851A7" w:rsidRPr="00903DBA" w:rsidRDefault="00D851A7" w:rsidP="00D851A7">
      <w:pPr>
        <w:pStyle w:val="Code"/>
        <w:rPr>
          <w:highlight w:val="white"/>
        </w:rPr>
      </w:pPr>
      <w:r w:rsidRPr="00903DBA">
        <w:rPr>
          <w:highlight w:val="white"/>
        </w:rPr>
        <w:t xml:space="preserve">              }</w:t>
      </w:r>
    </w:p>
    <w:p w14:paraId="2459A84B" w14:textId="77777777" w:rsidR="00D851A7" w:rsidRPr="00903DBA" w:rsidRDefault="00D851A7" w:rsidP="00D851A7">
      <w:pPr>
        <w:pStyle w:val="Code"/>
        <w:rPr>
          <w:highlight w:val="white"/>
        </w:rPr>
      </w:pPr>
      <w:r w:rsidRPr="00903DBA">
        <w:rPr>
          <w:highlight w:val="white"/>
        </w:rPr>
        <w:t xml:space="preserve">            }</w:t>
      </w:r>
    </w:p>
    <w:p w14:paraId="1E9A0E9A" w14:textId="77777777" w:rsidR="00D851A7" w:rsidRPr="00903DBA" w:rsidRDefault="00D851A7" w:rsidP="00D851A7">
      <w:pPr>
        <w:pStyle w:val="Code"/>
        <w:rPr>
          <w:highlight w:val="white"/>
        </w:rPr>
      </w:pPr>
      <w:r w:rsidRPr="00903DBA">
        <w:rPr>
          <w:highlight w:val="white"/>
        </w:rPr>
        <w:t xml:space="preserve">            break;</w:t>
      </w:r>
    </w:p>
    <w:p w14:paraId="172EFD1E" w14:textId="77777777" w:rsidR="00D851A7" w:rsidRPr="00903DBA" w:rsidRDefault="00D851A7" w:rsidP="00D851A7">
      <w:pPr>
        <w:pStyle w:val="Code"/>
        <w:rPr>
          <w:highlight w:val="white"/>
        </w:rPr>
      </w:pPr>
    </w:p>
    <w:p w14:paraId="00B13335" w14:textId="77777777" w:rsidR="00D851A7" w:rsidRPr="00903DBA" w:rsidRDefault="00D851A7" w:rsidP="00D851A7">
      <w:pPr>
        <w:pStyle w:val="Code"/>
        <w:rPr>
          <w:highlight w:val="white"/>
        </w:rPr>
      </w:pPr>
      <w:r w:rsidRPr="00903DBA">
        <w:rPr>
          <w:highlight w:val="white"/>
        </w:rPr>
        <w:t xml:space="preserve">          case MiddleOperator.Carry:</w:t>
      </w:r>
    </w:p>
    <w:p w14:paraId="29061A6C" w14:textId="77777777" w:rsidR="00D851A7" w:rsidRPr="00903DBA" w:rsidRDefault="00D851A7" w:rsidP="00D851A7">
      <w:pPr>
        <w:pStyle w:val="Code"/>
        <w:rPr>
          <w:highlight w:val="white"/>
        </w:rPr>
      </w:pPr>
      <w:r w:rsidRPr="00903DBA">
        <w:rPr>
          <w:highlight w:val="white"/>
        </w:rPr>
        <w:t xml:space="preserve">          case MiddleOperator.NotCarry:</w:t>
      </w:r>
    </w:p>
    <w:p w14:paraId="6A30747B" w14:textId="77777777" w:rsidR="00D851A7" w:rsidRPr="00903DBA" w:rsidRDefault="00D851A7" w:rsidP="00D851A7">
      <w:pPr>
        <w:pStyle w:val="Code"/>
        <w:rPr>
          <w:highlight w:val="white"/>
        </w:rPr>
      </w:pPr>
      <w:r w:rsidRPr="00903DBA">
        <w:rPr>
          <w:highlight w:val="white"/>
        </w:rPr>
        <w:t xml:space="preserve">            CarryExpression(middleCode);</w:t>
      </w:r>
    </w:p>
    <w:p w14:paraId="5FF17074" w14:textId="77777777" w:rsidR="00D851A7" w:rsidRPr="00903DBA" w:rsidRDefault="00D851A7" w:rsidP="00D851A7">
      <w:pPr>
        <w:pStyle w:val="Code"/>
        <w:rPr>
          <w:highlight w:val="white"/>
        </w:rPr>
      </w:pPr>
      <w:r w:rsidRPr="00903DBA">
        <w:rPr>
          <w:highlight w:val="white"/>
        </w:rPr>
        <w:t xml:space="preserve">            break;</w:t>
      </w:r>
    </w:p>
    <w:p w14:paraId="7CC22499" w14:textId="2C826700" w:rsidR="00D935A0" w:rsidRPr="00903DBA" w:rsidRDefault="00EE5D6D" w:rsidP="00EE5D6D">
      <w:pPr>
        <w:rPr>
          <w:highlight w:val="white"/>
        </w:rPr>
      </w:pPr>
      <w:r w:rsidRPr="00903DBA">
        <w:rPr>
          <w:highlight w:val="white"/>
        </w:rPr>
        <w:t>In case of</w:t>
      </w:r>
      <w:r w:rsidR="00D35D02" w:rsidRPr="00903DBA">
        <w:rPr>
          <w:highlight w:val="white"/>
        </w:rPr>
        <w:t xml:space="preserve"> equality </w:t>
      </w:r>
      <w:r w:rsidRPr="00903DBA">
        <w:rPr>
          <w:highlight w:val="white"/>
        </w:rPr>
        <w:t xml:space="preserve">and relational operators, </w:t>
      </w:r>
      <w:r w:rsidR="00551EE1" w:rsidRPr="00903DBA">
        <w:rPr>
          <w:highlight w:val="white"/>
        </w:rPr>
        <w:t xml:space="preserve">we call </w:t>
      </w:r>
      <w:r w:rsidR="00551EE1" w:rsidRPr="00903DBA">
        <w:rPr>
          <w:rStyle w:val="KeyWord0"/>
          <w:highlight w:val="white"/>
        </w:rPr>
        <w:t>FloatingRelation</w:t>
      </w:r>
      <w:r w:rsidR="00551EE1" w:rsidRPr="00903DBA">
        <w:rPr>
          <w:highlight w:val="white"/>
        </w:rPr>
        <w:t xml:space="preserve"> in case of floating values and </w:t>
      </w:r>
      <w:r w:rsidR="00551EE1" w:rsidRPr="00903DBA">
        <w:rPr>
          <w:rStyle w:val="KeyWord0"/>
          <w:highlight w:val="white"/>
        </w:rPr>
        <w:t>Integral</w:t>
      </w:r>
      <w:r w:rsidR="00177957" w:rsidRPr="00903DBA">
        <w:rPr>
          <w:rStyle w:val="KeyWord0"/>
          <w:highlight w:val="white"/>
        </w:rPr>
        <w:t>Binary</w:t>
      </w:r>
      <w:r w:rsidR="00551EE1" w:rsidRPr="00903DBA">
        <w:rPr>
          <w:highlight w:val="white"/>
        </w:rPr>
        <w:t xml:space="preserve"> otherwise.</w:t>
      </w:r>
    </w:p>
    <w:p w14:paraId="7A81EEDF" w14:textId="77777777" w:rsidR="00D851A7" w:rsidRPr="00903DBA" w:rsidRDefault="00D851A7" w:rsidP="00D851A7">
      <w:pPr>
        <w:pStyle w:val="Code"/>
        <w:rPr>
          <w:highlight w:val="white"/>
        </w:rPr>
      </w:pPr>
      <w:r w:rsidRPr="00903DBA">
        <w:rPr>
          <w:highlight w:val="white"/>
        </w:rPr>
        <w:t xml:space="preserve">          case MiddleOperator.Equal:</w:t>
      </w:r>
    </w:p>
    <w:p w14:paraId="65B5DAEB" w14:textId="77777777" w:rsidR="00D851A7" w:rsidRPr="00903DBA" w:rsidRDefault="00D851A7" w:rsidP="00D851A7">
      <w:pPr>
        <w:pStyle w:val="Code"/>
        <w:rPr>
          <w:highlight w:val="white"/>
        </w:rPr>
      </w:pPr>
      <w:r w:rsidRPr="00903DBA">
        <w:rPr>
          <w:highlight w:val="white"/>
        </w:rPr>
        <w:t xml:space="preserve">          case MiddleOperator.NotEqual:</w:t>
      </w:r>
    </w:p>
    <w:p w14:paraId="0C9C5798" w14:textId="77777777" w:rsidR="00D851A7" w:rsidRPr="00903DBA" w:rsidRDefault="00D851A7" w:rsidP="00D851A7">
      <w:pPr>
        <w:pStyle w:val="Code"/>
        <w:rPr>
          <w:highlight w:val="white"/>
        </w:rPr>
      </w:pPr>
      <w:r w:rsidRPr="00903DBA">
        <w:rPr>
          <w:highlight w:val="white"/>
        </w:rPr>
        <w:t xml:space="preserve">          case MiddleOperator.SignedLessThan:</w:t>
      </w:r>
    </w:p>
    <w:p w14:paraId="64D91D1C" w14:textId="77777777" w:rsidR="00D851A7" w:rsidRPr="00903DBA" w:rsidRDefault="00D851A7" w:rsidP="00D851A7">
      <w:pPr>
        <w:pStyle w:val="Code"/>
        <w:rPr>
          <w:highlight w:val="white"/>
        </w:rPr>
      </w:pPr>
      <w:r w:rsidRPr="00903DBA">
        <w:rPr>
          <w:highlight w:val="white"/>
        </w:rPr>
        <w:t xml:space="preserve">          case MiddleOperator.SignedLessThanEqual:</w:t>
      </w:r>
    </w:p>
    <w:p w14:paraId="783EB288" w14:textId="77777777" w:rsidR="00D851A7" w:rsidRPr="00903DBA" w:rsidRDefault="00D851A7" w:rsidP="00D851A7">
      <w:pPr>
        <w:pStyle w:val="Code"/>
        <w:rPr>
          <w:highlight w:val="white"/>
        </w:rPr>
      </w:pPr>
      <w:r w:rsidRPr="00903DBA">
        <w:rPr>
          <w:highlight w:val="white"/>
        </w:rPr>
        <w:t xml:space="preserve">          case MiddleOperator.SignedGreaterThan:</w:t>
      </w:r>
    </w:p>
    <w:p w14:paraId="1853F2CF" w14:textId="77777777" w:rsidR="00D851A7" w:rsidRPr="00903DBA" w:rsidRDefault="00D851A7" w:rsidP="00D851A7">
      <w:pPr>
        <w:pStyle w:val="Code"/>
        <w:rPr>
          <w:highlight w:val="white"/>
        </w:rPr>
      </w:pPr>
      <w:r w:rsidRPr="00903DBA">
        <w:rPr>
          <w:highlight w:val="white"/>
        </w:rPr>
        <w:t xml:space="preserve">          case MiddleOperator.SignedGreaterThanEqual:</w:t>
      </w:r>
    </w:p>
    <w:p w14:paraId="6796BC26" w14:textId="77777777" w:rsidR="00D851A7" w:rsidRPr="00903DBA" w:rsidRDefault="00D851A7" w:rsidP="00D851A7">
      <w:pPr>
        <w:pStyle w:val="Code"/>
        <w:rPr>
          <w:highlight w:val="white"/>
        </w:rPr>
      </w:pPr>
      <w:r w:rsidRPr="00903DBA">
        <w:rPr>
          <w:highlight w:val="white"/>
        </w:rPr>
        <w:t xml:space="preserve">          case MiddleOperator.UnsignedLessThan:</w:t>
      </w:r>
    </w:p>
    <w:p w14:paraId="1CBCEC8D" w14:textId="77777777" w:rsidR="00D851A7" w:rsidRPr="00903DBA" w:rsidRDefault="00D851A7" w:rsidP="00D851A7">
      <w:pPr>
        <w:pStyle w:val="Code"/>
        <w:rPr>
          <w:highlight w:val="white"/>
        </w:rPr>
      </w:pPr>
      <w:r w:rsidRPr="00903DBA">
        <w:rPr>
          <w:highlight w:val="white"/>
        </w:rPr>
        <w:t xml:space="preserve">          case MiddleOperator.UnsignedLessThanEqual:</w:t>
      </w:r>
    </w:p>
    <w:p w14:paraId="16CBA289" w14:textId="77777777" w:rsidR="00D851A7" w:rsidRPr="00903DBA" w:rsidRDefault="00D851A7" w:rsidP="00D851A7">
      <w:pPr>
        <w:pStyle w:val="Code"/>
        <w:rPr>
          <w:highlight w:val="white"/>
        </w:rPr>
      </w:pPr>
      <w:r w:rsidRPr="00903DBA">
        <w:rPr>
          <w:highlight w:val="white"/>
        </w:rPr>
        <w:t xml:space="preserve">          case MiddleOperator.UnsignedGreaterThan:</w:t>
      </w:r>
    </w:p>
    <w:p w14:paraId="1D2715EC" w14:textId="77777777" w:rsidR="00D851A7" w:rsidRPr="00903DBA" w:rsidRDefault="00D851A7" w:rsidP="00D851A7">
      <w:pPr>
        <w:pStyle w:val="Code"/>
        <w:rPr>
          <w:highlight w:val="white"/>
        </w:rPr>
      </w:pPr>
      <w:r w:rsidRPr="00903DBA">
        <w:rPr>
          <w:highlight w:val="white"/>
        </w:rPr>
        <w:t xml:space="preserve">          case MiddleOperator.UnsignedGreaterThanEqual: {</w:t>
      </w:r>
    </w:p>
    <w:p w14:paraId="7F80C264" w14:textId="77777777" w:rsidR="00D851A7" w:rsidRPr="00903DBA" w:rsidRDefault="00D851A7" w:rsidP="00D851A7">
      <w:pPr>
        <w:pStyle w:val="Code"/>
        <w:rPr>
          <w:highlight w:val="white"/>
        </w:rPr>
      </w:pPr>
      <w:r w:rsidRPr="00903DBA">
        <w:rPr>
          <w:highlight w:val="white"/>
        </w:rPr>
        <w:t xml:space="preserve">              Symbol leftSymbol = (Symbol) middleCode[1];</w:t>
      </w:r>
    </w:p>
    <w:p w14:paraId="09AE775C" w14:textId="77777777" w:rsidR="00D851A7" w:rsidRPr="00903DBA" w:rsidRDefault="00D851A7" w:rsidP="00D851A7">
      <w:pPr>
        <w:pStyle w:val="Code"/>
        <w:rPr>
          <w:highlight w:val="white"/>
        </w:rPr>
      </w:pPr>
    </w:p>
    <w:p w14:paraId="0525AFCF" w14:textId="77777777" w:rsidR="00D851A7" w:rsidRPr="00903DBA" w:rsidRDefault="00D851A7" w:rsidP="00D851A7">
      <w:pPr>
        <w:pStyle w:val="Code"/>
        <w:rPr>
          <w:highlight w:val="white"/>
        </w:rPr>
      </w:pPr>
      <w:r w:rsidRPr="00903DBA">
        <w:rPr>
          <w:highlight w:val="white"/>
        </w:rPr>
        <w:t xml:space="preserve">              if (leftSymbol.Type.IsFloating()) {</w:t>
      </w:r>
    </w:p>
    <w:p w14:paraId="11D65232" w14:textId="75096345" w:rsidR="00D851A7" w:rsidRPr="00903DBA" w:rsidRDefault="00D851A7" w:rsidP="00D851A7">
      <w:pPr>
        <w:pStyle w:val="Code"/>
        <w:rPr>
          <w:highlight w:val="white"/>
        </w:rPr>
      </w:pPr>
      <w:r w:rsidRPr="00903DBA">
        <w:rPr>
          <w:highlight w:val="white"/>
        </w:rPr>
        <w:lastRenderedPageBreak/>
        <w:t xml:space="preserve">                FloatingRelation(middleCode);</w:t>
      </w:r>
    </w:p>
    <w:p w14:paraId="661C1244" w14:textId="77777777" w:rsidR="00D851A7" w:rsidRPr="00903DBA" w:rsidRDefault="00D851A7" w:rsidP="00D851A7">
      <w:pPr>
        <w:pStyle w:val="Code"/>
        <w:rPr>
          <w:highlight w:val="white"/>
        </w:rPr>
      </w:pPr>
      <w:r w:rsidRPr="00903DBA">
        <w:rPr>
          <w:highlight w:val="white"/>
        </w:rPr>
        <w:t xml:space="preserve">              }</w:t>
      </w:r>
    </w:p>
    <w:p w14:paraId="5DF5AD31" w14:textId="77777777" w:rsidR="00D851A7" w:rsidRPr="00903DBA" w:rsidRDefault="00D851A7" w:rsidP="00D851A7">
      <w:pPr>
        <w:pStyle w:val="Code"/>
        <w:rPr>
          <w:highlight w:val="white"/>
        </w:rPr>
      </w:pPr>
      <w:r w:rsidRPr="00903DBA">
        <w:rPr>
          <w:highlight w:val="white"/>
        </w:rPr>
        <w:t xml:space="preserve">              else {</w:t>
      </w:r>
    </w:p>
    <w:p w14:paraId="35021F9F" w14:textId="364ADCE0" w:rsidR="00D851A7" w:rsidRPr="00903DBA" w:rsidRDefault="00D851A7" w:rsidP="00D851A7">
      <w:pPr>
        <w:pStyle w:val="Code"/>
        <w:rPr>
          <w:highlight w:val="white"/>
        </w:rPr>
      </w:pPr>
      <w:r w:rsidRPr="00903DBA">
        <w:rPr>
          <w:highlight w:val="white"/>
        </w:rPr>
        <w:t xml:space="preserve">                Integral</w:t>
      </w:r>
      <w:r w:rsidR="00177957" w:rsidRPr="00903DBA">
        <w:rPr>
          <w:highlight w:val="white"/>
        </w:rPr>
        <w:t>Binary</w:t>
      </w:r>
      <w:r w:rsidRPr="00903DBA">
        <w:rPr>
          <w:highlight w:val="white"/>
        </w:rPr>
        <w:t>(middleCode);</w:t>
      </w:r>
    </w:p>
    <w:p w14:paraId="2D83E30A" w14:textId="77777777" w:rsidR="00D851A7" w:rsidRPr="00903DBA" w:rsidRDefault="00D851A7" w:rsidP="00D851A7">
      <w:pPr>
        <w:pStyle w:val="Code"/>
        <w:rPr>
          <w:highlight w:val="white"/>
        </w:rPr>
      </w:pPr>
      <w:r w:rsidRPr="00903DBA">
        <w:rPr>
          <w:highlight w:val="white"/>
        </w:rPr>
        <w:t xml:space="preserve">              }</w:t>
      </w:r>
    </w:p>
    <w:p w14:paraId="37A9CD07" w14:textId="77777777" w:rsidR="00D851A7" w:rsidRPr="00903DBA" w:rsidRDefault="00D851A7" w:rsidP="00D851A7">
      <w:pPr>
        <w:pStyle w:val="Code"/>
        <w:rPr>
          <w:highlight w:val="white"/>
        </w:rPr>
      </w:pPr>
      <w:r w:rsidRPr="00903DBA">
        <w:rPr>
          <w:highlight w:val="white"/>
        </w:rPr>
        <w:t xml:space="preserve">            }</w:t>
      </w:r>
    </w:p>
    <w:p w14:paraId="082B4995" w14:textId="77777777" w:rsidR="00D851A7" w:rsidRPr="00903DBA" w:rsidRDefault="00D851A7" w:rsidP="00D851A7">
      <w:pPr>
        <w:pStyle w:val="Code"/>
        <w:rPr>
          <w:highlight w:val="white"/>
        </w:rPr>
      </w:pPr>
      <w:r w:rsidRPr="00903DBA">
        <w:rPr>
          <w:highlight w:val="white"/>
        </w:rPr>
        <w:t xml:space="preserve">            break;</w:t>
      </w:r>
    </w:p>
    <w:p w14:paraId="7FB289E7" w14:textId="77777777" w:rsidR="00D851A7" w:rsidRPr="00903DBA" w:rsidRDefault="00D851A7" w:rsidP="00D851A7">
      <w:pPr>
        <w:pStyle w:val="Code"/>
        <w:rPr>
          <w:highlight w:val="white"/>
        </w:rPr>
      </w:pPr>
      <w:r w:rsidRPr="00903DBA">
        <w:rPr>
          <w:highlight w:val="white"/>
        </w:rPr>
        <w:t xml:space="preserve">        </w:t>
      </w:r>
    </w:p>
    <w:p w14:paraId="7F616CA2" w14:textId="77777777" w:rsidR="00D851A7" w:rsidRPr="00903DBA" w:rsidRDefault="00D851A7" w:rsidP="00D851A7">
      <w:pPr>
        <w:pStyle w:val="Code"/>
        <w:rPr>
          <w:highlight w:val="white"/>
        </w:rPr>
      </w:pPr>
      <w:r w:rsidRPr="00903DBA">
        <w:rPr>
          <w:highlight w:val="white"/>
        </w:rPr>
        <w:t xml:space="preserve">          case MiddleOperator.Case:</w:t>
      </w:r>
    </w:p>
    <w:p w14:paraId="57917DA8" w14:textId="77777777" w:rsidR="00D851A7" w:rsidRPr="00903DBA" w:rsidRDefault="00D851A7" w:rsidP="00D851A7">
      <w:pPr>
        <w:pStyle w:val="Code"/>
        <w:rPr>
          <w:highlight w:val="white"/>
        </w:rPr>
      </w:pPr>
      <w:r w:rsidRPr="00903DBA">
        <w:rPr>
          <w:highlight w:val="white"/>
        </w:rPr>
        <w:t xml:space="preserve">            Case(middleCode);</w:t>
      </w:r>
    </w:p>
    <w:p w14:paraId="038E8B26" w14:textId="77777777" w:rsidR="00D851A7" w:rsidRPr="00903DBA" w:rsidRDefault="00D851A7" w:rsidP="00D851A7">
      <w:pPr>
        <w:pStyle w:val="Code"/>
        <w:rPr>
          <w:highlight w:val="white"/>
        </w:rPr>
      </w:pPr>
      <w:r w:rsidRPr="00903DBA">
        <w:rPr>
          <w:highlight w:val="white"/>
        </w:rPr>
        <w:t xml:space="preserve">            break;</w:t>
      </w:r>
    </w:p>
    <w:p w14:paraId="0E7CE09D" w14:textId="77777777" w:rsidR="00D851A7" w:rsidRPr="00903DBA" w:rsidRDefault="00D851A7" w:rsidP="00D851A7">
      <w:pPr>
        <w:pStyle w:val="Code"/>
        <w:rPr>
          <w:highlight w:val="white"/>
        </w:rPr>
      </w:pPr>
    </w:p>
    <w:p w14:paraId="67C1962A" w14:textId="77777777" w:rsidR="00D851A7" w:rsidRPr="00903DBA" w:rsidRDefault="00D851A7" w:rsidP="00D851A7">
      <w:pPr>
        <w:pStyle w:val="Code"/>
        <w:rPr>
          <w:highlight w:val="white"/>
        </w:rPr>
      </w:pPr>
      <w:r w:rsidRPr="00903DBA">
        <w:rPr>
          <w:highlight w:val="white"/>
        </w:rPr>
        <w:t xml:space="preserve">          case MiddleOperator.CaseEnd:</w:t>
      </w:r>
    </w:p>
    <w:p w14:paraId="08AAACC4" w14:textId="77777777" w:rsidR="00D851A7" w:rsidRPr="00903DBA" w:rsidRDefault="00D851A7" w:rsidP="00D851A7">
      <w:pPr>
        <w:pStyle w:val="Code"/>
        <w:rPr>
          <w:highlight w:val="white"/>
        </w:rPr>
      </w:pPr>
      <w:r w:rsidRPr="00903DBA">
        <w:rPr>
          <w:highlight w:val="white"/>
        </w:rPr>
        <w:t xml:space="preserve">            CaseEnd(middleCode);</w:t>
      </w:r>
    </w:p>
    <w:p w14:paraId="16B29713" w14:textId="77777777" w:rsidR="00D851A7" w:rsidRPr="00903DBA" w:rsidRDefault="00D851A7" w:rsidP="00D851A7">
      <w:pPr>
        <w:pStyle w:val="Code"/>
        <w:rPr>
          <w:highlight w:val="white"/>
        </w:rPr>
      </w:pPr>
      <w:r w:rsidRPr="00903DBA">
        <w:rPr>
          <w:highlight w:val="white"/>
        </w:rPr>
        <w:t xml:space="preserve">            break;</w:t>
      </w:r>
    </w:p>
    <w:p w14:paraId="5C5A6C66" w14:textId="59A3EBA9" w:rsidR="00D851A7" w:rsidRPr="00903DBA" w:rsidRDefault="005110C0" w:rsidP="005110C0">
      <w:pPr>
        <w:rPr>
          <w:highlight w:val="white"/>
        </w:rPr>
      </w:pPr>
      <w:r w:rsidRPr="00903DBA">
        <w:rPr>
          <w:highlight w:val="white"/>
        </w:rPr>
        <w:t xml:space="preserve">The same goes for the unary operations. In case of floating type we call </w:t>
      </w:r>
      <w:r w:rsidRPr="00903DBA">
        <w:rPr>
          <w:rStyle w:val="KeyWord0"/>
          <w:highlight w:val="white"/>
        </w:rPr>
        <w:t>FloatingUnary</w:t>
      </w:r>
      <w:r w:rsidRPr="00903DBA">
        <w:rPr>
          <w:highlight w:val="white"/>
        </w:rPr>
        <w:t xml:space="preserve">, and in case of integral type we call </w:t>
      </w:r>
      <w:r w:rsidRPr="00903DBA">
        <w:rPr>
          <w:rStyle w:val="KeyWord0"/>
          <w:highlight w:val="white"/>
        </w:rPr>
        <w:t>InategralUnary</w:t>
      </w:r>
      <w:r w:rsidRPr="00903DBA">
        <w:rPr>
          <w:highlight w:val="white"/>
        </w:rPr>
        <w:t>.</w:t>
      </w:r>
    </w:p>
    <w:p w14:paraId="13FD5D40" w14:textId="77777777" w:rsidR="00D851A7" w:rsidRPr="00903DBA" w:rsidRDefault="00D851A7" w:rsidP="00D851A7">
      <w:pPr>
        <w:pStyle w:val="Code"/>
        <w:rPr>
          <w:highlight w:val="white"/>
        </w:rPr>
      </w:pPr>
      <w:r w:rsidRPr="00903DBA">
        <w:rPr>
          <w:highlight w:val="white"/>
        </w:rPr>
        <w:t xml:space="preserve">          case MiddleOperator.UnaryAdd:</w:t>
      </w:r>
    </w:p>
    <w:p w14:paraId="79EF0BB5" w14:textId="77777777" w:rsidR="00D851A7" w:rsidRPr="00903DBA" w:rsidRDefault="00D851A7" w:rsidP="00D851A7">
      <w:pPr>
        <w:pStyle w:val="Code"/>
        <w:rPr>
          <w:highlight w:val="white"/>
        </w:rPr>
      </w:pPr>
      <w:r w:rsidRPr="00903DBA">
        <w:rPr>
          <w:highlight w:val="white"/>
        </w:rPr>
        <w:t xml:space="preserve">          case MiddleOperator.UnarySubtract:</w:t>
      </w:r>
    </w:p>
    <w:p w14:paraId="62A10614" w14:textId="77777777" w:rsidR="00D851A7" w:rsidRPr="00903DBA" w:rsidRDefault="00D851A7" w:rsidP="00D851A7">
      <w:pPr>
        <w:pStyle w:val="Code"/>
        <w:rPr>
          <w:highlight w:val="white"/>
        </w:rPr>
      </w:pPr>
      <w:r w:rsidRPr="00903DBA">
        <w:rPr>
          <w:highlight w:val="white"/>
        </w:rPr>
        <w:t xml:space="preserve">          case MiddleOperator.BitwiseNot: {</w:t>
      </w:r>
    </w:p>
    <w:p w14:paraId="567319B0" w14:textId="77777777" w:rsidR="00D851A7" w:rsidRPr="00903DBA" w:rsidRDefault="00D851A7" w:rsidP="00D851A7">
      <w:pPr>
        <w:pStyle w:val="Code"/>
        <w:rPr>
          <w:highlight w:val="white"/>
        </w:rPr>
      </w:pPr>
      <w:r w:rsidRPr="00903DBA">
        <w:rPr>
          <w:highlight w:val="white"/>
        </w:rPr>
        <w:t xml:space="preserve">              Symbol resultSymbol = (Symbol) middleCode[0];</w:t>
      </w:r>
    </w:p>
    <w:p w14:paraId="18AD4869" w14:textId="77777777" w:rsidR="00D851A7" w:rsidRPr="00903DBA" w:rsidRDefault="00D851A7" w:rsidP="00D851A7">
      <w:pPr>
        <w:pStyle w:val="Code"/>
        <w:rPr>
          <w:highlight w:val="white"/>
        </w:rPr>
      </w:pPr>
    </w:p>
    <w:p w14:paraId="4ABFA4F5" w14:textId="77777777" w:rsidR="00D851A7" w:rsidRPr="00903DBA" w:rsidRDefault="00D851A7" w:rsidP="00D851A7">
      <w:pPr>
        <w:pStyle w:val="Code"/>
        <w:rPr>
          <w:highlight w:val="white"/>
        </w:rPr>
      </w:pPr>
      <w:r w:rsidRPr="00903DBA">
        <w:rPr>
          <w:highlight w:val="white"/>
        </w:rPr>
        <w:t xml:space="preserve">              if (resultSymbol.Type.IsFloating()) {</w:t>
      </w:r>
    </w:p>
    <w:p w14:paraId="3528296A" w14:textId="77777777" w:rsidR="00D851A7" w:rsidRPr="00903DBA" w:rsidRDefault="00D851A7" w:rsidP="00D851A7">
      <w:pPr>
        <w:pStyle w:val="Code"/>
        <w:rPr>
          <w:highlight w:val="white"/>
        </w:rPr>
      </w:pPr>
      <w:r w:rsidRPr="00903DBA">
        <w:rPr>
          <w:highlight w:val="white"/>
        </w:rPr>
        <w:t xml:space="preserve">                FloatingUnary(middleCode);</w:t>
      </w:r>
    </w:p>
    <w:p w14:paraId="60C99C40" w14:textId="77777777" w:rsidR="00D851A7" w:rsidRPr="00903DBA" w:rsidRDefault="00D851A7" w:rsidP="00D851A7">
      <w:pPr>
        <w:pStyle w:val="Code"/>
        <w:rPr>
          <w:highlight w:val="white"/>
        </w:rPr>
      </w:pPr>
      <w:r w:rsidRPr="00903DBA">
        <w:rPr>
          <w:highlight w:val="white"/>
        </w:rPr>
        <w:t xml:space="preserve">              }</w:t>
      </w:r>
    </w:p>
    <w:p w14:paraId="317C2DCD" w14:textId="77777777" w:rsidR="00D851A7" w:rsidRPr="00903DBA" w:rsidRDefault="00D851A7" w:rsidP="00D851A7">
      <w:pPr>
        <w:pStyle w:val="Code"/>
        <w:rPr>
          <w:highlight w:val="white"/>
        </w:rPr>
      </w:pPr>
      <w:r w:rsidRPr="00903DBA">
        <w:rPr>
          <w:highlight w:val="white"/>
        </w:rPr>
        <w:t xml:space="preserve">              else {</w:t>
      </w:r>
    </w:p>
    <w:p w14:paraId="03F5D031" w14:textId="77777777" w:rsidR="00D851A7" w:rsidRPr="00903DBA" w:rsidRDefault="00D851A7" w:rsidP="00D851A7">
      <w:pPr>
        <w:pStyle w:val="Code"/>
        <w:rPr>
          <w:highlight w:val="white"/>
        </w:rPr>
      </w:pPr>
      <w:r w:rsidRPr="00903DBA">
        <w:rPr>
          <w:highlight w:val="white"/>
        </w:rPr>
        <w:t xml:space="preserve">                IntegralUnary(middleCode);</w:t>
      </w:r>
    </w:p>
    <w:p w14:paraId="08409C8E" w14:textId="77777777" w:rsidR="00D851A7" w:rsidRPr="00903DBA" w:rsidRDefault="00D851A7" w:rsidP="00D851A7">
      <w:pPr>
        <w:pStyle w:val="Code"/>
        <w:rPr>
          <w:highlight w:val="white"/>
        </w:rPr>
      </w:pPr>
      <w:r w:rsidRPr="00903DBA">
        <w:rPr>
          <w:highlight w:val="white"/>
        </w:rPr>
        <w:t xml:space="preserve">              }</w:t>
      </w:r>
    </w:p>
    <w:p w14:paraId="31C2A244" w14:textId="77777777" w:rsidR="00D851A7" w:rsidRPr="00903DBA" w:rsidRDefault="00D851A7" w:rsidP="00D851A7">
      <w:pPr>
        <w:pStyle w:val="Code"/>
        <w:rPr>
          <w:highlight w:val="white"/>
        </w:rPr>
      </w:pPr>
      <w:r w:rsidRPr="00903DBA">
        <w:rPr>
          <w:highlight w:val="white"/>
        </w:rPr>
        <w:t xml:space="preserve">            }</w:t>
      </w:r>
    </w:p>
    <w:p w14:paraId="12D7EAC4" w14:textId="77777777" w:rsidR="00D851A7" w:rsidRPr="00903DBA" w:rsidRDefault="00D851A7" w:rsidP="00D851A7">
      <w:pPr>
        <w:pStyle w:val="Code"/>
        <w:rPr>
          <w:highlight w:val="white"/>
        </w:rPr>
      </w:pPr>
      <w:r w:rsidRPr="00903DBA">
        <w:rPr>
          <w:highlight w:val="white"/>
        </w:rPr>
        <w:t xml:space="preserve">            break;</w:t>
      </w:r>
    </w:p>
    <w:p w14:paraId="00560F70" w14:textId="77777777" w:rsidR="00D851A7" w:rsidRPr="00903DBA" w:rsidRDefault="00D851A7" w:rsidP="00D851A7">
      <w:pPr>
        <w:pStyle w:val="Code"/>
        <w:rPr>
          <w:highlight w:val="white"/>
        </w:rPr>
      </w:pPr>
      <w:r w:rsidRPr="00903DBA">
        <w:rPr>
          <w:highlight w:val="white"/>
        </w:rPr>
        <w:t xml:space="preserve">          </w:t>
      </w:r>
    </w:p>
    <w:p w14:paraId="009AF1F1" w14:textId="77777777" w:rsidR="00D851A7" w:rsidRPr="00903DBA" w:rsidRDefault="00D851A7" w:rsidP="00D851A7">
      <w:pPr>
        <w:pStyle w:val="Code"/>
        <w:rPr>
          <w:highlight w:val="white"/>
        </w:rPr>
      </w:pPr>
      <w:r w:rsidRPr="00903DBA">
        <w:rPr>
          <w:highlight w:val="white"/>
        </w:rPr>
        <w:t xml:space="preserve">          case MiddleOperator.Address:</w:t>
      </w:r>
    </w:p>
    <w:p w14:paraId="53404B25" w14:textId="77777777" w:rsidR="00D851A7" w:rsidRPr="00903DBA" w:rsidRDefault="00D851A7" w:rsidP="00D851A7">
      <w:pPr>
        <w:pStyle w:val="Code"/>
        <w:rPr>
          <w:highlight w:val="white"/>
        </w:rPr>
      </w:pPr>
      <w:r w:rsidRPr="00903DBA">
        <w:rPr>
          <w:highlight w:val="white"/>
        </w:rPr>
        <w:t xml:space="preserve">            Address(middleCode);</w:t>
      </w:r>
    </w:p>
    <w:p w14:paraId="648FB32D" w14:textId="77777777" w:rsidR="00D851A7" w:rsidRPr="00903DBA" w:rsidRDefault="00D851A7" w:rsidP="00D851A7">
      <w:pPr>
        <w:pStyle w:val="Code"/>
        <w:rPr>
          <w:highlight w:val="white"/>
        </w:rPr>
      </w:pPr>
      <w:r w:rsidRPr="00903DBA">
        <w:rPr>
          <w:highlight w:val="white"/>
        </w:rPr>
        <w:t xml:space="preserve">            break;</w:t>
      </w:r>
    </w:p>
    <w:p w14:paraId="77D9B79C" w14:textId="77777777" w:rsidR="00D851A7" w:rsidRPr="00903DBA" w:rsidRDefault="00D851A7" w:rsidP="00D851A7">
      <w:pPr>
        <w:pStyle w:val="Code"/>
        <w:rPr>
          <w:highlight w:val="white"/>
        </w:rPr>
      </w:pPr>
    </w:p>
    <w:p w14:paraId="7665DBF2" w14:textId="77777777" w:rsidR="00D851A7" w:rsidRPr="00903DBA" w:rsidRDefault="00D851A7" w:rsidP="00D851A7">
      <w:pPr>
        <w:pStyle w:val="Code"/>
        <w:rPr>
          <w:highlight w:val="white"/>
        </w:rPr>
      </w:pPr>
      <w:r w:rsidRPr="00903DBA">
        <w:rPr>
          <w:highlight w:val="white"/>
        </w:rPr>
        <w:t xml:space="preserve">          case MiddleOperator.Dereference: {</w:t>
      </w:r>
    </w:p>
    <w:p w14:paraId="3CB3D1EB" w14:textId="77777777" w:rsidR="00D851A7" w:rsidRPr="00903DBA" w:rsidRDefault="00D851A7" w:rsidP="00D851A7">
      <w:pPr>
        <w:pStyle w:val="Code"/>
        <w:rPr>
          <w:highlight w:val="white"/>
        </w:rPr>
      </w:pPr>
      <w:r w:rsidRPr="00903DBA">
        <w:rPr>
          <w:highlight w:val="white"/>
        </w:rPr>
        <w:t xml:space="preserve">              Symbol symbol = (Symbol) middleCode[1];</w:t>
      </w:r>
    </w:p>
    <w:p w14:paraId="5988F9B7" w14:textId="77777777" w:rsidR="00D851A7" w:rsidRPr="00903DBA" w:rsidRDefault="00D851A7" w:rsidP="00D851A7">
      <w:pPr>
        <w:pStyle w:val="Code"/>
        <w:rPr>
          <w:highlight w:val="white"/>
        </w:rPr>
      </w:pPr>
    </w:p>
    <w:p w14:paraId="76E0B70C" w14:textId="77777777" w:rsidR="00D851A7" w:rsidRPr="00903DBA" w:rsidRDefault="00D851A7" w:rsidP="00D851A7">
      <w:pPr>
        <w:pStyle w:val="Code"/>
        <w:rPr>
          <w:highlight w:val="white"/>
        </w:rPr>
      </w:pPr>
      <w:r w:rsidRPr="00903DBA">
        <w:rPr>
          <w:highlight w:val="white"/>
        </w:rPr>
        <w:t xml:space="preserve">              if (symbol.Type.IsFloating()) {</w:t>
      </w:r>
    </w:p>
    <w:p w14:paraId="25DB31D6" w14:textId="77777777" w:rsidR="00D851A7" w:rsidRPr="00903DBA" w:rsidRDefault="00D851A7" w:rsidP="00D851A7">
      <w:pPr>
        <w:pStyle w:val="Code"/>
        <w:rPr>
          <w:highlight w:val="white"/>
        </w:rPr>
      </w:pPr>
      <w:r w:rsidRPr="00903DBA">
        <w:rPr>
          <w:highlight w:val="white"/>
        </w:rPr>
        <w:t xml:space="preserve">                FloatingDereference(middleCode);</w:t>
      </w:r>
    </w:p>
    <w:p w14:paraId="65139690" w14:textId="77777777" w:rsidR="00D851A7" w:rsidRPr="00903DBA" w:rsidRDefault="00D851A7" w:rsidP="00D851A7">
      <w:pPr>
        <w:pStyle w:val="Code"/>
        <w:rPr>
          <w:highlight w:val="white"/>
        </w:rPr>
      </w:pPr>
      <w:r w:rsidRPr="00903DBA">
        <w:rPr>
          <w:highlight w:val="white"/>
        </w:rPr>
        <w:t xml:space="preserve">              }</w:t>
      </w:r>
    </w:p>
    <w:p w14:paraId="3B83F884" w14:textId="77777777" w:rsidR="00D851A7" w:rsidRPr="00903DBA" w:rsidRDefault="00D851A7" w:rsidP="00D851A7">
      <w:pPr>
        <w:pStyle w:val="Code"/>
        <w:rPr>
          <w:highlight w:val="white"/>
        </w:rPr>
      </w:pPr>
      <w:r w:rsidRPr="00903DBA">
        <w:rPr>
          <w:highlight w:val="white"/>
        </w:rPr>
        <w:t xml:space="preserve">              else {</w:t>
      </w:r>
    </w:p>
    <w:p w14:paraId="50E1B080" w14:textId="77777777" w:rsidR="00D851A7" w:rsidRPr="00903DBA" w:rsidRDefault="00D851A7" w:rsidP="00D851A7">
      <w:pPr>
        <w:pStyle w:val="Code"/>
        <w:rPr>
          <w:highlight w:val="white"/>
        </w:rPr>
      </w:pPr>
      <w:r w:rsidRPr="00903DBA">
        <w:rPr>
          <w:highlight w:val="white"/>
        </w:rPr>
        <w:t xml:space="preserve">                IntegralDereference(middleCode);</w:t>
      </w:r>
    </w:p>
    <w:p w14:paraId="7D3D0273" w14:textId="77777777" w:rsidR="00D851A7" w:rsidRPr="00903DBA" w:rsidRDefault="00D851A7" w:rsidP="00D851A7">
      <w:pPr>
        <w:pStyle w:val="Code"/>
        <w:rPr>
          <w:highlight w:val="white"/>
        </w:rPr>
      </w:pPr>
      <w:r w:rsidRPr="00903DBA">
        <w:rPr>
          <w:highlight w:val="white"/>
        </w:rPr>
        <w:t xml:space="preserve">              }</w:t>
      </w:r>
    </w:p>
    <w:p w14:paraId="289401D2" w14:textId="77777777" w:rsidR="00D851A7" w:rsidRPr="00903DBA" w:rsidRDefault="00D851A7" w:rsidP="00D851A7">
      <w:pPr>
        <w:pStyle w:val="Code"/>
        <w:rPr>
          <w:highlight w:val="white"/>
        </w:rPr>
      </w:pPr>
      <w:r w:rsidRPr="00903DBA">
        <w:rPr>
          <w:highlight w:val="white"/>
        </w:rPr>
        <w:t xml:space="preserve">            }</w:t>
      </w:r>
    </w:p>
    <w:p w14:paraId="51169B7F" w14:textId="77777777" w:rsidR="00D851A7" w:rsidRPr="00903DBA" w:rsidRDefault="00D851A7" w:rsidP="00D851A7">
      <w:pPr>
        <w:pStyle w:val="Code"/>
        <w:rPr>
          <w:highlight w:val="white"/>
        </w:rPr>
      </w:pPr>
      <w:r w:rsidRPr="00903DBA">
        <w:rPr>
          <w:highlight w:val="white"/>
        </w:rPr>
        <w:t xml:space="preserve">            break;</w:t>
      </w:r>
    </w:p>
    <w:p w14:paraId="6B58388B" w14:textId="77777777" w:rsidR="00D851A7" w:rsidRPr="00903DBA" w:rsidRDefault="00D851A7" w:rsidP="00D851A7">
      <w:pPr>
        <w:pStyle w:val="Code"/>
        <w:rPr>
          <w:highlight w:val="white"/>
        </w:rPr>
      </w:pPr>
    </w:p>
    <w:p w14:paraId="327E0B6E" w14:textId="77777777" w:rsidR="00D851A7" w:rsidRPr="00903DBA" w:rsidRDefault="00D851A7" w:rsidP="00D851A7">
      <w:pPr>
        <w:pStyle w:val="Code"/>
        <w:rPr>
          <w:highlight w:val="white"/>
        </w:rPr>
      </w:pPr>
      <w:r w:rsidRPr="00903DBA">
        <w:rPr>
          <w:highlight w:val="white"/>
        </w:rPr>
        <w:t xml:space="preserve">          case MiddleOperator.DecreaseStack:</w:t>
      </w:r>
    </w:p>
    <w:p w14:paraId="28895A32" w14:textId="77777777" w:rsidR="00D851A7" w:rsidRPr="00903DBA" w:rsidRDefault="00D851A7" w:rsidP="00D851A7">
      <w:pPr>
        <w:pStyle w:val="Code"/>
        <w:rPr>
          <w:highlight w:val="white"/>
        </w:rPr>
      </w:pPr>
      <w:r w:rsidRPr="00903DBA">
        <w:rPr>
          <w:highlight w:val="white"/>
        </w:rPr>
        <w:t xml:space="preserve">            Assert.ErrorXXX((--m_floatStackSize) &gt;= 0);</w:t>
      </w:r>
    </w:p>
    <w:p w14:paraId="385604D5" w14:textId="77777777" w:rsidR="00D851A7" w:rsidRPr="00903DBA" w:rsidRDefault="00D851A7" w:rsidP="00D851A7">
      <w:pPr>
        <w:pStyle w:val="Code"/>
        <w:rPr>
          <w:highlight w:val="white"/>
        </w:rPr>
      </w:pPr>
      <w:r w:rsidRPr="00903DBA">
        <w:rPr>
          <w:highlight w:val="white"/>
        </w:rPr>
        <w:t xml:space="preserve">            break;</w:t>
      </w:r>
    </w:p>
    <w:p w14:paraId="570442F5" w14:textId="77777777" w:rsidR="00D851A7" w:rsidRPr="00903DBA" w:rsidRDefault="00D851A7" w:rsidP="00D851A7">
      <w:pPr>
        <w:pStyle w:val="Code"/>
        <w:rPr>
          <w:highlight w:val="white"/>
        </w:rPr>
      </w:pPr>
    </w:p>
    <w:p w14:paraId="59899A34" w14:textId="77777777" w:rsidR="00D851A7" w:rsidRPr="00903DBA" w:rsidRDefault="00D851A7" w:rsidP="00D851A7">
      <w:pPr>
        <w:pStyle w:val="Code"/>
        <w:rPr>
          <w:highlight w:val="white"/>
        </w:rPr>
      </w:pPr>
      <w:r w:rsidRPr="00903DBA">
        <w:rPr>
          <w:highlight w:val="white"/>
        </w:rPr>
        <w:t xml:space="preserve">          case MiddleOperator.CheckTrackMapFloatStack:</w:t>
      </w:r>
    </w:p>
    <w:p w14:paraId="0EED97A2" w14:textId="77777777" w:rsidR="00D851A7" w:rsidRPr="00903DBA" w:rsidRDefault="00D851A7" w:rsidP="00D851A7">
      <w:pPr>
        <w:pStyle w:val="Code"/>
        <w:rPr>
          <w:highlight w:val="white"/>
        </w:rPr>
      </w:pPr>
      <w:r w:rsidRPr="00903DBA">
        <w:rPr>
          <w:highlight w:val="white"/>
        </w:rPr>
        <w:t xml:space="preserve">            Assert.ErrorXXX((m_trackMap.Count == 0) &amp;&amp;</w:t>
      </w:r>
    </w:p>
    <w:p w14:paraId="4BDED40E" w14:textId="77777777" w:rsidR="00D851A7" w:rsidRPr="00903DBA" w:rsidRDefault="00D851A7" w:rsidP="00D851A7">
      <w:pPr>
        <w:pStyle w:val="Code"/>
        <w:rPr>
          <w:highlight w:val="white"/>
        </w:rPr>
      </w:pPr>
      <w:r w:rsidRPr="00903DBA">
        <w:rPr>
          <w:highlight w:val="white"/>
        </w:rPr>
        <w:t xml:space="preserve">                          (m_floatStackSize == 0));</w:t>
      </w:r>
    </w:p>
    <w:p w14:paraId="3E79EB63" w14:textId="77777777" w:rsidR="00D851A7" w:rsidRPr="00903DBA" w:rsidRDefault="00D851A7" w:rsidP="00D851A7">
      <w:pPr>
        <w:pStyle w:val="Code"/>
        <w:rPr>
          <w:highlight w:val="white"/>
        </w:rPr>
      </w:pPr>
      <w:r w:rsidRPr="00903DBA">
        <w:rPr>
          <w:highlight w:val="white"/>
        </w:rPr>
        <w:t xml:space="preserve">            break;</w:t>
      </w:r>
    </w:p>
    <w:p w14:paraId="664807AF" w14:textId="77777777" w:rsidR="00D851A7" w:rsidRPr="00903DBA" w:rsidRDefault="00D851A7" w:rsidP="00D851A7">
      <w:pPr>
        <w:pStyle w:val="Code"/>
        <w:rPr>
          <w:highlight w:val="white"/>
        </w:rPr>
      </w:pPr>
    </w:p>
    <w:p w14:paraId="745BB2CA" w14:textId="77777777" w:rsidR="00D851A7" w:rsidRPr="00903DBA" w:rsidRDefault="00D851A7" w:rsidP="00D851A7">
      <w:pPr>
        <w:pStyle w:val="Code"/>
        <w:rPr>
          <w:highlight w:val="white"/>
        </w:rPr>
      </w:pPr>
      <w:r w:rsidRPr="00903DBA">
        <w:rPr>
          <w:highlight w:val="white"/>
        </w:rPr>
        <w:t xml:space="preserve">          case MiddleOperator.PushZero:</w:t>
      </w:r>
    </w:p>
    <w:p w14:paraId="7CE6F700" w14:textId="77777777" w:rsidR="00D851A7" w:rsidRPr="00903DBA" w:rsidRDefault="00D851A7" w:rsidP="00D851A7">
      <w:pPr>
        <w:pStyle w:val="Code"/>
        <w:rPr>
          <w:highlight w:val="white"/>
        </w:rPr>
      </w:pPr>
      <w:r w:rsidRPr="00903DBA">
        <w:rPr>
          <w:highlight w:val="white"/>
        </w:rPr>
        <w:t xml:space="preserve">            PushSymbol(new Symbol(Type.DoubleType, (decimal) 0));</w:t>
      </w:r>
    </w:p>
    <w:p w14:paraId="439EB283" w14:textId="77777777" w:rsidR="00D851A7" w:rsidRPr="00903DBA" w:rsidRDefault="00D851A7" w:rsidP="00D851A7">
      <w:pPr>
        <w:pStyle w:val="Code"/>
        <w:rPr>
          <w:highlight w:val="white"/>
        </w:rPr>
      </w:pPr>
      <w:r w:rsidRPr="00903DBA">
        <w:rPr>
          <w:highlight w:val="white"/>
        </w:rPr>
        <w:t xml:space="preserve">            break;</w:t>
      </w:r>
    </w:p>
    <w:p w14:paraId="3A331AA4" w14:textId="77777777" w:rsidR="00D851A7" w:rsidRPr="00903DBA" w:rsidRDefault="00D851A7" w:rsidP="00D851A7">
      <w:pPr>
        <w:pStyle w:val="Code"/>
        <w:rPr>
          <w:highlight w:val="white"/>
        </w:rPr>
      </w:pPr>
    </w:p>
    <w:p w14:paraId="5591D141" w14:textId="77777777" w:rsidR="00D851A7" w:rsidRPr="00903DBA" w:rsidRDefault="00D851A7" w:rsidP="00D851A7">
      <w:pPr>
        <w:pStyle w:val="Code"/>
        <w:rPr>
          <w:highlight w:val="white"/>
        </w:rPr>
      </w:pPr>
      <w:r w:rsidRPr="00903DBA">
        <w:rPr>
          <w:highlight w:val="white"/>
        </w:rPr>
        <w:t xml:space="preserve">          case MiddleOperator.PushOne:</w:t>
      </w:r>
    </w:p>
    <w:p w14:paraId="561595FC" w14:textId="77777777" w:rsidR="00D851A7" w:rsidRPr="00903DBA" w:rsidRDefault="00D851A7" w:rsidP="00D851A7">
      <w:pPr>
        <w:pStyle w:val="Code"/>
        <w:rPr>
          <w:highlight w:val="white"/>
        </w:rPr>
      </w:pPr>
      <w:r w:rsidRPr="00903DBA">
        <w:rPr>
          <w:highlight w:val="white"/>
        </w:rPr>
        <w:t xml:space="preserve">            PushSymbol(new Symbol(Type.DoubleType, (decimal) 1));</w:t>
      </w:r>
    </w:p>
    <w:p w14:paraId="1527C98E" w14:textId="77777777" w:rsidR="00D851A7" w:rsidRPr="00903DBA" w:rsidRDefault="00D851A7" w:rsidP="00D851A7">
      <w:pPr>
        <w:pStyle w:val="Code"/>
        <w:rPr>
          <w:highlight w:val="white"/>
        </w:rPr>
      </w:pPr>
      <w:r w:rsidRPr="00903DBA">
        <w:rPr>
          <w:highlight w:val="white"/>
        </w:rPr>
        <w:t xml:space="preserve">            break;</w:t>
      </w:r>
    </w:p>
    <w:p w14:paraId="326BFA5E" w14:textId="77777777" w:rsidR="00D851A7" w:rsidRPr="00903DBA" w:rsidRDefault="00D851A7" w:rsidP="00D851A7">
      <w:pPr>
        <w:pStyle w:val="Code"/>
        <w:rPr>
          <w:highlight w:val="white"/>
        </w:rPr>
      </w:pPr>
    </w:p>
    <w:p w14:paraId="7370C14F" w14:textId="77777777" w:rsidR="00D851A7" w:rsidRPr="00903DBA" w:rsidRDefault="00D851A7" w:rsidP="00D851A7">
      <w:pPr>
        <w:pStyle w:val="Code"/>
        <w:rPr>
          <w:highlight w:val="white"/>
        </w:rPr>
      </w:pPr>
      <w:r w:rsidRPr="00903DBA">
        <w:rPr>
          <w:highlight w:val="white"/>
        </w:rPr>
        <w:t xml:space="preserve">          case MiddleOperator.PushFloat:</w:t>
      </w:r>
    </w:p>
    <w:p w14:paraId="47B4F9BF" w14:textId="77777777" w:rsidR="00D851A7" w:rsidRPr="00903DBA" w:rsidRDefault="00D851A7" w:rsidP="00D851A7">
      <w:pPr>
        <w:pStyle w:val="Code"/>
        <w:rPr>
          <w:highlight w:val="white"/>
        </w:rPr>
      </w:pPr>
      <w:r w:rsidRPr="00903DBA">
        <w:rPr>
          <w:highlight w:val="white"/>
        </w:rPr>
        <w:t xml:space="preserve">            PushSymbol((Symbol) middleCode[0]);</w:t>
      </w:r>
    </w:p>
    <w:p w14:paraId="04DDEC95" w14:textId="77777777" w:rsidR="00D851A7" w:rsidRPr="00903DBA" w:rsidRDefault="00D851A7" w:rsidP="00D851A7">
      <w:pPr>
        <w:pStyle w:val="Code"/>
        <w:rPr>
          <w:highlight w:val="white"/>
        </w:rPr>
      </w:pPr>
      <w:r w:rsidRPr="00903DBA">
        <w:rPr>
          <w:highlight w:val="white"/>
        </w:rPr>
        <w:t xml:space="preserve">            break;</w:t>
      </w:r>
    </w:p>
    <w:p w14:paraId="50C9BB96" w14:textId="77777777" w:rsidR="00D851A7" w:rsidRPr="00903DBA" w:rsidRDefault="00D851A7" w:rsidP="00D851A7">
      <w:pPr>
        <w:pStyle w:val="Code"/>
        <w:rPr>
          <w:highlight w:val="white"/>
        </w:rPr>
      </w:pPr>
    </w:p>
    <w:p w14:paraId="662E50D1" w14:textId="77777777" w:rsidR="00D851A7" w:rsidRPr="00903DBA" w:rsidRDefault="00D851A7" w:rsidP="00D851A7">
      <w:pPr>
        <w:pStyle w:val="Code"/>
        <w:rPr>
          <w:highlight w:val="white"/>
        </w:rPr>
      </w:pPr>
      <w:r w:rsidRPr="00903DBA">
        <w:rPr>
          <w:highlight w:val="white"/>
        </w:rPr>
        <w:t xml:space="preserve">          case MiddleOperator.TopFloat:</w:t>
      </w:r>
    </w:p>
    <w:p w14:paraId="19DF4E46" w14:textId="77777777" w:rsidR="00D851A7" w:rsidRPr="00903DBA" w:rsidRDefault="00D851A7" w:rsidP="00D851A7">
      <w:pPr>
        <w:pStyle w:val="Code"/>
        <w:rPr>
          <w:highlight w:val="white"/>
        </w:rPr>
      </w:pPr>
      <w:r w:rsidRPr="00903DBA">
        <w:rPr>
          <w:highlight w:val="white"/>
        </w:rPr>
        <w:t xml:space="preserve">            TopPopSymbol((Symbol) middleCode[0], TopOrPop.Top);</w:t>
      </w:r>
    </w:p>
    <w:p w14:paraId="26CA9FEF" w14:textId="77777777" w:rsidR="00D851A7" w:rsidRPr="00903DBA" w:rsidRDefault="00D851A7" w:rsidP="00D851A7">
      <w:pPr>
        <w:pStyle w:val="Code"/>
        <w:rPr>
          <w:highlight w:val="white"/>
        </w:rPr>
      </w:pPr>
      <w:r w:rsidRPr="00903DBA">
        <w:rPr>
          <w:highlight w:val="white"/>
        </w:rPr>
        <w:t xml:space="preserve">            break;</w:t>
      </w:r>
    </w:p>
    <w:p w14:paraId="466658C2" w14:textId="77777777" w:rsidR="00D851A7" w:rsidRPr="00903DBA" w:rsidRDefault="00D851A7" w:rsidP="00D851A7">
      <w:pPr>
        <w:pStyle w:val="Code"/>
        <w:rPr>
          <w:highlight w:val="white"/>
        </w:rPr>
      </w:pPr>
      <w:r w:rsidRPr="00903DBA">
        <w:rPr>
          <w:highlight w:val="white"/>
        </w:rPr>
        <w:t xml:space="preserve">          </w:t>
      </w:r>
    </w:p>
    <w:p w14:paraId="5F67E883" w14:textId="77777777" w:rsidR="00D851A7" w:rsidRPr="00903DBA" w:rsidRDefault="00D851A7" w:rsidP="00D851A7">
      <w:pPr>
        <w:pStyle w:val="Code"/>
        <w:rPr>
          <w:highlight w:val="white"/>
        </w:rPr>
      </w:pPr>
      <w:r w:rsidRPr="00903DBA">
        <w:rPr>
          <w:highlight w:val="white"/>
        </w:rPr>
        <w:t xml:space="preserve">          case MiddleOperator.PopFloat:</w:t>
      </w:r>
    </w:p>
    <w:p w14:paraId="304FC1DB" w14:textId="77777777" w:rsidR="00D851A7" w:rsidRPr="00903DBA" w:rsidRDefault="00D851A7" w:rsidP="00D851A7">
      <w:pPr>
        <w:pStyle w:val="Code"/>
        <w:rPr>
          <w:highlight w:val="white"/>
        </w:rPr>
      </w:pPr>
      <w:r w:rsidRPr="00903DBA">
        <w:rPr>
          <w:highlight w:val="white"/>
        </w:rPr>
        <w:t xml:space="preserve">            TopPopSymbol((Symbol) middleCode[0], TopOrPop.Pop);</w:t>
      </w:r>
    </w:p>
    <w:p w14:paraId="7ECCC758" w14:textId="77777777" w:rsidR="00D851A7" w:rsidRPr="00903DBA" w:rsidRDefault="00D851A7" w:rsidP="00D851A7">
      <w:pPr>
        <w:pStyle w:val="Code"/>
        <w:rPr>
          <w:highlight w:val="white"/>
        </w:rPr>
      </w:pPr>
      <w:r w:rsidRPr="00903DBA">
        <w:rPr>
          <w:highlight w:val="white"/>
        </w:rPr>
        <w:t xml:space="preserve">            break;</w:t>
      </w:r>
    </w:p>
    <w:p w14:paraId="1108848A" w14:textId="77777777" w:rsidR="00D851A7" w:rsidRPr="00903DBA" w:rsidRDefault="00D851A7" w:rsidP="00D851A7">
      <w:pPr>
        <w:pStyle w:val="Code"/>
        <w:rPr>
          <w:highlight w:val="white"/>
        </w:rPr>
      </w:pPr>
    </w:p>
    <w:p w14:paraId="0ED1687E" w14:textId="77777777" w:rsidR="00D851A7" w:rsidRPr="00903DBA" w:rsidRDefault="00D851A7" w:rsidP="00D851A7">
      <w:pPr>
        <w:pStyle w:val="Code"/>
        <w:rPr>
          <w:highlight w:val="white"/>
        </w:rPr>
      </w:pPr>
      <w:r w:rsidRPr="00903DBA">
        <w:rPr>
          <w:highlight w:val="white"/>
        </w:rPr>
        <w:t xml:space="preserve">          case MiddleOperator.PopEmpty:</w:t>
      </w:r>
    </w:p>
    <w:p w14:paraId="12A272C2" w14:textId="77777777" w:rsidR="00D851A7" w:rsidRPr="00903DBA" w:rsidRDefault="00D851A7" w:rsidP="00D851A7">
      <w:pPr>
        <w:pStyle w:val="Code"/>
        <w:rPr>
          <w:highlight w:val="white"/>
        </w:rPr>
      </w:pPr>
      <w:r w:rsidRPr="00903DBA">
        <w:rPr>
          <w:highlight w:val="white"/>
        </w:rPr>
        <w:t xml:space="preserve">            PopEmpty();</w:t>
      </w:r>
    </w:p>
    <w:p w14:paraId="7D192CCD" w14:textId="77777777" w:rsidR="00D851A7" w:rsidRPr="00903DBA" w:rsidRDefault="00D851A7" w:rsidP="00D851A7">
      <w:pPr>
        <w:pStyle w:val="Code"/>
        <w:rPr>
          <w:highlight w:val="white"/>
        </w:rPr>
      </w:pPr>
      <w:r w:rsidRPr="00903DBA">
        <w:rPr>
          <w:highlight w:val="white"/>
        </w:rPr>
        <w:t xml:space="preserve">            break;</w:t>
      </w:r>
    </w:p>
    <w:p w14:paraId="49D8BABE" w14:textId="77777777" w:rsidR="00D851A7" w:rsidRPr="00903DBA" w:rsidRDefault="00D851A7" w:rsidP="00D851A7">
      <w:pPr>
        <w:pStyle w:val="Code"/>
        <w:rPr>
          <w:highlight w:val="white"/>
        </w:rPr>
      </w:pPr>
    </w:p>
    <w:p w14:paraId="1A80F80C" w14:textId="77777777" w:rsidR="00D851A7" w:rsidRPr="00903DBA" w:rsidRDefault="00D851A7" w:rsidP="00D851A7">
      <w:pPr>
        <w:pStyle w:val="Code"/>
        <w:rPr>
          <w:highlight w:val="white"/>
        </w:rPr>
      </w:pPr>
      <w:r w:rsidRPr="00903DBA">
        <w:rPr>
          <w:highlight w:val="white"/>
        </w:rPr>
        <w:t xml:space="preserve">          case MiddleOperator.IntegralToIntegral:</w:t>
      </w:r>
    </w:p>
    <w:p w14:paraId="60B8A2D9" w14:textId="77777777" w:rsidR="00D851A7" w:rsidRPr="00903DBA" w:rsidRDefault="00D851A7" w:rsidP="00D851A7">
      <w:pPr>
        <w:pStyle w:val="Code"/>
        <w:rPr>
          <w:highlight w:val="white"/>
        </w:rPr>
      </w:pPr>
      <w:r w:rsidRPr="00903DBA">
        <w:rPr>
          <w:highlight w:val="white"/>
        </w:rPr>
        <w:t xml:space="preserve">            IntegralToIntegral(middleCode, middleIndex);</w:t>
      </w:r>
    </w:p>
    <w:p w14:paraId="264C4B68" w14:textId="77777777" w:rsidR="00D851A7" w:rsidRPr="00903DBA" w:rsidRDefault="00D851A7" w:rsidP="00D851A7">
      <w:pPr>
        <w:pStyle w:val="Code"/>
        <w:rPr>
          <w:highlight w:val="white"/>
        </w:rPr>
      </w:pPr>
      <w:r w:rsidRPr="00903DBA">
        <w:rPr>
          <w:highlight w:val="white"/>
        </w:rPr>
        <w:t xml:space="preserve">            break;</w:t>
      </w:r>
    </w:p>
    <w:p w14:paraId="57F58FD3" w14:textId="77777777" w:rsidR="00D851A7" w:rsidRPr="00903DBA" w:rsidRDefault="00D851A7" w:rsidP="00D851A7">
      <w:pPr>
        <w:pStyle w:val="Code"/>
        <w:rPr>
          <w:highlight w:val="white"/>
        </w:rPr>
      </w:pPr>
    </w:p>
    <w:p w14:paraId="029B7097" w14:textId="77777777" w:rsidR="00D851A7" w:rsidRPr="00903DBA" w:rsidRDefault="00D851A7" w:rsidP="00D851A7">
      <w:pPr>
        <w:pStyle w:val="Code"/>
        <w:rPr>
          <w:highlight w:val="white"/>
        </w:rPr>
      </w:pPr>
      <w:r w:rsidRPr="00903DBA">
        <w:rPr>
          <w:highlight w:val="white"/>
        </w:rPr>
        <w:t xml:space="preserve">          case MiddleOperator.IntegralToFloating:</w:t>
      </w:r>
    </w:p>
    <w:p w14:paraId="203B09A7" w14:textId="77777777" w:rsidR="00D851A7" w:rsidRPr="00903DBA" w:rsidRDefault="00D851A7" w:rsidP="00D851A7">
      <w:pPr>
        <w:pStyle w:val="Code"/>
        <w:rPr>
          <w:highlight w:val="white"/>
        </w:rPr>
      </w:pPr>
      <w:r w:rsidRPr="00903DBA">
        <w:rPr>
          <w:highlight w:val="white"/>
        </w:rPr>
        <w:t xml:space="preserve">            IntegralToFloating(middleCode);</w:t>
      </w:r>
    </w:p>
    <w:p w14:paraId="13EE1960" w14:textId="77777777" w:rsidR="00D851A7" w:rsidRPr="00903DBA" w:rsidRDefault="00D851A7" w:rsidP="00D851A7">
      <w:pPr>
        <w:pStyle w:val="Code"/>
        <w:rPr>
          <w:highlight w:val="white"/>
        </w:rPr>
      </w:pPr>
      <w:r w:rsidRPr="00903DBA">
        <w:rPr>
          <w:highlight w:val="white"/>
        </w:rPr>
        <w:t xml:space="preserve">            break;</w:t>
      </w:r>
    </w:p>
    <w:p w14:paraId="305029DA" w14:textId="77777777" w:rsidR="00D851A7" w:rsidRPr="00903DBA" w:rsidRDefault="00D851A7" w:rsidP="00D851A7">
      <w:pPr>
        <w:pStyle w:val="Code"/>
        <w:rPr>
          <w:highlight w:val="white"/>
        </w:rPr>
      </w:pPr>
    </w:p>
    <w:p w14:paraId="0E626FF5" w14:textId="77777777" w:rsidR="00D851A7" w:rsidRPr="00903DBA" w:rsidRDefault="00D851A7" w:rsidP="00D851A7">
      <w:pPr>
        <w:pStyle w:val="Code"/>
        <w:rPr>
          <w:highlight w:val="white"/>
        </w:rPr>
      </w:pPr>
      <w:r w:rsidRPr="00903DBA">
        <w:rPr>
          <w:highlight w:val="white"/>
        </w:rPr>
        <w:t xml:space="preserve">          case MiddleOperator.FloatingToIntegral:</w:t>
      </w:r>
    </w:p>
    <w:p w14:paraId="716DC2B9" w14:textId="77777777" w:rsidR="00D851A7" w:rsidRPr="00903DBA" w:rsidRDefault="00D851A7" w:rsidP="00D851A7">
      <w:pPr>
        <w:pStyle w:val="Code"/>
        <w:rPr>
          <w:highlight w:val="white"/>
        </w:rPr>
      </w:pPr>
      <w:r w:rsidRPr="00903DBA">
        <w:rPr>
          <w:highlight w:val="white"/>
        </w:rPr>
        <w:t xml:space="preserve">            FloatingToIntegral(middleCode);</w:t>
      </w:r>
    </w:p>
    <w:p w14:paraId="1AD4204E" w14:textId="77777777" w:rsidR="00D851A7" w:rsidRPr="00903DBA" w:rsidRDefault="00D851A7" w:rsidP="00D851A7">
      <w:pPr>
        <w:pStyle w:val="Code"/>
        <w:rPr>
          <w:highlight w:val="white"/>
        </w:rPr>
      </w:pPr>
      <w:r w:rsidRPr="00903DBA">
        <w:rPr>
          <w:highlight w:val="white"/>
        </w:rPr>
        <w:t xml:space="preserve">            break;</w:t>
      </w:r>
    </w:p>
    <w:p w14:paraId="56E815CB" w14:textId="77777777" w:rsidR="00D851A7" w:rsidRPr="00903DBA" w:rsidRDefault="00D851A7" w:rsidP="005618C4">
      <w:pPr>
        <w:pStyle w:val="Code"/>
        <w:rPr>
          <w:highlight w:val="white"/>
        </w:rPr>
      </w:pPr>
    </w:p>
    <w:p w14:paraId="1AEE51BD" w14:textId="77777777" w:rsidR="005618C4" w:rsidRPr="00903DBA" w:rsidRDefault="005618C4" w:rsidP="005618C4">
      <w:pPr>
        <w:pStyle w:val="Code"/>
        <w:rPr>
          <w:highlight w:val="white"/>
        </w:rPr>
      </w:pPr>
      <w:r w:rsidRPr="00903DBA">
        <w:rPr>
          <w:highlight w:val="white"/>
        </w:rPr>
        <w:t xml:space="preserve">          case MiddleOperator.ParameterInitSize:</w:t>
      </w:r>
    </w:p>
    <w:p w14:paraId="615F3626" w14:textId="50B2826A" w:rsidR="00BA4086" w:rsidRPr="00903DBA" w:rsidRDefault="00BA4086" w:rsidP="00BA4086">
      <w:pPr>
        <w:pStyle w:val="Code"/>
        <w:rPr>
          <w:highlight w:val="white"/>
        </w:rPr>
      </w:pPr>
      <w:r w:rsidRPr="00903DBA">
        <w:rPr>
          <w:highlight w:val="white"/>
        </w:rPr>
        <w:t xml:space="preserve">            </w:t>
      </w:r>
      <w:r w:rsidR="008E27F0" w:rsidRPr="00903DBA">
        <w:rPr>
          <w:highlight w:val="white"/>
        </w:rPr>
        <w:t>StructUnionParameterInit</w:t>
      </w:r>
      <w:r w:rsidRPr="00903DBA">
        <w:rPr>
          <w:highlight w:val="white"/>
        </w:rPr>
        <w:t>(middleCode);</w:t>
      </w:r>
    </w:p>
    <w:p w14:paraId="1A5CA2A0" w14:textId="77777777" w:rsidR="005618C4" w:rsidRPr="00903DBA" w:rsidRDefault="005618C4" w:rsidP="005618C4">
      <w:pPr>
        <w:pStyle w:val="Code"/>
        <w:rPr>
          <w:highlight w:val="white"/>
        </w:rPr>
      </w:pPr>
      <w:r w:rsidRPr="00903DBA">
        <w:rPr>
          <w:highlight w:val="white"/>
        </w:rPr>
        <w:t xml:space="preserve">            break;</w:t>
      </w:r>
    </w:p>
    <w:p w14:paraId="6ED78DBE" w14:textId="77777777" w:rsidR="005618C4" w:rsidRPr="00903DBA" w:rsidRDefault="005618C4" w:rsidP="005618C4">
      <w:pPr>
        <w:pStyle w:val="Code"/>
        <w:rPr>
          <w:highlight w:val="white"/>
        </w:rPr>
      </w:pPr>
    </w:p>
    <w:p w14:paraId="2098F533" w14:textId="77777777" w:rsidR="00D851A7" w:rsidRPr="00903DBA" w:rsidRDefault="00D851A7" w:rsidP="00D851A7">
      <w:pPr>
        <w:pStyle w:val="Code"/>
        <w:rPr>
          <w:highlight w:val="white"/>
        </w:rPr>
      </w:pPr>
      <w:r w:rsidRPr="00903DBA">
        <w:rPr>
          <w:highlight w:val="white"/>
        </w:rPr>
        <w:t xml:space="preserve">          case MiddleOperator.Parameter: {</w:t>
      </w:r>
    </w:p>
    <w:p w14:paraId="270360F3" w14:textId="0B3A7FAA" w:rsidR="00D851A7" w:rsidRPr="00903DBA" w:rsidRDefault="00D851A7" w:rsidP="00D851A7">
      <w:pPr>
        <w:pStyle w:val="Code"/>
        <w:rPr>
          <w:highlight w:val="white"/>
        </w:rPr>
      </w:pPr>
      <w:r w:rsidRPr="00903DBA">
        <w:rPr>
          <w:highlight w:val="white"/>
        </w:rPr>
        <w:t xml:space="preserve">              Symbol paramSymbol = (Symbol) middleCode[</w:t>
      </w:r>
      <w:r w:rsidR="00D75130" w:rsidRPr="00903DBA">
        <w:rPr>
          <w:highlight w:val="white"/>
        </w:rPr>
        <w:t>2</w:t>
      </w:r>
      <w:r w:rsidRPr="00903DBA">
        <w:rPr>
          <w:highlight w:val="white"/>
        </w:rPr>
        <w:t>];</w:t>
      </w:r>
    </w:p>
    <w:p w14:paraId="47AAFF54" w14:textId="77777777" w:rsidR="00D851A7" w:rsidRPr="00903DBA" w:rsidRDefault="00D851A7" w:rsidP="00D851A7">
      <w:pPr>
        <w:pStyle w:val="Code"/>
        <w:rPr>
          <w:highlight w:val="white"/>
        </w:rPr>
      </w:pPr>
    </w:p>
    <w:p w14:paraId="06120413" w14:textId="77777777" w:rsidR="00D851A7" w:rsidRPr="00903DBA" w:rsidRDefault="00D851A7" w:rsidP="00D851A7">
      <w:pPr>
        <w:pStyle w:val="Code"/>
        <w:rPr>
          <w:highlight w:val="white"/>
        </w:rPr>
      </w:pPr>
      <w:r w:rsidRPr="00903DBA">
        <w:rPr>
          <w:highlight w:val="white"/>
        </w:rPr>
        <w:t xml:space="preserve">              if (paramSymbol.Type.IsFloating()) {</w:t>
      </w:r>
    </w:p>
    <w:p w14:paraId="7C32F61C" w14:textId="77777777" w:rsidR="00D851A7" w:rsidRPr="00903DBA" w:rsidRDefault="00D851A7" w:rsidP="00D851A7">
      <w:pPr>
        <w:pStyle w:val="Code"/>
        <w:rPr>
          <w:highlight w:val="white"/>
        </w:rPr>
      </w:pPr>
      <w:r w:rsidRPr="00903DBA">
        <w:rPr>
          <w:highlight w:val="white"/>
        </w:rPr>
        <w:t xml:space="preserve">                FloatingParameter(middleCode);</w:t>
      </w:r>
    </w:p>
    <w:p w14:paraId="4A188CA1" w14:textId="77777777" w:rsidR="00D851A7" w:rsidRPr="00903DBA" w:rsidRDefault="00D851A7" w:rsidP="00D851A7">
      <w:pPr>
        <w:pStyle w:val="Code"/>
        <w:rPr>
          <w:highlight w:val="white"/>
        </w:rPr>
      </w:pPr>
      <w:r w:rsidRPr="00903DBA">
        <w:rPr>
          <w:highlight w:val="white"/>
        </w:rPr>
        <w:t xml:space="preserve">              }</w:t>
      </w:r>
    </w:p>
    <w:p w14:paraId="2AD7CB17" w14:textId="77777777" w:rsidR="00D851A7" w:rsidRPr="00903DBA" w:rsidRDefault="00D851A7" w:rsidP="00D851A7">
      <w:pPr>
        <w:pStyle w:val="Code"/>
        <w:rPr>
          <w:highlight w:val="white"/>
        </w:rPr>
      </w:pPr>
      <w:r w:rsidRPr="00903DBA">
        <w:rPr>
          <w:highlight w:val="white"/>
        </w:rPr>
        <w:t xml:space="preserve">              else if (paramSymbol.Type.IsStructOrUnion()) {</w:t>
      </w:r>
    </w:p>
    <w:p w14:paraId="3396F996" w14:textId="77777777" w:rsidR="00D851A7" w:rsidRPr="00903DBA" w:rsidRDefault="00D851A7" w:rsidP="00D851A7">
      <w:pPr>
        <w:pStyle w:val="Code"/>
        <w:rPr>
          <w:highlight w:val="white"/>
        </w:rPr>
      </w:pPr>
      <w:r w:rsidRPr="00903DBA">
        <w:rPr>
          <w:highlight w:val="white"/>
        </w:rPr>
        <w:t xml:space="preserve">                StructUnionParameter(middleCode, middleIndex);</w:t>
      </w:r>
    </w:p>
    <w:p w14:paraId="41F1CD3A" w14:textId="77777777" w:rsidR="00D851A7" w:rsidRPr="00903DBA" w:rsidRDefault="00D851A7" w:rsidP="00D851A7">
      <w:pPr>
        <w:pStyle w:val="Code"/>
        <w:rPr>
          <w:highlight w:val="white"/>
        </w:rPr>
      </w:pPr>
      <w:r w:rsidRPr="00903DBA">
        <w:rPr>
          <w:highlight w:val="white"/>
        </w:rPr>
        <w:t xml:space="preserve">              }</w:t>
      </w:r>
    </w:p>
    <w:p w14:paraId="745B0CD3" w14:textId="77777777" w:rsidR="00D851A7" w:rsidRPr="00903DBA" w:rsidRDefault="00D851A7" w:rsidP="00D851A7">
      <w:pPr>
        <w:pStyle w:val="Code"/>
        <w:rPr>
          <w:highlight w:val="white"/>
        </w:rPr>
      </w:pPr>
      <w:r w:rsidRPr="00903DBA">
        <w:rPr>
          <w:highlight w:val="white"/>
        </w:rPr>
        <w:t xml:space="preserve">              else {</w:t>
      </w:r>
    </w:p>
    <w:p w14:paraId="6407E3ED" w14:textId="77777777" w:rsidR="00D851A7" w:rsidRPr="00903DBA" w:rsidRDefault="00D851A7" w:rsidP="00D851A7">
      <w:pPr>
        <w:pStyle w:val="Code"/>
        <w:rPr>
          <w:highlight w:val="white"/>
        </w:rPr>
      </w:pPr>
      <w:r w:rsidRPr="00903DBA">
        <w:rPr>
          <w:highlight w:val="white"/>
        </w:rPr>
        <w:t xml:space="preserve">                IntegralParameter(middleCode);</w:t>
      </w:r>
    </w:p>
    <w:p w14:paraId="1DBFDCE2" w14:textId="77777777" w:rsidR="00D851A7" w:rsidRPr="00903DBA" w:rsidRDefault="00D851A7" w:rsidP="00D851A7">
      <w:pPr>
        <w:pStyle w:val="Code"/>
        <w:rPr>
          <w:highlight w:val="white"/>
        </w:rPr>
      </w:pPr>
      <w:r w:rsidRPr="00903DBA">
        <w:rPr>
          <w:highlight w:val="white"/>
        </w:rPr>
        <w:t xml:space="preserve">              }</w:t>
      </w:r>
    </w:p>
    <w:p w14:paraId="64897F26" w14:textId="77777777" w:rsidR="00D851A7" w:rsidRPr="00903DBA" w:rsidRDefault="00D851A7" w:rsidP="00D851A7">
      <w:pPr>
        <w:pStyle w:val="Code"/>
        <w:rPr>
          <w:highlight w:val="white"/>
        </w:rPr>
      </w:pPr>
      <w:r w:rsidRPr="00903DBA">
        <w:rPr>
          <w:highlight w:val="white"/>
        </w:rPr>
        <w:t xml:space="preserve">            }</w:t>
      </w:r>
    </w:p>
    <w:p w14:paraId="09DFC5BA" w14:textId="77777777" w:rsidR="00D851A7" w:rsidRPr="00903DBA" w:rsidRDefault="00D851A7" w:rsidP="00D851A7">
      <w:pPr>
        <w:pStyle w:val="Code"/>
        <w:rPr>
          <w:highlight w:val="white"/>
        </w:rPr>
      </w:pPr>
      <w:r w:rsidRPr="00903DBA">
        <w:rPr>
          <w:highlight w:val="white"/>
        </w:rPr>
        <w:t xml:space="preserve">            break;</w:t>
      </w:r>
    </w:p>
    <w:p w14:paraId="68B119C7" w14:textId="77777777" w:rsidR="00D851A7" w:rsidRPr="00903DBA" w:rsidRDefault="00D851A7" w:rsidP="00D851A7">
      <w:pPr>
        <w:pStyle w:val="Code"/>
        <w:rPr>
          <w:highlight w:val="white"/>
        </w:rPr>
      </w:pPr>
      <w:r w:rsidRPr="00903DBA">
        <w:rPr>
          <w:highlight w:val="white"/>
        </w:rPr>
        <w:t xml:space="preserve">          </w:t>
      </w:r>
    </w:p>
    <w:p w14:paraId="6D36E3BF" w14:textId="77777777" w:rsidR="00D851A7" w:rsidRPr="00903DBA" w:rsidRDefault="00D851A7" w:rsidP="00D851A7">
      <w:pPr>
        <w:pStyle w:val="Code"/>
        <w:rPr>
          <w:highlight w:val="white"/>
        </w:rPr>
      </w:pPr>
      <w:r w:rsidRPr="00903DBA">
        <w:rPr>
          <w:highlight w:val="white"/>
        </w:rPr>
        <w:t xml:space="preserve">          case MiddleOperator.GetReturnValue: {</w:t>
      </w:r>
    </w:p>
    <w:p w14:paraId="6DCC0B46" w14:textId="77777777" w:rsidR="00D851A7" w:rsidRPr="00903DBA" w:rsidRDefault="00D851A7" w:rsidP="00D851A7">
      <w:pPr>
        <w:pStyle w:val="Code"/>
        <w:rPr>
          <w:highlight w:val="white"/>
        </w:rPr>
      </w:pPr>
      <w:r w:rsidRPr="00903DBA">
        <w:rPr>
          <w:highlight w:val="white"/>
        </w:rPr>
        <w:lastRenderedPageBreak/>
        <w:t xml:space="preserve">              Symbol returnSymbol = (Symbol) middleCode[0];</w:t>
      </w:r>
    </w:p>
    <w:p w14:paraId="47D9640E" w14:textId="77777777" w:rsidR="00D851A7" w:rsidRPr="00903DBA" w:rsidRDefault="00D851A7" w:rsidP="00D851A7">
      <w:pPr>
        <w:pStyle w:val="Code"/>
        <w:rPr>
          <w:highlight w:val="white"/>
        </w:rPr>
      </w:pPr>
    </w:p>
    <w:p w14:paraId="79E04F04" w14:textId="77777777" w:rsidR="00D851A7" w:rsidRPr="00903DBA" w:rsidRDefault="00D851A7" w:rsidP="00D851A7">
      <w:pPr>
        <w:pStyle w:val="Code"/>
        <w:rPr>
          <w:highlight w:val="white"/>
        </w:rPr>
      </w:pPr>
      <w:r w:rsidRPr="00903DBA">
        <w:rPr>
          <w:highlight w:val="white"/>
        </w:rPr>
        <w:t xml:space="preserve">              if (returnSymbol.Type.IsStructOrUnion()) {</w:t>
      </w:r>
    </w:p>
    <w:p w14:paraId="2D4435CE" w14:textId="77777777" w:rsidR="00D851A7" w:rsidRPr="00903DBA" w:rsidRDefault="00D851A7" w:rsidP="00D851A7">
      <w:pPr>
        <w:pStyle w:val="Code"/>
        <w:rPr>
          <w:highlight w:val="white"/>
        </w:rPr>
      </w:pPr>
      <w:r w:rsidRPr="00903DBA">
        <w:rPr>
          <w:highlight w:val="white"/>
        </w:rPr>
        <w:t xml:space="preserve">                StructUnionGetReturnValue(middleCode);</w:t>
      </w:r>
    </w:p>
    <w:p w14:paraId="2CD0E24D" w14:textId="77777777" w:rsidR="00D851A7" w:rsidRPr="00903DBA" w:rsidRDefault="00D851A7" w:rsidP="00D851A7">
      <w:pPr>
        <w:pStyle w:val="Code"/>
        <w:rPr>
          <w:highlight w:val="white"/>
        </w:rPr>
      </w:pPr>
      <w:r w:rsidRPr="00903DBA">
        <w:rPr>
          <w:highlight w:val="white"/>
        </w:rPr>
        <w:t xml:space="preserve">              }</w:t>
      </w:r>
    </w:p>
    <w:p w14:paraId="64865BDE" w14:textId="77777777" w:rsidR="00D851A7" w:rsidRPr="00903DBA" w:rsidRDefault="00D851A7" w:rsidP="00D851A7">
      <w:pPr>
        <w:pStyle w:val="Code"/>
        <w:rPr>
          <w:highlight w:val="white"/>
        </w:rPr>
      </w:pPr>
      <w:r w:rsidRPr="00903DBA">
        <w:rPr>
          <w:highlight w:val="white"/>
        </w:rPr>
        <w:t xml:space="preserve">              else if (returnSymbol.Type.IsFloating()) {</w:t>
      </w:r>
    </w:p>
    <w:p w14:paraId="117F40D2" w14:textId="77777777" w:rsidR="00D851A7" w:rsidRPr="00903DBA" w:rsidRDefault="00D851A7" w:rsidP="00D851A7">
      <w:pPr>
        <w:pStyle w:val="Code"/>
        <w:rPr>
          <w:highlight w:val="white"/>
        </w:rPr>
      </w:pPr>
      <w:r w:rsidRPr="00903DBA">
        <w:rPr>
          <w:highlight w:val="white"/>
        </w:rPr>
        <w:t xml:space="preserve">                Assert.Error((++m_floatStackSize) &lt;= FloatingStackMaxSize,</w:t>
      </w:r>
    </w:p>
    <w:p w14:paraId="59E684B7" w14:textId="77777777" w:rsidR="00D851A7" w:rsidRPr="00903DBA" w:rsidRDefault="00D851A7" w:rsidP="00D851A7">
      <w:pPr>
        <w:pStyle w:val="Code"/>
        <w:rPr>
          <w:highlight w:val="white"/>
        </w:rPr>
      </w:pPr>
      <w:r w:rsidRPr="00903DBA">
        <w:rPr>
          <w:highlight w:val="white"/>
        </w:rPr>
        <w:t xml:space="preserve">                             null, Message.Floating_stack_overflow);</w:t>
      </w:r>
    </w:p>
    <w:p w14:paraId="7B7E44CE" w14:textId="77777777" w:rsidR="00D851A7" w:rsidRPr="00903DBA" w:rsidRDefault="00D851A7" w:rsidP="00D851A7">
      <w:pPr>
        <w:pStyle w:val="Code"/>
        <w:rPr>
          <w:highlight w:val="white"/>
        </w:rPr>
      </w:pPr>
      <w:r w:rsidRPr="00903DBA">
        <w:rPr>
          <w:highlight w:val="white"/>
        </w:rPr>
        <w:t xml:space="preserve">              }</w:t>
      </w:r>
    </w:p>
    <w:p w14:paraId="36229B5B" w14:textId="77777777" w:rsidR="00D851A7" w:rsidRPr="00903DBA" w:rsidRDefault="00D851A7" w:rsidP="00D851A7">
      <w:pPr>
        <w:pStyle w:val="Code"/>
        <w:rPr>
          <w:highlight w:val="white"/>
        </w:rPr>
      </w:pPr>
      <w:r w:rsidRPr="00903DBA">
        <w:rPr>
          <w:highlight w:val="white"/>
        </w:rPr>
        <w:t xml:space="preserve">              else {</w:t>
      </w:r>
    </w:p>
    <w:p w14:paraId="68AECA19" w14:textId="77777777" w:rsidR="00D851A7" w:rsidRPr="00903DBA" w:rsidRDefault="00D851A7" w:rsidP="00D851A7">
      <w:pPr>
        <w:pStyle w:val="Code"/>
        <w:rPr>
          <w:highlight w:val="white"/>
        </w:rPr>
      </w:pPr>
      <w:r w:rsidRPr="00903DBA">
        <w:rPr>
          <w:highlight w:val="white"/>
        </w:rPr>
        <w:t xml:space="preserve">                IntegralGetReturnValue(middleCode);</w:t>
      </w:r>
    </w:p>
    <w:p w14:paraId="148C0B55" w14:textId="77777777" w:rsidR="00D851A7" w:rsidRPr="00903DBA" w:rsidRDefault="00D851A7" w:rsidP="00D851A7">
      <w:pPr>
        <w:pStyle w:val="Code"/>
        <w:rPr>
          <w:highlight w:val="white"/>
        </w:rPr>
      </w:pPr>
      <w:r w:rsidRPr="00903DBA">
        <w:rPr>
          <w:highlight w:val="white"/>
        </w:rPr>
        <w:t xml:space="preserve">              }</w:t>
      </w:r>
    </w:p>
    <w:p w14:paraId="5B9B8515" w14:textId="77777777" w:rsidR="00D851A7" w:rsidRPr="00903DBA" w:rsidRDefault="00D851A7" w:rsidP="00D851A7">
      <w:pPr>
        <w:pStyle w:val="Code"/>
        <w:rPr>
          <w:highlight w:val="white"/>
        </w:rPr>
      </w:pPr>
      <w:r w:rsidRPr="00903DBA">
        <w:rPr>
          <w:highlight w:val="white"/>
        </w:rPr>
        <w:t xml:space="preserve">            }</w:t>
      </w:r>
    </w:p>
    <w:p w14:paraId="784D6239" w14:textId="77777777" w:rsidR="00D851A7" w:rsidRPr="00903DBA" w:rsidRDefault="00D851A7" w:rsidP="00D851A7">
      <w:pPr>
        <w:pStyle w:val="Code"/>
        <w:rPr>
          <w:highlight w:val="white"/>
        </w:rPr>
      </w:pPr>
      <w:r w:rsidRPr="00903DBA">
        <w:rPr>
          <w:highlight w:val="white"/>
        </w:rPr>
        <w:t xml:space="preserve">            break;</w:t>
      </w:r>
    </w:p>
    <w:p w14:paraId="5CE9AD58" w14:textId="77777777" w:rsidR="00D851A7" w:rsidRPr="00903DBA" w:rsidRDefault="00D851A7" w:rsidP="00D851A7">
      <w:pPr>
        <w:pStyle w:val="Code"/>
        <w:rPr>
          <w:highlight w:val="white"/>
        </w:rPr>
      </w:pPr>
      <w:r w:rsidRPr="00903DBA">
        <w:rPr>
          <w:highlight w:val="white"/>
        </w:rPr>
        <w:t xml:space="preserve">        }</w:t>
      </w:r>
    </w:p>
    <w:p w14:paraId="0BAC03A1" w14:textId="77777777" w:rsidR="00D851A7" w:rsidRPr="00903DBA" w:rsidRDefault="00D851A7" w:rsidP="00D851A7">
      <w:pPr>
        <w:pStyle w:val="Code"/>
        <w:rPr>
          <w:highlight w:val="white"/>
        </w:rPr>
      </w:pPr>
      <w:r w:rsidRPr="00903DBA">
        <w:rPr>
          <w:highlight w:val="white"/>
        </w:rPr>
        <w:t xml:space="preserve">      }</w:t>
      </w:r>
    </w:p>
    <w:p w14:paraId="152DD4DF" w14:textId="507A3E50" w:rsidR="00D851A7" w:rsidRPr="00903DBA" w:rsidRDefault="00D851A7" w:rsidP="00D851A7">
      <w:pPr>
        <w:pStyle w:val="Code"/>
        <w:rPr>
          <w:highlight w:val="white"/>
        </w:rPr>
      </w:pPr>
      <w:r w:rsidRPr="00903DBA">
        <w:rPr>
          <w:highlight w:val="white"/>
        </w:rPr>
        <w:t xml:space="preserve">    }</w:t>
      </w:r>
    </w:p>
    <w:p w14:paraId="4D379628" w14:textId="3A0BFA8C" w:rsidR="00B60C9E" w:rsidRPr="00903DBA" w:rsidRDefault="00B60C9E" w:rsidP="00B60C9E">
      <w:pPr>
        <w:pStyle w:val="Rubrik3"/>
        <w:rPr>
          <w:highlight w:val="white"/>
        </w:rPr>
      </w:pPr>
      <w:bookmarkStart w:id="447" w:name="_Toc57656085"/>
      <w:r w:rsidRPr="00903DBA">
        <w:rPr>
          <w:highlight w:val="white"/>
        </w:rPr>
        <w:t xml:space="preserve">Track </w:t>
      </w:r>
      <w:r w:rsidR="004846F8" w:rsidRPr="00903DBA">
        <w:rPr>
          <w:highlight w:val="white"/>
        </w:rPr>
        <w:t>S</w:t>
      </w:r>
      <w:r w:rsidRPr="00903DBA">
        <w:rPr>
          <w:highlight w:val="white"/>
        </w:rPr>
        <w:t xml:space="preserve">et </w:t>
      </w:r>
      <w:r w:rsidR="004846F8" w:rsidRPr="00903DBA">
        <w:rPr>
          <w:highlight w:val="white"/>
        </w:rPr>
        <w:t>G</w:t>
      </w:r>
      <w:r w:rsidRPr="00903DBA">
        <w:rPr>
          <w:highlight w:val="white"/>
        </w:rPr>
        <w:t>eneration</w:t>
      </w:r>
      <w:bookmarkEnd w:id="447"/>
    </w:p>
    <w:p w14:paraId="3C33D8A9" w14:textId="2C0B95CD" w:rsidR="0068534A" w:rsidRPr="00903DBA" w:rsidRDefault="00C353E5" w:rsidP="00D23A03">
      <w:pPr>
        <w:rPr>
          <w:highlight w:val="white"/>
        </w:rPr>
      </w:pPr>
      <w:r w:rsidRPr="00903DBA">
        <w:rPr>
          <w:highlight w:val="white"/>
        </w:rPr>
        <w:t xml:space="preserve">When the assembly code </w:t>
      </w:r>
      <w:r w:rsidR="00D4043F" w:rsidRPr="00903DBA">
        <w:rPr>
          <w:highlight w:val="white"/>
        </w:rPr>
        <w:t>has been</w:t>
      </w:r>
      <w:r w:rsidRPr="00903DBA">
        <w:rPr>
          <w:highlight w:val="white"/>
        </w:rPr>
        <w:t xml:space="preserve"> generated</w:t>
      </w:r>
      <w:r w:rsidR="00C00170" w:rsidRPr="00903DBA">
        <w:rPr>
          <w:highlight w:val="white"/>
        </w:rPr>
        <w:t>,</w:t>
      </w:r>
      <w:r w:rsidRPr="00903DBA">
        <w:rPr>
          <w:highlight w:val="white"/>
        </w:rPr>
        <w:t xml:space="preserve"> </w:t>
      </w:r>
      <w:r w:rsidR="006C3383" w:rsidRPr="00903DBA">
        <w:rPr>
          <w:highlight w:val="white"/>
        </w:rPr>
        <w:t xml:space="preserve">a lot of tracks has been added to the assembly code. The task of the </w:t>
      </w:r>
      <w:r w:rsidR="006C3383" w:rsidRPr="00903DBA">
        <w:rPr>
          <w:rStyle w:val="KeyWord0"/>
          <w:highlight w:val="white"/>
        </w:rPr>
        <w:t>TrackSet</w:t>
      </w:r>
      <w:r w:rsidR="006C3383" w:rsidRPr="00903DBA">
        <w:rPr>
          <w:highlight w:val="white"/>
        </w:rPr>
        <w:t xml:space="preserve"> method is </w:t>
      </w:r>
      <w:r w:rsidR="0068534A" w:rsidRPr="00903DBA">
        <w:rPr>
          <w:highlight w:val="white"/>
        </w:rPr>
        <w:t xml:space="preserve">to pick up the tracks from the and generate the track set; that is, a set holding the tracks of the code. Each track holds a list of entries, specifying the positions of the track in the code. </w:t>
      </w:r>
    </w:p>
    <w:p w14:paraId="19032BEB" w14:textId="77777777" w:rsidR="00757795" w:rsidRPr="00903DBA" w:rsidRDefault="00757795" w:rsidP="00226B65">
      <w:pPr>
        <w:pStyle w:val="Code"/>
        <w:rPr>
          <w:highlight w:val="white"/>
        </w:rPr>
      </w:pPr>
      <w:r w:rsidRPr="00903DBA">
        <w:rPr>
          <w:highlight w:val="white"/>
        </w:rPr>
        <w:t xml:space="preserve">    private ISet&lt;Track&gt; TrackSet() {</w:t>
      </w:r>
    </w:p>
    <w:p w14:paraId="29B8A4BF" w14:textId="77777777" w:rsidR="00757795" w:rsidRPr="00903DBA" w:rsidRDefault="00757795" w:rsidP="00226B65">
      <w:pPr>
        <w:pStyle w:val="Code"/>
        <w:rPr>
          <w:highlight w:val="white"/>
        </w:rPr>
      </w:pPr>
      <w:r w:rsidRPr="00903DBA">
        <w:rPr>
          <w:highlight w:val="white"/>
        </w:rPr>
        <w:t xml:space="preserve">      ISet&lt;Track&gt; trackSet = new HashSet&lt;Track&gt;();</w:t>
      </w:r>
    </w:p>
    <w:p w14:paraId="2B950D14" w14:textId="77777777" w:rsidR="00757795" w:rsidRPr="00903DBA" w:rsidRDefault="00757795" w:rsidP="00226B65">
      <w:pPr>
        <w:pStyle w:val="Code"/>
        <w:rPr>
          <w:highlight w:val="white"/>
        </w:rPr>
      </w:pPr>
    </w:p>
    <w:p w14:paraId="10237C01" w14:textId="77777777" w:rsidR="00757795" w:rsidRPr="00903DBA" w:rsidRDefault="00757795" w:rsidP="00226B65">
      <w:pPr>
        <w:pStyle w:val="Code"/>
        <w:rPr>
          <w:highlight w:val="white"/>
        </w:rPr>
      </w:pPr>
      <w:r w:rsidRPr="00903DBA">
        <w:rPr>
          <w:highlight w:val="white"/>
        </w:rPr>
        <w:t xml:space="preserve">      for (int index = 0; index &lt; m_assemblyCodeList.Count; ++index) {</w:t>
      </w:r>
    </w:p>
    <w:p w14:paraId="3C58EDA2" w14:textId="77777777" w:rsidR="00757795" w:rsidRPr="00903DBA" w:rsidRDefault="00757795" w:rsidP="00226B65">
      <w:pPr>
        <w:pStyle w:val="Code"/>
        <w:rPr>
          <w:highlight w:val="white"/>
        </w:rPr>
      </w:pPr>
      <w:r w:rsidRPr="00903DBA">
        <w:rPr>
          <w:highlight w:val="white"/>
        </w:rPr>
        <w:t xml:space="preserve">        AssemblyCode assemblyCode = m_assemblyCodeList[index];</w:t>
      </w:r>
    </w:p>
    <w:p w14:paraId="3B128B2D" w14:textId="4EEBC6A0" w:rsidR="00D935A0" w:rsidRPr="00903DBA" w:rsidRDefault="002B7B4F" w:rsidP="002B7B4F">
      <w:pPr>
        <w:rPr>
          <w:highlight w:val="white"/>
        </w:rPr>
      </w:pPr>
      <w:r w:rsidRPr="00903DBA">
        <w:rPr>
          <w:highlight w:val="white"/>
        </w:rPr>
        <w:t xml:space="preserve">In case of the set-track-size </w:t>
      </w:r>
      <w:r w:rsidR="0075035D" w:rsidRPr="00903DBA">
        <w:rPr>
          <w:highlight w:val="white"/>
        </w:rPr>
        <w:t>instruction</w:t>
      </w:r>
      <w:r w:rsidRPr="00903DBA">
        <w:rPr>
          <w:highlight w:val="white"/>
        </w:rPr>
        <w:t xml:space="preserve">, we set the </w:t>
      </w:r>
      <w:r w:rsidR="00AF12CD" w:rsidRPr="00903DBA">
        <w:rPr>
          <w:highlight w:val="white"/>
        </w:rPr>
        <w:t xml:space="preserve">current </w:t>
      </w:r>
      <w:r w:rsidRPr="00903DBA">
        <w:rPr>
          <w:highlight w:val="white"/>
        </w:rPr>
        <w:t>size of its track</w:t>
      </w:r>
      <w:r w:rsidR="00154690" w:rsidRPr="00903DBA">
        <w:rPr>
          <w:highlight w:val="white"/>
        </w:rPr>
        <w:t xml:space="preserve"> and replace the instruction with an empty instruction.</w:t>
      </w:r>
      <w:r w:rsidR="009A3075" w:rsidRPr="00903DBA">
        <w:rPr>
          <w:highlight w:val="white"/>
        </w:rPr>
        <w:t xml:space="preserve"> The current size is then used when adding entries to the track so that the registers in the end are given the correct size.</w:t>
      </w:r>
    </w:p>
    <w:p w14:paraId="5802A2C1" w14:textId="77777777" w:rsidR="00757795" w:rsidRPr="00903DBA" w:rsidRDefault="00757795" w:rsidP="00226B65">
      <w:pPr>
        <w:pStyle w:val="Code"/>
        <w:rPr>
          <w:highlight w:val="white"/>
        </w:rPr>
      </w:pPr>
      <w:r w:rsidRPr="00903DBA">
        <w:rPr>
          <w:highlight w:val="white"/>
        </w:rPr>
        <w:t xml:space="preserve">        if (assemblyCode.Operator == AssemblyOperator.set_track_size) {</w:t>
      </w:r>
    </w:p>
    <w:p w14:paraId="782AA7F7" w14:textId="77777777" w:rsidR="00757795" w:rsidRPr="00903DBA" w:rsidRDefault="00757795" w:rsidP="00226B65">
      <w:pPr>
        <w:pStyle w:val="Code"/>
        <w:rPr>
          <w:highlight w:val="white"/>
        </w:rPr>
      </w:pPr>
      <w:r w:rsidRPr="00903DBA">
        <w:rPr>
          <w:highlight w:val="white"/>
        </w:rPr>
        <w:t xml:space="preserve">          Track track = (Track)assemblyCode[0];</w:t>
      </w:r>
    </w:p>
    <w:p w14:paraId="177AB77A" w14:textId="77777777" w:rsidR="00757795" w:rsidRPr="00903DBA" w:rsidRDefault="00757795" w:rsidP="00226B65">
      <w:pPr>
        <w:pStyle w:val="Code"/>
        <w:rPr>
          <w:highlight w:val="white"/>
        </w:rPr>
      </w:pPr>
    </w:p>
    <w:p w14:paraId="59DD89D4" w14:textId="77777777" w:rsidR="00757795" w:rsidRPr="00903DBA" w:rsidRDefault="00757795" w:rsidP="00226B65">
      <w:pPr>
        <w:pStyle w:val="Code"/>
        <w:rPr>
          <w:highlight w:val="white"/>
        </w:rPr>
      </w:pPr>
      <w:r w:rsidRPr="00903DBA">
        <w:rPr>
          <w:highlight w:val="white"/>
        </w:rPr>
        <w:t xml:space="preserve">          if (assemblyCode[1] is int) {</w:t>
      </w:r>
    </w:p>
    <w:p w14:paraId="22FD60EF" w14:textId="77777777" w:rsidR="00757795" w:rsidRPr="00903DBA" w:rsidRDefault="00757795" w:rsidP="00226B65">
      <w:pPr>
        <w:pStyle w:val="Code"/>
        <w:rPr>
          <w:highlight w:val="white"/>
        </w:rPr>
      </w:pPr>
      <w:r w:rsidRPr="00903DBA">
        <w:rPr>
          <w:highlight w:val="white"/>
        </w:rPr>
        <w:t xml:space="preserve">            track.MaxSize = (int) assemblyCode[1];</w:t>
      </w:r>
    </w:p>
    <w:p w14:paraId="6D7C7F46" w14:textId="77777777" w:rsidR="00757795" w:rsidRPr="00903DBA" w:rsidRDefault="00757795" w:rsidP="00226B65">
      <w:pPr>
        <w:pStyle w:val="Code"/>
        <w:rPr>
          <w:highlight w:val="white"/>
        </w:rPr>
      </w:pPr>
      <w:r w:rsidRPr="00903DBA">
        <w:rPr>
          <w:highlight w:val="white"/>
        </w:rPr>
        <w:t xml:space="preserve">          }</w:t>
      </w:r>
    </w:p>
    <w:p w14:paraId="5C2B8116" w14:textId="77777777" w:rsidR="00757795" w:rsidRPr="00903DBA" w:rsidRDefault="00757795" w:rsidP="00226B65">
      <w:pPr>
        <w:pStyle w:val="Code"/>
        <w:rPr>
          <w:highlight w:val="white"/>
        </w:rPr>
      </w:pPr>
      <w:r w:rsidRPr="00903DBA">
        <w:rPr>
          <w:highlight w:val="white"/>
        </w:rPr>
        <w:t xml:space="preserve">          else {</w:t>
      </w:r>
    </w:p>
    <w:p w14:paraId="0C040F1F" w14:textId="77777777" w:rsidR="00757795" w:rsidRPr="00903DBA" w:rsidRDefault="00757795" w:rsidP="00226B65">
      <w:pPr>
        <w:pStyle w:val="Code"/>
        <w:rPr>
          <w:highlight w:val="white"/>
        </w:rPr>
      </w:pPr>
      <w:r w:rsidRPr="00903DBA">
        <w:rPr>
          <w:highlight w:val="white"/>
        </w:rPr>
        <w:t xml:space="preserve">            track.MaxSize = ((Track) assemblyCode[1]).MaxSize;</w:t>
      </w:r>
    </w:p>
    <w:p w14:paraId="12C4E1D8" w14:textId="77777777" w:rsidR="00757795" w:rsidRPr="00903DBA" w:rsidRDefault="00757795" w:rsidP="00226B65">
      <w:pPr>
        <w:pStyle w:val="Code"/>
        <w:rPr>
          <w:highlight w:val="white"/>
        </w:rPr>
      </w:pPr>
      <w:r w:rsidRPr="00903DBA">
        <w:rPr>
          <w:highlight w:val="white"/>
        </w:rPr>
        <w:t xml:space="preserve">          }</w:t>
      </w:r>
    </w:p>
    <w:p w14:paraId="2618DD2F" w14:textId="77777777" w:rsidR="00757795" w:rsidRPr="00903DBA" w:rsidRDefault="00757795" w:rsidP="00226B65">
      <w:pPr>
        <w:pStyle w:val="Code"/>
        <w:rPr>
          <w:highlight w:val="white"/>
        </w:rPr>
      </w:pPr>
      <w:r w:rsidRPr="00903DBA">
        <w:rPr>
          <w:highlight w:val="white"/>
        </w:rPr>
        <w:t xml:space="preserve">        }</w:t>
      </w:r>
    </w:p>
    <w:p w14:paraId="5A9B39E6" w14:textId="4D32BA45" w:rsidR="004D7299" w:rsidRPr="00903DBA" w:rsidRDefault="004D7299" w:rsidP="004D7299">
      <w:pPr>
        <w:rPr>
          <w:highlight w:val="white"/>
        </w:rPr>
      </w:pPr>
      <w:r w:rsidRPr="00903DBA">
        <w:rPr>
          <w:highlight w:val="white"/>
        </w:rPr>
        <w:t xml:space="preserve">In all other cases, we exam the operators of the instruction by calling </w:t>
      </w:r>
      <w:r w:rsidRPr="00903DBA">
        <w:rPr>
          <w:rStyle w:val="KeyWord0"/>
          <w:highlight w:val="white"/>
        </w:rPr>
        <w:t>CheckTrack</w:t>
      </w:r>
      <w:r w:rsidRPr="00903DBA">
        <w:rPr>
          <w:highlight w:val="white"/>
        </w:rPr>
        <w:t>.</w:t>
      </w:r>
    </w:p>
    <w:p w14:paraId="37DA6B6C" w14:textId="77777777" w:rsidR="00757795" w:rsidRPr="00903DBA" w:rsidRDefault="00757795" w:rsidP="00226B65">
      <w:pPr>
        <w:pStyle w:val="Code"/>
        <w:rPr>
          <w:highlight w:val="white"/>
        </w:rPr>
      </w:pPr>
      <w:r w:rsidRPr="00903DBA">
        <w:rPr>
          <w:highlight w:val="white"/>
        </w:rPr>
        <w:t xml:space="preserve">        else {</w:t>
      </w:r>
    </w:p>
    <w:p w14:paraId="5157E467" w14:textId="77777777" w:rsidR="00757795" w:rsidRPr="00903DBA" w:rsidRDefault="00757795" w:rsidP="00226B65">
      <w:pPr>
        <w:pStyle w:val="Code"/>
        <w:rPr>
          <w:highlight w:val="white"/>
        </w:rPr>
      </w:pPr>
      <w:r w:rsidRPr="00903DBA">
        <w:rPr>
          <w:highlight w:val="white"/>
        </w:rPr>
        <w:t xml:space="preserve">          CheckTrack(trackSet, assemblyCode, 0, index);</w:t>
      </w:r>
    </w:p>
    <w:p w14:paraId="33E218EA" w14:textId="77777777" w:rsidR="00757795" w:rsidRPr="00903DBA" w:rsidRDefault="00757795" w:rsidP="00226B65">
      <w:pPr>
        <w:pStyle w:val="Code"/>
        <w:rPr>
          <w:highlight w:val="white"/>
        </w:rPr>
      </w:pPr>
      <w:r w:rsidRPr="00903DBA">
        <w:rPr>
          <w:highlight w:val="white"/>
        </w:rPr>
        <w:t xml:space="preserve">          CheckTrack(trackSet, assemblyCode, 1, index);</w:t>
      </w:r>
    </w:p>
    <w:p w14:paraId="03E28627" w14:textId="77777777" w:rsidR="00757795" w:rsidRPr="00903DBA" w:rsidRDefault="00757795" w:rsidP="00226B65">
      <w:pPr>
        <w:pStyle w:val="Code"/>
        <w:rPr>
          <w:highlight w:val="white"/>
        </w:rPr>
      </w:pPr>
      <w:r w:rsidRPr="00903DBA">
        <w:rPr>
          <w:highlight w:val="white"/>
        </w:rPr>
        <w:t xml:space="preserve">          CheckTrack(trackSet, assemblyCode, 2, index);</w:t>
      </w:r>
    </w:p>
    <w:p w14:paraId="2441420A" w14:textId="77777777" w:rsidR="00757795" w:rsidRPr="00903DBA" w:rsidRDefault="00757795" w:rsidP="00226B65">
      <w:pPr>
        <w:pStyle w:val="Code"/>
        <w:rPr>
          <w:highlight w:val="white"/>
        </w:rPr>
      </w:pPr>
      <w:r w:rsidRPr="00903DBA">
        <w:rPr>
          <w:highlight w:val="white"/>
        </w:rPr>
        <w:t xml:space="preserve">        }</w:t>
      </w:r>
    </w:p>
    <w:p w14:paraId="768F3220" w14:textId="77777777" w:rsidR="00757795" w:rsidRPr="00903DBA" w:rsidRDefault="00757795" w:rsidP="00226B65">
      <w:pPr>
        <w:pStyle w:val="Code"/>
        <w:rPr>
          <w:highlight w:val="white"/>
        </w:rPr>
      </w:pPr>
      <w:r w:rsidRPr="00903DBA">
        <w:rPr>
          <w:highlight w:val="white"/>
        </w:rPr>
        <w:t xml:space="preserve">      }</w:t>
      </w:r>
    </w:p>
    <w:p w14:paraId="6E82F42D" w14:textId="77777777" w:rsidR="00757795" w:rsidRPr="00903DBA" w:rsidRDefault="00757795" w:rsidP="00226B65">
      <w:pPr>
        <w:pStyle w:val="Code"/>
        <w:rPr>
          <w:highlight w:val="white"/>
        </w:rPr>
      </w:pPr>
    </w:p>
    <w:p w14:paraId="30DE5A9C" w14:textId="77777777" w:rsidR="00757795" w:rsidRPr="00903DBA" w:rsidRDefault="00757795" w:rsidP="00226B65">
      <w:pPr>
        <w:pStyle w:val="Code"/>
        <w:rPr>
          <w:highlight w:val="white"/>
        </w:rPr>
      </w:pPr>
      <w:r w:rsidRPr="00903DBA">
        <w:rPr>
          <w:highlight w:val="white"/>
        </w:rPr>
        <w:t xml:space="preserve">      return trackSet;</w:t>
      </w:r>
    </w:p>
    <w:p w14:paraId="5D46DAAD" w14:textId="77777777" w:rsidR="00757795" w:rsidRPr="00903DBA" w:rsidRDefault="00757795" w:rsidP="00226B65">
      <w:pPr>
        <w:pStyle w:val="Code"/>
        <w:rPr>
          <w:highlight w:val="white"/>
        </w:rPr>
      </w:pPr>
      <w:r w:rsidRPr="00903DBA">
        <w:rPr>
          <w:highlight w:val="white"/>
        </w:rPr>
        <w:t xml:space="preserve">    }</w:t>
      </w:r>
    </w:p>
    <w:p w14:paraId="36EE3DB6" w14:textId="3B17794E" w:rsidR="00D935A0" w:rsidRPr="00903DBA" w:rsidRDefault="004D7299" w:rsidP="004D7299">
      <w:pPr>
        <w:rPr>
          <w:highlight w:val="white"/>
        </w:rPr>
      </w:pPr>
      <w:r w:rsidRPr="00903DBA">
        <w:rPr>
          <w:highlight w:val="white"/>
        </w:rPr>
        <w:lastRenderedPageBreak/>
        <w:t xml:space="preserve">The </w:t>
      </w:r>
      <w:r w:rsidRPr="00903DBA">
        <w:rPr>
          <w:rStyle w:val="KeyWord0"/>
          <w:highlight w:val="white"/>
        </w:rPr>
        <w:t>CheckTrack</w:t>
      </w:r>
      <w:r w:rsidRPr="00903DBA">
        <w:rPr>
          <w:highlight w:val="white"/>
        </w:rPr>
        <w:t xml:space="preserve"> method takes </w:t>
      </w:r>
      <w:r w:rsidR="0066049D" w:rsidRPr="00903DBA">
        <w:rPr>
          <w:highlight w:val="white"/>
        </w:rPr>
        <w:t>the track set, one of the operand</w:t>
      </w:r>
      <w:r w:rsidR="00384998" w:rsidRPr="00903DBA">
        <w:rPr>
          <w:highlight w:val="white"/>
        </w:rPr>
        <w:t>s</w:t>
      </w:r>
      <w:r w:rsidR="0066049D" w:rsidRPr="00903DBA">
        <w:rPr>
          <w:highlight w:val="white"/>
        </w:rPr>
        <w:t xml:space="preserve"> in an assembly code instruction, the position of the operand (zero, one, or two), and the index of the assembly code instruction in the assembly code list.</w:t>
      </w:r>
    </w:p>
    <w:p w14:paraId="5180FE68" w14:textId="77777777" w:rsidR="00226B65" w:rsidRPr="00903DBA" w:rsidRDefault="00226B65" w:rsidP="00226B65">
      <w:pPr>
        <w:pStyle w:val="Code"/>
        <w:rPr>
          <w:highlight w:val="white"/>
        </w:rPr>
      </w:pPr>
      <w:r w:rsidRPr="00903DBA">
        <w:rPr>
          <w:highlight w:val="white"/>
        </w:rPr>
        <w:t xml:space="preserve">    private void CheckTrack(ISet&lt;Track&gt; trackSet, AssemblyCode assemblyCode,</w:t>
      </w:r>
    </w:p>
    <w:p w14:paraId="5CACBEFC" w14:textId="77777777" w:rsidR="00226B65" w:rsidRPr="00903DBA" w:rsidRDefault="00226B65" w:rsidP="00226B65">
      <w:pPr>
        <w:pStyle w:val="Code"/>
        <w:rPr>
          <w:highlight w:val="white"/>
        </w:rPr>
      </w:pPr>
      <w:r w:rsidRPr="00903DBA">
        <w:rPr>
          <w:highlight w:val="white"/>
        </w:rPr>
        <w:t xml:space="preserve">                            int position, int index) {</w:t>
      </w:r>
    </w:p>
    <w:p w14:paraId="6A27B644" w14:textId="77777777" w:rsidR="00226B65" w:rsidRPr="00903DBA" w:rsidRDefault="00226B65" w:rsidP="00226B65">
      <w:pPr>
        <w:pStyle w:val="Code"/>
        <w:rPr>
          <w:highlight w:val="white"/>
        </w:rPr>
      </w:pPr>
      <w:r w:rsidRPr="00903DBA">
        <w:rPr>
          <w:highlight w:val="white"/>
        </w:rPr>
        <w:t xml:space="preserve">      if (assemblyCode[position] is Track) {</w:t>
      </w:r>
    </w:p>
    <w:p w14:paraId="10883E0D" w14:textId="77777777" w:rsidR="00226B65" w:rsidRPr="00903DBA" w:rsidRDefault="00226B65" w:rsidP="00226B65">
      <w:pPr>
        <w:pStyle w:val="Code"/>
        <w:rPr>
          <w:highlight w:val="white"/>
        </w:rPr>
      </w:pPr>
      <w:r w:rsidRPr="00903DBA">
        <w:rPr>
          <w:highlight w:val="white"/>
        </w:rPr>
        <w:t xml:space="preserve">        Track track = (Track) assemblyCode[position];</w:t>
      </w:r>
    </w:p>
    <w:p w14:paraId="28D0C40B" w14:textId="77777777" w:rsidR="00226B65" w:rsidRPr="00903DBA" w:rsidRDefault="00226B65" w:rsidP="00226B65">
      <w:pPr>
        <w:pStyle w:val="Code"/>
        <w:rPr>
          <w:highlight w:val="white"/>
        </w:rPr>
      </w:pPr>
      <w:r w:rsidRPr="00903DBA">
        <w:rPr>
          <w:highlight w:val="white"/>
        </w:rPr>
        <w:t xml:space="preserve">        trackSet.Add(track);</w:t>
      </w:r>
    </w:p>
    <w:p w14:paraId="6BFD92F0" w14:textId="77777777" w:rsidR="00226B65" w:rsidRPr="00903DBA" w:rsidRDefault="00226B65" w:rsidP="00226B65">
      <w:pPr>
        <w:pStyle w:val="Code"/>
        <w:rPr>
          <w:highlight w:val="white"/>
        </w:rPr>
      </w:pPr>
      <w:r w:rsidRPr="00903DBA">
        <w:rPr>
          <w:highlight w:val="white"/>
        </w:rPr>
        <w:t xml:space="preserve">        track.Index = index;</w:t>
      </w:r>
    </w:p>
    <w:p w14:paraId="2DB627F9" w14:textId="77777777" w:rsidR="00226B65" w:rsidRPr="00903DBA" w:rsidRDefault="00226B65" w:rsidP="00226B65">
      <w:pPr>
        <w:pStyle w:val="Code"/>
        <w:rPr>
          <w:highlight w:val="white"/>
        </w:rPr>
      </w:pPr>
      <w:r w:rsidRPr="00903DBA">
        <w:rPr>
          <w:highlight w:val="white"/>
        </w:rPr>
        <w:t xml:space="preserve">      }</w:t>
      </w:r>
    </w:p>
    <w:p w14:paraId="402845B6" w14:textId="77777777" w:rsidR="00226B65" w:rsidRPr="00903DBA" w:rsidRDefault="00226B65" w:rsidP="00226B65">
      <w:pPr>
        <w:pStyle w:val="Code"/>
        <w:rPr>
          <w:highlight w:val="white"/>
        </w:rPr>
      </w:pPr>
      <w:r w:rsidRPr="00903DBA">
        <w:rPr>
          <w:highlight w:val="white"/>
        </w:rPr>
        <w:t xml:space="preserve">    }</w:t>
      </w:r>
    </w:p>
    <w:p w14:paraId="670C2081" w14:textId="7F7ADE9D" w:rsidR="00BC157C" w:rsidRPr="00903DBA" w:rsidRDefault="00BC157C" w:rsidP="00BC157C">
      <w:pPr>
        <w:pStyle w:val="Rubrik3"/>
        <w:rPr>
          <w:highlight w:val="white"/>
        </w:rPr>
      </w:pPr>
      <w:bookmarkStart w:id="448" w:name="_Toc57656086"/>
      <w:r w:rsidRPr="00903DBA">
        <w:rPr>
          <w:highlight w:val="white"/>
        </w:rPr>
        <w:t>Function Calls</w:t>
      </w:r>
      <w:bookmarkEnd w:id="448"/>
    </w:p>
    <w:p w14:paraId="407EEE07" w14:textId="785E7E8B" w:rsidR="00813000" w:rsidRPr="00903DBA" w:rsidRDefault="00813000" w:rsidP="00813000">
      <w:pPr>
        <w:rPr>
          <w:highlight w:val="white"/>
        </w:rPr>
      </w:pPr>
      <w:r w:rsidRPr="00903DBA">
        <w:rPr>
          <w:highlight w:val="white"/>
        </w:rPr>
        <w:t xml:space="preserve">The </w:t>
      </w:r>
      <w:r w:rsidRPr="00903DBA">
        <w:rPr>
          <w:rStyle w:val="KeyWord0"/>
          <w:highlight w:val="white"/>
        </w:rPr>
        <w:t>BaseRegister</w:t>
      </w:r>
      <w:r w:rsidRPr="00903DBA">
        <w:rPr>
          <w:highlight w:val="white"/>
        </w:rPr>
        <w:t xml:space="preserve"> method returns the base register of a symbol</w:t>
      </w:r>
      <w:r w:rsidR="00EF71F0" w:rsidRPr="00903DBA">
        <w:rPr>
          <w:highlight w:val="white"/>
        </w:rPr>
        <w:t xml:space="preserve"> that</w:t>
      </w:r>
      <w:r w:rsidRPr="00903DBA">
        <w:rPr>
          <w:highlight w:val="white"/>
        </w:rPr>
        <w:t xml:space="preserve"> represent</w:t>
      </w:r>
      <w:r w:rsidR="00EF71F0" w:rsidRPr="00903DBA">
        <w:rPr>
          <w:highlight w:val="white"/>
        </w:rPr>
        <w:t>s</w:t>
      </w:r>
      <w:r w:rsidRPr="00903DBA">
        <w:rPr>
          <w:highlight w:val="white"/>
        </w:rPr>
        <w:t xml:space="preserve"> a</w:t>
      </w:r>
      <w:r w:rsidR="00D50D7B" w:rsidRPr="00903DBA">
        <w:rPr>
          <w:highlight w:val="white"/>
        </w:rPr>
        <w:t xml:space="preserve">n auto or register </w:t>
      </w:r>
      <w:r w:rsidRPr="00903DBA">
        <w:rPr>
          <w:highlight w:val="white"/>
        </w:rPr>
        <w:t xml:space="preserve">variable or parameter. However, the symbol can also be null, in case of an unnamed parameter. The method returns </w:t>
      </w:r>
      <w:r w:rsidR="00B205D9" w:rsidRPr="00903DBA">
        <w:rPr>
          <w:highlight w:val="white"/>
        </w:rPr>
        <w:t xml:space="preserve">the </w:t>
      </w:r>
      <w:r w:rsidRPr="00903DBA">
        <w:rPr>
          <w:highlight w:val="white"/>
        </w:rPr>
        <w:t>regular frame pointer or the ellipse frame pointer.</w:t>
      </w:r>
      <w:r w:rsidR="00D76482" w:rsidRPr="00903DBA">
        <w:rPr>
          <w:highlight w:val="white"/>
        </w:rPr>
        <w:t xml:space="preserve"> Note that we always use the regular frame pointer in non-elliptic functions.</w:t>
      </w:r>
    </w:p>
    <w:p w14:paraId="28B08CCE" w14:textId="77777777" w:rsidR="00813000" w:rsidRPr="00903DBA" w:rsidRDefault="00813000" w:rsidP="00813000">
      <w:pPr>
        <w:pStyle w:val="Code"/>
        <w:rPr>
          <w:highlight w:val="white"/>
        </w:rPr>
      </w:pPr>
      <w:r w:rsidRPr="00903DBA">
        <w:rPr>
          <w:highlight w:val="white"/>
        </w:rPr>
        <w:t xml:space="preserve">    public Register BaseRegister(Symbol symbol) {</w:t>
      </w:r>
    </w:p>
    <w:p w14:paraId="18168B9D" w14:textId="77777777" w:rsidR="00813000" w:rsidRPr="00903DBA" w:rsidRDefault="00813000" w:rsidP="00813000">
      <w:pPr>
        <w:pStyle w:val="Code"/>
        <w:rPr>
          <w:highlight w:val="white"/>
        </w:rPr>
      </w:pPr>
      <w:r w:rsidRPr="00903DBA">
        <w:rPr>
          <w:highlight w:val="white"/>
        </w:rPr>
        <w:t xml:space="preserve">      Assert.ErrorXXX((symbol == null) || symbol.IsAutoOrRegister());</w:t>
      </w:r>
    </w:p>
    <w:p w14:paraId="208BD507" w14:textId="39BAB461" w:rsidR="00813000" w:rsidRPr="00903DBA" w:rsidRDefault="00813000" w:rsidP="00813000">
      <w:pPr>
        <w:rPr>
          <w:highlight w:val="white"/>
        </w:rPr>
      </w:pPr>
      <w:r w:rsidRPr="00903DBA">
        <w:rPr>
          <w:highlight w:val="white"/>
        </w:rPr>
        <w:t>We return the elliptic frame pointer is the function is elliptic and the symbol is not a parameter. If the symbol is null, it represents an unnamed parameter</w:t>
      </w:r>
      <w:r w:rsidR="008604C9" w:rsidRPr="00903DBA">
        <w:rPr>
          <w:highlight w:val="white"/>
        </w:rPr>
        <w:t xml:space="preserve"> in which case the elliptic frame pointer is returned.</w:t>
      </w:r>
    </w:p>
    <w:p w14:paraId="01B3057D" w14:textId="77777777" w:rsidR="00813000" w:rsidRPr="00903DBA" w:rsidRDefault="00813000" w:rsidP="00813000">
      <w:pPr>
        <w:pStyle w:val="Code"/>
        <w:rPr>
          <w:highlight w:val="white"/>
        </w:rPr>
      </w:pPr>
      <w:r w:rsidRPr="00903DBA">
        <w:rPr>
          <w:highlight w:val="white"/>
        </w:rPr>
        <w:t xml:space="preserve">      if (SymbolTable.CurrentFunction.Type.IsEllipse() &amp;&amp;</w:t>
      </w:r>
    </w:p>
    <w:p w14:paraId="4BE64A73" w14:textId="77777777" w:rsidR="00813000" w:rsidRPr="00903DBA" w:rsidRDefault="00813000" w:rsidP="00813000">
      <w:pPr>
        <w:pStyle w:val="Code"/>
        <w:rPr>
          <w:highlight w:val="white"/>
        </w:rPr>
      </w:pPr>
      <w:r w:rsidRPr="00903DBA">
        <w:rPr>
          <w:highlight w:val="white"/>
        </w:rPr>
        <w:t xml:space="preserve">          (symbol != null) &amp;&amp; !symbol.IsParameter()) {</w:t>
      </w:r>
    </w:p>
    <w:p w14:paraId="5CC306E7" w14:textId="77777777" w:rsidR="00813000" w:rsidRPr="00903DBA" w:rsidRDefault="00813000" w:rsidP="00813000">
      <w:pPr>
        <w:pStyle w:val="Code"/>
        <w:rPr>
          <w:highlight w:val="white"/>
        </w:rPr>
      </w:pPr>
      <w:r w:rsidRPr="00903DBA">
        <w:rPr>
          <w:highlight w:val="white"/>
        </w:rPr>
        <w:t xml:space="preserve">        return AssemblyCode.EllipseRegister;</w:t>
      </w:r>
    </w:p>
    <w:p w14:paraId="40ECB6B1" w14:textId="77777777" w:rsidR="00813000" w:rsidRPr="00903DBA" w:rsidRDefault="00813000" w:rsidP="00813000">
      <w:pPr>
        <w:pStyle w:val="Code"/>
        <w:rPr>
          <w:highlight w:val="white"/>
        </w:rPr>
      </w:pPr>
      <w:r w:rsidRPr="00903DBA">
        <w:rPr>
          <w:highlight w:val="white"/>
        </w:rPr>
        <w:t xml:space="preserve">      }</w:t>
      </w:r>
    </w:p>
    <w:p w14:paraId="013BB631" w14:textId="73B80A93" w:rsidR="00813000" w:rsidRPr="00903DBA" w:rsidRDefault="00813000" w:rsidP="00813000">
      <w:pPr>
        <w:rPr>
          <w:highlight w:val="white"/>
        </w:rPr>
      </w:pPr>
      <w:r w:rsidRPr="00903DBA">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sidRPr="00903DBA">
        <w:rPr>
          <w:highlight w:val="white"/>
        </w:rPr>
        <w:t xml:space="preserve"> the regular parameters and the variables</w:t>
      </w:r>
      <w:r w:rsidRPr="00903DBA">
        <w:rPr>
          <w:highlight w:val="white"/>
        </w:rPr>
        <w:t xml:space="preserve">. Therefore, we use the regular frame pointer for parameters in both elliptic and non-elliptic functions, and the elliptic frame pointer for variables </w:t>
      </w:r>
      <w:r w:rsidR="00C027DB" w:rsidRPr="00903DBA">
        <w:rPr>
          <w:highlight w:val="white"/>
        </w:rPr>
        <w:t xml:space="preserve">in elliptic functions </w:t>
      </w:r>
      <w:r w:rsidRPr="00903DBA">
        <w:rPr>
          <w:highlight w:val="white"/>
        </w:rPr>
        <w:t xml:space="preserve">since they are located after the extra parameters. </w:t>
      </w:r>
    </w:p>
    <w:p w14:paraId="6A2CE2BA" w14:textId="77777777" w:rsidR="0043182A" w:rsidRPr="00903DBA" w:rsidRDefault="0043182A" w:rsidP="0043182A">
      <w:pPr>
        <w:pStyle w:val="Code"/>
        <w:rPr>
          <w:highlight w:val="white"/>
        </w:rPr>
      </w:pPr>
      <w:r w:rsidRPr="00903DBA">
        <w:rPr>
          <w:highlight w:val="white"/>
        </w:rPr>
        <w:t xml:space="preserve">      else {</w:t>
      </w:r>
    </w:p>
    <w:p w14:paraId="5702E850" w14:textId="77777777" w:rsidR="0043182A" w:rsidRPr="00903DBA" w:rsidRDefault="0043182A" w:rsidP="0043182A">
      <w:pPr>
        <w:pStyle w:val="Code"/>
        <w:rPr>
          <w:highlight w:val="white"/>
        </w:rPr>
      </w:pPr>
      <w:r w:rsidRPr="00903DBA">
        <w:rPr>
          <w:highlight w:val="white"/>
        </w:rPr>
        <w:t xml:space="preserve">        return AssemblyCode.FrameRegister;</w:t>
      </w:r>
    </w:p>
    <w:p w14:paraId="259730BD" w14:textId="77777777" w:rsidR="0043182A" w:rsidRPr="00903DBA" w:rsidRDefault="0043182A" w:rsidP="0043182A">
      <w:pPr>
        <w:pStyle w:val="Code"/>
        <w:rPr>
          <w:highlight w:val="white"/>
        </w:rPr>
      </w:pPr>
      <w:r w:rsidRPr="00903DBA">
        <w:rPr>
          <w:highlight w:val="white"/>
        </w:rPr>
        <w:t xml:space="preserve">      }</w:t>
      </w:r>
    </w:p>
    <w:p w14:paraId="021BCD3A" w14:textId="1C097F99" w:rsidR="0043182A" w:rsidRPr="00903DBA" w:rsidRDefault="0043182A" w:rsidP="0043182A">
      <w:pPr>
        <w:pStyle w:val="Code"/>
        <w:rPr>
          <w:highlight w:val="white"/>
        </w:rPr>
      </w:pPr>
      <w:r w:rsidRPr="00903DBA">
        <w:rPr>
          <w:highlight w:val="white"/>
        </w:rPr>
        <w:t xml:space="preserve">    }</w:t>
      </w:r>
    </w:p>
    <w:p w14:paraId="476EBFA5" w14:textId="755F0D87" w:rsidR="00D935A0" w:rsidRPr="00903DBA" w:rsidRDefault="00384998" w:rsidP="00384998">
      <w:pPr>
        <w:rPr>
          <w:highlight w:val="white"/>
        </w:rPr>
      </w:pPr>
      <w:r w:rsidRPr="00903DBA">
        <w:rPr>
          <w:highlight w:val="white"/>
        </w:rPr>
        <w:t xml:space="preserve">The </w:t>
      </w:r>
      <w:r w:rsidR="0043182A" w:rsidRPr="00903DBA">
        <w:rPr>
          <w:rStyle w:val="KeyWord0"/>
          <w:highlight w:val="white"/>
        </w:rPr>
        <w:t>FunctionPreCall</w:t>
      </w:r>
      <w:r w:rsidRPr="00903DBA">
        <w:rPr>
          <w:highlight w:val="white"/>
        </w:rPr>
        <w:t xml:space="preserve"> methods is called before the actual </w:t>
      </w:r>
      <w:r w:rsidR="00315CBB" w:rsidRPr="00903DBA">
        <w:rPr>
          <w:highlight w:val="white"/>
        </w:rPr>
        <w:t xml:space="preserve">function </w:t>
      </w:r>
      <w:r w:rsidRPr="00903DBA">
        <w:rPr>
          <w:highlight w:val="white"/>
        </w:rPr>
        <w:t>call</w:t>
      </w:r>
      <w:r w:rsidR="00315CBB" w:rsidRPr="00903DBA">
        <w:rPr>
          <w:highlight w:val="white"/>
        </w:rPr>
        <w:t>, and before the parameter list of the function call. The idea is that each expression in the parameter shall have access to all the registers and the whole floating</w:t>
      </w:r>
      <w:r w:rsidR="004D1B0F" w:rsidRPr="00903DBA">
        <w:rPr>
          <w:highlight w:val="white"/>
        </w:rPr>
        <w:t>-</w:t>
      </w:r>
      <w:r w:rsidR="00315CBB" w:rsidRPr="00903DBA">
        <w:rPr>
          <w:highlight w:val="white"/>
        </w:rPr>
        <w:t>point value stack. Therefore, we need to</w:t>
      </w:r>
      <w:r w:rsidR="006F5812" w:rsidRPr="00903DBA">
        <w:rPr>
          <w:highlight w:val="white"/>
        </w:rPr>
        <w:t xml:space="preserve"> </w:t>
      </w:r>
      <w:r w:rsidR="006A6C8B" w:rsidRPr="00903DBA">
        <w:rPr>
          <w:highlight w:val="white"/>
        </w:rPr>
        <w:t xml:space="preserve">store the values currently stored in registers and </w:t>
      </w:r>
      <w:r w:rsidR="00F75546" w:rsidRPr="00903DBA">
        <w:rPr>
          <w:highlight w:val="white"/>
        </w:rPr>
        <w:t>on</w:t>
      </w:r>
      <w:r w:rsidR="006A6C8B" w:rsidRPr="00903DBA">
        <w:rPr>
          <w:highlight w:val="white"/>
        </w:rPr>
        <w:t xml:space="preserve"> the floating</w:t>
      </w:r>
      <w:r w:rsidR="00F75546" w:rsidRPr="00903DBA">
        <w:rPr>
          <w:highlight w:val="white"/>
        </w:rPr>
        <w:t>-point</w:t>
      </w:r>
      <w:r w:rsidR="006A6C8B" w:rsidRPr="00903DBA">
        <w:rPr>
          <w:highlight w:val="white"/>
        </w:rPr>
        <w:t xml:space="preserve"> value stack at the activation record.</w:t>
      </w:r>
      <w:r w:rsidR="00F75546" w:rsidRPr="00903DBA">
        <w:rPr>
          <w:highlight w:val="white"/>
        </w:rPr>
        <w:t xml:space="preserve"> The </w:t>
      </w:r>
      <w:r w:rsidR="00F75546" w:rsidRPr="00903DBA">
        <w:rPr>
          <w:rStyle w:val="KeyWord0"/>
          <w:highlight w:val="white"/>
        </w:rPr>
        <w:t>FunctionPostCall</w:t>
      </w:r>
      <w:r w:rsidR="00F75546" w:rsidRPr="00903DBA">
        <w:rPr>
          <w:highlight w:val="white"/>
        </w:rPr>
        <w:t xml:space="preserve"> method below restores the values after the function call.</w:t>
      </w:r>
    </w:p>
    <w:p w14:paraId="5A96DA18" w14:textId="35D32848" w:rsidR="00644189" w:rsidRPr="00903DBA" w:rsidRDefault="00644189" w:rsidP="00384998">
      <w:pPr>
        <w:rPr>
          <w:rStyle w:val="KeyWord0"/>
          <w:highlight w:val="white"/>
        </w:rPr>
      </w:pPr>
      <w:r w:rsidRPr="00903DBA">
        <w:rPr>
          <w:highlight w:val="white"/>
        </w:rPr>
        <w:t xml:space="preserve">The </w:t>
      </w:r>
      <w:r w:rsidR="006E0307" w:rsidRPr="00903DBA">
        <w:rPr>
          <w:rStyle w:val="KeyWord0"/>
          <w:highlight w:val="white"/>
        </w:rPr>
        <w:t>m_totalExtraSize</w:t>
      </w:r>
      <w:r w:rsidRPr="00903DBA">
        <w:rPr>
          <w:highlight w:val="white"/>
        </w:rPr>
        <w:t xml:space="preserve"> field </w:t>
      </w:r>
      <w:r w:rsidR="0089526A" w:rsidRPr="00903DBA">
        <w:rPr>
          <w:highlight w:val="white"/>
        </w:rPr>
        <w:t xml:space="preserve">keeps track of the current record size, which increases with nested calls. The </w:t>
      </w:r>
      <w:r w:rsidR="0089526A" w:rsidRPr="00903DBA">
        <w:rPr>
          <w:rStyle w:val="KeyWord0"/>
          <w:highlight w:val="white"/>
        </w:rPr>
        <w:t>m_recordSizeStack</w:t>
      </w:r>
      <w:r w:rsidR="0089526A" w:rsidRPr="00903DBA">
        <w:rPr>
          <w:highlight w:val="white"/>
        </w:rPr>
        <w:t xml:space="preserve"> field </w:t>
      </w:r>
      <w:r w:rsidR="007166B9" w:rsidRPr="00903DBA">
        <w:rPr>
          <w:highlight w:val="white"/>
        </w:rPr>
        <w:t>holds the record sizes of nested calls.</w:t>
      </w:r>
      <w:r w:rsidR="00BC3E20" w:rsidRPr="00903DBA">
        <w:rPr>
          <w:highlight w:val="white"/>
        </w:rPr>
        <w:t xml:space="preserve"> Tech, we could manage with only the stack, and sum the record sizes to find the total record size. However, we include </w:t>
      </w:r>
      <w:r w:rsidR="006E0307" w:rsidRPr="00903DBA">
        <w:rPr>
          <w:rStyle w:val="KeyWord0"/>
          <w:highlight w:val="white"/>
        </w:rPr>
        <w:t>m_totalExtraSize</w:t>
      </w:r>
      <w:r w:rsidR="00390A79" w:rsidRPr="00903DBA">
        <w:rPr>
          <w:highlight w:val="white"/>
        </w:rPr>
        <w:t xml:space="preserve"> for effency reasons.</w:t>
      </w:r>
    </w:p>
    <w:p w14:paraId="0C6463A1" w14:textId="758F98D2" w:rsidR="00206473" w:rsidRPr="00903DBA" w:rsidRDefault="00483C5F" w:rsidP="00483C5F">
      <w:pPr>
        <w:pStyle w:val="Code"/>
        <w:rPr>
          <w:highlight w:val="white"/>
        </w:rPr>
      </w:pPr>
      <w:r w:rsidRPr="00903DBA">
        <w:rPr>
          <w:highlight w:val="white"/>
        </w:rPr>
        <w:t xml:space="preserve">    private int </w:t>
      </w:r>
      <w:r w:rsidR="006E0307" w:rsidRPr="00903DBA">
        <w:rPr>
          <w:highlight w:val="white"/>
        </w:rPr>
        <w:t>m_totalExtraSize</w:t>
      </w:r>
      <w:r w:rsidRPr="00903DBA">
        <w:rPr>
          <w:highlight w:val="white"/>
        </w:rPr>
        <w:t xml:space="preserve"> = 0;</w:t>
      </w:r>
    </w:p>
    <w:p w14:paraId="2D5D383A" w14:textId="67C0C265" w:rsidR="00C36E8E" w:rsidRPr="00903DBA" w:rsidRDefault="00C36E8E" w:rsidP="00C36E8E">
      <w:pPr>
        <w:pStyle w:val="Code"/>
        <w:rPr>
          <w:highlight w:val="white"/>
        </w:rPr>
      </w:pPr>
      <w:r w:rsidRPr="00903DBA">
        <w:rPr>
          <w:highlight w:val="white"/>
        </w:rPr>
        <w:t xml:space="preserve">    private Stack&lt;int&gt; m_recordSizeStack = new Stack&lt;int&gt;();</w:t>
      </w:r>
    </w:p>
    <w:p w14:paraId="68EE9121" w14:textId="668D4B60" w:rsidR="00BC3E20" w:rsidRPr="00903DBA" w:rsidRDefault="00115E98" w:rsidP="00115E98">
      <w:pPr>
        <w:rPr>
          <w:highlight w:val="white"/>
        </w:rPr>
      </w:pPr>
      <w:r w:rsidRPr="00903DBA">
        <w:rPr>
          <w:highlight w:val="white"/>
        </w:rPr>
        <w:lastRenderedPageBreak/>
        <w:t xml:space="preserve">As </w:t>
      </w:r>
      <w:r w:rsidR="009B6350" w:rsidRPr="00903DBA">
        <w:rPr>
          <w:highlight w:val="white"/>
        </w:rPr>
        <w:t>mentioned</w:t>
      </w:r>
      <w:r w:rsidRPr="00903DBA">
        <w:rPr>
          <w:highlight w:val="white"/>
        </w:rPr>
        <w:t xml:space="preserve"> above, </w:t>
      </w:r>
      <w:r w:rsidR="009B6350" w:rsidRPr="00903DBA">
        <w:rPr>
          <w:highlight w:val="white"/>
        </w:rPr>
        <w:t xml:space="preserve">each parameter expression shall have access to all registers. Therefore, we need to </w:t>
      </w:r>
      <w:r w:rsidR="00357A3E" w:rsidRPr="00903DBA">
        <w:rPr>
          <w:highlight w:val="white"/>
        </w:rPr>
        <w:t xml:space="preserve">save the track map of each nested call in the </w:t>
      </w:r>
      <w:r w:rsidR="00357A3E" w:rsidRPr="00903DBA">
        <w:rPr>
          <w:rStyle w:val="KeyWord0"/>
          <w:highlight w:val="white"/>
        </w:rPr>
        <w:t>m_trackMapStack</w:t>
      </w:r>
      <w:r w:rsidR="00357A3E" w:rsidRPr="00903DBA">
        <w:rPr>
          <w:highlight w:val="white"/>
        </w:rPr>
        <w:t xml:space="preserve"> field. We need also keep track of the position of each saved register on the activation record in </w:t>
      </w:r>
      <w:r w:rsidR="00357A3E" w:rsidRPr="00903DBA">
        <w:rPr>
          <w:rStyle w:val="KeyWord0"/>
          <w:highlight w:val="white"/>
        </w:rPr>
        <w:t>m_</w:t>
      </w:r>
      <w:r w:rsidR="00E33459" w:rsidRPr="00903DBA">
        <w:rPr>
          <w:rStyle w:val="KeyWord0"/>
          <w:highlight w:val="white"/>
        </w:rPr>
        <w:t>registerMapStack</w:t>
      </w:r>
      <w:r w:rsidR="00357A3E" w:rsidRPr="00903DBA">
        <w:rPr>
          <w:highlight w:val="white"/>
        </w:rPr>
        <w:t xml:space="preserve">. Both stacks are popped in </w:t>
      </w:r>
      <w:r w:rsidR="006D4802" w:rsidRPr="00903DBA">
        <w:rPr>
          <w:highlight w:val="white"/>
        </w:rPr>
        <w:t xml:space="preserve">the </w:t>
      </w:r>
      <w:r w:rsidR="006D4802" w:rsidRPr="00903DBA">
        <w:rPr>
          <w:rStyle w:val="KeyWord0"/>
          <w:highlight w:val="white"/>
        </w:rPr>
        <w:t>PostFunctionCall</w:t>
      </w:r>
      <w:r w:rsidR="006D4802" w:rsidRPr="00903DBA">
        <w:rPr>
          <w:highlight w:val="white"/>
        </w:rPr>
        <w:t xml:space="preserve"> method below.</w:t>
      </w:r>
    </w:p>
    <w:p w14:paraId="6C42D4E5" w14:textId="77777777" w:rsidR="00C36E8E" w:rsidRPr="00903DBA" w:rsidRDefault="00C36E8E" w:rsidP="00C36E8E">
      <w:pPr>
        <w:pStyle w:val="Code"/>
        <w:rPr>
          <w:highlight w:val="white"/>
        </w:rPr>
      </w:pPr>
      <w:r w:rsidRPr="00903DBA">
        <w:rPr>
          <w:highlight w:val="white"/>
        </w:rPr>
        <w:t xml:space="preserve">    private Stack&lt;IDictionary&lt;Symbol,Track&gt;&gt; m_trackMapStack =</w:t>
      </w:r>
    </w:p>
    <w:p w14:paraId="5AEE4E80" w14:textId="77777777" w:rsidR="00C36E8E" w:rsidRPr="00903DBA" w:rsidRDefault="00C36E8E" w:rsidP="00C36E8E">
      <w:pPr>
        <w:pStyle w:val="Code"/>
        <w:rPr>
          <w:highlight w:val="white"/>
        </w:rPr>
      </w:pPr>
      <w:r w:rsidRPr="00903DBA">
        <w:rPr>
          <w:highlight w:val="white"/>
        </w:rPr>
        <w:t xml:space="preserve">      new Stack&lt;IDictionary&lt;Symbol,Track&gt;&gt;();</w:t>
      </w:r>
    </w:p>
    <w:p w14:paraId="03466157" w14:textId="4AE1DA87" w:rsidR="00C36E8E" w:rsidRPr="00903DBA" w:rsidRDefault="00C36E8E" w:rsidP="00C36E8E">
      <w:pPr>
        <w:pStyle w:val="Code"/>
        <w:rPr>
          <w:highlight w:val="white"/>
        </w:rPr>
      </w:pPr>
      <w:r w:rsidRPr="00903DBA">
        <w:rPr>
          <w:highlight w:val="white"/>
        </w:rPr>
        <w:t xml:space="preserve">    private Stack&lt;IDictionary&lt;</w:t>
      </w:r>
      <w:r w:rsidR="00C5142A" w:rsidRPr="00903DBA">
        <w:rPr>
          <w:highlight w:val="white"/>
        </w:rPr>
        <w:t>Track,int</w:t>
      </w:r>
      <w:r w:rsidRPr="00903DBA">
        <w:rPr>
          <w:highlight w:val="white"/>
        </w:rPr>
        <w:t>&gt;&gt; m_</w:t>
      </w:r>
      <w:r w:rsidR="00E33459" w:rsidRPr="00903DBA">
        <w:rPr>
          <w:highlight w:val="white"/>
        </w:rPr>
        <w:t>registerMapStack</w:t>
      </w:r>
      <w:r w:rsidRPr="00903DBA">
        <w:rPr>
          <w:highlight w:val="white"/>
        </w:rPr>
        <w:t xml:space="preserve"> =</w:t>
      </w:r>
    </w:p>
    <w:p w14:paraId="3FA162EF" w14:textId="5CF2608E" w:rsidR="00C36E8E" w:rsidRPr="00903DBA" w:rsidRDefault="00C36E8E" w:rsidP="00483C5F">
      <w:pPr>
        <w:pStyle w:val="Code"/>
        <w:rPr>
          <w:highlight w:val="white"/>
        </w:rPr>
      </w:pPr>
      <w:r w:rsidRPr="00903DBA">
        <w:rPr>
          <w:highlight w:val="white"/>
        </w:rPr>
        <w:t xml:space="preserve">      new Stack&lt;IDictionary&lt;</w:t>
      </w:r>
      <w:r w:rsidR="00C5142A" w:rsidRPr="00903DBA">
        <w:rPr>
          <w:highlight w:val="white"/>
        </w:rPr>
        <w:t>Track,int</w:t>
      </w:r>
      <w:r w:rsidRPr="00903DBA">
        <w:rPr>
          <w:highlight w:val="white"/>
        </w:rPr>
        <w:t>&gt;&gt;();</w:t>
      </w:r>
    </w:p>
    <w:p w14:paraId="017BCBEA" w14:textId="5C8D2CE1" w:rsidR="00483C5F" w:rsidRPr="00903DBA" w:rsidRDefault="00755A00" w:rsidP="00755A00">
      <w:pPr>
        <w:rPr>
          <w:highlight w:val="white"/>
        </w:rPr>
      </w:pPr>
      <w:r w:rsidRPr="00903DBA">
        <w:rPr>
          <w:highlight w:val="white"/>
        </w:rPr>
        <w:t xml:space="preserve">In the </w:t>
      </w:r>
      <w:r w:rsidRPr="00903DBA">
        <w:rPr>
          <w:rStyle w:val="KeyWord0"/>
          <w:highlight w:val="white"/>
        </w:rPr>
        <w:t>FunctionPreCall</w:t>
      </w:r>
      <w:r w:rsidRPr="00903DBA">
        <w:rPr>
          <w:highlight w:val="white"/>
        </w:rPr>
        <w:t xml:space="preserve"> method, </w:t>
      </w:r>
      <w:r w:rsidR="00491CBC" w:rsidRPr="00903DBA">
        <w:rPr>
          <w:highlight w:val="white"/>
        </w:rPr>
        <w:t>we start by obtaining the base register, which is the regular or elliptic frame pointer, depending on whether the function is elliptic. The</w:t>
      </w:r>
      <w:r w:rsidR="00800C95" w:rsidRPr="00903DBA">
        <w:rPr>
          <w:highlight w:val="white"/>
        </w:rPr>
        <w:t xml:space="preserve"> </w:t>
      </w:r>
      <w:r w:rsidR="00DA2E74" w:rsidRPr="00903DBA">
        <w:rPr>
          <w:rStyle w:val="KeyWord0"/>
          <w:highlight w:val="white"/>
        </w:rPr>
        <w:t>record</w:t>
      </w:r>
      <w:r w:rsidR="00834681" w:rsidRPr="00903DBA">
        <w:rPr>
          <w:rStyle w:val="KeyWord0"/>
          <w:highlight w:val="white"/>
        </w:rPr>
        <w:t>Size</w:t>
      </w:r>
      <w:r w:rsidR="00DA2E74" w:rsidRPr="00903DBA">
        <w:rPr>
          <w:highlight w:val="white"/>
        </w:rPr>
        <w:t xml:space="preserve"> variable is the original size of the </w:t>
      </w:r>
      <w:r w:rsidR="00AD6CBF" w:rsidRPr="00903DBA">
        <w:rPr>
          <w:highlight w:val="white"/>
        </w:rPr>
        <w:t>activation record</w:t>
      </w:r>
      <w:r w:rsidR="00134E66" w:rsidRPr="00903DBA">
        <w:rPr>
          <w:highlight w:val="white"/>
        </w:rPr>
        <w:t xml:space="preserve"> while the </w:t>
      </w:r>
      <w:r w:rsidR="00134E66" w:rsidRPr="00903DBA">
        <w:rPr>
          <w:rStyle w:val="KeyWord0"/>
          <w:highlight w:val="white"/>
        </w:rPr>
        <w:t>extraSize</w:t>
      </w:r>
      <w:r w:rsidR="00134E66" w:rsidRPr="00903DBA">
        <w:rPr>
          <w:highlight w:val="white"/>
        </w:rPr>
        <w:t xml:space="preserve"> field </w:t>
      </w:r>
      <w:r w:rsidR="00471B08" w:rsidRPr="00903DBA">
        <w:rPr>
          <w:highlight w:val="white"/>
        </w:rPr>
        <w:t xml:space="preserve">holds the size of the extra values int the registers and on the floating-point value stack. </w:t>
      </w:r>
    </w:p>
    <w:p w14:paraId="75945AC7" w14:textId="77777777" w:rsidR="0043182A" w:rsidRPr="00903DBA" w:rsidRDefault="0043182A" w:rsidP="0043182A">
      <w:pPr>
        <w:pStyle w:val="Code"/>
        <w:rPr>
          <w:highlight w:val="white"/>
        </w:rPr>
      </w:pPr>
      <w:r w:rsidRPr="00903DBA">
        <w:rPr>
          <w:highlight w:val="white"/>
        </w:rPr>
        <w:t xml:space="preserve">    public void FunctionPreCall(MiddleCode middleCode) {</w:t>
      </w:r>
    </w:p>
    <w:p w14:paraId="45D3DC6B" w14:textId="77777777" w:rsidR="0043182A" w:rsidRPr="00903DBA" w:rsidRDefault="0043182A" w:rsidP="0043182A">
      <w:pPr>
        <w:pStyle w:val="Code"/>
        <w:rPr>
          <w:highlight w:val="white"/>
        </w:rPr>
      </w:pPr>
      <w:r w:rsidRPr="00903DBA">
        <w:rPr>
          <w:highlight w:val="white"/>
        </w:rPr>
        <w:t xml:space="preserve">      Register baseRegister = BaseRegister(null);</w:t>
      </w:r>
    </w:p>
    <w:p w14:paraId="6BBBD41A" w14:textId="702F3B46" w:rsidR="0043182A" w:rsidRPr="00903DBA" w:rsidRDefault="0043182A" w:rsidP="0043182A">
      <w:pPr>
        <w:pStyle w:val="Code"/>
        <w:rPr>
          <w:highlight w:val="white"/>
        </w:rPr>
      </w:pPr>
      <w:r w:rsidRPr="00903DBA">
        <w:rPr>
          <w:highlight w:val="white"/>
        </w:rPr>
        <w:t xml:space="preserve">      int </w:t>
      </w:r>
      <w:r w:rsidR="00BC05D2" w:rsidRPr="00903DBA">
        <w:rPr>
          <w:highlight w:val="white"/>
        </w:rPr>
        <w:t>recordSize</w:t>
      </w:r>
      <w:r w:rsidRPr="00903DBA">
        <w:rPr>
          <w:highlight w:val="white"/>
        </w:rPr>
        <w:t xml:space="preserve"> = (int) middleCode[0], </w:t>
      </w:r>
      <w:r w:rsidR="00BC05D2" w:rsidRPr="00903DBA">
        <w:rPr>
          <w:highlight w:val="white"/>
        </w:rPr>
        <w:t>extraSize</w:t>
      </w:r>
      <w:r w:rsidRPr="00903DBA">
        <w:rPr>
          <w:highlight w:val="white"/>
        </w:rPr>
        <w:t xml:space="preserve"> = 0;</w:t>
      </w:r>
    </w:p>
    <w:p w14:paraId="58DF4A85" w14:textId="63F6288F" w:rsidR="00167A31" w:rsidRPr="00903DBA" w:rsidRDefault="00232947" w:rsidP="00232947">
      <w:pPr>
        <w:rPr>
          <w:highlight w:val="white"/>
        </w:rPr>
      </w:pPr>
      <w:r w:rsidRPr="00903DBA">
        <w:rPr>
          <w:highlight w:val="white"/>
        </w:rPr>
        <w:t xml:space="preserve">We </w:t>
      </w:r>
      <w:r w:rsidR="00167A31" w:rsidRPr="00903DBA">
        <w:rPr>
          <w:highlight w:val="white"/>
        </w:rPr>
        <w:t xml:space="preserve">load the </w:t>
      </w:r>
      <w:r w:rsidRPr="00903DBA">
        <w:rPr>
          <w:highlight w:val="white"/>
        </w:rPr>
        <w:t xml:space="preserve">post map </w:t>
      </w:r>
      <w:r w:rsidR="00167A31" w:rsidRPr="00903DBA">
        <w:rPr>
          <w:highlight w:val="white"/>
        </w:rPr>
        <w:t>with the tracks of the register with their locations on the activation record.</w:t>
      </w:r>
      <w:r w:rsidR="004C3DD0" w:rsidRPr="00903DBA">
        <w:rPr>
          <w:highlight w:val="white"/>
        </w:rPr>
        <w:t xml:space="preserve"> For each register to be stored on the activation record, we add a mov-instruction.</w:t>
      </w:r>
      <w:r w:rsidR="00ED0D2D" w:rsidRPr="00903DBA">
        <w:rPr>
          <w:highlight w:val="white"/>
        </w:rPr>
        <w:t xml:space="preserve"> The </w:t>
      </w:r>
      <w:r w:rsidR="00ED0D2D" w:rsidRPr="00903DBA">
        <w:rPr>
          <w:rStyle w:val="KeyWord0"/>
          <w:highlight w:val="white"/>
        </w:rPr>
        <w:t>extraSize</w:t>
      </w:r>
      <w:r w:rsidR="00ED0D2D" w:rsidRPr="00903DBA">
        <w:rPr>
          <w:highlight w:val="white"/>
        </w:rPr>
        <w:t xml:space="preserve"> field</w:t>
      </w:r>
      <w:r w:rsidR="001F64AE" w:rsidRPr="00903DBA">
        <w:rPr>
          <w:highlight w:val="white"/>
        </w:rPr>
        <w:t xml:space="preserve"> </w:t>
      </w:r>
      <w:r w:rsidR="007A23A1" w:rsidRPr="00903DBA">
        <w:rPr>
          <w:highlight w:val="white"/>
        </w:rPr>
        <w:t>is increased for each register.</w:t>
      </w:r>
    </w:p>
    <w:p w14:paraId="4484487E" w14:textId="77777777" w:rsidR="0018228F" w:rsidRPr="00903DBA" w:rsidRDefault="0018228F" w:rsidP="0018228F">
      <w:pPr>
        <w:pStyle w:val="Code"/>
        <w:rPr>
          <w:highlight w:val="white"/>
        </w:rPr>
      </w:pPr>
      <w:r w:rsidRPr="00903DBA">
        <w:rPr>
          <w:highlight w:val="white"/>
        </w:rPr>
        <w:t xml:space="preserve">      int totalSize = 0;</w:t>
      </w:r>
    </w:p>
    <w:p w14:paraId="21DDD7E8" w14:textId="77777777" w:rsidR="0018228F" w:rsidRPr="00903DBA" w:rsidRDefault="0018228F" w:rsidP="0018228F">
      <w:pPr>
        <w:pStyle w:val="Code"/>
        <w:rPr>
          <w:highlight w:val="white"/>
        </w:rPr>
      </w:pPr>
      <w:r w:rsidRPr="00903DBA">
        <w:rPr>
          <w:highlight w:val="white"/>
        </w:rPr>
        <w:t xml:space="preserve">      int doubleTypeSize = Type.DoubleType.Size();</w:t>
      </w:r>
    </w:p>
    <w:p w14:paraId="56B0ABEF" w14:textId="77777777" w:rsidR="0018228F" w:rsidRPr="00903DBA" w:rsidRDefault="0018228F" w:rsidP="0018228F">
      <w:pPr>
        <w:pStyle w:val="Code"/>
        <w:rPr>
          <w:highlight w:val="white"/>
        </w:rPr>
      </w:pPr>
      <w:r w:rsidRPr="00903DBA">
        <w:rPr>
          <w:highlight w:val="white"/>
        </w:rPr>
        <w:t xml:space="preserve">      foreach (int size in m_topStack) {</w:t>
      </w:r>
    </w:p>
    <w:p w14:paraId="52C0C2B2" w14:textId="77777777" w:rsidR="0018228F" w:rsidRPr="00903DBA" w:rsidRDefault="0018228F" w:rsidP="0018228F">
      <w:pPr>
        <w:pStyle w:val="Code"/>
        <w:rPr>
          <w:highlight w:val="white"/>
        </w:rPr>
      </w:pPr>
      <w:r w:rsidRPr="00903DBA">
        <w:rPr>
          <w:highlight w:val="white"/>
        </w:rPr>
        <w:t xml:space="preserve">        totalSize += size;</w:t>
      </w:r>
    </w:p>
    <w:p w14:paraId="47F9FC75" w14:textId="77777777" w:rsidR="0018228F" w:rsidRPr="00903DBA" w:rsidRDefault="0018228F" w:rsidP="0018228F">
      <w:pPr>
        <w:pStyle w:val="Code"/>
        <w:rPr>
          <w:highlight w:val="white"/>
        </w:rPr>
      </w:pPr>
      <w:r w:rsidRPr="00903DBA">
        <w:rPr>
          <w:highlight w:val="white"/>
        </w:rPr>
        <w:t xml:space="preserve">      }</w:t>
      </w:r>
    </w:p>
    <w:p w14:paraId="5C56ED84" w14:textId="77777777" w:rsidR="0018228F" w:rsidRPr="00903DBA" w:rsidRDefault="0018228F" w:rsidP="0018228F">
      <w:pPr>
        <w:pStyle w:val="Code"/>
        <w:rPr>
          <w:highlight w:val="white"/>
        </w:rPr>
      </w:pPr>
      <w:r w:rsidRPr="00903DBA">
        <w:rPr>
          <w:highlight w:val="white"/>
        </w:rPr>
        <w:t xml:space="preserve">      extraSize += totalSize * doubleTypeSize;</w:t>
      </w:r>
    </w:p>
    <w:p w14:paraId="6B490B7B" w14:textId="77777777" w:rsidR="0018228F" w:rsidRPr="00903DBA" w:rsidRDefault="0018228F" w:rsidP="0018228F">
      <w:pPr>
        <w:pStyle w:val="Code"/>
        <w:rPr>
          <w:highlight w:val="white"/>
        </w:rPr>
      </w:pPr>
    </w:p>
    <w:p w14:paraId="5F7E000C" w14:textId="7C553116" w:rsidR="0043182A" w:rsidRPr="00903DBA" w:rsidRDefault="0043182A" w:rsidP="0043182A">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new Dictionary&lt;Track,int&gt;();</w:t>
      </w:r>
    </w:p>
    <w:p w14:paraId="7FD4C37E" w14:textId="77777777" w:rsidR="0043182A" w:rsidRPr="00903DBA" w:rsidRDefault="0043182A" w:rsidP="0043182A">
      <w:pPr>
        <w:pStyle w:val="Code"/>
        <w:rPr>
          <w:highlight w:val="white"/>
        </w:rPr>
      </w:pPr>
      <w:r w:rsidRPr="00903DBA">
        <w:rPr>
          <w:highlight w:val="white"/>
        </w:rPr>
        <w:t xml:space="preserve">      foreach (KeyValuePair&lt;Symbol, Track&gt; pair in m_trackMap) {</w:t>
      </w:r>
    </w:p>
    <w:p w14:paraId="205CB1A3" w14:textId="77777777" w:rsidR="0043182A" w:rsidRPr="00903DBA" w:rsidRDefault="0043182A" w:rsidP="0043182A">
      <w:pPr>
        <w:pStyle w:val="Code"/>
        <w:rPr>
          <w:highlight w:val="white"/>
        </w:rPr>
      </w:pPr>
      <w:r w:rsidRPr="00903DBA">
        <w:rPr>
          <w:highlight w:val="white"/>
        </w:rPr>
        <w:t xml:space="preserve">        Track track = pair.Value;</w:t>
      </w:r>
    </w:p>
    <w:p w14:paraId="1F176D3E" w14:textId="77777777" w:rsidR="0043182A" w:rsidRPr="00903DBA" w:rsidRDefault="0043182A" w:rsidP="0043182A">
      <w:pPr>
        <w:pStyle w:val="Code"/>
        <w:rPr>
          <w:highlight w:val="white"/>
        </w:rPr>
      </w:pPr>
      <w:r w:rsidRPr="00903DBA">
        <w:rPr>
          <w:highlight w:val="white"/>
        </w:rPr>
        <w:t xml:space="preserve">        AddAssemblyCode(AssemblyOperator.mov, baseRegister,</w:t>
      </w:r>
    </w:p>
    <w:p w14:paraId="60C6B1BF" w14:textId="679AD7B3" w:rsidR="0043182A" w:rsidRPr="00903DBA" w:rsidRDefault="0043182A" w:rsidP="0043182A">
      <w:pPr>
        <w:pStyle w:val="Code"/>
        <w:rPr>
          <w:highlight w:val="white"/>
        </w:rPr>
      </w:pPr>
      <w:r w:rsidRPr="00903DBA">
        <w:rPr>
          <w:highlight w:val="white"/>
        </w:rPr>
        <w:t xml:space="preserve">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 track);</w:t>
      </w:r>
    </w:p>
    <w:p w14:paraId="419DDE81" w14:textId="58B19032" w:rsidR="0043182A" w:rsidRPr="00903DBA" w:rsidRDefault="0043182A" w:rsidP="0043182A">
      <w:pPr>
        <w:pStyle w:val="Code"/>
        <w:rPr>
          <w:highlight w:val="white"/>
        </w:rPr>
      </w:pPr>
      <w:r w:rsidRPr="00903DBA">
        <w:rPr>
          <w:highlight w:val="white"/>
        </w:rPr>
        <w:t xml:space="preserve">        </w:t>
      </w:r>
      <w:r w:rsidR="00273957" w:rsidRPr="00903DBA">
        <w:rPr>
          <w:highlight w:val="white"/>
        </w:rPr>
        <w:t>registerMap</w:t>
      </w:r>
      <w:r w:rsidRPr="00903DBA">
        <w:rPr>
          <w:highlight w:val="white"/>
        </w:rPr>
        <w:t xml:space="preserve">.Add(track,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w:t>
      </w:r>
    </w:p>
    <w:p w14:paraId="606DC6D7" w14:textId="77777777" w:rsidR="0043182A" w:rsidRPr="00903DBA" w:rsidRDefault="0043182A" w:rsidP="0043182A">
      <w:pPr>
        <w:pStyle w:val="Code"/>
        <w:rPr>
          <w:highlight w:val="white"/>
        </w:rPr>
      </w:pPr>
      <w:r w:rsidRPr="00903DBA">
        <w:rPr>
          <w:highlight w:val="white"/>
        </w:rPr>
        <w:t xml:space="preserve">        Symbol symbol = pair.Key;</w:t>
      </w:r>
    </w:p>
    <w:p w14:paraId="6E7206FC" w14:textId="68B7265F" w:rsidR="0043182A" w:rsidRPr="00903DBA" w:rsidRDefault="0043182A" w:rsidP="0043182A">
      <w:pPr>
        <w:pStyle w:val="Code"/>
        <w:rPr>
          <w:highlight w:val="white"/>
        </w:rPr>
      </w:pPr>
      <w:r w:rsidRPr="00903DBA">
        <w:rPr>
          <w:highlight w:val="white"/>
        </w:rPr>
        <w:t xml:space="preserve">        </w:t>
      </w:r>
      <w:r w:rsidR="00BC05D2" w:rsidRPr="00903DBA">
        <w:rPr>
          <w:highlight w:val="white"/>
        </w:rPr>
        <w:t>extraSize</w:t>
      </w:r>
      <w:r w:rsidRPr="00903DBA">
        <w:rPr>
          <w:highlight w:val="white"/>
        </w:rPr>
        <w:t xml:space="preserve"> += symbol.Type.Size();</w:t>
      </w:r>
    </w:p>
    <w:p w14:paraId="2782EC6E" w14:textId="77777777" w:rsidR="0043182A" w:rsidRPr="00903DBA" w:rsidRDefault="0043182A" w:rsidP="0043182A">
      <w:pPr>
        <w:pStyle w:val="Code"/>
        <w:rPr>
          <w:highlight w:val="white"/>
        </w:rPr>
      </w:pPr>
      <w:r w:rsidRPr="00903DBA">
        <w:rPr>
          <w:highlight w:val="white"/>
        </w:rPr>
        <w:t xml:space="preserve">      }</w:t>
      </w:r>
    </w:p>
    <w:p w14:paraId="64B50D9A" w14:textId="7407004E" w:rsidR="0043182A" w:rsidRPr="00903DBA" w:rsidRDefault="007A23A1" w:rsidP="00167A31">
      <w:pPr>
        <w:rPr>
          <w:highlight w:val="white"/>
        </w:rPr>
      </w:pPr>
      <w:r w:rsidRPr="00903DBA">
        <w:rPr>
          <w:highlight w:val="white"/>
        </w:rPr>
        <w:t>After the registers have been stored on the activation record, we store the values of the floating</w:t>
      </w:r>
      <w:r w:rsidR="00D339D8" w:rsidRPr="00903DBA">
        <w:rPr>
          <w:highlight w:val="white"/>
        </w:rPr>
        <w:t>-</w:t>
      </w:r>
      <w:r w:rsidRPr="00903DBA">
        <w:rPr>
          <w:highlight w:val="white"/>
        </w:rPr>
        <w:t>poin</w:t>
      </w:r>
      <w:r w:rsidR="00AF4DBB" w:rsidRPr="00903DBA">
        <w:rPr>
          <w:highlight w:val="white"/>
        </w:rPr>
        <w:t>t</w:t>
      </w:r>
      <w:r w:rsidRPr="00903DBA">
        <w:rPr>
          <w:highlight w:val="white"/>
        </w:rPr>
        <w:t xml:space="preserve"> value stack on the activation record. Again, the </w:t>
      </w:r>
      <w:r w:rsidRPr="00903DBA">
        <w:rPr>
          <w:rStyle w:val="KeyWord0"/>
          <w:highlight w:val="white"/>
        </w:rPr>
        <w:t>extraSize</w:t>
      </w:r>
      <w:r w:rsidRPr="00903DBA">
        <w:rPr>
          <w:highlight w:val="white"/>
        </w:rPr>
        <w:t xml:space="preserve"> field is being increased</w:t>
      </w:r>
      <w:r w:rsidR="00AF4DBB" w:rsidRPr="00903DBA">
        <w:rPr>
          <w:highlight w:val="white"/>
        </w:rPr>
        <w:t xml:space="preserve"> with the size of the values</w:t>
      </w:r>
      <w:r w:rsidRPr="00903DBA">
        <w:rPr>
          <w:highlight w:val="white"/>
        </w:rPr>
        <w:t>.</w:t>
      </w:r>
    </w:p>
    <w:p w14:paraId="4BA39544" w14:textId="6C7EB5D1" w:rsidR="003B6141" w:rsidRPr="00903DBA" w:rsidRDefault="003B6141" w:rsidP="003B6141">
      <w:pPr>
        <w:pStyle w:val="Code"/>
        <w:rPr>
          <w:highlight w:val="white"/>
        </w:rPr>
      </w:pPr>
      <w:r w:rsidRPr="00903DBA">
        <w:rPr>
          <w:highlight w:val="white"/>
        </w:rPr>
        <w:t xml:space="preserve">      int topSize = m_floatStackSize - totalSize;</w:t>
      </w:r>
    </w:p>
    <w:p w14:paraId="7EA5E14A" w14:textId="77777777" w:rsidR="003B6141" w:rsidRPr="00903DBA" w:rsidRDefault="003B6141" w:rsidP="003B6141">
      <w:pPr>
        <w:pStyle w:val="Code"/>
        <w:rPr>
          <w:highlight w:val="white"/>
        </w:rPr>
      </w:pPr>
      <w:r w:rsidRPr="00903DBA">
        <w:rPr>
          <w:highlight w:val="white"/>
        </w:rPr>
        <w:t xml:space="preserve">      m_topStack.Push(topSize);</w:t>
      </w:r>
    </w:p>
    <w:p w14:paraId="4ACC163A" w14:textId="77777777" w:rsidR="003B6141" w:rsidRPr="00903DBA" w:rsidRDefault="003B6141" w:rsidP="0018228F">
      <w:pPr>
        <w:pStyle w:val="Code"/>
        <w:rPr>
          <w:highlight w:val="white"/>
        </w:rPr>
      </w:pPr>
    </w:p>
    <w:p w14:paraId="4D08A8F7" w14:textId="3CC0C82C" w:rsidR="0018228F" w:rsidRPr="00903DBA" w:rsidRDefault="0018228F" w:rsidP="0018228F">
      <w:pPr>
        <w:pStyle w:val="Code"/>
        <w:rPr>
          <w:highlight w:val="white"/>
        </w:rPr>
      </w:pPr>
      <w:r w:rsidRPr="00903DBA">
        <w:rPr>
          <w:highlight w:val="white"/>
        </w:rPr>
        <w:t xml:space="preserve">      for (int count = 0; count &lt; </w:t>
      </w:r>
      <w:r w:rsidR="003B6141" w:rsidRPr="00903DBA">
        <w:rPr>
          <w:highlight w:val="white"/>
        </w:rPr>
        <w:t>topSize</w:t>
      </w:r>
      <w:r w:rsidRPr="00903DBA">
        <w:rPr>
          <w:highlight w:val="white"/>
        </w:rPr>
        <w:t>; ++count) {</w:t>
      </w:r>
    </w:p>
    <w:p w14:paraId="6046F59B" w14:textId="77777777" w:rsidR="0018228F" w:rsidRPr="00903DBA" w:rsidRDefault="0018228F" w:rsidP="0018228F">
      <w:pPr>
        <w:pStyle w:val="Code"/>
        <w:rPr>
          <w:highlight w:val="white"/>
        </w:rPr>
      </w:pPr>
      <w:r w:rsidRPr="00903DBA">
        <w:rPr>
          <w:highlight w:val="white"/>
        </w:rPr>
        <w:t xml:space="preserve">        AddAssemblyCode(AssemblyOperator.fstp_qword, baseRegister,</w:t>
      </w:r>
    </w:p>
    <w:p w14:paraId="1D491380" w14:textId="77777777" w:rsidR="0018228F" w:rsidRPr="00903DBA" w:rsidRDefault="0018228F" w:rsidP="0018228F">
      <w:pPr>
        <w:pStyle w:val="Code"/>
        <w:rPr>
          <w:highlight w:val="white"/>
        </w:rPr>
      </w:pPr>
      <w:r w:rsidRPr="00903DBA">
        <w:rPr>
          <w:highlight w:val="white"/>
        </w:rPr>
        <w:t xml:space="preserve">                        recordSize + extraSize);</w:t>
      </w:r>
    </w:p>
    <w:p w14:paraId="177DE753" w14:textId="77777777" w:rsidR="0018228F" w:rsidRPr="00903DBA" w:rsidRDefault="0018228F" w:rsidP="0018228F">
      <w:pPr>
        <w:pStyle w:val="Code"/>
        <w:rPr>
          <w:highlight w:val="white"/>
        </w:rPr>
      </w:pPr>
      <w:r w:rsidRPr="00903DBA">
        <w:rPr>
          <w:highlight w:val="white"/>
        </w:rPr>
        <w:t xml:space="preserve">        extraSize += doubleTypeSize;</w:t>
      </w:r>
    </w:p>
    <w:p w14:paraId="54201C1D" w14:textId="77777777" w:rsidR="0018228F" w:rsidRPr="00903DBA" w:rsidRDefault="0018228F" w:rsidP="0018228F">
      <w:pPr>
        <w:pStyle w:val="Code"/>
        <w:rPr>
          <w:highlight w:val="white"/>
        </w:rPr>
      </w:pPr>
      <w:r w:rsidRPr="00903DBA">
        <w:rPr>
          <w:highlight w:val="white"/>
        </w:rPr>
        <w:t xml:space="preserve">      }</w:t>
      </w:r>
    </w:p>
    <w:p w14:paraId="4EEF4C9D" w14:textId="74331D06" w:rsidR="0043182A" w:rsidRPr="00903DBA" w:rsidRDefault="000A712F" w:rsidP="000A712F">
      <w:pPr>
        <w:rPr>
          <w:highlight w:val="white"/>
        </w:rPr>
      </w:pPr>
      <w:r w:rsidRPr="00903DBA">
        <w:rPr>
          <w:highlight w:val="white"/>
        </w:rPr>
        <w:t xml:space="preserve">When the </w:t>
      </w:r>
      <w:r w:rsidR="00E33AE6" w:rsidRPr="00903DBA">
        <w:rPr>
          <w:highlight w:val="white"/>
        </w:rPr>
        <w:t xml:space="preserve">values have been stored on the activation record, we need to store the </w:t>
      </w:r>
      <w:r w:rsidR="0076289C" w:rsidRPr="00903DBA">
        <w:rPr>
          <w:highlight w:val="white"/>
        </w:rPr>
        <w:t xml:space="preserve">register map </w:t>
      </w:r>
      <w:r w:rsidR="00612F6C" w:rsidRPr="00903DBA">
        <w:rPr>
          <w:highlight w:val="white"/>
        </w:rPr>
        <w:t>for</w:t>
      </w:r>
      <w:r w:rsidR="00357180" w:rsidRPr="00903DBA">
        <w:rPr>
          <w:highlight w:val="white"/>
        </w:rPr>
        <w:t xml:space="preserve"> the registers to be restored after the function call in the </w:t>
      </w:r>
      <w:r w:rsidR="00357180" w:rsidRPr="00903DBA">
        <w:rPr>
          <w:rStyle w:val="KeyWord0"/>
          <w:highlight w:val="white"/>
        </w:rPr>
        <w:t>PostFunctionCall</w:t>
      </w:r>
      <w:r w:rsidR="00357180" w:rsidRPr="00903DBA">
        <w:rPr>
          <w:highlight w:val="white"/>
        </w:rPr>
        <w:t xml:space="preserve"> method below.</w:t>
      </w:r>
    </w:p>
    <w:p w14:paraId="5F4EBE40" w14:textId="0D08BBCA" w:rsidR="00E33AE6" w:rsidRPr="00903DBA" w:rsidRDefault="00E33AE6" w:rsidP="00E33AE6">
      <w:pPr>
        <w:pStyle w:val="Code"/>
        <w:rPr>
          <w:highlight w:val="white"/>
        </w:rPr>
      </w:pPr>
      <w:r w:rsidRPr="00903DBA">
        <w:rPr>
          <w:highlight w:val="white"/>
        </w:rPr>
        <w:t xml:space="preserve">      m_</w:t>
      </w:r>
      <w:r w:rsidR="00E33459" w:rsidRPr="00903DBA">
        <w:rPr>
          <w:highlight w:val="white"/>
        </w:rPr>
        <w:t>registerMapStack</w:t>
      </w:r>
      <w:r w:rsidRPr="00903DBA">
        <w:rPr>
          <w:highlight w:val="white"/>
        </w:rPr>
        <w:t>.Push(</w:t>
      </w:r>
      <w:r w:rsidR="00273957" w:rsidRPr="00903DBA">
        <w:rPr>
          <w:highlight w:val="white"/>
        </w:rPr>
        <w:t>registerMap</w:t>
      </w:r>
      <w:r w:rsidRPr="00903DBA">
        <w:rPr>
          <w:highlight w:val="white"/>
        </w:rPr>
        <w:t>);</w:t>
      </w:r>
    </w:p>
    <w:p w14:paraId="4D5B1287" w14:textId="209DF6A3" w:rsidR="0043182A" w:rsidRPr="00903DBA" w:rsidRDefault="0043182A" w:rsidP="0043182A">
      <w:pPr>
        <w:pStyle w:val="Code"/>
        <w:rPr>
          <w:highlight w:val="white"/>
        </w:rPr>
      </w:pPr>
      <w:r w:rsidRPr="00903DBA">
        <w:rPr>
          <w:highlight w:val="white"/>
        </w:rPr>
        <w:t xml:space="preserve">      m_recordSizeStack.Push(</w:t>
      </w:r>
      <w:r w:rsidR="00BC05D2" w:rsidRPr="00903DBA">
        <w:rPr>
          <w:highlight w:val="white"/>
        </w:rPr>
        <w:t>extraSize</w:t>
      </w:r>
      <w:r w:rsidRPr="00903DBA">
        <w:rPr>
          <w:highlight w:val="white"/>
        </w:rPr>
        <w:t>);</w:t>
      </w:r>
    </w:p>
    <w:p w14:paraId="670B8D86" w14:textId="48E1509A" w:rsidR="00AB6471" w:rsidRPr="00903DBA" w:rsidRDefault="00A5588B" w:rsidP="00AB6471">
      <w:pPr>
        <w:rPr>
          <w:highlight w:val="white"/>
        </w:rPr>
      </w:pPr>
      <w:r w:rsidRPr="00903DBA">
        <w:rPr>
          <w:highlight w:val="white"/>
        </w:rPr>
        <w:lastRenderedPageBreak/>
        <w:t xml:space="preserve">We also use the </w:t>
      </w:r>
      <w:r w:rsidRPr="00903DBA">
        <w:rPr>
          <w:rStyle w:val="KeyWord0"/>
          <w:highlight w:val="white"/>
        </w:rPr>
        <w:t>m_totalExtraSize</w:t>
      </w:r>
      <w:r w:rsidRPr="00903DBA">
        <w:rPr>
          <w:highlight w:val="white"/>
        </w:rPr>
        <w:t xml:space="preserve"> field to store the total extra size for the </w:t>
      </w:r>
      <w:r w:rsidR="00104C79" w:rsidRPr="00903DBA">
        <w:rPr>
          <w:highlight w:val="white"/>
        </w:rPr>
        <w:t xml:space="preserve">in case of nested calls. </w:t>
      </w:r>
      <w:r w:rsidR="00AB6471" w:rsidRPr="00903DBA">
        <w:rPr>
          <w:highlight w:val="white"/>
        </w:rPr>
        <w:t>Technically, we do not need th</w:t>
      </w:r>
      <w:r w:rsidRPr="00903DBA">
        <w:rPr>
          <w:highlight w:val="white"/>
        </w:rPr>
        <w:t xml:space="preserve">is </w:t>
      </w:r>
      <w:r w:rsidR="00AB6471" w:rsidRPr="00903DBA">
        <w:rPr>
          <w:highlight w:val="white"/>
        </w:rPr>
        <w:t xml:space="preserve">field since we could </w:t>
      </w:r>
      <w:r w:rsidR="00A4072E" w:rsidRPr="00903DBA">
        <w:rPr>
          <w:highlight w:val="white"/>
        </w:rPr>
        <w:t>obtain</w:t>
      </w:r>
      <w:r w:rsidR="009A6B24" w:rsidRPr="00903DBA">
        <w:rPr>
          <w:highlight w:val="white"/>
        </w:rPr>
        <w:t xml:space="preserve"> the same value by </w:t>
      </w:r>
      <w:r w:rsidR="00D95F63" w:rsidRPr="00903DBA">
        <w:rPr>
          <w:highlight w:val="white"/>
        </w:rPr>
        <w:t>summariz</w:t>
      </w:r>
      <w:r w:rsidR="009A6B24" w:rsidRPr="00903DBA">
        <w:rPr>
          <w:highlight w:val="white"/>
        </w:rPr>
        <w:t xml:space="preserve">ing </w:t>
      </w:r>
      <w:r w:rsidR="00AB6471" w:rsidRPr="00903DBA">
        <w:rPr>
          <w:highlight w:val="white"/>
        </w:rPr>
        <w:t xml:space="preserve">the </w:t>
      </w:r>
      <w:r w:rsidR="009A6B24" w:rsidRPr="00903DBA">
        <w:rPr>
          <w:highlight w:val="white"/>
        </w:rPr>
        <w:t xml:space="preserve">values </w:t>
      </w:r>
      <w:r w:rsidR="001016BD" w:rsidRPr="00903DBA">
        <w:rPr>
          <w:highlight w:val="white"/>
        </w:rPr>
        <w:t xml:space="preserve">pushed on </w:t>
      </w:r>
      <w:r w:rsidR="009A6B24" w:rsidRPr="00903DBA">
        <w:rPr>
          <w:highlight w:val="white"/>
        </w:rPr>
        <w:t xml:space="preserve">the </w:t>
      </w:r>
      <w:r w:rsidR="001016BD" w:rsidRPr="00903DBA">
        <w:rPr>
          <w:rStyle w:val="KeyWord0"/>
          <w:highlight w:val="white"/>
        </w:rPr>
        <w:t>m_recordSizeStack</w:t>
      </w:r>
      <w:r w:rsidR="00C306A9" w:rsidRPr="00903DBA">
        <w:rPr>
          <w:highlight w:val="white"/>
        </w:rPr>
        <w:t xml:space="preserve"> stack. However, it has been included for </w:t>
      </w:r>
      <w:r w:rsidR="00A4072E" w:rsidRPr="00903DBA">
        <w:rPr>
          <w:highlight w:val="white"/>
        </w:rPr>
        <w:t>efficiency</w:t>
      </w:r>
      <w:r w:rsidR="00C306A9" w:rsidRPr="00903DBA">
        <w:rPr>
          <w:highlight w:val="white"/>
        </w:rPr>
        <w:t xml:space="preserve"> reasons.</w:t>
      </w:r>
    </w:p>
    <w:p w14:paraId="39E2A9AC" w14:textId="7DF75724" w:rsidR="0043182A" w:rsidRPr="00903DBA" w:rsidRDefault="0043182A" w:rsidP="0043182A">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w:t>
      </w:r>
      <w:r w:rsidR="00BC05D2" w:rsidRPr="00903DBA">
        <w:rPr>
          <w:highlight w:val="white"/>
        </w:rPr>
        <w:t>extraSize</w:t>
      </w:r>
      <w:r w:rsidRPr="00903DBA">
        <w:rPr>
          <w:highlight w:val="white"/>
        </w:rPr>
        <w:t>;</w:t>
      </w:r>
    </w:p>
    <w:p w14:paraId="14D70395" w14:textId="0632A77D" w:rsidR="00F4107E" w:rsidRPr="00903DBA" w:rsidRDefault="00F4107E" w:rsidP="004D05E4">
      <w:pPr>
        <w:jc w:val="center"/>
        <w:rPr>
          <w:highlight w:val="white"/>
        </w:rPr>
      </w:pPr>
      <w:r w:rsidRPr="00903DBA">
        <w:rPr>
          <w:highlight w:val="white"/>
        </w:rPr>
        <w:t xml:space="preserve">The track map is pushed on the stack, and a new object is </w:t>
      </w:r>
      <w:r w:rsidR="00BA5BBC" w:rsidRPr="00903DBA">
        <w:rPr>
          <w:highlight w:val="white"/>
        </w:rPr>
        <w:t>instantiated</w:t>
      </w:r>
      <w:r w:rsidRPr="00903DBA">
        <w:rPr>
          <w:highlight w:val="white"/>
        </w:rPr>
        <w:t xml:space="preserve"> as the new track map. The track map will be restored after the function call.</w:t>
      </w:r>
    </w:p>
    <w:p w14:paraId="47940326" w14:textId="77777777" w:rsidR="0043182A" w:rsidRPr="00903DBA" w:rsidRDefault="0043182A" w:rsidP="0043182A">
      <w:pPr>
        <w:pStyle w:val="Code"/>
        <w:rPr>
          <w:highlight w:val="white"/>
        </w:rPr>
      </w:pPr>
      <w:r w:rsidRPr="00903DBA">
        <w:rPr>
          <w:highlight w:val="white"/>
        </w:rPr>
        <w:t xml:space="preserve">      m_trackMapStack.Push(m_trackMap);</w:t>
      </w:r>
    </w:p>
    <w:p w14:paraId="6AEE0336" w14:textId="0BEFD565" w:rsidR="0043182A" w:rsidRPr="00903DBA" w:rsidRDefault="0043182A" w:rsidP="0043182A">
      <w:pPr>
        <w:pStyle w:val="Code"/>
        <w:rPr>
          <w:highlight w:val="white"/>
        </w:rPr>
      </w:pPr>
      <w:r w:rsidRPr="00903DBA">
        <w:rPr>
          <w:highlight w:val="white"/>
        </w:rPr>
        <w:t xml:space="preserve">      m_trackMap = new Dictionary&lt;Symbol, Track&gt;();</w:t>
      </w:r>
    </w:p>
    <w:p w14:paraId="47FE1857" w14:textId="77777777" w:rsidR="0043182A" w:rsidRPr="00903DBA" w:rsidRDefault="0043182A" w:rsidP="0043182A">
      <w:pPr>
        <w:pStyle w:val="Code"/>
        <w:rPr>
          <w:highlight w:val="white"/>
        </w:rPr>
      </w:pPr>
      <w:r w:rsidRPr="00903DBA">
        <w:rPr>
          <w:highlight w:val="white"/>
        </w:rPr>
        <w:t xml:space="preserve">    }</w:t>
      </w:r>
    </w:p>
    <w:p w14:paraId="558C78CF" w14:textId="3E0E1E2A" w:rsidR="006E5A65" w:rsidRPr="00903DBA" w:rsidRDefault="006E5A65" w:rsidP="006E5A65">
      <w:pPr>
        <w:rPr>
          <w:highlight w:val="white"/>
        </w:rPr>
      </w:pPr>
      <w:bookmarkStart w:id="449" w:name="_Hlk43301151"/>
      <w:r w:rsidRPr="00903DBA">
        <w:rPr>
          <w:highlight w:val="white"/>
        </w:rPr>
        <w:t xml:space="preserve">The </w:t>
      </w:r>
      <w:r w:rsidRPr="00903DBA">
        <w:rPr>
          <w:rStyle w:val="KeyWord0"/>
          <w:highlight w:val="white"/>
        </w:rPr>
        <w:t>m_returnFloating</w:t>
      </w:r>
      <w:r w:rsidRPr="00903DBA">
        <w:rPr>
          <w:highlight w:val="white"/>
        </w:rPr>
        <w:t xml:space="preserve"> is set to true if the </w:t>
      </w:r>
      <w:r w:rsidR="00B57D1B" w:rsidRPr="00903DBA">
        <w:rPr>
          <w:highlight w:val="white"/>
        </w:rPr>
        <w:t xml:space="preserve">function returns a floating value. In that case the value is stored on the floating-point value stack and need to be considered by the </w:t>
      </w:r>
      <w:r w:rsidR="00B57D1B" w:rsidRPr="00903DBA">
        <w:rPr>
          <w:rStyle w:val="KeyWord0"/>
          <w:highlight w:val="white"/>
        </w:rPr>
        <w:t>PostCallFunction</w:t>
      </w:r>
      <w:r w:rsidR="00B57D1B" w:rsidRPr="00903DBA">
        <w:rPr>
          <w:highlight w:val="white"/>
        </w:rPr>
        <w:t xml:space="preserve"> method below.</w:t>
      </w:r>
    </w:p>
    <w:p w14:paraId="44EFD300" w14:textId="6B0C6506" w:rsidR="00F3041E" w:rsidRPr="00903DBA" w:rsidRDefault="00F3041E" w:rsidP="00F3041E">
      <w:pPr>
        <w:pStyle w:val="Code"/>
        <w:rPr>
          <w:highlight w:val="white"/>
        </w:rPr>
      </w:pPr>
      <w:r w:rsidRPr="00903DBA">
        <w:rPr>
          <w:highlight w:val="white"/>
        </w:rPr>
        <w:t xml:space="preserve">    private bool m_returnFloating = false;</w:t>
      </w:r>
    </w:p>
    <w:p w14:paraId="3F7E8BC7" w14:textId="169EE820" w:rsidR="00F3041E" w:rsidRPr="00903DBA" w:rsidRDefault="005B2629" w:rsidP="005B2629">
      <w:pPr>
        <w:rPr>
          <w:color w:val="auto"/>
          <w:highlight w:val="white"/>
        </w:rPr>
      </w:pPr>
      <w:r w:rsidRPr="00903DBA">
        <w:rPr>
          <w:highlight w:val="white"/>
        </w:rPr>
        <w:t xml:space="preserve">When calling a function there are several cases to consider: the function symbol </w:t>
      </w:r>
      <w:r w:rsidR="00973B3A" w:rsidRPr="00903DBA">
        <w:rPr>
          <w:highlight w:val="white"/>
        </w:rPr>
        <w:t>holding the func</w:t>
      </w:r>
      <w:r w:rsidR="0035730A" w:rsidRPr="00903DBA">
        <w:rPr>
          <w:highlight w:val="white"/>
        </w:rPr>
        <w:t>t</w:t>
      </w:r>
      <w:r w:rsidR="00973B3A" w:rsidRPr="00903DBA">
        <w:rPr>
          <w:highlight w:val="white"/>
        </w:rPr>
        <w:t xml:space="preserve">ion to be called </w:t>
      </w:r>
      <w:r w:rsidRPr="00903DBA">
        <w:rPr>
          <w:highlight w:val="white"/>
        </w:rPr>
        <w:t xml:space="preserve">may be a </w:t>
      </w:r>
      <w:r w:rsidR="000706B9" w:rsidRPr="00903DBA">
        <w:rPr>
          <w:highlight w:val="white"/>
        </w:rPr>
        <w:t xml:space="preserve">proper </w:t>
      </w:r>
      <w:r w:rsidRPr="00903DBA">
        <w:rPr>
          <w:highlight w:val="white"/>
        </w:rPr>
        <w:t>function or a pointer to a function</w:t>
      </w:r>
      <w:r w:rsidR="00D70CB1" w:rsidRPr="00903DBA">
        <w:rPr>
          <w:highlight w:val="white"/>
        </w:rPr>
        <w:t>, and</w:t>
      </w:r>
      <w:r w:rsidRPr="00903DBA">
        <w:rPr>
          <w:highlight w:val="white"/>
        </w:rPr>
        <w:t xml:space="preserve"> the caller or callee function (or both) may be elliptic.</w:t>
      </w:r>
    </w:p>
    <w:p w14:paraId="30684DF5" w14:textId="77777777" w:rsidR="0043182A" w:rsidRPr="00903DBA" w:rsidRDefault="0043182A" w:rsidP="0043182A">
      <w:pPr>
        <w:pStyle w:val="Code"/>
        <w:rPr>
          <w:highlight w:val="white"/>
        </w:rPr>
      </w:pPr>
      <w:r w:rsidRPr="00903DBA">
        <w:rPr>
          <w:highlight w:val="white"/>
        </w:rPr>
        <w:t xml:space="preserve">    public void FunctionCall(MiddleCode middleCode, int index) {</w:t>
      </w:r>
    </w:p>
    <w:p w14:paraId="4D1B1757" w14:textId="345B1765" w:rsidR="0043182A" w:rsidRPr="00903DBA" w:rsidRDefault="0043182A" w:rsidP="0043182A">
      <w:pPr>
        <w:pStyle w:val="Code"/>
        <w:rPr>
          <w:highlight w:val="white"/>
        </w:rPr>
      </w:pPr>
      <w:r w:rsidRPr="00903DBA">
        <w:rPr>
          <w:highlight w:val="white"/>
        </w:rPr>
        <w:t xml:space="preserve">      int recordSize = ((int) middleCode[</w:t>
      </w:r>
      <w:r w:rsidR="00984453" w:rsidRPr="00903DBA">
        <w:rPr>
          <w:highlight w:val="white"/>
        </w:rPr>
        <w:t>0</w:t>
      </w:r>
      <w:r w:rsidRPr="00903DBA">
        <w:rPr>
          <w:highlight w:val="white"/>
        </w:rPr>
        <w:t>]) +</w:t>
      </w:r>
      <w:r w:rsidR="00AA79D3" w:rsidRPr="00903DBA">
        <w:rPr>
          <w:highlight w:val="white"/>
        </w:rPr>
        <w:t xml:space="preserve"> </w:t>
      </w:r>
      <w:r w:rsidR="006E0307" w:rsidRPr="00903DBA">
        <w:rPr>
          <w:highlight w:val="white"/>
        </w:rPr>
        <w:t>m_totalExtraSize</w:t>
      </w:r>
      <w:r w:rsidRPr="00903DBA">
        <w:rPr>
          <w:highlight w:val="white"/>
        </w:rPr>
        <w:t>;</w:t>
      </w:r>
    </w:p>
    <w:p w14:paraId="235B3754" w14:textId="483D04AB" w:rsidR="0043182A" w:rsidRPr="00903DBA" w:rsidRDefault="0043182A" w:rsidP="0043182A">
      <w:pPr>
        <w:pStyle w:val="Code"/>
        <w:rPr>
          <w:highlight w:val="white"/>
        </w:rPr>
      </w:pPr>
      <w:r w:rsidRPr="00903DBA">
        <w:rPr>
          <w:highlight w:val="white"/>
        </w:rPr>
        <w:t xml:space="preserve">      Symbol calleeSymbol = (Symbol) middleCode[</w:t>
      </w:r>
      <w:r w:rsidR="00984453" w:rsidRPr="00903DBA">
        <w:rPr>
          <w:highlight w:val="white"/>
        </w:rPr>
        <w:t>1</w:t>
      </w:r>
      <w:r w:rsidRPr="00903DBA">
        <w:rPr>
          <w:highlight w:val="white"/>
        </w:rPr>
        <w:t>];</w:t>
      </w:r>
    </w:p>
    <w:p w14:paraId="7D66595E" w14:textId="77777777" w:rsidR="0043182A" w:rsidRPr="00903DBA" w:rsidRDefault="0043182A" w:rsidP="0043182A">
      <w:pPr>
        <w:pStyle w:val="Code"/>
        <w:rPr>
          <w:highlight w:val="white"/>
        </w:rPr>
      </w:pPr>
      <w:r w:rsidRPr="00903DBA">
        <w:rPr>
          <w:highlight w:val="white"/>
        </w:rPr>
        <w:t xml:space="preserve">      int extraSize = (int) middleCode[2];</w:t>
      </w:r>
    </w:p>
    <w:p w14:paraId="7C4D0FF8" w14:textId="77777777" w:rsidR="00D5503D" w:rsidRPr="00903DBA" w:rsidRDefault="00D5503D" w:rsidP="00D5503D">
      <w:pPr>
        <w:rPr>
          <w:color w:val="auto"/>
          <w:highlight w:val="white"/>
        </w:rPr>
      </w:pPr>
      <w:r w:rsidRPr="00903DBA">
        <w:rPr>
          <w:highlight w:val="white"/>
        </w:rPr>
        <w:t>The type is the function or, in case of a pointer the pointer type, the function the pointer points at.</w:t>
      </w:r>
    </w:p>
    <w:p w14:paraId="7A0EEF14" w14:textId="77777777" w:rsidR="0043182A" w:rsidRPr="00903DBA" w:rsidRDefault="0043182A" w:rsidP="0043182A">
      <w:pPr>
        <w:pStyle w:val="Code"/>
        <w:rPr>
          <w:highlight w:val="white"/>
        </w:rPr>
      </w:pPr>
      <w:r w:rsidRPr="00903DBA">
        <w:rPr>
          <w:highlight w:val="white"/>
        </w:rPr>
        <w:t xml:space="preserve">      Type calleeType = calleeSymbol.Type.IsFunction()</w:t>
      </w:r>
    </w:p>
    <w:p w14:paraId="29F6CB47" w14:textId="77777777" w:rsidR="0043182A" w:rsidRPr="00903DBA" w:rsidRDefault="0043182A" w:rsidP="0043182A">
      <w:pPr>
        <w:pStyle w:val="Code"/>
        <w:rPr>
          <w:highlight w:val="white"/>
        </w:rPr>
      </w:pPr>
      <w:r w:rsidRPr="00903DBA">
        <w:rPr>
          <w:highlight w:val="white"/>
        </w:rPr>
        <w:t xml:space="preserve">                      ? calleeSymbol.Type : calleeSymbol.Type.PointerType;</w:t>
      </w:r>
    </w:p>
    <w:p w14:paraId="70CDD2E6" w14:textId="0049C914" w:rsidR="004D4C39" w:rsidRPr="00903DBA" w:rsidRDefault="00D5503D" w:rsidP="00D5503D">
      <w:pPr>
        <w:rPr>
          <w:highlight w:val="white"/>
        </w:rPr>
      </w:pPr>
      <w:r w:rsidRPr="00903DBA">
        <w:rPr>
          <w:highlight w:val="white"/>
        </w:rPr>
        <w:t xml:space="preserve">Both the caller and callee function may be </w:t>
      </w:r>
      <w:r w:rsidR="003225A4" w:rsidRPr="00903DBA">
        <w:rPr>
          <w:highlight w:val="white"/>
        </w:rPr>
        <w:t>elliptic</w:t>
      </w:r>
      <w:r w:rsidR="00D45BBB" w:rsidRPr="00903DBA">
        <w:rPr>
          <w:highlight w:val="white"/>
        </w:rPr>
        <w:t>.</w:t>
      </w:r>
    </w:p>
    <w:p w14:paraId="3BD1823B" w14:textId="77777777" w:rsidR="0043182A" w:rsidRPr="00903DBA" w:rsidRDefault="0043182A" w:rsidP="0043182A">
      <w:pPr>
        <w:pStyle w:val="Code"/>
        <w:rPr>
          <w:highlight w:val="white"/>
        </w:rPr>
      </w:pPr>
      <w:r w:rsidRPr="00903DBA">
        <w:rPr>
          <w:highlight w:val="white"/>
        </w:rPr>
        <w:t xml:space="preserve">      bool callerEllipse = SymbolTable.CurrentFunction.Type.IsEllipse(),</w:t>
      </w:r>
    </w:p>
    <w:p w14:paraId="6F7DEA72" w14:textId="77777777" w:rsidR="0043182A" w:rsidRPr="00903DBA" w:rsidRDefault="0043182A" w:rsidP="0043182A">
      <w:pPr>
        <w:pStyle w:val="Code"/>
        <w:rPr>
          <w:highlight w:val="white"/>
        </w:rPr>
      </w:pPr>
      <w:r w:rsidRPr="00903DBA">
        <w:rPr>
          <w:highlight w:val="white"/>
        </w:rPr>
        <w:t xml:space="preserve">           calleeEllipse = calleeType.IsEllipse();</w:t>
      </w:r>
    </w:p>
    <w:p w14:paraId="6CBCBB4B" w14:textId="0C45E13F" w:rsidR="00D45BBB" w:rsidRPr="00903DBA" w:rsidRDefault="003B7755" w:rsidP="00D45BBB">
      <w:pPr>
        <w:rPr>
          <w:highlight w:val="white"/>
        </w:rPr>
      </w:pPr>
      <w:r w:rsidRPr="00903DBA">
        <w:rPr>
          <w:highlight w:val="white"/>
        </w:rPr>
        <w:t xml:space="preserve">The frame register is the elliptic frame pointer </w:t>
      </w:r>
      <w:r w:rsidR="00C666BF" w:rsidRPr="00903DBA">
        <w:rPr>
          <w:highlight w:val="white"/>
        </w:rPr>
        <w:t xml:space="preserve">register if the caller function is elliptic. </w:t>
      </w:r>
      <w:r w:rsidR="006323A0" w:rsidRPr="00903DBA">
        <w:rPr>
          <w:highlight w:val="white"/>
        </w:rPr>
        <w:t>If it not, i</w:t>
      </w:r>
      <w:r w:rsidR="00C666BF" w:rsidRPr="00903DBA">
        <w:rPr>
          <w:highlight w:val="white"/>
        </w:rPr>
        <w:t>t is the regular frame pointer register</w:t>
      </w:r>
      <w:r w:rsidR="006323A0" w:rsidRPr="00903DBA">
        <w:rPr>
          <w:highlight w:val="white"/>
        </w:rPr>
        <w:t>.</w:t>
      </w:r>
    </w:p>
    <w:p w14:paraId="2431A8A8" w14:textId="77777777" w:rsidR="0043182A" w:rsidRPr="00903DBA" w:rsidRDefault="0043182A" w:rsidP="0043182A">
      <w:pPr>
        <w:pStyle w:val="Code"/>
        <w:rPr>
          <w:highlight w:val="white"/>
        </w:rPr>
      </w:pPr>
      <w:r w:rsidRPr="00903DBA">
        <w:rPr>
          <w:highlight w:val="white"/>
        </w:rPr>
        <w:t xml:space="preserve">      Register frameRegister = callerEllipse ? AssemblyCode.EllipseRegister</w:t>
      </w:r>
    </w:p>
    <w:p w14:paraId="202003B5" w14:textId="77777777" w:rsidR="0043182A" w:rsidRPr="00903DBA" w:rsidRDefault="0043182A" w:rsidP="0043182A">
      <w:pPr>
        <w:pStyle w:val="Code"/>
        <w:rPr>
          <w:highlight w:val="white"/>
        </w:rPr>
      </w:pPr>
      <w:r w:rsidRPr="00903DBA">
        <w:rPr>
          <w:highlight w:val="white"/>
        </w:rPr>
        <w:t xml:space="preserve">                                             : AssemblyCode.FrameRegister;               </w:t>
      </w:r>
    </w:p>
    <w:p w14:paraId="1E9812D6" w14:textId="64526300" w:rsidR="0029649A" w:rsidRPr="00903DBA" w:rsidRDefault="0029649A" w:rsidP="0029649A">
      <w:pPr>
        <w:rPr>
          <w:color w:val="auto"/>
          <w:highlight w:val="white"/>
        </w:rPr>
      </w:pPr>
      <w:r w:rsidRPr="00903DBA">
        <w:rPr>
          <w:highlight w:val="white"/>
        </w:rPr>
        <w:t xml:space="preserve">We start by adding the assembly code instruction for the return address. To begin with, we set it to the index of the next middle code instruction. However, the address will be changed </w:t>
      </w:r>
      <w:r w:rsidR="00D36CCF" w:rsidRPr="00903DBA">
        <w:rPr>
          <w:highlight w:val="white"/>
        </w:rPr>
        <w:t>by</w:t>
      </w:r>
      <w:r w:rsidR="002A5B54" w:rsidRPr="00903DBA">
        <w:rPr>
          <w:highlight w:val="white"/>
        </w:rPr>
        <w:t xml:space="preserve"> the</w:t>
      </w:r>
      <w:r w:rsidR="00D36CCF" w:rsidRPr="00903DBA">
        <w:rPr>
          <w:highlight w:val="white"/>
        </w:rPr>
        <w:t xml:space="preserve"> </w:t>
      </w:r>
      <w:r w:rsidR="002977AF" w:rsidRPr="00903DBA">
        <w:rPr>
          <w:rStyle w:val="KeyWord0"/>
          <w:highlight w:val="white"/>
        </w:rPr>
        <w:t>WindowsJumpInfo</w:t>
      </w:r>
      <w:r w:rsidR="00D36CCF" w:rsidRPr="00903DBA">
        <w:rPr>
          <w:highlight w:val="white"/>
        </w:rPr>
        <w:t xml:space="preserve"> </w:t>
      </w:r>
      <w:r w:rsidR="002A5B54" w:rsidRPr="00903DBA">
        <w:rPr>
          <w:highlight w:val="white"/>
        </w:rPr>
        <w:t xml:space="preserve">method </w:t>
      </w:r>
      <w:r w:rsidRPr="00903DBA">
        <w:rPr>
          <w:highlight w:val="white"/>
        </w:rPr>
        <w:t>to a proper assembly code address.</w:t>
      </w:r>
    </w:p>
    <w:p w14:paraId="5F81038A" w14:textId="62C910BF" w:rsidR="00041417" w:rsidRPr="00903DBA" w:rsidRDefault="00041417" w:rsidP="00041417">
      <w:pPr>
        <w:pStyle w:val="Code"/>
        <w:rPr>
          <w:highlight w:val="white"/>
        </w:rPr>
      </w:pPr>
      <w:r w:rsidRPr="00903DBA">
        <w:rPr>
          <w:highlight w:val="white"/>
        </w:rPr>
        <w:t xml:space="preserve">      AddAssemblyCode(AssemblyOperator.</w:t>
      </w:r>
      <w:r w:rsidR="007E5B53" w:rsidRPr="00903DBA">
        <w:rPr>
          <w:highlight w:val="white"/>
        </w:rPr>
        <w:t>return_address</w:t>
      </w:r>
      <w:r w:rsidRPr="00903DBA">
        <w:rPr>
          <w:highlight w:val="white"/>
        </w:rPr>
        <w:t>, frameRegister,</w:t>
      </w:r>
    </w:p>
    <w:p w14:paraId="7371AF3A" w14:textId="77777777" w:rsidR="00041417" w:rsidRPr="00903DBA" w:rsidRDefault="00041417" w:rsidP="00041417">
      <w:pPr>
        <w:pStyle w:val="Code"/>
        <w:rPr>
          <w:highlight w:val="white"/>
        </w:rPr>
      </w:pPr>
      <w:r w:rsidRPr="00903DBA">
        <w:rPr>
          <w:highlight w:val="white"/>
        </w:rPr>
        <w:t xml:space="preserve">                      recordSize + SymbolTable.ReturnAddressOffset,</w:t>
      </w:r>
    </w:p>
    <w:p w14:paraId="6B5C4C10" w14:textId="77777777" w:rsidR="00041417" w:rsidRPr="00903DBA" w:rsidRDefault="00041417" w:rsidP="00041417">
      <w:pPr>
        <w:pStyle w:val="Code"/>
        <w:rPr>
          <w:highlight w:val="white"/>
        </w:rPr>
      </w:pPr>
      <w:r w:rsidRPr="00903DBA">
        <w:rPr>
          <w:highlight w:val="white"/>
        </w:rPr>
        <w:t xml:space="preserve">                      (BigInteger) (index + 1));</w:t>
      </w:r>
    </w:p>
    <w:p w14:paraId="2FDF911E" w14:textId="25C03E53" w:rsidR="0085524D" w:rsidRPr="00903DBA" w:rsidRDefault="0085524D" w:rsidP="0085524D">
      <w:pPr>
        <w:rPr>
          <w:color w:val="auto"/>
          <w:highlight w:val="white"/>
        </w:rPr>
      </w:pPr>
      <w:r w:rsidRPr="00903DBA">
        <w:rPr>
          <w:highlight w:val="white"/>
        </w:rPr>
        <w:t xml:space="preserve">We set the current regular </w:t>
      </w:r>
      <w:r w:rsidR="00784B16" w:rsidRPr="00903DBA">
        <w:rPr>
          <w:highlight w:val="white"/>
        </w:rPr>
        <w:t xml:space="preserve">frame pointer </w:t>
      </w:r>
      <w:r w:rsidRPr="00903DBA">
        <w:rPr>
          <w:highlight w:val="white"/>
        </w:rPr>
        <w:t>and</w:t>
      </w:r>
      <w:r w:rsidR="004B36F4" w:rsidRPr="00903DBA">
        <w:rPr>
          <w:highlight w:val="white"/>
        </w:rPr>
        <w:t xml:space="preserve">, in case of </w:t>
      </w:r>
      <w:r w:rsidR="00784B16" w:rsidRPr="00903DBA">
        <w:rPr>
          <w:highlight w:val="white"/>
        </w:rPr>
        <w:t xml:space="preserve">an </w:t>
      </w:r>
      <w:r w:rsidR="004B36F4" w:rsidRPr="00903DBA">
        <w:rPr>
          <w:highlight w:val="white"/>
        </w:rPr>
        <w:t xml:space="preserve">elliptic caller function, </w:t>
      </w:r>
      <w:r w:rsidR="00784B16" w:rsidRPr="00903DBA">
        <w:rPr>
          <w:highlight w:val="white"/>
        </w:rPr>
        <w:t xml:space="preserve">the </w:t>
      </w:r>
      <w:r w:rsidRPr="00903DBA">
        <w:rPr>
          <w:highlight w:val="white"/>
        </w:rPr>
        <w:t xml:space="preserve">elliptic pointer to their offset in the activations record of the callee function. </w:t>
      </w:r>
      <w:r w:rsidR="00FF6DE2" w:rsidRPr="00903DBA">
        <w:rPr>
          <w:highlight w:val="white"/>
        </w:rPr>
        <w:t>In this way, we can reset their values in accordance with the caller function r</w:t>
      </w:r>
      <w:r w:rsidRPr="00903DBA">
        <w:rPr>
          <w:highlight w:val="white"/>
        </w:rPr>
        <w:t>eturning from the function call.</w:t>
      </w:r>
    </w:p>
    <w:p w14:paraId="2AC66AE8"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8FFFF9B" w14:textId="77777777" w:rsidR="00041417" w:rsidRPr="00903DBA" w:rsidRDefault="00041417" w:rsidP="00041417">
      <w:pPr>
        <w:pStyle w:val="Code"/>
        <w:rPr>
          <w:highlight w:val="white"/>
        </w:rPr>
      </w:pPr>
      <w:r w:rsidRPr="00903DBA">
        <w:rPr>
          <w:highlight w:val="white"/>
        </w:rPr>
        <w:t xml:space="preserve">                      recordSize + SymbolTable.RegularFrameOffset,</w:t>
      </w:r>
    </w:p>
    <w:p w14:paraId="2FFD8F10" w14:textId="77777777" w:rsidR="00041417" w:rsidRPr="00903DBA" w:rsidRDefault="00041417" w:rsidP="00041417">
      <w:pPr>
        <w:pStyle w:val="Code"/>
        <w:rPr>
          <w:highlight w:val="white"/>
        </w:rPr>
      </w:pPr>
      <w:r w:rsidRPr="00903DBA">
        <w:rPr>
          <w:highlight w:val="white"/>
        </w:rPr>
        <w:t xml:space="preserve">                      AssemblyCode.FrameRegister);</w:t>
      </w:r>
    </w:p>
    <w:p w14:paraId="2D6623AB" w14:textId="77777777" w:rsidR="00041417" w:rsidRPr="00903DBA" w:rsidRDefault="00041417" w:rsidP="00041417">
      <w:pPr>
        <w:pStyle w:val="Code"/>
        <w:rPr>
          <w:highlight w:val="white"/>
        </w:rPr>
      </w:pPr>
    </w:p>
    <w:p w14:paraId="42731C35" w14:textId="77777777" w:rsidR="00041417" w:rsidRPr="00903DBA" w:rsidRDefault="00041417" w:rsidP="00041417">
      <w:pPr>
        <w:pStyle w:val="Code"/>
        <w:rPr>
          <w:highlight w:val="white"/>
        </w:rPr>
      </w:pPr>
      <w:r w:rsidRPr="00903DBA">
        <w:rPr>
          <w:highlight w:val="white"/>
        </w:rPr>
        <w:t xml:space="preserve">      if (callerEllipse) {</w:t>
      </w:r>
    </w:p>
    <w:p w14:paraId="550DE2DD"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0C50850" w14:textId="77777777" w:rsidR="00041417" w:rsidRPr="00903DBA" w:rsidRDefault="00041417" w:rsidP="00041417">
      <w:pPr>
        <w:pStyle w:val="Code"/>
        <w:rPr>
          <w:highlight w:val="white"/>
        </w:rPr>
      </w:pPr>
      <w:r w:rsidRPr="00903DBA">
        <w:rPr>
          <w:highlight w:val="white"/>
        </w:rPr>
        <w:lastRenderedPageBreak/>
        <w:t xml:space="preserve">                        recordSize + SymbolTable.EllipseFrameOffset,</w:t>
      </w:r>
    </w:p>
    <w:p w14:paraId="71DC983C" w14:textId="77777777" w:rsidR="00041417" w:rsidRPr="00903DBA" w:rsidRDefault="00041417" w:rsidP="00041417">
      <w:pPr>
        <w:pStyle w:val="Code"/>
        <w:rPr>
          <w:highlight w:val="white"/>
        </w:rPr>
      </w:pPr>
      <w:r w:rsidRPr="00903DBA">
        <w:rPr>
          <w:highlight w:val="white"/>
        </w:rPr>
        <w:t xml:space="preserve">                        AssemblyCode.EllipseRegister);</w:t>
      </w:r>
    </w:p>
    <w:p w14:paraId="36C93853" w14:textId="55C63047" w:rsidR="00041417" w:rsidRPr="00903DBA" w:rsidRDefault="00041417" w:rsidP="00041417">
      <w:pPr>
        <w:pStyle w:val="Code"/>
        <w:rPr>
          <w:highlight w:val="white"/>
        </w:rPr>
      </w:pPr>
      <w:r w:rsidRPr="00903DBA">
        <w:rPr>
          <w:highlight w:val="white"/>
        </w:rPr>
        <w:t xml:space="preserve">      }</w:t>
      </w:r>
    </w:p>
    <w:p w14:paraId="2F3701A4" w14:textId="1BC5E268" w:rsidR="00840F91" w:rsidRPr="00903DBA" w:rsidRDefault="005B0C79" w:rsidP="005B0C79">
      <w:pPr>
        <w:rPr>
          <w:highlight w:val="white"/>
        </w:rPr>
      </w:pPr>
      <w:r w:rsidRPr="00903DBA">
        <w:rPr>
          <w:highlight w:val="white"/>
        </w:rPr>
        <w:t xml:space="preserve">If the callee function is a pointer to a function, we load its value into the </w:t>
      </w:r>
      <w:r w:rsidRPr="00903DBA">
        <w:rPr>
          <w:rStyle w:val="KeyWord0"/>
          <w:highlight w:val="white"/>
        </w:rPr>
        <w:t>jumpTrack</w:t>
      </w:r>
      <w:r w:rsidRPr="00903DBA">
        <w:rPr>
          <w:highlight w:val="white"/>
        </w:rPr>
        <w:t xml:space="preserve"> track. We must load the value into the track before we increase the frame register below.</w:t>
      </w:r>
    </w:p>
    <w:p w14:paraId="3F12820D" w14:textId="77777777" w:rsidR="00840F91" w:rsidRPr="00903DBA" w:rsidRDefault="00840F91" w:rsidP="00840F91">
      <w:pPr>
        <w:pStyle w:val="Code"/>
        <w:rPr>
          <w:highlight w:val="white"/>
        </w:rPr>
      </w:pPr>
      <w:r w:rsidRPr="00903DBA">
        <w:rPr>
          <w:highlight w:val="white"/>
        </w:rPr>
        <w:t xml:space="preserve">      Track jumpTrack = null;</w:t>
      </w:r>
    </w:p>
    <w:p w14:paraId="44140FC7" w14:textId="77777777" w:rsidR="00840F91" w:rsidRPr="00903DBA" w:rsidRDefault="00840F91" w:rsidP="00840F91">
      <w:pPr>
        <w:pStyle w:val="Code"/>
        <w:rPr>
          <w:highlight w:val="white"/>
        </w:rPr>
      </w:pPr>
      <w:r w:rsidRPr="00903DBA">
        <w:rPr>
          <w:highlight w:val="white"/>
        </w:rPr>
        <w:t xml:space="preserve">      if (!calleeSymbol.Type.IsFunction()) {</w:t>
      </w:r>
    </w:p>
    <w:p w14:paraId="50AE2414" w14:textId="77777777" w:rsidR="00840F91" w:rsidRPr="00903DBA" w:rsidRDefault="00840F91" w:rsidP="00840F91">
      <w:pPr>
        <w:pStyle w:val="Code"/>
        <w:rPr>
          <w:highlight w:val="white"/>
        </w:rPr>
      </w:pPr>
      <w:r w:rsidRPr="00903DBA">
        <w:rPr>
          <w:highlight w:val="white"/>
        </w:rPr>
        <w:t xml:space="preserve">        jumpTrack = LoadValueToRegister(calleeSymbol);</w:t>
      </w:r>
    </w:p>
    <w:p w14:paraId="43AAE47D" w14:textId="77777777" w:rsidR="00840F91" w:rsidRPr="00903DBA" w:rsidRDefault="00840F91" w:rsidP="00840F91">
      <w:pPr>
        <w:pStyle w:val="Code"/>
        <w:rPr>
          <w:highlight w:val="white"/>
        </w:rPr>
      </w:pPr>
      <w:r w:rsidRPr="00903DBA">
        <w:rPr>
          <w:highlight w:val="white"/>
        </w:rPr>
        <w:t xml:space="preserve">      }            </w:t>
      </w:r>
    </w:p>
    <w:p w14:paraId="34A78B12" w14:textId="0613A090" w:rsidR="004D4C39" w:rsidRPr="00903DBA" w:rsidRDefault="00A01914" w:rsidP="00A01914">
      <w:pPr>
        <w:rPr>
          <w:highlight w:val="white"/>
        </w:rPr>
      </w:pPr>
      <w:r w:rsidRPr="00903DBA">
        <w:rPr>
          <w:highlight w:val="white"/>
        </w:rPr>
        <w:t>We add the size of the caller function’s activation record to the frame pointer, so that it pointes at the activation record of the callee function.</w:t>
      </w:r>
    </w:p>
    <w:p w14:paraId="74248E20" w14:textId="77777777" w:rsidR="00041417" w:rsidRPr="00903DBA" w:rsidRDefault="00041417" w:rsidP="00041417">
      <w:pPr>
        <w:pStyle w:val="Code"/>
        <w:rPr>
          <w:highlight w:val="white"/>
        </w:rPr>
      </w:pPr>
      <w:r w:rsidRPr="00903DBA">
        <w:rPr>
          <w:highlight w:val="white"/>
        </w:rPr>
        <w:t xml:space="preserve">      AddAssemblyCode(AssemblyOperator.add, frameRegister, // add di, 10</w:t>
      </w:r>
    </w:p>
    <w:p w14:paraId="396D4727" w14:textId="77777777" w:rsidR="00041417" w:rsidRPr="00903DBA" w:rsidRDefault="00041417" w:rsidP="00041417">
      <w:pPr>
        <w:pStyle w:val="Code"/>
        <w:rPr>
          <w:highlight w:val="white"/>
        </w:rPr>
      </w:pPr>
      <w:r w:rsidRPr="00903DBA">
        <w:rPr>
          <w:highlight w:val="white"/>
        </w:rPr>
        <w:t xml:space="preserve">                      (BigInteger) recordSize);</w:t>
      </w:r>
    </w:p>
    <w:p w14:paraId="3309EDFA" w14:textId="77777777" w:rsidR="00FE22BA" w:rsidRPr="00903DBA" w:rsidRDefault="00FE22BA" w:rsidP="00FE22BA">
      <w:pPr>
        <w:rPr>
          <w:highlight w:val="white"/>
        </w:rPr>
      </w:pPr>
      <w:r w:rsidRPr="00903DBA">
        <w:rPr>
          <w:highlight w:val="white"/>
        </w:rPr>
        <w:t>If the caller function is elliptic, the frame pointer that we just added is the elliptic frame pointer, and we also need to set the regular frame pointer to the same value.</w:t>
      </w:r>
    </w:p>
    <w:p w14:paraId="4BAE3787" w14:textId="77777777" w:rsidR="00041417" w:rsidRPr="00903DBA" w:rsidRDefault="00041417" w:rsidP="00041417">
      <w:pPr>
        <w:pStyle w:val="Code"/>
        <w:rPr>
          <w:highlight w:val="white"/>
        </w:rPr>
      </w:pPr>
      <w:r w:rsidRPr="00903DBA">
        <w:rPr>
          <w:highlight w:val="white"/>
        </w:rPr>
        <w:t xml:space="preserve">      if (callerEllipse) { // mov bp, di</w:t>
      </w:r>
    </w:p>
    <w:p w14:paraId="75951F2A" w14:textId="77777777" w:rsidR="00041417" w:rsidRPr="00903DBA" w:rsidRDefault="00041417" w:rsidP="00041417">
      <w:pPr>
        <w:pStyle w:val="Code"/>
        <w:rPr>
          <w:highlight w:val="white"/>
        </w:rPr>
      </w:pPr>
      <w:r w:rsidRPr="00903DBA">
        <w:rPr>
          <w:highlight w:val="white"/>
        </w:rPr>
        <w:t xml:space="preserve">        AddAssemblyCode(AssemblyOperator.mov, AssemblyCode.FrameRegister,</w:t>
      </w:r>
    </w:p>
    <w:p w14:paraId="74D98863" w14:textId="77777777" w:rsidR="00041417" w:rsidRPr="00903DBA" w:rsidRDefault="00041417" w:rsidP="00041417">
      <w:pPr>
        <w:pStyle w:val="Code"/>
        <w:rPr>
          <w:highlight w:val="white"/>
        </w:rPr>
      </w:pPr>
      <w:r w:rsidRPr="00903DBA">
        <w:rPr>
          <w:highlight w:val="white"/>
        </w:rPr>
        <w:t xml:space="preserve">                        AssemblyCode.EllipseRegister);</w:t>
      </w:r>
    </w:p>
    <w:p w14:paraId="5852412A" w14:textId="77777777" w:rsidR="00041417" w:rsidRPr="00903DBA" w:rsidRDefault="00041417" w:rsidP="00041417">
      <w:pPr>
        <w:pStyle w:val="Code"/>
        <w:rPr>
          <w:highlight w:val="white"/>
        </w:rPr>
      </w:pPr>
      <w:r w:rsidRPr="00903DBA">
        <w:rPr>
          <w:highlight w:val="white"/>
        </w:rPr>
        <w:t xml:space="preserve">      }</w:t>
      </w:r>
    </w:p>
    <w:p w14:paraId="7B797A1C" w14:textId="38653BBE" w:rsidR="00727492" w:rsidRPr="00903DBA" w:rsidRDefault="00727492" w:rsidP="00727492">
      <w:pPr>
        <w:rPr>
          <w:highlight w:val="white"/>
        </w:rPr>
      </w:pPr>
      <w:r w:rsidRPr="00903DBA">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903DBA" w:rsidRDefault="00041417" w:rsidP="00041417">
      <w:pPr>
        <w:pStyle w:val="Code"/>
        <w:rPr>
          <w:highlight w:val="white"/>
        </w:rPr>
      </w:pPr>
      <w:r w:rsidRPr="00903DBA">
        <w:rPr>
          <w:highlight w:val="white"/>
        </w:rPr>
        <w:t xml:space="preserve">      else if (calleeEllipse) {</w:t>
      </w:r>
    </w:p>
    <w:p w14:paraId="49BEBA4E" w14:textId="77777777" w:rsidR="00041417" w:rsidRPr="00903DBA" w:rsidRDefault="00041417" w:rsidP="00041417">
      <w:pPr>
        <w:pStyle w:val="Code"/>
        <w:rPr>
          <w:highlight w:val="white"/>
        </w:rPr>
      </w:pPr>
      <w:r w:rsidRPr="00903DBA">
        <w:rPr>
          <w:highlight w:val="white"/>
        </w:rPr>
        <w:t xml:space="preserve">        AddAssemblyCode(AssemblyOperator.mov, AssemblyCode.EllipseRegister,</w:t>
      </w:r>
    </w:p>
    <w:p w14:paraId="34FE107D" w14:textId="77777777" w:rsidR="00041417" w:rsidRPr="00903DBA" w:rsidRDefault="00041417" w:rsidP="00041417">
      <w:pPr>
        <w:pStyle w:val="Code"/>
        <w:rPr>
          <w:highlight w:val="white"/>
        </w:rPr>
      </w:pPr>
      <w:r w:rsidRPr="00903DBA">
        <w:rPr>
          <w:highlight w:val="white"/>
        </w:rPr>
        <w:t xml:space="preserve">                        AssemblyCode.FrameRegister);</w:t>
      </w:r>
    </w:p>
    <w:p w14:paraId="11CB5033" w14:textId="77777777" w:rsidR="00041417" w:rsidRPr="00903DBA" w:rsidRDefault="00041417" w:rsidP="00041417">
      <w:pPr>
        <w:pStyle w:val="Code"/>
        <w:rPr>
          <w:highlight w:val="white"/>
        </w:rPr>
      </w:pPr>
      <w:r w:rsidRPr="00903DBA">
        <w:rPr>
          <w:highlight w:val="white"/>
        </w:rPr>
        <w:t xml:space="preserve">      }</w:t>
      </w:r>
    </w:p>
    <w:p w14:paraId="1999436B" w14:textId="4DD7C61B" w:rsidR="004D4C39" w:rsidRPr="00903DBA" w:rsidRDefault="0066665E" w:rsidP="0066665E">
      <w:pPr>
        <w:rPr>
          <w:highlight w:val="white"/>
        </w:rPr>
      </w:pPr>
      <w:r w:rsidRPr="00903DBA">
        <w:rPr>
          <w:highlight w:val="white"/>
        </w:rPr>
        <w:t>If the callee function is elliptic, and the ext</w:t>
      </w:r>
      <w:r w:rsidR="00B05A64" w:rsidRPr="00903DBA">
        <w:rPr>
          <w:highlight w:val="white"/>
        </w:rPr>
        <w:t>ra</w:t>
      </w:r>
      <w:r w:rsidRPr="00903DBA">
        <w:rPr>
          <w:highlight w:val="white"/>
        </w:rPr>
        <w:t xml:space="preserve"> size is more than zero (</w:t>
      </w:r>
      <w:r w:rsidR="00BD6141" w:rsidRPr="00903DBA">
        <w:rPr>
          <w:highlight w:val="white"/>
        </w:rPr>
        <w:t xml:space="preserve">there are extra arguments in the function calls </w:t>
      </w:r>
      <w:r w:rsidR="00B05A64" w:rsidRPr="00903DBA">
        <w:rPr>
          <w:highlight w:val="white"/>
        </w:rPr>
        <w:t xml:space="preserve">that </w:t>
      </w:r>
      <w:r w:rsidR="00724EE6" w:rsidRPr="00903DBA">
        <w:rPr>
          <w:highlight w:val="white"/>
        </w:rPr>
        <w:t xml:space="preserve">are </w:t>
      </w:r>
      <w:r w:rsidR="00B05A64" w:rsidRPr="00903DBA">
        <w:rPr>
          <w:highlight w:val="white"/>
        </w:rPr>
        <w:t xml:space="preserve">not matched </w:t>
      </w:r>
      <w:r w:rsidR="00724EE6" w:rsidRPr="00903DBA">
        <w:rPr>
          <w:highlight w:val="white"/>
        </w:rPr>
        <w:t xml:space="preserve">to the </w:t>
      </w:r>
      <w:r w:rsidR="00B05A64" w:rsidRPr="00903DBA">
        <w:rPr>
          <w:highlight w:val="white"/>
        </w:rPr>
        <w:t>declared parameters</w:t>
      </w:r>
      <w:r w:rsidRPr="00903DBA">
        <w:rPr>
          <w:highlight w:val="white"/>
        </w:rPr>
        <w:t>)</w:t>
      </w:r>
      <w:r w:rsidR="00724EE6" w:rsidRPr="00903DBA">
        <w:rPr>
          <w:highlight w:val="white"/>
        </w:rPr>
        <w:t>, we add the size to the elliptic frame pointer.</w:t>
      </w:r>
      <w:r w:rsidR="003F24C8" w:rsidRPr="00903DBA">
        <w:rPr>
          <w:highlight w:val="white"/>
        </w:rPr>
        <w:t xml:space="preserve"> The callee function </w:t>
      </w:r>
      <w:r w:rsidR="003A3642" w:rsidRPr="00903DBA">
        <w:rPr>
          <w:highlight w:val="white"/>
        </w:rPr>
        <w:t>will have both a regular frame pointer and an e</w:t>
      </w:r>
      <w:r w:rsidR="00753AF5" w:rsidRPr="00903DBA">
        <w:rPr>
          <w:highlight w:val="white"/>
        </w:rPr>
        <w:t>l</w:t>
      </w:r>
      <w:r w:rsidR="003A3642" w:rsidRPr="00903DBA">
        <w:rPr>
          <w:highlight w:val="white"/>
        </w:rPr>
        <w:t>liptic frame pointer.</w:t>
      </w:r>
      <w:r w:rsidR="003A5CAF" w:rsidRPr="00903DBA">
        <w:rPr>
          <w:highlight w:val="white"/>
        </w:rPr>
        <w:t xml:space="preserve"> However, the elliptic pointer will point to a higher address to give space to the extra arguments.</w:t>
      </w:r>
    </w:p>
    <w:p w14:paraId="6C391FEA" w14:textId="77777777" w:rsidR="00041417" w:rsidRPr="00903DBA" w:rsidRDefault="00041417" w:rsidP="00041417">
      <w:pPr>
        <w:pStyle w:val="Code"/>
        <w:rPr>
          <w:highlight w:val="white"/>
        </w:rPr>
      </w:pPr>
      <w:r w:rsidRPr="00903DBA">
        <w:rPr>
          <w:highlight w:val="white"/>
        </w:rPr>
        <w:t xml:space="preserve">      if (calleeEllipse &amp;&amp; (extraSize &gt; 0)) {</w:t>
      </w:r>
    </w:p>
    <w:p w14:paraId="668A3EC7" w14:textId="77777777" w:rsidR="00041417" w:rsidRPr="00903DBA" w:rsidRDefault="00041417" w:rsidP="00041417">
      <w:pPr>
        <w:pStyle w:val="Code"/>
        <w:rPr>
          <w:highlight w:val="white"/>
        </w:rPr>
      </w:pPr>
      <w:r w:rsidRPr="00903DBA">
        <w:rPr>
          <w:highlight w:val="white"/>
        </w:rPr>
        <w:t xml:space="preserve">        AddAssemblyCode(AssemblyOperator.add, AssemblyCode.EllipseRegister,</w:t>
      </w:r>
    </w:p>
    <w:p w14:paraId="60975259" w14:textId="77777777" w:rsidR="00041417" w:rsidRPr="00903DBA" w:rsidRDefault="00041417" w:rsidP="00041417">
      <w:pPr>
        <w:pStyle w:val="Code"/>
        <w:rPr>
          <w:highlight w:val="white"/>
        </w:rPr>
      </w:pPr>
      <w:r w:rsidRPr="00903DBA">
        <w:rPr>
          <w:highlight w:val="white"/>
        </w:rPr>
        <w:t xml:space="preserve">                        (BigInteger) extraSize);</w:t>
      </w:r>
    </w:p>
    <w:p w14:paraId="283F1C6A" w14:textId="77777777" w:rsidR="00041417" w:rsidRPr="00903DBA" w:rsidRDefault="00041417" w:rsidP="00041417">
      <w:pPr>
        <w:pStyle w:val="Code"/>
        <w:rPr>
          <w:highlight w:val="white"/>
        </w:rPr>
      </w:pPr>
      <w:r w:rsidRPr="00903DBA">
        <w:rPr>
          <w:highlight w:val="white"/>
        </w:rPr>
        <w:t xml:space="preserve">      }</w:t>
      </w:r>
    </w:p>
    <w:p w14:paraId="71066B27" w14:textId="7BB3EA79" w:rsidR="004D4C39" w:rsidRPr="00903DBA" w:rsidRDefault="00AB00DC" w:rsidP="00FD5BC2">
      <w:pPr>
        <w:rPr>
          <w:highlight w:val="white"/>
        </w:rPr>
      </w:pPr>
      <w:r w:rsidRPr="00903DBA">
        <w:rPr>
          <w:highlight w:val="white"/>
        </w:rPr>
        <w:t>Finally. i</w:t>
      </w:r>
      <w:r w:rsidR="00385478" w:rsidRPr="00903DBA">
        <w:rPr>
          <w:highlight w:val="white"/>
        </w:rPr>
        <w:t xml:space="preserve">f the callee function </w:t>
      </w:r>
      <w:r w:rsidR="00870AEF" w:rsidRPr="00903DBA">
        <w:rPr>
          <w:highlight w:val="white"/>
        </w:rPr>
        <w:t xml:space="preserve">is </w:t>
      </w:r>
      <w:r w:rsidR="00CB2C9D" w:rsidRPr="00903DBA">
        <w:rPr>
          <w:highlight w:val="white"/>
        </w:rPr>
        <w:t>a function (not a pointer to a function)</w:t>
      </w:r>
      <w:r w:rsidRPr="00903DBA">
        <w:rPr>
          <w:highlight w:val="white"/>
        </w:rPr>
        <w:t xml:space="preserve"> we </w:t>
      </w:r>
      <w:r w:rsidR="00FD5BC2" w:rsidRPr="00903DBA">
        <w:rPr>
          <w:highlight w:val="white"/>
        </w:rPr>
        <w:t xml:space="preserve">a middle code call instruction. The </w:t>
      </w:r>
      <w:r w:rsidR="00054AE3" w:rsidRPr="00903DBA">
        <w:rPr>
          <w:rStyle w:val="KeyWord0"/>
          <w:highlight w:val="white"/>
        </w:rPr>
        <w:t>m_</w:t>
      </w:r>
      <w:r w:rsidR="00FD5BC2" w:rsidRPr="00903DBA">
        <w:rPr>
          <w:rStyle w:val="KeyWord0"/>
          <w:highlight w:val="white"/>
        </w:rPr>
        <w:t>return</w:t>
      </w:r>
      <w:r w:rsidR="00054AE3" w:rsidRPr="00903DBA">
        <w:rPr>
          <w:rStyle w:val="KeyWord0"/>
          <w:highlight w:val="white"/>
        </w:rPr>
        <w:t>F</w:t>
      </w:r>
      <w:r w:rsidR="00FD5BC2" w:rsidRPr="00903DBA">
        <w:rPr>
          <w:rStyle w:val="KeyWord0"/>
          <w:highlight w:val="white"/>
        </w:rPr>
        <w:t>loating</w:t>
      </w:r>
      <w:r w:rsidR="00FD5BC2" w:rsidRPr="00903DBA">
        <w:rPr>
          <w:highlight w:val="white"/>
        </w:rPr>
        <w:t xml:space="preserve"> field is set to true if the callee function returns a floating value. It will later be inspected by the </w:t>
      </w:r>
      <w:r w:rsidR="00FD5BC2" w:rsidRPr="00903DBA">
        <w:rPr>
          <w:rStyle w:val="KeyWord0"/>
          <w:highlight w:val="white"/>
        </w:rPr>
        <w:t>FunctionPostCall</w:t>
      </w:r>
      <w:r w:rsidR="00FD5BC2" w:rsidRPr="00903DBA">
        <w:rPr>
          <w:highlight w:val="white"/>
        </w:rPr>
        <w:t xml:space="preserve"> method.</w:t>
      </w:r>
    </w:p>
    <w:p w14:paraId="3749F8E0" w14:textId="77777777" w:rsidR="00041417" w:rsidRPr="00903DBA" w:rsidRDefault="00041417" w:rsidP="00041417">
      <w:pPr>
        <w:pStyle w:val="Code"/>
        <w:rPr>
          <w:highlight w:val="white"/>
        </w:rPr>
      </w:pPr>
      <w:r w:rsidRPr="00903DBA">
        <w:rPr>
          <w:highlight w:val="white"/>
        </w:rPr>
        <w:t xml:space="preserve">      if (calleeSymbol.Type.IsFunction()) {</w:t>
      </w:r>
    </w:p>
    <w:p w14:paraId="2BDD73B5" w14:textId="77777777" w:rsidR="00041417" w:rsidRPr="00903DBA" w:rsidRDefault="00041417" w:rsidP="00041417">
      <w:pPr>
        <w:pStyle w:val="Code"/>
        <w:rPr>
          <w:highlight w:val="white"/>
        </w:rPr>
      </w:pPr>
      <w:r w:rsidRPr="00903DBA">
        <w:rPr>
          <w:highlight w:val="white"/>
        </w:rPr>
        <w:t xml:space="preserve">        AddAssemblyCode(AssemblyOperator.call, calleeSymbol.UniqueName);</w:t>
      </w:r>
    </w:p>
    <w:p w14:paraId="69ACA16C" w14:textId="77777777" w:rsidR="00041417" w:rsidRPr="00903DBA" w:rsidRDefault="00041417" w:rsidP="00041417">
      <w:pPr>
        <w:pStyle w:val="Code"/>
        <w:rPr>
          <w:highlight w:val="white"/>
        </w:rPr>
      </w:pPr>
      <w:r w:rsidRPr="00903DBA">
        <w:rPr>
          <w:highlight w:val="white"/>
        </w:rPr>
        <w:t xml:space="preserve">        m_returnFloating = calleeSymbol.Type.ReturnType.IsFloating();</w:t>
      </w:r>
    </w:p>
    <w:p w14:paraId="1EB98EB1" w14:textId="77777777" w:rsidR="00041417" w:rsidRPr="00903DBA" w:rsidRDefault="00041417" w:rsidP="00041417">
      <w:pPr>
        <w:pStyle w:val="Code"/>
        <w:rPr>
          <w:highlight w:val="white"/>
        </w:rPr>
      </w:pPr>
      <w:r w:rsidRPr="00903DBA">
        <w:rPr>
          <w:highlight w:val="white"/>
        </w:rPr>
        <w:t xml:space="preserve">      }</w:t>
      </w:r>
    </w:p>
    <w:p w14:paraId="7CFDE240" w14:textId="43067F4F" w:rsidR="00824926" w:rsidRPr="00903DBA" w:rsidRDefault="00380E1B" w:rsidP="00824926">
      <w:pPr>
        <w:rPr>
          <w:color w:val="auto"/>
          <w:highlight w:val="white"/>
        </w:rPr>
      </w:pPr>
      <w:r w:rsidRPr="00903DBA">
        <w:rPr>
          <w:highlight w:val="white"/>
        </w:rPr>
        <w:t xml:space="preserve">If the callee function is a pointer to a function </w:t>
      </w:r>
      <w:r w:rsidR="0045205F" w:rsidRPr="00903DBA">
        <w:rPr>
          <w:highlight w:val="white"/>
        </w:rPr>
        <w:t xml:space="preserve">and </w:t>
      </w:r>
      <w:r w:rsidR="00B00B59" w:rsidRPr="00903DBA">
        <w:rPr>
          <w:highlight w:val="white"/>
        </w:rPr>
        <w:t xml:space="preserve">jump to the address stored in </w:t>
      </w:r>
      <w:r w:rsidR="00B00B59" w:rsidRPr="00903DBA">
        <w:rPr>
          <w:rStyle w:val="KeyWord0"/>
          <w:highlight w:val="white"/>
        </w:rPr>
        <w:t>jumpTrack</w:t>
      </w:r>
      <w:r w:rsidR="00B00B59" w:rsidRPr="00903DBA">
        <w:rPr>
          <w:highlight w:val="white"/>
        </w:rPr>
        <w:t>.</w:t>
      </w:r>
    </w:p>
    <w:bookmarkEnd w:id="449"/>
    <w:p w14:paraId="4BA19719" w14:textId="77777777" w:rsidR="00041417" w:rsidRPr="00903DBA" w:rsidRDefault="00041417" w:rsidP="00041417">
      <w:pPr>
        <w:pStyle w:val="Code"/>
        <w:rPr>
          <w:highlight w:val="white"/>
        </w:rPr>
      </w:pPr>
      <w:r w:rsidRPr="00903DBA">
        <w:rPr>
          <w:highlight w:val="white"/>
        </w:rPr>
        <w:t xml:space="preserve">      else {</w:t>
      </w:r>
    </w:p>
    <w:p w14:paraId="11D5350C" w14:textId="77777777" w:rsidR="005B0C79" w:rsidRPr="00903DBA" w:rsidRDefault="005B0C79" w:rsidP="005B0C79">
      <w:pPr>
        <w:pStyle w:val="Code"/>
        <w:rPr>
          <w:highlight w:val="white"/>
        </w:rPr>
      </w:pPr>
      <w:r w:rsidRPr="00903DBA">
        <w:rPr>
          <w:highlight w:val="white"/>
        </w:rPr>
        <w:t xml:space="preserve">        AddAssemblyCode(AssemblyOperator.jmp, jumpTrack);</w:t>
      </w:r>
    </w:p>
    <w:p w14:paraId="3B60C1BC" w14:textId="77777777" w:rsidR="005B0C79" w:rsidRPr="00903DBA" w:rsidRDefault="005B0C79" w:rsidP="005B0C79">
      <w:pPr>
        <w:pStyle w:val="Code"/>
        <w:rPr>
          <w:highlight w:val="white"/>
        </w:rPr>
      </w:pPr>
      <w:r w:rsidRPr="00903DBA">
        <w:rPr>
          <w:highlight w:val="white"/>
        </w:rPr>
        <w:t xml:space="preserve">        m_returnFloating =</w:t>
      </w:r>
    </w:p>
    <w:p w14:paraId="09F521DE" w14:textId="77777777" w:rsidR="005B0C79" w:rsidRPr="00903DBA" w:rsidRDefault="005B0C79" w:rsidP="005B0C79">
      <w:pPr>
        <w:pStyle w:val="Code"/>
        <w:rPr>
          <w:highlight w:val="white"/>
        </w:rPr>
      </w:pPr>
      <w:r w:rsidRPr="00903DBA">
        <w:rPr>
          <w:highlight w:val="white"/>
        </w:rPr>
        <w:t xml:space="preserve">          calleeSymbol.Type.PointerType.ReturnType.IsFloating();</w:t>
      </w:r>
    </w:p>
    <w:p w14:paraId="28ABB148" w14:textId="77777777" w:rsidR="00041417" w:rsidRPr="00903DBA" w:rsidRDefault="00041417" w:rsidP="00041417">
      <w:pPr>
        <w:pStyle w:val="Code"/>
        <w:rPr>
          <w:highlight w:val="white"/>
        </w:rPr>
      </w:pPr>
      <w:r w:rsidRPr="00903DBA">
        <w:rPr>
          <w:highlight w:val="white"/>
        </w:rPr>
        <w:t xml:space="preserve">      }            </w:t>
      </w:r>
    </w:p>
    <w:p w14:paraId="5DBCD0D9" w14:textId="77777777" w:rsidR="00041417" w:rsidRPr="00903DBA" w:rsidRDefault="00041417" w:rsidP="00041417">
      <w:pPr>
        <w:pStyle w:val="Code"/>
        <w:rPr>
          <w:highlight w:val="white"/>
        </w:rPr>
      </w:pPr>
      <w:r w:rsidRPr="00903DBA">
        <w:rPr>
          <w:highlight w:val="white"/>
        </w:rPr>
        <w:lastRenderedPageBreak/>
        <w:t xml:space="preserve">    }</w:t>
      </w:r>
    </w:p>
    <w:p w14:paraId="2C8CD2A5" w14:textId="2F50798C" w:rsidR="00C55256" w:rsidRPr="00903DBA" w:rsidRDefault="000D08BE" w:rsidP="000D08BE">
      <w:pPr>
        <w:rPr>
          <w:highlight w:val="white"/>
        </w:rPr>
      </w:pPr>
      <w:r w:rsidRPr="00903DBA">
        <w:rPr>
          <w:highlight w:val="white"/>
        </w:rPr>
        <w:t xml:space="preserve">The </w:t>
      </w:r>
      <w:r w:rsidRPr="00903DBA">
        <w:rPr>
          <w:rStyle w:val="KeyWord0"/>
          <w:highlight w:val="white"/>
        </w:rPr>
        <w:t>FunctionPostCall</w:t>
      </w:r>
      <w:r w:rsidRPr="00903DBA">
        <w:rPr>
          <w:highlight w:val="white"/>
        </w:rPr>
        <w:t xml:space="preserve"> method is called after a function call. Its task is to </w:t>
      </w:r>
      <w:r w:rsidR="007B5560" w:rsidRPr="00903DBA">
        <w:rPr>
          <w:highlight w:val="white"/>
        </w:rPr>
        <w:t xml:space="preserve">restore the actions </w:t>
      </w:r>
      <w:r w:rsidR="006E2142" w:rsidRPr="00903DBA">
        <w:rPr>
          <w:highlight w:val="white"/>
        </w:rPr>
        <w:t>performed</w:t>
      </w:r>
      <w:r w:rsidR="007B5560" w:rsidRPr="00903DBA">
        <w:rPr>
          <w:highlight w:val="white"/>
        </w:rPr>
        <w:t xml:space="preserve"> by </w:t>
      </w:r>
      <w:r w:rsidR="00976B44" w:rsidRPr="00903DBA">
        <w:rPr>
          <w:rStyle w:val="KeyWord0"/>
          <w:highlight w:val="white"/>
        </w:rPr>
        <w:t>FunctionPreCall</w:t>
      </w:r>
      <w:r w:rsidR="007B5560" w:rsidRPr="00903DBA">
        <w:rPr>
          <w:highlight w:val="white"/>
        </w:rPr>
        <w:t xml:space="preserve"> above.</w:t>
      </w:r>
    </w:p>
    <w:p w14:paraId="3A4C9201" w14:textId="77777777" w:rsidR="00C13A3B" w:rsidRPr="00903DBA" w:rsidRDefault="00C13A3B" w:rsidP="00C13A3B">
      <w:pPr>
        <w:pStyle w:val="Code"/>
        <w:rPr>
          <w:highlight w:val="white"/>
        </w:rPr>
      </w:pPr>
      <w:r w:rsidRPr="00903DBA">
        <w:rPr>
          <w:highlight w:val="white"/>
        </w:rPr>
        <w:t xml:space="preserve">    public void FunctionPostCall(MiddleCode middleCode) {</w:t>
      </w:r>
    </w:p>
    <w:p w14:paraId="268A0C87" w14:textId="77777777" w:rsidR="00C13A3B" w:rsidRPr="00903DBA" w:rsidRDefault="00C13A3B" w:rsidP="00C13A3B">
      <w:pPr>
        <w:pStyle w:val="Code"/>
        <w:rPr>
          <w:highlight w:val="white"/>
        </w:rPr>
      </w:pPr>
      <w:r w:rsidRPr="00903DBA">
        <w:rPr>
          <w:highlight w:val="white"/>
        </w:rPr>
        <w:t xml:space="preserve">      Register baseRegister = BaseRegister(null);</w:t>
      </w:r>
    </w:p>
    <w:p w14:paraId="190F5A8E" w14:textId="77777777" w:rsidR="00C13A3B" w:rsidRPr="00903DBA" w:rsidRDefault="00C13A3B" w:rsidP="00C13A3B">
      <w:pPr>
        <w:pStyle w:val="Code"/>
        <w:rPr>
          <w:highlight w:val="white"/>
        </w:rPr>
      </w:pPr>
      <w:r w:rsidRPr="00903DBA">
        <w:rPr>
          <w:highlight w:val="white"/>
        </w:rPr>
        <w:t xml:space="preserve">      m_trackMap = m_trackMapStack.Pop();</w:t>
      </w:r>
    </w:p>
    <w:p w14:paraId="7D11C64F" w14:textId="0C364399" w:rsidR="00C13A3B" w:rsidRPr="00903DBA" w:rsidRDefault="00C13A3B" w:rsidP="00C13A3B">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m_</w:t>
      </w:r>
      <w:r w:rsidR="00E33459" w:rsidRPr="00903DBA">
        <w:rPr>
          <w:highlight w:val="white"/>
        </w:rPr>
        <w:t>registerMapStack</w:t>
      </w:r>
      <w:r w:rsidRPr="00903DBA">
        <w:rPr>
          <w:highlight w:val="white"/>
        </w:rPr>
        <w:t>.Pop();</w:t>
      </w:r>
    </w:p>
    <w:p w14:paraId="7BED8AE3" w14:textId="5215F104" w:rsidR="00D935A0" w:rsidRPr="00903DBA" w:rsidRDefault="007B5560" w:rsidP="007B5560">
      <w:pPr>
        <w:rPr>
          <w:highlight w:val="white"/>
        </w:rPr>
      </w:pPr>
      <w:r w:rsidRPr="00903DBA">
        <w:rPr>
          <w:highlight w:val="white"/>
        </w:rPr>
        <w:t xml:space="preserve">First, we iterate </w:t>
      </w:r>
      <w:r w:rsidR="00533491" w:rsidRPr="00903DBA">
        <w:rPr>
          <w:highlight w:val="white"/>
        </w:rPr>
        <w:t>through</w:t>
      </w:r>
      <w:r w:rsidRPr="00903DBA">
        <w:rPr>
          <w:highlight w:val="white"/>
        </w:rPr>
        <w:t xml:space="preserve"> the post map defined in </w:t>
      </w:r>
      <w:r w:rsidR="00976B44" w:rsidRPr="00903DBA">
        <w:rPr>
          <w:rStyle w:val="KeyWord0"/>
          <w:highlight w:val="white"/>
        </w:rPr>
        <w:t>FunctionPreCall</w:t>
      </w:r>
      <w:r w:rsidRPr="00903DBA">
        <w:rPr>
          <w:highlight w:val="white"/>
        </w:rPr>
        <w:t xml:space="preserve"> before the function call. </w:t>
      </w:r>
      <w:r w:rsidR="001C1F9D" w:rsidRPr="00903DBA">
        <w:rPr>
          <w:highlight w:val="white"/>
        </w:rPr>
        <w:t>We load the values stored in the map into the registers.</w:t>
      </w:r>
    </w:p>
    <w:p w14:paraId="281D5DA9" w14:textId="682B591C" w:rsidR="00C13A3B" w:rsidRPr="00903DBA" w:rsidRDefault="00C13A3B" w:rsidP="00C13A3B">
      <w:pPr>
        <w:pStyle w:val="Code"/>
        <w:rPr>
          <w:highlight w:val="white"/>
        </w:rPr>
      </w:pPr>
      <w:r w:rsidRPr="00903DBA">
        <w:rPr>
          <w:highlight w:val="white"/>
        </w:rPr>
        <w:t xml:space="preserve">      foreach (KeyValuePair&lt;Track,int&gt; pair in </w:t>
      </w:r>
      <w:r w:rsidR="00273957" w:rsidRPr="00903DBA">
        <w:rPr>
          <w:highlight w:val="white"/>
        </w:rPr>
        <w:t>registerMap</w:t>
      </w:r>
      <w:r w:rsidRPr="00903DBA">
        <w:rPr>
          <w:highlight w:val="white"/>
        </w:rPr>
        <w:t>) {</w:t>
      </w:r>
    </w:p>
    <w:p w14:paraId="099EEE5F" w14:textId="77777777" w:rsidR="00C13A3B" w:rsidRPr="00903DBA" w:rsidRDefault="00C13A3B" w:rsidP="00C13A3B">
      <w:pPr>
        <w:pStyle w:val="Code"/>
        <w:rPr>
          <w:highlight w:val="white"/>
        </w:rPr>
      </w:pPr>
      <w:r w:rsidRPr="00903DBA">
        <w:rPr>
          <w:highlight w:val="white"/>
        </w:rPr>
        <w:t xml:space="preserve">        Track track = pair.Key;</w:t>
      </w:r>
    </w:p>
    <w:p w14:paraId="312B5B0D" w14:textId="77777777" w:rsidR="00C13A3B" w:rsidRPr="00903DBA" w:rsidRDefault="00C13A3B" w:rsidP="00C13A3B">
      <w:pPr>
        <w:pStyle w:val="Code"/>
        <w:rPr>
          <w:highlight w:val="white"/>
        </w:rPr>
      </w:pPr>
      <w:r w:rsidRPr="00903DBA">
        <w:rPr>
          <w:highlight w:val="white"/>
        </w:rPr>
        <w:t xml:space="preserve">        int offset = pair.Value;</w:t>
      </w:r>
    </w:p>
    <w:p w14:paraId="6750BF76" w14:textId="77777777" w:rsidR="00C13A3B" w:rsidRPr="00903DBA" w:rsidRDefault="00C13A3B" w:rsidP="00C13A3B">
      <w:pPr>
        <w:pStyle w:val="Code"/>
        <w:rPr>
          <w:highlight w:val="white"/>
        </w:rPr>
      </w:pPr>
      <w:r w:rsidRPr="00903DBA">
        <w:rPr>
          <w:highlight w:val="white"/>
        </w:rPr>
        <w:t xml:space="preserve">        AddAssemblyCode(AssemblyOperator.mov, track, baseRegister,offset);</w:t>
      </w:r>
    </w:p>
    <w:p w14:paraId="1FCE057C" w14:textId="77777777" w:rsidR="00C13A3B" w:rsidRPr="00903DBA" w:rsidRDefault="00C13A3B" w:rsidP="00C13A3B">
      <w:pPr>
        <w:pStyle w:val="Code"/>
        <w:rPr>
          <w:highlight w:val="white"/>
        </w:rPr>
      </w:pPr>
      <w:r w:rsidRPr="00903DBA">
        <w:rPr>
          <w:highlight w:val="white"/>
        </w:rPr>
        <w:t xml:space="preserve">      }</w:t>
      </w:r>
    </w:p>
    <w:p w14:paraId="116AC396" w14:textId="20B56C39" w:rsidR="00D935A0" w:rsidRPr="00903DBA" w:rsidRDefault="00A46821" w:rsidP="00A46821">
      <w:pPr>
        <w:rPr>
          <w:highlight w:val="white"/>
        </w:rPr>
      </w:pPr>
      <w:r w:rsidRPr="00903DBA">
        <w:rPr>
          <w:highlight w:val="white"/>
        </w:rPr>
        <w:t>The</w:t>
      </w:r>
      <w:r w:rsidR="00AB1B4F" w:rsidRPr="00903DBA">
        <w:rPr>
          <w:highlight w:val="white"/>
        </w:rPr>
        <w:t>n</w:t>
      </w:r>
      <w:r w:rsidRPr="00903DBA">
        <w:rPr>
          <w:highlight w:val="white"/>
        </w:rPr>
        <w:t xml:space="preserve"> we </w:t>
      </w:r>
      <w:r w:rsidR="00FE73F9" w:rsidRPr="00903DBA">
        <w:rPr>
          <w:highlight w:val="white"/>
        </w:rPr>
        <w:t>investigate</w:t>
      </w:r>
      <w:r w:rsidRPr="00903DBA">
        <w:rPr>
          <w:highlight w:val="white"/>
        </w:rPr>
        <w:t xml:space="preserve"> the </w:t>
      </w:r>
      <w:r w:rsidR="009F0215" w:rsidRPr="00903DBA">
        <w:rPr>
          <w:highlight w:val="white"/>
        </w:rPr>
        <w:t xml:space="preserve">floating value stack. If </w:t>
      </w:r>
      <w:r w:rsidR="00AB1B4F" w:rsidRPr="00903DBA">
        <w:rPr>
          <w:highlight w:val="white"/>
        </w:rPr>
        <w:t>floating stack value before the function call was non-empty, we need to restore it.</w:t>
      </w:r>
      <w:r w:rsidR="0042515F" w:rsidRPr="00903DBA">
        <w:rPr>
          <w:highlight w:val="white"/>
        </w:rPr>
        <w:t xml:space="preserve"> </w:t>
      </w:r>
    </w:p>
    <w:p w14:paraId="1FCFFD7D" w14:textId="77777777" w:rsidR="006545C6" w:rsidRPr="00903DBA" w:rsidRDefault="006545C6" w:rsidP="006545C6">
      <w:pPr>
        <w:pStyle w:val="Code"/>
        <w:rPr>
          <w:highlight w:val="white"/>
        </w:rPr>
      </w:pPr>
      <w:r w:rsidRPr="00903DBA">
        <w:rPr>
          <w:highlight w:val="white"/>
        </w:rPr>
        <w:t xml:space="preserve">      Assert.ErrorXXX(m_topStack.Count &gt; 0);</w:t>
      </w:r>
    </w:p>
    <w:p w14:paraId="6B059468" w14:textId="10061F6D" w:rsidR="006545C6" w:rsidRPr="00903DBA" w:rsidRDefault="006545C6" w:rsidP="006545C6">
      <w:pPr>
        <w:pStyle w:val="Code"/>
        <w:rPr>
          <w:highlight w:val="white"/>
        </w:rPr>
      </w:pPr>
      <w:r w:rsidRPr="00903DBA">
        <w:rPr>
          <w:highlight w:val="white"/>
        </w:rPr>
        <w:t xml:space="preserve">      int topSize = m_topStack.Pop();</w:t>
      </w:r>
    </w:p>
    <w:p w14:paraId="7F63DDE8" w14:textId="77777777" w:rsidR="006545C6" w:rsidRPr="00903DBA" w:rsidRDefault="006545C6" w:rsidP="006545C6">
      <w:pPr>
        <w:pStyle w:val="Code"/>
        <w:rPr>
          <w:highlight w:val="white"/>
        </w:rPr>
      </w:pPr>
    </w:p>
    <w:p w14:paraId="2B5D520E" w14:textId="55F05118" w:rsidR="00C13A3B" w:rsidRPr="00903DBA" w:rsidRDefault="00C13A3B" w:rsidP="00C13A3B">
      <w:pPr>
        <w:pStyle w:val="Code"/>
        <w:rPr>
          <w:highlight w:val="white"/>
        </w:rPr>
      </w:pPr>
      <w:r w:rsidRPr="00903DBA">
        <w:rPr>
          <w:highlight w:val="white"/>
        </w:rPr>
        <w:t xml:space="preserve">      if (</w:t>
      </w:r>
      <w:r w:rsidR="006545C6" w:rsidRPr="00903DBA">
        <w:rPr>
          <w:highlight w:val="white"/>
        </w:rPr>
        <w:t>topSize</w:t>
      </w:r>
      <w:r w:rsidRPr="00903DBA">
        <w:rPr>
          <w:highlight w:val="white"/>
        </w:rPr>
        <w:t xml:space="preserve"> &gt; 0) {</w:t>
      </w:r>
    </w:p>
    <w:p w14:paraId="3621BBE0" w14:textId="7ACBE9E1" w:rsidR="00C13A3B" w:rsidRPr="00903DBA" w:rsidRDefault="00C13A3B" w:rsidP="00C13A3B">
      <w:pPr>
        <w:pStyle w:val="Code"/>
        <w:rPr>
          <w:highlight w:val="white"/>
        </w:rPr>
      </w:pPr>
      <w:r w:rsidRPr="00903DBA">
        <w:rPr>
          <w:highlight w:val="white"/>
        </w:rPr>
        <w:t xml:space="preserve">        int recordOffset = (int) middleCode[</w:t>
      </w:r>
      <w:r w:rsidR="00AA79D3" w:rsidRPr="00903DBA">
        <w:rPr>
          <w:highlight w:val="white"/>
        </w:rPr>
        <w:t>0</w:t>
      </w:r>
      <w:r w:rsidRPr="00903DBA">
        <w:rPr>
          <w:highlight w:val="white"/>
        </w:rPr>
        <w:t>];</w:t>
      </w:r>
    </w:p>
    <w:p w14:paraId="374B6764" w14:textId="77777777" w:rsidR="006545C6" w:rsidRPr="00903DBA" w:rsidRDefault="006545C6" w:rsidP="006545C6">
      <w:pPr>
        <w:pStyle w:val="Code"/>
        <w:rPr>
          <w:highlight w:val="white"/>
        </w:rPr>
      </w:pPr>
      <w:r w:rsidRPr="00903DBA">
        <w:rPr>
          <w:highlight w:val="white"/>
        </w:rPr>
        <w:t xml:space="preserve">        int doubleTypeSize = Type.DoubleType.Size();</w:t>
      </w:r>
    </w:p>
    <w:p w14:paraId="47316394" w14:textId="77777777" w:rsidR="00C13A3B" w:rsidRPr="00903DBA" w:rsidRDefault="00C13A3B" w:rsidP="00C13A3B">
      <w:pPr>
        <w:pStyle w:val="Code"/>
        <w:rPr>
          <w:highlight w:val="white"/>
        </w:rPr>
      </w:pPr>
      <w:r w:rsidRPr="00903DBA">
        <w:rPr>
          <w:highlight w:val="white"/>
        </w:rPr>
        <w:t xml:space="preserve">        int recordSize = m_recordSizeStack.Pop();</w:t>
      </w:r>
    </w:p>
    <w:p w14:paraId="186E7688" w14:textId="3A2CA00A" w:rsidR="00D935A0" w:rsidRPr="00903DBA" w:rsidRDefault="0042515F" w:rsidP="0042515F">
      <w:pPr>
        <w:rPr>
          <w:highlight w:val="white"/>
        </w:rPr>
      </w:pPr>
      <w:r w:rsidRPr="00903DBA">
        <w:rPr>
          <w:highlight w:val="white"/>
        </w:rPr>
        <w:t>If the return value of the previous function call is a floating value, we need to temporary restore it when we restore the</w:t>
      </w:r>
      <w:r w:rsidR="00D05D54" w:rsidRPr="00903DBA">
        <w:rPr>
          <w:highlight w:val="white"/>
        </w:rPr>
        <w:t xml:space="preserve"> floating value stack, since the return value shall be placed at the top of the floating stack.</w:t>
      </w:r>
    </w:p>
    <w:p w14:paraId="7CFAFC4D" w14:textId="77777777" w:rsidR="00C13A3B" w:rsidRPr="00903DBA" w:rsidRDefault="00C13A3B" w:rsidP="00C13A3B">
      <w:pPr>
        <w:pStyle w:val="Code"/>
        <w:rPr>
          <w:highlight w:val="white"/>
        </w:rPr>
      </w:pPr>
      <w:r w:rsidRPr="00903DBA">
        <w:rPr>
          <w:highlight w:val="white"/>
        </w:rPr>
        <w:t xml:space="preserve">        if (m_returnFloating) {</w:t>
      </w:r>
    </w:p>
    <w:p w14:paraId="43AE1DBE" w14:textId="77777777" w:rsidR="00C13A3B" w:rsidRPr="00903DBA" w:rsidRDefault="00C13A3B" w:rsidP="00C13A3B">
      <w:pPr>
        <w:pStyle w:val="Code"/>
        <w:rPr>
          <w:highlight w:val="white"/>
        </w:rPr>
      </w:pPr>
      <w:r w:rsidRPr="00903DBA">
        <w:rPr>
          <w:highlight w:val="white"/>
        </w:rPr>
        <w:t xml:space="preserve">          AddAssemblyCode(AssemblyOperator.fstp_qword, baseRegister,</w:t>
      </w:r>
    </w:p>
    <w:p w14:paraId="09B7E0F6" w14:textId="77777777" w:rsidR="00C13A3B" w:rsidRPr="00903DBA" w:rsidRDefault="00C13A3B" w:rsidP="00C13A3B">
      <w:pPr>
        <w:pStyle w:val="Code"/>
        <w:rPr>
          <w:highlight w:val="white"/>
        </w:rPr>
      </w:pPr>
      <w:r w:rsidRPr="00903DBA">
        <w:rPr>
          <w:highlight w:val="white"/>
        </w:rPr>
        <w:t xml:space="preserve">                          recordOffset + recordSize);</w:t>
      </w:r>
    </w:p>
    <w:p w14:paraId="6E3DF629" w14:textId="77777777" w:rsidR="00C13A3B" w:rsidRPr="00903DBA" w:rsidRDefault="00C13A3B" w:rsidP="00C13A3B">
      <w:pPr>
        <w:pStyle w:val="Code"/>
        <w:rPr>
          <w:highlight w:val="white"/>
        </w:rPr>
      </w:pPr>
      <w:r w:rsidRPr="00903DBA">
        <w:rPr>
          <w:highlight w:val="white"/>
        </w:rPr>
        <w:t xml:space="preserve">        }</w:t>
      </w:r>
    </w:p>
    <w:p w14:paraId="38B6DC75" w14:textId="49DBD742" w:rsidR="00D935A0" w:rsidRPr="00903DBA" w:rsidRDefault="001D78E8" w:rsidP="001D78E8">
      <w:pPr>
        <w:rPr>
          <w:highlight w:val="white"/>
        </w:rPr>
      </w:pPr>
      <w:r w:rsidRPr="00903DBA">
        <w:rPr>
          <w:highlight w:val="white"/>
        </w:rPr>
        <w:t>We iterate through the floating values, as they are located above the activation record.</w:t>
      </w:r>
      <w:r w:rsidR="002C1888" w:rsidRPr="00903DBA">
        <w:rPr>
          <w:highlight w:val="white"/>
        </w:rPr>
        <w:t xml:space="preserve"> We begin by pushing the </w:t>
      </w:r>
      <w:r w:rsidR="009B15FB" w:rsidRPr="00903DBA">
        <w:rPr>
          <w:highlight w:val="white"/>
        </w:rPr>
        <w:t>top-most value</w:t>
      </w:r>
      <w:r w:rsidR="002B43D9" w:rsidRPr="00903DBA">
        <w:rPr>
          <w:highlight w:val="white"/>
        </w:rPr>
        <w:t xml:space="preserve"> and iterate to the bottom-most value.</w:t>
      </w:r>
    </w:p>
    <w:p w14:paraId="204B6831" w14:textId="77777777" w:rsidR="00C13A3B" w:rsidRPr="00903DBA" w:rsidRDefault="00C13A3B" w:rsidP="00C13A3B">
      <w:pPr>
        <w:pStyle w:val="Code"/>
        <w:rPr>
          <w:highlight w:val="white"/>
        </w:rPr>
      </w:pPr>
      <w:r w:rsidRPr="00903DBA">
        <w:rPr>
          <w:highlight w:val="white"/>
        </w:rPr>
        <w:t xml:space="preserve">        int currentOffset = recordOffset + recordSize;</w:t>
      </w:r>
    </w:p>
    <w:p w14:paraId="07E8F393" w14:textId="23C6F2D6" w:rsidR="00C13A3B" w:rsidRPr="00903DBA" w:rsidRDefault="00C13A3B" w:rsidP="00C13A3B">
      <w:pPr>
        <w:pStyle w:val="Code"/>
        <w:rPr>
          <w:highlight w:val="white"/>
        </w:rPr>
      </w:pPr>
      <w:r w:rsidRPr="00903DBA">
        <w:rPr>
          <w:highlight w:val="white"/>
        </w:rPr>
        <w:t xml:space="preserve">        for (int count = 0; count &lt; </w:t>
      </w:r>
      <w:r w:rsidR="006545C6" w:rsidRPr="00903DBA">
        <w:rPr>
          <w:highlight w:val="white"/>
        </w:rPr>
        <w:t>topSize</w:t>
      </w:r>
      <w:r w:rsidRPr="00903DBA">
        <w:rPr>
          <w:highlight w:val="white"/>
        </w:rPr>
        <w:t>; ++count) {</w:t>
      </w:r>
    </w:p>
    <w:p w14:paraId="0ED504BB" w14:textId="08975981" w:rsidR="00C13A3B" w:rsidRPr="00903DBA" w:rsidRDefault="00C13A3B" w:rsidP="00C13A3B">
      <w:pPr>
        <w:pStyle w:val="Code"/>
        <w:rPr>
          <w:highlight w:val="white"/>
        </w:rPr>
      </w:pPr>
      <w:r w:rsidRPr="00903DBA">
        <w:rPr>
          <w:highlight w:val="white"/>
        </w:rPr>
        <w:t xml:space="preserve">          currentOffset -= </w:t>
      </w:r>
      <w:r w:rsidR="006545C6" w:rsidRPr="00903DBA">
        <w:rPr>
          <w:highlight w:val="white"/>
        </w:rPr>
        <w:t>doubleTypeSize</w:t>
      </w:r>
      <w:r w:rsidRPr="00903DBA">
        <w:rPr>
          <w:highlight w:val="white"/>
        </w:rPr>
        <w:t>;</w:t>
      </w:r>
    </w:p>
    <w:p w14:paraId="1D232180"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67C8DB61" w14:textId="77777777" w:rsidR="00C13A3B" w:rsidRPr="00903DBA" w:rsidRDefault="00C13A3B" w:rsidP="00C13A3B">
      <w:pPr>
        <w:pStyle w:val="Code"/>
        <w:rPr>
          <w:highlight w:val="white"/>
        </w:rPr>
      </w:pPr>
      <w:r w:rsidRPr="00903DBA">
        <w:rPr>
          <w:highlight w:val="white"/>
        </w:rPr>
        <w:t xml:space="preserve">                          currentOffset);</w:t>
      </w:r>
    </w:p>
    <w:p w14:paraId="1F94F4B4" w14:textId="77777777" w:rsidR="00C13A3B" w:rsidRPr="00903DBA" w:rsidRDefault="00C13A3B" w:rsidP="00C13A3B">
      <w:pPr>
        <w:pStyle w:val="Code"/>
        <w:rPr>
          <w:highlight w:val="white"/>
        </w:rPr>
      </w:pPr>
      <w:r w:rsidRPr="00903DBA">
        <w:rPr>
          <w:highlight w:val="white"/>
        </w:rPr>
        <w:t xml:space="preserve">        }</w:t>
      </w:r>
    </w:p>
    <w:p w14:paraId="1CE6A85B" w14:textId="79865819" w:rsidR="00D935A0" w:rsidRPr="00903DBA" w:rsidRDefault="002B43D9" w:rsidP="002B43D9">
      <w:pPr>
        <w:rPr>
          <w:highlight w:val="white"/>
        </w:rPr>
      </w:pPr>
      <w:r w:rsidRPr="00903DBA">
        <w:rPr>
          <w:highlight w:val="white"/>
        </w:rPr>
        <w:t>If the function returned a floating value, we push it from its temporary location to the top of the floating value stack.</w:t>
      </w:r>
    </w:p>
    <w:p w14:paraId="4A8BB23E" w14:textId="77777777" w:rsidR="00C13A3B" w:rsidRPr="00903DBA" w:rsidRDefault="00C13A3B" w:rsidP="00C13A3B">
      <w:pPr>
        <w:pStyle w:val="Code"/>
        <w:rPr>
          <w:highlight w:val="white"/>
        </w:rPr>
      </w:pPr>
      <w:r w:rsidRPr="00903DBA">
        <w:rPr>
          <w:highlight w:val="white"/>
        </w:rPr>
        <w:t xml:space="preserve">        if (m_returnFloating) {</w:t>
      </w:r>
    </w:p>
    <w:p w14:paraId="6C41C49F"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3220E845" w14:textId="77777777" w:rsidR="00C13A3B" w:rsidRPr="00903DBA" w:rsidRDefault="00C13A3B" w:rsidP="00C13A3B">
      <w:pPr>
        <w:pStyle w:val="Code"/>
        <w:rPr>
          <w:highlight w:val="white"/>
        </w:rPr>
      </w:pPr>
      <w:r w:rsidRPr="00903DBA">
        <w:rPr>
          <w:highlight w:val="white"/>
        </w:rPr>
        <w:t xml:space="preserve">                          recordOffset + recordSize);</w:t>
      </w:r>
    </w:p>
    <w:p w14:paraId="337B771C" w14:textId="77777777" w:rsidR="00C13A3B" w:rsidRPr="00903DBA" w:rsidRDefault="00C13A3B" w:rsidP="00C13A3B">
      <w:pPr>
        <w:pStyle w:val="Code"/>
        <w:rPr>
          <w:highlight w:val="white"/>
        </w:rPr>
      </w:pPr>
      <w:r w:rsidRPr="00903DBA">
        <w:rPr>
          <w:highlight w:val="white"/>
        </w:rPr>
        <w:t xml:space="preserve">        }</w:t>
      </w:r>
    </w:p>
    <w:p w14:paraId="2295310F" w14:textId="77777777" w:rsidR="00C13A3B" w:rsidRPr="00903DBA" w:rsidRDefault="00C13A3B" w:rsidP="00C13A3B">
      <w:pPr>
        <w:pStyle w:val="Code"/>
        <w:rPr>
          <w:highlight w:val="white"/>
        </w:rPr>
      </w:pPr>
    </w:p>
    <w:p w14:paraId="5087D5A7" w14:textId="5DC01427"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recordSize;</w:t>
      </w:r>
    </w:p>
    <w:p w14:paraId="061C5345" w14:textId="77777777" w:rsidR="00C13A3B" w:rsidRPr="00903DBA" w:rsidRDefault="00C13A3B" w:rsidP="00C13A3B">
      <w:pPr>
        <w:pStyle w:val="Code"/>
        <w:rPr>
          <w:highlight w:val="white"/>
        </w:rPr>
      </w:pPr>
      <w:r w:rsidRPr="00903DBA">
        <w:rPr>
          <w:highlight w:val="white"/>
        </w:rPr>
        <w:t xml:space="preserve">      }</w:t>
      </w:r>
    </w:p>
    <w:p w14:paraId="07B32B40" w14:textId="77777777" w:rsidR="00C13A3B" w:rsidRPr="00903DBA" w:rsidRDefault="00C13A3B" w:rsidP="00C13A3B">
      <w:pPr>
        <w:pStyle w:val="Code"/>
        <w:rPr>
          <w:highlight w:val="white"/>
        </w:rPr>
      </w:pPr>
      <w:r w:rsidRPr="00903DBA">
        <w:rPr>
          <w:highlight w:val="white"/>
        </w:rPr>
        <w:t xml:space="preserve">      else {</w:t>
      </w:r>
    </w:p>
    <w:p w14:paraId="7F8EFE07" w14:textId="111ED6A3"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m_recordSizeStack.Pop();</w:t>
      </w:r>
    </w:p>
    <w:p w14:paraId="2BB45332" w14:textId="77777777" w:rsidR="00C13A3B" w:rsidRPr="00903DBA" w:rsidRDefault="00C13A3B" w:rsidP="00C13A3B">
      <w:pPr>
        <w:pStyle w:val="Code"/>
        <w:rPr>
          <w:highlight w:val="white"/>
        </w:rPr>
      </w:pPr>
      <w:r w:rsidRPr="00903DBA">
        <w:rPr>
          <w:highlight w:val="white"/>
        </w:rPr>
        <w:lastRenderedPageBreak/>
        <w:t xml:space="preserve">      }</w:t>
      </w:r>
    </w:p>
    <w:p w14:paraId="3FE87A5C" w14:textId="77777777" w:rsidR="00C13A3B" w:rsidRPr="00903DBA" w:rsidRDefault="00C13A3B" w:rsidP="00C13A3B">
      <w:pPr>
        <w:pStyle w:val="Code"/>
        <w:rPr>
          <w:highlight w:val="white"/>
        </w:rPr>
      </w:pPr>
      <w:r w:rsidRPr="00903DBA">
        <w:rPr>
          <w:highlight w:val="white"/>
        </w:rPr>
        <w:t xml:space="preserve">    }</w:t>
      </w:r>
    </w:p>
    <w:p w14:paraId="50F1A3DB" w14:textId="0484E24D" w:rsidR="00BC157C" w:rsidRPr="00903DBA" w:rsidRDefault="00216A71" w:rsidP="00BC157C">
      <w:pPr>
        <w:pStyle w:val="Rubrik3"/>
        <w:rPr>
          <w:highlight w:val="white"/>
        </w:rPr>
      </w:pPr>
      <w:bookmarkStart w:id="450" w:name="_Toc57656087"/>
      <w:r w:rsidRPr="00903DBA">
        <w:rPr>
          <w:highlight w:val="white"/>
        </w:rPr>
        <w:t>Loading Values into Registers</w:t>
      </w:r>
      <w:bookmarkEnd w:id="450"/>
    </w:p>
    <w:p w14:paraId="2FA14416" w14:textId="1AE3FE53" w:rsidR="00455BBD" w:rsidRPr="00903DBA" w:rsidRDefault="0024340B" w:rsidP="0024340B">
      <w:pPr>
        <w:rPr>
          <w:highlight w:val="white"/>
        </w:rPr>
      </w:pPr>
      <w:r w:rsidRPr="00903DBA">
        <w:rPr>
          <w:highlight w:val="white"/>
        </w:rPr>
        <w:t xml:space="preserve">The </w:t>
      </w:r>
      <w:r w:rsidRPr="00903DBA">
        <w:rPr>
          <w:rStyle w:val="KeyWord0"/>
          <w:highlight w:val="white"/>
        </w:rPr>
        <w:t>LoadValueToRegister</w:t>
      </w:r>
      <w:r w:rsidRPr="00903DBA">
        <w:rPr>
          <w:highlight w:val="white"/>
        </w:rPr>
        <w:t xml:space="preserve"> method </w:t>
      </w:r>
      <w:r w:rsidR="00894787" w:rsidRPr="00903DBA">
        <w:rPr>
          <w:highlight w:val="white"/>
        </w:rPr>
        <w:t xml:space="preserve">loads the value of a symbol into a register. </w:t>
      </w:r>
      <w:r w:rsidR="00AF77DE" w:rsidRPr="00903DBA">
        <w:rPr>
          <w:highlight w:val="white"/>
        </w:rPr>
        <w:t xml:space="preserve">A specific register may be given. </w:t>
      </w:r>
      <w:r w:rsidR="00894787" w:rsidRPr="00903DBA">
        <w:rPr>
          <w:highlight w:val="white"/>
        </w:rPr>
        <w:t xml:space="preserve">However, the register is represented by a track object that will be replaced by a proper register </w:t>
      </w:r>
      <w:r w:rsidR="009B4BC0" w:rsidRPr="00903DBA">
        <w:rPr>
          <w:highlight w:val="white"/>
        </w:rPr>
        <w:t>by the register allocator.</w:t>
      </w:r>
    </w:p>
    <w:p w14:paraId="0A802ADD" w14:textId="77777777" w:rsidR="00D935A0" w:rsidRPr="00903DBA" w:rsidRDefault="00D935A0" w:rsidP="007B4210">
      <w:pPr>
        <w:pStyle w:val="Code"/>
        <w:rPr>
          <w:highlight w:val="white"/>
        </w:rPr>
      </w:pPr>
      <w:r w:rsidRPr="00903DBA">
        <w:rPr>
          <w:highlight w:val="white"/>
        </w:rPr>
        <w:t xml:space="preserve">    public Track LoadValueToRegister(Symbol symbol,</w:t>
      </w:r>
    </w:p>
    <w:p w14:paraId="71F90DEA" w14:textId="78F93F20" w:rsidR="00D935A0" w:rsidRPr="00903DBA" w:rsidRDefault="00D935A0" w:rsidP="007B4210">
      <w:pPr>
        <w:pStyle w:val="Code"/>
        <w:rPr>
          <w:highlight w:val="white"/>
        </w:rPr>
      </w:pPr>
      <w:r w:rsidRPr="00903DBA">
        <w:rPr>
          <w:highlight w:val="white"/>
        </w:rPr>
        <w:t xml:space="preserve">                                     Register? register = null) {</w:t>
      </w:r>
    </w:p>
    <w:p w14:paraId="0CF7B307" w14:textId="6163E9F5" w:rsidR="00707D84" w:rsidRPr="00903DBA" w:rsidRDefault="00707D84" w:rsidP="00707D84">
      <w:pPr>
        <w:rPr>
          <w:highlight w:val="white"/>
        </w:rPr>
      </w:pPr>
      <w:r w:rsidRPr="00903DBA">
        <w:rPr>
          <w:highlight w:val="white"/>
        </w:rPr>
        <w:t>If the register is specified, we must check that no other value is stored in that register. If it is, we must move it to another register.</w:t>
      </w:r>
    </w:p>
    <w:p w14:paraId="7A97BB99" w14:textId="77777777" w:rsidR="00D935A0" w:rsidRPr="00903DBA" w:rsidRDefault="00D935A0" w:rsidP="007B4210">
      <w:pPr>
        <w:pStyle w:val="Code"/>
        <w:rPr>
          <w:highlight w:val="white"/>
        </w:rPr>
      </w:pPr>
      <w:r w:rsidRPr="00903DBA">
        <w:rPr>
          <w:highlight w:val="white"/>
        </w:rPr>
        <w:t xml:space="preserve">      if (register != null) {</w:t>
      </w:r>
    </w:p>
    <w:p w14:paraId="2A04C482" w14:textId="0754316B" w:rsidR="00D935A0" w:rsidRPr="00903DBA" w:rsidRDefault="00D935A0" w:rsidP="007B4210">
      <w:pPr>
        <w:pStyle w:val="Code"/>
        <w:rPr>
          <w:highlight w:val="white"/>
        </w:rPr>
      </w:pPr>
      <w:r w:rsidRPr="00903DBA">
        <w:rPr>
          <w:highlight w:val="white"/>
        </w:rPr>
        <w:t xml:space="preserve">        CheckRegister(symbol, register</w:t>
      </w:r>
      <w:r w:rsidR="00AF748F" w:rsidRPr="00903DBA">
        <w:rPr>
          <w:highlight w:val="white"/>
        </w:rPr>
        <w:t>.Value</w:t>
      </w:r>
      <w:r w:rsidRPr="00903DBA">
        <w:rPr>
          <w:highlight w:val="white"/>
        </w:rPr>
        <w:t>);</w:t>
      </w:r>
    </w:p>
    <w:p w14:paraId="13F386AC" w14:textId="77777777" w:rsidR="00D935A0" w:rsidRPr="00903DBA" w:rsidRDefault="00D935A0" w:rsidP="007B4210">
      <w:pPr>
        <w:pStyle w:val="Code"/>
        <w:rPr>
          <w:highlight w:val="white"/>
        </w:rPr>
      </w:pPr>
      <w:r w:rsidRPr="00903DBA">
        <w:rPr>
          <w:highlight w:val="white"/>
        </w:rPr>
        <w:t xml:space="preserve">      }</w:t>
      </w:r>
    </w:p>
    <w:p w14:paraId="008226FE" w14:textId="51CAF451" w:rsidR="00D935A0" w:rsidRPr="00903DBA" w:rsidRDefault="00D87096" w:rsidP="00D87096">
      <w:pPr>
        <w:rPr>
          <w:highlight w:val="white"/>
        </w:rPr>
      </w:pPr>
      <w:r w:rsidRPr="00903DBA">
        <w:rPr>
          <w:highlight w:val="white"/>
        </w:rPr>
        <w:t>Then we check if the value is alr</w:t>
      </w:r>
      <w:r w:rsidR="007A706C" w:rsidRPr="00903DBA">
        <w:rPr>
          <w:highlight w:val="white"/>
        </w:rPr>
        <w:t>e</w:t>
      </w:r>
      <w:r w:rsidRPr="00903DBA">
        <w:rPr>
          <w:highlight w:val="white"/>
        </w:rPr>
        <w:t xml:space="preserve">ady stored in a register. </w:t>
      </w:r>
      <w:r w:rsidR="007A706C" w:rsidRPr="00903DBA">
        <w:rPr>
          <w:highlight w:val="white"/>
        </w:rPr>
        <w:t xml:space="preserve">If it is, </w:t>
      </w:r>
      <w:r w:rsidR="002D0236" w:rsidRPr="00903DBA">
        <w:rPr>
          <w:highlight w:val="white"/>
        </w:rPr>
        <w:t xml:space="preserve">we look up it track and compare the specified register with the register of the track. If the </w:t>
      </w:r>
    </w:p>
    <w:p w14:paraId="73127402" w14:textId="77777777" w:rsidR="00293CEB" w:rsidRPr="00903DBA" w:rsidRDefault="00293CEB" w:rsidP="00293CEB">
      <w:pPr>
        <w:pStyle w:val="Code"/>
        <w:rPr>
          <w:highlight w:val="white"/>
        </w:rPr>
      </w:pPr>
      <w:r w:rsidRPr="00903DBA">
        <w:rPr>
          <w:highlight w:val="white"/>
        </w:rPr>
        <w:t xml:space="preserve">      Track track;</w:t>
      </w:r>
    </w:p>
    <w:p w14:paraId="25F9592E" w14:textId="77777777" w:rsidR="00293CEB" w:rsidRPr="00903DBA" w:rsidRDefault="00293CEB" w:rsidP="00293CEB">
      <w:pPr>
        <w:pStyle w:val="Code"/>
        <w:rPr>
          <w:highlight w:val="white"/>
        </w:rPr>
      </w:pPr>
      <w:r w:rsidRPr="00903DBA">
        <w:rPr>
          <w:highlight w:val="white"/>
        </w:rPr>
        <w:t xml:space="preserve">      if (m_trackMap.TryGetValue(symbol, out track)) {</w:t>
      </w:r>
    </w:p>
    <w:p w14:paraId="69DEF547" w14:textId="2F72D15D" w:rsidR="00293CEB" w:rsidRPr="00903DBA" w:rsidRDefault="00293CEB" w:rsidP="00293CEB">
      <w:pPr>
        <w:pStyle w:val="Code"/>
        <w:rPr>
          <w:highlight w:val="white"/>
        </w:rPr>
      </w:pPr>
      <w:r w:rsidRPr="00903DBA">
        <w:rPr>
          <w:highlight w:val="white"/>
        </w:rPr>
        <w:t xml:space="preserve">        m_trackMap.Remove(symbol);</w:t>
      </w:r>
    </w:p>
    <w:p w14:paraId="6C9CC40F" w14:textId="5730AA6E" w:rsidR="00B80E3D" w:rsidRPr="00903DBA" w:rsidRDefault="000778DE" w:rsidP="00B80E3D">
      <w:pPr>
        <w:rPr>
          <w:highlight w:val="white"/>
        </w:rPr>
      </w:pPr>
      <w:r w:rsidRPr="00903DBA">
        <w:rPr>
          <w:highlight w:val="white"/>
        </w:rPr>
        <w:t>If the registers are not null do not overlap, we need to remove the previous register from the track.</w:t>
      </w:r>
      <w:r w:rsidR="00B80E3D" w:rsidRPr="00903DBA">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903DBA" w:rsidRDefault="00714CE9" w:rsidP="00714CE9">
      <w:pPr>
        <w:pStyle w:val="Code"/>
        <w:rPr>
          <w:highlight w:val="white"/>
        </w:rPr>
      </w:pPr>
      <w:r w:rsidRPr="00903DBA">
        <w:rPr>
          <w:highlight w:val="white"/>
        </w:rPr>
        <w:t xml:space="preserve">        if ((register != null) &amp;&amp; (track.Register != null) &amp;&amp;</w:t>
      </w:r>
    </w:p>
    <w:p w14:paraId="208BE607" w14:textId="77777777" w:rsidR="00714CE9" w:rsidRPr="00903DBA" w:rsidRDefault="00714CE9" w:rsidP="00714CE9">
      <w:pPr>
        <w:pStyle w:val="Code"/>
        <w:rPr>
          <w:highlight w:val="white"/>
        </w:rPr>
      </w:pPr>
      <w:r w:rsidRPr="00903DBA">
        <w:rPr>
          <w:highlight w:val="white"/>
        </w:rPr>
        <w:t xml:space="preserve">            !AssemblyCode.RegisterOverlap(register, track.Register)) {</w:t>
      </w:r>
    </w:p>
    <w:p w14:paraId="32046147" w14:textId="77777777" w:rsidR="00714CE9" w:rsidRPr="00903DBA" w:rsidRDefault="00714CE9" w:rsidP="00714CE9">
      <w:pPr>
        <w:pStyle w:val="Code"/>
        <w:rPr>
          <w:highlight w:val="white"/>
        </w:rPr>
      </w:pPr>
      <w:r w:rsidRPr="00903DBA">
        <w:rPr>
          <w:highlight w:val="white"/>
        </w:rPr>
        <w:t xml:space="preserve">          Track newTrack = new Track(symbol, register.Value);</w:t>
      </w:r>
    </w:p>
    <w:p w14:paraId="6D14A640" w14:textId="77777777" w:rsidR="00714CE9" w:rsidRPr="00903DBA" w:rsidRDefault="00714CE9" w:rsidP="00714CE9">
      <w:pPr>
        <w:pStyle w:val="Code"/>
        <w:rPr>
          <w:highlight w:val="white"/>
        </w:rPr>
      </w:pPr>
      <w:r w:rsidRPr="00903DBA">
        <w:rPr>
          <w:highlight w:val="white"/>
        </w:rPr>
        <w:t xml:space="preserve">          AddAssemblyCode(AssemblyOperator.set_track_size,</w:t>
      </w:r>
    </w:p>
    <w:p w14:paraId="4C3ACDB3" w14:textId="77777777" w:rsidR="00714CE9" w:rsidRPr="00903DBA" w:rsidRDefault="00714CE9" w:rsidP="00714CE9">
      <w:pPr>
        <w:pStyle w:val="Code"/>
        <w:rPr>
          <w:highlight w:val="white"/>
        </w:rPr>
      </w:pPr>
      <w:r w:rsidRPr="00903DBA">
        <w:rPr>
          <w:highlight w:val="white"/>
        </w:rPr>
        <w:t xml:space="preserve">                          newTrack, track);</w:t>
      </w:r>
    </w:p>
    <w:p w14:paraId="06F22DF6" w14:textId="77777777" w:rsidR="00714CE9" w:rsidRPr="00903DBA" w:rsidRDefault="00714CE9" w:rsidP="00714CE9">
      <w:pPr>
        <w:pStyle w:val="Code"/>
        <w:rPr>
          <w:highlight w:val="white"/>
        </w:rPr>
      </w:pPr>
      <w:r w:rsidRPr="00903DBA">
        <w:rPr>
          <w:highlight w:val="white"/>
        </w:rPr>
        <w:t xml:space="preserve">          AddAssemblyCode(AssemblyOperator.mov, newTrack, track);</w:t>
      </w:r>
    </w:p>
    <w:p w14:paraId="13D9F95B" w14:textId="77777777" w:rsidR="00714CE9" w:rsidRPr="00903DBA" w:rsidRDefault="00714CE9" w:rsidP="00714CE9">
      <w:pPr>
        <w:pStyle w:val="Code"/>
        <w:rPr>
          <w:highlight w:val="white"/>
        </w:rPr>
      </w:pPr>
      <w:r w:rsidRPr="00903DBA">
        <w:rPr>
          <w:highlight w:val="white"/>
        </w:rPr>
        <w:t xml:space="preserve">          return newTrack;</w:t>
      </w:r>
    </w:p>
    <w:p w14:paraId="2C3FDA5F" w14:textId="0107163B" w:rsidR="00714CE9" w:rsidRPr="00903DBA" w:rsidRDefault="00714CE9" w:rsidP="00714CE9">
      <w:pPr>
        <w:pStyle w:val="Code"/>
        <w:rPr>
          <w:highlight w:val="white"/>
        </w:rPr>
      </w:pPr>
      <w:r w:rsidRPr="00903DBA">
        <w:rPr>
          <w:highlight w:val="white"/>
        </w:rPr>
        <w:t xml:space="preserve">        }</w:t>
      </w:r>
    </w:p>
    <w:p w14:paraId="07EC87DD" w14:textId="20AC1FB8" w:rsidR="00B80E3D" w:rsidRPr="00903DBA" w:rsidRDefault="00B80E3D" w:rsidP="00B80E3D">
      <w:pPr>
        <w:rPr>
          <w:highlight w:val="white"/>
        </w:rPr>
      </w:pPr>
      <w:r w:rsidRPr="00903DBA">
        <w:rPr>
          <w:highlight w:val="white"/>
        </w:rPr>
        <w:t>If there is no non-overlapping register we set the register of the track</w:t>
      </w:r>
      <w:r w:rsidR="00DF6C5E" w:rsidRPr="00903DBA">
        <w:rPr>
          <w:highlight w:val="white"/>
        </w:rPr>
        <w:t>,</w:t>
      </w:r>
      <w:r w:rsidRPr="00903DBA">
        <w:rPr>
          <w:highlight w:val="white"/>
        </w:rPr>
        <w:t xml:space="preserve"> if it is not null, and return the track.</w:t>
      </w:r>
    </w:p>
    <w:p w14:paraId="28A93ED6" w14:textId="77777777" w:rsidR="00714CE9" w:rsidRPr="00903DBA" w:rsidRDefault="00714CE9" w:rsidP="00714CE9">
      <w:pPr>
        <w:pStyle w:val="Code"/>
        <w:rPr>
          <w:highlight w:val="white"/>
        </w:rPr>
      </w:pPr>
      <w:r w:rsidRPr="00903DBA">
        <w:rPr>
          <w:highlight w:val="white"/>
        </w:rPr>
        <w:t xml:space="preserve">        else {</w:t>
      </w:r>
    </w:p>
    <w:p w14:paraId="7FDC66CA" w14:textId="77777777" w:rsidR="00714CE9" w:rsidRPr="00903DBA" w:rsidRDefault="00714CE9" w:rsidP="00714CE9">
      <w:pPr>
        <w:pStyle w:val="Code"/>
        <w:rPr>
          <w:highlight w:val="white"/>
        </w:rPr>
      </w:pPr>
      <w:r w:rsidRPr="00903DBA">
        <w:rPr>
          <w:highlight w:val="white"/>
        </w:rPr>
        <w:t xml:space="preserve">          if (register != null) {</w:t>
      </w:r>
    </w:p>
    <w:p w14:paraId="4560456C" w14:textId="77777777" w:rsidR="00714CE9" w:rsidRPr="00903DBA" w:rsidRDefault="00714CE9" w:rsidP="00714CE9">
      <w:pPr>
        <w:pStyle w:val="Code"/>
        <w:rPr>
          <w:highlight w:val="white"/>
        </w:rPr>
      </w:pPr>
      <w:r w:rsidRPr="00903DBA">
        <w:rPr>
          <w:highlight w:val="white"/>
        </w:rPr>
        <w:t xml:space="preserve">            track.Register = register;</w:t>
      </w:r>
    </w:p>
    <w:p w14:paraId="19542BC2" w14:textId="77777777" w:rsidR="00714CE9" w:rsidRPr="00903DBA" w:rsidRDefault="00714CE9" w:rsidP="00714CE9">
      <w:pPr>
        <w:pStyle w:val="Code"/>
        <w:rPr>
          <w:highlight w:val="white"/>
        </w:rPr>
      </w:pPr>
      <w:r w:rsidRPr="00903DBA">
        <w:rPr>
          <w:highlight w:val="white"/>
        </w:rPr>
        <w:t xml:space="preserve">          }</w:t>
      </w:r>
    </w:p>
    <w:p w14:paraId="4D1F7E0E" w14:textId="77777777" w:rsidR="00714CE9" w:rsidRPr="00903DBA" w:rsidRDefault="00714CE9" w:rsidP="00714CE9">
      <w:pPr>
        <w:pStyle w:val="Code"/>
        <w:rPr>
          <w:highlight w:val="white"/>
        </w:rPr>
      </w:pPr>
    </w:p>
    <w:p w14:paraId="4C33AAFD" w14:textId="77777777" w:rsidR="00714CE9" w:rsidRPr="00903DBA" w:rsidRDefault="00714CE9" w:rsidP="00714CE9">
      <w:pPr>
        <w:pStyle w:val="Code"/>
        <w:rPr>
          <w:highlight w:val="white"/>
        </w:rPr>
      </w:pPr>
      <w:r w:rsidRPr="00903DBA">
        <w:rPr>
          <w:highlight w:val="white"/>
        </w:rPr>
        <w:t xml:space="preserve">          return track;</w:t>
      </w:r>
    </w:p>
    <w:p w14:paraId="753385D2" w14:textId="77777777" w:rsidR="00714CE9" w:rsidRPr="00903DBA" w:rsidRDefault="00714CE9" w:rsidP="00714CE9">
      <w:pPr>
        <w:pStyle w:val="Code"/>
        <w:rPr>
          <w:highlight w:val="white"/>
        </w:rPr>
      </w:pPr>
      <w:r w:rsidRPr="00903DBA">
        <w:rPr>
          <w:highlight w:val="white"/>
        </w:rPr>
        <w:t xml:space="preserve">        }</w:t>
      </w:r>
    </w:p>
    <w:p w14:paraId="777DE3C0" w14:textId="77777777" w:rsidR="00293CEB" w:rsidRPr="00903DBA" w:rsidRDefault="00293CEB" w:rsidP="00293CEB">
      <w:pPr>
        <w:pStyle w:val="Code"/>
        <w:rPr>
          <w:highlight w:val="white"/>
        </w:rPr>
      </w:pPr>
      <w:r w:rsidRPr="00903DBA">
        <w:rPr>
          <w:highlight w:val="white"/>
        </w:rPr>
        <w:t xml:space="preserve">      }</w:t>
      </w:r>
    </w:p>
    <w:p w14:paraId="4CEBCE3F" w14:textId="79F08321" w:rsidR="00E369C4" w:rsidRPr="00903DBA" w:rsidRDefault="000C7C88" w:rsidP="00E369C4">
      <w:pPr>
        <w:rPr>
          <w:highlight w:val="white"/>
        </w:rPr>
      </w:pPr>
      <w:r w:rsidRPr="00903DBA">
        <w:rPr>
          <w:highlight w:val="white"/>
        </w:rPr>
        <w:t xml:space="preserve">If the </w:t>
      </w:r>
      <w:r w:rsidR="00E369C4" w:rsidRPr="00903DBA">
        <w:rPr>
          <w:highlight w:val="white"/>
        </w:rPr>
        <w:t>track register is null, we assign it the specified register (w</w:t>
      </w:r>
      <w:r w:rsidR="00521536" w:rsidRPr="00903DBA">
        <w:rPr>
          <w:highlight w:val="white"/>
        </w:rPr>
        <w:t>h</w:t>
      </w:r>
      <w:r w:rsidR="00E369C4" w:rsidRPr="00903DBA">
        <w:rPr>
          <w:highlight w:val="white"/>
        </w:rPr>
        <w:t>ich may or may not be null).</w:t>
      </w:r>
    </w:p>
    <w:p w14:paraId="25C2722C" w14:textId="3CE3AB25" w:rsidR="00521536" w:rsidRPr="00903DBA" w:rsidRDefault="00521536" w:rsidP="00521536">
      <w:pPr>
        <w:rPr>
          <w:highlight w:val="white"/>
        </w:rPr>
      </w:pPr>
      <w:r w:rsidRPr="00903DBA">
        <w:rPr>
          <w:highlight w:val="white"/>
        </w:rPr>
        <w:t xml:space="preserve">However, if both the specified register and the track register is non-null, and they do not overlap each other, </w:t>
      </w:r>
      <w:r w:rsidR="00A86CD6" w:rsidRPr="00903DBA">
        <w:rPr>
          <w:highlight w:val="white"/>
        </w:rPr>
        <w:t xml:space="preserve">we need to move the value of the track register to </w:t>
      </w:r>
      <w:r w:rsidR="009657A3" w:rsidRPr="00903DBA">
        <w:rPr>
          <w:highlight w:val="white"/>
        </w:rPr>
        <w:t xml:space="preserve">specified </w:t>
      </w:r>
      <w:r w:rsidR="00A86CD6" w:rsidRPr="00903DBA">
        <w:rPr>
          <w:highlight w:val="white"/>
        </w:rPr>
        <w:t>register.</w:t>
      </w:r>
      <w:r w:rsidR="009657A3" w:rsidRPr="00903DBA">
        <w:rPr>
          <w:highlight w:val="white"/>
        </w:rPr>
        <w:t xml:space="preserve"> We create a</w:t>
      </w:r>
      <w:r w:rsidR="009F686D" w:rsidRPr="00903DBA">
        <w:rPr>
          <w:highlight w:val="white"/>
        </w:rPr>
        <w:t>nd return a</w:t>
      </w:r>
      <w:r w:rsidR="009657A3" w:rsidRPr="00903DBA">
        <w:rPr>
          <w:highlight w:val="white"/>
        </w:rPr>
        <w:t xml:space="preserve"> new track for the </w:t>
      </w:r>
      <w:r w:rsidR="009F686D" w:rsidRPr="00903DBA">
        <w:rPr>
          <w:highlight w:val="white"/>
        </w:rPr>
        <w:t>specified register.</w:t>
      </w:r>
      <w:r w:rsidR="009657A3" w:rsidRPr="00903DBA">
        <w:rPr>
          <w:highlight w:val="white"/>
        </w:rPr>
        <w:t xml:space="preserve"> </w:t>
      </w:r>
    </w:p>
    <w:p w14:paraId="22C4E6DA" w14:textId="633F1067" w:rsidR="009F686D" w:rsidRPr="00903DBA" w:rsidRDefault="009F686D" w:rsidP="009F686D">
      <w:pPr>
        <w:rPr>
          <w:highlight w:val="white"/>
        </w:rPr>
      </w:pPr>
      <w:r w:rsidRPr="00903DBA">
        <w:rPr>
          <w:highlight w:val="white"/>
        </w:rPr>
        <w:t>If the</w:t>
      </w:r>
      <w:r w:rsidR="00CB62E7" w:rsidRPr="00903DBA">
        <w:rPr>
          <w:highlight w:val="white"/>
        </w:rPr>
        <w:t xml:space="preserve"> symbol does not already have a track</w:t>
      </w:r>
      <w:r w:rsidR="001D4287" w:rsidRPr="00903DBA">
        <w:rPr>
          <w:highlight w:val="white"/>
        </w:rPr>
        <w:t>, we create a new track for it.</w:t>
      </w:r>
    </w:p>
    <w:p w14:paraId="4062780C" w14:textId="1CA43A61" w:rsidR="00964855" w:rsidRPr="00903DBA" w:rsidRDefault="00964855" w:rsidP="003D3A52">
      <w:pPr>
        <w:rPr>
          <w:highlight w:val="white"/>
        </w:rPr>
      </w:pPr>
      <w:r w:rsidRPr="00903DBA">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903DBA" w:rsidRDefault="00293CEB" w:rsidP="00293CEB">
      <w:pPr>
        <w:pStyle w:val="Code"/>
        <w:rPr>
          <w:highlight w:val="white"/>
        </w:rPr>
      </w:pPr>
      <w:r w:rsidRPr="00903DBA">
        <w:rPr>
          <w:highlight w:val="white"/>
        </w:rPr>
        <w:lastRenderedPageBreak/>
        <w:t xml:space="preserve">        if (symbol.Value is BigInteger)  {</w:t>
      </w:r>
    </w:p>
    <w:p w14:paraId="2BE4DFE6" w14:textId="77777777" w:rsidR="00293CEB" w:rsidRPr="00903DBA" w:rsidRDefault="00293CEB" w:rsidP="00293CEB">
      <w:pPr>
        <w:pStyle w:val="Code"/>
        <w:rPr>
          <w:highlight w:val="white"/>
        </w:rPr>
      </w:pPr>
      <w:r w:rsidRPr="00903DBA">
        <w:rPr>
          <w:highlight w:val="white"/>
        </w:rPr>
        <w:t xml:space="preserve">          AddAssemblyCode(AssemblyOperator.mov, track, symbol.Value);</w:t>
      </w:r>
    </w:p>
    <w:p w14:paraId="066E371A" w14:textId="77777777" w:rsidR="00293CEB" w:rsidRPr="00903DBA" w:rsidRDefault="00293CEB" w:rsidP="00293CEB">
      <w:pPr>
        <w:pStyle w:val="Code"/>
        <w:rPr>
          <w:highlight w:val="white"/>
        </w:rPr>
      </w:pPr>
      <w:r w:rsidRPr="00903DBA">
        <w:rPr>
          <w:highlight w:val="white"/>
        </w:rPr>
        <w:t xml:space="preserve">        }</w:t>
      </w:r>
    </w:p>
    <w:p w14:paraId="3E73B09C" w14:textId="27C902DD" w:rsidR="00964855" w:rsidRPr="00903DBA" w:rsidRDefault="00964855" w:rsidP="00964855">
      <w:pPr>
        <w:rPr>
          <w:highlight w:val="white"/>
        </w:rPr>
      </w:pPr>
      <w:r w:rsidRPr="00903DBA">
        <w:rPr>
          <w:highlight w:val="white"/>
        </w:rPr>
        <w:t>If the symbol is an array, function, or string, or if it holds a static address, we load the address of the value into the register, not the value itself.</w:t>
      </w:r>
      <w:r w:rsidR="00FD0AE2" w:rsidRPr="00903DBA">
        <w:rPr>
          <w:highlight w:val="white"/>
        </w:rPr>
        <w:t xml:space="preserve"> </w:t>
      </w:r>
      <w:r w:rsidR="00605E9E" w:rsidRPr="00903DBA">
        <w:rPr>
          <w:highlight w:val="white"/>
        </w:rPr>
        <w:t xml:space="preserve">We load the base of the symbol into the register. The base is the symbol’s unique name if it is extern or static, the regular or </w:t>
      </w:r>
      <w:r w:rsidR="004E7BC3" w:rsidRPr="00903DBA">
        <w:rPr>
          <w:highlight w:val="white"/>
        </w:rPr>
        <w:t>ellipse</w:t>
      </w:r>
      <w:r w:rsidR="00605E9E" w:rsidRPr="00903DBA">
        <w:rPr>
          <w:highlight w:val="white"/>
        </w:rPr>
        <w:t xml:space="preserve"> </w:t>
      </w:r>
      <w:r w:rsidR="00B10950" w:rsidRPr="00903DBA">
        <w:rPr>
          <w:highlight w:val="white"/>
        </w:rPr>
        <w:t>frame register in case of an auto or register array (a function or string is always static), and the name of a static address.</w:t>
      </w:r>
      <w:r w:rsidR="00605E9E" w:rsidRPr="00903DBA">
        <w:rPr>
          <w:highlight w:val="white"/>
        </w:rPr>
        <w:t xml:space="preserve"> </w:t>
      </w:r>
      <w:r w:rsidR="00FD0AE2" w:rsidRPr="00903DBA">
        <w:rPr>
          <w:highlight w:val="white"/>
        </w:rPr>
        <w:t>If the offset of the address is non-zero, we add it to the register.</w:t>
      </w:r>
    </w:p>
    <w:p w14:paraId="4D448AEE" w14:textId="77777777" w:rsidR="00293CEB" w:rsidRPr="00903DBA" w:rsidRDefault="00293CEB" w:rsidP="00293CEB">
      <w:pPr>
        <w:pStyle w:val="Code"/>
        <w:rPr>
          <w:highlight w:val="white"/>
        </w:rPr>
      </w:pPr>
      <w:r w:rsidRPr="00903DBA">
        <w:rPr>
          <w:highlight w:val="white"/>
        </w:rPr>
        <w:t xml:space="preserve">        else if (symbol.Type.IsArrayFunctionOrString() ||</w:t>
      </w:r>
    </w:p>
    <w:p w14:paraId="5992A5ED" w14:textId="77777777" w:rsidR="00293CEB" w:rsidRPr="00903DBA" w:rsidRDefault="00293CEB" w:rsidP="00293CEB">
      <w:pPr>
        <w:pStyle w:val="Code"/>
        <w:rPr>
          <w:highlight w:val="white"/>
        </w:rPr>
      </w:pPr>
      <w:r w:rsidRPr="00903DBA">
        <w:rPr>
          <w:highlight w:val="white"/>
        </w:rPr>
        <w:t xml:space="preserve">                 (symbol.Value is StaticAddress)) {</w:t>
      </w:r>
    </w:p>
    <w:p w14:paraId="69F44A4A" w14:textId="77777777" w:rsidR="00293CEB" w:rsidRPr="00903DBA" w:rsidRDefault="00293CEB" w:rsidP="00293CEB">
      <w:pPr>
        <w:pStyle w:val="Code"/>
        <w:rPr>
          <w:highlight w:val="white"/>
        </w:rPr>
      </w:pPr>
      <w:r w:rsidRPr="00903DBA">
        <w:rPr>
          <w:highlight w:val="white"/>
        </w:rPr>
        <w:t xml:space="preserve">          AddAssemblyCode(AssemblyOperator.mov, track,</w:t>
      </w:r>
    </w:p>
    <w:p w14:paraId="5BD2E6E0" w14:textId="77777777" w:rsidR="00293CEB" w:rsidRPr="00903DBA" w:rsidRDefault="00293CEB" w:rsidP="00293CEB">
      <w:pPr>
        <w:pStyle w:val="Code"/>
        <w:rPr>
          <w:highlight w:val="white"/>
        </w:rPr>
      </w:pPr>
      <w:r w:rsidRPr="00903DBA">
        <w:rPr>
          <w:highlight w:val="white"/>
        </w:rPr>
        <w:t xml:space="preserve">                          Base(symbol));</w:t>
      </w:r>
    </w:p>
    <w:p w14:paraId="796A10CC" w14:textId="77777777" w:rsidR="00FD0AE2" w:rsidRPr="00903DBA" w:rsidRDefault="00FD0AE2" w:rsidP="00293CEB">
      <w:pPr>
        <w:pStyle w:val="Code"/>
        <w:rPr>
          <w:highlight w:val="white"/>
        </w:rPr>
      </w:pPr>
    </w:p>
    <w:p w14:paraId="48F2D9B7" w14:textId="27DD8CAA" w:rsidR="00293CEB" w:rsidRPr="00903DBA" w:rsidRDefault="00293CEB" w:rsidP="00293CEB">
      <w:pPr>
        <w:pStyle w:val="Code"/>
        <w:rPr>
          <w:highlight w:val="white"/>
        </w:rPr>
      </w:pPr>
      <w:r w:rsidRPr="00903DBA">
        <w:rPr>
          <w:highlight w:val="white"/>
        </w:rPr>
        <w:t xml:space="preserve">          int offset = Offset(symbol);</w:t>
      </w:r>
    </w:p>
    <w:p w14:paraId="279727C2" w14:textId="77777777" w:rsidR="00293CEB" w:rsidRPr="00903DBA" w:rsidRDefault="00293CEB" w:rsidP="00293CEB">
      <w:pPr>
        <w:pStyle w:val="Code"/>
        <w:rPr>
          <w:highlight w:val="white"/>
        </w:rPr>
      </w:pPr>
      <w:r w:rsidRPr="00903DBA">
        <w:rPr>
          <w:highlight w:val="white"/>
        </w:rPr>
        <w:t xml:space="preserve">          if (offset != 0) {</w:t>
      </w:r>
    </w:p>
    <w:p w14:paraId="6CDD14FE" w14:textId="77777777" w:rsidR="00293CEB" w:rsidRPr="00903DBA" w:rsidRDefault="00293CEB" w:rsidP="00293CEB">
      <w:pPr>
        <w:pStyle w:val="Code"/>
        <w:rPr>
          <w:highlight w:val="white"/>
        </w:rPr>
      </w:pPr>
      <w:r w:rsidRPr="00903DBA">
        <w:rPr>
          <w:highlight w:val="white"/>
        </w:rPr>
        <w:t xml:space="preserve">            AddAssemblyCode(AssemblyOperator.add, track,</w:t>
      </w:r>
    </w:p>
    <w:p w14:paraId="787B341B" w14:textId="77777777" w:rsidR="00293CEB" w:rsidRPr="00903DBA" w:rsidRDefault="00293CEB" w:rsidP="00293CEB">
      <w:pPr>
        <w:pStyle w:val="Code"/>
        <w:rPr>
          <w:highlight w:val="white"/>
        </w:rPr>
      </w:pPr>
      <w:r w:rsidRPr="00903DBA">
        <w:rPr>
          <w:highlight w:val="white"/>
        </w:rPr>
        <w:t xml:space="preserve">                            (BigInteger) offset);</w:t>
      </w:r>
    </w:p>
    <w:p w14:paraId="298AD5F0" w14:textId="77777777" w:rsidR="00293CEB" w:rsidRPr="00903DBA" w:rsidRDefault="00293CEB" w:rsidP="00293CEB">
      <w:pPr>
        <w:pStyle w:val="Code"/>
        <w:rPr>
          <w:highlight w:val="white"/>
        </w:rPr>
      </w:pPr>
      <w:r w:rsidRPr="00903DBA">
        <w:rPr>
          <w:highlight w:val="white"/>
        </w:rPr>
        <w:t xml:space="preserve">          }</w:t>
      </w:r>
    </w:p>
    <w:p w14:paraId="4E3E21D7" w14:textId="1BC66639" w:rsidR="00293CEB" w:rsidRPr="00903DBA" w:rsidRDefault="00293CEB" w:rsidP="00293CEB">
      <w:pPr>
        <w:pStyle w:val="Code"/>
        <w:rPr>
          <w:highlight w:val="white"/>
        </w:rPr>
      </w:pPr>
      <w:r w:rsidRPr="00903DBA">
        <w:rPr>
          <w:highlight w:val="white"/>
        </w:rPr>
        <w:t xml:space="preserve">        }</w:t>
      </w:r>
    </w:p>
    <w:p w14:paraId="254C4CB6" w14:textId="5636A1E0" w:rsidR="00B10950" w:rsidRPr="00903DBA" w:rsidRDefault="000E5445" w:rsidP="000E5445">
      <w:pPr>
        <w:rPr>
          <w:highlight w:val="white"/>
        </w:rPr>
      </w:pPr>
      <w:r w:rsidRPr="00903DBA">
        <w:rPr>
          <w:highlight w:val="white"/>
        </w:rPr>
        <w:t xml:space="preserve">In all other </w:t>
      </w:r>
      <w:r w:rsidR="00606AB9" w:rsidRPr="00903DBA">
        <w:rPr>
          <w:highlight w:val="white"/>
        </w:rPr>
        <w:t>cases</w:t>
      </w:r>
      <w:r w:rsidRPr="00903DBA">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903DBA" w:rsidRDefault="00293CEB" w:rsidP="00293CEB">
      <w:pPr>
        <w:pStyle w:val="Code"/>
        <w:rPr>
          <w:highlight w:val="white"/>
        </w:rPr>
      </w:pPr>
      <w:r w:rsidRPr="00903DBA">
        <w:rPr>
          <w:highlight w:val="white"/>
        </w:rPr>
        <w:t xml:space="preserve">        else {</w:t>
      </w:r>
    </w:p>
    <w:p w14:paraId="1A68A6FD" w14:textId="77777777" w:rsidR="00293CEB" w:rsidRPr="00903DBA" w:rsidRDefault="00293CEB" w:rsidP="00293CEB">
      <w:pPr>
        <w:pStyle w:val="Code"/>
        <w:rPr>
          <w:highlight w:val="white"/>
        </w:rPr>
      </w:pPr>
      <w:r w:rsidRPr="00903DBA">
        <w:rPr>
          <w:highlight w:val="white"/>
        </w:rPr>
        <w:t xml:space="preserve">          AddAssemblyCode(AssemblyOperator.mov, track,</w:t>
      </w:r>
    </w:p>
    <w:p w14:paraId="3BDB01F1" w14:textId="77777777" w:rsidR="00293CEB" w:rsidRPr="00903DBA" w:rsidRDefault="00293CEB" w:rsidP="00293CEB">
      <w:pPr>
        <w:pStyle w:val="Code"/>
        <w:rPr>
          <w:highlight w:val="white"/>
        </w:rPr>
      </w:pPr>
      <w:r w:rsidRPr="00903DBA">
        <w:rPr>
          <w:highlight w:val="white"/>
        </w:rPr>
        <w:t xml:space="preserve">                          Base(symbol), Offset(symbol));</w:t>
      </w:r>
    </w:p>
    <w:p w14:paraId="5BE63FB5" w14:textId="77777777" w:rsidR="00293CEB" w:rsidRPr="00903DBA" w:rsidRDefault="00293CEB" w:rsidP="00293CEB">
      <w:pPr>
        <w:pStyle w:val="Code"/>
        <w:rPr>
          <w:highlight w:val="white"/>
        </w:rPr>
      </w:pPr>
      <w:r w:rsidRPr="00903DBA">
        <w:rPr>
          <w:highlight w:val="white"/>
        </w:rPr>
        <w:t xml:space="preserve">        }</w:t>
      </w:r>
    </w:p>
    <w:p w14:paraId="2B26F5B2" w14:textId="77777777" w:rsidR="00293CEB" w:rsidRPr="00903DBA" w:rsidRDefault="00293CEB" w:rsidP="00293CEB">
      <w:pPr>
        <w:pStyle w:val="Code"/>
        <w:rPr>
          <w:highlight w:val="white"/>
        </w:rPr>
      </w:pPr>
      <w:r w:rsidRPr="00903DBA">
        <w:rPr>
          <w:highlight w:val="white"/>
        </w:rPr>
        <w:t xml:space="preserve">        </w:t>
      </w:r>
    </w:p>
    <w:p w14:paraId="10AC7992" w14:textId="77777777" w:rsidR="00293CEB" w:rsidRPr="00903DBA" w:rsidRDefault="00293CEB" w:rsidP="00293CEB">
      <w:pPr>
        <w:pStyle w:val="Code"/>
        <w:rPr>
          <w:highlight w:val="white"/>
        </w:rPr>
      </w:pPr>
      <w:r w:rsidRPr="00903DBA">
        <w:rPr>
          <w:highlight w:val="white"/>
        </w:rPr>
        <w:t xml:space="preserve">        return track;</w:t>
      </w:r>
    </w:p>
    <w:p w14:paraId="43C08997" w14:textId="77777777" w:rsidR="00293CEB" w:rsidRPr="00903DBA" w:rsidRDefault="00293CEB" w:rsidP="00293CEB">
      <w:pPr>
        <w:pStyle w:val="Code"/>
        <w:rPr>
          <w:highlight w:val="white"/>
        </w:rPr>
      </w:pPr>
      <w:r w:rsidRPr="00903DBA">
        <w:rPr>
          <w:highlight w:val="white"/>
        </w:rPr>
        <w:t xml:space="preserve">      }</w:t>
      </w:r>
    </w:p>
    <w:p w14:paraId="4C6B3E7F" w14:textId="77777777" w:rsidR="00293CEB" w:rsidRPr="00903DBA" w:rsidRDefault="00293CEB" w:rsidP="00293CEB">
      <w:pPr>
        <w:pStyle w:val="Code"/>
        <w:rPr>
          <w:highlight w:val="white"/>
        </w:rPr>
      </w:pPr>
      <w:r w:rsidRPr="00903DBA">
        <w:rPr>
          <w:highlight w:val="white"/>
        </w:rPr>
        <w:t xml:space="preserve">    }</w:t>
      </w:r>
    </w:p>
    <w:p w14:paraId="6B9EDC27" w14:textId="137C9B5A" w:rsidR="004F004E" w:rsidRPr="00903DBA" w:rsidRDefault="00AC3288" w:rsidP="00AC3288">
      <w:pPr>
        <w:rPr>
          <w:highlight w:val="white"/>
        </w:rPr>
      </w:pPr>
      <w:r w:rsidRPr="00903DBA">
        <w:rPr>
          <w:highlight w:val="white"/>
        </w:rPr>
        <w:t xml:space="preserve">If the symbol is a static </w:t>
      </w:r>
      <w:r w:rsidR="00AC7CC6" w:rsidRPr="00903DBA">
        <w:rPr>
          <w:highlight w:val="white"/>
        </w:rPr>
        <w:t>address</w:t>
      </w:r>
      <w:r w:rsidRPr="00903DBA">
        <w:rPr>
          <w:highlight w:val="white"/>
        </w:rPr>
        <w:t>, we load its address into the register.</w:t>
      </w:r>
      <w:r w:rsidR="00BE6101" w:rsidRPr="00903DBA">
        <w:rPr>
          <w:highlight w:val="white"/>
        </w:rPr>
        <w:t xml:space="preserve"> At the moment</w:t>
      </w:r>
      <w:r w:rsidR="00A044A4" w:rsidRPr="00903DBA">
        <w:rPr>
          <w:highlight w:val="white"/>
        </w:rPr>
        <w:t>,</w:t>
      </w:r>
      <w:r w:rsidR="00BE6101" w:rsidRPr="00903DBA">
        <w:rPr>
          <w:highlight w:val="white"/>
        </w:rPr>
        <w:t xml:space="preserve"> we load its name into the register</w:t>
      </w:r>
      <w:r w:rsidR="00970DB5" w:rsidRPr="00903DBA">
        <w:rPr>
          <w:highlight w:val="white"/>
        </w:rPr>
        <w:t xml:space="preserve"> </w:t>
      </w:r>
      <w:r w:rsidR="00BE6101" w:rsidRPr="00903DBA">
        <w:rPr>
          <w:highlight w:val="white"/>
        </w:rPr>
        <w:t>and add its offset</w:t>
      </w:r>
      <w:r w:rsidR="00C51ADA" w:rsidRPr="00903DBA">
        <w:rPr>
          <w:highlight w:val="white"/>
        </w:rPr>
        <w:t>,</w:t>
      </w:r>
      <w:r w:rsidR="00BE6101" w:rsidRPr="00903DBA">
        <w:rPr>
          <w:highlight w:val="white"/>
        </w:rPr>
        <w:t xml:space="preserve"> if more than zero. The name will </w:t>
      </w:r>
      <w:r w:rsidR="00F51ABF" w:rsidRPr="00903DBA">
        <w:rPr>
          <w:highlight w:val="white"/>
        </w:rPr>
        <w:t xml:space="preserve">later </w:t>
      </w:r>
      <w:r w:rsidR="00BE6101" w:rsidRPr="00903DBA">
        <w:rPr>
          <w:highlight w:val="white"/>
        </w:rPr>
        <w:t>be replaced by the address by the linker.</w:t>
      </w:r>
    </w:p>
    <w:p w14:paraId="4B44C7F0" w14:textId="48C2BBA6" w:rsidR="00C51ADA" w:rsidRPr="00903DBA" w:rsidRDefault="00C51ADA" w:rsidP="00C51ADA">
      <w:pPr>
        <w:rPr>
          <w:highlight w:val="white"/>
        </w:rPr>
      </w:pPr>
      <w:r w:rsidRPr="00903DBA">
        <w:rPr>
          <w:highlight w:val="white"/>
        </w:rPr>
        <w:t>If the symbol is an array, we load i</w:t>
      </w:r>
      <w:r w:rsidR="001D73E2" w:rsidRPr="00903DBA">
        <w:rPr>
          <w:highlight w:val="white"/>
        </w:rPr>
        <w:t>ts base</w:t>
      </w:r>
      <w:r w:rsidRPr="00903DBA">
        <w:rPr>
          <w:highlight w:val="white"/>
        </w:rPr>
        <w:t xml:space="preserve"> into the register</w:t>
      </w:r>
      <w:r w:rsidR="001D73E2" w:rsidRPr="00903DBA">
        <w:rPr>
          <w:highlight w:val="white"/>
        </w:rPr>
        <w:t xml:space="preserve"> and add its offset, if more than zero</w:t>
      </w:r>
      <w:r w:rsidRPr="00903DBA">
        <w:rPr>
          <w:highlight w:val="white"/>
        </w:rPr>
        <w:t xml:space="preserve">. The base may be the unique name of a static symbol, </w:t>
      </w:r>
      <w:r w:rsidR="001A7ED9" w:rsidRPr="00903DBA">
        <w:rPr>
          <w:highlight w:val="white"/>
        </w:rPr>
        <w:t xml:space="preserve">or </w:t>
      </w:r>
      <w:r w:rsidRPr="00903DBA">
        <w:rPr>
          <w:highlight w:val="white"/>
        </w:rPr>
        <w:t>the regular or elliptic frame pointer</w:t>
      </w:r>
      <w:r w:rsidR="001A7ED9" w:rsidRPr="00903DBA">
        <w:rPr>
          <w:highlight w:val="white"/>
        </w:rPr>
        <w:t xml:space="preserve"> in case of a parameter or local variable.</w:t>
      </w:r>
    </w:p>
    <w:p w14:paraId="7B4E033F" w14:textId="24F3B374" w:rsidR="002D1301" w:rsidRPr="00903DBA" w:rsidRDefault="002D1301" w:rsidP="002D1301">
      <w:pPr>
        <w:rPr>
          <w:highlight w:val="white"/>
        </w:rPr>
      </w:pPr>
      <w:r w:rsidRPr="00903DBA">
        <w:rPr>
          <w:highlight w:val="white"/>
        </w:rPr>
        <w:t xml:space="preserve">If the symbol is not a constant, an array, or a static function, struct, or union, we </w:t>
      </w:r>
      <w:r w:rsidR="00F31AFE" w:rsidRPr="00903DBA">
        <w:rPr>
          <w:highlight w:val="white"/>
        </w:rPr>
        <w:t>load the value of the symbol to the register with the help of the symbol’s base and offset. The base may be the unique name of a static</w:t>
      </w:r>
      <w:r w:rsidRPr="00903DBA">
        <w:rPr>
          <w:highlight w:val="white"/>
        </w:rPr>
        <w:t xml:space="preserve"> </w:t>
      </w:r>
      <w:r w:rsidR="00F31AFE" w:rsidRPr="00903DBA">
        <w:rPr>
          <w:highlight w:val="white"/>
        </w:rPr>
        <w:t xml:space="preserve">symbol, or the regular or elliptic frame pointer. </w:t>
      </w:r>
    </w:p>
    <w:p w14:paraId="5808811F" w14:textId="41D89ACA" w:rsidR="00D935A0" w:rsidRPr="00903DBA" w:rsidRDefault="00A044A4" w:rsidP="00A044A4">
      <w:pPr>
        <w:rPr>
          <w:highlight w:val="white"/>
        </w:rPr>
      </w:pPr>
      <w:r w:rsidRPr="00903DBA">
        <w:rPr>
          <w:highlight w:val="white"/>
        </w:rPr>
        <w:t xml:space="preserve">The </w:t>
      </w:r>
      <w:r w:rsidRPr="00903DBA">
        <w:rPr>
          <w:rStyle w:val="KeyWord0"/>
          <w:highlight w:val="white"/>
        </w:rPr>
        <w:t>CheckRegister</w:t>
      </w:r>
      <w:r w:rsidRPr="00903DBA">
        <w:rPr>
          <w:highlight w:val="white"/>
        </w:rPr>
        <w:t xml:space="preserve"> method checks whether </w:t>
      </w:r>
      <w:r w:rsidR="00D27687" w:rsidRPr="00903DBA">
        <w:rPr>
          <w:highlight w:val="white"/>
        </w:rPr>
        <w:t xml:space="preserve">a symbol value is stored in the register </w:t>
      </w:r>
    </w:p>
    <w:p w14:paraId="1AC8C76F" w14:textId="77777777" w:rsidR="006C56A6" w:rsidRPr="00903DBA" w:rsidRDefault="006C56A6" w:rsidP="006C56A6">
      <w:pPr>
        <w:pStyle w:val="Code"/>
        <w:rPr>
          <w:highlight w:val="white"/>
        </w:rPr>
      </w:pPr>
      <w:r w:rsidRPr="00903DBA">
        <w:rPr>
          <w:highlight w:val="white"/>
        </w:rPr>
        <w:t xml:space="preserve">    public void CheckRegister(Symbol symbol, Register register) {</w:t>
      </w:r>
    </w:p>
    <w:p w14:paraId="2397A5F9" w14:textId="77777777" w:rsidR="006C56A6" w:rsidRPr="00903DBA" w:rsidRDefault="006C56A6" w:rsidP="006C56A6">
      <w:pPr>
        <w:pStyle w:val="Code"/>
        <w:rPr>
          <w:highlight w:val="white"/>
        </w:rPr>
      </w:pPr>
      <w:r w:rsidRPr="00903DBA">
        <w:rPr>
          <w:highlight w:val="white"/>
        </w:rPr>
        <w:t xml:space="preserve">      foreach (KeyValuePair&lt;Symbol,Track&gt; entry in m_trackMap) {</w:t>
      </w:r>
    </w:p>
    <w:p w14:paraId="0BC70139" w14:textId="77777777" w:rsidR="006C56A6" w:rsidRPr="00903DBA" w:rsidRDefault="006C56A6" w:rsidP="006C56A6">
      <w:pPr>
        <w:pStyle w:val="Code"/>
        <w:rPr>
          <w:highlight w:val="white"/>
        </w:rPr>
      </w:pPr>
      <w:r w:rsidRPr="00903DBA">
        <w:rPr>
          <w:highlight w:val="white"/>
        </w:rPr>
        <w:t xml:space="preserve">        Symbol oldSymbol = entry.Key;</w:t>
      </w:r>
    </w:p>
    <w:p w14:paraId="6C86B149" w14:textId="77777777" w:rsidR="006C56A6" w:rsidRPr="00903DBA" w:rsidRDefault="006C56A6" w:rsidP="006C56A6">
      <w:pPr>
        <w:pStyle w:val="Code"/>
        <w:rPr>
          <w:highlight w:val="white"/>
        </w:rPr>
      </w:pPr>
      <w:r w:rsidRPr="00903DBA">
        <w:rPr>
          <w:highlight w:val="white"/>
        </w:rPr>
        <w:t xml:space="preserve">        Track oldTrack = entry.Value;</w:t>
      </w:r>
    </w:p>
    <w:p w14:paraId="00D977CD" w14:textId="6BA0753A" w:rsidR="00D935A0" w:rsidRPr="00903DBA" w:rsidRDefault="00DC29EA" w:rsidP="00DC29EA">
      <w:pPr>
        <w:rPr>
          <w:highlight w:val="white"/>
        </w:rPr>
      </w:pPr>
      <w:r w:rsidRPr="00903DBA">
        <w:rPr>
          <w:highlight w:val="white"/>
        </w:rPr>
        <w:t>We iterate th</w:t>
      </w:r>
      <w:r w:rsidR="00E97998" w:rsidRPr="00903DBA">
        <w:rPr>
          <w:highlight w:val="white"/>
        </w:rPr>
        <w:t>rou</w:t>
      </w:r>
      <w:r w:rsidRPr="00903DBA">
        <w:rPr>
          <w:highlight w:val="white"/>
        </w:rPr>
        <w:t xml:space="preserve">gh the track map </w:t>
      </w:r>
      <w:r w:rsidR="004C0702" w:rsidRPr="00903DBA">
        <w:rPr>
          <w:highlight w:val="white"/>
        </w:rPr>
        <w:t>and check if any track holds a register overlapping the specified register.</w:t>
      </w:r>
    </w:p>
    <w:p w14:paraId="0A058D1F" w14:textId="77777777" w:rsidR="006C56A6" w:rsidRPr="00903DBA" w:rsidRDefault="006C56A6" w:rsidP="006C56A6">
      <w:pPr>
        <w:pStyle w:val="Code"/>
        <w:rPr>
          <w:highlight w:val="white"/>
        </w:rPr>
      </w:pPr>
      <w:r w:rsidRPr="00903DBA">
        <w:rPr>
          <w:highlight w:val="white"/>
        </w:rPr>
        <w:t xml:space="preserve">        if (!oldSymbol.Equals(symbol) &amp;&amp;</w:t>
      </w:r>
    </w:p>
    <w:p w14:paraId="1203A4C6" w14:textId="77777777" w:rsidR="006C56A6" w:rsidRPr="00903DBA" w:rsidRDefault="006C56A6" w:rsidP="006C56A6">
      <w:pPr>
        <w:pStyle w:val="Code"/>
        <w:rPr>
          <w:highlight w:val="white"/>
        </w:rPr>
      </w:pPr>
      <w:r w:rsidRPr="00903DBA">
        <w:rPr>
          <w:highlight w:val="white"/>
        </w:rPr>
        <w:t xml:space="preserve">            AssemblyCode.RegisterOverlap(register, oldTrack.Register)) {</w:t>
      </w:r>
    </w:p>
    <w:p w14:paraId="2ABF592C" w14:textId="0A601919" w:rsidR="00DE4DC0" w:rsidRPr="00903DBA" w:rsidRDefault="00DE4DC0" w:rsidP="00DE4DC0">
      <w:pPr>
        <w:rPr>
          <w:highlight w:val="white"/>
        </w:rPr>
      </w:pPr>
      <w:r w:rsidRPr="00903DBA">
        <w:rPr>
          <w:highlight w:val="white"/>
        </w:rPr>
        <w:lastRenderedPageBreak/>
        <w:t>If the find a match, we create a new track and insert instructions for setting the size of the track and moving the value from the previous track to the new track.</w:t>
      </w:r>
    </w:p>
    <w:p w14:paraId="4F531B85" w14:textId="77777777" w:rsidR="006C56A6" w:rsidRPr="00903DBA" w:rsidRDefault="006C56A6" w:rsidP="006C56A6">
      <w:pPr>
        <w:pStyle w:val="Code"/>
        <w:rPr>
          <w:highlight w:val="white"/>
        </w:rPr>
      </w:pPr>
      <w:r w:rsidRPr="00903DBA">
        <w:rPr>
          <w:highlight w:val="white"/>
        </w:rPr>
        <w:t xml:space="preserve">          Track newTrack = new Track(oldSymbol);</w:t>
      </w:r>
    </w:p>
    <w:p w14:paraId="4253A864" w14:textId="77777777" w:rsidR="006C56A6" w:rsidRPr="00903DBA" w:rsidRDefault="006C56A6" w:rsidP="006C56A6">
      <w:pPr>
        <w:pStyle w:val="Code"/>
        <w:rPr>
          <w:highlight w:val="white"/>
        </w:rPr>
      </w:pPr>
      <w:r w:rsidRPr="00903DBA">
        <w:rPr>
          <w:highlight w:val="white"/>
        </w:rPr>
        <w:t xml:space="preserve">          m_trackMap[oldSymbol] = newTrack;</w:t>
      </w:r>
    </w:p>
    <w:p w14:paraId="1E6FCD76" w14:textId="77777777" w:rsidR="006C56A6" w:rsidRPr="00903DBA" w:rsidRDefault="006C56A6" w:rsidP="006C56A6">
      <w:pPr>
        <w:pStyle w:val="Code"/>
        <w:rPr>
          <w:highlight w:val="white"/>
        </w:rPr>
      </w:pPr>
    </w:p>
    <w:p w14:paraId="4229E622" w14:textId="77777777" w:rsidR="006C56A6" w:rsidRPr="00903DBA" w:rsidRDefault="006C56A6" w:rsidP="006C56A6">
      <w:pPr>
        <w:pStyle w:val="Code"/>
        <w:rPr>
          <w:highlight w:val="white"/>
        </w:rPr>
      </w:pPr>
      <w:r w:rsidRPr="00903DBA">
        <w:rPr>
          <w:highlight w:val="white"/>
        </w:rPr>
        <w:t xml:space="preserve">          int lastLine;</w:t>
      </w:r>
    </w:p>
    <w:p w14:paraId="5C6E7E04" w14:textId="77777777" w:rsidR="006C56A6" w:rsidRPr="00903DBA" w:rsidRDefault="006C56A6" w:rsidP="006C56A6">
      <w:pPr>
        <w:pStyle w:val="Code"/>
        <w:rPr>
          <w:highlight w:val="white"/>
        </w:rPr>
      </w:pPr>
      <w:r w:rsidRPr="00903DBA">
        <w:rPr>
          <w:highlight w:val="white"/>
        </w:rPr>
        <w:t xml:space="preserve">          for (lastLine = m_assemblyCodeList.Count - 1; lastLine &gt;= 0;</w:t>
      </w:r>
    </w:p>
    <w:p w14:paraId="15E54D3A" w14:textId="77777777" w:rsidR="006C56A6" w:rsidRPr="00903DBA" w:rsidRDefault="006C56A6" w:rsidP="006C56A6">
      <w:pPr>
        <w:pStyle w:val="Code"/>
        <w:rPr>
          <w:highlight w:val="white"/>
        </w:rPr>
      </w:pPr>
      <w:r w:rsidRPr="00903DBA">
        <w:rPr>
          <w:highlight w:val="white"/>
        </w:rPr>
        <w:t xml:space="preserve">               --lastLine) {</w:t>
      </w:r>
    </w:p>
    <w:p w14:paraId="18D06185" w14:textId="77777777" w:rsidR="006C56A6" w:rsidRPr="00903DBA" w:rsidRDefault="006C56A6" w:rsidP="006C56A6">
      <w:pPr>
        <w:pStyle w:val="Code"/>
        <w:rPr>
          <w:highlight w:val="white"/>
        </w:rPr>
      </w:pPr>
      <w:r w:rsidRPr="00903DBA">
        <w:rPr>
          <w:highlight w:val="white"/>
        </w:rPr>
        <w:t xml:space="preserve">            AssemblyCode assemblyCode = m_assemblyCodeList[lastLine];</w:t>
      </w:r>
    </w:p>
    <w:p w14:paraId="0D39EEAE" w14:textId="77777777" w:rsidR="006C56A6" w:rsidRPr="00903DBA" w:rsidRDefault="006C56A6" w:rsidP="006C56A6">
      <w:pPr>
        <w:pStyle w:val="Code"/>
        <w:rPr>
          <w:highlight w:val="white"/>
        </w:rPr>
      </w:pPr>
      <w:r w:rsidRPr="00903DBA">
        <w:rPr>
          <w:highlight w:val="white"/>
        </w:rPr>
        <w:t xml:space="preserve">            if (oldTrack.Equals(assemblyCode[0])) {</w:t>
      </w:r>
    </w:p>
    <w:p w14:paraId="02864801" w14:textId="77777777" w:rsidR="006C56A6" w:rsidRPr="00903DBA" w:rsidRDefault="006C56A6" w:rsidP="006C56A6">
      <w:pPr>
        <w:pStyle w:val="Code"/>
        <w:rPr>
          <w:highlight w:val="white"/>
        </w:rPr>
      </w:pPr>
      <w:r w:rsidRPr="00903DBA">
        <w:rPr>
          <w:highlight w:val="white"/>
        </w:rPr>
        <w:t xml:space="preserve">              break;</w:t>
      </w:r>
    </w:p>
    <w:p w14:paraId="74850A14" w14:textId="77777777" w:rsidR="006C56A6" w:rsidRPr="00903DBA" w:rsidRDefault="006C56A6" w:rsidP="006C56A6">
      <w:pPr>
        <w:pStyle w:val="Code"/>
        <w:rPr>
          <w:highlight w:val="white"/>
        </w:rPr>
      </w:pPr>
      <w:r w:rsidRPr="00903DBA">
        <w:rPr>
          <w:highlight w:val="white"/>
        </w:rPr>
        <w:t xml:space="preserve">            }    </w:t>
      </w:r>
    </w:p>
    <w:p w14:paraId="2EE0988E" w14:textId="77777777" w:rsidR="006C56A6" w:rsidRPr="00903DBA" w:rsidRDefault="006C56A6" w:rsidP="006C56A6">
      <w:pPr>
        <w:pStyle w:val="Code"/>
        <w:rPr>
          <w:highlight w:val="white"/>
        </w:rPr>
      </w:pPr>
      <w:r w:rsidRPr="00903DBA">
        <w:rPr>
          <w:highlight w:val="white"/>
        </w:rPr>
        <w:t xml:space="preserve">          }</w:t>
      </w:r>
    </w:p>
    <w:p w14:paraId="794950BB" w14:textId="77777777" w:rsidR="006C56A6" w:rsidRPr="00903DBA" w:rsidRDefault="006C56A6" w:rsidP="006C56A6">
      <w:pPr>
        <w:pStyle w:val="Code"/>
        <w:rPr>
          <w:highlight w:val="white"/>
        </w:rPr>
      </w:pPr>
      <w:r w:rsidRPr="00903DBA">
        <w:rPr>
          <w:highlight w:val="white"/>
        </w:rPr>
        <w:t xml:space="preserve">          Assert.ErrorXXX(lastLine &gt;= 0);</w:t>
      </w:r>
    </w:p>
    <w:p w14:paraId="0CAB0B46" w14:textId="77777777" w:rsidR="006C56A6" w:rsidRPr="00903DBA" w:rsidRDefault="006C56A6" w:rsidP="006C56A6">
      <w:pPr>
        <w:pStyle w:val="Code"/>
        <w:rPr>
          <w:highlight w:val="white"/>
        </w:rPr>
      </w:pPr>
    </w:p>
    <w:p w14:paraId="18DC414B" w14:textId="77777777" w:rsidR="006C56A6" w:rsidRPr="00903DBA" w:rsidRDefault="006C56A6" w:rsidP="006C56A6">
      <w:pPr>
        <w:pStyle w:val="Code"/>
        <w:rPr>
          <w:highlight w:val="white"/>
        </w:rPr>
      </w:pPr>
      <w:r w:rsidRPr="00903DBA">
        <w:rPr>
          <w:highlight w:val="white"/>
        </w:rPr>
        <w:t xml:space="preserve">          AssemblyCode setCode =</w:t>
      </w:r>
    </w:p>
    <w:p w14:paraId="54C18AF3" w14:textId="77777777" w:rsidR="006C56A6" w:rsidRPr="00903DBA" w:rsidRDefault="006C56A6" w:rsidP="006C56A6">
      <w:pPr>
        <w:pStyle w:val="Code"/>
        <w:rPr>
          <w:highlight w:val="white"/>
        </w:rPr>
      </w:pPr>
      <w:r w:rsidRPr="00903DBA">
        <w:rPr>
          <w:highlight w:val="white"/>
        </w:rPr>
        <w:t xml:space="preserve">            new AssemblyCode(AssemblyOperator.set_track_size,</w:t>
      </w:r>
    </w:p>
    <w:p w14:paraId="1FFC68AB" w14:textId="77777777" w:rsidR="006C56A6" w:rsidRPr="00903DBA" w:rsidRDefault="006C56A6" w:rsidP="006C56A6">
      <w:pPr>
        <w:pStyle w:val="Code"/>
        <w:rPr>
          <w:highlight w:val="white"/>
        </w:rPr>
      </w:pPr>
      <w:r w:rsidRPr="00903DBA">
        <w:rPr>
          <w:highlight w:val="white"/>
        </w:rPr>
        <w:t xml:space="preserve">                             newTrack, oldTrack);</w:t>
      </w:r>
    </w:p>
    <w:p w14:paraId="31481A2D" w14:textId="77777777" w:rsidR="006C56A6" w:rsidRPr="00903DBA" w:rsidRDefault="006C56A6" w:rsidP="006C56A6">
      <w:pPr>
        <w:pStyle w:val="Code"/>
        <w:rPr>
          <w:highlight w:val="white"/>
        </w:rPr>
      </w:pPr>
      <w:r w:rsidRPr="00903DBA">
        <w:rPr>
          <w:highlight w:val="white"/>
        </w:rPr>
        <w:t xml:space="preserve">          AssemblyCode movCode =</w:t>
      </w:r>
    </w:p>
    <w:p w14:paraId="3620F0B6" w14:textId="77777777" w:rsidR="006C56A6" w:rsidRPr="00903DBA" w:rsidRDefault="006C56A6" w:rsidP="006C56A6">
      <w:pPr>
        <w:pStyle w:val="Code"/>
        <w:rPr>
          <w:highlight w:val="white"/>
        </w:rPr>
      </w:pPr>
      <w:r w:rsidRPr="00903DBA">
        <w:rPr>
          <w:highlight w:val="white"/>
        </w:rPr>
        <w:t xml:space="preserve">            new AssemblyCode(AssemblyOperator.mov, newTrack, oldTrack);</w:t>
      </w:r>
    </w:p>
    <w:p w14:paraId="28BF5115" w14:textId="77777777" w:rsidR="006C56A6" w:rsidRPr="00903DBA" w:rsidRDefault="006C56A6" w:rsidP="006C56A6">
      <w:pPr>
        <w:pStyle w:val="Code"/>
        <w:rPr>
          <w:highlight w:val="white"/>
        </w:rPr>
      </w:pPr>
      <w:r w:rsidRPr="00903DBA">
        <w:rPr>
          <w:highlight w:val="white"/>
        </w:rPr>
        <w:t xml:space="preserve">          m_assemblyCodeList.Insert(lastLine + 1, setCode);</w:t>
      </w:r>
    </w:p>
    <w:p w14:paraId="4E9659BC" w14:textId="77777777" w:rsidR="006C56A6" w:rsidRPr="00903DBA" w:rsidRDefault="006C56A6" w:rsidP="006C56A6">
      <w:pPr>
        <w:pStyle w:val="Code"/>
        <w:rPr>
          <w:highlight w:val="white"/>
        </w:rPr>
      </w:pPr>
      <w:r w:rsidRPr="00903DBA">
        <w:rPr>
          <w:highlight w:val="white"/>
        </w:rPr>
        <w:t xml:space="preserve">          m_assemblyCodeList.Insert(lastLine + 2, movCode);</w:t>
      </w:r>
    </w:p>
    <w:p w14:paraId="78FD6998" w14:textId="77777777" w:rsidR="006C56A6" w:rsidRPr="00903DBA" w:rsidRDefault="006C56A6" w:rsidP="006C56A6">
      <w:pPr>
        <w:pStyle w:val="Code"/>
        <w:rPr>
          <w:highlight w:val="white"/>
        </w:rPr>
      </w:pPr>
      <w:r w:rsidRPr="00903DBA">
        <w:rPr>
          <w:highlight w:val="white"/>
        </w:rPr>
        <w:t xml:space="preserve">          break;</w:t>
      </w:r>
    </w:p>
    <w:p w14:paraId="2CC8E66E" w14:textId="77777777" w:rsidR="006C56A6" w:rsidRPr="00903DBA" w:rsidRDefault="006C56A6" w:rsidP="006C56A6">
      <w:pPr>
        <w:pStyle w:val="Code"/>
        <w:rPr>
          <w:highlight w:val="white"/>
        </w:rPr>
      </w:pPr>
      <w:r w:rsidRPr="00903DBA">
        <w:rPr>
          <w:highlight w:val="white"/>
        </w:rPr>
        <w:t xml:space="preserve">        }</w:t>
      </w:r>
    </w:p>
    <w:p w14:paraId="323CC754" w14:textId="77777777" w:rsidR="006C56A6" w:rsidRPr="00903DBA" w:rsidRDefault="006C56A6" w:rsidP="006C56A6">
      <w:pPr>
        <w:pStyle w:val="Code"/>
        <w:rPr>
          <w:highlight w:val="white"/>
        </w:rPr>
      </w:pPr>
      <w:r w:rsidRPr="00903DBA">
        <w:rPr>
          <w:highlight w:val="white"/>
        </w:rPr>
        <w:t xml:space="preserve">      }</w:t>
      </w:r>
    </w:p>
    <w:p w14:paraId="01902C59" w14:textId="4F9AC404" w:rsidR="006C56A6" w:rsidRPr="00903DBA" w:rsidRDefault="006C56A6" w:rsidP="006C56A6">
      <w:pPr>
        <w:pStyle w:val="Code"/>
        <w:rPr>
          <w:highlight w:val="white"/>
        </w:rPr>
      </w:pPr>
      <w:r w:rsidRPr="00903DBA">
        <w:rPr>
          <w:highlight w:val="white"/>
        </w:rPr>
        <w:t xml:space="preserve">    }</w:t>
      </w:r>
    </w:p>
    <w:p w14:paraId="5E0A892B" w14:textId="1F4829F2" w:rsidR="005F3452" w:rsidRPr="00903DBA" w:rsidRDefault="00A16E56" w:rsidP="005F3452">
      <w:pPr>
        <w:rPr>
          <w:highlight w:val="white"/>
        </w:rPr>
      </w:pPr>
      <w:r w:rsidRPr="00903DBA">
        <w:rPr>
          <w:highlight w:val="white"/>
        </w:rPr>
        <w:t xml:space="preserve">The </w:t>
      </w:r>
      <w:r w:rsidRPr="00903DBA">
        <w:rPr>
          <w:rStyle w:val="KeyWord0"/>
          <w:highlight w:val="white"/>
        </w:rPr>
        <w:t>LoadAddressToRegister</w:t>
      </w:r>
      <w:r w:rsidRPr="00903DBA">
        <w:rPr>
          <w:highlight w:val="white"/>
        </w:rPr>
        <w:t xml:space="preserve"> </w:t>
      </w:r>
      <w:r w:rsidR="006B7435" w:rsidRPr="00903DBA">
        <w:rPr>
          <w:highlight w:val="white"/>
        </w:rPr>
        <w:t>loads the address of value, rather the value itself, into a register.</w:t>
      </w:r>
    </w:p>
    <w:p w14:paraId="55A1A17D" w14:textId="17714D48" w:rsidR="003734EF" w:rsidRPr="00903DBA" w:rsidRDefault="003734EF" w:rsidP="003734EF">
      <w:pPr>
        <w:pStyle w:val="Code"/>
        <w:rPr>
          <w:highlight w:val="white"/>
        </w:rPr>
      </w:pPr>
      <w:r w:rsidRPr="00903DBA">
        <w:rPr>
          <w:highlight w:val="white"/>
        </w:rPr>
        <w:t xml:space="preserve">    public Track LoadAddressToRegister(Symbol symbol,</w:t>
      </w:r>
    </w:p>
    <w:p w14:paraId="34BD15B2" w14:textId="3762372B" w:rsidR="003734EF" w:rsidRPr="00903DBA" w:rsidRDefault="003734EF" w:rsidP="003734EF">
      <w:pPr>
        <w:pStyle w:val="Code"/>
        <w:rPr>
          <w:highlight w:val="white"/>
        </w:rPr>
      </w:pPr>
      <w:r w:rsidRPr="00903DBA">
        <w:rPr>
          <w:highlight w:val="white"/>
        </w:rPr>
        <w:t xml:space="preserve">                                       Register? register = null) {</w:t>
      </w:r>
    </w:p>
    <w:p w14:paraId="4DEB3FCA" w14:textId="78D84C18" w:rsidR="0010515E" w:rsidRPr="00903DBA" w:rsidRDefault="0010515E" w:rsidP="0010515E">
      <w:pPr>
        <w:rPr>
          <w:highlight w:val="white"/>
        </w:rPr>
      </w:pPr>
      <w:r w:rsidRPr="00903DBA">
        <w:rPr>
          <w:highlight w:val="white"/>
        </w:rPr>
        <w:t xml:space="preserve">If the address symbol of the symbol is not null, we simply call </w:t>
      </w:r>
      <w:r w:rsidRPr="00903DBA">
        <w:rPr>
          <w:rStyle w:val="KeyWord0"/>
          <w:highlight w:val="white"/>
        </w:rPr>
        <w:t>LoadValueToRegister</w:t>
      </w:r>
      <w:r w:rsidRPr="00903DBA">
        <w:rPr>
          <w:highlight w:val="white"/>
        </w:rPr>
        <w:t xml:space="preserve"> with the address symbol, and returns the track. However, we must mark the track as a pointer, which </w:t>
      </w:r>
      <w:r w:rsidR="00560CDA" w:rsidRPr="00903DBA">
        <w:rPr>
          <w:highlight w:val="white"/>
        </w:rPr>
        <w:t>means that the set of possible register re will be restricted.</w:t>
      </w:r>
    </w:p>
    <w:p w14:paraId="03282819" w14:textId="5711696D" w:rsidR="003734EF" w:rsidRPr="00903DBA" w:rsidRDefault="003734EF" w:rsidP="003734EF">
      <w:pPr>
        <w:pStyle w:val="Code"/>
        <w:rPr>
          <w:highlight w:val="white"/>
        </w:rPr>
      </w:pPr>
      <w:r w:rsidRPr="00903DBA">
        <w:rPr>
          <w:highlight w:val="white"/>
        </w:rPr>
        <w:t xml:space="preserve">      if (symbol.AddressSymbol != null)</w:t>
      </w:r>
      <w:r w:rsidR="004B3739" w:rsidRPr="00903DBA">
        <w:rPr>
          <w:highlight w:val="white"/>
        </w:rPr>
        <w:t xml:space="preserve"> </w:t>
      </w:r>
      <w:r w:rsidRPr="00903DBA">
        <w:rPr>
          <w:highlight w:val="white"/>
        </w:rPr>
        <w:t>{</w:t>
      </w:r>
    </w:p>
    <w:p w14:paraId="3697002E" w14:textId="77777777" w:rsidR="003734EF" w:rsidRPr="00903DBA" w:rsidRDefault="003734EF" w:rsidP="003734EF">
      <w:pPr>
        <w:pStyle w:val="Code"/>
        <w:rPr>
          <w:highlight w:val="white"/>
        </w:rPr>
      </w:pPr>
      <w:r w:rsidRPr="00903DBA">
        <w:rPr>
          <w:highlight w:val="white"/>
        </w:rPr>
        <w:t xml:space="preserve">        Track addressTrack = LoadValueToRegister(symbol.AddressSymbol);</w:t>
      </w:r>
    </w:p>
    <w:p w14:paraId="59EEA7EC" w14:textId="77777777" w:rsidR="003734EF" w:rsidRPr="00903DBA" w:rsidRDefault="003734EF" w:rsidP="003734EF">
      <w:pPr>
        <w:pStyle w:val="Code"/>
        <w:rPr>
          <w:highlight w:val="white"/>
        </w:rPr>
      </w:pPr>
      <w:r w:rsidRPr="00903DBA">
        <w:rPr>
          <w:highlight w:val="white"/>
        </w:rPr>
        <w:t xml:space="preserve">        addressTrack.Pointer = true;</w:t>
      </w:r>
    </w:p>
    <w:p w14:paraId="33ACF6F4" w14:textId="77777777" w:rsidR="003734EF" w:rsidRPr="00903DBA" w:rsidRDefault="003734EF" w:rsidP="003734EF">
      <w:pPr>
        <w:pStyle w:val="Code"/>
        <w:rPr>
          <w:highlight w:val="white"/>
        </w:rPr>
      </w:pPr>
      <w:r w:rsidRPr="00903DBA">
        <w:rPr>
          <w:highlight w:val="white"/>
        </w:rPr>
        <w:t xml:space="preserve">        return addressTrack;</w:t>
      </w:r>
    </w:p>
    <w:p w14:paraId="0D8ACFE7" w14:textId="443CBCCC" w:rsidR="003734EF" w:rsidRPr="00903DBA" w:rsidRDefault="003734EF" w:rsidP="003734EF">
      <w:pPr>
        <w:pStyle w:val="Code"/>
        <w:rPr>
          <w:highlight w:val="white"/>
        </w:rPr>
      </w:pPr>
      <w:r w:rsidRPr="00903DBA">
        <w:rPr>
          <w:highlight w:val="white"/>
        </w:rPr>
        <w:t xml:space="preserve">      }</w:t>
      </w:r>
    </w:p>
    <w:p w14:paraId="6923B087" w14:textId="5E4A5879" w:rsidR="002A09BA" w:rsidRPr="00903DBA" w:rsidRDefault="002A09BA" w:rsidP="001F068E">
      <w:pPr>
        <w:rPr>
          <w:highlight w:val="white"/>
        </w:rPr>
      </w:pPr>
      <w:r w:rsidRPr="00903DBA">
        <w:rPr>
          <w:highlight w:val="white"/>
        </w:rPr>
        <w:t xml:space="preserve">If the address symbol is null, we need to obtain the address manually. </w:t>
      </w:r>
      <w:r w:rsidR="001F068E" w:rsidRPr="00903DBA">
        <w:rPr>
          <w:highlight w:val="white"/>
        </w:rPr>
        <w:t xml:space="preserve">We start by mov the base of the symbol to the register. </w:t>
      </w:r>
      <w:r w:rsidR="009B78A5" w:rsidRPr="00903DBA">
        <w:rPr>
          <w:highlight w:val="white"/>
        </w:rPr>
        <w:t>The base</w:t>
      </w:r>
      <w:r w:rsidR="00A77564" w:rsidRPr="00903DBA">
        <w:rPr>
          <w:highlight w:val="white"/>
        </w:rPr>
        <w:t xml:space="preserve"> is the regular or ellipse frame pointer in case of an auto or register storage, since the value is located on the activation record, or the name of the symbol in case of </w:t>
      </w:r>
      <w:r w:rsidR="00602643" w:rsidRPr="00903DBA">
        <w:rPr>
          <w:highlight w:val="white"/>
        </w:rPr>
        <w:t>extern or static storage.</w:t>
      </w:r>
      <w:r w:rsidR="00620A6C" w:rsidRPr="00903DBA">
        <w:rPr>
          <w:highlight w:val="white"/>
        </w:rPr>
        <w:t xml:space="preserve"> However, the symbol may have a static address its value. In that case, the base is the name of the static address.</w:t>
      </w:r>
    </w:p>
    <w:p w14:paraId="0DCEB7A1" w14:textId="53C84264" w:rsidR="003734EF" w:rsidRPr="00903DBA" w:rsidRDefault="003734EF" w:rsidP="003734EF">
      <w:pPr>
        <w:pStyle w:val="Code"/>
        <w:rPr>
          <w:highlight w:val="white"/>
        </w:rPr>
      </w:pPr>
      <w:r w:rsidRPr="00903DBA">
        <w:rPr>
          <w:highlight w:val="white"/>
        </w:rPr>
        <w:t xml:space="preserve">      else {</w:t>
      </w:r>
    </w:p>
    <w:p w14:paraId="4E674213" w14:textId="77777777" w:rsidR="003734EF" w:rsidRPr="00903DBA" w:rsidRDefault="003734EF" w:rsidP="003734EF">
      <w:pPr>
        <w:pStyle w:val="Code"/>
        <w:rPr>
          <w:highlight w:val="white"/>
        </w:rPr>
      </w:pPr>
      <w:r w:rsidRPr="00903DBA">
        <w:rPr>
          <w:highlight w:val="white"/>
        </w:rPr>
        <w:t xml:space="preserve">        Symbol addressSymbol = new Symbol(new Type(symbol.Type));</w:t>
      </w:r>
    </w:p>
    <w:p w14:paraId="6A5EC1A5" w14:textId="77777777" w:rsidR="003734EF" w:rsidRPr="00903DBA" w:rsidRDefault="003734EF" w:rsidP="003734EF">
      <w:pPr>
        <w:pStyle w:val="Code"/>
        <w:rPr>
          <w:highlight w:val="white"/>
        </w:rPr>
      </w:pPr>
      <w:r w:rsidRPr="00903DBA">
        <w:rPr>
          <w:highlight w:val="white"/>
        </w:rPr>
        <w:t xml:space="preserve">        Track addressTrack = new Track(addressSymbol, register);</w:t>
      </w:r>
    </w:p>
    <w:p w14:paraId="5037C29D" w14:textId="77777777" w:rsidR="003734EF" w:rsidRPr="00903DBA" w:rsidRDefault="003734EF" w:rsidP="003734EF">
      <w:pPr>
        <w:pStyle w:val="Code"/>
        <w:rPr>
          <w:highlight w:val="white"/>
        </w:rPr>
      </w:pPr>
      <w:r w:rsidRPr="00903DBA">
        <w:rPr>
          <w:highlight w:val="white"/>
        </w:rPr>
        <w:t xml:space="preserve">        Assert.ErrorXXX((addressTrack.Register == null) ||</w:t>
      </w:r>
    </w:p>
    <w:p w14:paraId="0631DB8D" w14:textId="77777777" w:rsidR="003734EF" w:rsidRPr="00903DBA" w:rsidRDefault="003734EF" w:rsidP="003734EF">
      <w:pPr>
        <w:pStyle w:val="Code"/>
        <w:rPr>
          <w:highlight w:val="white"/>
        </w:rPr>
      </w:pPr>
      <w:r w:rsidRPr="00903DBA">
        <w:rPr>
          <w:highlight w:val="white"/>
        </w:rPr>
        <w:t xml:space="preserve">                        RegisterAllocator.PointerRegisterSetWithEllipse.</w:t>
      </w:r>
    </w:p>
    <w:p w14:paraId="41C073E2" w14:textId="77777777" w:rsidR="003734EF" w:rsidRPr="00903DBA" w:rsidRDefault="003734EF" w:rsidP="003734EF">
      <w:pPr>
        <w:pStyle w:val="Code"/>
        <w:rPr>
          <w:highlight w:val="white"/>
        </w:rPr>
      </w:pPr>
      <w:r w:rsidRPr="00903DBA">
        <w:rPr>
          <w:highlight w:val="white"/>
        </w:rPr>
        <w:t xml:space="preserve">                        Contains(addressTrack.Register.Value));</w:t>
      </w:r>
    </w:p>
    <w:p w14:paraId="0F2A7FC5" w14:textId="77777777" w:rsidR="003734EF" w:rsidRPr="00903DBA" w:rsidRDefault="003734EF" w:rsidP="003734EF">
      <w:pPr>
        <w:pStyle w:val="Code"/>
        <w:rPr>
          <w:highlight w:val="white"/>
        </w:rPr>
      </w:pPr>
      <w:r w:rsidRPr="00903DBA">
        <w:rPr>
          <w:highlight w:val="white"/>
        </w:rPr>
        <w:t xml:space="preserve">        addressTrack.Pointer = true;</w:t>
      </w:r>
    </w:p>
    <w:p w14:paraId="6C7453CC" w14:textId="77777777" w:rsidR="003734EF" w:rsidRPr="00903DBA" w:rsidRDefault="003734EF" w:rsidP="003734EF">
      <w:pPr>
        <w:pStyle w:val="Code"/>
        <w:rPr>
          <w:highlight w:val="white"/>
        </w:rPr>
      </w:pPr>
      <w:r w:rsidRPr="00903DBA">
        <w:rPr>
          <w:highlight w:val="white"/>
        </w:rPr>
        <w:t xml:space="preserve">        Assert.ErrorXXX(!(symbol.Value is BigInteger));</w:t>
      </w:r>
    </w:p>
    <w:p w14:paraId="66187089" w14:textId="77777777" w:rsidR="003734EF" w:rsidRPr="00903DBA" w:rsidRDefault="003734EF" w:rsidP="003734EF">
      <w:pPr>
        <w:pStyle w:val="Code"/>
        <w:rPr>
          <w:highlight w:val="white"/>
        </w:rPr>
      </w:pPr>
      <w:r w:rsidRPr="00903DBA">
        <w:rPr>
          <w:highlight w:val="white"/>
        </w:rPr>
        <w:t xml:space="preserve">        AddAssemblyCode(AssemblyOperator.mov, addressTrack, Base(symbol));</w:t>
      </w:r>
    </w:p>
    <w:p w14:paraId="52A22983" w14:textId="3190BA0D" w:rsidR="003734EF" w:rsidRPr="00903DBA" w:rsidRDefault="00B34ECA" w:rsidP="004E2BFD">
      <w:pPr>
        <w:rPr>
          <w:highlight w:val="white"/>
        </w:rPr>
      </w:pPr>
      <w:r w:rsidRPr="00903DBA">
        <w:rPr>
          <w:highlight w:val="white"/>
        </w:rPr>
        <w:lastRenderedPageBreak/>
        <w:t xml:space="preserve">Then we add the offset of the symbol, which is always non-zero in case of auto or register storage and zero in case of </w:t>
      </w:r>
      <w:r w:rsidR="004E2BFD" w:rsidRPr="00903DBA">
        <w:rPr>
          <w:highlight w:val="white"/>
        </w:rPr>
        <w:t>extern or static storage.</w:t>
      </w:r>
      <w:r w:rsidR="00184D0F" w:rsidRPr="00903DBA">
        <w:rPr>
          <w:highlight w:val="white"/>
        </w:rPr>
        <w:t xml:space="preserve"> In case a static address, the offset may be zero or non-zero.</w:t>
      </w:r>
    </w:p>
    <w:p w14:paraId="321F5617" w14:textId="77777777" w:rsidR="003734EF" w:rsidRPr="00903DBA" w:rsidRDefault="003734EF" w:rsidP="003734EF">
      <w:pPr>
        <w:pStyle w:val="Code"/>
        <w:rPr>
          <w:highlight w:val="white"/>
        </w:rPr>
      </w:pPr>
      <w:r w:rsidRPr="00903DBA">
        <w:rPr>
          <w:highlight w:val="white"/>
        </w:rPr>
        <w:t xml:space="preserve">        int offset = Offset(symbol);</w:t>
      </w:r>
    </w:p>
    <w:p w14:paraId="00C56455" w14:textId="52DB6EE0" w:rsidR="003734EF" w:rsidRPr="00903DBA" w:rsidRDefault="003734EF" w:rsidP="003734EF">
      <w:pPr>
        <w:pStyle w:val="Code"/>
        <w:rPr>
          <w:highlight w:val="white"/>
        </w:rPr>
      </w:pPr>
      <w:r w:rsidRPr="00903DBA">
        <w:rPr>
          <w:highlight w:val="white"/>
        </w:rPr>
        <w:t xml:space="preserve">        if (offset != 0)</w:t>
      </w:r>
      <w:r w:rsidR="00B34ECA" w:rsidRPr="00903DBA">
        <w:rPr>
          <w:highlight w:val="white"/>
        </w:rPr>
        <w:t xml:space="preserve"> </w:t>
      </w:r>
      <w:r w:rsidRPr="00903DBA">
        <w:rPr>
          <w:highlight w:val="white"/>
        </w:rPr>
        <w:t>{</w:t>
      </w:r>
    </w:p>
    <w:p w14:paraId="0CC9BF26" w14:textId="77777777" w:rsidR="001D7EC0" w:rsidRPr="00903DBA" w:rsidRDefault="003734EF" w:rsidP="003734EF">
      <w:pPr>
        <w:pStyle w:val="Code"/>
        <w:rPr>
          <w:highlight w:val="white"/>
        </w:rPr>
      </w:pPr>
      <w:r w:rsidRPr="00903DBA">
        <w:rPr>
          <w:highlight w:val="white"/>
        </w:rPr>
        <w:t xml:space="preserve">          AddAssemblyCode(AssemblyOperator.add, addressTrack,</w:t>
      </w:r>
    </w:p>
    <w:p w14:paraId="2FA6D1D8" w14:textId="3DFA3D2D" w:rsidR="003734EF" w:rsidRPr="00903DBA" w:rsidRDefault="001D7EC0" w:rsidP="003734EF">
      <w:pPr>
        <w:pStyle w:val="Code"/>
        <w:rPr>
          <w:highlight w:val="white"/>
        </w:rPr>
      </w:pPr>
      <w:r w:rsidRPr="00903DBA">
        <w:rPr>
          <w:highlight w:val="white"/>
        </w:rPr>
        <w:t xml:space="preserve">                         </w:t>
      </w:r>
      <w:r w:rsidR="003734EF" w:rsidRPr="00903DBA">
        <w:rPr>
          <w:highlight w:val="white"/>
        </w:rPr>
        <w:t xml:space="preserve"> </w:t>
      </w:r>
      <w:r w:rsidRPr="00903DBA">
        <w:rPr>
          <w:highlight w:val="white"/>
        </w:rPr>
        <w:t xml:space="preserve">(BigInteger) </w:t>
      </w:r>
      <w:r w:rsidR="003734EF" w:rsidRPr="00903DBA">
        <w:rPr>
          <w:highlight w:val="white"/>
        </w:rPr>
        <w:t>offset);</w:t>
      </w:r>
    </w:p>
    <w:p w14:paraId="2DCD1174" w14:textId="77777777" w:rsidR="003734EF" w:rsidRPr="00903DBA" w:rsidRDefault="003734EF" w:rsidP="003734EF">
      <w:pPr>
        <w:pStyle w:val="Code"/>
        <w:rPr>
          <w:highlight w:val="white"/>
        </w:rPr>
      </w:pPr>
      <w:r w:rsidRPr="00903DBA">
        <w:rPr>
          <w:highlight w:val="white"/>
        </w:rPr>
        <w:t xml:space="preserve">        }</w:t>
      </w:r>
    </w:p>
    <w:p w14:paraId="2F236725" w14:textId="77777777" w:rsidR="003734EF" w:rsidRPr="00903DBA" w:rsidRDefault="003734EF" w:rsidP="003734EF">
      <w:pPr>
        <w:pStyle w:val="Code"/>
        <w:rPr>
          <w:highlight w:val="white"/>
        </w:rPr>
      </w:pPr>
    </w:p>
    <w:p w14:paraId="7C38CA05" w14:textId="77777777" w:rsidR="003734EF" w:rsidRPr="00903DBA" w:rsidRDefault="003734EF" w:rsidP="003734EF">
      <w:pPr>
        <w:pStyle w:val="Code"/>
        <w:rPr>
          <w:highlight w:val="white"/>
        </w:rPr>
      </w:pPr>
      <w:r w:rsidRPr="00903DBA">
        <w:rPr>
          <w:highlight w:val="white"/>
        </w:rPr>
        <w:t xml:space="preserve">        return addressTrack;</w:t>
      </w:r>
    </w:p>
    <w:p w14:paraId="29AB26A1" w14:textId="77777777" w:rsidR="003734EF" w:rsidRPr="00903DBA" w:rsidRDefault="003734EF" w:rsidP="003734EF">
      <w:pPr>
        <w:pStyle w:val="Code"/>
        <w:rPr>
          <w:highlight w:val="white"/>
        </w:rPr>
      </w:pPr>
      <w:r w:rsidRPr="00903DBA">
        <w:rPr>
          <w:highlight w:val="white"/>
        </w:rPr>
        <w:t xml:space="preserve">      }</w:t>
      </w:r>
    </w:p>
    <w:p w14:paraId="25F5B3A6" w14:textId="77777777" w:rsidR="003734EF" w:rsidRPr="00903DBA" w:rsidRDefault="003734EF" w:rsidP="003734EF">
      <w:pPr>
        <w:pStyle w:val="Code"/>
        <w:rPr>
          <w:highlight w:val="white"/>
        </w:rPr>
      </w:pPr>
      <w:r w:rsidRPr="00903DBA">
        <w:rPr>
          <w:highlight w:val="white"/>
        </w:rPr>
        <w:t xml:space="preserve">    }</w:t>
      </w:r>
    </w:p>
    <w:p w14:paraId="72232E1B" w14:textId="0D24DD00" w:rsidR="00AC7CC6" w:rsidRPr="00903DBA" w:rsidRDefault="00AC7CC6" w:rsidP="00AC7CC6">
      <w:pPr>
        <w:pStyle w:val="Rubrik3"/>
        <w:rPr>
          <w:highlight w:val="white"/>
        </w:rPr>
      </w:pPr>
      <w:bookmarkStart w:id="451" w:name="_Toc57656088"/>
      <w:r w:rsidRPr="00903DBA">
        <w:rPr>
          <w:highlight w:val="white"/>
        </w:rPr>
        <w:t>Return</w:t>
      </w:r>
      <w:r w:rsidR="0066666A" w:rsidRPr="00903DBA">
        <w:rPr>
          <w:highlight w:val="white"/>
        </w:rPr>
        <w:t>,</w:t>
      </w:r>
      <w:r w:rsidRPr="00903DBA">
        <w:rPr>
          <w:highlight w:val="white"/>
        </w:rPr>
        <w:t xml:space="preserve"> Exit</w:t>
      </w:r>
      <w:r w:rsidR="0066666A" w:rsidRPr="00903DBA">
        <w:rPr>
          <w:highlight w:val="white"/>
        </w:rPr>
        <w:t xml:space="preserve">, and </w:t>
      </w:r>
      <w:r w:rsidR="00C0170C">
        <w:rPr>
          <w:highlight w:val="white"/>
        </w:rPr>
        <w:t>Jump</w:t>
      </w:r>
      <w:bookmarkEnd w:id="451"/>
    </w:p>
    <w:p w14:paraId="2C5AA6DF" w14:textId="0D9FB8B9" w:rsidR="00D935A0" w:rsidRPr="00903DBA" w:rsidRDefault="00DE4DC0" w:rsidP="003E4E87">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generate</w:t>
      </w:r>
      <w:r w:rsidR="003E4E87" w:rsidRPr="00903DBA">
        <w:rPr>
          <w:highlight w:val="white"/>
        </w:rPr>
        <w:t xml:space="preserve">s the code for returning from a function call. </w:t>
      </w:r>
      <w:r w:rsidR="0070076E" w:rsidRPr="00903DBA">
        <w:rPr>
          <w:highlight w:val="white"/>
        </w:rPr>
        <w:t>W</w:t>
      </w:r>
      <w:r w:rsidR="00B14BFC" w:rsidRPr="00903DBA">
        <w:rPr>
          <w:highlight w:val="white"/>
        </w:rPr>
        <w:t>e catch the return address</w:t>
      </w:r>
      <w:r w:rsidR="0070076E" w:rsidRPr="00903DBA">
        <w:rPr>
          <w:highlight w:val="white"/>
        </w:rPr>
        <w:t xml:space="preserve"> (which we </w:t>
      </w:r>
      <w:r w:rsidR="000C6BAE" w:rsidRPr="00903DBA">
        <w:rPr>
          <w:highlight w:val="white"/>
        </w:rPr>
        <w:t>must</w:t>
      </w:r>
      <w:r w:rsidR="0070076E" w:rsidRPr="00903DBA">
        <w:rPr>
          <w:highlight w:val="white"/>
        </w:rPr>
        <w:t xml:space="preserve"> do before we reset the pointers), </w:t>
      </w:r>
      <w:r w:rsidR="003E4E87" w:rsidRPr="00903DBA">
        <w:rPr>
          <w:highlight w:val="white"/>
        </w:rPr>
        <w:t xml:space="preserve">reset the </w:t>
      </w:r>
      <w:r w:rsidR="00B14BFC" w:rsidRPr="00903DBA">
        <w:rPr>
          <w:highlight w:val="white"/>
        </w:rPr>
        <w:t>regular frame pointer and elliptic frame pointer</w:t>
      </w:r>
      <w:r w:rsidR="0070076E" w:rsidRPr="00903DBA">
        <w:rPr>
          <w:highlight w:val="white"/>
        </w:rPr>
        <w:t>, and jump back to the return address.</w:t>
      </w:r>
    </w:p>
    <w:p w14:paraId="707CFE77" w14:textId="77777777" w:rsidR="00476FE6" w:rsidRPr="00903DBA" w:rsidRDefault="00476FE6" w:rsidP="00476FE6">
      <w:pPr>
        <w:pStyle w:val="Code"/>
        <w:rPr>
          <w:highlight w:val="white"/>
        </w:rPr>
      </w:pPr>
      <w:r w:rsidRPr="00903DBA">
        <w:rPr>
          <w:highlight w:val="white"/>
        </w:rPr>
        <w:t xml:space="preserve">    public void Return(MiddleCode middleCode, int middleIndex) {</w:t>
      </w:r>
    </w:p>
    <w:p w14:paraId="063B1A2A" w14:textId="77777777" w:rsidR="00476FE6" w:rsidRPr="00903DBA" w:rsidRDefault="00476FE6" w:rsidP="00476FE6">
      <w:pPr>
        <w:pStyle w:val="Code"/>
        <w:rPr>
          <w:highlight w:val="white"/>
        </w:rPr>
      </w:pPr>
      <w:r w:rsidRPr="00903DBA">
        <w:rPr>
          <w:highlight w:val="white"/>
        </w:rPr>
        <w:t xml:space="preserve">      if (SymbolTable.CurrentFunction.UniqueName.Equals</w:t>
      </w:r>
    </w:p>
    <w:p w14:paraId="24676559" w14:textId="77777777" w:rsidR="00476FE6" w:rsidRPr="00903DBA" w:rsidRDefault="00476FE6" w:rsidP="00476FE6">
      <w:pPr>
        <w:pStyle w:val="Code"/>
        <w:rPr>
          <w:highlight w:val="white"/>
        </w:rPr>
      </w:pPr>
      <w:r w:rsidRPr="00903DBA">
        <w:rPr>
          <w:highlight w:val="white"/>
        </w:rPr>
        <w:t xml:space="preserve">                      (AssemblyCodeGenerator.MainName)) {</w:t>
      </w:r>
    </w:p>
    <w:p w14:paraId="2DA7C1A1" w14:textId="77777777" w:rsidR="00476FE6" w:rsidRPr="00903DBA" w:rsidRDefault="00476FE6" w:rsidP="00476FE6">
      <w:pPr>
        <w:pStyle w:val="Code"/>
        <w:rPr>
          <w:highlight w:val="white"/>
        </w:rPr>
      </w:pPr>
      <w:r w:rsidRPr="00903DBA">
        <w:rPr>
          <w:highlight w:val="white"/>
        </w:rPr>
        <w:t xml:space="preserve">        Assert.ErrorXXX(m_floatStackSize == 0);</w:t>
      </w:r>
    </w:p>
    <w:p w14:paraId="17BBFD1B" w14:textId="77777777" w:rsidR="00476FE6" w:rsidRPr="00903DBA" w:rsidRDefault="00476FE6" w:rsidP="00476FE6">
      <w:pPr>
        <w:pStyle w:val="Code"/>
        <w:rPr>
          <w:highlight w:val="white"/>
        </w:rPr>
      </w:pPr>
      <w:r w:rsidRPr="00903DBA">
        <w:rPr>
          <w:highlight w:val="white"/>
        </w:rPr>
        <w:t xml:space="preserve">        AddAssemblyCode(AssemblyOperator.cmp, AssemblyCode.FrameRegister,</w:t>
      </w:r>
    </w:p>
    <w:p w14:paraId="21E9B074" w14:textId="77777777" w:rsidR="00476FE6" w:rsidRPr="00903DBA" w:rsidRDefault="00476FE6" w:rsidP="00476FE6">
      <w:pPr>
        <w:pStyle w:val="Code"/>
        <w:rPr>
          <w:highlight w:val="white"/>
        </w:rPr>
      </w:pPr>
      <w:r w:rsidRPr="00903DBA">
        <w:rPr>
          <w:highlight w:val="white"/>
        </w:rPr>
        <w:t xml:space="preserve">                        SymbolTable.ReturnAddressOffset, BigInteger.Zero,</w:t>
      </w:r>
    </w:p>
    <w:p w14:paraId="1D231C19" w14:textId="77777777" w:rsidR="00476FE6" w:rsidRPr="00903DBA" w:rsidRDefault="00476FE6" w:rsidP="00476FE6">
      <w:pPr>
        <w:pStyle w:val="Code"/>
        <w:rPr>
          <w:highlight w:val="white"/>
        </w:rPr>
      </w:pPr>
      <w:r w:rsidRPr="00903DBA">
        <w:rPr>
          <w:highlight w:val="white"/>
        </w:rPr>
        <w:t xml:space="preserve">                        TypeSize.PointerSize);</w:t>
      </w:r>
    </w:p>
    <w:p w14:paraId="66F9A945" w14:textId="77777777" w:rsidR="00476FE6" w:rsidRPr="00903DBA" w:rsidRDefault="00476FE6" w:rsidP="00476FE6">
      <w:pPr>
        <w:pStyle w:val="Code"/>
        <w:rPr>
          <w:highlight w:val="white"/>
        </w:rPr>
      </w:pPr>
    </w:p>
    <w:p w14:paraId="12DFB321" w14:textId="77777777" w:rsidR="00476FE6" w:rsidRPr="00903DBA" w:rsidRDefault="00476FE6" w:rsidP="00476FE6">
      <w:pPr>
        <w:pStyle w:val="Code"/>
        <w:rPr>
          <w:highlight w:val="white"/>
        </w:rPr>
      </w:pPr>
      <w:r w:rsidRPr="00903DBA">
        <w:rPr>
          <w:highlight w:val="white"/>
        </w:rPr>
        <w:t xml:space="preserve">        AssemblyCode jumpCode =</w:t>
      </w:r>
    </w:p>
    <w:p w14:paraId="2AE7C485" w14:textId="77777777" w:rsidR="00476FE6" w:rsidRPr="00903DBA" w:rsidRDefault="00476FE6" w:rsidP="00476FE6">
      <w:pPr>
        <w:pStyle w:val="Code"/>
        <w:rPr>
          <w:highlight w:val="white"/>
        </w:rPr>
      </w:pPr>
      <w:r w:rsidRPr="00903DBA">
        <w:rPr>
          <w:highlight w:val="white"/>
        </w:rPr>
        <w:t xml:space="preserve">          AddAssemblyCode(AssemblyOperator.je, null, null, middleIndex + 1);</w:t>
      </w:r>
    </w:p>
    <w:p w14:paraId="186AD964" w14:textId="77777777" w:rsidR="00476FE6" w:rsidRPr="00903DBA" w:rsidRDefault="00476FE6" w:rsidP="00476FE6">
      <w:pPr>
        <w:pStyle w:val="Code"/>
        <w:rPr>
          <w:highlight w:val="white"/>
        </w:rPr>
      </w:pPr>
      <w:r w:rsidRPr="00903DBA">
        <w:rPr>
          <w:highlight w:val="white"/>
        </w:rPr>
        <w:t xml:space="preserve">        Return();</w:t>
      </w:r>
    </w:p>
    <w:p w14:paraId="56229836" w14:textId="77777777" w:rsidR="00476FE6" w:rsidRPr="00903DBA" w:rsidRDefault="00476FE6" w:rsidP="00476FE6">
      <w:pPr>
        <w:pStyle w:val="Code"/>
        <w:rPr>
          <w:highlight w:val="white"/>
        </w:rPr>
      </w:pPr>
      <w:r w:rsidRPr="00903DBA">
        <w:rPr>
          <w:highlight w:val="white"/>
        </w:rPr>
        <w:t xml:space="preserve">      }</w:t>
      </w:r>
    </w:p>
    <w:p w14:paraId="08362304" w14:textId="77777777" w:rsidR="00476FE6" w:rsidRPr="00903DBA" w:rsidRDefault="00476FE6" w:rsidP="00476FE6">
      <w:pPr>
        <w:pStyle w:val="Code"/>
        <w:rPr>
          <w:highlight w:val="white"/>
        </w:rPr>
      </w:pPr>
      <w:r w:rsidRPr="00903DBA">
        <w:rPr>
          <w:highlight w:val="white"/>
        </w:rPr>
        <w:t xml:space="preserve">      else {</w:t>
      </w:r>
    </w:p>
    <w:p w14:paraId="1FEA0A4D" w14:textId="77777777" w:rsidR="00476FE6" w:rsidRPr="00903DBA" w:rsidRDefault="00476FE6" w:rsidP="00476FE6">
      <w:pPr>
        <w:pStyle w:val="Code"/>
        <w:rPr>
          <w:highlight w:val="white"/>
        </w:rPr>
      </w:pPr>
      <w:r w:rsidRPr="00903DBA">
        <w:rPr>
          <w:highlight w:val="white"/>
        </w:rPr>
        <w:t xml:space="preserve">        SetReturnValue(middleCode);</w:t>
      </w:r>
    </w:p>
    <w:p w14:paraId="7099E823" w14:textId="77777777" w:rsidR="00476FE6" w:rsidRPr="00903DBA" w:rsidRDefault="00476FE6" w:rsidP="00476FE6">
      <w:pPr>
        <w:pStyle w:val="Code"/>
        <w:rPr>
          <w:highlight w:val="white"/>
        </w:rPr>
      </w:pPr>
      <w:r w:rsidRPr="00903DBA">
        <w:rPr>
          <w:highlight w:val="white"/>
        </w:rPr>
        <w:t xml:space="preserve">        Assert.ErrorXXX(m_floatStackSize == 0);</w:t>
      </w:r>
    </w:p>
    <w:p w14:paraId="5B6B8172" w14:textId="77777777" w:rsidR="00476FE6" w:rsidRPr="00903DBA" w:rsidRDefault="00476FE6" w:rsidP="00476FE6">
      <w:pPr>
        <w:pStyle w:val="Code"/>
        <w:rPr>
          <w:highlight w:val="white"/>
        </w:rPr>
      </w:pPr>
      <w:r w:rsidRPr="00903DBA">
        <w:rPr>
          <w:highlight w:val="white"/>
        </w:rPr>
        <w:t xml:space="preserve">        Return();</w:t>
      </w:r>
    </w:p>
    <w:p w14:paraId="4651E0A2" w14:textId="77777777" w:rsidR="00476FE6" w:rsidRPr="00903DBA" w:rsidRDefault="00476FE6" w:rsidP="00476FE6">
      <w:pPr>
        <w:pStyle w:val="Code"/>
        <w:rPr>
          <w:highlight w:val="white"/>
        </w:rPr>
      </w:pPr>
      <w:r w:rsidRPr="00903DBA">
        <w:rPr>
          <w:highlight w:val="white"/>
        </w:rPr>
        <w:t xml:space="preserve">      }</w:t>
      </w:r>
    </w:p>
    <w:p w14:paraId="4E23881C" w14:textId="77777777" w:rsidR="00476FE6" w:rsidRPr="00903DBA" w:rsidRDefault="00476FE6" w:rsidP="00476FE6">
      <w:pPr>
        <w:pStyle w:val="Code"/>
        <w:rPr>
          <w:highlight w:val="white"/>
        </w:rPr>
      </w:pPr>
      <w:r w:rsidRPr="00903DBA">
        <w:rPr>
          <w:highlight w:val="white"/>
        </w:rPr>
        <w:t xml:space="preserve">    }</w:t>
      </w:r>
    </w:p>
    <w:p w14:paraId="65A90FEA" w14:textId="7ED13FAF" w:rsidR="00C953A1" w:rsidRPr="00903DBA" w:rsidRDefault="007416FE" w:rsidP="007416FE">
      <w:pPr>
        <w:rPr>
          <w:highlight w:val="white"/>
        </w:rPr>
      </w:pPr>
      <w:r w:rsidRPr="00903DBA">
        <w:rPr>
          <w:highlight w:val="white"/>
        </w:rPr>
        <w:t xml:space="preserve">The </w:t>
      </w:r>
      <w:r w:rsidRPr="00903DBA">
        <w:rPr>
          <w:rStyle w:val="KeyWord0"/>
          <w:highlight w:val="white"/>
        </w:rPr>
        <w:t>SetReturnValue</w:t>
      </w:r>
      <w:r w:rsidRPr="00903DBA">
        <w:rPr>
          <w:highlight w:val="white"/>
        </w:rPr>
        <w:t xml:space="preserve"> method </w:t>
      </w:r>
      <w:r w:rsidR="00E67F3C" w:rsidRPr="00903DBA">
        <w:rPr>
          <w:highlight w:val="white"/>
        </w:rPr>
        <w:t xml:space="preserve">calls </w:t>
      </w:r>
      <w:r w:rsidR="00E67F3C" w:rsidRPr="00903DBA">
        <w:rPr>
          <w:rStyle w:val="KeyWord0"/>
          <w:highlight w:val="white"/>
        </w:rPr>
        <w:t>StructUnionSetReturnValue</w:t>
      </w:r>
      <w:r w:rsidR="00E67F3C" w:rsidRPr="00903DBA">
        <w:rPr>
          <w:highlight w:val="white"/>
        </w:rPr>
        <w:t xml:space="preserve"> or </w:t>
      </w:r>
      <w:r w:rsidR="00D40CCA" w:rsidRPr="00903DBA">
        <w:rPr>
          <w:rStyle w:val="KeyWord0"/>
          <w:highlight w:val="white"/>
        </w:rPr>
        <w:t>IntegralSetReturnValue</w:t>
      </w:r>
      <w:r w:rsidR="004213DF" w:rsidRPr="00903DBA">
        <w:rPr>
          <w:highlight w:val="white"/>
        </w:rPr>
        <w:t xml:space="preserve"> </w:t>
      </w:r>
      <w:r w:rsidR="00831E92" w:rsidRPr="00903DBA">
        <w:rPr>
          <w:highlight w:val="white"/>
        </w:rPr>
        <w:t>in case of a struc</w:t>
      </w:r>
      <w:r w:rsidR="00E7704A" w:rsidRPr="00903DBA">
        <w:rPr>
          <w:highlight w:val="white"/>
        </w:rPr>
        <w:t>t</w:t>
      </w:r>
      <w:r w:rsidR="00831E92" w:rsidRPr="00903DBA">
        <w:rPr>
          <w:highlight w:val="white"/>
        </w:rPr>
        <w:t xml:space="preserve"> or union value, or an integral value. In case of a floating-point value we do not</w:t>
      </w:r>
      <w:r w:rsidR="001E3A59" w:rsidRPr="00903DBA">
        <w:rPr>
          <w:highlight w:val="white"/>
        </w:rPr>
        <w:t>h</w:t>
      </w:r>
      <w:r w:rsidR="00831E92" w:rsidRPr="00903DBA">
        <w:rPr>
          <w:highlight w:val="white"/>
        </w:rPr>
        <w:t>ing</w:t>
      </w:r>
      <w:r w:rsidR="00E7704A" w:rsidRPr="00903DBA">
        <w:rPr>
          <w:highlight w:val="white"/>
        </w:rPr>
        <w:t>, since the return value is already</w:t>
      </w:r>
      <w:r w:rsidR="00767FA9" w:rsidRPr="00903DBA">
        <w:rPr>
          <w:highlight w:val="white"/>
        </w:rPr>
        <w:t xml:space="preserve"> properly placed on the top of the floating-point stack.</w:t>
      </w:r>
    </w:p>
    <w:p w14:paraId="21D47B25" w14:textId="77777777" w:rsidR="00C953A1" w:rsidRPr="00903DBA" w:rsidRDefault="00C953A1" w:rsidP="00941019">
      <w:pPr>
        <w:pStyle w:val="Code"/>
        <w:rPr>
          <w:highlight w:val="white"/>
        </w:rPr>
      </w:pPr>
      <w:r w:rsidRPr="00903DBA">
        <w:rPr>
          <w:highlight w:val="white"/>
        </w:rPr>
        <w:t xml:space="preserve">    private void SetReturnValue(MiddleCode middleCode) {</w:t>
      </w:r>
    </w:p>
    <w:p w14:paraId="6F850CEF" w14:textId="77777777" w:rsidR="00C953A1" w:rsidRPr="00903DBA" w:rsidRDefault="00C953A1" w:rsidP="00C953A1">
      <w:pPr>
        <w:pStyle w:val="Code"/>
        <w:rPr>
          <w:highlight w:val="white"/>
        </w:rPr>
      </w:pPr>
      <w:r w:rsidRPr="00903DBA">
        <w:rPr>
          <w:highlight w:val="white"/>
        </w:rPr>
        <w:t xml:space="preserve">      if (middleCode[1] != null) {</w:t>
      </w:r>
    </w:p>
    <w:p w14:paraId="5E4E2C80" w14:textId="77777777" w:rsidR="00C953A1" w:rsidRPr="00903DBA" w:rsidRDefault="00C953A1" w:rsidP="00C953A1">
      <w:pPr>
        <w:pStyle w:val="Code"/>
        <w:rPr>
          <w:highlight w:val="white"/>
        </w:rPr>
      </w:pPr>
      <w:r w:rsidRPr="00903DBA">
        <w:rPr>
          <w:highlight w:val="white"/>
        </w:rPr>
        <w:t xml:space="preserve">        Symbol returnSymbol = (Symbol) middleCode[1];</w:t>
      </w:r>
    </w:p>
    <w:p w14:paraId="780E181E" w14:textId="77777777" w:rsidR="00C953A1" w:rsidRPr="00903DBA" w:rsidRDefault="00C953A1" w:rsidP="00C953A1">
      <w:pPr>
        <w:pStyle w:val="Code"/>
        <w:rPr>
          <w:highlight w:val="white"/>
        </w:rPr>
      </w:pPr>
    </w:p>
    <w:p w14:paraId="4FC02D22" w14:textId="77777777" w:rsidR="00C953A1" w:rsidRPr="00903DBA" w:rsidRDefault="00C953A1" w:rsidP="00C953A1">
      <w:pPr>
        <w:pStyle w:val="Code"/>
        <w:rPr>
          <w:highlight w:val="white"/>
        </w:rPr>
      </w:pPr>
      <w:r w:rsidRPr="00903DBA">
        <w:rPr>
          <w:highlight w:val="white"/>
        </w:rPr>
        <w:t xml:space="preserve">        if (returnSymbol.Type.IsStructOrUnion()) {</w:t>
      </w:r>
    </w:p>
    <w:p w14:paraId="1A906378" w14:textId="77777777" w:rsidR="00C953A1" w:rsidRPr="00903DBA" w:rsidRDefault="00C953A1" w:rsidP="00C953A1">
      <w:pPr>
        <w:pStyle w:val="Code"/>
        <w:rPr>
          <w:highlight w:val="white"/>
        </w:rPr>
      </w:pPr>
      <w:r w:rsidRPr="00903DBA">
        <w:rPr>
          <w:highlight w:val="white"/>
        </w:rPr>
        <w:t xml:space="preserve">          StructUnionSetReturnValue(middleCode);</w:t>
      </w:r>
    </w:p>
    <w:p w14:paraId="3044BE93" w14:textId="77777777" w:rsidR="00C953A1" w:rsidRPr="00903DBA" w:rsidRDefault="00C953A1" w:rsidP="00C953A1">
      <w:pPr>
        <w:pStyle w:val="Code"/>
        <w:rPr>
          <w:highlight w:val="white"/>
        </w:rPr>
      </w:pPr>
      <w:r w:rsidRPr="00903DBA">
        <w:rPr>
          <w:highlight w:val="white"/>
        </w:rPr>
        <w:t xml:space="preserve">        }</w:t>
      </w:r>
    </w:p>
    <w:p w14:paraId="584FC7EC" w14:textId="77777777" w:rsidR="00C953A1" w:rsidRPr="00903DBA" w:rsidRDefault="00C953A1" w:rsidP="00C953A1">
      <w:pPr>
        <w:pStyle w:val="Code"/>
        <w:rPr>
          <w:highlight w:val="white"/>
        </w:rPr>
      </w:pPr>
      <w:r w:rsidRPr="00903DBA">
        <w:rPr>
          <w:highlight w:val="white"/>
        </w:rPr>
        <w:t xml:space="preserve">        else if (returnSymbol.Type.IsFloating()) {</w:t>
      </w:r>
    </w:p>
    <w:p w14:paraId="07B57D42" w14:textId="77777777" w:rsidR="00C953A1" w:rsidRPr="00903DBA" w:rsidRDefault="00C953A1" w:rsidP="00C953A1">
      <w:pPr>
        <w:pStyle w:val="Code"/>
        <w:rPr>
          <w:highlight w:val="white"/>
        </w:rPr>
      </w:pPr>
      <w:r w:rsidRPr="00903DBA">
        <w:rPr>
          <w:highlight w:val="white"/>
        </w:rPr>
        <w:t xml:space="preserve">          Assert.ErrorXXX((--m_floatStackSize) == 0);</w:t>
      </w:r>
    </w:p>
    <w:p w14:paraId="5892FC41" w14:textId="77777777" w:rsidR="00C953A1" w:rsidRPr="00903DBA" w:rsidRDefault="00C953A1" w:rsidP="00C953A1">
      <w:pPr>
        <w:pStyle w:val="Code"/>
        <w:rPr>
          <w:highlight w:val="white"/>
        </w:rPr>
      </w:pPr>
      <w:r w:rsidRPr="00903DBA">
        <w:rPr>
          <w:highlight w:val="white"/>
        </w:rPr>
        <w:t xml:space="preserve">        }</w:t>
      </w:r>
    </w:p>
    <w:p w14:paraId="19E43B0F" w14:textId="77777777" w:rsidR="00C953A1" w:rsidRPr="00903DBA" w:rsidRDefault="00C953A1" w:rsidP="00C953A1">
      <w:pPr>
        <w:pStyle w:val="Code"/>
        <w:rPr>
          <w:highlight w:val="white"/>
        </w:rPr>
      </w:pPr>
      <w:r w:rsidRPr="00903DBA">
        <w:rPr>
          <w:highlight w:val="white"/>
        </w:rPr>
        <w:t xml:space="preserve">        else {</w:t>
      </w:r>
    </w:p>
    <w:p w14:paraId="63BA6213" w14:textId="77777777" w:rsidR="00C953A1" w:rsidRPr="00903DBA" w:rsidRDefault="00C953A1" w:rsidP="00C953A1">
      <w:pPr>
        <w:pStyle w:val="Code"/>
        <w:rPr>
          <w:highlight w:val="white"/>
        </w:rPr>
      </w:pPr>
      <w:r w:rsidRPr="00903DBA">
        <w:rPr>
          <w:highlight w:val="white"/>
        </w:rPr>
        <w:t xml:space="preserve">          IntegralSetReturnValue(middleCode);</w:t>
      </w:r>
    </w:p>
    <w:p w14:paraId="00515284" w14:textId="77777777" w:rsidR="00C953A1" w:rsidRPr="00903DBA" w:rsidRDefault="00C953A1" w:rsidP="00C953A1">
      <w:pPr>
        <w:pStyle w:val="Code"/>
        <w:rPr>
          <w:highlight w:val="white"/>
        </w:rPr>
      </w:pPr>
      <w:r w:rsidRPr="00903DBA">
        <w:rPr>
          <w:highlight w:val="white"/>
        </w:rPr>
        <w:t xml:space="preserve">        }</w:t>
      </w:r>
    </w:p>
    <w:p w14:paraId="4AD73CBD" w14:textId="77777777" w:rsidR="00C953A1" w:rsidRPr="00903DBA" w:rsidRDefault="00C953A1" w:rsidP="00C953A1">
      <w:pPr>
        <w:pStyle w:val="Code"/>
        <w:rPr>
          <w:highlight w:val="white"/>
        </w:rPr>
      </w:pPr>
      <w:r w:rsidRPr="00903DBA">
        <w:rPr>
          <w:highlight w:val="white"/>
        </w:rPr>
        <w:t xml:space="preserve">      }</w:t>
      </w:r>
    </w:p>
    <w:p w14:paraId="3E41EDA3" w14:textId="77777777" w:rsidR="00C953A1" w:rsidRPr="00903DBA" w:rsidRDefault="00C953A1" w:rsidP="00C953A1">
      <w:pPr>
        <w:pStyle w:val="Code"/>
        <w:rPr>
          <w:highlight w:val="white"/>
        </w:rPr>
      </w:pPr>
      <w:r w:rsidRPr="00903DBA">
        <w:rPr>
          <w:highlight w:val="white"/>
        </w:rPr>
        <w:t xml:space="preserve">    }</w:t>
      </w:r>
    </w:p>
    <w:p w14:paraId="02465950" w14:textId="34C2AD56" w:rsidR="00C953A1" w:rsidRPr="00903DBA" w:rsidRDefault="001E3A59" w:rsidP="001E3A59">
      <w:pPr>
        <w:rPr>
          <w:highlight w:val="white"/>
        </w:rPr>
      </w:pPr>
      <w:r w:rsidRPr="00903DBA">
        <w:rPr>
          <w:highlight w:val="white"/>
        </w:rPr>
        <w:lastRenderedPageBreak/>
        <w:t xml:space="preserve">The </w:t>
      </w:r>
      <w:r w:rsidRPr="00903DBA">
        <w:rPr>
          <w:rStyle w:val="KeyWord0"/>
          <w:highlight w:val="white"/>
        </w:rPr>
        <w:t>Return</w:t>
      </w:r>
      <w:r w:rsidRPr="00903DBA">
        <w:rPr>
          <w:highlight w:val="white"/>
        </w:rPr>
        <w:t xml:space="preserve"> method </w:t>
      </w:r>
      <w:r w:rsidR="00536DCA" w:rsidRPr="00903DBA">
        <w:rPr>
          <w:highlight w:val="white"/>
        </w:rPr>
        <w:t>adds assembly code for return control back to the calling function.</w:t>
      </w:r>
      <w:r w:rsidR="002B7057" w:rsidRPr="00903DBA">
        <w:rPr>
          <w:highlight w:val="white"/>
        </w:rPr>
        <w:t xml:space="preserve"> We restore</w:t>
      </w:r>
      <w:r w:rsidR="00EB7F51" w:rsidRPr="00903DBA">
        <w:rPr>
          <w:highlight w:val="white"/>
        </w:rPr>
        <w:t xml:space="preserve"> </w:t>
      </w:r>
      <w:r w:rsidR="002B7057" w:rsidRPr="00903DBA">
        <w:rPr>
          <w:highlight w:val="white"/>
        </w:rPr>
        <w:t>the frame and ellipse pointers</w:t>
      </w:r>
      <w:r w:rsidR="00EB7F51" w:rsidRPr="00903DBA">
        <w:rPr>
          <w:highlight w:val="white"/>
        </w:rPr>
        <w:t xml:space="preserve"> of the calling function and jump back to the calling function. Note that we have to load the return jump address into register before we restore the </w:t>
      </w:r>
      <w:r w:rsidR="00035673" w:rsidRPr="00903DBA">
        <w:rPr>
          <w:highlight w:val="white"/>
        </w:rPr>
        <w:t>frame pointer, otherwise we would obtain the return address of the calling function.</w:t>
      </w:r>
    </w:p>
    <w:p w14:paraId="5FDD1665" w14:textId="77777777" w:rsidR="00C953A1" w:rsidRPr="00903DBA" w:rsidRDefault="00C953A1" w:rsidP="00C953A1">
      <w:pPr>
        <w:pStyle w:val="Code"/>
        <w:rPr>
          <w:highlight w:val="white"/>
        </w:rPr>
      </w:pPr>
      <w:r w:rsidRPr="00903DBA">
        <w:rPr>
          <w:highlight w:val="white"/>
        </w:rPr>
        <w:t xml:space="preserve">    private void Return() {</w:t>
      </w:r>
    </w:p>
    <w:p w14:paraId="3FB113B6" w14:textId="77777777" w:rsidR="00C953A1" w:rsidRPr="00903DBA" w:rsidRDefault="00C953A1" w:rsidP="00C953A1">
      <w:pPr>
        <w:pStyle w:val="Code"/>
        <w:rPr>
          <w:highlight w:val="white"/>
        </w:rPr>
      </w:pPr>
      <w:r w:rsidRPr="00903DBA">
        <w:rPr>
          <w:highlight w:val="white"/>
        </w:rPr>
        <w:t xml:space="preserve">      Track track = new Track(Type.VoidPointerType);</w:t>
      </w:r>
    </w:p>
    <w:p w14:paraId="074DF0A2" w14:textId="77777777" w:rsidR="00C953A1" w:rsidRPr="00903DBA" w:rsidRDefault="00C953A1" w:rsidP="00C953A1">
      <w:pPr>
        <w:pStyle w:val="Code"/>
        <w:rPr>
          <w:highlight w:val="white"/>
        </w:rPr>
      </w:pPr>
      <w:r w:rsidRPr="00903DBA">
        <w:rPr>
          <w:highlight w:val="white"/>
        </w:rPr>
        <w:t xml:space="preserve">      AddAssemblyCode(AssemblyOperator.mov, track,</w:t>
      </w:r>
    </w:p>
    <w:p w14:paraId="54151D37" w14:textId="77777777" w:rsidR="00C953A1" w:rsidRPr="00903DBA" w:rsidRDefault="00C953A1" w:rsidP="00C953A1">
      <w:pPr>
        <w:pStyle w:val="Code"/>
        <w:rPr>
          <w:highlight w:val="white"/>
        </w:rPr>
      </w:pPr>
      <w:r w:rsidRPr="00903DBA">
        <w:rPr>
          <w:highlight w:val="white"/>
        </w:rPr>
        <w:t xml:space="preserve">                  AssemblyCode.FrameRegister,</w:t>
      </w:r>
    </w:p>
    <w:p w14:paraId="490EA0D2" w14:textId="77777777" w:rsidR="00C953A1" w:rsidRPr="00903DBA" w:rsidRDefault="00C953A1" w:rsidP="00C953A1">
      <w:pPr>
        <w:pStyle w:val="Code"/>
        <w:rPr>
          <w:highlight w:val="white"/>
        </w:rPr>
      </w:pPr>
      <w:r w:rsidRPr="00903DBA">
        <w:rPr>
          <w:highlight w:val="white"/>
        </w:rPr>
        <w:t xml:space="preserve">                  SymbolTable.ReturnAddressOffset);</w:t>
      </w:r>
    </w:p>
    <w:p w14:paraId="513C69F6" w14:textId="77777777" w:rsidR="00C953A1" w:rsidRPr="00903DBA" w:rsidRDefault="00C953A1" w:rsidP="00C953A1">
      <w:pPr>
        <w:pStyle w:val="Code"/>
        <w:rPr>
          <w:highlight w:val="white"/>
        </w:rPr>
      </w:pPr>
      <w:r w:rsidRPr="00903DBA">
        <w:rPr>
          <w:highlight w:val="white"/>
        </w:rPr>
        <w:t xml:space="preserve">      AddAssemblyCode(AssemblyOperator.mov, AssemblyCode.EllipseRegister,</w:t>
      </w:r>
    </w:p>
    <w:p w14:paraId="15B9DBC2" w14:textId="77777777" w:rsidR="00C953A1" w:rsidRPr="00903DBA" w:rsidRDefault="00C953A1" w:rsidP="00C953A1">
      <w:pPr>
        <w:pStyle w:val="Code"/>
        <w:rPr>
          <w:highlight w:val="white"/>
        </w:rPr>
      </w:pPr>
      <w:r w:rsidRPr="00903DBA">
        <w:rPr>
          <w:highlight w:val="white"/>
        </w:rPr>
        <w:t xml:space="preserve">                      AssemblyCode.FrameRegister,</w:t>
      </w:r>
    </w:p>
    <w:p w14:paraId="16306FB4" w14:textId="77777777" w:rsidR="00C953A1" w:rsidRPr="00903DBA" w:rsidRDefault="00C953A1" w:rsidP="00C953A1">
      <w:pPr>
        <w:pStyle w:val="Code"/>
        <w:rPr>
          <w:highlight w:val="white"/>
        </w:rPr>
      </w:pPr>
      <w:r w:rsidRPr="00903DBA">
        <w:rPr>
          <w:highlight w:val="white"/>
        </w:rPr>
        <w:t xml:space="preserve">                      SymbolTable.EllipseFrameOffset);</w:t>
      </w:r>
    </w:p>
    <w:p w14:paraId="5B3A1824" w14:textId="77777777" w:rsidR="00C953A1" w:rsidRPr="00903DBA" w:rsidRDefault="00C953A1" w:rsidP="00C953A1">
      <w:pPr>
        <w:pStyle w:val="Code"/>
        <w:rPr>
          <w:highlight w:val="white"/>
        </w:rPr>
      </w:pPr>
      <w:r w:rsidRPr="00903DBA">
        <w:rPr>
          <w:highlight w:val="white"/>
        </w:rPr>
        <w:t xml:space="preserve">      AddAssemblyCode(AssemblyOperator.mov, AssemblyCode.FrameRegister,</w:t>
      </w:r>
    </w:p>
    <w:p w14:paraId="5EBD0F6B" w14:textId="77777777" w:rsidR="00C953A1" w:rsidRPr="00903DBA" w:rsidRDefault="00C953A1" w:rsidP="00C953A1">
      <w:pPr>
        <w:pStyle w:val="Code"/>
        <w:rPr>
          <w:highlight w:val="white"/>
        </w:rPr>
      </w:pPr>
      <w:r w:rsidRPr="00903DBA">
        <w:rPr>
          <w:highlight w:val="white"/>
        </w:rPr>
        <w:t xml:space="preserve">                      AssemblyCode.FrameRegister,</w:t>
      </w:r>
    </w:p>
    <w:p w14:paraId="16055CC2" w14:textId="77777777" w:rsidR="00C953A1" w:rsidRPr="00903DBA" w:rsidRDefault="00C953A1" w:rsidP="00C953A1">
      <w:pPr>
        <w:pStyle w:val="Code"/>
        <w:rPr>
          <w:highlight w:val="white"/>
        </w:rPr>
      </w:pPr>
      <w:r w:rsidRPr="00903DBA">
        <w:rPr>
          <w:highlight w:val="white"/>
        </w:rPr>
        <w:t xml:space="preserve">                      SymbolTable.RegularFrameOffset);</w:t>
      </w:r>
    </w:p>
    <w:p w14:paraId="66C42CA1" w14:textId="77777777" w:rsidR="00C953A1" w:rsidRPr="00903DBA" w:rsidRDefault="00C953A1" w:rsidP="00C953A1">
      <w:pPr>
        <w:pStyle w:val="Code"/>
        <w:rPr>
          <w:highlight w:val="white"/>
        </w:rPr>
      </w:pPr>
      <w:r w:rsidRPr="00903DBA">
        <w:rPr>
          <w:highlight w:val="white"/>
        </w:rPr>
        <w:t xml:space="preserve">      AddAssemblyCode(AssemblyOperator.jmp, track);</w:t>
      </w:r>
    </w:p>
    <w:p w14:paraId="0EF1187F" w14:textId="77777777" w:rsidR="00C953A1" w:rsidRPr="00903DBA" w:rsidRDefault="00C953A1" w:rsidP="00C953A1">
      <w:pPr>
        <w:pStyle w:val="Code"/>
        <w:rPr>
          <w:highlight w:val="white"/>
        </w:rPr>
      </w:pPr>
      <w:r w:rsidRPr="00903DBA">
        <w:rPr>
          <w:highlight w:val="white"/>
        </w:rPr>
        <w:t xml:space="preserve">    }</w:t>
      </w:r>
    </w:p>
    <w:p w14:paraId="308EC157" w14:textId="1E2FB8DA" w:rsidR="000E343D" w:rsidRPr="00903DBA" w:rsidRDefault="00D60AF1" w:rsidP="00D60AF1">
      <w:pPr>
        <w:rPr>
          <w:highlight w:val="white"/>
        </w:rPr>
      </w:pPr>
      <w:r w:rsidRPr="00903DBA">
        <w:rPr>
          <w:highlight w:val="white"/>
        </w:rPr>
        <w:t xml:space="preserve">The </w:t>
      </w:r>
      <w:r w:rsidRPr="00903DBA">
        <w:rPr>
          <w:rStyle w:val="KeyWord0"/>
          <w:highlight w:val="white"/>
        </w:rPr>
        <w:t>IntegralGetReturnValue</w:t>
      </w:r>
      <w:r w:rsidRPr="00903DBA">
        <w:rPr>
          <w:highlight w:val="white"/>
        </w:rPr>
        <w:t xml:space="preserve"> method </w:t>
      </w:r>
      <w:r w:rsidR="005F3BC8" w:rsidRPr="00903DBA">
        <w:rPr>
          <w:highlight w:val="white"/>
        </w:rPr>
        <w:t xml:space="preserve">stores the </w:t>
      </w:r>
      <w:r w:rsidR="00BA4A08" w:rsidRPr="00903DBA">
        <w:rPr>
          <w:highlight w:val="white"/>
        </w:rPr>
        <w:t>return register in a track</w:t>
      </w:r>
      <w:r w:rsidR="00CC6710" w:rsidRPr="00903DBA">
        <w:rPr>
          <w:highlight w:val="white"/>
        </w:rPr>
        <w:t>.</w:t>
      </w:r>
      <w:r w:rsidR="00BA4A08" w:rsidRPr="00903DBA">
        <w:rPr>
          <w:highlight w:val="white"/>
        </w:rPr>
        <w:t xml:space="preserve"> </w:t>
      </w:r>
    </w:p>
    <w:p w14:paraId="0C3D7C76" w14:textId="77777777" w:rsidR="000E343D" w:rsidRPr="00903DBA" w:rsidRDefault="000E343D" w:rsidP="000E343D">
      <w:pPr>
        <w:pStyle w:val="Code"/>
        <w:rPr>
          <w:highlight w:val="white"/>
        </w:rPr>
      </w:pPr>
      <w:r w:rsidRPr="00903DBA">
        <w:rPr>
          <w:highlight w:val="white"/>
        </w:rPr>
        <w:t xml:space="preserve">    public void IntegralGetReturnValue(MiddleCode middleCode) {</w:t>
      </w:r>
    </w:p>
    <w:p w14:paraId="2DDC6B1F" w14:textId="77777777" w:rsidR="000E343D" w:rsidRPr="00903DBA" w:rsidRDefault="000E343D" w:rsidP="000E343D">
      <w:pPr>
        <w:pStyle w:val="Code"/>
        <w:rPr>
          <w:highlight w:val="white"/>
        </w:rPr>
      </w:pPr>
      <w:r w:rsidRPr="00903DBA">
        <w:rPr>
          <w:highlight w:val="white"/>
        </w:rPr>
        <w:t xml:space="preserve">      Symbol returnSymbol = (Symbol) middleCode[0];</w:t>
      </w:r>
    </w:p>
    <w:p w14:paraId="7C065D33" w14:textId="77777777" w:rsidR="000E343D" w:rsidRPr="00903DBA" w:rsidRDefault="000E343D" w:rsidP="000E343D">
      <w:pPr>
        <w:pStyle w:val="Code"/>
        <w:rPr>
          <w:highlight w:val="white"/>
        </w:rPr>
      </w:pPr>
      <w:r w:rsidRPr="00903DBA">
        <w:rPr>
          <w:highlight w:val="white"/>
        </w:rPr>
        <w:t xml:space="preserve">      Register returnRegister =</w:t>
      </w:r>
    </w:p>
    <w:p w14:paraId="1B325EAC"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7666AABF" w14:textId="01683169" w:rsidR="000E343D" w:rsidRPr="00903DBA" w:rsidRDefault="000E343D" w:rsidP="000E343D">
      <w:pPr>
        <w:pStyle w:val="Code"/>
        <w:rPr>
          <w:highlight w:val="white"/>
        </w:rPr>
      </w:pPr>
      <w:r w:rsidRPr="00903DBA">
        <w:rPr>
          <w:highlight w:val="white"/>
        </w:rPr>
        <w:t xml:space="preserve">                                    returnSymbol.Type.Size());</w:t>
      </w:r>
    </w:p>
    <w:p w14:paraId="153C3894" w14:textId="5550DAFC" w:rsidR="005F3BC8" w:rsidRPr="00903DBA" w:rsidRDefault="00035673" w:rsidP="005F3BC8">
      <w:pPr>
        <w:rPr>
          <w:highlight w:val="white"/>
        </w:rPr>
      </w:pPr>
      <w:r w:rsidRPr="00903DBA">
        <w:rPr>
          <w:highlight w:val="white"/>
        </w:rPr>
        <w:t xml:space="preserve">We </w:t>
      </w:r>
      <w:r w:rsidR="005F3BC8" w:rsidRPr="00903DBA">
        <w:rPr>
          <w:highlight w:val="white"/>
        </w:rPr>
        <w:t xml:space="preserve">call </w:t>
      </w:r>
      <w:r w:rsidR="005F3BC8" w:rsidRPr="00903DBA">
        <w:rPr>
          <w:rStyle w:val="KeyWord0"/>
          <w:highlight w:val="white"/>
        </w:rPr>
        <w:t>CheckRegister</w:t>
      </w:r>
      <w:r w:rsidR="005F3BC8" w:rsidRPr="00903DBA">
        <w:rPr>
          <w:highlight w:val="white"/>
        </w:rPr>
        <w:t xml:space="preserve"> </w:t>
      </w:r>
      <w:r w:rsidRPr="00903DBA">
        <w:rPr>
          <w:highlight w:val="white"/>
        </w:rPr>
        <w:t xml:space="preserve">to </w:t>
      </w:r>
      <w:r w:rsidR="005F3BC8" w:rsidRPr="00903DBA">
        <w:rPr>
          <w:highlight w:val="white"/>
        </w:rPr>
        <w:t xml:space="preserve">make sure </w:t>
      </w:r>
      <w:r w:rsidR="00785987" w:rsidRPr="00903DBA">
        <w:rPr>
          <w:highlight w:val="white"/>
        </w:rPr>
        <w:t>that if the register already has a value, it is moved to another register.</w:t>
      </w:r>
    </w:p>
    <w:p w14:paraId="5BB15F6A" w14:textId="77777777" w:rsidR="000E343D" w:rsidRPr="00903DBA" w:rsidRDefault="000E343D" w:rsidP="000E343D">
      <w:pPr>
        <w:pStyle w:val="Code"/>
        <w:rPr>
          <w:highlight w:val="white"/>
        </w:rPr>
      </w:pPr>
      <w:r w:rsidRPr="00903DBA">
        <w:rPr>
          <w:highlight w:val="white"/>
        </w:rPr>
        <w:t xml:space="preserve">      CheckRegister(returnSymbol, returnRegister);</w:t>
      </w:r>
    </w:p>
    <w:p w14:paraId="3EA6536E" w14:textId="77777777" w:rsidR="000E343D" w:rsidRPr="00903DBA" w:rsidRDefault="000E343D" w:rsidP="000E343D">
      <w:pPr>
        <w:pStyle w:val="Code"/>
        <w:rPr>
          <w:highlight w:val="white"/>
        </w:rPr>
      </w:pPr>
      <w:r w:rsidRPr="00903DBA">
        <w:rPr>
          <w:highlight w:val="white"/>
        </w:rPr>
        <w:t xml:space="preserve">      Track returnTrack = new Track(returnSymbol, returnRegister);</w:t>
      </w:r>
    </w:p>
    <w:p w14:paraId="0DDB6859" w14:textId="77777777" w:rsidR="000E343D" w:rsidRPr="00903DBA" w:rsidRDefault="000E343D" w:rsidP="000E343D">
      <w:pPr>
        <w:pStyle w:val="Code"/>
        <w:rPr>
          <w:highlight w:val="white"/>
        </w:rPr>
      </w:pPr>
      <w:r w:rsidRPr="00903DBA">
        <w:rPr>
          <w:highlight w:val="white"/>
        </w:rPr>
        <w:t xml:space="preserve">      m_trackMap.Add(returnSymbol, returnTrack);</w:t>
      </w:r>
    </w:p>
    <w:p w14:paraId="353ED974" w14:textId="77777777" w:rsidR="000E343D" w:rsidRPr="00903DBA" w:rsidRDefault="000E343D" w:rsidP="000E343D">
      <w:pPr>
        <w:pStyle w:val="Code"/>
        <w:rPr>
          <w:highlight w:val="white"/>
        </w:rPr>
      </w:pPr>
      <w:r w:rsidRPr="00903DBA">
        <w:rPr>
          <w:highlight w:val="white"/>
        </w:rPr>
        <w:t xml:space="preserve">      AddAssemblyCode(AssemblyOperator.empty, returnTrack);</w:t>
      </w:r>
    </w:p>
    <w:p w14:paraId="4728F6AE" w14:textId="77777777" w:rsidR="000E343D" w:rsidRPr="00903DBA" w:rsidRDefault="000E343D" w:rsidP="000E343D">
      <w:pPr>
        <w:pStyle w:val="Code"/>
        <w:rPr>
          <w:highlight w:val="white"/>
        </w:rPr>
      </w:pPr>
      <w:r w:rsidRPr="00903DBA">
        <w:rPr>
          <w:highlight w:val="white"/>
        </w:rPr>
        <w:t xml:space="preserve">    }</w:t>
      </w:r>
    </w:p>
    <w:p w14:paraId="098C4C41" w14:textId="33D8F089" w:rsidR="000E343D" w:rsidRPr="00903DBA" w:rsidRDefault="00CC6710" w:rsidP="00CC6710">
      <w:pPr>
        <w:rPr>
          <w:highlight w:val="white"/>
        </w:rPr>
      </w:pPr>
      <w:r w:rsidRPr="00903DBA">
        <w:rPr>
          <w:highlight w:val="white"/>
        </w:rPr>
        <w:t xml:space="preserve">The </w:t>
      </w:r>
      <w:r w:rsidRPr="00903DBA">
        <w:rPr>
          <w:rStyle w:val="KeyWord0"/>
          <w:highlight w:val="white"/>
        </w:rPr>
        <w:t>IntegralSetReturnValue</w:t>
      </w:r>
      <w:r w:rsidRPr="00903DBA">
        <w:rPr>
          <w:highlight w:val="white"/>
        </w:rPr>
        <w:t xml:space="preserve"> </w:t>
      </w:r>
      <w:r w:rsidR="000D4667" w:rsidRPr="00903DBA">
        <w:rPr>
          <w:highlight w:val="white"/>
        </w:rPr>
        <w:t xml:space="preserve">loads the </w:t>
      </w:r>
      <w:r w:rsidR="003C716C" w:rsidRPr="00903DBA">
        <w:rPr>
          <w:highlight w:val="white"/>
        </w:rPr>
        <w:t xml:space="preserve">symbol of the </w:t>
      </w:r>
      <w:r w:rsidR="000D4667" w:rsidRPr="00903DBA">
        <w:rPr>
          <w:highlight w:val="white"/>
        </w:rPr>
        <w:t>expression into the return register.</w:t>
      </w:r>
    </w:p>
    <w:p w14:paraId="66560153" w14:textId="77777777" w:rsidR="000E343D" w:rsidRPr="00903DBA" w:rsidRDefault="000E343D" w:rsidP="000E343D">
      <w:pPr>
        <w:pStyle w:val="Code"/>
        <w:rPr>
          <w:highlight w:val="white"/>
        </w:rPr>
      </w:pPr>
      <w:r w:rsidRPr="00903DBA">
        <w:rPr>
          <w:highlight w:val="white"/>
        </w:rPr>
        <w:t xml:space="preserve">    public void IntegralSetReturnValue(MiddleCode middleCode) {</w:t>
      </w:r>
    </w:p>
    <w:p w14:paraId="0C7DB156" w14:textId="77777777" w:rsidR="000E343D" w:rsidRPr="00903DBA" w:rsidRDefault="000E343D" w:rsidP="000E343D">
      <w:pPr>
        <w:pStyle w:val="Code"/>
        <w:rPr>
          <w:highlight w:val="white"/>
        </w:rPr>
      </w:pPr>
      <w:r w:rsidRPr="00903DBA">
        <w:rPr>
          <w:highlight w:val="white"/>
        </w:rPr>
        <w:t xml:space="preserve">      Symbol returnSymbol = (Symbol) middleCode[1];</w:t>
      </w:r>
    </w:p>
    <w:p w14:paraId="4D08DE19" w14:textId="77777777" w:rsidR="000E343D" w:rsidRPr="00903DBA" w:rsidRDefault="000E343D" w:rsidP="000E343D">
      <w:pPr>
        <w:pStyle w:val="Code"/>
        <w:rPr>
          <w:highlight w:val="white"/>
        </w:rPr>
      </w:pPr>
      <w:r w:rsidRPr="00903DBA">
        <w:rPr>
          <w:highlight w:val="white"/>
        </w:rPr>
        <w:t xml:space="preserve">      Register returnRegister =</w:t>
      </w:r>
    </w:p>
    <w:p w14:paraId="683D4537"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11952A8C" w14:textId="0E533D9E" w:rsidR="000E343D" w:rsidRPr="00903DBA" w:rsidRDefault="000E343D" w:rsidP="000E343D">
      <w:pPr>
        <w:pStyle w:val="Code"/>
        <w:rPr>
          <w:highlight w:val="white"/>
        </w:rPr>
      </w:pPr>
      <w:r w:rsidRPr="00903DBA">
        <w:rPr>
          <w:highlight w:val="white"/>
        </w:rPr>
        <w:t xml:space="preserve">                                    returnSymbol.Type.</w:t>
      </w:r>
      <w:r w:rsidR="0058084A" w:rsidRPr="00903DBA">
        <w:rPr>
          <w:highlight w:val="white"/>
        </w:rPr>
        <w:t>SizeArray</w:t>
      </w:r>
      <w:r w:rsidRPr="00903DBA">
        <w:rPr>
          <w:highlight w:val="white"/>
        </w:rPr>
        <w:t>());</w:t>
      </w:r>
    </w:p>
    <w:p w14:paraId="228DEEFD" w14:textId="77777777" w:rsidR="000E343D" w:rsidRPr="00903DBA" w:rsidRDefault="000E343D" w:rsidP="000E343D">
      <w:pPr>
        <w:pStyle w:val="Code"/>
        <w:rPr>
          <w:highlight w:val="white"/>
        </w:rPr>
      </w:pPr>
      <w:r w:rsidRPr="00903DBA">
        <w:rPr>
          <w:highlight w:val="white"/>
        </w:rPr>
        <w:t xml:space="preserve">      LoadValueToRegister(returnSymbol, returnRegister);</w:t>
      </w:r>
    </w:p>
    <w:p w14:paraId="3A16273E" w14:textId="77777777" w:rsidR="000E343D" w:rsidRPr="00903DBA" w:rsidRDefault="000E343D" w:rsidP="000E343D">
      <w:pPr>
        <w:pStyle w:val="Code"/>
        <w:rPr>
          <w:highlight w:val="white"/>
        </w:rPr>
      </w:pPr>
      <w:r w:rsidRPr="00903DBA">
        <w:rPr>
          <w:highlight w:val="white"/>
        </w:rPr>
        <w:t xml:space="preserve">      m_trackMap.Remove(returnSymbol);</w:t>
      </w:r>
    </w:p>
    <w:p w14:paraId="4A3A79A1" w14:textId="0C6A24FF" w:rsidR="000E343D" w:rsidRPr="00903DBA" w:rsidRDefault="000E343D" w:rsidP="000E343D">
      <w:pPr>
        <w:pStyle w:val="Code"/>
        <w:rPr>
          <w:highlight w:val="white"/>
        </w:rPr>
      </w:pPr>
      <w:r w:rsidRPr="00903DBA">
        <w:rPr>
          <w:highlight w:val="white"/>
        </w:rPr>
        <w:t xml:space="preserve">    }</w:t>
      </w:r>
    </w:p>
    <w:p w14:paraId="3B4D1F6A" w14:textId="4625DCBC" w:rsidR="00D935A0" w:rsidRPr="00903DBA" w:rsidRDefault="000F132E" w:rsidP="0064474B">
      <w:pPr>
        <w:rPr>
          <w:highlight w:val="white"/>
        </w:rPr>
      </w:pPr>
      <w:r w:rsidRPr="00903DBA">
        <w:rPr>
          <w:highlight w:val="white"/>
        </w:rPr>
        <w:t xml:space="preserve">The </w:t>
      </w:r>
      <w:r w:rsidRPr="00903DBA">
        <w:rPr>
          <w:rStyle w:val="KeyWord0"/>
          <w:highlight w:val="white"/>
        </w:rPr>
        <w:t>Exit</w:t>
      </w:r>
      <w:r w:rsidRPr="00903DBA">
        <w:rPr>
          <w:highlight w:val="white"/>
        </w:rPr>
        <w:t xml:space="preserve"> method</w:t>
      </w:r>
      <w:r w:rsidR="0064474B" w:rsidRPr="00903DBA">
        <w:rPr>
          <w:highlight w:val="white"/>
        </w:rPr>
        <w:t xml:space="preserve"> generates code for exit the execution of the program. However, the code is different depending on whether we generate Windows or Linux code</w:t>
      </w:r>
      <w:r w:rsidR="000776ED" w:rsidRPr="00903DBA">
        <w:rPr>
          <w:highlight w:val="white"/>
        </w:rPr>
        <w:t xml:space="preserve">, and whether there is an </w:t>
      </w:r>
      <w:r w:rsidR="0033532B" w:rsidRPr="00903DBA">
        <w:rPr>
          <w:highlight w:val="white"/>
        </w:rPr>
        <w:t xml:space="preserve">exit symbol </w:t>
      </w:r>
      <w:r w:rsidR="000776ED" w:rsidRPr="00903DBA">
        <w:rPr>
          <w:highlight w:val="white"/>
        </w:rPr>
        <w:t>given.</w:t>
      </w:r>
    </w:p>
    <w:p w14:paraId="18BB0A5D" w14:textId="77777777" w:rsidR="00D935A0" w:rsidRPr="00903DBA" w:rsidRDefault="00D935A0" w:rsidP="007B4210">
      <w:pPr>
        <w:pStyle w:val="Code"/>
        <w:rPr>
          <w:highlight w:val="white"/>
        </w:rPr>
      </w:pPr>
      <w:r w:rsidRPr="00903DBA">
        <w:rPr>
          <w:highlight w:val="white"/>
        </w:rPr>
        <w:t xml:space="preserve">    public void Exit(MiddleCode middleCode) {</w:t>
      </w:r>
    </w:p>
    <w:p w14:paraId="5A8957FE" w14:textId="77777777" w:rsidR="00D935A0" w:rsidRPr="00903DBA" w:rsidRDefault="00D935A0" w:rsidP="007B4210">
      <w:pPr>
        <w:pStyle w:val="Code"/>
        <w:rPr>
          <w:highlight w:val="white"/>
        </w:rPr>
      </w:pPr>
      <w:r w:rsidRPr="00903DBA">
        <w:rPr>
          <w:highlight w:val="white"/>
        </w:rPr>
        <w:t xml:space="preserve">      Symbol exitSymbol = (Symbol) middleCode[0];</w:t>
      </w:r>
    </w:p>
    <w:p w14:paraId="602C7482" w14:textId="33C94CB6" w:rsidR="00DD2A11" w:rsidRPr="00903DBA" w:rsidRDefault="00DD2A11" w:rsidP="00DD2A11">
      <w:pPr>
        <w:rPr>
          <w:highlight w:val="white"/>
        </w:rPr>
      </w:pPr>
      <w:r w:rsidRPr="00903DBA">
        <w:rPr>
          <w:highlight w:val="white"/>
        </w:rPr>
        <w:t xml:space="preserve">If the exit symbol is not null, we load its value into </w:t>
      </w:r>
      <w:r w:rsidR="007467FA" w:rsidRPr="00903DBA">
        <w:rPr>
          <w:highlight w:val="white"/>
        </w:rPr>
        <w:t>the</w:t>
      </w:r>
      <w:r w:rsidRPr="00903DBA">
        <w:rPr>
          <w:highlight w:val="white"/>
        </w:rPr>
        <w:t xml:space="preserve"> </w:t>
      </w:r>
      <w:r w:rsidR="007467FA" w:rsidRPr="00903DBA">
        <w:rPr>
          <w:rStyle w:val="KeyWord0"/>
          <w:highlight w:val="white"/>
        </w:rPr>
        <w:t>rdi</w:t>
      </w:r>
      <w:r w:rsidR="007467FA" w:rsidRPr="00903DBA">
        <w:rPr>
          <w:highlight w:val="white"/>
        </w:rPr>
        <w:t xml:space="preserve"> register</w:t>
      </w:r>
      <w:r w:rsidRPr="00903DBA">
        <w:rPr>
          <w:highlight w:val="white"/>
        </w:rPr>
        <w:t xml:space="preserve"> If it is null, we just load zero into the register. This value will be returned to the surrounding operation system.</w:t>
      </w:r>
    </w:p>
    <w:p w14:paraId="34B8CDBD" w14:textId="2EE25613" w:rsidR="00D935A0" w:rsidRPr="00903DBA" w:rsidRDefault="00D935A0" w:rsidP="007B4210">
      <w:pPr>
        <w:pStyle w:val="Code"/>
        <w:rPr>
          <w:highlight w:val="white"/>
        </w:rPr>
      </w:pPr>
      <w:r w:rsidRPr="00903DBA">
        <w:rPr>
          <w:highlight w:val="white"/>
        </w:rPr>
        <w:t xml:space="preserve">      if (Start.Linux) {</w:t>
      </w:r>
    </w:p>
    <w:p w14:paraId="30B9983D" w14:textId="0FF04429" w:rsidR="00D935A0" w:rsidRPr="00903DBA" w:rsidRDefault="00D935A0" w:rsidP="007B4210">
      <w:pPr>
        <w:pStyle w:val="Code"/>
        <w:rPr>
          <w:highlight w:val="white"/>
        </w:rPr>
      </w:pPr>
      <w:r w:rsidRPr="00903DBA">
        <w:rPr>
          <w:highlight w:val="white"/>
        </w:rPr>
        <w:t xml:space="preserve">        if (exitSymbol </w:t>
      </w:r>
      <w:r w:rsidR="0033532B" w:rsidRPr="00903DBA">
        <w:rPr>
          <w:highlight w:val="white"/>
        </w:rPr>
        <w:t>!</w:t>
      </w:r>
      <w:r w:rsidRPr="00903DBA">
        <w:rPr>
          <w:highlight w:val="white"/>
        </w:rPr>
        <w:t>= null) {</w:t>
      </w:r>
    </w:p>
    <w:p w14:paraId="5ADB38EE" w14:textId="77777777" w:rsidR="0033532B" w:rsidRPr="00903DBA" w:rsidRDefault="0033532B" w:rsidP="0033532B">
      <w:pPr>
        <w:pStyle w:val="Code"/>
        <w:rPr>
          <w:highlight w:val="white"/>
        </w:rPr>
      </w:pPr>
      <w:r w:rsidRPr="00903DBA">
        <w:rPr>
          <w:highlight w:val="white"/>
        </w:rPr>
        <w:t xml:space="preserve">          LoadValueToRegister(exitSymbol, Register.rdi);</w:t>
      </w:r>
    </w:p>
    <w:p w14:paraId="73D60335" w14:textId="77777777" w:rsidR="00D935A0" w:rsidRPr="00903DBA" w:rsidRDefault="00D935A0" w:rsidP="007B4210">
      <w:pPr>
        <w:pStyle w:val="Code"/>
        <w:rPr>
          <w:highlight w:val="white"/>
        </w:rPr>
      </w:pPr>
      <w:r w:rsidRPr="00903DBA">
        <w:rPr>
          <w:highlight w:val="white"/>
        </w:rPr>
        <w:t xml:space="preserve">        }</w:t>
      </w:r>
    </w:p>
    <w:p w14:paraId="744603E2" w14:textId="77777777" w:rsidR="00D935A0" w:rsidRPr="00903DBA" w:rsidRDefault="00D935A0" w:rsidP="007B4210">
      <w:pPr>
        <w:pStyle w:val="Code"/>
        <w:rPr>
          <w:highlight w:val="white"/>
        </w:rPr>
      </w:pPr>
      <w:r w:rsidRPr="00903DBA">
        <w:rPr>
          <w:highlight w:val="white"/>
        </w:rPr>
        <w:t xml:space="preserve">        else {</w:t>
      </w:r>
    </w:p>
    <w:p w14:paraId="38DBF476" w14:textId="77777777" w:rsidR="0033532B" w:rsidRPr="00903DBA" w:rsidRDefault="0033532B" w:rsidP="0033532B">
      <w:pPr>
        <w:pStyle w:val="Code"/>
        <w:rPr>
          <w:highlight w:val="white"/>
        </w:rPr>
      </w:pPr>
      <w:r w:rsidRPr="00903DBA">
        <w:rPr>
          <w:highlight w:val="white"/>
        </w:rPr>
        <w:lastRenderedPageBreak/>
        <w:t xml:space="preserve">          AddAssemblyCode(AssemblyOperator.mov, Register.rdi,</w:t>
      </w:r>
    </w:p>
    <w:p w14:paraId="693E1780" w14:textId="77777777" w:rsidR="0033532B" w:rsidRPr="00903DBA" w:rsidRDefault="0033532B" w:rsidP="0033532B">
      <w:pPr>
        <w:pStyle w:val="Code"/>
        <w:rPr>
          <w:highlight w:val="white"/>
        </w:rPr>
      </w:pPr>
      <w:r w:rsidRPr="00903DBA">
        <w:rPr>
          <w:highlight w:val="white"/>
        </w:rPr>
        <w:t xml:space="preserve">                          BigInteger.Zero);</w:t>
      </w:r>
    </w:p>
    <w:p w14:paraId="2699163A" w14:textId="77777777" w:rsidR="00D935A0" w:rsidRPr="00903DBA" w:rsidRDefault="00D935A0" w:rsidP="007B4210">
      <w:pPr>
        <w:pStyle w:val="Code"/>
        <w:rPr>
          <w:highlight w:val="white"/>
        </w:rPr>
      </w:pPr>
      <w:r w:rsidRPr="00903DBA">
        <w:rPr>
          <w:highlight w:val="white"/>
        </w:rPr>
        <w:t xml:space="preserve">        }</w:t>
      </w:r>
    </w:p>
    <w:p w14:paraId="0388AA84" w14:textId="35A6E85C" w:rsidR="009E5010" w:rsidRPr="00903DBA" w:rsidRDefault="009E5010" w:rsidP="009E5010">
      <w:pPr>
        <w:rPr>
          <w:highlight w:val="white"/>
        </w:rPr>
      </w:pPr>
      <w:r w:rsidRPr="00903DBA">
        <w:rPr>
          <w:highlight w:val="white"/>
        </w:rPr>
        <w:t xml:space="preserve">The </w:t>
      </w:r>
      <w:r w:rsidR="00B61B21" w:rsidRPr="00903DBA">
        <w:rPr>
          <w:highlight w:val="white"/>
        </w:rPr>
        <w:t xml:space="preserve">Linux </w:t>
      </w:r>
      <w:r w:rsidRPr="00903DBA">
        <w:rPr>
          <w:highlight w:val="white"/>
        </w:rPr>
        <w:t xml:space="preserve">exit code is to load value </w:t>
      </w:r>
      <w:r w:rsidR="003F0859" w:rsidRPr="00903DBA">
        <w:rPr>
          <w:highlight w:val="white"/>
        </w:rPr>
        <w:t>60</w:t>
      </w:r>
      <w:r w:rsidRPr="00903DBA">
        <w:rPr>
          <w:highlight w:val="white"/>
        </w:rPr>
        <w:t xml:space="preserve"> to register </w:t>
      </w:r>
      <w:r w:rsidR="003F0859" w:rsidRPr="00903DBA">
        <w:rPr>
          <w:rStyle w:val="KeyWord0"/>
          <w:highlight w:val="white"/>
        </w:rPr>
        <w:t>rax</w:t>
      </w:r>
      <w:r w:rsidRPr="00903DBA">
        <w:rPr>
          <w:highlight w:val="white"/>
        </w:rPr>
        <w:t xml:space="preserve"> and</w:t>
      </w:r>
      <w:r w:rsidR="00B61B21" w:rsidRPr="00903DBA">
        <w:rPr>
          <w:highlight w:val="white"/>
        </w:rPr>
        <w:t xml:space="preserve"> do a system call.</w:t>
      </w:r>
    </w:p>
    <w:p w14:paraId="5C940201" w14:textId="77777777" w:rsidR="00D935A0" w:rsidRPr="00903DBA" w:rsidRDefault="00D935A0" w:rsidP="007B4210">
      <w:pPr>
        <w:pStyle w:val="Code"/>
        <w:rPr>
          <w:highlight w:val="white"/>
        </w:rPr>
      </w:pPr>
      <w:r w:rsidRPr="00903DBA">
        <w:rPr>
          <w:highlight w:val="white"/>
        </w:rPr>
        <w:t xml:space="preserve">        AddAssemblyCode(AssemblyOperator.mov, Register.rax,</w:t>
      </w:r>
    </w:p>
    <w:p w14:paraId="351DC2F8" w14:textId="5455C4B6" w:rsidR="00D935A0" w:rsidRPr="00903DBA" w:rsidRDefault="00D935A0" w:rsidP="007B4210">
      <w:pPr>
        <w:pStyle w:val="Code"/>
        <w:rPr>
          <w:highlight w:val="white"/>
        </w:rPr>
      </w:pPr>
      <w:r w:rsidRPr="00903DBA">
        <w:rPr>
          <w:highlight w:val="white"/>
        </w:rPr>
        <w:t xml:space="preserve">                        </w:t>
      </w:r>
      <w:r w:rsidR="008B0F59" w:rsidRPr="00903DBA">
        <w:rPr>
          <w:highlight w:val="white"/>
        </w:rPr>
        <w:t>(BigInteger)</w:t>
      </w:r>
      <w:r w:rsidR="004760C9" w:rsidRPr="00903DBA">
        <w:rPr>
          <w:highlight w:val="white"/>
        </w:rPr>
        <w:t xml:space="preserve"> 60); // </w:t>
      </w:r>
      <w:r w:rsidR="008B0F59" w:rsidRPr="00903DBA">
        <w:rPr>
          <w:highlight w:val="white"/>
        </w:rPr>
        <w:t>0x3C</w:t>
      </w:r>
    </w:p>
    <w:p w14:paraId="51CD7F6E" w14:textId="77777777" w:rsidR="00D935A0" w:rsidRPr="00903DBA" w:rsidRDefault="00D935A0" w:rsidP="007B4210">
      <w:pPr>
        <w:pStyle w:val="Code"/>
        <w:rPr>
          <w:highlight w:val="white"/>
        </w:rPr>
      </w:pPr>
      <w:r w:rsidRPr="00903DBA">
        <w:rPr>
          <w:highlight w:val="white"/>
        </w:rPr>
        <w:t xml:space="preserve">        AddAssemblyCode(AssemblyOperator.syscall);</w:t>
      </w:r>
    </w:p>
    <w:p w14:paraId="539E88E9" w14:textId="77777777" w:rsidR="00D935A0" w:rsidRPr="00903DBA" w:rsidRDefault="00D935A0" w:rsidP="007B4210">
      <w:pPr>
        <w:pStyle w:val="Code"/>
        <w:rPr>
          <w:highlight w:val="white"/>
        </w:rPr>
      </w:pPr>
      <w:r w:rsidRPr="00903DBA">
        <w:rPr>
          <w:highlight w:val="white"/>
        </w:rPr>
        <w:t xml:space="preserve">      }</w:t>
      </w:r>
    </w:p>
    <w:p w14:paraId="79591085" w14:textId="77777777" w:rsidR="00710964" w:rsidRPr="00903DBA" w:rsidRDefault="00710964" w:rsidP="00EC4BC5">
      <w:pPr>
        <w:pStyle w:val="Code"/>
        <w:rPr>
          <w:highlight w:val="white"/>
        </w:rPr>
      </w:pPr>
    </w:p>
    <w:p w14:paraId="3F867295" w14:textId="1D88DF93" w:rsidR="00EC4BC5" w:rsidRPr="00903DBA" w:rsidRDefault="00EC4BC5" w:rsidP="00EC4BC5">
      <w:pPr>
        <w:pStyle w:val="Code"/>
        <w:rPr>
          <w:highlight w:val="white"/>
        </w:rPr>
      </w:pPr>
      <w:r w:rsidRPr="00903DBA">
        <w:rPr>
          <w:highlight w:val="white"/>
        </w:rPr>
        <w:t xml:space="preserve">      if (Start.Windows) {</w:t>
      </w:r>
    </w:p>
    <w:p w14:paraId="26F5BA6F" w14:textId="794911C4" w:rsidR="00710964" w:rsidRPr="00903DBA" w:rsidRDefault="00710964" w:rsidP="00EC4BC5">
      <w:pPr>
        <w:pStyle w:val="Code"/>
        <w:rPr>
          <w:highlight w:val="white"/>
        </w:rPr>
      </w:pPr>
      <w:r w:rsidRPr="00903DBA">
        <w:rPr>
          <w:highlight w:val="white"/>
        </w:rPr>
        <w:t xml:space="preserve">        // ...</w:t>
      </w:r>
    </w:p>
    <w:p w14:paraId="7BC6BC94" w14:textId="77777777" w:rsidR="00EC4BC5" w:rsidRPr="00903DBA" w:rsidRDefault="00EC4BC5" w:rsidP="00EC4BC5">
      <w:pPr>
        <w:pStyle w:val="Code"/>
        <w:rPr>
          <w:highlight w:val="white"/>
        </w:rPr>
      </w:pPr>
      <w:r w:rsidRPr="00903DBA">
        <w:rPr>
          <w:highlight w:val="white"/>
        </w:rPr>
        <w:t xml:space="preserve">      }</w:t>
      </w:r>
    </w:p>
    <w:p w14:paraId="03F72658" w14:textId="63B842FA" w:rsidR="00D935A0" w:rsidRPr="00903DBA" w:rsidRDefault="00D935A0" w:rsidP="007B4210">
      <w:pPr>
        <w:pStyle w:val="Code"/>
        <w:rPr>
          <w:highlight w:val="white"/>
        </w:rPr>
      </w:pPr>
      <w:r w:rsidRPr="00903DBA">
        <w:rPr>
          <w:highlight w:val="white"/>
        </w:rPr>
        <w:t xml:space="preserve">    }</w:t>
      </w:r>
    </w:p>
    <w:p w14:paraId="3B86AD53" w14:textId="6A7E214D" w:rsidR="00D935A0" w:rsidRPr="00903DBA" w:rsidRDefault="000E514A" w:rsidP="005046A3">
      <w:pPr>
        <w:rPr>
          <w:highlight w:val="white"/>
        </w:rPr>
      </w:pPr>
      <w:r w:rsidRPr="00903DBA">
        <w:rPr>
          <w:highlight w:val="white"/>
        </w:rPr>
        <w:t xml:space="preserve">The </w:t>
      </w:r>
      <w:r w:rsidR="00C0170C">
        <w:rPr>
          <w:rStyle w:val="KeyWord0"/>
          <w:highlight w:val="white"/>
        </w:rPr>
        <w:t>Jump</w:t>
      </w:r>
      <w:r w:rsidR="005046A3" w:rsidRPr="00903DBA">
        <w:rPr>
          <w:highlight w:val="white"/>
        </w:rPr>
        <w:t xml:space="preserve"> method simply add a jump instruction with the index a middle code instruction as target.</w:t>
      </w:r>
    </w:p>
    <w:p w14:paraId="28729063" w14:textId="716020B5" w:rsidR="007E0C80" w:rsidRPr="00903DBA" w:rsidRDefault="007E0C80" w:rsidP="007E0C80">
      <w:pPr>
        <w:pStyle w:val="Code"/>
        <w:rPr>
          <w:highlight w:val="white"/>
        </w:rPr>
      </w:pPr>
      <w:r w:rsidRPr="00903DBA">
        <w:rPr>
          <w:highlight w:val="white"/>
        </w:rPr>
        <w:t xml:space="preserve">    public void </w:t>
      </w:r>
      <w:r w:rsidR="00C0170C">
        <w:rPr>
          <w:highlight w:val="white"/>
        </w:rPr>
        <w:t>Jump</w:t>
      </w:r>
      <w:r w:rsidRPr="00903DBA">
        <w:rPr>
          <w:highlight w:val="white"/>
        </w:rPr>
        <w:t>(MiddleCode middleCode) {</w:t>
      </w:r>
    </w:p>
    <w:p w14:paraId="4E19E820" w14:textId="77777777" w:rsidR="007E0C80" w:rsidRPr="00903DBA" w:rsidRDefault="007E0C80" w:rsidP="007E0C80">
      <w:pPr>
        <w:pStyle w:val="Code"/>
        <w:rPr>
          <w:highlight w:val="white"/>
        </w:rPr>
      </w:pPr>
      <w:r w:rsidRPr="00903DBA">
        <w:rPr>
          <w:highlight w:val="white"/>
        </w:rPr>
        <w:t xml:space="preserve">      int jumpTarget = (int) middleCode[0];</w:t>
      </w:r>
    </w:p>
    <w:p w14:paraId="52EAFC60" w14:textId="77777777" w:rsidR="007E0C80" w:rsidRPr="00903DBA" w:rsidRDefault="007E0C80" w:rsidP="007E0C80">
      <w:pPr>
        <w:pStyle w:val="Code"/>
        <w:rPr>
          <w:highlight w:val="white"/>
        </w:rPr>
      </w:pPr>
      <w:r w:rsidRPr="00903DBA">
        <w:rPr>
          <w:highlight w:val="white"/>
        </w:rPr>
        <w:t xml:space="preserve">      AddAssemblyCode(AssemblyOperator.jmp, null, null, jumpTarget);</w:t>
      </w:r>
    </w:p>
    <w:p w14:paraId="1BE0C62B" w14:textId="77777777" w:rsidR="007E0C80" w:rsidRPr="00903DBA" w:rsidRDefault="007E0C80" w:rsidP="007E0C80">
      <w:pPr>
        <w:pStyle w:val="Code"/>
        <w:rPr>
          <w:highlight w:val="white"/>
        </w:rPr>
      </w:pPr>
      <w:r w:rsidRPr="00903DBA">
        <w:rPr>
          <w:highlight w:val="white"/>
        </w:rPr>
        <w:t xml:space="preserve">    }</w:t>
      </w:r>
    </w:p>
    <w:p w14:paraId="2CBE3811" w14:textId="1033D43B" w:rsidR="00153408" w:rsidRPr="00903DBA" w:rsidRDefault="00153408" w:rsidP="00153408">
      <w:pPr>
        <w:pStyle w:val="Rubrik3"/>
        <w:rPr>
          <w:highlight w:val="white"/>
        </w:rPr>
      </w:pPr>
      <w:bookmarkStart w:id="452" w:name="_Toc57656089"/>
      <w:r w:rsidRPr="00903DBA">
        <w:rPr>
          <w:highlight w:val="white"/>
        </w:rPr>
        <w:t>Load and Inspect Registers</w:t>
      </w:r>
      <w:bookmarkEnd w:id="452"/>
    </w:p>
    <w:p w14:paraId="62E4738F" w14:textId="019A9E98" w:rsidR="00D935A0" w:rsidRPr="00903DBA" w:rsidRDefault="0088021F" w:rsidP="0088021F">
      <w:pPr>
        <w:rPr>
          <w:highlight w:val="white"/>
        </w:rPr>
      </w:pPr>
      <w:r w:rsidRPr="00903DBA">
        <w:rPr>
          <w:highlight w:val="white"/>
        </w:rPr>
        <w:t xml:space="preserve">The </w:t>
      </w:r>
      <w:r w:rsidRPr="00903DBA">
        <w:rPr>
          <w:rStyle w:val="KeyWord0"/>
          <w:highlight w:val="white"/>
        </w:rPr>
        <w:t>LoadToRegister</w:t>
      </w:r>
      <w:r w:rsidRPr="00903DBA">
        <w:rPr>
          <w:highlight w:val="white"/>
        </w:rPr>
        <w:t xml:space="preserve"> method </w:t>
      </w:r>
      <w:r w:rsidR="00E228CE" w:rsidRPr="00903DBA">
        <w:rPr>
          <w:highlight w:val="white"/>
        </w:rPr>
        <w:t xml:space="preserve">adds assembly code that </w:t>
      </w:r>
      <w:r w:rsidR="00CE3538" w:rsidRPr="00903DBA">
        <w:rPr>
          <w:highlight w:val="white"/>
        </w:rPr>
        <w:t>loads the value of a symbol into a specified register. This method</w:t>
      </w:r>
      <w:r w:rsidR="00AF2B56" w:rsidRPr="00903DBA">
        <w:rPr>
          <w:highlight w:val="white"/>
        </w:rPr>
        <w:t xml:space="preserve">, as well as </w:t>
      </w:r>
      <w:r w:rsidR="00AF2B56" w:rsidRPr="00903DBA">
        <w:rPr>
          <w:rStyle w:val="KeyWord0"/>
          <w:highlight w:val="white"/>
        </w:rPr>
        <w:t>InspectRegister</w:t>
      </w:r>
      <w:r w:rsidR="00AF2B56" w:rsidRPr="00903DBA">
        <w:rPr>
          <w:highlight w:val="white"/>
        </w:rPr>
        <w:t xml:space="preserve">, </w:t>
      </w:r>
      <w:r w:rsidR="00AF2B56" w:rsidRPr="00903DBA">
        <w:rPr>
          <w:rStyle w:val="KeyWord0"/>
          <w:highlight w:val="white"/>
        </w:rPr>
        <w:t>CarryExpression</w:t>
      </w:r>
      <w:r w:rsidR="00AF2B56" w:rsidRPr="00903DBA">
        <w:rPr>
          <w:highlight w:val="white"/>
        </w:rPr>
        <w:t xml:space="preserve">, </w:t>
      </w:r>
      <w:r w:rsidR="00AF2B56" w:rsidRPr="00903DBA">
        <w:rPr>
          <w:rStyle w:val="KeyWord0"/>
          <w:highlight w:val="white"/>
        </w:rPr>
        <w:t>JumpRegister</w:t>
      </w:r>
      <w:r w:rsidR="00AF2B56" w:rsidRPr="00903DBA">
        <w:rPr>
          <w:highlight w:val="white"/>
        </w:rPr>
        <w:t xml:space="preserve">, </w:t>
      </w:r>
      <w:r w:rsidR="00AF2B56" w:rsidRPr="00903DBA">
        <w:rPr>
          <w:rStyle w:val="KeyWord0"/>
          <w:highlight w:val="white"/>
        </w:rPr>
        <w:t>Interrupt</w:t>
      </w:r>
      <w:r w:rsidR="00AF2B56" w:rsidRPr="00903DBA">
        <w:rPr>
          <w:highlight w:val="white"/>
        </w:rPr>
        <w:t xml:space="preserve">, and </w:t>
      </w:r>
      <w:r w:rsidR="00AF2B56" w:rsidRPr="00903DBA">
        <w:rPr>
          <w:rStyle w:val="KeyWord0"/>
          <w:highlight w:val="white"/>
        </w:rPr>
        <w:t>SystemCall</w:t>
      </w:r>
      <w:r w:rsidR="00AF2B56" w:rsidRPr="00903DBA">
        <w:rPr>
          <w:highlight w:val="white"/>
        </w:rPr>
        <w:t xml:space="preserve">, </w:t>
      </w:r>
      <w:r w:rsidR="00CE3538" w:rsidRPr="00903DBA">
        <w:rPr>
          <w:highlight w:val="white"/>
        </w:rPr>
        <w:t xml:space="preserve">is only used </w:t>
      </w:r>
      <w:r w:rsidR="00AF2B56" w:rsidRPr="00903DBA">
        <w:rPr>
          <w:highlight w:val="white"/>
        </w:rPr>
        <w:t>by the standard library in internal system calls.</w:t>
      </w:r>
    </w:p>
    <w:p w14:paraId="1AFAAC54" w14:textId="77777777" w:rsidR="002F1704" w:rsidRPr="00903DBA" w:rsidRDefault="002F1704" w:rsidP="002F1704">
      <w:pPr>
        <w:pStyle w:val="Code"/>
        <w:rPr>
          <w:highlight w:val="white"/>
        </w:rPr>
      </w:pPr>
      <w:r w:rsidRPr="00903DBA">
        <w:rPr>
          <w:highlight w:val="white"/>
        </w:rPr>
        <w:t xml:space="preserve">    private ISet&lt;Track&gt; m_syscallSet = new HashSet&lt;Track&gt;();</w:t>
      </w:r>
    </w:p>
    <w:p w14:paraId="1DB1D4FB" w14:textId="77777777" w:rsidR="002F1704" w:rsidRPr="00903DBA" w:rsidRDefault="002F1704" w:rsidP="002F1704">
      <w:pPr>
        <w:pStyle w:val="Code"/>
        <w:rPr>
          <w:highlight w:val="white"/>
        </w:rPr>
      </w:pPr>
    </w:p>
    <w:p w14:paraId="54404805" w14:textId="77777777" w:rsidR="002F1704" w:rsidRPr="00903DBA" w:rsidRDefault="002F1704" w:rsidP="002F1704">
      <w:pPr>
        <w:pStyle w:val="Code"/>
        <w:rPr>
          <w:highlight w:val="white"/>
        </w:rPr>
      </w:pPr>
      <w:r w:rsidRPr="00903DBA">
        <w:rPr>
          <w:highlight w:val="white"/>
        </w:rPr>
        <w:t xml:space="preserve">    public void LoadToRegister(MiddleCode middleCode) {</w:t>
      </w:r>
    </w:p>
    <w:p w14:paraId="4117D00B" w14:textId="77777777" w:rsidR="002F1704" w:rsidRPr="00903DBA" w:rsidRDefault="002F1704" w:rsidP="002F1704">
      <w:pPr>
        <w:pStyle w:val="Code"/>
        <w:rPr>
          <w:highlight w:val="white"/>
        </w:rPr>
      </w:pPr>
      <w:r w:rsidRPr="00903DBA">
        <w:rPr>
          <w:highlight w:val="white"/>
        </w:rPr>
        <w:t xml:space="preserve">      Register register = (Register) middleCode[0];</w:t>
      </w:r>
    </w:p>
    <w:p w14:paraId="499502DF" w14:textId="77777777" w:rsidR="002F1704" w:rsidRPr="00903DBA" w:rsidRDefault="002F1704" w:rsidP="002F1704">
      <w:pPr>
        <w:pStyle w:val="Code"/>
        <w:rPr>
          <w:highlight w:val="white"/>
        </w:rPr>
      </w:pPr>
      <w:r w:rsidRPr="00903DBA">
        <w:rPr>
          <w:highlight w:val="white"/>
        </w:rPr>
        <w:t xml:space="preserve">      Symbol symbol = (Symbol) middleCode[1];</w:t>
      </w:r>
    </w:p>
    <w:p w14:paraId="749C0CC9" w14:textId="77777777" w:rsidR="002F1704" w:rsidRPr="00903DBA" w:rsidRDefault="002F1704" w:rsidP="002F1704">
      <w:pPr>
        <w:pStyle w:val="Code"/>
        <w:rPr>
          <w:highlight w:val="white"/>
        </w:rPr>
      </w:pPr>
      <w:r w:rsidRPr="00903DBA">
        <w:rPr>
          <w:highlight w:val="white"/>
        </w:rPr>
        <w:t xml:space="preserve">      Track track = LoadValueToRegister(symbol, register);</w:t>
      </w:r>
    </w:p>
    <w:p w14:paraId="21A36AD1" w14:textId="77777777" w:rsidR="002F1704" w:rsidRPr="00903DBA" w:rsidRDefault="002F1704" w:rsidP="002F1704">
      <w:pPr>
        <w:pStyle w:val="Code"/>
        <w:rPr>
          <w:highlight w:val="white"/>
        </w:rPr>
      </w:pPr>
      <w:r w:rsidRPr="00903DBA">
        <w:rPr>
          <w:highlight w:val="white"/>
        </w:rPr>
        <w:t xml:space="preserve">      m_syscallSet.Add(track);</w:t>
      </w:r>
    </w:p>
    <w:p w14:paraId="154587B4" w14:textId="77777777" w:rsidR="002F1704" w:rsidRPr="00903DBA" w:rsidRDefault="002F1704" w:rsidP="002F1704">
      <w:pPr>
        <w:pStyle w:val="Code"/>
        <w:rPr>
          <w:highlight w:val="white"/>
        </w:rPr>
      </w:pPr>
      <w:r w:rsidRPr="00903DBA">
        <w:rPr>
          <w:highlight w:val="white"/>
        </w:rPr>
        <w:t xml:space="preserve">    }</w:t>
      </w:r>
    </w:p>
    <w:p w14:paraId="4224679A" w14:textId="0D67996D" w:rsidR="00D935A0" w:rsidRPr="00903DBA" w:rsidRDefault="00EF070C" w:rsidP="00EF070C">
      <w:pPr>
        <w:rPr>
          <w:highlight w:val="white"/>
        </w:rPr>
      </w:pPr>
      <w:r w:rsidRPr="00903DBA">
        <w:rPr>
          <w:highlight w:val="white"/>
        </w:rPr>
        <w:t xml:space="preserve">The </w:t>
      </w:r>
      <w:r w:rsidRPr="00903DBA">
        <w:rPr>
          <w:rStyle w:val="KeyWord0"/>
          <w:highlight w:val="white"/>
        </w:rPr>
        <w:t>InspectRegister</w:t>
      </w:r>
      <w:r w:rsidRPr="00903DBA">
        <w:rPr>
          <w:highlight w:val="white"/>
        </w:rPr>
        <w:t xml:space="preserve"> method </w:t>
      </w:r>
      <w:r w:rsidR="001C3004" w:rsidRPr="00903DBA">
        <w:rPr>
          <w:highlight w:val="white"/>
        </w:rPr>
        <w:t xml:space="preserve">loads the value of a register to a symbol. More specifically, it </w:t>
      </w:r>
      <w:r w:rsidR="003303A2" w:rsidRPr="00903DBA">
        <w:rPr>
          <w:highlight w:val="white"/>
        </w:rPr>
        <w:t>adds a track holding the symbol and register to the track map.</w:t>
      </w:r>
    </w:p>
    <w:p w14:paraId="0CD2B6E1" w14:textId="77777777" w:rsidR="002F1704" w:rsidRPr="00903DBA" w:rsidRDefault="002F1704" w:rsidP="002F1704">
      <w:pPr>
        <w:pStyle w:val="Code"/>
        <w:rPr>
          <w:highlight w:val="white"/>
        </w:rPr>
      </w:pPr>
      <w:r w:rsidRPr="00903DBA">
        <w:rPr>
          <w:highlight w:val="white"/>
        </w:rPr>
        <w:t xml:space="preserve">    public void InspectRegister(MiddleCode middleCode) {</w:t>
      </w:r>
    </w:p>
    <w:p w14:paraId="0ABE8DCA" w14:textId="77777777" w:rsidR="002F1704" w:rsidRPr="00903DBA" w:rsidRDefault="002F1704" w:rsidP="002F1704">
      <w:pPr>
        <w:pStyle w:val="Code"/>
        <w:rPr>
          <w:highlight w:val="white"/>
        </w:rPr>
      </w:pPr>
      <w:r w:rsidRPr="00903DBA">
        <w:rPr>
          <w:highlight w:val="white"/>
        </w:rPr>
        <w:t xml:space="preserve">      Symbol symbol = (Symbol) middleCode[0];</w:t>
      </w:r>
    </w:p>
    <w:p w14:paraId="4B522CC3" w14:textId="77777777" w:rsidR="002F1704" w:rsidRPr="00903DBA" w:rsidRDefault="002F1704" w:rsidP="002F1704">
      <w:pPr>
        <w:pStyle w:val="Code"/>
        <w:rPr>
          <w:highlight w:val="white"/>
        </w:rPr>
      </w:pPr>
      <w:r w:rsidRPr="00903DBA">
        <w:rPr>
          <w:highlight w:val="white"/>
        </w:rPr>
        <w:t xml:space="preserve">      Register register = (Register) middleCode[1];</w:t>
      </w:r>
    </w:p>
    <w:p w14:paraId="2A8C1F64" w14:textId="77777777" w:rsidR="002F1704" w:rsidRPr="00903DBA" w:rsidRDefault="002F1704" w:rsidP="002F1704">
      <w:pPr>
        <w:pStyle w:val="Code"/>
        <w:rPr>
          <w:highlight w:val="white"/>
        </w:rPr>
      </w:pPr>
      <w:r w:rsidRPr="00903DBA">
        <w:rPr>
          <w:highlight w:val="white"/>
        </w:rPr>
        <w:t xml:space="preserve">      Track track = new Track(symbol, register);</w:t>
      </w:r>
    </w:p>
    <w:p w14:paraId="5C9CFE0B" w14:textId="77777777" w:rsidR="002F1704" w:rsidRPr="00903DBA" w:rsidRDefault="002F1704" w:rsidP="002F1704">
      <w:pPr>
        <w:pStyle w:val="Code"/>
        <w:rPr>
          <w:highlight w:val="white"/>
        </w:rPr>
      </w:pPr>
      <w:r w:rsidRPr="00903DBA">
        <w:rPr>
          <w:highlight w:val="white"/>
        </w:rPr>
        <w:t xml:space="preserve">      m_trackMap.Add(symbol, track);</w:t>
      </w:r>
    </w:p>
    <w:p w14:paraId="0DCAC71D" w14:textId="77777777" w:rsidR="002F1704" w:rsidRPr="00903DBA" w:rsidRDefault="002F1704" w:rsidP="002F1704">
      <w:pPr>
        <w:pStyle w:val="Code"/>
        <w:rPr>
          <w:highlight w:val="white"/>
        </w:rPr>
      </w:pPr>
      <w:r w:rsidRPr="00903DBA">
        <w:rPr>
          <w:highlight w:val="white"/>
        </w:rPr>
        <w:t xml:space="preserve">    }</w:t>
      </w:r>
    </w:p>
    <w:p w14:paraId="6899ACFE" w14:textId="65FDA1AA" w:rsidR="00D935A0" w:rsidRPr="00903DBA" w:rsidRDefault="003303A2" w:rsidP="003303A2">
      <w:pPr>
        <w:rPr>
          <w:highlight w:val="white"/>
        </w:rPr>
      </w:pPr>
      <w:r w:rsidRPr="00903DBA">
        <w:rPr>
          <w:highlight w:val="white"/>
        </w:rPr>
        <w:t xml:space="preserve">The </w:t>
      </w:r>
      <w:r w:rsidRPr="00903DBA">
        <w:rPr>
          <w:rStyle w:val="KeyWord0"/>
          <w:highlight w:val="white"/>
        </w:rPr>
        <w:t>CarryExpression</w:t>
      </w:r>
      <w:r w:rsidRPr="00903DBA">
        <w:rPr>
          <w:highlight w:val="white"/>
        </w:rPr>
        <w:t xml:space="preserve"> method</w:t>
      </w:r>
      <w:r w:rsidR="002F1D03" w:rsidRPr="00903DBA">
        <w:rPr>
          <w:highlight w:val="white"/>
        </w:rPr>
        <w:t xml:space="preserve"> </w:t>
      </w:r>
      <w:r w:rsidR="00E228CE" w:rsidRPr="00903DBA">
        <w:rPr>
          <w:highlight w:val="white"/>
        </w:rPr>
        <w:t xml:space="preserve">adds assembly code that </w:t>
      </w:r>
      <w:r w:rsidR="00D36CCF" w:rsidRPr="00903DBA">
        <w:rPr>
          <w:highlight w:val="white"/>
        </w:rPr>
        <w:t>jumps to a middle code target if the carry flag is set. The target will later be changed</w:t>
      </w:r>
      <w:r w:rsidR="000635D0" w:rsidRPr="00903DBA">
        <w:rPr>
          <w:highlight w:val="white"/>
        </w:rPr>
        <w:t xml:space="preserve"> by the </w:t>
      </w:r>
      <w:r w:rsidR="002977AF" w:rsidRPr="00903DBA">
        <w:rPr>
          <w:rStyle w:val="KeyWord0"/>
          <w:highlight w:val="white"/>
        </w:rPr>
        <w:t>WindowsJumpInfo</w:t>
      </w:r>
      <w:r w:rsidR="000635D0" w:rsidRPr="00903DBA">
        <w:rPr>
          <w:highlight w:val="white"/>
        </w:rPr>
        <w:t xml:space="preserve"> method</w:t>
      </w:r>
      <w:r w:rsidR="00D36CCF" w:rsidRPr="00903DBA">
        <w:rPr>
          <w:highlight w:val="white"/>
        </w:rPr>
        <w:t xml:space="preserve"> to a proper assembly code target.</w:t>
      </w:r>
    </w:p>
    <w:p w14:paraId="688A4FD3" w14:textId="77777777" w:rsidR="002F1704" w:rsidRPr="00903DBA" w:rsidRDefault="002F1704" w:rsidP="002F1704">
      <w:pPr>
        <w:pStyle w:val="Code"/>
        <w:rPr>
          <w:highlight w:val="white"/>
        </w:rPr>
      </w:pPr>
      <w:r w:rsidRPr="00903DBA">
        <w:rPr>
          <w:highlight w:val="white"/>
        </w:rPr>
        <w:t xml:space="preserve">    public void CarryExpression(MiddleCode middleCode) {</w:t>
      </w:r>
    </w:p>
    <w:p w14:paraId="1D25474B" w14:textId="77777777" w:rsidR="002F1704" w:rsidRPr="00903DBA" w:rsidRDefault="002F1704" w:rsidP="002F1704">
      <w:pPr>
        <w:pStyle w:val="Code"/>
        <w:rPr>
          <w:highlight w:val="white"/>
        </w:rPr>
      </w:pPr>
      <w:r w:rsidRPr="00903DBA">
        <w:rPr>
          <w:highlight w:val="white"/>
        </w:rPr>
        <w:t xml:space="preserve">      AssemblyOperator objectOperator =</w:t>
      </w:r>
    </w:p>
    <w:p w14:paraId="3A2CC277" w14:textId="77777777" w:rsidR="002F1704" w:rsidRPr="00903DBA" w:rsidRDefault="002F1704" w:rsidP="002F1704">
      <w:pPr>
        <w:pStyle w:val="Code"/>
        <w:rPr>
          <w:highlight w:val="white"/>
        </w:rPr>
      </w:pPr>
      <w:r w:rsidRPr="00903DBA">
        <w:rPr>
          <w:highlight w:val="white"/>
        </w:rPr>
        <w:t xml:space="preserve">        m_middleToIntegralMap[middleCode.Operator];</w:t>
      </w:r>
    </w:p>
    <w:p w14:paraId="622D2E3D" w14:textId="77777777" w:rsidR="002F1704" w:rsidRPr="00903DBA" w:rsidRDefault="002F1704" w:rsidP="002F1704">
      <w:pPr>
        <w:pStyle w:val="Code"/>
        <w:rPr>
          <w:highlight w:val="white"/>
        </w:rPr>
      </w:pPr>
      <w:r w:rsidRPr="00903DBA">
        <w:rPr>
          <w:highlight w:val="white"/>
        </w:rPr>
        <w:t xml:space="preserve">      int jumpTarget = (int) middleCode[0];</w:t>
      </w:r>
    </w:p>
    <w:p w14:paraId="7A53C049" w14:textId="77777777" w:rsidR="002F1704" w:rsidRPr="00903DBA" w:rsidRDefault="002F1704" w:rsidP="002F1704">
      <w:pPr>
        <w:pStyle w:val="Code"/>
        <w:rPr>
          <w:highlight w:val="white"/>
        </w:rPr>
      </w:pPr>
      <w:r w:rsidRPr="00903DBA">
        <w:rPr>
          <w:highlight w:val="white"/>
        </w:rPr>
        <w:t xml:space="preserve">      AddAssemblyCode(objectOperator, null, null, jumpTarget);</w:t>
      </w:r>
    </w:p>
    <w:p w14:paraId="7A04A076" w14:textId="77777777" w:rsidR="002F1704" w:rsidRPr="00903DBA" w:rsidRDefault="002F1704" w:rsidP="002F1704">
      <w:pPr>
        <w:pStyle w:val="Code"/>
        <w:rPr>
          <w:highlight w:val="white"/>
        </w:rPr>
      </w:pPr>
      <w:r w:rsidRPr="00903DBA">
        <w:rPr>
          <w:highlight w:val="white"/>
        </w:rPr>
        <w:t xml:space="preserve">    }</w:t>
      </w:r>
    </w:p>
    <w:p w14:paraId="74F13057" w14:textId="1AD8587F" w:rsidR="00E228CE" w:rsidRPr="00903DBA" w:rsidRDefault="00E228CE" w:rsidP="00E228CE">
      <w:pPr>
        <w:rPr>
          <w:highlight w:val="white"/>
        </w:rPr>
      </w:pPr>
      <w:r w:rsidRPr="00903DBA">
        <w:rPr>
          <w:highlight w:val="white"/>
        </w:rPr>
        <w:t xml:space="preserve">The </w:t>
      </w:r>
      <w:r w:rsidRPr="00903DBA">
        <w:rPr>
          <w:rStyle w:val="KeyWord0"/>
          <w:highlight w:val="white"/>
        </w:rPr>
        <w:t>JumpRegister</w:t>
      </w:r>
      <w:r w:rsidRPr="00903DBA">
        <w:rPr>
          <w:highlight w:val="white"/>
        </w:rPr>
        <w:t xml:space="preserve"> method adds assembly code that</w:t>
      </w:r>
      <w:r w:rsidR="009E72E5" w:rsidRPr="00903DBA">
        <w:rPr>
          <w:highlight w:val="white"/>
        </w:rPr>
        <w:t xml:space="preserve"> jumps to the address stored in a register.</w:t>
      </w:r>
    </w:p>
    <w:p w14:paraId="3EF63DDB" w14:textId="77777777" w:rsidR="002F1704" w:rsidRPr="00903DBA" w:rsidRDefault="002F1704" w:rsidP="002F1704">
      <w:pPr>
        <w:pStyle w:val="Code"/>
        <w:rPr>
          <w:highlight w:val="white"/>
        </w:rPr>
      </w:pPr>
      <w:r w:rsidRPr="00903DBA">
        <w:rPr>
          <w:highlight w:val="white"/>
        </w:rPr>
        <w:lastRenderedPageBreak/>
        <w:t xml:space="preserve">    public void JumpToRegister(MiddleCode middleCode) {</w:t>
      </w:r>
    </w:p>
    <w:p w14:paraId="07AFD9F2" w14:textId="77777777" w:rsidR="002F1704" w:rsidRPr="00903DBA" w:rsidRDefault="002F1704" w:rsidP="002F1704">
      <w:pPr>
        <w:pStyle w:val="Code"/>
        <w:rPr>
          <w:highlight w:val="white"/>
        </w:rPr>
      </w:pPr>
      <w:r w:rsidRPr="00903DBA">
        <w:rPr>
          <w:highlight w:val="white"/>
        </w:rPr>
        <w:t xml:space="preserve">      Register jumpRegister = (Register) middleCode[0];</w:t>
      </w:r>
    </w:p>
    <w:p w14:paraId="0048D529" w14:textId="77777777" w:rsidR="002F1704" w:rsidRPr="00903DBA" w:rsidRDefault="002F1704" w:rsidP="002F1704">
      <w:pPr>
        <w:pStyle w:val="Code"/>
        <w:rPr>
          <w:highlight w:val="white"/>
        </w:rPr>
      </w:pPr>
      <w:r w:rsidRPr="00903DBA">
        <w:rPr>
          <w:highlight w:val="white"/>
        </w:rPr>
        <w:t xml:space="preserve">      AddAssemblyCode(AssemblyOperator.jmp, jumpRegister);</w:t>
      </w:r>
    </w:p>
    <w:p w14:paraId="05263ADF" w14:textId="77777777" w:rsidR="002F1704" w:rsidRPr="00903DBA" w:rsidRDefault="002F1704" w:rsidP="002F1704">
      <w:pPr>
        <w:pStyle w:val="Code"/>
        <w:rPr>
          <w:highlight w:val="white"/>
        </w:rPr>
      </w:pPr>
      <w:r w:rsidRPr="00903DBA">
        <w:rPr>
          <w:highlight w:val="white"/>
        </w:rPr>
        <w:t xml:space="preserve">    }</w:t>
      </w:r>
    </w:p>
    <w:p w14:paraId="2738998E" w14:textId="1F6C90D6" w:rsidR="00D935A0" w:rsidRPr="00903DBA" w:rsidRDefault="009B54E1" w:rsidP="00631894">
      <w:pPr>
        <w:rPr>
          <w:highlight w:val="white"/>
        </w:rPr>
      </w:pPr>
      <w:r w:rsidRPr="00903DBA">
        <w:rPr>
          <w:highlight w:val="white"/>
        </w:rPr>
        <w:t xml:space="preserve">The </w:t>
      </w:r>
      <w:r w:rsidRPr="00903DBA">
        <w:rPr>
          <w:rStyle w:val="KeyWord0"/>
          <w:highlight w:val="white"/>
        </w:rPr>
        <w:t>Interrupt</w:t>
      </w:r>
      <w:r w:rsidRPr="00903DBA">
        <w:rPr>
          <w:highlight w:val="white"/>
        </w:rPr>
        <w:t xml:space="preserve"> method adds code that performs an interrupt</w:t>
      </w:r>
      <w:r w:rsidR="008673BA" w:rsidRPr="00903DBA">
        <w:rPr>
          <w:highlight w:val="white"/>
        </w:rPr>
        <w:t xml:space="preserve"> call</w:t>
      </w:r>
      <w:r w:rsidRPr="00903DBA">
        <w:rPr>
          <w:highlight w:val="white"/>
        </w:rPr>
        <w:t xml:space="preserve">. </w:t>
      </w:r>
      <w:r w:rsidR="008673BA" w:rsidRPr="00903DBA">
        <w:rPr>
          <w:highlight w:val="white"/>
        </w:rPr>
        <w:t xml:space="preserve">Before the call, we clear the </w:t>
      </w:r>
      <w:r w:rsidR="00460475" w:rsidRPr="00903DBA">
        <w:rPr>
          <w:highlight w:val="white"/>
        </w:rPr>
        <w:t>system call set.</w:t>
      </w:r>
    </w:p>
    <w:p w14:paraId="05C45A42" w14:textId="77777777" w:rsidR="00F43544" w:rsidRPr="00903DBA" w:rsidRDefault="00F43544" w:rsidP="00F43544">
      <w:pPr>
        <w:pStyle w:val="Code"/>
        <w:rPr>
          <w:highlight w:val="white"/>
        </w:rPr>
      </w:pPr>
      <w:r w:rsidRPr="00903DBA">
        <w:rPr>
          <w:highlight w:val="white"/>
        </w:rPr>
        <w:t xml:space="preserve">    public void Interrupt(MiddleCode middleCode) {</w:t>
      </w:r>
    </w:p>
    <w:p w14:paraId="58C73EBD" w14:textId="77777777" w:rsidR="00F43544" w:rsidRPr="00903DBA" w:rsidRDefault="00F43544" w:rsidP="00F43544">
      <w:pPr>
        <w:pStyle w:val="Code"/>
        <w:rPr>
          <w:highlight w:val="white"/>
        </w:rPr>
      </w:pPr>
      <w:r w:rsidRPr="00903DBA">
        <w:rPr>
          <w:highlight w:val="white"/>
        </w:rPr>
        <w:t xml:space="preserve">      foreach (Track track in m_syscallSet) {        </w:t>
      </w:r>
    </w:p>
    <w:p w14:paraId="6EBEAB4E"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23BEB697" w14:textId="77777777" w:rsidR="00F43544" w:rsidRPr="00903DBA" w:rsidRDefault="00F43544" w:rsidP="00F43544">
      <w:pPr>
        <w:pStyle w:val="Code"/>
        <w:rPr>
          <w:highlight w:val="white"/>
        </w:rPr>
      </w:pPr>
      <w:r w:rsidRPr="00903DBA">
        <w:rPr>
          <w:highlight w:val="white"/>
        </w:rPr>
        <w:t xml:space="preserve">      }</w:t>
      </w:r>
    </w:p>
    <w:p w14:paraId="666F7E05" w14:textId="77777777" w:rsidR="00F43544" w:rsidRPr="00903DBA" w:rsidRDefault="00F43544" w:rsidP="00F43544">
      <w:pPr>
        <w:pStyle w:val="Code"/>
        <w:rPr>
          <w:highlight w:val="white"/>
        </w:rPr>
      </w:pPr>
    </w:p>
    <w:p w14:paraId="5E426460" w14:textId="77777777" w:rsidR="00F43544" w:rsidRPr="00903DBA" w:rsidRDefault="00F43544" w:rsidP="00F43544">
      <w:pPr>
        <w:pStyle w:val="Code"/>
        <w:rPr>
          <w:highlight w:val="white"/>
        </w:rPr>
      </w:pPr>
      <w:r w:rsidRPr="00903DBA">
        <w:rPr>
          <w:highlight w:val="white"/>
        </w:rPr>
        <w:t xml:space="preserve">      AddAssemblyCode(AssemblyOperator.interrupt,</w:t>
      </w:r>
    </w:p>
    <w:p w14:paraId="3411998E" w14:textId="77777777" w:rsidR="00F43544" w:rsidRPr="00903DBA" w:rsidRDefault="00F43544" w:rsidP="00F43544">
      <w:pPr>
        <w:pStyle w:val="Code"/>
        <w:rPr>
          <w:highlight w:val="white"/>
        </w:rPr>
      </w:pPr>
      <w:r w:rsidRPr="00903DBA">
        <w:rPr>
          <w:highlight w:val="white"/>
        </w:rPr>
        <w:t xml:space="preserve">                      (BigInteger) middleCode[0]);</w:t>
      </w:r>
    </w:p>
    <w:p w14:paraId="223CBEE5" w14:textId="77777777" w:rsidR="00F43544" w:rsidRPr="00903DBA" w:rsidRDefault="00F43544" w:rsidP="00F43544">
      <w:pPr>
        <w:pStyle w:val="Code"/>
        <w:rPr>
          <w:highlight w:val="white"/>
        </w:rPr>
      </w:pPr>
      <w:r w:rsidRPr="00903DBA">
        <w:rPr>
          <w:highlight w:val="white"/>
        </w:rPr>
        <w:t xml:space="preserve">      m_trackMap.Clear();</w:t>
      </w:r>
    </w:p>
    <w:p w14:paraId="0F7416A9" w14:textId="77777777" w:rsidR="00F43544" w:rsidRPr="00903DBA" w:rsidRDefault="00F43544" w:rsidP="00F43544">
      <w:pPr>
        <w:pStyle w:val="Code"/>
        <w:rPr>
          <w:highlight w:val="white"/>
        </w:rPr>
      </w:pPr>
      <w:r w:rsidRPr="00903DBA">
        <w:rPr>
          <w:highlight w:val="white"/>
        </w:rPr>
        <w:t xml:space="preserve">    }</w:t>
      </w:r>
    </w:p>
    <w:p w14:paraId="236C365F" w14:textId="273F5159" w:rsidR="003B2CE4" w:rsidRPr="00903DBA" w:rsidRDefault="003B2CE4" w:rsidP="003B2CE4">
      <w:pPr>
        <w:rPr>
          <w:highlight w:val="white"/>
        </w:rPr>
      </w:pPr>
      <w:r w:rsidRPr="00903DBA">
        <w:rPr>
          <w:highlight w:val="white"/>
        </w:rPr>
        <w:t xml:space="preserve">The </w:t>
      </w:r>
      <w:r w:rsidRPr="00903DBA">
        <w:rPr>
          <w:rStyle w:val="KeyWord0"/>
          <w:highlight w:val="white"/>
        </w:rPr>
        <w:t>SystemCall</w:t>
      </w:r>
      <w:r w:rsidRPr="00903DBA">
        <w:rPr>
          <w:highlight w:val="white"/>
        </w:rPr>
        <w:t xml:space="preserve"> method adds code that performs an interrupt call. </w:t>
      </w:r>
      <w:r w:rsidR="00A954D1" w:rsidRPr="00903DBA">
        <w:rPr>
          <w:highlight w:val="white"/>
        </w:rPr>
        <w:t>Like</w:t>
      </w:r>
      <w:r w:rsidRPr="00903DBA">
        <w:rPr>
          <w:highlight w:val="white"/>
        </w:rPr>
        <w:t xml:space="preserve"> the interrupt case, we clear the system call set before the call.</w:t>
      </w:r>
    </w:p>
    <w:p w14:paraId="4720F77F" w14:textId="77777777" w:rsidR="00F43544" w:rsidRPr="00903DBA" w:rsidRDefault="00F43544" w:rsidP="00F43544">
      <w:pPr>
        <w:pStyle w:val="Code"/>
        <w:rPr>
          <w:highlight w:val="white"/>
        </w:rPr>
      </w:pPr>
      <w:r w:rsidRPr="00903DBA">
        <w:rPr>
          <w:highlight w:val="white"/>
        </w:rPr>
        <w:t xml:space="preserve">    public void SystemCall(MiddleCode middleCode) {</w:t>
      </w:r>
    </w:p>
    <w:p w14:paraId="56C3A584" w14:textId="77777777" w:rsidR="00F43544" w:rsidRPr="00903DBA" w:rsidRDefault="00F43544" w:rsidP="00F43544">
      <w:pPr>
        <w:pStyle w:val="Code"/>
        <w:rPr>
          <w:highlight w:val="white"/>
        </w:rPr>
      </w:pPr>
      <w:r w:rsidRPr="00903DBA">
        <w:rPr>
          <w:highlight w:val="white"/>
        </w:rPr>
        <w:t xml:space="preserve">      foreach (Track track in m_syscallSet) {        </w:t>
      </w:r>
    </w:p>
    <w:p w14:paraId="2AB1A5C0"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7C3086B2" w14:textId="77777777" w:rsidR="00F43544" w:rsidRPr="00903DBA" w:rsidRDefault="00F43544" w:rsidP="00F43544">
      <w:pPr>
        <w:pStyle w:val="Code"/>
        <w:rPr>
          <w:highlight w:val="white"/>
        </w:rPr>
      </w:pPr>
      <w:r w:rsidRPr="00903DBA">
        <w:rPr>
          <w:highlight w:val="white"/>
        </w:rPr>
        <w:t xml:space="preserve">      }</w:t>
      </w:r>
    </w:p>
    <w:p w14:paraId="6CAC5399" w14:textId="77777777" w:rsidR="00F43544" w:rsidRPr="00903DBA" w:rsidRDefault="00F43544" w:rsidP="00F43544">
      <w:pPr>
        <w:pStyle w:val="Code"/>
        <w:rPr>
          <w:highlight w:val="white"/>
        </w:rPr>
      </w:pPr>
    </w:p>
    <w:p w14:paraId="2A0FF504" w14:textId="77777777" w:rsidR="00F43544" w:rsidRPr="00903DBA" w:rsidRDefault="00F43544" w:rsidP="00F43544">
      <w:pPr>
        <w:pStyle w:val="Code"/>
        <w:rPr>
          <w:highlight w:val="white"/>
        </w:rPr>
      </w:pPr>
      <w:r w:rsidRPr="00903DBA">
        <w:rPr>
          <w:highlight w:val="white"/>
        </w:rPr>
        <w:t xml:space="preserve">      AddAssemblyCode(AssemblyOperator.syscall);</w:t>
      </w:r>
    </w:p>
    <w:p w14:paraId="41376B9A" w14:textId="77777777" w:rsidR="00F43544" w:rsidRPr="00903DBA" w:rsidRDefault="00F43544" w:rsidP="00F43544">
      <w:pPr>
        <w:pStyle w:val="Code"/>
        <w:rPr>
          <w:highlight w:val="white"/>
        </w:rPr>
      </w:pPr>
      <w:r w:rsidRPr="00903DBA">
        <w:rPr>
          <w:highlight w:val="white"/>
        </w:rPr>
        <w:t xml:space="preserve">      m_trackMap.Clear();</w:t>
      </w:r>
    </w:p>
    <w:p w14:paraId="0627C1EC" w14:textId="77777777" w:rsidR="00F43544" w:rsidRPr="00903DBA" w:rsidRDefault="00F43544" w:rsidP="00F43544">
      <w:pPr>
        <w:pStyle w:val="Code"/>
        <w:rPr>
          <w:highlight w:val="white"/>
        </w:rPr>
      </w:pPr>
      <w:r w:rsidRPr="00903DBA">
        <w:rPr>
          <w:highlight w:val="white"/>
        </w:rPr>
        <w:t xml:space="preserve">    }</w:t>
      </w:r>
    </w:p>
    <w:p w14:paraId="54EEF24A" w14:textId="1F7D6896" w:rsidR="002847C8" w:rsidRPr="00903DBA" w:rsidRDefault="002847C8" w:rsidP="002847C8">
      <w:pPr>
        <w:pStyle w:val="Rubrik3"/>
        <w:rPr>
          <w:highlight w:val="white"/>
        </w:rPr>
      </w:pPr>
      <w:bookmarkStart w:id="453" w:name="_Toc57656090"/>
      <w:r w:rsidRPr="00903DBA">
        <w:rPr>
          <w:highlight w:val="white"/>
        </w:rPr>
        <w:t>Initialization</w:t>
      </w:r>
      <w:bookmarkEnd w:id="453"/>
    </w:p>
    <w:p w14:paraId="43CA664B" w14:textId="7F285CED" w:rsidR="00D935A0" w:rsidRPr="00903DBA" w:rsidRDefault="00A25AF5" w:rsidP="00A25AF5">
      <w:pPr>
        <w:rPr>
          <w:highlight w:val="white"/>
        </w:rPr>
      </w:pPr>
      <w:r w:rsidRPr="00903DBA">
        <w:rPr>
          <w:highlight w:val="white"/>
        </w:rPr>
        <w:t xml:space="preserve">The </w:t>
      </w:r>
      <w:r w:rsidRPr="00903DBA">
        <w:rPr>
          <w:rStyle w:val="KeyWord0"/>
          <w:highlight w:val="white"/>
        </w:rPr>
        <w:t>Initializer</w:t>
      </w:r>
      <w:r w:rsidRPr="00903DBA">
        <w:rPr>
          <w:highlight w:val="white"/>
        </w:rPr>
        <w:t xml:space="preserve"> method </w:t>
      </w:r>
      <w:r w:rsidR="00FE0CF2" w:rsidRPr="00903DBA">
        <w:rPr>
          <w:highlight w:val="white"/>
        </w:rPr>
        <w:t>adds code initializing a value.</w:t>
      </w:r>
      <w:r w:rsidR="00E10662" w:rsidRPr="00903DBA">
        <w:rPr>
          <w:highlight w:val="white"/>
        </w:rPr>
        <w:t xml:space="preserve"> The value becomes static block, or a part of a static block</w:t>
      </w:r>
      <w:r w:rsidR="00E449AA" w:rsidRPr="00903DBA">
        <w:rPr>
          <w:highlight w:val="white"/>
        </w:rPr>
        <w:t xml:space="preserve">, </w:t>
      </w:r>
      <w:r w:rsidR="00561A94" w:rsidRPr="00903DBA">
        <w:rPr>
          <w:highlight w:val="white"/>
        </w:rPr>
        <w:t xml:space="preserve">which </w:t>
      </w:r>
    </w:p>
    <w:p w14:paraId="0623B030" w14:textId="77777777" w:rsidR="00BB28B4" w:rsidRPr="00903DBA" w:rsidRDefault="00BB28B4" w:rsidP="00BB28B4">
      <w:pPr>
        <w:pStyle w:val="Code"/>
        <w:rPr>
          <w:highlight w:val="white"/>
        </w:rPr>
      </w:pPr>
      <w:r w:rsidRPr="00903DBA">
        <w:rPr>
          <w:highlight w:val="white"/>
        </w:rPr>
        <w:t xml:space="preserve">    private void Initializer(MiddleCode middleCode) {</w:t>
      </w:r>
    </w:p>
    <w:p w14:paraId="222AE22D" w14:textId="77777777" w:rsidR="00BB28B4" w:rsidRPr="00903DBA" w:rsidRDefault="00BB28B4" w:rsidP="00BB28B4">
      <w:pPr>
        <w:pStyle w:val="Code"/>
        <w:rPr>
          <w:highlight w:val="white"/>
        </w:rPr>
      </w:pPr>
      <w:r w:rsidRPr="00903DBA">
        <w:rPr>
          <w:highlight w:val="white"/>
        </w:rPr>
        <w:t xml:space="preserve">      Sort sort = (Sort) middleCode[0];</w:t>
      </w:r>
    </w:p>
    <w:p w14:paraId="6233AFCA" w14:textId="77777777" w:rsidR="00BB28B4" w:rsidRPr="00903DBA" w:rsidRDefault="00BB28B4" w:rsidP="00BB28B4">
      <w:pPr>
        <w:pStyle w:val="Code"/>
        <w:rPr>
          <w:highlight w:val="white"/>
        </w:rPr>
      </w:pPr>
      <w:r w:rsidRPr="00903DBA">
        <w:rPr>
          <w:highlight w:val="white"/>
        </w:rPr>
        <w:t xml:space="preserve">      object value = middleCode[1];</w:t>
      </w:r>
    </w:p>
    <w:p w14:paraId="0AF3F281" w14:textId="1D5C2601" w:rsidR="002D7019" w:rsidRPr="00903DBA" w:rsidRDefault="00E10662" w:rsidP="00E10662">
      <w:pPr>
        <w:rPr>
          <w:highlight w:val="white"/>
        </w:rPr>
      </w:pPr>
      <w:r w:rsidRPr="00903DBA">
        <w:rPr>
          <w:highlight w:val="white"/>
        </w:rPr>
        <w:t xml:space="preserve">If the value is a static address, </w:t>
      </w:r>
      <w:r w:rsidR="00FB25DC" w:rsidRPr="00903DBA">
        <w:rPr>
          <w:highlight w:val="white"/>
        </w:rPr>
        <w:t xml:space="preserve">we </w:t>
      </w:r>
      <w:r w:rsidRPr="00903DBA">
        <w:rPr>
          <w:highlight w:val="white"/>
        </w:rPr>
        <w:t xml:space="preserve">add code for defining the address with </w:t>
      </w:r>
      <w:r w:rsidR="00010D69" w:rsidRPr="00903DBA">
        <w:rPr>
          <w:highlight w:val="white"/>
        </w:rPr>
        <w:t>its</w:t>
      </w:r>
      <w:r w:rsidRPr="00903DBA">
        <w:rPr>
          <w:highlight w:val="white"/>
        </w:rPr>
        <w:t xml:space="preserve"> name and offset.</w:t>
      </w:r>
    </w:p>
    <w:p w14:paraId="3DB81DA8" w14:textId="77777777" w:rsidR="00BB28B4" w:rsidRPr="00903DBA" w:rsidRDefault="00BB28B4" w:rsidP="00BB28B4">
      <w:pPr>
        <w:pStyle w:val="Code"/>
        <w:rPr>
          <w:highlight w:val="white"/>
        </w:rPr>
      </w:pPr>
      <w:r w:rsidRPr="00903DBA">
        <w:rPr>
          <w:highlight w:val="white"/>
        </w:rPr>
        <w:t xml:space="preserve">      if (value is StaticAddress) {</w:t>
      </w:r>
    </w:p>
    <w:p w14:paraId="5B568EAC" w14:textId="77777777" w:rsidR="00BB28B4" w:rsidRPr="00903DBA" w:rsidRDefault="00BB28B4" w:rsidP="00BB28B4">
      <w:pPr>
        <w:pStyle w:val="Code"/>
        <w:rPr>
          <w:highlight w:val="white"/>
        </w:rPr>
      </w:pPr>
      <w:r w:rsidRPr="00903DBA">
        <w:rPr>
          <w:highlight w:val="white"/>
        </w:rPr>
        <w:t xml:space="preserve">        StaticAddress staticAddress = (StaticAddress) value;</w:t>
      </w:r>
    </w:p>
    <w:p w14:paraId="22AC31C1" w14:textId="77777777" w:rsidR="00BB28B4" w:rsidRPr="00903DBA" w:rsidRDefault="00BB28B4" w:rsidP="00BB28B4">
      <w:pPr>
        <w:pStyle w:val="Code"/>
        <w:rPr>
          <w:highlight w:val="white"/>
        </w:rPr>
      </w:pPr>
      <w:r w:rsidRPr="00903DBA">
        <w:rPr>
          <w:highlight w:val="white"/>
        </w:rPr>
        <w:t xml:space="preserve">        string name = staticAddress.UniqueName;</w:t>
      </w:r>
    </w:p>
    <w:p w14:paraId="42FD87B7" w14:textId="77777777" w:rsidR="00BB28B4" w:rsidRPr="00903DBA" w:rsidRDefault="00BB28B4" w:rsidP="00BB28B4">
      <w:pPr>
        <w:pStyle w:val="Code"/>
        <w:rPr>
          <w:highlight w:val="white"/>
        </w:rPr>
      </w:pPr>
      <w:r w:rsidRPr="00903DBA">
        <w:rPr>
          <w:highlight w:val="white"/>
        </w:rPr>
        <w:t xml:space="preserve">        int offset = staticAddress.Offset;</w:t>
      </w:r>
    </w:p>
    <w:p w14:paraId="134C3FB7" w14:textId="77777777" w:rsidR="00BB28B4" w:rsidRPr="00903DBA" w:rsidRDefault="00BB28B4" w:rsidP="00BB28B4">
      <w:pPr>
        <w:pStyle w:val="Code"/>
        <w:rPr>
          <w:highlight w:val="white"/>
        </w:rPr>
      </w:pPr>
      <w:r w:rsidRPr="00903DBA">
        <w:rPr>
          <w:highlight w:val="white"/>
        </w:rPr>
        <w:t xml:space="preserve">        // dw name + offset</w:t>
      </w:r>
    </w:p>
    <w:p w14:paraId="6F3506DA" w14:textId="77777777" w:rsidR="00BB28B4" w:rsidRPr="00903DBA" w:rsidRDefault="00BB28B4" w:rsidP="00BB28B4">
      <w:pPr>
        <w:pStyle w:val="Code"/>
        <w:rPr>
          <w:highlight w:val="white"/>
        </w:rPr>
      </w:pPr>
      <w:r w:rsidRPr="00903DBA">
        <w:rPr>
          <w:highlight w:val="white"/>
        </w:rPr>
        <w:t xml:space="preserve">        AddAssemblyCode(AssemblyOperator.define_address, name, offset);</w:t>
      </w:r>
    </w:p>
    <w:p w14:paraId="6054BBF3" w14:textId="77777777" w:rsidR="00BB28B4" w:rsidRPr="00903DBA" w:rsidRDefault="00BB28B4" w:rsidP="00BB28B4">
      <w:pPr>
        <w:pStyle w:val="Code"/>
        <w:rPr>
          <w:highlight w:val="white"/>
        </w:rPr>
      </w:pPr>
      <w:r w:rsidRPr="00903DBA">
        <w:rPr>
          <w:highlight w:val="white"/>
        </w:rPr>
        <w:t xml:space="preserve">      }</w:t>
      </w:r>
    </w:p>
    <w:p w14:paraId="1A5CE0F2" w14:textId="7FADAD40" w:rsidR="00E10662" w:rsidRPr="00903DBA" w:rsidRDefault="00FB25DC" w:rsidP="00BA20ED">
      <w:pPr>
        <w:rPr>
          <w:highlight w:val="white"/>
        </w:rPr>
      </w:pPr>
      <w:r w:rsidRPr="00903DBA">
        <w:rPr>
          <w:highlight w:val="white"/>
        </w:rPr>
        <w:t>Otherwise, we add code for defining the value.</w:t>
      </w:r>
      <w:r w:rsidR="000B4E76" w:rsidRPr="00903DBA">
        <w:rPr>
          <w:highlight w:val="white"/>
        </w:rPr>
        <w:t xml:space="preserve"> The initialization</w:t>
      </w:r>
      <w:r w:rsidR="00CC006A" w:rsidRPr="00903DBA">
        <w:rPr>
          <w:highlight w:val="white"/>
        </w:rPr>
        <w:t xml:space="preserve"> instruction will later be transformed to a sequence of instructions in the Linux case and memory block in the Windows case.</w:t>
      </w:r>
    </w:p>
    <w:p w14:paraId="02BABC29" w14:textId="77777777" w:rsidR="00285CAD" w:rsidRPr="00903DBA" w:rsidRDefault="00285CAD" w:rsidP="00285CAD">
      <w:pPr>
        <w:pStyle w:val="Code"/>
        <w:rPr>
          <w:highlight w:val="white"/>
        </w:rPr>
      </w:pPr>
      <w:r w:rsidRPr="00903DBA">
        <w:rPr>
          <w:highlight w:val="white"/>
        </w:rPr>
        <w:t xml:space="preserve">      else {</w:t>
      </w:r>
    </w:p>
    <w:p w14:paraId="50D1287E" w14:textId="77777777" w:rsidR="00285CAD" w:rsidRPr="00903DBA" w:rsidRDefault="00285CAD" w:rsidP="00285CAD">
      <w:pPr>
        <w:pStyle w:val="Code"/>
        <w:rPr>
          <w:highlight w:val="white"/>
        </w:rPr>
      </w:pPr>
      <w:r w:rsidRPr="00903DBA">
        <w:rPr>
          <w:highlight w:val="white"/>
        </w:rPr>
        <w:t xml:space="preserve">        AddAssemblyCode(AssemblyOperator.define_value, sort, value);</w:t>
      </w:r>
    </w:p>
    <w:p w14:paraId="030B3B14" w14:textId="77777777" w:rsidR="00285CAD" w:rsidRPr="00903DBA" w:rsidRDefault="00285CAD" w:rsidP="00285CAD">
      <w:pPr>
        <w:pStyle w:val="Code"/>
        <w:rPr>
          <w:highlight w:val="white"/>
        </w:rPr>
      </w:pPr>
      <w:r w:rsidRPr="00903DBA">
        <w:rPr>
          <w:highlight w:val="white"/>
        </w:rPr>
        <w:t xml:space="preserve">      }</w:t>
      </w:r>
    </w:p>
    <w:p w14:paraId="60E61574" w14:textId="77777777" w:rsidR="00285CAD" w:rsidRPr="00903DBA" w:rsidRDefault="00285CAD" w:rsidP="00285CAD">
      <w:pPr>
        <w:pStyle w:val="Code"/>
        <w:rPr>
          <w:highlight w:val="white"/>
        </w:rPr>
      </w:pPr>
      <w:r w:rsidRPr="00903DBA">
        <w:rPr>
          <w:highlight w:val="white"/>
        </w:rPr>
        <w:t xml:space="preserve">    }</w:t>
      </w:r>
    </w:p>
    <w:p w14:paraId="492454ED" w14:textId="3F0E38D0" w:rsidR="00D935A0" w:rsidRPr="00903DBA" w:rsidRDefault="00CC006A" w:rsidP="00612BF2">
      <w:pPr>
        <w:rPr>
          <w:highlight w:val="white"/>
        </w:rPr>
      </w:pPr>
      <w:r w:rsidRPr="00903DBA">
        <w:rPr>
          <w:highlight w:val="white"/>
        </w:rPr>
        <w:t xml:space="preserve">The </w:t>
      </w:r>
      <w:r w:rsidRPr="00903DBA">
        <w:rPr>
          <w:rStyle w:val="KeyWord0"/>
          <w:highlight w:val="white"/>
        </w:rPr>
        <w:t>InitializerZero</w:t>
      </w:r>
      <w:r w:rsidRPr="00903DBA">
        <w:rPr>
          <w:highlight w:val="white"/>
        </w:rPr>
        <w:t xml:space="preserve"> adds an instruction for </w:t>
      </w:r>
      <w:r w:rsidR="00612BF2" w:rsidRPr="00903DBA">
        <w:rPr>
          <w:highlight w:val="white"/>
        </w:rPr>
        <w:t>a sequence of zero values, each holding one byte.</w:t>
      </w:r>
      <w:r w:rsidR="00806C87" w:rsidRPr="00903DBA">
        <w:rPr>
          <w:highlight w:val="white"/>
        </w:rPr>
        <w:t xml:space="preserve"> Like the Initializer method above, the initialization instruction will later be transformed to a sequence of instructions in the Linux case and memory block in the Windows case.</w:t>
      </w:r>
    </w:p>
    <w:p w14:paraId="1A855B71" w14:textId="77777777" w:rsidR="00285CAD" w:rsidRPr="00903DBA" w:rsidRDefault="00285CAD" w:rsidP="00285CAD">
      <w:pPr>
        <w:pStyle w:val="Code"/>
        <w:rPr>
          <w:highlight w:val="white"/>
        </w:rPr>
      </w:pPr>
      <w:r w:rsidRPr="00903DBA">
        <w:rPr>
          <w:highlight w:val="white"/>
        </w:rPr>
        <w:lastRenderedPageBreak/>
        <w:t xml:space="preserve">    private void InitializerZero(MiddleCode middleCode) {</w:t>
      </w:r>
    </w:p>
    <w:p w14:paraId="0911C982" w14:textId="77777777" w:rsidR="00285CAD" w:rsidRPr="00903DBA" w:rsidRDefault="00285CAD" w:rsidP="00285CAD">
      <w:pPr>
        <w:pStyle w:val="Code"/>
        <w:rPr>
          <w:highlight w:val="white"/>
        </w:rPr>
      </w:pPr>
      <w:r w:rsidRPr="00903DBA">
        <w:rPr>
          <w:highlight w:val="white"/>
        </w:rPr>
        <w:t xml:space="preserve">      int size = (int) middleCode[0];</w:t>
      </w:r>
    </w:p>
    <w:p w14:paraId="0A6C3056" w14:textId="77777777" w:rsidR="00285CAD" w:rsidRPr="00903DBA" w:rsidRDefault="00285CAD" w:rsidP="00285CAD">
      <w:pPr>
        <w:pStyle w:val="Code"/>
        <w:rPr>
          <w:highlight w:val="white"/>
        </w:rPr>
      </w:pPr>
      <w:r w:rsidRPr="00903DBA">
        <w:rPr>
          <w:highlight w:val="white"/>
        </w:rPr>
        <w:t xml:space="preserve">      Assert.ErrorXXX(size &gt; 0);</w:t>
      </w:r>
    </w:p>
    <w:p w14:paraId="7386F7E1" w14:textId="77777777" w:rsidR="00285CAD" w:rsidRPr="00903DBA" w:rsidRDefault="00285CAD" w:rsidP="00285CAD">
      <w:pPr>
        <w:pStyle w:val="Code"/>
        <w:rPr>
          <w:highlight w:val="white"/>
        </w:rPr>
      </w:pPr>
      <w:r w:rsidRPr="00903DBA">
        <w:rPr>
          <w:highlight w:val="white"/>
        </w:rPr>
        <w:t xml:space="preserve">      AddAssemblyCode(AssemblyOperator.define_zero_sequence, size);</w:t>
      </w:r>
    </w:p>
    <w:p w14:paraId="1BE06C20" w14:textId="77777777" w:rsidR="00285CAD" w:rsidRPr="00903DBA" w:rsidRDefault="00285CAD" w:rsidP="00285CAD">
      <w:pPr>
        <w:pStyle w:val="Code"/>
        <w:rPr>
          <w:highlight w:val="white"/>
        </w:rPr>
      </w:pPr>
      <w:r w:rsidRPr="00903DBA">
        <w:rPr>
          <w:highlight w:val="white"/>
        </w:rPr>
        <w:t xml:space="preserve">    }</w:t>
      </w:r>
    </w:p>
    <w:p w14:paraId="5AE46892" w14:textId="1FAD5CDD" w:rsidR="000E4DA6" w:rsidRPr="00903DBA" w:rsidRDefault="000E4DA6" w:rsidP="000E4DA6">
      <w:pPr>
        <w:pStyle w:val="Rubrik3"/>
        <w:rPr>
          <w:highlight w:val="white"/>
        </w:rPr>
      </w:pPr>
      <w:bookmarkStart w:id="454" w:name="_Toc57656091"/>
      <w:r w:rsidRPr="00903DBA">
        <w:rPr>
          <w:highlight w:val="white"/>
        </w:rPr>
        <w:t>Integral Multipl</w:t>
      </w:r>
      <w:r w:rsidR="00285456" w:rsidRPr="00903DBA">
        <w:rPr>
          <w:highlight w:val="white"/>
        </w:rPr>
        <w:t>i</w:t>
      </w:r>
      <w:r w:rsidRPr="00903DBA">
        <w:rPr>
          <w:highlight w:val="white"/>
        </w:rPr>
        <w:t>cation, Division, and Modulo</w:t>
      </w:r>
      <w:bookmarkEnd w:id="454"/>
    </w:p>
    <w:p w14:paraId="3263741B" w14:textId="026C706D" w:rsidR="0011692D" w:rsidRPr="00903DBA" w:rsidRDefault="0033060D" w:rsidP="00E33B16">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9E53E4" w:rsidRPr="00903DBA">
        <w:rPr>
          <w:highlight w:val="white"/>
        </w:rPr>
        <w:t xml:space="preserve">adds assembly code for </w:t>
      </w:r>
      <w:r w:rsidR="001B5E51" w:rsidRPr="00903DBA">
        <w:rPr>
          <w:highlight w:val="white"/>
        </w:rPr>
        <w:t xml:space="preserve">the </w:t>
      </w:r>
      <w:r w:rsidR="009E53E4" w:rsidRPr="00903DBA">
        <w:rPr>
          <w:highlight w:val="white"/>
        </w:rPr>
        <w:t>integral operators multipl</w:t>
      </w:r>
      <w:r w:rsidR="00E21B0D" w:rsidRPr="00903DBA">
        <w:rPr>
          <w:highlight w:val="white"/>
        </w:rPr>
        <w:t>ication</w:t>
      </w:r>
      <w:r w:rsidR="009E53E4" w:rsidRPr="00903DBA">
        <w:rPr>
          <w:highlight w:val="white"/>
        </w:rPr>
        <w:t>, divi</w:t>
      </w:r>
      <w:r w:rsidR="00E21B0D" w:rsidRPr="00903DBA">
        <w:rPr>
          <w:highlight w:val="white"/>
        </w:rPr>
        <w:t>sion</w:t>
      </w:r>
      <w:r w:rsidR="009E53E4" w:rsidRPr="00903DBA">
        <w:rPr>
          <w:highlight w:val="white"/>
        </w:rPr>
        <w:t xml:space="preserve">, </w:t>
      </w:r>
      <w:r w:rsidR="00E21B0D" w:rsidRPr="00903DBA">
        <w:rPr>
          <w:highlight w:val="white"/>
        </w:rPr>
        <w:t xml:space="preserve">and </w:t>
      </w:r>
      <w:r w:rsidR="009E53E4" w:rsidRPr="00903DBA">
        <w:rPr>
          <w:highlight w:val="white"/>
        </w:rPr>
        <w:t>module.</w:t>
      </w:r>
      <w:r w:rsidR="001E123D" w:rsidRPr="00903DBA">
        <w:rPr>
          <w:highlight w:val="white"/>
        </w:rPr>
        <w:t xml:space="preserve"> Th</w:t>
      </w:r>
      <w:r w:rsidR="00CA22DE" w:rsidRPr="00903DBA">
        <w:rPr>
          <w:highlight w:val="white"/>
        </w:rPr>
        <w:t>ese</w:t>
      </w:r>
      <w:r w:rsidR="001E123D" w:rsidRPr="00903DBA">
        <w:rPr>
          <w:highlight w:val="white"/>
        </w:rPr>
        <w:t xml:space="preserve"> operation</w:t>
      </w:r>
      <w:r w:rsidR="00CA22DE" w:rsidRPr="00903DBA">
        <w:rPr>
          <w:highlight w:val="white"/>
        </w:rPr>
        <w:t>s differ from the previous integral operations in that way that the value of left symbol is always assumed to be stored in a specific register</w:t>
      </w:r>
      <w:r w:rsidR="001C1CE6" w:rsidRPr="00903DBA">
        <w:rPr>
          <w:highlight w:val="white"/>
        </w:rPr>
        <w:t xml:space="preserve">. However, the right symbol is given in the operation. The value of the </w:t>
      </w:r>
      <w:r w:rsidR="00E86A67" w:rsidRPr="00903DBA">
        <w:rPr>
          <w:highlight w:val="white"/>
        </w:rPr>
        <w:t xml:space="preserve">right symbol is given in the operations. It can be stored in a register or on a memory address. However, unlike the previous </w:t>
      </w:r>
      <w:r w:rsidR="0011692D" w:rsidRPr="00903DBA">
        <w:rPr>
          <w:highlight w:val="white"/>
        </w:rPr>
        <w:t>integral operations, we cannot give an integer value directly. Instead, we have to store the value on an address, and give the address to the operation.</w:t>
      </w:r>
    </w:p>
    <w:p w14:paraId="774981C8" w14:textId="25F785B4" w:rsidR="0011692D" w:rsidRPr="00903DBA" w:rsidRDefault="0011692D" w:rsidP="00E33B16">
      <w:pPr>
        <w:rPr>
          <w:highlight w:val="white"/>
        </w:rPr>
      </w:pPr>
      <w:r w:rsidRPr="00903DBA">
        <w:rPr>
          <w:highlight w:val="white"/>
        </w:rPr>
        <w:t>Moreover, there are in fact four registers invo</w:t>
      </w:r>
      <w:r w:rsidR="007C13EC" w:rsidRPr="00903DBA">
        <w:rPr>
          <w:highlight w:val="white"/>
        </w:rPr>
        <w:t>lved in the operation</w:t>
      </w:r>
      <w:r w:rsidR="00037BA4" w:rsidRPr="00903DBA">
        <w:rPr>
          <w:highlight w:val="white"/>
        </w:rPr>
        <w:t>. The specific registers depend on the type size.</w:t>
      </w:r>
    </w:p>
    <w:p w14:paraId="0028B1BB" w14:textId="2B87A1A9" w:rsidR="007C13EC" w:rsidRPr="00903DBA" w:rsidRDefault="007D47EF" w:rsidP="00477426">
      <w:pPr>
        <w:pStyle w:val="SourceCodeBoxText"/>
        <w:framePr w:wrap="around"/>
        <w:rPr>
          <w:highlight w:val="white"/>
        </w:rPr>
      </w:pPr>
      <w:r w:rsidRPr="00903DBA">
        <w:rPr>
          <w:highlight w:val="white"/>
        </w:rPr>
        <w:t>The register where we store the value of the left symbol.</w:t>
      </w:r>
    </w:p>
    <w:p w14:paraId="0D518EBD" w14:textId="0857A773" w:rsidR="007D47EF" w:rsidRPr="00903DBA" w:rsidRDefault="007D47EF" w:rsidP="00477426">
      <w:pPr>
        <w:pStyle w:val="SourceCodeBoxText"/>
        <w:framePr w:wrap="around"/>
        <w:rPr>
          <w:highlight w:val="white"/>
        </w:rPr>
      </w:pPr>
      <w:r w:rsidRPr="00903DBA">
        <w:rPr>
          <w:highlight w:val="white"/>
        </w:rPr>
        <w:t xml:space="preserve">The register holding the </w:t>
      </w:r>
      <w:r w:rsidR="00452BF1" w:rsidRPr="00903DBA">
        <w:rPr>
          <w:highlight w:val="white"/>
        </w:rPr>
        <w:t>upper part of the left symbol value. We ignore the value in this register, but we must set it to zero</w:t>
      </w:r>
      <w:r w:rsidR="00CF6BF4" w:rsidRPr="00903DBA">
        <w:rPr>
          <w:highlight w:val="white"/>
        </w:rPr>
        <w:t xml:space="preserve"> and mark in the track map we have in fact altered its value.</w:t>
      </w:r>
    </w:p>
    <w:p w14:paraId="65E6C728" w14:textId="6998DB5B" w:rsidR="00452BF1" w:rsidRPr="00903DBA" w:rsidRDefault="008B2F1E" w:rsidP="00477426">
      <w:pPr>
        <w:pStyle w:val="SourceCodeBoxText"/>
        <w:framePr w:wrap="around"/>
        <w:rPr>
          <w:highlight w:val="white"/>
        </w:rPr>
      </w:pPr>
      <w:r w:rsidRPr="00903DBA">
        <w:rPr>
          <w:highlight w:val="white"/>
        </w:rPr>
        <w:t xml:space="preserve">The result of multiplication or division, which </w:t>
      </w:r>
      <w:r w:rsidR="00F33D86" w:rsidRPr="00903DBA">
        <w:rPr>
          <w:highlight w:val="white"/>
        </w:rPr>
        <w:t>is</w:t>
      </w:r>
      <w:r w:rsidR="00037BA4" w:rsidRPr="00903DBA">
        <w:rPr>
          <w:highlight w:val="white"/>
        </w:rPr>
        <w:t xml:space="preserve"> ignored </w:t>
      </w:r>
      <w:r w:rsidR="00860887" w:rsidRPr="00903DBA">
        <w:rPr>
          <w:highlight w:val="white"/>
        </w:rPr>
        <w:t>by</w:t>
      </w:r>
      <w:r w:rsidR="00F33D86" w:rsidRPr="00903DBA">
        <w:rPr>
          <w:highlight w:val="white"/>
        </w:rPr>
        <w:t xml:space="preserve"> modulo</w:t>
      </w:r>
      <w:r w:rsidR="00860887" w:rsidRPr="00903DBA">
        <w:rPr>
          <w:highlight w:val="white"/>
        </w:rPr>
        <w:t>.</w:t>
      </w:r>
    </w:p>
    <w:p w14:paraId="0B01AC37" w14:textId="79873F9F" w:rsidR="00F33D86" w:rsidRPr="00903DBA" w:rsidRDefault="00F33D86" w:rsidP="00477426">
      <w:pPr>
        <w:pStyle w:val="SourceCodeBoxText"/>
        <w:framePr w:wrap="around"/>
        <w:rPr>
          <w:highlight w:val="white"/>
        </w:rPr>
      </w:pPr>
      <w:r w:rsidRPr="00903DBA">
        <w:rPr>
          <w:highlight w:val="white"/>
        </w:rPr>
        <w:t xml:space="preserve">The result of module, </w:t>
      </w:r>
      <w:r w:rsidR="008B2F1E" w:rsidRPr="00903DBA">
        <w:rPr>
          <w:highlight w:val="white"/>
        </w:rPr>
        <w:t xml:space="preserve">which </w:t>
      </w:r>
      <w:r w:rsidRPr="00903DBA">
        <w:rPr>
          <w:highlight w:val="white"/>
        </w:rPr>
        <w:t>is ignored by multiplication or division.</w:t>
      </w:r>
    </w:p>
    <w:p w14:paraId="5CC3223C" w14:textId="3FD417B4" w:rsidR="00F33D86" w:rsidRPr="00903DBA" w:rsidRDefault="008B2F1E" w:rsidP="008B2F1E">
      <w:pPr>
        <w:rPr>
          <w:highlight w:val="white"/>
        </w:rPr>
      </w:pPr>
      <w:r w:rsidRPr="00903DBA">
        <w:rPr>
          <w:highlight w:val="white"/>
        </w:rPr>
        <w:t>Even if one of the last two registers is ignored, we still need to mark in the track map that is has in fact been assigned a new value.</w:t>
      </w:r>
    </w:p>
    <w:p w14:paraId="68413879" w14:textId="5BEFB081" w:rsidR="00940A72" w:rsidRPr="00903DBA" w:rsidRDefault="00922AE8" w:rsidP="00C85FD6">
      <w:pPr>
        <w:rPr>
          <w:highlight w:val="white"/>
        </w:rPr>
      </w:pPr>
      <w:r w:rsidRPr="00903DBA">
        <w:rPr>
          <w:highlight w:val="white"/>
        </w:rPr>
        <w:t xml:space="preserve">The </w:t>
      </w:r>
      <w:r w:rsidR="009D180C" w:rsidRPr="00903DBA">
        <w:rPr>
          <w:rStyle w:val="KeyWord0"/>
          <w:highlight w:val="white"/>
        </w:rPr>
        <w:t>m_leftRegisterMap</w:t>
      </w:r>
      <w:r w:rsidR="00A33B83" w:rsidRPr="00903DBA">
        <w:rPr>
          <w:highlight w:val="white"/>
        </w:rPr>
        <w:t xml:space="preserve"> </w:t>
      </w:r>
      <w:r w:rsidR="00DB0126" w:rsidRPr="00903DBA">
        <w:rPr>
          <w:highlight w:val="white"/>
        </w:rPr>
        <w:t>map</w:t>
      </w:r>
      <w:r w:rsidR="00A33B83" w:rsidRPr="00903DBA">
        <w:rPr>
          <w:highlight w:val="white"/>
        </w:rPr>
        <w:t xml:space="preserve"> hold the registers where we store the value of the left symbol. The </w:t>
      </w:r>
      <w:r w:rsidR="00A33B83" w:rsidRPr="00903DBA">
        <w:rPr>
          <w:rStyle w:val="KeyWord0"/>
          <w:highlight w:val="white"/>
        </w:rPr>
        <w:t>m_zeroRegisterMap</w:t>
      </w:r>
      <w:r w:rsidR="00A33B83" w:rsidRPr="00903DBA">
        <w:rPr>
          <w:highlight w:val="white"/>
        </w:rPr>
        <w:t xml:space="preserve"> </w:t>
      </w:r>
      <w:r w:rsidR="00DB0126" w:rsidRPr="00903DBA">
        <w:rPr>
          <w:highlight w:val="white"/>
        </w:rPr>
        <w:t xml:space="preserve">map </w:t>
      </w:r>
      <w:r w:rsidR="00185DFA" w:rsidRPr="00903DBA">
        <w:rPr>
          <w:highlight w:val="white"/>
        </w:rPr>
        <w:t xml:space="preserve">holds the registers that era to be set to zero before the operation. The </w:t>
      </w:r>
      <w:r w:rsidR="00C155AE" w:rsidRPr="00903DBA">
        <w:rPr>
          <w:rStyle w:val="KeyWord0"/>
          <w:highlight w:val="white"/>
        </w:rPr>
        <w:t>m_productQuintentRegisterMap</w:t>
      </w:r>
      <w:r w:rsidR="00C155AE" w:rsidRPr="00903DBA">
        <w:rPr>
          <w:highlight w:val="white"/>
        </w:rPr>
        <w:t xml:space="preserve"> </w:t>
      </w:r>
      <w:r w:rsidR="00940A72" w:rsidRPr="00903DBA">
        <w:rPr>
          <w:highlight w:val="white"/>
        </w:rPr>
        <w:t xml:space="preserve">map </w:t>
      </w:r>
      <w:r w:rsidR="00C155AE" w:rsidRPr="00903DBA">
        <w:rPr>
          <w:highlight w:val="white"/>
        </w:rPr>
        <w:t xml:space="preserve">holds the registers where the product or </w:t>
      </w:r>
      <w:r w:rsidR="00940A72" w:rsidRPr="00903DBA">
        <w:rPr>
          <w:highlight w:val="white"/>
        </w:rPr>
        <w:t>quintet</w:t>
      </w:r>
      <w:r w:rsidR="00C155AE" w:rsidRPr="00903DBA">
        <w:rPr>
          <w:highlight w:val="white"/>
        </w:rPr>
        <w:t xml:space="preserve"> is stored after a multiplication or division </w:t>
      </w:r>
      <w:r w:rsidR="00F57945" w:rsidRPr="00903DBA">
        <w:rPr>
          <w:highlight w:val="white"/>
        </w:rPr>
        <w:t xml:space="preserve">operations, </w:t>
      </w:r>
      <w:r w:rsidR="00C155AE" w:rsidRPr="00903DBA">
        <w:rPr>
          <w:highlight w:val="white"/>
        </w:rPr>
        <w:t xml:space="preserve">while </w:t>
      </w:r>
      <w:r w:rsidR="009B53C8" w:rsidRPr="00903DBA">
        <w:rPr>
          <w:rStyle w:val="KeyWord0"/>
          <w:highlight w:val="white"/>
        </w:rPr>
        <w:t>m_remainderRegisterMap</w:t>
      </w:r>
      <w:r w:rsidR="009B53C8" w:rsidRPr="00903DBA">
        <w:rPr>
          <w:highlight w:val="white"/>
        </w:rPr>
        <w:t xml:space="preserve"> holds </w:t>
      </w:r>
      <w:r w:rsidR="00940A72" w:rsidRPr="00903DBA">
        <w:rPr>
          <w:highlight w:val="white"/>
        </w:rPr>
        <w:t xml:space="preserve">the </w:t>
      </w:r>
      <w:r w:rsidR="00DB0126" w:rsidRPr="00903DBA">
        <w:rPr>
          <w:highlight w:val="white"/>
        </w:rPr>
        <w:t xml:space="preserve">registers of the </w:t>
      </w:r>
      <w:r w:rsidR="00940A72" w:rsidRPr="00903DBA">
        <w:rPr>
          <w:highlight w:val="white"/>
        </w:rPr>
        <w:t xml:space="preserve">remainder of a modulo operations. </w:t>
      </w:r>
    </w:p>
    <w:p w14:paraId="1EEA00B4" w14:textId="77777777" w:rsidR="009779FC" w:rsidRPr="00903DBA" w:rsidRDefault="009779FC" w:rsidP="009779FC">
      <w:pPr>
        <w:pStyle w:val="Code"/>
        <w:rPr>
          <w:highlight w:val="white"/>
        </w:rPr>
      </w:pPr>
      <w:r w:rsidRPr="00903DBA">
        <w:rPr>
          <w:highlight w:val="white"/>
        </w:rPr>
        <w:t xml:space="preserve">    public static IDictionary&lt;int,Register&gt; m_leftRegisterMap =</w:t>
      </w:r>
    </w:p>
    <w:p w14:paraId="1229B62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653E0248" w14:textId="77777777" w:rsidR="009779FC" w:rsidRPr="00903DBA" w:rsidRDefault="009779FC" w:rsidP="009779FC">
      <w:pPr>
        <w:pStyle w:val="Code"/>
        <w:rPr>
          <w:highlight w:val="white"/>
        </w:rPr>
      </w:pPr>
      <w:r w:rsidRPr="00903DBA">
        <w:rPr>
          <w:highlight w:val="white"/>
        </w:rPr>
        <w:t xml:space="preserve">                                      {4, Register.eax}, {8, Register.rax}};</w:t>
      </w:r>
    </w:p>
    <w:p w14:paraId="16EA77A0" w14:textId="77777777" w:rsidR="009779FC" w:rsidRPr="00903DBA" w:rsidRDefault="009779FC" w:rsidP="009779FC">
      <w:pPr>
        <w:pStyle w:val="Code"/>
        <w:rPr>
          <w:highlight w:val="white"/>
        </w:rPr>
      </w:pPr>
    </w:p>
    <w:p w14:paraId="3BFBE514" w14:textId="3F3F5A11" w:rsidR="009779FC" w:rsidRPr="00903DBA" w:rsidRDefault="009779FC" w:rsidP="009779FC">
      <w:pPr>
        <w:pStyle w:val="Code"/>
        <w:rPr>
          <w:highlight w:val="white"/>
        </w:rPr>
      </w:pPr>
      <w:r w:rsidRPr="00903DBA">
        <w:rPr>
          <w:highlight w:val="white"/>
        </w:rPr>
        <w:t xml:space="preserve">    public static IDictionary&lt;int,Register&gt; </w:t>
      </w:r>
      <w:r w:rsidR="00A33B83" w:rsidRPr="00903DBA">
        <w:rPr>
          <w:highlight w:val="white"/>
        </w:rPr>
        <w:t>m_zeroRegisterMap</w:t>
      </w:r>
      <w:r w:rsidRPr="00903DBA">
        <w:rPr>
          <w:highlight w:val="white"/>
        </w:rPr>
        <w:t xml:space="preserve"> =</w:t>
      </w:r>
    </w:p>
    <w:p w14:paraId="499013B2"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37506EED" w14:textId="77777777" w:rsidR="009779FC" w:rsidRPr="00903DBA" w:rsidRDefault="009779FC" w:rsidP="009779FC">
      <w:pPr>
        <w:pStyle w:val="Code"/>
        <w:rPr>
          <w:highlight w:val="white"/>
        </w:rPr>
      </w:pPr>
      <w:r w:rsidRPr="00903DBA">
        <w:rPr>
          <w:highlight w:val="white"/>
        </w:rPr>
        <w:t xml:space="preserve">                                      {4, Register.edx}, {8, Register.rdx}};</w:t>
      </w:r>
    </w:p>
    <w:p w14:paraId="23BC5D14" w14:textId="77777777" w:rsidR="009779FC" w:rsidRPr="00903DBA" w:rsidRDefault="009779FC" w:rsidP="009779FC">
      <w:pPr>
        <w:pStyle w:val="Code"/>
        <w:rPr>
          <w:highlight w:val="white"/>
        </w:rPr>
      </w:pPr>
    </w:p>
    <w:p w14:paraId="0C4BA016" w14:textId="77777777" w:rsidR="009779FC" w:rsidRPr="00903DBA" w:rsidRDefault="009779FC" w:rsidP="009779FC">
      <w:pPr>
        <w:pStyle w:val="Code"/>
        <w:rPr>
          <w:highlight w:val="white"/>
        </w:rPr>
      </w:pPr>
      <w:r w:rsidRPr="00903DBA">
        <w:rPr>
          <w:highlight w:val="white"/>
        </w:rPr>
        <w:t xml:space="preserve">    public static IDictionary&lt;int,Register&gt; m_productQuintentRegisterMap =</w:t>
      </w:r>
    </w:p>
    <w:p w14:paraId="4C491AF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2B9C9807" w14:textId="77777777" w:rsidR="009779FC" w:rsidRPr="00903DBA" w:rsidRDefault="009779FC" w:rsidP="009779FC">
      <w:pPr>
        <w:pStyle w:val="Code"/>
        <w:rPr>
          <w:highlight w:val="white"/>
        </w:rPr>
      </w:pPr>
      <w:r w:rsidRPr="00903DBA">
        <w:rPr>
          <w:highlight w:val="white"/>
        </w:rPr>
        <w:t xml:space="preserve">                                      {4, Register.eax}, {8, Register.rax}};</w:t>
      </w:r>
    </w:p>
    <w:p w14:paraId="318108A7" w14:textId="77777777" w:rsidR="009779FC" w:rsidRPr="00903DBA" w:rsidRDefault="009779FC" w:rsidP="009779FC">
      <w:pPr>
        <w:pStyle w:val="Code"/>
        <w:rPr>
          <w:highlight w:val="white"/>
        </w:rPr>
      </w:pPr>
    </w:p>
    <w:p w14:paraId="3E35CCC7" w14:textId="77777777" w:rsidR="009779FC" w:rsidRPr="00903DBA" w:rsidRDefault="009779FC" w:rsidP="009779FC">
      <w:pPr>
        <w:pStyle w:val="Code"/>
        <w:rPr>
          <w:highlight w:val="white"/>
        </w:rPr>
      </w:pPr>
      <w:r w:rsidRPr="00903DBA">
        <w:rPr>
          <w:highlight w:val="white"/>
        </w:rPr>
        <w:t xml:space="preserve">    public static IDictionary&lt;int,Register&gt; m_remainderRegisterMap =</w:t>
      </w:r>
    </w:p>
    <w:p w14:paraId="30FDCD87"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13C288B7" w14:textId="77777777" w:rsidR="009779FC" w:rsidRPr="00903DBA" w:rsidRDefault="009779FC" w:rsidP="009779FC">
      <w:pPr>
        <w:pStyle w:val="Code"/>
        <w:rPr>
          <w:highlight w:val="white"/>
        </w:rPr>
      </w:pPr>
      <w:r w:rsidRPr="00903DBA">
        <w:rPr>
          <w:highlight w:val="white"/>
        </w:rPr>
        <w:t xml:space="preserve">                                      {4, Register.edx}, {8, Register.rdx}};</w:t>
      </w:r>
    </w:p>
    <w:p w14:paraId="290391B3" w14:textId="0841E9D1" w:rsidR="009779FC" w:rsidRPr="00903DBA" w:rsidRDefault="008710C0" w:rsidP="008710C0">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EB3998" w:rsidRPr="00903DBA">
        <w:rPr>
          <w:highlight w:val="white"/>
        </w:rPr>
        <w:t xml:space="preserve">adds code for multiplication operations. To begin with, we </w:t>
      </w:r>
      <w:r w:rsidR="00340D50" w:rsidRPr="00903DBA">
        <w:rPr>
          <w:highlight w:val="white"/>
        </w:rPr>
        <w:t xml:space="preserve">load the </w:t>
      </w:r>
      <w:r w:rsidR="00EB3998" w:rsidRPr="00903DBA">
        <w:rPr>
          <w:highlight w:val="white"/>
        </w:rPr>
        <w:t xml:space="preserve">value of the left symbol </w:t>
      </w:r>
      <w:r w:rsidR="00340D50" w:rsidRPr="00903DBA">
        <w:rPr>
          <w:highlight w:val="white"/>
        </w:rPr>
        <w:t xml:space="preserve">into the register given by </w:t>
      </w:r>
      <w:r w:rsidR="00340D50" w:rsidRPr="00903DBA">
        <w:rPr>
          <w:rStyle w:val="KeyWord0"/>
          <w:highlight w:val="white"/>
        </w:rPr>
        <w:t>m_leftRegisterMap</w:t>
      </w:r>
      <w:r w:rsidR="00340D50" w:rsidRPr="00903DBA">
        <w:rPr>
          <w:highlight w:val="white"/>
        </w:rPr>
        <w:t xml:space="preserve">. </w:t>
      </w:r>
    </w:p>
    <w:p w14:paraId="7EC57C84" w14:textId="77777777" w:rsidR="008D520A" w:rsidRPr="00903DBA" w:rsidRDefault="008D520A" w:rsidP="00BF638D">
      <w:pPr>
        <w:pStyle w:val="Code"/>
        <w:rPr>
          <w:highlight w:val="white"/>
        </w:rPr>
      </w:pPr>
      <w:r w:rsidRPr="00903DBA">
        <w:rPr>
          <w:highlight w:val="white"/>
        </w:rPr>
        <w:t xml:space="preserve">    public void IntegralMultiply(MiddleCode middleCode) {</w:t>
      </w:r>
    </w:p>
    <w:p w14:paraId="7946C3F8" w14:textId="77777777" w:rsidR="008D520A" w:rsidRPr="00903DBA" w:rsidRDefault="008D520A" w:rsidP="00BF638D">
      <w:pPr>
        <w:pStyle w:val="Code"/>
        <w:rPr>
          <w:highlight w:val="white"/>
        </w:rPr>
      </w:pPr>
      <w:r w:rsidRPr="00903DBA">
        <w:rPr>
          <w:highlight w:val="white"/>
        </w:rPr>
        <w:t xml:space="preserve">      Symbol leftSymbol = (Symbol) middleCode[1];</w:t>
      </w:r>
    </w:p>
    <w:p w14:paraId="2AD8F037" w14:textId="77777777" w:rsidR="008D520A" w:rsidRPr="00903DBA" w:rsidRDefault="008D520A" w:rsidP="00BF638D">
      <w:pPr>
        <w:pStyle w:val="Code"/>
        <w:rPr>
          <w:highlight w:val="white"/>
        </w:rPr>
      </w:pPr>
      <w:r w:rsidRPr="00903DBA">
        <w:rPr>
          <w:highlight w:val="white"/>
        </w:rPr>
        <w:t xml:space="preserve">      int typeSize = leftSymbol.Type.SizeArray();</w:t>
      </w:r>
    </w:p>
    <w:p w14:paraId="5F842FD7" w14:textId="77777777" w:rsidR="008D520A" w:rsidRPr="00903DBA" w:rsidRDefault="008D520A" w:rsidP="00BF638D">
      <w:pPr>
        <w:pStyle w:val="Code"/>
        <w:rPr>
          <w:highlight w:val="white"/>
        </w:rPr>
      </w:pPr>
      <w:r w:rsidRPr="00903DBA">
        <w:rPr>
          <w:highlight w:val="white"/>
        </w:rPr>
        <w:lastRenderedPageBreak/>
        <w:t xml:space="preserve">      Register leftRegister = m_leftRegisterMap[typeSize];</w:t>
      </w:r>
    </w:p>
    <w:p w14:paraId="6D2C3E58" w14:textId="77777777" w:rsidR="008D520A" w:rsidRPr="00903DBA" w:rsidRDefault="008D520A" w:rsidP="00BF638D">
      <w:pPr>
        <w:pStyle w:val="Code"/>
        <w:rPr>
          <w:highlight w:val="white"/>
        </w:rPr>
      </w:pPr>
      <w:r w:rsidRPr="00903DBA">
        <w:rPr>
          <w:highlight w:val="white"/>
        </w:rPr>
        <w:t xml:space="preserve">      Track leftTrack = LoadValueToRegister(leftSymbol, leftRegister);</w:t>
      </w:r>
    </w:p>
    <w:p w14:paraId="55609DBE" w14:textId="34A1EA0B" w:rsidR="008D520A" w:rsidRPr="00903DBA" w:rsidRDefault="00955B86" w:rsidP="00955B86">
      <w:pPr>
        <w:rPr>
          <w:highlight w:val="white"/>
        </w:rPr>
      </w:pPr>
      <w:r w:rsidRPr="00903DBA">
        <w:rPr>
          <w:highlight w:val="white"/>
        </w:rPr>
        <w:t xml:space="preserve">Then we clear the zero register by </w:t>
      </w:r>
      <w:r w:rsidR="00E9358C" w:rsidRPr="00903DBA">
        <w:rPr>
          <w:highlight w:val="white"/>
        </w:rPr>
        <w:t>perform</w:t>
      </w:r>
      <w:r w:rsidRPr="00903DBA">
        <w:rPr>
          <w:highlight w:val="white"/>
        </w:rPr>
        <w:t xml:space="preserve"> the </w:t>
      </w:r>
      <w:r w:rsidR="00E9358C" w:rsidRPr="00903DBA">
        <w:rPr>
          <w:highlight w:val="white"/>
        </w:rPr>
        <w:t>exclusive</w:t>
      </w:r>
      <w:r w:rsidRPr="00903DBA">
        <w:rPr>
          <w:highlight w:val="white"/>
        </w:rPr>
        <w:t xml:space="preserve"> operation on itself, which is an </w:t>
      </w:r>
      <w:r w:rsidR="00E9358C" w:rsidRPr="00903DBA">
        <w:rPr>
          <w:highlight w:val="white"/>
        </w:rPr>
        <w:t>effective</w:t>
      </w:r>
      <w:r w:rsidRPr="00903DBA">
        <w:rPr>
          <w:highlight w:val="white"/>
        </w:rPr>
        <w:t xml:space="preserve"> way to clear a register</w:t>
      </w:r>
      <w:r w:rsidR="00871B84" w:rsidRPr="00903DBA">
        <w:rPr>
          <w:highlight w:val="white"/>
        </w:rPr>
        <w:t>, in order to provide current input to the operation.</w:t>
      </w:r>
    </w:p>
    <w:p w14:paraId="769071E3" w14:textId="26B9A37D" w:rsidR="008D520A" w:rsidRPr="00903DBA" w:rsidRDefault="008D520A" w:rsidP="00BF638D">
      <w:pPr>
        <w:pStyle w:val="Code"/>
        <w:rPr>
          <w:highlight w:val="white"/>
        </w:rPr>
      </w:pPr>
      <w:r w:rsidRPr="00903DBA">
        <w:rPr>
          <w:highlight w:val="white"/>
        </w:rPr>
        <w:t xml:space="preserve">      Register </w:t>
      </w:r>
      <w:r w:rsidR="007E3DB7" w:rsidRPr="00903DBA">
        <w:rPr>
          <w:highlight w:val="white"/>
        </w:rPr>
        <w:t>zero</w:t>
      </w:r>
      <w:r w:rsidRPr="00903DBA">
        <w:rPr>
          <w:highlight w:val="white"/>
        </w:rPr>
        <w:t xml:space="preserve">Register = </w:t>
      </w:r>
      <w:r w:rsidR="00A33B83" w:rsidRPr="00903DBA">
        <w:rPr>
          <w:highlight w:val="white"/>
        </w:rPr>
        <w:t>m_zeroRegisterMap</w:t>
      </w:r>
      <w:r w:rsidRPr="00903DBA">
        <w:rPr>
          <w:highlight w:val="white"/>
        </w:rPr>
        <w:t>[typeSize];</w:t>
      </w:r>
    </w:p>
    <w:p w14:paraId="1E6E18F0" w14:textId="2D456A68" w:rsidR="008D520A" w:rsidRPr="00903DBA" w:rsidRDefault="008D520A" w:rsidP="00BF638D">
      <w:pPr>
        <w:pStyle w:val="Code"/>
        <w:rPr>
          <w:highlight w:val="white"/>
        </w:rPr>
      </w:pPr>
      <w:r w:rsidRPr="00903DBA">
        <w:rPr>
          <w:highlight w:val="white"/>
        </w:rPr>
        <w:t xml:space="preserve">      Track </w:t>
      </w:r>
      <w:r w:rsidR="00955B86" w:rsidRPr="00903DBA">
        <w:rPr>
          <w:highlight w:val="white"/>
        </w:rPr>
        <w:t>zero</w:t>
      </w:r>
      <w:r w:rsidRPr="00903DBA">
        <w:rPr>
          <w:highlight w:val="white"/>
        </w:rPr>
        <w:t xml:space="preserve">Track = new Track(leftSymbol, </w:t>
      </w:r>
      <w:r w:rsidR="00955B86" w:rsidRPr="00903DBA">
        <w:rPr>
          <w:highlight w:val="white"/>
        </w:rPr>
        <w:t>zero</w:t>
      </w:r>
      <w:r w:rsidRPr="00903DBA">
        <w:rPr>
          <w:highlight w:val="white"/>
        </w:rPr>
        <w:t>Register);</w:t>
      </w:r>
    </w:p>
    <w:p w14:paraId="00BF7241" w14:textId="2C046520" w:rsidR="008D520A" w:rsidRPr="00903DBA" w:rsidRDefault="008D520A" w:rsidP="00BF638D">
      <w:pPr>
        <w:pStyle w:val="Code"/>
        <w:rPr>
          <w:highlight w:val="white"/>
        </w:rPr>
      </w:pPr>
      <w:r w:rsidRPr="00903DBA">
        <w:rPr>
          <w:highlight w:val="white"/>
        </w:rPr>
        <w:t xml:space="preserve">      AddAssemblyCode(AssemblyOperator.xor, </w:t>
      </w:r>
      <w:r w:rsidR="00955B86" w:rsidRPr="00903DBA">
        <w:rPr>
          <w:highlight w:val="white"/>
        </w:rPr>
        <w:t>zero</w:t>
      </w:r>
      <w:r w:rsidRPr="00903DBA">
        <w:rPr>
          <w:highlight w:val="white"/>
        </w:rPr>
        <w:t xml:space="preserve">Track, </w:t>
      </w:r>
      <w:r w:rsidR="00955B86" w:rsidRPr="00903DBA">
        <w:rPr>
          <w:highlight w:val="white"/>
        </w:rPr>
        <w:t>zero</w:t>
      </w:r>
      <w:r w:rsidRPr="00903DBA">
        <w:rPr>
          <w:highlight w:val="white"/>
        </w:rPr>
        <w:t>Track);</w:t>
      </w:r>
    </w:p>
    <w:p w14:paraId="4B8ECA88" w14:textId="3AA6A354" w:rsidR="008D520A" w:rsidRPr="00903DBA" w:rsidRDefault="00BA7714" w:rsidP="00F078AC">
      <w:pPr>
        <w:rPr>
          <w:highlight w:val="white"/>
        </w:rPr>
      </w:pPr>
      <w:r w:rsidRPr="00903DBA">
        <w:rPr>
          <w:highlight w:val="white"/>
        </w:rPr>
        <w:t xml:space="preserve">The we call </w:t>
      </w:r>
      <w:r w:rsidRPr="00903DBA">
        <w:rPr>
          <w:rStyle w:val="KeyWord0"/>
          <w:highlight w:val="white"/>
        </w:rPr>
        <w:t>IntegralUnary</w:t>
      </w:r>
      <w:r w:rsidRPr="00903DBA">
        <w:rPr>
          <w:highlight w:val="white"/>
        </w:rPr>
        <w:t xml:space="preserve"> to load the right symbol</w:t>
      </w:r>
      <w:r w:rsidR="00F078AC" w:rsidRPr="00903DBA">
        <w:rPr>
          <w:highlight w:val="white"/>
        </w:rPr>
        <w:t xml:space="preserve"> into a suitable storage and perform the operation.</w:t>
      </w:r>
    </w:p>
    <w:p w14:paraId="3FFC8F9C" w14:textId="77777777" w:rsidR="008D520A" w:rsidRPr="00903DBA" w:rsidRDefault="008D520A" w:rsidP="00BF638D">
      <w:pPr>
        <w:pStyle w:val="Code"/>
        <w:rPr>
          <w:highlight w:val="white"/>
        </w:rPr>
      </w:pPr>
      <w:r w:rsidRPr="00903DBA">
        <w:rPr>
          <w:highlight w:val="white"/>
        </w:rPr>
        <w:t xml:space="preserve">      Symbol rightSymbol = (Symbol) middleCode[2];</w:t>
      </w:r>
    </w:p>
    <w:p w14:paraId="571E2E8F" w14:textId="77777777" w:rsidR="008D520A" w:rsidRPr="00903DBA" w:rsidRDefault="008D520A" w:rsidP="00BF638D">
      <w:pPr>
        <w:pStyle w:val="Code"/>
        <w:rPr>
          <w:highlight w:val="white"/>
        </w:rPr>
      </w:pPr>
      <w:r w:rsidRPr="00903DBA">
        <w:rPr>
          <w:highlight w:val="white"/>
        </w:rPr>
        <w:t xml:space="preserve">      IntegralUnary(middleCode.Operator, rightSymbol, rightSymbol);</w:t>
      </w:r>
    </w:p>
    <w:p w14:paraId="6D624652" w14:textId="6D59DCE0" w:rsidR="00BE3EA8" w:rsidRPr="00903DBA" w:rsidRDefault="00F078AC" w:rsidP="00B6354B">
      <w:pPr>
        <w:rPr>
          <w:highlight w:val="white"/>
        </w:rPr>
      </w:pPr>
      <w:r w:rsidRPr="00903DBA">
        <w:rPr>
          <w:highlight w:val="white"/>
        </w:rPr>
        <w:t xml:space="preserve">When the operation is done, we need to </w:t>
      </w:r>
      <w:r w:rsidR="00B6354B" w:rsidRPr="00903DBA">
        <w:rPr>
          <w:highlight w:val="white"/>
        </w:rPr>
        <w:t xml:space="preserve">find out </w:t>
      </w:r>
      <w:r w:rsidR="004C73C1" w:rsidRPr="00903DBA">
        <w:rPr>
          <w:highlight w:val="white"/>
        </w:rPr>
        <w:t>which</w:t>
      </w:r>
      <w:r w:rsidR="00B6354B" w:rsidRPr="00903DBA">
        <w:rPr>
          <w:highlight w:val="white"/>
        </w:rPr>
        <w:t xml:space="preserve"> register to keep and which one to discard. We only use one of the registers, depending on the operation. But we also need to mark that the value of the discarded register has been modified, </w:t>
      </w:r>
      <w:r w:rsidR="00871B84" w:rsidRPr="00903DBA">
        <w:rPr>
          <w:highlight w:val="white"/>
        </w:rPr>
        <w:t>to</w:t>
      </w:r>
      <w:r w:rsidR="00B6354B" w:rsidRPr="00903DBA">
        <w:rPr>
          <w:highlight w:val="white"/>
        </w:rPr>
        <w:t xml:space="preserve"> </w:t>
      </w:r>
      <w:r w:rsidR="00871B84" w:rsidRPr="00903DBA">
        <w:rPr>
          <w:highlight w:val="white"/>
        </w:rPr>
        <w:t xml:space="preserve">prevent that another value </w:t>
      </w:r>
      <w:r w:rsidR="00BE3EA8" w:rsidRPr="00903DBA">
        <w:rPr>
          <w:highlight w:val="white"/>
        </w:rPr>
        <w:t>is stored in the register during the operation.</w:t>
      </w:r>
    </w:p>
    <w:p w14:paraId="0FB6CA34" w14:textId="38BE89C2" w:rsidR="008D520A" w:rsidRPr="00903DBA" w:rsidRDefault="008D520A" w:rsidP="00BF638D">
      <w:pPr>
        <w:pStyle w:val="Code"/>
        <w:rPr>
          <w:highlight w:val="white"/>
        </w:rPr>
      </w:pPr>
      <w:r w:rsidRPr="00903DBA">
        <w:rPr>
          <w:highlight w:val="white"/>
        </w:rPr>
        <w:t xml:space="preserve">      Register resultRegister, discardRegister;</w:t>
      </w:r>
    </w:p>
    <w:p w14:paraId="00B79F69" w14:textId="7F5261D1" w:rsidR="00871B84" w:rsidRPr="00903DBA" w:rsidRDefault="00871B84" w:rsidP="00871B84">
      <w:pPr>
        <w:rPr>
          <w:highlight w:val="white"/>
        </w:rPr>
      </w:pPr>
      <w:r w:rsidRPr="00903DBA">
        <w:rPr>
          <w:highlight w:val="white"/>
        </w:rPr>
        <w:t>I</w:t>
      </w:r>
      <w:r w:rsidR="00C04AE6" w:rsidRPr="00903DBA">
        <w:rPr>
          <w:highlight w:val="white"/>
        </w:rPr>
        <w:t xml:space="preserve">n case of the modulo operation, the resulting register is picked from </w:t>
      </w:r>
      <w:r w:rsidR="00C04AE6" w:rsidRPr="00903DBA">
        <w:rPr>
          <w:rStyle w:val="KeyWord0"/>
          <w:highlight w:val="white"/>
        </w:rPr>
        <w:t>m_remainderRegisterMap</w:t>
      </w:r>
      <w:r w:rsidR="00C04AE6" w:rsidRPr="00903DBA">
        <w:rPr>
          <w:highlight w:val="white"/>
        </w:rPr>
        <w:t xml:space="preserve">, and the register to be discarded </w:t>
      </w:r>
      <w:r w:rsidR="00C04AE6" w:rsidRPr="00903DBA">
        <w:rPr>
          <w:rStyle w:val="KeyWord0"/>
          <w:highlight w:val="white"/>
        </w:rPr>
        <w:t>m_productQuintentRegisterMap</w:t>
      </w:r>
      <w:r w:rsidR="00C04AE6" w:rsidRPr="00903DBA">
        <w:rPr>
          <w:highlight w:val="white"/>
        </w:rPr>
        <w:t>. In case of multiplication or division, it is the other way around.</w:t>
      </w:r>
    </w:p>
    <w:p w14:paraId="7277D9FF" w14:textId="77777777" w:rsidR="008D520A" w:rsidRPr="00903DBA" w:rsidRDefault="008D520A" w:rsidP="00BF638D">
      <w:pPr>
        <w:pStyle w:val="Code"/>
        <w:rPr>
          <w:highlight w:val="white"/>
        </w:rPr>
      </w:pPr>
      <w:r w:rsidRPr="00903DBA">
        <w:rPr>
          <w:highlight w:val="white"/>
        </w:rPr>
        <w:t xml:space="preserve">      if ((middleCode.Operator == MiddleOperator.SignedModulo) ||</w:t>
      </w:r>
    </w:p>
    <w:p w14:paraId="7AF2F2CF" w14:textId="77777777" w:rsidR="008D520A" w:rsidRPr="00903DBA" w:rsidRDefault="008D520A" w:rsidP="00BF638D">
      <w:pPr>
        <w:pStyle w:val="Code"/>
        <w:rPr>
          <w:highlight w:val="white"/>
        </w:rPr>
      </w:pPr>
      <w:r w:rsidRPr="00903DBA">
        <w:rPr>
          <w:highlight w:val="white"/>
        </w:rPr>
        <w:t xml:space="preserve">          (middleCode.Operator == MiddleOperator.UnsignedModulo)) {</w:t>
      </w:r>
    </w:p>
    <w:p w14:paraId="5559F40C" w14:textId="77777777" w:rsidR="008D520A" w:rsidRPr="00903DBA" w:rsidRDefault="008D520A" w:rsidP="00BF638D">
      <w:pPr>
        <w:pStyle w:val="Code"/>
        <w:rPr>
          <w:highlight w:val="white"/>
        </w:rPr>
      </w:pPr>
      <w:r w:rsidRPr="00903DBA">
        <w:rPr>
          <w:highlight w:val="white"/>
        </w:rPr>
        <w:t xml:space="preserve">        resultRegister = m_remainderRegisterMap[typeSize];</w:t>
      </w:r>
    </w:p>
    <w:p w14:paraId="76F44C25" w14:textId="77777777" w:rsidR="008D520A" w:rsidRPr="00903DBA" w:rsidRDefault="008D520A" w:rsidP="00BF638D">
      <w:pPr>
        <w:pStyle w:val="Code"/>
        <w:rPr>
          <w:highlight w:val="white"/>
        </w:rPr>
      </w:pPr>
      <w:r w:rsidRPr="00903DBA">
        <w:rPr>
          <w:highlight w:val="white"/>
        </w:rPr>
        <w:t xml:space="preserve">        discardRegister = m_productQuintentRegisterMap[typeSize];</w:t>
      </w:r>
    </w:p>
    <w:p w14:paraId="151A14D7" w14:textId="77777777" w:rsidR="008D520A" w:rsidRPr="00903DBA" w:rsidRDefault="008D520A" w:rsidP="00BF638D">
      <w:pPr>
        <w:pStyle w:val="Code"/>
        <w:rPr>
          <w:highlight w:val="white"/>
        </w:rPr>
      </w:pPr>
      <w:r w:rsidRPr="00903DBA">
        <w:rPr>
          <w:highlight w:val="white"/>
        </w:rPr>
        <w:t xml:space="preserve">      }</w:t>
      </w:r>
    </w:p>
    <w:p w14:paraId="249E3713" w14:textId="77777777" w:rsidR="008D520A" w:rsidRPr="00903DBA" w:rsidRDefault="008D520A" w:rsidP="00BF638D">
      <w:pPr>
        <w:pStyle w:val="Code"/>
        <w:rPr>
          <w:highlight w:val="white"/>
        </w:rPr>
      </w:pPr>
      <w:r w:rsidRPr="00903DBA">
        <w:rPr>
          <w:highlight w:val="white"/>
        </w:rPr>
        <w:t xml:space="preserve">      else {</w:t>
      </w:r>
    </w:p>
    <w:p w14:paraId="64B3ABDE" w14:textId="77777777" w:rsidR="008D520A" w:rsidRPr="00903DBA" w:rsidRDefault="008D520A" w:rsidP="00BF638D">
      <w:pPr>
        <w:pStyle w:val="Code"/>
        <w:rPr>
          <w:highlight w:val="white"/>
        </w:rPr>
      </w:pPr>
      <w:r w:rsidRPr="00903DBA">
        <w:rPr>
          <w:highlight w:val="white"/>
        </w:rPr>
        <w:t xml:space="preserve">        resultRegister = m_productQuintentRegisterMap[typeSize];</w:t>
      </w:r>
    </w:p>
    <w:p w14:paraId="5BD546ED" w14:textId="77777777" w:rsidR="008D520A" w:rsidRPr="00903DBA" w:rsidRDefault="008D520A" w:rsidP="00BF638D">
      <w:pPr>
        <w:pStyle w:val="Code"/>
        <w:rPr>
          <w:highlight w:val="white"/>
        </w:rPr>
      </w:pPr>
      <w:r w:rsidRPr="00903DBA">
        <w:rPr>
          <w:highlight w:val="white"/>
        </w:rPr>
        <w:t xml:space="preserve">        discardRegister = m_remainderRegisterMap[typeSize];</w:t>
      </w:r>
    </w:p>
    <w:p w14:paraId="200EE5CA" w14:textId="77777777" w:rsidR="008D520A" w:rsidRPr="00903DBA" w:rsidRDefault="008D520A" w:rsidP="00BF638D">
      <w:pPr>
        <w:pStyle w:val="Code"/>
        <w:rPr>
          <w:highlight w:val="white"/>
        </w:rPr>
      </w:pPr>
      <w:r w:rsidRPr="00903DBA">
        <w:rPr>
          <w:highlight w:val="white"/>
        </w:rPr>
        <w:t xml:space="preserve">      }</w:t>
      </w:r>
    </w:p>
    <w:p w14:paraId="76923B3D" w14:textId="1BADCD79" w:rsidR="008D520A" w:rsidRPr="00903DBA" w:rsidRDefault="00EF09C4" w:rsidP="00EF09C4">
      <w:pPr>
        <w:rPr>
          <w:highlight w:val="white"/>
        </w:rPr>
      </w:pPr>
      <w:r w:rsidRPr="00903DBA">
        <w:rPr>
          <w:highlight w:val="white"/>
        </w:rPr>
        <w:t>We create a new tra</w:t>
      </w:r>
      <w:r w:rsidR="000518AA" w:rsidRPr="00903DBA">
        <w:rPr>
          <w:highlight w:val="white"/>
        </w:rPr>
        <w:t>ck</w:t>
      </w:r>
      <w:r w:rsidRPr="00903DBA">
        <w:rPr>
          <w:highlight w:val="white"/>
        </w:rPr>
        <w:t xml:space="preserve"> holding the result symbol and register.</w:t>
      </w:r>
      <w:r w:rsidR="006D5A4E" w:rsidRPr="00903DBA">
        <w:rPr>
          <w:highlight w:val="white"/>
        </w:rPr>
        <w:t xml:space="preserve"> If the result symbol is a temporary variable, we store </w:t>
      </w:r>
      <w:r w:rsidR="00A654D1" w:rsidRPr="00903DBA">
        <w:rPr>
          <w:highlight w:val="white"/>
        </w:rPr>
        <w:t>the</w:t>
      </w:r>
      <w:r w:rsidR="006D5A4E" w:rsidRPr="00903DBA">
        <w:rPr>
          <w:highlight w:val="white"/>
        </w:rPr>
        <w:t xml:space="preserve"> </w:t>
      </w:r>
      <w:r w:rsidR="006F5A33" w:rsidRPr="00903DBA">
        <w:rPr>
          <w:highlight w:val="white"/>
        </w:rPr>
        <w:t>track in the track map.</w:t>
      </w:r>
      <w:r w:rsidR="00A654D1" w:rsidRPr="00903DBA">
        <w:rPr>
          <w:highlight w:val="white"/>
        </w:rPr>
        <w:t xml:space="preserve"> We also add an empty instruction, to mark that the register has been altered by the operation.</w:t>
      </w:r>
    </w:p>
    <w:p w14:paraId="62F79097" w14:textId="77777777" w:rsidR="008D520A" w:rsidRPr="00903DBA" w:rsidRDefault="008D520A" w:rsidP="00BF638D">
      <w:pPr>
        <w:pStyle w:val="Code"/>
        <w:rPr>
          <w:highlight w:val="white"/>
        </w:rPr>
      </w:pPr>
      <w:r w:rsidRPr="00903DBA">
        <w:rPr>
          <w:highlight w:val="white"/>
        </w:rPr>
        <w:t xml:space="preserve">      Symbol resultSymbol = (Symbol) middleCode[0];</w:t>
      </w:r>
    </w:p>
    <w:p w14:paraId="4E72CD64" w14:textId="77777777" w:rsidR="008D520A" w:rsidRPr="00903DBA" w:rsidRDefault="008D520A" w:rsidP="00BF638D">
      <w:pPr>
        <w:pStyle w:val="Code"/>
        <w:rPr>
          <w:highlight w:val="white"/>
        </w:rPr>
      </w:pPr>
      <w:r w:rsidRPr="00903DBA">
        <w:rPr>
          <w:highlight w:val="white"/>
        </w:rPr>
        <w:t xml:space="preserve">      Track resultTrack = new Track(resultSymbol, resultRegister);</w:t>
      </w:r>
    </w:p>
    <w:p w14:paraId="253E5BAF" w14:textId="77777777" w:rsidR="008D520A" w:rsidRPr="00903DBA" w:rsidRDefault="008D520A" w:rsidP="00BF638D">
      <w:pPr>
        <w:pStyle w:val="Code"/>
        <w:rPr>
          <w:highlight w:val="white"/>
        </w:rPr>
      </w:pPr>
    </w:p>
    <w:p w14:paraId="139CDFA5" w14:textId="5DF591FE" w:rsidR="00E622E4" w:rsidRPr="00903DBA" w:rsidRDefault="00E622E4" w:rsidP="00E622E4">
      <w:pPr>
        <w:pStyle w:val="Code"/>
        <w:rPr>
          <w:highlight w:val="white"/>
        </w:rPr>
      </w:pPr>
      <w:r w:rsidRPr="00903DBA">
        <w:rPr>
          <w:highlight w:val="white"/>
        </w:rPr>
        <w:t xml:space="preserve">      if (resultSymbol.</w:t>
      </w:r>
      <w:r w:rsidR="005D1A38" w:rsidRPr="00903DBA">
        <w:rPr>
          <w:highlight w:val="white"/>
        </w:rPr>
        <w:t>Is</w:t>
      </w:r>
      <w:r w:rsidR="00986125" w:rsidRPr="00903DBA">
        <w:rPr>
          <w:highlight w:val="white"/>
        </w:rPr>
        <w:t>Temporary</w:t>
      </w:r>
      <w:r w:rsidR="005D1A38" w:rsidRPr="00903DBA">
        <w:rPr>
          <w:highlight w:val="white"/>
        </w:rPr>
        <w:t>()</w:t>
      </w:r>
      <w:r w:rsidRPr="00903DBA">
        <w:rPr>
          <w:highlight w:val="white"/>
        </w:rPr>
        <w:t>) {</w:t>
      </w:r>
    </w:p>
    <w:p w14:paraId="043C7FEE" w14:textId="77777777" w:rsidR="00E622E4" w:rsidRPr="00903DBA" w:rsidRDefault="00E622E4" w:rsidP="00E622E4">
      <w:pPr>
        <w:pStyle w:val="Code"/>
        <w:rPr>
          <w:highlight w:val="white"/>
        </w:rPr>
      </w:pPr>
      <w:r w:rsidRPr="00903DBA">
        <w:rPr>
          <w:highlight w:val="white"/>
        </w:rPr>
        <w:t xml:space="preserve">        Assert.ErrorXXX(resultSymbol.AddressSymbol == null);</w:t>
      </w:r>
    </w:p>
    <w:p w14:paraId="2977B14E" w14:textId="77777777" w:rsidR="008D520A" w:rsidRPr="00903DBA" w:rsidRDefault="008D520A" w:rsidP="00BF638D">
      <w:pPr>
        <w:pStyle w:val="Code"/>
        <w:rPr>
          <w:highlight w:val="white"/>
        </w:rPr>
      </w:pPr>
      <w:r w:rsidRPr="00903DBA">
        <w:rPr>
          <w:highlight w:val="white"/>
        </w:rPr>
        <w:t xml:space="preserve">        m_trackMap.Add(resultSymbol, resultTrack);</w:t>
      </w:r>
    </w:p>
    <w:p w14:paraId="6FD9BC7F" w14:textId="77777777" w:rsidR="008D520A" w:rsidRPr="00903DBA" w:rsidRDefault="008D520A" w:rsidP="00BF638D">
      <w:pPr>
        <w:pStyle w:val="Code"/>
        <w:rPr>
          <w:highlight w:val="white"/>
        </w:rPr>
      </w:pPr>
      <w:r w:rsidRPr="00903DBA">
        <w:rPr>
          <w:highlight w:val="white"/>
        </w:rPr>
        <w:t xml:space="preserve">        AddAssemblyCode(AssemblyOperator.empty, resultTrack);</w:t>
      </w:r>
    </w:p>
    <w:p w14:paraId="0F215910" w14:textId="77777777" w:rsidR="008D520A" w:rsidRPr="00903DBA" w:rsidRDefault="008D520A" w:rsidP="00BF638D">
      <w:pPr>
        <w:pStyle w:val="Code"/>
        <w:rPr>
          <w:highlight w:val="white"/>
        </w:rPr>
      </w:pPr>
      <w:r w:rsidRPr="00903DBA">
        <w:rPr>
          <w:highlight w:val="white"/>
        </w:rPr>
        <w:t xml:space="preserve">      }</w:t>
      </w:r>
    </w:p>
    <w:p w14:paraId="09510AE1" w14:textId="0AC693A7" w:rsidR="00836A60" w:rsidRPr="00903DBA" w:rsidRDefault="00836A60" w:rsidP="00836A60">
      <w:pPr>
        <w:rPr>
          <w:highlight w:val="white"/>
        </w:rPr>
      </w:pPr>
      <w:r w:rsidRPr="00903DBA">
        <w:rPr>
          <w:highlight w:val="white"/>
        </w:rPr>
        <w:t>If the result symbol is a regular variable, we store the value in the register at the address of the variable. In this case we do not need to add an empty</w:t>
      </w:r>
      <w:r w:rsidR="001B7CAD" w:rsidRPr="00903DBA">
        <w:rPr>
          <w:highlight w:val="white"/>
        </w:rPr>
        <w:t xml:space="preserve"> instruction since the </w:t>
      </w:r>
      <w:r w:rsidR="000518AA" w:rsidRPr="00903DBA">
        <w:rPr>
          <w:highlight w:val="white"/>
        </w:rPr>
        <w:t>loading of the register marks that is has been in use.</w:t>
      </w:r>
    </w:p>
    <w:p w14:paraId="0D627748" w14:textId="22CF648C" w:rsidR="008D520A" w:rsidRPr="00903DBA" w:rsidRDefault="008D520A" w:rsidP="00BF638D">
      <w:pPr>
        <w:pStyle w:val="Code"/>
        <w:rPr>
          <w:highlight w:val="white"/>
        </w:rPr>
      </w:pPr>
      <w:r w:rsidRPr="00903DBA">
        <w:rPr>
          <w:highlight w:val="white"/>
        </w:rPr>
        <w:t xml:space="preserve">      else {</w:t>
      </w:r>
    </w:p>
    <w:p w14:paraId="1586CF0A" w14:textId="77777777" w:rsidR="008D520A" w:rsidRPr="00903DBA" w:rsidRDefault="008D520A" w:rsidP="00BF638D">
      <w:pPr>
        <w:pStyle w:val="Code"/>
        <w:rPr>
          <w:highlight w:val="white"/>
        </w:rPr>
      </w:pPr>
      <w:r w:rsidRPr="00903DBA">
        <w:rPr>
          <w:highlight w:val="white"/>
        </w:rPr>
        <w:t xml:space="preserve">        AddAssemblyCode(AssemblyOperator.mov, Base(resultSymbol),</w:t>
      </w:r>
    </w:p>
    <w:p w14:paraId="6FC169DA" w14:textId="77777777" w:rsidR="008D520A" w:rsidRPr="00903DBA" w:rsidRDefault="008D520A" w:rsidP="00BF638D">
      <w:pPr>
        <w:pStyle w:val="Code"/>
        <w:rPr>
          <w:highlight w:val="white"/>
        </w:rPr>
      </w:pPr>
      <w:r w:rsidRPr="00903DBA">
        <w:rPr>
          <w:highlight w:val="white"/>
        </w:rPr>
        <w:t xml:space="preserve">                        Offset(resultSymbol), resultTrack);</w:t>
      </w:r>
    </w:p>
    <w:p w14:paraId="6A06CB60" w14:textId="77777777" w:rsidR="008D520A" w:rsidRPr="00903DBA" w:rsidRDefault="008D520A" w:rsidP="00BF638D">
      <w:pPr>
        <w:pStyle w:val="Code"/>
        <w:rPr>
          <w:highlight w:val="white"/>
        </w:rPr>
      </w:pPr>
      <w:r w:rsidRPr="00903DBA">
        <w:rPr>
          <w:highlight w:val="white"/>
        </w:rPr>
        <w:t xml:space="preserve">      }</w:t>
      </w:r>
    </w:p>
    <w:p w14:paraId="21B51365" w14:textId="4F2A3CAE" w:rsidR="008D520A" w:rsidRPr="00903DBA" w:rsidRDefault="000518AA" w:rsidP="008F56DD">
      <w:pPr>
        <w:rPr>
          <w:highlight w:val="white"/>
        </w:rPr>
      </w:pPr>
      <w:r w:rsidRPr="00903DBA">
        <w:rPr>
          <w:highlight w:val="white"/>
        </w:rPr>
        <w:t xml:space="preserve">However, we need to add an empty </w:t>
      </w:r>
      <w:r w:rsidR="008F56DD" w:rsidRPr="00903DBA">
        <w:rPr>
          <w:highlight w:val="white"/>
        </w:rPr>
        <w:t>instruction for the discarded register, to mark that it has been altered.</w:t>
      </w:r>
    </w:p>
    <w:p w14:paraId="3AB5C449" w14:textId="32FF332A" w:rsidR="008D520A" w:rsidRPr="00903DBA" w:rsidRDefault="008D520A" w:rsidP="00BF638D">
      <w:pPr>
        <w:pStyle w:val="Code"/>
        <w:rPr>
          <w:highlight w:val="white"/>
        </w:rPr>
      </w:pPr>
      <w:r w:rsidRPr="00903DBA">
        <w:rPr>
          <w:highlight w:val="white"/>
        </w:rPr>
        <w:t xml:space="preserve">      Track </w:t>
      </w:r>
      <w:r w:rsidR="000518AA" w:rsidRPr="00903DBA">
        <w:rPr>
          <w:highlight w:val="white"/>
        </w:rPr>
        <w:t>discared</w:t>
      </w:r>
      <w:r w:rsidRPr="00903DBA">
        <w:rPr>
          <w:highlight w:val="white"/>
        </w:rPr>
        <w:t>Track = new Track(resultSymbol, discardRegister);</w:t>
      </w:r>
    </w:p>
    <w:p w14:paraId="6A380001" w14:textId="78A580B8" w:rsidR="008D520A" w:rsidRPr="00903DBA" w:rsidRDefault="008D520A" w:rsidP="00BF638D">
      <w:pPr>
        <w:pStyle w:val="Code"/>
        <w:rPr>
          <w:highlight w:val="white"/>
        </w:rPr>
      </w:pPr>
      <w:r w:rsidRPr="00903DBA">
        <w:rPr>
          <w:highlight w:val="white"/>
        </w:rPr>
        <w:lastRenderedPageBreak/>
        <w:t xml:space="preserve">      AddAssemblyCode(AssemblyOperator.empty, </w:t>
      </w:r>
      <w:r w:rsidR="008F56DD" w:rsidRPr="00903DBA">
        <w:rPr>
          <w:highlight w:val="white"/>
        </w:rPr>
        <w:t>discaredTrack</w:t>
      </w:r>
      <w:r w:rsidRPr="00903DBA">
        <w:rPr>
          <w:highlight w:val="white"/>
        </w:rPr>
        <w:t>);</w:t>
      </w:r>
    </w:p>
    <w:p w14:paraId="1E6E14BE" w14:textId="0AB4896E" w:rsidR="008D520A" w:rsidRPr="00903DBA" w:rsidRDefault="008D520A" w:rsidP="00BF638D">
      <w:pPr>
        <w:pStyle w:val="Code"/>
        <w:rPr>
          <w:highlight w:val="white"/>
        </w:rPr>
      </w:pPr>
      <w:r w:rsidRPr="00903DBA">
        <w:rPr>
          <w:highlight w:val="white"/>
        </w:rPr>
        <w:t xml:space="preserve">    }</w:t>
      </w:r>
    </w:p>
    <w:p w14:paraId="2EC7F8A4" w14:textId="77777777" w:rsidR="002F73EF" w:rsidRPr="00903DBA" w:rsidRDefault="002F73EF" w:rsidP="002F73EF">
      <w:pPr>
        <w:pStyle w:val="Rubrik3"/>
        <w:numPr>
          <w:ilvl w:val="2"/>
          <w:numId w:val="137"/>
        </w:numPr>
        <w:rPr>
          <w:highlight w:val="white"/>
        </w:rPr>
      </w:pPr>
      <w:bookmarkStart w:id="455" w:name="_Toc57656092"/>
      <w:r w:rsidRPr="00903DBA">
        <w:rPr>
          <w:highlight w:val="white"/>
        </w:rPr>
        <w:t>Integral Assignment and Parameters</w:t>
      </w:r>
      <w:bookmarkEnd w:id="455"/>
    </w:p>
    <w:p w14:paraId="489A73CF"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903DBA" w:rsidRDefault="002F73EF" w:rsidP="002F73EF">
      <w:pPr>
        <w:pStyle w:val="Code"/>
        <w:rPr>
          <w:highlight w:val="white"/>
        </w:rPr>
      </w:pPr>
      <w:r w:rsidRPr="00903DBA">
        <w:rPr>
          <w:highlight w:val="white"/>
        </w:rPr>
        <w:t xml:space="preserve">    public void IntegralAssign(MiddleCode middleCode) {</w:t>
      </w:r>
    </w:p>
    <w:p w14:paraId="52D91894" w14:textId="77777777" w:rsidR="002F73EF" w:rsidRPr="00903DBA" w:rsidRDefault="002F73EF" w:rsidP="002F73EF">
      <w:pPr>
        <w:pStyle w:val="Code"/>
        <w:rPr>
          <w:highlight w:val="white"/>
        </w:rPr>
      </w:pPr>
      <w:r w:rsidRPr="00903DBA">
        <w:rPr>
          <w:highlight w:val="white"/>
        </w:rPr>
        <w:t xml:space="preserve">      Symbol resultSymbol = (Symbol) middleCode[0],</w:t>
      </w:r>
    </w:p>
    <w:p w14:paraId="6D90CF0A" w14:textId="77777777" w:rsidR="002F73EF" w:rsidRPr="00903DBA" w:rsidRDefault="002F73EF" w:rsidP="002F73EF">
      <w:pPr>
        <w:pStyle w:val="Code"/>
        <w:rPr>
          <w:highlight w:val="white"/>
        </w:rPr>
      </w:pPr>
      <w:r w:rsidRPr="00903DBA">
        <w:rPr>
          <w:highlight w:val="white"/>
        </w:rPr>
        <w:t xml:space="preserve">             assignSymbol = (Symbol) middleCode[1];</w:t>
      </w:r>
    </w:p>
    <w:p w14:paraId="67639456" w14:textId="77777777" w:rsidR="002F73EF" w:rsidRPr="00903DBA" w:rsidRDefault="002F73EF" w:rsidP="002F73EF">
      <w:pPr>
        <w:pStyle w:val="Code"/>
        <w:rPr>
          <w:highlight w:val="white"/>
        </w:rPr>
      </w:pPr>
      <w:r w:rsidRPr="00903DBA">
        <w:rPr>
          <w:highlight w:val="white"/>
        </w:rPr>
        <w:t xml:space="preserve">      IntegralAssign(resultSymbol, assignSymbol);</w:t>
      </w:r>
    </w:p>
    <w:p w14:paraId="723EA20C" w14:textId="77777777" w:rsidR="002F73EF" w:rsidRPr="00903DBA" w:rsidRDefault="002F73EF" w:rsidP="002F73EF">
      <w:pPr>
        <w:pStyle w:val="Code"/>
        <w:rPr>
          <w:highlight w:val="white"/>
        </w:rPr>
      </w:pPr>
      <w:r w:rsidRPr="00903DBA">
        <w:rPr>
          <w:highlight w:val="white"/>
        </w:rPr>
        <w:t xml:space="preserve">    }</w:t>
      </w:r>
    </w:p>
    <w:p w14:paraId="67DB9B6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IntegralParameter</w:t>
      </w:r>
      <w:r w:rsidRPr="00903DBA">
        <w:rPr>
          <w:highlight w:val="white"/>
        </w:rPr>
        <w:t xml:space="preserve"> method is quite simple. We only need to create the symbol representing the parameter, and then call </w:t>
      </w:r>
      <w:r w:rsidRPr="00903DBA">
        <w:rPr>
          <w:rStyle w:val="KeyWord0"/>
          <w:highlight w:val="white"/>
        </w:rPr>
        <w:t>IntegralAssign</w:t>
      </w:r>
      <w:r w:rsidRPr="00903DBA">
        <w:rPr>
          <w:highlight w:val="white"/>
        </w:rPr>
        <w:t>.</w:t>
      </w:r>
    </w:p>
    <w:p w14:paraId="6EE56767" w14:textId="77777777" w:rsidR="002F73EF" w:rsidRPr="00903DBA" w:rsidRDefault="002F73EF" w:rsidP="002F73EF">
      <w:pPr>
        <w:pStyle w:val="Code"/>
        <w:rPr>
          <w:highlight w:val="white"/>
        </w:rPr>
      </w:pPr>
      <w:r w:rsidRPr="00903DBA">
        <w:rPr>
          <w:highlight w:val="white"/>
        </w:rPr>
        <w:t xml:space="preserve">    public void IntegralParameter(MiddleCode middleCode) {</w:t>
      </w:r>
    </w:p>
    <w:p w14:paraId="71BCC1F7" w14:textId="7625FC43" w:rsidR="002F73EF" w:rsidRPr="00903DBA" w:rsidRDefault="002F73EF" w:rsidP="002F73EF">
      <w:pPr>
        <w:pStyle w:val="Code"/>
        <w:rPr>
          <w:highlight w:val="white"/>
        </w:rPr>
      </w:pPr>
      <w:r w:rsidRPr="00903DBA">
        <w:rPr>
          <w:highlight w:val="white"/>
        </w:rPr>
        <w:t xml:space="preserve">      Type toType = (Type) middleCode[</w:t>
      </w:r>
      <w:r w:rsidR="005020B9" w:rsidRPr="00903DBA">
        <w:rPr>
          <w:highlight w:val="white"/>
        </w:rPr>
        <w:t>1</w:t>
      </w:r>
      <w:r w:rsidRPr="00903DBA">
        <w:rPr>
          <w:highlight w:val="white"/>
        </w:rPr>
        <w:t>];</w:t>
      </w:r>
    </w:p>
    <w:p w14:paraId="716A2221" w14:textId="77777777" w:rsidR="002F73EF" w:rsidRPr="00903DBA" w:rsidRDefault="002F73EF" w:rsidP="002F73EF">
      <w:pPr>
        <w:pStyle w:val="Code"/>
        <w:rPr>
          <w:highlight w:val="white"/>
        </w:rPr>
      </w:pPr>
      <w:r w:rsidRPr="00903DBA">
        <w:rPr>
          <w:highlight w:val="white"/>
        </w:rPr>
        <w:t xml:space="preserve">      Symbol toSymbol = new Symbol(null, false, Storage.Auto, toType);</w:t>
      </w:r>
    </w:p>
    <w:p w14:paraId="0FAC4081" w14:textId="2CE751C4" w:rsidR="002F73EF" w:rsidRPr="00903DBA" w:rsidRDefault="002F73EF" w:rsidP="002F73EF">
      <w:pPr>
        <w:pStyle w:val="Code"/>
        <w:rPr>
          <w:highlight w:val="white"/>
        </w:rPr>
      </w:pPr>
      <w:r w:rsidRPr="00903DBA">
        <w:rPr>
          <w:highlight w:val="white"/>
        </w:rPr>
        <w:t xml:space="preserve">      Symbol fromSymbol = (Symbol) middleCode[</w:t>
      </w:r>
      <w:r w:rsidR="005020B9" w:rsidRPr="00903DBA">
        <w:rPr>
          <w:highlight w:val="white"/>
        </w:rPr>
        <w:t>2</w:t>
      </w:r>
      <w:r w:rsidRPr="00903DBA">
        <w:rPr>
          <w:highlight w:val="white"/>
        </w:rPr>
        <w:t>];</w:t>
      </w:r>
    </w:p>
    <w:p w14:paraId="5E3359B9" w14:textId="1F633FFE" w:rsidR="002F73EF" w:rsidRPr="00903DBA" w:rsidRDefault="002F73EF" w:rsidP="002F73EF">
      <w:pPr>
        <w:pStyle w:val="Code"/>
        <w:rPr>
          <w:highlight w:val="white"/>
        </w:rPr>
      </w:pPr>
      <w:r w:rsidRPr="00903DBA">
        <w:rPr>
          <w:highlight w:val="white"/>
        </w:rPr>
        <w:t xml:space="preserve">      int parameterOffset = (int) middleCode[</w:t>
      </w:r>
      <w:r w:rsidR="005020B9" w:rsidRPr="00903DBA">
        <w:rPr>
          <w:highlight w:val="white"/>
        </w:rPr>
        <w:t>0</w:t>
      </w:r>
      <w:r w:rsidRPr="00903DBA">
        <w:rPr>
          <w:highlight w:val="white"/>
        </w:rPr>
        <w:t>];</w:t>
      </w:r>
    </w:p>
    <w:p w14:paraId="7305E545" w14:textId="77777777" w:rsidR="002F73EF" w:rsidRPr="00903DBA" w:rsidRDefault="002F73EF" w:rsidP="002F73EF">
      <w:pPr>
        <w:pStyle w:val="Code"/>
        <w:rPr>
          <w:highlight w:val="white"/>
        </w:rPr>
      </w:pPr>
      <w:r w:rsidRPr="00903DBA">
        <w:rPr>
          <w:highlight w:val="white"/>
        </w:rPr>
        <w:t xml:space="preserve">      toSymbol.Offset = m_totalExtraSize + parameterOffset;</w:t>
      </w:r>
    </w:p>
    <w:p w14:paraId="44398AD1" w14:textId="77777777" w:rsidR="002F73EF" w:rsidRPr="00903DBA" w:rsidRDefault="002F73EF" w:rsidP="002F73EF">
      <w:pPr>
        <w:pStyle w:val="Code"/>
        <w:rPr>
          <w:highlight w:val="white"/>
        </w:rPr>
      </w:pPr>
      <w:r w:rsidRPr="00903DBA">
        <w:rPr>
          <w:highlight w:val="white"/>
        </w:rPr>
        <w:t xml:space="preserve">      IntegralAssign(toSymbol, fromSymbol);</w:t>
      </w:r>
    </w:p>
    <w:p w14:paraId="6E8F4C6A" w14:textId="77777777" w:rsidR="002F73EF" w:rsidRPr="00903DBA" w:rsidRDefault="002F73EF" w:rsidP="002F73EF">
      <w:pPr>
        <w:pStyle w:val="Code"/>
        <w:rPr>
          <w:highlight w:val="white"/>
        </w:rPr>
      </w:pPr>
      <w:r w:rsidRPr="00903DBA">
        <w:rPr>
          <w:highlight w:val="white"/>
        </w:rPr>
        <w:t xml:space="preserve">    }</w:t>
      </w:r>
    </w:p>
    <w:p w14:paraId="0A736C3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method is central in the assembly code generator. It is called by </w:t>
      </w:r>
      <w:r w:rsidRPr="00903DBA">
        <w:rPr>
          <w:rStyle w:val="KeyWord0"/>
          <w:highlight w:val="white"/>
        </w:rPr>
        <w:t>IntegralAssign</w:t>
      </w:r>
      <w:r w:rsidRPr="00903DBA">
        <w:rPr>
          <w:highlight w:val="white"/>
        </w:rPr>
        <w:t xml:space="preserve">, </w:t>
      </w:r>
      <w:r w:rsidRPr="00903DBA">
        <w:rPr>
          <w:rStyle w:val="KeyWord0"/>
          <w:highlight w:val="white"/>
        </w:rPr>
        <w:t>IntegralParameter</w:t>
      </w:r>
      <w:r w:rsidRPr="00903DBA">
        <w:rPr>
          <w:highlight w:val="white"/>
        </w:rPr>
        <w:t xml:space="preserve">. We have main two cases: the value of left symbol may be stored in a register, </w:t>
      </w:r>
    </w:p>
    <w:p w14:paraId="090ADDBC" w14:textId="77777777" w:rsidR="002F73EF" w:rsidRPr="00903DBA" w:rsidRDefault="002F73EF" w:rsidP="002F73EF">
      <w:pPr>
        <w:pStyle w:val="Code"/>
        <w:rPr>
          <w:highlight w:val="white"/>
        </w:rPr>
      </w:pPr>
      <w:r w:rsidRPr="00903DBA">
        <w:rPr>
          <w:highlight w:val="white"/>
        </w:rPr>
        <w:t xml:space="preserve">    public void IntegralAssign(Symbol resultSymbol, Symbol assignSymbol) {</w:t>
      </w:r>
    </w:p>
    <w:p w14:paraId="00E93CC8" w14:textId="77777777" w:rsidR="002F73EF" w:rsidRPr="00903DBA" w:rsidRDefault="002F73EF" w:rsidP="002F73EF">
      <w:pPr>
        <w:pStyle w:val="Code"/>
        <w:rPr>
          <w:highlight w:val="white"/>
        </w:rPr>
      </w:pPr>
      <w:r w:rsidRPr="00903DBA">
        <w:rPr>
          <w:highlight w:val="white"/>
        </w:rPr>
        <w:t xml:space="preserve">      Track resultTrack = null, assignTrack = null;</w:t>
      </w:r>
    </w:p>
    <w:p w14:paraId="0ECD8313" w14:textId="77777777" w:rsidR="002F73EF" w:rsidRPr="00903DBA" w:rsidRDefault="002F73EF" w:rsidP="002F73EF">
      <w:pPr>
        <w:pStyle w:val="Code"/>
        <w:rPr>
          <w:highlight w:val="white"/>
        </w:rPr>
      </w:pPr>
      <w:r w:rsidRPr="00903DBA">
        <w:rPr>
          <w:highlight w:val="white"/>
        </w:rPr>
        <w:t xml:space="preserve">      m_trackMap.TryGetValue(resultSymbol, out resultTrack);</w:t>
      </w:r>
    </w:p>
    <w:p w14:paraId="7D2A2F24" w14:textId="77777777" w:rsidR="002F73EF" w:rsidRPr="00903DBA" w:rsidRDefault="002F73EF" w:rsidP="002F73EF">
      <w:pPr>
        <w:pStyle w:val="Code"/>
        <w:rPr>
          <w:highlight w:val="white"/>
        </w:rPr>
      </w:pPr>
      <w:r w:rsidRPr="00903DBA">
        <w:rPr>
          <w:highlight w:val="white"/>
        </w:rPr>
        <w:t xml:space="preserve">      m_trackMap.TryGetValue(assignSymbol, out assignTrack);</w:t>
      </w:r>
    </w:p>
    <w:p w14:paraId="565F691B" w14:textId="77777777" w:rsidR="002F73EF" w:rsidRPr="00903DBA" w:rsidRDefault="002F73EF" w:rsidP="002F73EF">
      <w:pPr>
        <w:pStyle w:val="Code"/>
        <w:rPr>
          <w:highlight w:val="white"/>
        </w:rPr>
      </w:pPr>
      <w:r w:rsidRPr="00903DBA">
        <w:rPr>
          <w:highlight w:val="white"/>
        </w:rPr>
        <w:t xml:space="preserve">      int typeSize = assignSymbol.Type.SizeArray();</w:t>
      </w:r>
    </w:p>
    <w:p w14:paraId="25501E22" w14:textId="77777777" w:rsidR="002F73EF" w:rsidRPr="00903DBA" w:rsidRDefault="002F73EF" w:rsidP="002F73EF">
      <w:pPr>
        <w:rPr>
          <w:highlight w:val="white"/>
        </w:rPr>
      </w:pPr>
      <w:r w:rsidRPr="00903DBA">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1AC58397" w14:textId="77777777" w:rsidR="00546EB3" w:rsidRPr="00903DBA" w:rsidRDefault="00546EB3" w:rsidP="00546EB3">
      <w:pPr>
        <w:pStyle w:val="Code"/>
        <w:rPr>
          <w:highlight w:val="white"/>
        </w:rPr>
      </w:pPr>
      <w:r w:rsidRPr="00903DBA">
        <w:rPr>
          <w:highlight w:val="white"/>
        </w:rPr>
        <w:t xml:space="preserve">      if (resultSymbol.IsTemporary()) {</w:t>
      </w:r>
    </w:p>
    <w:p w14:paraId="2655FF30" w14:textId="77777777" w:rsidR="00546EB3" w:rsidRPr="00903DBA" w:rsidRDefault="00546EB3" w:rsidP="00546EB3">
      <w:pPr>
        <w:pStyle w:val="Code"/>
        <w:rPr>
          <w:highlight w:val="white"/>
        </w:rPr>
      </w:pPr>
      <w:r w:rsidRPr="00903DBA">
        <w:rPr>
          <w:highlight w:val="white"/>
        </w:rPr>
        <w:t xml:space="preserve">        Assert.ErrorXXX(assignTrack == null);</w:t>
      </w:r>
    </w:p>
    <w:p w14:paraId="4C2BAB47" w14:textId="77777777" w:rsidR="00546EB3" w:rsidRPr="00903DBA" w:rsidRDefault="00546EB3" w:rsidP="00546EB3">
      <w:pPr>
        <w:pStyle w:val="Code"/>
        <w:rPr>
          <w:highlight w:val="white"/>
        </w:rPr>
      </w:pPr>
    </w:p>
    <w:p w14:paraId="4256B0A3" w14:textId="77777777" w:rsidR="00546EB3" w:rsidRPr="00903DBA" w:rsidRDefault="00546EB3" w:rsidP="00546EB3">
      <w:pPr>
        <w:pStyle w:val="Code"/>
        <w:rPr>
          <w:highlight w:val="white"/>
        </w:rPr>
      </w:pPr>
      <w:r w:rsidRPr="00903DBA">
        <w:rPr>
          <w:highlight w:val="white"/>
        </w:rPr>
        <w:t xml:space="preserve">        if (resultTrack == null) {</w:t>
      </w:r>
    </w:p>
    <w:p w14:paraId="12C341FF" w14:textId="77777777" w:rsidR="00546EB3" w:rsidRPr="00903DBA" w:rsidRDefault="00546EB3" w:rsidP="00546EB3">
      <w:pPr>
        <w:pStyle w:val="Code"/>
        <w:rPr>
          <w:highlight w:val="white"/>
        </w:rPr>
      </w:pPr>
      <w:r w:rsidRPr="00903DBA">
        <w:rPr>
          <w:highlight w:val="white"/>
        </w:rPr>
        <w:t xml:space="preserve">          resultTrack = new Track(resultSymbol);</w:t>
      </w:r>
    </w:p>
    <w:p w14:paraId="67C792E0" w14:textId="77777777" w:rsidR="00546EB3" w:rsidRPr="00903DBA" w:rsidRDefault="00546EB3" w:rsidP="00546EB3">
      <w:pPr>
        <w:pStyle w:val="Code"/>
        <w:rPr>
          <w:highlight w:val="white"/>
        </w:rPr>
      </w:pPr>
      <w:r w:rsidRPr="00903DBA">
        <w:rPr>
          <w:highlight w:val="white"/>
        </w:rPr>
        <w:t xml:space="preserve">          m_trackMap.Add(resultSymbol, resultTrack);</w:t>
      </w:r>
    </w:p>
    <w:p w14:paraId="6E5A80E6" w14:textId="77777777" w:rsidR="00546EB3" w:rsidRPr="00903DBA" w:rsidRDefault="00546EB3" w:rsidP="00546EB3">
      <w:pPr>
        <w:pStyle w:val="Code"/>
        <w:rPr>
          <w:highlight w:val="white"/>
        </w:rPr>
      </w:pPr>
      <w:r w:rsidRPr="00903DBA">
        <w:rPr>
          <w:highlight w:val="white"/>
        </w:rPr>
        <w:t xml:space="preserve">        }</w:t>
      </w:r>
    </w:p>
    <w:p w14:paraId="01629591" w14:textId="77777777" w:rsidR="002F73EF" w:rsidRPr="00903DBA" w:rsidRDefault="002F73EF" w:rsidP="002F73EF">
      <w:pPr>
        <w:rPr>
          <w:highlight w:val="white"/>
        </w:rPr>
      </w:pPr>
      <w:r w:rsidRPr="00903DBA">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10A7D3D9" w14:textId="77777777" w:rsidR="002F73EF" w:rsidRPr="00903DBA" w:rsidRDefault="002F73EF" w:rsidP="002F73EF">
      <w:pPr>
        <w:rPr>
          <w:highlight w:val="white"/>
        </w:rPr>
      </w:pPr>
      <w:r w:rsidRPr="00903DBA">
        <w:rPr>
          <w:highlight w:val="white"/>
        </w:rPr>
        <w:t>If the assignment symbol is not stored in the track map, which means that we assign the false expression of the conditional expression, we begin by creating a track for the result symbol.</w:t>
      </w:r>
    </w:p>
    <w:p w14:paraId="3E4540BA" w14:textId="77777777" w:rsidR="002F73EF" w:rsidRPr="00903DBA" w:rsidRDefault="002F73EF" w:rsidP="002F73EF">
      <w:pPr>
        <w:rPr>
          <w:highlight w:val="white"/>
        </w:rPr>
      </w:pPr>
      <w:r w:rsidRPr="00903DBA">
        <w:rPr>
          <w:highlight w:val="white"/>
        </w:rPr>
        <w:t>If the assign symbol is an integer value, we move it into the register.</w:t>
      </w:r>
    </w:p>
    <w:p w14:paraId="110009E2" w14:textId="77777777" w:rsidR="00546EB3" w:rsidRPr="00903DBA" w:rsidRDefault="00546EB3" w:rsidP="0082666A">
      <w:pPr>
        <w:pStyle w:val="Code"/>
        <w:rPr>
          <w:highlight w:val="white"/>
        </w:rPr>
      </w:pPr>
      <w:r w:rsidRPr="00903DBA">
        <w:rPr>
          <w:highlight w:val="white"/>
        </w:rPr>
        <w:t xml:space="preserve">        if (assignSymbol.Value is BigInteger) {</w:t>
      </w:r>
    </w:p>
    <w:p w14:paraId="4987EF4E" w14:textId="77777777" w:rsidR="00546EB3" w:rsidRPr="00903DBA" w:rsidRDefault="00546EB3" w:rsidP="0082666A">
      <w:pPr>
        <w:pStyle w:val="Code"/>
        <w:rPr>
          <w:highlight w:val="white"/>
        </w:rPr>
      </w:pPr>
      <w:r w:rsidRPr="00903DBA">
        <w:rPr>
          <w:highlight w:val="white"/>
        </w:rPr>
        <w:t xml:space="preserve">          AddAssemblyCode(AssemblyOperator.mov, resultTrack,</w:t>
      </w:r>
    </w:p>
    <w:p w14:paraId="7EF452C2" w14:textId="77777777" w:rsidR="00546EB3" w:rsidRPr="00903DBA" w:rsidRDefault="00546EB3" w:rsidP="0082666A">
      <w:pPr>
        <w:pStyle w:val="Code"/>
        <w:rPr>
          <w:highlight w:val="white"/>
        </w:rPr>
      </w:pPr>
      <w:r w:rsidRPr="00903DBA">
        <w:rPr>
          <w:highlight w:val="white"/>
        </w:rPr>
        <w:lastRenderedPageBreak/>
        <w:t xml:space="preserve">                          assignSymbol.Value);</w:t>
      </w:r>
    </w:p>
    <w:p w14:paraId="7E17CAFE" w14:textId="77777777" w:rsidR="00546EB3" w:rsidRPr="00903DBA" w:rsidRDefault="00546EB3" w:rsidP="0082666A">
      <w:pPr>
        <w:pStyle w:val="Code"/>
        <w:rPr>
          <w:highlight w:val="white"/>
        </w:rPr>
      </w:pPr>
      <w:r w:rsidRPr="00903DBA">
        <w:rPr>
          <w:highlight w:val="white"/>
        </w:rPr>
        <w:t xml:space="preserve">        }</w:t>
      </w:r>
    </w:p>
    <w:p w14:paraId="185F222F" w14:textId="77777777" w:rsidR="002F73EF" w:rsidRPr="00903DBA" w:rsidRDefault="002F73EF" w:rsidP="002F73EF">
      <w:pPr>
        <w:rPr>
          <w:highlight w:val="white"/>
        </w:rPr>
      </w:pPr>
      <w:r w:rsidRPr="00903DBA">
        <w:rPr>
          <w:highlight w:val="white"/>
        </w:rPr>
        <w:t>If the assign symbol is an array, function, string, or static address, we move its address rather than ist value into the register.</w:t>
      </w:r>
    </w:p>
    <w:p w14:paraId="45313E7F" w14:textId="77777777" w:rsidR="00546EB3" w:rsidRPr="00903DBA" w:rsidRDefault="00546EB3" w:rsidP="00A25120">
      <w:pPr>
        <w:pStyle w:val="Code"/>
        <w:rPr>
          <w:highlight w:val="white"/>
        </w:rPr>
      </w:pPr>
      <w:r w:rsidRPr="00903DBA">
        <w:rPr>
          <w:highlight w:val="white"/>
        </w:rPr>
        <w:t xml:space="preserve">        else if (assignSymbol.Type.IsArrayFunctionOrString() ||</w:t>
      </w:r>
    </w:p>
    <w:p w14:paraId="0D375E17" w14:textId="77777777" w:rsidR="00546EB3" w:rsidRPr="00903DBA" w:rsidRDefault="00546EB3" w:rsidP="00A25120">
      <w:pPr>
        <w:pStyle w:val="Code"/>
        <w:rPr>
          <w:highlight w:val="white"/>
        </w:rPr>
      </w:pPr>
      <w:r w:rsidRPr="00903DBA">
        <w:rPr>
          <w:highlight w:val="white"/>
        </w:rPr>
        <w:t xml:space="preserve">                  (assignSymbol.Value is StaticAddress)) {</w:t>
      </w:r>
    </w:p>
    <w:p w14:paraId="20214491"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7502899" w14:textId="77777777" w:rsidR="00546EB3" w:rsidRPr="00903DBA" w:rsidRDefault="00546EB3" w:rsidP="00A25120">
      <w:pPr>
        <w:pStyle w:val="Code"/>
        <w:rPr>
          <w:highlight w:val="white"/>
        </w:rPr>
      </w:pPr>
      <w:r w:rsidRPr="00903DBA">
        <w:rPr>
          <w:highlight w:val="white"/>
        </w:rPr>
        <w:t xml:space="preserve">                          Base(assignSymbol));</w:t>
      </w:r>
    </w:p>
    <w:p w14:paraId="193238B8" w14:textId="77777777" w:rsidR="00546EB3" w:rsidRPr="00903DBA" w:rsidRDefault="00546EB3" w:rsidP="00A25120">
      <w:pPr>
        <w:pStyle w:val="Code"/>
        <w:rPr>
          <w:highlight w:val="white"/>
        </w:rPr>
      </w:pPr>
    </w:p>
    <w:p w14:paraId="36B6BB18" w14:textId="77777777" w:rsidR="00546EB3" w:rsidRPr="00903DBA" w:rsidRDefault="00546EB3" w:rsidP="00A25120">
      <w:pPr>
        <w:pStyle w:val="Code"/>
        <w:rPr>
          <w:highlight w:val="white"/>
        </w:rPr>
      </w:pPr>
      <w:r w:rsidRPr="00903DBA">
        <w:rPr>
          <w:highlight w:val="white"/>
        </w:rPr>
        <w:t xml:space="preserve">          int offset = Offset(assignSymbol);</w:t>
      </w:r>
    </w:p>
    <w:p w14:paraId="1B344FCD" w14:textId="77777777" w:rsidR="00546EB3" w:rsidRPr="00903DBA" w:rsidRDefault="00546EB3" w:rsidP="00A25120">
      <w:pPr>
        <w:pStyle w:val="Code"/>
        <w:rPr>
          <w:highlight w:val="white"/>
        </w:rPr>
      </w:pPr>
      <w:r w:rsidRPr="00903DBA">
        <w:rPr>
          <w:highlight w:val="white"/>
        </w:rPr>
        <w:t xml:space="preserve">          if (offset != 0) {</w:t>
      </w:r>
    </w:p>
    <w:p w14:paraId="40E63B46" w14:textId="77777777" w:rsidR="00546EB3" w:rsidRPr="00903DBA" w:rsidRDefault="00546EB3" w:rsidP="00A25120">
      <w:pPr>
        <w:pStyle w:val="Code"/>
        <w:rPr>
          <w:highlight w:val="white"/>
        </w:rPr>
      </w:pPr>
      <w:r w:rsidRPr="00903DBA">
        <w:rPr>
          <w:highlight w:val="white"/>
        </w:rPr>
        <w:t xml:space="preserve">            AddAssemblyCode(AssemblyOperator.add, resultTrack,</w:t>
      </w:r>
    </w:p>
    <w:p w14:paraId="5B7CB110" w14:textId="77777777" w:rsidR="00546EB3" w:rsidRPr="00903DBA" w:rsidRDefault="00546EB3" w:rsidP="00A25120">
      <w:pPr>
        <w:pStyle w:val="Code"/>
        <w:rPr>
          <w:highlight w:val="white"/>
        </w:rPr>
      </w:pPr>
      <w:r w:rsidRPr="00903DBA">
        <w:rPr>
          <w:highlight w:val="white"/>
        </w:rPr>
        <w:t xml:space="preserve">                            (BigInteger) offset);</w:t>
      </w:r>
    </w:p>
    <w:p w14:paraId="59A19B56" w14:textId="77777777" w:rsidR="00546EB3" w:rsidRPr="00903DBA" w:rsidRDefault="00546EB3" w:rsidP="00A25120">
      <w:pPr>
        <w:pStyle w:val="Code"/>
        <w:rPr>
          <w:highlight w:val="white"/>
        </w:rPr>
      </w:pPr>
      <w:r w:rsidRPr="00903DBA">
        <w:rPr>
          <w:highlight w:val="white"/>
        </w:rPr>
        <w:t xml:space="preserve">          }</w:t>
      </w:r>
    </w:p>
    <w:p w14:paraId="27D11AFE" w14:textId="77777777" w:rsidR="00546EB3" w:rsidRPr="00903DBA" w:rsidRDefault="00546EB3" w:rsidP="00A25120">
      <w:pPr>
        <w:pStyle w:val="Code"/>
        <w:rPr>
          <w:highlight w:val="white"/>
        </w:rPr>
      </w:pPr>
      <w:r w:rsidRPr="00903DBA">
        <w:rPr>
          <w:highlight w:val="white"/>
        </w:rPr>
        <w:t xml:space="preserve">        }</w:t>
      </w:r>
    </w:p>
    <w:p w14:paraId="21271222" w14:textId="77777777" w:rsidR="002F73EF" w:rsidRPr="00903DBA" w:rsidRDefault="002F73EF" w:rsidP="002F73EF">
      <w:pPr>
        <w:rPr>
          <w:highlight w:val="white"/>
        </w:rPr>
      </w:pPr>
      <w:r w:rsidRPr="00903DBA">
        <w:rPr>
          <w:highlight w:val="white"/>
        </w:rPr>
        <w:t>Otherwise, we move the value of the symbol into the register.</w:t>
      </w:r>
    </w:p>
    <w:p w14:paraId="414BEA2B" w14:textId="77777777" w:rsidR="00546EB3" w:rsidRPr="00903DBA" w:rsidRDefault="00546EB3" w:rsidP="00A25120">
      <w:pPr>
        <w:pStyle w:val="Code"/>
        <w:rPr>
          <w:highlight w:val="white"/>
        </w:rPr>
      </w:pPr>
      <w:r w:rsidRPr="00903DBA">
        <w:rPr>
          <w:highlight w:val="white"/>
        </w:rPr>
        <w:t xml:space="preserve">        else {</w:t>
      </w:r>
    </w:p>
    <w:p w14:paraId="18635BA0"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6BEC119" w14:textId="77777777" w:rsidR="00546EB3" w:rsidRPr="00903DBA" w:rsidRDefault="00546EB3" w:rsidP="00A25120">
      <w:pPr>
        <w:pStyle w:val="Code"/>
        <w:rPr>
          <w:highlight w:val="white"/>
        </w:rPr>
      </w:pPr>
      <w:r w:rsidRPr="00903DBA">
        <w:rPr>
          <w:highlight w:val="white"/>
        </w:rPr>
        <w:t xml:space="preserve">                          Base(assignSymbol), Offset(assignSymbol));</w:t>
      </w:r>
    </w:p>
    <w:p w14:paraId="4F02A9DB" w14:textId="77777777" w:rsidR="00546EB3" w:rsidRPr="00903DBA" w:rsidRDefault="00546EB3" w:rsidP="00A25120">
      <w:pPr>
        <w:pStyle w:val="Code"/>
        <w:rPr>
          <w:highlight w:val="white"/>
        </w:rPr>
      </w:pPr>
      <w:r w:rsidRPr="00903DBA">
        <w:rPr>
          <w:highlight w:val="white"/>
        </w:rPr>
        <w:t xml:space="preserve">        }</w:t>
      </w:r>
    </w:p>
    <w:p w14:paraId="343B253B" w14:textId="77777777" w:rsidR="00546EB3" w:rsidRPr="00903DBA" w:rsidRDefault="00546EB3" w:rsidP="00A25120">
      <w:pPr>
        <w:pStyle w:val="Code"/>
        <w:rPr>
          <w:highlight w:val="white"/>
        </w:rPr>
      </w:pPr>
      <w:r w:rsidRPr="00903DBA">
        <w:rPr>
          <w:highlight w:val="white"/>
        </w:rPr>
        <w:t xml:space="preserve">      }</w:t>
      </w:r>
    </w:p>
    <w:p w14:paraId="279C2E6D" w14:textId="77777777" w:rsidR="00875C49" w:rsidRPr="00903DBA" w:rsidRDefault="00875C49" w:rsidP="00875C49">
      <w:pPr>
        <w:pStyle w:val="Code"/>
        <w:rPr>
          <w:highlight w:val="white"/>
        </w:rPr>
      </w:pPr>
      <w:r w:rsidRPr="00903DBA">
        <w:rPr>
          <w:highlight w:val="white"/>
        </w:rPr>
        <w:t xml:space="preserve">      else {</w:t>
      </w:r>
    </w:p>
    <w:p w14:paraId="2DADD1BB" w14:textId="77777777" w:rsidR="00875C49" w:rsidRPr="00903DBA" w:rsidRDefault="00875C49" w:rsidP="00875C49">
      <w:pPr>
        <w:pStyle w:val="Code"/>
        <w:rPr>
          <w:highlight w:val="white"/>
        </w:rPr>
      </w:pPr>
      <w:r w:rsidRPr="00903DBA">
        <w:rPr>
          <w:highlight w:val="white"/>
        </w:rPr>
        <w:t xml:space="preserve">        IntegralBinary(MiddleOperator.Assign, resultSymbol,</w:t>
      </w:r>
    </w:p>
    <w:p w14:paraId="0053CD60" w14:textId="77777777" w:rsidR="00875C49" w:rsidRPr="00903DBA" w:rsidRDefault="00875C49" w:rsidP="00875C49">
      <w:pPr>
        <w:pStyle w:val="Code"/>
        <w:rPr>
          <w:highlight w:val="white"/>
        </w:rPr>
      </w:pPr>
      <w:r w:rsidRPr="00903DBA">
        <w:rPr>
          <w:highlight w:val="white"/>
        </w:rPr>
        <w:t xml:space="preserve">                       resultSymbol, assignSymbol);</w:t>
      </w:r>
    </w:p>
    <w:p w14:paraId="29FA9892" w14:textId="77777777" w:rsidR="00875C49" w:rsidRPr="00903DBA" w:rsidRDefault="00875C49" w:rsidP="00875C49">
      <w:pPr>
        <w:pStyle w:val="Code"/>
        <w:rPr>
          <w:highlight w:val="white"/>
        </w:rPr>
      </w:pPr>
      <w:r w:rsidRPr="00903DBA">
        <w:rPr>
          <w:highlight w:val="white"/>
        </w:rPr>
        <w:t xml:space="preserve">      }</w:t>
      </w:r>
    </w:p>
    <w:p w14:paraId="0DBBD177" w14:textId="77777777" w:rsidR="00875C49" w:rsidRPr="00903DBA" w:rsidRDefault="00875C49" w:rsidP="00875C49">
      <w:pPr>
        <w:pStyle w:val="Code"/>
        <w:rPr>
          <w:highlight w:val="white"/>
        </w:rPr>
      </w:pPr>
      <w:r w:rsidRPr="00903DBA">
        <w:rPr>
          <w:highlight w:val="white"/>
        </w:rPr>
        <w:t xml:space="preserve">    }</w:t>
      </w:r>
    </w:p>
    <w:p w14:paraId="1C67915A" w14:textId="77777777" w:rsidR="002F73EF" w:rsidRPr="00903DBA" w:rsidRDefault="002F73EF" w:rsidP="002F73EF">
      <w:pPr>
        <w:rPr>
          <w:highlight w:val="white"/>
        </w:rPr>
      </w:pPr>
      <w:r w:rsidRPr="00903DBA">
        <w:rPr>
          <w:highlight w:val="white"/>
        </w:rPr>
        <w:t>If the result symbol is not temporary, we move the value directly into the address of the result symbol.</w:t>
      </w:r>
    </w:p>
    <w:p w14:paraId="4C3FF659" w14:textId="77777777" w:rsidR="002F73EF" w:rsidRPr="00903DBA" w:rsidRDefault="002F73EF" w:rsidP="002F73EF">
      <w:pPr>
        <w:rPr>
          <w:highlight w:val="white"/>
        </w:rPr>
      </w:pPr>
      <w:r w:rsidRPr="00903DBA">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903DBA" w:rsidRDefault="002F73EF" w:rsidP="002F73EF">
      <w:pPr>
        <w:rPr>
          <w:highlight w:val="white"/>
        </w:rPr>
      </w:pPr>
      <w:r w:rsidRPr="00903DBA">
        <w:rPr>
          <w:highlight w:val="white"/>
        </w:rPr>
        <w:t>If the value size is not eight-byte, we load the value directly into the address.</w:t>
      </w:r>
    </w:p>
    <w:p w14:paraId="7681ABAE" w14:textId="77777777" w:rsidR="002F73EF" w:rsidRPr="00903DBA" w:rsidRDefault="002F73EF" w:rsidP="002F73EF">
      <w:pPr>
        <w:rPr>
          <w:highlight w:val="white"/>
        </w:rPr>
      </w:pPr>
      <w:r w:rsidRPr="00903DBA">
        <w:rPr>
          <w:highlight w:val="white"/>
        </w:rPr>
        <w:t>If the symbol is an array, function, string, or static address, we load the address rather than the value onto the address.</w:t>
      </w:r>
    </w:p>
    <w:p w14:paraId="67A43196" w14:textId="77777777" w:rsidR="002F73EF" w:rsidRPr="00903DBA" w:rsidRDefault="002F73EF" w:rsidP="002F73EF">
      <w:pPr>
        <w:rPr>
          <w:highlight w:val="white"/>
        </w:rPr>
      </w:pPr>
      <w:r w:rsidRPr="00903DBA">
        <w:rPr>
          <w:highlight w:val="white"/>
        </w:rPr>
        <w:t>Otherwise, we need to load the value into a register, which we than load onto the address.</w:t>
      </w:r>
    </w:p>
    <w:p w14:paraId="6E51EFB7" w14:textId="77777777" w:rsidR="00184AA8" w:rsidRPr="00903DBA" w:rsidRDefault="00184AA8" w:rsidP="00184AA8">
      <w:pPr>
        <w:pStyle w:val="Rubrik3"/>
        <w:rPr>
          <w:highlight w:val="white"/>
        </w:rPr>
      </w:pPr>
      <w:bookmarkStart w:id="456" w:name="_Toc57656093"/>
      <w:r w:rsidRPr="00903DBA">
        <w:rPr>
          <w:highlight w:val="white"/>
        </w:rPr>
        <w:t>Unary Integral Operations</w:t>
      </w:r>
      <w:bookmarkEnd w:id="456"/>
    </w:p>
    <w:p w14:paraId="58663A23"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Unary</w:t>
      </w:r>
      <w:r w:rsidRPr="00903DBA">
        <w:rPr>
          <w:highlight w:val="white"/>
        </w:rPr>
        <w:t xml:space="preserve"> method is called to add code for unary subtraction and bitwise not. There is also unary addition, but it generates no code.</w:t>
      </w:r>
    </w:p>
    <w:p w14:paraId="64D137E4" w14:textId="77777777" w:rsidR="00184AA8" w:rsidRPr="00903DBA" w:rsidRDefault="00184AA8" w:rsidP="00184AA8">
      <w:pPr>
        <w:rPr>
          <w:highlight w:val="white"/>
        </w:rPr>
      </w:pPr>
      <w:r w:rsidRPr="00903DBA">
        <w:rPr>
          <w:highlight w:val="white"/>
        </w:rPr>
        <w:t xml:space="preserve">First, we need a map from middle code operators to assembly code operators for integral types. We will use the map in the </w:t>
      </w:r>
      <w:r w:rsidRPr="00903DBA">
        <w:rPr>
          <w:rStyle w:val="KeyWord0"/>
          <w:highlight w:val="white"/>
        </w:rPr>
        <w:t>IntegralUnary</w:t>
      </w:r>
      <w:r w:rsidRPr="00903DBA">
        <w:rPr>
          <w:highlight w:val="white"/>
        </w:rPr>
        <w:t xml:space="preserve"> and </w:t>
      </w:r>
      <w:r w:rsidRPr="00903DBA">
        <w:rPr>
          <w:rStyle w:val="KeyWord0"/>
          <w:highlight w:val="white"/>
        </w:rPr>
        <w:t>IntegralBinary</w:t>
      </w:r>
      <w:r w:rsidRPr="00903DBA">
        <w:rPr>
          <w:highlight w:val="white"/>
        </w:rPr>
        <w:t xml:space="preserve"> methods.</w:t>
      </w:r>
    </w:p>
    <w:p w14:paraId="495A043D" w14:textId="77777777" w:rsidR="00184AA8" w:rsidRPr="00903DBA" w:rsidRDefault="00184AA8" w:rsidP="00184AA8">
      <w:pPr>
        <w:pStyle w:val="Code"/>
        <w:rPr>
          <w:highlight w:val="white"/>
        </w:rPr>
      </w:pPr>
      <w:r w:rsidRPr="00903DBA">
        <w:rPr>
          <w:highlight w:val="white"/>
        </w:rPr>
        <w:t xml:space="preserve">    public static IDictionary&lt;MiddleOperator,AssemblyOperator&gt;</w:t>
      </w:r>
    </w:p>
    <w:p w14:paraId="1D616CE8" w14:textId="77777777" w:rsidR="00184AA8" w:rsidRPr="00903DBA" w:rsidRDefault="00184AA8" w:rsidP="00184AA8">
      <w:pPr>
        <w:pStyle w:val="Code"/>
        <w:rPr>
          <w:highlight w:val="white"/>
        </w:rPr>
      </w:pPr>
      <w:r w:rsidRPr="00903DBA">
        <w:rPr>
          <w:highlight w:val="white"/>
        </w:rPr>
        <w:t xml:space="preserve">      m_middleToIntegralMap =</w:t>
      </w:r>
    </w:p>
    <w:p w14:paraId="3D9BC477" w14:textId="77777777" w:rsidR="00184AA8" w:rsidRPr="00903DBA" w:rsidRDefault="00184AA8" w:rsidP="00184AA8">
      <w:pPr>
        <w:pStyle w:val="Code"/>
        <w:rPr>
          <w:highlight w:val="white"/>
        </w:rPr>
      </w:pPr>
      <w:r w:rsidRPr="00903DBA">
        <w:rPr>
          <w:highlight w:val="white"/>
        </w:rPr>
        <w:t xml:space="preserve">      new Dictionary&lt;MiddleOperator,AssemblyOperator&gt;() {</w:t>
      </w:r>
    </w:p>
    <w:p w14:paraId="1BCCEE50" w14:textId="77777777" w:rsidR="00184AA8" w:rsidRPr="00903DBA" w:rsidRDefault="00184AA8" w:rsidP="00184AA8">
      <w:pPr>
        <w:pStyle w:val="Code"/>
        <w:rPr>
          <w:highlight w:val="white"/>
        </w:rPr>
      </w:pPr>
      <w:r w:rsidRPr="00903DBA">
        <w:rPr>
          <w:highlight w:val="white"/>
        </w:rPr>
        <w:t xml:space="preserve">        {MiddleOperator.BitwiseNot, AssemblyOperator.not},</w:t>
      </w:r>
    </w:p>
    <w:p w14:paraId="1FDF27D0" w14:textId="77777777" w:rsidR="00184AA8" w:rsidRPr="00903DBA" w:rsidRDefault="00184AA8" w:rsidP="00184AA8">
      <w:pPr>
        <w:pStyle w:val="Code"/>
        <w:rPr>
          <w:highlight w:val="white"/>
        </w:rPr>
      </w:pPr>
      <w:r w:rsidRPr="00903DBA">
        <w:rPr>
          <w:highlight w:val="white"/>
        </w:rPr>
        <w:t xml:space="preserve">        {MiddleOperator.UnarySubtract, AssemblyOperator.neg},</w:t>
      </w:r>
    </w:p>
    <w:p w14:paraId="4F072B9B" w14:textId="77777777" w:rsidR="00184AA8" w:rsidRPr="00903DBA" w:rsidRDefault="00184AA8" w:rsidP="00184AA8">
      <w:pPr>
        <w:pStyle w:val="Code"/>
        <w:rPr>
          <w:highlight w:val="white"/>
        </w:rPr>
      </w:pPr>
      <w:r w:rsidRPr="00903DBA">
        <w:rPr>
          <w:highlight w:val="white"/>
        </w:rPr>
        <w:t xml:space="preserve">        {MiddleOperator.SignedMultiply, AssemblyOperator.imul},</w:t>
      </w:r>
    </w:p>
    <w:p w14:paraId="6120B95D" w14:textId="77777777" w:rsidR="00184AA8" w:rsidRPr="00903DBA" w:rsidRDefault="00184AA8" w:rsidP="00184AA8">
      <w:pPr>
        <w:pStyle w:val="Code"/>
        <w:rPr>
          <w:highlight w:val="white"/>
        </w:rPr>
      </w:pPr>
      <w:r w:rsidRPr="00903DBA">
        <w:rPr>
          <w:highlight w:val="white"/>
        </w:rPr>
        <w:t xml:space="preserve">        {MiddleOperator.SignedDivide, AssemblyOperator.idiv},</w:t>
      </w:r>
    </w:p>
    <w:p w14:paraId="3F741FBE" w14:textId="77777777" w:rsidR="00184AA8" w:rsidRPr="00903DBA" w:rsidRDefault="00184AA8" w:rsidP="00184AA8">
      <w:pPr>
        <w:pStyle w:val="Code"/>
        <w:rPr>
          <w:highlight w:val="white"/>
        </w:rPr>
      </w:pPr>
      <w:r w:rsidRPr="00903DBA">
        <w:rPr>
          <w:highlight w:val="white"/>
        </w:rPr>
        <w:lastRenderedPageBreak/>
        <w:t xml:space="preserve">        {MiddleOperator.SignedModulo, AssemblyOperator.idiv},</w:t>
      </w:r>
    </w:p>
    <w:p w14:paraId="64F298A2" w14:textId="77777777" w:rsidR="00184AA8" w:rsidRPr="00903DBA" w:rsidRDefault="00184AA8" w:rsidP="00184AA8">
      <w:pPr>
        <w:pStyle w:val="Code"/>
        <w:rPr>
          <w:highlight w:val="white"/>
        </w:rPr>
      </w:pPr>
      <w:r w:rsidRPr="00903DBA">
        <w:rPr>
          <w:highlight w:val="white"/>
        </w:rPr>
        <w:t xml:space="preserve">        {MiddleOperator.UnsignedMultiply, AssemblyOperator.mul},</w:t>
      </w:r>
    </w:p>
    <w:p w14:paraId="49D66C2C" w14:textId="77777777" w:rsidR="00184AA8" w:rsidRPr="00903DBA" w:rsidRDefault="00184AA8" w:rsidP="00184AA8">
      <w:pPr>
        <w:pStyle w:val="Code"/>
        <w:rPr>
          <w:highlight w:val="white"/>
        </w:rPr>
      </w:pPr>
      <w:r w:rsidRPr="00903DBA">
        <w:rPr>
          <w:highlight w:val="white"/>
        </w:rPr>
        <w:t xml:space="preserve">        {MiddleOperator.UnsignedDivide, AssemblyOperator.div},</w:t>
      </w:r>
    </w:p>
    <w:p w14:paraId="4200AE59" w14:textId="77777777" w:rsidR="00184AA8" w:rsidRPr="00903DBA" w:rsidRDefault="00184AA8" w:rsidP="00184AA8">
      <w:pPr>
        <w:pStyle w:val="Code"/>
        <w:rPr>
          <w:highlight w:val="white"/>
        </w:rPr>
      </w:pPr>
      <w:r w:rsidRPr="00903DBA">
        <w:rPr>
          <w:highlight w:val="white"/>
        </w:rPr>
        <w:t xml:space="preserve">        {MiddleOperator.UnsignedModulo, AssemblyOperator.div},</w:t>
      </w:r>
    </w:p>
    <w:p w14:paraId="2F2D686C" w14:textId="77777777" w:rsidR="00184AA8" w:rsidRPr="00903DBA" w:rsidRDefault="00184AA8" w:rsidP="00184AA8">
      <w:pPr>
        <w:pStyle w:val="Code"/>
        <w:rPr>
          <w:highlight w:val="white"/>
        </w:rPr>
      </w:pPr>
      <w:r w:rsidRPr="00903DBA">
        <w:rPr>
          <w:highlight w:val="white"/>
        </w:rPr>
        <w:t xml:space="preserve">        {MiddleOperator.Assign, AssemblyOperator.mov},</w:t>
      </w:r>
    </w:p>
    <w:p w14:paraId="7C0BB3C6" w14:textId="77777777" w:rsidR="00184AA8" w:rsidRPr="00903DBA" w:rsidRDefault="00184AA8" w:rsidP="00184AA8">
      <w:pPr>
        <w:pStyle w:val="Code"/>
        <w:rPr>
          <w:highlight w:val="white"/>
        </w:rPr>
      </w:pPr>
      <w:r w:rsidRPr="00903DBA">
        <w:rPr>
          <w:highlight w:val="white"/>
        </w:rPr>
        <w:t xml:space="preserve">        {MiddleOperator.BinaryAdd, AssemblyOperator.add},</w:t>
      </w:r>
    </w:p>
    <w:p w14:paraId="67FCAA23" w14:textId="77777777" w:rsidR="00184AA8" w:rsidRPr="00903DBA" w:rsidRDefault="00184AA8" w:rsidP="00184AA8">
      <w:pPr>
        <w:pStyle w:val="Code"/>
        <w:rPr>
          <w:highlight w:val="white"/>
        </w:rPr>
      </w:pPr>
      <w:r w:rsidRPr="00903DBA">
        <w:rPr>
          <w:highlight w:val="white"/>
        </w:rPr>
        <w:t xml:space="preserve">        {MiddleOperator.BinarySubtract, AssemblyOperator.sub},</w:t>
      </w:r>
    </w:p>
    <w:p w14:paraId="6318009E" w14:textId="77777777" w:rsidR="00184AA8" w:rsidRPr="00903DBA" w:rsidRDefault="00184AA8" w:rsidP="00184AA8">
      <w:pPr>
        <w:pStyle w:val="Code"/>
        <w:rPr>
          <w:highlight w:val="white"/>
        </w:rPr>
      </w:pPr>
      <w:r w:rsidRPr="00903DBA">
        <w:rPr>
          <w:highlight w:val="white"/>
        </w:rPr>
        <w:t xml:space="preserve">        {MiddleOperator.BitwiseAnd, AssemblyOperator.and},</w:t>
      </w:r>
    </w:p>
    <w:p w14:paraId="2ADC8990" w14:textId="77777777" w:rsidR="00184AA8" w:rsidRPr="00903DBA" w:rsidRDefault="00184AA8" w:rsidP="00184AA8">
      <w:pPr>
        <w:pStyle w:val="Code"/>
        <w:rPr>
          <w:highlight w:val="white"/>
        </w:rPr>
      </w:pPr>
      <w:r w:rsidRPr="00903DBA">
        <w:rPr>
          <w:highlight w:val="white"/>
        </w:rPr>
        <w:t xml:space="preserve">        {MiddleOperator.BitwiseOr, AssemblyOperator.or},</w:t>
      </w:r>
    </w:p>
    <w:p w14:paraId="69961CD2" w14:textId="77777777" w:rsidR="00184AA8" w:rsidRPr="00903DBA" w:rsidRDefault="00184AA8" w:rsidP="00184AA8">
      <w:pPr>
        <w:pStyle w:val="Code"/>
        <w:rPr>
          <w:highlight w:val="white"/>
        </w:rPr>
      </w:pPr>
      <w:r w:rsidRPr="00903DBA">
        <w:rPr>
          <w:highlight w:val="white"/>
        </w:rPr>
        <w:t xml:space="preserve">        {MiddleOperator.BitwiseXOr, AssemblyOperator.xor},</w:t>
      </w:r>
    </w:p>
    <w:p w14:paraId="3EDC9761" w14:textId="77777777" w:rsidR="00184AA8" w:rsidRPr="00903DBA" w:rsidRDefault="00184AA8" w:rsidP="00184AA8">
      <w:pPr>
        <w:pStyle w:val="Code"/>
        <w:rPr>
          <w:highlight w:val="white"/>
        </w:rPr>
      </w:pPr>
      <w:r w:rsidRPr="00903DBA">
        <w:rPr>
          <w:highlight w:val="white"/>
        </w:rPr>
        <w:t xml:space="preserve">        {MiddleOperator.ShiftLeft, AssemblyOperator.shl},</w:t>
      </w:r>
    </w:p>
    <w:p w14:paraId="2FA83E14" w14:textId="77777777" w:rsidR="00184AA8" w:rsidRPr="00903DBA" w:rsidRDefault="00184AA8" w:rsidP="00184AA8">
      <w:pPr>
        <w:pStyle w:val="Code"/>
        <w:rPr>
          <w:highlight w:val="white"/>
        </w:rPr>
      </w:pPr>
      <w:r w:rsidRPr="00903DBA">
        <w:rPr>
          <w:highlight w:val="white"/>
        </w:rPr>
        <w:t xml:space="preserve">        {MiddleOperator.ShiftRight, AssemblyOperator.shr},</w:t>
      </w:r>
    </w:p>
    <w:p w14:paraId="646256F0" w14:textId="77777777" w:rsidR="00184AA8" w:rsidRPr="00903DBA" w:rsidRDefault="00184AA8" w:rsidP="00184AA8">
      <w:pPr>
        <w:pStyle w:val="Code"/>
        <w:rPr>
          <w:highlight w:val="white"/>
        </w:rPr>
      </w:pPr>
      <w:r w:rsidRPr="00903DBA">
        <w:rPr>
          <w:highlight w:val="white"/>
        </w:rPr>
        <w:t xml:space="preserve">        {MiddleOperator.Equal, AssemblyOperator.je},</w:t>
      </w:r>
    </w:p>
    <w:p w14:paraId="2BAE0E94" w14:textId="77777777" w:rsidR="00184AA8" w:rsidRPr="00903DBA" w:rsidRDefault="00184AA8" w:rsidP="00184AA8">
      <w:pPr>
        <w:pStyle w:val="Code"/>
        <w:rPr>
          <w:highlight w:val="white"/>
        </w:rPr>
      </w:pPr>
      <w:r w:rsidRPr="00903DBA">
        <w:rPr>
          <w:highlight w:val="white"/>
        </w:rPr>
        <w:t xml:space="preserve">        {MiddleOperator.NotEqual, AssemblyOperator.jne},</w:t>
      </w:r>
    </w:p>
    <w:p w14:paraId="4F7211FD" w14:textId="77777777" w:rsidR="00184AA8" w:rsidRPr="00903DBA" w:rsidRDefault="00184AA8" w:rsidP="00184AA8">
      <w:pPr>
        <w:pStyle w:val="Code"/>
        <w:rPr>
          <w:highlight w:val="white"/>
        </w:rPr>
      </w:pPr>
      <w:r w:rsidRPr="00903DBA">
        <w:rPr>
          <w:highlight w:val="white"/>
        </w:rPr>
        <w:t xml:space="preserve">        {MiddleOperator.Carry, AssemblyOperator.jc},</w:t>
      </w:r>
    </w:p>
    <w:p w14:paraId="66290906" w14:textId="77777777" w:rsidR="00184AA8" w:rsidRPr="00903DBA" w:rsidRDefault="00184AA8" w:rsidP="00184AA8">
      <w:pPr>
        <w:pStyle w:val="Code"/>
        <w:rPr>
          <w:highlight w:val="white"/>
        </w:rPr>
      </w:pPr>
      <w:r w:rsidRPr="00903DBA">
        <w:rPr>
          <w:highlight w:val="white"/>
        </w:rPr>
        <w:t xml:space="preserve">        {MiddleOperator.NotCarry, AssemblyOperator.jnc},</w:t>
      </w:r>
    </w:p>
    <w:p w14:paraId="4F4C1D85" w14:textId="77777777" w:rsidR="00184AA8" w:rsidRPr="00903DBA" w:rsidRDefault="00184AA8" w:rsidP="00184AA8">
      <w:pPr>
        <w:pStyle w:val="Code"/>
        <w:rPr>
          <w:highlight w:val="white"/>
        </w:rPr>
      </w:pPr>
      <w:r w:rsidRPr="00903DBA">
        <w:rPr>
          <w:highlight w:val="white"/>
        </w:rPr>
        <w:t xml:space="preserve">        {MiddleOperator.Compare, AssemblyOperator.cmp},</w:t>
      </w:r>
    </w:p>
    <w:p w14:paraId="36155833" w14:textId="77777777" w:rsidR="00184AA8" w:rsidRPr="00903DBA" w:rsidRDefault="00184AA8" w:rsidP="00184AA8">
      <w:pPr>
        <w:pStyle w:val="Code"/>
        <w:rPr>
          <w:highlight w:val="white"/>
        </w:rPr>
      </w:pPr>
      <w:r w:rsidRPr="00903DBA">
        <w:rPr>
          <w:highlight w:val="white"/>
        </w:rPr>
        <w:t xml:space="preserve">        {MiddleOperator.SignedLessThan, AssemblyOperator.jl},</w:t>
      </w:r>
    </w:p>
    <w:p w14:paraId="6BE5710B" w14:textId="77777777" w:rsidR="00184AA8" w:rsidRPr="00903DBA" w:rsidRDefault="00184AA8" w:rsidP="00184AA8">
      <w:pPr>
        <w:pStyle w:val="Code"/>
        <w:rPr>
          <w:highlight w:val="white"/>
        </w:rPr>
      </w:pPr>
      <w:r w:rsidRPr="00903DBA">
        <w:rPr>
          <w:highlight w:val="white"/>
        </w:rPr>
        <w:t xml:space="preserve">        {MiddleOperator.SignedLessThanEqual,AssemblyOperator.jle},</w:t>
      </w:r>
    </w:p>
    <w:p w14:paraId="5C2EAF00" w14:textId="77777777" w:rsidR="00184AA8" w:rsidRPr="00903DBA" w:rsidRDefault="00184AA8" w:rsidP="00184AA8">
      <w:pPr>
        <w:pStyle w:val="Code"/>
        <w:rPr>
          <w:highlight w:val="white"/>
        </w:rPr>
      </w:pPr>
      <w:r w:rsidRPr="00903DBA">
        <w:rPr>
          <w:highlight w:val="white"/>
        </w:rPr>
        <w:t xml:space="preserve">        {MiddleOperator.SignedGreaterThan, AssemblyOperator.jg},</w:t>
      </w:r>
    </w:p>
    <w:p w14:paraId="05FC8485" w14:textId="77777777" w:rsidR="00184AA8" w:rsidRPr="00903DBA" w:rsidRDefault="00184AA8" w:rsidP="00184AA8">
      <w:pPr>
        <w:pStyle w:val="Code"/>
        <w:rPr>
          <w:highlight w:val="white"/>
        </w:rPr>
      </w:pPr>
      <w:r w:rsidRPr="00903DBA">
        <w:rPr>
          <w:highlight w:val="white"/>
        </w:rPr>
        <w:t xml:space="preserve">        {MiddleOperator.SignedGreaterThanEqual, AssemblyOperator.jge},</w:t>
      </w:r>
    </w:p>
    <w:p w14:paraId="43749CE9" w14:textId="77777777" w:rsidR="00184AA8" w:rsidRPr="00903DBA" w:rsidRDefault="00184AA8" w:rsidP="00184AA8">
      <w:pPr>
        <w:pStyle w:val="Code"/>
        <w:rPr>
          <w:highlight w:val="white"/>
        </w:rPr>
      </w:pPr>
      <w:r w:rsidRPr="00903DBA">
        <w:rPr>
          <w:highlight w:val="white"/>
        </w:rPr>
        <w:t xml:space="preserve">        {MiddleOperator.UnsignedLessThan, AssemblyOperator.jb},</w:t>
      </w:r>
    </w:p>
    <w:p w14:paraId="6BB47221" w14:textId="77777777" w:rsidR="00184AA8" w:rsidRPr="00903DBA" w:rsidRDefault="00184AA8" w:rsidP="00184AA8">
      <w:pPr>
        <w:pStyle w:val="Code"/>
        <w:rPr>
          <w:highlight w:val="white"/>
        </w:rPr>
      </w:pPr>
      <w:r w:rsidRPr="00903DBA">
        <w:rPr>
          <w:highlight w:val="white"/>
        </w:rPr>
        <w:t xml:space="preserve">        {MiddleOperator.UnsignedLessThanEqual, AssemblyOperator.jbe},</w:t>
      </w:r>
    </w:p>
    <w:p w14:paraId="048B53E1" w14:textId="77777777" w:rsidR="00184AA8" w:rsidRPr="00903DBA" w:rsidRDefault="00184AA8" w:rsidP="00184AA8">
      <w:pPr>
        <w:pStyle w:val="Code"/>
        <w:rPr>
          <w:highlight w:val="white"/>
        </w:rPr>
      </w:pPr>
      <w:r w:rsidRPr="00903DBA">
        <w:rPr>
          <w:highlight w:val="white"/>
        </w:rPr>
        <w:t xml:space="preserve">        {MiddleOperator.UnsignedGreaterThan, AssemblyOperator.ja},</w:t>
      </w:r>
    </w:p>
    <w:p w14:paraId="701D83D3" w14:textId="77777777" w:rsidR="00184AA8" w:rsidRPr="00903DBA" w:rsidRDefault="00184AA8" w:rsidP="00184AA8">
      <w:pPr>
        <w:pStyle w:val="Code"/>
        <w:rPr>
          <w:highlight w:val="white"/>
        </w:rPr>
      </w:pPr>
      <w:r w:rsidRPr="00903DBA">
        <w:rPr>
          <w:highlight w:val="white"/>
        </w:rPr>
        <w:t xml:space="preserve">        {MiddleOperator.UnsignedGreaterThanEqual, AssemblyOperator.jae}};</w:t>
      </w:r>
    </w:p>
    <w:p w14:paraId="3757327C" w14:textId="77777777" w:rsidR="00184AA8" w:rsidRPr="00903DBA" w:rsidRDefault="00184AA8" w:rsidP="00184AA8">
      <w:pPr>
        <w:pStyle w:val="Code"/>
        <w:rPr>
          <w:highlight w:val="white"/>
        </w:rPr>
      </w:pPr>
    </w:p>
    <w:p w14:paraId="27388A34" w14:textId="77777777" w:rsidR="00184AA8" w:rsidRPr="00903DBA" w:rsidRDefault="00184AA8" w:rsidP="00184AA8">
      <w:pPr>
        <w:pStyle w:val="Code"/>
        <w:rPr>
          <w:highlight w:val="white"/>
        </w:rPr>
      </w:pPr>
      <w:r w:rsidRPr="00903DBA">
        <w:rPr>
          <w:highlight w:val="white"/>
        </w:rPr>
        <w:t xml:space="preserve">    public void IntegralUnary(MiddleCode middleCode) {</w:t>
      </w:r>
    </w:p>
    <w:p w14:paraId="3F1AA77C" w14:textId="77777777" w:rsidR="00184AA8" w:rsidRPr="00903DBA" w:rsidRDefault="00184AA8" w:rsidP="00184AA8">
      <w:pPr>
        <w:pStyle w:val="Code"/>
        <w:rPr>
          <w:highlight w:val="white"/>
        </w:rPr>
      </w:pPr>
      <w:r w:rsidRPr="00903DBA">
        <w:rPr>
          <w:highlight w:val="white"/>
        </w:rPr>
        <w:t xml:space="preserve">      Symbol resultSymbol = (Symbol)middleCode[0],</w:t>
      </w:r>
    </w:p>
    <w:p w14:paraId="7C981B88" w14:textId="77777777" w:rsidR="00184AA8" w:rsidRPr="00903DBA" w:rsidRDefault="00184AA8" w:rsidP="00184AA8">
      <w:pPr>
        <w:pStyle w:val="Code"/>
        <w:rPr>
          <w:highlight w:val="white"/>
        </w:rPr>
      </w:pPr>
      <w:r w:rsidRPr="00903DBA">
        <w:rPr>
          <w:highlight w:val="white"/>
        </w:rPr>
        <w:t xml:space="preserve">             unarySymbol = (Symbol)middleCode[1];</w:t>
      </w:r>
    </w:p>
    <w:p w14:paraId="7265284A" w14:textId="77777777" w:rsidR="00184AA8" w:rsidRPr="00903DBA" w:rsidRDefault="00184AA8" w:rsidP="00184AA8">
      <w:pPr>
        <w:pStyle w:val="Code"/>
        <w:rPr>
          <w:highlight w:val="white"/>
        </w:rPr>
      </w:pPr>
      <w:r w:rsidRPr="00903DBA">
        <w:rPr>
          <w:highlight w:val="white"/>
        </w:rPr>
        <w:t xml:space="preserve">      IntegralUnary(middleCode.Operator, resultSymbol, unarySymbol);</w:t>
      </w:r>
    </w:p>
    <w:p w14:paraId="2DC790B3" w14:textId="77777777" w:rsidR="00184AA8" w:rsidRPr="00903DBA" w:rsidRDefault="00184AA8" w:rsidP="00184AA8">
      <w:pPr>
        <w:pStyle w:val="Code"/>
        <w:rPr>
          <w:highlight w:val="white"/>
        </w:rPr>
      </w:pPr>
      <w:r w:rsidRPr="00903DBA">
        <w:rPr>
          <w:highlight w:val="white"/>
        </w:rPr>
        <w:t xml:space="preserve">    }</w:t>
      </w:r>
    </w:p>
    <w:p w14:paraId="5C06F991" w14:textId="77777777" w:rsidR="00184AA8" w:rsidRPr="00903DBA" w:rsidRDefault="00184AA8" w:rsidP="00184AA8">
      <w:pPr>
        <w:pStyle w:val="Code"/>
        <w:rPr>
          <w:highlight w:val="white"/>
        </w:rPr>
      </w:pPr>
    </w:p>
    <w:p w14:paraId="12A12804" w14:textId="77777777" w:rsidR="00184AA8" w:rsidRPr="00903DBA" w:rsidRDefault="00184AA8" w:rsidP="00184AA8">
      <w:pPr>
        <w:pStyle w:val="Code"/>
        <w:rPr>
          <w:highlight w:val="white"/>
        </w:rPr>
      </w:pPr>
      <w:r w:rsidRPr="00903DBA">
        <w:rPr>
          <w:highlight w:val="white"/>
        </w:rPr>
        <w:t xml:space="preserve">    public void IntegralUnary(MiddleOperator middleOperator,</w:t>
      </w:r>
    </w:p>
    <w:p w14:paraId="4B88C9FD" w14:textId="77777777" w:rsidR="00184AA8" w:rsidRPr="00903DBA" w:rsidRDefault="00184AA8" w:rsidP="00184AA8">
      <w:pPr>
        <w:pStyle w:val="Code"/>
        <w:rPr>
          <w:highlight w:val="white"/>
        </w:rPr>
      </w:pPr>
      <w:r w:rsidRPr="00903DBA">
        <w:rPr>
          <w:highlight w:val="white"/>
        </w:rPr>
        <w:t xml:space="preserve">                              Symbol resultSymbol, Symbol unarySymbol) {</w:t>
      </w:r>
    </w:p>
    <w:p w14:paraId="59B9D303" w14:textId="77777777" w:rsidR="00184AA8" w:rsidRPr="00903DBA" w:rsidRDefault="00184AA8" w:rsidP="00184AA8">
      <w:pPr>
        <w:pStyle w:val="Code"/>
        <w:rPr>
          <w:highlight w:val="white"/>
        </w:rPr>
      </w:pPr>
      <w:r w:rsidRPr="00903DBA">
        <w:rPr>
          <w:highlight w:val="white"/>
        </w:rPr>
        <w:t xml:space="preserve">      AssemblyOperator objectOperator =</w:t>
      </w:r>
    </w:p>
    <w:p w14:paraId="48E10DB4" w14:textId="77777777" w:rsidR="00184AA8" w:rsidRPr="00903DBA" w:rsidRDefault="00184AA8" w:rsidP="00184AA8">
      <w:pPr>
        <w:pStyle w:val="Code"/>
        <w:rPr>
          <w:highlight w:val="white"/>
        </w:rPr>
      </w:pPr>
      <w:r w:rsidRPr="00903DBA">
        <w:rPr>
          <w:highlight w:val="white"/>
        </w:rPr>
        <w:t xml:space="preserve">        m_middleToIntegralMap[middleOperator];</w:t>
      </w:r>
    </w:p>
    <w:p w14:paraId="7CD796A4" w14:textId="77777777" w:rsidR="00184AA8" w:rsidRPr="00903DBA" w:rsidRDefault="00184AA8" w:rsidP="00184AA8">
      <w:pPr>
        <w:pStyle w:val="Code"/>
        <w:rPr>
          <w:highlight w:val="white"/>
        </w:rPr>
      </w:pPr>
      <w:r w:rsidRPr="00903DBA">
        <w:rPr>
          <w:highlight w:val="white"/>
        </w:rPr>
        <w:t xml:space="preserve">      int typeSize = unarySymbol.Type.SizeArray();</w:t>
      </w:r>
    </w:p>
    <w:p w14:paraId="75BB1320" w14:textId="77777777" w:rsidR="00184AA8" w:rsidRPr="00903DBA" w:rsidRDefault="00184AA8" w:rsidP="00184AA8">
      <w:pPr>
        <w:pStyle w:val="Code"/>
        <w:rPr>
          <w:highlight w:val="white"/>
        </w:rPr>
      </w:pPr>
    </w:p>
    <w:p w14:paraId="24D9B514" w14:textId="77777777" w:rsidR="00184AA8" w:rsidRPr="00903DBA" w:rsidRDefault="00184AA8" w:rsidP="00184AA8">
      <w:pPr>
        <w:pStyle w:val="Code"/>
        <w:rPr>
          <w:highlight w:val="white"/>
        </w:rPr>
      </w:pPr>
      <w:r w:rsidRPr="00903DBA">
        <w:rPr>
          <w:highlight w:val="white"/>
        </w:rPr>
        <w:t xml:space="preserve">      Track unaryTrack = null;</w:t>
      </w:r>
    </w:p>
    <w:p w14:paraId="481729B7" w14:textId="77777777" w:rsidR="00184AA8" w:rsidRPr="00903DBA" w:rsidRDefault="00184AA8" w:rsidP="00184AA8">
      <w:pPr>
        <w:pStyle w:val="Code"/>
        <w:rPr>
          <w:highlight w:val="white"/>
        </w:rPr>
      </w:pPr>
      <w:r w:rsidRPr="00903DBA">
        <w:rPr>
          <w:highlight w:val="white"/>
        </w:rPr>
        <w:t xml:space="preserve">      if (unarySymbol.Value is BigInteger) {</w:t>
      </w:r>
    </w:p>
    <w:p w14:paraId="3BA82720" w14:textId="206ED784" w:rsidR="00184AA8" w:rsidRPr="00903DBA" w:rsidRDefault="00184AA8" w:rsidP="00184AA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Add(ConstantExpression.Value(unarySymbol));</w:t>
      </w:r>
    </w:p>
    <w:p w14:paraId="3CF1C1B4" w14:textId="77777777" w:rsidR="00184AA8" w:rsidRPr="00903DBA" w:rsidRDefault="00184AA8" w:rsidP="00184AA8">
      <w:pPr>
        <w:pStyle w:val="Code"/>
        <w:rPr>
          <w:highlight w:val="white"/>
        </w:rPr>
      </w:pPr>
      <w:r w:rsidRPr="00903DBA">
        <w:rPr>
          <w:highlight w:val="white"/>
        </w:rPr>
        <w:t xml:space="preserve">        AddAssemblyCode(objectOperator, unarySymbol.UniqueName,</w:t>
      </w:r>
    </w:p>
    <w:p w14:paraId="21A0F062" w14:textId="77777777" w:rsidR="00184AA8" w:rsidRPr="00903DBA" w:rsidRDefault="00184AA8" w:rsidP="00184AA8">
      <w:pPr>
        <w:pStyle w:val="Code"/>
        <w:rPr>
          <w:highlight w:val="white"/>
        </w:rPr>
      </w:pPr>
      <w:r w:rsidRPr="00903DBA">
        <w:rPr>
          <w:highlight w:val="white"/>
        </w:rPr>
        <w:t xml:space="preserve">                        0, null, typeSize);</w:t>
      </w:r>
    </w:p>
    <w:p w14:paraId="363298D9" w14:textId="7EA877B7" w:rsidR="00184AA8" w:rsidRPr="00903DBA" w:rsidRDefault="00184AA8" w:rsidP="00184AA8">
      <w:pPr>
        <w:pStyle w:val="Code"/>
        <w:rPr>
          <w:highlight w:val="white"/>
        </w:rPr>
      </w:pPr>
      <w:r w:rsidRPr="00903DBA">
        <w:rPr>
          <w:highlight w:val="white"/>
        </w:rPr>
        <w:t xml:space="preserve">      }</w:t>
      </w:r>
    </w:p>
    <w:p w14:paraId="1A1E856D" w14:textId="77777777" w:rsidR="00BB1E04" w:rsidRPr="00903DBA" w:rsidRDefault="00BB1E04" w:rsidP="00BB1E04">
      <w:pPr>
        <w:pStyle w:val="Code"/>
        <w:rPr>
          <w:highlight w:val="white"/>
        </w:rPr>
      </w:pPr>
      <w:r w:rsidRPr="00903DBA">
        <w:rPr>
          <w:highlight w:val="white"/>
        </w:rPr>
        <w:t xml:space="preserve">      else if (m_trackMap.TryGetValue(unarySymbol, out unaryTrack)) {</w:t>
      </w:r>
    </w:p>
    <w:p w14:paraId="1FF16C22" w14:textId="77777777" w:rsidR="00BB1E04" w:rsidRPr="00903DBA" w:rsidRDefault="00BB1E04" w:rsidP="00BB1E04">
      <w:pPr>
        <w:pStyle w:val="Code"/>
        <w:rPr>
          <w:highlight w:val="white"/>
        </w:rPr>
      </w:pPr>
      <w:r w:rsidRPr="00903DBA">
        <w:rPr>
          <w:highlight w:val="white"/>
        </w:rPr>
        <w:t xml:space="preserve">        if (middleOperator != MiddleOperator.UnaryAdd) {</w:t>
      </w:r>
    </w:p>
    <w:p w14:paraId="0BCE1D69" w14:textId="77777777" w:rsidR="00BB1E04" w:rsidRPr="00903DBA" w:rsidRDefault="00BB1E04" w:rsidP="00BB1E04">
      <w:pPr>
        <w:pStyle w:val="Code"/>
        <w:rPr>
          <w:highlight w:val="white"/>
        </w:rPr>
      </w:pPr>
      <w:r w:rsidRPr="00903DBA">
        <w:rPr>
          <w:highlight w:val="white"/>
        </w:rPr>
        <w:t xml:space="preserve">          AddAssemblyCode(objectOperator, unaryTrack);</w:t>
      </w:r>
    </w:p>
    <w:p w14:paraId="7D4AFC70" w14:textId="77777777" w:rsidR="00BB1E04" w:rsidRPr="00903DBA" w:rsidRDefault="00BB1E04" w:rsidP="00BB1E04">
      <w:pPr>
        <w:pStyle w:val="Code"/>
        <w:rPr>
          <w:highlight w:val="white"/>
        </w:rPr>
      </w:pPr>
      <w:r w:rsidRPr="00903DBA">
        <w:rPr>
          <w:highlight w:val="white"/>
        </w:rPr>
        <w:t xml:space="preserve">        }</w:t>
      </w:r>
    </w:p>
    <w:p w14:paraId="40C356D7" w14:textId="77777777" w:rsidR="00BB1E04" w:rsidRPr="00903DBA" w:rsidRDefault="00BB1E04" w:rsidP="00BB1E04">
      <w:pPr>
        <w:pStyle w:val="Code"/>
        <w:rPr>
          <w:highlight w:val="white"/>
        </w:rPr>
      </w:pPr>
      <w:r w:rsidRPr="00903DBA">
        <w:rPr>
          <w:highlight w:val="white"/>
        </w:rPr>
        <w:t xml:space="preserve">        m_trackMap.Remove(unarySymbol);</w:t>
      </w:r>
    </w:p>
    <w:p w14:paraId="20E73D37" w14:textId="77777777" w:rsidR="00BB1E04" w:rsidRPr="00903DBA" w:rsidRDefault="00BB1E04" w:rsidP="00BB1E04">
      <w:pPr>
        <w:pStyle w:val="Code"/>
        <w:rPr>
          <w:highlight w:val="white"/>
        </w:rPr>
      </w:pPr>
      <w:r w:rsidRPr="00903DBA">
        <w:rPr>
          <w:highlight w:val="white"/>
        </w:rPr>
        <w:t xml:space="preserve">      }</w:t>
      </w:r>
    </w:p>
    <w:p w14:paraId="4E1E8DFB" w14:textId="77777777" w:rsidR="00184AA8" w:rsidRPr="00903DBA" w:rsidRDefault="00184AA8" w:rsidP="00184AA8">
      <w:pPr>
        <w:rPr>
          <w:highlight w:val="white"/>
        </w:rPr>
      </w:pPr>
      <w:r w:rsidRPr="00903DBA">
        <w:rPr>
          <w:highlight w:val="white"/>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903DBA" w:rsidRDefault="00184AA8" w:rsidP="00184AA8">
      <w:pPr>
        <w:pStyle w:val="Code"/>
        <w:rPr>
          <w:highlight w:val="white"/>
        </w:rPr>
      </w:pPr>
      <w:r w:rsidRPr="00903DBA">
        <w:rPr>
          <w:highlight w:val="white"/>
        </w:rPr>
        <w:t xml:space="preserve">      else if (resultSymbol == unarySymbol) {</w:t>
      </w:r>
    </w:p>
    <w:p w14:paraId="0F81DA9B" w14:textId="77777777" w:rsidR="00184AA8" w:rsidRPr="00903DBA" w:rsidRDefault="00184AA8" w:rsidP="00184AA8">
      <w:pPr>
        <w:pStyle w:val="Code"/>
        <w:rPr>
          <w:highlight w:val="white"/>
        </w:rPr>
      </w:pPr>
      <w:r w:rsidRPr="00903DBA">
        <w:rPr>
          <w:highlight w:val="white"/>
        </w:rPr>
        <w:t xml:space="preserve">        Assert.ErrorXXX(unaryTrack == null);</w:t>
      </w:r>
    </w:p>
    <w:p w14:paraId="03AC3571" w14:textId="77777777" w:rsidR="00184AA8" w:rsidRPr="00903DBA" w:rsidRDefault="00184AA8" w:rsidP="00184AA8">
      <w:pPr>
        <w:pStyle w:val="Code"/>
        <w:rPr>
          <w:highlight w:val="white"/>
        </w:rPr>
      </w:pPr>
      <w:r w:rsidRPr="00903DBA">
        <w:rPr>
          <w:highlight w:val="white"/>
        </w:rPr>
        <w:lastRenderedPageBreak/>
        <w:t xml:space="preserve">        if (middleOperator != MiddleOperator.UnaryAdd) {</w:t>
      </w:r>
    </w:p>
    <w:p w14:paraId="008AEE52" w14:textId="77777777" w:rsidR="00184AA8" w:rsidRPr="00903DBA" w:rsidRDefault="00184AA8" w:rsidP="00184AA8">
      <w:pPr>
        <w:pStyle w:val="Code"/>
        <w:rPr>
          <w:highlight w:val="white"/>
        </w:rPr>
      </w:pPr>
      <w:r w:rsidRPr="00903DBA">
        <w:rPr>
          <w:highlight w:val="white"/>
        </w:rPr>
        <w:t xml:space="preserve">          AddAssemblyCode(objectOperator, Base(unarySymbol),</w:t>
      </w:r>
    </w:p>
    <w:p w14:paraId="6CE57117" w14:textId="77777777" w:rsidR="00184AA8" w:rsidRPr="00903DBA" w:rsidRDefault="00184AA8" w:rsidP="00184AA8">
      <w:pPr>
        <w:pStyle w:val="Code"/>
        <w:rPr>
          <w:highlight w:val="white"/>
        </w:rPr>
      </w:pPr>
      <w:r w:rsidRPr="00903DBA">
        <w:rPr>
          <w:highlight w:val="white"/>
        </w:rPr>
        <w:t xml:space="preserve">                          Offset(unarySymbol), null, typeSize);</w:t>
      </w:r>
    </w:p>
    <w:p w14:paraId="39306D21" w14:textId="77777777" w:rsidR="00184AA8" w:rsidRPr="00903DBA" w:rsidRDefault="00184AA8" w:rsidP="00184AA8">
      <w:pPr>
        <w:pStyle w:val="Code"/>
        <w:rPr>
          <w:highlight w:val="white"/>
        </w:rPr>
      </w:pPr>
      <w:r w:rsidRPr="00903DBA">
        <w:rPr>
          <w:highlight w:val="white"/>
        </w:rPr>
        <w:t xml:space="preserve">        }</w:t>
      </w:r>
    </w:p>
    <w:p w14:paraId="11D74E0D" w14:textId="77777777" w:rsidR="00184AA8" w:rsidRPr="00903DBA" w:rsidRDefault="00184AA8" w:rsidP="00184AA8">
      <w:pPr>
        <w:pStyle w:val="Code"/>
        <w:rPr>
          <w:highlight w:val="white"/>
        </w:rPr>
      </w:pPr>
      <w:r w:rsidRPr="00903DBA">
        <w:rPr>
          <w:highlight w:val="white"/>
        </w:rPr>
        <w:t xml:space="preserve">      }</w:t>
      </w:r>
    </w:p>
    <w:p w14:paraId="0BDA1202" w14:textId="77777777" w:rsidR="00184AA8" w:rsidRPr="00903DBA" w:rsidRDefault="00184AA8" w:rsidP="00184AA8">
      <w:pPr>
        <w:rPr>
          <w:highlight w:val="white"/>
        </w:rPr>
      </w:pPr>
      <w:r w:rsidRPr="00903DBA">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903DBA" w:rsidRDefault="00184AA8" w:rsidP="00184AA8">
      <w:pPr>
        <w:pStyle w:val="Code"/>
        <w:rPr>
          <w:highlight w:val="white"/>
        </w:rPr>
      </w:pPr>
      <w:r w:rsidRPr="00903DBA">
        <w:rPr>
          <w:highlight w:val="white"/>
        </w:rPr>
        <w:t xml:space="preserve">      else {</w:t>
      </w:r>
    </w:p>
    <w:p w14:paraId="1644961A" w14:textId="77777777" w:rsidR="00184AA8" w:rsidRPr="00903DBA" w:rsidRDefault="00184AA8" w:rsidP="00184AA8">
      <w:pPr>
        <w:pStyle w:val="Code"/>
        <w:rPr>
          <w:highlight w:val="white"/>
        </w:rPr>
      </w:pPr>
      <w:r w:rsidRPr="00903DBA">
        <w:rPr>
          <w:highlight w:val="white"/>
        </w:rPr>
        <w:t xml:space="preserve">        unaryTrack = LoadValueToRegister(unarySymbol);</w:t>
      </w:r>
    </w:p>
    <w:p w14:paraId="603F2B9A" w14:textId="77777777" w:rsidR="00184AA8" w:rsidRPr="00903DBA" w:rsidRDefault="00184AA8" w:rsidP="00184AA8">
      <w:pPr>
        <w:pStyle w:val="Code"/>
        <w:rPr>
          <w:highlight w:val="white"/>
        </w:rPr>
      </w:pPr>
    </w:p>
    <w:p w14:paraId="727889B6"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1547F1FF" w14:textId="77777777" w:rsidR="00184AA8" w:rsidRPr="00903DBA" w:rsidRDefault="00184AA8" w:rsidP="00184AA8">
      <w:pPr>
        <w:pStyle w:val="Code"/>
        <w:rPr>
          <w:highlight w:val="white"/>
        </w:rPr>
      </w:pPr>
      <w:r w:rsidRPr="00903DBA">
        <w:rPr>
          <w:highlight w:val="white"/>
        </w:rPr>
        <w:t xml:space="preserve">          AddAssemblyCode(objectOperator, unaryTrack);</w:t>
      </w:r>
    </w:p>
    <w:p w14:paraId="041B8641" w14:textId="77777777" w:rsidR="00184AA8" w:rsidRPr="00903DBA" w:rsidRDefault="00184AA8" w:rsidP="00184AA8">
      <w:pPr>
        <w:pStyle w:val="Code"/>
        <w:rPr>
          <w:highlight w:val="white"/>
        </w:rPr>
      </w:pPr>
      <w:r w:rsidRPr="00903DBA">
        <w:rPr>
          <w:highlight w:val="white"/>
        </w:rPr>
        <w:t xml:space="preserve">        }</w:t>
      </w:r>
    </w:p>
    <w:p w14:paraId="2EFA0B16" w14:textId="77777777" w:rsidR="00184AA8" w:rsidRPr="00903DBA" w:rsidRDefault="00184AA8" w:rsidP="00184AA8">
      <w:pPr>
        <w:rPr>
          <w:highlight w:val="white"/>
        </w:rPr>
      </w:pPr>
      <w:r w:rsidRPr="00903DBA">
        <w:rPr>
          <w:highlight w:val="white"/>
        </w:rPr>
        <w:t>If the result symbol is a temporary variable, we add the unary track to the result symbol in the track map.</w:t>
      </w:r>
    </w:p>
    <w:p w14:paraId="4988098F" w14:textId="63D4D962" w:rsidR="00184AA8" w:rsidRPr="00903DBA" w:rsidRDefault="00184AA8" w:rsidP="00184AA8">
      <w:pPr>
        <w:pStyle w:val="Code"/>
        <w:rPr>
          <w:highlight w:val="white"/>
        </w:rPr>
      </w:pPr>
      <w:r w:rsidRPr="00903DBA">
        <w:rPr>
          <w:highlight w:val="white"/>
        </w:rPr>
        <w:t xml:space="preserve">        if (resultSymbol.</w:t>
      </w:r>
      <w:r w:rsidR="00380086" w:rsidRPr="00903DBA">
        <w:rPr>
          <w:highlight w:val="white"/>
        </w:rPr>
        <w:t>Is</w:t>
      </w:r>
      <w:r w:rsidR="00986125" w:rsidRPr="00903DBA">
        <w:rPr>
          <w:highlight w:val="white"/>
        </w:rPr>
        <w:t>Temporary</w:t>
      </w:r>
      <w:r w:rsidR="00380086" w:rsidRPr="00903DBA">
        <w:rPr>
          <w:highlight w:val="white"/>
        </w:rPr>
        <w:t>()</w:t>
      </w:r>
      <w:r w:rsidRPr="00903DBA">
        <w:rPr>
          <w:highlight w:val="white"/>
        </w:rPr>
        <w:t>) {</w:t>
      </w:r>
    </w:p>
    <w:p w14:paraId="02E38021" w14:textId="77777777" w:rsidR="00184AA8" w:rsidRPr="00903DBA" w:rsidRDefault="00184AA8" w:rsidP="00184AA8">
      <w:pPr>
        <w:pStyle w:val="Code"/>
        <w:rPr>
          <w:highlight w:val="white"/>
        </w:rPr>
      </w:pPr>
      <w:r w:rsidRPr="00903DBA">
        <w:rPr>
          <w:highlight w:val="white"/>
        </w:rPr>
        <w:t xml:space="preserve">          Assert.ErrorXXX(resultSymbol.AddressSymbol == null);</w:t>
      </w:r>
    </w:p>
    <w:p w14:paraId="6CB728E9" w14:textId="77777777" w:rsidR="00184AA8" w:rsidRPr="00903DBA" w:rsidRDefault="00184AA8" w:rsidP="00184AA8">
      <w:pPr>
        <w:pStyle w:val="Code"/>
        <w:rPr>
          <w:highlight w:val="white"/>
        </w:rPr>
      </w:pPr>
      <w:r w:rsidRPr="00903DBA">
        <w:rPr>
          <w:highlight w:val="white"/>
        </w:rPr>
        <w:t xml:space="preserve">          m_trackMap.Add(resultSymbol, unaryTrack);</w:t>
      </w:r>
    </w:p>
    <w:p w14:paraId="49A951F5" w14:textId="77777777" w:rsidR="00184AA8" w:rsidRPr="00903DBA" w:rsidRDefault="00184AA8" w:rsidP="00184AA8">
      <w:pPr>
        <w:pStyle w:val="Code"/>
        <w:rPr>
          <w:highlight w:val="white"/>
        </w:rPr>
      </w:pPr>
      <w:r w:rsidRPr="00903DBA">
        <w:rPr>
          <w:highlight w:val="white"/>
        </w:rPr>
        <w:t xml:space="preserve">        }</w:t>
      </w:r>
    </w:p>
    <w:p w14:paraId="7FB9F05A" w14:textId="77777777" w:rsidR="00184AA8" w:rsidRPr="00903DBA" w:rsidRDefault="00184AA8" w:rsidP="00184AA8">
      <w:pPr>
        <w:rPr>
          <w:highlight w:val="white"/>
        </w:rPr>
      </w:pPr>
      <w:r w:rsidRPr="00903DBA">
        <w:rPr>
          <w:highlight w:val="white"/>
        </w:rPr>
        <w:t>If the result symbol is a regular variable, we store the resulting value of the register on its address.</w:t>
      </w:r>
    </w:p>
    <w:p w14:paraId="1B46B06C" w14:textId="77777777" w:rsidR="00184AA8" w:rsidRPr="00903DBA" w:rsidRDefault="00184AA8" w:rsidP="00184AA8">
      <w:pPr>
        <w:pStyle w:val="Code"/>
        <w:rPr>
          <w:highlight w:val="white"/>
        </w:rPr>
      </w:pPr>
      <w:r w:rsidRPr="00903DBA">
        <w:rPr>
          <w:highlight w:val="white"/>
        </w:rPr>
        <w:t xml:space="preserve">        else {</w:t>
      </w:r>
    </w:p>
    <w:p w14:paraId="01EADF4D" w14:textId="77777777" w:rsidR="00184AA8" w:rsidRPr="00903DBA" w:rsidRDefault="00184AA8" w:rsidP="00184AA8">
      <w:pPr>
        <w:pStyle w:val="Code"/>
        <w:rPr>
          <w:highlight w:val="white"/>
        </w:rPr>
      </w:pPr>
      <w:r w:rsidRPr="00903DBA">
        <w:rPr>
          <w:highlight w:val="white"/>
        </w:rPr>
        <w:t xml:space="preserve">          AddAssemblyCode(AssemblyOperator.mov, Base(resultSymbol),</w:t>
      </w:r>
    </w:p>
    <w:p w14:paraId="2A854C10" w14:textId="77777777" w:rsidR="00184AA8" w:rsidRPr="00903DBA" w:rsidRDefault="00184AA8" w:rsidP="00184AA8">
      <w:pPr>
        <w:pStyle w:val="Code"/>
        <w:rPr>
          <w:highlight w:val="white"/>
        </w:rPr>
      </w:pPr>
      <w:r w:rsidRPr="00903DBA">
        <w:rPr>
          <w:highlight w:val="white"/>
        </w:rPr>
        <w:t xml:space="preserve">                          Offset(resultSymbol), unaryTrack);</w:t>
      </w:r>
    </w:p>
    <w:p w14:paraId="56C3D968" w14:textId="77777777" w:rsidR="00184AA8" w:rsidRPr="00903DBA" w:rsidRDefault="00184AA8" w:rsidP="00184AA8">
      <w:pPr>
        <w:pStyle w:val="Code"/>
        <w:rPr>
          <w:highlight w:val="white"/>
        </w:rPr>
      </w:pPr>
      <w:r w:rsidRPr="00903DBA">
        <w:rPr>
          <w:highlight w:val="white"/>
        </w:rPr>
        <w:t xml:space="preserve">        }</w:t>
      </w:r>
    </w:p>
    <w:p w14:paraId="32784239" w14:textId="77777777" w:rsidR="00184AA8" w:rsidRPr="00903DBA" w:rsidRDefault="00184AA8" w:rsidP="00184AA8">
      <w:pPr>
        <w:pStyle w:val="Code"/>
        <w:rPr>
          <w:highlight w:val="white"/>
        </w:rPr>
      </w:pPr>
    </w:p>
    <w:p w14:paraId="4A915D92" w14:textId="77777777" w:rsidR="00184AA8" w:rsidRPr="00903DBA" w:rsidRDefault="00184AA8" w:rsidP="00184AA8">
      <w:pPr>
        <w:pStyle w:val="Code"/>
        <w:rPr>
          <w:highlight w:val="white"/>
        </w:rPr>
      </w:pPr>
      <w:r w:rsidRPr="00903DBA">
        <w:rPr>
          <w:highlight w:val="white"/>
        </w:rPr>
        <w:t xml:space="preserve">        m_trackMap.Remove(unarySymbol);</w:t>
      </w:r>
    </w:p>
    <w:p w14:paraId="45BF9436" w14:textId="77777777" w:rsidR="00184AA8" w:rsidRPr="00903DBA" w:rsidRDefault="00184AA8" w:rsidP="00184AA8">
      <w:pPr>
        <w:pStyle w:val="Code"/>
        <w:rPr>
          <w:highlight w:val="white"/>
        </w:rPr>
      </w:pPr>
      <w:r w:rsidRPr="00903DBA">
        <w:rPr>
          <w:highlight w:val="white"/>
        </w:rPr>
        <w:t xml:space="preserve">      }</w:t>
      </w:r>
    </w:p>
    <w:p w14:paraId="61A5C437" w14:textId="77777777" w:rsidR="00184AA8" w:rsidRPr="00903DBA" w:rsidRDefault="00184AA8" w:rsidP="00184AA8">
      <w:pPr>
        <w:pStyle w:val="Code"/>
        <w:rPr>
          <w:highlight w:val="white"/>
        </w:rPr>
      </w:pPr>
      <w:r w:rsidRPr="00903DBA">
        <w:rPr>
          <w:highlight w:val="white"/>
        </w:rPr>
        <w:t xml:space="preserve">    }</w:t>
      </w:r>
    </w:p>
    <w:p w14:paraId="210F3F9B" w14:textId="448C8041" w:rsidR="002F73EF" w:rsidRPr="00903DBA" w:rsidRDefault="002F73EF" w:rsidP="002F73EF">
      <w:pPr>
        <w:pStyle w:val="Rubrik3"/>
        <w:rPr>
          <w:highlight w:val="white"/>
        </w:rPr>
      </w:pPr>
      <w:bookmarkStart w:id="457" w:name="_Toc57656094"/>
      <w:r w:rsidRPr="00903DBA">
        <w:rPr>
          <w:highlight w:val="white"/>
        </w:rPr>
        <w:t>Integral Binary</w:t>
      </w:r>
      <w:bookmarkEnd w:id="457"/>
    </w:p>
    <w:p w14:paraId="5D21094A" w14:textId="5F329B7A" w:rsidR="00F00DE2" w:rsidRPr="00903DBA" w:rsidRDefault="00F00DE2" w:rsidP="00F00DE2">
      <w:pPr>
        <w:rPr>
          <w:highlight w:val="white"/>
        </w:rPr>
      </w:pPr>
      <w:r w:rsidRPr="00903DBA">
        <w:rPr>
          <w:highlight w:val="white"/>
        </w:rPr>
        <w:t xml:space="preserve">The binary integral </w:t>
      </w:r>
      <w:r w:rsidR="0041393E" w:rsidRPr="00903DBA">
        <w:rPr>
          <w:highlight w:val="white"/>
        </w:rPr>
        <w:t>addition</w:t>
      </w:r>
      <w:r w:rsidR="00CF52E0" w:rsidRPr="00903DBA">
        <w:rPr>
          <w:highlight w:val="white"/>
        </w:rPr>
        <w:t xml:space="preserve"> and </w:t>
      </w:r>
      <w:r w:rsidR="0041393E" w:rsidRPr="00903DBA">
        <w:rPr>
          <w:highlight w:val="white"/>
        </w:rPr>
        <w:t>subtraction</w:t>
      </w:r>
      <w:r w:rsidR="00CF52E0" w:rsidRPr="00903DBA">
        <w:rPr>
          <w:highlight w:val="white"/>
        </w:rPr>
        <w:t xml:space="preserve"> as well as the bitwise and, or, and xor operations are rather straightforward. </w:t>
      </w:r>
      <w:r w:rsidR="00F237E9" w:rsidRPr="00903DBA">
        <w:rPr>
          <w:highlight w:val="white"/>
        </w:rPr>
        <w:t xml:space="preserve">They take two values stored in registers, on memory addresses, or as integer values. </w:t>
      </w:r>
      <w:r w:rsidR="00CF52E0" w:rsidRPr="00903DBA">
        <w:rPr>
          <w:highlight w:val="white"/>
        </w:rPr>
        <w:t xml:space="preserve">However, </w:t>
      </w:r>
      <w:r w:rsidR="009C5120" w:rsidRPr="00903DBA">
        <w:rPr>
          <w:highlight w:val="white"/>
        </w:rPr>
        <w:t xml:space="preserve">the left and right shift operation demands that the right operands is stored in a specific register. </w:t>
      </w:r>
      <w:r w:rsidR="00832336" w:rsidRPr="00903DBA">
        <w:rPr>
          <w:highlight w:val="white"/>
        </w:rPr>
        <w:t>T</w:t>
      </w:r>
      <w:r w:rsidR="00CF52E0" w:rsidRPr="00903DBA">
        <w:rPr>
          <w:highlight w:val="white"/>
        </w:rPr>
        <w:t xml:space="preserve">he multiplication, division, and modulo operations </w:t>
      </w:r>
      <w:r w:rsidR="00832336" w:rsidRPr="00903DBA">
        <w:rPr>
          <w:highlight w:val="white"/>
        </w:rPr>
        <w:t xml:space="preserve">demands that </w:t>
      </w:r>
      <w:r w:rsidR="00F237E9" w:rsidRPr="00903DBA">
        <w:rPr>
          <w:highlight w:val="white"/>
        </w:rPr>
        <w:t>the left operands must be stored in a specific register</w:t>
      </w:r>
      <w:r w:rsidR="00832336" w:rsidRPr="00903DBA">
        <w:rPr>
          <w:highlight w:val="white"/>
        </w:rPr>
        <w:t xml:space="preserve"> before the operation. In this way, the operation itself takes only the right operands. </w:t>
      </w:r>
    </w:p>
    <w:p w14:paraId="4955F43F" w14:textId="2332B11A" w:rsidR="00F237E9" w:rsidRPr="00903DBA" w:rsidRDefault="009C7769" w:rsidP="00F00DE2">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calls the second </w:t>
      </w:r>
      <w:r w:rsidRPr="00903DBA">
        <w:rPr>
          <w:rStyle w:val="KeyWord0"/>
          <w:highlight w:val="white"/>
        </w:rPr>
        <w:t>IntegralBinary</w:t>
      </w:r>
      <w:r w:rsidRPr="00903DBA">
        <w:rPr>
          <w:highlight w:val="white"/>
        </w:rPr>
        <w:t xml:space="preserve"> method with the operator and the operands.</w:t>
      </w:r>
    </w:p>
    <w:p w14:paraId="6107D74D" w14:textId="77777777" w:rsidR="002F73EF" w:rsidRPr="00903DBA" w:rsidRDefault="002F73EF" w:rsidP="002F73EF">
      <w:pPr>
        <w:pStyle w:val="Code"/>
        <w:rPr>
          <w:highlight w:val="white"/>
        </w:rPr>
      </w:pPr>
      <w:r w:rsidRPr="00903DBA">
        <w:rPr>
          <w:highlight w:val="white"/>
        </w:rPr>
        <w:t xml:space="preserve">    public void IntegralBinary(MiddleCode middleCode) {</w:t>
      </w:r>
    </w:p>
    <w:p w14:paraId="04DB9572" w14:textId="77777777" w:rsidR="002F73EF" w:rsidRPr="00903DBA" w:rsidRDefault="002F73EF" w:rsidP="002F73EF">
      <w:pPr>
        <w:pStyle w:val="Code"/>
        <w:rPr>
          <w:highlight w:val="white"/>
        </w:rPr>
      </w:pPr>
      <w:r w:rsidRPr="00903DBA">
        <w:rPr>
          <w:highlight w:val="white"/>
        </w:rPr>
        <w:t xml:space="preserve">      Symbol resultSymbol = (Symbol)middleCode[0],</w:t>
      </w:r>
    </w:p>
    <w:p w14:paraId="7700DC2D" w14:textId="77777777" w:rsidR="002F73EF" w:rsidRPr="00903DBA" w:rsidRDefault="002F73EF" w:rsidP="002F73EF">
      <w:pPr>
        <w:pStyle w:val="Code"/>
        <w:rPr>
          <w:highlight w:val="white"/>
        </w:rPr>
      </w:pPr>
      <w:r w:rsidRPr="00903DBA">
        <w:rPr>
          <w:highlight w:val="white"/>
        </w:rPr>
        <w:t xml:space="preserve">             leftSymbol = (Symbol)middleCode[1],</w:t>
      </w:r>
    </w:p>
    <w:p w14:paraId="770B992A" w14:textId="77777777" w:rsidR="002F73EF" w:rsidRPr="00903DBA" w:rsidRDefault="002F73EF" w:rsidP="002F73EF">
      <w:pPr>
        <w:pStyle w:val="Code"/>
        <w:rPr>
          <w:highlight w:val="white"/>
        </w:rPr>
      </w:pPr>
      <w:r w:rsidRPr="00903DBA">
        <w:rPr>
          <w:highlight w:val="white"/>
        </w:rPr>
        <w:t xml:space="preserve">             rightSymbol = (Symbol)middleCode[2];</w:t>
      </w:r>
    </w:p>
    <w:p w14:paraId="12FFD2FA" w14:textId="77777777" w:rsidR="002F73EF" w:rsidRPr="00903DBA" w:rsidRDefault="002F73EF" w:rsidP="002F73EF">
      <w:pPr>
        <w:pStyle w:val="Code"/>
        <w:rPr>
          <w:highlight w:val="white"/>
        </w:rPr>
      </w:pPr>
      <w:r w:rsidRPr="00903DBA">
        <w:rPr>
          <w:highlight w:val="white"/>
        </w:rPr>
        <w:t xml:space="preserve">      IntegralBinary(middleCode.Operator, resultSymbol,</w:t>
      </w:r>
    </w:p>
    <w:p w14:paraId="7B4D77E4" w14:textId="77777777" w:rsidR="002F73EF" w:rsidRPr="00903DBA" w:rsidRDefault="002F73EF" w:rsidP="002F73EF">
      <w:pPr>
        <w:pStyle w:val="Code"/>
        <w:rPr>
          <w:highlight w:val="white"/>
        </w:rPr>
      </w:pPr>
      <w:r w:rsidRPr="00903DBA">
        <w:rPr>
          <w:highlight w:val="white"/>
        </w:rPr>
        <w:t xml:space="preserve">                     leftSymbol, rightSymbol);</w:t>
      </w:r>
    </w:p>
    <w:p w14:paraId="65FD5312" w14:textId="77777777" w:rsidR="002F73EF" w:rsidRPr="00903DBA" w:rsidRDefault="002F73EF" w:rsidP="002F73EF">
      <w:pPr>
        <w:pStyle w:val="Code"/>
        <w:rPr>
          <w:highlight w:val="white"/>
        </w:rPr>
      </w:pPr>
      <w:r w:rsidRPr="00903DBA">
        <w:rPr>
          <w:highlight w:val="white"/>
        </w:rPr>
        <w:t xml:space="preserve">    }</w:t>
      </w:r>
    </w:p>
    <w:p w14:paraId="1C0678FF" w14:textId="5B7B5608" w:rsidR="009C7769" w:rsidRPr="00903DBA" w:rsidRDefault="009C7769" w:rsidP="009C7769">
      <w:pPr>
        <w:rPr>
          <w:highlight w:val="white"/>
        </w:rPr>
      </w:pPr>
      <w:r w:rsidRPr="00903DBA">
        <w:rPr>
          <w:highlight w:val="white"/>
        </w:rPr>
        <w:t xml:space="preserve">The </w:t>
      </w:r>
      <w:r w:rsidRPr="00903DBA">
        <w:rPr>
          <w:rStyle w:val="KeyWord0"/>
          <w:highlight w:val="white"/>
        </w:rPr>
        <w:t>IntegralRelation</w:t>
      </w:r>
      <w:r w:rsidRPr="00903DBA">
        <w:rPr>
          <w:highlight w:val="white"/>
        </w:rPr>
        <w:t xml:space="preserve"> method also calls the </w:t>
      </w:r>
      <w:r w:rsidRPr="00903DBA">
        <w:rPr>
          <w:rStyle w:val="KeyWord0"/>
          <w:highlight w:val="white"/>
        </w:rPr>
        <w:t>IntegralBinary</w:t>
      </w:r>
      <w:r w:rsidRPr="00903DBA">
        <w:rPr>
          <w:highlight w:val="white"/>
        </w:rPr>
        <w:t xml:space="preserve"> with </w:t>
      </w:r>
      <w:r w:rsidR="002B3131" w:rsidRPr="00903DBA">
        <w:rPr>
          <w:highlight w:val="white"/>
        </w:rPr>
        <w:t>comparation</w:t>
      </w:r>
      <w:r w:rsidRPr="00903DBA">
        <w:rPr>
          <w:highlight w:val="white"/>
        </w:rPr>
        <w:t xml:space="preserve"> operator and the operands.</w:t>
      </w:r>
      <w:r w:rsidR="002B3131" w:rsidRPr="00903DBA">
        <w:rPr>
          <w:highlight w:val="white"/>
        </w:rPr>
        <w:t xml:space="preserve"> Note that the result symbol is null in this case. We do not expect a result value of the comparations. Instead, the </w:t>
      </w:r>
      <w:r w:rsidR="001312F5" w:rsidRPr="00903DBA">
        <w:rPr>
          <w:highlight w:val="white"/>
        </w:rPr>
        <w:t xml:space="preserve">result is placed in flags that the following jump instruction catches. The assembly code operator corresponding to the middle code operator is </w:t>
      </w:r>
      <w:r w:rsidR="006A4185" w:rsidRPr="00903DBA">
        <w:rPr>
          <w:highlight w:val="white"/>
        </w:rPr>
        <w:t xml:space="preserve">looked up in </w:t>
      </w:r>
      <w:r w:rsidR="001312F5" w:rsidRPr="00903DBA">
        <w:rPr>
          <w:highlight w:val="white"/>
        </w:rPr>
        <w:t xml:space="preserve">the </w:t>
      </w:r>
      <w:r w:rsidR="001312F5" w:rsidRPr="00903DBA">
        <w:rPr>
          <w:rStyle w:val="KeyWord0"/>
          <w:highlight w:val="white"/>
        </w:rPr>
        <w:t>m_middleToIntegralMap</w:t>
      </w:r>
      <w:r w:rsidR="001312F5" w:rsidRPr="00903DBA">
        <w:rPr>
          <w:highlight w:val="white"/>
        </w:rPr>
        <w:t xml:space="preserve"> map.</w:t>
      </w:r>
    </w:p>
    <w:p w14:paraId="4A84AA8F" w14:textId="77777777" w:rsidR="002F73EF" w:rsidRPr="00903DBA" w:rsidRDefault="002F73EF" w:rsidP="002F73EF">
      <w:pPr>
        <w:pStyle w:val="Code"/>
        <w:rPr>
          <w:highlight w:val="white"/>
        </w:rPr>
      </w:pPr>
      <w:r w:rsidRPr="00903DBA">
        <w:rPr>
          <w:highlight w:val="white"/>
        </w:rPr>
        <w:lastRenderedPageBreak/>
        <w:t xml:space="preserve">    public void IntegralRelation(MiddleCode middleCode) {</w:t>
      </w:r>
    </w:p>
    <w:p w14:paraId="5E900A3C" w14:textId="77777777" w:rsidR="002F73EF" w:rsidRPr="00903DBA" w:rsidRDefault="002F73EF" w:rsidP="002F73EF">
      <w:pPr>
        <w:pStyle w:val="Code"/>
        <w:rPr>
          <w:highlight w:val="white"/>
        </w:rPr>
      </w:pPr>
      <w:r w:rsidRPr="00903DBA">
        <w:rPr>
          <w:highlight w:val="white"/>
        </w:rPr>
        <w:t xml:space="preserve">      Symbol leftSymbol = (Symbol) middleCode[1],</w:t>
      </w:r>
    </w:p>
    <w:p w14:paraId="56E59B47" w14:textId="77777777" w:rsidR="002F73EF" w:rsidRPr="00903DBA" w:rsidRDefault="002F73EF" w:rsidP="002F73EF">
      <w:pPr>
        <w:pStyle w:val="Code"/>
        <w:rPr>
          <w:highlight w:val="white"/>
        </w:rPr>
      </w:pPr>
      <w:r w:rsidRPr="00903DBA">
        <w:rPr>
          <w:highlight w:val="white"/>
        </w:rPr>
        <w:t xml:space="preserve">             rightSymbol = (Symbol) middleCode[2];</w:t>
      </w:r>
    </w:p>
    <w:p w14:paraId="4182D9D2" w14:textId="77777777" w:rsidR="002F73EF" w:rsidRPr="00903DBA" w:rsidRDefault="002F73EF" w:rsidP="002F73EF">
      <w:pPr>
        <w:pStyle w:val="Code"/>
        <w:rPr>
          <w:highlight w:val="white"/>
        </w:rPr>
      </w:pPr>
      <w:r w:rsidRPr="00903DBA">
        <w:rPr>
          <w:highlight w:val="white"/>
        </w:rPr>
        <w:t xml:space="preserve">      IntegralBinary(MiddleOperator.Compare, null, leftSymbol, rightSymbol);</w:t>
      </w:r>
    </w:p>
    <w:p w14:paraId="53EB1DC3" w14:textId="77777777" w:rsidR="002F73EF" w:rsidRPr="00903DBA" w:rsidRDefault="002F73EF" w:rsidP="002F73EF">
      <w:pPr>
        <w:pStyle w:val="Code"/>
        <w:rPr>
          <w:highlight w:val="white"/>
        </w:rPr>
      </w:pPr>
      <w:r w:rsidRPr="00903DBA">
        <w:rPr>
          <w:highlight w:val="white"/>
        </w:rPr>
        <w:t xml:space="preserve">      AssemblyOperator objectOperator =</w:t>
      </w:r>
    </w:p>
    <w:p w14:paraId="7DE19ED3" w14:textId="77777777" w:rsidR="002F73EF" w:rsidRPr="00903DBA" w:rsidRDefault="002F73EF" w:rsidP="002F73EF">
      <w:pPr>
        <w:pStyle w:val="Code"/>
        <w:rPr>
          <w:highlight w:val="white"/>
        </w:rPr>
      </w:pPr>
      <w:r w:rsidRPr="00903DBA">
        <w:rPr>
          <w:highlight w:val="white"/>
        </w:rPr>
        <w:t xml:space="preserve">        m_middleToIntegralMap[middleCode.Operator];</w:t>
      </w:r>
    </w:p>
    <w:p w14:paraId="5396EE73" w14:textId="77777777" w:rsidR="002F73EF" w:rsidRPr="00903DBA" w:rsidRDefault="002F73EF" w:rsidP="002F73EF">
      <w:pPr>
        <w:pStyle w:val="Code"/>
        <w:rPr>
          <w:highlight w:val="white"/>
        </w:rPr>
      </w:pPr>
      <w:r w:rsidRPr="00903DBA">
        <w:rPr>
          <w:highlight w:val="white"/>
        </w:rPr>
        <w:t xml:space="preserve">      int target = (int) middleCode[0];</w:t>
      </w:r>
    </w:p>
    <w:p w14:paraId="60469DE6" w14:textId="77777777" w:rsidR="002F73EF" w:rsidRPr="00903DBA" w:rsidRDefault="002F73EF" w:rsidP="002F73EF">
      <w:pPr>
        <w:pStyle w:val="Code"/>
        <w:rPr>
          <w:highlight w:val="white"/>
        </w:rPr>
      </w:pPr>
      <w:r w:rsidRPr="00903DBA">
        <w:rPr>
          <w:highlight w:val="white"/>
        </w:rPr>
        <w:t xml:space="preserve">      AddAssemblyCode(objectOperator, null, null, target);</w:t>
      </w:r>
    </w:p>
    <w:p w14:paraId="10245E85" w14:textId="77777777" w:rsidR="002F73EF" w:rsidRPr="00903DBA" w:rsidRDefault="002F73EF" w:rsidP="002F73EF">
      <w:pPr>
        <w:pStyle w:val="Code"/>
        <w:rPr>
          <w:highlight w:val="white"/>
        </w:rPr>
      </w:pPr>
      <w:r w:rsidRPr="00903DBA">
        <w:rPr>
          <w:highlight w:val="white"/>
        </w:rPr>
        <w:t xml:space="preserve">    }</w:t>
      </w:r>
    </w:p>
    <w:p w14:paraId="5E4ABF40" w14:textId="64901881" w:rsidR="002F73EF" w:rsidRPr="00903DBA" w:rsidRDefault="002F73EF" w:rsidP="002F73EF">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903DBA" w:rsidRDefault="002F73EF" w:rsidP="002F73EF">
      <w:pPr>
        <w:pStyle w:val="Code"/>
        <w:rPr>
          <w:highlight w:val="white"/>
        </w:rPr>
      </w:pPr>
      <w:r w:rsidRPr="00903DBA">
        <w:rPr>
          <w:highlight w:val="white"/>
        </w:rPr>
        <w:t xml:space="preserve">    public void IntegralBinary(MiddleOperator middleOperator,</w:t>
      </w:r>
    </w:p>
    <w:p w14:paraId="002622BB" w14:textId="77777777" w:rsidR="002F73EF" w:rsidRPr="00903DBA" w:rsidRDefault="002F73EF" w:rsidP="002F73EF">
      <w:pPr>
        <w:pStyle w:val="Code"/>
        <w:rPr>
          <w:highlight w:val="white"/>
        </w:rPr>
      </w:pPr>
      <w:r w:rsidRPr="00903DBA">
        <w:rPr>
          <w:highlight w:val="white"/>
        </w:rPr>
        <w:t xml:space="preserve">                               Symbol resultSymbol,  Symbol leftSymbol,</w:t>
      </w:r>
    </w:p>
    <w:p w14:paraId="520F0386" w14:textId="77777777" w:rsidR="002F73EF" w:rsidRPr="00903DBA" w:rsidRDefault="002F73EF" w:rsidP="002F73EF">
      <w:pPr>
        <w:pStyle w:val="Code"/>
        <w:rPr>
          <w:highlight w:val="white"/>
        </w:rPr>
      </w:pPr>
      <w:r w:rsidRPr="00903DBA">
        <w:rPr>
          <w:highlight w:val="white"/>
        </w:rPr>
        <w:t xml:space="preserve">                                Symbol rightSymbol) {</w:t>
      </w:r>
    </w:p>
    <w:p w14:paraId="2507103D" w14:textId="4F70BF9B" w:rsidR="002F73EF" w:rsidRPr="00903DBA" w:rsidRDefault="002F73EF" w:rsidP="002F73EF">
      <w:pPr>
        <w:pStyle w:val="Code"/>
        <w:rPr>
          <w:highlight w:val="white"/>
        </w:rPr>
      </w:pPr>
      <w:r w:rsidRPr="00903DBA">
        <w:rPr>
          <w:highlight w:val="white"/>
        </w:rPr>
        <w:t xml:space="preserve">      Track leftTrack = null, rightTrack = null;</w:t>
      </w:r>
    </w:p>
    <w:p w14:paraId="1B06ACE2" w14:textId="77777777" w:rsidR="002F73EF" w:rsidRPr="00903DBA" w:rsidRDefault="002F73EF" w:rsidP="002F73EF">
      <w:pPr>
        <w:pStyle w:val="Code"/>
        <w:rPr>
          <w:highlight w:val="white"/>
        </w:rPr>
      </w:pPr>
      <w:r w:rsidRPr="00903DBA">
        <w:rPr>
          <w:highlight w:val="white"/>
        </w:rPr>
        <w:t xml:space="preserve">      m_trackMap.TryGetValue(leftSymbol, out leftTrack);</w:t>
      </w:r>
    </w:p>
    <w:p w14:paraId="6A2320D5" w14:textId="77777777" w:rsidR="002F73EF" w:rsidRPr="00903DBA" w:rsidRDefault="002F73EF" w:rsidP="002F73EF">
      <w:pPr>
        <w:pStyle w:val="Code"/>
        <w:rPr>
          <w:highlight w:val="white"/>
        </w:rPr>
      </w:pPr>
      <w:r w:rsidRPr="00903DBA">
        <w:rPr>
          <w:highlight w:val="white"/>
        </w:rPr>
        <w:t xml:space="preserve">      m_trackMap.TryGetValue(rightSymbol, out rightTrack);</w:t>
      </w:r>
    </w:p>
    <w:p w14:paraId="7446407D" w14:textId="10730AD2" w:rsidR="00E91165" w:rsidRPr="00903DBA" w:rsidRDefault="00F04854" w:rsidP="0004552B">
      <w:pPr>
        <w:rPr>
          <w:highlight w:val="white"/>
        </w:rPr>
      </w:pPr>
      <w:r w:rsidRPr="00903DBA">
        <w:rPr>
          <w:highlight w:val="white"/>
        </w:rPr>
        <w:t>Generally speaking, we try to keep the values in their current form as long as possible</w:t>
      </w:r>
      <w:r w:rsidR="00FC5873" w:rsidRPr="00903DBA">
        <w:rPr>
          <w:highlight w:val="white"/>
        </w:rPr>
        <w:t xml:space="preserve"> in order to generate as effective code as possible.</w:t>
      </w:r>
      <w:r w:rsidRPr="00903DBA">
        <w:rPr>
          <w:highlight w:val="white"/>
        </w:rPr>
        <w:t xml:space="preserve"> However, there are some cases where</w:t>
      </w:r>
      <w:r w:rsidR="00FC5873" w:rsidRPr="00903DBA">
        <w:rPr>
          <w:highlight w:val="white"/>
        </w:rPr>
        <w:t xml:space="preserve"> we have to load the value into a register. </w:t>
      </w:r>
      <w:r w:rsidR="008328B4" w:rsidRPr="00903DBA">
        <w:rPr>
          <w:highlight w:val="white"/>
        </w:rPr>
        <w:t xml:space="preserve">More specifically, </w:t>
      </w:r>
      <w:r w:rsidR="0004552B" w:rsidRPr="00903DBA">
        <w:rPr>
          <w:highlight w:val="white"/>
        </w:rPr>
        <w:t xml:space="preserve">if the result </w:t>
      </w:r>
      <w:r w:rsidR="008E104B" w:rsidRPr="00903DBA">
        <w:rPr>
          <w:highlight w:val="white"/>
        </w:rPr>
        <w:t>symbol is not null</w:t>
      </w:r>
      <w:r w:rsidR="00B67F9B" w:rsidRPr="00903DBA">
        <w:rPr>
          <w:highlight w:val="white"/>
        </w:rPr>
        <w:t xml:space="preserve"> (</w:t>
      </w:r>
      <w:r w:rsidR="008E104B" w:rsidRPr="00903DBA">
        <w:rPr>
          <w:highlight w:val="white"/>
        </w:rPr>
        <w:t>which it is in comparations</w:t>
      </w:r>
      <w:r w:rsidR="00B67F9B" w:rsidRPr="00903DBA">
        <w:rPr>
          <w:highlight w:val="white"/>
        </w:rPr>
        <w:t>)</w:t>
      </w:r>
      <w:r w:rsidR="008E104B" w:rsidRPr="00903DBA">
        <w:rPr>
          <w:highlight w:val="white"/>
        </w:rPr>
        <w:t xml:space="preserve"> and it does not equal the left symbol</w:t>
      </w:r>
      <w:r w:rsidR="00B67F9B" w:rsidRPr="00903DBA">
        <w:rPr>
          <w:highlight w:val="white"/>
        </w:rPr>
        <w:t xml:space="preserve"> (</w:t>
      </w:r>
      <w:r w:rsidR="008E104B" w:rsidRPr="00903DBA">
        <w:rPr>
          <w:highlight w:val="white"/>
        </w:rPr>
        <w:t xml:space="preserve">which it does </w:t>
      </w:r>
      <w:r w:rsidR="00276911" w:rsidRPr="00903DBA">
        <w:rPr>
          <w:highlight w:val="white"/>
        </w:rPr>
        <w:t>in compound assignment)</w:t>
      </w:r>
      <w:r w:rsidR="0004552B" w:rsidRPr="00903DBA">
        <w:rPr>
          <w:highlight w:val="white"/>
        </w:rPr>
        <w:t>, we load its value into a register.</w:t>
      </w:r>
    </w:p>
    <w:p w14:paraId="51E0C0F8" w14:textId="77777777" w:rsidR="00BE5C16" w:rsidRPr="00903DBA" w:rsidRDefault="00BE5C16" w:rsidP="00BE5C16">
      <w:pPr>
        <w:pStyle w:val="Code"/>
        <w:rPr>
          <w:highlight w:val="white"/>
        </w:rPr>
      </w:pPr>
      <w:r w:rsidRPr="00903DBA">
        <w:rPr>
          <w:highlight w:val="white"/>
        </w:rPr>
        <w:t xml:space="preserve">      if ((leftTrack == null) &amp;&amp;</w:t>
      </w:r>
    </w:p>
    <w:p w14:paraId="3657C4FC" w14:textId="77777777" w:rsidR="00BE5C16" w:rsidRPr="00903DBA" w:rsidRDefault="00BE5C16" w:rsidP="00BE5C16">
      <w:pPr>
        <w:pStyle w:val="Code"/>
        <w:rPr>
          <w:highlight w:val="white"/>
        </w:rPr>
      </w:pPr>
      <w:r w:rsidRPr="00903DBA">
        <w:rPr>
          <w:highlight w:val="white"/>
        </w:rPr>
        <w:t xml:space="preserve">          (resultSymbol != null) &amp;&amp; (resultSymbol != leftSymbol)) {</w:t>
      </w:r>
    </w:p>
    <w:p w14:paraId="602CB7AF" w14:textId="77777777" w:rsidR="00BE5C16" w:rsidRPr="00903DBA" w:rsidRDefault="00BE5C16" w:rsidP="00BE5C16">
      <w:pPr>
        <w:pStyle w:val="Code"/>
        <w:rPr>
          <w:highlight w:val="white"/>
        </w:rPr>
      </w:pPr>
      <w:r w:rsidRPr="00903DBA">
        <w:rPr>
          <w:highlight w:val="white"/>
        </w:rPr>
        <w:t xml:space="preserve">        leftTrack = LoadValueToRegister(leftSymbol);</w:t>
      </w:r>
    </w:p>
    <w:p w14:paraId="2E8FA0FF" w14:textId="77777777" w:rsidR="00BE5C16" w:rsidRPr="00903DBA" w:rsidRDefault="00BE5C16" w:rsidP="00BE5C16">
      <w:pPr>
        <w:pStyle w:val="Code"/>
        <w:rPr>
          <w:highlight w:val="white"/>
        </w:rPr>
      </w:pPr>
      <w:r w:rsidRPr="00903DBA">
        <w:rPr>
          <w:highlight w:val="white"/>
        </w:rPr>
        <w:t xml:space="preserve">      }</w:t>
      </w:r>
    </w:p>
    <w:p w14:paraId="464A8235" w14:textId="0CF0330B" w:rsidR="000041E1" w:rsidRPr="00903DBA" w:rsidRDefault="000041E1" w:rsidP="00E74B27">
      <w:pPr>
        <w:rPr>
          <w:highlight w:val="white"/>
        </w:rPr>
      </w:pPr>
      <w:r w:rsidRPr="00903DBA">
        <w:rPr>
          <w:highlight w:val="white"/>
        </w:rPr>
        <w:t xml:space="preserve">Another condition is </w:t>
      </w:r>
      <w:r w:rsidR="003F553D" w:rsidRPr="00903DBA">
        <w:rPr>
          <w:highlight w:val="white"/>
        </w:rPr>
        <w:t>that the left symbol may be an array, a function, or a string, or a static address. If their offset is non-zero, we must load its value into a register.</w:t>
      </w:r>
    </w:p>
    <w:p w14:paraId="4C475968" w14:textId="77777777" w:rsidR="003F553D" w:rsidRPr="00903DBA" w:rsidRDefault="003F553D" w:rsidP="003F553D">
      <w:pPr>
        <w:pStyle w:val="Code"/>
        <w:rPr>
          <w:highlight w:val="white"/>
        </w:rPr>
      </w:pPr>
      <w:r w:rsidRPr="00903DBA">
        <w:rPr>
          <w:highlight w:val="white"/>
        </w:rPr>
        <w:t xml:space="preserve">      if ((leftTrack == null) &amp;&amp;</w:t>
      </w:r>
    </w:p>
    <w:p w14:paraId="683DC9DD" w14:textId="77777777" w:rsidR="003F553D" w:rsidRPr="00903DBA" w:rsidRDefault="003F553D" w:rsidP="003F553D">
      <w:pPr>
        <w:pStyle w:val="Code"/>
        <w:rPr>
          <w:highlight w:val="white"/>
        </w:rPr>
      </w:pPr>
      <w:r w:rsidRPr="00903DBA">
        <w:rPr>
          <w:highlight w:val="white"/>
        </w:rPr>
        <w:t xml:space="preserve">          ((leftSymbol.Type.IsArrayFunctionOrString() &amp;&amp;</w:t>
      </w:r>
    </w:p>
    <w:p w14:paraId="25761062" w14:textId="77777777" w:rsidR="003F553D" w:rsidRPr="00903DBA" w:rsidRDefault="003F553D" w:rsidP="003F553D">
      <w:pPr>
        <w:pStyle w:val="Code"/>
        <w:rPr>
          <w:highlight w:val="white"/>
        </w:rPr>
      </w:pPr>
      <w:r w:rsidRPr="00903DBA">
        <w:rPr>
          <w:highlight w:val="white"/>
        </w:rPr>
        <w:t xml:space="preserve">           (leftSymbol.Offset != 0)) ||</w:t>
      </w:r>
    </w:p>
    <w:p w14:paraId="3D5F4510" w14:textId="77777777" w:rsidR="003F553D" w:rsidRPr="00903DBA" w:rsidRDefault="003F553D" w:rsidP="003F553D">
      <w:pPr>
        <w:pStyle w:val="Code"/>
        <w:rPr>
          <w:highlight w:val="white"/>
        </w:rPr>
      </w:pPr>
      <w:r w:rsidRPr="00903DBA">
        <w:rPr>
          <w:highlight w:val="white"/>
        </w:rPr>
        <w:t xml:space="preserve">           ((leftSymbol.Value is StaticAddress) &amp;&amp;</w:t>
      </w:r>
    </w:p>
    <w:p w14:paraId="0AE938E7" w14:textId="77777777" w:rsidR="003F553D" w:rsidRPr="00903DBA" w:rsidRDefault="003F553D" w:rsidP="003F553D">
      <w:pPr>
        <w:pStyle w:val="Code"/>
        <w:rPr>
          <w:highlight w:val="white"/>
        </w:rPr>
      </w:pPr>
      <w:r w:rsidRPr="00903DBA">
        <w:rPr>
          <w:highlight w:val="white"/>
        </w:rPr>
        <w:t xml:space="preserve">           (((StaticAddress) leftSymbol.Value).Offset != 0)))) {</w:t>
      </w:r>
    </w:p>
    <w:p w14:paraId="3038B156" w14:textId="77777777" w:rsidR="003F553D" w:rsidRPr="00903DBA" w:rsidRDefault="003F553D" w:rsidP="003F553D">
      <w:pPr>
        <w:pStyle w:val="Code"/>
        <w:rPr>
          <w:highlight w:val="white"/>
        </w:rPr>
      </w:pPr>
      <w:r w:rsidRPr="00903DBA">
        <w:rPr>
          <w:highlight w:val="white"/>
        </w:rPr>
        <w:t xml:space="preserve">        leftTrack = LoadValueToRegister(leftSymbol);</w:t>
      </w:r>
    </w:p>
    <w:p w14:paraId="09F80BA9" w14:textId="77777777" w:rsidR="003F553D" w:rsidRPr="00903DBA" w:rsidRDefault="003F553D" w:rsidP="003F553D">
      <w:pPr>
        <w:pStyle w:val="Code"/>
        <w:rPr>
          <w:highlight w:val="white"/>
        </w:rPr>
      </w:pPr>
      <w:r w:rsidRPr="00903DBA">
        <w:rPr>
          <w:highlight w:val="white"/>
        </w:rPr>
        <w:t xml:space="preserve">      }</w:t>
      </w:r>
    </w:p>
    <w:p w14:paraId="24C0CC54" w14:textId="049C185E" w:rsidR="006F472B" w:rsidRPr="00903DBA" w:rsidRDefault="006F472B" w:rsidP="00E74B27">
      <w:pPr>
        <w:rPr>
          <w:highlight w:val="white"/>
        </w:rPr>
      </w:pPr>
      <w:r w:rsidRPr="00903DBA">
        <w:rPr>
          <w:highlight w:val="white"/>
        </w:rPr>
        <w:t xml:space="preserve">If the same conditions apply on the right symbol, </w:t>
      </w:r>
      <w:r w:rsidR="003F553D" w:rsidRPr="00903DBA">
        <w:rPr>
          <w:highlight w:val="white"/>
        </w:rPr>
        <w:t xml:space="preserve">with the exception of the assignment, addition, or subtraction operator. </w:t>
      </w:r>
      <w:r w:rsidR="00C741EF" w:rsidRPr="00903DBA">
        <w:rPr>
          <w:highlight w:val="white"/>
        </w:rPr>
        <w:t>For those operators we can handle the value with or without an offset.</w:t>
      </w:r>
    </w:p>
    <w:p w14:paraId="2DF2A7F4" w14:textId="77777777" w:rsidR="003F553D" w:rsidRPr="00903DBA" w:rsidRDefault="003F553D" w:rsidP="003F553D">
      <w:pPr>
        <w:pStyle w:val="Code"/>
        <w:rPr>
          <w:highlight w:val="white"/>
        </w:rPr>
      </w:pPr>
      <w:r w:rsidRPr="00903DBA">
        <w:rPr>
          <w:highlight w:val="white"/>
        </w:rPr>
        <w:t xml:space="preserve">      if ((rightTrack == null) &amp;&amp;</w:t>
      </w:r>
    </w:p>
    <w:p w14:paraId="51220478" w14:textId="77777777" w:rsidR="003F553D" w:rsidRPr="00903DBA" w:rsidRDefault="003F553D" w:rsidP="003F553D">
      <w:pPr>
        <w:pStyle w:val="Code"/>
        <w:rPr>
          <w:highlight w:val="white"/>
        </w:rPr>
      </w:pPr>
      <w:r w:rsidRPr="00903DBA">
        <w:rPr>
          <w:highlight w:val="white"/>
        </w:rPr>
        <w:t xml:space="preserve">          (middleOperator != MiddleOperator.Assign) &amp;&amp;</w:t>
      </w:r>
    </w:p>
    <w:p w14:paraId="21125EB7" w14:textId="77777777" w:rsidR="003F553D" w:rsidRPr="00903DBA" w:rsidRDefault="003F553D" w:rsidP="003F553D">
      <w:pPr>
        <w:pStyle w:val="Code"/>
        <w:rPr>
          <w:highlight w:val="white"/>
        </w:rPr>
      </w:pPr>
      <w:r w:rsidRPr="00903DBA">
        <w:rPr>
          <w:highlight w:val="white"/>
        </w:rPr>
        <w:t xml:space="preserve">          (middleOperator != MiddleOperator.BinaryAdd) &amp;&amp;</w:t>
      </w:r>
    </w:p>
    <w:p w14:paraId="58C85444" w14:textId="77777777" w:rsidR="003F553D" w:rsidRPr="00903DBA" w:rsidRDefault="003F553D" w:rsidP="003F553D">
      <w:pPr>
        <w:pStyle w:val="Code"/>
        <w:rPr>
          <w:highlight w:val="white"/>
        </w:rPr>
      </w:pPr>
      <w:r w:rsidRPr="00903DBA">
        <w:rPr>
          <w:highlight w:val="white"/>
        </w:rPr>
        <w:t xml:space="preserve">          (middleOperator != MiddleOperator.BinarySubtract) &amp;&amp;</w:t>
      </w:r>
    </w:p>
    <w:p w14:paraId="1855A0FA" w14:textId="77777777" w:rsidR="003F553D" w:rsidRPr="00903DBA" w:rsidRDefault="003F553D" w:rsidP="003F553D">
      <w:pPr>
        <w:pStyle w:val="Code"/>
        <w:rPr>
          <w:highlight w:val="white"/>
        </w:rPr>
      </w:pPr>
      <w:r w:rsidRPr="00903DBA">
        <w:rPr>
          <w:highlight w:val="white"/>
        </w:rPr>
        <w:t xml:space="preserve">          ((rightSymbol.Type.IsArrayFunctionOrString() &amp;&amp;</w:t>
      </w:r>
    </w:p>
    <w:p w14:paraId="280D5C5B" w14:textId="77777777" w:rsidR="003F553D" w:rsidRPr="00903DBA" w:rsidRDefault="003F553D" w:rsidP="003F553D">
      <w:pPr>
        <w:pStyle w:val="Code"/>
        <w:rPr>
          <w:highlight w:val="white"/>
        </w:rPr>
      </w:pPr>
      <w:r w:rsidRPr="00903DBA">
        <w:rPr>
          <w:highlight w:val="white"/>
        </w:rPr>
        <w:t xml:space="preserve">           (rightSymbol.Offset != 0)) ||</w:t>
      </w:r>
    </w:p>
    <w:p w14:paraId="239CD81E" w14:textId="77777777" w:rsidR="003F553D" w:rsidRPr="00903DBA" w:rsidRDefault="003F553D" w:rsidP="003F553D">
      <w:pPr>
        <w:pStyle w:val="Code"/>
        <w:rPr>
          <w:highlight w:val="white"/>
        </w:rPr>
      </w:pPr>
      <w:r w:rsidRPr="00903DBA">
        <w:rPr>
          <w:highlight w:val="white"/>
        </w:rPr>
        <w:t xml:space="preserve">           ((rightSymbol.Value is StaticAddress) &amp;&amp;</w:t>
      </w:r>
    </w:p>
    <w:p w14:paraId="531BAE32" w14:textId="77777777" w:rsidR="003F553D" w:rsidRPr="00903DBA" w:rsidRDefault="003F553D" w:rsidP="003F553D">
      <w:pPr>
        <w:pStyle w:val="Code"/>
        <w:rPr>
          <w:highlight w:val="white"/>
        </w:rPr>
      </w:pPr>
      <w:r w:rsidRPr="00903DBA">
        <w:rPr>
          <w:highlight w:val="white"/>
        </w:rPr>
        <w:t xml:space="preserve">            (((StaticAddress) rightSymbol.Value).Offset != 0)))) {</w:t>
      </w:r>
    </w:p>
    <w:p w14:paraId="67F68FF3" w14:textId="77777777" w:rsidR="003F553D" w:rsidRPr="00903DBA" w:rsidRDefault="003F553D" w:rsidP="003F553D">
      <w:pPr>
        <w:pStyle w:val="Code"/>
        <w:rPr>
          <w:highlight w:val="white"/>
        </w:rPr>
      </w:pPr>
      <w:r w:rsidRPr="00903DBA">
        <w:rPr>
          <w:highlight w:val="white"/>
        </w:rPr>
        <w:t xml:space="preserve">        rightTrack = LoadValueToRegister(rightSymbol);</w:t>
      </w:r>
    </w:p>
    <w:p w14:paraId="78FD4AAB" w14:textId="77777777" w:rsidR="003F553D" w:rsidRPr="00903DBA" w:rsidRDefault="003F553D" w:rsidP="003F553D">
      <w:pPr>
        <w:pStyle w:val="Code"/>
        <w:rPr>
          <w:highlight w:val="white"/>
        </w:rPr>
      </w:pPr>
      <w:r w:rsidRPr="00903DBA">
        <w:rPr>
          <w:highlight w:val="white"/>
        </w:rPr>
        <w:t xml:space="preserve">      }</w:t>
      </w:r>
    </w:p>
    <w:p w14:paraId="0CBDEFEB" w14:textId="64C578B0" w:rsidR="005A193E" w:rsidRPr="00903DBA" w:rsidRDefault="00DE4827" w:rsidP="003D30E7">
      <w:pPr>
        <w:rPr>
          <w:highlight w:val="white"/>
        </w:rPr>
      </w:pPr>
      <w:r w:rsidRPr="00903DBA">
        <w:rPr>
          <w:highlight w:val="white"/>
        </w:rPr>
        <w:lastRenderedPageBreak/>
        <w:t xml:space="preserve">Another condition </w:t>
      </w:r>
      <w:r w:rsidR="003D30E7" w:rsidRPr="00903DBA">
        <w:rPr>
          <w:highlight w:val="white"/>
        </w:rPr>
        <w:t>we need to check is whether the right symbol holds a large value. Due to technical limitation of the architecture, we must load the value into a register if it exceeds 31 bits</w:t>
      </w:r>
      <w:r w:rsidR="00782546" w:rsidRPr="00903DBA">
        <w:rPr>
          <w:highlight w:val="white"/>
        </w:rPr>
        <w:t xml:space="preserve">. In that case, the value will be loaded to the register with the </w:t>
      </w:r>
      <w:r w:rsidR="00782546" w:rsidRPr="00903DBA">
        <w:rPr>
          <w:rStyle w:val="KeyWord0"/>
          <w:highlight w:val="white"/>
        </w:rPr>
        <w:t>mov</w:t>
      </w:r>
      <w:r w:rsidR="00782546" w:rsidRPr="00903DBA">
        <w:rPr>
          <w:highlight w:val="white"/>
        </w:rPr>
        <w:t xml:space="preserve"> instruction, which is the only allowed instruction for values exceeding 31 bits. With the exception of </w:t>
      </w:r>
      <w:r w:rsidR="00110333" w:rsidRPr="00903DBA">
        <w:rPr>
          <w:highlight w:val="white"/>
        </w:rPr>
        <w:t xml:space="preserve">the </w:t>
      </w:r>
      <w:r w:rsidR="00782546" w:rsidRPr="00903DBA">
        <w:rPr>
          <w:highlight w:val="white"/>
        </w:rPr>
        <w:t>assignment</w:t>
      </w:r>
      <w:r w:rsidR="00110333" w:rsidRPr="00903DBA">
        <w:rPr>
          <w:highlight w:val="white"/>
        </w:rPr>
        <w:t xml:space="preserve"> operator</w:t>
      </w:r>
      <w:r w:rsidR="00782546" w:rsidRPr="00903DBA">
        <w:rPr>
          <w:highlight w:val="white"/>
        </w:rPr>
        <w:t xml:space="preserve">, in which case we will use the </w:t>
      </w:r>
      <w:r w:rsidR="00110333" w:rsidRPr="00903DBA">
        <w:rPr>
          <w:rStyle w:val="KeyWord0"/>
          <w:highlight w:val="white"/>
        </w:rPr>
        <w:t>mov</w:t>
      </w:r>
      <w:r w:rsidR="00110333" w:rsidRPr="00903DBA">
        <w:rPr>
          <w:highlight w:val="white"/>
        </w:rPr>
        <w:t xml:space="preserve"> instruction anyway. We do not need to check the left symbol in the same way, since the middle code optimizer has reduced the expression </w:t>
      </w:r>
      <w:r w:rsidR="00596D62" w:rsidRPr="00903DBA">
        <w:rPr>
          <w:highlight w:val="white"/>
        </w:rPr>
        <w:t xml:space="preserve">or </w:t>
      </w:r>
      <w:r w:rsidR="00110333" w:rsidRPr="00903DBA">
        <w:rPr>
          <w:highlight w:val="white"/>
        </w:rPr>
        <w:t>swapped the operands if the left operand holds an integer value.</w:t>
      </w:r>
    </w:p>
    <w:p w14:paraId="2DA2EDAA" w14:textId="77777777" w:rsidR="00DE4827" w:rsidRPr="00903DBA" w:rsidRDefault="00DE4827" w:rsidP="00DE4827">
      <w:pPr>
        <w:pStyle w:val="Code"/>
        <w:rPr>
          <w:highlight w:val="white"/>
        </w:rPr>
      </w:pPr>
      <w:r w:rsidRPr="00903DBA">
        <w:rPr>
          <w:highlight w:val="white"/>
        </w:rPr>
        <w:t xml:space="preserve">      if ((rightTrack == null) &amp;&amp; (rightSymbol.Value is BigInteger) &amp;&amp;</w:t>
      </w:r>
    </w:p>
    <w:p w14:paraId="5E84500C" w14:textId="77777777" w:rsidR="00DE4827" w:rsidRPr="00903DBA" w:rsidRDefault="00DE4827" w:rsidP="00DE4827">
      <w:pPr>
        <w:pStyle w:val="Code"/>
        <w:rPr>
          <w:highlight w:val="white"/>
        </w:rPr>
      </w:pPr>
      <w:r w:rsidRPr="00903DBA">
        <w:rPr>
          <w:highlight w:val="white"/>
        </w:rPr>
        <w:t xml:space="preserve">          ((middleOperator != MiddleOperator.Assign) ||</w:t>
      </w:r>
    </w:p>
    <w:p w14:paraId="14FFCC88" w14:textId="77777777" w:rsidR="00DE4827" w:rsidRPr="00903DBA" w:rsidRDefault="00DE4827" w:rsidP="00DE4827">
      <w:pPr>
        <w:pStyle w:val="Code"/>
        <w:rPr>
          <w:highlight w:val="white"/>
        </w:rPr>
      </w:pPr>
      <w:r w:rsidRPr="00903DBA">
        <w:rPr>
          <w:highlight w:val="white"/>
        </w:rPr>
        <w:t xml:space="preserve">           (leftTrack == null))) {</w:t>
      </w:r>
    </w:p>
    <w:p w14:paraId="34562DA9" w14:textId="77777777" w:rsidR="00DE4827" w:rsidRPr="00903DBA" w:rsidRDefault="00DE4827" w:rsidP="00DE4827">
      <w:pPr>
        <w:pStyle w:val="Code"/>
        <w:rPr>
          <w:highlight w:val="white"/>
        </w:rPr>
      </w:pPr>
      <w:r w:rsidRPr="00903DBA">
        <w:rPr>
          <w:highlight w:val="white"/>
        </w:rPr>
        <w:t xml:space="preserve">        BigInteger bigValue = (BigInteger) rightSymbol.Value;</w:t>
      </w:r>
    </w:p>
    <w:p w14:paraId="080D0AD4" w14:textId="172B1F4C" w:rsidR="00735809" w:rsidRPr="00903DBA" w:rsidRDefault="00DE4827" w:rsidP="00DE4827">
      <w:pPr>
        <w:pStyle w:val="Code"/>
        <w:rPr>
          <w:highlight w:val="white"/>
        </w:rPr>
      </w:pPr>
      <w:r w:rsidRPr="00903DBA">
        <w:rPr>
          <w:highlight w:val="white"/>
        </w:rPr>
        <w:t xml:space="preserve">        if (</w:t>
      </w:r>
      <w:r w:rsidR="00735809" w:rsidRPr="00903DBA">
        <w:rPr>
          <w:highlight w:val="white"/>
        </w:rPr>
        <w:t>Start.Linux &amp;&amp;</w:t>
      </w:r>
    </w:p>
    <w:p w14:paraId="69228555" w14:textId="34DCD6D9" w:rsidR="00DE4827" w:rsidRPr="00903DBA" w:rsidRDefault="00735809" w:rsidP="00DE4827">
      <w:pPr>
        <w:pStyle w:val="Code"/>
        <w:rPr>
          <w:highlight w:val="white"/>
        </w:rPr>
      </w:pPr>
      <w:r w:rsidRPr="00903DBA">
        <w:rPr>
          <w:highlight w:val="white"/>
        </w:rPr>
        <w:t xml:space="preserve">            </w:t>
      </w:r>
      <w:r w:rsidR="00DE4827" w:rsidRPr="00903DBA">
        <w:rPr>
          <w:highlight w:val="white"/>
        </w:rPr>
        <w:t>!((-2147483648 &lt;= bigValue) &amp;&amp; (bigValue &lt;= 2147483647))) {</w:t>
      </w:r>
    </w:p>
    <w:p w14:paraId="6C61FF05" w14:textId="77777777" w:rsidR="00DE4827" w:rsidRPr="00903DBA" w:rsidRDefault="00DE4827" w:rsidP="00DE4827">
      <w:pPr>
        <w:pStyle w:val="Code"/>
        <w:rPr>
          <w:highlight w:val="white"/>
        </w:rPr>
      </w:pPr>
      <w:r w:rsidRPr="00903DBA">
        <w:rPr>
          <w:highlight w:val="white"/>
        </w:rPr>
        <w:t xml:space="preserve">          rightTrack = LoadValueToRegister(rightSymbol);</w:t>
      </w:r>
    </w:p>
    <w:p w14:paraId="0681474D" w14:textId="77777777" w:rsidR="00DE4827" w:rsidRPr="00903DBA" w:rsidRDefault="00DE4827" w:rsidP="00DE4827">
      <w:pPr>
        <w:pStyle w:val="Code"/>
        <w:rPr>
          <w:highlight w:val="white"/>
        </w:rPr>
      </w:pPr>
      <w:r w:rsidRPr="00903DBA">
        <w:rPr>
          <w:highlight w:val="white"/>
        </w:rPr>
        <w:t xml:space="preserve">        }</w:t>
      </w:r>
    </w:p>
    <w:p w14:paraId="2898F86A" w14:textId="77777777" w:rsidR="00DE4827" w:rsidRPr="00903DBA" w:rsidRDefault="00DE4827" w:rsidP="00DE4827">
      <w:pPr>
        <w:pStyle w:val="Code"/>
        <w:rPr>
          <w:highlight w:val="white"/>
        </w:rPr>
      </w:pPr>
      <w:r w:rsidRPr="00903DBA">
        <w:rPr>
          <w:highlight w:val="white"/>
        </w:rPr>
        <w:t xml:space="preserve">      }</w:t>
      </w:r>
    </w:p>
    <w:p w14:paraId="560CC73D" w14:textId="67D75008" w:rsidR="002F73EF" w:rsidRPr="00903DBA" w:rsidRDefault="002F73EF" w:rsidP="002F73EF">
      <w:pPr>
        <w:rPr>
          <w:highlight w:val="white"/>
        </w:rPr>
      </w:pPr>
      <w:r w:rsidRPr="00903DBA">
        <w:rPr>
          <w:highlight w:val="white"/>
        </w:rPr>
        <w:t>In case of the shift operator, we need to load the right symbol into a specific register</w:t>
      </w:r>
      <w:r w:rsidR="00596D62" w:rsidRPr="00903DBA">
        <w:rPr>
          <w:highlight w:val="white"/>
        </w:rPr>
        <w:t xml:space="preserve"> (which is always </w:t>
      </w:r>
      <w:r w:rsidR="00596D62" w:rsidRPr="00903DBA">
        <w:rPr>
          <w:rStyle w:val="KeyWord0"/>
          <w:highlight w:val="white"/>
        </w:rPr>
        <w:t>cl</w:t>
      </w:r>
      <w:r w:rsidR="00596D62" w:rsidRPr="00903DBA">
        <w:rPr>
          <w:highlight w:val="white"/>
        </w:rPr>
        <w:t>)</w:t>
      </w:r>
      <w:r w:rsidRPr="00903DBA">
        <w:rPr>
          <w:highlight w:val="white"/>
        </w:rPr>
        <w:t xml:space="preserve"> due to technical limitations</w:t>
      </w:r>
      <w:r w:rsidR="008C50C3" w:rsidRPr="00903DBA">
        <w:rPr>
          <w:highlight w:val="white"/>
        </w:rPr>
        <w:t xml:space="preserve"> of the architecture.</w:t>
      </w:r>
    </w:p>
    <w:p w14:paraId="43445A28" w14:textId="77777777" w:rsidR="002F73EF" w:rsidRPr="00903DBA" w:rsidRDefault="002F73EF" w:rsidP="002F73EF">
      <w:pPr>
        <w:pStyle w:val="Code"/>
        <w:rPr>
          <w:highlight w:val="white"/>
        </w:rPr>
      </w:pPr>
      <w:r w:rsidRPr="00903DBA">
        <w:rPr>
          <w:highlight w:val="white"/>
        </w:rPr>
        <w:t xml:space="preserve">      if (MiddleCode.IsShift(middleOperator)) {</w:t>
      </w:r>
    </w:p>
    <w:p w14:paraId="3043990F" w14:textId="77777777" w:rsidR="002F73EF" w:rsidRPr="00903DBA" w:rsidRDefault="002F73EF" w:rsidP="002F73EF">
      <w:pPr>
        <w:pStyle w:val="Code"/>
        <w:rPr>
          <w:highlight w:val="white"/>
        </w:rPr>
      </w:pPr>
      <w:r w:rsidRPr="00903DBA">
        <w:rPr>
          <w:highlight w:val="white"/>
        </w:rPr>
        <w:t xml:space="preserve">        rightTrack =</w:t>
      </w:r>
    </w:p>
    <w:p w14:paraId="2C5396D6" w14:textId="77777777" w:rsidR="002F73EF" w:rsidRPr="00903DBA" w:rsidRDefault="002F73EF" w:rsidP="002F73EF">
      <w:pPr>
        <w:pStyle w:val="Code"/>
        <w:rPr>
          <w:highlight w:val="white"/>
        </w:rPr>
      </w:pPr>
      <w:r w:rsidRPr="00903DBA">
        <w:rPr>
          <w:highlight w:val="white"/>
        </w:rPr>
        <w:t xml:space="preserve">          LoadValueToRegister(rightSymbol, AssemblyCode.ShiftRegister);</w:t>
      </w:r>
    </w:p>
    <w:p w14:paraId="1DCE6709" w14:textId="77777777" w:rsidR="002F73EF" w:rsidRPr="00903DBA" w:rsidRDefault="002F73EF" w:rsidP="002F73EF">
      <w:pPr>
        <w:pStyle w:val="Code"/>
        <w:rPr>
          <w:highlight w:val="white"/>
        </w:rPr>
      </w:pPr>
      <w:r w:rsidRPr="00903DBA">
        <w:rPr>
          <w:highlight w:val="white"/>
        </w:rPr>
        <w:t xml:space="preserve">      }</w:t>
      </w:r>
    </w:p>
    <w:p w14:paraId="12538F33" w14:textId="77777777" w:rsidR="002F73EF" w:rsidRPr="00903DBA" w:rsidRDefault="002F73EF" w:rsidP="002F73EF">
      <w:pPr>
        <w:pStyle w:val="Code"/>
        <w:rPr>
          <w:highlight w:val="white"/>
        </w:rPr>
      </w:pPr>
    </w:p>
    <w:p w14:paraId="2AA96395" w14:textId="77777777" w:rsidR="002F73EF" w:rsidRPr="00903DBA" w:rsidRDefault="002F73EF" w:rsidP="002F73EF">
      <w:pPr>
        <w:pStyle w:val="Code"/>
        <w:rPr>
          <w:highlight w:val="white"/>
        </w:rPr>
      </w:pPr>
      <w:r w:rsidRPr="00903DBA">
        <w:rPr>
          <w:highlight w:val="white"/>
        </w:rPr>
        <w:t xml:space="preserve">      int typeSize = leftSymbol.Type.Size();</w:t>
      </w:r>
    </w:p>
    <w:p w14:paraId="3F5E0C9E" w14:textId="77777777" w:rsidR="002F73EF" w:rsidRPr="00903DBA" w:rsidRDefault="002F73EF" w:rsidP="002F73EF">
      <w:pPr>
        <w:pStyle w:val="Code"/>
        <w:rPr>
          <w:highlight w:val="white"/>
        </w:rPr>
      </w:pPr>
      <w:r w:rsidRPr="00903DBA">
        <w:rPr>
          <w:highlight w:val="white"/>
        </w:rPr>
        <w:t xml:space="preserve">      AssemblyOperator objectOperator = m_middleToIntegralMap[middleOperator];</w:t>
      </w:r>
    </w:p>
    <w:p w14:paraId="1616D9CD" w14:textId="77777777" w:rsidR="002F73EF" w:rsidRPr="00903DBA" w:rsidRDefault="002F73EF" w:rsidP="002F73EF">
      <w:pPr>
        <w:pStyle w:val="Code"/>
        <w:rPr>
          <w:highlight w:val="white"/>
        </w:rPr>
      </w:pPr>
      <w:r w:rsidRPr="00903DBA">
        <w:rPr>
          <w:highlight w:val="white"/>
        </w:rPr>
        <w:t xml:space="preserve">      Assert.ErrorXXX(!(leftSymbol.Value is BigInteger));</w:t>
      </w:r>
    </w:p>
    <w:p w14:paraId="72E62DDA" w14:textId="798D7E77" w:rsidR="00E9212B" w:rsidRPr="00903DBA" w:rsidRDefault="00E9212B" w:rsidP="00213C9A">
      <w:pPr>
        <w:rPr>
          <w:highlight w:val="white"/>
        </w:rPr>
      </w:pPr>
      <w:r w:rsidRPr="00903DBA">
        <w:rPr>
          <w:highlight w:val="white"/>
        </w:rPr>
        <w:t xml:space="preserve">In this section, we call the </w:t>
      </w:r>
      <w:r w:rsidRPr="00903DBA">
        <w:rPr>
          <w:rStyle w:val="KeyWord0"/>
          <w:highlight w:val="white"/>
        </w:rPr>
        <w:t>Base</w:t>
      </w:r>
      <w:r w:rsidRPr="00903DBA">
        <w:rPr>
          <w:highlight w:val="white"/>
        </w:rPr>
        <w:t xml:space="preserve"> and </w:t>
      </w:r>
      <w:r w:rsidRPr="00903DBA">
        <w:rPr>
          <w:rStyle w:val="KeyWord0"/>
          <w:highlight w:val="white"/>
        </w:rPr>
        <w:t>Offset</w:t>
      </w:r>
      <w:r w:rsidRPr="00903DBA">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903DBA" w:rsidRDefault="002F73EF" w:rsidP="00213C9A">
      <w:pPr>
        <w:rPr>
          <w:highlight w:val="white"/>
        </w:rPr>
      </w:pPr>
      <w:r w:rsidRPr="00903DBA">
        <w:rPr>
          <w:highlight w:val="white"/>
        </w:rPr>
        <w:t xml:space="preserve">If the </w:t>
      </w:r>
      <w:r w:rsidR="00213C9A" w:rsidRPr="00903DBA">
        <w:rPr>
          <w:highlight w:val="white"/>
        </w:rPr>
        <w:t xml:space="preserve">value of </w:t>
      </w:r>
      <w:r w:rsidRPr="00903DBA">
        <w:rPr>
          <w:highlight w:val="white"/>
        </w:rPr>
        <w:t>left symbol i</w:t>
      </w:r>
      <w:r w:rsidR="00213C9A" w:rsidRPr="00903DBA">
        <w:rPr>
          <w:highlight w:val="white"/>
        </w:rPr>
        <w:t>s</w:t>
      </w:r>
      <w:r w:rsidRPr="00903DBA">
        <w:rPr>
          <w:highlight w:val="white"/>
        </w:rPr>
        <w:t xml:space="preserve"> stored in a register </w:t>
      </w:r>
      <w:r w:rsidR="00213C9A" w:rsidRPr="00903DBA">
        <w:rPr>
          <w:highlight w:val="white"/>
        </w:rPr>
        <w:t>(</w:t>
      </w:r>
      <w:r w:rsidR="00213C9A" w:rsidRPr="00903DBA">
        <w:rPr>
          <w:rStyle w:val="KeyWord0"/>
          <w:highlight w:val="white"/>
        </w:rPr>
        <w:t>leftTrack</w:t>
      </w:r>
      <w:r w:rsidR="00213C9A" w:rsidRPr="00903DB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903DBA" w:rsidRDefault="00D37F7C" w:rsidP="00D37F7C">
      <w:pPr>
        <w:pStyle w:val="Code"/>
        <w:rPr>
          <w:highlight w:val="white"/>
        </w:rPr>
      </w:pPr>
      <w:r w:rsidRPr="00903DBA">
        <w:rPr>
          <w:highlight w:val="white"/>
        </w:rPr>
        <w:t xml:space="preserve">      if (leftTrack != null) {</w:t>
      </w:r>
    </w:p>
    <w:p w14:paraId="0BEC6A29" w14:textId="77777777" w:rsidR="00D37F7C" w:rsidRPr="00903DBA" w:rsidRDefault="00D37F7C" w:rsidP="00D37F7C">
      <w:pPr>
        <w:pStyle w:val="Code"/>
        <w:rPr>
          <w:highlight w:val="white"/>
        </w:rPr>
      </w:pPr>
      <w:r w:rsidRPr="00903DBA">
        <w:rPr>
          <w:highlight w:val="white"/>
        </w:rPr>
        <w:t xml:space="preserve">        if (rightTrack != null) {</w:t>
      </w:r>
    </w:p>
    <w:p w14:paraId="07B160AB" w14:textId="77777777" w:rsidR="00D37F7C" w:rsidRPr="00903DBA" w:rsidRDefault="00D37F7C" w:rsidP="00D37F7C">
      <w:pPr>
        <w:pStyle w:val="Code"/>
        <w:rPr>
          <w:highlight w:val="white"/>
        </w:rPr>
      </w:pPr>
      <w:r w:rsidRPr="00903DBA">
        <w:rPr>
          <w:highlight w:val="white"/>
        </w:rPr>
        <w:t xml:space="preserve">          AddAssemblyCode(objectOperator, leftTrack, rightTrack);</w:t>
      </w:r>
    </w:p>
    <w:p w14:paraId="3AD63552" w14:textId="77777777" w:rsidR="00D37F7C" w:rsidRPr="00903DBA" w:rsidRDefault="00D37F7C" w:rsidP="00D37F7C">
      <w:pPr>
        <w:pStyle w:val="Code"/>
        <w:rPr>
          <w:highlight w:val="white"/>
        </w:rPr>
      </w:pPr>
      <w:r w:rsidRPr="00903DBA">
        <w:rPr>
          <w:highlight w:val="white"/>
        </w:rPr>
        <w:t xml:space="preserve">        }</w:t>
      </w:r>
    </w:p>
    <w:p w14:paraId="2BB9882D" w14:textId="2CF8033E" w:rsidR="002F73EF" w:rsidRPr="00903DBA" w:rsidRDefault="002F73EF" w:rsidP="002F73EF">
      <w:pPr>
        <w:rPr>
          <w:highlight w:val="white"/>
        </w:rPr>
      </w:pPr>
      <w:r w:rsidRPr="00903DBA">
        <w:rPr>
          <w:highlight w:val="white"/>
        </w:rPr>
        <w:t>If the right symbol is an integer value, we use that value directly.</w:t>
      </w:r>
      <w:r w:rsidR="00DE44D7" w:rsidRPr="00903DBA">
        <w:rPr>
          <w:highlight w:val="white"/>
        </w:rPr>
        <w:t xml:space="preserve"> Note that the integer value does not exceed 31 bits</w:t>
      </w:r>
      <w:r w:rsidR="00CC4389" w:rsidRPr="00903DBA">
        <w:rPr>
          <w:highlight w:val="white"/>
        </w:rPr>
        <w:t>. I</w:t>
      </w:r>
      <w:r w:rsidR="00030A18" w:rsidRPr="00903DBA">
        <w:rPr>
          <w:highlight w:val="white"/>
        </w:rPr>
        <w:t>f</w:t>
      </w:r>
      <w:r w:rsidR="00CC4389" w:rsidRPr="00903DBA">
        <w:rPr>
          <w:highlight w:val="white"/>
        </w:rPr>
        <w:t xml:space="preserve"> it d</w:t>
      </w:r>
      <w:r w:rsidR="004A033E" w:rsidRPr="00903DBA">
        <w:rPr>
          <w:highlight w:val="white"/>
        </w:rPr>
        <w:t>oes</w:t>
      </w:r>
      <w:r w:rsidR="00CC4389" w:rsidRPr="00903DBA">
        <w:rPr>
          <w:highlight w:val="white"/>
        </w:rPr>
        <w:t>, the value would have already been loaded int a register.</w:t>
      </w:r>
    </w:p>
    <w:p w14:paraId="3E04A5BD" w14:textId="77777777" w:rsidR="00D37F7C" w:rsidRPr="00903DBA" w:rsidRDefault="00D37F7C" w:rsidP="00D37F7C">
      <w:pPr>
        <w:pStyle w:val="Code"/>
        <w:rPr>
          <w:highlight w:val="white"/>
        </w:rPr>
      </w:pPr>
      <w:r w:rsidRPr="00903DBA">
        <w:rPr>
          <w:highlight w:val="white"/>
        </w:rPr>
        <w:t xml:space="preserve">        else if (rightSymbol.Value is BigInteger) {</w:t>
      </w:r>
    </w:p>
    <w:p w14:paraId="53572930" w14:textId="77777777" w:rsidR="00D37F7C" w:rsidRPr="00903DBA" w:rsidRDefault="00D37F7C" w:rsidP="00D37F7C">
      <w:pPr>
        <w:pStyle w:val="Code"/>
        <w:rPr>
          <w:highlight w:val="white"/>
        </w:rPr>
      </w:pPr>
      <w:r w:rsidRPr="00903DBA">
        <w:rPr>
          <w:highlight w:val="white"/>
        </w:rPr>
        <w:t xml:space="preserve">          AddAssemblyCode(objectOperator, leftTrack, rightSymbol.Value);</w:t>
      </w:r>
    </w:p>
    <w:p w14:paraId="51D3F4FF" w14:textId="77777777" w:rsidR="00D37F7C" w:rsidRPr="00903DBA" w:rsidRDefault="00D37F7C" w:rsidP="00D37F7C">
      <w:pPr>
        <w:pStyle w:val="Code"/>
        <w:rPr>
          <w:highlight w:val="white"/>
        </w:rPr>
      </w:pPr>
      <w:r w:rsidRPr="00903DBA">
        <w:rPr>
          <w:highlight w:val="white"/>
        </w:rPr>
        <w:t xml:space="preserve">        }</w:t>
      </w:r>
    </w:p>
    <w:p w14:paraId="53E1AFFE" w14:textId="25513FF7" w:rsidR="002F73EF" w:rsidRPr="00903DBA" w:rsidRDefault="0062696B" w:rsidP="002F73EF">
      <w:pPr>
        <w:rPr>
          <w:highlight w:val="white"/>
        </w:rPr>
      </w:pPr>
      <w:r w:rsidRPr="00903DBA">
        <w:rPr>
          <w:highlight w:val="white"/>
        </w:rPr>
        <w:t>If the right symbol is an array, function, string, or static value, we use its address rather than its value. W</w:t>
      </w:r>
      <w:r w:rsidR="002C7231" w:rsidRPr="00903DBA">
        <w:rPr>
          <w:highlight w:val="white"/>
        </w:rPr>
        <w:t xml:space="preserve">e start by </w:t>
      </w:r>
      <w:r w:rsidR="0019159E" w:rsidRPr="00903DBA">
        <w:rPr>
          <w:highlight w:val="white"/>
        </w:rPr>
        <w:t>applying the operator</w:t>
      </w:r>
      <w:r w:rsidRPr="00903DBA">
        <w:rPr>
          <w:highlight w:val="white"/>
        </w:rPr>
        <w:t>, t</w:t>
      </w:r>
      <w:r w:rsidR="002C7231" w:rsidRPr="00903DBA">
        <w:rPr>
          <w:highlight w:val="white"/>
        </w:rPr>
        <w:t xml:space="preserve">he call to </w:t>
      </w:r>
      <w:r w:rsidR="002C7231" w:rsidRPr="00903DBA">
        <w:rPr>
          <w:rStyle w:val="KeyWord0"/>
          <w:highlight w:val="white"/>
        </w:rPr>
        <w:t>Base</w:t>
      </w:r>
      <w:r w:rsidR="002C7231" w:rsidRPr="00903DBA">
        <w:rPr>
          <w:highlight w:val="white"/>
        </w:rPr>
        <w:t xml:space="preserve"> gives </w:t>
      </w:r>
      <w:r w:rsidR="003F7277" w:rsidRPr="00903DBA">
        <w:rPr>
          <w:highlight w:val="white"/>
        </w:rPr>
        <w:t xml:space="preserve">the </w:t>
      </w:r>
      <w:r w:rsidR="002C7231" w:rsidRPr="00903DBA">
        <w:rPr>
          <w:highlight w:val="white"/>
        </w:rPr>
        <w:t>name</w:t>
      </w:r>
      <w:r w:rsidR="003F7277" w:rsidRPr="00903DBA">
        <w:rPr>
          <w:highlight w:val="white"/>
        </w:rPr>
        <w:t xml:space="preserve"> of the symbol</w:t>
      </w:r>
      <w:r w:rsidR="002C7231" w:rsidRPr="00903DBA">
        <w:rPr>
          <w:highlight w:val="white"/>
        </w:rPr>
        <w:t>.</w:t>
      </w:r>
    </w:p>
    <w:p w14:paraId="6174188A" w14:textId="77777777" w:rsidR="00D37F7C" w:rsidRPr="00903DBA" w:rsidRDefault="00D37F7C" w:rsidP="00D37F7C">
      <w:pPr>
        <w:pStyle w:val="Code"/>
        <w:rPr>
          <w:highlight w:val="white"/>
        </w:rPr>
      </w:pPr>
      <w:r w:rsidRPr="00903DBA">
        <w:rPr>
          <w:highlight w:val="white"/>
        </w:rPr>
        <w:t xml:space="preserve">        else if (rightSymbol.Type.IsArrayFunctionOrString() ||</w:t>
      </w:r>
    </w:p>
    <w:p w14:paraId="3DDE48AA" w14:textId="77777777" w:rsidR="00D37F7C" w:rsidRPr="00903DBA" w:rsidRDefault="00D37F7C" w:rsidP="00D37F7C">
      <w:pPr>
        <w:pStyle w:val="Code"/>
        <w:rPr>
          <w:highlight w:val="white"/>
        </w:rPr>
      </w:pPr>
      <w:r w:rsidRPr="00903DBA">
        <w:rPr>
          <w:highlight w:val="white"/>
        </w:rPr>
        <w:t xml:space="preserve">                 (rightSymbol.Value is StaticAddress)) {</w:t>
      </w:r>
    </w:p>
    <w:p w14:paraId="13967621" w14:textId="77777777" w:rsidR="00D37F7C" w:rsidRPr="00903DBA" w:rsidRDefault="00D37F7C" w:rsidP="00D37F7C">
      <w:pPr>
        <w:pStyle w:val="Code"/>
        <w:rPr>
          <w:highlight w:val="white"/>
        </w:rPr>
      </w:pPr>
      <w:r w:rsidRPr="00903DBA">
        <w:rPr>
          <w:highlight w:val="white"/>
        </w:rPr>
        <w:t xml:space="preserve">          AddAssemblyCode(objectOperator, leftTrack, Base(rightSymbol));</w:t>
      </w:r>
    </w:p>
    <w:p w14:paraId="0E6EA695" w14:textId="45F94977" w:rsidR="00B01D3E" w:rsidRPr="00903DBA" w:rsidRDefault="00B01D3E" w:rsidP="00B01D3E">
      <w:pPr>
        <w:rPr>
          <w:highlight w:val="white"/>
        </w:rPr>
      </w:pPr>
      <w:r w:rsidRPr="00903DBA">
        <w:rPr>
          <w:highlight w:val="white"/>
        </w:rPr>
        <w:lastRenderedPageBreak/>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903DBA">
        <w:rPr>
          <w:rStyle w:val="KeyWord0"/>
          <w:highlight w:val="white"/>
        </w:rPr>
        <w:t>add</w:t>
      </w:r>
      <w:r w:rsidRPr="00903DBA">
        <w:rPr>
          <w:highlight w:val="white"/>
        </w:rPr>
        <w:t xml:space="preserve"> or </w:t>
      </w:r>
      <w:r w:rsidRPr="00903DBA">
        <w:rPr>
          <w:rStyle w:val="KeyWord0"/>
          <w:highlight w:val="white"/>
        </w:rPr>
        <w:t>sub</w:t>
      </w:r>
      <w:r w:rsidRPr="00903DBA">
        <w:rPr>
          <w:highlight w:val="white"/>
        </w:rPr>
        <w:t>).</w:t>
      </w:r>
    </w:p>
    <w:p w14:paraId="124E5AFD" w14:textId="77777777" w:rsidR="00D37F7C" w:rsidRPr="00903DBA" w:rsidRDefault="00D37F7C" w:rsidP="00D37F7C">
      <w:pPr>
        <w:pStyle w:val="Code"/>
        <w:rPr>
          <w:highlight w:val="white"/>
        </w:rPr>
      </w:pPr>
      <w:r w:rsidRPr="00903DBA">
        <w:rPr>
          <w:highlight w:val="white"/>
        </w:rPr>
        <w:t xml:space="preserve">          int rightOffset = Offset(rightSymbol);</w:t>
      </w:r>
    </w:p>
    <w:p w14:paraId="63054EC9" w14:textId="77777777" w:rsidR="00D37F7C" w:rsidRPr="00903DBA" w:rsidRDefault="00D37F7C" w:rsidP="00D37F7C">
      <w:pPr>
        <w:pStyle w:val="Code"/>
        <w:rPr>
          <w:highlight w:val="white"/>
        </w:rPr>
      </w:pPr>
      <w:r w:rsidRPr="00903DBA">
        <w:rPr>
          <w:highlight w:val="white"/>
        </w:rPr>
        <w:t xml:space="preserve">          if (rightOffset != 0) {</w:t>
      </w:r>
    </w:p>
    <w:p w14:paraId="5DAC5BAB" w14:textId="77777777" w:rsidR="00D37F7C" w:rsidRPr="00903DBA" w:rsidRDefault="00D37F7C" w:rsidP="00D37F7C">
      <w:pPr>
        <w:pStyle w:val="Code"/>
        <w:rPr>
          <w:highlight w:val="white"/>
        </w:rPr>
      </w:pPr>
      <w:r w:rsidRPr="00903DBA">
        <w:rPr>
          <w:highlight w:val="white"/>
        </w:rPr>
        <w:t xml:space="preserve">            if (middleOperator == MiddleOperator.Assign) {</w:t>
      </w:r>
    </w:p>
    <w:p w14:paraId="3845A97B" w14:textId="77777777" w:rsidR="00D37F7C" w:rsidRPr="00903DBA" w:rsidRDefault="00D37F7C" w:rsidP="00D37F7C">
      <w:pPr>
        <w:pStyle w:val="Code"/>
        <w:rPr>
          <w:highlight w:val="white"/>
        </w:rPr>
      </w:pPr>
      <w:r w:rsidRPr="00903DBA">
        <w:rPr>
          <w:highlight w:val="white"/>
        </w:rPr>
        <w:t xml:space="preserve">              AddAssemblyCode(AssemblyOperator.add, leftTrack,</w:t>
      </w:r>
    </w:p>
    <w:p w14:paraId="63839EE9" w14:textId="77777777" w:rsidR="00D37F7C" w:rsidRPr="00903DBA" w:rsidRDefault="00D37F7C" w:rsidP="00D37F7C">
      <w:pPr>
        <w:pStyle w:val="Code"/>
        <w:rPr>
          <w:highlight w:val="white"/>
        </w:rPr>
      </w:pPr>
      <w:r w:rsidRPr="00903DBA">
        <w:rPr>
          <w:highlight w:val="white"/>
        </w:rPr>
        <w:t xml:space="preserve">                              (BigInteger) rightOffset);</w:t>
      </w:r>
    </w:p>
    <w:p w14:paraId="4B743892" w14:textId="77777777" w:rsidR="00D37F7C" w:rsidRPr="00903DBA" w:rsidRDefault="00D37F7C" w:rsidP="00D37F7C">
      <w:pPr>
        <w:pStyle w:val="Code"/>
        <w:rPr>
          <w:highlight w:val="white"/>
        </w:rPr>
      </w:pPr>
      <w:r w:rsidRPr="00903DBA">
        <w:rPr>
          <w:highlight w:val="white"/>
        </w:rPr>
        <w:t xml:space="preserve">            }</w:t>
      </w:r>
    </w:p>
    <w:p w14:paraId="44AB1068" w14:textId="77777777" w:rsidR="00D37F7C" w:rsidRPr="00903DBA" w:rsidRDefault="00D37F7C" w:rsidP="00D37F7C">
      <w:pPr>
        <w:pStyle w:val="Code"/>
        <w:rPr>
          <w:highlight w:val="white"/>
        </w:rPr>
      </w:pPr>
      <w:r w:rsidRPr="00903DBA">
        <w:rPr>
          <w:highlight w:val="white"/>
        </w:rPr>
        <w:t xml:space="preserve">            else {</w:t>
      </w:r>
    </w:p>
    <w:p w14:paraId="71A137AD" w14:textId="77777777" w:rsidR="00D37F7C" w:rsidRPr="00903DBA" w:rsidRDefault="00D37F7C" w:rsidP="00D37F7C">
      <w:pPr>
        <w:pStyle w:val="Code"/>
        <w:rPr>
          <w:highlight w:val="white"/>
        </w:rPr>
      </w:pPr>
      <w:r w:rsidRPr="00903DBA">
        <w:rPr>
          <w:highlight w:val="white"/>
        </w:rPr>
        <w:t xml:space="preserve">              AddAssemblyCode(objectOperator, leftTrack,</w:t>
      </w:r>
    </w:p>
    <w:p w14:paraId="50E1D624" w14:textId="77777777" w:rsidR="00D37F7C" w:rsidRPr="00903DBA" w:rsidRDefault="00D37F7C" w:rsidP="00D37F7C">
      <w:pPr>
        <w:pStyle w:val="Code"/>
        <w:rPr>
          <w:highlight w:val="white"/>
        </w:rPr>
      </w:pPr>
      <w:r w:rsidRPr="00903DBA">
        <w:rPr>
          <w:highlight w:val="white"/>
        </w:rPr>
        <w:t xml:space="preserve">                              (BigInteger) rightOffset);</w:t>
      </w:r>
    </w:p>
    <w:p w14:paraId="02E10B4F" w14:textId="77777777" w:rsidR="00D37F7C" w:rsidRPr="00903DBA" w:rsidRDefault="00D37F7C" w:rsidP="00D37F7C">
      <w:pPr>
        <w:pStyle w:val="Code"/>
        <w:rPr>
          <w:highlight w:val="white"/>
        </w:rPr>
      </w:pPr>
      <w:r w:rsidRPr="00903DBA">
        <w:rPr>
          <w:highlight w:val="white"/>
        </w:rPr>
        <w:t xml:space="preserve">            }</w:t>
      </w:r>
    </w:p>
    <w:p w14:paraId="0E7B7C37" w14:textId="77777777" w:rsidR="00D37F7C" w:rsidRPr="00903DBA" w:rsidRDefault="00D37F7C" w:rsidP="00D37F7C">
      <w:pPr>
        <w:pStyle w:val="Code"/>
        <w:rPr>
          <w:highlight w:val="white"/>
        </w:rPr>
      </w:pPr>
      <w:r w:rsidRPr="00903DBA">
        <w:rPr>
          <w:highlight w:val="white"/>
        </w:rPr>
        <w:t xml:space="preserve">          }</w:t>
      </w:r>
    </w:p>
    <w:p w14:paraId="32590B65" w14:textId="77777777" w:rsidR="00D37F7C" w:rsidRPr="00903DBA" w:rsidRDefault="00D37F7C" w:rsidP="00D37F7C">
      <w:pPr>
        <w:pStyle w:val="Code"/>
        <w:rPr>
          <w:highlight w:val="white"/>
        </w:rPr>
      </w:pPr>
      <w:r w:rsidRPr="00903DBA">
        <w:rPr>
          <w:highlight w:val="white"/>
        </w:rPr>
        <w:t xml:space="preserve">        }</w:t>
      </w:r>
    </w:p>
    <w:p w14:paraId="32EFE82C" w14:textId="39F7338F" w:rsidR="002F73EF" w:rsidRPr="00903DBA" w:rsidRDefault="002F73EF" w:rsidP="002F73EF">
      <w:pPr>
        <w:rPr>
          <w:highlight w:val="white"/>
        </w:rPr>
      </w:pPr>
      <w:r w:rsidRPr="00903DBA">
        <w:rPr>
          <w:highlight w:val="white"/>
        </w:rPr>
        <w:t xml:space="preserve">If none of the above cases apply, we </w:t>
      </w:r>
      <w:r w:rsidR="00744236" w:rsidRPr="00903DBA">
        <w:rPr>
          <w:highlight w:val="white"/>
        </w:rPr>
        <w:t>use the base and offset of the left symbol.</w:t>
      </w:r>
    </w:p>
    <w:p w14:paraId="26392629" w14:textId="77777777" w:rsidR="00D37F7C" w:rsidRPr="00903DBA" w:rsidRDefault="00D37F7C" w:rsidP="00D37F7C">
      <w:pPr>
        <w:pStyle w:val="Code"/>
        <w:rPr>
          <w:highlight w:val="white"/>
        </w:rPr>
      </w:pPr>
      <w:r w:rsidRPr="00903DBA">
        <w:rPr>
          <w:highlight w:val="white"/>
        </w:rPr>
        <w:t xml:space="preserve">        else {</w:t>
      </w:r>
    </w:p>
    <w:p w14:paraId="7979B9EC" w14:textId="77777777" w:rsidR="00D37F7C" w:rsidRPr="00903DBA" w:rsidRDefault="00D37F7C" w:rsidP="00D37F7C">
      <w:pPr>
        <w:pStyle w:val="Code"/>
        <w:rPr>
          <w:highlight w:val="white"/>
        </w:rPr>
      </w:pPr>
      <w:r w:rsidRPr="00903DBA">
        <w:rPr>
          <w:highlight w:val="white"/>
        </w:rPr>
        <w:t xml:space="preserve">          if (middleOperator == MiddleOperator.Assign) {</w:t>
      </w:r>
    </w:p>
    <w:p w14:paraId="4DDE9A6E" w14:textId="77777777" w:rsidR="00D37F7C" w:rsidRPr="00903DBA" w:rsidRDefault="00D37F7C" w:rsidP="00D37F7C">
      <w:pPr>
        <w:pStyle w:val="Code"/>
        <w:rPr>
          <w:highlight w:val="white"/>
        </w:rPr>
      </w:pPr>
      <w:r w:rsidRPr="00903DBA">
        <w:rPr>
          <w:highlight w:val="white"/>
        </w:rPr>
        <w:t xml:space="preserve">            leftTrack = new Track(resultSymbol);</w:t>
      </w:r>
    </w:p>
    <w:p w14:paraId="6FD74600" w14:textId="77777777" w:rsidR="00D37F7C" w:rsidRPr="00903DBA" w:rsidRDefault="00D37F7C" w:rsidP="00D37F7C">
      <w:pPr>
        <w:pStyle w:val="Code"/>
        <w:rPr>
          <w:highlight w:val="white"/>
        </w:rPr>
      </w:pPr>
      <w:r w:rsidRPr="00903DBA">
        <w:rPr>
          <w:highlight w:val="white"/>
        </w:rPr>
        <w:t xml:space="preserve">          }</w:t>
      </w:r>
    </w:p>
    <w:p w14:paraId="30A55840" w14:textId="77777777" w:rsidR="00D37F7C" w:rsidRPr="00903DBA" w:rsidRDefault="00D37F7C" w:rsidP="00D37F7C">
      <w:pPr>
        <w:pStyle w:val="Code"/>
        <w:rPr>
          <w:highlight w:val="white"/>
        </w:rPr>
      </w:pPr>
    </w:p>
    <w:p w14:paraId="5237589B" w14:textId="77777777" w:rsidR="00D37F7C" w:rsidRPr="00903DBA" w:rsidRDefault="00D37F7C" w:rsidP="00D37F7C">
      <w:pPr>
        <w:pStyle w:val="Code"/>
        <w:rPr>
          <w:highlight w:val="white"/>
        </w:rPr>
      </w:pPr>
      <w:r w:rsidRPr="00903DBA">
        <w:rPr>
          <w:highlight w:val="white"/>
        </w:rPr>
        <w:t xml:space="preserve">          AddAssemblyCode(objectOperator, leftTrack,</w:t>
      </w:r>
    </w:p>
    <w:p w14:paraId="304F057B" w14:textId="77777777" w:rsidR="00D37F7C" w:rsidRPr="00903DBA" w:rsidRDefault="00D37F7C" w:rsidP="00D37F7C">
      <w:pPr>
        <w:pStyle w:val="Code"/>
        <w:rPr>
          <w:highlight w:val="white"/>
        </w:rPr>
      </w:pPr>
      <w:r w:rsidRPr="00903DBA">
        <w:rPr>
          <w:highlight w:val="white"/>
        </w:rPr>
        <w:t xml:space="preserve">                          Base(rightSymbol), Offset(rightSymbol));</w:t>
      </w:r>
    </w:p>
    <w:p w14:paraId="62920AFC" w14:textId="77777777" w:rsidR="00D37F7C" w:rsidRPr="00903DBA" w:rsidRDefault="00D37F7C" w:rsidP="00D37F7C">
      <w:pPr>
        <w:pStyle w:val="Code"/>
        <w:rPr>
          <w:highlight w:val="white"/>
        </w:rPr>
      </w:pPr>
      <w:r w:rsidRPr="00903DBA">
        <w:rPr>
          <w:highlight w:val="white"/>
        </w:rPr>
        <w:t xml:space="preserve">        }</w:t>
      </w:r>
    </w:p>
    <w:p w14:paraId="28CBC266" w14:textId="65A3D4BC" w:rsidR="002F73EF" w:rsidRPr="00903DBA" w:rsidRDefault="002F73EF" w:rsidP="002F73EF">
      <w:pPr>
        <w:rPr>
          <w:highlight w:val="white"/>
        </w:rPr>
      </w:pPr>
      <w:r w:rsidRPr="00903DBA">
        <w:rPr>
          <w:highlight w:val="white"/>
        </w:rPr>
        <w:t xml:space="preserve">The only remaining </w:t>
      </w:r>
      <w:r w:rsidR="001C7103" w:rsidRPr="00903DBA">
        <w:rPr>
          <w:highlight w:val="white"/>
        </w:rPr>
        <w:t>issue</w:t>
      </w:r>
      <w:r w:rsidRPr="00903DBA">
        <w:rPr>
          <w:highlight w:val="white"/>
        </w:rPr>
        <w:t xml:space="preserve"> is what to do with the resulting value</w:t>
      </w:r>
      <w:r w:rsidR="002F6651" w:rsidRPr="00903DBA">
        <w:rPr>
          <w:highlight w:val="white"/>
        </w:rPr>
        <w:t>, if there is one</w:t>
      </w:r>
      <w:r w:rsidRPr="00903DBA">
        <w:rPr>
          <w:highlight w:val="white"/>
        </w:rPr>
        <w:t xml:space="preserve">. If the result is a temporary </w:t>
      </w:r>
      <w:r w:rsidR="007A2911" w:rsidRPr="00903DBA">
        <w:rPr>
          <w:highlight w:val="white"/>
        </w:rPr>
        <w:t>variable,</w:t>
      </w:r>
      <w:r w:rsidRPr="00903DBA">
        <w:rPr>
          <w:highlight w:val="white"/>
        </w:rPr>
        <w:t xml:space="preserve"> we add it to the track map to be used by succeeding instructions.</w:t>
      </w:r>
    </w:p>
    <w:p w14:paraId="54A89CCA" w14:textId="77777777" w:rsidR="00D37F7C" w:rsidRPr="00903DBA" w:rsidRDefault="00D37F7C" w:rsidP="00D37F7C">
      <w:pPr>
        <w:pStyle w:val="Code"/>
        <w:rPr>
          <w:highlight w:val="white"/>
        </w:rPr>
      </w:pPr>
      <w:r w:rsidRPr="00903DBA">
        <w:rPr>
          <w:highlight w:val="white"/>
        </w:rPr>
        <w:t xml:space="preserve">        if (resultSymbol != null) {</w:t>
      </w:r>
    </w:p>
    <w:p w14:paraId="6393D0C4" w14:textId="7A476790" w:rsidR="00D37F7C" w:rsidRPr="00903DBA" w:rsidRDefault="00D37F7C" w:rsidP="00D37F7C">
      <w:pPr>
        <w:pStyle w:val="Code"/>
        <w:rPr>
          <w:highlight w:val="white"/>
        </w:rPr>
      </w:pPr>
      <w:r w:rsidRPr="00903DBA">
        <w:rPr>
          <w:highlight w:val="white"/>
        </w:rPr>
        <w:t xml:space="preserve">          if (resultSymbol.</w:t>
      </w:r>
      <w:r w:rsidR="00D1346A" w:rsidRPr="00903DBA">
        <w:rPr>
          <w:highlight w:val="white"/>
        </w:rPr>
        <w:t>Is</w:t>
      </w:r>
      <w:r w:rsidR="00986125" w:rsidRPr="00903DBA">
        <w:rPr>
          <w:highlight w:val="white"/>
        </w:rPr>
        <w:t>Temporary</w:t>
      </w:r>
      <w:r w:rsidR="00D1346A" w:rsidRPr="00903DBA">
        <w:rPr>
          <w:highlight w:val="white"/>
        </w:rPr>
        <w:t>()</w:t>
      </w:r>
      <w:r w:rsidRPr="00903DBA">
        <w:rPr>
          <w:highlight w:val="white"/>
        </w:rPr>
        <w:t>) {</w:t>
      </w:r>
    </w:p>
    <w:p w14:paraId="38BCD1CF" w14:textId="77777777" w:rsidR="00D37F7C" w:rsidRPr="00903DBA" w:rsidRDefault="00D37F7C" w:rsidP="00D37F7C">
      <w:pPr>
        <w:pStyle w:val="Code"/>
        <w:rPr>
          <w:highlight w:val="white"/>
        </w:rPr>
      </w:pPr>
      <w:r w:rsidRPr="00903DBA">
        <w:rPr>
          <w:highlight w:val="white"/>
        </w:rPr>
        <w:t xml:space="preserve">            Assert.ErrorXXX(resultSymbol.AddressSymbol == null);</w:t>
      </w:r>
    </w:p>
    <w:p w14:paraId="3EC9CD8A" w14:textId="77777777" w:rsidR="00D37F7C" w:rsidRPr="00903DBA" w:rsidRDefault="00D37F7C" w:rsidP="00D37F7C">
      <w:pPr>
        <w:pStyle w:val="Code"/>
        <w:rPr>
          <w:highlight w:val="white"/>
        </w:rPr>
      </w:pPr>
      <w:r w:rsidRPr="00903DBA">
        <w:rPr>
          <w:highlight w:val="white"/>
        </w:rPr>
        <w:t xml:space="preserve">            m_trackMap.Add(resultSymbol, leftTrack);</w:t>
      </w:r>
    </w:p>
    <w:p w14:paraId="5EDEEAB7" w14:textId="77777777" w:rsidR="00D37F7C" w:rsidRPr="00903DBA" w:rsidRDefault="00D37F7C" w:rsidP="00D37F7C">
      <w:pPr>
        <w:pStyle w:val="Code"/>
        <w:rPr>
          <w:highlight w:val="white"/>
        </w:rPr>
      </w:pPr>
      <w:r w:rsidRPr="00903DBA">
        <w:rPr>
          <w:highlight w:val="white"/>
        </w:rPr>
        <w:t xml:space="preserve">          }</w:t>
      </w:r>
    </w:p>
    <w:p w14:paraId="069E1B42" w14:textId="77777777" w:rsidR="002F73EF" w:rsidRPr="00903DBA" w:rsidRDefault="002F73EF" w:rsidP="002F73EF">
      <w:pPr>
        <w:rPr>
          <w:highlight w:val="white"/>
        </w:rPr>
      </w:pPr>
      <w:r w:rsidRPr="00903DBA">
        <w:rPr>
          <w:highlight w:val="white"/>
        </w:rPr>
        <w:t>If the result is not a temporary variable, we store the value on its address.</w:t>
      </w:r>
    </w:p>
    <w:p w14:paraId="06086D11" w14:textId="77777777" w:rsidR="00D37F7C" w:rsidRPr="00903DBA" w:rsidRDefault="00D37F7C" w:rsidP="00D37F7C">
      <w:pPr>
        <w:pStyle w:val="Code"/>
        <w:rPr>
          <w:highlight w:val="white"/>
        </w:rPr>
      </w:pPr>
      <w:r w:rsidRPr="00903DBA">
        <w:rPr>
          <w:highlight w:val="white"/>
        </w:rPr>
        <w:t xml:space="preserve">          else {</w:t>
      </w:r>
    </w:p>
    <w:p w14:paraId="0C4CC938" w14:textId="77777777" w:rsidR="00D37F7C" w:rsidRPr="00903DBA" w:rsidRDefault="00D37F7C" w:rsidP="00D37F7C">
      <w:pPr>
        <w:pStyle w:val="Code"/>
        <w:rPr>
          <w:highlight w:val="white"/>
        </w:rPr>
      </w:pPr>
      <w:r w:rsidRPr="00903DBA">
        <w:rPr>
          <w:highlight w:val="white"/>
        </w:rPr>
        <w:t xml:space="preserve">            AddAssemblyCode(AssemblyOperator.mov, Base(resultSymbol),</w:t>
      </w:r>
    </w:p>
    <w:p w14:paraId="78D02AFA" w14:textId="77777777" w:rsidR="00D37F7C" w:rsidRPr="00903DBA" w:rsidRDefault="00D37F7C" w:rsidP="00D37F7C">
      <w:pPr>
        <w:pStyle w:val="Code"/>
        <w:rPr>
          <w:highlight w:val="white"/>
        </w:rPr>
      </w:pPr>
      <w:r w:rsidRPr="00903DBA">
        <w:rPr>
          <w:highlight w:val="white"/>
        </w:rPr>
        <w:t xml:space="preserve">                            Offset(resultSymbol), leftTrack);</w:t>
      </w:r>
    </w:p>
    <w:p w14:paraId="650DBD84" w14:textId="77777777" w:rsidR="00D37F7C" w:rsidRPr="00903DBA" w:rsidRDefault="00D37F7C" w:rsidP="00D37F7C">
      <w:pPr>
        <w:pStyle w:val="Code"/>
        <w:rPr>
          <w:highlight w:val="white"/>
        </w:rPr>
      </w:pPr>
      <w:r w:rsidRPr="00903DBA">
        <w:rPr>
          <w:highlight w:val="white"/>
        </w:rPr>
        <w:t xml:space="preserve">          }</w:t>
      </w:r>
    </w:p>
    <w:p w14:paraId="5B2C652A" w14:textId="77777777" w:rsidR="00D37F7C" w:rsidRPr="00903DBA" w:rsidRDefault="00D37F7C" w:rsidP="00D37F7C">
      <w:pPr>
        <w:pStyle w:val="Code"/>
        <w:rPr>
          <w:highlight w:val="white"/>
        </w:rPr>
      </w:pPr>
      <w:r w:rsidRPr="00903DBA">
        <w:rPr>
          <w:highlight w:val="white"/>
        </w:rPr>
        <w:t xml:space="preserve">        }</w:t>
      </w:r>
    </w:p>
    <w:p w14:paraId="5131F1E5" w14:textId="77777777" w:rsidR="00D37F7C" w:rsidRPr="00903DBA" w:rsidRDefault="00D37F7C" w:rsidP="00D37F7C">
      <w:pPr>
        <w:pStyle w:val="Code"/>
        <w:rPr>
          <w:highlight w:val="white"/>
        </w:rPr>
      </w:pPr>
      <w:r w:rsidRPr="00903DBA">
        <w:rPr>
          <w:highlight w:val="white"/>
        </w:rPr>
        <w:t xml:space="preserve">      }</w:t>
      </w:r>
    </w:p>
    <w:p w14:paraId="068EF98D" w14:textId="41F32819" w:rsidR="002F73EF" w:rsidRPr="00903DBA" w:rsidRDefault="00E9212B" w:rsidP="002F73EF">
      <w:pPr>
        <w:rPr>
          <w:highlight w:val="white"/>
        </w:rPr>
      </w:pPr>
      <w:r w:rsidRPr="00903DBA">
        <w:rPr>
          <w:highlight w:val="white"/>
        </w:rPr>
        <w:t>If the left symbol is not stored in a register, we have a</w:t>
      </w:r>
      <w:r w:rsidR="004B5FD9" w:rsidRPr="00903DBA">
        <w:rPr>
          <w:highlight w:val="white"/>
        </w:rPr>
        <w:t xml:space="preserve"> </w:t>
      </w:r>
      <w:r w:rsidRPr="00903DBA">
        <w:rPr>
          <w:highlight w:val="white"/>
        </w:rPr>
        <w:t xml:space="preserve">new sequence of cases to consider. </w:t>
      </w:r>
      <w:r w:rsidR="002F73EF" w:rsidRPr="00903DBA">
        <w:rPr>
          <w:highlight w:val="white"/>
        </w:rPr>
        <w:t>If the right symbol is stored in a register, we simply use it.</w:t>
      </w:r>
    </w:p>
    <w:p w14:paraId="36084E1F" w14:textId="77777777" w:rsidR="002F73EF" w:rsidRPr="00903DBA" w:rsidRDefault="002F73EF" w:rsidP="002F73EF">
      <w:pPr>
        <w:pStyle w:val="Code"/>
        <w:rPr>
          <w:highlight w:val="white"/>
        </w:rPr>
      </w:pPr>
      <w:r w:rsidRPr="00903DBA">
        <w:rPr>
          <w:highlight w:val="white"/>
        </w:rPr>
        <w:t xml:space="preserve">      else {</w:t>
      </w:r>
    </w:p>
    <w:p w14:paraId="77A9C211" w14:textId="77777777" w:rsidR="002F73EF" w:rsidRPr="00903DBA" w:rsidRDefault="002F73EF" w:rsidP="002F73EF">
      <w:pPr>
        <w:pStyle w:val="Code"/>
        <w:rPr>
          <w:highlight w:val="white"/>
        </w:rPr>
      </w:pPr>
      <w:r w:rsidRPr="00903DBA">
        <w:rPr>
          <w:highlight w:val="white"/>
        </w:rPr>
        <w:t xml:space="preserve">        if (rightTrack != null) {</w:t>
      </w:r>
    </w:p>
    <w:p w14:paraId="4686F8F7"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430A000F" w14:textId="77777777" w:rsidR="002F73EF" w:rsidRPr="00903DBA" w:rsidRDefault="002F73EF" w:rsidP="002F73EF">
      <w:pPr>
        <w:pStyle w:val="Code"/>
        <w:rPr>
          <w:highlight w:val="white"/>
        </w:rPr>
      </w:pPr>
      <w:r w:rsidRPr="00903DBA">
        <w:rPr>
          <w:highlight w:val="white"/>
        </w:rPr>
        <w:t xml:space="preserve">                          Offset(leftSymbol), rightTrack);</w:t>
      </w:r>
    </w:p>
    <w:p w14:paraId="71B1219A" w14:textId="77777777" w:rsidR="002F73EF" w:rsidRPr="00903DBA" w:rsidRDefault="002F73EF" w:rsidP="002F73EF">
      <w:pPr>
        <w:pStyle w:val="Code"/>
        <w:rPr>
          <w:highlight w:val="white"/>
        </w:rPr>
      </w:pPr>
      <w:r w:rsidRPr="00903DBA">
        <w:rPr>
          <w:highlight w:val="white"/>
        </w:rPr>
        <w:t xml:space="preserve">        }</w:t>
      </w:r>
    </w:p>
    <w:p w14:paraId="33630F33" w14:textId="04A3598E" w:rsidR="002F73EF" w:rsidRPr="00903DBA" w:rsidRDefault="002F73EF" w:rsidP="002F73EF">
      <w:pPr>
        <w:rPr>
          <w:highlight w:val="white"/>
        </w:rPr>
      </w:pPr>
      <w:r w:rsidRPr="00903DBA">
        <w:rPr>
          <w:highlight w:val="white"/>
        </w:rPr>
        <w:t>If the right symbol is an integer value, we simply use it.</w:t>
      </w:r>
      <w:r w:rsidR="00820F58" w:rsidRPr="00903DBA">
        <w:rPr>
          <w:highlight w:val="white"/>
        </w:rPr>
        <w:t xml:space="preserve"> Again, note that the </w:t>
      </w:r>
      <w:r w:rsidR="004A033E" w:rsidRPr="00903DBA">
        <w:rPr>
          <w:highlight w:val="white"/>
        </w:rPr>
        <w:t xml:space="preserve">value does not exceeds 31 bits. If it does, </w:t>
      </w:r>
      <w:r w:rsidR="00E1133C" w:rsidRPr="00903DBA">
        <w:rPr>
          <w:highlight w:val="white"/>
        </w:rPr>
        <w:t>it would have been loaded into a register.</w:t>
      </w:r>
    </w:p>
    <w:p w14:paraId="7A4AF3E9" w14:textId="77777777" w:rsidR="002F73EF" w:rsidRPr="00903DBA" w:rsidRDefault="002F73EF" w:rsidP="002F73EF">
      <w:pPr>
        <w:pStyle w:val="Code"/>
        <w:rPr>
          <w:highlight w:val="white"/>
        </w:rPr>
      </w:pPr>
      <w:r w:rsidRPr="00903DBA">
        <w:rPr>
          <w:highlight w:val="white"/>
        </w:rPr>
        <w:t xml:space="preserve">        else if (rightSymbol.Value is BigInteger) {</w:t>
      </w:r>
    </w:p>
    <w:p w14:paraId="38DFFF41" w14:textId="77777777" w:rsidR="001258D6" w:rsidRPr="00903DBA" w:rsidRDefault="001258D6" w:rsidP="00133CD0">
      <w:pPr>
        <w:pStyle w:val="Code"/>
        <w:rPr>
          <w:highlight w:val="white"/>
        </w:rPr>
      </w:pPr>
      <w:r w:rsidRPr="00903DBA">
        <w:rPr>
          <w:highlight w:val="white"/>
        </w:rPr>
        <w:t xml:space="preserve">          AddAssemblyCode(objectOperator, Base(leftSymbol),</w:t>
      </w:r>
    </w:p>
    <w:p w14:paraId="0450257A" w14:textId="77777777" w:rsidR="001258D6" w:rsidRPr="00903DBA" w:rsidRDefault="001258D6" w:rsidP="00133CD0">
      <w:pPr>
        <w:pStyle w:val="Code"/>
        <w:rPr>
          <w:highlight w:val="white"/>
        </w:rPr>
      </w:pPr>
      <w:r w:rsidRPr="00903DBA">
        <w:rPr>
          <w:highlight w:val="white"/>
        </w:rPr>
        <w:lastRenderedPageBreak/>
        <w:t xml:space="preserve">                          Offset(leftSymbol), rightSymbol.Value, typeSize);</w:t>
      </w:r>
    </w:p>
    <w:p w14:paraId="611075F9" w14:textId="77777777" w:rsidR="002F73EF" w:rsidRPr="00903DBA" w:rsidRDefault="002F73EF" w:rsidP="002F73EF">
      <w:pPr>
        <w:pStyle w:val="Code"/>
        <w:rPr>
          <w:highlight w:val="white"/>
        </w:rPr>
      </w:pPr>
      <w:r w:rsidRPr="00903DBA">
        <w:rPr>
          <w:highlight w:val="white"/>
        </w:rPr>
        <w:t xml:space="preserve">        }</w:t>
      </w:r>
    </w:p>
    <w:p w14:paraId="4F8AAAFF" w14:textId="571E6E1F" w:rsidR="002F73EF" w:rsidRPr="00903DBA" w:rsidRDefault="002F73EF" w:rsidP="002F73EF">
      <w:pPr>
        <w:rPr>
          <w:highlight w:val="white"/>
        </w:rPr>
      </w:pPr>
      <w:r w:rsidRPr="00903DBA">
        <w:rPr>
          <w:highlight w:val="white"/>
        </w:rPr>
        <w:t>If the right symbol is an array, function, string, or static value, we use its address</w:t>
      </w:r>
      <w:r w:rsidR="00AB1C79" w:rsidRPr="00903DBA">
        <w:rPr>
          <w:highlight w:val="white"/>
        </w:rPr>
        <w:t xml:space="preserve"> and apply the operators in the same way as above.</w:t>
      </w:r>
    </w:p>
    <w:p w14:paraId="15CED4CD" w14:textId="77777777" w:rsidR="002F73EF" w:rsidRPr="00903DBA" w:rsidRDefault="002F73EF" w:rsidP="002F73EF">
      <w:pPr>
        <w:pStyle w:val="Code"/>
        <w:rPr>
          <w:highlight w:val="white"/>
        </w:rPr>
      </w:pPr>
      <w:r w:rsidRPr="00903DBA">
        <w:rPr>
          <w:highlight w:val="white"/>
        </w:rPr>
        <w:t xml:space="preserve">        else if (rightSymbol.Type.IsArrayFunctionOrString() ||</w:t>
      </w:r>
    </w:p>
    <w:p w14:paraId="3AC67FFC" w14:textId="77777777" w:rsidR="002F73EF" w:rsidRPr="00903DBA" w:rsidRDefault="002F73EF" w:rsidP="002F73EF">
      <w:pPr>
        <w:pStyle w:val="Code"/>
        <w:rPr>
          <w:highlight w:val="white"/>
        </w:rPr>
      </w:pPr>
      <w:r w:rsidRPr="00903DBA">
        <w:rPr>
          <w:highlight w:val="white"/>
        </w:rPr>
        <w:t xml:space="preserve">                 (rightSymbol.Value is StaticAddress)) {</w:t>
      </w:r>
    </w:p>
    <w:p w14:paraId="6C28B34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29CAF0F0" w14:textId="77777777" w:rsidR="000D67DA" w:rsidRPr="00903DBA" w:rsidRDefault="002F73EF" w:rsidP="002F73EF">
      <w:pPr>
        <w:pStyle w:val="Code"/>
        <w:rPr>
          <w:highlight w:val="white"/>
        </w:rPr>
      </w:pPr>
      <w:r w:rsidRPr="00903DBA">
        <w:rPr>
          <w:highlight w:val="white"/>
        </w:rPr>
        <w:t xml:space="preserve">                          Offset(leftSymbol), Base(rightSymbol),</w:t>
      </w:r>
    </w:p>
    <w:p w14:paraId="70725E44" w14:textId="4F5A00D6" w:rsidR="002F73EF" w:rsidRPr="00903DBA" w:rsidRDefault="000D67DA" w:rsidP="002F73EF">
      <w:pPr>
        <w:pStyle w:val="Code"/>
        <w:rPr>
          <w:highlight w:val="white"/>
        </w:rPr>
      </w:pPr>
      <w:r w:rsidRPr="00903DBA">
        <w:rPr>
          <w:highlight w:val="white"/>
        </w:rPr>
        <w:t xml:space="preserve">                         </w:t>
      </w:r>
      <w:r w:rsidR="002F73EF" w:rsidRPr="00903DBA">
        <w:rPr>
          <w:highlight w:val="white"/>
        </w:rPr>
        <w:t xml:space="preserve"> </w:t>
      </w:r>
      <w:r w:rsidRPr="00903DBA">
        <w:rPr>
          <w:highlight w:val="white"/>
        </w:rPr>
        <w:t>T</w:t>
      </w:r>
      <w:r w:rsidR="002F73EF" w:rsidRPr="00903DBA">
        <w:rPr>
          <w:highlight w:val="white"/>
        </w:rPr>
        <w:t>ypeSize</w:t>
      </w:r>
      <w:r w:rsidRPr="00903DBA">
        <w:rPr>
          <w:highlight w:val="white"/>
        </w:rPr>
        <w:t>.PointerSize</w:t>
      </w:r>
      <w:r w:rsidR="002F73EF" w:rsidRPr="00903DBA">
        <w:rPr>
          <w:highlight w:val="white"/>
        </w:rPr>
        <w:t>);</w:t>
      </w:r>
    </w:p>
    <w:p w14:paraId="6E974ED0" w14:textId="77777777" w:rsidR="002F73EF" w:rsidRPr="00903DBA" w:rsidRDefault="002F73EF" w:rsidP="002F73EF">
      <w:pPr>
        <w:pStyle w:val="Code"/>
        <w:rPr>
          <w:highlight w:val="white"/>
        </w:rPr>
      </w:pPr>
    </w:p>
    <w:p w14:paraId="3DB761FF" w14:textId="77777777" w:rsidR="002F73EF" w:rsidRPr="00903DBA" w:rsidRDefault="002F73EF" w:rsidP="002F73EF">
      <w:pPr>
        <w:pStyle w:val="Code"/>
        <w:rPr>
          <w:highlight w:val="white"/>
        </w:rPr>
      </w:pPr>
      <w:r w:rsidRPr="00903DBA">
        <w:rPr>
          <w:highlight w:val="white"/>
        </w:rPr>
        <w:t xml:space="preserve">          int rightOffset = Offset(rightSymbol);</w:t>
      </w:r>
    </w:p>
    <w:p w14:paraId="3F3744C9" w14:textId="77777777" w:rsidR="002F73EF" w:rsidRPr="00903DBA" w:rsidRDefault="002F73EF" w:rsidP="002F73EF">
      <w:pPr>
        <w:pStyle w:val="Code"/>
        <w:rPr>
          <w:highlight w:val="white"/>
        </w:rPr>
      </w:pPr>
      <w:r w:rsidRPr="00903DBA">
        <w:rPr>
          <w:highlight w:val="white"/>
        </w:rPr>
        <w:t xml:space="preserve">          if (rightOffset != 0) {</w:t>
      </w:r>
    </w:p>
    <w:p w14:paraId="4656A1FE" w14:textId="77777777" w:rsidR="002F73EF" w:rsidRPr="00903DBA" w:rsidRDefault="002F73EF" w:rsidP="002F73EF">
      <w:pPr>
        <w:pStyle w:val="Code"/>
        <w:rPr>
          <w:highlight w:val="white"/>
        </w:rPr>
      </w:pPr>
      <w:r w:rsidRPr="00903DBA">
        <w:rPr>
          <w:highlight w:val="white"/>
        </w:rPr>
        <w:t xml:space="preserve">            if (middleOperator == MiddleOperator.Assign) {</w:t>
      </w:r>
    </w:p>
    <w:p w14:paraId="0491785A" w14:textId="77777777" w:rsidR="002F73EF" w:rsidRPr="00903DBA" w:rsidRDefault="002F73EF" w:rsidP="002F73EF">
      <w:pPr>
        <w:pStyle w:val="Code"/>
        <w:rPr>
          <w:highlight w:val="white"/>
        </w:rPr>
      </w:pPr>
      <w:r w:rsidRPr="00903DBA">
        <w:rPr>
          <w:highlight w:val="white"/>
        </w:rPr>
        <w:t xml:space="preserve">              AddAssemblyCode(AssemblyOperator.add, Base(leftSymbol),</w:t>
      </w:r>
    </w:p>
    <w:p w14:paraId="5BC2B776" w14:textId="77777777" w:rsidR="002F73EF" w:rsidRPr="00903DBA" w:rsidRDefault="002F73EF" w:rsidP="002F73EF">
      <w:pPr>
        <w:pStyle w:val="Code"/>
        <w:rPr>
          <w:highlight w:val="white"/>
        </w:rPr>
      </w:pPr>
      <w:r w:rsidRPr="00903DBA">
        <w:rPr>
          <w:highlight w:val="white"/>
        </w:rPr>
        <w:t xml:space="preserve">                              Offset(leftSymbol), (BigInteger) rightOffset,</w:t>
      </w:r>
    </w:p>
    <w:p w14:paraId="58050E7F" w14:textId="77777777" w:rsidR="002F73EF" w:rsidRPr="00903DBA" w:rsidRDefault="002F73EF" w:rsidP="002F73EF">
      <w:pPr>
        <w:pStyle w:val="Code"/>
        <w:rPr>
          <w:highlight w:val="white"/>
        </w:rPr>
      </w:pPr>
      <w:r w:rsidRPr="00903DBA">
        <w:rPr>
          <w:highlight w:val="white"/>
        </w:rPr>
        <w:t xml:space="preserve">                              typeSize);</w:t>
      </w:r>
    </w:p>
    <w:p w14:paraId="5509F5CD" w14:textId="77777777" w:rsidR="002F73EF" w:rsidRPr="00903DBA" w:rsidRDefault="002F73EF" w:rsidP="002F73EF">
      <w:pPr>
        <w:pStyle w:val="Code"/>
        <w:rPr>
          <w:highlight w:val="white"/>
        </w:rPr>
      </w:pPr>
      <w:r w:rsidRPr="00903DBA">
        <w:rPr>
          <w:highlight w:val="white"/>
        </w:rPr>
        <w:t xml:space="preserve">            }</w:t>
      </w:r>
    </w:p>
    <w:p w14:paraId="7A27A73D" w14:textId="77777777" w:rsidR="002F73EF" w:rsidRPr="00903DBA" w:rsidRDefault="002F73EF" w:rsidP="002F73EF">
      <w:pPr>
        <w:pStyle w:val="Code"/>
        <w:rPr>
          <w:highlight w:val="white"/>
        </w:rPr>
      </w:pPr>
      <w:r w:rsidRPr="00903DBA">
        <w:rPr>
          <w:highlight w:val="white"/>
        </w:rPr>
        <w:t xml:space="preserve">            else {</w:t>
      </w:r>
    </w:p>
    <w:p w14:paraId="5E47D35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04834D9B" w14:textId="77777777" w:rsidR="002F73EF" w:rsidRPr="00903DBA" w:rsidRDefault="002F73EF" w:rsidP="002F73EF">
      <w:pPr>
        <w:pStyle w:val="Code"/>
        <w:rPr>
          <w:highlight w:val="white"/>
        </w:rPr>
      </w:pPr>
      <w:r w:rsidRPr="00903DBA">
        <w:rPr>
          <w:highlight w:val="white"/>
        </w:rPr>
        <w:t xml:space="preserve">                              Offset(leftSymbol), (BigInteger) rightOffset,</w:t>
      </w:r>
    </w:p>
    <w:p w14:paraId="3C44F219" w14:textId="77777777" w:rsidR="002F73EF" w:rsidRPr="00903DBA" w:rsidRDefault="002F73EF" w:rsidP="002F73EF">
      <w:pPr>
        <w:pStyle w:val="Code"/>
        <w:rPr>
          <w:highlight w:val="white"/>
        </w:rPr>
      </w:pPr>
      <w:r w:rsidRPr="00903DBA">
        <w:rPr>
          <w:highlight w:val="white"/>
        </w:rPr>
        <w:t xml:space="preserve">                              typeSize);</w:t>
      </w:r>
    </w:p>
    <w:p w14:paraId="3C088B2A" w14:textId="77777777" w:rsidR="002F73EF" w:rsidRPr="00903DBA" w:rsidRDefault="002F73EF" w:rsidP="002F73EF">
      <w:pPr>
        <w:pStyle w:val="Code"/>
        <w:rPr>
          <w:highlight w:val="white"/>
        </w:rPr>
      </w:pPr>
      <w:r w:rsidRPr="00903DBA">
        <w:rPr>
          <w:highlight w:val="white"/>
        </w:rPr>
        <w:t xml:space="preserve">            }</w:t>
      </w:r>
    </w:p>
    <w:p w14:paraId="2ECF9B2F" w14:textId="77777777" w:rsidR="002F73EF" w:rsidRPr="00903DBA" w:rsidRDefault="002F73EF" w:rsidP="002F73EF">
      <w:pPr>
        <w:pStyle w:val="Code"/>
        <w:rPr>
          <w:highlight w:val="white"/>
        </w:rPr>
      </w:pPr>
      <w:r w:rsidRPr="00903DBA">
        <w:rPr>
          <w:highlight w:val="white"/>
        </w:rPr>
        <w:t xml:space="preserve">          }</w:t>
      </w:r>
    </w:p>
    <w:p w14:paraId="6D811424" w14:textId="77777777" w:rsidR="002F73EF" w:rsidRPr="00903DBA" w:rsidRDefault="002F73EF" w:rsidP="002F73EF">
      <w:pPr>
        <w:pStyle w:val="Code"/>
        <w:rPr>
          <w:highlight w:val="white"/>
        </w:rPr>
      </w:pPr>
      <w:r w:rsidRPr="00903DBA">
        <w:rPr>
          <w:highlight w:val="white"/>
        </w:rPr>
        <w:t xml:space="preserve">        }</w:t>
      </w:r>
    </w:p>
    <w:p w14:paraId="0BEEA084" w14:textId="085BAD34" w:rsidR="002F73EF" w:rsidRPr="00903DBA" w:rsidRDefault="002F73EF" w:rsidP="002F73EF">
      <w:pPr>
        <w:rPr>
          <w:highlight w:val="white"/>
        </w:rPr>
      </w:pPr>
      <w:r w:rsidRPr="00903DBA">
        <w:rPr>
          <w:highlight w:val="white"/>
        </w:rPr>
        <w:t xml:space="preserve">If none of the above cases apply, we </w:t>
      </w:r>
      <w:r w:rsidR="002C7231" w:rsidRPr="00903DBA">
        <w:rPr>
          <w:highlight w:val="white"/>
        </w:rPr>
        <w:t xml:space="preserve">load the value of the right symbol into a register and </w:t>
      </w:r>
      <w:r w:rsidRPr="00903DBA">
        <w:rPr>
          <w:highlight w:val="white"/>
        </w:rPr>
        <w:t xml:space="preserve">use the base and offset of the </w:t>
      </w:r>
      <w:r w:rsidR="002C7231" w:rsidRPr="00903DBA">
        <w:rPr>
          <w:highlight w:val="white"/>
        </w:rPr>
        <w:t>left</w:t>
      </w:r>
      <w:r w:rsidRPr="00903DBA">
        <w:rPr>
          <w:highlight w:val="white"/>
        </w:rPr>
        <w:t xml:space="preserve"> symbol.</w:t>
      </w:r>
    </w:p>
    <w:p w14:paraId="5C90B01C" w14:textId="77777777" w:rsidR="002F73EF" w:rsidRPr="00903DBA" w:rsidRDefault="002F73EF" w:rsidP="002F73EF">
      <w:pPr>
        <w:pStyle w:val="Code"/>
        <w:rPr>
          <w:highlight w:val="white"/>
        </w:rPr>
      </w:pPr>
      <w:r w:rsidRPr="00903DBA">
        <w:rPr>
          <w:highlight w:val="white"/>
        </w:rPr>
        <w:t xml:space="preserve">        else {</w:t>
      </w:r>
    </w:p>
    <w:p w14:paraId="35C0F8F1" w14:textId="77777777" w:rsidR="002F73EF" w:rsidRPr="00903DBA" w:rsidRDefault="002F73EF" w:rsidP="002F73EF">
      <w:pPr>
        <w:pStyle w:val="Code"/>
        <w:rPr>
          <w:highlight w:val="white"/>
        </w:rPr>
      </w:pPr>
      <w:r w:rsidRPr="00903DBA">
        <w:rPr>
          <w:highlight w:val="white"/>
        </w:rPr>
        <w:t xml:space="preserve">          rightTrack = LoadValueToRegister(rightSymbol);</w:t>
      </w:r>
    </w:p>
    <w:p w14:paraId="471AF610"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705EACB6" w14:textId="77777777" w:rsidR="002F73EF" w:rsidRPr="00903DBA" w:rsidRDefault="002F73EF" w:rsidP="002F73EF">
      <w:pPr>
        <w:pStyle w:val="Code"/>
        <w:rPr>
          <w:highlight w:val="white"/>
        </w:rPr>
      </w:pPr>
      <w:r w:rsidRPr="00903DBA">
        <w:rPr>
          <w:highlight w:val="white"/>
        </w:rPr>
        <w:t xml:space="preserve">                          Offset(leftSymbol), rightTrack);</w:t>
      </w:r>
    </w:p>
    <w:p w14:paraId="7B14A758" w14:textId="77777777" w:rsidR="002F73EF" w:rsidRPr="00903DBA" w:rsidRDefault="002F73EF" w:rsidP="002F73EF">
      <w:pPr>
        <w:pStyle w:val="Code"/>
        <w:rPr>
          <w:highlight w:val="white"/>
        </w:rPr>
      </w:pPr>
      <w:r w:rsidRPr="00903DBA">
        <w:rPr>
          <w:highlight w:val="white"/>
        </w:rPr>
        <w:t xml:space="preserve">        }</w:t>
      </w:r>
    </w:p>
    <w:p w14:paraId="6264C417" w14:textId="77777777" w:rsidR="002F73EF" w:rsidRPr="00903DBA" w:rsidRDefault="002F73EF" w:rsidP="002F73EF">
      <w:pPr>
        <w:pStyle w:val="Code"/>
        <w:rPr>
          <w:highlight w:val="white"/>
        </w:rPr>
      </w:pPr>
      <w:r w:rsidRPr="00903DBA">
        <w:rPr>
          <w:highlight w:val="white"/>
        </w:rPr>
        <w:t xml:space="preserve">      }</w:t>
      </w:r>
    </w:p>
    <w:p w14:paraId="4EC3A090" w14:textId="77777777" w:rsidR="002F73EF" w:rsidRPr="00903DBA" w:rsidRDefault="002F73EF" w:rsidP="002F73EF">
      <w:pPr>
        <w:rPr>
          <w:highlight w:val="white"/>
        </w:rPr>
      </w:pPr>
      <w:r w:rsidRPr="00903DBA">
        <w:rPr>
          <w:highlight w:val="white"/>
        </w:rPr>
        <w:t>Finally, we need to remove the left and right symbol from the track map, since they shall not be used any more.</w:t>
      </w:r>
    </w:p>
    <w:p w14:paraId="41F397F8" w14:textId="77777777" w:rsidR="002F73EF" w:rsidRPr="00903DBA" w:rsidRDefault="002F73EF" w:rsidP="002F73EF">
      <w:pPr>
        <w:pStyle w:val="Code"/>
        <w:rPr>
          <w:highlight w:val="white"/>
        </w:rPr>
      </w:pPr>
      <w:r w:rsidRPr="00903DBA">
        <w:rPr>
          <w:highlight w:val="white"/>
        </w:rPr>
        <w:t xml:space="preserve">      m_trackMap.Remove(leftSymbol);</w:t>
      </w:r>
    </w:p>
    <w:p w14:paraId="3919CEE6" w14:textId="77777777" w:rsidR="002F73EF" w:rsidRPr="00903DBA" w:rsidRDefault="002F73EF" w:rsidP="002F73EF">
      <w:pPr>
        <w:pStyle w:val="Code"/>
        <w:rPr>
          <w:highlight w:val="white"/>
        </w:rPr>
      </w:pPr>
      <w:r w:rsidRPr="00903DBA">
        <w:rPr>
          <w:highlight w:val="white"/>
        </w:rPr>
        <w:t xml:space="preserve">      m_trackMap.Remove(rightSymbol);</w:t>
      </w:r>
    </w:p>
    <w:p w14:paraId="2E23242C" w14:textId="77777777" w:rsidR="002F73EF" w:rsidRPr="00903DBA" w:rsidRDefault="002F73EF" w:rsidP="002F73EF">
      <w:pPr>
        <w:pStyle w:val="Code"/>
        <w:rPr>
          <w:highlight w:val="white"/>
        </w:rPr>
      </w:pPr>
      <w:r w:rsidRPr="00903DBA">
        <w:rPr>
          <w:highlight w:val="white"/>
        </w:rPr>
        <w:t xml:space="preserve">    }</w:t>
      </w:r>
    </w:p>
    <w:p w14:paraId="57AE9FF8" w14:textId="77777777" w:rsidR="00184AA8" w:rsidRPr="00903DBA" w:rsidRDefault="00184AA8" w:rsidP="00184AA8">
      <w:pPr>
        <w:pStyle w:val="Rubrik3"/>
        <w:numPr>
          <w:ilvl w:val="2"/>
          <w:numId w:val="133"/>
        </w:numPr>
        <w:rPr>
          <w:highlight w:val="white"/>
        </w:rPr>
      </w:pPr>
      <w:bookmarkStart w:id="458" w:name="_Toc57656095"/>
      <w:r w:rsidRPr="00903DBA">
        <w:rPr>
          <w:highlight w:val="white"/>
        </w:rPr>
        <w:t>Base and Offset</w:t>
      </w:r>
      <w:bookmarkEnd w:id="458"/>
    </w:p>
    <w:p w14:paraId="613BC4AF"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Base</w:t>
      </w:r>
      <w:r w:rsidRPr="00903DBA">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903DBA" w:rsidRDefault="00184AA8" w:rsidP="00184AA8">
      <w:pPr>
        <w:pStyle w:val="Code"/>
        <w:rPr>
          <w:highlight w:val="white"/>
        </w:rPr>
      </w:pPr>
      <w:r w:rsidRPr="00903DBA">
        <w:rPr>
          <w:highlight w:val="white"/>
        </w:rPr>
        <w:t xml:space="preserve">    private object Base(Symbol symbol) {</w:t>
      </w:r>
    </w:p>
    <w:p w14:paraId="7AB2C8CE" w14:textId="77777777" w:rsidR="00184AA8" w:rsidRPr="00903DBA" w:rsidRDefault="00184AA8" w:rsidP="00184AA8">
      <w:pPr>
        <w:pStyle w:val="Code"/>
        <w:rPr>
          <w:highlight w:val="white"/>
        </w:rPr>
      </w:pPr>
      <w:r w:rsidRPr="00903DBA">
        <w:rPr>
          <w:highlight w:val="white"/>
        </w:rPr>
        <w:t xml:space="preserve">      Assert.ErrorXXX(!(symbol.Value is BigInteger));</w:t>
      </w:r>
    </w:p>
    <w:p w14:paraId="37CE7030" w14:textId="77777777" w:rsidR="00184AA8" w:rsidRPr="00903DBA" w:rsidRDefault="00184AA8" w:rsidP="00184AA8">
      <w:pPr>
        <w:pStyle w:val="Code"/>
        <w:rPr>
          <w:highlight w:val="white"/>
        </w:rPr>
      </w:pPr>
    </w:p>
    <w:p w14:paraId="05B2A3E7" w14:textId="77777777" w:rsidR="00184AA8" w:rsidRPr="00903DBA" w:rsidRDefault="00184AA8" w:rsidP="00184AA8">
      <w:pPr>
        <w:pStyle w:val="Code"/>
        <w:rPr>
          <w:highlight w:val="white"/>
        </w:rPr>
      </w:pPr>
      <w:r w:rsidRPr="00903DBA">
        <w:rPr>
          <w:highlight w:val="white"/>
        </w:rPr>
        <w:t xml:space="preserve">      if (symbol.Value is StaticAddress) {</w:t>
      </w:r>
    </w:p>
    <w:p w14:paraId="31468CD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7A94F4BB" w14:textId="77777777" w:rsidR="00184AA8" w:rsidRPr="00903DBA" w:rsidRDefault="00184AA8" w:rsidP="00184AA8">
      <w:pPr>
        <w:pStyle w:val="Code"/>
        <w:rPr>
          <w:highlight w:val="white"/>
        </w:rPr>
      </w:pPr>
      <w:r w:rsidRPr="00903DBA">
        <w:rPr>
          <w:highlight w:val="white"/>
        </w:rPr>
        <w:t xml:space="preserve">        return staticAddress.UniqueName;</w:t>
      </w:r>
    </w:p>
    <w:p w14:paraId="3F7D9CB9" w14:textId="77777777" w:rsidR="00184AA8" w:rsidRPr="00903DBA" w:rsidRDefault="00184AA8" w:rsidP="00184AA8">
      <w:pPr>
        <w:pStyle w:val="Code"/>
        <w:rPr>
          <w:highlight w:val="white"/>
        </w:rPr>
      </w:pPr>
      <w:r w:rsidRPr="00903DBA">
        <w:rPr>
          <w:highlight w:val="white"/>
        </w:rPr>
        <w:t xml:space="preserve">      }</w:t>
      </w:r>
    </w:p>
    <w:p w14:paraId="50F24989" w14:textId="77777777" w:rsidR="00184AA8" w:rsidRPr="00903DBA" w:rsidRDefault="00184AA8" w:rsidP="00184AA8">
      <w:pPr>
        <w:rPr>
          <w:highlight w:val="white"/>
        </w:rPr>
      </w:pPr>
      <w:r w:rsidRPr="00903DBA">
        <w:rPr>
          <w:highlight w:val="white"/>
        </w:rPr>
        <w:t xml:space="preserve">If the symbol’s address symbol is not null, the symbol represents a dereferred symbol in a dereference, index, or arrow expression, and we return the register holding the address. We look up the address track </w:t>
      </w:r>
      <w:r w:rsidRPr="00903DBA">
        <w:rPr>
          <w:highlight w:val="white"/>
        </w:rPr>
        <w:lastRenderedPageBreak/>
        <w:t xml:space="preserve">(the track of the address symbol) by calling </w:t>
      </w:r>
      <w:r w:rsidRPr="00903DBA">
        <w:rPr>
          <w:rStyle w:val="KeyWord0"/>
          <w:highlight w:val="white"/>
        </w:rPr>
        <w:t>LoadValueToRegister</w:t>
      </w:r>
      <w:r w:rsidRPr="00903DBA">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903DBA" w:rsidRDefault="00184AA8" w:rsidP="00184AA8">
      <w:pPr>
        <w:pStyle w:val="Code"/>
        <w:rPr>
          <w:highlight w:val="white"/>
        </w:rPr>
      </w:pPr>
      <w:r w:rsidRPr="00903DBA">
        <w:rPr>
          <w:highlight w:val="white"/>
        </w:rPr>
        <w:t xml:space="preserve">      else if (symbol.AddressSymbol != null) {</w:t>
      </w:r>
    </w:p>
    <w:p w14:paraId="5109D1FD" w14:textId="77777777" w:rsidR="00184AA8" w:rsidRPr="00903DBA" w:rsidRDefault="00184AA8" w:rsidP="00184AA8">
      <w:pPr>
        <w:pStyle w:val="Code"/>
        <w:rPr>
          <w:highlight w:val="white"/>
        </w:rPr>
      </w:pPr>
      <w:r w:rsidRPr="00903DBA">
        <w:rPr>
          <w:highlight w:val="white"/>
        </w:rPr>
        <w:t xml:space="preserve">        Track addressTrack = LoadValueToRegister(symbol.AddressSymbol);</w:t>
      </w:r>
    </w:p>
    <w:p w14:paraId="00C9B34D" w14:textId="77777777" w:rsidR="00184AA8" w:rsidRPr="00903DBA" w:rsidRDefault="00184AA8" w:rsidP="00184AA8">
      <w:pPr>
        <w:pStyle w:val="Code"/>
        <w:rPr>
          <w:highlight w:val="white"/>
        </w:rPr>
      </w:pPr>
      <w:r w:rsidRPr="00903DBA">
        <w:rPr>
          <w:highlight w:val="white"/>
        </w:rPr>
        <w:t xml:space="preserve">        Assert.ErrorXXX((addressTrack.Register == null) ||</w:t>
      </w:r>
    </w:p>
    <w:p w14:paraId="54F04306" w14:textId="77777777" w:rsidR="00184AA8" w:rsidRPr="00903DBA" w:rsidRDefault="00184AA8" w:rsidP="00184AA8">
      <w:pPr>
        <w:pStyle w:val="Code"/>
        <w:rPr>
          <w:highlight w:val="white"/>
        </w:rPr>
      </w:pPr>
      <w:r w:rsidRPr="00903DBA">
        <w:rPr>
          <w:highlight w:val="white"/>
        </w:rPr>
        <w:t xml:space="preserve">                        RegisterAllocator.PointerRegisterSetWithEllipse.</w:t>
      </w:r>
    </w:p>
    <w:p w14:paraId="204823E9" w14:textId="77777777" w:rsidR="00184AA8" w:rsidRPr="00903DBA" w:rsidRDefault="00184AA8" w:rsidP="00184AA8">
      <w:pPr>
        <w:pStyle w:val="Code"/>
        <w:rPr>
          <w:highlight w:val="white"/>
        </w:rPr>
      </w:pPr>
      <w:r w:rsidRPr="00903DBA">
        <w:rPr>
          <w:highlight w:val="white"/>
        </w:rPr>
        <w:t xml:space="preserve">                        Contains(addressTrack.Register.Value));</w:t>
      </w:r>
    </w:p>
    <w:p w14:paraId="0A9661B6" w14:textId="77777777" w:rsidR="00184AA8" w:rsidRPr="00903DBA" w:rsidRDefault="00184AA8" w:rsidP="00184AA8">
      <w:pPr>
        <w:pStyle w:val="Code"/>
        <w:rPr>
          <w:highlight w:val="white"/>
        </w:rPr>
      </w:pPr>
      <w:r w:rsidRPr="00903DBA">
        <w:rPr>
          <w:highlight w:val="white"/>
        </w:rPr>
        <w:t xml:space="preserve">        addressTrack.Pointer = true;</w:t>
      </w:r>
    </w:p>
    <w:p w14:paraId="462F4235" w14:textId="77777777" w:rsidR="00184AA8" w:rsidRPr="00903DBA" w:rsidRDefault="00184AA8" w:rsidP="00184AA8">
      <w:pPr>
        <w:pStyle w:val="Code"/>
        <w:rPr>
          <w:highlight w:val="white"/>
        </w:rPr>
      </w:pPr>
      <w:r w:rsidRPr="00903DBA">
        <w:rPr>
          <w:highlight w:val="white"/>
        </w:rPr>
        <w:t xml:space="preserve">        m_trackMap.Remove(symbol.AddressSymbol);</w:t>
      </w:r>
    </w:p>
    <w:p w14:paraId="1E0BC2D9" w14:textId="77777777" w:rsidR="00184AA8" w:rsidRPr="00903DBA" w:rsidRDefault="00184AA8" w:rsidP="00184AA8">
      <w:pPr>
        <w:pStyle w:val="Code"/>
        <w:rPr>
          <w:highlight w:val="white"/>
        </w:rPr>
      </w:pPr>
      <w:r w:rsidRPr="00903DBA">
        <w:rPr>
          <w:highlight w:val="white"/>
        </w:rPr>
        <w:t xml:space="preserve">        return addressTrack;</w:t>
      </w:r>
    </w:p>
    <w:p w14:paraId="443EBF45" w14:textId="77777777" w:rsidR="00184AA8" w:rsidRPr="00903DBA" w:rsidRDefault="00184AA8" w:rsidP="00184AA8">
      <w:pPr>
        <w:pStyle w:val="Code"/>
        <w:rPr>
          <w:highlight w:val="white"/>
        </w:rPr>
      </w:pPr>
      <w:r w:rsidRPr="00903DBA">
        <w:rPr>
          <w:highlight w:val="white"/>
        </w:rPr>
        <w:t xml:space="preserve">      }</w:t>
      </w:r>
    </w:p>
    <w:p w14:paraId="363C9C00" w14:textId="77777777" w:rsidR="00184AA8" w:rsidRPr="00903DBA" w:rsidRDefault="00184AA8" w:rsidP="00184AA8">
      <w:pPr>
        <w:rPr>
          <w:highlight w:val="white"/>
        </w:rPr>
      </w:pPr>
      <w:r w:rsidRPr="00903DBA">
        <w:rPr>
          <w:highlight w:val="white"/>
        </w:rPr>
        <w:t>If the symbol is extern or static, we return its unique name, which will later be replaced by a proper address by the linker.</w:t>
      </w:r>
    </w:p>
    <w:p w14:paraId="4E396EFC" w14:textId="77777777" w:rsidR="00184AA8" w:rsidRPr="00903DBA" w:rsidRDefault="00184AA8" w:rsidP="00184AA8">
      <w:pPr>
        <w:pStyle w:val="Code"/>
        <w:rPr>
          <w:highlight w:val="white"/>
        </w:rPr>
      </w:pPr>
      <w:r w:rsidRPr="00903DBA">
        <w:rPr>
          <w:highlight w:val="white"/>
        </w:rPr>
        <w:t xml:space="preserve">      else if (symbol.IsExternOrStatic()) {</w:t>
      </w:r>
    </w:p>
    <w:p w14:paraId="0C63A23A" w14:textId="77777777" w:rsidR="00184AA8" w:rsidRPr="00903DBA" w:rsidRDefault="00184AA8" w:rsidP="00184AA8">
      <w:pPr>
        <w:pStyle w:val="Code"/>
        <w:rPr>
          <w:highlight w:val="white"/>
        </w:rPr>
      </w:pPr>
      <w:r w:rsidRPr="00903DBA">
        <w:rPr>
          <w:highlight w:val="white"/>
        </w:rPr>
        <w:t xml:space="preserve">        return symbol.UniqueName;</w:t>
      </w:r>
    </w:p>
    <w:p w14:paraId="65533507" w14:textId="77777777" w:rsidR="00184AA8" w:rsidRPr="00903DBA" w:rsidRDefault="00184AA8" w:rsidP="00184AA8">
      <w:pPr>
        <w:pStyle w:val="Code"/>
        <w:rPr>
          <w:highlight w:val="white"/>
        </w:rPr>
      </w:pPr>
      <w:r w:rsidRPr="00903DBA">
        <w:rPr>
          <w:highlight w:val="white"/>
        </w:rPr>
        <w:t xml:space="preserve">      }</w:t>
      </w:r>
    </w:p>
    <w:p w14:paraId="442642F5" w14:textId="77777777" w:rsidR="00184AA8" w:rsidRPr="00903DBA" w:rsidRDefault="00184AA8" w:rsidP="00184AA8">
      <w:pPr>
        <w:rPr>
          <w:highlight w:val="white"/>
        </w:rPr>
      </w:pPr>
      <w:r w:rsidRPr="00903DBA">
        <w:rPr>
          <w:highlight w:val="white"/>
        </w:rPr>
        <w:t xml:space="preserve">Finally, if the symbol is auto or register, we call </w:t>
      </w:r>
      <w:r w:rsidRPr="00903DBA">
        <w:rPr>
          <w:rStyle w:val="KeyWord0"/>
          <w:highlight w:val="white"/>
        </w:rPr>
        <w:t>BaseRegister</w:t>
      </w:r>
      <w:r w:rsidRPr="00903DBA">
        <w:rPr>
          <w:highlight w:val="white"/>
        </w:rPr>
        <w:t xml:space="preserve"> to obtain the regular or ellipse frame pointer.</w:t>
      </w:r>
    </w:p>
    <w:p w14:paraId="0AE37CAF" w14:textId="77777777" w:rsidR="00184AA8" w:rsidRPr="00903DBA" w:rsidRDefault="00184AA8" w:rsidP="00184AA8">
      <w:pPr>
        <w:pStyle w:val="Code"/>
        <w:rPr>
          <w:highlight w:val="white"/>
        </w:rPr>
      </w:pPr>
      <w:r w:rsidRPr="00903DBA">
        <w:rPr>
          <w:highlight w:val="white"/>
        </w:rPr>
        <w:t xml:space="preserve">      else { //resultSymbol.IsAutoOrRegister()</w:t>
      </w:r>
    </w:p>
    <w:p w14:paraId="54330A95" w14:textId="77777777" w:rsidR="00184AA8" w:rsidRPr="00903DBA" w:rsidRDefault="00184AA8" w:rsidP="00184AA8">
      <w:pPr>
        <w:pStyle w:val="Code"/>
        <w:rPr>
          <w:highlight w:val="white"/>
        </w:rPr>
      </w:pPr>
      <w:r w:rsidRPr="00903DBA">
        <w:rPr>
          <w:highlight w:val="white"/>
        </w:rPr>
        <w:t xml:space="preserve">        return BaseRegister(symbol);</w:t>
      </w:r>
    </w:p>
    <w:p w14:paraId="4529DB22" w14:textId="77777777" w:rsidR="00184AA8" w:rsidRPr="00903DBA" w:rsidRDefault="00184AA8" w:rsidP="00184AA8">
      <w:pPr>
        <w:pStyle w:val="Code"/>
        <w:rPr>
          <w:highlight w:val="white"/>
        </w:rPr>
      </w:pPr>
      <w:r w:rsidRPr="00903DBA">
        <w:rPr>
          <w:highlight w:val="white"/>
        </w:rPr>
        <w:t xml:space="preserve">      }</w:t>
      </w:r>
    </w:p>
    <w:p w14:paraId="71C87B7E" w14:textId="77777777" w:rsidR="00184AA8" w:rsidRPr="00903DBA" w:rsidRDefault="00184AA8" w:rsidP="00184AA8">
      <w:pPr>
        <w:pStyle w:val="Code"/>
        <w:rPr>
          <w:highlight w:val="white"/>
        </w:rPr>
      </w:pPr>
      <w:r w:rsidRPr="00903DBA">
        <w:rPr>
          <w:highlight w:val="white"/>
        </w:rPr>
        <w:t xml:space="preserve">    }</w:t>
      </w:r>
    </w:p>
    <w:p w14:paraId="3336904D"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Offset</w:t>
      </w:r>
      <w:r w:rsidRPr="00903DBA">
        <w:rPr>
          <w:highlight w:val="white"/>
        </w:rPr>
        <w:t xml:space="preserve"> method returns the offset of the symbol. If its value is a static address, we return the offset of the static address.</w:t>
      </w:r>
    </w:p>
    <w:p w14:paraId="4F4AB9CE" w14:textId="77777777" w:rsidR="00184AA8" w:rsidRPr="00903DBA" w:rsidRDefault="00184AA8" w:rsidP="00184AA8">
      <w:pPr>
        <w:pStyle w:val="Code"/>
        <w:rPr>
          <w:highlight w:val="white"/>
        </w:rPr>
      </w:pPr>
      <w:r w:rsidRPr="00903DBA">
        <w:rPr>
          <w:highlight w:val="white"/>
        </w:rPr>
        <w:t xml:space="preserve">    private int Offset(Symbol symbol) {</w:t>
      </w:r>
    </w:p>
    <w:p w14:paraId="00C6F9E4" w14:textId="77777777" w:rsidR="00184AA8" w:rsidRPr="00903DBA" w:rsidRDefault="00184AA8" w:rsidP="00184AA8">
      <w:pPr>
        <w:pStyle w:val="Code"/>
        <w:rPr>
          <w:highlight w:val="white"/>
        </w:rPr>
      </w:pPr>
      <w:r w:rsidRPr="00903DBA">
        <w:rPr>
          <w:highlight w:val="white"/>
        </w:rPr>
        <w:t xml:space="preserve">      Assert.ErrorXXX(!(symbol.Value is BigInteger));</w:t>
      </w:r>
    </w:p>
    <w:p w14:paraId="6C6D6270" w14:textId="77777777" w:rsidR="00184AA8" w:rsidRPr="00903DBA" w:rsidRDefault="00184AA8" w:rsidP="00184AA8">
      <w:pPr>
        <w:pStyle w:val="Code"/>
        <w:rPr>
          <w:highlight w:val="white"/>
        </w:rPr>
      </w:pPr>
    </w:p>
    <w:p w14:paraId="3B664EE3" w14:textId="77777777" w:rsidR="00184AA8" w:rsidRPr="00903DBA" w:rsidRDefault="00184AA8" w:rsidP="00184AA8">
      <w:pPr>
        <w:pStyle w:val="Code"/>
        <w:rPr>
          <w:highlight w:val="white"/>
        </w:rPr>
      </w:pPr>
      <w:r w:rsidRPr="00903DBA">
        <w:rPr>
          <w:highlight w:val="white"/>
        </w:rPr>
        <w:t xml:space="preserve">      if (symbol.Value is StaticAddress) {</w:t>
      </w:r>
    </w:p>
    <w:p w14:paraId="5EED249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4AA0C12A" w14:textId="77777777" w:rsidR="00184AA8" w:rsidRPr="00903DBA" w:rsidRDefault="00184AA8" w:rsidP="00184AA8">
      <w:pPr>
        <w:pStyle w:val="Code"/>
        <w:rPr>
          <w:highlight w:val="white"/>
        </w:rPr>
      </w:pPr>
      <w:r w:rsidRPr="00903DBA">
        <w:rPr>
          <w:highlight w:val="white"/>
        </w:rPr>
        <w:t xml:space="preserve">        return staticAddress.Offset;</w:t>
      </w:r>
    </w:p>
    <w:p w14:paraId="141F5714" w14:textId="77777777" w:rsidR="00184AA8" w:rsidRPr="00903DBA" w:rsidRDefault="00184AA8" w:rsidP="00184AA8">
      <w:pPr>
        <w:pStyle w:val="Code"/>
        <w:rPr>
          <w:highlight w:val="white"/>
        </w:rPr>
      </w:pPr>
      <w:r w:rsidRPr="00903DBA">
        <w:rPr>
          <w:highlight w:val="white"/>
        </w:rPr>
        <w:t xml:space="preserve">      }</w:t>
      </w:r>
    </w:p>
    <w:p w14:paraId="115C668C" w14:textId="77777777" w:rsidR="00184AA8" w:rsidRPr="00903DBA" w:rsidRDefault="00184AA8" w:rsidP="00184AA8">
      <w:pPr>
        <w:rPr>
          <w:highlight w:val="white"/>
        </w:rPr>
      </w:pPr>
      <w:r w:rsidRPr="00903DBA">
        <w:rPr>
          <w:highlight w:val="white"/>
        </w:rPr>
        <w:t>If the symbol’s address symbol is not null, we return the offset of the address symbol.</w:t>
      </w:r>
    </w:p>
    <w:p w14:paraId="20D6B8E4" w14:textId="77777777" w:rsidR="00184AA8" w:rsidRPr="00903DBA" w:rsidRDefault="00184AA8" w:rsidP="00184AA8">
      <w:pPr>
        <w:pStyle w:val="Code"/>
        <w:rPr>
          <w:highlight w:val="white"/>
        </w:rPr>
      </w:pPr>
      <w:r w:rsidRPr="00903DBA">
        <w:rPr>
          <w:highlight w:val="white"/>
        </w:rPr>
        <w:t xml:space="preserve">      else if (symbol.AddressSymbol != null) {</w:t>
      </w:r>
    </w:p>
    <w:p w14:paraId="687FC6DC" w14:textId="77777777" w:rsidR="00184AA8" w:rsidRPr="00903DBA" w:rsidRDefault="00184AA8" w:rsidP="00184AA8">
      <w:pPr>
        <w:pStyle w:val="Code"/>
        <w:rPr>
          <w:highlight w:val="white"/>
        </w:rPr>
      </w:pPr>
      <w:r w:rsidRPr="00903DBA">
        <w:rPr>
          <w:highlight w:val="white"/>
        </w:rPr>
        <w:t xml:space="preserve">        return symbol.AddressOffset;</w:t>
      </w:r>
    </w:p>
    <w:p w14:paraId="08FCE36E" w14:textId="77777777" w:rsidR="00184AA8" w:rsidRPr="00903DBA" w:rsidRDefault="00184AA8" w:rsidP="00184AA8">
      <w:pPr>
        <w:pStyle w:val="Code"/>
        <w:rPr>
          <w:highlight w:val="white"/>
        </w:rPr>
      </w:pPr>
      <w:r w:rsidRPr="00903DBA">
        <w:rPr>
          <w:highlight w:val="white"/>
        </w:rPr>
        <w:t xml:space="preserve">      }</w:t>
      </w:r>
    </w:p>
    <w:p w14:paraId="68ADAFF3" w14:textId="77777777" w:rsidR="00184AA8" w:rsidRPr="00903DBA" w:rsidRDefault="00184AA8" w:rsidP="00184AA8">
      <w:pPr>
        <w:rPr>
          <w:highlight w:val="white"/>
        </w:rPr>
      </w:pPr>
      <w:r w:rsidRPr="00903DBA">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903DBA" w:rsidRDefault="00184AA8" w:rsidP="00184AA8">
      <w:pPr>
        <w:pStyle w:val="Code"/>
        <w:rPr>
          <w:highlight w:val="white"/>
        </w:rPr>
      </w:pPr>
      <w:r w:rsidRPr="00903DBA">
        <w:rPr>
          <w:highlight w:val="white"/>
        </w:rPr>
        <w:t xml:space="preserve">      else {</w:t>
      </w:r>
    </w:p>
    <w:p w14:paraId="4C8B72ED" w14:textId="77777777" w:rsidR="00184AA8" w:rsidRPr="00903DBA" w:rsidRDefault="00184AA8" w:rsidP="00184AA8">
      <w:pPr>
        <w:pStyle w:val="Code"/>
        <w:rPr>
          <w:highlight w:val="white"/>
        </w:rPr>
      </w:pPr>
      <w:r w:rsidRPr="00903DBA">
        <w:rPr>
          <w:highlight w:val="white"/>
        </w:rPr>
        <w:t xml:space="preserve">        return symbol.Offset;</w:t>
      </w:r>
    </w:p>
    <w:p w14:paraId="1CC4C58B" w14:textId="77777777" w:rsidR="00184AA8" w:rsidRPr="00903DBA" w:rsidRDefault="00184AA8" w:rsidP="00184AA8">
      <w:pPr>
        <w:pStyle w:val="Code"/>
        <w:rPr>
          <w:highlight w:val="white"/>
        </w:rPr>
      </w:pPr>
      <w:r w:rsidRPr="00903DBA">
        <w:rPr>
          <w:highlight w:val="white"/>
        </w:rPr>
        <w:t xml:space="preserve">      }</w:t>
      </w:r>
    </w:p>
    <w:p w14:paraId="43DB17FF" w14:textId="77777777" w:rsidR="00184AA8" w:rsidRPr="00903DBA" w:rsidRDefault="00184AA8" w:rsidP="00184AA8">
      <w:pPr>
        <w:pStyle w:val="Code"/>
        <w:rPr>
          <w:highlight w:val="white"/>
        </w:rPr>
      </w:pPr>
      <w:r w:rsidRPr="00903DBA">
        <w:rPr>
          <w:highlight w:val="white"/>
        </w:rPr>
        <w:t xml:space="preserve">    }</w:t>
      </w:r>
    </w:p>
    <w:p w14:paraId="7AF1EC0E" w14:textId="44894349" w:rsidR="00D935A0" w:rsidRPr="00903DBA" w:rsidRDefault="00791AEE" w:rsidP="00791AEE">
      <w:pPr>
        <w:pStyle w:val="Rubrik3"/>
        <w:rPr>
          <w:highlight w:val="white"/>
        </w:rPr>
      </w:pPr>
      <w:bookmarkStart w:id="459" w:name="_Toc57656096"/>
      <w:r w:rsidRPr="00903DBA">
        <w:rPr>
          <w:highlight w:val="white"/>
        </w:rPr>
        <w:t>Case</w:t>
      </w:r>
      <w:bookmarkEnd w:id="459"/>
    </w:p>
    <w:p w14:paraId="60E72913" w14:textId="00924B20" w:rsidR="00542755" w:rsidRPr="00903DBA" w:rsidRDefault="00542755" w:rsidP="00542755">
      <w:pPr>
        <w:rPr>
          <w:highlight w:val="white"/>
        </w:rPr>
      </w:pPr>
      <w:r w:rsidRPr="00903DBA">
        <w:rPr>
          <w:highlight w:val="white"/>
        </w:rPr>
        <w:t xml:space="preserve">The </w:t>
      </w:r>
      <w:r w:rsidRPr="00903DBA">
        <w:rPr>
          <w:rStyle w:val="KeyWord0"/>
          <w:highlight w:val="white"/>
        </w:rPr>
        <w:t>Case</w:t>
      </w:r>
      <w:r w:rsidRPr="00903DBA">
        <w:rPr>
          <w:highlight w:val="white"/>
        </w:rPr>
        <w:t xml:space="preserve"> is method checks whether the switch symbol equals a value.</w:t>
      </w:r>
      <w:r w:rsidR="00392E21" w:rsidRPr="00903DBA">
        <w:rPr>
          <w:highlight w:val="white"/>
        </w:rPr>
        <w:t xml:space="preserve"> </w:t>
      </w:r>
      <w:r w:rsidR="00DE762C" w:rsidRPr="00903DBA">
        <w:rPr>
          <w:highlight w:val="white"/>
        </w:rPr>
        <w:t>Normally, we load the value of a symbol into a register, which we add to the track map. After the operation has been performed, we remove the register from the track map. Ho</w:t>
      </w:r>
      <w:r w:rsidR="00182F96" w:rsidRPr="00903DBA">
        <w:rPr>
          <w:highlight w:val="white"/>
        </w:rPr>
        <w:t>we</w:t>
      </w:r>
      <w:r w:rsidR="00DE762C" w:rsidRPr="00903DBA">
        <w:rPr>
          <w:highlight w:val="white"/>
        </w:rPr>
        <w:t xml:space="preserve">ver, </w:t>
      </w:r>
      <w:r w:rsidR="006C6B5A" w:rsidRPr="00903DBA">
        <w:rPr>
          <w:highlight w:val="white"/>
        </w:rPr>
        <w:t xml:space="preserve">when dealing with </w:t>
      </w:r>
      <w:r w:rsidR="00DE762C" w:rsidRPr="00903DBA">
        <w:rPr>
          <w:highlight w:val="white"/>
        </w:rPr>
        <w:t xml:space="preserve">a sequence of case statements, we load </w:t>
      </w:r>
      <w:r w:rsidR="00182F96" w:rsidRPr="00903DBA">
        <w:rPr>
          <w:highlight w:val="white"/>
        </w:rPr>
        <w:t xml:space="preserve">the </w:t>
      </w:r>
      <w:r w:rsidR="00182F96" w:rsidRPr="00903DBA">
        <w:rPr>
          <w:highlight w:val="white"/>
        </w:rPr>
        <w:lastRenderedPageBreak/>
        <w:t xml:space="preserve">value of the switch symbol into a register, and then we keep </w:t>
      </w:r>
      <w:r w:rsidR="006C6B5A" w:rsidRPr="00903DBA">
        <w:rPr>
          <w:highlight w:val="white"/>
        </w:rPr>
        <w:t>the value</w:t>
      </w:r>
      <w:r w:rsidR="00182F96" w:rsidRPr="00903DBA">
        <w:rPr>
          <w:highlight w:val="white"/>
        </w:rPr>
        <w:t xml:space="preserve"> in the register during all the case test instructions.</w:t>
      </w:r>
    </w:p>
    <w:p w14:paraId="14495308" w14:textId="77777777" w:rsidR="00943F9A" w:rsidRPr="00903DBA" w:rsidRDefault="00943F9A" w:rsidP="00943F9A">
      <w:pPr>
        <w:pStyle w:val="Code"/>
        <w:rPr>
          <w:highlight w:val="white"/>
        </w:rPr>
      </w:pPr>
      <w:r w:rsidRPr="00903DBA">
        <w:rPr>
          <w:highlight w:val="white"/>
        </w:rPr>
        <w:t xml:space="preserve">    public void Case(MiddleCode middleCode) {</w:t>
      </w:r>
    </w:p>
    <w:p w14:paraId="5C0316F9" w14:textId="77777777" w:rsidR="00943F9A" w:rsidRPr="00903DBA" w:rsidRDefault="00943F9A" w:rsidP="00943F9A">
      <w:pPr>
        <w:pStyle w:val="Code"/>
        <w:rPr>
          <w:highlight w:val="white"/>
        </w:rPr>
      </w:pPr>
      <w:r w:rsidRPr="00903DBA">
        <w:rPr>
          <w:highlight w:val="white"/>
        </w:rPr>
        <w:t xml:space="preserve">      Symbol switchSymbol = (Symbol) middleCode[1];</w:t>
      </w:r>
    </w:p>
    <w:p w14:paraId="7D9529B7" w14:textId="037DC4B0" w:rsidR="00943F9A" w:rsidRPr="00903DBA" w:rsidRDefault="00943F9A" w:rsidP="00943F9A">
      <w:pPr>
        <w:pStyle w:val="Code"/>
        <w:rPr>
          <w:highlight w:val="white"/>
        </w:rPr>
      </w:pPr>
      <w:r w:rsidRPr="00903DBA">
        <w:rPr>
          <w:highlight w:val="white"/>
        </w:rPr>
        <w:t xml:space="preserve">      Track switchTrack</w:t>
      </w:r>
      <w:r w:rsidR="00AF349E" w:rsidRPr="00903DBA">
        <w:rPr>
          <w:highlight w:val="white"/>
        </w:rPr>
        <w:t xml:space="preserve"> = LoadValue</w:t>
      </w:r>
      <w:r w:rsidR="00E54B8B" w:rsidRPr="00903DBA">
        <w:rPr>
          <w:highlight w:val="white"/>
        </w:rPr>
        <w:t>To</w:t>
      </w:r>
      <w:r w:rsidR="00AF349E" w:rsidRPr="00903DBA">
        <w:rPr>
          <w:highlight w:val="white"/>
        </w:rPr>
        <w:t>Register(switchSymbol);</w:t>
      </w:r>
    </w:p>
    <w:p w14:paraId="5EDA485B" w14:textId="77777777" w:rsidR="00943F9A" w:rsidRPr="00903DBA" w:rsidRDefault="00943F9A" w:rsidP="00943F9A">
      <w:pPr>
        <w:pStyle w:val="Code"/>
        <w:rPr>
          <w:highlight w:val="white"/>
        </w:rPr>
      </w:pPr>
      <w:r w:rsidRPr="00903DBA">
        <w:rPr>
          <w:highlight w:val="white"/>
        </w:rPr>
        <w:t xml:space="preserve">      Symbol caseSymbol = (Symbol) middleCode[2];</w:t>
      </w:r>
    </w:p>
    <w:p w14:paraId="7716AF4F" w14:textId="77777777" w:rsidR="00943F9A" w:rsidRPr="00903DBA" w:rsidRDefault="00943F9A" w:rsidP="00943F9A">
      <w:pPr>
        <w:pStyle w:val="Code"/>
        <w:rPr>
          <w:highlight w:val="white"/>
        </w:rPr>
      </w:pPr>
      <w:r w:rsidRPr="00903DBA">
        <w:rPr>
          <w:highlight w:val="white"/>
        </w:rPr>
        <w:t xml:space="preserve">      BigInteger caseValue = (BigInteger) caseSymbol.Value; // cmp ax, 123</w:t>
      </w:r>
    </w:p>
    <w:p w14:paraId="3C506B40" w14:textId="68F1C461" w:rsidR="00943F9A" w:rsidRPr="00903DBA" w:rsidRDefault="00943F9A" w:rsidP="00943F9A">
      <w:pPr>
        <w:pStyle w:val="Code"/>
        <w:rPr>
          <w:highlight w:val="white"/>
        </w:rPr>
      </w:pPr>
      <w:r w:rsidRPr="00903DBA">
        <w:rPr>
          <w:highlight w:val="white"/>
        </w:rPr>
        <w:t xml:space="preserve">      AddAssemblyCode(AssemblyOperator.cmp, switchTrack, caseValue);</w:t>
      </w:r>
    </w:p>
    <w:p w14:paraId="4F50127A" w14:textId="77777777" w:rsidR="00172F89" w:rsidRPr="00903DBA" w:rsidRDefault="00172F89" w:rsidP="00172F89">
      <w:pPr>
        <w:pStyle w:val="Code"/>
        <w:rPr>
          <w:highlight w:val="white"/>
        </w:rPr>
      </w:pPr>
      <w:r w:rsidRPr="00903DBA">
        <w:rPr>
          <w:highlight w:val="white"/>
        </w:rPr>
        <w:t xml:space="preserve">      int target = (int) middleCode[0];</w:t>
      </w:r>
    </w:p>
    <w:p w14:paraId="4DE1A32B" w14:textId="77777777" w:rsidR="00172F89" w:rsidRPr="00903DBA" w:rsidRDefault="00172F89" w:rsidP="00172F89">
      <w:pPr>
        <w:pStyle w:val="Code"/>
        <w:rPr>
          <w:highlight w:val="white"/>
        </w:rPr>
      </w:pPr>
      <w:r w:rsidRPr="00903DBA">
        <w:rPr>
          <w:highlight w:val="white"/>
        </w:rPr>
        <w:t xml:space="preserve">      AddAssemblyCode(AssemblyOperator.je, null, null, target);</w:t>
      </w:r>
    </w:p>
    <w:p w14:paraId="1E07A0E6" w14:textId="50621E03" w:rsidR="00392E21" w:rsidRPr="00903DBA" w:rsidRDefault="00392E21" w:rsidP="000D21FE">
      <w:pPr>
        <w:rPr>
          <w:highlight w:val="white"/>
        </w:rPr>
      </w:pPr>
      <w:r w:rsidRPr="00903DBA">
        <w:rPr>
          <w:highlight w:val="white"/>
        </w:rPr>
        <w:t xml:space="preserve">Note that we do </w:t>
      </w:r>
      <w:r w:rsidR="00953190" w:rsidRPr="00903DBA">
        <w:rPr>
          <w:highlight w:val="white"/>
        </w:rPr>
        <w:t>add</w:t>
      </w:r>
      <w:r w:rsidRPr="00903DBA">
        <w:rPr>
          <w:highlight w:val="white"/>
        </w:rPr>
        <w:t xml:space="preserve"> the symbol </w:t>
      </w:r>
      <w:r w:rsidR="00953190" w:rsidRPr="00903DBA">
        <w:rPr>
          <w:highlight w:val="white"/>
        </w:rPr>
        <w:t>to</w:t>
      </w:r>
      <w:r w:rsidRPr="00903DBA">
        <w:rPr>
          <w:highlight w:val="white"/>
        </w:rPr>
        <w:t xml:space="preserve"> the </w:t>
      </w:r>
      <w:r w:rsidR="000D21FE" w:rsidRPr="00903DBA">
        <w:rPr>
          <w:highlight w:val="white"/>
        </w:rPr>
        <w:t>track map</w:t>
      </w:r>
      <w:r w:rsidR="00953190" w:rsidRPr="00903DBA">
        <w:rPr>
          <w:highlight w:val="white"/>
        </w:rPr>
        <w:t>, in order to keep the value in the register thought out all the succeeding case instruction of the switch statement.</w:t>
      </w:r>
    </w:p>
    <w:p w14:paraId="3A6F4747" w14:textId="2CD3228F" w:rsidR="00E54B8B" w:rsidRPr="00903DBA" w:rsidRDefault="00E54B8B" w:rsidP="00943F9A">
      <w:pPr>
        <w:pStyle w:val="Code"/>
        <w:rPr>
          <w:highlight w:val="white"/>
        </w:rPr>
      </w:pPr>
      <w:r w:rsidRPr="00903DBA">
        <w:rPr>
          <w:highlight w:val="white"/>
        </w:rPr>
        <w:t xml:space="preserve">      m_trackMap.Add(switchSymbol, switchTrack);</w:t>
      </w:r>
    </w:p>
    <w:p w14:paraId="0B922A23" w14:textId="77777777" w:rsidR="00943F9A" w:rsidRPr="00903DBA" w:rsidRDefault="00943F9A" w:rsidP="00943F9A">
      <w:pPr>
        <w:pStyle w:val="Code"/>
        <w:rPr>
          <w:highlight w:val="white"/>
        </w:rPr>
      </w:pPr>
      <w:r w:rsidRPr="00903DBA">
        <w:rPr>
          <w:highlight w:val="white"/>
        </w:rPr>
        <w:t xml:space="preserve">    }</w:t>
      </w:r>
    </w:p>
    <w:p w14:paraId="01672F8D" w14:textId="5D5DEF9E" w:rsidR="00943F9A" w:rsidRPr="00903DBA" w:rsidRDefault="00F52C9A" w:rsidP="00F52C9A">
      <w:pPr>
        <w:rPr>
          <w:highlight w:val="white"/>
        </w:rPr>
      </w:pPr>
      <w:r w:rsidRPr="00903DBA">
        <w:rPr>
          <w:highlight w:val="white"/>
        </w:rPr>
        <w:t xml:space="preserve">The </w:t>
      </w:r>
      <w:r w:rsidRPr="00903DBA">
        <w:rPr>
          <w:rStyle w:val="KeyWord0"/>
          <w:highlight w:val="white"/>
        </w:rPr>
        <w:t>CaseEnd</w:t>
      </w:r>
      <w:r w:rsidRPr="00903DBA">
        <w:rPr>
          <w:highlight w:val="white"/>
        </w:rPr>
        <w:t xml:space="preserve"> method is called after the last case </w:t>
      </w:r>
      <w:r w:rsidR="00B419FE" w:rsidRPr="00903DBA">
        <w:rPr>
          <w:highlight w:val="white"/>
        </w:rPr>
        <w:t>instruction</w:t>
      </w:r>
      <w:r w:rsidR="00DE762C" w:rsidRPr="00903DBA">
        <w:rPr>
          <w:highlight w:val="white"/>
        </w:rPr>
        <w:t xml:space="preserve"> of the switch statement</w:t>
      </w:r>
      <w:r w:rsidRPr="00903DBA">
        <w:rPr>
          <w:highlight w:val="white"/>
        </w:rPr>
        <w:t>. We only remove the switch symbol from the track map</w:t>
      </w:r>
      <w:r w:rsidR="00B419FE" w:rsidRPr="00903DBA">
        <w:rPr>
          <w:highlight w:val="white"/>
        </w:rPr>
        <w:t xml:space="preserve">, since we </w:t>
      </w:r>
      <w:r w:rsidR="0078678B" w:rsidRPr="00903DBA">
        <w:rPr>
          <w:highlight w:val="white"/>
        </w:rPr>
        <w:t xml:space="preserve">shall not </w:t>
      </w:r>
      <w:r w:rsidR="00B419FE" w:rsidRPr="00903DBA">
        <w:rPr>
          <w:highlight w:val="white"/>
        </w:rPr>
        <w:t>keep the value in the register after the last case instruction.</w:t>
      </w:r>
    </w:p>
    <w:p w14:paraId="6E97D57D" w14:textId="77777777" w:rsidR="00943F9A" w:rsidRPr="00903DBA" w:rsidRDefault="00943F9A" w:rsidP="00943F9A">
      <w:pPr>
        <w:pStyle w:val="Code"/>
        <w:rPr>
          <w:highlight w:val="white"/>
        </w:rPr>
      </w:pPr>
      <w:r w:rsidRPr="00903DBA">
        <w:rPr>
          <w:highlight w:val="white"/>
        </w:rPr>
        <w:t xml:space="preserve">    public void CaseEnd(MiddleCode middleCode) {</w:t>
      </w:r>
    </w:p>
    <w:p w14:paraId="51E60F20" w14:textId="77777777" w:rsidR="00943F9A" w:rsidRPr="00903DBA" w:rsidRDefault="00943F9A" w:rsidP="00943F9A">
      <w:pPr>
        <w:pStyle w:val="Code"/>
        <w:rPr>
          <w:highlight w:val="white"/>
        </w:rPr>
      </w:pPr>
      <w:r w:rsidRPr="00903DBA">
        <w:rPr>
          <w:highlight w:val="white"/>
        </w:rPr>
        <w:t xml:space="preserve">      Symbol symbol = (Symbol) middleCode[0];</w:t>
      </w:r>
    </w:p>
    <w:p w14:paraId="01DF279B" w14:textId="77777777" w:rsidR="00943F9A" w:rsidRPr="00903DBA" w:rsidRDefault="00943F9A" w:rsidP="00943F9A">
      <w:pPr>
        <w:pStyle w:val="Code"/>
        <w:rPr>
          <w:highlight w:val="white"/>
        </w:rPr>
      </w:pPr>
      <w:r w:rsidRPr="00903DBA">
        <w:rPr>
          <w:highlight w:val="white"/>
        </w:rPr>
        <w:t xml:space="preserve">      m_trackMap.Remove(symbol);</w:t>
      </w:r>
    </w:p>
    <w:p w14:paraId="68FF04C7" w14:textId="77777777" w:rsidR="00943F9A" w:rsidRPr="00903DBA" w:rsidRDefault="00943F9A" w:rsidP="00943F9A">
      <w:pPr>
        <w:pStyle w:val="Code"/>
        <w:rPr>
          <w:highlight w:val="white"/>
        </w:rPr>
      </w:pPr>
      <w:r w:rsidRPr="00903DBA">
        <w:rPr>
          <w:highlight w:val="white"/>
        </w:rPr>
        <w:t xml:space="preserve">    }</w:t>
      </w:r>
    </w:p>
    <w:p w14:paraId="01E76C00" w14:textId="500C093D" w:rsidR="0094556E" w:rsidRPr="00903DBA" w:rsidRDefault="007B36F7" w:rsidP="0094556E">
      <w:pPr>
        <w:pStyle w:val="Rubrik3"/>
        <w:rPr>
          <w:highlight w:val="white"/>
        </w:rPr>
      </w:pPr>
      <w:bookmarkStart w:id="460" w:name="_Toc57656097"/>
      <w:r w:rsidRPr="00903DBA">
        <w:rPr>
          <w:highlight w:val="white"/>
        </w:rPr>
        <w:t>Address</w:t>
      </w:r>
      <w:bookmarkEnd w:id="460"/>
    </w:p>
    <w:p w14:paraId="78CB4685" w14:textId="15024F5A" w:rsidR="00B419FE" w:rsidRPr="00903DBA" w:rsidRDefault="00B419FE" w:rsidP="00B419FE">
      <w:pPr>
        <w:rPr>
          <w:highlight w:val="white"/>
        </w:rPr>
      </w:pPr>
      <w:r w:rsidRPr="00903DBA">
        <w:rPr>
          <w:highlight w:val="white"/>
        </w:rPr>
        <w:t xml:space="preserve">The </w:t>
      </w:r>
      <w:r w:rsidRPr="00903DBA">
        <w:rPr>
          <w:rStyle w:val="KeyWord0"/>
          <w:highlight w:val="white"/>
        </w:rPr>
        <w:t>Address</w:t>
      </w:r>
      <w:r w:rsidRPr="00903DBA">
        <w:rPr>
          <w:highlight w:val="white"/>
        </w:rPr>
        <w:t xml:space="preserve"> method </w:t>
      </w:r>
      <w:r w:rsidR="00745599" w:rsidRPr="00903DBA">
        <w:rPr>
          <w:highlight w:val="white"/>
        </w:rPr>
        <w:t xml:space="preserve">adds assembly code instructions for the address operator. It is actually quite simple, since we only gave to call </w:t>
      </w:r>
      <w:r w:rsidR="00745599" w:rsidRPr="00903DBA">
        <w:rPr>
          <w:rStyle w:val="KeyWord0"/>
          <w:highlight w:val="white"/>
        </w:rPr>
        <w:t>LoadAddressToRegister</w:t>
      </w:r>
      <w:r w:rsidR="00745599" w:rsidRPr="00903DBA">
        <w:rPr>
          <w:highlight w:val="white"/>
        </w:rPr>
        <w:t xml:space="preserve"> to load the address of the symbol int</w:t>
      </w:r>
      <w:r w:rsidR="00B07894" w:rsidRPr="00903DBA">
        <w:rPr>
          <w:highlight w:val="white"/>
        </w:rPr>
        <w:t>o</w:t>
      </w:r>
      <w:r w:rsidR="00745599" w:rsidRPr="00903DBA">
        <w:rPr>
          <w:highlight w:val="white"/>
        </w:rPr>
        <w:t xml:space="preserve"> a register.</w:t>
      </w:r>
    </w:p>
    <w:p w14:paraId="10580E92" w14:textId="77777777" w:rsidR="005571B5" w:rsidRPr="00903DBA" w:rsidRDefault="005571B5" w:rsidP="005571B5">
      <w:pPr>
        <w:pStyle w:val="Code"/>
        <w:rPr>
          <w:highlight w:val="white"/>
        </w:rPr>
      </w:pPr>
      <w:r w:rsidRPr="00903DBA">
        <w:rPr>
          <w:highlight w:val="white"/>
        </w:rPr>
        <w:t xml:space="preserve">    public void Address(MiddleCode middleCode) {</w:t>
      </w:r>
    </w:p>
    <w:p w14:paraId="1D33B861" w14:textId="77777777" w:rsidR="005571B5" w:rsidRPr="00903DBA" w:rsidRDefault="005571B5" w:rsidP="005571B5">
      <w:pPr>
        <w:pStyle w:val="Code"/>
        <w:rPr>
          <w:highlight w:val="white"/>
        </w:rPr>
      </w:pPr>
      <w:r w:rsidRPr="00903DBA">
        <w:rPr>
          <w:highlight w:val="white"/>
        </w:rPr>
        <w:t xml:space="preserve">      Symbol resultSymbol = (Symbol) middleCode[0],</w:t>
      </w:r>
    </w:p>
    <w:p w14:paraId="643523B3" w14:textId="77777777" w:rsidR="005571B5" w:rsidRPr="00903DBA" w:rsidRDefault="005571B5" w:rsidP="005571B5">
      <w:pPr>
        <w:pStyle w:val="Code"/>
        <w:rPr>
          <w:highlight w:val="white"/>
        </w:rPr>
      </w:pPr>
      <w:r w:rsidRPr="00903DBA">
        <w:rPr>
          <w:highlight w:val="white"/>
        </w:rPr>
        <w:t xml:space="preserve">             addressSymbol = (Symbol) middleCode[1];</w:t>
      </w:r>
    </w:p>
    <w:p w14:paraId="65A76849" w14:textId="77777777" w:rsidR="005571B5" w:rsidRPr="00903DBA" w:rsidRDefault="005571B5" w:rsidP="005571B5">
      <w:pPr>
        <w:pStyle w:val="Code"/>
        <w:rPr>
          <w:highlight w:val="white"/>
        </w:rPr>
      </w:pPr>
      <w:r w:rsidRPr="00903DBA">
        <w:rPr>
          <w:highlight w:val="white"/>
        </w:rPr>
        <w:t xml:space="preserve">      Track track = LoadAddressToRegister(addressSymbol);</w:t>
      </w:r>
    </w:p>
    <w:p w14:paraId="6258A5B0" w14:textId="77777777" w:rsidR="005571B5" w:rsidRPr="00903DBA" w:rsidRDefault="005571B5" w:rsidP="005571B5">
      <w:pPr>
        <w:pStyle w:val="Code"/>
        <w:rPr>
          <w:highlight w:val="white"/>
        </w:rPr>
      </w:pPr>
      <w:r w:rsidRPr="00903DBA">
        <w:rPr>
          <w:highlight w:val="white"/>
        </w:rPr>
        <w:t xml:space="preserve">      m_trackMap.Add(resultSymbol, track);</w:t>
      </w:r>
    </w:p>
    <w:p w14:paraId="7DD943B9" w14:textId="77777777" w:rsidR="005571B5" w:rsidRPr="00903DBA" w:rsidRDefault="005571B5" w:rsidP="005571B5">
      <w:pPr>
        <w:pStyle w:val="Code"/>
        <w:rPr>
          <w:highlight w:val="white"/>
        </w:rPr>
      </w:pPr>
      <w:r w:rsidRPr="00903DBA">
        <w:rPr>
          <w:highlight w:val="white"/>
        </w:rPr>
        <w:t xml:space="preserve">      m_trackMap.Remove(addressSymbol);</w:t>
      </w:r>
    </w:p>
    <w:p w14:paraId="13081AE7" w14:textId="77777777" w:rsidR="005571B5" w:rsidRPr="00903DBA" w:rsidRDefault="005571B5" w:rsidP="005571B5">
      <w:pPr>
        <w:pStyle w:val="Code"/>
        <w:rPr>
          <w:highlight w:val="white"/>
        </w:rPr>
      </w:pPr>
      <w:r w:rsidRPr="00903DBA">
        <w:rPr>
          <w:highlight w:val="white"/>
        </w:rPr>
        <w:t xml:space="preserve">    }</w:t>
      </w:r>
    </w:p>
    <w:p w14:paraId="1BA02D02" w14:textId="755840B5" w:rsidR="007A5D19" w:rsidRPr="00903DBA" w:rsidRDefault="007A5D19" w:rsidP="007A5D19">
      <w:pPr>
        <w:rPr>
          <w:highlight w:val="white"/>
        </w:rPr>
      </w:pPr>
      <w:r w:rsidRPr="00903DBA">
        <w:rPr>
          <w:highlight w:val="white"/>
        </w:rPr>
        <w:t xml:space="preserve">The </w:t>
      </w:r>
      <w:r w:rsidRPr="00903DBA">
        <w:rPr>
          <w:rStyle w:val="KeyWord0"/>
          <w:highlight w:val="white"/>
        </w:rPr>
        <w:t>IntegralDereference</w:t>
      </w:r>
      <w:r w:rsidRPr="00903DBA">
        <w:rPr>
          <w:highlight w:val="white"/>
        </w:rPr>
        <w:t xml:space="preserve"> method adds assembly code instructions for de</w:t>
      </w:r>
      <w:r w:rsidR="006114E0" w:rsidRPr="00903DBA">
        <w:rPr>
          <w:highlight w:val="white"/>
        </w:rPr>
        <w:t>refereeing</w:t>
      </w:r>
      <w:r w:rsidRPr="00903DBA">
        <w:rPr>
          <w:highlight w:val="white"/>
        </w:rPr>
        <w:t xml:space="preserve"> a pointer to a</w:t>
      </w:r>
      <w:r w:rsidR="006114E0" w:rsidRPr="00903DBA">
        <w:rPr>
          <w:highlight w:val="white"/>
        </w:rPr>
        <w:t>n integral</w:t>
      </w:r>
      <w:r w:rsidRPr="00903DBA">
        <w:rPr>
          <w:highlight w:val="white"/>
        </w:rPr>
        <w:t xml:space="preserve"> value. </w:t>
      </w:r>
      <w:r w:rsidR="006114E0" w:rsidRPr="00903DBA">
        <w:rPr>
          <w:highlight w:val="white"/>
        </w:rPr>
        <w:t xml:space="preserve">We only have to call </w:t>
      </w:r>
      <w:r w:rsidR="006114E0" w:rsidRPr="00903DBA">
        <w:rPr>
          <w:rStyle w:val="KeyWord0"/>
          <w:highlight w:val="white"/>
        </w:rPr>
        <w:t>LoadValueToRegister</w:t>
      </w:r>
      <w:r w:rsidR="006114E0" w:rsidRPr="00903DBA">
        <w:rPr>
          <w:highlight w:val="white"/>
        </w:rPr>
        <w:t xml:space="preserve"> for the address symbol</w:t>
      </w:r>
      <w:r w:rsidR="009B528B" w:rsidRPr="00903DBA">
        <w:rPr>
          <w:highlight w:val="white"/>
        </w:rPr>
        <w:t>.</w:t>
      </w:r>
    </w:p>
    <w:p w14:paraId="73A53CD2" w14:textId="520DFE55" w:rsidR="002200BD" w:rsidRPr="00903DBA" w:rsidRDefault="002200BD" w:rsidP="002200BD">
      <w:pPr>
        <w:pStyle w:val="Code"/>
        <w:rPr>
          <w:highlight w:val="white"/>
        </w:rPr>
      </w:pPr>
      <w:r w:rsidRPr="00903DBA">
        <w:rPr>
          <w:highlight w:val="white"/>
        </w:rPr>
        <w:t xml:space="preserve">    public void IntegralDereference(MiddleCode middleCode) {</w:t>
      </w:r>
    </w:p>
    <w:p w14:paraId="251B3AD4" w14:textId="77777777" w:rsidR="002200BD" w:rsidRPr="00903DBA" w:rsidRDefault="002200BD" w:rsidP="002200BD">
      <w:pPr>
        <w:pStyle w:val="Code"/>
        <w:rPr>
          <w:highlight w:val="white"/>
        </w:rPr>
      </w:pPr>
      <w:r w:rsidRPr="00903DBA">
        <w:rPr>
          <w:highlight w:val="white"/>
        </w:rPr>
        <w:t xml:space="preserve">      Symbol resultSymbol = (Symbol) middleCode[0];</w:t>
      </w:r>
    </w:p>
    <w:p w14:paraId="1EB9E93D"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0AC9848" w14:textId="77777777" w:rsidR="002200BD" w:rsidRPr="00903DBA" w:rsidRDefault="002200BD" w:rsidP="002200BD">
      <w:pPr>
        <w:pStyle w:val="Code"/>
        <w:rPr>
          <w:highlight w:val="white"/>
        </w:rPr>
      </w:pPr>
      <w:r w:rsidRPr="00903DBA">
        <w:rPr>
          <w:highlight w:val="white"/>
        </w:rPr>
        <w:t xml:space="preserve">      Track addressTrack = LoadValueToRegister(resultSymbol.AddressSymbol);</w:t>
      </w:r>
    </w:p>
    <w:p w14:paraId="185ABDA7" w14:textId="77777777" w:rsidR="002200BD" w:rsidRPr="00903DBA" w:rsidRDefault="002200BD" w:rsidP="002200BD">
      <w:pPr>
        <w:pStyle w:val="Code"/>
        <w:rPr>
          <w:highlight w:val="white"/>
        </w:rPr>
      </w:pPr>
      <w:r w:rsidRPr="00903DBA">
        <w:rPr>
          <w:highlight w:val="white"/>
        </w:rPr>
        <w:t xml:space="preserve">      m_trackMap.Add(resultSymbol.AddressSymbol, addressTrack);</w:t>
      </w:r>
    </w:p>
    <w:p w14:paraId="6C2A6BAF" w14:textId="77777777" w:rsidR="002200BD" w:rsidRPr="00903DBA" w:rsidRDefault="002200BD" w:rsidP="002200BD">
      <w:pPr>
        <w:pStyle w:val="Code"/>
        <w:rPr>
          <w:highlight w:val="white"/>
        </w:rPr>
      </w:pPr>
      <w:r w:rsidRPr="00903DBA">
        <w:rPr>
          <w:highlight w:val="white"/>
        </w:rPr>
        <w:t xml:space="preserve">    }</w:t>
      </w:r>
    </w:p>
    <w:p w14:paraId="1B9F468E" w14:textId="657A8E28" w:rsidR="00D935A0" w:rsidRPr="00903DBA" w:rsidRDefault="00C540BA" w:rsidP="00C540BA">
      <w:pPr>
        <w:rPr>
          <w:highlight w:val="white"/>
        </w:rPr>
      </w:pPr>
      <w:r w:rsidRPr="00903DBA">
        <w:rPr>
          <w:highlight w:val="white"/>
        </w:rPr>
        <w:t xml:space="preserve">The </w:t>
      </w:r>
      <w:r w:rsidRPr="00903DBA">
        <w:rPr>
          <w:rStyle w:val="KeyWord0"/>
          <w:highlight w:val="white"/>
        </w:rPr>
        <w:t>FloatingDereference</w:t>
      </w:r>
      <w:r w:rsidRPr="00903DBA">
        <w:rPr>
          <w:highlight w:val="white"/>
        </w:rPr>
        <w:t xml:space="preserve"> method </w:t>
      </w:r>
      <w:r w:rsidR="002200BD" w:rsidRPr="00903DBA">
        <w:rPr>
          <w:highlight w:val="white"/>
        </w:rPr>
        <w:t xml:space="preserve">adds assembly code instructions for derefereing a pointer to a floating value. </w:t>
      </w:r>
    </w:p>
    <w:p w14:paraId="48626CBC" w14:textId="77777777" w:rsidR="00D935A0" w:rsidRPr="00903DBA" w:rsidRDefault="00D935A0" w:rsidP="00E30569">
      <w:pPr>
        <w:pStyle w:val="Code"/>
        <w:rPr>
          <w:highlight w:val="white"/>
        </w:rPr>
      </w:pPr>
      <w:r w:rsidRPr="00903DBA">
        <w:rPr>
          <w:highlight w:val="white"/>
        </w:rPr>
        <w:t xml:space="preserve">    public void FloatingDereference(MiddleCode middleCode) {</w:t>
      </w:r>
    </w:p>
    <w:p w14:paraId="02F23627" w14:textId="77777777" w:rsidR="00D935A0" w:rsidRPr="00903DBA" w:rsidRDefault="00D935A0" w:rsidP="00E30569">
      <w:pPr>
        <w:pStyle w:val="Code"/>
        <w:rPr>
          <w:highlight w:val="white"/>
        </w:rPr>
      </w:pPr>
      <w:r w:rsidRPr="00903DBA">
        <w:rPr>
          <w:highlight w:val="white"/>
        </w:rPr>
        <w:t xml:space="preserve">      Symbol resultSymbol = (Symbol) middleCode[0];</w:t>
      </w:r>
    </w:p>
    <w:p w14:paraId="0151566F"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1141F15" w14:textId="77777777" w:rsidR="00D935A0" w:rsidRPr="00903DBA" w:rsidRDefault="00D935A0" w:rsidP="00E30569">
      <w:pPr>
        <w:pStyle w:val="Code"/>
        <w:rPr>
          <w:highlight w:val="white"/>
        </w:rPr>
      </w:pPr>
      <w:r w:rsidRPr="00903DBA">
        <w:rPr>
          <w:highlight w:val="white"/>
        </w:rPr>
        <w:t xml:space="preserve">      Track addressTrack = LoadValueToRegister(resultSymbol.AddressSymbol);</w:t>
      </w:r>
    </w:p>
    <w:p w14:paraId="1BF922DA" w14:textId="77777777" w:rsidR="00D935A0" w:rsidRPr="00903DBA" w:rsidRDefault="00D935A0" w:rsidP="00E30569">
      <w:pPr>
        <w:pStyle w:val="Code"/>
        <w:rPr>
          <w:highlight w:val="white"/>
        </w:rPr>
      </w:pPr>
      <w:r w:rsidRPr="00903DBA">
        <w:rPr>
          <w:highlight w:val="white"/>
        </w:rPr>
        <w:t xml:space="preserve">      m_trackMap.Add(resultSymbol.AddressSymbol, addressTrack);</w:t>
      </w:r>
    </w:p>
    <w:p w14:paraId="3FBAD4D8" w14:textId="77777777" w:rsidR="00D935A0" w:rsidRPr="00903DBA" w:rsidRDefault="00D935A0" w:rsidP="00E30569">
      <w:pPr>
        <w:pStyle w:val="Code"/>
        <w:rPr>
          <w:highlight w:val="white"/>
        </w:rPr>
      </w:pPr>
      <w:r w:rsidRPr="00903DBA">
        <w:rPr>
          <w:highlight w:val="white"/>
        </w:rPr>
        <w:t xml:space="preserve">    }</w:t>
      </w:r>
    </w:p>
    <w:p w14:paraId="3E823727" w14:textId="745B94A7" w:rsidR="00CF4437" w:rsidRPr="00903DBA" w:rsidRDefault="00CF4437" w:rsidP="00CF4437">
      <w:pPr>
        <w:pStyle w:val="Rubrik3"/>
        <w:numPr>
          <w:ilvl w:val="2"/>
          <w:numId w:val="136"/>
        </w:numPr>
        <w:rPr>
          <w:highlight w:val="white"/>
        </w:rPr>
      </w:pPr>
      <w:bookmarkStart w:id="461" w:name="_Toc57656098"/>
      <w:r w:rsidRPr="00903DBA">
        <w:rPr>
          <w:highlight w:val="white"/>
        </w:rPr>
        <w:lastRenderedPageBreak/>
        <w:t>Floating Binary</w:t>
      </w:r>
      <w:bookmarkEnd w:id="461"/>
    </w:p>
    <w:p w14:paraId="7862C5D9" w14:textId="6922FC87" w:rsidR="00673D57" w:rsidRPr="00903DBA" w:rsidRDefault="00673D57" w:rsidP="00673D57">
      <w:pPr>
        <w:rPr>
          <w:highlight w:val="white"/>
        </w:rPr>
      </w:pPr>
      <w:r w:rsidRPr="00903DBA">
        <w:rPr>
          <w:highlight w:val="white"/>
        </w:rPr>
        <w:t xml:space="preserve">Similar to the integral operations, we need the </w:t>
      </w:r>
      <w:r w:rsidRPr="00903DBA">
        <w:rPr>
          <w:rStyle w:val="KeyWord0"/>
          <w:highlight w:val="white"/>
        </w:rPr>
        <w:t>m_middleToFloatingMap</w:t>
      </w:r>
      <w:r w:rsidRPr="00903DBA">
        <w:rPr>
          <w:highlight w:val="white"/>
        </w:rPr>
        <w:t xml:space="preserve"> map to translate </w:t>
      </w:r>
      <w:r w:rsidR="00B55237" w:rsidRPr="00903DBA">
        <w:rPr>
          <w:highlight w:val="white"/>
        </w:rPr>
        <w:t>the middle code operators to the</w:t>
      </w:r>
      <w:r w:rsidR="00F33F0D" w:rsidRPr="00903DBA">
        <w:rPr>
          <w:highlight w:val="white"/>
        </w:rPr>
        <w:t>ir</w:t>
      </w:r>
      <w:r w:rsidR="00B55237" w:rsidRPr="00903DBA">
        <w:rPr>
          <w:highlight w:val="white"/>
        </w:rPr>
        <w:t xml:space="preserve"> </w:t>
      </w:r>
      <w:r w:rsidR="00F33F0D" w:rsidRPr="00903DBA">
        <w:rPr>
          <w:highlight w:val="white"/>
        </w:rPr>
        <w:t xml:space="preserve">equivalent </w:t>
      </w:r>
      <w:r w:rsidR="00B55237" w:rsidRPr="00903DBA">
        <w:rPr>
          <w:highlight w:val="white"/>
        </w:rPr>
        <w:t>assembly code operators.</w:t>
      </w:r>
    </w:p>
    <w:p w14:paraId="446D23A5" w14:textId="77777777" w:rsidR="00A81C3D" w:rsidRPr="00903DBA" w:rsidRDefault="00A81C3D" w:rsidP="00A81C3D">
      <w:pPr>
        <w:pStyle w:val="Code"/>
        <w:rPr>
          <w:highlight w:val="white"/>
        </w:rPr>
      </w:pPr>
      <w:r w:rsidRPr="00903DBA">
        <w:rPr>
          <w:highlight w:val="white"/>
        </w:rPr>
        <w:t xml:space="preserve">    public static IDictionary&lt;MiddleOperator, AssemblyOperator&gt;</w:t>
      </w:r>
    </w:p>
    <w:p w14:paraId="29FD3C35" w14:textId="77777777" w:rsidR="00A81C3D" w:rsidRPr="00903DBA" w:rsidRDefault="00A81C3D" w:rsidP="00A81C3D">
      <w:pPr>
        <w:pStyle w:val="Code"/>
        <w:rPr>
          <w:highlight w:val="white"/>
        </w:rPr>
      </w:pPr>
      <w:r w:rsidRPr="00903DBA">
        <w:rPr>
          <w:highlight w:val="white"/>
        </w:rPr>
        <w:t xml:space="preserve">      m_middleToFloatingMap =</w:t>
      </w:r>
    </w:p>
    <w:p w14:paraId="72FB9584" w14:textId="77777777" w:rsidR="00A81C3D" w:rsidRPr="00903DBA" w:rsidRDefault="00A81C3D" w:rsidP="00A81C3D">
      <w:pPr>
        <w:pStyle w:val="Code"/>
        <w:rPr>
          <w:highlight w:val="white"/>
        </w:rPr>
      </w:pPr>
      <w:r w:rsidRPr="00903DBA">
        <w:rPr>
          <w:highlight w:val="white"/>
        </w:rPr>
        <w:t xml:space="preserve">        new Dictionary&lt;MiddleOperator, AssemblyOperator&gt;() {</w:t>
      </w:r>
    </w:p>
    <w:p w14:paraId="38A3E81B" w14:textId="77777777" w:rsidR="00A81C3D" w:rsidRPr="00903DBA" w:rsidRDefault="00A81C3D" w:rsidP="00A81C3D">
      <w:pPr>
        <w:pStyle w:val="Code"/>
        <w:rPr>
          <w:highlight w:val="white"/>
        </w:rPr>
      </w:pPr>
      <w:r w:rsidRPr="00903DBA">
        <w:rPr>
          <w:highlight w:val="white"/>
        </w:rPr>
        <w:t xml:space="preserve">          {MiddleOperator.UnarySubtract, AssemblyOperator.fchs},</w:t>
      </w:r>
    </w:p>
    <w:p w14:paraId="030C3718" w14:textId="77777777" w:rsidR="00A81C3D" w:rsidRPr="00903DBA" w:rsidRDefault="00A81C3D" w:rsidP="00A81C3D">
      <w:pPr>
        <w:pStyle w:val="Code"/>
        <w:rPr>
          <w:highlight w:val="white"/>
        </w:rPr>
      </w:pPr>
      <w:r w:rsidRPr="00903DBA">
        <w:rPr>
          <w:highlight w:val="white"/>
        </w:rPr>
        <w:t xml:space="preserve">          {MiddleOperator.BinaryAdd, AssemblyOperator.fadd},</w:t>
      </w:r>
    </w:p>
    <w:p w14:paraId="06AA3AAF" w14:textId="77777777" w:rsidR="00A81C3D" w:rsidRPr="00903DBA" w:rsidRDefault="00A81C3D" w:rsidP="00A81C3D">
      <w:pPr>
        <w:pStyle w:val="Code"/>
        <w:rPr>
          <w:highlight w:val="white"/>
        </w:rPr>
      </w:pPr>
      <w:r w:rsidRPr="00903DBA">
        <w:rPr>
          <w:highlight w:val="white"/>
        </w:rPr>
        <w:t xml:space="preserve">          {MiddleOperator.BinarySubtract, AssemblyOperator.fsub},</w:t>
      </w:r>
    </w:p>
    <w:p w14:paraId="4B9A106F" w14:textId="77777777" w:rsidR="00A81C3D" w:rsidRPr="00903DBA" w:rsidRDefault="00A81C3D" w:rsidP="00A81C3D">
      <w:pPr>
        <w:pStyle w:val="Code"/>
        <w:rPr>
          <w:highlight w:val="white"/>
        </w:rPr>
      </w:pPr>
      <w:r w:rsidRPr="00903DBA">
        <w:rPr>
          <w:highlight w:val="white"/>
        </w:rPr>
        <w:t xml:space="preserve">          {MiddleOperator.SignedMultiply, AssemblyOperator.fmul},</w:t>
      </w:r>
    </w:p>
    <w:p w14:paraId="70756062" w14:textId="77777777" w:rsidR="00A81C3D" w:rsidRPr="00903DBA" w:rsidRDefault="00A81C3D" w:rsidP="00A81C3D">
      <w:pPr>
        <w:pStyle w:val="Code"/>
        <w:rPr>
          <w:highlight w:val="white"/>
        </w:rPr>
      </w:pPr>
      <w:r w:rsidRPr="00903DBA">
        <w:rPr>
          <w:highlight w:val="white"/>
        </w:rPr>
        <w:t xml:space="preserve">          {MiddleOperator.SignedDivide, AssemblyOperator.fdiv},</w:t>
      </w:r>
    </w:p>
    <w:p w14:paraId="61FF79FF" w14:textId="77777777" w:rsidR="00A81C3D" w:rsidRPr="00903DBA" w:rsidRDefault="00A81C3D" w:rsidP="00A81C3D">
      <w:pPr>
        <w:pStyle w:val="Code"/>
        <w:rPr>
          <w:highlight w:val="white"/>
        </w:rPr>
      </w:pPr>
      <w:r w:rsidRPr="00903DBA">
        <w:rPr>
          <w:highlight w:val="white"/>
        </w:rPr>
        <w:t xml:space="preserve">          {MiddleOperator.Equal, AssemblyOperator.je},</w:t>
      </w:r>
    </w:p>
    <w:p w14:paraId="20F82925" w14:textId="77777777" w:rsidR="00A81C3D" w:rsidRPr="00903DBA" w:rsidRDefault="00A81C3D" w:rsidP="00A81C3D">
      <w:pPr>
        <w:pStyle w:val="Code"/>
        <w:rPr>
          <w:highlight w:val="white"/>
        </w:rPr>
      </w:pPr>
      <w:r w:rsidRPr="00903DBA">
        <w:rPr>
          <w:highlight w:val="white"/>
        </w:rPr>
        <w:t xml:space="preserve">          {MiddleOperator.NotEqual, AssemblyOperator.jne},</w:t>
      </w:r>
    </w:p>
    <w:p w14:paraId="6B4F2D6E" w14:textId="77777777" w:rsidR="00A81C3D" w:rsidRPr="00903DBA" w:rsidRDefault="00A81C3D" w:rsidP="00A81C3D">
      <w:pPr>
        <w:pStyle w:val="Code"/>
        <w:rPr>
          <w:highlight w:val="white"/>
        </w:rPr>
      </w:pPr>
      <w:r w:rsidRPr="00903DBA">
        <w:rPr>
          <w:highlight w:val="white"/>
        </w:rPr>
        <w:t xml:space="preserve">          {MiddleOperator.SignedLessThan, AssemblyOperator.ja},</w:t>
      </w:r>
    </w:p>
    <w:p w14:paraId="578ECF9E" w14:textId="77777777" w:rsidR="00A81C3D" w:rsidRPr="00903DBA" w:rsidRDefault="00A81C3D" w:rsidP="00A81C3D">
      <w:pPr>
        <w:pStyle w:val="Code"/>
        <w:rPr>
          <w:highlight w:val="white"/>
        </w:rPr>
      </w:pPr>
      <w:r w:rsidRPr="00903DBA">
        <w:rPr>
          <w:highlight w:val="white"/>
        </w:rPr>
        <w:t xml:space="preserve">          {MiddleOperator.SignedLessThanEqual, AssemblyOperator.jae},</w:t>
      </w:r>
    </w:p>
    <w:p w14:paraId="1CBFC794" w14:textId="77777777" w:rsidR="00A81C3D" w:rsidRPr="00903DBA" w:rsidRDefault="00A81C3D" w:rsidP="00A81C3D">
      <w:pPr>
        <w:pStyle w:val="Code"/>
        <w:rPr>
          <w:highlight w:val="white"/>
        </w:rPr>
      </w:pPr>
      <w:r w:rsidRPr="00903DBA">
        <w:rPr>
          <w:highlight w:val="white"/>
        </w:rPr>
        <w:t xml:space="preserve">          {MiddleOperator.SignedGreaterThan, AssemblyOperator.jb},</w:t>
      </w:r>
    </w:p>
    <w:p w14:paraId="045830D1" w14:textId="77777777" w:rsidR="00A81C3D" w:rsidRPr="00903DBA" w:rsidRDefault="00A81C3D" w:rsidP="00A81C3D">
      <w:pPr>
        <w:pStyle w:val="Code"/>
        <w:rPr>
          <w:highlight w:val="white"/>
        </w:rPr>
      </w:pPr>
      <w:r w:rsidRPr="00903DBA">
        <w:rPr>
          <w:highlight w:val="white"/>
        </w:rPr>
        <w:t xml:space="preserve">          {MiddleOperator.SignedGreaterThanEqual, AssemblyOperator.jbe}</w:t>
      </w:r>
    </w:p>
    <w:p w14:paraId="4655704E" w14:textId="77777777" w:rsidR="00A81C3D" w:rsidRPr="00903DBA" w:rsidRDefault="00A81C3D" w:rsidP="00A81C3D">
      <w:pPr>
        <w:pStyle w:val="Code"/>
        <w:rPr>
          <w:highlight w:val="white"/>
        </w:rPr>
      </w:pPr>
      <w:r w:rsidRPr="00903DBA">
        <w:rPr>
          <w:highlight w:val="white"/>
        </w:rPr>
        <w:t xml:space="preserve">        };</w:t>
      </w:r>
    </w:p>
    <w:p w14:paraId="56C24AE2" w14:textId="441389A9" w:rsidR="00A81C3D" w:rsidRPr="00903DBA" w:rsidRDefault="00E2361B" w:rsidP="00683167">
      <w:pPr>
        <w:rPr>
          <w:highlight w:val="white"/>
        </w:rPr>
      </w:pPr>
      <w:r w:rsidRPr="00903DBA">
        <w:rPr>
          <w:highlight w:val="white"/>
        </w:rPr>
        <w:t>The methods for the floatin</w:t>
      </w:r>
      <w:r w:rsidR="003F6D7D" w:rsidRPr="00903DBA">
        <w:rPr>
          <w:highlight w:val="white"/>
        </w:rPr>
        <w:t>g</w:t>
      </w:r>
      <w:r w:rsidR="0067615B" w:rsidRPr="00903DBA">
        <w:rPr>
          <w:highlight w:val="white"/>
        </w:rPr>
        <w:t>-</w:t>
      </w:r>
      <w:r w:rsidRPr="00903DBA">
        <w:rPr>
          <w:highlight w:val="white"/>
        </w:rPr>
        <w:t>point operations are in fact mu</w:t>
      </w:r>
      <w:r w:rsidR="00335270" w:rsidRPr="00903DBA">
        <w:rPr>
          <w:highlight w:val="white"/>
        </w:rPr>
        <w:t>c</w:t>
      </w:r>
      <w:r w:rsidRPr="00903DBA">
        <w:rPr>
          <w:highlight w:val="white"/>
        </w:rPr>
        <w:t xml:space="preserve">h </w:t>
      </w:r>
      <w:r w:rsidR="00335270" w:rsidRPr="00903DBA">
        <w:rPr>
          <w:highlight w:val="white"/>
        </w:rPr>
        <w:t>more simple</w:t>
      </w:r>
      <w:r w:rsidRPr="00903DBA">
        <w:rPr>
          <w:highlight w:val="white"/>
        </w:rPr>
        <w:t xml:space="preserve"> than the</w:t>
      </w:r>
      <w:r w:rsidR="00683167" w:rsidRPr="00903DBA">
        <w:rPr>
          <w:highlight w:val="white"/>
        </w:rPr>
        <w:t xml:space="preserve"> corresponding integral methods.</w:t>
      </w:r>
      <w:r w:rsidR="003F6D7D" w:rsidRPr="00903DBA">
        <w:rPr>
          <w:highlight w:val="white"/>
        </w:rPr>
        <w:t xml:space="preserve"> </w:t>
      </w:r>
      <w:r w:rsidR="0067615B" w:rsidRPr="00903DBA">
        <w:rPr>
          <w:highlight w:val="white"/>
        </w:rPr>
        <w:t xml:space="preserve">The </w:t>
      </w:r>
      <w:r w:rsidR="0067615B" w:rsidRPr="00903DBA">
        <w:rPr>
          <w:rStyle w:val="KeyWord0"/>
          <w:highlight w:val="white"/>
        </w:rPr>
        <w:t>FloatingUnary</w:t>
      </w:r>
      <w:r w:rsidR="0067615B" w:rsidRPr="00903DBA">
        <w:rPr>
          <w:highlight w:val="white"/>
        </w:rPr>
        <w:t xml:space="preserve"> </w:t>
      </w:r>
      <w:r w:rsidR="00F067D6" w:rsidRPr="00903DBA">
        <w:rPr>
          <w:highlight w:val="white"/>
        </w:rPr>
        <w:t xml:space="preserve">method just adds the instruction to the assembly code. The operand of the operator has already been pushed to the </w:t>
      </w:r>
      <w:r w:rsidR="00771DCD" w:rsidRPr="00903DBA">
        <w:rPr>
          <w:highlight w:val="white"/>
        </w:rPr>
        <w:t xml:space="preserve">floating-point </w:t>
      </w:r>
      <w:r w:rsidR="00F067D6" w:rsidRPr="00903DBA">
        <w:rPr>
          <w:highlight w:val="white"/>
        </w:rPr>
        <w:t>stack</w:t>
      </w:r>
      <w:r w:rsidR="002D487E" w:rsidRPr="00903DBA">
        <w:rPr>
          <w:highlight w:val="white"/>
        </w:rPr>
        <w:t xml:space="preserve">, the operator pops that value, and pushes the result </w:t>
      </w:r>
      <w:r w:rsidR="00F77DE8" w:rsidRPr="00903DBA">
        <w:rPr>
          <w:highlight w:val="white"/>
        </w:rPr>
        <w:t>to the stack.</w:t>
      </w:r>
    </w:p>
    <w:p w14:paraId="3F3F72C8" w14:textId="77777777" w:rsidR="00F33F0D" w:rsidRPr="00903DBA" w:rsidRDefault="00F33F0D" w:rsidP="00F33F0D">
      <w:pPr>
        <w:pStyle w:val="Code"/>
        <w:rPr>
          <w:highlight w:val="white"/>
        </w:rPr>
      </w:pPr>
      <w:r w:rsidRPr="00903DBA">
        <w:rPr>
          <w:highlight w:val="white"/>
        </w:rPr>
        <w:t xml:space="preserve">    public void FloatingUnary(MiddleCode middleCode) {</w:t>
      </w:r>
    </w:p>
    <w:p w14:paraId="00233109" w14:textId="77777777" w:rsidR="00F33F0D" w:rsidRPr="00903DBA" w:rsidRDefault="00F33F0D" w:rsidP="00F33F0D">
      <w:pPr>
        <w:pStyle w:val="Code"/>
        <w:rPr>
          <w:highlight w:val="white"/>
        </w:rPr>
      </w:pPr>
      <w:r w:rsidRPr="00903DBA">
        <w:rPr>
          <w:highlight w:val="white"/>
        </w:rPr>
        <w:t xml:space="preserve">      AddAssemblyCode(m_middleToFloatingMap[middleCode.Operator]);</w:t>
      </w:r>
    </w:p>
    <w:p w14:paraId="611CD998" w14:textId="77777777" w:rsidR="00F33F0D" w:rsidRPr="00903DBA" w:rsidRDefault="00F33F0D" w:rsidP="00F33F0D">
      <w:pPr>
        <w:pStyle w:val="Code"/>
        <w:rPr>
          <w:highlight w:val="white"/>
        </w:rPr>
      </w:pPr>
      <w:r w:rsidRPr="00903DBA">
        <w:rPr>
          <w:highlight w:val="white"/>
        </w:rPr>
        <w:t xml:space="preserve">    }</w:t>
      </w:r>
    </w:p>
    <w:p w14:paraId="2AD48652" w14:textId="0613367F" w:rsidR="00F33F0D" w:rsidRPr="00903DBA" w:rsidRDefault="00F77DE8" w:rsidP="00F77DE8">
      <w:pPr>
        <w:rPr>
          <w:highlight w:val="white"/>
        </w:rPr>
      </w:pPr>
      <w:r w:rsidRPr="00903DBA">
        <w:rPr>
          <w:highlight w:val="white"/>
        </w:rPr>
        <w:t xml:space="preserve">The </w:t>
      </w:r>
      <w:r w:rsidRPr="00903DBA">
        <w:rPr>
          <w:rStyle w:val="KeyWord0"/>
          <w:highlight w:val="white"/>
        </w:rPr>
        <w:t>FloatingBinary</w:t>
      </w:r>
      <w:r w:rsidRPr="00903DBA">
        <w:rPr>
          <w:highlight w:val="white"/>
        </w:rPr>
        <w:t xml:space="preserve"> </w:t>
      </w:r>
      <w:r w:rsidR="00B07ECC" w:rsidRPr="00903DBA">
        <w:rPr>
          <w:highlight w:val="white"/>
        </w:rPr>
        <w:t xml:space="preserve">works in the same way, </w:t>
      </w:r>
      <w:r w:rsidR="00DC3E5E" w:rsidRPr="00903DBA">
        <w:rPr>
          <w:highlight w:val="white"/>
        </w:rPr>
        <w:t xml:space="preserve">the operator </w:t>
      </w:r>
      <w:r w:rsidR="00771DCD" w:rsidRPr="00903DBA">
        <w:rPr>
          <w:highlight w:val="white"/>
        </w:rPr>
        <w:t>pops the two operands from the floating-point stack and pushes the result on the stack.</w:t>
      </w:r>
    </w:p>
    <w:p w14:paraId="248AB540" w14:textId="77777777" w:rsidR="00CF4437" w:rsidRPr="00903DBA" w:rsidRDefault="00CF4437" w:rsidP="00CF4437">
      <w:pPr>
        <w:pStyle w:val="Code"/>
        <w:rPr>
          <w:highlight w:val="white"/>
        </w:rPr>
      </w:pPr>
      <w:r w:rsidRPr="00903DBA">
        <w:rPr>
          <w:highlight w:val="white"/>
        </w:rPr>
        <w:t xml:space="preserve">    public void FloatingBinary(MiddleCode middleCode) {</w:t>
      </w:r>
    </w:p>
    <w:p w14:paraId="7858292B" w14:textId="77777777" w:rsidR="00CF4437" w:rsidRPr="00903DBA" w:rsidRDefault="00CF4437" w:rsidP="00CF4437">
      <w:pPr>
        <w:pStyle w:val="Code"/>
        <w:rPr>
          <w:highlight w:val="white"/>
        </w:rPr>
      </w:pPr>
      <w:r w:rsidRPr="00903DBA">
        <w:rPr>
          <w:highlight w:val="white"/>
        </w:rPr>
        <w:t xml:space="preserve">      Assert.ErrorXXX((--m_floatStackSize) &gt;= 0);</w:t>
      </w:r>
    </w:p>
    <w:p w14:paraId="69305D6A" w14:textId="77777777" w:rsidR="00CF4437" w:rsidRPr="00903DBA" w:rsidRDefault="00CF4437" w:rsidP="00CF4437">
      <w:pPr>
        <w:pStyle w:val="Code"/>
        <w:rPr>
          <w:highlight w:val="white"/>
        </w:rPr>
      </w:pPr>
      <w:r w:rsidRPr="00903DBA">
        <w:rPr>
          <w:highlight w:val="white"/>
        </w:rPr>
        <w:t xml:space="preserve">      AddAssemblyCode(m_middleToFloatingMap[middleCode.Operator]);</w:t>
      </w:r>
    </w:p>
    <w:p w14:paraId="7F7CA304" w14:textId="77777777" w:rsidR="00CF4437" w:rsidRPr="00903DBA" w:rsidRDefault="00CF4437" w:rsidP="00CF4437">
      <w:pPr>
        <w:pStyle w:val="Code"/>
        <w:rPr>
          <w:highlight w:val="white"/>
        </w:rPr>
      </w:pPr>
      <w:r w:rsidRPr="00903DBA">
        <w:rPr>
          <w:highlight w:val="white"/>
        </w:rPr>
        <w:t xml:space="preserve">    }</w:t>
      </w:r>
    </w:p>
    <w:p w14:paraId="6B86C5CA" w14:textId="6AD32320" w:rsidR="00CF4437" w:rsidRPr="00903DBA" w:rsidRDefault="00D52D8A" w:rsidP="00D52D8A">
      <w:pPr>
        <w:rPr>
          <w:highlight w:val="white"/>
        </w:rPr>
      </w:pPr>
      <w:r w:rsidRPr="00903DBA">
        <w:rPr>
          <w:highlight w:val="white"/>
        </w:rPr>
        <w:t xml:space="preserve">In the </w:t>
      </w:r>
      <w:r w:rsidRPr="00903DBA">
        <w:rPr>
          <w:rStyle w:val="KeyWord0"/>
          <w:highlight w:val="white"/>
        </w:rPr>
        <w:t>FloatingParameter</w:t>
      </w:r>
      <w:r w:rsidRPr="00903DBA">
        <w:rPr>
          <w:highlight w:val="white"/>
        </w:rPr>
        <w:t xml:space="preserve"> we do not need to actual parameter symbol, since its value has already been pushed on the floating-point stack.</w:t>
      </w:r>
      <w:r w:rsidR="00941CB8" w:rsidRPr="00903DBA">
        <w:rPr>
          <w:highlight w:val="white"/>
        </w:rPr>
        <w:t xml:space="preserve"> We only need to type and offset of the parameter</w:t>
      </w:r>
      <w:r w:rsidR="006C79F7" w:rsidRPr="00903DBA">
        <w:rPr>
          <w:highlight w:val="white"/>
        </w:rPr>
        <w:t xml:space="preserve"> when we pop it on the floating-point stack by calling </w:t>
      </w:r>
      <w:r w:rsidR="0093327C" w:rsidRPr="00903DBA">
        <w:rPr>
          <w:rStyle w:val="KeyWord0"/>
          <w:highlight w:val="white"/>
        </w:rPr>
        <w:t>TopPopSymbol</w:t>
      </w:r>
      <w:r w:rsidR="0093327C" w:rsidRPr="00903DBA">
        <w:rPr>
          <w:highlight w:val="white"/>
        </w:rPr>
        <w:t>.</w:t>
      </w:r>
    </w:p>
    <w:p w14:paraId="7CA4D9D0" w14:textId="77777777" w:rsidR="00372133" w:rsidRPr="00903DBA" w:rsidRDefault="00372133" w:rsidP="00372133">
      <w:pPr>
        <w:pStyle w:val="Code"/>
        <w:rPr>
          <w:highlight w:val="white"/>
        </w:rPr>
      </w:pPr>
      <w:r w:rsidRPr="00903DBA">
        <w:rPr>
          <w:highlight w:val="white"/>
        </w:rPr>
        <w:t xml:space="preserve">    public void FloatingParameter(MiddleCode middleCode) {</w:t>
      </w:r>
    </w:p>
    <w:p w14:paraId="5B450A5B" w14:textId="7DF4C459" w:rsidR="00372133" w:rsidRPr="00903DBA" w:rsidRDefault="00372133" w:rsidP="00372133">
      <w:pPr>
        <w:pStyle w:val="Code"/>
        <w:rPr>
          <w:highlight w:val="white"/>
        </w:rPr>
      </w:pPr>
      <w:r w:rsidRPr="00903DBA">
        <w:rPr>
          <w:highlight w:val="white"/>
        </w:rPr>
        <w:t xml:space="preserve">      Type paramType = (Type) middleCode[</w:t>
      </w:r>
      <w:r w:rsidR="005020B9" w:rsidRPr="00903DBA">
        <w:rPr>
          <w:highlight w:val="white"/>
        </w:rPr>
        <w:t>1</w:t>
      </w:r>
      <w:r w:rsidRPr="00903DBA">
        <w:rPr>
          <w:highlight w:val="white"/>
        </w:rPr>
        <w:t>];</w:t>
      </w:r>
    </w:p>
    <w:p w14:paraId="02AB2066" w14:textId="77777777" w:rsidR="00372133" w:rsidRPr="00903DBA" w:rsidRDefault="00372133" w:rsidP="00372133">
      <w:pPr>
        <w:pStyle w:val="Code"/>
        <w:rPr>
          <w:highlight w:val="white"/>
        </w:rPr>
      </w:pPr>
      <w:r w:rsidRPr="00903DBA">
        <w:rPr>
          <w:highlight w:val="white"/>
        </w:rPr>
        <w:t xml:space="preserve">      Symbol paramSymbol = new Symbol(paramType);</w:t>
      </w:r>
    </w:p>
    <w:p w14:paraId="7A06ACA3" w14:textId="3013D5A4" w:rsidR="00372133" w:rsidRPr="00903DBA" w:rsidRDefault="00372133" w:rsidP="00372133">
      <w:pPr>
        <w:pStyle w:val="Code"/>
        <w:rPr>
          <w:highlight w:val="white"/>
        </w:rPr>
      </w:pPr>
      <w:r w:rsidRPr="00903DBA">
        <w:rPr>
          <w:highlight w:val="white"/>
        </w:rPr>
        <w:t xml:space="preserve">      int paramOffset = (int) middleCode[</w:t>
      </w:r>
      <w:r w:rsidR="005020B9" w:rsidRPr="00903DBA">
        <w:rPr>
          <w:highlight w:val="white"/>
        </w:rPr>
        <w:t>0</w:t>
      </w:r>
      <w:r w:rsidRPr="00903DBA">
        <w:rPr>
          <w:highlight w:val="white"/>
        </w:rPr>
        <w:t>];</w:t>
      </w:r>
    </w:p>
    <w:p w14:paraId="6D19E346" w14:textId="77777777" w:rsidR="00372133" w:rsidRPr="00903DBA" w:rsidRDefault="00372133" w:rsidP="00372133">
      <w:pPr>
        <w:pStyle w:val="Code"/>
        <w:rPr>
          <w:highlight w:val="white"/>
        </w:rPr>
      </w:pPr>
      <w:r w:rsidRPr="00903DBA">
        <w:rPr>
          <w:highlight w:val="white"/>
        </w:rPr>
        <w:t xml:space="preserve">      paramSymbol.Offset = m_totalExtraSize + paramOffset;</w:t>
      </w:r>
    </w:p>
    <w:p w14:paraId="1530E127" w14:textId="77777777" w:rsidR="00372133" w:rsidRPr="00903DBA" w:rsidRDefault="00372133" w:rsidP="00372133">
      <w:pPr>
        <w:pStyle w:val="Code"/>
        <w:rPr>
          <w:highlight w:val="white"/>
        </w:rPr>
      </w:pPr>
      <w:r w:rsidRPr="00903DBA">
        <w:rPr>
          <w:highlight w:val="white"/>
        </w:rPr>
        <w:t xml:space="preserve">      TopPopSymbol(paramSymbol, TopOrPop.Pop);</w:t>
      </w:r>
    </w:p>
    <w:p w14:paraId="0F3A5E3A" w14:textId="77777777" w:rsidR="00372133" w:rsidRPr="00903DBA" w:rsidRDefault="00372133" w:rsidP="00372133">
      <w:pPr>
        <w:pStyle w:val="Code"/>
        <w:rPr>
          <w:highlight w:val="white"/>
        </w:rPr>
      </w:pPr>
      <w:r w:rsidRPr="00903DBA">
        <w:rPr>
          <w:highlight w:val="white"/>
        </w:rPr>
        <w:t xml:space="preserve">    }</w:t>
      </w:r>
    </w:p>
    <w:p w14:paraId="52780A16" w14:textId="77777777" w:rsidR="00924172" w:rsidRPr="00903DBA" w:rsidRDefault="00924172" w:rsidP="00924172">
      <w:pPr>
        <w:pStyle w:val="Rubrik3"/>
        <w:numPr>
          <w:ilvl w:val="2"/>
          <w:numId w:val="135"/>
        </w:numPr>
        <w:rPr>
          <w:highlight w:val="white"/>
        </w:rPr>
      </w:pPr>
      <w:bookmarkStart w:id="462" w:name="_Toc57656099"/>
      <w:r w:rsidRPr="00903DBA">
        <w:rPr>
          <w:highlight w:val="white"/>
        </w:rPr>
        <w:t>Floating Relation</w:t>
      </w:r>
      <w:bookmarkEnd w:id="462"/>
    </w:p>
    <w:p w14:paraId="6227BE04" w14:textId="77777777" w:rsidR="00924172" w:rsidRPr="00903DBA" w:rsidRDefault="00924172" w:rsidP="00924172">
      <w:pPr>
        <w:rPr>
          <w:highlight w:val="white"/>
        </w:rPr>
      </w:pPr>
      <w:r w:rsidRPr="00903DBA">
        <w:rPr>
          <w:highlight w:val="white"/>
        </w:rPr>
        <w:t xml:space="preserve">The </w:t>
      </w:r>
      <w:r w:rsidRPr="00903DBA">
        <w:rPr>
          <w:rStyle w:val="KeyWord0"/>
          <w:highlight w:val="white"/>
        </w:rPr>
        <w:t>FloatingRelation</w:t>
      </w:r>
      <w:r w:rsidRPr="00903DBA">
        <w:rPr>
          <w:highlight w:val="white"/>
        </w:rPr>
        <w:t xml:space="preserve"> method generate code for relation operators for floating types. The </w:t>
      </w:r>
      <w:r w:rsidRPr="00903DBA">
        <w:rPr>
          <w:rStyle w:val="KeyWord0"/>
          <w:highlight w:val="white"/>
        </w:rPr>
        <w:t>fcompp</w:t>
      </w:r>
      <w:r w:rsidRPr="00903DBA">
        <w:rPr>
          <w:highlight w:val="white"/>
        </w:rPr>
        <w:t xml:space="preserve"> (float compare pop) assembly code instruction performs a comparation on the two values on top of the floating value stack, stores the result in the internal float status word, and pops the values from the stack. The </w:t>
      </w:r>
      <w:r w:rsidRPr="00903DBA">
        <w:rPr>
          <w:rStyle w:val="KeyWord0"/>
          <w:highlight w:val="white"/>
        </w:rPr>
        <w:t>fstsw</w:t>
      </w:r>
      <w:r w:rsidRPr="00903DBA">
        <w:rPr>
          <w:highlight w:val="white"/>
        </w:rPr>
        <w:t xml:space="preserve"> (float store status word) assembly code instruction stores the floating status word in the </w:t>
      </w:r>
      <w:r w:rsidRPr="00903DBA">
        <w:rPr>
          <w:rStyle w:val="KeyWord0"/>
          <w:highlight w:val="white"/>
        </w:rPr>
        <w:t>ax</w:t>
      </w:r>
      <w:r w:rsidRPr="00903DBA">
        <w:rPr>
          <w:highlight w:val="white"/>
        </w:rPr>
        <w:t xml:space="preserve"> register. The </w:t>
      </w:r>
      <w:r w:rsidRPr="00903DBA">
        <w:rPr>
          <w:rStyle w:val="KeyWord0"/>
          <w:highlight w:val="white"/>
        </w:rPr>
        <w:t>sahf</w:t>
      </w:r>
      <w:r w:rsidRPr="00903DBA">
        <w:rPr>
          <w:highlight w:val="white"/>
        </w:rPr>
        <w:t xml:space="preserve"> (store ah into flags) stores the value of register </w:t>
      </w:r>
      <w:r w:rsidRPr="00903DBA">
        <w:rPr>
          <w:rStyle w:val="KeyWord0"/>
          <w:highlight w:val="white"/>
        </w:rPr>
        <w:t>ah</w:t>
      </w:r>
      <w:r w:rsidRPr="00903DBA">
        <w:rPr>
          <w:highlight w:val="white"/>
        </w:rPr>
        <w:t xml:space="preserve"> (which hold the higher byte of register </w:t>
      </w:r>
      <w:r w:rsidRPr="00903DBA">
        <w:rPr>
          <w:rStyle w:val="KeyWord0"/>
          <w:highlight w:val="white"/>
        </w:rPr>
        <w:t>ax</w:t>
      </w:r>
      <w:r w:rsidRPr="00903DBA">
        <w:rPr>
          <w:highlight w:val="white"/>
        </w:rPr>
        <w:t xml:space="preserve">) into the </w:t>
      </w:r>
      <w:r w:rsidRPr="00903DBA">
        <w:rPr>
          <w:highlight w:val="white"/>
        </w:rPr>
        <w:lastRenderedPageBreak/>
        <w:t>integral flags. Finally, we add a jump instruction that matches the original middle code instruction and is looked up in the middle to floating map.</w:t>
      </w:r>
    </w:p>
    <w:p w14:paraId="6DD953EA" w14:textId="77777777" w:rsidR="00924172" w:rsidRPr="00903DBA" w:rsidRDefault="00924172" w:rsidP="00924172">
      <w:pPr>
        <w:pStyle w:val="Code"/>
        <w:rPr>
          <w:highlight w:val="white"/>
        </w:rPr>
      </w:pPr>
      <w:r w:rsidRPr="00903DBA">
        <w:rPr>
          <w:highlight w:val="white"/>
        </w:rPr>
        <w:t xml:space="preserve">    public void FloatingRelation(MiddleCode middleCode) {</w:t>
      </w:r>
    </w:p>
    <w:p w14:paraId="45752939" w14:textId="77777777" w:rsidR="00924172" w:rsidRPr="00903DBA" w:rsidRDefault="00924172" w:rsidP="00924172">
      <w:pPr>
        <w:pStyle w:val="Code"/>
        <w:rPr>
          <w:highlight w:val="white"/>
        </w:rPr>
      </w:pPr>
      <w:r w:rsidRPr="00903DBA">
        <w:rPr>
          <w:highlight w:val="white"/>
        </w:rPr>
        <w:t xml:space="preserve">      Assert.ErrorXXX((m_floatStackSize -= 2) &gt;= 0);</w:t>
      </w:r>
    </w:p>
    <w:p w14:paraId="3ABB5B3B" w14:textId="77777777" w:rsidR="00924172" w:rsidRPr="00903DBA" w:rsidRDefault="00924172" w:rsidP="00924172">
      <w:pPr>
        <w:pStyle w:val="Code"/>
        <w:rPr>
          <w:highlight w:val="white"/>
        </w:rPr>
      </w:pPr>
      <w:r w:rsidRPr="00903DBA">
        <w:rPr>
          <w:highlight w:val="white"/>
        </w:rPr>
        <w:t xml:space="preserve">      int target = (int) middleCode[0];</w:t>
      </w:r>
    </w:p>
    <w:p w14:paraId="40A7B303" w14:textId="77777777" w:rsidR="00924172" w:rsidRPr="00903DBA" w:rsidRDefault="00924172" w:rsidP="00924172">
      <w:pPr>
        <w:pStyle w:val="Code"/>
        <w:rPr>
          <w:highlight w:val="white"/>
        </w:rPr>
      </w:pPr>
      <w:r w:rsidRPr="00903DBA">
        <w:rPr>
          <w:highlight w:val="white"/>
        </w:rPr>
        <w:t xml:space="preserve">      AddAssemblyCode(AssemblyOperator.fcompp);</w:t>
      </w:r>
    </w:p>
    <w:p w14:paraId="7C8B45FD" w14:textId="77777777" w:rsidR="00924172" w:rsidRPr="00903DBA" w:rsidRDefault="00924172" w:rsidP="00924172">
      <w:pPr>
        <w:pStyle w:val="Code"/>
        <w:rPr>
          <w:highlight w:val="white"/>
        </w:rPr>
      </w:pPr>
      <w:r w:rsidRPr="00903DBA">
        <w:rPr>
          <w:highlight w:val="white"/>
        </w:rPr>
        <w:t xml:space="preserve">      AddAssemblyCode(AssemblyOperator.fstsw, Register.ax);</w:t>
      </w:r>
    </w:p>
    <w:p w14:paraId="0608FB31" w14:textId="77777777" w:rsidR="00924172" w:rsidRPr="00903DBA" w:rsidRDefault="00924172" w:rsidP="00924172">
      <w:pPr>
        <w:pStyle w:val="Code"/>
        <w:rPr>
          <w:highlight w:val="white"/>
        </w:rPr>
      </w:pPr>
      <w:r w:rsidRPr="00903DBA">
        <w:rPr>
          <w:highlight w:val="white"/>
        </w:rPr>
        <w:t xml:space="preserve">      AddAssemblyCode(AssemblyOperator.sahf);</w:t>
      </w:r>
    </w:p>
    <w:p w14:paraId="21993914" w14:textId="77777777" w:rsidR="00924172" w:rsidRPr="00903DBA" w:rsidRDefault="00924172" w:rsidP="00924172">
      <w:pPr>
        <w:pStyle w:val="Code"/>
        <w:rPr>
          <w:highlight w:val="white"/>
        </w:rPr>
      </w:pPr>
      <w:r w:rsidRPr="00903DBA">
        <w:rPr>
          <w:highlight w:val="white"/>
        </w:rPr>
        <w:t xml:space="preserve">      AssemblyOperator objectOperator =</w:t>
      </w:r>
    </w:p>
    <w:p w14:paraId="0E2F898A" w14:textId="77777777" w:rsidR="00924172" w:rsidRPr="00903DBA" w:rsidRDefault="00924172" w:rsidP="00924172">
      <w:pPr>
        <w:pStyle w:val="Code"/>
        <w:rPr>
          <w:highlight w:val="white"/>
        </w:rPr>
      </w:pPr>
      <w:r w:rsidRPr="00903DBA">
        <w:rPr>
          <w:highlight w:val="white"/>
        </w:rPr>
        <w:t xml:space="preserve">        m_middleToFloatingMap[middleCode.Operator];</w:t>
      </w:r>
    </w:p>
    <w:p w14:paraId="50BC1B5E" w14:textId="77777777" w:rsidR="00924172" w:rsidRPr="00903DBA" w:rsidRDefault="00924172" w:rsidP="00924172">
      <w:pPr>
        <w:pStyle w:val="Code"/>
        <w:rPr>
          <w:highlight w:val="white"/>
        </w:rPr>
      </w:pPr>
      <w:r w:rsidRPr="00903DBA">
        <w:rPr>
          <w:highlight w:val="white"/>
        </w:rPr>
        <w:t xml:space="preserve">      AddAssemblyCode(objectOperator, null, null, target);</w:t>
      </w:r>
    </w:p>
    <w:p w14:paraId="5B72D3BE" w14:textId="77777777" w:rsidR="00924172" w:rsidRPr="00903DBA" w:rsidRDefault="00924172" w:rsidP="00924172">
      <w:pPr>
        <w:pStyle w:val="Code"/>
        <w:rPr>
          <w:highlight w:val="white"/>
        </w:rPr>
      </w:pPr>
      <w:r w:rsidRPr="00903DBA">
        <w:rPr>
          <w:highlight w:val="white"/>
        </w:rPr>
        <w:t xml:space="preserve">    }</w:t>
      </w:r>
    </w:p>
    <w:p w14:paraId="2BD101B8" w14:textId="21CF54CA" w:rsidR="00D935A0" w:rsidRPr="00903DBA" w:rsidRDefault="0017732E" w:rsidP="0017732E">
      <w:pPr>
        <w:pStyle w:val="Rubrik3"/>
        <w:rPr>
          <w:highlight w:val="white"/>
        </w:rPr>
      </w:pPr>
      <w:bookmarkStart w:id="463" w:name="_Toc57656100"/>
      <w:r w:rsidRPr="00903DBA">
        <w:rPr>
          <w:highlight w:val="white"/>
        </w:rPr>
        <w:t>Floating Push and Pop</w:t>
      </w:r>
      <w:bookmarkEnd w:id="463"/>
    </w:p>
    <w:p w14:paraId="7984E4D9" w14:textId="214086C5" w:rsidR="00803EA4" w:rsidRPr="00903DBA" w:rsidRDefault="00803EA4" w:rsidP="00803EA4">
      <w:pPr>
        <w:rPr>
          <w:highlight w:val="white"/>
        </w:rPr>
      </w:pPr>
      <w:r w:rsidRPr="00903DBA">
        <w:rPr>
          <w:highlight w:val="white"/>
        </w:rPr>
        <w:t xml:space="preserve">When pushing floating values to the floating-point stack, we need the </w:t>
      </w:r>
      <w:r w:rsidRPr="00903DBA">
        <w:rPr>
          <w:rStyle w:val="KeyWord0"/>
          <w:highlight w:val="white"/>
        </w:rPr>
        <w:t>m_</w:t>
      </w:r>
      <w:r w:rsidR="000254F7" w:rsidRPr="00903DBA">
        <w:rPr>
          <w:rStyle w:val="KeyWord0"/>
          <w:highlight w:val="white"/>
        </w:rPr>
        <w:t>floatP</w:t>
      </w:r>
      <w:r w:rsidR="00BD28D4" w:rsidRPr="00903DBA">
        <w:rPr>
          <w:rStyle w:val="KeyWord0"/>
          <w:highlight w:val="white"/>
        </w:rPr>
        <w:t>ushMap</w:t>
      </w:r>
      <w:r w:rsidR="000254F7" w:rsidRPr="00903DBA">
        <w:rPr>
          <w:rStyle w:val="KeyWord0"/>
          <w:highlight w:val="white"/>
        </w:rPr>
        <w:t xml:space="preserve"> </w:t>
      </w:r>
      <w:r w:rsidRPr="00903DBA">
        <w:rPr>
          <w:highlight w:val="white"/>
        </w:rPr>
        <w:t>map</w:t>
      </w:r>
      <w:r w:rsidR="00DF7E57" w:rsidRPr="00903DBA">
        <w:rPr>
          <w:highlight w:val="white"/>
        </w:rPr>
        <w:t xml:space="preserve"> that </w:t>
      </w:r>
      <w:r w:rsidR="002E44D3" w:rsidRPr="00903DBA">
        <w:rPr>
          <w:highlight w:val="white"/>
        </w:rPr>
        <w:t>map</w:t>
      </w:r>
      <w:r w:rsidR="00CF3F93" w:rsidRPr="00903DBA">
        <w:rPr>
          <w:highlight w:val="white"/>
        </w:rPr>
        <w:t>s</w:t>
      </w:r>
      <w:r w:rsidR="002E44D3" w:rsidRPr="00903DBA">
        <w:rPr>
          <w:highlight w:val="white"/>
        </w:rPr>
        <w:t xml:space="preserve"> the </w:t>
      </w:r>
      <w:r w:rsidR="00842DEE" w:rsidRPr="00903DBA">
        <w:rPr>
          <w:highlight w:val="white"/>
        </w:rPr>
        <w:t xml:space="preserve">whether the type is logical and the </w:t>
      </w:r>
      <w:r w:rsidR="00F02EA2" w:rsidRPr="00903DBA">
        <w:rPr>
          <w:highlight w:val="white"/>
        </w:rPr>
        <w:t xml:space="preserve">type </w:t>
      </w:r>
      <w:r w:rsidR="003732B2" w:rsidRPr="00903DBA">
        <w:rPr>
          <w:highlight w:val="white"/>
        </w:rPr>
        <w:t xml:space="preserve">size </w:t>
      </w:r>
      <w:r w:rsidR="002E44D3" w:rsidRPr="00903DBA">
        <w:rPr>
          <w:highlight w:val="white"/>
        </w:rPr>
        <w:t xml:space="preserve">to </w:t>
      </w:r>
      <w:r w:rsidR="00DF7E57" w:rsidRPr="00903DBA">
        <w:rPr>
          <w:highlight w:val="white"/>
        </w:rPr>
        <w:t>assembly code operators.</w:t>
      </w:r>
    </w:p>
    <w:p w14:paraId="411D20BB" w14:textId="77777777" w:rsidR="000254F7" w:rsidRPr="00903DBA" w:rsidRDefault="000254F7" w:rsidP="000254F7">
      <w:pPr>
        <w:pStyle w:val="Code"/>
        <w:rPr>
          <w:highlight w:val="white"/>
        </w:rPr>
      </w:pPr>
      <w:r w:rsidRPr="00903DBA">
        <w:rPr>
          <w:highlight w:val="white"/>
        </w:rPr>
        <w:t xml:space="preserve">    public static IDictionary&lt;Pair&lt;bool, int&gt;, AssemblyOperator&gt;</w:t>
      </w:r>
    </w:p>
    <w:p w14:paraId="157D8984" w14:textId="77777777" w:rsidR="000254F7" w:rsidRPr="00903DBA" w:rsidRDefault="000254F7" w:rsidP="000254F7">
      <w:pPr>
        <w:pStyle w:val="Code"/>
        <w:rPr>
          <w:highlight w:val="white"/>
        </w:rPr>
      </w:pPr>
      <w:r w:rsidRPr="00903DBA">
        <w:rPr>
          <w:highlight w:val="white"/>
        </w:rPr>
        <w:t xml:space="preserve">      m_floatPushMap = new Dictionary&lt;Pair&lt;bool, int&gt;, AssemblyOperator&gt;() {</w:t>
      </w:r>
    </w:p>
    <w:p w14:paraId="0C114FCB" w14:textId="77777777" w:rsidR="000254F7" w:rsidRPr="00903DBA" w:rsidRDefault="000254F7" w:rsidP="000254F7">
      <w:pPr>
        <w:pStyle w:val="Code"/>
        <w:rPr>
          <w:highlight w:val="white"/>
        </w:rPr>
      </w:pPr>
      <w:r w:rsidRPr="00903DBA">
        <w:rPr>
          <w:highlight w:val="white"/>
        </w:rPr>
        <w:t xml:space="preserve">        {new Pair&lt;bool,int&gt;(false, 2), AssemblyOperator.fild_word},</w:t>
      </w:r>
    </w:p>
    <w:p w14:paraId="0F2ED320" w14:textId="77777777" w:rsidR="000254F7" w:rsidRPr="00903DBA" w:rsidRDefault="000254F7" w:rsidP="000254F7">
      <w:pPr>
        <w:pStyle w:val="Code"/>
        <w:rPr>
          <w:highlight w:val="white"/>
        </w:rPr>
      </w:pPr>
      <w:r w:rsidRPr="00903DBA">
        <w:rPr>
          <w:highlight w:val="white"/>
        </w:rPr>
        <w:t xml:space="preserve">        {new Pair&lt;bool,int&gt;(false, 4), AssemblyOperator.fild_dword},</w:t>
      </w:r>
    </w:p>
    <w:p w14:paraId="126624D4" w14:textId="77777777" w:rsidR="000254F7" w:rsidRPr="00903DBA" w:rsidRDefault="000254F7" w:rsidP="000254F7">
      <w:pPr>
        <w:pStyle w:val="Code"/>
        <w:rPr>
          <w:highlight w:val="white"/>
        </w:rPr>
      </w:pPr>
      <w:r w:rsidRPr="00903DBA">
        <w:rPr>
          <w:highlight w:val="white"/>
        </w:rPr>
        <w:t xml:space="preserve">        {new Pair&lt;bool,int&gt;(false, 8), AssemblyOperator.fild_qword},</w:t>
      </w:r>
    </w:p>
    <w:p w14:paraId="739FA750" w14:textId="77777777" w:rsidR="000254F7" w:rsidRPr="00903DBA" w:rsidRDefault="000254F7" w:rsidP="000254F7">
      <w:pPr>
        <w:pStyle w:val="Code"/>
        <w:rPr>
          <w:highlight w:val="white"/>
        </w:rPr>
      </w:pPr>
      <w:r w:rsidRPr="00903DBA">
        <w:rPr>
          <w:highlight w:val="white"/>
        </w:rPr>
        <w:t xml:space="preserve">        {new Pair&lt;bool,int&gt;(true, 4), AssemblyOperator.fld_dword},</w:t>
      </w:r>
    </w:p>
    <w:p w14:paraId="4EE2A125" w14:textId="77777777" w:rsidR="000254F7" w:rsidRPr="00903DBA" w:rsidRDefault="000254F7" w:rsidP="000254F7">
      <w:pPr>
        <w:pStyle w:val="Code"/>
        <w:rPr>
          <w:highlight w:val="white"/>
        </w:rPr>
      </w:pPr>
      <w:r w:rsidRPr="00903DBA">
        <w:rPr>
          <w:highlight w:val="white"/>
        </w:rPr>
        <w:t xml:space="preserve">        {new Pair&lt;bool,int&gt;(true, 8), AssemblyOperator.fld_qword}</w:t>
      </w:r>
    </w:p>
    <w:p w14:paraId="674CF6A9" w14:textId="77777777" w:rsidR="000254F7" w:rsidRPr="00903DBA" w:rsidRDefault="000254F7" w:rsidP="000254F7">
      <w:pPr>
        <w:pStyle w:val="Code"/>
        <w:rPr>
          <w:highlight w:val="white"/>
        </w:rPr>
      </w:pPr>
      <w:r w:rsidRPr="00903DBA">
        <w:rPr>
          <w:highlight w:val="white"/>
        </w:rPr>
        <w:t xml:space="preserve">      };</w:t>
      </w:r>
    </w:p>
    <w:p w14:paraId="5A049407" w14:textId="2BBD1F40" w:rsidR="00530CE4" w:rsidRPr="00903DBA" w:rsidRDefault="00085FB8" w:rsidP="00C0154B">
      <w:pPr>
        <w:rPr>
          <w:highlight w:val="white"/>
        </w:rPr>
      </w:pPr>
      <w:r w:rsidRPr="00903DBA">
        <w:rPr>
          <w:highlight w:val="white"/>
        </w:rPr>
        <w:t xml:space="preserve">The </w:t>
      </w:r>
      <w:r w:rsidRPr="00903DBA">
        <w:rPr>
          <w:rStyle w:val="KeyWord0"/>
          <w:highlight w:val="white"/>
        </w:rPr>
        <w:t>PushSymbol</w:t>
      </w:r>
      <w:r w:rsidRPr="00903DBA">
        <w:rPr>
          <w:highlight w:val="white"/>
        </w:rPr>
        <w:t xml:space="preserve"> </w:t>
      </w:r>
      <w:r w:rsidR="00C0154B" w:rsidRPr="00903DBA">
        <w:rPr>
          <w:highlight w:val="white"/>
        </w:rPr>
        <w:t>method generates code that pushes the value of a symbol to the floating-point stack.</w:t>
      </w:r>
    </w:p>
    <w:p w14:paraId="2225813B" w14:textId="77777777" w:rsidR="00170065" w:rsidRPr="00903DBA" w:rsidRDefault="00170065" w:rsidP="00170065">
      <w:pPr>
        <w:pStyle w:val="Code"/>
        <w:rPr>
          <w:highlight w:val="white"/>
        </w:rPr>
      </w:pPr>
      <w:r w:rsidRPr="00903DBA">
        <w:rPr>
          <w:highlight w:val="white"/>
        </w:rPr>
        <w:t xml:space="preserve">    public void PushSymbol(Symbol symbol) {</w:t>
      </w:r>
    </w:p>
    <w:p w14:paraId="13DB6B22" w14:textId="77777777" w:rsidR="00170065" w:rsidRPr="00903DBA" w:rsidRDefault="00170065" w:rsidP="00170065">
      <w:pPr>
        <w:pStyle w:val="Code"/>
        <w:rPr>
          <w:highlight w:val="white"/>
        </w:rPr>
      </w:pPr>
      <w:r w:rsidRPr="00903DBA">
        <w:rPr>
          <w:highlight w:val="white"/>
        </w:rPr>
        <w:t xml:space="preserve">      Assert.ErrorXXX((++m_floatStackSize) &lt;= FloatingStackMaxSize);</w:t>
      </w:r>
    </w:p>
    <w:p w14:paraId="63A9C1C1" w14:textId="77777777" w:rsidR="00170065" w:rsidRPr="00903DBA" w:rsidRDefault="00170065" w:rsidP="00170065">
      <w:pPr>
        <w:pStyle w:val="Code"/>
        <w:rPr>
          <w:highlight w:val="white"/>
        </w:rPr>
      </w:pPr>
      <w:r w:rsidRPr="00903DBA">
        <w:rPr>
          <w:highlight w:val="white"/>
        </w:rPr>
        <w:t xml:space="preserve">      Track track;</w:t>
      </w:r>
    </w:p>
    <w:p w14:paraId="3BE5F871" w14:textId="35C88179" w:rsidR="004C69FA" w:rsidRPr="00903DBA" w:rsidRDefault="004C69FA" w:rsidP="004C69FA">
      <w:pPr>
        <w:rPr>
          <w:highlight w:val="white"/>
        </w:rPr>
      </w:pPr>
      <w:r w:rsidRPr="00903DBA">
        <w:rPr>
          <w:highlight w:val="white"/>
        </w:rPr>
        <w:t xml:space="preserve">There are two special assembly code instructions for pushing the value zero or one to the floating-point stack: </w:t>
      </w:r>
      <w:r w:rsidRPr="00903DBA">
        <w:rPr>
          <w:rStyle w:val="KeyWord0"/>
          <w:highlight w:val="white"/>
        </w:rPr>
        <w:t>fldz</w:t>
      </w:r>
      <w:r w:rsidRPr="00903DBA">
        <w:rPr>
          <w:highlight w:val="white"/>
        </w:rPr>
        <w:t xml:space="preserve"> (float load zero) </w:t>
      </w:r>
      <w:r w:rsidRPr="00903DBA">
        <w:rPr>
          <w:rStyle w:val="KeyWord0"/>
          <w:highlight w:val="white"/>
        </w:rPr>
        <w:t>fld1</w:t>
      </w:r>
      <w:r w:rsidRPr="00903DBA">
        <w:rPr>
          <w:highlight w:val="white"/>
        </w:rPr>
        <w:t xml:space="preserve"> (float load one). </w:t>
      </w:r>
      <w:r w:rsidR="007F24CC" w:rsidRPr="00903DBA">
        <w:rPr>
          <w:highlight w:val="white"/>
        </w:rPr>
        <w:t>If the value is (integral or floating) zero</w:t>
      </w:r>
      <w:r w:rsidR="00805B78" w:rsidRPr="00903DBA">
        <w:rPr>
          <w:highlight w:val="white"/>
        </w:rPr>
        <w:t xml:space="preserve">, we use </w:t>
      </w:r>
      <w:r w:rsidRPr="00903DBA">
        <w:rPr>
          <w:rStyle w:val="KeyWord0"/>
          <w:highlight w:val="white"/>
        </w:rPr>
        <w:t>fldz</w:t>
      </w:r>
      <w:r w:rsidRPr="00903DBA">
        <w:rPr>
          <w:highlight w:val="white"/>
        </w:rPr>
        <w:t xml:space="preserve"> to </w:t>
      </w:r>
      <w:r w:rsidR="00805B78" w:rsidRPr="00903DBA">
        <w:rPr>
          <w:highlight w:val="white"/>
        </w:rPr>
        <w:t>load the value zero</w:t>
      </w:r>
      <w:r w:rsidRPr="00903DBA">
        <w:rPr>
          <w:highlight w:val="white"/>
        </w:rPr>
        <w:t xml:space="preserve">, and if the value is (integral or floating) one we use </w:t>
      </w:r>
      <w:r w:rsidRPr="00903DBA">
        <w:rPr>
          <w:rStyle w:val="KeyWord0"/>
          <w:highlight w:val="white"/>
        </w:rPr>
        <w:t>fld1</w:t>
      </w:r>
      <w:r w:rsidRPr="00903DBA">
        <w:rPr>
          <w:highlight w:val="white"/>
        </w:rPr>
        <w:t xml:space="preserve"> to load the value zero.</w:t>
      </w:r>
    </w:p>
    <w:p w14:paraId="69C57796" w14:textId="77777777" w:rsidR="00170065" w:rsidRPr="00903DBA" w:rsidRDefault="00170065" w:rsidP="00170065">
      <w:pPr>
        <w:pStyle w:val="Code"/>
        <w:rPr>
          <w:highlight w:val="white"/>
        </w:rPr>
      </w:pPr>
      <w:r w:rsidRPr="00903DBA">
        <w:rPr>
          <w:highlight w:val="white"/>
        </w:rPr>
        <w:t xml:space="preserve">      if (((symbol.Value is BigInteger) &amp;&amp;</w:t>
      </w:r>
    </w:p>
    <w:p w14:paraId="5789A50F" w14:textId="77777777" w:rsidR="00170065" w:rsidRPr="00903DBA" w:rsidRDefault="00170065" w:rsidP="00170065">
      <w:pPr>
        <w:pStyle w:val="Code"/>
        <w:rPr>
          <w:highlight w:val="white"/>
        </w:rPr>
      </w:pPr>
      <w:r w:rsidRPr="00903DBA">
        <w:rPr>
          <w:highlight w:val="white"/>
        </w:rPr>
        <w:t xml:space="preserve">          (((BigInteger) symbol.Value).IsZero)) ||</w:t>
      </w:r>
    </w:p>
    <w:p w14:paraId="568E1C0C" w14:textId="77777777" w:rsidR="00170065" w:rsidRPr="00903DBA" w:rsidRDefault="00170065" w:rsidP="00170065">
      <w:pPr>
        <w:pStyle w:val="Code"/>
        <w:rPr>
          <w:highlight w:val="white"/>
        </w:rPr>
      </w:pPr>
      <w:r w:rsidRPr="00903DBA">
        <w:rPr>
          <w:highlight w:val="white"/>
        </w:rPr>
        <w:t xml:space="preserve">          ((symbol.Value is decimal) &amp;&amp; (((decimal) symbol.Value) == 0))) {</w:t>
      </w:r>
    </w:p>
    <w:p w14:paraId="24D6CBE8" w14:textId="77777777" w:rsidR="00170065" w:rsidRPr="00903DBA" w:rsidRDefault="00170065" w:rsidP="00170065">
      <w:pPr>
        <w:pStyle w:val="Code"/>
        <w:rPr>
          <w:highlight w:val="white"/>
        </w:rPr>
      </w:pPr>
      <w:r w:rsidRPr="00903DBA">
        <w:rPr>
          <w:highlight w:val="white"/>
        </w:rPr>
        <w:t xml:space="preserve">        AddAssemblyCode(AssemblyOperator.fldz);</w:t>
      </w:r>
    </w:p>
    <w:p w14:paraId="5F594B10" w14:textId="77777777" w:rsidR="00170065" w:rsidRPr="00903DBA" w:rsidRDefault="00170065" w:rsidP="00170065">
      <w:pPr>
        <w:pStyle w:val="Code"/>
        <w:rPr>
          <w:highlight w:val="white"/>
        </w:rPr>
      </w:pPr>
      <w:r w:rsidRPr="00903DBA">
        <w:rPr>
          <w:highlight w:val="white"/>
        </w:rPr>
        <w:t xml:space="preserve">      }</w:t>
      </w:r>
    </w:p>
    <w:p w14:paraId="7FA17F19" w14:textId="77777777" w:rsidR="00170065" w:rsidRPr="00903DBA" w:rsidRDefault="00170065" w:rsidP="00170065">
      <w:pPr>
        <w:pStyle w:val="Code"/>
        <w:rPr>
          <w:highlight w:val="white"/>
        </w:rPr>
      </w:pPr>
      <w:r w:rsidRPr="00903DBA">
        <w:rPr>
          <w:highlight w:val="white"/>
        </w:rPr>
        <w:t xml:space="preserve">      else if (((symbol.Value is BigInteger) &amp;&amp;</w:t>
      </w:r>
    </w:p>
    <w:p w14:paraId="7195DD90" w14:textId="77777777" w:rsidR="00170065" w:rsidRPr="00903DBA" w:rsidRDefault="00170065" w:rsidP="00170065">
      <w:pPr>
        <w:pStyle w:val="Code"/>
        <w:rPr>
          <w:highlight w:val="white"/>
        </w:rPr>
      </w:pPr>
      <w:r w:rsidRPr="00903DBA">
        <w:rPr>
          <w:highlight w:val="white"/>
        </w:rPr>
        <w:t xml:space="preserve">                (((BigInteger) symbol.Value).IsOne)) ||</w:t>
      </w:r>
    </w:p>
    <w:p w14:paraId="1D61C457" w14:textId="77777777" w:rsidR="00170065" w:rsidRPr="00903DBA" w:rsidRDefault="00170065" w:rsidP="00170065">
      <w:pPr>
        <w:pStyle w:val="Code"/>
        <w:rPr>
          <w:highlight w:val="white"/>
        </w:rPr>
      </w:pPr>
      <w:r w:rsidRPr="00903DBA">
        <w:rPr>
          <w:highlight w:val="white"/>
        </w:rPr>
        <w:t xml:space="preserve">               ((symbol.Value is decimal) &amp;&amp;</w:t>
      </w:r>
    </w:p>
    <w:p w14:paraId="4AB60E27" w14:textId="77777777" w:rsidR="00170065" w:rsidRPr="00903DBA" w:rsidRDefault="00170065" w:rsidP="00170065">
      <w:pPr>
        <w:pStyle w:val="Code"/>
        <w:rPr>
          <w:highlight w:val="white"/>
        </w:rPr>
      </w:pPr>
      <w:r w:rsidRPr="00903DBA">
        <w:rPr>
          <w:highlight w:val="white"/>
        </w:rPr>
        <w:t xml:space="preserve">                (((decimal) symbol.Value) == 1))) {</w:t>
      </w:r>
    </w:p>
    <w:p w14:paraId="4549D21F" w14:textId="77777777" w:rsidR="00170065" w:rsidRPr="00903DBA" w:rsidRDefault="00170065" w:rsidP="00170065">
      <w:pPr>
        <w:pStyle w:val="Code"/>
        <w:rPr>
          <w:highlight w:val="white"/>
        </w:rPr>
      </w:pPr>
      <w:r w:rsidRPr="00903DBA">
        <w:rPr>
          <w:highlight w:val="white"/>
        </w:rPr>
        <w:t xml:space="preserve">        AddAssemblyCode(AssemblyOperator.fld1);</w:t>
      </w:r>
    </w:p>
    <w:p w14:paraId="3C0ED4F1" w14:textId="77777777" w:rsidR="00170065" w:rsidRPr="00903DBA" w:rsidRDefault="00170065" w:rsidP="00170065">
      <w:pPr>
        <w:pStyle w:val="Code"/>
        <w:rPr>
          <w:highlight w:val="white"/>
        </w:rPr>
      </w:pPr>
      <w:r w:rsidRPr="00903DBA">
        <w:rPr>
          <w:highlight w:val="white"/>
        </w:rPr>
        <w:t xml:space="preserve">      }</w:t>
      </w:r>
    </w:p>
    <w:p w14:paraId="61D18CD7" w14:textId="19D34CAF" w:rsidR="004224B0" w:rsidRPr="00903DBA" w:rsidRDefault="00857422" w:rsidP="00C2308A">
      <w:pPr>
        <w:rPr>
          <w:highlight w:val="white"/>
        </w:rPr>
      </w:pPr>
      <w:r w:rsidRPr="00903DBA">
        <w:rPr>
          <w:highlight w:val="white"/>
        </w:rPr>
        <w:t xml:space="preserve">For any other </w:t>
      </w:r>
      <w:r w:rsidR="00C2308A" w:rsidRPr="00903DBA">
        <w:rPr>
          <w:highlight w:val="white"/>
        </w:rPr>
        <w:t xml:space="preserve">integral or floating value, </w:t>
      </w:r>
      <w:r w:rsidRPr="00903DBA">
        <w:rPr>
          <w:highlight w:val="white"/>
        </w:rPr>
        <w:t>we cannot load it directly. Instead, we need store the value on a memory address and load the value from the address</w:t>
      </w:r>
      <w:r w:rsidR="00997ACE" w:rsidRPr="00903DBA">
        <w:rPr>
          <w:highlight w:val="white"/>
        </w:rPr>
        <w:t>.</w:t>
      </w:r>
      <w:r w:rsidR="005C0B13" w:rsidRPr="00903DBA">
        <w:rPr>
          <w:highlight w:val="white"/>
        </w:rPr>
        <w:t xml:space="preserve"> </w:t>
      </w:r>
      <w:r w:rsidR="00B94488" w:rsidRPr="00903DBA">
        <w:rPr>
          <w:highlight w:val="white"/>
        </w:rPr>
        <w:t xml:space="preserve">We add the symbol to </w:t>
      </w:r>
      <w:r w:rsidR="005C0B13" w:rsidRPr="00903DBA">
        <w:rPr>
          <w:highlight w:val="white"/>
        </w:rPr>
        <w:t>the global static set</w:t>
      </w:r>
      <w:r w:rsidR="00B94488" w:rsidRPr="00903DBA">
        <w:rPr>
          <w:highlight w:val="white"/>
        </w:rPr>
        <w:t xml:space="preserve"> for the linker to be able to find the value, and we add the push operation with the name of symbol, which will be changed to a proper address by the linker.</w:t>
      </w:r>
    </w:p>
    <w:p w14:paraId="2A1D2BAB" w14:textId="2ED8646B" w:rsidR="008F2D38" w:rsidRPr="00903DBA" w:rsidRDefault="008F2D38" w:rsidP="008F2D38">
      <w:pPr>
        <w:pStyle w:val="Code"/>
        <w:rPr>
          <w:highlight w:val="white"/>
        </w:rPr>
      </w:pPr>
      <w:r w:rsidRPr="00903DBA">
        <w:rPr>
          <w:highlight w:val="white"/>
        </w:rPr>
        <w:t xml:space="preserve">      else {</w:t>
      </w:r>
    </w:p>
    <w:p w14:paraId="5705FC7F" w14:textId="77777777" w:rsidR="002214C9" w:rsidRPr="00903DBA" w:rsidRDefault="002214C9" w:rsidP="008F2D38">
      <w:pPr>
        <w:pStyle w:val="Code"/>
        <w:rPr>
          <w:highlight w:val="white"/>
        </w:rPr>
      </w:pPr>
      <w:r w:rsidRPr="00903DBA">
        <w:rPr>
          <w:highlight w:val="white"/>
        </w:rPr>
        <w:t xml:space="preserve">        Pair&lt;bool,int&gt; pair =</w:t>
      </w:r>
    </w:p>
    <w:p w14:paraId="3E912A92" w14:textId="261A8568" w:rsidR="002214C9" w:rsidRPr="00903DBA" w:rsidRDefault="002214C9" w:rsidP="008F2D38">
      <w:pPr>
        <w:pStyle w:val="Code"/>
        <w:rPr>
          <w:highlight w:val="white"/>
        </w:rPr>
      </w:pPr>
      <w:r w:rsidRPr="00903DBA">
        <w:rPr>
          <w:highlight w:val="white"/>
        </w:rPr>
        <w:t xml:space="preserve">          new Pair</w:t>
      </w:r>
      <w:r w:rsidR="00F81FD1" w:rsidRPr="00903DBA">
        <w:rPr>
          <w:highlight w:val="white"/>
        </w:rPr>
        <w:t>&lt;bool,int&gt;</w:t>
      </w:r>
      <w:r w:rsidRPr="00903DBA">
        <w:rPr>
          <w:highlight w:val="white"/>
        </w:rPr>
        <w:t>(symbol.</w:t>
      </w:r>
      <w:r w:rsidR="00F81FD1" w:rsidRPr="00903DBA">
        <w:rPr>
          <w:highlight w:val="white"/>
        </w:rPr>
        <w:t>T</w:t>
      </w:r>
      <w:r w:rsidRPr="00903DBA">
        <w:rPr>
          <w:highlight w:val="white"/>
        </w:rPr>
        <w:t>ype.Is</w:t>
      </w:r>
      <w:r w:rsidR="00620A87" w:rsidRPr="00903DBA">
        <w:rPr>
          <w:highlight w:val="white"/>
        </w:rPr>
        <w:t>Floating</w:t>
      </w:r>
      <w:r w:rsidRPr="00903DBA">
        <w:rPr>
          <w:highlight w:val="white"/>
        </w:rPr>
        <w:t>(), symbol.Type.Size());</w:t>
      </w:r>
    </w:p>
    <w:p w14:paraId="1236FA37" w14:textId="3F42AB83" w:rsidR="008F2D38" w:rsidRPr="00903DBA" w:rsidRDefault="008F2D38" w:rsidP="008F2D38">
      <w:pPr>
        <w:pStyle w:val="Code"/>
        <w:rPr>
          <w:highlight w:val="white"/>
        </w:rPr>
      </w:pPr>
      <w:r w:rsidRPr="00903DBA">
        <w:rPr>
          <w:highlight w:val="white"/>
        </w:rPr>
        <w:lastRenderedPageBreak/>
        <w:t xml:space="preserve">        AssemblyOperator objectOperator</w:t>
      </w:r>
      <w:r w:rsidR="00040B8D" w:rsidRPr="00903DBA">
        <w:rPr>
          <w:highlight w:val="white"/>
        </w:rPr>
        <w:t xml:space="preserve"> </w:t>
      </w:r>
      <w:r w:rsidRPr="00903DBA">
        <w:rPr>
          <w:highlight w:val="white"/>
        </w:rPr>
        <w:t>=</w:t>
      </w:r>
      <w:r w:rsidR="002214C9" w:rsidRPr="00903DBA">
        <w:rPr>
          <w:highlight w:val="white"/>
        </w:rPr>
        <w:t xml:space="preserve"> </w:t>
      </w:r>
      <w:r w:rsidRPr="00903DBA">
        <w:rPr>
          <w:highlight w:val="white"/>
        </w:rPr>
        <w:t>m_</w:t>
      </w:r>
      <w:r w:rsidR="00040B8D" w:rsidRPr="00903DBA">
        <w:rPr>
          <w:highlight w:val="white"/>
        </w:rPr>
        <w:t>floatPush</w:t>
      </w:r>
      <w:r w:rsidRPr="00903DBA">
        <w:rPr>
          <w:highlight w:val="white"/>
        </w:rPr>
        <w:t>Map[</w:t>
      </w:r>
      <w:r w:rsidR="002214C9" w:rsidRPr="00903DBA">
        <w:rPr>
          <w:highlight w:val="white"/>
        </w:rPr>
        <w:t>pair</w:t>
      </w:r>
      <w:r w:rsidRPr="00903DBA">
        <w:rPr>
          <w:highlight w:val="white"/>
        </w:rPr>
        <w:t>];</w:t>
      </w:r>
    </w:p>
    <w:p w14:paraId="1F3D40C9" w14:textId="77777777" w:rsidR="002214C9" w:rsidRPr="00903DBA" w:rsidRDefault="002214C9" w:rsidP="008F2D38">
      <w:pPr>
        <w:pStyle w:val="Code"/>
        <w:rPr>
          <w:highlight w:val="white"/>
        </w:rPr>
      </w:pPr>
    </w:p>
    <w:p w14:paraId="5E79774D" w14:textId="1A71EA7B" w:rsidR="008F2D38" w:rsidRPr="00903DBA" w:rsidRDefault="008F2D38" w:rsidP="008F2D38">
      <w:pPr>
        <w:pStyle w:val="Code"/>
        <w:rPr>
          <w:highlight w:val="white"/>
        </w:rPr>
      </w:pPr>
      <w:r w:rsidRPr="00903DBA">
        <w:rPr>
          <w:highlight w:val="white"/>
        </w:rPr>
        <w:t xml:space="preserve">        if ((symbol.Value is BigInteger) || (symbol.Value is decimal)) {</w:t>
      </w:r>
    </w:p>
    <w:p w14:paraId="74E2A27B" w14:textId="2517FF7E" w:rsidR="008F2D38" w:rsidRPr="00903DBA" w:rsidRDefault="008F2D38" w:rsidP="008F2D3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Add(ConstantExpression.Value(symbol));</w:t>
      </w:r>
    </w:p>
    <w:p w14:paraId="35803CE6" w14:textId="77777777" w:rsidR="008F2D38" w:rsidRPr="00903DBA" w:rsidRDefault="008F2D38" w:rsidP="008F2D38">
      <w:pPr>
        <w:pStyle w:val="Code"/>
        <w:rPr>
          <w:highlight w:val="white"/>
        </w:rPr>
      </w:pPr>
      <w:r w:rsidRPr="00903DBA">
        <w:rPr>
          <w:highlight w:val="white"/>
        </w:rPr>
        <w:t xml:space="preserve">          AddAssemblyCode(objectOperator, symbol.UniqueName, 0);</w:t>
      </w:r>
    </w:p>
    <w:p w14:paraId="13AD12E8" w14:textId="77777777" w:rsidR="008F2D38" w:rsidRPr="00903DBA" w:rsidRDefault="008F2D38" w:rsidP="008F2D38">
      <w:pPr>
        <w:pStyle w:val="Code"/>
        <w:rPr>
          <w:highlight w:val="white"/>
        </w:rPr>
      </w:pPr>
      <w:r w:rsidRPr="00903DBA">
        <w:rPr>
          <w:highlight w:val="white"/>
        </w:rPr>
        <w:t xml:space="preserve">        }</w:t>
      </w:r>
    </w:p>
    <w:p w14:paraId="46BD902A" w14:textId="3AA46538" w:rsidR="00B94488" w:rsidRPr="00903DBA" w:rsidRDefault="00F36984" w:rsidP="000434DF">
      <w:pPr>
        <w:rPr>
          <w:highlight w:val="white"/>
        </w:rPr>
      </w:pPr>
      <w:r w:rsidRPr="00903DBA">
        <w:rPr>
          <w:highlight w:val="white"/>
        </w:rPr>
        <w:t>If the symbol does not hold an integral or a floating</w:t>
      </w:r>
      <w:r w:rsidR="000434DF" w:rsidRPr="00903DBA">
        <w:rPr>
          <w:highlight w:val="white"/>
        </w:rPr>
        <w:t xml:space="preserve"> value, w</w:t>
      </w:r>
      <w:r w:rsidRPr="00903DBA">
        <w:rPr>
          <w:highlight w:val="white"/>
        </w:rPr>
        <w:t xml:space="preserve">e check if the value is </w:t>
      </w:r>
      <w:r w:rsidR="000434DF" w:rsidRPr="00903DBA">
        <w:rPr>
          <w:highlight w:val="white"/>
        </w:rPr>
        <w:t xml:space="preserve">stored in a register. In that case </w:t>
      </w:r>
      <w:r w:rsidR="00B944D7" w:rsidRPr="00903DBA">
        <w:rPr>
          <w:highlight w:val="white"/>
        </w:rPr>
        <w:t xml:space="preserve">we cannot store the register directly, but </w:t>
      </w:r>
      <w:r w:rsidR="00016D46" w:rsidRPr="00903DBA">
        <w:rPr>
          <w:highlight w:val="white"/>
        </w:rPr>
        <w:t>like</w:t>
      </w:r>
      <w:r w:rsidR="00B944D7" w:rsidRPr="00903DBA">
        <w:rPr>
          <w:highlight w:val="white"/>
        </w:rPr>
        <w:t xml:space="preserve"> the value case above we need to store the value </w:t>
      </w:r>
      <w:r w:rsidR="00AE72AA" w:rsidRPr="00903DBA">
        <w:rPr>
          <w:highlight w:val="white"/>
        </w:rPr>
        <w:t>at</w:t>
      </w:r>
      <w:r w:rsidR="00B944D7" w:rsidRPr="00903DBA">
        <w:rPr>
          <w:highlight w:val="white"/>
        </w:rPr>
        <w:t xml:space="preserve"> </w:t>
      </w:r>
      <w:r w:rsidR="00AE72AA" w:rsidRPr="00903DBA">
        <w:rPr>
          <w:highlight w:val="white"/>
        </w:rPr>
        <w:t xml:space="preserve">the memory address. </w:t>
      </w:r>
      <w:r w:rsidR="00810BCB" w:rsidRPr="00903DBA">
        <w:rPr>
          <w:highlight w:val="white"/>
        </w:rPr>
        <w:t>We use the special integral storage to load the value.</w:t>
      </w:r>
    </w:p>
    <w:p w14:paraId="3E119497" w14:textId="77777777" w:rsidR="008F2D38" w:rsidRPr="00903DBA" w:rsidRDefault="008F2D38" w:rsidP="008F2D38">
      <w:pPr>
        <w:pStyle w:val="Code"/>
        <w:rPr>
          <w:highlight w:val="white"/>
        </w:rPr>
      </w:pPr>
      <w:r w:rsidRPr="00903DBA">
        <w:rPr>
          <w:highlight w:val="white"/>
        </w:rPr>
        <w:t xml:space="preserve">        else if (m_trackMap.TryGetValue(symbol, out track)) {</w:t>
      </w:r>
    </w:p>
    <w:p w14:paraId="437E3853" w14:textId="77777777" w:rsidR="008F2D38" w:rsidRPr="00903DBA" w:rsidRDefault="008F2D38" w:rsidP="008F2D38">
      <w:pPr>
        <w:pStyle w:val="Code"/>
        <w:rPr>
          <w:highlight w:val="white"/>
        </w:rPr>
      </w:pPr>
      <w:r w:rsidRPr="00903DBA">
        <w:rPr>
          <w:highlight w:val="white"/>
        </w:rPr>
        <w:t xml:space="preserve">          m_trackMap.Remove(symbol);</w:t>
      </w:r>
    </w:p>
    <w:p w14:paraId="5C43AF54"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2BAA07ED" w14:textId="77777777" w:rsidR="008F2D38" w:rsidRPr="00903DBA" w:rsidRDefault="008F2D38" w:rsidP="008F2D38">
      <w:pPr>
        <w:pStyle w:val="Code"/>
        <w:rPr>
          <w:highlight w:val="white"/>
        </w:rPr>
      </w:pPr>
      <w:r w:rsidRPr="00903DBA">
        <w:rPr>
          <w:highlight w:val="white"/>
        </w:rPr>
        <w:t xml:space="preserve">          AddAssemblyCode(AssemblyOperator.mov, containerName, 0, track);</w:t>
      </w:r>
    </w:p>
    <w:p w14:paraId="34FEE3D8"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317799A8" w14:textId="77777777" w:rsidR="008F2D38" w:rsidRPr="00903DBA" w:rsidRDefault="008F2D38" w:rsidP="008F2D38">
      <w:pPr>
        <w:pStyle w:val="Code"/>
        <w:rPr>
          <w:highlight w:val="white"/>
        </w:rPr>
      </w:pPr>
      <w:r w:rsidRPr="00903DBA">
        <w:rPr>
          <w:highlight w:val="white"/>
        </w:rPr>
        <w:t xml:space="preserve">        }</w:t>
      </w:r>
    </w:p>
    <w:p w14:paraId="760FC824" w14:textId="5E1A4D22" w:rsidR="00611BEB" w:rsidRPr="00903DBA" w:rsidRDefault="00611BEB" w:rsidP="00611BEB">
      <w:pPr>
        <w:rPr>
          <w:highlight w:val="white"/>
        </w:rPr>
      </w:pPr>
      <w:r w:rsidRPr="00903DBA">
        <w:rPr>
          <w:highlight w:val="white"/>
        </w:rPr>
        <w:t xml:space="preserve">If the symbol is an array, function, or string, </w:t>
      </w:r>
      <w:r w:rsidR="00137398" w:rsidRPr="00903DBA">
        <w:rPr>
          <w:highlight w:val="white"/>
        </w:rPr>
        <w:t>we also use the integral storage name to store the value. However, in this case will shall load the address of the symbol, rather than its value.</w:t>
      </w:r>
      <w:r w:rsidR="00191962" w:rsidRPr="00903DBA">
        <w:rPr>
          <w:highlight w:val="white"/>
        </w:rPr>
        <w:t xml:space="preserve"> We start by </w:t>
      </w:r>
      <w:r w:rsidR="00631791" w:rsidRPr="00903DBA">
        <w:rPr>
          <w:highlight w:val="white"/>
        </w:rPr>
        <w:t>loading the base address of the symbol to the integral storage. Then we add its offset, unless it is zero.</w:t>
      </w:r>
    </w:p>
    <w:p w14:paraId="02B577E6" w14:textId="77777777" w:rsidR="008F2D38" w:rsidRPr="00903DBA" w:rsidRDefault="008F2D38" w:rsidP="008F2D38">
      <w:pPr>
        <w:pStyle w:val="Code"/>
        <w:rPr>
          <w:highlight w:val="white"/>
        </w:rPr>
      </w:pPr>
      <w:r w:rsidRPr="00903DBA">
        <w:rPr>
          <w:highlight w:val="white"/>
        </w:rPr>
        <w:t xml:space="preserve">        else if (symbol.Type.IsArrayFunctionOrString()) {</w:t>
      </w:r>
    </w:p>
    <w:p w14:paraId="06C5729F"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5FCAFCDA" w14:textId="77777777" w:rsidR="008F2D38" w:rsidRPr="00903DBA" w:rsidRDefault="008F2D38" w:rsidP="008F2D38">
      <w:pPr>
        <w:pStyle w:val="Code"/>
        <w:rPr>
          <w:highlight w:val="white"/>
        </w:rPr>
      </w:pPr>
      <w:r w:rsidRPr="00903DBA">
        <w:rPr>
          <w:highlight w:val="white"/>
        </w:rPr>
        <w:t xml:space="preserve">          AddAssemblyCode(AssemblyOperator.mov, containerName, 0,</w:t>
      </w:r>
    </w:p>
    <w:p w14:paraId="095325C9" w14:textId="77777777" w:rsidR="008F2D38" w:rsidRPr="00903DBA" w:rsidRDefault="008F2D38" w:rsidP="008F2D38">
      <w:pPr>
        <w:pStyle w:val="Code"/>
        <w:rPr>
          <w:highlight w:val="white"/>
        </w:rPr>
      </w:pPr>
      <w:r w:rsidRPr="00903DBA">
        <w:rPr>
          <w:highlight w:val="white"/>
        </w:rPr>
        <w:t xml:space="preserve">                          Base(symbol), TypeSize.PointerSize);</w:t>
      </w:r>
    </w:p>
    <w:p w14:paraId="55DD381B" w14:textId="77777777" w:rsidR="008F2D38" w:rsidRPr="00903DBA" w:rsidRDefault="008F2D38" w:rsidP="008F2D38">
      <w:pPr>
        <w:pStyle w:val="Code"/>
        <w:rPr>
          <w:highlight w:val="white"/>
        </w:rPr>
      </w:pPr>
    </w:p>
    <w:p w14:paraId="22BE4478" w14:textId="77777777" w:rsidR="008F2D38" w:rsidRPr="00903DBA" w:rsidRDefault="008F2D38" w:rsidP="008F2D38">
      <w:pPr>
        <w:pStyle w:val="Code"/>
        <w:rPr>
          <w:highlight w:val="white"/>
        </w:rPr>
      </w:pPr>
      <w:r w:rsidRPr="00903DBA">
        <w:rPr>
          <w:highlight w:val="white"/>
        </w:rPr>
        <w:t xml:space="preserve">          int offset = Offset(symbol);</w:t>
      </w:r>
    </w:p>
    <w:p w14:paraId="78556F34" w14:textId="77777777" w:rsidR="008F2D38" w:rsidRPr="00903DBA" w:rsidRDefault="008F2D38" w:rsidP="008F2D38">
      <w:pPr>
        <w:pStyle w:val="Code"/>
        <w:rPr>
          <w:highlight w:val="white"/>
        </w:rPr>
      </w:pPr>
      <w:r w:rsidRPr="00903DBA">
        <w:rPr>
          <w:highlight w:val="white"/>
        </w:rPr>
        <w:t xml:space="preserve">          if (offset != 0) {</w:t>
      </w:r>
    </w:p>
    <w:p w14:paraId="00982644" w14:textId="77777777" w:rsidR="008F2D38" w:rsidRPr="00903DBA" w:rsidRDefault="008F2D38" w:rsidP="008F2D38">
      <w:pPr>
        <w:pStyle w:val="Code"/>
        <w:rPr>
          <w:highlight w:val="white"/>
        </w:rPr>
      </w:pPr>
      <w:r w:rsidRPr="00903DBA">
        <w:rPr>
          <w:highlight w:val="white"/>
        </w:rPr>
        <w:t xml:space="preserve">            AddAssemblyCode(AssemblyOperator.add, containerName, 0,</w:t>
      </w:r>
    </w:p>
    <w:p w14:paraId="6800A24B" w14:textId="77777777" w:rsidR="008F2D38" w:rsidRPr="00903DBA" w:rsidRDefault="008F2D38" w:rsidP="008F2D38">
      <w:pPr>
        <w:pStyle w:val="Code"/>
        <w:rPr>
          <w:highlight w:val="white"/>
        </w:rPr>
      </w:pPr>
      <w:r w:rsidRPr="00903DBA">
        <w:rPr>
          <w:highlight w:val="white"/>
        </w:rPr>
        <w:t xml:space="preserve">                            (BigInteger) offset, TypeSize.PointerSize);</w:t>
      </w:r>
    </w:p>
    <w:p w14:paraId="7B5EFBCC" w14:textId="77777777" w:rsidR="008F2D38" w:rsidRPr="00903DBA" w:rsidRDefault="008F2D38" w:rsidP="008F2D38">
      <w:pPr>
        <w:pStyle w:val="Code"/>
        <w:rPr>
          <w:highlight w:val="white"/>
        </w:rPr>
      </w:pPr>
      <w:r w:rsidRPr="00903DBA">
        <w:rPr>
          <w:highlight w:val="white"/>
        </w:rPr>
        <w:t xml:space="preserve">          }</w:t>
      </w:r>
    </w:p>
    <w:p w14:paraId="05EEC3A3" w14:textId="77777777" w:rsidR="008F2D38" w:rsidRPr="00903DBA" w:rsidRDefault="008F2D38" w:rsidP="008F2D38">
      <w:pPr>
        <w:pStyle w:val="Code"/>
        <w:rPr>
          <w:highlight w:val="white"/>
        </w:rPr>
      </w:pPr>
    </w:p>
    <w:p w14:paraId="33D407E0"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683EF709" w14:textId="77777777" w:rsidR="008F2D38" w:rsidRPr="00903DBA" w:rsidRDefault="008F2D38" w:rsidP="008F2D38">
      <w:pPr>
        <w:pStyle w:val="Code"/>
        <w:rPr>
          <w:highlight w:val="white"/>
        </w:rPr>
      </w:pPr>
      <w:r w:rsidRPr="00903DBA">
        <w:rPr>
          <w:highlight w:val="white"/>
        </w:rPr>
        <w:t xml:space="preserve">        }</w:t>
      </w:r>
    </w:p>
    <w:p w14:paraId="452BB170" w14:textId="6DE2EDC5" w:rsidR="00B5274B" w:rsidRPr="00903DBA" w:rsidRDefault="00B5274B" w:rsidP="00575159">
      <w:pPr>
        <w:rPr>
          <w:highlight w:val="white"/>
        </w:rPr>
      </w:pPr>
      <w:r w:rsidRPr="00903DBA">
        <w:rPr>
          <w:highlight w:val="white"/>
        </w:rPr>
        <w:t>If non</w:t>
      </w:r>
      <w:r w:rsidR="00B45BF1" w:rsidRPr="00903DBA">
        <w:rPr>
          <w:highlight w:val="white"/>
        </w:rPr>
        <w:t>e</w:t>
      </w:r>
      <w:r w:rsidRPr="00903DBA">
        <w:rPr>
          <w:highlight w:val="white"/>
        </w:rPr>
        <w:t xml:space="preserve"> of the above </w:t>
      </w:r>
      <w:r w:rsidR="00575159" w:rsidRPr="00903DBA">
        <w:rPr>
          <w:highlight w:val="white"/>
        </w:rPr>
        <w:t>apply, we perform the operation on the address of the symbol.</w:t>
      </w:r>
    </w:p>
    <w:p w14:paraId="6B7EE4CA" w14:textId="77777777" w:rsidR="008F2D38" w:rsidRPr="00903DBA" w:rsidRDefault="008F2D38" w:rsidP="008F2D38">
      <w:pPr>
        <w:pStyle w:val="Code"/>
        <w:rPr>
          <w:highlight w:val="white"/>
        </w:rPr>
      </w:pPr>
      <w:r w:rsidRPr="00903DBA">
        <w:rPr>
          <w:highlight w:val="white"/>
        </w:rPr>
        <w:t xml:space="preserve">        else {</w:t>
      </w:r>
    </w:p>
    <w:p w14:paraId="7E1BFEE8" w14:textId="77777777" w:rsidR="008F2D38" w:rsidRPr="00903DBA" w:rsidRDefault="008F2D38" w:rsidP="008F2D38">
      <w:pPr>
        <w:pStyle w:val="Code"/>
        <w:rPr>
          <w:highlight w:val="white"/>
        </w:rPr>
      </w:pPr>
      <w:r w:rsidRPr="00903DBA">
        <w:rPr>
          <w:highlight w:val="white"/>
        </w:rPr>
        <w:t xml:space="preserve">          AddAssemblyCode(objectOperator, Base(symbol), Offset(symbol));</w:t>
      </w:r>
    </w:p>
    <w:p w14:paraId="130F0F48" w14:textId="77777777" w:rsidR="008F2D38" w:rsidRPr="00903DBA" w:rsidRDefault="008F2D38" w:rsidP="008F2D38">
      <w:pPr>
        <w:pStyle w:val="Code"/>
        <w:rPr>
          <w:highlight w:val="white"/>
        </w:rPr>
      </w:pPr>
      <w:r w:rsidRPr="00903DBA">
        <w:rPr>
          <w:highlight w:val="white"/>
        </w:rPr>
        <w:t xml:space="preserve">        }</w:t>
      </w:r>
    </w:p>
    <w:p w14:paraId="43CA0084" w14:textId="77777777" w:rsidR="008F2D38" w:rsidRPr="00903DBA" w:rsidRDefault="008F2D38" w:rsidP="008F2D38">
      <w:pPr>
        <w:pStyle w:val="Code"/>
        <w:rPr>
          <w:highlight w:val="white"/>
        </w:rPr>
      </w:pPr>
      <w:r w:rsidRPr="00903DBA">
        <w:rPr>
          <w:highlight w:val="white"/>
        </w:rPr>
        <w:t xml:space="preserve">      }</w:t>
      </w:r>
    </w:p>
    <w:p w14:paraId="3782AD1B" w14:textId="77777777" w:rsidR="008F2D38" w:rsidRPr="00903DBA" w:rsidRDefault="008F2D38" w:rsidP="008F2D38">
      <w:pPr>
        <w:pStyle w:val="Code"/>
        <w:rPr>
          <w:highlight w:val="white"/>
        </w:rPr>
      </w:pPr>
      <w:r w:rsidRPr="00903DBA">
        <w:rPr>
          <w:highlight w:val="white"/>
        </w:rPr>
        <w:t xml:space="preserve">    }</w:t>
      </w:r>
    </w:p>
    <w:p w14:paraId="10D21B26" w14:textId="77777777" w:rsidR="008F2D38" w:rsidRPr="00903DBA" w:rsidRDefault="008F2D38" w:rsidP="008F2D38">
      <w:pPr>
        <w:pStyle w:val="Code"/>
        <w:rPr>
          <w:highlight w:val="white"/>
        </w:rPr>
      </w:pPr>
    </w:p>
    <w:p w14:paraId="2E59EE62" w14:textId="4A754B2F" w:rsidR="00F024B0" w:rsidRPr="00903DBA" w:rsidRDefault="00F024B0" w:rsidP="00F024B0">
      <w:pPr>
        <w:pStyle w:val="Code"/>
        <w:rPr>
          <w:highlight w:val="white"/>
        </w:rPr>
      </w:pPr>
      <w:r w:rsidRPr="00903DBA">
        <w:rPr>
          <w:highlight w:val="white"/>
        </w:rPr>
        <w:t xml:space="preserve">    private static string AddStaticContainer(Type type) {</w:t>
      </w:r>
    </w:p>
    <w:p w14:paraId="4D04412E" w14:textId="77777777" w:rsidR="00F8692E" w:rsidRPr="00903DBA" w:rsidRDefault="00F024B0" w:rsidP="00F024B0">
      <w:pPr>
        <w:pStyle w:val="Code"/>
        <w:rPr>
          <w:highlight w:val="white"/>
        </w:rPr>
      </w:pPr>
      <w:r w:rsidRPr="00903DBA">
        <w:rPr>
          <w:highlight w:val="white"/>
        </w:rPr>
        <w:t xml:space="preserve">      string containerName = "container" + type.Size() +</w:t>
      </w:r>
    </w:p>
    <w:p w14:paraId="4B1B0236" w14:textId="6714C50F"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"bytes" + Symbol.NumberId;</w:t>
      </w:r>
    </w:p>
    <w:p w14:paraId="6D996416" w14:textId="40DB5D7D" w:rsidR="00F8692E" w:rsidRPr="00903DBA" w:rsidRDefault="00F024B0" w:rsidP="00F024B0">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Add(ConstantExpression.Value(containerName,</w:t>
      </w:r>
    </w:p>
    <w:p w14:paraId="6630BEF0" w14:textId="6BBE8893"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type, null));</w:t>
      </w:r>
    </w:p>
    <w:p w14:paraId="7719D78C" w14:textId="77777777" w:rsidR="00F024B0" w:rsidRPr="00903DBA" w:rsidRDefault="00F024B0" w:rsidP="00F024B0">
      <w:pPr>
        <w:pStyle w:val="Code"/>
        <w:rPr>
          <w:highlight w:val="white"/>
        </w:rPr>
      </w:pPr>
      <w:r w:rsidRPr="00903DBA">
        <w:rPr>
          <w:highlight w:val="white"/>
        </w:rPr>
        <w:t xml:space="preserve">      return containerName;</w:t>
      </w:r>
    </w:p>
    <w:p w14:paraId="356F184F" w14:textId="77777777" w:rsidR="00F024B0" w:rsidRPr="00903DBA" w:rsidRDefault="00F024B0" w:rsidP="00F024B0">
      <w:pPr>
        <w:pStyle w:val="Code"/>
        <w:rPr>
          <w:highlight w:val="white"/>
        </w:rPr>
      </w:pPr>
      <w:r w:rsidRPr="00903DBA">
        <w:rPr>
          <w:highlight w:val="white"/>
        </w:rPr>
        <w:t xml:space="preserve">    }</w:t>
      </w:r>
    </w:p>
    <w:p w14:paraId="5CC85F9D" w14:textId="47EE50F2" w:rsidR="006F3439" w:rsidRPr="00903DBA" w:rsidRDefault="00546C2B" w:rsidP="002E44D3">
      <w:pPr>
        <w:rPr>
          <w:highlight w:val="white"/>
        </w:rPr>
      </w:pPr>
      <w:r w:rsidRPr="00903DBA">
        <w:rPr>
          <w:highlight w:val="white"/>
        </w:rPr>
        <w:t xml:space="preserve">When </w:t>
      </w:r>
      <w:r w:rsidR="002E44D3" w:rsidRPr="00903DBA">
        <w:rPr>
          <w:highlight w:val="white"/>
        </w:rPr>
        <w:t xml:space="preserve">popping or topping a value from the floating-point stack, we also need </w:t>
      </w:r>
      <w:r w:rsidR="006F3439" w:rsidRPr="00903DBA">
        <w:rPr>
          <w:highlight w:val="white"/>
        </w:rPr>
        <w:t>the</w:t>
      </w:r>
      <w:r w:rsidR="002A382D" w:rsidRPr="00903DBA">
        <w:rPr>
          <w:highlight w:val="white"/>
        </w:rPr>
        <w:t xml:space="preserve"> </w:t>
      </w:r>
      <w:r w:rsidR="002A382D" w:rsidRPr="00903DBA">
        <w:rPr>
          <w:rStyle w:val="KeyWord0"/>
          <w:highlight w:val="white"/>
        </w:rPr>
        <w:t>m_floatPopMap</w:t>
      </w:r>
      <w:r w:rsidR="002A382D" w:rsidRPr="00903DBA">
        <w:rPr>
          <w:highlight w:val="white"/>
        </w:rPr>
        <w:t xml:space="preserve"> and </w:t>
      </w:r>
      <w:r w:rsidR="0016107B" w:rsidRPr="00903DBA">
        <w:rPr>
          <w:highlight w:val="white"/>
        </w:rPr>
        <w:t xml:space="preserve"> </w:t>
      </w:r>
      <w:r w:rsidR="00D702CD" w:rsidRPr="00903DBA">
        <w:rPr>
          <w:highlight w:val="white"/>
        </w:rPr>
        <w:t xml:space="preserve"> </w:t>
      </w:r>
      <w:r w:rsidR="002A382D" w:rsidRPr="00903DBA">
        <w:rPr>
          <w:rStyle w:val="KeyWord0"/>
          <w:highlight w:val="white"/>
        </w:rPr>
        <w:t>m_floatTopMap</w:t>
      </w:r>
      <w:r w:rsidR="002A382D" w:rsidRPr="00903DBA">
        <w:rPr>
          <w:highlight w:val="white"/>
        </w:rPr>
        <w:t xml:space="preserve"> maps</w:t>
      </w:r>
      <w:r w:rsidR="002E44D3" w:rsidRPr="00903DBA">
        <w:rPr>
          <w:highlight w:val="white"/>
        </w:rPr>
        <w:t xml:space="preserve"> </w:t>
      </w:r>
      <w:r w:rsidR="00D702CD" w:rsidRPr="00903DBA">
        <w:rPr>
          <w:highlight w:val="white"/>
        </w:rPr>
        <w:t>that map</w:t>
      </w:r>
      <w:r w:rsidR="00CF3F93" w:rsidRPr="00903DBA">
        <w:rPr>
          <w:highlight w:val="white"/>
        </w:rPr>
        <w:t xml:space="preserve"> whether the type is logical and the type size to </w:t>
      </w:r>
      <w:r w:rsidR="00A925C8" w:rsidRPr="00903DBA">
        <w:rPr>
          <w:rStyle w:val="KeyWord0"/>
          <w:highlight w:val="white"/>
        </w:rPr>
        <w:t>pop</w:t>
      </w:r>
      <w:r w:rsidR="00A925C8" w:rsidRPr="00903DBA">
        <w:rPr>
          <w:highlight w:val="white"/>
        </w:rPr>
        <w:t xml:space="preserve"> and </w:t>
      </w:r>
      <w:r w:rsidR="00A925C8" w:rsidRPr="00903DBA">
        <w:rPr>
          <w:rStyle w:val="KeyWord0"/>
          <w:highlight w:val="white"/>
        </w:rPr>
        <w:t>top</w:t>
      </w:r>
      <w:r w:rsidR="00A925C8" w:rsidRPr="00903DBA">
        <w:rPr>
          <w:highlight w:val="white"/>
        </w:rPr>
        <w:t xml:space="preserve"> </w:t>
      </w:r>
      <w:r w:rsidR="00D702CD" w:rsidRPr="00903DBA">
        <w:rPr>
          <w:highlight w:val="white"/>
        </w:rPr>
        <w:t>assembly code instructions.</w:t>
      </w:r>
    </w:p>
    <w:p w14:paraId="3CCF77CF"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7E340727" w14:textId="77777777" w:rsidR="007B5B99" w:rsidRPr="00903DBA" w:rsidRDefault="007B5B99" w:rsidP="007B5B99">
      <w:pPr>
        <w:pStyle w:val="Code"/>
        <w:rPr>
          <w:highlight w:val="white"/>
        </w:rPr>
      </w:pPr>
      <w:r w:rsidRPr="00903DBA">
        <w:rPr>
          <w:highlight w:val="white"/>
        </w:rPr>
        <w:t xml:space="preserve">      m_floatPopMap = new Dictionary&lt;Pair&lt;bool,int&gt;, AssemblyOperator&gt;() {</w:t>
      </w:r>
    </w:p>
    <w:p w14:paraId="2D0363E5" w14:textId="77777777" w:rsidR="007B5B99" w:rsidRPr="00903DBA" w:rsidRDefault="007B5B99" w:rsidP="007B5B99">
      <w:pPr>
        <w:pStyle w:val="Code"/>
        <w:rPr>
          <w:highlight w:val="white"/>
        </w:rPr>
      </w:pPr>
      <w:r w:rsidRPr="00903DBA">
        <w:rPr>
          <w:highlight w:val="white"/>
        </w:rPr>
        <w:lastRenderedPageBreak/>
        <w:t xml:space="preserve">        {new Pair&lt;bool,int&gt;(false, 2), AssemblyOperator.fistp_word},</w:t>
      </w:r>
    </w:p>
    <w:p w14:paraId="761C246D" w14:textId="77777777" w:rsidR="007B5B99" w:rsidRPr="00903DBA" w:rsidRDefault="007B5B99" w:rsidP="007B5B99">
      <w:pPr>
        <w:pStyle w:val="Code"/>
        <w:rPr>
          <w:highlight w:val="white"/>
        </w:rPr>
      </w:pPr>
      <w:r w:rsidRPr="00903DBA">
        <w:rPr>
          <w:highlight w:val="white"/>
        </w:rPr>
        <w:t xml:space="preserve">        {new Pair&lt;bool,int&gt;(false, 4), AssemblyOperator.fistp_dword},</w:t>
      </w:r>
    </w:p>
    <w:p w14:paraId="30AE5A71" w14:textId="77777777" w:rsidR="007B5B99" w:rsidRPr="00903DBA" w:rsidRDefault="007B5B99" w:rsidP="007B5B99">
      <w:pPr>
        <w:pStyle w:val="Code"/>
        <w:rPr>
          <w:highlight w:val="white"/>
        </w:rPr>
      </w:pPr>
      <w:r w:rsidRPr="00903DBA">
        <w:rPr>
          <w:highlight w:val="white"/>
        </w:rPr>
        <w:t xml:space="preserve">        {new Pair&lt;bool,int&gt;(false, 8), AssemblyOperator.fistp_qword},</w:t>
      </w:r>
    </w:p>
    <w:p w14:paraId="2BD069CF" w14:textId="77777777" w:rsidR="007B5B99" w:rsidRPr="00903DBA" w:rsidRDefault="007B5B99" w:rsidP="007B5B99">
      <w:pPr>
        <w:pStyle w:val="Code"/>
        <w:rPr>
          <w:highlight w:val="white"/>
        </w:rPr>
      </w:pPr>
      <w:r w:rsidRPr="00903DBA">
        <w:rPr>
          <w:highlight w:val="white"/>
        </w:rPr>
        <w:t xml:space="preserve">        {new Pair&lt;bool,int&gt;(true, 4), AssemblyOperator.fstp_dword},</w:t>
      </w:r>
    </w:p>
    <w:p w14:paraId="7577EBFC" w14:textId="77777777" w:rsidR="007B5B99" w:rsidRPr="00903DBA" w:rsidRDefault="007B5B99" w:rsidP="007B5B99">
      <w:pPr>
        <w:pStyle w:val="Code"/>
        <w:rPr>
          <w:highlight w:val="white"/>
        </w:rPr>
      </w:pPr>
      <w:r w:rsidRPr="00903DBA">
        <w:rPr>
          <w:highlight w:val="white"/>
        </w:rPr>
        <w:t xml:space="preserve">        {new Pair&lt;bool,int&gt;(true, 8), AssemblyOperator.fstp_qword}</w:t>
      </w:r>
    </w:p>
    <w:p w14:paraId="14A50ED2" w14:textId="77777777" w:rsidR="007B5B99" w:rsidRPr="00903DBA" w:rsidRDefault="007B5B99" w:rsidP="007B5B99">
      <w:pPr>
        <w:pStyle w:val="Code"/>
        <w:rPr>
          <w:highlight w:val="white"/>
        </w:rPr>
      </w:pPr>
      <w:r w:rsidRPr="00903DBA">
        <w:rPr>
          <w:highlight w:val="white"/>
        </w:rPr>
        <w:t xml:space="preserve">      };</w:t>
      </w:r>
    </w:p>
    <w:p w14:paraId="1B3653E6" w14:textId="77777777" w:rsidR="007B5B99" w:rsidRPr="00903DBA" w:rsidRDefault="007B5B99" w:rsidP="007B5B99">
      <w:pPr>
        <w:pStyle w:val="Code"/>
        <w:rPr>
          <w:highlight w:val="white"/>
        </w:rPr>
      </w:pPr>
    </w:p>
    <w:p w14:paraId="0E3D6E95"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65C7FD4E" w14:textId="77777777" w:rsidR="007B5B99" w:rsidRPr="00903DBA" w:rsidRDefault="007B5B99" w:rsidP="007B5B99">
      <w:pPr>
        <w:pStyle w:val="Code"/>
        <w:rPr>
          <w:highlight w:val="white"/>
        </w:rPr>
      </w:pPr>
      <w:r w:rsidRPr="00903DBA">
        <w:rPr>
          <w:highlight w:val="white"/>
        </w:rPr>
        <w:t xml:space="preserve">      m_floatTopMap = new Dictionary&lt;Pair&lt;bool,int&gt;, AssemblyOperator&gt;() {</w:t>
      </w:r>
    </w:p>
    <w:p w14:paraId="444D757F" w14:textId="77777777" w:rsidR="007B5B99" w:rsidRPr="00903DBA" w:rsidRDefault="007B5B99" w:rsidP="007B5B99">
      <w:pPr>
        <w:pStyle w:val="Code"/>
        <w:rPr>
          <w:highlight w:val="white"/>
        </w:rPr>
      </w:pPr>
      <w:r w:rsidRPr="00903DBA">
        <w:rPr>
          <w:highlight w:val="white"/>
        </w:rPr>
        <w:t xml:space="preserve">        {new Pair&lt;bool,int&gt;(false, 2), AssemblyOperator.fist_word},</w:t>
      </w:r>
    </w:p>
    <w:p w14:paraId="6AA17302" w14:textId="77777777" w:rsidR="007B5B99" w:rsidRPr="00903DBA" w:rsidRDefault="007B5B99" w:rsidP="007B5B99">
      <w:pPr>
        <w:pStyle w:val="Code"/>
        <w:rPr>
          <w:highlight w:val="white"/>
        </w:rPr>
      </w:pPr>
      <w:r w:rsidRPr="00903DBA">
        <w:rPr>
          <w:highlight w:val="white"/>
        </w:rPr>
        <w:t xml:space="preserve">        {new Pair&lt;bool,int&gt;(false, 4), AssemblyOperator.fist_dword},</w:t>
      </w:r>
    </w:p>
    <w:p w14:paraId="4EC606D1" w14:textId="77777777" w:rsidR="007B5B99" w:rsidRPr="00903DBA" w:rsidRDefault="007B5B99" w:rsidP="007B5B99">
      <w:pPr>
        <w:pStyle w:val="Code"/>
        <w:rPr>
          <w:highlight w:val="white"/>
        </w:rPr>
      </w:pPr>
      <w:r w:rsidRPr="00903DBA">
        <w:rPr>
          <w:highlight w:val="white"/>
        </w:rPr>
        <w:t xml:space="preserve">        {new Pair&lt;bool,int&gt;(false, 8), AssemblyOperator.fist_qword},</w:t>
      </w:r>
    </w:p>
    <w:p w14:paraId="1E0059C4" w14:textId="77777777" w:rsidR="007B5B99" w:rsidRPr="00903DBA" w:rsidRDefault="007B5B99" w:rsidP="007B5B99">
      <w:pPr>
        <w:pStyle w:val="Code"/>
        <w:rPr>
          <w:highlight w:val="white"/>
        </w:rPr>
      </w:pPr>
      <w:r w:rsidRPr="00903DBA">
        <w:rPr>
          <w:highlight w:val="white"/>
        </w:rPr>
        <w:t xml:space="preserve">        {new Pair&lt;bool,int&gt;(true, 4), AssemblyOperator.fst_dword},</w:t>
      </w:r>
    </w:p>
    <w:p w14:paraId="0E8085E1" w14:textId="77777777" w:rsidR="007B5B99" w:rsidRPr="00903DBA" w:rsidRDefault="007B5B99" w:rsidP="007B5B99">
      <w:pPr>
        <w:pStyle w:val="Code"/>
        <w:rPr>
          <w:highlight w:val="white"/>
        </w:rPr>
      </w:pPr>
      <w:r w:rsidRPr="00903DBA">
        <w:rPr>
          <w:highlight w:val="white"/>
        </w:rPr>
        <w:t xml:space="preserve">        {new Pair&lt;bool,int&gt;(true, 8), AssemblyOperator.fst_qword}</w:t>
      </w:r>
    </w:p>
    <w:p w14:paraId="739CBBC3" w14:textId="77777777" w:rsidR="007B5B99" w:rsidRPr="00903DBA" w:rsidRDefault="007B5B99" w:rsidP="007B5B99">
      <w:pPr>
        <w:pStyle w:val="Code"/>
        <w:rPr>
          <w:highlight w:val="white"/>
        </w:rPr>
      </w:pPr>
      <w:r w:rsidRPr="00903DBA">
        <w:rPr>
          <w:highlight w:val="white"/>
        </w:rPr>
        <w:t xml:space="preserve">      };</w:t>
      </w:r>
    </w:p>
    <w:p w14:paraId="092498B2" w14:textId="77777777" w:rsidR="007B5B99" w:rsidRPr="00903DBA" w:rsidRDefault="007B5B99" w:rsidP="00530CE4">
      <w:pPr>
        <w:pStyle w:val="Code"/>
        <w:rPr>
          <w:highlight w:val="white"/>
        </w:rPr>
      </w:pPr>
    </w:p>
    <w:p w14:paraId="20EBF24A" w14:textId="31AB067C" w:rsidR="00530CE4" w:rsidRPr="00903DBA" w:rsidRDefault="00530CE4" w:rsidP="00530CE4">
      <w:pPr>
        <w:pStyle w:val="Code"/>
        <w:rPr>
          <w:highlight w:val="white"/>
        </w:rPr>
      </w:pPr>
      <w:r w:rsidRPr="00903DBA">
        <w:rPr>
          <w:highlight w:val="white"/>
        </w:rPr>
        <w:t xml:space="preserve">    public enum TopOrPop {Top, Pop};</w:t>
      </w:r>
    </w:p>
    <w:p w14:paraId="16BAC200" w14:textId="16665D66" w:rsidR="00530CE4" w:rsidRPr="00903DBA" w:rsidRDefault="00331A84" w:rsidP="00331A84">
      <w:pPr>
        <w:rPr>
          <w:highlight w:val="white"/>
        </w:rPr>
      </w:pPr>
      <w:r w:rsidRPr="00903DBA">
        <w:rPr>
          <w:highlight w:val="white"/>
        </w:rPr>
        <w:t xml:space="preserve">The </w:t>
      </w:r>
      <w:r w:rsidRPr="00903DBA">
        <w:rPr>
          <w:rStyle w:val="KeyWord0"/>
          <w:highlight w:val="white"/>
        </w:rPr>
        <w:t>PopEmpty</w:t>
      </w:r>
      <w:r w:rsidRPr="00903DBA">
        <w:rPr>
          <w:highlight w:val="white"/>
        </w:rPr>
        <w:t xml:space="preserve"> method pops the floating-point stack without </w:t>
      </w:r>
      <w:r w:rsidR="001E4841" w:rsidRPr="00903DBA">
        <w:rPr>
          <w:highlight w:val="white"/>
        </w:rPr>
        <w:t xml:space="preserve">storing the value anywhere. However, there is no matching assembly code instruction. The instructions always store the value somewhere. Therefore, we use the </w:t>
      </w:r>
      <w:r w:rsidR="009845E6" w:rsidRPr="00903DBA">
        <w:rPr>
          <w:highlight w:val="white"/>
        </w:rPr>
        <w:t>integral</w:t>
      </w:r>
      <w:r w:rsidR="001E4841" w:rsidRPr="00903DBA">
        <w:rPr>
          <w:highlight w:val="white"/>
        </w:rPr>
        <w:t xml:space="preserve"> storage, simply </w:t>
      </w:r>
      <w:r w:rsidR="009845E6" w:rsidRPr="00903DBA">
        <w:rPr>
          <w:highlight w:val="white"/>
        </w:rPr>
        <w:t>because we have to use some storage.</w:t>
      </w:r>
    </w:p>
    <w:p w14:paraId="15B1278F" w14:textId="77777777" w:rsidR="00530CE4" w:rsidRPr="00903DBA" w:rsidRDefault="00530CE4" w:rsidP="00530CE4">
      <w:pPr>
        <w:pStyle w:val="Code"/>
        <w:rPr>
          <w:highlight w:val="white"/>
        </w:rPr>
      </w:pPr>
      <w:r w:rsidRPr="00903DBA">
        <w:rPr>
          <w:highlight w:val="white"/>
        </w:rPr>
        <w:t xml:space="preserve">    public void PopEmpty() {</w:t>
      </w:r>
    </w:p>
    <w:p w14:paraId="296E2FC8" w14:textId="477D357E" w:rsidR="000242A0" w:rsidRPr="00903DBA" w:rsidRDefault="000242A0" w:rsidP="000242A0">
      <w:pPr>
        <w:pStyle w:val="Code"/>
        <w:rPr>
          <w:highlight w:val="white"/>
        </w:rPr>
      </w:pPr>
      <w:r w:rsidRPr="00903DBA">
        <w:rPr>
          <w:highlight w:val="white"/>
        </w:rPr>
        <w:t xml:space="preserve">      string containerName = AddStaticContainer(</w:t>
      </w:r>
      <w:r w:rsidR="00D5071D" w:rsidRPr="00903DBA">
        <w:rPr>
          <w:highlight w:val="white"/>
        </w:rPr>
        <w:t>Type.LongDoubleType</w:t>
      </w:r>
      <w:r w:rsidRPr="00903DBA">
        <w:rPr>
          <w:highlight w:val="white"/>
        </w:rPr>
        <w:t>);</w:t>
      </w:r>
    </w:p>
    <w:p w14:paraId="74CFA64C" w14:textId="0BCB4A17" w:rsidR="00530CE4" w:rsidRPr="00903DBA" w:rsidRDefault="00530CE4" w:rsidP="002618E3">
      <w:pPr>
        <w:pStyle w:val="Code"/>
        <w:rPr>
          <w:highlight w:val="white"/>
        </w:rPr>
      </w:pPr>
      <w:r w:rsidRPr="00903DBA">
        <w:rPr>
          <w:highlight w:val="white"/>
        </w:rPr>
        <w:t xml:space="preserve">      AddAssemblyCode(AssemblyOperator.fistp_word,</w:t>
      </w:r>
      <w:r w:rsidR="002618E3" w:rsidRPr="00903DBA">
        <w:rPr>
          <w:highlight w:val="white"/>
        </w:rPr>
        <w:t xml:space="preserve"> containerName</w:t>
      </w:r>
      <w:r w:rsidRPr="00903DBA">
        <w:rPr>
          <w:highlight w:val="white"/>
        </w:rPr>
        <w:t>, 0);</w:t>
      </w:r>
    </w:p>
    <w:p w14:paraId="5D2BAEF7" w14:textId="77777777" w:rsidR="00530CE4" w:rsidRPr="00903DBA" w:rsidRDefault="00530CE4" w:rsidP="00530CE4">
      <w:pPr>
        <w:pStyle w:val="Code"/>
        <w:rPr>
          <w:highlight w:val="white"/>
        </w:rPr>
      </w:pPr>
      <w:r w:rsidRPr="00903DBA">
        <w:rPr>
          <w:highlight w:val="white"/>
        </w:rPr>
        <w:t xml:space="preserve">    }</w:t>
      </w:r>
    </w:p>
    <w:p w14:paraId="2AF4BEF7" w14:textId="087CC6A7" w:rsidR="009845E6" w:rsidRPr="00903DBA" w:rsidRDefault="009845E6" w:rsidP="009845E6">
      <w:pPr>
        <w:rPr>
          <w:highlight w:val="white"/>
        </w:rPr>
      </w:pPr>
      <w:r w:rsidRPr="00903DBA">
        <w:rPr>
          <w:highlight w:val="white"/>
        </w:rPr>
        <w:t xml:space="preserve">The </w:t>
      </w:r>
      <w:r w:rsidRPr="00903DBA">
        <w:rPr>
          <w:rStyle w:val="KeyWord0"/>
          <w:highlight w:val="white"/>
        </w:rPr>
        <w:t>TopPopSymbol</w:t>
      </w:r>
      <w:r w:rsidRPr="00903DBA">
        <w:rPr>
          <w:highlight w:val="white"/>
        </w:rPr>
        <w:t xml:space="preserve"> method</w:t>
      </w:r>
      <w:r w:rsidR="00D41FF5" w:rsidRPr="00903DBA">
        <w:rPr>
          <w:highlight w:val="white"/>
        </w:rPr>
        <w:t xml:space="preserve"> tops or pops the top-most value of the floating-point stack.</w:t>
      </w:r>
    </w:p>
    <w:p w14:paraId="1B28E137" w14:textId="0AA90644" w:rsidR="00530CE4" w:rsidRPr="00903DBA" w:rsidRDefault="00530CE4" w:rsidP="00530CE4">
      <w:pPr>
        <w:pStyle w:val="Code"/>
        <w:rPr>
          <w:highlight w:val="white"/>
        </w:rPr>
      </w:pPr>
      <w:r w:rsidRPr="00903DBA">
        <w:rPr>
          <w:highlight w:val="white"/>
        </w:rPr>
        <w:t xml:space="preserve">    public void TopPopSymbol(Symbol symbol, TopOrPop topOrPop) {</w:t>
      </w:r>
    </w:p>
    <w:p w14:paraId="0A54B6DA" w14:textId="77777777" w:rsidR="00530CE4" w:rsidRPr="00903DBA" w:rsidRDefault="00530CE4" w:rsidP="00530CE4">
      <w:pPr>
        <w:pStyle w:val="Code"/>
        <w:rPr>
          <w:highlight w:val="white"/>
        </w:rPr>
      </w:pPr>
      <w:r w:rsidRPr="00903DBA">
        <w:rPr>
          <w:highlight w:val="white"/>
        </w:rPr>
        <w:t xml:space="preserve">      Assert.ErrorXXX(symbol != null);</w:t>
      </w:r>
    </w:p>
    <w:p w14:paraId="476D4555" w14:textId="77777777" w:rsidR="007B5B99" w:rsidRPr="00903DBA" w:rsidRDefault="007B5B99" w:rsidP="007B5B99">
      <w:pPr>
        <w:pStyle w:val="Code"/>
        <w:rPr>
          <w:highlight w:val="white"/>
        </w:rPr>
      </w:pPr>
      <w:r w:rsidRPr="00903DBA">
        <w:rPr>
          <w:highlight w:val="white"/>
        </w:rPr>
        <w:t xml:space="preserve">      Pair&lt;bool,int&gt; pair =</w:t>
      </w:r>
    </w:p>
    <w:p w14:paraId="685D283A" w14:textId="5AD46C20" w:rsidR="007B5B99" w:rsidRPr="00903DBA" w:rsidRDefault="007B5B99" w:rsidP="007B5B99">
      <w:pPr>
        <w:pStyle w:val="Code"/>
        <w:rPr>
          <w:highlight w:val="white"/>
        </w:rPr>
      </w:pPr>
      <w:r w:rsidRPr="00903DBA">
        <w:rPr>
          <w:highlight w:val="white"/>
        </w:rPr>
        <w:t xml:space="preserve">        new Pair&lt;bool,int&gt;(symbol.Type.Is</w:t>
      </w:r>
      <w:r w:rsidR="00620A87" w:rsidRPr="00903DBA">
        <w:rPr>
          <w:highlight w:val="white"/>
        </w:rPr>
        <w:t>Floating</w:t>
      </w:r>
      <w:r w:rsidRPr="00903DBA">
        <w:rPr>
          <w:highlight w:val="white"/>
        </w:rPr>
        <w:t>(), symbol.Type.Size());</w:t>
      </w:r>
    </w:p>
    <w:p w14:paraId="1F4ED42C" w14:textId="77777777" w:rsidR="00620A87" w:rsidRPr="00903DBA" w:rsidRDefault="00620A87" w:rsidP="00620A87">
      <w:pPr>
        <w:pStyle w:val="Code"/>
        <w:rPr>
          <w:highlight w:val="white"/>
        </w:rPr>
      </w:pPr>
      <w:r w:rsidRPr="00903DBA">
        <w:rPr>
          <w:highlight w:val="white"/>
        </w:rPr>
        <w:t xml:space="preserve">      AssemblyOperator objectOperator;</w:t>
      </w:r>
    </w:p>
    <w:p w14:paraId="3BE3892B" w14:textId="246C2AE1" w:rsidR="003D7D04" w:rsidRPr="00903DBA" w:rsidRDefault="00234B87" w:rsidP="00234B87">
      <w:pPr>
        <w:rPr>
          <w:highlight w:val="white"/>
        </w:rPr>
      </w:pPr>
      <w:r w:rsidRPr="00903DBA">
        <w:rPr>
          <w:highlight w:val="white"/>
        </w:rPr>
        <w:t xml:space="preserve">Depending on the value of the </w:t>
      </w:r>
      <w:r w:rsidRPr="00903DBA">
        <w:rPr>
          <w:rStyle w:val="KeyWord0"/>
          <w:highlight w:val="white"/>
        </w:rPr>
        <w:t>topOrPop</w:t>
      </w:r>
      <w:r w:rsidRPr="00903DBA">
        <w:rPr>
          <w:highlight w:val="white"/>
        </w:rPr>
        <w:t xml:space="preserve"> parameter</w:t>
      </w:r>
      <w:r w:rsidR="000E4CDF" w:rsidRPr="00903DBA">
        <w:rPr>
          <w:highlight w:val="white"/>
        </w:rPr>
        <w:t xml:space="preserve">, we extract the assembly code instruction from the </w:t>
      </w:r>
      <w:r w:rsidR="00A925C8" w:rsidRPr="00903DBA">
        <w:rPr>
          <w:rStyle w:val="KeyWord0"/>
          <w:highlight w:val="white"/>
        </w:rPr>
        <w:t>m_</w:t>
      </w:r>
      <w:r w:rsidR="00EF7778" w:rsidRPr="00903DBA">
        <w:rPr>
          <w:rStyle w:val="KeyWord0"/>
          <w:highlight w:val="white"/>
        </w:rPr>
        <w:t>floatPop</w:t>
      </w:r>
      <w:r w:rsidR="00A925C8" w:rsidRPr="00903DBA">
        <w:rPr>
          <w:rStyle w:val="KeyWord0"/>
          <w:highlight w:val="white"/>
        </w:rPr>
        <w:t>Map</w:t>
      </w:r>
      <w:r w:rsidR="00A925C8" w:rsidRPr="00903DBA">
        <w:rPr>
          <w:highlight w:val="white"/>
        </w:rPr>
        <w:t xml:space="preserve"> and </w:t>
      </w:r>
      <w:r w:rsidR="00A925C8" w:rsidRPr="00903DBA">
        <w:rPr>
          <w:rStyle w:val="KeyWord0"/>
          <w:highlight w:val="white"/>
        </w:rPr>
        <w:t>m_</w:t>
      </w:r>
      <w:r w:rsidR="00EF7778" w:rsidRPr="00903DBA">
        <w:rPr>
          <w:rStyle w:val="KeyWord0"/>
          <w:highlight w:val="white"/>
        </w:rPr>
        <w:t>floatTop</w:t>
      </w:r>
      <w:r w:rsidR="00A925C8" w:rsidRPr="00903DBA">
        <w:rPr>
          <w:rStyle w:val="KeyWord0"/>
          <w:highlight w:val="white"/>
        </w:rPr>
        <w:t>Map</w:t>
      </w:r>
      <w:r w:rsidR="003D7D04" w:rsidRPr="00903DBA">
        <w:rPr>
          <w:highlight w:val="white"/>
        </w:rPr>
        <w:t xml:space="preserve"> maps</w:t>
      </w:r>
      <w:r w:rsidR="00EF7778" w:rsidRPr="00903DBA">
        <w:rPr>
          <w:highlight w:val="white"/>
        </w:rPr>
        <w:t>.</w:t>
      </w:r>
    </w:p>
    <w:p w14:paraId="07F34B34" w14:textId="77777777" w:rsidR="007B5B99" w:rsidRPr="00903DBA" w:rsidRDefault="007B5B99" w:rsidP="007B5B99">
      <w:pPr>
        <w:pStyle w:val="Code"/>
        <w:rPr>
          <w:highlight w:val="white"/>
        </w:rPr>
      </w:pPr>
      <w:r w:rsidRPr="00903DBA">
        <w:rPr>
          <w:highlight w:val="white"/>
        </w:rPr>
        <w:t xml:space="preserve">      if (topOrPop == TopOrPop.Pop) {</w:t>
      </w:r>
    </w:p>
    <w:p w14:paraId="1B98AC5C" w14:textId="77777777" w:rsidR="007B5B99" w:rsidRPr="00903DBA" w:rsidRDefault="007B5B99" w:rsidP="007B5B99">
      <w:pPr>
        <w:pStyle w:val="Code"/>
        <w:rPr>
          <w:highlight w:val="white"/>
        </w:rPr>
      </w:pPr>
      <w:r w:rsidRPr="00903DBA">
        <w:rPr>
          <w:highlight w:val="white"/>
        </w:rPr>
        <w:t xml:space="preserve">        objectOperator = m_floatPopMap[pair];</w:t>
      </w:r>
    </w:p>
    <w:p w14:paraId="4B190E2D" w14:textId="77777777" w:rsidR="007B5B99" w:rsidRPr="00903DBA" w:rsidRDefault="007B5B99" w:rsidP="007B5B99">
      <w:pPr>
        <w:pStyle w:val="Code"/>
        <w:rPr>
          <w:highlight w:val="white"/>
        </w:rPr>
      </w:pPr>
      <w:r w:rsidRPr="00903DBA">
        <w:rPr>
          <w:highlight w:val="white"/>
        </w:rPr>
        <w:t xml:space="preserve">        Assert.ErrorXXX((--m_floatStackSize) &gt;= 0);</w:t>
      </w:r>
    </w:p>
    <w:p w14:paraId="1B41BC80" w14:textId="77777777" w:rsidR="007B5B99" w:rsidRPr="00903DBA" w:rsidRDefault="007B5B99" w:rsidP="007B5B99">
      <w:pPr>
        <w:pStyle w:val="Code"/>
        <w:rPr>
          <w:highlight w:val="white"/>
        </w:rPr>
      </w:pPr>
      <w:r w:rsidRPr="00903DBA">
        <w:rPr>
          <w:highlight w:val="white"/>
        </w:rPr>
        <w:t xml:space="preserve">      }</w:t>
      </w:r>
    </w:p>
    <w:p w14:paraId="43E94068" w14:textId="77777777" w:rsidR="007B5B99" w:rsidRPr="00903DBA" w:rsidRDefault="007B5B99" w:rsidP="007B5B99">
      <w:pPr>
        <w:pStyle w:val="Code"/>
        <w:rPr>
          <w:highlight w:val="white"/>
        </w:rPr>
      </w:pPr>
      <w:r w:rsidRPr="00903DBA">
        <w:rPr>
          <w:highlight w:val="white"/>
        </w:rPr>
        <w:t xml:space="preserve">      else {</w:t>
      </w:r>
    </w:p>
    <w:p w14:paraId="6658C1AD" w14:textId="77777777" w:rsidR="007B5B99" w:rsidRPr="00903DBA" w:rsidRDefault="007B5B99" w:rsidP="007B5B99">
      <w:pPr>
        <w:pStyle w:val="Code"/>
        <w:rPr>
          <w:highlight w:val="white"/>
        </w:rPr>
      </w:pPr>
      <w:r w:rsidRPr="00903DBA">
        <w:rPr>
          <w:highlight w:val="white"/>
        </w:rPr>
        <w:t xml:space="preserve">        objectOperator = m_floatTopMap[pair];</w:t>
      </w:r>
    </w:p>
    <w:p w14:paraId="760AF943" w14:textId="77777777" w:rsidR="007B5B99" w:rsidRPr="00903DBA" w:rsidRDefault="007B5B99" w:rsidP="007B5B99">
      <w:pPr>
        <w:pStyle w:val="Code"/>
        <w:rPr>
          <w:highlight w:val="white"/>
        </w:rPr>
      </w:pPr>
      <w:r w:rsidRPr="00903DBA">
        <w:rPr>
          <w:highlight w:val="white"/>
        </w:rPr>
        <w:t xml:space="preserve">      }</w:t>
      </w:r>
    </w:p>
    <w:p w14:paraId="5FEBAAEC" w14:textId="5A319317" w:rsidR="001924B9" w:rsidRPr="00903DBA" w:rsidRDefault="00B16EE9" w:rsidP="00B16EE9">
      <w:pPr>
        <w:rPr>
          <w:highlight w:val="white"/>
        </w:rPr>
      </w:pPr>
      <w:r w:rsidRPr="00903DBA">
        <w:rPr>
          <w:highlight w:val="white"/>
        </w:rPr>
        <w:t>If the symbol is a temporary variable, we store it</w:t>
      </w:r>
      <w:r w:rsidR="004F2926" w:rsidRPr="00903DBA">
        <w:rPr>
          <w:highlight w:val="white"/>
        </w:rPr>
        <w:t>s</w:t>
      </w:r>
      <w:r w:rsidRPr="00903DBA">
        <w:rPr>
          <w:highlight w:val="white"/>
        </w:rPr>
        <w:t xml:space="preserve"> value in a register.</w:t>
      </w:r>
      <w:r w:rsidR="003E5B2E" w:rsidRPr="00903DBA">
        <w:rPr>
          <w:highlight w:val="white"/>
        </w:rPr>
        <w:t xml:space="preserve"> However, we cannot store the value directly in a register. Therefore, </w:t>
      </w:r>
      <w:r w:rsidR="00010BA1" w:rsidRPr="00903DBA">
        <w:rPr>
          <w:highlight w:val="white"/>
        </w:rPr>
        <w:t>we pop or top the value to the integral storage and loads the value from there into the register.</w:t>
      </w:r>
    </w:p>
    <w:p w14:paraId="21174511" w14:textId="59D83DD9" w:rsidR="008566DD" w:rsidRPr="00903DBA" w:rsidRDefault="008566DD" w:rsidP="008566DD">
      <w:pPr>
        <w:pStyle w:val="Code"/>
        <w:rPr>
          <w:highlight w:val="white"/>
        </w:rPr>
      </w:pPr>
      <w:r w:rsidRPr="00903DBA">
        <w:rPr>
          <w:highlight w:val="white"/>
        </w:rPr>
        <w:t xml:space="preserve">      if (symbol.Type.</w:t>
      </w:r>
      <w:r w:rsidR="002C4F32" w:rsidRPr="00903DBA">
        <w:rPr>
          <w:highlight w:val="white"/>
        </w:rPr>
        <w:t>IsIntegralPointerOrArray</w:t>
      </w:r>
      <w:r w:rsidRPr="00903DBA">
        <w:rPr>
          <w:highlight w:val="white"/>
        </w:rPr>
        <w:t xml:space="preserve">() &amp;&amp; symbol.IsTemporary()) {        </w:t>
      </w:r>
    </w:p>
    <w:p w14:paraId="3C842183" w14:textId="77777777" w:rsidR="008072C8" w:rsidRPr="00903DBA" w:rsidRDefault="008072C8" w:rsidP="008072C8">
      <w:pPr>
        <w:pStyle w:val="Code"/>
        <w:rPr>
          <w:highlight w:val="white"/>
        </w:rPr>
      </w:pPr>
      <w:r w:rsidRPr="00903DBA">
        <w:rPr>
          <w:highlight w:val="white"/>
        </w:rPr>
        <w:t xml:space="preserve">        string containerName = AddStaticContainer(symbol.Type);</w:t>
      </w:r>
    </w:p>
    <w:p w14:paraId="70CD7F0A" w14:textId="1720B766" w:rsidR="00530CE4" w:rsidRPr="00903DBA" w:rsidRDefault="00530CE4" w:rsidP="007155AD">
      <w:pPr>
        <w:pStyle w:val="Code"/>
        <w:rPr>
          <w:highlight w:val="white"/>
        </w:rPr>
      </w:pPr>
      <w:r w:rsidRPr="00903DBA">
        <w:rPr>
          <w:highlight w:val="white"/>
        </w:rPr>
        <w:t xml:space="preserve">        AddAssemblyCode(objectOperator,</w:t>
      </w:r>
      <w:r w:rsidR="007155AD" w:rsidRPr="00903DBA">
        <w:rPr>
          <w:highlight w:val="white"/>
        </w:rPr>
        <w:t xml:space="preserve"> containerName</w:t>
      </w:r>
      <w:r w:rsidRPr="00903DBA">
        <w:rPr>
          <w:highlight w:val="white"/>
        </w:rPr>
        <w:t>, 0);</w:t>
      </w:r>
    </w:p>
    <w:p w14:paraId="168FA8C2" w14:textId="77777777" w:rsidR="00530CE4" w:rsidRPr="00903DBA" w:rsidRDefault="00530CE4" w:rsidP="00530CE4">
      <w:pPr>
        <w:pStyle w:val="Code"/>
        <w:rPr>
          <w:highlight w:val="white"/>
        </w:rPr>
      </w:pPr>
      <w:r w:rsidRPr="00903DBA">
        <w:rPr>
          <w:highlight w:val="white"/>
        </w:rPr>
        <w:t xml:space="preserve">        Track track = new Track(symbol);</w:t>
      </w:r>
    </w:p>
    <w:p w14:paraId="4B3DD200" w14:textId="1C614E70" w:rsidR="00530CE4" w:rsidRPr="00903DBA" w:rsidRDefault="00530CE4" w:rsidP="009537A3">
      <w:pPr>
        <w:pStyle w:val="Code"/>
        <w:rPr>
          <w:highlight w:val="white"/>
        </w:rPr>
      </w:pPr>
      <w:r w:rsidRPr="00903DBA">
        <w:rPr>
          <w:highlight w:val="white"/>
        </w:rPr>
        <w:t xml:space="preserve">        AddAssemblyCode(AssemblyOperator.mov, track,</w:t>
      </w:r>
      <w:r w:rsidR="009537A3" w:rsidRPr="00903DBA">
        <w:rPr>
          <w:highlight w:val="white"/>
        </w:rPr>
        <w:t xml:space="preserve"> containerName</w:t>
      </w:r>
      <w:r w:rsidRPr="00903DBA">
        <w:rPr>
          <w:highlight w:val="white"/>
        </w:rPr>
        <w:t>, 0);</w:t>
      </w:r>
    </w:p>
    <w:p w14:paraId="1DAE2D95" w14:textId="77777777" w:rsidR="00530CE4" w:rsidRPr="00903DBA" w:rsidRDefault="00530CE4" w:rsidP="00530CE4">
      <w:pPr>
        <w:pStyle w:val="Code"/>
        <w:rPr>
          <w:highlight w:val="white"/>
        </w:rPr>
      </w:pPr>
      <w:r w:rsidRPr="00903DBA">
        <w:rPr>
          <w:highlight w:val="white"/>
        </w:rPr>
        <w:t xml:space="preserve">        m_trackMap.Add(symbol, track);</w:t>
      </w:r>
    </w:p>
    <w:p w14:paraId="3E176FF7" w14:textId="77777777" w:rsidR="00530CE4" w:rsidRPr="00903DBA" w:rsidRDefault="00530CE4" w:rsidP="00530CE4">
      <w:pPr>
        <w:pStyle w:val="Code"/>
        <w:rPr>
          <w:highlight w:val="white"/>
        </w:rPr>
      </w:pPr>
      <w:r w:rsidRPr="00903DBA">
        <w:rPr>
          <w:highlight w:val="white"/>
        </w:rPr>
        <w:t xml:space="preserve">      }</w:t>
      </w:r>
    </w:p>
    <w:p w14:paraId="5BA8B56B" w14:textId="78FB1C30" w:rsidR="00B16EE9" w:rsidRPr="00903DBA" w:rsidRDefault="00B16EE9" w:rsidP="00B16EE9">
      <w:pPr>
        <w:rPr>
          <w:highlight w:val="white"/>
        </w:rPr>
      </w:pPr>
      <w:r w:rsidRPr="00903DBA">
        <w:rPr>
          <w:highlight w:val="white"/>
        </w:rPr>
        <w:t xml:space="preserve">If none of the above cases apply, we </w:t>
      </w:r>
      <w:r w:rsidR="00010BA1" w:rsidRPr="00903DBA">
        <w:rPr>
          <w:highlight w:val="white"/>
        </w:rPr>
        <w:t>pop or top the value to the address of the symbol.</w:t>
      </w:r>
    </w:p>
    <w:p w14:paraId="242F3178" w14:textId="77777777" w:rsidR="00530CE4" w:rsidRPr="00903DBA" w:rsidRDefault="00530CE4" w:rsidP="00530CE4">
      <w:pPr>
        <w:pStyle w:val="Code"/>
        <w:rPr>
          <w:highlight w:val="white"/>
        </w:rPr>
      </w:pPr>
      <w:r w:rsidRPr="00903DBA">
        <w:rPr>
          <w:highlight w:val="white"/>
        </w:rPr>
        <w:lastRenderedPageBreak/>
        <w:t xml:space="preserve">      else {</w:t>
      </w:r>
    </w:p>
    <w:p w14:paraId="4189A129" w14:textId="77777777" w:rsidR="00530CE4" w:rsidRPr="00903DBA" w:rsidRDefault="00530CE4" w:rsidP="00530CE4">
      <w:pPr>
        <w:pStyle w:val="Code"/>
        <w:rPr>
          <w:highlight w:val="white"/>
        </w:rPr>
      </w:pPr>
      <w:r w:rsidRPr="00903DBA">
        <w:rPr>
          <w:highlight w:val="white"/>
        </w:rPr>
        <w:t xml:space="preserve">        AddAssemblyCode(objectOperator, Base(symbol), Offset(symbol));</w:t>
      </w:r>
    </w:p>
    <w:p w14:paraId="57F87032" w14:textId="77777777" w:rsidR="00530CE4" w:rsidRPr="00903DBA" w:rsidRDefault="00530CE4" w:rsidP="00530CE4">
      <w:pPr>
        <w:pStyle w:val="Code"/>
        <w:rPr>
          <w:highlight w:val="white"/>
        </w:rPr>
      </w:pPr>
      <w:r w:rsidRPr="00903DBA">
        <w:rPr>
          <w:highlight w:val="white"/>
        </w:rPr>
        <w:t xml:space="preserve">      }</w:t>
      </w:r>
    </w:p>
    <w:p w14:paraId="70F500E2" w14:textId="77777777" w:rsidR="00530CE4" w:rsidRPr="00903DBA" w:rsidRDefault="00530CE4" w:rsidP="00530CE4">
      <w:pPr>
        <w:pStyle w:val="Code"/>
        <w:rPr>
          <w:highlight w:val="white"/>
        </w:rPr>
      </w:pPr>
      <w:r w:rsidRPr="00903DBA">
        <w:rPr>
          <w:highlight w:val="white"/>
        </w:rPr>
        <w:t xml:space="preserve">    }</w:t>
      </w:r>
    </w:p>
    <w:p w14:paraId="23228F00" w14:textId="31C9AAB4" w:rsidR="00D935A0" w:rsidRPr="00903DBA" w:rsidRDefault="0017732E" w:rsidP="0017732E">
      <w:pPr>
        <w:pStyle w:val="Rubrik3"/>
        <w:rPr>
          <w:highlight w:val="white"/>
        </w:rPr>
      </w:pPr>
      <w:bookmarkStart w:id="464" w:name="_Toc57656101"/>
      <w:r w:rsidRPr="00903DBA">
        <w:rPr>
          <w:highlight w:val="white"/>
        </w:rPr>
        <w:t>Type Conversion</w:t>
      </w:r>
      <w:bookmarkEnd w:id="464"/>
    </w:p>
    <w:p w14:paraId="20A68C2A" w14:textId="66AC5450" w:rsidR="00B12E08" w:rsidRPr="00903DBA" w:rsidRDefault="00A65E58" w:rsidP="00B12E08">
      <w:pPr>
        <w:rPr>
          <w:highlight w:val="white"/>
        </w:rPr>
      </w:pPr>
      <w:r w:rsidRPr="00903DBA">
        <w:rPr>
          <w:highlight w:val="white"/>
        </w:rPr>
        <w:t xml:space="preserve">The </w:t>
      </w:r>
      <w:r w:rsidRPr="00903DBA">
        <w:rPr>
          <w:rStyle w:val="KeyWord0"/>
          <w:highlight w:val="white"/>
        </w:rPr>
        <w:t>IntegralToIntegral</w:t>
      </w:r>
      <w:r w:rsidRPr="00903DBA">
        <w:rPr>
          <w:highlight w:val="white"/>
        </w:rPr>
        <w:t xml:space="preserve"> method</w:t>
      </w:r>
      <w:r w:rsidR="004C4B1C" w:rsidRPr="00903DBA">
        <w:rPr>
          <w:highlight w:val="white"/>
        </w:rPr>
        <w:t xml:space="preserve"> adds assembly code instructions that converts an integral value from one size to another size.</w:t>
      </w:r>
    </w:p>
    <w:p w14:paraId="226C3B2F" w14:textId="77777777" w:rsidR="00530CE4" w:rsidRPr="00903DBA" w:rsidRDefault="00530CE4" w:rsidP="00530CE4">
      <w:pPr>
        <w:pStyle w:val="Code"/>
        <w:rPr>
          <w:highlight w:val="white"/>
        </w:rPr>
      </w:pPr>
      <w:r w:rsidRPr="00903DBA">
        <w:rPr>
          <w:highlight w:val="white"/>
        </w:rPr>
        <w:t xml:space="preserve">    public void IntegralToIntegral(MiddleCode middleCode, int index) {</w:t>
      </w:r>
    </w:p>
    <w:p w14:paraId="2D27508B" w14:textId="4D8108C2" w:rsidR="00530CE4" w:rsidRPr="00903DBA" w:rsidRDefault="00530CE4" w:rsidP="00530CE4">
      <w:pPr>
        <w:pStyle w:val="Code"/>
        <w:rPr>
          <w:highlight w:val="white"/>
        </w:rPr>
      </w:pPr>
      <w:r w:rsidRPr="00903DBA">
        <w:rPr>
          <w:highlight w:val="white"/>
        </w:rPr>
        <w:t xml:space="preserve">      Symbol </w:t>
      </w:r>
      <w:r w:rsidR="00A17FA1" w:rsidRPr="00903DBA">
        <w:rPr>
          <w:highlight w:val="white"/>
        </w:rPr>
        <w:t>target</w:t>
      </w:r>
      <w:r w:rsidRPr="00903DBA">
        <w:rPr>
          <w:highlight w:val="white"/>
        </w:rPr>
        <w:t>Symbol = (Symbol) middleCode[0],</w:t>
      </w:r>
    </w:p>
    <w:p w14:paraId="5849AF80" w14:textId="15BECF0F" w:rsidR="00530CE4" w:rsidRPr="00903DBA" w:rsidRDefault="00530CE4" w:rsidP="00530CE4">
      <w:pPr>
        <w:pStyle w:val="Code"/>
        <w:rPr>
          <w:highlight w:val="white"/>
        </w:rPr>
      </w:pPr>
      <w:r w:rsidRPr="00903DBA">
        <w:rPr>
          <w:highlight w:val="white"/>
        </w:rPr>
        <w:t xml:space="preserve">             </w:t>
      </w:r>
      <w:r w:rsidR="00A17FA1" w:rsidRPr="00903DBA">
        <w:rPr>
          <w:highlight w:val="white"/>
        </w:rPr>
        <w:t>source</w:t>
      </w:r>
      <w:r w:rsidRPr="00903DBA">
        <w:rPr>
          <w:highlight w:val="white"/>
        </w:rPr>
        <w:t>Symbol = (Symbol) middleCode[1];</w:t>
      </w:r>
    </w:p>
    <w:p w14:paraId="1DDE9486" w14:textId="7BF70B00" w:rsidR="00530CE4" w:rsidRPr="00903DBA" w:rsidRDefault="00374C70" w:rsidP="00374C70">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method returns pointer size for arrays, functions, and strings.</w:t>
      </w:r>
    </w:p>
    <w:p w14:paraId="7EF4960B" w14:textId="75E5C30F" w:rsidR="00530CE4" w:rsidRPr="00903DBA" w:rsidRDefault="00530CE4" w:rsidP="00530CE4">
      <w:pPr>
        <w:pStyle w:val="Code"/>
        <w:rPr>
          <w:highlight w:val="white"/>
        </w:rPr>
      </w:pPr>
      <w:r w:rsidRPr="00903DBA">
        <w:rPr>
          <w:highlight w:val="white"/>
        </w:rPr>
        <w:t xml:space="preserve">      Type </w:t>
      </w:r>
      <w:r w:rsidR="00A17FA1" w:rsidRPr="00903DBA">
        <w:rPr>
          <w:highlight w:val="white"/>
        </w:rPr>
        <w:t>target</w:t>
      </w:r>
      <w:r w:rsidRPr="00903DBA">
        <w:rPr>
          <w:highlight w:val="white"/>
        </w:rPr>
        <w:t xml:space="preserve">Type = </w:t>
      </w:r>
      <w:r w:rsidR="00A17FA1" w:rsidRPr="00903DBA">
        <w:rPr>
          <w:highlight w:val="white"/>
        </w:rPr>
        <w:t>target</w:t>
      </w:r>
      <w:r w:rsidRPr="00903DBA">
        <w:rPr>
          <w:highlight w:val="white"/>
        </w:rPr>
        <w:t xml:space="preserve">Symbol.Type, </w:t>
      </w:r>
      <w:r w:rsidR="00A17FA1" w:rsidRPr="00903DBA">
        <w:rPr>
          <w:highlight w:val="white"/>
        </w:rPr>
        <w:t>sourceType</w:t>
      </w:r>
      <w:r w:rsidRPr="00903DBA">
        <w:rPr>
          <w:highlight w:val="white"/>
        </w:rPr>
        <w:t xml:space="preserve"> = </w:t>
      </w:r>
      <w:r w:rsidR="00A17FA1" w:rsidRPr="00903DBA">
        <w:rPr>
          <w:highlight w:val="white"/>
        </w:rPr>
        <w:t>source</w:t>
      </w:r>
      <w:r w:rsidRPr="00903DBA">
        <w:rPr>
          <w:highlight w:val="white"/>
        </w:rPr>
        <w:t>Symbol.Type;</w:t>
      </w:r>
    </w:p>
    <w:p w14:paraId="776CBEA7" w14:textId="77777777" w:rsidR="0064546A" w:rsidRPr="00903DBA" w:rsidRDefault="00530CE4" w:rsidP="00530CE4">
      <w:pPr>
        <w:pStyle w:val="Code"/>
        <w:rPr>
          <w:highlight w:val="white"/>
        </w:rPr>
      </w:pPr>
      <w:r w:rsidRPr="00903DBA">
        <w:rPr>
          <w:highlight w:val="white"/>
        </w:rPr>
        <w:t xml:space="preserve">      int </w:t>
      </w:r>
      <w:r w:rsidR="00A17FA1" w:rsidRPr="00903DBA">
        <w:rPr>
          <w:highlight w:val="white"/>
        </w:rPr>
        <w:t>target</w:t>
      </w:r>
      <w:r w:rsidRPr="00903DBA">
        <w:rPr>
          <w:highlight w:val="white"/>
        </w:rPr>
        <w:t xml:space="preserve">Size = </w:t>
      </w:r>
      <w:r w:rsidR="00A17FA1" w:rsidRPr="00903DBA">
        <w:rPr>
          <w:highlight w:val="white"/>
        </w:rPr>
        <w:t>target</w:t>
      </w:r>
      <w:r w:rsidRPr="00903DBA">
        <w:rPr>
          <w:highlight w:val="white"/>
        </w:rPr>
        <w:t>Type.SizeArray(),</w:t>
      </w:r>
    </w:p>
    <w:p w14:paraId="082D1B23" w14:textId="228742CF" w:rsidR="00530CE4" w:rsidRPr="00903DBA" w:rsidRDefault="0064546A"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Size = </w:t>
      </w:r>
      <w:r w:rsidR="00A17FA1" w:rsidRPr="00903DBA">
        <w:rPr>
          <w:highlight w:val="white"/>
        </w:rPr>
        <w:t>sourceType</w:t>
      </w:r>
      <w:r w:rsidR="00530CE4" w:rsidRPr="00903DBA">
        <w:rPr>
          <w:highlight w:val="white"/>
        </w:rPr>
        <w:t>.SizeArray();</w:t>
      </w:r>
    </w:p>
    <w:p w14:paraId="4576B9FF" w14:textId="29B58A17" w:rsidR="00530CE4" w:rsidRPr="00903DBA" w:rsidRDefault="00374C70" w:rsidP="00374C70">
      <w:pPr>
        <w:rPr>
          <w:highlight w:val="white"/>
        </w:rPr>
      </w:pPr>
      <w:r w:rsidRPr="00903DBA">
        <w:rPr>
          <w:highlight w:val="white"/>
        </w:rPr>
        <w:t xml:space="preserve">We need </w:t>
      </w:r>
      <w:r w:rsidR="00364F45" w:rsidRPr="00903DBA">
        <w:rPr>
          <w:highlight w:val="white"/>
        </w:rPr>
        <w:t>target</w:t>
      </w:r>
      <w:r w:rsidRPr="00903DBA">
        <w:rPr>
          <w:highlight w:val="white"/>
        </w:rPr>
        <w:t xml:space="preserve"> add a set-track-size instruction for </w:t>
      </w:r>
    </w:p>
    <w:p w14:paraId="76CA52E3" w14:textId="200E7171" w:rsidR="00530CE4" w:rsidRPr="00903DBA" w:rsidRDefault="00530CE4" w:rsidP="00530CE4">
      <w:pPr>
        <w:pStyle w:val="Code"/>
        <w:rPr>
          <w:highlight w:val="white"/>
        </w:rPr>
      </w:pPr>
      <w:r w:rsidRPr="00903DBA">
        <w:rPr>
          <w:highlight w:val="white"/>
        </w:rPr>
        <w:t xml:space="preserve">      Track </w:t>
      </w:r>
      <w:r w:rsidR="00A17FA1" w:rsidRPr="00903DBA">
        <w:rPr>
          <w:highlight w:val="white"/>
        </w:rPr>
        <w:t>source</w:t>
      </w:r>
      <w:r w:rsidRPr="00903DBA">
        <w:rPr>
          <w:highlight w:val="white"/>
        </w:rPr>
        <w:t>Track = LoadValueToRegister(</w:t>
      </w:r>
      <w:r w:rsidR="00A17FA1" w:rsidRPr="00903DBA">
        <w:rPr>
          <w:highlight w:val="white"/>
        </w:rPr>
        <w:t>source</w:t>
      </w:r>
      <w:r w:rsidRPr="00903DBA">
        <w:rPr>
          <w:highlight w:val="white"/>
        </w:rPr>
        <w:t>Symbol);</w:t>
      </w:r>
    </w:p>
    <w:p w14:paraId="0F9B8F1C" w14:textId="77777777" w:rsidR="006D50C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4ADAB3D8" w14:textId="46602560" w:rsidR="00530CE4" w:rsidRPr="00903DBA" w:rsidRDefault="006D50C1"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4332362B" w14:textId="2C8A67A4" w:rsidR="00530CE4" w:rsidRPr="00903DBA" w:rsidRDefault="003C0424" w:rsidP="00364F45">
      <w:pPr>
        <w:rPr>
          <w:highlight w:val="white"/>
        </w:rPr>
      </w:pPr>
      <w:r w:rsidRPr="00903DBA">
        <w:rPr>
          <w:highlight w:val="white"/>
        </w:rPr>
        <w:t xml:space="preserve">If the </w:t>
      </w:r>
      <w:r w:rsidR="00364F45" w:rsidRPr="00903DBA">
        <w:rPr>
          <w:highlight w:val="white"/>
        </w:rPr>
        <w:t>source</w:t>
      </w:r>
      <w:r w:rsidRPr="00903DBA">
        <w:rPr>
          <w:highlight w:val="white"/>
        </w:rPr>
        <w:t xml:space="preserve"> size is smaller tha</w:t>
      </w:r>
      <w:r w:rsidR="006D50C1" w:rsidRPr="00903DBA">
        <w:rPr>
          <w:highlight w:val="white"/>
        </w:rPr>
        <w:t>n</w:t>
      </w:r>
      <w:r w:rsidRPr="00903DBA">
        <w:rPr>
          <w:highlight w:val="white"/>
        </w:rPr>
        <w:t xml:space="preserve"> the </w:t>
      </w:r>
      <w:r w:rsidR="00364F45" w:rsidRPr="00903DBA">
        <w:rPr>
          <w:highlight w:val="white"/>
        </w:rPr>
        <w:t>target</w:t>
      </w:r>
      <w:r w:rsidRPr="00903DBA">
        <w:rPr>
          <w:highlight w:val="white"/>
        </w:rPr>
        <w:t xml:space="preserve"> size, we add code </w:t>
      </w:r>
      <w:r w:rsidR="00985F3A" w:rsidRPr="00903DBA">
        <w:rPr>
          <w:highlight w:val="white"/>
        </w:rPr>
        <w:t>to</w:t>
      </w:r>
      <w:r w:rsidRPr="00903DBA">
        <w:rPr>
          <w:highlight w:val="white"/>
        </w:rPr>
        <w:t xml:space="preserve"> mask </w:t>
      </w:r>
      <w:r w:rsidR="00364F45" w:rsidRPr="00903DBA">
        <w:rPr>
          <w:highlight w:val="white"/>
        </w:rPr>
        <w:t xml:space="preserve">the upper bits; that is, we set </w:t>
      </w:r>
      <w:r w:rsidR="00985F3A" w:rsidRPr="00903DBA">
        <w:rPr>
          <w:highlight w:val="white"/>
        </w:rPr>
        <w:t xml:space="preserve">to zero </w:t>
      </w:r>
      <w:r w:rsidR="00364F45" w:rsidRPr="00903DBA">
        <w:rPr>
          <w:highlight w:val="white"/>
        </w:rPr>
        <w:t xml:space="preserve">the bits of the target value </w:t>
      </w:r>
      <w:r w:rsidR="00985F3A" w:rsidRPr="00903DBA">
        <w:rPr>
          <w:highlight w:val="white"/>
        </w:rPr>
        <w:t>that do not fit in the source value.</w:t>
      </w:r>
    </w:p>
    <w:p w14:paraId="7854DB25" w14:textId="4D136431"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 </w:t>
      </w:r>
      <w:r w:rsidR="00A17FA1" w:rsidRPr="00903DBA">
        <w:rPr>
          <w:highlight w:val="white"/>
        </w:rPr>
        <w:t>target</w:t>
      </w:r>
      <w:r w:rsidRPr="00903DBA">
        <w:rPr>
          <w:highlight w:val="white"/>
        </w:rPr>
        <w:t>Size) {</w:t>
      </w:r>
    </w:p>
    <w:p w14:paraId="6A681E3D" w14:textId="54B6D6EB"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&lt; </w:t>
      </w:r>
      <w:r w:rsidR="00A17FA1" w:rsidRPr="00903DBA">
        <w:rPr>
          <w:highlight w:val="white"/>
        </w:rPr>
        <w:t>target</w:t>
      </w:r>
      <w:r w:rsidRPr="00903DBA">
        <w:rPr>
          <w:highlight w:val="white"/>
        </w:rPr>
        <w:t>Size) {</w:t>
      </w:r>
    </w:p>
    <w:p w14:paraId="055FD522" w14:textId="351C75E9" w:rsidR="00985F3A" w:rsidRPr="00903DBA" w:rsidRDefault="00985F3A" w:rsidP="00413CD3">
      <w:pPr>
        <w:rPr>
          <w:highlight w:val="white"/>
        </w:rPr>
      </w:pPr>
      <w:r w:rsidRPr="00903DBA">
        <w:rPr>
          <w:highlight w:val="white"/>
        </w:rPr>
        <w:t>If the target size is eight byt</w:t>
      </w:r>
      <w:r w:rsidR="00413CD3" w:rsidRPr="00903DBA">
        <w:rPr>
          <w:highlight w:val="white"/>
        </w:rPr>
        <w:t>es, we have a special case.</w:t>
      </w:r>
      <w:r w:rsidR="00B20D15" w:rsidRPr="00903DBA">
        <w:rPr>
          <w:highlight w:val="white"/>
        </w:rPr>
        <w:t xml:space="preserve"> We need to load the mask to a register, and </w:t>
      </w:r>
      <w:r w:rsidR="003E224B" w:rsidRPr="00903DBA">
        <w:rPr>
          <w:highlight w:val="white"/>
        </w:rPr>
        <w:t xml:space="preserve">use the </w:t>
      </w:r>
      <w:r w:rsidR="003E224B" w:rsidRPr="00903DBA">
        <w:rPr>
          <w:rStyle w:val="KeyWord0"/>
          <w:highlight w:val="white"/>
        </w:rPr>
        <w:t>and</w:t>
      </w:r>
      <w:r w:rsidR="003E224B" w:rsidRPr="00903DBA">
        <w:rPr>
          <w:highlight w:val="white"/>
        </w:rPr>
        <w:t xml:space="preserve"> instruction to do the actual masking.</w:t>
      </w:r>
    </w:p>
    <w:p w14:paraId="375CF77B" w14:textId="4C795539" w:rsidR="00530CE4" w:rsidRPr="00903DBA" w:rsidRDefault="00530CE4" w:rsidP="00530CE4">
      <w:pPr>
        <w:pStyle w:val="Code"/>
        <w:rPr>
          <w:highlight w:val="white"/>
        </w:rPr>
      </w:pPr>
      <w:r w:rsidRPr="00903DBA">
        <w:rPr>
          <w:highlight w:val="white"/>
        </w:rPr>
        <w:t xml:space="preserve">          if (</w:t>
      </w:r>
      <w:r w:rsidR="00A17FA1" w:rsidRPr="00903DBA">
        <w:rPr>
          <w:highlight w:val="white"/>
        </w:rPr>
        <w:t>target</w:t>
      </w:r>
      <w:r w:rsidRPr="00903DBA">
        <w:rPr>
          <w:highlight w:val="white"/>
        </w:rPr>
        <w:t>Size == 8) {</w:t>
      </w:r>
    </w:p>
    <w:p w14:paraId="048F040D" w14:textId="174F8AC4" w:rsidR="00530CE4" w:rsidRPr="00903DBA" w:rsidRDefault="00530CE4" w:rsidP="00530CE4">
      <w:pPr>
        <w:pStyle w:val="Code"/>
        <w:rPr>
          <w:highlight w:val="white"/>
        </w:rPr>
      </w:pPr>
      <w:r w:rsidRPr="00903DBA">
        <w:rPr>
          <w:highlight w:val="white"/>
        </w:rPr>
        <w:t xml:space="preserve">            Track </w:t>
      </w:r>
      <w:r w:rsidR="00A17FA1" w:rsidRPr="00903DBA">
        <w:rPr>
          <w:highlight w:val="white"/>
        </w:rPr>
        <w:t>target</w:t>
      </w:r>
      <w:r w:rsidRPr="00903DBA">
        <w:rPr>
          <w:highlight w:val="white"/>
        </w:rPr>
        <w:t>Track = new Track(</w:t>
      </w:r>
      <w:r w:rsidR="00A17FA1" w:rsidRPr="00903DBA">
        <w:rPr>
          <w:highlight w:val="white"/>
        </w:rPr>
        <w:t>target</w:t>
      </w:r>
      <w:r w:rsidRPr="00903DBA">
        <w:rPr>
          <w:highlight w:val="white"/>
        </w:rPr>
        <w:t>Symbol);</w:t>
      </w:r>
    </w:p>
    <w:p w14:paraId="7D9B1C71" w14:textId="35F334A9"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r.mov, </w:t>
      </w:r>
      <w:r w:rsidR="00A17FA1" w:rsidRPr="00903DBA">
        <w:rPr>
          <w:highlight w:val="white"/>
        </w:rPr>
        <w:t>target</w:t>
      </w:r>
      <w:r w:rsidRPr="00903DBA">
        <w:rPr>
          <w:highlight w:val="white"/>
        </w:rPr>
        <w:t>Track,</w:t>
      </w:r>
    </w:p>
    <w:p w14:paraId="429F2452" w14:textId="33B0D03A"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77270EA7" w14:textId="77777777" w:rsidR="00A17FA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r.and,</w:t>
      </w:r>
    </w:p>
    <w:p w14:paraId="6E412EA2" w14:textId="0B30ACCA" w:rsidR="00530CE4" w:rsidRPr="00903DBA" w:rsidRDefault="00A17FA1" w:rsidP="00530CE4">
      <w:pPr>
        <w:pStyle w:val="Code"/>
        <w:rPr>
          <w:highlight w:val="white"/>
        </w:rPr>
      </w:pPr>
      <w:r w:rsidRPr="00903DBA">
        <w:rPr>
          <w:highlight w:val="white"/>
        </w:rPr>
        <w:t xml:space="preserve">                           </w:t>
      </w:r>
      <w:r w:rsidR="00530CE4" w:rsidRPr="00903DBA">
        <w:rPr>
          <w:highlight w:val="white"/>
        </w:rPr>
        <w:t xml:space="preserve"> </w:t>
      </w:r>
      <w:r w:rsidRPr="00903DBA">
        <w:rPr>
          <w:highlight w:val="white"/>
        </w:rPr>
        <w:t>source</w:t>
      </w:r>
      <w:r w:rsidR="00530CE4" w:rsidRPr="00903DBA">
        <w:rPr>
          <w:highlight w:val="white"/>
        </w:rPr>
        <w:t xml:space="preserve">Track, </w:t>
      </w:r>
      <w:r w:rsidRPr="00903DBA">
        <w:rPr>
          <w:highlight w:val="white"/>
        </w:rPr>
        <w:t>target</w:t>
      </w:r>
      <w:r w:rsidR="00530CE4" w:rsidRPr="00903DBA">
        <w:rPr>
          <w:highlight w:val="white"/>
        </w:rPr>
        <w:t>Track);</w:t>
      </w:r>
    </w:p>
    <w:p w14:paraId="55A6FCAE" w14:textId="77777777" w:rsidR="00530CE4" w:rsidRPr="00903DBA" w:rsidRDefault="00530CE4" w:rsidP="00530CE4">
      <w:pPr>
        <w:pStyle w:val="Code"/>
        <w:rPr>
          <w:highlight w:val="white"/>
        </w:rPr>
      </w:pPr>
      <w:r w:rsidRPr="00903DBA">
        <w:rPr>
          <w:highlight w:val="white"/>
        </w:rPr>
        <w:t xml:space="preserve">          }</w:t>
      </w:r>
    </w:p>
    <w:p w14:paraId="78B137B6" w14:textId="2F04CB20" w:rsidR="003E224B" w:rsidRPr="00903DBA" w:rsidRDefault="003E224B" w:rsidP="003E224B">
      <w:pPr>
        <w:rPr>
          <w:highlight w:val="white"/>
        </w:rPr>
      </w:pPr>
      <w:r w:rsidRPr="00903DBA">
        <w:rPr>
          <w:highlight w:val="white"/>
        </w:rPr>
        <w:t xml:space="preserve">If the target size is not eight bytes, we can use the </w:t>
      </w:r>
      <w:r w:rsidRPr="00903DBA">
        <w:rPr>
          <w:rStyle w:val="KeyWord0"/>
          <w:highlight w:val="white"/>
        </w:rPr>
        <w:t>and</w:t>
      </w:r>
      <w:r w:rsidRPr="00903DBA">
        <w:rPr>
          <w:highlight w:val="white"/>
        </w:rPr>
        <w:t xml:space="preserve"> instruction directly.</w:t>
      </w:r>
    </w:p>
    <w:p w14:paraId="0238748F" w14:textId="77777777" w:rsidR="00530CE4" w:rsidRPr="00903DBA" w:rsidRDefault="00530CE4" w:rsidP="00530CE4">
      <w:pPr>
        <w:pStyle w:val="Code"/>
        <w:rPr>
          <w:highlight w:val="white"/>
        </w:rPr>
      </w:pPr>
      <w:r w:rsidRPr="00903DBA">
        <w:rPr>
          <w:highlight w:val="white"/>
        </w:rPr>
        <w:t xml:space="preserve">          else {</w:t>
      </w:r>
    </w:p>
    <w:p w14:paraId="4ADC4127" w14:textId="3ADEF48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r.and, </w:t>
      </w:r>
      <w:r w:rsidR="00A17FA1" w:rsidRPr="00903DBA">
        <w:rPr>
          <w:highlight w:val="white"/>
        </w:rPr>
        <w:t>source</w:t>
      </w:r>
      <w:r w:rsidRPr="00903DBA">
        <w:rPr>
          <w:highlight w:val="white"/>
        </w:rPr>
        <w:t>Track,</w:t>
      </w:r>
    </w:p>
    <w:p w14:paraId="7EBC5FA4" w14:textId="73F64D69"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1BAE0BB2" w14:textId="77777777" w:rsidR="00530CE4" w:rsidRPr="00903DBA" w:rsidRDefault="00530CE4" w:rsidP="00530CE4">
      <w:pPr>
        <w:pStyle w:val="Code"/>
        <w:rPr>
          <w:highlight w:val="white"/>
        </w:rPr>
      </w:pPr>
      <w:r w:rsidRPr="00903DBA">
        <w:rPr>
          <w:highlight w:val="white"/>
        </w:rPr>
        <w:t xml:space="preserve">          }</w:t>
      </w:r>
    </w:p>
    <w:p w14:paraId="3EDBBFF5" w14:textId="77777777" w:rsidR="00530CE4" w:rsidRPr="00903DBA" w:rsidRDefault="00530CE4" w:rsidP="00530CE4">
      <w:pPr>
        <w:pStyle w:val="Code"/>
        <w:rPr>
          <w:highlight w:val="white"/>
        </w:rPr>
      </w:pPr>
      <w:r w:rsidRPr="00903DBA">
        <w:rPr>
          <w:highlight w:val="white"/>
        </w:rPr>
        <w:t xml:space="preserve">        }</w:t>
      </w:r>
    </w:p>
    <w:p w14:paraId="0F5FF98A" w14:textId="5A7114AF" w:rsidR="00530CE4" w:rsidRPr="00903DBA" w:rsidRDefault="003E224B" w:rsidP="004153E4">
      <w:pPr>
        <w:rPr>
          <w:highlight w:val="white"/>
        </w:rPr>
      </w:pPr>
      <w:r w:rsidRPr="00903DBA">
        <w:rPr>
          <w:highlight w:val="white"/>
        </w:rPr>
        <w:t xml:space="preserve">If both the source type and target type is signed, we need to preserve the signed status throught the </w:t>
      </w:r>
      <w:r w:rsidR="004153E4" w:rsidRPr="00903DBA">
        <w:rPr>
          <w:highlight w:val="white"/>
        </w:rPr>
        <w:t xml:space="preserve">conversion process. </w:t>
      </w:r>
      <w:r w:rsidR="00E02924" w:rsidRPr="00903DBA">
        <w:rPr>
          <w:highlight w:val="white"/>
        </w:rPr>
        <w:t xml:space="preserve">If the </w:t>
      </w:r>
      <w:r w:rsidR="0004293F" w:rsidRPr="00903DBA">
        <w:rPr>
          <w:highlight w:val="white"/>
        </w:rPr>
        <w:t xml:space="preserve">value is negative, the top-most bit is set to one. Since the source size does not equals the target size, </w:t>
      </w:r>
      <w:r w:rsidR="006C3B0E" w:rsidRPr="00903DBA">
        <w:rPr>
          <w:highlight w:val="white"/>
        </w:rPr>
        <w:t xml:space="preserve">the top-most bits differ between the values. Therefore, if the value is negative, we need to </w:t>
      </w:r>
      <w:r w:rsidR="00AF7DB1" w:rsidRPr="00903DBA">
        <w:rPr>
          <w:highlight w:val="white"/>
        </w:rPr>
        <w:t>change it to a positive value with the source size and change it back to a negative value with the target size. In this way, the signed status will be preserved.</w:t>
      </w:r>
      <w:r w:rsidR="001A4153" w:rsidRPr="00903DBA">
        <w:rPr>
          <w:highlight w:val="white"/>
        </w:rPr>
        <w:t xml:space="preserve"> However, if the value is non-negative</w:t>
      </w:r>
      <w:r w:rsidR="00116411" w:rsidRPr="00903DBA">
        <w:rPr>
          <w:highlight w:val="white"/>
        </w:rPr>
        <w:t xml:space="preserve"> (zero or positive), we do nothing. We just add to the track map that the values holds a new size.</w:t>
      </w:r>
    </w:p>
    <w:p w14:paraId="6FF4ED4F" w14:textId="66DFB52A"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sourceType</w:t>
      </w:r>
      <w:r w:rsidRPr="00903DBA">
        <w:rPr>
          <w:highlight w:val="white"/>
        </w:rPr>
        <w:t xml:space="preserve">.IsSigned() &amp;&amp; </w:t>
      </w:r>
      <w:r w:rsidR="00A17FA1" w:rsidRPr="00903DBA">
        <w:rPr>
          <w:highlight w:val="white"/>
        </w:rPr>
        <w:t>target</w:t>
      </w:r>
      <w:r w:rsidRPr="00903DBA">
        <w:rPr>
          <w:highlight w:val="white"/>
        </w:rPr>
        <w:t>Type.IsSigned()) {</w:t>
      </w:r>
    </w:p>
    <w:p w14:paraId="2240E929" w14:textId="4424C398"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2F3D8E4E" w14:textId="04BD643C" w:rsidR="00530CE4" w:rsidRPr="00903DBA" w:rsidRDefault="00530CE4" w:rsidP="00530CE4">
      <w:pPr>
        <w:pStyle w:val="Code"/>
        <w:rPr>
          <w:highlight w:val="white"/>
        </w:rPr>
      </w:pPr>
      <w:r w:rsidRPr="00903DBA">
        <w:rPr>
          <w:highlight w:val="white"/>
        </w:rPr>
        <w:lastRenderedPageBreak/>
        <w:t xml:space="preserve">                          </w:t>
      </w:r>
      <w:r w:rsidR="00A17FA1" w:rsidRPr="00903DBA">
        <w:rPr>
          <w:highlight w:val="white"/>
        </w:rPr>
        <w:t>source</w:t>
      </w:r>
      <w:r w:rsidRPr="00903DBA">
        <w:rPr>
          <w:highlight w:val="white"/>
        </w:rPr>
        <w:t xml:space="preserve">Track, </w:t>
      </w:r>
      <w:r w:rsidR="00A17FA1" w:rsidRPr="00903DBA">
        <w:rPr>
          <w:highlight w:val="white"/>
        </w:rPr>
        <w:t>source</w:t>
      </w:r>
      <w:r w:rsidRPr="00903DBA">
        <w:rPr>
          <w:highlight w:val="white"/>
        </w:rPr>
        <w:t>Size);</w:t>
      </w:r>
    </w:p>
    <w:p w14:paraId="20DD4690"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r.cmp, </w:t>
      </w:r>
      <w:r w:rsidR="00A17FA1" w:rsidRPr="00903DBA">
        <w:rPr>
          <w:highlight w:val="white"/>
        </w:rPr>
        <w:t>source</w:t>
      </w:r>
      <w:r w:rsidRPr="00903DBA">
        <w:rPr>
          <w:highlight w:val="white"/>
        </w:rPr>
        <w:t>Track,</w:t>
      </w:r>
    </w:p>
    <w:p w14:paraId="678919F4" w14:textId="42165C2C" w:rsidR="00530CE4" w:rsidRPr="00903DBA" w:rsidRDefault="00060A58" w:rsidP="00530CE4">
      <w:pPr>
        <w:pStyle w:val="Code"/>
        <w:rPr>
          <w:highlight w:val="white"/>
        </w:rPr>
      </w:pPr>
      <w:r w:rsidRPr="00903DBA">
        <w:rPr>
          <w:highlight w:val="white"/>
        </w:rPr>
        <w:t xml:space="preserve">                         </w:t>
      </w:r>
      <w:r w:rsidR="00530CE4" w:rsidRPr="00903DBA">
        <w:rPr>
          <w:highlight w:val="white"/>
        </w:rPr>
        <w:t xml:space="preserve"> BigInteger.Zero);</w:t>
      </w:r>
    </w:p>
    <w:p w14:paraId="11B59AC2" w14:textId="491D3880"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r.jge, null, null, index + 1);</w:t>
      </w:r>
    </w:p>
    <w:p w14:paraId="7EFEB447" w14:textId="7BB99E4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14DE7EB2"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0C5703A7" w14:textId="6AF967CF" w:rsidR="00530CE4" w:rsidRPr="00903DBA" w:rsidRDefault="00060A58" w:rsidP="00530CE4">
      <w:pPr>
        <w:pStyle w:val="Code"/>
        <w:rPr>
          <w:highlight w:val="white"/>
        </w:rPr>
      </w:pPr>
      <w:r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0133DAE3" w14:textId="5C5DA283"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3D60F94D" w14:textId="77777777" w:rsidR="00530CE4" w:rsidRPr="00903DBA" w:rsidRDefault="00530CE4" w:rsidP="00530CE4">
      <w:pPr>
        <w:pStyle w:val="Code"/>
        <w:rPr>
          <w:highlight w:val="white"/>
        </w:rPr>
      </w:pPr>
      <w:r w:rsidRPr="00903DBA">
        <w:rPr>
          <w:highlight w:val="white"/>
        </w:rPr>
        <w:t xml:space="preserve">        }</w:t>
      </w:r>
    </w:p>
    <w:p w14:paraId="4C48D9B6" w14:textId="77777777" w:rsidR="00530CE4" w:rsidRPr="00903DBA" w:rsidRDefault="00530CE4" w:rsidP="00530CE4">
      <w:pPr>
        <w:pStyle w:val="Code"/>
        <w:rPr>
          <w:highlight w:val="white"/>
        </w:rPr>
      </w:pPr>
      <w:r w:rsidRPr="00903DBA">
        <w:rPr>
          <w:highlight w:val="white"/>
        </w:rPr>
        <w:t xml:space="preserve">      }</w:t>
      </w:r>
    </w:p>
    <w:p w14:paraId="21D4FF26" w14:textId="176893A4" w:rsidR="00530CE4" w:rsidRPr="00903DBA" w:rsidRDefault="00022679" w:rsidP="003C0424">
      <w:pPr>
        <w:rPr>
          <w:highlight w:val="white"/>
        </w:rPr>
      </w:pPr>
      <w:r w:rsidRPr="00903DBA">
        <w:rPr>
          <w:highlight w:val="white"/>
        </w:rPr>
        <w:t xml:space="preserve">If the </w:t>
      </w:r>
      <w:r w:rsidR="00364F45" w:rsidRPr="00903DBA">
        <w:rPr>
          <w:highlight w:val="white"/>
        </w:rPr>
        <w:t>target</w:t>
      </w:r>
      <w:r w:rsidR="003C0424" w:rsidRPr="00903DBA">
        <w:rPr>
          <w:highlight w:val="white"/>
        </w:rPr>
        <w:t xml:space="preserve"> type and </w:t>
      </w:r>
      <w:r w:rsidR="00364F45" w:rsidRPr="00903DBA">
        <w:rPr>
          <w:highlight w:val="white"/>
        </w:rPr>
        <w:t>source</w:t>
      </w:r>
      <w:r w:rsidR="003C0424" w:rsidRPr="00903DBA">
        <w:rPr>
          <w:highlight w:val="white"/>
        </w:rPr>
        <w:t xml:space="preserve"> type ha</w:t>
      </w:r>
      <w:r w:rsidR="00C03733" w:rsidRPr="00903DBA">
        <w:rPr>
          <w:highlight w:val="white"/>
        </w:rPr>
        <w:t>ve</w:t>
      </w:r>
      <w:r w:rsidR="003C0424" w:rsidRPr="00903DBA">
        <w:rPr>
          <w:highlight w:val="white"/>
        </w:rPr>
        <w:t xml:space="preserve"> the same size, we only add the </w:t>
      </w:r>
      <w:r w:rsidR="00364F45" w:rsidRPr="00903DBA">
        <w:rPr>
          <w:highlight w:val="white"/>
        </w:rPr>
        <w:t>target</w:t>
      </w:r>
      <w:r w:rsidR="003C0424" w:rsidRPr="00903DBA">
        <w:rPr>
          <w:highlight w:val="white"/>
        </w:rPr>
        <w:t xml:space="preserve"> symbol with the </w:t>
      </w:r>
      <w:r w:rsidR="00364F45" w:rsidRPr="00903DBA">
        <w:rPr>
          <w:highlight w:val="white"/>
        </w:rPr>
        <w:t>source</w:t>
      </w:r>
      <w:r w:rsidR="003C0424" w:rsidRPr="00903DBA">
        <w:rPr>
          <w:highlight w:val="white"/>
        </w:rPr>
        <w:t xml:space="preserve"> track in the track map.</w:t>
      </w:r>
    </w:p>
    <w:p w14:paraId="034D1B17" w14:textId="4CBA4997" w:rsidR="00530CE4" w:rsidRPr="00903DBA" w:rsidRDefault="00530CE4" w:rsidP="00530CE4">
      <w:pPr>
        <w:pStyle w:val="Code"/>
        <w:rPr>
          <w:highlight w:val="white"/>
        </w:rPr>
      </w:pPr>
      <w:r w:rsidRPr="00903DBA">
        <w:rPr>
          <w:highlight w:val="white"/>
        </w:rPr>
        <w:t xml:space="preserve">      m_trackMap.Add(</w:t>
      </w:r>
      <w:r w:rsidR="00A17FA1" w:rsidRPr="00903DBA">
        <w:rPr>
          <w:highlight w:val="white"/>
        </w:rPr>
        <w:t>target</w:t>
      </w:r>
      <w:r w:rsidRPr="00903DBA">
        <w:rPr>
          <w:highlight w:val="white"/>
        </w:rPr>
        <w:t xml:space="preserve">Symbol, </w:t>
      </w:r>
      <w:r w:rsidR="00A17FA1" w:rsidRPr="00903DBA">
        <w:rPr>
          <w:highlight w:val="white"/>
        </w:rPr>
        <w:t>source</w:t>
      </w:r>
      <w:r w:rsidRPr="00903DBA">
        <w:rPr>
          <w:highlight w:val="white"/>
        </w:rPr>
        <w:t>Track);</w:t>
      </w:r>
    </w:p>
    <w:p w14:paraId="4015035E" w14:textId="77777777" w:rsidR="00530CE4" w:rsidRPr="00903DBA" w:rsidRDefault="00530CE4" w:rsidP="00530CE4">
      <w:pPr>
        <w:pStyle w:val="Code"/>
        <w:rPr>
          <w:highlight w:val="white"/>
        </w:rPr>
      </w:pPr>
      <w:r w:rsidRPr="00903DBA">
        <w:rPr>
          <w:highlight w:val="white"/>
        </w:rPr>
        <w:t xml:space="preserve">    }</w:t>
      </w:r>
    </w:p>
    <w:p w14:paraId="012F07F8" w14:textId="0D529EAF" w:rsidR="00530CE4" w:rsidRPr="00903DBA" w:rsidRDefault="00116411" w:rsidP="00116411">
      <w:pPr>
        <w:rPr>
          <w:highlight w:val="white"/>
        </w:rPr>
      </w:pPr>
      <w:r w:rsidRPr="00903DBA">
        <w:rPr>
          <w:highlight w:val="white"/>
        </w:rPr>
        <w:t xml:space="preserve">The </w:t>
      </w:r>
      <w:r w:rsidRPr="00903DBA">
        <w:rPr>
          <w:rStyle w:val="KeyWord0"/>
          <w:highlight w:val="white"/>
        </w:rPr>
        <w:t>IntegralToFloating</w:t>
      </w:r>
      <w:r w:rsidRPr="00903DBA">
        <w:rPr>
          <w:highlight w:val="white"/>
        </w:rPr>
        <w:t xml:space="preserve"> and </w:t>
      </w:r>
      <w:r w:rsidRPr="00903DBA">
        <w:rPr>
          <w:rStyle w:val="KeyWord0"/>
          <w:highlight w:val="white"/>
        </w:rPr>
        <w:t>FloatingToIntegral</w:t>
      </w:r>
      <w:r w:rsidRPr="00903DBA">
        <w:rPr>
          <w:highlight w:val="white"/>
        </w:rPr>
        <w:t xml:space="preserve"> </w:t>
      </w:r>
      <w:r w:rsidR="0078711E" w:rsidRPr="00903DBA">
        <w:rPr>
          <w:highlight w:val="white"/>
        </w:rPr>
        <w:t>are quite simple. In the integral</w:t>
      </w:r>
      <w:r w:rsidR="0082298E" w:rsidRPr="00903DBA">
        <w:rPr>
          <w:highlight w:val="white"/>
        </w:rPr>
        <w:t>-</w:t>
      </w:r>
      <w:r w:rsidR="0078711E" w:rsidRPr="00903DBA">
        <w:rPr>
          <w:highlight w:val="white"/>
        </w:rPr>
        <w:t xml:space="preserve">to-floating-case </w:t>
      </w:r>
      <w:r w:rsidR="0082298E" w:rsidRPr="00903DBA">
        <w:rPr>
          <w:highlight w:val="white"/>
        </w:rPr>
        <w:t xml:space="preserve">we push the integral value at the floating-point stack, and in the floating-to-integral case, we pop the value from the stack. Note that there is no floating-to-floating case. </w:t>
      </w:r>
      <w:r w:rsidR="00613923" w:rsidRPr="00903DBA">
        <w:rPr>
          <w:highlight w:val="white"/>
        </w:rPr>
        <w:t xml:space="preserve">In that case, we just keep the value on the stack, the type conversion occurs when the </w:t>
      </w:r>
      <w:r w:rsidR="004312DA" w:rsidRPr="00903DBA">
        <w:rPr>
          <w:highlight w:val="white"/>
        </w:rPr>
        <w:t>value is pushed, popped, or topped.</w:t>
      </w:r>
    </w:p>
    <w:p w14:paraId="04515EE8" w14:textId="77777777" w:rsidR="00530CE4" w:rsidRPr="00903DBA" w:rsidRDefault="00530CE4" w:rsidP="00530CE4">
      <w:pPr>
        <w:pStyle w:val="Code"/>
        <w:rPr>
          <w:highlight w:val="white"/>
        </w:rPr>
      </w:pPr>
      <w:r w:rsidRPr="00903DBA">
        <w:rPr>
          <w:highlight w:val="white"/>
        </w:rPr>
        <w:t xml:space="preserve">    public void IntegralToFloating(MiddleCode middleCode) {</w:t>
      </w:r>
    </w:p>
    <w:p w14:paraId="40B2AB65" w14:textId="77777777" w:rsidR="00530CE4" w:rsidRPr="00903DBA" w:rsidRDefault="00530CE4" w:rsidP="00530CE4">
      <w:pPr>
        <w:pStyle w:val="Code"/>
        <w:rPr>
          <w:highlight w:val="white"/>
        </w:rPr>
      </w:pPr>
      <w:r w:rsidRPr="00903DBA">
        <w:rPr>
          <w:highlight w:val="white"/>
        </w:rPr>
        <w:t xml:space="preserve">      Symbol fromSymbol = (Symbol) middleCode[1];</w:t>
      </w:r>
    </w:p>
    <w:p w14:paraId="2166211C" w14:textId="77777777" w:rsidR="00530CE4" w:rsidRPr="00903DBA" w:rsidRDefault="00530CE4" w:rsidP="00530CE4">
      <w:pPr>
        <w:pStyle w:val="Code"/>
        <w:rPr>
          <w:highlight w:val="white"/>
        </w:rPr>
      </w:pPr>
      <w:r w:rsidRPr="00903DBA">
        <w:rPr>
          <w:highlight w:val="white"/>
        </w:rPr>
        <w:t xml:space="preserve">      PushSymbol(fromSymbol);</w:t>
      </w:r>
    </w:p>
    <w:p w14:paraId="6610FA79" w14:textId="77777777" w:rsidR="00530CE4" w:rsidRPr="00903DBA" w:rsidRDefault="00530CE4" w:rsidP="00530CE4">
      <w:pPr>
        <w:pStyle w:val="Code"/>
        <w:rPr>
          <w:highlight w:val="white"/>
        </w:rPr>
      </w:pPr>
      <w:r w:rsidRPr="00903DBA">
        <w:rPr>
          <w:highlight w:val="white"/>
        </w:rPr>
        <w:t xml:space="preserve">    }</w:t>
      </w:r>
    </w:p>
    <w:p w14:paraId="3465E2DA" w14:textId="77777777" w:rsidR="00530CE4" w:rsidRPr="00903DBA" w:rsidRDefault="00530CE4" w:rsidP="00530CE4">
      <w:pPr>
        <w:pStyle w:val="Code"/>
        <w:rPr>
          <w:highlight w:val="white"/>
        </w:rPr>
      </w:pPr>
      <w:r w:rsidRPr="00903DBA">
        <w:rPr>
          <w:highlight w:val="white"/>
        </w:rPr>
        <w:t xml:space="preserve">  </w:t>
      </w:r>
    </w:p>
    <w:p w14:paraId="43BC9871" w14:textId="77777777" w:rsidR="00530CE4" w:rsidRPr="00903DBA" w:rsidRDefault="00530CE4" w:rsidP="00530CE4">
      <w:pPr>
        <w:pStyle w:val="Code"/>
        <w:rPr>
          <w:highlight w:val="white"/>
        </w:rPr>
      </w:pPr>
      <w:r w:rsidRPr="00903DBA">
        <w:rPr>
          <w:highlight w:val="white"/>
        </w:rPr>
        <w:t xml:space="preserve">    public void FloatingToIntegral(MiddleCode middleCode) {</w:t>
      </w:r>
    </w:p>
    <w:p w14:paraId="3530F953" w14:textId="77777777" w:rsidR="00530CE4" w:rsidRPr="00903DBA" w:rsidRDefault="00530CE4" w:rsidP="00530CE4">
      <w:pPr>
        <w:pStyle w:val="Code"/>
        <w:rPr>
          <w:highlight w:val="white"/>
        </w:rPr>
      </w:pPr>
      <w:r w:rsidRPr="00903DBA">
        <w:rPr>
          <w:highlight w:val="white"/>
        </w:rPr>
        <w:t xml:space="preserve">      Symbol toSymbol = (Symbol) middleCode[0];</w:t>
      </w:r>
    </w:p>
    <w:p w14:paraId="32D9A990" w14:textId="77777777" w:rsidR="00530CE4" w:rsidRPr="00903DBA" w:rsidRDefault="00530CE4" w:rsidP="00530CE4">
      <w:pPr>
        <w:pStyle w:val="Code"/>
        <w:rPr>
          <w:highlight w:val="white"/>
        </w:rPr>
      </w:pPr>
      <w:r w:rsidRPr="00903DBA">
        <w:rPr>
          <w:highlight w:val="white"/>
        </w:rPr>
        <w:t xml:space="preserve">      TopPopSymbol(toSymbol, TopOrPop.Pop);</w:t>
      </w:r>
    </w:p>
    <w:p w14:paraId="634ACCEE" w14:textId="77777777" w:rsidR="00530CE4" w:rsidRPr="00903DBA" w:rsidRDefault="00530CE4" w:rsidP="00530CE4">
      <w:pPr>
        <w:pStyle w:val="Code"/>
        <w:rPr>
          <w:highlight w:val="white"/>
        </w:rPr>
      </w:pPr>
      <w:r w:rsidRPr="00903DBA">
        <w:rPr>
          <w:highlight w:val="white"/>
        </w:rPr>
        <w:t xml:space="preserve">    }</w:t>
      </w:r>
    </w:p>
    <w:p w14:paraId="2E4DE932" w14:textId="213AB8DC" w:rsidR="00D935A0" w:rsidRPr="00903DBA" w:rsidRDefault="009F60A9" w:rsidP="009F60A9">
      <w:pPr>
        <w:pStyle w:val="Rubrik3"/>
        <w:rPr>
          <w:highlight w:val="white"/>
        </w:rPr>
      </w:pPr>
      <w:bookmarkStart w:id="465" w:name="_Toc57656102"/>
      <w:r w:rsidRPr="00903DBA">
        <w:rPr>
          <w:highlight w:val="white"/>
        </w:rPr>
        <w:t>Struct and Union</w:t>
      </w:r>
      <w:bookmarkEnd w:id="465"/>
    </w:p>
    <w:p w14:paraId="64D28C63" w14:textId="10DC007A" w:rsidR="00444674" w:rsidRPr="00903DBA" w:rsidRDefault="00444674" w:rsidP="00444674">
      <w:pPr>
        <w:rPr>
          <w:highlight w:val="white"/>
        </w:rPr>
      </w:pPr>
      <w:r w:rsidRPr="00903DBA">
        <w:rPr>
          <w:highlight w:val="white"/>
        </w:rPr>
        <w:t xml:space="preserve">This section describes the handling of struct and unions, assignment, parameter, </w:t>
      </w:r>
      <w:r w:rsidR="00B158AB" w:rsidRPr="00903DBA">
        <w:rPr>
          <w:highlight w:val="white"/>
        </w:rPr>
        <w:t>and function return value</w:t>
      </w:r>
      <w:r w:rsidRPr="00903DBA">
        <w:rPr>
          <w:highlight w:val="white"/>
        </w:rPr>
        <w:t xml:space="preserve">. Note that </w:t>
      </w:r>
      <w:r w:rsidR="00B158AB" w:rsidRPr="00903DBA">
        <w:rPr>
          <w:highlight w:val="white"/>
        </w:rPr>
        <w:t xml:space="preserve">these methods make no </w:t>
      </w:r>
      <w:r w:rsidRPr="00903DBA">
        <w:rPr>
          <w:highlight w:val="white"/>
        </w:rPr>
        <w:t xml:space="preserve">difference </w:t>
      </w:r>
      <w:r w:rsidR="00B158AB" w:rsidRPr="00903DBA">
        <w:rPr>
          <w:highlight w:val="white"/>
        </w:rPr>
        <w:t xml:space="preserve">between </w:t>
      </w:r>
      <w:r w:rsidR="00B64F63" w:rsidRPr="00903DBA">
        <w:rPr>
          <w:highlight w:val="white"/>
        </w:rPr>
        <w:t xml:space="preserve">struct and unions, in all cases the task is to move </w:t>
      </w:r>
      <w:r w:rsidR="001C7F1D" w:rsidRPr="00903DBA">
        <w:rPr>
          <w:highlight w:val="white"/>
        </w:rPr>
        <w:t xml:space="preserve">the data of </w:t>
      </w:r>
      <w:r w:rsidR="00B64F63" w:rsidRPr="00903DBA">
        <w:rPr>
          <w:highlight w:val="white"/>
        </w:rPr>
        <w:t>a memory block between two addresses.</w:t>
      </w:r>
    </w:p>
    <w:p w14:paraId="0F0A7E15" w14:textId="462360EB" w:rsidR="00DE20A4" w:rsidRPr="00903DBA" w:rsidRDefault="00DE20A4" w:rsidP="00DE20A4">
      <w:pPr>
        <w:rPr>
          <w:highlight w:val="white"/>
        </w:rPr>
      </w:pPr>
      <w:r w:rsidRPr="00903DBA">
        <w:rPr>
          <w:highlight w:val="white"/>
        </w:rPr>
        <w:t xml:space="preserve">The </w:t>
      </w:r>
      <w:r w:rsidRPr="00903DBA">
        <w:rPr>
          <w:rStyle w:val="KeyWord0"/>
          <w:highlight w:val="white"/>
        </w:rPr>
        <w:t>StructUnionAssign</w:t>
      </w:r>
      <w:r w:rsidRPr="00903DBA">
        <w:rPr>
          <w:highlight w:val="white"/>
        </w:rPr>
        <w:t xml:space="preserve"> method</w:t>
      </w:r>
      <w:r w:rsidR="000E5B40" w:rsidRPr="00903DBA">
        <w:rPr>
          <w:highlight w:val="white"/>
        </w:rPr>
        <w:t xml:space="preserve"> copies the data from the address of the target symbol to address of the source symbol by calling </w:t>
      </w:r>
      <w:r w:rsidR="000E5B40" w:rsidRPr="00903DBA">
        <w:rPr>
          <w:rStyle w:val="KeyWord0"/>
          <w:highlight w:val="white"/>
        </w:rPr>
        <w:t>MemoryCopy</w:t>
      </w:r>
      <w:r w:rsidR="000E5B40" w:rsidRPr="00903DBA">
        <w:rPr>
          <w:highlight w:val="white"/>
        </w:rPr>
        <w:t>.</w:t>
      </w:r>
    </w:p>
    <w:p w14:paraId="61CE9321" w14:textId="77777777" w:rsidR="005B3B4D" w:rsidRPr="00903DBA" w:rsidRDefault="005B3B4D" w:rsidP="005B3B4D">
      <w:pPr>
        <w:pStyle w:val="Code"/>
        <w:rPr>
          <w:highlight w:val="white"/>
        </w:rPr>
      </w:pPr>
      <w:r w:rsidRPr="00903DBA">
        <w:rPr>
          <w:highlight w:val="white"/>
        </w:rPr>
        <w:t xml:space="preserve">    public void StructUnionAssignInit(MiddleCode middleCode) {</w:t>
      </w:r>
    </w:p>
    <w:p w14:paraId="4CEF4449" w14:textId="77777777" w:rsidR="005B3B4D" w:rsidRPr="00903DBA" w:rsidRDefault="005B3B4D" w:rsidP="005B3B4D">
      <w:pPr>
        <w:pStyle w:val="Code"/>
        <w:rPr>
          <w:highlight w:val="white"/>
        </w:rPr>
      </w:pPr>
      <w:r w:rsidRPr="00903DBA">
        <w:rPr>
          <w:highlight w:val="white"/>
        </w:rPr>
        <w:t xml:space="preserve">      Symbol targetSymbol = (Symbol)middleCode[0],</w:t>
      </w:r>
    </w:p>
    <w:p w14:paraId="121B828F" w14:textId="77777777" w:rsidR="005B3B4D" w:rsidRPr="00903DBA" w:rsidRDefault="005B3B4D" w:rsidP="005B3B4D">
      <w:pPr>
        <w:pStyle w:val="Code"/>
        <w:rPr>
          <w:highlight w:val="white"/>
        </w:rPr>
      </w:pPr>
      <w:r w:rsidRPr="00903DBA">
        <w:rPr>
          <w:highlight w:val="white"/>
        </w:rPr>
        <w:t xml:space="preserve">             sourceSymbol = (Symbol)middleCode[1];</w:t>
      </w:r>
    </w:p>
    <w:p w14:paraId="446C59DA" w14:textId="02E90648" w:rsidR="005B3B4D" w:rsidRPr="00903DBA" w:rsidRDefault="005B3B4D" w:rsidP="005B3B4D">
      <w:pPr>
        <w:pStyle w:val="Code"/>
        <w:rPr>
          <w:highlight w:val="white"/>
        </w:rPr>
      </w:pPr>
      <w:r w:rsidRPr="00903DBA">
        <w:rPr>
          <w:highlight w:val="white"/>
        </w:rPr>
        <w:t xml:space="preserve">      </w:t>
      </w:r>
      <w:r w:rsidR="00D0099B" w:rsidRPr="00903DBA">
        <w:rPr>
          <w:highlight w:val="white"/>
        </w:rPr>
        <w:t>MemoryCopyInit</w:t>
      </w:r>
      <w:r w:rsidRPr="00903DBA">
        <w:rPr>
          <w:highlight w:val="white"/>
        </w:rPr>
        <w:t>(targetSymbol, sourceSymbol);</w:t>
      </w:r>
    </w:p>
    <w:p w14:paraId="0BBFD8FD" w14:textId="77777777" w:rsidR="005B3B4D" w:rsidRPr="00903DBA" w:rsidRDefault="005B3B4D" w:rsidP="005B3B4D">
      <w:pPr>
        <w:pStyle w:val="Code"/>
        <w:rPr>
          <w:highlight w:val="white"/>
        </w:rPr>
      </w:pPr>
      <w:r w:rsidRPr="00903DBA">
        <w:rPr>
          <w:highlight w:val="white"/>
        </w:rPr>
        <w:t xml:space="preserve">    }</w:t>
      </w:r>
    </w:p>
    <w:p w14:paraId="59F41EC0" w14:textId="77777777" w:rsidR="005B3B4D" w:rsidRPr="00903DBA" w:rsidRDefault="005B3B4D" w:rsidP="005B3B4D">
      <w:pPr>
        <w:pStyle w:val="Code"/>
        <w:rPr>
          <w:highlight w:val="white"/>
        </w:rPr>
      </w:pPr>
    </w:p>
    <w:p w14:paraId="054C987A" w14:textId="77777777" w:rsidR="005B3B4D" w:rsidRPr="00903DBA" w:rsidRDefault="005B3B4D" w:rsidP="005B3B4D">
      <w:pPr>
        <w:pStyle w:val="Code"/>
        <w:rPr>
          <w:highlight w:val="white"/>
        </w:rPr>
      </w:pPr>
      <w:r w:rsidRPr="00903DBA">
        <w:rPr>
          <w:highlight w:val="white"/>
        </w:rPr>
        <w:t xml:space="preserve">    public void StructUnionAssign(MiddleCode middleCode, int middleIndex) {</w:t>
      </w:r>
    </w:p>
    <w:p w14:paraId="668222EF" w14:textId="77777777" w:rsidR="005B3B4D" w:rsidRPr="00903DBA" w:rsidRDefault="005B3B4D" w:rsidP="005B3B4D">
      <w:pPr>
        <w:pStyle w:val="Code"/>
        <w:rPr>
          <w:highlight w:val="white"/>
        </w:rPr>
      </w:pPr>
      <w:r w:rsidRPr="00903DBA">
        <w:rPr>
          <w:highlight w:val="white"/>
        </w:rPr>
        <w:t xml:space="preserve">      MemoryCopyLoop(middleIndex);</w:t>
      </w:r>
    </w:p>
    <w:p w14:paraId="298327E2" w14:textId="77777777" w:rsidR="005B3B4D" w:rsidRPr="00903DBA" w:rsidRDefault="005B3B4D" w:rsidP="005B3B4D">
      <w:pPr>
        <w:pStyle w:val="Code"/>
        <w:rPr>
          <w:highlight w:val="white"/>
        </w:rPr>
      </w:pPr>
      <w:r w:rsidRPr="00903DBA">
        <w:rPr>
          <w:highlight w:val="white"/>
        </w:rPr>
        <w:t xml:space="preserve">    }</w:t>
      </w:r>
    </w:p>
    <w:p w14:paraId="35771245" w14:textId="674C6B11" w:rsidR="00655B7D" w:rsidRPr="00903DBA" w:rsidRDefault="00195B92" w:rsidP="00195B92">
      <w:pPr>
        <w:rPr>
          <w:highlight w:val="white"/>
        </w:rPr>
      </w:pPr>
      <w:r w:rsidRPr="00903DBA">
        <w:rPr>
          <w:highlight w:val="white"/>
        </w:rPr>
        <w:t xml:space="preserve">The </w:t>
      </w:r>
      <w:r w:rsidRPr="00903DBA">
        <w:rPr>
          <w:rStyle w:val="KeyWord0"/>
          <w:highlight w:val="white"/>
        </w:rPr>
        <w:t>StructUnionParameter</w:t>
      </w:r>
      <w:r w:rsidRPr="00903DBA">
        <w:rPr>
          <w:highlight w:val="white"/>
        </w:rPr>
        <w:t xml:space="preserve"> copies the data from the address of the parameter symbol to the address </w:t>
      </w:r>
      <w:r w:rsidR="002D38C0" w:rsidRPr="00903DBA">
        <w:rPr>
          <w:highlight w:val="white"/>
        </w:rPr>
        <w:t xml:space="preserve">on the </w:t>
      </w:r>
      <w:r w:rsidR="00084BE4" w:rsidRPr="00903DBA">
        <w:rPr>
          <w:highlight w:val="white"/>
        </w:rPr>
        <w:t xml:space="preserve">activation record by calling </w:t>
      </w:r>
      <w:r w:rsidR="00084BE4" w:rsidRPr="00903DBA">
        <w:rPr>
          <w:rStyle w:val="KeyWord0"/>
          <w:highlight w:val="white"/>
        </w:rPr>
        <w:t>MemoryCopy</w:t>
      </w:r>
      <w:r w:rsidR="00084BE4" w:rsidRPr="00903DBA">
        <w:rPr>
          <w:highlight w:val="white"/>
        </w:rPr>
        <w:t>.</w:t>
      </w:r>
      <w:r w:rsidRPr="00903DBA">
        <w:rPr>
          <w:highlight w:val="white"/>
        </w:rPr>
        <w:t xml:space="preserve"> </w:t>
      </w:r>
    </w:p>
    <w:p w14:paraId="2B9C9536" w14:textId="77777777" w:rsidR="00C25B4C" w:rsidRPr="00903DBA" w:rsidRDefault="00C25B4C" w:rsidP="00C25B4C">
      <w:pPr>
        <w:pStyle w:val="Code"/>
        <w:rPr>
          <w:highlight w:val="white"/>
        </w:rPr>
      </w:pPr>
      <w:r w:rsidRPr="00903DBA">
        <w:rPr>
          <w:highlight w:val="white"/>
        </w:rPr>
        <w:t xml:space="preserve">    public void StructUnionParameterInit(MiddleCode middleCode) {</w:t>
      </w:r>
    </w:p>
    <w:p w14:paraId="3115142E" w14:textId="77777777" w:rsidR="00C25B4C" w:rsidRPr="00903DBA" w:rsidRDefault="00C25B4C" w:rsidP="00C25B4C">
      <w:pPr>
        <w:pStyle w:val="Code"/>
        <w:rPr>
          <w:highlight w:val="white"/>
        </w:rPr>
      </w:pPr>
      <w:r w:rsidRPr="00903DBA">
        <w:rPr>
          <w:highlight w:val="white"/>
        </w:rPr>
        <w:t xml:space="preserve">      int paramOffset = (int) middleCode[0];</w:t>
      </w:r>
    </w:p>
    <w:p w14:paraId="10B40134" w14:textId="77777777" w:rsidR="00C25B4C" w:rsidRPr="00903DBA" w:rsidRDefault="00C25B4C" w:rsidP="00C25B4C">
      <w:pPr>
        <w:pStyle w:val="Code"/>
        <w:rPr>
          <w:highlight w:val="white"/>
        </w:rPr>
      </w:pPr>
      <w:r w:rsidRPr="00903DBA">
        <w:rPr>
          <w:highlight w:val="white"/>
        </w:rPr>
        <w:t xml:space="preserve">      Symbol sourceSymbol = (Symbol) middleCode[2];</w:t>
      </w:r>
    </w:p>
    <w:p w14:paraId="649EEF38" w14:textId="77777777" w:rsidR="00C25B4C" w:rsidRPr="00903DBA" w:rsidRDefault="00C25B4C" w:rsidP="00C25B4C">
      <w:pPr>
        <w:pStyle w:val="Code"/>
        <w:rPr>
          <w:highlight w:val="white"/>
        </w:rPr>
      </w:pPr>
      <w:r w:rsidRPr="00903DBA">
        <w:rPr>
          <w:highlight w:val="white"/>
        </w:rPr>
        <w:t xml:space="preserve">      Symbol targetSymbol = new Symbol(Type.IntegerPointerType);</w:t>
      </w:r>
    </w:p>
    <w:p w14:paraId="404C348D" w14:textId="77777777" w:rsidR="00C25B4C" w:rsidRPr="00903DBA" w:rsidRDefault="00C25B4C" w:rsidP="00C25B4C">
      <w:pPr>
        <w:pStyle w:val="Code"/>
        <w:rPr>
          <w:highlight w:val="white"/>
        </w:rPr>
      </w:pPr>
      <w:r w:rsidRPr="00903DBA">
        <w:rPr>
          <w:highlight w:val="white"/>
        </w:rPr>
        <w:lastRenderedPageBreak/>
        <w:t xml:space="preserve">      targetSymbol.Offset = m_totalExtraSize + paramOffset;</w:t>
      </w:r>
    </w:p>
    <w:p w14:paraId="4688CCB4" w14:textId="77777777" w:rsidR="00C25B4C" w:rsidRPr="00903DBA" w:rsidRDefault="00C25B4C" w:rsidP="00C25B4C">
      <w:pPr>
        <w:pStyle w:val="Code"/>
        <w:rPr>
          <w:highlight w:val="white"/>
        </w:rPr>
      </w:pPr>
      <w:r w:rsidRPr="00903DBA">
        <w:rPr>
          <w:highlight w:val="white"/>
        </w:rPr>
        <w:t xml:space="preserve">      MemoryCopyInit(targetSymbol, sourceSymbol);</w:t>
      </w:r>
    </w:p>
    <w:p w14:paraId="0921FA2C" w14:textId="77777777" w:rsidR="00C25B4C" w:rsidRPr="00903DBA" w:rsidRDefault="00C25B4C" w:rsidP="00C25B4C">
      <w:pPr>
        <w:pStyle w:val="Code"/>
        <w:rPr>
          <w:highlight w:val="white"/>
        </w:rPr>
      </w:pPr>
      <w:r w:rsidRPr="00903DBA">
        <w:rPr>
          <w:highlight w:val="white"/>
        </w:rPr>
        <w:t xml:space="preserve">    }</w:t>
      </w:r>
    </w:p>
    <w:p w14:paraId="6C3AE6AA" w14:textId="77777777" w:rsidR="005B3B4D" w:rsidRPr="00903DBA" w:rsidRDefault="005B3B4D" w:rsidP="00C25B4C">
      <w:pPr>
        <w:pStyle w:val="Code"/>
        <w:rPr>
          <w:highlight w:val="white"/>
        </w:rPr>
      </w:pPr>
    </w:p>
    <w:p w14:paraId="2AB0068A" w14:textId="77777777" w:rsidR="005B3B4D" w:rsidRPr="00903DBA" w:rsidRDefault="005B3B4D" w:rsidP="005B3B4D">
      <w:pPr>
        <w:pStyle w:val="Code"/>
        <w:rPr>
          <w:highlight w:val="white"/>
        </w:rPr>
      </w:pPr>
      <w:r w:rsidRPr="00903DBA">
        <w:rPr>
          <w:highlight w:val="white"/>
        </w:rPr>
        <w:t xml:space="preserve">    public void StructUnionParameter(MiddleCode middleCode, int middleIndex) {</w:t>
      </w:r>
    </w:p>
    <w:p w14:paraId="3DF79C7F" w14:textId="77777777" w:rsidR="005B3B4D" w:rsidRPr="00903DBA" w:rsidRDefault="005B3B4D" w:rsidP="005B3B4D">
      <w:pPr>
        <w:pStyle w:val="Code"/>
        <w:rPr>
          <w:highlight w:val="white"/>
        </w:rPr>
      </w:pPr>
      <w:r w:rsidRPr="00903DBA">
        <w:rPr>
          <w:highlight w:val="white"/>
        </w:rPr>
        <w:t xml:space="preserve">      MemoryCopyLoop(middleIndex);</w:t>
      </w:r>
    </w:p>
    <w:p w14:paraId="5F3B8F19" w14:textId="77777777" w:rsidR="005B3B4D" w:rsidRPr="00903DBA" w:rsidRDefault="005B3B4D" w:rsidP="005B3B4D">
      <w:pPr>
        <w:pStyle w:val="Code"/>
        <w:rPr>
          <w:highlight w:val="white"/>
        </w:rPr>
      </w:pPr>
      <w:r w:rsidRPr="00903DBA">
        <w:rPr>
          <w:highlight w:val="white"/>
        </w:rPr>
        <w:t xml:space="preserve">    }</w:t>
      </w:r>
    </w:p>
    <w:p w14:paraId="1E371798" w14:textId="464F8E9C" w:rsidR="00655B7D" w:rsidRPr="00903DBA" w:rsidRDefault="00084BE4" w:rsidP="00084BE4">
      <w:pPr>
        <w:rPr>
          <w:highlight w:val="white"/>
        </w:rPr>
      </w:pPr>
      <w:r w:rsidRPr="00903DBA">
        <w:rPr>
          <w:highlight w:val="white"/>
        </w:rPr>
        <w:t xml:space="preserve">The </w:t>
      </w:r>
      <w:r w:rsidRPr="00903DBA">
        <w:rPr>
          <w:rStyle w:val="KeyWord0"/>
          <w:highlight w:val="white"/>
        </w:rPr>
        <w:t>StructUnionGetReturnValue</w:t>
      </w:r>
      <w:r w:rsidRPr="00903DBA">
        <w:rPr>
          <w:highlight w:val="white"/>
        </w:rPr>
        <w:t xml:space="preserve"> </w:t>
      </w:r>
      <w:r w:rsidR="00E1687B" w:rsidRPr="00903DBA">
        <w:rPr>
          <w:highlight w:val="white"/>
        </w:rPr>
        <w:t xml:space="preserve">loads the address </w:t>
      </w:r>
      <w:r w:rsidR="0054237E" w:rsidRPr="00903DBA">
        <w:rPr>
          <w:highlight w:val="white"/>
        </w:rPr>
        <w:t xml:space="preserve">symbol </w:t>
      </w:r>
      <w:r w:rsidR="00E1687B" w:rsidRPr="00903DBA">
        <w:rPr>
          <w:highlight w:val="white"/>
        </w:rPr>
        <w:t>of the symbol</w:t>
      </w:r>
      <w:r w:rsidR="00953741" w:rsidRPr="00903DBA">
        <w:rPr>
          <w:highlight w:val="white"/>
        </w:rPr>
        <w:t xml:space="preserve"> into the return pointer register, which is then added to the track map. </w:t>
      </w:r>
      <w:r w:rsidR="008801EC" w:rsidRPr="00903DBA">
        <w:rPr>
          <w:highlight w:val="white"/>
        </w:rPr>
        <w:t xml:space="preserve">In this way, is the value of the address symbol of the struct or union stored in the </w:t>
      </w:r>
      <w:r w:rsidR="009278B7" w:rsidRPr="00903DBA">
        <w:rPr>
          <w:highlight w:val="white"/>
        </w:rPr>
        <w:t>track and</w:t>
      </w:r>
      <w:r w:rsidR="008801EC" w:rsidRPr="00903DBA">
        <w:rPr>
          <w:highlight w:val="white"/>
        </w:rPr>
        <w:t xml:space="preserve"> will be used in later operations.</w:t>
      </w:r>
    </w:p>
    <w:p w14:paraId="4290EF05" w14:textId="77777777" w:rsidR="00655B7D" w:rsidRPr="00903DBA" w:rsidRDefault="00655B7D" w:rsidP="00655B7D">
      <w:pPr>
        <w:pStyle w:val="Code"/>
        <w:rPr>
          <w:highlight w:val="white"/>
        </w:rPr>
      </w:pPr>
      <w:r w:rsidRPr="00903DBA">
        <w:rPr>
          <w:highlight w:val="white"/>
        </w:rPr>
        <w:t xml:space="preserve">    public void StructUnionGetReturnValue(MiddleCode middleCode) {</w:t>
      </w:r>
    </w:p>
    <w:p w14:paraId="4D2E73A0" w14:textId="77777777" w:rsidR="00655B7D" w:rsidRPr="00903DBA" w:rsidRDefault="00655B7D" w:rsidP="00655B7D">
      <w:pPr>
        <w:pStyle w:val="Code"/>
        <w:rPr>
          <w:highlight w:val="white"/>
        </w:rPr>
      </w:pPr>
      <w:r w:rsidRPr="00903DBA">
        <w:rPr>
          <w:highlight w:val="white"/>
        </w:rPr>
        <w:t xml:space="preserve">      Symbol targetSymbol = (Symbol) middleCode[0];</w:t>
      </w:r>
    </w:p>
    <w:p w14:paraId="0A168EAE" w14:textId="77777777" w:rsidR="00655B7D" w:rsidRPr="00903DBA" w:rsidRDefault="00655B7D" w:rsidP="00655B7D">
      <w:pPr>
        <w:pStyle w:val="Code"/>
        <w:rPr>
          <w:highlight w:val="white"/>
        </w:rPr>
      </w:pPr>
      <w:r w:rsidRPr="00903DBA">
        <w:rPr>
          <w:highlight w:val="white"/>
        </w:rPr>
        <w:t xml:space="preserve">      CheckRegister(targetSymbol, AssemblyCode.ReturnPointerRegister);</w:t>
      </w:r>
    </w:p>
    <w:p w14:paraId="1E6C5C9D" w14:textId="77777777" w:rsidR="00655B7D" w:rsidRPr="00903DBA" w:rsidRDefault="00655B7D" w:rsidP="00655B7D">
      <w:pPr>
        <w:pStyle w:val="Code"/>
        <w:rPr>
          <w:highlight w:val="white"/>
        </w:rPr>
      </w:pPr>
      <w:r w:rsidRPr="00903DBA">
        <w:rPr>
          <w:highlight w:val="white"/>
        </w:rPr>
        <w:t xml:space="preserve">      Track targetAddressTrack =</w:t>
      </w:r>
    </w:p>
    <w:p w14:paraId="3E29BDBD" w14:textId="77777777" w:rsidR="00655B7D" w:rsidRPr="00903DBA" w:rsidRDefault="00655B7D" w:rsidP="00655B7D">
      <w:pPr>
        <w:pStyle w:val="Code"/>
        <w:rPr>
          <w:highlight w:val="white"/>
        </w:rPr>
      </w:pPr>
      <w:r w:rsidRPr="00903DBA">
        <w:rPr>
          <w:highlight w:val="white"/>
        </w:rPr>
        <w:t xml:space="preserve">        new Track(targetSymbol.AddressSymbol, </w:t>
      </w:r>
    </w:p>
    <w:p w14:paraId="6260D92B" w14:textId="77777777" w:rsidR="00655B7D" w:rsidRPr="00903DBA" w:rsidRDefault="00655B7D" w:rsidP="00655B7D">
      <w:pPr>
        <w:pStyle w:val="Code"/>
        <w:rPr>
          <w:highlight w:val="white"/>
        </w:rPr>
      </w:pPr>
      <w:r w:rsidRPr="00903DBA">
        <w:rPr>
          <w:highlight w:val="white"/>
        </w:rPr>
        <w:t xml:space="preserve">                  AssemblyCode.ReturnPointerRegister);</w:t>
      </w:r>
    </w:p>
    <w:p w14:paraId="38783AD6" w14:textId="77777777" w:rsidR="00655B7D" w:rsidRPr="00903DBA" w:rsidRDefault="00655B7D" w:rsidP="00655B7D">
      <w:pPr>
        <w:pStyle w:val="Code"/>
        <w:rPr>
          <w:highlight w:val="white"/>
        </w:rPr>
      </w:pPr>
      <w:r w:rsidRPr="00903DBA">
        <w:rPr>
          <w:highlight w:val="white"/>
        </w:rPr>
        <w:t xml:space="preserve">      m_trackMap.Add(targetSymbol.AddressSymbol, targetAddressTrack);</w:t>
      </w:r>
    </w:p>
    <w:p w14:paraId="7775F303" w14:textId="77777777" w:rsidR="00655B7D" w:rsidRPr="00903DBA" w:rsidRDefault="00655B7D" w:rsidP="00655B7D">
      <w:pPr>
        <w:pStyle w:val="Code"/>
        <w:rPr>
          <w:highlight w:val="white"/>
        </w:rPr>
      </w:pPr>
      <w:r w:rsidRPr="00903DBA">
        <w:rPr>
          <w:highlight w:val="white"/>
        </w:rPr>
        <w:t xml:space="preserve">    }</w:t>
      </w:r>
    </w:p>
    <w:p w14:paraId="02F8C10A" w14:textId="3BBB5314" w:rsidR="00655B7D" w:rsidRPr="00903DBA" w:rsidRDefault="00E1687B" w:rsidP="00E1687B">
      <w:pPr>
        <w:rPr>
          <w:highlight w:val="white"/>
        </w:rPr>
      </w:pPr>
      <w:r w:rsidRPr="00903DBA">
        <w:rPr>
          <w:highlight w:val="white"/>
        </w:rPr>
        <w:t xml:space="preserve">The </w:t>
      </w:r>
      <w:r w:rsidRPr="00903DBA">
        <w:rPr>
          <w:rStyle w:val="KeyWord0"/>
          <w:highlight w:val="white"/>
        </w:rPr>
        <w:t>StructUnionSetReturnValue</w:t>
      </w:r>
      <w:r w:rsidRPr="00903DBA">
        <w:rPr>
          <w:highlight w:val="white"/>
        </w:rPr>
        <w:t xml:space="preserve"> method </w:t>
      </w:r>
    </w:p>
    <w:p w14:paraId="1C12555B" w14:textId="77777777" w:rsidR="00655B7D" w:rsidRPr="00903DBA" w:rsidRDefault="00655B7D" w:rsidP="00655B7D">
      <w:pPr>
        <w:pStyle w:val="Code"/>
        <w:rPr>
          <w:highlight w:val="white"/>
        </w:rPr>
      </w:pPr>
      <w:r w:rsidRPr="00903DBA">
        <w:rPr>
          <w:highlight w:val="white"/>
        </w:rPr>
        <w:t xml:space="preserve">    public void StructUnionSetReturnValue(MiddleCode middleCode) {</w:t>
      </w:r>
    </w:p>
    <w:p w14:paraId="06614ACC" w14:textId="77777777" w:rsidR="00655B7D" w:rsidRPr="00903DBA" w:rsidRDefault="00655B7D" w:rsidP="00655B7D">
      <w:pPr>
        <w:pStyle w:val="Code"/>
        <w:rPr>
          <w:highlight w:val="white"/>
        </w:rPr>
      </w:pPr>
      <w:r w:rsidRPr="00903DBA">
        <w:rPr>
          <w:highlight w:val="white"/>
        </w:rPr>
        <w:t xml:space="preserve">      Symbol returnSymbol = (Symbol) middleCode[1];</w:t>
      </w:r>
    </w:p>
    <w:p w14:paraId="5D7F2A35" w14:textId="77777777" w:rsidR="00655B7D" w:rsidRPr="00903DBA" w:rsidRDefault="00655B7D" w:rsidP="00655B7D">
      <w:pPr>
        <w:pStyle w:val="Code"/>
        <w:rPr>
          <w:highlight w:val="white"/>
        </w:rPr>
      </w:pPr>
      <w:r w:rsidRPr="00903DBA">
        <w:rPr>
          <w:highlight w:val="white"/>
        </w:rPr>
        <w:t xml:space="preserve">      LoadAddressToRegister(returnSymbol, AssemblyCode.ReturnPointerRegister);</w:t>
      </w:r>
    </w:p>
    <w:p w14:paraId="728312A3" w14:textId="77777777" w:rsidR="00655B7D" w:rsidRPr="00903DBA" w:rsidRDefault="00655B7D" w:rsidP="00655B7D">
      <w:pPr>
        <w:pStyle w:val="Code"/>
        <w:rPr>
          <w:highlight w:val="white"/>
        </w:rPr>
      </w:pPr>
      <w:r w:rsidRPr="00903DBA">
        <w:rPr>
          <w:highlight w:val="white"/>
        </w:rPr>
        <w:t xml:space="preserve">    }</w:t>
      </w:r>
    </w:p>
    <w:p w14:paraId="296ED9D2" w14:textId="562BBAD8" w:rsidR="00655B7D" w:rsidRPr="00903DBA" w:rsidRDefault="003944DA" w:rsidP="0072264B">
      <w:pPr>
        <w:rPr>
          <w:highlight w:val="white"/>
        </w:rPr>
      </w:pPr>
      <w:r w:rsidRPr="00903DBA">
        <w:rPr>
          <w:highlight w:val="white"/>
        </w:rPr>
        <w:t xml:space="preserve">The </w:t>
      </w:r>
      <w:r w:rsidRPr="00903DBA">
        <w:rPr>
          <w:rStyle w:val="KeyWord0"/>
          <w:highlight w:val="white"/>
        </w:rPr>
        <w:t>m_labelCount</w:t>
      </w:r>
      <w:r w:rsidRPr="00903DBA">
        <w:rPr>
          <w:highlight w:val="white"/>
        </w:rPr>
        <w:t xml:space="preserve"> field is used by </w:t>
      </w:r>
      <w:r w:rsidRPr="00903DBA">
        <w:rPr>
          <w:rStyle w:val="KeyWord0"/>
          <w:highlight w:val="white"/>
        </w:rPr>
        <w:t>MemoryCop</w:t>
      </w:r>
      <w:r w:rsidR="0072264B" w:rsidRPr="00903DBA">
        <w:rPr>
          <w:rStyle w:val="KeyWord0"/>
          <w:highlight w:val="white"/>
        </w:rPr>
        <w:t>y</w:t>
      </w:r>
      <w:r w:rsidRPr="00903DBA">
        <w:rPr>
          <w:highlight w:val="white"/>
        </w:rPr>
        <w:t xml:space="preserve"> to </w:t>
      </w:r>
      <w:r w:rsidR="004E1BF3" w:rsidRPr="00903DBA">
        <w:rPr>
          <w:highlight w:val="white"/>
        </w:rPr>
        <w:t>generate a new label for each copy process.</w:t>
      </w:r>
    </w:p>
    <w:p w14:paraId="67F42D95" w14:textId="77777777" w:rsidR="00B74A96" w:rsidRPr="00903DBA" w:rsidRDefault="00B74A96" w:rsidP="00B74A96">
      <w:pPr>
        <w:pStyle w:val="Code"/>
        <w:rPr>
          <w:highlight w:val="white"/>
        </w:rPr>
      </w:pPr>
      <w:r w:rsidRPr="00903DBA">
        <w:rPr>
          <w:highlight w:val="white"/>
        </w:rPr>
        <w:t xml:space="preserve">    private Track m_targetAddressTrack = null, m_sourceAddressTrack = null;</w:t>
      </w:r>
    </w:p>
    <w:p w14:paraId="1D859D26" w14:textId="77777777" w:rsidR="00B74A96" w:rsidRPr="00903DBA" w:rsidRDefault="00B74A96" w:rsidP="00B74A96">
      <w:pPr>
        <w:pStyle w:val="Code"/>
        <w:rPr>
          <w:highlight w:val="white"/>
        </w:rPr>
      </w:pPr>
      <w:r w:rsidRPr="00903DBA">
        <w:rPr>
          <w:highlight w:val="white"/>
        </w:rPr>
        <w:t xml:space="preserve">    private static Track m_countTrack = null;</w:t>
      </w:r>
    </w:p>
    <w:p w14:paraId="77F44B12" w14:textId="33E7A35B" w:rsidR="00BB5595" w:rsidRPr="00903DBA" w:rsidRDefault="004E1BF3" w:rsidP="004E1BF3">
      <w:pPr>
        <w:rPr>
          <w:highlight w:val="white"/>
        </w:rPr>
      </w:pPr>
      <w:r w:rsidRPr="00903DBA">
        <w:rPr>
          <w:highlight w:val="white"/>
        </w:rPr>
        <w:t xml:space="preserve">The </w:t>
      </w:r>
      <w:r w:rsidRPr="00903DBA">
        <w:rPr>
          <w:rStyle w:val="KeyWord0"/>
          <w:highlight w:val="white"/>
        </w:rPr>
        <w:t>MemoryCopy</w:t>
      </w:r>
      <w:r w:rsidRPr="00903DBA">
        <w:rPr>
          <w:highlight w:val="white"/>
        </w:rPr>
        <w:t xml:space="preserve"> method </w:t>
      </w:r>
      <w:r w:rsidR="001C7F1D" w:rsidRPr="00903DBA">
        <w:rPr>
          <w:highlight w:val="white"/>
        </w:rPr>
        <w:t xml:space="preserve">adds code to copy the data of a memory block </w:t>
      </w:r>
      <w:r w:rsidR="0066115E" w:rsidRPr="00903DBA">
        <w:rPr>
          <w:highlight w:val="white"/>
        </w:rPr>
        <w:t>between two memory addresses.</w:t>
      </w:r>
    </w:p>
    <w:p w14:paraId="1A5CE430" w14:textId="77777777" w:rsidR="00B74A96" w:rsidRPr="00903DBA" w:rsidRDefault="00B74A96" w:rsidP="00B74A96">
      <w:pPr>
        <w:pStyle w:val="Code"/>
        <w:rPr>
          <w:highlight w:val="white"/>
        </w:rPr>
      </w:pPr>
      <w:r w:rsidRPr="00903DBA">
        <w:rPr>
          <w:highlight w:val="white"/>
        </w:rPr>
        <w:t xml:space="preserve">    private void MemoryCopyInit(Symbol targetSymbol, Symbol sourceSymbol) {</w:t>
      </w:r>
    </w:p>
    <w:p w14:paraId="78AAB8FC" w14:textId="77777777" w:rsidR="00B74A96" w:rsidRPr="00903DBA" w:rsidRDefault="00B74A96" w:rsidP="00B74A96">
      <w:pPr>
        <w:pStyle w:val="Code"/>
        <w:rPr>
          <w:highlight w:val="white"/>
        </w:rPr>
      </w:pPr>
      <w:r w:rsidRPr="00903DBA">
        <w:rPr>
          <w:highlight w:val="white"/>
        </w:rPr>
        <w:t xml:space="preserve">      m_targetAddressTrack = LoadAddressToRegister(targetSymbol);</w:t>
      </w:r>
    </w:p>
    <w:p w14:paraId="48879A8D" w14:textId="77777777" w:rsidR="00B74A96" w:rsidRPr="00903DBA" w:rsidRDefault="00B74A96" w:rsidP="00B74A96">
      <w:pPr>
        <w:pStyle w:val="Code"/>
        <w:rPr>
          <w:highlight w:val="white"/>
        </w:rPr>
      </w:pPr>
      <w:r w:rsidRPr="00903DBA">
        <w:rPr>
          <w:highlight w:val="white"/>
        </w:rPr>
        <w:t xml:space="preserve">      m_sourceAddressTrack = LoadAddressToRegister(sourceSymbol);</w:t>
      </w:r>
    </w:p>
    <w:p w14:paraId="68AF08EF" w14:textId="20A5D6F1" w:rsidR="00C31A0F" w:rsidRPr="00903DBA" w:rsidRDefault="006E5A4D" w:rsidP="006E5A4D">
      <w:pPr>
        <w:rPr>
          <w:highlight w:val="white"/>
        </w:rPr>
      </w:pPr>
      <w:r w:rsidRPr="00903DBA">
        <w:rPr>
          <w:highlight w:val="white"/>
        </w:rPr>
        <w:t xml:space="preserve">We create tracks for the </w:t>
      </w:r>
      <w:r w:rsidR="00C31A0F" w:rsidRPr="00903DBA">
        <w:rPr>
          <w:highlight w:val="white"/>
        </w:rPr>
        <w:t xml:space="preserve">register to </w:t>
      </w:r>
      <w:r w:rsidRPr="00903DBA">
        <w:rPr>
          <w:highlight w:val="white"/>
        </w:rPr>
        <w:t>count of the data block and</w:t>
      </w:r>
      <w:r w:rsidR="00C31A0F" w:rsidRPr="00903DBA">
        <w:rPr>
          <w:highlight w:val="white"/>
        </w:rPr>
        <w:t xml:space="preserve"> the value being copied. If the size of the </w:t>
      </w:r>
      <w:r w:rsidR="00F85D1B" w:rsidRPr="00903DBA">
        <w:rPr>
          <w:highlight w:val="white"/>
        </w:rPr>
        <w:t>data</w:t>
      </w:r>
      <w:r w:rsidR="00C31A0F" w:rsidRPr="00903DBA">
        <w:rPr>
          <w:highlight w:val="white"/>
        </w:rPr>
        <w:t xml:space="preserve"> block is less than 256</w:t>
      </w:r>
      <w:r w:rsidR="00F3192C" w:rsidRPr="00903DBA">
        <w:rPr>
          <w:highlight w:val="white"/>
        </w:rPr>
        <w:t>, we use the character types (</w:t>
      </w:r>
      <w:r w:rsidR="00B95009" w:rsidRPr="00903DBA">
        <w:rPr>
          <w:highlight w:val="white"/>
        </w:rPr>
        <w:t>one</w:t>
      </w:r>
      <w:r w:rsidR="00F3192C" w:rsidRPr="00903DBA">
        <w:rPr>
          <w:highlight w:val="white"/>
        </w:rPr>
        <w:t xml:space="preserve"> byte)</w:t>
      </w:r>
      <w:r w:rsidR="002E5628" w:rsidRPr="00903DBA">
        <w:rPr>
          <w:highlight w:val="white"/>
        </w:rPr>
        <w:t xml:space="preserve"> for the count register, otherwise we use the integer type (</w:t>
      </w:r>
      <w:r w:rsidR="00C54051" w:rsidRPr="00903DBA">
        <w:rPr>
          <w:highlight w:val="white"/>
        </w:rPr>
        <w:t>four bytes for Linux, two bytes for Windows</w:t>
      </w:r>
      <w:r w:rsidR="002E5628" w:rsidRPr="00903DBA">
        <w:rPr>
          <w:highlight w:val="white"/>
        </w:rPr>
        <w:t>)</w:t>
      </w:r>
      <w:r w:rsidR="00C54051" w:rsidRPr="00903DBA">
        <w:rPr>
          <w:highlight w:val="white"/>
        </w:rPr>
        <w:t>.</w:t>
      </w:r>
    </w:p>
    <w:p w14:paraId="5FBDE852" w14:textId="77777777" w:rsidR="00B74A96" w:rsidRPr="00903DBA" w:rsidRDefault="00B74A96" w:rsidP="00B74A96">
      <w:pPr>
        <w:pStyle w:val="Code"/>
        <w:rPr>
          <w:highlight w:val="white"/>
        </w:rPr>
      </w:pPr>
      <w:r w:rsidRPr="00903DBA">
        <w:rPr>
          <w:highlight w:val="white"/>
        </w:rPr>
        <w:t xml:space="preserve">      int size = sourceSymbol.Type.Size();</w:t>
      </w:r>
    </w:p>
    <w:p w14:paraId="138675BF" w14:textId="77777777" w:rsidR="00B74A96" w:rsidRPr="00903DBA" w:rsidRDefault="00B74A96" w:rsidP="00B74A96">
      <w:pPr>
        <w:pStyle w:val="Code"/>
        <w:rPr>
          <w:highlight w:val="white"/>
        </w:rPr>
      </w:pPr>
      <w:r w:rsidRPr="00903DBA">
        <w:rPr>
          <w:highlight w:val="white"/>
        </w:rPr>
        <w:t xml:space="preserve">      Type countType = (size &lt; 256) ? Type.UnsignedCharType</w:t>
      </w:r>
    </w:p>
    <w:p w14:paraId="285FDFB4" w14:textId="77777777" w:rsidR="00B74A96" w:rsidRPr="00903DBA" w:rsidRDefault="00B74A96" w:rsidP="00B74A96">
      <w:pPr>
        <w:pStyle w:val="Code"/>
        <w:rPr>
          <w:highlight w:val="white"/>
        </w:rPr>
      </w:pPr>
      <w:r w:rsidRPr="00903DBA">
        <w:rPr>
          <w:highlight w:val="white"/>
        </w:rPr>
        <w:t xml:space="preserve">                                    : Type.UnsignedIntegerType;</w:t>
      </w:r>
    </w:p>
    <w:p w14:paraId="4B9E16A9" w14:textId="758092F8" w:rsidR="00BB5595" w:rsidRPr="00903DBA" w:rsidRDefault="00F85D1B" w:rsidP="00F85D1B">
      <w:pPr>
        <w:rPr>
          <w:highlight w:val="white"/>
        </w:rPr>
      </w:pPr>
      <w:r w:rsidRPr="00903DBA">
        <w:rPr>
          <w:highlight w:val="white"/>
        </w:rPr>
        <w:t>We start by loading the size of the data block into the count register, the loop continues until it reaches zero.</w:t>
      </w:r>
    </w:p>
    <w:p w14:paraId="4983C787" w14:textId="77777777" w:rsidR="00B74A96" w:rsidRPr="00903DBA" w:rsidRDefault="00B74A96" w:rsidP="00B74A96">
      <w:pPr>
        <w:pStyle w:val="Code"/>
        <w:rPr>
          <w:highlight w:val="white"/>
        </w:rPr>
      </w:pPr>
      <w:r w:rsidRPr="00903DBA">
        <w:rPr>
          <w:highlight w:val="white"/>
        </w:rPr>
        <w:t xml:space="preserve">      m_countTrack = new Track(countType);</w:t>
      </w:r>
    </w:p>
    <w:p w14:paraId="5F8A5491" w14:textId="19430384" w:rsidR="00B74A96" w:rsidRPr="00903DBA" w:rsidRDefault="00B74A96" w:rsidP="00B74A96">
      <w:pPr>
        <w:pStyle w:val="Code"/>
        <w:rPr>
          <w:highlight w:val="white"/>
        </w:rPr>
      </w:pPr>
      <w:r w:rsidRPr="00903DBA">
        <w:rPr>
          <w:highlight w:val="white"/>
        </w:rPr>
        <w:t xml:space="preserve">      AddAssemblyCode(AssemblyOperator.mov, m_countTrack, (BigInteger) size);</w:t>
      </w:r>
    </w:p>
    <w:p w14:paraId="3AEA93A1" w14:textId="27367B58" w:rsidR="00B74A96" w:rsidRPr="00903DBA" w:rsidRDefault="00B74A96" w:rsidP="00B74A96">
      <w:pPr>
        <w:pStyle w:val="Code"/>
        <w:rPr>
          <w:highlight w:val="white"/>
        </w:rPr>
      </w:pPr>
      <w:r w:rsidRPr="00903DBA">
        <w:rPr>
          <w:highlight w:val="white"/>
        </w:rPr>
        <w:t xml:space="preserve">    }</w:t>
      </w:r>
    </w:p>
    <w:p w14:paraId="35DD98A3" w14:textId="3D321116" w:rsidR="00F85D1B" w:rsidRPr="00903DBA" w:rsidRDefault="00F46C23" w:rsidP="00F46C23">
      <w:pPr>
        <w:rPr>
          <w:highlight w:val="white"/>
        </w:rPr>
      </w:pPr>
      <w:r w:rsidRPr="00903DBA">
        <w:rPr>
          <w:highlight w:val="white"/>
        </w:rPr>
        <w:t xml:space="preserve">Then the loop begins, we use a label that is unique in the assembly file with the </w:t>
      </w:r>
      <w:r w:rsidRPr="00903DBA">
        <w:rPr>
          <w:rStyle w:val="KeyWord0"/>
          <w:highlight w:val="white"/>
        </w:rPr>
        <w:t>m_labelCount</w:t>
      </w:r>
      <w:r w:rsidRPr="00903DBA">
        <w:rPr>
          <w:highlight w:val="white"/>
        </w:rPr>
        <w:t xml:space="preserve"> field.</w:t>
      </w:r>
    </w:p>
    <w:p w14:paraId="1858F134" w14:textId="3CC27E3F" w:rsidR="00B74A96" w:rsidRPr="00903DBA" w:rsidRDefault="00B74A96" w:rsidP="00972775">
      <w:pPr>
        <w:pStyle w:val="Code"/>
        <w:rPr>
          <w:highlight w:val="white"/>
        </w:rPr>
      </w:pPr>
      <w:r w:rsidRPr="00903DBA">
        <w:rPr>
          <w:highlight w:val="white"/>
        </w:rPr>
        <w:t xml:space="preserve">    private void MemoryCopyLoop(int middleIndex) {</w:t>
      </w:r>
    </w:p>
    <w:p w14:paraId="34CD91A1" w14:textId="77777777" w:rsidR="00972775" w:rsidRPr="00903DBA" w:rsidRDefault="00972775" w:rsidP="00972775">
      <w:pPr>
        <w:pStyle w:val="Code"/>
        <w:rPr>
          <w:highlight w:val="white"/>
        </w:rPr>
      </w:pPr>
      <w:r w:rsidRPr="00903DBA">
        <w:rPr>
          <w:highlight w:val="white"/>
        </w:rPr>
        <w:t xml:space="preserve">      Track valueTrack = new Track(Type.UnsignedCharType);</w:t>
      </w:r>
    </w:p>
    <w:p w14:paraId="28DA07E3" w14:textId="2D12BABD" w:rsidR="006E5A84" w:rsidRPr="00903DBA" w:rsidRDefault="006E5A84" w:rsidP="006E5A84">
      <w:pPr>
        <w:rPr>
          <w:highlight w:val="white"/>
        </w:rPr>
      </w:pPr>
      <w:r w:rsidRPr="00903DBA">
        <w:rPr>
          <w:highlight w:val="white"/>
        </w:rPr>
        <w:t>We move a value from the source address to the target address.</w:t>
      </w:r>
    </w:p>
    <w:p w14:paraId="0BC19384" w14:textId="77777777" w:rsidR="00972775" w:rsidRPr="00903DBA" w:rsidRDefault="00972775" w:rsidP="00972775">
      <w:pPr>
        <w:pStyle w:val="Code"/>
        <w:rPr>
          <w:highlight w:val="white"/>
        </w:rPr>
      </w:pPr>
      <w:r w:rsidRPr="00903DBA">
        <w:rPr>
          <w:highlight w:val="white"/>
        </w:rPr>
        <w:t xml:space="preserve">      AddAssemblyCode(AssemblyOperator.mov, valueTrack,</w:t>
      </w:r>
    </w:p>
    <w:p w14:paraId="1C44D312" w14:textId="77777777" w:rsidR="00972775" w:rsidRPr="00903DBA" w:rsidRDefault="00972775" w:rsidP="00972775">
      <w:pPr>
        <w:pStyle w:val="Code"/>
        <w:rPr>
          <w:highlight w:val="white"/>
        </w:rPr>
      </w:pPr>
      <w:r w:rsidRPr="00903DBA">
        <w:rPr>
          <w:highlight w:val="white"/>
        </w:rPr>
        <w:t xml:space="preserve">                      m_sourceAddressTrack, 0);</w:t>
      </w:r>
    </w:p>
    <w:p w14:paraId="17622226" w14:textId="77777777" w:rsidR="00972775" w:rsidRPr="00903DBA" w:rsidRDefault="00972775" w:rsidP="00972775">
      <w:pPr>
        <w:pStyle w:val="Code"/>
        <w:rPr>
          <w:highlight w:val="white"/>
        </w:rPr>
      </w:pPr>
      <w:r w:rsidRPr="00903DBA">
        <w:rPr>
          <w:highlight w:val="white"/>
        </w:rPr>
        <w:lastRenderedPageBreak/>
        <w:t xml:space="preserve">      AddAssemblyCode(AssemblyOperator.mov, m_targetAddressTrack,</w:t>
      </w:r>
    </w:p>
    <w:p w14:paraId="2AC4BFA8" w14:textId="77777777" w:rsidR="00972775" w:rsidRPr="00903DBA" w:rsidRDefault="00972775" w:rsidP="00972775">
      <w:pPr>
        <w:pStyle w:val="Code"/>
        <w:rPr>
          <w:highlight w:val="white"/>
        </w:rPr>
      </w:pPr>
      <w:r w:rsidRPr="00903DBA">
        <w:rPr>
          <w:highlight w:val="white"/>
        </w:rPr>
        <w:t xml:space="preserve">                      0, valueTrack);</w:t>
      </w:r>
    </w:p>
    <w:p w14:paraId="0E6756EE" w14:textId="5A34F743" w:rsidR="006E5A84" w:rsidRPr="00903DBA" w:rsidRDefault="006E5A84" w:rsidP="006E5A84">
      <w:pPr>
        <w:rPr>
          <w:highlight w:val="white"/>
        </w:rPr>
      </w:pPr>
      <w:r w:rsidRPr="00903DBA">
        <w:rPr>
          <w:highlight w:val="white"/>
        </w:rPr>
        <w:t>We increment the source and target address.</w:t>
      </w:r>
    </w:p>
    <w:p w14:paraId="26EC1924" w14:textId="77777777" w:rsidR="00972775" w:rsidRPr="00903DBA" w:rsidRDefault="00972775" w:rsidP="00972775">
      <w:pPr>
        <w:pStyle w:val="Code"/>
        <w:rPr>
          <w:highlight w:val="white"/>
        </w:rPr>
      </w:pPr>
      <w:r w:rsidRPr="00903DBA">
        <w:rPr>
          <w:highlight w:val="white"/>
        </w:rPr>
        <w:t xml:space="preserve">      AddAssemblyCode(AssemblyOperator.inc, m_sourceAddressTrack);</w:t>
      </w:r>
    </w:p>
    <w:p w14:paraId="4A8D40CF" w14:textId="77777777" w:rsidR="00972775" w:rsidRPr="00903DBA" w:rsidRDefault="00972775" w:rsidP="00972775">
      <w:pPr>
        <w:pStyle w:val="Code"/>
        <w:rPr>
          <w:highlight w:val="white"/>
        </w:rPr>
      </w:pPr>
      <w:r w:rsidRPr="00903DBA">
        <w:rPr>
          <w:highlight w:val="white"/>
        </w:rPr>
        <w:t xml:space="preserve">      AddAssemblyCode(AssemblyOperator.inc, m_targetAddressTrack);</w:t>
      </w:r>
    </w:p>
    <w:p w14:paraId="1114B381" w14:textId="2C498945" w:rsidR="006E5A84" w:rsidRPr="00903DBA" w:rsidRDefault="006E5A84" w:rsidP="006E5A84">
      <w:pPr>
        <w:rPr>
          <w:highlight w:val="white"/>
        </w:rPr>
      </w:pPr>
      <w:r w:rsidRPr="00903DBA">
        <w:rPr>
          <w:highlight w:val="white"/>
        </w:rPr>
        <w:t>We decrement the count register.</w:t>
      </w:r>
    </w:p>
    <w:p w14:paraId="3B22D776" w14:textId="77777777" w:rsidR="00972775" w:rsidRPr="00903DBA" w:rsidRDefault="00972775" w:rsidP="00972775">
      <w:pPr>
        <w:pStyle w:val="Code"/>
        <w:rPr>
          <w:highlight w:val="white"/>
        </w:rPr>
      </w:pPr>
      <w:r w:rsidRPr="00903DBA">
        <w:rPr>
          <w:highlight w:val="white"/>
        </w:rPr>
        <w:t xml:space="preserve">      AddAssemblyCode(AssemblyOperator.dec, m_countTrack);</w:t>
      </w:r>
    </w:p>
    <w:p w14:paraId="276D3BAF" w14:textId="27DC3896" w:rsidR="006E5A84" w:rsidRPr="00903DBA" w:rsidRDefault="006E5A84" w:rsidP="006E5A84">
      <w:pPr>
        <w:rPr>
          <w:highlight w:val="white"/>
        </w:rPr>
      </w:pPr>
      <w:r w:rsidRPr="00903DBA">
        <w:rPr>
          <w:highlight w:val="white"/>
        </w:rPr>
        <w:t xml:space="preserve">If the count register does not </w:t>
      </w:r>
      <w:r w:rsidR="00995B7B" w:rsidRPr="00903DBA">
        <w:rPr>
          <w:highlight w:val="white"/>
        </w:rPr>
        <w:t>equal</w:t>
      </w:r>
      <w:r w:rsidRPr="00903DBA">
        <w:rPr>
          <w:highlight w:val="white"/>
        </w:rPr>
        <w:t xml:space="preserve"> zero, we jump to the label.</w:t>
      </w:r>
      <w:r w:rsidR="00775434" w:rsidRPr="00903DBA">
        <w:rPr>
          <w:highlight w:val="white"/>
        </w:rPr>
        <w:t xml:space="preserve"> If it does equal zero, the copy process is done.</w:t>
      </w:r>
    </w:p>
    <w:p w14:paraId="255C2932" w14:textId="77777777" w:rsidR="00972775" w:rsidRPr="00903DBA" w:rsidRDefault="00972775" w:rsidP="00972775">
      <w:pPr>
        <w:pStyle w:val="Code"/>
        <w:rPr>
          <w:highlight w:val="white"/>
        </w:rPr>
      </w:pPr>
      <w:r w:rsidRPr="00903DBA">
        <w:rPr>
          <w:highlight w:val="white"/>
        </w:rPr>
        <w:t xml:space="preserve">      AddAssemblyCode(AssemblyOperator.cmp, m_countTrack, BigInteger.Zero);</w:t>
      </w:r>
    </w:p>
    <w:p w14:paraId="5BA51EBB" w14:textId="5774A2B3" w:rsidR="00972775" w:rsidRPr="00903DBA" w:rsidRDefault="00972775" w:rsidP="00972775">
      <w:pPr>
        <w:pStyle w:val="Code"/>
        <w:rPr>
          <w:highlight w:val="white"/>
        </w:rPr>
      </w:pPr>
      <w:r w:rsidRPr="00903DBA">
        <w:rPr>
          <w:highlight w:val="white"/>
        </w:rPr>
        <w:t xml:space="preserve">      AddAssemblyCode(AssemblyOperator.jne, null, null, middleIndex);</w:t>
      </w:r>
    </w:p>
    <w:p w14:paraId="3092A271" w14:textId="0BF2061A" w:rsidR="00972775" w:rsidRPr="00903DBA" w:rsidRDefault="00972775" w:rsidP="00972775">
      <w:pPr>
        <w:pStyle w:val="Code"/>
        <w:rPr>
          <w:highlight w:val="white"/>
        </w:rPr>
      </w:pPr>
      <w:r w:rsidRPr="00903DBA">
        <w:rPr>
          <w:highlight w:val="white"/>
        </w:rPr>
        <w:t xml:space="preserve">    }</w:t>
      </w:r>
    </w:p>
    <w:p w14:paraId="6A2742AC" w14:textId="01BDF9E0" w:rsidR="00D935A0" w:rsidRPr="00903DBA" w:rsidRDefault="00CC29C4" w:rsidP="00B84658">
      <w:pPr>
        <w:pStyle w:val="Rubrik3"/>
        <w:rPr>
          <w:highlight w:val="white"/>
        </w:rPr>
      </w:pPr>
      <w:bookmarkStart w:id="466" w:name="_Toc57656103"/>
      <w:r w:rsidRPr="00903DBA">
        <w:rPr>
          <w:highlight w:val="white"/>
        </w:rPr>
        <w:t>Initialization Code</w:t>
      </w:r>
      <w:bookmarkEnd w:id="466"/>
    </w:p>
    <w:p w14:paraId="4A5AAFA6" w14:textId="25902DA4" w:rsidR="001C492E" w:rsidRPr="00903DBA" w:rsidRDefault="00510899" w:rsidP="00B70491">
      <w:pPr>
        <w:rPr>
          <w:highlight w:val="white"/>
        </w:rPr>
      </w:pPr>
      <w:r w:rsidRPr="00903DBA">
        <w:rPr>
          <w:highlight w:val="white"/>
        </w:rPr>
        <w:t>The initialization of data blocks differs between the Linux and Windows environment.</w:t>
      </w:r>
      <w:r w:rsidR="00995B7B" w:rsidRPr="00903DBA">
        <w:rPr>
          <w:highlight w:val="white"/>
        </w:rPr>
        <w:t xml:space="preserve"> In this section we look into the Linux environment</w:t>
      </w:r>
      <w:r w:rsidR="00BA5FFA" w:rsidRPr="00903DBA">
        <w:rPr>
          <w:highlight w:val="white"/>
        </w:rPr>
        <w:t>, t</w:t>
      </w:r>
      <w:r w:rsidR="00995B7B" w:rsidRPr="00903DBA">
        <w:rPr>
          <w:highlight w:val="white"/>
        </w:rPr>
        <w:t xml:space="preserve">he Windows environment is described in </w:t>
      </w:r>
      <w:r w:rsidR="00BA5FFA" w:rsidRPr="00903DBA">
        <w:rPr>
          <w:highlight w:val="white"/>
        </w:rPr>
        <w:t>C</w:t>
      </w:r>
      <w:r w:rsidR="00FB0A98" w:rsidRPr="00903DBA">
        <w:rPr>
          <w:highlight w:val="white"/>
        </w:rPr>
        <w:t>hapter</w:t>
      </w:r>
      <w:r w:rsidR="00995B7B" w:rsidRPr="00903DBA">
        <w:rPr>
          <w:highlight w:val="white"/>
        </w:rPr>
        <w:t xml:space="preserve"> </w:t>
      </w:r>
      <w:r w:rsidR="00076546" w:rsidRPr="00903DBA">
        <w:fldChar w:fldCharType="begin"/>
      </w:r>
      <w:r w:rsidR="00076546" w:rsidRPr="00903DBA">
        <w:instrText xml:space="preserve"> REF _Ref54009755 \r \h </w:instrText>
      </w:r>
      <w:r w:rsidR="00076546" w:rsidRPr="00903DBA">
        <w:fldChar w:fldCharType="separate"/>
      </w:r>
      <w:r w:rsidR="005F7BC3" w:rsidRPr="00903DBA">
        <w:t>12</w:t>
      </w:r>
      <w:r w:rsidR="00076546" w:rsidRPr="00903DBA">
        <w:fldChar w:fldCharType="end"/>
      </w:r>
      <w:r w:rsidR="00995B7B" w:rsidRPr="00903DBA">
        <w:rPr>
          <w:highlight w:val="white"/>
        </w:rPr>
        <w:t>.</w:t>
      </w:r>
    </w:p>
    <w:p w14:paraId="4FCC748A" w14:textId="696A3127" w:rsidR="00B84346" w:rsidRPr="00903DBA" w:rsidRDefault="001C492E" w:rsidP="001C492E">
      <w:pPr>
        <w:pStyle w:val="CodeHeader"/>
        <w:rPr>
          <w:highlight w:val="white"/>
        </w:rPr>
      </w:pPr>
      <w:r w:rsidRPr="00903DBA">
        <w:rPr>
          <w:highlight w:val="white"/>
        </w:rPr>
        <w:t>AssemblyCodeGenerator.cs</w:t>
      </w:r>
    </w:p>
    <w:p w14:paraId="7AE9206A" w14:textId="0816FAD4" w:rsidR="00BA61C9" w:rsidRPr="00903DBA" w:rsidRDefault="00BA61C9" w:rsidP="00BA61C9">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5C8D8841" w14:textId="77777777" w:rsidR="00BA61C9" w:rsidRPr="00903DBA" w:rsidRDefault="00BA61C9" w:rsidP="00BA61C9">
      <w:pPr>
        <w:pStyle w:val="Code"/>
        <w:rPr>
          <w:highlight w:val="white"/>
        </w:rPr>
      </w:pPr>
      <w:r w:rsidRPr="00903DBA">
        <w:rPr>
          <w:highlight w:val="white"/>
        </w:rPr>
        <w:t xml:space="preserve">      List&lt;AssemblyCode&gt; assemblyCodeList = new List&lt;AssemblyCode&gt;();</w:t>
      </w:r>
    </w:p>
    <w:p w14:paraId="1476F554" w14:textId="77777777" w:rsidR="0024310F" w:rsidRPr="00903DBA" w:rsidRDefault="0024310F" w:rsidP="0024310F">
      <w:pPr>
        <w:pStyle w:val="Code"/>
        <w:rPr>
          <w:highlight w:val="white"/>
        </w:rPr>
      </w:pPr>
      <w:r w:rsidRPr="00903DBA">
        <w:rPr>
          <w:highlight w:val="white"/>
        </w:rPr>
        <w:t xml:space="preserve">      AddAssemblyCode(assemblyCodeList, AssemblyOperator.label, "_start");</w:t>
      </w:r>
    </w:p>
    <w:p w14:paraId="3CB1084B"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6E98078D" w14:textId="77777777" w:rsidR="00BA61C9" w:rsidRPr="00903DBA" w:rsidRDefault="00BA61C9" w:rsidP="00BA61C9">
      <w:pPr>
        <w:pStyle w:val="Code"/>
        <w:rPr>
          <w:highlight w:val="white"/>
        </w:rPr>
      </w:pPr>
      <w:r w:rsidRPr="00903DBA">
        <w:rPr>
          <w:highlight w:val="white"/>
        </w:rPr>
        <w:t xml:space="preserve">                      "Initializerialize Stack Pointer");</w:t>
      </w:r>
    </w:p>
    <w:p w14:paraId="5966920D" w14:textId="4EC97234" w:rsidR="00BA61C9" w:rsidRPr="00903DBA" w:rsidRDefault="00FB433F" w:rsidP="00FB433F">
      <w:pPr>
        <w:rPr>
          <w:highlight w:val="white"/>
        </w:rPr>
      </w:pPr>
      <w:r w:rsidRPr="00903DBA">
        <w:rPr>
          <w:highlight w:val="white"/>
        </w:rPr>
        <w:t xml:space="preserve">We begin by </w:t>
      </w:r>
      <w:r w:rsidR="007C21DA" w:rsidRPr="00903DBA">
        <w:rPr>
          <w:highlight w:val="white"/>
        </w:rPr>
        <w:t>initializ</w:t>
      </w:r>
      <w:r w:rsidR="00F12254" w:rsidRPr="00903DBA">
        <w:rPr>
          <w:highlight w:val="white"/>
        </w:rPr>
        <w:t>e</w:t>
      </w:r>
      <w:r w:rsidRPr="00903DBA">
        <w:rPr>
          <w:highlight w:val="white"/>
        </w:rPr>
        <w:t xml:space="preserve"> the frame pointer</w:t>
      </w:r>
      <w:r w:rsidR="007C21DA" w:rsidRPr="00903DBA">
        <w:rPr>
          <w:highlight w:val="white"/>
        </w:rPr>
        <w:t>. It set to the address of the stack</w:t>
      </w:r>
      <w:r w:rsidR="00F12254" w:rsidRPr="00903DBA">
        <w:rPr>
          <w:highlight w:val="white"/>
        </w:rPr>
        <w:t>, which is the address directly after the code and static data. We do not need to set the ellipse pointer, since the main function is not elliptic.</w:t>
      </w:r>
    </w:p>
    <w:p w14:paraId="4EFDD0DE"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7A42ADCF" w14:textId="6E70DCAF" w:rsidR="00BA61C9" w:rsidRPr="00903DBA" w:rsidRDefault="00BA61C9" w:rsidP="00BA61C9">
      <w:pPr>
        <w:pStyle w:val="Code"/>
        <w:rPr>
          <w:highlight w:val="white"/>
        </w:rPr>
      </w:pPr>
      <w:r w:rsidRPr="00903DBA">
        <w:rPr>
          <w:highlight w:val="white"/>
        </w:rPr>
        <w:t xml:space="preserve">                      AssemblyCode.FrameRegister, Linker.</w:t>
      </w:r>
      <w:r w:rsidR="00601724" w:rsidRPr="00903DBA">
        <w:rPr>
          <w:highlight w:val="white"/>
        </w:rPr>
        <w:t>CallStackStart</w:t>
      </w:r>
      <w:r w:rsidRPr="00903DBA">
        <w:rPr>
          <w:highlight w:val="white"/>
        </w:rPr>
        <w:t>);</w:t>
      </w:r>
    </w:p>
    <w:p w14:paraId="6B12E43E" w14:textId="209DA3C8" w:rsidR="00BA61C9" w:rsidRPr="00903DBA" w:rsidRDefault="008A1E65" w:rsidP="002B05B1">
      <w:pPr>
        <w:rPr>
          <w:highlight w:val="white"/>
        </w:rPr>
      </w:pPr>
      <w:r w:rsidRPr="00903DBA">
        <w:rPr>
          <w:highlight w:val="white"/>
        </w:rPr>
        <w:t>We initialize the heap to 64 kilobytes (65536 bytes)</w:t>
      </w:r>
      <w:r w:rsidR="001627E4" w:rsidRPr="00903DBA">
        <w:rPr>
          <w:highlight w:val="white"/>
        </w:rPr>
        <w:t xml:space="preserve"> and set the heap pointer at address 65534 to zero, since the heap is empty at the beginning of the execution.</w:t>
      </w:r>
    </w:p>
    <w:p w14:paraId="4ECB1D14" w14:textId="77777777" w:rsidR="00BA61C9" w:rsidRPr="00903DBA" w:rsidRDefault="00BA61C9" w:rsidP="00BA61C9">
      <w:pPr>
        <w:pStyle w:val="Code"/>
        <w:rPr>
          <w:highlight w:val="white"/>
        </w:rPr>
      </w:pPr>
      <w:r w:rsidRPr="00903DBA">
        <w:rPr>
          <w:highlight w:val="white"/>
        </w:rPr>
        <w:t xml:space="preserve">      if (Start.Linux) {</w:t>
      </w:r>
    </w:p>
    <w:p w14:paraId="61275A29"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3DBAC530" w14:textId="77777777" w:rsidR="00BA61C9" w:rsidRPr="00903DBA" w:rsidRDefault="00BA61C9" w:rsidP="00BA61C9">
      <w:pPr>
        <w:pStyle w:val="Code"/>
        <w:rPr>
          <w:highlight w:val="white"/>
        </w:rPr>
      </w:pPr>
      <w:r w:rsidRPr="00903DBA">
        <w:rPr>
          <w:highlight w:val="white"/>
        </w:rPr>
        <w:t xml:space="preserve">                        "Initializerialize Heap Pointer");</w:t>
      </w:r>
    </w:p>
    <w:p w14:paraId="412BAAAA" w14:textId="77777777" w:rsidR="00BA61C9" w:rsidRPr="00903DBA" w:rsidRDefault="00BA61C9" w:rsidP="00BA61C9">
      <w:pPr>
        <w:pStyle w:val="Code"/>
        <w:rPr>
          <w:highlight w:val="white"/>
        </w:rPr>
      </w:pPr>
      <w:r w:rsidRPr="00903DBA">
        <w:rPr>
          <w:highlight w:val="white"/>
        </w:rPr>
        <w:t xml:space="preserve">        AddAssemblyCode(assemblyCodeList, AssemblyOperator.mov_dword,</w:t>
      </w:r>
    </w:p>
    <w:p w14:paraId="433F08A2" w14:textId="738AE76B"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643B16A0" w14:textId="625B455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w:t>
      </w:r>
    </w:p>
    <w:p w14:paraId="49DFE7EB" w14:textId="77777777" w:rsidR="00BA61C9" w:rsidRPr="00903DBA" w:rsidRDefault="00BA61C9" w:rsidP="00BA61C9">
      <w:pPr>
        <w:pStyle w:val="Code"/>
        <w:rPr>
          <w:highlight w:val="white"/>
        </w:rPr>
      </w:pPr>
      <w:r w:rsidRPr="00903DBA">
        <w:rPr>
          <w:highlight w:val="white"/>
        </w:rPr>
        <w:t xml:space="preserve">        AddAssemblyCode(assemblyCodeList, AssemblyOperator.add_dword,</w:t>
      </w:r>
    </w:p>
    <w:p w14:paraId="2DD0FC83" w14:textId="5E92D07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4573F4C6" w14:textId="5AA0E707" w:rsidR="00BA61C9" w:rsidRPr="00903DBA" w:rsidRDefault="00BA61C9" w:rsidP="00BA61C9">
      <w:pPr>
        <w:pStyle w:val="Code"/>
        <w:rPr>
          <w:highlight w:val="white"/>
        </w:rPr>
      </w:pPr>
      <w:r w:rsidRPr="00903DBA">
        <w:rPr>
          <w:highlight w:val="white"/>
        </w:rPr>
        <w:t xml:space="preserve">                        (BigInteger) 65534);</w:t>
      </w:r>
    </w:p>
    <w:p w14:paraId="69CBDA4C" w14:textId="78FC6EF7" w:rsidR="001627E4" w:rsidRPr="00903DBA" w:rsidRDefault="00E37FF7" w:rsidP="00E37FF7">
      <w:pPr>
        <w:rPr>
          <w:highlight w:val="white"/>
        </w:rPr>
      </w:pPr>
      <w:r w:rsidRPr="00903DBA">
        <w:rPr>
          <w:highlight w:val="white"/>
        </w:rPr>
        <w:t xml:space="preserve">We also need to </w:t>
      </w:r>
      <w:r w:rsidR="00FC07A4" w:rsidRPr="00903DBA">
        <w:rPr>
          <w:highlight w:val="white"/>
        </w:rPr>
        <w:t>initialize the floating-point unit control word so that floating point operations truncates.</w:t>
      </w:r>
    </w:p>
    <w:p w14:paraId="0C8218D7"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75FF9977" w14:textId="77777777" w:rsidR="00BA61C9" w:rsidRPr="00903DBA" w:rsidRDefault="00BA61C9" w:rsidP="00BA61C9">
      <w:pPr>
        <w:pStyle w:val="Code"/>
        <w:rPr>
          <w:highlight w:val="white"/>
        </w:rPr>
      </w:pPr>
      <w:r w:rsidRPr="00903DBA">
        <w:rPr>
          <w:highlight w:val="white"/>
        </w:rPr>
        <w:t xml:space="preserve">                        "Initializerialize FPU Control Word, truncate mode " +</w:t>
      </w:r>
    </w:p>
    <w:p w14:paraId="69AF4E42" w14:textId="77777777" w:rsidR="00BA61C9" w:rsidRPr="00903DBA" w:rsidRDefault="00BA61C9" w:rsidP="00BA61C9">
      <w:pPr>
        <w:pStyle w:val="Code"/>
        <w:rPr>
          <w:highlight w:val="white"/>
        </w:rPr>
      </w:pPr>
      <w:r w:rsidRPr="00903DBA">
        <w:rPr>
          <w:highlight w:val="white"/>
        </w:rPr>
        <w:t xml:space="preserve">                        "=&gt; set bit 10 and 11.");</w:t>
      </w:r>
    </w:p>
    <w:p w14:paraId="055A26B4" w14:textId="77777777" w:rsidR="00BA61C9" w:rsidRPr="00903DBA" w:rsidRDefault="00BA61C9" w:rsidP="00BA61C9">
      <w:pPr>
        <w:pStyle w:val="Code"/>
        <w:rPr>
          <w:highlight w:val="white"/>
        </w:rPr>
      </w:pPr>
      <w:r w:rsidRPr="00903DBA">
        <w:rPr>
          <w:highlight w:val="white"/>
        </w:rPr>
        <w:t xml:space="preserve">        AddAssemblyCode(assemblyCodeList, AssemblyOperator.fstcw,</w:t>
      </w:r>
    </w:p>
    <w:p w14:paraId="6E8B6A01" w14:textId="77777777" w:rsidR="00BA61C9" w:rsidRPr="00903DBA" w:rsidRDefault="00BA61C9" w:rsidP="00BA61C9">
      <w:pPr>
        <w:pStyle w:val="Code"/>
        <w:rPr>
          <w:highlight w:val="white"/>
        </w:rPr>
      </w:pPr>
      <w:r w:rsidRPr="00903DBA">
        <w:rPr>
          <w:highlight w:val="white"/>
        </w:rPr>
        <w:t xml:space="preserve">                        AssemblyCode.FrameRegister, 0);</w:t>
      </w:r>
    </w:p>
    <w:p w14:paraId="756EA56A" w14:textId="77777777" w:rsidR="00BA61C9" w:rsidRPr="00903DBA" w:rsidRDefault="00BA61C9" w:rsidP="00BA61C9">
      <w:pPr>
        <w:pStyle w:val="Code"/>
        <w:rPr>
          <w:highlight w:val="white"/>
        </w:rPr>
      </w:pPr>
      <w:r w:rsidRPr="00903DBA">
        <w:rPr>
          <w:highlight w:val="white"/>
        </w:rPr>
        <w:t xml:space="preserve">        AddAssemblyCode(assemblyCodeList, AssemblyOperator.or_word,</w:t>
      </w:r>
    </w:p>
    <w:p w14:paraId="30CCD9DB" w14:textId="77777777" w:rsidR="00BA61C9" w:rsidRPr="00903DBA" w:rsidRDefault="00BA61C9" w:rsidP="00BA61C9">
      <w:pPr>
        <w:pStyle w:val="Code"/>
        <w:rPr>
          <w:highlight w:val="white"/>
        </w:rPr>
      </w:pPr>
      <w:r w:rsidRPr="00903DBA">
        <w:rPr>
          <w:highlight w:val="white"/>
        </w:rPr>
        <w:t xml:space="preserve">                        AssemblyCode.FrameRegister, 0, (BigInteger) 0x0C00);</w:t>
      </w:r>
    </w:p>
    <w:p w14:paraId="3DCE7442" w14:textId="77777777" w:rsidR="00BA61C9" w:rsidRPr="00903DBA" w:rsidRDefault="00BA61C9" w:rsidP="00BA61C9">
      <w:pPr>
        <w:pStyle w:val="Code"/>
        <w:rPr>
          <w:highlight w:val="white"/>
        </w:rPr>
      </w:pPr>
      <w:r w:rsidRPr="00903DBA">
        <w:rPr>
          <w:highlight w:val="white"/>
        </w:rPr>
        <w:t xml:space="preserve">        AddAssemblyCode(assemblyCodeList, AssemblyOperator.fldcw,</w:t>
      </w:r>
    </w:p>
    <w:p w14:paraId="344EEFAE" w14:textId="77777777" w:rsidR="00BA61C9" w:rsidRPr="00903DBA" w:rsidRDefault="00BA61C9" w:rsidP="00BA61C9">
      <w:pPr>
        <w:pStyle w:val="Code"/>
        <w:rPr>
          <w:highlight w:val="white"/>
        </w:rPr>
      </w:pPr>
      <w:r w:rsidRPr="00903DBA">
        <w:rPr>
          <w:highlight w:val="white"/>
        </w:rPr>
        <w:t xml:space="preserve">                        AssemblyCode.FrameRegister, 0);</w:t>
      </w:r>
    </w:p>
    <w:p w14:paraId="534DA8AC" w14:textId="77777777" w:rsidR="00BA61C9" w:rsidRPr="00903DBA" w:rsidRDefault="00BA61C9" w:rsidP="00BA61C9">
      <w:pPr>
        <w:pStyle w:val="Code"/>
        <w:rPr>
          <w:highlight w:val="white"/>
        </w:rPr>
      </w:pPr>
      <w:r w:rsidRPr="00903DBA">
        <w:rPr>
          <w:highlight w:val="white"/>
        </w:rPr>
        <w:lastRenderedPageBreak/>
        <w:t xml:space="preserve">        AddAssemblyCode(assemblyCodeList, AssemblyOperator.mov,</w:t>
      </w:r>
    </w:p>
    <w:p w14:paraId="174A2222" w14:textId="5275873A" w:rsidR="008E3DC4"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654CACBE" w14:textId="76114030" w:rsidR="00BA61C9" w:rsidRPr="00903DBA" w:rsidRDefault="008E3DC4" w:rsidP="00BA61C9">
      <w:pPr>
        <w:pStyle w:val="Code"/>
        <w:rPr>
          <w:highlight w:val="white"/>
        </w:rPr>
      </w:pPr>
      <w:r w:rsidRPr="00903DBA">
        <w:rPr>
          <w:highlight w:val="white"/>
        </w:rPr>
        <w:t xml:space="preserve">                       </w:t>
      </w:r>
      <w:r w:rsidR="00BA61C9" w:rsidRPr="00903DBA">
        <w:rPr>
          <w:highlight w:val="white"/>
        </w:rPr>
        <w:t xml:space="preserve"> TypeSize.PointerSize);</w:t>
      </w:r>
    </w:p>
    <w:p w14:paraId="498BE232" w14:textId="77777777" w:rsidR="00BA61C9" w:rsidRPr="00903DBA" w:rsidRDefault="00BA61C9" w:rsidP="00BA61C9">
      <w:pPr>
        <w:pStyle w:val="Code"/>
        <w:rPr>
          <w:highlight w:val="white"/>
        </w:rPr>
      </w:pPr>
    </w:p>
    <w:p w14:paraId="16716498" w14:textId="77777777" w:rsidR="00BA61C9" w:rsidRPr="00903DBA" w:rsidRDefault="00BA61C9" w:rsidP="00BA61C9">
      <w:pPr>
        <w:pStyle w:val="Code"/>
        <w:rPr>
          <w:highlight w:val="white"/>
        </w:rPr>
      </w:pPr>
      <w:r w:rsidRPr="00903DBA">
        <w:rPr>
          <w:highlight w:val="white"/>
        </w:rPr>
        <w:t xml:space="preserve">        List&lt;string&gt; textList = new List&lt;string&gt;();</w:t>
      </w:r>
    </w:p>
    <w:p w14:paraId="6CD34263" w14:textId="77777777" w:rsidR="00742B96" w:rsidRPr="00903DBA" w:rsidRDefault="00742B96" w:rsidP="00742B96">
      <w:pPr>
        <w:pStyle w:val="Code"/>
        <w:rPr>
          <w:highlight w:val="white"/>
        </w:rPr>
      </w:pPr>
      <w:r w:rsidRPr="00903DBA">
        <w:rPr>
          <w:highlight w:val="white"/>
        </w:rPr>
        <w:t xml:space="preserve">        textList.Add("section .text");</w:t>
      </w:r>
    </w:p>
    <w:p w14:paraId="172CD930" w14:textId="77777777" w:rsidR="00BA61C9" w:rsidRPr="00903DBA" w:rsidRDefault="00BA61C9" w:rsidP="00BA61C9">
      <w:pPr>
        <w:pStyle w:val="Code"/>
        <w:rPr>
          <w:highlight w:val="white"/>
        </w:rPr>
      </w:pPr>
      <w:r w:rsidRPr="00903DBA">
        <w:rPr>
          <w:highlight w:val="white"/>
        </w:rPr>
        <w:t xml:space="preserve">        ISet&lt;string&gt; externSet = new HashSet&lt;string&gt;();</w:t>
      </w:r>
    </w:p>
    <w:p w14:paraId="2E94C23B" w14:textId="77777777" w:rsidR="00BA61C9" w:rsidRPr="00903DBA" w:rsidRDefault="00BA61C9" w:rsidP="00BA61C9">
      <w:pPr>
        <w:pStyle w:val="Code"/>
        <w:rPr>
          <w:highlight w:val="white"/>
        </w:rPr>
      </w:pPr>
      <w:r w:rsidRPr="00903DBA">
        <w:rPr>
          <w:highlight w:val="white"/>
        </w:rPr>
        <w:t xml:space="preserve">        AssemblyCodeGenerator.LinuxTextList(assemblyCodeList, textList,</w:t>
      </w:r>
    </w:p>
    <w:p w14:paraId="1BEC2954" w14:textId="77777777" w:rsidR="00BA61C9" w:rsidRPr="00903DBA" w:rsidRDefault="00BA61C9" w:rsidP="00BA61C9">
      <w:pPr>
        <w:pStyle w:val="Code"/>
        <w:rPr>
          <w:highlight w:val="white"/>
        </w:rPr>
      </w:pPr>
      <w:r w:rsidRPr="00903DBA">
        <w:rPr>
          <w:highlight w:val="white"/>
        </w:rPr>
        <w:t xml:space="preserve">                                            externSet);</w:t>
      </w:r>
    </w:p>
    <w:p w14:paraId="1BE18CDD" w14:textId="77777777" w:rsidR="000D3056" w:rsidRPr="00903DBA" w:rsidRDefault="00BA61C9" w:rsidP="00BA61C9">
      <w:pPr>
        <w:pStyle w:val="Code"/>
        <w:rPr>
          <w:highlight w:val="white"/>
        </w:rPr>
      </w:pPr>
      <w:r w:rsidRPr="00903DBA">
        <w:rPr>
          <w:highlight w:val="white"/>
        </w:rPr>
        <w:t xml:space="preserve">        SymbolTable.</w:t>
      </w:r>
      <w:r w:rsidR="000D3056" w:rsidRPr="00903DBA">
        <w:rPr>
          <w:highlight w:val="white"/>
        </w:rPr>
        <w:t>InitSymbol =</w:t>
      </w:r>
    </w:p>
    <w:p w14:paraId="1BE2DF0A" w14:textId="77777777" w:rsidR="000D3056" w:rsidRPr="00903DBA" w:rsidRDefault="000D3056" w:rsidP="00742B96">
      <w:pPr>
        <w:pStyle w:val="Code"/>
        <w:rPr>
          <w:highlight w:val="white"/>
        </w:rPr>
      </w:pPr>
      <w:r w:rsidRPr="00903DBA">
        <w:rPr>
          <w:highlight w:val="white"/>
        </w:rPr>
        <w:t xml:space="preserve">          </w:t>
      </w:r>
      <w:r w:rsidR="00BA61C9" w:rsidRPr="00903DBA">
        <w:rPr>
          <w:highlight w:val="white"/>
        </w:rPr>
        <w:t>new StaticSymbolLinux(AssemblyCodeGenerator.InitializerName,</w:t>
      </w:r>
    </w:p>
    <w:p w14:paraId="008A9EB3" w14:textId="145EF18D" w:rsidR="00BA61C9" w:rsidRPr="00903DBA" w:rsidRDefault="000D3056" w:rsidP="00742B96">
      <w:pPr>
        <w:pStyle w:val="Code"/>
        <w:rPr>
          <w:highlight w:val="white"/>
        </w:rPr>
      </w:pPr>
      <w:r w:rsidRPr="00903DBA">
        <w:rPr>
          <w:highlight w:val="white"/>
        </w:rPr>
        <w:t xml:space="preserve">                               </w:t>
      </w:r>
      <w:r w:rsidR="00BA61C9" w:rsidRPr="00903DBA">
        <w:rPr>
          <w:highlight w:val="white"/>
        </w:rPr>
        <w:t xml:space="preserve"> textList, externSet);</w:t>
      </w:r>
    </w:p>
    <w:p w14:paraId="60F6ED40" w14:textId="77777777" w:rsidR="00BA61C9" w:rsidRPr="00903DBA" w:rsidRDefault="00BA61C9" w:rsidP="00BA61C9">
      <w:pPr>
        <w:pStyle w:val="Code"/>
        <w:rPr>
          <w:highlight w:val="white"/>
        </w:rPr>
      </w:pPr>
      <w:r w:rsidRPr="00903DBA">
        <w:rPr>
          <w:highlight w:val="white"/>
        </w:rPr>
        <w:t xml:space="preserve">      }</w:t>
      </w:r>
    </w:p>
    <w:p w14:paraId="7BF8A13D" w14:textId="77777777" w:rsidR="00BA61C9" w:rsidRPr="00903DBA" w:rsidRDefault="00BA61C9" w:rsidP="00BA61C9">
      <w:pPr>
        <w:pStyle w:val="Code"/>
        <w:rPr>
          <w:highlight w:val="white"/>
        </w:rPr>
      </w:pPr>
    </w:p>
    <w:p w14:paraId="0C4EA988" w14:textId="04EF01F4" w:rsidR="00BA61C9" w:rsidRPr="00903DBA" w:rsidRDefault="00BA61C9" w:rsidP="00BA61C9">
      <w:pPr>
        <w:pStyle w:val="Code"/>
        <w:rPr>
          <w:highlight w:val="white"/>
        </w:rPr>
      </w:pPr>
      <w:r w:rsidRPr="00903DBA">
        <w:rPr>
          <w:highlight w:val="white"/>
        </w:rPr>
        <w:t xml:space="preserve">      if (Start.Windows) {</w:t>
      </w:r>
    </w:p>
    <w:p w14:paraId="602A9EF1" w14:textId="4DFE9F1C" w:rsidR="0041373F" w:rsidRPr="00903DBA" w:rsidRDefault="0041373F" w:rsidP="00BA61C9">
      <w:pPr>
        <w:pStyle w:val="Code"/>
        <w:rPr>
          <w:highlight w:val="white"/>
        </w:rPr>
      </w:pPr>
      <w:r w:rsidRPr="00903DBA">
        <w:rPr>
          <w:highlight w:val="white"/>
        </w:rPr>
        <w:t xml:space="preserve">        // ...</w:t>
      </w:r>
    </w:p>
    <w:p w14:paraId="3C4ECA5D" w14:textId="77777777" w:rsidR="00BA61C9" w:rsidRPr="00903DBA" w:rsidRDefault="00BA61C9" w:rsidP="00BA61C9">
      <w:pPr>
        <w:pStyle w:val="Code"/>
        <w:rPr>
          <w:highlight w:val="white"/>
        </w:rPr>
      </w:pPr>
      <w:r w:rsidRPr="00903DBA">
        <w:rPr>
          <w:highlight w:val="white"/>
        </w:rPr>
        <w:t xml:space="preserve">      }</w:t>
      </w:r>
    </w:p>
    <w:p w14:paraId="35B63092" w14:textId="77777777" w:rsidR="00BA61C9" w:rsidRPr="00903DBA" w:rsidRDefault="00BA61C9" w:rsidP="00BA61C9">
      <w:pPr>
        <w:pStyle w:val="Code"/>
        <w:rPr>
          <w:highlight w:val="white"/>
        </w:rPr>
      </w:pPr>
      <w:r w:rsidRPr="00903DBA">
        <w:rPr>
          <w:highlight w:val="white"/>
        </w:rPr>
        <w:t xml:space="preserve">    }</w:t>
      </w:r>
    </w:p>
    <w:p w14:paraId="2C64163B" w14:textId="2D177E88" w:rsidR="00D935A0" w:rsidRPr="00903DBA" w:rsidRDefault="00B84658" w:rsidP="00B84658">
      <w:pPr>
        <w:pStyle w:val="Rubrik3"/>
        <w:rPr>
          <w:highlight w:val="white"/>
        </w:rPr>
      </w:pPr>
      <w:bookmarkStart w:id="467" w:name="_Toc57656104"/>
      <w:r w:rsidRPr="00903DBA">
        <w:rPr>
          <w:highlight w:val="white"/>
        </w:rPr>
        <w:t>Command Line Arguments</w:t>
      </w:r>
      <w:bookmarkEnd w:id="467"/>
    </w:p>
    <w:p w14:paraId="55A537A4" w14:textId="77777777" w:rsidR="00B70491" w:rsidRPr="00903DBA" w:rsidRDefault="00B70491" w:rsidP="00B70491">
      <w:pPr>
        <w:rPr>
          <w:highlight w:val="white"/>
        </w:rPr>
      </w:pPr>
      <w:r w:rsidRPr="00903DBA">
        <w:rPr>
          <w:highlight w:val="white"/>
        </w:rPr>
        <w:t xml:space="preserve">Assuming that the </w:t>
      </w:r>
      <w:r w:rsidRPr="00903DBA">
        <w:rPr>
          <w:rStyle w:val="KeyWord0"/>
          <w:highlight w:val="white"/>
        </w:rPr>
        <w:t>main</w:t>
      </w:r>
      <w:r w:rsidRPr="00903DBA">
        <w:rPr>
          <w:highlight w:val="white"/>
        </w:rPr>
        <w:t xml:space="preserve"> function is declared as </w:t>
      </w:r>
      <w:r w:rsidRPr="00903DBA">
        <w:rPr>
          <w:rStyle w:val="KeyWord0"/>
          <w:highlight w:val="white"/>
        </w:rPr>
        <w:t>void main(int argc, char* argv[]);</w:t>
      </w:r>
      <w:r w:rsidRPr="00903DBA">
        <w:rPr>
          <w:highlight w:val="white"/>
        </w:rPr>
        <w:t xml:space="preserve"> and that we start the execution with the command line </w:t>
      </w:r>
      <w:r w:rsidRPr="00903DBA">
        <w:rPr>
          <w:rStyle w:val="KeyWord0"/>
          <w:highlight w:val="white"/>
        </w:rPr>
        <w:t>main Hello World</w:t>
      </w:r>
      <w:r w:rsidRPr="00903DBA">
        <w:rPr>
          <w:highlight w:val="white"/>
        </w:rPr>
        <w:t xml:space="preserve"> the following structure becomes generated:</w:t>
      </w:r>
    </w:p>
    <w:p w14:paraId="1CE18C3F" w14:textId="77777777" w:rsidR="002436D9" w:rsidRPr="00903DBA" w:rsidRDefault="00B70491" w:rsidP="00B70491">
      <w:pPr>
        <w:rPr>
          <w:highlight w:val="white"/>
        </w:rPr>
      </w:pPr>
      <w:r w:rsidRPr="00903DBA">
        <w:rPr>
          <w:noProof/>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BB4D00" w:rsidRPr="00DF14A9" w:rsidRDefault="00BB4D00"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BB4D00" w:rsidRPr="00490BCB" w:rsidRDefault="00BB4D00"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BB4D00" w:rsidRPr="00490BCB" w:rsidRDefault="00BB4D00"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BB4D00" w:rsidRPr="00490BCB" w:rsidRDefault="00BB4D00"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BB4D00" w:rsidRPr="00490BCB" w:rsidRDefault="00BB4D00"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BB4D00" w:rsidRPr="00490BCB" w:rsidRDefault="00BB4D00"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BB4D00" w:rsidRPr="00490BCB" w:rsidRDefault="00BB4D00"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BB4D00" w:rsidRPr="00090144" w:rsidRDefault="00BB4D00"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BB4D00" w:rsidRPr="00090144" w:rsidRDefault="00BB4D00" w:rsidP="00B70491">
                              <w:pPr>
                                <w:spacing w:before="0" w:after="0" w:line="240" w:lineRule="auto"/>
                                <w:rPr>
                                  <w:rFonts w:eastAsia="Calibri"/>
                                  <w:color w:val="000000"/>
                                </w:rPr>
                              </w:pPr>
                              <w:r w:rsidRPr="00090144">
                                <w:rPr>
                                  <w:rFonts w:eastAsia="Calibri"/>
                                  <w:color w:val="000000"/>
                                </w:rPr>
                                <w:t>Frame pointer of</w:t>
                              </w:r>
                            </w:p>
                            <w:p w14:paraId="77E191A3" w14:textId="77777777" w:rsidR="00BB4D00" w:rsidRPr="00090144" w:rsidRDefault="00BB4D00"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BB4D00" w:rsidRPr="00090144" w:rsidRDefault="00BB4D00"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BB4D00" w:rsidRPr="00090144" w:rsidRDefault="00BB4D00"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BB4D00" w:rsidRPr="00090144" w:rsidRDefault="00BB4D00"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BB4D00" w:rsidRPr="00090144" w:rsidRDefault="00BB4D00"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BB4D00" w:rsidRDefault="00BB4D00"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BB4D00" w:rsidRDefault="00BB4D00"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BB4D00" w:rsidRDefault="00BB4D00"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BB4D00" w:rsidRDefault="00BB4D00"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BB4D00" w:rsidRPr="00DF14A9" w:rsidRDefault="00BB4D00"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BB4D00" w:rsidRPr="00490BCB" w:rsidRDefault="00BB4D00"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BB4D00" w:rsidRPr="00490BCB" w:rsidRDefault="00BB4D00"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BB4D00" w:rsidRPr="00490BCB" w:rsidRDefault="00BB4D00"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BB4D00" w:rsidRPr="00490BCB" w:rsidRDefault="00BB4D00"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BB4D00" w:rsidRPr="00490BCB" w:rsidRDefault="00BB4D00"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BB4D00" w:rsidRPr="00490BCB" w:rsidRDefault="00BB4D00"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BB4D00" w:rsidRPr="00490BCB" w:rsidRDefault="00BB4D00"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BB4D00" w:rsidRPr="00090144" w:rsidRDefault="00BB4D00"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BB4D00" w:rsidRPr="00090144" w:rsidRDefault="00BB4D00" w:rsidP="00B70491">
                        <w:pPr>
                          <w:spacing w:before="0" w:after="0" w:line="240" w:lineRule="auto"/>
                          <w:rPr>
                            <w:rFonts w:eastAsia="Calibri"/>
                            <w:color w:val="000000"/>
                          </w:rPr>
                        </w:pPr>
                        <w:r w:rsidRPr="00090144">
                          <w:rPr>
                            <w:rFonts w:eastAsia="Calibri"/>
                            <w:color w:val="000000"/>
                          </w:rPr>
                          <w:t>Frame pointer of</w:t>
                        </w:r>
                      </w:p>
                      <w:p w14:paraId="77E191A3" w14:textId="77777777" w:rsidR="00BB4D00" w:rsidRPr="00090144" w:rsidRDefault="00BB4D00"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BB4D00" w:rsidRPr="00090144" w:rsidRDefault="00BB4D00"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BB4D00" w:rsidRPr="00090144" w:rsidRDefault="00BB4D00"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BB4D00" w:rsidRPr="00090144" w:rsidRDefault="00BB4D00"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BB4D00" w:rsidRPr="00090144" w:rsidRDefault="00BB4D00"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BB4D00" w:rsidRDefault="00BB4D00"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BB4D00" w:rsidRDefault="00BB4D00"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BB4D00" w:rsidRDefault="00BB4D00"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BB4D00" w:rsidRDefault="00BB4D00"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903DBA" w:rsidRDefault="00B70491" w:rsidP="00B70491">
      <w:pPr>
        <w:rPr>
          <w:highlight w:val="white"/>
        </w:rPr>
      </w:pPr>
      <w:r w:rsidRPr="00903DBA">
        <w:rPr>
          <w:highlight w:val="white"/>
        </w:rPr>
        <w:lastRenderedPageBreak/>
        <w:t xml:space="preserve">The initialization code looks as follows. We begin by popping the system stack to </w:t>
      </w:r>
      <w:r w:rsidRPr="00903DBA">
        <w:rPr>
          <w:rStyle w:val="KeyWord0"/>
          <w:highlight w:val="white"/>
        </w:rPr>
        <w:t>rbx</w:t>
      </w:r>
      <w:r w:rsidRPr="00903DBA">
        <w:rPr>
          <w:highlight w:val="white"/>
        </w:rPr>
        <w:t xml:space="preserve"> to obtain the number of arguments, which is three in the example above. We also copy the value to </w:t>
      </w:r>
      <w:r w:rsidRPr="00903DBA">
        <w:rPr>
          <w:rStyle w:val="KeyWord0"/>
          <w:highlight w:val="white"/>
        </w:rPr>
        <w:t>rax</w:t>
      </w:r>
      <w:r w:rsidRPr="00903DBA">
        <w:rPr>
          <w:highlight w:val="white"/>
        </w:rPr>
        <w:t xml:space="preserve">. We will use </w:t>
      </w:r>
      <w:r w:rsidRPr="00903DBA">
        <w:rPr>
          <w:rStyle w:val="KeyWord0"/>
          <w:highlight w:val="white"/>
        </w:rPr>
        <w:t>rbx</w:t>
      </w:r>
      <w:r w:rsidRPr="00903DBA">
        <w:rPr>
          <w:highlight w:val="white"/>
        </w:rPr>
        <w:t xml:space="preserve"> to count down the number or arguments, and </w:t>
      </w:r>
      <w:r w:rsidRPr="00903DBA">
        <w:rPr>
          <w:rStyle w:val="KeyWord0"/>
          <w:highlight w:val="white"/>
        </w:rPr>
        <w:t>rax</w:t>
      </w:r>
      <w:r w:rsidRPr="00903DBA">
        <w:rPr>
          <w:highlight w:val="white"/>
        </w:rPr>
        <w:t xml:space="preserve"> to store the number on the activation record. Moreover, we use </w:t>
      </w:r>
      <w:r w:rsidRPr="00903DBA">
        <w:rPr>
          <w:rStyle w:val="KeyWord0"/>
          <w:highlight w:val="white"/>
        </w:rPr>
        <w:t>rbp</w:t>
      </w:r>
      <w:r w:rsidRPr="00903DBA">
        <w:rPr>
          <w:highlight w:val="white"/>
        </w:rPr>
        <w:t xml:space="preserve"> as the frame pointer and copy its value in </w:t>
      </w:r>
      <w:r w:rsidRPr="00903DBA">
        <w:rPr>
          <w:rStyle w:val="KeyWord0"/>
          <w:highlight w:val="white"/>
        </w:rPr>
        <w:t>rdx</w:t>
      </w:r>
      <w:r w:rsidRPr="00903DBA">
        <w:rPr>
          <w:highlight w:val="white"/>
        </w:rPr>
        <w:t xml:space="preserve">. We will put the pointer to the argument directly above the code and data part of the code, and directly below the activation record for the first </w:t>
      </w:r>
      <w:r w:rsidRPr="00903DBA">
        <w:rPr>
          <w:rStyle w:val="KeyWord0"/>
          <w:highlight w:val="white"/>
        </w:rPr>
        <w:t>main</w:t>
      </w:r>
      <w:r w:rsidRPr="00903DBA">
        <w:rPr>
          <w:highlight w:val="white"/>
        </w:rPr>
        <w:t xml:space="preserve"> call.</w:t>
      </w:r>
    </w:p>
    <w:p w14:paraId="06102B8E" w14:textId="77777777" w:rsidR="00B70491" w:rsidRPr="00903DBA" w:rsidRDefault="00B70491" w:rsidP="00B70491">
      <w:pPr>
        <w:pStyle w:val="Code"/>
        <w:rPr>
          <w:highlight w:val="white"/>
        </w:rPr>
      </w:pPr>
      <w:r w:rsidRPr="00903DBA">
        <w:rPr>
          <w:highlight w:val="white"/>
        </w:rPr>
        <w:tab/>
        <w:t>pop rbx</w:t>
      </w:r>
    </w:p>
    <w:p w14:paraId="3563A8C0" w14:textId="77777777" w:rsidR="00B70491" w:rsidRPr="00903DBA" w:rsidRDefault="00B70491" w:rsidP="00B70491">
      <w:pPr>
        <w:pStyle w:val="Code"/>
        <w:rPr>
          <w:highlight w:val="white"/>
        </w:rPr>
      </w:pPr>
      <w:r w:rsidRPr="00903DBA">
        <w:rPr>
          <w:highlight w:val="white"/>
        </w:rPr>
        <w:tab/>
        <w:t>mov rax, rbx</w:t>
      </w:r>
    </w:p>
    <w:p w14:paraId="4B4D9023" w14:textId="77777777" w:rsidR="00B70491" w:rsidRPr="00903DBA" w:rsidRDefault="00B70491" w:rsidP="00B70491">
      <w:pPr>
        <w:pStyle w:val="Code"/>
        <w:rPr>
          <w:highlight w:val="white"/>
        </w:rPr>
      </w:pPr>
      <w:r w:rsidRPr="00903DBA">
        <w:rPr>
          <w:highlight w:val="white"/>
        </w:rPr>
        <w:tab/>
        <w:t>mov rdx, rbp</w:t>
      </w:r>
    </w:p>
    <w:p w14:paraId="799F6601" w14:textId="77777777" w:rsidR="00B70491" w:rsidRPr="00903DBA" w:rsidRDefault="00B70491" w:rsidP="00B70491">
      <w:pPr>
        <w:rPr>
          <w:highlight w:val="white"/>
        </w:rPr>
      </w:pPr>
      <w:r w:rsidRPr="00903DBA">
        <w:rPr>
          <w:highlight w:val="white"/>
        </w:rPr>
        <w:t xml:space="preserve">We count down the number of arguments in </w:t>
      </w:r>
      <w:r w:rsidRPr="00903DBA">
        <w:rPr>
          <w:rStyle w:val="KeyWord0"/>
          <w:highlight w:val="white"/>
        </w:rPr>
        <w:t>rbx</w:t>
      </w:r>
      <w:r w:rsidRPr="00903DBA">
        <w:rPr>
          <w:highlight w:val="white"/>
        </w:rPr>
        <w:t xml:space="preserve">. When it has reached zero, we quit the loop. Each pointer to e new argument is popped from the system stack, added to memory with </w:t>
      </w:r>
      <w:r w:rsidRPr="00903DBA">
        <w:rPr>
          <w:rStyle w:val="KeyWord0"/>
          <w:highlight w:val="white"/>
        </w:rPr>
        <w:t>rbp</w:t>
      </w:r>
      <w:r w:rsidRPr="00903DBA">
        <w:rPr>
          <w:highlight w:val="white"/>
        </w:rPr>
        <w:t xml:space="preserve">. The </w:t>
      </w:r>
      <w:r w:rsidRPr="00903DBA">
        <w:rPr>
          <w:rStyle w:val="KeyWord0"/>
          <w:highlight w:val="white"/>
        </w:rPr>
        <w:t>rbp</w:t>
      </w:r>
      <w:r w:rsidRPr="00903DBA">
        <w:rPr>
          <w:highlight w:val="white"/>
        </w:rPr>
        <w:t xml:space="preserve"> is increased by eight bytes, and </w:t>
      </w:r>
      <w:r w:rsidRPr="00903DBA">
        <w:rPr>
          <w:rStyle w:val="KeyWord0"/>
          <w:highlight w:val="white"/>
        </w:rPr>
        <w:t>rbx</w:t>
      </w:r>
      <w:r w:rsidRPr="00903DBA">
        <w:rPr>
          <w:highlight w:val="white"/>
        </w:rPr>
        <w:t xml:space="preserve"> is decreased by one. </w:t>
      </w:r>
    </w:p>
    <w:p w14:paraId="731925A7" w14:textId="77777777" w:rsidR="00B70491" w:rsidRPr="00903DBA" w:rsidRDefault="00B70491" w:rsidP="00B70491">
      <w:pPr>
        <w:pStyle w:val="Code"/>
        <w:rPr>
          <w:highlight w:val="white"/>
        </w:rPr>
      </w:pPr>
      <w:r w:rsidRPr="00903DBA">
        <w:rPr>
          <w:highlight w:val="white"/>
        </w:rPr>
        <w:t xml:space="preserve"> $args$loop:</w:t>
      </w:r>
    </w:p>
    <w:p w14:paraId="26C66A16" w14:textId="77777777" w:rsidR="00B70491" w:rsidRPr="00903DBA" w:rsidRDefault="00B70491" w:rsidP="00B70491">
      <w:pPr>
        <w:pStyle w:val="Code"/>
        <w:rPr>
          <w:highlight w:val="white"/>
        </w:rPr>
      </w:pPr>
      <w:r w:rsidRPr="00903DBA">
        <w:rPr>
          <w:highlight w:val="white"/>
        </w:rPr>
        <w:tab/>
        <w:t>cmp rbx, 0</w:t>
      </w:r>
    </w:p>
    <w:p w14:paraId="24E08F8E" w14:textId="77777777" w:rsidR="00B70491" w:rsidRPr="00903DBA" w:rsidRDefault="00B70491" w:rsidP="00B70491">
      <w:pPr>
        <w:pStyle w:val="Code"/>
        <w:rPr>
          <w:highlight w:val="white"/>
        </w:rPr>
      </w:pPr>
      <w:r w:rsidRPr="00903DBA">
        <w:rPr>
          <w:highlight w:val="white"/>
        </w:rPr>
        <w:tab/>
        <w:t>je $args$exit</w:t>
      </w:r>
    </w:p>
    <w:p w14:paraId="55F011F4" w14:textId="77777777" w:rsidR="00B70491" w:rsidRPr="00903DBA" w:rsidRDefault="00B70491" w:rsidP="00B70491">
      <w:pPr>
        <w:pStyle w:val="Code"/>
        <w:rPr>
          <w:highlight w:val="white"/>
        </w:rPr>
      </w:pPr>
      <w:r w:rsidRPr="00903DBA">
        <w:rPr>
          <w:highlight w:val="white"/>
        </w:rPr>
        <w:tab/>
        <w:t>pop rsi</w:t>
      </w:r>
    </w:p>
    <w:p w14:paraId="75ED8F89" w14:textId="77777777" w:rsidR="00B70491" w:rsidRPr="00903DBA" w:rsidRDefault="00B70491" w:rsidP="00B70491">
      <w:pPr>
        <w:pStyle w:val="Code"/>
        <w:rPr>
          <w:highlight w:val="white"/>
        </w:rPr>
      </w:pPr>
      <w:r w:rsidRPr="00903DBA">
        <w:rPr>
          <w:highlight w:val="white"/>
        </w:rPr>
        <w:tab/>
        <w:t>mov [rbp], rsi</w:t>
      </w:r>
    </w:p>
    <w:p w14:paraId="35A86911" w14:textId="77777777" w:rsidR="00B70491" w:rsidRPr="00903DBA" w:rsidRDefault="00B70491" w:rsidP="00B70491">
      <w:pPr>
        <w:pStyle w:val="Code"/>
        <w:rPr>
          <w:highlight w:val="white"/>
        </w:rPr>
      </w:pPr>
      <w:r w:rsidRPr="00903DBA">
        <w:rPr>
          <w:highlight w:val="white"/>
        </w:rPr>
        <w:tab/>
        <w:t>add rbp, 8</w:t>
      </w:r>
    </w:p>
    <w:p w14:paraId="18D3730A" w14:textId="77777777" w:rsidR="00B70491" w:rsidRPr="00903DBA" w:rsidRDefault="00B70491" w:rsidP="00B70491">
      <w:pPr>
        <w:pStyle w:val="Code"/>
        <w:rPr>
          <w:highlight w:val="white"/>
        </w:rPr>
      </w:pPr>
      <w:r w:rsidRPr="00903DBA">
        <w:rPr>
          <w:highlight w:val="white"/>
        </w:rPr>
        <w:tab/>
        <w:t>dec rbx</w:t>
      </w:r>
    </w:p>
    <w:p w14:paraId="02F11383" w14:textId="77777777" w:rsidR="00B70491" w:rsidRPr="00903DBA" w:rsidRDefault="00B70491" w:rsidP="00B70491">
      <w:pPr>
        <w:pStyle w:val="Code"/>
        <w:rPr>
          <w:highlight w:val="white"/>
        </w:rPr>
      </w:pPr>
      <w:r w:rsidRPr="00903DBA">
        <w:rPr>
          <w:highlight w:val="white"/>
        </w:rPr>
        <w:tab/>
        <w:t>jmp $args$loop</w:t>
      </w:r>
    </w:p>
    <w:p w14:paraId="75864A00" w14:textId="77777777" w:rsidR="00B70491" w:rsidRPr="00903DBA" w:rsidRDefault="00B70491" w:rsidP="00B70491">
      <w:pPr>
        <w:rPr>
          <w:highlight w:val="white"/>
        </w:rPr>
      </w:pPr>
      <w:r w:rsidRPr="00903DBA">
        <w:rPr>
          <w:highlight w:val="white"/>
        </w:rPr>
        <w:t xml:space="preserve">When all argument pointers have been added, we add the final null pointer and increase </w:t>
      </w:r>
      <w:r w:rsidRPr="00903DBA">
        <w:rPr>
          <w:rStyle w:val="KeyWord0"/>
          <w:highlight w:val="white"/>
        </w:rPr>
        <w:t>rbp</w:t>
      </w:r>
      <w:r w:rsidRPr="00903DBA">
        <w:rPr>
          <w:highlight w:val="white"/>
        </w:rPr>
        <w:t>. By then the argument list has been properly added to the memory.</w:t>
      </w:r>
    </w:p>
    <w:p w14:paraId="3BD1D1CC" w14:textId="77777777" w:rsidR="00B70491" w:rsidRPr="00903DBA" w:rsidRDefault="00B70491" w:rsidP="00B70491">
      <w:pPr>
        <w:pStyle w:val="Code"/>
        <w:rPr>
          <w:highlight w:val="white"/>
        </w:rPr>
      </w:pPr>
      <w:r w:rsidRPr="00903DBA">
        <w:rPr>
          <w:highlight w:val="white"/>
        </w:rPr>
        <w:t xml:space="preserve"> $args$exit:</w:t>
      </w:r>
    </w:p>
    <w:p w14:paraId="7B6A49F6" w14:textId="77777777" w:rsidR="00B70491" w:rsidRPr="00903DBA" w:rsidRDefault="00B70491" w:rsidP="00B70491">
      <w:pPr>
        <w:pStyle w:val="Code"/>
        <w:rPr>
          <w:highlight w:val="white"/>
        </w:rPr>
      </w:pPr>
      <w:r w:rsidRPr="00903DBA">
        <w:rPr>
          <w:highlight w:val="white"/>
        </w:rPr>
        <w:tab/>
        <w:t>mov qword [rbp], 0</w:t>
      </w:r>
    </w:p>
    <w:p w14:paraId="37A44DD1" w14:textId="77777777" w:rsidR="00B70491" w:rsidRPr="00903DBA" w:rsidRDefault="00B70491" w:rsidP="00B70491">
      <w:pPr>
        <w:pStyle w:val="Code"/>
        <w:rPr>
          <w:highlight w:val="white"/>
        </w:rPr>
      </w:pPr>
      <w:r w:rsidRPr="00903DBA">
        <w:rPr>
          <w:highlight w:val="white"/>
        </w:rPr>
        <w:tab/>
        <w:t>add rbp, 8</w:t>
      </w:r>
    </w:p>
    <w:p w14:paraId="354A10AF" w14:textId="77777777" w:rsidR="00B70491" w:rsidRPr="00903DBA" w:rsidRDefault="00B70491" w:rsidP="00B70491">
      <w:pPr>
        <w:rPr>
          <w:highlight w:val="white"/>
        </w:rPr>
      </w:pPr>
      <w:r w:rsidRPr="00903DBA">
        <w:rPr>
          <w:highlight w:val="white"/>
        </w:rPr>
        <w:t xml:space="preserve">The </w:t>
      </w:r>
      <w:r w:rsidRPr="00903DBA">
        <w:rPr>
          <w:rStyle w:val="KeyWord0"/>
          <w:highlight w:val="white"/>
        </w:rPr>
        <w:t>rbp</w:t>
      </w:r>
      <w:r w:rsidRPr="00903DBA">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903DBA">
        <w:rPr>
          <w:rStyle w:val="KeyWord0"/>
          <w:highlight w:val="white"/>
        </w:rPr>
        <w:t>argc</w:t>
      </w:r>
      <w:r w:rsidRPr="00903DBA">
        <w:rPr>
          <w:highlight w:val="white"/>
        </w:rPr>
        <w:t xml:space="preserve"> parameter (at offset 24) to the value </w:t>
      </w:r>
      <w:r w:rsidRPr="00903DBA">
        <w:rPr>
          <w:rStyle w:val="KeyWord0"/>
          <w:highlight w:val="white"/>
        </w:rPr>
        <w:t>eax</w:t>
      </w:r>
      <w:r w:rsidRPr="00903DBA">
        <w:rPr>
          <w:highlight w:val="white"/>
        </w:rPr>
        <w:t xml:space="preserve">, holding the number of arguments, and the </w:t>
      </w:r>
      <w:r w:rsidRPr="00903DBA">
        <w:rPr>
          <w:rStyle w:val="KeyWord0"/>
          <w:highlight w:val="white"/>
        </w:rPr>
        <w:t>argv</w:t>
      </w:r>
      <w:r w:rsidRPr="00903DBA">
        <w:rPr>
          <w:highlight w:val="white"/>
        </w:rPr>
        <w:t xml:space="preserve"> parameter (at offset 28) the value of </w:t>
      </w:r>
      <w:r w:rsidRPr="00903DBA">
        <w:rPr>
          <w:rStyle w:val="KeyWord0"/>
          <w:highlight w:val="white"/>
        </w:rPr>
        <w:t>rdx</w:t>
      </w:r>
      <w:r w:rsidRPr="00903DBA">
        <w:rPr>
          <w:highlight w:val="white"/>
        </w:rPr>
        <w:t>, holding the value of the first argument pointer.</w:t>
      </w:r>
    </w:p>
    <w:p w14:paraId="43A650F1" w14:textId="77777777" w:rsidR="00E17F5D" w:rsidRPr="00903DBA" w:rsidRDefault="00E17F5D" w:rsidP="00E17F5D">
      <w:pPr>
        <w:pStyle w:val="Code"/>
        <w:rPr>
          <w:highlight w:val="white"/>
        </w:rPr>
      </w:pPr>
      <w:r w:rsidRPr="00903DBA">
        <w:rPr>
          <w:highlight w:val="white"/>
        </w:rPr>
        <w:tab/>
        <w:t>mov qword [rbp], 0</w:t>
      </w:r>
    </w:p>
    <w:p w14:paraId="3AB54411" w14:textId="77777777" w:rsidR="00B70491" w:rsidRPr="00903DBA" w:rsidRDefault="00B70491" w:rsidP="00B70491">
      <w:pPr>
        <w:pStyle w:val="Code"/>
        <w:rPr>
          <w:highlight w:val="white"/>
        </w:rPr>
      </w:pPr>
      <w:r w:rsidRPr="00903DBA">
        <w:rPr>
          <w:highlight w:val="white"/>
        </w:rPr>
        <w:tab/>
        <w:t>mov [rbp + 24], eax</w:t>
      </w:r>
    </w:p>
    <w:p w14:paraId="57011D29" w14:textId="77777777" w:rsidR="00B70491" w:rsidRPr="00903DBA" w:rsidRDefault="00B70491" w:rsidP="00B70491">
      <w:pPr>
        <w:pStyle w:val="Code"/>
        <w:rPr>
          <w:highlight w:val="white"/>
        </w:rPr>
      </w:pPr>
      <w:r w:rsidRPr="00903DBA">
        <w:rPr>
          <w:highlight w:val="white"/>
        </w:rPr>
        <w:tab/>
        <w:t>mov [rbp + 28], rdx</w:t>
      </w:r>
    </w:p>
    <w:p w14:paraId="795DF434" w14:textId="631B60D8" w:rsidR="00172946" w:rsidRPr="00903DBA" w:rsidRDefault="00172946" w:rsidP="00172946">
      <w:pPr>
        <w:rPr>
          <w:highlight w:val="white"/>
        </w:rPr>
      </w:pPr>
      <w:r w:rsidRPr="00903DBA">
        <w:rPr>
          <w:highlight w:val="white"/>
        </w:rPr>
        <w:t>The code for obtaining the command line arguments differs</w:t>
      </w:r>
      <w:r w:rsidR="008610D2" w:rsidRPr="00903DBA">
        <w:rPr>
          <w:highlight w:val="white"/>
        </w:rPr>
        <w:t xml:space="preserve"> between the Linux and Windows environment.</w:t>
      </w:r>
    </w:p>
    <w:p w14:paraId="548A447B" w14:textId="77777777" w:rsidR="00CC34B1" w:rsidRPr="00903DBA" w:rsidRDefault="00CC34B1" w:rsidP="00CC34B1">
      <w:pPr>
        <w:pStyle w:val="Code"/>
        <w:rPr>
          <w:highlight w:val="white"/>
        </w:rPr>
      </w:pPr>
      <w:r w:rsidRPr="00903DBA">
        <w:rPr>
          <w:highlight w:val="white"/>
        </w:rPr>
        <w:t xml:space="preserve">    public static void ArgumentCodeList() {</w:t>
      </w:r>
    </w:p>
    <w:p w14:paraId="57720870" w14:textId="77777777" w:rsidR="00CC34B1" w:rsidRPr="00903DBA" w:rsidRDefault="00CC34B1" w:rsidP="00CC34B1">
      <w:pPr>
        <w:pStyle w:val="Code"/>
        <w:rPr>
          <w:highlight w:val="white"/>
        </w:rPr>
      </w:pPr>
      <w:r w:rsidRPr="00903DBA">
        <w:rPr>
          <w:highlight w:val="white"/>
        </w:rPr>
        <w:t xml:space="preserve">      List&lt;AssemblyCode&gt; assemblyCodeList = new List&lt;AssemblyCode&gt;();</w:t>
      </w:r>
    </w:p>
    <w:p w14:paraId="39925318" w14:textId="78162591" w:rsidR="00B4734E" w:rsidRPr="00903DBA" w:rsidRDefault="006326FE" w:rsidP="00901C05">
      <w:pPr>
        <w:rPr>
          <w:highlight w:val="white"/>
        </w:rPr>
      </w:pPr>
      <w:r w:rsidRPr="00903DBA">
        <w:rPr>
          <w:highlight w:val="white"/>
        </w:rPr>
        <w:t>When to execution starts, the</w:t>
      </w:r>
      <w:r w:rsidR="00341CBF" w:rsidRPr="00903DBA">
        <w:rPr>
          <w:highlight w:val="white"/>
        </w:rPr>
        <w:t xml:space="preserve"> system</w:t>
      </w:r>
      <w:r w:rsidRPr="00903DBA">
        <w:rPr>
          <w:highlight w:val="white"/>
        </w:rPr>
        <w:t xml:space="preserve"> stack is loaded with values corresponding to the command line arguments. </w:t>
      </w:r>
      <w:r w:rsidR="00065A43" w:rsidRPr="00903DBA">
        <w:rPr>
          <w:highlight w:val="white"/>
        </w:rPr>
        <w:t xml:space="preserve">We pop the stack </w:t>
      </w:r>
      <w:r w:rsidR="00E30148" w:rsidRPr="00903DBA">
        <w:rPr>
          <w:highlight w:val="white"/>
        </w:rPr>
        <w:t xml:space="preserve">to the </w:t>
      </w:r>
      <w:r w:rsidR="00E30148" w:rsidRPr="00903DBA">
        <w:rPr>
          <w:rStyle w:val="KeyWord0"/>
          <w:highlight w:val="white"/>
        </w:rPr>
        <w:t>rbx</w:t>
      </w:r>
      <w:r w:rsidR="00E30148" w:rsidRPr="00903DBA">
        <w:rPr>
          <w:highlight w:val="white"/>
        </w:rPr>
        <w:t xml:space="preserve"> register</w:t>
      </w:r>
      <w:r w:rsidR="00065A43" w:rsidRPr="00903DBA">
        <w:rPr>
          <w:highlight w:val="white"/>
        </w:rPr>
        <w:t xml:space="preserve"> to obtain the number of </w:t>
      </w:r>
      <w:r w:rsidR="00DA2000" w:rsidRPr="00903DBA">
        <w:rPr>
          <w:highlight w:val="white"/>
        </w:rPr>
        <w:t>arguments</w:t>
      </w:r>
      <w:r w:rsidR="00E30148" w:rsidRPr="00903DBA">
        <w:rPr>
          <w:highlight w:val="white"/>
        </w:rPr>
        <w:t>.</w:t>
      </w:r>
    </w:p>
    <w:p w14:paraId="2B807893" w14:textId="77777777" w:rsidR="00CC34B1" w:rsidRPr="00903DBA" w:rsidRDefault="00CC34B1" w:rsidP="00CC34B1">
      <w:pPr>
        <w:pStyle w:val="Code"/>
        <w:rPr>
          <w:highlight w:val="white"/>
        </w:rPr>
      </w:pPr>
      <w:r w:rsidRPr="00903DBA">
        <w:rPr>
          <w:highlight w:val="white"/>
        </w:rPr>
        <w:t xml:space="preserve">      if (Start.Linux) {</w:t>
      </w:r>
    </w:p>
    <w:p w14:paraId="67830C1A" w14:textId="7C8E5797" w:rsidR="00A629D5" w:rsidRPr="00903DBA" w:rsidRDefault="00A629D5" w:rsidP="00A629D5">
      <w:pPr>
        <w:pStyle w:val="Code"/>
        <w:rPr>
          <w:highlight w:val="white"/>
        </w:rPr>
      </w:pPr>
      <w:r w:rsidRPr="00903DBA">
        <w:rPr>
          <w:highlight w:val="white"/>
        </w:rPr>
        <w:t xml:space="preserve">        /*</w:t>
      </w:r>
      <w:r w:rsidR="00C3664E" w:rsidRPr="00903DBA">
        <w:rPr>
          <w:highlight w:val="white"/>
        </w:rPr>
        <w:t xml:space="preserve">  </w:t>
      </w:r>
      <w:r w:rsidRPr="00903DBA">
        <w:rPr>
          <w:highlight w:val="white"/>
        </w:rPr>
        <w:t>pop rbx</w:t>
      </w:r>
    </w:p>
    <w:p w14:paraId="297435BC" w14:textId="63122C01" w:rsidR="00A629D5" w:rsidRPr="00903DBA" w:rsidRDefault="00A629D5" w:rsidP="00A629D5">
      <w:pPr>
        <w:pStyle w:val="Code"/>
        <w:rPr>
          <w:highlight w:val="white"/>
        </w:rPr>
      </w:pPr>
      <w:r w:rsidRPr="00903DBA">
        <w:rPr>
          <w:highlight w:val="white"/>
        </w:rPr>
        <w:t xml:space="preserve">            mov rax, rbx</w:t>
      </w:r>
    </w:p>
    <w:p w14:paraId="6A3E4389" w14:textId="7BC348DE" w:rsidR="00A629D5" w:rsidRPr="00903DBA" w:rsidRDefault="00A629D5" w:rsidP="00A629D5">
      <w:pPr>
        <w:pStyle w:val="Code"/>
        <w:rPr>
          <w:highlight w:val="white"/>
        </w:rPr>
      </w:pPr>
      <w:r w:rsidRPr="00903DBA">
        <w:rPr>
          <w:highlight w:val="white"/>
        </w:rPr>
        <w:t xml:space="preserve">            mov rdx, rbp */</w:t>
      </w:r>
    </w:p>
    <w:p w14:paraId="0DCF6729" w14:textId="77777777" w:rsidR="00C3664E" w:rsidRPr="00903DBA" w:rsidRDefault="00C3664E" w:rsidP="00A629D5">
      <w:pPr>
        <w:pStyle w:val="Code"/>
        <w:rPr>
          <w:highlight w:val="white"/>
        </w:rPr>
      </w:pPr>
    </w:p>
    <w:p w14:paraId="7A9E7903" w14:textId="71B1E197" w:rsidR="00CC34B1" w:rsidRPr="00903DBA" w:rsidRDefault="00CC34B1" w:rsidP="00CC34B1">
      <w:pPr>
        <w:pStyle w:val="Code"/>
        <w:rPr>
          <w:highlight w:val="white"/>
        </w:rPr>
      </w:pPr>
      <w:r w:rsidRPr="00903DBA">
        <w:rPr>
          <w:highlight w:val="white"/>
        </w:rPr>
        <w:t xml:space="preserve">        AddAssemblyCode(assemblyCodeList, AssemblyOperator.comment,</w:t>
      </w:r>
    </w:p>
    <w:p w14:paraId="2C957196" w14:textId="206F9CDD" w:rsidR="00CC34B1" w:rsidRPr="00903DBA" w:rsidRDefault="00CC34B1" w:rsidP="00CC34B1">
      <w:pPr>
        <w:pStyle w:val="Code"/>
        <w:rPr>
          <w:highlight w:val="white"/>
        </w:rPr>
      </w:pPr>
      <w:r w:rsidRPr="00903DBA">
        <w:rPr>
          <w:highlight w:val="white"/>
        </w:rPr>
        <w:t xml:space="preserve">                        "</w:t>
      </w:r>
      <w:r w:rsidR="00631D4D" w:rsidRPr="00903DBA">
        <w:rPr>
          <w:highlight w:val="white"/>
        </w:rPr>
        <w:t>Initialize</w:t>
      </w:r>
      <w:r w:rsidRPr="00903DBA">
        <w:rPr>
          <w:highlight w:val="white"/>
        </w:rPr>
        <w:t xml:space="preserve"> Command Line Arguments");</w:t>
      </w:r>
    </w:p>
    <w:p w14:paraId="7C3346F4" w14:textId="77777777" w:rsidR="00CC34B1" w:rsidRPr="00903DBA" w:rsidRDefault="00CC34B1" w:rsidP="00CC34B1">
      <w:pPr>
        <w:pStyle w:val="Code"/>
        <w:rPr>
          <w:highlight w:val="white"/>
        </w:rPr>
      </w:pPr>
      <w:r w:rsidRPr="00903DBA">
        <w:rPr>
          <w:highlight w:val="white"/>
        </w:rPr>
        <w:t xml:space="preserve">        AddAssemblyCode(assemblyCodeList, AssemblyOperator.pop, Register.rbx);</w:t>
      </w:r>
    </w:p>
    <w:p w14:paraId="5635F913"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6FA1203F" w14:textId="77777777" w:rsidR="00CC34B1" w:rsidRPr="00903DBA" w:rsidRDefault="00CC34B1" w:rsidP="00CC34B1">
      <w:pPr>
        <w:pStyle w:val="Code"/>
        <w:rPr>
          <w:highlight w:val="white"/>
        </w:rPr>
      </w:pPr>
      <w:r w:rsidRPr="00903DBA">
        <w:rPr>
          <w:highlight w:val="white"/>
        </w:rPr>
        <w:t xml:space="preserve">                        Register.rax, Register.rbx);</w:t>
      </w:r>
    </w:p>
    <w:p w14:paraId="135F02A2" w14:textId="77777777" w:rsidR="00CC34B1" w:rsidRPr="00903DBA" w:rsidRDefault="00CC34B1" w:rsidP="00CC34B1">
      <w:pPr>
        <w:pStyle w:val="Code"/>
        <w:rPr>
          <w:highlight w:val="white"/>
        </w:rPr>
      </w:pPr>
      <w:r w:rsidRPr="00903DBA">
        <w:rPr>
          <w:highlight w:val="white"/>
        </w:rPr>
        <w:lastRenderedPageBreak/>
        <w:t xml:space="preserve">        AddAssemblyCode(assemblyCodeList, AssemblyOperator.mov,</w:t>
      </w:r>
    </w:p>
    <w:p w14:paraId="3EF4AA23" w14:textId="77777777" w:rsidR="00CC34B1" w:rsidRPr="00903DBA" w:rsidRDefault="00CC34B1" w:rsidP="00CC34B1">
      <w:pPr>
        <w:pStyle w:val="Code"/>
        <w:rPr>
          <w:highlight w:val="white"/>
        </w:rPr>
      </w:pPr>
      <w:r w:rsidRPr="00903DBA">
        <w:rPr>
          <w:highlight w:val="white"/>
        </w:rPr>
        <w:t xml:space="preserve">                        Register.rdx, Register.rbp);</w:t>
      </w:r>
    </w:p>
    <w:p w14:paraId="4B2FDDC7" w14:textId="493691E7" w:rsidR="00CC34B1" w:rsidRPr="00903DBA" w:rsidRDefault="00CC34B1" w:rsidP="00CC34B1">
      <w:pPr>
        <w:pStyle w:val="Code"/>
        <w:rPr>
          <w:highlight w:val="white"/>
        </w:rPr>
      </w:pPr>
    </w:p>
    <w:p w14:paraId="7BFF6C3F" w14:textId="0FAEBC97" w:rsidR="00F27D7C" w:rsidRPr="00903DBA" w:rsidRDefault="000A26DD" w:rsidP="00F27D7C">
      <w:pPr>
        <w:pStyle w:val="Code"/>
        <w:rPr>
          <w:highlight w:val="white"/>
        </w:rPr>
      </w:pPr>
      <w:r w:rsidRPr="00903DBA">
        <w:rPr>
          <w:highlight w:val="white"/>
        </w:rPr>
        <w:t xml:space="preserve">        /* </w:t>
      </w:r>
      <w:r w:rsidR="00F27D7C" w:rsidRPr="00903DBA">
        <w:rPr>
          <w:highlight w:val="white"/>
        </w:rPr>
        <w:t>$args$loop:</w:t>
      </w:r>
    </w:p>
    <w:p w14:paraId="10E8B123" w14:textId="40495F8E" w:rsidR="00F27D7C" w:rsidRPr="00903DBA" w:rsidRDefault="000A26DD" w:rsidP="00F27D7C">
      <w:pPr>
        <w:pStyle w:val="Code"/>
        <w:rPr>
          <w:highlight w:val="white"/>
        </w:rPr>
      </w:pPr>
      <w:r w:rsidRPr="00903DBA">
        <w:rPr>
          <w:highlight w:val="white"/>
        </w:rPr>
        <w:t xml:space="preserve">             </w:t>
      </w:r>
      <w:r w:rsidR="00F27D7C" w:rsidRPr="00903DBA">
        <w:rPr>
          <w:highlight w:val="white"/>
        </w:rPr>
        <w:t>cmp rbx, 0</w:t>
      </w:r>
    </w:p>
    <w:p w14:paraId="49E0561E" w14:textId="50CDEE20" w:rsidR="00F27D7C" w:rsidRPr="00903DBA" w:rsidRDefault="000A26DD" w:rsidP="00F27D7C">
      <w:pPr>
        <w:pStyle w:val="Code"/>
        <w:rPr>
          <w:highlight w:val="white"/>
        </w:rPr>
      </w:pPr>
      <w:r w:rsidRPr="00903DBA">
        <w:rPr>
          <w:highlight w:val="white"/>
        </w:rPr>
        <w:t xml:space="preserve">             </w:t>
      </w:r>
      <w:r w:rsidR="00F27D7C" w:rsidRPr="00903DBA">
        <w:rPr>
          <w:highlight w:val="white"/>
        </w:rPr>
        <w:t>je $args$exit</w:t>
      </w:r>
    </w:p>
    <w:p w14:paraId="3E54A4E6" w14:textId="33BA05C7" w:rsidR="00F27D7C" w:rsidRPr="00903DBA" w:rsidRDefault="000A26DD" w:rsidP="00F27D7C">
      <w:pPr>
        <w:pStyle w:val="Code"/>
        <w:rPr>
          <w:highlight w:val="white"/>
        </w:rPr>
      </w:pPr>
      <w:r w:rsidRPr="00903DBA">
        <w:rPr>
          <w:highlight w:val="white"/>
        </w:rPr>
        <w:t xml:space="preserve">             </w:t>
      </w:r>
      <w:r w:rsidR="00F27D7C" w:rsidRPr="00903DBA">
        <w:rPr>
          <w:highlight w:val="white"/>
        </w:rPr>
        <w:t>pop rsi</w:t>
      </w:r>
    </w:p>
    <w:p w14:paraId="5046E9E4" w14:textId="6D2CD1BB" w:rsidR="00F27D7C" w:rsidRPr="00903DBA" w:rsidRDefault="000A26DD" w:rsidP="00F27D7C">
      <w:pPr>
        <w:pStyle w:val="Code"/>
        <w:rPr>
          <w:highlight w:val="white"/>
        </w:rPr>
      </w:pPr>
      <w:r w:rsidRPr="00903DBA">
        <w:rPr>
          <w:highlight w:val="white"/>
        </w:rPr>
        <w:t xml:space="preserve">             </w:t>
      </w:r>
      <w:r w:rsidR="00F27D7C" w:rsidRPr="00903DBA">
        <w:rPr>
          <w:highlight w:val="white"/>
        </w:rPr>
        <w:t>mov [rbp], rsi</w:t>
      </w:r>
    </w:p>
    <w:p w14:paraId="4B879D9A" w14:textId="571338CC" w:rsidR="00F27D7C" w:rsidRPr="00903DBA" w:rsidRDefault="000A26DD" w:rsidP="00F27D7C">
      <w:pPr>
        <w:pStyle w:val="Code"/>
        <w:rPr>
          <w:highlight w:val="white"/>
        </w:rPr>
      </w:pPr>
      <w:r w:rsidRPr="00903DBA">
        <w:rPr>
          <w:highlight w:val="white"/>
        </w:rPr>
        <w:t xml:space="preserve">             </w:t>
      </w:r>
      <w:r w:rsidR="00F27D7C" w:rsidRPr="00903DBA">
        <w:rPr>
          <w:highlight w:val="white"/>
        </w:rPr>
        <w:t>add rbp, 8</w:t>
      </w:r>
    </w:p>
    <w:p w14:paraId="2CB60B9E" w14:textId="2190DB1A" w:rsidR="00F27D7C" w:rsidRPr="00903DBA" w:rsidRDefault="000A26DD" w:rsidP="00F27D7C">
      <w:pPr>
        <w:pStyle w:val="Code"/>
        <w:rPr>
          <w:highlight w:val="white"/>
        </w:rPr>
      </w:pPr>
      <w:r w:rsidRPr="00903DBA">
        <w:rPr>
          <w:highlight w:val="white"/>
        </w:rPr>
        <w:t xml:space="preserve">             </w:t>
      </w:r>
      <w:r w:rsidR="00F27D7C" w:rsidRPr="00903DBA">
        <w:rPr>
          <w:highlight w:val="white"/>
        </w:rPr>
        <w:t>dec rbx</w:t>
      </w:r>
    </w:p>
    <w:p w14:paraId="5EE86ABD" w14:textId="0D1A3F90" w:rsidR="00F27D7C" w:rsidRPr="00903DBA" w:rsidRDefault="000A26DD" w:rsidP="00F27D7C">
      <w:pPr>
        <w:pStyle w:val="Code"/>
        <w:rPr>
          <w:highlight w:val="white"/>
        </w:rPr>
      </w:pPr>
      <w:r w:rsidRPr="00903DBA">
        <w:rPr>
          <w:highlight w:val="white"/>
        </w:rPr>
        <w:t xml:space="preserve">             </w:t>
      </w:r>
      <w:r w:rsidR="00F27D7C" w:rsidRPr="00903DBA">
        <w:rPr>
          <w:highlight w:val="white"/>
        </w:rPr>
        <w:t>jmp $args$loop</w:t>
      </w:r>
      <w:r w:rsidRPr="00903DBA">
        <w:rPr>
          <w:highlight w:val="white"/>
        </w:rPr>
        <w:t xml:space="preserve"> */</w:t>
      </w:r>
    </w:p>
    <w:p w14:paraId="4D882BA6" w14:textId="77777777" w:rsidR="00F27D7C" w:rsidRPr="00903DBA" w:rsidRDefault="00F27D7C" w:rsidP="00CC34B1">
      <w:pPr>
        <w:pStyle w:val="Code"/>
        <w:rPr>
          <w:highlight w:val="white"/>
        </w:rPr>
      </w:pPr>
    </w:p>
    <w:p w14:paraId="796089C3" w14:textId="77777777" w:rsidR="00825462" w:rsidRPr="00903DBA" w:rsidRDefault="00CC34B1" w:rsidP="00CC34B1">
      <w:pPr>
        <w:pStyle w:val="Code"/>
        <w:rPr>
          <w:highlight w:val="white"/>
        </w:rPr>
      </w:pPr>
      <w:r w:rsidRPr="00903DBA">
        <w:rPr>
          <w:highlight w:val="white"/>
        </w:rPr>
        <w:t xml:space="preserve">        AddAssemblyCode(assemblyCodeList, AssemblyOperator.label,</w:t>
      </w:r>
    </w:p>
    <w:p w14:paraId="065BE5B3" w14:textId="27D0E2F7" w:rsidR="00CC34B1" w:rsidRPr="00903DBA" w:rsidRDefault="00825462" w:rsidP="00CC34B1">
      <w:pPr>
        <w:pStyle w:val="Code"/>
        <w:rPr>
          <w:highlight w:val="white"/>
        </w:rPr>
      </w:pPr>
      <w:r w:rsidRPr="00903DBA">
        <w:rPr>
          <w:highlight w:val="white"/>
        </w:rPr>
        <w:t xml:space="preserve">                       </w:t>
      </w:r>
      <w:r w:rsidR="00CC34B1" w:rsidRPr="00903DBA">
        <w:rPr>
          <w:highlight w:val="white"/>
        </w:rPr>
        <w:t xml:space="preserve"> "$args$loop");</w:t>
      </w:r>
    </w:p>
    <w:p w14:paraId="0E87C5AB" w14:textId="77777777" w:rsidR="00CC34B1" w:rsidRPr="00903DBA" w:rsidRDefault="00CC34B1" w:rsidP="00CC34B1">
      <w:pPr>
        <w:pStyle w:val="Code"/>
        <w:rPr>
          <w:highlight w:val="white"/>
        </w:rPr>
      </w:pPr>
      <w:r w:rsidRPr="00903DBA">
        <w:rPr>
          <w:highlight w:val="white"/>
        </w:rPr>
        <w:t xml:space="preserve">        AddAssemblyCode(assemblyCodeList, AssemblyOperator.cmp,</w:t>
      </w:r>
    </w:p>
    <w:p w14:paraId="09B6E919" w14:textId="77777777" w:rsidR="00CC34B1" w:rsidRPr="00903DBA" w:rsidRDefault="00CC34B1" w:rsidP="00CC34B1">
      <w:pPr>
        <w:pStyle w:val="Code"/>
        <w:rPr>
          <w:highlight w:val="white"/>
        </w:rPr>
      </w:pPr>
      <w:r w:rsidRPr="00903DBA">
        <w:rPr>
          <w:highlight w:val="white"/>
        </w:rPr>
        <w:t xml:space="preserve">                        Register.rbx, BigInteger.Zero);</w:t>
      </w:r>
    </w:p>
    <w:p w14:paraId="49190B7E" w14:textId="77777777" w:rsidR="00CC34B1" w:rsidRPr="00903DBA" w:rsidRDefault="00CC34B1" w:rsidP="00CC34B1">
      <w:pPr>
        <w:pStyle w:val="Code"/>
        <w:rPr>
          <w:highlight w:val="white"/>
        </w:rPr>
      </w:pPr>
      <w:r w:rsidRPr="00903DBA">
        <w:rPr>
          <w:highlight w:val="white"/>
        </w:rPr>
        <w:t xml:space="preserve">        AddAssemblyCode(assemblyCodeList, AssemblyOperator.je,</w:t>
      </w:r>
    </w:p>
    <w:p w14:paraId="60DACF71" w14:textId="77777777" w:rsidR="00CC34B1" w:rsidRPr="00903DBA" w:rsidRDefault="00CC34B1" w:rsidP="00CC34B1">
      <w:pPr>
        <w:pStyle w:val="Code"/>
        <w:rPr>
          <w:highlight w:val="white"/>
        </w:rPr>
      </w:pPr>
      <w:r w:rsidRPr="00903DBA">
        <w:rPr>
          <w:highlight w:val="white"/>
        </w:rPr>
        <w:t xml:space="preserve">                        null, null, "$args$exit");</w:t>
      </w:r>
    </w:p>
    <w:p w14:paraId="69F0F8BF" w14:textId="77777777" w:rsidR="00CC34B1" w:rsidRPr="00903DBA" w:rsidRDefault="00CC34B1" w:rsidP="00CC34B1">
      <w:pPr>
        <w:pStyle w:val="Code"/>
        <w:rPr>
          <w:highlight w:val="white"/>
        </w:rPr>
      </w:pPr>
      <w:r w:rsidRPr="00903DBA">
        <w:rPr>
          <w:highlight w:val="white"/>
        </w:rPr>
        <w:t xml:space="preserve">        AddAssemblyCode(assemblyCodeList, AssemblyOperator.pop, Register.rsi);</w:t>
      </w:r>
    </w:p>
    <w:p w14:paraId="5C83A109"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40C5B474" w14:textId="77777777" w:rsidR="00CC34B1" w:rsidRPr="00903DBA" w:rsidRDefault="00CC34B1" w:rsidP="00CC34B1">
      <w:pPr>
        <w:pStyle w:val="Code"/>
        <w:rPr>
          <w:highlight w:val="white"/>
        </w:rPr>
      </w:pPr>
      <w:r w:rsidRPr="00903DBA">
        <w:rPr>
          <w:highlight w:val="white"/>
        </w:rPr>
        <w:t xml:space="preserve">                        Register.rbp, 0, Register.rsi);</w:t>
      </w:r>
    </w:p>
    <w:p w14:paraId="7BA8AC57"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0E87C85" w14:textId="77777777" w:rsidR="00CC34B1" w:rsidRPr="00903DBA" w:rsidRDefault="00CC34B1" w:rsidP="00CC34B1">
      <w:pPr>
        <w:pStyle w:val="Code"/>
        <w:rPr>
          <w:highlight w:val="white"/>
        </w:rPr>
      </w:pPr>
      <w:r w:rsidRPr="00903DBA">
        <w:rPr>
          <w:highlight w:val="white"/>
        </w:rPr>
        <w:t xml:space="preserve">                        (BigInteger) TypeSize.PointerSize);</w:t>
      </w:r>
    </w:p>
    <w:p w14:paraId="41FDB7FC" w14:textId="77777777" w:rsidR="00CC34B1" w:rsidRPr="00903DBA" w:rsidRDefault="00CC34B1" w:rsidP="00CC34B1">
      <w:pPr>
        <w:pStyle w:val="Code"/>
        <w:rPr>
          <w:highlight w:val="white"/>
        </w:rPr>
      </w:pPr>
      <w:r w:rsidRPr="00903DBA">
        <w:rPr>
          <w:highlight w:val="white"/>
        </w:rPr>
        <w:t xml:space="preserve">        AddAssemblyCode(assemblyCodeList, AssemblyOperator.dec, Register.rbx);</w:t>
      </w:r>
    </w:p>
    <w:p w14:paraId="3D8804D5" w14:textId="77777777" w:rsidR="00CC34B1" w:rsidRPr="00903DBA" w:rsidRDefault="00CC34B1" w:rsidP="00CC34B1">
      <w:pPr>
        <w:pStyle w:val="Code"/>
        <w:rPr>
          <w:highlight w:val="white"/>
        </w:rPr>
      </w:pPr>
      <w:r w:rsidRPr="00903DBA">
        <w:rPr>
          <w:highlight w:val="white"/>
        </w:rPr>
        <w:t xml:space="preserve">        AddAssemblyCode(assemblyCodeList, AssemblyOperator.jmp,</w:t>
      </w:r>
    </w:p>
    <w:p w14:paraId="262E2165" w14:textId="77777777" w:rsidR="00CC34B1" w:rsidRPr="00903DBA" w:rsidRDefault="00CC34B1" w:rsidP="00CC34B1">
      <w:pPr>
        <w:pStyle w:val="Code"/>
        <w:rPr>
          <w:highlight w:val="white"/>
        </w:rPr>
      </w:pPr>
      <w:r w:rsidRPr="00903DBA">
        <w:rPr>
          <w:highlight w:val="white"/>
        </w:rPr>
        <w:t xml:space="preserve">                        null, null, "$args$loop");</w:t>
      </w:r>
    </w:p>
    <w:p w14:paraId="52C3D424" w14:textId="77777777" w:rsidR="00CC34B1" w:rsidRPr="00903DBA" w:rsidRDefault="00CC34B1" w:rsidP="00CC34B1">
      <w:pPr>
        <w:pStyle w:val="Code"/>
        <w:rPr>
          <w:highlight w:val="white"/>
        </w:rPr>
      </w:pPr>
    </w:p>
    <w:p w14:paraId="3DAE489D" w14:textId="77777777" w:rsidR="00CC34B1" w:rsidRPr="00903DBA" w:rsidRDefault="00CC34B1" w:rsidP="00CC34B1">
      <w:pPr>
        <w:pStyle w:val="Code"/>
        <w:rPr>
          <w:highlight w:val="white"/>
        </w:rPr>
      </w:pPr>
      <w:r w:rsidRPr="00903DBA">
        <w:rPr>
          <w:highlight w:val="white"/>
        </w:rPr>
        <w:t xml:space="preserve">        AddAssemblyCode(assemblyCodeList, AssemblyOperator.label,</w:t>
      </w:r>
    </w:p>
    <w:p w14:paraId="62247936" w14:textId="77777777" w:rsidR="00CC34B1" w:rsidRPr="00903DBA" w:rsidRDefault="00CC34B1" w:rsidP="00CC34B1">
      <w:pPr>
        <w:pStyle w:val="Code"/>
        <w:rPr>
          <w:highlight w:val="white"/>
        </w:rPr>
      </w:pPr>
      <w:r w:rsidRPr="00903DBA">
        <w:rPr>
          <w:highlight w:val="white"/>
        </w:rPr>
        <w:t xml:space="preserve">                        "$args$exit");</w:t>
      </w:r>
    </w:p>
    <w:p w14:paraId="2C4B0614" w14:textId="77777777" w:rsidR="00CC34B1" w:rsidRPr="00903DBA" w:rsidRDefault="00CC34B1" w:rsidP="00CC34B1">
      <w:pPr>
        <w:pStyle w:val="Code"/>
        <w:rPr>
          <w:highlight w:val="white"/>
        </w:rPr>
      </w:pPr>
      <w:r w:rsidRPr="00903DBA">
        <w:rPr>
          <w:highlight w:val="white"/>
        </w:rPr>
        <w:t xml:space="preserve">        AddAssemblyCode(assemblyCodeList, AssemblyOperator.mov_qword,</w:t>
      </w:r>
    </w:p>
    <w:p w14:paraId="5534F199" w14:textId="77777777" w:rsidR="00CC34B1" w:rsidRPr="00903DBA" w:rsidRDefault="00CC34B1" w:rsidP="00CC34B1">
      <w:pPr>
        <w:pStyle w:val="Code"/>
        <w:rPr>
          <w:highlight w:val="white"/>
        </w:rPr>
      </w:pPr>
      <w:r w:rsidRPr="00903DBA">
        <w:rPr>
          <w:highlight w:val="white"/>
        </w:rPr>
        <w:t xml:space="preserve">                        Register.rbp, 0, BigInteger.Zero);</w:t>
      </w:r>
    </w:p>
    <w:p w14:paraId="6B256D98"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5EA5975" w14:textId="77777777" w:rsidR="00CC34B1" w:rsidRPr="00903DBA" w:rsidRDefault="00CC34B1" w:rsidP="00CC34B1">
      <w:pPr>
        <w:pStyle w:val="Code"/>
        <w:rPr>
          <w:highlight w:val="white"/>
        </w:rPr>
      </w:pPr>
      <w:r w:rsidRPr="00903DBA">
        <w:rPr>
          <w:highlight w:val="white"/>
        </w:rPr>
        <w:t xml:space="preserve">                        (BigInteger) TypeSize.PointerSize);</w:t>
      </w:r>
    </w:p>
    <w:p w14:paraId="779F0B65" w14:textId="77777777" w:rsidR="00382797" w:rsidRPr="00903DBA" w:rsidRDefault="007A03A1" w:rsidP="00970D66">
      <w:pPr>
        <w:pStyle w:val="Code"/>
        <w:rPr>
          <w:highlight w:val="white"/>
        </w:rPr>
      </w:pPr>
      <w:r w:rsidRPr="00903DBA">
        <w:rPr>
          <w:highlight w:val="white"/>
        </w:rPr>
        <w:t xml:space="preserve">        AddAssemblyCode(assemblyCodeList, AssemblyOperator.mov,</w:t>
      </w:r>
    </w:p>
    <w:p w14:paraId="63FEB4A5" w14:textId="6CAF5B6A" w:rsidR="007A03A1" w:rsidRPr="00903DBA" w:rsidRDefault="00382797" w:rsidP="00382797">
      <w:pPr>
        <w:pStyle w:val="Code"/>
        <w:rPr>
          <w:highlight w:val="white"/>
        </w:rPr>
      </w:pPr>
      <w:r w:rsidRPr="00903DBA">
        <w:rPr>
          <w:highlight w:val="white"/>
        </w:rPr>
        <w:t xml:space="preserve">                        </w:t>
      </w:r>
      <w:r w:rsidR="007A03A1" w:rsidRPr="00903DBA">
        <w:rPr>
          <w:highlight w:val="white"/>
        </w:rPr>
        <w:t>Register.rbp,</w:t>
      </w:r>
      <w:r w:rsidR="00970D66" w:rsidRPr="00903DBA">
        <w:rPr>
          <w:highlight w:val="white"/>
        </w:rPr>
        <w:t>0,</w:t>
      </w:r>
      <w:r w:rsidR="00FC178C" w:rsidRPr="00903DBA">
        <w:rPr>
          <w:highlight w:val="white"/>
        </w:rPr>
        <w:t xml:space="preserve"> </w:t>
      </w:r>
      <w:r w:rsidRPr="00903DBA">
        <w:rPr>
          <w:highlight w:val="white"/>
        </w:rPr>
        <w:t>BigInteger.Zero</w:t>
      </w:r>
      <w:r w:rsidR="00FC178C" w:rsidRPr="00903DBA">
        <w:rPr>
          <w:highlight w:val="white"/>
        </w:rPr>
        <w:t>,TypeSize.PointerSize</w:t>
      </w:r>
      <w:r w:rsidR="00970D66" w:rsidRPr="00903DBA">
        <w:rPr>
          <w:highlight w:val="white"/>
        </w:rPr>
        <w:t>);</w:t>
      </w:r>
    </w:p>
    <w:p w14:paraId="5A768D15"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110F4595" w14:textId="77777777" w:rsidR="00CC34B1" w:rsidRPr="00903DBA" w:rsidRDefault="00CC34B1" w:rsidP="00CC34B1">
      <w:pPr>
        <w:pStyle w:val="Code"/>
        <w:rPr>
          <w:highlight w:val="white"/>
        </w:rPr>
      </w:pPr>
      <w:r w:rsidRPr="00903DBA">
        <w:rPr>
          <w:highlight w:val="white"/>
        </w:rPr>
        <w:t xml:space="preserve">                        SymbolTable.FunctionHeaderSize, Register.eax);</w:t>
      </w:r>
    </w:p>
    <w:p w14:paraId="11ED2EA3"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5322DDF5" w14:textId="77777777" w:rsidR="00CC34B1" w:rsidRPr="00903DBA" w:rsidRDefault="00CC34B1" w:rsidP="00CC34B1">
      <w:pPr>
        <w:pStyle w:val="Code"/>
        <w:rPr>
          <w:highlight w:val="white"/>
        </w:rPr>
      </w:pPr>
      <w:r w:rsidRPr="00903DBA">
        <w:rPr>
          <w:highlight w:val="white"/>
        </w:rPr>
        <w:t xml:space="preserve">                        SymbolTable.FunctionHeaderSize +</w:t>
      </w:r>
    </w:p>
    <w:p w14:paraId="7BA9E96D" w14:textId="77777777" w:rsidR="00CC34B1" w:rsidRPr="00903DBA" w:rsidRDefault="00CC34B1" w:rsidP="00CC34B1">
      <w:pPr>
        <w:pStyle w:val="Code"/>
        <w:rPr>
          <w:highlight w:val="white"/>
        </w:rPr>
      </w:pPr>
      <w:r w:rsidRPr="00903DBA">
        <w:rPr>
          <w:highlight w:val="white"/>
        </w:rPr>
        <w:t xml:space="preserve">                        TypeSize.SignedIntegerSize, Register.rdx);</w:t>
      </w:r>
    </w:p>
    <w:p w14:paraId="406CEA3E" w14:textId="7D52ED53" w:rsidR="00CC34B1" w:rsidRPr="00903DBA" w:rsidRDefault="00CC34B1" w:rsidP="00CC34B1">
      <w:pPr>
        <w:pStyle w:val="Code"/>
        <w:rPr>
          <w:highlight w:val="white"/>
        </w:rPr>
      </w:pPr>
    </w:p>
    <w:p w14:paraId="2B1324FC" w14:textId="637E3836" w:rsidR="00F27D7C" w:rsidRPr="00903DBA" w:rsidRDefault="00F27D7C" w:rsidP="00F27D7C">
      <w:pPr>
        <w:pStyle w:val="Code"/>
        <w:rPr>
          <w:highlight w:val="white"/>
        </w:rPr>
      </w:pPr>
      <w:r w:rsidRPr="00903DBA">
        <w:rPr>
          <w:highlight w:val="white"/>
        </w:rPr>
        <w:t xml:space="preserve">        /* $args$exit:</w:t>
      </w:r>
    </w:p>
    <w:p w14:paraId="73259CC1" w14:textId="77777777" w:rsidR="00F27D7C" w:rsidRPr="00903DBA" w:rsidRDefault="00F27D7C" w:rsidP="00F27D7C">
      <w:pPr>
        <w:pStyle w:val="Code"/>
        <w:rPr>
          <w:highlight w:val="white"/>
        </w:rPr>
      </w:pPr>
      <w:r w:rsidRPr="00903DBA">
        <w:rPr>
          <w:highlight w:val="white"/>
        </w:rPr>
        <w:t xml:space="preserve">             mov qword [rbp], 0</w:t>
      </w:r>
    </w:p>
    <w:p w14:paraId="4B96A09B" w14:textId="5D145F86" w:rsidR="00F27D7C" w:rsidRPr="00903DBA" w:rsidRDefault="00F27D7C" w:rsidP="00F27D7C">
      <w:pPr>
        <w:pStyle w:val="Code"/>
        <w:rPr>
          <w:highlight w:val="white"/>
        </w:rPr>
      </w:pPr>
      <w:r w:rsidRPr="00903DBA">
        <w:rPr>
          <w:highlight w:val="white"/>
        </w:rPr>
        <w:t xml:space="preserve">             add rbp, 8 */</w:t>
      </w:r>
    </w:p>
    <w:p w14:paraId="716782D5" w14:textId="77777777" w:rsidR="00F27D7C" w:rsidRPr="00903DBA" w:rsidRDefault="00F27D7C" w:rsidP="00CC34B1">
      <w:pPr>
        <w:pStyle w:val="Code"/>
        <w:rPr>
          <w:highlight w:val="white"/>
        </w:rPr>
      </w:pPr>
    </w:p>
    <w:p w14:paraId="2D6318E0" w14:textId="77777777" w:rsidR="00CC34B1" w:rsidRPr="00903DBA" w:rsidRDefault="00CC34B1" w:rsidP="00CC34B1">
      <w:pPr>
        <w:pStyle w:val="Code"/>
        <w:rPr>
          <w:highlight w:val="white"/>
        </w:rPr>
      </w:pPr>
      <w:r w:rsidRPr="00903DBA">
        <w:rPr>
          <w:highlight w:val="white"/>
        </w:rPr>
        <w:t xml:space="preserve">        List&lt;string&gt; textList = new List&lt;string&gt;();</w:t>
      </w:r>
    </w:p>
    <w:p w14:paraId="4DBE26BC" w14:textId="77777777" w:rsidR="00CC34B1" w:rsidRPr="00903DBA" w:rsidRDefault="00CC34B1" w:rsidP="00CC34B1">
      <w:pPr>
        <w:pStyle w:val="Code"/>
        <w:rPr>
          <w:highlight w:val="white"/>
        </w:rPr>
      </w:pPr>
      <w:r w:rsidRPr="00903DBA">
        <w:rPr>
          <w:highlight w:val="white"/>
        </w:rPr>
        <w:t xml:space="preserve">        ISet&lt;string&gt; externSet = new HashSet&lt;string&gt;();</w:t>
      </w:r>
    </w:p>
    <w:p w14:paraId="12E0E094" w14:textId="77777777" w:rsidR="00CC34B1" w:rsidRPr="00903DBA" w:rsidRDefault="00CC34B1" w:rsidP="00CC34B1">
      <w:pPr>
        <w:pStyle w:val="Code"/>
        <w:rPr>
          <w:highlight w:val="white"/>
        </w:rPr>
      </w:pPr>
      <w:r w:rsidRPr="00903DBA">
        <w:rPr>
          <w:highlight w:val="white"/>
        </w:rPr>
        <w:t xml:space="preserve">        AssemblyCodeGenerator.LinuxTextList(assemblyCodeList, textList,</w:t>
      </w:r>
    </w:p>
    <w:p w14:paraId="58143EEB" w14:textId="63CB09D7" w:rsidR="00CC34B1" w:rsidRPr="00903DBA" w:rsidRDefault="00CC34B1" w:rsidP="00CC34B1">
      <w:pPr>
        <w:pStyle w:val="Code"/>
        <w:rPr>
          <w:highlight w:val="white"/>
        </w:rPr>
      </w:pPr>
      <w:r w:rsidRPr="00903DBA">
        <w:rPr>
          <w:highlight w:val="white"/>
        </w:rPr>
        <w:t xml:space="preserve">    </w:t>
      </w:r>
      <w:r w:rsidR="00075FCE" w:rsidRPr="00903DBA">
        <w:rPr>
          <w:highlight w:val="white"/>
        </w:rPr>
        <w:t xml:space="preserve">            </w:t>
      </w:r>
      <w:r w:rsidRPr="00903DBA">
        <w:rPr>
          <w:highlight w:val="white"/>
        </w:rPr>
        <w:t xml:space="preserve">                            externSet);</w:t>
      </w:r>
    </w:p>
    <w:p w14:paraId="719E1BCA" w14:textId="77777777" w:rsidR="000D3056" w:rsidRPr="00903DBA" w:rsidRDefault="00CC34B1" w:rsidP="000D3056">
      <w:pPr>
        <w:pStyle w:val="Code"/>
        <w:rPr>
          <w:highlight w:val="white"/>
        </w:rPr>
      </w:pPr>
      <w:r w:rsidRPr="00903DBA">
        <w:rPr>
          <w:highlight w:val="white"/>
        </w:rPr>
        <w:t xml:space="preserve">        SymbolTable.</w:t>
      </w:r>
      <w:r w:rsidR="000D3056" w:rsidRPr="00903DBA">
        <w:rPr>
          <w:highlight w:val="white"/>
        </w:rPr>
        <w:t xml:space="preserve">ArgsSymbol = </w:t>
      </w:r>
    </w:p>
    <w:p w14:paraId="0DC25600" w14:textId="77777777" w:rsidR="000D3056" w:rsidRPr="00903DBA" w:rsidRDefault="000D3056" w:rsidP="00CC34B1">
      <w:pPr>
        <w:pStyle w:val="Code"/>
        <w:rPr>
          <w:highlight w:val="white"/>
        </w:rPr>
      </w:pPr>
      <w:r w:rsidRPr="00903DBA">
        <w:rPr>
          <w:highlight w:val="white"/>
        </w:rPr>
        <w:t xml:space="preserve">          </w:t>
      </w:r>
      <w:r w:rsidR="00CC34B1" w:rsidRPr="00903DBA">
        <w:rPr>
          <w:highlight w:val="white"/>
        </w:rPr>
        <w:t>new StaticSymbolLinux(AssemblyCodeGenerator.ArgsName,</w:t>
      </w:r>
    </w:p>
    <w:p w14:paraId="29673B87" w14:textId="02E2BECC" w:rsidR="00CC34B1" w:rsidRPr="00903DBA" w:rsidRDefault="000D3056" w:rsidP="00CC34B1">
      <w:pPr>
        <w:pStyle w:val="Code"/>
        <w:rPr>
          <w:highlight w:val="white"/>
        </w:rPr>
      </w:pPr>
      <w:r w:rsidRPr="00903DBA">
        <w:rPr>
          <w:highlight w:val="white"/>
        </w:rPr>
        <w:t xml:space="preserve">   </w:t>
      </w:r>
      <w:r w:rsidR="00742B96" w:rsidRPr="00903DBA">
        <w:rPr>
          <w:highlight w:val="white"/>
        </w:rPr>
        <w:t xml:space="preserve">                            </w:t>
      </w:r>
      <w:r w:rsidR="00CC34B1" w:rsidRPr="00903DBA">
        <w:rPr>
          <w:highlight w:val="white"/>
        </w:rPr>
        <w:t xml:space="preserve"> textList, externSet);</w:t>
      </w:r>
    </w:p>
    <w:p w14:paraId="78636FF3" w14:textId="77E01B38" w:rsidR="00CC34B1" w:rsidRPr="00903DBA" w:rsidRDefault="00CC34B1" w:rsidP="00CC34B1">
      <w:pPr>
        <w:pStyle w:val="Code"/>
        <w:rPr>
          <w:highlight w:val="white"/>
        </w:rPr>
      </w:pPr>
      <w:r w:rsidRPr="00903DBA">
        <w:rPr>
          <w:highlight w:val="white"/>
        </w:rPr>
        <w:t xml:space="preserve">      }</w:t>
      </w:r>
    </w:p>
    <w:p w14:paraId="546A2D36" w14:textId="77777777" w:rsidR="0000392B" w:rsidRPr="00903DBA" w:rsidRDefault="0000392B" w:rsidP="0000392B">
      <w:pPr>
        <w:pStyle w:val="Code"/>
        <w:rPr>
          <w:highlight w:val="white"/>
        </w:rPr>
      </w:pPr>
    </w:p>
    <w:p w14:paraId="08555B65" w14:textId="77777777" w:rsidR="0000392B" w:rsidRPr="00903DBA" w:rsidRDefault="0000392B" w:rsidP="0000392B">
      <w:pPr>
        <w:pStyle w:val="Code"/>
        <w:rPr>
          <w:highlight w:val="white"/>
        </w:rPr>
      </w:pPr>
      <w:r w:rsidRPr="00903DBA">
        <w:rPr>
          <w:highlight w:val="white"/>
        </w:rPr>
        <w:t xml:space="preserve">      if (Start.Windows) {</w:t>
      </w:r>
    </w:p>
    <w:p w14:paraId="4D9FDEF3" w14:textId="77777777" w:rsidR="0000392B" w:rsidRPr="00903DBA" w:rsidRDefault="0000392B" w:rsidP="0000392B">
      <w:pPr>
        <w:pStyle w:val="Code"/>
        <w:rPr>
          <w:highlight w:val="white"/>
        </w:rPr>
      </w:pPr>
      <w:r w:rsidRPr="00903DBA">
        <w:rPr>
          <w:highlight w:val="white"/>
        </w:rPr>
        <w:t xml:space="preserve">        // ...</w:t>
      </w:r>
    </w:p>
    <w:p w14:paraId="6B8124B5" w14:textId="65D0E5B5" w:rsidR="0000392B" w:rsidRPr="00903DBA" w:rsidRDefault="0000392B" w:rsidP="00CC34B1">
      <w:pPr>
        <w:pStyle w:val="Code"/>
        <w:rPr>
          <w:highlight w:val="white"/>
        </w:rPr>
      </w:pPr>
      <w:r w:rsidRPr="00903DBA">
        <w:rPr>
          <w:highlight w:val="white"/>
        </w:rPr>
        <w:t xml:space="preserve">      }</w:t>
      </w:r>
    </w:p>
    <w:p w14:paraId="4303E2BF" w14:textId="77777777" w:rsidR="00CC34B1" w:rsidRPr="00903DBA" w:rsidRDefault="00CC34B1" w:rsidP="00CC34B1">
      <w:pPr>
        <w:pStyle w:val="Code"/>
        <w:rPr>
          <w:highlight w:val="white"/>
        </w:rPr>
      </w:pPr>
      <w:r w:rsidRPr="00903DBA">
        <w:rPr>
          <w:highlight w:val="white"/>
        </w:rPr>
        <w:lastRenderedPageBreak/>
        <w:t xml:space="preserve">    }</w:t>
      </w:r>
    </w:p>
    <w:p w14:paraId="160C648D" w14:textId="0731E164" w:rsidR="003C15D9" w:rsidRPr="00903DBA" w:rsidRDefault="003C15D9" w:rsidP="003C15D9">
      <w:pPr>
        <w:pStyle w:val="Rubrik3"/>
        <w:numPr>
          <w:ilvl w:val="2"/>
          <w:numId w:val="139"/>
        </w:numPr>
        <w:rPr>
          <w:highlight w:val="white"/>
        </w:rPr>
      </w:pPr>
      <w:bookmarkStart w:id="468" w:name="_Toc57656105"/>
      <w:r w:rsidRPr="00903DBA">
        <w:rPr>
          <w:highlight w:val="white"/>
        </w:rPr>
        <w:t>Text List</w:t>
      </w:r>
      <w:bookmarkEnd w:id="468"/>
    </w:p>
    <w:p w14:paraId="3945A52B" w14:textId="432ACA2C" w:rsidR="001A1639" w:rsidRPr="00903DBA" w:rsidRDefault="001A1639" w:rsidP="001A1639">
      <w:pPr>
        <w:rPr>
          <w:highlight w:val="white"/>
        </w:rPr>
      </w:pPr>
      <w:r w:rsidRPr="00903DBA">
        <w:rPr>
          <w:highlight w:val="white"/>
        </w:rPr>
        <w:t xml:space="preserve">When the assembly code has been generated, </w:t>
      </w:r>
      <w:r w:rsidR="001F2B2C" w:rsidRPr="00903DBA">
        <w:rPr>
          <w:highlight w:val="white"/>
        </w:rPr>
        <w:t>we</w:t>
      </w:r>
      <w:r w:rsidRPr="00903DBA">
        <w:rPr>
          <w:highlight w:val="white"/>
        </w:rPr>
        <w:t xml:space="preserve"> need to be </w:t>
      </w:r>
      <w:r w:rsidR="00AA1F95" w:rsidRPr="00903DBA">
        <w:rPr>
          <w:highlight w:val="white"/>
        </w:rPr>
        <w:t>written</w:t>
      </w:r>
      <w:r w:rsidR="0095458E" w:rsidRPr="00903DBA">
        <w:rPr>
          <w:highlight w:val="white"/>
        </w:rPr>
        <w:t xml:space="preserve"> as a text file, which is the task of </w:t>
      </w:r>
      <w:r w:rsidR="0095458E" w:rsidRPr="00903DBA">
        <w:rPr>
          <w:rStyle w:val="KeyWord0"/>
          <w:highlight w:val="white"/>
        </w:rPr>
        <w:t>LinuxTextList</w:t>
      </w:r>
      <w:r w:rsidR="0095458E" w:rsidRPr="00903DBA">
        <w:rPr>
          <w:highlight w:val="white"/>
        </w:rPr>
        <w:t xml:space="preserve">. It iterates through the assembly code list and </w:t>
      </w:r>
      <w:r w:rsidR="00DD61D3" w:rsidRPr="00903DBA">
        <w:rPr>
          <w:highlight w:val="white"/>
        </w:rPr>
        <w:t xml:space="preserve">writes the assembly code instruction at one line each by calling </w:t>
      </w:r>
      <w:r w:rsidR="00DD61D3" w:rsidRPr="00903DBA">
        <w:rPr>
          <w:rStyle w:val="KeyWord0"/>
          <w:highlight w:val="white"/>
        </w:rPr>
        <w:t>ToString</w:t>
      </w:r>
      <w:r w:rsidR="00DD61D3" w:rsidRPr="00903DBA">
        <w:rPr>
          <w:highlight w:val="white"/>
        </w:rPr>
        <w:t xml:space="preserve"> in </w:t>
      </w:r>
      <w:r w:rsidR="00DD61D3" w:rsidRPr="00903DBA">
        <w:rPr>
          <w:rStyle w:val="KeyWord0"/>
          <w:highlight w:val="white"/>
        </w:rPr>
        <w:t>AssemblyCode</w:t>
      </w:r>
      <w:r w:rsidR="00DD61D3" w:rsidRPr="00903DBA">
        <w:rPr>
          <w:highlight w:val="white"/>
        </w:rPr>
        <w:t xml:space="preserve">. It also adds names add the </w:t>
      </w:r>
      <w:r w:rsidR="00DD61D3" w:rsidRPr="00903DBA">
        <w:rPr>
          <w:rStyle w:val="KeyWord0"/>
          <w:highlight w:val="white"/>
        </w:rPr>
        <w:t>externSet</w:t>
      </w:r>
      <w:r w:rsidR="00DD61D3" w:rsidRPr="00903DBA">
        <w:rPr>
          <w:highlight w:val="white"/>
        </w:rPr>
        <w:t xml:space="preserve"> parameter</w:t>
      </w:r>
      <w:r w:rsidR="00906A9B" w:rsidRPr="00903DBA">
        <w:rPr>
          <w:highlight w:val="white"/>
        </w:rPr>
        <w:t xml:space="preserve"> for each name in the instructions.</w:t>
      </w:r>
    </w:p>
    <w:p w14:paraId="747A343C" w14:textId="77777777" w:rsidR="003C15D9" w:rsidRPr="00903DBA" w:rsidRDefault="003C15D9" w:rsidP="003C15D9">
      <w:pPr>
        <w:pStyle w:val="Code"/>
        <w:rPr>
          <w:highlight w:val="white"/>
        </w:rPr>
      </w:pPr>
      <w:r w:rsidRPr="00903DBA">
        <w:rPr>
          <w:highlight w:val="white"/>
        </w:rPr>
        <w:t xml:space="preserve">    public static void LinuxTextList(IList&lt;AssemblyCode&gt; assemblyCodeList,</w:t>
      </w:r>
    </w:p>
    <w:p w14:paraId="0F32D8C9" w14:textId="77777777" w:rsidR="003C15D9" w:rsidRPr="00903DBA" w:rsidRDefault="003C15D9" w:rsidP="003C15D9">
      <w:pPr>
        <w:pStyle w:val="Code"/>
        <w:rPr>
          <w:highlight w:val="white"/>
        </w:rPr>
      </w:pPr>
      <w:r w:rsidRPr="00903DBA">
        <w:rPr>
          <w:highlight w:val="white"/>
        </w:rPr>
        <w:t xml:space="preserve">                                     IList&lt;string&gt; textList,</w:t>
      </w:r>
    </w:p>
    <w:p w14:paraId="2CB35B95" w14:textId="77777777" w:rsidR="003C15D9" w:rsidRPr="00903DBA" w:rsidRDefault="003C15D9" w:rsidP="003C15D9">
      <w:pPr>
        <w:pStyle w:val="Code"/>
        <w:rPr>
          <w:highlight w:val="white"/>
        </w:rPr>
      </w:pPr>
      <w:r w:rsidRPr="00903DBA">
        <w:rPr>
          <w:highlight w:val="white"/>
        </w:rPr>
        <w:t xml:space="preserve">                                     ISet&lt;string&gt; externSet) {</w:t>
      </w:r>
    </w:p>
    <w:p w14:paraId="77CD1E52" w14:textId="77777777" w:rsidR="003C15D9" w:rsidRPr="00903DBA" w:rsidRDefault="003C15D9" w:rsidP="003C15D9">
      <w:pPr>
        <w:pStyle w:val="Code"/>
        <w:rPr>
          <w:highlight w:val="white"/>
        </w:rPr>
      </w:pPr>
      <w:r w:rsidRPr="00903DBA">
        <w:rPr>
          <w:highlight w:val="white"/>
        </w:rPr>
        <w:t xml:space="preserve">      foreach (AssemblyCode assemblyCode in assemblyCodeList) {</w:t>
      </w:r>
    </w:p>
    <w:p w14:paraId="13111CAA" w14:textId="77777777" w:rsidR="003C15D9" w:rsidRPr="00903DBA" w:rsidRDefault="003C15D9" w:rsidP="003C15D9">
      <w:pPr>
        <w:pStyle w:val="Code"/>
        <w:rPr>
          <w:highlight w:val="white"/>
        </w:rPr>
      </w:pPr>
      <w:r w:rsidRPr="00903DBA">
        <w:rPr>
          <w:highlight w:val="white"/>
        </w:rPr>
        <w:t xml:space="preserve">        AssemblyOperator assemblyOperator = assemblyCode.Operator;</w:t>
      </w:r>
    </w:p>
    <w:p w14:paraId="12855664" w14:textId="77777777" w:rsidR="003C15D9" w:rsidRPr="00903DBA" w:rsidRDefault="003C15D9" w:rsidP="003C15D9">
      <w:pPr>
        <w:pStyle w:val="Code"/>
        <w:rPr>
          <w:highlight w:val="white"/>
        </w:rPr>
      </w:pPr>
      <w:r w:rsidRPr="00903DBA">
        <w:rPr>
          <w:highlight w:val="white"/>
        </w:rPr>
        <w:t xml:space="preserve">        object operand0 = assemblyCode[0],</w:t>
      </w:r>
    </w:p>
    <w:p w14:paraId="204FE963" w14:textId="77777777" w:rsidR="003C15D9" w:rsidRPr="00903DBA" w:rsidRDefault="003C15D9" w:rsidP="003C15D9">
      <w:pPr>
        <w:pStyle w:val="Code"/>
        <w:rPr>
          <w:highlight w:val="white"/>
        </w:rPr>
      </w:pPr>
      <w:r w:rsidRPr="00903DBA">
        <w:rPr>
          <w:highlight w:val="white"/>
        </w:rPr>
        <w:t xml:space="preserve">               operand1 = assemblyCode[1],</w:t>
      </w:r>
    </w:p>
    <w:p w14:paraId="34B93124" w14:textId="77777777" w:rsidR="003C15D9" w:rsidRPr="00903DBA" w:rsidRDefault="003C15D9" w:rsidP="003C15D9">
      <w:pPr>
        <w:pStyle w:val="Code"/>
        <w:rPr>
          <w:highlight w:val="white"/>
        </w:rPr>
      </w:pPr>
      <w:r w:rsidRPr="00903DBA">
        <w:rPr>
          <w:highlight w:val="white"/>
        </w:rPr>
        <w:t xml:space="preserve">               operand2 = assemblyCode[2];</w:t>
      </w:r>
    </w:p>
    <w:p w14:paraId="3F9EF211" w14:textId="77777777" w:rsidR="003C15D9" w:rsidRPr="00903DBA" w:rsidRDefault="003C15D9" w:rsidP="003C15D9">
      <w:pPr>
        <w:pStyle w:val="Code"/>
        <w:rPr>
          <w:highlight w:val="white"/>
        </w:rPr>
      </w:pPr>
    </w:p>
    <w:p w14:paraId="4FB954A9" w14:textId="77777777" w:rsidR="003C15D9" w:rsidRPr="00903DBA" w:rsidRDefault="003C15D9" w:rsidP="003C15D9">
      <w:pPr>
        <w:pStyle w:val="Code"/>
        <w:rPr>
          <w:highlight w:val="white"/>
        </w:rPr>
      </w:pPr>
      <w:r w:rsidRPr="00903DBA">
        <w:rPr>
          <w:highlight w:val="white"/>
        </w:rPr>
        <w:t xml:space="preserve">        if (assemblyOperator == AssemblyOperator.define_value) {</w:t>
      </w:r>
    </w:p>
    <w:p w14:paraId="13F1B31C" w14:textId="77777777" w:rsidR="003C15D9" w:rsidRPr="00903DBA" w:rsidRDefault="003C15D9" w:rsidP="003C15D9">
      <w:pPr>
        <w:pStyle w:val="Code"/>
        <w:rPr>
          <w:highlight w:val="white"/>
        </w:rPr>
      </w:pPr>
      <w:r w:rsidRPr="00903DBA">
        <w:rPr>
          <w:highlight w:val="white"/>
        </w:rPr>
        <w:t xml:space="preserve">          Sort sort = (Sort) operand0;</w:t>
      </w:r>
    </w:p>
    <w:p w14:paraId="3A70F93C" w14:textId="77777777" w:rsidR="003C15D9" w:rsidRPr="00903DBA" w:rsidRDefault="003C15D9" w:rsidP="003C15D9">
      <w:pPr>
        <w:pStyle w:val="Code"/>
        <w:rPr>
          <w:highlight w:val="white"/>
        </w:rPr>
      </w:pPr>
    </w:p>
    <w:p w14:paraId="1B165841" w14:textId="77777777" w:rsidR="003C15D9" w:rsidRPr="00903DBA" w:rsidRDefault="003C15D9" w:rsidP="003C15D9">
      <w:pPr>
        <w:pStyle w:val="Code"/>
        <w:rPr>
          <w:highlight w:val="white"/>
        </w:rPr>
      </w:pPr>
      <w:r w:rsidRPr="00903DBA">
        <w:rPr>
          <w:highlight w:val="white"/>
        </w:rPr>
        <w:t xml:space="preserve">          if ((sort != Sort.String) &amp;&amp; (operand1 is string)) {</w:t>
      </w:r>
    </w:p>
    <w:p w14:paraId="434466D7" w14:textId="77777777" w:rsidR="003C15D9" w:rsidRPr="00903DBA" w:rsidRDefault="003C15D9" w:rsidP="003C15D9">
      <w:pPr>
        <w:pStyle w:val="Code"/>
        <w:rPr>
          <w:highlight w:val="white"/>
        </w:rPr>
      </w:pPr>
      <w:r w:rsidRPr="00903DBA">
        <w:rPr>
          <w:highlight w:val="white"/>
        </w:rPr>
        <w:t xml:space="preserve">            string name1 = (string) operand1;</w:t>
      </w:r>
    </w:p>
    <w:p w14:paraId="322A2CE9" w14:textId="77777777" w:rsidR="003C15D9" w:rsidRPr="00903DBA" w:rsidRDefault="003C15D9" w:rsidP="003C15D9">
      <w:pPr>
        <w:pStyle w:val="Code"/>
        <w:rPr>
          <w:highlight w:val="white"/>
        </w:rPr>
      </w:pPr>
      <w:r w:rsidRPr="00903DBA">
        <w:rPr>
          <w:highlight w:val="white"/>
        </w:rPr>
        <w:t xml:space="preserve">               </w:t>
      </w:r>
    </w:p>
    <w:p w14:paraId="1709A237" w14:textId="77777777" w:rsidR="003C15D9" w:rsidRPr="00903DBA" w:rsidRDefault="003C15D9" w:rsidP="003C15D9">
      <w:pPr>
        <w:pStyle w:val="Code"/>
        <w:rPr>
          <w:highlight w:val="white"/>
        </w:rPr>
      </w:pPr>
      <w:r w:rsidRPr="00903DBA">
        <w:rPr>
          <w:highlight w:val="white"/>
        </w:rPr>
        <w:t xml:space="preserve">            if (!name1.Contains(Symbol.SeparatorId)) {</w:t>
      </w:r>
    </w:p>
    <w:p w14:paraId="67A0DAF7" w14:textId="77777777" w:rsidR="003C15D9" w:rsidRPr="00903DBA" w:rsidRDefault="003C15D9" w:rsidP="003C15D9">
      <w:pPr>
        <w:pStyle w:val="Code"/>
        <w:rPr>
          <w:highlight w:val="white"/>
        </w:rPr>
      </w:pPr>
      <w:r w:rsidRPr="00903DBA">
        <w:rPr>
          <w:highlight w:val="white"/>
        </w:rPr>
        <w:t xml:space="preserve">              externSet.Add(name1);</w:t>
      </w:r>
    </w:p>
    <w:p w14:paraId="20FD1E68" w14:textId="77777777" w:rsidR="003C15D9" w:rsidRPr="00903DBA" w:rsidRDefault="003C15D9" w:rsidP="003C15D9">
      <w:pPr>
        <w:pStyle w:val="Code"/>
        <w:rPr>
          <w:highlight w:val="white"/>
        </w:rPr>
      </w:pPr>
      <w:r w:rsidRPr="00903DBA">
        <w:rPr>
          <w:highlight w:val="white"/>
        </w:rPr>
        <w:t xml:space="preserve">            }</w:t>
      </w:r>
    </w:p>
    <w:p w14:paraId="29844C1B" w14:textId="77777777" w:rsidR="003C15D9" w:rsidRPr="00903DBA" w:rsidRDefault="003C15D9" w:rsidP="003C15D9">
      <w:pPr>
        <w:pStyle w:val="Code"/>
        <w:rPr>
          <w:highlight w:val="white"/>
        </w:rPr>
      </w:pPr>
      <w:r w:rsidRPr="00903DBA">
        <w:rPr>
          <w:highlight w:val="white"/>
        </w:rPr>
        <w:t xml:space="preserve">          }</w:t>
      </w:r>
    </w:p>
    <w:p w14:paraId="536876DB" w14:textId="77777777" w:rsidR="003C15D9" w:rsidRPr="00903DBA" w:rsidRDefault="003C15D9" w:rsidP="003C15D9">
      <w:pPr>
        <w:pStyle w:val="Code"/>
        <w:rPr>
          <w:highlight w:val="white"/>
        </w:rPr>
      </w:pPr>
      <w:r w:rsidRPr="00903DBA">
        <w:rPr>
          <w:highlight w:val="white"/>
        </w:rPr>
        <w:t xml:space="preserve">        }</w:t>
      </w:r>
    </w:p>
    <w:p w14:paraId="69A4A199" w14:textId="77777777" w:rsidR="003C15D9" w:rsidRPr="00903DBA" w:rsidRDefault="003C15D9" w:rsidP="003C15D9">
      <w:pPr>
        <w:pStyle w:val="Code"/>
        <w:rPr>
          <w:highlight w:val="white"/>
        </w:rPr>
      </w:pPr>
      <w:r w:rsidRPr="00903DBA">
        <w:rPr>
          <w:highlight w:val="white"/>
        </w:rPr>
        <w:t xml:space="preserve">        else if ((assemblyOperator != AssemblyOperator.label) &amp;&amp;</w:t>
      </w:r>
    </w:p>
    <w:p w14:paraId="6BD855F4" w14:textId="77777777" w:rsidR="003C15D9" w:rsidRPr="00903DBA" w:rsidRDefault="003C15D9" w:rsidP="003C15D9">
      <w:pPr>
        <w:pStyle w:val="Code"/>
        <w:rPr>
          <w:highlight w:val="white"/>
        </w:rPr>
      </w:pPr>
      <w:r w:rsidRPr="00903DBA">
        <w:rPr>
          <w:highlight w:val="white"/>
        </w:rPr>
        <w:t xml:space="preserve">                 (assemblyOperator != AssemblyOperator.comment)) {</w:t>
      </w:r>
    </w:p>
    <w:p w14:paraId="656656A4" w14:textId="77777777" w:rsidR="003C15D9" w:rsidRPr="00903DBA" w:rsidRDefault="003C15D9" w:rsidP="003C15D9">
      <w:pPr>
        <w:pStyle w:val="Code"/>
        <w:rPr>
          <w:highlight w:val="white"/>
        </w:rPr>
      </w:pPr>
      <w:r w:rsidRPr="00903DBA">
        <w:rPr>
          <w:highlight w:val="white"/>
        </w:rPr>
        <w:t xml:space="preserve">          if (operand0 is string) {</w:t>
      </w:r>
    </w:p>
    <w:p w14:paraId="2216CC17" w14:textId="77777777" w:rsidR="003C15D9" w:rsidRPr="00903DBA" w:rsidRDefault="003C15D9" w:rsidP="003C15D9">
      <w:pPr>
        <w:pStyle w:val="Code"/>
        <w:rPr>
          <w:highlight w:val="white"/>
        </w:rPr>
      </w:pPr>
      <w:r w:rsidRPr="00903DBA">
        <w:rPr>
          <w:highlight w:val="white"/>
        </w:rPr>
        <w:t xml:space="preserve">            string name0 = (string) operand0;</w:t>
      </w:r>
    </w:p>
    <w:p w14:paraId="5FA04128" w14:textId="77777777" w:rsidR="003C15D9" w:rsidRPr="00903DBA" w:rsidRDefault="003C15D9" w:rsidP="003C15D9">
      <w:pPr>
        <w:pStyle w:val="Code"/>
        <w:rPr>
          <w:highlight w:val="white"/>
        </w:rPr>
      </w:pPr>
      <w:r w:rsidRPr="00903DBA">
        <w:rPr>
          <w:highlight w:val="white"/>
        </w:rPr>
        <w:t xml:space="preserve">               </w:t>
      </w:r>
    </w:p>
    <w:p w14:paraId="21F07B38" w14:textId="77777777" w:rsidR="003C15D9" w:rsidRPr="00903DBA" w:rsidRDefault="003C15D9" w:rsidP="003C15D9">
      <w:pPr>
        <w:pStyle w:val="Code"/>
        <w:rPr>
          <w:highlight w:val="white"/>
        </w:rPr>
      </w:pPr>
      <w:r w:rsidRPr="00903DBA">
        <w:rPr>
          <w:highlight w:val="white"/>
        </w:rPr>
        <w:t xml:space="preserve">            if (!name0.Contains(Symbol.SeparatorId)) {</w:t>
      </w:r>
    </w:p>
    <w:p w14:paraId="21B3C519" w14:textId="77777777" w:rsidR="003C15D9" w:rsidRPr="00903DBA" w:rsidRDefault="003C15D9" w:rsidP="003C15D9">
      <w:pPr>
        <w:pStyle w:val="Code"/>
        <w:rPr>
          <w:highlight w:val="white"/>
        </w:rPr>
      </w:pPr>
      <w:r w:rsidRPr="00903DBA">
        <w:rPr>
          <w:highlight w:val="white"/>
        </w:rPr>
        <w:t xml:space="preserve">              externSet.Add(name0);</w:t>
      </w:r>
    </w:p>
    <w:p w14:paraId="089D1AF0" w14:textId="77777777" w:rsidR="003C15D9" w:rsidRPr="00903DBA" w:rsidRDefault="003C15D9" w:rsidP="003C15D9">
      <w:pPr>
        <w:pStyle w:val="Code"/>
        <w:rPr>
          <w:highlight w:val="white"/>
        </w:rPr>
      </w:pPr>
      <w:r w:rsidRPr="00903DBA">
        <w:rPr>
          <w:highlight w:val="white"/>
        </w:rPr>
        <w:t xml:space="preserve">            }</w:t>
      </w:r>
    </w:p>
    <w:p w14:paraId="0E1F2E46" w14:textId="77777777" w:rsidR="003C15D9" w:rsidRPr="00903DBA" w:rsidRDefault="003C15D9" w:rsidP="003C15D9">
      <w:pPr>
        <w:pStyle w:val="Code"/>
        <w:rPr>
          <w:highlight w:val="white"/>
        </w:rPr>
      </w:pPr>
      <w:r w:rsidRPr="00903DBA">
        <w:rPr>
          <w:highlight w:val="white"/>
        </w:rPr>
        <w:t xml:space="preserve">          }</w:t>
      </w:r>
    </w:p>
    <w:p w14:paraId="5D3EF909" w14:textId="77777777" w:rsidR="003C15D9" w:rsidRPr="00903DBA" w:rsidRDefault="003C15D9" w:rsidP="003C15D9">
      <w:pPr>
        <w:pStyle w:val="Code"/>
        <w:rPr>
          <w:highlight w:val="white"/>
        </w:rPr>
      </w:pPr>
    </w:p>
    <w:p w14:paraId="53E4C4A8" w14:textId="77777777" w:rsidR="003C15D9" w:rsidRPr="00903DBA" w:rsidRDefault="003C15D9" w:rsidP="003C15D9">
      <w:pPr>
        <w:pStyle w:val="Code"/>
        <w:rPr>
          <w:highlight w:val="white"/>
        </w:rPr>
      </w:pPr>
      <w:r w:rsidRPr="00903DBA">
        <w:rPr>
          <w:highlight w:val="white"/>
        </w:rPr>
        <w:t xml:space="preserve">          if (operand1 is string) {</w:t>
      </w:r>
    </w:p>
    <w:p w14:paraId="0A593A93" w14:textId="77777777" w:rsidR="003C15D9" w:rsidRPr="00903DBA" w:rsidRDefault="003C15D9" w:rsidP="003C15D9">
      <w:pPr>
        <w:pStyle w:val="Code"/>
        <w:rPr>
          <w:highlight w:val="white"/>
        </w:rPr>
      </w:pPr>
      <w:r w:rsidRPr="00903DBA">
        <w:rPr>
          <w:highlight w:val="white"/>
        </w:rPr>
        <w:t xml:space="preserve">            string name1 = (string) operand1;</w:t>
      </w:r>
    </w:p>
    <w:p w14:paraId="1C28CF34" w14:textId="77777777" w:rsidR="003C15D9" w:rsidRPr="00903DBA" w:rsidRDefault="003C15D9" w:rsidP="003C15D9">
      <w:pPr>
        <w:pStyle w:val="Code"/>
        <w:rPr>
          <w:highlight w:val="white"/>
        </w:rPr>
      </w:pPr>
      <w:r w:rsidRPr="00903DBA">
        <w:rPr>
          <w:highlight w:val="white"/>
        </w:rPr>
        <w:t xml:space="preserve">               </w:t>
      </w:r>
    </w:p>
    <w:p w14:paraId="64A1C166" w14:textId="77777777" w:rsidR="003C15D9" w:rsidRPr="00903DBA" w:rsidRDefault="003C15D9" w:rsidP="003C15D9">
      <w:pPr>
        <w:pStyle w:val="Code"/>
        <w:rPr>
          <w:highlight w:val="white"/>
        </w:rPr>
      </w:pPr>
      <w:r w:rsidRPr="00903DBA">
        <w:rPr>
          <w:highlight w:val="white"/>
        </w:rPr>
        <w:t xml:space="preserve">            if (!name1.Contains(Symbol.SeparatorId)) {</w:t>
      </w:r>
    </w:p>
    <w:p w14:paraId="2C855925" w14:textId="77777777" w:rsidR="003C15D9" w:rsidRPr="00903DBA" w:rsidRDefault="003C15D9" w:rsidP="003C15D9">
      <w:pPr>
        <w:pStyle w:val="Code"/>
        <w:rPr>
          <w:highlight w:val="white"/>
        </w:rPr>
      </w:pPr>
      <w:r w:rsidRPr="00903DBA">
        <w:rPr>
          <w:highlight w:val="white"/>
        </w:rPr>
        <w:t xml:space="preserve">              externSet.Add(name1);</w:t>
      </w:r>
    </w:p>
    <w:p w14:paraId="12B9BA49" w14:textId="77777777" w:rsidR="003C15D9" w:rsidRPr="00903DBA" w:rsidRDefault="003C15D9" w:rsidP="003C15D9">
      <w:pPr>
        <w:pStyle w:val="Code"/>
        <w:rPr>
          <w:highlight w:val="white"/>
        </w:rPr>
      </w:pPr>
      <w:r w:rsidRPr="00903DBA">
        <w:rPr>
          <w:highlight w:val="white"/>
        </w:rPr>
        <w:t xml:space="preserve">            }</w:t>
      </w:r>
    </w:p>
    <w:p w14:paraId="7A2C2DD3" w14:textId="77777777" w:rsidR="003C15D9" w:rsidRPr="00903DBA" w:rsidRDefault="003C15D9" w:rsidP="003C15D9">
      <w:pPr>
        <w:pStyle w:val="Code"/>
        <w:rPr>
          <w:highlight w:val="white"/>
        </w:rPr>
      </w:pPr>
      <w:r w:rsidRPr="00903DBA">
        <w:rPr>
          <w:highlight w:val="white"/>
        </w:rPr>
        <w:t xml:space="preserve">          }</w:t>
      </w:r>
    </w:p>
    <w:p w14:paraId="0BE6F769" w14:textId="77777777" w:rsidR="003C15D9" w:rsidRPr="00903DBA" w:rsidRDefault="003C15D9" w:rsidP="003C15D9">
      <w:pPr>
        <w:pStyle w:val="Code"/>
        <w:rPr>
          <w:highlight w:val="white"/>
        </w:rPr>
      </w:pPr>
    </w:p>
    <w:p w14:paraId="36AE1F15" w14:textId="77777777" w:rsidR="003C15D9" w:rsidRPr="00903DBA" w:rsidRDefault="003C15D9" w:rsidP="003C15D9">
      <w:pPr>
        <w:pStyle w:val="Code"/>
        <w:rPr>
          <w:highlight w:val="white"/>
        </w:rPr>
      </w:pPr>
      <w:r w:rsidRPr="00903DBA">
        <w:rPr>
          <w:highlight w:val="white"/>
        </w:rPr>
        <w:t xml:space="preserve">          if (operand2 is string) {</w:t>
      </w:r>
    </w:p>
    <w:p w14:paraId="50EB3B59" w14:textId="77777777" w:rsidR="003C15D9" w:rsidRPr="00903DBA" w:rsidRDefault="003C15D9" w:rsidP="003C15D9">
      <w:pPr>
        <w:pStyle w:val="Code"/>
        <w:rPr>
          <w:highlight w:val="white"/>
        </w:rPr>
      </w:pPr>
      <w:r w:rsidRPr="00903DBA">
        <w:rPr>
          <w:highlight w:val="white"/>
        </w:rPr>
        <w:t xml:space="preserve">            string name2 = (string) operand2;</w:t>
      </w:r>
    </w:p>
    <w:p w14:paraId="6B50B38D" w14:textId="77777777" w:rsidR="003C15D9" w:rsidRPr="00903DBA" w:rsidRDefault="003C15D9" w:rsidP="003C15D9">
      <w:pPr>
        <w:pStyle w:val="Code"/>
        <w:rPr>
          <w:highlight w:val="white"/>
        </w:rPr>
      </w:pPr>
      <w:r w:rsidRPr="00903DBA">
        <w:rPr>
          <w:highlight w:val="white"/>
        </w:rPr>
        <w:t xml:space="preserve">               </w:t>
      </w:r>
    </w:p>
    <w:p w14:paraId="1205097C" w14:textId="77777777" w:rsidR="003C15D9" w:rsidRPr="00903DBA" w:rsidRDefault="003C15D9" w:rsidP="003C15D9">
      <w:pPr>
        <w:pStyle w:val="Code"/>
        <w:rPr>
          <w:highlight w:val="white"/>
        </w:rPr>
      </w:pPr>
      <w:r w:rsidRPr="00903DBA">
        <w:rPr>
          <w:highlight w:val="white"/>
        </w:rPr>
        <w:t xml:space="preserve">            if (!name2.Contains(Symbol.SeparatorId)) {</w:t>
      </w:r>
    </w:p>
    <w:p w14:paraId="664984D4" w14:textId="77777777" w:rsidR="003C15D9" w:rsidRPr="00903DBA" w:rsidRDefault="003C15D9" w:rsidP="003C15D9">
      <w:pPr>
        <w:pStyle w:val="Code"/>
        <w:rPr>
          <w:highlight w:val="white"/>
        </w:rPr>
      </w:pPr>
      <w:r w:rsidRPr="00903DBA">
        <w:rPr>
          <w:highlight w:val="white"/>
        </w:rPr>
        <w:t xml:space="preserve">              externSet.Add(name2);</w:t>
      </w:r>
    </w:p>
    <w:p w14:paraId="2D79AE5B" w14:textId="77777777" w:rsidR="003C15D9" w:rsidRPr="00903DBA" w:rsidRDefault="003C15D9" w:rsidP="003C15D9">
      <w:pPr>
        <w:pStyle w:val="Code"/>
        <w:rPr>
          <w:highlight w:val="white"/>
        </w:rPr>
      </w:pPr>
      <w:r w:rsidRPr="00903DBA">
        <w:rPr>
          <w:highlight w:val="white"/>
        </w:rPr>
        <w:t xml:space="preserve">            }</w:t>
      </w:r>
    </w:p>
    <w:p w14:paraId="30229DC5" w14:textId="77777777" w:rsidR="003C15D9" w:rsidRPr="00903DBA" w:rsidRDefault="003C15D9" w:rsidP="003C15D9">
      <w:pPr>
        <w:pStyle w:val="Code"/>
        <w:rPr>
          <w:highlight w:val="white"/>
        </w:rPr>
      </w:pPr>
      <w:r w:rsidRPr="00903DBA">
        <w:rPr>
          <w:highlight w:val="white"/>
        </w:rPr>
        <w:t xml:space="preserve">          }</w:t>
      </w:r>
    </w:p>
    <w:p w14:paraId="3B0B57B2" w14:textId="77777777" w:rsidR="003C15D9" w:rsidRPr="00903DBA" w:rsidRDefault="003C15D9" w:rsidP="003C15D9">
      <w:pPr>
        <w:pStyle w:val="Code"/>
        <w:rPr>
          <w:highlight w:val="white"/>
        </w:rPr>
      </w:pPr>
      <w:r w:rsidRPr="00903DBA">
        <w:rPr>
          <w:highlight w:val="white"/>
        </w:rPr>
        <w:t xml:space="preserve">        }</w:t>
      </w:r>
    </w:p>
    <w:p w14:paraId="3D302C4B" w14:textId="77777777" w:rsidR="003C15D9" w:rsidRPr="00903DBA" w:rsidRDefault="003C15D9" w:rsidP="003C15D9">
      <w:pPr>
        <w:pStyle w:val="Code"/>
        <w:rPr>
          <w:highlight w:val="white"/>
        </w:rPr>
      </w:pPr>
    </w:p>
    <w:p w14:paraId="7C2010E9" w14:textId="77777777" w:rsidR="003C15D9" w:rsidRPr="00903DBA" w:rsidRDefault="003C15D9" w:rsidP="003C15D9">
      <w:pPr>
        <w:pStyle w:val="Code"/>
        <w:rPr>
          <w:highlight w:val="white"/>
        </w:rPr>
      </w:pPr>
      <w:r w:rsidRPr="00903DBA">
        <w:rPr>
          <w:highlight w:val="white"/>
        </w:rPr>
        <w:t xml:space="preserve">        string text = assemblyCode.ToString();</w:t>
      </w:r>
    </w:p>
    <w:p w14:paraId="7535A869" w14:textId="77777777" w:rsidR="003C15D9" w:rsidRPr="00903DBA" w:rsidRDefault="003C15D9" w:rsidP="003C15D9">
      <w:pPr>
        <w:pStyle w:val="Code"/>
        <w:rPr>
          <w:highlight w:val="white"/>
        </w:rPr>
      </w:pPr>
      <w:r w:rsidRPr="00903DBA">
        <w:rPr>
          <w:highlight w:val="white"/>
        </w:rPr>
        <w:lastRenderedPageBreak/>
        <w:t xml:space="preserve">        if (text != null) {</w:t>
      </w:r>
    </w:p>
    <w:p w14:paraId="268AC865" w14:textId="77777777" w:rsidR="003C15D9" w:rsidRPr="00903DBA" w:rsidRDefault="003C15D9" w:rsidP="003C15D9">
      <w:pPr>
        <w:pStyle w:val="Code"/>
        <w:rPr>
          <w:highlight w:val="white"/>
        </w:rPr>
      </w:pPr>
      <w:r w:rsidRPr="00903DBA">
        <w:rPr>
          <w:highlight w:val="white"/>
        </w:rPr>
        <w:t xml:space="preserve">          textList.Add(text);</w:t>
      </w:r>
    </w:p>
    <w:p w14:paraId="35369519" w14:textId="77777777" w:rsidR="003C15D9" w:rsidRPr="00903DBA" w:rsidRDefault="003C15D9" w:rsidP="003C15D9">
      <w:pPr>
        <w:pStyle w:val="Code"/>
        <w:rPr>
          <w:highlight w:val="white"/>
        </w:rPr>
      </w:pPr>
      <w:r w:rsidRPr="00903DBA">
        <w:rPr>
          <w:highlight w:val="white"/>
        </w:rPr>
        <w:t xml:space="preserve">        }</w:t>
      </w:r>
    </w:p>
    <w:p w14:paraId="0A02A1B9" w14:textId="77777777" w:rsidR="003C15D9" w:rsidRPr="00903DBA" w:rsidRDefault="003C15D9" w:rsidP="003C15D9">
      <w:pPr>
        <w:pStyle w:val="Code"/>
        <w:rPr>
          <w:highlight w:val="white"/>
        </w:rPr>
      </w:pPr>
      <w:r w:rsidRPr="00903DBA">
        <w:rPr>
          <w:highlight w:val="white"/>
        </w:rPr>
        <w:t xml:space="preserve">      }</w:t>
      </w:r>
    </w:p>
    <w:p w14:paraId="5FE951CD" w14:textId="232709F4" w:rsidR="007F292F" w:rsidRPr="00903DBA" w:rsidRDefault="003C15D9" w:rsidP="007F292F">
      <w:pPr>
        <w:pStyle w:val="Code"/>
        <w:rPr>
          <w:highlight w:val="white"/>
        </w:rPr>
      </w:pPr>
      <w:r w:rsidRPr="00903DBA">
        <w:rPr>
          <w:highlight w:val="white"/>
        </w:rPr>
        <w:t xml:space="preserve">    }</w:t>
      </w:r>
    </w:p>
    <w:p w14:paraId="66ADD6F5" w14:textId="670EA4F3" w:rsidR="008C2C53" w:rsidRPr="00903DBA" w:rsidRDefault="008C2C53" w:rsidP="00AD7B52">
      <w:pPr>
        <w:pStyle w:val="Rubrik1"/>
      </w:pPr>
      <w:bookmarkStart w:id="469" w:name="_Ref54009755"/>
      <w:bookmarkStart w:id="470" w:name="_Toc57656106"/>
      <w:bookmarkStart w:id="471" w:name="_Ref420874022"/>
      <w:r w:rsidRPr="00903DBA">
        <w:lastRenderedPageBreak/>
        <w:t>Executable Code Generation</w:t>
      </w:r>
      <w:bookmarkEnd w:id="469"/>
      <w:bookmarkEnd w:id="470"/>
    </w:p>
    <w:p w14:paraId="37DAF005" w14:textId="279135BE" w:rsidR="008C2C53" w:rsidRPr="00903DBA" w:rsidRDefault="0033098A" w:rsidP="008C2C53">
      <w:r w:rsidRPr="00903DBA">
        <w:t>So far i</w:t>
      </w:r>
      <w:r w:rsidR="00DF3D11" w:rsidRPr="00903DBA">
        <w:t xml:space="preserve">n this book, the </w:t>
      </w:r>
      <w:r w:rsidRPr="00903DBA">
        <w:t xml:space="preserve">compiler has generated </w:t>
      </w:r>
      <w:r w:rsidR="00DF3D11" w:rsidRPr="00903DBA">
        <w:t xml:space="preserve">assembly code </w:t>
      </w:r>
      <w:r w:rsidRPr="00903DBA">
        <w:t>files and a make file.</w:t>
      </w:r>
      <w:r w:rsidR="00DF3D11" w:rsidRPr="00903DBA">
        <w:t xml:space="preserve"> </w:t>
      </w:r>
      <w:r w:rsidR="00F1702D" w:rsidRPr="00903DBA">
        <w:t>I</w:t>
      </w:r>
      <w:r w:rsidR="00DF3D11" w:rsidRPr="00903DBA">
        <w:t>n this chapter</w:t>
      </w:r>
      <w:r w:rsidRPr="00903DBA">
        <w:t xml:space="preserve">, the compiler </w:t>
      </w:r>
      <w:r w:rsidR="00E14164" w:rsidRPr="00903DBA">
        <w:t>instead</w:t>
      </w:r>
      <w:r w:rsidR="00DF3D11" w:rsidRPr="00903DBA">
        <w:t xml:space="preserve"> </w:t>
      </w:r>
      <w:r w:rsidR="000839DC" w:rsidRPr="00903DBA">
        <w:t>generate</w:t>
      </w:r>
      <w:r w:rsidRPr="00903DBA">
        <w:t>s</w:t>
      </w:r>
      <w:r w:rsidR="000839DC" w:rsidRPr="00903DBA">
        <w:t xml:space="preserve"> </w:t>
      </w:r>
      <w:r w:rsidRPr="00903DBA">
        <w:t xml:space="preserve">an </w:t>
      </w:r>
      <w:r w:rsidR="000839DC" w:rsidRPr="00903DBA">
        <w:t xml:space="preserve">executable file. I have chosen the 16-bit .com format, which is a simple file format. </w:t>
      </w:r>
      <w:r w:rsidR="004702AD" w:rsidRPr="00903DBA">
        <w:t xml:space="preserve">Unfortunately, the format is no longer supported by Windows. Therefore, we need </w:t>
      </w:r>
      <w:r w:rsidR="00AA2195" w:rsidRPr="00903DBA">
        <w:t xml:space="preserve">use a </w:t>
      </w:r>
      <w:r w:rsidR="00C14D7C" w:rsidRPr="00903DBA">
        <w:t xml:space="preserve">simulator the supports the format. </w:t>
      </w:r>
      <w:r w:rsidR="00AA2195" w:rsidRPr="00903DBA">
        <w:t xml:space="preserve">I have chosen </w:t>
      </w:r>
      <w:r w:rsidR="00942E51" w:rsidRPr="00903DBA">
        <w:rPr>
          <w:rStyle w:val="KeyWord0"/>
        </w:rPr>
        <w:t>DosBox</w:t>
      </w:r>
      <w:r w:rsidR="00C14D7C" w:rsidRPr="00903DBA">
        <w:t>, which is a simple simulator</w:t>
      </w:r>
      <w:r w:rsidR="00B30073" w:rsidRPr="00903DBA">
        <w:t xml:space="preserve"> capable of executing files in the </w:t>
      </w:r>
      <w:r w:rsidR="00942E51" w:rsidRPr="00903DBA">
        <w:rPr>
          <w:rStyle w:val="KeyWord0"/>
        </w:rPr>
        <w:t>.com</w:t>
      </w:r>
      <w:r w:rsidR="00942E51" w:rsidRPr="00903DBA">
        <w:t xml:space="preserve"> </w:t>
      </w:r>
      <w:r w:rsidR="00B30073" w:rsidRPr="00903DBA">
        <w:t>format.</w:t>
      </w:r>
    </w:p>
    <w:p w14:paraId="26FE0DEB" w14:textId="1E92E72F" w:rsidR="009D716B" w:rsidRPr="00903DBA" w:rsidRDefault="009D716B" w:rsidP="009D716B">
      <w:pPr>
        <w:pStyle w:val="Rubrik2"/>
      </w:pPr>
      <w:bookmarkStart w:id="472" w:name="_Toc57656107"/>
      <w:r w:rsidRPr="00903DBA">
        <w:t xml:space="preserve">The </w:t>
      </w:r>
      <w:r w:rsidR="00E6483C" w:rsidRPr="00903DBA">
        <w:t>Windows Mode</w:t>
      </w:r>
      <w:bookmarkEnd w:id="472"/>
    </w:p>
    <w:p w14:paraId="58367745" w14:textId="37137E23" w:rsidR="00C14D7C" w:rsidRPr="00903DBA" w:rsidRDefault="00786AFE" w:rsidP="008C2C53">
      <w:r w:rsidRPr="00903DBA">
        <w:t xml:space="preserve">In the book so far, we have </w:t>
      </w:r>
      <w:r w:rsidR="007F767B" w:rsidRPr="00903DBA">
        <w:t>regarded</w:t>
      </w:r>
      <w:r w:rsidRPr="00903DBA">
        <w:t xml:space="preserve"> the </w:t>
      </w:r>
      <w:r w:rsidRPr="00903DBA">
        <w:rPr>
          <w:rStyle w:val="KeyWord0"/>
        </w:rPr>
        <w:t>Start.Linux</w:t>
      </w:r>
      <w:r w:rsidRPr="00903DBA">
        <w:t xml:space="preserve"> condition on several occasion</w:t>
      </w:r>
      <w:r w:rsidR="00C97215" w:rsidRPr="00903DBA">
        <w:t xml:space="preserve">s, indicating code specific for the Linux target machine. </w:t>
      </w:r>
      <w:r w:rsidR="007F767B" w:rsidRPr="00903DBA">
        <w:t xml:space="preserve">In this chapter we go the outer way around and regard the </w:t>
      </w:r>
      <w:r w:rsidR="007F767B" w:rsidRPr="00903DBA">
        <w:rPr>
          <w:rStyle w:val="KeyWord0"/>
        </w:rPr>
        <w:t>Start.Windows</w:t>
      </w:r>
      <w:r w:rsidR="007F767B" w:rsidRPr="00903DBA">
        <w:t xml:space="preserve"> condition, which indicates </w:t>
      </w:r>
      <w:r w:rsidR="00CC21E0" w:rsidRPr="00903DBA">
        <w:t>code specific for the Windows target machine</w:t>
      </w:r>
      <w:r w:rsidR="007F767B" w:rsidRPr="00903DBA">
        <w:t>.</w:t>
      </w:r>
    </w:p>
    <w:p w14:paraId="01DAC66E" w14:textId="7D428577" w:rsidR="00065716" w:rsidRPr="00903DBA" w:rsidRDefault="00065716" w:rsidP="008C2C53">
      <w:r w:rsidRPr="00903DBA">
        <w:t>The difference between Linus and Windows mode</w:t>
      </w:r>
      <w:r w:rsidR="00D5337C" w:rsidRPr="00903DBA">
        <w:t xml:space="preserve"> is:</w:t>
      </w:r>
    </w:p>
    <w:p w14:paraId="7C072229" w14:textId="7C630569" w:rsidR="00D5337C" w:rsidRPr="00903DBA" w:rsidRDefault="00D5337C" w:rsidP="00477426">
      <w:pPr>
        <w:pStyle w:val="SourceCodeBoxText"/>
        <w:framePr w:wrap="around"/>
      </w:pPr>
      <w:r w:rsidRPr="00903DBA">
        <w:t xml:space="preserve">The types </w:t>
      </w:r>
      <w:r w:rsidR="00415A13" w:rsidRPr="00903DBA">
        <w:t>hold</w:t>
      </w:r>
      <w:r w:rsidRPr="00903DBA">
        <w:t xml:space="preserve"> different sizes.</w:t>
      </w:r>
    </w:p>
    <w:p w14:paraId="57F48727" w14:textId="30ADF9D2" w:rsidR="00D5337C" w:rsidRPr="00903DBA" w:rsidRDefault="00256A4B" w:rsidP="00477426">
      <w:pPr>
        <w:pStyle w:val="SourceCodeBoxText"/>
        <w:framePr w:wrap="around"/>
      </w:pPr>
      <w:r w:rsidRPr="00903DBA">
        <w:t>A s</w:t>
      </w:r>
      <w:r w:rsidR="00CE106F" w:rsidRPr="00903DBA">
        <w:t xml:space="preserve">tatic value </w:t>
      </w:r>
      <w:r w:rsidRPr="00903DBA">
        <w:t>is</w:t>
      </w:r>
      <w:r w:rsidR="00CE106F" w:rsidRPr="00903DBA">
        <w:t xml:space="preserve"> stored as </w:t>
      </w:r>
      <w:r w:rsidRPr="00903DBA">
        <w:t xml:space="preserve">a </w:t>
      </w:r>
      <w:r w:rsidR="00354D48" w:rsidRPr="00903DBA">
        <w:t xml:space="preserve">byte list rather than </w:t>
      </w:r>
      <w:r w:rsidRPr="00903DBA">
        <w:t xml:space="preserve">a </w:t>
      </w:r>
      <w:r w:rsidR="00354D48" w:rsidRPr="00903DBA">
        <w:t>text list</w:t>
      </w:r>
      <w:r w:rsidRPr="00903DBA">
        <w:t xml:space="preserve">, with </w:t>
      </w:r>
      <w:r w:rsidR="009B515E" w:rsidRPr="00903DBA">
        <w:t>an access map</w:t>
      </w:r>
      <w:r w:rsidR="0044096F" w:rsidRPr="00903DBA">
        <w:t xml:space="preserve"> that keep track of </w:t>
      </w:r>
      <w:r w:rsidR="00A71679" w:rsidRPr="00903DBA">
        <w:t>the accesses of other static values.</w:t>
      </w:r>
    </w:p>
    <w:p w14:paraId="624CE661" w14:textId="5CE29FE9" w:rsidR="00A71679" w:rsidRPr="00903DBA" w:rsidRDefault="00256A4B" w:rsidP="00477426">
      <w:pPr>
        <w:pStyle w:val="SourceCodeBoxText"/>
        <w:framePr w:wrap="around"/>
      </w:pPr>
      <w:r w:rsidRPr="00903DBA">
        <w:t>A f</w:t>
      </w:r>
      <w:r w:rsidR="00A71679" w:rsidRPr="00903DBA">
        <w:t>unction</w:t>
      </w:r>
      <w:r w:rsidRPr="00903DBA">
        <w:t xml:space="preserve"> is</w:t>
      </w:r>
      <w:r w:rsidR="00A71679" w:rsidRPr="00903DBA">
        <w:t xml:space="preserve"> also stored as</w:t>
      </w:r>
      <w:r w:rsidRPr="00903DBA">
        <w:t xml:space="preserve"> a</w:t>
      </w:r>
      <w:r w:rsidR="00A71679" w:rsidRPr="00903DBA">
        <w:t xml:space="preserve"> byte list</w:t>
      </w:r>
      <w:r w:rsidR="00C239B6" w:rsidRPr="00903DBA">
        <w:t>, w</w:t>
      </w:r>
      <w:r w:rsidRPr="00903DBA">
        <w:t>ith an access map</w:t>
      </w:r>
      <w:r w:rsidR="00C239B6" w:rsidRPr="00903DBA">
        <w:t>.</w:t>
      </w:r>
      <w:r w:rsidR="00094066" w:rsidRPr="00903DBA">
        <w:t xml:space="preserve"> A function also holds a call map to keep track </w:t>
      </w:r>
      <w:r w:rsidR="00730E52" w:rsidRPr="00903DBA">
        <w:t>of functions calls and a return set to keep track of the return addresses of the calls.</w:t>
      </w:r>
    </w:p>
    <w:p w14:paraId="7D1D8947" w14:textId="2FF1EF8E" w:rsidR="009835FC" w:rsidRPr="00903DBA" w:rsidRDefault="009835FC" w:rsidP="00477426">
      <w:pPr>
        <w:pStyle w:val="SourceCodeBoxText"/>
        <w:framePr w:wrap="around"/>
      </w:pPr>
      <w:r w:rsidRPr="00903DBA">
        <w:t>To exit the execution</w:t>
      </w:r>
      <w:r w:rsidR="00A05B2C" w:rsidRPr="00903DBA">
        <w:t>,</w:t>
      </w:r>
      <w:r w:rsidRPr="00903DBA">
        <w:t xml:space="preserve"> we perform an </w:t>
      </w:r>
      <w:r w:rsidR="00E94939" w:rsidRPr="00903DBA">
        <w:t>interrupt call rather than a system call.</w:t>
      </w:r>
    </w:p>
    <w:p w14:paraId="770C5A52" w14:textId="1406E0FC" w:rsidR="00A05B2C" w:rsidRPr="00903DBA" w:rsidRDefault="00A05B2C" w:rsidP="00477426">
      <w:pPr>
        <w:pStyle w:val="SourceCodeBoxText"/>
        <w:framePr w:wrap="around"/>
      </w:pPr>
      <w:r w:rsidRPr="00903DBA">
        <w:t>The initialization code is different</w:t>
      </w:r>
      <w:r w:rsidR="003766CF" w:rsidRPr="00903DBA">
        <w:t xml:space="preserve">. The total code, including code, static values, call stack and heap, is stored </w:t>
      </w:r>
      <w:r w:rsidR="00FF2E94" w:rsidRPr="00903DBA">
        <w:t>in</w:t>
      </w:r>
      <w:r w:rsidR="003766CF" w:rsidRPr="00903DBA">
        <w:t xml:space="preserve"> 64 kilobytes.</w:t>
      </w:r>
    </w:p>
    <w:p w14:paraId="148E0B13" w14:textId="172CDB77" w:rsidR="003766CF" w:rsidRPr="00903DBA" w:rsidRDefault="006A35C6" w:rsidP="00477426">
      <w:pPr>
        <w:pStyle w:val="SourceCodeBoxText"/>
        <w:framePr w:wrap="around"/>
      </w:pPr>
      <w:r w:rsidRPr="00903DBA">
        <w:t>The command line arguments</w:t>
      </w:r>
      <w:r w:rsidR="00A36C5C" w:rsidRPr="00903DBA">
        <w:t xml:space="preserve"> code</w:t>
      </w:r>
      <w:r w:rsidRPr="00903DBA">
        <w:t xml:space="preserve"> is also different. </w:t>
      </w:r>
      <w:r w:rsidR="00092F20" w:rsidRPr="00903DBA">
        <w:t>The command line is stored in the first 256 bytes of the segment.</w:t>
      </w:r>
    </w:p>
    <w:p w14:paraId="0FA7813B" w14:textId="1114E9D3" w:rsidR="00B70AD4" w:rsidRPr="00903DBA" w:rsidRDefault="00B70AD4" w:rsidP="00477426">
      <w:pPr>
        <w:pStyle w:val="SourceCodeBoxText"/>
        <w:framePr w:wrap="around"/>
      </w:pPr>
      <w:r w:rsidRPr="00903DBA">
        <w:t>In the standard library, we use interrupts instead of system calls to access the surrounding operating system.</w:t>
      </w:r>
    </w:p>
    <w:p w14:paraId="238B12A8" w14:textId="64BAD923" w:rsidR="00730E52" w:rsidRPr="00903DBA" w:rsidRDefault="00730E52" w:rsidP="00BA3773">
      <w:pPr>
        <w:jc w:val="left"/>
      </w:pPr>
      <w:r w:rsidRPr="00903DBA">
        <w:t>The access and calls are stored with their unique names</w:t>
      </w:r>
      <w:r w:rsidR="00C55029" w:rsidRPr="00903DBA">
        <w:t xml:space="preserve">, they are replaced by proper address by the linker in the next step. </w:t>
      </w:r>
      <w:r w:rsidR="004B7A67" w:rsidRPr="00903DBA">
        <w:t>The return addresses are stored as the address relative the beginning of the function and will be replaced by the corresponding global address by the linker.</w:t>
      </w:r>
      <w:r w:rsidRPr="00903DBA">
        <w:t xml:space="preserve"> </w:t>
      </w:r>
      <w:r w:rsidR="004B7A67" w:rsidRPr="00903DBA">
        <w:t>The reason we keep the access an</w:t>
      </w:r>
      <w:r w:rsidR="00FE01E2" w:rsidRPr="00903DBA">
        <w:t>d</w:t>
      </w:r>
      <w:r w:rsidR="004B7A67" w:rsidRPr="00903DBA">
        <w:t xml:space="preserve"> calls in separate maps is </w:t>
      </w:r>
      <w:r w:rsidR="00D72ED6" w:rsidRPr="00903DBA">
        <w:t xml:space="preserve">that an </w:t>
      </w:r>
      <w:r w:rsidR="00FE01E2" w:rsidRPr="00903DBA">
        <w:t xml:space="preserve">access </w:t>
      </w:r>
      <w:r w:rsidR="00D72ED6" w:rsidRPr="00903DBA">
        <w:t>is</w:t>
      </w:r>
      <w:r w:rsidR="00FE01E2" w:rsidRPr="00903DBA">
        <w:t xml:space="preserve"> replaced by </w:t>
      </w:r>
      <w:r w:rsidR="009835FC" w:rsidRPr="00903DBA">
        <w:t xml:space="preserve">an </w:t>
      </w:r>
      <w:r w:rsidR="00FE01E2" w:rsidRPr="00903DBA">
        <w:t xml:space="preserve">absolute </w:t>
      </w:r>
      <w:r w:rsidR="00D72ED6" w:rsidRPr="00903DBA">
        <w:t>global address while a call is replaced by a</w:t>
      </w:r>
      <w:r w:rsidR="000F61FC" w:rsidRPr="00903DBA">
        <w:t>n</w:t>
      </w:r>
      <w:r w:rsidR="00D72ED6" w:rsidRPr="00903DBA">
        <w:t xml:space="preserve"> address relative </w:t>
      </w:r>
      <w:r w:rsidR="000F61FC" w:rsidRPr="00903DBA">
        <w:t xml:space="preserve">to </w:t>
      </w:r>
      <w:r w:rsidR="00D72ED6" w:rsidRPr="00903DBA">
        <w:t>the call.</w:t>
      </w:r>
    </w:p>
    <w:p w14:paraId="7F9BCDFE" w14:textId="173A8DE6" w:rsidR="00F65204" w:rsidRPr="00903DBA" w:rsidRDefault="00F65204" w:rsidP="00571855">
      <w:pPr>
        <w:pStyle w:val="Rubrik3"/>
        <w:numPr>
          <w:ilvl w:val="2"/>
          <w:numId w:val="156"/>
        </w:numPr>
        <w:rPr>
          <w:highlight w:val="white"/>
        </w:rPr>
      </w:pPr>
      <w:bookmarkStart w:id="473" w:name="_Toc57656108"/>
      <w:r w:rsidRPr="00903DBA">
        <w:rPr>
          <w:highlight w:val="white"/>
        </w:rPr>
        <w:t>Main</w:t>
      </w:r>
      <w:bookmarkEnd w:id="473"/>
    </w:p>
    <w:p w14:paraId="3C627783" w14:textId="6CE6492F" w:rsidR="00F65204" w:rsidRPr="00903DBA" w:rsidRDefault="00F65204" w:rsidP="00F65204">
      <w:pPr>
        <w:pStyle w:val="CodeHeader"/>
        <w:rPr>
          <w:highlight w:val="white"/>
        </w:rPr>
      </w:pPr>
      <w:r w:rsidRPr="00903DBA">
        <w:rPr>
          <w:highlight w:val="white"/>
        </w:rPr>
        <w:t>Main.cs</w:t>
      </w:r>
    </w:p>
    <w:p w14:paraId="5888865B" w14:textId="77777777" w:rsidR="00F65204" w:rsidRPr="00903DBA" w:rsidRDefault="00F65204" w:rsidP="00F65204">
      <w:pPr>
        <w:pStyle w:val="Code"/>
        <w:rPr>
          <w:highlight w:val="white"/>
        </w:rPr>
      </w:pPr>
      <w:r w:rsidRPr="00903DBA">
        <w:rPr>
          <w:highlight w:val="white"/>
        </w:rPr>
        <w:t>using System;</w:t>
      </w:r>
    </w:p>
    <w:p w14:paraId="08972D26" w14:textId="77777777" w:rsidR="00F65204" w:rsidRPr="00903DBA" w:rsidRDefault="00F65204" w:rsidP="00F65204">
      <w:pPr>
        <w:pStyle w:val="Code"/>
        <w:rPr>
          <w:highlight w:val="white"/>
        </w:rPr>
      </w:pPr>
      <w:r w:rsidRPr="00903DBA">
        <w:rPr>
          <w:highlight w:val="white"/>
        </w:rPr>
        <w:t>using System.IO;</w:t>
      </w:r>
    </w:p>
    <w:p w14:paraId="2AABC759" w14:textId="77777777" w:rsidR="00F65204" w:rsidRPr="00903DBA" w:rsidRDefault="00F65204" w:rsidP="00F65204">
      <w:pPr>
        <w:pStyle w:val="Code"/>
        <w:rPr>
          <w:highlight w:val="white"/>
        </w:rPr>
      </w:pPr>
      <w:r w:rsidRPr="00903DBA">
        <w:rPr>
          <w:highlight w:val="white"/>
        </w:rPr>
        <w:t>using System.Text;</w:t>
      </w:r>
    </w:p>
    <w:p w14:paraId="1B0B722F" w14:textId="77777777" w:rsidR="00F65204" w:rsidRPr="00903DBA" w:rsidRDefault="00F65204" w:rsidP="00F65204">
      <w:pPr>
        <w:pStyle w:val="Code"/>
        <w:rPr>
          <w:highlight w:val="white"/>
        </w:rPr>
      </w:pPr>
      <w:r w:rsidRPr="00903DBA">
        <w:rPr>
          <w:highlight w:val="white"/>
        </w:rPr>
        <w:t>using System.Globalization;</w:t>
      </w:r>
    </w:p>
    <w:p w14:paraId="2128282D" w14:textId="77777777" w:rsidR="00F65204" w:rsidRPr="00903DBA" w:rsidRDefault="00F65204" w:rsidP="00F65204">
      <w:pPr>
        <w:pStyle w:val="Code"/>
        <w:rPr>
          <w:highlight w:val="white"/>
        </w:rPr>
      </w:pPr>
      <w:r w:rsidRPr="00903DBA">
        <w:rPr>
          <w:highlight w:val="white"/>
        </w:rPr>
        <w:t>using System.Collections.Generic;</w:t>
      </w:r>
    </w:p>
    <w:p w14:paraId="1C9A1B8B" w14:textId="77777777" w:rsidR="00F65204" w:rsidRPr="00903DBA" w:rsidRDefault="00F65204" w:rsidP="00F65204">
      <w:pPr>
        <w:pStyle w:val="Code"/>
        <w:rPr>
          <w:highlight w:val="white"/>
        </w:rPr>
      </w:pPr>
    </w:p>
    <w:p w14:paraId="5F1F6B20" w14:textId="77777777" w:rsidR="00F65204" w:rsidRPr="00903DBA" w:rsidRDefault="00F65204" w:rsidP="00F65204">
      <w:pPr>
        <w:pStyle w:val="Code"/>
        <w:rPr>
          <w:highlight w:val="white"/>
        </w:rPr>
      </w:pPr>
      <w:r w:rsidRPr="00903DBA">
        <w:rPr>
          <w:highlight w:val="white"/>
        </w:rPr>
        <w:t>namespace CCompiler {</w:t>
      </w:r>
    </w:p>
    <w:p w14:paraId="535D9D57" w14:textId="699F07B0" w:rsidR="00F65204" w:rsidRPr="00903DBA" w:rsidRDefault="00F65204" w:rsidP="00F65204">
      <w:pPr>
        <w:pStyle w:val="Code"/>
        <w:rPr>
          <w:highlight w:val="white"/>
        </w:rPr>
      </w:pPr>
      <w:r w:rsidRPr="00903DBA">
        <w:rPr>
          <w:highlight w:val="white"/>
        </w:rPr>
        <w:t xml:space="preserve">  public class Start {</w:t>
      </w:r>
    </w:p>
    <w:p w14:paraId="14F6DE7B" w14:textId="131229A1" w:rsidR="00F65204" w:rsidRPr="00903DBA" w:rsidRDefault="00F65204" w:rsidP="00F65204">
      <w:pPr>
        <w:pStyle w:val="Code"/>
        <w:rPr>
          <w:highlight w:val="white"/>
        </w:rPr>
      </w:pPr>
      <w:r w:rsidRPr="00903DBA">
        <w:rPr>
          <w:highlight w:val="white"/>
        </w:rPr>
        <w:t xml:space="preserve">    // ...</w:t>
      </w:r>
    </w:p>
    <w:p w14:paraId="5CB7CE7A" w14:textId="77777777" w:rsidR="00F65204" w:rsidRPr="00903DBA" w:rsidRDefault="00F65204" w:rsidP="00F65204">
      <w:pPr>
        <w:pStyle w:val="Code"/>
        <w:rPr>
          <w:highlight w:val="white"/>
        </w:rPr>
      </w:pPr>
    </w:p>
    <w:p w14:paraId="4BA53DAC" w14:textId="77777777" w:rsidR="00F65204" w:rsidRPr="00903DBA" w:rsidRDefault="00F65204" w:rsidP="00F65204">
      <w:pPr>
        <w:pStyle w:val="Code"/>
        <w:rPr>
          <w:highlight w:val="white"/>
        </w:rPr>
      </w:pPr>
      <w:r w:rsidRPr="00903DBA">
        <w:rPr>
          <w:highlight w:val="white"/>
        </w:rPr>
        <w:t xml:space="preserve">    public static void Main(string[] args){</w:t>
      </w:r>
    </w:p>
    <w:p w14:paraId="1D3610F0" w14:textId="29CB0582" w:rsidR="00F65204" w:rsidRPr="00903DBA" w:rsidRDefault="00F65204" w:rsidP="00F65204">
      <w:pPr>
        <w:pStyle w:val="Code"/>
        <w:rPr>
          <w:highlight w:val="white"/>
        </w:rPr>
      </w:pPr>
      <w:r w:rsidRPr="00903DBA">
        <w:rPr>
          <w:highlight w:val="white"/>
        </w:rPr>
        <w:t xml:space="preserve">      // ...</w:t>
      </w:r>
    </w:p>
    <w:p w14:paraId="6C9F1175" w14:textId="77777777" w:rsidR="00F65204" w:rsidRPr="00903DBA" w:rsidRDefault="00F65204" w:rsidP="00F65204">
      <w:pPr>
        <w:pStyle w:val="Code"/>
        <w:rPr>
          <w:highlight w:val="white"/>
        </w:rPr>
      </w:pPr>
    </w:p>
    <w:p w14:paraId="3143F9C9" w14:textId="5E51FA87" w:rsidR="00F65204" w:rsidRPr="00903DBA" w:rsidRDefault="00F65204"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17D25416" w14:textId="77777777" w:rsidR="00F65204" w:rsidRPr="00903DBA" w:rsidRDefault="00F65204" w:rsidP="00C92EA6">
      <w:pPr>
        <w:pStyle w:val="Code"/>
        <w:rPr>
          <w:highlight w:val="white"/>
        </w:rPr>
      </w:pPr>
      <w:r w:rsidRPr="00903DBA">
        <w:rPr>
          <w:highlight w:val="white"/>
        </w:rPr>
        <w:t xml:space="preserve">        ObjectCodeTable.Initializer();</w:t>
      </w:r>
    </w:p>
    <w:p w14:paraId="7AF08F14" w14:textId="0A46F32A" w:rsidR="00F65204" w:rsidRPr="00903DBA" w:rsidRDefault="00F65204" w:rsidP="00C92EA6">
      <w:pPr>
        <w:pStyle w:val="Code"/>
        <w:rPr>
          <w:highlight w:val="white"/>
        </w:rPr>
      </w:pPr>
      <w:r w:rsidRPr="00903DBA">
        <w:rPr>
          <w:highlight w:val="white"/>
        </w:rPr>
        <w:t xml:space="preserve">      }</w:t>
      </w:r>
    </w:p>
    <w:p w14:paraId="5EEB4ECC" w14:textId="043ADF53" w:rsidR="00C92EA6" w:rsidRPr="00903DBA" w:rsidRDefault="00C92EA6" w:rsidP="00C92EA6">
      <w:pPr>
        <w:pStyle w:val="Code"/>
        <w:rPr>
          <w:highlight w:val="white"/>
        </w:rPr>
      </w:pPr>
    </w:p>
    <w:p w14:paraId="61962640" w14:textId="29A54F35" w:rsidR="00C92EA6" w:rsidRPr="00903DBA" w:rsidRDefault="00C92EA6" w:rsidP="00C92EA6">
      <w:pPr>
        <w:pStyle w:val="Code"/>
        <w:rPr>
          <w:highlight w:val="white"/>
        </w:rPr>
      </w:pPr>
      <w:r w:rsidRPr="00903DBA">
        <w:rPr>
          <w:highlight w:val="white"/>
        </w:rPr>
        <w:t xml:space="preserve">      // ...</w:t>
      </w:r>
    </w:p>
    <w:p w14:paraId="45DC7B52" w14:textId="3673D52D" w:rsidR="00C92EA6" w:rsidRPr="00903DBA" w:rsidRDefault="00C92EA6" w:rsidP="00C92EA6">
      <w:pPr>
        <w:pStyle w:val="Code"/>
        <w:rPr>
          <w:highlight w:val="white"/>
        </w:rPr>
      </w:pPr>
    </w:p>
    <w:p w14:paraId="63EF3D5D" w14:textId="5AC99DCA" w:rsidR="00F65204" w:rsidRPr="00903DBA" w:rsidRDefault="00C92EA6" w:rsidP="00C92EA6">
      <w:pPr>
        <w:pStyle w:val="Code"/>
        <w:rPr>
          <w:highlight w:val="white"/>
        </w:rPr>
      </w:pPr>
      <w:r w:rsidRPr="00903DBA">
        <w:rPr>
          <w:highlight w:val="white"/>
        </w:rPr>
        <w:t xml:space="preserve">      try {</w:t>
      </w:r>
    </w:p>
    <w:p w14:paraId="03B723CE" w14:textId="74580844" w:rsidR="00C92EA6" w:rsidRPr="00903DBA" w:rsidRDefault="00C92EA6" w:rsidP="00C92EA6">
      <w:pPr>
        <w:pStyle w:val="Code"/>
        <w:rPr>
          <w:highlight w:val="white"/>
        </w:rPr>
      </w:pPr>
      <w:r w:rsidRPr="00903DBA">
        <w:rPr>
          <w:highlight w:val="white"/>
        </w:rPr>
        <w:t xml:space="preserve">        // ...</w:t>
      </w:r>
    </w:p>
    <w:p w14:paraId="70420D4B" w14:textId="77777777" w:rsidR="00C92EA6" w:rsidRPr="00903DBA" w:rsidRDefault="00C92EA6" w:rsidP="00C92EA6">
      <w:pPr>
        <w:pStyle w:val="Code"/>
        <w:rPr>
          <w:highlight w:val="white"/>
        </w:rPr>
      </w:pPr>
    </w:p>
    <w:p w14:paraId="7EC11114" w14:textId="466700EB"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1C3421C2" w14:textId="2FC9074D" w:rsidR="00C92EA6" w:rsidRPr="00903DBA" w:rsidRDefault="00C92EA6" w:rsidP="00C92EA6">
      <w:pPr>
        <w:pStyle w:val="Code"/>
        <w:rPr>
          <w:highlight w:val="white"/>
        </w:rPr>
      </w:pPr>
      <w:r w:rsidRPr="00903DBA">
        <w:rPr>
          <w:highlight w:val="white"/>
        </w:rPr>
        <w:t xml:space="preserve">          // ...</w:t>
      </w:r>
    </w:p>
    <w:p w14:paraId="3034986C" w14:textId="77777777" w:rsidR="00C92EA6" w:rsidRPr="00903DBA" w:rsidRDefault="00C92EA6" w:rsidP="00C92EA6">
      <w:pPr>
        <w:pStyle w:val="Code"/>
        <w:rPr>
          <w:highlight w:val="white"/>
        </w:rPr>
      </w:pPr>
      <w:r w:rsidRPr="00903DBA">
        <w:rPr>
          <w:highlight w:val="white"/>
        </w:rPr>
        <w:t xml:space="preserve">        }</w:t>
      </w:r>
    </w:p>
    <w:p w14:paraId="6CC826D9" w14:textId="0627E161" w:rsidR="00C92EA6" w:rsidRPr="00903DBA" w:rsidRDefault="009117EB" w:rsidP="009117EB">
      <w:pPr>
        <w:rPr>
          <w:highlight w:val="white"/>
        </w:rPr>
      </w:pPr>
      <w:r w:rsidRPr="00903DBA">
        <w:rPr>
          <w:highlight w:val="white"/>
        </w:rPr>
        <w:t xml:space="preserve">We iterate through the command line arguments in the same way as in Chapter </w:t>
      </w:r>
      <w:r w:rsidR="00115AE9" w:rsidRPr="00903DBA">
        <w:rPr>
          <w:highlight w:val="white"/>
        </w:rPr>
        <w:fldChar w:fldCharType="begin"/>
      </w:r>
      <w:r w:rsidR="00115AE9" w:rsidRPr="00903DBA">
        <w:rPr>
          <w:highlight w:val="white"/>
        </w:rPr>
        <w:instrText xml:space="preserve"> REF _Ref54016688 \r \h </w:instrText>
      </w:r>
      <w:r w:rsidR="00115AE9" w:rsidRPr="00903DBA">
        <w:rPr>
          <w:highlight w:val="white"/>
        </w:rPr>
      </w:r>
      <w:r w:rsidR="00115AE9" w:rsidRPr="00903DBA">
        <w:rPr>
          <w:highlight w:val="white"/>
        </w:rPr>
        <w:fldChar w:fldCharType="separate"/>
      </w:r>
      <w:r w:rsidR="005F7BC3" w:rsidRPr="00903DBA">
        <w:rPr>
          <w:highlight w:val="white"/>
        </w:rPr>
        <w:t>11</w:t>
      </w:r>
      <w:r w:rsidR="00115AE9" w:rsidRPr="00903DBA">
        <w:rPr>
          <w:highlight w:val="white"/>
        </w:rPr>
        <w:fldChar w:fldCharType="end"/>
      </w:r>
      <w:r w:rsidRPr="00903DBA">
        <w:rPr>
          <w:highlight w:val="white"/>
        </w:rPr>
        <w:t xml:space="preserve">. However, </w:t>
      </w:r>
      <w:r w:rsidR="007F5ED1" w:rsidRPr="00903DBA">
        <w:rPr>
          <w:highlight w:val="white"/>
        </w:rPr>
        <w:t>w</w:t>
      </w:r>
      <w:r w:rsidRPr="00903DBA">
        <w:rPr>
          <w:highlight w:val="white"/>
        </w:rPr>
        <w:t xml:space="preserve">e add the </w:t>
      </w:r>
      <w:r w:rsidRPr="00903DBA">
        <w:rPr>
          <w:rStyle w:val="KeyWord0"/>
          <w:highlight w:val="white"/>
        </w:rPr>
        <w:t>doLink</w:t>
      </w:r>
      <w:r w:rsidRPr="00903DBA">
        <w:rPr>
          <w:highlight w:val="white"/>
        </w:rPr>
        <w:t xml:space="preserve"> variable that is set to true if at least one </w:t>
      </w:r>
      <w:r w:rsidR="00253885" w:rsidRPr="00903DBA">
        <w:rPr>
          <w:highlight w:val="white"/>
        </w:rPr>
        <w:t xml:space="preserve">source file becomes </w:t>
      </w:r>
      <w:r w:rsidR="007F5ED1" w:rsidRPr="00903DBA">
        <w:rPr>
          <w:highlight w:val="white"/>
        </w:rPr>
        <w:t>recompiled and we thereby shall link the files into an executable file.</w:t>
      </w:r>
      <w:r w:rsidR="001603C3" w:rsidRPr="00903DBA">
        <w:rPr>
          <w:highlight w:val="white"/>
        </w:rPr>
        <w:t xml:space="preserve"> We also state the file suffix as “.obj” rather than “.asm”.</w:t>
      </w:r>
    </w:p>
    <w:p w14:paraId="558734D6" w14:textId="63C37982"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4824B9D" w14:textId="77777777" w:rsidR="009F5ECB" w:rsidRPr="00903DBA" w:rsidRDefault="009F5ECB" w:rsidP="009F5ECB">
      <w:pPr>
        <w:pStyle w:val="Code"/>
        <w:rPr>
          <w:highlight w:val="white"/>
        </w:rPr>
      </w:pPr>
      <w:r w:rsidRPr="00903DBA">
        <w:rPr>
          <w:highlight w:val="white"/>
        </w:rPr>
        <w:t xml:space="preserve">          bool doLink = false;</w:t>
      </w:r>
    </w:p>
    <w:p w14:paraId="359B9CF4" w14:textId="77777777" w:rsidR="009F5ECB" w:rsidRPr="00903DBA" w:rsidRDefault="009F5ECB" w:rsidP="009F5ECB">
      <w:pPr>
        <w:pStyle w:val="Code"/>
        <w:rPr>
          <w:highlight w:val="white"/>
        </w:rPr>
      </w:pPr>
    </w:p>
    <w:p w14:paraId="2DE10B18" w14:textId="77777777" w:rsidR="009F5ECB" w:rsidRPr="00903DBA" w:rsidRDefault="009F5ECB" w:rsidP="009F5ECB">
      <w:pPr>
        <w:pStyle w:val="Code"/>
        <w:rPr>
          <w:highlight w:val="white"/>
        </w:rPr>
      </w:pPr>
      <w:r w:rsidRPr="00903DBA">
        <w:rPr>
          <w:highlight w:val="white"/>
        </w:rPr>
        <w:t xml:space="preserve">          foreach (string arg in argList) {</w:t>
      </w:r>
    </w:p>
    <w:p w14:paraId="2D735204" w14:textId="77777777" w:rsidR="009F5ECB" w:rsidRPr="00903DBA" w:rsidRDefault="009F5ECB" w:rsidP="009F5ECB">
      <w:pPr>
        <w:pStyle w:val="Code"/>
        <w:rPr>
          <w:highlight w:val="white"/>
        </w:rPr>
      </w:pPr>
      <w:r w:rsidRPr="00903DBA">
        <w:rPr>
          <w:highlight w:val="white"/>
        </w:rPr>
        <w:t xml:space="preserve">            FileInfo file = new FileInfo(SourcePath + arg);</w:t>
      </w:r>
    </w:p>
    <w:p w14:paraId="2B30D4B1" w14:textId="77777777" w:rsidR="001603C3" w:rsidRPr="00903DBA" w:rsidRDefault="001603C3" w:rsidP="009F5ECB">
      <w:pPr>
        <w:pStyle w:val="Code"/>
        <w:rPr>
          <w:highlight w:val="white"/>
        </w:rPr>
      </w:pPr>
    </w:p>
    <w:p w14:paraId="6B34252E" w14:textId="7F093AE6" w:rsidR="009F5ECB" w:rsidRPr="00903DBA" w:rsidRDefault="009F5ECB" w:rsidP="009F5ECB">
      <w:pPr>
        <w:pStyle w:val="Code"/>
        <w:rPr>
          <w:highlight w:val="white"/>
        </w:rPr>
      </w:pP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 ".</w:t>
      </w:r>
      <w:r w:rsidR="00791F52" w:rsidRPr="00903DBA">
        <w:rPr>
          <w:highlight w:val="white"/>
        </w:rPr>
        <w:t>obj</w:t>
      </w:r>
      <w:r w:rsidRPr="00903DBA">
        <w:rPr>
          <w:highlight w:val="white"/>
        </w:rPr>
        <w:t>")) {</w:t>
      </w:r>
    </w:p>
    <w:p w14:paraId="4A834607" w14:textId="77777777" w:rsidR="009F5ECB" w:rsidRPr="00903DBA" w:rsidRDefault="009F5ECB" w:rsidP="009F5ECB">
      <w:pPr>
        <w:pStyle w:val="Code"/>
        <w:rPr>
          <w:highlight w:val="white"/>
        </w:rPr>
      </w:pPr>
      <w:r w:rsidRPr="00903DBA">
        <w:rPr>
          <w:highlight w:val="white"/>
        </w:rPr>
        <w:t xml:space="preserve">              if (print) {</w:t>
      </w:r>
    </w:p>
    <w:p w14:paraId="29225F2C" w14:textId="77777777" w:rsidR="009F5ECB" w:rsidRPr="00903DBA" w:rsidRDefault="009F5ECB" w:rsidP="009F5ECB">
      <w:pPr>
        <w:pStyle w:val="Code"/>
        <w:rPr>
          <w:highlight w:val="white"/>
        </w:rPr>
      </w:pPr>
      <w:r w:rsidRPr="00903DBA">
        <w:rPr>
          <w:highlight w:val="white"/>
        </w:rPr>
        <w:t xml:space="preserve">                Console.Out.WriteLine("Compiling \"" +</w:t>
      </w:r>
    </w:p>
    <w:p w14:paraId="26A9F2A7" w14:textId="77777777" w:rsidR="009F5ECB" w:rsidRPr="00903DBA" w:rsidRDefault="009F5ECB" w:rsidP="009F5ECB">
      <w:pPr>
        <w:pStyle w:val="Code"/>
        <w:rPr>
          <w:highlight w:val="white"/>
        </w:rPr>
      </w:pPr>
      <w:r w:rsidRPr="00903DBA">
        <w:rPr>
          <w:highlight w:val="white"/>
        </w:rPr>
        <w:t xml:space="preserve">                                      file.FullName + ".c\".");  </w:t>
      </w:r>
    </w:p>
    <w:p w14:paraId="60CEB813" w14:textId="77777777" w:rsidR="009F5ECB" w:rsidRPr="00903DBA" w:rsidRDefault="009F5ECB" w:rsidP="009F5ECB">
      <w:pPr>
        <w:pStyle w:val="Code"/>
        <w:rPr>
          <w:highlight w:val="white"/>
        </w:rPr>
      </w:pPr>
      <w:r w:rsidRPr="00903DBA">
        <w:rPr>
          <w:highlight w:val="white"/>
        </w:rPr>
        <w:t xml:space="preserve">              }</w:t>
      </w:r>
    </w:p>
    <w:p w14:paraId="75788EB6" w14:textId="77777777" w:rsidR="009F5ECB" w:rsidRPr="00903DBA" w:rsidRDefault="009F5ECB" w:rsidP="009F5ECB">
      <w:pPr>
        <w:pStyle w:val="Code"/>
        <w:rPr>
          <w:highlight w:val="white"/>
        </w:rPr>
      </w:pPr>
    </w:p>
    <w:p w14:paraId="2D07C5D8" w14:textId="77777777" w:rsidR="009F5ECB" w:rsidRPr="00903DBA" w:rsidRDefault="009F5ECB" w:rsidP="009F5ECB">
      <w:pPr>
        <w:pStyle w:val="Code"/>
        <w:rPr>
          <w:highlight w:val="white"/>
        </w:rPr>
      </w:pPr>
      <w:r w:rsidRPr="00903DBA">
        <w:rPr>
          <w:highlight w:val="white"/>
        </w:rPr>
        <w:t xml:space="preserve">              CompileSourceFile(file);</w:t>
      </w:r>
    </w:p>
    <w:p w14:paraId="3F55DBEE" w14:textId="77777777" w:rsidR="009F5ECB" w:rsidRPr="00903DBA" w:rsidRDefault="009F5ECB" w:rsidP="009F5ECB">
      <w:pPr>
        <w:pStyle w:val="Code"/>
        <w:rPr>
          <w:highlight w:val="white"/>
        </w:rPr>
      </w:pPr>
      <w:r w:rsidRPr="00903DBA">
        <w:rPr>
          <w:highlight w:val="white"/>
        </w:rPr>
        <w:t xml:space="preserve">              doLink = true;</w:t>
      </w:r>
    </w:p>
    <w:p w14:paraId="5BE30643" w14:textId="62604ABF" w:rsidR="009F5ECB" w:rsidRPr="00903DBA" w:rsidRDefault="009F5ECB" w:rsidP="009F5ECB">
      <w:pPr>
        <w:pStyle w:val="Code"/>
        <w:rPr>
          <w:highlight w:val="white"/>
        </w:rPr>
      </w:pPr>
      <w:r w:rsidRPr="00903DBA">
        <w:rPr>
          <w:highlight w:val="white"/>
        </w:rPr>
        <w:t xml:space="preserve">            }</w:t>
      </w:r>
    </w:p>
    <w:p w14:paraId="23205EF9" w14:textId="2DDA7ED7" w:rsidR="00731647" w:rsidRPr="00903DBA" w:rsidRDefault="00731647" w:rsidP="009F5ECB">
      <w:pPr>
        <w:pStyle w:val="Code"/>
        <w:rPr>
          <w:highlight w:val="white"/>
        </w:rPr>
      </w:pPr>
      <w:r w:rsidRPr="00903DBA">
        <w:rPr>
          <w:highlight w:val="white"/>
        </w:rPr>
        <w:t xml:space="preserve">          }</w:t>
      </w:r>
    </w:p>
    <w:p w14:paraId="7A8CC8E5" w14:textId="77777777" w:rsidR="00731647" w:rsidRPr="00903DBA" w:rsidRDefault="00731647" w:rsidP="00C92EA6">
      <w:pPr>
        <w:pStyle w:val="Code"/>
        <w:rPr>
          <w:highlight w:val="white"/>
        </w:rPr>
      </w:pPr>
    </w:p>
    <w:p w14:paraId="3F02E60F" w14:textId="3240C9DC" w:rsidR="00C92EA6" w:rsidRPr="00903DBA" w:rsidRDefault="00C92EA6" w:rsidP="00C92EA6">
      <w:pPr>
        <w:pStyle w:val="Code"/>
        <w:rPr>
          <w:highlight w:val="white"/>
        </w:rPr>
      </w:pPr>
      <w:r w:rsidRPr="00903DBA">
        <w:rPr>
          <w:highlight w:val="white"/>
        </w:rPr>
        <w:t xml:space="preserve">          if (doLink) {</w:t>
      </w:r>
    </w:p>
    <w:p w14:paraId="6D40B200" w14:textId="77777777" w:rsidR="00C92EA6" w:rsidRPr="00903DBA" w:rsidRDefault="00C92EA6" w:rsidP="00C92EA6">
      <w:pPr>
        <w:pStyle w:val="Code"/>
        <w:rPr>
          <w:highlight w:val="white"/>
        </w:rPr>
      </w:pPr>
      <w:r w:rsidRPr="00903DBA">
        <w:rPr>
          <w:highlight w:val="white"/>
        </w:rPr>
        <w:t xml:space="preserve">            FileInfo targetFile =</w:t>
      </w:r>
    </w:p>
    <w:p w14:paraId="65F9A10F" w14:textId="77777777" w:rsidR="00C92EA6" w:rsidRPr="00903DBA" w:rsidRDefault="00C92EA6" w:rsidP="00C92EA6">
      <w:pPr>
        <w:pStyle w:val="Code"/>
        <w:rPr>
          <w:highlight w:val="white"/>
        </w:rPr>
      </w:pPr>
      <w:r w:rsidRPr="00903DBA">
        <w:rPr>
          <w:highlight w:val="white"/>
        </w:rPr>
        <w:t xml:space="preserve">              new FileInfo(TargetPath + argList[0] + ".com");</w:t>
      </w:r>
    </w:p>
    <w:p w14:paraId="34A4AE6B" w14:textId="77777777" w:rsidR="00C92EA6" w:rsidRPr="00903DBA" w:rsidRDefault="00C92EA6" w:rsidP="00C92EA6">
      <w:pPr>
        <w:pStyle w:val="Code"/>
        <w:rPr>
          <w:highlight w:val="white"/>
        </w:rPr>
      </w:pPr>
      <w:r w:rsidRPr="00903DBA">
        <w:rPr>
          <w:highlight w:val="white"/>
        </w:rPr>
        <w:t xml:space="preserve">            Linker linker = new Linker();</w:t>
      </w:r>
    </w:p>
    <w:p w14:paraId="2CC3FCEA" w14:textId="77777777" w:rsidR="00C92EA6" w:rsidRPr="00903DBA" w:rsidRDefault="00C92EA6" w:rsidP="00C92EA6">
      <w:pPr>
        <w:pStyle w:val="Code"/>
        <w:rPr>
          <w:highlight w:val="white"/>
        </w:rPr>
      </w:pPr>
    </w:p>
    <w:p w14:paraId="75CA5FC4" w14:textId="77777777" w:rsidR="00C92EA6" w:rsidRPr="00903DBA" w:rsidRDefault="00C92EA6" w:rsidP="00C92EA6">
      <w:pPr>
        <w:pStyle w:val="Code"/>
        <w:rPr>
          <w:highlight w:val="white"/>
        </w:rPr>
      </w:pPr>
      <w:r w:rsidRPr="00903DBA">
        <w:rPr>
          <w:highlight w:val="white"/>
        </w:rPr>
        <w:t xml:space="preserve">            CCompiler_Main.Scanner.Path = null;</w:t>
      </w:r>
    </w:p>
    <w:p w14:paraId="6FC8DC55" w14:textId="77777777" w:rsidR="00C92EA6" w:rsidRPr="00903DBA" w:rsidRDefault="00C92EA6" w:rsidP="00C92EA6">
      <w:pPr>
        <w:pStyle w:val="Code"/>
        <w:rPr>
          <w:highlight w:val="white"/>
        </w:rPr>
      </w:pPr>
      <w:r w:rsidRPr="00903DBA">
        <w:rPr>
          <w:highlight w:val="white"/>
        </w:rPr>
        <w:t xml:space="preserve">            foreach (string arg in argList) {</w:t>
      </w:r>
    </w:p>
    <w:p w14:paraId="07B9AC15" w14:textId="77777777" w:rsidR="00C92EA6" w:rsidRPr="00903DBA" w:rsidRDefault="00C92EA6" w:rsidP="00C92EA6">
      <w:pPr>
        <w:pStyle w:val="Code"/>
        <w:rPr>
          <w:highlight w:val="white"/>
        </w:rPr>
      </w:pPr>
      <w:r w:rsidRPr="00903DBA">
        <w:rPr>
          <w:highlight w:val="white"/>
        </w:rPr>
        <w:t xml:space="preserve">              FileInfo file = new FileInfo(SourcePath + arg);</w:t>
      </w:r>
    </w:p>
    <w:p w14:paraId="790B5733" w14:textId="77777777" w:rsidR="00C92EA6" w:rsidRPr="00903DBA" w:rsidRDefault="00C92EA6" w:rsidP="00C92EA6">
      <w:pPr>
        <w:pStyle w:val="Code"/>
        <w:rPr>
          <w:highlight w:val="white"/>
        </w:rPr>
      </w:pPr>
    </w:p>
    <w:p w14:paraId="431D3ADC" w14:textId="77777777" w:rsidR="00C92EA6" w:rsidRPr="00903DBA" w:rsidRDefault="00C92EA6" w:rsidP="00C92EA6">
      <w:pPr>
        <w:pStyle w:val="Code"/>
        <w:rPr>
          <w:highlight w:val="white"/>
        </w:rPr>
      </w:pPr>
      <w:r w:rsidRPr="00903DBA">
        <w:rPr>
          <w:highlight w:val="white"/>
        </w:rPr>
        <w:t xml:space="preserve">              if (print) {</w:t>
      </w:r>
    </w:p>
    <w:p w14:paraId="5367E329" w14:textId="77777777" w:rsidR="00C92EA6" w:rsidRPr="00903DBA" w:rsidRDefault="00C92EA6" w:rsidP="00C92EA6">
      <w:pPr>
        <w:pStyle w:val="Code"/>
        <w:rPr>
          <w:highlight w:val="white"/>
        </w:rPr>
      </w:pPr>
      <w:r w:rsidRPr="00903DBA">
        <w:rPr>
          <w:highlight w:val="white"/>
        </w:rPr>
        <w:t xml:space="preserve">                Console.Out.WriteLine("Loading \"" + file.FullName +</w:t>
      </w:r>
    </w:p>
    <w:p w14:paraId="5382828C" w14:textId="4733CD48" w:rsidR="00C92EA6" w:rsidRPr="00903DBA" w:rsidRDefault="00C92EA6" w:rsidP="00C92EA6">
      <w:pPr>
        <w:pStyle w:val="Code"/>
        <w:rPr>
          <w:highlight w:val="white"/>
        </w:rPr>
      </w:pPr>
      <w:r w:rsidRPr="00903DBA">
        <w:rPr>
          <w:highlight w:val="white"/>
        </w:rPr>
        <w:t xml:space="preserve">                                      ".o</w:t>
      </w:r>
      <w:r w:rsidR="00FF114A" w:rsidRPr="00903DBA">
        <w:rPr>
          <w:highlight w:val="white"/>
        </w:rPr>
        <w:t>bj</w:t>
      </w:r>
      <w:r w:rsidRPr="00903DBA">
        <w:rPr>
          <w:highlight w:val="white"/>
        </w:rPr>
        <w:t xml:space="preserve">\".");  </w:t>
      </w:r>
    </w:p>
    <w:p w14:paraId="50D708DA" w14:textId="77777777" w:rsidR="00C92EA6" w:rsidRPr="00903DBA" w:rsidRDefault="00C92EA6" w:rsidP="00C92EA6">
      <w:pPr>
        <w:pStyle w:val="Code"/>
        <w:rPr>
          <w:highlight w:val="white"/>
        </w:rPr>
      </w:pPr>
      <w:r w:rsidRPr="00903DBA">
        <w:rPr>
          <w:highlight w:val="white"/>
        </w:rPr>
        <w:t xml:space="preserve">              }</w:t>
      </w:r>
    </w:p>
    <w:p w14:paraId="647B84C9" w14:textId="77777777" w:rsidR="00C92EA6" w:rsidRPr="00903DBA" w:rsidRDefault="00C92EA6" w:rsidP="00C92EA6">
      <w:pPr>
        <w:pStyle w:val="Code"/>
        <w:rPr>
          <w:highlight w:val="white"/>
        </w:rPr>
      </w:pPr>
      <w:r w:rsidRPr="00903DBA">
        <w:rPr>
          <w:highlight w:val="white"/>
        </w:rPr>
        <w:t xml:space="preserve">          </w:t>
      </w:r>
    </w:p>
    <w:p w14:paraId="71A1FAF1" w14:textId="77777777" w:rsidR="00C92EA6" w:rsidRPr="00903DBA" w:rsidRDefault="00C92EA6" w:rsidP="00C92EA6">
      <w:pPr>
        <w:pStyle w:val="Code"/>
        <w:rPr>
          <w:highlight w:val="white"/>
        </w:rPr>
      </w:pPr>
      <w:r w:rsidRPr="00903DBA">
        <w:rPr>
          <w:highlight w:val="white"/>
        </w:rPr>
        <w:t xml:space="preserve">              ReadObjectFile(file, linker);</w:t>
      </w:r>
    </w:p>
    <w:p w14:paraId="6E24ED47" w14:textId="77777777" w:rsidR="00C92EA6" w:rsidRPr="00903DBA" w:rsidRDefault="00C92EA6" w:rsidP="00C92EA6">
      <w:pPr>
        <w:pStyle w:val="Code"/>
        <w:rPr>
          <w:highlight w:val="white"/>
        </w:rPr>
      </w:pPr>
      <w:r w:rsidRPr="00903DBA">
        <w:rPr>
          <w:highlight w:val="white"/>
        </w:rPr>
        <w:t xml:space="preserve">            }</w:t>
      </w:r>
    </w:p>
    <w:p w14:paraId="19AFB535" w14:textId="77777777" w:rsidR="00C92EA6" w:rsidRPr="00903DBA" w:rsidRDefault="00C92EA6" w:rsidP="00C92EA6">
      <w:pPr>
        <w:pStyle w:val="Code"/>
        <w:rPr>
          <w:highlight w:val="white"/>
        </w:rPr>
      </w:pPr>
    </w:p>
    <w:p w14:paraId="04C761D6" w14:textId="77777777" w:rsidR="00C92EA6" w:rsidRPr="00903DBA" w:rsidRDefault="00C92EA6" w:rsidP="00C92EA6">
      <w:pPr>
        <w:pStyle w:val="Code"/>
        <w:rPr>
          <w:highlight w:val="white"/>
        </w:rPr>
      </w:pPr>
      <w:r w:rsidRPr="00903DBA">
        <w:rPr>
          <w:highlight w:val="white"/>
        </w:rPr>
        <w:t xml:space="preserve">            linker.Generate(targetFile);</w:t>
      </w:r>
    </w:p>
    <w:p w14:paraId="70010F54" w14:textId="77777777" w:rsidR="00C92EA6" w:rsidRPr="00903DBA" w:rsidRDefault="00C92EA6" w:rsidP="00C92EA6">
      <w:pPr>
        <w:pStyle w:val="Code"/>
        <w:rPr>
          <w:highlight w:val="white"/>
        </w:rPr>
      </w:pPr>
      <w:r w:rsidRPr="00903DBA">
        <w:rPr>
          <w:highlight w:val="white"/>
        </w:rPr>
        <w:t xml:space="preserve">          }</w:t>
      </w:r>
    </w:p>
    <w:p w14:paraId="73B5F961" w14:textId="77777777" w:rsidR="00C92EA6" w:rsidRPr="00903DBA" w:rsidRDefault="00C92EA6" w:rsidP="00C92EA6">
      <w:pPr>
        <w:pStyle w:val="Code"/>
        <w:rPr>
          <w:highlight w:val="white"/>
        </w:rPr>
      </w:pPr>
      <w:r w:rsidRPr="00903DBA">
        <w:rPr>
          <w:highlight w:val="white"/>
        </w:rPr>
        <w:t xml:space="preserve">          else if (print) {</w:t>
      </w:r>
    </w:p>
    <w:p w14:paraId="272D05C9" w14:textId="77777777" w:rsidR="00C92EA6" w:rsidRPr="00903DBA" w:rsidRDefault="00C92EA6" w:rsidP="00C92EA6">
      <w:pPr>
        <w:pStyle w:val="Code"/>
        <w:rPr>
          <w:highlight w:val="white"/>
        </w:rPr>
      </w:pPr>
      <w:r w:rsidRPr="00903DBA">
        <w:rPr>
          <w:highlight w:val="white"/>
        </w:rPr>
        <w:t xml:space="preserve">            Console.Out.WriteLine(SourcePath + argList[0] +</w:t>
      </w:r>
    </w:p>
    <w:p w14:paraId="0543BA21" w14:textId="77777777" w:rsidR="00C92EA6" w:rsidRPr="00903DBA" w:rsidRDefault="00C92EA6" w:rsidP="00C92EA6">
      <w:pPr>
        <w:pStyle w:val="Code"/>
        <w:rPr>
          <w:highlight w:val="white"/>
        </w:rPr>
      </w:pPr>
      <w:r w:rsidRPr="00903DBA">
        <w:rPr>
          <w:highlight w:val="white"/>
        </w:rPr>
        <w:t xml:space="preserve">                                  ".com is up-to-date.");</w:t>
      </w:r>
    </w:p>
    <w:p w14:paraId="124829C1" w14:textId="77777777" w:rsidR="00C92EA6" w:rsidRPr="00903DBA" w:rsidRDefault="00C92EA6" w:rsidP="00C92EA6">
      <w:pPr>
        <w:pStyle w:val="Code"/>
        <w:rPr>
          <w:highlight w:val="white"/>
        </w:rPr>
      </w:pPr>
      <w:r w:rsidRPr="00903DBA">
        <w:rPr>
          <w:highlight w:val="white"/>
        </w:rPr>
        <w:lastRenderedPageBreak/>
        <w:t xml:space="preserve">          }</w:t>
      </w:r>
    </w:p>
    <w:p w14:paraId="75769991" w14:textId="3104D914" w:rsidR="00C92EA6" w:rsidRPr="00903DBA" w:rsidRDefault="00C92EA6" w:rsidP="00C92EA6">
      <w:pPr>
        <w:pStyle w:val="Code"/>
        <w:rPr>
          <w:highlight w:val="white"/>
        </w:rPr>
      </w:pPr>
      <w:r w:rsidRPr="00903DBA">
        <w:rPr>
          <w:highlight w:val="white"/>
        </w:rPr>
        <w:t xml:space="preserve">        }</w:t>
      </w:r>
    </w:p>
    <w:p w14:paraId="22089E39" w14:textId="3FAAAEE6" w:rsidR="00C92EA6" w:rsidRPr="00903DBA" w:rsidRDefault="00C92EA6" w:rsidP="00C92EA6">
      <w:pPr>
        <w:pStyle w:val="Code"/>
        <w:rPr>
          <w:highlight w:val="white"/>
        </w:rPr>
      </w:pPr>
    </w:p>
    <w:p w14:paraId="12047E41" w14:textId="612F4FBB" w:rsidR="00C92EA6" w:rsidRPr="00903DBA" w:rsidRDefault="00C92EA6" w:rsidP="00C92EA6">
      <w:pPr>
        <w:pStyle w:val="Code"/>
        <w:rPr>
          <w:highlight w:val="white"/>
        </w:rPr>
      </w:pPr>
      <w:r w:rsidRPr="00903DBA">
        <w:rPr>
          <w:highlight w:val="white"/>
        </w:rPr>
        <w:t xml:space="preserve">        // ...</w:t>
      </w:r>
    </w:p>
    <w:p w14:paraId="6F129458" w14:textId="3B70C3F1" w:rsidR="00C92EA6" w:rsidRPr="00903DBA" w:rsidRDefault="00C92EA6" w:rsidP="00C92EA6">
      <w:pPr>
        <w:pStyle w:val="Code"/>
        <w:rPr>
          <w:highlight w:val="white"/>
        </w:rPr>
      </w:pPr>
      <w:r w:rsidRPr="00903DBA">
        <w:rPr>
          <w:highlight w:val="white"/>
        </w:rPr>
        <w:t xml:space="preserve">      }</w:t>
      </w:r>
    </w:p>
    <w:p w14:paraId="02B74397" w14:textId="69B40BAC" w:rsidR="00F65204" w:rsidRPr="00903DBA" w:rsidRDefault="00F65204" w:rsidP="00C92EA6">
      <w:pPr>
        <w:pStyle w:val="Code"/>
        <w:rPr>
          <w:highlight w:val="white"/>
        </w:rPr>
      </w:pPr>
      <w:r w:rsidRPr="00903DBA">
        <w:rPr>
          <w:highlight w:val="white"/>
        </w:rPr>
        <w:t xml:space="preserve">    }</w:t>
      </w:r>
    </w:p>
    <w:p w14:paraId="3B30C1F1" w14:textId="2B18E513" w:rsidR="00F01798" w:rsidRPr="00903DBA" w:rsidRDefault="00F01798" w:rsidP="00F01798">
      <w:pPr>
        <w:pStyle w:val="Code"/>
        <w:rPr>
          <w:highlight w:val="white"/>
        </w:rPr>
      </w:pPr>
    </w:p>
    <w:p w14:paraId="7518E563" w14:textId="7DC02A6C" w:rsidR="00F01798" w:rsidRPr="00903DBA" w:rsidRDefault="00F01798" w:rsidP="00F01798">
      <w:pPr>
        <w:pStyle w:val="Code"/>
        <w:rPr>
          <w:highlight w:val="white"/>
        </w:rPr>
      </w:pPr>
      <w:r w:rsidRPr="00903DBA">
        <w:rPr>
          <w:highlight w:val="white"/>
        </w:rPr>
        <w:t xml:space="preserve">    // ...</w:t>
      </w:r>
    </w:p>
    <w:p w14:paraId="50285C88" w14:textId="77777777" w:rsidR="00F01798" w:rsidRPr="00903DBA" w:rsidRDefault="00F01798" w:rsidP="00F01798">
      <w:pPr>
        <w:pStyle w:val="Code"/>
        <w:rPr>
          <w:highlight w:val="white"/>
        </w:rPr>
      </w:pPr>
    </w:p>
    <w:p w14:paraId="750E69D4" w14:textId="77777777" w:rsidR="00F01798" w:rsidRPr="00903DBA" w:rsidRDefault="00F01798" w:rsidP="00F01798">
      <w:pPr>
        <w:pStyle w:val="Code"/>
        <w:rPr>
          <w:highlight w:val="white"/>
        </w:rPr>
      </w:pPr>
      <w:r w:rsidRPr="00903DBA">
        <w:rPr>
          <w:highlight w:val="white"/>
        </w:rPr>
        <w:t xml:space="preserve">    public static void CompileSourceFile(FileInfo file) {</w:t>
      </w:r>
    </w:p>
    <w:p w14:paraId="29DAC6E2" w14:textId="77777777" w:rsidR="00F01798" w:rsidRPr="00903DBA" w:rsidRDefault="00F01798" w:rsidP="00F01798">
      <w:pPr>
        <w:pStyle w:val="Code"/>
        <w:rPr>
          <w:highlight w:val="white"/>
        </w:rPr>
      </w:pPr>
      <w:r w:rsidRPr="00903DBA">
        <w:rPr>
          <w:highlight w:val="white"/>
        </w:rPr>
        <w:t xml:space="preserve">      // ...</w:t>
      </w:r>
    </w:p>
    <w:p w14:paraId="3E801C41" w14:textId="7B1FF81F" w:rsidR="00F01798" w:rsidRPr="00903DBA" w:rsidRDefault="00F01798" w:rsidP="00F01798">
      <w:pPr>
        <w:pStyle w:val="Code"/>
        <w:rPr>
          <w:highlight w:val="white"/>
        </w:rPr>
      </w:pPr>
    </w:p>
    <w:p w14:paraId="4D6B340E" w14:textId="34D0446E"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42731BF2" w14:textId="5A77DC0E" w:rsidR="00F86C24" w:rsidRPr="00903DBA" w:rsidRDefault="00F86C24" w:rsidP="00F86C24">
      <w:pPr>
        <w:pStyle w:val="Code"/>
        <w:rPr>
          <w:highlight w:val="white"/>
        </w:rPr>
      </w:pPr>
      <w:r w:rsidRPr="00903DBA">
        <w:rPr>
          <w:highlight w:val="white"/>
        </w:rPr>
        <w:t xml:space="preserve">        // ...</w:t>
      </w:r>
    </w:p>
    <w:p w14:paraId="147EC1AA" w14:textId="474FD1DC" w:rsidR="00F86C24" w:rsidRPr="00903DBA" w:rsidRDefault="00F86C24" w:rsidP="00F86C24">
      <w:pPr>
        <w:pStyle w:val="Code"/>
        <w:rPr>
          <w:highlight w:val="white"/>
        </w:rPr>
      </w:pPr>
      <w:r w:rsidRPr="00903DBA">
        <w:rPr>
          <w:highlight w:val="white"/>
        </w:rPr>
        <w:t xml:space="preserve">      }</w:t>
      </w:r>
    </w:p>
    <w:p w14:paraId="5C32B000" w14:textId="1F96C9FE" w:rsidR="00F86C24" w:rsidRPr="00903DBA" w:rsidRDefault="00F86C24" w:rsidP="00F86C24">
      <w:pPr>
        <w:pStyle w:val="Code"/>
        <w:rPr>
          <w:highlight w:val="white"/>
        </w:rPr>
      </w:pPr>
    </w:p>
    <w:p w14:paraId="76CFCE84" w14:textId="472FE698" w:rsidR="00F86C24" w:rsidRPr="00903DBA" w:rsidRDefault="00F86C24" w:rsidP="00F86C24">
      <w:pPr>
        <w:pStyle w:val="Code"/>
        <w:rPr>
          <w:highlight w:val="white"/>
        </w:rPr>
      </w:pPr>
      <w:r w:rsidRPr="00903DBA">
        <w:rPr>
          <w:highlight w:val="white"/>
        </w:rPr>
        <w:t xml:space="preserve">      // ...</w:t>
      </w:r>
    </w:p>
    <w:p w14:paraId="13AE2279" w14:textId="77777777" w:rsidR="00F86C24" w:rsidRPr="00903DBA" w:rsidRDefault="00F86C24" w:rsidP="00F86C24">
      <w:pPr>
        <w:pStyle w:val="Code"/>
        <w:rPr>
          <w:highlight w:val="white"/>
        </w:rPr>
      </w:pPr>
    </w:p>
    <w:p w14:paraId="3BBDDC84" w14:textId="7ECA414D"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7DC188FE" w14:textId="77777777" w:rsidR="00F86C24" w:rsidRPr="00903DBA" w:rsidRDefault="00F86C24" w:rsidP="00F86C24">
      <w:pPr>
        <w:pStyle w:val="Code"/>
        <w:rPr>
          <w:highlight w:val="white"/>
        </w:rPr>
      </w:pPr>
      <w:r w:rsidRPr="00903DBA">
        <w:rPr>
          <w:highlight w:val="white"/>
        </w:rPr>
        <w:t xml:space="preserve">        FileInfo objectFile = new FileInfo(file.FullName + ".obj");</w:t>
      </w:r>
    </w:p>
    <w:p w14:paraId="04B17EB3" w14:textId="77777777" w:rsidR="00F86C24" w:rsidRPr="00903DBA" w:rsidRDefault="00F86C24" w:rsidP="00F86C24">
      <w:pPr>
        <w:pStyle w:val="Code"/>
        <w:rPr>
          <w:highlight w:val="white"/>
        </w:rPr>
      </w:pPr>
      <w:r w:rsidRPr="00903DBA">
        <w:rPr>
          <w:highlight w:val="white"/>
        </w:rPr>
        <w:t xml:space="preserve">        BinaryWriter binaryWriter =</w:t>
      </w:r>
    </w:p>
    <w:p w14:paraId="28564769" w14:textId="77777777" w:rsidR="00F86C24" w:rsidRPr="00903DBA" w:rsidRDefault="00F86C24" w:rsidP="00F86C24">
      <w:pPr>
        <w:pStyle w:val="Code"/>
        <w:rPr>
          <w:highlight w:val="white"/>
        </w:rPr>
      </w:pPr>
      <w:r w:rsidRPr="00903DBA">
        <w:rPr>
          <w:highlight w:val="white"/>
        </w:rPr>
        <w:t xml:space="preserve">          new BinaryWriter(File.Open(objectFile.FullName, FileMode.Create));</w:t>
      </w:r>
    </w:p>
    <w:p w14:paraId="10FE4B55" w14:textId="77777777" w:rsidR="00F86C24" w:rsidRPr="00903DBA" w:rsidRDefault="00F86C24" w:rsidP="00F86C24">
      <w:pPr>
        <w:pStyle w:val="Code"/>
        <w:rPr>
          <w:highlight w:val="white"/>
        </w:rPr>
      </w:pPr>
    </w:p>
    <w:p w14:paraId="069CBA99" w14:textId="22CB7E0E" w:rsidR="00F86C24" w:rsidRPr="00903DBA" w:rsidRDefault="00F86C24" w:rsidP="00F86C24">
      <w:pPr>
        <w:pStyle w:val="Code"/>
        <w:rPr>
          <w:highlight w:val="white"/>
        </w:rPr>
      </w:pPr>
      <w:r w:rsidRPr="00903DBA">
        <w:rPr>
          <w:highlight w:val="white"/>
        </w:rPr>
        <w:t xml:space="preserve">        binaryWriter.Write(</w:t>
      </w:r>
      <w:r w:rsidR="005E3B60" w:rsidRPr="00903DBA">
        <w:rPr>
          <w:highlight w:val="white"/>
        </w:rPr>
        <w:t>SymbolTable.StaticSet.</w:t>
      </w:r>
      <w:r w:rsidRPr="00903DBA">
        <w:rPr>
          <w:highlight w:val="white"/>
        </w:rPr>
        <w:t xml:space="preserve">Count);    </w:t>
      </w:r>
    </w:p>
    <w:p w14:paraId="45AF3455" w14:textId="34C06B5E" w:rsidR="00F86C24" w:rsidRPr="00903DBA" w:rsidRDefault="00F86C24" w:rsidP="00F86C24">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6D7775EC" w14:textId="50D41516" w:rsidR="00F86C24" w:rsidRPr="00903DBA" w:rsidRDefault="00F86C24" w:rsidP="00F86C24">
      <w:pPr>
        <w:pStyle w:val="Code"/>
        <w:rPr>
          <w:highlight w:val="white"/>
        </w:rPr>
      </w:pPr>
      <w:r w:rsidRPr="00903DBA">
        <w:rPr>
          <w:highlight w:val="white"/>
        </w:rPr>
        <w:t xml:space="preserve">          staticSymbol.</w:t>
      </w:r>
      <w:r w:rsidR="00697ECC" w:rsidRPr="00903DBA">
        <w:rPr>
          <w:highlight w:val="white"/>
        </w:rPr>
        <w:t>Write</w:t>
      </w:r>
      <w:r w:rsidRPr="00903DBA">
        <w:rPr>
          <w:highlight w:val="white"/>
        </w:rPr>
        <w:t>(binaryWriter);</w:t>
      </w:r>
    </w:p>
    <w:p w14:paraId="1AF3BECC" w14:textId="77777777" w:rsidR="00F86C24" w:rsidRPr="00903DBA" w:rsidRDefault="00F86C24" w:rsidP="00F86C24">
      <w:pPr>
        <w:pStyle w:val="Code"/>
        <w:rPr>
          <w:highlight w:val="white"/>
        </w:rPr>
      </w:pPr>
      <w:r w:rsidRPr="00903DBA">
        <w:rPr>
          <w:highlight w:val="white"/>
        </w:rPr>
        <w:t xml:space="preserve">        }</w:t>
      </w:r>
    </w:p>
    <w:p w14:paraId="13EB467E" w14:textId="77777777" w:rsidR="00F86C24" w:rsidRPr="00903DBA" w:rsidRDefault="00F86C24" w:rsidP="00F86C24">
      <w:pPr>
        <w:pStyle w:val="Code"/>
        <w:rPr>
          <w:highlight w:val="white"/>
        </w:rPr>
      </w:pPr>
    </w:p>
    <w:p w14:paraId="43FC13F5" w14:textId="77777777" w:rsidR="00F86C24" w:rsidRPr="00903DBA" w:rsidRDefault="00F86C24" w:rsidP="00F86C24">
      <w:pPr>
        <w:pStyle w:val="Code"/>
        <w:rPr>
          <w:highlight w:val="white"/>
        </w:rPr>
      </w:pPr>
      <w:r w:rsidRPr="00903DBA">
        <w:rPr>
          <w:highlight w:val="white"/>
        </w:rPr>
        <w:t xml:space="preserve">        binaryWriter.Close();</w:t>
      </w:r>
    </w:p>
    <w:p w14:paraId="38968315" w14:textId="77777777" w:rsidR="00F86C24" w:rsidRPr="00903DBA" w:rsidRDefault="00F86C24" w:rsidP="00F86C24">
      <w:pPr>
        <w:pStyle w:val="Code"/>
        <w:rPr>
          <w:highlight w:val="white"/>
        </w:rPr>
      </w:pPr>
      <w:r w:rsidRPr="00903DBA">
        <w:rPr>
          <w:highlight w:val="white"/>
        </w:rPr>
        <w:t xml:space="preserve">      }</w:t>
      </w:r>
    </w:p>
    <w:p w14:paraId="35A20587" w14:textId="4120CBFA" w:rsidR="00F01798" w:rsidRPr="00903DBA" w:rsidRDefault="00F01798" w:rsidP="00C92EA6">
      <w:pPr>
        <w:pStyle w:val="Code"/>
        <w:rPr>
          <w:highlight w:val="white"/>
        </w:rPr>
      </w:pPr>
      <w:r w:rsidRPr="00903DBA">
        <w:rPr>
          <w:highlight w:val="white"/>
        </w:rPr>
        <w:t xml:space="preserve">    }</w:t>
      </w:r>
    </w:p>
    <w:p w14:paraId="2C57EFB4" w14:textId="5487B89F" w:rsidR="00F65204" w:rsidRPr="00903DBA" w:rsidRDefault="00F65204" w:rsidP="00C92EA6">
      <w:pPr>
        <w:pStyle w:val="Code"/>
        <w:rPr>
          <w:highlight w:val="white"/>
        </w:rPr>
      </w:pPr>
      <w:r w:rsidRPr="00903DBA">
        <w:rPr>
          <w:highlight w:val="white"/>
        </w:rPr>
        <w:t xml:space="preserve">  }</w:t>
      </w:r>
    </w:p>
    <w:p w14:paraId="5992949F" w14:textId="78D8FB58" w:rsidR="00F65204" w:rsidRPr="00903DBA" w:rsidRDefault="00F65204" w:rsidP="00F65204">
      <w:pPr>
        <w:pStyle w:val="Code"/>
        <w:rPr>
          <w:highlight w:val="white"/>
        </w:rPr>
      </w:pPr>
      <w:r w:rsidRPr="00903DBA">
        <w:rPr>
          <w:highlight w:val="white"/>
        </w:rPr>
        <w:t>}</w:t>
      </w:r>
    </w:p>
    <w:p w14:paraId="5383C72A" w14:textId="5190B1B7" w:rsidR="00CF7245" w:rsidRPr="00903DBA" w:rsidRDefault="00CF7245" w:rsidP="00CF7245">
      <w:pPr>
        <w:rPr>
          <w:highlight w:val="white"/>
        </w:rPr>
      </w:pPr>
      <w:r w:rsidRPr="00903DBA">
        <w:rPr>
          <w:highlight w:val="white"/>
        </w:rPr>
        <w:t xml:space="preserve">The </w:t>
      </w:r>
      <w:r w:rsidRPr="00903DBA">
        <w:rPr>
          <w:rStyle w:val="KeyWord0"/>
          <w:highlight w:val="white"/>
        </w:rPr>
        <w:t>ReadObjectFile</w:t>
      </w:r>
      <w:r w:rsidRPr="00903DBA">
        <w:rPr>
          <w:highlight w:val="white"/>
        </w:rPr>
        <w:t xml:space="preserve"> method is called for reading an object file when it is not necessary to recompile the source file. An object file is made up by static object, and we read </w:t>
      </w:r>
      <w:r w:rsidR="00F72D22" w:rsidRPr="00903DBA">
        <w:rPr>
          <w:highlight w:val="white"/>
        </w:rPr>
        <w:t>the object and add them to the linker.</w:t>
      </w:r>
      <w:r w:rsidRPr="00903DBA">
        <w:rPr>
          <w:highlight w:val="white"/>
        </w:rPr>
        <w:t xml:space="preserve"> </w:t>
      </w:r>
    </w:p>
    <w:p w14:paraId="017C847B" w14:textId="77777777" w:rsidR="00CF7245" w:rsidRPr="00903DBA" w:rsidRDefault="00CF7245" w:rsidP="00CF7245">
      <w:pPr>
        <w:pStyle w:val="Code"/>
        <w:rPr>
          <w:highlight w:val="white"/>
        </w:rPr>
      </w:pPr>
      <w:r w:rsidRPr="00903DBA">
        <w:rPr>
          <w:highlight w:val="white"/>
        </w:rPr>
        <w:t xml:space="preserve">    public static void ReadObjectFile(FileInfo file, Linker linker) {</w:t>
      </w:r>
    </w:p>
    <w:p w14:paraId="20F31D94" w14:textId="77777777" w:rsidR="00CF7245" w:rsidRPr="00903DBA" w:rsidRDefault="00CF7245" w:rsidP="00CF7245">
      <w:pPr>
        <w:pStyle w:val="Code"/>
        <w:rPr>
          <w:highlight w:val="white"/>
        </w:rPr>
      </w:pPr>
      <w:r w:rsidRPr="00903DBA">
        <w:rPr>
          <w:highlight w:val="white"/>
        </w:rPr>
        <w:t xml:space="preserve">      FileInfo objectFile = new FileInfo(file.FullName + ".obj");</w:t>
      </w:r>
    </w:p>
    <w:p w14:paraId="29C287C4" w14:textId="77777777" w:rsidR="00CF7245" w:rsidRPr="00903DBA" w:rsidRDefault="00CF7245" w:rsidP="00CF7245">
      <w:pPr>
        <w:pStyle w:val="Code"/>
        <w:rPr>
          <w:highlight w:val="white"/>
        </w:rPr>
      </w:pPr>
    </w:p>
    <w:p w14:paraId="26DF36BF" w14:textId="77777777" w:rsidR="00CF7245" w:rsidRPr="00903DBA" w:rsidRDefault="00CF7245" w:rsidP="00CF7245">
      <w:pPr>
        <w:pStyle w:val="Code"/>
        <w:rPr>
          <w:highlight w:val="white"/>
        </w:rPr>
      </w:pPr>
      <w:r w:rsidRPr="00903DBA">
        <w:rPr>
          <w:highlight w:val="white"/>
        </w:rPr>
        <w:t xml:space="preserve">      try {</w:t>
      </w:r>
    </w:p>
    <w:p w14:paraId="5C43F29F" w14:textId="77777777" w:rsidR="00CF7245" w:rsidRPr="00903DBA" w:rsidRDefault="00CF7245" w:rsidP="00CF7245">
      <w:pPr>
        <w:pStyle w:val="Code"/>
        <w:rPr>
          <w:highlight w:val="white"/>
        </w:rPr>
      </w:pPr>
      <w:r w:rsidRPr="00903DBA">
        <w:rPr>
          <w:highlight w:val="white"/>
        </w:rPr>
        <w:t xml:space="preserve">        BinaryReader dataInputStream =</w:t>
      </w:r>
    </w:p>
    <w:p w14:paraId="35BFACEB" w14:textId="77777777" w:rsidR="00CF7245" w:rsidRPr="00903DBA" w:rsidRDefault="00CF7245" w:rsidP="00CF7245">
      <w:pPr>
        <w:pStyle w:val="Code"/>
        <w:rPr>
          <w:highlight w:val="white"/>
        </w:rPr>
      </w:pPr>
      <w:r w:rsidRPr="00903DBA">
        <w:rPr>
          <w:highlight w:val="white"/>
        </w:rPr>
        <w:t xml:space="preserve">          new BinaryReader(File.OpenRead(objectFile.FullName));</w:t>
      </w:r>
    </w:p>
    <w:p w14:paraId="15598BCA" w14:textId="2304488F" w:rsidR="00CF7245" w:rsidRPr="00903DBA" w:rsidRDefault="00FE60F5" w:rsidP="00FE60F5">
      <w:pPr>
        <w:rPr>
          <w:highlight w:val="white"/>
        </w:rPr>
      </w:pPr>
      <w:r w:rsidRPr="00903DBA">
        <w:rPr>
          <w:highlight w:val="white"/>
        </w:rPr>
        <w:t>The first value of the file is the number of static objects.</w:t>
      </w:r>
      <w:r w:rsidR="001454D4" w:rsidRPr="00903DBA">
        <w:rPr>
          <w:highlight w:val="white"/>
        </w:rPr>
        <w:t xml:space="preserve"> For each object we call the Load method of the </w:t>
      </w:r>
      <w:r w:rsidR="001454D4" w:rsidRPr="00903DBA">
        <w:rPr>
          <w:rStyle w:val="KeyWord0"/>
          <w:highlight w:val="white"/>
        </w:rPr>
        <w:t>StaticSymbolWindows</w:t>
      </w:r>
      <w:r w:rsidR="001454D4" w:rsidRPr="00903DBA">
        <w:rPr>
          <w:highlight w:val="white"/>
        </w:rPr>
        <w:t xml:space="preserve"> class and the </w:t>
      </w:r>
      <w:r w:rsidR="001454D4" w:rsidRPr="00903DBA">
        <w:rPr>
          <w:rStyle w:val="KeyWord0"/>
          <w:highlight w:val="white"/>
        </w:rPr>
        <w:t>Add</w:t>
      </w:r>
      <w:r w:rsidR="001454D4" w:rsidRPr="00903DBA">
        <w:rPr>
          <w:highlight w:val="white"/>
        </w:rPr>
        <w:t xml:space="preserve"> method of the </w:t>
      </w:r>
      <w:r w:rsidR="001454D4" w:rsidRPr="00903DBA">
        <w:rPr>
          <w:rStyle w:val="KeyWord0"/>
          <w:highlight w:val="white"/>
        </w:rPr>
        <w:t>Linker</w:t>
      </w:r>
      <w:r w:rsidR="001454D4" w:rsidRPr="00903DBA">
        <w:rPr>
          <w:highlight w:val="white"/>
        </w:rPr>
        <w:t xml:space="preserve"> class.</w:t>
      </w:r>
    </w:p>
    <w:p w14:paraId="275484C0" w14:textId="77777777" w:rsidR="00CF7245" w:rsidRPr="00903DBA" w:rsidRDefault="00CF7245" w:rsidP="00CF7245">
      <w:pPr>
        <w:pStyle w:val="Code"/>
        <w:rPr>
          <w:highlight w:val="white"/>
        </w:rPr>
      </w:pPr>
      <w:r w:rsidRPr="00903DBA">
        <w:rPr>
          <w:highlight w:val="white"/>
        </w:rPr>
        <w:t xml:space="preserve">        int linkerSetSize = dataInputStream.ReadInt32();</w:t>
      </w:r>
    </w:p>
    <w:p w14:paraId="70756E59" w14:textId="77777777" w:rsidR="00CF7245" w:rsidRPr="00903DBA" w:rsidRDefault="00CF7245" w:rsidP="00CF7245">
      <w:pPr>
        <w:pStyle w:val="Code"/>
        <w:rPr>
          <w:highlight w:val="white"/>
        </w:rPr>
      </w:pPr>
      <w:r w:rsidRPr="00903DBA">
        <w:rPr>
          <w:highlight w:val="white"/>
        </w:rPr>
        <w:t xml:space="preserve">        for (int count = 0; count &lt; linkerSetSize; ++count) {</w:t>
      </w:r>
    </w:p>
    <w:p w14:paraId="641739CD" w14:textId="77777777" w:rsidR="00CF7245" w:rsidRPr="00903DBA" w:rsidRDefault="00CF7245" w:rsidP="00CF7245">
      <w:pPr>
        <w:pStyle w:val="Code"/>
        <w:rPr>
          <w:highlight w:val="white"/>
        </w:rPr>
      </w:pPr>
      <w:r w:rsidRPr="00903DBA">
        <w:rPr>
          <w:highlight w:val="white"/>
        </w:rPr>
        <w:t xml:space="preserve">          StaticSymbolWindows staticSymbol = new StaticSymbolWindows();</w:t>
      </w:r>
    </w:p>
    <w:p w14:paraId="6A1155D8" w14:textId="2E5E5074" w:rsidR="00CF7245" w:rsidRPr="00903DBA" w:rsidRDefault="00CF7245" w:rsidP="00CF7245">
      <w:pPr>
        <w:pStyle w:val="Code"/>
        <w:rPr>
          <w:highlight w:val="white"/>
        </w:rPr>
      </w:pPr>
      <w:r w:rsidRPr="00903DBA">
        <w:rPr>
          <w:highlight w:val="white"/>
        </w:rPr>
        <w:t xml:space="preserve">          staticSymbol.</w:t>
      </w:r>
      <w:r w:rsidR="00081B8C" w:rsidRPr="00903DBA">
        <w:rPr>
          <w:highlight w:val="white"/>
        </w:rPr>
        <w:t>Read</w:t>
      </w:r>
      <w:r w:rsidRPr="00903DBA">
        <w:rPr>
          <w:highlight w:val="white"/>
        </w:rPr>
        <w:t>(dataInputStream);</w:t>
      </w:r>
    </w:p>
    <w:p w14:paraId="361740A5" w14:textId="77777777" w:rsidR="00CF7245" w:rsidRPr="00903DBA" w:rsidRDefault="00CF7245" w:rsidP="00CF7245">
      <w:pPr>
        <w:pStyle w:val="Code"/>
        <w:rPr>
          <w:highlight w:val="white"/>
        </w:rPr>
      </w:pPr>
      <w:r w:rsidRPr="00903DBA">
        <w:rPr>
          <w:highlight w:val="white"/>
        </w:rPr>
        <w:t xml:space="preserve">          linker.Add(staticSymbol);</w:t>
      </w:r>
    </w:p>
    <w:p w14:paraId="3517D97A" w14:textId="77777777" w:rsidR="00CF7245" w:rsidRPr="00903DBA" w:rsidRDefault="00CF7245" w:rsidP="00CF7245">
      <w:pPr>
        <w:pStyle w:val="Code"/>
        <w:rPr>
          <w:highlight w:val="white"/>
        </w:rPr>
      </w:pPr>
      <w:r w:rsidRPr="00903DBA">
        <w:rPr>
          <w:highlight w:val="white"/>
        </w:rPr>
        <w:t xml:space="preserve">        }</w:t>
      </w:r>
    </w:p>
    <w:p w14:paraId="6EFEE77F" w14:textId="77777777" w:rsidR="00CF7245" w:rsidRPr="00903DBA" w:rsidRDefault="00CF7245" w:rsidP="00CF7245">
      <w:pPr>
        <w:pStyle w:val="Code"/>
        <w:rPr>
          <w:highlight w:val="white"/>
        </w:rPr>
      </w:pPr>
    </w:p>
    <w:p w14:paraId="4403EC98" w14:textId="77777777" w:rsidR="00CF7245" w:rsidRPr="00903DBA" w:rsidRDefault="00CF7245" w:rsidP="00CF7245">
      <w:pPr>
        <w:pStyle w:val="Code"/>
        <w:rPr>
          <w:highlight w:val="white"/>
        </w:rPr>
      </w:pPr>
      <w:r w:rsidRPr="00903DBA">
        <w:rPr>
          <w:highlight w:val="white"/>
        </w:rPr>
        <w:t xml:space="preserve">        dataInputStream.Close();</w:t>
      </w:r>
    </w:p>
    <w:p w14:paraId="65986DFD" w14:textId="77777777" w:rsidR="00CF7245" w:rsidRPr="00903DBA" w:rsidRDefault="00CF7245" w:rsidP="00CF7245">
      <w:pPr>
        <w:pStyle w:val="Code"/>
        <w:rPr>
          <w:highlight w:val="white"/>
        </w:rPr>
      </w:pPr>
      <w:r w:rsidRPr="00903DBA">
        <w:rPr>
          <w:highlight w:val="white"/>
        </w:rPr>
        <w:t xml:space="preserve">      }</w:t>
      </w:r>
    </w:p>
    <w:p w14:paraId="23C07CE5" w14:textId="77777777" w:rsidR="00CF7245" w:rsidRPr="00903DBA" w:rsidRDefault="00CF7245" w:rsidP="00CF7245">
      <w:pPr>
        <w:pStyle w:val="Code"/>
        <w:rPr>
          <w:highlight w:val="white"/>
        </w:rPr>
      </w:pPr>
      <w:r w:rsidRPr="00903DBA">
        <w:rPr>
          <w:highlight w:val="white"/>
        </w:rPr>
        <w:t xml:space="preserve">      catch (Exception exception) {</w:t>
      </w:r>
    </w:p>
    <w:p w14:paraId="2A842BF1" w14:textId="77777777" w:rsidR="00CF7245" w:rsidRPr="00903DBA" w:rsidRDefault="00CF7245" w:rsidP="00CF7245">
      <w:pPr>
        <w:pStyle w:val="Code"/>
        <w:rPr>
          <w:highlight w:val="white"/>
        </w:rPr>
      </w:pPr>
      <w:r w:rsidRPr="00903DBA">
        <w:rPr>
          <w:highlight w:val="white"/>
        </w:rPr>
        <w:t xml:space="preserve">        Console.Out.WriteLine(exception.StackTrace);</w:t>
      </w:r>
    </w:p>
    <w:p w14:paraId="2B9692B8" w14:textId="77777777" w:rsidR="00CF7245" w:rsidRPr="00903DBA" w:rsidRDefault="00CF7245" w:rsidP="00CF7245">
      <w:pPr>
        <w:pStyle w:val="Code"/>
        <w:rPr>
          <w:highlight w:val="white"/>
        </w:rPr>
      </w:pPr>
      <w:r w:rsidRPr="00903DBA">
        <w:rPr>
          <w:highlight w:val="white"/>
        </w:rPr>
        <w:lastRenderedPageBreak/>
        <w:t xml:space="preserve">        Assert.Error(exception.Message);</w:t>
      </w:r>
    </w:p>
    <w:p w14:paraId="4A877256" w14:textId="77777777" w:rsidR="00CF7245" w:rsidRPr="00903DBA" w:rsidRDefault="00CF7245" w:rsidP="00CF7245">
      <w:pPr>
        <w:pStyle w:val="Code"/>
        <w:rPr>
          <w:highlight w:val="white"/>
        </w:rPr>
      </w:pPr>
      <w:r w:rsidRPr="00903DBA">
        <w:rPr>
          <w:highlight w:val="white"/>
        </w:rPr>
        <w:t xml:space="preserve">      }</w:t>
      </w:r>
    </w:p>
    <w:p w14:paraId="493A30BF" w14:textId="77777777" w:rsidR="00CF7245" w:rsidRPr="00903DBA" w:rsidRDefault="00CF7245" w:rsidP="00CF7245">
      <w:pPr>
        <w:pStyle w:val="Code"/>
        <w:rPr>
          <w:highlight w:val="white"/>
        </w:rPr>
      </w:pPr>
      <w:r w:rsidRPr="00903DBA">
        <w:rPr>
          <w:highlight w:val="white"/>
        </w:rPr>
        <w:t xml:space="preserve">    }</w:t>
      </w:r>
    </w:p>
    <w:p w14:paraId="1305426C" w14:textId="48444F1C" w:rsidR="000C4DBF" w:rsidRPr="00903DBA" w:rsidRDefault="000C4DBF" w:rsidP="00571855">
      <w:pPr>
        <w:pStyle w:val="Rubrik3"/>
        <w:numPr>
          <w:ilvl w:val="2"/>
          <w:numId w:val="156"/>
        </w:numPr>
        <w:rPr>
          <w:highlight w:val="white"/>
        </w:rPr>
      </w:pPr>
      <w:bookmarkStart w:id="474" w:name="_Toc57656109"/>
      <w:r w:rsidRPr="00903DBA">
        <w:rPr>
          <w:highlight w:val="white"/>
        </w:rPr>
        <w:t>Type Size</w:t>
      </w:r>
      <w:bookmarkEnd w:id="474"/>
    </w:p>
    <w:p w14:paraId="67CDE55A" w14:textId="5CD4F933" w:rsidR="004568A2" w:rsidRPr="00903DBA" w:rsidRDefault="004568A2" w:rsidP="004568A2">
      <w:pPr>
        <w:rPr>
          <w:highlight w:val="white"/>
        </w:rPr>
      </w:pPr>
      <w:r w:rsidRPr="00903DBA">
        <w:rPr>
          <w:highlight w:val="white"/>
        </w:rPr>
        <w:t xml:space="preserve">To begin with, </w:t>
      </w:r>
      <w:r w:rsidR="00436D32" w:rsidRPr="00903DBA">
        <w:rPr>
          <w:highlight w:val="white"/>
        </w:rPr>
        <w:t>we need new type sizes for Windows mode. A character is, as always, one byte</w:t>
      </w:r>
      <w:r w:rsidR="007F65F7" w:rsidRPr="00903DBA">
        <w:rPr>
          <w:highlight w:val="white"/>
        </w:rPr>
        <w:t>. A short is one byte, an integer or a pointer is two bytes, and a long is four bytes. Note that an integer and a pointer have equal sizes in windows mode.</w:t>
      </w:r>
    </w:p>
    <w:p w14:paraId="4BD1E361" w14:textId="77777777" w:rsidR="000C4DBF" w:rsidRPr="00903DBA" w:rsidRDefault="000C4DBF" w:rsidP="000C4DBF">
      <w:pPr>
        <w:pStyle w:val="CodeHeader"/>
      </w:pPr>
      <w:r w:rsidRPr="00903DBA">
        <w:t>TypeSize.cs</w:t>
      </w:r>
    </w:p>
    <w:p w14:paraId="3316A343" w14:textId="7BA50C50" w:rsidR="000C4DBF" w:rsidRPr="00903DBA" w:rsidRDefault="000C4DBF" w:rsidP="000C4DBF">
      <w:pPr>
        <w:pStyle w:val="Code"/>
        <w:rPr>
          <w:highlight w:val="white"/>
        </w:rPr>
      </w:pPr>
      <w:r w:rsidRPr="00903DBA">
        <w:rPr>
          <w:highlight w:val="white"/>
        </w:rPr>
        <w:t xml:space="preserve">    static TypeSize() {</w:t>
      </w:r>
    </w:p>
    <w:p w14:paraId="05D64D35" w14:textId="633788CF" w:rsidR="000C4DBF" w:rsidRPr="00903DBA" w:rsidRDefault="000C4DBF" w:rsidP="000C4DBF">
      <w:pPr>
        <w:pStyle w:val="Code"/>
        <w:rPr>
          <w:highlight w:val="white"/>
        </w:rPr>
      </w:pPr>
      <w:r w:rsidRPr="00903DBA">
        <w:rPr>
          <w:highlight w:val="white"/>
        </w:rPr>
        <w:t xml:space="preserve">      // ...</w:t>
      </w:r>
    </w:p>
    <w:p w14:paraId="6597FBC7" w14:textId="77777777" w:rsidR="00DC1E70" w:rsidRPr="00903DBA" w:rsidRDefault="00DC1E70" w:rsidP="00DC1E70">
      <w:pPr>
        <w:pStyle w:val="Code"/>
        <w:rPr>
          <w:highlight w:val="white"/>
        </w:rPr>
      </w:pPr>
      <w:r w:rsidRPr="00903DBA">
        <w:rPr>
          <w:highlight w:val="white"/>
        </w:rPr>
        <w:t xml:space="preserve">      </w:t>
      </w:r>
    </w:p>
    <w:p w14:paraId="12A2EC12" w14:textId="77777777" w:rsidR="00DC1E70" w:rsidRPr="00903DBA" w:rsidRDefault="00DC1E70" w:rsidP="00DC1E70">
      <w:pPr>
        <w:pStyle w:val="Code"/>
        <w:rPr>
          <w:highlight w:val="white"/>
        </w:rPr>
      </w:pPr>
      <w:r w:rsidRPr="00903DBA">
        <w:rPr>
          <w:highlight w:val="white"/>
        </w:rPr>
        <w:t xml:space="preserve">      if (Start.Linux) {</w:t>
      </w:r>
    </w:p>
    <w:p w14:paraId="0F471BCD" w14:textId="77777777" w:rsidR="00DC1E70" w:rsidRPr="00903DBA" w:rsidRDefault="00DC1E70" w:rsidP="00DC1E70">
      <w:pPr>
        <w:pStyle w:val="Code"/>
        <w:rPr>
          <w:highlight w:val="white"/>
        </w:rPr>
      </w:pPr>
      <w:r w:rsidRPr="00903DBA">
        <w:rPr>
          <w:highlight w:val="white"/>
        </w:rPr>
        <w:t xml:space="preserve">        // ...</w:t>
      </w:r>
    </w:p>
    <w:p w14:paraId="36022FDC" w14:textId="77777777" w:rsidR="00DC1E70" w:rsidRPr="00903DBA" w:rsidRDefault="00DC1E70" w:rsidP="00DC1E70">
      <w:pPr>
        <w:pStyle w:val="Code"/>
        <w:rPr>
          <w:highlight w:val="white"/>
        </w:rPr>
      </w:pPr>
      <w:r w:rsidRPr="00903DBA">
        <w:rPr>
          <w:highlight w:val="white"/>
        </w:rPr>
        <w:t xml:space="preserve">      }</w:t>
      </w:r>
    </w:p>
    <w:p w14:paraId="5CB204D9" w14:textId="77777777" w:rsidR="00DC1E70" w:rsidRPr="00903DBA" w:rsidRDefault="00DC1E70" w:rsidP="000C4DBF">
      <w:pPr>
        <w:pStyle w:val="Code"/>
        <w:rPr>
          <w:highlight w:val="white"/>
        </w:rPr>
      </w:pPr>
    </w:p>
    <w:p w14:paraId="39E1057D" w14:textId="0CF2E118" w:rsidR="000C4DBF" w:rsidRPr="00903DBA" w:rsidRDefault="000C4DBF" w:rsidP="000C4DBF">
      <w:pPr>
        <w:pStyle w:val="Code"/>
        <w:rPr>
          <w:highlight w:val="white"/>
        </w:rPr>
      </w:pPr>
      <w:r w:rsidRPr="00903DBA">
        <w:rPr>
          <w:highlight w:val="white"/>
        </w:rPr>
        <w:t xml:space="preserve">      if (Start.Windows) {</w:t>
      </w:r>
    </w:p>
    <w:p w14:paraId="089C667A" w14:textId="77777777" w:rsidR="000C4DBF" w:rsidRPr="00903DBA" w:rsidRDefault="000C4DBF" w:rsidP="000C4DBF">
      <w:pPr>
        <w:pStyle w:val="Code"/>
        <w:rPr>
          <w:highlight w:val="white"/>
        </w:rPr>
      </w:pPr>
      <w:r w:rsidRPr="00903DBA">
        <w:rPr>
          <w:highlight w:val="white"/>
        </w:rPr>
        <w:t xml:space="preserve">        PointerSize = 2;</w:t>
      </w:r>
    </w:p>
    <w:p w14:paraId="73141688" w14:textId="77777777" w:rsidR="000C4DBF" w:rsidRPr="00903DBA" w:rsidRDefault="000C4DBF" w:rsidP="000C4DBF">
      <w:pPr>
        <w:pStyle w:val="Code"/>
        <w:rPr>
          <w:highlight w:val="white"/>
        </w:rPr>
      </w:pPr>
      <w:r w:rsidRPr="00903DBA">
        <w:rPr>
          <w:highlight w:val="white"/>
        </w:rPr>
        <w:t xml:space="preserve">        SignedIntegerSize = 2;</w:t>
      </w:r>
    </w:p>
    <w:p w14:paraId="64B152CB" w14:textId="77777777" w:rsidR="000C4DBF" w:rsidRPr="00903DBA" w:rsidRDefault="000C4DBF" w:rsidP="000C4DBF">
      <w:pPr>
        <w:pStyle w:val="Code"/>
        <w:rPr>
          <w:highlight w:val="white"/>
        </w:rPr>
      </w:pPr>
    </w:p>
    <w:p w14:paraId="01C22B76" w14:textId="77777777" w:rsidR="000C4DBF" w:rsidRPr="00903DBA" w:rsidRDefault="000C4DBF" w:rsidP="000C4DBF">
      <w:pPr>
        <w:pStyle w:val="Code"/>
        <w:rPr>
          <w:highlight w:val="white"/>
        </w:rPr>
      </w:pPr>
      <w:r w:rsidRPr="00903DBA">
        <w:rPr>
          <w:highlight w:val="white"/>
        </w:rPr>
        <w:t xml:space="preserve">        m_sizeMap.Add(Sort.Void, 0);</w:t>
      </w:r>
    </w:p>
    <w:p w14:paraId="110A0F0F" w14:textId="77777777" w:rsidR="000C4DBF" w:rsidRPr="00903DBA" w:rsidRDefault="000C4DBF" w:rsidP="000C4DBF">
      <w:pPr>
        <w:pStyle w:val="Code"/>
        <w:rPr>
          <w:highlight w:val="white"/>
        </w:rPr>
      </w:pPr>
      <w:r w:rsidRPr="00903DBA">
        <w:rPr>
          <w:highlight w:val="white"/>
        </w:rPr>
        <w:t xml:space="preserve">        m_sizeMap.Add(Sort.Function, 0);</w:t>
      </w:r>
    </w:p>
    <w:p w14:paraId="49F066FA" w14:textId="77777777" w:rsidR="000C4DBF" w:rsidRPr="00903DBA" w:rsidRDefault="000C4DBF" w:rsidP="000C4DBF">
      <w:pPr>
        <w:pStyle w:val="Code"/>
        <w:rPr>
          <w:highlight w:val="white"/>
        </w:rPr>
      </w:pPr>
      <w:r w:rsidRPr="00903DBA">
        <w:rPr>
          <w:highlight w:val="white"/>
        </w:rPr>
        <w:t xml:space="preserve">        m_sizeMap.Add(Sort.Logical, 1);</w:t>
      </w:r>
    </w:p>
    <w:p w14:paraId="26AB5BF7" w14:textId="77777777" w:rsidR="000C4DBF" w:rsidRPr="00903DBA" w:rsidRDefault="000C4DBF" w:rsidP="000C4DBF">
      <w:pPr>
        <w:pStyle w:val="Code"/>
        <w:rPr>
          <w:highlight w:val="white"/>
        </w:rPr>
      </w:pPr>
      <w:r w:rsidRPr="00903DBA">
        <w:rPr>
          <w:highlight w:val="white"/>
        </w:rPr>
        <w:t xml:space="preserve">        m_sizeMap.Add(Sort.Array, 2);</w:t>
      </w:r>
    </w:p>
    <w:p w14:paraId="16F3CFBA" w14:textId="77777777" w:rsidR="000C4DBF" w:rsidRPr="00903DBA" w:rsidRDefault="000C4DBF" w:rsidP="000C4DBF">
      <w:pPr>
        <w:pStyle w:val="Code"/>
        <w:rPr>
          <w:highlight w:val="white"/>
        </w:rPr>
      </w:pPr>
      <w:r w:rsidRPr="00903DBA">
        <w:rPr>
          <w:highlight w:val="white"/>
        </w:rPr>
        <w:t xml:space="preserve">        m_sizeMap.Add(Sort.Pointer, 2);</w:t>
      </w:r>
    </w:p>
    <w:p w14:paraId="2274C081" w14:textId="77777777" w:rsidR="000C4DBF" w:rsidRPr="00903DBA" w:rsidRDefault="000C4DBF" w:rsidP="000C4DBF">
      <w:pPr>
        <w:pStyle w:val="Code"/>
        <w:rPr>
          <w:highlight w:val="white"/>
        </w:rPr>
      </w:pPr>
      <w:r w:rsidRPr="00903DBA">
        <w:rPr>
          <w:highlight w:val="white"/>
        </w:rPr>
        <w:t xml:space="preserve">        m_sizeMap.Add(Sort.String, 2);</w:t>
      </w:r>
    </w:p>
    <w:p w14:paraId="7409D599" w14:textId="208D1979"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38544C63" w14:textId="56046FC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15034AE8" w14:textId="3C00A45A"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1);</w:t>
      </w:r>
    </w:p>
    <w:p w14:paraId="3A5D710F" w14:textId="3D0EA2E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1);</w:t>
      </w:r>
    </w:p>
    <w:p w14:paraId="2DC730EE" w14:textId="5ED1E36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2);</w:t>
      </w:r>
    </w:p>
    <w:p w14:paraId="4DACE431" w14:textId="7AD5512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2);</w:t>
      </w:r>
    </w:p>
    <w:p w14:paraId="7CBAFB72" w14:textId="131BC04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4);</w:t>
      </w:r>
    </w:p>
    <w:p w14:paraId="2C4D47D7" w14:textId="44D26C10"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4);</w:t>
      </w:r>
    </w:p>
    <w:p w14:paraId="2BC9CDA9" w14:textId="77777777" w:rsidR="000C4DBF" w:rsidRPr="00903DBA" w:rsidRDefault="000C4DBF" w:rsidP="000C4DBF">
      <w:pPr>
        <w:pStyle w:val="Code"/>
        <w:rPr>
          <w:highlight w:val="white"/>
        </w:rPr>
      </w:pPr>
      <w:r w:rsidRPr="00903DBA">
        <w:rPr>
          <w:highlight w:val="white"/>
        </w:rPr>
        <w:t xml:space="preserve">        m_sizeMap.Add(Sort.Float, 4);</w:t>
      </w:r>
    </w:p>
    <w:p w14:paraId="77E39BF7" w14:textId="77777777" w:rsidR="000C4DBF" w:rsidRPr="00903DBA" w:rsidRDefault="000C4DBF" w:rsidP="000C4DBF">
      <w:pPr>
        <w:pStyle w:val="Code"/>
        <w:rPr>
          <w:highlight w:val="white"/>
        </w:rPr>
      </w:pPr>
      <w:r w:rsidRPr="00903DBA">
        <w:rPr>
          <w:highlight w:val="white"/>
        </w:rPr>
        <w:t xml:space="preserve">        m_sizeMap.Add(Sort.Double, 8);</w:t>
      </w:r>
    </w:p>
    <w:p w14:paraId="71E34F2F" w14:textId="4A9D2641" w:rsidR="000C4DBF" w:rsidRPr="00903DBA" w:rsidRDefault="000C4DBF" w:rsidP="000C4DBF">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3861B30A" w14:textId="77777777" w:rsidR="000C4DBF" w:rsidRPr="00903DBA" w:rsidRDefault="000C4DBF" w:rsidP="00A33D64">
      <w:pPr>
        <w:pStyle w:val="Code"/>
        <w:rPr>
          <w:highlight w:val="white"/>
        </w:rPr>
      </w:pPr>
    </w:p>
    <w:p w14:paraId="1CA13448" w14:textId="6AE75917" w:rsidR="00A33D64" w:rsidRPr="00903DBA" w:rsidRDefault="00A33D64" w:rsidP="00A33D6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6F5F7E67" w14:textId="5E0511DF" w:rsidR="00A33D64" w:rsidRPr="00903DBA" w:rsidRDefault="00A33D64" w:rsidP="00A33D64">
      <w:pPr>
        <w:pStyle w:val="Code"/>
        <w:rPr>
          <w:highlight w:val="white"/>
        </w:rPr>
      </w:pPr>
      <w:r w:rsidRPr="00903DBA">
        <w:rPr>
          <w:highlight w:val="white"/>
        </w:rPr>
        <w:t xml:space="preserve">        m_signedMap.Add(2, Sort.</w:t>
      </w:r>
      <w:r w:rsidR="005D4E81" w:rsidRPr="00903DBA">
        <w:rPr>
          <w:highlight w:val="white"/>
        </w:rPr>
        <w:t>SignedInt</w:t>
      </w:r>
      <w:r w:rsidRPr="00903DBA">
        <w:rPr>
          <w:highlight w:val="white"/>
        </w:rPr>
        <w:t>);</w:t>
      </w:r>
    </w:p>
    <w:p w14:paraId="3D8123DD" w14:textId="19D9BB71" w:rsidR="00A33D64" w:rsidRPr="00903DBA" w:rsidRDefault="00A33D64" w:rsidP="00A33D64">
      <w:pPr>
        <w:pStyle w:val="Code"/>
        <w:rPr>
          <w:highlight w:val="white"/>
        </w:rPr>
      </w:pPr>
      <w:r w:rsidRPr="00903DBA">
        <w:rPr>
          <w:highlight w:val="white"/>
        </w:rPr>
        <w:t xml:space="preserve">        m_signedMap.Add(4, Sort.</w:t>
      </w:r>
      <w:r w:rsidR="005D4E81" w:rsidRPr="00903DBA">
        <w:rPr>
          <w:highlight w:val="white"/>
        </w:rPr>
        <w:t>SignedLongInt</w:t>
      </w:r>
      <w:r w:rsidRPr="00903DBA">
        <w:rPr>
          <w:highlight w:val="white"/>
        </w:rPr>
        <w:t>);</w:t>
      </w:r>
    </w:p>
    <w:p w14:paraId="1E49A53C" w14:textId="77777777" w:rsidR="00A33D64" w:rsidRPr="00903DBA" w:rsidRDefault="00A33D64" w:rsidP="00A33D64">
      <w:pPr>
        <w:pStyle w:val="Code"/>
        <w:rPr>
          <w:highlight w:val="white"/>
        </w:rPr>
      </w:pPr>
    </w:p>
    <w:p w14:paraId="0A54C15F" w14:textId="0FEA980D" w:rsidR="00A33D64" w:rsidRPr="00903DBA" w:rsidRDefault="00A33D64" w:rsidP="00A33D6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708B136E" w14:textId="34A4AFDC" w:rsidR="00A33D64" w:rsidRPr="00903DBA" w:rsidRDefault="00A33D64" w:rsidP="00A33D64">
      <w:pPr>
        <w:pStyle w:val="Code"/>
        <w:rPr>
          <w:highlight w:val="white"/>
        </w:rPr>
      </w:pPr>
      <w:r w:rsidRPr="00903DBA">
        <w:rPr>
          <w:highlight w:val="white"/>
        </w:rPr>
        <w:t xml:space="preserve">        m_unsignedMap.Add(2, Sort.</w:t>
      </w:r>
      <w:r w:rsidR="005D4E81" w:rsidRPr="00903DBA">
        <w:rPr>
          <w:highlight w:val="white"/>
        </w:rPr>
        <w:t>UnsignedInt</w:t>
      </w:r>
      <w:r w:rsidRPr="00903DBA">
        <w:rPr>
          <w:highlight w:val="white"/>
        </w:rPr>
        <w:t>);</w:t>
      </w:r>
    </w:p>
    <w:p w14:paraId="22754C76" w14:textId="2A8F37C0" w:rsidR="00A33D64" w:rsidRPr="00903DBA" w:rsidRDefault="00A33D64" w:rsidP="00A33D64">
      <w:pPr>
        <w:pStyle w:val="Code"/>
        <w:rPr>
          <w:highlight w:val="white"/>
        </w:rPr>
      </w:pPr>
      <w:r w:rsidRPr="00903DBA">
        <w:rPr>
          <w:highlight w:val="white"/>
        </w:rPr>
        <w:t xml:space="preserve">        m_unsignedMap.Add(4, Sort.</w:t>
      </w:r>
      <w:r w:rsidR="005D4E81" w:rsidRPr="00903DBA">
        <w:rPr>
          <w:highlight w:val="white"/>
        </w:rPr>
        <w:t>UnsignedLongInt</w:t>
      </w:r>
      <w:r w:rsidRPr="00903DBA">
        <w:rPr>
          <w:highlight w:val="white"/>
        </w:rPr>
        <w:t>);</w:t>
      </w:r>
    </w:p>
    <w:p w14:paraId="1C479D8E" w14:textId="77777777" w:rsidR="000C4DBF" w:rsidRPr="00903DBA" w:rsidRDefault="000C4DBF" w:rsidP="00A33D64">
      <w:pPr>
        <w:pStyle w:val="Code"/>
        <w:rPr>
          <w:highlight w:val="white"/>
        </w:rPr>
      </w:pPr>
    </w:p>
    <w:p w14:paraId="02740AA9" w14:textId="77777777" w:rsidR="000C4DBF" w:rsidRPr="00903DBA" w:rsidRDefault="000C4DBF" w:rsidP="000C4DBF">
      <w:pPr>
        <w:pStyle w:val="Code"/>
        <w:rPr>
          <w:highlight w:val="white"/>
        </w:rPr>
      </w:pPr>
      <w:r w:rsidRPr="00903DBA">
        <w:rPr>
          <w:highlight w:val="white"/>
        </w:rPr>
        <w:t xml:space="preserve">        m_minValueMap.Add(Sort.Logical, 0);</w:t>
      </w:r>
    </w:p>
    <w:p w14:paraId="38C9A01B" w14:textId="00DDD341"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2A0FF3D2" w14:textId="3682670C"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410978C2" w14:textId="4E2DD9E4"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-128);</w:t>
      </w:r>
    </w:p>
    <w:p w14:paraId="236A9088" w14:textId="412157F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4A377404" w14:textId="1BF117F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-32768);</w:t>
      </w:r>
    </w:p>
    <w:p w14:paraId="4C6AA9A6" w14:textId="443E3409"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2FB2A3C" w14:textId="77777777" w:rsidR="000C4DBF" w:rsidRPr="00903DBA" w:rsidRDefault="000C4DBF" w:rsidP="000C4DBF">
      <w:pPr>
        <w:pStyle w:val="Code"/>
        <w:rPr>
          <w:highlight w:val="white"/>
        </w:rPr>
      </w:pPr>
      <w:r w:rsidRPr="00903DBA">
        <w:rPr>
          <w:highlight w:val="white"/>
        </w:rPr>
        <w:t xml:space="preserve">        m_minValueMap.Add(Sort.Array, 0);</w:t>
      </w:r>
    </w:p>
    <w:p w14:paraId="68900CF9" w14:textId="77777777" w:rsidR="000C4DBF" w:rsidRPr="00903DBA" w:rsidRDefault="000C4DBF" w:rsidP="000C4DBF">
      <w:pPr>
        <w:pStyle w:val="Code"/>
        <w:rPr>
          <w:highlight w:val="white"/>
        </w:rPr>
      </w:pPr>
      <w:r w:rsidRPr="00903DBA">
        <w:rPr>
          <w:highlight w:val="white"/>
        </w:rPr>
        <w:t xml:space="preserve">        m_minValueMap.Add(Sort.Pointer, 0);</w:t>
      </w:r>
    </w:p>
    <w:p w14:paraId="794E89BD" w14:textId="6AEB1A1A" w:rsidR="000C4DBF" w:rsidRPr="00903DBA" w:rsidRDefault="000C4DBF" w:rsidP="000C4DBF">
      <w:pPr>
        <w:pStyle w:val="Code"/>
        <w:rPr>
          <w:highlight w:val="white"/>
        </w:rPr>
      </w:pPr>
      <w:r w:rsidRPr="00903DBA">
        <w:rPr>
          <w:highlight w:val="white"/>
        </w:rPr>
        <w:lastRenderedPageBreak/>
        <w:t xml:space="preserve">        m_minValueMap.Add(Sort.</w:t>
      </w:r>
      <w:r w:rsidR="005D4E81" w:rsidRPr="00903DBA">
        <w:rPr>
          <w:highlight w:val="white"/>
        </w:rPr>
        <w:t>SignedLongInt</w:t>
      </w:r>
      <w:r w:rsidRPr="00903DBA">
        <w:rPr>
          <w:highlight w:val="white"/>
        </w:rPr>
        <w:t>, -2147483648);</w:t>
      </w:r>
    </w:p>
    <w:p w14:paraId="55071D55" w14:textId="51BC14A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CFD2185" w14:textId="77777777" w:rsidR="000C4DBF" w:rsidRPr="00903DBA" w:rsidRDefault="000C4DBF" w:rsidP="000C4DBF">
      <w:pPr>
        <w:pStyle w:val="Code"/>
        <w:rPr>
          <w:highlight w:val="white"/>
        </w:rPr>
      </w:pPr>
    </w:p>
    <w:p w14:paraId="65FBA469" w14:textId="77777777" w:rsidR="000C4DBF" w:rsidRPr="00903DBA" w:rsidRDefault="000C4DBF" w:rsidP="000C4DBF">
      <w:pPr>
        <w:pStyle w:val="Code"/>
        <w:rPr>
          <w:highlight w:val="white"/>
        </w:rPr>
      </w:pPr>
      <w:r w:rsidRPr="00903DBA">
        <w:rPr>
          <w:highlight w:val="white"/>
        </w:rPr>
        <w:t xml:space="preserve">        m_maxValueMap.Add(Sort.Logical, 1);</w:t>
      </w:r>
    </w:p>
    <w:p w14:paraId="01DF39B9" w14:textId="26C99DB6"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BB61F0F" w14:textId="057BDA18"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4D26CC6" w14:textId="16525A74"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127);</w:t>
      </w:r>
    </w:p>
    <w:p w14:paraId="57A3CF1B" w14:textId="1F537172"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255);</w:t>
      </w:r>
    </w:p>
    <w:p w14:paraId="424D1D38" w14:textId="6097B320"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32767);</w:t>
      </w:r>
    </w:p>
    <w:p w14:paraId="2366C217" w14:textId="59ACEBD5"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65535);</w:t>
      </w:r>
    </w:p>
    <w:p w14:paraId="3830B08B" w14:textId="77777777" w:rsidR="000C4DBF" w:rsidRPr="00903DBA" w:rsidRDefault="000C4DBF" w:rsidP="000C4DBF">
      <w:pPr>
        <w:pStyle w:val="Code"/>
        <w:rPr>
          <w:highlight w:val="white"/>
        </w:rPr>
      </w:pPr>
      <w:r w:rsidRPr="00903DBA">
        <w:rPr>
          <w:highlight w:val="white"/>
        </w:rPr>
        <w:t xml:space="preserve">        m_maxValueMap.Add(Sort.Array, 65535);</w:t>
      </w:r>
    </w:p>
    <w:p w14:paraId="3EF18336" w14:textId="77777777" w:rsidR="000C4DBF" w:rsidRPr="00903DBA" w:rsidRDefault="000C4DBF" w:rsidP="000C4DBF">
      <w:pPr>
        <w:pStyle w:val="Code"/>
        <w:rPr>
          <w:highlight w:val="white"/>
        </w:rPr>
      </w:pPr>
      <w:r w:rsidRPr="00903DBA">
        <w:rPr>
          <w:highlight w:val="white"/>
        </w:rPr>
        <w:t xml:space="preserve">        m_maxValueMap.Add(Sort.Pointer, 65535);</w:t>
      </w:r>
    </w:p>
    <w:p w14:paraId="524389BB" w14:textId="59199AC7"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2147483647);</w:t>
      </w:r>
    </w:p>
    <w:p w14:paraId="04079FFB" w14:textId="7348AD1E"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4294967295);</w:t>
      </w:r>
    </w:p>
    <w:p w14:paraId="339119E1" w14:textId="77777777" w:rsidR="000C4DBF" w:rsidRPr="00903DBA" w:rsidRDefault="000C4DBF" w:rsidP="000C4DBF">
      <w:pPr>
        <w:pStyle w:val="Code"/>
        <w:rPr>
          <w:highlight w:val="white"/>
        </w:rPr>
      </w:pPr>
      <w:r w:rsidRPr="00903DBA">
        <w:rPr>
          <w:highlight w:val="white"/>
        </w:rPr>
        <w:t xml:space="preserve">      }</w:t>
      </w:r>
    </w:p>
    <w:p w14:paraId="4752B66C" w14:textId="250303A3" w:rsidR="000C4DBF" w:rsidRPr="00903DBA" w:rsidRDefault="000C4DBF" w:rsidP="000C4DBF">
      <w:pPr>
        <w:pStyle w:val="Code"/>
        <w:rPr>
          <w:color w:val="000000"/>
          <w:highlight w:val="white"/>
        </w:rPr>
      </w:pPr>
      <w:r w:rsidRPr="00903DBA">
        <w:rPr>
          <w:color w:val="000000"/>
          <w:highlight w:val="white"/>
        </w:rPr>
        <w:t xml:space="preserve">    }</w:t>
      </w:r>
    </w:p>
    <w:p w14:paraId="1BF0B038" w14:textId="77777777" w:rsidR="000C4DBF" w:rsidRPr="00903DBA" w:rsidRDefault="000C4DBF" w:rsidP="000C4DBF">
      <w:pPr>
        <w:pStyle w:val="Code"/>
        <w:rPr>
          <w:color w:val="000000"/>
          <w:highlight w:val="white"/>
        </w:rPr>
      </w:pPr>
    </w:p>
    <w:p w14:paraId="131F9459" w14:textId="79B75A04" w:rsidR="00303C4E" w:rsidRPr="00903DBA" w:rsidRDefault="00303C4E" w:rsidP="004568A2">
      <w:pPr>
        <w:pStyle w:val="Rubrik3"/>
        <w:numPr>
          <w:ilvl w:val="2"/>
          <w:numId w:val="157"/>
        </w:numPr>
        <w:rPr>
          <w:highlight w:val="white"/>
        </w:rPr>
      </w:pPr>
      <w:bookmarkStart w:id="475" w:name="_Toc57656110"/>
      <w:r w:rsidRPr="00903DBA">
        <w:rPr>
          <w:highlight w:val="white"/>
        </w:rPr>
        <w:t>Static Symbol</w:t>
      </w:r>
      <w:bookmarkEnd w:id="475"/>
    </w:p>
    <w:p w14:paraId="0A053B40" w14:textId="404E0AEE" w:rsidR="00303C4E" w:rsidRPr="00903DBA" w:rsidRDefault="00303C4E" w:rsidP="00303C4E">
      <w:pPr>
        <w:pStyle w:val="CodeHeader"/>
        <w:rPr>
          <w:highlight w:val="white"/>
        </w:rPr>
      </w:pPr>
      <w:r w:rsidRPr="00903DBA">
        <w:rPr>
          <w:highlight w:val="white"/>
        </w:rPr>
        <w:t>StaticSymbolWindows.cs</w:t>
      </w:r>
    </w:p>
    <w:p w14:paraId="1B9B5D21" w14:textId="77777777" w:rsidR="00303C4E" w:rsidRPr="00903DBA" w:rsidRDefault="00303C4E" w:rsidP="00303C4E">
      <w:pPr>
        <w:pStyle w:val="Code"/>
        <w:rPr>
          <w:highlight w:val="white"/>
        </w:rPr>
      </w:pPr>
      <w:r w:rsidRPr="00903DBA">
        <w:rPr>
          <w:highlight w:val="white"/>
        </w:rPr>
        <w:t>using System;</w:t>
      </w:r>
    </w:p>
    <w:p w14:paraId="32508312" w14:textId="77777777" w:rsidR="00303C4E" w:rsidRPr="00903DBA" w:rsidRDefault="00303C4E" w:rsidP="00303C4E">
      <w:pPr>
        <w:pStyle w:val="Code"/>
        <w:rPr>
          <w:highlight w:val="white"/>
        </w:rPr>
      </w:pPr>
      <w:r w:rsidRPr="00903DBA">
        <w:rPr>
          <w:highlight w:val="white"/>
        </w:rPr>
        <w:t>using System.IO;</w:t>
      </w:r>
    </w:p>
    <w:p w14:paraId="55C11956" w14:textId="77777777" w:rsidR="00303C4E" w:rsidRPr="00903DBA" w:rsidRDefault="00303C4E" w:rsidP="00303C4E">
      <w:pPr>
        <w:pStyle w:val="Code"/>
        <w:rPr>
          <w:highlight w:val="white"/>
        </w:rPr>
      </w:pPr>
      <w:r w:rsidRPr="00903DBA">
        <w:rPr>
          <w:highlight w:val="white"/>
        </w:rPr>
        <w:t>using System.Text;</w:t>
      </w:r>
    </w:p>
    <w:p w14:paraId="6BF5E33D" w14:textId="77777777" w:rsidR="00303C4E" w:rsidRPr="00903DBA" w:rsidRDefault="00303C4E" w:rsidP="00303C4E">
      <w:pPr>
        <w:pStyle w:val="Code"/>
        <w:rPr>
          <w:highlight w:val="white"/>
        </w:rPr>
      </w:pPr>
      <w:r w:rsidRPr="00903DBA">
        <w:rPr>
          <w:highlight w:val="white"/>
        </w:rPr>
        <w:t>using System.Globalization;</w:t>
      </w:r>
    </w:p>
    <w:p w14:paraId="531B83AF" w14:textId="77777777" w:rsidR="00303C4E" w:rsidRPr="00903DBA" w:rsidRDefault="00303C4E" w:rsidP="00303C4E">
      <w:pPr>
        <w:pStyle w:val="Code"/>
        <w:rPr>
          <w:highlight w:val="white"/>
        </w:rPr>
      </w:pPr>
      <w:r w:rsidRPr="00903DBA">
        <w:rPr>
          <w:highlight w:val="white"/>
        </w:rPr>
        <w:t>using System.Collections.Generic;</w:t>
      </w:r>
    </w:p>
    <w:p w14:paraId="6197B966" w14:textId="77777777" w:rsidR="00303C4E" w:rsidRPr="00903DBA" w:rsidRDefault="00303C4E" w:rsidP="00303C4E">
      <w:pPr>
        <w:pStyle w:val="Code"/>
        <w:rPr>
          <w:highlight w:val="white"/>
        </w:rPr>
      </w:pPr>
    </w:p>
    <w:p w14:paraId="14B05C51" w14:textId="77777777" w:rsidR="00303C4E" w:rsidRPr="00903DBA" w:rsidRDefault="00303C4E" w:rsidP="00303C4E">
      <w:pPr>
        <w:pStyle w:val="Code"/>
        <w:rPr>
          <w:highlight w:val="white"/>
        </w:rPr>
      </w:pPr>
      <w:r w:rsidRPr="00903DBA">
        <w:rPr>
          <w:highlight w:val="white"/>
        </w:rPr>
        <w:t>namespace CCompiler {</w:t>
      </w:r>
    </w:p>
    <w:p w14:paraId="4CD2563C" w14:textId="77777777" w:rsidR="00303C4E" w:rsidRPr="00903DBA" w:rsidRDefault="00303C4E" w:rsidP="00303C4E">
      <w:pPr>
        <w:pStyle w:val="Code"/>
        <w:rPr>
          <w:highlight w:val="white"/>
        </w:rPr>
      </w:pPr>
      <w:r w:rsidRPr="00903DBA">
        <w:rPr>
          <w:highlight w:val="white"/>
        </w:rPr>
        <w:t xml:space="preserve">  public class StaticSymbolWindows : StaticSymbol {</w:t>
      </w:r>
    </w:p>
    <w:p w14:paraId="3C430839" w14:textId="77777777" w:rsidR="00303C4E" w:rsidRPr="00903DBA" w:rsidRDefault="00303C4E" w:rsidP="00303C4E">
      <w:pPr>
        <w:pStyle w:val="Code"/>
        <w:rPr>
          <w:highlight w:val="white"/>
        </w:rPr>
      </w:pPr>
      <w:r w:rsidRPr="00903DBA">
        <w:rPr>
          <w:highlight w:val="white"/>
        </w:rPr>
        <w:t xml:space="preserve">    private List&lt;byte&gt; m_byteList;</w:t>
      </w:r>
    </w:p>
    <w:p w14:paraId="729F5709" w14:textId="77777777" w:rsidR="00303C4E" w:rsidRPr="00903DBA" w:rsidRDefault="00303C4E" w:rsidP="00303C4E">
      <w:pPr>
        <w:pStyle w:val="Code"/>
        <w:rPr>
          <w:highlight w:val="white"/>
        </w:rPr>
      </w:pPr>
      <w:r w:rsidRPr="00903DBA">
        <w:rPr>
          <w:highlight w:val="white"/>
        </w:rPr>
        <w:t xml:space="preserve">    private IDictionary&lt;int,string&gt; m_accessMap, m_callMap;</w:t>
      </w:r>
    </w:p>
    <w:p w14:paraId="65DAD66C" w14:textId="77777777" w:rsidR="00303C4E" w:rsidRPr="00903DBA" w:rsidRDefault="00303C4E" w:rsidP="00303C4E">
      <w:pPr>
        <w:pStyle w:val="Code"/>
        <w:rPr>
          <w:highlight w:val="white"/>
        </w:rPr>
      </w:pPr>
      <w:r w:rsidRPr="00903DBA">
        <w:rPr>
          <w:highlight w:val="white"/>
        </w:rPr>
        <w:t xml:space="preserve">    private ISet&lt;int&gt; m_returnSet;</w:t>
      </w:r>
    </w:p>
    <w:p w14:paraId="1760EBA4" w14:textId="77777777" w:rsidR="00303C4E" w:rsidRPr="00903DBA" w:rsidRDefault="00303C4E" w:rsidP="00303C4E">
      <w:pPr>
        <w:pStyle w:val="Code"/>
        <w:rPr>
          <w:highlight w:val="white"/>
        </w:rPr>
      </w:pPr>
    </w:p>
    <w:p w14:paraId="7C3CB676" w14:textId="77777777" w:rsidR="00303C4E" w:rsidRPr="00903DBA" w:rsidRDefault="00303C4E" w:rsidP="00303C4E">
      <w:pPr>
        <w:pStyle w:val="Code"/>
        <w:rPr>
          <w:highlight w:val="white"/>
        </w:rPr>
      </w:pPr>
      <w:r w:rsidRPr="00903DBA">
        <w:rPr>
          <w:highlight w:val="white"/>
        </w:rPr>
        <w:t xml:space="preserve">    public StaticSymbolWindows() {</w:t>
      </w:r>
    </w:p>
    <w:p w14:paraId="4030BC70" w14:textId="77777777" w:rsidR="00303C4E" w:rsidRPr="00903DBA" w:rsidRDefault="00303C4E" w:rsidP="00303C4E">
      <w:pPr>
        <w:pStyle w:val="Code"/>
        <w:rPr>
          <w:highlight w:val="white"/>
        </w:rPr>
      </w:pPr>
      <w:r w:rsidRPr="00903DBA">
        <w:rPr>
          <w:highlight w:val="white"/>
        </w:rPr>
        <w:t xml:space="preserve">      // Empty.</w:t>
      </w:r>
    </w:p>
    <w:p w14:paraId="28B9D9FF" w14:textId="77777777" w:rsidR="00303C4E" w:rsidRPr="00903DBA" w:rsidRDefault="00303C4E" w:rsidP="00303C4E">
      <w:pPr>
        <w:pStyle w:val="Code"/>
        <w:rPr>
          <w:highlight w:val="white"/>
        </w:rPr>
      </w:pPr>
      <w:r w:rsidRPr="00903DBA">
        <w:rPr>
          <w:highlight w:val="white"/>
        </w:rPr>
        <w:t xml:space="preserve">    }</w:t>
      </w:r>
    </w:p>
    <w:p w14:paraId="7CECE626" w14:textId="77777777" w:rsidR="00303C4E" w:rsidRPr="00903DBA" w:rsidRDefault="00303C4E" w:rsidP="00303C4E">
      <w:pPr>
        <w:pStyle w:val="Code"/>
        <w:rPr>
          <w:highlight w:val="white"/>
        </w:rPr>
      </w:pPr>
    </w:p>
    <w:p w14:paraId="274629D4" w14:textId="77777777" w:rsidR="00303C4E" w:rsidRPr="00903DBA" w:rsidRDefault="00303C4E" w:rsidP="00303C4E">
      <w:pPr>
        <w:pStyle w:val="Code"/>
        <w:rPr>
          <w:highlight w:val="white"/>
        </w:rPr>
      </w:pPr>
      <w:r w:rsidRPr="00903DBA">
        <w:rPr>
          <w:highlight w:val="white"/>
        </w:rPr>
        <w:t xml:space="preserve">    public StaticSymbolWindows(string uniqueName, List&lt;byte&gt; byteList = null, // Windows static object</w:t>
      </w:r>
    </w:p>
    <w:p w14:paraId="49BF84C1" w14:textId="77777777" w:rsidR="00303C4E" w:rsidRPr="00903DBA" w:rsidRDefault="00303C4E" w:rsidP="00303C4E">
      <w:pPr>
        <w:pStyle w:val="Code"/>
        <w:rPr>
          <w:highlight w:val="white"/>
        </w:rPr>
      </w:pPr>
      <w:r w:rsidRPr="00903DBA">
        <w:rPr>
          <w:highlight w:val="white"/>
        </w:rPr>
        <w:t xml:space="preserve">                        IDictionary&lt;int,string&gt; accessMap = null)</w:t>
      </w:r>
    </w:p>
    <w:p w14:paraId="5354B8AD" w14:textId="77777777" w:rsidR="00303C4E" w:rsidRPr="00903DBA" w:rsidRDefault="00303C4E" w:rsidP="00303C4E">
      <w:pPr>
        <w:pStyle w:val="Code"/>
        <w:rPr>
          <w:highlight w:val="white"/>
        </w:rPr>
      </w:pPr>
      <w:r w:rsidRPr="00903DBA">
        <w:rPr>
          <w:highlight w:val="white"/>
        </w:rPr>
        <w:t xml:space="preserve">     :base(uniqueName) {</w:t>
      </w:r>
    </w:p>
    <w:p w14:paraId="743DB982" w14:textId="77777777" w:rsidR="00303C4E" w:rsidRPr="00903DBA" w:rsidRDefault="00303C4E" w:rsidP="00303C4E">
      <w:pPr>
        <w:pStyle w:val="Code"/>
        <w:rPr>
          <w:highlight w:val="white"/>
        </w:rPr>
      </w:pPr>
      <w:r w:rsidRPr="00903DBA">
        <w:rPr>
          <w:highlight w:val="white"/>
        </w:rPr>
        <w:t xml:space="preserve">      m_byteList = (byteList != null) ? byteList : (new List&lt;byte&gt;());</w:t>
      </w:r>
    </w:p>
    <w:p w14:paraId="7F02A94F" w14:textId="77777777" w:rsidR="00303C4E" w:rsidRPr="00903DBA" w:rsidRDefault="00303C4E" w:rsidP="00303C4E">
      <w:pPr>
        <w:pStyle w:val="Code"/>
        <w:rPr>
          <w:highlight w:val="white"/>
        </w:rPr>
      </w:pPr>
      <w:r w:rsidRPr="00903DBA">
        <w:rPr>
          <w:highlight w:val="white"/>
        </w:rPr>
        <w:t xml:space="preserve">      m_accessMap = (accessMap != null) ? accessMap : (new Dictionary&lt;int,string&gt;());</w:t>
      </w:r>
    </w:p>
    <w:p w14:paraId="242629EC" w14:textId="77777777" w:rsidR="00303C4E" w:rsidRPr="00903DBA" w:rsidRDefault="00303C4E" w:rsidP="00303C4E">
      <w:pPr>
        <w:pStyle w:val="Code"/>
        <w:rPr>
          <w:highlight w:val="white"/>
        </w:rPr>
      </w:pPr>
      <w:r w:rsidRPr="00903DBA">
        <w:rPr>
          <w:highlight w:val="white"/>
        </w:rPr>
        <w:t xml:space="preserve">      m_callMap = new Dictionary&lt;int,string&gt;();</w:t>
      </w:r>
    </w:p>
    <w:p w14:paraId="6722FDB3" w14:textId="77777777" w:rsidR="00303C4E" w:rsidRPr="00903DBA" w:rsidRDefault="00303C4E" w:rsidP="00303C4E">
      <w:pPr>
        <w:pStyle w:val="Code"/>
        <w:rPr>
          <w:highlight w:val="white"/>
        </w:rPr>
      </w:pPr>
      <w:r w:rsidRPr="00903DBA">
        <w:rPr>
          <w:highlight w:val="white"/>
        </w:rPr>
        <w:t xml:space="preserve">      m_returnSet = new HashSet&lt;int&gt;();</w:t>
      </w:r>
    </w:p>
    <w:p w14:paraId="446BBA5B" w14:textId="77777777" w:rsidR="00303C4E" w:rsidRPr="00903DBA" w:rsidRDefault="00303C4E" w:rsidP="00303C4E">
      <w:pPr>
        <w:pStyle w:val="Code"/>
        <w:rPr>
          <w:highlight w:val="white"/>
        </w:rPr>
      </w:pPr>
      <w:r w:rsidRPr="00903DBA">
        <w:rPr>
          <w:highlight w:val="white"/>
        </w:rPr>
        <w:t xml:space="preserve">    }</w:t>
      </w:r>
    </w:p>
    <w:p w14:paraId="73D91856" w14:textId="77777777" w:rsidR="00303C4E" w:rsidRPr="00903DBA" w:rsidRDefault="00303C4E" w:rsidP="00303C4E">
      <w:pPr>
        <w:pStyle w:val="Code"/>
        <w:rPr>
          <w:highlight w:val="white"/>
        </w:rPr>
      </w:pPr>
    </w:p>
    <w:p w14:paraId="6A878EEE" w14:textId="77777777" w:rsidR="00303C4E" w:rsidRPr="00903DBA" w:rsidRDefault="00303C4E" w:rsidP="00303C4E">
      <w:pPr>
        <w:pStyle w:val="Code"/>
        <w:rPr>
          <w:highlight w:val="white"/>
        </w:rPr>
      </w:pPr>
      <w:r w:rsidRPr="00903DBA">
        <w:rPr>
          <w:highlight w:val="white"/>
        </w:rPr>
        <w:t xml:space="preserve">    public StaticSymbolWindows(string uniqueName, List&lt;byte&gt; byteList, // Windows function definitializerion</w:t>
      </w:r>
    </w:p>
    <w:p w14:paraId="6D832BAE" w14:textId="77777777" w:rsidR="00303C4E" w:rsidRPr="00903DBA" w:rsidRDefault="00303C4E" w:rsidP="00303C4E">
      <w:pPr>
        <w:pStyle w:val="Code"/>
        <w:rPr>
          <w:highlight w:val="white"/>
        </w:rPr>
      </w:pPr>
      <w:r w:rsidRPr="00903DBA">
        <w:rPr>
          <w:highlight w:val="white"/>
        </w:rPr>
        <w:t xml:space="preserve">                        IDictionary&lt;int,string&gt; accessMap,</w:t>
      </w:r>
    </w:p>
    <w:p w14:paraId="5C2FAFA4" w14:textId="77777777" w:rsidR="00303C4E" w:rsidRPr="00903DBA" w:rsidRDefault="00303C4E" w:rsidP="00303C4E">
      <w:pPr>
        <w:pStyle w:val="Code"/>
        <w:rPr>
          <w:highlight w:val="white"/>
        </w:rPr>
      </w:pPr>
      <w:r w:rsidRPr="00903DBA">
        <w:rPr>
          <w:highlight w:val="white"/>
        </w:rPr>
        <w:t xml:space="preserve">                        IDictionary&lt;int,string&gt; callMap, ISet&lt;int&gt; returnSet)</w:t>
      </w:r>
    </w:p>
    <w:p w14:paraId="2C72031E" w14:textId="77777777" w:rsidR="00303C4E" w:rsidRPr="00903DBA" w:rsidRDefault="00303C4E" w:rsidP="00303C4E">
      <w:pPr>
        <w:pStyle w:val="Code"/>
        <w:rPr>
          <w:highlight w:val="white"/>
        </w:rPr>
      </w:pPr>
      <w:r w:rsidRPr="00903DBA">
        <w:rPr>
          <w:highlight w:val="white"/>
        </w:rPr>
        <w:t xml:space="preserve">     :base(uniqueName) {</w:t>
      </w:r>
    </w:p>
    <w:p w14:paraId="2CEE55E4" w14:textId="77777777" w:rsidR="00303C4E" w:rsidRPr="00903DBA" w:rsidRDefault="00303C4E" w:rsidP="00303C4E">
      <w:pPr>
        <w:pStyle w:val="Code"/>
        <w:rPr>
          <w:highlight w:val="white"/>
        </w:rPr>
      </w:pPr>
      <w:r w:rsidRPr="00903DBA">
        <w:rPr>
          <w:highlight w:val="white"/>
        </w:rPr>
        <w:t xml:space="preserve">      m_byteList = byteList;</w:t>
      </w:r>
    </w:p>
    <w:p w14:paraId="4E61C3F3" w14:textId="77777777" w:rsidR="00303C4E" w:rsidRPr="00903DBA" w:rsidRDefault="00303C4E" w:rsidP="00303C4E">
      <w:pPr>
        <w:pStyle w:val="Code"/>
        <w:rPr>
          <w:highlight w:val="white"/>
        </w:rPr>
      </w:pPr>
      <w:r w:rsidRPr="00903DBA">
        <w:rPr>
          <w:highlight w:val="white"/>
        </w:rPr>
        <w:t xml:space="preserve">      m_accessMap = accessMap;</w:t>
      </w:r>
    </w:p>
    <w:p w14:paraId="17A71CFE" w14:textId="77777777" w:rsidR="00303C4E" w:rsidRPr="00903DBA" w:rsidRDefault="00303C4E" w:rsidP="00303C4E">
      <w:pPr>
        <w:pStyle w:val="Code"/>
        <w:rPr>
          <w:highlight w:val="white"/>
        </w:rPr>
      </w:pPr>
      <w:r w:rsidRPr="00903DBA">
        <w:rPr>
          <w:highlight w:val="white"/>
        </w:rPr>
        <w:t xml:space="preserve">      m_callMap = callMap;</w:t>
      </w:r>
    </w:p>
    <w:p w14:paraId="010FFC57" w14:textId="77777777" w:rsidR="00303C4E" w:rsidRPr="00903DBA" w:rsidRDefault="00303C4E" w:rsidP="00303C4E">
      <w:pPr>
        <w:pStyle w:val="Code"/>
        <w:rPr>
          <w:highlight w:val="white"/>
        </w:rPr>
      </w:pPr>
      <w:r w:rsidRPr="00903DBA">
        <w:rPr>
          <w:highlight w:val="white"/>
        </w:rPr>
        <w:t xml:space="preserve">      m_returnSet = returnSet;</w:t>
      </w:r>
    </w:p>
    <w:p w14:paraId="5D5054B2" w14:textId="77777777" w:rsidR="00303C4E" w:rsidRPr="00903DBA" w:rsidRDefault="00303C4E" w:rsidP="00303C4E">
      <w:pPr>
        <w:pStyle w:val="Code"/>
        <w:rPr>
          <w:highlight w:val="white"/>
        </w:rPr>
      </w:pPr>
      <w:r w:rsidRPr="00903DBA">
        <w:rPr>
          <w:highlight w:val="white"/>
        </w:rPr>
        <w:lastRenderedPageBreak/>
        <w:t xml:space="preserve">    }</w:t>
      </w:r>
    </w:p>
    <w:p w14:paraId="6DCE0841" w14:textId="77777777" w:rsidR="00303C4E" w:rsidRPr="00903DBA" w:rsidRDefault="00303C4E" w:rsidP="00303C4E">
      <w:pPr>
        <w:pStyle w:val="Code"/>
        <w:rPr>
          <w:highlight w:val="white"/>
        </w:rPr>
      </w:pPr>
    </w:p>
    <w:p w14:paraId="141F97E2" w14:textId="77777777" w:rsidR="00303C4E" w:rsidRPr="00903DBA" w:rsidRDefault="00303C4E" w:rsidP="00303C4E">
      <w:pPr>
        <w:pStyle w:val="Code"/>
        <w:rPr>
          <w:highlight w:val="white"/>
        </w:rPr>
      </w:pPr>
      <w:r w:rsidRPr="00903DBA">
        <w:rPr>
          <w:highlight w:val="white"/>
        </w:rPr>
        <w:t xml:space="preserve">    public List&lt;byte&gt; ByteList {</w:t>
      </w:r>
    </w:p>
    <w:p w14:paraId="1B126CBB" w14:textId="77777777" w:rsidR="00303C4E" w:rsidRPr="00903DBA" w:rsidRDefault="00303C4E" w:rsidP="00303C4E">
      <w:pPr>
        <w:pStyle w:val="Code"/>
        <w:rPr>
          <w:highlight w:val="white"/>
        </w:rPr>
      </w:pPr>
      <w:r w:rsidRPr="00903DBA">
        <w:rPr>
          <w:highlight w:val="white"/>
        </w:rPr>
        <w:t xml:space="preserve">      get { return m_byteList; }</w:t>
      </w:r>
    </w:p>
    <w:p w14:paraId="2CE1FB2E" w14:textId="77777777" w:rsidR="00303C4E" w:rsidRPr="00903DBA" w:rsidRDefault="00303C4E" w:rsidP="00303C4E">
      <w:pPr>
        <w:pStyle w:val="Code"/>
        <w:rPr>
          <w:highlight w:val="white"/>
        </w:rPr>
      </w:pPr>
      <w:r w:rsidRPr="00903DBA">
        <w:rPr>
          <w:highlight w:val="white"/>
        </w:rPr>
        <w:t xml:space="preserve">    }</w:t>
      </w:r>
    </w:p>
    <w:p w14:paraId="746DE4DB" w14:textId="77777777" w:rsidR="00303C4E" w:rsidRPr="00903DBA" w:rsidRDefault="00303C4E" w:rsidP="00303C4E">
      <w:pPr>
        <w:pStyle w:val="Code"/>
        <w:rPr>
          <w:highlight w:val="white"/>
        </w:rPr>
      </w:pPr>
      <w:r w:rsidRPr="00903DBA">
        <w:rPr>
          <w:highlight w:val="white"/>
        </w:rPr>
        <w:t xml:space="preserve">  </w:t>
      </w:r>
    </w:p>
    <w:p w14:paraId="36F19AE6" w14:textId="77777777" w:rsidR="00303C4E" w:rsidRPr="00903DBA" w:rsidRDefault="00303C4E" w:rsidP="00303C4E">
      <w:pPr>
        <w:pStyle w:val="Code"/>
        <w:rPr>
          <w:highlight w:val="white"/>
        </w:rPr>
      </w:pPr>
      <w:r w:rsidRPr="00903DBA">
        <w:rPr>
          <w:highlight w:val="white"/>
        </w:rPr>
        <w:t xml:space="preserve">    public IDictionary&lt;int,string&gt; AccessMap {</w:t>
      </w:r>
    </w:p>
    <w:p w14:paraId="6DD02E69" w14:textId="77777777" w:rsidR="00303C4E" w:rsidRPr="00903DBA" w:rsidRDefault="00303C4E" w:rsidP="00303C4E">
      <w:pPr>
        <w:pStyle w:val="Code"/>
        <w:rPr>
          <w:highlight w:val="white"/>
        </w:rPr>
      </w:pPr>
      <w:r w:rsidRPr="00903DBA">
        <w:rPr>
          <w:highlight w:val="white"/>
        </w:rPr>
        <w:t xml:space="preserve">      get { return m_accessMap; }</w:t>
      </w:r>
    </w:p>
    <w:p w14:paraId="66916F93" w14:textId="77777777" w:rsidR="00303C4E" w:rsidRPr="00903DBA" w:rsidRDefault="00303C4E" w:rsidP="00303C4E">
      <w:pPr>
        <w:pStyle w:val="Code"/>
        <w:rPr>
          <w:highlight w:val="white"/>
        </w:rPr>
      </w:pPr>
      <w:r w:rsidRPr="00903DBA">
        <w:rPr>
          <w:highlight w:val="white"/>
        </w:rPr>
        <w:t xml:space="preserve">    }</w:t>
      </w:r>
    </w:p>
    <w:p w14:paraId="747236F0" w14:textId="77777777" w:rsidR="00303C4E" w:rsidRPr="00903DBA" w:rsidRDefault="00303C4E" w:rsidP="00303C4E">
      <w:pPr>
        <w:pStyle w:val="Code"/>
        <w:rPr>
          <w:highlight w:val="white"/>
        </w:rPr>
      </w:pPr>
      <w:r w:rsidRPr="00903DBA">
        <w:rPr>
          <w:highlight w:val="white"/>
        </w:rPr>
        <w:t xml:space="preserve">  </w:t>
      </w:r>
    </w:p>
    <w:p w14:paraId="5CB27B8A" w14:textId="77777777" w:rsidR="00303C4E" w:rsidRPr="00903DBA" w:rsidRDefault="00303C4E" w:rsidP="00303C4E">
      <w:pPr>
        <w:pStyle w:val="Code"/>
        <w:rPr>
          <w:highlight w:val="white"/>
        </w:rPr>
      </w:pPr>
      <w:r w:rsidRPr="00903DBA">
        <w:rPr>
          <w:highlight w:val="white"/>
        </w:rPr>
        <w:t xml:space="preserve">    public IDictionary&lt;int,string&gt; CallMap {</w:t>
      </w:r>
    </w:p>
    <w:p w14:paraId="463A3BC4" w14:textId="77777777" w:rsidR="00303C4E" w:rsidRPr="00903DBA" w:rsidRDefault="00303C4E" w:rsidP="00303C4E">
      <w:pPr>
        <w:pStyle w:val="Code"/>
        <w:rPr>
          <w:highlight w:val="white"/>
        </w:rPr>
      </w:pPr>
      <w:r w:rsidRPr="00903DBA">
        <w:rPr>
          <w:highlight w:val="white"/>
        </w:rPr>
        <w:t xml:space="preserve">      get { return m_callMap; }</w:t>
      </w:r>
    </w:p>
    <w:p w14:paraId="4313B7DA" w14:textId="77777777" w:rsidR="00303C4E" w:rsidRPr="00903DBA" w:rsidRDefault="00303C4E" w:rsidP="00303C4E">
      <w:pPr>
        <w:pStyle w:val="Code"/>
        <w:rPr>
          <w:highlight w:val="white"/>
        </w:rPr>
      </w:pPr>
      <w:r w:rsidRPr="00903DBA">
        <w:rPr>
          <w:highlight w:val="white"/>
        </w:rPr>
        <w:t xml:space="preserve">    }  </w:t>
      </w:r>
    </w:p>
    <w:p w14:paraId="66810461" w14:textId="77777777" w:rsidR="00303C4E" w:rsidRPr="00903DBA" w:rsidRDefault="00303C4E" w:rsidP="00303C4E">
      <w:pPr>
        <w:pStyle w:val="Code"/>
        <w:rPr>
          <w:highlight w:val="white"/>
        </w:rPr>
      </w:pPr>
      <w:r w:rsidRPr="00903DBA">
        <w:rPr>
          <w:highlight w:val="white"/>
        </w:rPr>
        <w:t xml:space="preserve">  </w:t>
      </w:r>
    </w:p>
    <w:p w14:paraId="7E91E370" w14:textId="77777777" w:rsidR="00303C4E" w:rsidRPr="00903DBA" w:rsidRDefault="00303C4E" w:rsidP="00303C4E">
      <w:pPr>
        <w:pStyle w:val="Code"/>
        <w:rPr>
          <w:highlight w:val="white"/>
        </w:rPr>
      </w:pPr>
      <w:r w:rsidRPr="00903DBA">
        <w:rPr>
          <w:highlight w:val="white"/>
        </w:rPr>
        <w:t xml:space="preserve">    public ISet&lt;int&gt; ReturnSet {</w:t>
      </w:r>
    </w:p>
    <w:p w14:paraId="3DCF3699" w14:textId="77777777" w:rsidR="00303C4E" w:rsidRPr="00903DBA" w:rsidRDefault="00303C4E" w:rsidP="00303C4E">
      <w:pPr>
        <w:pStyle w:val="Code"/>
        <w:rPr>
          <w:highlight w:val="white"/>
        </w:rPr>
      </w:pPr>
      <w:r w:rsidRPr="00903DBA">
        <w:rPr>
          <w:highlight w:val="white"/>
        </w:rPr>
        <w:t xml:space="preserve">      get { return m_returnSet; }</w:t>
      </w:r>
    </w:p>
    <w:p w14:paraId="516E6F9C" w14:textId="77777777" w:rsidR="00303C4E" w:rsidRPr="00903DBA" w:rsidRDefault="00303C4E" w:rsidP="00303C4E">
      <w:pPr>
        <w:pStyle w:val="Code"/>
        <w:rPr>
          <w:highlight w:val="white"/>
        </w:rPr>
      </w:pPr>
      <w:r w:rsidRPr="00903DBA">
        <w:rPr>
          <w:highlight w:val="white"/>
        </w:rPr>
        <w:t xml:space="preserve">    }</w:t>
      </w:r>
    </w:p>
    <w:p w14:paraId="14BCA052" w14:textId="77777777" w:rsidR="00303C4E" w:rsidRPr="00903DBA" w:rsidRDefault="00303C4E" w:rsidP="00303C4E">
      <w:pPr>
        <w:pStyle w:val="Code"/>
        <w:rPr>
          <w:highlight w:val="white"/>
        </w:rPr>
      </w:pPr>
      <w:r w:rsidRPr="00903DBA">
        <w:rPr>
          <w:highlight w:val="white"/>
        </w:rPr>
        <w:t xml:space="preserve">    </w:t>
      </w:r>
    </w:p>
    <w:p w14:paraId="235F2BCE" w14:textId="27EFAA5B"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Write</w:t>
      </w:r>
      <w:r w:rsidRPr="00903DBA">
        <w:rPr>
          <w:highlight w:val="white"/>
        </w:rPr>
        <w:t>(BinaryWriter outStream) {</w:t>
      </w:r>
    </w:p>
    <w:p w14:paraId="1520324A" w14:textId="7EF40820" w:rsidR="00303C4E" w:rsidRPr="00903DBA" w:rsidRDefault="00303C4E" w:rsidP="00303C4E">
      <w:pPr>
        <w:pStyle w:val="Code"/>
        <w:rPr>
          <w:highlight w:val="white"/>
        </w:rPr>
      </w:pPr>
      <w:r w:rsidRPr="00903DBA">
        <w:rPr>
          <w:highlight w:val="white"/>
        </w:rPr>
        <w:t xml:space="preserve">      base.</w:t>
      </w:r>
      <w:r w:rsidR="002C2AFE" w:rsidRPr="00903DBA">
        <w:rPr>
          <w:highlight w:val="white"/>
        </w:rPr>
        <w:t>Write</w:t>
      </w:r>
      <w:r w:rsidRPr="00903DBA">
        <w:rPr>
          <w:highlight w:val="white"/>
        </w:rPr>
        <w:t>(outStream);</w:t>
      </w:r>
    </w:p>
    <w:p w14:paraId="0F35FA0E" w14:textId="77777777" w:rsidR="00303C4E" w:rsidRPr="00903DBA" w:rsidRDefault="00303C4E" w:rsidP="00303C4E">
      <w:pPr>
        <w:pStyle w:val="Code"/>
        <w:rPr>
          <w:highlight w:val="white"/>
        </w:rPr>
      </w:pPr>
    </w:p>
    <w:p w14:paraId="24C6B544" w14:textId="77777777" w:rsidR="00303C4E" w:rsidRPr="00903DBA" w:rsidRDefault="00303C4E" w:rsidP="00303C4E">
      <w:pPr>
        <w:pStyle w:val="Code"/>
        <w:rPr>
          <w:highlight w:val="white"/>
        </w:rPr>
      </w:pPr>
      <w:r w:rsidRPr="00903DBA">
        <w:rPr>
          <w:highlight w:val="white"/>
        </w:rPr>
        <w:t xml:space="preserve">      if (m_byteList != null) {</w:t>
      </w:r>
    </w:p>
    <w:p w14:paraId="7624C4CC" w14:textId="77777777" w:rsidR="00303C4E" w:rsidRPr="00903DBA" w:rsidRDefault="00303C4E" w:rsidP="00303C4E">
      <w:pPr>
        <w:pStyle w:val="Code"/>
        <w:rPr>
          <w:highlight w:val="white"/>
        </w:rPr>
      </w:pPr>
      <w:r w:rsidRPr="00903DBA">
        <w:rPr>
          <w:highlight w:val="white"/>
        </w:rPr>
        <w:t xml:space="preserve">        outStream.Write(m_byteList.Count);</w:t>
      </w:r>
    </w:p>
    <w:p w14:paraId="7B9EB0CE" w14:textId="77777777" w:rsidR="00303C4E" w:rsidRPr="00903DBA" w:rsidRDefault="00303C4E" w:rsidP="00303C4E">
      <w:pPr>
        <w:pStyle w:val="Code"/>
        <w:rPr>
          <w:highlight w:val="white"/>
        </w:rPr>
      </w:pPr>
      <w:r w:rsidRPr="00903DBA">
        <w:rPr>
          <w:highlight w:val="white"/>
        </w:rPr>
        <w:t xml:space="preserve">        foreach (sbyte b in m_byteList) {</w:t>
      </w:r>
    </w:p>
    <w:p w14:paraId="11F1C1DB" w14:textId="77777777" w:rsidR="00303C4E" w:rsidRPr="00903DBA" w:rsidRDefault="00303C4E" w:rsidP="00303C4E">
      <w:pPr>
        <w:pStyle w:val="Code"/>
        <w:rPr>
          <w:highlight w:val="white"/>
        </w:rPr>
      </w:pPr>
      <w:r w:rsidRPr="00903DBA">
        <w:rPr>
          <w:highlight w:val="white"/>
        </w:rPr>
        <w:t xml:space="preserve">          outStream.Write(b);</w:t>
      </w:r>
    </w:p>
    <w:p w14:paraId="02A69B25" w14:textId="77777777" w:rsidR="00303C4E" w:rsidRPr="00903DBA" w:rsidRDefault="00303C4E" w:rsidP="00303C4E">
      <w:pPr>
        <w:pStyle w:val="Code"/>
        <w:rPr>
          <w:highlight w:val="white"/>
        </w:rPr>
      </w:pPr>
      <w:r w:rsidRPr="00903DBA">
        <w:rPr>
          <w:highlight w:val="white"/>
        </w:rPr>
        <w:t xml:space="preserve">        }</w:t>
      </w:r>
    </w:p>
    <w:p w14:paraId="4C9A90D7" w14:textId="77777777" w:rsidR="00303C4E" w:rsidRPr="00903DBA" w:rsidRDefault="00303C4E" w:rsidP="00303C4E">
      <w:pPr>
        <w:pStyle w:val="Code"/>
        <w:rPr>
          <w:highlight w:val="white"/>
        </w:rPr>
      </w:pPr>
      <w:r w:rsidRPr="00903DBA">
        <w:rPr>
          <w:highlight w:val="white"/>
        </w:rPr>
        <w:t xml:space="preserve">      }</w:t>
      </w:r>
    </w:p>
    <w:p w14:paraId="60B35D00" w14:textId="77777777" w:rsidR="00303C4E" w:rsidRPr="00903DBA" w:rsidRDefault="00303C4E" w:rsidP="00303C4E">
      <w:pPr>
        <w:pStyle w:val="Code"/>
        <w:rPr>
          <w:highlight w:val="white"/>
        </w:rPr>
      </w:pPr>
      <w:r w:rsidRPr="00903DBA">
        <w:rPr>
          <w:highlight w:val="white"/>
        </w:rPr>
        <w:t xml:space="preserve">      else {</w:t>
      </w:r>
    </w:p>
    <w:p w14:paraId="5C03B21F" w14:textId="77777777" w:rsidR="00303C4E" w:rsidRPr="00903DBA" w:rsidRDefault="00303C4E" w:rsidP="00303C4E">
      <w:pPr>
        <w:pStyle w:val="Code"/>
        <w:rPr>
          <w:highlight w:val="white"/>
        </w:rPr>
      </w:pPr>
      <w:r w:rsidRPr="00903DBA">
        <w:rPr>
          <w:highlight w:val="white"/>
        </w:rPr>
        <w:t xml:space="preserve">        outStream.Write(0);</w:t>
      </w:r>
    </w:p>
    <w:p w14:paraId="14D54966" w14:textId="77777777" w:rsidR="00303C4E" w:rsidRPr="00903DBA" w:rsidRDefault="00303C4E" w:rsidP="00303C4E">
      <w:pPr>
        <w:pStyle w:val="Code"/>
        <w:rPr>
          <w:highlight w:val="white"/>
        </w:rPr>
      </w:pPr>
      <w:r w:rsidRPr="00903DBA">
        <w:rPr>
          <w:highlight w:val="white"/>
        </w:rPr>
        <w:t xml:space="preserve">      }</w:t>
      </w:r>
    </w:p>
    <w:p w14:paraId="556D8460" w14:textId="77777777" w:rsidR="00303C4E" w:rsidRPr="00903DBA" w:rsidRDefault="00303C4E" w:rsidP="00303C4E">
      <w:pPr>
        <w:pStyle w:val="Code"/>
        <w:rPr>
          <w:highlight w:val="white"/>
        </w:rPr>
      </w:pPr>
    </w:p>
    <w:p w14:paraId="657C4B29" w14:textId="77777777" w:rsidR="00303C4E" w:rsidRPr="00903DBA" w:rsidRDefault="00303C4E" w:rsidP="00303C4E">
      <w:pPr>
        <w:pStyle w:val="Code"/>
        <w:rPr>
          <w:highlight w:val="white"/>
        </w:rPr>
      </w:pPr>
      <w:r w:rsidRPr="00903DBA">
        <w:rPr>
          <w:highlight w:val="white"/>
        </w:rPr>
        <w:t xml:space="preserve">      if (m_accessMap != null) {</w:t>
      </w:r>
    </w:p>
    <w:p w14:paraId="6C5C607F" w14:textId="77777777" w:rsidR="00303C4E" w:rsidRPr="00903DBA" w:rsidRDefault="00303C4E" w:rsidP="00303C4E">
      <w:pPr>
        <w:pStyle w:val="Code"/>
        <w:rPr>
          <w:highlight w:val="white"/>
        </w:rPr>
      </w:pPr>
      <w:r w:rsidRPr="00903DBA">
        <w:rPr>
          <w:highlight w:val="white"/>
        </w:rPr>
        <w:t xml:space="preserve">        outStream.Write(m_accessMap.Count);</w:t>
      </w:r>
    </w:p>
    <w:p w14:paraId="2EEEEAF7" w14:textId="77777777" w:rsidR="00303C4E" w:rsidRPr="00903DBA" w:rsidRDefault="00303C4E" w:rsidP="00303C4E">
      <w:pPr>
        <w:pStyle w:val="Code"/>
        <w:rPr>
          <w:highlight w:val="white"/>
        </w:rPr>
      </w:pPr>
      <w:r w:rsidRPr="00903DBA">
        <w:rPr>
          <w:highlight w:val="white"/>
        </w:rPr>
        <w:t xml:space="preserve">        foreach (KeyValuePair&lt;int,string&gt; entry in m_accessMap) {</w:t>
      </w:r>
    </w:p>
    <w:p w14:paraId="1EB8BEE7" w14:textId="77777777" w:rsidR="00303C4E" w:rsidRPr="00903DBA" w:rsidRDefault="00303C4E" w:rsidP="00303C4E">
      <w:pPr>
        <w:pStyle w:val="Code"/>
        <w:rPr>
          <w:highlight w:val="white"/>
        </w:rPr>
      </w:pPr>
      <w:r w:rsidRPr="00903DBA">
        <w:rPr>
          <w:highlight w:val="white"/>
        </w:rPr>
        <w:t xml:space="preserve">          outStream.Write(entry.Key);</w:t>
      </w:r>
    </w:p>
    <w:p w14:paraId="30806E19" w14:textId="77777777" w:rsidR="00303C4E" w:rsidRPr="00903DBA" w:rsidRDefault="00303C4E" w:rsidP="00303C4E">
      <w:pPr>
        <w:pStyle w:val="Code"/>
        <w:rPr>
          <w:highlight w:val="white"/>
        </w:rPr>
      </w:pPr>
      <w:r w:rsidRPr="00903DBA">
        <w:rPr>
          <w:highlight w:val="white"/>
        </w:rPr>
        <w:t xml:space="preserve">          outStream.Write(entry.Value);</w:t>
      </w:r>
    </w:p>
    <w:p w14:paraId="4A0C882D" w14:textId="77777777" w:rsidR="00303C4E" w:rsidRPr="00903DBA" w:rsidRDefault="00303C4E" w:rsidP="00303C4E">
      <w:pPr>
        <w:pStyle w:val="Code"/>
        <w:rPr>
          <w:highlight w:val="white"/>
        </w:rPr>
      </w:pPr>
      <w:r w:rsidRPr="00903DBA">
        <w:rPr>
          <w:highlight w:val="white"/>
        </w:rPr>
        <w:t xml:space="preserve">        }</w:t>
      </w:r>
    </w:p>
    <w:p w14:paraId="5DD1110B" w14:textId="77777777" w:rsidR="00303C4E" w:rsidRPr="00903DBA" w:rsidRDefault="00303C4E" w:rsidP="00303C4E">
      <w:pPr>
        <w:pStyle w:val="Code"/>
        <w:rPr>
          <w:highlight w:val="white"/>
        </w:rPr>
      </w:pPr>
      <w:r w:rsidRPr="00903DBA">
        <w:rPr>
          <w:highlight w:val="white"/>
        </w:rPr>
        <w:t xml:space="preserve">      }</w:t>
      </w:r>
    </w:p>
    <w:p w14:paraId="3887C603" w14:textId="77777777" w:rsidR="00303C4E" w:rsidRPr="00903DBA" w:rsidRDefault="00303C4E" w:rsidP="00303C4E">
      <w:pPr>
        <w:pStyle w:val="Code"/>
        <w:rPr>
          <w:highlight w:val="white"/>
        </w:rPr>
      </w:pPr>
      <w:r w:rsidRPr="00903DBA">
        <w:rPr>
          <w:highlight w:val="white"/>
        </w:rPr>
        <w:t xml:space="preserve">      else {</w:t>
      </w:r>
    </w:p>
    <w:p w14:paraId="4BC433F6" w14:textId="77777777" w:rsidR="00303C4E" w:rsidRPr="00903DBA" w:rsidRDefault="00303C4E" w:rsidP="00303C4E">
      <w:pPr>
        <w:pStyle w:val="Code"/>
        <w:rPr>
          <w:highlight w:val="white"/>
        </w:rPr>
      </w:pPr>
      <w:r w:rsidRPr="00903DBA">
        <w:rPr>
          <w:highlight w:val="white"/>
        </w:rPr>
        <w:t xml:space="preserve">        outStream.Write(0);</w:t>
      </w:r>
    </w:p>
    <w:p w14:paraId="410A3A29" w14:textId="77777777" w:rsidR="00303C4E" w:rsidRPr="00903DBA" w:rsidRDefault="00303C4E" w:rsidP="00303C4E">
      <w:pPr>
        <w:pStyle w:val="Code"/>
        <w:rPr>
          <w:highlight w:val="white"/>
        </w:rPr>
      </w:pPr>
      <w:r w:rsidRPr="00903DBA">
        <w:rPr>
          <w:highlight w:val="white"/>
        </w:rPr>
        <w:t xml:space="preserve">      }</w:t>
      </w:r>
    </w:p>
    <w:p w14:paraId="40660FE9" w14:textId="77777777" w:rsidR="00303C4E" w:rsidRPr="00903DBA" w:rsidRDefault="00303C4E" w:rsidP="00303C4E">
      <w:pPr>
        <w:pStyle w:val="Code"/>
        <w:rPr>
          <w:highlight w:val="white"/>
        </w:rPr>
      </w:pPr>
      <w:r w:rsidRPr="00903DBA">
        <w:rPr>
          <w:highlight w:val="white"/>
        </w:rPr>
        <w:t xml:space="preserve">    </w:t>
      </w:r>
    </w:p>
    <w:p w14:paraId="267D2F65" w14:textId="77777777" w:rsidR="00303C4E" w:rsidRPr="00903DBA" w:rsidRDefault="00303C4E" w:rsidP="00303C4E">
      <w:pPr>
        <w:pStyle w:val="Code"/>
        <w:rPr>
          <w:highlight w:val="white"/>
        </w:rPr>
      </w:pPr>
      <w:r w:rsidRPr="00903DBA">
        <w:rPr>
          <w:highlight w:val="white"/>
        </w:rPr>
        <w:t xml:space="preserve">      if (m_callMap != null) {</w:t>
      </w:r>
    </w:p>
    <w:p w14:paraId="2B8FEFB0" w14:textId="77777777" w:rsidR="00303C4E" w:rsidRPr="00903DBA" w:rsidRDefault="00303C4E" w:rsidP="00303C4E">
      <w:pPr>
        <w:pStyle w:val="Code"/>
        <w:rPr>
          <w:highlight w:val="white"/>
        </w:rPr>
      </w:pPr>
      <w:r w:rsidRPr="00903DBA">
        <w:rPr>
          <w:highlight w:val="white"/>
        </w:rPr>
        <w:t xml:space="preserve">        outStream.Write(m_callMap.Count);</w:t>
      </w:r>
    </w:p>
    <w:p w14:paraId="4BEAFD0B" w14:textId="77777777" w:rsidR="00303C4E" w:rsidRPr="00903DBA" w:rsidRDefault="00303C4E" w:rsidP="00303C4E">
      <w:pPr>
        <w:pStyle w:val="Code"/>
        <w:rPr>
          <w:highlight w:val="white"/>
        </w:rPr>
      </w:pPr>
      <w:r w:rsidRPr="00903DBA">
        <w:rPr>
          <w:highlight w:val="white"/>
        </w:rPr>
        <w:t xml:space="preserve">        foreach (KeyValuePair&lt;int,string&gt; entry in m_callMap) {</w:t>
      </w:r>
    </w:p>
    <w:p w14:paraId="10FA5B20" w14:textId="77777777" w:rsidR="00303C4E" w:rsidRPr="00903DBA" w:rsidRDefault="00303C4E" w:rsidP="00303C4E">
      <w:pPr>
        <w:pStyle w:val="Code"/>
        <w:rPr>
          <w:highlight w:val="white"/>
        </w:rPr>
      </w:pPr>
      <w:r w:rsidRPr="00903DBA">
        <w:rPr>
          <w:highlight w:val="white"/>
        </w:rPr>
        <w:t xml:space="preserve">          outStream.Write(entry.Key);</w:t>
      </w:r>
    </w:p>
    <w:p w14:paraId="6F86A314" w14:textId="77777777" w:rsidR="00303C4E" w:rsidRPr="00903DBA" w:rsidRDefault="00303C4E" w:rsidP="00303C4E">
      <w:pPr>
        <w:pStyle w:val="Code"/>
        <w:rPr>
          <w:highlight w:val="white"/>
        </w:rPr>
      </w:pPr>
      <w:r w:rsidRPr="00903DBA">
        <w:rPr>
          <w:highlight w:val="white"/>
        </w:rPr>
        <w:t xml:space="preserve">          outStream.Write(entry.Value);</w:t>
      </w:r>
    </w:p>
    <w:p w14:paraId="1B2B28E9" w14:textId="77777777" w:rsidR="00303C4E" w:rsidRPr="00903DBA" w:rsidRDefault="00303C4E" w:rsidP="00303C4E">
      <w:pPr>
        <w:pStyle w:val="Code"/>
        <w:rPr>
          <w:highlight w:val="white"/>
        </w:rPr>
      </w:pPr>
      <w:r w:rsidRPr="00903DBA">
        <w:rPr>
          <w:highlight w:val="white"/>
        </w:rPr>
        <w:t xml:space="preserve">        }</w:t>
      </w:r>
    </w:p>
    <w:p w14:paraId="61CD22D2" w14:textId="77777777" w:rsidR="00303C4E" w:rsidRPr="00903DBA" w:rsidRDefault="00303C4E" w:rsidP="00303C4E">
      <w:pPr>
        <w:pStyle w:val="Code"/>
        <w:rPr>
          <w:highlight w:val="white"/>
        </w:rPr>
      </w:pPr>
      <w:r w:rsidRPr="00903DBA">
        <w:rPr>
          <w:highlight w:val="white"/>
        </w:rPr>
        <w:t xml:space="preserve">      }</w:t>
      </w:r>
    </w:p>
    <w:p w14:paraId="15BDCAA0" w14:textId="77777777" w:rsidR="00303C4E" w:rsidRPr="00903DBA" w:rsidRDefault="00303C4E" w:rsidP="00303C4E">
      <w:pPr>
        <w:pStyle w:val="Code"/>
        <w:rPr>
          <w:highlight w:val="white"/>
        </w:rPr>
      </w:pPr>
      <w:r w:rsidRPr="00903DBA">
        <w:rPr>
          <w:highlight w:val="white"/>
        </w:rPr>
        <w:t xml:space="preserve">      else {</w:t>
      </w:r>
    </w:p>
    <w:p w14:paraId="2D132B07" w14:textId="77777777" w:rsidR="00303C4E" w:rsidRPr="00903DBA" w:rsidRDefault="00303C4E" w:rsidP="00303C4E">
      <w:pPr>
        <w:pStyle w:val="Code"/>
        <w:rPr>
          <w:highlight w:val="white"/>
        </w:rPr>
      </w:pPr>
      <w:r w:rsidRPr="00903DBA">
        <w:rPr>
          <w:highlight w:val="white"/>
        </w:rPr>
        <w:t xml:space="preserve">        outStream.Write(0);</w:t>
      </w:r>
    </w:p>
    <w:p w14:paraId="53666948" w14:textId="77777777" w:rsidR="00303C4E" w:rsidRPr="00903DBA" w:rsidRDefault="00303C4E" w:rsidP="00303C4E">
      <w:pPr>
        <w:pStyle w:val="Code"/>
        <w:rPr>
          <w:highlight w:val="white"/>
        </w:rPr>
      </w:pPr>
      <w:r w:rsidRPr="00903DBA">
        <w:rPr>
          <w:highlight w:val="white"/>
        </w:rPr>
        <w:t xml:space="preserve">      }</w:t>
      </w:r>
    </w:p>
    <w:p w14:paraId="1AE1E2C6" w14:textId="77777777" w:rsidR="00303C4E" w:rsidRPr="00903DBA" w:rsidRDefault="00303C4E" w:rsidP="00303C4E">
      <w:pPr>
        <w:pStyle w:val="Code"/>
        <w:rPr>
          <w:highlight w:val="white"/>
        </w:rPr>
      </w:pPr>
    </w:p>
    <w:p w14:paraId="66C583D2" w14:textId="77777777" w:rsidR="00303C4E" w:rsidRPr="00903DBA" w:rsidRDefault="00303C4E" w:rsidP="00303C4E">
      <w:pPr>
        <w:pStyle w:val="Code"/>
        <w:rPr>
          <w:highlight w:val="white"/>
        </w:rPr>
      </w:pPr>
      <w:r w:rsidRPr="00903DBA">
        <w:rPr>
          <w:highlight w:val="white"/>
        </w:rPr>
        <w:t xml:space="preserve">      if (m_returnSet != null) {</w:t>
      </w:r>
    </w:p>
    <w:p w14:paraId="425EEA7A" w14:textId="77777777" w:rsidR="00303C4E" w:rsidRPr="00903DBA" w:rsidRDefault="00303C4E" w:rsidP="00303C4E">
      <w:pPr>
        <w:pStyle w:val="Code"/>
        <w:rPr>
          <w:highlight w:val="white"/>
        </w:rPr>
      </w:pPr>
      <w:r w:rsidRPr="00903DBA">
        <w:rPr>
          <w:highlight w:val="white"/>
        </w:rPr>
        <w:t xml:space="preserve">        outStream.Write(m_returnSet.Count);</w:t>
      </w:r>
    </w:p>
    <w:p w14:paraId="4E562655" w14:textId="77777777" w:rsidR="00303C4E" w:rsidRPr="00903DBA" w:rsidRDefault="00303C4E" w:rsidP="00303C4E">
      <w:pPr>
        <w:pStyle w:val="Code"/>
        <w:rPr>
          <w:highlight w:val="white"/>
        </w:rPr>
      </w:pPr>
      <w:r w:rsidRPr="00903DBA">
        <w:rPr>
          <w:highlight w:val="white"/>
        </w:rPr>
        <w:t xml:space="preserve">        foreach (int address in m_returnSet) {</w:t>
      </w:r>
    </w:p>
    <w:p w14:paraId="5A0966D1" w14:textId="77777777" w:rsidR="00303C4E" w:rsidRPr="00903DBA" w:rsidRDefault="00303C4E" w:rsidP="00303C4E">
      <w:pPr>
        <w:pStyle w:val="Code"/>
        <w:rPr>
          <w:highlight w:val="white"/>
        </w:rPr>
      </w:pPr>
      <w:r w:rsidRPr="00903DBA">
        <w:rPr>
          <w:highlight w:val="white"/>
        </w:rPr>
        <w:t xml:space="preserve">          outStream.Write(address);</w:t>
      </w:r>
    </w:p>
    <w:p w14:paraId="35BA34E5" w14:textId="77777777" w:rsidR="00303C4E" w:rsidRPr="00903DBA" w:rsidRDefault="00303C4E" w:rsidP="00303C4E">
      <w:pPr>
        <w:pStyle w:val="Code"/>
        <w:rPr>
          <w:highlight w:val="white"/>
        </w:rPr>
      </w:pPr>
      <w:r w:rsidRPr="00903DBA">
        <w:rPr>
          <w:highlight w:val="white"/>
        </w:rPr>
        <w:lastRenderedPageBreak/>
        <w:t xml:space="preserve">        }</w:t>
      </w:r>
    </w:p>
    <w:p w14:paraId="438C0E48" w14:textId="77777777" w:rsidR="00303C4E" w:rsidRPr="00903DBA" w:rsidRDefault="00303C4E" w:rsidP="00303C4E">
      <w:pPr>
        <w:pStyle w:val="Code"/>
        <w:rPr>
          <w:highlight w:val="white"/>
        </w:rPr>
      </w:pPr>
      <w:r w:rsidRPr="00903DBA">
        <w:rPr>
          <w:highlight w:val="white"/>
        </w:rPr>
        <w:t xml:space="preserve">      }</w:t>
      </w:r>
    </w:p>
    <w:p w14:paraId="6F0CB8DE" w14:textId="77777777" w:rsidR="00303C4E" w:rsidRPr="00903DBA" w:rsidRDefault="00303C4E" w:rsidP="00303C4E">
      <w:pPr>
        <w:pStyle w:val="Code"/>
        <w:rPr>
          <w:highlight w:val="white"/>
        </w:rPr>
      </w:pPr>
      <w:r w:rsidRPr="00903DBA">
        <w:rPr>
          <w:highlight w:val="white"/>
        </w:rPr>
        <w:t xml:space="preserve">      else {</w:t>
      </w:r>
    </w:p>
    <w:p w14:paraId="561D1F3F" w14:textId="77777777" w:rsidR="00303C4E" w:rsidRPr="00903DBA" w:rsidRDefault="00303C4E" w:rsidP="00303C4E">
      <w:pPr>
        <w:pStyle w:val="Code"/>
        <w:rPr>
          <w:highlight w:val="white"/>
        </w:rPr>
      </w:pPr>
      <w:r w:rsidRPr="00903DBA">
        <w:rPr>
          <w:highlight w:val="white"/>
        </w:rPr>
        <w:t xml:space="preserve">        outStream.Write(0);</w:t>
      </w:r>
    </w:p>
    <w:p w14:paraId="3644A4CE" w14:textId="77777777" w:rsidR="00303C4E" w:rsidRPr="00903DBA" w:rsidRDefault="00303C4E" w:rsidP="00303C4E">
      <w:pPr>
        <w:pStyle w:val="Code"/>
        <w:rPr>
          <w:highlight w:val="white"/>
        </w:rPr>
      </w:pPr>
      <w:r w:rsidRPr="00903DBA">
        <w:rPr>
          <w:highlight w:val="white"/>
        </w:rPr>
        <w:t xml:space="preserve">      }</w:t>
      </w:r>
    </w:p>
    <w:p w14:paraId="0273426A" w14:textId="77777777" w:rsidR="00303C4E" w:rsidRPr="00903DBA" w:rsidRDefault="00303C4E" w:rsidP="00303C4E">
      <w:pPr>
        <w:pStyle w:val="Code"/>
        <w:rPr>
          <w:highlight w:val="white"/>
        </w:rPr>
      </w:pPr>
    </w:p>
    <w:p w14:paraId="1AC78C3D" w14:textId="77777777" w:rsidR="00303C4E" w:rsidRPr="00903DBA" w:rsidRDefault="00303C4E" w:rsidP="00303C4E">
      <w:pPr>
        <w:pStyle w:val="Code"/>
        <w:rPr>
          <w:highlight w:val="white"/>
        </w:rPr>
      </w:pPr>
      <w:r w:rsidRPr="00903DBA">
        <w:rPr>
          <w:highlight w:val="white"/>
        </w:rPr>
        <w:t xml:space="preserve">    }</w:t>
      </w:r>
    </w:p>
    <w:p w14:paraId="745BCEAF" w14:textId="77777777" w:rsidR="00303C4E" w:rsidRPr="00903DBA" w:rsidRDefault="00303C4E" w:rsidP="00303C4E">
      <w:pPr>
        <w:pStyle w:val="Code"/>
        <w:rPr>
          <w:highlight w:val="white"/>
        </w:rPr>
      </w:pPr>
    </w:p>
    <w:p w14:paraId="01150E35" w14:textId="6AB288E6"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Read</w:t>
      </w:r>
      <w:r w:rsidRPr="00903DBA">
        <w:rPr>
          <w:highlight w:val="white"/>
        </w:rPr>
        <w:t>(BinaryReader inStream) {</w:t>
      </w:r>
    </w:p>
    <w:p w14:paraId="1FCEB9D5" w14:textId="11E0BB96" w:rsidR="00303C4E" w:rsidRPr="00903DBA" w:rsidRDefault="00303C4E" w:rsidP="00303C4E">
      <w:pPr>
        <w:pStyle w:val="Code"/>
        <w:rPr>
          <w:highlight w:val="white"/>
        </w:rPr>
      </w:pPr>
      <w:r w:rsidRPr="00903DBA">
        <w:rPr>
          <w:highlight w:val="white"/>
        </w:rPr>
        <w:t xml:space="preserve">      base.</w:t>
      </w:r>
      <w:r w:rsidR="002C2AFE" w:rsidRPr="00903DBA">
        <w:rPr>
          <w:highlight w:val="white"/>
        </w:rPr>
        <w:t>Read</w:t>
      </w:r>
      <w:r w:rsidRPr="00903DBA">
        <w:rPr>
          <w:highlight w:val="white"/>
        </w:rPr>
        <w:t>(inStream);</w:t>
      </w:r>
    </w:p>
    <w:p w14:paraId="58BBEB28" w14:textId="77777777" w:rsidR="00303C4E" w:rsidRPr="00903DBA" w:rsidRDefault="00303C4E" w:rsidP="00303C4E">
      <w:pPr>
        <w:pStyle w:val="Code"/>
        <w:rPr>
          <w:highlight w:val="white"/>
        </w:rPr>
      </w:pPr>
    </w:p>
    <w:p w14:paraId="3C394D83" w14:textId="77777777" w:rsidR="00303C4E" w:rsidRPr="00903DBA" w:rsidRDefault="00303C4E" w:rsidP="00303C4E">
      <w:pPr>
        <w:pStyle w:val="Code"/>
        <w:rPr>
          <w:highlight w:val="white"/>
        </w:rPr>
      </w:pPr>
      <w:r w:rsidRPr="00903DBA">
        <w:rPr>
          <w:highlight w:val="white"/>
        </w:rPr>
        <w:t xml:space="preserve">      { m_byteList = new List&lt;byte&gt;();</w:t>
      </w:r>
    </w:p>
    <w:p w14:paraId="7D5F7300" w14:textId="77777777" w:rsidR="00303C4E" w:rsidRPr="00903DBA" w:rsidRDefault="00303C4E" w:rsidP="00303C4E">
      <w:pPr>
        <w:pStyle w:val="Code"/>
        <w:rPr>
          <w:highlight w:val="white"/>
        </w:rPr>
      </w:pPr>
      <w:r w:rsidRPr="00903DBA">
        <w:rPr>
          <w:highlight w:val="white"/>
        </w:rPr>
        <w:t xml:space="preserve">        int byteListSize = inStream.ReadInt32();</w:t>
      </w:r>
    </w:p>
    <w:p w14:paraId="51CBD417" w14:textId="77777777" w:rsidR="00303C4E" w:rsidRPr="00903DBA" w:rsidRDefault="00303C4E" w:rsidP="00303C4E">
      <w:pPr>
        <w:pStyle w:val="Code"/>
        <w:rPr>
          <w:highlight w:val="white"/>
        </w:rPr>
      </w:pPr>
    </w:p>
    <w:p w14:paraId="13945165" w14:textId="77777777" w:rsidR="00303C4E" w:rsidRPr="00903DBA" w:rsidRDefault="00303C4E" w:rsidP="00303C4E">
      <w:pPr>
        <w:pStyle w:val="Code"/>
        <w:rPr>
          <w:highlight w:val="white"/>
        </w:rPr>
      </w:pPr>
      <w:r w:rsidRPr="00903DBA">
        <w:rPr>
          <w:highlight w:val="white"/>
        </w:rPr>
        <w:t xml:space="preserve">        for (int index = 0; index &lt; byteListSize; ++index) {</w:t>
      </w:r>
    </w:p>
    <w:p w14:paraId="3C035DC4" w14:textId="77777777" w:rsidR="00303C4E" w:rsidRPr="00903DBA" w:rsidRDefault="00303C4E" w:rsidP="00303C4E">
      <w:pPr>
        <w:pStyle w:val="Code"/>
        <w:rPr>
          <w:highlight w:val="white"/>
        </w:rPr>
      </w:pPr>
      <w:r w:rsidRPr="00903DBA">
        <w:rPr>
          <w:highlight w:val="white"/>
        </w:rPr>
        <w:t xml:space="preserve">          byte b = inStream.ReadByte();</w:t>
      </w:r>
    </w:p>
    <w:p w14:paraId="68310C61" w14:textId="77777777" w:rsidR="00303C4E" w:rsidRPr="00903DBA" w:rsidRDefault="00303C4E" w:rsidP="00303C4E">
      <w:pPr>
        <w:pStyle w:val="Code"/>
        <w:rPr>
          <w:highlight w:val="white"/>
        </w:rPr>
      </w:pPr>
      <w:r w:rsidRPr="00903DBA">
        <w:rPr>
          <w:highlight w:val="white"/>
        </w:rPr>
        <w:t xml:space="preserve">          m_byteList.Add(b);</w:t>
      </w:r>
    </w:p>
    <w:p w14:paraId="3CB4DFD2" w14:textId="77777777" w:rsidR="00303C4E" w:rsidRPr="00903DBA" w:rsidRDefault="00303C4E" w:rsidP="00303C4E">
      <w:pPr>
        <w:pStyle w:val="Code"/>
        <w:rPr>
          <w:highlight w:val="white"/>
        </w:rPr>
      </w:pPr>
      <w:r w:rsidRPr="00903DBA">
        <w:rPr>
          <w:highlight w:val="white"/>
        </w:rPr>
        <w:t xml:space="preserve">        }</w:t>
      </w:r>
    </w:p>
    <w:p w14:paraId="01FB5B6D" w14:textId="77777777" w:rsidR="00303C4E" w:rsidRPr="00903DBA" w:rsidRDefault="00303C4E" w:rsidP="00303C4E">
      <w:pPr>
        <w:pStyle w:val="Code"/>
        <w:rPr>
          <w:highlight w:val="white"/>
        </w:rPr>
      </w:pPr>
      <w:r w:rsidRPr="00903DBA">
        <w:rPr>
          <w:highlight w:val="white"/>
        </w:rPr>
        <w:t xml:space="preserve">      }</w:t>
      </w:r>
    </w:p>
    <w:p w14:paraId="22EF19CD" w14:textId="77777777" w:rsidR="00303C4E" w:rsidRPr="00903DBA" w:rsidRDefault="00303C4E" w:rsidP="00303C4E">
      <w:pPr>
        <w:pStyle w:val="Code"/>
        <w:rPr>
          <w:highlight w:val="white"/>
        </w:rPr>
      </w:pPr>
      <w:r w:rsidRPr="00903DBA">
        <w:rPr>
          <w:highlight w:val="white"/>
        </w:rPr>
        <w:t xml:space="preserve">    </w:t>
      </w:r>
    </w:p>
    <w:p w14:paraId="49BD7F9A" w14:textId="77777777" w:rsidR="00303C4E" w:rsidRPr="00903DBA" w:rsidRDefault="00303C4E" w:rsidP="00303C4E">
      <w:pPr>
        <w:pStyle w:val="Code"/>
        <w:rPr>
          <w:highlight w:val="white"/>
        </w:rPr>
      </w:pPr>
      <w:r w:rsidRPr="00903DBA">
        <w:rPr>
          <w:highlight w:val="white"/>
        </w:rPr>
        <w:t xml:space="preserve">      { m_accessMap = new Dictionary&lt;int,string&gt;();</w:t>
      </w:r>
    </w:p>
    <w:p w14:paraId="05D51549" w14:textId="77777777" w:rsidR="00303C4E" w:rsidRPr="00903DBA" w:rsidRDefault="00303C4E" w:rsidP="00303C4E">
      <w:pPr>
        <w:pStyle w:val="Code"/>
        <w:rPr>
          <w:highlight w:val="white"/>
        </w:rPr>
      </w:pPr>
      <w:r w:rsidRPr="00903DBA">
        <w:rPr>
          <w:highlight w:val="white"/>
        </w:rPr>
        <w:t xml:space="preserve">        int accessMapSize = inStream.ReadInt32();</w:t>
      </w:r>
    </w:p>
    <w:p w14:paraId="5A9E38EE" w14:textId="77777777" w:rsidR="00303C4E" w:rsidRPr="00903DBA" w:rsidRDefault="00303C4E" w:rsidP="00303C4E">
      <w:pPr>
        <w:pStyle w:val="Code"/>
        <w:rPr>
          <w:highlight w:val="white"/>
        </w:rPr>
      </w:pPr>
      <w:r w:rsidRPr="00903DBA">
        <w:rPr>
          <w:highlight w:val="white"/>
        </w:rPr>
        <w:t xml:space="preserve">        for (int index = 0; index &lt; accessMapSize; ++index) {</w:t>
      </w:r>
    </w:p>
    <w:p w14:paraId="02FAF122" w14:textId="77777777" w:rsidR="00303C4E" w:rsidRPr="00903DBA" w:rsidRDefault="00303C4E" w:rsidP="00303C4E">
      <w:pPr>
        <w:pStyle w:val="Code"/>
        <w:rPr>
          <w:highlight w:val="white"/>
        </w:rPr>
      </w:pPr>
      <w:r w:rsidRPr="00903DBA">
        <w:rPr>
          <w:highlight w:val="white"/>
        </w:rPr>
        <w:t xml:space="preserve">          int address = inStream.ReadInt32();</w:t>
      </w:r>
    </w:p>
    <w:p w14:paraId="700163B0" w14:textId="77777777" w:rsidR="00303C4E" w:rsidRPr="00903DBA" w:rsidRDefault="00303C4E" w:rsidP="00303C4E">
      <w:pPr>
        <w:pStyle w:val="Code"/>
        <w:rPr>
          <w:highlight w:val="white"/>
        </w:rPr>
      </w:pPr>
      <w:r w:rsidRPr="00903DBA">
        <w:rPr>
          <w:highlight w:val="white"/>
        </w:rPr>
        <w:t xml:space="preserve">          string name = inStream.ReadString();</w:t>
      </w:r>
    </w:p>
    <w:p w14:paraId="005A5BF1" w14:textId="77777777" w:rsidR="00303C4E" w:rsidRPr="00903DBA" w:rsidRDefault="00303C4E" w:rsidP="00303C4E">
      <w:pPr>
        <w:pStyle w:val="Code"/>
        <w:rPr>
          <w:highlight w:val="white"/>
        </w:rPr>
      </w:pPr>
      <w:r w:rsidRPr="00903DBA">
        <w:rPr>
          <w:highlight w:val="white"/>
        </w:rPr>
        <w:t xml:space="preserve">          m_accessMap.Add(address, name);</w:t>
      </w:r>
    </w:p>
    <w:p w14:paraId="2585E07A" w14:textId="77777777" w:rsidR="00303C4E" w:rsidRPr="00903DBA" w:rsidRDefault="00303C4E" w:rsidP="00303C4E">
      <w:pPr>
        <w:pStyle w:val="Code"/>
        <w:rPr>
          <w:highlight w:val="white"/>
        </w:rPr>
      </w:pPr>
      <w:r w:rsidRPr="00903DBA">
        <w:rPr>
          <w:highlight w:val="white"/>
        </w:rPr>
        <w:t xml:space="preserve">        }</w:t>
      </w:r>
    </w:p>
    <w:p w14:paraId="1C017D71" w14:textId="77777777" w:rsidR="00303C4E" w:rsidRPr="00903DBA" w:rsidRDefault="00303C4E" w:rsidP="00303C4E">
      <w:pPr>
        <w:pStyle w:val="Code"/>
        <w:rPr>
          <w:highlight w:val="white"/>
        </w:rPr>
      </w:pPr>
      <w:r w:rsidRPr="00903DBA">
        <w:rPr>
          <w:highlight w:val="white"/>
        </w:rPr>
        <w:t xml:space="preserve">      }</w:t>
      </w:r>
    </w:p>
    <w:p w14:paraId="0036271B" w14:textId="77777777" w:rsidR="00303C4E" w:rsidRPr="00903DBA" w:rsidRDefault="00303C4E" w:rsidP="00303C4E">
      <w:pPr>
        <w:pStyle w:val="Code"/>
        <w:rPr>
          <w:highlight w:val="white"/>
        </w:rPr>
      </w:pPr>
      <w:r w:rsidRPr="00903DBA">
        <w:rPr>
          <w:highlight w:val="white"/>
        </w:rPr>
        <w:t xml:space="preserve">    </w:t>
      </w:r>
    </w:p>
    <w:p w14:paraId="3886DC20" w14:textId="77777777" w:rsidR="00303C4E" w:rsidRPr="00903DBA" w:rsidRDefault="00303C4E" w:rsidP="00303C4E">
      <w:pPr>
        <w:pStyle w:val="Code"/>
        <w:rPr>
          <w:highlight w:val="white"/>
        </w:rPr>
      </w:pPr>
      <w:r w:rsidRPr="00903DBA">
        <w:rPr>
          <w:highlight w:val="white"/>
        </w:rPr>
        <w:t xml:space="preserve">      { m_callMap = new Dictionary&lt;int,string&gt;();</w:t>
      </w:r>
    </w:p>
    <w:p w14:paraId="28B77CA3" w14:textId="77777777" w:rsidR="00303C4E" w:rsidRPr="00903DBA" w:rsidRDefault="00303C4E" w:rsidP="00303C4E">
      <w:pPr>
        <w:pStyle w:val="Code"/>
        <w:rPr>
          <w:highlight w:val="white"/>
        </w:rPr>
      </w:pPr>
      <w:r w:rsidRPr="00903DBA">
        <w:rPr>
          <w:highlight w:val="white"/>
        </w:rPr>
        <w:t xml:space="preserve">        int callMapSize = inStream.ReadInt32();</w:t>
      </w:r>
    </w:p>
    <w:p w14:paraId="2235463E" w14:textId="77777777" w:rsidR="00303C4E" w:rsidRPr="00903DBA" w:rsidRDefault="00303C4E" w:rsidP="00303C4E">
      <w:pPr>
        <w:pStyle w:val="Code"/>
        <w:rPr>
          <w:highlight w:val="white"/>
        </w:rPr>
      </w:pPr>
      <w:r w:rsidRPr="00903DBA">
        <w:rPr>
          <w:highlight w:val="white"/>
        </w:rPr>
        <w:t xml:space="preserve">        for (int index = 0; index &lt; callMapSize; ++index) {</w:t>
      </w:r>
    </w:p>
    <w:p w14:paraId="70D487DF" w14:textId="77777777" w:rsidR="00303C4E" w:rsidRPr="00903DBA" w:rsidRDefault="00303C4E" w:rsidP="00303C4E">
      <w:pPr>
        <w:pStyle w:val="Code"/>
        <w:rPr>
          <w:highlight w:val="white"/>
        </w:rPr>
      </w:pPr>
      <w:r w:rsidRPr="00903DBA">
        <w:rPr>
          <w:highlight w:val="white"/>
        </w:rPr>
        <w:t xml:space="preserve">          int address = inStream.ReadInt32();</w:t>
      </w:r>
    </w:p>
    <w:p w14:paraId="246D5D91" w14:textId="77777777" w:rsidR="00303C4E" w:rsidRPr="00903DBA" w:rsidRDefault="00303C4E" w:rsidP="00303C4E">
      <w:pPr>
        <w:pStyle w:val="Code"/>
        <w:rPr>
          <w:highlight w:val="white"/>
        </w:rPr>
      </w:pPr>
      <w:r w:rsidRPr="00903DBA">
        <w:rPr>
          <w:highlight w:val="white"/>
        </w:rPr>
        <w:t xml:space="preserve">          string name = inStream.ReadString();</w:t>
      </w:r>
    </w:p>
    <w:p w14:paraId="12AB385A" w14:textId="77777777" w:rsidR="00303C4E" w:rsidRPr="00903DBA" w:rsidRDefault="00303C4E" w:rsidP="00303C4E">
      <w:pPr>
        <w:pStyle w:val="Code"/>
        <w:rPr>
          <w:highlight w:val="white"/>
        </w:rPr>
      </w:pPr>
      <w:r w:rsidRPr="00903DBA">
        <w:rPr>
          <w:highlight w:val="white"/>
        </w:rPr>
        <w:t xml:space="preserve">          m_callMap.Add(address, name);</w:t>
      </w:r>
    </w:p>
    <w:p w14:paraId="4D9DA2C5" w14:textId="77777777" w:rsidR="00303C4E" w:rsidRPr="00903DBA" w:rsidRDefault="00303C4E" w:rsidP="00303C4E">
      <w:pPr>
        <w:pStyle w:val="Code"/>
        <w:rPr>
          <w:highlight w:val="white"/>
        </w:rPr>
      </w:pPr>
      <w:r w:rsidRPr="00903DBA">
        <w:rPr>
          <w:highlight w:val="white"/>
        </w:rPr>
        <w:t xml:space="preserve">        }</w:t>
      </w:r>
    </w:p>
    <w:p w14:paraId="337A43BF" w14:textId="77777777" w:rsidR="00303C4E" w:rsidRPr="00903DBA" w:rsidRDefault="00303C4E" w:rsidP="00303C4E">
      <w:pPr>
        <w:pStyle w:val="Code"/>
        <w:rPr>
          <w:highlight w:val="white"/>
        </w:rPr>
      </w:pPr>
      <w:r w:rsidRPr="00903DBA">
        <w:rPr>
          <w:highlight w:val="white"/>
        </w:rPr>
        <w:t xml:space="preserve">      }</w:t>
      </w:r>
    </w:p>
    <w:p w14:paraId="7485CA9A" w14:textId="77777777" w:rsidR="00303C4E" w:rsidRPr="00903DBA" w:rsidRDefault="00303C4E" w:rsidP="00303C4E">
      <w:pPr>
        <w:pStyle w:val="Code"/>
        <w:rPr>
          <w:highlight w:val="white"/>
        </w:rPr>
      </w:pPr>
      <w:r w:rsidRPr="00903DBA">
        <w:rPr>
          <w:highlight w:val="white"/>
        </w:rPr>
        <w:t xml:space="preserve">    </w:t>
      </w:r>
    </w:p>
    <w:p w14:paraId="4BBA7C71" w14:textId="77777777" w:rsidR="00303C4E" w:rsidRPr="00903DBA" w:rsidRDefault="00303C4E" w:rsidP="00303C4E">
      <w:pPr>
        <w:pStyle w:val="Code"/>
        <w:rPr>
          <w:highlight w:val="white"/>
        </w:rPr>
      </w:pPr>
      <w:r w:rsidRPr="00903DBA">
        <w:rPr>
          <w:highlight w:val="white"/>
        </w:rPr>
        <w:t xml:space="preserve">      { m_returnSet = new HashSet&lt;int&gt;();</w:t>
      </w:r>
    </w:p>
    <w:p w14:paraId="4C44D6B0" w14:textId="77777777" w:rsidR="00303C4E" w:rsidRPr="00903DBA" w:rsidRDefault="00303C4E" w:rsidP="00303C4E">
      <w:pPr>
        <w:pStyle w:val="Code"/>
        <w:rPr>
          <w:highlight w:val="white"/>
        </w:rPr>
      </w:pPr>
      <w:r w:rsidRPr="00903DBA">
        <w:rPr>
          <w:highlight w:val="white"/>
        </w:rPr>
        <w:t xml:space="preserve">        int returnSetSize = inStream.ReadInt32();</w:t>
      </w:r>
    </w:p>
    <w:p w14:paraId="07ECFD66" w14:textId="77777777" w:rsidR="00303C4E" w:rsidRPr="00903DBA" w:rsidRDefault="00303C4E" w:rsidP="00303C4E">
      <w:pPr>
        <w:pStyle w:val="Code"/>
        <w:rPr>
          <w:highlight w:val="white"/>
        </w:rPr>
      </w:pPr>
      <w:r w:rsidRPr="00903DBA">
        <w:rPr>
          <w:highlight w:val="white"/>
        </w:rPr>
        <w:t xml:space="preserve">        for (int index = 0; index &lt; returnSetSize; ++index) {</w:t>
      </w:r>
    </w:p>
    <w:p w14:paraId="29C1F544" w14:textId="77777777" w:rsidR="00303C4E" w:rsidRPr="00903DBA" w:rsidRDefault="00303C4E" w:rsidP="00303C4E">
      <w:pPr>
        <w:pStyle w:val="Code"/>
        <w:rPr>
          <w:highlight w:val="white"/>
        </w:rPr>
      </w:pPr>
      <w:r w:rsidRPr="00903DBA">
        <w:rPr>
          <w:highlight w:val="white"/>
        </w:rPr>
        <w:t xml:space="preserve">          int address = inStream.ReadInt32();</w:t>
      </w:r>
    </w:p>
    <w:p w14:paraId="10EB08EC" w14:textId="77777777" w:rsidR="00303C4E" w:rsidRPr="00903DBA" w:rsidRDefault="00303C4E" w:rsidP="00303C4E">
      <w:pPr>
        <w:pStyle w:val="Code"/>
        <w:rPr>
          <w:highlight w:val="white"/>
        </w:rPr>
      </w:pPr>
      <w:r w:rsidRPr="00903DBA">
        <w:rPr>
          <w:highlight w:val="white"/>
        </w:rPr>
        <w:t xml:space="preserve">          m_returnSet.Add(address);</w:t>
      </w:r>
    </w:p>
    <w:p w14:paraId="23C209B2" w14:textId="77777777" w:rsidR="00303C4E" w:rsidRPr="00903DBA" w:rsidRDefault="00303C4E" w:rsidP="00303C4E">
      <w:pPr>
        <w:pStyle w:val="Code"/>
        <w:rPr>
          <w:highlight w:val="white"/>
        </w:rPr>
      </w:pPr>
      <w:r w:rsidRPr="00903DBA">
        <w:rPr>
          <w:highlight w:val="white"/>
        </w:rPr>
        <w:t xml:space="preserve">        }</w:t>
      </w:r>
    </w:p>
    <w:p w14:paraId="65FAC1D6" w14:textId="77777777" w:rsidR="00303C4E" w:rsidRPr="00903DBA" w:rsidRDefault="00303C4E" w:rsidP="00303C4E">
      <w:pPr>
        <w:pStyle w:val="Code"/>
        <w:rPr>
          <w:highlight w:val="white"/>
        </w:rPr>
      </w:pPr>
      <w:r w:rsidRPr="00903DBA">
        <w:rPr>
          <w:highlight w:val="white"/>
        </w:rPr>
        <w:t xml:space="preserve">      }</w:t>
      </w:r>
    </w:p>
    <w:p w14:paraId="5FEB1637" w14:textId="77777777" w:rsidR="00303C4E" w:rsidRPr="00903DBA" w:rsidRDefault="00303C4E" w:rsidP="00303C4E">
      <w:pPr>
        <w:pStyle w:val="Code"/>
        <w:rPr>
          <w:highlight w:val="white"/>
        </w:rPr>
      </w:pPr>
      <w:r w:rsidRPr="00903DBA">
        <w:rPr>
          <w:highlight w:val="white"/>
        </w:rPr>
        <w:t xml:space="preserve">    }</w:t>
      </w:r>
    </w:p>
    <w:p w14:paraId="58C03643" w14:textId="77777777" w:rsidR="00303C4E" w:rsidRPr="00903DBA" w:rsidRDefault="00303C4E" w:rsidP="00303C4E">
      <w:pPr>
        <w:pStyle w:val="Code"/>
        <w:rPr>
          <w:highlight w:val="white"/>
        </w:rPr>
      </w:pPr>
      <w:r w:rsidRPr="00903DBA">
        <w:rPr>
          <w:highlight w:val="white"/>
        </w:rPr>
        <w:t xml:space="preserve">  }</w:t>
      </w:r>
    </w:p>
    <w:p w14:paraId="60EE92F6" w14:textId="77777777" w:rsidR="00303C4E" w:rsidRPr="00903DBA" w:rsidRDefault="00303C4E" w:rsidP="00303C4E">
      <w:pPr>
        <w:pStyle w:val="Code"/>
        <w:rPr>
          <w:highlight w:val="white"/>
        </w:rPr>
      </w:pPr>
      <w:r w:rsidRPr="00903DBA">
        <w:rPr>
          <w:highlight w:val="white"/>
        </w:rPr>
        <w:t>}</w:t>
      </w:r>
    </w:p>
    <w:p w14:paraId="0D062B66" w14:textId="77777777" w:rsidR="00303C4E" w:rsidRPr="00903DBA" w:rsidRDefault="00303C4E" w:rsidP="00303C4E">
      <w:pPr>
        <w:pStyle w:val="Code"/>
        <w:rPr>
          <w:highlight w:val="white"/>
        </w:rPr>
      </w:pPr>
    </w:p>
    <w:p w14:paraId="4DC6DAFD" w14:textId="492E5FD7" w:rsidR="004568A2" w:rsidRPr="00903DBA" w:rsidRDefault="00847141" w:rsidP="004568A2">
      <w:pPr>
        <w:pStyle w:val="Rubrik3"/>
        <w:numPr>
          <w:ilvl w:val="2"/>
          <w:numId w:val="157"/>
        </w:numPr>
        <w:rPr>
          <w:highlight w:val="white"/>
        </w:rPr>
      </w:pPr>
      <w:bookmarkStart w:id="476" w:name="_Toc57656111"/>
      <w:r w:rsidRPr="00903DBA">
        <w:rPr>
          <w:highlight w:val="white"/>
        </w:rPr>
        <w:t>Static Value</w:t>
      </w:r>
      <w:bookmarkEnd w:id="476"/>
    </w:p>
    <w:p w14:paraId="1CF984F8" w14:textId="77777777" w:rsidR="00B523C4" w:rsidRPr="00903DBA" w:rsidRDefault="00B523C4" w:rsidP="00B523C4">
      <w:pPr>
        <w:rPr>
          <w:highlight w:val="white"/>
        </w:rPr>
      </w:pPr>
      <w:r w:rsidRPr="00903DBA">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903DBA" w:rsidRDefault="004568A2" w:rsidP="004568A2">
      <w:pPr>
        <w:pStyle w:val="CodeHeader"/>
        <w:rPr>
          <w:highlight w:val="white"/>
        </w:rPr>
      </w:pPr>
      <w:r w:rsidRPr="00903DBA">
        <w:rPr>
          <w:highlight w:val="white"/>
        </w:rPr>
        <w:t>ConstantExpression.cs</w:t>
      </w:r>
    </w:p>
    <w:p w14:paraId="0EDB732E" w14:textId="77777777" w:rsidR="004568A2" w:rsidRPr="00903DBA" w:rsidRDefault="004568A2" w:rsidP="004568A2">
      <w:pPr>
        <w:pStyle w:val="Code"/>
        <w:rPr>
          <w:highlight w:val="white"/>
        </w:rPr>
      </w:pPr>
      <w:r w:rsidRPr="00903DBA">
        <w:rPr>
          <w:highlight w:val="white"/>
        </w:rPr>
        <w:lastRenderedPageBreak/>
        <w:t xml:space="preserve">    public static StaticSymbol Value(string uniqueName, Type type,</w:t>
      </w:r>
    </w:p>
    <w:p w14:paraId="13DE6123" w14:textId="77777777" w:rsidR="004568A2" w:rsidRPr="00903DBA" w:rsidRDefault="004568A2" w:rsidP="004568A2">
      <w:pPr>
        <w:pStyle w:val="Code"/>
        <w:rPr>
          <w:highlight w:val="white"/>
        </w:rPr>
      </w:pPr>
      <w:r w:rsidRPr="00903DBA">
        <w:rPr>
          <w:highlight w:val="white"/>
        </w:rPr>
        <w:t xml:space="preserve">                                     object value) {</w:t>
      </w:r>
    </w:p>
    <w:p w14:paraId="554142BF" w14:textId="77777777" w:rsidR="004568A2" w:rsidRPr="00903DBA" w:rsidRDefault="004568A2" w:rsidP="004568A2">
      <w:pPr>
        <w:pStyle w:val="Code"/>
        <w:rPr>
          <w:highlight w:val="white"/>
        </w:rPr>
      </w:pPr>
      <w:r w:rsidRPr="00903DBA">
        <w:rPr>
          <w:highlight w:val="white"/>
        </w:rPr>
        <w:t xml:space="preserve">      // ...</w:t>
      </w:r>
    </w:p>
    <w:p w14:paraId="43AA7AB8" w14:textId="77777777" w:rsidR="004568A2" w:rsidRPr="00903DBA" w:rsidRDefault="004568A2" w:rsidP="004568A2">
      <w:pPr>
        <w:pStyle w:val="Code"/>
        <w:rPr>
          <w:highlight w:val="white"/>
        </w:rPr>
      </w:pPr>
    </w:p>
    <w:p w14:paraId="7E32BCCE" w14:textId="77777777" w:rsidR="004568A2" w:rsidRPr="00903DBA" w:rsidRDefault="004568A2" w:rsidP="004568A2">
      <w:pPr>
        <w:pStyle w:val="Code"/>
        <w:rPr>
          <w:highlight w:val="white"/>
        </w:rPr>
      </w:pPr>
      <w:r w:rsidRPr="00903DBA">
        <w:rPr>
          <w:highlight w:val="white"/>
        </w:rPr>
        <w:t xml:space="preserve">      if (Start.Linux) {</w:t>
      </w:r>
    </w:p>
    <w:p w14:paraId="7B82347A" w14:textId="77777777" w:rsidR="004568A2" w:rsidRPr="00903DBA" w:rsidRDefault="004568A2" w:rsidP="004568A2">
      <w:pPr>
        <w:pStyle w:val="Code"/>
        <w:rPr>
          <w:highlight w:val="white"/>
        </w:rPr>
      </w:pPr>
      <w:r w:rsidRPr="00903DBA">
        <w:rPr>
          <w:highlight w:val="white"/>
        </w:rPr>
        <w:t xml:space="preserve">        // ...</w:t>
      </w:r>
    </w:p>
    <w:p w14:paraId="4D242016" w14:textId="77777777" w:rsidR="004568A2" w:rsidRPr="00903DBA" w:rsidRDefault="004568A2" w:rsidP="004568A2">
      <w:pPr>
        <w:pStyle w:val="Code"/>
        <w:rPr>
          <w:highlight w:val="white"/>
        </w:rPr>
      </w:pPr>
      <w:r w:rsidRPr="00903DBA">
        <w:rPr>
          <w:highlight w:val="white"/>
        </w:rPr>
        <w:t xml:space="preserve">      }</w:t>
      </w:r>
    </w:p>
    <w:p w14:paraId="5B8BCB0C" w14:textId="77777777" w:rsidR="00B523C4" w:rsidRPr="00903DBA" w:rsidRDefault="00B523C4" w:rsidP="004568A2">
      <w:pPr>
        <w:pStyle w:val="Code"/>
        <w:rPr>
          <w:highlight w:val="white"/>
        </w:rPr>
      </w:pPr>
    </w:p>
    <w:p w14:paraId="706EA61A" w14:textId="349F3A49" w:rsidR="004568A2" w:rsidRPr="00903DBA" w:rsidRDefault="004568A2" w:rsidP="004568A2">
      <w:pPr>
        <w:pStyle w:val="Code"/>
        <w:rPr>
          <w:highlight w:val="white"/>
        </w:rPr>
      </w:pPr>
      <w:r w:rsidRPr="00903DBA">
        <w:rPr>
          <w:highlight w:val="white"/>
        </w:rPr>
        <w:t xml:space="preserve">      if (Start.Windows) {</w:t>
      </w:r>
    </w:p>
    <w:p w14:paraId="5FE73272" w14:textId="77777777" w:rsidR="004568A2" w:rsidRPr="00903DBA" w:rsidRDefault="004568A2" w:rsidP="004568A2">
      <w:pPr>
        <w:pStyle w:val="Code"/>
        <w:rPr>
          <w:highlight w:val="white"/>
        </w:rPr>
      </w:pPr>
      <w:r w:rsidRPr="00903DBA">
        <w:rPr>
          <w:highlight w:val="white"/>
        </w:rPr>
        <w:t xml:space="preserve">        List&lt;byte&gt; byteList = new List&lt;byte&gt;();</w:t>
      </w:r>
    </w:p>
    <w:p w14:paraId="43873B1F" w14:textId="77777777" w:rsidR="004568A2" w:rsidRPr="00903DBA" w:rsidRDefault="004568A2" w:rsidP="004568A2">
      <w:pPr>
        <w:pStyle w:val="Code"/>
        <w:rPr>
          <w:highlight w:val="white"/>
        </w:rPr>
      </w:pPr>
      <w:r w:rsidRPr="00903DBA">
        <w:rPr>
          <w:highlight w:val="white"/>
        </w:rPr>
        <w:t xml:space="preserve">        IDictionary&lt;int,string&gt; accessMap = new Dictionary&lt;int,string&gt;();</w:t>
      </w:r>
    </w:p>
    <w:p w14:paraId="35F3E9D5" w14:textId="77777777" w:rsidR="004568A2" w:rsidRPr="00903DBA" w:rsidRDefault="004568A2" w:rsidP="004568A2">
      <w:pPr>
        <w:pStyle w:val="Code"/>
        <w:rPr>
          <w:highlight w:val="white"/>
        </w:rPr>
      </w:pPr>
      <w:r w:rsidRPr="00903DBA">
        <w:rPr>
          <w:highlight w:val="white"/>
        </w:rPr>
        <w:t xml:space="preserve">        AssemblyCodeGenerator.</w:t>
      </w:r>
    </w:p>
    <w:p w14:paraId="695E547D" w14:textId="77777777" w:rsidR="004568A2" w:rsidRPr="00903DBA" w:rsidRDefault="004568A2" w:rsidP="004568A2">
      <w:pPr>
        <w:pStyle w:val="Code"/>
        <w:rPr>
          <w:highlight w:val="white"/>
        </w:rPr>
      </w:pPr>
      <w:r w:rsidRPr="00903DBA">
        <w:rPr>
          <w:highlight w:val="white"/>
        </w:rPr>
        <w:t xml:space="preserve">          GenerateTargetWindows(assemblyCodeList, byteList,</w:t>
      </w:r>
    </w:p>
    <w:p w14:paraId="62DC1D85" w14:textId="77777777" w:rsidR="004568A2" w:rsidRPr="00903DBA" w:rsidRDefault="004568A2" w:rsidP="004568A2">
      <w:pPr>
        <w:pStyle w:val="Code"/>
        <w:rPr>
          <w:highlight w:val="white"/>
        </w:rPr>
      </w:pPr>
      <w:r w:rsidRPr="00903DBA">
        <w:rPr>
          <w:highlight w:val="white"/>
        </w:rPr>
        <w:t xml:space="preserve">                                accessMap, null, null);</w:t>
      </w:r>
    </w:p>
    <w:p w14:paraId="3165568D" w14:textId="77777777" w:rsidR="004568A2" w:rsidRPr="00903DBA" w:rsidRDefault="004568A2" w:rsidP="004568A2">
      <w:pPr>
        <w:pStyle w:val="Code"/>
        <w:rPr>
          <w:highlight w:val="white"/>
        </w:rPr>
      </w:pPr>
      <w:r w:rsidRPr="00903DBA">
        <w:rPr>
          <w:highlight w:val="white"/>
        </w:rPr>
        <w:t xml:space="preserve">        return (new StaticSymbolWindows(uniqueName, byteList, accessMap));</w:t>
      </w:r>
    </w:p>
    <w:p w14:paraId="17B633E5" w14:textId="77777777" w:rsidR="004568A2" w:rsidRPr="00903DBA" w:rsidRDefault="004568A2" w:rsidP="004568A2">
      <w:pPr>
        <w:pStyle w:val="Code"/>
        <w:rPr>
          <w:highlight w:val="white"/>
        </w:rPr>
      </w:pPr>
      <w:r w:rsidRPr="00903DBA">
        <w:rPr>
          <w:highlight w:val="white"/>
        </w:rPr>
        <w:t xml:space="preserve">      }</w:t>
      </w:r>
    </w:p>
    <w:p w14:paraId="43F19568" w14:textId="77777777" w:rsidR="004568A2" w:rsidRPr="00903DBA" w:rsidRDefault="004568A2" w:rsidP="004568A2">
      <w:pPr>
        <w:pStyle w:val="Code"/>
        <w:rPr>
          <w:highlight w:val="white"/>
        </w:rPr>
      </w:pPr>
      <w:r w:rsidRPr="00903DBA">
        <w:rPr>
          <w:highlight w:val="white"/>
        </w:rPr>
        <w:t xml:space="preserve">      </w:t>
      </w:r>
    </w:p>
    <w:p w14:paraId="25FD9FFC" w14:textId="77777777" w:rsidR="004568A2" w:rsidRPr="00903DBA" w:rsidRDefault="004568A2" w:rsidP="004568A2">
      <w:pPr>
        <w:pStyle w:val="Code"/>
        <w:rPr>
          <w:highlight w:val="white"/>
        </w:rPr>
      </w:pPr>
      <w:r w:rsidRPr="00903DBA">
        <w:rPr>
          <w:highlight w:val="white"/>
        </w:rPr>
        <w:t xml:space="preserve">      // ...</w:t>
      </w:r>
    </w:p>
    <w:p w14:paraId="0DEF3AED" w14:textId="77777777" w:rsidR="004568A2" w:rsidRPr="00903DBA" w:rsidRDefault="004568A2" w:rsidP="004568A2">
      <w:pPr>
        <w:pStyle w:val="Code"/>
        <w:rPr>
          <w:highlight w:val="white"/>
        </w:rPr>
      </w:pPr>
      <w:r w:rsidRPr="00903DBA">
        <w:rPr>
          <w:highlight w:val="white"/>
        </w:rPr>
        <w:t xml:space="preserve">    }</w:t>
      </w:r>
    </w:p>
    <w:p w14:paraId="2DB4484D" w14:textId="77777777" w:rsidR="004568A2" w:rsidRPr="00903DBA" w:rsidRDefault="004568A2" w:rsidP="004568A2">
      <w:pPr>
        <w:pStyle w:val="Code"/>
        <w:rPr>
          <w:highlight w:val="white"/>
        </w:rPr>
      </w:pPr>
      <w:r w:rsidRPr="00903DBA">
        <w:rPr>
          <w:highlight w:val="white"/>
        </w:rPr>
        <w:t xml:space="preserve">  }</w:t>
      </w:r>
    </w:p>
    <w:p w14:paraId="78468045" w14:textId="77777777" w:rsidR="004568A2" w:rsidRPr="00903DBA" w:rsidRDefault="004568A2" w:rsidP="004568A2">
      <w:pPr>
        <w:pStyle w:val="Code"/>
        <w:rPr>
          <w:highlight w:val="white"/>
        </w:rPr>
      </w:pPr>
      <w:r w:rsidRPr="00903DBA">
        <w:rPr>
          <w:highlight w:val="white"/>
        </w:rPr>
        <w:t>}</w:t>
      </w:r>
    </w:p>
    <w:p w14:paraId="02A22232" w14:textId="5B883279" w:rsidR="00AB1196" w:rsidRPr="00903DBA" w:rsidRDefault="00AB1196" w:rsidP="00A44596">
      <w:pPr>
        <w:pStyle w:val="Rubrik3"/>
        <w:rPr>
          <w:highlight w:val="white"/>
        </w:rPr>
      </w:pPr>
      <w:bookmarkStart w:id="477" w:name="_Toc57656112"/>
      <w:r w:rsidRPr="00903DBA">
        <w:rPr>
          <w:highlight w:val="white"/>
        </w:rPr>
        <w:t>Function End</w:t>
      </w:r>
      <w:bookmarkEnd w:id="477"/>
    </w:p>
    <w:p w14:paraId="439B0D61" w14:textId="138A50CC" w:rsidR="00022F16" w:rsidRPr="00903DBA" w:rsidRDefault="007F65F7" w:rsidP="007F65F7">
      <w:pPr>
        <w:rPr>
          <w:highlight w:val="white"/>
        </w:rPr>
      </w:pPr>
      <w:r w:rsidRPr="00903DBA">
        <w:rPr>
          <w:highlight w:val="white"/>
        </w:rPr>
        <w:t xml:space="preserve">When creating a function in Windows mode, we need the byte list and access map </w:t>
      </w:r>
      <w:r w:rsidR="00022F16" w:rsidRPr="00903DBA">
        <w:rPr>
          <w:highlight w:val="white"/>
        </w:rPr>
        <w:t>as in the static value case above.</w:t>
      </w:r>
      <w:r w:rsidR="001C591A" w:rsidRPr="00903DBA">
        <w:rPr>
          <w:highlight w:val="white"/>
        </w:rPr>
        <w:t xml:space="preserve"> However, we also need a call map and a return set to keep track of the </w:t>
      </w:r>
      <w:r w:rsidR="002738B4" w:rsidRPr="00903DBA">
        <w:rPr>
          <w:highlight w:val="white"/>
        </w:rPr>
        <w:t>function calls and the return addresses of those calls.</w:t>
      </w:r>
    </w:p>
    <w:p w14:paraId="427EBFE7" w14:textId="70C14C82" w:rsidR="00B03395" w:rsidRPr="00903DBA" w:rsidRDefault="00B03395" w:rsidP="00B03395">
      <w:pPr>
        <w:pStyle w:val="CodeHeader"/>
        <w:rPr>
          <w:highlight w:val="white"/>
        </w:rPr>
      </w:pPr>
      <w:r w:rsidRPr="00903DBA">
        <w:rPr>
          <w:highlight w:val="white"/>
        </w:rPr>
        <w:t>MiddleCodeGenerator.cs</w:t>
      </w:r>
    </w:p>
    <w:p w14:paraId="20452BEA" w14:textId="06DC3638" w:rsidR="00AB1196" w:rsidRPr="00903DBA" w:rsidRDefault="00AB1196" w:rsidP="00AB1196">
      <w:pPr>
        <w:pStyle w:val="Code"/>
        <w:rPr>
          <w:highlight w:val="white"/>
        </w:rPr>
      </w:pPr>
      <w:r w:rsidRPr="00903DBA">
        <w:rPr>
          <w:highlight w:val="white"/>
        </w:rPr>
        <w:t xml:space="preserve">    public static void FunctionEnd(Statement statement) {</w:t>
      </w:r>
    </w:p>
    <w:p w14:paraId="71AF732F" w14:textId="77777777" w:rsidR="00AB1196" w:rsidRPr="00903DBA" w:rsidRDefault="00AB1196" w:rsidP="00AB1196">
      <w:pPr>
        <w:pStyle w:val="Code"/>
        <w:rPr>
          <w:highlight w:val="white"/>
        </w:rPr>
      </w:pPr>
    </w:p>
    <w:p w14:paraId="4918C15C" w14:textId="1D8425EB" w:rsidR="00AB1196" w:rsidRPr="00903DBA" w:rsidRDefault="00AB1196" w:rsidP="00AB1196">
      <w:pPr>
        <w:pStyle w:val="Code"/>
        <w:rPr>
          <w:highlight w:val="white"/>
        </w:rPr>
      </w:pPr>
      <w:r w:rsidRPr="00903DBA">
        <w:rPr>
          <w:highlight w:val="white"/>
        </w:rPr>
        <w:t xml:space="preserve">      // ...</w:t>
      </w:r>
    </w:p>
    <w:p w14:paraId="01E7B83C" w14:textId="77777777" w:rsidR="00AB1196" w:rsidRPr="00903DBA" w:rsidRDefault="00AB1196" w:rsidP="00AB1196">
      <w:pPr>
        <w:pStyle w:val="Code"/>
        <w:rPr>
          <w:highlight w:val="white"/>
        </w:rPr>
      </w:pPr>
    </w:p>
    <w:p w14:paraId="78668806" w14:textId="31939603" w:rsidR="00AB1196" w:rsidRPr="00903DBA" w:rsidRDefault="00AB1196" w:rsidP="00AB1196">
      <w:pPr>
        <w:pStyle w:val="Code"/>
        <w:rPr>
          <w:highlight w:val="white"/>
        </w:rPr>
      </w:pPr>
      <w:r w:rsidRPr="00903DBA">
        <w:rPr>
          <w:highlight w:val="white"/>
        </w:rPr>
        <w:t xml:space="preserve">      if (Start.Linux) {</w:t>
      </w:r>
    </w:p>
    <w:p w14:paraId="05EEBE1F" w14:textId="5F81A86D" w:rsidR="00AB1196" w:rsidRPr="00903DBA" w:rsidRDefault="00AB1196" w:rsidP="00AB1196">
      <w:pPr>
        <w:pStyle w:val="Code"/>
        <w:rPr>
          <w:highlight w:val="white"/>
        </w:rPr>
      </w:pPr>
      <w:r w:rsidRPr="00903DBA">
        <w:rPr>
          <w:highlight w:val="white"/>
        </w:rPr>
        <w:t xml:space="preserve">        // ...</w:t>
      </w:r>
    </w:p>
    <w:p w14:paraId="4D57F316" w14:textId="77777777" w:rsidR="00AB1196" w:rsidRPr="00903DBA" w:rsidRDefault="00AB1196" w:rsidP="00AB1196">
      <w:pPr>
        <w:pStyle w:val="Code"/>
        <w:rPr>
          <w:highlight w:val="white"/>
        </w:rPr>
      </w:pPr>
      <w:r w:rsidRPr="00903DBA">
        <w:rPr>
          <w:highlight w:val="white"/>
        </w:rPr>
        <w:t xml:space="preserve">      }</w:t>
      </w:r>
    </w:p>
    <w:p w14:paraId="42156929" w14:textId="77777777" w:rsidR="00AB1196" w:rsidRPr="00903DBA" w:rsidRDefault="00AB1196" w:rsidP="00AB1196">
      <w:pPr>
        <w:pStyle w:val="Code"/>
        <w:rPr>
          <w:highlight w:val="white"/>
        </w:rPr>
      </w:pPr>
    </w:p>
    <w:p w14:paraId="4A701F63" w14:textId="77777777" w:rsidR="00AB1196" w:rsidRPr="00903DBA" w:rsidRDefault="00AB1196" w:rsidP="00AB1196">
      <w:pPr>
        <w:pStyle w:val="Code"/>
        <w:rPr>
          <w:highlight w:val="white"/>
        </w:rPr>
      </w:pPr>
      <w:r w:rsidRPr="00903DBA">
        <w:rPr>
          <w:highlight w:val="white"/>
        </w:rPr>
        <w:t xml:space="preserve">      if (Start.Windows) {</w:t>
      </w:r>
    </w:p>
    <w:p w14:paraId="67111FDC" w14:textId="77777777" w:rsidR="00AB1196" w:rsidRPr="00903DBA" w:rsidRDefault="00AB1196" w:rsidP="00AB1196">
      <w:pPr>
        <w:pStyle w:val="Code"/>
        <w:rPr>
          <w:highlight w:val="white"/>
        </w:rPr>
      </w:pPr>
      <w:r w:rsidRPr="00903DBA">
        <w:rPr>
          <w:highlight w:val="white"/>
        </w:rPr>
        <w:t xml:space="preserve">        List&lt;byte&gt; byteList = new List&lt;byte&gt;();</w:t>
      </w:r>
    </w:p>
    <w:p w14:paraId="17003176" w14:textId="77777777" w:rsidR="00AB1196" w:rsidRPr="00903DBA" w:rsidRDefault="00AB1196" w:rsidP="00AB1196">
      <w:pPr>
        <w:pStyle w:val="Code"/>
        <w:rPr>
          <w:highlight w:val="white"/>
        </w:rPr>
      </w:pPr>
      <w:r w:rsidRPr="00903DBA">
        <w:rPr>
          <w:highlight w:val="white"/>
        </w:rPr>
        <w:t xml:space="preserve">        IDictionary&lt;int,string&gt; accessMap = new Dictionary&lt;int,string&gt;();</w:t>
      </w:r>
    </w:p>
    <w:p w14:paraId="7D763CFA" w14:textId="77777777" w:rsidR="00AB1196" w:rsidRPr="00903DBA" w:rsidRDefault="00AB1196" w:rsidP="00AB1196">
      <w:pPr>
        <w:pStyle w:val="Code"/>
        <w:rPr>
          <w:highlight w:val="white"/>
        </w:rPr>
      </w:pPr>
      <w:r w:rsidRPr="00903DBA">
        <w:rPr>
          <w:highlight w:val="white"/>
        </w:rPr>
        <w:t xml:space="preserve">        IDictionary&lt;int,string&gt; callMap = new Dictionary&lt;int,string&gt;();</w:t>
      </w:r>
    </w:p>
    <w:p w14:paraId="3C0E3D1B" w14:textId="77777777" w:rsidR="00AB1196" w:rsidRPr="00903DBA" w:rsidRDefault="00AB1196" w:rsidP="00AB1196">
      <w:pPr>
        <w:pStyle w:val="Code"/>
        <w:rPr>
          <w:highlight w:val="white"/>
        </w:rPr>
      </w:pPr>
      <w:r w:rsidRPr="00903DBA">
        <w:rPr>
          <w:highlight w:val="white"/>
        </w:rPr>
        <w:t xml:space="preserve">        ISet&lt;int&gt; returnSet = new HashSet&lt;int&gt;();</w:t>
      </w:r>
    </w:p>
    <w:p w14:paraId="548F43C1" w14:textId="77777777" w:rsidR="00AB1196" w:rsidRPr="00903DBA" w:rsidRDefault="00AB1196" w:rsidP="00AB1196">
      <w:pPr>
        <w:pStyle w:val="Code"/>
        <w:rPr>
          <w:highlight w:val="white"/>
        </w:rPr>
      </w:pPr>
      <w:r w:rsidRPr="00903DBA">
        <w:rPr>
          <w:highlight w:val="white"/>
        </w:rPr>
        <w:t xml:space="preserve">        AssemblyCodeGenerator.GenerateTargetWindows</w:t>
      </w:r>
    </w:p>
    <w:p w14:paraId="094AF912" w14:textId="73A71E03" w:rsidR="00AB1196" w:rsidRPr="00903DBA" w:rsidRDefault="00AB1196" w:rsidP="00AB1196">
      <w:pPr>
        <w:pStyle w:val="Code"/>
        <w:rPr>
          <w:highlight w:val="white"/>
        </w:rPr>
      </w:pPr>
      <w:r w:rsidRPr="00903DBA">
        <w:rPr>
          <w:highlight w:val="white"/>
        </w:rPr>
        <w:t xml:space="preserve">          (assemblyCodeList, byteList, accessMap, callMap, returnSet);</w:t>
      </w:r>
    </w:p>
    <w:p w14:paraId="61A97706" w14:textId="77777777" w:rsidR="00AB1196" w:rsidRPr="00903DBA" w:rsidRDefault="00AB1196" w:rsidP="00AB1196">
      <w:pPr>
        <w:pStyle w:val="Code"/>
        <w:rPr>
          <w:highlight w:val="white"/>
        </w:rPr>
      </w:pPr>
      <w:r w:rsidRPr="00903DBA">
        <w:rPr>
          <w:highlight w:val="white"/>
        </w:rPr>
        <w:t xml:space="preserve">        StaticSymbol staticSymbol =</w:t>
      </w:r>
    </w:p>
    <w:p w14:paraId="1C41ED3A" w14:textId="22EBF729" w:rsidR="00AB1196" w:rsidRPr="00903DBA" w:rsidRDefault="00AB1196" w:rsidP="00AB1196">
      <w:pPr>
        <w:pStyle w:val="Code"/>
        <w:rPr>
          <w:highlight w:val="white"/>
        </w:rPr>
      </w:pPr>
      <w:r w:rsidRPr="00903DBA">
        <w:rPr>
          <w:highlight w:val="white"/>
        </w:rPr>
        <w:t xml:space="preserve">          new StaticSymbolWindows(SymbolTable.CurrentFunction.UniqueName,</w:t>
      </w:r>
    </w:p>
    <w:p w14:paraId="28367AB3" w14:textId="38B16EDB" w:rsidR="00AB1196" w:rsidRPr="00903DBA" w:rsidRDefault="00AB1196" w:rsidP="00AB1196">
      <w:pPr>
        <w:pStyle w:val="Code"/>
        <w:rPr>
          <w:highlight w:val="white"/>
        </w:rPr>
      </w:pPr>
      <w:r w:rsidRPr="00903DBA">
        <w:rPr>
          <w:highlight w:val="white"/>
        </w:rPr>
        <w:t xml:space="preserve">                                  byteList, accessMap, callMap, returnSet);</w:t>
      </w:r>
    </w:p>
    <w:p w14:paraId="4D0DFA72" w14:textId="344B30D1" w:rsidR="00AB1196" w:rsidRPr="00903DBA" w:rsidRDefault="00AB1196" w:rsidP="00AB1196">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6B9269D3" w14:textId="77777777" w:rsidR="00AB1196" w:rsidRPr="00903DBA" w:rsidRDefault="00AB1196" w:rsidP="00AB1196">
      <w:pPr>
        <w:pStyle w:val="Code"/>
        <w:rPr>
          <w:highlight w:val="white"/>
        </w:rPr>
      </w:pPr>
      <w:r w:rsidRPr="00903DBA">
        <w:rPr>
          <w:highlight w:val="white"/>
        </w:rPr>
        <w:t xml:space="preserve">      }</w:t>
      </w:r>
    </w:p>
    <w:p w14:paraId="2E1FBD28" w14:textId="50873E27" w:rsidR="00AB1196" w:rsidRPr="00903DBA" w:rsidRDefault="00AB1196" w:rsidP="00AB1196">
      <w:pPr>
        <w:pStyle w:val="Code"/>
        <w:rPr>
          <w:highlight w:val="white"/>
        </w:rPr>
      </w:pPr>
    </w:p>
    <w:p w14:paraId="6F6851B4" w14:textId="492FE4EB" w:rsidR="00C10718" w:rsidRPr="00903DBA" w:rsidRDefault="00C10718" w:rsidP="00AB1196">
      <w:pPr>
        <w:pStyle w:val="Code"/>
        <w:rPr>
          <w:highlight w:val="white"/>
        </w:rPr>
      </w:pPr>
      <w:r w:rsidRPr="00903DBA">
        <w:rPr>
          <w:highlight w:val="white"/>
        </w:rPr>
        <w:t xml:space="preserve">      // ...</w:t>
      </w:r>
    </w:p>
    <w:p w14:paraId="06A32E9F" w14:textId="7D7EDC73" w:rsidR="00AB1196" w:rsidRPr="00903DBA" w:rsidRDefault="00AB1196" w:rsidP="00AB1196">
      <w:pPr>
        <w:pStyle w:val="Code"/>
        <w:rPr>
          <w:highlight w:val="white"/>
        </w:rPr>
      </w:pPr>
      <w:r w:rsidRPr="00903DBA">
        <w:rPr>
          <w:highlight w:val="white"/>
        </w:rPr>
        <w:t xml:space="preserve">    }</w:t>
      </w:r>
    </w:p>
    <w:p w14:paraId="2185FD9C" w14:textId="0002E35D" w:rsidR="005D66F3" w:rsidRPr="00903DBA" w:rsidRDefault="005D66F3" w:rsidP="00A44596">
      <w:pPr>
        <w:pStyle w:val="Rubrik3"/>
        <w:rPr>
          <w:highlight w:val="white"/>
        </w:rPr>
      </w:pPr>
      <w:bookmarkStart w:id="478" w:name="_Toc57656113"/>
      <w:r w:rsidRPr="00903DBA">
        <w:rPr>
          <w:highlight w:val="white"/>
        </w:rPr>
        <w:t>Target Code Generation</w:t>
      </w:r>
      <w:bookmarkEnd w:id="478"/>
    </w:p>
    <w:p w14:paraId="5428169E" w14:textId="77777777" w:rsidR="005D66F3" w:rsidRPr="00903DBA" w:rsidRDefault="005D66F3" w:rsidP="005D66F3">
      <w:pPr>
        <w:pStyle w:val="Code"/>
        <w:rPr>
          <w:highlight w:val="white"/>
        </w:rPr>
      </w:pPr>
      <w:r w:rsidRPr="00903DBA">
        <w:rPr>
          <w:highlight w:val="white"/>
        </w:rPr>
        <w:t xml:space="preserve">    public static void GenerateTargetWindows</w:t>
      </w:r>
    </w:p>
    <w:p w14:paraId="20F88863" w14:textId="77777777" w:rsidR="005D66F3" w:rsidRPr="00903DBA" w:rsidRDefault="005D66F3" w:rsidP="005D66F3">
      <w:pPr>
        <w:pStyle w:val="Code"/>
        <w:rPr>
          <w:highlight w:val="white"/>
        </w:rPr>
      </w:pPr>
      <w:r w:rsidRPr="00903DBA">
        <w:rPr>
          <w:highlight w:val="white"/>
        </w:rPr>
        <w:t xml:space="preserve">      (List&lt;AssemblyCode&gt; assemblyCodeList, List&lt;byte&gt; byteList,</w:t>
      </w:r>
    </w:p>
    <w:p w14:paraId="79950166" w14:textId="77777777" w:rsidR="005D66F3" w:rsidRPr="00903DBA" w:rsidRDefault="005D66F3" w:rsidP="005D66F3">
      <w:pPr>
        <w:pStyle w:val="Code"/>
        <w:rPr>
          <w:highlight w:val="white"/>
        </w:rPr>
      </w:pPr>
      <w:r w:rsidRPr="00903DBA">
        <w:rPr>
          <w:highlight w:val="white"/>
        </w:rPr>
        <w:lastRenderedPageBreak/>
        <w:t xml:space="preserve">       IDictionary&lt;int,string&gt; accessMap, IDictionary&lt;int,string&gt; callMap,</w:t>
      </w:r>
    </w:p>
    <w:p w14:paraId="6463922D" w14:textId="77777777" w:rsidR="005D66F3" w:rsidRPr="00903DBA" w:rsidRDefault="005D66F3" w:rsidP="005D66F3">
      <w:pPr>
        <w:pStyle w:val="Code"/>
        <w:rPr>
          <w:highlight w:val="white"/>
        </w:rPr>
      </w:pPr>
      <w:r w:rsidRPr="00903DBA">
        <w:rPr>
          <w:highlight w:val="white"/>
        </w:rPr>
        <w:t xml:space="preserve">       ISet&lt;int&gt; returnSet) {</w:t>
      </w:r>
    </w:p>
    <w:p w14:paraId="5AEBA662" w14:textId="77777777" w:rsidR="005D66F3" w:rsidRPr="00903DBA" w:rsidRDefault="005D66F3" w:rsidP="005D66F3">
      <w:pPr>
        <w:pStyle w:val="Code"/>
        <w:rPr>
          <w:highlight w:val="white"/>
        </w:rPr>
      </w:pPr>
      <w:r w:rsidRPr="00903DBA">
        <w:rPr>
          <w:highlight w:val="white"/>
        </w:rPr>
        <w:t xml:space="preserve">      AssemblyCodeGenerator objectCodeGenerator =</w:t>
      </w:r>
    </w:p>
    <w:p w14:paraId="1D5AD5DF" w14:textId="77777777" w:rsidR="005D66F3" w:rsidRPr="00903DBA" w:rsidRDefault="005D66F3" w:rsidP="005D66F3">
      <w:pPr>
        <w:pStyle w:val="Code"/>
        <w:rPr>
          <w:highlight w:val="white"/>
        </w:rPr>
      </w:pPr>
      <w:r w:rsidRPr="00903DBA">
        <w:rPr>
          <w:highlight w:val="white"/>
        </w:rPr>
        <w:t xml:space="preserve">        new AssemblyCodeGenerator(assemblyCodeList);</w:t>
      </w:r>
    </w:p>
    <w:p w14:paraId="40CB7E70" w14:textId="77777777" w:rsidR="005D66F3" w:rsidRPr="00903DBA" w:rsidRDefault="005D66F3" w:rsidP="005D66F3">
      <w:pPr>
        <w:pStyle w:val="Code"/>
        <w:rPr>
          <w:highlight w:val="white"/>
        </w:rPr>
      </w:pPr>
      <w:r w:rsidRPr="00903DBA">
        <w:rPr>
          <w:highlight w:val="white"/>
        </w:rPr>
        <w:t xml:space="preserve">      objectCodeGenerator.WindowsJumpInfo();</w:t>
      </w:r>
    </w:p>
    <w:p w14:paraId="59BE71E4" w14:textId="77777777" w:rsidR="005D66F3" w:rsidRPr="00903DBA" w:rsidRDefault="005D66F3" w:rsidP="005D66F3">
      <w:pPr>
        <w:pStyle w:val="Code"/>
        <w:rPr>
          <w:highlight w:val="white"/>
        </w:rPr>
      </w:pPr>
      <w:r w:rsidRPr="00903DBA">
        <w:rPr>
          <w:highlight w:val="white"/>
        </w:rPr>
        <w:t xml:space="preserve">      objectCodeGenerator.WindowsByteList</w:t>
      </w:r>
    </w:p>
    <w:p w14:paraId="7A24248C" w14:textId="77777777" w:rsidR="005D66F3" w:rsidRPr="00903DBA" w:rsidRDefault="005D66F3" w:rsidP="005D66F3">
      <w:pPr>
        <w:pStyle w:val="Code"/>
        <w:rPr>
          <w:highlight w:val="white"/>
        </w:rPr>
      </w:pPr>
      <w:r w:rsidRPr="00903DBA">
        <w:rPr>
          <w:highlight w:val="white"/>
        </w:rPr>
        <w:t xml:space="preserve">                          (byteList, accessMap, callMap, returnSet);</w:t>
      </w:r>
    </w:p>
    <w:p w14:paraId="582D1268" w14:textId="7016E7BB" w:rsidR="005D66F3" w:rsidRPr="00903DBA" w:rsidRDefault="005D66F3" w:rsidP="005D66F3">
      <w:pPr>
        <w:pStyle w:val="Code"/>
        <w:rPr>
          <w:highlight w:val="white"/>
        </w:rPr>
      </w:pPr>
      <w:r w:rsidRPr="00903DBA">
        <w:rPr>
          <w:highlight w:val="white"/>
        </w:rPr>
        <w:t xml:space="preserve">    }</w:t>
      </w:r>
    </w:p>
    <w:p w14:paraId="73E9C98E" w14:textId="667E9779" w:rsidR="00A44596" w:rsidRPr="00903DBA" w:rsidRDefault="00A44596" w:rsidP="00A44596">
      <w:pPr>
        <w:pStyle w:val="Rubrik3"/>
        <w:rPr>
          <w:highlight w:val="white"/>
        </w:rPr>
      </w:pPr>
      <w:bookmarkStart w:id="479" w:name="_Toc57656114"/>
      <w:r w:rsidRPr="00903DBA">
        <w:rPr>
          <w:highlight w:val="white"/>
        </w:rPr>
        <w:t>Exit</w:t>
      </w:r>
      <w:bookmarkEnd w:id="479"/>
    </w:p>
    <w:p w14:paraId="7BCD1BC3" w14:textId="48BC2D04" w:rsidR="00266FC0" w:rsidRPr="00903DBA" w:rsidRDefault="00266FC0" w:rsidP="00A44596">
      <w:pPr>
        <w:rPr>
          <w:highlight w:val="white"/>
        </w:rPr>
      </w:pPr>
      <w:r w:rsidRPr="00903DBA">
        <w:rPr>
          <w:highlight w:val="white"/>
        </w:rPr>
        <w:t xml:space="preserve">To exit the </w:t>
      </w:r>
      <w:r w:rsidR="008A6754" w:rsidRPr="00903DBA">
        <w:rPr>
          <w:highlight w:val="white"/>
        </w:rPr>
        <w:t xml:space="preserve">execution and return control to the surrounding operating system in Windows mode, </w:t>
      </w:r>
      <w:r w:rsidR="00F4396D" w:rsidRPr="00903DBA">
        <w:rPr>
          <w:highlight w:val="white"/>
        </w:rPr>
        <w:t xml:space="preserve">we perform an interrupt 33 system call, with the value 76 in the </w:t>
      </w:r>
      <w:r w:rsidR="00F4396D" w:rsidRPr="00903DBA">
        <w:rPr>
          <w:rStyle w:val="KeyWord0"/>
          <w:highlight w:val="white"/>
        </w:rPr>
        <w:t>ah</w:t>
      </w:r>
      <w:r w:rsidR="00F4396D" w:rsidRPr="00903DBA">
        <w:rPr>
          <w:highlight w:val="white"/>
        </w:rPr>
        <w:t xml:space="preserve"> register. We store the return value in the </w:t>
      </w:r>
      <w:r w:rsidR="00F4396D" w:rsidRPr="00903DBA">
        <w:rPr>
          <w:rStyle w:val="KeyWord0"/>
          <w:highlight w:val="white"/>
        </w:rPr>
        <w:t>al</w:t>
      </w:r>
      <w:r w:rsidR="00F4396D" w:rsidRPr="00903DBA">
        <w:rPr>
          <w:highlight w:val="white"/>
        </w:rPr>
        <w:t xml:space="preserve"> register. If there is no return value, we store zero in </w:t>
      </w:r>
      <w:r w:rsidR="00F4396D" w:rsidRPr="00903DBA">
        <w:rPr>
          <w:rStyle w:val="KeyWord0"/>
          <w:highlight w:val="white"/>
        </w:rPr>
        <w:t>al</w:t>
      </w:r>
      <w:r w:rsidR="00F4396D" w:rsidRPr="00903DBA">
        <w:rPr>
          <w:highlight w:val="white"/>
        </w:rPr>
        <w:t>.</w:t>
      </w:r>
    </w:p>
    <w:p w14:paraId="42524533" w14:textId="6CBD718F" w:rsidR="00FD152A" w:rsidRPr="00903DBA" w:rsidRDefault="00FD152A" w:rsidP="00FD152A">
      <w:pPr>
        <w:pStyle w:val="CodeHeader"/>
        <w:rPr>
          <w:highlight w:val="white"/>
        </w:rPr>
      </w:pPr>
      <w:r w:rsidRPr="00903DBA">
        <w:rPr>
          <w:highlight w:val="white"/>
        </w:rPr>
        <w:t>AssemblyCodeGenerator.cs</w:t>
      </w:r>
    </w:p>
    <w:p w14:paraId="1FE335B8" w14:textId="77777777" w:rsidR="00A44596" w:rsidRPr="00903DBA" w:rsidRDefault="00A44596" w:rsidP="00A44596">
      <w:pPr>
        <w:pStyle w:val="Code"/>
        <w:rPr>
          <w:highlight w:val="white"/>
        </w:rPr>
      </w:pPr>
      <w:r w:rsidRPr="00903DBA">
        <w:rPr>
          <w:highlight w:val="white"/>
        </w:rPr>
        <w:t xml:space="preserve">    public void Exit(MiddleCode middleCode) {</w:t>
      </w:r>
    </w:p>
    <w:p w14:paraId="6A90939B" w14:textId="77777777" w:rsidR="00A44596" w:rsidRPr="00903DBA" w:rsidRDefault="00A44596" w:rsidP="00A44596">
      <w:pPr>
        <w:pStyle w:val="Code"/>
        <w:rPr>
          <w:highlight w:val="white"/>
        </w:rPr>
      </w:pPr>
      <w:r w:rsidRPr="00903DBA">
        <w:rPr>
          <w:highlight w:val="white"/>
        </w:rPr>
        <w:t xml:space="preserve">      Symbol exitSymbol = (Symbol) middleCode[0];</w:t>
      </w:r>
    </w:p>
    <w:p w14:paraId="477B9140" w14:textId="77777777" w:rsidR="00A44596" w:rsidRPr="00903DBA" w:rsidRDefault="00A44596" w:rsidP="00A44596">
      <w:pPr>
        <w:pStyle w:val="Code"/>
        <w:rPr>
          <w:highlight w:val="white"/>
        </w:rPr>
      </w:pPr>
    </w:p>
    <w:p w14:paraId="6A802C53" w14:textId="77777777" w:rsidR="00A44596" w:rsidRPr="00903DBA" w:rsidRDefault="00A44596" w:rsidP="00A44596">
      <w:pPr>
        <w:pStyle w:val="Code"/>
        <w:rPr>
          <w:highlight w:val="white"/>
        </w:rPr>
      </w:pPr>
      <w:r w:rsidRPr="00903DBA">
        <w:rPr>
          <w:highlight w:val="white"/>
        </w:rPr>
        <w:t xml:space="preserve">      if (Start.Linux) {</w:t>
      </w:r>
    </w:p>
    <w:p w14:paraId="52315174" w14:textId="77777777" w:rsidR="00A44596" w:rsidRPr="00903DBA" w:rsidRDefault="00A44596" w:rsidP="00A44596">
      <w:pPr>
        <w:pStyle w:val="Code"/>
        <w:rPr>
          <w:highlight w:val="white"/>
        </w:rPr>
      </w:pPr>
      <w:r w:rsidRPr="00903DBA">
        <w:rPr>
          <w:highlight w:val="white"/>
        </w:rPr>
        <w:t xml:space="preserve">        // ...</w:t>
      </w:r>
    </w:p>
    <w:p w14:paraId="490EBF28" w14:textId="77777777" w:rsidR="00A44596" w:rsidRPr="00903DBA" w:rsidRDefault="00A44596" w:rsidP="00A44596">
      <w:pPr>
        <w:pStyle w:val="Code"/>
        <w:rPr>
          <w:highlight w:val="white"/>
        </w:rPr>
      </w:pPr>
      <w:r w:rsidRPr="00903DBA">
        <w:rPr>
          <w:highlight w:val="white"/>
        </w:rPr>
        <w:t xml:space="preserve">      }</w:t>
      </w:r>
    </w:p>
    <w:p w14:paraId="55C85093" w14:textId="77777777" w:rsidR="00A44596" w:rsidRPr="00903DBA" w:rsidRDefault="00A44596" w:rsidP="00A44596">
      <w:pPr>
        <w:pStyle w:val="Code"/>
        <w:rPr>
          <w:highlight w:val="white"/>
        </w:rPr>
      </w:pPr>
    </w:p>
    <w:p w14:paraId="00C7F897" w14:textId="77777777" w:rsidR="00A44596" w:rsidRPr="00903DBA" w:rsidRDefault="00A44596" w:rsidP="00A44596">
      <w:pPr>
        <w:pStyle w:val="Code"/>
        <w:rPr>
          <w:highlight w:val="white"/>
        </w:rPr>
      </w:pPr>
      <w:r w:rsidRPr="00903DBA">
        <w:rPr>
          <w:highlight w:val="white"/>
        </w:rPr>
        <w:t xml:space="preserve">      if (Start.Windows) {        </w:t>
      </w:r>
    </w:p>
    <w:p w14:paraId="12985C86" w14:textId="77777777" w:rsidR="00A44596" w:rsidRPr="00903DBA" w:rsidRDefault="00A44596" w:rsidP="00A44596">
      <w:pPr>
        <w:pStyle w:val="Code"/>
        <w:rPr>
          <w:highlight w:val="white"/>
        </w:rPr>
      </w:pPr>
      <w:r w:rsidRPr="00903DBA">
        <w:rPr>
          <w:highlight w:val="white"/>
        </w:rPr>
        <w:t xml:space="preserve">        if (exitSymbol != null) {</w:t>
      </w:r>
    </w:p>
    <w:p w14:paraId="7A2245D6" w14:textId="77777777" w:rsidR="00A44596" w:rsidRPr="00903DBA" w:rsidRDefault="00A44596" w:rsidP="00A44596">
      <w:pPr>
        <w:pStyle w:val="Code"/>
        <w:rPr>
          <w:highlight w:val="white"/>
        </w:rPr>
      </w:pPr>
      <w:r w:rsidRPr="00903DBA">
        <w:rPr>
          <w:highlight w:val="white"/>
        </w:rPr>
        <w:t xml:space="preserve">          LoadValueToRegister(exitSymbol, Register.al);</w:t>
      </w:r>
    </w:p>
    <w:p w14:paraId="0FDE2130" w14:textId="77777777" w:rsidR="00A44596" w:rsidRPr="00903DBA" w:rsidRDefault="00A44596" w:rsidP="00A44596">
      <w:pPr>
        <w:pStyle w:val="Code"/>
        <w:rPr>
          <w:highlight w:val="white"/>
        </w:rPr>
      </w:pPr>
      <w:r w:rsidRPr="00903DBA">
        <w:rPr>
          <w:highlight w:val="white"/>
        </w:rPr>
        <w:t xml:space="preserve">        }</w:t>
      </w:r>
    </w:p>
    <w:p w14:paraId="57ABE2A9" w14:textId="77777777" w:rsidR="00A44596" w:rsidRPr="00903DBA" w:rsidRDefault="00A44596" w:rsidP="00A44596">
      <w:pPr>
        <w:pStyle w:val="Code"/>
        <w:rPr>
          <w:highlight w:val="white"/>
        </w:rPr>
      </w:pPr>
      <w:r w:rsidRPr="00903DBA">
        <w:rPr>
          <w:highlight w:val="white"/>
        </w:rPr>
        <w:t xml:space="preserve">        else {</w:t>
      </w:r>
    </w:p>
    <w:p w14:paraId="78235E62" w14:textId="77777777" w:rsidR="00A44596" w:rsidRPr="00903DBA" w:rsidRDefault="00A44596" w:rsidP="00A44596">
      <w:pPr>
        <w:pStyle w:val="Code"/>
        <w:rPr>
          <w:highlight w:val="white"/>
        </w:rPr>
      </w:pPr>
      <w:r w:rsidRPr="00903DBA">
        <w:rPr>
          <w:highlight w:val="white"/>
        </w:rPr>
        <w:t xml:space="preserve">          AddAssemblyCode(AssemblyOperator.mov, Register.al,</w:t>
      </w:r>
    </w:p>
    <w:p w14:paraId="7FE8D281" w14:textId="77777777" w:rsidR="00A44596" w:rsidRPr="00903DBA" w:rsidRDefault="00A44596" w:rsidP="00A44596">
      <w:pPr>
        <w:pStyle w:val="Code"/>
        <w:rPr>
          <w:highlight w:val="white"/>
        </w:rPr>
      </w:pPr>
      <w:r w:rsidRPr="00903DBA">
        <w:rPr>
          <w:highlight w:val="white"/>
        </w:rPr>
        <w:t xml:space="preserve">                          BigInteger.Zero);</w:t>
      </w:r>
    </w:p>
    <w:p w14:paraId="21E09746" w14:textId="77777777" w:rsidR="00A44596" w:rsidRPr="00903DBA" w:rsidRDefault="00A44596" w:rsidP="00A44596">
      <w:pPr>
        <w:pStyle w:val="Code"/>
        <w:rPr>
          <w:highlight w:val="white"/>
        </w:rPr>
      </w:pPr>
      <w:r w:rsidRPr="00903DBA">
        <w:rPr>
          <w:highlight w:val="white"/>
        </w:rPr>
        <w:t xml:space="preserve">        }</w:t>
      </w:r>
    </w:p>
    <w:p w14:paraId="1DCAD74B" w14:textId="77777777" w:rsidR="00597838" w:rsidRPr="00903DBA" w:rsidRDefault="00597838" w:rsidP="00A44596">
      <w:pPr>
        <w:pStyle w:val="Code"/>
        <w:rPr>
          <w:highlight w:val="white"/>
        </w:rPr>
      </w:pPr>
    </w:p>
    <w:p w14:paraId="7AB7D976" w14:textId="4C135C5A" w:rsidR="00A44596" w:rsidRPr="00903DBA" w:rsidRDefault="00A44596" w:rsidP="00A44596">
      <w:pPr>
        <w:pStyle w:val="Code"/>
        <w:rPr>
          <w:highlight w:val="white"/>
        </w:rPr>
      </w:pPr>
      <w:r w:rsidRPr="00903DBA">
        <w:rPr>
          <w:highlight w:val="white"/>
        </w:rPr>
        <w:t xml:space="preserve">        AddAssemblyCode(AssemblyOperator.mov, Register.ah,</w:t>
      </w:r>
    </w:p>
    <w:p w14:paraId="7A1E73BB" w14:textId="77777777" w:rsidR="00A44596" w:rsidRPr="00903DBA" w:rsidRDefault="00A44596" w:rsidP="00A44596">
      <w:pPr>
        <w:pStyle w:val="Code"/>
        <w:rPr>
          <w:highlight w:val="white"/>
        </w:rPr>
      </w:pPr>
      <w:r w:rsidRPr="00903DBA">
        <w:rPr>
          <w:highlight w:val="white"/>
        </w:rPr>
        <w:t xml:space="preserve">                        (BigInteger) 76); // 0x4C</w:t>
      </w:r>
    </w:p>
    <w:p w14:paraId="7D4AD47A" w14:textId="77777777" w:rsidR="00A44596" w:rsidRPr="00903DBA" w:rsidRDefault="00A44596" w:rsidP="00A44596">
      <w:pPr>
        <w:pStyle w:val="Code"/>
        <w:rPr>
          <w:highlight w:val="white"/>
        </w:rPr>
      </w:pPr>
      <w:r w:rsidRPr="00903DBA">
        <w:rPr>
          <w:highlight w:val="white"/>
        </w:rPr>
        <w:t xml:space="preserve">        AddAssemblyCode(AssemblyOperator.interrupt, (BigInteger) 33); // 0x21</w:t>
      </w:r>
    </w:p>
    <w:p w14:paraId="3AC63CCA" w14:textId="77777777" w:rsidR="00A44596" w:rsidRPr="00903DBA" w:rsidRDefault="00A44596" w:rsidP="00A44596">
      <w:pPr>
        <w:pStyle w:val="Code"/>
        <w:rPr>
          <w:highlight w:val="white"/>
        </w:rPr>
      </w:pPr>
      <w:r w:rsidRPr="00903DBA">
        <w:rPr>
          <w:highlight w:val="white"/>
        </w:rPr>
        <w:t xml:space="preserve">      }</w:t>
      </w:r>
    </w:p>
    <w:p w14:paraId="6216DD95" w14:textId="77777777" w:rsidR="00A44596" w:rsidRPr="00903DBA" w:rsidRDefault="00A44596" w:rsidP="00A44596">
      <w:pPr>
        <w:pStyle w:val="Code"/>
        <w:rPr>
          <w:highlight w:val="white"/>
        </w:rPr>
      </w:pPr>
      <w:r w:rsidRPr="00903DBA">
        <w:rPr>
          <w:highlight w:val="white"/>
        </w:rPr>
        <w:t xml:space="preserve">    }</w:t>
      </w:r>
    </w:p>
    <w:p w14:paraId="4E97CA59" w14:textId="77777777" w:rsidR="003D2653" w:rsidRPr="00903DBA" w:rsidRDefault="003D2653" w:rsidP="003D2653">
      <w:pPr>
        <w:pStyle w:val="Rubrik3"/>
        <w:rPr>
          <w:highlight w:val="white"/>
        </w:rPr>
      </w:pPr>
      <w:bookmarkStart w:id="480" w:name="_Toc57656115"/>
      <w:r w:rsidRPr="00903DBA">
        <w:rPr>
          <w:highlight w:val="white"/>
        </w:rPr>
        <w:t>Initialization Code</w:t>
      </w:r>
      <w:bookmarkEnd w:id="480"/>
    </w:p>
    <w:p w14:paraId="303A93D2" w14:textId="49AFB31F" w:rsidR="003D2653" w:rsidRPr="00903DBA" w:rsidRDefault="003D2653" w:rsidP="003D2653">
      <w:pPr>
        <w:rPr>
          <w:highlight w:val="white"/>
        </w:rPr>
      </w:pPr>
      <w:r w:rsidRPr="00903DBA">
        <w:rPr>
          <w:highlight w:val="white"/>
        </w:rPr>
        <w:t>The initialization of data blocks differs between the Linux and Windows environment.</w:t>
      </w:r>
    </w:p>
    <w:p w14:paraId="2909FD7D" w14:textId="77777777" w:rsidR="000103FB" w:rsidRPr="00903DBA" w:rsidRDefault="000103FB" w:rsidP="000103FB">
      <w:pPr>
        <w:pStyle w:val="CodeHeader"/>
        <w:rPr>
          <w:highlight w:val="white"/>
        </w:rPr>
      </w:pPr>
      <w:r w:rsidRPr="00903DBA">
        <w:rPr>
          <w:highlight w:val="white"/>
        </w:rPr>
        <w:t>AssemblyCodeGenerator.cs</w:t>
      </w:r>
    </w:p>
    <w:p w14:paraId="64EACDC7" w14:textId="725C2146" w:rsidR="008E3DC4" w:rsidRPr="00903DBA" w:rsidRDefault="008E3DC4" w:rsidP="008E3DC4">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1EE52FD9" w14:textId="77777777" w:rsidR="008E3DC4" w:rsidRPr="00903DBA" w:rsidRDefault="008E3DC4" w:rsidP="008E3DC4">
      <w:pPr>
        <w:pStyle w:val="Code"/>
        <w:rPr>
          <w:highlight w:val="white"/>
        </w:rPr>
      </w:pPr>
      <w:r w:rsidRPr="00903DBA">
        <w:rPr>
          <w:highlight w:val="white"/>
        </w:rPr>
        <w:t xml:space="preserve">      List&lt;AssemblyCode&gt; assemblyCodeList = new List&lt;AssemblyCode&gt;();</w:t>
      </w:r>
    </w:p>
    <w:p w14:paraId="59696887" w14:textId="77777777" w:rsidR="008E3DC4" w:rsidRPr="00903DBA" w:rsidRDefault="008E3DC4" w:rsidP="008E3DC4">
      <w:pPr>
        <w:pStyle w:val="Code"/>
        <w:rPr>
          <w:highlight w:val="white"/>
        </w:rPr>
      </w:pPr>
      <w:r w:rsidRPr="00903DBA">
        <w:rPr>
          <w:highlight w:val="white"/>
        </w:rPr>
        <w:t xml:space="preserve">      AddAssemblyCode(assemblyCodeList, AssemblyOperator.comment,</w:t>
      </w:r>
    </w:p>
    <w:p w14:paraId="3BDBF4EF" w14:textId="77777777" w:rsidR="008E3DC4" w:rsidRPr="00903DBA" w:rsidRDefault="008E3DC4" w:rsidP="008E3DC4">
      <w:pPr>
        <w:pStyle w:val="Code"/>
        <w:rPr>
          <w:highlight w:val="white"/>
        </w:rPr>
      </w:pPr>
      <w:r w:rsidRPr="00903DBA">
        <w:rPr>
          <w:highlight w:val="white"/>
        </w:rPr>
        <w:t xml:space="preserve">                      "Initializerialize Stack Pointer");</w:t>
      </w:r>
    </w:p>
    <w:p w14:paraId="00505244" w14:textId="77777777" w:rsidR="008E3DC4" w:rsidRPr="00903DBA" w:rsidRDefault="008E3DC4" w:rsidP="008E3DC4">
      <w:pPr>
        <w:pStyle w:val="Code"/>
        <w:rPr>
          <w:highlight w:val="white"/>
        </w:rPr>
      </w:pPr>
    </w:p>
    <w:p w14:paraId="24709B39"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0EFFAD1B" w14:textId="615F7295" w:rsidR="008E3DC4" w:rsidRPr="00903DBA" w:rsidRDefault="008E3DC4" w:rsidP="008E3DC4">
      <w:pPr>
        <w:pStyle w:val="Code"/>
        <w:rPr>
          <w:highlight w:val="white"/>
        </w:rPr>
      </w:pPr>
      <w:r w:rsidRPr="00903DBA">
        <w:rPr>
          <w:highlight w:val="white"/>
        </w:rPr>
        <w:t xml:space="preserve">                      AssemblyCode.FrameRegister, Linker.</w:t>
      </w:r>
      <w:r w:rsidR="00601724" w:rsidRPr="00903DBA">
        <w:rPr>
          <w:highlight w:val="white"/>
        </w:rPr>
        <w:t>CallStackStart</w:t>
      </w:r>
      <w:r w:rsidRPr="00903DBA">
        <w:rPr>
          <w:highlight w:val="white"/>
        </w:rPr>
        <w:t>);</w:t>
      </w:r>
    </w:p>
    <w:p w14:paraId="01A0AD0B" w14:textId="77777777" w:rsidR="008E3DC4" w:rsidRPr="00903DBA" w:rsidRDefault="008E3DC4" w:rsidP="008E3DC4">
      <w:pPr>
        <w:pStyle w:val="Code"/>
        <w:rPr>
          <w:highlight w:val="white"/>
        </w:rPr>
      </w:pPr>
    </w:p>
    <w:p w14:paraId="0C1B365F" w14:textId="06FE6B8B" w:rsidR="008E3DC4" w:rsidRPr="00903DBA" w:rsidRDefault="008E3DC4" w:rsidP="008E3DC4">
      <w:pPr>
        <w:pStyle w:val="Code"/>
        <w:rPr>
          <w:highlight w:val="white"/>
        </w:rPr>
      </w:pPr>
      <w:r w:rsidRPr="00903DBA">
        <w:rPr>
          <w:highlight w:val="white"/>
        </w:rPr>
        <w:t xml:space="preserve">      if (Start.Linux) {</w:t>
      </w:r>
    </w:p>
    <w:p w14:paraId="6970750E" w14:textId="59BE724B" w:rsidR="008E3DC4" w:rsidRPr="00903DBA" w:rsidRDefault="008E3DC4" w:rsidP="008E3DC4">
      <w:pPr>
        <w:pStyle w:val="Code"/>
        <w:rPr>
          <w:highlight w:val="white"/>
        </w:rPr>
      </w:pPr>
      <w:r w:rsidRPr="00903DBA">
        <w:rPr>
          <w:highlight w:val="white"/>
        </w:rPr>
        <w:t xml:space="preserve">        // ...</w:t>
      </w:r>
    </w:p>
    <w:p w14:paraId="5706FC90" w14:textId="77777777" w:rsidR="008E3DC4" w:rsidRPr="00903DBA" w:rsidRDefault="008E3DC4" w:rsidP="008E3DC4">
      <w:pPr>
        <w:pStyle w:val="Code"/>
        <w:rPr>
          <w:highlight w:val="white"/>
        </w:rPr>
      </w:pPr>
      <w:r w:rsidRPr="00903DBA">
        <w:rPr>
          <w:highlight w:val="white"/>
        </w:rPr>
        <w:t xml:space="preserve">      }</w:t>
      </w:r>
    </w:p>
    <w:p w14:paraId="4213F6DB" w14:textId="77777777" w:rsidR="008E3DC4" w:rsidRPr="00903DBA" w:rsidRDefault="008E3DC4" w:rsidP="008E3DC4">
      <w:pPr>
        <w:pStyle w:val="Code"/>
        <w:rPr>
          <w:highlight w:val="white"/>
        </w:rPr>
      </w:pPr>
    </w:p>
    <w:p w14:paraId="12F20189" w14:textId="77777777" w:rsidR="008E3DC4" w:rsidRPr="00903DBA" w:rsidRDefault="008E3DC4" w:rsidP="008E3DC4">
      <w:pPr>
        <w:pStyle w:val="Code"/>
        <w:rPr>
          <w:highlight w:val="white"/>
        </w:rPr>
      </w:pPr>
      <w:r w:rsidRPr="00903DBA">
        <w:rPr>
          <w:highlight w:val="white"/>
        </w:rPr>
        <w:t xml:space="preserve">      if (Start.Windows) {</w:t>
      </w:r>
    </w:p>
    <w:p w14:paraId="69318D4E" w14:textId="77777777" w:rsidR="008E3DC4" w:rsidRPr="00903DBA" w:rsidRDefault="008E3DC4" w:rsidP="008E3DC4">
      <w:pPr>
        <w:pStyle w:val="Code"/>
        <w:rPr>
          <w:highlight w:val="white"/>
        </w:rPr>
      </w:pPr>
      <w:r w:rsidRPr="00903DBA">
        <w:rPr>
          <w:highlight w:val="white"/>
        </w:rPr>
        <w:t xml:space="preserve">        AddAssemblyCode(assemblyCodeList, AssemblyOperator.mov_word,</w:t>
      </w:r>
    </w:p>
    <w:p w14:paraId="2D06CD71" w14:textId="77777777" w:rsidR="008E3DC4" w:rsidRPr="00903DBA" w:rsidRDefault="008E3DC4" w:rsidP="008E3DC4">
      <w:pPr>
        <w:pStyle w:val="Code"/>
        <w:rPr>
          <w:highlight w:val="white"/>
        </w:rPr>
      </w:pPr>
      <w:r w:rsidRPr="00903DBA">
        <w:rPr>
          <w:highlight w:val="white"/>
        </w:rPr>
        <w:lastRenderedPageBreak/>
        <w:t xml:space="preserve">                        null, 65534, (BigInteger)65534);</w:t>
      </w:r>
    </w:p>
    <w:p w14:paraId="7904354C" w14:textId="77777777" w:rsidR="008E3DC4" w:rsidRPr="00903DBA" w:rsidRDefault="008E3DC4" w:rsidP="008E3DC4">
      <w:pPr>
        <w:pStyle w:val="Code"/>
        <w:rPr>
          <w:highlight w:val="white"/>
        </w:rPr>
      </w:pPr>
      <w:r w:rsidRPr="00903DBA">
        <w:rPr>
          <w:highlight w:val="white"/>
        </w:rPr>
        <w:t xml:space="preserve">        AddAssemblyCode(assemblyCodeList, AssemblyOperator.fstcw,</w:t>
      </w:r>
    </w:p>
    <w:p w14:paraId="317DAF3A" w14:textId="77777777" w:rsidR="008E3DC4" w:rsidRPr="00903DBA" w:rsidRDefault="008E3DC4" w:rsidP="008E3DC4">
      <w:pPr>
        <w:pStyle w:val="Code"/>
        <w:rPr>
          <w:highlight w:val="white"/>
        </w:rPr>
      </w:pPr>
      <w:r w:rsidRPr="00903DBA">
        <w:rPr>
          <w:highlight w:val="white"/>
        </w:rPr>
        <w:t xml:space="preserve">                        AssemblyCode.FrameRegister, 0);</w:t>
      </w:r>
    </w:p>
    <w:p w14:paraId="3DB81F69" w14:textId="77777777" w:rsidR="008E3DC4" w:rsidRPr="00903DBA" w:rsidRDefault="008E3DC4" w:rsidP="008E3DC4">
      <w:pPr>
        <w:pStyle w:val="Code"/>
        <w:rPr>
          <w:highlight w:val="white"/>
        </w:rPr>
      </w:pPr>
      <w:r w:rsidRPr="00903DBA">
        <w:rPr>
          <w:highlight w:val="white"/>
        </w:rPr>
        <w:t xml:space="preserve">        AddAssemblyCode(assemblyCodeList, AssemblyOperator.or_word,</w:t>
      </w:r>
    </w:p>
    <w:p w14:paraId="5B99C2BA" w14:textId="77777777" w:rsidR="008E3DC4" w:rsidRPr="00903DBA" w:rsidRDefault="008E3DC4" w:rsidP="008E3DC4">
      <w:pPr>
        <w:pStyle w:val="Code"/>
        <w:rPr>
          <w:highlight w:val="white"/>
        </w:rPr>
      </w:pPr>
      <w:r w:rsidRPr="00903DBA">
        <w:rPr>
          <w:highlight w:val="white"/>
        </w:rPr>
        <w:t xml:space="preserve">                        AssemblyCode.FrameRegister, 0, (BigInteger) 0x0C00);</w:t>
      </w:r>
    </w:p>
    <w:p w14:paraId="34D053A1" w14:textId="77777777" w:rsidR="008E3DC4" w:rsidRPr="00903DBA" w:rsidRDefault="008E3DC4" w:rsidP="008E3DC4">
      <w:pPr>
        <w:pStyle w:val="Code"/>
        <w:rPr>
          <w:highlight w:val="white"/>
        </w:rPr>
      </w:pPr>
      <w:r w:rsidRPr="00903DBA">
        <w:rPr>
          <w:highlight w:val="white"/>
        </w:rPr>
        <w:t xml:space="preserve">        AddAssemblyCode(assemblyCodeList, AssemblyOperator.fldcw,</w:t>
      </w:r>
    </w:p>
    <w:p w14:paraId="37251D35" w14:textId="77777777" w:rsidR="008E3DC4" w:rsidRPr="00903DBA" w:rsidRDefault="008E3DC4" w:rsidP="008E3DC4">
      <w:pPr>
        <w:pStyle w:val="Code"/>
        <w:rPr>
          <w:highlight w:val="white"/>
        </w:rPr>
      </w:pPr>
      <w:r w:rsidRPr="00903DBA">
        <w:rPr>
          <w:highlight w:val="white"/>
        </w:rPr>
        <w:t xml:space="preserve">                        AssemblyCode.FrameRegister, 0);</w:t>
      </w:r>
    </w:p>
    <w:p w14:paraId="25DE4C4D"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5C21FBD7" w14:textId="292C48FC" w:rsidR="008E3DC4" w:rsidRPr="00903DBA" w:rsidRDefault="008E3DC4" w:rsidP="008E3DC4">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1EC74717" w14:textId="77777777" w:rsidR="008E3DC4" w:rsidRPr="00903DBA" w:rsidRDefault="008E3DC4" w:rsidP="008E3DC4">
      <w:pPr>
        <w:pStyle w:val="Code"/>
        <w:rPr>
          <w:highlight w:val="white"/>
        </w:rPr>
      </w:pPr>
      <w:r w:rsidRPr="00903DBA">
        <w:rPr>
          <w:highlight w:val="white"/>
        </w:rPr>
        <w:t xml:space="preserve">                        TypeSize.PointerSize);</w:t>
      </w:r>
    </w:p>
    <w:p w14:paraId="5DFF0AFB" w14:textId="77777777" w:rsidR="008E3DC4" w:rsidRPr="00903DBA" w:rsidRDefault="008E3DC4" w:rsidP="008E3DC4">
      <w:pPr>
        <w:pStyle w:val="Code"/>
        <w:rPr>
          <w:highlight w:val="white"/>
        </w:rPr>
      </w:pPr>
    </w:p>
    <w:p w14:paraId="1C551FEB" w14:textId="77777777" w:rsidR="008E3DC4" w:rsidRPr="00903DBA" w:rsidRDefault="008E3DC4" w:rsidP="008E3DC4">
      <w:pPr>
        <w:pStyle w:val="Code"/>
        <w:rPr>
          <w:highlight w:val="white"/>
        </w:rPr>
      </w:pPr>
      <w:r w:rsidRPr="00903DBA">
        <w:rPr>
          <w:highlight w:val="white"/>
        </w:rPr>
        <w:t xml:space="preserve">        List&lt;byte&gt; byteList = new List&lt;byte&gt;();</w:t>
      </w:r>
    </w:p>
    <w:p w14:paraId="08B640F5" w14:textId="77777777" w:rsidR="008E3DC4" w:rsidRPr="00903DBA" w:rsidRDefault="008E3DC4" w:rsidP="008E3DC4">
      <w:pPr>
        <w:pStyle w:val="Code"/>
        <w:rPr>
          <w:highlight w:val="white"/>
        </w:rPr>
      </w:pPr>
      <w:r w:rsidRPr="00903DBA">
        <w:rPr>
          <w:highlight w:val="white"/>
        </w:rPr>
        <w:t xml:space="preserve">        IDictionary&lt;int, string&gt; accessMap = new Dictionary&lt;int, string&gt;();</w:t>
      </w:r>
    </w:p>
    <w:p w14:paraId="52E6AE86" w14:textId="77777777" w:rsidR="008E3DC4" w:rsidRPr="00903DBA" w:rsidRDefault="008E3DC4" w:rsidP="008E3DC4">
      <w:pPr>
        <w:pStyle w:val="Code"/>
        <w:rPr>
          <w:highlight w:val="white"/>
        </w:rPr>
      </w:pPr>
      <w:r w:rsidRPr="00903DBA">
        <w:rPr>
          <w:highlight w:val="white"/>
        </w:rPr>
        <w:t xml:space="preserve">        IDictionary&lt;int, string&gt; callMap = new Dictionary&lt;int, string&gt;();</w:t>
      </w:r>
    </w:p>
    <w:p w14:paraId="76C23B5E" w14:textId="77777777" w:rsidR="008E3DC4" w:rsidRPr="00903DBA" w:rsidRDefault="008E3DC4" w:rsidP="008E3DC4">
      <w:pPr>
        <w:pStyle w:val="Code"/>
        <w:rPr>
          <w:highlight w:val="white"/>
        </w:rPr>
      </w:pPr>
      <w:r w:rsidRPr="00903DBA">
        <w:rPr>
          <w:highlight w:val="white"/>
        </w:rPr>
        <w:t xml:space="preserve">        ISet&lt;int&gt; returnSet = new HashSet&lt;int&gt;();</w:t>
      </w:r>
    </w:p>
    <w:p w14:paraId="146C8C8C" w14:textId="77777777" w:rsidR="008E3DC4" w:rsidRPr="00903DBA" w:rsidRDefault="008E3DC4" w:rsidP="008E3DC4">
      <w:pPr>
        <w:pStyle w:val="Code"/>
        <w:rPr>
          <w:highlight w:val="white"/>
        </w:rPr>
      </w:pPr>
      <w:r w:rsidRPr="00903DBA">
        <w:rPr>
          <w:highlight w:val="white"/>
        </w:rPr>
        <w:t xml:space="preserve">        AssemblyCodeGenerator.GenerateTargetWindows(assemblyCodeList,</w:t>
      </w:r>
    </w:p>
    <w:p w14:paraId="23589307" w14:textId="77777777" w:rsidR="008E3DC4" w:rsidRPr="00903DBA" w:rsidRDefault="008E3DC4" w:rsidP="008E3DC4">
      <w:pPr>
        <w:pStyle w:val="Code"/>
        <w:rPr>
          <w:highlight w:val="white"/>
        </w:rPr>
      </w:pPr>
      <w:r w:rsidRPr="00903DBA">
        <w:rPr>
          <w:highlight w:val="white"/>
        </w:rPr>
        <w:t xml:space="preserve">                              byteList, accessMap, callMap, returnSet);</w:t>
      </w:r>
    </w:p>
    <w:p w14:paraId="180D47EA" w14:textId="77777777" w:rsidR="008E3DC4" w:rsidRPr="00903DBA" w:rsidRDefault="008E3DC4" w:rsidP="008E3DC4">
      <w:pPr>
        <w:pStyle w:val="Code"/>
        <w:rPr>
          <w:highlight w:val="white"/>
        </w:rPr>
      </w:pPr>
      <w:r w:rsidRPr="00903DBA">
        <w:rPr>
          <w:highlight w:val="white"/>
        </w:rPr>
        <w:t xml:space="preserve">        StaticSymbol staticSymbol =</w:t>
      </w:r>
    </w:p>
    <w:p w14:paraId="508CA3B7" w14:textId="77777777" w:rsidR="008E3DC4" w:rsidRPr="00903DBA" w:rsidRDefault="008E3DC4" w:rsidP="008E3DC4">
      <w:pPr>
        <w:pStyle w:val="Code"/>
        <w:rPr>
          <w:highlight w:val="white"/>
        </w:rPr>
      </w:pPr>
      <w:r w:rsidRPr="00903DBA">
        <w:rPr>
          <w:highlight w:val="white"/>
        </w:rPr>
        <w:t xml:space="preserve">          new StaticSymbolWindows(AssemblyCodeGenerator.InitializerName,</w:t>
      </w:r>
    </w:p>
    <w:p w14:paraId="3E7176CD" w14:textId="77777777" w:rsidR="008E3DC4" w:rsidRPr="00903DBA" w:rsidRDefault="008E3DC4" w:rsidP="008E3DC4">
      <w:pPr>
        <w:pStyle w:val="Code"/>
        <w:rPr>
          <w:highlight w:val="white"/>
        </w:rPr>
      </w:pPr>
      <w:r w:rsidRPr="00903DBA">
        <w:rPr>
          <w:highlight w:val="white"/>
        </w:rPr>
        <w:t xml:space="preserve">                                  byteList, accessMap, callMap, returnSet);</w:t>
      </w:r>
    </w:p>
    <w:p w14:paraId="21E76FB7" w14:textId="6AA5F926" w:rsidR="008E3DC4" w:rsidRPr="00903DBA" w:rsidRDefault="008E3DC4" w:rsidP="008E3DC4">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46B57FC5" w14:textId="77777777" w:rsidR="008E3DC4" w:rsidRPr="00903DBA" w:rsidRDefault="008E3DC4" w:rsidP="008E3DC4">
      <w:pPr>
        <w:pStyle w:val="Code"/>
        <w:rPr>
          <w:highlight w:val="white"/>
        </w:rPr>
      </w:pPr>
      <w:r w:rsidRPr="00903DBA">
        <w:rPr>
          <w:highlight w:val="white"/>
        </w:rPr>
        <w:t xml:space="preserve">      }</w:t>
      </w:r>
    </w:p>
    <w:p w14:paraId="3BF37C90" w14:textId="77777777" w:rsidR="008E3DC4" w:rsidRPr="00903DBA" w:rsidRDefault="008E3DC4" w:rsidP="008E3DC4">
      <w:pPr>
        <w:pStyle w:val="Code"/>
        <w:rPr>
          <w:highlight w:val="white"/>
        </w:rPr>
      </w:pPr>
      <w:r w:rsidRPr="00903DBA">
        <w:rPr>
          <w:highlight w:val="white"/>
        </w:rPr>
        <w:t xml:space="preserve">    }</w:t>
      </w:r>
    </w:p>
    <w:p w14:paraId="44D2B088" w14:textId="77777777" w:rsidR="00825462" w:rsidRPr="00903DBA" w:rsidRDefault="00825462" w:rsidP="00825462">
      <w:pPr>
        <w:pStyle w:val="Rubrik3"/>
        <w:rPr>
          <w:highlight w:val="white"/>
        </w:rPr>
      </w:pPr>
      <w:bookmarkStart w:id="481" w:name="_Toc57656116"/>
      <w:r w:rsidRPr="00903DBA">
        <w:rPr>
          <w:highlight w:val="white"/>
        </w:rPr>
        <w:t>Command Line Arguments</w:t>
      </w:r>
      <w:bookmarkEnd w:id="481"/>
    </w:p>
    <w:p w14:paraId="61CB3429" w14:textId="41BC09D2" w:rsidR="00825462" w:rsidRPr="00903DBA" w:rsidRDefault="00825462" w:rsidP="00825462">
      <w:pPr>
        <w:rPr>
          <w:highlight w:val="white"/>
        </w:rPr>
      </w:pPr>
      <w:r w:rsidRPr="00903DBA">
        <w:rPr>
          <w:highlight w:val="white"/>
        </w:rPr>
        <w:t xml:space="preserve">The code for obtaining the command line arguments differs between the Linux </w:t>
      </w:r>
      <w:r w:rsidR="00BF0A63" w:rsidRPr="00903DBA">
        <w:rPr>
          <w:highlight w:val="white"/>
        </w:rPr>
        <w:t xml:space="preserve">code in </w:t>
      </w:r>
      <w:r w:rsidR="006818B4" w:rsidRPr="00903DBA">
        <w:rPr>
          <w:highlight w:val="white"/>
        </w:rPr>
        <w:t>Chapter</w:t>
      </w:r>
      <w:r w:rsidR="00BF0A63" w:rsidRPr="00903DBA">
        <w:rPr>
          <w:highlight w:val="white"/>
        </w:rPr>
        <w:t xml:space="preserve"> XXX. </w:t>
      </w:r>
      <w:r w:rsidR="00096772" w:rsidRPr="00903DBA">
        <w:rPr>
          <w:highlight w:val="white"/>
        </w:rPr>
        <w:t>The main difference is the arguments (excluding the file name) is stored at address 129,</w:t>
      </w:r>
      <w:r w:rsidR="001C722C" w:rsidRPr="00903DBA">
        <w:rPr>
          <w:highlight w:val="white"/>
        </w:rPr>
        <w:t xml:space="preserve"> each word may begin with one or several spaces,</w:t>
      </w:r>
      <w:r w:rsidR="00096772" w:rsidRPr="00903DBA">
        <w:rPr>
          <w:highlight w:val="white"/>
        </w:rPr>
        <w:t xml:space="preserve"> and that the list is finished by </w:t>
      </w:r>
      <w:r w:rsidR="00235D86" w:rsidRPr="00903DBA">
        <w:rPr>
          <w:highlight w:val="white"/>
        </w:rPr>
        <w:t xml:space="preserve">a return </w:t>
      </w:r>
      <w:r w:rsidR="00096772" w:rsidRPr="00903DBA">
        <w:rPr>
          <w:highlight w:val="white"/>
        </w:rPr>
        <w:t xml:space="preserve">character. The file name is unfortunately not stored, why we </w:t>
      </w:r>
      <w:r w:rsidR="009B53D4" w:rsidRPr="00903DBA">
        <w:rPr>
          <w:highlight w:val="white"/>
        </w:rPr>
        <w:t xml:space="preserve">instead </w:t>
      </w:r>
      <w:r w:rsidR="00096772" w:rsidRPr="00903DBA">
        <w:rPr>
          <w:highlight w:val="white"/>
        </w:rPr>
        <w:t>let the linker stored the name of the final executable file</w:t>
      </w:r>
      <w:r w:rsidR="004B3D19" w:rsidRPr="00903DBA">
        <w:rPr>
          <w:highlight w:val="white"/>
        </w:rPr>
        <w:t xml:space="preserve"> with the </w:t>
      </w:r>
      <w:r w:rsidR="004B3D19" w:rsidRPr="00903DBA">
        <w:rPr>
          <w:rStyle w:val="KeyWord0"/>
          <w:highlight w:val="white"/>
        </w:rPr>
        <w:t>$Path</w:t>
      </w:r>
      <w:r w:rsidR="004B3D19" w:rsidRPr="00903DBA">
        <w:rPr>
          <w:highlight w:val="white"/>
        </w:rPr>
        <w:t xml:space="preserve"> name</w:t>
      </w:r>
    </w:p>
    <w:p w14:paraId="5D468E0C" w14:textId="66B590F5" w:rsidR="00605AE9" w:rsidRPr="00903DBA" w:rsidRDefault="00605AE9" w:rsidP="00825462">
      <w:pPr>
        <w:rPr>
          <w:highlight w:val="white"/>
        </w:rPr>
      </w:pPr>
      <w:r w:rsidRPr="00903DBA">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BB4D00" w:rsidRPr="00DF14A9" w:rsidRDefault="00BB4D00"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BB4D00" w:rsidRPr="00490BCB" w:rsidRDefault="00BB4D00"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BB4D00" w:rsidRPr="00490BCB" w:rsidRDefault="00BB4D00"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BB4D00" w:rsidRPr="00490BCB" w:rsidRDefault="00BB4D00"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BB4D00" w:rsidRPr="00490BCB" w:rsidRDefault="00BB4D00"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BB4D00" w:rsidRPr="00090144" w:rsidRDefault="00BB4D00"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BB4D00" w:rsidRPr="00090144" w:rsidRDefault="00BB4D00" w:rsidP="00605AE9">
                              <w:pPr>
                                <w:spacing w:before="0" w:after="0" w:line="240" w:lineRule="auto"/>
                                <w:rPr>
                                  <w:rFonts w:eastAsia="Calibri"/>
                                  <w:color w:val="000000"/>
                                </w:rPr>
                              </w:pPr>
                              <w:r w:rsidRPr="00090144">
                                <w:rPr>
                                  <w:rFonts w:eastAsia="Calibri"/>
                                  <w:color w:val="000000"/>
                                </w:rPr>
                                <w:t>Frame pointer of</w:t>
                              </w:r>
                            </w:p>
                            <w:p w14:paraId="68E90914" w14:textId="77777777" w:rsidR="00BB4D00" w:rsidRPr="00090144" w:rsidRDefault="00BB4D00"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BB4D00" w:rsidRPr="00090144" w:rsidRDefault="00BB4D00"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BB4D00" w:rsidRPr="00090144" w:rsidRDefault="00BB4D00"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BB4D00" w:rsidRPr="00090144" w:rsidRDefault="00BB4D00"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BB4D00" w:rsidRPr="00090144" w:rsidRDefault="00BB4D00"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BB4D00" w:rsidRDefault="00BB4D00"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BB4D00" w:rsidRDefault="00BB4D00"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BB4D00" w:rsidRDefault="00BB4D00"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BB4D00" w:rsidRDefault="00BB4D00"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BB4D00" w:rsidRDefault="00BB4D00"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BB4D00" w:rsidRDefault="00BB4D00"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BB4D00" w:rsidRPr="00582B75" w:rsidRDefault="00BB4D00"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BB4D00" w:rsidRPr="00490BCB" w:rsidRDefault="00BB4D00"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BB4D00" w:rsidRPr="00490BCB" w:rsidRDefault="00BB4D00"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BB4D00" w:rsidRDefault="00BB4D00"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BB4D00" w:rsidRPr="00E55D4A" w:rsidRDefault="00BB4D00"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BB4D00" w:rsidRDefault="00BB4D00"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BB4D00" w:rsidRDefault="00BB4D00"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BB4D00" w:rsidRDefault="00BB4D00"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BB4D00" w:rsidRDefault="00BB4D00"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BB4D00" w:rsidRDefault="00BB4D00"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BB4D00" w:rsidRDefault="00BB4D00"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BB4D00" w:rsidRDefault="00BB4D00"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BB4D00" w:rsidRDefault="00BB4D00"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BB4D00" w:rsidRDefault="00BB4D00"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BB4D00" w:rsidRDefault="00BB4D00"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BB4D00" w:rsidRDefault="00BB4D00"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BB4D00" w:rsidRDefault="00BB4D00"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BB4D00" w:rsidRDefault="00BB4D00"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BB4D00" w:rsidRDefault="00BB4D00"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BB4D00" w:rsidRDefault="00BB4D00" w:rsidP="00496983">
                              <w:pPr>
                                <w:spacing w:before="0" w:line="257" w:lineRule="auto"/>
                                <w:jc w:val="center"/>
                                <w:rPr>
                                  <w:sz w:val="24"/>
                                  <w:szCs w:val="24"/>
                                </w:rPr>
                              </w:pPr>
                              <w:r>
                                <w:rPr>
                                  <w:rFonts w:eastAsia="Calibri"/>
                                  <w:color w:val="000000"/>
                                  <w:sz w:val="16"/>
                                  <w:szCs w:val="16"/>
                                </w:rPr>
                                <w:t>129</w:t>
                              </w:r>
                            </w:p>
                            <w:p w14:paraId="3E4A06D3" w14:textId="77777777" w:rsidR="00BB4D00" w:rsidRDefault="00BB4D00"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BB4D00" w:rsidRDefault="00BB4D00"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BB4D00" w:rsidRDefault="00BB4D00"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BB4D00" w:rsidRDefault="00BB4D00"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BB4D00" w:rsidRDefault="00BB4D00" w:rsidP="006A7496">
                              <w:pPr>
                                <w:spacing w:before="100" w:line="257" w:lineRule="auto"/>
                                <w:jc w:val="left"/>
                                <w:rPr>
                                  <w:sz w:val="24"/>
                                  <w:szCs w:val="24"/>
                                </w:rPr>
                              </w:pPr>
                              <w:r>
                                <w:rPr>
                                  <w:rFonts w:eastAsia="Calibri"/>
                                  <w:color w:val="000000"/>
                                  <w:sz w:val="16"/>
                                  <w:szCs w:val="16"/>
                                </w:rPr>
                                <w:t>Before</w:t>
                              </w:r>
                            </w:p>
                            <w:p w14:paraId="6B197F32" w14:textId="77777777" w:rsidR="00BB4D00" w:rsidRDefault="00BB4D00"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BB4D00" w:rsidRDefault="00BB4D00" w:rsidP="006A7496">
                              <w:pPr>
                                <w:spacing w:before="100" w:line="256" w:lineRule="auto"/>
                                <w:rPr>
                                  <w:sz w:val="24"/>
                                  <w:szCs w:val="24"/>
                                </w:rPr>
                              </w:pPr>
                              <w:r>
                                <w:rPr>
                                  <w:rFonts w:eastAsia="Calibri"/>
                                  <w:color w:val="000000"/>
                                  <w:sz w:val="16"/>
                                  <w:szCs w:val="16"/>
                                </w:rPr>
                                <w:t>After</w:t>
                              </w:r>
                            </w:p>
                            <w:p w14:paraId="7E3E04C8" w14:textId="77777777" w:rsidR="00BB4D00" w:rsidRDefault="00BB4D00"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BB4D00" w:rsidRPr="00DF14A9" w:rsidRDefault="00BB4D00"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BB4D00" w:rsidRPr="00490BCB" w:rsidRDefault="00BB4D00"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BB4D00" w:rsidRPr="00490BCB" w:rsidRDefault="00BB4D00"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BB4D00" w:rsidRPr="00490BCB" w:rsidRDefault="00BB4D00"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BB4D00" w:rsidRPr="00490BCB" w:rsidRDefault="00BB4D00"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BB4D00" w:rsidRPr="00490BCB" w:rsidRDefault="00BB4D00"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BB4D00" w:rsidRPr="00090144" w:rsidRDefault="00BB4D00"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BB4D00" w:rsidRPr="00090144" w:rsidRDefault="00BB4D00" w:rsidP="00605AE9">
                        <w:pPr>
                          <w:spacing w:before="0" w:after="0" w:line="240" w:lineRule="auto"/>
                          <w:rPr>
                            <w:rFonts w:eastAsia="Calibri"/>
                            <w:color w:val="000000"/>
                          </w:rPr>
                        </w:pPr>
                        <w:r w:rsidRPr="00090144">
                          <w:rPr>
                            <w:rFonts w:eastAsia="Calibri"/>
                            <w:color w:val="000000"/>
                          </w:rPr>
                          <w:t>Frame pointer of</w:t>
                        </w:r>
                      </w:p>
                      <w:p w14:paraId="68E90914" w14:textId="77777777" w:rsidR="00BB4D00" w:rsidRPr="00090144" w:rsidRDefault="00BB4D00"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BB4D00" w:rsidRPr="00090144" w:rsidRDefault="00BB4D00"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BB4D00" w:rsidRPr="00090144" w:rsidRDefault="00BB4D00"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BB4D00" w:rsidRPr="00090144" w:rsidRDefault="00BB4D00"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BB4D00" w:rsidRPr="00090144" w:rsidRDefault="00BB4D00"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BB4D00" w:rsidRDefault="00BB4D00"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BB4D00" w:rsidRDefault="00BB4D00"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BB4D00" w:rsidRDefault="00BB4D00"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BB4D00" w:rsidRDefault="00BB4D00"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BB4D00" w:rsidRDefault="00BB4D00"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BB4D00" w:rsidRDefault="00BB4D00"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BB4D00" w:rsidRPr="00582B75" w:rsidRDefault="00BB4D00"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BB4D00" w:rsidRPr="00490BCB" w:rsidRDefault="00BB4D00"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BB4D00" w:rsidRPr="00490BCB" w:rsidRDefault="00BB4D00"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BB4D00" w:rsidRDefault="00BB4D00"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BB4D00" w:rsidRPr="00E55D4A" w:rsidRDefault="00BB4D00"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BB4D00" w:rsidRDefault="00BB4D00"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BB4D00" w:rsidRDefault="00BB4D00"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BB4D00" w:rsidRDefault="00BB4D00"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BB4D00" w:rsidRDefault="00BB4D00"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BB4D00" w:rsidRDefault="00BB4D00"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BB4D00" w:rsidRDefault="00BB4D00"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BB4D00" w:rsidRDefault="00BB4D00"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BB4D00" w:rsidRDefault="00BB4D00"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BB4D00" w:rsidRDefault="00BB4D00"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BB4D00" w:rsidRDefault="00BB4D00"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BB4D00" w:rsidRDefault="00BB4D00"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BB4D00" w:rsidRDefault="00BB4D00"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BB4D00" w:rsidRDefault="00BB4D00"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BB4D00" w:rsidRDefault="00BB4D00"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BB4D00" w:rsidRDefault="00BB4D00" w:rsidP="00496983">
                        <w:pPr>
                          <w:spacing w:before="0" w:line="257" w:lineRule="auto"/>
                          <w:jc w:val="center"/>
                          <w:rPr>
                            <w:sz w:val="24"/>
                            <w:szCs w:val="24"/>
                          </w:rPr>
                        </w:pPr>
                        <w:r>
                          <w:rPr>
                            <w:rFonts w:eastAsia="Calibri"/>
                            <w:color w:val="000000"/>
                            <w:sz w:val="16"/>
                            <w:szCs w:val="16"/>
                          </w:rPr>
                          <w:t>129</w:t>
                        </w:r>
                      </w:p>
                      <w:p w14:paraId="3E4A06D3" w14:textId="77777777" w:rsidR="00BB4D00" w:rsidRDefault="00BB4D00"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BB4D00" w:rsidRDefault="00BB4D00"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BB4D00" w:rsidRDefault="00BB4D00"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BB4D00" w:rsidRDefault="00BB4D00"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BB4D00" w:rsidRDefault="00BB4D00" w:rsidP="006A7496">
                        <w:pPr>
                          <w:spacing w:before="100" w:line="257" w:lineRule="auto"/>
                          <w:jc w:val="left"/>
                          <w:rPr>
                            <w:sz w:val="24"/>
                            <w:szCs w:val="24"/>
                          </w:rPr>
                        </w:pPr>
                        <w:r>
                          <w:rPr>
                            <w:rFonts w:eastAsia="Calibri"/>
                            <w:color w:val="000000"/>
                            <w:sz w:val="16"/>
                            <w:szCs w:val="16"/>
                          </w:rPr>
                          <w:t>Before</w:t>
                        </w:r>
                      </w:p>
                      <w:p w14:paraId="6B197F32" w14:textId="77777777" w:rsidR="00BB4D00" w:rsidRDefault="00BB4D00"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BB4D00" w:rsidRDefault="00BB4D00" w:rsidP="006A7496">
                        <w:pPr>
                          <w:spacing w:before="100" w:line="256" w:lineRule="auto"/>
                          <w:rPr>
                            <w:sz w:val="24"/>
                            <w:szCs w:val="24"/>
                          </w:rPr>
                        </w:pPr>
                        <w:r>
                          <w:rPr>
                            <w:rFonts w:eastAsia="Calibri"/>
                            <w:color w:val="000000"/>
                            <w:sz w:val="16"/>
                            <w:szCs w:val="16"/>
                          </w:rPr>
                          <w:t>After</w:t>
                        </w:r>
                      </w:p>
                      <w:p w14:paraId="7E3E04C8" w14:textId="77777777" w:rsidR="00BB4D00" w:rsidRDefault="00BB4D00"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903DBA" w:rsidRDefault="000F0E26" w:rsidP="009F406A">
      <w:pPr>
        <w:pStyle w:val="Code"/>
        <w:rPr>
          <w:highlight w:val="white"/>
        </w:rPr>
      </w:pPr>
    </w:p>
    <w:p w14:paraId="1038DBA0" w14:textId="77777777" w:rsidR="000F0E26" w:rsidRPr="00903DBA" w:rsidRDefault="000F0E26" w:rsidP="009F406A">
      <w:pPr>
        <w:pStyle w:val="Code"/>
        <w:rPr>
          <w:highlight w:val="white"/>
        </w:rPr>
      </w:pPr>
    </w:p>
    <w:p w14:paraId="058BA535" w14:textId="77777777" w:rsidR="000F0E26" w:rsidRPr="00903DBA" w:rsidRDefault="000F0E26" w:rsidP="009F406A">
      <w:pPr>
        <w:pStyle w:val="Code"/>
        <w:rPr>
          <w:highlight w:val="white"/>
        </w:rPr>
      </w:pPr>
    </w:p>
    <w:p w14:paraId="0E9E8DD1" w14:textId="77777777" w:rsidR="000F0E26" w:rsidRPr="00903DBA" w:rsidRDefault="000F0E26" w:rsidP="009F406A">
      <w:pPr>
        <w:pStyle w:val="Code"/>
        <w:rPr>
          <w:highlight w:val="white"/>
        </w:rPr>
      </w:pPr>
    </w:p>
    <w:p w14:paraId="41E8DF00" w14:textId="77777777" w:rsidR="000F0E26" w:rsidRPr="00903DBA" w:rsidRDefault="000F0E26" w:rsidP="009F406A">
      <w:pPr>
        <w:pStyle w:val="Code"/>
        <w:rPr>
          <w:highlight w:val="white"/>
        </w:rPr>
      </w:pPr>
    </w:p>
    <w:p w14:paraId="62BC0A78" w14:textId="77777777" w:rsidR="000F0E26" w:rsidRPr="00903DBA" w:rsidRDefault="000F0E26" w:rsidP="009F406A">
      <w:pPr>
        <w:pStyle w:val="Code"/>
        <w:rPr>
          <w:highlight w:val="white"/>
        </w:rPr>
      </w:pPr>
    </w:p>
    <w:p w14:paraId="58F7635B" w14:textId="77777777" w:rsidR="000F0E26" w:rsidRPr="00903DBA" w:rsidRDefault="000F0E26" w:rsidP="009F406A">
      <w:pPr>
        <w:pStyle w:val="Code"/>
        <w:rPr>
          <w:highlight w:val="white"/>
        </w:rPr>
      </w:pPr>
    </w:p>
    <w:p w14:paraId="3F617B04" w14:textId="77777777" w:rsidR="000F0E26" w:rsidRPr="00903DBA" w:rsidRDefault="000F0E26" w:rsidP="009F406A">
      <w:pPr>
        <w:pStyle w:val="Code"/>
        <w:rPr>
          <w:highlight w:val="white"/>
        </w:rPr>
      </w:pPr>
    </w:p>
    <w:p w14:paraId="70879058" w14:textId="77777777" w:rsidR="000F0E26" w:rsidRPr="00903DBA" w:rsidRDefault="000F0E26" w:rsidP="009F406A">
      <w:pPr>
        <w:pStyle w:val="Code"/>
        <w:rPr>
          <w:highlight w:val="white"/>
        </w:rPr>
      </w:pPr>
    </w:p>
    <w:p w14:paraId="340A05AB" w14:textId="77777777" w:rsidR="000F0E26" w:rsidRPr="00903DBA" w:rsidRDefault="000F0E26" w:rsidP="009F406A">
      <w:pPr>
        <w:pStyle w:val="Code"/>
        <w:rPr>
          <w:highlight w:val="white"/>
        </w:rPr>
      </w:pPr>
    </w:p>
    <w:p w14:paraId="2715DA8E" w14:textId="77777777" w:rsidR="000F0E26" w:rsidRPr="00903DBA" w:rsidRDefault="000F0E26" w:rsidP="009F406A">
      <w:pPr>
        <w:pStyle w:val="Code"/>
        <w:rPr>
          <w:highlight w:val="white"/>
        </w:rPr>
      </w:pPr>
    </w:p>
    <w:p w14:paraId="7C7B312F" w14:textId="77777777" w:rsidR="000F0E26" w:rsidRPr="00903DBA" w:rsidRDefault="000F0E26" w:rsidP="009F406A">
      <w:pPr>
        <w:pStyle w:val="Code"/>
        <w:rPr>
          <w:highlight w:val="white"/>
        </w:rPr>
      </w:pPr>
    </w:p>
    <w:p w14:paraId="29DC6E0F" w14:textId="77777777" w:rsidR="000F0E26" w:rsidRPr="00903DBA" w:rsidRDefault="000F0E26" w:rsidP="009F406A">
      <w:pPr>
        <w:pStyle w:val="Code"/>
        <w:rPr>
          <w:highlight w:val="white"/>
        </w:rPr>
      </w:pPr>
    </w:p>
    <w:p w14:paraId="58451611" w14:textId="77777777" w:rsidR="000F0E26" w:rsidRPr="00903DBA" w:rsidRDefault="000F0E26" w:rsidP="009F406A">
      <w:pPr>
        <w:pStyle w:val="Code"/>
        <w:rPr>
          <w:highlight w:val="white"/>
        </w:rPr>
      </w:pPr>
    </w:p>
    <w:p w14:paraId="72541E7A" w14:textId="77777777" w:rsidR="000F0E26" w:rsidRPr="00903DBA" w:rsidRDefault="000F0E26" w:rsidP="009F406A">
      <w:pPr>
        <w:pStyle w:val="Code"/>
        <w:rPr>
          <w:highlight w:val="white"/>
        </w:rPr>
      </w:pPr>
    </w:p>
    <w:p w14:paraId="573AC0A3" w14:textId="77777777" w:rsidR="000F0E26" w:rsidRPr="00903DBA" w:rsidRDefault="000F0E26" w:rsidP="009F406A">
      <w:pPr>
        <w:pStyle w:val="Code"/>
        <w:rPr>
          <w:highlight w:val="white"/>
        </w:rPr>
      </w:pPr>
    </w:p>
    <w:p w14:paraId="1E718556" w14:textId="0B39F574" w:rsidR="000F0E26" w:rsidRPr="00903DBA" w:rsidRDefault="00DE7E2B" w:rsidP="00DE7E2B">
      <w:pPr>
        <w:rPr>
          <w:highlight w:val="white"/>
        </w:rPr>
      </w:pPr>
      <w:r w:rsidRPr="00903DBA">
        <w:rPr>
          <w:highlight w:val="white"/>
        </w:rPr>
        <w:t xml:space="preserve">We start by </w:t>
      </w:r>
      <w:r w:rsidR="00412C0D" w:rsidRPr="00903DBA">
        <w:rPr>
          <w:highlight w:val="white"/>
        </w:rPr>
        <w:t xml:space="preserve">saving the current value of </w:t>
      </w:r>
      <w:r w:rsidR="00412C0D" w:rsidRPr="00903DBA">
        <w:rPr>
          <w:rStyle w:val="KeyWord0"/>
          <w:highlight w:val="white"/>
        </w:rPr>
        <w:t>bp</w:t>
      </w:r>
      <w:r w:rsidR="00412C0D" w:rsidRPr="00903DBA">
        <w:rPr>
          <w:highlight w:val="white"/>
        </w:rPr>
        <w:t xml:space="preserve"> in </w:t>
      </w:r>
      <w:r w:rsidR="00412C0D" w:rsidRPr="00903DBA">
        <w:rPr>
          <w:rStyle w:val="KeyWord0"/>
          <w:highlight w:val="white"/>
        </w:rPr>
        <w:t>si</w:t>
      </w:r>
      <w:r w:rsidR="00412C0D" w:rsidRPr="00903DBA">
        <w:rPr>
          <w:highlight w:val="white"/>
        </w:rPr>
        <w:t xml:space="preserve">, we will need it when we set the </w:t>
      </w:r>
      <w:r w:rsidR="00412C0D" w:rsidRPr="00903DBA">
        <w:rPr>
          <w:rStyle w:val="KeyWord0"/>
          <w:highlight w:val="white"/>
        </w:rPr>
        <w:t>main</w:t>
      </w:r>
      <w:r w:rsidR="00412C0D" w:rsidRPr="00903DBA">
        <w:rPr>
          <w:highlight w:val="white"/>
        </w:rPr>
        <w:t xml:space="preserve"> parameter list at the end. We then move to </w:t>
      </w:r>
      <w:r w:rsidR="00412C0D" w:rsidRPr="00903DBA">
        <w:rPr>
          <w:rStyle w:val="KeyWord0"/>
          <w:highlight w:val="white"/>
        </w:rPr>
        <w:t>$Path</w:t>
      </w:r>
      <w:r w:rsidR="00412C0D" w:rsidRPr="00903DBA">
        <w:rPr>
          <w:highlight w:val="white"/>
        </w:rPr>
        <w:t xml:space="preserve"> address to the current address of </w:t>
      </w:r>
      <w:r w:rsidR="00412C0D" w:rsidRPr="00903DBA">
        <w:rPr>
          <w:rStyle w:val="KeyWord0"/>
          <w:highlight w:val="white"/>
        </w:rPr>
        <w:t>bp</w:t>
      </w:r>
      <w:r w:rsidR="003C054C" w:rsidRPr="00903DBA">
        <w:rPr>
          <w:highlight w:val="white"/>
        </w:rPr>
        <w:t xml:space="preserve"> </w:t>
      </w:r>
      <w:r w:rsidR="007E505F" w:rsidRPr="00903DBA">
        <w:rPr>
          <w:highlight w:val="white"/>
        </w:rPr>
        <w:t>and increase it value by two bytes</w:t>
      </w:r>
      <w:r w:rsidR="003C054C" w:rsidRPr="00903DBA">
        <w:rPr>
          <w:highlight w:val="white"/>
        </w:rPr>
        <w:t xml:space="preserve"> (a pointer in the Windows environment is bytes long)</w:t>
      </w:r>
      <w:r w:rsidR="007E505F" w:rsidRPr="00903DBA">
        <w:rPr>
          <w:highlight w:val="white"/>
        </w:rPr>
        <w:t>. By now we have the name of the execution file stored at the beginning of the array.</w:t>
      </w:r>
    </w:p>
    <w:p w14:paraId="7C047847" w14:textId="0414F4FC" w:rsidR="009F406A" w:rsidRPr="00903DBA" w:rsidRDefault="009F406A" w:rsidP="009F406A">
      <w:pPr>
        <w:pStyle w:val="Code"/>
        <w:rPr>
          <w:highlight w:val="white"/>
        </w:rPr>
      </w:pPr>
      <w:r w:rsidRPr="00903DBA">
        <w:rPr>
          <w:highlight w:val="white"/>
        </w:rPr>
        <w:t xml:space="preserve">    mov si, bp</w:t>
      </w:r>
    </w:p>
    <w:p w14:paraId="52873148" w14:textId="1424E7CE" w:rsidR="009F406A" w:rsidRPr="00903DBA" w:rsidRDefault="009F406A" w:rsidP="009F406A">
      <w:pPr>
        <w:pStyle w:val="Code"/>
        <w:rPr>
          <w:highlight w:val="white"/>
        </w:rPr>
      </w:pPr>
      <w:r w:rsidRPr="00903DBA">
        <w:rPr>
          <w:highlight w:val="white"/>
        </w:rPr>
        <w:t xml:space="preserve">    mov word [bp], </w:t>
      </w:r>
      <w:r w:rsidR="00E40EED" w:rsidRPr="00903DBA">
        <w:rPr>
          <w:highlight w:val="white"/>
        </w:rPr>
        <w:t>$</w:t>
      </w:r>
      <w:r w:rsidR="004B3D19" w:rsidRPr="00903DBA">
        <w:rPr>
          <w:highlight w:val="white"/>
        </w:rPr>
        <w:t>P</w:t>
      </w:r>
      <w:r w:rsidRPr="00903DBA">
        <w:rPr>
          <w:highlight w:val="white"/>
        </w:rPr>
        <w:t>ath</w:t>
      </w:r>
    </w:p>
    <w:p w14:paraId="277A69CE" w14:textId="7B60A7DA" w:rsidR="009F406A" w:rsidRPr="00903DBA" w:rsidRDefault="009F406A" w:rsidP="009F406A">
      <w:pPr>
        <w:pStyle w:val="Code"/>
        <w:rPr>
          <w:highlight w:val="white"/>
        </w:rPr>
      </w:pPr>
      <w:r w:rsidRPr="00903DBA">
        <w:rPr>
          <w:highlight w:val="white"/>
        </w:rPr>
        <w:t xml:space="preserve">    add bp, 2</w:t>
      </w:r>
    </w:p>
    <w:p w14:paraId="46144743" w14:textId="35195780" w:rsidR="007E505F" w:rsidRPr="00903DBA" w:rsidRDefault="007E505F" w:rsidP="00EF4340">
      <w:pPr>
        <w:rPr>
          <w:highlight w:val="white"/>
        </w:rPr>
      </w:pPr>
      <w:r w:rsidRPr="00903DBA">
        <w:rPr>
          <w:highlight w:val="white"/>
        </w:rPr>
        <w:t xml:space="preserve">We let ax hold the number of arguments, which is one to begin with since we </w:t>
      </w:r>
      <w:r w:rsidR="00EE5D0C" w:rsidRPr="00903DBA">
        <w:rPr>
          <w:highlight w:val="white"/>
        </w:rPr>
        <w:t xml:space="preserve">have already </w:t>
      </w:r>
      <w:r w:rsidR="00EF4340" w:rsidRPr="00903DBA">
        <w:rPr>
          <w:highlight w:val="white"/>
        </w:rPr>
        <w:t>include</w:t>
      </w:r>
      <w:r w:rsidR="00EE5D0C" w:rsidRPr="00903DBA">
        <w:rPr>
          <w:highlight w:val="white"/>
        </w:rPr>
        <w:t>d</w:t>
      </w:r>
      <w:r w:rsidR="00EF4340" w:rsidRPr="00903DBA">
        <w:rPr>
          <w:highlight w:val="white"/>
        </w:rPr>
        <w:t xml:space="preserve"> the</w:t>
      </w:r>
      <w:r w:rsidR="00EE5D0C" w:rsidRPr="00903DBA">
        <w:rPr>
          <w:highlight w:val="white"/>
        </w:rPr>
        <w:t xml:space="preserve"> execution file name. We let </w:t>
      </w:r>
      <w:r w:rsidR="00EE5D0C" w:rsidRPr="00903DBA">
        <w:rPr>
          <w:rStyle w:val="KeyWord0"/>
          <w:highlight w:val="white"/>
        </w:rPr>
        <w:t>bx</w:t>
      </w:r>
      <w:r w:rsidR="00EE5D0C" w:rsidRPr="00903DBA">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sidRPr="00903DBA">
        <w:rPr>
          <w:highlight w:val="white"/>
        </w:rPr>
        <w:t xml:space="preserve">with ASCII value 13) and we jump to </w:t>
      </w:r>
      <w:r w:rsidR="009358AA" w:rsidRPr="00903DBA">
        <w:rPr>
          <w:rStyle w:val="KeyWord0"/>
          <w:highlight w:val="white"/>
        </w:rPr>
        <w:t>ListDone</w:t>
      </w:r>
      <w:r w:rsidR="009358AA" w:rsidRPr="00903DBA">
        <w:rPr>
          <w:highlight w:val="white"/>
        </w:rPr>
        <w:t>.</w:t>
      </w:r>
    </w:p>
    <w:p w14:paraId="1E39C4BA" w14:textId="0676FECC" w:rsidR="009F406A" w:rsidRPr="00903DBA" w:rsidRDefault="009F406A" w:rsidP="009F406A">
      <w:pPr>
        <w:pStyle w:val="Code"/>
        <w:rPr>
          <w:highlight w:val="white"/>
        </w:rPr>
      </w:pPr>
      <w:r w:rsidRPr="00903DBA">
        <w:rPr>
          <w:highlight w:val="white"/>
        </w:rPr>
        <w:t xml:space="preserve">    mov ax, 1</w:t>
      </w:r>
    </w:p>
    <w:p w14:paraId="293CD296" w14:textId="4BB64808" w:rsidR="009F406A" w:rsidRPr="00903DBA" w:rsidRDefault="009F406A" w:rsidP="009F406A">
      <w:pPr>
        <w:pStyle w:val="Code"/>
        <w:rPr>
          <w:highlight w:val="white"/>
        </w:rPr>
      </w:pPr>
      <w:r w:rsidRPr="00903DBA">
        <w:rPr>
          <w:highlight w:val="white"/>
        </w:rPr>
        <w:t xml:space="preserve">    mov bx, 12</w:t>
      </w:r>
      <w:r w:rsidR="001C722C" w:rsidRPr="00903DBA">
        <w:rPr>
          <w:highlight w:val="white"/>
        </w:rPr>
        <w:t>9</w:t>
      </w:r>
    </w:p>
    <w:p w14:paraId="1EC6125A" w14:textId="77777777" w:rsidR="003A5744" w:rsidRPr="00903DBA" w:rsidRDefault="003A5744" w:rsidP="003A5744">
      <w:pPr>
        <w:pStyle w:val="Code"/>
        <w:rPr>
          <w:highlight w:val="white"/>
        </w:rPr>
      </w:pPr>
      <w:r w:rsidRPr="00903DBA">
        <w:rPr>
          <w:highlight w:val="white"/>
        </w:rPr>
        <w:t xml:space="preserve">    cmp byte [bx], 13</w:t>
      </w:r>
    </w:p>
    <w:p w14:paraId="1D67951E" w14:textId="29CCD86D" w:rsidR="009F406A" w:rsidRPr="00903DBA" w:rsidRDefault="003A5744" w:rsidP="009F406A">
      <w:pPr>
        <w:pStyle w:val="Code"/>
        <w:rPr>
          <w:highlight w:val="white"/>
        </w:rPr>
      </w:pPr>
      <w:r w:rsidRPr="00903DBA">
        <w:rPr>
          <w:highlight w:val="white"/>
        </w:rPr>
        <w:t xml:space="preserve">    je ListDone</w:t>
      </w:r>
    </w:p>
    <w:p w14:paraId="2E416B81" w14:textId="0F9A1A82" w:rsidR="003A5744" w:rsidRPr="00903DBA" w:rsidRDefault="009358AA" w:rsidP="009358AA">
      <w:pPr>
        <w:rPr>
          <w:highlight w:val="white"/>
        </w:rPr>
      </w:pPr>
      <w:r w:rsidRPr="00903DBA">
        <w:rPr>
          <w:highlight w:val="white"/>
        </w:rPr>
        <w:t xml:space="preserve">If the argument list is not empty, we start by </w:t>
      </w:r>
      <w:r w:rsidR="00BE1302" w:rsidRPr="00903DBA">
        <w:rPr>
          <w:highlight w:val="white"/>
        </w:rPr>
        <w:t>iterating through the looping through the potential initial space characters.</w:t>
      </w:r>
      <w:r w:rsidR="00C37BFB" w:rsidRPr="00903DBA">
        <w:rPr>
          <w:highlight w:val="white"/>
        </w:rPr>
        <w:t xml:space="preserve"> They shall not be included in the argument word.</w:t>
      </w:r>
      <w:r w:rsidR="00FC5FFE" w:rsidRPr="00903DBA">
        <w:rPr>
          <w:highlight w:val="white"/>
        </w:rPr>
        <w:t xml:space="preserve"> </w:t>
      </w:r>
      <w:r w:rsidR="00A42E4E" w:rsidRPr="00903DBA">
        <w:rPr>
          <w:highlight w:val="white"/>
        </w:rPr>
        <w:t xml:space="preserve">We continue to increase </w:t>
      </w:r>
      <w:r w:rsidR="00A42E4E" w:rsidRPr="00903DBA">
        <w:rPr>
          <w:rStyle w:val="KeyWord0"/>
          <w:highlight w:val="white"/>
        </w:rPr>
        <w:t>bx</w:t>
      </w:r>
      <w:r w:rsidR="00A42E4E" w:rsidRPr="00903DBA">
        <w:rPr>
          <w:highlight w:val="white"/>
        </w:rPr>
        <w:t xml:space="preserve"> and jump back to </w:t>
      </w:r>
      <w:r w:rsidR="00A42E4E" w:rsidRPr="00903DBA">
        <w:rPr>
          <w:rStyle w:val="KeyWord0"/>
          <w:highlight w:val="white"/>
        </w:rPr>
        <w:t>SpaceLoop</w:t>
      </w:r>
      <w:r w:rsidR="00A42E4E" w:rsidRPr="00903DBA">
        <w:rPr>
          <w:highlight w:val="white"/>
        </w:rPr>
        <w:t xml:space="preserve"> an long as we encounter space</w:t>
      </w:r>
      <w:r w:rsidR="00E86472" w:rsidRPr="00903DBA">
        <w:rPr>
          <w:highlight w:val="white"/>
        </w:rPr>
        <w:t xml:space="preserve"> character</w:t>
      </w:r>
      <w:r w:rsidR="00A42E4E" w:rsidRPr="00903DBA">
        <w:rPr>
          <w:highlight w:val="white"/>
        </w:rPr>
        <w:t xml:space="preserve">s. </w:t>
      </w:r>
      <w:r w:rsidR="00FC5FFE" w:rsidRPr="00903DBA">
        <w:rPr>
          <w:highlight w:val="white"/>
        </w:rPr>
        <w:t>Note that we cannot encounter a return character since they only occur after the last argument word. The case without any arguments words</w:t>
      </w:r>
      <w:r w:rsidR="00AC6D12" w:rsidRPr="00903DBA">
        <w:rPr>
          <w:highlight w:val="white"/>
        </w:rPr>
        <w:t xml:space="preserve">, where the list only holds one single return character, </w:t>
      </w:r>
      <w:r w:rsidR="00FC5FFE" w:rsidRPr="00903DBA">
        <w:rPr>
          <w:highlight w:val="white"/>
        </w:rPr>
        <w:t>we have dealt with above.</w:t>
      </w:r>
    </w:p>
    <w:p w14:paraId="774D4292" w14:textId="77777777" w:rsidR="0020252C" w:rsidRPr="00903DBA" w:rsidRDefault="0020252C" w:rsidP="0020252C">
      <w:pPr>
        <w:pStyle w:val="Code"/>
        <w:rPr>
          <w:highlight w:val="white"/>
        </w:rPr>
      </w:pPr>
      <w:r w:rsidRPr="00903DBA">
        <w:rPr>
          <w:highlight w:val="white"/>
        </w:rPr>
        <w:t>SpaceLoop:</w:t>
      </w:r>
    </w:p>
    <w:p w14:paraId="16746603" w14:textId="77777777" w:rsidR="00E857B8" w:rsidRPr="00903DBA" w:rsidRDefault="00E857B8" w:rsidP="00E857B8">
      <w:pPr>
        <w:pStyle w:val="Code"/>
        <w:rPr>
          <w:highlight w:val="white"/>
        </w:rPr>
      </w:pPr>
      <w:r w:rsidRPr="00903DBA">
        <w:rPr>
          <w:highlight w:val="white"/>
        </w:rPr>
        <w:t xml:space="preserve">    cmp byte [bx], 32</w:t>
      </w:r>
    </w:p>
    <w:p w14:paraId="0A7A4727" w14:textId="75CA7DE5" w:rsidR="00E857B8" w:rsidRPr="00903DBA" w:rsidRDefault="00E857B8" w:rsidP="00E857B8">
      <w:pPr>
        <w:pStyle w:val="Code"/>
        <w:rPr>
          <w:highlight w:val="white"/>
        </w:rPr>
      </w:pPr>
      <w:r w:rsidRPr="00903DBA">
        <w:rPr>
          <w:highlight w:val="white"/>
        </w:rPr>
        <w:t xml:space="preserve">    j</w:t>
      </w:r>
      <w:r w:rsidR="00A31E74" w:rsidRPr="00903DBA">
        <w:rPr>
          <w:highlight w:val="white"/>
        </w:rPr>
        <w:t>n</w:t>
      </w:r>
      <w:r w:rsidRPr="00903DBA">
        <w:rPr>
          <w:highlight w:val="white"/>
        </w:rPr>
        <w:t>e WordStart</w:t>
      </w:r>
    </w:p>
    <w:p w14:paraId="1227EB6F" w14:textId="77777777" w:rsidR="0020252C" w:rsidRPr="00903DBA" w:rsidRDefault="0020252C" w:rsidP="0020252C">
      <w:pPr>
        <w:pStyle w:val="Code"/>
        <w:rPr>
          <w:highlight w:val="white"/>
        </w:rPr>
      </w:pPr>
      <w:r w:rsidRPr="00903DBA">
        <w:rPr>
          <w:highlight w:val="white"/>
        </w:rPr>
        <w:t xml:space="preserve">    inc bx</w:t>
      </w:r>
    </w:p>
    <w:p w14:paraId="053C234B" w14:textId="6B77ABD1" w:rsidR="0020252C" w:rsidRPr="00903DBA" w:rsidRDefault="0020252C" w:rsidP="0020252C">
      <w:pPr>
        <w:pStyle w:val="Code"/>
        <w:rPr>
          <w:highlight w:val="white"/>
        </w:rPr>
      </w:pPr>
      <w:r w:rsidRPr="00903DBA">
        <w:rPr>
          <w:highlight w:val="white"/>
        </w:rPr>
        <w:t xml:space="preserve">    </w:t>
      </w:r>
      <w:r w:rsidR="00B12981" w:rsidRPr="00903DBA">
        <w:rPr>
          <w:highlight w:val="white"/>
        </w:rPr>
        <w:t>jmp</w:t>
      </w:r>
      <w:r w:rsidRPr="00903DBA">
        <w:rPr>
          <w:highlight w:val="white"/>
        </w:rPr>
        <w:t xml:space="preserve"> SpaceLoop</w:t>
      </w:r>
    </w:p>
    <w:p w14:paraId="0D629E88" w14:textId="6A775905" w:rsidR="006732B6" w:rsidRPr="00903DBA" w:rsidRDefault="00C37BFB" w:rsidP="00C37BFB">
      <w:pPr>
        <w:rPr>
          <w:highlight w:val="white"/>
        </w:rPr>
      </w:pPr>
      <w:r w:rsidRPr="00903DBA">
        <w:rPr>
          <w:highlight w:val="white"/>
        </w:rPr>
        <w:t>When we encounter a word different from space, we have found the beg</w:t>
      </w:r>
      <w:r w:rsidR="0056696E" w:rsidRPr="00903DBA">
        <w:rPr>
          <w:highlight w:val="white"/>
        </w:rPr>
        <w:t>in</w:t>
      </w:r>
      <w:r w:rsidRPr="00903DBA">
        <w:rPr>
          <w:highlight w:val="white"/>
        </w:rPr>
        <w:t>ning a new argument word.</w:t>
      </w:r>
      <w:r w:rsidR="0056696E" w:rsidRPr="00903DBA">
        <w:rPr>
          <w:highlight w:val="white"/>
        </w:rPr>
        <w:t xml:space="preserve"> We increment </w:t>
      </w:r>
      <w:r w:rsidR="0056696E" w:rsidRPr="00903DBA">
        <w:rPr>
          <w:rStyle w:val="KeyWord0"/>
          <w:highlight w:val="white"/>
        </w:rPr>
        <w:t>ax</w:t>
      </w:r>
      <w:r w:rsidR="0056696E" w:rsidRPr="00903DBA">
        <w:rPr>
          <w:highlight w:val="white"/>
        </w:rPr>
        <w:t xml:space="preserve">, </w:t>
      </w:r>
      <w:r w:rsidR="00051BB6" w:rsidRPr="00903DBA">
        <w:rPr>
          <w:highlight w:val="white"/>
        </w:rPr>
        <w:t xml:space="preserve">holding </w:t>
      </w:r>
      <w:r w:rsidR="0056696E" w:rsidRPr="00903DBA">
        <w:rPr>
          <w:highlight w:val="white"/>
        </w:rPr>
        <w:t>the number of arguments, with one.</w:t>
      </w:r>
      <w:r w:rsidR="00B93D1D" w:rsidRPr="00903DBA">
        <w:rPr>
          <w:highlight w:val="white"/>
        </w:rPr>
        <w:t xml:space="preserve"> We also store the </w:t>
      </w:r>
      <w:r w:rsidR="00AC6D12" w:rsidRPr="00903DBA">
        <w:rPr>
          <w:highlight w:val="white"/>
        </w:rPr>
        <w:t xml:space="preserve">address of the first character in the word and the array pointed at by </w:t>
      </w:r>
      <w:r w:rsidR="00AC6D12" w:rsidRPr="00903DBA">
        <w:rPr>
          <w:rStyle w:val="KeyWord0"/>
          <w:highlight w:val="white"/>
        </w:rPr>
        <w:t>bp</w:t>
      </w:r>
      <w:r w:rsidR="00AC6D12" w:rsidRPr="00903DBA">
        <w:rPr>
          <w:highlight w:val="white"/>
        </w:rPr>
        <w:t xml:space="preserve"> and increase bp with two bytes.</w:t>
      </w:r>
    </w:p>
    <w:p w14:paraId="3F7D7C18" w14:textId="288D85E7" w:rsidR="00A31E74" w:rsidRPr="00903DBA" w:rsidRDefault="00A31E74" w:rsidP="009F406A">
      <w:pPr>
        <w:pStyle w:val="Code"/>
        <w:rPr>
          <w:highlight w:val="white"/>
        </w:rPr>
      </w:pPr>
      <w:r w:rsidRPr="00903DBA">
        <w:rPr>
          <w:highlight w:val="white"/>
        </w:rPr>
        <w:t>WordStart:</w:t>
      </w:r>
    </w:p>
    <w:p w14:paraId="4B0B6C7E" w14:textId="19CDB776" w:rsidR="007E7115" w:rsidRPr="00903DBA" w:rsidRDefault="007E7115" w:rsidP="009F406A">
      <w:pPr>
        <w:pStyle w:val="Code"/>
        <w:rPr>
          <w:highlight w:val="white"/>
        </w:rPr>
      </w:pPr>
      <w:r w:rsidRPr="00903DBA">
        <w:rPr>
          <w:highlight w:val="white"/>
        </w:rPr>
        <w:t xml:space="preserve">    inc ax</w:t>
      </w:r>
    </w:p>
    <w:p w14:paraId="5856B44D" w14:textId="45A60B6E" w:rsidR="00A31E74" w:rsidRPr="00903DBA" w:rsidRDefault="00A31E74" w:rsidP="009F406A">
      <w:pPr>
        <w:pStyle w:val="Code"/>
        <w:rPr>
          <w:highlight w:val="white"/>
        </w:rPr>
      </w:pPr>
      <w:r w:rsidRPr="00903DBA">
        <w:rPr>
          <w:highlight w:val="white"/>
        </w:rPr>
        <w:t xml:space="preserve">    </w:t>
      </w:r>
      <w:r w:rsidR="007E7115" w:rsidRPr="00903DBA">
        <w:rPr>
          <w:highlight w:val="white"/>
        </w:rPr>
        <w:t>mov word [bp], bx</w:t>
      </w:r>
    </w:p>
    <w:p w14:paraId="0E115E65" w14:textId="43C41280" w:rsidR="007E7115" w:rsidRPr="00903DBA" w:rsidRDefault="007E7115" w:rsidP="009F406A">
      <w:pPr>
        <w:pStyle w:val="Code"/>
        <w:rPr>
          <w:highlight w:val="white"/>
        </w:rPr>
      </w:pPr>
      <w:r w:rsidRPr="00903DBA">
        <w:rPr>
          <w:highlight w:val="white"/>
        </w:rPr>
        <w:t xml:space="preserve">    add b</w:t>
      </w:r>
      <w:r w:rsidR="002A645C" w:rsidRPr="00903DBA">
        <w:rPr>
          <w:highlight w:val="white"/>
        </w:rPr>
        <w:t>p</w:t>
      </w:r>
      <w:r w:rsidRPr="00903DBA">
        <w:rPr>
          <w:highlight w:val="white"/>
        </w:rPr>
        <w:t>, 2</w:t>
      </w:r>
    </w:p>
    <w:p w14:paraId="1B2CE5E8" w14:textId="6B8CBCF7" w:rsidR="007E7115" w:rsidRPr="00903DBA" w:rsidRDefault="00111AE3" w:rsidP="00111AE3">
      <w:pPr>
        <w:rPr>
          <w:highlight w:val="white"/>
        </w:rPr>
      </w:pPr>
      <w:r w:rsidRPr="00903DBA">
        <w:rPr>
          <w:highlight w:val="white"/>
        </w:rPr>
        <w:t>Then we iterate the argument word, until we encounter a space (ASCII value 32) of a return (ASCII value 13).</w:t>
      </w:r>
      <w:r w:rsidR="004F756F" w:rsidRPr="00903DBA">
        <w:rPr>
          <w:highlight w:val="white"/>
        </w:rPr>
        <w:t xml:space="preserve"> In case of a space</w:t>
      </w:r>
      <w:r w:rsidR="00E86472" w:rsidRPr="00903DBA">
        <w:rPr>
          <w:highlight w:val="white"/>
        </w:rPr>
        <w:t xml:space="preserve"> character</w:t>
      </w:r>
      <w:r w:rsidR="004F756F" w:rsidRPr="00903DBA">
        <w:rPr>
          <w:highlight w:val="white"/>
        </w:rPr>
        <w:t xml:space="preserve">, the current word is done and we jump to </w:t>
      </w:r>
      <w:r w:rsidR="004F756F" w:rsidRPr="00903DBA">
        <w:rPr>
          <w:rStyle w:val="KeyWord0"/>
          <w:highlight w:val="white"/>
        </w:rPr>
        <w:t>WordDone</w:t>
      </w:r>
      <w:r w:rsidR="004F756F" w:rsidRPr="00903DBA">
        <w:rPr>
          <w:highlight w:val="white"/>
        </w:rPr>
        <w:t xml:space="preserve"> to address the next word. In case of a return</w:t>
      </w:r>
      <w:r w:rsidR="00E86472" w:rsidRPr="00903DBA">
        <w:rPr>
          <w:highlight w:val="white"/>
        </w:rPr>
        <w:t xml:space="preserve"> character</w:t>
      </w:r>
      <w:r w:rsidR="004F756F" w:rsidRPr="00903DBA">
        <w:rPr>
          <w:highlight w:val="white"/>
        </w:rPr>
        <w:t xml:space="preserve">, the list </w:t>
      </w:r>
      <w:r w:rsidR="001B15BC" w:rsidRPr="00903DBA">
        <w:rPr>
          <w:highlight w:val="white"/>
        </w:rPr>
        <w:t xml:space="preserve">is done and we jump to </w:t>
      </w:r>
      <w:r w:rsidR="001B15BC" w:rsidRPr="00903DBA">
        <w:rPr>
          <w:rStyle w:val="KeyWord0"/>
          <w:highlight w:val="white"/>
        </w:rPr>
        <w:t>ListDone</w:t>
      </w:r>
      <w:r w:rsidR="001B15BC" w:rsidRPr="00903DBA">
        <w:rPr>
          <w:highlight w:val="white"/>
        </w:rPr>
        <w:t xml:space="preserve">. If none of those cases apply, we increase </w:t>
      </w:r>
      <w:r w:rsidR="001B15BC" w:rsidRPr="00903DBA">
        <w:rPr>
          <w:rStyle w:val="KeyWord0"/>
          <w:highlight w:val="white"/>
        </w:rPr>
        <w:t>bx</w:t>
      </w:r>
      <w:r w:rsidR="001B15BC" w:rsidRPr="00903DBA">
        <w:rPr>
          <w:highlight w:val="white"/>
        </w:rPr>
        <w:t xml:space="preserve"> and jump back to </w:t>
      </w:r>
      <w:r w:rsidR="001B15BC" w:rsidRPr="00903DBA">
        <w:rPr>
          <w:rStyle w:val="KeyWord0"/>
          <w:highlight w:val="white"/>
        </w:rPr>
        <w:t>WordLoop</w:t>
      </w:r>
      <w:r w:rsidR="001B15BC" w:rsidRPr="00903DBA">
        <w:rPr>
          <w:highlight w:val="white"/>
        </w:rPr>
        <w:t xml:space="preserve"> to handle the next character of the word.</w:t>
      </w:r>
    </w:p>
    <w:p w14:paraId="11C92714" w14:textId="674A9158" w:rsidR="006732B6" w:rsidRPr="00903DBA" w:rsidRDefault="006732B6" w:rsidP="009F406A">
      <w:pPr>
        <w:pStyle w:val="Code"/>
        <w:rPr>
          <w:highlight w:val="white"/>
        </w:rPr>
      </w:pPr>
      <w:r w:rsidRPr="00903DBA">
        <w:rPr>
          <w:highlight w:val="white"/>
        </w:rPr>
        <w:t>WordLoop:</w:t>
      </w:r>
    </w:p>
    <w:p w14:paraId="3AAABE10" w14:textId="4BFC494D" w:rsidR="009F406A" w:rsidRPr="00903DBA" w:rsidRDefault="009F406A" w:rsidP="009F406A">
      <w:pPr>
        <w:pStyle w:val="Code"/>
        <w:rPr>
          <w:highlight w:val="white"/>
        </w:rPr>
      </w:pPr>
      <w:r w:rsidRPr="00903DBA">
        <w:rPr>
          <w:highlight w:val="white"/>
        </w:rPr>
        <w:t xml:space="preserve">    cmp byte [bx], </w:t>
      </w:r>
      <w:r w:rsidR="00B452D2" w:rsidRPr="00903DBA">
        <w:rPr>
          <w:highlight w:val="white"/>
        </w:rPr>
        <w:t>32</w:t>
      </w:r>
    </w:p>
    <w:p w14:paraId="434A3252" w14:textId="015C212A" w:rsidR="009F406A" w:rsidRPr="00903DBA" w:rsidRDefault="009F406A" w:rsidP="009F406A">
      <w:pPr>
        <w:pStyle w:val="Code"/>
        <w:rPr>
          <w:highlight w:val="white"/>
        </w:rPr>
      </w:pPr>
      <w:r w:rsidRPr="00903DBA">
        <w:rPr>
          <w:highlight w:val="white"/>
        </w:rPr>
        <w:lastRenderedPageBreak/>
        <w:t xml:space="preserve">    je </w:t>
      </w:r>
      <w:r w:rsidR="005F4D5D" w:rsidRPr="00903DBA">
        <w:rPr>
          <w:highlight w:val="white"/>
        </w:rPr>
        <w:t>WordDone</w:t>
      </w:r>
    </w:p>
    <w:p w14:paraId="10794AB6" w14:textId="35061962" w:rsidR="009F406A" w:rsidRPr="00903DBA" w:rsidRDefault="009F406A" w:rsidP="009F406A">
      <w:pPr>
        <w:pStyle w:val="Code"/>
        <w:rPr>
          <w:highlight w:val="white"/>
        </w:rPr>
      </w:pPr>
      <w:r w:rsidRPr="00903DBA">
        <w:rPr>
          <w:highlight w:val="white"/>
        </w:rPr>
        <w:t xml:space="preserve">    cmp byte [bx], 13</w:t>
      </w:r>
    </w:p>
    <w:p w14:paraId="1833D035" w14:textId="2B01012C" w:rsidR="009F406A" w:rsidRPr="00903DBA" w:rsidRDefault="009F406A" w:rsidP="009F406A">
      <w:pPr>
        <w:pStyle w:val="Code"/>
        <w:rPr>
          <w:highlight w:val="white"/>
        </w:rPr>
      </w:pPr>
      <w:r w:rsidRPr="00903DBA">
        <w:rPr>
          <w:highlight w:val="white"/>
        </w:rPr>
        <w:t xml:space="preserve">    je </w:t>
      </w:r>
      <w:r w:rsidR="00F817FA" w:rsidRPr="00903DBA">
        <w:rPr>
          <w:highlight w:val="white"/>
        </w:rPr>
        <w:t>ListDone</w:t>
      </w:r>
    </w:p>
    <w:p w14:paraId="16C73B8D" w14:textId="530F4E18" w:rsidR="009F406A" w:rsidRPr="00903DBA" w:rsidRDefault="009F406A" w:rsidP="009F406A">
      <w:pPr>
        <w:pStyle w:val="Code"/>
        <w:rPr>
          <w:highlight w:val="white"/>
        </w:rPr>
      </w:pPr>
      <w:r w:rsidRPr="00903DBA">
        <w:rPr>
          <w:highlight w:val="white"/>
        </w:rPr>
        <w:t xml:space="preserve">    inc bx</w:t>
      </w:r>
    </w:p>
    <w:p w14:paraId="74444FD5" w14:textId="67B8A6BA" w:rsidR="009F406A" w:rsidRPr="00903DBA" w:rsidRDefault="009F406A" w:rsidP="009F406A">
      <w:pPr>
        <w:pStyle w:val="Code"/>
        <w:rPr>
          <w:highlight w:val="white"/>
        </w:rPr>
      </w:pPr>
      <w:r w:rsidRPr="00903DBA">
        <w:rPr>
          <w:highlight w:val="white"/>
        </w:rPr>
        <w:t xml:space="preserve">    jmp </w:t>
      </w:r>
      <w:r w:rsidR="000F0E26" w:rsidRPr="00903DBA">
        <w:rPr>
          <w:highlight w:val="white"/>
        </w:rPr>
        <w:t>WordLoop</w:t>
      </w:r>
    </w:p>
    <w:p w14:paraId="7BB7A6BF" w14:textId="4BDBB69C" w:rsidR="009F406A" w:rsidRPr="00903DBA" w:rsidRDefault="00A42E4E" w:rsidP="00A42E4E">
      <w:pPr>
        <w:rPr>
          <w:highlight w:val="white"/>
        </w:rPr>
      </w:pPr>
      <w:r w:rsidRPr="00903DBA">
        <w:rPr>
          <w:highlight w:val="white"/>
        </w:rPr>
        <w:t xml:space="preserve">When we are finish with a word, we replace its </w:t>
      </w:r>
      <w:r w:rsidR="00E86472" w:rsidRPr="00903DBA">
        <w:rPr>
          <w:highlight w:val="white"/>
        </w:rPr>
        <w:t>finishing</w:t>
      </w:r>
      <w:r w:rsidRPr="00903DBA">
        <w:rPr>
          <w:highlight w:val="white"/>
        </w:rPr>
        <w:t xml:space="preserve"> space with a zero character. </w:t>
      </w:r>
      <w:r w:rsidR="003B202A" w:rsidRPr="00903DBA">
        <w:rPr>
          <w:highlight w:val="white"/>
        </w:rPr>
        <w:t>We also i</w:t>
      </w:r>
      <w:r w:rsidR="00E86472" w:rsidRPr="00903DBA">
        <w:rPr>
          <w:highlight w:val="white"/>
        </w:rPr>
        <w:t xml:space="preserve">ncrease </w:t>
      </w:r>
      <w:r w:rsidR="00E86472" w:rsidRPr="00903DBA">
        <w:rPr>
          <w:rStyle w:val="KeyWord0"/>
          <w:highlight w:val="white"/>
        </w:rPr>
        <w:t>bx</w:t>
      </w:r>
      <w:r w:rsidR="00E86472" w:rsidRPr="00903DBA">
        <w:rPr>
          <w:highlight w:val="white"/>
        </w:rPr>
        <w:t xml:space="preserve"> to </w:t>
      </w:r>
      <w:r w:rsidR="003B202A" w:rsidRPr="00903DBA">
        <w:rPr>
          <w:highlight w:val="white"/>
        </w:rPr>
        <w:t xml:space="preserve">let it point at the character following the word, and jump back to </w:t>
      </w:r>
      <w:r w:rsidR="003B202A" w:rsidRPr="00903DBA">
        <w:rPr>
          <w:rStyle w:val="KeyWord0"/>
          <w:highlight w:val="white"/>
        </w:rPr>
        <w:t>SpaceLoop</w:t>
      </w:r>
      <w:r w:rsidR="003B202A" w:rsidRPr="00903DBA">
        <w:rPr>
          <w:highlight w:val="white"/>
        </w:rPr>
        <w:t xml:space="preserve"> to find the next word in the list.</w:t>
      </w:r>
    </w:p>
    <w:p w14:paraId="76A73647" w14:textId="78FF00E7" w:rsidR="005F4D5D" w:rsidRPr="00903DBA" w:rsidRDefault="005F4D5D" w:rsidP="009F406A">
      <w:pPr>
        <w:pStyle w:val="Code"/>
        <w:rPr>
          <w:highlight w:val="white"/>
        </w:rPr>
      </w:pPr>
      <w:r w:rsidRPr="00903DBA">
        <w:rPr>
          <w:highlight w:val="white"/>
        </w:rPr>
        <w:t>WordDone:</w:t>
      </w:r>
    </w:p>
    <w:p w14:paraId="69D298A6" w14:textId="50B46DF5" w:rsidR="00B452D2" w:rsidRPr="00903DBA" w:rsidRDefault="00B452D2" w:rsidP="009F406A">
      <w:pPr>
        <w:pStyle w:val="Code"/>
        <w:rPr>
          <w:highlight w:val="white"/>
        </w:rPr>
      </w:pPr>
      <w:r w:rsidRPr="00903DBA">
        <w:rPr>
          <w:highlight w:val="white"/>
        </w:rPr>
        <w:t xml:space="preserve">    mov</w:t>
      </w:r>
      <w:r w:rsidR="00816F23" w:rsidRPr="00903DBA">
        <w:rPr>
          <w:highlight w:val="white"/>
        </w:rPr>
        <w:t xml:space="preserve"> byte</w:t>
      </w:r>
      <w:r w:rsidRPr="00903DBA">
        <w:rPr>
          <w:highlight w:val="white"/>
        </w:rPr>
        <w:t xml:space="preserve"> [b</w:t>
      </w:r>
      <w:r w:rsidR="003476E7" w:rsidRPr="00903DBA">
        <w:rPr>
          <w:highlight w:val="white"/>
        </w:rPr>
        <w:t>x</w:t>
      </w:r>
      <w:r w:rsidRPr="00903DBA">
        <w:rPr>
          <w:highlight w:val="white"/>
        </w:rPr>
        <w:t>], 0</w:t>
      </w:r>
    </w:p>
    <w:p w14:paraId="3121D585" w14:textId="34EB298B" w:rsidR="005F4D5D" w:rsidRPr="00903DBA" w:rsidRDefault="005F4D5D" w:rsidP="009F406A">
      <w:pPr>
        <w:pStyle w:val="Code"/>
        <w:rPr>
          <w:highlight w:val="white"/>
        </w:rPr>
      </w:pPr>
      <w:r w:rsidRPr="00903DBA">
        <w:rPr>
          <w:highlight w:val="white"/>
        </w:rPr>
        <w:t xml:space="preserve">    inc bx</w:t>
      </w:r>
    </w:p>
    <w:p w14:paraId="0B651394" w14:textId="4A465ABD" w:rsidR="005F4D5D" w:rsidRPr="00903DBA" w:rsidRDefault="005F4D5D" w:rsidP="009F406A">
      <w:pPr>
        <w:pStyle w:val="Code"/>
        <w:rPr>
          <w:highlight w:val="white"/>
        </w:rPr>
      </w:pPr>
      <w:r w:rsidRPr="00903DBA">
        <w:rPr>
          <w:highlight w:val="white"/>
        </w:rPr>
        <w:t xml:space="preserve">    jmp SpaceLoop</w:t>
      </w:r>
    </w:p>
    <w:p w14:paraId="10E23E8F" w14:textId="776D87AE" w:rsidR="005F4D5D" w:rsidRPr="00903DBA" w:rsidRDefault="00AB5864" w:rsidP="00AB5864">
      <w:pPr>
        <w:rPr>
          <w:highlight w:val="white"/>
        </w:rPr>
      </w:pPr>
      <w:r w:rsidRPr="00903DBA">
        <w:rPr>
          <w:highlight w:val="white"/>
        </w:rPr>
        <w:t>When we have iterated through the whole list, there are som finishing up to do.</w:t>
      </w:r>
      <w:r w:rsidR="005D1364" w:rsidRPr="00903DBA">
        <w:rPr>
          <w:highlight w:val="white"/>
        </w:rPr>
        <w:t xml:space="preserve"> Just as when we encountered a space character at the end of a word, we need to change the last character to a zero character also when we encounter a return character. We also add a zero to the array</w:t>
      </w:r>
      <w:r w:rsidR="00C3735D" w:rsidRPr="00903DBA">
        <w:rPr>
          <w:highlight w:val="white"/>
        </w:rPr>
        <w:t xml:space="preserve">, </w:t>
      </w:r>
      <w:r w:rsidR="005D1364" w:rsidRPr="00903DBA">
        <w:rPr>
          <w:highlight w:val="white"/>
        </w:rPr>
        <w:t xml:space="preserve">since the last entry in the argument array shall be a null pointer. Finally, we increase </w:t>
      </w:r>
      <w:r w:rsidR="005D1364" w:rsidRPr="00903DBA">
        <w:rPr>
          <w:rStyle w:val="KeyWord0"/>
          <w:highlight w:val="white"/>
        </w:rPr>
        <w:t>bx</w:t>
      </w:r>
      <w:r w:rsidR="005D1364" w:rsidRPr="00903DBA">
        <w:rPr>
          <w:highlight w:val="white"/>
        </w:rPr>
        <w:t xml:space="preserve"> with two.</w:t>
      </w:r>
    </w:p>
    <w:p w14:paraId="5620E2E7" w14:textId="19D528D4" w:rsidR="00A52E66" w:rsidRPr="00903DBA" w:rsidRDefault="00A52E66" w:rsidP="00A52E66">
      <w:pPr>
        <w:pStyle w:val="Code"/>
        <w:rPr>
          <w:highlight w:val="white"/>
        </w:rPr>
      </w:pPr>
      <w:r w:rsidRPr="00903DBA">
        <w:rPr>
          <w:highlight w:val="white"/>
        </w:rPr>
        <w:t>Li</w:t>
      </w:r>
      <w:r w:rsidR="000011FF" w:rsidRPr="00903DBA">
        <w:rPr>
          <w:highlight w:val="white"/>
        </w:rPr>
        <w:t>st</w:t>
      </w:r>
      <w:r w:rsidRPr="00903DBA">
        <w:rPr>
          <w:highlight w:val="white"/>
        </w:rPr>
        <w:t>Done:</w:t>
      </w:r>
    </w:p>
    <w:p w14:paraId="46ADAC95" w14:textId="7185BA31" w:rsidR="00A52E66" w:rsidRPr="00903DBA" w:rsidRDefault="00A52E66" w:rsidP="00A52E66">
      <w:pPr>
        <w:pStyle w:val="Code"/>
        <w:rPr>
          <w:highlight w:val="white"/>
        </w:rPr>
      </w:pPr>
      <w:r w:rsidRPr="00903DBA">
        <w:rPr>
          <w:highlight w:val="white"/>
        </w:rPr>
        <w:t xml:space="preserve">    mov byte [bx], 0</w:t>
      </w:r>
    </w:p>
    <w:p w14:paraId="0FC2A2DA" w14:textId="1B6BD7DB" w:rsidR="00A52E66" w:rsidRPr="00903DBA" w:rsidRDefault="00A52E66" w:rsidP="00A52E66">
      <w:pPr>
        <w:pStyle w:val="Code"/>
        <w:rPr>
          <w:highlight w:val="white"/>
        </w:rPr>
      </w:pPr>
      <w:r w:rsidRPr="00903DBA">
        <w:rPr>
          <w:highlight w:val="white"/>
        </w:rPr>
        <w:t xml:space="preserve">    mov word [bp], 0</w:t>
      </w:r>
    </w:p>
    <w:p w14:paraId="38EE4D0D" w14:textId="20A7432B" w:rsidR="00A52E66" w:rsidRPr="00903DBA" w:rsidRDefault="00A52E66" w:rsidP="00A52E66">
      <w:pPr>
        <w:pStyle w:val="Code"/>
        <w:rPr>
          <w:highlight w:val="white"/>
        </w:rPr>
      </w:pPr>
      <w:r w:rsidRPr="00903DBA">
        <w:rPr>
          <w:highlight w:val="white"/>
        </w:rPr>
        <w:t xml:space="preserve">    add bp, 2</w:t>
      </w:r>
    </w:p>
    <w:p w14:paraId="4BC89C77" w14:textId="042BF431" w:rsidR="00C3735D" w:rsidRPr="00903DBA" w:rsidRDefault="00C3735D" w:rsidP="00C3735D">
      <w:pPr>
        <w:rPr>
          <w:highlight w:val="white"/>
        </w:rPr>
      </w:pPr>
      <w:r w:rsidRPr="00903DBA">
        <w:rPr>
          <w:highlight w:val="white"/>
        </w:rPr>
        <w:t xml:space="preserve">By now, </w:t>
      </w:r>
      <w:r w:rsidRPr="00903DBA">
        <w:rPr>
          <w:rStyle w:val="KeyWord0"/>
          <w:highlight w:val="white"/>
        </w:rPr>
        <w:t>bx</w:t>
      </w:r>
      <w:r w:rsidRPr="00903DBA">
        <w:rPr>
          <w:highlight w:val="white"/>
        </w:rPr>
        <w:t xml:space="preserve"> points at the beginning of the first activation record</w:t>
      </w:r>
      <w:r w:rsidR="00E80B96" w:rsidRPr="00903DBA">
        <w:rPr>
          <w:highlight w:val="white"/>
        </w:rPr>
        <w:t xml:space="preserve">, for the initial call to </w:t>
      </w:r>
      <w:r w:rsidR="00E80B96" w:rsidRPr="00903DBA">
        <w:rPr>
          <w:rStyle w:val="KeyWord0"/>
          <w:highlight w:val="white"/>
        </w:rPr>
        <w:t>main</w:t>
      </w:r>
      <w:r w:rsidR="00E80B96" w:rsidRPr="00903DBA">
        <w:rPr>
          <w:highlight w:val="white"/>
        </w:rPr>
        <w:t>.</w:t>
      </w:r>
      <w:r w:rsidR="0053320F" w:rsidRPr="00903DBA">
        <w:rPr>
          <w:highlight w:val="white"/>
        </w:rPr>
        <w:t xml:space="preserve"> We need to set its return address (offset zero) to zero, for the return statement to exit the execution, and the </w:t>
      </w:r>
      <w:r w:rsidR="0053320F" w:rsidRPr="00903DBA">
        <w:rPr>
          <w:rStyle w:val="KeyWord0"/>
          <w:highlight w:val="white"/>
        </w:rPr>
        <w:t>argc</w:t>
      </w:r>
      <w:r w:rsidR="0053320F" w:rsidRPr="00903DBA">
        <w:rPr>
          <w:highlight w:val="white"/>
        </w:rPr>
        <w:t xml:space="preserve"> and </w:t>
      </w:r>
      <w:r w:rsidR="0053320F" w:rsidRPr="00903DBA">
        <w:rPr>
          <w:rStyle w:val="KeyWord0"/>
          <w:highlight w:val="white"/>
        </w:rPr>
        <w:t>argv</w:t>
      </w:r>
      <w:r w:rsidR="0053320F" w:rsidRPr="00903DBA">
        <w:rPr>
          <w:highlight w:val="white"/>
        </w:rPr>
        <w:t xml:space="preserve"> parameters.</w:t>
      </w:r>
      <w:r w:rsidR="00336E39" w:rsidRPr="00903DBA">
        <w:rPr>
          <w:highlight w:val="white"/>
        </w:rPr>
        <w:t xml:space="preserve"> We mov the number of arguments (</w:t>
      </w:r>
      <w:r w:rsidR="00336E39" w:rsidRPr="00903DBA">
        <w:rPr>
          <w:rStyle w:val="KeyWord0"/>
          <w:highlight w:val="white"/>
        </w:rPr>
        <w:t>ax</w:t>
      </w:r>
      <w:r w:rsidR="00336E39" w:rsidRPr="00903DBA">
        <w:rPr>
          <w:highlight w:val="white"/>
        </w:rPr>
        <w:t xml:space="preserve">) to </w:t>
      </w:r>
      <w:r w:rsidR="00336E39" w:rsidRPr="00903DBA">
        <w:rPr>
          <w:rStyle w:val="KeyWord0"/>
          <w:highlight w:val="white"/>
        </w:rPr>
        <w:t>argc</w:t>
      </w:r>
      <w:r w:rsidR="00336E39" w:rsidRPr="00903DBA">
        <w:rPr>
          <w:highlight w:val="white"/>
        </w:rPr>
        <w:t xml:space="preserve"> (offset six), and the beginning of the argument list (</w:t>
      </w:r>
      <w:r w:rsidR="00336E39" w:rsidRPr="00903DBA">
        <w:rPr>
          <w:rStyle w:val="KeyWord0"/>
          <w:highlight w:val="white"/>
        </w:rPr>
        <w:t>si</w:t>
      </w:r>
      <w:r w:rsidR="00336E39" w:rsidRPr="00903DBA">
        <w:rPr>
          <w:highlight w:val="white"/>
        </w:rPr>
        <w:t xml:space="preserve">) to </w:t>
      </w:r>
      <w:r w:rsidR="00336E39" w:rsidRPr="00903DBA">
        <w:rPr>
          <w:rStyle w:val="KeyWord0"/>
          <w:highlight w:val="white"/>
        </w:rPr>
        <w:t>argv</w:t>
      </w:r>
      <w:r w:rsidR="00336E39" w:rsidRPr="00903DBA">
        <w:rPr>
          <w:highlight w:val="white"/>
        </w:rPr>
        <w:t xml:space="preserve"> (offset eight).</w:t>
      </w:r>
    </w:p>
    <w:p w14:paraId="1E76A631" w14:textId="63F2A5FD" w:rsidR="00F32DBC" w:rsidRPr="00903DBA" w:rsidRDefault="00F32DBC" w:rsidP="00F32DBC">
      <w:pPr>
        <w:pStyle w:val="Code"/>
        <w:rPr>
          <w:highlight w:val="white"/>
        </w:rPr>
      </w:pPr>
      <w:r w:rsidRPr="00903DBA">
        <w:rPr>
          <w:highlight w:val="white"/>
        </w:rPr>
        <w:t xml:space="preserve">    mov </w:t>
      </w:r>
      <w:r w:rsidR="0015331B" w:rsidRPr="00903DBA">
        <w:rPr>
          <w:highlight w:val="white"/>
        </w:rPr>
        <w:t xml:space="preserve">word </w:t>
      </w:r>
      <w:r w:rsidRPr="00903DBA">
        <w:rPr>
          <w:highlight w:val="white"/>
        </w:rPr>
        <w:t>[bp], 0</w:t>
      </w:r>
    </w:p>
    <w:p w14:paraId="48D26AE2" w14:textId="77777777" w:rsidR="00F32DBC" w:rsidRPr="00903DBA" w:rsidRDefault="00F32DBC" w:rsidP="00F32DBC">
      <w:pPr>
        <w:pStyle w:val="Code"/>
        <w:rPr>
          <w:highlight w:val="white"/>
        </w:rPr>
      </w:pPr>
      <w:r w:rsidRPr="00903DBA">
        <w:rPr>
          <w:highlight w:val="white"/>
        </w:rPr>
        <w:t xml:space="preserve">    mov [bp + 6], ax</w:t>
      </w:r>
    </w:p>
    <w:p w14:paraId="569D9A19" w14:textId="37DA8A2F" w:rsidR="00A52E66" w:rsidRPr="00903DBA" w:rsidRDefault="00A52E66" w:rsidP="00A52E66">
      <w:pPr>
        <w:pStyle w:val="Code"/>
        <w:rPr>
          <w:highlight w:val="white"/>
        </w:rPr>
      </w:pPr>
      <w:r w:rsidRPr="00903DBA">
        <w:rPr>
          <w:highlight w:val="white"/>
        </w:rPr>
        <w:t xml:space="preserve">    mov [bp + 8], si</w:t>
      </w:r>
    </w:p>
    <w:p w14:paraId="3AEFC702" w14:textId="177E3D3A" w:rsidR="00083509" w:rsidRPr="00903DBA" w:rsidRDefault="00083509" w:rsidP="00083509">
      <w:pPr>
        <w:rPr>
          <w:highlight w:val="white"/>
        </w:rPr>
      </w:pPr>
      <w:r w:rsidRPr="00903DBA">
        <w:rPr>
          <w:highlight w:val="white"/>
        </w:rPr>
        <w:t>Below follows the code that generates the argument list code.</w:t>
      </w:r>
    </w:p>
    <w:p w14:paraId="7F4E70E9" w14:textId="6AD2FAE3" w:rsidR="000103FB" w:rsidRPr="00903DBA" w:rsidRDefault="000103FB" w:rsidP="000103FB">
      <w:pPr>
        <w:pStyle w:val="CodeHeader"/>
        <w:rPr>
          <w:highlight w:val="white"/>
        </w:rPr>
      </w:pPr>
      <w:r w:rsidRPr="00903DBA">
        <w:rPr>
          <w:highlight w:val="white"/>
        </w:rPr>
        <w:t>AssemblyCodeGenerator.cs</w:t>
      </w:r>
    </w:p>
    <w:p w14:paraId="4B9CF22B" w14:textId="77777777" w:rsidR="00825462" w:rsidRPr="00903DBA" w:rsidRDefault="00825462" w:rsidP="00825462">
      <w:pPr>
        <w:pStyle w:val="Code"/>
        <w:rPr>
          <w:highlight w:val="white"/>
        </w:rPr>
      </w:pPr>
      <w:r w:rsidRPr="00903DBA">
        <w:rPr>
          <w:highlight w:val="white"/>
        </w:rPr>
        <w:t xml:space="preserve">    public static void ArgumentCodeList() {</w:t>
      </w:r>
    </w:p>
    <w:p w14:paraId="5F033D53" w14:textId="77777777" w:rsidR="00825462" w:rsidRPr="00903DBA" w:rsidRDefault="00825462" w:rsidP="00825462">
      <w:pPr>
        <w:pStyle w:val="Code"/>
        <w:rPr>
          <w:highlight w:val="white"/>
        </w:rPr>
      </w:pPr>
      <w:r w:rsidRPr="00903DBA">
        <w:rPr>
          <w:highlight w:val="white"/>
        </w:rPr>
        <w:t xml:space="preserve">      List&lt;AssemblyCode&gt; assemblyCodeList = new List&lt;AssemblyCode&gt;();</w:t>
      </w:r>
    </w:p>
    <w:p w14:paraId="1F853D35" w14:textId="77777777" w:rsidR="00825462" w:rsidRPr="00903DBA" w:rsidRDefault="00825462" w:rsidP="00825462">
      <w:pPr>
        <w:pStyle w:val="Code"/>
        <w:rPr>
          <w:highlight w:val="white"/>
        </w:rPr>
      </w:pPr>
    </w:p>
    <w:p w14:paraId="5E5AEE32" w14:textId="77777777" w:rsidR="00DA7B37" w:rsidRPr="00903DBA" w:rsidRDefault="00DA7B37" w:rsidP="00DA7B37">
      <w:pPr>
        <w:pStyle w:val="Code"/>
        <w:rPr>
          <w:highlight w:val="white"/>
        </w:rPr>
      </w:pPr>
      <w:r w:rsidRPr="00903DBA">
        <w:rPr>
          <w:highlight w:val="white"/>
        </w:rPr>
        <w:t xml:space="preserve">      if (Start.Linux) {</w:t>
      </w:r>
    </w:p>
    <w:p w14:paraId="6170E7B4" w14:textId="77777777" w:rsidR="00DA7B37" w:rsidRPr="00903DBA" w:rsidRDefault="00DA7B37" w:rsidP="00DA7B37">
      <w:pPr>
        <w:pStyle w:val="Code"/>
        <w:rPr>
          <w:highlight w:val="white"/>
        </w:rPr>
      </w:pPr>
      <w:r w:rsidRPr="00903DBA">
        <w:rPr>
          <w:highlight w:val="white"/>
        </w:rPr>
        <w:t xml:space="preserve">        // ...</w:t>
      </w:r>
    </w:p>
    <w:p w14:paraId="4375C1AD" w14:textId="77777777" w:rsidR="00DA7B37" w:rsidRPr="00903DBA" w:rsidRDefault="00DA7B37" w:rsidP="00DA7B37">
      <w:pPr>
        <w:pStyle w:val="Code"/>
        <w:rPr>
          <w:highlight w:val="white"/>
        </w:rPr>
      </w:pPr>
      <w:r w:rsidRPr="00903DBA">
        <w:rPr>
          <w:highlight w:val="white"/>
        </w:rPr>
        <w:t xml:space="preserve">      }</w:t>
      </w:r>
    </w:p>
    <w:p w14:paraId="25583192" w14:textId="77777777" w:rsidR="00825462" w:rsidRPr="00903DBA" w:rsidRDefault="00825462" w:rsidP="00AF5631">
      <w:pPr>
        <w:pStyle w:val="Code"/>
        <w:rPr>
          <w:highlight w:val="white"/>
        </w:rPr>
      </w:pPr>
    </w:p>
    <w:p w14:paraId="4C95F7A1" w14:textId="77777777" w:rsidR="00AF5631" w:rsidRPr="00903DBA" w:rsidRDefault="00AF5631" w:rsidP="00AF5631">
      <w:pPr>
        <w:pStyle w:val="Code"/>
        <w:rPr>
          <w:highlight w:val="white"/>
        </w:rPr>
      </w:pPr>
      <w:r w:rsidRPr="00903DBA">
        <w:rPr>
          <w:highlight w:val="white"/>
        </w:rPr>
        <w:t xml:space="preserve">      if (Start.Windows) {</w:t>
      </w:r>
    </w:p>
    <w:p w14:paraId="3049AEE2" w14:textId="3DA73819" w:rsidR="00AF5631" w:rsidRPr="00903DBA" w:rsidRDefault="00AF5631" w:rsidP="00AF5631">
      <w:pPr>
        <w:pStyle w:val="Code"/>
        <w:rPr>
          <w:highlight w:val="white"/>
        </w:rPr>
      </w:pPr>
      <w:r w:rsidRPr="00903DBA">
        <w:rPr>
          <w:highlight w:val="white"/>
        </w:rPr>
        <w:t xml:space="preserve">        /*    mov si, bp</w:t>
      </w:r>
    </w:p>
    <w:p w14:paraId="15C6F450" w14:textId="0A8A297F" w:rsidR="00AF5631" w:rsidRPr="00903DBA" w:rsidRDefault="00AF5631" w:rsidP="00AF5631">
      <w:pPr>
        <w:pStyle w:val="Code"/>
        <w:rPr>
          <w:highlight w:val="white"/>
        </w:rPr>
      </w:pPr>
      <w:r w:rsidRPr="00903DBA">
        <w:rPr>
          <w:highlight w:val="white"/>
        </w:rPr>
        <w:t xml:space="preserve">              mov word [bp], $Path</w:t>
      </w:r>
    </w:p>
    <w:p w14:paraId="0C975D3C" w14:textId="0B48E066" w:rsidR="00AF5631" w:rsidRPr="00903DBA" w:rsidRDefault="00AF5631" w:rsidP="00AF5631">
      <w:pPr>
        <w:pStyle w:val="Code"/>
        <w:rPr>
          <w:highlight w:val="white"/>
        </w:rPr>
      </w:pPr>
      <w:r w:rsidRPr="00903DBA">
        <w:rPr>
          <w:highlight w:val="white"/>
        </w:rPr>
        <w:t xml:space="preserve">              add bp, 2</w:t>
      </w:r>
    </w:p>
    <w:p w14:paraId="25E074CE" w14:textId="6420AC87" w:rsidR="00AF5631" w:rsidRPr="00903DBA" w:rsidRDefault="00AF5631" w:rsidP="00AF5631">
      <w:pPr>
        <w:pStyle w:val="Code"/>
        <w:rPr>
          <w:highlight w:val="white"/>
        </w:rPr>
      </w:pPr>
      <w:r w:rsidRPr="00903DBA">
        <w:rPr>
          <w:highlight w:val="white"/>
        </w:rPr>
        <w:t xml:space="preserve">              mov ax, 1</w:t>
      </w:r>
    </w:p>
    <w:p w14:paraId="2EEDCA8B" w14:textId="70B9B52B" w:rsidR="00AF5631" w:rsidRPr="00903DBA" w:rsidRDefault="00AF5631" w:rsidP="00AF5631">
      <w:pPr>
        <w:pStyle w:val="Code"/>
        <w:rPr>
          <w:highlight w:val="white"/>
        </w:rPr>
      </w:pPr>
      <w:r w:rsidRPr="00903DBA">
        <w:rPr>
          <w:highlight w:val="white"/>
        </w:rPr>
        <w:t xml:space="preserve">              mov bx, 129</w:t>
      </w:r>
    </w:p>
    <w:p w14:paraId="738009D0" w14:textId="76BB50B7" w:rsidR="00AF5631" w:rsidRPr="00903DBA" w:rsidRDefault="00AF5631" w:rsidP="00AF5631">
      <w:pPr>
        <w:pStyle w:val="Code"/>
        <w:rPr>
          <w:highlight w:val="white"/>
        </w:rPr>
      </w:pPr>
      <w:r w:rsidRPr="00903DBA">
        <w:rPr>
          <w:highlight w:val="white"/>
        </w:rPr>
        <w:t xml:space="preserve">              cmp byte [bx], 13</w:t>
      </w:r>
    </w:p>
    <w:p w14:paraId="1205702B" w14:textId="27E6E69A" w:rsidR="00AF5631" w:rsidRPr="00903DBA" w:rsidRDefault="00AF5631" w:rsidP="00AF5631">
      <w:pPr>
        <w:pStyle w:val="Code"/>
        <w:rPr>
          <w:highlight w:val="white"/>
        </w:rPr>
      </w:pPr>
      <w:r w:rsidRPr="00903DBA">
        <w:rPr>
          <w:highlight w:val="white"/>
        </w:rPr>
        <w:t xml:space="preserve">              je ListDone */</w:t>
      </w:r>
    </w:p>
    <w:p w14:paraId="75ACE1FB" w14:textId="77777777" w:rsidR="00AF5631" w:rsidRPr="00903DBA" w:rsidRDefault="00AF5631" w:rsidP="00AF5631">
      <w:pPr>
        <w:pStyle w:val="Code"/>
        <w:rPr>
          <w:highlight w:val="white"/>
        </w:rPr>
      </w:pPr>
    </w:p>
    <w:p w14:paraId="04665B84"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5D177D8" w14:textId="77777777" w:rsidR="00AF5631" w:rsidRPr="00903DBA" w:rsidRDefault="00AF5631" w:rsidP="00AF5631">
      <w:pPr>
        <w:pStyle w:val="Code"/>
        <w:rPr>
          <w:highlight w:val="white"/>
        </w:rPr>
      </w:pPr>
      <w:r w:rsidRPr="00903DBA">
        <w:rPr>
          <w:highlight w:val="white"/>
        </w:rPr>
        <w:t xml:space="preserve">                        Register.si, Register.bp);</w:t>
      </w:r>
    </w:p>
    <w:p w14:paraId="2FEF8FB5"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1468DE5C" w14:textId="77777777" w:rsidR="00AF5631" w:rsidRPr="00903DBA" w:rsidRDefault="00AF5631" w:rsidP="00AF5631">
      <w:pPr>
        <w:pStyle w:val="Code"/>
        <w:rPr>
          <w:highlight w:val="white"/>
        </w:rPr>
      </w:pPr>
      <w:r w:rsidRPr="00903DBA">
        <w:rPr>
          <w:highlight w:val="white"/>
        </w:rPr>
        <w:t xml:space="preserve">                        Register.bp, 0, AssemblyCodeGenerator.PathName);</w:t>
      </w:r>
    </w:p>
    <w:p w14:paraId="16272D77"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7807F0FD" w14:textId="77777777" w:rsidR="00AF5631" w:rsidRPr="00903DBA" w:rsidRDefault="00AF5631" w:rsidP="00AF5631">
      <w:pPr>
        <w:pStyle w:val="Code"/>
        <w:rPr>
          <w:highlight w:val="white"/>
        </w:rPr>
      </w:pPr>
      <w:r w:rsidRPr="00903DBA">
        <w:rPr>
          <w:highlight w:val="white"/>
        </w:rPr>
        <w:lastRenderedPageBreak/>
        <w:t xml:space="preserve">                        Register.bp, (BigInteger) 2);</w:t>
      </w:r>
    </w:p>
    <w:p w14:paraId="63B5140B"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34CEC6D5" w14:textId="77777777" w:rsidR="00AF5631" w:rsidRPr="00903DBA" w:rsidRDefault="00AF5631" w:rsidP="00AF5631">
      <w:pPr>
        <w:pStyle w:val="Code"/>
        <w:rPr>
          <w:highlight w:val="white"/>
        </w:rPr>
      </w:pPr>
      <w:r w:rsidRPr="00903DBA">
        <w:rPr>
          <w:highlight w:val="white"/>
        </w:rPr>
        <w:t xml:space="preserve">                        Register.ax, BigInteger.One);</w:t>
      </w:r>
    </w:p>
    <w:p w14:paraId="7BAEB53D"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786BD985" w14:textId="77777777" w:rsidR="00AF5631" w:rsidRPr="00903DBA" w:rsidRDefault="00AF5631" w:rsidP="00AF5631">
      <w:pPr>
        <w:pStyle w:val="Code"/>
        <w:rPr>
          <w:highlight w:val="white"/>
        </w:rPr>
      </w:pPr>
      <w:r w:rsidRPr="00903DBA">
        <w:rPr>
          <w:highlight w:val="white"/>
        </w:rPr>
        <w:t xml:space="preserve">                        Register.bx, (BigInteger) 129);</w:t>
      </w:r>
    </w:p>
    <w:p w14:paraId="5C84C6F7"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CD1D11D" w14:textId="77777777" w:rsidR="00AF5631" w:rsidRPr="00903DBA" w:rsidRDefault="00AF5631" w:rsidP="00AF5631">
      <w:pPr>
        <w:pStyle w:val="Code"/>
        <w:rPr>
          <w:highlight w:val="white"/>
        </w:rPr>
      </w:pPr>
      <w:r w:rsidRPr="00903DBA">
        <w:rPr>
          <w:highlight w:val="white"/>
        </w:rPr>
        <w:t xml:space="preserve">                        Register.bx, 0, (BigInteger) 13);</w:t>
      </w:r>
    </w:p>
    <w:p w14:paraId="4850282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4620C86A" w14:textId="77777777" w:rsidR="00AF5631" w:rsidRPr="00903DBA" w:rsidRDefault="00AF5631" w:rsidP="00AF5631">
      <w:pPr>
        <w:pStyle w:val="Code"/>
        <w:rPr>
          <w:highlight w:val="white"/>
        </w:rPr>
      </w:pPr>
      <w:r w:rsidRPr="00903DBA">
        <w:rPr>
          <w:highlight w:val="white"/>
        </w:rPr>
        <w:t xml:space="preserve">                        null, assemblyCodeList.Count + 17);</w:t>
      </w:r>
    </w:p>
    <w:p w14:paraId="72B57474" w14:textId="77777777" w:rsidR="00AF5631" w:rsidRPr="00903DBA" w:rsidRDefault="00AF5631" w:rsidP="00AF5631">
      <w:pPr>
        <w:pStyle w:val="Code"/>
        <w:rPr>
          <w:highlight w:val="white"/>
        </w:rPr>
      </w:pPr>
    </w:p>
    <w:p w14:paraId="36418033" w14:textId="77777777" w:rsidR="00AF5631" w:rsidRPr="00903DBA" w:rsidRDefault="00AF5631" w:rsidP="00AF5631">
      <w:pPr>
        <w:pStyle w:val="Code"/>
        <w:rPr>
          <w:highlight w:val="white"/>
        </w:rPr>
      </w:pPr>
      <w:r w:rsidRPr="00903DBA">
        <w:rPr>
          <w:highlight w:val="white"/>
        </w:rPr>
        <w:t xml:space="preserve">        /* SpaceLoop:</w:t>
      </w:r>
    </w:p>
    <w:p w14:paraId="09DFFA53" w14:textId="2FF7DCCA" w:rsidR="00AF5631" w:rsidRPr="00903DBA" w:rsidRDefault="00AF5631" w:rsidP="00AF5631">
      <w:pPr>
        <w:pStyle w:val="Code"/>
        <w:rPr>
          <w:highlight w:val="white"/>
        </w:rPr>
      </w:pPr>
      <w:r w:rsidRPr="00903DBA">
        <w:rPr>
          <w:highlight w:val="white"/>
        </w:rPr>
        <w:t xml:space="preserve">             cmp byte [bx], 32</w:t>
      </w:r>
    </w:p>
    <w:p w14:paraId="7092F4CD" w14:textId="2C4A30E8" w:rsidR="00AF5631" w:rsidRPr="00903DBA" w:rsidRDefault="00AF5631" w:rsidP="00AF5631">
      <w:pPr>
        <w:pStyle w:val="Code"/>
        <w:rPr>
          <w:highlight w:val="white"/>
        </w:rPr>
      </w:pPr>
      <w:r w:rsidRPr="00903DBA">
        <w:rPr>
          <w:highlight w:val="white"/>
        </w:rPr>
        <w:t xml:space="preserve">             jne WordStart</w:t>
      </w:r>
    </w:p>
    <w:p w14:paraId="50C65495" w14:textId="64685C23" w:rsidR="00AF5631" w:rsidRPr="00903DBA" w:rsidRDefault="00AF5631" w:rsidP="00AF5631">
      <w:pPr>
        <w:pStyle w:val="Code"/>
        <w:rPr>
          <w:highlight w:val="white"/>
        </w:rPr>
      </w:pPr>
      <w:r w:rsidRPr="00903DBA">
        <w:rPr>
          <w:highlight w:val="white"/>
        </w:rPr>
        <w:t xml:space="preserve">             inc bx</w:t>
      </w:r>
    </w:p>
    <w:p w14:paraId="63A7B88F" w14:textId="27436033" w:rsidR="00AF5631" w:rsidRPr="00903DBA" w:rsidRDefault="00AF5631" w:rsidP="00AF5631">
      <w:pPr>
        <w:pStyle w:val="Code"/>
        <w:rPr>
          <w:highlight w:val="white"/>
        </w:rPr>
      </w:pPr>
      <w:r w:rsidRPr="00903DBA">
        <w:rPr>
          <w:highlight w:val="white"/>
        </w:rPr>
        <w:t xml:space="preserve">             jmp SpaceLoop */</w:t>
      </w:r>
    </w:p>
    <w:p w14:paraId="34603D63" w14:textId="77777777" w:rsidR="00AF5631" w:rsidRPr="00903DBA" w:rsidRDefault="00AF5631" w:rsidP="00AF5631">
      <w:pPr>
        <w:pStyle w:val="Code"/>
        <w:rPr>
          <w:highlight w:val="white"/>
        </w:rPr>
      </w:pPr>
    </w:p>
    <w:p w14:paraId="6B1FC6F8"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3D21074A" w14:textId="77777777" w:rsidR="00AF5631" w:rsidRPr="00903DBA" w:rsidRDefault="00AF5631" w:rsidP="00AF5631">
      <w:pPr>
        <w:pStyle w:val="Code"/>
        <w:rPr>
          <w:highlight w:val="white"/>
        </w:rPr>
      </w:pPr>
      <w:r w:rsidRPr="00903DBA">
        <w:rPr>
          <w:highlight w:val="white"/>
        </w:rPr>
        <w:t xml:space="preserve">                        Register.bx, 0, (BigInteger) 32);</w:t>
      </w:r>
    </w:p>
    <w:p w14:paraId="37216AA4" w14:textId="77777777" w:rsidR="00AF5631" w:rsidRPr="00903DBA" w:rsidRDefault="00AF5631" w:rsidP="00AF5631">
      <w:pPr>
        <w:pStyle w:val="Code"/>
        <w:rPr>
          <w:highlight w:val="white"/>
        </w:rPr>
      </w:pPr>
      <w:r w:rsidRPr="00903DBA">
        <w:rPr>
          <w:highlight w:val="white"/>
        </w:rPr>
        <w:t xml:space="preserve">        AddAssemblyCode(assemblyCodeList, AssemblyOperator.jne,</w:t>
      </w:r>
    </w:p>
    <w:p w14:paraId="1804D75E" w14:textId="77777777" w:rsidR="00AF5631" w:rsidRPr="00903DBA" w:rsidRDefault="00AF5631" w:rsidP="00AF5631">
      <w:pPr>
        <w:pStyle w:val="Code"/>
        <w:rPr>
          <w:highlight w:val="white"/>
        </w:rPr>
      </w:pPr>
      <w:r w:rsidRPr="00903DBA">
        <w:rPr>
          <w:highlight w:val="white"/>
        </w:rPr>
        <w:t xml:space="preserve">                        null, assemblyCodeList.Count + 3);</w:t>
      </w:r>
    </w:p>
    <w:p w14:paraId="0CC6F70F"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4800BFFC"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FD1EF9A" w14:textId="77777777" w:rsidR="00AF5631" w:rsidRPr="00903DBA" w:rsidRDefault="00AF5631" w:rsidP="00AF5631">
      <w:pPr>
        <w:pStyle w:val="Code"/>
        <w:rPr>
          <w:highlight w:val="white"/>
        </w:rPr>
      </w:pPr>
      <w:r w:rsidRPr="00903DBA">
        <w:rPr>
          <w:highlight w:val="white"/>
        </w:rPr>
        <w:t xml:space="preserve">                        null, assemblyCodeList.Count - 3);</w:t>
      </w:r>
    </w:p>
    <w:p w14:paraId="13E1C49C" w14:textId="77777777" w:rsidR="00AF5631" w:rsidRPr="00903DBA" w:rsidRDefault="00AF5631" w:rsidP="00AF5631">
      <w:pPr>
        <w:pStyle w:val="Code"/>
        <w:rPr>
          <w:highlight w:val="white"/>
        </w:rPr>
      </w:pPr>
    </w:p>
    <w:p w14:paraId="57404A18" w14:textId="77777777" w:rsidR="00AF5631" w:rsidRPr="00903DBA" w:rsidRDefault="00AF5631" w:rsidP="00AF5631">
      <w:pPr>
        <w:pStyle w:val="Code"/>
        <w:rPr>
          <w:highlight w:val="white"/>
        </w:rPr>
      </w:pPr>
      <w:r w:rsidRPr="00903DBA">
        <w:rPr>
          <w:highlight w:val="white"/>
        </w:rPr>
        <w:t xml:space="preserve">        /* WordStart:</w:t>
      </w:r>
    </w:p>
    <w:p w14:paraId="5867681D" w14:textId="291366DB" w:rsidR="00AF5631" w:rsidRPr="00903DBA" w:rsidRDefault="00AF5631" w:rsidP="00AF5631">
      <w:pPr>
        <w:pStyle w:val="Code"/>
        <w:rPr>
          <w:highlight w:val="white"/>
        </w:rPr>
      </w:pPr>
      <w:r w:rsidRPr="00903DBA">
        <w:rPr>
          <w:highlight w:val="white"/>
        </w:rPr>
        <w:t xml:space="preserve">             inc ax</w:t>
      </w:r>
    </w:p>
    <w:p w14:paraId="121201DF" w14:textId="6AF25A04" w:rsidR="00AF5631" w:rsidRPr="00903DBA" w:rsidRDefault="00AF5631" w:rsidP="00AF5631">
      <w:pPr>
        <w:pStyle w:val="Code"/>
        <w:rPr>
          <w:highlight w:val="white"/>
        </w:rPr>
      </w:pPr>
      <w:r w:rsidRPr="00903DBA">
        <w:rPr>
          <w:highlight w:val="white"/>
        </w:rPr>
        <w:t xml:space="preserve">             mov word [bp], bx</w:t>
      </w:r>
    </w:p>
    <w:p w14:paraId="57DE799D" w14:textId="7971186F" w:rsidR="00AF5631" w:rsidRPr="00903DBA" w:rsidRDefault="00AF5631" w:rsidP="00AF5631">
      <w:pPr>
        <w:pStyle w:val="Code"/>
        <w:rPr>
          <w:highlight w:val="white"/>
        </w:rPr>
      </w:pPr>
      <w:r w:rsidRPr="00903DBA">
        <w:rPr>
          <w:highlight w:val="white"/>
        </w:rPr>
        <w:t xml:space="preserve">             add bp, 2 */</w:t>
      </w:r>
    </w:p>
    <w:p w14:paraId="0CEC5F52" w14:textId="77777777" w:rsidR="00AF5631" w:rsidRPr="00903DBA" w:rsidRDefault="00AF5631" w:rsidP="00AF5631">
      <w:pPr>
        <w:pStyle w:val="Code"/>
        <w:rPr>
          <w:highlight w:val="white"/>
        </w:rPr>
      </w:pPr>
    </w:p>
    <w:p w14:paraId="631173C0" w14:textId="77777777" w:rsidR="00AF5631" w:rsidRPr="00903DBA" w:rsidRDefault="00AF5631" w:rsidP="00AF5631">
      <w:pPr>
        <w:pStyle w:val="Code"/>
        <w:rPr>
          <w:highlight w:val="white"/>
        </w:rPr>
      </w:pPr>
      <w:r w:rsidRPr="00903DBA">
        <w:rPr>
          <w:highlight w:val="white"/>
        </w:rPr>
        <w:t xml:space="preserve">        AddAssemblyCode(assemblyCodeList, AssemblyOperator.inc, Register.ax);</w:t>
      </w:r>
    </w:p>
    <w:p w14:paraId="2F9277F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21116287" w14:textId="77777777" w:rsidR="00AF5631" w:rsidRPr="00903DBA" w:rsidRDefault="00AF5631" w:rsidP="00AF5631">
      <w:pPr>
        <w:pStyle w:val="Code"/>
        <w:rPr>
          <w:highlight w:val="white"/>
        </w:rPr>
      </w:pPr>
      <w:r w:rsidRPr="00903DBA">
        <w:rPr>
          <w:highlight w:val="white"/>
        </w:rPr>
        <w:t xml:space="preserve">                        Register.bp, 0, Register.bx);</w:t>
      </w:r>
    </w:p>
    <w:p w14:paraId="32FD8B11"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43CCE397" w14:textId="77777777" w:rsidR="00AF5631" w:rsidRPr="00903DBA" w:rsidRDefault="00AF5631" w:rsidP="00AF5631">
      <w:pPr>
        <w:pStyle w:val="Code"/>
        <w:rPr>
          <w:highlight w:val="white"/>
        </w:rPr>
      </w:pPr>
      <w:r w:rsidRPr="00903DBA">
        <w:rPr>
          <w:highlight w:val="white"/>
        </w:rPr>
        <w:t xml:space="preserve">                        Register.bp, (BigInteger) 2);</w:t>
      </w:r>
    </w:p>
    <w:p w14:paraId="2643FE96" w14:textId="77777777" w:rsidR="00AF5631" w:rsidRPr="00903DBA" w:rsidRDefault="00AF5631" w:rsidP="00AF5631">
      <w:pPr>
        <w:pStyle w:val="Code"/>
        <w:rPr>
          <w:highlight w:val="white"/>
        </w:rPr>
      </w:pPr>
    </w:p>
    <w:p w14:paraId="198A7518" w14:textId="77777777" w:rsidR="00AF5631" w:rsidRPr="00903DBA" w:rsidRDefault="00AF5631" w:rsidP="00AF5631">
      <w:pPr>
        <w:pStyle w:val="Code"/>
        <w:rPr>
          <w:highlight w:val="white"/>
        </w:rPr>
      </w:pPr>
      <w:r w:rsidRPr="00903DBA">
        <w:rPr>
          <w:highlight w:val="white"/>
        </w:rPr>
        <w:t xml:space="preserve">        /* WordLoop:</w:t>
      </w:r>
    </w:p>
    <w:p w14:paraId="6FBAE0D3" w14:textId="7044D78E" w:rsidR="00AF5631" w:rsidRPr="00903DBA" w:rsidRDefault="00AF5631" w:rsidP="00AF5631">
      <w:pPr>
        <w:pStyle w:val="Code"/>
        <w:rPr>
          <w:highlight w:val="white"/>
        </w:rPr>
      </w:pPr>
      <w:r w:rsidRPr="00903DBA">
        <w:rPr>
          <w:highlight w:val="white"/>
        </w:rPr>
        <w:t xml:space="preserve">             cmp byte [bx], 32</w:t>
      </w:r>
    </w:p>
    <w:p w14:paraId="6F4FE6F3" w14:textId="6D6F8275" w:rsidR="00AF5631" w:rsidRPr="00903DBA" w:rsidRDefault="00AF5631" w:rsidP="00AF5631">
      <w:pPr>
        <w:pStyle w:val="Code"/>
        <w:rPr>
          <w:highlight w:val="white"/>
        </w:rPr>
      </w:pPr>
      <w:r w:rsidRPr="00903DBA">
        <w:rPr>
          <w:highlight w:val="white"/>
        </w:rPr>
        <w:t xml:space="preserve">             je WordDone</w:t>
      </w:r>
    </w:p>
    <w:p w14:paraId="675BF27C" w14:textId="38756844" w:rsidR="00AF5631" w:rsidRPr="00903DBA" w:rsidRDefault="00AF5631" w:rsidP="00AF5631">
      <w:pPr>
        <w:pStyle w:val="Code"/>
        <w:rPr>
          <w:highlight w:val="white"/>
        </w:rPr>
      </w:pPr>
      <w:r w:rsidRPr="00903DBA">
        <w:rPr>
          <w:highlight w:val="white"/>
        </w:rPr>
        <w:t xml:space="preserve">             cmp byte [bx], 13</w:t>
      </w:r>
    </w:p>
    <w:p w14:paraId="4D7262C7" w14:textId="779F93EA" w:rsidR="00AF5631" w:rsidRPr="00903DBA" w:rsidRDefault="00AF5631" w:rsidP="00AF5631">
      <w:pPr>
        <w:pStyle w:val="Code"/>
        <w:rPr>
          <w:highlight w:val="white"/>
        </w:rPr>
      </w:pPr>
      <w:r w:rsidRPr="00903DBA">
        <w:rPr>
          <w:highlight w:val="white"/>
        </w:rPr>
        <w:t xml:space="preserve">             je ListDone</w:t>
      </w:r>
    </w:p>
    <w:p w14:paraId="38443D11" w14:textId="077ADA70" w:rsidR="00AF5631" w:rsidRPr="00903DBA" w:rsidRDefault="00AF5631" w:rsidP="00AF5631">
      <w:pPr>
        <w:pStyle w:val="Code"/>
        <w:rPr>
          <w:highlight w:val="white"/>
        </w:rPr>
      </w:pPr>
      <w:r w:rsidRPr="00903DBA">
        <w:rPr>
          <w:highlight w:val="white"/>
        </w:rPr>
        <w:t xml:space="preserve">             inc bx</w:t>
      </w:r>
    </w:p>
    <w:p w14:paraId="2CE787AC" w14:textId="44AB4005" w:rsidR="00AF5631" w:rsidRPr="00903DBA" w:rsidRDefault="00AF5631" w:rsidP="00AF5631">
      <w:pPr>
        <w:pStyle w:val="Code"/>
        <w:rPr>
          <w:highlight w:val="white"/>
        </w:rPr>
      </w:pPr>
      <w:r w:rsidRPr="00903DBA">
        <w:rPr>
          <w:highlight w:val="white"/>
        </w:rPr>
        <w:t xml:space="preserve">             jmp WordLoop */</w:t>
      </w:r>
    </w:p>
    <w:p w14:paraId="494CAACC" w14:textId="77777777" w:rsidR="00AF5631" w:rsidRPr="00903DBA" w:rsidRDefault="00AF5631" w:rsidP="00AF5631">
      <w:pPr>
        <w:pStyle w:val="Code"/>
        <w:rPr>
          <w:highlight w:val="white"/>
        </w:rPr>
      </w:pPr>
    </w:p>
    <w:p w14:paraId="1D4141BB"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B8372CE" w14:textId="77777777" w:rsidR="00AF5631" w:rsidRPr="00903DBA" w:rsidRDefault="00AF5631" w:rsidP="00AF5631">
      <w:pPr>
        <w:pStyle w:val="Code"/>
        <w:rPr>
          <w:highlight w:val="white"/>
        </w:rPr>
      </w:pPr>
      <w:r w:rsidRPr="00903DBA">
        <w:rPr>
          <w:highlight w:val="white"/>
        </w:rPr>
        <w:t xml:space="preserve">                        Register.bx, 0, (BigInteger) 32);</w:t>
      </w:r>
    </w:p>
    <w:p w14:paraId="2CD83ACE"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7E54AEF3" w14:textId="77777777" w:rsidR="00AF5631" w:rsidRPr="00903DBA" w:rsidRDefault="00AF5631" w:rsidP="00AF5631">
      <w:pPr>
        <w:pStyle w:val="Code"/>
        <w:rPr>
          <w:highlight w:val="white"/>
        </w:rPr>
      </w:pPr>
      <w:r w:rsidRPr="00903DBA">
        <w:rPr>
          <w:highlight w:val="white"/>
        </w:rPr>
        <w:t xml:space="preserve">                        null, assemblyCodeList.Count + 5);</w:t>
      </w:r>
    </w:p>
    <w:p w14:paraId="11C89060"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56575C29" w14:textId="77777777" w:rsidR="00AF5631" w:rsidRPr="00903DBA" w:rsidRDefault="00AF5631" w:rsidP="00AF5631">
      <w:pPr>
        <w:pStyle w:val="Code"/>
        <w:rPr>
          <w:highlight w:val="white"/>
        </w:rPr>
      </w:pPr>
      <w:r w:rsidRPr="00903DBA">
        <w:rPr>
          <w:highlight w:val="white"/>
        </w:rPr>
        <w:t xml:space="preserve">                        Register.bx, 0, (BigInteger) 13);</w:t>
      </w:r>
    </w:p>
    <w:p w14:paraId="70776DF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30C21A69" w14:textId="77777777" w:rsidR="00AF5631" w:rsidRPr="00903DBA" w:rsidRDefault="00AF5631" w:rsidP="00AF5631">
      <w:pPr>
        <w:pStyle w:val="Code"/>
        <w:rPr>
          <w:highlight w:val="white"/>
        </w:rPr>
      </w:pPr>
      <w:r w:rsidRPr="00903DBA">
        <w:rPr>
          <w:highlight w:val="white"/>
        </w:rPr>
        <w:t xml:space="preserve">                        null, assemblyCodeList.Count + 6);</w:t>
      </w:r>
    </w:p>
    <w:p w14:paraId="217BEFDC"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2AAD89DD"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E8EACF0" w14:textId="77777777" w:rsidR="00AF5631" w:rsidRPr="00903DBA" w:rsidRDefault="00AF5631" w:rsidP="00AF5631">
      <w:pPr>
        <w:pStyle w:val="Code"/>
        <w:rPr>
          <w:highlight w:val="white"/>
        </w:rPr>
      </w:pPr>
      <w:r w:rsidRPr="00903DBA">
        <w:rPr>
          <w:highlight w:val="white"/>
        </w:rPr>
        <w:t xml:space="preserve">                        null, assemblyCodeList.Count - 5);</w:t>
      </w:r>
    </w:p>
    <w:p w14:paraId="228D623C" w14:textId="77777777" w:rsidR="00AF5631" w:rsidRPr="00903DBA" w:rsidRDefault="00AF5631" w:rsidP="00AF5631">
      <w:pPr>
        <w:pStyle w:val="Code"/>
        <w:rPr>
          <w:highlight w:val="white"/>
        </w:rPr>
      </w:pPr>
      <w:r w:rsidRPr="00903DBA">
        <w:rPr>
          <w:highlight w:val="white"/>
        </w:rPr>
        <w:t xml:space="preserve">    </w:t>
      </w:r>
    </w:p>
    <w:p w14:paraId="24FE529E" w14:textId="77777777" w:rsidR="00AF5631" w:rsidRPr="00903DBA" w:rsidRDefault="00AF5631" w:rsidP="00AF5631">
      <w:pPr>
        <w:pStyle w:val="Code"/>
        <w:rPr>
          <w:highlight w:val="white"/>
        </w:rPr>
      </w:pPr>
      <w:r w:rsidRPr="00903DBA">
        <w:rPr>
          <w:highlight w:val="white"/>
        </w:rPr>
        <w:t xml:space="preserve">        /* WordDone:</w:t>
      </w:r>
    </w:p>
    <w:p w14:paraId="4BB4416D" w14:textId="47EE79A2" w:rsidR="00AF5631" w:rsidRPr="00903DBA" w:rsidRDefault="00AF5631" w:rsidP="00AF5631">
      <w:pPr>
        <w:pStyle w:val="Code"/>
        <w:rPr>
          <w:highlight w:val="white"/>
        </w:rPr>
      </w:pPr>
      <w:r w:rsidRPr="00903DBA">
        <w:rPr>
          <w:highlight w:val="white"/>
        </w:rPr>
        <w:t xml:space="preserve">             mov byte [bx], 0</w:t>
      </w:r>
    </w:p>
    <w:p w14:paraId="5D3EDE1E" w14:textId="60FF9470" w:rsidR="00AF5631" w:rsidRPr="00903DBA" w:rsidRDefault="00AF5631" w:rsidP="00AF5631">
      <w:pPr>
        <w:pStyle w:val="Code"/>
        <w:rPr>
          <w:highlight w:val="white"/>
        </w:rPr>
      </w:pPr>
      <w:r w:rsidRPr="00903DBA">
        <w:rPr>
          <w:highlight w:val="white"/>
        </w:rPr>
        <w:lastRenderedPageBreak/>
        <w:t xml:space="preserve">             inc bx</w:t>
      </w:r>
    </w:p>
    <w:p w14:paraId="4FDC17D6" w14:textId="724AB96F" w:rsidR="00AF5631" w:rsidRPr="00903DBA" w:rsidRDefault="00AF5631" w:rsidP="00AF5631">
      <w:pPr>
        <w:pStyle w:val="Code"/>
        <w:rPr>
          <w:highlight w:val="white"/>
        </w:rPr>
      </w:pPr>
      <w:r w:rsidRPr="00903DBA">
        <w:rPr>
          <w:highlight w:val="white"/>
        </w:rPr>
        <w:t xml:space="preserve">             jmp SpaceLoop */</w:t>
      </w:r>
    </w:p>
    <w:p w14:paraId="498B5F02" w14:textId="77777777" w:rsidR="00AF5631" w:rsidRPr="00903DBA" w:rsidRDefault="00AF5631" w:rsidP="00AF5631">
      <w:pPr>
        <w:pStyle w:val="Code"/>
        <w:rPr>
          <w:highlight w:val="white"/>
        </w:rPr>
      </w:pPr>
    </w:p>
    <w:p w14:paraId="02C8A9A5"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720D137" w14:textId="77777777" w:rsidR="00AF5631" w:rsidRPr="00903DBA" w:rsidRDefault="00AF5631" w:rsidP="00AF5631">
      <w:pPr>
        <w:pStyle w:val="Code"/>
        <w:rPr>
          <w:highlight w:val="white"/>
        </w:rPr>
      </w:pPr>
      <w:r w:rsidRPr="00903DBA">
        <w:rPr>
          <w:highlight w:val="white"/>
        </w:rPr>
        <w:t xml:space="preserve">                        Register.bx, 0, BigInteger.Zero);</w:t>
      </w:r>
    </w:p>
    <w:p w14:paraId="7107269D"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3A613AA3"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3F1364BE" w14:textId="77777777" w:rsidR="00AF5631" w:rsidRPr="00903DBA" w:rsidRDefault="00AF5631" w:rsidP="00AF5631">
      <w:pPr>
        <w:pStyle w:val="Code"/>
        <w:rPr>
          <w:highlight w:val="white"/>
        </w:rPr>
      </w:pPr>
      <w:r w:rsidRPr="00903DBA">
        <w:rPr>
          <w:highlight w:val="white"/>
        </w:rPr>
        <w:t xml:space="preserve">                        null, assemblyCodeList.Count - 15);</w:t>
      </w:r>
    </w:p>
    <w:p w14:paraId="660CAB95" w14:textId="77777777" w:rsidR="00AF5631" w:rsidRPr="00903DBA" w:rsidRDefault="00AF5631" w:rsidP="00AF5631">
      <w:pPr>
        <w:pStyle w:val="Code"/>
        <w:rPr>
          <w:highlight w:val="white"/>
        </w:rPr>
      </w:pPr>
    </w:p>
    <w:p w14:paraId="0F1F55D0" w14:textId="77777777" w:rsidR="00AF5631" w:rsidRPr="00903DBA" w:rsidRDefault="00AF5631" w:rsidP="00AF5631">
      <w:pPr>
        <w:pStyle w:val="Code"/>
        <w:rPr>
          <w:highlight w:val="white"/>
        </w:rPr>
      </w:pPr>
      <w:r w:rsidRPr="00903DBA">
        <w:rPr>
          <w:highlight w:val="white"/>
        </w:rPr>
        <w:t xml:space="preserve">        /* ListDone:</w:t>
      </w:r>
    </w:p>
    <w:p w14:paraId="402BC881" w14:textId="22BD19BD" w:rsidR="00AF5631" w:rsidRPr="00903DBA" w:rsidRDefault="00AF5631" w:rsidP="00AF5631">
      <w:pPr>
        <w:pStyle w:val="Code"/>
        <w:rPr>
          <w:highlight w:val="white"/>
        </w:rPr>
      </w:pPr>
      <w:r w:rsidRPr="00903DBA">
        <w:rPr>
          <w:highlight w:val="white"/>
        </w:rPr>
        <w:t xml:space="preserve">             mov byte [bx], 0</w:t>
      </w:r>
    </w:p>
    <w:p w14:paraId="6AB7E2B0" w14:textId="0B344953" w:rsidR="00AF5631" w:rsidRPr="00903DBA" w:rsidRDefault="00AF5631" w:rsidP="00AF5631">
      <w:pPr>
        <w:pStyle w:val="Code"/>
        <w:rPr>
          <w:highlight w:val="white"/>
        </w:rPr>
      </w:pPr>
      <w:r w:rsidRPr="00903DBA">
        <w:rPr>
          <w:highlight w:val="white"/>
        </w:rPr>
        <w:t xml:space="preserve">             mov word [bp], 0</w:t>
      </w:r>
    </w:p>
    <w:p w14:paraId="2B80745F" w14:textId="0BBE566A" w:rsidR="00AF5631" w:rsidRPr="00903DBA" w:rsidRDefault="00AF5631" w:rsidP="00AF5631">
      <w:pPr>
        <w:pStyle w:val="Code"/>
        <w:rPr>
          <w:highlight w:val="white"/>
        </w:rPr>
      </w:pPr>
      <w:r w:rsidRPr="00903DBA">
        <w:rPr>
          <w:highlight w:val="white"/>
        </w:rPr>
        <w:t xml:space="preserve">             add bp, 2</w:t>
      </w:r>
    </w:p>
    <w:p w14:paraId="79FD32B4" w14:textId="19EA4480" w:rsidR="00AF5631" w:rsidRPr="00903DBA" w:rsidRDefault="00AF5631" w:rsidP="00AF5631">
      <w:pPr>
        <w:pStyle w:val="Code"/>
        <w:rPr>
          <w:highlight w:val="white"/>
        </w:rPr>
      </w:pPr>
      <w:r w:rsidRPr="00903DBA">
        <w:rPr>
          <w:highlight w:val="white"/>
        </w:rPr>
        <w:t xml:space="preserve">             mov word [bp], 0</w:t>
      </w:r>
    </w:p>
    <w:p w14:paraId="018F2D90" w14:textId="3987328C" w:rsidR="00AF5631" w:rsidRPr="00903DBA" w:rsidRDefault="00AF5631" w:rsidP="00AF5631">
      <w:pPr>
        <w:pStyle w:val="Code"/>
        <w:rPr>
          <w:highlight w:val="white"/>
        </w:rPr>
      </w:pPr>
      <w:r w:rsidRPr="00903DBA">
        <w:rPr>
          <w:highlight w:val="white"/>
        </w:rPr>
        <w:t xml:space="preserve">             mov [bp + 6], ax</w:t>
      </w:r>
    </w:p>
    <w:p w14:paraId="6CD39EB0" w14:textId="42258B4A" w:rsidR="00AF5631" w:rsidRPr="00903DBA" w:rsidRDefault="00AF5631" w:rsidP="00AF5631">
      <w:pPr>
        <w:pStyle w:val="Code"/>
        <w:rPr>
          <w:highlight w:val="white"/>
        </w:rPr>
      </w:pPr>
      <w:r w:rsidRPr="00903DBA">
        <w:rPr>
          <w:highlight w:val="white"/>
        </w:rPr>
        <w:t xml:space="preserve">             mov [bp + 8], si */</w:t>
      </w:r>
    </w:p>
    <w:p w14:paraId="0D7BBAAE" w14:textId="77777777" w:rsidR="00AF5631" w:rsidRPr="00903DBA" w:rsidRDefault="00AF5631" w:rsidP="00AF5631">
      <w:pPr>
        <w:pStyle w:val="Code"/>
        <w:rPr>
          <w:highlight w:val="white"/>
        </w:rPr>
      </w:pPr>
    </w:p>
    <w:p w14:paraId="5EB56413"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FCD15F3" w14:textId="77777777" w:rsidR="00AF5631" w:rsidRPr="00903DBA" w:rsidRDefault="00AF5631" w:rsidP="00AF5631">
      <w:pPr>
        <w:pStyle w:val="Code"/>
        <w:rPr>
          <w:highlight w:val="white"/>
        </w:rPr>
      </w:pPr>
      <w:r w:rsidRPr="00903DBA">
        <w:rPr>
          <w:highlight w:val="white"/>
        </w:rPr>
        <w:t xml:space="preserve">                        Register.bx, 0, BigInteger.Zero);</w:t>
      </w:r>
    </w:p>
    <w:p w14:paraId="29CFFE72"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2B6115EF" w14:textId="77777777" w:rsidR="00AF5631" w:rsidRPr="00903DBA" w:rsidRDefault="00AF5631" w:rsidP="00AF5631">
      <w:pPr>
        <w:pStyle w:val="Code"/>
        <w:rPr>
          <w:highlight w:val="white"/>
        </w:rPr>
      </w:pPr>
      <w:r w:rsidRPr="00903DBA">
        <w:rPr>
          <w:highlight w:val="white"/>
        </w:rPr>
        <w:t xml:space="preserve">                        Register.bp, 0, BigInteger.Zero);</w:t>
      </w:r>
    </w:p>
    <w:p w14:paraId="46934658"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1AFE739D" w14:textId="77777777" w:rsidR="00AF5631" w:rsidRPr="00903DBA" w:rsidRDefault="00AF5631" w:rsidP="00AF5631">
      <w:pPr>
        <w:pStyle w:val="Code"/>
        <w:rPr>
          <w:highlight w:val="white"/>
        </w:rPr>
      </w:pPr>
      <w:r w:rsidRPr="00903DBA">
        <w:rPr>
          <w:highlight w:val="white"/>
        </w:rPr>
        <w:t xml:space="preserve">                        Register.bp, (BigInteger) 2);</w:t>
      </w:r>
    </w:p>
    <w:p w14:paraId="2EA6191D"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351E4786" w14:textId="77777777" w:rsidR="00AF5631" w:rsidRPr="00903DBA" w:rsidRDefault="00AF5631" w:rsidP="00AF5631">
      <w:pPr>
        <w:pStyle w:val="Code"/>
        <w:rPr>
          <w:highlight w:val="white"/>
        </w:rPr>
      </w:pPr>
      <w:r w:rsidRPr="00903DBA">
        <w:rPr>
          <w:highlight w:val="white"/>
        </w:rPr>
        <w:t xml:space="preserve">                        Register.bp, 0, BigInteger.Zero);</w:t>
      </w:r>
    </w:p>
    <w:p w14:paraId="65AABF4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2794B07" w14:textId="77777777" w:rsidR="00AF5631" w:rsidRPr="00903DBA" w:rsidRDefault="00AF5631" w:rsidP="00AF5631">
      <w:pPr>
        <w:pStyle w:val="Code"/>
        <w:rPr>
          <w:highlight w:val="white"/>
        </w:rPr>
      </w:pPr>
      <w:r w:rsidRPr="00903DBA">
        <w:rPr>
          <w:highlight w:val="white"/>
        </w:rPr>
        <w:t xml:space="preserve">                        Register.bp, 6, Register.ax);</w:t>
      </w:r>
    </w:p>
    <w:p w14:paraId="624040E1"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5605E2CF" w14:textId="77777777" w:rsidR="00AF5631" w:rsidRPr="00903DBA" w:rsidRDefault="00AF5631" w:rsidP="00AF5631">
      <w:pPr>
        <w:pStyle w:val="Code"/>
        <w:rPr>
          <w:highlight w:val="white"/>
        </w:rPr>
      </w:pPr>
      <w:r w:rsidRPr="00903DBA">
        <w:rPr>
          <w:highlight w:val="white"/>
        </w:rPr>
        <w:t xml:space="preserve">                        Register.bp, 8, Register.si);</w:t>
      </w:r>
    </w:p>
    <w:p w14:paraId="3ADB0EB1" w14:textId="77777777" w:rsidR="00AF5631" w:rsidRPr="00903DBA" w:rsidRDefault="00AF5631" w:rsidP="00AF5631">
      <w:pPr>
        <w:pStyle w:val="Code"/>
        <w:rPr>
          <w:highlight w:val="white"/>
        </w:rPr>
      </w:pPr>
    </w:p>
    <w:p w14:paraId="00CF80EF" w14:textId="77777777" w:rsidR="00AF5631" w:rsidRPr="00903DBA" w:rsidRDefault="00AF5631" w:rsidP="00AF5631">
      <w:pPr>
        <w:pStyle w:val="Code"/>
        <w:rPr>
          <w:highlight w:val="white"/>
        </w:rPr>
      </w:pPr>
      <w:r w:rsidRPr="00903DBA">
        <w:rPr>
          <w:highlight w:val="white"/>
        </w:rPr>
        <w:t xml:space="preserve">        List&lt;byte&gt; byteList = new List&lt;byte&gt;();</w:t>
      </w:r>
    </w:p>
    <w:p w14:paraId="33920221" w14:textId="77777777" w:rsidR="00AF5631" w:rsidRPr="00903DBA" w:rsidRDefault="00AF5631" w:rsidP="00AF5631">
      <w:pPr>
        <w:pStyle w:val="Code"/>
        <w:rPr>
          <w:highlight w:val="white"/>
        </w:rPr>
      </w:pPr>
      <w:r w:rsidRPr="00903DBA">
        <w:rPr>
          <w:highlight w:val="white"/>
        </w:rPr>
        <w:t xml:space="preserve">        IDictionary&lt;int, string&gt; accessMap = new Dictionary&lt;int, string&gt;();</w:t>
      </w:r>
    </w:p>
    <w:p w14:paraId="03687366" w14:textId="77777777" w:rsidR="00AF5631" w:rsidRPr="00903DBA" w:rsidRDefault="00AF5631" w:rsidP="00AF5631">
      <w:pPr>
        <w:pStyle w:val="Code"/>
        <w:rPr>
          <w:highlight w:val="white"/>
        </w:rPr>
      </w:pPr>
      <w:r w:rsidRPr="00903DBA">
        <w:rPr>
          <w:highlight w:val="white"/>
        </w:rPr>
        <w:t xml:space="preserve">        IDictionary&lt;int, string&gt; callMap = new Dictionary&lt;int, string&gt;();</w:t>
      </w:r>
    </w:p>
    <w:p w14:paraId="591FD300" w14:textId="77777777" w:rsidR="00AF5631" w:rsidRPr="00903DBA" w:rsidRDefault="00AF5631" w:rsidP="00AF5631">
      <w:pPr>
        <w:pStyle w:val="Code"/>
        <w:rPr>
          <w:highlight w:val="white"/>
        </w:rPr>
      </w:pPr>
      <w:r w:rsidRPr="00903DBA">
        <w:rPr>
          <w:highlight w:val="white"/>
        </w:rPr>
        <w:t xml:space="preserve">        ISet&lt;int&gt; returnSet = new HashSet&lt;int&gt;();</w:t>
      </w:r>
    </w:p>
    <w:p w14:paraId="34EE9F60" w14:textId="77777777" w:rsidR="00AF5631" w:rsidRPr="00903DBA" w:rsidRDefault="00AF5631" w:rsidP="00AF5631">
      <w:pPr>
        <w:pStyle w:val="Code"/>
        <w:rPr>
          <w:highlight w:val="white"/>
        </w:rPr>
      </w:pPr>
      <w:r w:rsidRPr="00903DBA">
        <w:rPr>
          <w:highlight w:val="white"/>
        </w:rPr>
        <w:t xml:space="preserve">        AssemblyCodeGenerator.</w:t>
      </w:r>
    </w:p>
    <w:p w14:paraId="4164E51D" w14:textId="77777777" w:rsidR="00AF5631" w:rsidRPr="00903DBA" w:rsidRDefault="00AF5631" w:rsidP="00AF5631">
      <w:pPr>
        <w:pStyle w:val="Code"/>
        <w:rPr>
          <w:highlight w:val="white"/>
        </w:rPr>
      </w:pPr>
      <w:r w:rsidRPr="00903DBA">
        <w:rPr>
          <w:highlight w:val="white"/>
        </w:rPr>
        <w:t xml:space="preserve">          GenerateTargetWindows(assemblyCodeList, byteList,</w:t>
      </w:r>
    </w:p>
    <w:p w14:paraId="56B66F10" w14:textId="77777777" w:rsidR="00AF5631" w:rsidRPr="00903DBA" w:rsidRDefault="00AF5631" w:rsidP="00AF5631">
      <w:pPr>
        <w:pStyle w:val="Code"/>
        <w:rPr>
          <w:highlight w:val="white"/>
        </w:rPr>
      </w:pPr>
      <w:r w:rsidRPr="00903DBA">
        <w:rPr>
          <w:highlight w:val="white"/>
        </w:rPr>
        <w:t xml:space="preserve">                                accessMap, callMap, returnSet);</w:t>
      </w:r>
    </w:p>
    <w:p w14:paraId="2FCF9760" w14:textId="77777777" w:rsidR="00AF5631" w:rsidRPr="00903DBA" w:rsidRDefault="00AF5631" w:rsidP="00AF5631">
      <w:pPr>
        <w:pStyle w:val="Code"/>
        <w:rPr>
          <w:highlight w:val="white"/>
        </w:rPr>
      </w:pPr>
      <w:r w:rsidRPr="00903DBA">
        <w:rPr>
          <w:highlight w:val="white"/>
        </w:rPr>
        <w:t xml:space="preserve">        StaticSymbol staticSymbol =</w:t>
      </w:r>
    </w:p>
    <w:p w14:paraId="49EEFA31" w14:textId="77777777" w:rsidR="00AF5631" w:rsidRPr="00903DBA" w:rsidRDefault="00AF5631" w:rsidP="00AF5631">
      <w:pPr>
        <w:pStyle w:val="Code"/>
        <w:rPr>
          <w:highlight w:val="white"/>
        </w:rPr>
      </w:pPr>
      <w:r w:rsidRPr="00903DBA">
        <w:rPr>
          <w:highlight w:val="white"/>
        </w:rPr>
        <w:t xml:space="preserve">          new StaticSymbolWindows(AssemblyCodeGenerator.ArgsName, byteList,</w:t>
      </w:r>
    </w:p>
    <w:p w14:paraId="70010C1B" w14:textId="77777777" w:rsidR="00AF5631" w:rsidRPr="00903DBA" w:rsidRDefault="00AF5631" w:rsidP="00AF5631">
      <w:pPr>
        <w:pStyle w:val="Code"/>
        <w:rPr>
          <w:highlight w:val="white"/>
        </w:rPr>
      </w:pPr>
      <w:r w:rsidRPr="00903DBA">
        <w:rPr>
          <w:highlight w:val="white"/>
        </w:rPr>
        <w:t xml:space="preserve">                                  accessMap, callMap, returnSet);</w:t>
      </w:r>
    </w:p>
    <w:p w14:paraId="733A4DA2" w14:textId="3FF9B0F9" w:rsidR="00AF5631" w:rsidRPr="00903DBA" w:rsidRDefault="00AF5631" w:rsidP="00AF5631">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75E8B4A9" w14:textId="47A21678" w:rsidR="00AF5631" w:rsidRPr="00903DBA" w:rsidRDefault="00AF5631" w:rsidP="00AF5631">
      <w:pPr>
        <w:pStyle w:val="Code"/>
        <w:rPr>
          <w:highlight w:val="white"/>
        </w:rPr>
      </w:pPr>
      <w:r w:rsidRPr="00903DBA">
        <w:rPr>
          <w:highlight w:val="white"/>
        </w:rPr>
        <w:t xml:space="preserve">      }</w:t>
      </w:r>
    </w:p>
    <w:p w14:paraId="77BC834B" w14:textId="5D81B585" w:rsidR="00825462" w:rsidRPr="00903DBA" w:rsidRDefault="00825462" w:rsidP="00825462">
      <w:pPr>
        <w:pStyle w:val="Code"/>
        <w:rPr>
          <w:highlight w:val="white"/>
        </w:rPr>
      </w:pPr>
      <w:r w:rsidRPr="00903DBA">
        <w:rPr>
          <w:highlight w:val="white"/>
        </w:rPr>
        <w:t xml:space="preserve">    }</w:t>
      </w:r>
    </w:p>
    <w:p w14:paraId="2BB5A61D" w14:textId="77777777" w:rsidR="00614EB1" w:rsidRPr="00903DBA" w:rsidRDefault="00614EB1" w:rsidP="00614EB1">
      <w:pPr>
        <w:pStyle w:val="Rubrik3"/>
        <w:numPr>
          <w:ilvl w:val="2"/>
          <w:numId w:val="158"/>
        </w:numPr>
        <w:rPr>
          <w:highlight w:val="white"/>
        </w:rPr>
      </w:pPr>
      <w:bookmarkStart w:id="482" w:name="_Toc57656117"/>
      <w:r w:rsidRPr="00903DBA">
        <w:rPr>
          <w:highlight w:val="white"/>
        </w:rPr>
        <w:t>Windows Jump Info</w:t>
      </w:r>
      <w:bookmarkEnd w:id="482"/>
    </w:p>
    <w:p w14:paraId="72B28385"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WindowsJumpInfo</w:t>
      </w:r>
      <w:r w:rsidRPr="00903DBA">
        <w:rPr>
          <w:highlight w:val="white"/>
        </w:rPr>
        <w:t xml:space="preserve"> method changes the jump addresses from middle code line numbers to assembly code line numbers, and then to relative byte size addresses. To begin with we need the </w:t>
      </w:r>
      <w:r w:rsidRPr="00903DBA">
        <w:rPr>
          <w:rStyle w:val="KeyWord0"/>
          <w:highlight w:val="white"/>
        </w:rPr>
        <w:t>middleToAssemblyMap</w:t>
      </w:r>
      <w:r w:rsidRPr="00903DBA">
        <w:rPr>
          <w:highlight w:val="white"/>
        </w:rPr>
        <w:t xml:space="preserve"> map to keep track of the assembly code addresses.</w:t>
      </w:r>
    </w:p>
    <w:p w14:paraId="18034316" w14:textId="77777777" w:rsidR="009A15FB" w:rsidRPr="00903DBA" w:rsidRDefault="009A15FB" w:rsidP="009A15FB">
      <w:pPr>
        <w:pStyle w:val="CodeHeader"/>
        <w:rPr>
          <w:highlight w:val="white"/>
        </w:rPr>
      </w:pPr>
      <w:r w:rsidRPr="00903DBA">
        <w:rPr>
          <w:highlight w:val="white"/>
        </w:rPr>
        <w:t>AssemblyCodeGenerator.cs</w:t>
      </w:r>
    </w:p>
    <w:p w14:paraId="456C6F1D" w14:textId="77777777" w:rsidR="00614EB1" w:rsidRPr="00903DBA" w:rsidRDefault="00614EB1" w:rsidP="00614EB1">
      <w:pPr>
        <w:pStyle w:val="Code"/>
        <w:rPr>
          <w:highlight w:val="white"/>
        </w:rPr>
      </w:pPr>
      <w:r w:rsidRPr="00903DBA">
        <w:rPr>
          <w:highlight w:val="white"/>
        </w:rPr>
        <w:t xml:space="preserve">    private void WindowsJumpInfo() {</w:t>
      </w:r>
    </w:p>
    <w:p w14:paraId="6BEF97A8" w14:textId="77777777" w:rsidR="00614EB1" w:rsidRPr="00903DBA" w:rsidRDefault="00614EB1" w:rsidP="00614EB1">
      <w:pPr>
        <w:pStyle w:val="Code"/>
        <w:rPr>
          <w:highlight w:val="white"/>
        </w:rPr>
      </w:pPr>
      <w:r w:rsidRPr="00903DBA">
        <w:rPr>
          <w:highlight w:val="white"/>
        </w:rPr>
        <w:t xml:space="preserve">      IDictionary&lt;int,int&gt; middleToAssemblyMap = new Dictionary&lt;int,int&gt;();</w:t>
      </w:r>
    </w:p>
    <w:p w14:paraId="6199E5FD" w14:textId="77777777" w:rsidR="00614EB1" w:rsidRPr="00903DBA" w:rsidRDefault="00614EB1" w:rsidP="00614EB1">
      <w:pPr>
        <w:rPr>
          <w:highlight w:val="white"/>
        </w:rPr>
      </w:pPr>
      <w:r w:rsidRPr="00903DBA">
        <w:rPr>
          <w:highlight w:val="white"/>
        </w:rPr>
        <w:t xml:space="preserve">We iterate through the assembly code list and add the middle code line number the assembly code line number each time we encounter a new-middle-code instruction. We really need just the line numbers of </w:t>
      </w:r>
      <w:r w:rsidRPr="00903DBA">
        <w:rPr>
          <w:highlight w:val="white"/>
        </w:rPr>
        <w:lastRenderedPageBreak/>
        <w:t xml:space="preserve">first of the assembly line that corresponds to a middle code instruction, since all jumps are to those addresses. </w:t>
      </w:r>
    </w:p>
    <w:p w14:paraId="681912B8" w14:textId="77777777" w:rsidR="00614EB1" w:rsidRPr="00903DBA" w:rsidRDefault="00614EB1" w:rsidP="00614EB1">
      <w:pPr>
        <w:pStyle w:val="Code"/>
        <w:rPr>
          <w:highlight w:val="white"/>
        </w:rPr>
      </w:pPr>
      <w:r w:rsidRPr="00903DBA">
        <w:rPr>
          <w:highlight w:val="white"/>
        </w:rPr>
        <w:t xml:space="preserve">      for (int assemblyIndex = 0;</w:t>
      </w:r>
    </w:p>
    <w:p w14:paraId="24F007B2" w14:textId="77777777" w:rsidR="00614EB1" w:rsidRPr="00903DBA" w:rsidRDefault="00614EB1" w:rsidP="00614EB1">
      <w:pPr>
        <w:pStyle w:val="Code"/>
        <w:rPr>
          <w:highlight w:val="white"/>
        </w:rPr>
      </w:pPr>
      <w:r w:rsidRPr="00903DBA">
        <w:rPr>
          <w:highlight w:val="white"/>
        </w:rPr>
        <w:t xml:space="preserve">           assemblyIndex &lt; m_assemblyCodeList.Count; ++assemblyIndex) {</w:t>
      </w:r>
    </w:p>
    <w:p w14:paraId="2763EBE4" w14:textId="77777777" w:rsidR="00614EB1" w:rsidRPr="00903DBA" w:rsidRDefault="00614EB1" w:rsidP="00614EB1">
      <w:pPr>
        <w:pStyle w:val="Code"/>
        <w:rPr>
          <w:highlight w:val="white"/>
        </w:rPr>
      </w:pPr>
      <w:r w:rsidRPr="00903DBA">
        <w:rPr>
          <w:highlight w:val="white"/>
        </w:rPr>
        <w:t xml:space="preserve">        AssemblyCode assemblyCode = m_assemblyCodeList[assemblyIndex];</w:t>
      </w:r>
    </w:p>
    <w:p w14:paraId="3F5D5475" w14:textId="77777777" w:rsidR="00614EB1" w:rsidRPr="00903DBA" w:rsidRDefault="00614EB1" w:rsidP="00614EB1">
      <w:pPr>
        <w:pStyle w:val="Code"/>
        <w:rPr>
          <w:highlight w:val="white"/>
        </w:rPr>
      </w:pPr>
    </w:p>
    <w:p w14:paraId="7A7DE30B" w14:textId="77777777" w:rsidR="00614EB1" w:rsidRPr="00903DBA" w:rsidRDefault="00614EB1" w:rsidP="00614EB1">
      <w:pPr>
        <w:pStyle w:val="Code"/>
        <w:rPr>
          <w:highlight w:val="white"/>
        </w:rPr>
      </w:pPr>
      <w:r w:rsidRPr="00903DBA">
        <w:rPr>
          <w:highlight w:val="white"/>
        </w:rPr>
        <w:t xml:space="preserve">        if (assemblyCode.Operator == AssemblyOperator.new_middle_code) {</w:t>
      </w:r>
    </w:p>
    <w:p w14:paraId="4A7C1555" w14:textId="77777777" w:rsidR="00614EB1" w:rsidRPr="00903DBA" w:rsidRDefault="00614EB1" w:rsidP="00614EB1">
      <w:pPr>
        <w:pStyle w:val="Code"/>
        <w:rPr>
          <w:highlight w:val="white"/>
        </w:rPr>
      </w:pPr>
      <w:r w:rsidRPr="00903DBA">
        <w:rPr>
          <w:highlight w:val="white"/>
        </w:rPr>
        <w:t xml:space="preserve">          int middleIndex = (int) assemblyCode[0];</w:t>
      </w:r>
    </w:p>
    <w:p w14:paraId="154B2CEE" w14:textId="77777777" w:rsidR="00614EB1" w:rsidRPr="00903DBA" w:rsidRDefault="00614EB1" w:rsidP="00614EB1">
      <w:pPr>
        <w:pStyle w:val="Code"/>
        <w:rPr>
          <w:highlight w:val="white"/>
        </w:rPr>
      </w:pPr>
      <w:r w:rsidRPr="00903DBA">
        <w:rPr>
          <w:highlight w:val="white"/>
        </w:rPr>
        <w:t xml:space="preserve">          middleToAssemblyMap.Add(middleIndex, assemblyIndex);</w:t>
      </w:r>
    </w:p>
    <w:p w14:paraId="00077225" w14:textId="77777777" w:rsidR="00614EB1" w:rsidRPr="00903DBA" w:rsidRDefault="00614EB1" w:rsidP="00614EB1">
      <w:pPr>
        <w:pStyle w:val="Code"/>
        <w:rPr>
          <w:highlight w:val="white"/>
        </w:rPr>
      </w:pPr>
      <w:r w:rsidRPr="00903DBA">
        <w:rPr>
          <w:highlight w:val="white"/>
        </w:rPr>
        <w:t xml:space="preserve">          assemblyCode.Operator = AssemblyOperator.empty;</w:t>
      </w:r>
    </w:p>
    <w:p w14:paraId="38B29416" w14:textId="77777777" w:rsidR="00614EB1" w:rsidRPr="00903DBA" w:rsidRDefault="00614EB1" w:rsidP="00614EB1">
      <w:pPr>
        <w:pStyle w:val="Code"/>
        <w:rPr>
          <w:highlight w:val="white"/>
        </w:rPr>
      </w:pPr>
      <w:r w:rsidRPr="00903DBA">
        <w:rPr>
          <w:highlight w:val="white"/>
        </w:rPr>
        <w:t xml:space="preserve">        }</w:t>
      </w:r>
    </w:p>
    <w:p w14:paraId="35E7F4FF" w14:textId="77777777" w:rsidR="00614EB1" w:rsidRPr="00903DBA" w:rsidRDefault="00614EB1" w:rsidP="00614EB1">
      <w:pPr>
        <w:pStyle w:val="Code"/>
        <w:rPr>
          <w:highlight w:val="white"/>
        </w:rPr>
      </w:pPr>
      <w:r w:rsidRPr="00903DBA">
        <w:rPr>
          <w:highlight w:val="white"/>
        </w:rPr>
        <w:t xml:space="preserve">      }</w:t>
      </w:r>
    </w:p>
    <w:p w14:paraId="1EAEBC6C" w14:textId="77777777" w:rsidR="00614EB1" w:rsidRPr="00903DBA" w:rsidRDefault="00614EB1" w:rsidP="00614EB1">
      <w:pPr>
        <w:rPr>
          <w:highlight w:val="white"/>
        </w:rPr>
      </w:pPr>
      <w:r w:rsidRPr="00903DBA">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903DBA" w:rsidRDefault="00614EB1" w:rsidP="00614EB1">
      <w:pPr>
        <w:pStyle w:val="Code"/>
        <w:rPr>
          <w:highlight w:val="white"/>
        </w:rPr>
      </w:pPr>
      <w:r w:rsidRPr="00903DBA">
        <w:rPr>
          <w:highlight w:val="white"/>
        </w:rPr>
        <w:t xml:space="preserve">      for (int line = 0; line &lt; m_assemblyCodeList.Count; ++line) {</w:t>
      </w:r>
    </w:p>
    <w:p w14:paraId="1A6C2B13"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42BD477A" w14:textId="77777777" w:rsidR="00614EB1" w:rsidRPr="00903DBA" w:rsidRDefault="00614EB1" w:rsidP="0078288A">
      <w:pPr>
        <w:pStyle w:val="Code"/>
        <w:rPr>
          <w:highlight w:val="white"/>
        </w:rPr>
      </w:pPr>
    </w:p>
    <w:p w14:paraId="1E9BE102" w14:textId="56C925CE" w:rsidR="006F0ABE" w:rsidRPr="00903DBA" w:rsidRDefault="0078288A" w:rsidP="0078288A">
      <w:pPr>
        <w:pStyle w:val="Code"/>
        <w:rPr>
          <w:highlight w:val="white"/>
        </w:rPr>
      </w:pPr>
      <w:r w:rsidRPr="00903DBA">
        <w:rPr>
          <w:highlight w:val="white"/>
        </w:rPr>
        <w:t xml:space="preserve">        if (</w:t>
      </w:r>
      <w:r w:rsidR="00E1527F" w:rsidRPr="00903DBA">
        <w:rPr>
          <w:highlight w:val="white"/>
        </w:rPr>
        <w:t>/*</w:t>
      </w:r>
      <w:r w:rsidRPr="00903DBA">
        <w:rPr>
          <w:highlight w:val="white"/>
        </w:rPr>
        <w:t>(assemblyCode[0] == null) &amp;&amp;</w:t>
      </w:r>
      <w:r w:rsidR="00E1527F" w:rsidRPr="00903DBA">
        <w:rPr>
          <w:highlight w:val="white"/>
        </w:rPr>
        <w:t>*/</w:t>
      </w:r>
      <w:r w:rsidR="006F0ABE" w:rsidRPr="00903DBA">
        <w:rPr>
          <w:highlight w:val="white"/>
        </w:rPr>
        <w:t xml:space="preserve"> !(assemblyCode[1] is int) &amp;&amp;</w:t>
      </w:r>
    </w:p>
    <w:p w14:paraId="4E80EA33" w14:textId="77777777" w:rsidR="0078288A" w:rsidRPr="00903DBA" w:rsidRDefault="0078288A" w:rsidP="0078288A">
      <w:pPr>
        <w:pStyle w:val="Code"/>
        <w:rPr>
          <w:highlight w:val="white"/>
        </w:rPr>
      </w:pPr>
      <w:r w:rsidRPr="00903DBA">
        <w:rPr>
          <w:highlight w:val="white"/>
        </w:rPr>
        <w:t xml:space="preserve">            (assemblyCode.IsRelationNotRegister() ||</w:t>
      </w:r>
    </w:p>
    <w:p w14:paraId="42A598B8" w14:textId="77777777" w:rsidR="0078288A" w:rsidRPr="00903DBA" w:rsidRDefault="0078288A" w:rsidP="0078288A">
      <w:pPr>
        <w:pStyle w:val="Code"/>
        <w:rPr>
          <w:highlight w:val="white"/>
        </w:rPr>
      </w:pPr>
      <w:r w:rsidRPr="00903DBA">
        <w:rPr>
          <w:highlight w:val="white"/>
        </w:rPr>
        <w:t xml:space="preserve">             assemblyCode.IsJumpNotRegister())) {</w:t>
      </w:r>
    </w:p>
    <w:p w14:paraId="75122B24" w14:textId="15942F4C" w:rsidR="0078288A" w:rsidRPr="00903DBA" w:rsidRDefault="0078288A" w:rsidP="0078288A">
      <w:pPr>
        <w:pStyle w:val="Code"/>
        <w:rPr>
          <w:highlight w:val="white"/>
        </w:rPr>
      </w:pPr>
      <w:r w:rsidRPr="00903DBA">
        <w:rPr>
          <w:highlight w:val="white"/>
        </w:rPr>
        <w:t xml:space="preserve">          int middleTarget = (int) assemblyCode[2];</w:t>
      </w:r>
    </w:p>
    <w:p w14:paraId="550DFF56" w14:textId="6F8B5C8F" w:rsidR="0078288A" w:rsidRPr="00903DBA" w:rsidRDefault="0078288A" w:rsidP="0078288A">
      <w:pPr>
        <w:pStyle w:val="Code"/>
        <w:rPr>
          <w:highlight w:val="white"/>
        </w:rPr>
      </w:pPr>
      <w:r w:rsidRPr="00903DBA">
        <w:rPr>
          <w:highlight w:val="white"/>
        </w:rPr>
        <w:t xml:space="preserve">          assemblyCode[1] = middleToAssemblyMap[middleTarget];</w:t>
      </w:r>
    </w:p>
    <w:p w14:paraId="2292A47E" w14:textId="77777777" w:rsidR="0078288A" w:rsidRPr="00903DBA" w:rsidRDefault="0078288A" w:rsidP="0078288A">
      <w:pPr>
        <w:pStyle w:val="Code"/>
        <w:rPr>
          <w:highlight w:val="white"/>
        </w:rPr>
      </w:pPr>
      <w:r w:rsidRPr="00903DBA">
        <w:rPr>
          <w:highlight w:val="white"/>
        </w:rPr>
        <w:t xml:space="preserve">        }</w:t>
      </w:r>
    </w:p>
    <w:p w14:paraId="076A829E" w14:textId="77777777" w:rsidR="00614EB1" w:rsidRPr="00903DBA" w:rsidRDefault="00614EB1" w:rsidP="00614EB1">
      <w:pPr>
        <w:pStyle w:val="Code"/>
        <w:rPr>
          <w:highlight w:val="white"/>
        </w:rPr>
      </w:pPr>
      <w:r w:rsidRPr="00903DBA">
        <w:rPr>
          <w:highlight w:val="white"/>
        </w:rPr>
        <w:t xml:space="preserve">      }</w:t>
      </w:r>
    </w:p>
    <w:p w14:paraId="1C21A152" w14:textId="77777777" w:rsidR="00614EB1" w:rsidRPr="00903DBA" w:rsidRDefault="00614EB1" w:rsidP="00614EB1">
      <w:pPr>
        <w:rPr>
          <w:highlight w:val="white"/>
        </w:rPr>
      </w:pPr>
      <w:r w:rsidRPr="00903DBA">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903DBA" w:rsidRDefault="00614EB1" w:rsidP="00614EB1">
      <w:pPr>
        <w:rPr>
          <w:highlight w:val="white"/>
        </w:rPr>
      </w:pPr>
      <w:r w:rsidRPr="00903DBA">
        <w:rPr>
          <w:highlight w:val="white"/>
        </w:rPr>
        <w:t xml:space="preserve">First, we need the </w:t>
      </w:r>
      <w:r w:rsidRPr="00903DBA">
        <w:rPr>
          <w:rStyle w:val="KeyWord0"/>
          <w:highlight w:val="white"/>
        </w:rPr>
        <w:t>assemblyToByteMap</w:t>
      </w:r>
      <w:r w:rsidRPr="00903DBA">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903DBA" w:rsidRDefault="00614EB1" w:rsidP="00614EB1">
      <w:pPr>
        <w:pStyle w:val="Code"/>
        <w:rPr>
          <w:highlight w:val="white"/>
        </w:rPr>
      </w:pPr>
      <w:r w:rsidRPr="00903DBA">
        <w:rPr>
          <w:highlight w:val="white"/>
        </w:rPr>
        <w:t xml:space="preserve">      IDictionary&lt;int,int&gt; assemblyToByteMap = new Dictionary&lt;int,int&gt;();</w:t>
      </w:r>
    </w:p>
    <w:p w14:paraId="66173369" w14:textId="77777777" w:rsidR="00614EB1" w:rsidRPr="00903DBA" w:rsidRDefault="00614EB1" w:rsidP="00614EB1">
      <w:pPr>
        <w:pStyle w:val="Code"/>
        <w:rPr>
          <w:highlight w:val="white"/>
        </w:rPr>
      </w:pPr>
    </w:p>
    <w:p w14:paraId="231C394F" w14:textId="77777777" w:rsidR="00614EB1" w:rsidRPr="00903DBA" w:rsidRDefault="00614EB1" w:rsidP="00614EB1">
      <w:pPr>
        <w:pStyle w:val="Code"/>
        <w:rPr>
          <w:highlight w:val="white"/>
        </w:rPr>
      </w:pPr>
      <w:r w:rsidRPr="00903DBA">
        <w:rPr>
          <w:highlight w:val="white"/>
        </w:rPr>
        <w:t xml:space="preserve">      { int byteSize = 0, line = 0;</w:t>
      </w:r>
    </w:p>
    <w:p w14:paraId="0CCF5056"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0849B568" w14:textId="77777777" w:rsidR="00614EB1" w:rsidRPr="00903DBA" w:rsidRDefault="00614EB1" w:rsidP="00614EB1">
      <w:pPr>
        <w:pStyle w:val="Code"/>
        <w:rPr>
          <w:highlight w:val="white"/>
        </w:rPr>
      </w:pPr>
      <w:r w:rsidRPr="00903DBA">
        <w:rPr>
          <w:highlight w:val="white"/>
        </w:rPr>
        <w:t xml:space="preserve">          assemblyToByteMap.Add(line++, byteSize);</w:t>
      </w:r>
    </w:p>
    <w:p w14:paraId="0EC1192C" w14:textId="77777777" w:rsidR="00614EB1" w:rsidRPr="00903DBA" w:rsidRDefault="00614EB1" w:rsidP="00614EB1">
      <w:pPr>
        <w:pStyle w:val="Code"/>
        <w:rPr>
          <w:highlight w:val="white"/>
        </w:rPr>
      </w:pPr>
      <w:r w:rsidRPr="00903DBA">
        <w:rPr>
          <w:highlight w:val="white"/>
        </w:rPr>
        <w:t xml:space="preserve">  </w:t>
      </w:r>
    </w:p>
    <w:p w14:paraId="20EF5DEA" w14:textId="77777777" w:rsidR="00614EB1" w:rsidRPr="00903DBA" w:rsidRDefault="00614EB1" w:rsidP="00614EB1">
      <w:pPr>
        <w:pStyle w:val="Code"/>
        <w:rPr>
          <w:highlight w:val="white"/>
        </w:rPr>
      </w:pPr>
      <w:r w:rsidRPr="00903DBA">
        <w:rPr>
          <w:highlight w:val="white"/>
        </w:rPr>
        <w:t xml:space="preserve">          if (!(assemblyCode.IsRelationNotRegister() ||</w:t>
      </w:r>
    </w:p>
    <w:p w14:paraId="19F2A4F0" w14:textId="77777777" w:rsidR="00614EB1" w:rsidRPr="00903DBA" w:rsidRDefault="00614EB1" w:rsidP="00614EB1">
      <w:pPr>
        <w:pStyle w:val="Code"/>
        <w:rPr>
          <w:highlight w:val="white"/>
        </w:rPr>
      </w:pPr>
      <w:r w:rsidRPr="00903DBA">
        <w:rPr>
          <w:highlight w:val="white"/>
        </w:rPr>
        <w:t xml:space="preserve">                assemblyCode.IsJumpNotRegister())) {</w:t>
      </w:r>
    </w:p>
    <w:p w14:paraId="0CAE573E" w14:textId="77777777" w:rsidR="00614EB1" w:rsidRPr="00903DBA" w:rsidRDefault="00614EB1" w:rsidP="00614EB1">
      <w:pPr>
        <w:pStyle w:val="Code"/>
        <w:rPr>
          <w:highlight w:val="white"/>
        </w:rPr>
      </w:pPr>
      <w:r w:rsidRPr="00903DBA">
        <w:rPr>
          <w:highlight w:val="white"/>
        </w:rPr>
        <w:t xml:space="preserve">            byteSize += assemblyCode.ByteList().Count;</w:t>
      </w:r>
    </w:p>
    <w:p w14:paraId="1755A703" w14:textId="77777777" w:rsidR="00614EB1" w:rsidRPr="00903DBA" w:rsidRDefault="00614EB1" w:rsidP="00614EB1">
      <w:pPr>
        <w:pStyle w:val="Code"/>
        <w:rPr>
          <w:highlight w:val="white"/>
        </w:rPr>
      </w:pPr>
      <w:r w:rsidRPr="00903DBA">
        <w:rPr>
          <w:highlight w:val="white"/>
        </w:rPr>
        <w:t xml:space="preserve">          }</w:t>
      </w:r>
    </w:p>
    <w:p w14:paraId="4BF4EE7D" w14:textId="77777777" w:rsidR="00614EB1" w:rsidRPr="00903DBA" w:rsidRDefault="00614EB1" w:rsidP="00614EB1">
      <w:pPr>
        <w:pStyle w:val="Code"/>
        <w:rPr>
          <w:highlight w:val="white"/>
        </w:rPr>
      </w:pPr>
      <w:r w:rsidRPr="00903DBA">
        <w:rPr>
          <w:highlight w:val="white"/>
        </w:rPr>
        <w:t xml:space="preserve">        }</w:t>
      </w:r>
    </w:p>
    <w:p w14:paraId="0E6E076E" w14:textId="77777777" w:rsidR="00614EB1" w:rsidRPr="00903DBA" w:rsidRDefault="00614EB1" w:rsidP="00614EB1">
      <w:pPr>
        <w:pStyle w:val="Code"/>
        <w:rPr>
          <w:highlight w:val="white"/>
        </w:rPr>
      </w:pPr>
      <w:r w:rsidRPr="00903DBA">
        <w:rPr>
          <w:highlight w:val="white"/>
        </w:rPr>
        <w:t xml:space="preserve">        assemblyToByteMap.Add(m_assemblyCodeList.Count, byteSize);</w:t>
      </w:r>
    </w:p>
    <w:p w14:paraId="2E1FCE85" w14:textId="77777777" w:rsidR="00614EB1" w:rsidRPr="00903DBA" w:rsidRDefault="00614EB1" w:rsidP="00614EB1">
      <w:pPr>
        <w:pStyle w:val="Code"/>
        <w:rPr>
          <w:highlight w:val="white"/>
        </w:rPr>
      </w:pPr>
      <w:r w:rsidRPr="00903DBA">
        <w:rPr>
          <w:highlight w:val="white"/>
        </w:rPr>
        <w:t xml:space="preserve">      }</w:t>
      </w:r>
    </w:p>
    <w:p w14:paraId="154289B4" w14:textId="77777777" w:rsidR="00614EB1" w:rsidRPr="00903DBA" w:rsidRDefault="00614EB1" w:rsidP="00614EB1">
      <w:pPr>
        <w:rPr>
          <w:highlight w:val="white"/>
        </w:rPr>
      </w:pPr>
      <w:r w:rsidRPr="00903DBA">
        <w:rPr>
          <w:highlight w:val="white"/>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903DBA" w:rsidRDefault="00614EB1" w:rsidP="00614EB1">
      <w:pPr>
        <w:pStyle w:val="Code"/>
        <w:rPr>
          <w:highlight w:val="white"/>
        </w:rPr>
      </w:pPr>
      <w:r w:rsidRPr="00903DBA">
        <w:rPr>
          <w:highlight w:val="white"/>
        </w:rPr>
        <w:lastRenderedPageBreak/>
        <w:t xml:space="preserve">      while (true) {</w:t>
      </w:r>
    </w:p>
    <w:p w14:paraId="64A75621" w14:textId="77777777" w:rsidR="00614EB1" w:rsidRPr="00903DBA" w:rsidRDefault="00614EB1" w:rsidP="00614EB1">
      <w:pPr>
        <w:pStyle w:val="Code"/>
        <w:rPr>
          <w:highlight w:val="white"/>
        </w:rPr>
      </w:pPr>
      <w:r w:rsidRPr="00903DBA">
        <w:rPr>
          <w:highlight w:val="white"/>
        </w:rPr>
        <w:t xml:space="preserve">        for (int line = 0; line &lt; (m_assemblyCodeList.Count - 1); ++line) {</w:t>
      </w:r>
    </w:p>
    <w:p w14:paraId="02A00B08" w14:textId="77777777" w:rsidR="00614EB1" w:rsidRPr="00903DBA" w:rsidRDefault="00614EB1" w:rsidP="00614EB1">
      <w:pPr>
        <w:pStyle w:val="Code"/>
        <w:rPr>
          <w:highlight w:val="white"/>
        </w:rPr>
      </w:pPr>
      <w:r w:rsidRPr="00903DBA">
        <w:rPr>
          <w:highlight w:val="white"/>
        </w:rPr>
        <w:t xml:space="preserve">          AssemblyCode thisCode = m_assemblyCodeList[line],</w:t>
      </w:r>
    </w:p>
    <w:p w14:paraId="50D3D99E" w14:textId="77777777" w:rsidR="00614EB1" w:rsidRPr="00903DBA" w:rsidRDefault="00614EB1" w:rsidP="00614EB1">
      <w:pPr>
        <w:pStyle w:val="Code"/>
        <w:rPr>
          <w:highlight w:val="white"/>
        </w:rPr>
      </w:pPr>
      <w:r w:rsidRPr="00903DBA">
        <w:rPr>
          <w:highlight w:val="white"/>
        </w:rPr>
        <w:t xml:space="preserve">                       nextCode = m_assemblyCodeList[line + 1];</w:t>
      </w:r>
    </w:p>
    <w:p w14:paraId="6A506694" w14:textId="77777777" w:rsidR="00614EB1" w:rsidRPr="00903DBA" w:rsidRDefault="00614EB1" w:rsidP="006466C4">
      <w:pPr>
        <w:pStyle w:val="Code"/>
        <w:rPr>
          <w:highlight w:val="white"/>
        </w:rPr>
      </w:pPr>
    </w:p>
    <w:p w14:paraId="5AE01809" w14:textId="3FCE3526" w:rsidR="006466C4" w:rsidRPr="00903DBA" w:rsidRDefault="006466C4" w:rsidP="006466C4">
      <w:pPr>
        <w:pStyle w:val="Code"/>
        <w:rPr>
          <w:highlight w:val="white"/>
        </w:rPr>
      </w:pPr>
      <w:r w:rsidRPr="00903DBA">
        <w:rPr>
          <w:highlight w:val="white"/>
        </w:rPr>
        <w:t xml:space="preserve">          if (</w:t>
      </w:r>
      <w:r w:rsidR="00E1527F" w:rsidRPr="00903DBA">
        <w:rPr>
          <w:highlight w:val="white"/>
        </w:rPr>
        <w:t>/*</w:t>
      </w:r>
      <w:r w:rsidRPr="00903DBA">
        <w:rPr>
          <w:highlight w:val="white"/>
        </w:rPr>
        <w:t>(thisCode[0] == null) &amp;&amp;</w:t>
      </w:r>
      <w:r w:rsidR="00F34CEB" w:rsidRPr="00903DBA">
        <w:rPr>
          <w:highlight w:val="white"/>
        </w:rPr>
        <w:t xml:space="preserve"> */</w:t>
      </w:r>
    </w:p>
    <w:p w14:paraId="6206E8C9" w14:textId="77777777" w:rsidR="006466C4" w:rsidRPr="00903DBA" w:rsidRDefault="006466C4" w:rsidP="006466C4">
      <w:pPr>
        <w:pStyle w:val="Code"/>
        <w:rPr>
          <w:highlight w:val="white"/>
        </w:rPr>
      </w:pPr>
      <w:r w:rsidRPr="00903DBA">
        <w:rPr>
          <w:highlight w:val="white"/>
        </w:rPr>
        <w:t xml:space="preserve">              (thisCode.IsRelationNotRegister() ||</w:t>
      </w:r>
    </w:p>
    <w:p w14:paraId="3E1D46DA" w14:textId="3A76F641" w:rsidR="006466C4" w:rsidRPr="00903DBA" w:rsidRDefault="006466C4" w:rsidP="006466C4">
      <w:pPr>
        <w:pStyle w:val="Code"/>
        <w:rPr>
          <w:highlight w:val="white"/>
        </w:rPr>
      </w:pPr>
      <w:r w:rsidRPr="00903DBA">
        <w:rPr>
          <w:highlight w:val="white"/>
        </w:rPr>
        <w:t xml:space="preserve">               thisCode.IsJumpNotRegister())) {</w:t>
      </w:r>
    </w:p>
    <w:p w14:paraId="19A9E936" w14:textId="77777777" w:rsidR="00614EB1" w:rsidRPr="00903DBA" w:rsidRDefault="00614EB1" w:rsidP="00614EB1">
      <w:pPr>
        <w:pStyle w:val="Code"/>
        <w:rPr>
          <w:highlight w:val="white"/>
        </w:rPr>
      </w:pPr>
      <w:r w:rsidRPr="00903DBA">
        <w:rPr>
          <w:highlight w:val="white"/>
        </w:rPr>
        <w:t xml:space="preserve">            int assemblyTarget = (int) thisCode[1];</w:t>
      </w:r>
    </w:p>
    <w:p w14:paraId="26646EAC"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byteSource</w:t>
      </w:r>
      <w:r w:rsidRPr="00903DBA">
        <w:rPr>
          <w:highlight w:val="white"/>
        </w:rPr>
        <w:t xml:space="preserve"> variable is the byte address of the target assembly instruction following the current instruction, </w:t>
      </w:r>
      <w:r w:rsidRPr="00903DBA">
        <w:rPr>
          <w:rStyle w:val="KeyWord0"/>
          <w:highlight w:val="white"/>
        </w:rPr>
        <w:t>byteTarget</w:t>
      </w:r>
      <w:r w:rsidRPr="00903DBA">
        <w:rPr>
          <w:highlight w:val="white"/>
        </w:rPr>
        <w:t xml:space="preserve"> is the byte address of the target instruction, and </w:t>
      </w:r>
      <w:r w:rsidRPr="00903DBA">
        <w:rPr>
          <w:rStyle w:val="KeyWord0"/>
          <w:highlight w:val="white"/>
        </w:rPr>
        <w:t>byteDistance</w:t>
      </w:r>
      <w:r w:rsidRPr="00903DBA">
        <w:rPr>
          <w:highlight w:val="white"/>
        </w:rPr>
        <w:t xml:space="preserve"> is difference between </w:t>
      </w:r>
      <w:r w:rsidRPr="00903DBA">
        <w:rPr>
          <w:rStyle w:val="KeyWord0"/>
          <w:highlight w:val="white"/>
        </w:rPr>
        <w:t>byteTarget</w:t>
      </w:r>
      <w:r w:rsidRPr="00903DBA">
        <w:rPr>
          <w:highlight w:val="white"/>
        </w:rPr>
        <w:t xml:space="preserve"> and </w:t>
      </w:r>
      <w:r w:rsidRPr="00903DBA">
        <w:rPr>
          <w:rStyle w:val="KeyWord0"/>
          <w:highlight w:val="white"/>
        </w:rPr>
        <w:t>byteSource</w:t>
      </w:r>
      <w:r w:rsidRPr="00903DBA">
        <w:rPr>
          <w:highlight w:val="white"/>
        </w:rPr>
        <w:t>, which becomes the final target address.</w:t>
      </w:r>
    </w:p>
    <w:p w14:paraId="75F67CD8" w14:textId="77777777" w:rsidR="00614EB1" w:rsidRPr="00903DBA" w:rsidRDefault="00614EB1" w:rsidP="00614EB1">
      <w:pPr>
        <w:pStyle w:val="Code"/>
        <w:rPr>
          <w:highlight w:val="white"/>
        </w:rPr>
      </w:pPr>
      <w:r w:rsidRPr="00903DBA">
        <w:rPr>
          <w:highlight w:val="white"/>
        </w:rPr>
        <w:t xml:space="preserve">            int byteSource = assemblyToByteMap[line + 1],</w:t>
      </w:r>
    </w:p>
    <w:p w14:paraId="0C206BCC" w14:textId="77777777" w:rsidR="00614EB1" w:rsidRPr="00903DBA" w:rsidRDefault="00614EB1" w:rsidP="00614EB1">
      <w:pPr>
        <w:pStyle w:val="Code"/>
        <w:rPr>
          <w:highlight w:val="white"/>
        </w:rPr>
      </w:pPr>
      <w:r w:rsidRPr="00903DBA">
        <w:rPr>
          <w:highlight w:val="white"/>
        </w:rPr>
        <w:t xml:space="preserve">                byteTarget = assemblyToByteMap[assemblyTarget];</w:t>
      </w:r>
    </w:p>
    <w:p w14:paraId="52D4385E" w14:textId="77777777" w:rsidR="00614EB1" w:rsidRPr="00903DBA" w:rsidRDefault="00614EB1" w:rsidP="00614EB1">
      <w:pPr>
        <w:pStyle w:val="Code"/>
        <w:rPr>
          <w:highlight w:val="white"/>
        </w:rPr>
      </w:pPr>
      <w:r w:rsidRPr="00903DBA">
        <w:rPr>
          <w:highlight w:val="white"/>
        </w:rPr>
        <w:t xml:space="preserve">            int byteDistance = byteTarget - byteSource;</w:t>
      </w:r>
    </w:p>
    <w:p w14:paraId="32833E06" w14:textId="77777777" w:rsidR="00614EB1" w:rsidRPr="00903DBA" w:rsidRDefault="00614EB1" w:rsidP="00614EB1">
      <w:pPr>
        <w:pStyle w:val="Code"/>
        <w:rPr>
          <w:highlight w:val="white"/>
        </w:rPr>
      </w:pPr>
      <w:r w:rsidRPr="00903DBA">
        <w:rPr>
          <w:highlight w:val="white"/>
        </w:rPr>
        <w:t xml:space="preserve">            Assert.ErrorXXX(byteDistance != 0);</w:t>
      </w:r>
    </w:p>
    <w:p w14:paraId="6FEF37C8" w14:textId="77777777" w:rsidR="00614EB1" w:rsidRPr="00903DBA" w:rsidRDefault="00614EB1" w:rsidP="00614EB1">
      <w:pPr>
        <w:pStyle w:val="Code"/>
        <w:rPr>
          <w:highlight w:val="white"/>
        </w:rPr>
      </w:pPr>
      <w:r w:rsidRPr="00903DBA">
        <w:rPr>
          <w:highlight w:val="white"/>
        </w:rPr>
        <w:t xml:space="preserve">            thisCode[0] = byteDistance;</w:t>
      </w:r>
    </w:p>
    <w:p w14:paraId="473BD80F" w14:textId="77777777" w:rsidR="00614EB1" w:rsidRPr="00903DBA" w:rsidRDefault="00614EB1" w:rsidP="00614EB1">
      <w:pPr>
        <w:pStyle w:val="Code"/>
        <w:rPr>
          <w:highlight w:val="white"/>
        </w:rPr>
      </w:pPr>
      <w:r w:rsidRPr="00903DBA">
        <w:rPr>
          <w:highlight w:val="white"/>
        </w:rPr>
        <w:t xml:space="preserve">          }</w:t>
      </w:r>
    </w:p>
    <w:p w14:paraId="5DDCA092" w14:textId="77777777" w:rsidR="00614EB1" w:rsidRPr="00903DBA" w:rsidRDefault="00614EB1" w:rsidP="00614EB1">
      <w:pPr>
        <w:pStyle w:val="Code"/>
        <w:rPr>
          <w:highlight w:val="white"/>
        </w:rPr>
      </w:pPr>
      <w:r w:rsidRPr="00903DBA">
        <w:rPr>
          <w:highlight w:val="white"/>
        </w:rPr>
        <w:t xml:space="preserve">        }</w:t>
      </w:r>
    </w:p>
    <w:p w14:paraId="7408FB2B" w14:textId="77777777" w:rsidR="00614EB1" w:rsidRPr="00903DBA" w:rsidRDefault="00614EB1" w:rsidP="00614EB1">
      <w:pPr>
        <w:rPr>
          <w:highlight w:val="white"/>
        </w:rPr>
      </w:pPr>
      <w:r w:rsidRPr="00903DBA">
        <w:rPr>
          <w:highlight w:val="white"/>
        </w:rPr>
        <w:t xml:space="preserve">When the jump instruction has been given proper target address, we iterate through the assembly list and update the </w:t>
      </w:r>
      <w:r w:rsidRPr="00903DBA">
        <w:rPr>
          <w:rStyle w:val="KeyWord0"/>
          <w:highlight w:val="white"/>
        </w:rPr>
        <w:t>assemblyToByteMap</w:t>
      </w:r>
      <w:r w:rsidRPr="00903DBA">
        <w:rPr>
          <w:highlight w:val="white"/>
        </w:rPr>
        <w:t xml:space="preserve">. Some byte address may have been changed because some long jump instructions have been changed to short jump instructions. If any address has been changed, </w:t>
      </w:r>
      <w:r w:rsidRPr="00903DBA">
        <w:rPr>
          <w:rStyle w:val="KeyWord0"/>
          <w:highlight w:val="white"/>
        </w:rPr>
        <w:t>update</w:t>
      </w:r>
      <w:r w:rsidRPr="00903DBA">
        <w:rPr>
          <w:highlight w:val="white"/>
        </w:rPr>
        <w:t xml:space="preserve"> is set to true and the overall loop will perform another iteration.</w:t>
      </w:r>
    </w:p>
    <w:p w14:paraId="1798A3AC" w14:textId="77777777" w:rsidR="00614EB1" w:rsidRPr="00903DBA" w:rsidRDefault="00614EB1" w:rsidP="00614EB1">
      <w:pPr>
        <w:pStyle w:val="Code"/>
        <w:rPr>
          <w:highlight w:val="white"/>
        </w:rPr>
      </w:pPr>
      <w:r w:rsidRPr="00903DBA">
        <w:rPr>
          <w:highlight w:val="white"/>
        </w:rPr>
        <w:t xml:space="preserve">        bool update = false;</w:t>
      </w:r>
    </w:p>
    <w:p w14:paraId="55CBCB7C" w14:textId="77777777" w:rsidR="00614EB1" w:rsidRPr="00903DBA" w:rsidRDefault="00614EB1" w:rsidP="00614EB1">
      <w:pPr>
        <w:pStyle w:val="Code"/>
        <w:rPr>
          <w:highlight w:val="white"/>
        </w:rPr>
      </w:pPr>
      <w:r w:rsidRPr="00903DBA">
        <w:rPr>
          <w:highlight w:val="white"/>
        </w:rPr>
        <w:t xml:space="preserve">        { int byteSize = 0, line = 0;</w:t>
      </w:r>
    </w:p>
    <w:p w14:paraId="064A3143" w14:textId="77777777" w:rsidR="00614EB1" w:rsidRPr="00903DBA" w:rsidRDefault="00614EB1" w:rsidP="00614EB1">
      <w:pPr>
        <w:pStyle w:val="Code"/>
        <w:rPr>
          <w:highlight w:val="white"/>
        </w:rPr>
      </w:pPr>
      <w:r w:rsidRPr="00903DBA">
        <w:rPr>
          <w:highlight w:val="white"/>
        </w:rPr>
        <w:t xml:space="preserve">          foreach (AssemblyCode objectCode in m_assemblyCodeList) {</w:t>
      </w:r>
    </w:p>
    <w:p w14:paraId="67508951" w14:textId="77777777" w:rsidR="00614EB1" w:rsidRPr="00903DBA" w:rsidRDefault="00614EB1" w:rsidP="00614EB1">
      <w:pPr>
        <w:pStyle w:val="Code"/>
        <w:rPr>
          <w:highlight w:val="white"/>
        </w:rPr>
      </w:pPr>
      <w:r w:rsidRPr="00903DBA">
        <w:rPr>
          <w:highlight w:val="white"/>
        </w:rPr>
        <w:t xml:space="preserve">            if (assemblyToByteMap[line] != byteSize) {</w:t>
      </w:r>
    </w:p>
    <w:p w14:paraId="17B0C830" w14:textId="77777777" w:rsidR="00614EB1" w:rsidRPr="00903DBA" w:rsidRDefault="00614EB1" w:rsidP="00614EB1">
      <w:pPr>
        <w:pStyle w:val="Code"/>
        <w:rPr>
          <w:highlight w:val="white"/>
        </w:rPr>
      </w:pPr>
      <w:r w:rsidRPr="00903DBA">
        <w:rPr>
          <w:highlight w:val="white"/>
        </w:rPr>
        <w:t xml:space="preserve">              assemblyToByteMap[line] = byteSize;</w:t>
      </w:r>
    </w:p>
    <w:p w14:paraId="73FC9228" w14:textId="77777777" w:rsidR="00614EB1" w:rsidRPr="00903DBA" w:rsidRDefault="00614EB1" w:rsidP="00614EB1">
      <w:pPr>
        <w:pStyle w:val="Code"/>
        <w:rPr>
          <w:highlight w:val="white"/>
        </w:rPr>
      </w:pPr>
      <w:r w:rsidRPr="00903DBA">
        <w:rPr>
          <w:highlight w:val="white"/>
        </w:rPr>
        <w:t xml:space="preserve">              update = true;</w:t>
      </w:r>
    </w:p>
    <w:p w14:paraId="3B7FF5A1" w14:textId="77777777" w:rsidR="00614EB1" w:rsidRPr="00903DBA" w:rsidRDefault="00614EB1" w:rsidP="00614EB1">
      <w:pPr>
        <w:pStyle w:val="Code"/>
        <w:rPr>
          <w:highlight w:val="white"/>
        </w:rPr>
      </w:pPr>
      <w:r w:rsidRPr="00903DBA">
        <w:rPr>
          <w:highlight w:val="white"/>
        </w:rPr>
        <w:t xml:space="preserve">            }</w:t>
      </w:r>
    </w:p>
    <w:p w14:paraId="36FEE6F3" w14:textId="77777777" w:rsidR="00614EB1" w:rsidRPr="00903DBA" w:rsidRDefault="00614EB1" w:rsidP="00614EB1">
      <w:pPr>
        <w:pStyle w:val="Code"/>
        <w:rPr>
          <w:highlight w:val="white"/>
        </w:rPr>
      </w:pPr>
      <w:r w:rsidRPr="00903DBA">
        <w:rPr>
          <w:highlight w:val="white"/>
        </w:rPr>
        <w:t xml:space="preserve">            </w:t>
      </w:r>
    </w:p>
    <w:p w14:paraId="6BEEBA5D" w14:textId="77777777" w:rsidR="00614EB1" w:rsidRPr="00903DBA" w:rsidRDefault="00614EB1" w:rsidP="00614EB1">
      <w:pPr>
        <w:pStyle w:val="Code"/>
        <w:rPr>
          <w:highlight w:val="white"/>
        </w:rPr>
      </w:pPr>
      <w:r w:rsidRPr="00903DBA">
        <w:rPr>
          <w:highlight w:val="white"/>
        </w:rPr>
        <w:t xml:space="preserve">            byteSize += objectCode.ByteList().Count;</w:t>
      </w:r>
    </w:p>
    <w:p w14:paraId="40706391" w14:textId="77777777" w:rsidR="00614EB1" w:rsidRPr="00903DBA" w:rsidRDefault="00614EB1" w:rsidP="00614EB1">
      <w:pPr>
        <w:pStyle w:val="Code"/>
        <w:rPr>
          <w:highlight w:val="white"/>
        </w:rPr>
      </w:pPr>
      <w:r w:rsidRPr="00903DBA">
        <w:rPr>
          <w:highlight w:val="white"/>
        </w:rPr>
        <w:t xml:space="preserve">            ++line;</w:t>
      </w:r>
    </w:p>
    <w:p w14:paraId="32A88D2A" w14:textId="77777777" w:rsidR="00614EB1" w:rsidRPr="00903DBA" w:rsidRDefault="00614EB1" w:rsidP="00614EB1">
      <w:pPr>
        <w:pStyle w:val="Code"/>
        <w:rPr>
          <w:highlight w:val="white"/>
        </w:rPr>
      </w:pPr>
      <w:r w:rsidRPr="00903DBA">
        <w:rPr>
          <w:highlight w:val="white"/>
        </w:rPr>
        <w:t xml:space="preserve">          }</w:t>
      </w:r>
    </w:p>
    <w:p w14:paraId="073C55C9" w14:textId="77777777" w:rsidR="00614EB1" w:rsidRPr="00903DBA" w:rsidRDefault="00614EB1" w:rsidP="00614EB1">
      <w:pPr>
        <w:pStyle w:val="Code"/>
        <w:rPr>
          <w:highlight w:val="white"/>
        </w:rPr>
      </w:pPr>
      <w:r w:rsidRPr="00903DBA">
        <w:rPr>
          <w:highlight w:val="white"/>
        </w:rPr>
        <w:t xml:space="preserve">        }</w:t>
      </w:r>
    </w:p>
    <w:p w14:paraId="30B3A51C" w14:textId="77777777" w:rsidR="00614EB1" w:rsidRPr="00903DBA" w:rsidRDefault="00614EB1" w:rsidP="00614EB1">
      <w:pPr>
        <w:rPr>
          <w:highlight w:val="white"/>
        </w:rPr>
      </w:pPr>
      <w:r w:rsidRPr="00903DBA">
        <w:rPr>
          <w:highlight w:val="white"/>
        </w:rPr>
        <w:t>If nothing has been changed from the previous iteration, every assembly jump instruction holds the correct target address and we break the loop.</w:t>
      </w:r>
    </w:p>
    <w:p w14:paraId="76D1F9A3" w14:textId="77777777" w:rsidR="00614EB1" w:rsidRPr="00903DBA" w:rsidRDefault="00614EB1" w:rsidP="00614EB1">
      <w:pPr>
        <w:pStyle w:val="Code"/>
        <w:rPr>
          <w:highlight w:val="white"/>
        </w:rPr>
      </w:pPr>
      <w:r w:rsidRPr="00903DBA">
        <w:rPr>
          <w:highlight w:val="white"/>
        </w:rPr>
        <w:t xml:space="preserve">        if (!update) {</w:t>
      </w:r>
    </w:p>
    <w:p w14:paraId="7062D394" w14:textId="77777777" w:rsidR="00614EB1" w:rsidRPr="00903DBA" w:rsidRDefault="00614EB1" w:rsidP="00614EB1">
      <w:pPr>
        <w:pStyle w:val="Code"/>
        <w:rPr>
          <w:highlight w:val="white"/>
        </w:rPr>
      </w:pPr>
      <w:r w:rsidRPr="00903DBA">
        <w:rPr>
          <w:highlight w:val="white"/>
        </w:rPr>
        <w:t xml:space="preserve">          break;</w:t>
      </w:r>
    </w:p>
    <w:p w14:paraId="1A5BCE3A" w14:textId="77777777" w:rsidR="00614EB1" w:rsidRPr="00903DBA" w:rsidRDefault="00614EB1" w:rsidP="00614EB1">
      <w:pPr>
        <w:pStyle w:val="Code"/>
        <w:rPr>
          <w:highlight w:val="white"/>
        </w:rPr>
      </w:pPr>
      <w:r w:rsidRPr="00903DBA">
        <w:rPr>
          <w:highlight w:val="white"/>
        </w:rPr>
        <w:t xml:space="preserve">        }</w:t>
      </w:r>
    </w:p>
    <w:p w14:paraId="4F034B7B" w14:textId="77777777" w:rsidR="00614EB1" w:rsidRPr="00903DBA" w:rsidRDefault="00614EB1" w:rsidP="00614EB1">
      <w:pPr>
        <w:pStyle w:val="Code"/>
        <w:rPr>
          <w:highlight w:val="white"/>
        </w:rPr>
      </w:pPr>
      <w:r w:rsidRPr="00903DBA">
        <w:rPr>
          <w:highlight w:val="white"/>
        </w:rPr>
        <w:t xml:space="preserve">      }</w:t>
      </w:r>
    </w:p>
    <w:p w14:paraId="4C73814E" w14:textId="77777777" w:rsidR="00614EB1" w:rsidRPr="00903DBA" w:rsidRDefault="00614EB1" w:rsidP="00614EB1">
      <w:pPr>
        <w:rPr>
          <w:highlight w:val="white"/>
        </w:rPr>
      </w:pPr>
      <w:r w:rsidRPr="00903DBA">
        <w:rPr>
          <w:highlight w:val="white"/>
        </w:rPr>
        <w:t xml:space="preserve">Finally, we need to iterate through the assembly code list, and change the return addresses in the same way as the byte target addresses above. </w:t>
      </w:r>
    </w:p>
    <w:p w14:paraId="06345C17" w14:textId="77777777" w:rsidR="00614EB1" w:rsidRPr="00903DBA" w:rsidRDefault="00614EB1" w:rsidP="00614EB1">
      <w:pPr>
        <w:pStyle w:val="Code"/>
        <w:rPr>
          <w:highlight w:val="white"/>
        </w:rPr>
      </w:pPr>
      <w:r w:rsidRPr="00903DBA">
        <w:rPr>
          <w:highlight w:val="white"/>
        </w:rPr>
        <w:t xml:space="preserve">      for (int line = 0; line &lt; m_assemblyCodeList.Count; ++line) {        </w:t>
      </w:r>
    </w:p>
    <w:p w14:paraId="21BD8E29"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00039064" w14:textId="77777777" w:rsidR="00614EB1" w:rsidRPr="00903DBA" w:rsidRDefault="00614EB1" w:rsidP="00614EB1">
      <w:pPr>
        <w:pStyle w:val="Code"/>
        <w:rPr>
          <w:highlight w:val="white"/>
        </w:rPr>
      </w:pPr>
    </w:p>
    <w:p w14:paraId="23C70979" w14:textId="77777777" w:rsidR="00614EB1" w:rsidRPr="00903DBA" w:rsidRDefault="00614EB1" w:rsidP="00614EB1">
      <w:pPr>
        <w:pStyle w:val="Code"/>
        <w:rPr>
          <w:highlight w:val="white"/>
        </w:rPr>
      </w:pPr>
      <w:r w:rsidRPr="00903DBA">
        <w:rPr>
          <w:highlight w:val="white"/>
        </w:rPr>
        <w:t xml:space="preserve">        if (assemblyCode.Operator == AssemblyOperator.return_address) {</w:t>
      </w:r>
    </w:p>
    <w:p w14:paraId="25C322D4" w14:textId="77777777" w:rsidR="00614EB1" w:rsidRPr="00903DBA" w:rsidRDefault="00614EB1" w:rsidP="00614EB1">
      <w:pPr>
        <w:pStyle w:val="Code"/>
        <w:rPr>
          <w:highlight w:val="white"/>
        </w:rPr>
      </w:pPr>
      <w:r w:rsidRPr="00903DBA">
        <w:rPr>
          <w:highlight w:val="white"/>
        </w:rPr>
        <w:t xml:space="preserve">          int middleAddress = (int) ((BigInteger) assemblyCode[2]);</w:t>
      </w:r>
    </w:p>
    <w:p w14:paraId="4A1BE556" w14:textId="77777777" w:rsidR="00614EB1" w:rsidRPr="00903DBA" w:rsidRDefault="00614EB1" w:rsidP="00614EB1">
      <w:pPr>
        <w:pStyle w:val="Code"/>
        <w:rPr>
          <w:highlight w:val="white"/>
        </w:rPr>
      </w:pPr>
      <w:r w:rsidRPr="00903DBA">
        <w:rPr>
          <w:highlight w:val="white"/>
        </w:rPr>
        <w:t xml:space="preserve">          int assemblyAddress = middleToAssemblyMap[middleAddress];</w:t>
      </w:r>
    </w:p>
    <w:p w14:paraId="2B39ECEC" w14:textId="77777777" w:rsidR="00614EB1" w:rsidRPr="00903DBA" w:rsidRDefault="00614EB1" w:rsidP="00614EB1">
      <w:pPr>
        <w:pStyle w:val="Code"/>
        <w:rPr>
          <w:highlight w:val="white"/>
        </w:rPr>
      </w:pPr>
      <w:r w:rsidRPr="00903DBA">
        <w:rPr>
          <w:highlight w:val="white"/>
        </w:rPr>
        <w:t xml:space="preserve">          int byteAddress = assemblyToByteMap[assemblyAddress];</w:t>
      </w:r>
    </w:p>
    <w:p w14:paraId="6842DF44" w14:textId="77777777" w:rsidR="00614EB1" w:rsidRPr="00903DBA" w:rsidRDefault="00614EB1" w:rsidP="00614EB1">
      <w:pPr>
        <w:pStyle w:val="Code"/>
        <w:rPr>
          <w:highlight w:val="white"/>
        </w:rPr>
      </w:pPr>
      <w:r w:rsidRPr="00903DBA">
        <w:rPr>
          <w:highlight w:val="white"/>
        </w:rPr>
        <w:lastRenderedPageBreak/>
        <w:t xml:space="preserve">          assemblyCode[2] = (BigInteger) byteAddress;</w:t>
      </w:r>
    </w:p>
    <w:p w14:paraId="687C231F" w14:textId="77777777" w:rsidR="00614EB1" w:rsidRPr="00903DBA" w:rsidRDefault="00614EB1" w:rsidP="00614EB1">
      <w:pPr>
        <w:pStyle w:val="Code"/>
        <w:rPr>
          <w:highlight w:val="white"/>
        </w:rPr>
      </w:pPr>
      <w:r w:rsidRPr="00903DBA">
        <w:rPr>
          <w:highlight w:val="white"/>
        </w:rPr>
        <w:t xml:space="preserve">        }</w:t>
      </w:r>
    </w:p>
    <w:p w14:paraId="7D5C39EB" w14:textId="77777777" w:rsidR="00614EB1" w:rsidRPr="00903DBA" w:rsidRDefault="00614EB1" w:rsidP="00614EB1">
      <w:pPr>
        <w:pStyle w:val="Code"/>
        <w:rPr>
          <w:highlight w:val="white"/>
        </w:rPr>
      </w:pPr>
      <w:r w:rsidRPr="00903DBA">
        <w:rPr>
          <w:highlight w:val="white"/>
        </w:rPr>
        <w:t xml:space="preserve">      }</w:t>
      </w:r>
    </w:p>
    <w:p w14:paraId="5626EE85" w14:textId="77777777" w:rsidR="00614EB1" w:rsidRPr="00903DBA" w:rsidRDefault="00614EB1" w:rsidP="00614EB1">
      <w:pPr>
        <w:pStyle w:val="Code"/>
        <w:rPr>
          <w:highlight w:val="white"/>
        </w:rPr>
      </w:pPr>
      <w:r w:rsidRPr="00903DBA">
        <w:rPr>
          <w:highlight w:val="white"/>
        </w:rPr>
        <w:t xml:space="preserve">    }</w:t>
      </w:r>
    </w:p>
    <w:p w14:paraId="2E9951CA" w14:textId="77777777" w:rsidR="00614EB1" w:rsidRPr="00903DBA" w:rsidRDefault="00614EB1" w:rsidP="00614EB1">
      <w:pPr>
        <w:pStyle w:val="Rubrik3"/>
        <w:rPr>
          <w:highlight w:val="white"/>
        </w:rPr>
      </w:pPr>
      <w:bookmarkStart w:id="483" w:name="_Toc57656118"/>
      <w:r w:rsidRPr="00903DBA">
        <w:rPr>
          <w:highlight w:val="white"/>
        </w:rPr>
        <w:t>Windows Byte List</w:t>
      </w:r>
      <w:bookmarkEnd w:id="483"/>
    </w:p>
    <w:p w14:paraId="4AE37452" w14:textId="683EBE19" w:rsidR="00614EB1" w:rsidRPr="00903DBA" w:rsidRDefault="00614EB1" w:rsidP="00614EB1">
      <w:pPr>
        <w:rPr>
          <w:highlight w:val="white"/>
        </w:rPr>
      </w:pPr>
      <w:r w:rsidRPr="00903DBA">
        <w:rPr>
          <w:highlight w:val="white"/>
        </w:rPr>
        <w:t xml:space="preserve">The </w:t>
      </w:r>
      <w:r w:rsidRPr="00903DBA">
        <w:rPr>
          <w:rStyle w:val="KeyWord0"/>
          <w:highlight w:val="white"/>
        </w:rPr>
        <w:t>WindowsByteList</w:t>
      </w:r>
      <w:r w:rsidRPr="00903DBA">
        <w:rPr>
          <w:highlight w:val="white"/>
        </w:rPr>
        <w:t xml:space="preserve"> method iterates through the assembly code list and generates the byte list for each instruction by calling </w:t>
      </w:r>
      <w:r w:rsidRPr="00903DBA">
        <w:rPr>
          <w:rStyle w:val="KeyWord0"/>
          <w:highlight w:val="white"/>
        </w:rPr>
        <w:t>ByteList</w:t>
      </w:r>
      <w:r w:rsidRPr="00903DBA">
        <w:rPr>
          <w:highlight w:val="white"/>
        </w:rPr>
        <w:t xml:space="preserve"> in </w:t>
      </w:r>
      <w:r w:rsidRPr="00903DBA">
        <w:rPr>
          <w:rStyle w:val="KeyWord0"/>
          <w:highlight w:val="white"/>
        </w:rPr>
        <w:t>AssemblyCode</w:t>
      </w:r>
      <w:r w:rsidRPr="00903DBA">
        <w:rPr>
          <w:highlight w:val="white"/>
        </w:rPr>
        <w:t xml:space="preserve">. It also adds names to the </w:t>
      </w:r>
      <w:r w:rsidRPr="00903DBA">
        <w:rPr>
          <w:rStyle w:val="KeyWord0"/>
          <w:highlight w:val="white"/>
        </w:rPr>
        <w:t>accessMap</w:t>
      </w:r>
      <w:r w:rsidRPr="00903DBA">
        <w:rPr>
          <w:highlight w:val="white"/>
        </w:rPr>
        <w:t xml:space="preserve">, </w:t>
      </w:r>
      <w:r w:rsidRPr="00903DBA">
        <w:rPr>
          <w:rStyle w:val="KeyWord0"/>
          <w:highlight w:val="white"/>
        </w:rPr>
        <w:t>callMap</w:t>
      </w:r>
      <w:r w:rsidRPr="00903DBA">
        <w:rPr>
          <w:highlight w:val="white"/>
        </w:rPr>
        <w:t xml:space="preserve">, and </w:t>
      </w:r>
      <w:r w:rsidRPr="00903DBA">
        <w:rPr>
          <w:rStyle w:val="KeyWord0"/>
          <w:highlight w:val="white"/>
        </w:rPr>
        <w:t>returnSet</w:t>
      </w:r>
      <w:r w:rsidRPr="00903DBA">
        <w:rPr>
          <w:highlight w:val="white"/>
        </w:rPr>
        <w:t xml:space="preserve"> parameters.</w:t>
      </w:r>
    </w:p>
    <w:p w14:paraId="4A0FA61D" w14:textId="3DDBBBD2" w:rsidR="00614EB1" w:rsidRPr="00903DBA" w:rsidRDefault="00614EB1" w:rsidP="00614EB1">
      <w:pPr>
        <w:pStyle w:val="CodeHeader"/>
        <w:rPr>
          <w:highlight w:val="white"/>
        </w:rPr>
      </w:pPr>
      <w:r w:rsidRPr="00903DBA">
        <w:rPr>
          <w:highlight w:val="white"/>
        </w:rPr>
        <w:t>AssemblyCodeGenerator.cs</w:t>
      </w:r>
    </w:p>
    <w:p w14:paraId="12F241A3" w14:textId="77777777" w:rsidR="00614EB1" w:rsidRPr="00903DBA" w:rsidRDefault="00614EB1" w:rsidP="00614EB1">
      <w:pPr>
        <w:pStyle w:val="Code"/>
        <w:rPr>
          <w:highlight w:val="white"/>
        </w:rPr>
      </w:pPr>
      <w:r w:rsidRPr="00903DBA">
        <w:rPr>
          <w:highlight w:val="white"/>
        </w:rPr>
        <w:t xml:space="preserve">    private void </w:t>
      </w:r>
      <w:bookmarkStart w:id="484" w:name="_Hlk51314142"/>
      <w:r w:rsidRPr="00903DBA">
        <w:rPr>
          <w:highlight w:val="white"/>
        </w:rPr>
        <w:t>WindowsByteList</w:t>
      </w:r>
      <w:bookmarkEnd w:id="484"/>
      <w:r w:rsidRPr="00903DBA">
        <w:rPr>
          <w:highlight w:val="white"/>
        </w:rPr>
        <w:t>(List&lt;byte&gt; byteList,</w:t>
      </w:r>
    </w:p>
    <w:p w14:paraId="72CCC781" w14:textId="77777777" w:rsidR="00614EB1" w:rsidRPr="00903DBA" w:rsidRDefault="00614EB1" w:rsidP="00614EB1">
      <w:pPr>
        <w:pStyle w:val="Code"/>
        <w:rPr>
          <w:highlight w:val="white"/>
        </w:rPr>
      </w:pPr>
      <w:r w:rsidRPr="00903DBA">
        <w:rPr>
          <w:highlight w:val="white"/>
        </w:rPr>
        <w:t xml:space="preserve">                                 IDictionary&lt;int,string&gt; accessMap,</w:t>
      </w:r>
    </w:p>
    <w:p w14:paraId="350E9008" w14:textId="77777777" w:rsidR="00614EB1" w:rsidRPr="00903DBA" w:rsidRDefault="00614EB1" w:rsidP="00614EB1">
      <w:pPr>
        <w:pStyle w:val="Code"/>
        <w:rPr>
          <w:highlight w:val="white"/>
        </w:rPr>
      </w:pPr>
      <w:r w:rsidRPr="00903DBA">
        <w:rPr>
          <w:highlight w:val="white"/>
        </w:rPr>
        <w:t xml:space="preserve">                                 IDictionary&lt;int,string&gt; callMap,</w:t>
      </w:r>
    </w:p>
    <w:p w14:paraId="0AB8599A" w14:textId="77777777" w:rsidR="00614EB1" w:rsidRPr="00903DBA" w:rsidRDefault="00614EB1" w:rsidP="00614EB1">
      <w:pPr>
        <w:pStyle w:val="Code"/>
        <w:rPr>
          <w:highlight w:val="white"/>
        </w:rPr>
      </w:pPr>
      <w:r w:rsidRPr="00903DBA">
        <w:rPr>
          <w:highlight w:val="white"/>
        </w:rPr>
        <w:t xml:space="preserve">                                 ISet&lt;int&gt; returnSet) {</w:t>
      </w:r>
    </w:p>
    <w:p w14:paraId="5D52227D"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3302026F" w14:textId="77777777" w:rsidR="00614EB1" w:rsidRPr="00903DBA" w:rsidRDefault="00614EB1" w:rsidP="00614EB1">
      <w:pPr>
        <w:rPr>
          <w:highlight w:val="white"/>
        </w:rPr>
      </w:pPr>
      <w:r w:rsidRPr="00903DBA">
        <w:rPr>
          <w:highlight w:val="white"/>
        </w:rPr>
        <w:t>We add the byte list of the instruction to the byte list parameter.</w:t>
      </w:r>
    </w:p>
    <w:p w14:paraId="6F241AD0" w14:textId="77777777" w:rsidR="00614EB1" w:rsidRPr="00903DBA" w:rsidRDefault="00614EB1" w:rsidP="00614EB1">
      <w:pPr>
        <w:pStyle w:val="Code"/>
        <w:rPr>
          <w:highlight w:val="white"/>
        </w:rPr>
      </w:pPr>
      <w:r w:rsidRPr="00903DBA">
        <w:rPr>
          <w:highlight w:val="white"/>
        </w:rPr>
        <w:t xml:space="preserve">        byteList.AddRange(assemblyCode.ByteList());</w:t>
      </w:r>
    </w:p>
    <w:p w14:paraId="57258A22" w14:textId="77777777" w:rsidR="00614EB1" w:rsidRPr="00903DBA" w:rsidRDefault="00614EB1" w:rsidP="00614EB1">
      <w:pPr>
        <w:rPr>
          <w:highlight w:val="white"/>
        </w:rPr>
      </w:pPr>
      <w:r w:rsidRPr="00903DBA">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903DBA" w:rsidRDefault="00614EB1" w:rsidP="00614EB1">
      <w:pPr>
        <w:pStyle w:val="Code"/>
        <w:rPr>
          <w:highlight w:val="white"/>
        </w:rPr>
      </w:pPr>
      <w:r w:rsidRPr="00903DBA">
        <w:rPr>
          <w:highlight w:val="white"/>
        </w:rPr>
        <w:t xml:space="preserve">        if ((assemblyCode.Operator != AssemblyOperator.label) &amp;&amp;</w:t>
      </w:r>
    </w:p>
    <w:p w14:paraId="3505A048" w14:textId="77777777" w:rsidR="00614EB1" w:rsidRPr="00903DBA" w:rsidRDefault="00614EB1" w:rsidP="00614EB1">
      <w:pPr>
        <w:pStyle w:val="Code"/>
        <w:rPr>
          <w:highlight w:val="white"/>
        </w:rPr>
      </w:pPr>
      <w:r w:rsidRPr="00903DBA">
        <w:rPr>
          <w:highlight w:val="white"/>
        </w:rPr>
        <w:t xml:space="preserve">            (assemblyCode.Operator != AssemblyOperator.comment) &amp;&amp;</w:t>
      </w:r>
    </w:p>
    <w:p w14:paraId="33E2C532" w14:textId="77777777" w:rsidR="00614EB1" w:rsidRPr="00903DBA" w:rsidRDefault="00614EB1" w:rsidP="00614EB1">
      <w:pPr>
        <w:pStyle w:val="Code"/>
        <w:rPr>
          <w:highlight w:val="white"/>
        </w:rPr>
      </w:pPr>
      <w:r w:rsidRPr="00903DBA">
        <w:rPr>
          <w:highlight w:val="white"/>
        </w:rPr>
        <w:t xml:space="preserve">            (assemblyCode.Operator != AssemblyOperator.define_zero_sequence)){</w:t>
      </w:r>
    </w:p>
    <w:p w14:paraId="1DB3DD3E" w14:textId="77777777" w:rsidR="00614EB1" w:rsidRPr="00903DBA" w:rsidRDefault="00614EB1" w:rsidP="00614EB1">
      <w:pPr>
        <w:rPr>
          <w:highlight w:val="white"/>
        </w:rPr>
      </w:pPr>
      <w:r w:rsidRPr="00903DBA">
        <w:rPr>
          <w:highlight w:val="white"/>
        </w:rPr>
        <w:t>If the instruction is an address definition, we add its name to the access map.</w:t>
      </w:r>
    </w:p>
    <w:p w14:paraId="183B5158" w14:textId="77777777" w:rsidR="00614EB1" w:rsidRPr="00903DBA" w:rsidRDefault="00614EB1" w:rsidP="00614EB1">
      <w:pPr>
        <w:pStyle w:val="Code"/>
        <w:rPr>
          <w:highlight w:val="white"/>
        </w:rPr>
      </w:pPr>
      <w:r w:rsidRPr="00903DBA">
        <w:rPr>
          <w:highlight w:val="white"/>
        </w:rPr>
        <w:t xml:space="preserve">          if (assemblyCode.Operator == AssemblyOperator.define_address) {</w:t>
      </w:r>
    </w:p>
    <w:p w14:paraId="36AC4AD3" w14:textId="77777777" w:rsidR="00614EB1" w:rsidRPr="00903DBA" w:rsidRDefault="00614EB1" w:rsidP="00614EB1">
      <w:pPr>
        <w:pStyle w:val="Code"/>
        <w:rPr>
          <w:highlight w:val="white"/>
        </w:rPr>
      </w:pPr>
      <w:r w:rsidRPr="00903DBA">
        <w:rPr>
          <w:highlight w:val="white"/>
        </w:rPr>
        <w:t xml:space="preserve">            string name = (string) assemblyCode[0];</w:t>
      </w:r>
    </w:p>
    <w:p w14:paraId="0ABF60CA" w14:textId="77777777" w:rsidR="00614EB1" w:rsidRPr="00903DBA" w:rsidRDefault="00614EB1" w:rsidP="00614EB1">
      <w:pPr>
        <w:pStyle w:val="Code"/>
        <w:rPr>
          <w:highlight w:val="white"/>
        </w:rPr>
      </w:pPr>
      <w:r w:rsidRPr="00903DBA">
        <w:rPr>
          <w:highlight w:val="white"/>
        </w:rPr>
        <w:t xml:space="preserve">            accessMap.Add(byteList.Count - TypeSize.PointerSize, name);</w:t>
      </w:r>
    </w:p>
    <w:p w14:paraId="6AF0DA94" w14:textId="77777777" w:rsidR="00614EB1" w:rsidRPr="00903DBA" w:rsidRDefault="00614EB1" w:rsidP="00614EB1">
      <w:pPr>
        <w:pStyle w:val="Code"/>
        <w:rPr>
          <w:highlight w:val="white"/>
        </w:rPr>
      </w:pPr>
      <w:r w:rsidRPr="00903DBA">
        <w:rPr>
          <w:highlight w:val="white"/>
        </w:rPr>
        <w:t xml:space="preserve">          }</w:t>
      </w:r>
    </w:p>
    <w:p w14:paraId="34FE5E9F" w14:textId="77777777" w:rsidR="00614EB1" w:rsidRPr="00903DBA" w:rsidRDefault="00614EB1" w:rsidP="00614EB1">
      <w:pPr>
        <w:rPr>
          <w:highlight w:val="white"/>
        </w:rPr>
      </w:pPr>
      <w:r w:rsidRPr="00903DBA">
        <w:rPr>
          <w:highlight w:val="white"/>
        </w:rPr>
        <w:t>If the instruction is a value definition, we need to look into its sort. If it is a pointer or a static address, we add its name.</w:t>
      </w:r>
    </w:p>
    <w:p w14:paraId="1D80C12C" w14:textId="77777777" w:rsidR="00614EB1" w:rsidRPr="00903DBA" w:rsidRDefault="00614EB1" w:rsidP="00614EB1">
      <w:pPr>
        <w:pStyle w:val="Code"/>
        <w:rPr>
          <w:highlight w:val="white"/>
        </w:rPr>
      </w:pPr>
      <w:r w:rsidRPr="00903DBA">
        <w:rPr>
          <w:highlight w:val="white"/>
        </w:rPr>
        <w:t xml:space="preserve">          else if (assemblyCode.Operator == AssemblyOperator.define_value) {</w:t>
      </w:r>
    </w:p>
    <w:p w14:paraId="6F7F6C6E" w14:textId="77777777" w:rsidR="00614EB1" w:rsidRPr="00903DBA" w:rsidRDefault="00614EB1" w:rsidP="00614EB1">
      <w:pPr>
        <w:pStyle w:val="Code"/>
        <w:rPr>
          <w:highlight w:val="white"/>
        </w:rPr>
      </w:pPr>
      <w:r w:rsidRPr="00903DBA">
        <w:rPr>
          <w:highlight w:val="white"/>
        </w:rPr>
        <w:t xml:space="preserve">            Sort sort = (Sort) assemblyCode[0];</w:t>
      </w:r>
    </w:p>
    <w:p w14:paraId="066FA1B0" w14:textId="77777777" w:rsidR="00614EB1" w:rsidRPr="00903DBA" w:rsidRDefault="00614EB1" w:rsidP="00614EB1">
      <w:pPr>
        <w:pStyle w:val="Code"/>
        <w:rPr>
          <w:highlight w:val="white"/>
        </w:rPr>
      </w:pPr>
      <w:r w:rsidRPr="00903DBA">
        <w:rPr>
          <w:highlight w:val="white"/>
        </w:rPr>
        <w:t xml:space="preserve">            object value = assemblyCode[1];</w:t>
      </w:r>
    </w:p>
    <w:p w14:paraId="039A9BCE" w14:textId="77777777" w:rsidR="00614EB1" w:rsidRPr="00903DBA" w:rsidRDefault="00614EB1" w:rsidP="00614EB1">
      <w:pPr>
        <w:pStyle w:val="Code"/>
        <w:rPr>
          <w:highlight w:val="white"/>
        </w:rPr>
      </w:pPr>
    </w:p>
    <w:p w14:paraId="5D57F085" w14:textId="77777777" w:rsidR="00614EB1" w:rsidRPr="00903DBA" w:rsidRDefault="00614EB1" w:rsidP="00614EB1">
      <w:pPr>
        <w:pStyle w:val="Code"/>
        <w:rPr>
          <w:highlight w:val="white"/>
        </w:rPr>
      </w:pPr>
      <w:r w:rsidRPr="00903DBA">
        <w:rPr>
          <w:highlight w:val="white"/>
        </w:rPr>
        <w:t xml:space="preserve">            if (sort == Sort.Pointer) {</w:t>
      </w:r>
    </w:p>
    <w:p w14:paraId="11B3117C" w14:textId="77777777" w:rsidR="00614EB1" w:rsidRPr="00903DBA" w:rsidRDefault="00614EB1" w:rsidP="00614EB1">
      <w:pPr>
        <w:pStyle w:val="Code"/>
        <w:rPr>
          <w:highlight w:val="white"/>
        </w:rPr>
      </w:pPr>
      <w:r w:rsidRPr="00903DBA">
        <w:rPr>
          <w:highlight w:val="white"/>
        </w:rPr>
        <w:t xml:space="preserve">              if (value is string) {</w:t>
      </w:r>
    </w:p>
    <w:p w14:paraId="1DB27C7E"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635EBB53" w14:textId="77777777" w:rsidR="00614EB1" w:rsidRPr="00903DBA" w:rsidRDefault="00614EB1" w:rsidP="00614EB1">
      <w:pPr>
        <w:pStyle w:val="Code"/>
        <w:rPr>
          <w:highlight w:val="white"/>
        </w:rPr>
      </w:pPr>
      <w:r w:rsidRPr="00903DBA">
        <w:rPr>
          <w:highlight w:val="white"/>
        </w:rPr>
        <w:t xml:space="preserve">                              (string) value);</w:t>
      </w:r>
    </w:p>
    <w:p w14:paraId="444538EB" w14:textId="77777777" w:rsidR="00614EB1" w:rsidRPr="00903DBA" w:rsidRDefault="00614EB1" w:rsidP="00614EB1">
      <w:pPr>
        <w:pStyle w:val="Code"/>
        <w:rPr>
          <w:highlight w:val="white"/>
        </w:rPr>
      </w:pPr>
      <w:r w:rsidRPr="00903DBA">
        <w:rPr>
          <w:highlight w:val="white"/>
        </w:rPr>
        <w:t xml:space="preserve">              }</w:t>
      </w:r>
    </w:p>
    <w:p w14:paraId="2EA55A13" w14:textId="77777777" w:rsidR="00614EB1" w:rsidRPr="00903DBA" w:rsidRDefault="00614EB1" w:rsidP="00614EB1">
      <w:pPr>
        <w:pStyle w:val="Code"/>
        <w:rPr>
          <w:highlight w:val="white"/>
        </w:rPr>
      </w:pPr>
      <w:r w:rsidRPr="00903DBA">
        <w:rPr>
          <w:highlight w:val="white"/>
        </w:rPr>
        <w:t xml:space="preserve">              else if (value is StaticAddress) {</w:t>
      </w:r>
    </w:p>
    <w:p w14:paraId="187D686A" w14:textId="77777777" w:rsidR="00614EB1" w:rsidRPr="00903DBA" w:rsidRDefault="00614EB1" w:rsidP="00614EB1">
      <w:pPr>
        <w:pStyle w:val="Code"/>
        <w:rPr>
          <w:highlight w:val="white"/>
        </w:rPr>
      </w:pPr>
      <w:r w:rsidRPr="00903DBA">
        <w:rPr>
          <w:highlight w:val="white"/>
        </w:rPr>
        <w:t xml:space="preserve">                StaticAddress staticAddress = (StaticAddress) value;</w:t>
      </w:r>
    </w:p>
    <w:p w14:paraId="1E1B785C"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1EE530B3" w14:textId="77777777" w:rsidR="00614EB1" w:rsidRPr="00903DBA" w:rsidRDefault="00614EB1" w:rsidP="00614EB1">
      <w:pPr>
        <w:pStyle w:val="Code"/>
        <w:rPr>
          <w:highlight w:val="white"/>
        </w:rPr>
      </w:pPr>
      <w:r w:rsidRPr="00903DBA">
        <w:rPr>
          <w:highlight w:val="white"/>
        </w:rPr>
        <w:t xml:space="preserve">                              staticAddress.UniqueName);</w:t>
      </w:r>
    </w:p>
    <w:p w14:paraId="5989FD3F" w14:textId="77777777" w:rsidR="00614EB1" w:rsidRPr="00903DBA" w:rsidRDefault="00614EB1" w:rsidP="00614EB1">
      <w:pPr>
        <w:pStyle w:val="Code"/>
        <w:rPr>
          <w:highlight w:val="white"/>
        </w:rPr>
      </w:pPr>
      <w:r w:rsidRPr="00903DBA">
        <w:rPr>
          <w:highlight w:val="white"/>
        </w:rPr>
        <w:t xml:space="preserve">              }</w:t>
      </w:r>
    </w:p>
    <w:p w14:paraId="1DC538E6" w14:textId="77777777" w:rsidR="00614EB1" w:rsidRPr="00903DBA" w:rsidRDefault="00614EB1" w:rsidP="00614EB1">
      <w:pPr>
        <w:pStyle w:val="Code"/>
        <w:rPr>
          <w:highlight w:val="white"/>
        </w:rPr>
      </w:pPr>
      <w:r w:rsidRPr="00903DBA">
        <w:rPr>
          <w:highlight w:val="white"/>
        </w:rPr>
        <w:t xml:space="preserve">            }</w:t>
      </w:r>
    </w:p>
    <w:p w14:paraId="32248F52" w14:textId="77777777" w:rsidR="00614EB1" w:rsidRPr="00903DBA" w:rsidRDefault="00614EB1" w:rsidP="00614EB1">
      <w:pPr>
        <w:pStyle w:val="Code"/>
        <w:rPr>
          <w:highlight w:val="white"/>
        </w:rPr>
      </w:pPr>
      <w:r w:rsidRPr="00903DBA">
        <w:rPr>
          <w:highlight w:val="white"/>
        </w:rPr>
        <w:t xml:space="preserve">          }</w:t>
      </w:r>
    </w:p>
    <w:p w14:paraId="3F9B065E" w14:textId="77777777" w:rsidR="00614EB1" w:rsidRPr="00903DBA" w:rsidRDefault="00614EB1" w:rsidP="00614EB1">
      <w:pPr>
        <w:rPr>
          <w:highlight w:val="white"/>
        </w:rPr>
      </w:pPr>
      <w:r w:rsidRPr="00903DBA">
        <w:rPr>
          <w:highlight w:val="white"/>
        </w:rPr>
        <w:t>In case of a function call, add the name of the function to be called to the call map.</w:t>
      </w:r>
    </w:p>
    <w:p w14:paraId="39502C39" w14:textId="77777777" w:rsidR="00614EB1" w:rsidRPr="00903DBA" w:rsidRDefault="00614EB1" w:rsidP="00614EB1">
      <w:pPr>
        <w:pStyle w:val="Code"/>
        <w:rPr>
          <w:highlight w:val="white"/>
        </w:rPr>
      </w:pPr>
      <w:r w:rsidRPr="00903DBA">
        <w:rPr>
          <w:highlight w:val="white"/>
        </w:rPr>
        <w:t xml:space="preserve">          else if ((assemblyCode.Operator == AssemblyOperator.call) &amp;&amp;</w:t>
      </w:r>
    </w:p>
    <w:p w14:paraId="53BD6C02" w14:textId="77777777" w:rsidR="00614EB1" w:rsidRPr="00903DBA" w:rsidRDefault="00614EB1" w:rsidP="00614EB1">
      <w:pPr>
        <w:pStyle w:val="Code"/>
        <w:rPr>
          <w:highlight w:val="white"/>
        </w:rPr>
      </w:pPr>
      <w:r w:rsidRPr="00903DBA">
        <w:rPr>
          <w:highlight w:val="white"/>
        </w:rPr>
        <w:t xml:space="preserve">                   (assemblyCode[0] is string)) {</w:t>
      </w:r>
    </w:p>
    <w:p w14:paraId="24E578BF" w14:textId="77777777" w:rsidR="00614EB1" w:rsidRPr="00903DBA" w:rsidRDefault="00614EB1" w:rsidP="00614EB1">
      <w:pPr>
        <w:pStyle w:val="Code"/>
        <w:rPr>
          <w:highlight w:val="white"/>
        </w:rPr>
      </w:pPr>
      <w:r w:rsidRPr="00903DBA">
        <w:rPr>
          <w:highlight w:val="white"/>
        </w:rPr>
        <w:lastRenderedPageBreak/>
        <w:t xml:space="preserve">            string calleeName = (string) assemblyCode[0];</w:t>
      </w:r>
    </w:p>
    <w:p w14:paraId="12560012"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84D6D5D" w14:textId="77777777" w:rsidR="00614EB1" w:rsidRPr="00903DBA" w:rsidRDefault="00614EB1" w:rsidP="00614EB1">
      <w:pPr>
        <w:pStyle w:val="Code"/>
        <w:rPr>
          <w:highlight w:val="white"/>
        </w:rPr>
      </w:pPr>
      <w:r w:rsidRPr="00903DBA">
        <w:rPr>
          <w:highlight w:val="white"/>
        </w:rPr>
        <w:t xml:space="preserve">            callMap.Add(address, calleeName);</w:t>
      </w:r>
    </w:p>
    <w:p w14:paraId="1D692C74" w14:textId="77777777" w:rsidR="00614EB1" w:rsidRPr="00903DBA" w:rsidRDefault="00614EB1" w:rsidP="00614EB1">
      <w:pPr>
        <w:pStyle w:val="Code"/>
        <w:rPr>
          <w:highlight w:val="white"/>
        </w:rPr>
      </w:pPr>
      <w:r w:rsidRPr="00903DBA">
        <w:rPr>
          <w:highlight w:val="white"/>
        </w:rPr>
        <w:t xml:space="preserve">          }</w:t>
      </w:r>
    </w:p>
    <w:p w14:paraId="66DB234C" w14:textId="77777777" w:rsidR="00614EB1" w:rsidRPr="00903DBA" w:rsidRDefault="00614EB1" w:rsidP="00614EB1">
      <w:pPr>
        <w:rPr>
          <w:highlight w:val="white"/>
        </w:rPr>
      </w:pPr>
      <w:r w:rsidRPr="00903DBA">
        <w:rPr>
          <w:highlight w:val="white"/>
        </w:rPr>
        <w:t>In case of a function return, we add the address the return set.</w:t>
      </w:r>
    </w:p>
    <w:p w14:paraId="7FE60D8C" w14:textId="77777777" w:rsidR="00614EB1" w:rsidRPr="00903DBA" w:rsidRDefault="00614EB1" w:rsidP="00614EB1">
      <w:pPr>
        <w:pStyle w:val="Code"/>
        <w:rPr>
          <w:highlight w:val="white"/>
        </w:rPr>
      </w:pPr>
      <w:r w:rsidRPr="00903DBA">
        <w:rPr>
          <w:highlight w:val="white"/>
        </w:rPr>
        <w:t xml:space="preserve">          else if (assemblyCode.Operator == AssemblyOperator.return_address) {</w:t>
      </w:r>
    </w:p>
    <w:p w14:paraId="37A2A62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75CBF39C" w14:textId="77777777" w:rsidR="00614EB1" w:rsidRPr="00903DBA" w:rsidRDefault="00614EB1" w:rsidP="00614EB1">
      <w:pPr>
        <w:pStyle w:val="Code"/>
        <w:rPr>
          <w:highlight w:val="white"/>
        </w:rPr>
      </w:pPr>
      <w:r w:rsidRPr="00903DBA">
        <w:rPr>
          <w:highlight w:val="white"/>
        </w:rPr>
        <w:t xml:space="preserve">            returnSet.Add(address);</w:t>
      </w:r>
    </w:p>
    <w:p w14:paraId="2C4DADA5" w14:textId="77777777" w:rsidR="00614EB1" w:rsidRPr="00903DBA" w:rsidRDefault="00614EB1" w:rsidP="00614EB1">
      <w:pPr>
        <w:pStyle w:val="Code"/>
        <w:rPr>
          <w:highlight w:val="white"/>
        </w:rPr>
      </w:pPr>
      <w:r w:rsidRPr="00903DBA">
        <w:rPr>
          <w:highlight w:val="white"/>
        </w:rPr>
        <w:t xml:space="preserve">          }</w:t>
      </w:r>
    </w:p>
    <w:p w14:paraId="3B0B6417" w14:textId="77777777" w:rsidR="00614EB1" w:rsidRPr="00903DBA" w:rsidRDefault="00614EB1" w:rsidP="00614EB1">
      <w:pPr>
        <w:rPr>
          <w:highlight w:val="white"/>
        </w:rPr>
      </w:pPr>
      <w:r w:rsidRPr="00903DBA">
        <w:rPr>
          <w:highlight w:val="white"/>
        </w:rPr>
        <w:t xml:space="preserve">If the first operand is a string, we have two cases: if the third operand is a value of </w:t>
      </w:r>
      <w:r w:rsidRPr="00903DBA">
        <w:rPr>
          <w:rStyle w:val="KeyWord0"/>
          <w:highlight w:val="white"/>
        </w:rPr>
        <w:t>BigInteger</w:t>
      </w:r>
      <w:r w:rsidRPr="00903DBA">
        <w:rPr>
          <w:highlight w:val="white"/>
        </w:rPr>
        <w:t>, we need decrease the address with its size and with the size of a pointer. Otherwise, we just decrease the address with the pointer size.</w:t>
      </w:r>
    </w:p>
    <w:p w14:paraId="3F0B9555" w14:textId="77777777" w:rsidR="00614EB1" w:rsidRPr="00903DBA" w:rsidRDefault="00614EB1" w:rsidP="00614EB1">
      <w:pPr>
        <w:pStyle w:val="Code"/>
        <w:rPr>
          <w:highlight w:val="white"/>
        </w:rPr>
      </w:pPr>
      <w:r w:rsidRPr="00903DBA">
        <w:rPr>
          <w:highlight w:val="white"/>
        </w:rPr>
        <w:t xml:space="preserve">          else if (assemblyCode[0] is string) { // Add [g + 1], 2</w:t>
      </w:r>
    </w:p>
    <w:p w14:paraId="3A6CA297" w14:textId="77777777" w:rsidR="00614EB1" w:rsidRPr="00903DBA" w:rsidRDefault="00614EB1" w:rsidP="00614EB1">
      <w:pPr>
        <w:pStyle w:val="Code"/>
        <w:rPr>
          <w:highlight w:val="white"/>
        </w:rPr>
      </w:pPr>
      <w:r w:rsidRPr="00903DBA">
        <w:rPr>
          <w:highlight w:val="white"/>
        </w:rPr>
        <w:t xml:space="preserve">            if (assemblyCode[2] is BigInteger) {</w:t>
      </w:r>
    </w:p>
    <w:p w14:paraId="74A643FC" w14:textId="77777777" w:rsidR="00614EB1" w:rsidRPr="00903DBA" w:rsidRDefault="00614EB1" w:rsidP="00614EB1">
      <w:pPr>
        <w:pStyle w:val="Code"/>
        <w:rPr>
          <w:highlight w:val="white"/>
        </w:rPr>
      </w:pPr>
      <w:r w:rsidRPr="00903DBA">
        <w:rPr>
          <w:highlight w:val="white"/>
        </w:rPr>
        <w:t xml:space="preserve">              int size = AssemblyCode.SizeOfValue((BigInteger)assemblyCode[2],</w:t>
      </w:r>
    </w:p>
    <w:p w14:paraId="298AFF2D" w14:textId="77777777" w:rsidR="00614EB1" w:rsidRPr="00903DBA" w:rsidRDefault="00614EB1" w:rsidP="00614EB1">
      <w:pPr>
        <w:pStyle w:val="Code"/>
        <w:rPr>
          <w:highlight w:val="white"/>
        </w:rPr>
      </w:pPr>
      <w:r w:rsidRPr="00903DBA">
        <w:rPr>
          <w:highlight w:val="white"/>
        </w:rPr>
        <w:t xml:space="preserve">                                                  assemblyCode.Operator);</w:t>
      </w:r>
    </w:p>
    <w:p w14:paraId="546C3916" w14:textId="77777777" w:rsidR="00614EB1" w:rsidRPr="00903DBA" w:rsidRDefault="00614EB1" w:rsidP="00614EB1">
      <w:pPr>
        <w:pStyle w:val="Code"/>
        <w:rPr>
          <w:highlight w:val="white"/>
        </w:rPr>
      </w:pPr>
      <w:r w:rsidRPr="00903DBA">
        <w:rPr>
          <w:highlight w:val="white"/>
        </w:rPr>
        <w:t xml:space="preserve">              int address = byteList.Count - TypeSize.PointerSize - size;</w:t>
      </w:r>
    </w:p>
    <w:p w14:paraId="56D6F5BB" w14:textId="77777777" w:rsidR="00614EB1" w:rsidRPr="00903DBA" w:rsidRDefault="00614EB1" w:rsidP="00614EB1">
      <w:pPr>
        <w:pStyle w:val="Code"/>
        <w:rPr>
          <w:highlight w:val="white"/>
        </w:rPr>
      </w:pPr>
      <w:r w:rsidRPr="00903DBA">
        <w:rPr>
          <w:highlight w:val="white"/>
        </w:rPr>
        <w:t xml:space="preserve">              accessMap.Add(address, (string) assemblyCode[0]);</w:t>
      </w:r>
    </w:p>
    <w:p w14:paraId="0F9DE0A0" w14:textId="77777777" w:rsidR="00614EB1" w:rsidRPr="00903DBA" w:rsidRDefault="00614EB1" w:rsidP="00614EB1">
      <w:pPr>
        <w:pStyle w:val="Code"/>
        <w:rPr>
          <w:highlight w:val="white"/>
        </w:rPr>
      </w:pPr>
      <w:r w:rsidRPr="00903DBA">
        <w:rPr>
          <w:highlight w:val="white"/>
        </w:rPr>
        <w:t xml:space="preserve">            }</w:t>
      </w:r>
    </w:p>
    <w:p w14:paraId="36BF1DDC" w14:textId="77777777" w:rsidR="00614EB1" w:rsidRPr="00903DBA" w:rsidRDefault="00614EB1" w:rsidP="00614EB1">
      <w:pPr>
        <w:pStyle w:val="Code"/>
        <w:rPr>
          <w:highlight w:val="white"/>
        </w:rPr>
      </w:pPr>
      <w:r w:rsidRPr="00903DBA">
        <w:rPr>
          <w:highlight w:val="white"/>
        </w:rPr>
        <w:t xml:space="preserve">            else {</w:t>
      </w:r>
    </w:p>
    <w:p w14:paraId="5CE9628D"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076AF11" w14:textId="77777777" w:rsidR="00614EB1" w:rsidRPr="00903DBA" w:rsidRDefault="00614EB1" w:rsidP="00614EB1">
      <w:pPr>
        <w:pStyle w:val="Code"/>
        <w:rPr>
          <w:highlight w:val="white"/>
        </w:rPr>
      </w:pPr>
      <w:r w:rsidRPr="00903DBA">
        <w:rPr>
          <w:highlight w:val="white"/>
        </w:rPr>
        <w:t xml:space="preserve">              accessMap.Add(address, (string) assemblyCode[0]);</w:t>
      </w:r>
    </w:p>
    <w:p w14:paraId="6426CB9B" w14:textId="77777777" w:rsidR="00614EB1" w:rsidRPr="00903DBA" w:rsidRDefault="00614EB1" w:rsidP="00614EB1">
      <w:pPr>
        <w:pStyle w:val="Code"/>
        <w:rPr>
          <w:highlight w:val="white"/>
        </w:rPr>
      </w:pPr>
      <w:r w:rsidRPr="00903DBA">
        <w:rPr>
          <w:highlight w:val="white"/>
        </w:rPr>
        <w:t xml:space="preserve">            }</w:t>
      </w:r>
    </w:p>
    <w:p w14:paraId="3F5DEE7F" w14:textId="77777777" w:rsidR="00614EB1" w:rsidRPr="00903DBA" w:rsidRDefault="00614EB1" w:rsidP="00614EB1">
      <w:pPr>
        <w:pStyle w:val="Code"/>
        <w:rPr>
          <w:highlight w:val="white"/>
        </w:rPr>
      </w:pPr>
      <w:r w:rsidRPr="00903DBA">
        <w:rPr>
          <w:highlight w:val="white"/>
        </w:rPr>
        <w:t xml:space="preserve">          }</w:t>
      </w:r>
    </w:p>
    <w:p w14:paraId="119366BD" w14:textId="77777777" w:rsidR="00614EB1" w:rsidRPr="00903DBA" w:rsidRDefault="00614EB1" w:rsidP="00614EB1">
      <w:pPr>
        <w:rPr>
          <w:highlight w:val="white"/>
        </w:rPr>
      </w:pPr>
      <w:r w:rsidRPr="00903DBA">
        <w:rPr>
          <w:highlight w:val="white"/>
        </w:rPr>
        <w:t>If the second or third operand is a string, we add its name the the address, which is the size of the instruction minus the pointer size.</w:t>
      </w:r>
    </w:p>
    <w:p w14:paraId="5ED92A03" w14:textId="77777777" w:rsidR="00614EB1" w:rsidRPr="00903DBA" w:rsidRDefault="00614EB1" w:rsidP="00614EB1">
      <w:pPr>
        <w:pStyle w:val="Code"/>
        <w:rPr>
          <w:highlight w:val="white"/>
        </w:rPr>
      </w:pPr>
      <w:r w:rsidRPr="00903DBA">
        <w:rPr>
          <w:highlight w:val="white"/>
        </w:rPr>
        <w:t xml:space="preserve">          else if (assemblyCode[1] is string) { // mov ax, [g + 1]; mov ax, g</w:t>
      </w:r>
    </w:p>
    <w:p w14:paraId="4C2DAEA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F90FB6E" w14:textId="77777777" w:rsidR="00614EB1" w:rsidRPr="00903DBA" w:rsidRDefault="00614EB1" w:rsidP="00614EB1">
      <w:pPr>
        <w:pStyle w:val="Code"/>
        <w:rPr>
          <w:highlight w:val="white"/>
        </w:rPr>
      </w:pPr>
      <w:r w:rsidRPr="00903DBA">
        <w:rPr>
          <w:highlight w:val="white"/>
        </w:rPr>
        <w:t xml:space="preserve">            accessMap.Add(address, (string) assemblyCode[1]);</w:t>
      </w:r>
    </w:p>
    <w:p w14:paraId="480A737E" w14:textId="77777777" w:rsidR="00614EB1" w:rsidRPr="00903DBA" w:rsidRDefault="00614EB1" w:rsidP="00614EB1">
      <w:pPr>
        <w:pStyle w:val="Code"/>
        <w:rPr>
          <w:highlight w:val="white"/>
        </w:rPr>
      </w:pPr>
      <w:r w:rsidRPr="00903DBA">
        <w:rPr>
          <w:highlight w:val="white"/>
        </w:rPr>
        <w:t xml:space="preserve">          }</w:t>
      </w:r>
    </w:p>
    <w:p w14:paraId="53FD7C05" w14:textId="77777777" w:rsidR="00614EB1" w:rsidRPr="00903DBA" w:rsidRDefault="00614EB1" w:rsidP="00614EB1">
      <w:pPr>
        <w:pStyle w:val="Code"/>
        <w:rPr>
          <w:highlight w:val="white"/>
        </w:rPr>
      </w:pPr>
      <w:r w:rsidRPr="00903DBA">
        <w:rPr>
          <w:highlight w:val="white"/>
        </w:rPr>
        <w:t xml:space="preserve">          else if (assemblyCode[2] is string) { // Add [bp + 2], g</w:t>
      </w:r>
    </w:p>
    <w:p w14:paraId="3E8B9E17"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D3C9CC5" w14:textId="77777777" w:rsidR="00614EB1" w:rsidRPr="00903DBA" w:rsidRDefault="00614EB1" w:rsidP="00614EB1">
      <w:pPr>
        <w:pStyle w:val="Code"/>
        <w:rPr>
          <w:highlight w:val="white"/>
        </w:rPr>
      </w:pPr>
      <w:r w:rsidRPr="00903DBA">
        <w:rPr>
          <w:highlight w:val="white"/>
        </w:rPr>
        <w:t xml:space="preserve">            accessMap.Add(address, (string) assemblyCode[2]);</w:t>
      </w:r>
    </w:p>
    <w:p w14:paraId="6956DED2" w14:textId="77777777" w:rsidR="00614EB1" w:rsidRPr="00903DBA" w:rsidRDefault="00614EB1" w:rsidP="00614EB1">
      <w:pPr>
        <w:pStyle w:val="Code"/>
        <w:rPr>
          <w:highlight w:val="white"/>
        </w:rPr>
      </w:pPr>
      <w:r w:rsidRPr="00903DBA">
        <w:rPr>
          <w:highlight w:val="white"/>
        </w:rPr>
        <w:t xml:space="preserve">          }</w:t>
      </w:r>
    </w:p>
    <w:p w14:paraId="44AF1367" w14:textId="77777777" w:rsidR="00614EB1" w:rsidRPr="00903DBA" w:rsidRDefault="00614EB1" w:rsidP="00614EB1">
      <w:pPr>
        <w:pStyle w:val="Code"/>
        <w:rPr>
          <w:highlight w:val="white"/>
        </w:rPr>
      </w:pPr>
      <w:r w:rsidRPr="00903DBA">
        <w:rPr>
          <w:highlight w:val="white"/>
        </w:rPr>
        <w:t xml:space="preserve">        }</w:t>
      </w:r>
    </w:p>
    <w:p w14:paraId="0B882C97" w14:textId="77777777" w:rsidR="00614EB1" w:rsidRPr="00903DBA" w:rsidRDefault="00614EB1" w:rsidP="00614EB1">
      <w:pPr>
        <w:pStyle w:val="Code"/>
        <w:rPr>
          <w:highlight w:val="white"/>
        </w:rPr>
      </w:pPr>
      <w:r w:rsidRPr="00903DBA">
        <w:rPr>
          <w:highlight w:val="white"/>
        </w:rPr>
        <w:t xml:space="preserve">      }</w:t>
      </w:r>
    </w:p>
    <w:p w14:paraId="02234BFD" w14:textId="77777777" w:rsidR="00614EB1" w:rsidRPr="00903DBA" w:rsidRDefault="00614EB1" w:rsidP="00614EB1">
      <w:pPr>
        <w:pStyle w:val="Code"/>
        <w:rPr>
          <w:highlight w:val="white"/>
        </w:rPr>
      </w:pPr>
      <w:r w:rsidRPr="00903DBA">
        <w:rPr>
          <w:highlight w:val="white"/>
        </w:rPr>
        <w:t xml:space="preserve">    }</w:t>
      </w:r>
    </w:p>
    <w:p w14:paraId="1F26E60E" w14:textId="77777777" w:rsidR="00614EB1" w:rsidRPr="00903DBA" w:rsidRDefault="00614EB1" w:rsidP="00614EB1">
      <w:pPr>
        <w:pStyle w:val="Code"/>
        <w:rPr>
          <w:highlight w:val="white"/>
        </w:rPr>
      </w:pPr>
      <w:r w:rsidRPr="00903DBA">
        <w:rPr>
          <w:highlight w:val="white"/>
        </w:rPr>
        <w:t xml:space="preserve">  }</w:t>
      </w:r>
    </w:p>
    <w:p w14:paraId="5A5A36DC" w14:textId="77777777" w:rsidR="00614EB1" w:rsidRPr="00903DBA" w:rsidRDefault="00614EB1" w:rsidP="00614EB1">
      <w:pPr>
        <w:pStyle w:val="Code"/>
        <w:rPr>
          <w:highlight w:val="white"/>
        </w:rPr>
      </w:pPr>
      <w:r w:rsidRPr="00903DBA">
        <w:rPr>
          <w:highlight w:val="white"/>
        </w:rPr>
        <w:t>}</w:t>
      </w:r>
    </w:p>
    <w:p w14:paraId="25F20BAC" w14:textId="3E5EEA95" w:rsidR="008C2FC7" w:rsidRPr="00903DBA" w:rsidRDefault="008C2FC7" w:rsidP="00614EB1">
      <w:pPr>
        <w:pStyle w:val="Rubrik3"/>
        <w:rPr>
          <w:highlight w:val="white"/>
        </w:rPr>
      </w:pPr>
      <w:bookmarkStart w:id="485" w:name="_Toc57656119"/>
      <w:r w:rsidRPr="00903DBA">
        <w:rPr>
          <w:highlight w:val="white"/>
        </w:rPr>
        <w:t>Byte</w:t>
      </w:r>
      <w:r w:rsidR="00D33B22" w:rsidRPr="00903DBA">
        <w:rPr>
          <w:highlight w:val="white"/>
        </w:rPr>
        <w:t xml:space="preserve"> </w:t>
      </w:r>
      <w:r w:rsidRPr="00903DBA">
        <w:rPr>
          <w:highlight w:val="white"/>
        </w:rPr>
        <w:t>List</w:t>
      </w:r>
      <w:bookmarkEnd w:id="485"/>
    </w:p>
    <w:p w14:paraId="51B69A74" w14:textId="3F59272A" w:rsidR="008C2FC7" w:rsidRPr="00903DBA" w:rsidRDefault="008C2FC7" w:rsidP="008C2FC7">
      <w:pPr>
        <w:rPr>
          <w:highlight w:val="white"/>
        </w:rPr>
      </w:pPr>
      <w:r w:rsidRPr="00903DBA">
        <w:rPr>
          <w:highlight w:val="white"/>
        </w:rPr>
        <w:t xml:space="preserve">The </w:t>
      </w:r>
      <w:r w:rsidRPr="00903DBA">
        <w:rPr>
          <w:rStyle w:val="KeyWord0"/>
          <w:highlight w:val="white"/>
        </w:rPr>
        <w:t>ByteList</w:t>
      </w:r>
      <w:r w:rsidRPr="00903DBA">
        <w:rPr>
          <w:highlight w:val="white"/>
        </w:rPr>
        <w:t xml:space="preserve"> method return the assembly code instruction converted to a list of bytes.</w:t>
      </w:r>
    </w:p>
    <w:p w14:paraId="5A40574A" w14:textId="641E8A19" w:rsidR="008C2FC7" w:rsidRPr="00903DBA" w:rsidRDefault="008C2FC7" w:rsidP="008C2FC7">
      <w:pPr>
        <w:pStyle w:val="CodeHeader"/>
        <w:rPr>
          <w:highlight w:val="white"/>
        </w:rPr>
      </w:pPr>
      <w:r w:rsidRPr="00903DBA">
        <w:rPr>
          <w:highlight w:val="white"/>
        </w:rPr>
        <w:t>AssemblyCode.cs</w:t>
      </w:r>
    </w:p>
    <w:p w14:paraId="65502D3A" w14:textId="77777777" w:rsidR="008C2FC7" w:rsidRPr="00903DBA" w:rsidRDefault="008C2FC7" w:rsidP="008C2FC7">
      <w:pPr>
        <w:pStyle w:val="Code"/>
        <w:rPr>
          <w:highlight w:val="white"/>
        </w:rPr>
      </w:pPr>
      <w:r w:rsidRPr="00903DBA">
        <w:rPr>
          <w:highlight w:val="white"/>
        </w:rPr>
        <w:t xml:space="preserve">    public List&lt;byte&gt; ByteList() {</w:t>
      </w:r>
    </w:p>
    <w:p w14:paraId="4FE40926" w14:textId="77777777" w:rsidR="008C2FC7" w:rsidRPr="00903DBA" w:rsidRDefault="008C2FC7" w:rsidP="008C2FC7">
      <w:pPr>
        <w:pStyle w:val="Code"/>
        <w:rPr>
          <w:highlight w:val="white"/>
        </w:rPr>
      </w:pPr>
      <w:r w:rsidRPr="00903DBA">
        <w:rPr>
          <w:highlight w:val="white"/>
        </w:rPr>
        <w:t xml:space="preserve">      object operand0 = m_operandArray[0],</w:t>
      </w:r>
    </w:p>
    <w:p w14:paraId="7A3FD30A" w14:textId="77777777" w:rsidR="008C2FC7" w:rsidRPr="00903DBA" w:rsidRDefault="008C2FC7" w:rsidP="008C2FC7">
      <w:pPr>
        <w:pStyle w:val="Code"/>
        <w:rPr>
          <w:highlight w:val="white"/>
        </w:rPr>
      </w:pPr>
      <w:r w:rsidRPr="00903DBA">
        <w:rPr>
          <w:highlight w:val="white"/>
        </w:rPr>
        <w:t xml:space="preserve">             operand1 = m_operandArray[1],</w:t>
      </w:r>
    </w:p>
    <w:p w14:paraId="7D901779" w14:textId="77777777" w:rsidR="008C2FC7" w:rsidRPr="00903DBA" w:rsidRDefault="008C2FC7" w:rsidP="008C2FC7">
      <w:pPr>
        <w:pStyle w:val="Code"/>
        <w:rPr>
          <w:highlight w:val="white"/>
        </w:rPr>
      </w:pPr>
      <w:r w:rsidRPr="00903DBA">
        <w:rPr>
          <w:highlight w:val="white"/>
        </w:rPr>
        <w:t xml:space="preserve">             operand2 = m_operandArray[2];</w:t>
      </w:r>
    </w:p>
    <w:p w14:paraId="1BE16C14" w14:textId="77777777" w:rsidR="008C2FC7" w:rsidRPr="00903DBA" w:rsidRDefault="008C2FC7" w:rsidP="008C2FC7">
      <w:pPr>
        <w:rPr>
          <w:highlight w:val="white"/>
        </w:rPr>
      </w:pPr>
      <w:r w:rsidRPr="00903DBA">
        <w:rPr>
          <w:highlight w:val="white"/>
        </w:rPr>
        <w:t>For empty instruction, or for a label or comment instruction we just return an empty list.</w:t>
      </w:r>
    </w:p>
    <w:p w14:paraId="31FBFD21" w14:textId="77777777" w:rsidR="008C2FC7" w:rsidRPr="00903DBA" w:rsidRDefault="008C2FC7" w:rsidP="008C2FC7">
      <w:pPr>
        <w:pStyle w:val="Code"/>
        <w:rPr>
          <w:highlight w:val="white"/>
        </w:rPr>
      </w:pPr>
      <w:r w:rsidRPr="00903DBA">
        <w:rPr>
          <w:highlight w:val="white"/>
        </w:rPr>
        <w:t xml:space="preserve">      if ((Operator == AssemblyOperator.empty) ||</w:t>
      </w:r>
    </w:p>
    <w:p w14:paraId="2B2AA7DE" w14:textId="77777777" w:rsidR="008C2FC7" w:rsidRPr="00903DBA" w:rsidRDefault="008C2FC7" w:rsidP="008C2FC7">
      <w:pPr>
        <w:pStyle w:val="Code"/>
        <w:rPr>
          <w:highlight w:val="white"/>
        </w:rPr>
      </w:pPr>
      <w:r w:rsidRPr="00903DBA">
        <w:rPr>
          <w:highlight w:val="white"/>
        </w:rPr>
        <w:t xml:space="preserve">          (Operator == AssemblyOperator.label) ||</w:t>
      </w:r>
    </w:p>
    <w:p w14:paraId="1E76B110" w14:textId="77777777" w:rsidR="008C2FC7" w:rsidRPr="00903DBA" w:rsidRDefault="008C2FC7" w:rsidP="008C2FC7">
      <w:pPr>
        <w:pStyle w:val="Code"/>
        <w:rPr>
          <w:highlight w:val="white"/>
        </w:rPr>
      </w:pPr>
      <w:r w:rsidRPr="00903DBA">
        <w:rPr>
          <w:highlight w:val="white"/>
        </w:rPr>
        <w:lastRenderedPageBreak/>
        <w:t xml:space="preserve">          (Operator == AssemblyOperator.comment)) {</w:t>
      </w:r>
    </w:p>
    <w:p w14:paraId="4A737C3E" w14:textId="77777777" w:rsidR="008C2FC7" w:rsidRPr="00903DBA" w:rsidRDefault="008C2FC7" w:rsidP="008C2FC7">
      <w:pPr>
        <w:pStyle w:val="Code"/>
        <w:rPr>
          <w:highlight w:val="white"/>
        </w:rPr>
      </w:pPr>
      <w:r w:rsidRPr="00903DBA">
        <w:rPr>
          <w:highlight w:val="white"/>
        </w:rPr>
        <w:t xml:space="preserve">        return (new List&lt;byte&gt;());</w:t>
      </w:r>
    </w:p>
    <w:p w14:paraId="4B7230A9" w14:textId="77777777" w:rsidR="008C2FC7" w:rsidRPr="00903DBA" w:rsidRDefault="008C2FC7" w:rsidP="008C2FC7">
      <w:pPr>
        <w:pStyle w:val="Code"/>
        <w:rPr>
          <w:highlight w:val="white"/>
        </w:rPr>
      </w:pPr>
      <w:r w:rsidRPr="00903DBA">
        <w:rPr>
          <w:highlight w:val="white"/>
        </w:rPr>
        <w:t xml:space="preserve">      }</w:t>
      </w:r>
    </w:p>
    <w:p w14:paraId="76C1B0F0" w14:textId="77777777" w:rsidR="008C2FC7" w:rsidRPr="00903DBA" w:rsidRDefault="008C2FC7" w:rsidP="008C2FC7">
      <w:pPr>
        <w:rPr>
          <w:highlight w:val="white"/>
        </w:rPr>
      </w:pPr>
      <w:r w:rsidRPr="00903DBA">
        <w:rPr>
          <w:highlight w:val="white"/>
        </w:rPr>
        <w:t>For the definition of an address, we add the offset to the byte list.</w:t>
      </w:r>
    </w:p>
    <w:p w14:paraId="7FADD674" w14:textId="77777777" w:rsidR="008C2FC7" w:rsidRPr="00903DBA" w:rsidRDefault="008C2FC7" w:rsidP="008C2FC7">
      <w:pPr>
        <w:pStyle w:val="Code"/>
        <w:rPr>
          <w:highlight w:val="white"/>
        </w:rPr>
      </w:pPr>
      <w:r w:rsidRPr="00903DBA">
        <w:rPr>
          <w:highlight w:val="white"/>
        </w:rPr>
        <w:t xml:space="preserve">      else if (Operator == AssemblyOperator.define_address) {</w:t>
      </w:r>
    </w:p>
    <w:p w14:paraId="4B09164D" w14:textId="77777777" w:rsidR="008C2FC7" w:rsidRPr="00903DBA" w:rsidRDefault="008C2FC7" w:rsidP="008C2FC7">
      <w:pPr>
        <w:pStyle w:val="Code"/>
        <w:rPr>
          <w:highlight w:val="white"/>
        </w:rPr>
      </w:pPr>
      <w:r w:rsidRPr="00903DBA">
        <w:rPr>
          <w:highlight w:val="white"/>
        </w:rPr>
        <w:t xml:space="preserve">        int offset = (int) operand1;</w:t>
      </w:r>
    </w:p>
    <w:p w14:paraId="36A9730C" w14:textId="77777777" w:rsidR="008C2FC7" w:rsidRPr="00903DBA" w:rsidRDefault="008C2FC7" w:rsidP="008C2FC7">
      <w:pPr>
        <w:pStyle w:val="Code"/>
        <w:rPr>
          <w:highlight w:val="white"/>
        </w:rPr>
      </w:pPr>
      <w:r w:rsidRPr="00903DBA">
        <w:rPr>
          <w:highlight w:val="white"/>
        </w:rPr>
        <w:t xml:space="preserve">        List&lt;byte&gt; byteList = new List&lt;byte&gt;(new byte[TypeSize.PointerSize]);</w:t>
      </w:r>
    </w:p>
    <w:p w14:paraId="1DAF5C7E" w14:textId="77777777" w:rsidR="008C2FC7" w:rsidRPr="00903DBA" w:rsidRDefault="008C2FC7" w:rsidP="008C2FC7">
      <w:pPr>
        <w:pStyle w:val="Code"/>
        <w:rPr>
          <w:highlight w:val="white"/>
        </w:rPr>
      </w:pPr>
      <w:r w:rsidRPr="00903DBA">
        <w:rPr>
          <w:highlight w:val="white"/>
        </w:rPr>
        <w:t xml:space="preserve">        LoadByteList(byteList, 0, TypeSize.PointerSize, (BigInteger) offset);</w:t>
      </w:r>
    </w:p>
    <w:p w14:paraId="6B7C0C09" w14:textId="77777777" w:rsidR="008C2FC7" w:rsidRPr="00903DBA" w:rsidRDefault="008C2FC7" w:rsidP="008C2FC7">
      <w:pPr>
        <w:pStyle w:val="Code"/>
        <w:rPr>
          <w:highlight w:val="white"/>
        </w:rPr>
      </w:pPr>
      <w:r w:rsidRPr="00903DBA">
        <w:rPr>
          <w:highlight w:val="white"/>
        </w:rPr>
        <w:t xml:space="preserve">        return byteList;</w:t>
      </w:r>
    </w:p>
    <w:p w14:paraId="10E6B34D" w14:textId="77777777" w:rsidR="008C2FC7" w:rsidRPr="00903DBA" w:rsidRDefault="008C2FC7" w:rsidP="008C2FC7">
      <w:pPr>
        <w:pStyle w:val="Code"/>
        <w:rPr>
          <w:highlight w:val="white"/>
        </w:rPr>
      </w:pPr>
      <w:r w:rsidRPr="00903DBA">
        <w:rPr>
          <w:highlight w:val="white"/>
        </w:rPr>
        <w:t xml:space="preserve">      }</w:t>
      </w:r>
    </w:p>
    <w:p w14:paraId="7D795887" w14:textId="77777777" w:rsidR="008C2FC7" w:rsidRPr="00903DBA" w:rsidRDefault="008C2FC7" w:rsidP="008C2FC7">
      <w:pPr>
        <w:rPr>
          <w:highlight w:val="white"/>
        </w:rPr>
      </w:pPr>
      <w:r w:rsidRPr="00903DBA">
        <w:rPr>
          <w:highlight w:val="white"/>
        </w:rPr>
        <w:t>For a zero value, we just return a list of zeros.</w:t>
      </w:r>
    </w:p>
    <w:p w14:paraId="33461ECA" w14:textId="77777777" w:rsidR="008C2FC7" w:rsidRPr="00903DBA" w:rsidRDefault="008C2FC7" w:rsidP="008C2FC7">
      <w:pPr>
        <w:pStyle w:val="Code"/>
        <w:rPr>
          <w:highlight w:val="white"/>
        </w:rPr>
      </w:pPr>
      <w:r w:rsidRPr="00903DBA">
        <w:rPr>
          <w:highlight w:val="white"/>
        </w:rPr>
        <w:t xml:space="preserve">      else if (Operator == AssemblyOperator.define_zero_sequence) {</w:t>
      </w:r>
    </w:p>
    <w:p w14:paraId="24180D04" w14:textId="77777777" w:rsidR="008C2FC7" w:rsidRPr="00903DBA" w:rsidRDefault="008C2FC7" w:rsidP="008C2FC7">
      <w:pPr>
        <w:pStyle w:val="Code"/>
        <w:rPr>
          <w:highlight w:val="white"/>
        </w:rPr>
      </w:pPr>
      <w:r w:rsidRPr="00903DBA">
        <w:rPr>
          <w:highlight w:val="white"/>
        </w:rPr>
        <w:t xml:space="preserve">        int size = (int) operand0;</w:t>
      </w:r>
    </w:p>
    <w:p w14:paraId="49B81FEE" w14:textId="77777777" w:rsidR="008C2FC7" w:rsidRPr="00903DBA" w:rsidRDefault="008C2FC7" w:rsidP="008C2FC7">
      <w:pPr>
        <w:pStyle w:val="Code"/>
        <w:rPr>
          <w:highlight w:val="white"/>
        </w:rPr>
      </w:pPr>
      <w:r w:rsidRPr="00903DBA">
        <w:rPr>
          <w:highlight w:val="white"/>
        </w:rPr>
        <w:t xml:space="preserve">        return (new List&lt;byte&gt;(new byte[size]));</w:t>
      </w:r>
    </w:p>
    <w:p w14:paraId="37ADC042" w14:textId="77777777" w:rsidR="008C2FC7" w:rsidRPr="00903DBA" w:rsidRDefault="008C2FC7" w:rsidP="008C2FC7">
      <w:pPr>
        <w:pStyle w:val="Code"/>
        <w:rPr>
          <w:highlight w:val="white"/>
        </w:rPr>
      </w:pPr>
      <w:r w:rsidRPr="00903DBA">
        <w:rPr>
          <w:highlight w:val="white"/>
        </w:rPr>
        <w:t xml:space="preserve">      }</w:t>
      </w:r>
    </w:p>
    <w:p w14:paraId="1FB572CE" w14:textId="77777777" w:rsidR="008C2FC7" w:rsidRPr="00903DBA" w:rsidRDefault="008C2FC7" w:rsidP="008C2FC7">
      <w:pPr>
        <w:rPr>
          <w:highlight w:val="white"/>
        </w:rPr>
      </w:pPr>
      <w:r w:rsidRPr="00903DBA">
        <w:rPr>
          <w:highlight w:val="white"/>
        </w:rPr>
        <w:t>A value can be a floating value, a string, a static address, or a pointer or an integral value.</w:t>
      </w:r>
    </w:p>
    <w:p w14:paraId="0F01FF9D" w14:textId="77777777" w:rsidR="008C2FC7" w:rsidRPr="00903DBA" w:rsidRDefault="008C2FC7" w:rsidP="008C2FC7">
      <w:pPr>
        <w:pStyle w:val="Code"/>
        <w:rPr>
          <w:highlight w:val="white"/>
        </w:rPr>
      </w:pPr>
      <w:r w:rsidRPr="00903DBA">
        <w:rPr>
          <w:highlight w:val="white"/>
        </w:rPr>
        <w:t xml:space="preserve">      else if (Operator == AssemblyOperator.define_value) {</w:t>
      </w:r>
    </w:p>
    <w:p w14:paraId="5AB7D50B" w14:textId="77777777" w:rsidR="008C2FC7" w:rsidRPr="00903DBA" w:rsidRDefault="008C2FC7" w:rsidP="008C2FC7">
      <w:pPr>
        <w:pStyle w:val="Code"/>
        <w:rPr>
          <w:highlight w:val="white"/>
        </w:rPr>
      </w:pPr>
      <w:r w:rsidRPr="00903DBA">
        <w:rPr>
          <w:highlight w:val="white"/>
        </w:rPr>
        <w:t xml:space="preserve">        Sort sort = (Sort) operand0;</w:t>
      </w:r>
    </w:p>
    <w:p w14:paraId="5974EAE0" w14:textId="77777777" w:rsidR="008C2FC7" w:rsidRPr="00903DBA" w:rsidRDefault="008C2FC7" w:rsidP="008C2FC7">
      <w:pPr>
        <w:pStyle w:val="Code"/>
        <w:rPr>
          <w:highlight w:val="white"/>
        </w:rPr>
      </w:pPr>
      <w:r w:rsidRPr="00903DBA">
        <w:rPr>
          <w:highlight w:val="white"/>
        </w:rPr>
        <w:t xml:space="preserve">        object value = operand1;</w:t>
      </w:r>
    </w:p>
    <w:p w14:paraId="75637215" w14:textId="77777777" w:rsidR="008C2FC7" w:rsidRPr="00903DBA" w:rsidRDefault="008C2FC7" w:rsidP="008C2FC7">
      <w:pPr>
        <w:pStyle w:val="Code"/>
        <w:rPr>
          <w:highlight w:val="white"/>
        </w:rPr>
      </w:pPr>
      <w:r w:rsidRPr="00903DBA">
        <w:rPr>
          <w:highlight w:val="white"/>
        </w:rPr>
        <w:t xml:space="preserve">        List&lt;byte&gt; byteList;</w:t>
      </w:r>
    </w:p>
    <w:p w14:paraId="031C8040" w14:textId="77777777" w:rsidR="008C2FC7" w:rsidRPr="00903DBA" w:rsidRDefault="008C2FC7" w:rsidP="008C2FC7">
      <w:pPr>
        <w:rPr>
          <w:highlight w:val="white"/>
        </w:rPr>
      </w:pPr>
      <w:r w:rsidRPr="00903DBA">
        <w:rPr>
          <w:highlight w:val="white"/>
        </w:rPr>
        <w:t xml:space="preserve">In case of float, double, or lond double, we call </w:t>
      </w:r>
      <w:r w:rsidRPr="00903DBA">
        <w:rPr>
          <w:rStyle w:val="KeyWord0"/>
          <w:highlight w:val="white"/>
        </w:rPr>
        <w:t>GetBytes</w:t>
      </w:r>
      <w:r w:rsidRPr="00903DBA">
        <w:rPr>
          <w:highlight w:val="white"/>
        </w:rPr>
        <w:t xml:space="preserve"> in the standard library </w:t>
      </w:r>
      <w:r w:rsidRPr="00903DBA">
        <w:rPr>
          <w:rStyle w:val="KeyWord0"/>
          <w:highlight w:val="white"/>
        </w:rPr>
        <w:t>BitConverter</w:t>
      </w:r>
      <w:r w:rsidRPr="00903DBA">
        <w:rPr>
          <w:highlight w:val="white"/>
        </w:rPr>
        <w:t xml:space="preserve"> class.</w:t>
      </w:r>
    </w:p>
    <w:p w14:paraId="7770CB06" w14:textId="77777777" w:rsidR="008C2FC7" w:rsidRPr="00903DBA" w:rsidRDefault="008C2FC7" w:rsidP="008C2FC7">
      <w:pPr>
        <w:pStyle w:val="Code"/>
        <w:rPr>
          <w:highlight w:val="white"/>
        </w:rPr>
      </w:pPr>
      <w:r w:rsidRPr="00903DBA">
        <w:rPr>
          <w:highlight w:val="white"/>
        </w:rPr>
        <w:t xml:space="preserve">        if (sort == Sort.Float) {</w:t>
      </w:r>
    </w:p>
    <w:p w14:paraId="3D2992BA" w14:textId="77777777" w:rsidR="008C2FC7" w:rsidRPr="00903DBA" w:rsidRDefault="008C2FC7" w:rsidP="008C2FC7">
      <w:pPr>
        <w:pStyle w:val="Code"/>
        <w:rPr>
          <w:highlight w:val="white"/>
        </w:rPr>
      </w:pPr>
      <w:r w:rsidRPr="00903DBA">
        <w:rPr>
          <w:highlight w:val="white"/>
        </w:rPr>
        <w:t xml:space="preserve">          float floatValue = (float) ((decimal) operand0);</w:t>
      </w:r>
    </w:p>
    <w:p w14:paraId="7EEEC98D" w14:textId="77777777" w:rsidR="008C2FC7" w:rsidRPr="00903DBA" w:rsidRDefault="008C2FC7" w:rsidP="008C2FC7">
      <w:pPr>
        <w:pStyle w:val="Code"/>
        <w:rPr>
          <w:highlight w:val="white"/>
        </w:rPr>
      </w:pPr>
      <w:r w:rsidRPr="00903DBA">
        <w:rPr>
          <w:highlight w:val="white"/>
        </w:rPr>
        <w:t xml:space="preserve">          byteList =  new List&lt;byte&gt;(BitConverter.GetBytes(floatValue));</w:t>
      </w:r>
    </w:p>
    <w:p w14:paraId="29B71A37" w14:textId="77777777" w:rsidR="008C2FC7" w:rsidRPr="00903DBA" w:rsidRDefault="008C2FC7" w:rsidP="008C2FC7">
      <w:pPr>
        <w:pStyle w:val="Code"/>
        <w:rPr>
          <w:highlight w:val="white"/>
        </w:rPr>
      </w:pPr>
      <w:r w:rsidRPr="00903DBA">
        <w:rPr>
          <w:highlight w:val="white"/>
        </w:rPr>
        <w:t xml:space="preserve">        }</w:t>
      </w:r>
    </w:p>
    <w:p w14:paraId="70756A59" w14:textId="431C4E92" w:rsidR="008C2FC7" w:rsidRPr="00903DBA" w:rsidRDefault="008C2FC7" w:rsidP="008C2FC7">
      <w:pPr>
        <w:pStyle w:val="Code"/>
        <w:rPr>
          <w:highlight w:val="white"/>
        </w:rPr>
      </w:pPr>
      <w:r w:rsidRPr="00903DBA">
        <w:rPr>
          <w:highlight w:val="white"/>
        </w:rPr>
        <w:t xml:space="preserve">        else if ((sort == Sort.Double) || (sort == Sort.</w:t>
      </w:r>
      <w:r w:rsidR="001220BA" w:rsidRPr="00903DBA">
        <w:rPr>
          <w:highlight w:val="white"/>
        </w:rPr>
        <w:t>LongDouble</w:t>
      </w:r>
      <w:r w:rsidRPr="00903DBA">
        <w:rPr>
          <w:highlight w:val="white"/>
        </w:rPr>
        <w:t>)) {</w:t>
      </w:r>
    </w:p>
    <w:p w14:paraId="637DC547" w14:textId="77777777" w:rsidR="008C2FC7" w:rsidRPr="00903DBA" w:rsidRDefault="008C2FC7" w:rsidP="008C2FC7">
      <w:pPr>
        <w:pStyle w:val="Code"/>
        <w:rPr>
          <w:highlight w:val="white"/>
        </w:rPr>
      </w:pPr>
      <w:r w:rsidRPr="00903DBA">
        <w:rPr>
          <w:highlight w:val="white"/>
        </w:rPr>
        <w:t xml:space="preserve">          double doubleValue = (double) ((decimal) value);</w:t>
      </w:r>
    </w:p>
    <w:p w14:paraId="6B0612D3" w14:textId="77777777" w:rsidR="008C2FC7" w:rsidRPr="00903DBA" w:rsidRDefault="008C2FC7" w:rsidP="008C2FC7">
      <w:pPr>
        <w:pStyle w:val="Code"/>
        <w:rPr>
          <w:highlight w:val="white"/>
        </w:rPr>
      </w:pPr>
      <w:r w:rsidRPr="00903DBA">
        <w:rPr>
          <w:highlight w:val="white"/>
        </w:rPr>
        <w:t xml:space="preserve">          byteList = new List&lt;byte&gt;(BitConverter.GetBytes(doubleValue));</w:t>
      </w:r>
    </w:p>
    <w:p w14:paraId="630D2748" w14:textId="77777777" w:rsidR="008C2FC7" w:rsidRPr="00903DBA" w:rsidRDefault="008C2FC7" w:rsidP="008C2FC7">
      <w:pPr>
        <w:pStyle w:val="Code"/>
        <w:rPr>
          <w:highlight w:val="white"/>
        </w:rPr>
      </w:pPr>
      <w:r w:rsidRPr="00903DBA">
        <w:rPr>
          <w:highlight w:val="white"/>
        </w:rPr>
        <w:t xml:space="preserve">        }</w:t>
      </w:r>
    </w:p>
    <w:p w14:paraId="0AA8CE1A" w14:textId="77777777" w:rsidR="008C2FC7" w:rsidRPr="00903DBA" w:rsidRDefault="008C2FC7" w:rsidP="008C2FC7">
      <w:pPr>
        <w:rPr>
          <w:highlight w:val="white"/>
        </w:rPr>
      </w:pPr>
      <w:r w:rsidRPr="00903DBA">
        <w:rPr>
          <w:highlight w:val="white"/>
        </w:rPr>
        <w:t>In case of string we fill the byte list with the characters of the string and add the terminating zero character.</w:t>
      </w:r>
    </w:p>
    <w:p w14:paraId="08F75FDD" w14:textId="77777777" w:rsidR="008C2FC7" w:rsidRPr="00903DBA" w:rsidRDefault="008C2FC7" w:rsidP="008C2FC7">
      <w:pPr>
        <w:pStyle w:val="Code"/>
        <w:rPr>
          <w:highlight w:val="white"/>
        </w:rPr>
      </w:pPr>
      <w:r w:rsidRPr="00903DBA">
        <w:rPr>
          <w:highlight w:val="white"/>
        </w:rPr>
        <w:t xml:space="preserve">        else if (sort == Sort.String) {</w:t>
      </w:r>
    </w:p>
    <w:p w14:paraId="15255F67" w14:textId="77777777" w:rsidR="008C2FC7" w:rsidRPr="00903DBA" w:rsidRDefault="008C2FC7" w:rsidP="008C2FC7">
      <w:pPr>
        <w:pStyle w:val="Code"/>
        <w:rPr>
          <w:highlight w:val="white"/>
        </w:rPr>
      </w:pPr>
      <w:r w:rsidRPr="00903DBA">
        <w:rPr>
          <w:highlight w:val="white"/>
        </w:rPr>
        <w:t xml:space="preserve">          string text = (string) value;</w:t>
      </w:r>
    </w:p>
    <w:p w14:paraId="55C9BC25" w14:textId="77777777" w:rsidR="008C2FC7" w:rsidRPr="00903DBA" w:rsidRDefault="008C2FC7" w:rsidP="008C2FC7">
      <w:pPr>
        <w:pStyle w:val="Code"/>
        <w:rPr>
          <w:highlight w:val="white"/>
        </w:rPr>
      </w:pPr>
      <w:r w:rsidRPr="00903DBA">
        <w:rPr>
          <w:highlight w:val="white"/>
        </w:rPr>
        <w:t xml:space="preserve">          byteList = new List&lt;byte&gt;();</w:t>
      </w:r>
    </w:p>
    <w:p w14:paraId="3743CD74" w14:textId="77777777" w:rsidR="008C2FC7" w:rsidRPr="00903DBA" w:rsidRDefault="008C2FC7" w:rsidP="008C2FC7">
      <w:pPr>
        <w:pStyle w:val="Code"/>
        <w:rPr>
          <w:highlight w:val="white"/>
        </w:rPr>
      </w:pPr>
    </w:p>
    <w:p w14:paraId="3F2DB834" w14:textId="77777777" w:rsidR="008C2FC7" w:rsidRPr="00903DBA" w:rsidRDefault="008C2FC7" w:rsidP="008C2FC7">
      <w:pPr>
        <w:pStyle w:val="Code"/>
        <w:rPr>
          <w:highlight w:val="white"/>
        </w:rPr>
      </w:pPr>
      <w:r w:rsidRPr="00903DBA">
        <w:rPr>
          <w:highlight w:val="white"/>
        </w:rPr>
        <w:t xml:space="preserve">          foreach (char c in text) {</w:t>
      </w:r>
    </w:p>
    <w:p w14:paraId="58006D4B" w14:textId="77777777" w:rsidR="008C2FC7" w:rsidRPr="00903DBA" w:rsidRDefault="008C2FC7" w:rsidP="008C2FC7">
      <w:pPr>
        <w:pStyle w:val="Code"/>
        <w:rPr>
          <w:highlight w:val="white"/>
        </w:rPr>
      </w:pPr>
      <w:r w:rsidRPr="00903DBA">
        <w:rPr>
          <w:highlight w:val="white"/>
        </w:rPr>
        <w:t xml:space="preserve">            byteList.Add((byte) c);</w:t>
      </w:r>
    </w:p>
    <w:p w14:paraId="236DBE40" w14:textId="77777777" w:rsidR="008C2FC7" w:rsidRPr="00903DBA" w:rsidRDefault="008C2FC7" w:rsidP="008C2FC7">
      <w:pPr>
        <w:pStyle w:val="Code"/>
        <w:rPr>
          <w:highlight w:val="white"/>
        </w:rPr>
      </w:pPr>
      <w:r w:rsidRPr="00903DBA">
        <w:rPr>
          <w:highlight w:val="white"/>
        </w:rPr>
        <w:t xml:space="preserve">          }</w:t>
      </w:r>
    </w:p>
    <w:p w14:paraId="44285539" w14:textId="77777777" w:rsidR="008C2FC7" w:rsidRPr="00903DBA" w:rsidRDefault="008C2FC7" w:rsidP="008C2FC7">
      <w:pPr>
        <w:pStyle w:val="Code"/>
        <w:rPr>
          <w:highlight w:val="white"/>
        </w:rPr>
      </w:pPr>
    </w:p>
    <w:p w14:paraId="5A5A397B" w14:textId="77777777" w:rsidR="008C2FC7" w:rsidRPr="00903DBA" w:rsidRDefault="008C2FC7" w:rsidP="008C2FC7">
      <w:pPr>
        <w:pStyle w:val="Code"/>
        <w:rPr>
          <w:highlight w:val="white"/>
        </w:rPr>
      </w:pPr>
      <w:r w:rsidRPr="00903DBA">
        <w:rPr>
          <w:highlight w:val="white"/>
        </w:rPr>
        <w:t xml:space="preserve">          byteList.Add((byte) 0);</w:t>
      </w:r>
    </w:p>
    <w:p w14:paraId="525C125A" w14:textId="77777777" w:rsidR="008C2FC7" w:rsidRPr="00903DBA" w:rsidRDefault="008C2FC7" w:rsidP="008C2FC7">
      <w:pPr>
        <w:pStyle w:val="Code"/>
        <w:rPr>
          <w:highlight w:val="white"/>
        </w:rPr>
      </w:pPr>
      <w:r w:rsidRPr="00903DBA">
        <w:rPr>
          <w:highlight w:val="white"/>
        </w:rPr>
        <w:t xml:space="preserve">        }</w:t>
      </w:r>
    </w:p>
    <w:p w14:paraId="3138EB66" w14:textId="77777777" w:rsidR="008C2FC7" w:rsidRPr="00903DBA" w:rsidRDefault="008C2FC7" w:rsidP="008C2FC7">
      <w:pPr>
        <w:rPr>
          <w:highlight w:val="white"/>
        </w:rPr>
      </w:pPr>
      <w:r w:rsidRPr="00903DBA">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903DBA" w:rsidRDefault="008C2FC7" w:rsidP="008C2FC7">
      <w:pPr>
        <w:pStyle w:val="Code"/>
        <w:rPr>
          <w:highlight w:val="white"/>
        </w:rPr>
      </w:pPr>
      <w:r w:rsidRPr="00903DBA">
        <w:rPr>
          <w:highlight w:val="white"/>
        </w:rPr>
        <w:t xml:space="preserve">        else {</w:t>
      </w:r>
    </w:p>
    <w:p w14:paraId="225AF797" w14:textId="77777777" w:rsidR="008C2FC7" w:rsidRPr="00903DBA" w:rsidRDefault="008C2FC7" w:rsidP="008C2FC7">
      <w:pPr>
        <w:pStyle w:val="Code"/>
        <w:rPr>
          <w:highlight w:val="white"/>
        </w:rPr>
      </w:pPr>
      <w:r w:rsidRPr="00903DBA">
        <w:rPr>
          <w:highlight w:val="white"/>
        </w:rPr>
        <w:t xml:space="preserve">          int size = TypeSize.Size(sort);</w:t>
      </w:r>
    </w:p>
    <w:p w14:paraId="16D913D4" w14:textId="77777777" w:rsidR="008C2FC7" w:rsidRPr="00903DBA" w:rsidRDefault="008C2FC7" w:rsidP="008C2FC7">
      <w:pPr>
        <w:pStyle w:val="Code"/>
        <w:rPr>
          <w:highlight w:val="white"/>
        </w:rPr>
      </w:pPr>
      <w:r w:rsidRPr="00903DBA">
        <w:rPr>
          <w:highlight w:val="white"/>
        </w:rPr>
        <w:t xml:space="preserve">          byteList = new List&lt;byte&gt;(new byte[size]);</w:t>
      </w:r>
    </w:p>
    <w:p w14:paraId="20DA79CB" w14:textId="77777777" w:rsidR="008C2FC7" w:rsidRPr="00903DBA" w:rsidRDefault="008C2FC7" w:rsidP="008C2FC7">
      <w:pPr>
        <w:pStyle w:val="Code"/>
        <w:rPr>
          <w:highlight w:val="white"/>
        </w:rPr>
      </w:pPr>
      <w:r w:rsidRPr="00903DBA">
        <w:rPr>
          <w:highlight w:val="white"/>
        </w:rPr>
        <w:t xml:space="preserve">          </w:t>
      </w:r>
    </w:p>
    <w:p w14:paraId="787F290C" w14:textId="77777777" w:rsidR="008C2FC7" w:rsidRPr="00903DBA" w:rsidRDefault="008C2FC7" w:rsidP="008C2FC7">
      <w:pPr>
        <w:pStyle w:val="Code"/>
        <w:rPr>
          <w:highlight w:val="white"/>
        </w:rPr>
      </w:pPr>
      <w:r w:rsidRPr="00903DBA">
        <w:rPr>
          <w:highlight w:val="white"/>
        </w:rPr>
        <w:t xml:space="preserve">          if (value is StaticAddress) {</w:t>
      </w:r>
    </w:p>
    <w:p w14:paraId="4156BC6D" w14:textId="77777777" w:rsidR="008C2FC7" w:rsidRPr="00903DBA" w:rsidRDefault="008C2FC7" w:rsidP="008C2FC7">
      <w:pPr>
        <w:pStyle w:val="Code"/>
        <w:rPr>
          <w:highlight w:val="white"/>
        </w:rPr>
      </w:pPr>
      <w:r w:rsidRPr="00903DBA">
        <w:rPr>
          <w:highlight w:val="white"/>
        </w:rPr>
        <w:t xml:space="preserve">            StaticAddress staticAddress = (StaticAddress) value;</w:t>
      </w:r>
    </w:p>
    <w:p w14:paraId="3787803C" w14:textId="77777777" w:rsidR="008C2FC7" w:rsidRPr="00903DBA" w:rsidRDefault="008C2FC7" w:rsidP="008C2FC7">
      <w:pPr>
        <w:pStyle w:val="Code"/>
        <w:rPr>
          <w:highlight w:val="white"/>
        </w:rPr>
      </w:pPr>
      <w:r w:rsidRPr="00903DBA">
        <w:rPr>
          <w:highlight w:val="white"/>
        </w:rPr>
        <w:lastRenderedPageBreak/>
        <w:t xml:space="preserve">            LoadByteList(byteList, 0, size,</w:t>
      </w:r>
    </w:p>
    <w:p w14:paraId="644F4115" w14:textId="77777777" w:rsidR="008C2FC7" w:rsidRPr="00903DBA" w:rsidRDefault="008C2FC7" w:rsidP="008C2FC7">
      <w:pPr>
        <w:pStyle w:val="Code"/>
        <w:rPr>
          <w:highlight w:val="white"/>
        </w:rPr>
      </w:pPr>
      <w:r w:rsidRPr="00903DBA">
        <w:rPr>
          <w:highlight w:val="white"/>
        </w:rPr>
        <w:t xml:space="preserve">                         (BigInteger) staticAddress.Offset);</w:t>
      </w:r>
    </w:p>
    <w:p w14:paraId="4F80A0D0" w14:textId="77777777" w:rsidR="008C2FC7" w:rsidRPr="00903DBA" w:rsidRDefault="008C2FC7" w:rsidP="008C2FC7">
      <w:pPr>
        <w:pStyle w:val="Code"/>
        <w:rPr>
          <w:highlight w:val="white"/>
        </w:rPr>
      </w:pPr>
      <w:r w:rsidRPr="00903DBA">
        <w:rPr>
          <w:highlight w:val="white"/>
        </w:rPr>
        <w:t xml:space="preserve">          }</w:t>
      </w:r>
    </w:p>
    <w:p w14:paraId="14A631C5" w14:textId="77777777" w:rsidR="008C2FC7" w:rsidRPr="00903DBA" w:rsidRDefault="008C2FC7" w:rsidP="008C2FC7">
      <w:pPr>
        <w:pStyle w:val="Code"/>
        <w:rPr>
          <w:highlight w:val="white"/>
        </w:rPr>
      </w:pPr>
      <w:r w:rsidRPr="00903DBA">
        <w:rPr>
          <w:highlight w:val="white"/>
        </w:rPr>
        <w:t xml:space="preserve">          else {</w:t>
      </w:r>
    </w:p>
    <w:p w14:paraId="46CFFCC0" w14:textId="77777777" w:rsidR="008C2FC7" w:rsidRPr="00903DBA" w:rsidRDefault="008C2FC7" w:rsidP="008C2FC7">
      <w:pPr>
        <w:pStyle w:val="Code"/>
        <w:rPr>
          <w:highlight w:val="white"/>
        </w:rPr>
      </w:pPr>
      <w:r w:rsidRPr="00903DBA">
        <w:rPr>
          <w:highlight w:val="white"/>
        </w:rPr>
        <w:t xml:space="preserve">            LoadByteList(byteList, 0, size, (BigInteger) value);         </w:t>
      </w:r>
    </w:p>
    <w:p w14:paraId="342035B5" w14:textId="77777777" w:rsidR="008C2FC7" w:rsidRPr="00903DBA" w:rsidRDefault="008C2FC7" w:rsidP="008C2FC7">
      <w:pPr>
        <w:pStyle w:val="Code"/>
        <w:rPr>
          <w:highlight w:val="white"/>
        </w:rPr>
      </w:pPr>
      <w:r w:rsidRPr="00903DBA">
        <w:rPr>
          <w:highlight w:val="white"/>
        </w:rPr>
        <w:t xml:space="preserve">          }</w:t>
      </w:r>
    </w:p>
    <w:p w14:paraId="52B92011" w14:textId="77777777" w:rsidR="008C2FC7" w:rsidRPr="00903DBA" w:rsidRDefault="008C2FC7" w:rsidP="008C2FC7">
      <w:pPr>
        <w:pStyle w:val="Code"/>
        <w:rPr>
          <w:highlight w:val="white"/>
        </w:rPr>
      </w:pPr>
      <w:r w:rsidRPr="00903DBA">
        <w:rPr>
          <w:highlight w:val="white"/>
        </w:rPr>
        <w:t xml:space="preserve">        }</w:t>
      </w:r>
    </w:p>
    <w:p w14:paraId="231018AD" w14:textId="77777777" w:rsidR="008C2FC7" w:rsidRPr="00903DBA" w:rsidRDefault="008C2FC7" w:rsidP="008C2FC7">
      <w:pPr>
        <w:pStyle w:val="Code"/>
        <w:rPr>
          <w:highlight w:val="white"/>
        </w:rPr>
      </w:pPr>
    </w:p>
    <w:p w14:paraId="3B8F58EC" w14:textId="77777777" w:rsidR="008C2FC7" w:rsidRPr="00903DBA" w:rsidRDefault="008C2FC7" w:rsidP="008C2FC7">
      <w:pPr>
        <w:pStyle w:val="Code"/>
        <w:rPr>
          <w:highlight w:val="white"/>
        </w:rPr>
      </w:pPr>
      <w:r w:rsidRPr="00903DBA">
        <w:rPr>
          <w:highlight w:val="white"/>
        </w:rPr>
        <w:t xml:space="preserve">        return byteList;</w:t>
      </w:r>
    </w:p>
    <w:p w14:paraId="055338CB" w14:textId="77777777" w:rsidR="008C2FC7" w:rsidRPr="00903DBA" w:rsidRDefault="008C2FC7" w:rsidP="008C2FC7">
      <w:pPr>
        <w:pStyle w:val="Code"/>
        <w:rPr>
          <w:highlight w:val="white"/>
        </w:rPr>
      </w:pPr>
      <w:r w:rsidRPr="00903DBA">
        <w:rPr>
          <w:highlight w:val="white"/>
        </w:rPr>
        <w:t xml:space="preserve">      }</w:t>
      </w:r>
    </w:p>
    <w:p w14:paraId="64B67C2A" w14:textId="77777777" w:rsidR="008C2FC7" w:rsidRPr="00903DBA" w:rsidRDefault="008C2FC7" w:rsidP="008C2FC7">
      <w:pPr>
        <w:rPr>
          <w:highlight w:val="white"/>
        </w:rPr>
      </w:pPr>
      <w:r w:rsidRPr="00903DBA">
        <w:rPr>
          <w:highlight w:val="white"/>
        </w:rPr>
        <w:t>Next, we have a jump or a call to a register; that is, a jump of call to an address stored in a register.</w:t>
      </w:r>
    </w:p>
    <w:p w14:paraId="47C64ED8" w14:textId="77777777" w:rsidR="008C2FC7" w:rsidRPr="00903DBA" w:rsidRDefault="008C2FC7" w:rsidP="008C2FC7">
      <w:pPr>
        <w:pStyle w:val="Code"/>
        <w:rPr>
          <w:highlight w:val="white"/>
        </w:rPr>
      </w:pPr>
      <w:r w:rsidRPr="00903DBA">
        <w:rPr>
          <w:highlight w:val="white"/>
        </w:rPr>
        <w:t xml:space="preserve">      else if (IsJumpRegister() || IsCallRegister()) {</w:t>
      </w:r>
    </w:p>
    <w:p w14:paraId="1DCB8A6A" w14:textId="77777777" w:rsidR="008C2FC7" w:rsidRPr="00903DBA" w:rsidRDefault="008C2FC7" w:rsidP="008C2FC7">
      <w:pPr>
        <w:pStyle w:val="Code"/>
        <w:rPr>
          <w:highlight w:val="white"/>
        </w:rPr>
      </w:pPr>
      <w:r w:rsidRPr="00903DBA">
        <w:rPr>
          <w:highlight w:val="white"/>
        </w:rPr>
        <w:t xml:space="preserve">        Register register = (Register) operand0;</w:t>
      </w:r>
    </w:p>
    <w:p w14:paraId="2489C519" w14:textId="77777777" w:rsidR="008C2FC7" w:rsidRPr="00903DBA" w:rsidRDefault="008C2FC7" w:rsidP="008C2FC7">
      <w:pPr>
        <w:pStyle w:val="Code"/>
        <w:rPr>
          <w:highlight w:val="white"/>
        </w:rPr>
      </w:pPr>
      <w:r w:rsidRPr="00903DBA">
        <w:rPr>
          <w:highlight w:val="white"/>
        </w:rPr>
        <w:t xml:space="preserve">        return LookupByteArray(AssemblyOperator.jmp, register);</w:t>
      </w:r>
    </w:p>
    <w:p w14:paraId="545B1996" w14:textId="77777777" w:rsidR="008C2FC7" w:rsidRPr="00903DBA" w:rsidRDefault="008C2FC7" w:rsidP="008C2FC7">
      <w:pPr>
        <w:pStyle w:val="Code"/>
        <w:rPr>
          <w:highlight w:val="white"/>
        </w:rPr>
      </w:pPr>
      <w:r w:rsidRPr="00903DBA">
        <w:rPr>
          <w:highlight w:val="white"/>
        </w:rPr>
        <w:t xml:space="preserve">      }</w:t>
      </w:r>
    </w:p>
    <w:p w14:paraId="45F17099" w14:textId="77777777" w:rsidR="008C2FC7" w:rsidRPr="00903DBA" w:rsidRDefault="008C2FC7" w:rsidP="008C2FC7">
      <w:pPr>
        <w:rPr>
          <w:highlight w:val="white"/>
        </w:rPr>
      </w:pPr>
      <w:r w:rsidRPr="00903DBA">
        <w:rPr>
          <w:highlight w:val="white"/>
        </w:rPr>
        <w:t>A regular function call is equivalent with a long jump. The actual address of the called function will be set by the linker later on.</w:t>
      </w:r>
    </w:p>
    <w:p w14:paraId="5A798701" w14:textId="77777777" w:rsidR="008C2FC7" w:rsidRPr="00903DBA" w:rsidRDefault="008C2FC7" w:rsidP="008C2FC7">
      <w:pPr>
        <w:pStyle w:val="Code"/>
        <w:rPr>
          <w:highlight w:val="white"/>
        </w:rPr>
      </w:pPr>
      <w:r w:rsidRPr="00903DBA">
        <w:rPr>
          <w:highlight w:val="white"/>
        </w:rPr>
        <w:t xml:space="preserve">      else if (IsCallNotRegister()) {</w:t>
      </w:r>
    </w:p>
    <w:p w14:paraId="033D2103" w14:textId="77777777" w:rsidR="008C2FC7" w:rsidRPr="00903DBA" w:rsidRDefault="008C2FC7" w:rsidP="008C2FC7">
      <w:pPr>
        <w:pStyle w:val="Code"/>
        <w:rPr>
          <w:highlight w:val="white"/>
        </w:rPr>
      </w:pPr>
      <w:r w:rsidRPr="00903DBA">
        <w:rPr>
          <w:highlight w:val="white"/>
        </w:rPr>
        <w:t xml:space="preserve">        return LookupByteArray(AssemblyOperator.jmp, TypeSize.PointerSize);</w:t>
      </w:r>
    </w:p>
    <w:p w14:paraId="5B2815ED" w14:textId="77777777" w:rsidR="008C2FC7" w:rsidRPr="00903DBA" w:rsidRDefault="008C2FC7" w:rsidP="008C2FC7">
      <w:pPr>
        <w:pStyle w:val="Code"/>
        <w:rPr>
          <w:highlight w:val="white"/>
        </w:rPr>
      </w:pPr>
      <w:r w:rsidRPr="00903DBA">
        <w:rPr>
          <w:highlight w:val="white"/>
        </w:rPr>
        <w:t xml:space="preserve">      }</w:t>
      </w:r>
    </w:p>
    <w:p w14:paraId="2BDE1AE4" w14:textId="77777777" w:rsidR="008C2FC7" w:rsidRPr="00903DBA" w:rsidRDefault="008C2FC7" w:rsidP="008C2FC7">
      <w:pPr>
        <w:pStyle w:val="Code"/>
        <w:rPr>
          <w:highlight w:val="white"/>
        </w:rPr>
      </w:pPr>
    </w:p>
    <w:p w14:paraId="02BA55A1" w14:textId="77777777" w:rsidR="008C2FC7" w:rsidRPr="00903DBA" w:rsidRDefault="008C2FC7" w:rsidP="008C2FC7">
      <w:pPr>
        <w:pStyle w:val="Code"/>
        <w:rPr>
          <w:highlight w:val="white"/>
        </w:rPr>
      </w:pPr>
      <w:r w:rsidRPr="00903DBA">
        <w:rPr>
          <w:highlight w:val="white"/>
        </w:rPr>
        <w:t xml:space="preserve">      else if (Operator == AssemblyOperator.return_address) {</w:t>
      </w:r>
    </w:p>
    <w:p w14:paraId="4173A8D3" w14:textId="77777777" w:rsidR="008C2FC7" w:rsidRPr="00903DBA" w:rsidRDefault="008C2FC7" w:rsidP="008C2FC7">
      <w:pPr>
        <w:pStyle w:val="Code"/>
        <w:rPr>
          <w:highlight w:val="white"/>
        </w:rPr>
      </w:pPr>
      <w:r w:rsidRPr="00903DBA">
        <w:rPr>
          <w:highlight w:val="white"/>
        </w:rPr>
        <w:t xml:space="preserve">        Register register = (Register) operand0;</w:t>
      </w:r>
    </w:p>
    <w:p w14:paraId="0D208E5C" w14:textId="77777777" w:rsidR="008C2FC7" w:rsidRPr="00903DBA" w:rsidRDefault="008C2FC7" w:rsidP="008C2FC7">
      <w:pPr>
        <w:pStyle w:val="Code"/>
        <w:rPr>
          <w:highlight w:val="white"/>
        </w:rPr>
      </w:pPr>
      <w:r w:rsidRPr="00903DBA">
        <w:rPr>
          <w:highlight w:val="white"/>
        </w:rPr>
        <w:t xml:space="preserve">        int offset = (int) operand1;</w:t>
      </w:r>
    </w:p>
    <w:p w14:paraId="35021286" w14:textId="77777777" w:rsidR="008C2FC7" w:rsidRPr="00903DBA" w:rsidRDefault="008C2FC7" w:rsidP="008C2FC7">
      <w:pPr>
        <w:pStyle w:val="Code"/>
        <w:rPr>
          <w:highlight w:val="white"/>
        </w:rPr>
      </w:pPr>
      <w:r w:rsidRPr="00903DBA">
        <w:rPr>
          <w:highlight w:val="white"/>
        </w:rPr>
        <w:t xml:space="preserve">        int size = SizeOfValue(offset);</w:t>
      </w:r>
    </w:p>
    <w:p w14:paraId="2B8D73E0" w14:textId="77777777" w:rsidR="008C2FC7" w:rsidRPr="00903DBA" w:rsidRDefault="008C2FC7" w:rsidP="008C2FC7">
      <w:pPr>
        <w:pStyle w:val="Code"/>
        <w:rPr>
          <w:highlight w:val="white"/>
        </w:rPr>
      </w:pPr>
      <w:r w:rsidRPr="00903DBA">
        <w:rPr>
          <w:highlight w:val="white"/>
        </w:rPr>
        <w:t xml:space="preserve">        int address = (int)((BigInteger)operand2);</w:t>
      </w:r>
    </w:p>
    <w:p w14:paraId="6CA32001" w14:textId="77777777" w:rsidR="008C2FC7" w:rsidRPr="00903DBA" w:rsidRDefault="008C2FC7" w:rsidP="008C2FC7">
      <w:pPr>
        <w:pStyle w:val="Code"/>
        <w:rPr>
          <w:highlight w:val="white"/>
        </w:rPr>
      </w:pPr>
      <w:r w:rsidRPr="00903DBA">
        <w:rPr>
          <w:highlight w:val="white"/>
        </w:rPr>
        <w:t xml:space="preserve">        List&lt;byte&gt; byteList =</w:t>
      </w:r>
    </w:p>
    <w:p w14:paraId="490FB914" w14:textId="77777777" w:rsidR="008C2FC7" w:rsidRPr="00903DBA" w:rsidRDefault="008C2FC7" w:rsidP="008C2FC7">
      <w:pPr>
        <w:pStyle w:val="Code"/>
        <w:rPr>
          <w:highlight w:val="white"/>
        </w:rPr>
      </w:pPr>
      <w:r w:rsidRPr="00903DBA">
        <w:rPr>
          <w:highlight w:val="white"/>
        </w:rPr>
        <w:t xml:space="preserve">          LookupByteArray(AssemblyOperator.mov_word, register,</w:t>
      </w:r>
    </w:p>
    <w:p w14:paraId="7B3C11B3" w14:textId="77777777" w:rsidR="008C2FC7" w:rsidRPr="00903DBA" w:rsidRDefault="008C2FC7" w:rsidP="008C2FC7">
      <w:pPr>
        <w:pStyle w:val="Code"/>
        <w:rPr>
          <w:highlight w:val="white"/>
        </w:rPr>
      </w:pPr>
      <w:r w:rsidRPr="00903DBA">
        <w:rPr>
          <w:highlight w:val="white"/>
        </w:rPr>
        <w:t xml:space="preserve">                          size, TypeSize.PointerSize);</w:t>
      </w:r>
    </w:p>
    <w:p w14:paraId="4A7FED46" w14:textId="77777777" w:rsidR="008C2FC7" w:rsidRPr="00903DBA" w:rsidRDefault="008C2FC7" w:rsidP="008C2FC7">
      <w:pPr>
        <w:pStyle w:val="Code"/>
        <w:rPr>
          <w:highlight w:val="white"/>
        </w:rPr>
      </w:pPr>
      <w:r w:rsidRPr="00903DBA">
        <w:rPr>
          <w:highlight w:val="white"/>
        </w:rPr>
        <w:t xml:space="preserve">        LoadByteList(byteList, byteList.Count - (size + TypeSize.PointerSize),</w:t>
      </w:r>
    </w:p>
    <w:p w14:paraId="28BE69FA" w14:textId="77777777" w:rsidR="008C2FC7" w:rsidRPr="00903DBA" w:rsidRDefault="008C2FC7" w:rsidP="008C2FC7">
      <w:pPr>
        <w:pStyle w:val="Code"/>
        <w:rPr>
          <w:highlight w:val="white"/>
        </w:rPr>
      </w:pPr>
      <w:r w:rsidRPr="00903DBA">
        <w:rPr>
          <w:highlight w:val="white"/>
        </w:rPr>
        <w:t xml:space="preserve">                     size, offset);</w:t>
      </w:r>
    </w:p>
    <w:p w14:paraId="2BF4639A"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99DE53C" w14:textId="77777777" w:rsidR="008C2FC7" w:rsidRPr="00903DBA" w:rsidRDefault="008C2FC7" w:rsidP="008C2FC7">
      <w:pPr>
        <w:pStyle w:val="Code"/>
        <w:rPr>
          <w:highlight w:val="white"/>
        </w:rPr>
      </w:pPr>
      <w:r w:rsidRPr="00903DBA">
        <w:rPr>
          <w:highlight w:val="white"/>
        </w:rPr>
        <w:t xml:space="preserve">                     TypeSize.PointerSize, address);</w:t>
      </w:r>
    </w:p>
    <w:p w14:paraId="197003EB" w14:textId="77777777" w:rsidR="008C2FC7" w:rsidRPr="00903DBA" w:rsidRDefault="008C2FC7" w:rsidP="008C2FC7">
      <w:pPr>
        <w:pStyle w:val="Code"/>
        <w:rPr>
          <w:highlight w:val="white"/>
        </w:rPr>
      </w:pPr>
      <w:r w:rsidRPr="00903DBA">
        <w:rPr>
          <w:highlight w:val="white"/>
        </w:rPr>
        <w:t xml:space="preserve">        return byteList;</w:t>
      </w:r>
    </w:p>
    <w:p w14:paraId="79530F08" w14:textId="77777777" w:rsidR="008C2FC7" w:rsidRPr="00903DBA" w:rsidRDefault="008C2FC7" w:rsidP="008C2FC7">
      <w:pPr>
        <w:pStyle w:val="Code"/>
        <w:rPr>
          <w:highlight w:val="white"/>
        </w:rPr>
      </w:pPr>
      <w:r w:rsidRPr="00903DBA">
        <w:rPr>
          <w:highlight w:val="white"/>
        </w:rPr>
        <w:t xml:space="preserve">      }</w:t>
      </w:r>
    </w:p>
    <w:p w14:paraId="02749CBF" w14:textId="77777777" w:rsidR="008C2FC7" w:rsidRPr="00903DBA" w:rsidRDefault="008C2FC7" w:rsidP="008C2FC7">
      <w:pPr>
        <w:rPr>
          <w:highlight w:val="white"/>
        </w:rPr>
      </w:pPr>
      <w:r w:rsidRPr="00903DBA">
        <w:rPr>
          <w:highlight w:val="white"/>
        </w:rPr>
        <w:t>The size of the address is either one (short jump) or two (long jump), which we load into the byte list.</w:t>
      </w:r>
    </w:p>
    <w:p w14:paraId="4EAE0229" w14:textId="77777777" w:rsidR="008C2FC7" w:rsidRPr="00903DBA" w:rsidRDefault="008C2FC7" w:rsidP="008C2FC7">
      <w:pPr>
        <w:pStyle w:val="Code"/>
        <w:rPr>
          <w:highlight w:val="white"/>
        </w:rPr>
      </w:pPr>
      <w:r w:rsidRPr="00903DBA">
        <w:rPr>
          <w:highlight w:val="white"/>
        </w:rPr>
        <w:t xml:space="preserve">      else if (IsRelationNotRegister() || IsJumpNotRegister()) {</w:t>
      </w:r>
    </w:p>
    <w:p w14:paraId="0495B046" w14:textId="77777777" w:rsidR="008C2FC7" w:rsidRPr="00903DBA" w:rsidRDefault="008C2FC7" w:rsidP="008C2FC7">
      <w:pPr>
        <w:pStyle w:val="Code"/>
        <w:rPr>
          <w:highlight w:val="white"/>
        </w:rPr>
      </w:pPr>
      <w:r w:rsidRPr="00903DBA">
        <w:rPr>
          <w:highlight w:val="white"/>
        </w:rPr>
        <w:t xml:space="preserve">        int address = (int) operand0;</w:t>
      </w:r>
    </w:p>
    <w:p w14:paraId="7D981B95" w14:textId="402FF968" w:rsidR="008C2FC7" w:rsidRPr="00903DBA" w:rsidRDefault="008C2FC7" w:rsidP="008C2FC7">
      <w:pPr>
        <w:pStyle w:val="Code"/>
        <w:rPr>
          <w:highlight w:val="white"/>
        </w:rPr>
      </w:pPr>
      <w:r w:rsidRPr="00903DBA">
        <w:rPr>
          <w:highlight w:val="white"/>
        </w:rPr>
        <w:t xml:space="preserve">        int size = SizeOfValue(address);</w:t>
      </w:r>
    </w:p>
    <w:p w14:paraId="0602A0D4" w14:textId="77777777" w:rsidR="00F86279" w:rsidRPr="00903DBA" w:rsidRDefault="00F86279" w:rsidP="00F86279">
      <w:pPr>
        <w:pStyle w:val="Code"/>
        <w:rPr>
          <w:highlight w:val="white"/>
        </w:rPr>
      </w:pPr>
    </w:p>
    <w:p w14:paraId="2DE085B0" w14:textId="4EAA495D" w:rsidR="00F86279" w:rsidRPr="00903DBA" w:rsidRDefault="00F86279" w:rsidP="00F86279">
      <w:pPr>
        <w:pStyle w:val="Code"/>
        <w:rPr>
          <w:highlight w:val="white"/>
        </w:rPr>
      </w:pPr>
      <w:r w:rsidRPr="00903DBA">
        <w:rPr>
          <w:highlight w:val="white"/>
        </w:rPr>
        <w:t xml:space="preserve">        if (address == 127) {</w:t>
      </w:r>
      <w:r w:rsidR="0031745A" w:rsidRPr="00903DBA">
        <w:rPr>
          <w:highlight w:val="white"/>
        </w:rPr>
        <w:t xml:space="preserve"> // XXX</w:t>
      </w:r>
    </w:p>
    <w:p w14:paraId="19756BE9" w14:textId="77777777" w:rsidR="00F86279" w:rsidRPr="00903DBA" w:rsidRDefault="00F86279" w:rsidP="00F86279">
      <w:pPr>
        <w:pStyle w:val="Code"/>
        <w:rPr>
          <w:highlight w:val="white"/>
        </w:rPr>
      </w:pPr>
      <w:r w:rsidRPr="00903DBA">
        <w:rPr>
          <w:highlight w:val="white"/>
        </w:rPr>
        <w:t xml:space="preserve">          size = 2;</w:t>
      </w:r>
    </w:p>
    <w:p w14:paraId="48B97B3F" w14:textId="77777777" w:rsidR="00F86279" w:rsidRPr="00903DBA" w:rsidRDefault="00F86279" w:rsidP="00F86279">
      <w:pPr>
        <w:pStyle w:val="Code"/>
        <w:rPr>
          <w:highlight w:val="white"/>
        </w:rPr>
      </w:pPr>
      <w:r w:rsidRPr="00903DBA">
        <w:rPr>
          <w:highlight w:val="white"/>
        </w:rPr>
        <w:t xml:space="preserve">        }</w:t>
      </w:r>
    </w:p>
    <w:p w14:paraId="0EBA032C" w14:textId="77777777" w:rsidR="00F86279" w:rsidRPr="00903DBA" w:rsidRDefault="00F86279" w:rsidP="00F86279">
      <w:pPr>
        <w:pStyle w:val="Code"/>
        <w:rPr>
          <w:highlight w:val="white"/>
        </w:rPr>
      </w:pPr>
    </w:p>
    <w:p w14:paraId="4F671F22"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42224CDE" w14:textId="77777777" w:rsidR="008C2FC7" w:rsidRPr="00903DBA" w:rsidRDefault="008C2FC7" w:rsidP="008C2FC7">
      <w:pPr>
        <w:pStyle w:val="Code"/>
        <w:rPr>
          <w:highlight w:val="white"/>
        </w:rPr>
      </w:pPr>
      <w:r w:rsidRPr="00903DBA">
        <w:rPr>
          <w:highlight w:val="white"/>
        </w:rPr>
        <w:t xml:space="preserve">        LoadByteList(byteList, byteList.Count - size, size, address);</w:t>
      </w:r>
    </w:p>
    <w:p w14:paraId="38EBC19B" w14:textId="77777777" w:rsidR="008C2FC7" w:rsidRPr="00903DBA" w:rsidRDefault="008C2FC7" w:rsidP="008C2FC7">
      <w:pPr>
        <w:pStyle w:val="Code"/>
        <w:rPr>
          <w:highlight w:val="white"/>
        </w:rPr>
      </w:pPr>
      <w:r w:rsidRPr="00903DBA">
        <w:rPr>
          <w:highlight w:val="white"/>
        </w:rPr>
        <w:t xml:space="preserve">        return byteList;</w:t>
      </w:r>
    </w:p>
    <w:p w14:paraId="476F32CC" w14:textId="77777777" w:rsidR="008C2FC7" w:rsidRPr="00903DBA" w:rsidRDefault="008C2FC7" w:rsidP="008C2FC7">
      <w:pPr>
        <w:pStyle w:val="Code"/>
        <w:rPr>
          <w:highlight w:val="white"/>
        </w:rPr>
      </w:pPr>
      <w:r w:rsidRPr="00903DBA">
        <w:rPr>
          <w:highlight w:val="white"/>
        </w:rPr>
        <w:t xml:space="preserve">      }</w:t>
      </w:r>
    </w:p>
    <w:p w14:paraId="0FFC8DA2" w14:textId="77777777" w:rsidR="008C2FC7" w:rsidRPr="00903DBA" w:rsidRDefault="008C2FC7" w:rsidP="008C2FC7">
      <w:pPr>
        <w:rPr>
          <w:highlight w:val="white"/>
        </w:rPr>
      </w:pPr>
      <w:r w:rsidRPr="00903DBA">
        <w:rPr>
          <w:highlight w:val="white"/>
        </w:rPr>
        <w:t xml:space="preserve">Let us continue with the operations that perform computations and let us start with the nullary operators; that is, operators that take no operands. For instance: </w:t>
      </w:r>
      <w:r w:rsidRPr="00903DBA">
        <w:rPr>
          <w:rStyle w:val="KeyWord0"/>
          <w:highlight w:val="white"/>
        </w:rPr>
        <w:t>lahf</w:t>
      </w:r>
      <w:r w:rsidRPr="00903DBA">
        <w:rPr>
          <w:highlight w:val="white"/>
        </w:rPr>
        <w:t xml:space="preserve">. We call </w:t>
      </w:r>
      <w:r w:rsidRPr="00903DBA">
        <w:rPr>
          <w:rStyle w:val="KeyWord0"/>
          <w:highlight w:val="white"/>
        </w:rPr>
        <w:t>LookupByteArray</w:t>
      </w:r>
      <w:r w:rsidRPr="00903DBA">
        <w:rPr>
          <w:highlight w:val="white"/>
        </w:rPr>
        <w:t xml:space="preserve"> with the operator as argument to obtain and return the assay of bytes corresponding to the assembly instruction.</w:t>
      </w:r>
    </w:p>
    <w:p w14:paraId="66D24B4D" w14:textId="77777777" w:rsidR="008C2FC7" w:rsidRPr="00903DBA" w:rsidRDefault="008C2FC7" w:rsidP="008C2FC7">
      <w:pPr>
        <w:pStyle w:val="Code"/>
        <w:rPr>
          <w:highlight w:val="white"/>
        </w:rPr>
      </w:pPr>
      <w:r w:rsidRPr="00903DBA">
        <w:rPr>
          <w:highlight w:val="white"/>
        </w:rPr>
        <w:lastRenderedPageBreak/>
        <w:t xml:space="preserve">      else if ((operand0 == null) &amp;&amp; (operand1 == null) &amp;&amp;</w:t>
      </w:r>
    </w:p>
    <w:p w14:paraId="2C9FC5CE" w14:textId="77777777" w:rsidR="008C2FC7" w:rsidRPr="00903DBA" w:rsidRDefault="008C2FC7" w:rsidP="008C2FC7">
      <w:pPr>
        <w:pStyle w:val="Code"/>
        <w:rPr>
          <w:highlight w:val="white"/>
        </w:rPr>
      </w:pPr>
      <w:r w:rsidRPr="00903DBA">
        <w:rPr>
          <w:highlight w:val="white"/>
        </w:rPr>
        <w:t xml:space="preserve">               (operand2 == null)) {</w:t>
      </w:r>
    </w:p>
    <w:p w14:paraId="08743AD8" w14:textId="77777777" w:rsidR="008C2FC7" w:rsidRPr="00903DBA" w:rsidRDefault="008C2FC7" w:rsidP="008C2FC7">
      <w:pPr>
        <w:pStyle w:val="Code"/>
        <w:rPr>
          <w:highlight w:val="white"/>
        </w:rPr>
      </w:pPr>
      <w:r w:rsidRPr="00903DBA">
        <w:rPr>
          <w:highlight w:val="white"/>
        </w:rPr>
        <w:t xml:space="preserve">        return LookupByteArray(Operator);</w:t>
      </w:r>
    </w:p>
    <w:p w14:paraId="6E021D20" w14:textId="77777777" w:rsidR="008C2FC7" w:rsidRPr="00903DBA" w:rsidRDefault="008C2FC7" w:rsidP="008C2FC7">
      <w:pPr>
        <w:pStyle w:val="Code"/>
        <w:rPr>
          <w:highlight w:val="white"/>
        </w:rPr>
      </w:pPr>
      <w:r w:rsidRPr="00903DBA">
        <w:rPr>
          <w:highlight w:val="white"/>
        </w:rPr>
        <w:t xml:space="preserve">      }</w:t>
      </w:r>
    </w:p>
    <w:p w14:paraId="6224385A" w14:textId="77777777" w:rsidR="008C2FC7" w:rsidRPr="00903DBA" w:rsidRDefault="008C2FC7" w:rsidP="008C2FC7">
      <w:pPr>
        <w:rPr>
          <w:highlight w:val="white"/>
        </w:rPr>
      </w:pPr>
      <w:r w:rsidRPr="00903DBA">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903DBA" w14:paraId="6F2B7BD5" w14:textId="77777777" w:rsidTr="003D2653">
        <w:tc>
          <w:tcPr>
            <w:tcW w:w="1271" w:type="dxa"/>
          </w:tcPr>
          <w:p w14:paraId="2292CBE9" w14:textId="77777777" w:rsidR="008C2FC7" w:rsidRPr="00903DBA" w:rsidRDefault="008C2FC7" w:rsidP="003D2653">
            <w:pPr>
              <w:spacing w:before="0" w:after="40"/>
              <w:rPr>
                <w:highlight w:val="white"/>
              </w:rPr>
            </w:pPr>
            <w:r w:rsidRPr="00903DBA">
              <w:rPr>
                <w:b/>
                <w:bCs/>
                <w:highlight w:val="white"/>
              </w:rPr>
              <w:t>Category</w:t>
            </w:r>
          </w:p>
        </w:tc>
        <w:tc>
          <w:tcPr>
            <w:tcW w:w="5245" w:type="dxa"/>
          </w:tcPr>
          <w:p w14:paraId="74A55CBE" w14:textId="77777777" w:rsidR="008C2FC7" w:rsidRPr="00903DBA" w:rsidRDefault="008C2FC7" w:rsidP="003D2653">
            <w:pPr>
              <w:spacing w:before="0" w:after="40"/>
            </w:pPr>
            <w:r w:rsidRPr="00903DBA">
              <w:rPr>
                <w:b/>
                <w:bCs/>
                <w:highlight w:val="white"/>
              </w:rPr>
              <w:t>Description</w:t>
            </w:r>
          </w:p>
        </w:tc>
        <w:tc>
          <w:tcPr>
            <w:tcW w:w="2834" w:type="dxa"/>
          </w:tcPr>
          <w:p w14:paraId="06E3E096" w14:textId="77777777" w:rsidR="008C2FC7" w:rsidRPr="00903DBA" w:rsidRDefault="008C2FC7" w:rsidP="003D2653">
            <w:pPr>
              <w:spacing w:before="0" w:after="40"/>
              <w:rPr>
                <w:highlight w:val="white"/>
              </w:rPr>
            </w:pPr>
            <w:r w:rsidRPr="00903DBA">
              <w:rPr>
                <w:b/>
                <w:bCs/>
                <w:highlight w:val="white"/>
              </w:rPr>
              <w:t>Examples</w:t>
            </w:r>
          </w:p>
        </w:tc>
      </w:tr>
      <w:tr w:rsidR="008C2FC7" w:rsidRPr="00903DBA" w14:paraId="1FF946BE" w14:textId="77777777" w:rsidTr="003D2653">
        <w:tc>
          <w:tcPr>
            <w:tcW w:w="1271" w:type="dxa"/>
          </w:tcPr>
          <w:p w14:paraId="723A940F" w14:textId="77777777" w:rsidR="008C2FC7" w:rsidRPr="00903DBA" w:rsidRDefault="008C2FC7" w:rsidP="003D2653">
            <w:pPr>
              <w:spacing w:before="0" w:after="40"/>
              <w:rPr>
                <w:highlight w:val="white"/>
              </w:rPr>
            </w:pPr>
            <w:r w:rsidRPr="00903DBA">
              <w:rPr>
                <w:highlight w:val="white"/>
              </w:rPr>
              <w:t>1</w:t>
            </w:r>
          </w:p>
        </w:tc>
        <w:tc>
          <w:tcPr>
            <w:tcW w:w="5245" w:type="dxa"/>
          </w:tcPr>
          <w:p w14:paraId="4C4F030D" w14:textId="77777777" w:rsidR="008C2FC7" w:rsidRPr="00903DBA" w:rsidRDefault="008C2FC7" w:rsidP="003D2653">
            <w:pPr>
              <w:spacing w:before="0" w:after="40"/>
            </w:pPr>
            <w:r w:rsidRPr="00903DBA">
              <w:t>unary operator register</w:t>
            </w:r>
          </w:p>
        </w:tc>
        <w:tc>
          <w:tcPr>
            <w:tcW w:w="2834" w:type="dxa"/>
          </w:tcPr>
          <w:p w14:paraId="0E34F074" w14:textId="77777777" w:rsidR="008C2FC7" w:rsidRPr="00903DBA" w:rsidRDefault="008C2FC7" w:rsidP="003D2653">
            <w:pPr>
              <w:spacing w:before="0" w:after="40"/>
              <w:rPr>
                <w:highlight w:val="white"/>
              </w:rPr>
            </w:pPr>
            <w:r w:rsidRPr="00903DBA">
              <w:rPr>
                <w:highlight w:val="white"/>
              </w:rPr>
              <w:t>inc ax</w:t>
            </w:r>
          </w:p>
        </w:tc>
      </w:tr>
      <w:tr w:rsidR="008C2FC7" w:rsidRPr="00903DBA" w14:paraId="3C05554D" w14:textId="77777777" w:rsidTr="003D2653">
        <w:tc>
          <w:tcPr>
            <w:tcW w:w="1271" w:type="dxa"/>
          </w:tcPr>
          <w:p w14:paraId="391BAE22" w14:textId="77777777" w:rsidR="008C2FC7" w:rsidRPr="00903DBA" w:rsidRDefault="008C2FC7" w:rsidP="003D2653">
            <w:pPr>
              <w:spacing w:before="0" w:after="40"/>
              <w:rPr>
                <w:highlight w:val="white"/>
              </w:rPr>
            </w:pPr>
            <w:r w:rsidRPr="00903DBA">
              <w:rPr>
                <w:highlight w:val="white"/>
              </w:rPr>
              <w:t>2</w:t>
            </w:r>
          </w:p>
        </w:tc>
        <w:tc>
          <w:tcPr>
            <w:tcW w:w="5245" w:type="dxa"/>
          </w:tcPr>
          <w:p w14:paraId="75F41049" w14:textId="77777777" w:rsidR="008C2FC7" w:rsidRPr="00903DBA" w:rsidRDefault="008C2FC7" w:rsidP="003D2653">
            <w:pPr>
              <w:spacing w:before="0" w:after="40"/>
              <w:rPr>
                <w:highlight w:val="white"/>
              </w:rPr>
            </w:pPr>
            <w:r w:rsidRPr="00903DBA">
              <w:t>unary operator integer value</w:t>
            </w:r>
          </w:p>
        </w:tc>
        <w:tc>
          <w:tcPr>
            <w:tcW w:w="2834" w:type="dxa"/>
          </w:tcPr>
          <w:p w14:paraId="2F21BABB" w14:textId="77777777" w:rsidR="008C2FC7" w:rsidRPr="00903DBA" w:rsidRDefault="008C2FC7" w:rsidP="003D2653">
            <w:pPr>
              <w:spacing w:before="0" w:after="40"/>
              <w:rPr>
                <w:highlight w:val="white"/>
              </w:rPr>
            </w:pPr>
            <w:r w:rsidRPr="00903DBA">
              <w:rPr>
                <w:highlight w:val="white"/>
              </w:rPr>
              <w:t>int 33</w:t>
            </w:r>
          </w:p>
        </w:tc>
      </w:tr>
      <w:tr w:rsidR="008C2FC7" w:rsidRPr="00903DBA" w14:paraId="25DFA9C3" w14:textId="77777777" w:rsidTr="003D2653">
        <w:tc>
          <w:tcPr>
            <w:tcW w:w="1271" w:type="dxa"/>
          </w:tcPr>
          <w:p w14:paraId="33A63BBF" w14:textId="77777777" w:rsidR="008C2FC7" w:rsidRPr="00903DBA" w:rsidRDefault="008C2FC7" w:rsidP="003D2653">
            <w:pPr>
              <w:spacing w:before="0" w:after="40"/>
              <w:rPr>
                <w:highlight w:val="white"/>
              </w:rPr>
            </w:pPr>
            <w:r w:rsidRPr="00903DBA">
              <w:rPr>
                <w:highlight w:val="white"/>
              </w:rPr>
              <w:t>3</w:t>
            </w:r>
          </w:p>
        </w:tc>
        <w:tc>
          <w:tcPr>
            <w:tcW w:w="5245" w:type="dxa"/>
          </w:tcPr>
          <w:p w14:paraId="0B4EE0E3" w14:textId="77777777" w:rsidR="008C2FC7" w:rsidRPr="00903DBA" w:rsidRDefault="008C2FC7" w:rsidP="003D2653">
            <w:pPr>
              <w:tabs>
                <w:tab w:val="left" w:pos="3653"/>
              </w:tabs>
              <w:spacing w:before="0" w:after="40"/>
            </w:pPr>
            <w:r w:rsidRPr="00903DBA">
              <w:t>unary operator [register + offset]</w:t>
            </w:r>
          </w:p>
          <w:p w14:paraId="6C16176A" w14:textId="77777777" w:rsidR="008C2FC7" w:rsidRPr="00903DBA" w:rsidRDefault="008C2FC7" w:rsidP="003D2653">
            <w:pPr>
              <w:tabs>
                <w:tab w:val="left" w:pos="3653"/>
              </w:tabs>
              <w:spacing w:before="0" w:after="40"/>
            </w:pPr>
            <w:r w:rsidRPr="00903DBA">
              <w:t>unary operator [static name + offset]</w:t>
            </w:r>
          </w:p>
        </w:tc>
        <w:tc>
          <w:tcPr>
            <w:tcW w:w="2834" w:type="dxa"/>
          </w:tcPr>
          <w:p w14:paraId="268D2B21" w14:textId="77777777" w:rsidR="008C2FC7" w:rsidRPr="00903DBA" w:rsidRDefault="008C2FC7" w:rsidP="003D2653">
            <w:pPr>
              <w:spacing w:before="0" w:after="40"/>
              <w:rPr>
                <w:highlight w:val="white"/>
              </w:rPr>
            </w:pPr>
            <w:r w:rsidRPr="00903DBA">
              <w:rPr>
                <w:highlight w:val="white"/>
              </w:rPr>
              <w:t>neg word [bp + 2]</w:t>
            </w:r>
          </w:p>
          <w:p w14:paraId="10BC60F1" w14:textId="77777777" w:rsidR="008C2FC7" w:rsidRPr="00903DBA" w:rsidRDefault="008C2FC7" w:rsidP="003D2653">
            <w:pPr>
              <w:spacing w:before="0" w:after="40"/>
              <w:rPr>
                <w:highlight w:val="white"/>
              </w:rPr>
            </w:pPr>
            <w:r w:rsidRPr="00903DBA">
              <w:rPr>
                <w:highlight w:val="white"/>
              </w:rPr>
              <w:t>not word [stdin + 4]</w:t>
            </w:r>
          </w:p>
        </w:tc>
      </w:tr>
    </w:tbl>
    <w:p w14:paraId="108057C3" w14:textId="77777777" w:rsidR="008C2FC7" w:rsidRPr="00903DBA" w:rsidRDefault="008C2FC7" w:rsidP="008C2FC7">
      <w:pPr>
        <w:rPr>
          <w:highlight w:val="white"/>
        </w:rPr>
      </w:pPr>
      <w:r w:rsidRPr="00903DBA">
        <w:rPr>
          <w:highlight w:val="white"/>
        </w:rPr>
        <w:t xml:space="preserve">The operators of the first category take a register as operand. We call </w:t>
      </w:r>
      <w:r w:rsidRPr="00903DBA">
        <w:rPr>
          <w:rStyle w:val="KeyWord0"/>
          <w:highlight w:val="white"/>
        </w:rPr>
        <w:t>LookupByteArray</w:t>
      </w:r>
      <w:r w:rsidRPr="00903DBA">
        <w:rPr>
          <w:highlight w:val="white"/>
        </w:rPr>
        <w:t xml:space="preserve"> with the operator and register.</w:t>
      </w:r>
    </w:p>
    <w:p w14:paraId="26B396FA" w14:textId="77777777" w:rsidR="008C2FC7" w:rsidRPr="00903DBA" w:rsidRDefault="008C2FC7" w:rsidP="008C2FC7">
      <w:pPr>
        <w:pStyle w:val="Code"/>
        <w:rPr>
          <w:color w:val="000000"/>
          <w:highlight w:val="white"/>
        </w:rPr>
      </w:pPr>
      <w:r w:rsidRPr="00903DBA">
        <w:rPr>
          <w:color w:val="000000"/>
          <w:highlight w:val="white"/>
        </w:rPr>
        <w:t xml:space="preserve">      </w:t>
      </w:r>
      <w:r w:rsidRPr="00903DBA">
        <w:rPr>
          <w:highlight w:val="white"/>
        </w:rPr>
        <w:t>// inc ax</w:t>
      </w:r>
    </w:p>
    <w:p w14:paraId="52B3C511" w14:textId="77777777" w:rsidR="008C2FC7" w:rsidRPr="00903DBA" w:rsidRDefault="008C2FC7" w:rsidP="008C2FC7">
      <w:pPr>
        <w:pStyle w:val="Code"/>
        <w:rPr>
          <w:highlight w:val="white"/>
        </w:rPr>
      </w:pPr>
      <w:r w:rsidRPr="00903DBA">
        <w:rPr>
          <w:highlight w:val="white"/>
        </w:rPr>
        <w:t xml:space="preserve">      else if ((operand0 is Register) &amp;&amp; (operand1 == null) &amp;&amp;</w:t>
      </w:r>
    </w:p>
    <w:p w14:paraId="559C0B9E" w14:textId="77777777" w:rsidR="008C2FC7" w:rsidRPr="00903DBA" w:rsidRDefault="008C2FC7" w:rsidP="008C2FC7">
      <w:pPr>
        <w:pStyle w:val="Code"/>
        <w:rPr>
          <w:highlight w:val="white"/>
        </w:rPr>
      </w:pPr>
      <w:r w:rsidRPr="00903DBA">
        <w:rPr>
          <w:highlight w:val="white"/>
        </w:rPr>
        <w:t xml:space="preserve">               (operand2 == null)) {</w:t>
      </w:r>
    </w:p>
    <w:p w14:paraId="5E76A28F" w14:textId="77777777" w:rsidR="008C2FC7" w:rsidRPr="00903DBA" w:rsidRDefault="008C2FC7" w:rsidP="008C2FC7">
      <w:pPr>
        <w:pStyle w:val="Code"/>
        <w:rPr>
          <w:highlight w:val="white"/>
        </w:rPr>
      </w:pPr>
      <w:r w:rsidRPr="00903DBA">
        <w:rPr>
          <w:highlight w:val="white"/>
        </w:rPr>
        <w:t xml:space="preserve">        Register register = (Register) operand0;</w:t>
      </w:r>
    </w:p>
    <w:p w14:paraId="084732F3" w14:textId="77777777" w:rsidR="008C2FC7" w:rsidRPr="00903DBA" w:rsidRDefault="008C2FC7" w:rsidP="008C2FC7">
      <w:pPr>
        <w:pStyle w:val="Code"/>
        <w:rPr>
          <w:highlight w:val="white"/>
        </w:rPr>
      </w:pPr>
      <w:r w:rsidRPr="00903DBA">
        <w:rPr>
          <w:highlight w:val="white"/>
        </w:rPr>
        <w:t xml:space="preserve">        return LookupByteArray(Operator, register);</w:t>
      </w:r>
    </w:p>
    <w:p w14:paraId="2E7A5671" w14:textId="77777777" w:rsidR="008C2FC7" w:rsidRPr="00903DBA" w:rsidRDefault="008C2FC7" w:rsidP="008C2FC7">
      <w:pPr>
        <w:pStyle w:val="Code"/>
        <w:rPr>
          <w:highlight w:val="white"/>
        </w:rPr>
      </w:pPr>
      <w:r w:rsidRPr="00903DBA">
        <w:rPr>
          <w:highlight w:val="white"/>
        </w:rPr>
        <w:t xml:space="preserve">      }</w:t>
      </w:r>
    </w:p>
    <w:p w14:paraId="2652EF70" w14:textId="77777777" w:rsidR="008C2FC7" w:rsidRPr="00903DBA" w:rsidRDefault="008C2FC7" w:rsidP="008C2FC7">
      <w:pPr>
        <w:rPr>
          <w:highlight w:val="white"/>
        </w:rPr>
      </w:pPr>
      <w:r w:rsidRPr="00903DBA">
        <w:rPr>
          <w:highlight w:val="white"/>
        </w:rPr>
        <w:t xml:space="preserve">The operators of the second category take an integer value as operand. For instance: </w:t>
      </w:r>
      <w:r w:rsidRPr="00903DBA">
        <w:rPr>
          <w:rStyle w:val="KeyWord0"/>
          <w:highlight w:val="white"/>
        </w:rPr>
        <w:t>int</w:t>
      </w:r>
      <w:r w:rsidRPr="00903DBA">
        <w:rPr>
          <w:highlight w:val="white"/>
        </w:rPr>
        <w:t xml:space="preserve"> </w:t>
      </w:r>
      <w:r w:rsidRPr="00903DBA">
        <w:rPr>
          <w:rStyle w:val="KeyWord0"/>
          <w:highlight w:val="white"/>
        </w:rPr>
        <w:t>33</w:t>
      </w:r>
      <w:r w:rsidRPr="00903DBA">
        <w:rPr>
          <w:highlight w:val="white"/>
        </w:rPr>
        <w:t xml:space="preserve">. We call </w:t>
      </w:r>
      <w:r w:rsidRPr="00903DBA">
        <w:rPr>
          <w:rStyle w:val="KeyWord0"/>
          <w:highlight w:val="white"/>
        </w:rPr>
        <w:t>LookupByteArray</w:t>
      </w:r>
      <w:r w:rsidRPr="00903DBA">
        <w:rPr>
          <w:highlight w:val="white"/>
        </w:rPr>
        <w:t xml:space="preserve"> just like in the previous cases. But we must also load the array with the integer value of the operation, which we do by calling </w:t>
      </w:r>
      <w:r w:rsidRPr="00903DBA">
        <w:rPr>
          <w:rStyle w:val="KeyWord0"/>
          <w:highlight w:val="white"/>
        </w:rPr>
        <w:t>LoadByteList</w:t>
      </w:r>
      <w:r w:rsidRPr="00903DBA">
        <w:rPr>
          <w:highlight w:val="white"/>
        </w:rPr>
        <w:t xml:space="preserve"> with the value and its size. We determine the size of the value by calling </w:t>
      </w:r>
      <w:r w:rsidRPr="00903DBA">
        <w:rPr>
          <w:rStyle w:val="KeyWord0"/>
          <w:highlight w:val="white"/>
        </w:rPr>
        <w:t>SizeOfValue</w:t>
      </w:r>
      <w:r w:rsidRPr="00903DBA">
        <w:rPr>
          <w:highlight w:val="white"/>
        </w:rPr>
        <w:t xml:space="preserve">. Note that we have to subtract the size of the value from the size of the byte list to obtain the location to insert the value in the byte list. Integer values are always </w:t>
      </w:r>
      <w:r w:rsidRPr="00903DBA">
        <w:rPr>
          <w:rStyle w:val="KeyWord0"/>
          <w:highlight w:val="white"/>
        </w:rPr>
        <w:t>BigInteger</w:t>
      </w:r>
      <w:r w:rsidRPr="00903DBA">
        <w:rPr>
          <w:highlight w:val="white"/>
        </w:rPr>
        <w:t xml:space="preserve"> objects.</w:t>
      </w:r>
    </w:p>
    <w:p w14:paraId="56B872FA" w14:textId="77777777" w:rsidR="008C2FC7" w:rsidRPr="00903DBA" w:rsidRDefault="008C2FC7" w:rsidP="008C2FC7">
      <w:pPr>
        <w:pStyle w:val="Code"/>
        <w:rPr>
          <w:highlight w:val="white"/>
        </w:rPr>
      </w:pPr>
      <w:r w:rsidRPr="00903DBA">
        <w:rPr>
          <w:highlight w:val="white"/>
        </w:rPr>
        <w:t xml:space="preserve">      // int 33</w:t>
      </w:r>
    </w:p>
    <w:p w14:paraId="7D1FD21C" w14:textId="77777777" w:rsidR="008C2FC7" w:rsidRPr="00903DBA" w:rsidRDefault="008C2FC7" w:rsidP="008C2FC7">
      <w:pPr>
        <w:pStyle w:val="Code"/>
        <w:rPr>
          <w:highlight w:val="white"/>
        </w:rPr>
      </w:pPr>
      <w:r w:rsidRPr="00903DBA">
        <w:rPr>
          <w:highlight w:val="white"/>
        </w:rPr>
        <w:t xml:space="preserve">      else if ((operand0 is BigInteger) &amp;&amp; (operand1 == null) &amp;&amp;</w:t>
      </w:r>
    </w:p>
    <w:p w14:paraId="48CC6E96" w14:textId="77777777" w:rsidR="008C2FC7" w:rsidRPr="00903DBA" w:rsidRDefault="008C2FC7" w:rsidP="008C2FC7">
      <w:pPr>
        <w:pStyle w:val="Code"/>
        <w:rPr>
          <w:highlight w:val="white"/>
        </w:rPr>
      </w:pPr>
      <w:r w:rsidRPr="00903DBA">
        <w:rPr>
          <w:highlight w:val="white"/>
        </w:rPr>
        <w:t xml:space="preserve">               (operand2 == null)) {</w:t>
      </w:r>
    </w:p>
    <w:p w14:paraId="65BB586A" w14:textId="77777777" w:rsidR="008C2FC7" w:rsidRPr="00903DBA" w:rsidRDefault="008C2FC7" w:rsidP="008C2FC7">
      <w:pPr>
        <w:pStyle w:val="Code"/>
        <w:rPr>
          <w:highlight w:val="white"/>
        </w:rPr>
      </w:pPr>
      <w:r w:rsidRPr="00903DBA">
        <w:rPr>
          <w:highlight w:val="white"/>
        </w:rPr>
        <w:t xml:space="preserve">        BigInteger value = (BigInteger) operand0;</w:t>
      </w:r>
    </w:p>
    <w:p w14:paraId="5F3BD83C" w14:textId="77777777" w:rsidR="008C2FC7" w:rsidRPr="00903DBA" w:rsidRDefault="008C2FC7" w:rsidP="008C2FC7">
      <w:pPr>
        <w:pStyle w:val="Code"/>
        <w:rPr>
          <w:highlight w:val="white"/>
        </w:rPr>
      </w:pPr>
      <w:r w:rsidRPr="00903DBA">
        <w:rPr>
          <w:highlight w:val="white"/>
        </w:rPr>
        <w:t xml:space="preserve">        int size = SizeOfValue(value);</w:t>
      </w:r>
    </w:p>
    <w:p w14:paraId="15E36E0F"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5101FD61" w14:textId="77777777" w:rsidR="008C2FC7" w:rsidRPr="00903DBA" w:rsidRDefault="008C2FC7" w:rsidP="008C2FC7">
      <w:pPr>
        <w:pStyle w:val="Code"/>
        <w:rPr>
          <w:highlight w:val="white"/>
        </w:rPr>
      </w:pPr>
      <w:r w:rsidRPr="00903DBA">
        <w:rPr>
          <w:highlight w:val="white"/>
        </w:rPr>
        <w:t xml:space="preserve">        LoadByteList(byteList, byteList.Count - size, size, value);</w:t>
      </w:r>
    </w:p>
    <w:p w14:paraId="54625A76" w14:textId="77777777" w:rsidR="008C2FC7" w:rsidRPr="00903DBA" w:rsidRDefault="008C2FC7" w:rsidP="008C2FC7">
      <w:pPr>
        <w:pStyle w:val="Code"/>
        <w:rPr>
          <w:highlight w:val="white"/>
        </w:rPr>
      </w:pPr>
      <w:r w:rsidRPr="00903DBA">
        <w:rPr>
          <w:highlight w:val="white"/>
        </w:rPr>
        <w:t xml:space="preserve">        return byteList;</w:t>
      </w:r>
    </w:p>
    <w:p w14:paraId="5C35541B" w14:textId="77777777" w:rsidR="008C2FC7" w:rsidRPr="00903DBA" w:rsidRDefault="008C2FC7" w:rsidP="008C2FC7">
      <w:pPr>
        <w:pStyle w:val="Code"/>
        <w:rPr>
          <w:highlight w:val="white"/>
        </w:rPr>
      </w:pPr>
      <w:r w:rsidRPr="00903DBA">
        <w:rPr>
          <w:highlight w:val="white"/>
        </w:rPr>
        <w:t xml:space="preserve">      }</w:t>
      </w:r>
    </w:p>
    <w:p w14:paraId="04E87797" w14:textId="77777777" w:rsidR="008C2FC7" w:rsidRPr="00903DBA" w:rsidRDefault="008C2FC7" w:rsidP="008C2FC7">
      <w:pPr>
        <w:rPr>
          <w:highlight w:val="white"/>
        </w:rPr>
      </w:pPr>
      <w:r w:rsidRPr="00903DBA">
        <w:rPr>
          <w:highlight w:val="white"/>
        </w:rPr>
        <w:t xml:space="preserve">In the third category of the unary operations the operand is an address, made up by a register and an offset or a static variable and an offset. For instance: </w:t>
      </w:r>
      <w:r w:rsidRPr="00903DBA">
        <w:rPr>
          <w:rStyle w:val="KeyWord0"/>
          <w:highlight w:val="white"/>
        </w:rPr>
        <w:t>inc</w:t>
      </w:r>
      <w:r w:rsidRPr="00903DBA">
        <w:rPr>
          <w:highlight w:val="white"/>
        </w:rPr>
        <w:t xml:space="preserve"> </w:t>
      </w:r>
      <w:r w:rsidRPr="00903DBA">
        <w:rPr>
          <w:rStyle w:val="KeyWord0"/>
          <w:highlight w:val="white"/>
        </w:rPr>
        <w:t>[bp</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2]</w:t>
      </w:r>
      <w:r w:rsidRPr="00903DBA">
        <w:rPr>
          <w:highlight w:val="white"/>
        </w:rPr>
        <w:t xml:space="preserve"> or </w:t>
      </w:r>
      <w:r w:rsidRPr="00903DBA">
        <w:rPr>
          <w:rStyle w:val="KeyWord0"/>
          <w:highlight w:val="white"/>
        </w:rPr>
        <w:t>inc</w:t>
      </w:r>
      <w:r w:rsidRPr="00903DBA">
        <w:rPr>
          <w:highlight w:val="white"/>
        </w:rPr>
        <w:t xml:space="preserve"> </w:t>
      </w:r>
      <w:r w:rsidRPr="00903DBA">
        <w:rPr>
          <w:rStyle w:val="KeyWord0"/>
          <w:highlight w:val="white"/>
        </w:rPr>
        <w:t>[global</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4]</w:t>
      </w:r>
      <w:r w:rsidRPr="00903DBA">
        <w:rPr>
          <w:highlight w:val="white"/>
        </w:rPr>
        <w:t xml:space="preserve">. Note that offsets are always </w:t>
      </w:r>
      <w:r w:rsidRPr="00903DBA">
        <w:rPr>
          <w:rStyle w:val="KeyWord0"/>
          <w:highlight w:val="white"/>
        </w:rPr>
        <w:t>int</w:t>
      </w:r>
      <w:r w:rsidRPr="00903DBA">
        <w:rPr>
          <w:highlight w:val="white"/>
        </w:rPr>
        <w:t xml:space="preserve"> values. If the address includes a register, the size of the offset is determined by calling </w:t>
      </w:r>
      <w:r w:rsidRPr="00903DBA">
        <w:rPr>
          <w:rStyle w:val="KeyWord0"/>
          <w:highlight w:val="white"/>
        </w:rPr>
        <w:t>SizeOfValue</w:t>
      </w:r>
      <w:r w:rsidRPr="00903DBA">
        <w:rPr>
          <w:highlight w:val="white"/>
        </w:rPr>
        <w:t>. If the address instead includes a static variable, the offset size is always the size of a pointer.</w:t>
      </w:r>
    </w:p>
    <w:p w14:paraId="65407EEC" w14:textId="77777777" w:rsidR="008C2FC7" w:rsidRPr="00903DBA" w:rsidRDefault="008C2FC7" w:rsidP="008C2FC7">
      <w:pPr>
        <w:pStyle w:val="Code"/>
        <w:rPr>
          <w:highlight w:val="white"/>
        </w:rPr>
      </w:pPr>
      <w:r w:rsidRPr="00903DBA">
        <w:rPr>
          <w:highlight w:val="white"/>
        </w:rPr>
        <w:t xml:space="preserve">      // inc [bp + 2]; inc [global + 4]</w:t>
      </w:r>
    </w:p>
    <w:p w14:paraId="7651FDDF"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285418F" w14:textId="77777777" w:rsidR="008C2FC7" w:rsidRPr="00903DBA" w:rsidRDefault="008C2FC7" w:rsidP="008C2FC7">
      <w:pPr>
        <w:pStyle w:val="Code"/>
        <w:rPr>
          <w:highlight w:val="white"/>
        </w:rPr>
      </w:pPr>
      <w:r w:rsidRPr="00903DBA">
        <w:rPr>
          <w:highlight w:val="white"/>
        </w:rPr>
        <w:t xml:space="preserve">               (operand1 is int) &amp;&amp; (operand2 == null)) {</w:t>
      </w:r>
    </w:p>
    <w:p w14:paraId="0D30D402" w14:textId="77777777" w:rsidR="008C2FC7" w:rsidRPr="00903DBA" w:rsidRDefault="008C2FC7" w:rsidP="008C2FC7">
      <w:pPr>
        <w:pStyle w:val="Code"/>
        <w:rPr>
          <w:highlight w:val="white"/>
        </w:rPr>
      </w:pPr>
      <w:r w:rsidRPr="00903DBA">
        <w:rPr>
          <w:highlight w:val="white"/>
        </w:rPr>
        <w:t xml:space="preserve">        int offset = (int) operand1;</w:t>
      </w:r>
    </w:p>
    <w:p w14:paraId="25420807"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713AA9F7" w14:textId="77777777" w:rsidR="008C2FC7" w:rsidRPr="00903DBA" w:rsidRDefault="008C2FC7" w:rsidP="008C2FC7">
      <w:pPr>
        <w:pStyle w:val="Code"/>
        <w:rPr>
          <w:highlight w:val="white"/>
        </w:rPr>
      </w:pPr>
      <w:r w:rsidRPr="00903DBA">
        <w:rPr>
          <w:highlight w:val="white"/>
        </w:rPr>
        <w:t xml:space="preserve">                                          : TypeSize.PointerSize;</w:t>
      </w:r>
    </w:p>
    <w:p w14:paraId="7297561F" w14:textId="77777777" w:rsidR="008C2FC7" w:rsidRPr="00903DBA" w:rsidRDefault="008C2FC7" w:rsidP="008C2FC7">
      <w:pPr>
        <w:pStyle w:val="Code"/>
        <w:rPr>
          <w:highlight w:val="white"/>
        </w:rPr>
      </w:pPr>
      <w:r w:rsidRPr="00903DBA">
        <w:rPr>
          <w:highlight w:val="white"/>
        </w:rPr>
        <w:t xml:space="preserve">        List&lt;byte&gt; byteList = LookupByteArray(Operator, operand0, size);</w:t>
      </w:r>
    </w:p>
    <w:p w14:paraId="32CFEAF5"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D75910B" w14:textId="77777777" w:rsidR="008C2FC7" w:rsidRPr="00903DBA" w:rsidRDefault="008C2FC7" w:rsidP="008C2FC7">
      <w:pPr>
        <w:pStyle w:val="Code"/>
        <w:rPr>
          <w:highlight w:val="white"/>
        </w:rPr>
      </w:pPr>
      <w:r w:rsidRPr="00903DBA">
        <w:rPr>
          <w:highlight w:val="white"/>
        </w:rPr>
        <w:t xml:space="preserve">        return byteList;</w:t>
      </w:r>
    </w:p>
    <w:p w14:paraId="524A3D3E" w14:textId="77777777" w:rsidR="008C2FC7" w:rsidRPr="00903DBA" w:rsidRDefault="008C2FC7" w:rsidP="008C2FC7">
      <w:pPr>
        <w:pStyle w:val="Code"/>
        <w:rPr>
          <w:highlight w:val="white"/>
        </w:rPr>
      </w:pPr>
      <w:r w:rsidRPr="00903DBA">
        <w:rPr>
          <w:highlight w:val="white"/>
        </w:rPr>
        <w:t xml:space="preserve">      }</w:t>
      </w:r>
    </w:p>
    <w:p w14:paraId="051C633F" w14:textId="77777777" w:rsidR="008C2FC7" w:rsidRPr="00903DBA" w:rsidRDefault="008C2FC7" w:rsidP="008C2FC7">
      <w:pPr>
        <w:rPr>
          <w:highlight w:val="white"/>
        </w:rPr>
      </w:pPr>
      <w:r w:rsidRPr="00903DBA">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903DBA" w14:paraId="51258A5F" w14:textId="77777777" w:rsidTr="003D2653">
        <w:tc>
          <w:tcPr>
            <w:tcW w:w="1271" w:type="dxa"/>
          </w:tcPr>
          <w:p w14:paraId="2D1814B2" w14:textId="77777777" w:rsidR="008C2FC7" w:rsidRPr="00903DBA" w:rsidRDefault="008C2FC7" w:rsidP="003D2653">
            <w:pPr>
              <w:spacing w:before="0" w:after="40"/>
              <w:rPr>
                <w:b/>
                <w:bCs/>
                <w:highlight w:val="white"/>
              </w:rPr>
            </w:pPr>
            <w:bookmarkStart w:id="486" w:name="_Hlk50202926"/>
            <w:r w:rsidRPr="00903DBA">
              <w:rPr>
                <w:b/>
                <w:bCs/>
                <w:highlight w:val="white"/>
              </w:rPr>
              <w:t>Category</w:t>
            </w:r>
          </w:p>
        </w:tc>
        <w:tc>
          <w:tcPr>
            <w:tcW w:w="5245" w:type="dxa"/>
          </w:tcPr>
          <w:p w14:paraId="0FDEBBF8" w14:textId="77777777" w:rsidR="008C2FC7" w:rsidRPr="00903DBA" w:rsidRDefault="008C2FC7" w:rsidP="003D2653">
            <w:pPr>
              <w:spacing w:before="0" w:after="40"/>
              <w:rPr>
                <w:b/>
                <w:bCs/>
                <w:highlight w:val="white"/>
              </w:rPr>
            </w:pPr>
            <w:r w:rsidRPr="00903DBA">
              <w:rPr>
                <w:b/>
                <w:bCs/>
                <w:highlight w:val="white"/>
              </w:rPr>
              <w:t>Description</w:t>
            </w:r>
          </w:p>
        </w:tc>
        <w:tc>
          <w:tcPr>
            <w:tcW w:w="2834" w:type="dxa"/>
          </w:tcPr>
          <w:p w14:paraId="6EDDE19F" w14:textId="77777777" w:rsidR="008C2FC7" w:rsidRPr="00903DBA" w:rsidRDefault="008C2FC7" w:rsidP="003D2653">
            <w:pPr>
              <w:spacing w:before="0" w:after="40"/>
              <w:rPr>
                <w:b/>
                <w:bCs/>
                <w:highlight w:val="white"/>
              </w:rPr>
            </w:pPr>
            <w:r w:rsidRPr="00903DBA">
              <w:rPr>
                <w:b/>
                <w:bCs/>
                <w:highlight w:val="white"/>
              </w:rPr>
              <w:t>Examples</w:t>
            </w:r>
          </w:p>
        </w:tc>
      </w:tr>
      <w:tr w:rsidR="008C2FC7" w:rsidRPr="00903DBA" w14:paraId="7BB55114" w14:textId="77777777" w:rsidTr="003D2653">
        <w:tc>
          <w:tcPr>
            <w:tcW w:w="1271" w:type="dxa"/>
          </w:tcPr>
          <w:p w14:paraId="283A30DC" w14:textId="77777777" w:rsidR="008C2FC7" w:rsidRPr="00903DBA" w:rsidRDefault="008C2FC7" w:rsidP="003D2653">
            <w:pPr>
              <w:spacing w:before="0" w:after="40"/>
              <w:rPr>
                <w:highlight w:val="white"/>
              </w:rPr>
            </w:pPr>
            <w:r w:rsidRPr="00903DBA">
              <w:rPr>
                <w:highlight w:val="white"/>
              </w:rPr>
              <w:t>1</w:t>
            </w:r>
          </w:p>
        </w:tc>
        <w:tc>
          <w:tcPr>
            <w:tcW w:w="5245" w:type="dxa"/>
          </w:tcPr>
          <w:p w14:paraId="5B71334C" w14:textId="77777777" w:rsidR="008C2FC7" w:rsidRPr="00903DBA" w:rsidRDefault="008C2FC7" w:rsidP="003D2653">
            <w:pPr>
              <w:spacing w:before="0" w:after="40"/>
            </w:pPr>
            <w:r w:rsidRPr="00903DBA">
              <w:t>binary operator register, register</w:t>
            </w:r>
          </w:p>
        </w:tc>
        <w:tc>
          <w:tcPr>
            <w:tcW w:w="2834" w:type="dxa"/>
          </w:tcPr>
          <w:p w14:paraId="20C9E079" w14:textId="77777777" w:rsidR="008C2FC7" w:rsidRPr="00903DBA" w:rsidRDefault="008C2FC7" w:rsidP="003D2653">
            <w:pPr>
              <w:spacing w:before="0" w:after="40"/>
              <w:rPr>
                <w:highlight w:val="white"/>
              </w:rPr>
            </w:pPr>
            <w:r w:rsidRPr="00903DBA">
              <w:rPr>
                <w:highlight w:val="white"/>
              </w:rPr>
              <w:t>mov ax, bx</w:t>
            </w:r>
          </w:p>
        </w:tc>
      </w:tr>
      <w:tr w:rsidR="008C2FC7" w:rsidRPr="00903DBA" w14:paraId="5144503D" w14:textId="77777777" w:rsidTr="003D2653">
        <w:tc>
          <w:tcPr>
            <w:tcW w:w="1271" w:type="dxa"/>
          </w:tcPr>
          <w:p w14:paraId="75F46546" w14:textId="77777777" w:rsidR="008C2FC7" w:rsidRPr="00903DBA" w:rsidRDefault="008C2FC7" w:rsidP="003D2653">
            <w:pPr>
              <w:spacing w:before="0" w:after="40"/>
              <w:rPr>
                <w:highlight w:val="white"/>
              </w:rPr>
            </w:pPr>
            <w:r w:rsidRPr="00903DBA">
              <w:rPr>
                <w:highlight w:val="white"/>
              </w:rPr>
              <w:t>2</w:t>
            </w:r>
          </w:p>
        </w:tc>
        <w:tc>
          <w:tcPr>
            <w:tcW w:w="5245" w:type="dxa"/>
          </w:tcPr>
          <w:p w14:paraId="3BDE15C2" w14:textId="77777777" w:rsidR="008C2FC7" w:rsidRPr="00903DBA" w:rsidRDefault="008C2FC7" w:rsidP="003D2653">
            <w:pPr>
              <w:spacing w:before="0" w:after="40"/>
            </w:pPr>
            <w:r w:rsidRPr="00903DBA">
              <w:t>binary operator register, static name</w:t>
            </w:r>
          </w:p>
        </w:tc>
        <w:tc>
          <w:tcPr>
            <w:tcW w:w="2834" w:type="dxa"/>
          </w:tcPr>
          <w:p w14:paraId="51F57989" w14:textId="77777777" w:rsidR="008C2FC7" w:rsidRPr="00903DBA" w:rsidRDefault="008C2FC7" w:rsidP="003D2653">
            <w:pPr>
              <w:spacing w:before="0" w:after="40"/>
              <w:rPr>
                <w:highlight w:val="white"/>
              </w:rPr>
            </w:pPr>
            <w:r w:rsidRPr="00903DBA">
              <w:rPr>
                <w:highlight w:val="white"/>
              </w:rPr>
              <w:t>add ax, stdin</w:t>
            </w:r>
          </w:p>
        </w:tc>
      </w:tr>
      <w:tr w:rsidR="008C2FC7" w:rsidRPr="00903DBA" w14:paraId="061045B2" w14:textId="77777777" w:rsidTr="003D2653">
        <w:tc>
          <w:tcPr>
            <w:tcW w:w="1271" w:type="dxa"/>
          </w:tcPr>
          <w:p w14:paraId="44C71B56" w14:textId="77777777" w:rsidR="008C2FC7" w:rsidRPr="00903DBA" w:rsidRDefault="008C2FC7" w:rsidP="003D2653">
            <w:pPr>
              <w:spacing w:before="0" w:after="40"/>
              <w:rPr>
                <w:highlight w:val="white"/>
              </w:rPr>
            </w:pPr>
            <w:r w:rsidRPr="00903DBA">
              <w:rPr>
                <w:highlight w:val="white"/>
              </w:rPr>
              <w:t>3</w:t>
            </w:r>
          </w:p>
        </w:tc>
        <w:tc>
          <w:tcPr>
            <w:tcW w:w="5245" w:type="dxa"/>
          </w:tcPr>
          <w:p w14:paraId="257090A7" w14:textId="77777777" w:rsidR="008C2FC7" w:rsidRPr="00903DBA" w:rsidRDefault="008C2FC7" w:rsidP="003D2653">
            <w:pPr>
              <w:spacing w:before="0" w:after="40"/>
            </w:pPr>
            <w:r w:rsidRPr="00903DBA">
              <w:t>binary operator register, integer value</w:t>
            </w:r>
          </w:p>
        </w:tc>
        <w:tc>
          <w:tcPr>
            <w:tcW w:w="2834" w:type="dxa"/>
          </w:tcPr>
          <w:p w14:paraId="6A6A2B69" w14:textId="77777777" w:rsidR="008C2FC7" w:rsidRPr="00903DBA" w:rsidRDefault="008C2FC7" w:rsidP="003D2653">
            <w:pPr>
              <w:spacing w:before="0" w:after="40"/>
              <w:rPr>
                <w:highlight w:val="white"/>
              </w:rPr>
            </w:pPr>
            <w:r w:rsidRPr="00903DBA">
              <w:rPr>
                <w:highlight w:val="white"/>
              </w:rPr>
              <w:t>sub ax, 123</w:t>
            </w:r>
          </w:p>
        </w:tc>
      </w:tr>
      <w:tr w:rsidR="008C2FC7" w:rsidRPr="00903DBA" w14:paraId="7C7A1709" w14:textId="77777777" w:rsidTr="003D2653">
        <w:tc>
          <w:tcPr>
            <w:tcW w:w="1271" w:type="dxa"/>
          </w:tcPr>
          <w:p w14:paraId="394E7C61" w14:textId="77777777" w:rsidR="008C2FC7" w:rsidRPr="00903DBA" w:rsidRDefault="008C2FC7" w:rsidP="003D2653">
            <w:pPr>
              <w:spacing w:before="0" w:after="40"/>
              <w:rPr>
                <w:highlight w:val="white"/>
              </w:rPr>
            </w:pPr>
            <w:r w:rsidRPr="00903DBA">
              <w:rPr>
                <w:highlight w:val="white"/>
              </w:rPr>
              <w:t>4</w:t>
            </w:r>
          </w:p>
        </w:tc>
        <w:tc>
          <w:tcPr>
            <w:tcW w:w="5245" w:type="dxa"/>
          </w:tcPr>
          <w:p w14:paraId="1306705B" w14:textId="77777777" w:rsidR="008C2FC7" w:rsidRPr="00903DBA" w:rsidRDefault="008C2FC7" w:rsidP="003D2653">
            <w:pPr>
              <w:spacing w:before="0" w:after="40"/>
            </w:pPr>
            <w:r w:rsidRPr="00903DBA">
              <w:t>binary operator [register + offset], register</w:t>
            </w:r>
          </w:p>
          <w:p w14:paraId="791101BC" w14:textId="77777777" w:rsidR="008C2FC7" w:rsidRPr="00903DBA" w:rsidRDefault="008C2FC7" w:rsidP="003D2653">
            <w:pPr>
              <w:spacing w:before="0" w:after="40"/>
            </w:pPr>
            <w:r w:rsidRPr="00903DBA">
              <w:t>binary operator [static name + offset], register</w:t>
            </w:r>
          </w:p>
        </w:tc>
        <w:tc>
          <w:tcPr>
            <w:tcW w:w="2834" w:type="dxa"/>
          </w:tcPr>
          <w:p w14:paraId="1C7C8FB9" w14:textId="77777777" w:rsidR="008C2FC7" w:rsidRPr="00903DBA" w:rsidRDefault="008C2FC7" w:rsidP="003D2653">
            <w:pPr>
              <w:spacing w:before="0" w:after="40"/>
              <w:rPr>
                <w:highlight w:val="white"/>
              </w:rPr>
            </w:pPr>
            <w:r w:rsidRPr="00903DBA">
              <w:rPr>
                <w:highlight w:val="white"/>
              </w:rPr>
              <w:t>mov [bp + 2], bx</w:t>
            </w:r>
          </w:p>
          <w:p w14:paraId="71A25A96" w14:textId="77777777" w:rsidR="008C2FC7" w:rsidRPr="00903DBA" w:rsidRDefault="008C2FC7" w:rsidP="003D2653">
            <w:pPr>
              <w:spacing w:before="0" w:after="40"/>
              <w:rPr>
                <w:highlight w:val="white"/>
              </w:rPr>
            </w:pPr>
            <w:r w:rsidRPr="00903DBA">
              <w:rPr>
                <w:highlight w:val="white"/>
              </w:rPr>
              <w:t>mov [stdin + 4], bx</w:t>
            </w:r>
          </w:p>
        </w:tc>
      </w:tr>
      <w:tr w:rsidR="008C2FC7" w:rsidRPr="00903DBA" w14:paraId="50D8C660" w14:textId="77777777" w:rsidTr="003D2653">
        <w:tc>
          <w:tcPr>
            <w:tcW w:w="1271" w:type="dxa"/>
          </w:tcPr>
          <w:p w14:paraId="72D2BFDC" w14:textId="77777777" w:rsidR="008C2FC7" w:rsidRPr="00903DBA" w:rsidRDefault="008C2FC7" w:rsidP="003D2653">
            <w:pPr>
              <w:spacing w:before="0" w:after="40"/>
              <w:rPr>
                <w:highlight w:val="white"/>
              </w:rPr>
            </w:pPr>
            <w:r w:rsidRPr="00903DBA">
              <w:rPr>
                <w:highlight w:val="white"/>
              </w:rPr>
              <w:t>5</w:t>
            </w:r>
          </w:p>
        </w:tc>
        <w:tc>
          <w:tcPr>
            <w:tcW w:w="5245" w:type="dxa"/>
          </w:tcPr>
          <w:p w14:paraId="1A17440D" w14:textId="77777777" w:rsidR="008C2FC7" w:rsidRPr="00903DBA" w:rsidRDefault="008C2FC7" w:rsidP="003D2653">
            <w:pPr>
              <w:spacing w:before="0" w:after="40"/>
            </w:pPr>
            <w:r w:rsidRPr="00903DBA">
              <w:t>binary operator [register + offset], static name</w:t>
            </w:r>
          </w:p>
          <w:p w14:paraId="099A5435" w14:textId="77777777" w:rsidR="008C2FC7" w:rsidRPr="00903DBA" w:rsidRDefault="008C2FC7" w:rsidP="003D2653">
            <w:pPr>
              <w:spacing w:before="0" w:after="40"/>
            </w:pPr>
            <w:r w:rsidRPr="00903DBA">
              <w:t>binary operator [static name + offset], static name</w:t>
            </w:r>
          </w:p>
        </w:tc>
        <w:tc>
          <w:tcPr>
            <w:tcW w:w="2834" w:type="dxa"/>
          </w:tcPr>
          <w:p w14:paraId="009D328D" w14:textId="77777777" w:rsidR="008C2FC7" w:rsidRPr="00903DBA" w:rsidRDefault="008C2FC7" w:rsidP="003D2653">
            <w:pPr>
              <w:spacing w:before="0" w:after="40"/>
              <w:rPr>
                <w:highlight w:val="white"/>
              </w:rPr>
            </w:pPr>
            <w:r w:rsidRPr="00903DBA">
              <w:rPr>
                <w:highlight w:val="white"/>
              </w:rPr>
              <w:t>add word [bp + 2], stdin</w:t>
            </w:r>
          </w:p>
          <w:p w14:paraId="29A8EEAA" w14:textId="77777777" w:rsidR="008C2FC7" w:rsidRPr="00903DBA" w:rsidRDefault="008C2FC7" w:rsidP="003D2653">
            <w:pPr>
              <w:spacing w:before="0" w:after="40"/>
              <w:rPr>
                <w:highlight w:val="white"/>
              </w:rPr>
            </w:pPr>
            <w:r w:rsidRPr="00903DBA">
              <w:rPr>
                <w:highlight w:val="white"/>
              </w:rPr>
              <w:t>add word [stdin + 4], stdin</w:t>
            </w:r>
          </w:p>
        </w:tc>
      </w:tr>
      <w:tr w:rsidR="008C2FC7" w:rsidRPr="00903DBA" w14:paraId="35819C1D" w14:textId="77777777" w:rsidTr="003D2653">
        <w:tc>
          <w:tcPr>
            <w:tcW w:w="1271" w:type="dxa"/>
          </w:tcPr>
          <w:p w14:paraId="273F3551" w14:textId="77777777" w:rsidR="008C2FC7" w:rsidRPr="00903DBA" w:rsidRDefault="008C2FC7" w:rsidP="003D2653">
            <w:pPr>
              <w:spacing w:before="0" w:after="40"/>
              <w:rPr>
                <w:highlight w:val="white"/>
              </w:rPr>
            </w:pPr>
            <w:r w:rsidRPr="00903DBA">
              <w:rPr>
                <w:highlight w:val="white"/>
              </w:rPr>
              <w:t>6</w:t>
            </w:r>
          </w:p>
        </w:tc>
        <w:tc>
          <w:tcPr>
            <w:tcW w:w="5245" w:type="dxa"/>
          </w:tcPr>
          <w:p w14:paraId="3EED3DE4" w14:textId="77777777" w:rsidR="008C2FC7" w:rsidRPr="00903DBA" w:rsidRDefault="008C2FC7" w:rsidP="003D2653">
            <w:pPr>
              <w:spacing w:before="0" w:after="40"/>
            </w:pPr>
            <w:r w:rsidRPr="00903DBA">
              <w:t>binary operator [register + offset], integer value</w:t>
            </w:r>
          </w:p>
          <w:p w14:paraId="2E6C2906" w14:textId="77777777" w:rsidR="008C2FC7" w:rsidRPr="00903DBA" w:rsidRDefault="008C2FC7" w:rsidP="003D2653">
            <w:pPr>
              <w:spacing w:before="0" w:after="40"/>
            </w:pPr>
            <w:r w:rsidRPr="00903DBA">
              <w:t>binary operator [static name + offset], integer value</w:t>
            </w:r>
          </w:p>
          <w:p w14:paraId="066E92D1" w14:textId="77777777" w:rsidR="008C2FC7" w:rsidRPr="00903DBA" w:rsidRDefault="008C2FC7" w:rsidP="003D2653">
            <w:pPr>
              <w:spacing w:before="0" w:after="40"/>
            </w:pPr>
            <w:r w:rsidRPr="00903DBA">
              <w:t>binary operator [offset], integer value</w:t>
            </w:r>
          </w:p>
        </w:tc>
        <w:tc>
          <w:tcPr>
            <w:tcW w:w="2834" w:type="dxa"/>
          </w:tcPr>
          <w:p w14:paraId="5B0301EA" w14:textId="77777777" w:rsidR="008C2FC7" w:rsidRPr="00903DBA" w:rsidRDefault="008C2FC7" w:rsidP="003D2653">
            <w:pPr>
              <w:spacing w:before="0" w:after="40"/>
              <w:rPr>
                <w:highlight w:val="white"/>
              </w:rPr>
            </w:pPr>
            <w:r w:rsidRPr="00903DBA">
              <w:rPr>
                <w:highlight w:val="white"/>
              </w:rPr>
              <w:t>sub word [bp + 2], 123</w:t>
            </w:r>
          </w:p>
          <w:p w14:paraId="1D6D4B5F" w14:textId="77777777" w:rsidR="008C2FC7" w:rsidRPr="00903DBA" w:rsidRDefault="008C2FC7" w:rsidP="003D2653">
            <w:pPr>
              <w:spacing w:before="0" w:after="40"/>
              <w:rPr>
                <w:highlight w:val="white"/>
              </w:rPr>
            </w:pPr>
            <w:r w:rsidRPr="00903DBA">
              <w:rPr>
                <w:highlight w:val="white"/>
              </w:rPr>
              <w:t>sub word [stdin + 4], 123</w:t>
            </w:r>
          </w:p>
          <w:p w14:paraId="04F13B6E" w14:textId="77777777" w:rsidR="008C2FC7" w:rsidRPr="00903DBA" w:rsidRDefault="008C2FC7" w:rsidP="003D2653">
            <w:pPr>
              <w:spacing w:before="0" w:after="0"/>
              <w:rPr>
                <w:highlight w:val="white"/>
              </w:rPr>
            </w:pPr>
            <w:r w:rsidRPr="00903DBA">
              <w:rPr>
                <w:highlight w:val="white"/>
              </w:rPr>
              <w:t>mov word [65534], 65534</w:t>
            </w:r>
          </w:p>
        </w:tc>
      </w:tr>
      <w:tr w:rsidR="008C2FC7" w:rsidRPr="00903DBA" w14:paraId="5EE33C65" w14:textId="77777777" w:rsidTr="003D2653">
        <w:tc>
          <w:tcPr>
            <w:tcW w:w="1271" w:type="dxa"/>
          </w:tcPr>
          <w:p w14:paraId="484EE45E" w14:textId="77777777" w:rsidR="008C2FC7" w:rsidRPr="00903DBA" w:rsidRDefault="008C2FC7" w:rsidP="003D2653">
            <w:pPr>
              <w:spacing w:before="0" w:after="40"/>
              <w:rPr>
                <w:highlight w:val="white"/>
              </w:rPr>
            </w:pPr>
            <w:r w:rsidRPr="00903DBA">
              <w:rPr>
                <w:highlight w:val="white"/>
              </w:rPr>
              <w:t>7</w:t>
            </w:r>
          </w:p>
        </w:tc>
        <w:tc>
          <w:tcPr>
            <w:tcW w:w="5245" w:type="dxa"/>
          </w:tcPr>
          <w:p w14:paraId="159BD034" w14:textId="77777777" w:rsidR="008C2FC7" w:rsidRPr="00903DBA" w:rsidRDefault="008C2FC7" w:rsidP="003D2653">
            <w:pPr>
              <w:spacing w:before="0" w:after="40"/>
            </w:pPr>
            <w:r w:rsidRPr="00903DBA">
              <w:t>binary operator register, [register + offset]</w:t>
            </w:r>
          </w:p>
          <w:p w14:paraId="158F1D81" w14:textId="77777777" w:rsidR="008C2FC7" w:rsidRPr="00903DBA" w:rsidRDefault="008C2FC7" w:rsidP="003D2653">
            <w:pPr>
              <w:spacing w:before="0" w:after="40"/>
            </w:pPr>
            <w:r w:rsidRPr="00903DBA">
              <w:t>binary operator register, [static name + offset]</w:t>
            </w:r>
          </w:p>
        </w:tc>
        <w:tc>
          <w:tcPr>
            <w:tcW w:w="2834" w:type="dxa"/>
          </w:tcPr>
          <w:p w14:paraId="2E6BA3B3" w14:textId="77777777" w:rsidR="008C2FC7" w:rsidRPr="00903DBA" w:rsidRDefault="008C2FC7" w:rsidP="003D2653">
            <w:pPr>
              <w:spacing w:before="0" w:after="40"/>
              <w:rPr>
                <w:highlight w:val="white"/>
              </w:rPr>
            </w:pPr>
            <w:r w:rsidRPr="00903DBA">
              <w:rPr>
                <w:highlight w:val="white"/>
              </w:rPr>
              <w:t>mov ax, [bp + 2]</w:t>
            </w:r>
          </w:p>
          <w:p w14:paraId="7273C897" w14:textId="77777777" w:rsidR="008C2FC7" w:rsidRPr="00903DBA" w:rsidRDefault="008C2FC7" w:rsidP="003D2653">
            <w:pPr>
              <w:spacing w:before="0" w:after="40"/>
              <w:rPr>
                <w:highlight w:val="white"/>
              </w:rPr>
            </w:pPr>
            <w:r w:rsidRPr="00903DBA">
              <w:rPr>
                <w:highlight w:val="white"/>
              </w:rPr>
              <w:t>add ax, [stdin +4]</w:t>
            </w:r>
          </w:p>
        </w:tc>
      </w:tr>
    </w:tbl>
    <w:bookmarkEnd w:id="486"/>
    <w:p w14:paraId="4E90CC20" w14:textId="77777777" w:rsidR="008C2FC7" w:rsidRPr="00903DBA" w:rsidRDefault="008C2FC7" w:rsidP="008C2FC7">
      <w:pPr>
        <w:rPr>
          <w:highlight w:val="white"/>
        </w:rPr>
      </w:pPr>
      <w:r w:rsidRPr="00903DBA">
        <w:rPr>
          <w:highlight w:val="white"/>
        </w:rPr>
        <w:t>In category one, we assign a register the value of another register.</w:t>
      </w:r>
    </w:p>
    <w:p w14:paraId="23F3D4DF" w14:textId="77777777" w:rsidR="008C2FC7" w:rsidRPr="00903DBA" w:rsidRDefault="008C2FC7" w:rsidP="008C2FC7">
      <w:pPr>
        <w:pStyle w:val="Code"/>
        <w:rPr>
          <w:highlight w:val="white"/>
        </w:rPr>
      </w:pPr>
      <w:r w:rsidRPr="00903DBA">
        <w:rPr>
          <w:highlight w:val="white"/>
        </w:rPr>
        <w:t xml:space="preserve">      // 1: mov ax, bx</w:t>
      </w:r>
    </w:p>
    <w:p w14:paraId="5C3A4268" w14:textId="77777777" w:rsidR="008C2FC7" w:rsidRPr="00903DBA" w:rsidRDefault="008C2FC7" w:rsidP="008C2FC7">
      <w:pPr>
        <w:pStyle w:val="Code"/>
        <w:rPr>
          <w:highlight w:val="white"/>
        </w:rPr>
      </w:pPr>
      <w:r w:rsidRPr="00903DBA">
        <w:rPr>
          <w:highlight w:val="white"/>
        </w:rPr>
        <w:t xml:space="preserve">      else if ((operand0 is Register) &amp;&amp; (operand1 is Register) &amp;&amp;</w:t>
      </w:r>
    </w:p>
    <w:p w14:paraId="42126FFD" w14:textId="77777777" w:rsidR="008C2FC7" w:rsidRPr="00903DBA" w:rsidRDefault="008C2FC7" w:rsidP="008C2FC7">
      <w:pPr>
        <w:pStyle w:val="Code"/>
        <w:rPr>
          <w:highlight w:val="white"/>
        </w:rPr>
      </w:pPr>
      <w:r w:rsidRPr="00903DBA">
        <w:rPr>
          <w:highlight w:val="white"/>
        </w:rPr>
        <w:t xml:space="preserve">               (operand2 == null)) {</w:t>
      </w:r>
    </w:p>
    <w:p w14:paraId="585F1F71" w14:textId="77777777" w:rsidR="008C2FC7" w:rsidRPr="00903DBA" w:rsidRDefault="008C2FC7" w:rsidP="008C2FC7">
      <w:pPr>
        <w:pStyle w:val="Code"/>
        <w:rPr>
          <w:highlight w:val="white"/>
        </w:rPr>
      </w:pPr>
      <w:r w:rsidRPr="00903DBA">
        <w:rPr>
          <w:highlight w:val="white"/>
        </w:rPr>
        <w:t xml:space="preserve">        Register toRegister = (Register) operand0,</w:t>
      </w:r>
    </w:p>
    <w:p w14:paraId="5446066B" w14:textId="77777777" w:rsidR="008C2FC7" w:rsidRPr="00903DBA" w:rsidRDefault="008C2FC7" w:rsidP="008C2FC7">
      <w:pPr>
        <w:pStyle w:val="Code"/>
        <w:rPr>
          <w:highlight w:val="white"/>
        </w:rPr>
      </w:pPr>
      <w:r w:rsidRPr="00903DBA">
        <w:rPr>
          <w:highlight w:val="white"/>
        </w:rPr>
        <w:t xml:space="preserve">                 fromRegister = (Register) operand1;</w:t>
      </w:r>
    </w:p>
    <w:p w14:paraId="1D7124F1" w14:textId="77777777" w:rsidR="008C2FC7" w:rsidRPr="00903DBA" w:rsidRDefault="008C2FC7" w:rsidP="008C2FC7">
      <w:pPr>
        <w:pStyle w:val="Code"/>
        <w:rPr>
          <w:highlight w:val="white"/>
        </w:rPr>
      </w:pPr>
      <w:r w:rsidRPr="00903DBA">
        <w:rPr>
          <w:highlight w:val="white"/>
        </w:rPr>
        <w:t xml:space="preserve">        return LookupByteArray(Operator, toRegister, fromRegister);</w:t>
      </w:r>
    </w:p>
    <w:p w14:paraId="18A304E0" w14:textId="77777777" w:rsidR="008C2FC7" w:rsidRPr="00903DBA" w:rsidRDefault="008C2FC7" w:rsidP="008C2FC7">
      <w:pPr>
        <w:pStyle w:val="Code"/>
        <w:rPr>
          <w:highlight w:val="white"/>
        </w:rPr>
      </w:pPr>
      <w:r w:rsidRPr="00903DBA">
        <w:rPr>
          <w:highlight w:val="white"/>
        </w:rPr>
        <w:t xml:space="preserve">      }</w:t>
      </w:r>
    </w:p>
    <w:p w14:paraId="40FEB840" w14:textId="77777777" w:rsidR="008C2FC7" w:rsidRPr="00903DBA" w:rsidRDefault="008C2FC7" w:rsidP="008C2FC7">
      <w:pPr>
        <w:rPr>
          <w:highlight w:val="white"/>
        </w:rPr>
      </w:pPr>
      <w:r w:rsidRPr="00903DBA">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903DBA" w:rsidRDefault="008C2FC7" w:rsidP="008C2FC7">
      <w:pPr>
        <w:pStyle w:val="Code"/>
        <w:rPr>
          <w:highlight w:val="white"/>
        </w:rPr>
      </w:pPr>
      <w:r w:rsidRPr="00903DBA">
        <w:rPr>
          <w:highlight w:val="white"/>
        </w:rPr>
        <w:t xml:space="preserve">      // 2: mov ax, global</w:t>
      </w:r>
    </w:p>
    <w:p w14:paraId="26BF52EA" w14:textId="77777777" w:rsidR="008C2FC7" w:rsidRPr="00903DBA" w:rsidRDefault="008C2FC7" w:rsidP="008C2FC7">
      <w:pPr>
        <w:pStyle w:val="Code"/>
        <w:rPr>
          <w:highlight w:val="white"/>
        </w:rPr>
      </w:pPr>
      <w:r w:rsidRPr="00903DBA">
        <w:rPr>
          <w:highlight w:val="white"/>
        </w:rPr>
        <w:t xml:space="preserve">      else if ((operand0 is Register) &amp;&amp; (operand1 is string) &amp;&amp;</w:t>
      </w:r>
    </w:p>
    <w:p w14:paraId="14DCA63D" w14:textId="77777777" w:rsidR="008C2FC7" w:rsidRPr="00903DBA" w:rsidRDefault="008C2FC7" w:rsidP="008C2FC7">
      <w:pPr>
        <w:pStyle w:val="Code"/>
        <w:rPr>
          <w:highlight w:val="white"/>
        </w:rPr>
      </w:pPr>
      <w:r w:rsidRPr="00903DBA">
        <w:rPr>
          <w:highlight w:val="white"/>
        </w:rPr>
        <w:t xml:space="preserve">               (operand2 == null)) {</w:t>
      </w:r>
    </w:p>
    <w:p w14:paraId="6FE233B8" w14:textId="77777777" w:rsidR="008C2FC7" w:rsidRPr="00903DBA" w:rsidRDefault="008C2FC7" w:rsidP="008C2FC7">
      <w:pPr>
        <w:pStyle w:val="Code"/>
        <w:rPr>
          <w:highlight w:val="white"/>
        </w:rPr>
      </w:pPr>
      <w:r w:rsidRPr="00903DBA">
        <w:rPr>
          <w:highlight w:val="white"/>
        </w:rPr>
        <w:t xml:space="preserve">        Register register = (Register) operand0;</w:t>
      </w:r>
    </w:p>
    <w:p w14:paraId="53E71793" w14:textId="77777777" w:rsidR="008C2FC7" w:rsidRPr="00903DBA" w:rsidRDefault="008C2FC7" w:rsidP="008C2FC7">
      <w:pPr>
        <w:pStyle w:val="Code"/>
        <w:rPr>
          <w:highlight w:val="white"/>
        </w:rPr>
      </w:pPr>
      <w:r w:rsidRPr="00903DBA">
        <w:rPr>
          <w:highlight w:val="white"/>
        </w:rPr>
        <w:t xml:space="preserve">        List&lt;byte&gt; byteList =</w:t>
      </w:r>
    </w:p>
    <w:p w14:paraId="63803472" w14:textId="77777777" w:rsidR="008C2FC7" w:rsidRPr="00903DBA" w:rsidRDefault="008C2FC7" w:rsidP="008C2FC7">
      <w:pPr>
        <w:pStyle w:val="Code"/>
        <w:rPr>
          <w:highlight w:val="white"/>
        </w:rPr>
      </w:pPr>
      <w:r w:rsidRPr="00903DBA">
        <w:rPr>
          <w:highlight w:val="white"/>
        </w:rPr>
        <w:t xml:space="preserve">          LookupByteArray(Operator, register, TypeSize.PointerSize);</w:t>
      </w:r>
    </w:p>
    <w:p w14:paraId="4868F5A5"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7DA49AEC" w14:textId="77777777" w:rsidR="008C2FC7" w:rsidRPr="00903DBA" w:rsidRDefault="008C2FC7" w:rsidP="008C2FC7">
      <w:pPr>
        <w:pStyle w:val="Code"/>
        <w:rPr>
          <w:highlight w:val="white"/>
        </w:rPr>
      </w:pPr>
      <w:r w:rsidRPr="00903DBA">
        <w:rPr>
          <w:highlight w:val="white"/>
        </w:rPr>
        <w:t xml:space="preserve">                     TypeSize.PointerSize, 0);</w:t>
      </w:r>
    </w:p>
    <w:p w14:paraId="2ED843BA" w14:textId="77777777" w:rsidR="008C2FC7" w:rsidRPr="00903DBA" w:rsidRDefault="008C2FC7" w:rsidP="008C2FC7">
      <w:pPr>
        <w:pStyle w:val="Code"/>
        <w:rPr>
          <w:highlight w:val="white"/>
        </w:rPr>
      </w:pPr>
      <w:r w:rsidRPr="00903DBA">
        <w:rPr>
          <w:highlight w:val="white"/>
        </w:rPr>
        <w:t xml:space="preserve">        return byteList;</w:t>
      </w:r>
    </w:p>
    <w:p w14:paraId="39AAF0F1" w14:textId="77777777" w:rsidR="008C2FC7" w:rsidRPr="00903DBA" w:rsidRDefault="008C2FC7" w:rsidP="008C2FC7">
      <w:pPr>
        <w:pStyle w:val="Code"/>
        <w:rPr>
          <w:highlight w:val="white"/>
        </w:rPr>
      </w:pPr>
      <w:r w:rsidRPr="00903DBA">
        <w:rPr>
          <w:highlight w:val="white"/>
        </w:rPr>
        <w:t xml:space="preserve">      }</w:t>
      </w:r>
    </w:p>
    <w:p w14:paraId="6DEA1421" w14:textId="77777777" w:rsidR="008C2FC7" w:rsidRPr="00903DBA" w:rsidRDefault="008C2FC7" w:rsidP="008C2FC7">
      <w:pPr>
        <w:rPr>
          <w:highlight w:val="white"/>
        </w:rPr>
      </w:pPr>
      <w:r w:rsidRPr="00903DBA">
        <w:rPr>
          <w:highlight w:val="white"/>
        </w:rPr>
        <w:t xml:space="preserve">In category three, we load an integral value into a register. We must check the operator, in case of </w:t>
      </w:r>
      <w:r w:rsidRPr="00903DBA">
        <w:rPr>
          <w:rStyle w:val="KeyWord0"/>
          <w:highlight w:val="white"/>
        </w:rPr>
        <w:t>mov</w:t>
      </w:r>
      <w:r w:rsidRPr="00903DBA">
        <w:rPr>
          <w:highlight w:val="white"/>
        </w:rPr>
        <w:t xml:space="preserve"> or </w:t>
      </w:r>
      <w:r w:rsidRPr="00903DBA">
        <w:rPr>
          <w:rStyle w:val="KeyWord0"/>
          <w:highlight w:val="white"/>
        </w:rPr>
        <w:t>and</w:t>
      </w:r>
      <w:r w:rsidRPr="00903DBA">
        <w:rPr>
          <w:highlight w:val="white"/>
        </w:rPr>
        <w:t>, the size of the value is given by the register. Otherwise, the size is given by the value.</w:t>
      </w:r>
    </w:p>
    <w:p w14:paraId="48133A3D" w14:textId="77777777" w:rsidR="008C2FC7" w:rsidRPr="00903DBA" w:rsidRDefault="008C2FC7" w:rsidP="008C2FC7">
      <w:pPr>
        <w:pStyle w:val="Code"/>
        <w:rPr>
          <w:highlight w:val="white"/>
        </w:rPr>
      </w:pPr>
      <w:r w:rsidRPr="00903DBA">
        <w:rPr>
          <w:highlight w:val="white"/>
        </w:rPr>
        <w:t xml:space="preserve">      // 3: mov ax, 123</w:t>
      </w:r>
    </w:p>
    <w:p w14:paraId="24AE0091" w14:textId="77777777" w:rsidR="008C2FC7" w:rsidRPr="00903DBA" w:rsidRDefault="008C2FC7" w:rsidP="008C2FC7">
      <w:pPr>
        <w:pStyle w:val="Code"/>
        <w:rPr>
          <w:highlight w:val="white"/>
        </w:rPr>
      </w:pPr>
      <w:r w:rsidRPr="00903DBA">
        <w:rPr>
          <w:highlight w:val="white"/>
        </w:rPr>
        <w:t xml:space="preserve">      else if ((operand0 is Register) &amp;&amp; (operand1 is BigInteger) &amp;&amp;</w:t>
      </w:r>
    </w:p>
    <w:p w14:paraId="42587C50" w14:textId="77777777" w:rsidR="008C2FC7" w:rsidRPr="00903DBA" w:rsidRDefault="008C2FC7" w:rsidP="008C2FC7">
      <w:pPr>
        <w:pStyle w:val="Code"/>
        <w:rPr>
          <w:highlight w:val="white"/>
        </w:rPr>
      </w:pPr>
      <w:r w:rsidRPr="00903DBA">
        <w:rPr>
          <w:highlight w:val="white"/>
        </w:rPr>
        <w:t xml:space="preserve">               (operand2 == null)) {</w:t>
      </w:r>
    </w:p>
    <w:p w14:paraId="57A5E765" w14:textId="77777777" w:rsidR="008C2FC7" w:rsidRPr="00903DBA" w:rsidRDefault="008C2FC7" w:rsidP="008C2FC7">
      <w:pPr>
        <w:pStyle w:val="Code"/>
        <w:rPr>
          <w:highlight w:val="white"/>
        </w:rPr>
      </w:pPr>
      <w:r w:rsidRPr="00903DBA">
        <w:rPr>
          <w:highlight w:val="white"/>
        </w:rPr>
        <w:t xml:space="preserve">        Register register = (Register) operand0;</w:t>
      </w:r>
    </w:p>
    <w:p w14:paraId="12AB01D5" w14:textId="77777777" w:rsidR="008C2FC7" w:rsidRPr="00903DBA" w:rsidRDefault="008C2FC7" w:rsidP="008C2FC7">
      <w:pPr>
        <w:pStyle w:val="Code"/>
        <w:rPr>
          <w:highlight w:val="white"/>
        </w:rPr>
      </w:pPr>
      <w:r w:rsidRPr="00903DBA">
        <w:rPr>
          <w:highlight w:val="white"/>
        </w:rPr>
        <w:t xml:space="preserve">        BigInteger value = (BigInteger) operand1;</w:t>
      </w:r>
    </w:p>
    <w:p w14:paraId="457210AF" w14:textId="77777777" w:rsidR="008C2FC7" w:rsidRPr="00903DBA" w:rsidRDefault="008C2FC7" w:rsidP="008C2FC7">
      <w:pPr>
        <w:pStyle w:val="Code"/>
        <w:rPr>
          <w:highlight w:val="white"/>
        </w:rPr>
      </w:pPr>
      <w:r w:rsidRPr="00903DBA">
        <w:rPr>
          <w:highlight w:val="white"/>
        </w:rPr>
        <w:t xml:space="preserve">        int size = ((Operator == AssemblyOperator.mov) ||</w:t>
      </w:r>
    </w:p>
    <w:p w14:paraId="43F6EE47" w14:textId="77777777" w:rsidR="008C2FC7" w:rsidRPr="00903DBA" w:rsidRDefault="008C2FC7" w:rsidP="008C2FC7">
      <w:pPr>
        <w:pStyle w:val="Code"/>
        <w:rPr>
          <w:highlight w:val="white"/>
        </w:rPr>
      </w:pPr>
      <w:r w:rsidRPr="00903DBA">
        <w:rPr>
          <w:highlight w:val="white"/>
        </w:rPr>
        <w:t xml:space="preserve">                    (Operator == AssemblyOperator.and))</w:t>
      </w:r>
    </w:p>
    <w:p w14:paraId="731FF86D" w14:textId="77777777" w:rsidR="008C2FC7" w:rsidRPr="00903DBA" w:rsidRDefault="008C2FC7" w:rsidP="008C2FC7">
      <w:pPr>
        <w:pStyle w:val="Code"/>
        <w:rPr>
          <w:highlight w:val="white"/>
        </w:rPr>
      </w:pPr>
      <w:r w:rsidRPr="00903DBA">
        <w:rPr>
          <w:highlight w:val="white"/>
        </w:rPr>
        <w:t xml:space="preserve">                   ? SizeOfRegister(register) : SizeOfValue(value);</w:t>
      </w:r>
    </w:p>
    <w:p w14:paraId="2C8A5740" w14:textId="77777777" w:rsidR="008C2FC7" w:rsidRPr="00903DBA" w:rsidRDefault="008C2FC7" w:rsidP="008C2FC7">
      <w:pPr>
        <w:pStyle w:val="Code"/>
        <w:rPr>
          <w:highlight w:val="white"/>
        </w:rPr>
      </w:pPr>
      <w:r w:rsidRPr="00903DBA">
        <w:rPr>
          <w:highlight w:val="white"/>
        </w:rPr>
        <w:t xml:space="preserve">        List&lt;byte&gt; byteList = LookupByteArray(Operator, register, size);</w:t>
      </w:r>
    </w:p>
    <w:p w14:paraId="5241EA38" w14:textId="77777777" w:rsidR="008C2FC7" w:rsidRPr="00903DBA" w:rsidRDefault="008C2FC7" w:rsidP="008C2FC7">
      <w:pPr>
        <w:pStyle w:val="Code"/>
        <w:rPr>
          <w:highlight w:val="white"/>
        </w:rPr>
      </w:pPr>
      <w:r w:rsidRPr="00903DBA">
        <w:rPr>
          <w:highlight w:val="white"/>
        </w:rPr>
        <w:lastRenderedPageBreak/>
        <w:t xml:space="preserve">        LoadByteList(byteList, byteList.Count - size, size, value);</w:t>
      </w:r>
    </w:p>
    <w:p w14:paraId="45C35A7C" w14:textId="77777777" w:rsidR="008C2FC7" w:rsidRPr="00903DBA" w:rsidRDefault="008C2FC7" w:rsidP="008C2FC7">
      <w:pPr>
        <w:pStyle w:val="Code"/>
        <w:rPr>
          <w:highlight w:val="white"/>
        </w:rPr>
      </w:pPr>
      <w:r w:rsidRPr="00903DBA">
        <w:rPr>
          <w:highlight w:val="white"/>
        </w:rPr>
        <w:t xml:space="preserve">        return byteList;</w:t>
      </w:r>
    </w:p>
    <w:p w14:paraId="72730F5A" w14:textId="77777777" w:rsidR="008C2FC7" w:rsidRPr="00903DBA" w:rsidRDefault="008C2FC7" w:rsidP="008C2FC7">
      <w:pPr>
        <w:pStyle w:val="Code"/>
        <w:rPr>
          <w:highlight w:val="white"/>
        </w:rPr>
      </w:pPr>
      <w:r w:rsidRPr="00903DBA">
        <w:rPr>
          <w:highlight w:val="white"/>
        </w:rPr>
        <w:t xml:space="preserve">      }</w:t>
      </w:r>
    </w:p>
    <w:p w14:paraId="4320D466" w14:textId="77777777" w:rsidR="008C2FC7" w:rsidRPr="00903DBA" w:rsidRDefault="008C2FC7" w:rsidP="008C2FC7">
      <w:pPr>
        <w:rPr>
          <w:highlight w:val="white"/>
        </w:rPr>
      </w:pPr>
      <w:r w:rsidRPr="00903DBA">
        <w:rPr>
          <w:highlight w:val="white"/>
        </w:rPr>
        <w:t xml:space="preserve">In category four, we assign the value of a register to an address, defined by a register and an offset or a static variable and an offset. Also in this case, we need to obtain the size of the offset. Its is given by </w:t>
      </w:r>
      <w:r w:rsidRPr="00903DBA">
        <w:rPr>
          <w:rStyle w:val="KeyWord0"/>
          <w:highlight w:val="white"/>
        </w:rPr>
        <w:t>SizeOfValue</w:t>
      </w:r>
      <w:r w:rsidRPr="00903DBA">
        <w:rPr>
          <w:highlight w:val="white"/>
        </w:rPr>
        <w:t xml:space="preserve"> in case of a register address. In case of a static variable address, the size is always the size of a pointer.</w:t>
      </w:r>
    </w:p>
    <w:p w14:paraId="5D812BB0" w14:textId="77777777" w:rsidR="008C2FC7" w:rsidRPr="00903DBA" w:rsidRDefault="008C2FC7" w:rsidP="008C2FC7">
      <w:pPr>
        <w:pStyle w:val="Code"/>
        <w:rPr>
          <w:highlight w:val="white"/>
        </w:rPr>
      </w:pPr>
      <w:r w:rsidRPr="00903DBA">
        <w:rPr>
          <w:highlight w:val="white"/>
        </w:rPr>
        <w:t xml:space="preserve">      // 4: mov [bp + 2], ax; mov [global + 4], ax</w:t>
      </w:r>
    </w:p>
    <w:p w14:paraId="3F75E896"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2968A0AE" w14:textId="77777777" w:rsidR="008C2FC7" w:rsidRPr="00903DBA" w:rsidRDefault="008C2FC7" w:rsidP="008C2FC7">
      <w:pPr>
        <w:pStyle w:val="Code"/>
        <w:rPr>
          <w:highlight w:val="white"/>
        </w:rPr>
      </w:pPr>
      <w:r w:rsidRPr="00903DBA">
        <w:rPr>
          <w:highlight w:val="white"/>
        </w:rPr>
        <w:t xml:space="preserve">               (operand1 is int) &amp;&amp; (operand2 is Register)) {</w:t>
      </w:r>
    </w:p>
    <w:p w14:paraId="2DE8F30D" w14:textId="77777777" w:rsidR="008C2FC7" w:rsidRPr="00903DBA" w:rsidRDefault="008C2FC7" w:rsidP="008C2FC7">
      <w:pPr>
        <w:pStyle w:val="Code"/>
        <w:rPr>
          <w:highlight w:val="white"/>
        </w:rPr>
      </w:pPr>
      <w:r w:rsidRPr="00903DBA">
        <w:rPr>
          <w:highlight w:val="white"/>
        </w:rPr>
        <w:t xml:space="preserve">        Register register = (Register) operand2;</w:t>
      </w:r>
    </w:p>
    <w:p w14:paraId="5CC10A45" w14:textId="77777777" w:rsidR="008C2FC7" w:rsidRPr="00903DBA" w:rsidRDefault="008C2FC7" w:rsidP="008C2FC7">
      <w:pPr>
        <w:pStyle w:val="Code"/>
        <w:rPr>
          <w:highlight w:val="white"/>
        </w:rPr>
      </w:pPr>
      <w:r w:rsidRPr="00903DBA">
        <w:rPr>
          <w:highlight w:val="white"/>
        </w:rPr>
        <w:t xml:space="preserve">        int offset = (int) operand1;</w:t>
      </w:r>
    </w:p>
    <w:p w14:paraId="74B3DD05"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3332EE7F" w14:textId="77777777" w:rsidR="008C2FC7" w:rsidRPr="00903DBA" w:rsidRDefault="008C2FC7" w:rsidP="008C2FC7">
      <w:pPr>
        <w:pStyle w:val="Code"/>
        <w:rPr>
          <w:highlight w:val="white"/>
        </w:rPr>
      </w:pPr>
      <w:r w:rsidRPr="00903DBA">
        <w:rPr>
          <w:highlight w:val="white"/>
        </w:rPr>
        <w:t xml:space="preserve">                                          : TypeSize.PointerSize;</w:t>
      </w:r>
    </w:p>
    <w:p w14:paraId="43F44458" w14:textId="77777777" w:rsidR="008C2FC7" w:rsidRPr="00903DBA" w:rsidRDefault="008C2FC7" w:rsidP="008C2FC7">
      <w:pPr>
        <w:pStyle w:val="Code"/>
        <w:rPr>
          <w:highlight w:val="white"/>
        </w:rPr>
      </w:pPr>
      <w:r w:rsidRPr="00903DBA">
        <w:rPr>
          <w:highlight w:val="white"/>
        </w:rPr>
        <w:t xml:space="preserve">        List&lt;byte&gt; byteList =</w:t>
      </w:r>
    </w:p>
    <w:p w14:paraId="0CEEC561" w14:textId="77777777" w:rsidR="008C2FC7" w:rsidRPr="00903DBA" w:rsidRDefault="008C2FC7" w:rsidP="008C2FC7">
      <w:pPr>
        <w:pStyle w:val="Code"/>
        <w:rPr>
          <w:highlight w:val="white"/>
        </w:rPr>
      </w:pPr>
      <w:r w:rsidRPr="00903DBA">
        <w:rPr>
          <w:highlight w:val="white"/>
        </w:rPr>
        <w:t xml:space="preserve">          LookupByteArray(Operator, operand0, size, register);</w:t>
      </w:r>
    </w:p>
    <w:p w14:paraId="3F16D2CF"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9A22E5B" w14:textId="77777777" w:rsidR="008C2FC7" w:rsidRPr="00903DBA" w:rsidRDefault="008C2FC7" w:rsidP="008C2FC7">
      <w:pPr>
        <w:pStyle w:val="Code"/>
        <w:rPr>
          <w:highlight w:val="white"/>
        </w:rPr>
      </w:pPr>
      <w:r w:rsidRPr="00903DBA">
        <w:rPr>
          <w:highlight w:val="white"/>
        </w:rPr>
        <w:t xml:space="preserve">        return byteList; </w:t>
      </w:r>
    </w:p>
    <w:p w14:paraId="0DD94D20" w14:textId="77777777" w:rsidR="008C2FC7" w:rsidRPr="00903DBA" w:rsidRDefault="008C2FC7" w:rsidP="008C2FC7">
      <w:pPr>
        <w:pStyle w:val="Code"/>
        <w:rPr>
          <w:highlight w:val="white"/>
        </w:rPr>
      </w:pPr>
      <w:r w:rsidRPr="00903DBA">
        <w:rPr>
          <w:highlight w:val="white"/>
        </w:rPr>
        <w:t xml:space="preserve">      }</w:t>
      </w:r>
    </w:p>
    <w:p w14:paraId="647085F6" w14:textId="77777777" w:rsidR="008C2FC7" w:rsidRPr="00903DBA" w:rsidRDefault="008C2FC7" w:rsidP="008C2FC7">
      <w:pPr>
        <w:rPr>
          <w:highlight w:val="white"/>
        </w:rPr>
      </w:pPr>
      <w:r w:rsidRPr="00903DBA">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903DBA" w:rsidRDefault="008C2FC7" w:rsidP="008C2FC7">
      <w:pPr>
        <w:pStyle w:val="Code"/>
        <w:rPr>
          <w:highlight w:val="white"/>
        </w:rPr>
      </w:pPr>
      <w:r w:rsidRPr="00903DBA">
        <w:rPr>
          <w:highlight w:val="white"/>
        </w:rPr>
        <w:t xml:space="preserve">      // 5: mov [bp + 2], global; mov [global + 4], global</w:t>
      </w:r>
    </w:p>
    <w:p w14:paraId="09169110"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1C7D99F" w14:textId="77777777" w:rsidR="008C2FC7" w:rsidRPr="00903DBA" w:rsidRDefault="008C2FC7" w:rsidP="008C2FC7">
      <w:pPr>
        <w:pStyle w:val="Code"/>
        <w:rPr>
          <w:highlight w:val="white"/>
        </w:rPr>
      </w:pPr>
      <w:r w:rsidRPr="00903DBA">
        <w:rPr>
          <w:highlight w:val="white"/>
        </w:rPr>
        <w:t xml:space="preserve">               (operand1 is int) &amp;&amp; (operand2 is string)) {</w:t>
      </w:r>
    </w:p>
    <w:p w14:paraId="2AF47531" w14:textId="77777777" w:rsidR="008C2FC7" w:rsidRPr="00903DBA" w:rsidRDefault="008C2FC7" w:rsidP="008C2FC7">
      <w:pPr>
        <w:pStyle w:val="Code"/>
        <w:rPr>
          <w:highlight w:val="white"/>
        </w:rPr>
      </w:pPr>
      <w:r w:rsidRPr="00903DBA">
        <w:rPr>
          <w:highlight w:val="white"/>
        </w:rPr>
        <w:t xml:space="preserve">        int offset = (int) operand1;</w:t>
      </w:r>
    </w:p>
    <w:p w14:paraId="7F4096C3"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6BE4BF5B" w14:textId="77777777" w:rsidR="008C2FC7" w:rsidRPr="00903DBA" w:rsidRDefault="008C2FC7" w:rsidP="008C2FC7">
      <w:pPr>
        <w:pStyle w:val="Code"/>
        <w:rPr>
          <w:highlight w:val="white"/>
        </w:rPr>
      </w:pPr>
      <w:r w:rsidRPr="00903DBA">
        <w:rPr>
          <w:highlight w:val="white"/>
        </w:rPr>
        <w:t xml:space="preserve">                                          : TypeSize.PointerSize;</w:t>
      </w:r>
    </w:p>
    <w:p w14:paraId="418E0476" w14:textId="77777777" w:rsidR="008C2FC7" w:rsidRPr="00903DBA" w:rsidRDefault="008C2FC7" w:rsidP="008C2FC7">
      <w:pPr>
        <w:pStyle w:val="Code"/>
        <w:rPr>
          <w:highlight w:val="white"/>
        </w:rPr>
      </w:pPr>
      <w:r w:rsidRPr="00903DBA">
        <w:rPr>
          <w:highlight w:val="white"/>
        </w:rPr>
        <w:t xml:space="preserve">        List&lt;byte&gt; byteList = LookupByteArray(Operator, operand0,</w:t>
      </w:r>
    </w:p>
    <w:p w14:paraId="004E0D32" w14:textId="77777777" w:rsidR="008C2FC7" w:rsidRPr="00903DBA" w:rsidRDefault="008C2FC7" w:rsidP="008C2FC7">
      <w:pPr>
        <w:pStyle w:val="Code"/>
        <w:rPr>
          <w:highlight w:val="white"/>
        </w:rPr>
      </w:pPr>
      <w:r w:rsidRPr="00903DBA">
        <w:rPr>
          <w:highlight w:val="white"/>
        </w:rPr>
        <w:t xml:space="preserve">                                              size, TypeSize.PointerSize);</w:t>
      </w:r>
    </w:p>
    <w:p w14:paraId="4D5CE0F9" w14:textId="77777777" w:rsidR="008C2FC7" w:rsidRPr="00903DBA" w:rsidRDefault="008C2FC7" w:rsidP="008C2FC7">
      <w:pPr>
        <w:pStyle w:val="Code"/>
        <w:rPr>
          <w:highlight w:val="white"/>
        </w:rPr>
      </w:pPr>
      <w:r w:rsidRPr="00903DBA">
        <w:rPr>
          <w:highlight w:val="white"/>
        </w:rPr>
        <w:t xml:space="preserve">        LoadByteList(byteList, byteList.Count -</w:t>
      </w:r>
    </w:p>
    <w:p w14:paraId="7F2F97EE" w14:textId="77777777" w:rsidR="008C2FC7" w:rsidRPr="00903DBA" w:rsidRDefault="008C2FC7" w:rsidP="008C2FC7">
      <w:pPr>
        <w:pStyle w:val="Code"/>
        <w:rPr>
          <w:highlight w:val="white"/>
        </w:rPr>
      </w:pPr>
      <w:r w:rsidRPr="00903DBA">
        <w:rPr>
          <w:highlight w:val="white"/>
        </w:rPr>
        <w:t xml:space="preserve">                    (size + TypeSize.PointerSize), size, offset);</w:t>
      </w:r>
    </w:p>
    <w:p w14:paraId="5FE48E21"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E2D6DD0" w14:textId="77777777" w:rsidR="008C2FC7" w:rsidRPr="00903DBA" w:rsidRDefault="008C2FC7" w:rsidP="008C2FC7">
      <w:pPr>
        <w:pStyle w:val="Code"/>
        <w:rPr>
          <w:highlight w:val="white"/>
        </w:rPr>
      </w:pPr>
      <w:r w:rsidRPr="00903DBA">
        <w:rPr>
          <w:highlight w:val="white"/>
        </w:rPr>
        <w:t xml:space="preserve">                     TypeSize.PointerSize, 0);</w:t>
      </w:r>
    </w:p>
    <w:p w14:paraId="0FDABF00" w14:textId="77777777" w:rsidR="008C2FC7" w:rsidRPr="00903DBA" w:rsidRDefault="008C2FC7" w:rsidP="008C2FC7">
      <w:pPr>
        <w:pStyle w:val="Code"/>
        <w:rPr>
          <w:highlight w:val="white"/>
        </w:rPr>
      </w:pPr>
      <w:r w:rsidRPr="00903DBA">
        <w:rPr>
          <w:highlight w:val="white"/>
        </w:rPr>
        <w:t xml:space="preserve">        return byteList; </w:t>
      </w:r>
    </w:p>
    <w:p w14:paraId="55DE0ED5" w14:textId="77777777" w:rsidR="008C2FC7" w:rsidRPr="00903DBA" w:rsidRDefault="008C2FC7" w:rsidP="008C2FC7">
      <w:pPr>
        <w:pStyle w:val="Code"/>
        <w:rPr>
          <w:highlight w:val="white"/>
        </w:rPr>
      </w:pPr>
      <w:r w:rsidRPr="00903DBA">
        <w:rPr>
          <w:highlight w:val="white"/>
        </w:rPr>
        <w:t xml:space="preserve">      }</w:t>
      </w:r>
    </w:p>
    <w:p w14:paraId="42EBE52F" w14:textId="77777777" w:rsidR="008C2FC7" w:rsidRPr="00903DBA" w:rsidRDefault="008C2FC7" w:rsidP="008C2FC7">
      <w:pPr>
        <w:rPr>
          <w:highlight w:val="white"/>
        </w:rPr>
      </w:pPr>
      <w:r w:rsidRPr="00903DBA">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903DBA">
        <w:rPr>
          <w:rStyle w:val="KeyWord0"/>
          <w:highlight w:val="white"/>
        </w:rPr>
        <w:t>mov</w:t>
      </w:r>
      <w:r w:rsidRPr="00903DBA">
        <w:rPr>
          <w:highlight w:val="white"/>
        </w:rPr>
        <w:t xml:space="preserve"> </w:t>
      </w:r>
      <w:r w:rsidRPr="00903DBA">
        <w:rPr>
          <w:rStyle w:val="KeyWord0"/>
          <w:highlight w:val="white"/>
        </w:rPr>
        <w:t>word</w:t>
      </w:r>
      <w:r w:rsidRPr="00903DBA">
        <w:rPr>
          <w:highlight w:val="white"/>
        </w:rPr>
        <w:t xml:space="preserve"> </w:t>
      </w:r>
      <w:r w:rsidRPr="00903DBA">
        <w:rPr>
          <w:rStyle w:val="KeyWord0"/>
          <w:highlight w:val="white"/>
        </w:rPr>
        <w:t>[65534],</w:t>
      </w:r>
      <w:r w:rsidRPr="00903DBA">
        <w:rPr>
          <w:highlight w:val="white"/>
        </w:rPr>
        <w:t xml:space="preserve"> </w:t>
      </w:r>
      <w:r w:rsidRPr="00903DBA">
        <w:rPr>
          <w:rStyle w:val="KeyWord0"/>
          <w:highlight w:val="white"/>
        </w:rPr>
        <w:t>65534</w:t>
      </w:r>
      <w:r w:rsidRPr="00903DBA">
        <w:rPr>
          <w:highlight w:val="white"/>
        </w:rPr>
        <w:t>.</w:t>
      </w:r>
    </w:p>
    <w:p w14:paraId="6EC413D0" w14:textId="77777777" w:rsidR="008C2FC7" w:rsidRPr="00903DBA" w:rsidRDefault="008C2FC7" w:rsidP="008C2FC7">
      <w:pPr>
        <w:pStyle w:val="Code"/>
        <w:rPr>
          <w:highlight w:val="white"/>
        </w:rPr>
      </w:pPr>
      <w:r w:rsidRPr="00903DBA">
        <w:rPr>
          <w:highlight w:val="white"/>
        </w:rPr>
        <w:t xml:space="preserve">      // 6: mov [bp + 2], 123; mov [global + 4], 123</w:t>
      </w:r>
    </w:p>
    <w:p w14:paraId="7339074C" w14:textId="77777777" w:rsidR="008C2FC7" w:rsidRPr="00903DBA" w:rsidRDefault="008C2FC7" w:rsidP="008C2FC7">
      <w:pPr>
        <w:pStyle w:val="Code"/>
        <w:rPr>
          <w:highlight w:val="white"/>
        </w:rPr>
      </w:pPr>
      <w:r w:rsidRPr="00903DBA">
        <w:rPr>
          <w:highlight w:val="white"/>
        </w:rPr>
        <w:t xml:space="preserve">      // mov [null + 4], 123; Special case</w:t>
      </w:r>
    </w:p>
    <w:p w14:paraId="6DD9EECF" w14:textId="77777777" w:rsidR="008C2FC7" w:rsidRPr="00903DBA" w:rsidRDefault="008C2FC7" w:rsidP="008C2FC7">
      <w:pPr>
        <w:pStyle w:val="Code"/>
        <w:rPr>
          <w:highlight w:val="white"/>
        </w:rPr>
      </w:pPr>
      <w:r w:rsidRPr="00903DBA">
        <w:rPr>
          <w:highlight w:val="white"/>
        </w:rPr>
        <w:t xml:space="preserve">      else if (((operand0 is Register) || (operand0 is string) ||</w:t>
      </w:r>
    </w:p>
    <w:p w14:paraId="5CAB734F" w14:textId="77777777" w:rsidR="008C2FC7" w:rsidRPr="00903DBA" w:rsidRDefault="008C2FC7" w:rsidP="008C2FC7">
      <w:pPr>
        <w:pStyle w:val="Code"/>
        <w:rPr>
          <w:highlight w:val="white"/>
        </w:rPr>
      </w:pPr>
      <w:r w:rsidRPr="00903DBA">
        <w:rPr>
          <w:highlight w:val="white"/>
        </w:rPr>
        <w:t xml:space="preserve">                (operand0 == null)) &amp;&amp; (operand1 is int) &amp;&amp;</w:t>
      </w:r>
    </w:p>
    <w:p w14:paraId="38737E22" w14:textId="77777777" w:rsidR="008C2FC7" w:rsidRPr="00903DBA" w:rsidRDefault="008C2FC7" w:rsidP="008C2FC7">
      <w:pPr>
        <w:pStyle w:val="Code"/>
        <w:rPr>
          <w:highlight w:val="white"/>
        </w:rPr>
      </w:pPr>
      <w:r w:rsidRPr="00903DBA">
        <w:rPr>
          <w:highlight w:val="white"/>
        </w:rPr>
        <w:t xml:space="preserve">               (operand2 is BigInteger)) {</w:t>
      </w:r>
    </w:p>
    <w:p w14:paraId="41BAAF6D" w14:textId="77777777" w:rsidR="008C2FC7" w:rsidRPr="00903DBA" w:rsidRDefault="008C2FC7" w:rsidP="008C2FC7">
      <w:pPr>
        <w:pStyle w:val="Code"/>
        <w:rPr>
          <w:highlight w:val="white"/>
        </w:rPr>
      </w:pPr>
      <w:r w:rsidRPr="00903DBA">
        <w:rPr>
          <w:highlight w:val="white"/>
        </w:rPr>
        <w:t xml:space="preserve">        int offset = (int) operand1;</w:t>
      </w:r>
    </w:p>
    <w:p w14:paraId="31E8B09B" w14:textId="77777777" w:rsidR="008C2FC7" w:rsidRPr="00903DBA" w:rsidRDefault="008C2FC7" w:rsidP="008C2FC7">
      <w:pPr>
        <w:pStyle w:val="Code"/>
        <w:rPr>
          <w:highlight w:val="white"/>
        </w:rPr>
      </w:pPr>
      <w:r w:rsidRPr="00903DBA">
        <w:rPr>
          <w:highlight w:val="white"/>
        </w:rPr>
        <w:t xml:space="preserve">        BigInteger value = (BigInteger) operand2;</w:t>
      </w:r>
    </w:p>
    <w:p w14:paraId="46CBF324" w14:textId="77777777" w:rsidR="008C2FC7" w:rsidRPr="00903DBA" w:rsidRDefault="008C2FC7" w:rsidP="008C2FC7">
      <w:pPr>
        <w:pStyle w:val="Code"/>
        <w:rPr>
          <w:highlight w:val="white"/>
        </w:rPr>
      </w:pPr>
      <w:r w:rsidRPr="00903DBA">
        <w:rPr>
          <w:highlight w:val="white"/>
        </w:rPr>
        <w:t xml:space="preserve">        int offsetSize = (operand0 is Register) ? SizeOfValue(offset)</w:t>
      </w:r>
    </w:p>
    <w:p w14:paraId="193B74D6" w14:textId="77777777" w:rsidR="008C2FC7" w:rsidRPr="00903DBA" w:rsidRDefault="008C2FC7" w:rsidP="008C2FC7">
      <w:pPr>
        <w:pStyle w:val="Code"/>
        <w:rPr>
          <w:highlight w:val="white"/>
        </w:rPr>
      </w:pPr>
      <w:r w:rsidRPr="00903DBA">
        <w:rPr>
          <w:highlight w:val="white"/>
        </w:rPr>
        <w:t xml:space="preserve">                                                : TypeSize.PointerSize,</w:t>
      </w:r>
    </w:p>
    <w:p w14:paraId="18FDF788" w14:textId="77777777" w:rsidR="008C2FC7" w:rsidRPr="00903DBA" w:rsidRDefault="008C2FC7" w:rsidP="008C2FC7">
      <w:pPr>
        <w:pStyle w:val="Code"/>
        <w:rPr>
          <w:highlight w:val="white"/>
        </w:rPr>
      </w:pPr>
      <w:r w:rsidRPr="00903DBA">
        <w:rPr>
          <w:highlight w:val="white"/>
        </w:rPr>
        <w:t xml:space="preserve">            valueSize = SizeOfValue(value, Operator);</w:t>
      </w:r>
    </w:p>
    <w:p w14:paraId="620DE250" w14:textId="77777777" w:rsidR="008C2FC7" w:rsidRPr="00903DBA" w:rsidRDefault="008C2FC7" w:rsidP="008C2FC7">
      <w:pPr>
        <w:pStyle w:val="Code"/>
        <w:rPr>
          <w:highlight w:val="white"/>
        </w:rPr>
      </w:pPr>
      <w:r w:rsidRPr="00903DBA">
        <w:rPr>
          <w:highlight w:val="white"/>
        </w:rPr>
        <w:lastRenderedPageBreak/>
        <w:t xml:space="preserve">        List&lt;byte&gt; byteList =</w:t>
      </w:r>
    </w:p>
    <w:p w14:paraId="49B002F5" w14:textId="77777777" w:rsidR="008C2FC7" w:rsidRPr="00903DBA" w:rsidRDefault="008C2FC7" w:rsidP="008C2FC7">
      <w:pPr>
        <w:pStyle w:val="Code"/>
        <w:rPr>
          <w:highlight w:val="white"/>
        </w:rPr>
      </w:pPr>
      <w:r w:rsidRPr="00903DBA">
        <w:rPr>
          <w:highlight w:val="white"/>
        </w:rPr>
        <w:t xml:space="preserve">          LookupByteArray(Operator, operand0, offsetSize, valueSize);</w:t>
      </w:r>
    </w:p>
    <w:p w14:paraId="006E606D" w14:textId="77777777" w:rsidR="008C2FC7" w:rsidRPr="00903DBA" w:rsidRDefault="008C2FC7" w:rsidP="008C2FC7">
      <w:pPr>
        <w:pStyle w:val="Code"/>
        <w:rPr>
          <w:highlight w:val="white"/>
        </w:rPr>
      </w:pPr>
      <w:r w:rsidRPr="00903DBA">
        <w:rPr>
          <w:highlight w:val="white"/>
        </w:rPr>
        <w:t xml:space="preserve">        LoadByteList(byteList, byteList.Count - (offsetSize + valueSize),</w:t>
      </w:r>
    </w:p>
    <w:p w14:paraId="2575ECE6" w14:textId="77777777" w:rsidR="008C2FC7" w:rsidRPr="00903DBA" w:rsidRDefault="008C2FC7" w:rsidP="008C2FC7">
      <w:pPr>
        <w:pStyle w:val="Code"/>
        <w:rPr>
          <w:highlight w:val="white"/>
        </w:rPr>
      </w:pPr>
      <w:r w:rsidRPr="00903DBA">
        <w:rPr>
          <w:highlight w:val="white"/>
        </w:rPr>
        <w:t xml:space="preserve">                     offsetSize, offset);</w:t>
      </w:r>
    </w:p>
    <w:p w14:paraId="380DE8FB" w14:textId="77777777" w:rsidR="008C2FC7" w:rsidRPr="00903DBA" w:rsidRDefault="008C2FC7" w:rsidP="008C2FC7">
      <w:pPr>
        <w:pStyle w:val="Code"/>
        <w:rPr>
          <w:highlight w:val="white"/>
        </w:rPr>
      </w:pPr>
      <w:r w:rsidRPr="00903DBA">
        <w:rPr>
          <w:highlight w:val="white"/>
        </w:rPr>
        <w:t xml:space="preserve">        LoadByteList(byteList, byteList.Count - valueSize,</w:t>
      </w:r>
    </w:p>
    <w:p w14:paraId="08AFB7B9" w14:textId="77777777" w:rsidR="008C2FC7" w:rsidRPr="00903DBA" w:rsidRDefault="008C2FC7" w:rsidP="008C2FC7">
      <w:pPr>
        <w:pStyle w:val="Code"/>
        <w:rPr>
          <w:highlight w:val="white"/>
        </w:rPr>
      </w:pPr>
      <w:r w:rsidRPr="00903DBA">
        <w:rPr>
          <w:highlight w:val="white"/>
        </w:rPr>
        <w:t xml:space="preserve">                     valueSize, value);</w:t>
      </w:r>
    </w:p>
    <w:p w14:paraId="5827D76C" w14:textId="77777777" w:rsidR="008C2FC7" w:rsidRPr="00903DBA" w:rsidRDefault="008C2FC7" w:rsidP="008C2FC7">
      <w:pPr>
        <w:pStyle w:val="Code"/>
        <w:rPr>
          <w:highlight w:val="white"/>
        </w:rPr>
      </w:pPr>
      <w:r w:rsidRPr="00903DBA">
        <w:rPr>
          <w:highlight w:val="white"/>
        </w:rPr>
        <w:t xml:space="preserve">        return byteList;</w:t>
      </w:r>
    </w:p>
    <w:p w14:paraId="0B803250" w14:textId="77777777" w:rsidR="008C2FC7" w:rsidRPr="00903DBA" w:rsidRDefault="008C2FC7" w:rsidP="008C2FC7">
      <w:pPr>
        <w:pStyle w:val="Code"/>
        <w:rPr>
          <w:highlight w:val="white"/>
        </w:rPr>
      </w:pPr>
      <w:r w:rsidRPr="00903DBA">
        <w:rPr>
          <w:highlight w:val="white"/>
        </w:rPr>
        <w:t xml:space="preserve">      }</w:t>
      </w:r>
    </w:p>
    <w:p w14:paraId="5016E600" w14:textId="77777777" w:rsidR="008C2FC7" w:rsidRPr="00903DBA" w:rsidRDefault="008C2FC7" w:rsidP="008C2FC7">
      <w:pPr>
        <w:rPr>
          <w:highlight w:val="white"/>
        </w:rPr>
      </w:pPr>
      <w:r w:rsidRPr="00903DBA">
        <w:rPr>
          <w:highlight w:val="white"/>
        </w:rPr>
        <w:t>In category seven, we assign a register the value stored on an address, defined by a register and an offset or a static variable and an offset.</w:t>
      </w:r>
    </w:p>
    <w:p w14:paraId="19827E05" w14:textId="77777777" w:rsidR="008C2FC7" w:rsidRPr="00903DBA" w:rsidRDefault="008C2FC7" w:rsidP="008C2FC7">
      <w:pPr>
        <w:pStyle w:val="Code"/>
        <w:rPr>
          <w:highlight w:val="white"/>
        </w:rPr>
      </w:pPr>
      <w:r w:rsidRPr="00903DBA">
        <w:rPr>
          <w:highlight w:val="white"/>
        </w:rPr>
        <w:t xml:space="preserve">      // 7: mov ax, [bp + 2]; mov ax, [global + 4]</w:t>
      </w:r>
    </w:p>
    <w:p w14:paraId="3E294E7F" w14:textId="77777777" w:rsidR="008C2FC7" w:rsidRPr="00903DBA" w:rsidRDefault="008C2FC7" w:rsidP="008C2FC7">
      <w:pPr>
        <w:pStyle w:val="Code"/>
        <w:rPr>
          <w:highlight w:val="white"/>
        </w:rPr>
      </w:pPr>
      <w:r w:rsidRPr="00903DBA">
        <w:rPr>
          <w:highlight w:val="white"/>
        </w:rPr>
        <w:t xml:space="preserve">      else if ((operand0 is Register) &amp;&amp; ((operand1 is Register) ||</w:t>
      </w:r>
    </w:p>
    <w:p w14:paraId="51B53F51" w14:textId="77777777" w:rsidR="008C2FC7" w:rsidRPr="00903DBA" w:rsidRDefault="008C2FC7" w:rsidP="008C2FC7">
      <w:pPr>
        <w:pStyle w:val="Code"/>
        <w:rPr>
          <w:highlight w:val="white"/>
        </w:rPr>
      </w:pPr>
      <w:r w:rsidRPr="00903DBA">
        <w:rPr>
          <w:highlight w:val="white"/>
        </w:rPr>
        <w:t xml:space="preserve">               (operand1 is string)) &amp;&amp; (operand2 is int)) {</w:t>
      </w:r>
    </w:p>
    <w:p w14:paraId="314AF6D2" w14:textId="77777777" w:rsidR="008C2FC7" w:rsidRPr="00903DBA" w:rsidRDefault="008C2FC7" w:rsidP="008C2FC7">
      <w:pPr>
        <w:pStyle w:val="Code"/>
        <w:rPr>
          <w:highlight w:val="white"/>
        </w:rPr>
      </w:pPr>
      <w:r w:rsidRPr="00903DBA">
        <w:rPr>
          <w:highlight w:val="white"/>
        </w:rPr>
        <w:t xml:space="preserve">        Register register = (Register) operand0;</w:t>
      </w:r>
    </w:p>
    <w:p w14:paraId="23EB9B73" w14:textId="77777777" w:rsidR="008C2FC7" w:rsidRPr="00903DBA" w:rsidRDefault="008C2FC7" w:rsidP="008C2FC7">
      <w:pPr>
        <w:pStyle w:val="Code"/>
        <w:rPr>
          <w:highlight w:val="white"/>
        </w:rPr>
      </w:pPr>
      <w:r w:rsidRPr="00903DBA">
        <w:rPr>
          <w:highlight w:val="white"/>
        </w:rPr>
        <w:t xml:space="preserve">        int offset = (int) operand2;</w:t>
      </w:r>
    </w:p>
    <w:p w14:paraId="20B7575B" w14:textId="77777777" w:rsidR="008C2FC7" w:rsidRPr="00903DBA" w:rsidRDefault="008C2FC7" w:rsidP="008C2FC7">
      <w:pPr>
        <w:pStyle w:val="Code"/>
        <w:rPr>
          <w:highlight w:val="white"/>
        </w:rPr>
      </w:pPr>
      <w:r w:rsidRPr="00903DBA">
        <w:rPr>
          <w:highlight w:val="white"/>
        </w:rPr>
        <w:t xml:space="preserve">        int size = (operand1 is Register) ? SizeOfValue(offset)</w:t>
      </w:r>
    </w:p>
    <w:p w14:paraId="349F09F6" w14:textId="77777777" w:rsidR="008C2FC7" w:rsidRPr="00903DBA" w:rsidRDefault="008C2FC7" w:rsidP="008C2FC7">
      <w:pPr>
        <w:pStyle w:val="Code"/>
        <w:rPr>
          <w:highlight w:val="white"/>
        </w:rPr>
      </w:pPr>
      <w:r w:rsidRPr="00903DBA">
        <w:rPr>
          <w:highlight w:val="white"/>
        </w:rPr>
        <w:t xml:space="preserve">                                          : TypeSize.PointerSize;</w:t>
      </w:r>
    </w:p>
    <w:p w14:paraId="544DFC48" w14:textId="77777777" w:rsidR="008C2FC7" w:rsidRPr="00903DBA" w:rsidRDefault="008C2FC7" w:rsidP="008C2FC7">
      <w:pPr>
        <w:pStyle w:val="Code"/>
        <w:rPr>
          <w:highlight w:val="white"/>
        </w:rPr>
      </w:pPr>
      <w:r w:rsidRPr="00903DBA">
        <w:rPr>
          <w:highlight w:val="white"/>
        </w:rPr>
        <w:t xml:space="preserve">        List&lt;byte&gt; byteList =</w:t>
      </w:r>
    </w:p>
    <w:p w14:paraId="4ED42ECC" w14:textId="77777777" w:rsidR="008C2FC7" w:rsidRPr="00903DBA" w:rsidRDefault="008C2FC7" w:rsidP="008C2FC7">
      <w:pPr>
        <w:pStyle w:val="Code"/>
        <w:rPr>
          <w:highlight w:val="white"/>
        </w:rPr>
      </w:pPr>
      <w:r w:rsidRPr="00903DBA">
        <w:rPr>
          <w:highlight w:val="white"/>
        </w:rPr>
        <w:t xml:space="preserve">          LookupByteArray(Operator, register, operand1, size);</w:t>
      </w:r>
    </w:p>
    <w:p w14:paraId="3D141D61"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47B7E0D7" w14:textId="77777777" w:rsidR="008C2FC7" w:rsidRPr="00903DBA" w:rsidRDefault="008C2FC7" w:rsidP="008C2FC7">
      <w:pPr>
        <w:pStyle w:val="Code"/>
        <w:rPr>
          <w:highlight w:val="white"/>
        </w:rPr>
      </w:pPr>
      <w:r w:rsidRPr="00903DBA">
        <w:rPr>
          <w:highlight w:val="white"/>
        </w:rPr>
        <w:t xml:space="preserve">        return byteList; </w:t>
      </w:r>
    </w:p>
    <w:p w14:paraId="74396055" w14:textId="77777777" w:rsidR="008C2FC7" w:rsidRPr="00903DBA" w:rsidRDefault="008C2FC7" w:rsidP="008C2FC7">
      <w:pPr>
        <w:pStyle w:val="Code"/>
        <w:rPr>
          <w:highlight w:val="white"/>
        </w:rPr>
      </w:pPr>
      <w:r w:rsidRPr="00903DBA">
        <w:rPr>
          <w:highlight w:val="white"/>
        </w:rPr>
        <w:t xml:space="preserve">      }</w:t>
      </w:r>
    </w:p>
    <w:p w14:paraId="5831A0FA" w14:textId="77777777" w:rsidR="008C2FC7" w:rsidRPr="00903DBA" w:rsidRDefault="008C2FC7" w:rsidP="008C2FC7">
      <w:pPr>
        <w:pStyle w:val="Code"/>
        <w:rPr>
          <w:highlight w:val="white"/>
        </w:rPr>
      </w:pPr>
      <w:r w:rsidRPr="00903DBA">
        <w:rPr>
          <w:highlight w:val="white"/>
        </w:rPr>
        <w:t xml:space="preserve">    }</w:t>
      </w:r>
    </w:p>
    <w:p w14:paraId="02F979A8"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LoadByteList</w:t>
      </w:r>
      <w:r w:rsidRPr="00903DBA">
        <w:rPr>
          <w:highlight w:val="white"/>
        </w:rPr>
        <w:t xml:space="preserve"> method load the byte list with a value.</w:t>
      </w:r>
    </w:p>
    <w:p w14:paraId="37BCC58C" w14:textId="77777777" w:rsidR="008C2FC7" w:rsidRPr="00903DBA" w:rsidRDefault="008C2FC7" w:rsidP="008C2FC7">
      <w:pPr>
        <w:pStyle w:val="Code"/>
        <w:rPr>
          <w:highlight w:val="white"/>
        </w:rPr>
      </w:pPr>
      <w:r w:rsidRPr="00903DBA">
        <w:rPr>
          <w:highlight w:val="white"/>
        </w:rPr>
        <w:t xml:space="preserve">    public static void LoadByteList(IList&lt;byte&gt; byteList, int index,</w:t>
      </w:r>
    </w:p>
    <w:p w14:paraId="5FF36972" w14:textId="77777777" w:rsidR="008C2FC7" w:rsidRPr="00903DBA" w:rsidRDefault="008C2FC7" w:rsidP="008C2FC7">
      <w:pPr>
        <w:pStyle w:val="Code"/>
        <w:rPr>
          <w:highlight w:val="white"/>
        </w:rPr>
      </w:pPr>
      <w:r w:rsidRPr="00903DBA">
        <w:rPr>
          <w:highlight w:val="white"/>
        </w:rPr>
        <w:t xml:space="preserve">                                    int size, BigInteger value) {</w:t>
      </w:r>
    </w:p>
    <w:p w14:paraId="1821263D" w14:textId="77777777" w:rsidR="008C2FC7" w:rsidRPr="00903DBA" w:rsidRDefault="008C2FC7" w:rsidP="008C2FC7">
      <w:pPr>
        <w:pStyle w:val="Code"/>
        <w:rPr>
          <w:highlight w:val="white"/>
        </w:rPr>
      </w:pPr>
      <w:r w:rsidRPr="00903DBA">
        <w:rPr>
          <w:highlight w:val="white"/>
        </w:rPr>
        <w:t xml:space="preserve">      switch (size) {</w:t>
      </w:r>
    </w:p>
    <w:p w14:paraId="4AC4B43F" w14:textId="77777777" w:rsidR="008C2FC7" w:rsidRPr="00903DBA" w:rsidRDefault="008C2FC7" w:rsidP="008C2FC7">
      <w:pPr>
        <w:pStyle w:val="Code"/>
        <w:rPr>
          <w:highlight w:val="white"/>
        </w:rPr>
      </w:pPr>
      <w:r w:rsidRPr="00903DBA">
        <w:rPr>
          <w:highlight w:val="white"/>
        </w:rPr>
        <w:t xml:space="preserve">        case 1: {</w:t>
      </w:r>
    </w:p>
    <w:p w14:paraId="7743B6AA" w14:textId="77777777" w:rsidR="008C2FC7" w:rsidRPr="00903DBA" w:rsidRDefault="008C2FC7" w:rsidP="008C2FC7">
      <w:pPr>
        <w:pStyle w:val="Code"/>
        <w:rPr>
          <w:highlight w:val="white"/>
        </w:rPr>
      </w:pPr>
      <w:r w:rsidRPr="00903DBA">
        <w:rPr>
          <w:highlight w:val="white"/>
        </w:rPr>
        <w:t xml:space="preserve">            if (value &lt; 0) {</w:t>
      </w:r>
    </w:p>
    <w:p w14:paraId="7BC39988" w14:textId="77777777" w:rsidR="008C2FC7" w:rsidRPr="00903DBA" w:rsidRDefault="008C2FC7" w:rsidP="008C2FC7">
      <w:pPr>
        <w:pStyle w:val="Code"/>
        <w:rPr>
          <w:highlight w:val="white"/>
        </w:rPr>
      </w:pPr>
      <w:r w:rsidRPr="00903DBA">
        <w:rPr>
          <w:highlight w:val="white"/>
        </w:rPr>
        <w:t xml:space="preserve">              byteList[index] = (byte) ((sbyte) value);</w:t>
      </w:r>
    </w:p>
    <w:p w14:paraId="19E5E753" w14:textId="77777777" w:rsidR="008C2FC7" w:rsidRPr="00903DBA" w:rsidRDefault="008C2FC7" w:rsidP="008C2FC7">
      <w:pPr>
        <w:pStyle w:val="Code"/>
        <w:rPr>
          <w:highlight w:val="white"/>
        </w:rPr>
      </w:pPr>
      <w:r w:rsidRPr="00903DBA">
        <w:rPr>
          <w:highlight w:val="white"/>
        </w:rPr>
        <w:t xml:space="preserve">            }</w:t>
      </w:r>
    </w:p>
    <w:p w14:paraId="23E82ACE" w14:textId="77777777" w:rsidR="008C2FC7" w:rsidRPr="00903DBA" w:rsidRDefault="008C2FC7" w:rsidP="008C2FC7">
      <w:pPr>
        <w:pStyle w:val="Code"/>
        <w:rPr>
          <w:highlight w:val="white"/>
        </w:rPr>
      </w:pPr>
      <w:r w:rsidRPr="00903DBA">
        <w:rPr>
          <w:highlight w:val="white"/>
        </w:rPr>
        <w:t xml:space="preserve">            else {</w:t>
      </w:r>
    </w:p>
    <w:p w14:paraId="1CBED789" w14:textId="77777777" w:rsidR="008C2FC7" w:rsidRPr="00903DBA" w:rsidRDefault="008C2FC7" w:rsidP="008C2FC7">
      <w:pPr>
        <w:pStyle w:val="Code"/>
        <w:rPr>
          <w:highlight w:val="white"/>
        </w:rPr>
      </w:pPr>
      <w:r w:rsidRPr="00903DBA">
        <w:rPr>
          <w:highlight w:val="white"/>
        </w:rPr>
        <w:t xml:space="preserve">              byteList[index] = (byte) value;</w:t>
      </w:r>
    </w:p>
    <w:p w14:paraId="605F6D2C" w14:textId="77777777" w:rsidR="008C2FC7" w:rsidRPr="00903DBA" w:rsidRDefault="008C2FC7" w:rsidP="008C2FC7">
      <w:pPr>
        <w:pStyle w:val="Code"/>
        <w:rPr>
          <w:highlight w:val="white"/>
        </w:rPr>
      </w:pPr>
      <w:r w:rsidRPr="00903DBA">
        <w:rPr>
          <w:highlight w:val="white"/>
        </w:rPr>
        <w:t xml:space="preserve">            }</w:t>
      </w:r>
    </w:p>
    <w:p w14:paraId="47EC18FC" w14:textId="77777777" w:rsidR="008C2FC7" w:rsidRPr="00903DBA" w:rsidRDefault="008C2FC7" w:rsidP="008C2FC7">
      <w:pPr>
        <w:pStyle w:val="Code"/>
        <w:rPr>
          <w:highlight w:val="white"/>
        </w:rPr>
      </w:pPr>
      <w:r w:rsidRPr="00903DBA">
        <w:rPr>
          <w:highlight w:val="white"/>
        </w:rPr>
        <w:t xml:space="preserve">          }</w:t>
      </w:r>
    </w:p>
    <w:p w14:paraId="478759E2" w14:textId="77777777" w:rsidR="008C2FC7" w:rsidRPr="00903DBA" w:rsidRDefault="008C2FC7" w:rsidP="008C2FC7">
      <w:pPr>
        <w:pStyle w:val="Code"/>
        <w:rPr>
          <w:highlight w:val="white"/>
        </w:rPr>
      </w:pPr>
      <w:r w:rsidRPr="00903DBA">
        <w:rPr>
          <w:highlight w:val="white"/>
        </w:rPr>
        <w:t xml:space="preserve">          break;</w:t>
      </w:r>
    </w:p>
    <w:p w14:paraId="2E9000E1" w14:textId="77777777" w:rsidR="008C2FC7" w:rsidRPr="00903DBA" w:rsidRDefault="008C2FC7" w:rsidP="008C2FC7">
      <w:pPr>
        <w:pStyle w:val="Code"/>
        <w:rPr>
          <w:highlight w:val="white"/>
        </w:rPr>
      </w:pPr>
    </w:p>
    <w:p w14:paraId="657E800B" w14:textId="77777777" w:rsidR="008C2FC7" w:rsidRPr="00903DBA" w:rsidRDefault="008C2FC7" w:rsidP="008C2FC7">
      <w:pPr>
        <w:pStyle w:val="Code"/>
        <w:rPr>
          <w:highlight w:val="white"/>
        </w:rPr>
      </w:pPr>
      <w:r w:rsidRPr="00903DBA">
        <w:rPr>
          <w:highlight w:val="white"/>
        </w:rPr>
        <w:t xml:space="preserve">        case 2: {</w:t>
      </w:r>
    </w:p>
    <w:p w14:paraId="41030AB3" w14:textId="77777777" w:rsidR="008C2FC7" w:rsidRPr="00903DBA" w:rsidRDefault="008C2FC7" w:rsidP="008C2FC7">
      <w:pPr>
        <w:pStyle w:val="Code"/>
        <w:rPr>
          <w:highlight w:val="white"/>
        </w:rPr>
      </w:pPr>
      <w:r w:rsidRPr="00903DBA">
        <w:rPr>
          <w:highlight w:val="white"/>
        </w:rPr>
        <w:t xml:space="preserve">            if (value &lt; 0) {</w:t>
      </w:r>
    </w:p>
    <w:p w14:paraId="2CBE53AA" w14:textId="77777777" w:rsidR="008C2FC7" w:rsidRPr="00903DBA" w:rsidRDefault="008C2FC7" w:rsidP="008C2FC7">
      <w:pPr>
        <w:pStyle w:val="Code"/>
        <w:rPr>
          <w:highlight w:val="white"/>
        </w:rPr>
      </w:pPr>
      <w:r w:rsidRPr="00903DBA">
        <w:rPr>
          <w:highlight w:val="white"/>
        </w:rPr>
        <w:t xml:space="preserve">              short shortValue = (short) value; </w:t>
      </w:r>
    </w:p>
    <w:p w14:paraId="1C9C640C" w14:textId="77777777" w:rsidR="008C2FC7" w:rsidRPr="00903DBA" w:rsidRDefault="008C2FC7" w:rsidP="008C2FC7">
      <w:pPr>
        <w:pStyle w:val="Code"/>
        <w:rPr>
          <w:highlight w:val="white"/>
        </w:rPr>
      </w:pPr>
      <w:r w:rsidRPr="00903DBA">
        <w:rPr>
          <w:highlight w:val="white"/>
        </w:rPr>
        <w:t xml:space="preserve">              byteList[index] = (byte) ((sbyte) shortValue);</w:t>
      </w:r>
    </w:p>
    <w:p w14:paraId="36B6D82F" w14:textId="77777777" w:rsidR="008C2FC7" w:rsidRPr="00903DBA" w:rsidRDefault="008C2FC7" w:rsidP="008C2FC7">
      <w:pPr>
        <w:pStyle w:val="Code"/>
        <w:rPr>
          <w:highlight w:val="white"/>
        </w:rPr>
      </w:pPr>
      <w:r w:rsidRPr="00903DBA">
        <w:rPr>
          <w:highlight w:val="white"/>
        </w:rPr>
        <w:t xml:space="preserve">              byteList[index + 1] = (byte) ((sbyte) (shortValue &gt;&gt; 8));</w:t>
      </w:r>
    </w:p>
    <w:p w14:paraId="1F9042EA" w14:textId="77777777" w:rsidR="008C2FC7" w:rsidRPr="00903DBA" w:rsidRDefault="008C2FC7" w:rsidP="008C2FC7">
      <w:pPr>
        <w:pStyle w:val="Code"/>
        <w:rPr>
          <w:highlight w:val="white"/>
        </w:rPr>
      </w:pPr>
      <w:r w:rsidRPr="00903DBA">
        <w:rPr>
          <w:highlight w:val="white"/>
        </w:rPr>
        <w:t xml:space="preserve">            }</w:t>
      </w:r>
    </w:p>
    <w:p w14:paraId="7C63DB8D" w14:textId="77777777" w:rsidR="008C2FC7" w:rsidRPr="00903DBA" w:rsidRDefault="008C2FC7" w:rsidP="008C2FC7">
      <w:pPr>
        <w:pStyle w:val="Code"/>
        <w:rPr>
          <w:highlight w:val="white"/>
        </w:rPr>
      </w:pPr>
      <w:r w:rsidRPr="00903DBA">
        <w:rPr>
          <w:highlight w:val="white"/>
        </w:rPr>
        <w:t xml:space="preserve">            else {</w:t>
      </w:r>
    </w:p>
    <w:p w14:paraId="1DEABA8B" w14:textId="77777777" w:rsidR="008C2FC7" w:rsidRPr="00903DBA" w:rsidRDefault="008C2FC7" w:rsidP="008C2FC7">
      <w:pPr>
        <w:pStyle w:val="Code"/>
        <w:rPr>
          <w:highlight w:val="white"/>
        </w:rPr>
      </w:pPr>
      <w:r w:rsidRPr="00903DBA">
        <w:rPr>
          <w:highlight w:val="white"/>
        </w:rPr>
        <w:t xml:space="preserve">              ushort ushortValue = (ushort) value; </w:t>
      </w:r>
    </w:p>
    <w:p w14:paraId="510325F6" w14:textId="77777777" w:rsidR="008C2FC7" w:rsidRPr="00903DBA" w:rsidRDefault="008C2FC7" w:rsidP="008C2FC7">
      <w:pPr>
        <w:pStyle w:val="Code"/>
        <w:rPr>
          <w:highlight w:val="white"/>
        </w:rPr>
      </w:pPr>
      <w:r w:rsidRPr="00903DBA">
        <w:rPr>
          <w:highlight w:val="white"/>
        </w:rPr>
        <w:t xml:space="preserve">              byteList[index] = (byte) ushortValue;</w:t>
      </w:r>
    </w:p>
    <w:p w14:paraId="00D42271" w14:textId="77777777" w:rsidR="008C2FC7" w:rsidRPr="00903DBA" w:rsidRDefault="008C2FC7" w:rsidP="008C2FC7">
      <w:pPr>
        <w:pStyle w:val="Code"/>
        <w:rPr>
          <w:highlight w:val="white"/>
        </w:rPr>
      </w:pPr>
      <w:r w:rsidRPr="00903DBA">
        <w:rPr>
          <w:highlight w:val="white"/>
        </w:rPr>
        <w:t xml:space="preserve">              byteList[index + 1] = (byte) (ushortValue &gt;&gt; 8);</w:t>
      </w:r>
    </w:p>
    <w:p w14:paraId="6539F4E2" w14:textId="77777777" w:rsidR="008C2FC7" w:rsidRPr="00903DBA" w:rsidRDefault="008C2FC7" w:rsidP="008C2FC7">
      <w:pPr>
        <w:pStyle w:val="Code"/>
        <w:rPr>
          <w:highlight w:val="white"/>
        </w:rPr>
      </w:pPr>
      <w:r w:rsidRPr="00903DBA">
        <w:rPr>
          <w:highlight w:val="white"/>
        </w:rPr>
        <w:t xml:space="preserve">            }</w:t>
      </w:r>
    </w:p>
    <w:p w14:paraId="7B7465E7" w14:textId="77777777" w:rsidR="008C2FC7" w:rsidRPr="00903DBA" w:rsidRDefault="008C2FC7" w:rsidP="008C2FC7">
      <w:pPr>
        <w:pStyle w:val="Code"/>
        <w:rPr>
          <w:highlight w:val="white"/>
        </w:rPr>
      </w:pPr>
      <w:r w:rsidRPr="00903DBA">
        <w:rPr>
          <w:highlight w:val="white"/>
        </w:rPr>
        <w:t xml:space="preserve">          }</w:t>
      </w:r>
    </w:p>
    <w:p w14:paraId="3B76587D" w14:textId="77777777" w:rsidR="008C2FC7" w:rsidRPr="00903DBA" w:rsidRDefault="008C2FC7" w:rsidP="008C2FC7">
      <w:pPr>
        <w:pStyle w:val="Code"/>
        <w:rPr>
          <w:highlight w:val="white"/>
        </w:rPr>
      </w:pPr>
      <w:r w:rsidRPr="00903DBA">
        <w:rPr>
          <w:highlight w:val="white"/>
        </w:rPr>
        <w:t xml:space="preserve">          break;</w:t>
      </w:r>
    </w:p>
    <w:p w14:paraId="462D79C5" w14:textId="77777777" w:rsidR="008C2FC7" w:rsidRPr="00903DBA" w:rsidRDefault="008C2FC7" w:rsidP="008C2FC7">
      <w:pPr>
        <w:pStyle w:val="Code"/>
        <w:rPr>
          <w:highlight w:val="white"/>
        </w:rPr>
      </w:pPr>
    </w:p>
    <w:p w14:paraId="59A5438C" w14:textId="77777777" w:rsidR="008C2FC7" w:rsidRPr="00903DBA" w:rsidRDefault="008C2FC7" w:rsidP="008C2FC7">
      <w:pPr>
        <w:pStyle w:val="Code"/>
        <w:rPr>
          <w:highlight w:val="white"/>
        </w:rPr>
      </w:pPr>
      <w:r w:rsidRPr="00903DBA">
        <w:rPr>
          <w:highlight w:val="white"/>
        </w:rPr>
        <w:t xml:space="preserve">        case 4: {</w:t>
      </w:r>
    </w:p>
    <w:p w14:paraId="341D288D" w14:textId="77777777" w:rsidR="008C2FC7" w:rsidRPr="00903DBA" w:rsidRDefault="008C2FC7" w:rsidP="008C2FC7">
      <w:pPr>
        <w:pStyle w:val="Code"/>
        <w:rPr>
          <w:highlight w:val="white"/>
        </w:rPr>
      </w:pPr>
      <w:r w:rsidRPr="00903DBA">
        <w:rPr>
          <w:highlight w:val="white"/>
        </w:rPr>
        <w:t xml:space="preserve">            if (value &lt; 0) {</w:t>
      </w:r>
    </w:p>
    <w:p w14:paraId="5DA98921" w14:textId="77777777" w:rsidR="008C2FC7" w:rsidRPr="00903DBA" w:rsidRDefault="008C2FC7" w:rsidP="008C2FC7">
      <w:pPr>
        <w:pStyle w:val="Code"/>
        <w:rPr>
          <w:highlight w:val="white"/>
        </w:rPr>
      </w:pPr>
      <w:r w:rsidRPr="00903DBA">
        <w:rPr>
          <w:highlight w:val="white"/>
        </w:rPr>
        <w:t xml:space="preserve">              int intValue = (int) value; </w:t>
      </w:r>
    </w:p>
    <w:p w14:paraId="4BFEA402" w14:textId="77777777" w:rsidR="008C2FC7" w:rsidRPr="00903DBA" w:rsidRDefault="008C2FC7" w:rsidP="008C2FC7">
      <w:pPr>
        <w:pStyle w:val="Code"/>
        <w:rPr>
          <w:highlight w:val="white"/>
        </w:rPr>
      </w:pPr>
      <w:r w:rsidRPr="00903DBA">
        <w:rPr>
          <w:highlight w:val="white"/>
        </w:rPr>
        <w:lastRenderedPageBreak/>
        <w:t xml:space="preserve">              byteList[index] = (byte) ((sbyte) intValue);</w:t>
      </w:r>
    </w:p>
    <w:p w14:paraId="02E6C596" w14:textId="77777777" w:rsidR="008C2FC7" w:rsidRPr="00903DBA" w:rsidRDefault="008C2FC7" w:rsidP="008C2FC7">
      <w:pPr>
        <w:pStyle w:val="Code"/>
        <w:rPr>
          <w:highlight w:val="white"/>
        </w:rPr>
      </w:pPr>
      <w:r w:rsidRPr="00903DBA">
        <w:rPr>
          <w:highlight w:val="white"/>
        </w:rPr>
        <w:t xml:space="preserve">              byteList[index + 1] = (byte) ((sbyte) (intValue &gt;&gt; 8));</w:t>
      </w:r>
    </w:p>
    <w:p w14:paraId="6A36AB56" w14:textId="77777777" w:rsidR="008C2FC7" w:rsidRPr="00903DBA" w:rsidRDefault="008C2FC7" w:rsidP="008C2FC7">
      <w:pPr>
        <w:pStyle w:val="Code"/>
        <w:rPr>
          <w:highlight w:val="white"/>
        </w:rPr>
      </w:pPr>
      <w:r w:rsidRPr="00903DBA">
        <w:rPr>
          <w:highlight w:val="white"/>
        </w:rPr>
        <w:t xml:space="preserve">              byteList[index + 2] = (byte) ((sbyte) (intValue &gt;&gt; 16));</w:t>
      </w:r>
    </w:p>
    <w:p w14:paraId="4E57E3A7" w14:textId="77777777" w:rsidR="008C2FC7" w:rsidRPr="00903DBA" w:rsidRDefault="008C2FC7" w:rsidP="008C2FC7">
      <w:pPr>
        <w:pStyle w:val="Code"/>
        <w:rPr>
          <w:highlight w:val="white"/>
        </w:rPr>
      </w:pPr>
      <w:r w:rsidRPr="00903DBA">
        <w:rPr>
          <w:highlight w:val="white"/>
        </w:rPr>
        <w:t xml:space="preserve">              byteList[index + 3] = (byte) ((sbyte) (intValue &gt;&gt; 24));</w:t>
      </w:r>
    </w:p>
    <w:p w14:paraId="1CC54D3F" w14:textId="77777777" w:rsidR="008C2FC7" w:rsidRPr="00903DBA" w:rsidRDefault="008C2FC7" w:rsidP="008C2FC7">
      <w:pPr>
        <w:pStyle w:val="Code"/>
        <w:rPr>
          <w:highlight w:val="white"/>
        </w:rPr>
      </w:pPr>
      <w:r w:rsidRPr="00903DBA">
        <w:rPr>
          <w:highlight w:val="white"/>
        </w:rPr>
        <w:t xml:space="preserve">            }</w:t>
      </w:r>
    </w:p>
    <w:p w14:paraId="5831199D" w14:textId="77777777" w:rsidR="008C2FC7" w:rsidRPr="00903DBA" w:rsidRDefault="008C2FC7" w:rsidP="008C2FC7">
      <w:pPr>
        <w:pStyle w:val="Code"/>
        <w:rPr>
          <w:highlight w:val="white"/>
        </w:rPr>
      </w:pPr>
      <w:r w:rsidRPr="00903DBA">
        <w:rPr>
          <w:highlight w:val="white"/>
        </w:rPr>
        <w:t xml:space="preserve">            else {</w:t>
      </w:r>
    </w:p>
    <w:p w14:paraId="6EB090EC" w14:textId="77777777" w:rsidR="008C2FC7" w:rsidRPr="00903DBA" w:rsidRDefault="008C2FC7" w:rsidP="008C2FC7">
      <w:pPr>
        <w:pStyle w:val="Code"/>
        <w:rPr>
          <w:highlight w:val="white"/>
        </w:rPr>
      </w:pPr>
      <w:r w:rsidRPr="00903DBA">
        <w:rPr>
          <w:highlight w:val="white"/>
        </w:rPr>
        <w:t xml:space="preserve">              uint uintValue = (uint) value; </w:t>
      </w:r>
    </w:p>
    <w:p w14:paraId="06B4955D" w14:textId="77777777" w:rsidR="008C2FC7" w:rsidRPr="00903DBA" w:rsidRDefault="008C2FC7" w:rsidP="008C2FC7">
      <w:pPr>
        <w:pStyle w:val="Code"/>
        <w:rPr>
          <w:highlight w:val="white"/>
        </w:rPr>
      </w:pPr>
      <w:r w:rsidRPr="00903DBA">
        <w:rPr>
          <w:highlight w:val="white"/>
        </w:rPr>
        <w:t xml:space="preserve">              byteList[index] = (byte) uintValue;</w:t>
      </w:r>
    </w:p>
    <w:p w14:paraId="58D2CC5A" w14:textId="77777777" w:rsidR="008C2FC7" w:rsidRPr="00903DBA" w:rsidRDefault="008C2FC7" w:rsidP="008C2FC7">
      <w:pPr>
        <w:pStyle w:val="Code"/>
        <w:rPr>
          <w:highlight w:val="white"/>
        </w:rPr>
      </w:pPr>
      <w:r w:rsidRPr="00903DBA">
        <w:rPr>
          <w:highlight w:val="white"/>
        </w:rPr>
        <w:t xml:space="preserve">              byteList[index + 1] = (byte) (uintValue &gt;&gt; 8);</w:t>
      </w:r>
    </w:p>
    <w:p w14:paraId="29F6820C" w14:textId="77777777" w:rsidR="008C2FC7" w:rsidRPr="00903DBA" w:rsidRDefault="008C2FC7" w:rsidP="008C2FC7">
      <w:pPr>
        <w:pStyle w:val="Code"/>
        <w:rPr>
          <w:highlight w:val="white"/>
        </w:rPr>
      </w:pPr>
      <w:r w:rsidRPr="00903DBA">
        <w:rPr>
          <w:highlight w:val="white"/>
        </w:rPr>
        <w:t xml:space="preserve">              byteList[index + 2] = (byte) (uintValue &gt;&gt; 16);</w:t>
      </w:r>
    </w:p>
    <w:p w14:paraId="70E7C8AB" w14:textId="77777777" w:rsidR="008C2FC7" w:rsidRPr="00903DBA" w:rsidRDefault="008C2FC7" w:rsidP="008C2FC7">
      <w:pPr>
        <w:pStyle w:val="Code"/>
        <w:rPr>
          <w:highlight w:val="white"/>
        </w:rPr>
      </w:pPr>
      <w:r w:rsidRPr="00903DBA">
        <w:rPr>
          <w:highlight w:val="white"/>
        </w:rPr>
        <w:t xml:space="preserve">              byteList[index + 3] = (byte) (uintValue &gt;&gt; 24);</w:t>
      </w:r>
    </w:p>
    <w:p w14:paraId="070A3ED0" w14:textId="77777777" w:rsidR="008C2FC7" w:rsidRPr="00903DBA" w:rsidRDefault="008C2FC7" w:rsidP="008C2FC7">
      <w:pPr>
        <w:pStyle w:val="Code"/>
        <w:rPr>
          <w:highlight w:val="white"/>
        </w:rPr>
      </w:pPr>
      <w:r w:rsidRPr="00903DBA">
        <w:rPr>
          <w:highlight w:val="white"/>
        </w:rPr>
        <w:t xml:space="preserve">            }</w:t>
      </w:r>
    </w:p>
    <w:p w14:paraId="2F185A40" w14:textId="77777777" w:rsidR="008C2FC7" w:rsidRPr="00903DBA" w:rsidRDefault="008C2FC7" w:rsidP="008C2FC7">
      <w:pPr>
        <w:pStyle w:val="Code"/>
        <w:rPr>
          <w:highlight w:val="white"/>
        </w:rPr>
      </w:pPr>
      <w:r w:rsidRPr="00903DBA">
        <w:rPr>
          <w:highlight w:val="white"/>
        </w:rPr>
        <w:t xml:space="preserve">          }</w:t>
      </w:r>
    </w:p>
    <w:p w14:paraId="544B14ED" w14:textId="77777777" w:rsidR="008C2FC7" w:rsidRPr="00903DBA" w:rsidRDefault="008C2FC7" w:rsidP="008C2FC7">
      <w:pPr>
        <w:pStyle w:val="Code"/>
        <w:rPr>
          <w:highlight w:val="white"/>
        </w:rPr>
      </w:pPr>
      <w:r w:rsidRPr="00903DBA">
        <w:rPr>
          <w:highlight w:val="white"/>
        </w:rPr>
        <w:t xml:space="preserve">          break;</w:t>
      </w:r>
    </w:p>
    <w:p w14:paraId="5F6EB378" w14:textId="77777777" w:rsidR="008C2FC7" w:rsidRPr="00903DBA" w:rsidRDefault="008C2FC7" w:rsidP="008C2FC7">
      <w:pPr>
        <w:pStyle w:val="Code"/>
        <w:rPr>
          <w:highlight w:val="white"/>
        </w:rPr>
      </w:pPr>
      <w:r w:rsidRPr="00903DBA">
        <w:rPr>
          <w:highlight w:val="white"/>
        </w:rPr>
        <w:t xml:space="preserve">      }</w:t>
      </w:r>
    </w:p>
    <w:p w14:paraId="34E7E799" w14:textId="77777777" w:rsidR="008C2FC7" w:rsidRPr="00903DBA" w:rsidRDefault="008C2FC7" w:rsidP="008C2FC7">
      <w:pPr>
        <w:pStyle w:val="Code"/>
        <w:rPr>
          <w:highlight w:val="white"/>
        </w:rPr>
      </w:pPr>
      <w:r w:rsidRPr="00903DBA">
        <w:rPr>
          <w:highlight w:val="white"/>
        </w:rPr>
        <w:t xml:space="preserve">    }</w:t>
      </w:r>
    </w:p>
    <w:p w14:paraId="3FACACBA"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LookupByteArray</w:t>
      </w:r>
      <w:r w:rsidRPr="00903DBA">
        <w:rPr>
          <w:highlight w:val="white"/>
        </w:rPr>
        <w:t xml:space="preserve"> method looks up the assembly code instruction in the </w:t>
      </w:r>
      <w:r w:rsidRPr="00903DBA">
        <w:rPr>
          <w:rStyle w:val="KeyWord0"/>
          <w:highlight w:val="white"/>
        </w:rPr>
        <w:t>MainArrayMap</w:t>
      </w:r>
      <w:r w:rsidRPr="00903DBA">
        <w:rPr>
          <w:highlight w:val="white"/>
        </w:rPr>
        <w:t xml:space="preserve"> map in </w:t>
      </w:r>
      <w:r w:rsidRPr="00903DBA">
        <w:rPr>
          <w:rStyle w:val="KeyWord0"/>
          <w:highlight w:val="white"/>
        </w:rPr>
        <w:t>ObjectCodeTable</w:t>
      </w:r>
      <w:r w:rsidRPr="00903DBA">
        <w:rPr>
          <w:highlight w:val="white"/>
        </w:rPr>
        <w:t>.</w:t>
      </w:r>
    </w:p>
    <w:p w14:paraId="5E6B34BC" w14:textId="77777777" w:rsidR="008C2FC7" w:rsidRPr="00903DBA" w:rsidRDefault="008C2FC7" w:rsidP="008C2FC7">
      <w:pPr>
        <w:pStyle w:val="Code"/>
        <w:rPr>
          <w:highlight w:val="white"/>
        </w:rPr>
      </w:pPr>
      <w:r w:rsidRPr="00903DBA">
        <w:rPr>
          <w:highlight w:val="white"/>
        </w:rPr>
        <w:t xml:space="preserve">    public static List&lt;byte&gt; LookupByteArray(AssemblyOperator objectOp,</w:t>
      </w:r>
    </w:p>
    <w:p w14:paraId="51D2EFFB" w14:textId="77777777" w:rsidR="008C2FC7" w:rsidRPr="00903DBA" w:rsidRDefault="008C2FC7" w:rsidP="008C2FC7">
      <w:pPr>
        <w:pStyle w:val="Code"/>
        <w:rPr>
          <w:highlight w:val="white"/>
        </w:rPr>
      </w:pPr>
      <w:r w:rsidRPr="00903DBA">
        <w:rPr>
          <w:highlight w:val="white"/>
        </w:rPr>
        <w:t xml:space="preserve">                      object operand1 = null, object operand2 = null,</w:t>
      </w:r>
    </w:p>
    <w:p w14:paraId="244D484D" w14:textId="77777777" w:rsidR="008C2FC7" w:rsidRPr="00903DBA" w:rsidRDefault="008C2FC7" w:rsidP="008C2FC7">
      <w:pPr>
        <w:pStyle w:val="Code"/>
        <w:rPr>
          <w:highlight w:val="white"/>
        </w:rPr>
      </w:pPr>
      <w:r w:rsidRPr="00903DBA">
        <w:rPr>
          <w:highlight w:val="white"/>
        </w:rPr>
        <w:t xml:space="preserve">                      object operand3 = null) {</w:t>
      </w:r>
    </w:p>
    <w:p w14:paraId="43DB7CD3" w14:textId="77777777" w:rsidR="008C2FC7" w:rsidRPr="00903DBA" w:rsidRDefault="008C2FC7" w:rsidP="008C2FC7">
      <w:pPr>
        <w:pStyle w:val="Code"/>
        <w:rPr>
          <w:highlight w:val="white"/>
        </w:rPr>
      </w:pPr>
      <w:r w:rsidRPr="00903DBA">
        <w:rPr>
          <w:highlight w:val="white"/>
        </w:rPr>
        <w:t xml:space="preserve">      if ((objectOp == AssemblyOperator.shl) ||</w:t>
      </w:r>
    </w:p>
    <w:p w14:paraId="56509619" w14:textId="77777777" w:rsidR="008C2FC7" w:rsidRPr="00903DBA" w:rsidRDefault="008C2FC7" w:rsidP="008C2FC7">
      <w:pPr>
        <w:pStyle w:val="Code"/>
        <w:rPr>
          <w:highlight w:val="white"/>
        </w:rPr>
      </w:pPr>
      <w:r w:rsidRPr="00903DBA">
        <w:rPr>
          <w:highlight w:val="white"/>
        </w:rPr>
        <w:t xml:space="preserve">          (objectOp == AssemblyOperator.shr)) {</w:t>
      </w:r>
    </w:p>
    <w:p w14:paraId="6C9B290D" w14:textId="77777777" w:rsidR="008C2FC7" w:rsidRPr="00903DBA" w:rsidRDefault="008C2FC7" w:rsidP="008C2FC7">
      <w:pPr>
        <w:pStyle w:val="Code"/>
        <w:rPr>
          <w:highlight w:val="white"/>
        </w:rPr>
      </w:pPr>
      <w:r w:rsidRPr="00903DBA">
        <w:rPr>
          <w:highlight w:val="white"/>
        </w:rPr>
        <w:t xml:space="preserve">        operand1 = (operand1 is BigInteger) ? 0L : operand1;</w:t>
      </w:r>
    </w:p>
    <w:p w14:paraId="1782CE1D" w14:textId="77777777" w:rsidR="008C2FC7" w:rsidRPr="00903DBA" w:rsidRDefault="008C2FC7" w:rsidP="008C2FC7">
      <w:pPr>
        <w:pStyle w:val="Code"/>
        <w:rPr>
          <w:highlight w:val="white"/>
        </w:rPr>
      </w:pPr>
      <w:r w:rsidRPr="00903DBA">
        <w:rPr>
          <w:highlight w:val="white"/>
        </w:rPr>
        <w:t xml:space="preserve">        operand2 = (operand2 is BigInteger) ? 0L : operand2;</w:t>
      </w:r>
    </w:p>
    <w:p w14:paraId="1029E1B7" w14:textId="77777777" w:rsidR="008C2FC7" w:rsidRPr="00903DBA" w:rsidRDefault="008C2FC7" w:rsidP="008C2FC7">
      <w:pPr>
        <w:pStyle w:val="Code"/>
        <w:rPr>
          <w:highlight w:val="white"/>
        </w:rPr>
      </w:pPr>
      <w:r w:rsidRPr="00903DBA">
        <w:rPr>
          <w:highlight w:val="white"/>
        </w:rPr>
        <w:t xml:space="preserve">        operand3 = (operand3 is BigInteger) ? 0L : operand3;</w:t>
      </w:r>
    </w:p>
    <w:p w14:paraId="31C4DF48" w14:textId="77777777" w:rsidR="008C2FC7" w:rsidRPr="00903DBA" w:rsidRDefault="008C2FC7" w:rsidP="008C2FC7">
      <w:pPr>
        <w:pStyle w:val="Code"/>
        <w:rPr>
          <w:highlight w:val="white"/>
        </w:rPr>
      </w:pPr>
      <w:r w:rsidRPr="00903DBA">
        <w:rPr>
          <w:highlight w:val="white"/>
        </w:rPr>
        <w:t xml:space="preserve">      }</w:t>
      </w:r>
    </w:p>
    <w:p w14:paraId="68B690AA" w14:textId="6B5BDCEC" w:rsidR="008C2FC7" w:rsidRPr="00903DBA" w:rsidRDefault="008C2FC7" w:rsidP="008C2FC7">
      <w:pPr>
        <w:rPr>
          <w:highlight w:val="white"/>
        </w:rPr>
      </w:pPr>
      <w:r w:rsidRPr="00903DBA">
        <w:rPr>
          <w:highlight w:val="white"/>
        </w:rPr>
        <w:t>If any of the operands is a string, it shall be changed to null.</w:t>
      </w:r>
    </w:p>
    <w:p w14:paraId="3ED8BCD9" w14:textId="77777777" w:rsidR="008C2FC7" w:rsidRPr="00903DBA" w:rsidRDefault="008C2FC7" w:rsidP="008C2FC7">
      <w:pPr>
        <w:pStyle w:val="Code"/>
        <w:rPr>
          <w:highlight w:val="white"/>
        </w:rPr>
      </w:pPr>
      <w:r w:rsidRPr="00903DBA">
        <w:rPr>
          <w:highlight w:val="white"/>
        </w:rPr>
        <w:t xml:space="preserve">      operand0 = (operand0 is string) ? null : operand0;</w:t>
      </w:r>
    </w:p>
    <w:p w14:paraId="1BD1AAAC" w14:textId="77777777" w:rsidR="008C2FC7" w:rsidRPr="00903DBA" w:rsidRDefault="008C2FC7" w:rsidP="008C2FC7">
      <w:pPr>
        <w:pStyle w:val="Code"/>
        <w:rPr>
          <w:highlight w:val="white"/>
        </w:rPr>
      </w:pPr>
      <w:r w:rsidRPr="00903DBA">
        <w:rPr>
          <w:highlight w:val="white"/>
        </w:rPr>
        <w:t xml:space="preserve">      operand1 = (operand1 is string) ? null : operand1;</w:t>
      </w:r>
    </w:p>
    <w:p w14:paraId="558D5A28" w14:textId="77777777" w:rsidR="008C2FC7" w:rsidRPr="00903DBA" w:rsidRDefault="008C2FC7" w:rsidP="008C2FC7">
      <w:pPr>
        <w:pStyle w:val="Code"/>
        <w:rPr>
          <w:highlight w:val="white"/>
        </w:rPr>
      </w:pPr>
      <w:r w:rsidRPr="00903DBA">
        <w:rPr>
          <w:highlight w:val="white"/>
        </w:rPr>
        <w:t xml:space="preserve">      operand2 = (operand2 is string) ? null : operand2;</w:t>
      </w:r>
    </w:p>
    <w:p w14:paraId="2AC889EC" w14:textId="77777777" w:rsidR="008C2FC7" w:rsidRPr="00903DBA" w:rsidRDefault="008C2FC7" w:rsidP="008C2FC7">
      <w:pPr>
        <w:pStyle w:val="Code"/>
        <w:rPr>
          <w:highlight w:val="white"/>
        </w:rPr>
      </w:pPr>
    </w:p>
    <w:p w14:paraId="6A5FF0F5" w14:textId="77777777" w:rsidR="008C2FC7" w:rsidRPr="00903DBA" w:rsidRDefault="008C2FC7" w:rsidP="008C2FC7">
      <w:pPr>
        <w:pStyle w:val="Code"/>
        <w:rPr>
          <w:highlight w:val="white"/>
        </w:rPr>
      </w:pPr>
      <w:r w:rsidRPr="00903DBA">
        <w:rPr>
          <w:highlight w:val="white"/>
        </w:rPr>
        <w:t xml:space="preserve">      ObjectCodeInfo info =</w:t>
      </w:r>
    </w:p>
    <w:p w14:paraId="7DABD91E" w14:textId="77777777" w:rsidR="008C2FC7" w:rsidRPr="00903DBA" w:rsidRDefault="008C2FC7" w:rsidP="008C2FC7">
      <w:pPr>
        <w:pStyle w:val="Code"/>
        <w:rPr>
          <w:highlight w:val="white"/>
        </w:rPr>
      </w:pPr>
      <w:r w:rsidRPr="00903DBA">
        <w:rPr>
          <w:highlight w:val="white"/>
        </w:rPr>
        <w:t xml:space="preserve">        new ObjectCodeInfo(objectOp, operand1, operand2, operand3);</w:t>
      </w:r>
    </w:p>
    <w:p w14:paraId="44B5463D" w14:textId="77777777" w:rsidR="008C2FC7" w:rsidRPr="00903DBA" w:rsidRDefault="008C2FC7" w:rsidP="008C2FC7">
      <w:pPr>
        <w:pStyle w:val="Code"/>
        <w:rPr>
          <w:highlight w:val="white"/>
        </w:rPr>
      </w:pPr>
      <w:r w:rsidRPr="00903DBA">
        <w:rPr>
          <w:highlight w:val="white"/>
        </w:rPr>
        <w:t xml:space="preserve">      byte[] byteArray = ObjectCodeTable.MainArrayMap[info];</w:t>
      </w:r>
    </w:p>
    <w:p w14:paraId="79547330" w14:textId="77777777" w:rsidR="008C2FC7" w:rsidRPr="00903DBA" w:rsidRDefault="008C2FC7" w:rsidP="008C2FC7">
      <w:pPr>
        <w:pStyle w:val="Code"/>
        <w:rPr>
          <w:highlight w:val="white"/>
        </w:rPr>
      </w:pPr>
      <w:r w:rsidRPr="00903DBA">
        <w:rPr>
          <w:highlight w:val="white"/>
        </w:rPr>
        <w:t xml:space="preserve">      Assert.ErrorXXX(byteArray != null);</w:t>
      </w:r>
    </w:p>
    <w:p w14:paraId="37D40142" w14:textId="77777777" w:rsidR="008C2FC7" w:rsidRPr="00903DBA" w:rsidRDefault="008C2FC7" w:rsidP="008C2FC7">
      <w:pPr>
        <w:pStyle w:val="Code"/>
        <w:rPr>
          <w:highlight w:val="white"/>
        </w:rPr>
      </w:pPr>
      <w:r w:rsidRPr="00903DBA">
        <w:rPr>
          <w:highlight w:val="white"/>
        </w:rPr>
        <w:t xml:space="preserve">      List&lt;byte&gt; byteList = new List&lt;byte&gt;();</w:t>
      </w:r>
    </w:p>
    <w:p w14:paraId="5B410E87" w14:textId="77777777" w:rsidR="008C2FC7" w:rsidRPr="00903DBA" w:rsidRDefault="008C2FC7" w:rsidP="008C2FC7">
      <w:pPr>
        <w:pStyle w:val="Code"/>
        <w:rPr>
          <w:highlight w:val="white"/>
        </w:rPr>
      </w:pPr>
    </w:p>
    <w:p w14:paraId="69D72ACE" w14:textId="77777777" w:rsidR="008C2FC7" w:rsidRPr="00903DBA" w:rsidRDefault="008C2FC7" w:rsidP="008C2FC7">
      <w:pPr>
        <w:pStyle w:val="Code"/>
        <w:rPr>
          <w:highlight w:val="white"/>
        </w:rPr>
      </w:pPr>
      <w:r w:rsidRPr="00903DBA">
        <w:rPr>
          <w:highlight w:val="white"/>
        </w:rPr>
        <w:t xml:space="preserve">      foreach (byte b in byteArray) {</w:t>
      </w:r>
    </w:p>
    <w:p w14:paraId="7E9211E6" w14:textId="77777777" w:rsidR="008C2FC7" w:rsidRPr="00903DBA" w:rsidRDefault="008C2FC7" w:rsidP="008C2FC7">
      <w:pPr>
        <w:pStyle w:val="Code"/>
        <w:rPr>
          <w:highlight w:val="white"/>
        </w:rPr>
      </w:pPr>
      <w:r w:rsidRPr="00903DBA">
        <w:rPr>
          <w:highlight w:val="white"/>
        </w:rPr>
        <w:t xml:space="preserve">        byteList.Add(b);</w:t>
      </w:r>
    </w:p>
    <w:p w14:paraId="44C5A86E" w14:textId="77777777" w:rsidR="008C2FC7" w:rsidRPr="00903DBA" w:rsidRDefault="008C2FC7" w:rsidP="008C2FC7">
      <w:pPr>
        <w:pStyle w:val="Code"/>
        <w:rPr>
          <w:highlight w:val="white"/>
        </w:rPr>
      </w:pPr>
      <w:r w:rsidRPr="00903DBA">
        <w:rPr>
          <w:highlight w:val="white"/>
        </w:rPr>
        <w:t xml:space="preserve">      }</w:t>
      </w:r>
    </w:p>
    <w:p w14:paraId="6DDB51CF" w14:textId="77777777" w:rsidR="008C2FC7" w:rsidRPr="00903DBA" w:rsidRDefault="008C2FC7" w:rsidP="008C2FC7">
      <w:pPr>
        <w:pStyle w:val="Code"/>
        <w:rPr>
          <w:highlight w:val="white"/>
        </w:rPr>
      </w:pPr>
    </w:p>
    <w:p w14:paraId="11DE67D7" w14:textId="77777777" w:rsidR="008C2FC7" w:rsidRPr="00903DBA" w:rsidRDefault="008C2FC7" w:rsidP="008C2FC7">
      <w:pPr>
        <w:pStyle w:val="Code"/>
        <w:rPr>
          <w:highlight w:val="white"/>
        </w:rPr>
      </w:pPr>
      <w:r w:rsidRPr="00903DBA">
        <w:rPr>
          <w:highlight w:val="white"/>
        </w:rPr>
        <w:t xml:space="preserve">      return byteList;</w:t>
      </w:r>
    </w:p>
    <w:p w14:paraId="238A5906" w14:textId="3908D7E7" w:rsidR="00CC21E0" w:rsidRPr="00903DBA" w:rsidRDefault="008C2FC7" w:rsidP="008C2FC7">
      <w:pPr>
        <w:pStyle w:val="Code"/>
        <w:rPr>
          <w:highlight w:val="white"/>
        </w:rPr>
      </w:pPr>
      <w:r w:rsidRPr="00903DBA">
        <w:rPr>
          <w:highlight w:val="white"/>
        </w:rPr>
        <w:t xml:space="preserve">    }</w:t>
      </w:r>
    </w:p>
    <w:p w14:paraId="2A558C14" w14:textId="74DED918" w:rsidR="00BF5F11" w:rsidRPr="00903DBA" w:rsidRDefault="00BF5F11" w:rsidP="00BF5F11">
      <w:pPr>
        <w:pStyle w:val="Rubrik2"/>
      </w:pPr>
      <w:bookmarkStart w:id="487" w:name="_Ref419646553"/>
      <w:bookmarkStart w:id="488" w:name="_Toc57656120"/>
      <w:r w:rsidRPr="00903DBA">
        <w:t>Linking</w:t>
      </w:r>
      <w:bookmarkEnd w:id="487"/>
      <w:bookmarkEnd w:id="488"/>
    </w:p>
    <w:bookmarkEnd w:id="471"/>
    <w:p w14:paraId="1D942E16" w14:textId="5CE06595" w:rsidR="0040618B" w:rsidRPr="00903DBA" w:rsidRDefault="0040618B" w:rsidP="0040618B">
      <w:r w:rsidRPr="00903DBA">
        <w:t>The linker if the final part of the compilation process. Its merges together the compiled files and generates an executable file.</w:t>
      </w:r>
      <w:r w:rsidR="00092532" w:rsidRPr="00903DBA">
        <w:t xml:space="preserve"> To be more exact, it has the following tasks:</w:t>
      </w:r>
    </w:p>
    <w:p w14:paraId="27A5EF61" w14:textId="4A8EF2A3" w:rsidR="00092532" w:rsidRPr="00903DBA" w:rsidRDefault="00092532" w:rsidP="00477426">
      <w:pPr>
        <w:pStyle w:val="SourceCodeBoxText"/>
        <w:framePr w:wrap="around"/>
      </w:pPr>
      <w:r w:rsidRPr="00903DBA">
        <w:t>To resolve access to static symbols</w:t>
      </w:r>
    </w:p>
    <w:p w14:paraId="68FF425C" w14:textId="69E3A1D9" w:rsidR="00092532" w:rsidRPr="00903DBA" w:rsidRDefault="00092532" w:rsidP="00477426">
      <w:pPr>
        <w:pStyle w:val="SourceCodeBoxText"/>
        <w:framePr w:wrap="around"/>
      </w:pPr>
      <w:r w:rsidRPr="00903DBA">
        <w:t>To resolve function calls.</w:t>
      </w:r>
    </w:p>
    <w:p w14:paraId="5CC5045B" w14:textId="4484476A" w:rsidR="00092532" w:rsidRPr="00903DBA" w:rsidRDefault="00092532" w:rsidP="00477426">
      <w:pPr>
        <w:pStyle w:val="SourceCodeBoxText"/>
        <w:framePr w:wrap="around"/>
      </w:pPr>
      <w:r w:rsidRPr="00903DBA">
        <w:t>To resolve return addresses.</w:t>
      </w:r>
    </w:p>
    <w:p w14:paraId="21B495BC" w14:textId="13578280" w:rsidR="00EE4EC9" w:rsidRPr="00903DBA" w:rsidRDefault="00EE4EC9" w:rsidP="00EE4EC9">
      <w:pPr>
        <w:pStyle w:val="Rubrik3"/>
      </w:pPr>
      <w:bookmarkStart w:id="489" w:name="_Toc57656121"/>
      <w:r w:rsidRPr="00903DBA">
        <w:lastRenderedPageBreak/>
        <w:t>The Linker Class</w:t>
      </w:r>
      <w:bookmarkEnd w:id="489"/>
    </w:p>
    <w:p w14:paraId="6E403FB9" w14:textId="7D798A20" w:rsidR="007503AC" w:rsidRPr="00903DBA" w:rsidRDefault="007503AC" w:rsidP="007503AC">
      <w:r w:rsidRPr="00903DBA">
        <w:t xml:space="preserve">The </w:t>
      </w:r>
      <w:r w:rsidRPr="00903DBA">
        <w:rPr>
          <w:rStyle w:val="CodeInText"/>
        </w:rPr>
        <w:t>LinkerInfo</w:t>
      </w:r>
      <w:r w:rsidRPr="00903DBA">
        <w:t xml:space="preserve"> class holds the information of a function </w:t>
      </w:r>
      <w:r w:rsidR="00C37108" w:rsidRPr="00903DBA">
        <w:t>definition</w:t>
      </w:r>
      <w:r w:rsidRPr="00903DBA">
        <w:t xml:space="preserve"> or a static variable:</w:t>
      </w:r>
    </w:p>
    <w:p w14:paraId="31D9A09B" w14:textId="77777777" w:rsidR="00E61F62" w:rsidRPr="00903DBA" w:rsidRDefault="008B7D09" w:rsidP="00477426">
      <w:pPr>
        <w:pStyle w:val="SourceCodeBoxText"/>
        <w:framePr w:wrap="around"/>
      </w:pPr>
      <w:r w:rsidRPr="00903DBA">
        <w:rPr>
          <w:rStyle w:val="CodeInText"/>
        </w:rPr>
        <w:t>m</w:t>
      </w:r>
      <w:r w:rsidR="00D21DFD" w:rsidRPr="00903DBA">
        <w:rPr>
          <w:rStyle w:val="CodeInText"/>
        </w:rPr>
        <w:t>_fullName</w:t>
      </w:r>
      <w:r w:rsidR="00C90584" w:rsidRPr="00903DBA">
        <w:t>: t</w:t>
      </w:r>
      <w:r w:rsidR="00A4082A" w:rsidRPr="00903DBA">
        <w:t xml:space="preserve">he full name of the </w:t>
      </w:r>
      <w:r w:rsidR="00AB21C4" w:rsidRPr="00903DBA">
        <w:t>function or static variable.</w:t>
      </w:r>
      <w:r w:rsidR="000101FD" w:rsidRPr="00903DBA">
        <w:t xml:space="preserve"> The full name of a function or global variable with external linkage is just its regular name, while the full name of </w:t>
      </w:r>
    </w:p>
    <w:p w14:paraId="04F332A7" w14:textId="25EC89DA" w:rsidR="00E61F62" w:rsidRPr="00903DBA" w:rsidRDefault="006B074A" w:rsidP="00477426">
      <w:pPr>
        <w:pStyle w:val="SourceCodeBoxText"/>
        <w:framePr w:wrap="around"/>
      </w:pPr>
      <w:r w:rsidRPr="00903DBA">
        <w:rPr>
          <w:rStyle w:val="CodeInText"/>
        </w:rPr>
        <w:t>m_entryPoint</w:t>
      </w:r>
      <w:r w:rsidR="00C90584" w:rsidRPr="00903DBA">
        <w:t>: t</w:t>
      </w:r>
      <w:r w:rsidR="00E61F62" w:rsidRPr="00903DBA">
        <w:t xml:space="preserve">he function </w:t>
      </w:r>
      <w:r w:rsidR="00650DC1" w:rsidRPr="00903DBA">
        <w:t>call entry point</w:t>
      </w:r>
      <w:r w:rsidR="00E61F62" w:rsidRPr="00903DBA">
        <w:t>, which may differ</w:t>
      </w:r>
      <w:r w:rsidR="00650DC1" w:rsidRPr="00903DBA">
        <w:t xml:space="preserve"> from the start address of the function</w:t>
      </w:r>
      <w:r w:rsidR="006A5F1A" w:rsidRPr="00903DBA">
        <w:t>.</w:t>
      </w:r>
      <w:r w:rsidR="00835721" w:rsidRPr="00903DBA">
        <w:t xml:space="preserve"> Actually, a function’s start address and its the entry point differs in one case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 which is allowed in the C standard. In that case, the first part of the main function holds code for initializing </w:t>
      </w:r>
      <w:r w:rsidR="00835721" w:rsidRPr="00903DBA">
        <w:rPr>
          <w:rStyle w:val="CodeInText"/>
        </w:rPr>
        <w:t>argc</w:t>
      </w:r>
      <w:r w:rsidR="00835721" w:rsidRPr="00903DBA">
        <w:t xml:space="preserve"> and </w:t>
      </w:r>
      <w:r w:rsidR="00835721" w:rsidRPr="00903DBA">
        <w:rPr>
          <w:rStyle w:val="CodeInText"/>
        </w:rPr>
        <w:t>argv</w:t>
      </w:r>
      <w:r w:rsidR="00835721" w:rsidRPr="00903DBA">
        <w:t>, which shall not be executed in a recursive call.</w:t>
      </w:r>
    </w:p>
    <w:p w14:paraId="00EAEA11" w14:textId="77777777" w:rsidR="006B074A" w:rsidRPr="00903DBA" w:rsidRDefault="006B074A" w:rsidP="00477426">
      <w:pPr>
        <w:pStyle w:val="SourceCodeBoxText"/>
        <w:framePr w:wrap="around"/>
      </w:pPr>
      <w:r w:rsidRPr="00903DBA">
        <w:rPr>
          <w:rStyle w:val="CodeInText"/>
        </w:rPr>
        <w:t>m_accessMap</w:t>
      </w:r>
      <w:r w:rsidR="00C90584" w:rsidRPr="00903DBA">
        <w:t xml:space="preserve">: </w:t>
      </w:r>
      <w:r w:rsidR="00344BE1" w:rsidRPr="00903DBA">
        <w:t>the map of all accesses of function or static variables.</w:t>
      </w:r>
    </w:p>
    <w:p w14:paraId="4F2246E5" w14:textId="77777777" w:rsidR="006B074A" w:rsidRPr="00903DBA" w:rsidRDefault="006B074A" w:rsidP="00477426">
      <w:pPr>
        <w:pStyle w:val="SourceCodeBoxText"/>
        <w:framePr w:wrap="around"/>
      </w:pPr>
      <w:r w:rsidRPr="00903DBA">
        <w:rPr>
          <w:rStyle w:val="CodeInText"/>
        </w:rPr>
        <w:t>m_</w:t>
      </w:r>
      <w:r w:rsidR="00BC5E1E" w:rsidRPr="00903DBA">
        <w:rPr>
          <w:rStyle w:val="CodeInText"/>
        </w:rPr>
        <w:t>callMap</w:t>
      </w:r>
      <w:r w:rsidR="00BC5E1E" w:rsidRPr="00903DBA">
        <w:t>:</w:t>
      </w:r>
      <w:r w:rsidR="00344BE1" w:rsidRPr="00903DBA">
        <w:t xml:space="preserve"> the map of all function calls. The reason we </w:t>
      </w:r>
      <w:r w:rsidR="00FF63D6" w:rsidRPr="00903DBA">
        <w:t>distinguish</w:t>
      </w:r>
      <w:r w:rsidR="00344BE1" w:rsidRPr="00903DBA">
        <w:t xml:space="preserve"> between </w:t>
      </w:r>
      <w:r w:rsidR="00344BE1" w:rsidRPr="00903DBA">
        <w:rPr>
          <w:rStyle w:val="CodeInText"/>
        </w:rPr>
        <w:t>m_accessMap</w:t>
      </w:r>
      <w:r w:rsidR="00344BE1" w:rsidRPr="00903DBA">
        <w:t xml:space="preserve"> and </w:t>
      </w:r>
      <w:r w:rsidR="00344BE1" w:rsidRPr="00903DBA">
        <w:rPr>
          <w:rStyle w:val="CodeInText"/>
        </w:rPr>
        <w:t>m_callMap</w:t>
      </w:r>
      <w:r w:rsidR="00344BE1" w:rsidRPr="00903DBA">
        <w:t xml:space="preserve"> is that accesses are </w:t>
      </w:r>
      <w:r w:rsidR="00A37C7B" w:rsidRPr="00903DBA">
        <w:t>absolute</w:t>
      </w:r>
      <w:r w:rsidR="00344BE1" w:rsidRPr="00903DBA">
        <w:t xml:space="preserve"> while function calls are relative.</w:t>
      </w:r>
    </w:p>
    <w:p w14:paraId="7106AC49" w14:textId="77777777" w:rsidR="006B074A" w:rsidRPr="00903DBA" w:rsidRDefault="006B074A" w:rsidP="00477426">
      <w:pPr>
        <w:pStyle w:val="SourceCodeBoxText"/>
        <w:framePr w:wrap="around"/>
      </w:pPr>
      <w:r w:rsidRPr="00903DBA">
        <w:rPr>
          <w:rStyle w:val="CodeInText"/>
        </w:rPr>
        <w:t>m_</w:t>
      </w:r>
      <w:r w:rsidR="00BC5E1E" w:rsidRPr="00903DBA">
        <w:rPr>
          <w:rStyle w:val="CodeInText"/>
        </w:rPr>
        <w:t>returnSet</w:t>
      </w:r>
      <w:r w:rsidR="00BC5E1E" w:rsidRPr="00903DBA">
        <w:t>:</w:t>
      </w:r>
      <w:r w:rsidR="00FF63D6" w:rsidRPr="00903DBA">
        <w:t xml:space="preserve"> the set o</w:t>
      </w:r>
      <w:r w:rsidR="008B097B" w:rsidRPr="00903DBA">
        <w:t>f all return address assignments.</w:t>
      </w:r>
    </w:p>
    <w:p w14:paraId="280C63CF" w14:textId="3BAEE149" w:rsidR="006B074A" w:rsidRPr="00903DBA" w:rsidRDefault="006B074A" w:rsidP="00477426">
      <w:pPr>
        <w:pStyle w:val="SourceCodeBoxText"/>
        <w:framePr w:wrap="around"/>
      </w:pPr>
      <w:r w:rsidRPr="00903DBA">
        <w:rPr>
          <w:rStyle w:val="CodeInText"/>
        </w:rPr>
        <w:t>m_</w:t>
      </w:r>
      <w:r w:rsidR="00BC5E1E" w:rsidRPr="00903DBA">
        <w:rPr>
          <w:rStyle w:val="CodeInText"/>
        </w:rPr>
        <w:t>byteList</w:t>
      </w:r>
      <w:r w:rsidR="00BC5E1E" w:rsidRPr="00903DBA">
        <w:t>:</w:t>
      </w:r>
      <w:r w:rsidR="008B097B" w:rsidRPr="00903DBA">
        <w:t xml:space="preserve"> the actual code of the function or </w:t>
      </w:r>
      <w:r w:rsidR="00F4217C" w:rsidRPr="00903DBA">
        <w:t>initialization</w:t>
      </w:r>
      <w:r w:rsidR="00A37C7B" w:rsidRPr="00903DBA">
        <w:t xml:space="preserve"> </w:t>
      </w:r>
      <w:r w:rsidR="008B097B" w:rsidRPr="00903DBA">
        <w:t>data of the static variable.</w:t>
      </w:r>
      <w:r w:rsidR="007D0024" w:rsidRPr="00903DBA">
        <w:t xml:space="preserve"> If the static variable is un</w:t>
      </w:r>
      <w:r w:rsidR="00266D64" w:rsidRPr="00903DBA">
        <w:t>initialized</w:t>
      </w:r>
      <w:r w:rsidR="007D0024" w:rsidRPr="00903DBA">
        <w:t>, all data is zero.</w:t>
      </w:r>
    </w:p>
    <w:p w14:paraId="0A827FC9" w14:textId="77777777" w:rsidR="00F6417F" w:rsidRPr="00903DBA" w:rsidRDefault="004E4EB0" w:rsidP="004E4EB0">
      <w:r w:rsidRPr="00903DBA">
        <w:t xml:space="preserve">The </w:t>
      </w:r>
      <w:r w:rsidRPr="00903DBA">
        <w:rPr>
          <w:rStyle w:val="CodeInText"/>
        </w:rPr>
        <w:t>Linker</w:t>
      </w:r>
      <w:r w:rsidRPr="00903DBA">
        <w:t xml:space="preserve"> class</w:t>
      </w:r>
      <w:r w:rsidR="005B486C" w:rsidRPr="00903DBA">
        <w:t xml:space="preserve"> merge </w:t>
      </w:r>
      <w:r w:rsidR="00D000C7" w:rsidRPr="00903DBA">
        <w:t>code of the object files and modifies the global accesses, function call</w:t>
      </w:r>
      <w:r w:rsidR="0003716F" w:rsidRPr="00903DBA">
        <w:t>s</w:t>
      </w:r>
      <w:r w:rsidR="00D000C7" w:rsidRPr="00903DBA">
        <w:t>,</w:t>
      </w:r>
      <w:r w:rsidR="00D70339" w:rsidRPr="00903DBA">
        <w:t xml:space="preserve"> and</w:t>
      </w:r>
      <w:r w:rsidR="00D000C7" w:rsidRPr="00903DBA">
        <w:t xml:space="preserve"> return </w:t>
      </w:r>
      <w:r w:rsidR="0003716F" w:rsidRPr="00903DBA">
        <w:t>assignments</w:t>
      </w:r>
      <w:r w:rsidR="001D5527" w:rsidRPr="00903DBA">
        <w:t xml:space="preserve"> and save</w:t>
      </w:r>
      <w:r w:rsidR="00013B7A" w:rsidRPr="00903DBA">
        <w:t>s the final code in a com-file, which is executable in 16-bits Windows</w:t>
      </w:r>
      <w:r w:rsidR="00072191" w:rsidRPr="00903DBA">
        <w:t>.</w:t>
      </w:r>
      <w:r w:rsidR="00F6417F" w:rsidRPr="00903DBA">
        <w:t xml:space="preserve"> More specific, the linker has the following tasks:</w:t>
      </w:r>
    </w:p>
    <w:p w14:paraId="4B6D03E2" w14:textId="77777777" w:rsidR="00F6417F" w:rsidRPr="00903DBA" w:rsidRDefault="005064F2" w:rsidP="00477426">
      <w:pPr>
        <w:pStyle w:val="SourceCodeBoxText"/>
        <w:framePr w:wrap="around"/>
      </w:pPr>
      <w:r w:rsidRPr="00903DBA">
        <w:t xml:space="preserve">First we </w:t>
      </w:r>
      <w:r w:rsidR="008B5778" w:rsidRPr="00903DBA">
        <w:t xml:space="preserve">load all function and static variables from all the object files and </w:t>
      </w:r>
      <w:r w:rsidR="00917942" w:rsidRPr="00903DBA">
        <w:t xml:space="preserve">to </w:t>
      </w:r>
      <w:r w:rsidR="008B5778" w:rsidRPr="00903DBA">
        <w:t xml:space="preserve">make sure </w:t>
      </w:r>
      <w:r w:rsidR="006F4B5A" w:rsidRPr="00903DBA">
        <w:t xml:space="preserve">that </w:t>
      </w:r>
      <w:r w:rsidR="008B5778" w:rsidRPr="00903DBA">
        <w:t xml:space="preserve">two elements </w:t>
      </w:r>
      <w:r w:rsidR="00296128" w:rsidRPr="00903DBA">
        <w:t xml:space="preserve">do not </w:t>
      </w:r>
      <w:r w:rsidR="008B5778" w:rsidRPr="00903DBA">
        <w:t>share the same name.</w:t>
      </w:r>
    </w:p>
    <w:p w14:paraId="303AC1FB" w14:textId="77777777" w:rsidR="00296128" w:rsidRPr="00903DBA" w:rsidRDefault="005064F2" w:rsidP="00477426">
      <w:pPr>
        <w:pStyle w:val="SourceCodeBoxText"/>
        <w:framePr w:wrap="around"/>
      </w:pPr>
      <w:r w:rsidRPr="00903DBA">
        <w:t xml:space="preserve">The we </w:t>
      </w:r>
      <w:r w:rsidR="00293565" w:rsidRPr="00903DBA">
        <w:t>i</w:t>
      </w:r>
      <w:r w:rsidR="00296128" w:rsidRPr="00903DBA">
        <w:t xml:space="preserve">dentify the </w:t>
      </w:r>
      <w:r w:rsidR="00296128" w:rsidRPr="00903DBA">
        <w:rPr>
          <w:rStyle w:val="CodeInText"/>
        </w:rPr>
        <w:t>main</w:t>
      </w:r>
      <w:r w:rsidR="00296128" w:rsidRPr="00903DBA">
        <w:t xml:space="preserve"> function and trace all functions and global variables reachable from </w:t>
      </w:r>
      <w:r w:rsidR="00296128" w:rsidRPr="00903DBA">
        <w:rPr>
          <w:rStyle w:val="CodeInText"/>
        </w:rPr>
        <w:t>main</w:t>
      </w:r>
      <w:r w:rsidR="00296128" w:rsidRPr="00903DBA">
        <w:t xml:space="preserve">. All elements not reachable from </w:t>
      </w:r>
      <w:r w:rsidR="00296128" w:rsidRPr="00903DBA">
        <w:rPr>
          <w:rStyle w:val="CodeInText"/>
        </w:rPr>
        <w:t>main</w:t>
      </w:r>
      <w:r w:rsidR="00296128" w:rsidRPr="00903DBA">
        <w:t xml:space="preserve"> are discarded.</w:t>
      </w:r>
    </w:p>
    <w:p w14:paraId="59307B98" w14:textId="77777777" w:rsidR="007B5A8B" w:rsidRPr="00903DBA" w:rsidRDefault="00AE77D6" w:rsidP="00477426">
      <w:pPr>
        <w:pStyle w:val="SourceCodeBoxText"/>
        <w:framePr w:wrap="around"/>
      </w:pPr>
      <w:r w:rsidRPr="00903DBA">
        <w:t xml:space="preserve">For each function or </w:t>
      </w:r>
      <w:r w:rsidR="00B50D7B" w:rsidRPr="00903DBA">
        <w:t>global variable we modifies all accesses, and for each function we modify all calls and return assignments.</w:t>
      </w:r>
    </w:p>
    <w:p w14:paraId="34026603" w14:textId="77777777" w:rsidR="00293565" w:rsidRPr="00903DBA" w:rsidRDefault="00B65949" w:rsidP="00477426">
      <w:pPr>
        <w:pStyle w:val="SourceCodeBoxText"/>
        <w:framePr w:wrap="around"/>
      </w:pPr>
      <w:r w:rsidRPr="00903DBA">
        <w:t xml:space="preserve">Finally, we save the code and data for all elements reachable from </w:t>
      </w:r>
      <w:r w:rsidRPr="00903DBA">
        <w:rPr>
          <w:rStyle w:val="CodeInText"/>
        </w:rPr>
        <w:t>main</w:t>
      </w:r>
      <w:r w:rsidRPr="00903DBA">
        <w:t xml:space="preserve"> in the com-file.</w:t>
      </w:r>
    </w:p>
    <w:p w14:paraId="5B105B3A" w14:textId="77777777" w:rsidR="00D70339" w:rsidRPr="00903DBA" w:rsidRDefault="001B717F" w:rsidP="004E4EB0">
      <w:r w:rsidRPr="00903DBA">
        <w:t>There are several maps:</w:t>
      </w:r>
    </w:p>
    <w:p w14:paraId="1D88AD9E" w14:textId="77777777" w:rsidR="00431169" w:rsidRPr="00903DBA" w:rsidRDefault="00396672" w:rsidP="00477426">
      <w:pPr>
        <w:pStyle w:val="SourceCodeBoxText"/>
        <w:framePr w:wrap="around"/>
      </w:pPr>
      <w:r w:rsidRPr="00903DBA">
        <w:rPr>
          <w:rStyle w:val="CodeInText"/>
        </w:rPr>
        <w:t>m_globalMap</w:t>
      </w:r>
      <w:r w:rsidR="001B717F" w:rsidRPr="00903DBA">
        <w:rPr>
          <w:rStyle w:val="CodeInText"/>
        </w:rPr>
        <w:t>:</w:t>
      </w:r>
      <w:r w:rsidRPr="00903DBA">
        <w:t xml:space="preserve"> </w:t>
      </w:r>
      <w:r w:rsidR="0023128A" w:rsidRPr="00903DBA">
        <w:t>holds all functions and static variables of all object files.</w:t>
      </w:r>
      <w:r w:rsidRPr="00903DBA">
        <w:t xml:space="preserve"> </w:t>
      </w:r>
    </w:p>
    <w:p w14:paraId="1F794F4E" w14:textId="77777777" w:rsidR="00431169" w:rsidRPr="00903DBA" w:rsidRDefault="00396672" w:rsidP="00477426">
      <w:pPr>
        <w:pStyle w:val="SourceCodeBoxText"/>
        <w:framePr w:wrap="around"/>
      </w:pPr>
      <w:r w:rsidRPr="00903DBA">
        <w:rPr>
          <w:rStyle w:val="CodeInText"/>
        </w:rPr>
        <w:t>m_globalList</w:t>
      </w:r>
      <w:r w:rsidR="00431169" w:rsidRPr="00903DBA">
        <w:rPr>
          <w:rStyle w:val="CodeInText"/>
        </w:rPr>
        <w:t>:</w:t>
      </w:r>
      <w:r w:rsidRPr="00903DBA">
        <w:t xml:space="preserve"> holds all </w:t>
      </w:r>
      <w:r w:rsidR="0023128A" w:rsidRPr="00903DBA">
        <w:t>functions and static variables r</w:t>
      </w:r>
      <w:r w:rsidRPr="00903DBA">
        <w:t xml:space="preserve">eachable from </w:t>
      </w:r>
      <w:r w:rsidRPr="00903DBA">
        <w:rPr>
          <w:rStyle w:val="CodeInText"/>
        </w:rPr>
        <w:t>main</w:t>
      </w:r>
      <w:r w:rsidRPr="00903DBA">
        <w:t xml:space="preserve">, where </w:t>
      </w:r>
      <w:r w:rsidRPr="00903DBA">
        <w:rPr>
          <w:rStyle w:val="CodeInText"/>
        </w:rPr>
        <w:t>main</w:t>
      </w:r>
      <w:r w:rsidRPr="00903DBA">
        <w:t xml:space="preserve"> is always placed first.</w:t>
      </w:r>
    </w:p>
    <w:p w14:paraId="0BE43310" w14:textId="77777777" w:rsidR="00431169" w:rsidRPr="00903DBA" w:rsidRDefault="00396672" w:rsidP="00477426">
      <w:pPr>
        <w:pStyle w:val="SourceCodeBoxText"/>
        <w:framePr w:wrap="around"/>
      </w:pPr>
      <w:r w:rsidRPr="00903DBA">
        <w:rPr>
          <w:rStyle w:val="CodeInText"/>
        </w:rPr>
        <w:t>m_addressMap</w:t>
      </w:r>
      <w:r w:rsidRPr="00903DBA">
        <w:t xml:space="preserve"> holds the beginning of </w:t>
      </w:r>
      <w:r w:rsidR="00602D3F" w:rsidRPr="00903DBA">
        <w:t xml:space="preserve">each </w:t>
      </w:r>
      <w:r w:rsidR="0001265B" w:rsidRPr="00903DBA">
        <w:t>function or static variables</w:t>
      </w:r>
      <w:r w:rsidR="00725125" w:rsidRPr="00903DBA">
        <w:t xml:space="preserve"> in the final code.</w:t>
      </w:r>
    </w:p>
    <w:p w14:paraId="4C87AA7A" w14:textId="22288CC3" w:rsidR="00237A20" w:rsidRPr="00903DBA" w:rsidRDefault="004C5083" w:rsidP="00477426">
      <w:pPr>
        <w:pStyle w:val="SourceCodeBoxText"/>
        <w:framePr w:wrap="around"/>
      </w:pPr>
      <w:r w:rsidRPr="00903DBA">
        <w:rPr>
          <w:rStyle w:val="CodeInText"/>
        </w:rPr>
        <w:t>m_entryMap</w:t>
      </w:r>
      <w:r w:rsidRPr="00903DBA">
        <w:t xml:space="preserve"> holds the entry point of each function.</w:t>
      </w:r>
      <w:r w:rsidR="00835721" w:rsidRPr="00903DBA">
        <w:t xml:space="preserve"> As mention in Section </w:t>
      </w:r>
      <w:r w:rsidR="00835721" w:rsidRPr="00903DBA">
        <w:fldChar w:fldCharType="begin"/>
      </w:r>
      <w:r w:rsidR="00835721" w:rsidRPr="00903DBA">
        <w:instrText xml:space="preserve"> REF _Ref419646553 \r \h </w:instrText>
      </w:r>
      <w:r w:rsidR="00835721" w:rsidRPr="00903DBA">
        <w:fldChar w:fldCharType="separate"/>
      </w:r>
      <w:r w:rsidR="005F7BC3" w:rsidRPr="00903DBA">
        <w:t>12.2</w:t>
      </w:r>
      <w:r w:rsidR="00835721" w:rsidRPr="00903DBA">
        <w:fldChar w:fldCharType="end"/>
      </w:r>
      <w:r w:rsidR="00835721" w:rsidRPr="00903DBA">
        <w:t xml:space="preserve">, a function’s start address and its the entry point differs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w:t>
      </w:r>
    </w:p>
    <w:p w14:paraId="0BA3F6F8" w14:textId="1A5FBB4F" w:rsidR="001D1BEE" w:rsidRPr="00903DBA" w:rsidRDefault="001D1BEE" w:rsidP="00666E2F">
      <w:pPr>
        <w:pStyle w:val="CodeHeader"/>
      </w:pPr>
      <w:r w:rsidRPr="00903DBA">
        <w:t>Linker.</w:t>
      </w:r>
      <w:r w:rsidR="00E1579E" w:rsidRPr="00903DBA">
        <w:t>cs</w:t>
      </w:r>
    </w:p>
    <w:p w14:paraId="2A5EB8BD" w14:textId="77777777" w:rsidR="00E1579E" w:rsidRPr="00903DBA" w:rsidRDefault="00E1579E" w:rsidP="00FD0C59">
      <w:pPr>
        <w:pStyle w:val="Code"/>
        <w:rPr>
          <w:highlight w:val="white"/>
        </w:rPr>
      </w:pPr>
      <w:r w:rsidRPr="00903DBA">
        <w:rPr>
          <w:highlight w:val="white"/>
        </w:rPr>
        <w:t>using System;</w:t>
      </w:r>
    </w:p>
    <w:p w14:paraId="0EE1F179" w14:textId="77777777" w:rsidR="00E1579E" w:rsidRPr="00903DBA" w:rsidRDefault="00E1579E" w:rsidP="00FD0C59">
      <w:pPr>
        <w:pStyle w:val="Code"/>
        <w:rPr>
          <w:highlight w:val="white"/>
        </w:rPr>
      </w:pPr>
      <w:r w:rsidRPr="00903DBA">
        <w:rPr>
          <w:highlight w:val="white"/>
        </w:rPr>
        <w:t>using System.IO;</w:t>
      </w:r>
    </w:p>
    <w:p w14:paraId="0CF95506" w14:textId="77777777" w:rsidR="00E1579E" w:rsidRPr="00903DBA" w:rsidRDefault="00E1579E" w:rsidP="00FD0C59">
      <w:pPr>
        <w:pStyle w:val="Code"/>
        <w:rPr>
          <w:highlight w:val="white"/>
        </w:rPr>
      </w:pPr>
      <w:r w:rsidRPr="00903DBA">
        <w:rPr>
          <w:highlight w:val="white"/>
        </w:rPr>
        <w:t>using System.Collections.Generic;</w:t>
      </w:r>
    </w:p>
    <w:p w14:paraId="543F8525" w14:textId="77777777" w:rsidR="00E1579E" w:rsidRPr="00903DBA" w:rsidRDefault="00E1579E" w:rsidP="00FD0C59">
      <w:pPr>
        <w:pStyle w:val="Code"/>
        <w:rPr>
          <w:highlight w:val="white"/>
        </w:rPr>
      </w:pPr>
    </w:p>
    <w:p w14:paraId="23E3BE99" w14:textId="77777777" w:rsidR="00E1579E" w:rsidRPr="00903DBA" w:rsidRDefault="00E1579E" w:rsidP="00FD0C59">
      <w:pPr>
        <w:pStyle w:val="Code"/>
        <w:rPr>
          <w:highlight w:val="white"/>
        </w:rPr>
      </w:pPr>
      <w:r w:rsidRPr="00903DBA">
        <w:rPr>
          <w:highlight w:val="white"/>
        </w:rPr>
        <w:t>namespace CCompiler {</w:t>
      </w:r>
    </w:p>
    <w:p w14:paraId="7313CB78" w14:textId="0530195C" w:rsidR="00E1579E" w:rsidRPr="00903DBA" w:rsidRDefault="00E1579E" w:rsidP="00FD0C59">
      <w:pPr>
        <w:pStyle w:val="Code"/>
        <w:rPr>
          <w:highlight w:val="white"/>
        </w:rPr>
      </w:pPr>
      <w:r w:rsidRPr="00903DBA">
        <w:rPr>
          <w:highlight w:val="white"/>
        </w:rPr>
        <w:t xml:space="preserve">  public class Linker {</w:t>
      </w:r>
    </w:p>
    <w:p w14:paraId="5EB744D1" w14:textId="0CEF0516" w:rsidR="000732E3" w:rsidRPr="00903DBA" w:rsidRDefault="000732E3" w:rsidP="000732E3">
      <w:pPr>
        <w:rPr>
          <w:highlight w:val="white"/>
        </w:rPr>
      </w:pPr>
      <w:r w:rsidRPr="00903DBA">
        <w:rPr>
          <w:highlight w:val="white"/>
        </w:rPr>
        <w:lastRenderedPageBreak/>
        <w:t xml:space="preserve">The </w:t>
      </w:r>
      <w:r w:rsidRPr="00903DBA">
        <w:rPr>
          <w:rStyle w:val="KeyWord0"/>
          <w:highlight w:val="white"/>
        </w:rPr>
        <w:t>m_globalMap</w:t>
      </w:r>
      <w:r w:rsidRPr="00903DBA">
        <w:rPr>
          <w:highlight w:val="white"/>
        </w:rPr>
        <w:t xml:space="preserve"> map </w:t>
      </w:r>
      <w:r w:rsidR="00B03863" w:rsidRPr="00903DBA">
        <w:rPr>
          <w:highlight w:val="white"/>
        </w:rPr>
        <w:t xml:space="preserve">holds all the static symbols of the source code, while </w:t>
      </w:r>
      <w:r w:rsidR="00B03863" w:rsidRPr="00903DBA">
        <w:rPr>
          <w:rStyle w:val="KeyWord0"/>
          <w:highlight w:val="white"/>
        </w:rPr>
        <w:t>m_globalList</w:t>
      </w:r>
      <w:r w:rsidR="00B03863" w:rsidRPr="00903DBA">
        <w:rPr>
          <w:highlight w:val="white"/>
        </w:rPr>
        <w:t xml:space="preserve"> holds only the symbols that are reachable (directly or indirectly) from the </w:t>
      </w:r>
      <w:r w:rsidR="00B03863" w:rsidRPr="00903DBA">
        <w:rPr>
          <w:rStyle w:val="KeyWord0"/>
          <w:highlight w:val="white"/>
        </w:rPr>
        <w:t>main</w:t>
      </w:r>
      <w:r w:rsidR="00B03863" w:rsidRPr="00903DBA">
        <w:rPr>
          <w:highlight w:val="white"/>
        </w:rPr>
        <w:t xml:space="preserve"> function. The final code </w:t>
      </w:r>
      <w:r w:rsidR="008A4F5C" w:rsidRPr="00903DBA">
        <w:rPr>
          <w:highlight w:val="white"/>
        </w:rPr>
        <w:t>is</w:t>
      </w:r>
      <w:r w:rsidR="00B03863" w:rsidRPr="00903DBA">
        <w:rPr>
          <w:highlight w:val="white"/>
        </w:rPr>
        <w:t xml:space="preserve"> generated from the symbols of </w:t>
      </w:r>
      <w:r w:rsidR="00B03863" w:rsidRPr="00903DBA">
        <w:rPr>
          <w:rStyle w:val="KeyWord0"/>
          <w:highlight w:val="white"/>
        </w:rPr>
        <w:t>m_globalList</w:t>
      </w:r>
      <w:r w:rsidR="009A7E19" w:rsidRPr="00903DBA">
        <w:rPr>
          <w:highlight w:val="white"/>
        </w:rPr>
        <w:t>, the other symbols are omitted from the final code.</w:t>
      </w:r>
      <w:r w:rsidR="00B03863" w:rsidRPr="00903DBA">
        <w:rPr>
          <w:highlight w:val="white"/>
        </w:rPr>
        <w:t xml:space="preserve"> </w:t>
      </w:r>
      <w:r w:rsidR="0050618D" w:rsidRPr="00903DBA">
        <w:rPr>
          <w:highlight w:val="white"/>
        </w:rPr>
        <w:t xml:space="preserve">The </w:t>
      </w:r>
      <w:r w:rsidR="0050618D" w:rsidRPr="00903DBA">
        <w:rPr>
          <w:rStyle w:val="KeyWord0"/>
          <w:highlight w:val="white"/>
        </w:rPr>
        <w:t>m_addressMap</w:t>
      </w:r>
      <w:r w:rsidR="0050618D" w:rsidRPr="00903DBA">
        <w:rPr>
          <w:highlight w:val="white"/>
        </w:rPr>
        <w:t xml:space="preserve"> holds the address of each symbol in </w:t>
      </w:r>
      <w:r w:rsidR="0050618D" w:rsidRPr="00903DBA">
        <w:rPr>
          <w:rStyle w:val="KeyWord0"/>
          <w:highlight w:val="white"/>
        </w:rPr>
        <w:t>m_globalList</w:t>
      </w:r>
      <w:r w:rsidR="0050618D" w:rsidRPr="00903DBA">
        <w:rPr>
          <w:highlight w:val="white"/>
        </w:rPr>
        <w:t xml:space="preserve">. </w:t>
      </w:r>
      <w:r w:rsidR="009A7E19" w:rsidRPr="00903DBA">
        <w:rPr>
          <w:highlight w:val="white"/>
        </w:rPr>
        <w:t xml:space="preserve">Finally, </w:t>
      </w:r>
      <w:r w:rsidR="009A7E19" w:rsidRPr="00903DBA">
        <w:rPr>
          <w:rStyle w:val="KeyWord0"/>
          <w:highlight w:val="white"/>
        </w:rPr>
        <w:t>m_totalSize</w:t>
      </w:r>
      <w:r w:rsidR="009A7E19" w:rsidRPr="00903DBA">
        <w:rPr>
          <w:highlight w:val="white"/>
        </w:rPr>
        <w:t xml:space="preserve"> holds the current total size of the symbols of </w:t>
      </w:r>
      <w:r w:rsidR="009A7E19" w:rsidRPr="00903DBA">
        <w:rPr>
          <w:rStyle w:val="KeyWord0"/>
          <w:highlight w:val="white"/>
        </w:rPr>
        <w:t>m_globalList</w:t>
      </w:r>
      <w:r w:rsidR="009A7E19" w:rsidRPr="00903DBA">
        <w:rPr>
          <w:highlight w:val="white"/>
        </w:rPr>
        <w:t xml:space="preserve"> and is used to add the positions of the symbols to </w:t>
      </w:r>
      <w:r w:rsidR="009A7E19" w:rsidRPr="00903DBA">
        <w:rPr>
          <w:rStyle w:val="KeyWord0"/>
          <w:highlight w:val="white"/>
        </w:rPr>
        <w:t>m_addressMap</w:t>
      </w:r>
      <w:r w:rsidR="009A7E19" w:rsidRPr="00903DBA">
        <w:rPr>
          <w:highlight w:val="white"/>
        </w:rPr>
        <w:t>.</w:t>
      </w:r>
    </w:p>
    <w:p w14:paraId="5971BD44" w14:textId="77777777" w:rsidR="00E1579E" w:rsidRPr="00903DBA" w:rsidRDefault="00E1579E" w:rsidP="00FD0C59">
      <w:pPr>
        <w:pStyle w:val="Code"/>
        <w:rPr>
          <w:highlight w:val="white"/>
        </w:rPr>
      </w:pPr>
      <w:r w:rsidRPr="00903DBA">
        <w:rPr>
          <w:highlight w:val="white"/>
        </w:rPr>
        <w:t xml:space="preserve">    private IDictionary&lt;string,StaticSymbolWindows&gt; m_globalMap =</w:t>
      </w:r>
    </w:p>
    <w:p w14:paraId="7B76D183" w14:textId="77777777" w:rsidR="00E1579E" w:rsidRPr="00903DBA" w:rsidRDefault="00E1579E" w:rsidP="00FD0C59">
      <w:pPr>
        <w:pStyle w:val="Code"/>
        <w:rPr>
          <w:highlight w:val="white"/>
        </w:rPr>
      </w:pPr>
      <w:r w:rsidRPr="00903DBA">
        <w:rPr>
          <w:highlight w:val="white"/>
        </w:rPr>
        <w:t xml:space="preserve">      new Dictionary&lt;string,StaticSymbolWindows&gt;();</w:t>
      </w:r>
    </w:p>
    <w:p w14:paraId="18507971" w14:textId="77777777" w:rsidR="00E1579E" w:rsidRPr="00903DBA" w:rsidRDefault="00E1579E" w:rsidP="00FD0C59">
      <w:pPr>
        <w:pStyle w:val="Code"/>
        <w:rPr>
          <w:highlight w:val="white"/>
        </w:rPr>
      </w:pPr>
      <w:r w:rsidRPr="00903DBA">
        <w:rPr>
          <w:highlight w:val="white"/>
        </w:rPr>
        <w:t xml:space="preserve">    private List&lt;StaticSymbolWindows&gt; m_globalList =</w:t>
      </w:r>
    </w:p>
    <w:p w14:paraId="624F986D" w14:textId="77777777" w:rsidR="00E1579E" w:rsidRPr="00903DBA" w:rsidRDefault="00E1579E" w:rsidP="00FD0C59">
      <w:pPr>
        <w:pStyle w:val="Code"/>
        <w:rPr>
          <w:highlight w:val="white"/>
        </w:rPr>
      </w:pPr>
      <w:r w:rsidRPr="00903DBA">
        <w:rPr>
          <w:highlight w:val="white"/>
        </w:rPr>
        <w:t xml:space="preserve">      new List&lt;StaticSymbolWindows&gt;();</w:t>
      </w:r>
    </w:p>
    <w:p w14:paraId="2297662A" w14:textId="77777777" w:rsidR="00E1579E" w:rsidRPr="00903DBA" w:rsidRDefault="00E1579E" w:rsidP="00FD0C59">
      <w:pPr>
        <w:pStyle w:val="Code"/>
        <w:rPr>
          <w:highlight w:val="white"/>
        </w:rPr>
      </w:pPr>
      <w:r w:rsidRPr="00903DBA">
        <w:rPr>
          <w:highlight w:val="white"/>
        </w:rPr>
        <w:t xml:space="preserve">    private IDictionary&lt;string,int&gt; m_addressMap =</w:t>
      </w:r>
    </w:p>
    <w:p w14:paraId="2537278F" w14:textId="77777777" w:rsidR="00E1579E" w:rsidRPr="00903DBA" w:rsidRDefault="00E1579E" w:rsidP="00FD0C59">
      <w:pPr>
        <w:pStyle w:val="Code"/>
        <w:rPr>
          <w:highlight w:val="white"/>
        </w:rPr>
      </w:pPr>
      <w:r w:rsidRPr="00903DBA">
        <w:rPr>
          <w:highlight w:val="white"/>
        </w:rPr>
        <w:t xml:space="preserve">      new Dictionary&lt;string,int&gt;();</w:t>
      </w:r>
    </w:p>
    <w:p w14:paraId="4FF56BAB" w14:textId="77777777" w:rsidR="00E1579E" w:rsidRPr="00903DBA" w:rsidRDefault="00E1579E" w:rsidP="00FD0C59">
      <w:pPr>
        <w:pStyle w:val="Code"/>
        <w:rPr>
          <w:highlight w:val="white"/>
        </w:rPr>
      </w:pPr>
      <w:r w:rsidRPr="00903DBA">
        <w:rPr>
          <w:highlight w:val="white"/>
        </w:rPr>
        <w:t xml:space="preserve">    private int m_totalSize = 256;</w:t>
      </w:r>
    </w:p>
    <w:p w14:paraId="15306D58" w14:textId="09FE55AA" w:rsidR="00E1579E" w:rsidRPr="00903DBA" w:rsidRDefault="007A1CC9" w:rsidP="007A1CC9">
      <w:pPr>
        <w:rPr>
          <w:highlight w:val="white"/>
        </w:rPr>
      </w:pPr>
      <w:r w:rsidRPr="00903DBA">
        <w:rPr>
          <w:highlight w:val="white"/>
        </w:rPr>
        <w:t xml:space="preserve">The </w:t>
      </w:r>
      <w:r w:rsidRPr="00903DBA">
        <w:rPr>
          <w:rStyle w:val="KeyWord0"/>
          <w:highlight w:val="white"/>
        </w:rPr>
        <w:t>Add</w:t>
      </w:r>
      <w:r w:rsidRPr="00903DBA">
        <w:rPr>
          <w:highlight w:val="white"/>
        </w:rPr>
        <w:t xml:space="preserve"> method is called for each static symbol of the source code.</w:t>
      </w:r>
      <w:r w:rsidR="00E53C08" w:rsidRPr="00903DBA">
        <w:rPr>
          <w:highlight w:val="white"/>
        </w:rPr>
        <w:t xml:space="preserve"> If two symbols have the same unique name</w:t>
      </w:r>
      <w:r w:rsidR="00055201" w:rsidRPr="00903DBA">
        <w:rPr>
          <w:highlight w:val="white"/>
        </w:rPr>
        <w:t>, that does not end with the number identification character (‘#’), we have two symbols with external linkage, which is not allowed. However,</w:t>
      </w:r>
      <w:r w:rsidR="002F57B1" w:rsidRPr="00903DBA">
        <w:rPr>
          <w:highlight w:val="white"/>
        </w:rPr>
        <w:t xml:space="preserve"> if the name ends with the </w:t>
      </w:r>
      <w:r w:rsidR="003D7A51" w:rsidRPr="00903DBA">
        <w:rPr>
          <w:highlight w:val="white"/>
        </w:rPr>
        <w:t>identification</w:t>
      </w:r>
      <w:r w:rsidR="002F57B1" w:rsidRPr="00903DBA">
        <w:rPr>
          <w:highlight w:val="white"/>
        </w:rPr>
        <w:t xml:space="preserve"> character, it only means that two numerical constants with the same value is present in two different files, with is allowed. We simply </w:t>
      </w:r>
      <w:r w:rsidR="003D7A51" w:rsidRPr="00903DBA">
        <w:rPr>
          <w:highlight w:val="white"/>
        </w:rPr>
        <w:t>refrain from adding the second symbol to the map.</w:t>
      </w:r>
      <w:r w:rsidR="002F57B1" w:rsidRPr="00903DBA">
        <w:rPr>
          <w:highlight w:val="white"/>
        </w:rPr>
        <w:t xml:space="preserve"> </w:t>
      </w:r>
    </w:p>
    <w:p w14:paraId="7DDF83DC" w14:textId="77777777" w:rsidR="00E1579E" w:rsidRPr="00903DBA" w:rsidRDefault="00E1579E" w:rsidP="00FD0C59">
      <w:pPr>
        <w:pStyle w:val="Code"/>
        <w:rPr>
          <w:highlight w:val="white"/>
        </w:rPr>
      </w:pPr>
      <w:r w:rsidRPr="00903DBA">
        <w:rPr>
          <w:highlight w:val="white"/>
        </w:rPr>
        <w:t xml:space="preserve">    public void Add(StaticSymbolWindows staticSymbol) {</w:t>
      </w:r>
    </w:p>
    <w:p w14:paraId="02D28649" w14:textId="77777777" w:rsidR="00E1579E" w:rsidRPr="00903DBA" w:rsidRDefault="00E1579E" w:rsidP="00FD0C59">
      <w:pPr>
        <w:pStyle w:val="Code"/>
        <w:rPr>
          <w:highlight w:val="white"/>
        </w:rPr>
      </w:pPr>
      <w:r w:rsidRPr="00903DBA">
        <w:rPr>
          <w:highlight w:val="white"/>
        </w:rPr>
        <w:t xml:space="preserve">      string uniqueName = staticSymbol.UniqueName;</w:t>
      </w:r>
    </w:p>
    <w:p w14:paraId="61765FA1" w14:textId="77777777" w:rsidR="00E1579E" w:rsidRPr="00903DBA" w:rsidRDefault="00E1579E" w:rsidP="00FD0C59">
      <w:pPr>
        <w:pStyle w:val="Code"/>
        <w:rPr>
          <w:highlight w:val="white"/>
        </w:rPr>
      </w:pPr>
    </w:p>
    <w:p w14:paraId="153F9DC7" w14:textId="77777777" w:rsidR="00E1579E" w:rsidRPr="00903DBA" w:rsidRDefault="00E1579E" w:rsidP="00FD0C59">
      <w:pPr>
        <w:pStyle w:val="Code"/>
        <w:rPr>
          <w:highlight w:val="white"/>
        </w:rPr>
      </w:pPr>
      <w:r w:rsidRPr="00903DBA">
        <w:rPr>
          <w:highlight w:val="white"/>
        </w:rPr>
        <w:t xml:space="preserve">      if (!m_globalMap.ContainsKey(uniqueName)) {</w:t>
      </w:r>
    </w:p>
    <w:p w14:paraId="44949031" w14:textId="77777777" w:rsidR="00E1579E" w:rsidRPr="00903DBA" w:rsidRDefault="00E1579E" w:rsidP="00FD0C59">
      <w:pPr>
        <w:pStyle w:val="Code"/>
        <w:rPr>
          <w:highlight w:val="white"/>
        </w:rPr>
      </w:pPr>
      <w:r w:rsidRPr="00903DBA">
        <w:rPr>
          <w:highlight w:val="white"/>
        </w:rPr>
        <w:t xml:space="preserve">        m_globalMap.Add(uniqueName, staticSymbol);</w:t>
      </w:r>
    </w:p>
    <w:p w14:paraId="126C8AC9" w14:textId="77777777" w:rsidR="00E1579E" w:rsidRPr="00903DBA" w:rsidRDefault="00E1579E" w:rsidP="00FD0C59">
      <w:pPr>
        <w:pStyle w:val="Code"/>
        <w:rPr>
          <w:highlight w:val="white"/>
        </w:rPr>
      </w:pPr>
      <w:r w:rsidRPr="00903DBA">
        <w:rPr>
          <w:highlight w:val="white"/>
        </w:rPr>
        <w:t xml:space="preserve">      }</w:t>
      </w:r>
    </w:p>
    <w:p w14:paraId="6914F278" w14:textId="77777777" w:rsidR="00E1579E" w:rsidRPr="00903DBA" w:rsidRDefault="00E1579E" w:rsidP="00FD0C59">
      <w:pPr>
        <w:pStyle w:val="Code"/>
        <w:rPr>
          <w:highlight w:val="white"/>
        </w:rPr>
      </w:pPr>
      <w:r w:rsidRPr="00903DBA">
        <w:rPr>
          <w:highlight w:val="white"/>
        </w:rPr>
        <w:t xml:space="preserve">      else {</w:t>
      </w:r>
    </w:p>
    <w:p w14:paraId="63A6E14C" w14:textId="77777777" w:rsidR="00E1579E" w:rsidRPr="00903DBA" w:rsidRDefault="00E1579E" w:rsidP="00FD0C59">
      <w:pPr>
        <w:pStyle w:val="Code"/>
        <w:rPr>
          <w:highlight w:val="white"/>
        </w:rPr>
      </w:pPr>
      <w:r w:rsidRPr="00903DBA">
        <w:rPr>
          <w:highlight w:val="white"/>
        </w:rPr>
        <w:t xml:space="preserve">        Assert.Error(uniqueName.EndsWith(Symbol.NumberId),</w:t>
      </w:r>
    </w:p>
    <w:p w14:paraId="141E1C8B" w14:textId="77777777" w:rsidR="00E1579E" w:rsidRPr="00903DBA" w:rsidRDefault="00E1579E" w:rsidP="00FD0C59">
      <w:pPr>
        <w:pStyle w:val="Code"/>
        <w:rPr>
          <w:highlight w:val="white"/>
        </w:rPr>
      </w:pPr>
      <w:r w:rsidRPr="00903DBA">
        <w:rPr>
          <w:highlight w:val="white"/>
        </w:rPr>
        <w:t xml:space="preserve">                     SimpleName(uniqueName), Message.Duplicate_global_name);</w:t>
      </w:r>
    </w:p>
    <w:p w14:paraId="6239C49B" w14:textId="77777777" w:rsidR="00E1579E" w:rsidRPr="00903DBA" w:rsidRDefault="00E1579E" w:rsidP="00FD0C59">
      <w:pPr>
        <w:pStyle w:val="Code"/>
        <w:rPr>
          <w:highlight w:val="white"/>
        </w:rPr>
      </w:pPr>
      <w:r w:rsidRPr="00903DBA">
        <w:rPr>
          <w:highlight w:val="white"/>
        </w:rPr>
        <w:t xml:space="preserve">      }</w:t>
      </w:r>
    </w:p>
    <w:p w14:paraId="1B3E3916" w14:textId="2DC377D8" w:rsidR="00E440D4" w:rsidRPr="00903DBA" w:rsidRDefault="00E1579E" w:rsidP="00E440D4">
      <w:pPr>
        <w:pStyle w:val="Code"/>
        <w:rPr>
          <w:highlight w:val="white"/>
        </w:rPr>
      </w:pPr>
      <w:r w:rsidRPr="00903DBA">
        <w:rPr>
          <w:highlight w:val="white"/>
        </w:rPr>
        <w:t xml:space="preserve">    }</w:t>
      </w:r>
      <w:bookmarkStart w:id="490" w:name="_Hlk48420241"/>
    </w:p>
    <w:p w14:paraId="58D689F6" w14:textId="77777777" w:rsidR="003475AA" w:rsidRPr="00903DBA" w:rsidRDefault="003D7A51" w:rsidP="003475AA">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writes the final executable code to the target file.</w:t>
      </w:r>
      <w:r w:rsidR="003F1CD8" w:rsidRPr="00903DBA">
        <w:rPr>
          <w:highlight w:val="white"/>
        </w:rPr>
        <w:t xml:space="preserve"> Its task is to identify the symbols reachable from the </w:t>
      </w:r>
      <w:r w:rsidR="003F1CD8" w:rsidRPr="00903DBA">
        <w:rPr>
          <w:rStyle w:val="KeyWord0"/>
          <w:highlight w:val="white"/>
        </w:rPr>
        <w:t>main</w:t>
      </w:r>
      <w:r w:rsidR="003F1CD8" w:rsidRPr="00903DBA">
        <w:rPr>
          <w:highlight w:val="white"/>
        </w:rPr>
        <w:t xml:space="preserve"> function, and to replace the names of accessed symbols with called functions with proper addresses as well as to replace the function returns addresses with proper addresses. </w:t>
      </w:r>
      <w:r w:rsidR="003475AA" w:rsidRPr="00903DBA">
        <w:rPr>
          <w:highlight w:val="white"/>
        </w:rPr>
        <w:t xml:space="preserve">However, we need to start by including the code for the initialization execution code and, optionally, the code for handling the command line arguments. </w:t>
      </w:r>
    </w:p>
    <w:p w14:paraId="3450D47B" w14:textId="77777777" w:rsidR="00E1579E" w:rsidRPr="00903DBA" w:rsidRDefault="00E1579E" w:rsidP="00A1282B">
      <w:pPr>
        <w:pStyle w:val="Code"/>
        <w:rPr>
          <w:highlight w:val="white"/>
        </w:rPr>
      </w:pPr>
      <w:r w:rsidRPr="00903DBA">
        <w:rPr>
          <w:highlight w:val="white"/>
        </w:rPr>
        <w:t xml:space="preserve">    public void Generate(FileInfo targetFile) {</w:t>
      </w:r>
    </w:p>
    <w:bookmarkEnd w:id="490"/>
    <w:p w14:paraId="4046E1C2" w14:textId="29F087D2" w:rsidR="003475AA" w:rsidRPr="00903DBA" w:rsidRDefault="003475AA" w:rsidP="003475AA">
      <w:pPr>
        <w:rPr>
          <w:highlight w:val="white"/>
        </w:rPr>
      </w:pPr>
      <w:r w:rsidRPr="00903DBA">
        <w:rPr>
          <w:highlight w:val="white"/>
        </w:rPr>
        <w:t xml:space="preserve">The code for initialization shall </w:t>
      </w:r>
      <w:r w:rsidR="00605CA1" w:rsidRPr="00903DBA">
        <w:rPr>
          <w:highlight w:val="white"/>
        </w:rPr>
        <w:t xml:space="preserve">be added to the code at the beginning, before the </w:t>
      </w:r>
      <w:r w:rsidR="00605CA1" w:rsidRPr="00903DBA">
        <w:rPr>
          <w:rStyle w:val="KeyWord0"/>
          <w:highlight w:val="white"/>
        </w:rPr>
        <w:t>main</w:t>
      </w:r>
      <w:r w:rsidR="00605CA1" w:rsidRPr="00903DBA">
        <w:rPr>
          <w:highlight w:val="white"/>
        </w:rPr>
        <w:t xml:space="preserve"> function</w:t>
      </w:r>
    </w:p>
    <w:p w14:paraId="71B7A591" w14:textId="425B3682"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initializerInfo =</w:t>
      </w:r>
    </w:p>
    <w:p w14:paraId="01DE73C2" w14:textId="33C5A454" w:rsidR="00E1579E" w:rsidRPr="00903DBA" w:rsidRDefault="00FD0C59" w:rsidP="00FD0C59">
      <w:pPr>
        <w:pStyle w:val="Code"/>
        <w:rPr>
          <w:highlight w:val="white"/>
        </w:rPr>
      </w:pPr>
      <w:r w:rsidRPr="00903DBA">
        <w:rPr>
          <w:highlight w:val="white"/>
        </w:rPr>
        <w:t xml:space="preserve">       </w:t>
      </w:r>
      <w:r w:rsidR="00E1579E" w:rsidRPr="00903DBA">
        <w:rPr>
          <w:highlight w:val="white"/>
        </w:rPr>
        <w:t xml:space="preserve"> </w:t>
      </w:r>
      <w:r w:rsidR="00551CC2" w:rsidRPr="00903DBA">
        <w:rPr>
          <w:highlight w:val="white"/>
        </w:rPr>
        <w:t xml:space="preserve">  </w:t>
      </w:r>
      <w:r w:rsidR="00E1579E" w:rsidRPr="00903DBA">
        <w:rPr>
          <w:highlight w:val="white"/>
        </w:rPr>
        <w:t>m_globalMap[AssemblyCodeGenerator.InitializerName];</w:t>
      </w:r>
    </w:p>
    <w:p w14:paraId="4E0B8DDA" w14:textId="243D1FA0"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m_globalList.Add(initializerInfo);</w:t>
      </w:r>
    </w:p>
    <w:p w14:paraId="2C4DBCC4" w14:textId="1E07F57D"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initializerInfo.ByteList.Count;</w:t>
      </w:r>
    </w:p>
    <w:p w14:paraId="3D4F6A25" w14:textId="641E8ECF"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m_addressMap.Add(AssemblyCodeGenerator.InitializerName, 0);</w:t>
      </w:r>
    </w:p>
    <w:p w14:paraId="2AA7D719" w14:textId="1D080E7C"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59206770" w14:textId="660C9CDC" w:rsidR="00551CC2" w:rsidRPr="00903DBA" w:rsidRDefault="009709E9" w:rsidP="009144DE">
      <w:pPr>
        <w:rPr>
          <w:highlight w:val="white"/>
        </w:rPr>
      </w:pPr>
      <w:r w:rsidRPr="00903DBA">
        <w:rPr>
          <w:highlight w:val="white"/>
        </w:rPr>
        <w:t xml:space="preserve">In case of command line arguments, we add </w:t>
      </w:r>
      <w:r w:rsidR="009144DE" w:rsidRPr="00903DBA">
        <w:rPr>
          <w:highlight w:val="white"/>
        </w:rPr>
        <w:t>its symbol</w:t>
      </w:r>
      <w:r w:rsidR="00EB6159" w:rsidRPr="00903DBA">
        <w:rPr>
          <w:highlight w:val="white"/>
        </w:rPr>
        <w:t xml:space="preserve"> after the initialization code symbol and before the </w:t>
      </w:r>
      <w:r w:rsidR="00EB6159" w:rsidRPr="00903DBA">
        <w:rPr>
          <w:rStyle w:val="KeyWord0"/>
          <w:highlight w:val="white"/>
        </w:rPr>
        <w:t>main</w:t>
      </w:r>
      <w:r w:rsidR="00EB6159" w:rsidRPr="00903DBA">
        <w:rPr>
          <w:highlight w:val="white"/>
        </w:rPr>
        <w:t xml:space="preserve"> function code.</w:t>
      </w:r>
    </w:p>
    <w:p w14:paraId="03F3A2C4" w14:textId="77777777" w:rsidR="00E1579E" w:rsidRPr="00903DBA" w:rsidRDefault="00E1579E" w:rsidP="00FD0C59">
      <w:pPr>
        <w:pStyle w:val="Code"/>
        <w:rPr>
          <w:highlight w:val="white"/>
        </w:rPr>
      </w:pPr>
      <w:r w:rsidRPr="00903DBA">
        <w:rPr>
          <w:highlight w:val="white"/>
        </w:rPr>
        <w:t xml:space="preserve">      StaticSymbolWindows pathNameSymbol = null;</w:t>
      </w:r>
    </w:p>
    <w:p w14:paraId="34B7F406" w14:textId="77777777" w:rsidR="00E1579E" w:rsidRPr="00903DBA" w:rsidRDefault="00E1579E" w:rsidP="00FD0C59">
      <w:pPr>
        <w:pStyle w:val="Code"/>
        <w:rPr>
          <w:highlight w:val="white"/>
        </w:rPr>
      </w:pPr>
      <w:r w:rsidRPr="00903DBA">
        <w:rPr>
          <w:highlight w:val="white"/>
        </w:rPr>
        <w:t xml:space="preserve">      if (m_globalMap.ContainsKey(AssemblyCodeGenerator.ArgsName)) {</w:t>
      </w:r>
    </w:p>
    <w:p w14:paraId="1E025CF9" w14:textId="470C75B6"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argsInfo =</w:t>
      </w:r>
    </w:p>
    <w:p w14:paraId="10195436" w14:textId="34EC18A4" w:rsidR="00E1579E" w:rsidRPr="00903DBA" w:rsidRDefault="00551CC2" w:rsidP="00FD0C59">
      <w:pPr>
        <w:pStyle w:val="Code"/>
        <w:rPr>
          <w:highlight w:val="white"/>
        </w:rPr>
      </w:pPr>
      <w:r w:rsidRPr="00903DBA">
        <w:rPr>
          <w:highlight w:val="white"/>
        </w:rPr>
        <w:t xml:space="preserve">  </w:t>
      </w:r>
      <w:r w:rsidR="00FD0C59" w:rsidRPr="00903DBA">
        <w:rPr>
          <w:highlight w:val="white"/>
        </w:rPr>
        <w:t xml:space="preserve">         </w:t>
      </w:r>
      <w:r w:rsidR="00E1579E" w:rsidRPr="00903DBA">
        <w:rPr>
          <w:highlight w:val="white"/>
        </w:rPr>
        <w:t xml:space="preserve"> m_globalMap[AssemblyCodeGenerator.ArgsName];</w:t>
      </w:r>
    </w:p>
    <w:p w14:paraId="36C060C7" w14:textId="4711A18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m_globalList.Add(argsInfo);</w:t>
      </w:r>
    </w:p>
    <w:p w14:paraId="0D4D7EE0" w14:textId="504F4C38" w:rsidR="00E1579E" w:rsidRPr="00903DBA" w:rsidRDefault="00E1579E" w:rsidP="00FD0C59">
      <w:pPr>
        <w:pStyle w:val="Code"/>
        <w:rPr>
          <w:highlight w:val="white"/>
        </w:rPr>
      </w:pPr>
      <w:r w:rsidRPr="00903DBA">
        <w:rPr>
          <w:highlight w:val="white"/>
        </w:rPr>
        <w:lastRenderedPageBreak/>
        <w:t xml:space="preserve">    </w:t>
      </w:r>
      <w:r w:rsidR="00551CC2" w:rsidRPr="00903DBA">
        <w:rPr>
          <w:highlight w:val="white"/>
        </w:rPr>
        <w:t xml:space="preserve">  </w:t>
      </w:r>
      <w:r w:rsidRPr="00903DBA">
        <w:rPr>
          <w:highlight w:val="white"/>
        </w:rPr>
        <w:t xml:space="preserve">    m_totalSize += argsInfo.ByteList.Count;</w:t>
      </w:r>
    </w:p>
    <w:p w14:paraId="7108FCE9" w14:textId="67BCBEF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m_addressMap.Add(AssemblyCodeGenerator.ArgsName, 0);</w:t>
      </w:r>
    </w:p>
    <w:p w14:paraId="00DB76ED" w14:textId="75986F41"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73F0FB15" w14:textId="244DDD45" w:rsidR="00551CC2" w:rsidRPr="00903DBA" w:rsidRDefault="00EB6159" w:rsidP="00605CA1">
      <w:pPr>
        <w:rPr>
          <w:highlight w:val="white"/>
        </w:rPr>
      </w:pPr>
      <w:r w:rsidRPr="00903DBA">
        <w:rPr>
          <w:highlight w:val="white"/>
        </w:rPr>
        <w:t xml:space="preserve">We </w:t>
      </w:r>
      <w:r w:rsidR="00605CA1" w:rsidRPr="00903DBA">
        <w:rPr>
          <w:highlight w:val="white"/>
        </w:rPr>
        <w:t>also need to add the path name of final executable file.</w:t>
      </w:r>
    </w:p>
    <w:p w14:paraId="7E6E145F" w14:textId="0CB2F9A1"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List&lt;byte&gt; byteList = new List&lt;byte&gt;();</w:t>
      </w:r>
    </w:p>
    <w:p w14:paraId="60107C25" w14:textId="4FE8C148"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IDictionary&lt;int, string&gt; accessMap = new Dictionary&lt;int, string&gt;();</w:t>
      </w:r>
    </w:p>
    <w:p w14:paraId="2CA5924D" w14:textId="096E3A58"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pathNameSymbol = (StaticSymbolWindows)</w:t>
      </w:r>
    </w:p>
    <w:p w14:paraId="574149EE" w14:textId="5BCE0E7A" w:rsidR="00FD0C59"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ConstantExpression.Value(AssemblyCodeGenerator.PathName,</w:t>
      </w:r>
    </w:p>
    <w:p w14:paraId="73777194" w14:textId="3FAF1EFA" w:rsidR="00E1579E"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Type.StringType, </w:t>
      </w:r>
      <w:r w:rsidR="00724315" w:rsidRPr="00903DBA">
        <w:rPr>
          <w:highlight w:val="white"/>
        </w:rPr>
        <w:t>targetFile.FullName</w:t>
      </w:r>
      <w:r w:rsidR="00E1579E" w:rsidRPr="00903DBA">
        <w:rPr>
          <w:highlight w:val="white"/>
        </w:rPr>
        <w:t>);</w:t>
      </w:r>
    </w:p>
    <w:p w14:paraId="484D2850" w14:textId="585E3EF6" w:rsidR="00E1579E" w:rsidRPr="00903DBA" w:rsidRDefault="00E1579E"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m_globalMap.Add(AssemblyCodeGenerator.PathName, pathNameSymbol);</w:t>
      </w:r>
    </w:p>
    <w:p w14:paraId="32A23C88" w14:textId="2E07F9B9" w:rsidR="00551CC2" w:rsidRPr="00903DBA" w:rsidRDefault="00551CC2" w:rsidP="00724315">
      <w:pPr>
        <w:pStyle w:val="Code"/>
        <w:rPr>
          <w:highlight w:val="white"/>
        </w:rPr>
      </w:pPr>
      <w:r w:rsidRPr="00903DBA">
        <w:rPr>
          <w:highlight w:val="white"/>
        </w:rPr>
        <w:t xml:space="preserve">        }</w:t>
      </w:r>
    </w:p>
    <w:p w14:paraId="53104E1E" w14:textId="77777777" w:rsidR="00E1579E" w:rsidRPr="00903DBA" w:rsidRDefault="00E1579E" w:rsidP="00FD0C59">
      <w:pPr>
        <w:pStyle w:val="Code"/>
        <w:rPr>
          <w:highlight w:val="white"/>
        </w:rPr>
      </w:pPr>
      <w:r w:rsidRPr="00903DBA">
        <w:rPr>
          <w:highlight w:val="white"/>
        </w:rPr>
        <w:t xml:space="preserve">      }</w:t>
      </w:r>
    </w:p>
    <w:p w14:paraId="3391B28F" w14:textId="717A557B" w:rsidR="00E1579E" w:rsidRPr="00903DBA" w:rsidRDefault="00785D68" w:rsidP="00EB6159">
      <w:pPr>
        <w:rPr>
          <w:highlight w:val="white"/>
        </w:rPr>
      </w:pPr>
      <w:r w:rsidRPr="00903DBA">
        <w:rPr>
          <w:highlight w:val="white"/>
        </w:rPr>
        <w:t>W</w:t>
      </w:r>
      <w:r w:rsidR="00EB6159" w:rsidRPr="00903DBA">
        <w:rPr>
          <w:highlight w:val="white"/>
        </w:rPr>
        <w:t>e look up the main function symbol and report an error if it is not present. I</w:t>
      </w:r>
      <w:r w:rsidR="009D7007" w:rsidRPr="00903DBA">
        <w:rPr>
          <w:highlight w:val="white"/>
        </w:rPr>
        <w:t>f</w:t>
      </w:r>
      <w:r w:rsidR="00EB6159" w:rsidRPr="00903DBA">
        <w:rPr>
          <w:highlight w:val="white"/>
        </w:rPr>
        <w:t xml:space="preserve"> it is present</w:t>
      </w:r>
      <w:r w:rsidR="009D7007" w:rsidRPr="00903DBA">
        <w:rPr>
          <w:highlight w:val="white"/>
        </w:rPr>
        <w:t>,</w:t>
      </w:r>
      <w:r w:rsidR="00EB6159" w:rsidRPr="00903DBA">
        <w:rPr>
          <w:highlight w:val="white"/>
        </w:rPr>
        <w:t xml:space="preserve"> we add it after the </w:t>
      </w:r>
      <w:r w:rsidR="009D7007" w:rsidRPr="00903DBA">
        <w:rPr>
          <w:highlight w:val="white"/>
        </w:rPr>
        <w:t>initiation symbol and potential command line symbol.</w:t>
      </w:r>
      <w:r w:rsidRPr="00903DBA">
        <w:rPr>
          <w:highlight w:val="white"/>
        </w:rPr>
        <w:t xml:space="preserve"> Then we call </w:t>
      </w:r>
      <w:r w:rsidRPr="00903DBA">
        <w:rPr>
          <w:rStyle w:val="KeyWord0"/>
          <w:highlight w:val="white"/>
        </w:rPr>
        <w:t>GenerateTrace</w:t>
      </w:r>
      <w:r w:rsidRPr="00903DBA">
        <w:rPr>
          <w:highlight w:val="white"/>
        </w:rPr>
        <w:t xml:space="preserve">, which traces all symbols reachable from the main function, and adds them to </w:t>
      </w:r>
      <w:r w:rsidRPr="00903DBA">
        <w:rPr>
          <w:rStyle w:val="KeyWord0"/>
          <w:highlight w:val="white"/>
        </w:rPr>
        <w:t>m_globalList</w:t>
      </w:r>
      <w:r w:rsidRPr="00903DBA">
        <w:rPr>
          <w:highlight w:val="white"/>
        </w:rPr>
        <w:t xml:space="preserve"> and </w:t>
      </w:r>
      <w:r w:rsidRPr="00903DBA">
        <w:rPr>
          <w:rStyle w:val="KeyWord0"/>
          <w:highlight w:val="white"/>
        </w:rPr>
        <w:t>m_addressMap</w:t>
      </w:r>
      <w:r w:rsidRPr="00903DBA">
        <w:rPr>
          <w:highlight w:val="white"/>
        </w:rPr>
        <w:t>.</w:t>
      </w:r>
    </w:p>
    <w:p w14:paraId="777BF3BC" w14:textId="77777777" w:rsidR="00E1579E" w:rsidRPr="00903DBA" w:rsidRDefault="00E1579E" w:rsidP="00FD0C59">
      <w:pPr>
        <w:pStyle w:val="Code"/>
        <w:rPr>
          <w:highlight w:val="white"/>
        </w:rPr>
      </w:pPr>
      <w:r w:rsidRPr="00903DBA">
        <w:rPr>
          <w:highlight w:val="white"/>
        </w:rPr>
        <w:t xml:space="preserve">      StaticSymbolWindows mainInfo;</w:t>
      </w:r>
    </w:p>
    <w:p w14:paraId="1199ED20" w14:textId="77777777" w:rsidR="00034B05" w:rsidRPr="00903DBA" w:rsidRDefault="00E1579E" w:rsidP="00FD0C59">
      <w:pPr>
        <w:pStyle w:val="Code"/>
        <w:rPr>
          <w:highlight w:val="white"/>
        </w:rPr>
      </w:pPr>
      <w:r w:rsidRPr="00903DBA">
        <w:rPr>
          <w:highlight w:val="white"/>
        </w:rPr>
        <w:t xml:space="preserve">      Assert.Error(m_globalMap.TryGetValue(AssemblyCodeGenerator.MainName,</w:t>
      </w:r>
    </w:p>
    <w:p w14:paraId="4BA169E6" w14:textId="77777777" w:rsidR="00034B05" w:rsidRPr="00903DBA" w:rsidRDefault="00034B05" w:rsidP="00FD0C59">
      <w:pPr>
        <w:pStyle w:val="Code"/>
        <w:rPr>
          <w:highlight w:val="white"/>
        </w:rPr>
      </w:pPr>
      <w:r w:rsidRPr="00903DBA">
        <w:rPr>
          <w:highlight w:val="white"/>
        </w:rPr>
        <w:t xml:space="preserve">                  </w:t>
      </w:r>
      <w:r w:rsidR="00E1579E" w:rsidRPr="00903DBA">
        <w:rPr>
          <w:highlight w:val="white"/>
        </w:rPr>
        <w:t xml:space="preserve"> out mainInfo),</w:t>
      </w:r>
      <w:r w:rsidRPr="00903DBA">
        <w:rPr>
          <w:highlight w:val="white"/>
        </w:rPr>
        <w:t xml:space="preserve"> </w:t>
      </w:r>
      <w:r w:rsidR="00E1579E" w:rsidRPr="00903DBA">
        <w:rPr>
          <w:highlight w:val="white"/>
        </w:rPr>
        <w:t>"non-static main",</w:t>
      </w:r>
    </w:p>
    <w:p w14:paraId="328447A2" w14:textId="2A2DD9C8"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Message.Function_missing);</w:t>
      </w:r>
    </w:p>
    <w:p w14:paraId="17BCE9D2" w14:textId="77777777" w:rsidR="00E1579E" w:rsidRPr="00903DBA" w:rsidRDefault="00E1579E" w:rsidP="00FD0C59">
      <w:pPr>
        <w:pStyle w:val="Code"/>
        <w:rPr>
          <w:highlight w:val="white"/>
        </w:rPr>
      </w:pPr>
      <w:r w:rsidRPr="00903DBA">
        <w:rPr>
          <w:highlight w:val="white"/>
        </w:rPr>
        <w:t xml:space="preserve">      GenerateTrace(mainInfo);</w:t>
      </w:r>
    </w:p>
    <w:p w14:paraId="4562DA35" w14:textId="1FA9CECB" w:rsidR="00E1579E" w:rsidRPr="00903DBA" w:rsidRDefault="009D7007" w:rsidP="009D7007">
      <w:pPr>
        <w:rPr>
          <w:highlight w:val="white"/>
        </w:rPr>
      </w:pPr>
      <w:r w:rsidRPr="00903DBA">
        <w:rPr>
          <w:highlight w:val="white"/>
        </w:rPr>
        <w:t>In case of comman</w:t>
      </w:r>
      <w:r w:rsidR="00AF13F6" w:rsidRPr="00903DBA">
        <w:rPr>
          <w:highlight w:val="white"/>
        </w:rPr>
        <w:t>d</w:t>
      </w:r>
      <w:r w:rsidRPr="00903DBA">
        <w:rPr>
          <w:highlight w:val="white"/>
        </w:rPr>
        <w:t xml:space="preserve"> line arguments</w:t>
      </w:r>
      <w:r w:rsidR="00AF13F6" w:rsidRPr="00903DBA">
        <w:rPr>
          <w:highlight w:val="white"/>
        </w:rPr>
        <w:t xml:space="preserve">, </w:t>
      </w:r>
      <w:r w:rsidR="00785D68" w:rsidRPr="00903DBA">
        <w:rPr>
          <w:highlight w:val="white"/>
        </w:rPr>
        <w:t xml:space="preserve">we add </w:t>
      </w:r>
      <w:r w:rsidR="00FA3AE3" w:rsidRPr="00903DBA">
        <w:rPr>
          <w:highlight w:val="white"/>
        </w:rPr>
        <w:t xml:space="preserve">the symbol for the executable file path name to </w:t>
      </w:r>
      <w:r w:rsidR="00FA3AE3" w:rsidRPr="00903DBA">
        <w:rPr>
          <w:rStyle w:val="KeyWord0"/>
          <w:highlight w:val="white"/>
        </w:rPr>
        <w:t>m_globalList</w:t>
      </w:r>
      <w:r w:rsidR="00FA3AE3" w:rsidRPr="00903DBA">
        <w:rPr>
          <w:highlight w:val="white"/>
        </w:rPr>
        <w:t xml:space="preserve"> and </w:t>
      </w:r>
      <w:r w:rsidR="00FA3AE3" w:rsidRPr="00903DBA">
        <w:rPr>
          <w:rStyle w:val="KeyWord0"/>
          <w:highlight w:val="white"/>
        </w:rPr>
        <w:t>m_addressMap</w:t>
      </w:r>
      <w:r w:rsidR="00FA3AE3" w:rsidRPr="00903DBA">
        <w:rPr>
          <w:highlight w:val="white"/>
        </w:rPr>
        <w:t>.</w:t>
      </w:r>
    </w:p>
    <w:p w14:paraId="7C59F094" w14:textId="77777777" w:rsidR="00E1579E" w:rsidRPr="00903DBA" w:rsidRDefault="00E1579E" w:rsidP="00FD0C59">
      <w:pPr>
        <w:pStyle w:val="Code"/>
        <w:rPr>
          <w:highlight w:val="white"/>
        </w:rPr>
      </w:pPr>
      <w:r w:rsidRPr="00903DBA">
        <w:rPr>
          <w:highlight w:val="white"/>
        </w:rPr>
        <w:t xml:space="preserve">      if (pathNameSymbol != null) {</w:t>
      </w:r>
    </w:p>
    <w:p w14:paraId="216F48FD" w14:textId="77777777" w:rsidR="00E1579E" w:rsidRPr="00903DBA" w:rsidRDefault="00E1579E" w:rsidP="00FD0C59">
      <w:pPr>
        <w:pStyle w:val="Code"/>
        <w:rPr>
          <w:highlight w:val="white"/>
        </w:rPr>
      </w:pPr>
      <w:r w:rsidRPr="00903DBA">
        <w:rPr>
          <w:highlight w:val="white"/>
        </w:rPr>
        <w:t xml:space="preserve">        Assert.ErrorXXX(!m_globalList.Contains(pathNameSymbol));</w:t>
      </w:r>
    </w:p>
    <w:p w14:paraId="454FE90D" w14:textId="77777777" w:rsidR="00E1579E" w:rsidRPr="00903DBA" w:rsidRDefault="00E1579E" w:rsidP="00FD0C59">
      <w:pPr>
        <w:pStyle w:val="Code"/>
        <w:rPr>
          <w:highlight w:val="white"/>
        </w:rPr>
      </w:pPr>
      <w:r w:rsidRPr="00903DBA">
        <w:rPr>
          <w:highlight w:val="white"/>
        </w:rPr>
        <w:t xml:space="preserve">        m_globalList.Add(pathNameSymbol);</w:t>
      </w:r>
    </w:p>
    <w:p w14:paraId="25AC7B14" w14:textId="77777777" w:rsidR="00E1579E" w:rsidRPr="00903DBA" w:rsidRDefault="00E1579E" w:rsidP="00FD0C59">
      <w:pPr>
        <w:pStyle w:val="Code"/>
        <w:rPr>
          <w:highlight w:val="white"/>
        </w:rPr>
      </w:pPr>
      <w:r w:rsidRPr="00903DBA">
        <w:rPr>
          <w:highlight w:val="white"/>
        </w:rPr>
        <w:t xml:space="preserve">        m_addressMap.Add(pathNameSymbol.UniqueName, m_totalSize);</w:t>
      </w:r>
    </w:p>
    <w:p w14:paraId="64FA828F" w14:textId="77777777" w:rsidR="00E1579E" w:rsidRPr="00903DBA" w:rsidRDefault="00E1579E" w:rsidP="00FD0C59">
      <w:pPr>
        <w:pStyle w:val="Code"/>
        <w:rPr>
          <w:highlight w:val="white"/>
        </w:rPr>
      </w:pPr>
      <w:r w:rsidRPr="00903DBA">
        <w:rPr>
          <w:highlight w:val="white"/>
        </w:rPr>
        <w:t xml:space="preserve">        m_totalSize += (int) pathNameSymbol.ByteList.Count;</w:t>
      </w:r>
    </w:p>
    <w:p w14:paraId="796F8F0C" w14:textId="77777777" w:rsidR="00E1579E" w:rsidRPr="00903DBA" w:rsidRDefault="00E1579E" w:rsidP="00FD0C59">
      <w:pPr>
        <w:pStyle w:val="Code"/>
        <w:rPr>
          <w:highlight w:val="white"/>
        </w:rPr>
      </w:pPr>
      <w:r w:rsidRPr="00903DBA">
        <w:rPr>
          <w:highlight w:val="white"/>
        </w:rPr>
        <w:t xml:space="preserve">      }</w:t>
      </w:r>
    </w:p>
    <w:p w14:paraId="47CFBD2A" w14:textId="7095E61B" w:rsidR="00E1579E" w:rsidRPr="00903DBA" w:rsidRDefault="00FA3AE3" w:rsidP="00FA3AE3">
      <w:pPr>
        <w:rPr>
          <w:highlight w:val="white"/>
        </w:rPr>
      </w:pPr>
      <w:r w:rsidRPr="00903DBA">
        <w:rPr>
          <w:highlight w:val="white"/>
        </w:rPr>
        <w:t xml:space="preserve">Finally, we add the stack top name, which </w:t>
      </w:r>
      <w:r w:rsidR="00EE72B0" w:rsidRPr="00903DBA">
        <w:rPr>
          <w:highlight w:val="white"/>
        </w:rPr>
        <w:t xml:space="preserve">will be the address of the activation record of the </w:t>
      </w:r>
      <w:r w:rsidR="00EE72B0" w:rsidRPr="00903DBA">
        <w:rPr>
          <w:rStyle w:val="KeyWord0"/>
          <w:highlight w:val="white"/>
        </w:rPr>
        <w:t>main</w:t>
      </w:r>
      <w:r w:rsidR="00EE72B0" w:rsidRPr="00903DBA">
        <w:rPr>
          <w:highlight w:val="white"/>
        </w:rPr>
        <w:t xml:space="preserve"> function.</w:t>
      </w:r>
    </w:p>
    <w:p w14:paraId="0798CD34" w14:textId="6CD50E87" w:rsidR="00E1579E" w:rsidRPr="00903DBA" w:rsidRDefault="00E1579E" w:rsidP="00FD0C59">
      <w:pPr>
        <w:pStyle w:val="Code"/>
        <w:rPr>
          <w:highlight w:val="white"/>
        </w:rPr>
      </w:pPr>
      <w:r w:rsidRPr="00903DBA">
        <w:rPr>
          <w:highlight w:val="white"/>
        </w:rPr>
        <w:t xml:space="preserve">      m_addressMap.Add(AssemblyCodeGenerator.</w:t>
      </w:r>
      <w:r w:rsidR="00601724" w:rsidRPr="00903DBA">
        <w:rPr>
          <w:highlight w:val="white"/>
        </w:rPr>
        <w:t>CallStackStart</w:t>
      </w:r>
      <w:r w:rsidRPr="00903DBA">
        <w:rPr>
          <w:highlight w:val="white"/>
        </w:rPr>
        <w:t>, m_totalSize);</w:t>
      </w:r>
    </w:p>
    <w:p w14:paraId="0C04E84F" w14:textId="2B1D11E1" w:rsidR="00E1579E" w:rsidRPr="00903DBA" w:rsidRDefault="00726384" w:rsidP="00DC41EF">
      <w:pPr>
        <w:rPr>
          <w:highlight w:val="white"/>
        </w:rPr>
      </w:pPr>
      <w:r w:rsidRPr="00903DBA">
        <w:rPr>
          <w:highlight w:val="white"/>
        </w:rPr>
        <w:t xml:space="preserve">We iterate through the </w:t>
      </w:r>
      <w:r w:rsidR="00DC41EF" w:rsidRPr="00903DBA">
        <w:rPr>
          <w:highlight w:val="white"/>
        </w:rPr>
        <w:t xml:space="preserve">global list and, for each of its symbols, we call </w:t>
      </w:r>
      <w:r w:rsidR="00DC41EF" w:rsidRPr="00903DBA">
        <w:rPr>
          <w:rStyle w:val="KeyWord0"/>
          <w:highlight w:val="white"/>
        </w:rPr>
        <w:t>GenerateAccess</w:t>
      </w:r>
      <w:r w:rsidR="00DC41EF" w:rsidRPr="00903DBA">
        <w:rPr>
          <w:highlight w:val="white"/>
        </w:rPr>
        <w:t xml:space="preserve">, </w:t>
      </w:r>
      <w:r w:rsidR="00DC41EF" w:rsidRPr="00903DBA">
        <w:rPr>
          <w:rStyle w:val="KeyWord0"/>
          <w:highlight w:val="white"/>
        </w:rPr>
        <w:t>GenerateCall</w:t>
      </w:r>
      <w:r w:rsidR="00DC41EF" w:rsidRPr="00903DBA">
        <w:rPr>
          <w:highlight w:val="white"/>
        </w:rPr>
        <w:t xml:space="preserve">, </w:t>
      </w:r>
      <w:r w:rsidR="00DC41EF" w:rsidRPr="00903DBA">
        <w:rPr>
          <w:rStyle w:val="KeyWord0"/>
          <w:highlight w:val="white"/>
        </w:rPr>
        <w:t>GenerateReturn</w:t>
      </w:r>
      <w:r w:rsidR="00DC41EF" w:rsidRPr="00903DBA">
        <w:rPr>
          <w:highlight w:val="white"/>
        </w:rPr>
        <w:t xml:space="preserve">, which </w:t>
      </w:r>
      <w:r w:rsidR="006742F0" w:rsidRPr="00903DBA">
        <w:rPr>
          <w:highlight w:val="white"/>
        </w:rPr>
        <w:t>replace the names of accessed static symbols and called functions as well as return addresses with proper addresses.</w:t>
      </w:r>
    </w:p>
    <w:p w14:paraId="3350DCD1" w14:textId="77777777" w:rsidR="00E1579E" w:rsidRPr="00903DBA" w:rsidRDefault="00E1579E" w:rsidP="00FD0C59">
      <w:pPr>
        <w:pStyle w:val="Code"/>
        <w:rPr>
          <w:highlight w:val="white"/>
        </w:rPr>
      </w:pPr>
      <w:r w:rsidRPr="00903DBA">
        <w:rPr>
          <w:highlight w:val="white"/>
        </w:rPr>
        <w:t xml:space="preserve">      foreach (StaticSymbolWindows staticSymbol in m_globalList) {</w:t>
      </w:r>
    </w:p>
    <w:p w14:paraId="403407A8" w14:textId="77777777" w:rsidR="00E1579E" w:rsidRPr="00903DBA" w:rsidRDefault="00E1579E" w:rsidP="00FD0C59">
      <w:pPr>
        <w:pStyle w:val="Code"/>
        <w:rPr>
          <w:highlight w:val="white"/>
        </w:rPr>
      </w:pPr>
      <w:r w:rsidRPr="00903DBA">
        <w:rPr>
          <w:highlight w:val="white"/>
        </w:rPr>
        <w:t xml:space="preserve">        List&lt;byte&gt; byteList = staticSymbol.ByteList;</w:t>
      </w:r>
    </w:p>
    <w:p w14:paraId="271687AF" w14:textId="77777777" w:rsidR="00E1579E" w:rsidRPr="00903DBA" w:rsidRDefault="00E1579E" w:rsidP="00FD0C59">
      <w:pPr>
        <w:pStyle w:val="Code"/>
        <w:rPr>
          <w:highlight w:val="white"/>
        </w:rPr>
      </w:pPr>
      <w:r w:rsidRPr="00903DBA">
        <w:rPr>
          <w:highlight w:val="white"/>
        </w:rPr>
        <w:t xml:space="preserve">        int startAddress = m_addressMap[staticSymbol.UniqueName];</w:t>
      </w:r>
    </w:p>
    <w:p w14:paraId="265FFB46" w14:textId="77777777" w:rsidR="00E1579E" w:rsidRPr="00903DBA" w:rsidRDefault="00E1579E" w:rsidP="00FD0C59">
      <w:pPr>
        <w:pStyle w:val="Code"/>
        <w:rPr>
          <w:highlight w:val="white"/>
        </w:rPr>
      </w:pPr>
      <w:r w:rsidRPr="00903DBA">
        <w:rPr>
          <w:highlight w:val="white"/>
        </w:rPr>
        <w:t xml:space="preserve">        GenerateAccess(staticSymbol.AccessMap, byteList);</w:t>
      </w:r>
    </w:p>
    <w:p w14:paraId="4B3776D5" w14:textId="77777777" w:rsidR="00E1579E" w:rsidRPr="00903DBA" w:rsidRDefault="00E1579E" w:rsidP="00FD0C59">
      <w:pPr>
        <w:pStyle w:val="Code"/>
        <w:rPr>
          <w:highlight w:val="white"/>
        </w:rPr>
      </w:pPr>
      <w:r w:rsidRPr="00903DBA">
        <w:rPr>
          <w:highlight w:val="white"/>
        </w:rPr>
        <w:t xml:space="preserve">        GenerateCall(startAddress, staticSymbol.CallMap, byteList);</w:t>
      </w:r>
    </w:p>
    <w:p w14:paraId="29D6B162" w14:textId="77777777" w:rsidR="00E1579E" w:rsidRPr="00903DBA" w:rsidRDefault="00E1579E" w:rsidP="00FD0C59">
      <w:pPr>
        <w:pStyle w:val="Code"/>
        <w:rPr>
          <w:highlight w:val="white"/>
        </w:rPr>
      </w:pPr>
      <w:r w:rsidRPr="00903DBA">
        <w:rPr>
          <w:highlight w:val="white"/>
        </w:rPr>
        <w:t xml:space="preserve">        GenerateReturn(startAddress, staticSymbol.ReturnSet, byteList);</w:t>
      </w:r>
    </w:p>
    <w:p w14:paraId="2C5FB493" w14:textId="77777777" w:rsidR="00E1579E" w:rsidRPr="00903DBA" w:rsidRDefault="00E1579E" w:rsidP="00FD0C59">
      <w:pPr>
        <w:pStyle w:val="Code"/>
        <w:rPr>
          <w:highlight w:val="white"/>
        </w:rPr>
      </w:pPr>
      <w:r w:rsidRPr="00903DBA">
        <w:rPr>
          <w:highlight w:val="white"/>
        </w:rPr>
        <w:t xml:space="preserve">      }</w:t>
      </w:r>
    </w:p>
    <w:p w14:paraId="6E9F392D" w14:textId="3C9DE866" w:rsidR="00E1579E" w:rsidRPr="00903DBA" w:rsidRDefault="006742F0" w:rsidP="006742F0">
      <w:pPr>
        <w:rPr>
          <w:highlight w:val="white"/>
        </w:rPr>
      </w:pPr>
      <w:r w:rsidRPr="00903DBA">
        <w:rPr>
          <w:highlight w:val="white"/>
        </w:rPr>
        <w:t xml:space="preserve">Finally, we </w:t>
      </w:r>
      <w:r w:rsidR="00103389" w:rsidRPr="00903DBA">
        <w:rPr>
          <w:highlight w:val="white"/>
        </w:rPr>
        <w:t>write the byte list of each symbol in the global list to the target file.</w:t>
      </w:r>
    </w:p>
    <w:p w14:paraId="6D616204" w14:textId="77777777" w:rsidR="00E1579E" w:rsidRPr="00903DBA" w:rsidRDefault="00E1579E" w:rsidP="00FD0C59">
      <w:pPr>
        <w:pStyle w:val="Code"/>
        <w:rPr>
          <w:highlight w:val="white"/>
        </w:rPr>
      </w:pPr>
      <w:r w:rsidRPr="00903DBA">
        <w:rPr>
          <w:highlight w:val="white"/>
        </w:rPr>
        <w:t xml:space="preserve">      { Console.Out.WriteLine("Generating \"" + targetFile.FullName + "\".");</w:t>
      </w:r>
    </w:p>
    <w:p w14:paraId="4BFA183B" w14:textId="77777777" w:rsidR="00E1579E" w:rsidRPr="00903DBA" w:rsidRDefault="00E1579E" w:rsidP="00FD0C59">
      <w:pPr>
        <w:pStyle w:val="Code"/>
        <w:rPr>
          <w:highlight w:val="white"/>
        </w:rPr>
      </w:pPr>
      <w:r w:rsidRPr="00903DBA">
        <w:rPr>
          <w:highlight w:val="white"/>
        </w:rPr>
        <w:t xml:space="preserve">        targetFile.Delete();</w:t>
      </w:r>
    </w:p>
    <w:p w14:paraId="336A80AC" w14:textId="77777777" w:rsidR="00034B05" w:rsidRPr="00903DBA" w:rsidRDefault="00E1579E" w:rsidP="00FD0C59">
      <w:pPr>
        <w:pStyle w:val="Code"/>
        <w:rPr>
          <w:highlight w:val="white"/>
        </w:rPr>
      </w:pPr>
      <w:r w:rsidRPr="00903DBA">
        <w:rPr>
          <w:highlight w:val="white"/>
        </w:rPr>
        <w:t xml:space="preserve">        BinaryWriter targetStream =</w:t>
      </w:r>
    </w:p>
    <w:p w14:paraId="5480751C" w14:textId="594CFB53"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new BinaryWriter(File.OpenWrite(targetFile.FullName));</w:t>
      </w:r>
    </w:p>
    <w:p w14:paraId="5F199FAB" w14:textId="77777777" w:rsidR="00E1579E" w:rsidRPr="00903DBA" w:rsidRDefault="00E1579E" w:rsidP="00FD0C59">
      <w:pPr>
        <w:pStyle w:val="Code"/>
        <w:rPr>
          <w:highlight w:val="white"/>
        </w:rPr>
      </w:pPr>
    </w:p>
    <w:p w14:paraId="750F3D8E" w14:textId="77777777" w:rsidR="00E1579E" w:rsidRPr="00903DBA" w:rsidRDefault="00E1579E" w:rsidP="00E1579E">
      <w:pPr>
        <w:pStyle w:val="Code"/>
        <w:rPr>
          <w:highlight w:val="white"/>
        </w:rPr>
      </w:pPr>
      <w:r w:rsidRPr="00903DBA">
        <w:rPr>
          <w:highlight w:val="white"/>
        </w:rPr>
        <w:t xml:space="preserve">        foreach (StaticSymbolWindows staticSymbol in m_globalList) {</w:t>
      </w:r>
    </w:p>
    <w:p w14:paraId="64B97A01" w14:textId="77777777" w:rsidR="00E1579E" w:rsidRPr="00903DBA" w:rsidRDefault="00E1579E" w:rsidP="00E1579E">
      <w:pPr>
        <w:pStyle w:val="Code"/>
        <w:rPr>
          <w:highlight w:val="white"/>
        </w:rPr>
      </w:pPr>
      <w:r w:rsidRPr="00903DBA">
        <w:rPr>
          <w:highlight w:val="white"/>
        </w:rPr>
        <w:t xml:space="preserve">          foreach (sbyte b in staticSymbol.ByteList) {</w:t>
      </w:r>
    </w:p>
    <w:p w14:paraId="3A8A574C" w14:textId="77777777" w:rsidR="00E1579E" w:rsidRPr="00903DBA" w:rsidRDefault="00E1579E" w:rsidP="00E1579E">
      <w:pPr>
        <w:pStyle w:val="Code"/>
        <w:rPr>
          <w:highlight w:val="white"/>
        </w:rPr>
      </w:pPr>
      <w:r w:rsidRPr="00903DBA">
        <w:rPr>
          <w:highlight w:val="white"/>
        </w:rPr>
        <w:lastRenderedPageBreak/>
        <w:t xml:space="preserve">            targetStream.Write(b);</w:t>
      </w:r>
    </w:p>
    <w:p w14:paraId="6843DDC4" w14:textId="77777777" w:rsidR="00E1579E" w:rsidRPr="00903DBA" w:rsidRDefault="00E1579E" w:rsidP="00E1579E">
      <w:pPr>
        <w:pStyle w:val="Code"/>
        <w:rPr>
          <w:highlight w:val="white"/>
        </w:rPr>
      </w:pPr>
      <w:r w:rsidRPr="00903DBA">
        <w:rPr>
          <w:highlight w:val="white"/>
        </w:rPr>
        <w:t xml:space="preserve">          }</w:t>
      </w:r>
    </w:p>
    <w:p w14:paraId="0E9F9C45" w14:textId="77777777" w:rsidR="00E1579E" w:rsidRPr="00903DBA" w:rsidRDefault="00E1579E" w:rsidP="00E1579E">
      <w:pPr>
        <w:pStyle w:val="Code"/>
        <w:rPr>
          <w:highlight w:val="white"/>
        </w:rPr>
      </w:pPr>
      <w:r w:rsidRPr="00903DBA">
        <w:rPr>
          <w:highlight w:val="white"/>
        </w:rPr>
        <w:t xml:space="preserve">        }</w:t>
      </w:r>
    </w:p>
    <w:p w14:paraId="1C3AC468" w14:textId="77777777" w:rsidR="00E1579E" w:rsidRPr="00903DBA" w:rsidRDefault="00E1579E" w:rsidP="00E1579E">
      <w:pPr>
        <w:pStyle w:val="Code"/>
        <w:rPr>
          <w:highlight w:val="white"/>
        </w:rPr>
      </w:pPr>
    </w:p>
    <w:p w14:paraId="158D8C3F" w14:textId="77777777" w:rsidR="00E1579E" w:rsidRPr="00903DBA" w:rsidRDefault="00E1579E" w:rsidP="00E1579E">
      <w:pPr>
        <w:pStyle w:val="Code"/>
        <w:rPr>
          <w:highlight w:val="white"/>
        </w:rPr>
      </w:pPr>
      <w:r w:rsidRPr="00903DBA">
        <w:rPr>
          <w:highlight w:val="white"/>
        </w:rPr>
        <w:t xml:space="preserve">        targetStream.Close();</w:t>
      </w:r>
    </w:p>
    <w:p w14:paraId="724A04C8" w14:textId="77777777" w:rsidR="00E1579E" w:rsidRPr="00903DBA" w:rsidRDefault="00E1579E" w:rsidP="00E1579E">
      <w:pPr>
        <w:pStyle w:val="Code"/>
        <w:rPr>
          <w:highlight w:val="white"/>
        </w:rPr>
      </w:pPr>
      <w:r w:rsidRPr="00903DBA">
        <w:rPr>
          <w:highlight w:val="white"/>
        </w:rPr>
        <w:t xml:space="preserve">      }</w:t>
      </w:r>
    </w:p>
    <w:p w14:paraId="1CA659D4" w14:textId="77777777" w:rsidR="00E1579E" w:rsidRPr="00903DBA" w:rsidRDefault="00E1579E" w:rsidP="00E1579E">
      <w:pPr>
        <w:pStyle w:val="Code"/>
        <w:rPr>
          <w:highlight w:val="white"/>
        </w:rPr>
      </w:pPr>
      <w:r w:rsidRPr="00903DBA">
        <w:rPr>
          <w:highlight w:val="white"/>
        </w:rPr>
        <w:t xml:space="preserve">    }</w:t>
      </w:r>
    </w:p>
    <w:p w14:paraId="34D0E685" w14:textId="6BD88B87" w:rsidR="00E1579E" w:rsidRPr="00903DBA" w:rsidRDefault="00A14DBA" w:rsidP="00A14DBA">
      <w:pPr>
        <w:rPr>
          <w:highlight w:val="white"/>
        </w:rPr>
      </w:pPr>
      <w:r w:rsidRPr="00903DBA">
        <w:rPr>
          <w:highlight w:val="white"/>
        </w:rPr>
        <w:t xml:space="preserve">The </w:t>
      </w:r>
      <w:r w:rsidRPr="00903DBA">
        <w:rPr>
          <w:rStyle w:val="KeyWord0"/>
          <w:highlight w:val="white"/>
        </w:rPr>
        <w:t>GenerateTrace</w:t>
      </w:r>
      <w:r w:rsidRPr="00903DBA">
        <w:rPr>
          <w:highlight w:val="white"/>
        </w:rPr>
        <w:t xml:space="preserve"> method</w:t>
      </w:r>
      <w:r w:rsidR="008E063F" w:rsidRPr="00903DBA">
        <w:rPr>
          <w:highlight w:val="white"/>
        </w:rPr>
        <w:t xml:space="preserve"> adds the symbol to the </w:t>
      </w:r>
      <w:r w:rsidR="008E063F" w:rsidRPr="00903DBA">
        <w:rPr>
          <w:rStyle w:val="KeyWord0"/>
          <w:highlight w:val="white"/>
        </w:rPr>
        <w:t>m_globalList</w:t>
      </w:r>
      <w:r w:rsidRPr="00903DBA">
        <w:rPr>
          <w:highlight w:val="white"/>
        </w:rPr>
        <w:t xml:space="preserve"> </w:t>
      </w:r>
      <w:r w:rsidR="0072024D" w:rsidRPr="00903DBA">
        <w:rPr>
          <w:highlight w:val="white"/>
        </w:rPr>
        <w:t xml:space="preserve">iterates through the </w:t>
      </w:r>
      <w:r w:rsidR="008E063F" w:rsidRPr="00903DBA">
        <w:rPr>
          <w:highlight w:val="white"/>
        </w:rPr>
        <w:t xml:space="preserve">names of </w:t>
      </w:r>
      <w:r w:rsidR="0072024D" w:rsidRPr="00903DBA">
        <w:rPr>
          <w:highlight w:val="white"/>
        </w:rPr>
        <w:t>access name set and function call name set</w:t>
      </w:r>
      <w:r w:rsidR="008433E2" w:rsidRPr="00903DBA">
        <w:rPr>
          <w:highlight w:val="white"/>
        </w:rPr>
        <w:t xml:space="preserve"> and calls </w:t>
      </w:r>
      <w:r w:rsidR="008433E2" w:rsidRPr="00903DBA">
        <w:rPr>
          <w:rStyle w:val="KeyWord0"/>
          <w:highlight w:val="white"/>
        </w:rPr>
        <w:t>GenerateTrace</w:t>
      </w:r>
      <w:r w:rsidR="008433E2" w:rsidRPr="00903DBA">
        <w:rPr>
          <w:highlight w:val="white"/>
        </w:rPr>
        <w:t xml:space="preserve"> recursively for each symbol</w:t>
      </w:r>
      <w:r w:rsidR="00D40F0E" w:rsidRPr="00903DBA">
        <w:rPr>
          <w:highlight w:val="white"/>
        </w:rPr>
        <w:t xml:space="preserve"> not yet present in the </w:t>
      </w:r>
      <w:r w:rsidR="00D40F0E" w:rsidRPr="00903DBA">
        <w:rPr>
          <w:rStyle w:val="KeyWord0"/>
          <w:highlight w:val="white"/>
        </w:rPr>
        <w:t>m_globalList</w:t>
      </w:r>
      <w:r w:rsidR="00D40F0E" w:rsidRPr="00903DBA">
        <w:rPr>
          <w:highlight w:val="white"/>
        </w:rPr>
        <w:t>.</w:t>
      </w:r>
    </w:p>
    <w:p w14:paraId="4D284140" w14:textId="77777777" w:rsidR="00E1579E" w:rsidRPr="00903DBA" w:rsidRDefault="00E1579E" w:rsidP="00E1579E">
      <w:pPr>
        <w:pStyle w:val="Code"/>
        <w:rPr>
          <w:highlight w:val="white"/>
        </w:rPr>
      </w:pPr>
      <w:r w:rsidRPr="00903DBA">
        <w:rPr>
          <w:highlight w:val="white"/>
        </w:rPr>
        <w:t xml:space="preserve">    private void GenerateTrace(StaticSymbolWindows staticSymbol) {</w:t>
      </w:r>
    </w:p>
    <w:p w14:paraId="1C5C124A" w14:textId="77777777" w:rsidR="00E1579E" w:rsidRPr="00903DBA" w:rsidRDefault="00E1579E" w:rsidP="00E1579E">
      <w:pPr>
        <w:pStyle w:val="Code"/>
        <w:rPr>
          <w:highlight w:val="white"/>
        </w:rPr>
      </w:pPr>
      <w:r w:rsidRPr="00903DBA">
        <w:rPr>
          <w:highlight w:val="white"/>
        </w:rPr>
        <w:t xml:space="preserve">      if (!m_globalList.Contains(staticSymbol)) {</w:t>
      </w:r>
    </w:p>
    <w:p w14:paraId="133652CA" w14:textId="77777777" w:rsidR="00E1579E" w:rsidRPr="00903DBA" w:rsidRDefault="00E1579E" w:rsidP="00E1579E">
      <w:pPr>
        <w:pStyle w:val="Code"/>
        <w:rPr>
          <w:highlight w:val="white"/>
        </w:rPr>
      </w:pPr>
      <w:r w:rsidRPr="00903DBA">
        <w:rPr>
          <w:highlight w:val="white"/>
        </w:rPr>
        <w:t xml:space="preserve">        m_globalList.Add(staticSymbol);</w:t>
      </w:r>
    </w:p>
    <w:p w14:paraId="2612C1D0" w14:textId="77777777" w:rsidR="00E1579E" w:rsidRPr="00903DBA" w:rsidRDefault="00E1579E" w:rsidP="00E1579E">
      <w:pPr>
        <w:pStyle w:val="Code"/>
        <w:rPr>
          <w:highlight w:val="white"/>
        </w:rPr>
      </w:pPr>
      <w:r w:rsidRPr="00903DBA">
        <w:rPr>
          <w:highlight w:val="white"/>
        </w:rPr>
        <w:t xml:space="preserve">        m_addressMap.Add(staticSymbol.UniqueName, m_totalSize);</w:t>
      </w:r>
    </w:p>
    <w:p w14:paraId="38A20568" w14:textId="77777777" w:rsidR="00E1579E" w:rsidRPr="00903DBA" w:rsidRDefault="00E1579E" w:rsidP="00E1579E">
      <w:pPr>
        <w:pStyle w:val="Code"/>
        <w:rPr>
          <w:highlight w:val="white"/>
        </w:rPr>
      </w:pPr>
      <w:r w:rsidRPr="00903DBA">
        <w:rPr>
          <w:highlight w:val="white"/>
        </w:rPr>
        <w:t xml:space="preserve">        m_totalSize += (int) staticSymbol.ByteList.Count;</w:t>
      </w:r>
    </w:p>
    <w:p w14:paraId="3AB62D24" w14:textId="77777777" w:rsidR="00E1579E" w:rsidRPr="00903DBA" w:rsidRDefault="00E1579E" w:rsidP="00E1579E">
      <w:pPr>
        <w:pStyle w:val="Code"/>
        <w:rPr>
          <w:highlight w:val="white"/>
        </w:rPr>
      </w:pPr>
      <w:r w:rsidRPr="00903DBA">
        <w:rPr>
          <w:highlight w:val="white"/>
        </w:rPr>
        <w:t xml:space="preserve">      </w:t>
      </w:r>
    </w:p>
    <w:p w14:paraId="6E1AA15F" w14:textId="77777777" w:rsidR="00034B05" w:rsidRPr="00903DBA" w:rsidRDefault="00E1579E" w:rsidP="00E1579E">
      <w:pPr>
        <w:pStyle w:val="Code"/>
        <w:rPr>
          <w:highlight w:val="white"/>
        </w:rPr>
      </w:pPr>
      <w:r w:rsidRPr="00903DBA">
        <w:rPr>
          <w:highlight w:val="white"/>
        </w:rPr>
        <w:t xml:space="preserve">        ISet&lt;string&gt; accessNameSet =</w:t>
      </w:r>
    </w:p>
    <w:p w14:paraId="79EE870E" w14:textId="344BC11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HashSet&lt;string&gt;(staticSymbol.AccessMap.Values);</w:t>
      </w:r>
    </w:p>
    <w:p w14:paraId="4EC02124" w14:textId="77777777" w:rsidR="00E1579E" w:rsidRPr="00903DBA" w:rsidRDefault="00E1579E" w:rsidP="00E1579E">
      <w:pPr>
        <w:pStyle w:val="Code"/>
        <w:rPr>
          <w:highlight w:val="white"/>
        </w:rPr>
      </w:pPr>
      <w:r w:rsidRPr="00903DBA">
        <w:rPr>
          <w:highlight w:val="white"/>
        </w:rPr>
        <w:t xml:space="preserve">        foreach (string accessName in accessNameSet) {</w:t>
      </w:r>
    </w:p>
    <w:p w14:paraId="3BC44210" w14:textId="77777777" w:rsidR="00E1579E" w:rsidRPr="00903DBA" w:rsidRDefault="00E1579E" w:rsidP="00E1579E">
      <w:pPr>
        <w:pStyle w:val="Code"/>
        <w:rPr>
          <w:highlight w:val="white"/>
        </w:rPr>
      </w:pPr>
      <w:r w:rsidRPr="00903DBA">
        <w:rPr>
          <w:highlight w:val="white"/>
        </w:rPr>
        <w:t xml:space="preserve">          StaticSymbolWindows accessSymbol;</w:t>
      </w:r>
    </w:p>
    <w:p w14:paraId="73272D6F" w14:textId="77777777" w:rsidR="00E1579E" w:rsidRPr="00903DBA" w:rsidRDefault="00E1579E" w:rsidP="00E1579E">
      <w:pPr>
        <w:pStyle w:val="Code"/>
        <w:rPr>
          <w:highlight w:val="white"/>
        </w:rPr>
      </w:pPr>
      <w:r w:rsidRPr="00903DBA">
        <w:rPr>
          <w:highlight w:val="white"/>
        </w:rPr>
        <w:t xml:space="preserve">          Assert.Error(m_globalMap.TryGetValue(accessName, out accessSymbol),</w:t>
      </w:r>
    </w:p>
    <w:p w14:paraId="4107026C" w14:textId="77777777" w:rsidR="00E1579E" w:rsidRPr="00903DBA" w:rsidRDefault="00E1579E" w:rsidP="00E1579E">
      <w:pPr>
        <w:pStyle w:val="Code"/>
        <w:rPr>
          <w:highlight w:val="white"/>
        </w:rPr>
      </w:pPr>
      <w:r w:rsidRPr="00903DBA">
        <w:rPr>
          <w:highlight w:val="white"/>
        </w:rPr>
        <w:t xml:space="preserve">                       accessName, Message.Object_missing_in_linking);</w:t>
      </w:r>
    </w:p>
    <w:p w14:paraId="44F4AFE4" w14:textId="77777777" w:rsidR="00E1579E" w:rsidRPr="00903DBA" w:rsidRDefault="00E1579E" w:rsidP="00E1579E">
      <w:pPr>
        <w:pStyle w:val="Code"/>
        <w:rPr>
          <w:highlight w:val="white"/>
        </w:rPr>
      </w:pPr>
      <w:r w:rsidRPr="00903DBA">
        <w:rPr>
          <w:highlight w:val="white"/>
        </w:rPr>
        <w:t xml:space="preserve">          Assert.ErrorXXX(accessSymbol != null);</w:t>
      </w:r>
    </w:p>
    <w:p w14:paraId="7A0CA2AE" w14:textId="77777777" w:rsidR="00E1579E" w:rsidRPr="00903DBA" w:rsidRDefault="00E1579E" w:rsidP="00E1579E">
      <w:pPr>
        <w:pStyle w:val="Code"/>
        <w:rPr>
          <w:highlight w:val="white"/>
        </w:rPr>
      </w:pPr>
      <w:r w:rsidRPr="00903DBA">
        <w:rPr>
          <w:highlight w:val="white"/>
        </w:rPr>
        <w:t xml:space="preserve">          GenerateTrace(accessSymbol);</w:t>
      </w:r>
    </w:p>
    <w:p w14:paraId="51C9D9C8" w14:textId="77777777" w:rsidR="00E1579E" w:rsidRPr="00903DBA" w:rsidRDefault="00E1579E" w:rsidP="00E1579E">
      <w:pPr>
        <w:pStyle w:val="Code"/>
        <w:rPr>
          <w:highlight w:val="white"/>
        </w:rPr>
      </w:pPr>
      <w:r w:rsidRPr="00903DBA">
        <w:rPr>
          <w:highlight w:val="white"/>
        </w:rPr>
        <w:t xml:space="preserve">        }</w:t>
      </w:r>
    </w:p>
    <w:p w14:paraId="47B4AF23" w14:textId="77777777" w:rsidR="00E1579E" w:rsidRPr="00903DBA" w:rsidRDefault="00E1579E" w:rsidP="00E1579E">
      <w:pPr>
        <w:pStyle w:val="Code"/>
        <w:rPr>
          <w:highlight w:val="white"/>
        </w:rPr>
      </w:pPr>
    </w:p>
    <w:p w14:paraId="71188B20" w14:textId="77777777" w:rsidR="00034B05" w:rsidRPr="00903DBA" w:rsidRDefault="00E1579E" w:rsidP="00E1579E">
      <w:pPr>
        <w:pStyle w:val="Code"/>
        <w:rPr>
          <w:highlight w:val="white"/>
        </w:rPr>
      </w:pPr>
      <w:r w:rsidRPr="00903DBA">
        <w:rPr>
          <w:highlight w:val="white"/>
        </w:rPr>
        <w:t xml:space="preserve">        ISet&lt;string&gt; callNameSet =</w:t>
      </w:r>
    </w:p>
    <w:p w14:paraId="79AFB79D" w14:textId="479C594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HashSet&lt;string&gt;(staticSymbol.CallMap.Values);</w:t>
      </w:r>
    </w:p>
    <w:p w14:paraId="6524036F" w14:textId="77777777" w:rsidR="00E1579E" w:rsidRPr="00903DBA" w:rsidRDefault="00E1579E" w:rsidP="00E1579E">
      <w:pPr>
        <w:pStyle w:val="Code"/>
        <w:rPr>
          <w:highlight w:val="white"/>
        </w:rPr>
      </w:pPr>
      <w:r w:rsidRPr="00903DBA">
        <w:rPr>
          <w:highlight w:val="white"/>
        </w:rPr>
        <w:t xml:space="preserve">        foreach (string callName in callNameSet) {</w:t>
      </w:r>
    </w:p>
    <w:p w14:paraId="31A4ADD7" w14:textId="77777777" w:rsidR="00E1579E" w:rsidRPr="00903DBA" w:rsidRDefault="00E1579E" w:rsidP="00E1579E">
      <w:pPr>
        <w:pStyle w:val="Code"/>
        <w:rPr>
          <w:highlight w:val="white"/>
        </w:rPr>
      </w:pPr>
      <w:r w:rsidRPr="00903DBA">
        <w:rPr>
          <w:highlight w:val="white"/>
        </w:rPr>
        <w:t xml:space="preserve">          StaticSymbolWindows funcSymbol;</w:t>
      </w:r>
    </w:p>
    <w:p w14:paraId="19770E2B" w14:textId="77777777" w:rsidR="00034B05" w:rsidRPr="00903DBA" w:rsidRDefault="00E1579E" w:rsidP="00E1579E">
      <w:pPr>
        <w:pStyle w:val="Code"/>
        <w:rPr>
          <w:highlight w:val="white"/>
        </w:rPr>
      </w:pPr>
      <w:r w:rsidRPr="00903DBA">
        <w:rPr>
          <w:highlight w:val="white"/>
        </w:rPr>
        <w:t xml:space="preserve">          Assert.Error(m_globalMap.TryGetValue(callName, out funcSymbol),</w:t>
      </w:r>
    </w:p>
    <w:p w14:paraId="15ADD5E4" w14:textId="0D61CCF2"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callName, Message.Function_missing_in_linking);</w:t>
      </w:r>
    </w:p>
    <w:p w14:paraId="48F35BED" w14:textId="77777777" w:rsidR="00E1579E" w:rsidRPr="00903DBA" w:rsidRDefault="00E1579E" w:rsidP="00E1579E">
      <w:pPr>
        <w:pStyle w:val="Code"/>
        <w:rPr>
          <w:highlight w:val="white"/>
        </w:rPr>
      </w:pPr>
      <w:r w:rsidRPr="00903DBA">
        <w:rPr>
          <w:highlight w:val="white"/>
        </w:rPr>
        <w:t xml:space="preserve">          Assert.Error(funcSymbol != null, SimpleName(callName), </w:t>
      </w:r>
    </w:p>
    <w:p w14:paraId="3B1A739B" w14:textId="77777777" w:rsidR="00E1579E" w:rsidRPr="00903DBA" w:rsidRDefault="00E1579E" w:rsidP="00E1579E">
      <w:pPr>
        <w:pStyle w:val="Code"/>
        <w:rPr>
          <w:highlight w:val="white"/>
        </w:rPr>
      </w:pPr>
      <w:r w:rsidRPr="00903DBA">
        <w:rPr>
          <w:highlight w:val="white"/>
        </w:rPr>
        <w:t xml:space="preserve">                         Message.Missing_external_function);</w:t>
      </w:r>
    </w:p>
    <w:p w14:paraId="00D1D95B" w14:textId="77777777" w:rsidR="00E1579E" w:rsidRPr="00903DBA" w:rsidRDefault="00E1579E" w:rsidP="00E1579E">
      <w:pPr>
        <w:pStyle w:val="Code"/>
        <w:rPr>
          <w:highlight w:val="white"/>
        </w:rPr>
      </w:pPr>
      <w:r w:rsidRPr="00903DBA">
        <w:rPr>
          <w:highlight w:val="white"/>
        </w:rPr>
        <w:t xml:space="preserve">          GenerateTrace(funcSymbol);</w:t>
      </w:r>
    </w:p>
    <w:p w14:paraId="0D8C1595" w14:textId="77777777" w:rsidR="00E1579E" w:rsidRPr="00903DBA" w:rsidRDefault="00E1579E" w:rsidP="00E1579E">
      <w:pPr>
        <w:pStyle w:val="Code"/>
        <w:rPr>
          <w:highlight w:val="white"/>
        </w:rPr>
      </w:pPr>
      <w:r w:rsidRPr="00903DBA">
        <w:rPr>
          <w:highlight w:val="white"/>
        </w:rPr>
        <w:t xml:space="preserve">        }      </w:t>
      </w:r>
    </w:p>
    <w:p w14:paraId="5224BE56" w14:textId="77777777" w:rsidR="00E1579E" w:rsidRPr="00903DBA" w:rsidRDefault="00E1579E" w:rsidP="00E1579E">
      <w:pPr>
        <w:pStyle w:val="Code"/>
        <w:rPr>
          <w:highlight w:val="white"/>
        </w:rPr>
      </w:pPr>
      <w:r w:rsidRPr="00903DBA">
        <w:rPr>
          <w:highlight w:val="white"/>
        </w:rPr>
        <w:t xml:space="preserve">      }</w:t>
      </w:r>
    </w:p>
    <w:p w14:paraId="66A6B9FA" w14:textId="77777777" w:rsidR="00E1579E" w:rsidRPr="00903DBA" w:rsidRDefault="00E1579E" w:rsidP="00E1579E">
      <w:pPr>
        <w:pStyle w:val="Code"/>
        <w:rPr>
          <w:highlight w:val="white"/>
        </w:rPr>
      </w:pPr>
      <w:r w:rsidRPr="00903DBA">
        <w:rPr>
          <w:highlight w:val="white"/>
        </w:rPr>
        <w:t xml:space="preserve">    }</w:t>
      </w:r>
    </w:p>
    <w:p w14:paraId="25398DFA" w14:textId="095EAEA2" w:rsidR="00E1579E" w:rsidRPr="00903DBA" w:rsidRDefault="003045D3" w:rsidP="003045D3">
      <w:pPr>
        <w:rPr>
          <w:highlight w:val="white"/>
        </w:rPr>
      </w:pPr>
      <w:r w:rsidRPr="00903DBA">
        <w:rPr>
          <w:highlight w:val="white"/>
        </w:rPr>
        <w:t xml:space="preserve">The </w:t>
      </w:r>
      <w:r w:rsidRPr="00903DBA">
        <w:rPr>
          <w:rStyle w:val="KeyWord0"/>
          <w:highlight w:val="white"/>
        </w:rPr>
        <w:t>GenerateAccess</w:t>
      </w:r>
      <w:r w:rsidRPr="00903DBA">
        <w:rPr>
          <w:highlight w:val="white"/>
        </w:rPr>
        <w:t xml:space="preserve"> </w:t>
      </w:r>
      <w:r w:rsidR="009A0FCE" w:rsidRPr="00903DBA">
        <w:rPr>
          <w:highlight w:val="white"/>
        </w:rPr>
        <w:t>methods iterators through</w:t>
      </w:r>
      <w:r w:rsidR="005A135F" w:rsidRPr="00903DBA">
        <w:rPr>
          <w:highlight w:val="white"/>
        </w:rPr>
        <w:t xml:space="preserve"> the access map and </w:t>
      </w:r>
      <w:r w:rsidR="00C94223" w:rsidRPr="00903DBA">
        <w:rPr>
          <w:highlight w:val="white"/>
        </w:rPr>
        <w:t>modifies the addresses.</w:t>
      </w:r>
    </w:p>
    <w:p w14:paraId="0984CBC7" w14:textId="7D8C9C1B" w:rsidR="00187D3B" w:rsidRPr="00903DBA" w:rsidRDefault="00187D3B" w:rsidP="00187D3B">
      <w:r w:rsidRPr="00903DBA">
        <w:t xml:space="preserve">For each element, reachable from </w:t>
      </w:r>
      <w:r w:rsidRPr="00903DBA">
        <w:rPr>
          <w:rStyle w:val="KeyWord0"/>
        </w:rPr>
        <w:t>main</w:t>
      </w:r>
      <w:r w:rsidRPr="00903DBA">
        <w:t xml:space="preserve">, we need to modify its </w:t>
      </w:r>
      <w:r w:rsidR="00065634" w:rsidRPr="00903DBA">
        <w:t xml:space="preserve">static </w:t>
      </w:r>
      <w:r w:rsidRPr="00903DBA">
        <w:t>accesses, function calls and return assignment</w:t>
      </w:r>
      <w:r w:rsidR="00065634" w:rsidRPr="00903DBA">
        <w:t>s</w:t>
      </w:r>
      <w:r w:rsidR="00FC0187" w:rsidRPr="00903DBA">
        <w:t xml:space="preserve"> (f</w:t>
      </w:r>
      <w:r w:rsidRPr="00903DBA">
        <w:t>or a global variable the call map and return set are empty</w:t>
      </w:r>
      <w:r w:rsidR="00FC0187" w:rsidRPr="00903DBA">
        <w:t>)</w:t>
      </w:r>
      <w:r w:rsidRPr="00903DBA">
        <w:t xml:space="preserve"> by calling </w:t>
      </w:r>
      <w:r w:rsidR="00065634" w:rsidRPr="00903DBA">
        <w:rPr>
          <w:rStyle w:val="KeyWord0"/>
        </w:rPr>
        <w:t>G</w:t>
      </w:r>
      <w:r w:rsidRPr="00903DBA">
        <w:rPr>
          <w:rStyle w:val="KeyWord0"/>
        </w:rPr>
        <w:t>enerateAccess</w:t>
      </w:r>
      <w:r w:rsidRPr="00903DBA">
        <w:t xml:space="preserve">, </w:t>
      </w:r>
      <w:r w:rsidR="00065634" w:rsidRPr="00903DBA">
        <w:rPr>
          <w:rStyle w:val="KeyWord0"/>
        </w:rPr>
        <w:t>G</w:t>
      </w:r>
      <w:r w:rsidRPr="00903DBA">
        <w:rPr>
          <w:rStyle w:val="KeyWord0"/>
        </w:rPr>
        <w:t>enerateCall</w:t>
      </w:r>
      <w:r w:rsidRPr="00903DBA">
        <w:t xml:space="preserve">, and </w:t>
      </w:r>
      <w:r w:rsidR="00065634" w:rsidRPr="00903DBA">
        <w:rPr>
          <w:rStyle w:val="KeyWord0"/>
        </w:rPr>
        <w:t>G</w:t>
      </w:r>
      <w:r w:rsidRPr="00903DBA">
        <w:rPr>
          <w:rStyle w:val="KeyWord0"/>
        </w:rPr>
        <w:t>enerateReturn</w:t>
      </w:r>
      <w:r w:rsidR="00065634" w:rsidRPr="00903DBA">
        <w:t>.</w:t>
      </w:r>
    </w:p>
    <w:p w14:paraId="2C0887B6" w14:textId="77777777" w:rsidR="00E1579E" w:rsidRPr="00903DBA" w:rsidRDefault="00E1579E" w:rsidP="00E1579E">
      <w:pPr>
        <w:pStyle w:val="Code"/>
        <w:rPr>
          <w:highlight w:val="white"/>
        </w:rPr>
      </w:pPr>
      <w:r w:rsidRPr="00903DBA">
        <w:rPr>
          <w:highlight w:val="white"/>
        </w:rPr>
        <w:t xml:space="preserve">    private void GenerateAccess(IDictionary&lt;int,string&gt; accessMap,</w:t>
      </w:r>
    </w:p>
    <w:p w14:paraId="5E4B2D6D" w14:textId="77777777" w:rsidR="00E1579E" w:rsidRPr="00903DBA" w:rsidRDefault="00E1579E" w:rsidP="00E1579E">
      <w:pPr>
        <w:pStyle w:val="Code"/>
        <w:rPr>
          <w:highlight w:val="white"/>
        </w:rPr>
      </w:pPr>
      <w:r w:rsidRPr="00903DBA">
        <w:rPr>
          <w:highlight w:val="white"/>
        </w:rPr>
        <w:t xml:space="preserve">                                List&lt;byte&gt; byteList) {</w:t>
      </w:r>
    </w:p>
    <w:p w14:paraId="051AA669" w14:textId="77777777" w:rsidR="00E1579E" w:rsidRPr="00903DBA" w:rsidRDefault="00E1579E" w:rsidP="00E1579E">
      <w:pPr>
        <w:pStyle w:val="Code"/>
        <w:rPr>
          <w:highlight w:val="white"/>
        </w:rPr>
      </w:pPr>
      <w:r w:rsidRPr="00903DBA">
        <w:rPr>
          <w:highlight w:val="white"/>
        </w:rPr>
        <w:t xml:space="preserve">      foreach (KeyValuePair&lt;int,string&gt; entry in accessMap) {</w:t>
      </w:r>
    </w:p>
    <w:p w14:paraId="6A6ECEA0" w14:textId="4AFDEFD2" w:rsidR="00E1579E" w:rsidRPr="00903DBA" w:rsidRDefault="00E1579E" w:rsidP="00E1579E">
      <w:pPr>
        <w:pStyle w:val="Code"/>
        <w:rPr>
          <w:highlight w:val="white"/>
        </w:rPr>
      </w:pPr>
      <w:r w:rsidRPr="00903DBA">
        <w:rPr>
          <w:highlight w:val="white"/>
        </w:rPr>
        <w:t xml:space="preserve">        int </w:t>
      </w:r>
      <w:r w:rsidR="007F1ED9" w:rsidRPr="00903DBA">
        <w:rPr>
          <w:highlight w:val="white"/>
        </w:rPr>
        <w:t>sourceAddress</w:t>
      </w:r>
      <w:r w:rsidRPr="00903DBA">
        <w:rPr>
          <w:highlight w:val="white"/>
        </w:rPr>
        <w:t xml:space="preserve"> = entry.Key;</w:t>
      </w:r>
    </w:p>
    <w:p w14:paraId="37F9D114" w14:textId="4B2591FA" w:rsidR="00E1579E" w:rsidRPr="00903DBA" w:rsidRDefault="00E1579E" w:rsidP="00E1579E">
      <w:pPr>
        <w:pStyle w:val="Code"/>
        <w:rPr>
          <w:highlight w:val="white"/>
        </w:rPr>
      </w:pPr>
      <w:r w:rsidRPr="00903DBA">
        <w:rPr>
          <w:highlight w:val="white"/>
        </w:rPr>
        <w:t xml:space="preserve">        string </w:t>
      </w:r>
      <w:r w:rsidR="00E52B24" w:rsidRPr="00903DBA">
        <w:rPr>
          <w:highlight w:val="white"/>
        </w:rPr>
        <w:t>targetN</w:t>
      </w:r>
      <w:r w:rsidRPr="00903DBA">
        <w:rPr>
          <w:highlight w:val="white"/>
        </w:rPr>
        <w:t>ame = entry.Value;</w:t>
      </w:r>
    </w:p>
    <w:p w14:paraId="2D09D929" w14:textId="3D6698E6" w:rsidR="00C94223" w:rsidRPr="00903DBA" w:rsidRDefault="007F1B64" w:rsidP="007F1B64">
      <w:pPr>
        <w:rPr>
          <w:highlight w:val="white"/>
        </w:rPr>
      </w:pPr>
      <w:r w:rsidRPr="00903DBA">
        <w:rPr>
          <w:highlight w:val="white"/>
        </w:rPr>
        <w:t xml:space="preserve">We obtain the </w:t>
      </w:r>
      <w:r w:rsidR="007F1ED9" w:rsidRPr="00903DBA">
        <w:rPr>
          <w:highlight w:val="white"/>
        </w:rPr>
        <w:t>target address</w:t>
      </w:r>
      <w:r w:rsidRPr="00903DBA">
        <w:rPr>
          <w:highlight w:val="white"/>
        </w:rPr>
        <w:t xml:space="preserve"> from the low and hig</w:t>
      </w:r>
      <w:r w:rsidR="005B3053" w:rsidRPr="00903DBA">
        <w:rPr>
          <w:highlight w:val="white"/>
        </w:rPr>
        <w:t>h</w:t>
      </w:r>
      <w:r w:rsidRPr="00903DBA">
        <w:rPr>
          <w:highlight w:val="white"/>
        </w:rPr>
        <w:t xml:space="preserve"> byte of the </w:t>
      </w:r>
      <w:r w:rsidR="007F1ED9" w:rsidRPr="00903DBA">
        <w:rPr>
          <w:highlight w:val="white"/>
        </w:rPr>
        <w:t>source address</w:t>
      </w:r>
      <w:r w:rsidRPr="00903DBA">
        <w:rPr>
          <w:highlight w:val="white"/>
        </w:rPr>
        <w:t>.</w:t>
      </w:r>
      <w:r w:rsidR="00870C36" w:rsidRPr="00903DBA">
        <w:rPr>
          <w:highlight w:val="white"/>
        </w:rPr>
        <w:t xml:space="preserve"> Note that the </w:t>
      </w:r>
      <w:r w:rsidR="007F1ED9" w:rsidRPr="00903DBA">
        <w:rPr>
          <w:highlight w:val="white"/>
        </w:rPr>
        <w:t>target address</w:t>
      </w:r>
      <w:r w:rsidR="00870C36" w:rsidRPr="00903DBA">
        <w:rPr>
          <w:highlight w:val="white"/>
        </w:rPr>
        <w:t xml:space="preserve"> does not need to be zero</w:t>
      </w:r>
      <w:r w:rsidR="00C42881" w:rsidRPr="00903DBA">
        <w:rPr>
          <w:highlight w:val="white"/>
        </w:rPr>
        <w:t>, it may hold an offset. F</w:t>
      </w:r>
      <w:r w:rsidR="00FB0E68" w:rsidRPr="00903DBA">
        <w:rPr>
          <w:highlight w:val="white"/>
        </w:rPr>
        <w:t xml:space="preserve">or instance, the </w:t>
      </w:r>
      <w:r w:rsidR="007F1ED9" w:rsidRPr="00903DBA">
        <w:rPr>
          <w:highlight w:val="white"/>
        </w:rPr>
        <w:t>target address</w:t>
      </w:r>
      <w:r w:rsidR="00FB0E68" w:rsidRPr="00903DBA">
        <w:rPr>
          <w:highlight w:val="white"/>
        </w:rPr>
        <w:t xml:space="preserve"> may be a pointer to a value in an array of a non-zero index, in which case </w:t>
      </w:r>
      <w:r w:rsidR="00C42881" w:rsidRPr="00903DBA">
        <w:rPr>
          <w:highlight w:val="white"/>
        </w:rPr>
        <w:t xml:space="preserve">its offset </w:t>
      </w:r>
      <w:r w:rsidR="00FB0E68" w:rsidRPr="00903DBA">
        <w:rPr>
          <w:highlight w:val="white"/>
        </w:rPr>
        <w:t>is non-zero.</w:t>
      </w:r>
    </w:p>
    <w:p w14:paraId="05D6B6E6" w14:textId="1902CF0E" w:rsidR="00E1579E" w:rsidRPr="00903DBA" w:rsidRDefault="00E1579E" w:rsidP="00E1579E">
      <w:pPr>
        <w:pStyle w:val="Code"/>
        <w:rPr>
          <w:highlight w:val="white"/>
        </w:rPr>
      </w:pPr>
      <w:r w:rsidRPr="00903DBA">
        <w:rPr>
          <w:highlight w:val="white"/>
        </w:rPr>
        <w:t xml:space="preserve">        byte </w:t>
      </w:r>
      <w:r w:rsidR="00E4675D" w:rsidRPr="00903DBA">
        <w:rPr>
          <w:highlight w:val="white"/>
        </w:rPr>
        <w:t>l</w:t>
      </w:r>
      <w:r w:rsidRPr="00903DBA">
        <w:rPr>
          <w:highlight w:val="white"/>
        </w:rPr>
        <w:t>owByte = byteList[</w:t>
      </w:r>
      <w:r w:rsidR="007F1ED9" w:rsidRPr="00903DBA">
        <w:rPr>
          <w:highlight w:val="white"/>
        </w:rPr>
        <w:t>sourceAddress</w:t>
      </w:r>
      <w:r w:rsidRPr="00903DBA">
        <w:rPr>
          <w:highlight w:val="white"/>
        </w:rPr>
        <w:t>],</w:t>
      </w:r>
    </w:p>
    <w:p w14:paraId="193345BC" w14:textId="492E04D8" w:rsidR="00E1579E" w:rsidRPr="00903DBA" w:rsidRDefault="00E1579E" w:rsidP="00E1579E">
      <w:pPr>
        <w:pStyle w:val="Code"/>
        <w:rPr>
          <w:highlight w:val="white"/>
        </w:rPr>
      </w:pPr>
      <w:r w:rsidRPr="00903DBA">
        <w:rPr>
          <w:highlight w:val="white"/>
        </w:rPr>
        <w:lastRenderedPageBreak/>
        <w:t xml:space="preserve">             </w:t>
      </w:r>
      <w:r w:rsidR="00E4675D" w:rsidRPr="00903DBA">
        <w:rPr>
          <w:highlight w:val="white"/>
        </w:rPr>
        <w:t>h</w:t>
      </w:r>
      <w:r w:rsidRPr="00903DBA">
        <w:rPr>
          <w:highlight w:val="white"/>
        </w:rPr>
        <w:t>ighByte = byteList[</w:t>
      </w:r>
      <w:r w:rsidR="007F1ED9" w:rsidRPr="00903DBA">
        <w:rPr>
          <w:highlight w:val="white"/>
        </w:rPr>
        <w:t>sourceAddress</w:t>
      </w:r>
      <w:r w:rsidRPr="00903DBA">
        <w:rPr>
          <w:highlight w:val="white"/>
        </w:rPr>
        <w:t xml:space="preserve"> + 1];</w:t>
      </w:r>
    </w:p>
    <w:p w14:paraId="5F070F44" w14:textId="592CC9EB" w:rsidR="00E1579E" w:rsidRPr="00903DBA" w:rsidRDefault="00E1579E" w:rsidP="00E1579E">
      <w:pPr>
        <w:pStyle w:val="Code"/>
        <w:rPr>
          <w:highlight w:val="white"/>
        </w:rPr>
      </w:pPr>
      <w:r w:rsidRPr="00903DBA">
        <w:rPr>
          <w:highlight w:val="white"/>
        </w:rPr>
        <w:t xml:space="preserve">        int </w:t>
      </w:r>
      <w:r w:rsidR="007F1ED9" w:rsidRPr="00903DBA">
        <w:rPr>
          <w:highlight w:val="white"/>
        </w:rPr>
        <w:t>targetAddress</w:t>
      </w:r>
      <w:r w:rsidRPr="00903DBA">
        <w:rPr>
          <w:highlight w:val="white"/>
        </w:rPr>
        <w:t xml:space="preserve"> = ((int) </w:t>
      </w:r>
      <w:r w:rsidR="00E4675D" w:rsidRPr="00903DBA">
        <w:rPr>
          <w:highlight w:val="white"/>
        </w:rPr>
        <w:t>h</w:t>
      </w:r>
      <w:r w:rsidRPr="00903DBA">
        <w:rPr>
          <w:highlight w:val="white"/>
        </w:rPr>
        <w:t xml:space="preserve">ighByte &lt;&lt; 8) + </w:t>
      </w:r>
      <w:r w:rsidR="00E4675D" w:rsidRPr="00903DBA">
        <w:rPr>
          <w:highlight w:val="white"/>
        </w:rPr>
        <w:t>l</w:t>
      </w:r>
      <w:r w:rsidRPr="00903DBA">
        <w:rPr>
          <w:highlight w:val="white"/>
        </w:rPr>
        <w:t>owByte;</w:t>
      </w:r>
    </w:p>
    <w:p w14:paraId="4E1F1A0D" w14:textId="53AA015A" w:rsidR="007F1B64" w:rsidRPr="00903DBA" w:rsidRDefault="00870C36" w:rsidP="000121DD">
      <w:pPr>
        <w:rPr>
          <w:b/>
          <w:bCs/>
          <w:highlight w:val="white"/>
        </w:rPr>
      </w:pPr>
      <w:r w:rsidRPr="00903DBA">
        <w:rPr>
          <w:highlight w:val="white"/>
        </w:rPr>
        <w:t xml:space="preserve">We modify the </w:t>
      </w:r>
      <w:r w:rsidR="007F1ED9" w:rsidRPr="00903DBA">
        <w:rPr>
          <w:highlight w:val="white"/>
        </w:rPr>
        <w:t>target address</w:t>
      </w:r>
      <w:r w:rsidRPr="00903DBA">
        <w:rPr>
          <w:highlight w:val="white"/>
        </w:rPr>
        <w:t xml:space="preserve"> by</w:t>
      </w:r>
      <w:r w:rsidR="00907C44" w:rsidRPr="00903DBA">
        <w:rPr>
          <w:highlight w:val="white"/>
        </w:rPr>
        <w:t xml:space="preserve"> adding the address of </w:t>
      </w:r>
      <w:r w:rsidR="001934F7" w:rsidRPr="00903DBA">
        <w:rPr>
          <w:highlight w:val="white"/>
        </w:rPr>
        <w:t xml:space="preserve">the </w:t>
      </w:r>
      <w:r w:rsidR="00F85B99" w:rsidRPr="00903DBA">
        <w:rPr>
          <w:highlight w:val="white"/>
        </w:rPr>
        <w:t xml:space="preserve">name to </w:t>
      </w:r>
      <w:r w:rsidR="007F1ED9" w:rsidRPr="00903DBA">
        <w:rPr>
          <w:highlight w:val="white"/>
        </w:rPr>
        <w:t xml:space="preserve">target address, which we </w:t>
      </w:r>
      <w:r w:rsidR="001934F7" w:rsidRPr="00903DBA">
        <w:rPr>
          <w:highlight w:val="white"/>
        </w:rPr>
        <w:t>restore to the source address.</w:t>
      </w:r>
    </w:p>
    <w:p w14:paraId="2CE198F8" w14:textId="49FD2A62" w:rsidR="00E1579E" w:rsidRPr="00903DBA" w:rsidRDefault="00E1579E" w:rsidP="00E1579E">
      <w:pPr>
        <w:pStyle w:val="Code"/>
        <w:rPr>
          <w:highlight w:val="white"/>
        </w:rPr>
      </w:pPr>
      <w:r w:rsidRPr="00903DBA">
        <w:rPr>
          <w:highlight w:val="white"/>
        </w:rPr>
        <w:t xml:space="preserve">        </w:t>
      </w:r>
      <w:r w:rsidR="007F1ED9" w:rsidRPr="00903DBA">
        <w:rPr>
          <w:highlight w:val="white"/>
        </w:rPr>
        <w:t>targetAddress</w:t>
      </w:r>
      <w:r w:rsidRPr="00903DBA">
        <w:rPr>
          <w:highlight w:val="white"/>
        </w:rPr>
        <w:t xml:space="preserve"> </w:t>
      </w:r>
      <w:r w:rsidR="00E4675D" w:rsidRPr="00903DBA">
        <w:rPr>
          <w:highlight w:val="white"/>
        </w:rPr>
        <w:t>+</w:t>
      </w:r>
      <w:r w:rsidRPr="00903DBA">
        <w:rPr>
          <w:highlight w:val="white"/>
        </w:rPr>
        <w:t>= m_</w:t>
      </w:r>
      <w:r w:rsidR="007F1ED9" w:rsidRPr="00903DBA">
        <w:rPr>
          <w:highlight w:val="white"/>
        </w:rPr>
        <w:t>address</w:t>
      </w:r>
      <w:r w:rsidRPr="00903DBA">
        <w:rPr>
          <w:highlight w:val="white"/>
        </w:rPr>
        <w:t>Map[</w:t>
      </w:r>
      <w:r w:rsidR="00317998" w:rsidRPr="00903DBA">
        <w:rPr>
          <w:highlight w:val="white"/>
        </w:rPr>
        <w:t>targetName</w:t>
      </w:r>
      <w:r w:rsidRPr="00903DBA">
        <w:rPr>
          <w:highlight w:val="white"/>
        </w:rPr>
        <w:t>];</w:t>
      </w:r>
    </w:p>
    <w:p w14:paraId="65B61FD5" w14:textId="1D52813C"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(byte) </w:t>
      </w:r>
      <w:r w:rsidR="007F1ED9" w:rsidRPr="00903DBA">
        <w:rPr>
          <w:highlight w:val="white"/>
        </w:rPr>
        <w:t>targetAddress</w:t>
      </w:r>
      <w:r w:rsidRPr="00903DBA">
        <w:rPr>
          <w:highlight w:val="white"/>
        </w:rPr>
        <w:t>;</w:t>
      </w:r>
    </w:p>
    <w:p w14:paraId="16F021FF" w14:textId="58822241"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+ 1] = (byte) (</w:t>
      </w:r>
      <w:r w:rsidR="007F1ED9" w:rsidRPr="00903DBA">
        <w:rPr>
          <w:highlight w:val="white"/>
        </w:rPr>
        <w:t>targetAddress</w:t>
      </w:r>
      <w:r w:rsidRPr="00903DBA">
        <w:rPr>
          <w:highlight w:val="white"/>
        </w:rPr>
        <w:t xml:space="preserve"> &gt;&gt; 8);</w:t>
      </w:r>
    </w:p>
    <w:p w14:paraId="1554F188" w14:textId="77777777" w:rsidR="00E1579E" w:rsidRPr="00903DBA" w:rsidRDefault="00E1579E" w:rsidP="00E1579E">
      <w:pPr>
        <w:pStyle w:val="Code"/>
        <w:rPr>
          <w:highlight w:val="white"/>
        </w:rPr>
      </w:pPr>
      <w:r w:rsidRPr="00903DBA">
        <w:rPr>
          <w:highlight w:val="white"/>
        </w:rPr>
        <w:t xml:space="preserve">      }</w:t>
      </w:r>
    </w:p>
    <w:p w14:paraId="76C2A33A" w14:textId="77777777" w:rsidR="00E1579E" w:rsidRPr="00903DBA" w:rsidRDefault="00E1579E" w:rsidP="00E1579E">
      <w:pPr>
        <w:pStyle w:val="Code"/>
        <w:rPr>
          <w:highlight w:val="white"/>
        </w:rPr>
      </w:pPr>
      <w:r w:rsidRPr="00903DBA">
        <w:rPr>
          <w:highlight w:val="white"/>
        </w:rPr>
        <w:t xml:space="preserve">    }</w:t>
      </w:r>
    </w:p>
    <w:p w14:paraId="23FCEA73" w14:textId="01AC27B3" w:rsidR="00E1579E" w:rsidRPr="00903DBA" w:rsidRDefault="00B07640" w:rsidP="00E16F6A">
      <w:pPr>
        <w:rPr>
          <w:highlight w:val="white"/>
        </w:rPr>
      </w:pPr>
      <w:r w:rsidRPr="00903DBA">
        <w:rPr>
          <w:highlight w:val="white"/>
        </w:rPr>
        <w:t xml:space="preserve">The </w:t>
      </w:r>
      <w:r w:rsidRPr="00903DBA">
        <w:rPr>
          <w:rStyle w:val="KeyWord0"/>
          <w:highlight w:val="white"/>
        </w:rPr>
        <w:t>GenerateCall</w:t>
      </w:r>
      <w:r w:rsidRPr="00903DBA">
        <w:rPr>
          <w:highlight w:val="white"/>
        </w:rPr>
        <w:t xml:space="preserve"> method</w:t>
      </w:r>
      <w:r w:rsidR="00DD3E21" w:rsidRPr="00903DBA">
        <w:rPr>
          <w:highlight w:val="white"/>
        </w:rPr>
        <w:t xml:space="preserve"> </w:t>
      </w:r>
      <w:r w:rsidR="00FA5691" w:rsidRPr="00903DBA">
        <w:rPr>
          <w:highlight w:val="white"/>
        </w:rPr>
        <w:t>iterates through the</w:t>
      </w:r>
      <w:r w:rsidR="00E52B24" w:rsidRPr="00903DBA">
        <w:rPr>
          <w:highlight w:val="white"/>
        </w:rPr>
        <w:t xml:space="preserve"> </w:t>
      </w:r>
      <w:r w:rsidR="00E6689C" w:rsidRPr="00903DBA">
        <w:rPr>
          <w:highlight w:val="white"/>
        </w:rPr>
        <w:t xml:space="preserve">names of the functions to called. There are two differences between this method and </w:t>
      </w:r>
      <w:r w:rsidR="00E6689C" w:rsidRPr="00903DBA">
        <w:rPr>
          <w:rStyle w:val="KeyWord0"/>
          <w:highlight w:val="white"/>
        </w:rPr>
        <w:t>GenerateAccess</w:t>
      </w:r>
      <w:r w:rsidR="00E16F6A" w:rsidRPr="00903DBA">
        <w:rPr>
          <w:highlight w:val="white"/>
        </w:rPr>
        <w:t xml:space="preserve"> above</w:t>
      </w:r>
      <w:r w:rsidR="008F2431" w:rsidRPr="00903DBA">
        <w:rPr>
          <w:highlight w:val="white"/>
        </w:rPr>
        <w:t xml:space="preserve">. First, we do not need to take </w:t>
      </w:r>
      <w:r w:rsidR="005912E1" w:rsidRPr="00903DBA">
        <w:rPr>
          <w:highlight w:val="white"/>
        </w:rPr>
        <w:t xml:space="preserve">inspect </w:t>
      </w:r>
      <w:r w:rsidR="0015781E" w:rsidRPr="00903DBA">
        <w:rPr>
          <w:highlight w:val="white"/>
        </w:rPr>
        <w:t xml:space="preserve">the </w:t>
      </w:r>
      <w:r w:rsidR="00067F4A" w:rsidRPr="00903DBA">
        <w:rPr>
          <w:highlight w:val="white"/>
        </w:rPr>
        <w:t xml:space="preserve">original </w:t>
      </w:r>
      <w:r w:rsidR="008F2431" w:rsidRPr="00903DBA">
        <w:rPr>
          <w:highlight w:val="white"/>
        </w:rPr>
        <w:t>address of the function</w:t>
      </w:r>
      <w:r w:rsidR="00067F4A" w:rsidRPr="00903DBA">
        <w:rPr>
          <w:highlight w:val="white"/>
        </w:rPr>
        <w:t xml:space="preserve">. It is always </w:t>
      </w:r>
      <w:r w:rsidR="00BB6AC9" w:rsidRPr="00903DBA">
        <w:rPr>
          <w:highlight w:val="white"/>
        </w:rPr>
        <w:t>zero since</w:t>
      </w:r>
      <w:r w:rsidR="008F2431" w:rsidRPr="00903DBA">
        <w:rPr>
          <w:highlight w:val="white"/>
        </w:rPr>
        <w:t xml:space="preserve"> it is not possible to </w:t>
      </w:r>
      <w:r w:rsidR="00EB4BEC" w:rsidRPr="00903DBA">
        <w:rPr>
          <w:highlight w:val="white"/>
        </w:rPr>
        <w:t xml:space="preserve">add an offset to a function call. Second, the address of the call is </w:t>
      </w:r>
      <w:r w:rsidR="00067F4A" w:rsidRPr="00903DBA">
        <w:rPr>
          <w:highlight w:val="white"/>
        </w:rPr>
        <w:t xml:space="preserve">not absolute, it is </w:t>
      </w:r>
      <w:r w:rsidR="00EB4BEC" w:rsidRPr="00903DBA">
        <w:rPr>
          <w:highlight w:val="white"/>
        </w:rPr>
        <w:t>relative the next assembly code instruction</w:t>
      </w:r>
      <w:r w:rsidR="00775C28" w:rsidRPr="00903DBA">
        <w:rPr>
          <w:highlight w:val="white"/>
        </w:rPr>
        <w:t>.</w:t>
      </w:r>
    </w:p>
    <w:p w14:paraId="380528A6" w14:textId="651987CB" w:rsidR="00B513F2" w:rsidRPr="00903DBA" w:rsidRDefault="00B513F2" w:rsidP="00B513F2">
      <w:r w:rsidRPr="00903DBA">
        <w:t xml:space="preserve">We could </w:t>
      </w:r>
      <w:r w:rsidR="005618F9" w:rsidRPr="00903DBA">
        <w:t xml:space="preserve">change the calls where the address is eight bytes </w:t>
      </w:r>
      <w:r w:rsidR="003B46D3" w:rsidRPr="00903DBA">
        <w:t xml:space="preserve">from long jump </w:t>
      </w:r>
      <w:r w:rsidR="005618F9" w:rsidRPr="00903DBA">
        <w:t xml:space="preserve">to short jumps. However, </w:t>
      </w:r>
      <w:r w:rsidR="00067F4A" w:rsidRPr="00903DBA">
        <w:t>this may cause local jumps</w:t>
      </w:r>
      <w:r w:rsidR="003B46D3" w:rsidRPr="00903DBA">
        <w:t xml:space="preserve"> in the function</w:t>
      </w:r>
      <w:r w:rsidR="00067F4A" w:rsidRPr="00903DBA">
        <w:t xml:space="preserve"> to be changed from short </w:t>
      </w:r>
      <w:r w:rsidR="003B46D3" w:rsidRPr="00903DBA">
        <w:t xml:space="preserve">jumps </w:t>
      </w:r>
      <w:r w:rsidR="00067F4A" w:rsidRPr="00903DBA">
        <w:t>to long jumps.</w:t>
      </w:r>
    </w:p>
    <w:p w14:paraId="2B02E8D8" w14:textId="37544C70" w:rsidR="00034B05" w:rsidRPr="00903DBA" w:rsidRDefault="00E1579E" w:rsidP="00E1579E">
      <w:pPr>
        <w:pStyle w:val="Code"/>
        <w:rPr>
          <w:highlight w:val="white"/>
        </w:rPr>
      </w:pPr>
      <w:r w:rsidRPr="00903DBA">
        <w:rPr>
          <w:highlight w:val="white"/>
        </w:rPr>
        <w:t xml:space="preserve">    private void GenerateCall(int </w:t>
      </w:r>
      <w:r w:rsidR="00D95327" w:rsidRPr="00903DBA">
        <w:rPr>
          <w:highlight w:val="white"/>
        </w:rPr>
        <w:t>callerS</w:t>
      </w:r>
      <w:r w:rsidRPr="00903DBA">
        <w:rPr>
          <w:highlight w:val="white"/>
        </w:rPr>
        <w:t>tartAddress,</w:t>
      </w:r>
    </w:p>
    <w:p w14:paraId="38BAF35A" w14:textId="6D131FD0"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IDictionary&lt;int,string&gt; callMap,</w:t>
      </w:r>
    </w:p>
    <w:p w14:paraId="771698A9" w14:textId="77777777" w:rsidR="00E1579E" w:rsidRPr="00903DBA" w:rsidRDefault="00E1579E" w:rsidP="00E1579E">
      <w:pPr>
        <w:pStyle w:val="Code"/>
        <w:rPr>
          <w:highlight w:val="white"/>
        </w:rPr>
      </w:pPr>
      <w:r w:rsidRPr="00903DBA">
        <w:rPr>
          <w:highlight w:val="white"/>
        </w:rPr>
        <w:t xml:space="preserve">                              List&lt;byte&gt; byteList) {</w:t>
      </w:r>
    </w:p>
    <w:p w14:paraId="38EB8AD9" w14:textId="77777777" w:rsidR="00E1579E" w:rsidRPr="00903DBA" w:rsidRDefault="00E1579E" w:rsidP="00E1579E">
      <w:pPr>
        <w:pStyle w:val="Code"/>
        <w:rPr>
          <w:highlight w:val="white"/>
        </w:rPr>
      </w:pPr>
      <w:r w:rsidRPr="00903DBA">
        <w:rPr>
          <w:highlight w:val="white"/>
        </w:rPr>
        <w:t xml:space="preserve">      foreach (KeyValuePair&lt;int,string&gt; entry in callMap) {</w:t>
      </w:r>
    </w:p>
    <w:p w14:paraId="3F3A7F9F" w14:textId="104FC9F2" w:rsidR="00E1579E" w:rsidRPr="00903DBA" w:rsidRDefault="00E1579E" w:rsidP="00E1579E">
      <w:pPr>
        <w:pStyle w:val="Code"/>
        <w:rPr>
          <w:highlight w:val="white"/>
        </w:rPr>
      </w:pPr>
      <w:r w:rsidRPr="00903DBA">
        <w:rPr>
          <w:highlight w:val="white"/>
        </w:rPr>
        <w:t xml:space="preserve">        int </w:t>
      </w:r>
      <w:r w:rsidR="00DD3E21" w:rsidRPr="00903DBA">
        <w:rPr>
          <w:highlight w:val="white"/>
        </w:rPr>
        <w:t>sourceA</w:t>
      </w:r>
      <w:r w:rsidRPr="00903DBA">
        <w:rPr>
          <w:highlight w:val="white"/>
        </w:rPr>
        <w:t>ddress = entry.Key;</w:t>
      </w:r>
    </w:p>
    <w:p w14:paraId="6003024F" w14:textId="6F9DF040" w:rsidR="00317998" w:rsidRPr="00903DBA" w:rsidRDefault="00317998" w:rsidP="00E1579E">
      <w:pPr>
        <w:pStyle w:val="Code"/>
        <w:rPr>
          <w:highlight w:val="white"/>
        </w:rPr>
      </w:pPr>
      <w:r w:rsidRPr="00903DBA">
        <w:rPr>
          <w:highlight w:val="white"/>
        </w:rPr>
        <w:t xml:space="preserve">        string sourceName = entry.Value;</w:t>
      </w:r>
    </w:p>
    <w:p w14:paraId="1916BD14" w14:textId="446FD0E7" w:rsidR="00800186" w:rsidRPr="00903DBA" w:rsidRDefault="00800186" w:rsidP="00800186">
      <w:pPr>
        <w:rPr>
          <w:highlight w:val="white"/>
        </w:rPr>
      </w:pPr>
      <w:r w:rsidRPr="00903DBA">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903DBA" w:rsidRDefault="00C22711" w:rsidP="00C22711">
      <w:pPr>
        <w:pStyle w:val="Code"/>
        <w:rPr>
          <w:highlight w:val="white"/>
        </w:rPr>
      </w:pPr>
      <w:r w:rsidRPr="00903DBA">
        <w:rPr>
          <w:highlight w:val="white"/>
        </w:rPr>
        <w:t xml:space="preserve">        int </w:t>
      </w:r>
      <w:r w:rsidR="0061063E" w:rsidRPr="00903DBA">
        <w:rPr>
          <w:highlight w:val="white"/>
        </w:rPr>
        <w:t>next</w:t>
      </w:r>
      <w:r w:rsidRPr="00903DBA">
        <w:rPr>
          <w:highlight w:val="white"/>
        </w:rPr>
        <w:t>Address = (sourceAddress + 2) + callerStartAddress;</w:t>
      </w:r>
    </w:p>
    <w:p w14:paraId="4197AEA7" w14:textId="7F313409" w:rsidR="0061063E" w:rsidRPr="00903DBA" w:rsidRDefault="00E1579E" w:rsidP="00E1579E">
      <w:pPr>
        <w:pStyle w:val="Code"/>
        <w:rPr>
          <w:highlight w:val="white"/>
        </w:rPr>
      </w:pPr>
      <w:r w:rsidRPr="00903DBA">
        <w:rPr>
          <w:highlight w:val="white"/>
        </w:rPr>
        <w:t xml:space="preserve">        int calleeAddress = m_addressMap[</w:t>
      </w:r>
      <w:r w:rsidR="000342A7" w:rsidRPr="00903DBA">
        <w:rPr>
          <w:highlight w:val="white"/>
        </w:rPr>
        <w:t>sourceName</w:t>
      </w:r>
      <w:r w:rsidRPr="00903DBA">
        <w:rPr>
          <w:highlight w:val="white"/>
        </w:rPr>
        <w:t>];</w:t>
      </w:r>
    </w:p>
    <w:p w14:paraId="1DA62BA4" w14:textId="31DADAB1" w:rsidR="0061063E" w:rsidRPr="00903DBA" w:rsidRDefault="0061063E" w:rsidP="00EE2D29">
      <w:pPr>
        <w:rPr>
          <w:highlight w:val="white"/>
        </w:rPr>
      </w:pPr>
      <w:r w:rsidRPr="00903DBA">
        <w:rPr>
          <w:highlight w:val="white"/>
        </w:rPr>
        <w:t>The relative address of the call is the difference of the address of the callee function and the next</w:t>
      </w:r>
      <w:r w:rsidR="00EE2D29" w:rsidRPr="00903DBA">
        <w:rPr>
          <w:highlight w:val="white"/>
        </w:rPr>
        <w:t xml:space="preserve"> instruction (the address of the instruction following the call).</w:t>
      </w:r>
    </w:p>
    <w:p w14:paraId="366FBC1F" w14:textId="5058F163" w:rsidR="00E1579E" w:rsidRPr="00903DBA" w:rsidRDefault="00E1579E" w:rsidP="00E1579E">
      <w:pPr>
        <w:pStyle w:val="Code"/>
        <w:rPr>
          <w:highlight w:val="white"/>
        </w:rPr>
      </w:pPr>
      <w:r w:rsidRPr="00903DBA">
        <w:rPr>
          <w:highlight w:val="white"/>
        </w:rPr>
        <w:t xml:space="preserve">        int relativeAddress = calleeAddress - </w:t>
      </w:r>
      <w:r w:rsidR="0061063E" w:rsidRPr="00903DBA">
        <w:rPr>
          <w:highlight w:val="white"/>
        </w:rPr>
        <w:t>nextAddress</w:t>
      </w:r>
      <w:r w:rsidRPr="00903DBA">
        <w:rPr>
          <w:highlight w:val="white"/>
        </w:rPr>
        <w:t>;</w:t>
      </w:r>
    </w:p>
    <w:p w14:paraId="7790C7F4" w14:textId="2AD8B7B3"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sourceAddress</w:t>
      </w:r>
      <w:r w:rsidRPr="00903DBA">
        <w:rPr>
          <w:highlight w:val="white"/>
        </w:rPr>
        <w:t>] = (byte) ((sbyte) relativeAddress);</w:t>
      </w:r>
    </w:p>
    <w:p w14:paraId="0853C9F0" w14:textId="08D25C48"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 xml:space="preserve">sourceAddress </w:t>
      </w:r>
      <w:r w:rsidRPr="00903DBA">
        <w:rPr>
          <w:highlight w:val="white"/>
        </w:rPr>
        <w:t>+ 1] = (byte) ((sbyte) (relativeAddress &gt;&gt; 8));</w:t>
      </w:r>
    </w:p>
    <w:p w14:paraId="1176BE0D" w14:textId="77777777" w:rsidR="00E1579E" w:rsidRPr="00903DBA" w:rsidRDefault="00E1579E" w:rsidP="00E1579E">
      <w:pPr>
        <w:pStyle w:val="Code"/>
        <w:rPr>
          <w:highlight w:val="white"/>
        </w:rPr>
      </w:pPr>
      <w:r w:rsidRPr="00903DBA">
        <w:rPr>
          <w:highlight w:val="white"/>
        </w:rPr>
        <w:t xml:space="preserve">      }</w:t>
      </w:r>
    </w:p>
    <w:p w14:paraId="1365C59A" w14:textId="77777777" w:rsidR="00E1579E" w:rsidRPr="00903DBA" w:rsidRDefault="00E1579E" w:rsidP="00E1579E">
      <w:pPr>
        <w:pStyle w:val="Code"/>
        <w:rPr>
          <w:highlight w:val="white"/>
        </w:rPr>
      </w:pPr>
      <w:r w:rsidRPr="00903DBA">
        <w:rPr>
          <w:highlight w:val="white"/>
        </w:rPr>
        <w:t xml:space="preserve">    }</w:t>
      </w:r>
    </w:p>
    <w:p w14:paraId="425A665C" w14:textId="7F4FF9A6" w:rsidR="00E1579E" w:rsidRPr="00903DBA" w:rsidRDefault="00BB1986" w:rsidP="00BB1986">
      <w:pPr>
        <w:rPr>
          <w:highlight w:val="white"/>
        </w:rPr>
      </w:pPr>
      <w:r w:rsidRPr="00903DBA">
        <w:rPr>
          <w:highlight w:val="white"/>
        </w:rPr>
        <w:t xml:space="preserve">The </w:t>
      </w:r>
      <w:r w:rsidRPr="00903DBA">
        <w:rPr>
          <w:rStyle w:val="KeyWord0"/>
          <w:highlight w:val="white"/>
        </w:rPr>
        <w:t>GenerateReturn</w:t>
      </w:r>
      <w:r w:rsidRPr="00903DBA">
        <w:rPr>
          <w:highlight w:val="white"/>
        </w:rPr>
        <w:t xml:space="preserve"> method</w:t>
      </w:r>
      <w:r w:rsidR="00670599" w:rsidRPr="00903DBA">
        <w:rPr>
          <w:highlight w:val="white"/>
        </w:rPr>
        <w:t xml:space="preserve"> changes the return address </w:t>
      </w:r>
      <w:r w:rsidR="008341B9" w:rsidRPr="00903DBA">
        <w:rPr>
          <w:highlight w:val="white"/>
        </w:rPr>
        <w:t>from</w:t>
      </w:r>
      <w:r w:rsidR="00670599" w:rsidRPr="00903DBA">
        <w:rPr>
          <w:highlight w:val="white"/>
        </w:rPr>
        <w:t xml:space="preserve"> the address relative</w:t>
      </w:r>
      <w:r w:rsidR="00B01423" w:rsidRPr="00903DBA">
        <w:rPr>
          <w:highlight w:val="white"/>
        </w:rPr>
        <w:t xml:space="preserve"> the beginning of the function</w:t>
      </w:r>
      <w:r w:rsidR="008341B9" w:rsidRPr="00903DBA">
        <w:rPr>
          <w:highlight w:val="white"/>
        </w:rPr>
        <w:t xml:space="preserve"> to the address relative the beginning of the executable code.</w:t>
      </w:r>
      <w:r w:rsidR="007C214D" w:rsidRPr="00903DBA">
        <w:rPr>
          <w:highlight w:val="white"/>
        </w:rPr>
        <w:t xml:space="preserve"> Similar to the </w:t>
      </w:r>
      <w:r w:rsidR="007C214D" w:rsidRPr="00903DBA">
        <w:rPr>
          <w:rStyle w:val="KeyWord0"/>
          <w:highlight w:val="white"/>
        </w:rPr>
        <w:t>GenerateAccess</w:t>
      </w:r>
      <w:r w:rsidR="007C214D" w:rsidRPr="00903DBA">
        <w:rPr>
          <w:highlight w:val="white"/>
        </w:rPr>
        <w:t xml:space="preserve"> case above, we need to inspect the original address, and add the address of the beginning function.</w:t>
      </w:r>
    </w:p>
    <w:p w14:paraId="3AC9E52D" w14:textId="77777777" w:rsidR="00F4455B" w:rsidRPr="00903DBA" w:rsidRDefault="00F4455B" w:rsidP="00F4455B">
      <w:pPr>
        <w:pStyle w:val="Code"/>
        <w:rPr>
          <w:highlight w:val="white"/>
        </w:rPr>
      </w:pPr>
      <w:r w:rsidRPr="00903DBA">
        <w:rPr>
          <w:highlight w:val="white"/>
        </w:rPr>
        <w:t xml:space="preserve">    private void GenerateReturn(int functionStartAddress, ISet&lt;int&gt; returnSet,</w:t>
      </w:r>
    </w:p>
    <w:p w14:paraId="6E69C776" w14:textId="77777777" w:rsidR="00F4455B" w:rsidRPr="00903DBA" w:rsidRDefault="00F4455B" w:rsidP="00F4455B">
      <w:pPr>
        <w:pStyle w:val="Code"/>
        <w:rPr>
          <w:highlight w:val="white"/>
        </w:rPr>
      </w:pPr>
      <w:r w:rsidRPr="00903DBA">
        <w:rPr>
          <w:highlight w:val="white"/>
        </w:rPr>
        <w:t xml:space="preserve">                                List&lt;byte&gt; byteList) {</w:t>
      </w:r>
    </w:p>
    <w:p w14:paraId="6B15EB15" w14:textId="77777777" w:rsidR="00F4455B" w:rsidRPr="00903DBA" w:rsidRDefault="00F4455B" w:rsidP="00F4455B">
      <w:pPr>
        <w:pStyle w:val="Code"/>
        <w:rPr>
          <w:highlight w:val="white"/>
        </w:rPr>
      </w:pPr>
      <w:r w:rsidRPr="00903DBA">
        <w:rPr>
          <w:highlight w:val="white"/>
        </w:rPr>
        <w:t xml:space="preserve">      foreach (int sourceAddress in returnSet) {</w:t>
      </w:r>
    </w:p>
    <w:p w14:paraId="42E87027" w14:textId="77777777" w:rsidR="00F4455B" w:rsidRPr="00903DBA" w:rsidRDefault="00F4455B" w:rsidP="00F4455B">
      <w:pPr>
        <w:pStyle w:val="Code"/>
        <w:rPr>
          <w:highlight w:val="white"/>
        </w:rPr>
      </w:pPr>
      <w:r w:rsidRPr="00903DBA">
        <w:rPr>
          <w:highlight w:val="white"/>
        </w:rPr>
        <w:t xml:space="preserve">        int lowByte = byteList[sourceAddress],</w:t>
      </w:r>
    </w:p>
    <w:p w14:paraId="6A2354D1" w14:textId="77777777" w:rsidR="00F4455B" w:rsidRPr="00903DBA" w:rsidRDefault="00F4455B" w:rsidP="00F4455B">
      <w:pPr>
        <w:pStyle w:val="Code"/>
        <w:rPr>
          <w:highlight w:val="white"/>
        </w:rPr>
      </w:pPr>
      <w:r w:rsidRPr="00903DBA">
        <w:rPr>
          <w:highlight w:val="white"/>
        </w:rPr>
        <w:t xml:space="preserve">            highByte = byteList[sourceAddress + 1];</w:t>
      </w:r>
    </w:p>
    <w:p w14:paraId="6879CF28" w14:textId="77777777" w:rsidR="00F4455B" w:rsidRPr="00903DBA" w:rsidRDefault="00F4455B" w:rsidP="00F4455B">
      <w:pPr>
        <w:pStyle w:val="Code"/>
        <w:rPr>
          <w:highlight w:val="white"/>
        </w:rPr>
      </w:pPr>
      <w:r w:rsidRPr="00903DBA">
        <w:rPr>
          <w:highlight w:val="white"/>
        </w:rPr>
        <w:t xml:space="preserve">        int targetAddress = (highByte &lt;&lt; 8) + lowByte;</w:t>
      </w:r>
    </w:p>
    <w:p w14:paraId="240D2DB1" w14:textId="77777777" w:rsidR="00F4455B" w:rsidRPr="00903DBA" w:rsidRDefault="00F4455B" w:rsidP="00F4455B">
      <w:pPr>
        <w:pStyle w:val="Code"/>
        <w:rPr>
          <w:highlight w:val="white"/>
        </w:rPr>
      </w:pPr>
      <w:r w:rsidRPr="00903DBA">
        <w:rPr>
          <w:highlight w:val="white"/>
        </w:rPr>
        <w:t xml:space="preserve">        targetAddress += functionStartAddress;</w:t>
      </w:r>
    </w:p>
    <w:p w14:paraId="289E91F4" w14:textId="77777777" w:rsidR="00F4455B" w:rsidRPr="00903DBA" w:rsidRDefault="00F4455B" w:rsidP="00F4455B">
      <w:pPr>
        <w:pStyle w:val="Code"/>
        <w:rPr>
          <w:highlight w:val="white"/>
        </w:rPr>
      </w:pPr>
      <w:r w:rsidRPr="00903DBA">
        <w:rPr>
          <w:highlight w:val="white"/>
        </w:rPr>
        <w:t xml:space="preserve">        byteList[sourceAddress] = (byte) targetAddress;</w:t>
      </w:r>
    </w:p>
    <w:p w14:paraId="66520F63" w14:textId="77777777" w:rsidR="00F4455B" w:rsidRPr="00903DBA" w:rsidRDefault="00F4455B" w:rsidP="00F4455B">
      <w:pPr>
        <w:pStyle w:val="Code"/>
        <w:rPr>
          <w:highlight w:val="white"/>
        </w:rPr>
      </w:pPr>
      <w:r w:rsidRPr="00903DBA">
        <w:rPr>
          <w:highlight w:val="white"/>
        </w:rPr>
        <w:t xml:space="preserve">        byteList[sourceAddress + 1] = (byte) (targetAddress &gt;&gt; 8);</w:t>
      </w:r>
    </w:p>
    <w:p w14:paraId="75252952" w14:textId="77777777" w:rsidR="00F4455B" w:rsidRPr="00903DBA" w:rsidRDefault="00F4455B" w:rsidP="00F4455B">
      <w:pPr>
        <w:pStyle w:val="Code"/>
        <w:rPr>
          <w:highlight w:val="white"/>
        </w:rPr>
      </w:pPr>
      <w:r w:rsidRPr="00903DBA">
        <w:rPr>
          <w:highlight w:val="white"/>
        </w:rPr>
        <w:t xml:space="preserve">      }</w:t>
      </w:r>
    </w:p>
    <w:p w14:paraId="324EF32E" w14:textId="303C9C49" w:rsidR="00F4455B" w:rsidRPr="00903DBA" w:rsidRDefault="00F4455B" w:rsidP="00F4455B">
      <w:pPr>
        <w:pStyle w:val="Code"/>
        <w:rPr>
          <w:highlight w:val="white"/>
        </w:rPr>
      </w:pPr>
      <w:r w:rsidRPr="00903DBA">
        <w:rPr>
          <w:highlight w:val="white"/>
        </w:rPr>
        <w:lastRenderedPageBreak/>
        <w:t xml:space="preserve">    }</w:t>
      </w:r>
    </w:p>
    <w:p w14:paraId="73F2B3E5" w14:textId="00729748" w:rsidR="00E1579E" w:rsidRPr="00903DBA" w:rsidRDefault="00B01423" w:rsidP="00B01423">
      <w:pPr>
        <w:rPr>
          <w:highlight w:val="white"/>
        </w:rPr>
      </w:pPr>
      <w:r w:rsidRPr="00903DBA">
        <w:rPr>
          <w:highlight w:val="white"/>
        </w:rPr>
        <w:t xml:space="preserve">The </w:t>
      </w:r>
      <w:r w:rsidRPr="00903DBA">
        <w:rPr>
          <w:rStyle w:val="KeyWord0"/>
          <w:highlight w:val="white"/>
        </w:rPr>
        <w:t>SimpleName</w:t>
      </w:r>
      <w:r w:rsidRPr="00903DBA">
        <w:rPr>
          <w:highlight w:val="white"/>
        </w:rPr>
        <w:t xml:space="preserve"> method returns the </w:t>
      </w:r>
      <w:r w:rsidR="008341B9" w:rsidRPr="00903DBA">
        <w:rPr>
          <w:highlight w:val="white"/>
        </w:rPr>
        <w:t xml:space="preserve">part to the left of the </w:t>
      </w:r>
      <w:r w:rsidRPr="00903DBA">
        <w:rPr>
          <w:highlight w:val="white"/>
        </w:rPr>
        <w:t>left</w:t>
      </w:r>
      <w:r w:rsidR="008341B9" w:rsidRPr="00903DBA">
        <w:rPr>
          <w:highlight w:val="white"/>
        </w:rPr>
        <w:t>most</w:t>
      </w:r>
      <w:r w:rsidRPr="00903DBA">
        <w:rPr>
          <w:highlight w:val="white"/>
        </w:rPr>
        <w:t xml:space="preserve"> separator identity character</w:t>
      </w:r>
      <w:r w:rsidR="008341B9" w:rsidRPr="00903DBA">
        <w:rPr>
          <w:highlight w:val="white"/>
        </w:rPr>
        <w:t>s</w:t>
      </w:r>
      <w:r w:rsidRPr="00903DBA">
        <w:rPr>
          <w:highlight w:val="white"/>
        </w:rPr>
        <w:t xml:space="preserve"> (‘$’)</w:t>
      </w:r>
      <w:r w:rsidR="00482740" w:rsidRPr="00903DBA">
        <w:rPr>
          <w:highlight w:val="white"/>
        </w:rPr>
        <w:t>, if present. Otherwise, the whole string is returned.</w:t>
      </w:r>
    </w:p>
    <w:p w14:paraId="40EC510D" w14:textId="77777777" w:rsidR="00E1579E" w:rsidRPr="00903DBA" w:rsidRDefault="00E1579E" w:rsidP="00E1579E">
      <w:pPr>
        <w:pStyle w:val="Code"/>
        <w:rPr>
          <w:highlight w:val="white"/>
        </w:rPr>
      </w:pPr>
      <w:r w:rsidRPr="00903DBA">
        <w:rPr>
          <w:highlight w:val="white"/>
        </w:rPr>
        <w:t xml:space="preserve">    public static string SimpleName(string name) {</w:t>
      </w:r>
    </w:p>
    <w:p w14:paraId="44EE391D" w14:textId="77777777" w:rsidR="00E1579E" w:rsidRPr="00903DBA" w:rsidRDefault="00E1579E" w:rsidP="00E1579E">
      <w:pPr>
        <w:pStyle w:val="Code"/>
        <w:rPr>
          <w:highlight w:val="white"/>
        </w:rPr>
      </w:pPr>
      <w:r w:rsidRPr="00903DBA">
        <w:rPr>
          <w:highlight w:val="white"/>
        </w:rPr>
        <w:t xml:space="preserve">      int index = name.LastIndexOf(Symbol.SeparatorId);</w:t>
      </w:r>
    </w:p>
    <w:p w14:paraId="0211DBC4" w14:textId="77777777" w:rsidR="00E1579E" w:rsidRPr="00903DBA" w:rsidRDefault="00E1579E" w:rsidP="00E1579E">
      <w:pPr>
        <w:pStyle w:val="Code"/>
        <w:rPr>
          <w:highlight w:val="white"/>
        </w:rPr>
      </w:pPr>
      <w:r w:rsidRPr="00903DBA">
        <w:rPr>
          <w:highlight w:val="white"/>
        </w:rPr>
        <w:t xml:space="preserve">      return (index != -1) ? name.Substring(0, index) : name;</w:t>
      </w:r>
    </w:p>
    <w:p w14:paraId="02289399" w14:textId="77777777" w:rsidR="00E1579E" w:rsidRPr="00903DBA" w:rsidRDefault="00E1579E" w:rsidP="00E1579E">
      <w:pPr>
        <w:pStyle w:val="Code"/>
        <w:rPr>
          <w:highlight w:val="white"/>
        </w:rPr>
      </w:pPr>
      <w:r w:rsidRPr="00903DBA">
        <w:rPr>
          <w:highlight w:val="white"/>
        </w:rPr>
        <w:t xml:space="preserve">    }  </w:t>
      </w:r>
    </w:p>
    <w:p w14:paraId="69B2FA32" w14:textId="77777777" w:rsidR="00E1579E" w:rsidRPr="00903DBA" w:rsidRDefault="00E1579E" w:rsidP="00E1579E">
      <w:pPr>
        <w:pStyle w:val="Code"/>
        <w:rPr>
          <w:highlight w:val="white"/>
        </w:rPr>
      </w:pPr>
      <w:r w:rsidRPr="00903DBA">
        <w:rPr>
          <w:highlight w:val="white"/>
        </w:rPr>
        <w:t xml:space="preserve">  }</w:t>
      </w:r>
    </w:p>
    <w:p w14:paraId="4FED1F55" w14:textId="75F4BDE0" w:rsidR="00C65C7A" w:rsidRPr="00903DBA" w:rsidRDefault="00E1579E" w:rsidP="00B21BB5">
      <w:pPr>
        <w:pStyle w:val="Code"/>
        <w:rPr>
          <w:highlight w:val="white"/>
        </w:rPr>
      </w:pPr>
      <w:r w:rsidRPr="00903DBA">
        <w:rPr>
          <w:highlight w:val="white"/>
        </w:rPr>
        <w:t>}</w:t>
      </w:r>
    </w:p>
    <w:p w14:paraId="3CC66250" w14:textId="72CDF337" w:rsidR="00AD7B52" w:rsidRPr="00903DBA" w:rsidRDefault="006A31DF" w:rsidP="00536BFB">
      <w:pPr>
        <w:pStyle w:val="Rubrik1"/>
      </w:pPr>
      <w:bookmarkStart w:id="491" w:name="_Toc57656122"/>
      <w:bookmarkStart w:id="492" w:name="_Ref58175578"/>
      <w:r w:rsidRPr="00903DBA">
        <w:lastRenderedPageBreak/>
        <w:t xml:space="preserve">The </w:t>
      </w:r>
      <w:r w:rsidR="002554E1" w:rsidRPr="00903DBA">
        <w:t>Standard Library</w:t>
      </w:r>
      <w:bookmarkEnd w:id="491"/>
      <w:bookmarkEnd w:id="492"/>
    </w:p>
    <w:p w14:paraId="21B660CB" w14:textId="0EAC07D4" w:rsidR="00EE220E" w:rsidRPr="00903DBA" w:rsidRDefault="00503728" w:rsidP="00265BDF">
      <w:pPr>
        <w:pStyle w:val="Rubrik2"/>
      </w:pPr>
      <w:bookmarkStart w:id="493" w:name="_Toc57656123"/>
      <w:r w:rsidRPr="00903DBA">
        <w:t>Integral and Floating Limits</w:t>
      </w:r>
      <w:bookmarkEnd w:id="493"/>
    </w:p>
    <w:p w14:paraId="1F710058" w14:textId="2CD586A7" w:rsidR="007800D6" w:rsidRPr="00903DBA" w:rsidRDefault="007800D6" w:rsidP="007800D6">
      <w:pPr>
        <w:rPr>
          <w:highlight w:val="white"/>
        </w:rPr>
      </w:pPr>
      <w:r w:rsidRPr="00903DBA">
        <w:rPr>
          <w:highlight w:val="white"/>
        </w:rPr>
        <w:t>The file limits.h holds limits for integral values for the Linux and Windows environment.</w:t>
      </w:r>
    </w:p>
    <w:p w14:paraId="2F6FA423" w14:textId="6AFA7B16" w:rsidR="003D1398" w:rsidRPr="00903DBA" w:rsidRDefault="008D6750" w:rsidP="00E65FE6">
      <w:pPr>
        <w:pStyle w:val="CodeHeader"/>
        <w:rPr>
          <w:highlight w:val="white"/>
        </w:rPr>
      </w:pPr>
      <w:r w:rsidRPr="00903DBA">
        <w:rPr>
          <w:highlight w:val="white"/>
        </w:rPr>
        <w:t>l</w:t>
      </w:r>
      <w:r w:rsidR="003D1398" w:rsidRPr="00903DBA">
        <w:rPr>
          <w:highlight w:val="white"/>
        </w:rPr>
        <w:t>imits.h</w:t>
      </w:r>
    </w:p>
    <w:p w14:paraId="723515CD" w14:textId="77777777" w:rsidR="001B4955" w:rsidRPr="00903DBA" w:rsidRDefault="001B4955" w:rsidP="001B4955">
      <w:pPr>
        <w:pStyle w:val="Code"/>
        <w:rPr>
          <w:highlight w:val="white"/>
        </w:rPr>
      </w:pPr>
      <w:r w:rsidRPr="00903DBA">
        <w:rPr>
          <w:highlight w:val="white"/>
        </w:rPr>
        <w:t>#ifndef __LIMITS_H__</w:t>
      </w:r>
    </w:p>
    <w:p w14:paraId="79925CAB" w14:textId="77777777" w:rsidR="001B4955" w:rsidRPr="00903DBA" w:rsidRDefault="001B4955" w:rsidP="001B4955">
      <w:pPr>
        <w:pStyle w:val="Code"/>
        <w:rPr>
          <w:highlight w:val="white"/>
        </w:rPr>
      </w:pPr>
      <w:r w:rsidRPr="00903DBA">
        <w:rPr>
          <w:highlight w:val="white"/>
        </w:rPr>
        <w:t>#define __LIMITS_H__</w:t>
      </w:r>
    </w:p>
    <w:p w14:paraId="7EFA0E6B" w14:textId="77777777" w:rsidR="001B4955" w:rsidRPr="00903DBA" w:rsidRDefault="001B4955" w:rsidP="001B4955">
      <w:pPr>
        <w:pStyle w:val="Code"/>
        <w:rPr>
          <w:highlight w:val="white"/>
        </w:rPr>
      </w:pPr>
    </w:p>
    <w:p w14:paraId="5A081A47" w14:textId="77777777" w:rsidR="001B4955" w:rsidRPr="00903DBA" w:rsidRDefault="001B4955" w:rsidP="001B4955">
      <w:pPr>
        <w:pStyle w:val="Code"/>
        <w:rPr>
          <w:highlight w:val="white"/>
        </w:rPr>
      </w:pPr>
      <w:r w:rsidRPr="00903DBA">
        <w:rPr>
          <w:highlight w:val="white"/>
        </w:rPr>
        <w:t>#ifdef __WINDOWS__</w:t>
      </w:r>
    </w:p>
    <w:p w14:paraId="03E4F5EE" w14:textId="77777777" w:rsidR="001B4955" w:rsidRPr="00903DBA" w:rsidRDefault="001B4955" w:rsidP="001B4955">
      <w:pPr>
        <w:pStyle w:val="Code"/>
        <w:rPr>
          <w:highlight w:val="white"/>
        </w:rPr>
      </w:pPr>
      <w:r w:rsidRPr="00903DBA">
        <w:rPr>
          <w:highlight w:val="white"/>
        </w:rPr>
        <w:t xml:space="preserve">  #define CHAR_BIT 8</w:t>
      </w:r>
    </w:p>
    <w:p w14:paraId="01BB60AA" w14:textId="77777777" w:rsidR="001B4955" w:rsidRPr="00903DBA" w:rsidRDefault="001B4955" w:rsidP="001B4955">
      <w:pPr>
        <w:pStyle w:val="Code"/>
        <w:rPr>
          <w:highlight w:val="white"/>
        </w:rPr>
      </w:pPr>
    </w:p>
    <w:p w14:paraId="0C780BE3" w14:textId="77777777" w:rsidR="001B4955" w:rsidRPr="00903DBA" w:rsidRDefault="001B4955" w:rsidP="001B4955">
      <w:pPr>
        <w:pStyle w:val="Code"/>
        <w:rPr>
          <w:highlight w:val="white"/>
        </w:rPr>
      </w:pPr>
      <w:r w:rsidRPr="00903DBA">
        <w:rPr>
          <w:highlight w:val="white"/>
        </w:rPr>
        <w:t xml:space="preserve">  #define CHAR_MIN -128S</w:t>
      </w:r>
    </w:p>
    <w:p w14:paraId="746CCACC" w14:textId="77777777" w:rsidR="001B4955" w:rsidRPr="00903DBA" w:rsidRDefault="001B4955" w:rsidP="001B4955">
      <w:pPr>
        <w:pStyle w:val="Code"/>
        <w:rPr>
          <w:highlight w:val="white"/>
        </w:rPr>
      </w:pPr>
      <w:r w:rsidRPr="00903DBA">
        <w:rPr>
          <w:highlight w:val="white"/>
        </w:rPr>
        <w:t xml:space="preserve">  #define CHAR_MAX 127S</w:t>
      </w:r>
    </w:p>
    <w:p w14:paraId="0CACE1F3" w14:textId="77777777" w:rsidR="001B4955" w:rsidRPr="00903DBA" w:rsidRDefault="001B4955" w:rsidP="001B4955">
      <w:pPr>
        <w:pStyle w:val="Code"/>
        <w:rPr>
          <w:highlight w:val="white"/>
        </w:rPr>
      </w:pPr>
      <w:r w:rsidRPr="00903DBA">
        <w:rPr>
          <w:highlight w:val="white"/>
        </w:rPr>
        <w:t xml:space="preserve">  #define UCHAR_MAX 255US</w:t>
      </w:r>
    </w:p>
    <w:p w14:paraId="5F64D68E" w14:textId="77777777" w:rsidR="001B4955" w:rsidRPr="00903DBA" w:rsidRDefault="001B4955" w:rsidP="001B4955">
      <w:pPr>
        <w:pStyle w:val="Code"/>
        <w:rPr>
          <w:highlight w:val="white"/>
        </w:rPr>
      </w:pPr>
    </w:p>
    <w:p w14:paraId="3A87F707" w14:textId="77777777" w:rsidR="001B4955" w:rsidRPr="00903DBA" w:rsidRDefault="001B4955" w:rsidP="001B4955">
      <w:pPr>
        <w:pStyle w:val="Code"/>
        <w:rPr>
          <w:highlight w:val="white"/>
        </w:rPr>
      </w:pPr>
      <w:r w:rsidRPr="00903DBA">
        <w:rPr>
          <w:highlight w:val="white"/>
        </w:rPr>
        <w:t xml:space="preserve">  #define SHRT_MIN -128S</w:t>
      </w:r>
    </w:p>
    <w:p w14:paraId="0D1CA189" w14:textId="77777777" w:rsidR="001B4955" w:rsidRPr="00903DBA" w:rsidRDefault="001B4955" w:rsidP="001B4955">
      <w:pPr>
        <w:pStyle w:val="Code"/>
        <w:rPr>
          <w:highlight w:val="white"/>
        </w:rPr>
      </w:pPr>
      <w:r w:rsidRPr="00903DBA">
        <w:rPr>
          <w:highlight w:val="white"/>
        </w:rPr>
        <w:t xml:space="preserve">  #define SHRT_MAX 127S</w:t>
      </w:r>
    </w:p>
    <w:p w14:paraId="1E6DBE04" w14:textId="77777777" w:rsidR="001B4955" w:rsidRPr="00903DBA" w:rsidRDefault="001B4955" w:rsidP="001B4955">
      <w:pPr>
        <w:pStyle w:val="Code"/>
        <w:rPr>
          <w:highlight w:val="white"/>
        </w:rPr>
      </w:pPr>
      <w:r w:rsidRPr="00903DBA">
        <w:rPr>
          <w:highlight w:val="white"/>
        </w:rPr>
        <w:t xml:space="preserve">  #define USHRT_MAX 255US</w:t>
      </w:r>
    </w:p>
    <w:p w14:paraId="731F7099" w14:textId="77777777" w:rsidR="001B4955" w:rsidRPr="00903DBA" w:rsidRDefault="001B4955" w:rsidP="001B4955">
      <w:pPr>
        <w:pStyle w:val="Code"/>
        <w:rPr>
          <w:highlight w:val="white"/>
        </w:rPr>
      </w:pPr>
    </w:p>
    <w:p w14:paraId="182F92EC" w14:textId="77777777" w:rsidR="001B4955" w:rsidRPr="00903DBA" w:rsidRDefault="001B4955" w:rsidP="001B4955">
      <w:pPr>
        <w:pStyle w:val="Code"/>
        <w:rPr>
          <w:highlight w:val="white"/>
        </w:rPr>
      </w:pPr>
      <w:r w:rsidRPr="00903DBA">
        <w:rPr>
          <w:highlight w:val="white"/>
        </w:rPr>
        <w:t xml:space="preserve">  #define INT_MIN -32768</w:t>
      </w:r>
    </w:p>
    <w:p w14:paraId="74242C97" w14:textId="77777777" w:rsidR="001B4955" w:rsidRPr="00903DBA" w:rsidRDefault="001B4955" w:rsidP="001B4955">
      <w:pPr>
        <w:pStyle w:val="Code"/>
        <w:rPr>
          <w:highlight w:val="white"/>
        </w:rPr>
      </w:pPr>
      <w:r w:rsidRPr="00903DBA">
        <w:rPr>
          <w:highlight w:val="white"/>
        </w:rPr>
        <w:t xml:space="preserve">  #define INT_MAX 32767</w:t>
      </w:r>
    </w:p>
    <w:p w14:paraId="2ACF9A49" w14:textId="77777777" w:rsidR="001B4955" w:rsidRPr="00903DBA" w:rsidRDefault="001B4955" w:rsidP="001B4955">
      <w:pPr>
        <w:pStyle w:val="Code"/>
        <w:rPr>
          <w:highlight w:val="white"/>
        </w:rPr>
      </w:pPr>
      <w:r w:rsidRPr="00903DBA">
        <w:rPr>
          <w:highlight w:val="white"/>
        </w:rPr>
        <w:t xml:space="preserve">  #define UINT_MAX 65535U</w:t>
      </w:r>
    </w:p>
    <w:p w14:paraId="795EBF0E" w14:textId="77777777" w:rsidR="001B4955" w:rsidRPr="00903DBA" w:rsidRDefault="001B4955" w:rsidP="001B4955">
      <w:pPr>
        <w:pStyle w:val="Code"/>
        <w:rPr>
          <w:highlight w:val="white"/>
        </w:rPr>
      </w:pPr>
    </w:p>
    <w:p w14:paraId="42D46270" w14:textId="77777777" w:rsidR="001B4955" w:rsidRPr="00903DBA" w:rsidRDefault="001B4955" w:rsidP="001B4955">
      <w:pPr>
        <w:pStyle w:val="Code"/>
        <w:rPr>
          <w:highlight w:val="white"/>
        </w:rPr>
      </w:pPr>
      <w:r w:rsidRPr="00903DBA">
        <w:rPr>
          <w:highlight w:val="white"/>
        </w:rPr>
        <w:t xml:space="preserve">  #define LONG_MIN -2147483648L</w:t>
      </w:r>
    </w:p>
    <w:p w14:paraId="68D14152" w14:textId="77777777" w:rsidR="001B4955" w:rsidRPr="00903DBA" w:rsidRDefault="001B4955" w:rsidP="001B4955">
      <w:pPr>
        <w:pStyle w:val="Code"/>
        <w:rPr>
          <w:highlight w:val="white"/>
        </w:rPr>
      </w:pPr>
      <w:r w:rsidRPr="00903DBA">
        <w:rPr>
          <w:highlight w:val="white"/>
        </w:rPr>
        <w:t xml:space="preserve">  #define LONG_MAX 2147483647L</w:t>
      </w:r>
    </w:p>
    <w:p w14:paraId="3EC3D070" w14:textId="77777777" w:rsidR="001B4955" w:rsidRPr="00903DBA" w:rsidRDefault="001B4955" w:rsidP="001B4955">
      <w:pPr>
        <w:pStyle w:val="Code"/>
        <w:rPr>
          <w:highlight w:val="white"/>
        </w:rPr>
      </w:pPr>
      <w:r w:rsidRPr="00903DBA">
        <w:rPr>
          <w:highlight w:val="white"/>
        </w:rPr>
        <w:t xml:space="preserve">  #define ULONG_MAX 4294967295UL</w:t>
      </w:r>
    </w:p>
    <w:p w14:paraId="792036DF" w14:textId="77777777" w:rsidR="001B4955" w:rsidRPr="00903DBA" w:rsidRDefault="001B4955" w:rsidP="001B4955">
      <w:pPr>
        <w:pStyle w:val="Code"/>
        <w:rPr>
          <w:highlight w:val="white"/>
        </w:rPr>
      </w:pPr>
      <w:r w:rsidRPr="00903DBA">
        <w:rPr>
          <w:highlight w:val="white"/>
        </w:rPr>
        <w:t>#endif</w:t>
      </w:r>
    </w:p>
    <w:p w14:paraId="63E5EF36" w14:textId="77777777" w:rsidR="001B4955" w:rsidRPr="00903DBA" w:rsidRDefault="001B4955" w:rsidP="001B4955">
      <w:pPr>
        <w:pStyle w:val="Code"/>
        <w:rPr>
          <w:highlight w:val="white"/>
        </w:rPr>
      </w:pPr>
    </w:p>
    <w:p w14:paraId="0716E188" w14:textId="77777777" w:rsidR="001B4955" w:rsidRPr="00903DBA" w:rsidRDefault="001B4955" w:rsidP="001B4955">
      <w:pPr>
        <w:pStyle w:val="Code"/>
        <w:rPr>
          <w:highlight w:val="white"/>
        </w:rPr>
      </w:pPr>
      <w:r w:rsidRPr="00903DBA">
        <w:rPr>
          <w:highlight w:val="white"/>
        </w:rPr>
        <w:t>#ifdef __LINUX__</w:t>
      </w:r>
    </w:p>
    <w:p w14:paraId="13D6DC00" w14:textId="77777777" w:rsidR="001B4955" w:rsidRPr="00903DBA" w:rsidRDefault="001B4955" w:rsidP="001B4955">
      <w:pPr>
        <w:pStyle w:val="Code"/>
        <w:rPr>
          <w:highlight w:val="white"/>
        </w:rPr>
      </w:pPr>
      <w:r w:rsidRPr="00903DBA">
        <w:rPr>
          <w:highlight w:val="white"/>
        </w:rPr>
        <w:t xml:space="preserve">  #define CHAR_BIT 8</w:t>
      </w:r>
    </w:p>
    <w:p w14:paraId="34C2AB51" w14:textId="77777777" w:rsidR="001B4955" w:rsidRPr="00903DBA" w:rsidRDefault="001B4955" w:rsidP="001B4955">
      <w:pPr>
        <w:pStyle w:val="Code"/>
        <w:rPr>
          <w:highlight w:val="white"/>
        </w:rPr>
      </w:pPr>
    </w:p>
    <w:p w14:paraId="2B33088F" w14:textId="77777777" w:rsidR="001B4955" w:rsidRPr="00903DBA" w:rsidRDefault="001B4955" w:rsidP="001B4955">
      <w:pPr>
        <w:pStyle w:val="Code"/>
        <w:rPr>
          <w:highlight w:val="white"/>
        </w:rPr>
      </w:pPr>
      <w:r w:rsidRPr="00903DBA">
        <w:rPr>
          <w:highlight w:val="white"/>
        </w:rPr>
        <w:t xml:space="preserve">  #define CHAR_MIN -128S</w:t>
      </w:r>
    </w:p>
    <w:p w14:paraId="5FDC3063" w14:textId="77777777" w:rsidR="001B4955" w:rsidRPr="00903DBA" w:rsidRDefault="001B4955" w:rsidP="001B4955">
      <w:pPr>
        <w:pStyle w:val="Code"/>
        <w:rPr>
          <w:highlight w:val="white"/>
        </w:rPr>
      </w:pPr>
      <w:r w:rsidRPr="00903DBA">
        <w:rPr>
          <w:highlight w:val="white"/>
        </w:rPr>
        <w:t xml:space="preserve">  #define CHAR_MAX 127S</w:t>
      </w:r>
    </w:p>
    <w:p w14:paraId="1D392906" w14:textId="77777777" w:rsidR="001B4955" w:rsidRPr="00903DBA" w:rsidRDefault="001B4955" w:rsidP="001B4955">
      <w:pPr>
        <w:pStyle w:val="Code"/>
        <w:rPr>
          <w:highlight w:val="white"/>
        </w:rPr>
      </w:pPr>
      <w:r w:rsidRPr="00903DBA">
        <w:rPr>
          <w:highlight w:val="white"/>
        </w:rPr>
        <w:t xml:space="preserve">  #define UCHAR_MAX 255US</w:t>
      </w:r>
    </w:p>
    <w:p w14:paraId="34E7839A" w14:textId="77777777" w:rsidR="001B4955" w:rsidRPr="00903DBA" w:rsidRDefault="001B4955" w:rsidP="001B4955">
      <w:pPr>
        <w:pStyle w:val="Code"/>
        <w:rPr>
          <w:highlight w:val="white"/>
        </w:rPr>
      </w:pPr>
    </w:p>
    <w:p w14:paraId="30B07C2B" w14:textId="77777777" w:rsidR="001B4955" w:rsidRPr="00903DBA" w:rsidRDefault="001B4955" w:rsidP="001B4955">
      <w:pPr>
        <w:pStyle w:val="Code"/>
        <w:rPr>
          <w:highlight w:val="white"/>
        </w:rPr>
      </w:pPr>
      <w:r w:rsidRPr="00903DBA">
        <w:rPr>
          <w:highlight w:val="white"/>
        </w:rPr>
        <w:t xml:space="preserve">  #define SHRT_MIN -32768S</w:t>
      </w:r>
    </w:p>
    <w:p w14:paraId="7D98538F" w14:textId="77777777" w:rsidR="001B4955" w:rsidRPr="00903DBA" w:rsidRDefault="001B4955" w:rsidP="001B4955">
      <w:pPr>
        <w:pStyle w:val="Code"/>
        <w:rPr>
          <w:highlight w:val="white"/>
        </w:rPr>
      </w:pPr>
      <w:r w:rsidRPr="00903DBA">
        <w:rPr>
          <w:highlight w:val="white"/>
        </w:rPr>
        <w:t xml:space="preserve">  #define SHRT_MAX 32767S</w:t>
      </w:r>
    </w:p>
    <w:p w14:paraId="57CAA243" w14:textId="77777777" w:rsidR="001B4955" w:rsidRPr="00903DBA" w:rsidRDefault="001B4955" w:rsidP="001B4955">
      <w:pPr>
        <w:pStyle w:val="Code"/>
        <w:rPr>
          <w:highlight w:val="white"/>
        </w:rPr>
      </w:pPr>
      <w:r w:rsidRPr="00903DBA">
        <w:rPr>
          <w:highlight w:val="white"/>
        </w:rPr>
        <w:t xml:space="preserve">  #define USHRT_MAX 65535US</w:t>
      </w:r>
    </w:p>
    <w:p w14:paraId="13BFD45C" w14:textId="77777777" w:rsidR="001B4955" w:rsidRPr="00903DBA" w:rsidRDefault="001B4955" w:rsidP="001B4955">
      <w:pPr>
        <w:pStyle w:val="Code"/>
        <w:rPr>
          <w:highlight w:val="white"/>
        </w:rPr>
      </w:pPr>
    </w:p>
    <w:p w14:paraId="4142961A" w14:textId="77777777" w:rsidR="001B4955" w:rsidRPr="00903DBA" w:rsidRDefault="001B4955" w:rsidP="001B4955">
      <w:pPr>
        <w:pStyle w:val="Code"/>
        <w:rPr>
          <w:highlight w:val="white"/>
        </w:rPr>
      </w:pPr>
      <w:r w:rsidRPr="00903DBA">
        <w:rPr>
          <w:highlight w:val="white"/>
        </w:rPr>
        <w:t xml:space="preserve">  #define INT_MIN -2147483648</w:t>
      </w:r>
    </w:p>
    <w:p w14:paraId="328544A1" w14:textId="77777777" w:rsidR="001B4955" w:rsidRPr="00903DBA" w:rsidRDefault="001B4955" w:rsidP="001B4955">
      <w:pPr>
        <w:pStyle w:val="Code"/>
        <w:rPr>
          <w:highlight w:val="white"/>
        </w:rPr>
      </w:pPr>
      <w:r w:rsidRPr="00903DBA">
        <w:rPr>
          <w:highlight w:val="white"/>
        </w:rPr>
        <w:t xml:space="preserve">  #define INT_MAX 2147483647</w:t>
      </w:r>
    </w:p>
    <w:p w14:paraId="3DA69E85" w14:textId="77777777" w:rsidR="001B4955" w:rsidRPr="00903DBA" w:rsidRDefault="001B4955" w:rsidP="001B4955">
      <w:pPr>
        <w:pStyle w:val="Code"/>
        <w:rPr>
          <w:highlight w:val="white"/>
        </w:rPr>
      </w:pPr>
      <w:r w:rsidRPr="00903DBA">
        <w:rPr>
          <w:highlight w:val="white"/>
        </w:rPr>
        <w:t xml:space="preserve">  #define UINT_MAX 4294967295U</w:t>
      </w:r>
    </w:p>
    <w:p w14:paraId="3C1C197A" w14:textId="77777777" w:rsidR="001B4955" w:rsidRPr="00903DBA" w:rsidRDefault="001B4955" w:rsidP="001B4955">
      <w:pPr>
        <w:pStyle w:val="Code"/>
        <w:rPr>
          <w:highlight w:val="white"/>
        </w:rPr>
      </w:pPr>
    </w:p>
    <w:p w14:paraId="1D0A29E6" w14:textId="77777777" w:rsidR="001B4955" w:rsidRPr="00903DBA" w:rsidRDefault="001B4955" w:rsidP="001B4955">
      <w:pPr>
        <w:pStyle w:val="Code"/>
        <w:rPr>
          <w:highlight w:val="white"/>
        </w:rPr>
      </w:pPr>
      <w:r w:rsidRPr="00903DBA">
        <w:rPr>
          <w:highlight w:val="white"/>
        </w:rPr>
        <w:t xml:space="preserve">  #define LONG_MIN -9223372036854775808L</w:t>
      </w:r>
    </w:p>
    <w:p w14:paraId="29F62875" w14:textId="77777777" w:rsidR="001B4955" w:rsidRPr="00903DBA" w:rsidRDefault="001B4955" w:rsidP="001B4955">
      <w:pPr>
        <w:pStyle w:val="Code"/>
        <w:rPr>
          <w:highlight w:val="white"/>
        </w:rPr>
      </w:pPr>
      <w:r w:rsidRPr="00903DBA">
        <w:rPr>
          <w:highlight w:val="white"/>
        </w:rPr>
        <w:t xml:space="preserve">  #define LONG_MAX 9223372036854775807L</w:t>
      </w:r>
    </w:p>
    <w:p w14:paraId="637AEA6B" w14:textId="77777777" w:rsidR="001B4955" w:rsidRPr="00903DBA" w:rsidRDefault="001B4955" w:rsidP="001B4955">
      <w:pPr>
        <w:pStyle w:val="Code"/>
        <w:rPr>
          <w:highlight w:val="white"/>
        </w:rPr>
      </w:pPr>
      <w:r w:rsidRPr="00903DBA">
        <w:rPr>
          <w:highlight w:val="white"/>
        </w:rPr>
        <w:t xml:space="preserve">  #define ULONG_MAX 0xFFFFFFFFFFFFFFFFUL</w:t>
      </w:r>
    </w:p>
    <w:p w14:paraId="7D7FE382" w14:textId="0BC817CE" w:rsidR="001B4955" w:rsidRPr="00903DBA" w:rsidRDefault="001B4955" w:rsidP="001B4955">
      <w:pPr>
        <w:pStyle w:val="Code"/>
        <w:rPr>
          <w:highlight w:val="white"/>
        </w:rPr>
      </w:pPr>
      <w:r w:rsidRPr="00903DBA">
        <w:rPr>
          <w:highlight w:val="white"/>
        </w:rPr>
        <w:t xml:space="preserve">  #define ULONG_MAX 18446744073709551615UL</w:t>
      </w:r>
    </w:p>
    <w:p w14:paraId="2E47EDDC" w14:textId="77777777" w:rsidR="001B4955" w:rsidRPr="00903DBA" w:rsidRDefault="001B4955" w:rsidP="001B4955">
      <w:pPr>
        <w:pStyle w:val="Code"/>
        <w:rPr>
          <w:highlight w:val="white"/>
        </w:rPr>
      </w:pPr>
      <w:r w:rsidRPr="00903DBA">
        <w:rPr>
          <w:highlight w:val="white"/>
        </w:rPr>
        <w:t>#endif</w:t>
      </w:r>
    </w:p>
    <w:p w14:paraId="187CDFAD" w14:textId="77777777" w:rsidR="001B4955" w:rsidRPr="00903DBA" w:rsidRDefault="001B4955" w:rsidP="001B4955">
      <w:pPr>
        <w:pStyle w:val="Code"/>
        <w:rPr>
          <w:highlight w:val="white"/>
        </w:rPr>
      </w:pPr>
    </w:p>
    <w:p w14:paraId="099D9FA8" w14:textId="20052D75" w:rsidR="001B4955" w:rsidRPr="00903DBA" w:rsidRDefault="001B4955" w:rsidP="001B4955">
      <w:pPr>
        <w:pStyle w:val="Code"/>
        <w:rPr>
          <w:highlight w:val="white"/>
        </w:rPr>
      </w:pPr>
      <w:r w:rsidRPr="00903DBA">
        <w:rPr>
          <w:highlight w:val="white"/>
        </w:rPr>
        <w:t>#endif</w:t>
      </w:r>
    </w:p>
    <w:p w14:paraId="01ADB0EF" w14:textId="5423A415" w:rsidR="001A5879" w:rsidRPr="00903DBA" w:rsidRDefault="001A5879" w:rsidP="001A5879">
      <w:pPr>
        <w:rPr>
          <w:highlight w:val="white"/>
        </w:rPr>
      </w:pPr>
      <w:r w:rsidRPr="00903DBA">
        <w:rPr>
          <w:highlight w:val="white"/>
        </w:rPr>
        <w:t>The file float.h holds limits for floating-point values. Note that there is no difference between the Linux and Windows environment.</w:t>
      </w:r>
    </w:p>
    <w:p w14:paraId="2576C6FA" w14:textId="54BF9F51" w:rsidR="003D1398" w:rsidRPr="00903DBA" w:rsidRDefault="008D6750" w:rsidP="00E65FE6">
      <w:pPr>
        <w:pStyle w:val="CodeHeader"/>
      </w:pPr>
      <w:r w:rsidRPr="00903DBA">
        <w:lastRenderedPageBreak/>
        <w:t>f</w:t>
      </w:r>
      <w:r w:rsidR="003D1398" w:rsidRPr="00903DBA">
        <w:t>loat.h</w:t>
      </w:r>
    </w:p>
    <w:p w14:paraId="658C0A26" w14:textId="77777777" w:rsidR="001B4955" w:rsidRPr="00903DBA" w:rsidRDefault="001B4955" w:rsidP="001B4955">
      <w:pPr>
        <w:pStyle w:val="Code"/>
        <w:rPr>
          <w:highlight w:val="white"/>
        </w:rPr>
      </w:pPr>
      <w:r w:rsidRPr="00903DBA">
        <w:rPr>
          <w:highlight w:val="white"/>
        </w:rPr>
        <w:t>#ifndef __FLOAT_H__</w:t>
      </w:r>
    </w:p>
    <w:p w14:paraId="486E44A6" w14:textId="77777777" w:rsidR="001B4955" w:rsidRPr="00903DBA" w:rsidRDefault="001B4955" w:rsidP="001B4955">
      <w:pPr>
        <w:pStyle w:val="Code"/>
        <w:rPr>
          <w:highlight w:val="white"/>
        </w:rPr>
      </w:pPr>
      <w:r w:rsidRPr="00903DBA">
        <w:rPr>
          <w:highlight w:val="white"/>
        </w:rPr>
        <w:t>#define __FLOAT_H__</w:t>
      </w:r>
    </w:p>
    <w:p w14:paraId="494C5CE9" w14:textId="77777777" w:rsidR="001B4955" w:rsidRPr="00903DBA" w:rsidRDefault="001B4955" w:rsidP="001B4955">
      <w:pPr>
        <w:pStyle w:val="Code"/>
        <w:rPr>
          <w:highlight w:val="white"/>
        </w:rPr>
      </w:pPr>
    </w:p>
    <w:p w14:paraId="119530DD" w14:textId="77777777" w:rsidR="001B4955" w:rsidRPr="00903DBA" w:rsidRDefault="001B4955" w:rsidP="001B4955">
      <w:pPr>
        <w:pStyle w:val="Code"/>
        <w:rPr>
          <w:highlight w:val="white"/>
        </w:rPr>
      </w:pPr>
      <w:r w:rsidRPr="00903DBA">
        <w:rPr>
          <w:highlight w:val="white"/>
        </w:rPr>
        <w:t>#define FLT_ROUNDS 1</w:t>
      </w:r>
    </w:p>
    <w:p w14:paraId="23803613" w14:textId="77777777" w:rsidR="001B4955" w:rsidRPr="00903DBA" w:rsidRDefault="001B4955" w:rsidP="001B4955">
      <w:pPr>
        <w:pStyle w:val="Code"/>
        <w:rPr>
          <w:highlight w:val="white"/>
        </w:rPr>
      </w:pPr>
      <w:r w:rsidRPr="00903DBA">
        <w:rPr>
          <w:highlight w:val="white"/>
        </w:rPr>
        <w:t>#define FLT_RADIX  2</w:t>
      </w:r>
    </w:p>
    <w:p w14:paraId="08A73BB1" w14:textId="77777777" w:rsidR="001B4955" w:rsidRPr="00903DBA" w:rsidRDefault="001B4955" w:rsidP="001B4955">
      <w:pPr>
        <w:pStyle w:val="Code"/>
        <w:rPr>
          <w:highlight w:val="white"/>
        </w:rPr>
      </w:pPr>
    </w:p>
    <w:p w14:paraId="12A99F0A" w14:textId="77777777" w:rsidR="001B4955" w:rsidRPr="00903DBA" w:rsidRDefault="001B4955" w:rsidP="001B4955">
      <w:pPr>
        <w:pStyle w:val="Code"/>
        <w:rPr>
          <w:highlight w:val="white"/>
        </w:rPr>
      </w:pPr>
      <w:r w:rsidRPr="00903DBA">
        <w:rPr>
          <w:highlight w:val="white"/>
        </w:rPr>
        <w:t>#define FLT_MANT_DIG 2</w:t>
      </w:r>
    </w:p>
    <w:p w14:paraId="1046FCC8" w14:textId="77777777" w:rsidR="001B4955" w:rsidRPr="00903DBA" w:rsidRDefault="001B4955" w:rsidP="001B4955">
      <w:pPr>
        <w:pStyle w:val="Code"/>
        <w:rPr>
          <w:highlight w:val="white"/>
        </w:rPr>
      </w:pPr>
      <w:r w:rsidRPr="00903DBA">
        <w:rPr>
          <w:highlight w:val="white"/>
        </w:rPr>
        <w:t>#define DBL_MANT_DIG 2</w:t>
      </w:r>
    </w:p>
    <w:p w14:paraId="0E5C3656" w14:textId="77777777" w:rsidR="001B4955" w:rsidRPr="00903DBA" w:rsidRDefault="001B4955" w:rsidP="001B4955">
      <w:pPr>
        <w:pStyle w:val="Code"/>
        <w:rPr>
          <w:highlight w:val="white"/>
        </w:rPr>
      </w:pPr>
      <w:r w:rsidRPr="00903DBA">
        <w:rPr>
          <w:highlight w:val="white"/>
        </w:rPr>
        <w:t>#define LDBL_MANT_DIG 2</w:t>
      </w:r>
    </w:p>
    <w:p w14:paraId="029D4522" w14:textId="77777777" w:rsidR="001B4955" w:rsidRPr="00903DBA" w:rsidRDefault="001B4955" w:rsidP="001B4955">
      <w:pPr>
        <w:pStyle w:val="Code"/>
        <w:rPr>
          <w:highlight w:val="white"/>
        </w:rPr>
      </w:pPr>
    </w:p>
    <w:p w14:paraId="6671CC31" w14:textId="77777777" w:rsidR="001B4955" w:rsidRPr="00903DBA" w:rsidRDefault="001B4955" w:rsidP="001B4955">
      <w:pPr>
        <w:pStyle w:val="Code"/>
        <w:rPr>
          <w:highlight w:val="white"/>
        </w:rPr>
      </w:pPr>
      <w:r w:rsidRPr="00903DBA">
        <w:rPr>
          <w:highlight w:val="white"/>
        </w:rPr>
        <w:t>#define FLT_DIG      6</w:t>
      </w:r>
    </w:p>
    <w:p w14:paraId="36B35F67" w14:textId="77777777" w:rsidR="001B4955" w:rsidRPr="00903DBA" w:rsidRDefault="001B4955" w:rsidP="001B4955">
      <w:pPr>
        <w:pStyle w:val="Code"/>
        <w:rPr>
          <w:highlight w:val="white"/>
        </w:rPr>
      </w:pPr>
      <w:r w:rsidRPr="00903DBA">
        <w:rPr>
          <w:highlight w:val="white"/>
        </w:rPr>
        <w:t>#define FLT_EPSILON  1e-6</w:t>
      </w:r>
    </w:p>
    <w:p w14:paraId="1A5FB69B" w14:textId="77777777" w:rsidR="001B4955" w:rsidRPr="00903DBA" w:rsidRDefault="001B4955" w:rsidP="001B4955">
      <w:pPr>
        <w:pStyle w:val="Code"/>
        <w:rPr>
          <w:highlight w:val="white"/>
        </w:rPr>
      </w:pPr>
      <w:r w:rsidRPr="00903DBA">
        <w:rPr>
          <w:highlight w:val="white"/>
        </w:rPr>
        <w:t>#define FLT_MIN_EXP  -38</w:t>
      </w:r>
    </w:p>
    <w:p w14:paraId="64ED1706" w14:textId="77777777" w:rsidR="001B4955" w:rsidRPr="00903DBA" w:rsidRDefault="001B4955" w:rsidP="001B4955">
      <w:pPr>
        <w:pStyle w:val="Code"/>
        <w:rPr>
          <w:highlight w:val="white"/>
        </w:rPr>
      </w:pPr>
      <w:r w:rsidRPr="00903DBA">
        <w:rPr>
          <w:highlight w:val="white"/>
        </w:rPr>
        <w:t>#define FLT_MIN      1.2E-38</w:t>
      </w:r>
    </w:p>
    <w:p w14:paraId="76991C4A" w14:textId="77777777" w:rsidR="001B4955" w:rsidRPr="00903DBA" w:rsidRDefault="001B4955" w:rsidP="001B4955">
      <w:pPr>
        <w:pStyle w:val="Code"/>
        <w:rPr>
          <w:highlight w:val="white"/>
        </w:rPr>
      </w:pPr>
      <w:r w:rsidRPr="00903DBA">
        <w:rPr>
          <w:highlight w:val="white"/>
        </w:rPr>
        <w:t>#define FLT_MAX_EXP  38</w:t>
      </w:r>
    </w:p>
    <w:p w14:paraId="6ADF3E4A" w14:textId="77777777" w:rsidR="001B4955" w:rsidRPr="00903DBA" w:rsidRDefault="001B4955" w:rsidP="001B4955">
      <w:pPr>
        <w:pStyle w:val="Code"/>
        <w:rPr>
          <w:highlight w:val="white"/>
        </w:rPr>
      </w:pPr>
      <w:r w:rsidRPr="00903DBA">
        <w:rPr>
          <w:highlight w:val="white"/>
        </w:rPr>
        <w:t>#define FLT_MAX      3.4E+38</w:t>
      </w:r>
    </w:p>
    <w:p w14:paraId="11657D05" w14:textId="77777777" w:rsidR="001B4955" w:rsidRPr="00903DBA" w:rsidRDefault="001B4955" w:rsidP="001B4955">
      <w:pPr>
        <w:pStyle w:val="Code"/>
        <w:rPr>
          <w:highlight w:val="white"/>
        </w:rPr>
      </w:pPr>
    </w:p>
    <w:p w14:paraId="7D79DE16" w14:textId="77777777" w:rsidR="001B4955" w:rsidRPr="00903DBA" w:rsidRDefault="001B4955" w:rsidP="001B4955">
      <w:pPr>
        <w:pStyle w:val="Code"/>
        <w:rPr>
          <w:highlight w:val="white"/>
        </w:rPr>
      </w:pPr>
      <w:r w:rsidRPr="00903DBA">
        <w:rPr>
          <w:highlight w:val="white"/>
        </w:rPr>
        <w:t>#define DBL_DIG      6</w:t>
      </w:r>
    </w:p>
    <w:p w14:paraId="4749F7D0" w14:textId="77777777" w:rsidR="001B4955" w:rsidRPr="00903DBA" w:rsidRDefault="001B4955" w:rsidP="001B4955">
      <w:pPr>
        <w:pStyle w:val="Code"/>
        <w:rPr>
          <w:highlight w:val="white"/>
        </w:rPr>
      </w:pPr>
      <w:r w:rsidRPr="00903DBA">
        <w:rPr>
          <w:highlight w:val="white"/>
        </w:rPr>
        <w:t>#define DBL_EPSILON  1e-6</w:t>
      </w:r>
    </w:p>
    <w:p w14:paraId="7BB4D048" w14:textId="77777777" w:rsidR="001B4955" w:rsidRPr="00903DBA" w:rsidRDefault="001B4955" w:rsidP="001B4955">
      <w:pPr>
        <w:pStyle w:val="Code"/>
        <w:rPr>
          <w:highlight w:val="white"/>
        </w:rPr>
      </w:pPr>
      <w:r w:rsidRPr="00903DBA">
        <w:rPr>
          <w:highlight w:val="white"/>
        </w:rPr>
        <w:t>#define DBL_MANT_DIG 2</w:t>
      </w:r>
    </w:p>
    <w:p w14:paraId="62A765AC" w14:textId="77777777" w:rsidR="001B4955" w:rsidRPr="00903DBA" w:rsidRDefault="001B4955" w:rsidP="001B4955">
      <w:pPr>
        <w:pStyle w:val="Code"/>
        <w:rPr>
          <w:highlight w:val="white"/>
        </w:rPr>
      </w:pPr>
      <w:r w:rsidRPr="00903DBA">
        <w:rPr>
          <w:highlight w:val="white"/>
        </w:rPr>
        <w:t>#define DBL_MIN_EXP  -308</w:t>
      </w:r>
    </w:p>
    <w:p w14:paraId="4AF459B7" w14:textId="77777777" w:rsidR="001B4955" w:rsidRPr="00903DBA" w:rsidRDefault="001B4955" w:rsidP="001B4955">
      <w:pPr>
        <w:pStyle w:val="Code"/>
        <w:rPr>
          <w:highlight w:val="white"/>
        </w:rPr>
      </w:pPr>
      <w:r w:rsidRPr="00903DBA">
        <w:rPr>
          <w:highlight w:val="white"/>
        </w:rPr>
        <w:t>#define DBL_MIN      2.3E-308</w:t>
      </w:r>
    </w:p>
    <w:p w14:paraId="1B22A058" w14:textId="77777777" w:rsidR="001B4955" w:rsidRPr="00903DBA" w:rsidRDefault="001B4955" w:rsidP="001B4955">
      <w:pPr>
        <w:pStyle w:val="Code"/>
        <w:rPr>
          <w:highlight w:val="white"/>
        </w:rPr>
      </w:pPr>
      <w:r w:rsidRPr="00903DBA">
        <w:rPr>
          <w:highlight w:val="white"/>
        </w:rPr>
        <w:t>#define DBL_MAX_EXP  308</w:t>
      </w:r>
    </w:p>
    <w:p w14:paraId="1A6E01CC" w14:textId="77777777" w:rsidR="001B4955" w:rsidRPr="00903DBA" w:rsidRDefault="001B4955" w:rsidP="001B4955">
      <w:pPr>
        <w:pStyle w:val="Code"/>
        <w:rPr>
          <w:highlight w:val="white"/>
        </w:rPr>
      </w:pPr>
      <w:r w:rsidRPr="00903DBA">
        <w:rPr>
          <w:highlight w:val="white"/>
        </w:rPr>
        <w:t>#define DBL_MAX      1.7E+308</w:t>
      </w:r>
    </w:p>
    <w:p w14:paraId="0947C0EF" w14:textId="77777777" w:rsidR="001B4955" w:rsidRPr="00903DBA" w:rsidRDefault="001B4955" w:rsidP="001B4955">
      <w:pPr>
        <w:pStyle w:val="Code"/>
        <w:rPr>
          <w:highlight w:val="white"/>
        </w:rPr>
      </w:pPr>
    </w:p>
    <w:p w14:paraId="20C151CA" w14:textId="77777777" w:rsidR="001B4955" w:rsidRPr="00903DBA" w:rsidRDefault="001B4955" w:rsidP="001B4955">
      <w:pPr>
        <w:pStyle w:val="Code"/>
        <w:rPr>
          <w:highlight w:val="white"/>
        </w:rPr>
      </w:pPr>
      <w:r w:rsidRPr="00903DBA">
        <w:rPr>
          <w:highlight w:val="white"/>
        </w:rPr>
        <w:t>#endif</w:t>
      </w:r>
    </w:p>
    <w:p w14:paraId="6CAC1B64" w14:textId="34E6C206" w:rsidR="00EE220E" w:rsidRPr="00903DBA" w:rsidRDefault="00CA0D69" w:rsidP="00265BDF">
      <w:pPr>
        <w:pStyle w:val="Rubrik2"/>
      </w:pPr>
      <w:bookmarkStart w:id="494" w:name="_Toc57656124"/>
      <w:r w:rsidRPr="00903DBA">
        <w:t xml:space="preserve">The </w:t>
      </w:r>
      <w:r w:rsidR="000E7301" w:rsidRPr="00903DBA">
        <w:t>a</w:t>
      </w:r>
      <w:r w:rsidR="00EE220E" w:rsidRPr="00903DBA">
        <w:t>sser</w:t>
      </w:r>
      <w:r w:rsidR="008E5D1A" w:rsidRPr="00903DBA">
        <w:t>t</w:t>
      </w:r>
      <w:r w:rsidRPr="00903DBA">
        <w:t xml:space="preserve"> Macro</w:t>
      </w:r>
      <w:bookmarkEnd w:id="494"/>
    </w:p>
    <w:p w14:paraId="78813112" w14:textId="76229F9B" w:rsidR="000E7301" w:rsidRPr="00903DBA" w:rsidRDefault="000E7301" w:rsidP="000E7301">
      <w:r w:rsidRPr="00903DBA">
        <w:t>The assert</w:t>
      </w:r>
      <w:r w:rsidR="00A71CBE" w:rsidRPr="00903DBA">
        <w:t xml:space="preserve"> </w:t>
      </w:r>
      <w:r w:rsidR="00F26349" w:rsidRPr="00903DBA">
        <w:t xml:space="preserve">macro </w:t>
      </w:r>
      <w:r w:rsidR="00A71CBE" w:rsidRPr="00903DBA">
        <w:t>abort</w:t>
      </w:r>
      <w:r w:rsidR="00F26349" w:rsidRPr="00903DBA">
        <w:t>s</w:t>
      </w:r>
      <w:r w:rsidR="00A71CBE" w:rsidRPr="00903DBA">
        <w:t xml:space="preserve"> the execution with an error message if the expression is false.</w:t>
      </w:r>
      <w:r w:rsidR="00DB2BFF" w:rsidRPr="00903DBA">
        <w:t xml:space="preserve"> We use the </w:t>
      </w:r>
      <w:r w:rsidR="00DB2BFF" w:rsidRPr="00903DBA">
        <w:rPr>
          <w:rStyle w:val="KeyWord0"/>
        </w:rPr>
        <w:t>__FILE__</w:t>
      </w:r>
      <w:r w:rsidR="00DB2BFF" w:rsidRPr="00903DBA">
        <w:t xml:space="preserve"> and </w:t>
      </w:r>
      <w:r w:rsidR="00DB2BFF" w:rsidRPr="00903DBA">
        <w:rPr>
          <w:rStyle w:val="KeyWord0"/>
        </w:rPr>
        <w:t>__LINE__</w:t>
      </w:r>
      <w:r w:rsidR="00DB2BFF" w:rsidRPr="00903DBA">
        <w:t xml:space="preserve"> predefined macros to obtain the current file name and line number.</w:t>
      </w:r>
      <w:r w:rsidR="000D48DE" w:rsidRPr="00903DBA">
        <w:t xml:space="preserve"> The use</w:t>
      </w:r>
      <w:r w:rsidR="008728BE" w:rsidRPr="00903DBA">
        <w:t>r</w:t>
      </w:r>
      <w:r w:rsidR="000D48DE" w:rsidRPr="00903DBA">
        <w:t xml:space="preserve"> can explicitly set the </w:t>
      </w:r>
      <w:r w:rsidR="000D48DE" w:rsidRPr="00903DBA">
        <w:rPr>
          <w:rStyle w:val="KeyWord0"/>
        </w:rPr>
        <w:t>NDEBUG</w:t>
      </w:r>
      <w:r w:rsidR="000D48DE" w:rsidRPr="00903DBA">
        <w:t xml:space="preserve"> macro to shorten the definition of the </w:t>
      </w:r>
      <w:r w:rsidR="008728BE" w:rsidRPr="00903DBA">
        <w:rPr>
          <w:rStyle w:val="KeyWord0"/>
        </w:rPr>
        <w:t>assert</w:t>
      </w:r>
      <w:r w:rsidR="008728BE" w:rsidRPr="00903DBA">
        <w:t xml:space="preserve"> </w:t>
      </w:r>
      <w:r w:rsidR="000D48DE" w:rsidRPr="00903DBA">
        <w:t>macro.</w:t>
      </w:r>
    </w:p>
    <w:p w14:paraId="492C07C6" w14:textId="55099267" w:rsidR="00F65771" w:rsidRPr="00903DBA" w:rsidRDefault="008D6750" w:rsidP="00E65FE6">
      <w:pPr>
        <w:pStyle w:val="CodeHeader"/>
      </w:pPr>
      <w:r w:rsidRPr="00903DBA">
        <w:t>a</w:t>
      </w:r>
      <w:r w:rsidR="00F65771" w:rsidRPr="00903DBA">
        <w:t>ssert.h</w:t>
      </w:r>
    </w:p>
    <w:p w14:paraId="10DE0101" w14:textId="77777777" w:rsidR="001B4955" w:rsidRPr="00903DBA" w:rsidRDefault="001B4955" w:rsidP="001B4955">
      <w:pPr>
        <w:pStyle w:val="Code"/>
        <w:rPr>
          <w:highlight w:val="white"/>
        </w:rPr>
      </w:pPr>
      <w:r w:rsidRPr="00903DBA">
        <w:rPr>
          <w:highlight w:val="white"/>
        </w:rPr>
        <w:t>#ifndef __ASSERT_H__</w:t>
      </w:r>
    </w:p>
    <w:p w14:paraId="2FD9503E" w14:textId="77777777" w:rsidR="001B4955" w:rsidRPr="00903DBA" w:rsidRDefault="001B4955" w:rsidP="001B4955">
      <w:pPr>
        <w:pStyle w:val="Code"/>
        <w:rPr>
          <w:highlight w:val="white"/>
        </w:rPr>
      </w:pPr>
      <w:r w:rsidRPr="00903DBA">
        <w:rPr>
          <w:highlight w:val="white"/>
        </w:rPr>
        <w:t>#define __ASSERT_H__</w:t>
      </w:r>
    </w:p>
    <w:p w14:paraId="3EE81BF0" w14:textId="77777777" w:rsidR="001B4955" w:rsidRPr="00903DBA" w:rsidRDefault="001B4955" w:rsidP="001B4955">
      <w:pPr>
        <w:pStyle w:val="Code"/>
        <w:rPr>
          <w:highlight w:val="white"/>
        </w:rPr>
      </w:pPr>
    </w:p>
    <w:p w14:paraId="69848F9D" w14:textId="77777777" w:rsidR="001B4955" w:rsidRPr="00903DBA" w:rsidRDefault="001B4955" w:rsidP="001B4955">
      <w:pPr>
        <w:pStyle w:val="Code"/>
        <w:rPr>
          <w:highlight w:val="white"/>
        </w:rPr>
      </w:pPr>
      <w:r w:rsidRPr="00903DBA">
        <w:rPr>
          <w:highlight w:val="white"/>
        </w:rPr>
        <w:t>#ifndef NDEBUG</w:t>
      </w:r>
    </w:p>
    <w:p w14:paraId="1D867A8A" w14:textId="77777777" w:rsidR="001B4955" w:rsidRPr="00903DBA" w:rsidRDefault="001B4955" w:rsidP="001B4955">
      <w:pPr>
        <w:pStyle w:val="Code"/>
        <w:rPr>
          <w:highlight w:val="white"/>
        </w:rPr>
      </w:pPr>
      <w:r w:rsidRPr="00903DBA">
        <w:rPr>
          <w:highlight w:val="white"/>
        </w:rPr>
        <w:t xml:space="preserve">  #include &lt;stdio.h&gt;</w:t>
      </w:r>
    </w:p>
    <w:p w14:paraId="4B17C750" w14:textId="77777777" w:rsidR="001B4955" w:rsidRPr="00903DBA" w:rsidRDefault="001B4955" w:rsidP="001B4955">
      <w:pPr>
        <w:pStyle w:val="Code"/>
        <w:rPr>
          <w:highlight w:val="white"/>
        </w:rPr>
      </w:pPr>
      <w:r w:rsidRPr="00903DBA">
        <w:rPr>
          <w:highlight w:val="white"/>
        </w:rPr>
        <w:t xml:space="preserve">  #include &lt;stdlib.h&gt;</w:t>
      </w:r>
    </w:p>
    <w:p w14:paraId="6A463754" w14:textId="77777777" w:rsidR="001B4955" w:rsidRPr="00903DBA" w:rsidRDefault="001B4955" w:rsidP="001B4955">
      <w:pPr>
        <w:pStyle w:val="Code"/>
        <w:rPr>
          <w:highlight w:val="white"/>
        </w:rPr>
      </w:pPr>
      <w:r w:rsidRPr="00903DBA">
        <w:rPr>
          <w:highlight w:val="white"/>
        </w:rPr>
        <w:t xml:space="preserve">  #define assert(expression) if (!(expression)) { \</w:t>
      </w:r>
    </w:p>
    <w:p w14:paraId="22C5879B" w14:textId="77777777" w:rsidR="001B4955" w:rsidRPr="00903DBA" w:rsidRDefault="001B4955" w:rsidP="001B4955">
      <w:pPr>
        <w:pStyle w:val="Code"/>
        <w:rPr>
          <w:highlight w:val="white"/>
        </w:rPr>
      </w:pPr>
      <w:r w:rsidRPr="00903DBA">
        <w:rPr>
          <w:highlight w:val="white"/>
        </w:rPr>
        <w:t xml:space="preserve">    fprintf(stderr, "Assertion failed: \"%s\" in file %s at line %i\n", \</w:t>
      </w:r>
    </w:p>
    <w:p w14:paraId="0EF002FA" w14:textId="77777777" w:rsidR="001B4955" w:rsidRPr="00903DBA" w:rsidRDefault="001B4955" w:rsidP="001B4955">
      <w:pPr>
        <w:pStyle w:val="Code"/>
        <w:rPr>
          <w:highlight w:val="white"/>
        </w:rPr>
      </w:pPr>
      <w:r w:rsidRPr="00903DBA">
        <w:rPr>
          <w:highlight w:val="white"/>
        </w:rPr>
        <w:t xml:space="preserve">    #expression, __FILE__, __LINE__); abort(); }</w:t>
      </w:r>
    </w:p>
    <w:p w14:paraId="28AEF71B" w14:textId="77777777" w:rsidR="001B4955" w:rsidRPr="00903DBA" w:rsidRDefault="001B4955" w:rsidP="001B4955">
      <w:pPr>
        <w:pStyle w:val="Code"/>
        <w:rPr>
          <w:highlight w:val="white"/>
        </w:rPr>
      </w:pPr>
      <w:r w:rsidRPr="00903DBA">
        <w:rPr>
          <w:highlight w:val="white"/>
        </w:rPr>
        <w:t>#else</w:t>
      </w:r>
    </w:p>
    <w:p w14:paraId="5B4A88D2" w14:textId="77777777" w:rsidR="001B4955" w:rsidRPr="00903DBA" w:rsidRDefault="001B4955" w:rsidP="001B4955">
      <w:pPr>
        <w:pStyle w:val="Code"/>
        <w:rPr>
          <w:highlight w:val="white"/>
        </w:rPr>
      </w:pPr>
      <w:r w:rsidRPr="00903DBA">
        <w:rPr>
          <w:highlight w:val="white"/>
        </w:rPr>
        <w:t xml:space="preserve">  #define assert(expression)</w:t>
      </w:r>
    </w:p>
    <w:p w14:paraId="556FBB1A" w14:textId="77777777" w:rsidR="001B4955" w:rsidRPr="00903DBA" w:rsidRDefault="001B4955" w:rsidP="001B4955">
      <w:pPr>
        <w:pStyle w:val="Code"/>
        <w:rPr>
          <w:highlight w:val="white"/>
        </w:rPr>
      </w:pPr>
      <w:r w:rsidRPr="00903DBA">
        <w:rPr>
          <w:highlight w:val="white"/>
        </w:rPr>
        <w:t>#endif</w:t>
      </w:r>
    </w:p>
    <w:p w14:paraId="3A69B3FB" w14:textId="77777777" w:rsidR="001B4955" w:rsidRPr="00903DBA" w:rsidRDefault="001B4955" w:rsidP="001B4955">
      <w:pPr>
        <w:pStyle w:val="Code"/>
        <w:rPr>
          <w:highlight w:val="white"/>
        </w:rPr>
      </w:pPr>
    </w:p>
    <w:p w14:paraId="042A6E5E" w14:textId="77777777" w:rsidR="001B4955" w:rsidRPr="00903DBA" w:rsidRDefault="001B4955" w:rsidP="001B4955">
      <w:pPr>
        <w:pStyle w:val="Code"/>
        <w:rPr>
          <w:highlight w:val="white"/>
        </w:rPr>
      </w:pPr>
      <w:r w:rsidRPr="00903DBA">
        <w:rPr>
          <w:highlight w:val="white"/>
        </w:rPr>
        <w:t>#endif</w:t>
      </w:r>
    </w:p>
    <w:p w14:paraId="14D666FB" w14:textId="41E76B33" w:rsidR="0062113D" w:rsidRPr="00903DBA" w:rsidRDefault="0062113D" w:rsidP="00E94004">
      <w:pPr>
        <w:pStyle w:val="Rubrik2"/>
      </w:pPr>
      <w:bookmarkStart w:id="495" w:name="_Ref55664393"/>
      <w:bookmarkStart w:id="496" w:name="_Toc57656125"/>
      <w:r w:rsidRPr="00903DBA">
        <w:t>Locale Data</w:t>
      </w:r>
      <w:bookmarkEnd w:id="495"/>
      <w:bookmarkEnd w:id="496"/>
    </w:p>
    <w:p w14:paraId="6608641C" w14:textId="170A00B4" w:rsidR="00B72EC1" w:rsidRPr="00903DBA" w:rsidRDefault="00B72EC1" w:rsidP="00B72EC1">
      <w:r w:rsidRPr="00903DBA">
        <w:t>The file local</w:t>
      </w:r>
      <w:r w:rsidR="00094277" w:rsidRPr="00903DBA">
        <w:t>e library holds functions for locale data.</w:t>
      </w:r>
      <w:r w:rsidRPr="00903DBA">
        <w:t xml:space="preserve"> </w:t>
      </w:r>
    </w:p>
    <w:p w14:paraId="21A3CEC1" w14:textId="6B63F26E" w:rsidR="00265BDF" w:rsidRPr="00903DBA" w:rsidRDefault="008D6750" w:rsidP="00E65FE6">
      <w:pPr>
        <w:pStyle w:val="CodeHeader"/>
      </w:pPr>
      <w:r w:rsidRPr="00903DBA">
        <w:t>l</w:t>
      </w:r>
      <w:r w:rsidR="00265BDF" w:rsidRPr="00903DBA">
        <w:t>ocale.h</w:t>
      </w:r>
    </w:p>
    <w:p w14:paraId="2FEA7EF3" w14:textId="77777777" w:rsidR="0076222C" w:rsidRPr="00903DBA" w:rsidRDefault="0076222C" w:rsidP="0076222C">
      <w:pPr>
        <w:pStyle w:val="Code"/>
        <w:rPr>
          <w:highlight w:val="white"/>
        </w:rPr>
      </w:pPr>
      <w:r w:rsidRPr="00903DBA">
        <w:rPr>
          <w:highlight w:val="white"/>
        </w:rPr>
        <w:t>#ifndef __LOCALE_H__</w:t>
      </w:r>
    </w:p>
    <w:p w14:paraId="5214F848" w14:textId="77777777" w:rsidR="0076222C" w:rsidRPr="00903DBA" w:rsidRDefault="0076222C" w:rsidP="0076222C">
      <w:pPr>
        <w:pStyle w:val="Code"/>
        <w:rPr>
          <w:highlight w:val="white"/>
        </w:rPr>
      </w:pPr>
      <w:r w:rsidRPr="00903DBA">
        <w:rPr>
          <w:highlight w:val="white"/>
        </w:rPr>
        <w:lastRenderedPageBreak/>
        <w:t>#define __LOCALE_H__</w:t>
      </w:r>
    </w:p>
    <w:p w14:paraId="0985D15A" w14:textId="77777777" w:rsidR="0076222C" w:rsidRPr="00903DBA" w:rsidRDefault="0076222C" w:rsidP="0076222C">
      <w:pPr>
        <w:pStyle w:val="Code"/>
        <w:rPr>
          <w:highlight w:val="white"/>
        </w:rPr>
      </w:pPr>
    </w:p>
    <w:p w14:paraId="6DBD3273" w14:textId="77777777" w:rsidR="0076222C" w:rsidRPr="00903DBA" w:rsidRDefault="0076222C" w:rsidP="0076222C">
      <w:pPr>
        <w:pStyle w:val="Code"/>
        <w:rPr>
          <w:highlight w:val="white"/>
        </w:rPr>
      </w:pPr>
      <w:r w:rsidRPr="00903DBA">
        <w:rPr>
          <w:highlight w:val="white"/>
        </w:rPr>
        <w:t>#define LC_COLLATE  0x01</w:t>
      </w:r>
    </w:p>
    <w:p w14:paraId="0E454DEE" w14:textId="77777777" w:rsidR="0076222C" w:rsidRPr="00903DBA" w:rsidRDefault="0076222C" w:rsidP="0076222C">
      <w:pPr>
        <w:pStyle w:val="Code"/>
        <w:rPr>
          <w:highlight w:val="white"/>
        </w:rPr>
      </w:pPr>
      <w:r w:rsidRPr="00903DBA">
        <w:rPr>
          <w:highlight w:val="white"/>
        </w:rPr>
        <w:t>#define LC_CTYPE    0x02</w:t>
      </w:r>
    </w:p>
    <w:p w14:paraId="13CB6986" w14:textId="77777777" w:rsidR="0076222C" w:rsidRPr="00903DBA" w:rsidRDefault="0076222C" w:rsidP="0076222C">
      <w:pPr>
        <w:pStyle w:val="Code"/>
        <w:rPr>
          <w:highlight w:val="white"/>
        </w:rPr>
      </w:pPr>
      <w:r w:rsidRPr="00903DBA">
        <w:rPr>
          <w:highlight w:val="white"/>
        </w:rPr>
        <w:t>#define LC_MONETARY 0x04</w:t>
      </w:r>
    </w:p>
    <w:p w14:paraId="7D9BE6C8" w14:textId="77777777" w:rsidR="0076222C" w:rsidRPr="00903DBA" w:rsidRDefault="0076222C" w:rsidP="0076222C">
      <w:pPr>
        <w:pStyle w:val="Code"/>
        <w:rPr>
          <w:highlight w:val="white"/>
        </w:rPr>
      </w:pPr>
      <w:r w:rsidRPr="00903DBA">
        <w:rPr>
          <w:highlight w:val="white"/>
        </w:rPr>
        <w:t>#define LC_NUMERIC  0x08</w:t>
      </w:r>
    </w:p>
    <w:p w14:paraId="60F19432" w14:textId="77777777" w:rsidR="0076222C" w:rsidRPr="00903DBA" w:rsidRDefault="0076222C" w:rsidP="0076222C">
      <w:pPr>
        <w:pStyle w:val="Code"/>
        <w:rPr>
          <w:highlight w:val="white"/>
        </w:rPr>
      </w:pPr>
      <w:r w:rsidRPr="00903DBA">
        <w:rPr>
          <w:highlight w:val="white"/>
        </w:rPr>
        <w:t>#define LC_TIME     0x10</w:t>
      </w:r>
    </w:p>
    <w:p w14:paraId="2ECF20A6" w14:textId="77777777" w:rsidR="0076222C" w:rsidRPr="00903DBA" w:rsidRDefault="0076222C" w:rsidP="0076222C">
      <w:pPr>
        <w:pStyle w:val="Code"/>
        <w:rPr>
          <w:highlight w:val="white"/>
        </w:rPr>
      </w:pPr>
      <w:r w:rsidRPr="00903DBA">
        <w:rPr>
          <w:highlight w:val="white"/>
        </w:rPr>
        <w:t>#define LC_ALL      0x1F</w:t>
      </w:r>
    </w:p>
    <w:p w14:paraId="5B245C04" w14:textId="77777777" w:rsidR="0076222C" w:rsidRPr="00903DBA" w:rsidRDefault="0076222C" w:rsidP="0076222C">
      <w:pPr>
        <w:pStyle w:val="Code"/>
        <w:rPr>
          <w:highlight w:val="white"/>
        </w:rPr>
      </w:pPr>
    </w:p>
    <w:p w14:paraId="1CEAEBE2" w14:textId="77777777" w:rsidR="0076222C" w:rsidRPr="00903DBA" w:rsidRDefault="0076222C" w:rsidP="0076222C">
      <w:pPr>
        <w:pStyle w:val="Code"/>
        <w:rPr>
          <w:highlight w:val="white"/>
        </w:rPr>
      </w:pPr>
      <w:r w:rsidRPr="00903DBA">
        <w:rPr>
          <w:highlight w:val="white"/>
        </w:rPr>
        <w:t>struct lconv {</w:t>
      </w:r>
    </w:p>
    <w:p w14:paraId="7B67FC30" w14:textId="77777777" w:rsidR="0076222C" w:rsidRPr="00903DBA" w:rsidRDefault="0076222C" w:rsidP="0076222C">
      <w:pPr>
        <w:pStyle w:val="Code"/>
        <w:rPr>
          <w:highlight w:val="white"/>
        </w:rPr>
      </w:pPr>
      <w:r w:rsidRPr="00903DBA">
        <w:rPr>
          <w:highlight w:val="white"/>
        </w:rPr>
        <w:t xml:space="preserve">  int summerTimeZone, winterTimeZone;</w:t>
      </w:r>
    </w:p>
    <w:p w14:paraId="5F42BB64" w14:textId="77777777" w:rsidR="0076222C" w:rsidRPr="00903DBA" w:rsidRDefault="0076222C" w:rsidP="0076222C">
      <w:pPr>
        <w:pStyle w:val="Code"/>
        <w:rPr>
          <w:highlight w:val="white"/>
        </w:rPr>
      </w:pPr>
      <w:r w:rsidRPr="00903DBA">
        <w:rPr>
          <w:highlight w:val="white"/>
        </w:rPr>
        <w:t xml:space="preserve">  char **shortDayList;</w:t>
      </w:r>
    </w:p>
    <w:p w14:paraId="1E1BD235" w14:textId="77777777" w:rsidR="0076222C" w:rsidRPr="00903DBA" w:rsidRDefault="0076222C" w:rsidP="0076222C">
      <w:pPr>
        <w:pStyle w:val="Code"/>
        <w:rPr>
          <w:highlight w:val="white"/>
        </w:rPr>
      </w:pPr>
      <w:r w:rsidRPr="00903DBA">
        <w:rPr>
          <w:highlight w:val="white"/>
        </w:rPr>
        <w:t xml:space="preserve">  char **longDayList;</w:t>
      </w:r>
    </w:p>
    <w:p w14:paraId="2C5BFDCB" w14:textId="77777777" w:rsidR="0076222C" w:rsidRPr="00903DBA" w:rsidRDefault="0076222C" w:rsidP="0076222C">
      <w:pPr>
        <w:pStyle w:val="Code"/>
        <w:rPr>
          <w:highlight w:val="white"/>
        </w:rPr>
      </w:pPr>
      <w:r w:rsidRPr="00903DBA">
        <w:rPr>
          <w:highlight w:val="white"/>
        </w:rPr>
        <w:t xml:space="preserve">  char **shortMonthList;</w:t>
      </w:r>
    </w:p>
    <w:p w14:paraId="6024139C" w14:textId="77777777" w:rsidR="0076222C" w:rsidRPr="00903DBA" w:rsidRDefault="0076222C" w:rsidP="0076222C">
      <w:pPr>
        <w:pStyle w:val="Code"/>
        <w:rPr>
          <w:highlight w:val="white"/>
        </w:rPr>
      </w:pPr>
      <w:r w:rsidRPr="00903DBA">
        <w:rPr>
          <w:highlight w:val="white"/>
        </w:rPr>
        <w:t xml:space="preserve">  char **longMonthList;</w:t>
      </w:r>
    </w:p>
    <w:p w14:paraId="631130B8" w14:textId="77777777" w:rsidR="0076222C" w:rsidRPr="00903DBA" w:rsidRDefault="0076222C" w:rsidP="0076222C">
      <w:pPr>
        <w:pStyle w:val="Code"/>
        <w:rPr>
          <w:highlight w:val="white"/>
        </w:rPr>
      </w:pPr>
      <w:r w:rsidRPr="00903DBA">
        <w:rPr>
          <w:highlight w:val="white"/>
        </w:rPr>
        <w:t xml:space="preserve">  char *lowerCase;</w:t>
      </w:r>
    </w:p>
    <w:p w14:paraId="2586F603" w14:textId="77777777" w:rsidR="0076222C" w:rsidRPr="00903DBA" w:rsidRDefault="0076222C" w:rsidP="0076222C">
      <w:pPr>
        <w:pStyle w:val="Code"/>
        <w:rPr>
          <w:highlight w:val="white"/>
        </w:rPr>
      </w:pPr>
      <w:r w:rsidRPr="00903DBA">
        <w:rPr>
          <w:highlight w:val="white"/>
        </w:rPr>
        <w:t xml:space="preserve">  char *upperCase;</w:t>
      </w:r>
    </w:p>
    <w:p w14:paraId="45988B89" w14:textId="77777777" w:rsidR="0076222C" w:rsidRPr="00903DBA" w:rsidRDefault="0076222C" w:rsidP="0076222C">
      <w:pPr>
        <w:pStyle w:val="Code"/>
        <w:rPr>
          <w:highlight w:val="white"/>
        </w:rPr>
      </w:pPr>
      <w:r w:rsidRPr="00903DBA">
        <w:rPr>
          <w:highlight w:val="white"/>
        </w:rPr>
        <w:t xml:space="preserve">  char **messageList;</w:t>
      </w:r>
    </w:p>
    <w:p w14:paraId="082DD453" w14:textId="77777777" w:rsidR="0076222C" w:rsidRPr="00903DBA" w:rsidRDefault="0076222C" w:rsidP="0076222C">
      <w:pPr>
        <w:pStyle w:val="Code"/>
        <w:rPr>
          <w:highlight w:val="white"/>
        </w:rPr>
      </w:pPr>
      <w:r w:rsidRPr="00903DBA">
        <w:rPr>
          <w:highlight w:val="white"/>
        </w:rPr>
        <w:t>};</w:t>
      </w:r>
    </w:p>
    <w:p w14:paraId="6137278D" w14:textId="77777777" w:rsidR="0076222C" w:rsidRPr="00903DBA" w:rsidRDefault="0076222C" w:rsidP="0076222C">
      <w:pPr>
        <w:pStyle w:val="Code"/>
        <w:rPr>
          <w:highlight w:val="white"/>
        </w:rPr>
      </w:pPr>
    </w:p>
    <w:p w14:paraId="1BF53D4B" w14:textId="77777777" w:rsidR="0076222C" w:rsidRPr="00903DBA" w:rsidRDefault="0076222C" w:rsidP="0076222C">
      <w:pPr>
        <w:pStyle w:val="Code"/>
        <w:rPr>
          <w:highlight w:val="white"/>
        </w:rPr>
      </w:pPr>
      <w:r w:rsidRPr="00903DBA">
        <w:rPr>
          <w:highlight w:val="white"/>
        </w:rPr>
        <w:t>extern char* enMessageList[];</w:t>
      </w:r>
    </w:p>
    <w:p w14:paraId="2A3D1D65" w14:textId="77777777" w:rsidR="0076222C" w:rsidRPr="00903DBA" w:rsidRDefault="0076222C" w:rsidP="0076222C">
      <w:pPr>
        <w:pStyle w:val="Code"/>
        <w:rPr>
          <w:highlight w:val="white"/>
        </w:rPr>
      </w:pPr>
      <w:r w:rsidRPr="00903DBA">
        <w:rPr>
          <w:highlight w:val="white"/>
        </w:rPr>
        <w:t>extern char* setlocale(int flag, char* name);</w:t>
      </w:r>
    </w:p>
    <w:p w14:paraId="059D798C" w14:textId="77777777" w:rsidR="0076222C" w:rsidRPr="00903DBA" w:rsidRDefault="0076222C" w:rsidP="0076222C">
      <w:pPr>
        <w:pStyle w:val="Code"/>
        <w:rPr>
          <w:highlight w:val="white"/>
        </w:rPr>
      </w:pPr>
      <w:r w:rsidRPr="00903DBA">
        <w:rPr>
          <w:highlight w:val="white"/>
        </w:rPr>
        <w:t>extern struct lconv *localeconv(void);</w:t>
      </w:r>
    </w:p>
    <w:p w14:paraId="054C98C6" w14:textId="77777777" w:rsidR="0076222C" w:rsidRPr="00903DBA" w:rsidRDefault="0076222C" w:rsidP="0076222C">
      <w:pPr>
        <w:pStyle w:val="Code"/>
        <w:rPr>
          <w:highlight w:val="white"/>
        </w:rPr>
      </w:pPr>
    </w:p>
    <w:p w14:paraId="668D9E26" w14:textId="77777777" w:rsidR="0076222C" w:rsidRPr="00903DBA" w:rsidRDefault="0076222C" w:rsidP="0076222C">
      <w:pPr>
        <w:pStyle w:val="Code"/>
        <w:rPr>
          <w:highlight w:val="white"/>
        </w:rPr>
      </w:pPr>
      <w:r w:rsidRPr="00903DBA">
        <w:rPr>
          <w:highlight w:val="white"/>
        </w:rPr>
        <w:t>#endif</w:t>
      </w:r>
    </w:p>
    <w:p w14:paraId="5E65F48B" w14:textId="7B7A0BDA" w:rsidR="0062113D" w:rsidRPr="00903DBA" w:rsidRDefault="008D6750" w:rsidP="00E65FE6">
      <w:pPr>
        <w:pStyle w:val="CodeHeader"/>
      </w:pPr>
      <w:r w:rsidRPr="00903DBA">
        <w:t>l</w:t>
      </w:r>
      <w:r w:rsidR="0062113D" w:rsidRPr="00903DBA">
        <w:t>ocale.c</w:t>
      </w:r>
    </w:p>
    <w:p w14:paraId="4D3E8459" w14:textId="77777777" w:rsidR="0076222C" w:rsidRPr="00903DBA" w:rsidRDefault="0076222C" w:rsidP="001B29FE">
      <w:pPr>
        <w:pStyle w:val="Code"/>
        <w:rPr>
          <w:highlight w:val="white"/>
        </w:rPr>
      </w:pPr>
      <w:r w:rsidRPr="00903DBA">
        <w:rPr>
          <w:highlight w:val="white"/>
        </w:rPr>
        <w:t>#include &lt;stdio.h&gt;</w:t>
      </w:r>
    </w:p>
    <w:p w14:paraId="72681A5A" w14:textId="77777777" w:rsidR="0076222C" w:rsidRPr="00903DBA" w:rsidRDefault="0076222C" w:rsidP="001B29FE">
      <w:pPr>
        <w:pStyle w:val="Code"/>
        <w:rPr>
          <w:highlight w:val="white"/>
        </w:rPr>
      </w:pPr>
      <w:r w:rsidRPr="00903DBA">
        <w:rPr>
          <w:highlight w:val="white"/>
        </w:rPr>
        <w:t>#include &lt;stdlib.h&gt;</w:t>
      </w:r>
    </w:p>
    <w:p w14:paraId="1EC7EE9A" w14:textId="77777777" w:rsidR="0076222C" w:rsidRPr="00903DBA" w:rsidRDefault="0076222C" w:rsidP="001B29FE">
      <w:pPr>
        <w:pStyle w:val="Code"/>
        <w:rPr>
          <w:highlight w:val="white"/>
        </w:rPr>
      </w:pPr>
      <w:r w:rsidRPr="00903DBA">
        <w:rPr>
          <w:highlight w:val="white"/>
        </w:rPr>
        <w:t>#include &lt;string.h&gt;</w:t>
      </w:r>
    </w:p>
    <w:p w14:paraId="77193FD1" w14:textId="77777777" w:rsidR="0076222C" w:rsidRPr="00903DBA" w:rsidRDefault="0076222C" w:rsidP="001B29FE">
      <w:pPr>
        <w:pStyle w:val="Code"/>
        <w:rPr>
          <w:highlight w:val="white"/>
        </w:rPr>
      </w:pPr>
      <w:r w:rsidRPr="00903DBA">
        <w:rPr>
          <w:highlight w:val="white"/>
        </w:rPr>
        <w:t>#include &lt;locale.h&gt;</w:t>
      </w:r>
    </w:p>
    <w:p w14:paraId="1EB225C5" w14:textId="77777777" w:rsidR="0076222C" w:rsidRPr="00903DBA" w:rsidRDefault="0076222C" w:rsidP="001B29FE">
      <w:pPr>
        <w:pStyle w:val="Code"/>
        <w:rPr>
          <w:highlight w:val="white"/>
        </w:rPr>
      </w:pPr>
    </w:p>
    <w:p w14:paraId="0BBB4986" w14:textId="35AEAE09" w:rsidR="001B29FE" w:rsidRPr="00903DBA" w:rsidRDefault="0076222C" w:rsidP="001B29FE">
      <w:pPr>
        <w:pStyle w:val="Code"/>
        <w:rPr>
          <w:highlight w:val="white"/>
        </w:rPr>
      </w:pPr>
      <w:r w:rsidRPr="00903DBA">
        <w:rPr>
          <w:highlight w:val="white"/>
        </w:rPr>
        <w:t>static char* enShortDayList[] =</w:t>
      </w:r>
      <w:r w:rsidR="001B29FE" w:rsidRPr="00903DBA">
        <w:rPr>
          <w:highlight w:val="white"/>
        </w:rPr>
        <w:t xml:space="preserve"> </w:t>
      </w:r>
      <w:r w:rsidRPr="00903DBA">
        <w:rPr>
          <w:highlight w:val="white"/>
        </w:rPr>
        <w:t>{"Sun", "Mon", "Tue", "Wed",</w:t>
      </w:r>
    </w:p>
    <w:p w14:paraId="335FBF53" w14:textId="4A4C938A"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 "Fri", "Sat"};</w:t>
      </w:r>
    </w:p>
    <w:p w14:paraId="1E56DBB0" w14:textId="73135B33" w:rsidR="001B29FE" w:rsidRPr="00903DBA" w:rsidRDefault="0076222C" w:rsidP="001B29FE">
      <w:pPr>
        <w:pStyle w:val="Code"/>
        <w:rPr>
          <w:highlight w:val="white"/>
        </w:rPr>
      </w:pPr>
      <w:r w:rsidRPr="00903DBA">
        <w:rPr>
          <w:highlight w:val="white"/>
        </w:rPr>
        <w:t>static char* enLongDayList[] ={"Sunday", "Monday", "Tuesday", "Wednesday",</w:t>
      </w:r>
    </w:p>
    <w:p w14:paraId="7B3B94F0" w14:textId="76C50393"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"Thursday", "Friday", "Saturday"};</w:t>
      </w:r>
    </w:p>
    <w:p w14:paraId="375C5E70" w14:textId="77777777" w:rsidR="001B29FE" w:rsidRPr="00903DBA" w:rsidRDefault="001B29FE" w:rsidP="001B29FE">
      <w:pPr>
        <w:pStyle w:val="Code"/>
        <w:rPr>
          <w:highlight w:val="white"/>
        </w:rPr>
      </w:pPr>
    </w:p>
    <w:p w14:paraId="194CC363" w14:textId="77777777" w:rsidR="00E6246A" w:rsidRPr="00903DBA" w:rsidRDefault="0076222C" w:rsidP="001B29FE">
      <w:pPr>
        <w:pStyle w:val="Code"/>
        <w:rPr>
          <w:highlight w:val="white"/>
        </w:rPr>
      </w:pPr>
      <w:r w:rsidRPr="00903DBA">
        <w:rPr>
          <w:highlight w:val="white"/>
        </w:rPr>
        <w:t>static char* enShortMonthList[] = {"Jan", "Feb", "Mar", "Apr", "May", "Jun",</w:t>
      </w:r>
    </w:p>
    <w:p w14:paraId="37CDA776" w14:textId="2227D6D8"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"Oct", "Nov", "Dec"};</w:t>
      </w:r>
    </w:p>
    <w:p w14:paraId="55E7D4A1" w14:textId="77777777" w:rsidR="00E6246A" w:rsidRPr="00903DBA" w:rsidRDefault="0076222C" w:rsidP="001B29FE">
      <w:pPr>
        <w:pStyle w:val="Code"/>
        <w:rPr>
          <w:highlight w:val="white"/>
        </w:rPr>
      </w:pPr>
      <w:r w:rsidRPr="00903DBA">
        <w:rPr>
          <w:highlight w:val="white"/>
        </w:rPr>
        <w:t>static char* enLongMonthList[] = {"January", "February", "March", "April",</w:t>
      </w:r>
      <w:r w:rsidR="00E6246A" w:rsidRPr="00903DBA">
        <w:rPr>
          <w:highlight w:val="white"/>
        </w:rPr>
        <w:t xml:space="preserve"> </w:t>
      </w:r>
    </w:p>
    <w:p w14:paraId="7230176A" w14:textId="448FBF09" w:rsidR="00E6246A" w:rsidRPr="00903DBA" w:rsidRDefault="00E6246A" w:rsidP="001B29FE">
      <w:pPr>
        <w:pStyle w:val="Code"/>
        <w:rPr>
          <w:highlight w:val="white"/>
        </w:rPr>
      </w:pPr>
      <w:r w:rsidRPr="00903DBA">
        <w:rPr>
          <w:highlight w:val="white"/>
        </w:rPr>
        <w:t xml:space="preserve">                                </w:t>
      </w:r>
      <w:r w:rsidR="0076222C" w:rsidRPr="00903DBA">
        <w:rPr>
          <w:highlight w:val="white"/>
        </w:rPr>
        <w:t>"May", "June",</w:t>
      </w:r>
      <w:r w:rsidRPr="00903DBA">
        <w:rPr>
          <w:highlight w:val="white"/>
        </w:rPr>
        <w:t xml:space="preserve"> </w:t>
      </w:r>
      <w:r w:rsidR="0076222C" w:rsidRPr="00903DBA">
        <w:rPr>
          <w:highlight w:val="white"/>
        </w:rPr>
        <w:t>"July", "August",</w:t>
      </w:r>
    </w:p>
    <w:p w14:paraId="382A5B58" w14:textId="62E161F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"October", "November", "December"};</w:t>
      </w:r>
    </w:p>
    <w:p w14:paraId="4BFF1882" w14:textId="77777777" w:rsidR="0076222C" w:rsidRPr="00903DBA" w:rsidRDefault="0076222C" w:rsidP="001B29FE">
      <w:pPr>
        <w:pStyle w:val="Code"/>
        <w:rPr>
          <w:highlight w:val="white"/>
        </w:rPr>
      </w:pPr>
    </w:p>
    <w:p w14:paraId="032F64E1" w14:textId="77777777" w:rsidR="00E6246A" w:rsidRPr="00903DBA" w:rsidRDefault="0076222C" w:rsidP="001B29FE">
      <w:pPr>
        <w:pStyle w:val="Code"/>
        <w:rPr>
          <w:highlight w:val="white"/>
        </w:rPr>
      </w:pPr>
      <w:r w:rsidRPr="00903DBA">
        <w:rPr>
          <w:highlight w:val="white"/>
        </w:rPr>
        <w:t>extern enum {NO_ERROR, NO_FUNCTION, NO_FILE, NO_PATH, NO_HANDLE, NO_ACCESS,</w:t>
      </w:r>
    </w:p>
    <w:p w14:paraId="5DF3D6CD" w14:textId="649CC64E"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EDOM,</w:t>
      </w:r>
      <w:r w:rsidRPr="00903DBA">
        <w:rPr>
          <w:highlight w:val="white"/>
        </w:rPr>
        <w:t xml:space="preserve"> </w:t>
      </w:r>
      <w:r w:rsidR="0076222C" w:rsidRPr="00903DBA">
        <w:rPr>
          <w:highlight w:val="white"/>
        </w:rPr>
        <w:t>ERANGE, EILSEQ, FOPEN, FFLUSH, FCLOSE, NO_MODE, FWRITE,</w:t>
      </w:r>
    </w:p>
    <w:p w14:paraId="36F62ED5" w14:textId="71919A8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FREAD, FSEEK, FTELL, FSIZE, FREMOVE, FRENAME,</w:t>
      </w:r>
      <w:r w:rsidRPr="00903DBA">
        <w:rPr>
          <w:highlight w:val="white"/>
        </w:rPr>
        <w:t xml:space="preserve"> </w:t>
      </w:r>
      <w:r w:rsidR="0076222C" w:rsidRPr="00903DBA">
        <w:rPr>
          <w:highlight w:val="white"/>
        </w:rPr>
        <w:t>FTEMPNAME, FTEMPFILE};</w:t>
      </w:r>
    </w:p>
    <w:p w14:paraId="1D6F7B38" w14:textId="77777777" w:rsidR="0076222C" w:rsidRPr="00903DBA" w:rsidRDefault="0076222C" w:rsidP="001B29FE">
      <w:pPr>
        <w:pStyle w:val="Code"/>
        <w:rPr>
          <w:highlight w:val="white"/>
        </w:rPr>
      </w:pPr>
      <w:r w:rsidRPr="00903DBA">
        <w:rPr>
          <w:highlight w:val="white"/>
        </w:rPr>
        <w:t>char* enMessageList[] = {"no error", "function number invalid",</w:t>
      </w:r>
    </w:p>
    <w:p w14:paraId="6C8E3C1C" w14:textId="77777777" w:rsidR="00E6246A" w:rsidRPr="00903DBA" w:rsidRDefault="0076222C" w:rsidP="001B29FE">
      <w:pPr>
        <w:pStyle w:val="Code"/>
        <w:rPr>
          <w:highlight w:val="white"/>
        </w:rPr>
      </w:pPr>
      <w:r w:rsidRPr="00903DBA">
        <w:rPr>
          <w:highlight w:val="white"/>
        </w:rPr>
        <w:t xml:space="preserve">                         "file not found", "path not found",</w:t>
      </w:r>
    </w:p>
    <w:p w14:paraId="58D6E504" w14:textId="567AB76C"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"no handle available", "access denied",</w:t>
      </w:r>
    </w:p>
    <w:p w14:paraId="22A5FB14" w14:textId="77777777" w:rsidR="00E6246A" w:rsidRPr="00903DBA" w:rsidRDefault="0076222C" w:rsidP="001B29FE">
      <w:pPr>
        <w:pStyle w:val="Code"/>
        <w:rPr>
          <w:highlight w:val="white"/>
        </w:rPr>
      </w:pPr>
      <w:r w:rsidRPr="00903DBA">
        <w:rPr>
          <w:highlight w:val="white"/>
        </w:rPr>
        <w:t xml:space="preserve">                         "out of domain", "out of range",</w:t>
      </w:r>
    </w:p>
    <w:p w14:paraId="0663D76B" w14:textId="7E9EA114" w:rsidR="00E6246A" w:rsidRPr="00903DBA" w:rsidRDefault="00E6246A" w:rsidP="001B29FE">
      <w:pPr>
        <w:pStyle w:val="Code"/>
        <w:rPr>
          <w:highlight w:val="white"/>
        </w:rPr>
      </w:pPr>
      <w:r w:rsidRPr="00903DBA">
        <w:rPr>
          <w:highlight w:val="white"/>
        </w:rPr>
        <w:t xml:space="preserve">                         </w:t>
      </w:r>
      <w:r w:rsidR="0076222C" w:rsidRPr="00903DBA">
        <w:rPr>
          <w:highlight w:val="white"/>
        </w:rPr>
        <w:t>"invalid multibyte sequence",</w:t>
      </w:r>
      <w:r w:rsidRPr="00903DBA">
        <w:rPr>
          <w:highlight w:val="white"/>
        </w:rPr>
        <w:t xml:space="preserve"> </w:t>
      </w:r>
      <w:r w:rsidR="0076222C" w:rsidRPr="00903DBA">
        <w:rPr>
          <w:highlight w:val="white"/>
        </w:rPr>
        <w:t>"error while opening",</w:t>
      </w:r>
    </w:p>
    <w:p w14:paraId="781A490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flushing",</w:t>
      </w:r>
      <w:r w:rsidRPr="00903DBA">
        <w:rPr>
          <w:highlight w:val="white"/>
        </w:rPr>
        <w:t xml:space="preserve"> </w:t>
      </w:r>
      <w:r w:rsidR="0076222C" w:rsidRPr="00903DBA">
        <w:rPr>
          <w:highlight w:val="white"/>
        </w:rPr>
        <w:t>"error while closing",</w:t>
      </w:r>
    </w:p>
    <w:p w14:paraId="77933CF3"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"open mode invalid",</w:t>
      </w:r>
      <w:r w:rsidRPr="00903DBA">
        <w:rPr>
          <w:highlight w:val="white"/>
        </w:rPr>
        <w:t xml:space="preserve"> </w:t>
      </w:r>
      <w:r w:rsidR="0076222C" w:rsidRPr="00903DBA">
        <w:rPr>
          <w:highlight w:val="white"/>
        </w:rPr>
        <w:t>"error while writing",</w:t>
      </w:r>
    </w:p>
    <w:p w14:paraId="45EB6F6B" w14:textId="25F6654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reading",</w:t>
      </w:r>
      <w:r w:rsidRPr="00903DBA">
        <w:rPr>
          <w:highlight w:val="white"/>
        </w:rPr>
        <w:t xml:space="preserve"> </w:t>
      </w:r>
      <w:r w:rsidR="0076222C" w:rsidRPr="00903DBA">
        <w:rPr>
          <w:highlight w:val="white"/>
        </w:rPr>
        <w:t>"error while seeking",</w:t>
      </w:r>
    </w:p>
    <w:p w14:paraId="6CC3DA8A" w14:textId="77777777" w:rsidR="00E6246A" w:rsidRPr="00903DBA" w:rsidRDefault="0076222C" w:rsidP="001B29FE">
      <w:pPr>
        <w:pStyle w:val="Code"/>
        <w:rPr>
          <w:highlight w:val="white"/>
        </w:rPr>
      </w:pPr>
      <w:r w:rsidRPr="00903DBA">
        <w:rPr>
          <w:highlight w:val="white"/>
        </w:rPr>
        <w:t xml:space="preserve">                         "error while telling", "error while sizing",</w:t>
      </w:r>
    </w:p>
    <w:p w14:paraId="7A05939F"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removing file",</w:t>
      </w:r>
    </w:p>
    <w:p w14:paraId="741E27D8" w14:textId="22DBEF9F"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renaming file" };</w:t>
      </w:r>
    </w:p>
    <w:p w14:paraId="43EB90B7" w14:textId="77777777" w:rsidR="0076222C" w:rsidRPr="00903DBA" w:rsidRDefault="0076222C" w:rsidP="001B29FE">
      <w:pPr>
        <w:pStyle w:val="Code"/>
        <w:rPr>
          <w:highlight w:val="white"/>
        </w:rPr>
      </w:pPr>
    </w:p>
    <w:p w14:paraId="73FF36E3" w14:textId="77777777" w:rsidR="00E6246A" w:rsidRPr="00903DBA" w:rsidRDefault="0076222C" w:rsidP="001B29FE">
      <w:pPr>
        <w:pStyle w:val="Code"/>
        <w:rPr>
          <w:highlight w:val="white"/>
        </w:rPr>
      </w:pPr>
      <w:r w:rsidRPr="00903DBA">
        <w:rPr>
          <w:highlight w:val="white"/>
        </w:rPr>
        <w:t>static struct lconv en_US_utf8 = {-5, -4, enShortDayList, enLongDayList,</w:t>
      </w:r>
    </w:p>
    <w:p w14:paraId="3F1B9113" w14:textId="33BE5130"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enLongMonthList,</w:t>
      </w:r>
    </w:p>
    <w:p w14:paraId="7CE2C5F6" w14:textId="77777777" w:rsidR="00E6246A" w:rsidRPr="00903DBA" w:rsidRDefault="0076222C" w:rsidP="001B29FE">
      <w:pPr>
        <w:pStyle w:val="Code"/>
        <w:rPr>
          <w:highlight w:val="white"/>
        </w:rPr>
      </w:pPr>
      <w:r w:rsidRPr="00903DBA">
        <w:rPr>
          <w:highlight w:val="white"/>
        </w:rPr>
        <w:t xml:space="preserve">                                  "abcdefghijklmnopqrstuvwxyz",</w:t>
      </w:r>
    </w:p>
    <w:p w14:paraId="3B3C6EB6"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1F996284" w14:textId="7EC3BD8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enMessageList};</w:t>
      </w:r>
    </w:p>
    <w:p w14:paraId="5A6528E9" w14:textId="77777777" w:rsidR="0076222C" w:rsidRPr="00903DBA" w:rsidRDefault="0076222C" w:rsidP="001B29FE">
      <w:pPr>
        <w:pStyle w:val="Code"/>
        <w:rPr>
          <w:highlight w:val="white"/>
        </w:rPr>
      </w:pPr>
    </w:p>
    <w:p w14:paraId="59A2F0D2" w14:textId="77777777" w:rsidR="00E6246A" w:rsidRPr="00903DBA" w:rsidRDefault="0076222C" w:rsidP="001B29FE">
      <w:pPr>
        <w:pStyle w:val="Code"/>
        <w:rPr>
          <w:highlight w:val="white"/>
        </w:rPr>
      </w:pPr>
      <w:r w:rsidRPr="00903DBA">
        <w:rPr>
          <w:highlight w:val="white"/>
        </w:rPr>
        <w:t>static char* swShortDayList[] = {"Son", "Man", "Tis", "Ons",</w:t>
      </w:r>
    </w:p>
    <w:p w14:paraId="75DF4D01" w14:textId="4064D80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 "Fre", "Lor"};</w:t>
      </w:r>
    </w:p>
    <w:p w14:paraId="26DB2AD7" w14:textId="77777777" w:rsidR="00E6246A" w:rsidRPr="00903DBA" w:rsidRDefault="0076222C" w:rsidP="001B29FE">
      <w:pPr>
        <w:pStyle w:val="Code"/>
        <w:rPr>
          <w:highlight w:val="white"/>
        </w:rPr>
      </w:pPr>
      <w:r w:rsidRPr="00903DBA">
        <w:rPr>
          <w:highlight w:val="white"/>
        </w:rPr>
        <w:t>static char* swLongDayList[] = {"Sondag", "Mandag", "Tisdag", "Onsdag",</w:t>
      </w:r>
    </w:p>
    <w:p w14:paraId="129A21D1" w14:textId="2E6DF9D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"Torsdag", "Fredag", "Lordag"};</w:t>
      </w:r>
    </w:p>
    <w:p w14:paraId="7F8714FA" w14:textId="77777777" w:rsidR="00E6246A" w:rsidRPr="00903DBA" w:rsidRDefault="0076222C" w:rsidP="001B29FE">
      <w:pPr>
        <w:pStyle w:val="Code"/>
        <w:rPr>
          <w:highlight w:val="white"/>
        </w:rPr>
      </w:pPr>
      <w:r w:rsidRPr="00903DBA">
        <w:rPr>
          <w:highlight w:val="white"/>
        </w:rPr>
        <w:t>static char* swShortMonthList[] = {"Jan", "Feb", "Mar", "Apr", "Maj", "Jun",</w:t>
      </w:r>
    </w:p>
    <w:p w14:paraId="3E100B8B" w14:textId="6F30118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"Okt", "Nov", "Dec"};</w:t>
      </w:r>
    </w:p>
    <w:p w14:paraId="5C4F14FA" w14:textId="77777777" w:rsidR="00E6246A" w:rsidRPr="00903DBA" w:rsidRDefault="0076222C" w:rsidP="001B29FE">
      <w:pPr>
        <w:pStyle w:val="Code"/>
        <w:rPr>
          <w:highlight w:val="white"/>
        </w:rPr>
      </w:pPr>
      <w:r w:rsidRPr="00903DBA">
        <w:rPr>
          <w:highlight w:val="white"/>
        </w:rPr>
        <w:t>static char* swLongMonthList[] = {"Januari", "Februari", "Mars", "April",</w:t>
      </w:r>
    </w:p>
    <w:p w14:paraId="283F84D8"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"Maj", "Juni", "Juli", "Augusit",</w:t>
      </w:r>
    </w:p>
    <w:p w14:paraId="0897AB51" w14:textId="549443D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"Oktober", "November", "December"};</w:t>
      </w:r>
    </w:p>
    <w:p w14:paraId="3D93F168" w14:textId="77777777" w:rsidR="0076222C" w:rsidRPr="00903DBA" w:rsidRDefault="0076222C" w:rsidP="001B29FE">
      <w:pPr>
        <w:pStyle w:val="Code"/>
        <w:rPr>
          <w:highlight w:val="white"/>
        </w:rPr>
      </w:pPr>
      <w:r w:rsidRPr="00903DBA">
        <w:rPr>
          <w:highlight w:val="white"/>
        </w:rPr>
        <w:t>static char* swMessageList[] = {"inga fel", "felaktigt functionsnummer",</w:t>
      </w:r>
    </w:p>
    <w:p w14:paraId="10BA8191" w14:textId="77777777" w:rsidR="00E6246A" w:rsidRPr="00903DBA" w:rsidRDefault="0076222C" w:rsidP="001B29FE">
      <w:pPr>
        <w:pStyle w:val="Code"/>
        <w:rPr>
          <w:highlight w:val="white"/>
        </w:rPr>
      </w:pPr>
      <w:r w:rsidRPr="00903DBA">
        <w:rPr>
          <w:highlight w:val="white"/>
        </w:rPr>
        <w:t xml:space="preserve">                                "hittar ej filen", "hittar ej sokvagen",</w:t>
      </w:r>
    </w:p>
    <w:p w14:paraId="6FA0F859" w14:textId="74114FF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"inget handtag tillgangligt", "atkomst nekad",</w:t>
      </w:r>
    </w:p>
    <w:p w14:paraId="42F6FDBA" w14:textId="77777777" w:rsidR="00E6246A" w:rsidRPr="00903DBA" w:rsidRDefault="0076222C" w:rsidP="001B29FE">
      <w:pPr>
        <w:pStyle w:val="Code"/>
        <w:rPr>
          <w:highlight w:val="white"/>
        </w:rPr>
      </w:pPr>
      <w:r w:rsidRPr="00903DBA">
        <w:rPr>
          <w:highlight w:val="white"/>
        </w:rPr>
        <w:t xml:space="preserve">                                "utanfor doman", "utanfor range",</w:t>
      </w:r>
    </w:p>
    <w:p w14:paraId="0D6458CF" w14:textId="2705D8C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"felaktig multibyte-sekvens",</w:t>
      </w:r>
    </w:p>
    <w:p w14:paraId="7227CD73" w14:textId="77777777" w:rsidR="00E6246A" w:rsidRPr="00903DBA" w:rsidRDefault="0076222C" w:rsidP="001B29FE">
      <w:pPr>
        <w:pStyle w:val="Code"/>
        <w:rPr>
          <w:highlight w:val="white"/>
        </w:rPr>
      </w:pPr>
      <w:r w:rsidRPr="00903DBA">
        <w:rPr>
          <w:highlight w:val="white"/>
        </w:rPr>
        <w:t xml:space="preserve">                                "fel vid oppning", "fel vid flushing",</w:t>
      </w:r>
    </w:p>
    <w:p w14:paraId="5DAFB505" w14:textId="1199DF4A"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stangning", "fel oppningslage",</w:t>
      </w:r>
    </w:p>
    <w:p w14:paraId="49365CAF" w14:textId="77777777" w:rsidR="00E6246A" w:rsidRPr="00903DBA" w:rsidRDefault="0076222C" w:rsidP="001B29FE">
      <w:pPr>
        <w:pStyle w:val="Code"/>
        <w:rPr>
          <w:highlight w:val="white"/>
        </w:rPr>
      </w:pPr>
      <w:r w:rsidRPr="00903DBA">
        <w:rPr>
          <w:highlight w:val="white"/>
        </w:rPr>
        <w:t xml:space="preserve">                                "fel vid skrivning", "fel vid lasning",</w:t>
      </w:r>
    </w:p>
    <w:p w14:paraId="1D9AF88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sokning", "fel vid telling",</w:t>
      </w:r>
    </w:p>
    <w:p w14:paraId="4617EC32"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borttagning av fil",</w:t>
      </w:r>
    </w:p>
    <w:p w14:paraId="483CFB5D" w14:textId="5BA6D0B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namnbyte av fil"};</w:t>
      </w:r>
    </w:p>
    <w:p w14:paraId="4B865C46" w14:textId="77777777" w:rsidR="00E6246A" w:rsidRPr="00903DBA" w:rsidRDefault="0076222C" w:rsidP="001B29FE">
      <w:pPr>
        <w:pStyle w:val="Code"/>
        <w:rPr>
          <w:highlight w:val="white"/>
        </w:rPr>
      </w:pPr>
      <w:r w:rsidRPr="00903DBA">
        <w:rPr>
          <w:highlight w:val="white"/>
        </w:rPr>
        <w:t>static struct lconv sw_EN_utf8 = {1, 2, swShortDayList, swLongDayList,</w:t>
      </w:r>
    </w:p>
    <w:p w14:paraId="668402BD" w14:textId="7685F13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swLongMonthList,</w:t>
      </w:r>
    </w:p>
    <w:p w14:paraId="48058BFB" w14:textId="77777777" w:rsidR="00E6246A" w:rsidRPr="00903DBA" w:rsidRDefault="0076222C" w:rsidP="001B29FE">
      <w:pPr>
        <w:pStyle w:val="Code"/>
        <w:rPr>
          <w:highlight w:val="white"/>
        </w:rPr>
      </w:pPr>
      <w:r w:rsidRPr="00903DBA">
        <w:rPr>
          <w:highlight w:val="white"/>
        </w:rPr>
        <w:t xml:space="preserve">                                  "abcdefghijklmnopqrstuvwxyz",</w:t>
      </w:r>
    </w:p>
    <w:p w14:paraId="22DCF4B1"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7169F256" w14:textId="035D395B"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swMessageList};</w:t>
      </w:r>
    </w:p>
    <w:p w14:paraId="0882B9BE" w14:textId="77777777" w:rsidR="0076222C" w:rsidRPr="00903DBA" w:rsidRDefault="0076222C" w:rsidP="001B29FE">
      <w:pPr>
        <w:pStyle w:val="Code"/>
        <w:rPr>
          <w:highlight w:val="white"/>
        </w:rPr>
      </w:pPr>
    </w:p>
    <w:p w14:paraId="1A1C621A" w14:textId="77777777" w:rsidR="0076222C" w:rsidRPr="00903DBA" w:rsidRDefault="0076222C" w:rsidP="001B29FE">
      <w:pPr>
        <w:pStyle w:val="Code"/>
        <w:rPr>
          <w:highlight w:val="white"/>
        </w:rPr>
      </w:pPr>
      <w:r w:rsidRPr="00903DBA">
        <w:rPr>
          <w:highlight w:val="white"/>
        </w:rPr>
        <w:t>static struct _s {</w:t>
      </w:r>
    </w:p>
    <w:p w14:paraId="4DEC3C23" w14:textId="77777777" w:rsidR="0076222C" w:rsidRPr="00903DBA" w:rsidRDefault="0076222C" w:rsidP="001B29FE">
      <w:pPr>
        <w:pStyle w:val="Code"/>
        <w:rPr>
          <w:highlight w:val="white"/>
        </w:rPr>
      </w:pPr>
      <w:r w:rsidRPr="00903DBA">
        <w:rPr>
          <w:highlight w:val="white"/>
        </w:rPr>
        <w:t xml:space="preserve">  char* name;</w:t>
      </w:r>
    </w:p>
    <w:p w14:paraId="7ACBE97F" w14:textId="77777777" w:rsidR="0076222C" w:rsidRPr="00903DBA" w:rsidRDefault="0076222C" w:rsidP="001B29FE">
      <w:pPr>
        <w:pStyle w:val="Code"/>
        <w:rPr>
          <w:highlight w:val="white"/>
        </w:rPr>
      </w:pPr>
      <w:r w:rsidRPr="00903DBA">
        <w:rPr>
          <w:highlight w:val="white"/>
        </w:rPr>
        <w:t xml:space="preserve">  struct lconv* localePtr;</w:t>
      </w:r>
    </w:p>
    <w:p w14:paraId="7BC9A4B8" w14:textId="77777777" w:rsidR="0076222C" w:rsidRPr="00903DBA" w:rsidRDefault="0076222C" w:rsidP="001B29FE">
      <w:pPr>
        <w:pStyle w:val="Code"/>
        <w:rPr>
          <w:highlight w:val="white"/>
        </w:rPr>
      </w:pPr>
      <w:r w:rsidRPr="00903DBA">
        <w:rPr>
          <w:highlight w:val="white"/>
        </w:rPr>
        <w:t>} sArray[] = {{"", &amp;sw_EN_utf8}, {"C", &amp;en_US_utf8}, {"US", &amp;en_US_utf8}, {"SE", &amp;sw_EN_utf8}};</w:t>
      </w:r>
    </w:p>
    <w:p w14:paraId="01C12327" w14:textId="77777777" w:rsidR="0076222C" w:rsidRPr="00903DBA" w:rsidRDefault="0076222C" w:rsidP="001B29FE">
      <w:pPr>
        <w:pStyle w:val="Code"/>
        <w:rPr>
          <w:highlight w:val="white"/>
        </w:rPr>
      </w:pPr>
    </w:p>
    <w:p w14:paraId="696E4FD4" w14:textId="77777777" w:rsidR="0076222C" w:rsidRPr="00903DBA" w:rsidRDefault="0076222C" w:rsidP="001B29FE">
      <w:pPr>
        <w:pStyle w:val="Code"/>
        <w:rPr>
          <w:highlight w:val="white"/>
        </w:rPr>
      </w:pPr>
      <w:r w:rsidRPr="00903DBA">
        <w:rPr>
          <w:highlight w:val="white"/>
        </w:rPr>
        <w:t>static int sSize = (sizeof sArray) / (sizeof sArray[0]);</w:t>
      </w:r>
    </w:p>
    <w:p w14:paraId="47F96EDB" w14:textId="77777777" w:rsidR="0076222C" w:rsidRPr="00903DBA" w:rsidRDefault="0076222C" w:rsidP="001B29FE">
      <w:pPr>
        <w:pStyle w:val="Code"/>
        <w:rPr>
          <w:highlight w:val="white"/>
        </w:rPr>
      </w:pPr>
      <w:r w:rsidRPr="00903DBA">
        <w:rPr>
          <w:highlight w:val="white"/>
        </w:rPr>
        <w:t>static struct _s* g_currStructPtr = &amp;sArray[0];</w:t>
      </w:r>
    </w:p>
    <w:p w14:paraId="471E952F" w14:textId="77777777" w:rsidR="0076222C" w:rsidRPr="00903DBA" w:rsidRDefault="0076222C" w:rsidP="001B29FE">
      <w:pPr>
        <w:pStyle w:val="Code"/>
        <w:rPr>
          <w:highlight w:val="white"/>
        </w:rPr>
      </w:pPr>
    </w:p>
    <w:p w14:paraId="7B4E0CCE" w14:textId="77777777" w:rsidR="0076222C" w:rsidRPr="00903DBA" w:rsidRDefault="0076222C" w:rsidP="001B29FE">
      <w:pPr>
        <w:pStyle w:val="Code"/>
        <w:rPr>
          <w:highlight w:val="white"/>
        </w:rPr>
      </w:pPr>
      <w:r w:rsidRPr="00903DBA">
        <w:rPr>
          <w:highlight w:val="white"/>
        </w:rPr>
        <w:t>#define PRINT(x,y) { printf(#x " = &lt;%" #y "&gt;\n", (x)); }</w:t>
      </w:r>
    </w:p>
    <w:p w14:paraId="7C4E27C7" w14:textId="77777777" w:rsidR="0076222C" w:rsidRPr="00903DBA" w:rsidRDefault="0076222C" w:rsidP="001B29FE">
      <w:pPr>
        <w:pStyle w:val="Code"/>
        <w:rPr>
          <w:highlight w:val="white"/>
        </w:rPr>
      </w:pPr>
    </w:p>
    <w:p w14:paraId="5D5901B1" w14:textId="77777777" w:rsidR="0076222C" w:rsidRPr="00903DBA" w:rsidRDefault="0076222C" w:rsidP="001B29FE">
      <w:pPr>
        <w:pStyle w:val="Code"/>
        <w:rPr>
          <w:highlight w:val="white"/>
        </w:rPr>
      </w:pPr>
      <w:r w:rsidRPr="00903DBA">
        <w:rPr>
          <w:highlight w:val="white"/>
        </w:rPr>
        <w:t>char* setlocale(int /*flag*/, char* newName) {</w:t>
      </w:r>
    </w:p>
    <w:p w14:paraId="3AA2BBA4" w14:textId="77777777" w:rsidR="0076222C" w:rsidRPr="00903DBA" w:rsidRDefault="0076222C" w:rsidP="0076222C">
      <w:pPr>
        <w:pStyle w:val="Code"/>
        <w:rPr>
          <w:highlight w:val="white"/>
        </w:rPr>
      </w:pPr>
      <w:r w:rsidRPr="00903DBA">
        <w:rPr>
          <w:highlight w:val="white"/>
        </w:rPr>
        <w:t xml:space="preserve">  int index;</w:t>
      </w:r>
    </w:p>
    <w:p w14:paraId="10056257" w14:textId="77777777" w:rsidR="0076222C" w:rsidRPr="00903DBA" w:rsidRDefault="0076222C" w:rsidP="0076222C">
      <w:pPr>
        <w:pStyle w:val="Code"/>
        <w:rPr>
          <w:highlight w:val="white"/>
        </w:rPr>
      </w:pPr>
      <w:r w:rsidRPr="00903DBA">
        <w:rPr>
          <w:highlight w:val="white"/>
        </w:rPr>
        <w:t xml:space="preserve">  char *oldName = (g_currStructPtr != NULL) ? g_currStructPtr-&gt;name : NULL;</w:t>
      </w:r>
    </w:p>
    <w:p w14:paraId="399A5C54" w14:textId="77777777" w:rsidR="0076222C" w:rsidRPr="00903DBA" w:rsidRDefault="0076222C" w:rsidP="0076222C">
      <w:pPr>
        <w:pStyle w:val="Code"/>
        <w:rPr>
          <w:highlight w:val="white"/>
        </w:rPr>
      </w:pPr>
      <w:r w:rsidRPr="00903DBA">
        <w:rPr>
          <w:highlight w:val="white"/>
        </w:rPr>
        <w:t xml:space="preserve">  g_currStructPtr = NULL;</w:t>
      </w:r>
    </w:p>
    <w:p w14:paraId="71D4C93F" w14:textId="77777777" w:rsidR="0076222C" w:rsidRPr="00903DBA" w:rsidRDefault="0076222C" w:rsidP="0076222C">
      <w:pPr>
        <w:pStyle w:val="Code"/>
        <w:rPr>
          <w:highlight w:val="white"/>
        </w:rPr>
      </w:pPr>
    </w:p>
    <w:p w14:paraId="0B3961B6" w14:textId="77777777" w:rsidR="0076222C" w:rsidRPr="00903DBA" w:rsidRDefault="0076222C" w:rsidP="0076222C">
      <w:pPr>
        <w:pStyle w:val="Code"/>
        <w:rPr>
          <w:highlight w:val="white"/>
        </w:rPr>
      </w:pPr>
      <w:r w:rsidRPr="00903DBA">
        <w:rPr>
          <w:highlight w:val="white"/>
        </w:rPr>
        <w:t xml:space="preserve">  if (newName != NULL) {</w:t>
      </w:r>
    </w:p>
    <w:p w14:paraId="33664548" w14:textId="77777777" w:rsidR="0076222C" w:rsidRPr="00903DBA" w:rsidRDefault="0076222C" w:rsidP="0076222C">
      <w:pPr>
        <w:pStyle w:val="Code"/>
        <w:rPr>
          <w:highlight w:val="white"/>
        </w:rPr>
      </w:pPr>
      <w:r w:rsidRPr="00903DBA">
        <w:rPr>
          <w:highlight w:val="white"/>
        </w:rPr>
        <w:t xml:space="preserve">    for (index = 0; index &lt; sSize; ++index) {</w:t>
      </w:r>
    </w:p>
    <w:p w14:paraId="757C9D8A" w14:textId="77777777" w:rsidR="0076222C" w:rsidRPr="00903DBA" w:rsidRDefault="0076222C" w:rsidP="0076222C">
      <w:pPr>
        <w:pStyle w:val="Code"/>
        <w:rPr>
          <w:highlight w:val="white"/>
        </w:rPr>
      </w:pPr>
      <w:r w:rsidRPr="00903DBA">
        <w:rPr>
          <w:highlight w:val="white"/>
        </w:rPr>
        <w:t xml:space="preserve">      if (strcmp(newName, sArray[index].name) == 0) {</w:t>
      </w:r>
    </w:p>
    <w:p w14:paraId="48B4B4CA" w14:textId="77777777" w:rsidR="0076222C" w:rsidRPr="00903DBA" w:rsidRDefault="0076222C" w:rsidP="0076222C">
      <w:pPr>
        <w:pStyle w:val="Code"/>
        <w:rPr>
          <w:highlight w:val="white"/>
        </w:rPr>
      </w:pPr>
      <w:r w:rsidRPr="00903DBA">
        <w:rPr>
          <w:highlight w:val="white"/>
        </w:rPr>
        <w:t xml:space="preserve">        g_currStructPtr = &amp;sArray[index];</w:t>
      </w:r>
    </w:p>
    <w:p w14:paraId="57887463" w14:textId="77777777" w:rsidR="0076222C" w:rsidRPr="00903DBA" w:rsidRDefault="0076222C" w:rsidP="0076222C">
      <w:pPr>
        <w:pStyle w:val="Code"/>
        <w:rPr>
          <w:highlight w:val="white"/>
        </w:rPr>
      </w:pPr>
      <w:r w:rsidRPr="00903DBA">
        <w:rPr>
          <w:highlight w:val="white"/>
        </w:rPr>
        <w:t xml:space="preserve">        break;</w:t>
      </w:r>
    </w:p>
    <w:p w14:paraId="28E5CCFD" w14:textId="77777777" w:rsidR="0076222C" w:rsidRPr="00903DBA" w:rsidRDefault="0076222C" w:rsidP="0076222C">
      <w:pPr>
        <w:pStyle w:val="Code"/>
        <w:rPr>
          <w:highlight w:val="white"/>
        </w:rPr>
      </w:pPr>
      <w:r w:rsidRPr="00903DBA">
        <w:rPr>
          <w:highlight w:val="white"/>
        </w:rPr>
        <w:t xml:space="preserve">      }</w:t>
      </w:r>
    </w:p>
    <w:p w14:paraId="12F5C348" w14:textId="77777777" w:rsidR="0076222C" w:rsidRPr="00903DBA" w:rsidRDefault="0076222C" w:rsidP="0076222C">
      <w:pPr>
        <w:pStyle w:val="Code"/>
        <w:rPr>
          <w:highlight w:val="white"/>
        </w:rPr>
      </w:pPr>
      <w:r w:rsidRPr="00903DBA">
        <w:rPr>
          <w:highlight w:val="white"/>
        </w:rPr>
        <w:t xml:space="preserve">    }</w:t>
      </w:r>
    </w:p>
    <w:p w14:paraId="79514B90" w14:textId="77777777" w:rsidR="0076222C" w:rsidRPr="00903DBA" w:rsidRDefault="0076222C" w:rsidP="0076222C">
      <w:pPr>
        <w:pStyle w:val="Code"/>
        <w:rPr>
          <w:highlight w:val="white"/>
        </w:rPr>
      </w:pPr>
      <w:r w:rsidRPr="00903DBA">
        <w:rPr>
          <w:highlight w:val="white"/>
        </w:rPr>
        <w:t xml:space="preserve">  }</w:t>
      </w:r>
    </w:p>
    <w:p w14:paraId="3ECCCC2C" w14:textId="77777777" w:rsidR="0076222C" w:rsidRPr="00903DBA" w:rsidRDefault="0076222C" w:rsidP="0076222C">
      <w:pPr>
        <w:pStyle w:val="Code"/>
        <w:rPr>
          <w:highlight w:val="white"/>
        </w:rPr>
      </w:pPr>
    </w:p>
    <w:p w14:paraId="51C18D60" w14:textId="77777777" w:rsidR="0076222C" w:rsidRPr="00903DBA" w:rsidRDefault="0076222C" w:rsidP="0076222C">
      <w:pPr>
        <w:pStyle w:val="Code"/>
        <w:rPr>
          <w:highlight w:val="white"/>
        </w:rPr>
      </w:pPr>
      <w:r w:rsidRPr="00903DBA">
        <w:rPr>
          <w:highlight w:val="white"/>
        </w:rPr>
        <w:t xml:space="preserve">  return oldName;</w:t>
      </w:r>
    </w:p>
    <w:p w14:paraId="09596A1B" w14:textId="77777777" w:rsidR="0076222C" w:rsidRPr="00903DBA" w:rsidRDefault="0076222C" w:rsidP="0076222C">
      <w:pPr>
        <w:pStyle w:val="Code"/>
        <w:rPr>
          <w:highlight w:val="white"/>
        </w:rPr>
      </w:pPr>
      <w:r w:rsidRPr="00903DBA">
        <w:rPr>
          <w:highlight w:val="white"/>
        </w:rPr>
        <w:t>}</w:t>
      </w:r>
    </w:p>
    <w:p w14:paraId="46483333" w14:textId="77777777" w:rsidR="0076222C" w:rsidRPr="00903DBA" w:rsidRDefault="0076222C" w:rsidP="0076222C">
      <w:pPr>
        <w:pStyle w:val="Code"/>
        <w:rPr>
          <w:highlight w:val="white"/>
        </w:rPr>
      </w:pPr>
    </w:p>
    <w:p w14:paraId="5AE0F781" w14:textId="77777777" w:rsidR="0076222C" w:rsidRPr="00903DBA" w:rsidRDefault="0076222C" w:rsidP="0076222C">
      <w:pPr>
        <w:pStyle w:val="Code"/>
        <w:rPr>
          <w:highlight w:val="white"/>
        </w:rPr>
      </w:pPr>
      <w:r w:rsidRPr="00903DBA">
        <w:rPr>
          <w:highlight w:val="white"/>
        </w:rPr>
        <w:t>struct lconv* localeconv(void) {</w:t>
      </w:r>
    </w:p>
    <w:p w14:paraId="0383F0C0" w14:textId="77777777" w:rsidR="0076222C" w:rsidRPr="00903DBA" w:rsidRDefault="0076222C" w:rsidP="0076222C">
      <w:pPr>
        <w:pStyle w:val="Code"/>
        <w:rPr>
          <w:highlight w:val="white"/>
        </w:rPr>
      </w:pPr>
      <w:r w:rsidRPr="00903DBA">
        <w:rPr>
          <w:highlight w:val="white"/>
        </w:rPr>
        <w:t xml:space="preserve">  return (g_currStructPtr != NULL) ? g_currStructPtr-&gt;localePtr : NULL;</w:t>
      </w:r>
    </w:p>
    <w:p w14:paraId="47122573" w14:textId="719F7B34" w:rsidR="0062113D" w:rsidRPr="00903DBA" w:rsidRDefault="0076222C" w:rsidP="0076222C">
      <w:pPr>
        <w:pStyle w:val="Code"/>
        <w:rPr>
          <w:highlight w:val="white"/>
        </w:rPr>
      </w:pPr>
      <w:r w:rsidRPr="00903DBA">
        <w:rPr>
          <w:highlight w:val="white"/>
        </w:rPr>
        <w:t>}</w:t>
      </w:r>
    </w:p>
    <w:p w14:paraId="49ABB85A" w14:textId="524B24AD" w:rsidR="00B15CBB" w:rsidRPr="00903DBA" w:rsidRDefault="00B15CBB" w:rsidP="00265BDF">
      <w:pPr>
        <w:pStyle w:val="Rubrik2"/>
      </w:pPr>
      <w:bookmarkStart w:id="497" w:name="_Toc57656126"/>
      <w:r w:rsidRPr="00903DBA">
        <w:t>Character Types</w:t>
      </w:r>
      <w:bookmarkEnd w:id="497"/>
    </w:p>
    <w:p w14:paraId="27CAECD2" w14:textId="462BEC2A" w:rsidR="003203CF" w:rsidRPr="00903DBA" w:rsidRDefault="003203CF" w:rsidP="003203CF">
      <w:r w:rsidRPr="00903DBA">
        <w:t>The ctype.h and ctyp.c files hold a set functions that test certain character conditions.</w:t>
      </w:r>
    </w:p>
    <w:p w14:paraId="243F8CAB" w14:textId="3B82911E" w:rsidR="00EE220E" w:rsidRPr="00903DBA" w:rsidRDefault="008D6750" w:rsidP="00E65FE6">
      <w:pPr>
        <w:pStyle w:val="CodeHeader"/>
      </w:pPr>
      <w:r w:rsidRPr="00903DBA">
        <w:t>ct</w:t>
      </w:r>
      <w:r w:rsidR="00EE220E" w:rsidRPr="00903DBA">
        <w:t>ype.h</w:t>
      </w:r>
    </w:p>
    <w:p w14:paraId="2BF1D367" w14:textId="77777777" w:rsidR="0012107B" w:rsidRPr="00903DBA" w:rsidRDefault="0012107B" w:rsidP="0012107B">
      <w:pPr>
        <w:pStyle w:val="Code"/>
        <w:rPr>
          <w:highlight w:val="white"/>
        </w:rPr>
      </w:pPr>
      <w:r w:rsidRPr="00903DBA">
        <w:rPr>
          <w:highlight w:val="white"/>
        </w:rPr>
        <w:t>#ifndef __CTYPE_H__</w:t>
      </w:r>
    </w:p>
    <w:p w14:paraId="7747DC06" w14:textId="77777777" w:rsidR="0012107B" w:rsidRPr="00903DBA" w:rsidRDefault="0012107B" w:rsidP="0012107B">
      <w:pPr>
        <w:pStyle w:val="Code"/>
        <w:rPr>
          <w:highlight w:val="white"/>
        </w:rPr>
      </w:pPr>
      <w:r w:rsidRPr="00903DBA">
        <w:rPr>
          <w:highlight w:val="white"/>
        </w:rPr>
        <w:t>#define __CTYPE_H__</w:t>
      </w:r>
    </w:p>
    <w:p w14:paraId="1AD0C892" w14:textId="77777777" w:rsidR="0012107B" w:rsidRPr="00903DBA" w:rsidRDefault="0012107B" w:rsidP="0012107B">
      <w:pPr>
        <w:pStyle w:val="Code"/>
        <w:rPr>
          <w:highlight w:val="white"/>
        </w:rPr>
      </w:pPr>
    </w:p>
    <w:p w14:paraId="56AB3C37" w14:textId="77777777" w:rsidR="0012107B" w:rsidRPr="00903DBA" w:rsidRDefault="0012107B" w:rsidP="0012107B">
      <w:pPr>
        <w:pStyle w:val="Code"/>
        <w:rPr>
          <w:highlight w:val="white"/>
        </w:rPr>
      </w:pPr>
      <w:r w:rsidRPr="00903DBA">
        <w:rPr>
          <w:highlight w:val="white"/>
        </w:rPr>
        <w:t>extern int islower(int c);</w:t>
      </w:r>
    </w:p>
    <w:p w14:paraId="0231E625" w14:textId="77777777" w:rsidR="0012107B" w:rsidRPr="00903DBA" w:rsidRDefault="0012107B" w:rsidP="0012107B">
      <w:pPr>
        <w:pStyle w:val="Code"/>
        <w:rPr>
          <w:highlight w:val="white"/>
        </w:rPr>
      </w:pPr>
      <w:r w:rsidRPr="00903DBA">
        <w:rPr>
          <w:highlight w:val="white"/>
        </w:rPr>
        <w:t>extern int isupper(int c);</w:t>
      </w:r>
    </w:p>
    <w:p w14:paraId="4F56DCF4" w14:textId="77777777" w:rsidR="0012107B" w:rsidRPr="00903DBA" w:rsidRDefault="0012107B" w:rsidP="0012107B">
      <w:pPr>
        <w:pStyle w:val="Code"/>
        <w:rPr>
          <w:highlight w:val="white"/>
        </w:rPr>
      </w:pPr>
      <w:r w:rsidRPr="00903DBA">
        <w:rPr>
          <w:highlight w:val="white"/>
        </w:rPr>
        <w:t>extern int isalpha(int c);</w:t>
      </w:r>
    </w:p>
    <w:p w14:paraId="5267495E" w14:textId="77777777" w:rsidR="0012107B" w:rsidRPr="00903DBA" w:rsidRDefault="0012107B" w:rsidP="0012107B">
      <w:pPr>
        <w:pStyle w:val="Code"/>
        <w:rPr>
          <w:highlight w:val="white"/>
        </w:rPr>
      </w:pPr>
      <w:r w:rsidRPr="00903DBA">
        <w:rPr>
          <w:highlight w:val="white"/>
        </w:rPr>
        <w:t>extern int isdigit(int c);</w:t>
      </w:r>
    </w:p>
    <w:p w14:paraId="5F768BFD" w14:textId="77777777" w:rsidR="0012107B" w:rsidRPr="00903DBA" w:rsidRDefault="0012107B" w:rsidP="0012107B">
      <w:pPr>
        <w:pStyle w:val="Code"/>
        <w:rPr>
          <w:highlight w:val="white"/>
        </w:rPr>
      </w:pPr>
      <w:r w:rsidRPr="00903DBA">
        <w:rPr>
          <w:highlight w:val="white"/>
        </w:rPr>
        <w:t>extern int isalnum(int c);</w:t>
      </w:r>
    </w:p>
    <w:p w14:paraId="61E557E1" w14:textId="77777777" w:rsidR="0012107B" w:rsidRPr="00903DBA" w:rsidRDefault="0012107B" w:rsidP="0012107B">
      <w:pPr>
        <w:pStyle w:val="Code"/>
        <w:rPr>
          <w:highlight w:val="white"/>
        </w:rPr>
      </w:pPr>
      <w:r w:rsidRPr="00903DBA">
        <w:rPr>
          <w:highlight w:val="white"/>
        </w:rPr>
        <w:t>extern int isxdigit(int c);</w:t>
      </w:r>
    </w:p>
    <w:p w14:paraId="36692CF4" w14:textId="77777777" w:rsidR="0012107B" w:rsidRPr="00903DBA" w:rsidRDefault="0012107B" w:rsidP="0012107B">
      <w:pPr>
        <w:pStyle w:val="Code"/>
        <w:rPr>
          <w:highlight w:val="white"/>
        </w:rPr>
      </w:pPr>
      <w:r w:rsidRPr="00903DBA">
        <w:rPr>
          <w:highlight w:val="white"/>
        </w:rPr>
        <w:t>extern int isgraph(int c);</w:t>
      </w:r>
    </w:p>
    <w:p w14:paraId="7BEE5ACA" w14:textId="77777777" w:rsidR="0012107B" w:rsidRPr="00903DBA" w:rsidRDefault="0012107B" w:rsidP="0012107B">
      <w:pPr>
        <w:pStyle w:val="Code"/>
        <w:rPr>
          <w:highlight w:val="white"/>
        </w:rPr>
      </w:pPr>
      <w:r w:rsidRPr="00903DBA">
        <w:rPr>
          <w:highlight w:val="white"/>
        </w:rPr>
        <w:t>extern int isprint(int c);</w:t>
      </w:r>
    </w:p>
    <w:p w14:paraId="021DE289" w14:textId="77777777" w:rsidR="0012107B" w:rsidRPr="00903DBA" w:rsidRDefault="0012107B" w:rsidP="0012107B">
      <w:pPr>
        <w:pStyle w:val="Code"/>
        <w:rPr>
          <w:highlight w:val="white"/>
        </w:rPr>
      </w:pPr>
      <w:r w:rsidRPr="00903DBA">
        <w:rPr>
          <w:highlight w:val="white"/>
        </w:rPr>
        <w:t>extern int ispunct(int c);</w:t>
      </w:r>
    </w:p>
    <w:p w14:paraId="4F884BA7" w14:textId="77777777" w:rsidR="0012107B" w:rsidRPr="00903DBA" w:rsidRDefault="0012107B" w:rsidP="0012107B">
      <w:pPr>
        <w:pStyle w:val="Code"/>
        <w:rPr>
          <w:highlight w:val="white"/>
        </w:rPr>
      </w:pPr>
      <w:r w:rsidRPr="00903DBA">
        <w:rPr>
          <w:highlight w:val="white"/>
        </w:rPr>
        <w:t>extern int iscntrl(int c);</w:t>
      </w:r>
    </w:p>
    <w:p w14:paraId="3ACB341E" w14:textId="77777777" w:rsidR="0012107B" w:rsidRPr="00903DBA" w:rsidRDefault="0012107B" w:rsidP="0012107B">
      <w:pPr>
        <w:pStyle w:val="Code"/>
        <w:rPr>
          <w:highlight w:val="white"/>
        </w:rPr>
      </w:pPr>
      <w:r w:rsidRPr="00903DBA">
        <w:rPr>
          <w:highlight w:val="white"/>
        </w:rPr>
        <w:t>extern int isspace(int c);</w:t>
      </w:r>
    </w:p>
    <w:p w14:paraId="209B2357" w14:textId="77777777" w:rsidR="0012107B" w:rsidRPr="00903DBA" w:rsidRDefault="0012107B" w:rsidP="0012107B">
      <w:pPr>
        <w:pStyle w:val="Code"/>
        <w:rPr>
          <w:highlight w:val="white"/>
        </w:rPr>
      </w:pPr>
      <w:r w:rsidRPr="00903DBA">
        <w:rPr>
          <w:highlight w:val="white"/>
        </w:rPr>
        <w:t>extern int tolower(int c);</w:t>
      </w:r>
    </w:p>
    <w:p w14:paraId="7AA77C2C" w14:textId="77777777" w:rsidR="0012107B" w:rsidRPr="00903DBA" w:rsidRDefault="0012107B" w:rsidP="0012107B">
      <w:pPr>
        <w:pStyle w:val="Code"/>
        <w:rPr>
          <w:highlight w:val="white"/>
        </w:rPr>
      </w:pPr>
      <w:r w:rsidRPr="00903DBA">
        <w:rPr>
          <w:highlight w:val="white"/>
        </w:rPr>
        <w:t>extern int toupper(int c);</w:t>
      </w:r>
    </w:p>
    <w:p w14:paraId="06538D56" w14:textId="77777777" w:rsidR="0012107B" w:rsidRPr="00903DBA" w:rsidRDefault="0012107B" w:rsidP="0012107B">
      <w:pPr>
        <w:pStyle w:val="Code"/>
        <w:rPr>
          <w:highlight w:val="white"/>
        </w:rPr>
      </w:pPr>
    </w:p>
    <w:p w14:paraId="4E61DEB4" w14:textId="77777777" w:rsidR="0012107B" w:rsidRPr="00903DBA" w:rsidRDefault="0012107B" w:rsidP="0012107B">
      <w:pPr>
        <w:pStyle w:val="Code"/>
        <w:rPr>
          <w:highlight w:val="white"/>
        </w:rPr>
      </w:pPr>
      <w:r w:rsidRPr="00903DBA">
        <w:rPr>
          <w:highlight w:val="white"/>
        </w:rPr>
        <w:t>#endif</w:t>
      </w:r>
    </w:p>
    <w:p w14:paraId="5C5AF2B0" w14:textId="39D5C0AD" w:rsidR="00FD2002" w:rsidRPr="00903DBA" w:rsidRDefault="008D6750" w:rsidP="00E65FE6">
      <w:pPr>
        <w:pStyle w:val="CodeHeader"/>
      </w:pPr>
      <w:r w:rsidRPr="00903DBA">
        <w:t>ct</w:t>
      </w:r>
      <w:r w:rsidR="00FD2002" w:rsidRPr="00903DBA">
        <w:t>ype.c</w:t>
      </w:r>
    </w:p>
    <w:p w14:paraId="3A22DBAC" w14:textId="77777777" w:rsidR="0012107B" w:rsidRPr="00903DBA" w:rsidRDefault="0012107B" w:rsidP="0012107B">
      <w:pPr>
        <w:pStyle w:val="Code"/>
        <w:rPr>
          <w:highlight w:val="white"/>
        </w:rPr>
      </w:pPr>
      <w:r w:rsidRPr="00903DBA">
        <w:rPr>
          <w:highlight w:val="white"/>
        </w:rPr>
        <w:t>#include &lt;ctype.h&gt;</w:t>
      </w:r>
    </w:p>
    <w:p w14:paraId="66522701" w14:textId="77777777" w:rsidR="0012107B" w:rsidRPr="00903DBA" w:rsidRDefault="0012107B" w:rsidP="0012107B">
      <w:pPr>
        <w:pStyle w:val="Code"/>
        <w:rPr>
          <w:highlight w:val="white"/>
        </w:rPr>
      </w:pPr>
      <w:r w:rsidRPr="00903DBA">
        <w:rPr>
          <w:highlight w:val="white"/>
        </w:rPr>
        <w:t>#include &lt;stdio.h&gt;</w:t>
      </w:r>
    </w:p>
    <w:p w14:paraId="78AF432D" w14:textId="77777777" w:rsidR="0012107B" w:rsidRPr="00903DBA" w:rsidRDefault="0012107B" w:rsidP="0012107B">
      <w:pPr>
        <w:pStyle w:val="Code"/>
        <w:rPr>
          <w:highlight w:val="white"/>
        </w:rPr>
      </w:pPr>
      <w:r w:rsidRPr="00903DBA">
        <w:rPr>
          <w:highlight w:val="white"/>
        </w:rPr>
        <w:t>#include &lt;locale.h&gt;</w:t>
      </w:r>
    </w:p>
    <w:p w14:paraId="76B1122D" w14:textId="77777777" w:rsidR="0012107B" w:rsidRPr="00903DBA" w:rsidRDefault="0012107B" w:rsidP="0012107B">
      <w:pPr>
        <w:pStyle w:val="Code"/>
        <w:rPr>
          <w:highlight w:val="white"/>
        </w:rPr>
      </w:pPr>
      <w:r w:rsidRPr="00903DBA">
        <w:rPr>
          <w:highlight w:val="white"/>
        </w:rPr>
        <w:t>#include &lt;string.h&gt;</w:t>
      </w:r>
    </w:p>
    <w:p w14:paraId="021339DE" w14:textId="77777777" w:rsidR="0012107B" w:rsidRPr="00903DBA" w:rsidRDefault="0012107B" w:rsidP="0012107B">
      <w:pPr>
        <w:pStyle w:val="Code"/>
        <w:rPr>
          <w:highlight w:val="white"/>
        </w:rPr>
      </w:pPr>
      <w:r w:rsidRPr="00903DBA">
        <w:rPr>
          <w:highlight w:val="white"/>
        </w:rPr>
        <w:t>#include &lt;stddef.h&gt;</w:t>
      </w:r>
    </w:p>
    <w:p w14:paraId="369FB451" w14:textId="127C9977" w:rsidR="0012107B" w:rsidRPr="00903DBA" w:rsidRDefault="003203CF" w:rsidP="003203CF">
      <w:pPr>
        <w:rPr>
          <w:highlight w:val="white"/>
        </w:rPr>
      </w:pPr>
      <w:r w:rsidRPr="00903DBA">
        <w:rPr>
          <w:highlight w:val="white"/>
        </w:rPr>
        <w:t xml:space="preserve">The </w:t>
      </w:r>
      <w:r w:rsidRPr="00903DBA">
        <w:rPr>
          <w:rStyle w:val="KeyWord0"/>
          <w:highlight w:val="white"/>
        </w:rPr>
        <w:t>islower</w:t>
      </w:r>
      <w:r w:rsidRPr="00903DBA">
        <w:rPr>
          <w:highlight w:val="white"/>
        </w:rPr>
        <w:t xml:space="preserve"> function tests whether the character is a lowercase character. If there is a locale convention defined (see Section </w:t>
      </w:r>
      <w:r w:rsidRPr="00903DBA">
        <w:rPr>
          <w:highlight w:val="white"/>
        </w:rPr>
        <w:fldChar w:fldCharType="begin"/>
      </w:r>
      <w:r w:rsidRPr="00903DBA">
        <w:rPr>
          <w:highlight w:val="white"/>
        </w:rPr>
        <w:instrText xml:space="preserve"> REF _Ref55664393 \r \h </w:instrText>
      </w:r>
      <w:r w:rsidRPr="00903DBA">
        <w:rPr>
          <w:highlight w:val="white"/>
        </w:rPr>
      </w:r>
      <w:r w:rsidRPr="00903DBA">
        <w:rPr>
          <w:highlight w:val="white"/>
        </w:rPr>
        <w:fldChar w:fldCharType="separate"/>
      </w:r>
      <w:r w:rsidRPr="00903DBA">
        <w:rPr>
          <w:highlight w:val="white"/>
        </w:rPr>
        <w:t>13.3</w:t>
      </w:r>
      <w:r w:rsidRPr="00903DBA">
        <w:rPr>
          <w:highlight w:val="white"/>
        </w:rPr>
        <w:fldChar w:fldCharType="end"/>
      </w:r>
      <w:r w:rsidRPr="00903DBA">
        <w:rPr>
          <w:highlight w:val="white"/>
        </w:rPr>
        <w:t xml:space="preserve">) available, we use it. </w:t>
      </w:r>
      <w:r w:rsidR="005C6D99" w:rsidRPr="00903DBA">
        <w:rPr>
          <w:highlight w:val="white"/>
        </w:rPr>
        <w:t>Otherwise</w:t>
      </w:r>
      <w:r w:rsidRPr="00903DBA">
        <w:rPr>
          <w:highlight w:val="white"/>
        </w:rPr>
        <w:t xml:space="preserve">, we regard a character to be lowercase if its ASCII value is between the ASCII values for </w:t>
      </w:r>
      <w:r w:rsidR="005C6D99" w:rsidRPr="00903DBA">
        <w:rPr>
          <w:highlight w:val="white"/>
        </w:rPr>
        <w:t xml:space="preserve">the </w:t>
      </w:r>
      <w:r w:rsidRPr="00903DBA">
        <w:rPr>
          <w:highlight w:val="white"/>
        </w:rPr>
        <w:t>‘a’ and ‘z’</w:t>
      </w:r>
      <w:r w:rsidR="005C6D99" w:rsidRPr="00903DBA">
        <w:rPr>
          <w:highlight w:val="white"/>
        </w:rPr>
        <w:t xml:space="preserve"> character</w:t>
      </w:r>
      <w:r w:rsidRPr="00903DBA">
        <w:rPr>
          <w:highlight w:val="white"/>
        </w:rPr>
        <w:t>, inclusive.</w:t>
      </w:r>
    </w:p>
    <w:p w14:paraId="27D569E3" w14:textId="77777777" w:rsidR="0012107B" w:rsidRPr="00903DBA" w:rsidRDefault="0012107B" w:rsidP="0012107B">
      <w:pPr>
        <w:pStyle w:val="Code"/>
        <w:rPr>
          <w:highlight w:val="white"/>
        </w:rPr>
      </w:pPr>
      <w:r w:rsidRPr="00903DBA">
        <w:rPr>
          <w:highlight w:val="white"/>
        </w:rPr>
        <w:t>int islower(int c) {</w:t>
      </w:r>
    </w:p>
    <w:p w14:paraId="414BE781" w14:textId="77777777" w:rsidR="0012107B" w:rsidRPr="00903DBA" w:rsidRDefault="0012107B" w:rsidP="0012107B">
      <w:pPr>
        <w:pStyle w:val="Code"/>
        <w:rPr>
          <w:highlight w:val="white"/>
        </w:rPr>
      </w:pPr>
      <w:r w:rsidRPr="00903DBA">
        <w:rPr>
          <w:highlight w:val="white"/>
        </w:rPr>
        <w:t xml:space="preserve">  struct lconv* localeConvPtr = localeconv();</w:t>
      </w:r>
    </w:p>
    <w:p w14:paraId="17FD28FE" w14:textId="77777777" w:rsidR="0012107B" w:rsidRPr="00903DBA" w:rsidRDefault="0012107B" w:rsidP="0012107B">
      <w:pPr>
        <w:pStyle w:val="Code"/>
        <w:rPr>
          <w:highlight w:val="white"/>
        </w:rPr>
      </w:pPr>
    </w:p>
    <w:p w14:paraId="661A45AE" w14:textId="77777777" w:rsidR="0012107B" w:rsidRPr="00903DBA" w:rsidRDefault="0012107B" w:rsidP="0012107B">
      <w:pPr>
        <w:pStyle w:val="Code"/>
        <w:rPr>
          <w:highlight w:val="white"/>
        </w:rPr>
      </w:pPr>
      <w:r w:rsidRPr="00903DBA">
        <w:rPr>
          <w:highlight w:val="white"/>
        </w:rPr>
        <w:t xml:space="preserve">  if (localeConvPtr != NULL) {</w:t>
      </w:r>
    </w:p>
    <w:p w14:paraId="18F000E6" w14:textId="77777777" w:rsidR="0012107B" w:rsidRPr="00903DBA" w:rsidRDefault="0012107B" w:rsidP="0012107B">
      <w:pPr>
        <w:pStyle w:val="Code"/>
        <w:rPr>
          <w:highlight w:val="white"/>
        </w:rPr>
      </w:pPr>
      <w:r w:rsidRPr="00903DBA">
        <w:rPr>
          <w:highlight w:val="white"/>
        </w:rPr>
        <w:t xml:space="preserve">    return (strchr(localeConvPtr-&gt;lowerCase, c) != NULL);</w:t>
      </w:r>
    </w:p>
    <w:p w14:paraId="4A5F457B" w14:textId="77777777" w:rsidR="0012107B" w:rsidRPr="00903DBA" w:rsidRDefault="0012107B" w:rsidP="0012107B">
      <w:pPr>
        <w:pStyle w:val="Code"/>
        <w:rPr>
          <w:highlight w:val="white"/>
        </w:rPr>
      </w:pPr>
      <w:r w:rsidRPr="00903DBA">
        <w:rPr>
          <w:highlight w:val="white"/>
        </w:rPr>
        <w:t xml:space="preserve">  }</w:t>
      </w:r>
    </w:p>
    <w:p w14:paraId="43F955ED" w14:textId="77777777" w:rsidR="0012107B" w:rsidRPr="00903DBA" w:rsidRDefault="0012107B" w:rsidP="0012107B">
      <w:pPr>
        <w:pStyle w:val="Code"/>
        <w:rPr>
          <w:highlight w:val="white"/>
        </w:rPr>
      </w:pPr>
      <w:r w:rsidRPr="00903DBA">
        <w:rPr>
          <w:highlight w:val="white"/>
        </w:rPr>
        <w:t xml:space="preserve">  else {</w:t>
      </w:r>
    </w:p>
    <w:p w14:paraId="4F62418F" w14:textId="77777777" w:rsidR="0012107B" w:rsidRPr="00903DBA" w:rsidRDefault="0012107B" w:rsidP="0012107B">
      <w:pPr>
        <w:pStyle w:val="Code"/>
        <w:rPr>
          <w:highlight w:val="white"/>
        </w:rPr>
      </w:pPr>
      <w:r w:rsidRPr="00903DBA">
        <w:rPr>
          <w:highlight w:val="white"/>
        </w:rPr>
        <w:t xml:space="preserve">    return ((c &gt;= 'a') &amp;&amp; (c &lt;= 'z'));</w:t>
      </w:r>
    </w:p>
    <w:p w14:paraId="0779EA56" w14:textId="77777777" w:rsidR="0012107B" w:rsidRPr="00903DBA" w:rsidRDefault="0012107B" w:rsidP="0012107B">
      <w:pPr>
        <w:pStyle w:val="Code"/>
        <w:rPr>
          <w:highlight w:val="white"/>
        </w:rPr>
      </w:pPr>
      <w:r w:rsidRPr="00903DBA">
        <w:rPr>
          <w:highlight w:val="white"/>
        </w:rPr>
        <w:t xml:space="preserve">  }</w:t>
      </w:r>
    </w:p>
    <w:p w14:paraId="6B1FA17B" w14:textId="77777777" w:rsidR="0012107B" w:rsidRPr="00903DBA" w:rsidRDefault="0012107B" w:rsidP="0012107B">
      <w:pPr>
        <w:pStyle w:val="Code"/>
        <w:rPr>
          <w:highlight w:val="white"/>
        </w:rPr>
      </w:pPr>
      <w:r w:rsidRPr="00903DBA">
        <w:rPr>
          <w:highlight w:val="white"/>
        </w:rPr>
        <w:t>}</w:t>
      </w:r>
    </w:p>
    <w:p w14:paraId="0D6CD455" w14:textId="5DCC7738" w:rsidR="003203CF" w:rsidRPr="00903DBA" w:rsidRDefault="003203CF" w:rsidP="003203CF">
      <w:pPr>
        <w:rPr>
          <w:highlight w:val="white"/>
        </w:rPr>
      </w:pPr>
      <w:r w:rsidRPr="00903DBA">
        <w:rPr>
          <w:highlight w:val="white"/>
        </w:rPr>
        <w:t xml:space="preserve">The </w:t>
      </w:r>
      <w:r w:rsidRPr="00903DBA">
        <w:rPr>
          <w:rStyle w:val="KeyWord0"/>
          <w:highlight w:val="white"/>
        </w:rPr>
        <w:t>isupper</w:t>
      </w:r>
      <w:r w:rsidRPr="00903DBA">
        <w:rPr>
          <w:highlight w:val="white"/>
        </w:rPr>
        <w:t xml:space="preserve"> function tests whether the character is a uppercase character in the same way as </w:t>
      </w:r>
      <w:r w:rsidRPr="00903DBA">
        <w:rPr>
          <w:rStyle w:val="KeyWord0"/>
          <w:highlight w:val="white"/>
        </w:rPr>
        <w:t>islower</w:t>
      </w:r>
      <w:r w:rsidRPr="00903DBA">
        <w:rPr>
          <w:highlight w:val="white"/>
        </w:rPr>
        <w:t xml:space="preserve"> above. If there is a locale convention defined</w:t>
      </w:r>
      <w:r w:rsidR="005C6D99" w:rsidRPr="00903DBA">
        <w:rPr>
          <w:highlight w:val="white"/>
        </w:rPr>
        <w:t xml:space="preserve"> </w:t>
      </w:r>
      <w:r w:rsidRPr="00903DBA">
        <w:rPr>
          <w:highlight w:val="white"/>
        </w:rPr>
        <w:t>available, we use it.</w:t>
      </w:r>
      <w:r w:rsidR="005C6D99" w:rsidRPr="00903DBA">
        <w:rPr>
          <w:highlight w:val="white"/>
        </w:rPr>
        <w:t xml:space="preserve"> Otherwise, we regard a character to be lowercase if its ASCII value is between the ASCII values for the ‘A’ and ‘Z’ character, inclusive.</w:t>
      </w:r>
    </w:p>
    <w:p w14:paraId="34D9B2A0" w14:textId="77777777" w:rsidR="0012107B" w:rsidRPr="00903DBA" w:rsidRDefault="0012107B" w:rsidP="0012107B">
      <w:pPr>
        <w:pStyle w:val="Code"/>
        <w:rPr>
          <w:highlight w:val="white"/>
        </w:rPr>
      </w:pPr>
      <w:r w:rsidRPr="00903DBA">
        <w:rPr>
          <w:highlight w:val="white"/>
        </w:rPr>
        <w:lastRenderedPageBreak/>
        <w:t>int isupper(int c) {</w:t>
      </w:r>
    </w:p>
    <w:p w14:paraId="1EA67ECA" w14:textId="77777777" w:rsidR="0012107B" w:rsidRPr="00903DBA" w:rsidRDefault="0012107B" w:rsidP="0012107B">
      <w:pPr>
        <w:pStyle w:val="Code"/>
        <w:rPr>
          <w:highlight w:val="white"/>
        </w:rPr>
      </w:pPr>
      <w:r w:rsidRPr="00903DBA">
        <w:rPr>
          <w:highlight w:val="white"/>
        </w:rPr>
        <w:t xml:space="preserve">  struct lconv* localeConvPtr = localeconv();</w:t>
      </w:r>
    </w:p>
    <w:p w14:paraId="745ADCFA" w14:textId="77777777" w:rsidR="0012107B" w:rsidRPr="00903DBA" w:rsidRDefault="0012107B" w:rsidP="0012107B">
      <w:pPr>
        <w:pStyle w:val="Code"/>
        <w:rPr>
          <w:highlight w:val="white"/>
        </w:rPr>
      </w:pPr>
    </w:p>
    <w:p w14:paraId="5CDC5B9A" w14:textId="77777777" w:rsidR="0012107B" w:rsidRPr="00903DBA" w:rsidRDefault="0012107B" w:rsidP="0012107B">
      <w:pPr>
        <w:pStyle w:val="Code"/>
        <w:rPr>
          <w:highlight w:val="white"/>
        </w:rPr>
      </w:pPr>
      <w:r w:rsidRPr="00903DBA">
        <w:rPr>
          <w:highlight w:val="white"/>
        </w:rPr>
        <w:t xml:space="preserve">  if (localeConvPtr != NULL) {</w:t>
      </w:r>
    </w:p>
    <w:p w14:paraId="0CB31BA9" w14:textId="77777777" w:rsidR="0012107B" w:rsidRPr="00903DBA" w:rsidRDefault="0012107B" w:rsidP="0012107B">
      <w:pPr>
        <w:pStyle w:val="Code"/>
        <w:rPr>
          <w:highlight w:val="white"/>
        </w:rPr>
      </w:pPr>
      <w:r w:rsidRPr="00903DBA">
        <w:rPr>
          <w:highlight w:val="white"/>
        </w:rPr>
        <w:t xml:space="preserve">    return (strchr(localeConvPtr-&gt;upperCase, c) != NULL);</w:t>
      </w:r>
    </w:p>
    <w:p w14:paraId="4E38C769" w14:textId="77777777" w:rsidR="0012107B" w:rsidRPr="00903DBA" w:rsidRDefault="0012107B" w:rsidP="0012107B">
      <w:pPr>
        <w:pStyle w:val="Code"/>
        <w:rPr>
          <w:highlight w:val="white"/>
        </w:rPr>
      </w:pPr>
      <w:r w:rsidRPr="00903DBA">
        <w:rPr>
          <w:highlight w:val="white"/>
        </w:rPr>
        <w:t xml:space="preserve">  }</w:t>
      </w:r>
    </w:p>
    <w:p w14:paraId="7346D6A4" w14:textId="77777777" w:rsidR="0012107B" w:rsidRPr="00903DBA" w:rsidRDefault="0012107B" w:rsidP="0012107B">
      <w:pPr>
        <w:pStyle w:val="Code"/>
        <w:rPr>
          <w:highlight w:val="white"/>
        </w:rPr>
      </w:pPr>
      <w:r w:rsidRPr="00903DBA">
        <w:rPr>
          <w:highlight w:val="white"/>
        </w:rPr>
        <w:t xml:space="preserve">  else {</w:t>
      </w:r>
    </w:p>
    <w:p w14:paraId="7FA54710" w14:textId="77777777" w:rsidR="0012107B" w:rsidRPr="00903DBA" w:rsidRDefault="0012107B" w:rsidP="0012107B">
      <w:pPr>
        <w:pStyle w:val="Code"/>
        <w:rPr>
          <w:highlight w:val="white"/>
        </w:rPr>
      </w:pPr>
      <w:r w:rsidRPr="00903DBA">
        <w:rPr>
          <w:highlight w:val="white"/>
        </w:rPr>
        <w:t xml:space="preserve">    return ((c &gt;= 'A') &amp;&amp; (c &lt;= 'Z'));</w:t>
      </w:r>
    </w:p>
    <w:p w14:paraId="02A429D3" w14:textId="77777777" w:rsidR="0012107B" w:rsidRPr="00903DBA" w:rsidRDefault="0012107B" w:rsidP="0012107B">
      <w:pPr>
        <w:pStyle w:val="Code"/>
        <w:rPr>
          <w:highlight w:val="white"/>
        </w:rPr>
      </w:pPr>
      <w:r w:rsidRPr="00903DBA">
        <w:rPr>
          <w:highlight w:val="white"/>
        </w:rPr>
        <w:t xml:space="preserve">  }</w:t>
      </w:r>
    </w:p>
    <w:p w14:paraId="6EE5449D" w14:textId="77777777" w:rsidR="0012107B" w:rsidRPr="00903DBA" w:rsidRDefault="0012107B" w:rsidP="0012107B">
      <w:pPr>
        <w:pStyle w:val="Code"/>
        <w:rPr>
          <w:highlight w:val="white"/>
        </w:rPr>
      </w:pPr>
      <w:r w:rsidRPr="00903DBA">
        <w:rPr>
          <w:highlight w:val="white"/>
        </w:rPr>
        <w:t>}</w:t>
      </w:r>
    </w:p>
    <w:p w14:paraId="6C862762" w14:textId="2E899A28" w:rsidR="0012107B" w:rsidRPr="00903DBA" w:rsidRDefault="005C6D99" w:rsidP="005C6D99">
      <w:pPr>
        <w:rPr>
          <w:highlight w:val="white"/>
        </w:rPr>
      </w:pPr>
      <w:r w:rsidRPr="00903DBA">
        <w:rPr>
          <w:highlight w:val="white"/>
        </w:rPr>
        <w:t xml:space="preserve">The </w:t>
      </w:r>
      <w:r w:rsidRPr="00903DBA">
        <w:rPr>
          <w:rStyle w:val="KeyWord0"/>
          <w:highlight w:val="white"/>
        </w:rPr>
        <w:t>isalpha</w:t>
      </w:r>
      <w:r w:rsidRPr="00903DBA">
        <w:rPr>
          <w:highlight w:val="white"/>
        </w:rPr>
        <w:t xml:space="preserve"> function test whether the character is a letter; that is, a lowercase </w:t>
      </w:r>
      <w:r w:rsidR="001F6F83">
        <w:rPr>
          <w:highlight w:val="white"/>
        </w:rPr>
        <w:t>or an uppercase</w:t>
      </w:r>
      <w:r w:rsidRPr="00903DBA">
        <w:rPr>
          <w:highlight w:val="white"/>
        </w:rPr>
        <w:t xml:space="preserve"> character.</w:t>
      </w:r>
    </w:p>
    <w:p w14:paraId="71A1BE2E" w14:textId="77777777" w:rsidR="0012107B" w:rsidRPr="00903DBA" w:rsidRDefault="0012107B" w:rsidP="0012107B">
      <w:pPr>
        <w:pStyle w:val="Code"/>
        <w:rPr>
          <w:highlight w:val="white"/>
        </w:rPr>
      </w:pPr>
      <w:r w:rsidRPr="00903DBA">
        <w:rPr>
          <w:highlight w:val="white"/>
        </w:rPr>
        <w:t>int isalpha(int c) {</w:t>
      </w:r>
    </w:p>
    <w:p w14:paraId="6509D3FC" w14:textId="77777777" w:rsidR="0012107B" w:rsidRPr="00903DBA" w:rsidRDefault="0012107B" w:rsidP="0012107B">
      <w:pPr>
        <w:pStyle w:val="Code"/>
        <w:rPr>
          <w:highlight w:val="white"/>
        </w:rPr>
      </w:pPr>
      <w:r w:rsidRPr="00903DBA">
        <w:rPr>
          <w:highlight w:val="white"/>
        </w:rPr>
        <w:t xml:space="preserve">  return islower(c) || isupper(c);</w:t>
      </w:r>
    </w:p>
    <w:p w14:paraId="45164C54" w14:textId="77777777" w:rsidR="0012107B" w:rsidRPr="00903DBA" w:rsidRDefault="0012107B" w:rsidP="0012107B">
      <w:pPr>
        <w:pStyle w:val="Code"/>
        <w:rPr>
          <w:highlight w:val="white"/>
        </w:rPr>
      </w:pPr>
      <w:r w:rsidRPr="00903DBA">
        <w:rPr>
          <w:highlight w:val="white"/>
        </w:rPr>
        <w:t>}</w:t>
      </w:r>
    </w:p>
    <w:p w14:paraId="037B0DEF" w14:textId="3542574C" w:rsidR="0012107B" w:rsidRPr="00903DBA" w:rsidRDefault="00720D0E" w:rsidP="00720D0E">
      <w:pPr>
        <w:rPr>
          <w:highlight w:val="white"/>
        </w:rPr>
      </w:pPr>
      <w:r w:rsidRPr="00903DBA">
        <w:rPr>
          <w:highlight w:val="white"/>
        </w:rPr>
        <w:t xml:space="preserve">The </w:t>
      </w:r>
      <w:r w:rsidRPr="00903DBA">
        <w:rPr>
          <w:rStyle w:val="KeyWord0"/>
          <w:highlight w:val="white"/>
        </w:rPr>
        <w:t>isdigit</w:t>
      </w:r>
      <w:r w:rsidRPr="00903DBA">
        <w:rPr>
          <w:highlight w:val="white"/>
        </w:rPr>
        <w:t xml:space="preserve"> function test whether the character is a digit. In this case, we do not use a potential </w:t>
      </w:r>
      <w:bookmarkStart w:id="498" w:name="_Hlk55664765"/>
      <w:r w:rsidRPr="00903DBA">
        <w:rPr>
          <w:highlight w:val="white"/>
        </w:rPr>
        <w:t>locale convention</w:t>
      </w:r>
      <w:bookmarkEnd w:id="498"/>
      <w:r w:rsidRPr="00903DBA">
        <w:rPr>
          <w:highlight w:val="white"/>
        </w:rPr>
        <w:t>; we just test whether the ASCII value for the character is between the ASCII values of the ‘0’ and ‘9’ characters, inclusive.</w:t>
      </w:r>
      <w:r w:rsidR="003C11F7" w:rsidRPr="00903DBA">
        <w:rPr>
          <w:highlight w:val="white"/>
        </w:rPr>
        <w:t xml:space="preserve"> Note that we test against the ASCII value of the ‘0’ character, which is not the same as the zero-character (‘\0’) that has the ASCII value zero.</w:t>
      </w:r>
    </w:p>
    <w:p w14:paraId="22D22E04" w14:textId="77777777" w:rsidR="0012107B" w:rsidRPr="00903DBA" w:rsidRDefault="0012107B" w:rsidP="0012107B">
      <w:pPr>
        <w:pStyle w:val="Code"/>
        <w:rPr>
          <w:highlight w:val="white"/>
        </w:rPr>
      </w:pPr>
      <w:r w:rsidRPr="00903DBA">
        <w:rPr>
          <w:highlight w:val="white"/>
        </w:rPr>
        <w:t>int isdigit(int c) {</w:t>
      </w:r>
    </w:p>
    <w:p w14:paraId="743C1F06" w14:textId="77777777" w:rsidR="0012107B" w:rsidRPr="00903DBA" w:rsidRDefault="0012107B" w:rsidP="0012107B">
      <w:pPr>
        <w:pStyle w:val="Code"/>
        <w:rPr>
          <w:highlight w:val="white"/>
        </w:rPr>
      </w:pPr>
      <w:r w:rsidRPr="00903DBA">
        <w:rPr>
          <w:highlight w:val="white"/>
        </w:rPr>
        <w:t xml:space="preserve">  return (c &gt;= '0') &amp;&amp; (c &lt;= '9');</w:t>
      </w:r>
    </w:p>
    <w:p w14:paraId="417F25A3" w14:textId="77777777" w:rsidR="0012107B" w:rsidRPr="00903DBA" w:rsidRDefault="0012107B" w:rsidP="0012107B">
      <w:pPr>
        <w:pStyle w:val="Code"/>
        <w:rPr>
          <w:highlight w:val="white"/>
        </w:rPr>
      </w:pPr>
      <w:r w:rsidRPr="00903DBA">
        <w:rPr>
          <w:highlight w:val="white"/>
        </w:rPr>
        <w:t>}</w:t>
      </w:r>
    </w:p>
    <w:p w14:paraId="45D3ACD1" w14:textId="43A59159" w:rsidR="0012107B" w:rsidRPr="00903DBA" w:rsidRDefault="008B7F86" w:rsidP="008B7F86">
      <w:pPr>
        <w:rPr>
          <w:highlight w:val="white"/>
        </w:rPr>
      </w:pPr>
      <w:r w:rsidRPr="00903DBA">
        <w:rPr>
          <w:highlight w:val="white"/>
        </w:rPr>
        <w:t xml:space="preserve">The </w:t>
      </w:r>
      <w:r w:rsidRPr="00903DBA">
        <w:rPr>
          <w:rStyle w:val="KeyWord0"/>
          <w:highlight w:val="white"/>
        </w:rPr>
        <w:t>isalnum</w:t>
      </w:r>
      <w:r w:rsidRPr="00903DBA">
        <w:rPr>
          <w:highlight w:val="white"/>
        </w:rPr>
        <w:t xml:space="preserve">function test whether the character is an alphanumerical character; that is, a lowercase </w:t>
      </w:r>
      <w:r w:rsidR="001F6F83">
        <w:rPr>
          <w:highlight w:val="white"/>
        </w:rPr>
        <w:t>or an uppercase</w:t>
      </w:r>
      <w:r w:rsidRPr="00903DBA">
        <w:rPr>
          <w:highlight w:val="white"/>
        </w:rPr>
        <w:t xml:space="preserve"> character, or a digit.</w:t>
      </w:r>
    </w:p>
    <w:p w14:paraId="64999628" w14:textId="77777777" w:rsidR="0012107B" w:rsidRPr="00903DBA" w:rsidRDefault="0012107B" w:rsidP="0012107B">
      <w:pPr>
        <w:pStyle w:val="Code"/>
        <w:rPr>
          <w:highlight w:val="white"/>
        </w:rPr>
      </w:pPr>
      <w:r w:rsidRPr="00903DBA">
        <w:rPr>
          <w:highlight w:val="white"/>
        </w:rPr>
        <w:t>int isalnum(int c) {</w:t>
      </w:r>
    </w:p>
    <w:p w14:paraId="73225A44" w14:textId="77777777" w:rsidR="0012107B" w:rsidRPr="00903DBA" w:rsidRDefault="0012107B" w:rsidP="0012107B">
      <w:pPr>
        <w:pStyle w:val="Code"/>
        <w:rPr>
          <w:highlight w:val="white"/>
        </w:rPr>
      </w:pPr>
      <w:r w:rsidRPr="00903DBA">
        <w:rPr>
          <w:highlight w:val="white"/>
        </w:rPr>
        <w:t xml:space="preserve">  return isalpha(c) || isdigit(c);</w:t>
      </w:r>
    </w:p>
    <w:p w14:paraId="07EDC576" w14:textId="77777777" w:rsidR="0012107B" w:rsidRPr="00903DBA" w:rsidRDefault="0012107B" w:rsidP="0012107B">
      <w:pPr>
        <w:pStyle w:val="Code"/>
        <w:rPr>
          <w:highlight w:val="white"/>
        </w:rPr>
      </w:pPr>
      <w:r w:rsidRPr="00903DBA">
        <w:rPr>
          <w:highlight w:val="white"/>
        </w:rPr>
        <w:t>}</w:t>
      </w:r>
    </w:p>
    <w:p w14:paraId="47BD02EE" w14:textId="23DE5C92" w:rsidR="0012107B" w:rsidRPr="00903DBA" w:rsidRDefault="008B7F86" w:rsidP="008B7F86">
      <w:pPr>
        <w:rPr>
          <w:highlight w:val="white"/>
        </w:rPr>
      </w:pPr>
      <w:r w:rsidRPr="00903DBA">
        <w:rPr>
          <w:highlight w:val="white"/>
        </w:rPr>
        <w:t xml:space="preserve">The </w:t>
      </w:r>
      <w:r w:rsidRPr="00903DBA">
        <w:rPr>
          <w:rStyle w:val="KeyWord0"/>
          <w:highlight w:val="white"/>
        </w:rPr>
        <w:t>isxdigit</w:t>
      </w:r>
      <w:r w:rsidRPr="00903DBA">
        <w:rPr>
          <w:highlight w:val="white"/>
        </w:rPr>
        <w:t xml:space="preserve"> function test whether the character is a hexadecimal digit. Both lowercase and uppercase letters are allowed</w:t>
      </w:r>
      <w:r w:rsidR="00271699" w:rsidRPr="00903DBA">
        <w:rPr>
          <w:highlight w:val="white"/>
        </w:rPr>
        <w:t>.</w:t>
      </w:r>
    </w:p>
    <w:p w14:paraId="39262DBE" w14:textId="77777777" w:rsidR="0012107B" w:rsidRPr="00903DBA" w:rsidRDefault="0012107B" w:rsidP="0012107B">
      <w:pPr>
        <w:pStyle w:val="Code"/>
        <w:rPr>
          <w:highlight w:val="white"/>
        </w:rPr>
      </w:pPr>
      <w:r w:rsidRPr="00903DBA">
        <w:rPr>
          <w:highlight w:val="white"/>
        </w:rPr>
        <w:t>int isxdigit(int c) {</w:t>
      </w:r>
    </w:p>
    <w:p w14:paraId="08B59E3B" w14:textId="77777777" w:rsidR="0012107B" w:rsidRPr="00903DBA" w:rsidRDefault="0012107B" w:rsidP="0012107B">
      <w:pPr>
        <w:pStyle w:val="Code"/>
        <w:rPr>
          <w:highlight w:val="white"/>
        </w:rPr>
      </w:pPr>
      <w:r w:rsidRPr="00903DBA">
        <w:rPr>
          <w:highlight w:val="white"/>
        </w:rPr>
        <w:t xml:space="preserve">  return isdigit(c) || ((c &gt;= 'a') &amp;&amp; (c &lt;= 'f'))</w:t>
      </w:r>
    </w:p>
    <w:p w14:paraId="3A83E67F" w14:textId="77777777" w:rsidR="0012107B" w:rsidRPr="00903DBA" w:rsidRDefault="0012107B" w:rsidP="0012107B">
      <w:pPr>
        <w:pStyle w:val="Code"/>
        <w:rPr>
          <w:highlight w:val="white"/>
        </w:rPr>
      </w:pPr>
      <w:r w:rsidRPr="00903DBA">
        <w:rPr>
          <w:highlight w:val="white"/>
        </w:rPr>
        <w:t xml:space="preserve">                    || ((c &gt;= 'A') &amp;&amp; (c &lt;= 'F'));</w:t>
      </w:r>
    </w:p>
    <w:p w14:paraId="712E5E4A" w14:textId="77777777" w:rsidR="0012107B" w:rsidRPr="00903DBA" w:rsidRDefault="0012107B" w:rsidP="0012107B">
      <w:pPr>
        <w:pStyle w:val="Code"/>
        <w:rPr>
          <w:highlight w:val="white"/>
        </w:rPr>
      </w:pPr>
      <w:r w:rsidRPr="00903DBA">
        <w:rPr>
          <w:highlight w:val="white"/>
        </w:rPr>
        <w:t>}</w:t>
      </w:r>
    </w:p>
    <w:p w14:paraId="63D14B82" w14:textId="23A8D218" w:rsidR="008B7F86" w:rsidRPr="00903DBA" w:rsidRDefault="008B7F86" w:rsidP="008B7F86">
      <w:pPr>
        <w:rPr>
          <w:highlight w:val="white"/>
        </w:rPr>
      </w:pPr>
      <w:r w:rsidRPr="00903DBA">
        <w:rPr>
          <w:highlight w:val="white"/>
        </w:rPr>
        <w:t xml:space="preserve">The </w:t>
      </w:r>
      <w:r w:rsidRPr="00903DBA">
        <w:rPr>
          <w:rStyle w:val="KeyWord0"/>
          <w:highlight w:val="white"/>
        </w:rPr>
        <w:t>isgraph</w:t>
      </w:r>
      <w:r w:rsidRPr="00903DBA">
        <w:rPr>
          <w:highlight w:val="white"/>
        </w:rPr>
        <w:t xml:space="preserve"> function test whether the character is a graphical character; that is, a character </w:t>
      </w:r>
      <w:r w:rsidR="00094E46" w:rsidRPr="00903DBA">
        <w:rPr>
          <w:highlight w:val="white"/>
        </w:rPr>
        <w:t>visible when printed (including space).</w:t>
      </w:r>
    </w:p>
    <w:p w14:paraId="40926C1E" w14:textId="77777777" w:rsidR="0012107B" w:rsidRPr="00903DBA" w:rsidRDefault="0012107B" w:rsidP="0012107B">
      <w:pPr>
        <w:pStyle w:val="Code"/>
        <w:rPr>
          <w:highlight w:val="white"/>
        </w:rPr>
      </w:pPr>
      <w:r w:rsidRPr="00903DBA">
        <w:rPr>
          <w:highlight w:val="white"/>
        </w:rPr>
        <w:t>int isgraph(int c) {</w:t>
      </w:r>
    </w:p>
    <w:p w14:paraId="4C4A8B5F" w14:textId="77777777" w:rsidR="0012107B" w:rsidRPr="00903DBA" w:rsidRDefault="0012107B" w:rsidP="0012107B">
      <w:pPr>
        <w:pStyle w:val="Code"/>
        <w:rPr>
          <w:highlight w:val="white"/>
        </w:rPr>
      </w:pPr>
      <w:r w:rsidRPr="00903DBA">
        <w:rPr>
          <w:highlight w:val="white"/>
        </w:rPr>
        <w:t xml:space="preserve">  return (c &gt;= 32) &amp;&amp; (c &lt;= 126);</w:t>
      </w:r>
    </w:p>
    <w:p w14:paraId="62D1987F" w14:textId="77777777" w:rsidR="0012107B" w:rsidRPr="00903DBA" w:rsidRDefault="0012107B" w:rsidP="0012107B">
      <w:pPr>
        <w:pStyle w:val="Code"/>
        <w:rPr>
          <w:highlight w:val="white"/>
        </w:rPr>
      </w:pPr>
      <w:r w:rsidRPr="00903DBA">
        <w:rPr>
          <w:highlight w:val="white"/>
        </w:rPr>
        <w:t>}</w:t>
      </w:r>
    </w:p>
    <w:p w14:paraId="762B52AD" w14:textId="690F0B5D" w:rsidR="00094E46" w:rsidRPr="00903DBA" w:rsidRDefault="00094E46" w:rsidP="00094E46">
      <w:pPr>
        <w:rPr>
          <w:highlight w:val="white"/>
        </w:rPr>
      </w:pPr>
      <w:r w:rsidRPr="00903DBA">
        <w:rPr>
          <w:highlight w:val="white"/>
        </w:rPr>
        <w:t xml:space="preserve">The </w:t>
      </w:r>
      <w:r w:rsidRPr="00903DBA">
        <w:rPr>
          <w:rStyle w:val="KeyWord0"/>
          <w:highlight w:val="white"/>
        </w:rPr>
        <w:t>isprint</w:t>
      </w:r>
      <w:r w:rsidRPr="00903DBA">
        <w:rPr>
          <w:highlight w:val="white"/>
        </w:rPr>
        <w:t xml:space="preserve"> function test whether the character is a printable character; that is, a character visible when printed (</w:t>
      </w:r>
      <w:r w:rsidR="009E055A" w:rsidRPr="00903DBA">
        <w:rPr>
          <w:highlight w:val="white"/>
        </w:rPr>
        <w:t>excluding</w:t>
      </w:r>
      <w:r w:rsidRPr="00903DBA">
        <w:rPr>
          <w:highlight w:val="white"/>
        </w:rPr>
        <w:t xml:space="preserve"> space).</w:t>
      </w:r>
    </w:p>
    <w:p w14:paraId="6F59A1F1" w14:textId="77777777" w:rsidR="0012107B" w:rsidRPr="00903DBA" w:rsidRDefault="0012107B" w:rsidP="0012107B">
      <w:pPr>
        <w:pStyle w:val="Code"/>
        <w:rPr>
          <w:highlight w:val="white"/>
        </w:rPr>
      </w:pPr>
      <w:r w:rsidRPr="00903DBA">
        <w:rPr>
          <w:highlight w:val="white"/>
        </w:rPr>
        <w:t>int isprint(int c) {</w:t>
      </w:r>
    </w:p>
    <w:p w14:paraId="5CA69EDF" w14:textId="77777777" w:rsidR="0012107B" w:rsidRPr="00903DBA" w:rsidRDefault="0012107B" w:rsidP="0012107B">
      <w:pPr>
        <w:pStyle w:val="Code"/>
        <w:rPr>
          <w:highlight w:val="white"/>
        </w:rPr>
      </w:pPr>
      <w:r w:rsidRPr="00903DBA">
        <w:rPr>
          <w:highlight w:val="white"/>
        </w:rPr>
        <w:t xml:space="preserve">  return (isgraph(c) != 0) &amp;&amp; (c != ' ');</w:t>
      </w:r>
    </w:p>
    <w:p w14:paraId="7F29C8D2" w14:textId="77777777" w:rsidR="0012107B" w:rsidRPr="00903DBA" w:rsidRDefault="0012107B" w:rsidP="0012107B">
      <w:pPr>
        <w:pStyle w:val="Code"/>
        <w:rPr>
          <w:highlight w:val="white"/>
        </w:rPr>
      </w:pPr>
      <w:r w:rsidRPr="00903DBA">
        <w:rPr>
          <w:highlight w:val="white"/>
        </w:rPr>
        <w:t>}</w:t>
      </w:r>
    </w:p>
    <w:p w14:paraId="0D6A0B1E" w14:textId="665E9798" w:rsidR="003F34C8" w:rsidRPr="00903DBA" w:rsidRDefault="003F34C8" w:rsidP="003F34C8">
      <w:pPr>
        <w:rPr>
          <w:highlight w:val="white"/>
        </w:rPr>
      </w:pPr>
      <w:r w:rsidRPr="00903DBA">
        <w:rPr>
          <w:highlight w:val="white"/>
        </w:rPr>
        <w:t xml:space="preserve">The </w:t>
      </w:r>
      <w:r w:rsidRPr="00903DBA">
        <w:rPr>
          <w:rStyle w:val="KeyWord0"/>
          <w:highlight w:val="white"/>
        </w:rPr>
        <w:t>ispunct</w:t>
      </w:r>
      <w:r w:rsidRPr="00903DBA">
        <w:rPr>
          <w:highlight w:val="white"/>
        </w:rPr>
        <w:t xml:space="preserve"> function test whether the character is a </w:t>
      </w:r>
      <w:r w:rsidR="000F35B6" w:rsidRPr="00903DBA">
        <w:rPr>
          <w:highlight w:val="white"/>
        </w:rPr>
        <w:t xml:space="preserve">punctation </w:t>
      </w:r>
      <w:r w:rsidRPr="00903DBA">
        <w:rPr>
          <w:highlight w:val="white"/>
        </w:rPr>
        <w:t xml:space="preserve">character; that is, a character </w:t>
      </w:r>
      <w:r w:rsidR="000F35B6" w:rsidRPr="00903DBA">
        <w:rPr>
          <w:highlight w:val="white"/>
        </w:rPr>
        <w:t>that is graphical but no alphanumerical</w:t>
      </w:r>
      <w:r w:rsidR="005A278B" w:rsidRPr="00903DBA">
        <w:rPr>
          <w:highlight w:val="white"/>
        </w:rPr>
        <w:t xml:space="preserve">, resulting is all </w:t>
      </w:r>
      <w:r w:rsidR="00C96AE2" w:rsidRPr="00903DBA">
        <w:rPr>
          <w:highlight w:val="white"/>
        </w:rPr>
        <w:t xml:space="preserve">visible </w:t>
      </w:r>
      <w:r w:rsidR="005A278B" w:rsidRPr="00903DBA">
        <w:rPr>
          <w:highlight w:val="white"/>
        </w:rPr>
        <w:t xml:space="preserve">characters </w:t>
      </w:r>
      <w:r w:rsidR="00C96AE2" w:rsidRPr="00903DBA">
        <w:rPr>
          <w:highlight w:val="white"/>
        </w:rPr>
        <w:t>that are not letters or digits.</w:t>
      </w:r>
    </w:p>
    <w:p w14:paraId="795A1873" w14:textId="77777777" w:rsidR="0012107B" w:rsidRPr="00903DBA" w:rsidRDefault="0012107B" w:rsidP="0012107B">
      <w:pPr>
        <w:pStyle w:val="Code"/>
        <w:rPr>
          <w:highlight w:val="white"/>
        </w:rPr>
      </w:pPr>
      <w:r w:rsidRPr="00903DBA">
        <w:rPr>
          <w:highlight w:val="white"/>
        </w:rPr>
        <w:t>int ispunct(int c) {</w:t>
      </w:r>
    </w:p>
    <w:p w14:paraId="3FF4653A" w14:textId="77777777" w:rsidR="004D61C7" w:rsidRPr="00903DBA" w:rsidRDefault="004D61C7" w:rsidP="004D61C7">
      <w:pPr>
        <w:pStyle w:val="Code"/>
        <w:rPr>
          <w:highlight w:val="white"/>
        </w:rPr>
      </w:pPr>
      <w:r w:rsidRPr="00903DBA">
        <w:rPr>
          <w:highlight w:val="white"/>
        </w:rPr>
        <w:t xml:space="preserve">  return (isgraph(c) &amp;&amp; !isalnum(c));</w:t>
      </w:r>
    </w:p>
    <w:p w14:paraId="2533E398" w14:textId="77777777" w:rsidR="0012107B" w:rsidRPr="00903DBA" w:rsidRDefault="0012107B" w:rsidP="0012107B">
      <w:pPr>
        <w:pStyle w:val="Code"/>
        <w:rPr>
          <w:highlight w:val="white"/>
        </w:rPr>
      </w:pPr>
      <w:r w:rsidRPr="00903DBA">
        <w:rPr>
          <w:highlight w:val="white"/>
        </w:rPr>
        <w:lastRenderedPageBreak/>
        <w:t>}</w:t>
      </w:r>
    </w:p>
    <w:p w14:paraId="52AF0FE4" w14:textId="1634CC17" w:rsidR="0012107B" w:rsidRPr="00903DBA" w:rsidRDefault="00885832" w:rsidP="00885832">
      <w:pPr>
        <w:rPr>
          <w:highlight w:val="white"/>
        </w:rPr>
      </w:pPr>
      <w:r w:rsidRPr="00903DBA">
        <w:rPr>
          <w:highlight w:val="white"/>
        </w:rPr>
        <w:t xml:space="preserve">The </w:t>
      </w:r>
      <w:r w:rsidRPr="00903DBA">
        <w:rPr>
          <w:rStyle w:val="KeyWord0"/>
          <w:highlight w:val="white"/>
        </w:rPr>
        <w:t>is</w:t>
      </w:r>
      <w:r w:rsidR="00916784" w:rsidRPr="00903DBA">
        <w:rPr>
          <w:rStyle w:val="KeyWord0"/>
          <w:highlight w:val="white"/>
        </w:rPr>
        <w:t>cntrl</w:t>
      </w:r>
      <w:r w:rsidRPr="00903DBA">
        <w:rPr>
          <w:highlight w:val="white"/>
        </w:rPr>
        <w:t xml:space="preserve"> function test whether the character is a </w:t>
      </w:r>
      <w:r w:rsidR="00916784" w:rsidRPr="00903DBA">
        <w:rPr>
          <w:highlight w:val="white"/>
        </w:rPr>
        <w:t xml:space="preserve">control </w:t>
      </w:r>
      <w:r w:rsidRPr="00903DBA">
        <w:rPr>
          <w:highlight w:val="white"/>
        </w:rPr>
        <w:t>character</w:t>
      </w:r>
      <w:r w:rsidR="00916784" w:rsidRPr="00903DBA">
        <w:rPr>
          <w:highlight w:val="white"/>
        </w:rPr>
        <w:t>, which is all non-printable characters. Note that space is a control character.</w:t>
      </w:r>
    </w:p>
    <w:p w14:paraId="21017738" w14:textId="77777777" w:rsidR="0012107B" w:rsidRPr="00903DBA" w:rsidRDefault="0012107B" w:rsidP="0012107B">
      <w:pPr>
        <w:pStyle w:val="Code"/>
        <w:rPr>
          <w:highlight w:val="white"/>
        </w:rPr>
      </w:pPr>
      <w:r w:rsidRPr="00903DBA">
        <w:rPr>
          <w:highlight w:val="white"/>
        </w:rPr>
        <w:t>int iscntrl(int c) {</w:t>
      </w:r>
    </w:p>
    <w:p w14:paraId="50476D91" w14:textId="77777777" w:rsidR="0012107B" w:rsidRPr="00903DBA" w:rsidRDefault="0012107B" w:rsidP="0012107B">
      <w:pPr>
        <w:pStyle w:val="Code"/>
        <w:rPr>
          <w:highlight w:val="white"/>
        </w:rPr>
      </w:pPr>
      <w:r w:rsidRPr="00903DBA">
        <w:rPr>
          <w:highlight w:val="white"/>
        </w:rPr>
        <w:t xml:space="preserve">  return !isprint(c);</w:t>
      </w:r>
    </w:p>
    <w:p w14:paraId="5F4345CA" w14:textId="77777777" w:rsidR="0012107B" w:rsidRPr="00903DBA" w:rsidRDefault="0012107B" w:rsidP="0012107B">
      <w:pPr>
        <w:pStyle w:val="Code"/>
        <w:rPr>
          <w:highlight w:val="white"/>
        </w:rPr>
      </w:pPr>
      <w:r w:rsidRPr="00903DBA">
        <w:rPr>
          <w:highlight w:val="white"/>
        </w:rPr>
        <w:t>}</w:t>
      </w:r>
    </w:p>
    <w:p w14:paraId="4E689EF4" w14:textId="6467E8B3" w:rsidR="00A56302" w:rsidRPr="00903DBA" w:rsidRDefault="00A56302" w:rsidP="00A56302">
      <w:pPr>
        <w:rPr>
          <w:highlight w:val="white"/>
        </w:rPr>
      </w:pPr>
      <w:r w:rsidRPr="00903DBA">
        <w:rPr>
          <w:highlight w:val="white"/>
        </w:rPr>
        <w:t xml:space="preserve">The </w:t>
      </w:r>
      <w:r w:rsidRPr="00903DBA">
        <w:rPr>
          <w:rStyle w:val="KeyWord0"/>
          <w:highlight w:val="white"/>
        </w:rPr>
        <w:t>isspace</w:t>
      </w:r>
      <w:r w:rsidRPr="00903DBA">
        <w:rPr>
          <w:highlight w:val="white"/>
        </w:rPr>
        <w:t xml:space="preserve"> function test whether the character is a white-space character; that is, a space, form feed, new line, return, horizontal tabulator, or vertical tabulator.</w:t>
      </w:r>
    </w:p>
    <w:p w14:paraId="54C7C217" w14:textId="77777777" w:rsidR="0012107B" w:rsidRPr="00903DBA" w:rsidRDefault="0012107B" w:rsidP="0012107B">
      <w:pPr>
        <w:pStyle w:val="Code"/>
        <w:rPr>
          <w:highlight w:val="white"/>
        </w:rPr>
      </w:pPr>
      <w:r w:rsidRPr="00903DBA">
        <w:rPr>
          <w:highlight w:val="white"/>
        </w:rPr>
        <w:t>int isspace(int c) {</w:t>
      </w:r>
    </w:p>
    <w:p w14:paraId="0E6DC0E1" w14:textId="77777777" w:rsidR="0012107B" w:rsidRPr="00903DBA" w:rsidRDefault="0012107B" w:rsidP="0012107B">
      <w:pPr>
        <w:pStyle w:val="Code"/>
        <w:rPr>
          <w:highlight w:val="white"/>
        </w:rPr>
      </w:pPr>
      <w:r w:rsidRPr="00903DBA">
        <w:rPr>
          <w:highlight w:val="white"/>
        </w:rPr>
        <w:t xml:space="preserve">  return (c == ' ') || (c == '\f') || (c == '\n') || </w:t>
      </w:r>
    </w:p>
    <w:p w14:paraId="238D2705" w14:textId="77777777" w:rsidR="0012107B" w:rsidRPr="00903DBA" w:rsidRDefault="0012107B" w:rsidP="0012107B">
      <w:pPr>
        <w:pStyle w:val="Code"/>
        <w:rPr>
          <w:highlight w:val="white"/>
        </w:rPr>
      </w:pPr>
      <w:r w:rsidRPr="00903DBA">
        <w:rPr>
          <w:highlight w:val="white"/>
        </w:rPr>
        <w:t xml:space="preserve">         (c == '\r') || (c == '\t') || (c == '\v');</w:t>
      </w:r>
    </w:p>
    <w:p w14:paraId="791EB5E4" w14:textId="77777777" w:rsidR="0012107B" w:rsidRPr="00903DBA" w:rsidRDefault="0012107B" w:rsidP="0012107B">
      <w:pPr>
        <w:pStyle w:val="Code"/>
        <w:rPr>
          <w:highlight w:val="white"/>
        </w:rPr>
      </w:pPr>
      <w:r w:rsidRPr="00903DBA">
        <w:rPr>
          <w:highlight w:val="white"/>
        </w:rPr>
        <w:t>}</w:t>
      </w:r>
    </w:p>
    <w:p w14:paraId="2A34EC2F" w14:textId="1A6C18AC" w:rsidR="0012107B" w:rsidRPr="00903DBA" w:rsidRDefault="00AC3FD3" w:rsidP="00AC3FD3">
      <w:pPr>
        <w:rPr>
          <w:highlight w:val="white"/>
        </w:rPr>
      </w:pPr>
      <w:r w:rsidRPr="00903DBA">
        <w:rPr>
          <w:highlight w:val="white"/>
        </w:rPr>
        <w:t xml:space="preserve">The </w:t>
      </w:r>
      <w:r w:rsidRPr="00903DBA">
        <w:rPr>
          <w:rStyle w:val="KeyWord0"/>
          <w:highlight w:val="white"/>
        </w:rPr>
        <w:t>tolower</w:t>
      </w:r>
      <w:r w:rsidRPr="00903DBA">
        <w:rPr>
          <w:highlight w:val="white"/>
        </w:rPr>
        <w:t xml:space="preserve"> function returns the character converted to uppercase if it is a lowercase character. We </w:t>
      </w:r>
      <w:r w:rsidR="00F73F5B" w:rsidRPr="00903DBA">
        <w:rPr>
          <w:highlight w:val="white"/>
        </w:rPr>
        <w:t xml:space="preserve">use </w:t>
      </w:r>
      <w:r w:rsidR="005F488A" w:rsidRPr="00903DBA">
        <w:rPr>
          <w:highlight w:val="white"/>
        </w:rPr>
        <w:t>a locale conversion</w:t>
      </w:r>
      <w:r w:rsidR="00F73F5B" w:rsidRPr="00903DBA">
        <w:rPr>
          <w:highlight w:val="white"/>
        </w:rPr>
        <w:t xml:space="preserve">, is available, to locate the lowercase and uppercase character </w:t>
      </w:r>
      <w:r w:rsidR="002803B9" w:rsidRPr="00903DBA">
        <w:rPr>
          <w:highlight w:val="white"/>
        </w:rPr>
        <w:t>strings</w:t>
      </w:r>
      <w:r w:rsidR="00F73F5B" w:rsidRPr="00903DBA">
        <w:rPr>
          <w:highlight w:val="white"/>
        </w:rPr>
        <w:t>.</w:t>
      </w:r>
    </w:p>
    <w:p w14:paraId="4B558065" w14:textId="77777777" w:rsidR="0012107B" w:rsidRPr="00903DBA" w:rsidRDefault="0012107B" w:rsidP="0012107B">
      <w:pPr>
        <w:pStyle w:val="Code"/>
        <w:rPr>
          <w:highlight w:val="white"/>
        </w:rPr>
      </w:pPr>
      <w:r w:rsidRPr="00903DBA">
        <w:rPr>
          <w:highlight w:val="white"/>
        </w:rPr>
        <w:t>int tolower(int c) {</w:t>
      </w:r>
    </w:p>
    <w:p w14:paraId="2A2B7ACF" w14:textId="77777777" w:rsidR="0012107B" w:rsidRPr="00903DBA" w:rsidRDefault="0012107B" w:rsidP="0012107B">
      <w:pPr>
        <w:pStyle w:val="Code"/>
        <w:rPr>
          <w:highlight w:val="white"/>
        </w:rPr>
      </w:pPr>
      <w:r w:rsidRPr="00903DBA">
        <w:rPr>
          <w:highlight w:val="white"/>
        </w:rPr>
        <w:t xml:space="preserve">  if (isupper(c)) {</w:t>
      </w:r>
    </w:p>
    <w:p w14:paraId="6113220D" w14:textId="77777777" w:rsidR="0012107B" w:rsidRPr="00903DBA" w:rsidRDefault="0012107B" w:rsidP="0012107B">
      <w:pPr>
        <w:pStyle w:val="Code"/>
        <w:rPr>
          <w:highlight w:val="white"/>
        </w:rPr>
      </w:pPr>
      <w:r w:rsidRPr="00903DBA">
        <w:rPr>
          <w:highlight w:val="white"/>
        </w:rPr>
        <w:t xml:space="preserve">    struct lconv* localeConvPtr = localeconv();</w:t>
      </w:r>
    </w:p>
    <w:p w14:paraId="360E382C" w14:textId="7F90D853" w:rsidR="0012107B" w:rsidRPr="00903DBA" w:rsidRDefault="00A32AFC" w:rsidP="00A32AFC">
      <w:pPr>
        <w:rPr>
          <w:highlight w:val="white"/>
        </w:rPr>
      </w:pPr>
      <w:r w:rsidRPr="00903DBA">
        <w:rPr>
          <w:highlight w:val="white"/>
        </w:rPr>
        <w:t>We</w:t>
      </w:r>
      <w:r w:rsidR="00B50B50" w:rsidRPr="00903DBA">
        <w:rPr>
          <w:highlight w:val="white"/>
        </w:rPr>
        <w:t xml:space="preserve"> </w:t>
      </w:r>
      <w:r w:rsidR="00FF5631" w:rsidRPr="00903DBA">
        <w:rPr>
          <w:highlight w:val="white"/>
        </w:rPr>
        <w:t xml:space="preserve">obtain the </w:t>
      </w:r>
      <w:r w:rsidR="00190B45" w:rsidRPr="00903DBA">
        <w:rPr>
          <w:highlight w:val="white"/>
        </w:rPr>
        <w:t xml:space="preserve">strings </w:t>
      </w:r>
      <w:r w:rsidR="00FF5631" w:rsidRPr="00903DBA">
        <w:rPr>
          <w:highlight w:val="white"/>
        </w:rPr>
        <w:t xml:space="preserve">of lowercase and uppercase characters from the </w:t>
      </w:r>
      <w:r w:rsidR="00145D12" w:rsidRPr="00903DBA">
        <w:rPr>
          <w:highlight w:val="white"/>
        </w:rPr>
        <w:t xml:space="preserve">locale conversion, </w:t>
      </w:r>
      <w:r w:rsidR="00190B45" w:rsidRPr="00903DBA">
        <w:rPr>
          <w:highlight w:val="white"/>
        </w:rPr>
        <w:t xml:space="preserve">look up the index of the character in question by in the </w:t>
      </w:r>
      <w:r w:rsidR="00F0368E" w:rsidRPr="00903DBA">
        <w:rPr>
          <w:highlight w:val="white"/>
        </w:rPr>
        <w:t>upper</w:t>
      </w:r>
      <w:r w:rsidR="00190B45" w:rsidRPr="00903DBA">
        <w:rPr>
          <w:highlight w:val="white"/>
        </w:rPr>
        <w:t xml:space="preserve">case string by calling </w:t>
      </w:r>
      <w:r w:rsidR="00190B45" w:rsidRPr="00903DBA">
        <w:rPr>
          <w:rStyle w:val="KeyWord0"/>
          <w:highlight w:val="white"/>
        </w:rPr>
        <w:t>strchr</w:t>
      </w:r>
      <w:r w:rsidR="00190B45" w:rsidRPr="00903DBA">
        <w:rPr>
          <w:highlight w:val="white"/>
        </w:rPr>
        <w:t xml:space="preserve">, </w:t>
      </w:r>
      <w:r w:rsidR="00F0368E" w:rsidRPr="00903DBA">
        <w:rPr>
          <w:highlight w:val="white"/>
        </w:rPr>
        <w:t>and return the lowercase character at the same index in the lowercase string.</w:t>
      </w:r>
    </w:p>
    <w:p w14:paraId="5A8DB597" w14:textId="77777777" w:rsidR="0012107B" w:rsidRPr="00903DBA" w:rsidRDefault="0012107B" w:rsidP="0012107B">
      <w:pPr>
        <w:pStyle w:val="Code"/>
        <w:rPr>
          <w:highlight w:val="white"/>
        </w:rPr>
      </w:pPr>
      <w:r w:rsidRPr="00903DBA">
        <w:rPr>
          <w:highlight w:val="white"/>
        </w:rPr>
        <w:t xml:space="preserve">    if (localeConvPtr != NULL) {</w:t>
      </w:r>
    </w:p>
    <w:p w14:paraId="0557DCA3" w14:textId="77777777" w:rsidR="00A56302" w:rsidRPr="00903DBA" w:rsidRDefault="0012107B" w:rsidP="0012107B">
      <w:pPr>
        <w:pStyle w:val="Code"/>
        <w:rPr>
          <w:highlight w:val="white"/>
        </w:rPr>
      </w:pPr>
      <w:r w:rsidRPr="00903DBA">
        <w:rPr>
          <w:highlight w:val="white"/>
        </w:rPr>
        <w:t xml:space="preserve">      char *lowerCase = localeConvPtr-&gt;lowerCase,</w:t>
      </w:r>
    </w:p>
    <w:p w14:paraId="097C583F" w14:textId="19D5ABEE" w:rsidR="0012107B" w:rsidRPr="00903DBA" w:rsidRDefault="00A56302" w:rsidP="0012107B">
      <w:pPr>
        <w:pStyle w:val="Code"/>
        <w:rPr>
          <w:highlight w:val="white"/>
        </w:rPr>
      </w:pPr>
      <w:r w:rsidRPr="00903DBA">
        <w:rPr>
          <w:highlight w:val="white"/>
        </w:rPr>
        <w:t xml:space="preserve">          </w:t>
      </w:r>
      <w:r w:rsidR="0012107B" w:rsidRPr="00903DBA">
        <w:rPr>
          <w:highlight w:val="white"/>
        </w:rPr>
        <w:t xml:space="preserve"> *upperCase = localeConvPtr-&gt;upperCase;</w:t>
      </w:r>
    </w:p>
    <w:p w14:paraId="02521C11" w14:textId="77777777" w:rsidR="0012107B" w:rsidRPr="00903DBA" w:rsidRDefault="0012107B" w:rsidP="0012107B">
      <w:pPr>
        <w:pStyle w:val="Code"/>
        <w:rPr>
          <w:highlight w:val="white"/>
        </w:rPr>
      </w:pPr>
      <w:r w:rsidRPr="00903DBA">
        <w:rPr>
          <w:highlight w:val="white"/>
        </w:rPr>
        <w:t xml:space="preserve">      int index = (strchr(upperCase, c) - upperCase);</w:t>
      </w:r>
    </w:p>
    <w:p w14:paraId="230B6DFA" w14:textId="77777777" w:rsidR="0012107B" w:rsidRPr="00903DBA" w:rsidRDefault="0012107B" w:rsidP="0012107B">
      <w:pPr>
        <w:pStyle w:val="Code"/>
        <w:rPr>
          <w:highlight w:val="white"/>
        </w:rPr>
      </w:pPr>
      <w:r w:rsidRPr="00903DBA">
        <w:rPr>
          <w:highlight w:val="white"/>
        </w:rPr>
        <w:t xml:space="preserve">      return ((int) lowerCase[index]);</w:t>
      </w:r>
    </w:p>
    <w:p w14:paraId="0886D356" w14:textId="6DC98F6A" w:rsidR="0012107B" w:rsidRPr="00903DBA" w:rsidRDefault="0012107B" w:rsidP="0012107B">
      <w:pPr>
        <w:pStyle w:val="Code"/>
        <w:rPr>
          <w:highlight w:val="white"/>
        </w:rPr>
      </w:pPr>
      <w:r w:rsidRPr="00903DBA">
        <w:rPr>
          <w:highlight w:val="white"/>
        </w:rPr>
        <w:t xml:space="preserve">    }</w:t>
      </w:r>
    </w:p>
    <w:p w14:paraId="688FC3F3" w14:textId="33FD0859" w:rsidR="00601575" w:rsidRPr="00903DBA" w:rsidRDefault="00601575" w:rsidP="00601575">
      <w:pPr>
        <w:rPr>
          <w:highlight w:val="white"/>
        </w:rPr>
      </w:pPr>
      <w:r w:rsidRPr="00903DBA">
        <w:rPr>
          <w:highlight w:val="white"/>
        </w:rPr>
        <w:t xml:space="preserve">If there is no locale convention available, </w:t>
      </w:r>
      <w:r w:rsidR="003F4DCB" w:rsidRPr="00903DBA">
        <w:rPr>
          <w:highlight w:val="white"/>
        </w:rPr>
        <w:t>we return the character with ASCII value</w:t>
      </w:r>
      <w:r w:rsidR="00F86BCF" w:rsidRPr="00903DBA">
        <w:rPr>
          <w:highlight w:val="white"/>
        </w:rPr>
        <w:t xml:space="preserve"> plus</w:t>
      </w:r>
      <w:r w:rsidR="003F4DCB" w:rsidRPr="00903DBA">
        <w:rPr>
          <w:highlight w:val="white"/>
        </w:rPr>
        <w:t xml:space="preserve"> 32</w:t>
      </w:r>
      <w:r w:rsidR="00F86BCF" w:rsidRPr="00903DBA">
        <w:rPr>
          <w:highlight w:val="white"/>
        </w:rPr>
        <w:t>, since the lowercase value are located on values 32 above the uppercase values in the ASCII table.</w:t>
      </w:r>
    </w:p>
    <w:p w14:paraId="3766479C" w14:textId="77777777" w:rsidR="0012107B" w:rsidRPr="00903DBA" w:rsidRDefault="0012107B" w:rsidP="0012107B">
      <w:pPr>
        <w:pStyle w:val="Code"/>
        <w:rPr>
          <w:highlight w:val="white"/>
        </w:rPr>
      </w:pPr>
      <w:r w:rsidRPr="00903DBA">
        <w:rPr>
          <w:highlight w:val="white"/>
        </w:rPr>
        <w:t xml:space="preserve">    else {</w:t>
      </w:r>
    </w:p>
    <w:p w14:paraId="69D5FC71" w14:textId="77777777" w:rsidR="0012107B" w:rsidRPr="00903DBA" w:rsidRDefault="0012107B" w:rsidP="0012107B">
      <w:pPr>
        <w:pStyle w:val="Code"/>
        <w:rPr>
          <w:highlight w:val="white"/>
        </w:rPr>
      </w:pPr>
      <w:r w:rsidRPr="00903DBA">
        <w:rPr>
          <w:highlight w:val="white"/>
        </w:rPr>
        <w:t xml:space="preserve">      return (c + 32);</w:t>
      </w:r>
    </w:p>
    <w:p w14:paraId="514273E9" w14:textId="77777777" w:rsidR="0012107B" w:rsidRPr="00903DBA" w:rsidRDefault="0012107B" w:rsidP="0012107B">
      <w:pPr>
        <w:pStyle w:val="Code"/>
        <w:rPr>
          <w:highlight w:val="white"/>
        </w:rPr>
      </w:pPr>
      <w:r w:rsidRPr="00903DBA">
        <w:rPr>
          <w:highlight w:val="white"/>
        </w:rPr>
        <w:t xml:space="preserve">    }</w:t>
      </w:r>
    </w:p>
    <w:p w14:paraId="7D658AF5" w14:textId="52411905" w:rsidR="0012107B" w:rsidRPr="00903DBA" w:rsidRDefault="0012107B" w:rsidP="0012107B">
      <w:pPr>
        <w:pStyle w:val="Code"/>
        <w:rPr>
          <w:highlight w:val="white"/>
        </w:rPr>
      </w:pPr>
      <w:r w:rsidRPr="00903DBA">
        <w:rPr>
          <w:highlight w:val="white"/>
        </w:rPr>
        <w:t xml:space="preserve">  }</w:t>
      </w:r>
    </w:p>
    <w:p w14:paraId="2669AF08" w14:textId="3954DD96" w:rsidR="007A09A6" w:rsidRPr="00903DBA" w:rsidRDefault="007A09A6" w:rsidP="007358C8">
      <w:pPr>
        <w:rPr>
          <w:highlight w:val="white"/>
        </w:rPr>
      </w:pPr>
      <w:r w:rsidRPr="00903DBA">
        <w:rPr>
          <w:highlight w:val="white"/>
        </w:rPr>
        <w:t xml:space="preserve">If the character is </w:t>
      </w:r>
      <w:r w:rsidR="007358C8" w:rsidRPr="00903DBA">
        <w:rPr>
          <w:highlight w:val="white"/>
        </w:rPr>
        <w:t>not an uppercase character, we simply return it.</w:t>
      </w:r>
    </w:p>
    <w:p w14:paraId="3B90C6A0" w14:textId="77777777" w:rsidR="0012107B" w:rsidRPr="00903DBA" w:rsidRDefault="0012107B" w:rsidP="0012107B">
      <w:pPr>
        <w:pStyle w:val="Code"/>
        <w:rPr>
          <w:highlight w:val="white"/>
        </w:rPr>
      </w:pPr>
      <w:r w:rsidRPr="00903DBA">
        <w:rPr>
          <w:highlight w:val="white"/>
        </w:rPr>
        <w:t xml:space="preserve">  else {</w:t>
      </w:r>
    </w:p>
    <w:p w14:paraId="3C20B813" w14:textId="77777777" w:rsidR="0012107B" w:rsidRPr="00903DBA" w:rsidRDefault="0012107B" w:rsidP="0012107B">
      <w:pPr>
        <w:pStyle w:val="Code"/>
        <w:rPr>
          <w:highlight w:val="white"/>
        </w:rPr>
      </w:pPr>
      <w:r w:rsidRPr="00903DBA">
        <w:rPr>
          <w:highlight w:val="white"/>
        </w:rPr>
        <w:t xml:space="preserve">    return c;</w:t>
      </w:r>
    </w:p>
    <w:p w14:paraId="4E428379" w14:textId="77777777" w:rsidR="0012107B" w:rsidRPr="00903DBA" w:rsidRDefault="0012107B" w:rsidP="0012107B">
      <w:pPr>
        <w:pStyle w:val="Code"/>
        <w:rPr>
          <w:highlight w:val="white"/>
        </w:rPr>
      </w:pPr>
      <w:r w:rsidRPr="00903DBA">
        <w:rPr>
          <w:highlight w:val="white"/>
        </w:rPr>
        <w:t xml:space="preserve">  }</w:t>
      </w:r>
    </w:p>
    <w:p w14:paraId="68BA993D" w14:textId="77777777" w:rsidR="0012107B" w:rsidRPr="00903DBA" w:rsidRDefault="0012107B" w:rsidP="0012107B">
      <w:pPr>
        <w:pStyle w:val="Code"/>
        <w:rPr>
          <w:highlight w:val="white"/>
        </w:rPr>
      </w:pPr>
      <w:r w:rsidRPr="00903DBA">
        <w:rPr>
          <w:highlight w:val="white"/>
        </w:rPr>
        <w:t>}</w:t>
      </w:r>
    </w:p>
    <w:p w14:paraId="7710607F" w14:textId="4709B620" w:rsidR="00F0368E" w:rsidRPr="00903DBA" w:rsidRDefault="00F0368E" w:rsidP="00F0368E">
      <w:pPr>
        <w:rPr>
          <w:highlight w:val="white"/>
        </w:rPr>
      </w:pPr>
      <w:r w:rsidRPr="00903DBA">
        <w:rPr>
          <w:highlight w:val="white"/>
        </w:rPr>
        <w:t xml:space="preserve">The </w:t>
      </w:r>
      <w:r w:rsidRPr="00903DBA">
        <w:rPr>
          <w:rStyle w:val="KeyWord0"/>
          <w:highlight w:val="white"/>
        </w:rPr>
        <w:t>toupper</w:t>
      </w:r>
      <w:r w:rsidRPr="00903DBA">
        <w:rPr>
          <w:highlight w:val="white"/>
        </w:rPr>
        <w:t xml:space="preserve"> function returns the character converted to lowercase if it is an uppercase character in the same way as </w:t>
      </w:r>
      <w:r w:rsidRPr="00903DBA">
        <w:rPr>
          <w:rStyle w:val="KeyWord0"/>
          <w:highlight w:val="white"/>
        </w:rPr>
        <w:t>tolower</w:t>
      </w:r>
      <w:r w:rsidRPr="00903DBA">
        <w:rPr>
          <w:highlight w:val="white"/>
        </w:rPr>
        <w:t xml:space="preserve"> above. Again, we use a locale conversion, is available, to locate the lowercase and uppercase character </w:t>
      </w:r>
      <w:r w:rsidR="002803B9" w:rsidRPr="00903DBA">
        <w:rPr>
          <w:highlight w:val="white"/>
        </w:rPr>
        <w:t>string, look up the index  of character in the lowercase string and return the character at the same index in the uppercase string.</w:t>
      </w:r>
    </w:p>
    <w:p w14:paraId="5C8DFDA4" w14:textId="77777777" w:rsidR="0012107B" w:rsidRPr="00903DBA" w:rsidRDefault="0012107B" w:rsidP="0012107B">
      <w:pPr>
        <w:pStyle w:val="Code"/>
        <w:rPr>
          <w:highlight w:val="white"/>
        </w:rPr>
      </w:pPr>
      <w:r w:rsidRPr="00903DBA">
        <w:rPr>
          <w:highlight w:val="white"/>
        </w:rPr>
        <w:t>int toupper(int c) {</w:t>
      </w:r>
    </w:p>
    <w:p w14:paraId="4E486B06" w14:textId="77777777" w:rsidR="0012107B" w:rsidRPr="00903DBA" w:rsidRDefault="0012107B" w:rsidP="0012107B">
      <w:pPr>
        <w:pStyle w:val="Code"/>
        <w:rPr>
          <w:highlight w:val="white"/>
        </w:rPr>
      </w:pPr>
      <w:r w:rsidRPr="00903DBA">
        <w:rPr>
          <w:highlight w:val="white"/>
        </w:rPr>
        <w:t xml:space="preserve">  if (islower(c)) {</w:t>
      </w:r>
    </w:p>
    <w:p w14:paraId="4B3E94FA" w14:textId="77777777" w:rsidR="0012107B" w:rsidRPr="00903DBA" w:rsidRDefault="0012107B" w:rsidP="0012107B">
      <w:pPr>
        <w:pStyle w:val="Code"/>
        <w:rPr>
          <w:highlight w:val="white"/>
        </w:rPr>
      </w:pPr>
      <w:r w:rsidRPr="00903DBA">
        <w:rPr>
          <w:highlight w:val="white"/>
        </w:rPr>
        <w:t xml:space="preserve">    struct lconv* localeConvPtr = localeconv();</w:t>
      </w:r>
    </w:p>
    <w:p w14:paraId="3AE625D2" w14:textId="77777777" w:rsidR="0012107B" w:rsidRPr="00903DBA" w:rsidRDefault="0012107B" w:rsidP="0012107B">
      <w:pPr>
        <w:pStyle w:val="Code"/>
        <w:rPr>
          <w:highlight w:val="white"/>
        </w:rPr>
      </w:pPr>
    </w:p>
    <w:p w14:paraId="2A45AB74" w14:textId="77777777" w:rsidR="0012107B" w:rsidRPr="00903DBA" w:rsidRDefault="0012107B" w:rsidP="0012107B">
      <w:pPr>
        <w:pStyle w:val="Code"/>
        <w:rPr>
          <w:highlight w:val="white"/>
        </w:rPr>
      </w:pPr>
      <w:r w:rsidRPr="00903DBA">
        <w:rPr>
          <w:highlight w:val="white"/>
        </w:rPr>
        <w:t xml:space="preserve">    if (localeConvPtr != NULL) {</w:t>
      </w:r>
    </w:p>
    <w:p w14:paraId="4DCF4387" w14:textId="77777777" w:rsidR="0012107B" w:rsidRPr="00903DBA" w:rsidRDefault="0012107B" w:rsidP="0012107B">
      <w:pPr>
        <w:pStyle w:val="Code"/>
        <w:rPr>
          <w:highlight w:val="white"/>
        </w:rPr>
      </w:pPr>
      <w:r w:rsidRPr="00903DBA">
        <w:rPr>
          <w:highlight w:val="white"/>
        </w:rPr>
        <w:lastRenderedPageBreak/>
        <w:t xml:space="preserve">      char *lowerCase = localeConvPtr-&gt;lowerCase,</w:t>
      </w:r>
    </w:p>
    <w:p w14:paraId="235E6956" w14:textId="77777777" w:rsidR="0012107B" w:rsidRPr="00903DBA" w:rsidRDefault="0012107B" w:rsidP="0012107B">
      <w:pPr>
        <w:pStyle w:val="Code"/>
        <w:rPr>
          <w:highlight w:val="white"/>
        </w:rPr>
      </w:pPr>
      <w:r w:rsidRPr="00903DBA">
        <w:rPr>
          <w:highlight w:val="white"/>
        </w:rPr>
        <w:t xml:space="preserve">           *upperCase = localeConvPtr-&gt;upperCase;</w:t>
      </w:r>
    </w:p>
    <w:p w14:paraId="77FBD32B" w14:textId="77777777" w:rsidR="0012107B" w:rsidRPr="00903DBA" w:rsidRDefault="0012107B" w:rsidP="0012107B">
      <w:pPr>
        <w:pStyle w:val="Code"/>
        <w:rPr>
          <w:highlight w:val="white"/>
        </w:rPr>
      </w:pPr>
      <w:r w:rsidRPr="00903DBA">
        <w:rPr>
          <w:highlight w:val="white"/>
        </w:rPr>
        <w:t xml:space="preserve">      int index = (strchr(lowerCase, c) - lowerCase);</w:t>
      </w:r>
    </w:p>
    <w:p w14:paraId="12E10B0A" w14:textId="77777777" w:rsidR="0012107B" w:rsidRPr="00903DBA" w:rsidRDefault="0012107B" w:rsidP="0012107B">
      <w:pPr>
        <w:pStyle w:val="Code"/>
        <w:rPr>
          <w:highlight w:val="white"/>
        </w:rPr>
      </w:pPr>
      <w:r w:rsidRPr="00903DBA">
        <w:rPr>
          <w:highlight w:val="white"/>
        </w:rPr>
        <w:t xml:space="preserve">      return ((int) upperCase[index]);</w:t>
      </w:r>
    </w:p>
    <w:p w14:paraId="5E714032" w14:textId="77777777" w:rsidR="0012107B" w:rsidRPr="00903DBA" w:rsidRDefault="0012107B" w:rsidP="0012107B">
      <w:pPr>
        <w:pStyle w:val="Code"/>
        <w:rPr>
          <w:highlight w:val="white"/>
        </w:rPr>
      </w:pPr>
      <w:r w:rsidRPr="00903DBA">
        <w:rPr>
          <w:highlight w:val="white"/>
        </w:rPr>
        <w:t xml:space="preserve">    }</w:t>
      </w:r>
    </w:p>
    <w:p w14:paraId="7D4CF075" w14:textId="0E11A000" w:rsidR="00241069" w:rsidRPr="00903DBA" w:rsidRDefault="00241069" w:rsidP="00241069">
      <w:pPr>
        <w:rPr>
          <w:highlight w:val="white"/>
        </w:rPr>
      </w:pPr>
      <w:r w:rsidRPr="00903DBA">
        <w:rPr>
          <w:highlight w:val="white"/>
        </w:rPr>
        <w:t>If there is no locale convention available, we return the character with ASCII value minus 32, since the uppercase value are located on values 32 below the lowercase values in the ASCII table.</w:t>
      </w:r>
    </w:p>
    <w:p w14:paraId="39B89588" w14:textId="77777777" w:rsidR="0012107B" w:rsidRPr="00903DBA" w:rsidRDefault="0012107B" w:rsidP="0012107B">
      <w:pPr>
        <w:pStyle w:val="Code"/>
        <w:rPr>
          <w:highlight w:val="white"/>
        </w:rPr>
      </w:pPr>
      <w:r w:rsidRPr="00903DBA">
        <w:rPr>
          <w:highlight w:val="white"/>
        </w:rPr>
        <w:t xml:space="preserve">    else {</w:t>
      </w:r>
    </w:p>
    <w:p w14:paraId="794D544D" w14:textId="77777777" w:rsidR="0012107B" w:rsidRPr="00903DBA" w:rsidRDefault="0012107B" w:rsidP="0012107B">
      <w:pPr>
        <w:pStyle w:val="Code"/>
        <w:rPr>
          <w:highlight w:val="white"/>
        </w:rPr>
      </w:pPr>
      <w:r w:rsidRPr="00903DBA">
        <w:rPr>
          <w:highlight w:val="white"/>
        </w:rPr>
        <w:t xml:space="preserve">      return (c - 32);</w:t>
      </w:r>
    </w:p>
    <w:p w14:paraId="26A7FC45" w14:textId="77777777" w:rsidR="0012107B" w:rsidRPr="00903DBA" w:rsidRDefault="0012107B" w:rsidP="0012107B">
      <w:pPr>
        <w:pStyle w:val="Code"/>
        <w:rPr>
          <w:highlight w:val="white"/>
        </w:rPr>
      </w:pPr>
      <w:r w:rsidRPr="00903DBA">
        <w:rPr>
          <w:highlight w:val="white"/>
        </w:rPr>
        <w:t xml:space="preserve">    }</w:t>
      </w:r>
    </w:p>
    <w:p w14:paraId="1585A4EE" w14:textId="38C796AD" w:rsidR="0012107B" w:rsidRPr="00903DBA" w:rsidRDefault="0012107B" w:rsidP="0012107B">
      <w:pPr>
        <w:pStyle w:val="Code"/>
        <w:rPr>
          <w:highlight w:val="white"/>
        </w:rPr>
      </w:pPr>
      <w:r w:rsidRPr="00903DBA">
        <w:rPr>
          <w:highlight w:val="white"/>
        </w:rPr>
        <w:t xml:space="preserve">  }</w:t>
      </w:r>
    </w:p>
    <w:p w14:paraId="07C5A833" w14:textId="0295EB98" w:rsidR="007358C8" w:rsidRPr="00903DBA" w:rsidRDefault="007358C8" w:rsidP="007358C8">
      <w:pPr>
        <w:rPr>
          <w:highlight w:val="white"/>
        </w:rPr>
      </w:pPr>
      <w:r w:rsidRPr="00903DBA">
        <w:rPr>
          <w:highlight w:val="white"/>
        </w:rPr>
        <w:t>If the character is not a lowercase character, we simply return it.</w:t>
      </w:r>
    </w:p>
    <w:p w14:paraId="43150B56" w14:textId="77777777" w:rsidR="0012107B" w:rsidRPr="00903DBA" w:rsidRDefault="0012107B" w:rsidP="0012107B">
      <w:pPr>
        <w:pStyle w:val="Code"/>
        <w:rPr>
          <w:highlight w:val="white"/>
        </w:rPr>
      </w:pPr>
      <w:r w:rsidRPr="00903DBA">
        <w:rPr>
          <w:highlight w:val="white"/>
        </w:rPr>
        <w:t xml:space="preserve">  else {</w:t>
      </w:r>
    </w:p>
    <w:p w14:paraId="1960CA05" w14:textId="77777777" w:rsidR="0012107B" w:rsidRPr="00903DBA" w:rsidRDefault="0012107B" w:rsidP="0012107B">
      <w:pPr>
        <w:pStyle w:val="Code"/>
        <w:rPr>
          <w:highlight w:val="white"/>
        </w:rPr>
      </w:pPr>
      <w:r w:rsidRPr="00903DBA">
        <w:rPr>
          <w:highlight w:val="white"/>
        </w:rPr>
        <w:t xml:space="preserve">    return c;</w:t>
      </w:r>
    </w:p>
    <w:p w14:paraId="3132EB3F" w14:textId="77777777" w:rsidR="0012107B" w:rsidRPr="00903DBA" w:rsidRDefault="0012107B" w:rsidP="0012107B">
      <w:pPr>
        <w:pStyle w:val="Code"/>
        <w:rPr>
          <w:highlight w:val="white"/>
        </w:rPr>
      </w:pPr>
      <w:r w:rsidRPr="00903DBA">
        <w:rPr>
          <w:highlight w:val="white"/>
        </w:rPr>
        <w:t xml:space="preserve">  }</w:t>
      </w:r>
    </w:p>
    <w:p w14:paraId="584D8E67" w14:textId="2B9C1D0C" w:rsidR="0012107B" w:rsidRPr="00903DBA" w:rsidRDefault="0012107B" w:rsidP="0012107B">
      <w:pPr>
        <w:pStyle w:val="Code"/>
        <w:rPr>
          <w:highlight w:val="white"/>
        </w:rPr>
      </w:pPr>
      <w:r w:rsidRPr="00903DBA">
        <w:rPr>
          <w:highlight w:val="white"/>
        </w:rPr>
        <w:t>}</w:t>
      </w:r>
    </w:p>
    <w:p w14:paraId="35044BB2" w14:textId="129FDC99" w:rsidR="00EE220E" w:rsidRPr="00903DBA" w:rsidRDefault="0078214F" w:rsidP="00265BDF">
      <w:pPr>
        <w:pStyle w:val="Rubrik2"/>
      </w:pPr>
      <w:bookmarkStart w:id="499" w:name="_Toc57656127"/>
      <w:r w:rsidRPr="00903DBA">
        <w:t>S</w:t>
      </w:r>
      <w:r w:rsidR="00EE220E" w:rsidRPr="00903DBA">
        <w:t>tring</w:t>
      </w:r>
      <w:r w:rsidRPr="00903DBA">
        <w:t>s</w:t>
      </w:r>
      <w:bookmarkEnd w:id="499"/>
    </w:p>
    <w:p w14:paraId="14ACCA1E" w14:textId="235BEECD" w:rsidR="0078214F" w:rsidRPr="00903DBA" w:rsidRDefault="008D6750" w:rsidP="00E65FE6">
      <w:pPr>
        <w:pStyle w:val="CodeHeader"/>
      </w:pPr>
      <w:r w:rsidRPr="00903DBA">
        <w:t>s</w:t>
      </w:r>
      <w:r w:rsidR="0078214F" w:rsidRPr="00903DBA">
        <w:t>tring.h</w:t>
      </w:r>
    </w:p>
    <w:p w14:paraId="190EFC48" w14:textId="77777777" w:rsidR="007965E2" w:rsidRPr="00903DBA" w:rsidRDefault="007965E2" w:rsidP="007965E2">
      <w:pPr>
        <w:pStyle w:val="Code"/>
        <w:rPr>
          <w:highlight w:val="white"/>
        </w:rPr>
      </w:pPr>
      <w:r w:rsidRPr="00903DBA">
        <w:rPr>
          <w:highlight w:val="white"/>
        </w:rPr>
        <w:t>#ifndef __STRING_H__</w:t>
      </w:r>
    </w:p>
    <w:p w14:paraId="6EF10B34" w14:textId="77777777" w:rsidR="007965E2" w:rsidRPr="00903DBA" w:rsidRDefault="007965E2" w:rsidP="007965E2">
      <w:pPr>
        <w:pStyle w:val="Code"/>
        <w:rPr>
          <w:highlight w:val="white"/>
        </w:rPr>
      </w:pPr>
      <w:r w:rsidRPr="00903DBA">
        <w:rPr>
          <w:highlight w:val="white"/>
        </w:rPr>
        <w:t>#define __STRING_H__</w:t>
      </w:r>
    </w:p>
    <w:p w14:paraId="3047BACF" w14:textId="77777777" w:rsidR="007965E2" w:rsidRPr="00903DBA" w:rsidRDefault="007965E2" w:rsidP="007965E2">
      <w:pPr>
        <w:pStyle w:val="Code"/>
        <w:rPr>
          <w:highlight w:val="white"/>
        </w:rPr>
      </w:pPr>
    </w:p>
    <w:p w14:paraId="4AD666D9" w14:textId="77777777" w:rsidR="007965E2" w:rsidRPr="00903DBA" w:rsidRDefault="007965E2" w:rsidP="007965E2">
      <w:pPr>
        <w:pStyle w:val="Code"/>
        <w:rPr>
          <w:highlight w:val="white"/>
        </w:rPr>
      </w:pPr>
      <w:r w:rsidRPr="00903DBA">
        <w:rPr>
          <w:highlight w:val="white"/>
        </w:rPr>
        <w:t>#define size_t int</w:t>
      </w:r>
    </w:p>
    <w:p w14:paraId="1E346FE5" w14:textId="77777777" w:rsidR="007965E2" w:rsidRPr="00903DBA" w:rsidRDefault="007965E2" w:rsidP="007965E2">
      <w:pPr>
        <w:pStyle w:val="Code"/>
        <w:rPr>
          <w:highlight w:val="white"/>
        </w:rPr>
      </w:pPr>
    </w:p>
    <w:p w14:paraId="5CB56E98" w14:textId="77777777" w:rsidR="007965E2" w:rsidRPr="00903DBA" w:rsidRDefault="007965E2" w:rsidP="007965E2">
      <w:pPr>
        <w:pStyle w:val="Code"/>
        <w:rPr>
          <w:highlight w:val="white"/>
        </w:rPr>
      </w:pPr>
      <w:r w:rsidRPr="00903DBA">
        <w:rPr>
          <w:highlight w:val="white"/>
        </w:rPr>
        <w:t>extern char* strcpy(char* target, const char* source);</w:t>
      </w:r>
    </w:p>
    <w:p w14:paraId="3760A538" w14:textId="77777777" w:rsidR="007965E2" w:rsidRPr="00903DBA" w:rsidRDefault="007965E2" w:rsidP="007965E2">
      <w:pPr>
        <w:pStyle w:val="Code"/>
        <w:rPr>
          <w:highlight w:val="white"/>
        </w:rPr>
      </w:pPr>
      <w:r w:rsidRPr="00903DBA">
        <w:rPr>
          <w:highlight w:val="white"/>
        </w:rPr>
        <w:t>extern char* strncpy(char* target, const char* source, size_t size);</w:t>
      </w:r>
    </w:p>
    <w:p w14:paraId="11AF33AE" w14:textId="77777777" w:rsidR="007965E2" w:rsidRPr="00903DBA" w:rsidRDefault="007965E2" w:rsidP="007965E2">
      <w:pPr>
        <w:pStyle w:val="Code"/>
        <w:rPr>
          <w:highlight w:val="white"/>
        </w:rPr>
      </w:pPr>
      <w:r w:rsidRPr="00903DBA">
        <w:rPr>
          <w:highlight w:val="white"/>
        </w:rPr>
        <w:t>extern char* strcat(char* target, const char* source);</w:t>
      </w:r>
    </w:p>
    <w:p w14:paraId="095E67FD" w14:textId="77777777" w:rsidR="007965E2" w:rsidRPr="00903DBA" w:rsidRDefault="007965E2" w:rsidP="007965E2">
      <w:pPr>
        <w:pStyle w:val="Code"/>
        <w:rPr>
          <w:highlight w:val="white"/>
        </w:rPr>
      </w:pPr>
      <w:r w:rsidRPr="00903DBA">
        <w:rPr>
          <w:highlight w:val="white"/>
        </w:rPr>
        <w:t>extern char* strncat(char* target, const char* source, size_t size);</w:t>
      </w:r>
    </w:p>
    <w:p w14:paraId="05C81D38" w14:textId="77777777" w:rsidR="007965E2" w:rsidRPr="00903DBA" w:rsidRDefault="007965E2" w:rsidP="007965E2">
      <w:pPr>
        <w:pStyle w:val="Code"/>
        <w:rPr>
          <w:highlight w:val="white"/>
        </w:rPr>
      </w:pPr>
      <w:r w:rsidRPr="00903DBA">
        <w:rPr>
          <w:highlight w:val="white"/>
        </w:rPr>
        <w:t>extern int strcmp(const char* left, const char* right);</w:t>
      </w:r>
    </w:p>
    <w:p w14:paraId="6915ABAF" w14:textId="77777777" w:rsidR="007965E2" w:rsidRPr="00903DBA" w:rsidRDefault="007965E2" w:rsidP="007965E2">
      <w:pPr>
        <w:pStyle w:val="Code"/>
        <w:rPr>
          <w:highlight w:val="white"/>
        </w:rPr>
      </w:pPr>
      <w:r w:rsidRPr="00903DBA">
        <w:rPr>
          <w:highlight w:val="white"/>
        </w:rPr>
        <w:t>extern int strncmp(const char* left, const char* right, size_t size);</w:t>
      </w:r>
    </w:p>
    <w:p w14:paraId="7F683735" w14:textId="77777777" w:rsidR="007965E2" w:rsidRPr="00903DBA" w:rsidRDefault="007965E2" w:rsidP="007965E2">
      <w:pPr>
        <w:pStyle w:val="Code"/>
        <w:rPr>
          <w:highlight w:val="white"/>
        </w:rPr>
      </w:pPr>
      <w:r w:rsidRPr="00903DBA">
        <w:rPr>
          <w:highlight w:val="white"/>
        </w:rPr>
        <w:t>extern char* strchr(const char* text, int i);</w:t>
      </w:r>
    </w:p>
    <w:p w14:paraId="5C1AD5E7" w14:textId="77777777" w:rsidR="007965E2" w:rsidRPr="00903DBA" w:rsidRDefault="007965E2" w:rsidP="007965E2">
      <w:pPr>
        <w:pStyle w:val="Code"/>
        <w:rPr>
          <w:highlight w:val="white"/>
        </w:rPr>
      </w:pPr>
      <w:r w:rsidRPr="00903DBA">
        <w:rPr>
          <w:highlight w:val="white"/>
        </w:rPr>
        <w:t>extern char* strrchr(const char* text, int i);</w:t>
      </w:r>
    </w:p>
    <w:p w14:paraId="0C8CDD42" w14:textId="77777777" w:rsidR="007965E2" w:rsidRPr="00903DBA" w:rsidRDefault="007965E2" w:rsidP="007965E2">
      <w:pPr>
        <w:pStyle w:val="Code"/>
        <w:rPr>
          <w:highlight w:val="white"/>
        </w:rPr>
      </w:pPr>
      <w:r w:rsidRPr="00903DBA">
        <w:rPr>
          <w:highlight w:val="white"/>
        </w:rPr>
        <w:t>extern size_t strspn(const char* mainString, const char* charSet);</w:t>
      </w:r>
    </w:p>
    <w:p w14:paraId="1310D464" w14:textId="77777777" w:rsidR="007965E2" w:rsidRPr="00903DBA" w:rsidRDefault="007965E2" w:rsidP="007965E2">
      <w:pPr>
        <w:pStyle w:val="Code"/>
        <w:rPr>
          <w:highlight w:val="white"/>
        </w:rPr>
      </w:pPr>
      <w:r w:rsidRPr="00903DBA">
        <w:rPr>
          <w:highlight w:val="white"/>
        </w:rPr>
        <w:t>extern size_t strcspn(const char* mainString, const char* charSet);</w:t>
      </w:r>
    </w:p>
    <w:p w14:paraId="07B0C8A3" w14:textId="77777777" w:rsidR="007965E2" w:rsidRPr="00903DBA" w:rsidRDefault="007965E2" w:rsidP="007965E2">
      <w:pPr>
        <w:pStyle w:val="Code"/>
        <w:rPr>
          <w:highlight w:val="white"/>
        </w:rPr>
      </w:pPr>
      <w:r w:rsidRPr="00903DBA">
        <w:rPr>
          <w:highlight w:val="white"/>
        </w:rPr>
        <w:t>extern char* strpbrk(const char* mainString, const char* charSet);</w:t>
      </w:r>
    </w:p>
    <w:p w14:paraId="240DD38F" w14:textId="77777777" w:rsidR="007965E2" w:rsidRPr="00903DBA" w:rsidRDefault="007965E2" w:rsidP="007965E2">
      <w:pPr>
        <w:pStyle w:val="Code"/>
        <w:rPr>
          <w:highlight w:val="white"/>
        </w:rPr>
      </w:pPr>
      <w:r w:rsidRPr="00903DBA">
        <w:rPr>
          <w:highlight w:val="white"/>
        </w:rPr>
        <w:t>extern char* strstr(const char* mainString, const char* subString);</w:t>
      </w:r>
    </w:p>
    <w:p w14:paraId="4179CD38" w14:textId="77777777" w:rsidR="007965E2" w:rsidRPr="00903DBA" w:rsidRDefault="007965E2" w:rsidP="007965E2">
      <w:pPr>
        <w:pStyle w:val="Code"/>
        <w:rPr>
          <w:highlight w:val="white"/>
        </w:rPr>
      </w:pPr>
      <w:r w:rsidRPr="00903DBA">
        <w:rPr>
          <w:highlight w:val="white"/>
        </w:rPr>
        <w:t>extern size_t strlen(const char* string);</w:t>
      </w:r>
    </w:p>
    <w:p w14:paraId="78C2C6FD" w14:textId="77777777" w:rsidR="007965E2" w:rsidRPr="00903DBA" w:rsidRDefault="007965E2" w:rsidP="007965E2">
      <w:pPr>
        <w:pStyle w:val="Code"/>
        <w:rPr>
          <w:highlight w:val="white"/>
        </w:rPr>
      </w:pPr>
      <w:r w:rsidRPr="00903DBA">
        <w:rPr>
          <w:highlight w:val="white"/>
        </w:rPr>
        <w:t>extern char* strerror(int error);</w:t>
      </w:r>
    </w:p>
    <w:p w14:paraId="6358DC75" w14:textId="77777777" w:rsidR="007965E2" w:rsidRPr="00903DBA" w:rsidRDefault="007965E2" w:rsidP="007965E2">
      <w:pPr>
        <w:pStyle w:val="Code"/>
        <w:rPr>
          <w:highlight w:val="white"/>
        </w:rPr>
      </w:pPr>
      <w:r w:rsidRPr="00903DBA">
        <w:rPr>
          <w:highlight w:val="white"/>
        </w:rPr>
        <w:t>extern char* strtok(char* string, const char* charSet);</w:t>
      </w:r>
    </w:p>
    <w:p w14:paraId="630E5AC7" w14:textId="2DF3B555"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memcpy(</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38BD822C" w14:textId="05619E92"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memmove(</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5937B1D1" w14:textId="1ECE0433" w:rsidR="007965E2" w:rsidRPr="00903DBA" w:rsidRDefault="007965E2" w:rsidP="007965E2">
      <w:pPr>
        <w:pStyle w:val="Code"/>
        <w:rPr>
          <w:highlight w:val="white"/>
        </w:rPr>
      </w:pPr>
      <w:r w:rsidRPr="00903DBA">
        <w:rPr>
          <w:highlight w:val="white"/>
        </w:rPr>
        <w:t xml:space="preserve">extern int memcmp(const </w:t>
      </w:r>
      <w:r w:rsidR="00900943" w:rsidRPr="00903DBA">
        <w:rPr>
          <w:highlight w:val="white"/>
        </w:rPr>
        <w:t>char</w:t>
      </w:r>
      <w:r w:rsidRPr="00903DBA">
        <w:rPr>
          <w:highlight w:val="white"/>
        </w:rPr>
        <w:t xml:space="preserve">* left, const </w:t>
      </w:r>
      <w:r w:rsidR="00900943" w:rsidRPr="00903DBA">
        <w:rPr>
          <w:highlight w:val="white"/>
        </w:rPr>
        <w:t>char</w:t>
      </w:r>
      <w:r w:rsidRPr="00903DBA">
        <w:rPr>
          <w:highlight w:val="white"/>
        </w:rPr>
        <w:t>* right, size_t size);</w:t>
      </w:r>
    </w:p>
    <w:p w14:paraId="48AD84FA" w14:textId="5CDC3ED8"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xml:space="preserve">* memchr(const </w:t>
      </w:r>
      <w:r w:rsidR="00900943" w:rsidRPr="00903DBA">
        <w:rPr>
          <w:highlight w:val="white"/>
        </w:rPr>
        <w:t>char</w:t>
      </w:r>
      <w:r w:rsidRPr="00903DBA">
        <w:rPr>
          <w:highlight w:val="white"/>
        </w:rPr>
        <w:t>* block, int i, size_t size);</w:t>
      </w:r>
    </w:p>
    <w:p w14:paraId="43D353CC" w14:textId="78688D43"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memset(</w:t>
      </w:r>
      <w:r w:rsidR="001F4BEC" w:rsidRPr="00903DBA">
        <w:rPr>
          <w:highlight w:val="white"/>
        </w:rPr>
        <w:t>char</w:t>
      </w:r>
      <w:r w:rsidRPr="00903DBA">
        <w:rPr>
          <w:highlight w:val="white"/>
        </w:rPr>
        <w:t>* block, int i, size_t size);</w:t>
      </w:r>
    </w:p>
    <w:p w14:paraId="1D427EF2" w14:textId="77777777" w:rsidR="007965E2" w:rsidRPr="00903DBA" w:rsidRDefault="007965E2" w:rsidP="007965E2">
      <w:pPr>
        <w:pStyle w:val="Code"/>
        <w:rPr>
          <w:highlight w:val="white"/>
        </w:rPr>
      </w:pPr>
    </w:p>
    <w:p w14:paraId="1B0CC87B" w14:textId="77777777" w:rsidR="007965E2" w:rsidRPr="00903DBA" w:rsidRDefault="007965E2" w:rsidP="007965E2">
      <w:pPr>
        <w:pStyle w:val="Code"/>
        <w:rPr>
          <w:highlight w:val="white"/>
        </w:rPr>
      </w:pPr>
      <w:r w:rsidRPr="00903DBA">
        <w:rPr>
          <w:highlight w:val="white"/>
        </w:rPr>
        <w:t>#endif</w:t>
      </w:r>
    </w:p>
    <w:p w14:paraId="1AF0BFE4" w14:textId="15AC931E" w:rsidR="0078214F" w:rsidRPr="00903DBA" w:rsidRDefault="008D6750" w:rsidP="00E65FE6">
      <w:pPr>
        <w:pStyle w:val="CodeHeader"/>
      </w:pPr>
      <w:r w:rsidRPr="00903DBA">
        <w:t>s</w:t>
      </w:r>
      <w:r w:rsidR="0078214F" w:rsidRPr="00903DBA">
        <w:t>tring.c</w:t>
      </w:r>
    </w:p>
    <w:p w14:paraId="6C053C9E" w14:textId="7267510C" w:rsidR="007965E2" w:rsidRPr="00903DBA" w:rsidRDefault="007965E2" w:rsidP="007965E2">
      <w:pPr>
        <w:pStyle w:val="Code"/>
        <w:rPr>
          <w:highlight w:val="white"/>
        </w:rPr>
      </w:pPr>
      <w:r w:rsidRPr="00903DBA">
        <w:rPr>
          <w:highlight w:val="white"/>
        </w:rPr>
        <w:t>#include &lt;errno.h&gt;</w:t>
      </w:r>
    </w:p>
    <w:p w14:paraId="1FF36992" w14:textId="77777777" w:rsidR="007965E2" w:rsidRPr="00903DBA" w:rsidRDefault="007965E2" w:rsidP="007965E2">
      <w:pPr>
        <w:pStyle w:val="Code"/>
        <w:rPr>
          <w:highlight w:val="white"/>
        </w:rPr>
      </w:pPr>
      <w:r w:rsidRPr="00903DBA">
        <w:rPr>
          <w:highlight w:val="white"/>
        </w:rPr>
        <w:t>#include &lt;stdio.h&gt;</w:t>
      </w:r>
    </w:p>
    <w:p w14:paraId="5825B65E" w14:textId="77777777" w:rsidR="007965E2" w:rsidRPr="00903DBA" w:rsidRDefault="007965E2" w:rsidP="007965E2">
      <w:pPr>
        <w:pStyle w:val="Code"/>
        <w:rPr>
          <w:highlight w:val="white"/>
        </w:rPr>
      </w:pPr>
      <w:r w:rsidRPr="00903DBA">
        <w:rPr>
          <w:highlight w:val="white"/>
        </w:rPr>
        <w:t>#include &lt;stddef.h&gt;</w:t>
      </w:r>
    </w:p>
    <w:p w14:paraId="39D2140F" w14:textId="2BA4B067" w:rsidR="007965E2" w:rsidRPr="00903DBA" w:rsidRDefault="007965E2" w:rsidP="007965E2">
      <w:pPr>
        <w:pStyle w:val="Code"/>
        <w:rPr>
          <w:highlight w:val="white"/>
        </w:rPr>
      </w:pPr>
      <w:r w:rsidRPr="00903DBA">
        <w:rPr>
          <w:highlight w:val="white"/>
        </w:rPr>
        <w:t>#include &lt;string.h&gt;</w:t>
      </w:r>
    </w:p>
    <w:p w14:paraId="4B584A1B" w14:textId="4E32BB86" w:rsidR="007965E2" w:rsidRPr="00903DBA" w:rsidRDefault="007965E2" w:rsidP="007965E2">
      <w:pPr>
        <w:pStyle w:val="Code"/>
        <w:rPr>
          <w:highlight w:val="white"/>
        </w:rPr>
      </w:pPr>
      <w:r w:rsidRPr="00903DBA">
        <w:rPr>
          <w:highlight w:val="white"/>
        </w:rPr>
        <w:t>#include &lt;locale.h&gt;</w:t>
      </w:r>
    </w:p>
    <w:p w14:paraId="151FD2AA" w14:textId="77777777" w:rsidR="007965E2" w:rsidRPr="00903DBA" w:rsidRDefault="007965E2" w:rsidP="007965E2">
      <w:pPr>
        <w:pStyle w:val="Code"/>
        <w:rPr>
          <w:highlight w:val="white"/>
        </w:rPr>
      </w:pPr>
    </w:p>
    <w:p w14:paraId="00E189F8" w14:textId="77777777" w:rsidR="007965E2" w:rsidRPr="00903DBA" w:rsidRDefault="007965E2" w:rsidP="007965E2">
      <w:pPr>
        <w:pStyle w:val="Code"/>
        <w:rPr>
          <w:highlight w:val="white"/>
        </w:rPr>
      </w:pPr>
      <w:r w:rsidRPr="00903DBA">
        <w:rPr>
          <w:highlight w:val="white"/>
        </w:rPr>
        <w:t>char* strcpy(char* target, const char* source) {</w:t>
      </w:r>
    </w:p>
    <w:p w14:paraId="6776AA23" w14:textId="41C6758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E69DFA6" w14:textId="77777777" w:rsidR="007965E2" w:rsidRPr="00903DBA" w:rsidRDefault="007965E2" w:rsidP="007965E2">
      <w:pPr>
        <w:pStyle w:val="Code"/>
        <w:rPr>
          <w:highlight w:val="white"/>
        </w:rPr>
      </w:pPr>
    </w:p>
    <w:p w14:paraId="4EB5CDED" w14:textId="77777777" w:rsidR="007965E2" w:rsidRPr="00903DBA" w:rsidRDefault="007965E2" w:rsidP="007965E2">
      <w:pPr>
        <w:pStyle w:val="Code"/>
        <w:rPr>
          <w:highlight w:val="white"/>
        </w:rPr>
      </w:pPr>
      <w:r w:rsidRPr="00903DBA">
        <w:rPr>
          <w:highlight w:val="white"/>
        </w:rPr>
        <w:t xml:space="preserve">  for (index = 0; source[index] != '\0'; ++index) {</w:t>
      </w:r>
    </w:p>
    <w:p w14:paraId="2FA9E925" w14:textId="77777777" w:rsidR="007965E2" w:rsidRPr="00903DBA" w:rsidRDefault="007965E2" w:rsidP="007965E2">
      <w:pPr>
        <w:pStyle w:val="Code"/>
        <w:rPr>
          <w:highlight w:val="white"/>
        </w:rPr>
      </w:pPr>
      <w:r w:rsidRPr="00903DBA">
        <w:rPr>
          <w:highlight w:val="white"/>
        </w:rPr>
        <w:t xml:space="preserve">    target[index] = source[index];</w:t>
      </w:r>
    </w:p>
    <w:p w14:paraId="2462076F" w14:textId="77777777" w:rsidR="007965E2" w:rsidRPr="00903DBA" w:rsidRDefault="007965E2" w:rsidP="007965E2">
      <w:pPr>
        <w:pStyle w:val="Code"/>
        <w:rPr>
          <w:highlight w:val="white"/>
        </w:rPr>
      </w:pPr>
      <w:r w:rsidRPr="00903DBA">
        <w:rPr>
          <w:highlight w:val="white"/>
        </w:rPr>
        <w:t xml:space="preserve">  }</w:t>
      </w:r>
    </w:p>
    <w:p w14:paraId="5FC402BE" w14:textId="77777777" w:rsidR="007965E2" w:rsidRPr="00903DBA" w:rsidRDefault="007965E2" w:rsidP="007965E2">
      <w:pPr>
        <w:pStyle w:val="Code"/>
        <w:rPr>
          <w:highlight w:val="white"/>
        </w:rPr>
      </w:pPr>
    </w:p>
    <w:p w14:paraId="7DAA0F8E" w14:textId="77777777" w:rsidR="007965E2" w:rsidRPr="00903DBA" w:rsidRDefault="007965E2" w:rsidP="007965E2">
      <w:pPr>
        <w:pStyle w:val="Code"/>
        <w:rPr>
          <w:highlight w:val="white"/>
        </w:rPr>
      </w:pPr>
      <w:r w:rsidRPr="00903DBA">
        <w:rPr>
          <w:highlight w:val="white"/>
        </w:rPr>
        <w:t xml:space="preserve">  target[index] = '\0';</w:t>
      </w:r>
    </w:p>
    <w:p w14:paraId="0023C74E" w14:textId="77777777" w:rsidR="007965E2" w:rsidRPr="00903DBA" w:rsidRDefault="007965E2" w:rsidP="007965E2">
      <w:pPr>
        <w:pStyle w:val="Code"/>
        <w:rPr>
          <w:highlight w:val="white"/>
        </w:rPr>
      </w:pPr>
      <w:r w:rsidRPr="00903DBA">
        <w:rPr>
          <w:highlight w:val="white"/>
        </w:rPr>
        <w:t xml:space="preserve">  return target;</w:t>
      </w:r>
    </w:p>
    <w:p w14:paraId="77A1B39B" w14:textId="77777777" w:rsidR="007965E2" w:rsidRPr="00903DBA" w:rsidRDefault="007965E2" w:rsidP="007965E2">
      <w:pPr>
        <w:pStyle w:val="Code"/>
        <w:rPr>
          <w:highlight w:val="white"/>
        </w:rPr>
      </w:pPr>
      <w:r w:rsidRPr="00903DBA">
        <w:rPr>
          <w:highlight w:val="white"/>
        </w:rPr>
        <w:t>}</w:t>
      </w:r>
    </w:p>
    <w:p w14:paraId="11742AF6" w14:textId="77777777" w:rsidR="007965E2" w:rsidRPr="00903DBA" w:rsidRDefault="007965E2" w:rsidP="007965E2">
      <w:pPr>
        <w:pStyle w:val="Code"/>
        <w:rPr>
          <w:highlight w:val="white"/>
        </w:rPr>
      </w:pPr>
    </w:p>
    <w:p w14:paraId="30A0E594" w14:textId="77777777" w:rsidR="007965E2" w:rsidRPr="00903DBA" w:rsidRDefault="007965E2" w:rsidP="007965E2">
      <w:pPr>
        <w:pStyle w:val="Code"/>
        <w:rPr>
          <w:highlight w:val="white"/>
        </w:rPr>
      </w:pPr>
      <w:r w:rsidRPr="00903DBA">
        <w:rPr>
          <w:highlight w:val="white"/>
        </w:rPr>
        <w:t>char* strncpy(char* target, const char* source, size_t size) {</w:t>
      </w:r>
    </w:p>
    <w:p w14:paraId="279419D0" w14:textId="47DB755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7AEF921" w14:textId="77777777" w:rsidR="007965E2" w:rsidRPr="00903DBA" w:rsidRDefault="007965E2" w:rsidP="007965E2">
      <w:pPr>
        <w:pStyle w:val="Code"/>
        <w:rPr>
          <w:highlight w:val="white"/>
        </w:rPr>
      </w:pPr>
    </w:p>
    <w:p w14:paraId="0E986C84" w14:textId="77777777" w:rsidR="007965E2" w:rsidRPr="00903DBA" w:rsidRDefault="007965E2" w:rsidP="007965E2">
      <w:pPr>
        <w:pStyle w:val="Code"/>
        <w:rPr>
          <w:highlight w:val="white"/>
        </w:rPr>
      </w:pPr>
      <w:r w:rsidRPr="00903DBA">
        <w:rPr>
          <w:highlight w:val="white"/>
        </w:rPr>
        <w:t xml:space="preserve">  for (index = 0; (index &lt; size) &amp;&amp; (source[index] != '\0'); ++index) {</w:t>
      </w:r>
    </w:p>
    <w:p w14:paraId="0887AB72" w14:textId="77777777" w:rsidR="007965E2" w:rsidRPr="00903DBA" w:rsidRDefault="007965E2" w:rsidP="007965E2">
      <w:pPr>
        <w:pStyle w:val="Code"/>
        <w:rPr>
          <w:highlight w:val="white"/>
        </w:rPr>
      </w:pPr>
      <w:r w:rsidRPr="00903DBA">
        <w:rPr>
          <w:highlight w:val="white"/>
        </w:rPr>
        <w:t xml:space="preserve">    target[index] = source[index];</w:t>
      </w:r>
    </w:p>
    <w:p w14:paraId="57C8DD53" w14:textId="77777777" w:rsidR="007965E2" w:rsidRPr="00903DBA" w:rsidRDefault="007965E2" w:rsidP="007965E2">
      <w:pPr>
        <w:pStyle w:val="Code"/>
        <w:rPr>
          <w:highlight w:val="white"/>
        </w:rPr>
      </w:pPr>
      <w:r w:rsidRPr="00903DBA">
        <w:rPr>
          <w:highlight w:val="white"/>
        </w:rPr>
        <w:t xml:space="preserve">  }</w:t>
      </w:r>
    </w:p>
    <w:p w14:paraId="4FDF99BC" w14:textId="77777777" w:rsidR="007965E2" w:rsidRPr="00903DBA" w:rsidRDefault="007965E2" w:rsidP="007965E2">
      <w:pPr>
        <w:pStyle w:val="Code"/>
        <w:rPr>
          <w:highlight w:val="white"/>
        </w:rPr>
      </w:pPr>
    </w:p>
    <w:p w14:paraId="5019A04E" w14:textId="77777777" w:rsidR="007965E2" w:rsidRPr="00903DBA" w:rsidRDefault="007965E2" w:rsidP="007965E2">
      <w:pPr>
        <w:pStyle w:val="Code"/>
        <w:rPr>
          <w:highlight w:val="white"/>
        </w:rPr>
      </w:pPr>
      <w:r w:rsidRPr="00903DBA">
        <w:rPr>
          <w:highlight w:val="white"/>
        </w:rPr>
        <w:t xml:space="preserve">  for (; index &lt; size; ++index) {</w:t>
      </w:r>
    </w:p>
    <w:p w14:paraId="0227B678" w14:textId="77777777" w:rsidR="007965E2" w:rsidRPr="00903DBA" w:rsidRDefault="007965E2" w:rsidP="007965E2">
      <w:pPr>
        <w:pStyle w:val="Code"/>
        <w:rPr>
          <w:highlight w:val="white"/>
        </w:rPr>
      </w:pPr>
      <w:r w:rsidRPr="00903DBA">
        <w:rPr>
          <w:highlight w:val="white"/>
        </w:rPr>
        <w:t xml:space="preserve">    target[index] = '\0';</w:t>
      </w:r>
    </w:p>
    <w:p w14:paraId="488FBCCF" w14:textId="77777777" w:rsidR="007965E2" w:rsidRPr="00903DBA" w:rsidRDefault="007965E2" w:rsidP="007965E2">
      <w:pPr>
        <w:pStyle w:val="Code"/>
        <w:rPr>
          <w:highlight w:val="white"/>
        </w:rPr>
      </w:pPr>
      <w:r w:rsidRPr="00903DBA">
        <w:rPr>
          <w:highlight w:val="white"/>
        </w:rPr>
        <w:t xml:space="preserve">  }</w:t>
      </w:r>
    </w:p>
    <w:p w14:paraId="4D4B3947" w14:textId="77777777" w:rsidR="007965E2" w:rsidRPr="00903DBA" w:rsidRDefault="007965E2" w:rsidP="007965E2">
      <w:pPr>
        <w:pStyle w:val="Code"/>
        <w:rPr>
          <w:highlight w:val="white"/>
        </w:rPr>
      </w:pPr>
    </w:p>
    <w:p w14:paraId="59E12EBC" w14:textId="77777777" w:rsidR="007965E2" w:rsidRPr="00903DBA" w:rsidRDefault="007965E2" w:rsidP="007965E2">
      <w:pPr>
        <w:pStyle w:val="Code"/>
        <w:rPr>
          <w:highlight w:val="white"/>
        </w:rPr>
      </w:pPr>
      <w:r w:rsidRPr="00903DBA">
        <w:rPr>
          <w:highlight w:val="white"/>
        </w:rPr>
        <w:t xml:space="preserve">  return target;</w:t>
      </w:r>
    </w:p>
    <w:p w14:paraId="2ECAC940" w14:textId="77777777" w:rsidR="007965E2" w:rsidRPr="00903DBA" w:rsidRDefault="007965E2" w:rsidP="007965E2">
      <w:pPr>
        <w:pStyle w:val="Code"/>
        <w:rPr>
          <w:highlight w:val="white"/>
        </w:rPr>
      </w:pPr>
      <w:r w:rsidRPr="00903DBA">
        <w:rPr>
          <w:highlight w:val="white"/>
        </w:rPr>
        <w:t>}</w:t>
      </w:r>
    </w:p>
    <w:p w14:paraId="349765C1" w14:textId="77777777" w:rsidR="007965E2" w:rsidRPr="00903DBA" w:rsidRDefault="007965E2" w:rsidP="007965E2">
      <w:pPr>
        <w:pStyle w:val="Code"/>
        <w:rPr>
          <w:highlight w:val="white"/>
        </w:rPr>
      </w:pPr>
    </w:p>
    <w:p w14:paraId="2F277E39" w14:textId="77777777" w:rsidR="007965E2" w:rsidRPr="00903DBA" w:rsidRDefault="007965E2" w:rsidP="007965E2">
      <w:pPr>
        <w:pStyle w:val="Code"/>
        <w:rPr>
          <w:highlight w:val="white"/>
        </w:rPr>
      </w:pPr>
      <w:r w:rsidRPr="00903DBA">
        <w:rPr>
          <w:highlight w:val="white"/>
        </w:rPr>
        <w:t>char* strcat(char* target, const char* source) {</w:t>
      </w:r>
    </w:p>
    <w:p w14:paraId="4B5D35D9" w14:textId="406B121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51E79209" w14:textId="77777777" w:rsidR="007965E2" w:rsidRPr="00903DBA" w:rsidRDefault="007965E2" w:rsidP="007965E2">
      <w:pPr>
        <w:pStyle w:val="Code"/>
        <w:rPr>
          <w:highlight w:val="white"/>
        </w:rPr>
      </w:pPr>
    </w:p>
    <w:p w14:paraId="3BDA32B2" w14:textId="77777777" w:rsidR="007965E2" w:rsidRPr="00903DBA" w:rsidRDefault="007965E2" w:rsidP="007965E2">
      <w:pPr>
        <w:pStyle w:val="Code"/>
        <w:rPr>
          <w:highlight w:val="white"/>
        </w:rPr>
      </w:pPr>
      <w:r w:rsidRPr="00903DBA">
        <w:rPr>
          <w:highlight w:val="white"/>
        </w:rPr>
        <w:t xml:space="preserve">  for (index = 0; source[index] != '\0'; ++index) {</w:t>
      </w:r>
    </w:p>
    <w:p w14:paraId="3CD79ED2" w14:textId="77777777" w:rsidR="007965E2" w:rsidRPr="00903DBA" w:rsidRDefault="007965E2" w:rsidP="007965E2">
      <w:pPr>
        <w:pStyle w:val="Code"/>
        <w:rPr>
          <w:highlight w:val="white"/>
        </w:rPr>
      </w:pPr>
      <w:r w:rsidRPr="00903DBA">
        <w:rPr>
          <w:highlight w:val="white"/>
        </w:rPr>
        <w:t xml:space="preserve">    target[targetLength + index] = source[index];</w:t>
      </w:r>
    </w:p>
    <w:p w14:paraId="36F4B50F" w14:textId="77777777" w:rsidR="007965E2" w:rsidRPr="00903DBA" w:rsidRDefault="007965E2" w:rsidP="007965E2">
      <w:pPr>
        <w:pStyle w:val="Code"/>
        <w:rPr>
          <w:highlight w:val="white"/>
        </w:rPr>
      </w:pPr>
      <w:r w:rsidRPr="00903DBA">
        <w:rPr>
          <w:highlight w:val="white"/>
        </w:rPr>
        <w:t xml:space="preserve">  }</w:t>
      </w:r>
    </w:p>
    <w:p w14:paraId="64D2C0F6" w14:textId="77777777" w:rsidR="007965E2" w:rsidRPr="00903DBA" w:rsidRDefault="007965E2" w:rsidP="007965E2">
      <w:pPr>
        <w:pStyle w:val="Code"/>
        <w:rPr>
          <w:highlight w:val="white"/>
        </w:rPr>
      </w:pPr>
    </w:p>
    <w:p w14:paraId="04418645" w14:textId="77777777" w:rsidR="007965E2" w:rsidRPr="00903DBA" w:rsidRDefault="007965E2" w:rsidP="007965E2">
      <w:pPr>
        <w:pStyle w:val="Code"/>
        <w:rPr>
          <w:highlight w:val="white"/>
        </w:rPr>
      </w:pPr>
      <w:r w:rsidRPr="00903DBA">
        <w:rPr>
          <w:highlight w:val="white"/>
        </w:rPr>
        <w:t xml:space="preserve">  target[targetLength + index] = '\0';</w:t>
      </w:r>
    </w:p>
    <w:p w14:paraId="60C8C3EE" w14:textId="77777777" w:rsidR="007965E2" w:rsidRPr="00903DBA" w:rsidRDefault="007965E2" w:rsidP="007965E2">
      <w:pPr>
        <w:pStyle w:val="Code"/>
        <w:rPr>
          <w:highlight w:val="white"/>
        </w:rPr>
      </w:pPr>
      <w:r w:rsidRPr="00903DBA">
        <w:rPr>
          <w:highlight w:val="white"/>
        </w:rPr>
        <w:t xml:space="preserve">  return target;</w:t>
      </w:r>
    </w:p>
    <w:p w14:paraId="11116A83" w14:textId="77777777" w:rsidR="007965E2" w:rsidRPr="00903DBA" w:rsidRDefault="007965E2" w:rsidP="007965E2">
      <w:pPr>
        <w:pStyle w:val="Code"/>
        <w:rPr>
          <w:highlight w:val="white"/>
        </w:rPr>
      </w:pPr>
      <w:r w:rsidRPr="00903DBA">
        <w:rPr>
          <w:highlight w:val="white"/>
        </w:rPr>
        <w:t>}</w:t>
      </w:r>
    </w:p>
    <w:p w14:paraId="642FF064" w14:textId="77777777" w:rsidR="007965E2" w:rsidRPr="00903DBA" w:rsidRDefault="007965E2" w:rsidP="007965E2">
      <w:pPr>
        <w:pStyle w:val="Code"/>
        <w:rPr>
          <w:highlight w:val="white"/>
        </w:rPr>
      </w:pPr>
    </w:p>
    <w:p w14:paraId="1E260D23" w14:textId="77777777" w:rsidR="007965E2" w:rsidRPr="00903DBA" w:rsidRDefault="007965E2" w:rsidP="007965E2">
      <w:pPr>
        <w:pStyle w:val="Code"/>
        <w:rPr>
          <w:highlight w:val="white"/>
        </w:rPr>
      </w:pPr>
      <w:r w:rsidRPr="00903DBA">
        <w:rPr>
          <w:highlight w:val="white"/>
        </w:rPr>
        <w:t>char* strncat(char* target, const char* source, size_t size) {</w:t>
      </w:r>
    </w:p>
    <w:p w14:paraId="14E69B78" w14:textId="31097ED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6DE7154B" w14:textId="77777777" w:rsidR="007965E2" w:rsidRPr="00903DBA" w:rsidRDefault="007965E2" w:rsidP="007965E2">
      <w:pPr>
        <w:pStyle w:val="Code"/>
        <w:rPr>
          <w:highlight w:val="white"/>
        </w:rPr>
      </w:pPr>
    </w:p>
    <w:p w14:paraId="5528E21E" w14:textId="77777777" w:rsidR="007965E2" w:rsidRPr="00903DBA" w:rsidRDefault="007965E2" w:rsidP="007965E2">
      <w:pPr>
        <w:pStyle w:val="Code"/>
        <w:rPr>
          <w:highlight w:val="white"/>
        </w:rPr>
      </w:pPr>
      <w:r w:rsidRPr="00903DBA">
        <w:rPr>
          <w:highlight w:val="white"/>
        </w:rPr>
        <w:t xml:space="preserve">  for (index = 0; (index &lt; (size - 1)) &amp;&amp; (source[index] != '\0'); ++index) {</w:t>
      </w:r>
    </w:p>
    <w:p w14:paraId="1C778D1D" w14:textId="77777777" w:rsidR="007965E2" w:rsidRPr="00903DBA" w:rsidRDefault="007965E2" w:rsidP="007965E2">
      <w:pPr>
        <w:pStyle w:val="Code"/>
        <w:rPr>
          <w:highlight w:val="white"/>
        </w:rPr>
      </w:pPr>
      <w:r w:rsidRPr="00903DBA">
        <w:rPr>
          <w:highlight w:val="white"/>
        </w:rPr>
        <w:t xml:space="preserve">    target[targetLength + index] = source[index];</w:t>
      </w:r>
    </w:p>
    <w:p w14:paraId="316D60CF" w14:textId="77777777" w:rsidR="007965E2" w:rsidRPr="00903DBA" w:rsidRDefault="007965E2" w:rsidP="007965E2">
      <w:pPr>
        <w:pStyle w:val="Code"/>
        <w:rPr>
          <w:highlight w:val="white"/>
        </w:rPr>
      </w:pPr>
      <w:r w:rsidRPr="00903DBA">
        <w:rPr>
          <w:highlight w:val="white"/>
        </w:rPr>
        <w:t xml:space="preserve">  }</w:t>
      </w:r>
    </w:p>
    <w:p w14:paraId="4C27C5C8" w14:textId="77777777" w:rsidR="007965E2" w:rsidRPr="00903DBA" w:rsidRDefault="007965E2" w:rsidP="007965E2">
      <w:pPr>
        <w:pStyle w:val="Code"/>
        <w:rPr>
          <w:highlight w:val="white"/>
        </w:rPr>
      </w:pPr>
    </w:p>
    <w:p w14:paraId="2CDB68AB" w14:textId="77777777" w:rsidR="007965E2" w:rsidRPr="00903DBA" w:rsidRDefault="007965E2" w:rsidP="007965E2">
      <w:pPr>
        <w:pStyle w:val="Code"/>
        <w:rPr>
          <w:highlight w:val="white"/>
        </w:rPr>
      </w:pPr>
      <w:r w:rsidRPr="00903DBA">
        <w:rPr>
          <w:highlight w:val="white"/>
        </w:rPr>
        <w:t xml:space="preserve">  target[targetLength + size - 1] = '\0';</w:t>
      </w:r>
    </w:p>
    <w:p w14:paraId="784B27E2" w14:textId="77777777" w:rsidR="007965E2" w:rsidRPr="00903DBA" w:rsidRDefault="007965E2" w:rsidP="007965E2">
      <w:pPr>
        <w:pStyle w:val="Code"/>
        <w:rPr>
          <w:highlight w:val="white"/>
        </w:rPr>
      </w:pPr>
      <w:r w:rsidRPr="00903DBA">
        <w:rPr>
          <w:highlight w:val="white"/>
        </w:rPr>
        <w:t xml:space="preserve">  return target;</w:t>
      </w:r>
    </w:p>
    <w:p w14:paraId="7645F90B" w14:textId="77777777" w:rsidR="007965E2" w:rsidRPr="00903DBA" w:rsidRDefault="007965E2" w:rsidP="007965E2">
      <w:pPr>
        <w:pStyle w:val="Code"/>
        <w:rPr>
          <w:highlight w:val="white"/>
        </w:rPr>
      </w:pPr>
      <w:r w:rsidRPr="00903DBA">
        <w:rPr>
          <w:highlight w:val="white"/>
        </w:rPr>
        <w:t>}</w:t>
      </w:r>
    </w:p>
    <w:p w14:paraId="75700338" w14:textId="77777777" w:rsidR="007965E2" w:rsidRPr="00903DBA" w:rsidRDefault="007965E2" w:rsidP="007965E2">
      <w:pPr>
        <w:pStyle w:val="Code"/>
        <w:rPr>
          <w:highlight w:val="white"/>
        </w:rPr>
      </w:pPr>
    </w:p>
    <w:p w14:paraId="65386EA8" w14:textId="77777777" w:rsidR="007965E2" w:rsidRPr="00903DBA" w:rsidRDefault="007965E2" w:rsidP="007965E2">
      <w:pPr>
        <w:pStyle w:val="Code"/>
        <w:rPr>
          <w:highlight w:val="white"/>
        </w:rPr>
      </w:pPr>
      <w:r w:rsidRPr="00903DBA">
        <w:rPr>
          <w:highlight w:val="white"/>
        </w:rPr>
        <w:t>int strcmp(const char* left, const char* right) {</w:t>
      </w:r>
    </w:p>
    <w:p w14:paraId="40FA11DA" w14:textId="168985B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48BA479" w14:textId="77777777" w:rsidR="007965E2" w:rsidRPr="00903DBA" w:rsidRDefault="007965E2" w:rsidP="007965E2">
      <w:pPr>
        <w:pStyle w:val="Code"/>
        <w:rPr>
          <w:highlight w:val="white"/>
        </w:rPr>
      </w:pPr>
    </w:p>
    <w:p w14:paraId="0C318C5A" w14:textId="77777777" w:rsidR="007965E2" w:rsidRPr="00903DBA" w:rsidRDefault="007965E2" w:rsidP="007965E2">
      <w:pPr>
        <w:pStyle w:val="Code"/>
        <w:rPr>
          <w:highlight w:val="white"/>
        </w:rPr>
      </w:pPr>
      <w:r w:rsidRPr="00903DBA">
        <w:rPr>
          <w:highlight w:val="white"/>
        </w:rPr>
        <w:t xml:space="preserve">  for (index = 0; TRUE; ++index) {</w:t>
      </w:r>
    </w:p>
    <w:p w14:paraId="63E21CBA" w14:textId="77777777" w:rsidR="007965E2" w:rsidRPr="00903DBA" w:rsidRDefault="007965E2" w:rsidP="007965E2">
      <w:pPr>
        <w:pStyle w:val="Code"/>
        <w:rPr>
          <w:highlight w:val="white"/>
        </w:rPr>
      </w:pPr>
      <w:r w:rsidRPr="00903DBA">
        <w:rPr>
          <w:highlight w:val="white"/>
        </w:rPr>
        <w:t xml:space="preserve">    if ((left[index] == '\0') &amp;&amp; (right[index] == '\0')) {</w:t>
      </w:r>
    </w:p>
    <w:p w14:paraId="74750913" w14:textId="77777777" w:rsidR="007965E2" w:rsidRPr="00903DBA" w:rsidRDefault="007965E2" w:rsidP="007965E2">
      <w:pPr>
        <w:pStyle w:val="Code"/>
        <w:rPr>
          <w:highlight w:val="white"/>
        </w:rPr>
      </w:pPr>
      <w:r w:rsidRPr="00903DBA">
        <w:rPr>
          <w:highlight w:val="white"/>
        </w:rPr>
        <w:t xml:space="preserve">      return 0;</w:t>
      </w:r>
    </w:p>
    <w:p w14:paraId="48EA0142" w14:textId="77777777" w:rsidR="007965E2" w:rsidRPr="00903DBA" w:rsidRDefault="007965E2" w:rsidP="007965E2">
      <w:pPr>
        <w:pStyle w:val="Code"/>
        <w:rPr>
          <w:highlight w:val="white"/>
        </w:rPr>
      </w:pPr>
      <w:r w:rsidRPr="00903DBA">
        <w:rPr>
          <w:highlight w:val="white"/>
        </w:rPr>
        <w:t xml:space="preserve">    }</w:t>
      </w:r>
    </w:p>
    <w:p w14:paraId="543F156B" w14:textId="77777777" w:rsidR="007965E2" w:rsidRPr="00903DBA" w:rsidRDefault="007965E2" w:rsidP="007965E2">
      <w:pPr>
        <w:pStyle w:val="Code"/>
        <w:rPr>
          <w:highlight w:val="white"/>
        </w:rPr>
      </w:pPr>
      <w:r w:rsidRPr="00903DBA">
        <w:rPr>
          <w:highlight w:val="white"/>
        </w:rPr>
        <w:t xml:space="preserve">    else if (left[index] == '\0') {</w:t>
      </w:r>
    </w:p>
    <w:p w14:paraId="13259EEA" w14:textId="77777777" w:rsidR="007965E2" w:rsidRPr="00903DBA" w:rsidRDefault="007965E2" w:rsidP="007965E2">
      <w:pPr>
        <w:pStyle w:val="Code"/>
        <w:rPr>
          <w:highlight w:val="white"/>
        </w:rPr>
      </w:pPr>
      <w:r w:rsidRPr="00903DBA">
        <w:rPr>
          <w:highlight w:val="white"/>
        </w:rPr>
        <w:t xml:space="preserve">      return -1;</w:t>
      </w:r>
    </w:p>
    <w:p w14:paraId="254E1FD8" w14:textId="77777777" w:rsidR="007965E2" w:rsidRPr="00903DBA" w:rsidRDefault="007965E2" w:rsidP="007965E2">
      <w:pPr>
        <w:pStyle w:val="Code"/>
        <w:rPr>
          <w:highlight w:val="white"/>
        </w:rPr>
      </w:pPr>
      <w:r w:rsidRPr="00903DBA">
        <w:rPr>
          <w:highlight w:val="white"/>
        </w:rPr>
        <w:lastRenderedPageBreak/>
        <w:t xml:space="preserve">    }</w:t>
      </w:r>
    </w:p>
    <w:p w14:paraId="41287B15" w14:textId="77777777" w:rsidR="007965E2" w:rsidRPr="00903DBA" w:rsidRDefault="007965E2" w:rsidP="007965E2">
      <w:pPr>
        <w:pStyle w:val="Code"/>
        <w:rPr>
          <w:highlight w:val="white"/>
        </w:rPr>
      </w:pPr>
      <w:r w:rsidRPr="00903DBA">
        <w:rPr>
          <w:highlight w:val="white"/>
        </w:rPr>
        <w:t xml:space="preserve">    else if (right[index] == '\0') {</w:t>
      </w:r>
    </w:p>
    <w:p w14:paraId="4906B7C2" w14:textId="77777777" w:rsidR="007965E2" w:rsidRPr="00903DBA" w:rsidRDefault="007965E2" w:rsidP="007965E2">
      <w:pPr>
        <w:pStyle w:val="Code"/>
        <w:rPr>
          <w:highlight w:val="white"/>
        </w:rPr>
      </w:pPr>
      <w:r w:rsidRPr="00903DBA">
        <w:rPr>
          <w:highlight w:val="white"/>
        </w:rPr>
        <w:t xml:space="preserve">      return 1;</w:t>
      </w:r>
    </w:p>
    <w:p w14:paraId="21C4733B" w14:textId="77777777" w:rsidR="007965E2" w:rsidRPr="00903DBA" w:rsidRDefault="007965E2" w:rsidP="007965E2">
      <w:pPr>
        <w:pStyle w:val="Code"/>
        <w:rPr>
          <w:highlight w:val="white"/>
        </w:rPr>
      </w:pPr>
      <w:r w:rsidRPr="00903DBA">
        <w:rPr>
          <w:highlight w:val="white"/>
        </w:rPr>
        <w:t xml:space="preserve">    }</w:t>
      </w:r>
    </w:p>
    <w:p w14:paraId="08856B8A" w14:textId="77777777" w:rsidR="007965E2" w:rsidRPr="00903DBA" w:rsidRDefault="007965E2" w:rsidP="007965E2">
      <w:pPr>
        <w:pStyle w:val="Code"/>
        <w:rPr>
          <w:highlight w:val="white"/>
        </w:rPr>
      </w:pPr>
      <w:r w:rsidRPr="00903DBA">
        <w:rPr>
          <w:highlight w:val="white"/>
        </w:rPr>
        <w:t xml:space="preserve">    else if (left[index] &lt; right[index]) {</w:t>
      </w:r>
    </w:p>
    <w:p w14:paraId="017B3D17" w14:textId="77777777" w:rsidR="007965E2" w:rsidRPr="00903DBA" w:rsidRDefault="007965E2" w:rsidP="007965E2">
      <w:pPr>
        <w:pStyle w:val="Code"/>
        <w:rPr>
          <w:highlight w:val="white"/>
        </w:rPr>
      </w:pPr>
      <w:r w:rsidRPr="00903DBA">
        <w:rPr>
          <w:highlight w:val="white"/>
        </w:rPr>
        <w:t xml:space="preserve">      return -1;</w:t>
      </w:r>
    </w:p>
    <w:p w14:paraId="6FE3586B" w14:textId="77777777" w:rsidR="007965E2" w:rsidRPr="00903DBA" w:rsidRDefault="007965E2" w:rsidP="007965E2">
      <w:pPr>
        <w:pStyle w:val="Code"/>
        <w:rPr>
          <w:highlight w:val="white"/>
        </w:rPr>
      </w:pPr>
      <w:r w:rsidRPr="00903DBA">
        <w:rPr>
          <w:highlight w:val="white"/>
        </w:rPr>
        <w:t xml:space="preserve">    }</w:t>
      </w:r>
    </w:p>
    <w:p w14:paraId="7FC4027F" w14:textId="77777777" w:rsidR="007965E2" w:rsidRPr="00903DBA" w:rsidRDefault="007965E2" w:rsidP="007965E2">
      <w:pPr>
        <w:pStyle w:val="Code"/>
        <w:rPr>
          <w:highlight w:val="white"/>
        </w:rPr>
      </w:pPr>
      <w:r w:rsidRPr="00903DBA">
        <w:rPr>
          <w:highlight w:val="white"/>
        </w:rPr>
        <w:t xml:space="preserve">    else if (left[index] &gt; right[index]) {</w:t>
      </w:r>
    </w:p>
    <w:p w14:paraId="1DA0B0A9" w14:textId="77777777" w:rsidR="007965E2" w:rsidRPr="00903DBA" w:rsidRDefault="007965E2" w:rsidP="007965E2">
      <w:pPr>
        <w:pStyle w:val="Code"/>
        <w:rPr>
          <w:highlight w:val="white"/>
        </w:rPr>
      </w:pPr>
      <w:r w:rsidRPr="00903DBA">
        <w:rPr>
          <w:highlight w:val="white"/>
        </w:rPr>
        <w:t xml:space="preserve">      return 1;</w:t>
      </w:r>
    </w:p>
    <w:p w14:paraId="38A5F3E0" w14:textId="77777777" w:rsidR="007965E2" w:rsidRPr="00903DBA" w:rsidRDefault="007965E2" w:rsidP="007965E2">
      <w:pPr>
        <w:pStyle w:val="Code"/>
        <w:rPr>
          <w:highlight w:val="white"/>
        </w:rPr>
      </w:pPr>
      <w:r w:rsidRPr="00903DBA">
        <w:rPr>
          <w:highlight w:val="white"/>
        </w:rPr>
        <w:t xml:space="preserve">    }</w:t>
      </w:r>
    </w:p>
    <w:p w14:paraId="51899FDB" w14:textId="77777777" w:rsidR="007965E2" w:rsidRPr="00903DBA" w:rsidRDefault="007965E2" w:rsidP="007965E2">
      <w:pPr>
        <w:pStyle w:val="Code"/>
        <w:rPr>
          <w:highlight w:val="white"/>
        </w:rPr>
      </w:pPr>
      <w:r w:rsidRPr="00903DBA">
        <w:rPr>
          <w:highlight w:val="white"/>
        </w:rPr>
        <w:t xml:space="preserve">  }</w:t>
      </w:r>
    </w:p>
    <w:p w14:paraId="27C67957" w14:textId="77777777" w:rsidR="007965E2" w:rsidRPr="00903DBA" w:rsidRDefault="007965E2" w:rsidP="007965E2">
      <w:pPr>
        <w:pStyle w:val="Code"/>
        <w:rPr>
          <w:highlight w:val="white"/>
        </w:rPr>
      </w:pPr>
      <w:r w:rsidRPr="00903DBA">
        <w:rPr>
          <w:highlight w:val="white"/>
        </w:rPr>
        <w:t>}</w:t>
      </w:r>
    </w:p>
    <w:p w14:paraId="0429BDD9" w14:textId="77777777" w:rsidR="007965E2" w:rsidRPr="00903DBA" w:rsidRDefault="007965E2" w:rsidP="007965E2">
      <w:pPr>
        <w:pStyle w:val="Code"/>
        <w:rPr>
          <w:highlight w:val="white"/>
        </w:rPr>
      </w:pPr>
    </w:p>
    <w:p w14:paraId="5064ECFF" w14:textId="77777777" w:rsidR="007965E2" w:rsidRPr="00903DBA" w:rsidRDefault="007965E2" w:rsidP="007965E2">
      <w:pPr>
        <w:pStyle w:val="Code"/>
        <w:rPr>
          <w:highlight w:val="white"/>
        </w:rPr>
      </w:pPr>
      <w:r w:rsidRPr="00903DBA">
        <w:rPr>
          <w:highlight w:val="white"/>
        </w:rPr>
        <w:t>int strncmp(const char* left, const char* right, size_t size) {</w:t>
      </w:r>
    </w:p>
    <w:p w14:paraId="4AE4D132" w14:textId="6186672C"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A4DD8" w14:textId="77777777" w:rsidR="007965E2" w:rsidRPr="00903DBA" w:rsidRDefault="007965E2" w:rsidP="007965E2">
      <w:pPr>
        <w:pStyle w:val="Code"/>
        <w:rPr>
          <w:highlight w:val="white"/>
        </w:rPr>
      </w:pPr>
    </w:p>
    <w:p w14:paraId="22C939C7" w14:textId="77777777" w:rsidR="007965E2" w:rsidRPr="00903DBA" w:rsidRDefault="007965E2" w:rsidP="007965E2">
      <w:pPr>
        <w:pStyle w:val="Code"/>
        <w:rPr>
          <w:highlight w:val="white"/>
        </w:rPr>
      </w:pPr>
      <w:r w:rsidRPr="00903DBA">
        <w:rPr>
          <w:highlight w:val="white"/>
        </w:rPr>
        <w:t xml:space="preserve">  for (index = 0; index &lt; size; ++index) {</w:t>
      </w:r>
    </w:p>
    <w:p w14:paraId="1CBA46C2" w14:textId="77777777" w:rsidR="007965E2" w:rsidRPr="00903DBA" w:rsidRDefault="007965E2" w:rsidP="007965E2">
      <w:pPr>
        <w:pStyle w:val="Code"/>
        <w:rPr>
          <w:highlight w:val="white"/>
        </w:rPr>
      </w:pPr>
      <w:r w:rsidRPr="00903DBA">
        <w:rPr>
          <w:highlight w:val="white"/>
        </w:rPr>
        <w:t xml:space="preserve">    if ((left[index] == '\0') &amp;&amp; (right[index] == '\0')) {</w:t>
      </w:r>
    </w:p>
    <w:p w14:paraId="3139548C" w14:textId="77777777" w:rsidR="007965E2" w:rsidRPr="00903DBA" w:rsidRDefault="007965E2" w:rsidP="007965E2">
      <w:pPr>
        <w:pStyle w:val="Code"/>
        <w:rPr>
          <w:highlight w:val="white"/>
        </w:rPr>
      </w:pPr>
      <w:r w:rsidRPr="00903DBA">
        <w:rPr>
          <w:highlight w:val="white"/>
        </w:rPr>
        <w:t xml:space="preserve">      return 0;</w:t>
      </w:r>
    </w:p>
    <w:p w14:paraId="7F6D510D" w14:textId="77777777" w:rsidR="007965E2" w:rsidRPr="00903DBA" w:rsidRDefault="007965E2" w:rsidP="007965E2">
      <w:pPr>
        <w:pStyle w:val="Code"/>
        <w:rPr>
          <w:highlight w:val="white"/>
        </w:rPr>
      </w:pPr>
      <w:r w:rsidRPr="00903DBA">
        <w:rPr>
          <w:highlight w:val="white"/>
        </w:rPr>
        <w:t xml:space="preserve">    }</w:t>
      </w:r>
    </w:p>
    <w:p w14:paraId="1FCB69E5" w14:textId="77777777" w:rsidR="007965E2" w:rsidRPr="00903DBA" w:rsidRDefault="007965E2" w:rsidP="007965E2">
      <w:pPr>
        <w:pStyle w:val="Code"/>
        <w:rPr>
          <w:highlight w:val="white"/>
        </w:rPr>
      </w:pPr>
      <w:r w:rsidRPr="00903DBA">
        <w:rPr>
          <w:highlight w:val="white"/>
        </w:rPr>
        <w:t xml:space="preserve">    else if (left[index] == '\0') {</w:t>
      </w:r>
    </w:p>
    <w:p w14:paraId="59AA2791" w14:textId="77777777" w:rsidR="007965E2" w:rsidRPr="00903DBA" w:rsidRDefault="007965E2" w:rsidP="007965E2">
      <w:pPr>
        <w:pStyle w:val="Code"/>
        <w:rPr>
          <w:highlight w:val="white"/>
        </w:rPr>
      </w:pPr>
      <w:r w:rsidRPr="00903DBA">
        <w:rPr>
          <w:highlight w:val="white"/>
        </w:rPr>
        <w:t xml:space="preserve">      return -1;</w:t>
      </w:r>
    </w:p>
    <w:p w14:paraId="6FBCDA69" w14:textId="77777777" w:rsidR="007965E2" w:rsidRPr="00903DBA" w:rsidRDefault="007965E2" w:rsidP="007965E2">
      <w:pPr>
        <w:pStyle w:val="Code"/>
        <w:rPr>
          <w:highlight w:val="white"/>
        </w:rPr>
      </w:pPr>
      <w:r w:rsidRPr="00903DBA">
        <w:rPr>
          <w:highlight w:val="white"/>
        </w:rPr>
        <w:t xml:space="preserve">    }</w:t>
      </w:r>
    </w:p>
    <w:p w14:paraId="3B13EE33" w14:textId="77777777" w:rsidR="007965E2" w:rsidRPr="00903DBA" w:rsidRDefault="007965E2" w:rsidP="007965E2">
      <w:pPr>
        <w:pStyle w:val="Code"/>
        <w:rPr>
          <w:highlight w:val="white"/>
        </w:rPr>
      </w:pPr>
      <w:r w:rsidRPr="00903DBA">
        <w:rPr>
          <w:highlight w:val="white"/>
        </w:rPr>
        <w:t xml:space="preserve">    else if (right[index] == '\0') {</w:t>
      </w:r>
    </w:p>
    <w:p w14:paraId="06A5DE57" w14:textId="77777777" w:rsidR="007965E2" w:rsidRPr="00903DBA" w:rsidRDefault="007965E2" w:rsidP="007965E2">
      <w:pPr>
        <w:pStyle w:val="Code"/>
        <w:rPr>
          <w:highlight w:val="white"/>
        </w:rPr>
      </w:pPr>
      <w:r w:rsidRPr="00903DBA">
        <w:rPr>
          <w:highlight w:val="white"/>
        </w:rPr>
        <w:t xml:space="preserve">      return 1;</w:t>
      </w:r>
    </w:p>
    <w:p w14:paraId="244F71D8" w14:textId="77777777" w:rsidR="007965E2" w:rsidRPr="00903DBA" w:rsidRDefault="007965E2" w:rsidP="007965E2">
      <w:pPr>
        <w:pStyle w:val="Code"/>
        <w:rPr>
          <w:highlight w:val="white"/>
        </w:rPr>
      </w:pPr>
      <w:r w:rsidRPr="00903DBA">
        <w:rPr>
          <w:highlight w:val="white"/>
        </w:rPr>
        <w:t xml:space="preserve">    }</w:t>
      </w:r>
    </w:p>
    <w:p w14:paraId="16CF34D4" w14:textId="77777777" w:rsidR="007965E2" w:rsidRPr="00903DBA" w:rsidRDefault="007965E2" w:rsidP="007965E2">
      <w:pPr>
        <w:pStyle w:val="Code"/>
        <w:rPr>
          <w:highlight w:val="white"/>
        </w:rPr>
      </w:pPr>
      <w:r w:rsidRPr="00903DBA">
        <w:rPr>
          <w:highlight w:val="white"/>
        </w:rPr>
        <w:t xml:space="preserve">    else if (left[index] &lt; right[index]) {</w:t>
      </w:r>
    </w:p>
    <w:p w14:paraId="262A55D3" w14:textId="77777777" w:rsidR="007965E2" w:rsidRPr="00903DBA" w:rsidRDefault="007965E2" w:rsidP="007965E2">
      <w:pPr>
        <w:pStyle w:val="Code"/>
        <w:rPr>
          <w:highlight w:val="white"/>
        </w:rPr>
      </w:pPr>
      <w:r w:rsidRPr="00903DBA">
        <w:rPr>
          <w:highlight w:val="white"/>
        </w:rPr>
        <w:t xml:space="preserve">      return -1;</w:t>
      </w:r>
    </w:p>
    <w:p w14:paraId="412B4AF5" w14:textId="77777777" w:rsidR="007965E2" w:rsidRPr="00903DBA" w:rsidRDefault="007965E2" w:rsidP="007965E2">
      <w:pPr>
        <w:pStyle w:val="Code"/>
        <w:rPr>
          <w:highlight w:val="white"/>
        </w:rPr>
      </w:pPr>
      <w:r w:rsidRPr="00903DBA">
        <w:rPr>
          <w:highlight w:val="white"/>
        </w:rPr>
        <w:t xml:space="preserve">    }</w:t>
      </w:r>
    </w:p>
    <w:p w14:paraId="34E76189" w14:textId="77777777" w:rsidR="007965E2" w:rsidRPr="00903DBA" w:rsidRDefault="007965E2" w:rsidP="007965E2">
      <w:pPr>
        <w:pStyle w:val="Code"/>
        <w:rPr>
          <w:highlight w:val="white"/>
        </w:rPr>
      </w:pPr>
      <w:r w:rsidRPr="00903DBA">
        <w:rPr>
          <w:highlight w:val="white"/>
        </w:rPr>
        <w:t xml:space="preserve">    else if (left[index] &gt; right[index]) {</w:t>
      </w:r>
    </w:p>
    <w:p w14:paraId="2B959804" w14:textId="77777777" w:rsidR="007965E2" w:rsidRPr="00903DBA" w:rsidRDefault="007965E2" w:rsidP="007965E2">
      <w:pPr>
        <w:pStyle w:val="Code"/>
        <w:rPr>
          <w:highlight w:val="white"/>
        </w:rPr>
      </w:pPr>
      <w:r w:rsidRPr="00903DBA">
        <w:rPr>
          <w:highlight w:val="white"/>
        </w:rPr>
        <w:t xml:space="preserve">      return 1;</w:t>
      </w:r>
    </w:p>
    <w:p w14:paraId="24F5A3BA" w14:textId="77777777" w:rsidR="007965E2" w:rsidRPr="00903DBA" w:rsidRDefault="007965E2" w:rsidP="007965E2">
      <w:pPr>
        <w:pStyle w:val="Code"/>
        <w:rPr>
          <w:highlight w:val="white"/>
        </w:rPr>
      </w:pPr>
      <w:r w:rsidRPr="00903DBA">
        <w:rPr>
          <w:highlight w:val="white"/>
        </w:rPr>
        <w:t xml:space="preserve">    }</w:t>
      </w:r>
    </w:p>
    <w:p w14:paraId="7E96DAFA" w14:textId="77777777" w:rsidR="007965E2" w:rsidRPr="00903DBA" w:rsidRDefault="007965E2" w:rsidP="007965E2">
      <w:pPr>
        <w:pStyle w:val="Code"/>
        <w:rPr>
          <w:highlight w:val="white"/>
        </w:rPr>
      </w:pPr>
      <w:r w:rsidRPr="00903DBA">
        <w:rPr>
          <w:highlight w:val="white"/>
        </w:rPr>
        <w:t xml:space="preserve">  }</w:t>
      </w:r>
    </w:p>
    <w:p w14:paraId="7C5BA2CD" w14:textId="77777777" w:rsidR="007965E2" w:rsidRPr="00903DBA" w:rsidRDefault="007965E2" w:rsidP="007965E2">
      <w:pPr>
        <w:pStyle w:val="Code"/>
        <w:rPr>
          <w:highlight w:val="white"/>
        </w:rPr>
      </w:pPr>
    </w:p>
    <w:p w14:paraId="62818795" w14:textId="77777777" w:rsidR="007965E2" w:rsidRPr="00903DBA" w:rsidRDefault="007965E2" w:rsidP="007965E2">
      <w:pPr>
        <w:pStyle w:val="Code"/>
        <w:rPr>
          <w:highlight w:val="white"/>
        </w:rPr>
      </w:pPr>
      <w:r w:rsidRPr="00903DBA">
        <w:rPr>
          <w:highlight w:val="white"/>
        </w:rPr>
        <w:t xml:space="preserve">  return 0;</w:t>
      </w:r>
    </w:p>
    <w:p w14:paraId="1E3B5BBD" w14:textId="77777777" w:rsidR="007965E2" w:rsidRPr="00903DBA" w:rsidRDefault="007965E2" w:rsidP="007965E2">
      <w:pPr>
        <w:pStyle w:val="Code"/>
        <w:rPr>
          <w:highlight w:val="white"/>
        </w:rPr>
      </w:pPr>
      <w:r w:rsidRPr="00903DBA">
        <w:rPr>
          <w:highlight w:val="white"/>
        </w:rPr>
        <w:t>}</w:t>
      </w:r>
    </w:p>
    <w:p w14:paraId="663B17C2" w14:textId="77777777" w:rsidR="007965E2" w:rsidRPr="00903DBA" w:rsidRDefault="007965E2" w:rsidP="007965E2">
      <w:pPr>
        <w:pStyle w:val="Code"/>
        <w:rPr>
          <w:highlight w:val="white"/>
        </w:rPr>
      </w:pPr>
    </w:p>
    <w:p w14:paraId="040B4CDD" w14:textId="77777777" w:rsidR="007965E2" w:rsidRPr="00903DBA" w:rsidRDefault="007965E2" w:rsidP="007965E2">
      <w:pPr>
        <w:pStyle w:val="Code"/>
        <w:rPr>
          <w:highlight w:val="white"/>
        </w:rPr>
      </w:pPr>
      <w:r w:rsidRPr="00903DBA">
        <w:rPr>
          <w:highlight w:val="white"/>
        </w:rPr>
        <w:t>char* strchr(const char* text, int i) {</w:t>
      </w:r>
    </w:p>
    <w:p w14:paraId="40907687" w14:textId="7A9710AE"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11FF462" w14:textId="77777777" w:rsidR="007965E2" w:rsidRPr="00903DBA" w:rsidRDefault="007965E2" w:rsidP="007965E2">
      <w:pPr>
        <w:pStyle w:val="Code"/>
        <w:rPr>
          <w:highlight w:val="white"/>
        </w:rPr>
      </w:pPr>
      <w:r w:rsidRPr="00903DBA">
        <w:rPr>
          <w:highlight w:val="white"/>
        </w:rPr>
        <w:t xml:space="preserve">  char c = (char) i;</w:t>
      </w:r>
    </w:p>
    <w:p w14:paraId="41EF1730" w14:textId="77777777" w:rsidR="007965E2" w:rsidRPr="00903DBA" w:rsidRDefault="007965E2" w:rsidP="007965E2">
      <w:pPr>
        <w:pStyle w:val="Code"/>
        <w:rPr>
          <w:highlight w:val="white"/>
        </w:rPr>
      </w:pPr>
    </w:p>
    <w:p w14:paraId="0C596023" w14:textId="77777777" w:rsidR="007965E2" w:rsidRPr="00903DBA" w:rsidRDefault="007965E2" w:rsidP="007965E2">
      <w:pPr>
        <w:pStyle w:val="Code"/>
        <w:rPr>
          <w:highlight w:val="white"/>
        </w:rPr>
      </w:pPr>
      <w:r w:rsidRPr="00903DBA">
        <w:rPr>
          <w:highlight w:val="white"/>
        </w:rPr>
        <w:t xml:space="preserve">  for (index = 0; text[index] != '\0'; ++index) {</w:t>
      </w:r>
    </w:p>
    <w:p w14:paraId="5BC9D988" w14:textId="77777777" w:rsidR="007965E2" w:rsidRPr="00903DBA" w:rsidRDefault="007965E2" w:rsidP="007965E2">
      <w:pPr>
        <w:pStyle w:val="Code"/>
        <w:rPr>
          <w:highlight w:val="white"/>
        </w:rPr>
      </w:pPr>
      <w:r w:rsidRPr="00903DBA">
        <w:rPr>
          <w:highlight w:val="white"/>
        </w:rPr>
        <w:t xml:space="preserve">    if (text[index] == c) {</w:t>
      </w:r>
    </w:p>
    <w:p w14:paraId="69AB26CC" w14:textId="77777777" w:rsidR="007965E2" w:rsidRPr="00903DBA" w:rsidRDefault="007965E2" w:rsidP="007965E2">
      <w:pPr>
        <w:pStyle w:val="Code"/>
        <w:rPr>
          <w:highlight w:val="white"/>
        </w:rPr>
      </w:pPr>
      <w:r w:rsidRPr="00903DBA">
        <w:rPr>
          <w:highlight w:val="white"/>
        </w:rPr>
        <w:t xml:space="preserve">      return &amp;text[index];</w:t>
      </w:r>
    </w:p>
    <w:p w14:paraId="65FC4BA1" w14:textId="77777777" w:rsidR="007965E2" w:rsidRPr="00903DBA" w:rsidRDefault="007965E2" w:rsidP="007965E2">
      <w:pPr>
        <w:pStyle w:val="Code"/>
        <w:rPr>
          <w:highlight w:val="white"/>
        </w:rPr>
      </w:pPr>
      <w:r w:rsidRPr="00903DBA">
        <w:rPr>
          <w:highlight w:val="white"/>
        </w:rPr>
        <w:t xml:space="preserve">    }</w:t>
      </w:r>
    </w:p>
    <w:p w14:paraId="1AEE526E" w14:textId="77777777" w:rsidR="007965E2" w:rsidRPr="00903DBA" w:rsidRDefault="007965E2" w:rsidP="007965E2">
      <w:pPr>
        <w:pStyle w:val="Code"/>
        <w:rPr>
          <w:highlight w:val="white"/>
        </w:rPr>
      </w:pPr>
      <w:r w:rsidRPr="00903DBA">
        <w:rPr>
          <w:highlight w:val="white"/>
        </w:rPr>
        <w:t xml:space="preserve">  }</w:t>
      </w:r>
    </w:p>
    <w:p w14:paraId="43DD11DD" w14:textId="77777777" w:rsidR="007965E2" w:rsidRPr="00903DBA" w:rsidRDefault="007965E2" w:rsidP="007965E2">
      <w:pPr>
        <w:pStyle w:val="Code"/>
        <w:rPr>
          <w:highlight w:val="white"/>
        </w:rPr>
      </w:pPr>
    </w:p>
    <w:p w14:paraId="13032534" w14:textId="77777777" w:rsidR="007965E2" w:rsidRPr="00903DBA" w:rsidRDefault="007965E2" w:rsidP="007965E2">
      <w:pPr>
        <w:pStyle w:val="Code"/>
        <w:rPr>
          <w:highlight w:val="white"/>
        </w:rPr>
      </w:pPr>
      <w:r w:rsidRPr="00903DBA">
        <w:rPr>
          <w:highlight w:val="white"/>
        </w:rPr>
        <w:t xml:space="preserve">  return NULL;</w:t>
      </w:r>
    </w:p>
    <w:p w14:paraId="7AB6EE2A" w14:textId="77777777" w:rsidR="007965E2" w:rsidRPr="00903DBA" w:rsidRDefault="007965E2" w:rsidP="007965E2">
      <w:pPr>
        <w:pStyle w:val="Code"/>
        <w:rPr>
          <w:highlight w:val="white"/>
        </w:rPr>
      </w:pPr>
      <w:r w:rsidRPr="00903DBA">
        <w:rPr>
          <w:highlight w:val="white"/>
        </w:rPr>
        <w:t>}</w:t>
      </w:r>
    </w:p>
    <w:p w14:paraId="56DBBCE3" w14:textId="77777777" w:rsidR="007965E2" w:rsidRPr="00903DBA" w:rsidRDefault="007965E2" w:rsidP="007965E2">
      <w:pPr>
        <w:pStyle w:val="Code"/>
        <w:rPr>
          <w:highlight w:val="white"/>
        </w:rPr>
      </w:pPr>
    </w:p>
    <w:p w14:paraId="46EA4594" w14:textId="77777777" w:rsidR="007965E2" w:rsidRPr="00903DBA" w:rsidRDefault="007965E2" w:rsidP="007965E2">
      <w:pPr>
        <w:pStyle w:val="Code"/>
        <w:rPr>
          <w:highlight w:val="white"/>
        </w:rPr>
      </w:pPr>
      <w:r w:rsidRPr="00903DBA">
        <w:rPr>
          <w:highlight w:val="white"/>
        </w:rPr>
        <w:t>char* strrchr(const char* text, int i) {</w:t>
      </w:r>
    </w:p>
    <w:p w14:paraId="247C14EF" w14:textId="7E63960B"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BEA51" w14:textId="77777777" w:rsidR="007965E2" w:rsidRPr="00903DBA" w:rsidRDefault="007965E2" w:rsidP="007965E2">
      <w:pPr>
        <w:pStyle w:val="Code"/>
        <w:rPr>
          <w:highlight w:val="white"/>
        </w:rPr>
      </w:pPr>
      <w:r w:rsidRPr="00903DBA">
        <w:rPr>
          <w:highlight w:val="white"/>
        </w:rPr>
        <w:t xml:space="preserve">  char* result = NULL;</w:t>
      </w:r>
    </w:p>
    <w:p w14:paraId="609908EE" w14:textId="77777777" w:rsidR="007965E2" w:rsidRPr="00903DBA" w:rsidRDefault="007965E2" w:rsidP="007965E2">
      <w:pPr>
        <w:pStyle w:val="Code"/>
        <w:rPr>
          <w:highlight w:val="white"/>
        </w:rPr>
      </w:pPr>
      <w:r w:rsidRPr="00903DBA">
        <w:rPr>
          <w:highlight w:val="white"/>
        </w:rPr>
        <w:t xml:space="preserve">  char c = (char) i;</w:t>
      </w:r>
    </w:p>
    <w:p w14:paraId="69F874B1" w14:textId="77777777" w:rsidR="007965E2" w:rsidRPr="00903DBA" w:rsidRDefault="007965E2" w:rsidP="007965E2">
      <w:pPr>
        <w:pStyle w:val="Code"/>
        <w:rPr>
          <w:highlight w:val="white"/>
        </w:rPr>
      </w:pPr>
    </w:p>
    <w:p w14:paraId="7BA18928" w14:textId="77777777" w:rsidR="007965E2" w:rsidRPr="00903DBA" w:rsidRDefault="007965E2" w:rsidP="007965E2">
      <w:pPr>
        <w:pStyle w:val="Code"/>
        <w:rPr>
          <w:highlight w:val="white"/>
        </w:rPr>
      </w:pPr>
      <w:r w:rsidRPr="00903DBA">
        <w:rPr>
          <w:highlight w:val="white"/>
        </w:rPr>
        <w:t xml:space="preserve">  for (index = 0; text[index] != '\0'; ++index)  {</w:t>
      </w:r>
    </w:p>
    <w:p w14:paraId="7F17C215" w14:textId="77777777" w:rsidR="007965E2" w:rsidRPr="00903DBA" w:rsidRDefault="007965E2" w:rsidP="007965E2">
      <w:pPr>
        <w:pStyle w:val="Code"/>
        <w:rPr>
          <w:highlight w:val="white"/>
        </w:rPr>
      </w:pPr>
      <w:r w:rsidRPr="00903DBA">
        <w:rPr>
          <w:highlight w:val="white"/>
        </w:rPr>
        <w:t xml:space="preserve">    if (text[index] == c) {</w:t>
      </w:r>
    </w:p>
    <w:p w14:paraId="4D7D97E3" w14:textId="77777777" w:rsidR="007965E2" w:rsidRPr="00903DBA" w:rsidRDefault="007965E2" w:rsidP="007965E2">
      <w:pPr>
        <w:pStyle w:val="Code"/>
        <w:rPr>
          <w:highlight w:val="white"/>
        </w:rPr>
      </w:pPr>
      <w:r w:rsidRPr="00903DBA">
        <w:rPr>
          <w:highlight w:val="white"/>
        </w:rPr>
        <w:lastRenderedPageBreak/>
        <w:t xml:space="preserve">      result = &amp;text[index];</w:t>
      </w:r>
    </w:p>
    <w:p w14:paraId="6638CDD5" w14:textId="77777777" w:rsidR="007965E2" w:rsidRPr="00903DBA" w:rsidRDefault="007965E2" w:rsidP="007965E2">
      <w:pPr>
        <w:pStyle w:val="Code"/>
        <w:rPr>
          <w:highlight w:val="white"/>
        </w:rPr>
      </w:pPr>
      <w:r w:rsidRPr="00903DBA">
        <w:rPr>
          <w:highlight w:val="white"/>
        </w:rPr>
        <w:t xml:space="preserve">    }</w:t>
      </w:r>
    </w:p>
    <w:p w14:paraId="2C3D5393" w14:textId="77777777" w:rsidR="007965E2" w:rsidRPr="00903DBA" w:rsidRDefault="007965E2" w:rsidP="007965E2">
      <w:pPr>
        <w:pStyle w:val="Code"/>
        <w:rPr>
          <w:highlight w:val="white"/>
        </w:rPr>
      </w:pPr>
      <w:r w:rsidRPr="00903DBA">
        <w:rPr>
          <w:highlight w:val="white"/>
        </w:rPr>
        <w:t xml:space="preserve">  }</w:t>
      </w:r>
    </w:p>
    <w:p w14:paraId="47BBF728" w14:textId="77777777" w:rsidR="007965E2" w:rsidRPr="00903DBA" w:rsidRDefault="007965E2" w:rsidP="007965E2">
      <w:pPr>
        <w:pStyle w:val="Code"/>
        <w:rPr>
          <w:highlight w:val="white"/>
        </w:rPr>
      </w:pPr>
    </w:p>
    <w:p w14:paraId="1105A1AF" w14:textId="77777777" w:rsidR="007965E2" w:rsidRPr="00903DBA" w:rsidRDefault="007965E2" w:rsidP="007965E2">
      <w:pPr>
        <w:pStyle w:val="Code"/>
        <w:rPr>
          <w:highlight w:val="white"/>
        </w:rPr>
      </w:pPr>
      <w:r w:rsidRPr="00903DBA">
        <w:rPr>
          <w:highlight w:val="white"/>
        </w:rPr>
        <w:t xml:space="preserve">  return result;</w:t>
      </w:r>
    </w:p>
    <w:p w14:paraId="20187C7C" w14:textId="77777777" w:rsidR="007965E2" w:rsidRPr="00903DBA" w:rsidRDefault="007965E2" w:rsidP="007965E2">
      <w:pPr>
        <w:pStyle w:val="Code"/>
        <w:rPr>
          <w:highlight w:val="white"/>
        </w:rPr>
      </w:pPr>
      <w:r w:rsidRPr="00903DBA">
        <w:rPr>
          <w:highlight w:val="white"/>
        </w:rPr>
        <w:t>}</w:t>
      </w:r>
    </w:p>
    <w:p w14:paraId="666C6694" w14:textId="77777777" w:rsidR="007965E2" w:rsidRPr="00903DBA" w:rsidRDefault="007965E2" w:rsidP="007965E2">
      <w:pPr>
        <w:pStyle w:val="Code"/>
        <w:rPr>
          <w:highlight w:val="white"/>
        </w:rPr>
      </w:pPr>
    </w:p>
    <w:p w14:paraId="67A82B2F" w14:textId="77777777" w:rsidR="007965E2" w:rsidRPr="00903DBA" w:rsidRDefault="007965E2" w:rsidP="007965E2">
      <w:pPr>
        <w:pStyle w:val="Code"/>
        <w:rPr>
          <w:highlight w:val="white"/>
        </w:rPr>
      </w:pPr>
      <w:r w:rsidRPr="00903DBA">
        <w:rPr>
          <w:highlight w:val="white"/>
        </w:rPr>
        <w:t>size_t strspn(const char* mainString, const char* charSet) {</w:t>
      </w:r>
    </w:p>
    <w:p w14:paraId="398D87BC" w14:textId="456747F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59D1317" w14:textId="77777777" w:rsidR="007965E2" w:rsidRPr="00903DBA" w:rsidRDefault="007965E2" w:rsidP="007965E2">
      <w:pPr>
        <w:pStyle w:val="Code"/>
        <w:rPr>
          <w:highlight w:val="white"/>
        </w:rPr>
      </w:pPr>
    </w:p>
    <w:p w14:paraId="75F1FA05" w14:textId="77777777" w:rsidR="007965E2" w:rsidRPr="00903DBA" w:rsidRDefault="007965E2" w:rsidP="007965E2">
      <w:pPr>
        <w:pStyle w:val="Code"/>
        <w:rPr>
          <w:highlight w:val="white"/>
        </w:rPr>
      </w:pPr>
      <w:r w:rsidRPr="00903DBA">
        <w:rPr>
          <w:highlight w:val="white"/>
        </w:rPr>
        <w:t xml:space="preserve">  for (index = 0; mainString[index] != '\0'; ++index) {</w:t>
      </w:r>
    </w:p>
    <w:p w14:paraId="5F119983" w14:textId="77777777" w:rsidR="007965E2" w:rsidRPr="00903DBA" w:rsidRDefault="007965E2" w:rsidP="007965E2">
      <w:pPr>
        <w:pStyle w:val="Code"/>
        <w:rPr>
          <w:highlight w:val="white"/>
        </w:rPr>
      </w:pPr>
      <w:r w:rsidRPr="00903DBA">
        <w:rPr>
          <w:highlight w:val="white"/>
        </w:rPr>
        <w:t xml:space="preserve">    if (strchr(charSet, mainString[index]) == NULL) {</w:t>
      </w:r>
    </w:p>
    <w:p w14:paraId="413B0EA1" w14:textId="77777777" w:rsidR="007965E2" w:rsidRPr="00903DBA" w:rsidRDefault="007965E2" w:rsidP="007965E2">
      <w:pPr>
        <w:pStyle w:val="Code"/>
        <w:rPr>
          <w:highlight w:val="white"/>
        </w:rPr>
      </w:pPr>
      <w:r w:rsidRPr="00903DBA">
        <w:rPr>
          <w:highlight w:val="white"/>
        </w:rPr>
        <w:t xml:space="preserve">      return index;</w:t>
      </w:r>
    </w:p>
    <w:p w14:paraId="11AD20BD" w14:textId="77777777" w:rsidR="007965E2" w:rsidRPr="00903DBA" w:rsidRDefault="007965E2" w:rsidP="007965E2">
      <w:pPr>
        <w:pStyle w:val="Code"/>
        <w:rPr>
          <w:highlight w:val="white"/>
        </w:rPr>
      </w:pPr>
      <w:r w:rsidRPr="00903DBA">
        <w:rPr>
          <w:highlight w:val="white"/>
        </w:rPr>
        <w:t xml:space="preserve">    }</w:t>
      </w:r>
    </w:p>
    <w:p w14:paraId="39CDBBDE" w14:textId="77777777" w:rsidR="007965E2" w:rsidRPr="00903DBA" w:rsidRDefault="007965E2" w:rsidP="007965E2">
      <w:pPr>
        <w:pStyle w:val="Code"/>
        <w:rPr>
          <w:highlight w:val="white"/>
        </w:rPr>
      </w:pPr>
      <w:r w:rsidRPr="00903DBA">
        <w:rPr>
          <w:highlight w:val="white"/>
        </w:rPr>
        <w:t xml:space="preserve">  }</w:t>
      </w:r>
    </w:p>
    <w:p w14:paraId="24ACF8E2" w14:textId="77777777" w:rsidR="007965E2" w:rsidRPr="00903DBA" w:rsidRDefault="007965E2" w:rsidP="007965E2">
      <w:pPr>
        <w:pStyle w:val="Code"/>
        <w:rPr>
          <w:highlight w:val="white"/>
        </w:rPr>
      </w:pPr>
    </w:p>
    <w:p w14:paraId="1AD4C9A6" w14:textId="77777777" w:rsidR="007965E2" w:rsidRPr="00903DBA" w:rsidRDefault="007965E2" w:rsidP="007965E2">
      <w:pPr>
        <w:pStyle w:val="Code"/>
        <w:rPr>
          <w:highlight w:val="white"/>
        </w:rPr>
      </w:pPr>
      <w:r w:rsidRPr="00903DBA">
        <w:rPr>
          <w:highlight w:val="white"/>
        </w:rPr>
        <w:t xml:space="preserve">  return -1;</w:t>
      </w:r>
    </w:p>
    <w:p w14:paraId="7048AD15" w14:textId="77777777" w:rsidR="007965E2" w:rsidRPr="00903DBA" w:rsidRDefault="007965E2" w:rsidP="007965E2">
      <w:pPr>
        <w:pStyle w:val="Code"/>
        <w:rPr>
          <w:highlight w:val="white"/>
        </w:rPr>
      </w:pPr>
      <w:r w:rsidRPr="00903DBA">
        <w:rPr>
          <w:highlight w:val="white"/>
        </w:rPr>
        <w:t>}</w:t>
      </w:r>
    </w:p>
    <w:p w14:paraId="2F24FF48" w14:textId="77777777" w:rsidR="007965E2" w:rsidRPr="00903DBA" w:rsidRDefault="007965E2" w:rsidP="007965E2">
      <w:pPr>
        <w:pStyle w:val="Code"/>
        <w:rPr>
          <w:highlight w:val="white"/>
        </w:rPr>
      </w:pPr>
    </w:p>
    <w:p w14:paraId="3962425A" w14:textId="77777777" w:rsidR="007965E2" w:rsidRPr="00903DBA" w:rsidRDefault="007965E2" w:rsidP="007965E2">
      <w:pPr>
        <w:pStyle w:val="Code"/>
        <w:rPr>
          <w:highlight w:val="white"/>
        </w:rPr>
      </w:pPr>
      <w:r w:rsidRPr="00903DBA">
        <w:rPr>
          <w:highlight w:val="white"/>
        </w:rPr>
        <w:t>size_t strcspn(const char* mainString, const char* charSet) {</w:t>
      </w:r>
    </w:p>
    <w:p w14:paraId="09983E55" w14:textId="1947DDF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309BE8DE" w14:textId="77777777" w:rsidR="007965E2" w:rsidRPr="00903DBA" w:rsidRDefault="007965E2" w:rsidP="007965E2">
      <w:pPr>
        <w:pStyle w:val="Code"/>
        <w:rPr>
          <w:highlight w:val="white"/>
        </w:rPr>
      </w:pPr>
    </w:p>
    <w:p w14:paraId="68416A02" w14:textId="77777777" w:rsidR="007965E2" w:rsidRPr="00903DBA" w:rsidRDefault="007965E2" w:rsidP="007965E2">
      <w:pPr>
        <w:pStyle w:val="Code"/>
        <w:rPr>
          <w:highlight w:val="white"/>
        </w:rPr>
      </w:pPr>
      <w:r w:rsidRPr="00903DBA">
        <w:rPr>
          <w:highlight w:val="white"/>
        </w:rPr>
        <w:t xml:space="preserve">  for (index = 0; mainString[index] != '\0'; ++index) {</w:t>
      </w:r>
    </w:p>
    <w:p w14:paraId="308CB501" w14:textId="77777777" w:rsidR="007965E2" w:rsidRPr="00903DBA" w:rsidRDefault="007965E2" w:rsidP="007965E2">
      <w:pPr>
        <w:pStyle w:val="Code"/>
        <w:rPr>
          <w:highlight w:val="white"/>
        </w:rPr>
      </w:pPr>
      <w:r w:rsidRPr="00903DBA">
        <w:rPr>
          <w:highlight w:val="white"/>
        </w:rPr>
        <w:t xml:space="preserve">    if (strchr(charSet, mainString[index]) != NULL) {</w:t>
      </w:r>
    </w:p>
    <w:p w14:paraId="2108BEE2" w14:textId="77777777" w:rsidR="007965E2" w:rsidRPr="00903DBA" w:rsidRDefault="007965E2" w:rsidP="007965E2">
      <w:pPr>
        <w:pStyle w:val="Code"/>
        <w:rPr>
          <w:highlight w:val="white"/>
        </w:rPr>
      </w:pPr>
      <w:r w:rsidRPr="00903DBA">
        <w:rPr>
          <w:highlight w:val="white"/>
        </w:rPr>
        <w:t xml:space="preserve">      return index;</w:t>
      </w:r>
    </w:p>
    <w:p w14:paraId="678F9D92" w14:textId="77777777" w:rsidR="007965E2" w:rsidRPr="00903DBA" w:rsidRDefault="007965E2" w:rsidP="007965E2">
      <w:pPr>
        <w:pStyle w:val="Code"/>
        <w:rPr>
          <w:highlight w:val="white"/>
        </w:rPr>
      </w:pPr>
      <w:r w:rsidRPr="00903DBA">
        <w:rPr>
          <w:highlight w:val="white"/>
        </w:rPr>
        <w:t xml:space="preserve">    }</w:t>
      </w:r>
    </w:p>
    <w:p w14:paraId="0B9CD018" w14:textId="77777777" w:rsidR="007965E2" w:rsidRPr="00903DBA" w:rsidRDefault="007965E2" w:rsidP="007965E2">
      <w:pPr>
        <w:pStyle w:val="Code"/>
        <w:rPr>
          <w:highlight w:val="white"/>
        </w:rPr>
      </w:pPr>
      <w:r w:rsidRPr="00903DBA">
        <w:rPr>
          <w:highlight w:val="white"/>
        </w:rPr>
        <w:t xml:space="preserve">  }</w:t>
      </w:r>
    </w:p>
    <w:p w14:paraId="19E7EB55" w14:textId="77777777" w:rsidR="007965E2" w:rsidRPr="00903DBA" w:rsidRDefault="007965E2" w:rsidP="007965E2">
      <w:pPr>
        <w:pStyle w:val="Code"/>
        <w:rPr>
          <w:highlight w:val="white"/>
        </w:rPr>
      </w:pPr>
    </w:p>
    <w:p w14:paraId="713BE1B6" w14:textId="77777777" w:rsidR="007965E2" w:rsidRPr="00903DBA" w:rsidRDefault="007965E2" w:rsidP="007965E2">
      <w:pPr>
        <w:pStyle w:val="Code"/>
        <w:rPr>
          <w:highlight w:val="white"/>
        </w:rPr>
      </w:pPr>
      <w:r w:rsidRPr="00903DBA">
        <w:rPr>
          <w:highlight w:val="white"/>
        </w:rPr>
        <w:t xml:space="preserve">  return -1;</w:t>
      </w:r>
    </w:p>
    <w:p w14:paraId="214EE80C" w14:textId="77777777" w:rsidR="007965E2" w:rsidRPr="00903DBA" w:rsidRDefault="007965E2" w:rsidP="007965E2">
      <w:pPr>
        <w:pStyle w:val="Code"/>
        <w:rPr>
          <w:highlight w:val="white"/>
        </w:rPr>
      </w:pPr>
      <w:r w:rsidRPr="00903DBA">
        <w:rPr>
          <w:highlight w:val="white"/>
        </w:rPr>
        <w:t>}</w:t>
      </w:r>
    </w:p>
    <w:p w14:paraId="6B28E19C" w14:textId="77777777" w:rsidR="007965E2" w:rsidRPr="00903DBA" w:rsidRDefault="007965E2" w:rsidP="007965E2">
      <w:pPr>
        <w:pStyle w:val="Code"/>
        <w:rPr>
          <w:highlight w:val="white"/>
        </w:rPr>
      </w:pPr>
    </w:p>
    <w:p w14:paraId="1A6401EE" w14:textId="77777777" w:rsidR="007965E2" w:rsidRPr="00903DBA" w:rsidRDefault="007965E2" w:rsidP="007965E2">
      <w:pPr>
        <w:pStyle w:val="Code"/>
        <w:rPr>
          <w:highlight w:val="white"/>
        </w:rPr>
      </w:pPr>
      <w:r w:rsidRPr="00903DBA">
        <w:rPr>
          <w:highlight w:val="white"/>
        </w:rPr>
        <w:t>char* strpbrk(const char* mainString, const char* charSet) {</w:t>
      </w:r>
    </w:p>
    <w:p w14:paraId="09AABC70" w14:textId="0F04C16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60BD845" w14:textId="77777777" w:rsidR="007965E2" w:rsidRPr="00903DBA" w:rsidRDefault="007965E2" w:rsidP="007965E2">
      <w:pPr>
        <w:pStyle w:val="Code"/>
        <w:rPr>
          <w:highlight w:val="white"/>
        </w:rPr>
      </w:pPr>
    </w:p>
    <w:p w14:paraId="3F74C920" w14:textId="77777777" w:rsidR="007965E2" w:rsidRPr="00903DBA" w:rsidRDefault="007965E2" w:rsidP="007965E2">
      <w:pPr>
        <w:pStyle w:val="Code"/>
        <w:rPr>
          <w:highlight w:val="white"/>
        </w:rPr>
      </w:pPr>
      <w:r w:rsidRPr="00903DBA">
        <w:rPr>
          <w:highlight w:val="white"/>
        </w:rPr>
        <w:t xml:space="preserve">  for (index = 0; mainString[index] != '\0'; ++index) {</w:t>
      </w:r>
    </w:p>
    <w:p w14:paraId="7E54A66A" w14:textId="77777777" w:rsidR="007965E2" w:rsidRPr="00903DBA" w:rsidRDefault="007965E2" w:rsidP="007965E2">
      <w:pPr>
        <w:pStyle w:val="Code"/>
        <w:rPr>
          <w:highlight w:val="white"/>
        </w:rPr>
      </w:pPr>
      <w:r w:rsidRPr="00903DBA">
        <w:rPr>
          <w:highlight w:val="white"/>
        </w:rPr>
        <w:t xml:space="preserve">    if (strchr(charSet, mainString[index]) != NULL) {</w:t>
      </w:r>
    </w:p>
    <w:p w14:paraId="10812FE4" w14:textId="77777777" w:rsidR="007965E2" w:rsidRPr="00903DBA" w:rsidRDefault="007965E2" w:rsidP="007965E2">
      <w:pPr>
        <w:pStyle w:val="Code"/>
        <w:rPr>
          <w:highlight w:val="white"/>
        </w:rPr>
      </w:pPr>
      <w:r w:rsidRPr="00903DBA">
        <w:rPr>
          <w:highlight w:val="white"/>
        </w:rPr>
        <w:t xml:space="preserve">      return &amp;mainString[index];</w:t>
      </w:r>
    </w:p>
    <w:p w14:paraId="4716E936" w14:textId="77777777" w:rsidR="007965E2" w:rsidRPr="00903DBA" w:rsidRDefault="007965E2" w:rsidP="007965E2">
      <w:pPr>
        <w:pStyle w:val="Code"/>
        <w:rPr>
          <w:highlight w:val="white"/>
        </w:rPr>
      </w:pPr>
      <w:r w:rsidRPr="00903DBA">
        <w:rPr>
          <w:highlight w:val="white"/>
        </w:rPr>
        <w:t xml:space="preserve">    }</w:t>
      </w:r>
    </w:p>
    <w:p w14:paraId="54FD9CF9" w14:textId="77777777" w:rsidR="007965E2" w:rsidRPr="00903DBA" w:rsidRDefault="007965E2" w:rsidP="007965E2">
      <w:pPr>
        <w:pStyle w:val="Code"/>
        <w:rPr>
          <w:highlight w:val="white"/>
        </w:rPr>
      </w:pPr>
      <w:r w:rsidRPr="00903DBA">
        <w:rPr>
          <w:highlight w:val="white"/>
        </w:rPr>
        <w:t xml:space="preserve">  }</w:t>
      </w:r>
    </w:p>
    <w:p w14:paraId="207BECED" w14:textId="77777777" w:rsidR="007965E2" w:rsidRPr="00903DBA" w:rsidRDefault="007965E2" w:rsidP="007965E2">
      <w:pPr>
        <w:pStyle w:val="Code"/>
        <w:rPr>
          <w:highlight w:val="white"/>
        </w:rPr>
      </w:pPr>
    </w:p>
    <w:p w14:paraId="4D3D0C39" w14:textId="77777777" w:rsidR="007965E2" w:rsidRPr="00903DBA" w:rsidRDefault="007965E2" w:rsidP="007965E2">
      <w:pPr>
        <w:pStyle w:val="Code"/>
        <w:rPr>
          <w:highlight w:val="white"/>
        </w:rPr>
      </w:pPr>
      <w:r w:rsidRPr="00903DBA">
        <w:rPr>
          <w:highlight w:val="white"/>
        </w:rPr>
        <w:t xml:space="preserve">  return NULL;</w:t>
      </w:r>
    </w:p>
    <w:p w14:paraId="3A0AD587" w14:textId="77777777" w:rsidR="007965E2" w:rsidRPr="00903DBA" w:rsidRDefault="007965E2" w:rsidP="007965E2">
      <w:pPr>
        <w:pStyle w:val="Code"/>
        <w:rPr>
          <w:highlight w:val="white"/>
        </w:rPr>
      </w:pPr>
      <w:r w:rsidRPr="00903DBA">
        <w:rPr>
          <w:highlight w:val="white"/>
        </w:rPr>
        <w:t>}</w:t>
      </w:r>
    </w:p>
    <w:p w14:paraId="4CAE6852" w14:textId="77777777" w:rsidR="007965E2" w:rsidRPr="00903DBA" w:rsidRDefault="007965E2" w:rsidP="007965E2">
      <w:pPr>
        <w:pStyle w:val="Code"/>
        <w:rPr>
          <w:highlight w:val="white"/>
        </w:rPr>
      </w:pPr>
    </w:p>
    <w:p w14:paraId="59E4E82E" w14:textId="77777777" w:rsidR="007965E2" w:rsidRPr="00903DBA" w:rsidRDefault="007965E2" w:rsidP="007965E2">
      <w:pPr>
        <w:pStyle w:val="Code"/>
        <w:rPr>
          <w:highlight w:val="white"/>
        </w:rPr>
      </w:pPr>
      <w:r w:rsidRPr="00903DBA">
        <w:rPr>
          <w:highlight w:val="white"/>
        </w:rPr>
        <w:t>char* strstr(const char* mainString, const char* subString) {</w:t>
      </w:r>
    </w:p>
    <w:p w14:paraId="3DAC171C" w14:textId="56459361"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DFF6451" w14:textId="77777777" w:rsidR="007965E2" w:rsidRPr="00903DBA" w:rsidRDefault="007965E2" w:rsidP="007965E2">
      <w:pPr>
        <w:pStyle w:val="Code"/>
        <w:rPr>
          <w:highlight w:val="white"/>
        </w:rPr>
      </w:pPr>
    </w:p>
    <w:p w14:paraId="19B8346C" w14:textId="77777777" w:rsidR="007965E2" w:rsidRPr="00903DBA" w:rsidRDefault="007965E2" w:rsidP="007965E2">
      <w:pPr>
        <w:pStyle w:val="Code"/>
        <w:rPr>
          <w:highlight w:val="white"/>
        </w:rPr>
      </w:pPr>
      <w:r w:rsidRPr="00903DBA">
        <w:rPr>
          <w:highlight w:val="white"/>
        </w:rPr>
        <w:t xml:space="preserve">  for (index = 0; mainString[index] != '\0'; ++index) {</w:t>
      </w:r>
    </w:p>
    <w:p w14:paraId="4ABFC12A" w14:textId="77777777" w:rsidR="007965E2" w:rsidRPr="00903DBA" w:rsidRDefault="007965E2" w:rsidP="007965E2">
      <w:pPr>
        <w:pStyle w:val="Code"/>
        <w:rPr>
          <w:highlight w:val="white"/>
        </w:rPr>
      </w:pPr>
      <w:r w:rsidRPr="00903DBA">
        <w:rPr>
          <w:highlight w:val="white"/>
        </w:rPr>
        <w:t xml:space="preserve">    if (strcmp(mainString + index, subString) == 0) {</w:t>
      </w:r>
    </w:p>
    <w:p w14:paraId="39624F5C" w14:textId="77777777" w:rsidR="007965E2" w:rsidRPr="00903DBA" w:rsidRDefault="007965E2" w:rsidP="007965E2">
      <w:pPr>
        <w:pStyle w:val="Code"/>
        <w:rPr>
          <w:highlight w:val="white"/>
        </w:rPr>
      </w:pPr>
      <w:r w:rsidRPr="00903DBA">
        <w:rPr>
          <w:highlight w:val="white"/>
        </w:rPr>
        <w:t xml:space="preserve">      return &amp;mainString[index];</w:t>
      </w:r>
    </w:p>
    <w:p w14:paraId="0B8B53DE" w14:textId="77777777" w:rsidR="007965E2" w:rsidRPr="00903DBA" w:rsidRDefault="007965E2" w:rsidP="007965E2">
      <w:pPr>
        <w:pStyle w:val="Code"/>
        <w:rPr>
          <w:highlight w:val="white"/>
        </w:rPr>
      </w:pPr>
      <w:r w:rsidRPr="00903DBA">
        <w:rPr>
          <w:highlight w:val="white"/>
        </w:rPr>
        <w:t xml:space="preserve">    }</w:t>
      </w:r>
    </w:p>
    <w:p w14:paraId="7B1D1E26" w14:textId="77777777" w:rsidR="007965E2" w:rsidRPr="00903DBA" w:rsidRDefault="007965E2" w:rsidP="007965E2">
      <w:pPr>
        <w:pStyle w:val="Code"/>
        <w:rPr>
          <w:highlight w:val="white"/>
        </w:rPr>
      </w:pPr>
      <w:r w:rsidRPr="00903DBA">
        <w:rPr>
          <w:highlight w:val="white"/>
        </w:rPr>
        <w:t xml:space="preserve">  }</w:t>
      </w:r>
    </w:p>
    <w:p w14:paraId="271A81FB" w14:textId="77777777" w:rsidR="007965E2" w:rsidRPr="00903DBA" w:rsidRDefault="007965E2" w:rsidP="007965E2">
      <w:pPr>
        <w:pStyle w:val="Code"/>
        <w:rPr>
          <w:highlight w:val="white"/>
        </w:rPr>
      </w:pPr>
    </w:p>
    <w:p w14:paraId="3EF93C7F" w14:textId="77777777" w:rsidR="007965E2" w:rsidRPr="00903DBA" w:rsidRDefault="007965E2" w:rsidP="007965E2">
      <w:pPr>
        <w:pStyle w:val="Code"/>
        <w:rPr>
          <w:highlight w:val="white"/>
        </w:rPr>
      </w:pPr>
      <w:r w:rsidRPr="00903DBA">
        <w:rPr>
          <w:highlight w:val="white"/>
        </w:rPr>
        <w:t xml:space="preserve">  return NULL;</w:t>
      </w:r>
    </w:p>
    <w:p w14:paraId="7A92A475" w14:textId="77777777" w:rsidR="007965E2" w:rsidRPr="00903DBA" w:rsidRDefault="007965E2" w:rsidP="007965E2">
      <w:pPr>
        <w:pStyle w:val="Code"/>
        <w:rPr>
          <w:highlight w:val="white"/>
        </w:rPr>
      </w:pPr>
      <w:r w:rsidRPr="00903DBA">
        <w:rPr>
          <w:highlight w:val="white"/>
        </w:rPr>
        <w:t>}</w:t>
      </w:r>
    </w:p>
    <w:p w14:paraId="66BC11EA" w14:textId="77777777" w:rsidR="007965E2" w:rsidRPr="00903DBA" w:rsidRDefault="007965E2" w:rsidP="007965E2">
      <w:pPr>
        <w:pStyle w:val="Code"/>
        <w:rPr>
          <w:highlight w:val="white"/>
        </w:rPr>
      </w:pPr>
    </w:p>
    <w:p w14:paraId="5808301F" w14:textId="77777777" w:rsidR="007965E2" w:rsidRPr="00903DBA" w:rsidRDefault="007965E2" w:rsidP="007965E2">
      <w:pPr>
        <w:pStyle w:val="Code"/>
        <w:rPr>
          <w:highlight w:val="white"/>
        </w:rPr>
      </w:pPr>
      <w:r w:rsidRPr="00903DBA">
        <w:rPr>
          <w:highlight w:val="white"/>
        </w:rPr>
        <w:t>size_t strlen(const char* string) {</w:t>
      </w:r>
    </w:p>
    <w:p w14:paraId="4D2B079A" w14:textId="77777777" w:rsidR="007965E2" w:rsidRPr="00903DBA" w:rsidRDefault="007965E2" w:rsidP="007965E2">
      <w:pPr>
        <w:pStyle w:val="Code"/>
        <w:rPr>
          <w:highlight w:val="white"/>
        </w:rPr>
      </w:pPr>
      <w:r w:rsidRPr="00903DBA">
        <w:rPr>
          <w:highlight w:val="white"/>
        </w:rPr>
        <w:t xml:space="preserve">  int index;</w:t>
      </w:r>
    </w:p>
    <w:p w14:paraId="06CF7FD5" w14:textId="77777777" w:rsidR="007965E2" w:rsidRPr="00903DBA" w:rsidRDefault="007965E2" w:rsidP="007965E2">
      <w:pPr>
        <w:pStyle w:val="Code"/>
        <w:rPr>
          <w:highlight w:val="white"/>
        </w:rPr>
      </w:pPr>
    </w:p>
    <w:p w14:paraId="6167BC88" w14:textId="77777777" w:rsidR="007965E2" w:rsidRPr="00903DBA" w:rsidRDefault="007965E2" w:rsidP="007965E2">
      <w:pPr>
        <w:pStyle w:val="Code"/>
        <w:rPr>
          <w:highlight w:val="white"/>
        </w:rPr>
      </w:pPr>
      <w:r w:rsidRPr="00903DBA">
        <w:rPr>
          <w:highlight w:val="white"/>
        </w:rPr>
        <w:t xml:space="preserve">  for (index = 0; string[index] != '\0'; ++index) {</w:t>
      </w:r>
    </w:p>
    <w:p w14:paraId="63B8A969" w14:textId="77777777" w:rsidR="007965E2" w:rsidRPr="00903DBA" w:rsidRDefault="007965E2" w:rsidP="007965E2">
      <w:pPr>
        <w:pStyle w:val="Code"/>
        <w:rPr>
          <w:highlight w:val="white"/>
        </w:rPr>
      </w:pPr>
      <w:r w:rsidRPr="00903DBA">
        <w:rPr>
          <w:highlight w:val="white"/>
        </w:rPr>
        <w:t xml:space="preserve">    // Empty.</w:t>
      </w:r>
    </w:p>
    <w:p w14:paraId="3E481296" w14:textId="77777777" w:rsidR="007965E2" w:rsidRPr="00903DBA" w:rsidRDefault="007965E2" w:rsidP="007965E2">
      <w:pPr>
        <w:pStyle w:val="Code"/>
        <w:rPr>
          <w:highlight w:val="white"/>
        </w:rPr>
      </w:pPr>
      <w:r w:rsidRPr="00903DBA">
        <w:rPr>
          <w:highlight w:val="white"/>
        </w:rPr>
        <w:t xml:space="preserve">  }</w:t>
      </w:r>
    </w:p>
    <w:p w14:paraId="6DFDDE7B" w14:textId="77777777" w:rsidR="007965E2" w:rsidRPr="00903DBA" w:rsidRDefault="007965E2" w:rsidP="007965E2">
      <w:pPr>
        <w:pStyle w:val="Code"/>
        <w:rPr>
          <w:highlight w:val="white"/>
        </w:rPr>
      </w:pPr>
    </w:p>
    <w:p w14:paraId="3F4CF44B" w14:textId="77777777" w:rsidR="007965E2" w:rsidRPr="00903DBA" w:rsidRDefault="007965E2" w:rsidP="007965E2">
      <w:pPr>
        <w:pStyle w:val="Code"/>
        <w:rPr>
          <w:highlight w:val="white"/>
        </w:rPr>
      </w:pPr>
      <w:r w:rsidRPr="00903DBA">
        <w:rPr>
          <w:highlight w:val="white"/>
        </w:rPr>
        <w:t xml:space="preserve">  return index;</w:t>
      </w:r>
    </w:p>
    <w:p w14:paraId="0644B266" w14:textId="77777777" w:rsidR="007965E2" w:rsidRPr="00903DBA" w:rsidRDefault="007965E2" w:rsidP="007965E2">
      <w:pPr>
        <w:pStyle w:val="Code"/>
        <w:rPr>
          <w:highlight w:val="white"/>
        </w:rPr>
      </w:pPr>
      <w:r w:rsidRPr="00903DBA">
        <w:rPr>
          <w:highlight w:val="white"/>
        </w:rPr>
        <w:t>}</w:t>
      </w:r>
    </w:p>
    <w:p w14:paraId="147C9BAB" w14:textId="77777777" w:rsidR="007965E2" w:rsidRPr="00903DBA" w:rsidRDefault="007965E2" w:rsidP="007965E2">
      <w:pPr>
        <w:pStyle w:val="Code"/>
        <w:rPr>
          <w:highlight w:val="white"/>
        </w:rPr>
      </w:pPr>
    </w:p>
    <w:p w14:paraId="0B6CB3D5" w14:textId="77777777" w:rsidR="007965E2" w:rsidRPr="00903DBA" w:rsidRDefault="007965E2" w:rsidP="007965E2">
      <w:pPr>
        <w:pStyle w:val="Code"/>
        <w:rPr>
          <w:highlight w:val="white"/>
        </w:rPr>
      </w:pPr>
      <w:r w:rsidRPr="00903DBA">
        <w:rPr>
          <w:highlight w:val="white"/>
        </w:rPr>
        <w:t>extern char* enMessageList[];</w:t>
      </w:r>
    </w:p>
    <w:p w14:paraId="643BBB82" w14:textId="77777777" w:rsidR="007965E2" w:rsidRPr="00903DBA" w:rsidRDefault="007965E2" w:rsidP="007965E2">
      <w:pPr>
        <w:pStyle w:val="Code"/>
        <w:rPr>
          <w:highlight w:val="white"/>
        </w:rPr>
      </w:pPr>
    </w:p>
    <w:p w14:paraId="62954EDA" w14:textId="77777777" w:rsidR="007965E2" w:rsidRPr="00903DBA" w:rsidRDefault="007965E2" w:rsidP="007965E2">
      <w:pPr>
        <w:pStyle w:val="Code"/>
        <w:rPr>
          <w:highlight w:val="white"/>
        </w:rPr>
      </w:pPr>
      <w:r w:rsidRPr="00903DBA">
        <w:rPr>
          <w:highlight w:val="white"/>
        </w:rPr>
        <w:t>char* strerror(int errno) {</w:t>
      </w:r>
    </w:p>
    <w:p w14:paraId="14FEFF3A" w14:textId="77777777" w:rsidR="007965E2" w:rsidRPr="00903DBA" w:rsidRDefault="007965E2" w:rsidP="007965E2">
      <w:pPr>
        <w:pStyle w:val="Code"/>
        <w:rPr>
          <w:highlight w:val="white"/>
        </w:rPr>
      </w:pPr>
      <w:r w:rsidRPr="00903DBA">
        <w:rPr>
          <w:highlight w:val="white"/>
        </w:rPr>
        <w:t xml:space="preserve">  struct lconv* localeConvPtr = localeconv();</w:t>
      </w:r>
    </w:p>
    <w:p w14:paraId="15921B7B" w14:textId="77777777" w:rsidR="007965E2" w:rsidRPr="00903DBA" w:rsidRDefault="007965E2" w:rsidP="007965E2">
      <w:pPr>
        <w:pStyle w:val="Code"/>
        <w:rPr>
          <w:highlight w:val="white"/>
        </w:rPr>
      </w:pPr>
      <w:r w:rsidRPr="00903DBA">
        <w:rPr>
          <w:highlight w:val="white"/>
        </w:rPr>
        <w:t xml:space="preserve">  char** messageList = (localeConvPtr != NULL) ? localeConvPtr-&gt;messageList : NULL;</w:t>
      </w:r>
    </w:p>
    <w:p w14:paraId="2134F522" w14:textId="77777777" w:rsidR="007965E2" w:rsidRPr="00903DBA" w:rsidRDefault="007965E2" w:rsidP="007965E2">
      <w:pPr>
        <w:pStyle w:val="Code"/>
        <w:rPr>
          <w:highlight w:val="white"/>
        </w:rPr>
      </w:pPr>
      <w:r w:rsidRPr="00903DBA">
        <w:rPr>
          <w:highlight w:val="white"/>
        </w:rPr>
        <w:t xml:space="preserve">  messageList = (messageList != NULL) ? messageList : enMessageList;</w:t>
      </w:r>
    </w:p>
    <w:p w14:paraId="07ACDCB7" w14:textId="77777777" w:rsidR="007965E2" w:rsidRPr="00903DBA" w:rsidRDefault="007965E2" w:rsidP="007965E2">
      <w:pPr>
        <w:pStyle w:val="Code"/>
        <w:rPr>
          <w:highlight w:val="white"/>
        </w:rPr>
      </w:pPr>
      <w:r w:rsidRPr="00903DBA">
        <w:rPr>
          <w:highlight w:val="white"/>
        </w:rPr>
        <w:t xml:space="preserve">  return messageList[errno];</w:t>
      </w:r>
    </w:p>
    <w:p w14:paraId="0D9C1746" w14:textId="77777777" w:rsidR="007965E2" w:rsidRPr="00903DBA" w:rsidRDefault="007965E2" w:rsidP="007965E2">
      <w:pPr>
        <w:pStyle w:val="Code"/>
        <w:rPr>
          <w:highlight w:val="white"/>
        </w:rPr>
      </w:pPr>
      <w:r w:rsidRPr="00903DBA">
        <w:rPr>
          <w:highlight w:val="white"/>
        </w:rPr>
        <w:t>}</w:t>
      </w:r>
    </w:p>
    <w:p w14:paraId="38359426" w14:textId="77777777" w:rsidR="007965E2" w:rsidRPr="00903DBA" w:rsidRDefault="007965E2" w:rsidP="007965E2">
      <w:pPr>
        <w:pStyle w:val="Code"/>
        <w:rPr>
          <w:highlight w:val="white"/>
        </w:rPr>
      </w:pPr>
    </w:p>
    <w:p w14:paraId="7A8146B9" w14:textId="77777777" w:rsidR="007965E2" w:rsidRPr="00903DBA" w:rsidRDefault="007965E2" w:rsidP="007965E2">
      <w:pPr>
        <w:pStyle w:val="Code"/>
        <w:rPr>
          <w:highlight w:val="white"/>
        </w:rPr>
      </w:pPr>
      <w:r w:rsidRPr="00903DBA">
        <w:rPr>
          <w:highlight w:val="white"/>
        </w:rPr>
        <w:t>char* token = NULL;</w:t>
      </w:r>
    </w:p>
    <w:p w14:paraId="4C832E01" w14:textId="77777777" w:rsidR="007965E2" w:rsidRPr="00903DBA" w:rsidRDefault="007965E2" w:rsidP="007965E2">
      <w:pPr>
        <w:pStyle w:val="Code"/>
        <w:rPr>
          <w:highlight w:val="white"/>
        </w:rPr>
      </w:pPr>
    </w:p>
    <w:p w14:paraId="5F88AD82" w14:textId="77777777" w:rsidR="007965E2" w:rsidRPr="00903DBA" w:rsidRDefault="007965E2" w:rsidP="007965E2">
      <w:pPr>
        <w:pStyle w:val="Code"/>
        <w:rPr>
          <w:highlight w:val="white"/>
        </w:rPr>
      </w:pPr>
      <w:r w:rsidRPr="00903DBA">
        <w:rPr>
          <w:highlight w:val="white"/>
        </w:rPr>
        <w:t>char* strtok(char* string, const char* charSet) {</w:t>
      </w:r>
    </w:p>
    <w:p w14:paraId="19754991" w14:textId="77777777" w:rsidR="007965E2" w:rsidRPr="00903DBA" w:rsidRDefault="007965E2" w:rsidP="007965E2">
      <w:pPr>
        <w:pStyle w:val="Code"/>
        <w:rPr>
          <w:highlight w:val="white"/>
        </w:rPr>
      </w:pPr>
      <w:r w:rsidRPr="00903DBA">
        <w:rPr>
          <w:highlight w:val="white"/>
        </w:rPr>
        <w:t xml:space="preserve">  int index;</w:t>
      </w:r>
    </w:p>
    <w:p w14:paraId="43940463" w14:textId="77777777" w:rsidR="007965E2" w:rsidRPr="00903DBA" w:rsidRDefault="007965E2" w:rsidP="007965E2">
      <w:pPr>
        <w:pStyle w:val="Code"/>
        <w:rPr>
          <w:highlight w:val="white"/>
        </w:rPr>
      </w:pPr>
      <w:r w:rsidRPr="00903DBA">
        <w:rPr>
          <w:highlight w:val="white"/>
        </w:rPr>
        <w:t xml:space="preserve">  char* tokenStart;</w:t>
      </w:r>
    </w:p>
    <w:p w14:paraId="20791319" w14:textId="77777777" w:rsidR="007965E2" w:rsidRPr="00903DBA" w:rsidRDefault="007965E2" w:rsidP="007965E2">
      <w:pPr>
        <w:pStyle w:val="Code"/>
        <w:rPr>
          <w:highlight w:val="white"/>
        </w:rPr>
      </w:pPr>
    </w:p>
    <w:p w14:paraId="5FDE6459" w14:textId="77777777" w:rsidR="007965E2" w:rsidRPr="00903DBA" w:rsidRDefault="007965E2" w:rsidP="007965E2">
      <w:pPr>
        <w:pStyle w:val="Code"/>
        <w:rPr>
          <w:highlight w:val="white"/>
        </w:rPr>
      </w:pPr>
      <w:r w:rsidRPr="00903DBA">
        <w:rPr>
          <w:highlight w:val="white"/>
        </w:rPr>
        <w:t xml:space="preserve">  if (string != NULL) {</w:t>
      </w:r>
    </w:p>
    <w:p w14:paraId="71BC81FF" w14:textId="77777777" w:rsidR="007965E2" w:rsidRPr="00903DBA" w:rsidRDefault="007965E2" w:rsidP="007965E2">
      <w:pPr>
        <w:pStyle w:val="Code"/>
        <w:rPr>
          <w:highlight w:val="white"/>
        </w:rPr>
      </w:pPr>
      <w:r w:rsidRPr="00903DBA">
        <w:rPr>
          <w:highlight w:val="white"/>
        </w:rPr>
        <w:t xml:space="preserve">    if (string[0] == '\0') {</w:t>
      </w:r>
    </w:p>
    <w:p w14:paraId="67D40168" w14:textId="77777777" w:rsidR="007965E2" w:rsidRPr="00903DBA" w:rsidRDefault="007965E2" w:rsidP="007965E2">
      <w:pPr>
        <w:pStyle w:val="Code"/>
        <w:rPr>
          <w:highlight w:val="white"/>
        </w:rPr>
      </w:pPr>
      <w:r w:rsidRPr="00903DBA">
        <w:rPr>
          <w:highlight w:val="white"/>
        </w:rPr>
        <w:t xml:space="preserve">      return NULL;</w:t>
      </w:r>
    </w:p>
    <w:p w14:paraId="4B46D0AB" w14:textId="77777777" w:rsidR="007965E2" w:rsidRPr="00903DBA" w:rsidRDefault="007965E2" w:rsidP="007965E2">
      <w:pPr>
        <w:pStyle w:val="Code"/>
        <w:rPr>
          <w:highlight w:val="white"/>
        </w:rPr>
      </w:pPr>
      <w:r w:rsidRPr="00903DBA">
        <w:rPr>
          <w:highlight w:val="white"/>
        </w:rPr>
        <w:t xml:space="preserve">    }</w:t>
      </w:r>
    </w:p>
    <w:p w14:paraId="76BFFA72" w14:textId="77777777" w:rsidR="007965E2" w:rsidRPr="00903DBA" w:rsidRDefault="007965E2" w:rsidP="007965E2">
      <w:pPr>
        <w:pStyle w:val="Code"/>
        <w:rPr>
          <w:highlight w:val="white"/>
        </w:rPr>
      </w:pPr>
    </w:p>
    <w:p w14:paraId="3DF7EECF" w14:textId="77777777" w:rsidR="007965E2" w:rsidRPr="00903DBA" w:rsidRDefault="007965E2" w:rsidP="007965E2">
      <w:pPr>
        <w:pStyle w:val="Code"/>
        <w:rPr>
          <w:highlight w:val="white"/>
        </w:rPr>
      </w:pPr>
      <w:r w:rsidRPr="00903DBA">
        <w:rPr>
          <w:highlight w:val="white"/>
        </w:rPr>
        <w:t xml:space="preserve">    for (index = 0; string[index] != '\0'; ++index) {</w:t>
      </w:r>
    </w:p>
    <w:p w14:paraId="6B915DBA" w14:textId="77777777" w:rsidR="007965E2" w:rsidRPr="00903DBA" w:rsidRDefault="007965E2" w:rsidP="007965E2">
      <w:pPr>
        <w:pStyle w:val="Code"/>
        <w:rPr>
          <w:highlight w:val="white"/>
        </w:rPr>
      </w:pPr>
      <w:r w:rsidRPr="00903DBA">
        <w:rPr>
          <w:highlight w:val="white"/>
        </w:rPr>
        <w:t xml:space="preserve">      if (strchr(charSet, string[index]) != NULL) {</w:t>
      </w:r>
    </w:p>
    <w:p w14:paraId="42C5A34E" w14:textId="77777777" w:rsidR="007965E2" w:rsidRPr="00903DBA" w:rsidRDefault="007965E2" w:rsidP="007965E2">
      <w:pPr>
        <w:pStyle w:val="Code"/>
        <w:rPr>
          <w:highlight w:val="white"/>
        </w:rPr>
      </w:pPr>
      <w:r w:rsidRPr="00903DBA">
        <w:rPr>
          <w:highlight w:val="white"/>
        </w:rPr>
        <w:t xml:space="preserve">        string[index] = '\0';</w:t>
      </w:r>
    </w:p>
    <w:p w14:paraId="3316AF31" w14:textId="77777777" w:rsidR="007965E2" w:rsidRPr="00903DBA" w:rsidRDefault="007965E2" w:rsidP="007965E2">
      <w:pPr>
        <w:pStyle w:val="Code"/>
        <w:rPr>
          <w:highlight w:val="white"/>
        </w:rPr>
      </w:pPr>
      <w:r w:rsidRPr="00903DBA">
        <w:rPr>
          <w:highlight w:val="white"/>
        </w:rPr>
        <w:t xml:space="preserve">        token = &amp;string[index + 1];</w:t>
      </w:r>
    </w:p>
    <w:p w14:paraId="084BCC10" w14:textId="77777777" w:rsidR="007965E2" w:rsidRPr="00903DBA" w:rsidRDefault="007965E2" w:rsidP="007965E2">
      <w:pPr>
        <w:pStyle w:val="Code"/>
        <w:rPr>
          <w:highlight w:val="white"/>
        </w:rPr>
      </w:pPr>
      <w:r w:rsidRPr="00903DBA">
        <w:rPr>
          <w:highlight w:val="white"/>
        </w:rPr>
        <w:t xml:space="preserve">        return string;</w:t>
      </w:r>
    </w:p>
    <w:p w14:paraId="5EE02C72" w14:textId="77777777" w:rsidR="007965E2" w:rsidRPr="00903DBA" w:rsidRDefault="007965E2" w:rsidP="007965E2">
      <w:pPr>
        <w:pStyle w:val="Code"/>
        <w:rPr>
          <w:highlight w:val="white"/>
        </w:rPr>
      </w:pPr>
      <w:r w:rsidRPr="00903DBA">
        <w:rPr>
          <w:highlight w:val="white"/>
        </w:rPr>
        <w:t xml:space="preserve">      }</w:t>
      </w:r>
    </w:p>
    <w:p w14:paraId="5915F8D0" w14:textId="77777777" w:rsidR="007965E2" w:rsidRPr="00903DBA" w:rsidRDefault="007965E2" w:rsidP="007965E2">
      <w:pPr>
        <w:pStyle w:val="Code"/>
        <w:rPr>
          <w:highlight w:val="white"/>
        </w:rPr>
      </w:pPr>
      <w:r w:rsidRPr="00903DBA">
        <w:rPr>
          <w:highlight w:val="white"/>
        </w:rPr>
        <w:t xml:space="preserve">    }</w:t>
      </w:r>
    </w:p>
    <w:p w14:paraId="3AF736E1" w14:textId="77777777" w:rsidR="007965E2" w:rsidRPr="00903DBA" w:rsidRDefault="007965E2" w:rsidP="007965E2">
      <w:pPr>
        <w:pStyle w:val="Code"/>
        <w:rPr>
          <w:highlight w:val="white"/>
        </w:rPr>
      </w:pPr>
    </w:p>
    <w:p w14:paraId="39011E1F" w14:textId="77777777" w:rsidR="007965E2" w:rsidRPr="00903DBA" w:rsidRDefault="007965E2" w:rsidP="007965E2">
      <w:pPr>
        <w:pStyle w:val="Code"/>
        <w:rPr>
          <w:highlight w:val="white"/>
        </w:rPr>
      </w:pPr>
      <w:r w:rsidRPr="00903DBA">
        <w:rPr>
          <w:highlight w:val="white"/>
        </w:rPr>
        <w:t xml:space="preserve">    token = &amp;string[index];</w:t>
      </w:r>
    </w:p>
    <w:p w14:paraId="7AED5091" w14:textId="77777777" w:rsidR="007965E2" w:rsidRPr="00903DBA" w:rsidRDefault="007965E2" w:rsidP="007965E2">
      <w:pPr>
        <w:pStyle w:val="Code"/>
        <w:rPr>
          <w:highlight w:val="white"/>
        </w:rPr>
      </w:pPr>
      <w:r w:rsidRPr="00903DBA">
        <w:rPr>
          <w:highlight w:val="white"/>
        </w:rPr>
        <w:t xml:space="preserve">    return string;</w:t>
      </w:r>
    </w:p>
    <w:p w14:paraId="7D38CB8D" w14:textId="77777777" w:rsidR="007965E2" w:rsidRPr="00903DBA" w:rsidRDefault="007965E2" w:rsidP="007965E2">
      <w:pPr>
        <w:pStyle w:val="Code"/>
        <w:rPr>
          <w:highlight w:val="white"/>
        </w:rPr>
      </w:pPr>
      <w:r w:rsidRPr="00903DBA">
        <w:rPr>
          <w:highlight w:val="white"/>
        </w:rPr>
        <w:t xml:space="preserve">  }</w:t>
      </w:r>
    </w:p>
    <w:p w14:paraId="06E5CA40" w14:textId="77777777" w:rsidR="007965E2" w:rsidRPr="00903DBA" w:rsidRDefault="007965E2" w:rsidP="007965E2">
      <w:pPr>
        <w:pStyle w:val="Code"/>
        <w:rPr>
          <w:highlight w:val="white"/>
        </w:rPr>
      </w:pPr>
      <w:r w:rsidRPr="00903DBA">
        <w:rPr>
          <w:highlight w:val="white"/>
        </w:rPr>
        <w:t xml:space="preserve">  else if (token == NULL) {</w:t>
      </w:r>
    </w:p>
    <w:p w14:paraId="388CADA0" w14:textId="77777777" w:rsidR="007965E2" w:rsidRPr="00903DBA" w:rsidRDefault="007965E2" w:rsidP="007965E2">
      <w:pPr>
        <w:pStyle w:val="Code"/>
        <w:rPr>
          <w:highlight w:val="white"/>
        </w:rPr>
      </w:pPr>
      <w:r w:rsidRPr="00903DBA">
        <w:rPr>
          <w:highlight w:val="white"/>
        </w:rPr>
        <w:t xml:space="preserve">    return NULL;</w:t>
      </w:r>
    </w:p>
    <w:p w14:paraId="07EDABB2" w14:textId="77777777" w:rsidR="007965E2" w:rsidRPr="00903DBA" w:rsidRDefault="007965E2" w:rsidP="007965E2">
      <w:pPr>
        <w:pStyle w:val="Code"/>
        <w:rPr>
          <w:highlight w:val="white"/>
        </w:rPr>
      </w:pPr>
      <w:r w:rsidRPr="00903DBA">
        <w:rPr>
          <w:highlight w:val="white"/>
        </w:rPr>
        <w:t xml:space="preserve">  }</w:t>
      </w:r>
    </w:p>
    <w:p w14:paraId="43E0739A" w14:textId="77777777" w:rsidR="007965E2" w:rsidRPr="00903DBA" w:rsidRDefault="007965E2" w:rsidP="007965E2">
      <w:pPr>
        <w:pStyle w:val="Code"/>
        <w:rPr>
          <w:highlight w:val="white"/>
        </w:rPr>
      </w:pPr>
      <w:r w:rsidRPr="00903DBA">
        <w:rPr>
          <w:highlight w:val="white"/>
        </w:rPr>
        <w:t xml:space="preserve">  else {</w:t>
      </w:r>
    </w:p>
    <w:p w14:paraId="14BFADAB" w14:textId="77777777" w:rsidR="007965E2" w:rsidRPr="00903DBA" w:rsidRDefault="007965E2" w:rsidP="007965E2">
      <w:pPr>
        <w:pStyle w:val="Code"/>
        <w:rPr>
          <w:highlight w:val="white"/>
        </w:rPr>
      </w:pPr>
      <w:r w:rsidRPr="00903DBA">
        <w:rPr>
          <w:highlight w:val="white"/>
        </w:rPr>
        <w:t xml:space="preserve">    if (token[0] == '\0') {</w:t>
      </w:r>
    </w:p>
    <w:p w14:paraId="187640FB" w14:textId="77777777" w:rsidR="007965E2" w:rsidRPr="00903DBA" w:rsidRDefault="007965E2" w:rsidP="007965E2">
      <w:pPr>
        <w:pStyle w:val="Code"/>
        <w:rPr>
          <w:highlight w:val="white"/>
        </w:rPr>
      </w:pPr>
      <w:r w:rsidRPr="00903DBA">
        <w:rPr>
          <w:highlight w:val="white"/>
        </w:rPr>
        <w:t xml:space="preserve">      return NULL;</w:t>
      </w:r>
    </w:p>
    <w:p w14:paraId="0BA79815" w14:textId="77777777" w:rsidR="007965E2" w:rsidRPr="00903DBA" w:rsidRDefault="007965E2" w:rsidP="007965E2">
      <w:pPr>
        <w:pStyle w:val="Code"/>
        <w:rPr>
          <w:highlight w:val="white"/>
        </w:rPr>
      </w:pPr>
      <w:r w:rsidRPr="00903DBA">
        <w:rPr>
          <w:highlight w:val="white"/>
        </w:rPr>
        <w:t xml:space="preserve">    }</w:t>
      </w:r>
    </w:p>
    <w:p w14:paraId="37820844" w14:textId="77777777" w:rsidR="007965E2" w:rsidRPr="00903DBA" w:rsidRDefault="007965E2" w:rsidP="007965E2">
      <w:pPr>
        <w:pStyle w:val="Code"/>
        <w:rPr>
          <w:highlight w:val="white"/>
        </w:rPr>
      </w:pPr>
    </w:p>
    <w:p w14:paraId="1283D9BE" w14:textId="77777777" w:rsidR="007965E2" w:rsidRPr="00903DBA" w:rsidRDefault="007965E2" w:rsidP="007965E2">
      <w:pPr>
        <w:pStyle w:val="Code"/>
        <w:rPr>
          <w:highlight w:val="white"/>
        </w:rPr>
      </w:pPr>
      <w:r w:rsidRPr="00903DBA">
        <w:rPr>
          <w:highlight w:val="white"/>
        </w:rPr>
        <w:t xml:space="preserve">    for (index = 0; token[index] != '\0'; ++index) {</w:t>
      </w:r>
    </w:p>
    <w:p w14:paraId="67451AF9" w14:textId="77777777" w:rsidR="007965E2" w:rsidRPr="00903DBA" w:rsidRDefault="007965E2" w:rsidP="007965E2">
      <w:pPr>
        <w:pStyle w:val="Code"/>
        <w:rPr>
          <w:highlight w:val="white"/>
        </w:rPr>
      </w:pPr>
      <w:r w:rsidRPr="00903DBA">
        <w:rPr>
          <w:highlight w:val="white"/>
        </w:rPr>
        <w:t xml:space="preserve">      if (strchr(charSet, token[index]) != NULL) {</w:t>
      </w:r>
    </w:p>
    <w:p w14:paraId="6128B133" w14:textId="77777777" w:rsidR="007965E2" w:rsidRPr="00903DBA" w:rsidRDefault="007965E2" w:rsidP="007965E2">
      <w:pPr>
        <w:pStyle w:val="Code"/>
        <w:rPr>
          <w:highlight w:val="white"/>
        </w:rPr>
      </w:pPr>
      <w:r w:rsidRPr="00903DBA">
        <w:rPr>
          <w:highlight w:val="white"/>
        </w:rPr>
        <w:t xml:space="preserve">        char* tokenStart2 = token;</w:t>
      </w:r>
    </w:p>
    <w:p w14:paraId="7122DD32" w14:textId="77777777" w:rsidR="007965E2" w:rsidRPr="00903DBA" w:rsidRDefault="007965E2" w:rsidP="007965E2">
      <w:pPr>
        <w:pStyle w:val="Code"/>
        <w:rPr>
          <w:highlight w:val="white"/>
        </w:rPr>
      </w:pPr>
      <w:r w:rsidRPr="00903DBA">
        <w:rPr>
          <w:highlight w:val="white"/>
        </w:rPr>
        <w:t xml:space="preserve">        token[index] = '\0';</w:t>
      </w:r>
    </w:p>
    <w:p w14:paraId="618CC80A" w14:textId="77777777" w:rsidR="007965E2" w:rsidRPr="00903DBA" w:rsidRDefault="007965E2" w:rsidP="007965E2">
      <w:pPr>
        <w:pStyle w:val="Code"/>
        <w:rPr>
          <w:highlight w:val="white"/>
        </w:rPr>
      </w:pPr>
      <w:r w:rsidRPr="00903DBA">
        <w:rPr>
          <w:highlight w:val="white"/>
        </w:rPr>
        <w:t xml:space="preserve">        token = &amp;token[index + 1];</w:t>
      </w:r>
    </w:p>
    <w:p w14:paraId="70E311A7" w14:textId="77777777" w:rsidR="007965E2" w:rsidRPr="00903DBA" w:rsidRDefault="007965E2" w:rsidP="007965E2">
      <w:pPr>
        <w:pStyle w:val="Code"/>
        <w:rPr>
          <w:highlight w:val="white"/>
        </w:rPr>
      </w:pPr>
      <w:r w:rsidRPr="00903DBA">
        <w:rPr>
          <w:highlight w:val="white"/>
        </w:rPr>
        <w:t xml:space="preserve">        return tokenStart2;</w:t>
      </w:r>
    </w:p>
    <w:p w14:paraId="522934B2" w14:textId="77777777" w:rsidR="007965E2" w:rsidRPr="00903DBA" w:rsidRDefault="007965E2" w:rsidP="007965E2">
      <w:pPr>
        <w:pStyle w:val="Code"/>
        <w:rPr>
          <w:highlight w:val="white"/>
        </w:rPr>
      </w:pPr>
      <w:r w:rsidRPr="00903DBA">
        <w:rPr>
          <w:highlight w:val="white"/>
        </w:rPr>
        <w:t xml:space="preserve">      }</w:t>
      </w:r>
    </w:p>
    <w:p w14:paraId="11D7626A" w14:textId="77777777" w:rsidR="007965E2" w:rsidRPr="00903DBA" w:rsidRDefault="007965E2" w:rsidP="007965E2">
      <w:pPr>
        <w:pStyle w:val="Code"/>
        <w:rPr>
          <w:highlight w:val="white"/>
        </w:rPr>
      </w:pPr>
      <w:r w:rsidRPr="00903DBA">
        <w:rPr>
          <w:highlight w:val="white"/>
        </w:rPr>
        <w:t xml:space="preserve">    }</w:t>
      </w:r>
    </w:p>
    <w:p w14:paraId="0EE73681" w14:textId="77777777" w:rsidR="007965E2" w:rsidRPr="00903DBA" w:rsidRDefault="007965E2" w:rsidP="007965E2">
      <w:pPr>
        <w:pStyle w:val="Code"/>
        <w:rPr>
          <w:highlight w:val="white"/>
        </w:rPr>
      </w:pPr>
    </w:p>
    <w:p w14:paraId="5722BCF7" w14:textId="77777777" w:rsidR="007965E2" w:rsidRPr="00903DBA" w:rsidRDefault="007965E2" w:rsidP="007965E2">
      <w:pPr>
        <w:pStyle w:val="Code"/>
        <w:rPr>
          <w:highlight w:val="white"/>
        </w:rPr>
      </w:pPr>
      <w:r w:rsidRPr="00903DBA">
        <w:rPr>
          <w:highlight w:val="white"/>
        </w:rPr>
        <w:lastRenderedPageBreak/>
        <w:t xml:space="preserve">    tokenStart = token;</w:t>
      </w:r>
    </w:p>
    <w:p w14:paraId="6AB84238" w14:textId="77777777" w:rsidR="007965E2" w:rsidRPr="00903DBA" w:rsidRDefault="007965E2" w:rsidP="007965E2">
      <w:pPr>
        <w:pStyle w:val="Code"/>
        <w:rPr>
          <w:highlight w:val="white"/>
        </w:rPr>
      </w:pPr>
      <w:r w:rsidRPr="00903DBA">
        <w:rPr>
          <w:highlight w:val="white"/>
        </w:rPr>
        <w:t xml:space="preserve">    token = &amp;token[index];</w:t>
      </w:r>
    </w:p>
    <w:p w14:paraId="39D14D2A" w14:textId="77777777" w:rsidR="007965E2" w:rsidRPr="00903DBA" w:rsidRDefault="007965E2" w:rsidP="007965E2">
      <w:pPr>
        <w:pStyle w:val="Code"/>
        <w:rPr>
          <w:highlight w:val="white"/>
        </w:rPr>
      </w:pPr>
      <w:r w:rsidRPr="00903DBA">
        <w:rPr>
          <w:highlight w:val="white"/>
        </w:rPr>
        <w:t xml:space="preserve">    return tokenStart;</w:t>
      </w:r>
    </w:p>
    <w:p w14:paraId="2D8A1089" w14:textId="77777777" w:rsidR="007965E2" w:rsidRPr="00903DBA" w:rsidRDefault="007965E2" w:rsidP="007965E2">
      <w:pPr>
        <w:pStyle w:val="Code"/>
        <w:rPr>
          <w:highlight w:val="white"/>
        </w:rPr>
      </w:pPr>
      <w:r w:rsidRPr="00903DBA">
        <w:rPr>
          <w:highlight w:val="white"/>
        </w:rPr>
        <w:t xml:space="preserve">  }</w:t>
      </w:r>
    </w:p>
    <w:p w14:paraId="24A92E2A" w14:textId="77777777" w:rsidR="007965E2" w:rsidRPr="00903DBA" w:rsidRDefault="007965E2" w:rsidP="007965E2">
      <w:pPr>
        <w:pStyle w:val="Code"/>
        <w:rPr>
          <w:highlight w:val="white"/>
        </w:rPr>
      </w:pPr>
      <w:r w:rsidRPr="00903DBA">
        <w:rPr>
          <w:highlight w:val="white"/>
        </w:rPr>
        <w:t>}</w:t>
      </w:r>
    </w:p>
    <w:p w14:paraId="095CC54C" w14:textId="77777777" w:rsidR="007965E2" w:rsidRPr="00903DBA" w:rsidRDefault="007965E2" w:rsidP="007965E2">
      <w:pPr>
        <w:pStyle w:val="Code"/>
        <w:rPr>
          <w:highlight w:val="white"/>
        </w:rPr>
      </w:pPr>
    </w:p>
    <w:p w14:paraId="4709A563" w14:textId="77777777" w:rsidR="007965E2" w:rsidRPr="00903DBA" w:rsidRDefault="007965E2" w:rsidP="007965E2">
      <w:pPr>
        <w:pStyle w:val="Code"/>
        <w:rPr>
          <w:highlight w:val="white"/>
        </w:rPr>
      </w:pPr>
      <w:r w:rsidRPr="00903DBA">
        <w:rPr>
          <w:highlight w:val="white"/>
        </w:rPr>
        <w:t>void* memcpy(void* target, const void* source, size_t size) {</w:t>
      </w:r>
    </w:p>
    <w:p w14:paraId="581AAA52" w14:textId="77777777" w:rsidR="007965E2" w:rsidRPr="00903DBA" w:rsidRDefault="007965E2" w:rsidP="007965E2">
      <w:pPr>
        <w:pStyle w:val="Code"/>
        <w:rPr>
          <w:highlight w:val="white"/>
        </w:rPr>
      </w:pPr>
      <w:r w:rsidRPr="00903DBA">
        <w:rPr>
          <w:highlight w:val="white"/>
        </w:rPr>
        <w:t xml:space="preserve">  char* charTarget = (char*) target;</w:t>
      </w:r>
    </w:p>
    <w:p w14:paraId="1204E016" w14:textId="77777777" w:rsidR="007965E2" w:rsidRPr="00903DBA" w:rsidRDefault="007965E2" w:rsidP="007965E2">
      <w:pPr>
        <w:pStyle w:val="Code"/>
        <w:rPr>
          <w:highlight w:val="white"/>
        </w:rPr>
      </w:pPr>
      <w:r w:rsidRPr="00903DBA">
        <w:rPr>
          <w:highlight w:val="white"/>
        </w:rPr>
        <w:t xml:space="preserve">  const char* charSource = (const char*) source;</w:t>
      </w:r>
    </w:p>
    <w:p w14:paraId="60156CBB" w14:textId="77777777" w:rsidR="007965E2" w:rsidRPr="00903DBA" w:rsidRDefault="007965E2" w:rsidP="007965E2">
      <w:pPr>
        <w:pStyle w:val="Code"/>
        <w:rPr>
          <w:highlight w:val="white"/>
        </w:rPr>
      </w:pPr>
    </w:p>
    <w:p w14:paraId="30F91960" w14:textId="4B077C8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F4F50BD" w14:textId="77777777" w:rsidR="007965E2" w:rsidRPr="00903DBA" w:rsidRDefault="007965E2" w:rsidP="007965E2">
      <w:pPr>
        <w:pStyle w:val="Code"/>
        <w:rPr>
          <w:highlight w:val="white"/>
        </w:rPr>
      </w:pPr>
      <w:r w:rsidRPr="00903DBA">
        <w:rPr>
          <w:highlight w:val="white"/>
        </w:rPr>
        <w:t xml:space="preserve">  for (index = 0; index &lt; size; ++index) {</w:t>
      </w:r>
    </w:p>
    <w:p w14:paraId="00D94CD6" w14:textId="77777777" w:rsidR="007965E2" w:rsidRPr="00903DBA" w:rsidRDefault="007965E2" w:rsidP="007965E2">
      <w:pPr>
        <w:pStyle w:val="Code"/>
        <w:rPr>
          <w:highlight w:val="white"/>
        </w:rPr>
      </w:pPr>
      <w:r w:rsidRPr="00903DBA">
        <w:rPr>
          <w:highlight w:val="white"/>
        </w:rPr>
        <w:t xml:space="preserve">    charTarget[index] = charSource[index];</w:t>
      </w:r>
    </w:p>
    <w:p w14:paraId="2B656FFB" w14:textId="77777777" w:rsidR="007965E2" w:rsidRPr="00903DBA" w:rsidRDefault="007965E2" w:rsidP="007965E2">
      <w:pPr>
        <w:pStyle w:val="Code"/>
        <w:rPr>
          <w:highlight w:val="white"/>
        </w:rPr>
      </w:pPr>
      <w:r w:rsidRPr="00903DBA">
        <w:rPr>
          <w:highlight w:val="white"/>
        </w:rPr>
        <w:t xml:space="preserve">  }</w:t>
      </w:r>
    </w:p>
    <w:p w14:paraId="6D85B98A" w14:textId="77777777" w:rsidR="007965E2" w:rsidRPr="00903DBA" w:rsidRDefault="007965E2" w:rsidP="007965E2">
      <w:pPr>
        <w:pStyle w:val="Code"/>
        <w:rPr>
          <w:highlight w:val="white"/>
        </w:rPr>
      </w:pPr>
    </w:p>
    <w:p w14:paraId="3E2BC1CE" w14:textId="0EE83F7B" w:rsidR="007965E2" w:rsidRPr="00903DBA" w:rsidRDefault="00E068AC" w:rsidP="007965E2">
      <w:pPr>
        <w:pStyle w:val="Code"/>
        <w:rPr>
          <w:highlight w:val="white"/>
        </w:rPr>
      </w:pPr>
      <w:r w:rsidRPr="00903DBA">
        <w:rPr>
          <w:highlight w:val="white"/>
        </w:rPr>
        <w:t xml:space="preserve">  return ((void*) target);</w:t>
      </w:r>
    </w:p>
    <w:p w14:paraId="2FB6D5D3" w14:textId="77777777" w:rsidR="007965E2" w:rsidRPr="00903DBA" w:rsidRDefault="007965E2" w:rsidP="007965E2">
      <w:pPr>
        <w:pStyle w:val="Code"/>
        <w:rPr>
          <w:highlight w:val="white"/>
        </w:rPr>
      </w:pPr>
      <w:r w:rsidRPr="00903DBA">
        <w:rPr>
          <w:highlight w:val="white"/>
        </w:rPr>
        <w:t>}</w:t>
      </w:r>
    </w:p>
    <w:p w14:paraId="1435DF44" w14:textId="77777777" w:rsidR="007965E2" w:rsidRPr="00903DBA" w:rsidRDefault="007965E2" w:rsidP="007965E2">
      <w:pPr>
        <w:pStyle w:val="Code"/>
        <w:rPr>
          <w:highlight w:val="white"/>
        </w:rPr>
      </w:pPr>
    </w:p>
    <w:p w14:paraId="71C2DE7C" w14:textId="77777777" w:rsidR="007965E2" w:rsidRPr="00903DBA" w:rsidRDefault="007965E2" w:rsidP="007965E2">
      <w:pPr>
        <w:pStyle w:val="Code"/>
        <w:rPr>
          <w:highlight w:val="white"/>
        </w:rPr>
      </w:pPr>
      <w:r w:rsidRPr="00903DBA">
        <w:rPr>
          <w:highlight w:val="white"/>
        </w:rPr>
        <w:t>void* memmove(void* target, const void* source, size_t size) {</w:t>
      </w:r>
    </w:p>
    <w:p w14:paraId="5BDE3062" w14:textId="77777777" w:rsidR="007965E2" w:rsidRPr="00903DBA" w:rsidRDefault="007965E2" w:rsidP="007965E2">
      <w:pPr>
        <w:pStyle w:val="Code"/>
        <w:rPr>
          <w:highlight w:val="white"/>
        </w:rPr>
      </w:pPr>
      <w:r w:rsidRPr="00903DBA">
        <w:rPr>
          <w:highlight w:val="white"/>
        </w:rPr>
        <w:t xml:space="preserve">  char* charTarget = (char*) target;</w:t>
      </w:r>
    </w:p>
    <w:p w14:paraId="75F30AD2" w14:textId="77777777" w:rsidR="007965E2" w:rsidRPr="00903DBA" w:rsidRDefault="007965E2" w:rsidP="007965E2">
      <w:pPr>
        <w:pStyle w:val="Code"/>
        <w:rPr>
          <w:highlight w:val="white"/>
        </w:rPr>
      </w:pPr>
      <w:r w:rsidRPr="00903DBA">
        <w:rPr>
          <w:highlight w:val="white"/>
        </w:rPr>
        <w:t xml:space="preserve">  const char* charSource = (const char*) source;</w:t>
      </w:r>
    </w:p>
    <w:p w14:paraId="07F317B9" w14:textId="77777777" w:rsidR="007965E2" w:rsidRPr="00903DBA" w:rsidRDefault="007965E2" w:rsidP="007965E2">
      <w:pPr>
        <w:pStyle w:val="Code"/>
        <w:rPr>
          <w:highlight w:val="white"/>
        </w:rPr>
      </w:pPr>
    </w:p>
    <w:p w14:paraId="13E1CA62" w14:textId="357C9EFD"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81DD197" w14:textId="77777777" w:rsidR="007965E2" w:rsidRPr="00903DBA" w:rsidRDefault="007965E2" w:rsidP="007965E2">
      <w:pPr>
        <w:pStyle w:val="Code"/>
        <w:rPr>
          <w:highlight w:val="white"/>
        </w:rPr>
      </w:pPr>
      <w:r w:rsidRPr="00903DBA">
        <w:rPr>
          <w:highlight w:val="white"/>
        </w:rPr>
        <w:t xml:space="preserve">  if (source &lt; target) {</w:t>
      </w:r>
    </w:p>
    <w:p w14:paraId="0AFE6C58" w14:textId="77777777" w:rsidR="007965E2" w:rsidRPr="00903DBA" w:rsidRDefault="007965E2" w:rsidP="007965E2">
      <w:pPr>
        <w:pStyle w:val="Code"/>
        <w:rPr>
          <w:highlight w:val="white"/>
        </w:rPr>
      </w:pPr>
      <w:r w:rsidRPr="00903DBA">
        <w:rPr>
          <w:highlight w:val="white"/>
        </w:rPr>
        <w:t xml:space="preserve">    for (index = (size - 1); index &gt;= 0; --index) {</w:t>
      </w:r>
    </w:p>
    <w:p w14:paraId="5D8F2151" w14:textId="77777777" w:rsidR="007965E2" w:rsidRPr="00903DBA" w:rsidRDefault="007965E2" w:rsidP="007965E2">
      <w:pPr>
        <w:pStyle w:val="Code"/>
        <w:rPr>
          <w:highlight w:val="white"/>
        </w:rPr>
      </w:pPr>
      <w:r w:rsidRPr="00903DBA">
        <w:rPr>
          <w:highlight w:val="white"/>
        </w:rPr>
        <w:t xml:space="preserve">      charTarget[index] = charSource[index];</w:t>
      </w:r>
    </w:p>
    <w:p w14:paraId="56FE06DA" w14:textId="77777777" w:rsidR="007965E2" w:rsidRPr="00903DBA" w:rsidRDefault="007965E2" w:rsidP="007965E2">
      <w:pPr>
        <w:pStyle w:val="Code"/>
        <w:rPr>
          <w:highlight w:val="white"/>
        </w:rPr>
      </w:pPr>
      <w:r w:rsidRPr="00903DBA">
        <w:rPr>
          <w:highlight w:val="white"/>
        </w:rPr>
        <w:t xml:space="preserve">    }</w:t>
      </w:r>
    </w:p>
    <w:p w14:paraId="6A59BEA5" w14:textId="77777777" w:rsidR="007965E2" w:rsidRPr="00903DBA" w:rsidRDefault="007965E2" w:rsidP="007965E2">
      <w:pPr>
        <w:pStyle w:val="Code"/>
        <w:rPr>
          <w:highlight w:val="white"/>
        </w:rPr>
      </w:pPr>
      <w:r w:rsidRPr="00903DBA">
        <w:rPr>
          <w:highlight w:val="white"/>
        </w:rPr>
        <w:t xml:space="preserve">  }</w:t>
      </w:r>
    </w:p>
    <w:p w14:paraId="0FF3BDE6" w14:textId="77777777" w:rsidR="007965E2" w:rsidRPr="00903DBA" w:rsidRDefault="007965E2" w:rsidP="007965E2">
      <w:pPr>
        <w:pStyle w:val="Code"/>
        <w:rPr>
          <w:highlight w:val="white"/>
        </w:rPr>
      </w:pPr>
      <w:r w:rsidRPr="00903DBA">
        <w:rPr>
          <w:highlight w:val="white"/>
        </w:rPr>
        <w:t xml:space="preserve">  else {</w:t>
      </w:r>
    </w:p>
    <w:p w14:paraId="14C8E0FF" w14:textId="77777777" w:rsidR="007965E2" w:rsidRPr="00903DBA" w:rsidRDefault="007965E2" w:rsidP="007965E2">
      <w:pPr>
        <w:pStyle w:val="Code"/>
        <w:rPr>
          <w:highlight w:val="white"/>
        </w:rPr>
      </w:pPr>
      <w:r w:rsidRPr="00903DBA">
        <w:rPr>
          <w:highlight w:val="white"/>
        </w:rPr>
        <w:t xml:space="preserve">    for (index = 0; index &lt; size; ++index) {</w:t>
      </w:r>
    </w:p>
    <w:p w14:paraId="796C5234" w14:textId="77777777" w:rsidR="007965E2" w:rsidRPr="00903DBA" w:rsidRDefault="007965E2" w:rsidP="007965E2">
      <w:pPr>
        <w:pStyle w:val="Code"/>
        <w:rPr>
          <w:highlight w:val="white"/>
        </w:rPr>
      </w:pPr>
      <w:r w:rsidRPr="00903DBA">
        <w:rPr>
          <w:highlight w:val="white"/>
        </w:rPr>
        <w:t xml:space="preserve">      charTarget[index] = charSource[index];</w:t>
      </w:r>
    </w:p>
    <w:p w14:paraId="4B9A7E3D" w14:textId="77777777" w:rsidR="007965E2" w:rsidRPr="00903DBA" w:rsidRDefault="007965E2" w:rsidP="007965E2">
      <w:pPr>
        <w:pStyle w:val="Code"/>
        <w:rPr>
          <w:highlight w:val="white"/>
        </w:rPr>
      </w:pPr>
      <w:r w:rsidRPr="00903DBA">
        <w:rPr>
          <w:highlight w:val="white"/>
        </w:rPr>
        <w:t xml:space="preserve">    }</w:t>
      </w:r>
    </w:p>
    <w:p w14:paraId="00E9D2FD" w14:textId="77777777" w:rsidR="007965E2" w:rsidRPr="00903DBA" w:rsidRDefault="007965E2" w:rsidP="007965E2">
      <w:pPr>
        <w:pStyle w:val="Code"/>
        <w:rPr>
          <w:highlight w:val="white"/>
        </w:rPr>
      </w:pPr>
      <w:r w:rsidRPr="00903DBA">
        <w:rPr>
          <w:highlight w:val="white"/>
        </w:rPr>
        <w:t xml:space="preserve">  }</w:t>
      </w:r>
    </w:p>
    <w:p w14:paraId="254FEBCF" w14:textId="77777777" w:rsidR="007965E2" w:rsidRPr="00903DBA" w:rsidRDefault="007965E2" w:rsidP="007965E2">
      <w:pPr>
        <w:pStyle w:val="Code"/>
        <w:rPr>
          <w:highlight w:val="white"/>
        </w:rPr>
      </w:pPr>
    </w:p>
    <w:p w14:paraId="06162B03" w14:textId="43B1C061" w:rsidR="007965E2" w:rsidRPr="00903DBA" w:rsidRDefault="00E068AC" w:rsidP="007965E2">
      <w:pPr>
        <w:pStyle w:val="Code"/>
        <w:rPr>
          <w:highlight w:val="white"/>
        </w:rPr>
      </w:pPr>
      <w:r w:rsidRPr="00903DBA">
        <w:rPr>
          <w:highlight w:val="white"/>
        </w:rPr>
        <w:t xml:space="preserve">  return ((void*) target);</w:t>
      </w:r>
    </w:p>
    <w:p w14:paraId="1B7CC3A8" w14:textId="77777777" w:rsidR="007965E2" w:rsidRPr="00903DBA" w:rsidRDefault="007965E2" w:rsidP="007965E2">
      <w:pPr>
        <w:pStyle w:val="Code"/>
        <w:rPr>
          <w:highlight w:val="white"/>
        </w:rPr>
      </w:pPr>
      <w:r w:rsidRPr="00903DBA">
        <w:rPr>
          <w:highlight w:val="white"/>
        </w:rPr>
        <w:t>}</w:t>
      </w:r>
    </w:p>
    <w:p w14:paraId="1C6AD0A6" w14:textId="77777777" w:rsidR="007965E2" w:rsidRPr="00903DBA" w:rsidRDefault="007965E2" w:rsidP="007965E2">
      <w:pPr>
        <w:pStyle w:val="Code"/>
        <w:rPr>
          <w:highlight w:val="white"/>
        </w:rPr>
      </w:pPr>
    </w:p>
    <w:p w14:paraId="48D32C82" w14:textId="77777777" w:rsidR="007965E2" w:rsidRPr="00903DBA" w:rsidRDefault="007965E2" w:rsidP="007965E2">
      <w:pPr>
        <w:pStyle w:val="Code"/>
        <w:rPr>
          <w:highlight w:val="white"/>
        </w:rPr>
      </w:pPr>
      <w:r w:rsidRPr="00903DBA">
        <w:rPr>
          <w:highlight w:val="white"/>
        </w:rPr>
        <w:t>int memcmp(const void* left, const void* right, size_t size) {</w:t>
      </w:r>
    </w:p>
    <w:p w14:paraId="685F6242" w14:textId="77777777" w:rsidR="007965E2" w:rsidRPr="00903DBA" w:rsidRDefault="007965E2" w:rsidP="007965E2">
      <w:pPr>
        <w:pStyle w:val="Code"/>
        <w:rPr>
          <w:highlight w:val="white"/>
        </w:rPr>
      </w:pPr>
      <w:r w:rsidRPr="00903DBA">
        <w:rPr>
          <w:highlight w:val="white"/>
        </w:rPr>
        <w:t xml:space="preserve">  const char* charLeft = (const char*) left;</w:t>
      </w:r>
    </w:p>
    <w:p w14:paraId="2E497D35" w14:textId="77777777" w:rsidR="007965E2" w:rsidRPr="00903DBA" w:rsidRDefault="007965E2" w:rsidP="007965E2">
      <w:pPr>
        <w:pStyle w:val="Code"/>
        <w:rPr>
          <w:highlight w:val="white"/>
        </w:rPr>
      </w:pPr>
      <w:r w:rsidRPr="00903DBA">
        <w:rPr>
          <w:highlight w:val="white"/>
        </w:rPr>
        <w:t xml:space="preserve">  const char* charRight = (const char*) right;</w:t>
      </w:r>
    </w:p>
    <w:p w14:paraId="54551E10" w14:textId="77777777" w:rsidR="007965E2" w:rsidRPr="00903DBA" w:rsidRDefault="007965E2" w:rsidP="007965E2">
      <w:pPr>
        <w:pStyle w:val="Code"/>
        <w:rPr>
          <w:highlight w:val="white"/>
        </w:rPr>
      </w:pPr>
    </w:p>
    <w:p w14:paraId="606F3469" w14:textId="63C3222F"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3A8FDD" w14:textId="77777777" w:rsidR="007965E2" w:rsidRPr="00903DBA" w:rsidRDefault="007965E2" w:rsidP="007965E2">
      <w:pPr>
        <w:pStyle w:val="Code"/>
        <w:rPr>
          <w:highlight w:val="white"/>
        </w:rPr>
      </w:pPr>
      <w:r w:rsidRPr="00903DBA">
        <w:rPr>
          <w:highlight w:val="white"/>
        </w:rPr>
        <w:t xml:space="preserve">  for (index = 0; index &lt; size; ++index) {</w:t>
      </w:r>
    </w:p>
    <w:p w14:paraId="52ADE474" w14:textId="77777777" w:rsidR="007965E2" w:rsidRPr="00903DBA" w:rsidRDefault="007965E2" w:rsidP="007965E2">
      <w:pPr>
        <w:pStyle w:val="Code"/>
        <w:rPr>
          <w:highlight w:val="white"/>
        </w:rPr>
      </w:pPr>
      <w:r w:rsidRPr="00903DBA">
        <w:rPr>
          <w:highlight w:val="white"/>
        </w:rPr>
        <w:t xml:space="preserve">    if (charLeft[index] &lt; charRight[index]) {</w:t>
      </w:r>
    </w:p>
    <w:p w14:paraId="742227CE" w14:textId="77777777" w:rsidR="007965E2" w:rsidRPr="00903DBA" w:rsidRDefault="007965E2" w:rsidP="007965E2">
      <w:pPr>
        <w:pStyle w:val="Code"/>
        <w:rPr>
          <w:highlight w:val="white"/>
        </w:rPr>
      </w:pPr>
      <w:r w:rsidRPr="00903DBA">
        <w:rPr>
          <w:highlight w:val="white"/>
        </w:rPr>
        <w:t xml:space="preserve">      return -1;</w:t>
      </w:r>
    </w:p>
    <w:p w14:paraId="5D5DF8BA" w14:textId="77777777" w:rsidR="007965E2" w:rsidRPr="00903DBA" w:rsidRDefault="007965E2" w:rsidP="007965E2">
      <w:pPr>
        <w:pStyle w:val="Code"/>
        <w:rPr>
          <w:highlight w:val="white"/>
        </w:rPr>
      </w:pPr>
      <w:r w:rsidRPr="00903DBA">
        <w:rPr>
          <w:highlight w:val="white"/>
        </w:rPr>
        <w:t xml:space="preserve">    }</w:t>
      </w:r>
    </w:p>
    <w:p w14:paraId="791BF12D" w14:textId="77777777" w:rsidR="007965E2" w:rsidRPr="00903DBA" w:rsidRDefault="007965E2" w:rsidP="007965E2">
      <w:pPr>
        <w:pStyle w:val="Code"/>
        <w:rPr>
          <w:highlight w:val="white"/>
        </w:rPr>
      </w:pPr>
      <w:r w:rsidRPr="00903DBA">
        <w:rPr>
          <w:highlight w:val="white"/>
        </w:rPr>
        <w:t xml:space="preserve">    else if (charLeft[index] &gt; charRight[index]) {</w:t>
      </w:r>
    </w:p>
    <w:p w14:paraId="400043FC" w14:textId="77777777" w:rsidR="007965E2" w:rsidRPr="00903DBA" w:rsidRDefault="007965E2" w:rsidP="007965E2">
      <w:pPr>
        <w:pStyle w:val="Code"/>
        <w:rPr>
          <w:highlight w:val="white"/>
        </w:rPr>
      </w:pPr>
      <w:r w:rsidRPr="00903DBA">
        <w:rPr>
          <w:highlight w:val="white"/>
        </w:rPr>
        <w:t xml:space="preserve">      return 1;</w:t>
      </w:r>
    </w:p>
    <w:p w14:paraId="653CDF1B" w14:textId="77777777" w:rsidR="007965E2" w:rsidRPr="00903DBA" w:rsidRDefault="007965E2" w:rsidP="007965E2">
      <w:pPr>
        <w:pStyle w:val="Code"/>
        <w:rPr>
          <w:highlight w:val="white"/>
        </w:rPr>
      </w:pPr>
      <w:r w:rsidRPr="00903DBA">
        <w:rPr>
          <w:highlight w:val="white"/>
        </w:rPr>
        <w:t xml:space="preserve">    }    </w:t>
      </w:r>
    </w:p>
    <w:p w14:paraId="6B47F05D" w14:textId="77777777" w:rsidR="007965E2" w:rsidRPr="00903DBA" w:rsidRDefault="007965E2" w:rsidP="007965E2">
      <w:pPr>
        <w:pStyle w:val="Code"/>
        <w:rPr>
          <w:highlight w:val="white"/>
        </w:rPr>
      </w:pPr>
      <w:r w:rsidRPr="00903DBA">
        <w:rPr>
          <w:highlight w:val="white"/>
        </w:rPr>
        <w:t xml:space="preserve">  }</w:t>
      </w:r>
    </w:p>
    <w:p w14:paraId="41DD0CA8" w14:textId="77777777" w:rsidR="007965E2" w:rsidRPr="00903DBA" w:rsidRDefault="007965E2" w:rsidP="007965E2">
      <w:pPr>
        <w:pStyle w:val="Code"/>
        <w:rPr>
          <w:highlight w:val="white"/>
        </w:rPr>
      </w:pPr>
    </w:p>
    <w:p w14:paraId="583B6006" w14:textId="77777777" w:rsidR="007965E2" w:rsidRPr="00903DBA" w:rsidRDefault="007965E2" w:rsidP="007965E2">
      <w:pPr>
        <w:pStyle w:val="Code"/>
        <w:rPr>
          <w:highlight w:val="white"/>
        </w:rPr>
      </w:pPr>
      <w:r w:rsidRPr="00903DBA">
        <w:rPr>
          <w:highlight w:val="white"/>
        </w:rPr>
        <w:t xml:space="preserve">  return 0;</w:t>
      </w:r>
    </w:p>
    <w:p w14:paraId="78DF9B98" w14:textId="77777777" w:rsidR="007965E2" w:rsidRPr="00903DBA" w:rsidRDefault="007965E2" w:rsidP="007965E2">
      <w:pPr>
        <w:pStyle w:val="Code"/>
        <w:rPr>
          <w:highlight w:val="white"/>
        </w:rPr>
      </w:pPr>
      <w:r w:rsidRPr="00903DBA">
        <w:rPr>
          <w:highlight w:val="white"/>
        </w:rPr>
        <w:t>}</w:t>
      </w:r>
    </w:p>
    <w:p w14:paraId="3561191F" w14:textId="77777777" w:rsidR="007965E2" w:rsidRPr="00903DBA" w:rsidRDefault="007965E2" w:rsidP="007965E2">
      <w:pPr>
        <w:pStyle w:val="Code"/>
        <w:rPr>
          <w:highlight w:val="white"/>
        </w:rPr>
      </w:pPr>
    </w:p>
    <w:p w14:paraId="690D7A53" w14:textId="77777777" w:rsidR="007965E2" w:rsidRPr="00903DBA" w:rsidRDefault="007965E2" w:rsidP="007965E2">
      <w:pPr>
        <w:pStyle w:val="Code"/>
        <w:rPr>
          <w:highlight w:val="white"/>
        </w:rPr>
      </w:pPr>
      <w:r w:rsidRPr="00903DBA">
        <w:rPr>
          <w:highlight w:val="white"/>
        </w:rPr>
        <w:t>void* memchr(const void* block, int i, size_t size) {</w:t>
      </w:r>
    </w:p>
    <w:p w14:paraId="451AA79B" w14:textId="299C912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A9CBCE7" w14:textId="33D3306A" w:rsidR="007965E2" w:rsidRPr="00903DBA" w:rsidRDefault="007965E2" w:rsidP="007965E2">
      <w:pPr>
        <w:pStyle w:val="Code"/>
        <w:rPr>
          <w:highlight w:val="white"/>
        </w:rPr>
      </w:pPr>
      <w:r w:rsidRPr="00903DBA">
        <w:rPr>
          <w:highlight w:val="white"/>
        </w:rPr>
        <w:t xml:space="preserve"> </w:t>
      </w:r>
      <w:r w:rsidR="00A05131" w:rsidRPr="00903DBA">
        <w:rPr>
          <w:highlight w:val="white"/>
        </w:rPr>
        <w:t xml:space="preserve"> </w:t>
      </w:r>
      <w:r w:rsidR="00D06677" w:rsidRPr="00903DBA">
        <w:rPr>
          <w:highlight w:val="white"/>
        </w:rPr>
        <w:t xml:space="preserve">const </w:t>
      </w:r>
      <w:r w:rsidRPr="00903DBA">
        <w:rPr>
          <w:highlight w:val="white"/>
        </w:rPr>
        <w:t>char* charBlock = (</w:t>
      </w:r>
      <w:r w:rsidR="00D06677" w:rsidRPr="00903DBA">
        <w:rPr>
          <w:highlight w:val="white"/>
        </w:rPr>
        <w:t xml:space="preserve">const </w:t>
      </w:r>
      <w:r w:rsidRPr="00903DBA">
        <w:rPr>
          <w:highlight w:val="white"/>
        </w:rPr>
        <w:t>char*) block;</w:t>
      </w:r>
    </w:p>
    <w:p w14:paraId="5A07AA5B" w14:textId="77777777" w:rsidR="007965E2" w:rsidRPr="00903DBA" w:rsidRDefault="007965E2" w:rsidP="007965E2">
      <w:pPr>
        <w:pStyle w:val="Code"/>
        <w:rPr>
          <w:highlight w:val="white"/>
        </w:rPr>
      </w:pPr>
      <w:r w:rsidRPr="00903DBA">
        <w:rPr>
          <w:highlight w:val="white"/>
        </w:rPr>
        <w:lastRenderedPageBreak/>
        <w:t xml:space="preserve">  char c = (char) i;</w:t>
      </w:r>
    </w:p>
    <w:p w14:paraId="731F46FD" w14:textId="77777777" w:rsidR="007965E2" w:rsidRPr="00903DBA" w:rsidRDefault="007965E2" w:rsidP="007965E2">
      <w:pPr>
        <w:pStyle w:val="Code"/>
        <w:rPr>
          <w:highlight w:val="white"/>
        </w:rPr>
      </w:pPr>
    </w:p>
    <w:p w14:paraId="11F34143" w14:textId="77777777" w:rsidR="007965E2" w:rsidRPr="00903DBA" w:rsidRDefault="007965E2" w:rsidP="007965E2">
      <w:pPr>
        <w:pStyle w:val="Code"/>
        <w:rPr>
          <w:highlight w:val="white"/>
        </w:rPr>
      </w:pPr>
      <w:r w:rsidRPr="00903DBA">
        <w:rPr>
          <w:highlight w:val="white"/>
        </w:rPr>
        <w:t xml:space="preserve">  for (index = 0; index &lt; size; ++index) {</w:t>
      </w:r>
    </w:p>
    <w:p w14:paraId="3C1B69CD" w14:textId="77777777" w:rsidR="007965E2" w:rsidRPr="00903DBA" w:rsidRDefault="007965E2" w:rsidP="007965E2">
      <w:pPr>
        <w:pStyle w:val="Code"/>
        <w:rPr>
          <w:highlight w:val="white"/>
        </w:rPr>
      </w:pPr>
      <w:r w:rsidRPr="00903DBA">
        <w:rPr>
          <w:highlight w:val="white"/>
        </w:rPr>
        <w:t xml:space="preserve">    if (charBlock[index] == c) {</w:t>
      </w:r>
    </w:p>
    <w:p w14:paraId="02B6BBBD" w14:textId="77777777" w:rsidR="007965E2" w:rsidRPr="00903DBA" w:rsidRDefault="007965E2" w:rsidP="007965E2">
      <w:pPr>
        <w:pStyle w:val="Code"/>
        <w:rPr>
          <w:highlight w:val="white"/>
        </w:rPr>
      </w:pPr>
      <w:r w:rsidRPr="00903DBA">
        <w:rPr>
          <w:highlight w:val="white"/>
        </w:rPr>
        <w:t xml:space="preserve">      return (void*) &amp;charBlock[index];</w:t>
      </w:r>
    </w:p>
    <w:p w14:paraId="374CE21B" w14:textId="77777777" w:rsidR="007965E2" w:rsidRPr="00903DBA" w:rsidRDefault="007965E2" w:rsidP="007965E2">
      <w:pPr>
        <w:pStyle w:val="Code"/>
        <w:rPr>
          <w:highlight w:val="white"/>
        </w:rPr>
      </w:pPr>
      <w:r w:rsidRPr="00903DBA">
        <w:rPr>
          <w:highlight w:val="white"/>
        </w:rPr>
        <w:t xml:space="preserve">    }</w:t>
      </w:r>
    </w:p>
    <w:p w14:paraId="1B8AF23E" w14:textId="77777777" w:rsidR="007965E2" w:rsidRPr="00903DBA" w:rsidRDefault="007965E2" w:rsidP="007965E2">
      <w:pPr>
        <w:pStyle w:val="Code"/>
        <w:rPr>
          <w:highlight w:val="white"/>
        </w:rPr>
      </w:pPr>
      <w:r w:rsidRPr="00903DBA">
        <w:rPr>
          <w:highlight w:val="white"/>
        </w:rPr>
        <w:t xml:space="preserve">  }</w:t>
      </w:r>
    </w:p>
    <w:p w14:paraId="3C7BE321" w14:textId="77777777" w:rsidR="007965E2" w:rsidRPr="00903DBA" w:rsidRDefault="007965E2" w:rsidP="007965E2">
      <w:pPr>
        <w:pStyle w:val="Code"/>
        <w:rPr>
          <w:highlight w:val="white"/>
        </w:rPr>
      </w:pPr>
    </w:p>
    <w:p w14:paraId="77C54213" w14:textId="77777777" w:rsidR="007965E2" w:rsidRPr="00903DBA" w:rsidRDefault="007965E2" w:rsidP="007965E2">
      <w:pPr>
        <w:pStyle w:val="Code"/>
        <w:rPr>
          <w:highlight w:val="white"/>
        </w:rPr>
      </w:pPr>
      <w:r w:rsidRPr="00903DBA">
        <w:rPr>
          <w:highlight w:val="white"/>
        </w:rPr>
        <w:t xml:space="preserve">  return NULL;</w:t>
      </w:r>
    </w:p>
    <w:p w14:paraId="6584D1FB" w14:textId="77777777" w:rsidR="007965E2" w:rsidRPr="00903DBA" w:rsidRDefault="007965E2" w:rsidP="007965E2">
      <w:pPr>
        <w:pStyle w:val="Code"/>
        <w:rPr>
          <w:highlight w:val="white"/>
        </w:rPr>
      </w:pPr>
      <w:r w:rsidRPr="00903DBA">
        <w:rPr>
          <w:highlight w:val="white"/>
        </w:rPr>
        <w:t>}</w:t>
      </w:r>
    </w:p>
    <w:p w14:paraId="3378666C" w14:textId="77777777" w:rsidR="007965E2" w:rsidRPr="00903DBA" w:rsidRDefault="007965E2" w:rsidP="007965E2">
      <w:pPr>
        <w:pStyle w:val="Code"/>
        <w:rPr>
          <w:highlight w:val="white"/>
        </w:rPr>
      </w:pPr>
    </w:p>
    <w:p w14:paraId="2CFE07B7" w14:textId="77777777" w:rsidR="007965E2" w:rsidRPr="00903DBA" w:rsidRDefault="007965E2" w:rsidP="007965E2">
      <w:pPr>
        <w:pStyle w:val="Code"/>
        <w:rPr>
          <w:highlight w:val="white"/>
        </w:rPr>
      </w:pPr>
      <w:r w:rsidRPr="00903DBA">
        <w:rPr>
          <w:highlight w:val="white"/>
        </w:rPr>
        <w:t>void* memset(void* block, int i, size_t size) {</w:t>
      </w:r>
    </w:p>
    <w:p w14:paraId="287AC016" w14:textId="77777777" w:rsidR="007965E2" w:rsidRPr="00903DBA" w:rsidRDefault="007965E2" w:rsidP="007965E2">
      <w:pPr>
        <w:pStyle w:val="Code"/>
        <w:rPr>
          <w:highlight w:val="white"/>
        </w:rPr>
      </w:pPr>
      <w:r w:rsidRPr="00903DBA">
        <w:rPr>
          <w:highlight w:val="white"/>
        </w:rPr>
        <w:t xml:space="preserve">  char* charBlock = (char*) block;</w:t>
      </w:r>
    </w:p>
    <w:p w14:paraId="0827E636" w14:textId="77777777" w:rsidR="007965E2" w:rsidRPr="00903DBA" w:rsidRDefault="007965E2" w:rsidP="007965E2">
      <w:pPr>
        <w:pStyle w:val="Code"/>
        <w:rPr>
          <w:highlight w:val="white"/>
        </w:rPr>
      </w:pPr>
      <w:r w:rsidRPr="00903DBA">
        <w:rPr>
          <w:highlight w:val="white"/>
        </w:rPr>
        <w:t xml:space="preserve">  char c = (char) i;</w:t>
      </w:r>
    </w:p>
    <w:p w14:paraId="7DB74D67" w14:textId="77777777" w:rsidR="007965E2" w:rsidRPr="00903DBA" w:rsidRDefault="007965E2" w:rsidP="007965E2">
      <w:pPr>
        <w:pStyle w:val="Code"/>
        <w:rPr>
          <w:highlight w:val="white"/>
        </w:rPr>
      </w:pPr>
    </w:p>
    <w:p w14:paraId="7C215390" w14:textId="1A834B14"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8FB1ED" w14:textId="77777777" w:rsidR="007965E2" w:rsidRPr="00903DBA" w:rsidRDefault="007965E2" w:rsidP="007965E2">
      <w:pPr>
        <w:pStyle w:val="Code"/>
        <w:rPr>
          <w:highlight w:val="white"/>
        </w:rPr>
      </w:pPr>
      <w:r w:rsidRPr="00903DBA">
        <w:rPr>
          <w:highlight w:val="white"/>
        </w:rPr>
        <w:t xml:space="preserve">  for (index = 0; index &lt; size; ++index) {</w:t>
      </w:r>
    </w:p>
    <w:p w14:paraId="14A99942" w14:textId="77777777" w:rsidR="007965E2" w:rsidRPr="00903DBA" w:rsidRDefault="007965E2" w:rsidP="007965E2">
      <w:pPr>
        <w:pStyle w:val="Code"/>
        <w:rPr>
          <w:highlight w:val="white"/>
        </w:rPr>
      </w:pPr>
      <w:r w:rsidRPr="00903DBA">
        <w:rPr>
          <w:highlight w:val="white"/>
        </w:rPr>
        <w:t xml:space="preserve">    charBlock[index] = c;</w:t>
      </w:r>
    </w:p>
    <w:p w14:paraId="49692961" w14:textId="77777777" w:rsidR="007965E2" w:rsidRPr="00903DBA" w:rsidRDefault="007965E2" w:rsidP="007965E2">
      <w:pPr>
        <w:pStyle w:val="Code"/>
        <w:rPr>
          <w:highlight w:val="white"/>
        </w:rPr>
      </w:pPr>
      <w:r w:rsidRPr="00903DBA">
        <w:rPr>
          <w:highlight w:val="white"/>
        </w:rPr>
        <w:t xml:space="preserve">  }</w:t>
      </w:r>
    </w:p>
    <w:p w14:paraId="6265551D" w14:textId="77777777" w:rsidR="007965E2" w:rsidRPr="00903DBA" w:rsidRDefault="007965E2" w:rsidP="007965E2">
      <w:pPr>
        <w:pStyle w:val="Code"/>
        <w:rPr>
          <w:highlight w:val="white"/>
        </w:rPr>
      </w:pPr>
    </w:p>
    <w:p w14:paraId="647F226F" w14:textId="77777777" w:rsidR="007965E2" w:rsidRPr="00903DBA" w:rsidRDefault="007965E2" w:rsidP="007965E2">
      <w:pPr>
        <w:pStyle w:val="Code"/>
        <w:rPr>
          <w:highlight w:val="white"/>
        </w:rPr>
      </w:pPr>
      <w:r w:rsidRPr="00903DBA">
        <w:rPr>
          <w:highlight w:val="white"/>
        </w:rPr>
        <w:t xml:space="preserve">  return block;</w:t>
      </w:r>
    </w:p>
    <w:p w14:paraId="1894A01F" w14:textId="1D2D990F" w:rsidR="007965E2" w:rsidRPr="00903DBA" w:rsidRDefault="007965E2" w:rsidP="007965E2">
      <w:pPr>
        <w:pStyle w:val="Code"/>
        <w:rPr>
          <w:highlight w:val="white"/>
        </w:rPr>
      </w:pPr>
      <w:r w:rsidRPr="00903DBA">
        <w:rPr>
          <w:highlight w:val="white"/>
        </w:rPr>
        <w:t>}</w:t>
      </w:r>
    </w:p>
    <w:p w14:paraId="3A2D40AA" w14:textId="3EFC4328" w:rsidR="0004451D" w:rsidRPr="00903DBA" w:rsidRDefault="0004451D" w:rsidP="00265BDF">
      <w:pPr>
        <w:pStyle w:val="Rubrik2"/>
      </w:pPr>
      <w:bookmarkStart w:id="500" w:name="_Toc57656128"/>
      <w:r w:rsidRPr="00903DBA">
        <w:t>Long Jumps</w:t>
      </w:r>
      <w:bookmarkEnd w:id="500"/>
    </w:p>
    <w:p w14:paraId="6EA92421" w14:textId="46314C73" w:rsidR="00104383" w:rsidRPr="00903DBA" w:rsidRDefault="00104383" w:rsidP="00104383">
      <w:r w:rsidRPr="00903DBA">
        <w:t xml:space="preserve">The setjmp.h and setjmp.c files hold functions for </w:t>
      </w:r>
      <w:r w:rsidR="00E025E9" w:rsidRPr="00903DBA">
        <w:t>preparing and performing long jumps; that is, jumps through a function call chain.</w:t>
      </w:r>
    </w:p>
    <w:p w14:paraId="00D8C1C3" w14:textId="741F579B" w:rsidR="00D62A8B" w:rsidRPr="00903DBA" w:rsidRDefault="004D52EF" w:rsidP="00E65FE6">
      <w:pPr>
        <w:pStyle w:val="CodeHeader"/>
      </w:pPr>
      <w:r w:rsidRPr="00903DBA">
        <w:t>setjmp.h</w:t>
      </w:r>
    </w:p>
    <w:p w14:paraId="231CF266" w14:textId="77777777" w:rsidR="002B38CD" w:rsidRPr="00903DBA" w:rsidRDefault="002B38CD" w:rsidP="002B38CD">
      <w:pPr>
        <w:pStyle w:val="Code"/>
        <w:rPr>
          <w:highlight w:val="white"/>
        </w:rPr>
      </w:pPr>
      <w:r w:rsidRPr="00903DBA">
        <w:rPr>
          <w:highlight w:val="white"/>
        </w:rPr>
        <w:t>typedef void* jmp_buf[3];</w:t>
      </w:r>
    </w:p>
    <w:p w14:paraId="288BF0DF" w14:textId="77777777" w:rsidR="002B38CD" w:rsidRPr="00903DBA" w:rsidRDefault="002B38CD" w:rsidP="002B38CD">
      <w:pPr>
        <w:pStyle w:val="Code"/>
        <w:rPr>
          <w:highlight w:val="white"/>
        </w:rPr>
      </w:pPr>
      <w:r w:rsidRPr="00903DBA">
        <w:rPr>
          <w:highlight w:val="white"/>
        </w:rPr>
        <w:t>int setjmp(jmp_buf env);</w:t>
      </w:r>
    </w:p>
    <w:p w14:paraId="1BA46F3C" w14:textId="77777777" w:rsidR="002B38CD" w:rsidRPr="00903DBA" w:rsidRDefault="002B38CD" w:rsidP="002B38CD">
      <w:pPr>
        <w:pStyle w:val="Code"/>
        <w:rPr>
          <w:highlight w:val="white"/>
        </w:rPr>
      </w:pPr>
      <w:r w:rsidRPr="00903DBA">
        <w:rPr>
          <w:highlight w:val="white"/>
        </w:rPr>
        <w:t>void longjmp(jmp_buf env, int value);</w:t>
      </w:r>
    </w:p>
    <w:p w14:paraId="6EF22EF8" w14:textId="6644CD40" w:rsidR="0004451D" w:rsidRPr="00903DBA" w:rsidRDefault="008D6750" w:rsidP="00E65FE6">
      <w:pPr>
        <w:pStyle w:val="CodeHeader"/>
      </w:pPr>
      <w:r w:rsidRPr="00903DBA">
        <w:t>s</w:t>
      </w:r>
      <w:r w:rsidR="0004451D" w:rsidRPr="00903DBA">
        <w:t>et</w:t>
      </w:r>
      <w:r w:rsidRPr="00903DBA">
        <w:t>j</w:t>
      </w:r>
      <w:r w:rsidR="0004451D" w:rsidRPr="00903DBA">
        <w:t>mp.c</w:t>
      </w:r>
    </w:p>
    <w:p w14:paraId="672157B5" w14:textId="77777777" w:rsidR="00972057" w:rsidRPr="00903DBA" w:rsidRDefault="00972057" w:rsidP="00972057">
      <w:pPr>
        <w:pStyle w:val="Code"/>
        <w:rPr>
          <w:highlight w:val="white"/>
        </w:rPr>
      </w:pPr>
      <w:r w:rsidRPr="00903DBA">
        <w:rPr>
          <w:highlight w:val="white"/>
        </w:rPr>
        <w:t>#include &lt;setjmp.h&gt;</w:t>
      </w:r>
    </w:p>
    <w:p w14:paraId="052EB005" w14:textId="51E51F01" w:rsidR="00972057" w:rsidRPr="00903DBA" w:rsidRDefault="00D15946" w:rsidP="00D15946">
      <w:pPr>
        <w:rPr>
          <w:highlight w:val="white"/>
        </w:rPr>
      </w:pPr>
      <w:r w:rsidRPr="00903DBA">
        <w:rPr>
          <w:highlight w:val="white"/>
        </w:rPr>
        <w:t xml:space="preserve">The </w:t>
      </w:r>
      <w:r w:rsidRPr="00903DBA">
        <w:rPr>
          <w:rStyle w:val="KeyWord0"/>
          <w:highlight w:val="white"/>
        </w:rPr>
        <w:t>setjmp</w:t>
      </w:r>
      <w:r w:rsidRPr="00903DBA">
        <w:rPr>
          <w:highlight w:val="white"/>
        </w:rPr>
        <w:t xml:space="preserve"> function </w:t>
      </w:r>
      <w:r w:rsidR="000465AA" w:rsidRPr="00903DBA">
        <w:rPr>
          <w:highlight w:val="white"/>
        </w:rPr>
        <w:t xml:space="preserve">stores the return address, regular frame pointer, and ellipse frame pointer in the </w:t>
      </w:r>
      <w:r w:rsidR="000465AA" w:rsidRPr="00903DBA">
        <w:rPr>
          <w:rStyle w:val="KeyWord0"/>
          <w:highlight w:val="white"/>
        </w:rPr>
        <w:t>buf</w:t>
      </w:r>
      <w:r w:rsidR="000465AA" w:rsidRPr="00903DBA">
        <w:rPr>
          <w:highlight w:val="white"/>
        </w:rPr>
        <w:t xml:space="preserve"> static variable</w:t>
      </w:r>
      <w:r w:rsidR="00B077DC" w:rsidRPr="00903DBA">
        <w:rPr>
          <w:highlight w:val="white"/>
        </w:rPr>
        <w:t>.</w:t>
      </w:r>
    </w:p>
    <w:p w14:paraId="44A1D7B6" w14:textId="77777777" w:rsidR="002B38CD" w:rsidRPr="00903DBA" w:rsidRDefault="002B38CD" w:rsidP="002B38CD">
      <w:pPr>
        <w:pStyle w:val="Code"/>
        <w:rPr>
          <w:highlight w:val="white"/>
        </w:rPr>
      </w:pPr>
      <w:r w:rsidRPr="00903DBA">
        <w:rPr>
          <w:highlight w:val="white"/>
        </w:rPr>
        <w:t>#ifdef __LINUX__</w:t>
      </w:r>
    </w:p>
    <w:p w14:paraId="0FDD411B" w14:textId="77777777" w:rsidR="002B38CD" w:rsidRPr="00903DBA" w:rsidRDefault="002B38CD" w:rsidP="002B38CD">
      <w:pPr>
        <w:pStyle w:val="Code"/>
        <w:rPr>
          <w:highlight w:val="white"/>
        </w:rPr>
      </w:pPr>
      <w:r w:rsidRPr="00903DBA">
        <w:rPr>
          <w:highlight w:val="white"/>
        </w:rPr>
        <w:t xml:space="preserve">  int setjmp(jmp_buf buf) {</w:t>
      </w:r>
    </w:p>
    <w:p w14:paraId="36175012" w14:textId="77777777" w:rsidR="002B38CD" w:rsidRPr="00903DBA" w:rsidRDefault="002B38CD" w:rsidP="002B38CD">
      <w:pPr>
        <w:pStyle w:val="Code"/>
        <w:rPr>
          <w:highlight w:val="white"/>
        </w:rPr>
      </w:pPr>
      <w:r w:rsidRPr="00903DBA">
        <w:rPr>
          <w:highlight w:val="white"/>
        </w:rPr>
        <w:t xml:space="preserve">    void** rbp_pointer = register_rbp;</w:t>
      </w:r>
    </w:p>
    <w:p w14:paraId="3767A346" w14:textId="77777777" w:rsidR="002B38CD" w:rsidRPr="00903DBA" w:rsidRDefault="002B38CD" w:rsidP="002B38CD">
      <w:pPr>
        <w:pStyle w:val="Code"/>
        <w:rPr>
          <w:highlight w:val="white"/>
        </w:rPr>
      </w:pPr>
      <w:r w:rsidRPr="00903DBA">
        <w:rPr>
          <w:highlight w:val="white"/>
        </w:rPr>
        <w:t xml:space="preserve">    buf[0] = rbp_pointer[0];</w:t>
      </w:r>
    </w:p>
    <w:p w14:paraId="1DEF7B04" w14:textId="77777777" w:rsidR="002B38CD" w:rsidRPr="00903DBA" w:rsidRDefault="002B38CD" w:rsidP="002B38CD">
      <w:pPr>
        <w:pStyle w:val="Code"/>
        <w:rPr>
          <w:highlight w:val="white"/>
        </w:rPr>
      </w:pPr>
      <w:r w:rsidRPr="00903DBA">
        <w:rPr>
          <w:highlight w:val="white"/>
        </w:rPr>
        <w:t xml:space="preserve">    buf[1] = rbp_pointer[1];</w:t>
      </w:r>
    </w:p>
    <w:p w14:paraId="074EFFFB" w14:textId="77777777" w:rsidR="002B38CD" w:rsidRPr="00903DBA" w:rsidRDefault="002B38CD" w:rsidP="002B38CD">
      <w:pPr>
        <w:pStyle w:val="Code"/>
        <w:rPr>
          <w:highlight w:val="white"/>
        </w:rPr>
      </w:pPr>
      <w:r w:rsidRPr="00903DBA">
        <w:rPr>
          <w:highlight w:val="white"/>
        </w:rPr>
        <w:t xml:space="preserve">    buf[2] = rbp_pointer[2];</w:t>
      </w:r>
    </w:p>
    <w:p w14:paraId="7CBEE425" w14:textId="77777777" w:rsidR="002B38CD" w:rsidRPr="00903DBA" w:rsidRDefault="002B38CD" w:rsidP="002B38CD">
      <w:pPr>
        <w:pStyle w:val="Code"/>
        <w:rPr>
          <w:highlight w:val="white"/>
        </w:rPr>
      </w:pPr>
      <w:r w:rsidRPr="00903DBA">
        <w:rPr>
          <w:highlight w:val="white"/>
        </w:rPr>
        <w:t xml:space="preserve">    return 0;</w:t>
      </w:r>
    </w:p>
    <w:p w14:paraId="424366D6" w14:textId="77777777" w:rsidR="002B38CD" w:rsidRPr="00903DBA" w:rsidRDefault="002B38CD" w:rsidP="002B38CD">
      <w:pPr>
        <w:pStyle w:val="Code"/>
        <w:rPr>
          <w:highlight w:val="white"/>
        </w:rPr>
      </w:pPr>
      <w:r w:rsidRPr="00903DBA">
        <w:rPr>
          <w:highlight w:val="white"/>
        </w:rPr>
        <w:t xml:space="preserve">  }</w:t>
      </w:r>
    </w:p>
    <w:p w14:paraId="3726A403" w14:textId="751492F9" w:rsidR="00EC7A73" w:rsidRPr="00903DBA" w:rsidRDefault="003D3A96" w:rsidP="003D3A96">
      <w:pPr>
        <w:rPr>
          <w:highlight w:val="white"/>
        </w:rPr>
      </w:pPr>
      <w:r w:rsidRPr="00903DBA">
        <w:rPr>
          <w:highlight w:val="white"/>
        </w:rPr>
        <w:t xml:space="preserve">The </w:t>
      </w:r>
      <w:r w:rsidRPr="00903DBA">
        <w:rPr>
          <w:rStyle w:val="KeyWord0"/>
          <w:highlight w:val="white"/>
        </w:rPr>
        <w:t>longjmp</w:t>
      </w:r>
      <w:r w:rsidRPr="00903DBA">
        <w:rPr>
          <w:highlight w:val="white"/>
        </w:rPr>
        <w:t xml:space="preserve"> function </w:t>
      </w:r>
      <w:r w:rsidR="00CF7244" w:rsidRPr="00903DBA">
        <w:rPr>
          <w:highlight w:val="white"/>
        </w:rPr>
        <w:t xml:space="preserve">resets </w:t>
      </w:r>
      <w:r w:rsidRPr="00903DBA">
        <w:rPr>
          <w:highlight w:val="white"/>
        </w:rPr>
        <w:t xml:space="preserve">the return address, regular frame pointer, and ellipse frame pointer </w:t>
      </w:r>
      <w:r w:rsidR="00CF7244" w:rsidRPr="00903DBA">
        <w:rPr>
          <w:highlight w:val="white"/>
        </w:rPr>
        <w:t xml:space="preserve">by looking up their values from </w:t>
      </w:r>
      <w:r w:rsidRPr="00903DBA">
        <w:rPr>
          <w:highlight w:val="white"/>
        </w:rPr>
        <w:t xml:space="preserve">the </w:t>
      </w:r>
      <w:r w:rsidRPr="00903DBA">
        <w:rPr>
          <w:rStyle w:val="KeyWord0"/>
          <w:highlight w:val="white"/>
        </w:rPr>
        <w:t>buf</w:t>
      </w:r>
      <w:r w:rsidRPr="00903DBA">
        <w:rPr>
          <w:highlight w:val="white"/>
        </w:rPr>
        <w:t xml:space="preserve"> static variable by </w:t>
      </w:r>
      <w:r w:rsidRPr="00903DBA">
        <w:rPr>
          <w:rStyle w:val="KeyWord0"/>
          <w:highlight w:val="white"/>
        </w:rPr>
        <w:t>setjmp</w:t>
      </w:r>
      <w:r w:rsidRPr="00903DBA">
        <w:rPr>
          <w:highlight w:val="white"/>
        </w:rPr>
        <w:t xml:space="preserve"> above</w:t>
      </w:r>
      <w:r w:rsidR="00CF7244" w:rsidRPr="00903DBA">
        <w:rPr>
          <w:highlight w:val="white"/>
        </w:rPr>
        <w:t>.</w:t>
      </w:r>
      <w:r w:rsidR="00EC7A73" w:rsidRPr="00903DBA">
        <w:rPr>
          <w:highlight w:val="white"/>
        </w:rPr>
        <w:t xml:space="preserve"> The last line jumps back to the return address of the previous </w:t>
      </w:r>
      <w:r w:rsidR="00EC7A73" w:rsidRPr="00903DBA">
        <w:rPr>
          <w:rStyle w:val="KeyWord0"/>
          <w:highlight w:val="white"/>
        </w:rPr>
        <w:t>setjmp</w:t>
      </w:r>
      <w:r w:rsidR="00EC7A73" w:rsidRPr="00903DBA">
        <w:rPr>
          <w:highlight w:val="white"/>
        </w:rPr>
        <w:t xml:space="preserve"> call, with the return value given as a parameter to </w:t>
      </w:r>
      <w:r w:rsidR="00EC7A73" w:rsidRPr="00903DBA">
        <w:rPr>
          <w:rStyle w:val="KeyWord0"/>
          <w:highlight w:val="white"/>
        </w:rPr>
        <w:t>longjmp</w:t>
      </w:r>
      <w:r w:rsidR="00EC7A73" w:rsidRPr="00903DBA">
        <w:rPr>
          <w:highlight w:val="white"/>
        </w:rPr>
        <w:t xml:space="preserve">. </w:t>
      </w:r>
      <w:r w:rsidR="00CC045B" w:rsidRPr="00903DBA">
        <w:rPr>
          <w:highlight w:val="white"/>
        </w:rPr>
        <w:t xml:space="preserve">In this way </w:t>
      </w:r>
      <w:r w:rsidR="00EC7A73" w:rsidRPr="00903DBA">
        <w:rPr>
          <w:highlight w:val="white"/>
        </w:rPr>
        <w:t xml:space="preserve">the previous </w:t>
      </w:r>
      <w:r w:rsidR="00EC7A73" w:rsidRPr="00903DBA">
        <w:rPr>
          <w:rStyle w:val="KeyWord0"/>
          <w:highlight w:val="white"/>
        </w:rPr>
        <w:t>setjmp</w:t>
      </w:r>
      <w:r w:rsidR="00EC7A73" w:rsidRPr="00903DBA">
        <w:rPr>
          <w:highlight w:val="white"/>
        </w:rPr>
        <w:t xml:space="preserve"> call return zero and the following </w:t>
      </w:r>
      <w:r w:rsidR="00EC7A73" w:rsidRPr="00903DBA">
        <w:rPr>
          <w:rStyle w:val="KeyWord0"/>
          <w:highlight w:val="white"/>
        </w:rPr>
        <w:t>longjmp</w:t>
      </w:r>
      <w:r w:rsidR="00EC7A73" w:rsidRPr="00903DBA">
        <w:rPr>
          <w:highlight w:val="white"/>
        </w:rPr>
        <w:t xml:space="preserve"> call returns the (presumably non-zero) value of its parameter.</w:t>
      </w:r>
    </w:p>
    <w:p w14:paraId="09DD0BCD" w14:textId="77777777" w:rsidR="002B38CD" w:rsidRPr="00903DBA" w:rsidRDefault="002B38CD" w:rsidP="002B38CD">
      <w:pPr>
        <w:pStyle w:val="Code"/>
        <w:rPr>
          <w:highlight w:val="white"/>
        </w:rPr>
      </w:pPr>
      <w:r w:rsidRPr="00903DBA">
        <w:rPr>
          <w:highlight w:val="white"/>
        </w:rPr>
        <w:t xml:space="preserve">  void longjmp(jmp_buf buf, int return_value) {</w:t>
      </w:r>
    </w:p>
    <w:p w14:paraId="001A7F2F" w14:textId="77777777" w:rsidR="002B38CD" w:rsidRPr="00903DBA" w:rsidRDefault="002B38CD" w:rsidP="002B38CD">
      <w:pPr>
        <w:pStyle w:val="Code"/>
        <w:rPr>
          <w:highlight w:val="white"/>
        </w:rPr>
      </w:pPr>
      <w:r w:rsidRPr="00903DBA">
        <w:rPr>
          <w:highlight w:val="white"/>
        </w:rPr>
        <w:t xml:space="preserve">    register_ebx = return_value;</w:t>
      </w:r>
    </w:p>
    <w:p w14:paraId="138DDB09" w14:textId="77777777" w:rsidR="002B38CD" w:rsidRPr="00903DBA" w:rsidRDefault="002B38CD" w:rsidP="002B38CD">
      <w:pPr>
        <w:pStyle w:val="Code"/>
        <w:rPr>
          <w:highlight w:val="white"/>
        </w:rPr>
      </w:pPr>
      <w:r w:rsidRPr="00903DBA">
        <w:rPr>
          <w:highlight w:val="white"/>
        </w:rPr>
        <w:t xml:space="preserve">    register_rcx = buf[0];</w:t>
      </w:r>
    </w:p>
    <w:p w14:paraId="44189B26" w14:textId="77777777" w:rsidR="002B38CD" w:rsidRPr="00903DBA" w:rsidRDefault="002B38CD" w:rsidP="002B38CD">
      <w:pPr>
        <w:pStyle w:val="Code"/>
        <w:rPr>
          <w:highlight w:val="white"/>
        </w:rPr>
      </w:pPr>
      <w:r w:rsidRPr="00903DBA">
        <w:rPr>
          <w:highlight w:val="white"/>
        </w:rPr>
        <w:lastRenderedPageBreak/>
        <w:t xml:space="preserve">    register_rdi = buf[2];</w:t>
      </w:r>
    </w:p>
    <w:p w14:paraId="7F04CF75" w14:textId="77777777" w:rsidR="002B38CD" w:rsidRPr="00903DBA" w:rsidRDefault="002B38CD" w:rsidP="002B38CD">
      <w:pPr>
        <w:pStyle w:val="Code"/>
        <w:rPr>
          <w:highlight w:val="white"/>
        </w:rPr>
      </w:pPr>
      <w:r w:rsidRPr="00903DBA">
        <w:rPr>
          <w:highlight w:val="white"/>
        </w:rPr>
        <w:t xml:space="preserve">    register_rbp = buf[1];</w:t>
      </w:r>
    </w:p>
    <w:p w14:paraId="7697B8EE" w14:textId="77777777" w:rsidR="002B38CD" w:rsidRPr="00903DBA" w:rsidRDefault="002B38CD" w:rsidP="002B38CD">
      <w:pPr>
        <w:pStyle w:val="Code"/>
        <w:rPr>
          <w:highlight w:val="white"/>
        </w:rPr>
      </w:pPr>
      <w:r w:rsidRPr="00903DBA">
        <w:rPr>
          <w:highlight w:val="white"/>
        </w:rPr>
        <w:t xml:space="preserve">    jump_register(register_rcx);</w:t>
      </w:r>
    </w:p>
    <w:p w14:paraId="359E855D" w14:textId="77777777" w:rsidR="002B38CD" w:rsidRPr="00903DBA" w:rsidRDefault="002B38CD" w:rsidP="002B38CD">
      <w:pPr>
        <w:pStyle w:val="Code"/>
        <w:rPr>
          <w:highlight w:val="white"/>
        </w:rPr>
      </w:pPr>
      <w:r w:rsidRPr="00903DBA">
        <w:rPr>
          <w:highlight w:val="white"/>
        </w:rPr>
        <w:t xml:space="preserve">  }</w:t>
      </w:r>
    </w:p>
    <w:p w14:paraId="1D6F00DA" w14:textId="77777777" w:rsidR="002B38CD" w:rsidRPr="00903DBA" w:rsidRDefault="002B38CD" w:rsidP="002B38CD">
      <w:pPr>
        <w:pStyle w:val="Code"/>
        <w:rPr>
          <w:highlight w:val="white"/>
        </w:rPr>
      </w:pPr>
      <w:r w:rsidRPr="00903DBA">
        <w:rPr>
          <w:highlight w:val="white"/>
        </w:rPr>
        <w:t>#endif</w:t>
      </w:r>
    </w:p>
    <w:p w14:paraId="46806A49" w14:textId="4865312C" w:rsidR="002B38CD" w:rsidRPr="00903DBA" w:rsidRDefault="00D27DE7" w:rsidP="00D27DE7">
      <w:pPr>
        <w:rPr>
          <w:highlight w:val="white"/>
        </w:rPr>
      </w:pPr>
      <w:r w:rsidRPr="00903DBA">
        <w:rPr>
          <w:highlight w:val="white"/>
        </w:rPr>
        <w:t>The code for the Windows environment is similar to the Linux environment. The difference is that we use 16-bit registers rather than 32-bit and 64-bit registers.</w:t>
      </w:r>
    </w:p>
    <w:p w14:paraId="477A4A1C" w14:textId="77777777" w:rsidR="002B38CD" w:rsidRPr="00903DBA" w:rsidRDefault="002B38CD" w:rsidP="002B38CD">
      <w:pPr>
        <w:pStyle w:val="Code"/>
        <w:rPr>
          <w:highlight w:val="white"/>
        </w:rPr>
      </w:pPr>
      <w:r w:rsidRPr="00903DBA">
        <w:rPr>
          <w:highlight w:val="white"/>
        </w:rPr>
        <w:t>#ifdef __WINDOWS__</w:t>
      </w:r>
    </w:p>
    <w:p w14:paraId="3979FAF9" w14:textId="77777777" w:rsidR="002B38CD" w:rsidRPr="00903DBA" w:rsidRDefault="002B38CD" w:rsidP="002B38CD">
      <w:pPr>
        <w:pStyle w:val="Code"/>
        <w:rPr>
          <w:highlight w:val="white"/>
        </w:rPr>
      </w:pPr>
      <w:r w:rsidRPr="00903DBA">
        <w:rPr>
          <w:highlight w:val="white"/>
        </w:rPr>
        <w:t xml:space="preserve">  int setjmp(jmp_buf buf) {</w:t>
      </w:r>
    </w:p>
    <w:p w14:paraId="179E0464" w14:textId="77777777" w:rsidR="002B38CD" w:rsidRPr="00903DBA" w:rsidRDefault="002B38CD" w:rsidP="002B38CD">
      <w:pPr>
        <w:pStyle w:val="Code"/>
        <w:rPr>
          <w:highlight w:val="white"/>
        </w:rPr>
      </w:pPr>
      <w:r w:rsidRPr="00903DBA">
        <w:rPr>
          <w:highlight w:val="white"/>
        </w:rPr>
        <w:t xml:space="preserve">    void** bp_pointer = register_bp;</w:t>
      </w:r>
    </w:p>
    <w:p w14:paraId="241B3351" w14:textId="77777777" w:rsidR="002B38CD" w:rsidRPr="00903DBA" w:rsidRDefault="002B38CD" w:rsidP="002B38CD">
      <w:pPr>
        <w:pStyle w:val="Code"/>
        <w:rPr>
          <w:highlight w:val="white"/>
        </w:rPr>
      </w:pPr>
      <w:r w:rsidRPr="00903DBA">
        <w:rPr>
          <w:highlight w:val="white"/>
        </w:rPr>
        <w:t xml:space="preserve">    buf[0] = bp_pointer[0];</w:t>
      </w:r>
    </w:p>
    <w:p w14:paraId="428C6CBD" w14:textId="77777777" w:rsidR="002B38CD" w:rsidRPr="00903DBA" w:rsidRDefault="002B38CD" w:rsidP="002B38CD">
      <w:pPr>
        <w:pStyle w:val="Code"/>
        <w:rPr>
          <w:highlight w:val="white"/>
        </w:rPr>
      </w:pPr>
      <w:r w:rsidRPr="00903DBA">
        <w:rPr>
          <w:highlight w:val="white"/>
        </w:rPr>
        <w:t xml:space="preserve">    buf[1] = bp_pointer[1];</w:t>
      </w:r>
    </w:p>
    <w:p w14:paraId="20345EFC" w14:textId="77777777" w:rsidR="002B38CD" w:rsidRPr="00903DBA" w:rsidRDefault="002B38CD" w:rsidP="002B38CD">
      <w:pPr>
        <w:pStyle w:val="Code"/>
        <w:rPr>
          <w:highlight w:val="white"/>
        </w:rPr>
      </w:pPr>
      <w:r w:rsidRPr="00903DBA">
        <w:rPr>
          <w:highlight w:val="white"/>
        </w:rPr>
        <w:t xml:space="preserve">    buf[2] = bp_pointer[2];</w:t>
      </w:r>
    </w:p>
    <w:p w14:paraId="142CB899" w14:textId="77777777" w:rsidR="002B38CD" w:rsidRPr="00903DBA" w:rsidRDefault="002B38CD" w:rsidP="002B38CD">
      <w:pPr>
        <w:pStyle w:val="Code"/>
        <w:rPr>
          <w:highlight w:val="white"/>
        </w:rPr>
      </w:pPr>
      <w:r w:rsidRPr="00903DBA">
        <w:rPr>
          <w:highlight w:val="white"/>
        </w:rPr>
        <w:t xml:space="preserve">    return 0;</w:t>
      </w:r>
    </w:p>
    <w:p w14:paraId="12B29143" w14:textId="77777777" w:rsidR="002B38CD" w:rsidRPr="00903DBA" w:rsidRDefault="002B38CD" w:rsidP="002B38CD">
      <w:pPr>
        <w:pStyle w:val="Code"/>
        <w:rPr>
          <w:highlight w:val="white"/>
        </w:rPr>
      </w:pPr>
      <w:r w:rsidRPr="00903DBA">
        <w:rPr>
          <w:highlight w:val="white"/>
        </w:rPr>
        <w:t xml:space="preserve">  }</w:t>
      </w:r>
    </w:p>
    <w:p w14:paraId="677B7C59" w14:textId="77777777" w:rsidR="002B38CD" w:rsidRPr="00903DBA" w:rsidRDefault="002B38CD" w:rsidP="002B38CD">
      <w:pPr>
        <w:pStyle w:val="Code"/>
        <w:rPr>
          <w:highlight w:val="white"/>
        </w:rPr>
      </w:pPr>
    </w:p>
    <w:p w14:paraId="075E4757" w14:textId="77777777" w:rsidR="002B38CD" w:rsidRPr="00903DBA" w:rsidRDefault="002B38CD" w:rsidP="002B38CD">
      <w:pPr>
        <w:pStyle w:val="Code"/>
        <w:rPr>
          <w:highlight w:val="white"/>
        </w:rPr>
      </w:pPr>
      <w:r w:rsidRPr="00903DBA">
        <w:rPr>
          <w:highlight w:val="white"/>
        </w:rPr>
        <w:t xml:space="preserve">  void longjmp(jmp_buf buf, int return_value) {</w:t>
      </w:r>
    </w:p>
    <w:p w14:paraId="46E38263" w14:textId="77777777" w:rsidR="002B38CD" w:rsidRPr="00903DBA" w:rsidRDefault="002B38CD" w:rsidP="002B38CD">
      <w:pPr>
        <w:pStyle w:val="Code"/>
        <w:rPr>
          <w:highlight w:val="white"/>
        </w:rPr>
      </w:pPr>
      <w:r w:rsidRPr="00903DBA">
        <w:rPr>
          <w:highlight w:val="white"/>
        </w:rPr>
        <w:t xml:space="preserve">    register_bx = return_value;</w:t>
      </w:r>
    </w:p>
    <w:p w14:paraId="210DE922" w14:textId="77777777" w:rsidR="002B38CD" w:rsidRPr="00903DBA" w:rsidRDefault="002B38CD" w:rsidP="002B38CD">
      <w:pPr>
        <w:pStyle w:val="Code"/>
        <w:rPr>
          <w:highlight w:val="white"/>
        </w:rPr>
      </w:pPr>
      <w:r w:rsidRPr="00903DBA">
        <w:rPr>
          <w:highlight w:val="white"/>
        </w:rPr>
        <w:t xml:space="preserve">    register_cx = buf[0];</w:t>
      </w:r>
    </w:p>
    <w:p w14:paraId="2DB576AC" w14:textId="77777777" w:rsidR="002B38CD" w:rsidRPr="00903DBA" w:rsidRDefault="002B38CD" w:rsidP="002B38CD">
      <w:pPr>
        <w:pStyle w:val="Code"/>
        <w:rPr>
          <w:highlight w:val="white"/>
        </w:rPr>
      </w:pPr>
      <w:r w:rsidRPr="00903DBA">
        <w:rPr>
          <w:highlight w:val="white"/>
        </w:rPr>
        <w:t xml:space="preserve">    register_di = buf[2];</w:t>
      </w:r>
    </w:p>
    <w:p w14:paraId="25967C9A" w14:textId="77777777" w:rsidR="002B38CD" w:rsidRPr="00903DBA" w:rsidRDefault="002B38CD" w:rsidP="002B38CD">
      <w:pPr>
        <w:pStyle w:val="Code"/>
        <w:rPr>
          <w:highlight w:val="white"/>
        </w:rPr>
      </w:pPr>
      <w:r w:rsidRPr="00903DBA">
        <w:rPr>
          <w:highlight w:val="white"/>
        </w:rPr>
        <w:t xml:space="preserve">    register_bp = buf[1];</w:t>
      </w:r>
    </w:p>
    <w:p w14:paraId="1936EACD" w14:textId="77777777" w:rsidR="002B38CD" w:rsidRPr="00903DBA" w:rsidRDefault="002B38CD" w:rsidP="002B38CD">
      <w:pPr>
        <w:pStyle w:val="Code"/>
        <w:rPr>
          <w:highlight w:val="white"/>
        </w:rPr>
      </w:pPr>
      <w:r w:rsidRPr="00903DBA">
        <w:rPr>
          <w:highlight w:val="white"/>
        </w:rPr>
        <w:t xml:space="preserve">    jump_register(register_cx);</w:t>
      </w:r>
    </w:p>
    <w:p w14:paraId="6ADA7F8E" w14:textId="77777777" w:rsidR="002B38CD" w:rsidRPr="00903DBA" w:rsidRDefault="002B38CD" w:rsidP="002B38CD">
      <w:pPr>
        <w:pStyle w:val="Code"/>
        <w:rPr>
          <w:highlight w:val="white"/>
        </w:rPr>
      </w:pPr>
      <w:r w:rsidRPr="00903DBA">
        <w:rPr>
          <w:highlight w:val="white"/>
        </w:rPr>
        <w:t xml:space="preserve">  }</w:t>
      </w:r>
    </w:p>
    <w:p w14:paraId="19A7F9B1" w14:textId="711093BE" w:rsidR="002B38CD" w:rsidRPr="00903DBA" w:rsidRDefault="002B38CD" w:rsidP="002B38CD">
      <w:pPr>
        <w:pStyle w:val="Code"/>
      </w:pPr>
      <w:r w:rsidRPr="00903DBA">
        <w:rPr>
          <w:highlight w:val="white"/>
        </w:rPr>
        <w:t>#endif</w:t>
      </w:r>
    </w:p>
    <w:p w14:paraId="2400D297" w14:textId="5225B5C3" w:rsidR="004C7BD5" w:rsidRPr="00903DBA" w:rsidRDefault="004C7BD5" w:rsidP="004C7BD5">
      <w:r w:rsidRPr="00903DBA">
        <w:t xml:space="preserve">The following code demonstrates how </w:t>
      </w:r>
      <w:r w:rsidRPr="00903DBA">
        <w:rPr>
          <w:rStyle w:val="KeyWord0"/>
        </w:rPr>
        <w:t>setjmp</w:t>
      </w:r>
      <w:r w:rsidRPr="00903DBA">
        <w:t xml:space="preserve"> and </w:t>
      </w:r>
      <w:r w:rsidRPr="00903DBA">
        <w:rPr>
          <w:rStyle w:val="KeyWord0"/>
        </w:rPr>
        <w:t>longjmp</w:t>
      </w:r>
      <w:r w:rsidRPr="00903DBA">
        <w:t xml:space="preserve"> can be used </w:t>
      </w:r>
      <w:r w:rsidR="00D142B8" w:rsidRPr="00903DBA">
        <w:t>by</w:t>
      </w:r>
      <w:r w:rsidRPr="00903DBA">
        <w:t xml:space="preserve"> jump</w:t>
      </w:r>
      <w:r w:rsidR="00D142B8" w:rsidRPr="00903DBA">
        <w:t>ing</w:t>
      </w:r>
      <w:r w:rsidRPr="00903DBA">
        <w:t xml:space="preserve"> back through a function call chain.</w:t>
      </w:r>
    </w:p>
    <w:p w14:paraId="124E9738" w14:textId="233E0A29" w:rsidR="004C7BD5" w:rsidRPr="00903DBA" w:rsidRDefault="004C7BD5" w:rsidP="004C7BD5">
      <w:pPr>
        <w:pStyle w:val="CodeHeader"/>
      </w:pPr>
      <w:r w:rsidRPr="00903DBA">
        <w:t>setjmptest.c</w:t>
      </w:r>
    </w:p>
    <w:p w14:paraId="02422ECE" w14:textId="77777777" w:rsidR="004219A2" w:rsidRPr="00903DBA" w:rsidRDefault="004219A2" w:rsidP="004219A2">
      <w:pPr>
        <w:pStyle w:val="Code"/>
        <w:rPr>
          <w:highlight w:val="white"/>
        </w:rPr>
      </w:pPr>
      <w:r w:rsidRPr="00903DBA">
        <w:rPr>
          <w:highlight w:val="white"/>
        </w:rPr>
        <w:t>#include &lt;stdio.h&gt;</w:t>
      </w:r>
    </w:p>
    <w:p w14:paraId="400A55F3" w14:textId="77777777" w:rsidR="004219A2" w:rsidRPr="00903DBA" w:rsidRDefault="004219A2" w:rsidP="004219A2">
      <w:pPr>
        <w:pStyle w:val="Code"/>
        <w:rPr>
          <w:highlight w:val="white"/>
        </w:rPr>
      </w:pPr>
      <w:r w:rsidRPr="00903DBA">
        <w:rPr>
          <w:highlight w:val="white"/>
        </w:rPr>
        <w:t>#include &lt;setjmp.h&gt;</w:t>
      </w:r>
    </w:p>
    <w:p w14:paraId="67901F33" w14:textId="77777777" w:rsidR="004219A2" w:rsidRPr="00903DBA" w:rsidRDefault="004219A2" w:rsidP="004219A2">
      <w:pPr>
        <w:pStyle w:val="Code"/>
        <w:rPr>
          <w:highlight w:val="white"/>
        </w:rPr>
      </w:pPr>
    </w:p>
    <w:p w14:paraId="1F09C2CB" w14:textId="77777777" w:rsidR="004219A2" w:rsidRPr="00903DBA" w:rsidRDefault="004219A2" w:rsidP="004219A2">
      <w:pPr>
        <w:pStyle w:val="Code"/>
        <w:rPr>
          <w:highlight w:val="white"/>
        </w:rPr>
      </w:pPr>
      <w:r w:rsidRPr="00903DBA">
        <w:rPr>
          <w:highlight w:val="white"/>
        </w:rPr>
        <w:t>jmp_buf buffer;</w:t>
      </w:r>
    </w:p>
    <w:p w14:paraId="5482A25D" w14:textId="77777777" w:rsidR="004219A2" w:rsidRPr="00903DBA" w:rsidRDefault="004219A2" w:rsidP="004219A2">
      <w:pPr>
        <w:pStyle w:val="Code"/>
        <w:rPr>
          <w:highlight w:val="white"/>
        </w:rPr>
      </w:pPr>
    </w:p>
    <w:p w14:paraId="329BA19A" w14:textId="77777777" w:rsidR="004219A2" w:rsidRPr="00903DBA" w:rsidRDefault="004219A2" w:rsidP="004219A2">
      <w:pPr>
        <w:pStyle w:val="Code"/>
        <w:rPr>
          <w:highlight w:val="white"/>
        </w:rPr>
      </w:pPr>
      <w:r w:rsidRPr="00903DBA">
        <w:rPr>
          <w:highlight w:val="white"/>
        </w:rPr>
        <w:t>double inverse(double x);</w:t>
      </w:r>
    </w:p>
    <w:p w14:paraId="1793664B" w14:textId="77777777" w:rsidR="004219A2" w:rsidRPr="00903DBA" w:rsidRDefault="004219A2" w:rsidP="004219A2">
      <w:pPr>
        <w:pStyle w:val="Code"/>
        <w:rPr>
          <w:highlight w:val="white"/>
        </w:rPr>
      </w:pPr>
      <w:r w:rsidRPr="00903DBA">
        <w:rPr>
          <w:highlight w:val="white"/>
        </w:rPr>
        <w:t>double divide(double x, double y);</w:t>
      </w:r>
    </w:p>
    <w:p w14:paraId="0CC7FA74" w14:textId="77777777" w:rsidR="004219A2" w:rsidRPr="00903DBA" w:rsidRDefault="004219A2" w:rsidP="004219A2">
      <w:pPr>
        <w:pStyle w:val="Code"/>
        <w:rPr>
          <w:highlight w:val="white"/>
        </w:rPr>
      </w:pPr>
    </w:p>
    <w:p w14:paraId="6EDFF83F" w14:textId="77777777" w:rsidR="004219A2" w:rsidRPr="00903DBA" w:rsidRDefault="004219A2" w:rsidP="004219A2">
      <w:pPr>
        <w:pStyle w:val="Code"/>
        <w:rPr>
          <w:highlight w:val="white"/>
        </w:rPr>
      </w:pPr>
      <w:r w:rsidRPr="00903DBA">
        <w:rPr>
          <w:highlight w:val="white"/>
        </w:rPr>
        <w:t>void main() {</w:t>
      </w:r>
    </w:p>
    <w:p w14:paraId="21438D5D" w14:textId="77777777" w:rsidR="004219A2" w:rsidRPr="00903DBA" w:rsidRDefault="004219A2" w:rsidP="004219A2">
      <w:pPr>
        <w:pStyle w:val="Code"/>
        <w:rPr>
          <w:highlight w:val="white"/>
        </w:rPr>
      </w:pPr>
      <w:r w:rsidRPr="00903DBA">
        <w:rPr>
          <w:highlight w:val="white"/>
        </w:rPr>
        <w:t xml:space="preserve">  char* message;</w:t>
      </w:r>
    </w:p>
    <w:p w14:paraId="3792E1A8" w14:textId="77777777" w:rsidR="004219A2" w:rsidRPr="00903DBA" w:rsidRDefault="004219A2" w:rsidP="004219A2">
      <w:pPr>
        <w:pStyle w:val="Code"/>
        <w:rPr>
          <w:highlight w:val="white"/>
        </w:rPr>
      </w:pPr>
      <w:r w:rsidRPr="00903DBA">
        <w:rPr>
          <w:highlight w:val="white"/>
        </w:rPr>
        <w:t xml:space="preserve">  double x;</w:t>
      </w:r>
    </w:p>
    <w:p w14:paraId="18E7BEB4" w14:textId="77777777" w:rsidR="004219A2" w:rsidRPr="00903DBA" w:rsidRDefault="004219A2" w:rsidP="004219A2">
      <w:pPr>
        <w:pStyle w:val="Code"/>
        <w:rPr>
          <w:highlight w:val="white"/>
        </w:rPr>
      </w:pPr>
    </w:p>
    <w:p w14:paraId="0D8BBC9C" w14:textId="77777777" w:rsidR="004219A2" w:rsidRPr="00903DBA" w:rsidRDefault="004219A2" w:rsidP="004219A2">
      <w:pPr>
        <w:pStyle w:val="Code"/>
        <w:rPr>
          <w:highlight w:val="white"/>
        </w:rPr>
      </w:pPr>
      <w:r w:rsidRPr="00903DBA">
        <w:rPr>
          <w:highlight w:val="white"/>
        </w:rPr>
        <w:t xml:space="preserve">  printf("Please input a value: ");</w:t>
      </w:r>
    </w:p>
    <w:p w14:paraId="44CF6F82" w14:textId="77777777" w:rsidR="004219A2" w:rsidRPr="00903DBA" w:rsidRDefault="004219A2" w:rsidP="004219A2">
      <w:pPr>
        <w:pStyle w:val="Code"/>
        <w:rPr>
          <w:highlight w:val="white"/>
        </w:rPr>
      </w:pPr>
      <w:r w:rsidRPr="00903DBA">
        <w:rPr>
          <w:highlight w:val="white"/>
        </w:rPr>
        <w:t xml:space="preserve">  scanf("%lf", &amp;x);</w:t>
      </w:r>
    </w:p>
    <w:p w14:paraId="64F5A8F6" w14:textId="77777777" w:rsidR="004219A2" w:rsidRPr="00903DBA" w:rsidRDefault="004219A2" w:rsidP="004219A2">
      <w:pPr>
        <w:pStyle w:val="Code"/>
        <w:rPr>
          <w:highlight w:val="white"/>
        </w:rPr>
      </w:pPr>
    </w:p>
    <w:p w14:paraId="3F5FE44C" w14:textId="77777777" w:rsidR="004219A2" w:rsidRPr="00903DBA" w:rsidRDefault="004219A2" w:rsidP="004219A2">
      <w:pPr>
        <w:pStyle w:val="Code"/>
        <w:rPr>
          <w:highlight w:val="white"/>
        </w:rPr>
      </w:pPr>
      <w:r w:rsidRPr="00903DBA">
        <w:rPr>
          <w:highlight w:val="white"/>
        </w:rPr>
        <w:t xml:space="preserve">  if ((message = setjmp(buffer)) == 0) {</w:t>
      </w:r>
    </w:p>
    <w:p w14:paraId="5CC605E8" w14:textId="77777777" w:rsidR="004219A2" w:rsidRPr="00903DBA" w:rsidRDefault="004219A2" w:rsidP="004219A2">
      <w:pPr>
        <w:pStyle w:val="Code"/>
        <w:rPr>
          <w:highlight w:val="white"/>
        </w:rPr>
      </w:pPr>
      <w:r w:rsidRPr="00903DBA">
        <w:rPr>
          <w:highlight w:val="white"/>
        </w:rPr>
        <w:t xml:space="preserve">    printf("1.0 / %f = %f\n", x, inverse(x));</w:t>
      </w:r>
    </w:p>
    <w:p w14:paraId="33DD8E5E" w14:textId="77777777" w:rsidR="004219A2" w:rsidRPr="00903DBA" w:rsidRDefault="004219A2" w:rsidP="004219A2">
      <w:pPr>
        <w:pStyle w:val="Code"/>
        <w:rPr>
          <w:highlight w:val="white"/>
        </w:rPr>
      </w:pPr>
      <w:r w:rsidRPr="00903DBA">
        <w:rPr>
          <w:highlight w:val="white"/>
        </w:rPr>
        <w:t xml:space="preserve">  }</w:t>
      </w:r>
    </w:p>
    <w:p w14:paraId="55AB7401" w14:textId="77777777" w:rsidR="004219A2" w:rsidRPr="00903DBA" w:rsidRDefault="004219A2" w:rsidP="004219A2">
      <w:pPr>
        <w:pStyle w:val="Code"/>
        <w:rPr>
          <w:highlight w:val="white"/>
        </w:rPr>
      </w:pPr>
      <w:r w:rsidRPr="00903DBA">
        <w:rPr>
          <w:highlight w:val="white"/>
        </w:rPr>
        <w:t xml:space="preserve">  else {</w:t>
      </w:r>
    </w:p>
    <w:p w14:paraId="2D8E2B9F" w14:textId="77777777" w:rsidR="004219A2" w:rsidRPr="00903DBA" w:rsidRDefault="004219A2" w:rsidP="004219A2">
      <w:pPr>
        <w:pStyle w:val="Code"/>
        <w:rPr>
          <w:highlight w:val="white"/>
        </w:rPr>
      </w:pPr>
      <w:r w:rsidRPr="00903DBA">
        <w:rPr>
          <w:highlight w:val="white"/>
        </w:rPr>
        <w:t xml:space="preserve">    printf("%s\n", message);</w:t>
      </w:r>
    </w:p>
    <w:p w14:paraId="422C43C2" w14:textId="77777777" w:rsidR="004219A2" w:rsidRPr="00903DBA" w:rsidRDefault="004219A2" w:rsidP="004219A2">
      <w:pPr>
        <w:pStyle w:val="Code"/>
        <w:rPr>
          <w:highlight w:val="white"/>
        </w:rPr>
      </w:pPr>
      <w:r w:rsidRPr="00903DBA">
        <w:rPr>
          <w:highlight w:val="white"/>
        </w:rPr>
        <w:t xml:space="preserve">  }</w:t>
      </w:r>
    </w:p>
    <w:p w14:paraId="373050E1" w14:textId="77777777" w:rsidR="004219A2" w:rsidRPr="00903DBA" w:rsidRDefault="004219A2" w:rsidP="004219A2">
      <w:pPr>
        <w:pStyle w:val="Code"/>
        <w:rPr>
          <w:highlight w:val="white"/>
        </w:rPr>
      </w:pPr>
      <w:r w:rsidRPr="00903DBA">
        <w:rPr>
          <w:highlight w:val="white"/>
        </w:rPr>
        <w:t>}</w:t>
      </w:r>
    </w:p>
    <w:p w14:paraId="539B94B0" w14:textId="77777777" w:rsidR="004219A2" w:rsidRPr="00903DBA" w:rsidRDefault="004219A2" w:rsidP="004219A2">
      <w:pPr>
        <w:pStyle w:val="Code"/>
        <w:rPr>
          <w:highlight w:val="white"/>
        </w:rPr>
      </w:pPr>
    </w:p>
    <w:p w14:paraId="12A412AF" w14:textId="77777777" w:rsidR="004219A2" w:rsidRPr="00903DBA" w:rsidRDefault="004219A2" w:rsidP="004219A2">
      <w:pPr>
        <w:pStyle w:val="Code"/>
        <w:rPr>
          <w:highlight w:val="white"/>
        </w:rPr>
      </w:pPr>
      <w:r w:rsidRPr="00903DBA">
        <w:rPr>
          <w:highlight w:val="white"/>
        </w:rPr>
        <w:t>double inverse(double x) {</w:t>
      </w:r>
    </w:p>
    <w:p w14:paraId="3B6D88E2" w14:textId="77777777" w:rsidR="004219A2" w:rsidRPr="00903DBA" w:rsidRDefault="004219A2" w:rsidP="004219A2">
      <w:pPr>
        <w:pStyle w:val="Code"/>
        <w:rPr>
          <w:highlight w:val="white"/>
        </w:rPr>
      </w:pPr>
      <w:r w:rsidRPr="00903DBA">
        <w:rPr>
          <w:highlight w:val="white"/>
        </w:rPr>
        <w:t xml:space="preserve">  return divide(1, x);</w:t>
      </w:r>
    </w:p>
    <w:p w14:paraId="7429209D" w14:textId="77777777" w:rsidR="004219A2" w:rsidRPr="00903DBA" w:rsidRDefault="004219A2" w:rsidP="004219A2">
      <w:pPr>
        <w:pStyle w:val="Code"/>
        <w:rPr>
          <w:highlight w:val="white"/>
        </w:rPr>
      </w:pPr>
      <w:r w:rsidRPr="00903DBA">
        <w:rPr>
          <w:highlight w:val="white"/>
        </w:rPr>
        <w:t>}</w:t>
      </w:r>
    </w:p>
    <w:p w14:paraId="68D5110E" w14:textId="595A6AD7" w:rsidR="004219A2" w:rsidRPr="00903DBA" w:rsidRDefault="00007DB4" w:rsidP="00007DB4">
      <w:pPr>
        <w:rPr>
          <w:highlight w:val="white"/>
        </w:rPr>
      </w:pPr>
      <w:r w:rsidRPr="00903DBA">
        <w:rPr>
          <w:highlight w:val="white"/>
        </w:rPr>
        <w:lastRenderedPageBreak/>
        <w:t>In case of a non-zero denom</w:t>
      </w:r>
      <w:r w:rsidR="005F6427" w:rsidRPr="00903DBA">
        <w:rPr>
          <w:highlight w:val="white"/>
        </w:rPr>
        <w:t>in</w:t>
      </w:r>
      <w:r w:rsidRPr="00903DBA">
        <w:rPr>
          <w:highlight w:val="white"/>
        </w:rPr>
        <w:t>ator, we return the quitent in a normal way</w:t>
      </w:r>
      <w:r w:rsidR="005F6427" w:rsidRPr="00903DBA">
        <w:rPr>
          <w:highlight w:val="white"/>
        </w:rPr>
        <w:t xml:space="preserve"> and </w:t>
      </w:r>
      <w:r w:rsidR="005F6427" w:rsidRPr="00903DBA">
        <w:rPr>
          <w:rStyle w:val="KeyWord0"/>
          <w:highlight w:val="white"/>
        </w:rPr>
        <w:t>setjmp</w:t>
      </w:r>
      <w:r w:rsidR="005F6427" w:rsidRPr="00903DBA">
        <w:rPr>
          <w:highlight w:val="white"/>
        </w:rPr>
        <w:t xml:space="preserve"> returns zero</w:t>
      </w:r>
      <w:r w:rsidRPr="00903DBA">
        <w:rPr>
          <w:highlight w:val="white"/>
        </w:rPr>
        <w:t xml:space="preserve">. In case of a </w:t>
      </w:r>
      <w:r w:rsidR="005F6427" w:rsidRPr="00903DBA">
        <w:rPr>
          <w:highlight w:val="white"/>
        </w:rPr>
        <w:t xml:space="preserve">zero denominator, we call </w:t>
      </w:r>
      <w:r w:rsidR="005F6427" w:rsidRPr="00903DBA">
        <w:rPr>
          <w:rStyle w:val="KeyWord0"/>
          <w:highlight w:val="white"/>
        </w:rPr>
        <w:t>longjmp</w:t>
      </w:r>
      <w:r w:rsidR="005F6427" w:rsidRPr="00903DBA">
        <w:rPr>
          <w:highlight w:val="white"/>
        </w:rPr>
        <w:t xml:space="preserve"> with an error message. The address of the error message is then be returned by the call to </w:t>
      </w:r>
      <w:r w:rsidR="005F6427" w:rsidRPr="00903DBA">
        <w:rPr>
          <w:rStyle w:val="KeyWord0"/>
          <w:highlight w:val="white"/>
        </w:rPr>
        <w:t>setjmp</w:t>
      </w:r>
      <w:r w:rsidR="005F6427" w:rsidRPr="00903DBA">
        <w:rPr>
          <w:highlight w:val="white"/>
        </w:rPr>
        <w:t>, instead of zero.</w:t>
      </w:r>
    </w:p>
    <w:p w14:paraId="50FC4730" w14:textId="77777777" w:rsidR="004219A2" w:rsidRPr="00903DBA" w:rsidRDefault="004219A2" w:rsidP="004219A2">
      <w:pPr>
        <w:pStyle w:val="Code"/>
        <w:rPr>
          <w:highlight w:val="white"/>
        </w:rPr>
      </w:pPr>
      <w:r w:rsidRPr="00903DBA">
        <w:rPr>
          <w:highlight w:val="white"/>
        </w:rPr>
        <w:t>double divide(double x, double y) {</w:t>
      </w:r>
    </w:p>
    <w:p w14:paraId="7943D500" w14:textId="77777777" w:rsidR="004219A2" w:rsidRPr="00903DBA" w:rsidRDefault="004219A2" w:rsidP="004219A2">
      <w:pPr>
        <w:pStyle w:val="Code"/>
        <w:rPr>
          <w:highlight w:val="white"/>
        </w:rPr>
      </w:pPr>
      <w:r w:rsidRPr="00903DBA">
        <w:rPr>
          <w:highlight w:val="white"/>
        </w:rPr>
        <w:t xml:space="preserve">  if (y != 0) {</w:t>
      </w:r>
    </w:p>
    <w:p w14:paraId="3A4F55AA" w14:textId="77777777" w:rsidR="004219A2" w:rsidRPr="00903DBA" w:rsidRDefault="004219A2" w:rsidP="004219A2">
      <w:pPr>
        <w:pStyle w:val="Code"/>
        <w:rPr>
          <w:highlight w:val="white"/>
        </w:rPr>
      </w:pPr>
      <w:r w:rsidRPr="00903DBA">
        <w:rPr>
          <w:highlight w:val="white"/>
        </w:rPr>
        <w:t xml:space="preserve">    return x / y;</w:t>
      </w:r>
    </w:p>
    <w:p w14:paraId="10962D8F" w14:textId="77777777" w:rsidR="004219A2" w:rsidRPr="00903DBA" w:rsidRDefault="004219A2" w:rsidP="004219A2">
      <w:pPr>
        <w:pStyle w:val="Code"/>
        <w:rPr>
          <w:highlight w:val="white"/>
        </w:rPr>
      </w:pPr>
      <w:r w:rsidRPr="00903DBA">
        <w:rPr>
          <w:highlight w:val="white"/>
        </w:rPr>
        <w:t xml:space="preserve">  }</w:t>
      </w:r>
    </w:p>
    <w:p w14:paraId="6C5E6F68" w14:textId="77777777" w:rsidR="004219A2" w:rsidRPr="00903DBA" w:rsidRDefault="004219A2" w:rsidP="004219A2">
      <w:pPr>
        <w:pStyle w:val="Code"/>
        <w:rPr>
          <w:highlight w:val="white"/>
        </w:rPr>
      </w:pPr>
      <w:r w:rsidRPr="00903DBA">
        <w:rPr>
          <w:highlight w:val="white"/>
        </w:rPr>
        <w:t xml:space="preserve">  else {</w:t>
      </w:r>
    </w:p>
    <w:p w14:paraId="7DE4EC47" w14:textId="77777777" w:rsidR="004219A2" w:rsidRPr="00903DBA" w:rsidRDefault="004219A2" w:rsidP="004219A2">
      <w:pPr>
        <w:pStyle w:val="Code"/>
        <w:rPr>
          <w:highlight w:val="white"/>
        </w:rPr>
      </w:pPr>
      <w:r w:rsidRPr="00903DBA">
        <w:rPr>
          <w:highlight w:val="white"/>
        </w:rPr>
        <w:t xml:space="preserve">    longjmp(buffer, "Division by Zero.");</w:t>
      </w:r>
    </w:p>
    <w:p w14:paraId="5249579A" w14:textId="77777777" w:rsidR="004219A2" w:rsidRPr="00903DBA" w:rsidRDefault="004219A2" w:rsidP="004219A2">
      <w:pPr>
        <w:pStyle w:val="Code"/>
        <w:rPr>
          <w:highlight w:val="white"/>
        </w:rPr>
      </w:pPr>
      <w:r w:rsidRPr="00903DBA">
        <w:rPr>
          <w:highlight w:val="white"/>
        </w:rPr>
        <w:t xml:space="preserve">    return 0;</w:t>
      </w:r>
    </w:p>
    <w:p w14:paraId="62B299DE" w14:textId="77777777" w:rsidR="004219A2" w:rsidRPr="00903DBA" w:rsidRDefault="004219A2" w:rsidP="004219A2">
      <w:pPr>
        <w:pStyle w:val="Code"/>
        <w:rPr>
          <w:highlight w:val="white"/>
        </w:rPr>
      </w:pPr>
      <w:r w:rsidRPr="00903DBA">
        <w:rPr>
          <w:highlight w:val="white"/>
        </w:rPr>
        <w:t xml:space="preserve">  }</w:t>
      </w:r>
    </w:p>
    <w:p w14:paraId="1E188217" w14:textId="460189CC" w:rsidR="004C7BD5" w:rsidRPr="00903DBA" w:rsidRDefault="004219A2" w:rsidP="004219A2">
      <w:pPr>
        <w:pStyle w:val="Code"/>
        <w:rPr>
          <w:highlight w:val="white"/>
        </w:rPr>
      </w:pPr>
      <w:r w:rsidRPr="00903DBA">
        <w:rPr>
          <w:highlight w:val="white"/>
        </w:rPr>
        <w:t>}</w:t>
      </w:r>
    </w:p>
    <w:p w14:paraId="6EE6955C" w14:textId="42B0F4B1" w:rsidR="00555D55" w:rsidRPr="00903DBA" w:rsidRDefault="00555D55" w:rsidP="002B38CD">
      <w:pPr>
        <w:pStyle w:val="Rubrik2"/>
      </w:pPr>
      <w:bookmarkStart w:id="501" w:name="_Toc57656129"/>
      <w:r w:rsidRPr="00903DBA">
        <w:t>Mathematical Functions</w:t>
      </w:r>
      <w:bookmarkEnd w:id="501"/>
    </w:p>
    <w:p w14:paraId="4E9C5A9B" w14:textId="51224D20" w:rsidR="00730299" w:rsidRPr="00903DBA" w:rsidRDefault="00730299" w:rsidP="00730299">
      <w:r w:rsidRPr="00903DBA">
        <w:t>The mathematical function</w:t>
      </w:r>
      <w:r w:rsidR="00292E97" w:rsidRPr="00903DBA">
        <w:t>s are</w:t>
      </w:r>
      <w:r w:rsidRPr="00903DBA">
        <w:t xml:space="preserve"> implemented </w:t>
      </w:r>
      <w:r w:rsidR="00292E97" w:rsidRPr="00903DBA">
        <w:t xml:space="preserve">completely </w:t>
      </w:r>
      <w:r w:rsidRPr="00903DBA">
        <w:t>in C, they do not make system calls.</w:t>
      </w:r>
    </w:p>
    <w:p w14:paraId="168DFE01" w14:textId="5D1C6542" w:rsidR="00D62A8B" w:rsidRPr="00903DBA" w:rsidRDefault="008D6750" w:rsidP="00E65FE6">
      <w:pPr>
        <w:pStyle w:val="CodeHeader"/>
      </w:pPr>
      <w:r w:rsidRPr="00903DBA">
        <w:t>m</w:t>
      </w:r>
      <w:r w:rsidR="00D62A8B" w:rsidRPr="00903DBA">
        <w:t>ath.h</w:t>
      </w:r>
    </w:p>
    <w:p w14:paraId="73D8D9F2" w14:textId="77777777" w:rsidR="00161EFE" w:rsidRPr="00903DBA" w:rsidRDefault="00161EFE" w:rsidP="00161EFE">
      <w:pPr>
        <w:pStyle w:val="Code"/>
        <w:rPr>
          <w:highlight w:val="white"/>
        </w:rPr>
      </w:pPr>
      <w:r w:rsidRPr="00903DBA">
        <w:rPr>
          <w:highlight w:val="white"/>
        </w:rPr>
        <w:t>#ifndef __MATH_H__</w:t>
      </w:r>
    </w:p>
    <w:p w14:paraId="612E0DE0" w14:textId="77777777" w:rsidR="00161EFE" w:rsidRPr="00903DBA" w:rsidRDefault="00161EFE" w:rsidP="00161EFE">
      <w:pPr>
        <w:pStyle w:val="Code"/>
        <w:rPr>
          <w:highlight w:val="white"/>
        </w:rPr>
      </w:pPr>
      <w:r w:rsidRPr="00903DBA">
        <w:rPr>
          <w:highlight w:val="white"/>
        </w:rPr>
        <w:t>#define __MATH_H__</w:t>
      </w:r>
    </w:p>
    <w:p w14:paraId="3ED7390B" w14:textId="77777777" w:rsidR="00161EFE" w:rsidRPr="00903DBA" w:rsidRDefault="00161EFE" w:rsidP="00161EFE">
      <w:pPr>
        <w:pStyle w:val="Code"/>
        <w:rPr>
          <w:highlight w:val="white"/>
        </w:rPr>
      </w:pPr>
    </w:p>
    <w:p w14:paraId="61B43FB3" w14:textId="77777777" w:rsidR="00161EFE" w:rsidRPr="00903DBA" w:rsidRDefault="00161EFE" w:rsidP="00161EFE">
      <w:pPr>
        <w:pStyle w:val="Code"/>
        <w:rPr>
          <w:highlight w:val="white"/>
        </w:rPr>
      </w:pPr>
      <w:r w:rsidRPr="00903DBA">
        <w:rPr>
          <w:highlight w:val="white"/>
        </w:rPr>
        <w:t>#define PI 3.1415926535897932384626433</w:t>
      </w:r>
    </w:p>
    <w:p w14:paraId="5AFC94A9" w14:textId="77777777" w:rsidR="00161EFE" w:rsidRPr="00903DBA" w:rsidRDefault="00161EFE" w:rsidP="00161EFE">
      <w:pPr>
        <w:pStyle w:val="Code"/>
        <w:rPr>
          <w:highlight w:val="white"/>
        </w:rPr>
      </w:pPr>
      <w:r w:rsidRPr="00903DBA">
        <w:rPr>
          <w:highlight w:val="white"/>
        </w:rPr>
        <w:t>#define E  2.7182818284590452353602874</w:t>
      </w:r>
    </w:p>
    <w:p w14:paraId="26E0010C" w14:textId="77777777" w:rsidR="00161EFE" w:rsidRPr="00903DBA" w:rsidRDefault="00161EFE" w:rsidP="00161EFE">
      <w:pPr>
        <w:pStyle w:val="Code"/>
        <w:rPr>
          <w:highlight w:val="white"/>
        </w:rPr>
      </w:pPr>
    </w:p>
    <w:p w14:paraId="7A94E12D" w14:textId="77777777" w:rsidR="00161EFE" w:rsidRPr="00903DBA" w:rsidRDefault="00161EFE" w:rsidP="00161EFE">
      <w:pPr>
        <w:pStyle w:val="Code"/>
        <w:rPr>
          <w:highlight w:val="white"/>
        </w:rPr>
      </w:pPr>
      <w:r w:rsidRPr="00903DBA">
        <w:rPr>
          <w:highlight w:val="white"/>
        </w:rPr>
        <w:t>extern double exp(double x);</w:t>
      </w:r>
    </w:p>
    <w:p w14:paraId="3C8F87EA" w14:textId="77777777" w:rsidR="00161EFE" w:rsidRPr="00903DBA" w:rsidRDefault="00161EFE" w:rsidP="00161EFE">
      <w:pPr>
        <w:pStyle w:val="Code"/>
        <w:rPr>
          <w:highlight w:val="white"/>
        </w:rPr>
      </w:pPr>
      <w:r w:rsidRPr="00903DBA">
        <w:rPr>
          <w:highlight w:val="white"/>
        </w:rPr>
        <w:t>extern double log(double x);</w:t>
      </w:r>
    </w:p>
    <w:p w14:paraId="695DEC8E" w14:textId="77777777" w:rsidR="00161EFE" w:rsidRPr="00903DBA" w:rsidRDefault="00161EFE" w:rsidP="00161EFE">
      <w:pPr>
        <w:pStyle w:val="Code"/>
        <w:rPr>
          <w:highlight w:val="white"/>
        </w:rPr>
      </w:pPr>
      <w:r w:rsidRPr="00903DBA">
        <w:rPr>
          <w:highlight w:val="white"/>
        </w:rPr>
        <w:t>extern double log10(double x);</w:t>
      </w:r>
    </w:p>
    <w:p w14:paraId="5348E78A" w14:textId="77777777" w:rsidR="00161EFE" w:rsidRPr="00903DBA" w:rsidRDefault="00161EFE" w:rsidP="00161EFE">
      <w:pPr>
        <w:pStyle w:val="Code"/>
        <w:rPr>
          <w:highlight w:val="white"/>
        </w:rPr>
      </w:pPr>
    </w:p>
    <w:p w14:paraId="2EE77ED0" w14:textId="77777777" w:rsidR="00161EFE" w:rsidRPr="00903DBA" w:rsidRDefault="00161EFE" w:rsidP="00161EFE">
      <w:pPr>
        <w:pStyle w:val="Code"/>
        <w:rPr>
          <w:highlight w:val="white"/>
        </w:rPr>
      </w:pPr>
      <w:r w:rsidRPr="00903DBA">
        <w:rPr>
          <w:highlight w:val="white"/>
        </w:rPr>
        <w:t>extern double pow(double x, double y);</w:t>
      </w:r>
    </w:p>
    <w:p w14:paraId="01F8B7B3" w14:textId="77777777" w:rsidR="00161EFE" w:rsidRPr="00903DBA" w:rsidRDefault="00161EFE" w:rsidP="00161EFE">
      <w:pPr>
        <w:pStyle w:val="Code"/>
        <w:rPr>
          <w:highlight w:val="white"/>
        </w:rPr>
      </w:pPr>
      <w:r w:rsidRPr="00903DBA">
        <w:rPr>
          <w:highlight w:val="white"/>
        </w:rPr>
        <w:t>extern double ldexp(double x, int exponent);</w:t>
      </w:r>
    </w:p>
    <w:p w14:paraId="3DAC021A" w14:textId="77777777" w:rsidR="00161EFE" w:rsidRPr="00903DBA" w:rsidRDefault="00161EFE" w:rsidP="00161EFE">
      <w:pPr>
        <w:pStyle w:val="Code"/>
        <w:rPr>
          <w:highlight w:val="white"/>
        </w:rPr>
      </w:pPr>
      <w:r w:rsidRPr="00903DBA">
        <w:rPr>
          <w:highlight w:val="white"/>
        </w:rPr>
        <w:t>extern double frexp(double x, int* exponent);</w:t>
      </w:r>
    </w:p>
    <w:p w14:paraId="0AD98282" w14:textId="77777777" w:rsidR="00161EFE" w:rsidRPr="00903DBA" w:rsidRDefault="00161EFE" w:rsidP="00161EFE">
      <w:pPr>
        <w:pStyle w:val="Code"/>
        <w:rPr>
          <w:highlight w:val="white"/>
        </w:rPr>
      </w:pPr>
    </w:p>
    <w:p w14:paraId="55705E49" w14:textId="77777777" w:rsidR="00161EFE" w:rsidRPr="00903DBA" w:rsidRDefault="00161EFE" w:rsidP="00161EFE">
      <w:pPr>
        <w:pStyle w:val="Code"/>
        <w:rPr>
          <w:highlight w:val="white"/>
        </w:rPr>
      </w:pPr>
      <w:r w:rsidRPr="00903DBA">
        <w:rPr>
          <w:highlight w:val="white"/>
        </w:rPr>
        <w:t>extern double sqrt(double x);</w:t>
      </w:r>
    </w:p>
    <w:p w14:paraId="52DE050A" w14:textId="77777777" w:rsidR="00161EFE" w:rsidRPr="00903DBA" w:rsidRDefault="00161EFE" w:rsidP="00161EFE">
      <w:pPr>
        <w:pStyle w:val="Code"/>
        <w:rPr>
          <w:highlight w:val="white"/>
        </w:rPr>
      </w:pPr>
      <w:r w:rsidRPr="00903DBA">
        <w:rPr>
          <w:highlight w:val="white"/>
        </w:rPr>
        <w:t>extern double modf(double x, double* integral);</w:t>
      </w:r>
    </w:p>
    <w:p w14:paraId="2A742767" w14:textId="77777777" w:rsidR="00161EFE" w:rsidRPr="00903DBA" w:rsidRDefault="00161EFE" w:rsidP="00161EFE">
      <w:pPr>
        <w:pStyle w:val="Code"/>
        <w:rPr>
          <w:highlight w:val="white"/>
        </w:rPr>
      </w:pPr>
      <w:r w:rsidRPr="00903DBA">
        <w:rPr>
          <w:highlight w:val="white"/>
        </w:rPr>
        <w:t>extern double fmod(double x, double y);</w:t>
      </w:r>
    </w:p>
    <w:p w14:paraId="45185AEE" w14:textId="77777777" w:rsidR="00161EFE" w:rsidRPr="00903DBA" w:rsidRDefault="00161EFE" w:rsidP="00161EFE">
      <w:pPr>
        <w:pStyle w:val="Code"/>
        <w:rPr>
          <w:highlight w:val="white"/>
        </w:rPr>
      </w:pPr>
    </w:p>
    <w:p w14:paraId="5265455C" w14:textId="77777777" w:rsidR="00161EFE" w:rsidRPr="00903DBA" w:rsidRDefault="00161EFE" w:rsidP="00161EFE">
      <w:pPr>
        <w:pStyle w:val="Code"/>
        <w:rPr>
          <w:highlight w:val="white"/>
        </w:rPr>
      </w:pPr>
      <w:r w:rsidRPr="00903DBA">
        <w:rPr>
          <w:highlight w:val="white"/>
        </w:rPr>
        <w:t>extern double sin(double x);</w:t>
      </w:r>
    </w:p>
    <w:p w14:paraId="1222BFA7" w14:textId="77777777" w:rsidR="00161EFE" w:rsidRPr="00903DBA" w:rsidRDefault="00161EFE" w:rsidP="00161EFE">
      <w:pPr>
        <w:pStyle w:val="Code"/>
        <w:rPr>
          <w:highlight w:val="white"/>
        </w:rPr>
      </w:pPr>
      <w:r w:rsidRPr="00903DBA">
        <w:rPr>
          <w:highlight w:val="white"/>
        </w:rPr>
        <w:t>extern double cos(double x);</w:t>
      </w:r>
    </w:p>
    <w:p w14:paraId="5A1F2C5A" w14:textId="77777777" w:rsidR="00161EFE" w:rsidRPr="00903DBA" w:rsidRDefault="00161EFE" w:rsidP="00161EFE">
      <w:pPr>
        <w:pStyle w:val="Code"/>
        <w:rPr>
          <w:highlight w:val="white"/>
        </w:rPr>
      </w:pPr>
      <w:r w:rsidRPr="00903DBA">
        <w:rPr>
          <w:highlight w:val="white"/>
        </w:rPr>
        <w:t>extern double tan(double x);</w:t>
      </w:r>
    </w:p>
    <w:p w14:paraId="78F56BDB" w14:textId="77777777" w:rsidR="00161EFE" w:rsidRPr="00903DBA" w:rsidRDefault="00161EFE" w:rsidP="00161EFE">
      <w:pPr>
        <w:pStyle w:val="Code"/>
        <w:rPr>
          <w:highlight w:val="white"/>
        </w:rPr>
      </w:pPr>
    </w:p>
    <w:p w14:paraId="7A37B7BA" w14:textId="77777777" w:rsidR="00161EFE" w:rsidRPr="00903DBA" w:rsidRDefault="00161EFE" w:rsidP="00161EFE">
      <w:pPr>
        <w:pStyle w:val="Code"/>
        <w:rPr>
          <w:highlight w:val="white"/>
        </w:rPr>
      </w:pPr>
      <w:r w:rsidRPr="00903DBA">
        <w:rPr>
          <w:highlight w:val="white"/>
        </w:rPr>
        <w:t>extern double sinh(double x);</w:t>
      </w:r>
    </w:p>
    <w:p w14:paraId="46904E7C" w14:textId="77777777" w:rsidR="00161EFE" w:rsidRPr="00903DBA" w:rsidRDefault="00161EFE" w:rsidP="00161EFE">
      <w:pPr>
        <w:pStyle w:val="Code"/>
        <w:rPr>
          <w:highlight w:val="white"/>
        </w:rPr>
      </w:pPr>
      <w:r w:rsidRPr="00903DBA">
        <w:rPr>
          <w:highlight w:val="white"/>
        </w:rPr>
        <w:t>extern double cosh(double x);</w:t>
      </w:r>
    </w:p>
    <w:p w14:paraId="291FC4E3" w14:textId="77777777" w:rsidR="00161EFE" w:rsidRPr="00903DBA" w:rsidRDefault="00161EFE" w:rsidP="00161EFE">
      <w:pPr>
        <w:pStyle w:val="Code"/>
        <w:rPr>
          <w:highlight w:val="white"/>
        </w:rPr>
      </w:pPr>
      <w:r w:rsidRPr="00903DBA">
        <w:rPr>
          <w:highlight w:val="white"/>
        </w:rPr>
        <w:t>extern double tanh(double x);</w:t>
      </w:r>
    </w:p>
    <w:p w14:paraId="42D10A23" w14:textId="77777777" w:rsidR="00161EFE" w:rsidRPr="00903DBA" w:rsidRDefault="00161EFE" w:rsidP="00161EFE">
      <w:pPr>
        <w:pStyle w:val="Code"/>
        <w:rPr>
          <w:highlight w:val="white"/>
        </w:rPr>
      </w:pPr>
    </w:p>
    <w:p w14:paraId="687EBA1A" w14:textId="77777777" w:rsidR="00161EFE" w:rsidRPr="00903DBA" w:rsidRDefault="00161EFE" w:rsidP="00161EFE">
      <w:pPr>
        <w:pStyle w:val="Code"/>
        <w:rPr>
          <w:highlight w:val="white"/>
        </w:rPr>
      </w:pPr>
      <w:r w:rsidRPr="00903DBA">
        <w:rPr>
          <w:highlight w:val="white"/>
        </w:rPr>
        <w:t>extern double asin(double x);</w:t>
      </w:r>
    </w:p>
    <w:p w14:paraId="60B66C08" w14:textId="77777777" w:rsidR="00161EFE" w:rsidRPr="00903DBA" w:rsidRDefault="00161EFE" w:rsidP="00161EFE">
      <w:pPr>
        <w:pStyle w:val="Code"/>
        <w:rPr>
          <w:highlight w:val="white"/>
        </w:rPr>
      </w:pPr>
      <w:r w:rsidRPr="00903DBA">
        <w:rPr>
          <w:highlight w:val="white"/>
        </w:rPr>
        <w:t>extern double acos(double x);</w:t>
      </w:r>
    </w:p>
    <w:p w14:paraId="515B6105" w14:textId="77777777" w:rsidR="00161EFE" w:rsidRPr="00903DBA" w:rsidRDefault="00161EFE" w:rsidP="00161EFE">
      <w:pPr>
        <w:pStyle w:val="Code"/>
        <w:rPr>
          <w:highlight w:val="white"/>
        </w:rPr>
      </w:pPr>
      <w:r w:rsidRPr="00903DBA">
        <w:rPr>
          <w:highlight w:val="white"/>
        </w:rPr>
        <w:t>extern double atan(double x);</w:t>
      </w:r>
    </w:p>
    <w:p w14:paraId="39A5EF28" w14:textId="77777777" w:rsidR="00161EFE" w:rsidRPr="00903DBA" w:rsidRDefault="00161EFE" w:rsidP="00161EFE">
      <w:pPr>
        <w:pStyle w:val="Code"/>
        <w:rPr>
          <w:highlight w:val="white"/>
        </w:rPr>
      </w:pPr>
      <w:r w:rsidRPr="00903DBA">
        <w:rPr>
          <w:highlight w:val="white"/>
        </w:rPr>
        <w:t>extern double atan2(double x, double y);</w:t>
      </w:r>
    </w:p>
    <w:p w14:paraId="2DD4B26A" w14:textId="77777777" w:rsidR="00161EFE" w:rsidRPr="00903DBA" w:rsidRDefault="00161EFE" w:rsidP="00161EFE">
      <w:pPr>
        <w:pStyle w:val="Code"/>
        <w:rPr>
          <w:highlight w:val="white"/>
        </w:rPr>
      </w:pPr>
    </w:p>
    <w:p w14:paraId="53CD6107" w14:textId="77777777" w:rsidR="00161EFE" w:rsidRPr="00903DBA" w:rsidRDefault="00161EFE" w:rsidP="00161EFE">
      <w:pPr>
        <w:pStyle w:val="Code"/>
        <w:rPr>
          <w:highlight w:val="white"/>
        </w:rPr>
      </w:pPr>
      <w:r w:rsidRPr="00903DBA">
        <w:rPr>
          <w:highlight w:val="white"/>
        </w:rPr>
        <w:t>extern double floor(double x);</w:t>
      </w:r>
    </w:p>
    <w:p w14:paraId="09101F31" w14:textId="77777777" w:rsidR="00161EFE" w:rsidRPr="00903DBA" w:rsidRDefault="00161EFE" w:rsidP="00161EFE">
      <w:pPr>
        <w:pStyle w:val="Code"/>
        <w:rPr>
          <w:highlight w:val="white"/>
        </w:rPr>
      </w:pPr>
      <w:r w:rsidRPr="00903DBA">
        <w:rPr>
          <w:highlight w:val="white"/>
        </w:rPr>
        <w:t>extern double ceil(double x);</w:t>
      </w:r>
    </w:p>
    <w:p w14:paraId="4A893F84" w14:textId="77777777" w:rsidR="00161EFE" w:rsidRPr="00903DBA" w:rsidRDefault="00161EFE" w:rsidP="00161EFE">
      <w:pPr>
        <w:pStyle w:val="Code"/>
        <w:rPr>
          <w:highlight w:val="white"/>
        </w:rPr>
      </w:pPr>
      <w:r w:rsidRPr="00903DBA">
        <w:rPr>
          <w:highlight w:val="white"/>
        </w:rPr>
        <w:t>extern double round(double x);</w:t>
      </w:r>
    </w:p>
    <w:p w14:paraId="0E5684F2" w14:textId="77777777" w:rsidR="00161EFE" w:rsidRPr="00903DBA" w:rsidRDefault="00161EFE" w:rsidP="00161EFE">
      <w:pPr>
        <w:pStyle w:val="Code"/>
        <w:rPr>
          <w:highlight w:val="white"/>
        </w:rPr>
      </w:pPr>
      <w:r w:rsidRPr="00903DBA">
        <w:rPr>
          <w:highlight w:val="white"/>
        </w:rPr>
        <w:t>extern double fabs(double x);</w:t>
      </w:r>
    </w:p>
    <w:p w14:paraId="2836F129" w14:textId="77777777" w:rsidR="00161EFE" w:rsidRPr="00903DBA" w:rsidRDefault="00161EFE" w:rsidP="00161EFE">
      <w:pPr>
        <w:pStyle w:val="Code"/>
        <w:rPr>
          <w:highlight w:val="white"/>
        </w:rPr>
      </w:pPr>
    </w:p>
    <w:p w14:paraId="5ECE830A" w14:textId="77777777" w:rsidR="00161EFE" w:rsidRPr="00903DBA" w:rsidRDefault="00161EFE" w:rsidP="00161EFE">
      <w:pPr>
        <w:pStyle w:val="Code"/>
        <w:rPr>
          <w:highlight w:val="white"/>
        </w:rPr>
      </w:pPr>
      <w:r w:rsidRPr="00903DBA">
        <w:rPr>
          <w:highlight w:val="white"/>
        </w:rPr>
        <w:t>#endif</w:t>
      </w:r>
    </w:p>
    <w:p w14:paraId="57A031A1" w14:textId="2E6E0826" w:rsidR="001016CA" w:rsidRPr="00903DBA" w:rsidRDefault="001016CA" w:rsidP="001016CA">
      <w:pPr>
        <w:pStyle w:val="Rubrik3"/>
        <w:rPr>
          <w:highlight w:val="white"/>
        </w:rPr>
      </w:pPr>
      <w:bookmarkStart w:id="502" w:name="_Toc57656130"/>
      <w:r w:rsidRPr="00903DBA">
        <w:rPr>
          <w:highlight w:val="white"/>
        </w:rPr>
        <w:lastRenderedPageBreak/>
        <w:t>Exponent and Logarit</w:t>
      </w:r>
      <w:r w:rsidR="00EC7C48" w:rsidRPr="00903DBA">
        <w:rPr>
          <w:highlight w:val="white"/>
        </w:rPr>
        <w:t>h</w:t>
      </w:r>
      <w:r w:rsidRPr="00903DBA">
        <w:rPr>
          <w:highlight w:val="white"/>
        </w:rPr>
        <w:t>m</w:t>
      </w:r>
      <w:r w:rsidR="0083365C" w:rsidRPr="00903DBA">
        <w:rPr>
          <w:highlight w:val="white"/>
        </w:rPr>
        <w:t xml:space="preserve"> Functions</w:t>
      </w:r>
      <w:bookmarkEnd w:id="502"/>
    </w:p>
    <w:p w14:paraId="24B0B75A" w14:textId="3AEF6D77" w:rsidR="00674408" w:rsidRPr="00903DBA" w:rsidRDefault="00AA1B1E" w:rsidP="00674408">
      <w:pPr>
        <w:rPr>
          <w:highlight w:val="white"/>
        </w:rPr>
      </w:pPr>
      <w:r w:rsidRPr="00903DBA">
        <w:rPr>
          <w:highlight w:val="white"/>
        </w:rPr>
        <w:t>T</w:t>
      </w:r>
      <w:r w:rsidR="00674408" w:rsidRPr="00903DBA">
        <w:rPr>
          <w:highlight w:val="white"/>
        </w:rPr>
        <w:t>he Sine, Cosine, Exponent, and Logarith</w:t>
      </w:r>
      <w:r w:rsidR="00EC7C48" w:rsidRPr="00903DBA">
        <w:rPr>
          <w:highlight w:val="white"/>
        </w:rPr>
        <w:t>m</w:t>
      </w:r>
      <w:r w:rsidR="00674408" w:rsidRPr="00903DBA">
        <w:rPr>
          <w:highlight w:val="white"/>
        </w:rPr>
        <w:t xml:space="preserve"> functions are calculated by iterative methods</w:t>
      </w:r>
      <w:r w:rsidRPr="00903DBA">
        <w:rPr>
          <w:highlight w:val="white"/>
        </w:rPr>
        <w:t>, and the rest of the functions call these functions.</w:t>
      </w:r>
    </w:p>
    <w:p w14:paraId="19AB52E8" w14:textId="40A96A77" w:rsidR="00555D55" w:rsidRPr="00903DBA" w:rsidRDefault="008D6750" w:rsidP="00E65FE6">
      <w:pPr>
        <w:pStyle w:val="CodeHeader"/>
        <w:rPr>
          <w:highlight w:val="white"/>
        </w:rPr>
      </w:pPr>
      <w:r w:rsidRPr="00903DBA">
        <w:rPr>
          <w:highlight w:val="white"/>
        </w:rPr>
        <w:t>m</w:t>
      </w:r>
      <w:r w:rsidR="00555D55" w:rsidRPr="00903DBA">
        <w:rPr>
          <w:highlight w:val="white"/>
        </w:rPr>
        <w:t>ath.c</w:t>
      </w:r>
    </w:p>
    <w:p w14:paraId="493BE0AC" w14:textId="77777777" w:rsidR="00A262CB" w:rsidRPr="00903DBA" w:rsidRDefault="00A262CB" w:rsidP="00A262CB">
      <w:pPr>
        <w:pStyle w:val="Code"/>
        <w:rPr>
          <w:highlight w:val="white"/>
        </w:rPr>
      </w:pPr>
      <w:r w:rsidRPr="00903DBA">
        <w:rPr>
          <w:highlight w:val="white"/>
        </w:rPr>
        <w:t>#include &lt;math.h&gt;</w:t>
      </w:r>
    </w:p>
    <w:p w14:paraId="19271322" w14:textId="77777777" w:rsidR="00A262CB" w:rsidRPr="00903DBA" w:rsidRDefault="00A262CB" w:rsidP="00A262CB">
      <w:pPr>
        <w:pStyle w:val="Code"/>
        <w:rPr>
          <w:highlight w:val="white"/>
        </w:rPr>
      </w:pPr>
      <w:r w:rsidRPr="00903DBA">
        <w:rPr>
          <w:highlight w:val="white"/>
        </w:rPr>
        <w:t>#include &lt;errno.h&gt;</w:t>
      </w:r>
    </w:p>
    <w:p w14:paraId="0B15C15E" w14:textId="77777777" w:rsidR="00A262CB" w:rsidRPr="00903DBA" w:rsidRDefault="00A262CB" w:rsidP="00A262CB">
      <w:pPr>
        <w:pStyle w:val="Code"/>
        <w:rPr>
          <w:highlight w:val="white"/>
        </w:rPr>
      </w:pPr>
      <w:r w:rsidRPr="00903DBA">
        <w:rPr>
          <w:highlight w:val="white"/>
        </w:rPr>
        <w:t>#include &lt;stdio.h&gt;</w:t>
      </w:r>
    </w:p>
    <w:p w14:paraId="5CA7E799" w14:textId="77777777" w:rsidR="00A262CB" w:rsidRPr="00903DBA" w:rsidRDefault="00A262CB" w:rsidP="00A262CB">
      <w:pPr>
        <w:pStyle w:val="Code"/>
        <w:rPr>
          <w:highlight w:val="white"/>
        </w:rPr>
      </w:pPr>
      <w:r w:rsidRPr="00903DBA">
        <w:rPr>
          <w:highlight w:val="white"/>
        </w:rPr>
        <w:t>#include &lt;stddef.h&gt;</w:t>
      </w:r>
    </w:p>
    <w:p w14:paraId="306CB81E" w14:textId="77777777" w:rsidR="00A262CB" w:rsidRPr="00903DBA" w:rsidRDefault="00A262CB" w:rsidP="00A262CB">
      <w:pPr>
        <w:pStyle w:val="Code"/>
        <w:rPr>
          <w:highlight w:val="white"/>
        </w:rPr>
      </w:pPr>
      <w:r w:rsidRPr="00903DBA">
        <w:rPr>
          <w:highlight w:val="white"/>
        </w:rPr>
        <w:t>#include &lt;stdlib.h&gt;</w:t>
      </w:r>
    </w:p>
    <w:p w14:paraId="20885423" w14:textId="7715607C" w:rsidR="006B438B" w:rsidRPr="00903DBA" w:rsidRDefault="006B438B" w:rsidP="006B438B">
      <w:pPr>
        <w:rPr>
          <w:highlight w:val="white"/>
        </w:rPr>
      </w:pPr>
      <w:r w:rsidRPr="00903DBA">
        <w:rPr>
          <w:highlight w:val="white"/>
        </w:rPr>
        <w:t xml:space="preserve">The exponent function can be calculated be the following </w:t>
      </w:r>
      <w:r w:rsidR="00157542" w:rsidRPr="00903DBA">
        <w:rPr>
          <w:highlight w:val="white"/>
        </w:rPr>
        <w:t xml:space="preserve">iterative </w:t>
      </w:r>
      <w:r w:rsidRPr="00903DBA">
        <w:rPr>
          <w:highlight w:val="white"/>
        </w:rPr>
        <w:t>formula for any values</w:t>
      </w:r>
      <w:r w:rsidR="00E27696" w:rsidRPr="00903DBA">
        <w:rPr>
          <w:highlight w:val="white"/>
        </w:rPr>
        <w:t xml:space="preserve"> of</w:t>
      </w:r>
      <w:r w:rsidRPr="00903DBA">
        <w:rPr>
          <w:highlight w:val="white"/>
        </w:rPr>
        <w:t xml:space="preserve"> </w:t>
      </w:r>
      <m:oMath>
        <m:r>
          <w:rPr>
            <w:rFonts w:ascii="Cambria Math" w:hAnsi="Cambria Math"/>
          </w:rPr>
          <m:t>x</m:t>
        </m:r>
      </m:oMath>
      <w:r w:rsidRPr="00903DBA">
        <w:rPr>
          <w:rFonts w:eastAsiaTheme="minorEastAsia"/>
        </w:rPr>
        <w:t>.</w:t>
      </w:r>
    </w:p>
    <w:p w14:paraId="3596DEA4" w14:textId="5E993878" w:rsidR="00730299" w:rsidRPr="00903DBA" w:rsidRDefault="000B4F2B" w:rsidP="00730299">
      <w:pPr>
        <w:rPr>
          <w:highlight w:val="white"/>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r>
            <w:rPr>
              <w:rFonts w:ascii="Cambria Math" w:hAnsi="Cambria Math"/>
              <w:highlight w:val="white"/>
            </w:rPr>
            <m:t>=</m:t>
          </m:r>
          <m: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oMath>
      </m:oMathPara>
    </w:p>
    <w:p w14:paraId="09BE1362" w14:textId="1806F640" w:rsidR="00157542" w:rsidRPr="00903DBA" w:rsidRDefault="00157542" w:rsidP="00157542">
      <w:pPr>
        <w:rPr>
          <w:highlight w:val="white"/>
        </w:rPr>
      </w:pPr>
      <w:r w:rsidRPr="00903DBA">
        <w:rPr>
          <w:highlight w:val="white"/>
        </w:rPr>
        <w:t xml:space="preserve">Naturally, we cannot iterate </w:t>
      </w:r>
      <w:r w:rsidR="003C51C2" w:rsidRPr="00903DBA">
        <w:rPr>
          <w:highlight w:val="white"/>
        </w:rPr>
        <w:t>indefinitely</w:t>
      </w:r>
      <w:r w:rsidRPr="00903DBA">
        <w:rPr>
          <w:highlight w:val="white"/>
        </w:rPr>
        <w:t xml:space="preserve"> in the code. Instead, we break the iteration when the term is smaller th</w:t>
      </w:r>
      <w:r w:rsidR="00F93C69" w:rsidRPr="00903DBA">
        <w:rPr>
          <w:highlight w:val="white"/>
        </w:rPr>
        <w:t>a</w:t>
      </w:r>
      <w:r w:rsidRPr="00903DBA">
        <w:rPr>
          <w:highlight w:val="white"/>
        </w:rPr>
        <w:t>n the EPSILON constant.</w:t>
      </w:r>
    </w:p>
    <w:p w14:paraId="0CEDB62F" w14:textId="77777777" w:rsidR="00FD5C38" w:rsidRPr="00903DBA" w:rsidRDefault="00FD5C38" w:rsidP="00FD5C38">
      <w:pPr>
        <w:pStyle w:val="Code"/>
        <w:rPr>
          <w:highlight w:val="white"/>
        </w:rPr>
      </w:pPr>
      <w:r w:rsidRPr="00903DBA">
        <w:rPr>
          <w:highlight w:val="white"/>
        </w:rPr>
        <w:t>#define EPSILON   1e-9</w:t>
      </w:r>
    </w:p>
    <w:p w14:paraId="50DFAF3F" w14:textId="77777777" w:rsidR="00FD5C38" w:rsidRPr="00903DBA" w:rsidRDefault="00FD5C38" w:rsidP="00A262CB">
      <w:pPr>
        <w:pStyle w:val="Code"/>
        <w:rPr>
          <w:highlight w:val="white"/>
        </w:rPr>
      </w:pPr>
    </w:p>
    <w:p w14:paraId="656056D2" w14:textId="1672E59F" w:rsidR="00A262CB" w:rsidRPr="00903DBA" w:rsidRDefault="00A262CB" w:rsidP="00A262CB">
      <w:pPr>
        <w:pStyle w:val="Code"/>
        <w:rPr>
          <w:highlight w:val="white"/>
        </w:rPr>
      </w:pPr>
      <w:r w:rsidRPr="00903DBA">
        <w:rPr>
          <w:highlight w:val="white"/>
        </w:rPr>
        <w:t>double exp(double x) {</w:t>
      </w:r>
    </w:p>
    <w:p w14:paraId="3BEF9FF0" w14:textId="77777777" w:rsidR="00A262CB" w:rsidRPr="00903DBA" w:rsidRDefault="00A262CB" w:rsidP="00A262CB">
      <w:pPr>
        <w:pStyle w:val="Code"/>
        <w:rPr>
          <w:highlight w:val="white"/>
        </w:rPr>
      </w:pPr>
      <w:r w:rsidRPr="00903DBA">
        <w:rPr>
          <w:highlight w:val="white"/>
        </w:rPr>
        <w:t xml:space="preserve">  double index = 1, term, sum = 1, faculty = 1, power = x;</w:t>
      </w:r>
    </w:p>
    <w:p w14:paraId="72D7985F" w14:textId="77777777" w:rsidR="00A262CB" w:rsidRPr="00903DBA" w:rsidRDefault="00A262CB" w:rsidP="00A262CB">
      <w:pPr>
        <w:pStyle w:val="Code"/>
        <w:rPr>
          <w:highlight w:val="white"/>
        </w:rPr>
      </w:pPr>
    </w:p>
    <w:p w14:paraId="53FD5AB7" w14:textId="77777777" w:rsidR="00A262CB" w:rsidRPr="00903DBA" w:rsidRDefault="00A262CB" w:rsidP="00A262CB">
      <w:pPr>
        <w:pStyle w:val="Code"/>
        <w:rPr>
          <w:highlight w:val="white"/>
        </w:rPr>
      </w:pPr>
      <w:r w:rsidRPr="00903DBA">
        <w:rPr>
          <w:highlight w:val="white"/>
        </w:rPr>
        <w:t xml:space="preserve">  do {</w:t>
      </w:r>
    </w:p>
    <w:p w14:paraId="398DEF07" w14:textId="77777777" w:rsidR="00A262CB" w:rsidRPr="00903DBA" w:rsidRDefault="00A262CB" w:rsidP="00A262CB">
      <w:pPr>
        <w:pStyle w:val="Code"/>
        <w:rPr>
          <w:highlight w:val="white"/>
        </w:rPr>
      </w:pPr>
      <w:r w:rsidRPr="00903DBA">
        <w:rPr>
          <w:highlight w:val="white"/>
        </w:rPr>
        <w:t xml:space="preserve">    term = power / faculty;</w:t>
      </w:r>
    </w:p>
    <w:p w14:paraId="1517C380" w14:textId="77777777" w:rsidR="00A262CB" w:rsidRPr="00903DBA" w:rsidRDefault="00A262CB" w:rsidP="00A262CB">
      <w:pPr>
        <w:pStyle w:val="Code"/>
        <w:rPr>
          <w:highlight w:val="white"/>
        </w:rPr>
      </w:pPr>
      <w:r w:rsidRPr="00903DBA">
        <w:rPr>
          <w:highlight w:val="white"/>
        </w:rPr>
        <w:t xml:space="preserve">    sum += term;</w:t>
      </w:r>
    </w:p>
    <w:p w14:paraId="4BB3C4D0" w14:textId="77777777" w:rsidR="00A262CB" w:rsidRPr="00903DBA" w:rsidRDefault="00A262CB" w:rsidP="00A262CB">
      <w:pPr>
        <w:pStyle w:val="Code"/>
        <w:rPr>
          <w:highlight w:val="white"/>
        </w:rPr>
      </w:pPr>
      <w:r w:rsidRPr="00903DBA">
        <w:rPr>
          <w:highlight w:val="white"/>
        </w:rPr>
        <w:t xml:space="preserve">    power *= x;</w:t>
      </w:r>
    </w:p>
    <w:p w14:paraId="4A924C0F" w14:textId="77777777" w:rsidR="00A262CB" w:rsidRPr="00903DBA" w:rsidRDefault="00A262CB" w:rsidP="00A262CB">
      <w:pPr>
        <w:pStyle w:val="Code"/>
        <w:rPr>
          <w:highlight w:val="white"/>
        </w:rPr>
      </w:pPr>
      <w:r w:rsidRPr="00903DBA">
        <w:rPr>
          <w:highlight w:val="white"/>
        </w:rPr>
        <w:t xml:space="preserve">    faculty *= ++index;</w:t>
      </w:r>
    </w:p>
    <w:p w14:paraId="697CB5E3" w14:textId="77777777" w:rsidR="00A262CB" w:rsidRPr="00903DBA" w:rsidRDefault="00A262CB" w:rsidP="00A262CB">
      <w:pPr>
        <w:pStyle w:val="Code"/>
        <w:rPr>
          <w:highlight w:val="white"/>
        </w:rPr>
      </w:pPr>
      <w:r w:rsidRPr="00903DBA">
        <w:rPr>
          <w:highlight w:val="white"/>
        </w:rPr>
        <w:t xml:space="preserve">  } while (fabs(term) &gt;= EPSILON);</w:t>
      </w:r>
    </w:p>
    <w:p w14:paraId="705AA884" w14:textId="77777777" w:rsidR="00A262CB" w:rsidRPr="00903DBA" w:rsidRDefault="00A262CB" w:rsidP="00A262CB">
      <w:pPr>
        <w:pStyle w:val="Code"/>
        <w:rPr>
          <w:highlight w:val="white"/>
        </w:rPr>
      </w:pPr>
    </w:p>
    <w:p w14:paraId="60FFD519" w14:textId="77777777" w:rsidR="00A262CB" w:rsidRPr="00903DBA" w:rsidRDefault="00A262CB" w:rsidP="00A262CB">
      <w:pPr>
        <w:pStyle w:val="Code"/>
        <w:rPr>
          <w:highlight w:val="white"/>
        </w:rPr>
      </w:pPr>
      <w:r w:rsidRPr="00903DBA">
        <w:rPr>
          <w:highlight w:val="white"/>
        </w:rPr>
        <w:t xml:space="preserve">  return sum;</w:t>
      </w:r>
    </w:p>
    <w:p w14:paraId="519F17BE" w14:textId="77777777" w:rsidR="00A262CB" w:rsidRPr="00903DBA" w:rsidRDefault="00A262CB" w:rsidP="00A262CB">
      <w:pPr>
        <w:pStyle w:val="Code"/>
        <w:rPr>
          <w:highlight w:val="white"/>
        </w:rPr>
      </w:pPr>
      <w:r w:rsidRPr="00903DBA">
        <w:rPr>
          <w:highlight w:val="white"/>
        </w:rPr>
        <w:t>}</w:t>
      </w:r>
    </w:p>
    <w:p w14:paraId="2426B86A" w14:textId="1E7ED6DF" w:rsidR="000E527D" w:rsidRPr="00903DBA" w:rsidRDefault="000E527D" w:rsidP="000E527D">
      <w:pPr>
        <w:rPr>
          <w:highlight w:val="white"/>
        </w:rPr>
      </w:pPr>
      <w:r w:rsidRPr="00903DBA">
        <w:rPr>
          <w:highlight w:val="white"/>
        </w:rPr>
        <w:t>The logarit</w:t>
      </w:r>
      <w:r w:rsidR="006B438B" w:rsidRPr="00903DBA">
        <w:rPr>
          <w:highlight w:val="white"/>
        </w:rPr>
        <w:t>h</w:t>
      </w:r>
      <w:r w:rsidRPr="00903DBA">
        <w:rPr>
          <w:highlight w:val="white"/>
        </w:rPr>
        <w:t xml:space="preserve">m function can be calculated be the following formula for any values </w:t>
      </w:r>
      <m:oMath>
        <m:r>
          <w:rPr>
            <w:rFonts w:ascii="Cambria Math" w:hAnsi="Cambria Math"/>
          </w:rPr>
          <m:t>0&lt;x&lt;2</m:t>
        </m:r>
      </m:oMath>
      <w:r w:rsidR="001A0B43" w:rsidRPr="00903DBA">
        <w:rPr>
          <w:rFonts w:eastAsiaTheme="minorEastAsia"/>
        </w:rPr>
        <w:t xml:space="preserve">, which gives </w:t>
      </w:r>
      <m:oMath>
        <m:r>
          <w:rPr>
            <w:rFonts w:ascii="Cambria Math" w:eastAsiaTheme="minorEastAsia" w:hAnsi="Cambria Math"/>
          </w:rPr>
          <m:t>-1&lt;</m:t>
        </m:r>
        <m:d>
          <m:dPr>
            <m:ctrlPr>
              <w:rPr>
                <w:rFonts w:ascii="Cambria Math" w:eastAsiaTheme="minorEastAsia" w:hAnsi="Cambria Math"/>
                <w:i/>
              </w:rPr>
            </m:ctrlPr>
          </m:dPr>
          <m:e>
            <m:r>
              <w:rPr>
                <w:rFonts w:ascii="Cambria Math" w:eastAsiaTheme="minorEastAsia" w:hAnsi="Cambria Math"/>
              </w:rPr>
              <m:t>x-1</m:t>
            </m:r>
          </m:e>
        </m:d>
        <m:r>
          <w:rPr>
            <w:rFonts w:ascii="Cambria Math" w:eastAsiaTheme="minorEastAsia" w:hAnsi="Cambria Math"/>
          </w:rPr>
          <m:t>&lt;1</m:t>
        </m:r>
      </m:oMath>
      <w:r w:rsidR="001A0B43" w:rsidRPr="00903DBA">
        <w:rPr>
          <w:rFonts w:eastAsiaTheme="minorEastAsia"/>
        </w:rPr>
        <w:t>.</w:t>
      </w:r>
    </w:p>
    <w:p w14:paraId="52BC3740" w14:textId="37B147FA" w:rsidR="00414FF7" w:rsidRPr="00903DBA" w:rsidRDefault="000B4F2B" w:rsidP="00414FF7">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m:oMathPara>
    </w:p>
    <w:p w14:paraId="3ECEA4A0" w14:textId="7297F942" w:rsidR="00555D55" w:rsidRPr="00903DBA" w:rsidRDefault="00555D55" w:rsidP="00555D55">
      <w:pPr>
        <w:pStyle w:val="Code"/>
        <w:rPr>
          <w:highlight w:val="white"/>
        </w:rPr>
      </w:pPr>
    </w:p>
    <w:p w14:paraId="4B423F1A" w14:textId="7DA9C4C2" w:rsidR="00493008" w:rsidRPr="00903DBA" w:rsidRDefault="00493008" w:rsidP="007B6A43">
      <w:pPr>
        <w:rPr>
          <w:rFonts w:eastAsiaTheme="minorEastAsia"/>
        </w:rPr>
      </w:pPr>
      <w:r w:rsidRPr="00903DBA">
        <w:rPr>
          <w:highlight w:val="white"/>
        </w:rPr>
        <w:t xml:space="preserve">To begin with, we must make sure that the input value is </w:t>
      </w:r>
      <w:r w:rsidR="009E5D1C" w:rsidRPr="00903DBA">
        <w:rPr>
          <w:highlight w:val="white"/>
        </w:rPr>
        <w:t xml:space="preserve">more than zero and </w:t>
      </w:r>
      <w:r w:rsidRPr="00903DBA">
        <w:rPr>
          <w:highlight w:val="white"/>
        </w:rPr>
        <w:t xml:space="preserve">less than </w:t>
      </w:r>
      <w:r w:rsidR="009E5D1C" w:rsidRPr="00903DBA">
        <w:rPr>
          <w:highlight w:val="white"/>
        </w:rPr>
        <w:t>two</w:t>
      </w:r>
      <w:r w:rsidRPr="00903DBA">
        <w:rPr>
          <w:highlight w:val="white"/>
        </w:rPr>
        <w:t>.</w:t>
      </w:r>
      <w:r w:rsidR="007B6A43" w:rsidRPr="00903DBA">
        <w:rPr>
          <w:highlight w:val="white"/>
        </w:rPr>
        <w:t xml:space="preserve"> </w:t>
      </w:r>
      <w:r w:rsidR="00F6212C" w:rsidRPr="00903DBA">
        <w:rPr>
          <w:highlight w:val="white"/>
        </w:rPr>
        <w:t xml:space="preserve">Moreover, in order to keep the number of iterations </w:t>
      </w:r>
      <w:r w:rsidR="005E61B9" w:rsidRPr="00903DBA">
        <w:rPr>
          <w:highlight w:val="white"/>
        </w:rPr>
        <w:t>down</w:t>
      </w:r>
      <w:r w:rsidR="00F6212C" w:rsidRPr="00903DBA">
        <w:rPr>
          <w:highlight w:val="white"/>
        </w:rPr>
        <w:t>, the value shall not be too close to</w:t>
      </w:r>
      <w:r w:rsidR="009E5D1C" w:rsidRPr="00903DBA">
        <w:rPr>
          <w:highlight w:val="white"/>
        </w:rPr>
        <w:t xml:space="preserve"> either </w:t>
      </w:r>
      <w:r w:rsidR="00F6212C" w:rsidRPr="00903DBA">
        <w:rPr>
          <w:highlight w:val="white"/>
        </w:rPr>
        <w:t>zero</w:t>
      </w:r>
      <w:r w:rsidR="009E5D1C" w:rsidRPr="00903DBA">
        <w:rPr>
          <w:highlight w:val="white"/>
        </w:rPr>
        <w:t xml:space="preserve"> or two</w:t>
      </w:r>
      <w:r w:rsidR="00F6212C" w:rsidRPr="00903DBA">
        <w:rPr>
          <w:highlight w:val="white"/>
        </w:rPr>
        <w:t xml:space="preserve">. Therefore, we make sure the value holds the interval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F6212C" w:rsidRPr="00903DBA">
        <w:rPr>
          <w:rFonts w:eastAsiaTheme="minorEastAsia"/>
          <w:highlight w:val="white"/>
        </w:rPr>
        <w:t xml:space="preserve">. We can do that by multiply or divide by </w:t>
      </w:r>
      <m:oMath>
        <m:r>
          <w:rPr>
            <w:rFonts w:ascii="Cambria Math" w:eastAsiaTheme="minorEastAsia" w:hAnsi="Cambria Math"/>
          </w:rPr>
          <m:t>e</m:t>
        </m:r>
      </m:oMath>
      <w:r w:rsidR="00F6212C" w:rsidRPr="00903DBA">
        <w:rPr>
          <w:rFonts w:eastAsiaTheme="minorEastAsia"/>
        </w:rPr>
        <w:t>, and use the fact</w:t>
      </w:r>
      <w:r w:rsidR="009E5D1C" w:rsidRPr="00903DBA">
        <w:rPr>
          <w:rFonts w:eastAsiaTheme="minorEastAsia"/>
        </w:rPr>
        <w:t>s</w:t>
      </w:r>
      <w:r w:rsidR="00F6212C" w:rsidRPr="00903DBA">
        <w:rPr>
          <w:rFonts w:eastAsiaTheme="minorEastAsia"/>
        </w:rPr>
        <w:t xml:space="preserve"> that </w:t>
      </w:r>
    </w:p>
    <w:p w14:paraId="58C0445B" w14:textId="36663366" w:rsidR="00F6212C" w:rsidRPr="00903DBA" w:rsidRDefault="000B4F2B" w:rsidP="00F6212C">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09CEABFF" w14:textId="1C093AC1" w:rsidR="00A301BD" w:rsidRPr="00903DBA" w:rsidRDefault="00A301BD" w:rsidP="00A301BD">
      <w:pPr>
        <w:jc w:val="center"/>
        <w:rPr>
          <w:rFonts w:eastAsiaTheme="minorEastAsia"/>
        </w:rPr>
      </w:pPr>
      <w:r w:rsidRPr="00903DBA">
        <w:rPr>
          <w:rFonts w:eastAsiaTheme="minorEastAsia"/>
        </w:rPr>
        <w:t>and</w:t>
      </w:r>
    </w:p>
    <w:p w14:paraId="5CF3811E" w14:textId="6DA036E0" w:rsidR="00383787" w:rsidRPr="00903DBA" w:rsidRDefault="000B4F2B" w:rsidP="00383787">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rad>
                <m:radPr>
                  <m:ctrlPr>
                    <w:rPr>
                      <w:rFonts w:ascii="Cambria Math" w:eastAsiaTheme="minorEastAsia" w:hAnsi="Cambria Math"/>
                      <w:i/>
                      <w:noProof/>
                    </w:rPr>
                  </m:ctrlPr>
                </m:radPr>
                <m:deg>
                  <m:r>
                    <w:rPr>
                      <w:rFonts w:ascii="Cambria Math" w:eastAsiaTheme="minorEastAsia" w:hAnsi="Cambria Math"/>
                      <w:noProof/>
                    </w:rPr>
                    <m:t>n</m:t>
                  </m:r>
                </m:deg>
                <m:e>
                  <m:r>
                    <w:rPr>
                      <w:rFonts w:ascii="Cambria Math" w:eastAsiaTheme="minorEastAsia" w:hAnsi="Cambria Math"/>
                      <w:noProof/>
                    </w:rPr>
                    <m:t>e</m:t>
                  </m:r>
                </m:e>
              </m:rad>
            </m:e>
          </m:func>
          <m:r>
            <w:rPr>
              <w:rFonts w:ascii="Cambria Math" w:hAnsi="Cambria Math"/>
              <w:highlight w:val="white"/>
            </w:rPr>
            <m:t>=</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7831AABA" w14:textId="7202532C" w:rsidR="007F7AFB" w:rsidRPr="00903DBA" w:rsidRDefault="007F7AFB" w:rsidP="006E43E5">
      <w:pPr>
        <w:rPr>
          <w:highlight w:val="white"/>
        </w:rPr>
      </w:pPr>
      <w:r w:rsidRPr="00903DBA">
        <w:rPr>
          <w:highlight w:val="white"/>
        </w:rPr>
        <w:lastRenderedPageBreak/>
        <w:t xml:space="preserve">This gives that we can divide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rPr>
          <m:t>e</m:t>
        </m:r>
      </m:oMath>
      <w:r w:rsidR="00DA44B4" w:rsidRPr="00903DBA">
        <w:rPr>
          <w:rFonts w:eastAsiaTheme="minorEastAsia"/>
        </w:rPr>
        <w:t xml:space="preserve"> until </w:t>
      </w:r>
      <m:oMath>
        <m:r>
          <w:rPr>
            <w:rFonts w:ascii="Cambria Math" w:eastAsiaTheme="minorEastAsia" w:hAnsi="Cambria Math"/>
          </w:rPr>
          <m:t>x&lt;1</m:t>
        </m:r>
      </m:oMath>
      <w:r w:rsidR="00CE4E08" w:rsidRPr="00903DBA">
        <w:rPr>
          <w:rFonts w:eastAsiaTheme="minorEastAsia"/>
        </w:rPr>
        <w:t>, and we</w:t>
      </w:r>
      <w:r w:rsidR="00DA44B4" w:rsidRPr="00903DBA">
        <w:rPr>
          <w:rFonts w:eastAsiaTheme="minorEastAsia"/>
        </w:rPr>
        <w:t xml:space="preserve"> can multiply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noProof/>
          </w:rPr>
          <m:t>e</m:t>
        </m:r>
      </m:oMath>
      <w:r w:rsidR="00CE4E08" w:rsidRPr="00903DBA">
        <w:rPr>
          <w:rFonts w:eastAsiaTheme="minorEastAsia"/>
        </w:rPr>
        <w:t xml:space="preserve"> until </w:t>
      </w:r>
      <m:oMath>
        <m:r>
          <w:rPr>
            <w:rFonts w:ascii="Cambria Math" w:eastAsiaTheme="minorEastAsia" w:hAnsi="Cambria Math"/>
            <w:noProof/>
          </w:rPr>
          <m:t xml:space="preserve">x&gt; </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oMath>
      <w:r w:rsidR="00ED7563" w:rsidRPr="00903DBA">
        <w:rPr>
          <w:rFonts w:eastAsiaTheme="minorEastAsia"/>
        </w:rPr>
        <w:t>, as long as we keep track of the number of divisions and multiplications.</w:t>
      </w:r>
    </w:p>
    <w:p w14:paraId="795483D0" w14:textId="77777777" w:rsidR="00FD5C38" w:rsidRPr="00903DBA" w:rsidRDefault="00FD5C38" w:rsidP="00FD5C38">
      <w:pPr>
        <w:pStyle w:val="Code"/>
        <w:rPr>
          <w:highlight w:val="white"/>
        </w:rPr>
      </w:pPr>
      <w:r w:rsidRPr="00903DBA">
        <w:rPr>
          <w:highlight w:val="white"/>
        </w:rPr>
        <w:t>#define E_INVERSE (1 / E)</w:t>
      </w:r>
    </w:p>
    <w:p w14:paraId="6F6736FA" w14:textId="77777777" w:rsidR="00FD5C38" w:rsidRPr="00903DBA" w:rsidRDefault="00FD5C38" w:rsidP="00A262CB">
      <w:pPr>
        <w:pStyle w:val="Code"/>
        <w:rPr>
          <w:highlight w:val="white"/>
        </w:rPr>
      </w:pPr>
    </w:p>
    <w:p w14:paraId="3D5E5562" w14:textId="3A51CE61" w:rsidR="00A262CB" w:rsidRPr="00903DBA" w:rsidRDefault="00A262CB" w:rsidP="00A262CB">
      <w:pPr>
        <w:pStyle w:val="Code"/>
        <w:rPr>
          <w:highlight w:val="white"/>
        </w:rPr>
      </w:pPr>
      <w:r w:rsidRPr="00903DBA">
        <w:rPr>
          <w:highlight w:val="white"/>
        </w:rPr>
        <w:t>double log(double x) {</w:t>
      </w:r>
    </w:p>
    <w:p w14:paraId="66FE621F" w14:textId="77777777" w:rsidR="00A262CB" w:rsidRPr="00903DBA" w:rsidRDefault="00A262CB" w:rsidP="00A262CB">
      <w:pPr>
        <w:pStyle w:val="Code"/>
        <w:rPr>
          <w:highlight w:val="white"/>
        </w:rPr>
      </w:pPr>
      <w:r w:rsidRPr="00903DBA">
        <w:rPr>
          <w:highlight w:val="white"/>
        </w:rPr>
        <w:t xml:space="preserve">  if (x &gt; 0) {</w:t>
      </w:r>
    </w:p>
    <w:p w14:paraId="48073114" w14:textId="77777777" w:rsidR="00A262CB" w:rsidRPr="00903DBA" w:rsidRDefault="00A262CB" w:rsidP="00A262CB">
      <w:pPr>
        <w:pStyle w:val="Code"/>
        <w:rPr>
          <w:highlight w:val="white"/>
        </w:rPr>
      </w:pPr>
      <w:r w:rsidRPr="00903DBA">
        <w:rPr>
          <w:highlight w:val="white"/>
        </w:rPr>
        <w:t xml:space="preserve">    int n = 0;</w:t>
      </w:r>
    </w:p>
    <w:p w14:paraId="34ACA552" w14:textId="41D8B372" w:rsidR="000367B7" w:rsidRPr="00903DBA" w:rsidRDefault="00CE4E08" w:rsidP="00804518">
      <w:pPr>
        <w:rPr>
          <w:highlight w:val="white"/>
        </w:rPr>
      </w:pPr>
      <w:r w:rsidRPr="00903DBA">
        <w:rPr>
          <w:highlight w:val="white"/>
        </w:rPr>
        <w:t xml:space="preserve">If </w:t>
      </w:r>
      <m:oMath>
        <m:r>
          <w:rPr>
            <w:rFonts w:ascii="Cambria Math" w:eastAsiaTheme="minorEastAsia" w:hAnsi="Cambria Math"/>
            <w:noProof/>
          </w:rPr>
          <m:t>x</m:t>
        </m:r>
      </m:oMath>
      <w:r w:rsidR="00804518" w:rsidRPr="00903DBA">
        <w:rPr>
          <w:rFonts w:eastAsiaTheme="minorEastAsia"/>
        </w:rPr>
        <w:t xml:space="preserve"> is more than zero and not exact one, we test whether x is more tha</w:t>
      </w:r>
      <w:r w:rsidR="00B473CF" w:rsidRPr="00903DBA">
        <w:rPr>
          <w:rFonts w:eastAsiaTheme="minorEastAsia"/>
        </w:rPr>
        <w:t>n</w:t>
      </w:r>
      <w:r w:rsidR="00804518" w:rsidRPr="00903DBA">
        <w:rPr>
          <w:rFonts w:eastAsiaTheme="minorEastAsia"/>
        </w:rPr>
        <w:t xml:space="preserve"> one. If it is, we divide </w:t>
      </w:r>
      <m:oMath>
        <m:r>
          <w:rPr>
            <w:rFonts w:ascii="Cambria Math" w:eastAsiaTheme="minorEastAsia" w:hAnsi="Cambria Math"/>
            <w:noProof/>
          </w:rPr>
          <m:t>x</m:t>
        </m:r>
      </m:oMath>
      <w:r w:rsidR="007811A2" w:rsidRPr="00903DBA">
        <w:rPr>
          <w:rFonts w:eastAsiaTheme="minorEastAsia"/>
        </w:rPr>
        <w:t xml:space="preserve"> with </w:t>
      </w:r>
      <m:oMath>
        <m:r>
          <w:rPr>
            <w:rFonts w:ascii="Cambria Math" w:eastAsiaTheme="minorEastAsia" w:hAnsi="Cambria Math"/>
          </w:rPr>
          <m:t>e</m:t>
        </m:r>
      </m:oMath>
      <w:r w:rsidR="007811A2" w:rsidRPr="00903DBA">
        <w:rPr>
          <w:rFonts w:eastAsiaTheme="minorEastAsia"/>
        </w:rPr>
        <w:t xml:space="preserve"> </w:t>
      </w:r>
      <w:r w:rsidR="00804518" w:rsidRPr="00903DBA">
        <w:rPr>
          <w:rFonts w:eastAsiaTheme="minorEastAsia"/>
        </w:rPr>
        <w:t xml:space="preserve">until </w:t>
      </w:r>
      <m:oMath>
        <m:r>
          <w:rPr>
            <w:rFonts w:ascii="Cambria Math" w:eastAsiaTheme="minorEastAsia" w:hAnsi="Cambria Math"/>
            <w:noProof/>
          </w:rPr>
          <m:t>x</m:t>
        </m:r>
      </m:oMath>
      <w:r w:rsidR="00804518" w:rsidRPr="00903DBA">
        <w:rPr>
          <w:rFonts w:eastAsiaTheme="minorEastAsia"/>
        </w:rPr>
        <w:t xml:space="preserve"> is less than one.</w:t>
      </w:r>
    </w:p>
    <w:p w14:paraId="03210866" w14:textId="77777777" w:rsidR="00A262CB" w:rsidRPr="00903DBA" w:rsidRDefault="00A262CB" w:rsidP="00A262CB">
      <w:pPr>
        <w:pStyle w:val="Code"/>
        <w:rPr>
          <w:highlight w:val="white"/>
        </w:rPr>
      </w:pPr>
      <w:r w:rsidRPr="00903DBA">
        <w:rPr>
          <w:highlight w:val="white"/>
        </w:rPr>
        <w:t xml:space="preserve">    if (x &gt; 1) {</w:t>
      </w:r>
    </w:p>
    <w:p w14:paraId="254BD6AC" w14:textId="77777777" w:rsidR="00A262CB" w:rsidRPr="00903DBA" w:rsidRDefault="00A262CB" w:rsidP="00A262CB">
      <w:pPr>
        <w:pStyle w:val="Code"/>
        <w:rPr>
          <w:highlight w:val="white"/>
        </w:rPr>
      </w:pPr>
      <w:r w:rsidRPr="00903DBA">
        <w:rPr>
          <w:highlight w:val="white"/>
        </w:rPr>
        <w:t xml:space="preserve">      while (x &gt; 1) {</w:t>
      </w:r>
    </w:p>
    <w:p w14:paraId="69773F01" w14:textId="77777777" w:rsidR="00A262CB" w:rsidRPr="00903DBA" w:rsidRDefault="00A262CB" w:rsidP="00A262CB">
      <w:pPr>
        <w:pStyle w:val="Code"/>
        <w:rPr>
          <w:highlight w:val="white"/>
        </w:rPr>
      </w:pPr>
      <w:r w:rsidRPr="00903DBA">
        <w:rPr>
          <w:highlight w:val="white"/>
        </w:rPr>
        <w:t xml:space="preserve">        x /= E;</w:t>
      </w:r>
    </w:p>
    <w:p w14:paraId="1EB8F4E3" w14:textId="77777777" w:rsidR="00A262CB" w:rsidRPr="00903DBA" w:rsidRDefault="00A262CB" w:rsidP="00A262CB">
      <w:pPr>
        <w:pStyle w:val="Code"/>
        <w:rPr>
          <w:highlight w:val="white"/>
        </w:rPr>
      </w:pPr>
      <w:r w:rsidRPr="00903DBA">
        <w:rPr>
          <w:highlight w:val="white"/>
        </w:rPr>
        <w:t xml:space="preserve">        ++n;</w:t>
      </w:r>
    </w:p>
    <w:p w14:paraId="3897750B" w14:textId="77777777" w:rsidR="00A262CB" w:rsidRPr="00903DBA" w:rsidRDefault="00A262CB" w:rsidP="00A262CB">
      <w:pPr>
        <w:pStyle w:val="Code"/>
        <w:rPr>
          <w:highlight w:val="white"/>
        </w:rPr>
      </w:pPr>
      <w:r w:rsidRPr="00903DBA">
        <w:rPr>
          <w:highlight w:val="white"/>
        </w:rPr>
        <w:t xml:space="preserve">      }</w:t>
      </w:r>
    </w:p>
    <w:p w14:paraId="2571F2E7" w14:textId="77777777" w:rsidR="00A262CB" w:rsidRPr="00903DBA" w:rsidRDefault="00A262CB" w:rsidP="00A262CB">
      <w:pPr>
        <w:pStyle w:val="Code"/>
        <w:rPr>
          <w:highlight w:val="white"/>
        </w:rPr>
      </w:pPr>
      <w:r w:rsidRPr="00903DBA">
        <w:rPr>
          <w:highlight w:val="white"/>
        </w:rPr>
        <w:t xml:space="preserve">    }</w:t>
      </w:r>
    </w:p>
    <w:p w14:paraId="61890446" w14:textId="6881B01E" w:rsidR="00B473CF" w:rsidRPr="00903DBA" w:rsidRDefault="007811A2" w:rsidP="007811A2">
      <w:pPr>
        <w:rPr>
          <w:rFonts w:eastAsiaTheme="minorEastAsia"/>
        </w:rPr>
      </w:pPr>
      <w:r w:rsidRPr="00903DBA">
        <w:rPr>
          <w:highlight w:val="white"/>
        </w:rPr>
        <w:t xml:space="preserve">If </w:t>
      </w:r>
      <m:oMath>
        <m:r>
          <w:rPr>
            <w:rFonts w:ascii="Cambria Math" w:eastAsiaTheme="minorEastAsia" w:hAnsi="Cambria Math"/>
            <w:noProof/>
          </w:rPr>
          <m:t>x</m:t>
        </m:r>
      </m:oMath>
      <w:r w:rsidRPr="00903DBA">
        <w:rPr>
          <w:rFonts w:eastAsiaTheme="minorEastAsia"/>
        </w:rPr>
        <w:t xml:space="preserve"> is less than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Pr="00903DBA">
        <w:rPr>
          <w:rFonts w:eastAsiaTheme="minorEastAsia"/>
        </w:rPr>
        <w:t>, we multipl</w:t>
      </w:r>
      <w:r w:rsidR="00B473CF" w:rsidRPr="00903DBA">
        <w:rPr>
          <w:rFonts w:eastAsiaTheme="minorEastAsia"/>
        </w:rPr>
        <w:t xml:space="preserve">e </w:t>
      </w:r>
      <m:oMath>
        <m:r>
          <w:rPr>
            <w:rFonts w:ascii="Cambria Math" w:eastAsiaTheme="minorEastAsia" w:hAnsi="Cambria Math"/>
          </w:rPr>
          <m:t>e</m:t>
        </m:r>
      </m:oMath>
      <w:r w:rsidR="00B473CF" w:rsidRPr="00903DBA">
        <w:rPr>
          <w:rFonts w:eastAsiaTheme="minorEastAsia"/>
        </w:rPr>
        <w:t xml:space="preserve"> with </w:t>
      </w:r>
      <m:oMath>
        <m:r>
          <w:rPr>
            <w:rFonts w:ascii="Cambria Math" w:eastAsiaTheme="minorEastAsia" w:hAnsi="Cambria Math"/>
          </w:rPr>
          <m:t>e</m:t>
        </m:r>
      </m:oMath>
      <w:r w:rsidR="00B473CF" w:rsidRPr="00903DBA">
        <w:rPr>
          <w:rFonts w:eastAsiaTheme="minorEastAsia"/>
        </w:rPr>
        <w:t xml:space="preserve"> until it is more than </w:t>
      </w:r>
      <w:r w:rsidRPr="00903DBA">
        <w:rPr>
          <w:rFonts w:eastAsiaTheme="minorEastAsia"/>
        </w:rPr>
        <w:t xml:space="preserve">more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00B473CF" w:rsidRPr="00903DBA">
        <w:rPr>
          <w:rFonts w:eastAsiaTheme="minorEastAsia"/>
        </w:rPr>
        <w:t xml:space="preserve">. In both cases we keep track of the number of divisions and multiplications by updating </w:t>
      </w:r>
      <m:oMath>
        <m:r>
          <w:rPr>
            <w:rFonts w:ascii="Cambria Math" w:eastAsiaTheme="minorEastAsia" w:hAnsi="Cambria Math"/>
          </w:rPr>
          <m:t>n</m:t>
        </m:r>
      </m:oMath>
      <w:r w:rsidR="00B473CF" w:rsidRPr="00903DBA">
        <w:rPr>
          <w:rFonts w:eastAsiaTheme="minorEastAsia"/>
        </w:rPr>
        <w:t>.</w:t>
      </w:r>
    </w:p>
    <w:p w14:paraId="6FEAF3FB" w14:textId="77777777" w:rsidR="00A262CB" w:rsidRPr="00903DBA" w:rsidRDefault="00A262CB" w:rsidP="00A262CB">
      <w:pPr>
        <w:pStyle w:val="Code"/>
        <w:rPr>
          <w:highlight w:val="white"/>
        </w:rPr>
      </w:pPr>
      <w:r w:rsidRPr="00903DBA">
        <w:rPr>
          <w:highlight w:val="white"/>
        </w:rPr>
        <w:t xml:space="preserve">    else if (x &lt; E_INVERSE) {</w:t>
      </w:r>
    </w:p>
    <w:p w14:paraId="239EC644" w14:textId="77777777" w:rsidR="00A262CB" w:rsidRPr="00903DBA" w:rsidRDefault="00A262CB" w:rsidP="00A262CB">
      <w:pPr>
        <w:pStyle w:val="Code"/>
        <w:rPr>
          <w:highlight w:val="white"/>
        </w:rPr>
      </w:pPr>
      <w:r w:rsidRPr="00903DBA">
        <w:rPr>
          <w:highlight w:val="white"/>
        </w:rPr>
        <w:t xml:space="preserve">      while (x &lt; E_INVERSE) {</w:t>
      </w:r>
    </w:p>
    <w:p w14:paraId="1D28EFB4" w14:textId="77777777" w:rsidR="00A262CB" w:rsidRPr="00903DBA" w:rsidRDefault="00A262CB" w:rsidP="00A262CB">
      <w:pPr>
        <w:pStyle w:val="Code"/>
        <w:rPr>
          <w:highlight w:val="white"/>
        </w:rPr>
      </w:pPr>
      <w:r w:rsidRPr="00903DBA">
        <w:rPr>
          <w:highlight w:val="white"/>
        </w:rPr>
        <w:t xml:space="preserve">        x *= E;</w:t>
      </w:r>
    </w:p>
    <w:p w14:paraId="46808D6E" w14:textId="77777777" w:rsidR="00A262CB" w:rsidRPr="00903DBA" w:rsidRDefault="00A262CB" w:rsidP="00A262CB">
      <w:pPr>
        <w:pStyle w:val="Code"/>
        <w:rPr>
          <w:highlight w:val="white"/>
        </w:rPr>
      </w:pPr>
      <w:r w:rsidRPr="00903DBA">
        <w:rPr>
          <w:highlight w:val="white"/>
        </w:rPr>
        <w:t xml:space="preserve">        --n;</w:t>
      </w:r>
    </w:p>
    <w:p w14:paraId="4CBE81E9" w14:textId="77777777" w:rsidR="00A262CB" w:rsidRPr="00903DBA" w:rsidRDefault="00A262CB" w:rsidP="00A262CB">
      <w:pPr>
        <w:pStyle w:val="Code"/>
        <w:rPr>
          <w:highlight w:val="white"/>
        </w:rPr>
      </w:pPr>
      <w:r w:rsidRPr="00903DBA">
        <w:rPr>
          <w:highlight w:val="white"/>
        </w:rPr>
        <w:t xml:space="preserve">      }</w:t>
      </w:r>
    </w:p>
    <w:p w14:paraId="438AB663" w14:textId="77777777" w:rsidR="00A262CB" w:rsidRPr="00903DBA" w:rsidRDefault="00A262CB" w:rsidP="00A262CB">
      <w:pPr>
        <w:pStyle w:val="Code"/>
        <w:rPr>
          <w:highlight w:val="white"/>
        </w:rPr>
      </w:pPr>
      <w:r w:rsidRPr="00903DBA">
        <w:rPr>
          <w:highlight w:val="white"/>
        </w:rPr>
        <w:t xml:space="preserve">    }</w:t>
      </w:r>
    </w:p>
    <w:p w14:paraId="0391CEBA" w14:textId="6186D527" w:rsidR="0046152E" w:rsidRPr="00903DBA" w:rsidRDefault="00B473CF" w:rsidP="0046152E">
      <w:pPr>
        <w:rPr>
          <w:highlight w:val="white"/>
        </w:rPr>
      </w:pPr>
      <w:r w:rsidRPr="00903DBA">
        <w:rPr>
          <w:highlight w:val="white"/>
        </w:rPr>
        <w:t xml:space="preserve">When we have made sure that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980A18" w:rsidRPr="00903DBA">
        <w:rPr>
          <w:rFonts w:eastAsiaTheme="minorEastAsia"/>
        </w:rPr>
        <w:t xml:space="preserve">, we </w:t>
      </w:r>
      <w:r w:rsidR="0046152E" w:rsidRPr="00903DBA">
        <w:rPr>
          <w:rFonts w:eastAsiaTheme="minorEastAsia"/>
        </w:rPr>
        <w:t>iterate with the</w:t>
      </w:r>
      <w:r w:rsidR="00845132" w:rsidRPr="00903DBA">
        <w:rPr>
          <w:rFonts w:eastAsiaTheme="minorEastAsia"/>
        </w:rPr>
        <w:t xml:space="preserve"> formula</w:t>
      </w:r>
      <w:r w:rsidR="0046152E" w:rsidRPr="00903DBA">
        <w:rPr>
          <w:rFonts w:eastAsiaTheme="minorEastAsia"/>
        </w:rPr>
        <w:t xml:space="preserve"> </w:t>
      </w:r>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w:r w:rsidR="0046152E" w:rsidRPr="00903DBA">
        <w:rPr>
          <w:rFonts w:eastAsiaTheme="minorEastAsia"/>
        </w:rPr>
        <w:t>.</w:t>
      </w:r>
    </w:p>
    <w:p w14:paraId="632AE408" w14:textId="77777777" w:rsidR="00A71095" w:rsidRPr="00903DBA" w:rsidRDefault="00A71095" w:rsidP="00A71095">
      <w:pPr>
        <w:pStyle w:val="Code"/>
        <w:rPr>
          <w:highlight w:val="white"/>
        </w:rPr>
      </w:pPr>
      <w:r w:rsidRPr="00903DBA">
        <w:rPr>
          <w:highlight w:val="white"/>
        </w:rPr>
        <w:t xml:space="preserve">    { double index = 1, term, sum = 0, sign = 1,</w:t>
      </w:r>
    </w:p>
    <w:p w14:paraId="7F7AE65D" w14:textId="77777777" w:rsidR="00A71095" w:rsidRPr="00903DBA" w:rsidRDefault="00A71095" w:rsidP="00A71095">
      <w:pPr>
        <w:pStyle w:val="Code"/>
        <w:rPr>
          <w:highlight w:val="white"/>
        </w:rPr>
      </w:pPr>
      <w:r w:rsidRPr="00903DBA">
        <w:rPr>
          <w:highlight w:val="white"/>
        </w:rPr>
        <w:t xml:space="preserve">             x_minus_1 = x - 1, power = x_minus_1;</w:t>
      </w:r>
    </w:p>
    <w:p w14:paraId="28E4675C" w14:textId="77777777" w:rsidR="00A71095" w:rsidRPr="00903DBA" w:rsidRDefault="00A71095" w:rsidP="00A71095">
      <w:pPr>
        <w:pStyle w:val="Code"/>
        <w:rPr>
          <w:highlight w:val="white"/>
        </w:rPr>
      </w:pPr>
    </w:p>
    <w:p w14:paraId="5D5E0BB6" w14:textId="77777777" w:rsidR="00A71095" w:rsidRPr="00903DBA" w:rsidRDefault="00A71095" w:rsidP="00A71095">
      <w:pPr>
        <w:pStyle w:val="Code"/>
        <w:rPr>
          <w:highlight w:val="white"/>
        </w:rPr>
      </w:pPr>
      <w:r w:rsidRPr="00903DBA">
        <w:rPr>
          <w:highlight w:val="white"/>
        </w:rPr>
        <w:t xml:space="preserve">      do {</w:t>
      </w:r>
    </w:p>
    <w:p w14:paraId="7BF43668" w14:textId="77777777" w:rsidR="00A71095" w:rsidRPr="00903DBA" w:rsidRDefault="00A71095" w:rsidP="00A71095">
      <w:pPr>
        <w:pStyle w:val="Code"/>
        <w:rPr>
          <w:highlight w:val="white"/>
        </w:rPr>
      </w:pPr>
      <w:r w:rsidRPr="00903DBA">
        <w:rPr>
          <w:highlight w:val="white"/>
        </w:rPr>
        <w:t xml:space="preserve">        term = sign * power / index++;</w:t>
      </w:r>
    </w:p>
    <w:p w14:paraId="62D82632" w14:textId="77777777" w:rsidR="00A71095" w:rsidRPr="00903DBA" w:rsidRDefault="00A71095" w:rsidP="00A71095">
      <w:pPr>
        <w:pStyle w:val="Code"/>
        <w:rPr>
          <w:highlight w:val="white"/>
        </w:rPr>
      </w:pPr>
      <w:r w:rsidRPr="00903DBA">
        <w:rPr>
          <w:highlight w:val="white"/>
        </w:rPr>
        <w:t xml:space="preserve">        sum += term;</w:t>
      </w:r>
    </w:p>
    <w:p w14:paraId="193E3418" w14:textId="77777777" w:rsidR="00A71095" w:rsidRPr="00903DBA" w:rsidRDefault="00A71095" w:rsidP="00A71095">
      <w:pPr>
        <w:pStyle w:val="Code"/>
        <w:rPr>
          <w:highlight w:val="white"/>
        </w:rPr>
      </w:pPr>
      <w:r w:rsidRPr="00903DBA">
        <w:rPr>
          <w:highlight w:val="white"/>
        </w:rPr>
        <w:t xml:space="preserve">        power *= x_minus_1;</w:t>
      </w:r>
    </w:p>
    <w:p w14:paraId="02612DBA" w14:textId="77777777" w:rsidR="00A71095" w:rsidRPr="00903DBA" w:rsidRDefault="00A71095" w:rsidP="00A71095">
      <w:pPr>
        <w:pStyle w:val="Code"/>
        <w:rPr>
          <w:highlight w:val="white"/>
        </w:rPr>
      </w:pPr>
      <w:r w:rsidRPr="00903DBA">
        <w:rPr>
          <w:highlight w:val="white"/>
        </w:rPr>
        <w:t xml:space="preserve">        sign *= -1.0;</w:t>
      </w:r>
    </w:p>
    <w:p w14:paraId="6523E41A" w14:textId="77777777" w:rsidR="00A71095" w:rsidRPr="00903DBA" w:rsidRDefault="00A71095" w:rsidP="00A71095">
      <w:pPr>
        <w:pStyle w:val="Code"/>
        <w:rPr>
          <w:highlight w:val="white"/>
        </w:rPr>
      </w:pPr>
      <w:r w:rsidRPr="00903DBA">
        <w:rPr>
          <w:highlight w:val="white"/>
        </w:rPr>
        <w:t xml:space="preserve">      } while (fabs(term) &gt;= EPSILON);</w:t>
      </w:r>
    </w:p>
    <w:p w14:paraId="0E181B90" w14:textId="44D42567" w:rsidR="00555D55" w:rsidRPr="00903DBA" w:rsidRDefault="004D1943" w:rsidP="004D1943">
      <w:pPr>
        <w:rPr>
          <w:highlight w:val="white"/>
        </w:rPr>
      </w:pPr>
      <w:r w:rsidRPr="00903DBA">
        <w:rPr>
          <w:highlight w:val="white"/>
        </w:rPr>
        <w:t xml:space="preserve">The result is the sum of the iteration plus the number of division and multiplication </w:t>
      </w:r>
      <w:r w:rsidR="0046152E" w:rsidRPr="00903DBA">
        <w:rPr>
          <w:highlight w:val="white"/>
        </w:rPr>
        <w:t>(</w:t>
      </w:r>
      <m:oMath>
        <m:r>
          <w:rPr>
            <w:rFonts w:ascii="Cambria Math" w:eastAsiaTheme="minorEastAsia" w:hAnsi="Cambria Math"/>
            <w:noProof/>
          </w:rPr>
          <m:t>n</m:t>
        </m:r>
      </m:oMath>
      <w:r w:rsidR="0046152E" w:rsidRPr="00903DBA">
        <w:rPr>
          <w:highlight w:val="white"/>
        </w:rPr>
        <w:t>)</w:t>
      </w:r>
      <w:r w:rsidR="006844B0" w:rsidRPr="00903DBA">
        <w:rPr>
          <w:highlight w:val="white"/>
        </w:rPr>
        <w:t xml:space="preserve"> </w:t>
      </w:r>
      <w:r w:rsidRPr="00903DBA">
        <w:rPr>
          <w:highlight w:val="white"/>
        </w:rPr>
        <w:t>before the iteration.</w:t>
      </w:r>
    </w:p>
    <w:p w14:paraId="6AABAF9F" w14:textId="77777777" w:rsidR="00A71095" w:rsidRPr="00903DBA" w:rsidRDefault="00A71095" w:rsidP="00A71095">
      <w:pPr>
        <w:pStyle w:val="Code"/>
        <w:rPr>
          <w:highlight w:val="white"/>
        </w:rPr>
      </w:pPr>
      <w:r w:rsidRPr="00903DBA">
        <w:rPr>
          <w:highlight w:val="white"/>
        </w:rPr>
        <w:t xml:space="preserve">      return sum + n;</w:t>
      </w:r>
    </w:p>
    <w:p w14:paraId="577D6504" w14:textId="77777777" w:rsidR="00A71095" w:rsidRPr="00903DBA" w:rsidRDefault="00A71095" w:rsidP="00A71095">
      <w:pPr>
        <w:pStyle w:val="Code"/>
        <w:rPr>
          <w:highlight w:val="white"/>
        </w:rPr>
      </w:pPr>
      <w:r w:rsidRPr="00903DBA">
        <w:rPr>
          <w:highlight w:val="white"/>
        </w:rPr>
        <w:t xml:space="preserve">    }</w:t>
      </w:r>
    </w:p>
    <w:p w14:paraId="009926C5" w14:textId="77777777" w:rsidR="00A71095" w:rsidRPr="00903DBA" w:rsidRDefault="00A71095" w:rsidP="00A71095">
      <w:pPr>
        <w:pStyle w:val="Code"/>
        <w:rPr>
          <w:highlight w:val="white"/>
        </w:rPr>
      </w:pPr>
      <w:r w:rsidRPr="00903DBA">
        <w:rPr>
          <w:highlight w:val="white"/>
        </w:rPr>
        <w:t xml:space="preserve">  }</w:t>
      </w:r>
    </w:p>
    <w:p w14:paraId="60AD0C10" w14:textId="65C7DFAF" w:rsidR="004D1943" w:rsidRPr="00903DBA" w:rsidRDefault="004D1943" w:rsidP="004D1943">
      <w:pPr>
        <w:rPr>
          <w:highlight w:val="white"/>
        </w:rPr>
      </w:pPr>
      <w:r w:rsidRPr="00903DBA">
        <w:rPr>
          <w:highlight w:val="white"/>
        </w:rPr>
        <w:t xml:space="preserve">If </w:t>
      </w:r>
      <m:oMath>
        <m:r>
          <w:rPr>
            <w:rFonts w:ascii="Cambria Math" w:hAnsi="Cambria Math"/>
            <w:highlight w:val="white"/>
          </w:rPr>
          <m:t>x</m:t>
        </m:r>
      </m:oMath>
      <w:r w:rsidRPr="00903DBA">
        <w:t xml:space="preserve"> is less than zero, we report an error by setting </w:t>
      </w:r>
      <w:r w:rsidRPr="00903DBA">
        <w:rPr>
          <w:rStyle w:val="KeyWord0"/>
        </w:rPr>
        <w:t>errno</w:t>
      </w:r>
      <w:r w:rsidRPr="00903DBA">
        <w:t xml:space="preserve"> </w:t>
      </w:r>
      <w:r w:rsidR="00FB3D09" w:rsidRPr="00903DBA">
        <w:t xml:space="preserve">domain error </w:t>
      </w:r>
      <w:r w:rsidRPr="00903DBA">
        <w:t>and return zero.</w:t>
      </w:r>
    </w:p>
    <w:p w14:paraId="6C2A348C" w14:textId="77777777" w:rsidR="00A262CB" w:rsidRPr="00903DBA" w:rsidRDefault="00A262CB" w:rsidP="00A262CB">
      <w:pPr>
        <w:pStyle w:val="Code"/>
        <w:rPr>
          <w:highlight w:val="white"/>
        </w:rPr>
      </w:pPr>
      <w:r w:rsidRPr="00903DBA">
        <w:rPr>
          <w:highlight w:val="white"/>
        </w:rPr>
        <w:t xml:space="preserve">  else {</w:t>
      </w:r>
    </w:p>
    <w:p w14:paraId="2A2ED4CC" w14:textId="77777777" w:rsidR="00A262CB" w:rsidRPr="00903DBA" w:rsidRDefault="00A262CB" w:rsidP="00A262CB">
      <w:pPr>
        <w:pStyle w:val="Code"/>
        <w:rPr>
          <w:highlight w:val="white"/>
        </w:rPr>
      </w:pPr>
      <w:r w:rsidRPr="00903DBA">
        <w:rPr>
          <w:highlight w:val="white"/>
        </w:rPr>
        <w:t xml:space="preserve">    errno = EDOM;</w:t>
      </w:r>
    </w:p>
    <w:p w14:paraId="61A66C5A" w14:textId="77777777" w:rsidR="00A262CB" w:rsidRPr="00903DBA" w:rsidRDefault="00A262CB" w:rsidP="00A262CB">
      <w:pPr>
        <w:pStyle w:val="Code"/>
        <w:rPr>
          <w:highlight w:val="white"/>
        </w:rPr>
      </w:pPr>
      <w:r w:rsidRPr="00903DBA">
        <w:rPr>
          <w:highlight w:val="white"/>
        </w:rPr>
        <w:t xml:space="preserve">    return 0;</w:t>
      </w:r>
    </w:p>
    <w:p w14:paraId="48979528" w14:textId="77777777" w:rsidR="00A262CB" w:rsidRPr="00903DBA" w:rsidRDefault="00A262CB" w:rsidP="00A262CB">
      <w:pPr>
        <w:pStyle w:val="Code"/>
        <w:rPr>
          <w:highlight w:val="white"/>
        </w:rPr>
      </w:pPr>
      <w:r w:rsidRPr="00903DBA">
        <w:rPr>
          <w:highlight w:val="white"/>
        </w:rPr>
        <w:t xml:space="preserve">  }</w:t>
      </w:r>
    </w:p>
    <w:p w14:paraId="7A41FEE9" w14:textId="77777777" w:rsidR="00A262CB" w:rsidRPr="00903DBA" w:rsidRDefault="00A262CB" w:rsidP="00A262CB">
      <w:pPr>
        <w:pStyle w:val="Code"/>
        <w:rPr>
          <w:highlight w:val="white"/>
        </w:rPr>
      </w:pPr>
      <w:r w:rsidRPr="00903DBA">
        <w:rPr>
          <w:highlight w:val="white"/>
        </w:rPr>
        <w:t>}</w:t>
      </w:r>
    </w:p>
    <w:p w14:paraId="7172ECB2" w14:textId="2C5D634F" w:rsidR="00BC6989" w:rsidRPr="00903DBA" w:rsidRDefault="00BC6989" w:rsidP="00BC6989">
      <w:pPr>
        <w:rPr>
          <w:highlight w:val="white"/>
        </w:rPr>
      </w:pPr>
      <w:r w:rsidRPr="00903DBA">
        <w:rPr>
          <w:highlight w:val="white"/>
        </w:rPr>
        <w:t xml:space="preserve">The </w:t>
      </w:r>
      <w:r w:rsidR="00FA3167" w:rsidRPr="00903DBA">
        <w:rPr>
          <w:highlight w:val="white"/>
        </w:rPr>
        <w:t xml:space="preserve">common </w:t>
      </w:r>
      <w:r w:rsidRPr="00903DBA">
        <w:rPr>
          <w:highlight w:val="white"/>
        </w:rPr>
        <w:t>logarithm</w:t>
      </w:r>
      <w:r w:rsidR="00FA3167" w:rsidRPr="00903DBA">
        <w:rPr>
          <w:highlight w:val="white"/>
        </w:rPr>
        <w:t>, with base 10, is define</w:t>
      </w:r>
      <w:r w:rsidR="00A0575F" w:rsidRPr="00903DBA">
        <w:rPr>
          <w:highlight w:val="white"/>
        </w:rPr>
        <w:t>d</w:t>
      </w:r>
      <w:r w:rsidR="00FA3167" w:rsidRPr="00903DBA">
        <w:rPr>
          <w:highlight w:val="white"/>
        </w:rPr>
        <w:t xml:space="preserve"> as follows:</w:t>
      </w:r>
    </w:p>
    <w:p w14:paraId="42C23826" w14:textId="777648DE" w:rsidR="00555D55" w:rsidRPr="00903DBA" w:rsidRDefault="000B4F2B" w:rsidP="00B92E77">
      <w:pPr>
        <w:pStyle w:val="Code"/>
        <w:rPr>
          <w:highlight w:val="white"/>
        </w:rPr>
      </w:pPr>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ctrlPr>
                <w:rPr>
                  <w:rFonts w:ascii="Cambria Math" w:hAnsi="Cambria Math"/>
                  <w:i/>
                  <w:highlight w:val="white"/>
                </w:rPr>
              </m:ctrlPr>
            </m:fName>
            <m:e>
              <m:r>
                <w:rPr>
                  <w:rFonts w:ascii="Cambria Math" w:hAnsi="Cambria Math"/>
                </w:rPr>
                <m:t>x=</m:t>
              </m:r>
            </m:e>
          </m:func>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num>
            <m:den>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den>
          </m:f>
        </m:oMath>
      </m:oMathPara>
    </w:p>
    <w:p w14:paraId="3C904187" w14:textId="77777777" w:rsidR="00296887" w:rsidRPr="00903DBA" w:rsidRDefault="00296887" w:rsidP="00296887">
      <w:pPr>
        <w:pStyle w:val="Code"/>
      </w:pPr>
    </w:p>
    <w:p w14:paraId="2EE08FC4" w14:textId="45B7ACAF" w:rsidR="00FD5F1C" w:rsidRPr="00903DBA" w:rsidRDefault="00FD5F1C" w:rsidP="00FD5F1C">
      <w:r w:rsidRPr="00903DBA">
        <w:t xml:space="preserve">We define a constant value for </w:t>
      </w:r>
      <m:oMath>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oMath>
      <w:r w:rsidR="002E36A3" w:rsidRPr="00903DBA">
        <w:rPr>
          <w:rFonts w:eastAsiaTheme="minorEastAsia"/>
        </w:rPr>
        <w:t xml:space="preserve">, which we divide </w:t>
      </w:r>
      <m:oMath>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oMath>
      <w:r w:rsidR="002E36A3" w:rsidRPr="00903DBA">
        <w:rPr>
          <w:rFonts w:eastAsiaTheme="minorEastAsia"/>
        </w:rPr>
        <w:t xml:space="preserve"> with.</w:t>
      </w:r>
    </w:p>
    <w:p w14:paraId="16501FA5" w14:textId="77777777" w:rsidR="00F14B05" w:rsidRPr="00903DBA" w:rsidRDefault="00F14B05" w:rsidP="00F14B05">
      <w:pPr>
        <w:pStyle w:val="Code"/>
        <w:rPr>
          <w:highlight w:val="white"/>
        </w:rPr>
      </w:pPr>
      <w:r w:rsidRPr="00903DBA">
        <w:rPr>
          <w:highlight w:val="white"/>
        </w:rPr>
        <w:t>#define LN_10 2.3025850929940456840179914</w:t>
      </w:r>
    </w:p>
    <w:p w14:paraId="1ADAC70C" w14:textId="77777777" w:rsidR="00F14B05" w:rsidRPr="00903DBA" w:rsidRDefault="00F14B05" w:rsidP="00F14B05">
      <w:pPr>
        <w:pStyle w:val="Code"/>
        <w:rPr>
          <w:highlight w:val="white"/>
        </w:rPr>
      </w:pPr>
    </w:p>
    <w:p w14:paraId="5612E37C" w14:textId="77777777" w:rsidR="00F14B05" w:rsidRPr="00903DBA" w:rsidRDefault="00F14B05" w:rsidP="00F14B05">
      <w:pPr>
        <w:pStyle w:val="Code"/>
        <w:rPr>
          <w:highlight w:val="white"/>
        </w:rPr>
      </w:pPr>
      <w:r w:rsidRPr="00903DBA">
        <w:rPr>
          <w:highlight w:val="white"/>
        </w:rPr>
        <w:t>double log10(double x) {</w:t>
      </w:r>
    </w:p>
    <w:p w14:paraId="2DADFADE" w14:textId="77777777" w:rsidR="00F14B05" w:rsidRPr="00903DBA" w:rsidRDefault="00F14B05" w:rsidP="00F14B05">
      <w:pPr>
        <w:pStyle w:val="Code"/>
        <w:rPr>
          <w:highlight w:val="white"/>
        </w:rPr>
      </w:pPr>
      <w:r w:rsidRPr="00903DBA">
        <w:rPr>
          <w:highlight w:val="white"/>
        </w:rPr>
        <w:t xml:space="preserve">  return log(x) / LN_10;</w:t>
      </w:r>
    </w:p>
    <w:p w14:paraId="067DE2EE" w14:textId="77777777" w:rsidR="00F14B05" w:rsidRPr="00903DBA" w:rsidRDefault="00F14B05" w:rsidP="00F14B05">
      <w:pPr>
        <w:pStyle w:val="Code"/>
        <w:rPr>
          <w:highlight w:val="white"/>
        </w:rPr>
      </w:pPr>
      <w:r w:rsidRPr="00903DBA">
        <w:rPr>
          <w:highlight w:val="white"/>
        </w:rPr>
        <w:t>}</w:t>
      </w:r>
    </w:p>
    <w:p w14:paraId="450940FD" w14:textId="4E3B6B7A" w:rsidR="00F635B9" w:rsidRPr="00903DBA" w:rsidRDefault="00B63C3B" w:rsidP="00B63C3B">
      <w:pPr>
        <w:pStyle w:val="Rubrik3"/>
        <w:rPr>
          <w:highlight w:val="white"/>
        </w:rPr>
      </w:pPr>
      <w:bookmarkStart w:id="503" w:name="_Toc57656131"/>
      <w:r w:rsidRPr="00903DBA">
        <w:rPr>
          <w:highlight w:val="white"/>
        </w:rPr>
        <w:t>Power</w:t>
      </w:r>
      <w:r w:rsidR="0083365C" w:rsidRPr="00903DBA">
        <w:rPr>
          <w:highlight w:val="white"/>
        </w:rPr>
        <w:t xml:space="preserve"> Functions</w:t>
      </w:r>
      <w:bookmarkEnd w:id="503"/>
    </w:p>
    <w:p w14:paraId="310DE0CA" w14:textId="01B82CD2" w:rsidR="00BD0C45" w:rsidRPr="00903DBA" w:rsidRDefault="00BD0C45" w:rsidP="009C769E">
      <w:pPr>
        <w:rPr>
          <w:highlight w:val="white"/>
        </w:rPr>
      </w:pPr>
      <w:r w:rsidRPr="00903DBA">
        <w:rPr>
          <w:highlight w:val="white"/>
        </w:rPr>
        <w:t xml:space="preserve">The power function </w:t>
      </w:r>
      <m:oMath>
        <m:sSup>
          <m:sSupPr>
            <m:ctrlPr>
              <w:rPr>
                <w:rFonts w:ascii="Cambria Math" w:hAnsi="Cambria Math"/>
                <w:i/>
                <w:noProof/>
              </w:rPr>
            </m:ctrlPr>
          </m:sSupPr>
          <m:e>
            <m:r>
              <w:rPr>
                <w:rFonts w:ascii="Cambria Math" w:hAnsi="Cambria Math"/>
              </w:rPr>
              <m:t>x</m:t>
            </m:r>
          </m:e>
          <m:sup>
            <m:r>
              <w:rPr>
                <w:rFonts w:ascii="Cambria Math" w:hAnsi="Cambria Math"/>
              </w:rPr>
              <m:t>y</m:t>
            </m:r>
          </m:sup>
        </m:sSup>
      </m:oMath>
      <w:r w:rsidRPr="00903DBA">
        <w:t xml:space="preserve"> is defined </w:t>
      </w:r>
      <w:r w:rsidR="002254A9" w:rsidRPr="00903DBA">
        <w:t>for all</w:t>
      </w:r>
      <w:r w:rsidR="005213F3" w:rsidRPr="00903DBA">
        <w:t xml:space="preserve"> real values</w:t>
      </w:r>
      <w:r w:rsidR="002254A9" w:rsidRPr="00903DBA">
        <w:t xml:space="preserve"> </w:t>
      </w:r>
      <m:oMath>
        <m:r>
          <w:rPr>
            <w:rFonts w:ascii="Cambria Math" w:hAnsi="Cambria Math"/>
            <w:noProof/>
          </w:rPr>
          <m:t>x&gt;0</m:t>
        </m:r>
      </m:oMath>
      <w:r w:rsidR="002254A9" w:rsidRPr="00903DBA">
        <w:t xml:space="preserve"> </w:t>
      </w:r>
      <w:r w:rsidRPr="00903DBA">
        <w:t>as</w:t>
      </w:r>
      <w:r w:rsidR="00F904C2" w:rsidRPr="00903DBA">
        <w:t xml:space="preserve"> follows:</w:t>
      </w:r>
    </w:p>
    <w:p w14:paraId="7F062F15" w14:textId="25CBD313" w:rsidR="00E52E7A" w:rsidRPr="00903DBA" w:rsidRDefault="000B4F2B" w:rsidP="008B6297">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up>
                    </m:sSup>
                  </m:e>
                  <m:e>
                    <m:r>
                      <w:rPr>
                        <w:rFonts w:ascii="Cambria Math" w:hAnsi="Cambria Math"/>
                      </w:rPr>
                      <m:t>if x&gt;0</m:t>
                    </m:r>
                  </m:e>
                </m:mr>
                <m:mr>
                  <m:e>
                    <m:r>
                      <w:rPr>
                        <w:rFonts w:ascii="Cambria Math" w:hAnsi="Cambria Math"/>
                      </w:rPr>
                      <m:t>1</m:t>
                    </m:r>
                  </m:e>
                  <m:e>
                    <m:r>
                      <w:rPr>
                        <w:rFonts w:ascii="Cambria Math" w:hAnsi="Cambria Math"/>
                      </w:rPr>
                      <m:t>if x=0 and y=0</m:t>
                    </m:r>
                  </m:e>
                </m:mr>
                <m:mr>
                  <m:e>
                    <m:r>
                      <w:rPr>
                        <w:rFonts w:ascii="Cambria Math" w:hAnsi="Cambria Math"/>
                      </w:rPr>
                      <m:t>0</m:t>
                    </m:r>
                  </m:e>
                  <m:e>
                    <m:r>
                      <w:rPr>
                        <w:rFonts w:ascii="Cambria Math" w:hAnsi="Cambria Math"/>
                      </w:rPr>
                      <m:t>if x=0 and y&gt;0</m:t>
                    </m:r>
                  </m:e>
                </m:mr>
              </m:m>
            </m:e>
          </m:d>
        </m:oMath>
      </m:oMathPara>
    </w:p>
    <w:p w14:paraId="4E557C6E" w14:textId="3CBD4C40" w:rsidR="00971A46" w:rsidRPr="00903DBA" w:rsidRDefault="00971A46" w:rsidP="009C769E">
      <w:r w:rsidRPr="00903DBA">
        <w:t xml:space="preserve">If </w:t>
      </w:r>
      <m:oMath>
        <m:r>
          <w:rPr>
            <w:rFonts w:ascii="Cambria Math" w:hAnsi="Cambria Math"/>
          </w:rPr>
          <m:t>x&lt;0</m:t>
        </m:r>
      </m:oMath>
      <w:r w:rsidR="00A673E6" w:rsidRPr="00903DBA">
        <w:t xml:space="preserve"> </w:t>
      </w:r>
      <w:r w:rsidRPr="00903DBA">
        <w:t xml:space="preserve">and </w:t>
      </w:r>
      <m:oMath>
        <m:r>
          <w:rPr>
            <w:rFonts w:ascii="Cambria Math" w:hAnsi="Cambria Math"/>
          </w:rPr>
          <m:t>y</m:t>
        </m:r>
      </m:oMath>
      <w:r w:rsidRPr="00903DBA">
        <w:t xml:space="preserve"> is an integer value, then</w:t>
      </w:r>
    </w:p>
    <w:p w14:paraId="26D8B206" w14:textId="6D67F5EC" w:rsidR="00971A46" w:rsidRPr="00903DBA" w:rsidRDefault="000B4F2B" w:rsidP="00971A46">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is even</m:t>
                    </m:r>
                  </m:e>
                </m:m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 xml:space="preserve">is odd  </m:t>
                    </m:r>
                  </m:e>
                </m:mr>
              </m:m>
            </m:e>
          </m:d>
        </m:oMath>
      </m:oMathPara>
    </w:p>
    <w:p w14:paraId="4131CDB0" w14:textId="77777777" w:rsidR="00F14B05" w:rsidRPr="00903DBA" w:rsidRDefault="00F14B05" w:rsidP="00F14B05">
      <w:pPr>
        <w:pStyle w:val="Code"/>
        <w:rPr>
          <w:highlight w:val="white"/>
        </w:rPr>
      </w:pPr>
    </w:p>
    <w:p w14:paraId="30FDFDC0" w14:textId="1A621E51" w:rsidR="00F14B05" w:rsidRPr="00903DBA" w:rsidRDefault="00F14B05" w:rsidP="00F14B05">
      <w:pPr>
        <w:pStyle w:val="Code"/>
        <w:rPr>
          <w:highlight w:val="white"/>
        </w:rPr>
      </w:pPr>
      <w:r w:rsidRPr="00903DBA">
        <w:rPr>
          <w:highlight w:val="white"/>
        </w:rPr>
        <w:t>double pow(double x, double y) {</w:t>
      </w:r>
    </w:p>
    <w:p w14:paraId="1AFC8A77" w14:textId="77777777" w:rsidR="00F14B05" w:rsidRPr="00903DBA" w:rsidRDefault="00F14B05" w:rsidP="00F14B05">
      <w:pPr>
        <w:pStyle w:val="Code"/>
        <w:rPr>
          <w:highlight w:val="white"/>
        </w:rPr>
      </w:pPr>
      <w:r w:rsidRPr="00903DBA">
        <w:rPr>
          <w:highlight w:val="white"/>
        </w:rPr>
        <w:t xml:space="preserve">  if (x &gt; 0)  {</w:t>
      </w:r>
    </w:p>
    <w:p w14:paraId="6558B74B" w14:textId="77777777" w:rsidR="00F14B05" w:rsidRPr="00903DBA" w:rsidRDefault="00F14B05" w:rsidP="00F14B05">
      <w:pPr>
        <w:pStyle w:val="Code"/>
        <w:rPr>
          <w:highlight w:val="white"/>
        </w:rPr>
      </w:pPr>
      <w:r w:rsidRPr="00903DBA">
        <w:rPr>
          <w:highlight w:val="white"/>
        </w:rPr>
        <w:t xml:space="preserve">    return exp(y * log(x));</w:t>
      </w:r>
    </w:p>
    <w:p w14:paraId="177C9DB4" w14:textId="77777777" w:rsidR="00F14B05" w:rsidRPr="00903DBA" w:rsidRDefault="00F14B05" w:rsidP="00F14B05">
      <w:pPr>
        <w:pStyle w:val="Code"/>
        <w:rPr>
          <w:highlight w:val="white"/>
        </w:rPr>
      </w:pPr>
      <w:r w:rsidRPr="00903DBA">
        <w:rPr>
          <w:highlight w:val="white"/>
        </w:rPr>
        <w:t xml:space="preserve">  }</w:t>
      </w:r>
    </w:p>
    <w:p w14:paraId="22BAB39F" w14:textId="77777777" w:rsidR="00F14B05" w:rsidRPr="00903DBA" w:rsidRDefault="00F14B05" w:rsidP="00F14B05">
      <w:pPr>
        <w:pStyle w:val="Code"/>
        <w:rPr>
          <w:highlight w:val="white"/>
        </w:rPr>
      </w:pPr>
      <w:r w:rsidRPr="00903DBA">
        <w:rPr>
          <w:highlight w:val="white"/>
        </w:rPr>
        <w:t xml:space="preserve">  else if ((x == 0) &amp;&amp; (y == 0)) {</w:t>
      </w:r>
    </w:p>
    <w:p w14:paraId="6F899B33" w14:textId="77777777" w:rsidR="00F14B05" w:rsidRPr="00903DBA" w:rsidRDefault="00F14B05" w:rsidP="00F14B05">
      <w:pPr>
        <w:pStyle w:val="Code"/>
        <w:rPr>
          <w:highlight w:val="white"/>
        </w:rPr>
      </w:pPr>
      <w:r w:rsidRPr="00903DBA">
        <w:rPr>
          <w:highlight w:val="white"/>
        </w:rPr>
        <w:t xml:space="preserve">    return 1;</w:t>
      </w:r>
    </w:p>
    <w:p w14:paraId="0D13D576" w14:textId="77777777" w:rsidR="00F14B05" w:rsidRPr="00903DBA" w:rsidRDefault="00F14B05" w:rsidP="00F14B05">
      <w:pPr>
        <w:pStyle w:val="Code"/>
        <w:rPr>
          <w:highlight w:val="white"/>
        </w:rPr>
      </w:pPr>
      <w:r w:rsidRPr="00903DBA">
        <w:rPr>
          <w:highlight w:val="white"/>
        </w:rPr>
        <w:t xml:space="preserve">  }</w:t>
      </w:r>
    </w:p>
    <w:p w14:paraId="4CF0D2ED" w14:textId="77777777" w:rsidR="00F14B05" w:rsidRPr="00903DBA" w:rsidRDefault="00F14B05" w:rsidP="00F14B05">
      <w:pPr>
        <w:pStyle w:val="Code"/>
        <w:rPr>
          <w:highlight w:val="white"/>
        </w:rPr>
      </w:pPr>
      <w:r w:rsidRPr="00903DBA">
        <w:rPr>
          <w:highlight w:val="white"/>
        </w:rPr>
        <w:t xml:space="preserve">  else if ((x == 0) &amp;&amp; (y &gt; 0)) {</w:t>
      </w:r>
    </w:p>
    <w:p w14:paraId="4DD8BDBE" w14:textId="77777777" w:rsidR="00F14B05" w:rsidRPr="00903DBA" w:rsidRDefault="00F14B05" w:rsidP="00F14B05">
      <w:pPr>
        <w:pStyle w:val="Code"/>
        <w:rPr>
          <w:highlight w:val="white"/>
        </w:rPr>
      </w:pPr>
      <w:r w:rsidRPr="00903DBA">
        <w:rPr>
          <w:highlight w:val="white"/>
        </w:rPr>
        <w:t xml:space="preserve">    return 0;</w:t>
      </w:r>
    </w:p>
    <w:p w14:paraId="0EF3EE3B" w14:textId="77777777" w:rsidR="00F14B05" w:rsidRPr="00903DBA" w:rsidRDefault="00F14B05" w:rsidP="00F14B05">
      <w:pPr>
        <w:pStyle w:val="Code"/>
        <w:rPr>
          <w:highlight w:val="white"/>
        </w:rPr>
      </w:pPr>
      <w:r w:rsidRPr="00903DBA">
        <w:rPr>
          <w:highlight w:val="white"/>
        </w:rPr>
        <w:t xml:space="preserve">  }</w:t>
      </w:r>
    </w:p>
    <w:p w14:paraId="011D5A21" w14:textId="6285DBDD" w:rsidR="009C39E5" w:rsidRPr="00903DBA" w:rsidRDefault="009C39E5" w:rsidP="009C39E5">
      <w:pPr>
        <w:rPr>
          <w:highlight w:val="white"/>
        </w:rPr>
      </w:pPr>
      <w:r w:rsidRPr="00903DBA">
        <w:rPr>
          <w:highlight w:val="white"/>
        </w:rPr>
        <w:t xml:space="preserve">We test if </w:t>
      </w:r>
      <m:oMath>
        <m:r>
          <w:rPr>
            <w:rFonts w:ascii="Cambria Math" w:hAnsi="Cambria Math"/>
          </w:rPr>
          <m:t>y</m:t>
        </m:r>
      </m:oMath>
      <w:r w:rsidRPr="00903DBA">
        <w:rPr>
          <w:highlight w:val="white"/>
        </w:rPr>
        <w:t xml:space="preserve"> is an integer value by com</w:t>
      </w:r>
      <w:r w:rsidR="0009404F" w:rsidRPr="00903DBA">
        <w:rPr>
          <w:highlight w:val="white"/>
        </w:rPr>
        <w:t>pa</w:t>
      </w:r>
      <w:r w:rsidRPr="00903DBA">
        <w:rPr>
          <w:highlight w:val="white"/>
        </w:rPr>
        <w:t>ring its floor and ceiling values.</w:t>
      </w:r>
      <w:r w:rsidR="0009404F" w:rsidRPr="00903DBA">
        <w:rPr>
          <w:highlight w:val="white"/>
        </w:rPr>
        <w:t xml:space="preserve"> If they are equal, the value is an integer.</w:t>
      </w:r>
    </w:p>
    <w:p w14:paraId="36B4DBA2" w14:textId="77777777" w:rsidR="00F14B05" w:rsidRPr="00903DBA" w:rsidRDefault="00F14B05" w:rsidP="00F14B05">
      <w:pPr>
        <w:pStyle w:val="Code"/>
        <w:rPr>
          <w:highlight w:val="white"/>
        </w:rPr>
      </w:pPr>
      <w:r w:rsidRPr="00903DBA">
        <w:rPr>
          <w:highlight w:val="white"/>
        </w:rPr>
        <w:t xml:space="preserve">  else if ((x &lt; 0) &amp;&amp; (floor(y) == ceil(y))) {</w:t>
      </w:r>
    </w:p>
    <w:p w14:paraId="535A94B7" w14:textId="77777777" w:rsidR="00F14B05" w:rsidRPr="00903DBA" w:rsidRDefault="00F14B05" w:rsidP="00F14B05">
      <w:pPr>
        <w:pStyle w:val="Code"/>
        <w:rPr>
          <w:highlight w:val="white"/>
        </w:rPr>
      </w:pPr>
      <w:r w:rsidRPr="00903DBA">
        <w:rPr>
          <w:highlight w:val="white"/>
        </w:rPr>
        <w:t xml:space="preserve">    long long_y = (long) y;</w:t>
      </w:r>
    </w:p>
    <w:p w14:paraId="7078F407" w14:textId="68E3C8E9" w:rsidR="00977FB5" w:rsidRPr="00903DBA" w:rsidRDefault="00D07DA5" w:rsidP="00D07DA5">
      <w:pPr>
        <w:rPr>
          <w:highlight w:val="white"/>
        </w:rPr>
      </w:pPr>
      <w:r w:rsidRPr="00903DBA">
        <w:rPr>
          <w:highlight w:val="white"/>
        </w:rPr>
        <w:t xml:space="preserve">If the integer value of </w:t>
      </w:r>
      <m:oMath>
        <m:r>
          <w:rPr>
            <w:rFonts w:ascii="Cambria Math" w:hAnsi="Cambria Math"/>
          </w:rPr>
          <m:t>y</m:t>
        </m:r>
      </m:oMath>
      <w:r w:rsidR="00EC3B49" w:rsidRPr="00903DBA">
        <w:rPr>
          <w:highlight w:val="white"/>
        </w:rPr>
        <w:t xml:space="preserve"> </w:t>
      </w:r>
      <w:r w:rsidRPr="00903DBA">
        <w:rPr>
          <w:highlight w:val="white"/>
        </w:rPr>
        <w:t>modulo two is zero, it is even. Otherwise, it is odd.</w:t>
      </w:r>
    </w:p>
    <w:p w14:paraId="0D75FC89" w14:textId="77777777" w:rsidR="00F14B05" w:rsidRPr="00903DBA" w:rsidRDefault="00F14B05" w:rsidP="00F14B05">
      <w:pPr>
        <w:pStyle w:val="Code"/>
        <w:rPr>
          <w:highlight w:val="white"/>
        </w:rPr>
      </w:pPr>
      <w:r w:rsidRPr="00903DBA">
        <w:rPr>
          <w:highlight w:val="white"/>
        </w:rPr>
        <w:t xml:space="preserve">    if ((long_y % 2) == 0) {</w:t>
      </w:r>
    </w:p>
    <w:p w14:paraId="0265BE08" w14:textId="77777777" w:rsidR="00F14B05" w:rsidRPr="00903DBA" w:rsidRDefault="00F14B05" w:rsidP="00F14B05">
      <w:pPr>
        <w:pStyle w:val="Code"/>
        <w:rPr>
          <w:highlight w:val="white"/>
        </w:rPr>
      </w:pPr>
      <w:r w:rsidRPr="00903DBA">
        <w:rPr>
          <w:highlight w:val="white"/>
        </w:rPr>
        <w:t xml:space="preserve">      return exp(y * log(-x));</w:t>
      </w:r>
    </w:p>
    <w:p w14:paraId="1437FD78" w14:textId="77777777" w:rsidR="00F14B05" w:rsidRPr="00903DBA" w:rsidRDefault="00F14B05" w:rsidP="00F14B05">
      <w:pPr>
        <w:pStyle w:val="Code"/>
        <w:rPr>
          <w:highlight w:val="white"/>
        </w:rPr>
      </w:pPr>
      <w:r w:rsidRPr="00903DBA">
        <w:rPr>
          <w:highlight w:val="white"/>
        </w:rPr>
        <w:t xml:space="preserve">    }</w:t>
      </w:r>
    </w:p>
    <w:p w14:paraId="43039FCA" w14:textId="77777777" w:rsidR="00F14B05" w:rsidRPr="00903DBA" w:rsidRDefault="00F14B05" w:rsidP="00F14B05">
      <w:pPr>
        <w:pStyle w:val="Code"/>
        <w:rPr>
          <w:highlight w:val="white"/>
        </w:rPr>
      </w:pPr>
      <w:r w:rsidRPr="00903DBA">
        <w:rPr>
          <w:highlight w:val="white"/>
        </w:rPr>
        <w:t xml:space="preserve">    else {</w:t>
      </w:r>
    </w:p>
    <w:p w14:paraId="7D15E5E4" w14:textId="77777777" w:rsidR="00F14B05" w:rsidRPr="00903DBA" w:rsidRDefault="00F14B05" w:rsidP="00F14B05">
      <w:pPr>
        <w:pStyle w:val="Code"/>
        <w:rPr>
          <w:highlight w:val="white"/>
        </w:rPr>
      </w:pPr>
      <w:r w:rsidRPr="00903DBA">
        <w:rPr>
          <w:highlight w:val="white"/>
        </w:rPr>
        <w:t xml:space="preserve">      return -exp(y * log(-x));</w:t>
      </w:r>
    </w:p>
    <w:p w14:paraId="4C21500B" w14:textId="77777777" w:rsidR="00F14B05" w:rsidRPr="00903DBA" w:rsidRDefault="00F14B05" w:rsidP="00F14B05">
      <w:pPr>
        <w:pStyle w:val="Code"/>
        <w:rPr>
          <w:highlight w:val="white"/>
        </w:rPr>
      </w:pPr>
      <w:r w:rsidRPr="00903DBA">
        <w:rPr>
          <w:highlight w:val="white"/>
        </w:rPr>
        <w:t xml:space="preserve">    }</w:t>
      </w:r>
    </w:p>
    <w:p w14:paraId="35088559" w14:textId="77777777" w:rsidR="00F14B05" w:rsidRPr="00903DBA" w:rsidRDefault="00F14B05" w:rsidP="00F14B05">
      <w:pPr>
        <w:pStyle w:val="Code"/>
        <w:rPr>
          <w:highlight w:val="white"/>
        </w:rPr>
      </w:pPr>
      <w:r w:rsidRPr="00903DBA">
        <w:rPr>
          <w:highlight w:val="white"/>
        </w:rPr>
        <w:t xml:space="preserve">  }</w:t>
      </w:r>
    </w:p>
    <w:p w14:paraId="22F06886" w14:textId="77777777" w:rsidR="00F14B05" w:rsidRPr="00903DBA" w:rsidRDefault="00F14B05" w:rsidP="00F14B05">
      <w:pPr>
        <w:pStyle w:val="Code"/>
        <w:rPr>
          <w:highlight w:val="white"/>
        </w:rPr>
      </w:pPr>
      <w:r w:rsidRPr="00903DBA">
        <w:rPr>
          <w:highlight w:val="white"/>
        </w:rPr>
        <w:t xml:space="preserve">  else {</w:t>
      </w:r>
    </w:p>
    <w:p w14:paraId="7BE69133" w14:textId="77777777" w:rsidR="00F14B05" w:rsidRPr="00903DBA" w:rsidRDefault="00F14B05" w:rsidP="00F14B05">
      <w:pPr>
        <w:pStyle w:val="Code"/>
        <w:rPr>
          <w:highlight w:val="white"/>
        </w:rPr>
      </w:pPr>
      <w:r w:rsidRPr="00903DBA">
        <w:rPr>
          <w:highlight w:val="white"/>
        </w:rPr>
        <w:t xml:space="preserve">    errno = EDOM;</w:t>
      </w:r>
    </w:p>
    <w:p w14:paraId="575D5E64" w14:textId="77777777" w:rsidR="00F14B05" w:rsidRPr="00903DBA" w:rsidRDefault="00F14B05" w:rsidP="00F14B05">
      <w:pPr>
        <w:pStyle w:val="Code"/>
        <w:rPr>
          <w:highlight w:val="white"/>
        </w:rPr>
      </w:pPr>
      <w:r w:rsidRPr="00903DBA">
        <w:rPr>
          <w:highlight w:val="white"/>
        </w:rPr>
        <w:t xml:space="preserve">    return 0;</w:t>
      </w:r>
    </w:p>
    <w:p w14:paraId="33FB0EC0" w14:textId="77777777" w:rsidR="00F14B05" w:rsidRPr="00903DBA" w:rsidRDefault="00F14B05" w:rsidP="00F14B05">
      <w:pPr>
        <w:pStyle w:val="Code"/>
        <w:rPr>
          <w:highlight w:val="white"/>
        </w:rPr>
      </w:pPr>
      <w:r w:rsidRPr="00903DBA">
        <w:rPr>
          <w:highlight w:val="white"/>
        </w:rPr>
        <w:t xml:space="preserve">  }</w:t>
      </w:r>
    </w:p>
    <w:p w14:paraId="4171AF38" w14:textId="77777777" w:rsidR="00F14B05" w:rsidRPr="00903DBA" w:rsidRDefault="00F14B05" w:rsidP="00F14B05">
      <w:pPr>
        <w:pStyle w:val="Code"/>
        <w:rPr>
          <w:highlight w:val="white"/>
        </w:rPr>
      </w:pPr>
      <w:r w:rsidRPr="00903DBA">
        <w:rPr>
          <w:highlight w:val="white"/>
        </w:rPr>
        <w:t>}</w:t>
      </w:r>
    </w:p>
    <w:p w14:paraId="63C5332C" w14:textId="5E81F67A" w:rsidR="00E60EDF" w:rsidRPr="00903DBA" w:rsidRDefault="00B3231E" w:rsidP="001B0FE5">
      <w:pPr>
        <w:rPr>
          <w:highlight w:val="white"/>
        </w:rPr>
      </w:pPr>
      <w:r w:rsidRPr="00903DBA">
        <w:rPr>
          <w:highlight w:val="white"/>
        </w:rPr>
        <w:t>The function</w:t>
      </w:r>
      <w:r w:rsidR="001B0FE5" w:rsidRPr="00903DBA">
        <w:rPr>
          <w:highlight w:val="white"/>
        </w:rPr>
        <w:t xml:space="preserve"> </w:t>
      </w:r>
      <w:r w:rsidR="001B0FE5" w:rsidRPr="00903DBA">
        <w:rPr>
          <w:rStyle w:val="KeyWord0"/>
          <w:highlight w:val="white"/>
        </w:rPr>
        <w:t>ldexp</w:t>
      </w:r>
      <w:r w:rsidR="001B0FE5" w:rsidRPr="00903DBA">
        <w:t xml:space="preserve"> </w:t>
      </w:r>
      <w:r w:rsidRPr="00903DBA">
        <w:rPr>
          <w:rFonts w:eastAsiaTheme="minorEastAsia"/>
        </w:rPr>
        <w:t>is defined as</w:t>
      </w:r>
      <w:r w:rsidR="00442B51" w:rsidRPr="00903DBA">
        <w:rPr>
          <w:rFonts w:eastAsiaTheme="minorEastAsia"/>
        </w:rPr>
        <w:t xml:space="preserve"> </w:t>
      </w:r>
      <m:oMath>
        <m:r>
          <m:rPr>
            <m:sty m:val="p"/>
          </m:rPr>
          <w:rPr>
            <w:rFonts w:ascii="Cambria Math" w:hAnsi="Cambria Math"/>
            <w:noProof/>
          </w:rPr>
          <m:t>ldexp</m:t>
        </m:r>
        <m:r>
          <w:rPr>
            <w:rFonts w:ascii="Cambria Math" w:hAnsi="Cambria Math"/>
            <w:noProof/>
          </w:rPr>
          <m:t xml:space="preserve"> (x, n)=x∙</m:t>
        </m:r>
        <m:sSup>
          <m:sSupPr>
            <m:ctrlPr>
              <w:rPr>
                <w:rFonts w:ascii="Cambria Math" w:hAnsi="Cambria Math"/>
                <w:i/>
                <w:noProof/>
              </w:rPr>
            </m:ctrlPr>
          </m:sSupPr>
          <m:e>
            <m:r>
              <w:rPr>
                <w:rFonts w:ascii="Cambria Math" w:hAnsi="Cambria Math"/>
                <w:noProof/>
              </w:rPr>
              <m:t>2</m:t>
            </m:r>
          </m:e>
          <m:sup>
            <m:r>
              <w:rPr>
                <w:rFonts w:ascii="Cambria Math" w:hAnsi="Cambria Math"/>
                <w:noProof/>
              </w:rPr>
              <m:t>n</m:t>
            </m:r>
          </m:sup>
        </m:sSup>
      </m:oMath>
      <w:r w:rsidR="001B0FE5" w:rsidRPr="00903DBA">
        <w:rPr>
          <w:rFonts w:eastAsiaTheme="minorEastAsia"/>
        </w:rPr>
        <w:t>.</w:t>
      </w:r>
    </w:p>
    <w:p w14:paraId="620CEAF1" w14:textId="77777777" w:rsidR="00F14B05" w:rsidRPr="00903DBA" w:rsidRDefault="00F14B05" w:rsidP="00F14B05">
      <w:pPr>
        <w:pStyle w:val="Code"/>
        <w:rPr>
          <w:highlight w:val="white"/>
        </w:rPr>
      </w:pPr>
      <w:r w:rsidRPr="00903DBA">
        <w:rPr>
          <w:highlight w:val="white"/>
        </w:rPr>
        <w:t>double ldexp(double x, int n) {</w:t>
      </w:r>
    </w:p>
    <w:p w14:paraId="249E05E8" w14:textId="77777777" w:rsidR="00F14B05" w:rsidRPr="00903DBA" w:rsidRDefault="00F14B05" w:rsidP="00F14B05">
      <w:pPr>
        <w:pStyle w:val="Code"/>
        <w:rPr>
          <w:highlight w:val="white"/>
        </w:rPr>
      </w:pPr>
      <w:r w:rsidRPr="00903DBA">
        <w:rPr>
          <w:highlight w:val="white"/>
        </w:rPr>
        <w:t xml:space="preserve">  return x * pow(2, n);</w:t>
      </w:r>
    </w:p>
    <w:p w14:paraId="5D554D67" w14:textId="77777777" w:rsidR="00F14B05" w:rsidRPr="00903DBA" w:rsidRDefault="00F14B05" w:rsidP="00F14B05">
      <w:pPr>
        <w:pStyle w:val="Code"/>
        <w:rPr>
          <w:highlight w:val="white"/>
        </w:rPr>
      </w:pPr>
      <w:r w:rsidRPr="00903DBA">
        <w:rPr>
          <w:highlight w:val="white"/>
        </w:rPr>
        <w:t>}</w:t>
      </w:r>
    </w:p>
    <w:p w14:paraId="6BE8F18B" w14:textId="733295CF" w:rsidR="00555D55" w:rsidRPr="00903DBA" w:rsidRDefault="00574C06" w:rsidP="00574C06">
      <w:pPr>
        <w:rPr>
          <w:highlight w:val="white"/>
        </w:rPr>
      </w:pPr>
      <w:r w:rsidRPr="00903DBA">
        <w:rPr>
          <w:highlight w:val="white"/>
        </w:rPr>
        <w:lastRenderedPageBreak/>
        <w:t xml:space="preserve">The function </w:t>
      </w:r>
      <w:r w:rsidRPr="00903DBA">
        <w:rPr>
          <w:rStyle w:val="KeyWord0"/>
          <w:highlight w:val="white"/>
        </w:rPr>
        <w:t>frexp</w:t>
      </w:r>
      <w:r w:rsidRPr="00903DBA">
        <w:rPr>
          <w:highlight w:val="white"/>
        </w:rPr>
        <w:t xml:space="preserve"> </w:t>
      </w:r>
      <w:r w:rsidR="00D033CF" w:rsidRPr="00903DBA">
        <w:rPr>
          <w:highlight w:val="white"/>
        </w:rPr>
        <w:t xml:space="preserve">splits </w:t>
      </w:r>
      <w:r w:rsidR="00D033CF" w:rsidRPr="00903DBA">
        <w:rPr>
          <w:rStyle w:val="KeyWord0"/>
          <w:highlight w:val="white"/>
        </w:rPr>
        <w:t>x</w:t>
      </w:r>
      <w:r w:rsidR="00D033CF" w:rsidRPr="00903DBA">
        <w:rPr>
          <w:highlight w:val="white"/>
        </w:rPr>
        <w:t xml:space="preserve"> into </w:t>
      </w:r>
      <w:r w:rsidR="00A557EC" w:rsidRPr="00903DBA">
        <w:rPr>
          <w:highlight w:val="white"/>
        </w:rPr>
        <w:t xml:space="preserve">normalized fraction of </w:t>
      </w:r>
      <w:r w:rsidR="00A557EC" w:rsidRPr="00903DBA">
        <w:rPr>
          <w:rStyle w:val="KeyWord0"/>
          <w:highlight w:val="white"/>
        </w:rPr>
        <w:t>x</w:t>
      </w:r>
      <w:r w:rsidR="00C92FF8" w:rsidRPr="00903DBA">
        <w:rPr>
          <w:highlight w:val="white"/>
        </w:rPr>
        <w:t xml:space="preserve">. </w:t>
      </w:r>
      <w:r w:rsidR="003E714E" w:rsidRPr="00903DBA">
        <w:rPr>
          <w:highlight w:val="white"/>
        </w:rPr>
        <w:t>The r</w:t>
      </w:r>
      <w:r w:rsidR="00C92FF8" w:rsidRPr="00903DBA">
        <w:rPr>
          <w:highlight w:val="white"/>
        </w:rPr>
        <w:t>eturn</w:t>
      </w:r>
      <w:r w:rsidR="00F15F9C" w:rsidRPr="00903DBA">
        <w:rPr>
          <w:highlight w:val="white"/>
        </w:rPr>
        <w:t xml:space="preserve"> value</w:t>
      </w:r>
      <w:r w:rsidR="00C92FF8" w:rsidRPr="00903DBA">
        <w:rPr>
          <w:highlight w:val="white"/>
        </w:rPr>
        <w:t xml:space="preserve"> </w:t>
      </w:r>
      <w:r w:rsidR="003E714E" w:rsidRPr="00903DBA">
        <w:rPr>
          <w:highlight w:val="white"/>
        </w:rPr>
        <w:t>is within the interval from 0.5, inclusive, to 1, exclusive.</w:t>
      </w:r>
    </w:p>
    <w:p w14:paraId="17B14890" w14:textId="77777777" w:rsidR="002D4602" w:rsidRPr="00903DBA" w:rsidRDefault="002D4602" w:rsidP="002D4602">
      <w:pPr>
        <w:pStyle w:val="Code"/>
        <w:rPr>
          <w:highlight w:val="white"/>
        </w:rPr>
      </w:pPr>
      <w:r w:rsidRPr="00903DBA">
        <w:rPr>
          <w:highlight w:val="white"/>
        </w:rPr>
        <w:t>#define LN_2 0.6931471805599453094172321</w:t>
      </w:r>
    </w:p>
    <w:p w14:paraId="073979AF" w14:textId="77777777" w:rsidR="002D4602" w:rsidRPr="00903DBA" w:rsidRDefault="002D4602" w:rsidP="002D4602">
      <w:pPr>
        <w:pStyle w:val="Code"/>
        <w:rPr>
          <w:highlight w:val="white"/>
        </w:rPr>
      </w:pPr>
    </w:p>
    <w:p w14:paraId="42FDD8FC" w14:textId="77777777" w:rsidR="002D4602" w:rsidRPr="00903DBA" w:rsidRDefault="002D4602" w:rsidP="002D4602">
      <w:pPr>
        <w:pStyle w:val="Code"/>
        <w:rPr>
          <w:highlight w:val="white"/>
        </w:rPr>
      </w:pPr>
      <w:r w:rsidRPr="00903DBA">
        <w:rPr>
          <w:highlight w:val="white"/>
        </w:rPr>
        <w:t>static log2(double x) {</w:t>
      </w:r>
    </w:p>
    <w:p w14:paraId="1F7A0E0C" w14:textId="77777777" w:rsidR="002D4602" w:rsidRPr="00903DBA" w:rsidRDefault="002D4602" w:rsidP="002D4602">
      <w:pPr>
        <w:pStyle w:val="Code"/>
        <w:rPr>
          <w:highlight w:val="white"/>
        </w:rPr>
      </w:pPr>
      <w:r w:rsidRPr="00903DBA">
        <w:rPr>
          <w:highlight w:val="white"/>
        </w:rPr>
        <w:t xml:space="preserve">  return log(x) / LN_2;</w:t>
      </w:r>
    </w:p>
    <w:p w14:paraId="28799550" w14:textId="77777777" w:rsidR="002D4602" w:rsidRPr="00903DBA" w:rsidRDefault="002D4602" w:rsidP="002D4602">
      <w:pPr>
        <w:pStyle w:val="Code"/>
        <w:rPr>
          <w:highlight w:val="white"/>
        </w:rPr>
      </w:pPr>
      <w:r w:rsidRPr="00903DBA">
        <w:rPr>
          <w:highlight w:val="white"/>
        </w:rPr>
        <w:t>}</w:t>
      </w:r>
    </w:p>
    <w:p w14:paraId="5B61E551" w14:textId="77777777" w:rsidR="002D4602" w:rsidRPr="00903DBA" w:rsidRDefault="002D4602" w:rsidP="002D4602">
      <w:pPr>
        <w:pStyle w:val="Code"/>
        <w:rPr>
          <w:highlight w:val="white"/>
        </w:rPr>
      </w:pPr>
    </w:p>
    <w:p w14:paraId="55A74AA9" w14:textId="77777777" w:rsidR="002D4602" w:rsidRPr="00903DBA" w:rsidRDefault="002D4602" w:rsidP="002D4602">
      <w:pPr>
        <w:pStyle w:val="Code"/>
        <w:rPr>
          <w:highlight w:val="white"/>
        </w:rPr>
      </w:pPr>
      <w:r w:rsidRPr="00903DBA">
        <w:rPr>
          <w:highlight w:val="white"/>
        </w:rPr>
        <w:t>double frexp(double x, int* p) {</w:t>
      </w:r>
    </w:p>
    <w:p w14:paraId="0DE8275D" w14:textId="77777777" w:rsidR="002D4602" w:rsidRPr="00903DBA" w:rsidRDefault="002D4602" w:rsidP="002D4602">
      <w:pPr>
        <w:pStyle w:val="Code"/>
        <w:rPr>
          <w:highlight w:val="white"/>
        </w:rPr>
      </w:pPr>
      <w:r w:rsidRPr="00903DBA">
        <w:rPr>
          <w:highlight w:val="white"/>
        </w:rPr>
        <w:t xml:space="preserve">  if (x != 0)  {</w:t>
      </w:r>
    </w:p>
    <w:p w14:paraId="1E3AD8D4" w14:textId="77777777" w:rsidR="002D4602" w:rsidRPr="00903DBA" w:rsidRDefault="002D4602" w:rsidP="002D4602">
      <w:pPr>
        <w:pStyle w:val="Code"/>
        <w:rPr>
          <w:highlight w:val="white"/>
        </w:rPr>
      </w:pPr>
      <w:r w:rsidRPr="00903DBA">
        <w:rPr>
          <w:highlight w:val="white"/>
        </w:rPr>
        <w:t xml:space="preserve">    int exponent = (int) log2(fabs(x));</w:t>
      </w:r>
    </w:p>
    <w:p w14:paraId="529CFFC7" w14:textId="77777777" w:rsidR="002D4602" w:rsidRPr="00903DBA" w:rsidRDefault="002D4602" w:rsidP="002D4602">
      <w:pPr>
        <w:pStyle w:val="Code"/>
        <w:rPr>
          <w:highlight w:val="white"/>
        </w:rPr>
      </w:pPr>
    </w:p>
    <w:p w14:paraId="6C0D490F" w14:textId="77777777" w:rsidR="002D4602" w:rsidRPr="00903DBA" w:rsidRDefault="002D4602" w:rsidP="002D4602">
      <w:pPr>
        <w:pStyle w:val="Code"/>
        <w:rPr>
          <w:highlight w:val="white"/>
        </w:rPr>
      </w:pPr>
      <w:r w:rsidRPr="00903DBA">
        <w:rPr>
          <w:highlight w:val="white"/>
        </w:rPr>
        <w:t xml:space="preserve">    if (pow(2, exponent) &lt; x) {</w:t>
      </w:r>
    </w:p>
    <w:p w14:paraId="54B8C77F" w14:textId="77777777" w:rsidR="002D4602" w:rsidRPr="00903DBA" w:rsidRDefault="002D4602" w:rsidP="002D4602">
      <w:pPr>
        <w:pStyle w:val="Code"/>
        <w:rPr>
          <w:highlight w:val="white"/>
        </w:rPr>
      </w:pPr>
      <w:r w:rsidRPr="00903DBA">
        <w:rPr>
          <w:highlight w:val="white"/>
        </w:rPr>
        <w:t xml:space="preserve">      ++exponent;</w:t>
      </w:r>
    </w:p>
    <w:p w14:paraId="4FCA4780" w14:textId="77777777" w:rsidR="002D4602" w:rsidRPr="00903DBA" w:rsidRDefault="002D4602" w:rsidP="002D4602">
      <w:pPr>
        <w:pStyle w:val="Code"/>
        <w:rPr>
          <w:highlight w:val="white"/>
        </w:rPr>
      </w:pPr>
      <w:r w:rsidRPr="00903DBA">
        <w:rPr>
          <w:highlight w:val="white"/>
        </w:rPr>
        <w:t xml:space="preserve">    }</w:t>
      </w:r>
    </w:p>
    <w:p w14:paraId="1E25D6B7" w14:textId="77777777" w:rsidR="002D4602" w:rsidRPr="00903DBA" w:rsidRDefault="002D4602" w:rsidP="002D4602">
      <w:pPr>
        <w:pStyle w:val="Code"/>
        <w:rPr>
          <w:highlight w:val="white"/>
        </w:rPr>
      </w:pPr>
    </w:p>
    <w:p w14:paraId="2CAADC76" w14:textId="77777777" w:rsidR="002D4602" w:rsidRPr="00903DBA" w:rsidRDefault="002D4602" w:rsidP="002D4602">
      <w:pPr>
        <w:pStyle w:val="Code"/>
        <w:rPr>
          <w:highlight w:val="white"/>
        </w:rPr>
      </w:pPr>
      <w:r w:rsidRPr="00903DBA">
        <w:rPr>
          <w:highlight w:val="white"/>
        </w:rPr>
        <w:t xml:space="preserve">    if (p != NULL) {</w:t>
      </w:r>
    </w:p>
    <w:p w14:paraId="31D85443" w14:textId="77777777" w:rsidR="002D4602" w:rsidRPr="00903DBA" w:rsidRDefault="002D4602" w:rsidP="002D4602">
      <w:pPr>
        <w:pStyle w:val="Code"/>
        <w:rPr>
          <w:highlight w:val="white"/>
        </w:rPr>
      </w:pPr>
      <w:r w:rsidRPr="00903DBA">
        <w:rPr>
          <w:highlight w:val="white"/>
        </w:rPr>
        <w:t xml:space="preserve">      *p = exponent;</w:t>
      </w:r>
    </w:p>
    <w:p w14:paraId="53256D6C" w14:textId="77777777" w:rsidR="002D4602" w:rsidRPr="00903DBA" w:rsidRDefault="002D4602" w:rsidP="002D4602">
      <w:pPr>
        <w:pStyle w:val="Code"/>
        <w:rPr>
          <w:highlight w:val="white"/>
        </w:rPr>
      </w:pPr>
      <w:r w:rsidRPr="00903DBA">
        <w:rPr>
          <w:highlight w:val="white"/>
        </w:rPr>
        <w:t xml:space="preserve">    }</w:t>
      </w:r>
    </w:p>
    <w:p w14:paraId="5DE3B554" w14:textId="77777777" w:rsidR="002D4602" w:rsidRPr="00903DBA" w:rsidRDefault="002D4602" w:rsidP="002D4602">
      <w:pPr>
        <w:pStyle w:val="Code"/>
        <w:rPr>
          <w:highlight w:val="white"/>
        </w:rPr>
      </w:pPr>
    </w:p>
    <w:p w14:paraId="03B04357" w14:textId="77777777" w:rsidR="002D4602" w:rsidRPr="00903DBA" w:rsidRDefault="002D4602" w:rsidP="002D4602">
      <w:pPr>
        <w:pStyle w:val="Code"/>
        <w:rPr>
          <w:highlight w:val="white"/>
        </w:rPr>
      </w:pPr>
      <w:r w:rsidRPr="00903DBA">
        <w:rPr>
          <w:highlight w:val="white"/>
        </w:rPr>
        <w:t xml:space="preserve">    return (x / pow(2, exponent));</w:t>
      </w:r>
    </w:p>
    <w:p w14:paraId="1C1422B2" w14:textId="77777777" w:rsidR="002D4602" w:rsidRPr="00903DBA" w:rsidRDefault="002D4602" w:rsidP="002D4602">
      <w:pPr>
        <w:pStyle w:val="Code"/>
        <w:rPr>
          <w:highlight w:val="white"/>
        </w:rPr>
      </w:pPr>
      <w:r w:rsidRPr="00903DBA">
        <w:rPr>
          <w:highlight w:val="white"/>
        </w:rPr>
        <w:t xml:space="preserve">  }</w:t>
      </w:r>
    </w:p>
    <w:p w14:paraId="4B83C215" w14:textId="77777777" w:rsidR="002D4602" w:rsidRPr="00903DBA" w:rsidRDefault="002D4602" w:rsidP="002D4602">
      <w:pPr>
        <w:pStyle w:val="Code"/>
        <w:rPr>
          <w:highlight w:val="white"/>
        </w:rPr>
      </w:pPr>
      <w:r w:rsidRPr="00903DBA">
        <w:rPr>
          <w:highlight w:val="white"/>
        </w:rPr>
        <w:t xml:space="preserve">  else {</w:t>
      </w:r>
    </w:p>
    <w:p w14:paraId="18B97B0B" w14:textId="77777777" w:rsidR="002D4602" w:rsidRPr="00903DBA" w:rsidRDefault="002D4602" w:rsidP="002D4602">
      <w:pPr>
        <w:pStyle w:val="Code"/>
        <w:rPr>
          <w:highlight w:val="white"/>
        </w:rPr>
      </w:pPr>
      <w:r w:rsidRPr="00903DBA">
        <w:rPr>
          <w:highlight w:val="white"/>
        </w:rPr>
        <w:t xml:space="preserve">    if (p != NULL) {</w:t>
      </w:r>
    </w:p>
    <w:p w14:paraId="1EB21F8D" w14:textId="77777777" w:rsidR="002D4602" w:rsidRPr="00903DBA" w:rsidRDefault="002D4602" w:rsidP="002D4602">
      <w:pPr>
        <w:pStyle w:val="Code"/>
        <w:rPr>
          <w:highlight w:val="white"/>
        </w:rPr>
      </w:pPr>
      <w:r w:rsidRPr="00903DBA">
        <w:rPr>
          <w:highlight w:val="white"/>
        </w:rPr>
        <w:t xml:space="preserve">      *p = 0;</w:t>
      </w:r>
    </w:p>
    <w:p w14:paraId="327133CC" w14:textId="77777777" w:rsidR="002D4602" w:rsidRPr="00903DBA" w:rsidRDefault="002D4602" w:rsidP="002D4602">
      <w:pPr>
        <w:pStyle w:val="Code"/>
        <w:rPr>
          <w:highlight w:val="white"/>
        </w:rPr>
      </w:pPr>
      <w:r w:rsidRPr="00903DBA">
        <w:rPr>
          <w:highlight w:val="white"/>
        </w:rPr>
        <w:t xml:space="preserve">    }</w:t>
      </w:r>
    </w:p>
    <w:p w14:paraId="3BDCEF34" w14:textId="77777777" w:rsidR="002D4602" w:rsidRPr="00903DBA" w:rsidRDefault="002D4602" w:rsidP="002D4602">
      <w:pPr>
        <w:pStyle w:val="Code"/>
        <w:rPr>
          <w:highlight w:val="white"/>
        </w:rPr>
      </w:pPr>
    </w:p>
    <w:p w14:paraId="25D16C6B" w14:textId="77777777" w:rsidR="002D4602" w:rsidRPr="00903DBA" w:rsidRDefault="002D4602" w:rsidP="002D4602">
      <w:pPr>
        <w:pStyle w:val="Code"/>
        <w:rPr>
          <w:highlight w:val="white"/>
        </w:rPr>
      </w:pPr>
      <w:r w:rsidRPr="00903DBA">
        <w:rPr>
          <w:highlight w:val="white"/>
        </w:rPr>
        <w:t xml:space="preserve">    return 0;</w:t>
      </w:r>
    </w:p>
    <w:p w14:paraId="6E390622" w14:textId="77777777" w:rsidR="002D4602" w:rsidRPr="00903DBA" w:rsidRDefault="002D4602" w:rsidP="002D4602">
      <w:pPr>
        <w:pStyle w:val="Code"/>
        <w:rPr>
          <w:highlight w:val="white"/>
        </w:rPr>
      </w:pPr>
      <w:r w:rsidRPr="00903DBA">
        <w:rPr>
          <w:highlight w:val="white"/>
        </w:rPr>
        <w:t xml:space="preserve">  }</w:t>
      </w:r>
    </w:p>
    <w:p w14:paraId="1CAD2836" w14:textId="77777777" w:rsidR="002D4602" w:rsidRPr="00903DBA" w:rsidRDefault="002D4602" w:rsidP="002D4602">
      <w:pPr>
        <w:pStyle w:val="Code"/>
        <w:rPr>
          <w:highlight w:val="white"/>
        </w:rPr>
      </w:pPr>
      <w:r w:rsidRPr="00903DBA">
        <w:rPr>
          <w:highlight w:val="white"/>
        </w:rPr>
        <w:t>}</w:t>
      </w:r>
    </w:p>
    <w:p w14:paraId="6121B73D" w14:textId="77777777" w:rsidR="007730D0" w:rsidRPr="00903DBA" w:rsidRDefault="007730D0" w:rsidP="007730D0">
      <w:pPr>
        <w:pStyle w:val="Rubrik3"/>
        <w:numPr>
          <w:ilvl w:val="2"/>
          <w:numId w:val="174"/>
        </w:numPr>
        <w:rPr>
          <w:highlight w:val="white"/>
        </w:rPr>
      </w:pPr>
      <w:bookmarkStart w:id="504" w:name="_Toc57656132"/>
      <w:r w:rsidRPr="00903DBA">
        <w:rPr>
          <w:highlight w:val="white"/>
        </w:rPr>
        <w:t>Square Root</w:t>
      </w:r>
      <w:bookmarkEnd w:id="504"/>
    </w:p>
    <w:p w14:paraId="657F84FC" w14:textId="77777777" w:rsidR="007730D0" w:rsidRPr="00903DBA" w:rsidRDefault="007730D0" w:rsidP="007730D0">
      <w:pPr>
        <w:rPr>
          <w:highlight w:val="white"/>
        </w:rPr>
      </w:pPr>
      <w:r w:rsidRPr="00903DBA">
        <w:rPr>
          <w:highlight w:val="white"/>
        </w:rPr>
        <w:t xml:space="preserve">The square root </w:t>
      </w:r>
      <m:oMath>
        <m:r>
          <w:rPr>
            <w:rFonts w:ascii="Cambria Math" w:hAnsi="Cambria Math"/>
          </w:rPr>
          <m:t>r</m:t>
        </m:r>
      </m:oMath>
      <w:r w:rsidRPr="00903DBA">
        <w:rPr>
          <w:highlight w:val="white"/>
        </w:rPr>
        <w:t xml:space="preserve"> of </w:t>
      </w:r>
      <m:oMath>
        <m:r>
          <w:rPr>
            <w:rFonts w:ascii="Cambria Math" w:hAnsi="Cambria Math"/>
          </w:rPr>
          <m:t>x</m:t>
        </m:r>
      </m:oMath>
      <w:r w:rsidRPr="00903DBA">
        <w:rPr>
          <w:highlight w:val="white"/>
        </w:rPr>
        <w:t xml:space="preserve"> is for all </w:t>
      </w:r>
      <m:oMath>
        <m:r>
          <w:rPr>
            <w:rFonts w:ascii="Cambria Math" w:hAnsi="Cambria Math"/>
          </w:rPr>
          <m:t>x</m:t>
        </m:r>
        <m:r>
          <w:rPr>
            <w:rFonts w:ascii="Cambria Math" w:eastAsiaTheme="minorEastAsia" w:hAnsi="Cambria Math"/>
          </w:rPr>
          <m:t>&gt;0</m:t>
        </m:r>
      </m:oMath>
      <w:r w:rsidRPr="00903DBA">
        <w:rPr>
          <w:highlight w:val="white"/>
        </w:rPr>
        <w:t xml:space="preserve"> is iterative defined as:</w:t>
      </w:r>
    </w:p>
    <w:p w14:paraId="681DB1FA" w14:textId="77777777" w:rsidR="007730D0" w:rsidRPr="00903DBA" w:rsidRDefault="000B4F2B" w:rsidP="007730D0">
      <w:pPr>
        <w:rPr>
          <w:rFonts w:eastAsiaTheme="minorEastAsia"/>
          <w:highlight w:val="white"/>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=1</m:t>
                  </m:r>
                </m:e>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x</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num>
                    <m:den>
                      <m:r>
                        <w:rPr>
                          <w:rFonts w:ascii="Cambria Math" w:hAnsi="Cambria Math"/>
                        </w:rPr>
                        <m:t>2</m:t>
                      </m:r>
                    </m:den>
                  </m:f>
                </m:e>
              </m:eqArr>
            </m:e>
          </m:d>
        </m:oMath>
      </m:oMathPara>
    </w:p>
    <w:p w14:paraId="168ABCA1" w14:textId="77777777" w:rsidR="002D4602" w:rsidRPr="00903DBA" w:rsidRDefault="002D4602" w:rsidP="002D4602">
      <w:pPr>
        <w:pStyle w:val="Code"/>
        <w:rPr>
          <w:highlight w:val="white"/>
        </w:rPr>
      </w:pPr>
      <w:r w:rsidRPr="00903DBA">
        <w:rPr>
          <w:highlight w:val="white"/>
        </w:rPr>
        <w:t>double sqrt(double x) {</w:t>
      </w:r>
    </w:p>
    <w:p w14:paraId="63732B20" w14:textId="77777777" w:rsidR="002D4602" w:rsidRPr="00903DBA" w:rsidRDefault="002D4602" w:rsidP="002D4602">
      <w:pPr>
        <w:pStyle w:val="Code"/>
        <w:rPr>
          <w:highlight w:val="white"/>
        </w:rPr>
      </w:pPr>
      <w:r w:rsidRPr="00903DBA">
        <w:rPr>
          <w:highlight w:val="white"/>
        </w:rPr>
        <w:t xml:space="preserve">  if (x &gt;= 0) {</w:t>
      </w:r>
    </w:p>
    <w:p w14:paraId="544A6522" w14:textId="77777777" w:rsidR="002D4602" w:rsidRPr="00903DBA" w:rsidRDefault="002D4602" w:rsidP="002D4602">
      <w:pPr>
        <w:pStyle w:val="Code"/>
        <w:rPr>
          <w:highlight w:val="white"/>
        </w:rPr>
      </w:pPr>
      <w:r w:rsidRPr="00903DBA">
        <w:rPr>
          <w:highlight w:val="white"/>
        </w:rPr>
        <w:t xml:space="preserve">    double root_i, root_i_plus_1 = 1;</w:t>
      </w:r>
    </w:p>
    <w:p w14:paraId="4516A284" w14:textId="77777777" w:rsidR="002D4602" w:rsidRPr="00903DBA" w:rsidRDefault="002D4602" w:rsidP="002D4602">
      <w:pPr>
        <w:pStyle w:val="Code"/>
        <w:rPr>
          <w:highlight w:val="white"/>
        </w:rPr>
      </w:pPr>
    </w:p>
    <w:p w14:paraId="106581A4" w14:textId="77777777" w:rsidR="002D4602" w:rsidRPr="00903DBA" w:rsidRDefault="002D4602" w:rsidP="002D4602">
      <w:pPr>
        <w:pStyle w:val="Code"/>
        <w:rPr>
          <w:highlight w:val="white"/>
        </w:rPr>
      </w:pPr>
      <w:r w:rsidRPr="00903DBA">
        <w:rPr>
          <w:highlight w:val="white"/>
        </w:rPr>
        <w:t xml:space="preserve">    do {</w:t>
      </w:r>
    </w:p>
    <w:p w14:paraId="212B2255" w14:textId="77777777" w:rsidR="002D4602" w:rsidRPr="00903DBA" w:rsidRDefault="002D4602" w:rsidP="002D4602">
      <w:pPr>
        <w:pStyle w:val="Code"/>
        <w:rPr>
          <w:highlight w:val="white"/>
        </w:rPr>
      </w:pPr>
      <w:r w:rsidRPr="00903DBA">
        <w:rPr>
          <w:highlight w:val="white"/>
        </w:rPr>
        <w:t xml:space="preserve">      root_i = root_i_plus_1;</w:t>
      </w:r>
    </w:p>
    <w:p w14:paraId="0ED0E1BC" w14:textId="77777777" w:rsidR="002D4602" w:rsidRPr="00903DBA" w:rsidRDefault="002D4602" w:rsidP="002D4602">
      <w:pPr>
        <w:pStyle w:val="Code"/>
        <w:rPr>
          <w:highlight w:val="white"/>
        </w:rPr>
      </w:pPr>
      <w:r w:rsidRPr="00903DBA">
        <w:rPr>
          <w:highlight w:val="white"/>
        </w:rPr>
        <w:t xml:space="preserve">      root_i_plus_1 = (root_i + (x / root_i)) / 2;</w:t>
      </w:r>
    </w:p>
    <w:p w14:paraId="7E70AE61" w14:textId="77777777" w:rsidR="002D4602" w:rsidRPr="00903DBA" w:rsidRDefault="002D4602" w:rsidP="002D4602">
      <w:pPr>
        <w:pStyle w:val="Code"/>
        <w:rPr>
          <w:highlight w:val="white"/>
        </w:rPr>
      </w:pPr>
      <w:r w:rsidRPr="00903DBA">
        <w:rPr>
          <w:highlight w:val="white"/>
        </w:rPr>
        <w:t xml:space="preserve">    } while (fabs(root_i_plus_1 - root_i) &gt;= EPSILON);</w:t>
      </w:r>
    </w:p>
    <w:p w14:paraId="43DEAB36" w14:textId="77777777" w:rsidR="002D4602" w:rsidRPr="00903DBA" w:rsidRDefault="002D4602" w:rsidP="002D4602">
      <w:pPr>
        <w:pStyle w:val="Code"/>
        <w:rPr>
          <w:highlight w:val="white"/>
        </w:rPr>
      </w:pPr>
    </w:p>
    <w:p w14:paraId="505B06B7" w14:textId="77777777" w:rsidR="002D4602" w:rsidRPr="00903DBA" w:rsidRDefault="002D4602" w:rsidP="002D4602">
      <w:pPr>
        <w:pStyle w:val="Code"/>
        <w:rPr>
          <w:highlight w:val="white"/>
        </w:rPr>
      </w:pPr>
      <w:r w:rsidRPr="00903DBA">
        <w:rPr>
          <w:highlight w:val="white"/>
        </w:rPr>
        <w:t xml:space="preserve">    return root_i_plus_1;</w:t>
      </w:r>
    </w:p>
    <w:p w14:paraId="4F1D7AFD" w14:textId="77777777" w:rsidR="002D4602" w:rsidRPr="00903DBA" w:rsidRDefault="002D4602" w:rsidP="002D4602">
      <w:pPr>
        <w:pStyle w:val="Code"/>
        <w:rPr>
          <w:highlight w:val="white"/>
        </w:rPr>
      </w:pPr>
      <w:r w:rsidRPr="00903DBA">
        <w:rPr>
          <w:highlight w:val="white"/>
        </w:rPr>
        <w:t xml:space="preserve">  }</w:t>
      </w:r>
    </w:p>
    <w:p w14:paraId="390413F4" w14:textId="77777777" w:rsidR="002D4602" w:rsidRPr="00903DBA" w:rsidRDefault="002D4602" w:rsidP="002D4602">
      <w:pPr>
        <w:pStyle w:val="Code"/>
        <w:rPr>
          <w:highlight w:val="white"/>
        </w:rPr>
      </w:pPr>
      <w:r w:rsidRPr="00903DBA">
        <w:rPr>
          <w:highlight w:val="white"/>
        </w:rPr>
        <w:t xml:space="preserve">  else {</w:t>
      </w:r>
    </w:p>
    <w:p w14:paraId="6C7E3B86" w14:textId="77777777" w:rsidR="002D4602" w:rsidRPr="00903DBA" w:rsidRDefault="002D4602" w:rsidP="002D4602">
      <w:pPr>
        <w:pStyle w:val="Code"/>
        <w:rPr>
          <w:highlight w:val="white"/>
        </w:rPr>
      </w:pPr>
      <w:r w:rsidRPr="00903DBA">
        <w:rPr>
          <w:highlight w:val="white"/>
        </w:rPr>
        <w:t xml:space="preserve">    errno = EDOM;</w:t>
      </w:r>
    </w:p>
    <w:p w14:paraId="41BE7340" w14:textId="77777777" w:rsidR="002D4602" w:rsidRPr="00903DBA" w:rsidRDefault="002D4602" w:rsidP="002D4602">
      <w:pPr>
        <w:pStyle w:val="Code"/>
        <w:rPr>
          <w:highlight w:val="white"/>
        </w:rPr>
      </w:pPr>
      <w:r w:rsidRPr="00903DBA">
        <w:rPr>
          <w:highlight w:val="white"/>
        </w:rPr>
        <w:t xml:space="preserve">    return 0;</w:t>
      </w:r>
    </w:p>
    <w:p w14:paraId="4258238F" w14:textId="77777777" w:rsidR="002D4602" w:rsidRPr="00903DBA" w:rsidRDefault="002D4602" w:rsidP="002D4602">
      <w:pPr>
        <w:pStyle w:val="Code"/>
        <w:rPr>
          <w:highlight w:val="white"/>
        </w:rPr>
      </w:pPr>
      <w:r w:rsidRPr="00903DBA">
        <w:rPr>
          <w:highlight w:val="white"/>
        </w:rPr>
        <w:t xml:space="preserve">  }</w:t>
      </w:r>
    </w:p>
    <w:p w14:paraId="4A58FF76" w14:textId="77777777" w:rsidR="002D4602" w:rsidRPr="00903DBA" w:rsidRDefault="002D4602" w:rsidP="002D4602">
      <w:pPr>
        <w:pStyle w:val="Code"/>
        <w:rPr>
          <w:highlight w:val="white"/>
        </w:rPr>
      </w:pPr>
      <w:r w:rsidRPr="00903DBA">
        <w:rPr>
          <w:highlight w:val="white"/>
        </w:rPr>
        <w:t>}</w:t>
      </w:r>
    </w:p>
    <w:p w14:paraId="4B8F8002" w14:textId="77777777" w:rsidR="00E538AD" w:rsidRPr="00903DBA" w:rsidRDefault="00E538AD" w:rsidP="00E538AD">
      <w:pPr>
        <w:pStyle w:val="Rubrik3"/>
        <w:numPr>
          <w:ilvl w:val="2"/>
          <w:numId w:val="173"/>
        </w:numPr>
        <w:rPr>
          <w:highlight w:val="white"/>
        </w:rPr>
      </w:pPr>
      <w:bookmarkStart w:id="505" w:name="_Toc57656133"/>
      <w:r w:rsidRPr="00903DBA">
        <w:rPr>
          <w:highlight w:val="white"/>
        </w:rPr>
        <w:lastRenderedPageBreak/>
        <w:t>Modulo Functions</w:t>
      </w:r>
      <w:bookmarkEnd w:id="505"/>
    </w:p>
    <w:p w14:paraId="5B2EA31E"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modf</w:t>
      </w:r>
      <w:r w:rsidRPr="00903DBA">
        <w:rPr>
          <w:highlight w:val="white"/>
        </w:rPr>
        <w:t xml:space="preserve"> function split </w:t>
      </w:r>
      <w:r w:rsidRPr="00903DBA">
        <w:rPr>
          <w:rStyle w:val="KeyWord0"/>
          <w:highlight w:val="white"/>
        </w:rPr>
        <w:t>x</w:t>
      </w:r>
      <w:r w:rsidRPr="00903DBA">
        <w:rPr>
          <w:highlight w:val="white"/>
        </w:rPr>
        <w:t xml:space="preserve"> into a integral and fractional part. The integral is returned, and the fractional part is assigned the value that </w:t>
      </w:r>
      <w:r w:rsidRPr="00903DBA">
        <w:rPr>
          <w:rStyle w:val="KeyWord0"/>
          <w:highlight w:val="white"/>
        </w:rPr>
        <w:t>p</w:t>
      </w:r>
      <w:r w:rsidRPr="00903DBA">
        <w:rPr>
          <w:highlight w:val="white"/>
        </w:rPr>
        <w:t xml:space="preserve"> points at, if it is not null. The integral and fractional values hold the same sign as the original value.</w:t>
      </w:r>
    </w:p>
    <w:p w14:paraId="78638B24" w14:textId="77777777" w:rsidR="002D4602" w:rsidRPr="00903DBA" w:rsidRDefault="002D4602" w:rsidP="002D4602">
      <w:pPr>
        <w:pStyle w:val="Code"/>
        <w:rPr>
          <w:highlight w:val="white"/>
        </w:rPr>
      </w:pPr>
      <w:r w:rsidRPr="00903DBA">
        <w:rPr>
          <w:highlight w:val="white"/>
        </w:rPr>
        <w:t>double modf(double x, double* p) {</w:t>
      </w:r>
    </w:p>
    <w:p w14:paraId="1DDDD0F4" w14:textId="77777777" w:rsidR="002D4602" w:rsidRPr="00903DBA" w:rsidRDefault="002D4602" w:rsidP="002D4602">
      <w:pPr>
        <w:pStyle w:val="Code"/>
        <w:rPr>
          <w:highlight w:val="white"/>
        </w:rPr>
      </w:pPr>
      <w:r w:rsidRPr="00903DBA">
        <w:rPr>
          <w:highlight w:val="white"/>
        </w:rPr>
        <w:t xml:space="preserve">  double abs_x = fabs(x),</w:t>
      </w:r>
    </w:p>
    <w:p w14:paraId="61A5D144" w14:textId="2D26ACAF" w:rsidR="002D4602" w:rsidRPr="00903DBA" w:rsidRDefault="002D4602" w:rsidP="002D4602">
      <w:pPr>
        <w:pStyle w:val="Code"/>
        <w:rPr>
          <w:highlight w:val="white"/>
        </w:rPr>
      </w:pPr>
      <w:r w:rsidRPr="00903DBA">
        <w:rPr>
          <w:highlight w:val="white"/>
        </w:rPr>
        <w:t xml:space="preserve">  integral = (double) ((long) abs_x),</w:t>
      </w:r>
    </w:p>
    <w:p w14:paraId="315A197C" w14:textId="15521708" w:rsidR="002D4602" w:rsidRPr="00903DBA" w:rsidRDefault="002D4602" w:rsidP="002D4602">
      <w:pPr>
        <w:pStyle w:val="Code"/>
        <w:rPr>
          <w:highlight w:val="white"/>
        </w:rPr>
      </w:pPr>
      <w:r w:rsidRPr="00903DBA">
        <w:rPr>
          <w:highlight w:val="white"/>
        </w:rPr>
        <w:t xml:space="preserve">  fractional = abs_x - integral;</w:t>
      </w:r>
    </w:p>
    <w:p w14:paraId="68908695" w14:textId="77777777" w:rsidR="002D4602" w:rsidRPr="00903DBA" w:rsidRDefault="002D4602" w:rsidP="002D4602">
      <w:pPr>
        <w:pStyle w:val="Code"/>
        <w:rPr>
          <w:highlight w:val="white"/>
        </w:rPr>
      </w:pPr>
    </w:p>
    <w:p w14:paraId="0B87E87C" w14:textId="77777777" w:rsidR="002D4602" w:rsidRPr="00903DBA" w:rsidRDefault="002D4602" w:rsidP="002D4602">
      <w:pPr>
        <w:pStyle w:val="Code"/>
        <w:rPr>
          <w:highlight w:val="white"/>
        </w:rPr>
      </w:pPr>
      <w:r w:rsidRPr="00903DBA">
        <w:rPr>
          <w:highlight w:val="white"/>
        </w:rPr>
        <w:t xml:space="preserve">  if (p != NULL)  {</w:t>
      </w:r>
    </w:p>
    <w:p w14:paraId="77EE952A" w14:textId="77777777" w:rsidR="002D4602" w:rsidRPr="00903DBA" w:rsidRDefault="002D4602" w:rsidP="002D4602">
      <w:pPr>
        <w:pStyle w:val="Code"/>
        <w:rPr>
          <w:highlight w:val="white"/>
        </w:rPr>
      </w:pPr>
      <w:r w:rsidRPr="00903DBA">
        <w:rPr>
          <w:highlight w:val="white"/>
        </w:rPr>
        <w:t xml:space="preserve">    *p = (x &gt; 0) ? integral : -integral;</w:t>
      </w:r>
    </w:p>
    <w:p w14:paraId="16DD6E56" w14:textId="77777777" w:rsidR="002D4602" w:rsidRPr="00903DBA" w:rsidRDefault="002D4602" w:rsidP="002D4602">
      <w:pPr>
        <w:pStyle w:val="Code"/>
        <w:rPr>
          <w:highlight w:val="white"/>
        </w:rPr>
      </w:pPr>
      <w:r w:rsidRPr="00903DBA">
        <w:rPr>
          <w:highlight w:val="white"/>
        </w:rPr>
        <w:t xml:space="preserve">  }</w:t>
      </w:r>
    </w:p>
    <w:p w14:paraId="47DE994E" w14:textId="77777777" w:rsidR="002D4602" w:rsidRPr="00903DBA" w:rsidRDefault="002D4602" w:rsidP="002D4602">
      <w:pPr>
        <w:pStyle w:val="Code"/>
        <w:rPr>
          <w:highlight w:val="white"/>
        </w:rPr>
      </w:pPr>
    </w:p>
    <w:p w14:paraId="41AC2ACA" w14:textId="77777777" w:rsidR="002D4602" w:rsidRPr="00903DBA" w:rsidRDefault="002D4602" w:rsidP="002D4602">
      <w:pPr>
        <w:pStyle w:val="Code"/>
        <w:rPr>
          <w:highlight w:val="white"/>
        </w:rPr>
      </w:pPr>
      <w:r w:rsidRPr="00903DBA">
        <w:rPr>
          <w:highlight w:val="white"/>
        </w:rPr>
        <w:t xml:space="preserve">  return (x &gt; 0) ? fractional : -fractional; </w:t>
      </w:r>
    </w:p>
    <w:p w14:paraId="04F25EFA" w14:textId="77777777" w:rsidR="002D4602" w:rsidRPr="00903DBA" w:rsidRDefault="002D4602" w:rsidP="002D4602">
      <w:pPr>
        <w:pStyle w:val="Code"/>
        <w:rPr>
          <w:highlight w:val="white"/>
        </w:rPr>
      </w:pPr>
      <w:r w:rsidRPr="00903DBA">
        <w:rPr>
          <w:highlight w:val="white"/>
        </w:rPr>
        <w:t>}</w:t>
      </w:r>
    </w:p>
    <w:p w14:paraId="3FB4F286"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fmod</w:t>
      </w:r>
      <w:r w:rsidRPr="00903DBA">
        <w:rPr>
          <w:highlight w:val="white"/>
        </w:rPr>
        <w:t xml:space="preserve"> function returns the floating-point remainder of </w:t>
      </w:r>
      <w:r w:rsidRPr="00903DBA">
        <w:rPr>
          <w:rStyle w:val="KeyWord0"/>
          <w:highlight w:val="white"/>
        </w:rPr>
        <w:t>x</w:t>
      </w:r>
      <w:r w:rsidRPr="00903DBA">
        <w:rPr>
          <w:highlight w:val="white"/>
        </w:rPr>
        <w:t xml:space="preserve"> / </w:t>
      </w:r>
      <w:r w:rsidRPr="00903DBA">
        <w:rPr>
          <w:rStyle w:val="KeyWord0"/>
          <w:highlight w:val="white"/>
        </w:rPr>
        <w:t>y</w:t>
      </w:r>
      <w:r w:rsidRPr="00903DBA">
        <w:rPr>
          <w:highlight w:val="white"/>
        </w:rPr>
        <w:t xml:space="preserve">, with the same sign as </w:t>
      </w:r>
      <w:r w:rsidRPr="00903DBA">
        <w:rPr>
          <w:rStyle w:val="KeyWord0"/>
          <w:highlight w:val="white"/>
        </w:rPr>
        <w:t>x</w:t>
      </w:r>
      <w:r w:rsidRPr="00903DBA">
        <w:rPr>
          <w:highlight w:val="white"/>
        </w:rPr>
        <w:t>.</w:t>
      </w:r>
    </w:p>
    <w:p w14:paraId="65702A57" w14:textId="77777777" w:rsidR="002D4602" w:rsidRPr="00903DBA" w:rsidRDefault="002D4602" w:rsidP="002D4602">
      <w:pPr>
        <w:pStyle w:val="Code"/>
        <w:rPr>
          <w:highlight w:val="white"/>
        </w:rPr>
      </w:pPr>
      <w:r w:rsidRPr="00903DBA">
        <w:rPr>
          <w:highlight w:val="white"/>
        </w:rPr>
        <w:t>double fmod(double x, double y) {</w:t>
      </w:r>
    </w:p>
    <w:p w14:paraId="1B15278C" w14:textId="77777777" w:rsidR="002D4602" w:rsidRPr="00903DBA" w:rsidRDefault="002D4602" w:rsidP="002D4602">
      <w:pPr>
        <w:pStyle w:val="Code"/>
        <w:rPr>
          <w:highlight w:val="white"/>
        </w:rPr>
      </w:pPr>
      <w:r w:rsidRPr="00903DBA">
        <w:rPr>
          <w:highlight w:val="white"/>
        </w:rPr>
        <w:t xml:space="preserve">  if (y != 0) {</w:t>
      </w:r>
    </w:p>
    <w:p w14:paraId="159AD478" w14:textId="77777777" w:rsidR="002D4602" w:rsidRPr="00903DBA" w:rsidRDefault="002D4602" w:rsidP="002D4602">
      <w:pPr>
        <w:pStyle w:val="Code"/>
        <w:rPr>
          <w:highlight w:val="white"/>
        </w:rPr>
      </w:pPr>
      <w:r w:rsidRPr="00903DBA">
        <w:rPr>
          <w:highlight w:val="white"/>
        </w:rPr>
        <w:t xml:space="preserve">    double remainder = fabs(x - (y * ((int) (x / y))));</w:t>
      </w:r>
    </w:p>
    <w:p w14:paraId="6FD5B251" w14:textId="77777777" w:rsidR="002D4602" w:rsidRPr="00903DBA" w:rsidRDefault="002D4602" w:rsidP="002D4602">
      <w:pPr>
        <w:pStyle w:val="Code"/>
        <w:rPr>
          <w:highlight w:val="white"/>
        </w:rPr>
      </w:pPr>
      <w:r w:rsidRPr="00903DBA">
        <w:rPr>
          <w:highlight w:val="white"/>
        </w:rPr>
        <w:t xml:space="preserve">    return (x &gt; 0) ? remainder : -remainder;</w:t>
      </w:r>
    </w:p>
    <w:p w14:paraId="7426CC80" w14:textId="77777777" w:rsidR="002D4602" w:rsidRPr="00903DBA" w:rsidRDefault="002D4602" w:rsidP="002D4602">
      <w:pPr>
        <w:pStyle w:val="Code"/>
        <w:rPr>
          <w:highlight w:val="white"/>
        </w:rPr>
      </w:pPr>
      <w:r w:rsidRPr="00903DBA">
        <w:rPr>
          <w:highlight w:val="white"/>
        </w:rPr>
        <w:t xml:space="preserve">  }</w:t>
      </w:r>
    </w:p>
    <w:p w14:paraId="6B76BEC4" w14:textId="77777777" w:rsidR="00E538AD" w:rsidRPr="00903DBA" w:rsidRDefault="00E538AD" w:rsidP="00E538AD">
      <w:pPr>
        <w:rPr>
          <w:highlight w:val="white"/>
        </w:rPr>
      </w:pPr>
      <w:r w:rsidRPr="00903DBA">
        <w:rPr>
          <w:highlight w:val="white"/>
        </w:rPr>
        <w:t xml:space="preserve">If </w:t>
      </w:r>
      <w:r w:rsidRPr="00903DBA">
        <w:rPr>
          <w:rStyle w:val="KeyWord0"/>
          <w:highlight w:val="white"/>
        </w:rPr>
        <w:t>y</w:t>
      </w:r>
      <w:r w:rsidRPr="00903DBA">
        <w:rPr>
          <w:highlight w:val="white"/>
        </w:rPr>
        <w:t xml:space="preserve"> is zero, we have division by zero, we report a domain error and return zero.</w:t>
      </w:r>
    </w:p>
    <w:p w14:paraId="0807C5D3" w14:textId="77777777" w:rsidR="002D4602" w:rsidRPr="00903DBA" w:rsidRDefault="002D4602" w:rsidP="002D4602">
      <w:pPr>
        <w:pStyle w:val="Code"/>
        <w:rPr>
          <w:highlight w:val="white"/>
        </w:rPr>
      </w:pPr>
      <w:r w:rsidRPr="00903DBA">
        <w:rPr>
          <w:highlight w:val="white"/>
        </w:rPr>
        <w:t xml:space="preserve">  else {</w:t>
      </w:r>
    </w:p>
    <w:p w14:paraId="2D3CF75C" w14:textId="77777777" w:rsidR="002D4602" w:rsidRPr="00903DBA" w:rsidRDefault="002D4602" w:rsidP="002D4602">
      <w:pPr>
        <w:pStyle w:val="Code"/>
        <w:rPr>
          <w:highlight w:val="white"/>
        </w:rPr>
      </w:pPr>
      <w:r w:rsidRPr="00903DBA">
        <w:rPr>
          <w:highlight w:val="white"/>
        </w:rPr>
        <w:t xml:space="preserve">    errno = EDOM;</w:t>
      </w:r>
    </w:p>
    <w:p w14:paraId="16EA57BF" w14:textId="77777777" w:rsidR="002D4602" w:rsidRPr="00903DBA" w:rsidRDefault="002D4602" w:rsidP="002D4602">
      <w:pPr>
        <w:pStyle w:val="Code"/>
        <w:rPr>
          <w:highlight w:val="white"/>
        </w:rPr>
      </w:pPr>
      <w:r w:rsidRPr="00903DBA">
        <w:rPr>
          <w:highlight w:val="white"/>
        </w:rPr>
        <w:t xml:space="preserve">    return 0;</w:t>
      </w:r>
    </w:p>
    <w:p w14:paraId="3734ED44" w14:textId="77777777" w:rsidR="002D4602" w:rsidRPr="00903DBA" w:rsidRDefault="002D4602" w:rsidP="002D4602">
      <w:pPr>
        <w:pStyle w:val="Code"/>
        <w:rPr>
          <w:highlight w:val="white"/>
        </w:rPr>
      </w:pPr>
      <w:r w:rsidRPr="00903DBA">
        <w:rPr>
          <w:highlight w:val="white"/>
        </w:rPr>
        <w:t xml:space="preserve">  }</w:t>
      </w:r>
    </w:p>
    <w:p w14:paraId="047F09FF" w14:textId="77777777" w:rsidR="002D4602" w:rsidRPr="00903DBA" w:rsidRDefault="002D4602" w:rsidP="002D4602">
      <w:pPr>
        <w:pStyle w:val="Code"/>
        <w:rPr>
          <w:highlight w:val="white"/>
        </w:rPr>
      </w:pPr>
      <w:r w:rsidRPr="00903DBA">
        <w:rPr>
          <w:highlight w:val="white"/>
        </w:rPr>
        <w:t>}</w:t>
      </w:r>
    </w:p>
    <w:p w14:paraId="71C916F1" w14:textId="418E3804" w:rsidR="00E538AD" w:rsidRPr="00903DBA" w:rsidRDefault="00E538AD" w:rsidP="00E538AD">
      <w:pPr>
        <w:pStyle w:val="Code"/>
        <w:rPr>
          <w:highlight w:val="white"/>
        </w:rPr>
      </w:pPr>
    </w:p>
    <w:p w14:paraId="609F4504" w14:textId="03E240DD" w:rsidR="00B63C3B" w:rsidRPr="00903DBA" w:rsidRDefault="00B63C3B" w:rsidP="00B63C3B">
      <w:pPr>
        <w:pStyle w:val="Rubrik3"/>
        <w:rPr>
          <w:highlight w:val="white"/>
        </w:rPr>
      </w:pPr>
      <w:bookmarkStart w:id="506" w:name="_Toc57656134"/>
      <w:r w:rsidRPr="00903DBA">
        <w:rPr>
          <w:highlight w:val="white"/>
        </w:rPr>
        <w:t>Trigonometric Functions</w:t>
      </w:r>
      <w:bookmarkEnd w:id="506"/>
    </w:p>
    <w:p w14:paraId="5A3BF2D0" w14:textId="77777777" w:rsidR="007B0AD1" w:rsidRPr="00903DBA" w:rsidRDefault="00C918B6" w:rsidP="007B0AD1">
      <w:pPr>
        <w:rPr>
          <w:highlight w:val="white"/>
        </w:rPr>
      </w:pPr>
      <w:r w:rsidRPr="00903DBA">
        <w:rPr>
          <w:highlight w:val="white"/>
        </w:rPr>
        <w:t xml:space="preserve">The sine function </w:t>
      </w:r>
      <w:r w:rsidR="00AF0BF4" w:rsidRPr="00903DBA">
        <w:rPr>
          <w:highlight w:val="white"/>
        </w:rPr>
        <w:t xml:space="preserve">is defined </w:t>
      </w:r>
      <w:r w:rsidR="00B63C3B" w:rsidRPr="00903DBA">
        <w:rPr>
          <w:highlight w:val="white"/>
        </w:rPr>
        <w:t xml:space="preserve">for all </w:t>
      </w:r>
      <m:oMath>
        <m:r>
          <w:rPr>
            <w:rFonts w:ascii="Cambria Math" w:hAnsi="Cambria Math"/>
            <w:highlight w:val="white"/>
          </w:rPr>
          <m:t>x</m:t>
        </m:r>
      </m:oMath>
      <w:r w:rsidR="00B63C3B" w:rsidRPr="00903DBA">
        <w:rPr>
          <w:rFonts w:eastAsiaTheme="minorEastAsia"/>
          <w:highlight w:val="white"/>
        </w:rPr>
        <w:t xml:space="preserve"> </w:t>
      </w:r>
      <w:r w:rsidR="00AF0BF4" w:rsidRPr="00903DBA">
        <w:rPr>
          <w:highlight w:val="white"/>
        </w:rPr>
        <w:t>as follows:</w:t>
      </w:r>
    </w:p>
    <w:p w14:paraId="5237834B" w14:textId="4621A856" w:rsidR="00555D55" w:rsidRPr="00903DBA" w:rsidRDefault="000B4F2B" w:rsidP="007B0AD1">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sin⁡</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45037035" w14:textId="285B26CC" w:rsidR="00F361B9" w:rsidRPr="00903DBA" w:rsidRDefault="000B4F2B" w:rsidP="00F361B9">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d>
                    <m:dPr>
                      <m:ctrlPr>
                        <w:rPr>
                          <w:rFonts w:ascii="Cambria Math" w:hAnsi="Cambria Math"/>
                          <w:i/>
                        </w:rPr>
                      </m:ctrlPr>
                    </m:dPr>
                    <m:e>
                      <m:r>
                        <w:rPr>
                          <w:rFonts w:ascii="Cambria Math" w:hAnsi="Cambria Math"/>
                        </w:rPr>
                        <m:t>2i+1</m:t>
                      </m:r>
                    </m:e>
                  </m:d>
                  <m:r>
                    <w:rPr>
                      <w:rFonts w:ascii="Cambria Math" w:hAnsi="Cambria Math"/>
                    </w:rPr>
                    <m:t>!</m:t>
                  </m:r>
                </m:den>
              </m:f>
            </m:e>
          </m:nary>
        </m:oMath>
      </m:oMathPara>
    </w:p>
    <w:p w14:paraId="7BB3442B" w14:textId="77777777" w:rsidR="00CF1637" w:rsidRPr="00903DBA" w:rsidRDefault="00CF1637" w:rsidP="00CF1637">
      <w:pPr>
        <w:pStyle w:val="Code"/>
        <w:rPr>
          <w:highlight w:val="white"/>
        </w:rPr>
      </w:pPr>
      <w:r w:rsidRPr="00903DBA">
        <w:rPr>
          <w:highlight w:val="white"/>
        </w:rPr>
        <w:t>double sin(double x) {</w:t>
      </w:r>
    </w:p>
    <w:p w14:paraId="274B0DC6" w14:textId="77777777" w:rsidR="00CF1637" w:rsidRPr="00903DBA" w:rsidRDefault="00CF1637" w:rsidP="00CF1637">
      <w:pPr>
        <w:pStyle w:val="Code"/>
        <w:rPr>
          <w:highlight w:val="white"/>
        </w:rPr>
      </w:pPr>
      <w:r w:rsidRPr="00903DBA">
        <w:rPr>
          <w:highlight w:val="white"/>
        </w:rPr>
        <w:t xml:space="preserve">  if (fabs(x) &gt; (2 * PI)) {</w:t>
      </w:r>
    </w:p>
    <w:p w14:paraId="055C2AFE" w14:textId="77777777" w:rsidR="00CF1637" w:rsidRPr="00903DBA" w:rsidRDefault="00CF1637" w:rsidP="00CF1637">
      <w:pPr>
        <w:pStyle w:val="Code"/>
        <w:rPr>
          <w:highlight w:val="white"/>
        </w:rPr>
      </w:pPr>
      <w:r w:rsidRPr="00903DBA">
        <w:rPr>
          <w:highlight w:val="white"/>
        </w:rPr>
        <w:t xml:space="preserve">    x = fmod(x, 2 * PI);</w:t>
      </w:r>
    </w:p>
    <w:p w14:paraId="3BE9FF61" w14:textId="77777777" w:rsidR="00CF1637" w:rsidRPr="00903DBA" w:rsidRDefault="00CF1637" w:rsidP="00CF1637">
      <w:pPr>
        <w:pStyle w:val="Code"/>
        <w:rPr>
          <w:highlight w:val="white"/>
        </w:rPr>
      </w:pPr>
      <w:r w:rsidRPr="00903DBA">
        <w:rPr>
          <w:highlight w:val="white"/>
        </w:rPr>
        <w:t xml:space="preserve">  }</w:t>
      </w:r>
    </w:p>
    <w:p w14:paraId="1AF7136B" w14:textId="77777777" w:rsidR="00CF1637" w:rsidRPr="00903DBA" w:rsidRDefault="00CF1637" w:rsidP="00CF1637">
      <w:pPr>
        <w:pStyle w:val="Code"/>
        <w:rPr>
          <w:highlight w:val="white"/>
        </w:rPr>
      </w:pPr>
    </w:p>
    <w:p w14:paraId="13B0A7EC" w14:textId="77777777" w:rsidR="00CF1637" w:rsidRPr="00903DBA" w:rsidRDefault="00CF1637" w:rsidP="00CF1637">
      <w:pPr>
        <w:pStyle w:val="Code"/>
        <w:rPr>
          <w:highlight w:val="white"/>
        </w:rPr>
      </w:pPr>
      <w:r w:rsidRPr="00903DBA">
        <w:rPr>
          <w:highlight w:val="white"/>
        </w:rPr>
        <w:t xml:space="preserve">  { double index = 1, term, sum = 0, sign = 1, power = x, faculty = 1;</w:t>
      </w:r>
    </w:p>
    <w:p w14:paraId="7B26B71D" w14:textId="77777777" w:rsidR="00CF1637" w:rsidRPr="00903DBA" w:rsidRDefault="00CF1637" w:rsidP="00CF1637">
      <w:pPr>
        <w:pStyle w:val="Code"/>
        <w:rPr>
          <w:highlight w:val="white"/>
        </w:rPr>
      </w:pPr>
    </w:p>
    <w:p w14:paraId="174BBE16" w14:textId="77777777" w:rsidR="00CF1637" w:rsidRPr="00903DBA" w:rsidRDefault="00CF1637" w:rsidP="00CF1637">
      <w:pPr>
        <w:pStyle w:val="Code"/>
        <w:rPr>
          <w:highlight w:val="white"/>
        </w:rPr>
      </w:pPr>
      <w:r w:rsidRPr="00903DBA">
        <w:rPr>
          <w:highlight w:val="white"/>
        </w:rPr>
        <w:t xml:space="preserve">    do {</w:t>
      </w:r>
    </w:p>
    <w:p w14:paraId="4FC810DB" w14:textId="77777777" w:rsidR="00CF1637" w:rsidRPr="00903DBA" w:rsidRDefault="00CF1637" w:rsidP="00CF1637">
      <w:pPr>
        <w:pStyle w:val="Code"/>
        <w:rPr>
          <w:highlight w:val="white"/>
        </w:rPr>
      </w:pPr>
      <w:r w:rsidRPr="00903DBA">
        <w:rPr>
          <w:highlight w:val="white"/>
        </w:rPr>
        <w:t xml:space="preserve">      term = sign * power / faculty;</w:t>
      </w:r>
    </w:p>
    <w:p w14:paraId="493B8A9C" w14:textId="77777777" w:rsidR="00CF1637" w:rsidRPr="00903DBA" w:rsidRDefault="00CF1637" w:rsidP="00CF1637">
      <w:pPr>
        <w:pStyle w:val="Code"/>
        <w:rPr>
          <w:highlight w:val="white"/>
        </w:rPr>
      </w:pPr>
      <w:r w:rsidRPr="00903DBA">
        <w:rPr>
          <w:highlight w:val="white"/>
        </w:rPr>
        <w:t xml:space="preserve">      sum += term;</w:t>
      </w:r>
    </w:p>
    <w:p w14:paraId="0C414F7A" w14:textId="77777777" w:rsidR="00CF1637" w:rsidRPr="00903DBA" w:rsidRDefault="00CF1637" w:rsidP="00CF1637">
      <w:pPr>
        <w:pStyle w:val="Code"/>
        <w:rPr>
          <w:highlight w:val="white"/>
        </w:rPr>
      </w:pPr>
      <w:r w:rsidRPr="00903DBA">
        <w:rPr>
          <w:highlight w:val="white"/>
        </w:rPr>
        <w:t xml:space="preserve">      sign *= -1;</w:t>
      </w:r>
    </w:p>
    <w:p w14:paraId="4092B5C4" w14:textId="77777777" w:rsidR="00CF1637" w:rsidRPr="00903DBA" w:rsidRDefault="00CF1637" w:rsidP="00CF1637">
      <w:pPr>
        <w:pStyle w:val="Code"/>
        <w:rPr>
          <w:highlight w:val="white"/>
        </w:rPr>
      </w:pPr>
      <w:r w:rsidRPr="00903DBA">
        <w:rPr>
          <w:highlight w:val="white"/>
        </w:rPr>
        <w:t xml:space="preserve">      power *= x * x;</w:t>
      </w:r>
    </w:p>
    <w:p w14:paraId="5753EDC1" w14:textId="77777777" w:rsidR="00CF1637" w:rsidRPr="00903DBA" w:rsidRDefault="00CF1637" w:rsidP="00CF1637">
      <w:pPr>
        <w:pStyle w:val="Code"/>
        <w:rPr>
          <w:highlight w:val="white"/>
        </w:rPr>
      </w:pPr>
      <w:r w:rsidRPr="00903DBA">
        <w:rPr>
          <w:highlight w:val="white"/>
        </w:rPr>
        <w:t xml:space="preserve">      faculty *= ++index * ++index;</w:t>
      </w:r>
    </w:p>
    <w:p w14:paraId="49D4DEE1" w14:textId="77777777" w:rsidR="00CF1637" w:rsidRPr="00903DBA" w:rsidRDefault="00CF1637" w:rsidP="00CF1637">
      <w:pPr>
        <w:pStyle w:val="Code"/>
        <w:rPr>
          <w:highlight w:val="white"/>
        </w:rPr>
      </w:pPr>
      <w:r w:rsidRPr="00903DBA">
        <w:rPr>
          <w:highlight w:val="white"/>
        </w:rPr>
        <w:t xml:space="preserve">    } while (fabs(term) &gt;= EPSILON);</w:t>
      </w:r>
    </w:p>
    <w:p w14:paraId="06772872" w14:textId="77777777" w:rsidR="00CF1637" w:rsidRPr="00903DBA" w:rsidRDefault="00CF1637" w:rsidP="00CF1637">
      <w:pPr>
        <w:pStyle w:val="Code"/>
        <w:rPr>
          <w:highlight w:val="white"/>
        </w:rPr>
      </w:pPr>
    </w:p>
    <w:p w14:paraId="24575490" w14:textId="77777777" w:rsidR="00CF1637" w:rsidRPr="00903DBA" w:rsidRDefault="00CF1637" w:rsidP="00CF1637">
      <w:pPr>
        <w:pStyle w:val="Code"/>
        <w:rPr>
          <w:highlight w:val="white"/>
        </w:rPr>
      </w:pPr>
      <w:r w:rsidRPr="00903DBA">
        <w:rPr>
          <w:highlight w:val="white"/>
        </w:rPr>
        <w:t xml:space="preserve">    return sum;</w:t>
      </w:r>
    </w:p>
    <w:p w14:paraId="4553E62A" w14:textId="77777777" w:rsidR="00CF1637" w:rsidRPr="00903DBA" w:rsidRDefault="00CF1637" w:rsidP="00CF1637">
      <w:pPr>
        <w:pStyle w:val="Code"/>
        <w:rPr>
          <w:highlight w:val="white"/>
        </w:rPr>
      </w:pPr>
      <w:r w:rsidRPr="00903DBA">
        <w:rPr>
          <w:highlight w:val="white"/>
        </w:rPr>
        <w:t xml:space="preserve">  }</w:t>
      </w:r>
    </w:p>
    <w:p w14:paraId="3EB1A888" w14:textId="77777777" w:rsidR="00CF1637" w:rsidRPr="00903DBA" w:rsidRDefault="00CF1637" w:rsidP="00CF1637">
      <w:pPr>
        <w:pStyle w:val="Code"/>
        <w:rPr>
          <w:highlight w:val="white"/>
        </w:rPr>
      </w:pPr>
      <w:r w:rsidRPr="00903DBA">
        <w:rPr>
          <w:highlight w:val="white"/>
        </w:rPr>
        <w:t>}</w:t>
      </w:r>
    </w:p>
    <w:p w14:paraId="4DD97649" w14:textId="6A740459" w:rsidR="0031159D" w:rsidRPr="00903DBA" w:rsidRDefault="0031159D" w:rsidP="0031159D">
      <w:pPr>
        <w:rPr>
          <w:highlight w:val="white"/>
        </w:rPr>
      </w:pPr>
      <w:r w:rsidRPr="00903DBA">
        <w:rPr>
          <w:highlight w:val="white"/>
        </w:rPr>
        <w:t xml:space="preserve">The cosine function is defined </w:t>
      </w:r>
      <w:r w:rsidR="00C44F4B" w:rsidRPr="00903DBA">
        <w:rPr>
          <w:highlight w:val="white"/>
        </w:rPr>
        <w:t xml:space="preserve">for all </w:t>
      </w:r>
      <m:oMath>
        <m:r>
          <w:rPr>
            <w:rFonts w:ascii="Cambria Math" w:hAnsi="Cambria Math"/>
            <w:highlight w:val="white"/>
          </w:rPr>
          <m:t>x</m:t>
        </m:r>
      </m:oMath>
      <w:r w:rsidR="00C44F4B" w:rsidRPr="00903DBA">
        <w:rPr>
          <w:rFonts w:eastAsiaTheme="minorEastAsia"/>
          <w:highlight w:val="white"/>
        </w:rPr>
        <w:t xml:space="preserve"> </w:t>
      </w:r>
      <w:r w:rsidRPr="00903DBA">
        <w:rPr>
          <w:highlight w:val="white"/>
        </w:rPr>
        <w:t>as follows:</w:t>
      </w:r>
    </w:p>
    <w:p w14:paraId="7FD7AF68" w14:textId="56EAB219" w:rsidR="00FB5158" w:rsidRPr="00903DBA" w:rsidRDefault="000B4F2B"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36D2D01B" w14:textId="1FC18CA2" w:rsidR="00555D55" w:rsidRPr="00903DBA" w:rsidRDefault="000B4F2B"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m:t>
                      </m:r>
                    </m:sup>
                  </m:sSup>
                </m:num>
                <m:den>
                  <m:d>
                    <m:dPr>
                      <m:ctrlPr>
                        <w:rPr>
                          <w:rFonts w:ascii="Cambria Math" w:hAnsi="Cambria Math"/>
                          <w:i/>
                        </w:rPr>
                      </m:ctrlPr>
                    </m:dPr>
                    <m:e>
                      <m:r>
                        <w:rPr>
                          <w:rFonts w:ascii="Cambria Math" w:hAnsi="Cambria Math"/>
                        </w:rPr>
                        <m:t>2i</m:t>
                      </m:r>
                    </m:e>
                  </m:d>
                  <m:r>
                    <w:rPr>
                      <w:rFonts w:ascii="Cambria Math" w:hAnsi="Cambria Math"/>
                    </w:rPr>
                    <m:t>!</m:t>
                  </m:r>
                </m:den>
              </m:f>
            </m:e>
          </m:nary>
        </m:oMath>
      </m:oMathPara>
    </w:p>
    <w:p w14:paraId="1476844A" w14:textId="77777777" w:rsidR="00CF1637" w:rsidRPr="00903DBA" w:rsidRDefault="00CF1637" w:rsidP="00CF1637">
      <w:pPr>
        <w:pStyle w:val="Code"/>
        <w:rPr>
          <w:highlight w:val="white"/>
        </w:rPr>
      </w:pPr>
      <w:r w:rsidRPr="00903DBA">
        <w:rPr>
          <w:highlight w:val="white"/>
        </w:rPr>
        <w:t>double cos(double x) {</w:t>
      </w:r>
    </w:p>
    <w:p w14:paraId="21BDB97E" w14:textId="77777777" w:rsidR="00CF1637" w:rsidRPr="00903DBA" w:rsidRDefault="00CF1637" w:rsidP="00CF1637">
      <w:pPr>
        <w:pStyle w:val="Code"/>
        <w:rPr>
          <w:highlight w:val="white"/>
        </w:rPr>
      </w:pPr>
      <w:r w:rsidRPr="00903DBA">
        <w:rPr>
          <w:highlight w:val="white"/>
        </w:rPr>
        <w:t xml:space="preserve">  if (fabs(x) &gt; (2 * PI)) {</w:t>
      </w:r>
    </w:p>
    <w:p w14:paraId="0681C981" w14:textId="77777777" w:rsidR="00CF1637" w:rsidRPr="00903DBA" w:rsidRDefault="00CF1637" w:rsidP="00CF1637">
      <w:pPr>
        <w:pStyle w:val="Code"/>
        <w:rPr>
          <w:highlight w:val="white"/>
        </w:rPr>
      </w:pPr>
      <w:r w:rsidRPr="00903DBA">
        <w:rPr>
          <w:highlight w:val="white"/>
        </w:rPr>
        <w:t xml:space="preserve">    x = fmod(x, 2 * PI);</w:t>
      </w:r>
    </w:p>
    <w:p w14:paraId="3C1C0C37" w14:textId="77777777" w:rsidR="00CF1637" w:rsidRPr="00903DBA" w:rsidRDefault="00CF1637" w:rsidP="00CF1637">
      <w:pPr>
        <w:pStyle w:val="Code"/>
        <w:rPr>
          <w:highlight w:val="white"/>
        </w:rPr>
      </w:pPr>
      <w:r w:rsidRPr="00903DBA">
        <w:rPr>
          <w:highlight w:val="white"/>
        </w:rPr>
        <w:t xml:space="preserve">  }</w:t>
      </w:r>
    </w:p>
    <w:p w14:paraId="1B0D7638" w14:textId="77777777" w:rsidR="00CF1637" w:rsidRPr="00903DBA" w:rsidRDefault="00CF1637" w:rsidP="00CF1637">
      <w:pPr>
        <w:pStyle w:val="Code"/>
        <w:rPr>
          <w:highlight w:val="white"/>
        </w:rPr>
      </w:pPr>
    </w:p>
    <w:p w14:paraId="6E7D0CD2" w14:textId="77777777" w:rsidR="00CF1637" w:rsidRPr="00903DBA" w:rsidRDefault="00CF1637" w:rsidP="00CF1637">
      <w:pPr>
        <w:pStyle w:val="Code"/>
        <w:rPr>
          <w:highlight w:val="white"/>
        </w:rPr>
      </w:pPr>
      <w:r w:rsidRPr="00903DBA">
        <w:rPr>
          <w:highlight w:val="white"/>
        </w:rPr>
        <w:t xml:space="preserve">  { double index = 0, term, sum = 0, sign = 1, power = 1, faculty = 1;</w:t>
      </w:r>
    </w:p>
    <w:p w14:paraId="4E61C342" w14:textId="77777777" w:rsidR="00CF1637" w:rsidRPr="00903DBA" w:rsidRDefault="00CF1637" w:rsidP="00CF1637">
      <w:pPr>
        <w:pStyle w:val="Code"/>
        <w:rPr>
          <w:highlight w:val="white"/>
        </w:rPr>
      </w:pPr>
    </w:p>
    <w:p w14:paraId="178C9545" w14:textId="77777777" w:rsidR="00CF1637" w:rsidRPr="00903DBA" w:rsidRDefault="00CF1637" w:rsidP="00CF1637">
      <w:pPr>
        <w:pStyle w:val="Code"/>
        <w:rPr>
          <w:highlight w:val="white"/>
        </w:rPr>
      </w:pPr>
      <w:r w:rsidRPr="00903DBA">
        <w:rPr>
          <w:highlight w:val="white"/>
        </w:rPr>
        <w:t xml:space="preserve">    do {</w:t>
      </w:r>
    </w:p>
    <w:p w14:paraId="074726D3" w14:textId="77777777" w:rsidR="00CF1637" w:rsidRPr="00903DBA" w:rsidRDefault="00CF1637" w:rsidP="00CF1637">
      <w:pPr>
        <w:pStyle w:val="Code"/>
        <w:rPr>
          <w:highlight w:val="white"/>
        </w:rPr>
      </w:pPr>
      <w:r w:rsidRPr="00903DBA">
        <w:rPr>
          <w:highlight w:val="white"/>
        </w:rPr>
        <w:t xml:space="preserve">      term = sign * power / faculty;</w:t>
      </w:r>
    </w:p>
    <w:p w14:paraId="4FA92D51" w14:textId="77777777" w:rsidR="00CF1637" w:rsidRPr="00903DBA" w:rsidRDefault="00CF1637" w:rsidP="00CF1637">
      <w:pPr>
        <w:pStyle w:val="Code"/>
        <w:rPr>
          <w:highlight w:val="white"/>
        </w:rPr>
      </w:pPr>
      <w:r w:rsidRPr="00903DBA">
        <w:rPr>
          <w:highlight w:val="white"/>
        </w:rPr>
        <w:t xml:space="preserve">      sum += term;</w:t>
      </w:r>
    </w:p>
    <w:p w14:paraId="283C4CE7" w14:textId="77777777" w:rsidR="00CF1637" w:rsidRPr="00903DBA" w:rsidRDefault="00CF1637" w:rsidP="00CF1637">
      <w:pPr>
        <w:pStyle w:val="Code"/>
        <w:rPr>
          <w:highlight w:val="white"/>
        </w:rPr>
      </w:pPr>
      <w:r w:rsidRPr="00903DBA">
        <w:rPr>
          <w:highlight w:val="white"/>
        </w:rPr>
        <w:t xml:space="preserve">      sign *= -1;</w:t>
      </w:r>
    </w:p>
    <w:p w14:paraId="2C5EF08B" w14:textId="77777777" w:rsidR="00CF1637" w:rsidRPr="00903DBA" w:rsidRDefault="00CF1637" w:rsidP="00CF1637">
      <w:pPr>
        <w:pStyle w:val="Code"/>
        <w:rPr>
          <w:highlight w:val="white"/>
        </w:rPr>
      </w:pPr>
      <w:r w:rsidRPr="00903DBA">
        <w:rPr>
          <w:highlight w:val="white"/>
        </w:rPr>
        <w:t xml:space="preserve">      power *= x * x;</w:t>
      </w:r>
    </w:p>
    <w:p w14:paraId="513EC7EE" w14:textId="77777777" w:rsidR="00CF1637" w:rsidRPr="00903DBA" w:rsidRDefault="00CF1637" w:rsidP="00CF1637">
      <w:pPr>
        <w:pStyle w:val="Code"/>
        <w:rPr>
          <w:highlight w:val="white"/>
        </w:rPr>
      </w:pPr>
      <w:r w:rsidRPr="00903DBA">
        <w:rPr>
          <w:highlight w:val="white"/>
        </w:rPr>
        <w:t xml:space="preserve">      faculty *= ++index * ++index;</w:t>
      </w:r>
    </w:p>
    <w:p w14:paraId="7088E194" w14:textId="77777777" w:rsidR="00CF1637" w:rsidRPr="00903DBA" w:rsidRDefault="00CF1637" w:rsidP="00CF1637">
      <w:pPr>
        <w:pStyle w:val="Code"/>
        <w:rPr>
          <w:highlight w:val="white"/>
        </w:rPr>
      </w:pPr>
      <w:r w:rsidRPr="00903DBA">
        <w:rPr>
          <w:highlight w:val="white"/>
        </w:rPr>
        <w:t xml:space="preserve">    } while (fabs(term) &gt;= EPSILON);</w:t>
      </w:r>
    </w:p>
    <w:p w14:paraId="4E42EF17" w14:textId="77777777" w:rsidR="00CF1637" w:rsidRPr="00903DBA" w:rsidRDefault="00CF1637" w:rsidP="00CF1637">
      <w:pPr>
        <w:pStyle w:val="Code"/>
        <w:rPr>
          <w:highlight w:val="white"/>
        </w:rPr>
      </w:pPr>
    </w:p>
    <w:p w14:paraId="78DB16CD" w14:textId="77777777" w:rsidR="00CF1637" w:rsidRPr="00903DBA" w:rsidRDefault="00CF1637" w:rsidP="00CF1637">
      <w:pPr>
        <w:pStyle w:val="Code"/>
        <w:rPr>
          <w:highlight w:val="white"/>
        </w:rPr>
      </w:pPr>
      <w:r w:rsidRPr="00903DBA">
        <w:rPr>
          <w:highlight w:val="white"/>
        </w:rPr>
        <w:t xml:space="preserve">    return sum;</w:t>
      </w:r>
    </w:p>
    <w:p w14:paraId="0806A153" w14:textId="77777777" w:rsidR="00CF1637" w:rsidRPr="00903DBA" w:rsidRDefault="00CF1637" w:rsidP="00CF1637">
      <w:pPr>
        <w:pStyle w:val="Code"/>
        <w:rPr>
          <w:highlight w:val="white"/>
        </w:rPr>
      </w:pPr>
      <w:r w:rsidRPr="00903DBA">
        <w:rPr>
          <w:highlight w:val="white"/>
        </w:rPr>
        <w:t xml:space="preserve">  }</w:t>
      </w:r>
    </w:p>
    <w:p w14:paraId="0167A188" w14:textId="77777777" w:rsidR="00CF1637" w:rsidRPr="00903DBA" w:rsidRDefault="00CF1637" w:rsidP="00CF1637">
      <w:pPr>
        <w:pStyle w:val="Code"/>
        <w:rPr>
          <w:color w:val="000000"/>
          <w:highlight w:val="white"/>
        </w:rPr>
      </w:pPr>
      <w:r w:rsidRPr="00903DBA">
        <w:rPr>
          <w:highlight w:val="white"/>
        </w:rPr>
        <w:t>}</w:t>
      </w:r>
    </w:p>
    <w:p w14:paraId="16B80756" w14:textId="0666F519" w:rsidR="006916DE" w:rsidRPr="00903DBA" w:rsidRDefault="006916DE" w:rsidP="006916DE">
      <w:pPr>
        <w:rPr>
          <w:highlight w:val="white"/>
        </w:rPr>
      </w:pPr>
      <w:r w:rsidRPr="00903DBA">
        <w:rPr>
          <w:highlight w:val="white"/>
        </w:rPr>
        <w:t xml:space="preserve">The tangent function is defined </w:t>
      </w:r>
      <w:r w:rsidR="008B29B3" w:rsidRPr="00903DBA">
        <w:rPr>
          <w:highlight w:val="white"/>
        </w:rPr>
        <w:t>as</w:t>
      </w:r>
      <w:r w:rsidR="008B29B3" w:rsidRPr="00903DBA">
        <w:t xml:space="preserve"> </w:t>
      </w:r>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den>
        </m:f>
      </m:oMath>
      <w:r w:rsidR="008B29B3" w:rsidRPr="00903DBA">
        <w:rPr>
          <w:highlight w:val="white"/>
        </w:rPr>
        <w:t xml:space="preserve"> </w:t>
      </w:r>
      <w:r w:rsidRPr="00903DBA">
        <w:rPr>
          <w:highlight w:val="white"/>
        </w:rPr>
        <w:t xml:space="preserve">for all </w:t>
      </w:r>
      <m:oMath>
        <m:r>
          <w:rPr>
            <w:rFonts w:ascii="Cambria Math" w:hAnsi="Cambria Math"/>
            <w:highlight w:val="white"/>
          </w:rPr>
          <m:t>x</m:t>
        </m:r>
      </m:oMath>
      <w:r w:rsidRPr="00903DBA">
        <w:rPr>
          <w:rFonts w:eastAsiaTheme="minorEastAsia"/>
          <w:highlight w:val="white"/>
        </w:rPr>
        <w:t xml:space="preserve"> </w:t>
      </w:r>
      <w:r w:rsidR="007F7807" w:rsidRPr="00903DBA">
        <w:rPr>
          <w:rFonts w:eastAsiaTheme="minorEastAsia"/>
          <w:highlight w:val="white"/>
        </w:rPr>
        <w:t xml:space="preserve">such as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≠0</m:t>
        </m:r>
      </m:oMath>
      <w:r w:rsidR="007F7807" w:rsidRPr="00903DBA">
        <w:rPr>
          <w:rFonts w:eastAsiaTheme="minorEastAsia"/>
          <w:color w:val="0D0D0D" w:themeColor="text1" w:themeTint="F2"/>
          <w:sz w:val="20"/>
        </w:rPr>
        <w:t>.</w:t>
      </w:r>
    </w:p>
    <w:p w14:paraId="54F61D9C" w14:textId="77777777" w:rsidR="0056774A" w:rsidRPr="00903DBA" w:rsidRDefault="0056774A" w:rsidP="0056774A">
      <w:pPr>
        <w:pStyle w:val="Code"/>
        <w:rPr>
          <w:highlight w:val="white"/>
        </w:rPr>
      </w:pPr>
      <w:r w:rsidRPr="00903DBA">
        <w:rPr>
          <w:highlight w:val="white"/>
        </w:rPr>
        <w:t>double tan(double x) {</w:t>
      </w:r>
    </w:p>
    <w:p w14:paraId="00DAD6B2" w14:textId="77777777" w:rsidR="0056774A" w:rsidRPr="00903DBA" w:rsidRDefault="0056774A" w:rsidP="0056774A">
      <w:pPr>
        <w:pStyle w:val="Code"/>
        <w:rPr>
          <w:highlight w:val="white"/>
        </w:rPr>
      </w:pPr>
      <w:r w:rsidRPr="00903DBA">
        <w:rPr>
          <w:highlight w:val="white"/>
        </w:rPr>
        <w:t xml:space="preserve">  double cos_of_x = cos(x);</w:t>
      </w:r>
    </w:p>
    <w:p w14:paraId="666B2927" w14:textId="77777777" w:rsidR="0056774A" w:rsidRPr="00903DBA" w:rsidRDefault="0056774A" w:rsidP="0056774A">
      <w:pPr>
        <w:pStyle w:val="Code"/>
        <w:rPr>
          <w:highlight w:val="white"/>
        </w:rPr>
      </w:pPr>
      <w:r w:rsidRPr="00903DBA">
        <w:rPr>
          <w:highlight w:val="white"/>
        </w:rPr>
        <w:t xml:space="preserve">  printf("cos(%f) = %f\n", x, cos(x));</w:t>
      </w:r>
    </w:p>
    <w:p w14:paraId="3816A9BE" w14:textId="77777777" w:rsidR="0056774A" w:rsidRPr="00903DBA" w:rsidRDefault="0056774A" w:rsidP="0056774A">
      <w:pPr>
        <w:pStyle w:val="Code"/>
        <w:rPr>
          <w:highlight w:val="white"/>
        </w:rPr>
      </w:pPr>
    </w:p>
    <w:p w14:paraId="587AA488" w14:textId="77777777" w:rsidR="0056774A" w:rsidRPr="00903DBA" w:rsidRDefault="0056774A" w:rsidP="0056774A">
      <w:pPr>
        <w:pStyle w:val="Code"/>
        <w:rPr>
          <w:highlight w:val="white"/>
        </w:rPr>
      </w:pPr>
      <w:r w:rsidRPr="00903DBA">
        <w:rPr>
          <w:highlight w:val="white"/>
        </w:rPr>
        <w:t xml:space="preserve">  if (cos_of_x != 0) {</w:t>
      </w:r>
    </w:p>
    <w:p w14:paraId="7406CC52" w14:textId="77777777" w:rsidR="0056774A" w:rsidRPr="00903DBA" w:rsidRDefault="0056774A" w:rsidP="0056774A">
      <w:pPr>
        <w:pStyle w:val="Code"/>
        <w:rPr>
          <w:highlight w:val="white"/>
        </w:rPr>
      </w:pPr>
      <w:r w:rsidRPr="00903DBA">
        <w:rPr>
          <w:highlight w:val="white"/>
        </w:rPr>
        <w:t xml:space="preserve">    return (sin(x) / cos_of_x);</w:t>
      </w:r>
    </w:p>
    <w:p w14:paraId="43D95A9A" w14:textId="77777777" w:rsidR="0056774A" w:rsidRPr="00903DBA" w:rsidRDefault="0056774A" w:rsidP="0056774A">
      <w:pPr>
        <w:pStyle w:val="Code"/>
        <w:rPr>
          <w:highlight w:val="white"/>
        </w:rPr>
      </w:pPr>
      <w:r w:rsidRPr="00903DBA">
        <w:rPr>
          <w:highlight w:val="white"/>
        </w:rPr>
        <w:t xml:space="preserve">  }</w:t>
      </w:r>
    </w:p>
    <w:p w14:paraId="0475A6AF" w14:textId="77777777" w:rsidR="0056774A" w:rsidRPr="00903DBA" w:rsidRDefault="0056774A" w:rsidP="0056774A">
      <w:pPr>
        <w:pStyle w:val="Code"/>
        <w:rPr>
          <w:highlight w:val="white"/>
        </w:rPr>
      </w:pPr>
      <w:r w:rsidRPr="00903DBA">
        <w:rPr>
          <w:highlight w:val="white"/>
        </w:rPr>
        <w:t xml:space="preserve">  else {</w:t>
      </w:r>
    </w:p>
    <w:p w14:paraId="308827CB" w14:textId="77777777" w:rsidR="0056774A" w:rsidRPr="00903DBA" w:rsidRDefault="0056774A" w:rsidP="0056774A">
      <w:pPr>
        <w:pStyle w:val="Code"/>
        <w:rPr>
          <w:highlight w:val="white"/>
        </w:rPr>
      </w:pPr>
      <w:r w:rsidRPr="00903DBA">
        <w:rPr>
          <w:highlight w:val="white"/>
        </w:rPr>
        <w:t xml:space="preserve">    errno = EDOM;</w:t>
      </w:r>
    </w:p>
    <w:p w14:paraId="726B74A1" w14:textId="77777777" w:rsidR="0056774A" w:rsidRPr="00903DBA" w:rsidRDefault="0056774A" w:rsidP="0056774A">
      <w:pPr>
        <w:pStyle w:val="Code"/>
        <w:rPr>
          <w:highlight w:val="white"/>
        </w:rPr>
      </w:pPr>
      <w:r w:rsidRPr="00903DBA">
        <w:rPr>
          <w:highlight w:val="white"/>
        </w:rPr>
        <w:t xml:space="preserve">    return 0;</w:t>
      </w:r>
    </w:p>
    <w:p w14:paraId="1F66352F" w14:textId="77777777" w:rsidR="0056774A" w:rsidRPr="00903DBA" w:rsidRDefault="0056774A" w:rsidP="0056774A">
      <w:pPr>
        <w:pStyle w:val="Code"/>
        <w:rPr>
          <w:highlight w:val="white"/>
        </w:rPr>
      </w:pPr>
      <w:r w:rsidRPr="00903DBA">
        <w:rPr>
          <w:highlight w:val="white"/>
        </w:rPr>
        <w:t xml:space="preserve">  }</w:t>
      </w:r>
    </w:p>
    <w:p w14:paraId="2F1306BF" w14:textId="77777777" w:rsidR="0056774A" w:rsidRPr="00903DBA" w:rsidRDefault="0056774A" w:rsidP="0056774A">
      <w:pPr>
        <w:pStyle w:val="Code"/>
        <w:rPr>
          <w:highlight w:val="white"/>
        </w:rPr>
      </w:pPr>
      <w:r w:rsidRPr="00903DBA">
        <w:rPr>
          <w:highlight w:val="white"/>
        </w:rPr>
        <w:t>}</w:t>
      </w:r>
    </w:p>
    <w:p w14:paraId="24DB4BEB" w14:textId="62882B08" w:rsidR="00FD34B4" w:rsidRPr="00903DBA" w:rsidRDefault="00DB2DAB" w:rsidP="00FD34B4">
      <w:pPr>
        <w:pStyle w:val="Rubrik3"/>
        <w:rPr>
          <w:highlight w:val="white"/>
        </w:rPr>
      </w:pPr>
      <w:bookmarkStart w:id="507" w:name="_Toc57656135"/>
      <w:r w:rsidRPr="00903DBA">
        <w:rPr>
          <w:highlight w:val="white"/>
        </w:rPr>
        <w:t xml:space="preserve">Inverted </w:t>
      </w:r>
      <w:r w:rsidR="00FA1FC8" w:rsidRPr="00903DBA">
        <w:rPr>
          <w:highlight w:val="white"/>
        </w:rPr>
        <w:t xml:space="preserve">Trigonometric </w:t>
      </w:r>
      <w:r w:rsidRPr="00903DBA">
        <w:rPr>
          <w:highlight w:val="white"/>
        </w:rPr>
        <w:t>F</w:t>
      </w:r>
      <w:r w:rsidR="00FD34B4" w:rsidRPr="00903DBA">
        <w:rPr>
          <w:highlight w:val="white"/>
        </w:rPr>
        <w:t>unctions</w:t>
      </w:r>
      <w:bookmarkEnd w:id="507"/>
    </w:p>
    <w:p w14:paraId="499C6D59" w14:textId="2CD845AA" w:rsidR="00D22A9A" w:rsidRPr="00903DBA" w:rsidRDefault="00F7762D" w:rsidP="00D22A9A">
      <w:pPr>
        <w:rPr>
          <w:rFonts w:eastAsiaTheme="minorEastAsia"/>
        </w:rPr>
      </w:pPr>
      <w:r w:rsidRPr="00903DBA">
        <w:rPr>
          <w:highlight w:val="white"/>
        </w:rPr>
        <w:t>The arcsine function is defined for all</w:t>
      </w:r>
      <m:oMath>
        <m:r>
          <w:rPr>
            <w:rFonts w:ascii="Cambria Math" w:hAnsi="Cambria Math"/>
          </w:rPr>
          <m:t xml:space="preserve"> x</m:t>
        </m:r>
      </m:oMath>
      <w:r w:rsidR="00F6704B"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00F6704B" w:rsidRPr="00903DBA">
        <w:rPr>
          <w:rFonts w:eastAsiaTheme="minorEastAsia"/>
        </w:rPr>
        <w:t xml:space="preserve"> </w:t>
      </w:r>
      <w:r w:rsidRPr="00903DBA">
        <w:rPr>
          <w:rFonts w:eastAsiaTheme="minorEastAsia"/>
        </w:rPr>
        <w:t>as follows</w:t>
      </w:r>
      <w:r w:rsidR="001F47A5" w:rsidRPr="00903DBA">
        <w:rPr>
          <w:rFonts w:eastAsiaTheme="minorEastAsia"/>
        </w:rPr>
        <w:t>:</w:t>
      </w:r>
    </w:p>
    <w:p w14:paraId="75408DC9" w14:textId="77777777" w:rsidR="002A0F5A" w:rsidRPr="00903DBA" w:rsidRDefault="000B4F2B" w:rsidP="0056774A">
      <w:pPr>
        <w:pStyle w:val="Code"/>
        <w:rPr>
          <w:rFonts w:ascii="Times New Roman" w:eastAsiaTheme="minorEastAsia" w:hAnsi="Times New Roman"/>
          <w:noProof w:val="0"/>
        </w:rPr>
      </w:pPr>
      <m:oMathPara>
        <m:oMath>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1</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r>
                <w:rPr>
                  <w:rFonts w:ascii="Cambria Math" w:hAnsi="Cambria Math"/>
                </w:rPr>
                <m:t>-</m:t>
              </m:r>
              <m:r>
                <m:rPr>
                  <m:sty m:val="p"/>
                </m:rPr>
                <w:rPr>
                  <w:rFonts w:ascii="Cambria Math" w:hAnsi="Cambria Math"/>
                </w:rPr>
                <m:t>asin</m:t>
              </m:r>
              <m:d>
                <m:dPr>
                  <m:ctrlPr>
                    <w:rPr>
                      <w:rFonts w:ascii="Cambria Math" w:hAnsi="Cambria Math"/>
                      <w:i/>
                    </w:rPr>
                  </m:ctrlPr>
                </m:dPr>
                <m:e>
                  <m:r>
                    <w:rPr>
                      <w:rFonts w:ascii="Cambria Math" w:hAnsi="Cambria Math"/>
                    </w:rPr>
                    <m:t>x</m:t>
                  </m:r>
                </m:e>
              </m:d>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e>
                  <m:e>
                    <m:r>
                      <w:rPr>
                        <w:rFonts w:ascii="Cambria Math" w:eastAsiaTheme="minorEastAsia" w:hAnsi="Cambria Math"/>
                      </w:rPr>
                      <m:t xml:space="preserve">if </m:t>
                    </m:r>
                    <m:r>
                      <m:rPr>
                        <m:sty m:val="p"/>
                      </m:rPr>
                      <w:rPr>
                        <w:rFonts w:ascii="Cambria Math" w:hAnsi="Cambria Math"/>
                        <w:highlight w:val="white"/>
                      </w:rPr>
                      <m:t xml:space="preserve"> </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&lt;1</m:t>
              </m:r>
            </m:e>
          </m:eqArr>
        </m:oMath>
      </m:oMathPara>
    </w:p>
    <w:p w14:paraId="046B42B2" w14:textId="526E8712"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asin(double x) {</w:t>
      </w:r>
    </w:p>
    <w:p w14:paraId="21EA4EC1" w14:textId="77777777" w:rsidR="0056774A" w:rsidRPr="00903DBA" w:rsidRDefault="0056774A" w:rsidP="0056774A">
      <w:pPr>
        <w:pStyle w:val="Code"/>
        <w:rPr>
          <w:highlight w:val="white"/>
        </w:rPr>
      </w:pPr>
      <w:r w:rsidRPr="00903DBA">
        <w:rPr>
          <w:highlight w:val="white"/>
        </w:rPr>
        <w:t xml:space="preserve">  if (x == 1) {</w:t>
      </w:r>
    </w:p>
    <w:p w14:paraId="34DBFC69" w14:textId="77777777" w:rsidR="0056774A" w:rsidRPr="00903DBA" w:rsidRDefault="0056774A" w:rsidP="0056774A">
      <w:pPr>
        <w:pStyle w:val="Code"/>
        <w:rPr>
          <w:highlight w:val="white"/>
        </w:rPr>
      </w:pPr>
      <w:r w:rsidRPr="00903DBA">
        <w:rPr>
          <w:highlight w:val="white"/>
        </w:rPr>
        <w:t xml:space="preserve">    return PI / 2;</w:t>
      </w:r>
    </w:p>
    <w:p w14:paraId="766F07C1" w14:textId="77777777" w:rsidR="0056774A" w:rsidRPr="00903DBA" w:rsidRDefault="0056774A" w:rsidP="0056774A">
      <w:pPr>
        <w:pStyle w:val="Code"/>
        <w:rPr>
          <w:highlight w:val="white"/>
        </w:rPr>
      </w:pPr>
      <w:r w:rsidRPr="00903DBA">
        <w:rPr>
          <w:highlight w:val="white"/>
        </w:rPr>
        <w:lastRenderedPageBreak/>
        <w:t xml:space="preserve">  }</w:t>
      </w:r>
    </w:p>
    <w:p w14:paraId="1C897F7C" w14:textId="77777777" w:rsidR="0056774A" w:rsidRPr="00903DBA" w:rsidRDefault="0056774A" w:rsidP="0056774A">
      <w:pPr>
        <w:pStyle w:val="Code"/>
        <w:rPr>
          <w:highlight w:val="white"/>
        </w:rPr>
      </w:pPr>
      <w:r w:rsidRPr="00903DBA">
        <w:rPr>
          <w:highlight w:val="white"/>
        </w:rPr>
        <w:t xml:space="preserve">  else if (x &lt; 0) {</w:t>
      </w:r>
    </w:p>
    <w:p w14:paraId="61EC8200" w14:textId="77777777" w:rsidR="0056774A" w:rsidRPr="00903DBA" w:rsidRDefault="0056774A" w:rsidP="0056774A">
      <w:pPr>
        <w:pStyle w:val="Code"/>
        <w:rPr>
          <w:highlight w:val="white"/>
        </w:rPr>
      </w:pPr>
      <w:r w:rsidRPr="00903DBA">
        <w:rPr>
          <w:highlight w:val="white"/>
        </w:rPr>
        <w:t xml:space="preserve">    return -asin(-x);</w:t>
      </w:r>
    </w:p>
    <w:p w14:paraId="49441E8E" w14:textId="77777777" w:rsidR="0056774A" w:rsidRPr="00903DBA" w:rsidRDefault="0056774A" w:rsidP="0056774A">
      <w:pPr>
        <w:pStyle w:val="Code"/>
        <w:rPr>
          <w:highlight w:val="white"/>
        </w:rPr>
      </w:pPr>
      <w:r w:rsidRPr="00903DBA">
        <w:rPr>
          <w:highlight w:val="white"/>
        </w:rPr>
        <w:t xml:space="preserve">  }</w:t>
      </w:r>
    </w:p>
    <w:p w14:paraId="5554FE48" w14:textId="77777777" w:rsidR="0056774A" w:rsidRPr="00903DBA" w:rsidRDefault="0056774A" w:rsidP="0056774A">
      <w:pPr>
        <w:pStyle w:val="Code"/>
        <w:rPr>
          <w:highlight w:val="white"/>
        </w:rPr>
      </w:pPr>
      <w:r w:rsidRPr="00903DBA">
        <w:rPr>
          <w:highlight w:val="white"/>
        </w:rPr>
        <w:t xml:space="preserve">  else if (x &lt; 1) {</w:t>
      </w:r>
    </w:p>
    <w:p w14:paraId="38AC020C" w14:textId="77777777" w:rsidR="0056774A" w:rsidRPr="00903DBA" w:rsidRDefault="0056774A" w:rsidP="0056774A">
      <w:pPr>
        <w:pStyle w:val="Code"/>
        <w:rPr>
          <w:highlight w:val="white"/>
        </w:rPr>
      </w:pPr>
      <w:r w:rsidRPr="00903DBA">
        <w:rPr>
          <w:highlight w:val="white"/>
        </w:rPr>
        <w:t xml:space="preserve">    return atan(x / sqrt(1 - (x * x)));</w:t>
      </w:r>
    </w:p>
    <w:p w14:paraId="39D763CC" w14:textId="77777777" w:rsidR="0056774A" w:rsidRPr="00903DBA" w:rsidRDefault="0056774A" w:rsidP="0056774A">
      <w:pPr>
        <w:pStyle w:val="Code"/>
        <w:rPr>
          <w:highlight w:val="white"/>
        </w:rPr>
      </w:pPr>
      <w:r w:rsidRPr="00903DBA">
        <w:rPr>
          <w:highlight w:val="white"/>
        </w:rPr>
        <w:t xml:space="preserve">  }</w:t>
      </w:r>
    </w:p>
    <w:p w14:paraId="171C4FFF" w14:textId="77777777" w:rsidR="0056774A" w:rsidRPr="00903DBA" w:rsidRDefault="0056774A" w:rsidP="0056774A">
      <w:pPr>
        <w:pStyle w:val="Code"/>
        <w:rPr>
          <w:highlight w:val="white"/>
        </w:rPr>
      </w:pPr>
      <w:r w:rsidRPr="00903DBA">
        <w:rPr>
          <w:highlight w:val="white"/>
        </w:rPr>
        <w:t xml:space="preserve">  else {</w:t>
      </w:r>
    </w:p>
    <w:p w14:paraId="343596AB" w14:textId="77777777" w:rsidR="0056774A" w:rsidRPr="00903DBA" w:rsidRDefault="0056774A" w:rsidP="0056774A">
      <w:pPr>
        <w:pStyle w:val="Code"/>
        <w:rPr>
          <w:highlight w:val="white"/>
        </w:rPr>
      </w:pPr>
      <w:r w:rsidRPr="00903DBA">
        <w:rPr>
          <w:highlight w:val="white"/>
        </w:rPr>
        <w:t xml:space="preserve">    errno = EDOM;</w:t>
      </w:r>
    </w:p>
    <w:p w14:paraId="06E1FE55" w14:textId="77777777" w:rsidR="0056774A" w:rsidRPr="00903DBA" w:rsidRDefault="0056774A" w:rsidP="0056774A">
      <w:pPr>
        <w:pStyle w:val="Code"/>
        <w:rPr>
          <w:highlight w:val="white"/>
        </w:rPr>
      </w:pPr>
      <w:r w:rsidRPr="00903DBA">
        <w:rPr>
          <w:highlight w:val="white"/>
        </w:rPr>
        <w:t xml:space="preserve">    return 0;</w:t>
      </w:r>
    </w:p>
    <w:p w14:paraId="26E6BF0C" w14:textId="77777777" w:rsidR="0056774A" w:rsidRPr="00903DBA" w:rsidRDefault="0056774A" w:rsidP="0056774A">
      <w:pPr>
        <w:pStyle w:val="Code"/>
        <w:rPr>
          <w:highlight w:val="white"/>
        </w:rPr>
      </w:pPr>
      <w:r w:rsidRPr="00903DBA">
        <w:rPr>
          <w:highlight w:val="white"/>
        </w:rPr>
        <w:t xml:space="preserve">  }</w:t>
      </w:r>
    </w:p>
    <w:p w14:paraId="7D3C03BA" w14:textId="77777777" w:rsidR="0056774A" w:rsidRPr="00903DBA" w:rsidRDefault="0056774A" w:rsidP="0056774A">
      <w:pPr>
        <w:pStyle w:val="Code"/>
        <w:rPr>
          <w:highlight w:val="white"/>
        </w:rPr>
      </w:pPr>
      <w:r w:rsidRPr="00903DBA">
        <w:rPr>
          <w:highlight w:val="white"/>
        </w:rPr>
        <w:t>}</w:t>
      </w:r>
    </w:p>
    <w:p w14:paraId="1832BAC7" w14:textId="635CC355" w:rsidR="00B759A5" w:rsidRPr="00903DBA" w:rsidRDefault="00B759A5" w:rsidP="00B759A5">
      <w:pPr>
        <w:rPr>
          <w:rFonts w:eastAsiaTheme="minorEastAsia"/>
        </w:rPr>
      </w:pPr>
      <w:r w:rsidRPr="00903DBA">
        <w:rPr>
          <w:highlight w:val="white"/>
        </w:rPr>
        <w:t>The arccosine function is defined for all</w:t>
      </w:r>
      <m:oMath>
        <m:r>
          <w:rPr>
            <w:rFonts w:ascii="Cambria Math" w:hAnsi="Cambria Math"/>
          </w:rPr>
          <m:t xml:space="preserve"> x</m:t>
        </m:r>
      </m:oMath>
      <w:r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Pr="00903DBA">
        <w:rPr>
          <w:rFonts w:eastAsiaTheme="minorEastAsia"/>
        </w:rPr>
        <w:t xml:space="preserve"> as follows:</w:t>
      </w:r>
    </w:p>
    <w:p w14:paraId="06CD36F6" w14:textId="77777777" w:rsidR="002A0F5A" w:rsidRPr="00903DBA" w:rsidRDefault="000B4F2B" w:rsidP="0056774A">
      <w:pPr>
        <w:pStyle w:val="Code"/>
        <w:rPr>
          <w:rFonts w:ascii="Times New Roman" w:eastAsiaTheme="minorEastAsia" w:hAnsi="Times New Roman"/>
          <w:noProof w:val="0"/>
        </w:rPr>
      </w:pPr>
      <m:oMathPara>
        <m:oMath>
          <m:eqArr>
            <m:eqArrPr>
              <m:ctrlPr>
                <w:rPr>
                  <w:rFonts w:ascii="Cambria Math" w:eastAsiaTheme="minorEastAsia" w:hAnsi="Cambria Math"/>
                  <w:i/>
                </w:rPr>
              </m:ctrlPr>
            </m:eqArrP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0</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eastAsiaTheme="minorEastAsia" w:hAnsi="Cambria Math"/>
                    </w:rPr>
                  </m:ctrlPr>
                </m:funcPr>
                <m:fName>
                  <m:r>
                    <m:rPr>
                      <m:sty m:val="p"/>
                    </m:rPr>
                    <w:rPr>
                      <w:rFonts w:ascii="Cambria Math" w:eastAsiaTheme="minorEastAsia" w:hAnsi="Cambria Math"/>
                    </w:rPr>
                    <m:t>acos</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=π-acos</m:t>
              </m:r>
              <m:d>
                <m:dPr>
                  <m:ctrlPr>
                    <w:rPr>
                      <w:rFonts w:ascii="Cambria Math" w:eastAsiaTheme="minorEastAsia" w:hAnsi="Cambria Math"/>
                      <w:i/>
                    </w:rPr>
                  </m:ctrlPr>
                </m:dPr>
                <m:e>
                  <m:r>
                    <w:rPr>
                      <w:rFonts w:ascii="Cambria Math" w:eastAsiaTheme="minorEastAsia" w:hAnsi="Cambria Math"/>
                    </w:rPr>
                    <m:t>x</m:t>
                  </m:r>
                </m:e>
              </m:d>
            </m:e>
            <m:e>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num>
                              <m:den>
                                <m:r>
                                  <w:rPr>
                                    <w:rFonts w:ascii="Cambria Math" w:hAnsi="Cambria Math"/>
                                  </w:rPr>
                                  <m:t>x</m:t>
                                </m:r>
                              </m:den>
                            </m:f>
                          </m:e>
                        </m:d>
                      </m:e>
                    </m:func>
                  </m:e>
                  <m:e>
                    <m:r>
                      <w:rPr>
                        <w:rFonts w:ascii="Cambria Math" w:eastAsiaTheme="minorEastAsia" w:hAnsi="Cambria Math"/>
                      </w:rPr>
                      <m:t>if 0&lt;</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≤1</m:t>
              </m:r>
            </m:e>
          </m:eqArr>
        </m:oMath>
      </m:oMathPara>
    </w:p>
    <w:p w14:paraId="746C5DB2" w14:textId="35BBF5B0"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acos(double x) {</w:t>
      </w:r>
    </w:p>
    <w:p w14:paraId="7C535CFD" w14:textId="77777777" w:rsidR="0056774A" w:rsidRPr="00903DBA" w:rsidRDefault="0056774A" w:rsidP="0056774A">
      <w:pPr>
        <w:pStyle w:val="Code"/>
        <w:rPr>
          <w:highlight w:val="white"/>
        </w:rPr>
      </w:pPr>
      <w:r w:rsidRPr="00903DBA">
        <w:rPr>
          <w:highlight w:val="white"/>
        </w:rPr>
        <w:t xml:space="preserve">  if (x == 0) {</w:t>
      </w:r>
    </w:p>
    <w:p w14:paraId="25234255" w14:textId="77777777" w:rsidR="0056774A" w:rsidRPr="00903DBA" w:rsidRDefault="0056774A" w:rsidP="0056774A">
      <w:pPr>
        <w:pStyle w:val="Code"/>
        <w:rPr>
          <w:highlight w:val="white"/>
        </w:rPr>
      </w:pPr>
      <w:r w:rsidRPr="00903DBA">
        <w:rPr>
          <w:highlight w:val="white"/>
        </w:rPr>
        <w:t xml:space="preserve">    return PI / 2;</w:t>
      </w:r>
    </w:p>
    <w:p w14:paraId="54B48A6C" w14:textId="77777777" w:rsidR="0056774A" w:rsidRPr="00903DBA" w:rsidRDefault="0056774A" w:rsidP="0056774A">
      <w:pPr>
        <w:pStyle w:val="Code"/>
        <w:rPr>
          <w:highlight w:val="white"/>
        </w:rPr>
      </w:pPr>
      <w:r w:rsidRPr="00903DBA">
        <w:rPr>
          <w:highlight w:val="white"/>
        </w:rPr>
        <w:t xml:space="preserve">  }</w:t>
      </w:r>
    </w:p>
    <w:p w14:paraId="2D2F3F61" w14:textId="77777777" w:rsidR="0056774A" w:rsidRPr="00903DBA" w:rsidRDefault="0056774A" w:rsidP="0056774A">
      <w:pPr>
        <w:pStyle w:val="Code"/>
        <w:rPr>
          <w:highlight w:val="white"/>
        </w:rPr>
      </w:pPr>
      <w:r w:rsidRPr="00903DBA">
        <w:rPr>
          <w:highlight w:val="white"/>
        </w:rPr>
        <w:t xml:space="preserve">  else if (x &lt; 0) {</w:t>
      </w:r>
    </w:p>
    <w:p w14:paraId="089F4688" w14:textId="77777777" w:rsidR="0056774A" w:rsidRPr="00903DBA" w:rsidRDefault="0056774A" w:rsidP="0056774A">
      <w:pPr>
        <w:pStyle w:val="Code"/>
        <w:rPr>
          <w:highlight w:val="white"/>
        </w:rPr>
      </w:pPr>
      <w:r w:rsidRPr="00903DBA">
        <w:rPr>
          <w:highlight w:val="white"/>
        </w:rPr>
        <w:t xml:space="preserve">    return PI - acos(-x);</w:t>
      </w:r>
    </w:p>
    <w:p w14:paraId="61617E29" w14:textId="77777777" w:rsidR="0056774A" w:rsidRPr="00903DBA" w:rsidRDefault="0056774A" w:rsidP="0056774A">
      <w:pPr>
        <w:pStyle w:val="Code"/>
        <w:rPr>
          <w:highlight w:val="white"/>
        </w:rPr>
      </w:pPr>
      <w:r w:rsidRPr="00903DBA">
        <w:rPr>
          <w:highlight w:val="white"/>
        </w:rPr>
        <w:t xml:space="preserve">  }</w:t>
      </w:r>
    </w:p>
    <w:p w14:paraId="7431D1EB" w14:textId="77777777" w:rsidR="0056774A" w:rsidRPr="00903DBA" w:rsidRDefault="0056774A" w:rsidP="0056774A">
      <w:pPr>
        <w:pStyle w:val="Code"/>
        <w:rPr>
          <w:highlight w:val="white"/>
        </w:rPr>
      </w:pPr>
      <w:r w:rsidRPr="00903DBA">
        <w:rPr>
          <w:highlight w:val="white"/>
        </w:rPr>
        <w:t xml:space="preserve">  else if (x &lt;= 1) {</w:t>
      </w:r>
    </w:p>
    <w:p w14:paraId="364F1B35" w14:textId="77777777" w:rsidR="0056774A" w:rsidRPr="00903DBA" w:rsidRDefault="0056774A" w:rsidP="0056774A">
      <w:pPr>
        <w:pStyle w:val="Code"/>
        <w:rPr>
          <w:highlight w:val="white"/>
        </w:rPr>
      </w:pPr>
      <w:r w:rsidRPr="00903DBA">
        <w:rPr>
          <w:highlight w:val="white"/>
        </w:rPr>
        <w:t xml:space="preserve">    return atan(sqrt(1 - (x * x)) / x);</w:t>
      </w:r>
    </w:p>
    <w:p w14:paraId="13D39D65" w14:textId="77777777" w:rsidR="0056774A" w:rsidRPr="00903DBA" w:rsidRDefault="0056774A" w:rsidP="0056774A">
      <w:pPr>
        <w:pStyle w:val="Code"/>
        <w:rPr>
          <w:highlight w:val="white"/>
        </w:rPr>
      </w:pPr>
      <w:r w:rsidRPr="00903DBA">
        <w:rPr>
          <w:highlight w:val="white"/>
        </w:rPr>
        <w:t xml:space="preserve">  }</w:t>
      </w:r>
    </w:p>
    <w:p w14:paraId="3849D6B3" w14:textId="77777777" w:rsidR="0056774A" w:rsidRPr="00903DBA" w:rsidRDefault="0056774A" w:rsidP="0056774A">
      <w:pPr>
        <w:pStyle w:val="Code"/>
        <w:rPr>
          <w:highlight w:val="white"/>
        </w:rPr>
      </w:pPr>
      <w:r w:rsidRPr="00903DBA">
        <w:rPr>
          <w:highlight w:val="white"/>
        </w:rPr>
        <w:t xml:space="preserve">  else {</w:t>
      </w:r>
    </w:p>
    <w:p w14:paraId="03BE74E9" w14:textId="77777777" w:rsidR="0056774A" w:rsidRPr="00903DBA" w:rsidRDefault="0056774A" w:rsidP="0056774A">
      <w:pPr>
        <w:pStyle w:val="Code"/>
        <w:rPr>
          <w:highlight w:val="white"/>
        </w:rPr>
      </w:pPr>
      <w:r w:rsidRPr="00903DBA">
        <w:rPr>
          <w:highlight w:val="white"/>
        </w:rPr>
        <w:t xml:space="preserve">    errno = EDOM;</w:t>
      </w:r>
    </w:p>
    <w:p w14:paraId="3C97C6FE" w14:textId="77777777" w:rsidR="0056774A" w:rsidRPr="00903DBA" w:rsidRDefault="0056774A" w:rsidP="0056774A">
      <w:pPr>
        <w:pStyle w:val="Code"/>
        <w:rPr>
          <w:highlight w:val="white"/>
        </w:rPr>
      </w:pPr>
      <w:r w:rsidRPr="00903DBA">
        <w:rPr>
          <w:highlight w:val="white"/>
        </w:rPr>
        <w:t xml:space="preserve">    return 0;</w:t>
      </w:r>
    </w:p>
    <w:p w14:paraId="25B9C888" w14:textId="77777777" w:rsidR="0056774A" w:rsidRPr="00903DBA" w:rsidRDefault="0056774A" w:rsidP="0056774A">
      <w:pPr>
        <w:pStyle w:val="Code"/>
        <w:rPr>
          <w:highlight w:val="white"/>
        </w:rPr>
      </w:pPr>
      <w:r w:rsidRPr="00903DBA">
        <w:rPr>
          <w:highlight w:val="white"/>
        </w:rPr>
        <w:t xml:space="preserve">  }</w:t>
      </w:r>
    </w:p>
    <w:p w14:paraId="634EBD1B" w14:textId="77777777" w:rsidR="0056774A" w:rsidRPr="00903DBA" w:rsidRDefault="0056774A" w:rsidP="0056774A">
      <w:pPr>
        <w:pStyle w:val="Code"/>
        <w:rPr>
          <w:highlight w:val="white"/>
        </w:rPr>
      </w:pPr>
      <w:r w:rsidRPr="00903DBA">
        <w:rPr>
          <w:highlight w:val="white"/>
        </w:rPr>
        <w:t>}</w:t>
      </w:r>
    </w:p>
    <w:p w14:paraId="5CA38B2D" w14:textId="77777777" w:rsidR="00873A1D" w:rsidRPr="00903DBA" w:rsidRDefault="00873A1D" w:rsidP="00873A1D">
      <w:pPr>
        <w:rPr>
          <w:highlight w:val="white"/>
        </w:rPr>
      </w:pPr>
      <w:r w:rsidRPr="00903DBA">
        <w:rPr>
          <w:highlight w:val="white"/>
        </w:rPr>
        <w:t xml:space="preserve">The arctangent function is defined for all </w:t>
      </w:r>
      <m:oMath>
        <m:r>
          <w:rPr>
            <w:rFonts w:ascii="Cambria Math" w:hAnsi="Cambria Math"/>
          </w:rPr>
          <m:t>-1</m:t>
        </m:r>
        <m:r>
          <w:rPr>
            <w:rFonts w:ascii="Cambria Math" w:hAnsi="Cambria Math"/>
            <w:highlight w:val="white"/>
          </w:rPr>
          <m:t>≤</m:t>
        </m:r>
        <m:r>
          <w:rPr>
            <w:rFonts w:ascii="Cambria Math" w:hAnsi="Cambria Math"/>
          </w:rPr>
          <m:t>x</m:t>
        </m:r>
        <m:r>
          <w:rPr>
            <w:rFonts w:ascii="Cambria Math" w:hAnsi="Cambria Math"/>
            <w:highlight w:val="white"/>
          </w:rPr>
          <m:t>≤</m:t>
        </m:r>
        <m:r>
          <w:rPr>
            <w:rFonts w:ascii="Cambria Math" w:hAnsi="Cambria Math"/>
          </w:rPr>
          <m:t>1</m:t>
        </m:r>
      </m:oMath>
      <w:r w:rsidRPr="00903DBA">
        <w:rPr>
          <w:rFonts w:eastAsiaTheme="minorEastAsia"/>
        </w:rPr>
        <w:t xml:space="preserve"> as follows:</w:t>
      </w:r>
    </w:p>
    <w:p w14:paraId="091F2607" w14:textId="77777777" w:rsidR="00873A1D" w:rsidRPr="00903DBA" w:rsidRDefault="000B4F2B"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-atan⁡</m:t>
                </m:r>
                <m:d>
                  <m:dPr>
                    <m:ctrlPr>
                      <w:rPr>
                        <w:rFonts w:ascii="Cambria Math" w:hAnsi="Cambria Math"/>
                        <w:i/>
                      </w:rPr>
                    </m:ctrlPr>
                  </m:dPr>
                  <m:e>
                    <m:r>
                      <w:rPr>
                        <w:rFonts w:ascii="Cambria Math" w:hAnsi="Cambria Math"/>
                      </w:rPr>
                      <m:t>-x</m:t>
                    </m:r>
                  </m:e>
                </m:d>
              </m:e>
              <m:e>
                <m:r>
                  <w:rPr>
                    <w:rFonts w:ascii="Cambria Math" w:hAnsi="Cambria Math"/>
                  </w:rPr>
                  <m:t>for all x</m:t>
                </m:r>
              </m:e>
            </m:mr>
          </m:m>
        </m:oMath>
      </m:oMathPara>
    </w:p>
    <w:p w14:paraId="0B028482" w14:textId="77777777" w:rsidR="00873A1D" w:rsidRPr="00903DBA" w:rsidRDefault="000B4F2B"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π</m:t>
                    </m:r>
                  </m:num>
                  <m:den>
                    <m:r>
                      <w:rPr>
                        <w:rFonts w:ascii="Cambria Math" w:hAnsi="Cambria Math"/>
                      </w:rPr>
                      <m:t>2</m:t>
                    </m:r>
                  </m:den>
                </m:f>
                <m:r>
                  <m:rPr>
                    <m:sty m:val="p"/>
                  </m:rPr>
                  <w:rPr>
                    <w:rFonts w:ascii="Cambria Math" w:hAnsi="Cambria Math"/>
                  </w:rPr>
                  <m:t>-atan⁡</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en>
                    </m:f>
                  </m:e>
                </m:d>
              </m:e>
              <m:e>
                <m:r>
                  <w:rPr>
                    <w:rFonts w:ascii="Cambria Math" w:hAnsi="Cambria Math"/>
                  </w:rPr>
                  <m:t>if x&gt;0</m:t>
                </m:r>
              </m:e>
            </m:mr>
          </m:m>
        </m:oMath>
      </m:oMathPara>
    </w:p>
    <w:p w14:paraId="7AA217E9" w14:textId="062BFE90" w:rsidR="00873A1D" w:rsidRPr="00903DBA" w:rsidRDefault="000B4F2B"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500DF166" w14:textId="77777777" w:rsidR="0056774A" w:rsidRPr="00903DBA" w:rsidRDefault="0056774A" w:rsidP="0056774A">
      <w:pPr>
        <w:pStyle w:val="Code"/>
        <w:rPr>
          <w:highlight w:val="white"/>
        </w:rPr>
      </w:pPr>
      <w:r w:rsidRPr="00903DBA">
        <w:rPr>
          <w:highlight w:val="white"/>
        </w:rPr>
        <w:t>double atan(double x) {</w:t>
      </w:r>
    </w:p>
    <w:p w14:paraId="41F2C71F" w14:textId="77777777" w:rsidR="0056774A" w:rsidRPr="00903DBA" w:rsidRDefault="0056774A" w:rsidP="0056774A">
      <w:pPr>
        <w:pStyle w:val="Code"/>
        <w:rPr>
          <w:highlight w:val="white"/>
        </w:rPr>
      </w:pPr>
      <w:r w:rsidRPr="00903DBA">
        <w:rPr>
          <w:highlight w:val="white"/>
        </w:rPr>
        <w:t xml:space="preserve">  if (x &lt; 0) {</w:t>
      </w:r>
    </w:p>
    <w:p w14:paraId="19CDCDC6" w14:textId="77777777" w:rsidR="0056774A" w:rsidRPr="00903DBA" w:rsidRDefault="0056774A" w:rsidP="0056774A">
      <w:pPr>
        <w:pStyle w:val="Code"/>
        <w:rPr>
          <w:highlight w:val="white"/>
        </w:rPr>
      </w:pPr>
      <w:r w:rsidRPr="00903DBA">
        <w:rPr>
          <w:highlight w:val="white"/>
        </w:rPr>
        <w:t xml:space="preserve">    return -atan(-x);</w:t>
      </w:r>
    </w:p>
    <w:p w14:paraId="075BF2C9" w14:textId="77777777" w:rsidR="0056774A" w:rsidRPr="00903DBA" w:rsidRDefault="0056774A" w:rsidP="0056774A">
      <w:pPr>
        <w:pStyle w:val="Code"/>
        <w:rPr>
          <w:highlight w:val="white"/>
        </w:rPr>
      </w:pPr>
      <w:r w:rsidRPr="00903DBA">
        <w:rPr>
          <w:highlight w:val="white"/>
        </w:rPr>
        <w:t xml:space="preserve">  }</w:t>
      </w:r>
    </w:p>
    <w:p w14:paraId="6D7DB1EE" w14:textId="77777777" w:rsidR="0056774A" w:rsidRPr="00903DBA" w:rsidRDefault="0056774A" w:rsidP="0056774A">
      <w:pPr>
        <w:pStyle w:val="Code"/>
        <w:rPr>
          <w:highlight w:val="white"/>
        </w:rPr>
      </w:pPr>
      <w:r w:rsidRPr="00903DBA">
        <w:rPr>
          <w:highlight w:val="white"/>
        </w:rPr>
        <w:t xml:space="preserve">  else if (x &gt; 1) {</w:t>
      </w:r>
    </w:p>
    <w:p w14:paraId="0A1FD80C" w14:textId="77777777" w:rsidR="0056774A" w:rsidRPr="00903DBA" w:rsidRDefault="0056774A" w:rsidP="0056774A">
      <w:pPr>
        <w:pStyle w:val="Code"/>
        <w:rPr>
          <w:highlight w:val="white"/>
        </w:rPr>
      </w:pPr>
      <w:r w:rsidRPr="00903DBA">
        <w:rPr>
          <w:highlight w:val="white"/>
        </w:rPr>
        <w:t xml:space="preserve">    return PI / 2 - atan(1 / x);</w:t>
      </w:r>
    </w:p>
    <w:p w14:paraId="02AFFD16" w14:textId="77777777" w:rsidR="0056774A" w:rsidRPr="00903DBA" w:rsidRDefault="0056774A" w:rsidP="0056774A">
      <w:pPr>
        <w:pStyle w:val="Code"/>
        <w:rPr>
          <w:highlight w:val="white"/>
        </w:rPr>
      </w:pPr>
      <w:r w:rsidRPr="00903DBA">
        <w:rPr>
          <w:highlight w:val="white"/>
        </w:rPr>
        <w:t xml:space="preserve">  }</w:t>
      </w:r>
    </w:p>
    <w:p w14:paraId="11486ABF" w14:textId="3244BEB3" w:rsidR="007D7C8E" w:rsidRPr="00903DBA" w:rsidRDefault="007D7C8E" w:rsidP="007D7C8E">
      <w:pPr>
        <w:rPr>
          <w:rFonts w:eastAsiaTheme="minorEastAsia"/>
        </w:rPr>
      </w:pPr>
      <w:r w:rsidRPr="00903DBA">
        <w:rPr>
          <w:highlight w:val="white"/>
        </w:rPr>
        <w:lastRenderedPageBreak/>
        <w:t>The number of iteration</w:t>
      </w:r>
      <w:r w:rsidR="00DF6CAA" w:rsidRPr="00903DBA">
        <w:rPr>
          <w:highlight w:val="white"/>
        </w:rPr>
        <w:t>s</w:t>
      </w:r>
      <w:r w:rsidRPr="00903DBA">
        <w:rPr>
          <w:highlight w:val="white"/>
        </w:rPr>
        <w:t xml:space="preserve"> of the formula above is ve</w:t>
      </w:r>
      <w:r w:rsidR="006B629C" w:rsidRPr="00903DBA">
        <w:rPr>
          <w:highlight w:val="white"/>
        </w:rPr>
        <w:t>r</w:t>
      </w:r>
      <w:r w:rsidRPr="00903DBA">
        <w:rPr>
          <w:highlight w:val="white"/>
        </w:rPr>
        <w:t xml:space="preserve">y high for values close to one. Therefore, we use the following formula for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hAnsi="Cambria Math"/>
          </w:rPr>
          <m:t>&lt;x≤1.</m:t>
        </m:r>
      </m:oMath>
      <w:r w:rsidR="00C35224" w:rsidRPr="00903DBA">
        <w:rPr>
          <w:rFonts w:eastAsiaTheme="minorEastAsia"/>
        </w:rPr>
        <w:t xml:space="preserve"> The function argument of the </w:t>
      </w:r>
      <w:r w:rsidR="00B12D65" w:rsidRPr="00903DBA">
        <w:rPr>
          <w:rFonts w:eastAsiaTheme="minorEastAsia"/>
        </w:rPr>
        <w:t>right-hand</w:t>
      </w:r>
      <w:r w:rsidR="00C35224" w:rsidRPr="00903DBA">
        <w:rPr>
          <w:rFonts w:eastAsiaTheme="minorEastAsia"/>
        </w:rPr>
        <w:t xml:space="preserve"> call is always less than</w:t>
      </w:r>
      <w:r w:rsidR="00C024B8" w:rsidRPr="00903DBA">
        <w:rPr>
          <w:rFonts w:eastAsiaTheme="minorEastAsia"/>
        </w:rPr>
        <w:t xml:space="preserve"> or equal to</w:t>
      </w:r>
      <w:r w:rsidR="00C35224" w:rsidRPr="00903DBA">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5B032F" w:rsidRPr="00903DBA">
        <w:rPr>
          <w:rFonts w:eastAsiaTheme="minorEastAsia"/>
        </w:rPr>
        <w:t>, since the numerator is at most one and the denominator is at least two.</w:t>
      </w:r>
    </w:p>
    <w:p w14:paraId="27A9899B" w14:textId="5D8C80BC" w:rsidR="004B4399" w:rsidRPr="00903DBA" w:rsidRDefault="000B4F2B" w:rsidP="007D7C8E">
      <w:pPr>
        <w:rPr>
          <w:rFonts w:eastAsiaTheme="minorEastAsia"/>
          <w:highlight w:val="white"/>
        </w:rPr>
      </w:pPr>
      <m:oMathPara>
        <m:oMath>
          <m:func>
            <m:funcPr>
              <m:ctrlPr>
                <w:rPr>
                  <w:rFonts w:ascii="Cambria Math" w:eastAsiaTheme="minorEastAsia" w:hAnsi="Cambria Math"/>
                </w:rPr>
              </m:ctrlPr>
            </m:funcPr>
            <m:fName>
              <m:r>
                <m:rPr>
                  <m:sty m:val="p"/>
                </m:rPr>
                <w:rPr>
                  <w:rFonts w:ascii="Cambria Math" w:eastAsiaTheme="minorEastAsia" w:hAnsi="Cambria Math"/>
                </w:rPr>
                <m:t>atan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m:t>
          </m:r>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oMath>
      </m:oMathPara>
    </w:p>
    <w:p w14:paraId="4EBED534" w14:textId="77777777" w:rsidR="0056774A" w:rsidRPr="00903DBA" w:rsidRDefault="0056774A" w:rsidP="0056774A">
      <w:pPr>
        <w:pStyle w:val="Code"/>
        <w:rPr>
          <w:highlight w:val="white"/>
        </w:rPr>
      </w:pPr>
      <w:r w:rsidRPr="00903DBA">
        <w:rPr>
          <w:highlight w:val="white"/>
        </w:rPr>
        <w:t xml:space="preserve">  else if (x &gt; 0.5) {</w:t>
      </w:r>
    </w:p>
    <w:p w14:paraId="0A061ADD" w14:textId="77777777" w:rsidR="0056774A" w:rsidRPr="00903DBA" w:rsidRDefault="0056774A" w:rsidP="0056774A">
      <w:pPr>
        <w:pStyle w:val="Code"/>
        <w:rPr>
          <w:highlight w:val="white"/>
        </w:rPr>
      </w:pPr>
      <w:r w:rsidRPr="00903DBA">
        <w:rPr>
          <w:highlight w:val="white"/>
        </w:rPr>
        <w:t xml:space="preserve">    return 2 * atan(x / (1 + sqrt(1 + (x * x))));</w:t>
      </w:r>
    </w:p>
    <w:p w14:paraId="27414423" w14:textId="77777777" w:rsidR="0056774A" w:rsidRPr="00903DBA" w:rsidRDefault="0056774A" w:rsidP="0056774A">
      <w:pPr>
        <w:pStyle w:val="Code"/>
        <w:rPr>
          <w:highlight w:val="white"/>
        </w:rPr>
      </w:pPr>
      <w:r w:rsidRPr="00903DBA">
        <w:rPr>
          <w:highlight w:val="white"/>
        </w:rPr>
        <w:t xml:space="preserve">  }</w:t>
      </w:r>
    </w:p>
    <w:p w14:paraId="33379A7A" w14:textId="548475A8" w:rsidR="00C35224" w:rsidRPr="00903DBA" w:rsidRDefault="00C35224" w:rsidP="00C35224">
      <w:pPr>
        <w:rPr>
          <w:rFonts w:eastAsiaTheme="minorEastAsia"/>
        </w:rPr>
      </w:pPr>
      <w:r w:rsidRPr="00903DBA">
        <w:rPr>
          <w:highlight w:val="white"/>
        </w:rPr>
        <w:t>We have finally reached the iterative formula. There is a</w:t>
      </w:r>
      <w:r w:rsidR="00BE2EF8" w:rsidRPr="00903DBA">
        <w:rPr>
          <w:highlight w:val="white"/>
        </w:rPr>
        <w:t>t most</w:t>
      </w:r>
      <w:r w:rsidRPr="00903DBA">
        <w:rPr>
          <w:highlight w:val="white"/>
        </w:rPr>
        <w:t xml:space="preserve"> 30 iterations for values close to </w:t>
      </w:r>
      <m:oMath>
        <m:r>
          <w:rPr>
            <w:rFonts w:ascii="Cambria Math" w:eastAsiaTheme="minorEastAsia" w:hAnsi="Cambria Math"/>
          </w:rPr>
          <m:t>1/2</m:t>
        </m:r>
      </m:oMath>
      <w:r w:rsidRPr="00903DBA">
        <w:rPr>
          <w:rFonts w:eastAsiaTheme="minorEastAsia"/>
        </w:rPr>
        <w:t xml:space="preserve">, and less iteration for values </w:t>
      </w:r>
      <w:r w:rsidR="00BE2EF8" w:rsidRPr="00903DBA">
        <w:rPr>
          <w:rFonts w:eastAsiaTheme="minorEastAsia"/>
        </w:rPr>
        <w:t>closer to zero.</w:t>
      </w:r>
    </w:p>
    <w:p w14:paraId="125C787C" w14:textId="77777777" w:rsidR="00C024B8" w:rsidRPr="00903DBA" w:rsidRDefault="000B4F2B" w:rsidP="00C024B8">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3E84226F" w14:textId="77777777" w:rsidR="001307F7" w:rsidRPr="00903DBA" w:rsidRDefault="001307F7" w:rsidP="001307F7">
      <w:pPr>
        <w:pStyle w:val="Code"/>
        <w:rPr>
          <w:highlight w:val="white"/>
        </w:rPr>
      </w:pPr>
      <w:r w:rsidRPr="00903DBA">
        <w:rPr>
          <w:highlight w:val="white"/>
        </w:rPr>
        <w:t xml:space="preserve">  else {</w:t>
      </w:r>
    </w:p>
    <w:p w14:paraId="6E29CBBF" w14:textId="77777777" w:rsidR="001307F7" w:rsidRPr="00903DBA" w:rsidRDefault="001307F7" w:rsidP="001307F7">
      <w:pPr>
        <w:pStyle w:val="Code"/>
        <w:rPr>
          <w:highlight w:val="white"/>
        </w:rPr>
      </w:pPr>
      <w:r w:rsidRPr="00903DBA">
        <w:rPr>
          <w:highlight w:val="white"/>
        </w:rPr>
        <w:t xml:space="preserve">    double term, sum = 0, sign = 1, denominator = 1, product = x;</w:t>
      </w:r>
    </w:p>
    <w:p w14:paraId="547A4CE8" w14:textId="77777777" w:rsidR="001307F7" w:rsidRPr="00903DBA" w:rsidRDefault="001307F7" w:rsidP="001307F7">
      <w:pPr>
        <w:pStyle w:val="Code"/>
        <w:rPr>
          <w:highlight w:val="white"/>
        </w:rPr>
      </w:pPr>
    </w:p>
    <w:p w14:paraId="72E5371F" w14:textId="77777777" w:rsidR="001307F7" w:rsidRPr="00903DBA" w:rsidRDefault="001307F7" w:rsidP="001307F7">
      <w:pPr>
        <w:pStyle w:val="Code"/>
        <w:rPr>
          <w:highlight w:val="white"/>
        </w:rPr>
      </w:pPr>
      <w:r w:rsidRPr="00903DBA">
        <w:rPr>
          <w:highlight w:val="white"/>
        </w:rPr>
        <w:t xml:space="preserve">    do {</w:t>
      </w:r>
    </w:p>
    <w:p w14:paraId="5E808E1B" w14:textId="77777777" w:rsidR="001307F7" w:rsidRPr="00903DBA" w:rsidRDefault="001307F7" w:rsidP="001307F7">
      <w:pPr>
        <w:pStyle w:val="Code"/>
        <w:rPr>
          <w:highlight w:val="white"/>
        </w:rPr>
      </w:pPr>
      <w:r w:rsidRPr="00903DBA">
        <w:rPr>
          <w:highlight w:val="white"/>
        </w:rPr>
        <w:t xml:space="preserve">      term = sign * product / denominator;</w:t>
      </w:r>
    </w:p>
    <w:p w14:paraId="04D886BE" w14:textId="77777777" w:rsidR="001307F7" w:rsidRPr="00903DBA" w:rsidRDefault="001307F7" w:rsidP="001307F7">
      <w:pPr>
        <w:pStyle w:val="Code"/>
        <w:rPr>
          <w:highlight w:val="white"/>
        </w:rPr>
      </w:pPr>
      <w:r w:rsidRPr="00903DBA">
        <w:rPr>
          <w:highlight w:val="white"/>
        </w:rPr>
        <w:t xml:space="preserve">      sum += term;</w:t>
      </w:r>
    </w:p>
    <w:p w14:paraId="01B5CDD7" w14:textId="77777777" w:rsidR="001307F7" w:rsidRPr="00903DBA" w:rsidRDefault="001307F7" w:rsidP="001307F7">
      <w:pPr>
        <w:pStyle w:val="Code"/>
        <w:rPr>
          <w:highlight w:val="white"/>
        </w:rPr>
      </w:pPr>
      <w:r w:rsidRPr="00903DBA">
        <w:rPr>
          <w:highlight w:val="white"/>
        </w:rPr>
        <w:t xml:space="preserve">      sign = -sign;</w:t>
      </w:r>
    </w:p>
    <w:p w14:paraId="36A66807" w14:textId="77777777" w:rsidR="001307F7" w:rsidRPr="00903DBA" w:rsidRDefault="001307F7" w:rsidP="001307F7">
      <w:pPr>
        <w:pStyle w:val="Code"/>
        <w:rPr>
          <w:highlight w:val="white"/>
        </w:rPr>
      </w:pPr>
      <w:r w:rsidRPr="00903DBA">
        <w:rPr>
          <w:highlight w:val="white"/>
        </w:rPr>
        <w:t xml:space="preserve">      product *= x * x;</w:t>
      </w:r>
    </w:p>
    <w:p w14:paraId="28F1B3DB" w14:textId="77777777" w:rsidR="001307F7" w:rsidRPr="00903DBA" w:rsidRDefault="001307F7" w:rsidP="001307F7">
      <w:pPr>
        <w:pStyle w:val="Code"/>
        <w:rPr>
          <w:highlight w:val="white"/>
        </w:rPr>
      </w:pPr>
      <w:r w:rsidRPr="00903DBA">
        <w:rPr>
          <w:highlight w:val="white"/>
        </w:rPr>
        <w:t xml:space="preserve">      denominator += 2;</w:t>
      </w:r>
    </w:p>
    <w:p w14:paraId="5B8DA4D6" w14:textId="77777777" w:rsidR="001307F7" w:rsidRPr="00903DBA" w:rsidRDefault="001307F7" w:rsidP="001307F7">
      <w:pPr>
        <w:pStyle w:val="Code"/>
        <w:rPr>
          <w:highlight w:val="white"/>
        </w:rPr>
      </w:pPr>
      <w:r w:rsidRPr="00903DBA">
        <w:rPr>
          <w:highlight w:val="white"/>
        </w:rPr>
        <w:t xml:space="preserve">    } while (fabs(term) &gt;= EPSILON);</w:t>
      </w:r>
    </w:p>
    <w:p w14:paraId="63F97C22" w14:textId="77777777" w:rsidR="001307F7" w:rsidRPr="00903DBA" w:rsidRDefault="001307F7" w:rsidP="001307F7">
      <w:pPr>
        <w:pStyle w:val="Code"/>
        <w:rPr>
          <w:highlight w:val="white"/>
        </w:rPr>
      </w:pPr>
    </w:p>
    <w:p w14:paraId="751C0EBF" w14:textId="77777777" w:rsidR="001307F7" w:rsidRPr="00903DBA" w:rsidRDefault="001307F7" w:rsidP="001307F7">
      <w:pPr>
        <w:pStyle w:val="Code"/>
        <w:rPr>
          <w:highlight w:val="white"/>
        </w:rPr>
      </w:pPr>
      <w:r w:rsidRPr="00903DBA">
        <w:rPr>
          <w:highlight w:val="white"/>
        </w:rPr>
        <w:t xml:space="preserve">    return sum;</w:t>
      </w:r>
    </w:p>
    <w:p w14:paraId="506EB2E4" w14:textId="77777777" w:rsidR="001307F7" w:rsidRPr="00903DBA" w:rsidRDefault="001307F7" w:rsidP="001307F7">
      <w:pPr>
        <w:pStyle w:val="Code"/>
        <w:rPr>
          <w:highlight w:val="white"/>
        </w:rPr>
      </w:pPr>
      <w:r w:rsidRPr="00903DBA">
        <w:rPr>
          <w:highlight w:val="white"/>
        </w:rPr>
        <w:t xml:space="preserve">  }</w:t>
      </w:r>
    </w:p>
    <w:p w14:paraId="41D1B842" w14:textId="77777777" w:rsidR="001307F7" w:rsidRPr="00903DBA" w:rsidRDefault="001307F7" w:rsidP="001307F7">
      <w:pPr>
        <w:pStyle w:val="Code"/>
        <w:rPr>
          <w:highlight w:val="white"/>
        </w:rPr>
      </w:pPr>
      <w:r w:rsidRPr="00903DBA">
        <w:rPr>
          <w:highlight w:val="white"/>
        </w:rPr>
        <w:t>}</w:t>
      </w:r>
    </w:p>
    <w:p w14:paraId="1DBFE7E0" w14:textId="2900F9C1" w:rsidR="006368FB" w:rsidRPr="00903DBA" w:rsidRDefault="002A6DFF" w:rsidP="002A6DFF">
      <w:pPr>
        <w:rPr>
          <w:highlight w:val="white"/>
        </w:rPr>
      </w:pPr>
      <w:r w:rsidRPr="00903DBA">
        <w:rPr>
          <w:highlight w:val="white"/>
        </w:rPr>
        <w:t xml:space="preserve">The second arctangent function return </w:t>
      </w:r>
      <w:r w:rsidR="00D570AA" w:rsidRPr="00903DBA">
        <w:rPr>
          <w:highlight w:val="white"/>
        </w:rPr>
        <w:t xml:space="preserve">arctangent of </w:t>
      </w:r>
      <m:oMath>
        <m:f>
          <m:fPr>
            <m:ctrlPr>
              <w:rPr>
                <w:rFonts w:ascii="Cambria Math" w:hAnsi="Cambria Math"/>
                <w:i/>
                <w:noProof/>
                <w:color w:val="0D0D0D" w:themeColor="text1" w:themeTint="F2"/>
                <w:sz w:val="20"/>
              </w:rPr>
            </m:ctrlPr>
          </m:fPr>
          <m:num>
            <m:r>
              <w:rPr>
                <w:rFonts w:ascii="Cambria Math" w:hAnsi="Cambria Math"/>
                <w:noProof/>
                <w:color w:val="0D0D0D" w:themeColor="text1" w:themeTint="F2"/>
                <w:sz w:val="20"/>
              </w:rPr>
              <m:t>x</m:t>
            </m:r>
          </m:num>
          <m:den>
            <m:r>
              <w:rPr>
                <w:rFonts w:ascii="Cambria Math" w:hAnsi="Cambria Math"/>
                <w:noProof/>
                <w:color w:val="0D0D0D" w:themeColor="text1" w:themeTint="F2"/>
                <w:sz w:val="20"/>
              </w:rPr>
              <m:t>y</m:t>
            </m:r>
          </m:den>
        </m:f>
      </m:oMath>
      <w:r w:rsidR="00C33CD6" w:rsidRPr="00903DBA">
        <w:rPr>
          <w:rFonts w:eastAsiaTheme="minorEastAsia"/>
          <w:color w:val="0D0D0D" w:themeColor="text1" w:themeTint="F2"/>
          <w:sz w:val="20"/>
        </w:rPr>
        <w:t xml:space="preserve">, if </w:t>
      </w:r>
      <m:oMath>
        <m:r>
          <w:rPr>
            <w:rFonts w:ascii="Cambria Math" w:eastAsiaTheme="minorEastAsia" w:hAnsi="Cambria Math"/>
            <w:color w:val="0D0D0D" w:themeColor="text1" w:themeTint="F2"/>
            <w:sz w:val="20"/>
          </w:rPr>
          <m:t>y≠0</m:t>
        </m:r>
      </m:oMath>
      <w:r w:rsidR="00C33CD6" w:rsidRPr="00903DBA">
        <w:rPr>
          <w:rFonts w:eastAsiaTheme="minorEastAsia"/>
          <w:color w:val="0D0D0D" w:themeColor="text1" w:themeTint="F2"/>
          <w:sz w:val="20"/>
        </w:rPr>
        <w:t>.</w:t>
      </w:r>
    </w:p>
    <w:p w14:paraId="4780A03F" w14:textId="77777777" w:rsidR="001307F7" w:rsidRPr="00903DBA" w:rsidRDefault="001307F7" w:rsidP="001307F7">
      <w:pPr>
        <w:pStyle w:val="Code"/>
        <w:rPr>
          <w:highlight w:val="white"/>
        </w:rPr>
      </w:pPr>
      <w:r w:rsidRPr="00903DBA">
        <w:rPr>
          <w:highlight w:val="white"/>
        </w:rPr>
        <w:t>double atan2(double x, double y) {</w:t>
      </w:r>
    </w:p>
    <w:p w14:paraId="2C9075E4" w14:textId="77777777" w:rsidR="001307F7" w:rsidRPr="00903DBA" w:rsidRDefault="001307F7" w:rsidP="001307F7">
      <w:pPr>
        <w:pStyle w:val="Code"/>
        <w:rPr>
          <w:highlight w:val="white"/>
        </w:rPr>
      </w:pPr>
      <w:r w:rsidRPr="00903DBA">
        <w:rPr>
          <w:highlight w:val="white"/>
        </w:rPr>
        <w:t xml:space="preserve">  if (y &gt; 0) {</w:t>
      </w:r>
    </w:p>
    <w:p w14:paraId="3D077FF9" w14:textId="77777777" w:rsidR="001307F7" w:rsidRPr="00903DBA" w:rsidRDefault="001307F7" w:rsidP="001307F7">
      <w:pPr>
        <w:pStyle w:val="Code"/>
        <w:rPr>
          <w:highlight w:val="white"/>
        </w:rPr>
      </w:pPr>
      <w:r w:rsidRPr="00903DBA">
        <w:rPr>
          <w:highlight w:val="white"/>
        </w:rPr>
        <w:t xml:space="preserve">    return atan(x / y);</w:t>
      </w:r>
    </w:p>
    <w:p w14:paraId="63C54C9F" w14:textId="77777777" w:rsidR="001307F7" w:rsidRPr="00903DBA" w:rsidRDefault="001307F7" w:rsidP="001307F7">
      <w:pPr>
        <w:pStyle w:val="Code"/>
        <w:rPr>
          <w:highlight w:val="white"/>
        </w:rPr>
      </w:pPr>
      <w:r w:rsidRPr="00903DBA">
        <w:rPr>
          <w:highlight w:val="white"/>
        </w:rPr>
        <w:t xml:space="preserve">  }</w:t>
      </w:r>
    </w:p>
    <w:p w14:paraId="23194F72" w14:textId="77777777" w:rsidR="001307F7" w:rsidRPr="00903DBA" w:rsidRDefault="001307F7" w:rsidP="001307F7">
      <w:pPr>
        <w:pStyle w:val="Code"/>
        <w:rPr>
          <w:highlight w:val="white"/>
        </w:rPr>
      </w:pPr>
      <w:r w:rsidRPr="00903DBA">
        <w:rPr>
          <w:highlight w:val="white"/>
        </w:rPr>
        <w:t xml:space="preserve">  else if ((x &gt;= 0) &amp;&amp; (y &lt; 0))  {</w:t>
      </w:r>
    </w:p>
    <w:p w14:paraId="1D09A088" w14:textId="77777777" w:rsidR="001307F7" w:rsidRPr="00903DBA" w:rsidRDefault="001307F7" w:rsidP="001307F7">
      <w:pPr>
        <w:pStyle w:val="Code"/>
        <w:rPr>
          <w:highlight w:val="white"/>
        </w:rPr>
      </w:pPr>
      <w:r w:rsidRPr="00903DBA">
        <w:rPr>
          <w:highlight w:val="white"/>
        </w:rPr>
        <w:t xml:space="preserve">    return PI + atan(x / y);</w:t>
      </w:r>
    </w:p>
    <w:p w14:paraId="15604C43" w14:textId="77777777" w:rsidR="001307F7" w:rsidRPr="00903DBA" w:rsidRDefault="001307F7" w:rsidP="001307F7">
      <w:pPr>
        <w:pStyle w:val="Code"/>
        <w:rPr>
          <w:highlight w:val="white"/>
        </w:rPr>
      </w:pPr>
      <w:r w:rsidRPr="00903DBA">
        <w:rPr>
          <w:highlight w:val="white"/>
        </w:rPr>
        <w:t xml:space="preserve">  }</w:t>
      </w:r>
    </w:p>
    <w:p w14:paraId="2A5A6B6D" w14:textId="77777777" w:rsidR="001307F7" w:rsidRPr="00903DBA" w:rsidRDefault="001307F7" w:rsidP="001307F7">
      <w:pPr>
        <w:pStyle w:val="Code"/>
        <w:rPr>
          <w:highlight w:val="white"/>
        </w:rPr>
      </w:pPr>
      <w:r w:rsidRPr="00903DBA">
        <w:rPr>
          <w:highlight w:val="white"/>
        </w:rPr>
        <w:t xml:space="preserve">  else if ((x &lt; 0) &amp;&amp; (y &lt; 0)) {</w:t>
      </w:r>
    </w:p>
    <w:p w14:paraId="69D7FA34" w14:textId="77777777" w:rsidR="001307F7" w:rsidRPr="00903DBA" w:rsidRDefault="001307F7" w:rsidP="001307F7">
      <w:pPr>
        <w:pStyle w:val="Code"/>
        <w:rPr>
          <w:highlight w:val="white"/>
        </w:rPr>
      </w:pPr>
      <w:r w:rsidRPr="00903DBA">
        <w:rPr>
          <w:highlight w:val="white"/>
        </w:rPr>
        <w:t xml:space="preserve">    return (-PI) + atan(x / y);</w:t>
      </w:r>
    </w:p>
    <w:p w14:paraId="1DA69348" w14:textId="77777777" w:rsidR="001307F7" w:rsidRPr="00903DBA" w:rsidRDefault="001307F7" w:rsidP="001307F7">
      <w:pPr>
        <w:pStyle w:val="Code"/>
        <w:rPr>
          <w:highlight w:val="white"/>
        </w:rPr>
      </w:pPr>
      <w:r w:rsidRPr="00903DBA">
        <w:rPr>
          <w:highlight w:val="white"/>
        </w:rPr>
        <w:t xml:space="preserve">  }</w:t>
      </w:r>
    </w:p>
    <w:p w14:paraId="1A6CE456" w14:textId="77777777" w:rsidR="001307F7" w:rsidRPr="00903DBA" w:rsidRDefault="001307F7" w:rsidP="001307F7">
      <w:pPr>
        <w:pStyle w:val="Code"/>
        <w:rPr>
          <w:highlight w:val="white"/>
        </w:rPr>
      </w:pPr>
      <w:r w:rsidRPr="00903DBA">
        <w:rPr>
          <w:highlight w:val="white"/>
        </w:rPr>
        <w:t xml:space="preserve">  else if ((x &gt; 0) &amp;&amp; (y == 0))  {</w:t>
      </w:r>
    </w:p>
    <w:p w14:paraId="5E806D0A" w14:textId="77777777" w:rsidR="001307F7" w:rsidRPr="00903DBA" w:rsidRDefault="001307F7" w:rsidP="001307F7">
      <w:pPr>
        <w:pStyle w:val="Code"/>
        <w:rPr>
          <w:highlight w:val="white"/>
        </w:rPr>
      </w:pPr>
      <w:r w:rsidRPr="00903DBA">
        <w:rPr>
          <w:highlight w:val="white"/>
        </w:rPr>
        <w:t xml:space="preserve">    return PI / 2;</w:t>
      </w:r>
    </w:p>
    <w:p w14:paraId="7FE40281" w14:textId="77777777" w:rsidR="001307F7" w:rsidRPr="00903DBA" w:rsidRDefault="001307F7" w:rsidP="001307F7">
      <w:pPr>
        <w:pStyle w:val="Code"/>
        <w:rPr>
          <w:highlight w:val="white"/>
        </w:rPr>
      </w:pPr>
      <w:r w:rsidRPr="00903DBA">
        <w:rPr>
          <w:highlight w:val="white"/>
        </w:rPr>
        <w:t xml:space="preserve">  }</w:t>
      </w:r>
    </w:p>
    <w:p w14:paraId="694101F3" w14:textId="77777777" w:rsidR="001307F7" w:rsidRPr="00903DBA" w:rsidRDefault="001307F7" w:rsidP="001307F7">
      <w:pPr>
        <w:pStyle w:val="Code"/>
        <w:rPr>
          <w:highlight w:val="white"/>
        </w:rPr>
      </w:pPr>
      <w:r w:rsidRPr="00903DBA">
        <w:rPr>
          <w:highlight w:val="white"/>
        </w:rPr>
        <w:t xml:space="preserve">  else if ((x &lt; 0) &amp;&amp; (y == 0))  {</w:t>
      </w:r>
    </w:p>
    <w:p w14:paraId="7DF4C77A" w14:textId="77777777" w:rsidR="001307F7" w:rsidRPr="00903DBA" w:rsidRDefault="001307F7" w:rsidP="001307F7">
      <w:pPr>
        <w:pStyle w:val="Code"/>
        <w:rPr>
          <w:highlight w:val="white"/>
        </w:rPr>
      </w:pPr>
      <w:r w:rsidRPr="00903DBA">
        <w:rPr>
          <w:highlight w:val="white"/>
        </w:rPr>
        <w:t xml:space="preserve">    return (-PI) / 2;</w:t>
      </w:r>
    </w:p>
    <w:p w14:paraId="32958B5B" w14:textId="77777777" w:rsidR="001307F7" w:rsidRPr="00903DBA" w:rsidRDefault="001307F7" w:rsidP="001307F7">
      <w:pPr>
        <w:pStyle w:val="Code"/>
        <w:rPr>
          <w:highlight w:val="white"/>
        </w:rPr>
      </w:pPr>
      <w:r w:rsidRPr="00903DBA">
        <w:rPr>
          <w:highlight w:val="white"/>
        </w:rPr>
        <w:t xml:space="preserve">  }</w:t>
      </w:r>
    </w:p>
    <w:p w14:paraId="2E0FFB99" w14:textId="77777777" w:rsidR="001307F7" w:rsidRPr="00903DBA" w:rsidRDefault="001307F7" w:rsidP="001307F7">
      <w:pPr>
        <w:pStyle w:val="Code"/>
        <w:rPr>
          <w:highlight w:val="white"/>
        </w:rPr>
      </w:pPr>
      <w:r w:rsidRPr="00903DBA">
        <w:rPr>
          <w:highlight w:val="white"/>
        </w:rPr>
        <w:t xml:space="preserve">  else {</w:t>
      </w:r>
    </w:p>
    <w:p w14:paraId="3633F8BF" w14:textId="77777777" w:rsidR="001307F7" w:rsidRPr="00903DBA" w:rsidRDefault="001307F7" w:rsidP="001307F7">
      <w:pPr>
        <w:pStyle w:val="Code"/>
        <w:rPr>
          <w:highlight w:val="white"/>
        </w:rPr>
      </w:pPr>
      <w:r w:rsidRPr="00903DBA">
        <w:rPr>
          <w:highlight w:val="white"/>
        </w:rPr>
        <w:t xml:space="preserve">    errno = EDOM;</w:t>
      </w:r>
    </w:p>
    <w:p w14:paraId="02DA7AE7" w14:textId="77777777" w:rsidR="001307F7" w:rsidRPr="00903DBA" w:rsidRDefault="001307F7" w:rsidP="001307F7">
      <w:pPr>
        <w:pStyle w:val="Code"/>
        <w:rPr>
          <w:highlight w:val="white"/>
        </w:rPr>
      </w:pPr>
      <w:r w:rsidRPr="00903DBA">
        <w:rPr>
          <w:highlight w:val="white"/>
        </w:rPr>
        <w:t xml:space="preserve">    return 0;</w:t>
      </w:r>
    </w:p>
    <w:p w14:paraId="12A99649" w14:textId="77777777" w:rsidR="001307F7" w:rsidRPr="00903DBA" w:rsidRDefault="001307F7" w:rsidP="001307F7">
      <w:pPr>
        <w:pStyle w:val="Code"/>
        <w:rPr>
          <w:highlight w:val="white"/>
        </w:rPr>
      </w:pPr>
      <w:r w:rsidRPr="00903DBA">
        <w:rPr>
          <w:highlight w:val="white"/>
        </w:rPr>
        <w:t xml:space="preserve">  }</w:t>
      </w:r>
    </w:p>
    <w:p w14:paraId="0EF72200" w14:textId="77777777" w:rsidR="001307F7" w:rsidRPr="00903DBA" w:rsidRDefault="001307F7" w:rsidP="001307F7">
      <w:pPr>
        <w:pStyle w:val="Code"/>
        <w:rPr>
          <w:highlight w:val="white"/>
        </w:rPr>
      </w:pPr>
      <w:r w:rsidRPr="00903DBA">
        <w:rPr>
          <w:highlight w:val="white"/>
        </w:rPr>
        <w:t>}</w:t>
      </w:r>
    </w:p>
    <w:p w14:paraId="0351ACBC" w14:textId="6530FDB7" w:rsidR="006368FB" w:rsidRPr="00903DBA" w:rsidRDefault="006368FB" w:rsidP="006368FB">
      <w:pPr>
        <w:pStyle w:val="Rubrik3"/>
        <w:rPr>
          <w:highlight w:val="white"/>
        </w:rPr>
      </w:pPr>
      <w:bookmarkStart w:id="508" w:name="_Toc57656136"/>
      <w:r w:rsidRPr="00903DBA">
        <w:rPr>
          <w:shd w:val="clear" w:color="auto" w:fill="FFFFFF"/>
        </w:rPr>
        <w:lastRenderedPageBreak/>
        <w:t>Hyperbolic Trigonometric Functions</w:t>
      </w:r>
      <w:bookmarkEnd w:id="508"/>
    </w:p>
    <w:p w14:paraId="395C47F3" w14:textId="0FF57521" w:rsidR="00555D55" w:rsidRPr="00903DBA" w:rsidRDefault="00E60EDF" w:rsidP="00E60EDF">
      <w:pPr>
        <w:rPr>
          <w:shd w:val="clear" w:color="auto" w:fill="FFFFFF"/>
        </w:rPr>
      </w:pPr>
      <w:r w:rsidRPr="00903DBA">
        <w:rPr>
          <w:shd w:val="clear" w:color="auto" w:fill="FFFFFF"/>
        </w:rPr>
        <w:t xml:space="preserve">The hyperbolic sine function is defined </w:t>
      </w:r>
      <w:r w:rsidR="00950DF0" w:rsidRPr="00903DBA">
        <w:rPr>
          <w:highlight w:val="white"/>
        </w:rPr>
        <w:t xml:space="preserve">for all </w:t>
      </w:r>
      <m:oMath>
        <m:r>
          <w:rPr>
            <w:rFonts w:ascii="Cambria Math" w:hAnsi="Cambria Math"/>
            <w:highlight w:val="white"/>
          </w:rPr>
          <m:t>x</m:t>
        </m:r>
      </m:oMath>
      <w:r w:rsidR="00950DF0" w:rsidRPr="00903DBA">
        <w:rPr>
          <w:rFonts w:eastAsiaTheme="minorEastAsia"/>
          <w:highlight w:val="white"/>
        </w:rPr>
        <w:t xml:space="preserve"> </w:t>
      </w:r>
      <w:r w:rsidRPr="00903DBA">
        <w:rPr>
          <w:shd w:val="clear" w:color="auto" w:fill="FFFFFF"/>
        </w:rPr>
        <w:t>as</w:t>
      </w:r>
      <w:r w:rsidR="00950DF0" w:rsidRPr="00903DBA">
        <w:rPr>
          <w:shd w:val="clear" w:color="auto" w:fill="FFFFFF"/>
        </w:rPr>
        <w:t xml:space="preserve"> follows:</w:t>
      </w:r>
    </w:p>
    <w:p w14:paraId="6BFE27A1" w14:textId="0A90B2C2" w:rsidR="00E60EDF" w:rsidRPr="00903DBA" w:rsidRDefault="000B4F2B" w:rsidP="00E60EDF">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2FEBB9E9" w14:textId="77777777" w:rsidR="001307F7" w:rsidRPr="00903DBA" w:rsidRDefault="001307F7" w:rsidP="001307F7">
      <w:pPr>
        <w:pStyle w:val="Code"/>
        <w:rPr>
          <w:highlight w:val="white"/>
        </w:rPr>
      </w:pPr>
      <w:r w:rsidRPr="00903DBA">
        <w:rPr>
          <w:highlight w:val="white"/>
        </w:rPr>
        <w:t>double sinh(double x) {</w:t>
      </w:r>
    </w:p>
    <w:p w14:paraId="0147F4D8" w14:textId="77777777" w:rsidR="001307F7" w:rsidRPr="00903DBA" w:rsidRDefault="001307F7" w:rsidP="001307F7">
      <w:pPr>
        <w:pStyle w:val="Code"/>
        <w:rPr>
          <w:highlight w:val="white"/>
        </w:rPr>
      </w:pPr>
      <w:r w:rsidRPr="00903DBA">
        <w:rPr>
          <w:highlight w:val="white"/>
        </w:rPr>
        <w:t xml:space="preserve">  return (exp(x) - exp(-x)) / 2;</w:t>
      </w:r>
    </w:p>
    <w:p w14:paraId="4088A3BD" w14:textId="77777777" w:rsidR="001307F7" w:rsidRPr="00903DBA" w:rsidRDefault="001307F7" w:rsidP="001307F7">
      <w:pPr>
        <w:pStyle w:val="Code"/>
        <w:rPr>
          <w:highlight w:val="white"/>
        </w:rPr>
      </w:pPr>
      <w:r w:rsidRPr="00903DBA">
        <w:rPr>
          <w:highlight w:val="white"/>
        </w:rPr>
        <w:t>}</w:t>
      </w:r>
    </w:p>
    <w:p w14:paraId="3ECC4312" w14:textId="11F0638B" w:rsidR="00C77C85" w:rsidRPr="00903DBA" w:rsidRDefault="00C77C85" w:rsidP="00C77C85">
      <w:pPr>
        <w:rPr>
          <w:shd w:val="clear" w:color="auto" w:fill="FFFFFF"/>
        </w:rPr>
      </w:pPr>
      <w:r w:rsidRPr="00903DBA">
        <w:rPr>
          <w:shd w:val="clear" w:color="auto" w:fill="FFFFFF"/>
        </w:rPr>
        <w:t>The hyperbolic cosine function is defined as</w:t>
      </w:r>
      <w:r w:rsidR="00950DF0" w:rsidRPr="00903DBA">
        <w:rPr>
          <w:shd w:val="clear" w:color="auto" w:fill="FFFFFF"/>
        </w:rPr>
        <w:t xml:space="preserve"> follows:</w:t>
      </w:r>
    </w:p>
    <w:p w14:paraId="3D35E687" w14:textId="0F1D396A" w:rsidR="00C77C85" w:rsidRPr="00903DBA" w:rsidRDefault="000B4F2B" w:rsidP="00C77C85">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0D29BECE" w14:textId="77777777" w:rsidR="001307F7" w:rsidRPr="00903DBA" w:rsidRDefault="001307F7" w:rsidP="001307F7">
      <w:pPr>
        <w:pStyle w:val="Code"/>
        <w:rPr>
          <w:highlight w:val="white"/>
        </w:rPr>
      </w:pPr>
      <w:r w:rsidRPr="00903DBA">
        <w:rPr>
          <w:highlight w:val="white"/>
        </w:rPr>
        <w:t>double cosh(double x) {</w:t>
      </w:r>
    </w:p>
    <w:p w14:paraId="1589A0A2" w14:textId="77777777" w:rsidR="001307F7" w:rsidRPr="00903DBA" w:rsidRDefault="001307F7" w:rsidP="001307F7">
      <w:pPr>
        <w:pStyle w:val="Code"/>
        <w:rPr>
          <w:highlight w:val="white"/>
        </w:rPr>
      </w:pPr>
      <w:r w:rsidRPr="00903DBA">
        <w:rPr>
          <w:highlight w:val="white"/>
        </w:rPr>
        <w:t xml:space="preserve">  return (exp(x) + exp(-x)) / 2;</w:t>
      </w:r>
    </w:p>
    <w:p w14:paraId="5BE41861" w14:textId="77777777" w:rsidR="001307F7" w:rsidRPr="00903DBA" w:rsidRDefault="001307F7" w:rsidP="001307F7">
      <w:pPr>
        <w:pStyle w:val="Code"/>
        <w:rPr>
          <w:highlight w:val="white"/>
        </w:rPr>
      </w:pPr>
      <w:r w:rsidRPr="00903DBA">
        <w:rPr>
          <w:highlight w:val="white"/>
        </w:rPr>
        <w:t>}</w:t>
      </w:r>
    </w:p>
    <w:p w14:paraId="45BEDBBA" w14:textId="75C513C8" w:rsidR="00992FBE" w:rsidRPr="00903DBA" w:rsidRDefault="00992FBE" w:rsidP="00992FBE">
      <w:pPr>
        <w:rPr>
          <w:shd w:val="clear" w:color="auto" w:fill="FFFFFF"/>
        </w:rPr>
      </w:pPr>
      <w:r w:rsidRPr="00903DBA">
        <w:rPr>
          <w:shd w:val="clear" w:color="auto" w:fill="FFFFFF"/>
        </w:rPr>
        <w:t xml:space="preserve">The hyperbolic tangent function is defined </w:t>
      </w:r>
      <w:r w:rsidR="00172FC5" w:rsidRPr="00903DBA">
        <w:rPr>
          <w:highlight w:val="white"/>
        </w:rPr>
        <w:t xml:space="preserve">for all </w:t>
      </w:r>
      <m:oMath>
        <m:r>
          <w:rPr>
            <w:rFonts w:ascii="Cambria Math" w:hAnsi="Cambria Math"/>
            <w:highlight w:val="white"/>
          </w:rPr>
          <m:t>x</m:t>
        </m:r>
      </m:oMath>
      <w:r w:rsidR="00172FC5" w:rsidRPr="00903DBA">
        <w:rPr>
          <w:rFonts w:eastAsiaTheme="minorEastAsia"/>
          <w:highlight w:val="white"/>
        </w:rPr>
        <w:t xml:space="preserve"> </w:t>
      </w:r>
      <w:r w:rsidRPr="00903DBA">
        <w:rPr>
          <w:shd w:val="clear" w:color="auto" w:fill="FFFFFF"/>
        </w:rPr>
        <w:t>as</w:t>
      </w:r>
      <w:r w:rsidR="00172FC5" w:rsidRPr="00903DBA">
        <w:rPr>
          <w:shd w:val="clear" w:color="auto" w:fill="FFFFFF"/>
        </w:rPr>
        <w:t xml:space="preserve"> follows:</w:t>
      </w:r>
    </w:p>
    <w:p w14:paraId="46005945" w14:textId="3C43C998" w:rsidR="00992FBE" w:rsidRPr="00903DBA" w:rsidRDefault="000B4F2B" w:rsidP="00992FBE">
      <w:pPr>
        <w:rPr>
          <w:highlight w:val="white"/>
        </w:rPr>
      </w:pPr>
      <m:oMathPara>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den>
          </m:f>
        </m:oMath>
      </m:oMathPara>
    </w:p>
    <w:p w14:paraId="1E9E88FB" w14:textId="1208CA07" w:rsidR="00172FC5" w:rsidRPr="00903DBA" w:rsidRDefault="00172FC5" w:rsidP="00172FC5">
      <w:pPr>
        <w:rPr>
          <w:highlight w:val="white"/>
        </w:rPr>
      </w:pPr>
      <w:r w:rsidRPr="00903DBA">
        <w:rPr>
          <w:highlight w:val="white"/>
        </w:rPr>
        <w:t xml:space="preserve">Not that we do not have to check for division by zero in this case, since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oMath>
      <w:r w:rsidR="00DC62B4" w:rsidRPr="00903DBA">
        <w:rPr>
          <w:rFonts w:eastAsiaTheme="minorEastAsia"/>
          <w:color w:val="0D0D0D" w:themeColor="text1" w:themeTint="F2"/>
          <w:sz w:val="20"/>
        </w:rPr>
        <w:t xml:space="preserve"> cannot be zero.</w:t>
      </w:r>
    </w:p>
    <w:p w14:paraId="74932A36" w14:textId="77777777" w:rsidR="001307F7" w:rsidRPr="00903DBA" w:rsidRDefault="001307F7" w:rsidP="001307F7">
      <w:pPr>
        <w:pStyle w:val="Code"/>
        <w:rPr>
          <w:highlight w:val="white"/>
        </w:rPr>
      </w:pPr>
      <w:r w:rsidRPr="00903DBA">
        <w:rPr>
          <w:highlight w:val="white"/>
        </w:rPr>
        <w:t>double tanh(double x) {</w:t>
      </w:r>
    </w:p>
    <w:p w14:paraId="4CC752B3" w14:textId="77777777" w:rsidR="001307F7" w:rsidRPr="00903DBA" w:rsidRDefault="001307F7" w:rsidP="001307F7">
      <w:pPr>
        <w:pStyle w:val="Code"/>
        <w:rPr>
          <w:highlight w:val="white"/>
        </w:rPr>
      </w:pPr>
      <w:r w:rsidRPr="00903DBA">
        <w:rPr>
          <w:highlight w:val="white"/>
        </w:rPr>
        <w:t xml:space="preserve">  return sinh(x) / cosh(x);</w:t>
      </w:r>
    </w:p>
    <w:p w14:paraId="15BC8B40" w14:textId="77777777" w:rsidR="001307F7" w:rsidRPr="00903DBA" w:rsidRDefault="001307F7" w:rsidP="001307F7">
      <w:pPr>
        <w:pStyle w:val="Code"/>
        <w:rPr>
          <w:highlight w:val="white"/>
        </w:rPr>
      </w:pPr>
      <w:r w:rsidRPr="00903DBA">
        <w:rPr>
          <w:highlight w:val="white"/>
        </w:rPr>
        <w:t>}</w:t>
      </w:r>
    </w:p>
    <w:p w14:paraId="6AF166D1" w14:textId="587ECD9F" w:rsidR="00B92E77" w:rsidRPr="00903DBA" w:rsidRDefault="00FD34B4" w:rsidP="00FD34B4">
      <w:pPr>
        <w:pStyle w:val="Rubrik3"/>
        <w:rPr>
          <w:highlight w:val="white"/>
        </w:rPr>
      </w:pPr>
      <w:bookmarkStart w:id="509" w:name="_Toc57656137"/>
      <w:r w:rsidRPr="00903DBA">
        <w:rPr>
          <w:highlight w:val="white"/>
        </w:rPr>
        <w:t>Floor, Ceiling, Absolute, and Rounding</w:t>
      </w:r>
      <w:r w:rsidR="0083365C" w:rsidRPr="00903DBA">
        <w:rPr>
          <w:highlight w:val="white"/>
        </w:rPr>
        <w:t xml:space="preserve"> Functions</w:t>
      </w:r>
      <w:bookmarkEnd w:id="509"/>
    </w:p>
    <w:p w14:paraId="080C7E2C" w14:textId="70ACF785" w:rsidR="002D62F0" w:rsidRPr="00903DBA" w:rsidRDefault="002D62F0" w:rsidP="002D62F0">
      <w:pPr>
        <w:rPr>
          <w:highlight w:val="white"/>
        </w:rPr>
      </w:pPr>
      <w:r w:rsidRPr="00903DBA">
        <w:rPr>
          <w:highlight w:val="white"/>
        </w:rPr>
        <w:t xml:space="preserve">The </w:t>
      </w:r>
      <w:r w:rsidRPr="00903DBA">
        <w:rPr>
          <w:rStyle w:val="KeyWord0"/>
          <w:highlight w:val="white"/>
        </w:rPr>
        <w:t>floor</w:t>
      </w:r>
      <w:r w:rsidRPr="00903DBA">
        <w:rPr>
          <w:highlight w:val="white"/>
        </w:rPr>
        <w:t xml:space="preserve"> function returns the integer value closer to zero.</w:t>
      </w:r>
    </w:p>
    <w:p w14:paraId="266EF799" w14:textId="77777777" w:rsidR="001307F7" w:rsidRPr="00903DBA" w:rsidRDefault="001307F7" w:rsidP="001307F7">
      <w:pPr>
        <w:pStyle w:val="Code"/>
        <w:rPr>
          <w:highlight w:val="white"/>
        </w:rPr>
      </w:pPr>
      <w:r w:rsidRPr="00903DBA">
        <w:rPr>
          <w:highlight w:val="white"/>
        </w:rPr>
        <w:t>double floor(double x) {</w:t>
      </w:r>
    </w:p>
    <w:p w14:paraId="0A1D7B62" w14:textId="77777777" w:rsidR="001307F7" w:rsidRPr="00903DBA" w:rsidRDefault="001307F7" w:rsidP="001307F7">
      <w:pPr>
        <w:pStyle w:val="Code"/>
        <w:rPr>
          <w:highlight w:val="white"/>
        </w:rPr>
      </w:pPr>
      <w:r w:rsidRPr="00903DBA">
        <w:rPr>
          <w:highlight w:val="white"/>
        </w:rPr>
        <w:t xml:space="preserve">  if (x &lt; 0) {</w:t>
      </w:r>
    </w:p>
    <w:p w14:paraId="28130711" w14:textId="77777777" w:rsidR="001307F7" w:rsidRPr="00903DBA" w:rsidRDefault="001307F7" w:rsidP="001307F7">
      <w:pPr>
        <w:pStyle w:val="Code"/>
        <w:rPr>
          <w:highlight w:val="white"/>
        </w:rPr>
      </w:pPr>
      <w:r w:rsidRPr="00903DBA">
        <w:rPr>
          <w:highlight w:val="white"/>
        </w:rPr>
        <w:t xml:space="preserve">    return -ceil(-x);</w:t>
      </w:r>
    </w:p>
    <w:p w14:paraId="7D02CDF2" w14:textId="77777777" w:rsidR="001307F7" w:rsidRPr="00903DBA" w:rsidRDefault="001307F7" w:rsidP="001307F7">
      <w:pPr>
        <w:pStyle w:val="Code"/>
        <w:rPr>
          <w:highlight w:val="white"/>
        </w:rPr>
      </w:pPr>
      <w:r w:rsidRPr="00903DBA">
        <w:rPr>
          <w:highlight w:val="white"/>
        </w:rPr>
        <w:t xml:space="preserve">  }</w:t>
      </w:r>
    </w:p>
    <w:p w14:paraId="6FA3B4A6" w14:textId="77777777" w:rsidR="001307F7" w:rsidRPr="00903DBA" w:rsidRDefault="001307F7" w:rsidP="001307F7">
      <w:pPr>
        <w:pStyle w:val="Code"/>
        <w:rPr>
          <w:highlight w:val="white"/>
        </w:rPr>
      </w:pPr>
    </w:p>
    <w:p w14:paraId="76562855" w14:textId="77777777" w:rsidR="001307F7" w:rsidRPr="00903DBA" w:rsidRDefault="001307F7" w:rsidP="001307F7">
      <w:pPr>
        <w:pStyle w:val="Code"/>
        <w:rPr>
          <w:highlight w:val="white"/>
        </w:rPr>
      </w:pPr>
      <w:r w:rsidRPr="00903DBA">
        <w:rPr>
          <w:highlight w:val="white"/>
        </w:rPr>
        <w:t xml:space="preserve">  return (double) ((long) x);</w:t>
      </w:r>
    </w:p>
    <w:p w14:paraId="62563199" w14:textId="77777777" w:rsidR="001307F7" w:rsidRPr="00903DBA" w:rsidRDefault="001307F7" w:rsidP="001307F7">
      <w:pPr>
        <w:pStyle w:val="Code"/>
        <w:rPr>
          <w:highlight w:val="white"/>
        </w:rPr>
      </w:pPr>
      <w:r w:rsidRPr="00903DBA">
        <w:rPr>
          <w:highlight w:val="white"/>
        </w:rPr>
        <w:t>}</w:t>
      </w:r>
    </w:p>
    <w:p w14:paraId="1FB9AA01" w14:textId="77777777" w:rsidR="001307F7" w:rsidRPr="00903DBA" w:rsidRDefault="001307F7" w:rsidP="001307F7">
      <w:pPr>
        <w:pStyle w:val="Code"/>
        <w:rPr>
          <w:highlight w:val="white"/>
        </w:rPr>
      </w:pPr>
    </w:p>
    <w:p w14:paraId="30BB9FA9" w14:textId="77777777" w:rsidR="001307F7" w:rsidRPr="00903DBA" w:rsidRDefault="001307F7" w:rsidP="001307F7">
      <w:pPr>
        <w:pStyle w:val="Code"/>
        <w:rPr>
          <w:highlight w:val="white"/>
        </w:rPr>
      </w:pPr>
      <w:r w:rsidRPr="00903DBA">
        <w:rPr>
          <w:highlight w:val="white"/>
        </w:rPr>
        <w:t>double ceil(double x) {</w:t>
      </w:r>
    </w:p>
    <w:p w14:paraId="28E8F22F" w14:textId="77777777" w:rsidR="001307F7" w:rsidRPr="00903DBA" w:rsidRDefault="001307F7" w:rsidP="001307F7">
      <w:pPr>
        <w:pStyle w:val="Code"/>
        <w:rPr>
          <w:highlight w:val="white"/>
        </w:rPr>
      </w:pPr>
      <w:r w:rsidRPr="00903DBA">
        <w:rPr>
          <w:highlight w:val="white"/>
        </w:rPr>
        <w:t xml:space="preserve">  if (x &lt; 0) {</w:t>
      </w:r>
    </w:p>
    <w:p w14:paraId="0B9FBC1C" w14:textId="77777777" w:rsidR="001307F7" w:rsidRPr="00903DBA" w:rsidRDefault="001307F7" w:rsidP="001307F7">
      <w:pPr>
        <w:pStyle w:val="Code"/>
        <w:rPr>
          <w:highlight w:val="white"/>
        </w:rPr>
      </w:pPr>
      <w:r w:rsidRPr="00903DBA">
        <w:rPr>
          <w:highlight w:val="white"/>
        </w:rPr>
        <w:t xml:space="preserve">    return -floor(-x);</w:t>
      </w:r>
    </w:p>
    <w:p w14:paraId="0A003925" w14:textId="77777777" w:rsidR="001307F7" w:rsidRPr="00903DBA" w:rsidRDefault="001307F7" w:rsidP="001307F7">
      <w:pPr>
        <w:pStyle w:val="Code"/>
        <w:rPr>
          <w:highlight w:val="white"/>
        </w:rPr>
      </w:pPr>
      <w:r w:rsidRPr="00903DBA">
        <w:rPr>
          <w:highlight w:val="white"/>
        </w:rPr>
        <w:t xml:space="preserve">  }</w:t>
      </w:r>
    </w:p>
    <w:p w14:paraId="459CF20B" w14:textId="77777777" w:rsidR="001307F7" w:rsidRPr="00903DBA" w:rsidRDefault="001307F7" w:rsidP="001307F7">
      <w:pPr>
        <w:pStyle w:val="Code"/>
        <w:rPr>
          <w:highlight w:val="white"/>
        </w:rPr>
      </w:pPr>
    </w:p>
    <w:p w14:paraId="30FE7347" w14:textId="77777777" w:rsidR="001307F7" w:rsidRPr="00903DBA" w:rsidRDefault="001307F7" w:rsidP="001307F7">
      <w:pPr>
        <w:pStyle w:val="Code"/>
        <w:rPr>
          <w:highlight w:val="white"/>
        </w:rPr>
      </w:pPr>
      <w:r w:rsidRPr="00903DBA">
        <w:rPr>
          <w:highlight w:val="white"/>
        </w:rPr>
        <w:t xml:space="preserve">  return (double) ((long) (x + 0.999999999999));</w:t>
      </w:r>
    </w:p>
    <w:p w14:paraId="2C99381F" w14:textId="77777777" w:rsidR="001307F7" w:rsidRPr="00903DBA" w:rsidRDefault="001307F7" w:rsidP="001307F7">
      <w:pPr>
        <w:pStyle w:val="Code"/>
        <w:rPr>
          <w:highlight w:val="white"/>
        </w:rPr>
      </w:pPr>
      <w:r w:rsidRPr="00903DBA">
        <w:rPr>
          <w:highlight w:val="white"/>
        </w:rPr>
        <w:t>}</w:t>
      </w:r>
    </w:p>
    <w:p w14:paraId="0D0AC220" w14:textId="77777777" w:rsidR="001307F7" w:rsidRPr="00903DBA" w:rsidRDefault="001307F7" w:rsidP="001307F7">
      <w:pPr>
        <w:pStyle w:val="Code"/>
        <w:rPr>
          <w:highlight w:val="white"/>
        </w:rPr>
      </w:pPr>
    </w:p>
    <w:p w14:paraId="70C5F653" w14:textId="77777777" w:rsidR="001307F7" w:rsidRPr="00903DBA" w:rsidRDefault="001307F7" w:rsidP="001307F7">
      <w:pPr>
        <w:pStyle w:val="Code"/>
        <w:rPr>
          <w:highlight w:val="white"/>
        </w:rPr>
      </w:pPr>
      <w:r w:rsidRPr="00903DBA">
        <w:rPr>
          <w:highlight w:val="white"/>
        </w:rPr>
        <w:t>double round(double x) {</w:t>
      </w:r>
    </w:p>
    <w:p w14:paraId="7587D0E6" w14:textId="77777777" w:rsidR="001307F7" w:rsidRPr="00903DBA" w:rsidRDefault="001307F7" w:rsidP="001307F7">
      <w:pPr>
        <w:pStyle w:val="Code"/>
        <w:rPr>
          <w:highlight w:val="white"/>
        </w:rPr>
      </w:pPr>
      <w:r w:rsidRPr="00903DBA">
        <w:rPr>
          <w:highlight w:val="white"/>
        </w:rPr>
        <w:t xml:space="preserve">  return (double) ((long) ((x &lt; 0) ? (x - 0.5) : (x + 0.5)));</w:t>
      </w:r>
    </w:p>
    <w:p w14:paraId="76660668" w14:textId="77777777" w:rsidR="001307F7" w:rsidRPr="00903DBA" w:rsidRDefault="001307F7" w:rsidP="001307F7">
      <w:pPr>
        <w:pStyle w:val="Code"/>
        <w:rPr>
          <w:highlight w:val="white"/>
        </w:rPr>
      </w:pPr>
      <w:r w:rsidRPr="00903DBA">
        <w:rPr>
          <w:highlight w:val="white"/>
        </w:rPr>
        <w:t>}</w:t>
      </w:r>
    </w:p>
    <w:p w14:paraId="2972668E" w14:textId="5BCC1813" w:rsidR="00204AAF" w:rsidRPr="00903DBA" w:rsidRDefault="000B4F2B" w:rsidP="00204AAF">
      <w:pPr>
        <w:rPr>
          <w:rFonts w:eastAsiaTheme="minorEastAsia"/>
          <w:highlight w:val="white"/>
        </w:rPr>
      </w:pPr>
      <m:oMathPara>
        <m:oMath>
          <m:d>
            <m:dPr>
              <m:begChr m:val="|"/>
              <m:endChr m:val="|"/>
              <m:ctrlPr>
                <w:rPr>
                  <w:rFonts w:ascii="Cambria Math" w:eastAsiaTheme="minorEastAsia" w:hAnsi="Cambria Math"/>
                  <w:i/>
                  <w:noProof/>
                </w:rPr>
              </m:ctrlPr>
            </m:dPr>
            <m:e>
              <m:r>
                <w:rPr>
                  <w:rFonts w:ascii="Cambria Math" w:eastAsiaTheme="minorEastAsia" w:hAnsi="Cambria Math"/>
                  <w:noProof/>
                </w:rPr>
                <m:t>x</m:t>
              </m:r>
            </m:e>
          </m:d>
          <m:r>
            <w:rPr>
              <w:rFonts w:ascii="Cambria Math" w:eastAsiaTheme="minorEastAsia" w:hAnsi="Cambria Math"/>
              <w:noProof/>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-x</m:t>
                    </m:r>
                  </m:e>
                  <m:e>
                    <m:r>
                      <w:rPr>
                        <w:rFonts w:ascii="Cambria Math" w:eastAsiaTheme="minorEastAsia" w:hAnsi="Cambria Math"/>
                      </w:rPr>
                      <m:t>if x&lt;0</m:t>
                    </m:r>
                  </m:e>
                </m:mr>
                <m:mr>
                  <m:e>
                    <m:r>
                      <w:rPr>
                        <w:rFonts w:ascii="Cambria Math" w:eastAsiaTheme="minorEastAsia" w:hAnsi="Cambria Math"/>
                      </w:rPr>
                      <m:t>x</m:t>
                    </m:r>
                  </m:e>
                  <m:e>
                    <m:r>
                      <w:rPr>
                        <w:rFonts w:ascii="Cambria Math" w:eastAsiaTheme="minorEastAsia" w:hAnsi="Cambria Math"/>
                      </w:rPr>
                      <m:t>if x≥0</m:t>
                    </m:r>
                  </m:e>
                </m:mr>
              </m:m>
            </m:e>
          </m:d>
        </m:oMath>
      </m:oMathPara>
    </w:p>
    <w:p w14:paraId="621C0EDC" w14:textId="77777777" w:rsidR="001307F7" w:rsidRPr="00903DBA" w:rsidRDefault="001307F7" w:rsidP="001307F7">
      <w:pPr>
        <w:pStyle w:val="Code"/>
        <w:rPr>
          <w:highlight w:val="white"/>
        </w:rPr>
      </w:pPr>
      <w:r w:rsidRPr="00903DBA">
        <w:rPr>
          <w:highlight w:val="white"/>
        </w:rPr>
        <w:t>double fabs(double x) {</w:t>
      </w:r>
    </w:p>
    <w:p w14:paraId="697301AF" w14:textId="77777777" w:rsidR="001307F7" w:rsidRPr="00903DBA" w:rsidRDefault="001307F7" w:rsidP="001307F7">
      <w:pPr>
        <w:pStyle w:val="Code"/>
        <w:rPr>
          <w:highlight w:val="white"/>
        </w:rPr>
      </w:pPr>
      <w:r w:rsidRPr="00903DBA">
        <w:rPr>
          <w:highlight w:val="white"/>
        </w:rPr>
        <w:t xml:space="preserve">  return (x &lt; 0) ? -x : x;</w:t>
      </w:r>
    </w:p>
    <w:p w14:paraId="30F6900D" w14:textId="77777777" w:rsidR="001307F7" w:rsidRPr="00903DBA" w:rsidRDefault="001307F7" w:rsidP="001307F7">
      <w:pPr>
        <w:pStyle w:val="Code"/>
      </w:pPr>
      <w:r w:rsidRPr="00903DBA">
        <w:rPr>
          <w:highlight w:val="white"/>
        </w:rPr>
        <w:t>}</w:t>
      </w:r>
    </w:p>
    <w:p w14:paraId="5BDA7AE4" w14:textId="09A8EF72" w:rsidR="00CE2940" w:rsidRPr="00903DBA" w:rsidRDefault="00CE2940" w:rsidP="001307F7">
      <w:pPr>
        <w:pStyle w:val="Rubrik2"/>
      </w:pPr>
      <w:bookmarkStart w:id="510" w:name="_Toc57656138"/>
      <w:bookmarkStart w:id="511" w:name="_Hlk55231095"/>
      <w:r w:rsidRPr="00903DBA">
        <w:lastRenderedPageBreak/>
        <w:t>Standard Input/Output</w:t>
      </w:r>
      <w:bookmarkEnd w:id="510"/>
    </w:p>
    <w:bookmarkEnd w:id="511"/>
    <w:p w14:paraId="3C220EF3" w14:textId="1124625B" w:rsidR="00F67D04" w:rsidRPr="00903DBA" w:rsidRDefault="008D6750" w:rsidP="00E65FE6">
      <w:pPr>
        <w:pStyle w:val="CodeHeader"/>
      </w:pPr>
      <w:r w:rsidRPr="00903DBA">
        <w:t>s</w:t>
      </w:r>
      <w:r w:rsidR="00F67D04" w:rsidRPr="00903DBA">
        <w:t>td</w:t>
      </w:r>
      <w:r w:rsidRPr="00903DBA">
        <w:t>io</w:t>
      </w:r>
      <w:r w:rsidR="00F67D04" w:rsidRPr="00903DBA">
        <w:t>.h</w:t>
      </w:r>
    </w:p>
    <w:p w14:paraId="19B5B572" w14:textId="77777777" w:rsidR="00A31981" w:rsidRPr="00903DBA" w:rsidRDefault="00A31981" w:rsidP="00A31981">
      <w:pPr>
        <w:pStyle w:val="Code"/>
        <w:rPr>
          <w:highlight w:val="white"/>
        </w:rPr>
      </w:pPr>
      <w:r w:rsidRPr="00903DBA">
        <w:rPr>
          <w:highlight w:val="white"/>
        </w:rPr>
        <w:t>#ifndef __STDIO_H__</w:t>
      </w:r>
    </w:p>
    <w:p w14:paraId="6AFE8EAF" w14:textId="77777777" w:rsidR="00A31981" w:rsidRPr="00903DBA" w:rsidRDefault="00A31981" w:rsidP="00A31981">
      <w:pPr>
        <w:pStyle w:val="Code"/>
        <w:rPr>
          <w:highlight w:val="white"/>
        </w:rPr>
      </w:pPr>
      <w:r w:rsidRPr="00903DBA">
        <w:rPr>
          <w:highlight w:val="white"/>
        </w:rPr>
        <w:t>#define __STDIO_H__</w:t>
      </w:r>
    </w:p>
    <w:p w14:paraId="42B4B939" w14:textId="77777777" w:rsidR="00A31981" w:rsidRPr="00903DBA" w:rsidRDefault="00A31981" w:rsidP="00A31981">
      <w:pPr>
        <w:pStyle w:val="Code"/>
        <w:rPr>
          <w:highlight w:val="white"/>
        </w:rPr>
      </w:pPr>
    </w:p>
    <w:p w14:paraId="2A329E0B" w14:textId="77777777" w:rsidR="00A31981" w:rsidRPr="00903DBA" w:rsidRDefault="00A31981" w:rsidP="00A31981">
      <w:pPr>
        <w:pStyle w:val="Code"/>
        <w:rPr>
          <w:highlight w:val="white"/>
        </w:rPr>
      </w:pPr>
      <w:r w:rsidRPr="00903DBA">
        <w:rPr>
          <w:highlight w:val="white"/>
        </w:rPr>
        <w:t>#include &lt;math.h&gt;</w:t>
      </w:r>
    </w:p>
    <w:p w14:paraId="72E5D9C5" w14:textId="77777777" w:rsidR="00A31981" w:rsidRPr="00903DBA" w:rsidRDefault="00A31981" w:rsidP="00A31981">
      <w:pPr>
        <w:pStyle w:val="Code"/>
        <w:rPr>
          <w:highlight w:val="white"/>
        </w:rPr>
      </w:pPr>
      <w:r w:rsidRPr="00903DBA">
        <w:rPr>
          <w:highlight w:val="white"/>
        </w:rPr>
        <w:t>#include &lt;ctype.h&gt;</w:t>
      </w:r>
    </w:p>
    <w:p w14:paraId="76E0493C" w14:textId="77777777" w:rsidR="00A31981" w:rsidRPr="00903DBA" w:rsidRDefault="00A31981" w:rsidP="00A31981">
      <w:pPr>
        <w:pStyle w:val="Code"/>
        <w:rPr>
          <w:highlight w:val="white"/>
        </w:rPr>
      </w:pPr>
      <w:r w:rsidRPr="00903DBA">
        <w:rPr>
          <w:highlight w:val="white"/>
        </w:rPr>
        <w:t>#include &lt;stdarg.h&gt;</w:t>
      </w:r>
    </w:p>
    <w:p w14:paraId="15666794" w14:textId="77777777" w:rsidR="00A31981" w:rsidRPr="00903DBA" w:rsidRDefault="00A31981" w:rsidP="00A31981">
      <w:pPr>
        <w:pStyle w:val="Code"/>
        <w:rPr>
          <w:highlight w:val="white"/>
        </w:rPr>
      </w:pPr>
      <w:r w:rsidRPr="00903DBA">
        <w:rPr>
          <w:highlight w:val="white"/>
        </w:rPr>
        <w:t>#include &lt;stddef.h&gt;</w:t>
      </w:r>
    </w:p>
    <w:p w14:paraId="14A05815" w14:textId="77777777" w:rsidR="00A31981" w:rsidRPr="00903DBA" w:rsidRDefault="00A31981" w:rsidP="00A31981">
      <w:pPr>
        <w:pStyle w:val="Code"/>
        <w:rPr>
          <w:highlight w:val="white"/>
        </w:rPr>
      </w:pPr>
      <w:r w:rsidRPr="00903DBA">
        <w:rPr>
          <w:highlight w:val="white"/>
        </w:rPr>
        <w:t>#include &lt;file.h&gt;</w:t>
      </w:r>
    </w:p>
    <w:p w14:paraId="665FE3C3" w14:textId="77777777" w:rsidR="00A31981" w:rsidRPr="00903DBA" w:rsidRDefault="00A31981" w:rsidP="00A31981">
      <w:pPr>
        <w:pStyle w:val="Code"/>
        <w:rPr>
          <w:highlight w:val="white"/>
        </w:rPr>
      </w:pPr>
      <w:r w:rsidRPr="00903DBA">
        <w:rPr>
          <w:highlight w:val="white"/>
        </w:rPr>
        <w:t>#include &lt;temp.h&gt;</w:t>
      </w:r>
    </w:p>
    <w:p w14:paraId="07B18A48" w14:textId="77777777" w:rsidR="00A31981" w:rsidRPr="00903DBA" w:rsidRDefault="00A31981" w:rsidP="00A31981">
      <w:pPr>
        <w:pStyle w:val="Code"/>
        <w:rPr>
          <w:highlight w:val="white"/>
        </w:rPr>
      </w:pPr>
      <w:r w:rsidRPr="00903DBA">
        <w:rPr>
          <w:highlight w:val="white"/>
        </w:rPr>
        <w:t>#include &lt;scanf.h&gt;</w:t>
      </w:r>
    </w:p>
    <w:p w14:paraId="4112A8D9" w14:textId="77777777" w:rsidR="00A31981" w:rsidRPr="00903DBA" w:rsidRDefault="00A31981" w:rsidP="00A31981">
      <w:pPr>
        <w:pStyle w:val="Code"/>
        <w:rPr>
          <w:highlight w:val="white"/>
        </w:rPr>
      </w:pPr>
      <w:r w:rsidRPr="00903DBA">
        <w:rPr>
          <w:highlight w:val="white"/>
        </w:rPr>
        <w:t>#include &lt;printf.h&gt;</w:t>
      </w:r>
    </w:p>
    <w:p w14:paraId="03E46B9F" w14:textId="77777777" w:rsidR="00A31981" w:rsidRPr="00903DBA" w:rsidRDefault="00A31981" w:rsidP="00A31981">
      <w:pPr>
        <w:pStyle w:val="Code"/>
        <w:rPr>
          <w:highlight w:val="white"/>
        </w:rPr>
      </w:pPr>
    </w:p>
    <w:p w14:paraId="3BDDF5A1" w14:textId="3415BB58" w:rsidR="00A31981" w:rsidRPr="00903DBA" w:rsidRDefault="00A31981" w:rsidP="00A31981">
      <w:pPr>
        <w:pStyle w:val="Code"/>
        <w:rPr>
          <w:highlight w:val="white"/>
        </w:rPr>
      </w:pPr>
      <w:r w:rsidRPr="00903DBA">
        <w:rPr>
          <w:highlight w:val="white"/>
        </w:rPr>
        <w:t>#endif</w:t>
      </w:r>
    </w:p>
    <w:p w14:paraId="6521407B" w14:textId="3EA255DB" w:rsidR="00265BDF" w:rsidRPr="00903DBA" w:rsidRDefault="004007C3" w:rsidP="00265BDF">
      <w:pPr>
        <w:pStyle w:val="Rubrik3"/>
      </w:pPr>
      <w:bookmarkStart w:id="512" w:name="_Toc57656139"/>
      <w:r w:rsidRPr="00903DBA">
        <w:t>Printing</w:t>
      </w:r>
      <w:bookmarkEnd w:id="512"/>
    </w:p>
    <w:p w14:paraId="07321D9D" w14:textId="007993F5" w:rsidR="00F67D04" w:rsidRPr="00903DBA" w:rsidRDefault="008D6750" w:rsidP="00E65FE6">
      <w:pPr>
        <w:pStyle w:val="CodeHeader"/>
      </w:pPr>
      <w:r w:rsidRPr="00903DBA">
        <w:t>p</w:t>
      </w:r>
      <w:r w:rsidR="00957919" w:rsidRPr="00903DBA">
        <w:t>rintf.h</w:t>
      </w:r>
    </w:p>
    <w:p w14:paraId="399C01FF" w14:textId="77777777" w:rsidR="00A31981" w:rsidRPr="00903DBA" w:rsidRDefault="00A31981" w:rsidP="00A31981">
      <w:pPr>
        <w:pStyle w:val="Code"/>
        <w:rPr>
          <w:highlight w:val="white"/>
        </w:rPr>
      </w:pPr>
      <w:r w:rsidRPr="00903DBA">
        <w:rPr>
          <w:highlight w:val="white"/>
        </w:rPr>
        <w:t>#ifndef __PRINTF_H__</w:t>
      </w:r>
    </w:p>
    <w:p w14:paraId="31055427" w14:textId="77777777" w:rsidR="00A31981" w:rsidRPr="00903DBA" w:rsidRDefault="00A31981" w:rsidP="00A31981">
      <w:pPr>
        <w:pStyle w:val="Code"/>
        <w:rPr>
          <w:highlight w:val="white"/>
        </w:rPr>
      </w:pPr>
      <w:r w:rsidRPr="00903DBA">
        <w:rPr>
          <w:highlight w:val="white"/>
        </w:rPr>
        <w:t>#define __PRINTF_H__</w:t>
      </w:r>
    </w:p>
    <w:p w14:paraId="347A1EB5" w14:textId="77777777" w:rsidR="00A31981" w:rsidRPr="00903DBA" w:rsidRDefault="00A31981" w:rsidP="00A31981">
      <w:pPr>
        <w:pStyle w:val="Code"/>
        <w:rPr>
          <w:highlight w:val="white"/>
        </w:rPr>
      </w:pPr>
    </w:p>
    <w:p w14:paraId="4BF8C49E" w14:textId="77777777" w:rsidR="00A31981" w:rsidRPr="00903DBA" w:rsidRDefault="00A31981" w:rsidP="00A31981">
      <w:pPr>
        <w:pStyle w:val="Code"/>
        <w:rPr>
          <w:highlight w:val="white"/>
        </w:rPr>
      </w:pPr>
      <w:r w:rsidRPr="00903DBA">
        <w:rPr>
          <w:highlight w:val="white"/>
        </w:rPr>
        <w:t>#define DEVICE 0</w:t>
      </w:r>
    </w:p>
    <w:p w14:paraId="219BCA73" w14:textId="77777777" w:rsidR="00A31981" w:rsidRPr="00903DBA" w:rsidRDefault="00A31981" w:rsidP="00A31981">
      <w:pPr>
        <w:pStyle w:val="Code"/>
        <w:rPr>
          <w:highlight w:val="white"/>
        </w:rPr>
      </w:pPr>
      <w:r w:rsidRPr="00903DBA">
        <w:rPr>
          <w:highlight w:val="white"/>
        </w:rPr>
        <w:t>#define STRING 1</w:t>
      </w:r>
    </w:p>
    <w:p w14:paraId="70B26A94" w14:textId="77777777" w:rsidR="00A31981" w:rsidRPr="00903DBA" w:rsidRDefault="00A31981" w:rsidP="00A31981">
      <w:pPr>
        <w:pStyle w:val="Code"/>
        <w:rPr>
          <w:highlight w:val="white"/>
        </w:rPr>
      </w:pPr>
    </w:p>
    <w:p w14:paraId="07AF9094" w14:textId="77777777" w:rsidR="00A31981" w:rsidRPr="00903DBA" w:rsidRDefault="00A31981" w:rsidP="00A31981">
      <w:pPr>
        <w:pStyle w:val="Code"/>
        <w:rPr>
          <w:highlight w:val="white"/>
        </w:rPr>
      </w:pPr>
      <w:r w:rsidRPr="00903DBA">
        <w:rPr>
          <w:highlight w:val="white"/>
        </w:rPr>
        <w:t>extern int g_outStatus, g_charCount;</w:t>
      </w:r>
    </w:p>
    <w:p w14:paraId="754A24F3" w14:textId="77777777" w:rsidR="00A31981" w:rsidRPr="00903DBA" w:rsidRDefault="00A31981" w:rsidP="00A31981">
      <w:pPr>
        <w:pStyle w:val="Code"/>
        <w:rPr>
          <w:highlight w:val="white"/>
        </w:rPr>
      </w:pPr>
      <w:r w:rsidRPr="00903DBA">
        <w:rPr>
          <w:highlight w:val="white"/>
        </w:rPr>
        <w:t>extern void* g_outDevice;</w:t>
      </w:r>
    </w:p>
    <w:p w14:paraId="38787E68" w14:textId="77777777" w:rsidR="00A31981" w:rsidRPr="00903DBA" w:rsidRDefault="00A31981" w:rsidP="00A31981">
      <w:pPr>
        <w:pStyle w:val="Code"/>
        <w:rPr>
          <w:highlight w:val="white"/>
        </w:rPr>
      </w:pPr>
    </w:p>
    <w:p w14:paraId="019626A4" w14:textId="77777777" w:rsidR="00A31981" w:rsidRPr="00903DBA" w:rsidRDefault="00A31981" w:rsidP="00A31981">
      <w:pPr>
        <w:pStyle w:val="Code"/>
        <w:rPr>
          <w:highlight w:val="white"/>
        </w:rPr>
      </w:pPr>
      <w:r w:rsidRPr="00903DBA">
        <w:rPr>
          <w:highlight w:val="white"/>
        </w:rPr>
        <w:t>int putc(int c, FILE* stream);</w:t>
      </w:r>
    </w:p>
    <w:p w14:paraId="7855004C" w14:textId="77777777" w:rsidR="00A31981" w:rsidRPr="00903DBA" w:rsidRDefault="00A31981" w:rsidP="00A31981">
      <w:pPr>
        <w:pStyle w:val="Code"/>
        <w:rPr>
          <w:highlight w:val="white"/>
        </w:rPr>
      </w:pPr>
      <w:r w:rsidRPr="00903DBA">
        <w:rPr>
          <w:highlight w:val="white"/>
        </w:rPr>
        <w:t>int fputc(int c, FILE* stream);</w:t>
      </w:r>
    </w:p>
    <w:p w14:paraId="6FF94F94" w14:textId="77777777" w:rsidR="00A31981" w:rsidRPr="00903DBA" w:rsidRDefault="00A31981" w:rsidP="00A31981">
      <w:pPr>
        <w:pStyle w:val="Code"/>
        <w:rPr>
          <w:highlight w:val="white"/>
        </w:rPr>
      </w:pPr>
      <w:r w:rsidRPr="00903DBA">
        <w:rPr>
          <w:highlight w:val="white"/>
        </w:rPr>
        <w:t>int putchar(int c);</w:t>
      </w:r>
    </w:p>
    <w:p w14:paraId="4A6EE2C4" w14:textId="77777777" w:rsidR="00A31981" w:rsidRPr="00903DBA" w:rsidRDefault="00A31981" w:rsidP="00A31981">
      <w:pPr>
        <w:pStyle w:val="Code"/>
        <w:rPr>
          <w:highlight w:val="white"/>
        </w:rPr>
      </w:pPr>
    </w:p>
    <w:p w14:paraId="4FD81894" w14:textId="213E47EC" w:rsidR="00A31981" w:rsidRPr="00903DBA" w:rsidRDefault="00A31981" w:rsidP="00A31981">
      <w:pPr>
        <w:pStyle w:val="Code"/>
        <w:rPr>
          <w:highlight w:val="white"/>
        </w:rPr>
      </w:pPr>
      <w:r w:rsidRPr="00903DBA">
        <w:rPr>
          <w:highlight w:val="white"/>
        </w:rPr>
        <w:t>int printf(</w:t>
      </w:r>
      <w:r w:rsidR="000E17D1" w:rsidRPr="00903DBA">
        <w:rPr>
          <w:highlight w:val="white"/>
        </w:rPr>
        <w:t xml:space="preserve">const </w:t>
      </w:r>
      <w:r w:rsidRPr="00903DBA">
        <w:rPr>
          <w:highlight w:val="white"/>
        </w:rPr>
        <w:t>char* format, ...);</w:t>
      </w:r>
    </w:p>
    <w:p w14:paraId="3033D4BC" w14:textId="442D6F86" w:rsidR="00A31981" w:rsidRPr="00903DBA" w:rsidRDefault="00A31981" w:rsidP="00A31981">
      <w:pPr>
        <w:pStyle w:val="Code"/>
        <w:rPr>
          <w:highlight w:val="white"/>
        </w:rPr>
      </w:pPr>
      <w:r w:rsidRPr="00903DBA">
        <w:rPr>
          <w:highlight w:val="white"/>
        </w:rPr>
        <w:t>int vprintf(</w:t>
      </w:r>
      <w:r w:rsidR="00AF786A" w:rsidRPr="00903DBA">
        <w:rPr>
          <w:highlight w:val="white"/>
        </w:rPr>
        <w:t xml:space="preserve">const </w:t>
      </w:r>
      <w:r w:rsidRPr="00903DBA">
        <w:rPr>
          <w:highlight w:val="white"/>
        </w:rPr>
        <w:t>char* format, va_list arg_list);</w:t>
      </w:r>
    </w:p>
    <w:p w14:paraId="4F750A83" w14:textId="708C2C2A" w:rsidR="00A31981" w:rsidRPr="00903DBA" w:rsidRDefault="00A31981" w:rsidP="00A31981">
      <w:pPr>
        <w:pStyle w:val="Code"/>
        <w:rPr>
          <w:highlight w:val="white"/>
        </w:rPr>
      </w:pPr>
      <w:r w:rsidRPr="00903DBA">
        <w:rPr>
          <w:highlight w:val="white"/>
        </w:rPr>
        <w:t xml:space="preserve">int fprintf(FILE* outStream, </w:t>
      </w:r>
      <w:r w:rsidR="000E17D1" w:rsidRPr="00903DBA">
        <w:rPr>
          <w:highlight w:val="white"/>
        </w:rPr>
        <w:t xml:space="preserve">const </w:t>
      </w:r>
      <w:r w:rsidRPr="00903DBA">
        <w:rPr>
          <w:highlight w:val="white"/>
        </w:rPr>
        <w:t>char* format, ...);</w:t>
      </w:r>
    </w:p>
    <w:p w14:paraId="582111BD" w14:textId="1E1C2EA4" w:rsidR="00A31981" w:rsidRPr="00903DBA" w:rsidRDefault="00A31981" w:rsidP="00A31981">
      <w:pPr>
        <w:pStyle w:val="Code"/>
        <w:rPr>
          <w:highlight w:val="white"/>
        </w:rPr>
      </w:pPr>
      <w:r w:rsidRPr="00903DBA">
        <w:rPr>
          <w:highlight w:val="white"/>
        </w:rPr>
        <w:t xml:space="preserve">int vfprintf(FILE* outStream, </w:t>
      </w:r>
      <w:r w:rsidR="00AF786A" w:rsidRPr="00903DBA">
        <w:rPr>
          <w:highlight w:val="white"/>
        </w:rPr>
        <w:t xml:space="preserve">const </w:t>
      </w:r>
      <w:r w:rsidRPr="00903DBA">
        <w:rPr>
          <w:highlight w:val="white"/>
        </w:rPr>
        <w:t>char* format, va_list arg_list);</w:t>
      </w:r>
    </w:p>
    <w:p w14:paraId="07B26AD0" w14:textId="3A35FD94" w:rsidR="00A31981" w:rsidRPr="00903DBA" w:rsidRDefault="00A31981" w:rsidP="00A31981">
      <w:pPr>
        <w:pStyle w:val="Code"/>
        <w:rPr>
          <w:highlight w:val="white"/>
        </w:rPr>
      </w:pPr>
      <w:r w:rsidRPr="00903DBA">
        <w:rPr>
          <w:highlight w:val="white"/>
        </w:rPr>
        <w:t xml:space="preserve">int sprintf(char* outString, </w:t>
      </w:r>
      <w:r w:rsidR="00AF786A" w:rsidRPr="00903DBA">
        <w:rPr>
          <w:highlight w:val="white"/>
        </w:rPr>
        <w:t xml:space="preserve">const </w:t>
      </w:r>
      <w:r w:rsidRPr="00903DBA">
        <w:rPr>
          <w:highlight w:val="white"/>
        </w:rPr>
        <w:t>char* format, ...);</w:t>
      </w:r>
    </w:p>
    <w:p w14:paraId="62B8574C" w14:textId="444DF2DA" w:rsidR="00A31981" w:rsidRPr="00903DBA" w:rsidRDefault="00A31981" w:rsidP="00A31981">
      <w:pPr>
        <w:pStyle w:val="Code"/>
        <w:rPr>
          <w:highlight w:val="white"/>
        </w:rPr>
      </w:pPr>
      <w:r w:rsidRPr="00903DBA">
        <w:rPr>
          <w:highlight w:val="white"/>
        </w:rPr>
        <w:t xml:space="preserve">int vsprintf(char* outString, </w:t>
      </w:r>
      <w:r w:rsidR="00AF786A" w:rsidRPr="00903DBA">
        <w:rPr>
          <w:highlight w:val="white"/>
        </w:rPr>
        <w:t xml:space="preserve">const </w:t>
      </w:r>
      <w:r w:rsidRPr="00903DBA">
        <w:rPr>
          <w:highlight w:val="white"/>
        </w:rPr>
        <w:t>char* format, va_list arg_list);</w:t>
      </w:r>
    </w:p>
    <w:p w14:paraId="54F9DF1E" w14:textId="77777777" w:rsidR="00A31981" w:rsidRPr="00903DBA" w:rsidRDefault="00A31981" w:rsidP="00A31981">
      <w:pPr>
        <w:pStyle w:val="Code"/>
        <w:rPr>
          <w:highlight w:val="white"/>
        </w:rPr>
      </w:pPr>
    </w:p>
    <w:p w14:paraId="10F159F1" w14:textId="77777777" w:rsidR="00A31981" w:rsidRPr="00903DBA" w:rsidRDefault="00A31981" w:rsidP="00A31981">
      <w:pPr>
        <w:pStyle w:val="Code"/>
        <w:rPr>
          <w:highlight w:val="white"/>
        </w:rPr>
      </w:pPr>
      <w:r w:rsidRPr="00903DBA">
        <w:rPr>
          <w:highlight w:val="white"/>
        </w:rPr>
        <w:t>#endif</w:t>
      </w:r>
    </w:p>
    <w:p w14:paraId="7119D829" w14:textId="494213D2" w:rsidR="00BC589D" w:rsidRPr="00903DBA" w:rsidRDefault="008D6750" w:rsidP="00E65FE6">
      <w:pPr>
        <w:pStyle w:val="CodeHeader"/>
      </w:pPr>
      <w:r w:rsidRPr="00903DBA">
        <w:t>p</w:t>
      </w:r>
      <w:r w:rsidR="006048AF" w:rsidRPr="00903DBA">
        <w:t>rintf.c</w:t>
      </w:r>
    </w:p>
    <w:p w14:paraId="4513B8E6" w14:textId="77777777" w:rsidR="00442030" w:rsidRPr="00903DBA" w:rsidRDefault="00442030" w:rsidP="00442030">
      <w:pPr>
        <w:pStyle w:val="Code"/>
        <w:rPr>
          <w:highlight w:val="white"/>
        </w:rPr>
      </w:pPr>
      <w:r w:rsidRPr="00903DBA">
        <w:rPr>
          <w:highlight w:val="white"/>
        </w:rPr>
        <w:t>#include &lt;math.h&gt;</w:t>
      </w:r>
    </w:p>
    <w:p w14:paraId="20A924C0" w14:textId="77777777" w:rsidR="00442030" w:rsidRPr="00903DBA" w:rsidRDefault="00442030" w:rsidP="00442030">
      <w:pPr>
        <w:pStyle w:val="Code"/>
        <w:rPr>
          <w:highlight w:val="white"/>
        </w:rPr>
      </w:pPr>
      <w:r w:rsidRPr="00903DBA">
        <w:rPr>
          <w:highlight w:val="white"/>
        </w:rPr>
        <w:t>#include &lt;ctype.h&gt;</w:t>
      </w:r>
    </w:p>
    <w:p w14:paraId="13F3A162" w14:textId="77777777" w:rsidR="00442030" w:rsidRPr="00903DBA" w:rsidRDefault="00442030" w:rsidP="00442030">
      <w:pPr>
        <w:pStyle w:val="Code"/>
        <w:rPr>
          <w:highlight w:val="white"/>
        </w:rPr>
      </w:pPr>
      <w:r w:rsidRPr="00903DBA">
        <w:rPr>
          <w:highlight w:val="white"/>
        </w:rPr>
        <w:t>#include &lt;stdio.h&gt;</w:t>
      </w:r>
    </w:p>
    <w:p w14:paraId="0482F8F5" w14:textId="77777777" w:rsidR="00442030" w:rsidRPr="00903DBA" w:rsidRDefault="00442030" w:rsidP="00442030">
      <w:pPr>
        <w:pStyle w:val="Code"/>
        <w:rPr>
          <w:highlight w:val="white"/>
        </w:rPr>
      </w:pPr>
      <w:r w:rsidRPr="00903DBA">
        <w:rPr>
          <w:highlight w:val="white"/>
        </w:rPr>
        <w:t>#include &lt;stddef.h&gt;</w:t>
      </w:r>
    </w:p>
    <w:p w14:paraId="2F958601" w14:textId="77777777" w:rsidR="00442030" w:rsidRPr="00903DBA" w:rsidRDefault="00442030" w:rsidP="00442030">
      <w:pPr>
        <w:pStyle w:val="Code"/>
        <w:rPr>
          <w:highlight w:val="white"/>
        </w:rPr>
      </w:pPr>
      <w:r w:rsidRPr="00903DBA">
        <w:rPr>
          <w:highlight w:val="white"/>
        </w:rPr>
        <w:t>#include &lt;stdarg.h&gt;</w:t>
      </w:r>
    </w:p>
    <w:p w14:paraId="16429448" w14:textId="77777777" w:rsidR="00442030" w:rsidRPr="00903DBA" w:rsidRDefault="00442030" w:rsidP="00442030">
      <w:pPr>
        <w:pStyle w:val="Code"/>
        <w:rPr>
          <w:highlight w:val="white"/>
        </w:rPr>
      </w:pPr>
      <w:r w:rsidRPr="00903DBA">
        <w:rPr>
          <w:highlight w:val="white"/>
        </w:rPr>
        <w:t>#include &lt;stdlib.h&gt;</w:t>
      </w:r>
    </w:p>
    <w:p w14:paraId="133F3F50" w14:textId="77777777" w:rsidR="00442030" w:rsidRPr="00903DBA" w:rsidRDefault="00442030" w:rsidP="00442030">
      <w:pPr>
        <w:pStyle w:val="Code"/>
        <w:rPr>
          <w:highlight w:val="white"/>
        </w:rPr>
      </w:pPr>
      <w:r w:rsidRPr="00903DBA">
        <w:rPr>
          <w:highlight w:val="white"/>
        </w:rPr>
        <w:t>#include &lt;scanf.h&gt;</w:t>
      </w:r>
    </w:p>
    <w:p w14:paraId="7C6C9987" w14:textId="77777777" w:rsidR="00442030" w:rsidRPr="00903DBA" w:rsidRDefault="00442030" w:rsidP="00442030">
      <w:pPr>
        <w:pStyle w:val="Code"/>
        <w:rPr>
          <w:highlight w:val="white"/>
        </w:rPr>
      </w:pPr>
      <w:r w:rsidRPr="00903DBA">
        <w:rPr>
          <w:highlight w:val="white"/>
        </w:rPr>
        <w:t>#include &lt;printf.h&gt;</w:t>
      </w:r>
    </w:p>
    <w:p w14:paraId="6D4ADC75" w14:textId="77777777" w:rsidR="00442030" w:rsidRPr="00903DBA" w:rsidRDefault="00442030" w:rsidP="00442030">
      <w:pPr>
        <w:pStyle w:val="Code"/>
        <w:rPr>
          <w:highlight w:val="white"/>
        </w:rPr>
      </w:pPr>
    </w:p>
    <w:p w14:paraId="6BF85DA0" w14:textId="77777777" w:rsidR="00442030" w:rsidRPr="00903DBA" w:rsidRDefault="00442030" w:rsidP="00442030">
      <w:pPr>
        <w:pStyle w:val="Code"/>
        <w:rPr>
          <w:highlight w:val="white"/>
        </w:rPr>
      </w:pPr>
      <w:r w:rsidRPr="00903DBA">
        <w:rPr>
          <w:highlight w:val="white"/>
        </w:rPr>
        <w:t>#define DEVICE 0</w:t>
      </w:r>
    </w:p>
    <w:p w14:paraId="322CBD56" w14:textId="77777777" w:rsidR="00442030" w:rsidRPr="00903DBA" w:rsidRDefault="00442030" w:rsidP="00442030">
      <w:pPr>
        <w:pStyle w:val="Code"/>
        <w:rPr>
          <w:highlight w:val="white"/>
        </w:rPr>
      </w:pPr>
      <w:r w:rsidRPr="00903DBA">
        <w:rPr>
          <w:highlight w:val="white"/>
        </w:rPr>
        <w:t>#define STRING 1</w:t>
      </w:r>
    </w:p>
    <w:p w14:paraId="7968499B" w14:textId="77777777" w:rsidR="00442030" w:rsidRPr="00903DBA" w:rsidRDefault="00442030" w:rsidP="00442030">
      <w:pPr>
        <w:pStyle w:val="Code"/>
        <w:rPr>
          <w:highlight w:val="white"/>
        </w:rPr>
      </w:pPr>
      <w:r w:rsidRPr="00903DBA">
        <w:rPr>
          <w:highlight w:val="white"/>
        </w:rPr>
        <w:t>#define BLANK  2</w:t>
      </w:r>
    </w:p>
    <w:p w14:paraId="30DCB672" w14:textId="77777777" w:rsidR="00442030" w:rsidRPr="00903DBA" w:rsidRDefault="00442030" w:rsidP="00442030">
      <w:pPr>
        <w:pStyle w:val="Code"/>
        <w:rPr>
          <w:highlight w:val="white"/>
        </w:rPr>
      </w:pPr>
    </w:p>
    <w:p w14:paraId="1E500610" w14:textId="77777777" w:rsidR="00442030" w:rsidRPr="00903DBA" w:rsidRDefault="00442030" w:rsidP="00442030">
      <w:pPr>
        <w:pStyle w:val="Code"/>
        <w:rPr>
          <w:highlight w:val="white"/>
        </w:rPr>
      </w:pPr>
      <w:r w:rsidRPr="00903DBA">
        <w:rPr>
          <w:highlight w:val="white"/>
        </w:rPr>
        <w:lastRenderedPageBreak/>
        <w:t>#define PRINT(x,y) { printf(#x " = &lt;%" #y "&gt;\n", (x)); }</w:t>
      </w:r>
    </w:p>
    <w:p w14:paraId="7F0554B2" w14:textId="77777777" w:rsidR="00442030" w:rsidRPr="00903DBA" w:rsidRDefault="00442030" w:rsidP="00442030">
      <w:pPr>
        <w:pStyle w:val="Code"/>
        <w:rPr>
          <w:highlight w:val="white"/>
        </w:rPr>
      </w:pPr>
    </w:p>
    <w:p w14:paraId="0A8F3C69" w14:textId="77777777" w:rsidR="00442030" w:rsidRPr="00903DBA" w:rsidRDefault="00442030" w:rsidP="00442030">
      <w:pPr>
        <w:pStyle w:val="Code"/>
        <w:rPr>
          <w:highlight w:val="white"/>
        </w:rPr>
      </w:pPr>
      <w:r w:rsidRPr="00903DBA">
        <w:rPr>
          <w:highlight w:val="white"/>
        </w:rPr>
        <w:t>int g_outStatus, g_outChars;</w:t>
      </w:r>
    </w:p>
    <w:p w14:paraId="340D327B" w14:textId="77777777" w:rsidR="00442030" w:rsidRPr="00903DBA" w:rsidRDefault="00442030" w:rsidP="00442030">
      <w:pPr>
        <w:pStyle w:val="Code"/>
        <w:rPr>
          <w:highlight w:val="white"/>
        </w:rPr>
      </w:pPr>
      <w:r w:rsidRPr="00903DBA">
        <w:rPr>
          <w:highlight w:val="white"/>
        </w:rPr>
        <w:t>void* g_outDevice;</w:t>
      </w:r>
    </w:p>
    <w:p w14:paraId="79566435" w14:textId="77777777" w:rsidR="00442030" w:rsidRPr="00903DBA" w:rsidRDefault="00442030" w:rsidP="00442030">
      <w:pPr>
        <w:pStyle w:val="Code"/>
        <w:rPr>
          <w:highlight w:val="white"/>
        </w:rPr>
      </w:pPr>
    </w:p>
    <w:p w14:paraId="024F490F" w14:textId="77777777" w:rsidR="00442030" w:rsidRPr="00903DBA" w:rsidRDefault="00442030" w:rsidP="00442030">
      <w:pPr>
        <w:pStyle w:val="Code"/>
        <w:rPr>
          <w:highlight w:val="white"/>
        </w:rPr>
      </w:pPr>
      <w:r w:rsidRPr="00903DBA">
        <w:rPr>
          <w:highlight w:val="white"/>
        </w:rPr>
        <w:t>#define DEFAULT_PRECISION 6</w:t>
      </w:r>
    </w:p>
    <w:p w14:paraId="36B2650B" w14:textId="77777777" w:rsidR="00442030" w:rsidRPr="00903DBA" w:rsidRDefault="00442030" w:rsidP="00442030">
      <w:pPr>
        <w:pStyle w:val="Code"/>
        <w:rPr>
          <w:highlight w:val="white"/>
        </w:rPr>
      </w:pPr>
    </w:p>
    <w:p w14:paraId="74DB315C" w14:textId="77777777" w:rsidR="00442030" w:rsidRPr="00903DBA" w:rsidRDefault="00442030" w:rsidP="00442030">
      <w:pPr>
        <w:pStyle w:val="Code"/>
        <w:rPr>
          <w:highlight w:val="white"/>
        </w:rPr>
      </w:pPr>
      <w:r w:rsidRPr="00903DBA">
        <w:rPr>
          <w:highlight w:val="white"/>
        </w:rPr>
        <w:t>int putc(int i, FILE* stream) {</w:t>
      </w:r>
    </w:p>
    <w:p w14:paraId="18018984" w14:textId="77777777" w:rsidR="00442030" w:rsidRPr="00903DBA" w:rsidRDefault="00442030" w:rsidP="00442030">
      <w:pPr>
        <w:pStyle w:val="Code"/>
        <w:rPr>
          <w:highlight w:val="white"/>
        </w:rPr>
      </w:pPr>
      <w:r w:rsidRPr="00903DBA">
        <w:rPr>
          <w:highlight w:val="white"/>
        </w:rPr>
        <w:t xml:space="preserve">  g_outStatus = DEVICE;</w:t>
      </w:r>
    </w:p>
    <w:p w14:paraId="0E05406F" w14:textId="77777777" w:rsidR="00442030" w:rsidRPr="00903DBA" w:rsidRDefault="00442030" w:rsidP="00442030">
      <w:pPr>
        <w:pStyle w:val="Code"/>
        <w:rPr>
          <w:highlight w:val="white"/>
        </w:rPr>
      </w:pPr>
      <w:r w:rsidRPr="00903DBA">
        <w:rPr>
          <w:highlight w:val="white"/>
        </w:rPr>
        <w:t xml:space="preserve">  g_outDevice = (void*) stream;</w:t>
      </w:r>
    </w:p>
    <w:p w14:paraId="7A858DA1" w14:textId="77777777" w:rsidR="00442030" w:rsidRPr="00903DBA" w:rsidRDefault="00442030" w:rsidP="00442030">
      <w:pPr>
        <w:pStyle w:val="Code"/>
        <w:rPr>
          <w:highlight w:val="white"/>
        </w:rPr>
      </w:pPr>
      <w:r w:rsidRPr="00903DBA">
        <w:rPr>
          <w:highlight w:val="white"/>
        </w:rPr>
        <w:t xml:space="preserve">  printChar((char) i);</w:t>
      </w:r>
    </w:p>
    <w:p w14:paraId="7097593D" w14:textId="77777777" w:rsidR="00442030" w:rsidRPr="00903DBA" w:rsidRDefault="00442030" w:rsidP="00442030">
      <w:pPr>
        <w:pStyle w:val="Code"/>
        <w:rPr>
          <w:highlight w:val="white"/>
        </w:rPr>
      </w:pPr>
      <w:r w:rsidRPr="00903DBA">
        <w:rPr>
          <w:highlight w:val="white"/>
        </w:rPr>
        <w:t xml:space="preserve">  return 1;</w:t>
      </w:r>
    </w:p>
    <w:p w14:paraId="79476DD2" w14:textId="77777777" w:rsidR="00442030" w:rsidRPr="00903DBA" w:rsidRDefault="00442030" w:rsidP="00442030">
      <w:pPr>
        <w:pStyle w:val="Code"/>
        <w:rPr>
          <w:highlight w:val="white"/>
        </w:rPr>
      </w:pPr>
      <w:r w:rsidRPr="00903DBA">
        <w:rPr>
          <w:highlight w:val="white"/>
        </w:rPr>
        <w:t>}</w:t>
      </w:r>
    </w:p>
    <w:p w14:paraId="444D0A73" w14:textId="77777777" w:rsidR="00442030" w:rsidRPr="00903DBA" w:rsidRDefault="00442030" w:rsidP="00442030">
      <w:pPr>
        <w:pStyle w:val="Code"/>
        <w:rPr>
          <w:highlight w:val="white"/>
        </w:rPr>
      </w:pPr>
      <w:r w:rsidRPr="00903DBA">
        <w:rPr>
          <w:highlight w:val="white"/>
        </w:rPr>
        <w:t xml:space="preserve">  </w:t>
      </w:r>
    </w:p>
    <w:p w14:paraId="5A96ACAD" w14:textId="77777777" w:rsidR="00442030" w:rsidRPr="00903DBA" w:rsidRDefault="00442030" w:rsidP="00442030">
      <w:pPr>
        <w:pStyle w:val="Code"/>
        <w:rPr>
          <w:highlight w:val="white"/>
        </w:rPr>
      </w:pPr>
      <w:r w:rsidRPr="00903DBA">
        <w:rPr>
          <w:highlight w:val="white"/>
        </w:rPr>
        <w:t>int fputc(int i, FILE* stream) {</w:t>
      </w:r>
    </w:p>
    <w:p w14:paraId="616B4CF3" w14:textId="77777777" w:rsidR="00442030" w:rsidRPr="00903DBA" w:rsidRDefault="00442030" w:rsidP="00442030">
      <w:pPr>
        <w:pStyle w:val="Code"/>
        <w:rPr>
          <w:highlight w:val="white"/>
        </w:rPr>
      </w:pPr>
      <w:r w:rsidRPr="00903DBA">
        <w:rPr>
          <w:highlight w:val="white"/>
        </w:rPr>
        <w:t xml:space="preserve">  g_outStatus = DEVICE;</w:t>
      </w:r>
    </w:p>
    <w:p w14:paraId="6C73F9E4" w14:textId="77777777" w:rsidR="00442030" w:rsidRPr="00903DBA" w:rsidRDefault="00442030" w:rsidP="00442030">
      <w:pPr>
        <w:pStyle w:val="Code"/>
        <w:rPr>
          <w:highlight w:val="white"/>
        </w:rPr>
      </w:pPr>
      <w:r w:rsidRPr="00903DBA">
        <w:rPr>
          <w:highlight w:val="white"/>
        </w:rPr>
        <w:t xml:space="preserve">  g_outDevice = (void*) stream;</w:t>
      </w:r>
    </w:p>
    <w:p w14:paraId="38468415" w14:textId="77777777" w:rsidR="00442030" w:rsidRPr="00903DBA" w:rsidRDefault="00442030" w:rsidP="00442030">
      <w:pPr>
        <w:pStyle w:val="Code"/>
        <w:rPr>
          <w:highlight w:val="white"/>
        </w:rPr>
      </w:pPr>
      <w:r w:rsidRPr="00903DBA">
        <w:rPr>
          <w:highlight w:val="white"/>
        </w:rPr>
        <w:t xml:space="preserve">  printChar((char) i);</w:t>
      </w:r>
    </w:p>
    <w:p w14:paraId="0445F4F8" w14:textId="77777777" w:rsidR="00442030" w:rsidRPr="00903DBA" w:rsidRDefault="00442030" w:rsidP="00442030">
      <w:pPr>
        <w:pStyle w:val="Code"/>
        <w:rPr>
          <w:highlight w:val="white"/>
        </w:rPr>
      </w:pPr>
      <w:r w:rsidRPr="00903DBA">
        <w:rPr>
          <w:highlight w:val="white"/>
        </w:rPr>
        <w:t xml:space="preserve">  return 1;</w:t>
      </w:r>
    </w:p>
    <w:p w14:paraId="0AD391AF" w14:textId="77777777" w:rsidR="00442030" w:rsidRPr="00903DBA" w:rsidRDefault="00442030" w:rsidP="00442030">
      <w:pPr>
        <w:pStyle w:val="Code"/>
        <w:rPr>
          <w:highlight w:val="white"/>
        </w:rPr>
      </w:pPr>
      <w:r w:rsidRPr="00903DBA">
        <w:rPr>
          <w:highlight w:val="white"/>
        </w:rPr>
        <w:t>}</w:t>
      </w:r>
    </w:p>
    <w:p w14:paraId="718893E7" w14:textId="77777777" w:rsidR="00442030" w:rsidRPr="00903DBA" w:rsidRDefault="00442030" w:rsidP="00442030">
      <w:pPr>
        <w:pStyle w:val="Code"/>
        <w:rPr>
          <w:highlight w:val="white"/>
        </w:rPr>
      </w:pPr>
    </w:p>
    <w:p w14:paraId="1F9F0100" w14:textId="77777777" w:rsidR="00442030" w:rsidRPr="00903DBA" w:rsidRDefault="00442030" w:rsidP="00442030">
      <w:pPr>
        <w:pStyle w:val="Code"/>
        <w:rPr>
          <w:highlight w:val="white"/>
        </w:rPr>
      </w:pPr>
      <w:r w:rsidRPr="00903DBA">
        <w:rPr>
          <w:highlight w:val="white"/>
        </w:rPr>
        <w:t>int putchar(int i) {</w:t>
      </w:r>
    </w:p>
    <w:p w14:paraId="31F62F0C" w14:textId="77777777" w:rsidR="00442030" w:rsidRPr="00903DBA" w:rsidRDefault="00442030" w:rsidP="00442030">
      <w:pPr>
        <w:pStyle w:val="Code"/>
        <w:rPr>
          <w:highlight w:val="white"/>
        </w:rPr>
      </w:pPr>
      <w:r w:rsidRPr="00903DBA">
        <w:rPr>
          <w:highlight w:val="white"/>
        </w:rPr>
        <w:t xml:space="preserve">  g_outStatus = DEVICE;</w:t>
      </w:r>
    </w:p>
    <w:p w14:paraId="4C77B53A" w14:textId="77777777" w:rsidR="00442030" w:rsidRPr="00903DBA" w:rsidRDefault="00442030" w:rsidP="00442030">
      <w:pPr>
        <w:pStyle w:val="Code"/>
        <w:rPr>
          <w:highlight w:val="white"/>
        </w:rPr>
      </w:pPr>
      <w:r w:rsidRPr="00903DBA">
        <w:rPr>
          <w:highlight w:val="white"/>
        </w:rPr>
        <w:t xml:space="preserve">  g_outDevice = (void*) stdout;</w:t>
      </w:r>
    </w:p>
    <w:p w14:paraId="2770520E" w14:textId="77777777" w:rsidR="00442030" w:rsidRPr="00903DBA" w:rsidRDefault="00442030" w:rsidP="00442030">
      <w:pPr>
        <w:pStyle w:val="Code"/>
        <w:rPr>
          <w:highlight w:val="white"/>
        </w:rPr>
      </w:pPr>
      <w:r w:rsidRPr="00903DBA">
        <w:rPr>
          <w:highlight w:val="white"/>
        </w:rPr>
        <w:t xml:space="preserve">  printChar((char) i);</w:t>
      </w:r>
    </w:p>
    <w:p w14:paraId="1B08B0B7" w14:textId="77777777" w:rsidR="00442030" w:rsidRPr="00903DBA" w:rsidRDefault="00442030" w:rsidP="00442030">
      <w:pPr>
        <w:pStyle w:val="Code"/>
        <w:rPr>
          <w:highlight w:val="white"/>
        </w:rPr>
      </w:pPr>
      <w:r w:rsidRPr="00903DBA">
        <w:rPr>
          <w:highlight w:val="white"/>
        </w:rPr>
        <w:t xml:space="preserve">  return 1;</w:t>
      </w:r>
    </w:p>
    <w:p w14:paraId="377016DA" w14:textId="77777777" w:rsidR="00442030" w:rsidRPr="00903DBA" w:rsidRDefault="00442030" w:rsidP="00442030">
      <w:pPr>
        <w:pStyle w:val="Code"/>
        <w:rPr>
          <w:highlight w:val="white"/>
        </w:rPr>
      </w:pPr>
      <w:r w:rsidRPr="00903DBA">
        <w:rPr>
          <w:highlight w:val="white"/>
        </w:rPr>
        <w:t>}</w:t>
      </w:r>
    </w:p>
    <w:p w14:paraId="62296FC7" w14:textId="77777777" w:rsidR="00442030" w:rsidRPr="00903DBA" w:rsidRDefault="00442030" w:rsidP="00442030">
      <w:pPr>
        <w:pStyle w:val="Code"/>
        <w:rPr>
          <w:highlight w:val="white"/>
        </w:rPr>
      </w:pPr>
    </w:p>
    <w:p w14:paraId="6AB2032D" w14:textId="77777777" w:rsidR="00442030" w:rsidRPr="00903DBA" w:rsidRDefault="00442030" w:rsidP="00442030">
      <w:pPr>
        <w:pStyle w:val="Code"/>
        <w:rPr>
          <w:highlight w:val="white"/>
        </w:rPr>
      </w:pPr>
      <w:r w:rsidRPr="00903DBA">
        <w:rPr>
          <w:highlight w:val="white"/>
        </w:rPr>
        <w:t>void printChar(char c) {</w:t>
      </w:r>
    </w:p>
    <w:p w14:paraId="4A30C60A" w14:textId="77777777" w:rsidR="00442030" w:rsidRPr="00903DBA" w:rsidRDefault="00442030" w:rsidP="00442030">
      <w:pPr>
        <w:pStyle w:val="Code"/>
        <w:rPr>
          <w:highlight w:val="white"/>
        </w:rPr>
      </w:pPr>
      <w:r w:rsidRPr="00903DBA">
        <w:rPr>
          <w:highlight w:val="white"/>
        </w:rPr>
        <w:t xml:space="preserve">  int handle;</w:t>
      </w:r>
    </w:p>
    <w:p w14:paraId="4C2A4EAA" w14:textId="77777777" w:rsidR="00442030" w:rsidRPr="00903DBA" w:rsidRDefault="00442030" w:rsidP="00442030">
      <w:pPr>
        <w:pStyle w:val="Code"/>
        <w:rPr>
          <w:highlight w:val="white"/>
        </w:rPr>
      </w:pPr>
      <w:r w:rsidRPr="00903DBA">
        <w:rPr>
          <w:highlight w:val="white"/>
        </w:rPr>
        <w:t xml:space="preserve">  char* outString;</w:t>
      </w:r>
    </w:p>
    <w:p w14:paraId="0E18B238" w14:textId="77777777" w:rsidR="00442030" w:rsidRPr="00903DBA" w:rsidRDefault="00442030" w:rsidP="00442030">
      <w:pPr>
        <w:pStyle w:val="Code"/>
        <w:rPr>
          <w:highlight w:val="white"/>
        </w:rPr>
      </w:pPr>
    </w:p>
    <w:p w14:paraId="6479B561" w14:textId="77777777" w:rsidR="00442030" w:rsidRPr="00903DBA" w:rsidRDefault="00442030" w:rsidP="00442030">
      <w:pPr>
        <w:pStyle w:val="Code"/>
        <w:rPr>
          <w:highlight w:val="white"/>
        </w:rPr>
      </w:pPr>
      <w:r w:rsidRPr="00903DBA">
        <w:rPr>
          <w:highlight w:val="white"/>
        </w:rPr>
        <w:t xml:space="preserve">  switch (g_outStatus) {</w:t>
      </w:r>
    </w:p>
    <w:p w14:paraId="2C303C6E" w14:textId="77777777" w:rsidR="00442030" w:rsidRPr="00903DBA" w:rsidRDefault="00442030" w:rsidP="00442030">
      <w:pPr>
        <w:pStyle w:val="Code"/>
        <w:rPr>
          <w:highlight w:val="white"/>
        </w:rPr>
      </w:pPr>
      <w:r w:rsidRPr="00903DBA">
        <w:rPr>
          <w:highlight w:val="white"/>
        </w:rPr>
        <w:t xml:space="preserve">    case DEVICE: {</w:t>
      </w:r>
    </w:p>
    <w:p w14:paraId="518B1AE8" w14:textId="77777777" w:rsidR="00442030" w:rsidRPr="00903DBA" w:rsidRDefault="00442030" w:rsidP="00442030">
      <w:pPr>
        <w:pStyle w:val="Code"/>
        <w:rPr>
          <w:highlight w:val="white"/>
        </w:rPr>
      </w:pPr>
      <w:r w:rsidRPr="00903DBA">
        <w:rPr>
          <w:highlight w:val="white"/>
        </w:rPr>
        <w:t xml:space="preserve">        FILE* stream = (FILE*) g_outDevice;</w:t>
      </w:r>
    </w:p>
    <w:p w14:paraId="6094130A" w14:textId="77777777" w:rsidR="00442030" w:rsidRPr="00903DBA" w:rsidRDefault="00442030" w:rsidP="00442030">
      <w:pPr>
        <w:pStyle w:val="Code"/>
        <w:rPr>
          <w:highlight w:val="white"/>
        </w:rPr>
      </w:pPr>
    </w:p>
    <w:p w14:paraId="2BAB61E4" w14:textId="77777777" w:rsidR="00442030" w:rsidRPr="00903DBA" w:rsidRDefault="00442030" w:rsidP="00442030">
      <w:pPr>
        <w:pStyle w:val="Code"/>
        <w:rPr>
          <w:highlight w:val="white"/>
        </w:rPr>
      </w:pPr>
      <w:r w:rsidRPr="00903DBA">
        <w:rPr>
          <w:highlight w:val="white"/>
        </w:rPr>
        <w:t>#ifdef __WINDOWS__</w:t>
      </w:r>
    </w:p>
    <w:p w14:paraId="68D739F3" w14:textId="6D99D858" w:rsidR="00442030" w:rsidRPr="00903DBA" w:rsidRDefault="00442030" w:rsidP="00442030">
      <w:pPr>
        <w:pStyle w:val="Code"/>
        <w:rPr>
          <w:highlight w:val="white"/>
        </w:rPr>
      </w:pPr>
      <w:r w:rsidRPr="00903DBA">
        <w:rPr>
          <w:highlight w:val="white"/>
        </w:rPr>
        <w:t xml:space="preserve">        register_ah = 0x40;</w:t>
      </w:r>
    </w:p>
    <w:p w14:paraId="23D6FC1E" w14:textId="77777777" w:rsidR="00442030" w:rsidRPr="00903DBA" w:rsidRDefault="00442030" w:rsidP="00442030">
      <w:pPr>
        <w:pStyle w:val="Code"/>
        <w:rPr>
          <w:highlight w:val="white"/>
        </w:rPr>
      </w:pPr>
      <w:r w:rsidRPr="00903DBA">
        <w:rPr>
          <w:highlight w:val="white"/>
        </w:rPr>
        <w:t xml:space="preserve">        register_bx = stream-&gt;handle;</w:t>
      </w:r>
    </w:p>
    <w:p w14:paraId="0992C067" w14:textId="77777777" w:rsidR="00442030" w:rsidRPr="00903DBA" w:rsidRDefault="00442030" w:rsidP="00442030">
      <w:pPr>
        <w:pStyle w:val="Code"/>
        <w:rPr>
          <w:highlight w:val="white"/>
        </w:rPr>
      </w:pPr>
      <w:r w:rsidRPr="00903DBA">
        <w:rPr>
          <w:highlight w:val="white"/>
        </w:rPr>
        <w:t xml:space="preserve">        register_cx = 1;</w:t>
      </w:r>
    </w:p>
    <w:p w14:paraId="5DEBD70E" w14:textId="77777777" w:rsidR="00442030" w:rsidRPr="00903DBA" w:rsidRDefault="00442030" w:rsidP="00442030">
      <w:pPr>
        <w:pStyle w:val="Code"/>
        <w:rPr>
          <w:highlight w:val="white"/>
        </w:rPr>
      </w:pPr>
      <w:r w:rsidRPr="00903DBA">
        <w:rPr>
          <w:highlight w:val="white"/>
        </w:rPr>
        <w:t xml:space="preserve">        register_dx = &amp;c;</w:t>
      </w:r>
    </w:p>
    <w:p w14:paraId="3BA6114C" w14:textId="77777777" w:rsidR="00442030" w:rsidRPr="00903DBA" w:rsidRDefault="00442030" w:rsidP="00442030">
      <w:pPr>
        <w:pStyle w:val="Code"/>
        <w:rPr>
          <w:highlight w:val="white"/>
        </w:rPr>
      </w:pPr>
      <w:r w:rsidRPr="00903DBA">
        <w:rPr>
          <w:highlight w:val="white"/>
        </w:rPr>
        <w:t xml:space="preserve">        interrupt(0x21s);</w:t>
      </w:r>
    </w:p>
    <w:p w14:paraId="6CF268F3" w14:textId="77777777" w:rsidR="00442030" w:rsidRPr="00903DBA" w:rsidRDefault="00442030" w:rsidP="00442030">
      <w:pPr>
        <w:pStyle w:val="Code"/>
        <w:rPr>
          <w:highlight w:val="white"/>
        </w:rPr>
      </w:pPr>
      <w:r w:rsidRPr="00903DBA">
        <w:rPr>
          <w:highlight w:val="white"/>
        </w:rPr>
        <w:t>#endif</w:t>
      </w:r>
    </w:p>
    <w:p w14:paraId="2AB1120A" w14:textId="77777777" w:rsidR="00442030" w:rsidRPr="00903DBA" w:rsidRDefault="00442030" w:rsidP="00442030">
      <w:pPr>
        <w:pStyle w:val="Code"/>
        <w:rPr>
          <w:highlight w:val="white"/>
        </w:rPr>
      </w:pPr>
    </w:p>
    <w:p w14:paraId="660DC280" w14:textId="77777777" w:rsidR="00442030" w:rsidRPr="00903DBA" w:rsidRDefault="00442030" w:rsidP="00442030">
      <w:pPr>
        <w:pStyle w:val="Code"/>
        <w:rPr>
          <w:highlight w:val="white"/>
        </w:rPr>
      </w:pPr>
      <w:r w:rsidRPr="00903DBA">
        <w:rPr>
          <w:highlight w:val="white"/>
        </w:rPr>
        <w:t>#ifdef __LINUX__</w:t>
      </w:r>
    </w:p>
    <w:p w14:paraId="38EBA388" w14:textId="0296C896" w:rsidR="00442030" w:rsidRPr="00903DBA" w:rsidRDefault="00442030" w:rsidP="00442030">
      <w:pPr>
        <w:pStyle w:val="Code"/>
        <w:rPr>
          <w:highlight w:val="white"/>
        </w:rPr>
      </w:pPr>
      <w:r w:rsidRPr="00903DBA">
        <w:rPr>
          <w:highlight w:val="white"/>
        </w:rPr>
        <w:t xml:space="preserve">        register_rax = 0x01;</w:t>
      </w:r>
    </w:p>
    <w:p w14:paraId="42ED7BFC" w14:textId="77777777" w:rsidR="00442030" w:rsidRPr="00903DBA" w:rsidRDefault="00442030" w:rsidP="00442030">
      <w:pPr>
        <w:pStyle w:val="Code"/>
        <w:rPr>
          <w:highlight w:val="white"/>
        </w:rPr>
      </w:pPr>
      <w:r w:rsidRPr="00903DBA">
        <w:rPr>
          <w:highlight w:val="white"/>
        </w:rPr>
        <w:t xml:space="preserve">        register_rdi = (unsigned long) stream-&gt;handle;</w:t>
      </w:r>
    </w:p>
    <w:p w14:paraId="2BBA5BBF" w14:textId="77777777" w:rsidR="00442030" w:rsidRPr="00903DBA" w:rsidRDefault="00442030" w:rsidP="00442030">
      <w:pPr>
        <w:pStyle w:val="Code"/>
        <w:rPr>
          <w:highlight w:val="white"/>
        </w:rPr>
      </w:pPr>
      <w:r w:rsidRPr="00903DBA">
        <w:rPr>
          <w:highlight w:val="white"/>
        </w:rPr>
        <w:t xml:space="preserve">        register_rsi = (unsigned long) &amp;c;</w:t>
      </w:r>
    </w:p>
    <w:p w14:paraId="275E8920" w14:textId="77777777" w:rsidR="00442030" w:rsidRPr="00903DBA" w:rsidRDefault="00442030" w:rsidP="00442030">
      <w:pPr>
        <w:pStyle w:val="Code"/>
        <w:rPr>
          <w:highlight w:val="white"/>
        </w:rPr>
      </w:pPr>
      <w:r w:rsidRPr="00903DBA">
        <w:rPr>
          <w:highlight w:val="white"/>
        </w:rPr>
        <w:t xml:space="preserve">        register_rdx = 1L;</w:t>
      </w:r>
    </w:p>
    <w:p w14:paraId="70BF6930" w14:textId="77777777" w:rsidR="00442030" w:rsidRPr="00903DBA" w:rsidRDefault="00442030" w:rsidP="00442030">
      <w:pPr>
        <w:pStyle w:val="Code"/>
        <w:rPr>
          <w:highlight w:val="white"/>
        </w:rPr>
      </w:pPr>
      <w:r w:rsidRPr="00903DBA">
        <w:rPr>
          <w:highlight w:val="white"/>
        </w:rPr>
        <w:t xml:space="preserve">        syscall();</w:t>
      </w:r>
    </w:p>
    <w:p w14:paraId="7A334B19" w14:textId="77777777" w:rsidR="00442030" w:rsidRPr="00903DBA" w:rsidRDefault="00442030" w:rsidP="00442030">
      <w:pPr>
        <w:pStyle w:val="Code"/>
        <w:rPr>
          <w:highlight w:val="white"/>
        </w:rPr>
      </w:pPr>
      <w:r w:rsidRPr="00903DBA">
        <w:rPr>
          <w:highlight w:val="white"/>
        </w:rPr>
        <w:t>#endif</w:t>
      </w:r>
    </w:p>
    <w:p w14:paraId="1CD4F73E" w14:textId="77777777" w:rsidR="00442030" w:rsidRPr="00903DBA" w:rsidRDefault="00442030" w:rsidP="00442030">
      <w:pPr>
        <w:pStyle w:val="Code"/>
        <w:rPr>
          <w:highlight w:val="white"/>
        </w:rPr>
      </w:pPr>
      <w:r w:rsidRPr="00903DBA">
        <w:rPr>
          <w:highlight w:val="white"/>
        </w:rPr>
        <w:t xml:space="preserve">        ++g_outChars;</w:t>
      </w:r>
    </w:p>
    <w:p w14:paraId="311DD46D" w14:textId="77777777" w:rsidR="00442030" w:rsidRPr="00903DBA" w:rsidRDefault="00442030" w:rsidP="00442030">
      <w:pPr>
        <w:pStyle w:val="Code"/>
        <w:rPr>
          <w:highlight w:val="white"/>
        </w:rPr>
      </w:pPr>
      <w:r w:rsidRPr="00903DBA">
        <w:rPr>
          <w:highlight w:val="white"/>
        </w:rPr>
        <w:t xml:space="preserve">        break;</w:t>
      </w:r>
    </w:p>
    <w:p w14:paraId="606B1756" w14:textId="77777777" w:rsidR="00442030" w:rsidRPr="00903DBA" w:rsidRDefault="00442030" w:rsidP="00442030">
      <w:pPr>
        <w:pStyle w:val="Code"/>
        <w:rPr>
          <w:highlight w:val="white"/>
        </w:rPr>
      </w:pPr>
      <w:r w:rsidRPr="00903DBA">
        <w:rPr>
          <w:highlight w:val="white"/>
        </w:rPr>
        <w:t xml:space="preserve">      }</w:t>
      </w:r>
    </w:p>
    <w:p w14:paraId="076B31DC" w14:textId="77777777" w:rsidR="00442030" w:rsidRPr="00903DBA" w:rsidRDefault="00442030" w:rsidP="00442030">
      <w:pPr>
        <w:pStyle w:val="Code"/>
        <w:rPr>
          <w:highlight w:val="white"/>
        </w:rPr>
      </w:pPr>
    </w:p>
    <w:p w14:paraId="366482D0" w14:textId="77777777" w:rsidR="00442030" w:rsidRPr="00903DBA" w:rsidRDefault="00442030" w:rsidP="00442030">
      <w:pPr>
        <w:pStyle w:val="Code"/>
        <w:rPr>
          <w:highlight w:val="white"/>
        </w:rPr>
      </w:pPr>
      <w:r w:rsidRPr="00903DBA">
        <w:rPr>
          <w:highlight w:val="white"/>
        </w:rPr>
        <w:t xml:space="preserve">    case STRING: {</w:t>
      </w:r>
    </w:p>
    <w:p w14:paraId="48FB40C0" w14:textId="77777777" w:rsidR="00442030" w:rsidRPr="00903DBA" w:rsidRDefault="00442030" w:rsidP="00442030">
      <w:pPr>
        <w:pStyle w:val="Code"/>
        <w:rPr>
          <w:highlight w:val="white"/>
        </w:rPr>
      </w:pPr>
      <w:r w:rsidRPr="00903DBA">
        <w:rPr>
          <w:highlight w:val="white"/>
        </w:rPr>
        <w:t xml:space="preserve">        outString = (char*) g_outDevice;</w:t>
      </w:r>
    </w:p>
    <w:p w14:paraId="69EFE1C2" w14:textId="77777777" w:rsidR="00442030" w:rsidRPr="00903DBA" w:rsidRDefault="00442030" w:rsidP="00442030">
      <w:pPr>
        <w:pStyle w:val="Code"/>
        <w:rPr>
          <w:highlight w:val="white"/>
        </w:rPr>
      </w:pPr>
      <w:r w:rsidRPr="00903DBA">
        <w:rPr>
          <w:highlight w:val="white"/>
        </w:rPr>
        <w:lastRenderedPageBreak/>
        <w:t xml:space="preserve">        outString[g_outChars++] = c;</w:t>
      </w:r>
    </w:p>
    <w:p w14:paraId="32B4D1C7" w14:textId="77777777" w:rsidR="00442030" w:rsidRPr="00903DBA" w:rsidRDefault="00442030" w:rsidP="00442030">
      <w:pPr>
        <w:pStyle w:val="Code"/>
        <w:rPr>
          <w:highlight w:val="white"/>
        </w:rPr>
      </w:pPr>
      <w:r w:rsidRPr="00903DBA">
        <w:rPr>
          <w:highlight w:val="white"/>
        </w:rPr>
        <w:t xml:space="preserve">      }</w:t>
      </w:r>
    </w:p>
    <w:p w14:paraId="5DE09443" w14:textId="77777777" w:rsidR="00442030" w:rsidRPr="00903DBA" w:rsidRDefault="00442030" w:rsidP="00442030">
      <w:pPr>
        <w:pStyle w:val="Code"/>
        <w:rPr>
          <w:highlight w:val="white"/>
        </w:rPr>
      </w:pPr>
      <w:r w:rsidRPr="00903DBA">
        <w:rPr>
          <w:highlight w:val="white"/>
        </w:rPr>
        <w:t xml:space="preserve">      break;</w:t>
      </w:r>
    </w:p>
    <w:p w14:paraId="0BA4A76F" w14:textId="77777777" w:rsidR="00442030" w:rsidRPr="00903DBA" w:rsidRDefault="00442030" w:rsidP="00442030">
      <w:pPr>
        <w:pStyle w:val="Code"/>
        <w:rPr>
          <w:highlight w:val="white"/>
        </w:rPr>
      </w:pPr>
    </w:p>
    <w:p w14:paraId="46B7FFAD" w14:textId="77777777" w:rsidR="00442030" w:rsidRPr="00903DBA" w:rsidRDefault="00442030" w:rsidP="00442030">
      <w:pPr>
        <w:pStyle w:val="Code"/>
        <w:rPr>
          <w:highlight w:val="white"/>
        </w:rPr>
      </w:pPr>
      <w:r w:rsidRPr="00903DBA">
        <w:rPr>
          <w:highlight w:val="white"/>
        </w:rPr>
        <w:t xml:space="preserve">    case BLANK:</w:t>
      </w:r>
    </w:p>
    <w:p w14:paraId="1BD86C16" w14:textId="77777777" w:rsidR="00442030" w:rsidRPr="00903DBA" w:rsidRDefault="00442030" w:rsidP="00442030">
      <w:pPr>
        <w:pStyle w:val="Code"/>
        <w:rPr>
          <w:highlight w:val="white"/>
        </w:rPr>
      </w:pPr>
      <w:r w:rsidRPr="00903DBA">
        <w:rPr>
          <w:highlight w:val="white"/>
        </w:rPr>
        <w:t xml:space="preserve">      g_outChars++;</w:t>
      </w:r>
    </w:p>
    <w:p w14:paraId="58B75278" w14:textId="77777777" w:rsidR="00442030" w:rsidRPr="00903DBA" w:rsidRDefault="00442030" w:rsidP="00442030">
      <w:pPr>
        <w:pStyle w:val="Code"/>
        <w:rPr>
          <w:highlight w:val="white"/>
        </w:rPr>
      </w:pPr>
      <w:r w:rsidRPr="00903DBA">
        <w:rPr>
          <w:highlight w:val="white"/>
        </w:rPr>
        <w:t xml:space="preserve">      break;</w:t>
      </w:r>
    </w:p>
    <w:p w14:paraId="0BE3B491" w14:textId="77777777" w:rsidR="00442030" w:rsidRPr="00903DBA" w:rsidRDefault="00442030" w:rsidP="00442030">
      <w:pPr>
        <w:pStyle w:val="Code"/>
        <w:rPr>
          <w:highlight w:val="white"/>
        </w:rPr>
      </w:pPr>
      <w:r w:rsidRPr="00903DBA">
        <w:rPr>
          <w:highlight w:val="white"/>
        </w:rPr>
        <w:t xml:space="preserve">  }</w:t>
      </w:r>
    </w:p>
    <w:p w14:paraId="3992D287" w14:textId="77777777" w:rsidR="00442030" w:rsidRPr="00903DBA" w:rsidRDefault="00442030" w:rsidP="00442030">
      <w:pPr>
        <w:pStyle w:val="Code"/>
        <w:rPr>
          <w:highlight w:val="white"/>
        </w:rPr>
      </w:pPr>
      <w:r w:rsidRPr="00903DBA">
        <w:rPr>
          <w:highlight w:val="white"/>
        </w:rPr>
        <w:t>}</w:t>
      </w:r>
    </w:p>
    <w:p w14:paraId="50A35331" w14:textId="77777777" w:rsidR="00442030" w:rsidRPr="00903DBA" w:rsidRDefault="00442030" w:rsidP="00442030">
      <w:pPr>
        <w:pStyle w:val="Code"/>
        <w:rPr>
          <w:highlight w:val="white"/>
        </w:rPr>
      </w:pPr>
    </w:p>
    <w:p w14:paraId="24BB69F3" w14:textId="285F023F" w:rsidR="00442030" w:rsidRPr="00903DBA" w:rsidRDefault="00442030" w:rsidP="00442030">
      <w:pPr>
        <w:pStyle w:val="Code"/>
        <w:rPr>
          <w:highlight w:val="white"/>
        </w:rPr>
      </w:pPr>
      <w:r w:rsidRPr="00903DBA">
        <w:rPr>
          <w:highlight w:val="white"/>
        </w:rPr>
        <w:t>void printString(</w:t>
      </w:r>
      <w:r w:rsidR="00FE2217" w:rsidRPr="00903DBA">
        <w:rPr>
          <w:highlight w:val="white"/>
        </w:rPr>
        <w:t xml:space="preserve">const </w:t>
      </w:r>
      <w:r w:rsidRPr="00903DBA">
        <w:rPr>
          <w:highlight w:val="white"/>
        </w:rPr>
        <w:t>char* s, int precision) {</w:t>
      </w:r>
    </w:p>
    <w:p w14:paraId="44DC5F60" w14:textId="77777777" w:rsidR="00442030" w:rsidRPr="00903DBA" w:rsidRDefault="00442030" w:rsidP="00442030">
      <w:pPr>
        <w:pStyle w:val="Code"/>
        <w:rPr>
          <w:highlight w:val="white"/>
        </w:rPr>
      </w:pPr>
      <w:r w:rsidRPr="00903DBA">
        <w:rPr>
          <w:highlight w:val="white"/>
        </w:rPr>
        <w:t xml:space="preserve">  if (s != NULL) {</w:t>
      </w:r>
    </w:p>
    <w:p w14:paraId="5543C662" w14:textId="77777777" w:rsidR="00442030" w:rsidRPr="00903DBA" w:rsidRDefault="00442030" w:rsidP="00442030">
      <w:pPr>
        <w:pStyle w:val="Code"/>
        <w:rPr>
          <w:highlight w:val="white"/>
        </w:rPr>
      </w:pPr>
      <w:r w:rsidRPr="00903DBA">
        <w:rPr>
          <w:highlight w:val="white"/>
        </w:rPr>
        <w:t xml:space="preserve">    int index;</w:t>
      </w:r>
    </w:p>
    <w:p w14:paraId="241E75A5" w14:textId="77777777" w:rsidR="00442030" w:rsidRPr="00903DBA" w:rsidRDefault="00442030" w:rsidP="00442030">
      <w:pPr>
        <w:pStyle w:val="Code"/>
        <w:rPr>
          <w:highlight w:val="white"/>
        </w:rPr>
      </w:pPr>
    </w:p>
    <w:p w14:paraId="3F93FED4" w14:textId="77777777" w:rsidR="00442030" w:rsidRPr="00903DBA" w:rsidRDefault="00442030" w:rsidP="00442030">
      <w:pPr>
        <w:pStyle w:val="Code"/>
        <w:rPr>
          <w:highlight w:val="white"/>
        </w:rPr>
      </w:pPr>
      <w:r w:rsidRPr="00903DBA">
        <w:rPr>
          <w:highlight w:val="white"/>
        </w:rPr>
        <w:t xml:space="preserve">    if (precision == 0) {</w:t>
      </w:r>
    </w:p>
    <w:p w14:paraId="2BA3D439" w14:textId="77777777" w:rsidR="00442030" w:rsidRPr="00903DBA" w:rsidRDefault="00442030" w:rsidP="00442030">
      <w:pPr>
        <w:pStyle w:val="Code"/>
        <w:rPr>
          <w:highlight w:val="white"/>
        </w:rPr>
      </w:pPr>
      <w:r w:rsidRPr="00903DBA">
        <w:rPr>
          <w:highlight w:val="white"/>
        </w:rPr>
        <w:t xml:space="preserve">      for (index = 0; s[index] != '\0'; ++index) {</w:t>
      </w:r>
    </w:p>
    <w:p w14:paraId="471153F1" w14:textId="77777777" w:rsidR="00442030" w:rsidRPr="00903DBA" w:rsidRDefault="00442030" w:rsidP="00442030">
      <w:pPr>
        <w:pStyle w:val="Code"/>
        <w:rPr>
          <w:highlight w:val="white"/>
        </w:rPr>
      </w:pPr>
      <w:r w:rsidRPr="00903DBA">
        <w:rPr>
          <w:highlight w:val="white"/>
        </w:rPr>
        <w:t xml:space="preserve">        printChar(s[index]);</w:t>
      </w:r>
    </w:p>
    <w:p w14:paraId="7ECE1818" w14:textId="77777777" w:rsidR="00442030" w:rsidRPr="00903DBA" w:rsidRDefault="00442030" w:rsidP="00442030">
      <w:pPr>
        <w:pStyle w:val="Code"/>
        <w:rPr>
          <w:highlight w:val="white"/>
        </w:rPr>
      </w:pPr>
      <w:r w:rsidRPr="00903DBA">
        <w:rPr>
          <w:highlight w:val="white"/>
        </w:rPr>
        <w:t xml:space="preserve">      }</w:t>
      </w:r>
    </w:p>
    <w:p w14:paraId="437F3EDD" w14:textId="77777777" w:rsidR="00442030" w:rsidRPr="00903DBA" w:rsidRDefault="00442030" w:rsidP="00442030">
      <w:pPr>
        <w:pStyle w:val="Code"/>
        <w:rPr>
          <w:highlight w:val="white"/>
        </w:rPr>
      </w:pPr>
      <w:r w:rsidRPr="00903DBA">
        <w:rPr>
          <w:highlight w:val="white"/>
        </w:rPr>
        <w:t xml:space="preserve">    }</w:t>
      </w:r>
    </w:p>
    <w:p w14:paraId="039B7EBA" w14:textId="77777777" w:rsidR="00442030" w:rsidRPr="00903DBA" w:rsidRDefault="00442030" w:rsidP="00442030">
      <w:pPr>
        <w:pStyle w:val="Code"/>
        <w:rPr>
          <w:highlight w:val="white"/>
        </w:rPr>
      </w:pPr>
      <w:r w:rsidRPr="00903DBA">
        <w:rPr>
          <w:highlight w:val="white"/>
        </w:rPr>
        <w:t xml:space="preserve">    else {</w:t>
      </w:r>
    </w:p>
    <w:p w14:paraId="7F596242" w14:textId="77777777" w:rsidR="00442030" w:rsidRPr="00903DBA" w:rsidRDefault="00442030" w:rsidP="00442030">
      <w:pPr>
        <w:pStyle w:val="Code"/>
        <w:rPr>
          <w:highlight w:val="white"/>
        </w:rPr>
      </w:pPr>
      <w:r w:rsidRPr="00903DBA">
        <w:rPr>
          <w:highlight w:val="white"/>
        </w:rPr>
        <w:t xml:space="preserve">      for (index = 0; (precision-- &gt; 0) &amp;&amp; (s[index] != '\0'); ++index) {</w:t>
      </w:r>
    </w:p>
    <w:p w14:paraId="231B8320" w14:textId="77777777" w:rsidR="00442030" w:rsidRPr="00903DBA" w:rsidRDefault="00442030" w:rsidP="00442030">
      <w:pPr>
        <w:pStyle w:val="Code"/>
        <w:rPr>
          <w:highlight w:val="white"/>
        </w:rPr>
      </w:pPr>
      <w:r w:rsidRPr="00903DBA">
        <w:rPr>
          <w:highlight w:val="white"/>
        </w:rPr>
        <w:t xml:space="preserve">        printChar(s[index]);</w:t>
      </w:r>
    </w:p>
    <w:p w14:paraId="718233EB" w14:textId="77777777" w:rsidR="00442030" w:rsidRPr="00903DBA" w:rsidRDefault="00442030" w:rsidP="00442030">
      <w:pPr>
        <w:pStyle w:val="Code"/>
        <w:rPr>
          <w:highlight w:val="white"/>
        </w:rPr>
      </w:pPr>
      <w:r w:rsidRPr="00903DBA">
        <w:rPr>
          <w:highlight w:val="white"/>
        </w:rPr>
        <w:t xml:space="preserve">      }</w:t>
      </w:r>
    </w:p>
    <w:p w14:paraId="2B0EC1A6" w14:textId="77777777" w:rsidR="00442030" w:rsidRPr="00903DBA" w:rsidRDefault="00442030" w:rsidP="00442030">
      <w:pPr>
        <w:pStyle w:val="Code"/>
        <w:rPr>
          <w:highlight w:val="white"/>
        </w:rPr>
      </w:pPr>
      <w:r w:rsidRPr="00903DBA">
        <w:rPr>
          <w:highlight w:val="white"/>
        </w:rPr>
        <w:t xml:space="preserve">    }</w:t>
      </w:r>
    </w:p>
    <w:p w14:paraId="7027B9C5" w14:textId="77777777" w:rsidR="00442030" w:rsidRPr="00903DBA" w:rsidRDefault="00442030" w:rsidP="00442030">
      <w:pPr>
        <w:pStyle w:val="Code"/>
        <w:rPr>
          <w:highlight w:val="white"/>
        </w:rPr>
      </w:pPr>
      <w:r w:rsidRPr="00903DBA">
        <w:rPr>
          <w:highlight w:val="white"/>
        </w:rPr>
        <w:t xml:space="preserve">  }</w:t>
      </w:r>
    </w:p>
    <w:p w14:paraId="3F0EAACF" w14:textId="77777777" w:rsidR="00442030" w:rsidRPr="00903DBA" w:rsidRDefault="00442030" w:rsidP="00442030">
      <w:pPr>
        <w:pStyle w:val="Code"/>
        <w:rPr>
          <w:highlight w:val="white"/>
        </w:rPr>
      </w:pPr>
      <w:r w:rsidRPr="00903DBA">
        <w:rPr>
          <w:highlight w:val="white"/>
        </w:rPr>
        <w:t xml:space="preserve">  else {</w:t>
      </w:r>
    </w:p>
    <w:p w14:paraId="30BBA4F0" w14:textId="77777777" w:rsidR="00442030" w:rsidRPr="00903DBA" w:rsidRDefault="00442030" w:rsidP="00442030">
      <w:pPr>
        <w:pStyle w:val="Code"/>
        <w:rPr>
          <w:highlight w:val="white"/>
        </w:rPr>
      </w:pPr>
      <w:r w:rsidRPr="00903DBA">
        <w:rPr>
          <w:highlight w:val="white"/>
        </w:rPr>
        <w:t xml:space="preserve">    printChar('&lt;');</w:t>
      </w:r>
    </w:p>
    <w:p w14:paraId="29B34795" w14:textId="77777777" w:rsidR="00442030" w:rsidRPr="00903DBA" w:rsidRDefault="00442030" w:rsidP="00442030">
      <w:pPr>
        <w:pStyle w:val="Code"/>
        <w:rPr>
          <w:highlight w:val="white"/>
        </w:rPr>
      </w:pPr>
      <w:r w:rsidRPr="00903DBA">
        <w:rPr>
          <w:highlight w:val="white"/>
        </w:rPr>
        <w:t xml:space="preserve">    printChar('N');</w:t>
      </w:r>
    </w:p>
    <w:p w14:paraId="5DCDE20A" w14:textId="77777777" w:rsidR="00442030" w:rsidRPr="00903DBA" w:rsidRDefault="00442030" w:rsidP="00442030">
      <w:pPr>
        <w:pStyle w:val="Code"/>
        <w:rPr>
          <w:highlight w:val="white"/>
        </w:rPr>
      </w:pPr>
      <w:r w:rsidRPr="00903DBA">
        <w:rPr>
          <w:highlight w:val="white"/>
        </w:rPr>
        <w:t xml:space="preserve">    printChar('U');</w:t>
      </w:r>
    </w:p>
    <w:p w14:paraId="3E657B57" w14:textId="77777777" w:rsidR="00442030" w:rsidRPr="00903DBA" w:rsidRDefault="00442030" w:rsidP="00442030">
      <w:pPr>
        <w:pStyle w:val="Code"/>
        <w:rPr>
          <w:highlight w:val="white"/>
        </w:rPr>
      </w:pPr>
      <w:r w:rsidRPr="00903DBA">
        <w:rPr>
          <w:highlight w:val="white"/>
        </w:rPr>
        <w:t xml:space="preserve">    printChar('L');</w:t>
      </w:r>
    </w:p>
    <w:p w14:paraId="56398D0C" w14:textId="77777777" w:rsidR="00442030" w:rsidRPr="00903DBA" w:rsidRDefault="00442030" w:rsidP="00442030">
      <w:pPr>
        <w:pStyle w:val="Code"/>
        <w:rPr>
          <w:highlight w:val="white"/>
        </w:rPr>
      </w:pPr>
      <w:r w:rsidRPr="00903DBA">
        <w:rPr>
          <w:highlight w:val="white"/>
        </w:rPr>
        <w:t xml:space="preserve">    printChar('L');</w:t>
      </w:r>
    </w:p>
    <w:p w14:paraId="78E4FA65" w14:textId="77777777" w:rsidR="00442030" w:rsidRPr="00903DBA" w:rsidRDefault="00442030" w:rsidP="00442030">
      <w:pPr>
        <w:pStyle w:val="Code"/>
        <w:rPr>
          <w:highlight w:val="white"/>
        </w:rPr>
      </w:pPr>
      <w:r w:rsidRPr="00903DBA">
        <w:rPr>
          <w:highlight w:val="white"/>
        </w:rPr>
        <w:t xml:space="preserve">    printChar('&gt;');</w:t>
      </w:r>
    </w:p>
    <w:p w14:paraId="0366EA42" w14:textId="77777777" w:rsidR="00442030" w:rsidRPr="00903DBA" w:rsidRDefault="00442030" w:rsidP="00442030">
      <w:pPr>
        <w:pStyle w:val="Code"/>
        <w:rPr>
          <w:highlight w:val="white"/>
        </w:rPr>
      </w:pPr>
      <w:r w:rsidRPr="00903DBA">
        <w:rPr>
          <w:highlight w:val="white"/>
        </w:rPr>
        <w:t xml:space="preserve">  }</w:t>
      </w:r>
    </w:p>
    <w:p w14:paraId="1E35994E" w14:textId="77777777" w:rsidR="00442030" w:rsidRPr="00903DBA" w:rsidRDefault="00442030" w:rsidP="00442030">
      <w:pPr>
        <w:pStyle w:val="Code"/>
        <w:rPr>
          <w:highlight w:val="white"/>
        </w:rPr>
      </w:pPr>
      <w:r w:rsidRPr="00903DBA">
        <w:rPr>
          <w:highlight w:val="white"/>
        </w:rPr>
        <w:t>}</w:t>
      </w:r>
    </w:p>
    <w:p w14:paraId="09470913" w14:textId="77777777" w:rsidR="00442030" w:rsidRPr="00903DBA" w:rsidRDefault="00442030" w:rsidP="00442030">
      <w:pPr>
        <w:pStyle w:val="Code"/>
        <w:rPr>
          <w:highlight w:val="white"/>
        </w:rPr>
      </w:pPr>
    </w:p>
    <w:p w14:paraId="0533D92D" w14:textId="77777777" w:rsidR="00442030" w:rsidRPr="00903DBA" w:rsidRDefault="00442030" w:rsidP="00442030">
      <w:pPr>
        <w:pStyle w:val="Code"/>
        <w:rPr>
          <w:highlight w:val="white"/>
        </w:rPr>
      </w:pPr>
      <w:r w:rsidRPr="00903DBA">
        <w:rPr>
          <w:highlight w:val="white"/>
        </w:rPr>
        <w:t>void printLongIntRec(long longValue) {</w:t>
      </w:r>
    </w:p>
    <w:p w14:paraId="311F3A76" w14:textId="77777777" w:rsidR="00442030" w:rsidRPr="00903DBA" w:rsidRDefault="00442030" w:rsidP="00442030">
      <w:pPr>
        <w:pStyle w:val="Code"/>
        <w:rPr>
          <w:highlight w:val="white"/>
        </w:rPr>
      </w:pPr>
      <w:r w:rsidRPr="00903DBA">
        <w:rPr>
          <w:highlight w:val="white"/>
        </w:rPr>
        <w:t xml:space="preserve">  if (longValue != 0) {</w:t>
      </w:r>
    </w:p>
    <w:p w14:paraId="161293AA" w14:textId="77777777" w:rsidR="00442030" w:rsidRPr="00903DBA" w:rsidRDefault="00442030" w:rsidP="00442030">
      <w:pPr>
        <w:pStyle w:val="Code"/>
        <w:rPr>
          <w:highlight w:val="white"/>
        </w:rPr>
      </w:pPr>
      <w:r w:rsidRPr="00903DBA">
        <w:rPr>
          <w:highlight w:val="white"/>
        </w:rPr>
        <w:t xml:space="preserve">    int digit = (int) (longValue % 10L);</w:t>
      </w:r>
    </w:p>
    <w:p w14:paraId="61B7AF95" w14:textId="77777777" w:rsidR="00442030" w:rsidRPr="00903DBA" w:rsidRDefault="00442030" w:rsidP="00442030">
      <w:pPr>
        <w:pStyle w:val="Code"/>
        <w:rPr>
          <w:highlight w:val="white"/>
        </w:rPr>
      </w:pPr>
      <w:r w:rsidRPr="00903DBA">
        <w:rPr>
          <w:highlight w:val="white"/>
        </w:rPr>
        <w:t xml:space="preserve">    printLongIntRec(longValue / 10L);</w:t>
      </w:r>
    </w:p>
    <w:p w14:paraId="5ED7C443" w14:textId="77777777" w:rsidR="00442030" w:rsidRPr="00903DBA" w:rsidRDefault="00442030" w:rsidP="00442030">
      <w:pPr>
        <w:pStyle w:val="Code"/>
        <w:rPr>
          <w:highlight w:val="white"/>
        </w:rPr>
      </w:pPr>
      <w:r w:rsidRPr="00903DBA">
        <w:rPr>
          <w:highlight w:val="white"/>
        </w:rPr>
        <w:t xml:space="preserve">    printChar((char)(digit + '0'));</w:t>
      </w:r>
    </w:p>
    <w:p w14:paraId="16913614" w14:textId="77777777" w:rsidR="00442030" w:rsidRPr="00903DBA" w:rsidRDefault="00442030" w:rsidP="00442030">
      <w:pPr>
        <w:pStyle w:val="Code"/>
        <w:rPr>
          <w:highlight w:val="white"/>
        </w:rPr>
      </w:pPr>
      <w:r w:rsidRPr="00903DBA">
        <w:rPr>
          <w:highlight w:val="white"/>
        </w:rPr>
        <w:t xml:space="preserve">  }</w:t>
      </w:r>
    </w:p>
    <w:p w14:paraId="5BD45AC8" w14:textId="77777777" w:rsidR="00442030" w:rsidRPr="00903DBA" w:rsidRDefault="00442030" w:rsidP="00442030">
      <w:pPr>
        <w:pStyle w:val="Code"/>
        <w:rPr>
          <w:highlight w:val="white"/>
        </w:rPr>
      </w:pPr>
      <w:r w:rsidRPr="00903DBA">
        <w:rPr>
          <w:highlight w:val="white"/>
        </w:rPr>
        <w:t>}</w:t>
      </w:r>
    </w:p>
    <w:p w14:paraId="7CAB895D" w14:textId="77777777" w:rsidR="00442030" w:rsidRPr="00903DBA" w:rsidRDefault="00442030" w:rsidP="00442030">
      <w:pPr>
        <w:pStyle w:val="Code"/>
        <w:rPr>
          <w:highlight w:val="white"/>
        </w:rPr>
      </w:pPr>
    </w:p>
    <w:p w14:paraId="5BC1A567" w14:textId="77777777" w:rsidR="00442030" w:rsidRPr="00903DBA" w:rsidRDefault="00442030" w:rsidP="00442030">
      <w:pPr>
        <w:pStyle w:val="Code"/>
        <w:rPr>
          <w:highlight w:val="white"/>
        </w:rPr>
      </w:pPr>
      <w:r w:rsidRPr="00903DBA">
        <w:rPr>
          <w:highlight w:val="white"/>
        </w:rPr>
        <w:t>void printLongInt(long longValue, BOOL plus, BOOL space) {</w:t>
      </w:r>
    </w:p>
    <w:p w14:paraId="2EF33A8F" w14:textId="77777777" w:rsidR="00442030" w:rsidRPr="00903DBA" w:rsidRDefault="00442030" w:rsidP="00442030">
      <w:pPr>
        <w:pStyle w:val="Code"/>
        <w:rPr>
          <w:highlight w:val="white"/>
        </w:rPr>
      </w:pPr>
      <w:r w:rsidRPr="00903DBA">
        <w:rPr>
          <w:highlight w:val="white"/>
        </w:rPr>
        <w:t xml:space="preserve">  if (longValue &lt; 0L) {</w:t>
      </w:r>
    </w:p>
    <w:p w14:paraId="441A4722" w14:textId="77777777" w:rsidR="00442030" w:rsidRPr="00903DBA" w:rsidRDefault="00442030" w:rsidP="00442030">
      <w:pPr>
        <w:pStyle w:val="Code"/>
        <w:rPr>
          <w:highlight w:val="white"/>
        </w:rPr>
      </w:pPr>
      <w:r w:rsidRPr="00903DBA">
        <w:rPr>
          <w:highlight w:val="white"/>
        </w:rPr>
        <w:t xml:space="preserve">    longValue = -longValue;</w:t>
      </w:r>
    </w:p>
    <w:p w14:paraId="3F27AC42" w14:textId="77777777" w:rsidR="00442030" w:rsidRPr="00903DBA" w:rsidRDefault="00442030" w:rsidP="00442030">
      <w:pPr>
        <w:pStyle w:val="Code"/>
        <w:rPr>
          <w:highlight w:val="white"/>
        </w:rPr>
      </w:pPr>
      <w:r w:rsidRPr="00903DBA">
        <w:rPr>
          <w:highlight w:val="white"/>
        </w:rPr>
        <w:t xml:space="preserve">    printChar('-');</w:t>
      </w:r>
    </w:p>
    <w:p w14:paraId="70082FB3" w14:textId="77777777" w:rsidR="00442030" w:rsidRPr="00903DBA" w:rsidRDefault="00442030" w:rsidP="00442030">
      <w:pPr>
        <w:pStyle w:val="Code"/>
        <w:rPr>
          <w:highlight w:val="white"/>
        </w:rPr>
      </w:pPr>
      <w:r w:rsidRPr="00903DBA">
        <w:rPr>
          <w:highlight w:val="white"/>
        </w:rPr>
        <w:t xml:space="preserve">  }</w:t>
      </w:r>
    </w:p>
    <w:p w14:paraId="051ACA0F" w14:textId="77777777" w:rsidR="00442030" w:rsidRPr="00903DBA" w:rsidRDefault="00442030" w:rsidP="00442030">
      <w:pPr>
        <w:pStyle w:val="Code"/>
        <w:rPr>
          <w:highlight w:val="white"/>
        </w:rPr>
      </w:pPr>
      <w:r w:rsidRPr="00903DBA">
        <w:rPr>
          <w:highlight w:val="white"/>
        </w:rPr>
        <w:t xml:space="preserve">  else if (space) {</w:t>
      </w:r>
    </w:p>
    <w:p w14:paraId="6FC667CE" w14:textId="77777777" w:rsidR="00442030" w:rsidRPr="00903DBA" w:rsidRDefault="00442030" w:rsidP="00442030">
      <w:pPr>
        <w:pStyle w:val="Code"/>
        <w:rPr>
          <w:highlight w:val="white"/>
        </w:rPr>
      </w:pPr>
      <w:r w:rsidRPr="00903DBA">
        <w:rPr>
          <w:highlight w:val="white"/>
        </w:rPr>
        <w:t xml:space="preserve">    printChar(' ');</w:t>
      </w:r>
    </w:p>
    <w:p w14:paraId="2989392E" w14:textId="77777777" w:rsidR="00442030" w:rsidRPr="00903DBA" w:rsidRDefault="00442030" w:rsidP="00442030">
      <w:pPr>
        <w:pStyle w:val="Code"/>
        <w:rPr>
          <w:highlight w:val="white"/>
        </w:rPr>
      </w:pPr>
      <w:r w:rsidRPr="00903DBA">
        <w:rPr>
          <w:highlight w:val="white"/>
        </w:rPr>
        <w:t xml:space="preserve">  }</w:t>
      </w:r>
    </w:p>
    <w:p w14:paraId="1063708E" w14:textId="77777777" w:rsidR="00442030" w:rsidRPr="00903DBA" w:rsidRDefault="00442030" w:rsidP="00442030">
      <w:pPr>
        <w:pStyle w:val="Code"/>
        <w:rPr>
          <w:highlight w:val="white"/>
        </w:rPr>
      </w:pPr>
      <w:r w:rsidRPr="00903DBA">
        <w:rPr>
          <w:highlight w:val="white"/>
        </w:rPr>
        <w:t xml:space="preserve">  else if (plus) {</w:t>
      </w:r>
    </w:p>
    <w:p w14:paraId="51E1BF11" w14:textId="77777777" w:rsidR="00442030" w:rsidRPr="00903DBA" w:rsidRDefault="00442030" w:rsidP="00442030">
      <w:pPr>
        <w:pStyle w:val="Code"/>
        <w:rPr>
          <w:highlight w:val="white"/>
        </w:rPr>
      </w:pPr>
      <w:r w:rsidRPr="00903DBA">
        <w:rPr>
          <w:highlight w:val="white"/>
        </w:rPr>
        <w:t xml:space="preserve">    printChar('+');</w:t>
      </w:r>
    </w:p>
    <w:p w14:paraId="5C6BD3F4" w14:textId="77777777" w:rsidR="00442030" w:rsidRPr="00903DBA" w:rsidRDefault="00442030" w:rsidP="00442030">
      <w:pPr>
        <w:pStyle w:val="Code"/>
        <w:rPr>
          <w:highlight w:val="white"/>
        </w:rPr>
      </w:pPr>
      <w:r w:rsidRPr="00903DBA">
        <w:rPr>
          <w:highlight w:val="white"/>
        </w:rPr>
        <w:t xml:space="preserve">  }</w:t>
      </w:r>
    </w:p>
    <w:p w14:paraId="2FAF1D3F" w14:textId="77777777" w:rsidR="00442030" w:rsidRPr="00903DBA" w:rsidRDefault="00442030" w:rsidP="00442030">
      <w:pPr>
        <w:pStyle w:val="Code"/>
        <w:rPr>
          <w:highlight w:val="white"/>
        </w:rPr>
      </w:pPr>
    </w:p>
    <w:p w14:paraId="6C01B90D" w14:textId="77777777" w:rsidR="00442030" w:rsidRPr="00903DBA" w:rsidRDefault="00442030" w:rsidP="00442030">
      <w:pPr>
        <w:pStyle w:val="Code"/>
        <w:rPr>
          <w:highlight w:val="white"/>
        </w:rPr>
      </w:pPr>
      <w:r w:rsidRPr="00903DBA">
        <w:rPr>
          <w:highlight w:val="white"/>
        </w:rPr>
        <w:t xml:space="preserve">  if (longValue == 0L) {</w:t>
      </w:r>
    </w:p>
    <w:p w14:paraId="19250649" w14:textId="77777777" w:rsidR="00442030" w:rsidRPr="00903DBA" w:rsidRDefault="00442030" w:rsidP="00442030">
      <w:pPr>
        <w:pStyle w:val="Code"/>
        <w:rPr>
          <w:highlight w:val="white"/>
        </w:rPr>
      </w:pPr>
      <w:r w:rsidRPr="00903DBA">
        <w:rPr>
          <w:highlight w:val="white"/>
        </w:rPr>
        <w:t xml:space="preserve">    printChar('0');</w:t>
      </w:r>
    </w:p>
    <w:p w14:paraId="3C6EDAFD" w14:textId="77777777" w:rsidR="00442030" w:rsidRPr="00903DBA" w:rsidRDefault="00442030" w:rsidP="00442030">
      <w:pPr>
        <w:pStyle w:val="Code"/>
        <w:rPr>
          <w:highlight w:val="white"/>
        </w:rPr>
      </w:pPr>
      <w:r w:rsidRPr="00903DBA">
        <w:rPr>
          <w:highlight w:val="white"/>
        </w:rPr>
        <w:lastRenderedPageBreak/>
        <w:t xml:space="preserve">  }</w:t>
      </w:r>
    </w:p>
    <w:p w14:paraId="03D3E5CB" w14:textId="77777777" w:rsidR="00442030" w:rsidRPr="00903DBA" w:rsidRDefault="00442030" w:rsidP="00442030">
      <w:pPr>
        <w:pStyle w:val="Code"/>
        <w:rPr>
          <w:highlight w:val="white"/>
        </w:rPr>
      </w:pPr>
      <w:r w:rsidRPr="00903DBA">
        <w:rPr>
          <w:highlight w:val="white"/>
        </w:rPr>
        <w:t xml:space="preserve">  else {</w:t>
      </w:r>
    </w:p>
    <w:p w14:paraId="732353F7" w14:textId="77777777" w:rsidR="00442030" w:rsidRPr="00903DBA" w:rsidRDefault="00442030" w:rsidP="00442030">
      <w:pPr>
        <w:pStyle w:val="Code"/>
        <w:rPr>
          <w:highlight w:val="white"/>
        </w:rPr>
      </w:pPr>
      <w:r w:rsidRPr="00903DBA">
        <w:rPr>
          <w:highlight w:val="white"/>
        </w:rPr>
        <w:t xml:space="preserve">    printLongIntRec(longValue);</w:t>
      </w:r>
    </w:p>
    <w:p w14:paraId="2D5925EA" w14:textId="77777777" w:rsidR="00442030" w:rsidRPr="00903DBA" w:rsidRDefault="00442030" w:rsidP="00442030">
      <w:pPr>
        <w:pStyle w:val="Code"/>
        <w:rPr>
          <w:highlight w:val="white"/>
        </w:rPr>
      </w:pPr>
      <w:r w:rsidRPr="00903DBA">
        <w:rPr>
          <w:highlight w:val="white"/>
        </w:rPr>
        <w:t xml:space="preserve">  }</w:t>
      </w:r>
    </w:p>
    <w:p w14:paraId="50104D29" w14:textId="77777777" w:rsidR="00442030" w:rsidRPr="00903DBA" w:rsidRDefault="00442030" w:rsidP="00442030">
      <w:pPr>
        <w:pStyle w:val="Code"/>
        <w:rPr>
          <w:highlight w:val="white"/>
        </w:rPr>
      </w:pPr>
      <w:r w:rsidRPr="00903DBA">
        <w:rPr>
          <w:highlight w:val="white"/>
        </w:rPr>
        <w:t>}</w:t>
      </w:r>
    </w:p>
    <w:p w14:paraId="1C6CFEDB" w14:textId="77777777" w:rsidR="00442030" w:rsidRPr="00903DBA" w:rsidRDefault="00442030" w:rsidP="00442030">
      <w:pPr>
        <w:pStyle w:val="Code"/>
        <w:rPr>
          <w:highlight w:val="white"/>
        </w:rPr>
      </w:pPr>
    </w:p>
    <w:p w14:paraId="1C79CCAF" w14:textId="77777777" w:rsidR="00442030" w:rsidRPr="00903DBA" w:rsidRDefault="00442030" w:rsidP="00442030">
      <w:pPr>
        <w:pStyle w:val="Code"/>
        <w:rPr>
          <w:highlight w:val="white"/>
        </w:rPr>
      </w:pPr>
      <w:r w:rsidRPr="00903DBA">
        <w:rPr>
          <w:highlight w:val="white"/>
        </w:rPr>
        <w:t>char digitToChar(int digit, BOOL capital) {</w:t>
      </w:r>
    </w:p>
    <w:p w14:paraId="07AE271A" w14:textId="77777777" w:rsidR="00442030" w:rsidRPr="00903DBA" w:rsidRDefault="00442030" w:rsidP="00442030">
      <w:pPr>
        <w:pStyle w:val="Code"/>
        <w:rPr>
          <w:highlight w:val="white"/>
        </w:rPr>
      </w:pPr>
      <w:r w:rsidRPr="00903DBA">
        <w:rPr>
          <w:highlight w:val="white"/>
        </w:rPr>
        <w:t xml:space="preserve">  if (digit &lt; 10) {</w:t>
      </w:r>
    </w:p>
    <w:p w14:paraId="3F1EB589" w14:textId="77777777" w:rsidR="00442030" w:rsidRPr="00903DBA" w:rsidRDefault="00442030" w:rsidP="00442030">
      <w:pPr>
        <w:pStyle w:val="Code"/>
        <w:rPr>
          <w:highlight w:val="white"/>
        </w:rPr>
      </w:pPr>
      <w:r w:rsidRPr="00903DBA">
        <w:rPr>
          <w:highlight w:val="white"/>
        </w:rPr>
        <w:t xml:space="preserve">    return ((char) ('0' + digit));</w:t>
      </w:r>
    </w:p>
    <w:p w14:paraId="18271F3D" w14:textId="77777777" w:rsidR="00442030" w:rsidRPr="00903DBA" w:rsidRDefault="00442030" w:rsidP="00442030">
      <w:pPr>
        <w:pStyle w:val="Code"/>
        <w:rPr>
          <w:highlight w:val="white"/>
        </w:rPr>
      </w:pPr>
      <w:r w:rsidRPr="00903DBA">
        <w:rPr>
          <w:highlight w:val="white"/>
        </w:rPr>
        <w:t xml:space="preserve">  }</w:t>
      </w:r>
    </w:p>
    <w:p w14:paraId="2FE6322A" w14:textId="77777777" w:rsidR="00442030" w:rsidRPr="00903DBA" w:rsidRDefault="00442030" w:rsidP="00442030">
      <w:pPr>
        <w:pStyle w:val="Code"/>
        <w:rPr>
          <w:highlight w:val="white"/>
        </w:rPr>
      </w:pPr>
      <w:r w:rsidRPr="00903DBA">
        <w:rPr>
          <w:highlight w:val="white"/>
        </w:rPr>
        <w:t xml:space="preserve">  else if (capital) {</w:t>
      </w:r>
    </w:p>
    <w:p w14:paraId="2D1F4848" w14:textId="77777777" w:rsidR="00442030" w:rsidRPr="00903DBA" w:rsidRDefault="00442030" w:rsidP="00442030">
      <w:pPr>
        <w:pStyle w:val="Code"/>
        <w:rPr>
          <w:highlight w:val="white"/>
        </w:rPr>
      </w:pPr>
      <w:r w:rsidRPr="00903DBA">
        <w:rPr>
          <w:highlight w:val="white"/>
        </w:rPr>
        <w:t xml:space="preserve">    return ((char) ('A' + (digit - 10)));</w:t>
      </w:r>
    </w:p>
    <w:p w14:paraId="2424AF86" w14:textId="77777777" w:rsidR="00442030" w:rsidRPr="00903DBA" w:rsidRDefault="00442030" w:rsidP="00442030">
      <w:pPr>
        <w:pStyle w:val="Code"/>
        <w:rPr>
          <w:highlight w:val="white"/>
        </w:rPr>
      </w:pPr>
      <w:r w:rsidRPr="00903DBA">
        <w:rPr>
          <w:highlight w:val="white"/>
        </w:rPr>
        <w:t xml:space="preserve">  }</w:t>
      </w:r>
    </w:p>
    <w:p w14:paraId="2E6E7874" w14:textId="77777777" w:rsidR="00442030" w:rsidRPr="00903DBA" w:rsidRDefault="00442030" w:rsidP="00442030">
      <w:pPr>
        <w:pStyle w:val="Code"/>
        <w:rPr>
          <w:highlight w:val="white"/>
        </w:rPr>
      </w:pPr>
      <w:r w:rsidRPr="00903DBA">
        <w:rPr>
          <w:highlight w:val="white"/>
        </w:rPr>
        <w:t xml:space="preserve">  else {</w:t>
      </w:r>
    </w:p>
    <w:p w14:paraId="5F0FCCA3" w14:textId="77777777" w:rsidR="00442030" w:rsidRPr="00903DBA" w:rsidRDefault="00442030" w:rsidP="00442030">
      <w:pPr>
        <w:pStyle w:val="Code"/>
        <w:rPr>
          <w:highlight w:val="white"/>
        </w:rPr>
      </w:pPr>
      <w:r w:rsidRPr="00903DBA">
        <w:rPr>
          <w:highlight w:val="white"/>
        </w:rPr>
        <w:t xml:space="preserve">    return ((char) ('a' + (digit - 10)));</w:t>
      </w:r>
    </w:p>
    <w:p w14:paraId="7C2A6287" w14:textId="77777777" w:rsidR="00442030" w:rsidRPr="00903DBA" w:rsidRDefault="00442030" w:rsidP="00442030">
      <w:pPr>
        <w:pStyle w:val="Code"/>
        <w:rPr>
          <w:highlight w:val="white"/>
        </w:rPr>
      </w:pPr>
      <w:r w:rsidRPr="00903DBA">
        <w:rPr>
          <w:highlight w:val="white"/>
        </w:rPr>
        <w:t xml:space="preserve">  }</w:t>
      </w:r>
    </w:p>
    <w:p w14:paraId="0112C2AB" w14:textId="77777777" w:rsidR="00442030" w:rsidRPr="00903DBA" w:rsidRDefault="00442030" w:rsidP="00442030">
      <w:pPr>
        <w:pStyle w:val="Code"/>
        <w:rPr>
          <w:highlight w:val="white"/>
        </w:rPr>
      </w:pPr>
      <w:r w:rsidRPr="00903DBA">
        <w:rPr>
          <w:highlight w:val="white"/>
        </w:rPr>
        <w:t>}</w:t>
      </w:r>
    </w:p>
    <w:p w14:paraId="47C2C3B5" w14:textId="77777777" w:rsidR="00442030" w:rsidRPr="00903DBA" w:rsidRDefault="00442030" w:rsidP="00442030">
      <w:pPr>
        <w:pStyle w:val="Code"/>
        <w:rPr>
          <w:highlight w:val="white"/>
        </w:rPr>
      </w:pPr>
    </w:p>
    <w:p w14:paraId="15DAC954" w14:textId="77777777" w:rsidR="00442030" w:rsidRPr="00903DBA" w:rsidRDefault="00442030" w:rsidP="00442030">
      <w:pPr>
        <w:pStyle w:val="Code"/>
        <w:rPr>
          <w:highlight w:val="white"/>
        </w:rPr>
      </w:pPr>
      <w:r w:rsidRPr="00903DBA">
        <w:rPr>
          <w:highlight w:val="white"/>
        </w:rPr>
        <w:t>void printUnsignedLongRec(unsigned long unsignedValue,</w:t>
      </w:r>
    </w:p>
    <w:p w14:paraId="056A60E7" w14:textId="77777777" w:rsidR="00442030" w:rsidRPr="00903DBA" w:rsidRDefault="00442030" w:rsidP="00442030">
      <w:pPr>
        <w:pStyle w:val="Code"/>
        <w:rPr>
          <w:highlight w:val="white"/>
        </w:rPr>
      </w:pPr>
      <w:r w:rsidRPr="00903DBA">
        <w:rPr>
          <w:highlight w:val="white"/>
        </w:rPr>
        <w:t xml:space="preserve">                          unsigned long base, BOOL capital) {</w:t>
      </w:r>
    </w:p>
    <w:p w14:paraId="5D143909" w14:textId="77777777" w:rsidR="00442030" w:rsidRPr="00903DBA" w:rsidRDefault="00442030" w:rsidP="00442030">
      <w:pPr>
        <w:pStyle w:val="Code"/>
        <w:rPr>
          <w:highlight w:val="white"/>
        </w:rPr>
      </w:pPr>
      <w:r w:rsidRPr="00903DBA">
        <w:rPr>
          <w:highlight w:val="white"/>
        </w:rPr>
        <w:t xml:space="preserve">  if (unsignedValue &gt; 0ul) {</w:t>
      </w:r>
    </w:p>
    <w:p w14:paraId="6BDCF42B" w14:textId="77777777" w:rsidR="00442030" w:rsidRPr="00903DBA" w:rsidRDefault="00442030" w:rsidP="00442030">
      <w:pPr>
        <w:pStyle w:val="Code"/>
        <w:rPr>
          <w:highlight w:val="white"/>
        </w:rPr>
      </w:pPr>
      <w:r w:rsidRPr="00903DBA">
        <w:rPr>
          <w:highlight w:val="white"/>
        </w:rPr>
        <w:t xml:space="preserve">    int digit = (int) (unsignedValue % base);</w:t>
      </w:r>
    </w:p>
    <w:p w14:paraId="16901706" w14:textId="77777777" w:rsidR="00442030" w:rsidRPr="00903DBA" w:rsidRDefault="00442030" w:rsidP="00442030">
      <w:pPr>
        <w:pStyle w:val="Code"/>
        <w:rPr>
          <w:highlight w:val="white"/>
        </w:rPr>
      </w:pPr>
      <w:r w:rsidRPr="00903DBA">
        <w:rPr>
          <w:highlight w:val="white"/>
        </w:rPr>
        <w:t xml:space="preserve">    printUnsignedLongRec(unsignedValue / base, base, capital);</w:t>
      </w:r>
    </w:p>
    <w:p w14:paraId="30D00F55" w14:textId="77777777" w:rsidR="00442030" w:rsidRPr="00903DBA" w:rsidRDefault="00442030" w:rsidP="00442030">
      <w:pPr>
        <w:pStyle w:val="Code"/>
        <w:rPr>
          <w:highlight w:val="white"/>
        </w:rPr>
      </w:pPr>
    </w:p>
    <w:p w14:paraId="38E8F4AA" w14:textId="77777777" w:rsidR="00442030" w:rsidRPr="00903DBA" w:rsidRDefault="00442030" w:rsidP="00442030">
      <w:pPr>
        <w:pStyle w:val="Code"/>
        <w:rPr>
          <w:highlight w:val="white"/>
        </w:rPr>
      </w:pPr>
      <w:r w:rsidRPr="00903DBA">
        <w:rPr>
          <w:highlight w:val="white"/>
        </w:rPr>
        <w:t xml:space="preserve">    { char c = digitToChar(digit, capital);</w:t>
      </w:r>
    </w:p>
    <w:p w14:paraId="5BFEEDDB" w14:textId="77777777" w:rsidR="00442030" w:rsidRPr="00903DBA" w:rsidRDefault="00442030" w:rsidP="00442030">
      <w:pPr>
        <w:pStyle w:val="Code"/>
        <w:rPr>
          <w:highlight w:val="white"/>
        </w:rPr>
      </w:pPr>
      <w:r w:rsidRPr="00903DBA">
        <w:rPr>
          <w:highlight w:val="white"/>
        </w:rPr>
        <w:t xml:space="preserve">      printChar(c);</w:t>
      </w:r>
    </w:p>
    <w:p w14:paraId="5DF7CB11" w14:textId="77777777" w:rsidR="00442030" w:rsidRPr="00903DBA" w:rsidRDefault="00442030" w:rsidP="00442030">
      <w:pPr>
        <w:pStyle w:val="Code"/>
        <w:rPr>
          <w:highlight w:val="white"/>
        </w:rPr>
      </w:pPr>
      <w:r w:rsidRPr="00903DBA">
        <w:rPr>
          <w:highlight w:val="white"/>
        </w:rPr>
        <w:t xml:space="preserve">    }</w:t>
      </w:r>
    </w:p>
    <w:p w14:paraId="06362338" w14:textId="77777777" w:rsidR="00442030" w:rsidRPr="00903DBA" w:rsidRDefault="00442030" w:rsidP="00442030">
      <w:pPr>
        <w:pStyle w:val="Code"/>
        <w:rPr>
          <w:highlight w:val="white"/>
        </w:rPr>
      </w:pPr>
      <w:r w:rsidRPr="00903DBA">
        <w:rPr>
          <w:highlight w:val="white"/>
        </w:rPr>
        <w:t xml:space="preserve">  }</w:t>
      </w:r>
    </w:p>
    <w:p w14:paraId="65F1DF3A" w14:textId="77777777" w:rsidR="00442030" w:rsidRPr="00903DBA" w:rsidRDefault="00442030" w:rsidP="00442030">
      <w:pPr>
        <w:pStyle w:val="Code"/>
        <w:rPr>
          <w:highlight w:val="white"/>
        </w:rPr>
      </w:pPr>
      <w:r w:rsidRPr="00903DBA">
        <w:rPr>
          <w:highlight w:val="white"/>
        </w:rPr>
        <w:t>}</w:t>
      </w:r>
    </w:p>
    <w:p w14:paraId="0B0DA3A4" w14:textId="77777777" w:rsidR="00442030" w:rsidRPr="00903DBA" w:rsidRDefault="00442030" w:rsidP="00442030">
      <w:pPr>
        <w:pStyle w:val="Code"/>
        <w:rPr>
          <w:highlight w:val="white"/>
        </w:rPr>
      </w:pPr>
    </w:p>
    <w:p w14:paraId="254B8FD0" w14:textId="77777777" w:rsidR="00442030" w:rsidRPr="00903DBA" w:rsidRDefault="00442030" w:rsidP="00442030">
      <w:pPr>
        <w:pStyle w:val="Code"/>
        <w:rPr>
          <w:highlight w:val="white"/>
        </w:rPr>
      </w:pPr>
      <w:r w:rsidRPr="00903DBA">
        <w:rPr>
          <w:highlight w:val="white"/>
        </w:rPr>
        <w:t>void printUnsignedLong(unsigned long unsignedValue, BOOL plus, BOOL space,</w:t>
      </w:r>
    </w:p>
    <w:p w14:paraId="5ED8F21B" w14:textId="77777777" w:rsidR="00442030" w:rsidRPr="00903DBA" w:rsidRDefault="00442030" w:rsidP="00442030">
      <w:pPr>
        <w:pStyle w:val="Code"/>
        <w:rPr>
          <w:highlight w:val="white"/>
        </w:rPr>
      </w:pPr>
      <w:r w:rsidRPr="00903DBA">
        <w:rPr>
          <w:highlight w:val="white"/>
        </w:rPr>
        <w:t xml:space="preserve">                       BOOL grid, unsigned long base, BOOL capital) {</w:t>
      </w:r>
    </w:p>
    <w:p w14:paraId="43CCE3F4" w14:textId="77777777" w:rsidR="00442030" w:rsidRPr="00903DBA" w:rsidRDefault="00442030" w:rsidP="00442030">
      <w:pPr>
        <w:pStyle w:val="Code"/>
        <w:rPr>
          <w:highlight w:val="white"/>
        </w:rPr>
      </w:pPr>
      <w:r w:rsidRPr="00903DBA">
        <w:rPr>
          <w:highlight w:val="white"/>
        </w:rPr>
        <w:t xml:space="preserve">  if (plus) {</w:t>
      </w:r>
    </w:p>
    <w:p w14:paraId="2651E1EE" w14:textId="77777777" w:rsidR="00442030" w:rsidRPr="00903DBA" w:rsidRDefault="00442030" w:rsidP="00442030">
      <w:pPr>
        <w:pStyle w:val="Code"/>
        <w:rPr>
          <w:highlight w:val="white"/>
        </w:rPr>
      </w:pPr>
      <w:r w:rsidRPr="00903DBA">
        <w:rPr>
          <w:highlight w:val="white"/>
        </w:rPr>
        <w:t xml:space="preserve">    printChar('+');</w:t>
      </w:r>
    </w:p>
    <w:p w14:paraId="2E553C95" w14:textId="77777777" w:rsidR="00442030" w:rsidRPr="00903DBA" w:rsidRDefault="00442030" w:rsidP="00442030">
      <w:pPr>
        <w:pStyle w:val="Code"/>
        <w:rPr>
          <w:highlight w:val="white"/>
        </w:rPr>
      </w:pPr>
      <w:r w:rsidRPr="00903DBA">
        <w:rPr>
          <w:highlight w:val="white"/>
        </w:rPr>
        <w:t xml:space="preserve">  }</w:t>
      </w:r>
    </w:p>
    <w:p w14:paraId="1701E0CB" w14:textId="77777777" w:rsidR="00442030" w:rsidRPr="00903DBA" w:rsidRDefault="00442030" w:rsidP="00442030">
      <w:pPr>
        <w:pStyle w:val="Code"/>
        <w:rPr>
          <w:highlight w:val="white"/>
        </w:rPr>
      </w:pPr>
      <w:r w:rsidRPr="00903DBA">
        <w:rPr>
          <w:highlight w:val="white"/>
        </w:rPr>
        <w:t xml:space="preserve">  </w:t>
      </w:r>
    </w:p>
    <w:p w14:paraId="3E199C38" w14:textId="77777777" w:rsidR="00442030" w:rsidRPr="00903DBA" w:rsidRDefault="00442030" w:rsidP="00442030">
      <w:pPr>
        <w:pStyle w:val="Code"/>
        <w:rPr>
          <w:highlight w:val="white"/>
        </w:rPr>
      </w:pPr>
      <w:r w:rsidRPr="00903DBA">
        <w:rPr>
          <w:highlight w:val="white"/>
        </w:rPr>
        <w:t xml:space="preserve">  if (space) {</w:t>
      </w:r>
    </w:p>
    <w:p w14:paraId="778AED54" w14:textId="77777777" w:rsidR="00442030" w:rsidRPr="00903DBA" w:rsidRDefault="00442030" w:rsidP="00442030">
      <w:pPr>
        <w:pStyle w:val="Code"/>
        <w:rPr>
          <w:highlight w:val="white"/>
        </w:rPr>
      </w:pPr>
      <w:r w:rsidRPr="00903DBA">
        <w:rPr>
          <w:highlight w:val="white"/>
        </w:rPr>
        <w:t xml:space="preserve">    printChar(' ');</w:t>
      </w:r>
    </w:p>
    <w:p w14:paraId="27BF9951" w14:textId="77777777" w:rsidR="00442030" w:rsidRPr="00903DBA" w:rsidRDefault="00442030" w:rsidP="00442030">
      <w:pPr>
        <w:pStyle w:val="Code"/>
        <w:rPr>
          <w:highlight w:val="white"/>
        </w:rPr>
      </w:pPr>
      <w:r w:rsidRPr="00903DBA">
        <w:rPr>
          <w:highlight w:val="white"/>
        </w:rPr>
        <w:t xml:space="preserve">  }</w:t>
      </w:r>
    </w:p>
    <w:p w14:paraId="7C697E2E" w14:textId="77777777" w:rsidR="00442030" w:rsidRPr="00903DBA" w:rsidRDefault="00442030" w:rsidP="00442030">
      <w:pPr>
        <w:pStyle w:val="Code"/>
        <w:rPr>
          <w:highlight w:val="white"/>
        </w:rPr>
      </w:pPr>
    </w:p>
    <w:p w14:paraId="761AAF08" w14:textId="77777777" w:rsidR="00442030" w:rsidRPr="00903DBA" w:rsidRDefault="00442030" w:rsidP="00442030">
      <w:pPr>
        <w:pStyle w:val="Code"/>
        <w:rPr>
          <w:highlight w:val="white"/>
        </w:rPr>
      </w:pPr>
      <w:r w:rsidRPr="00903DBA">
        <w:rPr>
          <w:highlight w:val="white"/>
        </w:rPr>
        <w:t xml:space="preserve">  if (grid) {</w:t>
      </w:r>
    </w:p>
    <w:p w14:paraId="78B9BDB7" w14:textId="77777777" w:rsidR="00442030" w:rsidRPr="00903DBA" w:rsidRDefault="00442030" w:rsidP="00442030">
      <w:pPr>
        <w:pStyle w:val="Code"/>
        <w:rPr>
          <w:highlight w:val="white"/>
        </w:rPr>
      </w:pPr>
      <w:r w:rsidRPr="00903DBA">
        <w:rPr>
          <w:highlight w:val="white"/>
        </w:rPr>
        <w:t xml:space="preserve">    if (base == 8ul) {</w:t>
      </w:r>
    </w:p>
    <w:p w14:paraId="08B00068" w14:textId="77777777" w:rsidR="00442030" w:rsidRPr="00903DBA" w:rsidRDefault="00442030" w:rsidP="00442030">
      <w:pPr>
        <w:pStyle w:val="Code"/>
        <w:rPr>
          <w:highlight w:val="white"/>
        </w:rPr>
      </w:pPr>
      <w:r w:rsidRPr="00903DBA">
        <w:rPr>
          <w:highlight w:val="white"/>
        </w:rPr>
        <w:t xml:space="preserve">      printChar('0');</w:t>
      </w:r>
    </w:p>
    <w:p w14:paraId="630C510C" w14:textId="77777777" w:rsidR="00442030" w:rsidRPr="00903DBA" w:rsidRDefault="00442030" w:rsidP="00442030">
      <w:pPr>
        <w:pStyle w:val="Code"/>
        <w:rPr>
          <w:highlight w:val="white"/>
        </w:rPr>
      </w:pPr>
      <w:r w:rsidRPr="00903DBA">
        <w:rPr>
          <w:highlight w:val="white"/>
        </w:rPr>
        <w:t xml:space="preserve">    }</w:t>
      </w:r>
    </w:p>
    <w:p w14:paraId="6A8E2D32" w14:textId="77777777" w:rsidR="00442030" w:rsidRPr="00903DBA" w:rsidRDefault="00442030" w:rsidP="00442030">
      <w:pPr>
        <w:pStyle w:val="Code"/>
        <w:rPr>
          <w:highlight w:val="white"/>
        </w:rPr>
      </w:pPr>
    </w:p>
    <w:p w14:paraId="6B68D052" w14:textId="77777777" w:rsidR="00442030" w:rsidRPr="00903DBA" w:rsidRDefault="00442030" w:rsidP="00442030">
      <w:pPr>
        <w:pStyle w:val="Code"/>
        <w:rPr>
          <w:highlight w:val="white"/>
        </w:rPr>
      </w:pPr>
      <w:r w:rsidRPr="00903DBA">
        <w:rPr>
          <w:highlight w:val="white"/>
        </w:rPr>
        <w:t xml:space="preserve">    if (base == 16ul) {</w:t>
      </w:r>
    </w:p>
    <w:p w14:paraId="2F0CCEFA" w14:textId="77777777" w:rsidR="00442030" w:rsidRPr="00903DBA" w:rsidRDefault="00442030" w:rsidP="00442030">
      <w:pPr>
        <w:pStyle w:val="Code"/>
        <w:rPr>
          <w:highlight w:val="white"/>
        </w:rPr>
      </w:pPr>
      <w:r w:rsidRPr="00903DBA">
        <w:rPr>
          <w:highlight w:val="white"/>
        </w:rPr>
        <w:t xml:space="preserve">      printChar('0');</w:t>
      </w:r>
    </w:p>
    <w:p w14:paraId="196D29F5" w14:textId="77777777" w:rsidR="00442030" w:rsidRPr="00903DBA" w:rsidRDefault="00442030" w:rsidP="00442030">
      <w:pPr>
        <w:pStyle w:val="Code"/>
        <w:rPr>
          <w:highlight w:val="white"/>
        </w:rPr>
      </w:pPr>
      <w:r w:rsidRPr="00903DBA">
        <w:rPr>
          <w:highlight w:val="white"/>
        </w:rPr>
        <w:t xml:space="preserve">      printChar(capital ? 'X' : 'x');</w:t>
      </w:r>
    </w:p>
    <w:p w14:paraId="0BEF6D61" w14:textId="77777777" w:rsidR="00442030" w:rsidRPr="00903DBA" w:rsidRDefault="00442030" w:rsidP="00442030">
      <w:pPr>
        <w:pStyle w:val="Code"/>
        <w:rPr>
          <w:highlight w:val="white"/>
        </w:rPr>
      </w:pPr>
      <w:r w:rsidRPr="00903DBA">
        <w:rPr>
          <w:highlight w:val="white"/>
        </w:rPr>
        <w:t xml:space="preserve">    }</w:t>
      </w:r>
    </w:p>
    <w:p w14:paraId="7B43DFC0" w14:textId="77777777" w:rsidR="00442030" w:rsidRPr="00903DBA" w:rsidRDefault="00442030" w:rsidP="00442030">
      <w:pPr>
        <w:pStyle w:val="Code"/>
        <w:rPr>
          <w:highlight w:val="white"/>
        </w:rPr>
      </w:pPr>
      <w:r w:rsidRPr="00903DBA">
        <w:rPr>
          <w:highlight w:val="white"/>
        </w:rPr>
        <w:t xml:space="preserve">  }</w:t>
      </w:r>
    </w:p>
    <w:p w14:paraId="75EBCDD2" w14:textId="77777777" w:rsidR="00442030" w:rsidRPr="00903DBA" w:rsidRDefault="00442030" w:rsidP="00442030">
      <w:pPr>
        <w:pStyle w:val="Code"/>
        <w:rPr>
          <w:highlight w:val="white"/>
        </w:rPr>
      </w:pPr>
    </w:p>
    <w:p w14:paraId="7243E1E7" w14:textId="77777777" w:rsidR="00442030" w:rsidRPr="00903DBA" w:rsidRDefault="00442030" w:rsidP="00442030">
      <w:pPr>
        <w:pStyle w:val="Code"/>
        <w:rPr>
          <w:highlight w:val="white"/>
        </w:rPr>
      </w:pPr>
      <w:r w:rsidRPr="00903DBA">
        <w:rPr>
          <w:highlight w:val="white"/>
        </w:rPr>
        <w:t xml:space="preserve">  if (unsignedValue == 0ul) {</w:t>
      </w:r>
    </w:p>
    <w:p w14:paraId="313E5B6C" w14:textId="77777777" w:rsidR="00442030" w:rsidRPr="00903DBA" w:rsidRDefault="00442030" w:rsidP="00442030">
      <w:pPr>
        <w:pStyle w:val="Code"/>
        <w:rPr>
          <w:highlight w:val="white"/>
        </w:rPr>
      </w:pPr>
      <w:r w:rsidRPr="00903DBA">
        <w:rPr>
          <w:highlight w:val="white"/>
        </w:rPr>
        <w:t xml:space="preserve">    printChar('0');</w:t>
      </w:r>
    </w:p>
    <w:p w14:paraId="4046057E" w14:textId="77777777" w:rsidR="00442030" w:rsidRPr="00903DBA" w:rsidRDefault="00442030" w:rsidP="00442030">
      <w:pPr>
        <w:pStyle w:val="Code"/>
        <w:rPr>
          <w:highlight w:val="white"/>
        </w:rPr>
      </w:pPr>
      <w:r w:rsidRPr="00903DBA">
        <w:rPr>
          <w:highlight w:val="white"/>
        </w:rPr>
        <w:t xml:space="preserve">  }</w:t>
      </w:r>
    </w:p>
    <w:p w14:paraId="594D82A5" w14:textId="77777777" w:rsidR="00442030" w:rsidRPr="00903DBA" w:rsidRDefault="00442030" w:rsidP="00442030">
      <w:pPr>
        <w:pStyle w:val="Code"/>
        <w:rPr>
          <w:highlight w:val="white"/>
        </w:rPr>
      </w:pPr>
      <w:r w:rsidRPr="00903DBA">
        <w:rPr>
          <w:highlight w:val="white"/>
        </w:rPr>
        <w:t xml:space="preserve">  else {</w:t>
      </w:r>
    </w:p>
    <w:p w14:paraId="0D99E5E9" w14:textId="77777777" w:rsidR="00442030" w:rsidRPr="00903DBA" w:rsidRDefault="00442030" w:rsidP="00442030">
      <w:pPr>
        <w:pStyle w:val="Code"/>
        <w:rPr>
          <w:highlight w:val="white"/>
        </w:rPr>
      </w:pPr>
      <w:r w:rsidRPr="00903DBA">
        <w:rPr>
          <w:highlight w:val="white"/>
        </w:rPr>
        <w:t xml:space="preserve">    printUnsignedLongRec(unsignedValue, base, capital);</w:t>
      </w:r>
    </w:p>
    <w:p w14:paraId="6415D9AF" w14:textId="77777777" w:rsidR="00442030" w:rsidRPr="00903DBA" w:rsidRDefault="00442030" w:rsidP="00442030">
      <w:pPr>
        <w:pStyle w:val="Code"/>
        <w:rPr>
          <w:highlight w:val="white"/>
        </w:rPr>
      </w:pPr>
      <w:r w:rsidRPr="00903DBA">
        <w:rPr>
          <w:highlight w:val="white"/>
        </w:rPr>
        <w:t xml:space="preserve">  }</w:t>
      </w:r>
    </w:p>
    <w:p w14:paraId="354CF7B3" w14:textId="77777777" w:rsidR="00442030" w:rsidRPr="00903DBA" w:rsidRDefault="00442030" w:rsidP="00442030">
      <w:pPr>
        <w:pStyle w:val="Code"/>
        <w:rPr>
          <w:highlight w:val="white"/>
        </w:rPr>
      </w:pPr>
      <w:r w:rsidRPr="00903DBA">
        <w:rPr>
          <w:highlight w:val="white"/>
        </w:rPr>
        <w:lastRenderedPageBreak/>
        <w:t>}</w:t>
      </w:r>
    </w:p>
    <w:p w14:paraId="64C761CC" w14:textId="77777777" w:rsidR="00442030" w:rsidRPr="00903DBA" w:rsidRDefault="00442030" w:rsidP="00442030">
      <w:pPr>
        <w:pStyle w:val="Code"/>
        <w:rPr>
          <w:highlight w:val="white"/>
        </w:rPr>
      </w:pPr>
    </w:p>
    <w:p w14:paraId="4FFFABCC" w14:textId="77777777" w:rsidR="00442030" w:rsidRPr="00903DBA" w:rsidRDefault="00442030" w:rsidP="00442030">
      <w:pPr>
        <w:pStyle w:val="Code"/>
        <w:rPr>
          <w:highlight w:val="white"/>
        </w:rPr>
      </w:pPr>
      <w:r w:rsidRPr="00903DBA">
        <w:rPr>
          <w:highlight w:val="white"/>
        </w:rPr>
        <w:t>void printLongDoubleFraction(long double longDoubleValue,</w:t>
      </w:r>
    </w:p>
    <w:p w14:paraId="1E6E7F0A" w14:textId="77777777" w:rsidR="00442030" w:rsidRPr="00903DBA" w:rsidRDefault="00442030" w:rsidP="00442030">
      <w:pPr>
        <w:pStyle w:val="Code"/>
        <w:rPr>
          <w:highlight w:val="white"/>
        </w:rPr>
      </w:pPr>
      <w:r w:rsidRPr="00903DBA">
        <w:rPr>
          <w:highlight w:val="white"/>
        </w:rPr>
        <w:t xml:space="preserve">                             BOOL grid, int precision) {</w:t>
      </w:r>
    </w:p>
    <w:p w14:paraId="100C5284" w14:textId="77777777" w:rsidR="00442030" w:rsidRPr="00903DBA" w:rsidRDefault="00442030" w:rsidP="00442030">
      <w:pPr>
        <w:pStyle w:val="Code"/>
        <w:rPr>
          <w:highlight w:val="white"/>
        </w:rPr>
      </w:pPr>
      <w:r w:rsidRPr="00903DBA">
        <w:rPr>
          <w:highlight w:val="white"/>
        </w:rPr>
        <w:t xml:space="preserve">  longDoubleValue -= (long) longDoubleValue;</w:t>
      </w:r>
    </w:p>
    <w:p w14:paraId="43C6480D" w14:textId="77777777" w:rsidR="00442030" w:rsidRPr="00903DBA" w:rsidRDefault="00442030" w:rsidP="00442030">
      <w:pPr>
        <w:pStyle w:val="Code"/>
        <w:rPr>
          <w:highlight w:val="white"/>
        </w:rPr>
      </w:pPr>
    </w:p>
    <w:p w14:paraId="28C6FA1C" w14:textId="77777777" w:rsidR="00442030" w:rsidRPr="00903DBA" w:rsidRDefault="00442030" w:rsidP="00442030">
      <w:pPr>
        <w:pStyle w:val="Code"/>
        <w:rPr>
          <w:highlight w:val="white"/>
        </w:rPr>
      </w:pPr>
      <w:r w:rsidRPr="00903DBA">
        <w:rPr>
          <w:highlight w:val="white"/>
        </w:rPr>
        <w:t xml:space="preserve">  if (precision == 0) {</w:t>
      </w:r>
    </w:p>
    <w:p w14:paraId="7475C069" w14:textId="77777777" w:rsidR="00442030" w:rsidRPr="00903DBA" w:rsidRDefault="00442030" w:rsidP="00442030">
      <w:pPr>
        <w:pStyle w:val="Code"/>
        <w:rPr>
          <w:highlight w:val="white"/>
        </w:rPr>
      </w:pPr>
      <w:r w:rsidRPr="00903DBA">
        <w:rPr>
          <w:highlight w:val="white"/>
        </w:rPr>
        <w:t xml:space="preserve">    precision = DEFAULT_PRECISION;</w:t>
      </w:r>
    </w:p>
    <w:p w14:paraId="64637DD8" w14:textId="77777777" w:rsidR="00442030" w:rsidRPr="00903DBA" w:rsidRDefault="00442030" w:rsidP="00442030">
      <w:pPr>
        <w:pStyle w:val="Code"/>
        <w:rPr>
          <w:highlight w:val="white"/>
        </w:rPr>
      </w:pPr>
      <w:r w:rsidRPr="00903DBA">
        <w:rPr>
          <w:highlight w:val="white"/>
        </w:rPr>
        <w:t xml:space="preserve">  }</w:t>
      </w:r>
    </w:p>
    <w:p w14:paraId="57DFB17E" w14:textId="77777777" w:rsidR="00442030" w:rsidRPr="00903DBA" w:rsidRDefault="00442030" w:rsidP="00442030">
      <w:pPr>
        <w:pStyle w:val="Code"/>
        <w:rPr>
          <w:highlight w:val="white"/>
        </w:rPr>
      </w:pPr>
      <w:r w:rsidRPr="00903DBA">
        <w:rPr>
          <w:highlight w:val="white"/>
        </w:rPr>
        <w:t xml:space="preserve">  </w:t>
      </w:r>
    </w:p>
    <w:p w14:paraId="3BA90970" w14:textId="77777777" w:rsidR="00442030" w:rsidRPr="00903DBA" w:rsidRDefault="00442030" w:rsidP="00442030">
      <w:pPr>
        <w:pStyle w:val="Code"/>
        <w:rPr>
          <w:highlight w:val="white"/>
        </w:rPr>
      </w:pPr>
      <w:r w:rsidRPr="00903DBA">
        <w:rPr>
          <w:highlight w:val="white"/>
        </w:rPr>
        <w:t xml:space="preserve">  if (grid || (precision &gt; 0)) {</w:t>
      </w:r>
    </w:p>
    <w:p w14:paraId="5EDBDF48" w14:textId="77777777" w:rsidR="00442030" w:rsidRPr="00903DBA" w:rsidRDefault="00442030" w:rsidP="00442030">
      <w:pPr>
        <w:pStyle w:val="Code"/>
        <w:rPr>
          <w:highlight w:val="white"/>
        </w:rPr>
      </w:pPr>
      <w:r w:rsidRPr="00903DBA">
        <w:rPr>
          <w:highlight w:val="white"/>
        </w:rPr>
        <w:t xml:space="preserve">    printChar('.');</w:t>
      </w:r>
    </w:p>
    <w:p w14:paraId="3411C5F1" w14:textId="77777777" w:rsidR="00442030" w:rsidRPr="00903DBA" w:rsidRDefault="00442030" w:rsidP="00442030">
      <w:pPr>
        <w:pStyle w:val="Code"/>
        <w:rPr>
          <w:highlight w:val="white"/>
        </w:rPr>
      </w:pPr>
      <w:r w:rsidRPr="00903DBA">
        <w:rPr>
          <w:highlight w:val="white"/>
        </w:rPr>
        <w:t xml:space="preserve">  }</w:t>
      </w:r>
    </w:p>
    <w:p w14:paraId="28E380E6" w14:textId="77777777" w:rsidR="00442030" w:rsidRPr="00903DBA" w:rsidRDefault="00442030" w:rsidP="00442030">
      <w:pPr>
        <w:pStyle w:val="Code"/>
        <w:rPr>
          <w:highlight w:val="white"/>
        </w:rPr>
      </w:pPr>
    </w:p>
    <w:p w14:paraId="3AD4C2EF" w14:textId="77777777" w:rsidR="00442030" w:rsidRPr="00903DBA" w:rsidRDefault="00442030" w:rsidP="00442030">
      <w:pPr>
        <w:pStyle w:val="Code"/>
        <w:rPr>
          <w:highlight w:val="white"/>
        </w:rPr>
      </w:pPr>
      <w:r w:rsidRPr="00903DBA">
        <w:rPr>
          <w:highlight w:val="white"/>
        </w:rPr>
        <w:t xml:space="preserve">  while (precision-- &gt; 0) {</w:t>
      </w:r>
    </w:p>
    <w:p w14:paraId="0F471A54" w14:textId="77777777" w:rsidR="00442030" w:rsidRPr="00903DBA" w:rsidRDefault="00442030" w:rsidP="00442030">
      <w:pPr>
        <w:pStyle w:val="Code"/>
        <w:rPr>
          <w:highlight w:val="white"/>
        </w:rPr>
      </w:pPr>
      <w:r w:rsidRPr="00903DBA">
        <w:rPr>
          <w:highlight w:val="white"/>
        </w:rPr>
        <w:t xml:space="preserve">    long double longDoubleValue10 = 10.0L * longDoubleValue;</w:t>
      </w:r>
    </w:p>
    <w:p w14:paraId="35C9B147" w14:textId="77777777" w:rsidR="00442030" w:rsidRPr="00903DBA" w:rsidRDefault="00442030" w:rsidP="00442030">
      <w:pPr>
        <w:pStyle w:val="Code"/>
        <w:rPr>
          <w:highlight w:val="white"/>
        </w:rPr>
      </w:pPr>
      <w:r w:rsidRPr="00903DBA">
        <w:rPr>
          <w:highlight w:val="white"/>
        </w:rPr>
        <w:t xml:space="preserve">    int digitValue = (int) longDoubleValue10;</w:t>
      </w:r>
    </w:p>
    <w:p w14:paraId="15A2C371" w14:textId="77777777" w:rsidR="00442030" w:rsidRPr="00903DBA" w:rsidRDefault="00442030" w:rsidP="00442030">
      <w:pPr>
        <w:pStyle w:val="Code"/>
        <w:rPr>
          <w:highlight w:val="white"/>
        </w:rPr>
      </w:pPr>
      <w:r w:rsidRPr="00903DBA">
        <w:rPr>
          <w:highlight w:val="white"/>
        </w:rPr>
        <w:t xml:space="preserve">    printChar((char) (digitValue + '0'));</w:t>
      </w:r>
    </w:p>
    <w:p w14:paraId="203086F1" w14:textId="77777777" w:rsidR="00442030" w:rsidRPr="00903DBA" w:rsidRDefault="00442030" w:rsidP="00442030">
      <w:pPr>
        <w:pStyle w:val="Code"/>
        <w:rPr>
          <w:highlight w:val="white"/>
        </w:rPr>
      </w:pPr>
      <w:r w:rsidRPr="00903DBA">
        <w:rPr>
          <w:highlight w:val="white"/>
        </w:rPr>
        <w:t xml:space="preserve">    longDoubleValue = longDoubleValue10 - ((long double) digitValue);</w:t>
      </w:r>
    </w:p>
    <w:p w14:paraId="00B58A92" w14:textId="77777777" w:rsidR="00442030" w:rsidRPr="00903DBA" w:rsidRDefault="00442030" w:rsidP="00442030">
      <w:pPr>
        <w:pStyle w:val="Code"/>
        <w:rPr>
          <w:highlight w:val="white"/>
        </w:rPr>
      </w:pPr>
      <w:r w:rsidRPr="00903DBA">
        <w:rPr>
          <w:highlight w:val="white"/>
        </w:rPr>
        <w:t xml:space="preserve">  }</w:t>
      </w:r>
    </w:p>
    <w:p w14:paraId="4F91AD4C" w14:textId="77777777" w:rsidR="00442030" w:rsidRPr="00903DBA" w:rsidRDefault="00442030" w:rsidP="00442030">
      <w:pPr>
        <w:pStyle w:val="Code"/>
        <w:rPr>
          <w:highlight w:val="white"/>
        </w:rPr>
      </w:pPr>
      <w:r w:rsidRPr="00903DBA">
        <w:rPr>
          <w:highlight w:val="white"/>
        </w:rPr>
        <w:t>}</w:t>
      </w:r>
    </w:p>
    <w:p w14:paraId="22B22789" w14:textId="77777777" w:rsidR="00442030" w:rsidRPr="00903DBA" w:rsidRDefault="00442030" w:rsidP="00442030">
      <w:pPr>
        <w:pStyle w:val="Code"/>
        <w:rPr>
          <w:highlight w:val="white"/>
        </w:rPr>
      </w:pPr>
    </w:p>
    <w:p w14:paraId="27A3796E" w14:textId="77777777" w:rsidR="00442030" w:rsidRPr="00903DBA" w:rsidRDefault="00442030" w:rsidP="00442030">
      <w:pPr>
        <w:pStyle w:val="Code"/>
        <w:rPr>
          <w:highlight w:val="white"/>
        </w:rPr>
      </w:pPr>
      <w:r w:rsidRPr="00903DBA">
        <w:rPr>
          <w:highlight w:val="white"/>
        </w:rPr>
        <w:t>void printLongDoublePlain(long double longDoubleValue, BOOL plus,</w:t>
      </w:r>
    </w:p>
    <w:p w14:paraId="45762F73" w14:textId="77777777" w:rsidR="00442030" w:rsidRPr="00903DBA" w:rsidRDefault="00442030" w:rsidP="00442030">
      <w:pPr>
        <w:pStyle w:val="Code"/>
        <w:rPr>
          <w:highlight w:val="white"/>
        </w:rPr>
      </w:pPr>
      <w:r w:rsidRPr="00903DBA">
        <w:rPr>
          <w:highlight w:val="white"/>
        </w:rPr>
        <w:t xml:space="preserve">                          BOOL space, BOOL grid, int precision) {</w:t>
      </w:r>
    </w:p>
    <w:p w14:paraId="62073B59" w14:textId="77777777" w:rsidR="00442030" w:rsidRPr="00903DBA" w:rsidRDefault="00442030" w:rsidP="00442030">
      <w:pPr>
        <w:pStyle w:val="Code"/>
        <w:rPr>
          <w:highlight w:val="white"/>
        </w:rPr>
      </w:pPr>
      <w:r w:rsidRPr="00903DBA">
        <w:rPr>
          <w:highlight w:val="white"/>
        </w:rPr>
        <w:t xml:space="preserve">  if (longDoubleValue &lt; 0.0L) {</w:t>
      </w:r>
    </w:p>
    <w:p w14:paraId="4A7CA6BD" w14:textId="77777777" w:rsidR="00442030" w:rsidRPr="00903DBA" w:rsidRDefault="00442030" w:rsidP="00442030">
      <w:pPr>
        <w:pStyle w:val="Code"/>
        <w:rPr>
          <w:highlight w:val="white"/>
        </w:rPr>
      </w:pPr>
      <w:r w:rsidRPr="00903DBA">
        <w:rPr>
          <w:highlight w:val="white"/>
        </w:rPr>
        <w:t xml:space="preserve">    printChar('-');</w:t>
      </w:r>
    </w:p>
    <w:p w14:paraId="2B157F99" w14:textId="77777777" w:rsidR="00442030" w:rsidRPr="00903DBA" w:rsidRDefault="00442030" w:rsidP="00442030">
      <w:pPr>
        <w:pStyle w:val="Code"/>
        <w:rPr>
          <w:highlight w:val="white"/>
        </w:rPr>
      </w:pPr>
      <w:r w:rsidRPr="00903DBA">
        <w:rPr>
          <w:highlight w:val="white"/>
        </w:rPr>
        <w:t xml:space="preserve">    longDoubleValue = -longDoubleValue;</w:t>
      </w:r>
    </w:p>
    <w:p w14:paraId="72CCC960" w14:textId="77777777" w:rsidR="00442030" w:rsidRPr="00903DBA" w:rsidRDefault="00442030" w:rsidP="00442030">
      <w:pPr>
        <w:pStyle w:val="Code"/>
        <w:rPr>
          <w:highlight w:val="white"/>
        </w:rPr>
      </w:pPr>
      <w:r w:rsidRPr="00903DBA">
        <w:rPr>
          <w:highlight w:val="white"/>
        </w:rPr>
        <w:t xml:space="preserve">    plus = FALSE;</w:t>
      </w:r>
    </w:p>
    <w:p w14:paraId="35565BF1" w14:textId="77777777" w:rsidR="00442030" w:rsidRPr="00903DBA" w:rsidRDefault="00442030" w:rsidP="00442030">
      <w:pPr>
        <w:pStyle w:val="Code"/>
        <w:rPr>
          <w:highlight w:val="white"/>
        </w:rPr>
      </w:pPr>
      <w:r w:rsidRPr="00903DBA">
        <w:rPr>
          <w:highlight w:val="white"/>
        </w:rPr>
        <w:t xml:space="preserve">    space = FALSE;</w:t>
      </w:r>
    </w:p>
    <w:p w14:paraId="4D11EDF6" w14:textId="77777777" w:rsidR="00442030" w:rsidRPr="00903DBA" w:rsidRDefault="00442030" w:rsidP="00442030">
      <w:pPr>
        <w:pStyle w:val="Code"/>
        <w:rPr>
          <w:highlight w:val="white"/>
        </w:rPr>
      </w:pPr>
      <w:r w:rsidRPr="00903DBA">
        <w:rPr>
          <w:highlight w:val="white"/>
        </w:rPr>
        <w:t xml:space="preserve">  }</w:t>
      </w:r>
    </w:p>
    <w:p w14:paraId="43E2E629" w14:textId="77777777" w:rsidR="00442030" w:rsidRPr="00903DBA" w:rsidRDefault="00442030" w:rsidP="00442030">
      <w:pPr>
        <w:pStyle w:val="Code"/>
        <w:rPr>
          <w:highlight w:val="white"/>
        </w:rPr>
      </w:pPr>
    </w:p>
    <w:p w14:paraId="72A48D08" w14:textId="77777777" w:rsidR="00442030" w:rsidRPr="00903DBA" w:rsidRDefault="00442030" w:rsidP="00442030">
      <w:pPr>
        <w:pStyle w:val="Code"/>
        <w:rPr>
          <w:highlight w:val="white"/>
        </w:rPr>
      </w:pPr>
      <w:r w:rsidRPr="00903DBA">
        <w:rPr>
          <w:highlight w:val="white"/>
        </w:rPr>
        <w:t xml:space="preserve">  { long longValue = (long) longDoubleValue;</w:t>
      </w:r>
    </w:p>
    <w:p w14:paraId="2DC35974" w14:textId="77777777" w:rsidR="00442030" w:rsidRPr="00903DBA" w:rsidRDefault="00442030" w:rsidP="00442030">
      <w:pPr>
        <w:pStyle w:val="Code"/>
        <w:rPr>
          <w:highlight w:val="white"/>
        </w:rPr>
      </w:pPr>
      <w:r w:rsidRPr="00903DBA">
        <w:rPr>
          <w:highlight w:val="white"/>
        </w:rPr>
        <w:t xml:space="preserve">    printLongInt(longValue, plus, space);</w:t>
      </w:r>
    </w:p>
    <w:p w14:paraId="3A4B8032" w14:textId="77777777" w:rsidR="00442030" w:rsidRPr="00903DBA" w:rsidRDefault="00442030" w:rsidP="00442030">
      <w:pPr>
        <w:pStyle w:val="Code"/>
        <w:rPr>
          <w:highlight w:val="white"/>
        </w:rPr>
      </w:pPr>
      <w:r w:rsidRPr="00903DBA">
        <w:rPr>
          <w:highlight w:val="white"/>
        </w:rPr>
        <w:t xml:space="preserve">    longDoubleValue -= (long double) longValue;</w:t>
      </w:r>
    </w:p>
    <w:p w14:paraId="7D81DBD2" w14:textId="77777777" w:rsidR="00442030" w:rsidRPr="00903DBA" w:rsidRDefault="00442030" w:rsidP="00442030">
      <w:pPr>
        <w:pStyle w:val="Code"/>
        <w:rPr>
          <w:highlight w:val="white"/>
        </w:rPr>
      </w:pPr>
      <w:r w:rsidRPr="00903DBA">
        <w:rPr>
          <w:highlight w:val="white"/>
        </w:rPr>
        <w:t xml:space="preserve">    printLongDoubleFraction(longDoubleValue, grid, precision);</w:t>
      </w:r>
    </w:p>
    <w:p w14:paraId="79DB0970" w14:textId="77777777" w:rsidR="00442030" w:rsidRPr="00903DBA" w:rsidRDefault="00442030" w:rsidP="00442030">
      <w:pPr>
        <w:pStyle w:val="Code"/>
        <w:rPr>
          <w:highlight w:val="white"/>
        </w:rPr>
      </w:pPr>
      <w:r w:rsidRPr="00903DBA">
        <w:rPr>
          <w:highlight w:val="white"/>
        </w:rPr>
        <w:t xml:space="preserve">  }</w:t>
      </w:r>
    </w:p>
    <w:p w14:paraId="6305FB28" w14:textId="77777777" w:rsidR="00442030" w:rsidRPr="00903DBA" w:rsidRDefault="00442030" w:rsidP="00442030">
      <w:pPr>
        <w:pStyle w:val="Code"/>
        <w:rPr>
          <w:highlight w:val="white"/>
        </w:rPr>
      </w:pPr>
      <w:r w:rsidRPr="00903DBA">
        <w:rPr>
          <w:highlight w:val="white"/>
        </w:rPr>
        <w:t>}</w:t>
      </w:r>
    </w:p>
    <w:p w14:paraId="778115E7" w14:textId="77777777" w:rsidR="00442030" w:rsidRPr="00903DBA" w:rsidRDefault="00442030" w:rsidP="00442030">
      <w:pPr>
        <w:pStyle w:val="Code"/>
        <w:rPr>
          <w:highlight w:val="white"/>
        </w:rPr>
      </w:pPr>
    </w:p>
    <w:p w14:paraId="2E324019" w14:textId="77777777" w:rsidR="00442030" w:rsidRPr="00903DBA" w:rsidRDefault="00442030" w:rsidP="00442030">
      <w:pPr>
        <w:pStyle w:val="Code"/>
        <w:rPr>
          <w:highlight w:val="white"/>
        </w:rPr>
      </w:pPr>
      <w:r w:rsidRPr="00903DBA">
        <w:rPr>
          <w:highlight w:val="white"/>
        </w:rPr>
        <w:t>void printLongDoubleExpo(long double value, BOOL plus, BOOL space,</w:t>
      </w:r>
    </w:p>
    <w:p w14:paraId="58D1B840" w14:textId="77777777" w:rsidR="00442030" w:rsidRPr="00903DBA" w:rsidRDefault="00442030" w:rsidP="00442030">
      <w:pPr>
        <w:pStyle w:val="Code"/>
        <w:rPr>
          <w:highlight w:val="white"/>
        </w:rPr>
      </w:pPr>
      <w:r w:rsidRPr="00903DBA">
        <w:rPr>
          <w:highlight w:val="white"/>
        </w:rPr>
        <w:t xml:space="preserve">                         BOOL grid, int precision, BOOL capital) {</w:t>
      </w:r>
    </w:p>
    <w:p w14:paraId="00965FCC" w14:textId="77777777" w:rsidR="00442030" w:rsidRPr="00903DBA" w:rsidRDefault="00442030" w:rsidP="00442030">
      <w:pPr>
        <w:pStyle w:val="Code"/>
        <w:rPr>
          <w:highlight w:val="white"/>
        </w:rPr>
      </w:pPr>
      <w:r w:rsidRPr="00903DBA">
        <w:rPr>
          <w:highlight w:val="white"/>
        </w:rPr>
        <w:t xml:space="preserve">  if (value == 0.0L) {</w:t>
      </w:r>
    </w:p>
    <w:p w14:paraId="23E5C1D8" w14:textId="77777777" w:rsidR="00442030" w:rsidRPr="00903DBA" w:rsidRDefault="00442030" w:rsidP="00442030">
      <w:pPr>
        <w:pStyle w:val="Code"/>
        <w:rPr>
          <w:highlight w:val="white"/>
        </w:rPr>
      </w:pPr>
      <w:r w:rsidRPr="00903DBA">
        <w:rPr>
          <w:highlight w:val="white"/>
        </w:rPr>
        <w:t xml:space="preserve">    printChar('0');</w:t>
      </w:r>
    </w:p>
    <w:p w14:paraId="404A3FCE" w14:textId="77777777" w:rsidR="00442030" w:rsidRPr="00903DBA" w:rsidRDefault="00442030" w:rsidP="00442030">
      <w:pPr>
        <w:pStyle w:val="Code"/>
        <w:rPr>
          <w:highlight w:val="white"/>
        </w:rPr>
      </w:pPr>
      <w:r w:rsidRPr="00903DBA">
        <w:rPr>
          <w:highlight w:val="white"/>
        </w:rPr>
        <w:t xml:space="preserve">    printLongDoubleFraction(0.0L, precision, grid);</w:t>
      </w:r>
    </w:p>
    <w:p w14:paraId="7B7E99FC" w14:textId="77777777" w:rsidR="00442030" w:rsidRPr="00903DBA" w:rsidRDefault="00442030" w:rsidP="00442030">
      <w:pPr>
        <w:pStyle w:val="Code"/>
        <w:rPr>
          <w:highlight w:val="white"/>
        </w:rPr>
      </w:pPr>
      <w:r w:rsidRPr="00903DBA">
        <w:rPr>
          <w:highlight w:val="white"/>
        </w:rPr>
        <w:t xml:space="preserve">    printChar(capital ? 'E' : 'e');</w:t>
      </w:r>
    </w:p>
    <w:p w14:paraId="42E66078" w14:textId="77777777" w:rsidR="00442030" w:rsidRPr="00903DBA" w:rsidRDefault="00442030" w:rsidP="00442030">
      <w:pPr>
        <w:pStyle w:val="Code"/>
        <w:rPr>
          <w:highlight w:val="white"/>
        </w:rPr>
      </w:pPr>
      <w:r w:rsidRPr="00903DBA">
        <w:rPr>
          <w:highlight w:val="white"/>
        </w:rPr>
        <w:t xml:space="preserve">    printChar('0');</w:t>
      </w:r>
    </w:p>
    <w:p w14:paraId="1B0FA241" w14:textId="77777777" w:rsidR="00442030" w:rsidRPr="00903DBA" w:rsidRDefault="00442030" w:rsidP="00442030">
      <w:pPr>
        <w:pStyle w:val="Code"/>
        <w:rPr>
          <w:highlight w:val="white"/>
        </w:rPr>
      </w:pPr>
      <w:r w:rsidRPr="00903DBA">
        <w:rPr>
          <w:highlight w:val="white"/>
        </w:rPr>
        <w:t xml:space="preserve">  }</w:t>
      </w:r>
    </w:p>
    <w:p w14:paraId="41D0561B" w14:textId="77777777" w:rsidR="00442030" w:rsidRPr="00903DBA" w:rsidRDefault="00442030" w:rsidP="00442030">
      <w:pPr>
        <w:pStyle w:val="Code"/>
        <w:rPr>
          <w:highlight w:val="white"/>
        </w:rPr>
      </w:pPr>
      <w:r w:rsidRPr="00903DBA">
        <w:rPr>
          <w:highlight w:val="white"/>
        </w:rPr>
        <w:t xml:space="preserve">  else {</w:t>
      </w:r>
    </w:p>
    <w:p w14:paraId="70841004" w14:textId="77777777" w:rsidR="00442030" w:rsidRPr="00903DBA" w:rsidRDefault="00442030" w:rsidP="00442030">
      <w:pPr>
        <w:pStyle w:val="Code"/>
        <w:rPr>
          <w:highlight w:val="white"/>
        </w:rPr>
      </w:pPr>
      <w:r w:rsidRPr="00903DBA">
        <w:rPr>
          <w:highlight w:val="white"/>
        </w:rPr>
        <w:t xml:space="preserve">    if (value &lt; 0.0L) {</w:t>
      </w:r>
    </w:p>
    <w:p w14:paraId="15674ADD" w14:textId="77777777" w:rsidR="00442030" w:rsidRPr="00903DBA" w:rsidRDefault="00442030" w:rsidP="00442030">
      <w:pPr>
        <w:pStyle w:val="Code"/>
        <w:rPr>
          <w:highlight w:val="white"/>
        </w:rPr>
      </w:pPr>
      <w:r w:rsidRPr="00903DBA">
        <w:rPr>
          <w:highlight w:val="white"/>
        </w:rPr>
        <w:t xml:space="preserve">      printChar('-');</w:t>
      </w:r>
    </w:p>
    <w:p w14:paraId="36AFB8DB" w14:textId="77777777" w:rsidR="00442030" w:rsidRPr="00903DBA" w:rsidRDefault="00442030" w:rsidP="00442030">
      <w:pPr>
        <w:pStyle w:val="Code"/>
        <w:rPr>
          <w:highlight w:val="white"/>
        </w:rPr>
      </w:pPr>
      <w:r w:rsidRPr="00903DBA">
        <w:rPr>
          <w:highlight w:val="white"/>
        </w:rPr>
        <w:t xml:space="preserve">      value = -value;</w:t>
      </w:r>
    </w:p>
    <w:p w14:paraId="0E5388B9" w14:textId="77777777" w:rsidR="00442030" w:rsidRPr="00903DBA" w:rsidRDefault="00442030" w:rsidP="00442030">
      <w:pPr>
        <w:pStyle w:val="Code"/>
        <w:rPr>
          <w:highlight w:val="white"/>
        </w:rPr>
      </w:pPr>
      <w:r w:rsidRPr="00903DBA">
        <w:rPr>
          <w:highlight w:val="white"/>
        </w:rPr>
        <w:t xml:space="preserve">    }</w:t>
      </w:r>
    </w:p>
    <w:p w14:paraId="35B0C88C" w14:textId="77777777" w:rsidR="00442030" w:rsidRPr="00903DBA" w:rsidRDefault="00442030" w:rsidP="00442030">
      <w:pPr>
        <w:pStyle w:val="Code"/>
        <w:rPr>
          <w:highlight w:val="white"/>
        </w:rPr>
      </w:pPr>
    </w:p>
    <w:p w14:paraId="5A0A6432" w14:textId="77777777" w:rsidR="00442030" w:rsidRPr="00903DBA" w:rsidRDefault="00442030" w:rsidP="00442030">
      <w:pPr>
        <w:pStyle w:val="Code"/>
        <w:rPr>
          <w:highlight w:val="white"/>
        </w:rPr>
      </w:pPr>
      <w:r w:rsidRPr="00903DBA">
        <w:rPr>
          <w:highlight w:val="white"/>
        </w:rPr>
        <w:t xml:space="preserve">    { int expo = (int) log10(value);</w:t>
      </w:r>
    </w:p>
    <w:p w14:paraId="5BB2BAFD" w14:textId="77777777" w:rsidR="00442030" w:rsidRPr="00903DBA" w:rsidRDefault="00442030" w:rsidP="00442030">
      <w:pPr>
        <w:pStyle w:val="Code"/>
        <w:rPr>
          <w:highlight w:val="white"/>
        </w:rPr>
      </w:pPr>
      <w:r w:rsidRPr="00903DBA">
        <w:rPr>
          <w:highlight w:val="white"/>
        </w:rPr>
        <w:t xml:space="preserve">      value /= pow(10.0, expo);</w:t>
      </w:r>
    </w:p>
    <w:p w14:paraId="72BC5A2B" w14:textId="77777777" w:rsidR="00442030" w:rsidRPr="00903DBA" w:rsidRDefault="00442030" w:rsidP="00442030">
      <w:pPr>
        <w:pStyle w:val="Code"/>
        <w:rPr>
          <w:highlight w:val="white"/>
        </w:rPr>
      </w:pPr>
    </w:p>
    <w:p w14:paraId="3EDC10CB" w14:textId="77777777" w:rsidR="00442030" w:rsidRPr="00903DBA" w:rsidRDefault="00442030" w:rsidP="00442030">
      <w:pPr>
        <w:pStyle w:val="Code"/>
        <w:rPr>
          <w:highlight w:val="white"/>
        </w:rPr>
      </w:pPr>
      <w:r w:rsidRPr="00903DBA">
        <w:rPr>
          <w:highlight w:val="white"/>
        </w:rPr>
        <w:t xml:space="preserve">      printLongDoublePlain(value, plus, space, grid, precision);</w:t>
      </w:r>
    </w:p>
    <w:p w14:paraId="1B7D0840" w14:textId="77777777" w:rsidR="00442030" w:rsidRPr="00903DBA" w:rsidRDefault="00442030" w:rsidP="00442030">
      <w:pPr>
        <w:pStyle w:val="Code"/>
        <w:rPr>
          <w:highlight w:val="white"/>
        </w:rPr>
      </w:pPr>
      <w:r w:rsidRPr="00903DBA">
        <w:rPr>
          <w:highlight w:val="white"/>
        </w:rPr>
        <w:t xml:space="preserve">      printChar(capital ? 'E' : 'e');</w:t>
      </w:r>
    </w:p>
    <w:p w14:paraId="26B24430" w14:textId="77777777" w:rsidR="00442030" w:rsidRPr="00903DBA" w:rsidRDefault="00442030" w:rsidP="00442030">
      <w:pPr>
        <w:pStyle w:val="Code"/>
        <w:rPr>
          <w:highlight w:val="white"/>
        </w:rPr>
      </w:pPr>
      <w:r w:rsidRPr="00903DBA">
        <w:rPr>
          <w:highlight w:val="white"/>
        </w:rPr>
        <w:lastRenderedPageBreak/>
        <w:t xml:space="preserve">      printLongInt(expo, TRUE, FALSE);</w:t>
      </w:r>
    </w:p>
    <w:p w14:paraId="1FEE9D1D" w14:textId="77777777" w:rsidR="00442030" w:rsidRPr="00903DBA" w:rsidRDefault="00442030" w:rsidP="00442030">
      <w:pPr>
        <w:pStyle w:val="Code"/>
        <w:rPr>
          <w:highlight w:val="white"/>
        </w:rPr>
      </w:pPr>
      <w:r w:rsidRPr="00903DBA">
        <w:rPr>
          <w:highlight w:val="white"/>
        </w:rPr>
        <w:t xml:space="preserve">    }</w:t>
      </w:r>
    </w:p>
    <w:p w14:paraId="200E1371" w14:textId="77777777" w:rsidR="00442030" w:rsidRPr="00903DBA" w:rsidRDefault="00442030" w:rsidP="00442030">
      <w:pPr>
        <w:pStyle w:val="Code"/>
        <w:rPr>
          <w:highlight w:val="white"/>
        </w:rPr>
      </w:pPr>
      <w:r w:rsidRPr="00903DBA">
        <w:rPr>
          <w:highlight w:val="white"/>
        </w:rPr>
        <w:t xml:space="preserve">  }</w:t>
      </w:r>
    </w:p>
    <w:p w14:paraId="570C887A" w14:textId="77777777" w:rsidR="00442030" w:rsidRPr="00903DBA" w:rsidRDefault="00442030" w:rsidP="00442030">
      <w:pPr>
        <w:pStyle w:val="Code"/>
        <w:rPr>
          <w:highlight w:val="white"/>
        </w:rPr>
      </w:pPr>
      <w:r w:rsidRPr="00903DBA">
        <w:rPr>
          <w:highlight w:val="white"/>
        </w:rPr>
        <w:t>}</w:t>
      </w:r>
    </w:p>
    <w:p w14:paraId="16DC9387" w14:textId="77777777" w:rsidR="00442030" w:rsidRPr="00903DBA" w:rsidRDefault="00442030" w:rsidP="00442030">
      <w:pPr>
        <w:pStyle w:val="Code"/>
        <w:rPr>
          <w:highlight w:val="white"/>
        </w:rPr>
      </w:pPr>
    </w:p>
    <w:p w14:paraId="27146867" w14:textId="77777777" w:rsidR="00442030" w:rsidRPr="00903DBA" w:rsidRDefault="00442030" w:rsidP="00442030">
      <w:pPr>
        <w:pStyle w:val="Code"/>
        <w:rPr>
          <w:highlight w:val="white"/>
        </w:rPr>
      </w:pPr>
      <w:r w:rsidRPr="00903DBA">
        <w:rPr>
          <w:highlight w:val="white"/>
        </w:rPr>
        <w:t>va_list checkWidthAndPrecision(va_list arg_list, int* widthPtr,</w:t>
      </w:r>
    </w:p>
    <w:p w14:paraId="54F60066" w14:textId="77777777" w:rsidR="00442030" w:rsidRPr="00903DBA" w:rsidRDefault="00442030" w:rsidP="00442030">
      <w:pPr>
        <w:pStyle w:val="Code"/>
        <w:rPr>
          <w:highlight w:val="white"/>
        </w:rPr>
      </w:pPr>
      <w:r w:rsidRPr="00903DBA">
        <w:rPr>
          <w:highlight w:val="white"/>
        </w:rPr>
        <w:t xml:space="preserve">                               int* precisionPtr) {</w:t>
      </w:r>
    </w:p>
    <w:p w14:paraId="7C7A1FBE" w14:textId="77777777" w:rsidR="00442030" w:rsidRPr="00903DBA" w:rsidRDefault="00442030" w:rsidP="00442030">
      <w:pPr>
        <w:pStyle w:val="Code"/>
        <w:rPr>
          <w:highlight w:val="white"/>
        </w:rPr>
      </w:pPr>
      <w:r w:rsidRPr="00903DBA">
        <w:rPr>
          <w:highlight w:val="white"/>
        </w:rPr>
        <w:t xml:space="preserve">  if ((widthPtr != NULL) &amp;&amp; (*widthPtr == -1)) {</w:t>
      </w:r>
    </w:p>
    <w:p w14:paraId="7420C24B" w14:textId="77777777" w:rsidR="00442030" w:rsidRPr="00903DBA" w:rsidRDefault="00442030" w:rsidP="00442030">
      <w:pPr>
        <w:pStyle w:val="Code"/>
        <w:rPr>
          <w:highlight w:val="white"/>
        </w:rPr>
      </w:pPr>
      <w:r w:rsidRPr="00903DBA">
        <w:rPr>
          <w:highlight w:val="white"/>
        </w:rPr>
        <w:t xml:space="preserve">    *widthPtr = va_arg(arg_list, int);</w:t>
      </w:r>
    </w:p>
    <w:p w14:paraId="27CAA445" w14:textId="77777777" w:rsidR="00442030" w:rsidRPr="00903DBA" w:rsidRDefault="00442030" w:rsidP="00442030">
      <w:pPr>
        <w:pStyle w:val="Code"/>
        <w:rPr>
          <w:highlight w:val="white"/>
        </w:rPr>
      </w:pPr>
      <w:r w:rsidRPr="00903DBA">
        <w:rPr>
          <w:highlight w:val="white"/>
        </w:rPr>
        <w:t xml:space="preserve">  }</w:t>
      </w:r>
    </w:p>
    <w:p w14:paraId="240CA9A2" w14:textId="77777777" w:rsidR="00442030" w:rsidRPr="00903DBA" w:rsidRDefault="00442030" w:rsidP="00442030">
      <w:pPr>
        <w:pStyle w:val="Code"/>
        <w:rPr>
          <w:highlight w:val="white"/>
        </w:rPr>
      </w:pPr>
    </w:p>
    <w:p w14:paraId="14D47908" w14:textId="77777777" w:rsidR="00442030" w:rsidRPr="00903DBA" w:rsidRDefault="00442030" w:rsidP="00442030">
      <w:pPr>
        <w:pStyle w:val="Code"/>
        <w:rPr>
          <w:highlight w:val="white"/>
        </w:rPr>
      </w:pPr>
      <w:r w:rsidRPr="00903DBA">
        <w:rPr>
          <w:highlight w:val="white"/>
        </w:rPr>
        <w:t xml:space="preserve">  if ((precisionPtr != NULL) &amp;&amp; (*precisionPtr == -1)) {</w:t>
      </w:r>
    </w:p>
    <w:p w14:paraId="3633DED4" w14:textId="77777777" w:rsidR="00442030" w:rsidRPr="00903DBA" w:rsidRDefault="00442030" w:rsidP="00442030">
      <w:pPr>
        <w:pStyle w:val="Code"/>
        <w:rPr>
          <w:highlight w:val="white"/>
        </w:rPr>
      </w:pPr>
      <w:r w:rsidRPr="00903DBA">
        <w:rPr>
          <w:highlight w:val="white"/>
        </w:rPr>
        <w:t xml:space="preserve">    *precisionPtr = va_arg(arg_list, int);</w:t>
      </w:r>
    </w:p>
    <w:p w14:paraId="7EF84A52" w14:textId="77777777" w:rsidR="00442030" w:rsidRPr="00903DBA" w:rsidRDefault="00442030" w:rsidP="00442030">
      <w:pPr>
        <w:pStyle w:val="Code"/>
        <w:rPr>
          <w:highlight w:val="white"/>
        </w:rPr>
      </w:pPr>
      <w:r w:rsidRPr="00903DBA">
        <w:rPr>
          <w:highlight w:val="white"/>
        </w:rPr>
        <w:t xml:space="preserve">  }</w:t>
      </w:r>
    </w:p>
    <w:p w14:paraId="16482DCB" w14:textId="77777777" w:rsidR="00442030" w:rsidRPr="00903DBA" w:rsidRDefault="00442030" w:rsidP="00442030">
      <w:pPr>
        <w:pStyle w:val="Code"/>
        <w:rPr>
          <w:highlight w:val="white"/>
        </w:rPr>
      </w:pPr>
    </w:p>
    <w:p w14:paraId="6A117DEA" w14:textId="77777777" w:rsidR="00442030" w:rsidRPr="00903DBA" w:rsidRDefault="00442030" w:rsidP="00442030">
      <w:pPr>
        <w:pStyle w:val="Code"/>
        <w:rPr>
          <w:highlight w:val="white"/>
        </w:rPr>
      </w:pPr>
      <w:r w:rsidRPr="00903DBA">
        <w:rPr>
          <w:highlight w:val="white"/>
        </w:rPr>
        <w:t xml:space="preserve">  return arg_list;</w:t>
      </w:r>
    </w:p>
    <w:p w14:paraId="3C186A8D" w14:textId="77777777" w:rsidR="00442030" w:rsidRPr="00903DBA" w:rsidRDefault="00442030" w:rsidP="00442030">
      <w:pPr>
        <w:pStyle w:val="Code"/>
        <w:rPr>
          <w:highlight w:val="white"/>
        </w:rPr>
      </w:pPr>
      <w:r w:rsidRPr="00903DBA">
        <w:rPr>
          <w:highlight w:val="white"/>
        </w:rPr>
        <w:t>}</w:t>
      </w:r>
    </w:p>
    <w:p w14:paraId="0FBC7652" w14:textId="77777777" w:rsidR="00442030" w:rsidRPr="00903DBA" w:rsidRDefault="00442030" w:rsidP="00442030">
      <w:pPr>
        <w:pStyle w:val="Code"/>
        <w:rPr>
          <w:highlight w:val="white"/>
        </w:rPr>
      </w:pPr>
    </w:p>
    <w:p w14:paraId="7EEEF2D7" w14:textId="77777777" w:rsidR="00AE52D1" w:rsidRPr="00903DBA" w:rsidRDefault="00442030" w:rsidP="00442030">
      <w:pPr>
        <w:pStyle w:val="Code"/>
        <w:rPr>
          <w:highlight w:val="white"/>
        </w:rPr>
      </w:pPr>
      <w:r w:rsidRPr="00903DBA">
        <w:rPr>
          <w:highlight w:val="white"/>
        </w:rPr>
        <w:t>va_list printArgument(</w:t>
      </w:r>
      <w:r w:rsidR="00AE52D1" w:rsidRPr="00903DBA">
        <w:rPr>
          <w:highlight w:val="white"/>
        </w:rPr>
        <w:t xml:space="preserve">const </w:t>
      </w:r>
      <w:r w:rsidRPr="00903DBA">
        <w:rPr>
          <w:highlight w:val="white"/>
        </w:rPr>
        <w:t>char* format, va_list arg_list, BOOL plus,</w:t>
      </w:r>
    </w:p>
    <w:p w14:paraId="60ED9854" w14:textId="77777777" w:rsidR="00AE52D1"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space,</w:t>
      </w:r>
      <w:r w:rsidRPr="00903DBA">
        <w:rPr>
          <w:highlight w:val="white"/>
        </w:rPr>
        <w:t xml:space="preserve"> </w:t>
      </w:r>
      <w:r w:rsidR="00442030" w:rsidRPr="00903DBA">
        <w:rPr>
          <w:highlight w:val="white"/>
        </w:rPr>
        <w:t>BOOL grid, int* widthPtr, int precision,</w:t>
      </w:r>
    </w:p>
    <w:p w14:paraId="11EBFAAB" w14:textId="4EB6A093" w:rsidR="00442030"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shortInt,</w:t>
      </w:r>
      <w:r w:rsidRPr="00903DBA">
        <w:rPr>
          <w:highlight w:val="white"/>
        </w:rPr>
        <w:t xml:space="preserve"> </w:t>
      </w:r>
      <w:r w:rsidR="00442030" w:rsidRPr="00903DBA">
        <w:rPr>
          <w:highlight w:val="white"/>
        </w:rPr>
        <w:t>BOOL longInt, BOOL longDouble, BOOL sign,</w:t>
      </w:r>
    </w:p>
    <w:p w14:paraId="24FC218D" w14:textId="77777777" w:rsidR="00442030" w:rsidRPr="00903DBA" w:rsidRDefault="00442030" w:rsidP="00442030">
      <w:pPr>
        <w:pStyle w:val="Code"/>
        <w:rPr>
          <w:highlight w:val="white"/>
        </w:rPr>
      </w:pPr>
      <w:r w:rsidRPr="00903DBA">
        <w:rPr>
          <w:highlight w:val="white"/>
        </w:rPr>
        <w:t xml:space="preserve">                      BOOL* negativePtr) {</w:t>
      </w:r>
    </w:p>
    <w:p w14:paraId="779FF73C" w14:textId="77777777" w:rsidR="00442030" w:rsidRPr="00903DBA" w:rsidRDefault="00442030" w:rsidP="00442030">
      <w:pPr>
        <w:pStyle w:val="Code"/>
        <w:rPr>
          <w:highlight w:val="white"/>
        </w:rPr>
      </w:pPr>
      <w:r w:rsidRPr="00903DBA">
        <w:rPr>
          <w:highlight w:val="white"/>
        </w:rPr>
        <w:t xml:space="preserve">  char c = format[0], charValue;</w:t>
      </w:r>
    </w:p>
    <w:p w14:paraId="4EDCB0E8" w14:textId="77777777" w:rsidR="00442030" w:rsidRPr="00903DBA" w:rsidRDefault="00442030" w:rsidP="00442030">
      <w:pPr>
        <w:pStyle w:val="Code"/>
        <w:rPr>
          <w:highlight w:val="white"/>
        </w:rPr>
      </w:pPr>
      <w:r w:rsidRPr="00903DBA">
        <w:rPr>
          <w:highlight w:val="white"/>
        </w:rPr>
        <w:t xml:space="preserve">  int *intPtr;</w:t>
      </w:r>
    </w:p>
    <w:p w14:paraId="037B94B8" w14:textId="77777777" w:rsidR="00442030" w:rsidRPr="00903DBA" w:rsidRDefault="00442030" w:rsidP="00442030">
      <w:pPr>
        <w:pStyle w:val="Code"/>
        <w:rPr>
          <w:highlight w:val="white"/>
        </w:rPr>
      </w:pPr>
      <w:r w:rsidRPr="00903DBA">
        <w:rPr>
          <w:highlight w:val="white"/>
        </w:rPr>
        <w:t xml:space="preserve">  long double longDoubleValue;</w:t>
      </w:r>
    </w:p>
    <w:p w14:paraId="3705018E" w14:textId="77777777" w:rsidR="00442030" w:rsidRPr="00903DBA" w:rsidRDefault="00442030" w:rsidP="00442030">
      <w:pPr>
        <w:pStyle w:val="Code"/>
        <w:rPr>
          <w:highlight w:val="white"/>
        </w:rPr>
      </w:pPr>
      <w:r w:rsidRPr="00903DBA">
        <w:rPr>
          <w:highlight w:val="white"/>
        </w:rPr>
        <w:t xml:space="preserve">  void* ptrValue;</w:t>
      </w:r>
    </w:p>
    <w:p w14:paraId="56196C97" w14:textId="77777777" w:rsidR="00442030" w:rsidRPr="00903DBA" w:rsidRDefault="00442030" w:rsidP="00442030">
      <w:pPr>
        <w:pStyle w:val="Code"/>
        <w:rPr>
          <w:highlight w:val="white"/>
        </w:rPr>
      </w:pPr>
    </w:p>
    <w:p w14:paraId="2867CC0D" w14:textId="77777777" w:rsidR="00442030" w:rsidRPr="00903DBA" w:rsidRDefault="00442030" w:rsidP="00442030">
      <w:pPr>
        <w:pStyle w:val="Code"/>
        <w:rPr>
          <w:highlight w:val="white"/>
        </w:rPr>
      </w:pPr>
      <w:r w:rsidRPr="00903DBA">
        <w:rPr>
          <w:highlight w:val="white"/>
        </w:rPr>
        <w:t xml:space="preserve">  switch (c) {</w:t>
      </w:r>
    </w:p>
    <w:p w14:paraId="310BD77B" w14:textId="77777777" w:rsidR="00442030" w:rsidRPr="00903DBA" w:rsidRDefault="00442030" w:rsidP="00442030">
      <w:pPr>
        <w:pStyle w:val="Code"/>
        <w:rPr>
          <w:highlight w:val="white"/>
        </w:rPr>
      </w:pPr>
      <w:r w:rsidRPr="00903DBA">
        <w:rPr>
          <w:highlight w:val="white"/>
        </w:rPr>
        <w:t xml:space="preserve">    case 'i':</w:t>
      </w:r>
    </w:p>
    <w:p w14:paraId="2E564B79" w14:textId="77777777" w:rsidR="00442030" w:rsidRPr="00903DBA" w:rsidRDefault="00442030" w:rsidP="00442030">
      <w:pPr>
        <w:pStyle w:val="Code"/>
        <w:rPr>
          <w:highlight w:val="white"/>
        </w:rPr>
      </w:pPr>
      <w:r w:rsidRPr="00903DBA">
        <w:rPr>
          <w:highlight w:val="white"/>
        </w:rPr>
        <w:t xml:space="preserve">    case 'd': {</w:t>
      </w:r>
    </w:p>
    <w:p w14:paraId="3F9A26DE" w14:textId="77777777" w:rsidR="00442030" w:rsidRPr="00903DBA" w:rsidRDefault="00442030" w:rsidP="00442030">
      <w:pPr>
        <w:pStyle w:val="Code"/>
        <w:rPr>
          <w:highlight w:val="white"/>
        </w:rPr>
      </w:pPr>
      <w:r w:rsidRPr="00903DBA">
        <w:rPr>
          <w:highlight w:val="white"/>
        </w:rPr>
        <w:t xml:space="preserve">        long longValue;</w:t>
      </w:r>
    </w:p>
    <w:p w14:paraId="17D1D82F" w14:textId="77777777" w:rsidR="00442030" w:rsidRPr="00903DBA" w:rsidRDefault="00442030" w:rsidP="00442030">
      <w:pPr>
        <w:pStyle w:val="Code"/>
        <w:rPr>
          <w:highlight w:val="white"/>
        </w:rPr>
      </w:pPr>
    </w:p>
    <w:p w14:paraId="685F4C21" w14:textId="77777777" w:rsidR="00442030" w:rsidRPr="00903DBA" w:rsidRDefault="00442030" w:rsidP="00442030">
      <w:pPr>
        <w:pStyle w:val="Code"/>
        <w:rPr>
          <w:highlight w:val="white"/>
        </w:rPr>
      </w:pPr>
      <w:r w:rsidRPr="00903DBA">
        <w:rPr>
          <w:highlight w:val="white"/>
        </w:rPr>
        <w:t xml:space="preserve">        if (shortInt) {</w:t>
      </w:r>
    </w:p>
    <w:p w14:paraId="2AF86BA6" w14:textId="77777777" w:rsidR="00442030" w:rsidRPr="00903DBA" w:rsidRDefault="00442030" w:rsidP="00442030">
      <w:pPr>
        <w:pStyle w:val="Code"/>
        <w:rPr>
          <w:highlight w:val="white"/>
        </w:rPr>
      </w:pPr>
      <w:r w:rsidRPr="00903DBA">
        <w:rPr>
          <w:highlight w:val="white"/>
        </w:rPr>
        <w:t xml:space="preserve">          longValue = (long) (short) va_arg(arg_list, int);</w:t>
      </w:r>
    </w:p>
    <w:p w14:paraId="17469B18" w14:textId="77777777" w:rsidR="00442030" w:rsidRPr="00903DBA" w:rsidRDefault="00442030" w:rsidP="00442030">
      <w:pPr>
        <w:pStyle w:val="Code"/>
        <w:rPr>
          <w:highlight w:val="white"/>
        </w:rPr>
      </w:pPr>
      <w:r w:rsidRPr="00903DBA">
        <w:rPr>
          <w:highlight w:val="white"/>
        </w:rPr>
        <w:t xml:space="preserve">        }</w:t>
      </w:r>
    </w:p>
    <w:p w14:paraId="0AB8AEC1" w14:textId="77777777" w:rsidR="00442030" w:rsidRPr="00903DBA" w:rsidRDefault="00442030" w:rsidP="00442030">
      <w:pPr>
        <w:pStyle w:val="Code"/>
        <w:rPr>
          <w:highlight w:val="white"/>
        </w:rPr>
      </w:pPr>
      <w:r w:rsidRPr="00903DBA">
        <w:rPr>
          <w:highlight w:val="white"/>
        </w:rPr>
        <w:t xml:space="preserve">        else if (longInt) {</w:t>
      </w:r>
    </w:p>
    <w:p w14:paraId="6A14DD14" w14:textId="77777777" w:rsidR="00442030" w:rsidRPr="00903DBA" w:rsidRDefault="00442030" w:rsidP="00442030">
      <w:pPr>
        <w:pStyle w:val="Code"/>
        <w:rPr>
          <w:highlight w:val="white"/>
        </w:rPr>
      </w:pPr>
      <w:r w:rsidRPr="00903DBA">
        <w:rPr>
          <w:highlight w:val="white"/>
        </w:rPr>
        <w:t xml:space="preserve">          longValue = va_arg(arg_list, long);</w:t>
      </w:r>
    </w:p>
    <w:p w14:paraId="3D724698" w14:textId="77777777" w:rsidR="00442030" w:rsidRPr="00903DBA" w:rsidRDefault="00442030" w:rsidP="00442030">
      <w:pPr>
        <w:pStyle w:val="Code"/>
        <w:rPr>
          <w:highlight w:val="white"/>
        </w:rPr>
      </w:pPr>
      <w:r w:rsidRPr="00903DBA">
        <w:rPr>
          <w:highlight w:val="white"/>
        </w:rPr>
        <w:t xml:space="preserve">        }</w:t>
      </w:r>
    </w:p>
    <w:p w14:paraId="640B187F" w14:textId="77777777" w:rsidR="00442030" w:rsidRPr="00903DBA" w:rsidRDefault="00442030" w:rsidP="00442030">
      <w:pPr>
        <w:pStyle w:val="Code"/>
        <w:rPr>
          <w:highlight w:val="white"/>
        </w:rPr>
      </w:pPr>
      <w:r w:rsidRPr="00903DBA">
        <w:rPr>
          <w:highlight w:val="white"/>
        </w:rPr>
        <w:t xml:space="preserve">        else {</w:t>
      </w:r>
    </w:p>
    <w:p w14:paraId="18B7B3D4" w14:textId="77777777" w:rsidR="00442030" w:rsidRPr="00903DBA" w:rsidRDefault="00442030" w:rsidP="00442030">
      <w:pPr>
        <w:pStyle w:val="Code"/>
        <w:rPr>
          <w:highlight w:val="white"/>
        </w:rPr>
      </w:pPr>
      <w:r w:rsidRPr="00903DBA">
        <w:rPr>
          <w:highlight w:val="white"/>
        </w:rPr>
        <w:t xml:space="preserve">          longValue = (long) va_arg(arg_list, int);</w:t>
      </w:r>
    </w:p>
    <w:p w14:paraId="5A7A90E0" w14:textId="77777777" w:rsidR="00442030" w:rsidRPr="00903DBA" w:rsidRDefault="00442030" w:rsidP="00442030">
      <w:pPr>
        <w:pStyle w:val="Code"/>
        <w:rPr>
          <w:highlight w:val="white"/>
        </w:rPr>
      </w:pPr>
      <w:r w:rsidRPr="00903DBA">
        <w:rPr>
          <w:highlight w:val="white"/>
        </w:rPr>
        <w:t xml:space="preserve">        }</w:t>
      </w:r>
    </w:p>
    <w:p w14:paraId="2B14B871" w14:textId="77777777" w:rsidR="00442030" w:rsidRPr="00903DBA" w:rsidRDefault="00442030" w:rsidP="00442030">
      <w:pPr>
        <w:pStyle w:val="Code"/>
        <w:rPr>
          <w:highlight w:val="white"/>
        </w:rPr>
      </w:pPr>
    </w:p>
    <w:p w14:paraId="54F4A370" w14:textId="77777777" w:rsidR="00442030" w:rsidRPr="00903DBA" w:rsidRDefault="00442030" w:rsidP="00442030">
      <w:pPr>
        <w:pStyle w:val="Code"/>
        <w:rPr>
          <w:highlight w:val="white"/>
        </w:rPr>
      </w:pPr>
      <w:r w:rsidRPr="00903DBA">
        <w:rPr>
          <w:highlight w:val="white"/>
        </w:rPr>
        <w:t xml:space="preserve">        if (negativePtr != NULL) {</w:t>
      </w:r>
    </w:p>
    <w:p w14:paraId="482ED81A" w14:textId="77777777" w:rsidR="00442030" w:rsidRPr="00903DBA" w:rsidRDefault="00442030" w:rsidP="00442030">
      <w:pPr>
        <w:pStyle w:val="Code"/>
        <w:rPr>
          <w:highlight w:val="white"/>
        </w:rPr>
      </w:pPr>
      <w:r w:rsidRPr="00903DBA">
        <w:rPr>
          <w:highlight w:val="white"/>
        </w:rPr>
        <w:t xml:space="preserve">          *negativePtr = (longValue &lt; 0);</w:t>
      </w:r>
    </w:p>
    <w:p w14:paraId="4825442C" w14:textId="77777777" w:rsidR="00442030" w:rsidRPr="00903DBA" w:rsidRDefault="00442030" w:rsidP="00442030">
      <w:pPr>
        <w:pStyle w:val="Code"/>
        <w:rPr>
          <w:highlight w:val="white"/>
        </w:rPr>
      </w:pPr>
      <w:r w:rsidRPr="00903DBA">
        <w:rPr>
          <w:highlight w:val="white"/>
        </w:rPr>
        <w:t xml:space="preserve">        }</w:t>
      </w:r>
    </w:p>
    <w:p w14:paraId="58B526F2" w14:textId="77777777" w:rsidR="00442030" w:rsidRPr="00903DBA" w:rsidRDefault="00442030" w:rsidP="00442030">
      <w:pPr>
        <w:pStyle w:val="Code"/>
        <w:rPr>
          <w:highlight w:val="white"/>
        </w:rPr>
      </w:pPr>
    </w:p>
    <w:p w14:paraId="38A3FF63" w14:textId="77777777" w:rsidR="00442030" w:rsidRPr="00903DBA" w:rsidRDefault="00442030" w:rsidP="00442030">
      <w:pPr>
        <w:pStyle w:val="Code"/>
        <w:rPr>
          <w:highlight w:val="white"/>
        </w:rPr>
      </w:pPr>
      <w:r w:rsidRPr="00903DBA">
        <w:rPr>
          <w:highlight w:val="white"/>
        </w:rPr>
        <w:t xml:space="preserve">        if (!sign) {</w:t>
      </w:r>
    </w:p>
    <w:p w14:paraId="06893AE8" w14:textId="77777777" w:rsidR="00442030" w:rsidRPr="00903DBA" w:rsidRDefault="00442030" w:rsidP="00442030">
      <w:pPr>
        <w:pStyle w:val="Code"/>
        <w:rPr>
          <w:highlight w:val="white"/>
        </w:rPr>
      </w:pPr>
      <w:r w:rsidRPr="00903DBA">
        <w:rPr>
          <w:highlight w:val="white"/>
        </w:rPr>
        <w:t xml:space="preserve">          longValue = labs(longValue);</w:t>
      </w:r>
    </w:p>
    <w:p w14:paraId="59A583C3" w14:textId="77777777" w:rsidR="00442030" w:rsidRPr="00903DBA" w:rsidRDefault="00442030" w:rsidP="00442030">
      <w:pPr>
        <w:pStyle w:val="Code"/>
        <w:rPr>
          <w:highlight w:val="white"/>
        </w:rPr>
      </w:pPr>
      <w:r w:rsidRPr="00903DBA">
        <w:rPr>
          <w:highlight w:val="white"/>
        </w:rPr>
        <w:t xml:space="preserve">        }</w:t>
      </w:r>
    </w:p>
    <w:p w14:paraId="3DBCB37F" w14:textId="77777777" w:rsidR="00442030" w:rsidRPr="00903DBA" w:rsidRDefault="00442030" w:rsidP="00442030">
      <w:pPr>
        <w:pStyle w:val="Code"/>
        <w:rPr>
          <w:highlight w:val="white"/>
        </w:rPr>
      </w:pPr>
    </w:p>
    <w:p w14:paraId="0B3ED8F2"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5156C2C" w14:textId="77777777" w:rsidR="00442030" w:rsidRPr="00903DBA" w:rsidRDefault="00442030" w:rsidP="00442030">
      <w:pPr>
        <w:pStyle w:val="Code"/>
        <w:rPr>
          <w:highlight w:val="white"/>
        </w:rPr>
      </w:pPr>
      <w:r w:rsidRPr="00903DBA">
        <w:rPr>
          <w:highlight w:val="white"/>
        </w:rPr>
        <w:t xml:space="preserve">        printLongInt(longValue, plus, space);</w:t>
      </w:r>
    </w:p>
    <w:p w14:paraId="21E38690" w14:textId="77777777" w:rsidR="00442030" w:rsidRPr="00903DBA" w:rsidRDefault="00442030" w:rsidP="00442030">
      <w:pPr>
        <w:pStyle w:val="Code"/>
        <w:rPr>
          <w:highlight w:val="white"/>
        </w:rPr>
      </w:pPr>
      <w:r w:rsidRPr="00903DBA">
        <w:rPr>
          <w:highlight w:val="white"/>
        </w:rPr>
        <w:t xml:space="preserve">      }</w:t>
      </w:r>
    </w:p>
    <w:p w14:paraId="30AE0D18" w14:textId="77777777" w:rsidR="00442030" w:rsidRPr="00903DBA" w:rsidRDefault="00442030" w:rsidP="00442030">
      <w:pPr>
        <w:pStyle w:val="Code"/>
        <w:rPr>
          <w:highlight w:val="white"/>
        </w:rPr>
      </w:pPr>
      <w:r w:rsidRPr="00903DBA">
        <w:rPr>
          <w:highlight w:val="white"/>
        </w:rPr>
        <w:t xml:space="preserve">      break;</w:t>
      </w:r>
    </w:p>
    <w:p w14:paraId="20390FD6" w14:textId="77777777" w:rsidR="00442030" w:rsidRPr="00903DBA" w:rsidRDefault="00442030" w:rsidP="00442030">
      <w:pPr>
        <w:pStyle w:val="Code"/>
        <w:rPr>
          <w:highlight w:val="white"/>
        </w:rPr>
      </w:pPr>
    </w:p>
    <w:p w14:paraId="48214E79" w14:textId="77777777" w:rsidR="00442030" w:rsidRPr="00903DBA" w:rsidRDefault="00442030" w:rsidP="00442030">
      <w:pPr>
        <w:pStyle w:val="Code"/>
        <w:rPr>
          <w:highlight w:val="white"/>
        </w:rPr>
      </w:pPr>
      <w:r w:rsidRPr="00903DBA">
        <w:rPr>
          <w:highlight w:val="white"/>
        </w:rPr>
        <w:t xml:space="preserve">    case 'c':</w:t>
      </w:r>
    </w:p>
    <w:p w14:paraId="40CC479B" w14:textId="77777777" w:rsidR="00442030" w:rsidRPr="00903DBA" w:rsidRDefault="00442030" w:rsidP="00442030">
      <w:pPr>
        <w:pStyle w:val="Code"/>
        <w:rPr>
          <w:highlight w:val="white"/>
        </w:rPr>
      </w:pPr>
      <w:r w:rsidRPr="00903DBA">
        <w:rPr>
          <w:highlight w:val="white"/>
        </w:rPr>
        <w:t xml:space="preserve">      charValue = (char) va_arg(arg_list, int);</w:t>
      </w:r>
    </w:p>
    <w:p w14:paraId="77E3E25E" w14:textId="77777777" w:rsidR="00442030" w:rsidRPr="00903DBA" w:rsidRDefault="00442030" w:rsidP="00442030">
      <w:pPr>
        <w:pStyle w:val="Code"/>
        <w:rPr>
          <w:highlight w:val="white"/>
        </w:rPr>
      </w:pPr>
      <w:r w:rsidRPr="00903DBA">
        <w:rPr>
          <w:highlight w:val="white"/>
        </w:rPr>
        <w:lastRenderedPageBreak/>
        <w:t xml:space="preserve">      arg_list = checkWidthAndPrecision(arg_list, widthPtr, &amp;precision);</w:t>
      </w:r>
    </w:p>
    <w:p w14:paraId="7C7020EA" w14:textId="77777777" w:rsidR="00442030" w:rsidRPr="00903DBA" w:rsidRDefault="00442030" w:rsidP="00442030">
      <w:pPr>
        <w:pStyle w:val="Code"/>
        <w:rPr>
          <w:highlight w:val="white"/>
        </w:rPr>
      </w:pPr>
      <w:r w:rsidRPr="00903DBA">
        <w:rPr>
          <w:highlight w:val="white"/>
        </w:rPr>
        <w:t xml:space="preserve">      printChar(charValue);</w:t>
      </w:r>
    </w:p>
    <w:p w14:paraId="74AB9915" w14:textId="77777777" w:rsidR="00442030" w:rsidRPr="00903DBA" w:rsidRDefault="00442030" w:rsidP="00442030">
      <w:pPr>
        <w:pStyle w:val="Code"/>
        <w:rPr>
          <w:highlight w:val="white"/>
        </w:rPr>
      </w:pPr>
      <w:r w:rsidRPr="00903DBA">
        <w:rPr>
          <w:highlight w:val="white"/>
        </w:rPr>
        <w:t xml:space="preserve">      break;</w:t>
      </w:r>
    </w:p>
    <w:p w14:paraId="761CA001" w14:textId="77777777" w:rsidR="00442030" w:rsidRPr="00903DBA" w:rsidRDefault="00442030" w:rsidP="00442030">
      <w:pPr>
        <w:pStyle w:val="Code"/>
        <w:rPr>
          <w:highlight w:val="white"/>
        </w:rPr>
      </w:pPr>
    </w:p>
    <w:p w14:paraId="43333D6D" w14:textId="77777777" w:rsidR="00442030" w:rsidRPr="00903DBA" w:rsidRDefault="00442030" w:rsidP="00442030">
      <w:pPr>
        <w:pStyle w:val="Code"/>
        <w:rPr>
          <w:highlight w:val="white"/>
        </w:rPr>
      </w:pPr>
      <w:r w:rsidRPr="00903DBA">
        <w:rPr>
          <w:highlight w:val="white"/>
        </w:rPr>
        <w:t xml:space="preserve">    case 's': {</w:t>
      </w:r>
    </w:p>
    <w:p w14:paraId="1FC84A34" w14:textId="77777777" w:rsidR="00442030" w:rsidRPr="00903DBA" w:rsidRDefault="00442030" w:rsidP="00442030">
      <w:pPr>
        <w:pStyle w:val="Code"/>
        <w:rPr>
          <w:highlight w:val="white"/>
        </w:rPr>
      </w:pPr>
      <w:r w:rsidRPr="00903DBA">
        <w:rPr>
          <w:highlight w:val="white"/>
        </w:rPr>
        <w:t xml:space="preserve">        char* stringValue = va_arg(arg_list, char*);</w:t>
      </w:r>
    </w:p>
    <w:p w14:paraId="61D36AEE"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6BA1597" w14:textId="77777777" w:rsidR="00442030" w:rsidRPr="00903DBA" w:rsidRDefault="00442030" w:rsidP="00442030">
      <w:pPr>
        <w:pStyle w:val="Code"/>
        <w:rPr>
          <w:highlight w:val="white"/>
        </w:rPr>
      </w:pPr>
      <w:r w:rsidRPr="00903DBA">
        <w:rPr>
          <w:highlight w:val="white"/>
        </w:rPr>
        <w:t xml:space="preserve">        printString(stringValue, precision);</w:t>
      </w:r>
    </w:p>
    <w:p w14:paraId="2BDAEF43" w14:textId="77777777" w:rsidR="00442030" w:rsidRPr="00903DBA" w:rsidRDefault="00442030" w:rsidP="00442030">
      <w:pPr>
        <w:pStyle w:val="Code"/>
        <w:rPr>
          <w:highlight w:val="white"/>
        </w:rPr>
      </w:pPr>
      <w:r w:rsidRPr="00903DBA">
        <w:rPr>
          <w:highlight w:val="white"/>
        </w:rPr>
        <w:t xml:space="preserve">      }</w:t>
      </w:r>
    </w:p>
    <w:p w14:paraId="0919BA08" w14:textId="77777777" w:rsidR="00442030" w:rsidRPr="00903DBA" w:rsidRDefault="00442030" w:rsidP="00442030">
      <w:pPr>
        <w:pStyle w:val="Code"/>
        <w:rPr>
          <w:highlight w:val="white"/>
        </w:rPr>
      </w:pPr>
      <w:r w:rsidRPr="00903DBA">
        <w:rPr>
          <w:highlight w:val="white"/>
        </w:rPr>
        <w:t xml:space="preserve">      break;</w:t>
      </w:r>
    </w:p>
    <w:p w14:paraId="3B026C78" w14:textId="77777777" w:rsidR="00442030" w:rsidRPr="00903DBA" w:rsidRDefault="00442030" w:rsidP="00442030">
      <w:pPr>
        <w:pStyle w:val="Code"/>
        <w:rPr>
          <w:highlight w:val="white"/>
        </w:rPr>
      </w:pPr>
    </w:p>
    <w:p w14:paraId="67080DD6" w14:textId="77777777" w:rsidR="00442030" w:rsidRPr="00903DBA" w:rsidRDefault="00442030" w:rsidP="00442030">
      <w:pPr>
        <w:pStyle w:val="Code"/>
        <w:rPr>
          <w:highlight w:val="white"/>
        </w:rPr>
      </w:pPr>
      <w:r w:rsidRPr="00903DBA">
        <w:rPr>
          <w:highlight w:val="white"/>
        </w:rPr>
        <w:t xml:space="preserve">    case 'u':</w:t>
      </w:r>
    </w:p>
    <w:p w14:paraId="3B07A734" w14:textId="77777777" w:rsidR="00442030" w:rsidRPr="00903DBA" w:rsidRDefault="00442030" w:rsidP="00442030">
      <w:pPr>
        <w:pStyle w:val="Code"/>
        <w:rPr>
          <w:highlight w:val="white"/>
        </w:rPr>
      </w:pPr>
      <w:r w:rsidRPr="00903DBA">
        <w:rPr>
          <w:highlight w:val="white"/>
        </w:rPr>
        <w:t xml:space="preserve">    case 'o':</w:t>
      </w:r>
    </w:p>
    <w:p w14:paraId="2FA65547" w14:textId="77777777" w:rsidR="00442030" w:rsidRPr="00903DBA" w:rsidRDefault="00442030" w:rsidP="00442030">
      <w:pPr>
        <w:pStyle w:val="Code"/>
        <w:rPr>
          <w:highlight w:val="white"/>
        </w:rPr>
      </w:pPr>
      <w:r w:rsidRPr="00903DBA">
        <w:rPr>
          <w:highlight w:val="white"/>
        </w:rPr>
        <w:t xml:space="preserve">    case 'b':</w:t>
      </w:r>
    </w:p>
    <w:p w14:paraId="1B22410A" w14:textId="77777777" w:rsidR="00442030" w:rsidRPr="00903DBA" w:rsidRDefault="00442030" w:rsidP="00442030">
      <w:pPr>
        <w:pStyle w:val="Code"/>
        <w:rPr>
          <w:highlight w:val="white"/>
        </w:rPr>
      </w:pPr>
      <w:r w:rsidRPr="00903DBA">
        <w:rPr>
          <w:highlight w:val="white"/>
        </w:rPr>
        <w:t xml:space="preserve">    case 'x':</w:t>
      </w:r>
    </w:p>
    <w:p w14:paraId="0C25D19C" w14:textId="77777777" w:rsidR="00442030" w:rsidRPr="00903DBA" w:rsidRDefault="00442030" w:rsidP="00442030">
      <w:pPr>
        <w:pStyle w:val="Code"/>
        <w:rPr>
          <w:highlight w:val="white"/>
        </w:rPr>
      </w:pPr>
      <w:r w:rsidRPr="00903DBA">
        <w:rPr>
          <w:highlight w:val="white"/>
        </w:rPr>
        <w:t xml:space="preserve">    case 'X': {</w:t>
      </w:r>
    </w:p>
    <w:p w14:paraId="21E71142" w14:textId="77777777" w:rsidR="00442030" w:rsidRPr="00903DBA" w:rsidRDefault="00442030" w:rsidP="00442030">
      <w:pPr>
        <w:pStyle w:val="Code"/>
        <w:rPr>
          <w:highlight w:val="white"/>
        </w:rPr>
      </w:pPr>
      <w:r w:rsidRPr="00903DBA">
        <w:rPr>
          <w:highlight w:val="white"/>
        </w:rPr>
        <w:t xml:space="preserve">        unsigned long base = ((c == 'u') ? 10ul : ((c == 'o') ? 8ul :</w:t>
      </w:r>
    </w:p>
    <w:p w14:paraId="388DE4AC" w14:textId="77777777" w:rsidR="00442030" w:rsidRPr="00903DBA" w:rsidRDefault="00442030" w:rsidP="00442030">
      <w:pPr>
        <w:pStyle w:val="Code"/>
        <w:rPr>
          <w:highlight w:val="white"/>
        </w:rPr>
      </w:pPr>
      <w:r w:rsidRPr="00903DBA">
        <w:rPr>
          <w:highlight w:val="white"/>
        </w:rPr>
        <w:t xml:space="preserve">                                                  ((c == 'b') ? 2ul : 16ul)));</w:t>
      </w:r>
    </w:p>
    <w:p w14:paraId="368A7034" w14:textId="77777777" w:rsidR="00442030" w:rsidRPr="00903DBA" w:rsidRDefault="00442030" w:rsidP="00442030">
      <w:pPr>
        <w:pStyle w:val="Code"/>
        <w:rPr>
          <w:highlight w:val="white"/>
        </w:rPr>
      </w:pPr>
      <w:r w:rsidRPr="00903DBA">
        <w:rPr>
          <w:highlight w:val="white"/>
        </w:rPr>
        <w:t xml:space="preserve">        unsigned long value;</w:t>
      </w:r>
    </w:p>
    <w:p w14:paraId="77FF4CEF" w14:textId="77777777" w:rsidR="00442030" w:rsidRPr="00903DBA" w:rsidRDefault="00442030" w:rsidP="00442030">
      <w:pPr>
        <w:pStyle w:val="Code"/>
        <w:rPr>
          <w:highlight w:val="white"/>
        </w:rPr>
      </w:pPr>
    </w:p>
    <w:p w14:paraId="1837690F" w14:textId="77777777" w:rsidR="00442030" w:rsidRPr="00903DBA" w:rsidRDefault="00442030" w:rsidP="00442030">
      <w:pPr>
        <w:pStyle w:val="Code"/>
        <w:rPr>
          <w:highlight w:val="white"/>
        </w:rPr>
      </w:pPr>
      <w:r w:rsidRPr="00903DBA">
        <w:rPr>
          <w:highlight w:val="white"/>
        </w:rPr>
        <w:t xml:space="preserve">        if (shortInt) {</w:t>
      </w:r>
    </w:p>
    <w:p w14:paraId="20C61E39" w14:textId="77777777" w:rsidR="00442030" w:rsidRPr="00903DBA" w:rsidRDefault="00442030" w:rsidP="00442030">
      <w:pPr>
        <w:pStyle w:val="Code"/>
        <w:rPr>
          <w:highlight w:val="white"/>
        </w:rPr>
      </w:pPr>
      <w:r w:rsidRPr="00903DBA">
        <w:rPr>
          <w:highlight w:val="white"/>
        </w:rPr>
        <w:t xml:space="preserve">          value = (unsigned long) (unsigned short)</w:t>
      </w:r>
    </w:p>
    <w:p w14:paraId="6B8225E7" w14:textId="77777777" w:rsidR="00442030" w:rsidRPr="00903DBA" w:rsidRDefault="00442030" w:rsidP="00442030">
      <w:pPr>
        <w:pStyle w:val="Code"/>
        <w:rPr>
          <w:highlight w:val="white"/>
        </w:rPr>
      </w:pPr>
      <w:r w:rsidRPr="00903DBA">
        <w:rPr>
          <w:highlight w:val="white"/>
        </w:rPr>
        <w:t xml:space="preserve">                  va_arg(arg_list, unsigned int);</w:t>
      </w:r>
    </w:p>
    <w:p w14:paraId="7AF50DC5" w14:textId="77777777" w:rsidR="00442030" w:rsidRPr="00903DBA" w:rsidRDefault="00442030" w:rsidP="00442030">
      <w:pPr>
        <w:pStyle w:val="Code"/>
        <w:rPr>
          <w:highlight w:val="white"/>
        </w:rPr>
      </w:pPr>
      <w:r w:rsidRPr="00903DBA">
        <w:rPr>
          <w:highlight w:val="white"/>
        </w:rPr>
        <w:t xml:space="preserve">        }</w:t>
      </w:r>
    </w:p>
    <w:p w14:paraId="261E2C57" w14:textId="77777777" w:rsidR="00442030" w:rsidRPr="00903DBA" w:rsidRDefault="00442030" w:rsidP="00442030">
      <w:pPr>
        <w:pStyle w:val="Code"/>
        <w:rPr>
          <w:highlight w:val="white"/>
        </w:rPr>
      </w:pPr>
      <w:r w:rsidRPr="00903DBA">
        <w:rPr>
          <w:highlight w:val="white"/>
        </w:rPr>
        <w:t xml:space="preserve">        else if (longInt) {</w:t>
      </w:r>
    </w:p>
    <w:p w14:paraId="6E97BD20" w14:textId="77777777" w:rsidR="00442030" w:rsidRPr="00903DBA" w:rsidRDefault="00442030" w:rsidP="00442030">
      <w:pPr>
        <w:pStyle w:val="Code"/>
        <w:rPr>
          <w:highlight w:val="white"/>
        </w:rPr>
      </w:pPr>
      <w:r w:rsidRPr="00903DBA">
        <w:rPr>
          <w:highlight w:val="white"/>
        </w:rPr>
        <w:t xml:space="preserve">          value = va_arg(arg_list, unsigned long);</w:t>
      </w:r>
    </w:p>
    <w:p w14:paraId="4E3F6551" w14:textId="77777777" w:rsidR="00442030" w:rsidRPr="00903DBA" w:rsidRDefault="00442030" w:rsidP="00442030">
      <w:pPr>
        <w:pStyle w:val="Code"/>
        <w:rPr>
          <w:highlight w:val="white"/>
        </w:rPr>
      </w:pPr>
      <w:r w:rsidRPr="00903DBA">
        <w:rPr>
          <w:highlight w:val="white"/>
        </w:rPr>
        <w:t xml:space="preserve">        }</w:t>
      </w:r>
    </w:p>
    <w:p w14:paraId="711EB575" w14:textId="77777777" w:rsidR="00442030" w:rsidRPr="00903DBA" w:rsidRDefault="00442030" w:rsidP="00442030">
      <w:pPr>
        <w:pStyle w:val="Code"/>
        <w:rPr>
          <w:highlight w:val="white"/>
        </w:rPr>
      </w:pPr>
      <w:r w:rsidRPr="00903DBA">
        <w:rPr>
          <w:highlight w:val="white"/>
        </w:rPr>
        <w:t xml:space="preserve">        else {</w:t>
      </w:r>
    </w:p>
    <w:p w14:paraId="42242BF6" w14:textId="77777777" w:rsidR="00442030" w:rsidRPr="00903DBA" w:rsidRDefault="00442030" w:rsidP="00442030">
      <w:pPr>
        <w:pStyle w:val="Code"/>
        <w:rPr>
          <w:highlight w:val="white"/>
        </w:rPr>
      </w:pPr>
      <w:r w:rsidRPr="00903DBA">
        <w:rPr>
          <w:highlight w:val="white"/>
        </w:rPr>
        <w:t xml:space="preserve">          value = (unsigned long) va_arg(arg_list, unsigned int);</w:t>
      </w:r>
    </w:p>
    <w:p w14:paraId="00B749EC" w14:textId="77777777" w:rsidR="00442030" w:rsidRPr="00903DBA" w:rsidRDefault="00442030" w:rsidP="00442030">
      <w:pPr>
        <w:pStyle w:val="Code"/>
        <w:rPr>
          <w:highlight w:val="white"/>
        </w:rPr>
      </w:pPr>
      <w:r w:rsidRPr="00903DBA">
        <w:rPr>
          <w:highlight w:val="white"/>
        </w:rPr>
        <w:t xml:space="preserve">        }</w:t>
      </w:r>
    </w:p>
    <w:p w14:paraId="129B9623" w14:textId="77777777" w:rsidR="00442030" w:rsidRPr="00903DBA" w:rsidRDefault="00442030" w:rsidP="00442030">
      <w:pPr>
        <w:pStyle w:val="Code"/>
        <w:rPr>
          <w:highlight w:val="white"/>
        </w:rPr>
      </w:pPr>
    </w:p>
    <w:p w14:paraId="75DB87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1E6FCE3" w14:textId="77777777" w:rsidR="00442030" w:rsidRPr="00903DBA" w:rsidRDefault="00442030" w:rsidP="00442030">
      <w:pPr>
        <w:pStyle w:val="Code"/>
        <w:rPr>
          <w:highlight w:val="white"/>
        </w:rPr>
      </w:pPr>
      <w:r w:rsidRPr="00903DBA">
        <w:rPr>
          <w:highlight w:val="white"/>
        </w:rPr>
        <w:t xml:space="preserve">        printUnsignedLong(value, plus, space, grid, base, isupper(c));</w:t>
      </w:r>
    </w:p>
    <w:p w14:paraId="158046A4" w14:textId="77777777" w:rsidR="00442030" w:rsidRPr="00903DBA" w:rsidRDefault="00442030" w:rsidP="00442030">
      <w:pPr>
        <w:pStyle w:val="Code"/>
        <w:rPr>
          <w:highlight w:val="white"/>
        </w:rPr>
      </w:pPr>
      <w:r w:rsidRPr="00903DBA">
        <w:rPr>
          <w:highlight w:val="white"/>
        </w:rPr>
        <w:t xml:space="preserve">      }</w:t>
      </w:r>
    </w:p>
    <w:p w14:paraId="7522C191" w14:textId="77777777" w:rsidR="00442030" w:rsidRPr="00903DBA" w:rsidRDefault="00442030" w:rsidP="00442030">
      <w:pPr>
        <w:pStyle w:val="Code"/>
        <w:rPr>
          <w:highlight w:val="white"/>
        </w:rPr>
      </w:pPr>
      <w:r w:rsidRPr="00903DBA">
        <w:rPr>
          <w:highlight w:val="white"/>
        </w:rPr>
        <w:t xml:space="preserve">      break;</w:t>
      </w:r>
    </w:p>
    <w:p w14:paraId="5168CD2A" w14:textId="77777777" w:rsidR="00442030" w:rsidRPr="00903DBA" w:rsidRDefault="00442030" w:rsidP="00442030">
      <w:pPr>
        <w:pStyle w:val="Code"/>
        <w:rPr>
          <w:highlight w:val="white"/>
        </w:rPr>
      </w:pPr>
    </w:p>
    <w:p w14:paraId="3C9396E7" w14:textId="77777777" w:rsidR="00442030" w:rsidRPr="00903DBA" w:rsidRDefault="00442030" w:rsidP="00442030">
      <w:pPr>
        <w:pStyle w:val="Code"/>
        <w:rPr>
          <w:highlight w:val="white"/>
        </w:rPr>
      </w:pPr>
      <w:r w:rsidRPr="00903DBA">
        <w:rPr>
          <w:highlight w:val="white"/>
        </w:rPr>
        <w:t xml:space="preserve">    case 'f':</w:t>
      </w:r>
    </w:p>
    <w:p w14:paraId="0511032C" w14:textId="77777777" w:rsidR="00442030" w:rsidRPr="00903DBA" w:rsidRDefault="00442030" w:rsidP="00442030">
      <w:pPr>
        <w:pStyle w:val="Code"/>
        <w:rPr>
          <w:highlight w:val="white"/>
        </w:rPr>
      </w:pPr>
      <w:r w:rsidRPr="00903DBA">
        <w:rPr>
          <w:highlight w:val="white"/>
        </w:rPr>
        <w:t xml:space="preserve">    case 'e':</w:t>
      </w:r>
    </w:p>
    <w:p w14:paraId="78B36DFF" w14:textId="77777777" w:rsidR="00442030" w:rsidRPr="00903DBA" w:rsidRDefault="00442030" w:rsidP="00442030">
      <w:pPr>
        <w:pStyle w:val="Code"/>
        <w:rPr>
          <w:highlight w:val="white"/>
        </w:rPr>
      </w:pPr>
      <w:r w:rsidRPr="00903DBA">
        <w:rPr>
          <w:highlight w:val="white"/>
        </w:rPr>
        <w:t xml:space="preserve">    case 'E':</w:t>
      </w:r>
    </w:p>
    <w:p w14:paraId="168FC6A0" w14:textId="77777777" w:rsidR="00442030" w:rsidRPr="00903DBA" w:rsidRDefault="00442030" w:rsidP="00442030">
      <w:pPr>
        <w:pStyle w:val="Code"/>
        <w:rPr>
          <w:highlight w:val="white"/>
        </w:rPr>
      </w:pPr>
      <w:r w:rsidRPr="00903DBA">
        <w:rPr>
          <w:highlight w:val="white"/>
        </w:rPr>
        <w:t xml:space="preserve">    case 'g':</w:t>
      </w:r>
    </w:p>
    <w:p w14:paraId="24C3ACB0" w14:textId="77777777" w:rsidR="00442030" w:rsidRPr="00903DBA" w:rsidRDefault="00442030" w:rsidP="00442030">
      <w:pPr>
        <w:pStyle w:val="Code"/>
        <w:rPr>
          <w:highlight w:val="white"/>
        </w:rPr>
      </w:pPr>
      <w:r w:rsidRPr="00903DBA">
        <w:rPr>
          <w:highlight w:val="white"/>
        </w:rPr>
        <w:t xml:space="preserve">    case 'G':</w:t>
      </w:r>
    </w:p>
    <w:p w14:paraId="01C49723" w14:textId="77777777" w:rsidR="00442030" w:rsidRPr="00903DBA" w:rsidRDefault="00442030" w:rsidP="00442030">
      <w:pPr>
        <w:pStyle w:val="Code"/>
        <w:rPr>
          <w:highlight w:val="white"/>
        </w:rPr>
      </w:pPr>
      <w:r w:rsidRPr="00903DBA">
        <w:rPr>
          <w:highlight w:val="white"/>
        </w:rPr>
        <w:t xml:space="preserve">      if (longDouble) {</w:t>
      </w:r>
    </w:p>
    <w:p w14:paraId="6DE6B9DB" w14:textId="77777777" w:rsidR="00442030" w:rsidRPr="00903DBA" w:rsidRDefault="00442030" w:rsidP="00442030">
      <w:pPr>
        <w:pStyle w:val="Code"/>
        <w:rPr>
          <w:highlight w:val="white"/>
        </w:rPr>
      </w:pPr>
      <w:r w:rsidRPr="00903DBA">
        <w:rPr>
          <w:highlight w:val="white"/>
        </w:rPr>
        <w:t xml:space="preserve">        longDoubleValue = va_arg(arg_list, long double);</w:t>
      </w:r>
    </w:p>
    <w:p w14:paraId="477503D7" w14:textId="77777777" w:rsidR="00442030" w:rsidRPr="00903DBA" w:rsidRDefault="00442030" w:rsidP="00442030">
      <w:pPr>
        <w:pStyle w:val="Code"/>
        <w:rPr>
          <w:highlight w:val="white"/>
        </w:rPr>
      </w:pPr>
      <w:r w:rsidRPr="00903DBA">
        <w:rPr>
          <w:highlight w:val="white"/>
        </w:rPr>
        <w:t xml:space="preserve">        printLongDoublePlain(longDoubleValue, FALSE, FALSE, FALSE, 3);</w:t>
      </w:r>
    </w:p>
    <w:p w14:paraId="6F2134A1" w14:textId="77777777" w:rsidR="00442030" w:rsidRPr="00903DBA" w:rsidRDefault="00442030" w:rsidP="00442030">
      <w:pPr>
        <w:pStyle w:val="Code"/>
        <w:rPr>
          <w:highlight w:val="white"/>
        </w:rPr>
      </w:pPr>
      <w:r w:rsidRPr="00903DBA">
        <w:rPr>
          <w:highlight w:val="white"/>
        </w:rPr>
        <w:t xml:space="preserve">      }</w:t>
      </w:r>
    </w:p>
    <w:p w14:paraId="67ED0969" w14:textId="77777777" w:rsidR="00442030" w:rsidRPr="00903DBA" w:rsidRDefault="00442030" w:rsidP="00442030">
      <w:pPr>
        <w:pStyle w:val="Code"/>
        <w:rPr>
          <w:highlight w:val="white"/>
        </w:rPr>
      </w:pPr>
      <w:r w:rsidRPr="00903DBA">
        <w:rPr>
          <w:highlight w:val="white"/>
        </w:rPr>
        <w:t xml:space="preserve">      else {</w:t>
      </w:r>
    </w:p>
    <w:p w14:paraId="0B8EE3FA" w14:textId="77777777" w:rsidR="00442030" w:rsidRPr="00903DBA" w:rsidRDefault="00442030" w:rsidP="00442030">
      <w:pPr>
        <w:pStyle w:val="Code"/>
        <w:rPr>
          <w:highlight w:val="white"/>
        </w:rPr>
      </w:pPr>
      <w:r w:rsidRPr="00903DBA">
        <w:rPr>
          <w:highlight w:val="white"/>
        </w:rPr>
        <w:t xml:space="preserve">        longDoubleValue = (long double) va_arg(arg_list, double);</w:t>
      </w:r>
    </w:p>
    <w:p w14:paraId="03CCB7B4" w14:textId="77777777" w:rsidR="00442030" w:rsidRPr="00903DBA" w:rsidRDefault="00442030" w:rsidP="00442030">
      <w:pPr>
        <w:pStyle w:val="Code"/>
        <w:rPr>
          <w:highlight w:val="white"/>
        </w:rPr>
      </w:pPr>
      <w:r w:rsidRPr="00903DBA">
        <w:rPr>
          <w:highlight w:val="white"/>
        </w:rPr>
        <w:t xml:space="preserve">      }</w:t>
      </w:r>
    </w:p>
    <w:p w14:paraId="5FB02B9C" w14:textId="77777777" w:rsidR="00442030" w:rsidRPr="00903DBA" w:rsidRDefault="00442030" w:rsidP="00442030">
      <w:pPr>
        <w:pStyle w:val="Code"/>
        <w:rPr>
          <w:highlight w:val="white"/>
        </w:rPr>
      </w:pPr>
    </w:p>
    <w:p w14:paraId="0485FADC" w14:textId="77777777" w:rsidR="00442030" w:rsidRPr="00903DBA" w:rsidRDefault="00442030" w:rsidP="00442030">
      <w:pPr>
        <w:pStyle w:val="Code"/>
        <w:rPr>
          <w:highlight w:val="white"/>
        </w:rPr>
      </w:pPr>
      <w:r w:rsidRPr="00903DBA">
        <w:rPr>
          <w:highlight w:val="white"/>
        </w:rPr>
        <w:t xml:space="preserve">      if (negativePtr != NULL) {</w:t>
      </w:r>
    </w:p>
    <w:p w14:paraId="22F56EB7" w14:textId="77777777" w:rsidR="00442030" w:rsidRPr="00903DBA" w:rsidRDefault="00442030" w:rsidP="00442030">
      <w:pPr>
        <w:pStyle w:val="Code"/>
        <w:rPr>
          <w:highlight w:val="white"/>
        </w:rPr>
      </w:pPr>
      <w:r w:rsidRPr="00903DBA">
        <w:rPr>
          <w:highlight w:val="white"/>
        </w:rPr>
        <w:t xml:space="preserve">        *negativePtr = (longDoubleValue &lt; 0);</w:t>
      </w:r>
    </w:p>
    <w:p w14:paraId="3CA51D13" w14:textId="77777777" w:rsidR="00442030" w:rsidRPr="00903DBA" w:rsidRDefault="00442030" w:rsidP="00442030">
      <w:pPr>
        <w:pStyle w:val="Code"/>
        <w:rPr>
          <w:highlight w:val="white"/>
        </w:rPr>
      </w:pPr>
      <w:r w:rsidRPr="00903DBA">
        <w:rPr>
          <w:highlight w:val="white"/>
        </w:rPr>
        <w:t xml:space="preserve">      }</w:t>
      </w:r>
    </w:p>
    <w:p w14:paraId="25593D64" w14:textId="77777777" w:rsidR="00442030" w:rsidRPr="00903DBA" w:rsidRDefault="00442030" w:rsidP="00442030">
      <w:pPr>
        <w:pStyle w:val="Code"/>
        <w:rPr>
          <w:highlight w:val="white"/>
        </w:rPr>
      </w:pPr>
    </w:p>
    <w:p w14:paraId="6B94F6D9" w14:textId="77777777" w:rsidR="00442030" w:rsidRPr="00903DBA" w:rsidRDefault="00442030" w:rsidP="00442030">
      <w:pPr>
        <w:pStyle w:val="Code"/>
        <w:rPr>
          <w:highlight w:val="white"/>
        </w:rPr>
      </w:pPr>
      <w:r w:rsidRPr="00903DBA">
        <w:rPr>
          <w:highlight w:val="white"/>
        </w:rPr>
        <w:t xml:space="preserve">      if (!sign) {</w:t>
      </w:r>
    </w:p>
    <w:p w14:paraId="4CCED4A6" w14:textId="77777777" w:rsidR="00442030" w:rsidRPr="00903DBA" w:rsidRDefault="00442030" w:rsidP="00442030">
      <w:pPr>
        <w:pStyle w:val="Code"/>
        <w:rPr>
          <w:highlight w:val="white"/>
        </w:rPr>
      </w:pPr>
      <w:r w:rsidRPr="00903DBA">
        <w:rPr>
          <w:highlight w:val="white"/>
        </w:rPr>
        <w:t xml:space="preserve">        longDoubleValue = fabs(longDoubleValue);</w:t>
      </w:r>
    </w:p>
    <w:p w14:paraId="35C0BAD9" w14:textId="77777777" w:rsidR="00442030" w:rsidRPr="00903DBA" w:rsidRDefault="00442030" w:rsidP="00442030">
      <w:pPr>
        <w:pStyle w:val="Code"/>
        <w:rPr>
          <w:highlight w:val="white"/>
        </w:rPr>
      </w:pPr>
      <w:r w:rsidRPr="00903DBA">
        <w:rPr>
          <w:highlight w:val="white"/>
        </w:rPr>
        <w:t xml:space="preserve">      }</w:t>
      </w:r>
    </w:p>
    <w:p w14:paraId="3DCCE8CE" w14:textId="77777777" w:rsidR="00442030" w:rsidRPr="00903DBA" w:rsidRDefault="00442030" w:rsidP="00442030">
      <w:pPr>
        <w:pStyle w:val="Code"/>
        <w:rPr>
          <w:highlight w:val="white"/>
        </w:rPr>
      </w:pPr>
    </w:p>
    <w:p w14:paraId="790BF5BB" w14:textId="77777777" w:rsidR="00442030" w:rsidRPr="00903DBA" w:rsidRDefault="00442030" w:rsidP="00442030">
      <w:pPr>
        <w:pStyle w:val="Code"/>
        <w:rPr>
          <w:highlight w:val="white"/>
        </w:rPr>
      </w:pPr>
      <w:r w:rsidRPr="00903DBA">
        <w:rPr>
          <w:highlight w:val="white"/>
        </w:rPr>
        <w:lastRenderedPageBreak/>
        <w:t xml:space="preserve">      arg_list = checkWidthAndPrecision(arg_list, widthPtr, &amp;precision);</w:t>
      </w:r>
    </w:p>
    <w:p w14:paraId="5ADF1166" w14:textId="77777777" w:rsidR="00442030" w:rsidRPr="00903DBA" w:rsidRDefault="00442030" w:rsidP="00442030">
      <w:pPr>
        <w:pStyle w:val="Code"/>
        <w:rPr>
          <w:highlight w:val="white"/>
        </w:rPr>
      </w:pPr>
    </w:p>
    <w:p w14:paraId="3AAB69AB" w14:textId="77777777" w:rsidR="00442030" w:rsidRPr="00903DBA" w:rsidRDefault="00442030" w:rsidP="00442030">
      <w:pPr>
        <w:pStyle w:val="Code"/>
        <w:rPr>
          <w:highlight w:val="white"/>
        </w:rPr>
      </w:pPr>
      <w:r w:rsidRPr="00903DBA">
        <w:rPr>
          <w:highlight w:val="white"/>
        </w:rPr>
        <w:t xml:space="preserve">      if (c == 'f') {</w:t>
      </w:r>
    </w:p>
    <w:p w14:paraId="5D01A960"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23CBA311" w14:textId="77777777" w:rsidR="00442030" w:rsidRPr="00903DBA" w:rsidRDefault="00442030" w:rsidP="00442030">
      <w:pPr>
        <w:pStyle w:val="Code"/>
        <w:rPr>
          <w:highlight w:val="white"/>
        </w:rPr>
      </w:pPr>
      <w:r w:rsidRPr="00903DBA">
        <w:rPr>
          <w:highlight w:val="white"/>
        </w:rPr>
        <w:t xml:space="preserve">      }</w:t>
      </w:r>
    </w:p>
    <w:p w14:paraId="563B78D3" w14:textId="77777777" w:rsidR="00442030" w:rsidRPr="00903DBA" w:rsidRDefault="00442030" w:rsidP="00442030">
      <w:pPr>
        <w:pStyle w:val="Code"/>
        <w:rPr>
          <w:highlight w:val="white"/>
        </w:rPr>
      </w:pPr>
      <w:r w:rsidRPr="00903DBA">
        <w:rPr>
          <w:highlight w:val="white"/>
        </w:rPr>
        <w:t xml:space="preserve">      else if (tolower(c) == 'e') {</w:t>
      </w:r>
    </w:p>
    <w:p w14:paraId="4297129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B0FFD3" w14:textId="77777777" w:rsidR="00442030" w:rsidRPr="00903DBA" w:rsidRDefault="00442030" w:rsidP="00442030">
      <w:pPr>
        <w:pStyle w:val="Code"/>
        <w:rPr>
          <w:highlight w:val="white"/>
        </w:rPr>
      </w:pPr>
      <w:r w:rsidRPr="00903DBA">
        <w:rPr>
          <w:highlight w:val="white"/>
        </w:rPr>
        <w:t xml:space="preserve">                            grid, precision, isupper(c));</w:t>
      </w:r>
    </w:p>
    <w:p w14:paraId="79531ABD" w14:textId="77777777" w:rsidR="00442030" w:rsidRPr="00903DBA" w:rsidRDefault="00442030" w:rsidP="00442030">
      <w:pPr>
        <w:pStyle w:val="Code"/>
        <w:rPr>
          <w:highlight w:val="white"/>
        </w:rPr>
      </w:pPr>
      <w:r w:rsidRPr="00903DBA">
        <w:rPr>
          <w:highlight w:val="white"/>
        </w:rPr>
        <w:t xml:space="preserve">      }</w:t>
      </w:r>
    </w:p>
    <w:p w14:paraId="0435C3BE" w14:textId="77777777" w:rsidR="00442030" w:rsidRPr="00903DBA" w:rsidRDefault="00442030" w:rsidP="00442030">
      <w:pPr>
        <w:pStyle w:val="Code"/>
        <w:rPr>
          <w:highlight w:val="white"/>
        </w:rPr>
      </w:pPr>
      <w:r w:rsidRPr="00903DBA">
        <w:rPr>
          <w:highlight w:val="white"/>
        </w:rPr>
        <w:t xml:space="preserve">      else {</w:t>
      </w:r>
    </w:p>
    <w:p w14:paraId="1DA305E6" w14:textId="77777777" w:rsidR="00442030" w:rsidRPr="00903DBA" w:rsidRDefault="00442030" w:rsidP="00442030">
      <w:pPr>
        <w:pStyle w:val="Code"/>
        <w:rPr>
          <w:highlight w:val="white"/>
        </w:rPr>
      </w:pPr>
      <w:r w:rsidRPr="00903DBA">
        <w:rPr>
          <w:highlight w:val="white"/>
        </w:rPr>
        <w:t xml:space="preserve">        int expo = (int) log10(fabs(longDoubleValue));</w:t>
      </w:r>
    </w:p>
    <w:p w14:paraId="12261309" w14:textId="77777777" w:rsidR="00442030" w:rsidRPr="00903DBA" w:rsidRDefault="00442030" w:rsidP="00442030">
      <w:pPr>
        <w:pStyle w:val="Code"/>
        <w:rPr>
          <w:highlight w:val="white"/>
        </w:rPr>
      </w:pPr>
    </w:p>
    <w:p w14:paraId="59B508E0" w14:textId="77777777" w:rsidR="00442030" w:rsidRPr="00903DBA" w:rsidRDefault="00442030" w:rsidP="00442030">
      <w:pPr>
        <w:pStyle w:val="Code"/>
        <w:rPr>
          <w:highlight w:val="white"/>
        </w:rPr>
      </w:pPr>
      <w:r w:rsidRPr="00903DBA">
        <w:rPr>
          <w:highlight w:val="white"/>
        </w:rPr>
        <w:t xml:space="preserve">        if ((expo &gt;= -3) &amp;&amp; (expo &lt;= 2)) {</w:t>
      </w:r>
    </w:p>
    <w:p w14:paraId="11225398"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6CED9601" w14:textId="77777777" w:rsidR="00442030" w:rsidRPr="00903DBA" w:rsidRDefault="00442030" w:rsidP="00442030">
      <w:pPr>
        <w:pStyle w:val="Code"/>
        <w:rPr>
          <w:highlight w:val="white"/>
        </w:rPr>
      </w:pPr>
      <w:r w:rsidRPr="00903DBA">
        <w:rPr>
          <w:highlight w:val="white"/>
        </w:rPr>
        <w:t xml:space="preserve">        }</w:t>
      </w:r>
    </w:p>
    <w:p w14:paraId="71A08F82" w14:textId="77777777" w:rsidR="00442030" w:rsidRPr="00903DBA" w:rsidRDefault="00442030" w:rsidP="00442030">
      <w:pPr>
        <w:pStyle w:val="Code"/>
        <w:rPr>
          <w:highlight w:val="white"/>
        </w:rPr>
      </w:pPr>
      <w:r w:rsidRPr="00903DBA">
        <w:rPr>
          <w:highlight w:val="white"/>
        </w:rPr>
        <w:t xml:space="preserve">        else {</w:t>
      </w:r>
    </w:p>
    <w:p w14:paraId="37AE64D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5F5443" w14:textId="77777777" w:rsidR="00442030" w:rsidRPr="00903DBA" w:rsidRDefault="00442030" w:rsidP="00442030">
      <w:pPr>
        <w:pStyle w:val="Code"/>
        <w:rPr>
          <w:highlight w:val="white"/>
        </w:rPr>
      </w:pPr>
      <w:r w:rsidRPr="00903DBA">
        <w:rPr>
          <w:highlight w:val="white"/>
        </w:rPr>
        <w:t xml:space="preserve">                              grid, precision, isupper(c));</w:t>
      </w:r>
    </w:p>
    <w:p w14:paraId="3C30651B" w14:textId="77777777" w:rsidR="00442030" w:rsidRPr="00903DBA" w:rsidRDefault="00442030" w:rsidP="00442030">
      <w:pPr>
        <w:pStyle w:val="Code"/>
        <w:rPr>
          <w:highlight w:val="white"/>
        </w:rPr>
      </w:pPr>
      <w:r w:rsidRPr="00903DBA">
        <w:rPr>
          <w:highlight w:val="white"/>
        </w:rPr>
        <w:t xml:space="preserve">        }</w:t>
      </w:r>
    </w:p>
    <w:p w14:paraId="27A3A3B0" w14:textId="77777777" w:rsidR="00442030" w:rsidRPr="00903DBA" w:rsidRDefault="00442030" w:rsidP="00442030">
      <w:pPr>
        <w:pStyle w:val="Code"/>
        <w:rPr>
          <w:highlight w:val="white"/>
        </w:rPr>
      </w:pPr>
      <w:r w:rsidRPr="00903DBA">
        <w:rPr>
          <w:highlight w:val="white"/>
        </w:rPr>
        <w:t xml:space="preserve">      }</w:t>
      </w:r>
    </w:p>
    <w:p w14:paraId="4BCB5979" w14:textId="77777777" w:rsidR="00442030" w:rsidRPr="00903DBA" w:rsidRDefault="00442030" w:rsidP="00442030">
      <w:pPr>
        <w:pStyle w:val="Code"/>
        <w:rPr>
          <w:highlight w:val="white"/>
        </w:rPr>
      </w:pPr>
      <w:r w:rsidRPr="00903DBA">
        <w:rPr>
          <w:highlight w:val="white"/>
        </w:rPr>
        <w:t xml:space="preserve">      break;</w:t>
      </w:r>
    </w:p>
    <w:p w14:paraId="53345C2F" w14:textId="77777777" w:rsidR="00442030" w:rsidRPr="00903DBA" w:rsidRDefault="00442030" w:rsidP="00442030">
      <w:pPr>
        <w:pStyle w:val="Code"/>
        <w:rPr>
          <w:highlight w:val="white"/>
        </w:rPr>
      </w:pPr>
    </w:p>
    <w:p w14:paraId="1AC16020" w14:textId="77777777" w:rsidR="00442030" w:rsidRPr="00903DBA" w:rsidRDefault="00442030" w:rsidP="00442030">
      <w:pPr>
        <w:pStyle w:val="Code"/>
        <w:rPr>
          <w:highlight w:val="white"/>
        </w:rPr>
      </w:pPr>
      <w:r w:rsidRPr="00903DBA">
        <w:rPr>
          <w:highlight w:val="white"/>
        </w:rPr>
        <w:t xml:space="preserve">    case 'p':</w:t>
      </w:r>
    </w:p>
    <w:p w14:paraId="0791786E" w14:textId="77777777" w:rsidR="00442030" w:rsidRPr="00903DBA" w:rsidRDefault="00442030" w:rsidP="00442030">
      <w:pPr>
        <w:pStyle w:val="Code"/>
        <w:rPr>
          <w:highlight w:val="white"/>
        </w:rPr>
      </w:pPr>
      <w:r w:rsidRPr="00903DBA">
        <w:rPr>
          <w:highlight w:val="white"/>
        </w:rPr>
        <w:t xml:space="preserve">      ptrValue = va_arg(arg_list, void*);</w:t>
      </w:r>
    </w:p>
    <w:p w14:paraId="72C5CE67"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3804BB9" w14:textId="65F68ED5" w:rsidR="00442030" w:rsidRPr="00903DBA" w:rsidRDefault="00442030" w:rsidP="00442030">
      <w:pPr>
        <w:pStyle w:val="Code"/>
        <w:rPr>
          <w:highlight w:val="white"/>
        </w:rPr>
      </w:pPr>
      <w:r w:rsidRPr="00903DBA">
        <w:rPr>
          <w:highlight w:val="white"/>
        </w:rPr>
        <w:t xml:space="preserve">      printUnsignedLong((</w:t>
      </w:r>
      <w:r w:rsidR="00A1512F" w:rsidRPr="00903DBA">
        <w:rPr>
          <w:highlight w:val="white"/>
        </w:rPr>
        <w:t>void*)</w:t>
      </w:r>
      <w:r w:rsidRPr="00903DBA">
        <w:rPr>
          <w:highlight w:val="white"/>
        </w:rPr>
        <w:t xml:space="preserve"> ptrValue, FALSE,</w:t>
      </w:r>
      <w:r w:rsidR="00A1512F" w:rsidRPr="00903DBA">
        <w:rPr>
          <w:highlight w:val="white"/>
        </w:rPr>
        <w:t xml:space="preserve"> </w:t>
      </w:r>
      <w:r w:rsidRPr="00903DBA">
        <w:rPr>
          <w:highlight w:val="white"/>
        </w:rPr>
        <w:t>FALSE, FALSE, 10u, FALSE);</w:t>
      </w:r>
    </w:p>
    <w:p w14:paraId="6BE5A383" w14:textId="77777777" w:rsidR="00442030" w:rsidRPr="00903DBA" w:rsidRDefault="00442030" w:rsidP="00442030">
      <w:pPr>
        <w:pStyle w:val="Code"/>
        <w:rPr>
          <w:highlight w:val="white"/>
        </w:rPr>
      </w:pPr>
      <w:r w:rsidRPr="00903DBA">
        <w:rPr>
          <w:highlight w:val="white"/>
        </w:rPr>
        <w:t xml:space="preserve">      break;</w:t>
      </w:r>
    </w:p>
    <w:p w14:paraId="63BED857" w14:textId="77777777" w:rsidR="00442030" w:rsidRPr="00903DBA" w:rsidRDefault="00442030" w:rsidP="00442030">
      <w:pPr>
        <w:pStyle w:val="Code"/>
        <w:rPr>
          <w:highlight w:val="white"/>
        </w:rPr>
      </w:pPr>
    </w:p>
    <w:p w14:paraId="2B7E7645" w14:textId="77777777" w:rsidR="00442030" w:rsidRPr="00903DBA" w:rsidRDefault="00442030" w:rsidP="00442030">
      <w:pPr>
        <w:pStyle w:val="Code"/>
        <w:rPr>
          <w:highlight w:val="white"/>
        </w:rPr>
      </w:pPr>
      <w:r w:rsidRPr="00903DBA">
        <w:rPr>
          <w:highlight w:val="white"/>
        </w:rPr>
        <w:t xml:space="preserve">    case 'n':</w:t>
      </w:r>
    </w:p>
    <w:p w14:paraId="2D8C07CA" w14:textId="77777777" w:rsidR="00442030" w:rsidRPr="00903DBA" w:rsidRDefault="00442030" w:rsidP="00442030">
      <w:pPr>
        <w:pStyle w:val="Code"/>
        <w:rPr>
          <w:highlight w:val="white"/>
        </w:rPr>
      </w:pPr>
      <w:r w:rsidRPr="00903DBA">
        <w:rPr>
          <w:highlight w:val="white"/>
        </w:rPr>
        <w:t xml:space="preserve">      ptrValue = va_arg(arg_list, void*);</w:t>
      </w:r>
    </w:p>
    <w:p w14:paraId="7013983D" w14:textId="77777777" w:rsidR="00442030" w:rsidRPr="00903DBA" w:rsidRDefault="00442030" w:rsidP="00442030">
      <w:pPr>
        <w:pStyle w:val="Code"/>
        <w:rPr>
          <w:highlight w:val="white"/>
        </w:rPr>
      </w:pPr>
      <w:r w:rsidRPr="00903DBA">
        <w:rPr>
          <w:highlight w:val="white"/>
        </w:rPr>
        <w:t xml:space="preserve">      intPtr = va_arg(arg_list, int*);</w:t>
      </w:r>
    </w:p>
    <w:p w14:paraId="3AC43D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15750305" w14:textId="77777777" w:rsidR="00442030" w:rsidRPr="00903DBA" w:rsidRDefault="00442030" w:rsidP="00442030">
      <w:pPr>
        <w:pStyle w:val="Code"/>
        <w:rPr>
          <w:highlight w:val="white"/>
        </w:rPr>
      </w:pPr>
      <w:r w:rsidRPr="00903DBA">
        <w:rPr>
          <w:highlight w:val="white"/>
        </w:rPr>
        <w:t xml:space="preserve">      *intPtr = g_outChars;</w:t>
      </w:r>
    </w:p>
    <w:p w14:paraId="4501A5CA" w14:textId="77777777" w:rsidR="00442030" w:rsidRPr="00903DBA" w:rsidRDefault="00442030" w:rsidP="00442030">
      <w:pPr>
        <w:pStyle w:val="Code"/>
        <w:rPr>
          <w:highlight w:val="white"/>
        </w:rPr>
      </w:pPr>
      <w:r w:rsidRPr="00903DBA">
        <w:rPr>
          <w:highlight w:val="white"/>
        </w:rPr>
        <w:t xml:space="preserve">      break;</w:t>
      </w:r>
    </w:p>
    <w:p w14:paraId="6B422174" w14:textId="77777777" w:rsidR="00442030" w:rsidRPr="00903DBA" w:rsidRDefault="00442030" w:rsidP="00442030">
      <w:pPr>
        <w:pStyle w:val="Code"/>
        <w:rPr>
          <w:highlight w:val="white"/>
        </w:rPr>
      </w:pPr>
    </w:p>
    <w:p w14:paraId="630A4EA2" w14:textId="77777777" w:rsidR="00442030" w:rsidRPr="00903DBA" w:rsidRDefault="00442030" w:rsidP="00442030">
      <w:pPr>
        <w:pStyle w:val="Code"/>
        <w:rPr>
          <w:highlight w:val="white"/>
        </w:rPr>
      </w:pPr>
      <w:r w:rsidRPr="00903DBA">
        <w:rPr>
          <w:highlight w:val="white"/>
        </w:rPr>
        <w:t xml:space="preserve">    case '%':</w:t>
      </w:r>
    </w:p>
    <w:p w14:paraId="1D77817C"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CAF235A" w14:textId="77777777" w:rsidR="00442030" w:rsidRPr="00903DBA" w:rsidRDefault="00442030" w:rsidP="00442030">
      <w:pPr>
        <w:pStyle w:val="Code"/>
        <w:rPr>
          <w:highlight w:val="white"/>
        </w:rPr>
      </w:pPr>
      <w:r w:rsidRPr="00903DBA">
        <w:rPr>
          <w:highlight w:val="white"/>
        </w:rPr>
        <w:t xml:space="preserve">      printChar('%');</w:t>
      </w:r>
    </w:p>
    <w:p w14:paraId="35EBFB1A" w14:textId="77777777" w:rsidR="00442030" w:rsidRPr="00903DBA" w:rsidRDefault="00442030" w:rsidP="00442030">
      <w:pPr>
        <w:pStyle w:val="Code"/>
        <w:rPr>
          <w:highlight w:val="white"/>
        </w:rPr>
      </w:pPr>
      <w:r w:rsidRPr="00903DBA">
        <w:rPr>
          <w:highlight w:val="white"/>
        </w:rPr>
        <w:t xml:space="preserve">      break;</w:t>
      </w:r>
    </w:p>
    <w:p w14:paraId="390CF242" w14:textId="77777777" w:rsidR="00442030" w:rsidRPr="00903DBA" w:rsidRDefault="00442030" w:rsidP="00442030">
      <w:pPr>
        <w:pStyle w:val="Code"/>
        <w:rPr>
          <w:highlight w:val="white"/>
        </w:rPr>
      </w:pPr>
      <w:r w:rsidRPr="00903DBA">
        <w:rPr>
          <w:highlight w:val="white"/>
        </w:rPr>
        <w:t xml:space="preserve">  }</w:t>
      </w:r>
    </w:p>
    <w:p w14:paraId="40B69156" w14:textId="77777777" w:rsidR="00442030" w:rsidRPr="00903DBA" w:rsidRDefault="00442030" w:rsidP="00442030">
      <w:pPr>
        <w:pStyle w:val="Code"/>
        <w:rPr>
          <w:highlight w:val="white"/>
        </w:rPr>
      </w:pPr>
    </w:p>
    <w:p w14:paraId="36F27565" w14:textId="77777777" w:rsidR="00442030" w:rsidRPr="00903DBA" w:rsidRDefault="00442030" w:rsidP="00442030">
      <w:pPr>
        <w:pStyle w:val="Code"/>
        <w:rPr>
          <w:highlight w:val="white"/>
        </w:rPr>
      </w:pPr>
      <w:r w:rsidRPr="00903DBA">
        <w:rPr>
          <w:highlight w:val="white"/>
        </w:rPr>
        <w:t xml:space="preserve">  return arg_list;</w:t>
      </w:r>
    </w:p>
    <w:p w14:paraId="0E8E85C7" w14:textId="77777777" w:rsidR="00442030" w:rsidRPr="00903DBA" w:rsidRDefault="00442030" w:rsidP="00442030">
      <w:pPr>
        <w:pStyle w:val="Code"/>
        <w:rPr>
          <w:highlight w:val="white"/>
        </w:rPr>
      </w:pPr>
      <w:r w:rsidRPr="00903DBA">
        <w:rPr>
          <w:highlight w:val="white"/>
        </w:rPr>
        <w:t>}</w:t>
      </w:r>
    </w:p>
    <w:p w14:paraId="0CAECDDB" w14:textId="77777777" w:rsidR="00442030" w:rsidRPr="00903DBA" w:rsidRDefault="00442030" w:rsidP="00442030">
      <w:pPr>
        <w:pStyle w:val="Code"/>
        <w:rPr>
          <w:highlight w:val="white"/>
        </w:rPr>
      </w:pPr>
    </w:p>
    <w:p w14:paraId="291C04A1" w14:textId="129E6FCB" w:rsidR="00442030" w:rsidRPr="00903DBA" w:rsidRDefault="00442030" w:rsidP="00442030">
      <w:pPr>
        <w:pStyle w:val="Code"/>
        <w:rPr>
          <w:highlight w:val="white"/>
        </w:rPr>
      </w:pPr>
      <w:r w:rsidRPr="00903DBA">
        <w:rPr>
          <w:highlight w:val="white"/>
        </w:rPr>
        <w:t>int printFormat(</w:t>
      </w:r>
      <w:r w:rsidR="00FE2217" w:rsidRPr="00903DBA">
        <w:rPr>
          <w:highlight w:val="white"/>
        </w:rPr>
        <w:t xml:space="preserve">const </w:t>
      </w:r>
      <w:r w:rsidRPr="00903DBA">
        <w:rPr>
          <w:highlight w:val="white"/>
        </w:rPr>
        <w:t>char* format, va_list arg_list) {</w:t>
      </w:r>
    </w:p>
    <w:p w14:paraId="32EA6590" w14:textId="77777777" w:rsidR="00442030" w:rsidRPr="00903DBA" w:rsidRDefault="00442030" w:rsidP="00442030">
      <w:pPr>
        <w:pStyle w:val="Code"/>
        <w:rPr>
          <w:highlight w:val="white"/>
        </w:rPr>
      </w:pPr>
      <w:r w:rsidRPr="00903DBA">
        <w:rPr>
          <w:highlight w:val="white"/>
        </w:rPr>
        <w:t xml:space="preserve">  int index, width = 0, precision = 0;</w:t>
      </w:r>
    </w:p>
    <w:p w14:paraId="65470D51" w14:textId="77777777" w:rsidR="00442030" w:rsidRPr="00903DBA" w:rsidRDefault="00442030" w:rsidP="00442030">
      <w:pPr>
        <w:pStyle w:val="Code"/>
        <w:rPr>
          <w:highlight w:val="white"/>
        </w:rPr>
      </w:pPr>
      <w:r w:rsidRPr="00903DBA">
        <w:rPr>
          <w:highlight w:val="white"/>
        </w:rPr>
        <w:t xml:space="preserve">  BOOL percent = FALSE, plus = FALSE, minus = FALSE, space = FALSE,</w:t>
      </w:r>
    </w:p>
    <w:p w14:paraId="71D6CB9E" w14:textId="77777777" w:rsidR="00442030" w:rsidRPr="00903DBA" w:rsidRDefault="00442030" w:rsidP="00442030">
      <w:pPr>
        <w:pStyle w:val="Code"/>
        <w:rPr>
          <w:highlight w:val="white"/>
        </w:rPr>
      </w:pPr>
      <w:r w:rsidRPr="00903DBA">
        <w:rPr>
          <w:highlight w:val="white"/>
        </w:rPr>
        <w:t xml:space="preserve">       zero = FALSE, grid = FALSE, widthStar = FALSE,</w:t>
      </w:r>
    </w:p>
    <w:p w14:paraId="584E5B84" w14:textId="77777777" w:rsidR="00442030" w:rsidRPr="00903DBA" w:rsidRDefault="00442030" w:rsidP="00442030">
      <w:pPr>
        <w:pStyle w:val="Code"/>
        <w:rPr>
          <w:highlight w:val="white"/>
        </w:rPr>
      </w:pPr>
      <w:r w:rsidRPr="00903DBA">
        <w:rPr>
          <w:highlight w:val="white"/>
        </w:rPr>
        <w:t xml:space="preserve">       period = FALSE, precisionStar = FALSE,</w:t>
      </w:r>
    </w:p>
    <w:p w14:paraId="5119BF2D" w14:textId="77777777" w:rsidR="00442030" w:rsidRPr="00903DBA" w:rsidRDefault="00442030" w:rsidP="00442030">
      <w:pPr>
        <w:pStyle w:val="Code"/>
        <w:rPr>
          <w:highlight w:val="white"/>
        </w:rPr>
      </w:pPr>
      <w:r w:rsidRPr="00903DBA">
        <w:rPr>
          <w:highlight w:val="white"/>
        </w:rPr>
        <w:t xml:space="preserve">       shortInt = FALSE, longInt = FALSE, longDouble = FALSE;</w:t>
      </w:r>
    </w:p>
    <w:p w14:paraId="63C81496" w14:textId="77777777" w:rsidR="00442030" w:rsidRPr="00903DBA" w:rsidRDefault="00442030" w:rsidP="00442030">
      <w:pPr>
        <w:pStyle w:val="Code"/>
        <w:rPr>
          <w:highlight w:val="white"/>
        </w:rPr>
      </w:pPr>
      <w:r w:rsidRPr="00903DBA">
        <w:rPr>
          <w:highlight w:val="white"/>
        </w:rPr>
        <w:t xml:space="preserve">  g_outChars = 0;</w:t>
      </w:r>
    </w:p>
    <w:p w14:paraId="0DCAA645" w14:textId="77777777" w:rsidR="00442030" w:rsidRPr="00903DBA" w:rsidRDefault="00442030" w:rsidP="00442030">
      <w:pPr>
        <w:pStyle w:val="Code"/>
        <w:rPr>
          <w:highlight w:val="white"/>
        </w:rPr>
      </w:pPr>
    </w:p>
    <w:p w14:paraId="32596E7F" w14:textId="77777777" w:rsidR="00442030" w:rsidRPr="00903DBA" w:rsidRDefault="00442030" w:rsidP="00442030">
      <w:pPr>
        <w:pStyle w:val="Code"/>
        <w:rPr>
          <w:highlight w:val="white"/>
        </w:rPr>
      </w:pPr>
      <w:r w:rsidRPr="00903DBA">
        <w:rPr>
          <w:highlight w:val="white"/>
        </w:rPr>
        <w:t xml:space="preserve">  for (index = 0; format[index] != '\0'; ++index) {</w:t>
      </w:r>
    </w:p>
    <w:p w14:paraId="2BF0D847" w14:textId="77777777" w:rsidR="00442030" w:rsidRPr="00903DBA" w:rsidRDefault="00442030" w:rsidP="00442030">
      <w:pPr>
        <w:pStyle w:val="Code"/>
        <w:rPr>
          <w:highlight w:val="white"/>
        </w:rPr>
      </w:pPr>
      <w:r w:rsidRPr="00903DBA">
        <w:rPr>
          <w:highlight w:val="white"/>
        </w:rPr>
        <w:t xml:space="preserve">    char c = format[index];</w:t>
      </w:r>
    </w:p>
    <w:p w14:paraId="51A5E2F9" w14:textId="77777777" w:rsidR="00442030" w:rsidRPr="00903DBA" w:rsidRDefault="00442030" w:rsidP="00442030">
      <w:pPr>
        <w:pStyle w:val="Code"/>
        <w:rPr>
          <w:highlight w:val="white"/>
        </w:rPr>
      </w:pPr>
    </w:p>
    <w:p w14:paraId="640159B9" w14:textId="77777777" w:rsidR="00442030" w:rsidRPr="00903DBA" w:rsidRDefault="00442030" w:rsidP="00442030">
      <w:pPr>
        <w:pStyle w:val="Code"/>
        <w:rPr>
          <w:highlight w:val="white"/>
        </w:rPr>
      </w:pPr>
      <w:r w:rsidRPr="00903DBA">
        <w:rPr>
          <w:highlight w:val="white"/>
        </w:rPr>
        <w:t xml:space="preserve">    if (percent) {</w:t>
      </w:r>
    </w:p>
    <w:p w14:paraId="22DC044C" w14:textId="77777777" w:rsidR="00442030" w:rsidRPr="00903DBA" w:rsidRDefault="00442030" w:rsidP="00442030">
      <w:pPr>
        <w:pStyle w:val="Code"/>
        <w:rPr>
          <w:highlight w:val="white"/>
        </w:rPr>
      </w:pPr>
      <w:r w:rsidRPr="00903DBA">
        <w:rPr>
          <w:highlight w:val="white"/>
        </w:rPr>
        <w:t xml:space="preserve">      switch (c) {</w:t>
      </w:r>
    </w:p>
    <w:p w14:paraId="6D9D9546" w14:textId="77777777" w:rsidR="00442030" w:rsidRPr="00903DBA" w:rsidRDefault="00442030" w:rsidP="00442030">
      <w:pPr>
        <w:pStyle w:val="Code"/>
        <w:rPr>
          <w:highlight w:val="white"/>
        </w:rPr>
      </w:pPr>
      <w:r w:rsidRPr="00903DBA">
        <w:rPr>
          <w:highlight w:val="white"/>
        </w:rPr>
        <w:lastRenderedPageBreak/>
        <w:t xml:space="preserve">        case '+':</w:t>
      </w:r>
    </w:p>
    <w:p w14:paraId="51748B13" w14:textId="77777777" w:rsidR="00442030" w:rsidRPr="00903DBA" w:rsidRDefault="00442030" w:rsidP="00442030">
      <w:pPr>
        <w:pStyle w:val="Code"/>
        <w:rPr>
          <w:highlight w:val="white"/>
        </w:rPr>
      </w:pPr>
      <w:r w:rsidRPr="00903DBA">
        <w:rPr>
          <w:highlight w:val="white"/>
        </w:rPr>
        <w:t xml:space="preserve">          plus = TRUE;</w:t>
      </w:r>
    </w:p>
    <w:p w14:paraId="7F08406C" w14:textId="77777777" w:rsidR="00442030" w:rsidRPr="00903DBA" w:rsidRDefault="00442030" w:rsidP="00442030">
      <w:pPr>
        <w:pStyle w:val="Code"/>
        <w:rPr>
          <w:highlight w:val="white"/>
        </w:rPr>
      </w:pPr>
      <w:r w:rsidRPr="00903DBA">
        <w:rPr>
          <w:highlight w:val="white"/>
        </w:rPr>
        <w:t xml:space="preserve">          break;</w:t>
      </w:r>
    </w:p>
    <w:p w14:paraId="7A9C7E58" w14:textId="77777777" w:rsidR="00442030" w:rsidRPr="00903DBA" w:rsidRDefault="00442030" w:rsidP="00442030">
      <w:pPr>
        <w:pStyle w:val="Code"/>
        <w:rPr>
          <w:highlight w:val="white"/>
        </w:rPr>
      </w:pPr>
    </w:p>
    <w:p w14:paraId="60A7F3C6" w14:textId="77777777" w:rsidR="00442030" w:rsidRPr="00903DBA" w:rsidRDefault="00442030" w:rsidP="00442030">
      <w:pPr>
        <w:pStyle w:val="Code"/>
        <w:rPr>
          <w:highlight w:val="white"/>
        </w:rPr>
      </w:pPr>
      <w:r w:rsidRPr="00903DBA">
        <w:rPr>
          <w:highlight w:val="white"/>
        </w:rPr>
        <w:t xml:space="preserve">        case '-':</w:t>
      </w:r>
    </w:p>
    <w:p w14:paraId="263FCBDF" w14:textId="77777777" w:rsidR="00442030" w:rsidRPr="00903DBA" w:rsidRDefault="00442030" w:rsidP="00442030">
      <w:pPr>
        <w:pStyle w:val="Code"/>
        <w:rPr>
          <w:highlight w:val="white"/>
        </w:rPr>
      </w:pPr>
      <w:r w:rsidRPr="00903DBA">
        <w:rPr>
          <w:highlight w:val="white"/>
        </w:rPr>
        <w:t xml:space="preserve">          minus = TRUE;</w:t>
      </w:r>
    </w:p>
    <w:p w14:paraId="787CF4C9" w14:textId="77777777" w:rsidR="00442030" w:rsidRPr="00903DBA" w:rsidRDefault="00442030" w:rsidP="00442030">
      <w:pPr>
        <w:pStyle w:val="Code"/>
        <w:rPr>
          <w:highlight w:val="white"/>
        </w:rPr>
      </w:pPr>
      <w:r w:rsidRPr="00903DBA">
        <w:rPr>
          <w:highlight w:val="white"/>
        </w:rPr>
        <w:t xml:space="preserve">          break;</w:t>
      </w:r>
    </w:p>
    <w:p w14:paraId="6CC7CDDC" w14:textId="77777777" w:rsidR="00442030" w:rsidRPr="00903DBA" w:rsidRDefault="00442030" w:rsidP="00442030">
      <w:pPr>
        <w:pStyle w:val="Code"/>
        <w:rPr>
          <w:highlight w:val="white"/>
        </w:rPr>
      </w:pPr>
    </w:p>
    <w:p w14:paraId="48316117" w14:textId="77777777" w:rsidR="00442030" w:rsidRPr="00903DBA" w:rsidRDefault="00442030" w:rsidP="00442030">
      <w:pPr>
        <w:pStyle w:val="Code"/>
        <w:rPr>
          <w:highlight w:val="white"/>
        </w:rPr>
      </w:pPr>
      <w:r w:rsidRPr="00903DBA">
        <w:rPr>
          <w:highlight w:val="white"/>
        </w:rPr>
        <w:t xml:space="preserve">        case ' ':</w:t>
      </w:r>
    </w:p>
    <w:p w14:paraId="2966860D" w14:textId="77777777" w:rsidR="00442030" w:rsidRPr="00903DBA" w:rsidRDefault="00442030" w:rsidP="00442030">
      <w:pPr>
        <w:pStyle w:val="Code"/>
        <w:rPr>
          <w:highlight w:val="white"/>
        </w:rPr>
      </w:pPr>
      <w:r w:rsidRPr="00903DBA">
        <w:rPr>
          <w:highlight w:val="white"/>
        </w:rPr>
        <w:t xml:space="preserve">          space = TRUE;</w:t>
      </w:r>
    </w:p>
    <w:p w14:paraId="5D315A44" w14:textId="77777777" w:rsidR="00442030" w:rsidRPr="00903DBA" w:rsidRDefault="00442030" w:rsidP="00442030">
      <w:pPr>
        <w:pStyle w:val="Code"/>
        <w:rPr>
          <w:highlight w:val="white"/>
        </w:rPr>
      </w:pPr>
      <w:r w:rsidRPr="00903DBA">
        <w:rPr>
          <w:highlight w:val="white"/>
        </w:rPr>
        <w:t xml:space="preserve">          break;</w:t>
      </w:r>
    </w:p>
    <w:p w14:paraId="4960CFB9" w14:textId="77777777" w:rsidR="00442030" w:rsidRPr="00903DBA" w:rsidRDefault="00442030" w:rsidP="00442030">
      <w:pPr>
        <w:pStyle w:val="Code"/>
        <w:rPr>
          <w:highlight w:val="white"/>
        </w:rPr>
      </w:pPr>
    </w:p>
    <w:p w14:paraId="220DD110" w14:textId="77777777" w:rsidR="00442030" w:rsidRPr="00903DBA" w:rsidRDefault="00442030" w:rsidP="00442030">
      <w:pPr>
        <w:pStyle w:val="Code"/>
        <w:rPr>
          <w:highlight w:val="white"/>
        </w:rPr>
      </w:pPr>
      <w:r w:rsidRPr="00903DBA">
        <w:rPr>
          <w:highlight w:val="white"/>
        </w:rPr>
        <w:t xml:space="preserve">        case '0':</w:t>
      </w:r>
    </w:p>
    <w:p w14:paraId="071A1906" w14:textId="77777777" w:rsidR="00442030" w:rsidRPr="00903DBA" w:rsidRDefault="00442030" w:rsidP="00442030">
      <w:pPr>
        <w:pStyle w:val="Code"/>
        <w:rPr>
          <w:highlight w:val="white"/>
        </w:rPr>
      </w:pPr>
      <w:r w:rsidRPr="00903DBA">
        <w:rPr>
          <w:highlight w:val="white"/>
        </w:rPr>
        <w:t xml:space="preserve">          zero = TRUE;</w:t>
      </w:r>
    </w:p>
    <w:p w14:paraId="0F3EB63A" w14:textId="77777777" w:rsidR="00442030" w:rsidRPr="00903DBA" w:rsidRDefault="00442030" w:rsidP="00442030">
      <w:pPr>
        <w:pStyle w:val="Code"/>
        <w:rPr>
          <w:highlight w:val="white"/>
        </w:rPr>
      </w:pPr>
      <w:r w:rsidRPr="00903DBA">
        <w:rPr>
          <w:highlight w:val="white"/>
        </w:rPr>
        <w:t xml:space="preserve">          break;</w:t>
      </w:r>
    </w:p>
    <w:p w14:paraId="73E187A3" w14:textId="77777777" w:rsidR="00442030" w:rsidRPr="00903DBA" w:rsidRDefault="00442030" w:rsidP="00442030">
      <w:pPr>
        <w:pStyle w:val="Code"/>
        <w:rPr>
          <w:highlight w:val="white"/>
        </w:rPr>
      </w:pPr>
    </w:p>
    <w:p w14:paraId="2E1D7DBD" w14:textId="77777777" w:rsidR="00442030" w:rsidRPr="00903DBA" w:rsidRDefault="00442030" w:rsidP="00442030">
      <w:pPr>
        <w:pStyle w:val="Code"/>
        <w:rPr>
          <w:highlight w:val="white"/>
        </w:rPr>
      </w:pPr>
      <w:r w:rsidRPr="00903DBA">
        <w:rPr>
          <w:highlight w:val="white"/>
        </w:rPr>
        <w:t xml:space="preserve">        case '#':</w:t>
      </w:r>
    </w:p>
    <w:p w14:paraId="3C6D8983" w14:textId="77777777" w:rsidR="00442030" w:rsidRPr="00903DBA" w:rsidRDefault="00442030" w:rsidP="00442030">
      <w:pPr>
        <w:pStyle w:val="Code"/>
        <w:rPr>
          <w:highlight w:val="white"/>
        </w:rPr>
      </w:pPr>
      <w:r w:rsidRPr="00903DBA">
        <w:rPr>
          <w:highlight w:val="white"/>
        </w:rPr>
        <w:t xml:space="preserve">          grid = TRUE;</w:t>
      </w:r>
    </w:p>
    <w:p w14:paraId="514135DD" w14:textId="77777777" w:rsidR="00442030" w:rsidRPr="00903DBA" w:rsidRDefault="00442030" w:rsidP="00442030">
      <w:pPr>
        <w:pStyle w:val="Code"/>
        <w:rPr>
          <w:highlight w:val="white"/>
        </w:rPr>
      </w:pPr>
      <w:r w:rsidRPr="00903DBA">
        <w:rPr>
          <w:highlight w:val="white"/>
        </w:rPr>
        <w:t xml:space="preserve">          break;</w:t>
      </w:r>
    </w:p>
    <w:p w14:paraId="4DBC3FDE" w14:textId="77777777" w:rsidR="00442030" w:rsidRPr="00903DBA" w:rsidRDefault="00442030" w:rsidP="00442030">
      <w:pPr>
        <w:pStyle w:val="Code"/>
        <w:rPr>
          <w:highlight w:val="white"/>
        </w:rPr>
      </w:pPr>
    </w:p>
    <w:p w14:paraId="49EB06A8" w14:textId="77777777" w:rsidR="00442030" w:rsidRPr="00903DBA" w:rsidRDefault="00442030" w:rsidP="00442030">
      <w:pPr>
        <w:pStyle w:val="Code"/>
        <w:rPr>
          <w:highlight w:val="white"/>
        </w:rPr>
      </w:pPr>
      <w:r w:rsidRPr="00903DBA">
        <w:rPr>
          <w:highlight w:val="white"/>
        </w:rPr>
        <w:t xml:space="preserve">        case '.':</w:t>
      </w:r>
    </w:p>
    <w:p w14:paraId="586B4128" w14:textId="77777777" w:rsidR="00442030" w:rsidRPr="00903DBA" w:rsidRDefault="00442030" w:rsidP="00442030">
      <w:pPr>
        <w:pStyle w:val="Code"/>
        <w:rPr>
          <w:highlight w:val="white"/>
        </w:rPr>
      </w:pPr>
      <w:r w:rsidRPr="00903DBA">
        <w:rPr>
          <w:highlight w:val="white"/>
        </w:rPr>
        <w:t xml:space="preserve">          period = TRUE;</w:t>
      </w:r>
    </w:p>
    <w:p w14:paraId="25AF8B7A" w14:textId="77777777" w:rsidR="00442030" w:rsidRPr="00903DBA" w:rsidRDefault="00442030" w:rsidP="00442030">
      <w:pPr>
        <w:pStyle w:val="Code"/>
        <w:rPr>
          <w:highlight w:val="white"/>
        </w:rPr>
      </w:pPr>
      <w:r w:rsidRPr="00903DBA">
        <w:rPr>
          <w:highlight w:val="white"/>
        </w:rPr>
        <w:t xml:space="preserve">          break;</w:t>
      </w:r>
    </w:p>
    <w:p w14:paraId="5A868908" w14:textId="77777777" w:rsidR="00442030" w:rsidRPr="00903DBA" w:rsidRDefault="00442030" w:rsidP="00442030">
      <w:pPr>
        <w:pStyle w:val="Code"/>
        <w:rPr>
          <w:highlight w:val="white"/>
        </w:rPr>
      </w:pPr>
    </w:p>
    <w:p w14:paraId="7643DD35" w14:textId="77777777" w:rsidR="00442030" w:rsidRPr="00903DBA" w:rsidRDefault="00442030" w:rsidP="00442030">
      <w:pPr>
        <w:pStyle w:val="Code"/>
        <w:rPr>
          <w:highlight w:val="white"/>
        </w:rPr>
      </w:pPr>
      <w:r w:rsidRPr="00903DBA">
        <w:rPr>
          <w:highlight w:val="white"/>
        </w:rPr>
        <w:t xml:space="preserve">        case '*':</w:t>
      </w:r>
    </w:p>
    <w:p w14:paraId="248A2A46" w14:textId="77777777" w:rsidR="00442030" w:rsidRPr="00903DBA" w:rsidRDefault="00442030" w:rsidP="00442030">
      <w:pPr>
        <w:pStyle w:val="Code"/>
        <w:rPr>
          <w:highlight w:val="white"/>
        </w:rPr>
      </w:pPr>
      <w:r w:rsidRPr="00903DBA">
        <w:rPr>
          <w:highlight w:val="white"/>
        </w:rPr>
        <w:t xml:space="preserve">          if (!period) {</w:t>
      </w:r>
    </w:p>
    <w:p w14:paraId="6384882F" w14:textId="77777777" w:rsidR="00442030" w:rsidRPr="00903DBA" w:rsidRDefault="00442030" w:rsidP="00442030">
      <w:pPr>
        <w:pStyle w:val="Code"/>
        <w:rPr>
          <w:highlight w:val="white"/>
        </w:rPr>
      </w:pPr>
      <w:r w:rsidRPr="00903DBA">
        <w:rPr>
          <w:highlight w:val="white"/>
        </w:rPr>
        <w:t xml:space="preserve">            width = -1;</w:t>
      </w:r>
    </w:p>
    <w:p w14:paraId="6E695B39" w14:textId="77777777" w:rsidR="00442030" w:rsidRPr="00903DBA" w:rsidRDefault="00442030" w:rsidP="00442030">
      <w:pPr>
        <w:pStyle w:val="Code"/>
        <w:rPr>
          <w:highlight w:val="white"/>
        </w:rPr>
      </w:pPr>
      <w:r w:rsidRPr="00903DBA">
        <w:rPr>
          <w:highlight w:val="white"/>
        </w:rPr>
        <w:t xml:space="preserve">          }</w:t>
      </w:r>
    </w:p>
    <w:p w14:paraId="5ADD85FA" w14:textId="77777777" w:rsidR="00442030" w:rsidRPr="00903DBA" w:rsidRDefault="00442030" w:rsidP="00442030">
      <w:pPr>
        <w:pStyle w:val="Code"/>
        <w:rPr>
          <w:highlight w:val="white"/>
        </w:rPr>
      </w:pPr>
      <w:r w:rsidRPr="00903DBA">
        <w:rPr>
          <w:highlight w:val="white"/>
        </w:rPr>
        <w:t xml:space="preserve">          else {</w:t>
      </w:r>
    </w:p>
    <w:p w14:paraId="7F69B3CA" w14:textId="77777777" w:rsidR="00442030" w:rsidRPr="00903DBA" w:rsidRDefault="00442030" w:rsidP="00442030">
      <w:pPr>
        <w:pStyle w:val="Code"/>
        <w:rPr>
          <w:highlight w:val="white"/>
        </w:rPr>
      </w:pPr>
      <w:r w:rsidRPr="00903DBA">
        <w:rPr>
          <w:highlight w:val="white"/>
        </w:rPr>
        <w:t xml:space="preserve">            precision = -1;</w:t>
      </w:r>
    </w:p>
    <w:p w14:paraId="152342C6" w14:textId="77777777" w:rsidR="00442030" w:rsidRPr="00903DBA" w:rsidRDefault="00442030" w:rsidP="00442030">
      <w:pPr>
        <w:pStyle w:val="Code"/>
        <w:rPr>
          <w:highlight w:val="white"/>
        </w:rPr>
      </w:pPr>
      <w:r w:rsidRPr="00903DBA">
        <w:rPr>
          <w:highlight w:val="white"/>
        </w:rPr>
        <w:t xml:space="preserve">          }</w:t>
      </w:r>
    </w:p>
    <w:p w14:paraId="04C5591C" w14:textId="77777777" w:rsidR="00442030" w:rsidRPr="00903DBA" w:rsidRDefault="00442030" w:rsidP="00442030">
      <w:pPr>
        <w:pStyle w:val="Code"/>
        <w:rPr>
          <w:highlight w:val="white"/>
        </w:rPr>
      </w:pPr>
      <w:r w:rsidRPr="00903DBA">
        <w:rPr>
          <w:highlight w:val="white"/>
        </w:rPr>
        <w:t xml:space="preserve">          break;</w:t>
      </w:r>
    </w:p>
    <w:p w14:paraId="21F83CF9" w14:textId="77777777" w:rsidR="00442030" w:rsidRPr="00903DBA" w:rsidRDefault="00442030" w:rsidP="00442030">
      <w:pPr>
        <w:pStyle w:val="Code"/>
        <w:rPr>
          <w:highlight w:val="white"/>
        </w:rPr>
      </w:pPr>
    </w:p>
    <w:p w14:paraId="4B47DFF8" w14:textId="77777777" w:rsidR="00442030" w:rsidRPr="00903DBA" w:rsidRDefault="00442030" w:rsidP="00442030">
      <w:pPr>
        <w:pStyle w:val="Code"/>
        <w:rPr>
          <w:highlight w:val="white"/>
        </w:rPr>
      </w:pPr>
      <w:r w:rsidRPr="00903DBA">
        <w:rPr>
          <w:highlight w:val="white"/>
        </w:rPr>
        <w:t xml:space="preserve">        case 'h':</w:t>
      </w:r>
    </w:p>
    <w:p w14:paraId="1F67F9D3" w14:textId="77777777" w:rsidR="00442030" w:rsidRPr="00903DBA" w:rsidRDefault="00442030" w:rsidP="00442030">
      <w:pPr>
        <w:pStyle w:val="Code"/>
        <w:rPr>
          <w:highlight w:val="white"/>
        </w:rPr>
      </w:pPr>
      <w:r w:rsidRPr="00903DBA">
        <w:rPr>
          <w:highlight w:val="white"/>
        </w:rPr>
        <w:t xml:space="preserve">          shortInt = TRUE;</w:t>
      </w:r>
    </w:p>
    <w:p w14:paraId="72E7C720" w14:textId="77777777" w:rsidR="00442030" w:rsidRPr="00903DBA" w:rsidRDefault="00442030" w:rsidP="00442030">
      <w:pPr>
        <w:pStyle w:val="Code"/>
        <w:rPr>
          <w:highlight w:val="white"/>
        </w:rPr>
      </w:pPr>
      <w:r w:rsidRPr="00903DBA">
        <w:rPr>
          <w:highlight w:val="white"/>
        </w:rPr>
        <w:t xml:space="preserve">          break;</w:t>
      </w:r>
    </w:p>
    <w:p w14:paraId="40CF0EA9" w14:textId="77777777" w:rsidR="00442030" w:rsidRPr="00903DBA" w:rsidRDefault="00442030" w:rsidP="00442030">
      <w:pPr>
        <w:pStyle w:val="Code"/>
        <w:rPr>
          <w:highlight w:val="white"/>
        </w:rPr>
      </w:pPr>
    </w:p>
    <w:p w14:paraId="627242EF" w14:textId="77777777" w:rsidR="00442030" w:rsidRPr="00903DBA" w:rsidRDefault="00442030" w:rsidP="00442030">
      <w:pPr>
        <w:pStyle w:val="Code"/>
        <w:rPr>
          <w:highlight w:val="white"/>
        </w:rPr>
      </w:pPr>
      <w:r w:rsidRPr="00903DBA">
        <w:rPr>
          <w:highlight w:val="white"/>
        </w:rPr>
        <w:t xml:space="preserve">        case 'l':</w:t>
      </w:r>
    </w:p>
    <w:p w14:paraId="547EA6FC" w14:textId="77777777" w:rsidR="00442030" w:rsidRPr="00903DBA" w:rsidRDefault="00442030" w:rsidP="00442030">
      <w:pPr>
        <w:pStyle w:val="Code"/>
        <w:rPr>
          <w:highlight w:val="white"/>
        </w:rPr>
      </w:pPr>
      <w:r w:rsidRPr="00903DBA">
        <w:rPr>
          <w:highlight w:val="white"/>
        </w:rPr>
        <w:t xml:space="preserve">          longInt = TRUE;</w:t>
      </w:r>
    </w:p>
    <w:p w14:paraId="19D8FB6C" w14:textId="77777777" w:rsidR="00442030" w:rsidRPr="00903DBA" w:rsidRDefault="00442030" w:rsidP="00442030">
      <w:pPr>
        <w:pStyle w:val="Code"/>
        <w:rPr>
          <w:highlight w:val="white"/>
        </w:rPr>
      </w:pPr>
      <w:r w:rsidRPr="00903DBA">
        <w:rPr>
          <w:highlight w:val="white"/>
        </w:rPr>
        <w:t xml:space="preserve">          break;</w:t>
      </w:r>
    </w:p>
    <w:p w14:paraId="34322AF6" w14:textId="77777777" w:rsidR="00442030" w:rsidRPr="00903DBA" w:rsidRDefault="00442030" w:rsidP="00442030">
      <w:pPr>
        <w:pStyle w:val="Code"/>
        <w:rPr>
          <w:highlight w:val="white"/>
        </w:rPr>
      </w:pPr>
    </w:p>
    <w:p w14:paraId="03A6F936" w14:textId="77777777" w:rsidR="00442030" w:rsidRPr="00903DBA" w:rsidRDefault="00442030" w:rsidP="00442030">
      <w:pPr>
        <w:pStyle w:val="Code"/>
        <w:rPr>
          <w:highlight w:val="white"/>
        </w:rPr>
      </w:pPr>
      <w:r w:rsidRPr="00903DBA">
        <w:rPr>
          <w:highlight w:val="white"/>
        </w:rPr>
        <w:t xml:space="preserve">        case 'L':</w:t>
      </w:r>
    </w:p>
    <w:p w14:paraId="37B337ED" w14:textId="77777777" w:rsidR="00442030" w:rsidRPr="00903DBA" w:rsidRDefault="00442030" w:rsidP="00442030">
      <w:pPr>
        <w:pStyle w:val="Code"/>
        <w:rPr>
          <w:highlight w:val="white"/>
        </w:rPr>
      </w:pPr>
      <w:r w:rsidRPr="00903DBA">
        <w:rPr>
          <w:highlight w:val="white"/>
        </w:rPr>
        <w:t xml:space="preserve">          longDouble = TRUE;</w:t>
      </w:r>
    </w:p>
    <w:p w14:paraId="7175587C" w14:textId="77777777" w:rsidR="00442030" w:rsidRPr="00903DBA" w:rsidRDefault="00442030" w:rsidP="00442030">
      <w:pPr>
        <w:pStyle w:val="Code"/>
        <w:rPr>
          <w:highlight w:val="white"/>
        </w:rPr>
      </w:pPr>
      <w:r w:rsidRPr="00903DBA">
        <w:rPr>
          <w:highlight w:val="white"/>
        </w:rPr>
        <w:t xml:space="preserve">          break;</w:t>
      </w:r>
    </w:p>
    <w:p w14:paraId="3DD081A3" w14:textId="77777777" w:rsidR="00442030" w:rsidRPr="00903DBA" w:rsidRDefault="00442030" w:rsidP="00442030">
      <w:pPr>
        <w:pStyle w:val="Code"/>
        <w:rPr>
          <w:highlight w:val="white"/>
        </w:rPr>
      </w:pPr>
    </w:p>
    <w:p w14:paraId="030A15F9" w14:textId="77777777" w:rsidR="00442030" w:rsidRPr="00903DBA" w:rsidRDefault="00442030" w:rsidP="00442030">
      <w:pPr>
        <w:pStyle w:val="Code"/>
        <w:rPr>
          <w:highlight w:val="white"/>
        </w:rPr>
      </w:pPr>
      <w:r w:rsidRPr="00903DBA">
        <w:rPr>
          <w:highlight w:val="white"/>
        </w:rPr>
        <w:t xml:space="preserve">        case 'i':</w:t>
      </w:r>
    </w:p>
    <w:p w14:paraId="34F99712" w14:textId="77777777" w:rsidR="00442030" w:rsidRPr="00903DBA" w:rsidRDefault="00442030" w:rsidP="00442030">
      <w:pPr>
        <w:pStyle w:val="Code"/>
        <w:rPr>
          <w:highlight w:val="white"/>
        </w:rPr>
      </w:pPr>
      <w:r w:rsidRPr="00903DBA">
        <w:rPr>
          <w:highlight w:val="white"/>
        </w:rPr>
        <w:t xml:space="preserve">        case 'd':</w:t>
      </w:r>
    </w:p>
    <w:p w14:paraId="66256E6C" w14:textId="77777777" w:rsidR="00442030" w:rsidRPr="00903DBA" w:rsidRDefault="00442030" w:rsidP="00442030">
      <w:pPr>
        <w:pStyle w:val="Code"/>
        <w:rPr>
          <w:highlight w:val="white"/>
        </w:rPr>
      </w:pPr>
      <w:r w:rsidRPr="00903DBA">
        <w:rPr>
          <w:highlight w:val="white"/>
        </w:rPr>
        <w:t xml:space="preserve">        case 'u':</w:t>
      </w:r>
    </w:p>
    <w:p w14:paraId="450A10C2" w14:textId="77777777" w:rsidR="00442030" w:rsidRPr="00903DBA" w:rsidRDefault="00442030" w:rsidP="00442030">
      <w:pPr>
        <w:pStyle w:val="Code"/>
        <w:rPr>
          <w:highlight w:val="white"/>
        </w:rPr>
      </w:pPr>
      <w:r w:rsidRPr="00903DBA">
        <w:rPr>
          <w:highlight w:val="white"/>
        </w:rPr>
        <w:t xml:space="preserve">        case 'b':</w:t>
      </w:r>
    </w:p>
    <w:p w14:paraId="2E31AF0E" w14:textId="77777777" w:rsidR="00442030" w:rsidRPr="00903DBA" w:rsidRDefault="00442030" w:rsidP="00442030">
      <w:pPr>
        <w:pStyle w:val="Code"/>
        <w:rPr>
          <w:highlight w:val="white"/>
        </w:rPr>
      </w:pPr>
      <w:r w:rsidRPr="00903DBA">
        <w:rPr>
          <w:highlight w:val="white"/>
        </w:rPr>
        <w:t xml:space="preserve">        case 'o':</w:t>
      </w:r>
    </w:p>
    <w:p w14:paraId="431577FD" w14:textId="77777777" w:rsidR="00442030" w:rsidRPr="00903DBA" w:rsidRDefault="00442030" w:rsidP="00442030">
      <w:pPr>
        <w:pStyle w:val="Code"/>
        <w:rPr>
          <w:highlight w:val="white"/>
        </w:rPr>
      </w:pPr>
      <w:r w:rsidRPr="00903DBA">
        <w:rPr>
          <w:highlight w:val="white"/>
        </w:rPr>
        <w:t xml:space="preserve">        case 'x':</w:t>
      </w:r>
    </w:p>
    <w:p w14:paraId="29A8FED3" w14:textId="77777777" w:rsidR="00442030" w:rsidRPr="00903DBA" w:rsidRDefault="00442030" w:rsidP="00442030">
      <w:pPr>
        <w:pStyle w:val="Code"/>
        <w:rPr>
          <w:highlight w:val="white"/>
        </w:rPr>
      </w:pPr>
      <w:r w:rsidRPr="00903DBA">
        <w:rPr>
          <w:highlight w:val="white"/>
        </w:rPr>
        <w:t xml:space="preserve">        case 'X':</w:t>
      </w:r>
    </w:p>
    <w:p w14:paraId="5344BD4B" w14:textId="77777777" w:rsidR="00442030" w:rsidRPr="00903DBA" w:rsidRDefault="00442030" w:rsidP="00442030">
      <w:pPr>
        <w:pStyle w:val="Code"/>
        <w:rPr>
          <w:highlight w:val="white"/>
        </w:rPr>
      </w:pPr>
      <w:r w:rsidRPr="00903DBA">
        <w:rPr>
          <w:highlight w:val="white"/>
        </w:rPr>
        <w:t xml:space="preserve">        case 'c':</w:t>
      </w:r>
    </w:p>
    <w:p w14:paraId="0F1EBB85" w14:textId="77777777" w:rsidR="00442030" w:rsidRPr="00903DBA" w:rsidRDefault="00442030" w:rsidP="00442030">
      <w:pPr>
        <w:pStyle w:val="Code"/>
        <w:rPr>
          <w:highlight w:val="white"/>
        </w:rPr>
      </w:pPr>
      <w:r w:rsidRPr="00903DBA">
        <w:rPr>
          <w:highlight w:val="white"/>
        </w:rPr>
        <w:t xml:space="preserve">        case 's':</w:t>
      </w:r>
    </w:p>
    <w:p w14:paraId="290C858E" w14:textId="77777777" w:rsidR="00442030" w:rsidRPr="00903DBA" w:rsidRDefault="00442030" w:rsidP="00442030">
      <w:pPr>
        <w:pStyle w:val="Code"/>
        <w:rPr>
          <w:highlight w:val="white"/>
        </w:rPr>
      </w:pPr>
      <w:r w:rsidRPr="00903DBA">
        <w:rPr>
          <w:highlight w:val="white"/>
        </w:rPr>
        <w:t xml:space="preserve">        case 'f':</w:t>
      </w:r>
    </w:p>
    <w:p w14:paraId="606C60D1" w14:textId="77777777" w:rsidR="00442030" w:rsidRPr="00903DBA" w:rsidRDefault="00442030" w:rsidP="00442030">
      <w:pPr>
        <w:pStyle w:val="Code"/>
        <w:rPr>
          <w:highlight w:val="white"/>
        </w:rPr>
      </w:pPr>
      <w:r w:rsidRPr="00903DBA">
        <w:rPr>
          <w:highlight w:val="white"/>
        </w:rPr>
        <w:t xml:space="preserve">        case 'e':</w:t>
      </w:r>
    </w:p>
    <w:p w14:paraId="38CB0FA9" w14:textId="77777777" w:rsidR="00442030" w:rsidRPr="00903DBA" w:rsidRDefault="00442030" w:rsidP="00442030">
      <w:pPr>
        <w:pStyle w:val="Code"/>
        <w:rPr>
          <w:highlight w:val="white"/>
        </w:rPr>
      </w:pPr>
      <w:r w:rsidRPr="00903DBA">
        <w:rPr>
          <w:highlight w:val="white"/>
        </w:rPr>
        <w:t xml:space="preserve">        case 'E':</w:t>
      </w:r>
    </w:p>
    <w:p w14:paraId="6124A926" w14:textId="77777777" w:rsidR="00442030" w:rsidRPr="00903DBA" w:rsidRDefault="00442030" w:rsidP="00442030">
      <w:pPr>
        <w:pStyle w:val="Code"/>
        <w:rPr>
          <w:highlight w:val="white"/>
        </w:rPr>
      </w:pPr>
      <w:r w:rsidRPr="00903DBA">
        <w:rPr>
          <w:highlight w:val="white"/>
        </w:rPr>
        <w:lastRenderedPageBreak/>
        <w:t xml:space="preserve">        case 'g':</w:t>
      </w:r>
    </w:p>
    <w:p w14:paraId="567A0014" w14:textId="77777777" w:rsidR="00442030" w:rsidRPr="00903DBA" w:rsidRDefault="00442030" w:rsidP="00442030">
      <w:pPr>
        <w:pStyle w:val="Code"/>
        <w:rPr>
          <w:highlight w:val="white"/>
        </w:rPr>
      </w:pPr>
      <w:r w:rsidRPr="00903DBA">
        <w:rPr>
          <w:highlight w:val="white"/>
        </w:rPr>
        <w:t xml:space="preserve">        case 'G':</w:t>
      </w:r>
    </w:p>
    <w:p w14:paraId="2161E0F9" w14:textId="77777777" w:rsidR="00442030" w:rsidRPr="00903DBA" w:rsidRDefault="00442030" w:rsidP="00442030">
      <w:pPr>
        <w:pStyle w:val="Code"/>
        <w:rPr>
          <w:highlight w:val="white"/>
        </w:rPr>
      </w:pPr>
      <w:r w:rsidRPr="00903DBA">
        <w:rPr>
          <w:highlight w:val="white"/>
        </w:rPr>
        <w:t xml:space="preserve">        case 'p':</w:t>
      </w:r>
    </w:p>
    <w:p w14:paraId="430084E7" w14:textId="77777777" w:rsidR="00442030" w:rsidRPr="00903DBA" w:rsidRDefault="00442030" w:rsidP="00442030">
      <w:pPr>
        <w:pStyle w:val="Code"/>
        <w:rPr>
          <w:highlight w:val="white"/>
        </w:rPr>
      </w:pPr>
      <w:r w:rsidRPr="00903DBA">
        <w:rPr>
          <w:highlight w:val="white"/>
        </w:rPr>
        <w:t xml:space="preserve">        case 'n':</w:t>
      </w:r>
    </w:p>
    <w:p w14:paraId="05F76099" w14:textId="77777777" w:rsidR="00442030" w:rsidRPr="00903DBA" w:rsidRDefault="00442030" w:rsidP="00442030">
      <w:pPr>
        <w:pStyle w:val="Code"/>
        <w:rPr>
          <w:highlight w:val="white"/>
        </w:rPr>
      </w:pPr>
      <w:r w:rsidRPr="00903DBA">
        <w:rPr>
          <w:highlight w:val="white"/>
        </w:rPr>
        <w:t xml:space="preserve">        case '%': {</w:t>
      </w:r>
    </w:p>
    <w:p w14:paraId="7E41766A" w14:textId="77777777" w:rsidR="00442030" w:rsidRPr="00903DBA" w:rsidRDefault="00442030" w:rsidP="00442030">
      <w:pPr>
        <w:pStyle w:val="Code"/>
        <w:rPr>
          <w:highlight w:val="white"/>
        </w:rPr>
      </w:pPr>
      <w:r w:rsidRPr="00903DBA">
        <w:rPr>
          <w:highlight w:val="white"/>
        </w:rPr>
        <w:t xml:space="preserve">            if (minus) {</w:t>
      </w:r>
    </w:p>
    <w:p w14:paraId="3068C07D" w14:textId="77777777" w:rsidR="00442030" w:rsidRPr="00903DBA" w:rsidRDefault="00442030" w:rsidP="00442030">
      <w:pPr>
        <w:pStyle w:val="Code"/>
        <w:rPr>
          <w:highlight w:val="white"/>
        </w:rPr>
      </w:pPr>
      <w:r w:rsidRPr="00903DBA">
        <w:rPr>
          <w:highlight w:val="white"/>
        </w:rPr>
        <w:t xml:space="preserve">              int startChars = g_outChars;</w:t>
      </w:r>
    </w:p>
    <w:p w14:paraId="3DAD382D"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3950FC1A" w14:textId="77777777" w:rsidR="00442030" w:rsidRPr="00903DBA" w:rsidRDefault="00442030" w:rsidP="00442030">
      <w:pPr>
        <w:pStyle w:val="Code"/>
        <w:rPr>
          <w:highlight w:val="white"/>
        </w:rPr>
      </w:pPr>
      <w:r w:rsidRPr="00903DBA">
        <w:rPr>
          <w:highlight w:val="white"/>
        </w:rPr>
        <w:t xml:space="preserve">                                       grid, &amp;width, precision, shortInt,</w:t>
      </w:r>
    </w:p>
    <w:p w14:paraId="72E43E8B" w14:textId="77777777" w:rsidR="00442030" w:rsidRPr="00903DBA" w:rsidRDefault="00442030" w:rsidP="00442030">
      <w:pPr>
        <w:pStyle w:val="Code"/>
        <w:rPr>
          <w:highlight w:val="white"/>
        </w:rPr>
      </w:pPr>
      <w:r w:rsidRPr="00903DBA">
        <w:rPr>
          <w:highlight w:val="white"/>
        </w:rPr>
        <w:t xml:space="preserve">                                       longInt, longDouble, TRUE, NULL);</w:t>
      </w:r>
    </w:p>
    <w:p w14:paraId="3940572D" w14:textId="77777777" w:rsidR="00442030" w:rsidRPr="00903DBA" w:rsidRDefault="00442030" w:rsidP="00442030">
      <w:pPr>
        <w:pStyle w:val="Code"/>
        <w:rPr>
          <w:highlight w:val="white"/>
        </w:rPr>
      </w:pPr>
    </w:p>
    <w:p w14:paraId="745D3CC6" w14:textId="77777777" w:rsidR="00442030" w:rsidRPr="00903DBA" w:rsidRDefault="00442030" w:rsidP="00442030">
      <w:pPr>
        <w:pStyle w:val="Code"/>
        <w:rPr>
          <w:highlight w:val="white"/>
        </w:rPr>
      </w:pPr>
      <w:r w:rsidRPr="00903DBA">
        <w:rPr>
          <w:highlight w:val="white"/>
        </w:rPr>
        <w:t xml:space="preserve">              { int field = g_outChars - startChars;</w:t>
      </w:r>
    </w:p>
    <w:p w14:paraId="37F1798E" w14:textId="77777777" w:rsidR="00442030" w:rsidRPr="00903DBA" w:rsidRDefault="00442030" w:rsidP="00442030">
      <w:pPr>
        <w:pStyle w:val="Code"/>
        <w:rPr>
          <w:highlight w:val="white"/>
        </w:rPr>
      </w:pPr>
    </w:p>
    <w:p w14:paraId="45D11FB7" w14:textId="77777777" w:rsidR="00442030" w:rsidRPr="00903DBA" w:rsidRDefault="00442030" w:rsidP="00442030">
      <w:pPr>
        <w:pStyle w:val="Code"/>
        <w:rPr>
          <w:highlight w:val="white"/>
        </w:rPr>
      </w:pPr>
      <w:r w:rsidRPr="00903DBA">
        <w:rPr>
          <w:highlight w:val="white"/>
        </w:rPr>
        <w:t xml:space="preserve">                while (field++ &lt; width) {</w:t>
      </w:r>
    </w:p>
    <w:p w14:paraId="02BA953D" w14:textId="77777777" w:rsidR="00442030" w:rsidRPr="00903DBA" w:rsidRDefault="00442030" w:rsidP="00442030">
      <w:pPr>
        <w:pStyle w:val="Code"/>
        <w:rPr>
          <w:highlight w:val="white"/>
        </w:rPr>
      </w:pPr>
      <w:r w:rsidRPr="00903DBA">
        <w:rPr>
          <w:highlight w:val="white"/>
        </w:rPr>
        <w:t xml:space="preserve">                  printChar(' ');</w:t>
      </w:r>
    </w:p>
    <w:p w14:paraId="4AFBEBE6" w14:textId="77777777" w:rsidR="00442030" w:rsidRPr="00903DBA" w:rsidRDefault="00442030" w:rsidP="00442030">
      <w:pPr>
        <w:pStyle w:val="Code"/>
        <w:rPr>
          <w:highlight w:val="white"/>
        </w:rPr>
      </w:pPr>
      <w:r w:rsidRPr="00903DBA">
        <w:rPr>
          <w:highlight w:val="white"/>
        </w:rPr>
        <w:t xml:space="preserve">                }</w:t>
      </w:r>
    </w:p>
    <w:p w14:paraId="3D95ACE0" w14:textId="77777777" w:rsidR="00442030" w:rsidRPr="00903DBA" w:rsidRDefault="00442030" w:rsidP="00442030">
      <w:pPr>
        <w:pStyle w:val="Code"/>
        <w:rPr>
          <w:highlight w:val="white"/>
        </w:rPr>
      </w:pPr>
      <w:r w:rsidRPr="00903DBA">
        <w:rPr>
          <w:highlight w:val="white"/>
        </w:rPr>
        <w:t xml:space="preserve">              }</w:t>
      </w:r>
    </w:p>
    <w:p w14:paraId="3215E172" w14:textId="77777777" w:rsidR="00442030" w:rsidRPr="00903DBA" w:rsidRDefault="00442030" w:rsidP="00442030">
      <w:pPr>
        <w:pStyle w:val="Code"/>
        <w:rPr>
          <w:highlight w:val="white"/>
        </w:rPr>
      </w:pPr>
      <w:r w:rsidRPr="00903DBA">
        <w:rPr>
          <w:highlight w:val="white"/>
        </w:rPr>
        <w:t xml:space="preserve">            }</w:t>
      </w:r>
    </w:p>
    <w:p w14:paraId="0C76A49D" w14:textId="77777777" w:rsidR="00442030" w:rsidRPr="00903DBA" w:rsidRDefault="00442030" w:rsidP="00442030">
      <w:pPr>
        <w:pStyle w:val="Code"/>
        <w:rPr>
          <w:highlight w:val="white"/>
        </w:rPr>
      </w:pPr>
      <w:r w:rsidRPr="00903DBA">
        <w:rPr>
          <w:highlight w:val="white"/>
        </w:rPr>
        <w:t xml:space="preserve">            else if (zero) {</w:t>
      </w:r>
    </w:p>
    <w:p w14:paraId="3E95D87A"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159E9810" w14:textId="77777777" w:rsidR="00442030" w:rsidRPr="00903DBA" w:rsidRDefault="00442030" w:rsidP="00442030">
      <w:pPr>
        <w:pStyle w:val="Code"/>
        <w:rPr>
          <w:highlight w:val="white"/>
        </w:rPr>
      </w:pPr>
      <w:r w:rsidRPr="00903DBA">
        <w:rPr>
          <w:highlight w:val="white"/>
        </w:rPr>
        <w:t xml:space="preserve">              BOOL negative = FALSE;</w:t>
      </w:r>
    </w:p>
    <w:p w14:paraId="003C6C31" w14:textId="77777777" w:rsidR="00442030" w:rsidRPr="00903DBA" w:rsidRDefault="00442030" w:rsidP="00442030">
      <w:pPr>
        <w:pStyle w:val="Code"/>
        <w:rPr>
          <w:highlight w:val="white"/>
        </w:rPr>
      </w:pPr>
      <w:r w:rsidRPr="00903DBA">
        <w:rPr>
          <w:highlight w:val="white"/>
        </w:rPr>
        <w:t xml:space="preserve">            </w:t>
      </w:r>
    </w:p>
    <w:p w14:paraId="290F4721" w14:textId="77777777" w:rsidR="00442030" w:rsidRPr="00903DBA" w:rsidRDefault="00442030" w:rsidP="00442030">
      <w:pPr>
        <w:pStyle w:val="Code"/>
        <w:rPr>
          <w:highlight w:val="white"/>
        </w:rPr>
      </w:pPr>
      <w:r w:rsidRPr="00903DBA">
        <w:rPr>
          <w:highlight w:val="white"/>
        </w:rPr>
        <w:t xml:space="preserve">              g_outStatus = BLANK;</w:t>
      </w:r>
    </w:p>
    <w:p w14:paraId="4A2880BA" w14:textId="77777777" w:rsidR="00442030" w:rsidRPr="00903DBA" w:rsidRDefault="00442030" w:rsidP="00442030">
      <w:pPr>
        <w:pStyle w:val="Code"/>
        <w:rPr>
          <w:highlight w:val="white"/>
        </w:rPr>
      </w:pPr>
      <w:r w:rsidRPr="00903DBA">
        <w:rPr>
          <w:highlight w:val="white"/>
        </w:rPr>
        <w:t xml:space="preserve">              printArgument(&amp;format[index], arg_list, FALSE, FALSE, grid,</w:t>
      </w:r>
    </w:p>
    <w:p w14:paraId="0EDF293A" w14:textId="77777777" w:rsidR="00442030" w:rsidRPr="00903DBA" w:rsidRDefault="00442030" w:rsidP="00442030">
      <w:pPr>
        <w:pStyle w:val="Code"/>
        <w:rPr>
          <w:highlight w:val="white"/>
        </w:rPr>
      </w:pPr>
      <w:r w:rsidRPr="00903DBA">
        <w:rPr>
          <w:highlight w:val="white"/>
        </w:rPr>
        <w:t xml:space="preserve">                            &amp;width, precision, shortInt, longInt,</w:t>
      </w:r>
    </w:p>
    <w:p w14:paraId="223D5EC1" w14:textId="77777777" w:rsidR="00442030" w:rsidRPr="00903DBA" w:rsidRDefault="00442030" w:rsidP="00442030">
      <w:pPr>
        <w:pStyle w:val="Code"/>
        <w:rPr>
          <w:highlight w:val="white"/>
        </w:rPr>
      </w:pPr>
      <w:r w:rsidRPr="00903DBA">
        <w:rPr>
          <w:highlight w:val="white"/>
        </w:rPr>
        <w:t xml:space="preserve">                            longDouble, FALSE, &amp;negative);</w:t>
      </w:r>
    </w:p>
    <w:p w14:paraId="2768CCEF" w14:textId="77777777" w:rsidR="00442030" w:rsidRPr="00903DBA" w:rsidRDefault="00442030" w:rsidP="00442030">
      <w:pPr>
        <w:pStyle w:val="Code"/>
        <w:rPr>
          <w:highlight w:val="white"/>
        </w:rPr>
      </w:pPr>
      <w:r w:rsidRPr="00903DBA">
        <w:rPr>
          <w:highlight w:val="white"/>
        </w:rPr>
        <w:t xml:space="preserve">              g_outStatus = oldOutStatus;</w:t>
      </w:r>
    </w:p>
    <w:p w14:paraId="7A8AB6DA" w14:textId="77777777" w:rsidR="00442030" w:rsidRPr="00903DBA" w:rsidRDefault="00442030" w:rsidP="00442030">
      <w:pPr>
        <w:pStyle w:val="Code"/>
        <w:rPr>
          <w:highlight w:val="white"/>
        </w:rPr>
      </w:pPr>
    </w:p>
    <w:p w14:paraId="3695B4B8" w14:textId="77777777" w:rsidR="00442030" w:rsidRPr="00903DBA" w:rsidRDefault="00442030" w:rsidP="00442030">
      <w:pPr>
        <w:pStyle w:val="Code"/>
        <w:rPr>
          <w:highlight w:val="white"/>
        </w:rPr>
      </w:pPr>
      <w:r w:rsidRPr="00903DBA">
        <w:rPr>
          <w:highlight w:val="white"/>
        </w:rPr>
        <w:t xml:space="preserve">              { int field = g_outChars - startChars;</w:t>
      </w:r>
    </w:p>
    <w:p w14:paraId="2842C37F" w14:textId="77777777" w:rsidR="00442030" w:rsidRPr="00903DBA" w:rsidRDefault="00442030" w:rsidP="00442030">
      <w:pPr>
        <w:pStyle w:val="Code"/>
        <w:rPr>
          <w:highlight w:val="white"/>
        </w:rPr>
      </w:pPr>
      <w:r w:rsidRPr="00903DBA">
        <w:rPr>
          <w:highlight w:val="white"/>
        </w:rPr>
        <w:t xml:space="preserve">                g_outChars = startChars;</w:t>
      </w:r>
    </w:p>
    <w:p w14:paraId="2452B202" w14:textId="77777777" w:rsidR="00442030" w:rsidRPr="00903DBA" w:rsidRDefault="00442030" w:rsidP="00442030">
      <w:pPr>
        <w:pStyle w:val="Code"/>
        <w:rPr>
          <w:highlight w:val="white"/>
        </w:rPr>
      </w:pPr>
    </w:p>
    <w:p w14:paraId="1383CC86" w14:textId="77777777" w:rsidR="00442030" w:rsidRPr="00903DBA" w:rsidRDefault="00442030" w:rsidP="00442030">
      <w:pPr>
        <w:pStyle w:val="Code"/>
        <w:rPr>
          <w:highlight w:val="white"/>
        </w:rPr>
      </w:pPr>
      <w:r w:rsidRPr="00903DBA">
        <w:rPr>
          <w:highlight w:val="white"/>
        </w:rPr>
        <w:t xml:space="preserve">                if (negative) {               </w:t>
      </w:r>
    </w:p>
    <w:p w14:paraId="4249E355" w14:textId="77777777" w:rsidR="00442030" w:rsidRPr="00903DBA" w:rsidRDefault="00442030" w:rsidP="00442030">
      <w:pPr>
        <w:pStyle w:val="Code"/>
        <w:rPr>
          <w:highlight w:val="white"/>
        </w:rPr>
      </w:pPr>
      <w:r w:rsidRPr="00903DBA">
        <w:rPr>
          <w:highlight w:val="white"/>
        </w:rPr>
        <w:t xml:space="preserve">                  printChar('X');</w:t>
      </w:r>
    </w:p>
    <w:p w14:paraId="27A305A1" w14:textId="77777777" w:rsidR="00442030" w:rsidRPr="00903DBA" w:rsidRDefault="00442030" w:rsidP="00442030">
      <w:pPr>
        <w:pStyle w:val="Code"/>
        <w:rPr>
          <w:highlight w:val="white"/>
        </w:rPr>
      </w:pPr>
      <w:r w:rsidRPr="00903DBA">
        <w:rPr>
          <w:highlight w:val="white"/>
        </w:rPr>
        <w:t xml:space="preserve">                  printChar('-');</w:t>
      </w:r>
    </w:p>
    <w:p w14:paraId="341BAB7C" w14:textId="77777777" w:rsidR="00442030" w:rsidRPr="00903DBA" w:rsidRDefault="00442030" w:rsidP="00442030">
      <w:pPr>
        <w:pStyle w:val="Code"/>
        <w:rPr>
          <w:highlight w:val="white"/>
        </w:rPr>
      </w:pPr>
      <w:r w:rsidRPr="00903DBA">
        <w:rPr>
          <w:highlight w:val="white"/>
        </w:rPr>
        <w:t xml:space="preserve">                  ++field;</w:t>
      </w:r>
    </w:p>
    <w:p w14:paraId="248E7E27" w14:textId="77777777" w:rsidR="00442030" w:rsidRPr="00903DBA" w:rsidRDefault="00442030" w:rsidP="00442030">
      <w:pPr>
        <w:pStyle w:val="Code"/>
        <w:rPr>
          <w:highlight w:val="white"/>
        </w:rPr>
      </w:pPr>
      <w:r w:rsidRPr="00903DBA">
        <w:rPr>
          <w:highlight w:val="white"/>
        </w:rPr>
        <w:t xml:space="preserve">                }</w:t>
      </w:r>
    </w:p>
    <w:p w14:paraId="098A6A4C" w14:textId="77777777" w:rsidR="00442030" w:rsidRPr="00903DBA" w:rsidRDefault="00442030" w:rsidP="00442030">
      <w:pPr>
        <w:pStyle w:val="Code"/>
        <w:rPr>
          <w:highlight w:val="white"/>
        </w:rPr>
      </w:pPr>
      <w:r w:rsidRPr="00903DBA">
        <w:rPr>
          <w:highlight w:val="white"/>
        </w:rPr>
        <w:t xml:space="preserve">                else if (plus) {</w:t>
      </w:r>
    </w:p>
    <w:p w14:paraId="1E1CAE11" w14:textId="77777777" w:rsidR="00442030" w:rsidRPr="00903DBA" w:rsidRDefault="00442030" w:rsidP="00442030">
      <w:pPr>
        <w:pStyle w:val="Code"/>
        <w:rPr>
          <w:highlight w:val="white"/>
        </w:rPr>
      </w:pPr>
      <w:r w:rsidRPr="00903DBA">
        <w:rPr>
          <w:highlight w:val="white"/>
        </w:rPr>
        <w:t xml:space="preserve">                  printChar('+');</w:t>
      </w:r>
    </w:p>
    <w:p w14:paraId="4D4E8E74" w14:textId="77777777" w:rsidR="00442030" w:rsidRPr="00903DBA" w:rsidRDefault="00442030" w:rsidP="00442030">
      <w:pPr>
        <w:pStyle w:val="Code"/>
        <w:rPr>
          <w:highlight w:val="white"/>
        </w:rPr>
      </w:pPr>
      <w:r w:rsidRPr="00903DBA">
        <w:rPr>
          <w:highlight w:val="white"/>
        </w:rPr>
        <w:t xml:space="preserve">                  ++field;</w:t>
      </w:r>
    </w:p>
    <w:p w14:paraId="59BBCE88" w14:textId="77777777" w:rsidR="00442030" w:rsidRPr="00903DBA" w:rsidRDefault="00442030" w:rsidP="00442030">
      <w:pPr>
        <w:pStyle w:val="Code"/>
        <w:rPr>
          <w:highlight w:val="white"/>
        </w:rPr>
      </w:pPr>
      <w:r w:rsidRPr="00903DBA">
        <w:rPr>
          <w:highlight w:val="white"/>
        </w:rPr>
        <w:t xml:space="preserve">                }</w:t>
      </w:r>
    </w:p>
    <w:p w14:paraId="14EF21CF" w14:textId="77777777" w:rsidR="00442030" w:rsidRPr="00903DBA" w:rsidRDefault="00442030" w:rsidP="00442030">
      <w:pPr>
        <w:pStyle w:val="Code"/>
        <w:rPr>
          <w:highlight w:val="white"/>
        </w:rPr>
      </w:pPr>
      <w:r w:rsidRPr="00903DBA">
        <w:rPr>
          <w:highlight w:val="white"/>
        </w:rPr>
        <w:t xml:space="preserve">                else if (space) {</w:t>
      </w:r>
    </w:p>
    <w:p w14:paraId="34F0B2FB" w14:textId="77777777" w:rsidR="00442030" w:rsidRPr="00903DBA" w:rsidRDefault="00442030" w:rsidP="00442030">
      <w:pPr>
        <w:pStyle w:val="Code"/>
        <w:rPr>
          <w:highlight w:val="white"/>
        </w:rPr>
      </w:pPr>
      <w:r w:rsidRPr="00903DBA">
        <w:rPr>
          <w:highlight w:val="white"/>
        </w:rPr>
        <w:t xml:space="preserve">                  printChar(' ');</w:t>
      </w:r>
    </w:p>
    <w:p w14:paraId="110F042E" w14:textId="77777777" w:rsidR="00442030" w:rsidRPr="00903DBA" w:rsidRDefault="00442030" w:rsidP="00442030">
      <w:pPr>
        <w:pStyle w:val="Code"/>
        <w:rPr>
          <w:highlight w:val="white"/>
        </w:rPr>
      </w:pPr>
      <w:r w:rsidRPr="00903DBA">
        <w:rPr>
          <w:highlight w:val="white"/>
        </w:rPr>
        <w:t xml:space="preserve">                  ++field;</w:t>
      </w:r>
    </w:p>
    <w:p w14:paraId="082006A5" w14:textId="77777777" w:rsidR="00442030" w:rsidRPr="00903DBA" w:rsidRDefault="00442030" w:rsidP="00442030">
      <w:pPr>
        <w:pStyle w:val="Code"/>
        <w:rPr>
          <w:highlight w:val="white"/>
        </w:rPr>
      </w:pPr>
      <w:r w:rsidRPr="00903DBA">
        <w:rPr>
          <w:highlight w:val="white"/>
        </w:rPr>
        <w:t xml:space="preserve">                }</w:t>
      </w:r>
    </w:p>
    <w:p w14:paraId="4FABA8AE" w14:textId="77777777" w:rsidR="00442030" w:rsidRPr="00903DBA" w:rsidRDefault="00442030" w:rsidP="00442030">
      <w:pPr>
        <w:pStyle w:val="Code"/>
        <w:rPr>
          <w:highlight w:val="white"/>
        </w:rPr>
      </w:pPr>
    </w:p>
    <w:p w14:paraId="0772F2A8" w14:textId="77777777" w:rsidR="00442030" w:rsidRPr="00903DBA" w:rsidRDefault="00442030" w:rsidP="00442030">
      <w:pPr>
        <w:pStyle w:val="Code"/>
        <w:rPr>
          <w:highlight w:val="white"/>
        </w:rPr>
      </w:pPr>
      <w:r w:rsidRPr="00903DBA">
        <w:rPr>
          <w:highlight w:val="white"/>
        </w:rPr>
        <w:t xml:space="preserve">                while (field++ &lt; width) {</w:t>
      </w:r>
    </w:p>
    <w:p w14:paraId="5FD3C988" w14:textId="77777777" w:rsidR="00442030" w:rsidRPr="00903DBA" w:rsidRDefault="00442030" w:rsidP="00442030">
      <w:pPr>
        <w:pStyle w:val="Code"/>
        <w:rPr>
          <w:highlight w:val="white"/>
        </w:rPr>
      </w:pPr>
      <w:r w:rsidRPr="00903DBA">
        <w:rPr>
          <w:highlight w:val="white"/>
        </w:rPr>
        <w:t xml:space="preserve">                  printChar('0');</w:t>
      </w:r>
    </w:p>
    <w:p w14:paraId="5AE75094" w14:textId="77777777" w:rsidR="00442030" w:rsidRPr="00903DBA" w:rsidRDefault="00442030" w:rsidP="00442030">
      <w:pPr>
        <w:pStyle w:val="Code"/>
        <w:rPr>
          <w:highlight w:val="white"/>
        </w:rPr>
      </w:pPr>
      <w:r w:rsidRPr="00903DBA">
        <w:rPr>
          <w:highlight w:val="white"/>
        </w:rPr>
        <w:t xml:space="preserve">                }</w:t>
      </w:r>
    </w:p>
    <w:p w14:paraId="770B265D" w14:textId="77777777" w:rsidR="00442030" w:rsidRPr="00903DBA" w:rsidRDefault="00442030" w:rsidP="00442030">
      <w:pPr>
        <w:pStyle w:val="Code"/>
        <w:rPr>
          <w:highlight w:val="white"/>
        </w:rPr>
      </w:pPr>
    </w:p>
    <w:p w14:paraId="01CBAD82" w14:textId="77777777" w:rsidR="00442030" w:rsidRPr="00903DBA" w:rsidRDefault="00442030" w:rsidP="00442030">
      <w:pPr>
        <w:pStyle w:val="Code"/>
        <w:rPr>
          <w:highlight w:val="white"/>
        </w:rPr>
      </w:pPr>
      <w:r w:rsidRPr="00903DBA">
        <w:rPr>
          <w:highlight w:val="white"/>
        </w:rPr>
        <w:t xml:space="preserve">                arg_list = printArgument(&amp;format[index], arg_list, FALSE, FALSE,</w:t>
      </w:r>
    </w:p>
    <w:p w14:paraId="7DCC011B" w14:textId="77777777" w:rsidR="00442030" w:rsidRPr="00903DBA" w:rsidRDefault="00442030" w:rsidP="00442030">
      <w:pPr>
        <w:pStyle w:val="Code"/>
        <w:rPr>
          <w:highlight w:val="white"/>
        </w:rPr>
      </w:pPr>
      <w:r w:rsidRPr="00903DBA">
        <w:rPr>
          <w:highlight w:val="white"/>
        </w:rPr>
        <w:t xml:space="preserve">                                         grid, NULL, precision, shortInt,</w:t>
      </w:r>
    </w:p>
    <w:p w14:paraId="16536173" w14:textId="77777777" w:rsidR="00442030" w:rsidRPr="00903DBA" w:rsidRDefault="00442030" w:rsidP="00442030">
      <w:pPr>
        <w:pStyle w:val="Code"/>
        <w:rPr>
          <w:highlight w:val="white"/>
        </w:rPr>
      </w:pPr>
      <w:r w:rsidRPr="00903DBA">
        <w:rPr>
          <w:highlight w:val="white"/>
        </w:rPr>
        <w:t xml:space="preserve">                                         longInt, longDouble, FALSE, NULL);</w:t>
      </w:r>
    </w:p>
    <w:p w14:paraId="17CE2DE7" w14:textId="77777777" w:rsidR="00442030" w:rsidRPr="00903DBA" w:rsidRDefault="00442030" w:rsidP="00442030">
      <w:pPr>
        <w:pStyle w:val="Code"/>
        <w:rPr>
          <w:highlight w:val="white"/>
        </w:rPr>
      </w:pPr>
      <w:r w:rsidRPr="00903DBA">
        <w:rPr>
          <w:highlight w:val="white"/>
        </w:rPr>
        <w:t xml:space="preserve">              }</w:t>
      </w:r>
    </w:p>
    <w:p w14:paraId="5BC3C870" w14:textId="77777777" w:rsidR="00442030" w:rsidRPr="00903DBA" w:rsidRDefault="00442030" w:rsidP="00442030">
      <w:pPr>
        <w:pStyle w:val="Code"/>
        <w:rPr>
          <w:highlight w:val="white"/>
        </w:rPr>
      </w:pPr>
      <w:r w:rsidRPr="00903DBA">
        <w:rPr>
          <w:highlight w:val="white"/>
        </w:rPr>
        <w:t xml:space="preserve">            }</w:t>
      </w:r>
    </w:p>
    <w:p w14:paraId="00ED6282" w14:textId="77777777" w:rsidR="00442030" w:rsidRPr="00903DBA" w:rsidRDefault="00442030" w:rsidP="00442030">
      <w:pPr>
        <w:pStyle w:val="Code"/>
        <w:rPr>
          <w:highlight w:val="white"/>
        </w:rPr>
      </w:pPr>
      <w:r w:rsidRPr="00903DBA">
        <w:rPr>
          <w:highlight w:val="white"/>
        </w:rPr>
        <w:t xml:space="preserve">            else {</w:t>
      </w:r>
    </w:p>
    <w:p w14:paraId="2DE8C555"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55E718E2" w14:textId="77777777" w:rsidR="00442030" w:rsidRPr="00903DBA" w:rsidRDefault="00442030" w:rsidP="00442030">
      <w:pPr>
        <w:pStyle w:val="Code"/>
        <w:rPr>
          <w:highlight w:val="white"/>
        </w:rPr>
      </w:pPr>
    </w:p>
    <w:p w14:paraId="1DB274A0" w14:textId="77777777" w:rsidR="00442030" w:rsidRPr="00903DBA" w:rsidRDefault="00442030" w:rsidP="00442030">
      <w:pPr>
        <w:pStyle w:val="Code"/>
        <w:rPr>
          <w:highlight w:val="white"/>
        </w:rPr>
      </w:pPr>
      <w:r w:rsidRPr="00903DBA">
        <w:rPr>
          <w:highlight w:val="white"/>
        </w:rPr>
        <w:t xml:space="preserve">              g_outStatus = BLANK;</w:t>
      </w:r>
    </w:p>
    <w:p w14:paraId="6230EA1A" w14:textId="77777777" w:rsidR="00442030" w:rsidRPr="00903DBA" w:rsidRDefault="00442030" w:rsidP="00442030">
      <w:pPr>
        <w:pStyle w:val="Code"/>
        <w:rPr>
          <w:highlight w:val="white"/>
        </w:rPr>
      </w:pPr>
      <w:r w:rsidRPr="00903DBA">
        <w:rPr>
          <w:highlight w:val="white"/>
        </w:rPr>
        <w:t xml:space="preserve">              printArgument(&amp;format[index], arg_list, plus, space, grid,</w:t>
      </w:r>
    </w:p>
    <w:p w14:paraId="0991C855" w14:textId="77777777" w:rsidR="00442030" w:rsidRPr="00903DBA" w:rsidRDefault="00442030" w:rsidP="00442030">
      <w:pPr>
        <w:pStyle w:val="Code"/>
        <w:rPr>
          <w:highlight w:val="white"/>
        </w:rPr>
      </w:pPr>
      <w:r w:rsidRPr="00903DBA">
        <w:rPr>
          <w:highlight w:val="white"/>
        </w:rPr>
        <w:t xml:space="preserve">                            &amp;width, precision, shortInt, longInt,</w:t>
      </w:r>
    </w:p>
    <w:p w14:paraId="38BF1309" w14:textId="77777777" w:rsidR="00442030" w:rsidRPr="00903DBA" w:rsidRDefault="00442030" w:rsidP="00442030">
      <w:pPr>
        <w:pStyle w:val="Code"/>
        <w:rPr>
          <w:highlight w:val="white"/>
        </w:rPr>
      </w:pPr>
      <w:r w:rsidRPr="00903DBA">
        <w:rPr>
          <w:highlight w:val="white"/>
        </w:rPr>
        <w:t xml:space="preserve">                            longDouble, TRUE, NULL);              </w:t>
      </w:r>
    </w:p>
    <w:p w14:paraId="154A15EA" w14:textId="77777777" w:rsidR="00442030" w:rsidRPr="00903DBA" w:rsidRDefault="00442030" w:rsidP="00442030">
      <w:pPr>
        <w:pStyle w:val="Code"/>
        <w:rPr>
          <w:highlight w:val="white"/>
        </w:rPr>
      </w:pPr>
      <w:r w:rsidRPr="00903DBA">
        <w:rPr>
          <w:highlight w:val="white"/>
        </w:rPr>
        <w:t xml:space="preserve">              g_outStatus = oldOutStatus;</w:t>
      </w:r>
    </w:p>
    <w:p w14:paraId="56377D16" w14:textId="77777777" w:rsidR="00442030" w:rsidRPr="00903DBA" w:rsidRDefault="00442030" w:rsidP="00442030">
      <w:pPr>
        <w:pStyle w:val="Code"/>
        <w:rPr>
          <w:highlight w:val="white"/>
        </w:rPr>
      </w:pPr>
    </w:p>
    <w:p w14:paraId="29C68EFC" w14:textId="77777777" w:rsidR="00442030" w:rsidRPr="00903DBA" w:rsidRDefault="00442030" w:rsidP="00442030">
      <w:pPr>
        <w:pStyle w:val="Code"/>
        <w:rPr>
          <w:highlight w:val="white"/>
        </w:rPr>
      </w:pPr>
      <w:r w:rsidRPr="00903DBA">
        <w:rPr>
          <w:highlight w:val="white"/>
        </w:rPr>
        <w:t xml:space="preserve">              { </w:t>
      </w:r>
      <w:r w:rsidRPr="00903DBA">
        <w:rPr>
          <w:color w:val="0000FF"/>
          <w:highlight w:val="white"/>
        </w:rPr>
        <w:t>int</w:t>
      </w:r>
      <w:r w:rsidRPr="00903DBA">
        <w:rPr>
          <w:highlight w:val="white"/>
        </w:rPr>
        <w:t xml:space="preserve"> field = g_outChars - startChars;</w:t>
      </w:r>
    </w:p>
    <w:p w14:paraId="416812CB" w14:textId="77777777" w:rsidR="00442030" w:rsidRPr="00903DBA" w:rsidRDefault="00442030" w:rsidP="00442030">
      <w:pPr>
        <w:pStyle w:val="Code"/>
        <w:rPr>
          <w:highlight w:val="white"/>
        </w:rPr>
      </w:pPr>
      <w:r w:rsidRPr="00903DBA">
        <w:rPr>
          <w:highlight w:val="white"/>
        </w:rPr>
        <w:t xml:space="preserve">                g_outChars = startChars;</w:t>
      </w:r>
    </w:p>
    <w:p w14:paraId="50A5C6E5" w14:textId="77777777" w:rsidR="00442030" w:rsidRPr="00903DBA" w:rsidRDefault="00442030" w:rsidP="00442030">
      <w:pPr>
        <w:pStyle w:val="Code"/>
        <w:rPr>
          <w:highlight w:val="white"/>
        </w:rPr>
      </w:pPr>
    </w:p>
    <w:p w14:paraId="02CC0E2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(field++ &lt; width) {</w:t>
      </w:r>
    </w:p>
    <w:p w14:paraId="69484C54" w14:textId="77777777" w:rsidR="00442030" w:rsidRPr="00903DBA" w:rsidRDefault="00442030" w:rsidP="00442030">
      <w:pPr>
        <w:pStyle w:val="Code"/>
        <w:rPr>
          <w:highlight w:val="white"/>
        </w:rPr>
      </w:pPr>
      <w:r w:rsidRPr="00903DBA">
        <w:rPr>
          <w:highlight w:val="white"/>
        </w:rPr>
        <w:t xml:space="preserve">                  printChar(</w:t>
      </w:r>
      <w:r w:rsidRPr="00903DBA">
        <w:rPr>
          <w:color w:val="A31515"/>
          <w:highlight w:val="white"/>
        </w:rPr>
        <w:t>' '</w:t>
      </w:r>
      <w:r w:rsidRPr="00903DBA">
        <w:rPr>
          <w:highlight w:val="white"/>
        </w:rPr>
        <w:t>);</w:t>
      </w:r>
    </w:p>
    <w:p w14:paraId="15A52204" w14:textId="77777777" w:rsidR="00442030" w:rsidRPr="00903DBA" w:rsidRDefault="00442030" w:rsidP="00442030">
      <w:pPr>
        <w:pStyle w:val="Code"/>
        <w:rPr>
          <w:highlight w:val="white"/>
        </w:rPr>
      </w:pPr>
      <w:r w:rsidRPr="00903DBA">
        <w:rPr>
          <w:highlight w:val="white"/>
        </w:rPr>
        <w:t xml:space="preserve">                }</w:t>
      </w:r>
    </w:p>
    <w:p w14:paraId="7B16A25B" w14:textId="77777777" w:rsidR="00442030" w:rsidRPr="00903DBA" w:rsidRDefault="00442030" w:rsidP="00442030">
      <w:pPr>
        <w:pStyle w:val="Code"/>
        <w:rPr>
          <w:highlight w:val="white"/>
        </w:rPr>
      </w:pPr>
    </w:p>
    <w:p w14:paraId="2E5F7206"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1EA6187D" w14:textId="77777777" w:rsidR="00442030" w:rsidRPr="00903DBA" w:rsidRDefault="00442030" w:rsidP="00442030">
      <w:pPr>
        <w:pStyle w:val="Code"/>
        <w:rPr>
          <w:highlight w:val="white"/>
        </w:rPr>
      </w:pPr>
      <w:r w:rsidRPr="00903DBA">
        <w:rPr>
          <w:highlight w:val="white"/>
        </w:rPr>
        <w:t xml:space="preserve">                                         grid, NULL, precision, shortInt,</w:t>
      </w:r>
    </w:p>
    <w:p w14:paraId="650631C0" w14:textId="77777777" w:rsidR="00442030" w:rsidRPr="00903DBA" w:rsidRDefault="00442030" w:rsidP="00442030">
      <w:pPr>
        <w:pStyle w:val="Code"/>
        <w:rPr>
          <w:highlight w:val="white"/>
        </w:rPr>
      </w:pPr>
      <w:r w:rsidRPr="00903DBA">
        <w:rPr>
          <w:highlight w:val="white"/>
        </w:rPr>
        <w:t xml:space="preserve">                                         longInt, longDouble, TRUE, NULL);</w:t>
      </w:r>
    </w:p>
    <w:p w14:paraId="39AF7163" w14:textId="77777777" w:rsidR="00442030" w:rsidRPr="00903DBA" w:rsidRDefault="00442030" w:rsidP="00442030">
      <w:pPr>
        <w:pStyle w:val="Code"/>
        <w:rPr>
          <w:highlight w:val="white"/>
        </w:rPr>
      </w:pPr>
      <w:r w:rsidRPr="00903DBA">
        <w:rPr>
          <w:highlight w:val="white"/>
        </w:rPr>
        <w:t xml:space="preserve">              }</w:t>
      </w:r>
    </w:p>
    <w:p w14:paraId="1A9DA641" w14:textId="77777777" w:rsidR="00442030" w:rsidRPr="00903DBA" w:rsidRDefault="00442030" w:rsidP="00442030">
      <w:pPr>
        <w:pStyle w:val="Code"/>
        <w:rPr>
          <w:highlight w:val="white"/>
        </w:rPr>
      </w:pPr>
      <w:r w:rsidRPr="00903DBA">
        <w:rPr>
          <w:highlight w:val="white"/>
        </w:rPr>
        <w:t xml:space="preserve">            }</w:t>
      </w:r>
    </w:p>
    <w:p w14:paraId="2CFFC370" w14:textId="77777777" w:rsidR="00442030" w:rsidRPr="00903DBA" w:rsidRDefault="00442030" w:rsidP="00442030">
      <w:pPr>
        <w:pStyle w:val="Code"/>
        <w:rPr>
          <w:highlight w:val="white"/>
        </w:rPr>
      </w:pPr>
    </w:p>
    <w:p w14:paraId="6AF95F86" w14:textId="77777777" w:rsidR="00442030" w:rsidRPr="00903DBA" w:rsidRDefault="00442030" w:rsidP="00442030">
      <w:pPr>
        <w:pStyle w:val="Code"/>
        <w:rPr>
          <w:highlight w:val="white"/>
        </w:rPr>
      </w:pPr>
      <w:r w:rsidRPr="00903DBA">
        <w:rPr>
          <w:highlight w:val="white"/>
        </w:rPr>
        <w:t xml:space="preserve">            percent = FALSE;</w:t>
      </w:r>
    </w:p>
    <w:p w14:paraId="7BD28E96" w14:textId="77777777" w:rsidR="00442030" w:rsidRPr="00903DBA" w:rsidRDefault="00442030" w:rsidP="00442030">
      <w:pPr>
        <w:pStyle w:val="Code"/>
        <w:rPr>
          <w:highlight w:val="white"/>
        </w:rPr>
      </w:pPr>
      <w:r w:rsidRPr="00903DBA">
        <w:rPr>
          <w:highlight w:val="white"/>
        </w:rPr>
        <w:t xml:space="preserve">          }</w:t>
      </w:r>
    </w:p>
    <w:p w14:paraId="57B51AE2"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59D53CD2" w14:textId="77777777" w:rsidR="00442030" w:rsidRPr="00903DBA" w:rsidRDefault="00442030" w:rsidP="00442030">
      <w:pPr>
        <w:pStyle w:val="Code"/>
        <w:rPr>
          <w:highlight w:val="white"/>
        </w:rPr>
      </w:pPr>
    </w:p>
    <w:p w14:paraId="648B33A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default</w:t>
      </w:r>
      <w:r w:rsidRPr="00903DBA">
        <w:rPr>
          <w:highlight w:val="white"/>
        </w:rPr>
        <w:t>: {</w:t>
      </w:r>
    </w:p>
    <w:p w14:paraId="4B48A48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int</w:t>
      </w:r>
      <w:r w:rsidRPr="00903DBA">
        <w:rPr>
          <w:highlight w:val="white"/>
        </w:rPr>
        <w:t xml:space="preserve"> value = 0;</w:t>
      </w:r>
    </w:p>
    <w:p w14:paraId="3CDD4868"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(isdigit(c)) {</w:t>
      </w:r>
    </w:p>
    <w:p w14:paraId="102F8471" w14:textId="77777777" w:rsidR="00442030" w:rsidRPr="00903DBA" w:rsidRDefault="00442030" w:rsidP="00442030">
      <w:pPr>
        <w:pStyle w:val="Code"/>
        <w:rPr>
          <w:highlight w:val="white"/>
        </w:rPr>
      </w:pPr>
      <w:r w:rsidRPr="00903DBA">
        <w:rPr>
          <w:highlight w:val="white"/>
        </w:rPr>
        <w:t xml:space="preserve">              value = (10 * value) + (c - </w:t>
      </w:r>
      <w:r w:rsidRPr="00903DBA">
        <w:rPr>
          <w:color w:val="A31515"/>
          <w:highlight w:val="white"/>
        </w:rPr>
        <w:t>'0'</w:t>
      </w:r>
      <w:r w:rsidRPr="00903DBA">
        <w:rPr>
          <w:highlight w:val="white"/>
        </w:rPr>
        <w:t>);</w:t>
      </w:r>
    </w:p>
    <w:p w14:paraId="09F8A18B" w14:textId="77777777" w:rsidR="00442030" w:rsidRPr="00903DBA" w:rsidRDefault="00442030" w:rsidP="00442030">
      <w:pPr>
        <w:pStyle w:val="Code"/>
        <w:rPr>
          <w:highlight w:val="white"/>
        </w:rPr>
      </w:pPr>
      <w:r w:rsidRPr="00903DBA">
        <w:rPr>
          <w:highlight w:val="white"/>
        </w:rPr>
        <w:t xml:space="preserve">              c = format[++index];</w:t>
      </w:r>
    </w:p>
    <w:p w14:paraId="225A17B5" w14:textId="77777777" w:rsidR="00442030" w:rsidRPr="00903DBA" w:rsidRDefault="00442030" w:rsidP="00442030">
      <w:pPr>
        <w:pStyle w:val="Code"/>
        <w:rPr>
          <w:highlight w:val="white"/>
        </w:rPr>
      </w:pPr>
      <w:r w:rsidRPr="00903DBA">
        <w:rPr>
          <w:highlight w:val="white"/>
        </w:rPr>
        <w:t xml:space="preserve">            }</w:t>
      </w:r>
    </w:p>
    <w:p w14:paraId="754C35CB" w14:textId="77777777" w:rsidR="00442030" w:rsidRPr="00903DBA" w:rsidRDefault="00442030" w:rsidP="00442030">
      <w:pPr>
        <w:pStyle w:val="Code"/>
        <w:rPr>
          <w:highlight w:val="white"/>
        </w:rPr>
      </w:pPr>
      <w:r w:rsidRPr="00903DBA">
        <w:rPr>
          <w:highlight w:val="white"/>
        </w:rPr>
        <w:t xml:space="preserve">            --index;</w:t>
      </w:r>
    </w:p>
    <w:p w14:paraId="07B8B20C" w14:textId="77777777" w:rsidR="00442030" w:rsidRPr="00903DBA" w:rsidRDefault="00442030" w:rsidP="00442030">
      <w:pPr>
        <w:pStyle w:val="Code"/>
        <w:rPr>
          <w:highlight w:val="white"/>
        </w:rPr>
      </w:pPr>
      <w:r w:rsidRPr="00903DBA">
        <w:rPr>
          <w:highlight w:val="white"/>
        </w:rPr>
        <w:t xml:space="preserve">            </w:t>
      </w:r>
    </w:p>
    <w:p w14:paraId="53932F3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(!period) {</w:t>
      </w:r>
    </w:p>
    <w:p w14:paraId="5087BF1A" w14:textId="77777777" w:rsidR="00442030" w:rsidRPr="00903DBA" w:rsidRDefault="00442030" w:rsidP="00442030">
      <w:pPr>
        <w:pStyle w:val="Code"/>
        <w:rPr>
          <w:highlight w:val="white"/>
        </w:rPr>
      </w:pPr>
      <w:r w:rsidRPr="00903DBA">
        <w:rPr>
          <w:highlight w:val="white"/>
        </w:rPr>
        <w:t xml:space="preserve">              width = value;</w:t>
      </w:r>
    </w:p>
    <w:p w14:paraId="02BB2C07" w14:textId="77777777" w:rsidR="00442030" w:rsidRPr="00903DBA" w:rsidRDefault="00442030" w:rsidP="00442030">
      <w:pPr>
        <w:pStyle w:val="Code"/>
        <w:rPr>
          <w:highlight w:val="white"/>
        </w:rPr>
      </w:pPr>
      <w:r w:rsidRPr="00903DBA">
        <w:rPr>
          <w:highlight w:val="white"/>
        </w:rPr>
        <w:t xml:space="preserve">            }</w:t>
      </w:r>
    </w:p>
    <w:p w14:paraId="6194CB6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244B22FB" w14:textId="77777777" w:rsidR="00442030" w:rsidRPr="00903DBA" w:rsidRDefault="00442030" w:rsidP="00442030">
      <w:pPr>
        <w:pStyle w:val="Code"/>
        <w:rPr>
          <w:highlight w:val="white"/>
        </w:rPr>
      </w:pPr>
      <w:r w:rsidRPr="00903DBA">
        <w:rPr>
          <w:highlight w:val="white"/>
        </w:rPr>
        <w:t xml:space="preserve">              precision = value;</w:t>
      </w:r>
    </w:p>
    <w:p w14:paraId="7189C063" w14:textId="77777777" w:rsidR="00442030" w:rsidRPr="00903DBA" w:rsidRDefault="00442030" w:rsidP="00442030">
      <w:pPr>
        <w:pStyle w:val="Code"/>
        <w:rPr>
          <w:highlight w:val="white"/>
        </w:rPr>
      </w:pPr>
      <w:r w:rsidRPr="00903DBA">
        <w:rPr>
          <w:highlight w:val="white"/>
        </w:rPr>
        <w:t xml:space="preserve">           }</w:t>
      </w:r>
    </w:p>
    <w:p w14:paraId="4CA68190" w14:textId="77777777" w:rsidR="00442030" w:rsidRPr="00903DBA" w:rsidRDefault="00442030" w:rsidP="00442030">
      <w:pPr>
        <w:pStyle w:val="Code"/>
        <w:rPr>
          <w:highlight w:val="white"/>
        </w:rPr>
      </w:pPr>
      <w:r w:rsidRPr="00903DBA">
        <w:rPr>
          <w:highlight w:val="white"/>
        </w:rPr>
        <w:t xml:space="preserve">          }</w:t>
      </w:r>
    </w:p>
    <w:p w14:paraId="2AC544DC"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6CEF73B3" w14:textId="77777777" w:rsidR="00442030" w:rsidRPr="00903DBA" w:rsidRDefault="00442030" w:rsidP="00442030">
      <w:pPr>
        <w:pStyle w:val="Code"/>
        <w:rPr>
          <w:highlight w:val="white"/>
        </w:rPr>
      </w:pPr>
      <w:r w:rsidRPr="00903DBA">
        <w:rPr>
          <w:highlight w:val="white"/>
        </w:rPr>
        <w:t xml:space="preserve">      }</w:t>
      </w:r>
    </w:p>
    <w:p w14:paraId="39369AAE" w14:textId="77777777" w:rsidR="00442030" w:rsidRPr="00903DBA" w:rsidRDefault="00442030" w:rsidP="00442030">
      <w:pPr>
        <w:pStyle w:val="Code"/>
        <w:rPr>
          <w:highlight w:val="white"/>
        </w:rPr>
      </w:pPr>
      <w:r w:rsidRPr="00903DBA">
        <w:rPr>
          <w:highlight w:val="white"/>
        </w:rPr>
        <w:t xml:space="preserve">    }</w:t>
      </w:r>
    </w:p>
    <w:p w14:paraId="7ED8DA67"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603F8F69"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(c == </w:t>
      </w:r>
      <w:r w:rsidRPr="00903DBA">
        <w:rPr>
          <w:color w:val="A31515"/>
          <w:highlight w:val="white"/>
        </w:rPr>
        <w:t>'%'</w:t>
      </w:r>
      <w:r w:rsidRPr="00903DBA">
        <w:rPr>
          <w:highlight w:val="white"/>
        </w:rPr>
        <w:t>) {</w:t>
      </w:r>
    </w:p>
    <w:p w14:paraId="016DA1DD" w14:textId="77777777" w:rsidR="00442030" w:rsidRPr="00903DBA" w:rsidRDefault="00442030" w:rsidP="00442030">
      <w:pPr>
        <w:pStyle w:val="Code"/>
        <w:rPr>
          <w:highlight w:val="white"/>
        </w:rPr>
      </w:pPr>
      <w:r w:rsidRPr="00903DBA">
        <w:rPr>
          <w:highlight w:val="white"/>
        </w:rPr>
        <w:t xml:space="preserve">        percent = TRUE;</w:t>
      </w:r>
    </w:p>
    <w:p w14:paraId="65E75248" w14:textId="77777777" w:rsidR="00442030" w:rsidRPr="00903DBA" w:rsidRDefault="00442030" w:rsidP="00442030">
      <w:pPr>
        <w:pStyle w:val="Code"/>
        <w:rPr>
          <w:highlight w:val="white"/>
        </w:rPr>
      </w:pPr>
      <w:r w:rsidRPr="00903DBA">
        <w:rPr>
          <w:highlight w:val="white"/>
        </w:rPr>
        <w:t xml:space="preserve">        plus = FALSE;</w:t>
      </w:r>
    </w:p>
    <w:p w14:paraId="764C7A6E" w14:textId="77777777" w:rsidR="00442030" w:rsidRPr="00903DBA" w:rsidRDefault="00442030" w:rsidP="00442030">
      <w:pPr>
        <w:pStyle w:val="Code"/>
        <w:rPr>
          <w:highlight w:val="white"/>
        </w:rPr>
      </w:pPr>
      <w:r w:rsidRPr="00903DBA">
        <w:rPr>
          <w:highlight w:val="white"/>
        </w:rPr>
        <w:t xml:space="preserve">        minus = FALSE;</w:t>
      </w:r>
    </w:p>
    <w:p w14:paraId="6F01D74D" w14:textId="77777777" w:rsidR="00442030" w:rsidRPr="00903DBA" w:rsidRDefault="00442030" w:rsidP="00442030">
      <w:pPr>
        <w:pStyle w:val="Code"/>
        <w:rPr>
          <w:highlight w:val="white"/>
        </w:rPr>
      </w:pPr>
      <w:r w:rsidRPr="00903DBA">
        <w:rPr>
          <w:highlight w:val="white"/>
        </w:rPr>
        <w:t xml:space="preserve">        space = FALSE;</w:t>
      </w:r>
    </w:p>
    <w:p w14:paraId="34ADA33A" w14:textId="77777777" w:rsidR="00442030" w:rsidRPr="00903DBA" w:rsidRDefault="00442030" w:rsidP="00442030">
      <w:pPr>
        <w:pStyle w:val="Code"/>
        <w:rPr>
          <w:highlight w:val="white"/>
        </w:rPr>
      </w:pPr>
      <w:r w:rsidRPr="00903DBA">
        <w:rPr>
          <w:highlight w:val="white"/>
        </w:rPr>
        <w:t xml:space="preserve">        zero = FALSE;</w:t>
      </w:r>
    </w:p>
    <w:p w14:paraId="045BC476" w14:textId="77777777" w:rsidR="00442030" w:rsidRPr="00903DBA" w:rsidRDefault="00442030" w:rsidP="00442030">
      <w:pPr>
        <w:pStyle w:val="Code"/>
        <w:rPr>
          <w:highlight w:val="white"/>
        </w:rPr>
      </w:pPr>
      <w:r w:rsidRPr="00903DBA">
        <w:rPr>
          <w:highlight w:val="white"/>
        </w:rPr>
        <w:t xml:space="preserve">        grid = FALSE;</w:t>
      </w:r>
    </w:p>
    <w:p w14:paraId="4F8C94EB" w14:textId="77777777" w:rsidR="00442030" w:rsidRPr="00903DBA" w:rsidRDefault="00442030" w:rsidP="00442030">
      <w:pPr>
        <w:pStyle w:val="Code"/>
        <w:rPr>
          <w:highlight w:val="white"/>
        </w:rPr>
      </w:pPr>
      <w:r w:rsidRPr="00903DBA">
        <w:rPr>
          <w:highlight w:val="white"/>
        </w:rPr>
        <w:t xml:space="preserve">        widthStar = FALSE;</w:t>
      </w:r>
    </w:p>
    <w:p w14:paraId="5F39E219" w14:textId="77777777" w:rsidR="00442030" w:rsidRPr="00903DBA" w:rsidRDefault="00442030" w:rsidP="00442030">
      <w:pPr>
        <w:pStyle w:val="Code"/>
        <w:rPr>
          <w:highlight w:val="white"/>
        </w:rPr>
      </w:pPr>
      <w:r w:rsidRPr="00903DBA">
        <w:rPr>
          <w:highlight w:val="white"/>
        </w:rPr>
        <w:t xml:space="preserve">        period = FALSE;</w:t>
      </w:r>
    </w:p>
    <w:p w14:paraId="4AA3B40B" w14:textId="77777777" w:rsidR="00442030" w:rsidRPr="00903DBA" w:rsidRDefault="00442030" w:rsidP="00442030">
      <w:pPr>
        <w:pStyle w:val="Code"/>
        <w:rPr>
          <w:highlight w:val="white"/>
        </w:rPr>
      </w:pPr>
      <w:r w:rsidRPr="00903DBA">
        <w:rPr>
          <w:highlight w:val="white"/>
        </w:rPr>
        <w:t xml:space="preserve">        precisionStar = FALSE;</w:t>
      </w:r>
    </w:p>
    <w:p w14:paraId="053EF778" w14:textId="77777777" w:rsidR="00442030" w:rsidRPr="00903DBA" w:rsidRDefault="00442030" w:rsidP="00442030">
      <w:pPr>
        <w:pStyle w:val="Code"/>
        <w:rPr>
          <w:highlight w:val="white"/>
        </w:rPr>
      </w:pPr>
      <w:r w:rsidRPr="00903DBA">
        <w:rPr>
          <w:highlight w:val="white"/>
        </w:rPr>
        <w:t xml:space="preserve">        shortInt = FALSE;</w:t>
      </w:r>
    </w:p>
    <w:p w14:paraId="5BA87887" w14:textId="77777777" w:rsidR="00442030" w:rsidRPr="00903DBA" w:rsidRDefault="00442030" w:rsidP="00442030">
      <w:pPr>
        <w:pStyle w:val="Code"/>
        <w:rPr>
          <w:highlight w:val="white"/>
        </w:rPr>
      </w:pPr>
      <w:r w:rsidRPr="00903DBA">
        <w:rPr>
          <w:highlight w:val="white"/>
        </w:rPr>
        <w:t xml:space="preserve">        longInt = FALSE;</w:t>
      </w:r>
    </w:p>
    <w:p w14:paraId="6924CD40" w14:textId="77777777" w:rsidR="00442030" w:rsidRPr="00903DBA" w:rsidRDefault="00442030" w:rsidP="00442030">
      <w:pPr>
        <w:pStyle w:val="Code"/>
        <w:rPr>
          <w:highlight w:val="white"/>
        </w:rPr>
      </w:pPr>
      <w:r w:rsidRPr="00903DBA">
        <w:rPr>
          <w:highlight w:val="white"/>
        </w:rPr>
        <w:t xml:space="preserve">        longDouble = FALSE;</w:t>
      </w:r>
    </w:p>
    <w:p w14:paraId="43E2F3E8" w14:textId="77777777" w:rsidR="00442030" w:rsidRPr="00903DBA" w:rsidRDefault="00442030" w:rsidP="00442030">
      <w:pPr>
        <w:pStyle w:val="Code"/>
        <w:rPr>
          <w:highlight w:val="white"/>
        </w:rPr>
      </w:pPr>
      <w:r w:rsidRPr="00903DBA">
        <w:rPr>
          <w:highlight w:val="white"/>
        </w:rPr>
        <w:t xml:space="preserve">        width = 0;</w:t>
      </w:r>
    </w:p>
    <w:p w14:paraId="74B3D515" w14:textId="77777777" w:rsidR="00442030" w:rsidRPr="00903DBA" w:rsidRDefault="00442030" w:rsidP="00442030">
      <w:pPr>
        <w:pStyle w:val="Code"/>
        <w:rPr>
          <w:highlight w:val="white"/>
        </w:rPr>
      </w:pPr>
      <w:r w:rsidRPr="00903DBA">
        <w:rPr>
          <w:highlight w:val="white"/>
        </w:rPr>
        <w:lastRenderedPageBreak/>
        <w:t xml:space="preserve">        precision = 0;</w:t>
      </w:r>
    </w:p>
    <w:p w14:paraId="3202839C" w14:textId="77777777" w:rsidR="00442030" w:rsidRPr="00903DBA" w:rsidRDefault="00442030" w:rsidP="00442030">
      <w:pPr>
        <w:pStyle w:val="Code"/>
        <w:rPr>
          <w:highlight w:val="white"/>
        </w:rPr>
      </w:pPr>
      <w:r w:rsidRPr="00903DBA">
        <w:rPr>
          <w:highlight w:val="white"/>
        </w:rPr>
        <w:t xml:space="preserve">      }</w:t>
      </w:r>
    </w:p>
    <w:p w14:paraId="257FD09D" w14:textId="77777777" w:rsidR="00442030" w:rsidRPr="00903DBA" w:rsidRDefault="00442030" w:rsidP="00442030">
      <w:pPr>
        <w:pStyle w:val="Code"/>
        <w:rPr>
          <w:highlight w:val="white"/>
        </w:rPr>
      </w:pPr>
      <w:r w:rsidRPr="00903DBA">
        <w:rPr>
          <w:highlight w:val="white"/>
        </w:rPr>
        <w:t xml:space="preserve">      else {</w:t>
      </w:r>
    </w:p>
    <w:p w14:paraId="3372E1D1" w14:textId="77777777" w:rsidR="00442030" w:rsidRPr="00903DBA" w:rsidRDefault="00442030" w:rsidP="00442030">
      <w:pPr>
        <w:pStyle w:val="Code"/>
        <w:rPr>
          <w:highlight w:val="white"/>
        </w:rPr>
      </w:pPr>
      <w:r w:rsidRPr="00903DBA">
        <w:rPr>
          <w:highlight w:val="white"/>
        </w:rPr>
        <w:t xml:space="preserve">        printChar(c);</w:t>
      </w:r>
    </w:p>
    <w:p w14:paraId="594DCD0A" w14:textId="77777777" w:rsidR="00442030" w:rsidRPr="00903DBA" w:rsidRDefault="00442030" w:rsidP="00442030">
      <w:pPr>
        <w:pStyle w:val="Code"/>
        <w:rPr>
          <w:highlight w:val="white"/>
        </w:rPr>
      </w:pPr>
      <w:r w:rsidRPr="00903DBA">
        <w:rPr>
          <w:highlight w:val="white"/>
        </w:rPr>
        <w:t xml:space="preserve">      }</w:t>
      </w:r>
    </w:p>
    <w:p w14:paraId="18BFE8BA" w14:textId="77777777" w:rsidR="00442030" w:rsidRPr="00903DBA" w:rsidRDefault="00442030" w:rsidP="00442030">
      <w:pPr>
        <w:pStyle w:val="Code"/>
        <w:rPr>
          <w:highlight w:val="white"/>
        </w:rPr>
      </w:pPr>
      <w:r w:rsidRPr="00903DBA">
        <w:rPr>
          <w:highlight w:val="white"/>
        </w:rPr>
        <w:t xml:space="preserve">    }</w:t>
      </w:r>
    </w:p>
    <w:p w14:paraId="154FF739" w14:textId="77777777" w:rsidR="00442030" w:rsidRPr="00903DBA" w:rsidRDefault="00442030" w:rsidP="00442030">
      <w:pPr>
        <w:pStyle w:val="Code"/>
        <w:rPr>
          <w:highlight w:val="white"/>
        </w:rPr>
      </w:pPr>
      <w:r w:rsidRPr="00903DBA">
        <w:rPr>
          <w:highlight w:val="white"/>
        </w:rPr>
        <w:t xml:space="preserve">  }</w:t>
      </w:r>
    </w:p>
    <w:p w14:paraId="37CBFC68" w14:textId="77777777" w:rsidR="00442030" w:rsidRPr="00903DBA" w:rsidRDefault="00442030" w:rsidP="00442030">
      <w:pPr>
        <w:pStyle w:val="Code"/>
        <w:rPr>
          <w:highlight w:val="white"/>
        </w:rPr>
      </w:pPr>
    </w:p>
    <w:p w14:paraId="279EEC30" w14:textId="77777777" w:rsidR="00442030" w:rsidRPr="00903DBA" w:rsidRDefault="00442030" w:rsidP="00442030">
      <w:pPr>
        <w:pStyle w:val="Code"/>
        <w:rPr>
          <w:highlight w:val="white"/>
        </w:rPr>
      </w:pPr>
      <w:r w:rsidRPr="00903DBA">
        <w:rPr>
          <w:highlight w:val="white"/>
        </w:rPr>
        <w:t xml:space="preserve">  if (g_outStatus == STRING) {</w:t>
      </w:r>
    </w:p>
    <w:p w14:paraId="16D7AF14" w14:textId="77777777" w:rsidR="00442030" w:rsidRPr="00903DBA" w:rsidRDefault="00442030" w:rsidP="00442030">
      <w:pPr>
        <w:pStyle w:val="Code"/>
        <w:rPr>
          <w:highlight w:val="white"/>
        </w:rPr>
      </w:pPr>
      <w:r w:rsidRPr="00903DBA">
        <w:rPr>
          <w:highlight w:val="white"/>
        </w:rPr>
        <w:t xml:space="preserve">    char* outString = (char*) g_outDevice;</w:t>
      </w:r>
    </w:p>
    <w:p w14:paraId="6B644A3C" w14:textId="77777777" w:rsidR="00442030" w:rsidRPr="00903DBA" w:rsidRDefault="00442030" w:rsidP="00442030">
      <w:pPr>
        <w:pStyle w:val="Code"/>
        <w:rPr>
          <w:highlight w:val="white"/>
        </w:rPr>
      </w:pPr>
      <w:r w:rsidRPr="00903DBA">
        <w:rPr>
          <w:highlight w:val="white"/>
        </w:rPr>
        <w:t xml:space="preserve">    outString[g_outChars] = '\0';</w:t>
      </w:r>
    </w:p>
    <w:p w14:paraId="0180D3F1" w14:textId="77777777" w:rsidR="00442030" w:rsidRPr="00903DBA" w:rsidRDefault="00442030" w:rsidP="00442030">
      <w:pPr>
        <w:pStyle w:val="Code"/>
        <w:rPr>
          <w:highlight w:val="white"/>
        </w:rPr>
      </w:pPr>
      <w:r w:rsidRPr="00903DBA">
        <w:rPr>
          <w:highlight w:val="white"/>
        </w:rPr>
        <w:t xml:space="preserve">  }</w:t>
      </w:r>
    </w:p>
    <w:p w14:paraId="464F66A5" w14:textId="77777777" w:rsidR="00442030" w:rsidRPr="00903DBA" w:rsidRDefault="00442030" w:rsidP="00442030">
      <w:pPr>
        <w:pStyle w:val="Code"/>
        <w:rPr>
          <w:highlight w:val="white"/>
        </w:rPr>
      </w:pPr>
    </w:p>
    <w:p w14:paraId="6F219438" w14:textId="77777777" w:rsidR="00442030" w:rsidRPr="00903DBA" w:rsidRDefault="00442030" w:rsidP="00442030">
      <w:pPr>
        <w:pStyle w:val="Code"/>
        <w:rPr>
          <w:highlight w:val="white"/>
        </w:rPr>
      </w:pPr>
      <w:r w:rsidRPr="00903DBA">
        <w:rPr>
          <w:highlight w:val="white"/>
        </w:rPr>
        <w:t xml:space="preserve">  return g_outChars;</w:t>
      </w:r>
    </w:p>
    <w:p w14:paraId="76400A32" w14:textId="77777777" w:rsidR="00442030" w:rsidRPr="00903DBA" w:rsidRDefault="00442030" w:rsidP="00442030">
      <w:pPr>
        <w:pStyle w:val="Code"/>
        <w:rPr>
          <w:highlight w:val="white"/>
        </w:rPr>
      </w:pPr>
      <w:r w:rsidRPr="00903DBA">
        <w:rPr>
          <w:highlight w:val="white"/>
        </w:rPr>
        <w:t>}</w:t>
      </w:r>
    </w:p>
    <w:p w14:paraId="11D42910" w14:textId="77777777" w:rsidR="00442030" w:rsidRPr="00903DBA" w:rsidRDefault="00442030" w:rsidP="00442030">
      <w:pPr>
        <w:pStyle w:val="Code"/>
        <w:rPr>
          <w:highlight w:val="white"/>
        </w:rPr>
      </w:pPr>
    </w:p>
    <w:p w14:paraId="1337F8E5" w14:textId="77777777" w:rsidR="00442030" w:rsidRPr="00903DBA" w:rsidRDefault="00442030" w:rsidP="00442030">
      <w:pPr>
        <w:pStyle w:val="Code"/>
        <w:rPr>
          <w:highlight w:val="white"/>
        </w:rPr>
      </w:pPr>
      <w:r w:rsidRPr="00903DBA">
        <w:rPr>
          <w:highlight w:val="white"/>
        </w:rPr>
        <w:t>int printf(char* format, ...) {</w:t>
      </w:r>
    </w:p>
    <w:p w14:paraId="655437DD" w14:textId="77777777" w:rsidR="00442030" w:rsidRPr="00903DBA" w:rsidRDefault="00442030" w:rsidP="00442030">
      <w:pPr>
        <w:pStyle w:val="Code"/>
        <w:rPr>
          <w:highlight w:val="white"/>
        </w:rPr>
      </w:pPr>
      <w:r w:rsidRPr="00903DBA">
        <w:rPr>
          <w:highlight w:val="white"/>
        </w:rPr>
        <w:t xml:space="preserve">  va_list arg_list;</w:t>
      </w:r>
    </w:p>
    <w:p w14:paraId="6AF00ED8" w14:textId="77777777" w:rsidR="00442030" w:rsidRPr="00903DBA" w:rsidRDefault="00442030" w:rsidP="00442030">
      <w:pPr>
        <w:pStyle w:val="Code"/>
        <w:rPr>
          <w:highlight w:val="white"/>
        </w:rPr>
      </w:pPr>
      <w:r w:rsidRPr="00903DBA">
        <w:rPr>
          <w:highlight w:val="white"/>
        </w:rPr>
        <w:t xml:space="preserve">  va_start(arg_list, format);</w:t>
      </w:r>
    </w:p>
    <w:p w14:paraId="16767473" w14:textId="77777777" w:rsidR="00442030" w:rsidRPr="00903DBA" w:rsidRDefault="00442030" w:rsidP="00442030">
      <w:pPr>
        <w:pStyle w:val="Code"/>
        <w:rPr>
          <w:highlight w:val="white"/>
        </w:rPr>
      </w:pPr>
      <w:r w:rsidRPr="00903DBA">
        <w:rPr>
          <w:highlight w:val="white"/>
        </w:rPr>
        <w:t xml:space="preserve">  return vprintf(format, arg_list);</w:t>
      </w:r>
    </w:p>
    <w:p w14:paraId="595E1C8B" w14:textId="77777777" w:rsidR="00442030" w:rsidRPr="00903DBA" w:rsidRDefault="00442030" w:rsidP="00442030">
      <w:pPr>
        <w:pStyle w:val="Code"/>
        <w:rPr>
          <w:highlight w:val="white"/>
        </w:rPr>
      </w:pPr>
      <w:r w:rsidRPr="00903DBA">
        <w:rPr>
          <w:highlight w:val="white"/>
        </w:rPr>
        <w:t>}</w:t>
      </w:r>
    </w:p>
    <w:p w14:paraId="0A79E641" w14:textId="77777777" w:rsidR="00442030" w:rsidRPr="00903DBA" w:rsidRDefault="00442030" w:rsidP="00442030">
      <w:pPr>
        <w:pStyle w:val="Code"/>
        <w:rPr>
          <w:highlight w:val="white"/>
        </w:rPr>
      </w:pPr>
    </w:p>
    <w:p w14:paraId="0182F25B" w14:textId="77777777" w:rsidR="00442030" w:rsidRPr="00903DBA" w:rsidRDefault="00442030" w:rsidP="00442030">
      <w:pPr>
        <w:pStyle w:val="Code"/>
        <w:rPr>
          <w:highlight w:val="white"/>
        </w:rPr>
      </w:pPr>
      <w:r w:rsidRPr="00903DBA">
        <w:rPr>
          <w:highlight w:val="white"/>
        </w:rPr>
        <w:t>int vprintf(char* format, va_list arg_list) {</w:t>
      </w:r>
    </w:p>
    <w:p w14:paraId="17983D04" w14:textId="77777777" w:rsidR="00442030" w:rsidRPr="00903DBA" w:rsidRDefault="00442030" w:rsidP="00442030">
      <w:pPr>
        <w:pStyle w:val="Code"/>
        <w:rPr>
          <w:highlight w:val="white"/>
        </w:rPr>
      </w:pPr>
      <w:r w:rsidRPr="00903DBA">
        <w:rPr>
          <w:highlight w:val="white"/>
        </w:rPr>
        <w:t xml:space="preserve">  return vfprintf(stdout, format, arg_list);</w:t>
      </w:r>
    </w:p>
    <w:p w14:paraId="46697F85" w14:textId="77777777" w:rsidR="00442030" w:rsidRPr="00903DBA" w:rsidRDefault="00442030" w:rsidP="00442030">
      <w:pPr>
        <w:pStyle w:val="Code"/>
        <w:rPr>
          <w:highlight w:val="white"/>
        </w:rPr>
      </w:pPr>
      <w:r w:rsidRPr="00903DBA">
        <w:rPr>
          <w:highlight w:val="white"/>
        </w:rPr>
        <w:t>}</w:t>
      </w:r>
    </w:p>
    <w:p w14:paraId="584DF814" w14:textId="77777777" w:rsidR="00442030" w:rsidRPr="00903DBA" w:rsidRDefault="00442030" w:rsidP="00442030">
      <w:pPr>
        <w:pStyle w:val="Code"/>
        <w:rPr>
          <w:highlight w:val="white"/>
        </w:rPr>
      </w:pPr>
    </w:p>
    <w:p w14:paraId="423308DB" w14:textId="77777777" w:rsidR="00442030" w:rsidRPr="00903DBA" w:rsidRDefault="00442030" w:rsidP="00442030">
      <w:pPr>
        <w:pStyle w:val="Code"/>
        <w:rPr>
          <w:highlight w:val="white"/>
        </w:rPr>
      </w:pPr>
      <w:r w:rsidRPr="00903DBA">
        <w:rPr>
          <w:highlight w:val="white"/>
        </w:rPr>
        <w:t>int fprintf(FILE* outStream, char* format, ...) {</w:t>
      </w:r>
    </w:p>
    <w:p w14:paraId="3AE7A17C" w14:textId="77777777" w:rsidR="00442030" w:rsidRPr="00903DBA" w:rsidRDefault="00442030" w:rsidP="00442030">
      <w:pPr>
        <w:pStyle w:val="Code"/>
        <w:rPr>
          <w:highlight w:val="white"/>
        </w:rPr>
      </w:pPr>
      <w:r w:rsidRPr="00903DBA">
        <w:rPr>
          <w:highlight w:val="white"/>
        </w:rPr>
        <w:t xml:space="preserve">  va_list arg_list;</w:t>
      </w:r>
    </w:p>
    <w:p w14:paraId="632AE969" w14:textId="77777777" w:rsidR="00442030" w:rsidRPr="00903DBA" w:rsidRDefault="00442030" w:rsidP="00442030">
      <w:pPr>
        <w:pStyle w:val="Code"/>
        <w:rPr>
          <w:highlight w:val="white"/>
        </w:rPr>
      </w:pPr>
      <w:r w:rsidRPr="00903DBA">
        <w:rPr>
          <w:highlight w:val="white"/>
        </w:rPr>
        <w:t xml:space="preserve">  va_start(arg_list, format);</w:t>
      </w:r>
    </w:p>
    <w:p w14:paraId="00495969" w14:textId="77777777" w:rsidR="00442030" w:rsidRPr="00903DBA" w:rsidRDefault="00442030" w:rsidP="00442030">
      <w:pPr>
        <w:pStyle w:val="Code"/>
        <w:rPr>
          <w:highlight w:val="white"/>
        </w:rPr>
      </w:pPr>
      <w:r w:rsidRPr="00903DBA">
        <w:rPr>
          <w:highlight w:val="white"/>
        </w:rPr>
        <w:t xml:space="preserve">  return vfprintf(outStream, format, arg_list);</w:t>
      </w:r>
    </w:p>
    <w:p w14:paraId="18F7B2B7" w14:textId="77777777" w:rsidR="00442030" w:rsidRPr="00903DBA" w:rsidRDefault="00442030" w:rsidP="00442030">
      <w:pPr>
        <w:pStyle w:val="Code"/>
        <w:rPr>
          <w:highlight w:val="white"/>
        </w:rPr>
      </w:pPr>
      <w:r w:rsidRPr="00903DBA">
        <w:rPr>
          <w:highlight w:val="white"/>
        </w:rPr>
        <w:t>}</w:t>
      </w:r>
    </w:p>
    <w:p w14:paraId="718FD857" w14:textId="77777777" w:rsidR="00442030" w:rsidRPr="00903DBA" w:rsidRDefault="00442030" w:rsidP="00442030">
      <w:pPr>
        <w:pStyle w:val="Code"/>
        <w:rPr>
          <w:highlight w:val="white"/>
        </w:rPr>
      </w:pPr>
    </w:p>
    <w:p w14:paraId="366B8337" w14:textId="77777777" w:rsidR="00442030" w:rsidRPr="00903DBA" w:rsidRDefault="00442030" w:rsidP="00442030">
      <w:pPr>
        <w:pStyle w:val="Code"/>
        <w:rPr>
          <w:highlight w:val="white"/>
        </w:rPr>
      </w:pPr>
      <w:r w:rsidRPr="00903DBA">
        <w:rPr>
          <w:highlight w:val="white"/>
        </w:rPr>
        <w:t>int vfprintf(FILE* outStream, char* format, va_list arg_list) {</w:t>
      </w:r>
    </w:p>
    <w:p w14:paraId="5595998A" w14:textId="77777777" w:rsidR="00442030" w:rsidRPr="00903DBA" w:rsidRDefault="00442030" w:rsidP="00442030">
      <w:pPr>
        <w:pStyle w:val="Code"/>
        <w:rPr>
          <w:highlight w:val="white"/>
        </w:rPr>
      </w:pPr>
      <w:r w:rsidRPr="00903DBA">
        <w:rPr>
          <w:highlight w:val="white"/>
        </w:rPr>
        <w:t xml:space="preserve">  g_outStatus = DEVICE;</w:t>
      </w:r>
    </w:p>
    <w:p w14:paraId="673024B0" w14:textId="77777777" w:rsidR="00442030" w:rsidRPr="00903DBA" w:rsidRDefault="00442030" w:rsidP="00442030">
      <w:pPr>
        <w:pStyle w:val="Code"/>
        <w:rPr>
          <w:highlight w:val="white"/>
        </w:rPr>
      </w:pPr>
      <w:r w:rsidRPr="00903DBA">
        <w:rPr>
          <w:highlight w:val="white"/>
        </w:rPr>
        <w:t xml:space="preserve">  g_outDevice = (void*) outStream;</w:t>
      </w:r>
    </w:p>
    <w:p w14:paraId="3CFC60CF" w14:textId="77777777" w:rsidR="00442030" w:rsidRPr="00903DBA" w:rsidRDefault="00442030" w:rsidP="00442030">
      <w:pPr>
        <w:pStyle w:val="Code"/>
        <w:rPr>
          <w:highlight w:val="white"/>
        </w:rPr>
      </w:pPr>
      <w:r w:rsidRPr="00903DBA">
        <w:rPr>
          <w:highlight w:val="white"/>
        </w:rPr>
        <w:t xml:space="preserve">  return printFormat(format, arg_list);</w:t>
      </w:r>
    </w:p>
    <w:p w14:paraId="391ABC1E" w14:textId="77777777" w:rsidR="00442030" w:rsidRPr="00903DBA" w:rsidRDefault="00442030" w:rsidP="00442030">
      <w:pPr>
        <w:pStyle w:val="Code"/>
        <w:rPr>
          <w:highlight w:val="white"/>
        </w:rPr>
      </w:pPr>
      <w:r w:rsidRPr="00903DBA">
        <w:rPr>
          <w:highlight w:val="white"/>
        </w:rPr>
        <w:t>}</w:t>
      </w:r>
    </w:p>
    <w:p w14:paraId="51AF9959" w14:textId="77777777" w:rsidR="00442030" w:rsidRPr="00903DBA" w:rsidRDefault="00442030" w:rsidP="00442030">
      <w:pPr>
        <w:pStyle w:val="Code"/>
        <w:rPr>
          <w:highlight w:val="white"/>
        </w:rPr>
      </w:pPr>
    </w:p>
    <w:p w14:paraId="589ACBFD" w14:textId="77777777" w:rsidR="00442030" w:rsidRPr="00903DBA" w:rsidRDefault="00442030" w:rsidP="00442030">
      <w:pPr>
        <w:pStyle w:val="Code"/>
        <w:rPr>
          <w:highlight w:val="white"/>
        </w:rPr>
      </w:pPr>
      <w:r w:rsidRPr="00903DBA">
        <w:rPr>
          <w:highlight w:val="white"/>
        </w:rPr>
        <w:t>int sprintf(char* outString, char* format, ...) {</w:t>
      </w:r>
    </w:p>
    <w:p w14:paraId="45908EE3" w14:textId="77777777" w:rsidR="00442030" w:rsidRPr="00903DBA" w:rsidRDefault="00442030" w:rsidP="00442030">
      <w:pPr>
        <w:pStyle w:val="Code"/>
        <w:rPr>
          <w:highlight w:val="white"/>
        </w:rPr>
      </w:pPr>
      <w:r w:rsidRPr="00903DBA">
        <w:rPr>
          <w:highlight w:val="white"/>
        </w:rPr>
        <w:t xml:space="preserve">  va_list arg_list;</w:t>
      </w:r>
    </w:p>
    <w:p w14:paraId="55C67C78" w14:textId="77777777" w:rsidR="00442030" w:rsidRPr="00903DBA" w:rsidRDefault="00442030" w:rsidP="00442030">
      <w:pPr>
        <w:pStyle w:val="Code"/>
        <w:rPr>
          <w:highlight w:val="white"/>
        </w:rPr>
      </w:pPr>
      <w:r w:rsidRPr="00903DBA">
        <w:rPr>
          <w:highlight w:val="white"/>
        </w:rPr>
        <w:t xml:space="preserve">  va_start(arg_list, format);</w:t>
      </w:r>
    </w:p>
    <w:p w14:paraId="3AA1F7E9" w14:textId="77777777" w:rsidR="00442030" w:rsidRPr="00903DBA" w:rsidRDefault="00442030" w:rsidP="00442030">
      <w:pPr>
        <w:pStyle w:val="Code"/>
        <w:rPr>
          <w:highlight w:val="white"/>
        </w:rPr>
      </w:pPr>
      <w:r w:rsidRPr="00903DBA">
        <w:rPr>
          <w:highlight w:val="white"/>
        </w:rPr>
        <w:t xml:space="preserve">  return vsprintf(outString, format, arg_list);</w:t>
      </w:r>
    </w:p>
    <w:p w14:paraId="72B08A32" w14:textId="77777777" w:rsidR="00442030" w:rsidRPr="00903DBA" w:rsidRDefault="00442030" w:rsidP="00442030">
      <w:pPr>
        <w:pStyle w:val="Code"/>
        <w:rPr>
          <w:highlight w:val="white"/>
        </w:rPr>
      </w:pPr>
      <w:r w:rsidRPr="00903DBA">
        <w:rPr>
          <w:highlight w:val="white"/>
        </w:rPr>
        <w:t>}</w:t>
      </w:r>
    </w:p>
    <w:p w14:paraId="79B29739" w14:textId="77777777" w:rsidR="00442030" w:rsidRPr="00903DBA" w:rsidRDefault="00442030" w:rsidP="00442030">
      <w:pPr>
        <w:pStyle w:val="Code"/>
        <w:rPr>
          <w:highlight w:val="white"/>
        </w:rPr>
      </w:pPr>
    </w:p>
    <w:p w14:paraId="536057AC" w14:textId="77777777" w:rsidR="00442030" w:rsidRPr="00903DBA" w:rsidRDefault="00442030" w:rsidP="00442030">
      <w:pPr>
        <w:pStyle w:val="Code"/>
        <w:rPr>
          <w:highlight w:val="white"/>
        </w:rPr>
      </w:pPr>
      <w:r w:rsidRPr="00903DBA">
        <w:rPr>
          <w:highlight w:val="white"/>
        </w:rPr>
        <w:t>int vsprintf(char* outString, char* format, va_list arg_list) {</w:t>
      </w:r>
    </w:p>
    <w:p w14:paraId="321045F7" w14:textId="77777777" w:rsidR="00442030" w:rsidRPr="00903DBA" w:rsidRDefault="00442030" w:rsidP="00442030">
      <w:pPr>
        <w:pStyle w:val="Code"/>
        <w:rPr>
          <w:highlight w:val="white"/>
        </w:rPr>
      </w:pPr>
      <w:r w:rsidRPr="00903DBA">
        <w:rPr>
          <w:highlight w:val="white"/>
        </w:rPr>
        <w:t xml:space="preserve">  g_outStatus = STRING;</w:t>
      </w:r>
    </w:p>
    <w:p w14:paraId="3558DE76" w14:textId="77777777" w:rsidR="00442030" w:rsidRPr="00903DBA" w:rsidRDefault="00442030" w:rsidP="00442030">
      <w:pPr>
        <w:pStyle w:val="Code"/>
        <w:rPr>
          <w:highlight w:val="white"/>
        </w:rPr>
      </w:pPr>
      <w:r w:rsidRPr="00903DBA">
        <w:rPr>
          <w:highlight w:val="white"/>
        </w:rPr>
        <w:t xml:space="preserve">  g_outDevice = (void*) outString;</w:t>
      </w:r>
    </w:p>
    <w:p w14:paraId="2D5B2484" w14:textId="77777777" w:rsidR="00442030" w:rsidRPr="00903DBA" w:rsidRDefault="00442030" w:rsidP="00442030">
      <w:pPr>
        <w:pStyle w:val="Code"/>
        <w:rPr>
          <w:highlight w:val="white"/>
        </w:rPr>
      </w:pPr>
      <w:r w:rsidRPr="00903DBA">
        <w:rPr>
          <w:highlight w:val="white"/>
        </w:rPr>
        <w:t xml:space="preserve">  return printFormat(format, arg_list);</w:t>
      </w:r>
    </w:p>
    <w:p w14:paraId="06FF4DAA" w14:textId="1C94B904" w:rsidR="00442030" w:rsidRPr="00903DBA" w:rsidRDefault="00442030" w:rsidP="00442030">
      <w:pPr>
        <w:pStyle w:val="Code"/>
      </w:pPr>
      <w:r w:rsidRPr="00903DBA">
        <w:rPr>
          <w:highlight w:val="white"/>
        </w:rPr>
        <w:t>}</w:t>
      </w:r>
    </w:p>
    <w:p w14:paraId="47B39FAD" w14:textId="00BDF054" w:rsidR="00265BDF" w:rsidRPr="00903DBA" w:rsidRDefault="004007C3" w:rsidP="00265BDF">
      <w:pPr>
        <w:pStyle w:val="Rubrik3"/>
      </w:pPr>
      <w:bookmarkStart w:id="513" w:name="_Toc57656140"/>
      <w:r w:rsidRPr="00903DBA">
        <w:t>Scanning</w:t>
      </w:r>
      <w:bookmarkEnd w:id="513"/>
    </w:p>
    <w:p w14:paraId="29AFA940" w14:textId="74759390" w:rsidR="00594DB0" w:rsidRPr="00903DBA" w:rsidRDefault="008D6750" w:rsidP="00E65FE6">
      <w:pPr>
        <w:pStyle w:val="CodeHeader"/>
      </w:pPr>
      <w:r w:rsidRPr="00903DBA">
        <w:t>s</w:t>
      </w:r>
      <w:r w:rsidR="00594DB0" w:rsidRPr="00903DBA">
        <w:t>canf.h</w:t>
      </w:r>
    </w:p>
    <w:p w14:paraId="5250E886" w14:textId="77777777" w:rsidR="009D3992" w:rsidRPr="00903DBA" w:rsidRDefault="009D3992" w:rsidP="009D3992">
      <w:pPr>
        <w:pStyle w:val="Code"/>
        <w:rPr>
          <w:highlight w:val="white"/>
        </w:rPr>
      </w:pPr>
      <w:r w:rsidRPr="00903DBA">
        <w:rPr>
          <w:highlight w:val="white"/>
        </w:rPr>
        <w:t>#ifndef __SCANF_H__</w:t>
      </w:r>
    </w:p>
    <w:p w14:paraId="04F539AB" w14:textId="77777777" w:rsidR="009D3992" w:rsidRPr="00903DBA" w:rsidRDefault="009D3992" w:rsidP="009D3992">
      <w:pPr>
        <w:pStyle w:val="Code"/>
        <w:rPr>
          <w:highlight w:val="white"/>
        </w:rPr>
      </w:pPr>
      <w:r w:rsidRPr="00903DBA">
        <w:rPr>
          <w:highlight w:val="white"/>
        </w:rPr>
        <w:t>#define __SCANF_H__</w:t>
      </w:r>
    </w:p>
    <w:p w14:paraId="4EB2188E" w14:textId="77777777" w:rsidR="009D3992" w:rsidRPr="00903DBA" w:rsidRDefault="009D3992" w:rsidP="009D3992">
      <w:pPr>
        <w:pStyle w:val="Code"/>
        <w:rPr>
          <w:highlight w:val="white"/>
        </w:rPr>
      </w:pPr>
    </w:p>
    <w:p w14:paraId="2164EBB6" w14:textId="77777777" w:rsidR="009D3992" w:rsidRPr="00903DBA" w:rsidRDefault="009D3992" w:rsidP="009D3992">
      <w:pPr>
        <w:pStyle w:val="Code"/>
        <w:rPr>
          <w:highlight w:val="white"/>
        </w:rPr>
      </w:pPr>
      <w:r w:rsidRPr="00903DBA">
        <w:rPr>
          <w:highlight w:val="white"/>
        </w:rPr>
        <w:t>#define DEVICE 0</w:t>
      </w:r>
    </w:p>
    <w:p w14:paraId="37B35CB7" w14:textId="77777777" w:rsidR="009D3992" w:rsidRPr="00903DBA" w:rsidRDefault="009D3992" w:rsidP="009D3992">
      <w:pPr>
        <w:pStyle w:val="Code"/>
        <w:rPr>
          <w:highlight w:val="white"/>
        </w:rPr>
      </w:pPr>
      <w:r w:rsidRPr="00903DBA">
        <w:rPr>
          <w:highlight w:val="white"/>
        </w:rPr>
        <w:lastRenderedPageBreak/>
        <w:t>#define STRING 1</w:t>
      </w:r>
    </w:p>
    <w:p w14:paraId="76F8A9C6" w14:textId="77777777" w:rsidR="009D3992" w:rsidRPr="00903DBA" w:rsidRDefault="009D3992" w:rsidP="009D3992">
      <w:pPr>
        <w:pStyle w:val="Code"/>
        <w:rPr>
          <w:highlight w:val="white"/>
        </w:rPr>
      </w:pPr>
    </w:p>
    <w:p w14:paraId="3C961434" w14:textId="77777777" w:rsidR="009D3992" w:rsidRPr="00903DBA" w:rsidRDefault="009D3992" w:rsidP="009D3992">
      <w:pPr>
        <w:pStyle w:val="Code"/>
        <w:rPr>
          <w:highlight w:val="white"/>
        </w:rPr>
      </w:pPr>
      <w:r w:rsidRPr="00903DBA">
        <w:rPr>
          <w:highlight w:val="white"/>
        </w:rPr>
        <w:t>#define EOF -1</w:t>
      </w:r>
    </w:p>
    <w:p w14:paraId="6CBF7795" w14:textId="77777777" w:rsidR="009D3992" w:rsidRPr="00903DBA" w:rsidRDefault="009D3992" w:rsidP="009D3992">
      <w:pPr>
        <w:pStyle w:val="Code"/>
        <w:rPr>
          <w:highlight w:val="white"/>
        </w:rPr>
      </w:pPr>
    </w:p>
    <w:p w14:paraId="085B80A6" w14:textId="77777777" w:rsidR="009D3992" w:rsidRPr="00903DBA" w:rsidRDefault="009D3992" w:rsidP="009D3992">
      <w:pPr>
        <w:pStyle w:val="Code"/>
        <w:rPr>
          <w:highlight w:val="white"/>
        </w:rPr>
      </w:pPr>
      <w:r w:rsidRPr="00903DBA">
        <w:rPr>
          <w:highlight w:val="white"/>
        </w:rPr>
        <w:t>char scanChar(void);</w:t>
      </w:r>
    </w:p>
    <w:p w14:paraId="39632683" w14:textId="77777777" w:rsidR="009D3992" w:rsidRPr="00903DBA" w:rsidRDefault="009D3992" w:rsidP="009D3992">
      <w:pPr>
        <w:pStyle w:val="Code"/>
        <w:rPr>
          <w:highlight w:val="white"/>
        </w:rPr>
      </w:pPr>
      <w:r w:rsidRPr="00903DBA">
        <w:rPr>
          <w:highlight w:val="white"/>
        </w:rPr>
        <w:t>void unscanChar(char c);</w:t>
      </w:r>
    </w:p>
    <w:p w14:paraId="2BC95100" w14:textId="77777777" w:rsidR="009D3992" w:rsidRPr="00903DBA" w:rsidRDefault="009D3992" w:rsidP="009D3992">
      <w:pPr>
        <w:pStyle w:val="Code"/>
        <w:rPr>
          <w:highlight w:val="white"/>
        </w:rPr>
      </w:pPr>
      <w:r w:rsidRPr="00903DBA">
        <w:rPr>
          <w:highlight w:val="white"/>
        </w:rPr>
        <w:t>void scanString(char* string, int precision);</w:t>
      </w:r>
    </w:p>
    <w:p w14:paraId="65352592" w14:textId="63F0825A" w:rsidR="009D3992" w:rsidRPr="00903DBA" w:rsidRDefault="009D3992" w:rsidP="009D3992">
      <w:pPr>
        <w:pStyle w:val="Code"/>
        <w:rPr>
          <w:highlight w:val="white"/>
        </w:rPr>
      </w:pPr>
      <w:r w:rsidRPr="00903DBA">
        <w:rPr>
          <w:highlight w:val="white"/>
        </w:rPr>
        <w:t>long scanLongInt(</w:t>
      </w:r>
      <w:r w:rsidR="00E54766" w:rsidRPr="00903DBA">
        <w:rPr>
          <w:highlight w:val="white"/>
        </w:rPr>
        <w:t>int base</w:t>
      </w:r>
      <w:r w:rsidRPr="00903DBA">
        <w:rPr>
          <w:highlight w:val="white"/>
        </w:rPr>
        <w:t>);</w:t>
      </w:r>
    </w:p>
    <w:p w14:paraId="42EF3133" w14:textId="173DDB30" w:rsidR="009D3992" w:rsidRPr="00903DBA" w:rsidRDefault="009D3992" w:rsidP="009D3992">
      <w:pPr>
        <w:pStyle w:val="Code"/>
        <w:rPr>
          <w:highlight w:val="white"/>
        </w:rPr>
      </w:pPr>
      <w:r w:rsidRPr="00903DBA">
        <w:rPr>
          <w:highlight w:val="white"/>
        </w:rPr>
        <w:t>unsigned long scanUnsignedLongInt(</w:t>
      </w:r>
      <w:r w:rsidR="00E54766" w:rsidRPr="00903DBA">
        <w:rPr>
          <w:highlight w:val="white"/>
        </w:rPr>
        <w:t xml:space="preserve">int </w:t>
      </w:r>
      <w:r w:rsidRPr="00903DBA">
        <w:rPr>
          <w:highlight w:val="white"/>
        </w:rPr>
        <w:t>base);</w:t>
      </w:r>
    </w:p>
    <w:p w14:paraId="6D3F3F3A" w14:textId="77777777" w:rsidR="009D3992" w:rsidRPr="00903DBA" w:rsidRDefault="009D3992" w:rsidP="009D3992">
      <w:pPr>
        <w:pStyle w:val="Code"/>
        <w:rPr>
          <w:highlight w:val="white"/>
        </w:rPr>
      </w:pPr>
      <w:r w:rsidRPr="00903DBA">
        <w:rPr>
          <w:highlight w:val="white"/>
        </w:rPr>
        <w:t>long double scanLongDouble(void);</w:t>
      </w:r>
    </w:p>
    <w:p w14:paraId="2E697BC6" w14:textId="77777777" w:rsidR="009D3992" w:rsidRPr="00903DBA" w:rsidRDefault="009D3992" w:rsidP="009D3992">
      <w:pPr>
        <w:pStyle w:val="Code"/>
        <w:rPr>
          <w:highlight w:val="white"/>
        </w:rPr>
      </w:pPr>
    </w:p>
    <w:p w14:paraId="1FBE1D65" w14:textId="565A42FB" w:rsidR="009D3992" w:rsidRPr="00903DBA" w:rsidRDefault="009D3992" w:rsidP="009D3992">
      <w:pPr>
        <w:pStyle w:val="Code"/>
        <w:rPr>
          <w:highlight w:val="white"/>
        </w:rPr>
      </w:pPr>
      <w:r w:rsidRPr="00903DBA">
        <w:rPr>
          <w:highlight w:val="white"/>
        </w:rPr>
        <w:t>int scanf(</w:t>
      </w:r>
      <w:r w:rsidR="00900943" w:rsidRPr="00903DBA">
        <w:rPr>
          <w:highlight w:val="white"/>
        </w:rPr>
        <w:t>const char* format</w:t>
      </w:r>
      <w:r w:rsidRPr="00903DBA">
        <w:rPr>
          <w:highlight w:val="white"/>
        </w:rPr>
        <w:t>, ...);</w:t>
      </w:r>
    </w:p>
    <w:p w14:paraId="5B7A6396" w14:textId="2748C8FE" w:rsidR="009D3992" w:rsidRPr="00903DBA" w:rsidRDefault="009D3992" w:rsidP="009D3992">
      <w:pPr>
        <w:pStyle w:val="Code"/>
        <w:rPr>
          <w:highlight w:val="white"/>
        </w:rPr>
      </w:pPr>
      <w:r w:rsidRPr="00903DBA">
        <w:rPr>
          <w:highlight w:val="white"/>
        </w:rPr>
        <w:t>int vscanf(</w:t>
      </w:r>
      <w:r w:rsidR="00900943" w:rsidRPr="00903DBA">
        <w:rPr>
          <w:highlight w:val="white"/>
        </w:rPr>
        <w:t>const char* format</w:t>
      </w:r>
      <w:r w:rsidRPr="00903DBA">
        <w:rPr>
          <w:highlight w:val="white"/>
        </w:rPr>
        <w:t>, va_list arg_list);</w:t>
      </w:r>
    </w:p>
    <w:p w14:paraId="014B5EAB" w14:textId="53CC1A3A" w:rsidR="009D3992" w:rsidRPr="00903DBA" w:rsidRDefault="009D3992" w:rsidP="009D3992">
      <w:pPr>
        <w:pStyle w:val="Code"/>
        <w:rPr>
          <w:highlight w:val="white"/>
        </w:rPr>
      </w:pPr>
      <w:r w:rsidRPr="00903DBA">
        <w:rPr>
          <w:highlight w:val="white"/>
        </w:rPr>
        <w:t xml:space="preserve">int fscanf(FILE* inStream, </w:t>
      </w:r>
      <w:r w:rsidR="00900943" w:rsidRPr="00903DBA">
        <w:rPr>
          <w:highlight w:val="white"/>
        </w:rPr>
        <w:t>const char* format</w:t>
      </w:r>
      <w:r w:rsidRPr="00903DBA">
        <w:rPr>
          <w:highlight w:val="white"/>
        </w:rPr>
        <w:t>, ...);</w:t>
      </w:r>
    </w:p>
    <w:p w14:paraId="437B6C2F" w14:textId="0838A28F" w:rsidR="009D3992" w:rsidRPr="00903DBA" w:rsidRDefault="009D3992" w:rsidP="009D3992">
      <w:pPr>
        <w:pStyle w:val="Code"/>
        <w:rPr>
          <w:highlight w:val="white"/>
        </w:rPr>
      </w:pPr>
      <w:r w:rsidRPr="00903DBA">
        <w:rPr>
          <w:highlight w:val="white"/>
        </w:rPr>
        <w:t xml:space="preserve">int vfscanf(FILE* inStream, </w:t>
      </w:r>
      <w:r w:rsidR="00900943" w:rsidRPr="00903DBA">
        <w:rPr>
          <w:highlight w:val="white"/>
        </w:rPr>
        <w:t>const char* format</w:t>
      </w:r>
      <w:r w:rsidRPr="00903DBA">
        <w:rPr>
          <w:highlight w:val="white"/>
        </w:rPr>
        <w:t>, va_list arg_list);</w:t>
      </w:r>
    </w:p>
    <w:p w14:paraId="70F22B67" w14:textId="274CAF5C" w:rsidR="009D3992" w:rsidRPr="00903DBA" w:rsidRDefault="009D3992" w:rsidP="009D3992">
      <w:pPr>
        <w:pStyle w:val="Code"/>
        <w:rPr>
          <w:highlight w:val="white"/>
        </w:rPr>
      </w:pPr>
      <w:r w:rsidRPr="00903DBA">
        <w:rPr>
          <w:highlight w:val="white"/>
        </w:rPr>
        <w:t xml:space="preserve">int sscanf(char* inString, </w:t>
      </w:r>
      <w:r w:rsidR="00900943" w:rsidRPr="00903DBA">
        <w:rPr>
          <w:highlight w:val="white"/>
        </w:rPr>
        <w:t>const char* format</w:t>
      </w:r>
      <w:r w:rsidRPr="00903DBA">
        <w:rPr>
          <w:highlight w:val="white"/>
        </w:rPr>
        <w:t>, ...);</w:t>
      </w:r>
    </w:p>
    <w:p w14:paraId="1577FC0A" w14:textId="70618564" w:rsidR="009D3992" w:rsidRPr="00903DBA" w:rsidRDefault="009D3992" w:rsidP="009D3992">
      <w:pPr>
        <w:pStyle w:val="Code"/>
        <w:rPr>
          <w:highlight w:val="white"/>
        </w:rPr>
      </w:pPr>
      <w:r w:rsidRPr="00903DBA">
        <w:rPr>
          <w:highlight w:val="white"/>
        </w:rPr>
        <w:t xml:space="preserve">int vsscanf(char* inString, </w:t>
      </w:r>
      <w:r w:rsidR="00900943" w:rsidRPr="00903DBA">
        <w:rPr>
          <w:highlight w:val="white"/>
        </w:rPr>
        <w:t>const char* format</w:t>
      </w:r>
      <w:r w:rsidRPr="00903DBA">
        <w:rPr>
          <w:highlight w:val="white"/>
        </w:rPr>
        <w:t>, va_list arg_list);</w:t>
      </w:r>
    </w:p>
    <w:p w14:paraId="370CDB95" w14:textId="77777777" w:rsidR="009D3992" w:rsidRPr="00903DBA" w:rsidRDefault="009D3992" w:rsidP="009D3992">
      <w:pPr>
        <w:pStyle w:val="Code"/>
        <w:rPr>
          <w:highlight w:val="white"/>
        </w:rPr>
      </w:pPr>
    </w:p>
    <w:p w14:paraId="0350B5B4" w14:textId="77777777" w:rsidR="009D3992" w:rsidRPr="00903DBA" w:rsidRDefault="009D3992" w:rsidP="009D3992">
      <w:pPr>
        <w:pStyle w:val="Code"/>
        <w:rPr>
          <w:highlight w:val="white"/>
        </w:rPr>
      </w:pPr>
      <w:r w:rsidRPr="00903DBA">
        <w:rPr>
          <w:highlight w:val="white"/>
        </w:rPr>
        <w:t>#endif</w:t>
      </w:r>
    </w:p>
    <w:p w14:paraId="004673F9" w14:textId="5CD1A7FA" w:rsidR="008361EE" w:rsidRPr="00903DBA" w:rsidRDefault="008D6750" w:rsidP="00E65FE6">
      <w:pPr>
        <w:pStyle w:val="CodeHeader"/>
      </w:pPr>
      <w:r w:rsidRPr="00903DBA">
        <w:t>s</w:t>
      </w:r>
      <w:r w:rsidR="008361EE" w:rsidRPr="00903DBA">
        <w:t>canf.c</w:t>
      </w:r>
    </w:p>
    <w:p w14:paraId="05A36D32" w14:textId="77777777" w:rsidR="00442030" w:rsidRPr="00903DBA" w:rsidRDefault="00442030" w:rsidP="00A15E99">
      <w:pPr>
        <w:pStyle w:val="Code"/>
        <w:rPr>
          <w:highlight w:val="white"/>
        </w:rPr>
      </w:pPr>
      <w:r w:rsidRPr="00903DBA">
        <w:rPr>
          <w:highlight w:val="white"/>
        </w:rPr>
        <w:t>#include &lt;math.h&gt;</w:t>
      </w:r>
    </w:p>
    <w:p w14:paraId="69A0B80E" w14:textId="77777777" w:rsidR="00442030" w:rsidRPr="00903DBA" w:rsidRDefault="00442030" w:rsidP="00A15E99">
      <w:pPr>
        <w:pStyle w:val="Code"/>
        <w:rPr>
          <w:highlight w:val="white"/>
        </w:rPr>
      </w:pPr>
      <w:r w:rsidRPr="00903DBA">
        <w:rPr>
          <w:highlight w:val="white"/>
        </w:rPr>
        <w:t>#include &lt;ctype.h&gt;</w:t>
      </w:r>
    </w:p>
    <w:p w14:paraId="55C1E752" w14:textId="77777777" w:rsidR="00442030" w:rsidRPr="00903DBA" w:rsidRDefault="00442030" w:rsidP="00A15E99">
      <w:pPr>
        <w:pStyle w:val="Code"/>
        <w:rPr>
          <w:highlight w:val="white"/>
        </w:rPr>
      </w:pPr>
      <w:r w:rsidRPr="00903DBA">
        <w:rPr>
          <w:highlight w:val="white"/>
        </w:rPr>
        <w:t>#include &lt;stdio.h&gt;</w:t>
      </w:r>
    </w:p>
    <w:p w14:paraId="0AD426C2" w14:textId="77777777" w:rsidR="00442030" w:rsidRPr="00903DBA" w:rsidRDefault="00442030" w:rsidP="00A15E99">
      <w:pPr>
        <w:pStyle w:val="Code"/>
        <w:rPr>
          <w:highlight w:val="white"/>
        </w:rPr>
      </w:pPr>
      <w:r w:rsidRPr="00903DBA">
        <w:rPr>
          <w:highlight w:val="white"/>
        </w:rPr>
        <w:t>#include &lt;stddef.h&gt;</w:t>
      </w:r>
    </w:p>
    <w:p w14:paraId="07DF9E85" w14:textId="77777777" w:rsidR="00442030" w:rsidRPr="00903DBA" w:rsidRDefault="00442030" w:rsidP="00A15E99">
      <w:pPr>
        <w:pStyle w:val="Code"/>
        <w:rPr>
          <w:highlight w:val="white"/>
        </w:rPr>
      </w:pPr>
      <w:r w:rsidRPr="00903DBA">
        <w:rPr>
          <w:highlight w:val="white"/>
        </w:rPr>
        <w:t>#include &lt;stdarg.h&gt;</w:t>
      </w:r>
    </w:p>
    <w:p w14:paraId="28D11714" w14:textId="77777777" w:rsidR="00442030" w:rsidRPr="00903DBA" w:rsidRDefault="00442030" w:rsidP="00A15E99">
      <w:pPr>
        <w:pStyle w:val="Code"/>
        <w:rPr>
          <w:highlight w:val="white"/>
        </w:rPr>
      </w:pPr>
      <w:r w:rsidRPr="00903DBA">
        <w:rPr>
          <w:highlight w:val="white"/>
        </w:rPr>
        <w:t>#include &lt;String.h&gt;</w:t>
      </w:r>
    </w:p>
    <w:p w14:paraId="786F2E08" w14:textId="77777777" w:rsidR="00442030" w:rsidRPr="00903DBA" w:rsidRDefault="00442030" w:rsidP="00A15E99">
      <w:pPr>
        <w:pStyle w:val="Code"/>
        <w:rPr>
          <w:highlight w:val="white"/>
        </w:rPr>
      </w:pPr>
      <w:r w:rsidRPr="00903DBA">
        <w:rPr>
          <w:highlight w:val="white"/>
        </w:rPr>
        <w:t>#include &lt;scanf.h&gt;</w:t>
      </w:r>
    </w:p>
    <w:p w14:paraId="5C45EBF4" w14:textId="77777777" w:rsidR="00442030" w:rsidRPr="00903DBA" w:rsidRDefault="00442030" w:rsidP="00A15E99">
      <w:pPr>
        <w:pStyle w:val="Code"/>
        <w:rPr>
          <w:highlight w:val="white"/>
        </w:rPr>
      </w:pPr>
      <w:r w:rsidRPr="00903DBA">
        <w:rPr>
          <w:highlight w:val="white"/>
        </w:rPr>
        <w:t>#include &lt;printf.h&gt;</w:t>
      </w:r>
    </w:p>
    <w:p w14:paraId="0179E402" w14:textId="77777777" w:rsidR="00442030" w:rsidRPr="00903DBA" w:rsidRDefault="00442030" w:rsidP="00A15E99">
      <w:pPr>
        <w:pStyle w:val="Code"/>
        <w:rPr>
          <w:highlight w:val="white"/>
        </w:rPr>
      </w:pPr>
    </w:p>
    <w:p w14:paraId="3C2CD793" w14:textId="77777777" w:rsidR="00442030" w:rsidRPr="00903DBA" w:rsidRDefault="00442030" w:rsidP="00A15E99">
      <w:pPr>
        <w:pStyle w:val="Code"/>
        <w:rPr>
          <w:highlight w:val="white"/>
        </w:rPr>
      </w:pPr>
      <w:r w:rsidRPr="00903DBA">
        <w:rPr>
          <w:highlight w:val="white"/>
        </w:rPr>
        <w:t>#define PRINT(x,y) { printf(#x " = &lt;%" #y "&gt;\n", (x)); }</w:t>
      </w:r>
    </w:p>
    <w:p w14:paraId="1F56FABF" w14:textId="77777777" w:rsidR="00442030" w:rsidRPr="00903DBA" w:rsidRDefault="00442030" w:rsidP="00A15E99">
      <w:pPr>
        <w:pStyle w:val="Code"/>
        <w:rPr>
          <w:highlight w:val="white"/>
        </w:rPr>
      </w:pPr>
    </w:p>
    <w:p w14:paraId="66DE363E" w14:textId="77777777" w:rsidR="00442030" w:rsidRPr="00903DBA" w:rsidRDefault="00442030" w:rsidP="00A15E99">
      <w:pPr>
        <w:pStyle w:val="Code"/>
        <w:rPr>
          <w:highlight w:val="white"/>
        </w:rPr>
      </w:pPr>
      <w:r w:rsidRPr="00903DBA">
        <w:rPr>
          <w:highlight w:val="white"/>
        </w:rPr>
        <w:t>int g_inStatus, g_inChars;</w:t>
      </w:r>
    </w:p>
    <w:p w14:paraId="75D3E5F3" w14:textId="77777777" w:rsidR="00442030" w:rsidRPr="00903DBA" w:rsidRDefault="00442030" w:rsidP="00A15E99">
      <w:pPr>
        <w:pStyle w:val="Code"/>
        <w:rPr>
          <w:highlight w:val="white"/>
        </w:rPr>
      </w:pPr>
      <w:r w:rsidRPr="00903DBA">
        <w:rPr>
          <w:highlight w:val="white"/>
        </w:rPr>
        <w:t>void* g_inDevice;</w:t>
      </w:r>
    </w:p>
    <w:p w14:paraId="5D299E07" w14:textId="77777777" w:rsidR="00442030" w:rsidRPr="00903DBA" w:rsidRDefault="00442030" w:rsidP="00A15E99">
      <w:pPr>
        <w:pStyle w:val="Code"/>
        <w:rPr>
          <w:highlight w:val="white"/>
        </w:rPr>
      </w:pPr>
      <w:r w:rsidRPr="00903DBA">
        <w:rPr>
          <w:highlight w:val="white"/>
        </w:rPr>
        <w:t>int g_inCount;</w:t>
      </w:r>
    </w:p>
    <w:p w14:paraId="20A04B09" w14:textId="77777777" w:rsidR="00442030" w:rsidRPr="00903DBA" w:rsidRDefault="00442030" w:rsidP="00A15E99">
      <w:pPr>
        <w:pStyle w:val="Code"/>
        <w:rPr>
          <w:highlight w:val="white"/>
        </w:rPr>
      </w:pPr>
    </w:p>
    <w:p w14:paraId="406B5F9A" w14:textId="77777777" w:rsidR="00442030" w:rsidRPr="00903DBA" w:rsidRDefault="00442030" w:rsidP="00A15E99">
      <w:pPr>
        <w:pStyle w:val="Code"/>
        <w:rPr>
          <w:highlight w:val="white"/>
        </w:rPr>
      </w:pPr>
      <w:r w:rsidRPr="00903DBA">
        <w:rPr>
          <w:highlight w:val="white"/>
        </w:rPr>
        <w:t>char scanChar(void) {</w:t>
      </w:r>
    </w:p>
    <w:p w14:paraId="723F6DC9" w14:textId="77777777" w:rsidR="00442030" w:rsidRPr="00903DBA" w:rsidRDefault="00442030" w:rsidP="00A15E99">
      <w:pPr>
        <w:pStyle w:val="Code"/>
        <w:rPr>
          <w:highlight w:val="white"/>
        </w:rPr>
      </w:pPr>
      <w:r w:rsidRPr="00903DBA">
        <w:rPr>
          <w:highlight w:val="white"/>
        </w:rPr>
        <w:t xml:space="preserve">  char c = '\0';</w:t>
      </w:r>
    </w:p>
    <w:p w14:paraId="0663A5DE" w14:textId="77777777" w:rsidR="00442030" w:rsidRPr="00903DBA" w:rsidRDefault="00442030" w:rsidP="00A15E99">
      <w:pPr>
        <w:pStyle w:val="Code"/>
        <w:rPr>
          <w:highlight w:val="white"/>
        </w:rPr>
      </w:pPr>
      <w:r w:rsidRPr="00903DBA">
        <w:rPr>
          <w:highlight w:val="white"/>
        </w:rPr>
        <w:t xml:space="preserve">  FILE* stream;</w:t>
      </w:r>
    </w:p>
    <w:p w14:paraId="37DEF437" w14:textId="77777777" w:rsidR="00442030" w:rsidRPr="00903DBA" w:rsidRDefault="00442030" w:rsidP="00A15E99">
      <w:pPr>
        <w:pStyle w:val="Code"/>
        <w:rPr>
          <w:highlight w:val="white"/>
        </w:rPr>
      </w:pPr>
      <w:r w:rsidRPr="00903DBA">
        <w:rPr>
          <w:highlight w:val="white"/>
        </w:rPr>
        <w:t xml:space="preserve">  int handle;</w:t>
      </w:r>
    </w:p>
    <w:p w14:paraId="7F4BAF27" w14:textId="77777777" w:rsidR="00442030" w:rsidRPr="00903DBA" w:rsidRDefault="00442030" w:rsidP="00A15E99">
      <w:pPr>
        <w:pStyle w:val="Code"/>
        <w:rPr>
          <w:highlight w:val="white"/>
        </w:rPr>
      </w:pPr>
      <w:r w:rsidRPr="00903DBA">
        <w:rPr>
          <w:highlight w:val="white"/>
        </w:rPr>
        <w:t xml:space="preserve">  char* inString;</w:t>
      </w:r>
    </w:p>
    <w:p w14:paraId="158B6ED2" w14:textId="77777777" w:rsidR="00442030" w:rsidRPr="00903DBA" w:rsidRDefault="00442030" w:rsidP="00A15E99">
      <w:pPr>
        <w:pStyle w:val="Code"/>
        <w:rPr>
          <w:highlight w:val="white"/>
        </w:rPr>
      </w:pPr>
    </w:p>
    <w:p w14:paraId="21272750" w14:textId="77777777" w:rsidR="00442030" w:rsidRPr="00903DBA" w:rsidRDefault="00442030" w:rsidP="00A15E99">
      <w:pPr>
        <w:pStyle w:val="Code"/>
        <w:rPr>
          <w:highlight w:val="white"/>
        </w:rPr>
      </w:pPr>
      <w:r w:rsidRPr="00903DBA">
        <w:rPr>
          <w:highlight w:val="white"/>
        </w:rPr>
        <w:t xml:space="preserve">  switch (g_inStatus) {</w:t>
      </w:r>
    </w:p>
    <w:p w14:paraId="761BE44D" w14:textId="77777777" w:rsidR="00442030" w:rsidRPr="00903DBA" w:rsidRDefault="00442030" w:rsidP="00A15E99">
      <w:pPr>
        <w:pStyle w:val="Code"/>
        <w:rPr>
          <w:highlight w:val="white"/>
        </w:rPr>
      </w:pPr>
      <w:r w:rsidRPr="00903DBA">
        <w:rPr>
          <w:highlight w:val="white"/>
        </w:rPr>
        <w:t xml:space="preserve">    case DEVICE:</w:t>
      </w:r>
    </w:p>
    <w:p w14:paraId="27125FAD" w14:textId="77777777" w:rsidR="00442030" w:rsidRPr="00903DBA" w:rsidRDefault="00442030" w:rsidP="00A15E99">
      <w:pPr>
        <w:pStyle w:val="Code"/>
        <w:rPr>
          <w:highlight w:val="white"/>
        </w:rPr>
      </w:pPr>
      <w:r w:rsidRPr="00903DBA">
        <w:rPr>
          <w:highlight w:val="white"/>
        </w:rPr>
        <w:t xml:space="preserve">      stream = (FILE*) g_inDevice;</w:t>
      </w:r>
    </w:p>
    <w:p w14:paraId="06ED3383" w14:textId="77777777" w:rsidR="00442030" w:rsidRPr="00903DBA" w:rsidRDefault="00442030" w:rsidP="00A15E99">
      <w:pPr>
        <w:pStyle w:val="Code"/>
        <w:rPr>
          <w:highlight w:val="white"/>
        </w:rPr>
      </w:pPr>
      <w:r w:rsidRPr="00903DBA">
        <w:rPr>
          <w:highlight w:val="white"/>
        </w:rPr>
        <w:t xml:space="preserve">      </w:t>
      </w:r>
    </w:p>
    <w:p w14:paraId="54DDDCE4" w14:textId="77777777" w:rsidR="00442030" w:rsidRPr="00903DBA" w:rsidRDefault="00442030" w:rsidP="00A15E99">
      <w:pPr>
        <w:pStyle w:val="Code"/>
        <w:rPr>
          <w:highlight w:val="white"/>
        </w:rPr>
      </w:pPr>
      <w:r w:rsidRPr="00903DBA">
        <w:rPr>
          <w:highlight w:val="white"/>
        </w:rPr>
        <w:t xml:space="preserve">      handle = stream-&gt;handle;</w:t>
      </w:r>
    </w:p>
    <w:p w14:paraId="5E6FE86C" w14:textId="77777777" w:rsidR="00442030" w:rsidRPr="00903DBA" w:rsidRDefault="00442030" w:rsidP="00A15E99">
      <w:pPr>
        <w:pStyle w:val="Code"/>
        <w:rPr>
          <w:highlight w:val="white"/>
        </w:rPr>
      </w:pPr>
      <w:r w:rsidRPr="00903DBA">
        <w:rPr>
          <w:highlight w:val="white"/>
        </w:rPr>
        <w:t>#ifdef __WINDOWS__</w:t>
      </w:r>
    </w:p>
    <w:p w14:paraId="06347006" w14:textId="77777777" w:rsidR="00442030" w:rsidRPr="00903DBA" w:rsidRDefault="00442030" w:rsidP="00A15E99">
      <w:pPr>
        <w:pStyle w:val="Code"/>
        <w:rPr>
          <w:highlight w:val="white"/>
        </w:rPr>
      </w:pPr>
      <w:r w:rsidRPr="00903DBA">
        <w:rPr>
          <w:highlight w:val="white"/>
        </w:rPr>
        <w:t xml:space="preserve">      register_ah = 0x3Fs;</w:t>
      </w:r>
    </w:p>
    <w:p w14:paraId="24BA422A" w14:textId="77777777" w:rsidR="00442030" w:rsidRPr="00903DBA" w:rsidRDefault="00442030" w:rsidP="00A15E99">
      <w:pPr>
        <w:pStyle w:val="Code"/>
        <w:rPr>
          <w:highlight w:val="white"/>
        </w:rPr>
      </w:pPr>
      <w:r w:rsidRPr="00903DBA">
        <w:rPr>
          <w:highlight w:val="white"/>
        </w:rPr>
        <w:t xml:space="preserve">      register_bx = handle;</w:t>
      </w:r>
    </w:p>
    <w:p w14:paraId="188910A3" w14:textId="77777777" w:rsidR="00442030" w:rsidRPr="00903DBA" w:rsidRDefault="00442030" w:rsidP="00A15E99">
      <w:pPr>
        <w:pStyle w:val="Code"/>
        <w:rPr>
          <w:highlight w:val="white"/>
        </w:rPr>
      </w:pPr>
      <w:r w:rsidRPr="00903DBA">
        <w:rPr>
          <w:highlight w:val="white"/>
        </w:rPr>
        <w:t xml:space="preserve">      register_cx = 1;</w:t>
      </w:r>
    </w:p>
    <w:p w14:paraId="5D500CB6" w14:textId="77777777" w:rsidR="00442030" w:rsidRPr="00903DBA" w:rsidRDefault="00442030" w:rsidP="00A15E99">
      <w:pPr>
        <w:pStyle w:val="Code"/>
        <w:rPr>
          <w:highlight w:val="white"/>
        </w:rPr>
      </w:pPr>
      <w:r w:rsidRPr="00903DBA">
        <w:rPr>
          <w:highlight w:val="white"/>
        </w:rPr>
        <w:t xml:space="preserve">      register_dx = &amp;c;</w:t>
      </w:r>
    </w:p>
    <w:p w14:paraId="6304979A" w14:textId="77777777" w:rsidR="00442030" w:rsidRPr="00903DBA" w:rsidRDefault="00442030" w:rsidP="00A15E99">
      <w:pPr>
        <w:pStyle w:val="Code"/>
        <w:rPr>
          <w:highlight w:val="white"/>
        </w:rPr>
      </w:pPr>
      <w:r w:rsidRPr="00903DBA">
        <w:rPr>
          <w:highlight w:val="white"/>
        </w:rPr>
        <w:t xml:space="preserve">      interrupt(0x21s);</w:t>
      </w:r>
    </w:p>
    <w:p w14:paraId="4238E7F4" w14:textId="77777777" w:rsidR="00442030" w:rsidRPr="00903DBA" w:rsidRDefault="00442030" w:rsidP="00A15E99">
      <w:pPr>
        <w:pStyle w:val="Code"/>
        <w:rPr>
          <w:highlight w:val="white"/>
        </w:rPr>
      </w:pPr>
      <w:r w:rsidRPr="00903DBA">
        <w:rPr>
          <w:highlight w:val="white"/>
        </w:rPr>
        <w:t>#endif</w:t>
      </w:r>
    </w:p>
    <w:p w14:paraId="1C2762E5" w14:textId="77777777" w:rsidR="00442030" w:rsidRPr="00903DBA" w:rsidRDefault="00442030" w:rsidP="00A15E99">
      <w:pPr>
        <w:pStyle w:val="Code"/>
        <w:rPr>
          <w:highlight w:val="white"/>
        </w:rPr>
      </w:pPr>
    </w:p>
    <w:p w14:paraId="2E09AA35" w14:textId="77777777" w:rsidR="00442030" w:rsidRPr="00903DBA" w:rsidRDefault="00442030" w:rsidP="00A15E99">
      <w:pPr>
        <w:pStyle w:val="Code"/>
        <w:rPr>
          <w:highlight w:val="white"/>
        </w:rPr>
      </w:pPr>
      <w:r w:rsidRPr="00903DBA">
        <w:rPr>
          <w:highlight w:val="white"/>
        </w:rPr>
        <w:t>#ifdef __LINUX__</w:t>
      </w:r>
    </w:p>
    <w:p w14:paraId="43D383E0" w14:textId="77777777" w:rsidR="00442030" w:rsidRPr="00903DBA" w:rsidRDefault="00442030" w:rsidP="00A15E99">
      <w:pPr>
        <w:pStyle w:val="Code"/>
        <w:rPr>
          <w:highlight w:val="white"/>
        </w:rPr>
      </w:pPr>
      <w:r w:rsidRPr="00903DBA">
        <w:rPr>
          <w:highlight w:val="white"/>
        </w:rPr>
        <w:t xml:space="preserve">      register_rax = 0x00L;</w:t>
      </w:r>
    </w:p>
    <w:p w14:paraId="2477134D" w14:textId="77777777" w:rsidR="00442030" w:rsidRPr="00903DBA" w:rsidRDefault="00442030" w:rsidP="00A15E99">
      <w:pPr>
        <w:pStyle w:val="Code"/>
        <w:rPr>
          <w:highlight w:val="white"/>
        </w:rPr>
      </w:pPr>
      <w:r w:rsidRPr="00903DBA">
        <w:rPr>
          <w:highlight w:val="white"/>
        </w:rPr>
        <w:lastRenderedPageBreak/>
        <w:t xml:space="preserve">      register_rdi = (unsigned long) stream-&gt;handle;</w:t>
      </w:r>
    </w:p>
    <w:p w14:paraId="072C2C2B" w14:textId="77777777" w:rsidR="00442030" w:rsidRPr="00903DBA" w:rsidRDefault="00442030" w:rsidP="00A15E99">
      <w:pPr>
        <w:pStyle w:val="Code"/>
        <w:rPr>
          <w:highlight w:val="white"/>
        </w:rPr>
      </w:pPr>
      <w:r w:rsidRPr="00903DBA">
        <w:rPr>
          <w:highlight w:val="white"/>
        </w:rPr>
        <w:t xml:space="preserve">      register_rsi = (unsigned long) &amp;c;</w:t>
      </w:r>
    </w:p>
    <w:p w14:paraId="44A73421" w14:textId="77777777" w:rsidR="00442030" w:rsidRPr="00903DBA" w:rsidRDefault="00442030" w:rsidP="00A15E99">
      <w:pPr>
        <w:pStyle w:val="Code"/>
        <w:rPr>
          <w:highlight w:val="white"/>
        </w:rPr>
      </w:pPr>
      <w:r w:rsidRPr="00903DBA">
        <w:rPr>
          <w:highlight w:val="white"/>
        </w:rPr>
        <w:t xml:space="preserve">      register_rdx = 1L;</w:t>
      </w:r>
    </w:p>
    <w:p w14:paraId="5D87ACE7" w14:textId="77777777" w:rsidR="00442030" w:rsidRPr="00903DBA" w:rsidRDefault="00442030" w:rsidP="00A15E99">
      <w:pPr>
        <w:pStyle w:val="Code"/>
        <w:rPr>
          <w:highlight w:val="white"/>
        </w:rPr>
      </w:pPr>
      <w:r w:rsidRPr="00903DBA">
        <w:rPr>
          <w:highlight w:val="white"/>
        </w:rPr>
        <w:t xml:space="preserve">      syscall();</w:t>
      </w:r>
    </w:p>
    <w:p w14:paraId="39010EBB" w14:textId="77777777" w:rsidR="00442030" w:rsidRPr="00903DBA" w:rsidRDefault="00442030" w:rsidP="00A15E99">
      <w:pPr>
        <w:pStyle w:val="Code"/>
        <w:rPr>
          <w:highlight w:val="white"/>
        </w:rPr>
      </w:pPr>
      <w:r w:rsidRPr="00903DBA">
        <w:rPr>
          <w:highlight w:val="white"/>
        </w:rPr>
        <w:t>#endif</w:t>
      </w:r>
    </w:p>
    <w:p w14:paraId="789EFC97" w14:textId="77777777" w:rsidR="00442030" w:rsidRPr="00903DBA" w:rsidRDefault="00442030" w:rsidP="00A15E99">
      <w:pPr>
        <w:pStyle w:val="Code"/>
        <w:rPr>
          <w:highlight w:val="white"/>
        </w:rPr>
      </w:pPr>
    </w:p>
    <w:p w14:paraId="064D12D6" w14:textId="77777777" w:rsidR="00442030" w:rsidRPr="00903DBA" w:rsidRDefault="00442030" w:rsidP="00A15E99">
      <w:pPr>
        <w:pStyle w:val="Code"/>
        <w:rPr>
          <w:highlight w:val="white"/>
        </w:rPr>
      </w:pPr>
      <w:r w:rsidRPr="00903DBA">
        <w:rPr>
          <w:highlight w:val="white"/>
        </w:rPr>
        <w:t xml:space="preserve">      ++g_inChars;</w:t>
      </w:r>
    </w:p>
    <w:p w14:paraId="55D85776" w14:textId="77777777" w:rsidR="00442030" w:rsidRPr="00903DBA" w:rsidRDefault="00442030" w:rsidP="00A15E99">
      <w:pPr>
        <w:pStyle w:val="Code"/>
        <w:rPr>
          <w:highlight w:val="white"/>
        </w:rPr>
      </w:pPr>
      <w:r w:rsidRPr="00903DBA">
        <w:rPr>
          <w:highlight w:val="white"/>
        </w:rPr>
        <w:t xml:space="preserve">      return c;</w:t>
      </w:r>
    </w:p>
    <w:p w14:paraId="67A01ACA" w14:textId="77777777" w:rsidR="00442030" w:rsidRPr="00903DBA" w:rsidRDefault="00442030" w:rsidP="00A15E99">
      <w:pPr>
        <w:pStyle w:val="Code"/>
        <w:rPr>
          <w:highlight w:val="white"/>
        </w:rPr>
      </w:pPr>
    </w:p>
    <w:p w14:paraId="043097D2" w14:textId="77777777" w:rsidR="00442030" w:rsidRPr="00903DBA" w:rsidRDefault="00442030" w:rsidP="00A15E99">
      <w:pPr>
        <w:pStyle w:val="Code"/>
        <w:rPr>
          <w:highlight w:val="white"/>
        </w:rPr>
      </w:pPr>
      <w:r w:rsidRPr="00903DBA">
        <w:rPr>
          <w:highlight w:val="white"/>
        </w:rPr>
        <w:t xml:space="preserve">    case STRING:</w:t>
      </w:r>
    </w:p>
    <w:p w14:paraId="573CFDFF" w14:textId="77777777" w:rsidR="00442030" w:rsidRPr="00903DBA" w:rsidRDefault="00442030" w:rsidP="00A15E99">
      <w:pPr>
        <w:pStyle w:val="Code"/>
        <w:rPr>
          <w:highlight w:val="white"/>
        </w:rPr>
      </w:pPr>
      <w:r w:rsidRPr="00903DBA">
        <w:rPr>
          <w:highlight w:val="white"/>
        </w:rPr>
        <w:t xml:space="preserve">      inString = (char*) g_inDevice;</w:t>
      </w:r>
    </w:p>
    <w:p w14:paraId="59E90E01" w14:textId="77777777" w:rsidR="00442030" w:rsidRPr="00903DBA" w:rsidRDefault="00442030" w:rsidP="00A15E99">
      <w:pPr>
        <w:pStyle w:val="Code"/>
        <w:rPr>
          <w:highlight w:val="white"/>
        </w:rPr>
      </w:pPr>
      <w:r w:rsidRPr="00903DBA">
        <w:rPr>
          <w:highlight w:val="white"/>
        </w:rPr>
        <w:t xml:space="preserve">      return inString[g_inChars++];</w:t>
      </w:r>
    </w:p>
    <w:p w14:paraId="5CCB2B8E" w14:textId="77777777" w:rsidR="00442030" w:rsidRPr="00903DBA" w:rsidRDefault="00442030" w:rsidP="00A15E99">
      <w:pPr>
        <w:pStyle w:val="Code"/>
        <w:rPr>
          <w:highlight w:val="white"/>
        </w:rPr>
      </w:pPr>
    </w:p>
    <w:p w14:paraId="7952D5B4" w14:textId="77777777" w:rsidR="00442030" w:rsidRPr="00903DBA" w:rsidRDefault="00442030" w:rsidP="00A15E99">
      <w:pPr>
        <w:pStyle w:val="Code"/>
        <w:rPr>
          <w:highlight w:val="white"/>
        </w:rPr>
      </w:pPr>
      <w:r w:rsidRPr="00903DBA">
        <w:rPr>
          <w:highlight w:val="white"/>
        </w:rPr>
        <w:t xml:space="preserve">    default:</w:t>
      </w:r>
    </w:p>
    <w:p w14:paraId="79DD428A" w14:textId="77777777" w:rsidR="00442030" w:rsidRPr="00903DBA" w:rsidRDefault="00442030" w:rsidP="00A15E99">
      <w:pPr>
        <w:pStyle w:val="Code"/>
        <w:rPr>
          <w:highlight w:val="white"/>
        </w:rPr>
      </w:pPr>
      <w:r w:rsidRPr="00903DBA">
        <w:rPr>
          <w:highlight w:val="white"/>
        </w:rPr>
        <w:t xml:space="preserve">      return '\0';</w:t>
      </w:r>
    </w:p>
    <w:p w14:paraId="384E948E" w14:textId="77777777" w:rsidR="00442030" w:rsidRPr="00903DBA" w:rsidRDefault="00442030" w:rsidP="00A15E99">
      <w:pPr>
        <w:pStyle w:val="Code"/>
        <w:rPr>
          <w:highlight w:val="white"/>
        </w:rPr>
      </w:pPr>
      <w:r w:rsidRPr="00903DBA">
        <w:rPr>
          <w:highlight w:val="white"/>
        </w:rPr>
        <w:t xml:space="preserve">  }</w:t>
      </w:r>
    </w:p>
    <w:p w14:paraId="39A5DF22" w14:textId="77777777" w:rsidR="00442030" w:rsidRPr="00903DBA" w:rsidRDefault="00442030" w:rsidP="00A15E99">
      <w:pPr>
        <w:pStyle w:val="Code"/>
        <w:rPr>
          <w:highlight w:val="white"/>
        </w:rPr>
      </w:pPr>
      <w:r w:rsidRPr="00903DBA">
        <w:rPr>
          <w:highlight w:val="white"/>
        </w:rPr>
        <w:t>}</w:t>
      </w:r>
    </w:p>
    <w:p w14:paraId="2B6DE322" w14:textId="77777777" w:rsidR="00442030" w:rsidRPr="00903DBA" w:rsidRDefault="00442030" w:rsidP="00A15E99">
      <w:pPr>
        <w:pStyle w:val="Code"/>
        <w:rPr>
          <w:highlight w:val="white"/>
        </w:rPr>
      </w:pPr>
    </w:p>
    <w:p w14:paraId="31AF69A4" w14:textId="77777777" w:rsidR="00442030" w:rsidRPr="00903DBA" w:rsidRDefault="00442030" w:rsidP="00A15E99">
      <w:pPr>
        <w:pStyle w:val="Code"/>
        <w:rPr>
          <w:highlight w:val="white"/>
        </w:rPr>
      </w:pPr>
      <w:r w:rsidRPr="00903DBA">
        <w:rPr>
          <w:highlight w:val="white"/>
        </w:rPr>
        <w:t>void unscanChar(char /* c */) {</w:t>
      </w:r>
    </w:p>
    <w:p w14:paraId="31748DB3" w14:textId="77777777" w:rsidR="00442030" w:rsidRPr="00903DBA" w:rsidRDefault="00442030" w:rsidP="00A15E99">
      <w:pPr>
        <w:pStyle w:val="Code"/>
        <w:rPr>
          <w:highlight w:val="white"/>
        </w:rPr>
      </w:pPr>
      <w:r w:rsidRPr="00903DBA">
        <w:rPr>
          <w:highlight w:val="white"/>
        </w:rPr>
        <w:t xml:space="preserve">  switch (g_inStatus) {</w:t>
      </w:r>
    </w:p>
    <w:p w14:paraId="5F6CCCB0" w14:textId="77777777" w:rsidR="00442030" w:rsidRPr="00903DBA" w:rsidRDefault="00442030" w:rsidP="00A15E99">
      <w:pPr>
        <w:pStyle w:val="Code"/>
        <w:rPr>
          <w:highlight w:val="white"/>
        </w:rPr>
      </w:pPr>
      <w:r w:rsidRPr="00903DBA">
        <w:rPr>
          <w:highlight w:val="white"/>
        </w:rPr>
        <w:t xml:space="preserve">    case DEVICE:</w:t>
      </w:r>
    </w:p>
    <w:p w14:paraId="6BF572C5" w14:textId="77777777" w:rsidR="00442030" w:rsidRPr="00903DBA" w:rsidRDefault="00442030" w:rsidP="00A15E99">
      <w:pPr>
        <w:pStyle w:val="Code"/>
        <w:rPr>
          <w:highlight w:val="white"/>
        </w:rPr>
      </w:pPr>
      <w:r w:rsidRPr="00903DBA">
        <w:rPr>
          <w:highlight w:val="white"/>
        </w:rPr>
        <w:t xml:space="preserve">      --g_inChars;</w:t>
      </w:r>
    </w:p>
    <w:p w14:paraId="4240F2EA" w14:textId="77777777" w:rsidR="00442030" w:rsidRPr="00903DBA" w:rsidRDefault="00442030" w:rsidP="00A15E99">
      <w:pPr>
        <w:pStyle w:val="Code"/>
        <w:rPr>
          <w:highlight w:val="white"/>
        </w:rPr>
      </w:pPr>
      <w:r w:rsidRPr="00903DBA">
        <w:rPr>
          <w:highlight w:val="white"/>
        </w:rPr>
        <w:t xml:space="preserve">      break;</w:t>
      </w:r>
    </w:p>
    <w:p w14:paraId="50B3E4E1" w14:textId="77777777" w:rsidR="00442030" w:rsidRPr="00903DBA" w:rsidRDefault="00442030" w:rsidP="00A15E99">
      <w:pPr>
        <w:pStyle w:val="Code"/>
        <w:rPr>
          <w:highlight w:val="white"/>
        </w:rPr>
      </w:pPr>
    </w:p>
    <w:p w14:paraId="20607ED5" w14:textId="77777777" w:rsidR="00442030" w:rsidRPr="00903DBA" w:rsidRDefault="00442030" w:rsidP="00A15E99">
      <w:pPr>
        <w:pStyle w:val="Code"/>
        <w:rPr>
          <w:highlight w:val="white"/>
        </w:rPr>
      </w:pPr>
      <w:r w:rsidRPr="00903DBA">
        <w:rPr>
          <w:highlight w:val="white"/>
        </w:rPr>
        <w:t xml:space="preserve">    case STRING:</w:t>
      </w:r>
    </w:p>
    <w:p w14:paraId="30EE64DB" w14:textId="77777777" w:rsidR="00442030" w:rsidRPr="00903DBA" w:rsidRDefault="00442030" w:rsidP="00A15E99">
      <w:pPr>
        <w:pStyle w:val="Code"/>
        <w:rPr>
          <w:highlight w:val="white"/>
        </w:rPr>
      </w:pPr>
      <w:r w:rsidRPr="00903DBA">
        <w:rPr>
          <w:highlight w:val="white"/>
        </w:rPr>
        <w:t xml:space="preserve">      --g_inChars;</w:t>
      </w:r>
    </w:p>
    <w:p w14:paraId="449FF73B" w14:textId="77777777" w:rsidR="00442030" w:rsidRPr="00903DBA" w:rsidRDefault="00442030" w:rsidP="00A15E99">
      <w:pPr>
        <w:pStyle w:val="Code"/>
        <w:rPr>
          <w:highlight w:val="white"/>
        </w:rPr>
      </w:pPr>
      <w:r w:rsidRPr="00903DBA">
        <w:rPr>
          <w:highlight w:val="white"/>
        </w:rPr>
        <w:t xml:space="preserve">      break;</w:t>
      </w:r>
    </w:p>
    <w:p w14:paraId="47DC6BD3" w14:textId="77777777" w:rsidR="00442030" w:rsidRPr="00903DBA" w:rsidRDefault="00442030" w:rsidP="00A15E99">
      <w:pPr>
        <w:pStyle w:val="Code"/>
        <w:rPr>
          <w:highlight w:val="white"/>
        </w:rPr>
      </w:pPr>
      <w:r w:rsidRPr="00903DBA">
        <w:rPr>
          <w:highlight w:val="white"/>
        </w:rPr>
        <w:t xml:space="preserve">  }</w:t>
      </w:r>
    </w:p>
    <w:p w14:paraId="6E214BE0" w14:textId="77777777" w:rsidR="00442030" w:rsidRPr="00903DBA" w:rsidRDefault="00442030" w:rsidP="00A15E99">
      <w:pPr>
        <w:pStyle w:val="Code"/>
        <w:rPr>
          <w:highlight w:val="white"/>
        </w:rPr>
      </w:pPr>
      <w:r w:rsidRPr="00903DBA">
        <w:rPr>
          <w:highlight w:val="white"/>
        </w:rPr>
        <w:t>}</w:t>
      </w:r>
    </w:p>
    <w:p w14:paraId="0E68C27F" w14:textId="77777777" w:rsidR="00442030" w:rsidRPr="00903DBA" w:rsidRDefault="00442030" w:rsidP="00F113EB">
      <w:pPr>
        <w:pStyle w:val="Code"/>
        <w:rPr>
          <w:highlight w:val="white"/>
        </w:rPr>
      </w:pPr>
    </w:p>
    <w:p w14:paraId="7F490D1C" w14:textId="77777777" w:rsidR="00F113EB" w:rsidRPr="00903DBA" w:rsidRDefault="00F113EB" w:rsidP="00F113EB">
      <w:pPr>
        <w:pStyle w:val="Code"/>
        <w:rPr>
          <w:highlight w:val="white"/>
        </w:rPr>
      </w:pPr>
      <w:r w:rsidRPr="00903DBA">
        <w:rPr>
          <w:highlight w:val="white"/>
        </w:rPr>
        <w:t>static char* strnchr(const char* text, int size, int i) {</w:t>
      </w:r>
    </w:p>
    <w:p w14:paraId="3088D738" w14:textId="17742B1E" w:rsidR="00F113EB" w:rsidRPr="00903DBA" w:rsidRDefault="00F113EB" w:rsidP="00F113EB">
      <w:pPr>
        <w:pStyle w:val="Code"/>
        <w:rPr>
          <w:highlight w:val="white"/>
        </w:rPr>
      </w:pPr>
      <w:r w:rsidRPr="00903DBA">
        <w:rPr>
          <w:highlight w:val="white"/>
        </w:rPr>
        <w:t xml:space="preserve">  </w:t>
      </w:r>
      <w:r w:rsidR="00D06677" w:rsidRPr="00903DBA">
        <w:rPr>
          <w:highlight w:val="white"/>
        </w:rPr>
        <w:t>int index;</w:t>
      </w:r>
    </w:p>
    <w:p w14:paraId="0CB5567D" w14:textId="77777777" w:rsidR="00F113EB" w:rsidRPr="00903DBA" w:rsidRDefault="00F113EB" w:rsidP="00F113EB">
      <w:pPr>
        <w:pStyle w:val="Code"/>
        <w:rPr>
          <w:highlight w:val="white"/>
        </w:rPr>
      </w:pPr>
      <w:r w:rsidRPr="00903DBA">
        <w:rPr>
          <w:highlight w:val="white"/>
        </w:rPr>
        <w:t xml:space="preserve">  char c = (char) i;</w:t>
      </w:r>
    </w:p>
    <w:p w14:paraId="23C3B667" w14:textId="77777777" w:rsidR="00F113EB" w:rsidRPr="00903DBA" w:rsidRDefault="00F113EB" w:rsidP="00F113EB">
      <w:pPr>
        <w:pStyle w:val="Code"/>
        <w:rPr>
          <w:highlight w:val="white"/>
        </w:rPr>
      </w:pPr>
    </w:p>
    <w:p w14:paraId="263961B7" w14:textId="77777777" w:rsidR="00F113EB" w:rsidRPr="00903DBA" w:rsidRDefault="00F113EB" w:rsidP="00F113EB">
      <w:pPr>
        <w:pStyle w:val="Code"/>
        <w:rPr>
          <w:highlight w:val="white"/>
        </w:rPr>
      </w:pPr>
      <w:r w:rsidRPr="00903DBA">
        <w:rPr>
          <w:highlight w:val="white"/>
        </w:rPr>
        <w:t xml:space="preserve">  for (index = 0; index &lt; size; ++index) {</w:t>
      </w:r>
    </w:p>
    <w:p w14:paraId="02666A39" w14:textId="77777777" w:rsidR="00F113EB" w:rsidRPr="00903DBA" w:rsidRDefault="00F113EB" w:rsidP="00F113EB">
      <w:pPr>
        <w:pStyle w:val="Code"/>
        <w:rPr>
          <w:highlight w:val="white"/>
        </w:rPr>
      </w:pPr>
      <w:r w:rsidRPr="00903DBA">
        <w:rPr>
          <w:highlight w:val="white"/>
        </w:rPr>
        <w:t xml:space="preserve">    if (text[index] == c) {</w:t>
      </w:r>
    </w:p>
    <w:p w14:paraId="2E05BDC9" w14:textId="77777777" w:rsidR="00F113EB" w:rsidRPr="00903DBA" w:rsidRDefault="00F113EB" w:rsidP="00F113EB">
      <w:pPr>
        <w:pStyle w:val="Code"/>
        <w:rPr>
          <w:highlight w:val="white"/>
        </w:rPr>
      </w:pPr>
      <w:r w:rsidRPr="00903DBA">
        <w:rPr>
          <w:highlight w:val="white"/>
        </w:rPr>
        <w:t xml:space="preserve">      return &amp;text[index];</w:t>
      </w:r>
    </w:p>
    <w:p w14:paraId="2D4EA0E3" w14:textId="77777777" w:rsidR="00F113EB" w:rsidRPr="00903DBA" w:rsidRDefault="00F113EB" w:rsidP="00F113EB">
      <w:pPr>
        <w:pStyle w:val="Code"/>
        <w:rPr>
          <w:highlight w:val="white"/>
        </w:rPr>
      </w:pPr>
      <w:r w:rsidRPr="00903DBA">
        <w:rPr>
          <w:highlight w:val="white"/>
        </w:rPr>
        <w:t xml:space="preserve">    }</w:t>
      </w:r>
    </w:p>
    <w:p w14:paraId="3C7EFF47" w14:textId="77777777" w:rsidR="00F113EB" w:rsidRPr="00903DBA" w:rsidRDefault="00F113EB" w:rsidP="00F113EB">
      <w:pPr>
        <w:pStyle w:val="Code"/>
        <w:rPr>
          <w:highlight w:val="white"/>
        </w:rPr>
      </w:pPr>
      <w:r w:rsidRPr="00903DBA">
        <w:rPr>
          <w:highlight w:val="white"/>
        </w:rPr>
        <w:t xml:space="preserve">  }</w:t>
      </w:r>
    </w:p>
    <w:p w14:paraId="6F142653" w14:textId="77777777" w:rsidR="00F113EB" w:rsidRPr="00903DBA" w:rsidRDefault="00F113EB" w:rsidP="00F113EB">
      <w:pPr>
        <w:pStyle w:val="Code"/>
        <w:rPr>
          <w:highlight w:val="white"/>
        </w:rPr>
      </w:pPr>
    </w:p>
    <w:p w14:paraId="730F2EB1" w14:textId="77777777" w:rsidR="00F113EB" w:rsidRPr="00903DBA" w:rsidRDefault="00F113EB" w:rsidP="00F113EB">
      <w:pPr>
        <w:pStyle w:val="Code"/>
        <w:rPr>
          <w:highlight w:val="white"/>
        </w:rPr>
      </w:pPr>
      <w:r w:rsidRPr="00903DBA">
        <w:rPr>
          <w:highlight w:val="white"/>
        </w:rPr>
        <w:t xml:space="preserve">  return NULL;</w:t>
      </w:r>
    </w:p>
    <w:p w14:paraId="287F35E9" w14:textId="77777777" w:rsidR="00F113EB" w:rsidRPr="00903DBA" w:rsidRDefault="00F113EB" w:rsidP="00F113EB">
      <w:pPr>
        <w:pStyle w:val="Code"/>
        <w:rPr>
          <w:highlight w:val="white"/>
        </w:rPr>
      </w:pPr>
      <w:r w:rsidRPr="00903DBA">
        <w:rPr>
          <w:highlight w:val="white"/>
        </w:rPr>
        <w:t>}</w:t>
      </w:r>
    </w:p>
    <w:p w14:paraId="3343FDFE" w14:textId="77777777" w:rsidR="00F113EB" w:rsidRPr="00903DBA" w:rsidRDefault="00F113EB" w:rsidP="00F113EB">
      <w:pPr>
        <w:pStyle w:val="Code"/>
        <w:rPr>
          <w:highlight w:val="white"/>
        </w:rPr>
      </w:pPr>
    </w:p>
    <w:p w14:paraId="5273C4A7" w14:textId="77777777" w:rsidR="00F113EB" w:rsidRPr="00903DBA" w:rsidRDefault="00F113EB" w:rsidP="00F113EB">
      <w:pPr>
        <w:pStyle w:val="Code"/>
        <w:rPr>
          <w:highlight w:val="white"/>
        </w:rPr>
      </w:pPr>
      <w:r w:rsidRPr="00903DBA">
        <w:rPr>
          <w:highlight w:val="white"/>
        </w:rPr>
        <w:t>void scanPattern(char* string, char* pattern, int size, BOOL not) {</w:t>
      </w:r>
    </w:p>
    <w:p w14:paraId="3E4C0A2B" w14:textId="77777777" w:rsidR="00F113EB" w:rsidRPr="00903DBA" w:rsidRDefault="00F113EB" w:rsidP="00F113EB">
      <w:pPr>
        <w:pStyle w:val="Code"/>
        <w:rPr>
          <w:highlight w:val="white"/>
        </w:rPr>
      </w:pPr>
      <w:r w:rsidRPr="00903DBA">
        <w:rPr>
          <w:highlight w:val="white"/>
        </w:rPr>
        <w:t xml:space="preserve">  int index = 0;</w:t>
      </w:r>
    </w:p>
    <w:p w14:paraId="062EE2C0" w14:textId="77777777" w:rsidR="00F113EB" w:rsidRPr="00903DBA" w:rsidRDefault="00F113EB" w:rsidP="00F113EB">
      <w:pPr>
        <w:pStyle w:val="Code"/>
        <w:rPr>
          <w:highlight w:val="white"/>
        </w:rPr>
      </w:pPr>
      <w:r w:rsidRPr="00903DBA">
        <w:rPr>
          <w:highlight w:val="white"/>
        </w:rPr>
        <w:t xml:space="preserve">  char input = scanChar();</w:t>
      </w:r>
    </w:p>
    <w:p w14:paraId="4FBD8C08" w14:textId="77777777" w:rsidR="00F113EB" w:rsidRPr="00903DBA" w:rsidRDefault="00F113EB" w:rsidP="00F113EB">
      <w:pPr>
        <w:pStyle w:val="Code"/>
        <w:rPr>
          <w:highlight w:val="white"/>
        </w:rPr>
      </w:pPr>
    </w:p>
    <w:p w14:paraId="35B1F629" w14:textId="77777777" w:rsidR="00F113EB" w:rsidRPr="00903DBA" w:rsidRDefault="00F113EB" w:rsidP="00F113EB">
      <w:pPr>
        <w:pStyle w:val="Code"/>
        <w:rPr>
          <w:highlight w:val="white"/>
        </w:rPr>
      </w:pPr>
      <w:r w:rsidRPr="00903DBA">
        <w:rPr>
          <w:highlight w:val="white"/>
        </w:rPr>
        <w:t xml:space="preserve">  while (isspace(input)) {</w:t>
      </w:r>
    </w:p>
    <w:p w14:paraId="073D41EA" w14:textId="77777777" w:rsidR="00F113EB" w:rsidRPr="00903DBA" w:rsidRDefault="00F113EB" w:rsidP="00F113EB">
      <w:pPr>
        <w:pStyle w:val="Code"/>
        <w:rPr>
          <w:highlight w:val="white"/>
        </w:rPr>
      </w:pPr>
      <w:r w:rsidRPr="00903DBA">
        <w:rPr>
          <w:highlight w:val="white"/>
        </w:rPr>
        <w:t xml:space="preserve">    input = scanChar();</w:t>
      </w:r>
    </w:p>
    <w:p w14:paraId="54165844" w14:textId="77777777" w:rsidR="00F113EB" w:rsidRPr="00903DBA" w:rsidRDefault="00F113EB" w:rsidP="00F113EB">
      <w:pPr>
        <w:pStyle w:val="Code"/>
        <w:rPr>
          <w:highlight w:val="white"/>
        </w:rPr>
      </w:pPr>
      <w:r w:rsidRPr="00903DBA">
        <w:rPr>
          <w:highlight w:val="white"/>
        </w:rPr>
        <w:t xml:space="preserve">  }</w:t>
      </w:r>
    </w:p>
    <w:p w14:paraId="7845139F" w14:textId="77777777" w:rsidR="00F113EB" w:rsidRPr="00903DBA" w:rsidRDefault="00F113EB" w:rsidP="00F113EB">
      <w:pPr>
        <w:pStyle w:val="Code"/>
        <w:rPr>
          <w:highlight w:val="white"/>
        </w:rPr>
      </w:pPr>
    </w:p>
    <w:p w14:paraId="0D0EC2AF" w14:textId="77777777" w:rsidR="00F113EB" w:rsidRPr="00903DBA" w:rsidRDefault="00F113EB" w:rsidP="00F113EB">
      <w:pPr>
        <w:pStyle w:val="Code"/>
        <w:rPr>
          <w:highlight w:val="white"/>
        </w:rPr>
      </w:pPr>
      <w:r w:rsidRPr="00903DBA">
        <w:rPr>
          <w:highlight w:val="white"/>
        </w:rPr>
        <w:t xml:space="preserve">  if (string != NULL) {</w:t>
      </w:r>
    </w:p>
    <w:p w14:paraId="0A4F7A3C"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6110E4A" w14:textId="77777777" w:rsidR="00F113EB" w:rsidRPr="00903DBA" w:rsidRDefault="00F113EB" w:rsidP="00F113EB">
      <w:pPr>
        <w:pStyle w:val="Code"/>
        <w:rPr>
          <w:highlight w:val="white"/>
        </w:rPr>
      </w:pPr>
      <w:r w:rsidRPr="00903DBA">
        <w:rPr>
          <w:highlight w:val="white"/>
        </w:rPr>
        <w:t xml:space="preserve">           (not &amp;&amp; !strnchr(pattern, size, input))) {</w:t>
      </w:r>
    </w:p>
    <w:p w14:paraId="775DF316" w14:textId="77777777" w:rsidR="00F113EB" w:rsidRPr="00903DBA" w:rsidRDefault="00F113EB" w:rsidP="00F113EB">
      <w:pPr>
        <w:pStyle w:val="Code"/>
        <w:rPr>
          <w:highlight w:val="white"/>
        </w:rPr>
      </w:pPr>
      <w:r w:rsidRPr="00903DBA">
        <w:rPr>
          <w:highlight w:val="white"/>
        </w:rPr>
        <w:t xml:space="preserve">      string[index++] = input;</w:t>
      </w:r>
    </w:p>
    <w:p w14:paraId="6A439AC3" w14:textId="77777777" w:rsidR="00F113EB" w:rsidRPr="00903DBA" w:rsidRDefault="00F113EB" w:rsidP="00F113EB">
      <w:pPr>
        <w:pStyle w:val="Code"/>
        <w:rPr>
          <w:highlight w:val="white"/>
        </w:rPr>
      </w:pPr>
      <w:r w:rsidRPr="00903DBA">
        <w:rPr>
          <w:highlight w:val="white"/>
        </w:rPr>
        <w:t xml:space="preserve">      input = scanChar();</w:t>
      </w:r>
    </w:p>
    <w:p w14:paraId="3E9509C6" w14:textId="77777777" w:rsidR="00F113EB" w:rsidRPr="00903DBA" w:rsidRDefault="00F113EB" w:rsidP="00F113EB">
      <w:pPr>
        <w:pStyle w:val="Code"/>
        <w:rPr>
          <w:highlight w:val="white"/>
        </w:rPr>
      </w:pPr>
      <w:r w:rsidRPr="00903DBA">
        <w:rPr>
          <w:highlight w:val="white"/>
        </w:rPr>
        <w:t xml:space="preserve">    }</w:t>
      </w:r>
    </w:p>
    <w:p w14:paraId="76A4D016" w14:textId="77777777" w:rsidR="00F113EB" w:rsidRPr="00903DBA" w:rsidRDefault="00F113EB" w:rsidP="00F113EB">
      <w:pPr>
        <w:pStyle w:val="Code"/>
        <w:rPr>
          <w:highlight w:val="white"/>
        </w:rPr>
      </w:pPr>
    </w:p>
    <w:p w14:paraId="2BCFD00F" w14:textId="77777777" w:rsidR="00F113EB" w:rsidRPr="00903DBA" w:rsidRDefault="00F113EB" w:rsidP="00F113EB">
      <w:pPr>
        <w:pStyle w:val="Code"/>
        <w:rPr>
          <w:highlight w:val="white"/>
        </w:rPr>
      </w:pPr>
      <w:r w:rsidRPr="00903DBA">
        <w:rPr>
          <w:highlight w:val="white"/>
        </w:rPr>
        <w:t xml:space="preserve">    string[index] = '\0';</w:t>
      </w:r>
    </w:p>
    <w:p w14:paraId="5E6D90DC" w14:textId="77777777" w:rsidR="00F113EB" w:rsidRPr="00903DBA" w:rsidRDefault="00F113EB" w:rsidP="00F113EB">
      <w:pPr>
        <w:pStyle w:val="Code"/>
        <w:rPr>
          <w:highlight w:val="white"/>
        </w:rPr>
      </w:pPr>
      <w:r w:rsidRPr="00903DBA">
        <w:rPr>
          <w:highlight w:val="white"/>
        </w:rPr>
        <w:t xml:space="preserve">  }</w:t>
      </w:r>
    </w:p>
    <w:p w14:paraId="2C5B37B7" w14:textId="77777777" w:rsidR="00F113EB" w:rsidRPr="00903DBA" w:rsidRDefault="00F113EB" w:rsidP="00F113EB">
      <w:pPr>
        <w:pStyle w:val="Code"/>
        <w:rPr>
          <w:highlight w:val="white"/>
        </w:rPr>
      </w:pPr>
      <w:r w:rsidRPr="00903DBA">
        <w:rPr>
          <w:highlight w:val="white"/>
        </w:rPr>
        <w:t xml:space="preserve">  else {</w:t>
      </w:r>
    </w:p>
    <w:p w14:paraId="4275419F"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76337F2" w14:textId="77777777" w:rsidR="00F113EB" w:rsidRPr="00903DBA" w:rsidRDefault="00F113EB" w:rsidP="00F113EB">
      <w:pPr>
        <w:pStyle w:val="Code"/>
        <w:rPr>
          <w:highlight w:val="white"/>
        </w:rPr>
      </w:pPr>
      <w:r w:rsidRPr="00903DBA">
        <w:rPr>
          <w:highlight w:val="white"/>
        </w:rPr>
        <w:t xml:space="preserve">           (not &amp;&amp; !strnchr(pattern, size, input))) {</w:t>
      </w:r>
    </w:p>
    <w:p w14:paraId="246607D2" w14:textId="77777777" w:rsidR="00F113EB" w:rsidRPr="00903DBA" w:rsidRDefault="00F113EB" w:rsidP="00F113EB">
      <w:pPr>
        <w:pStyle w:val="Code"/>
        <w:rPr>
          <w:highlight w:val="white"/>
        </w:rPr>
      </w:pPr>
      <w:r w:rsidRPr="00903DBA">
        <w:rPr>
          <w:highlight w:val="white"/>
        </w:rPr>
        <w:t xml:space="preserve">      input = scanChar();</w:t>
      </w:r>
    </w:p>
    <w:p w14:paraId="7946D302" w14:textId="77777777" w:rsidR="00F113EB" w:rsidRPr="00903DBA" w:rsidRDefault="00F113EB" w:rsidP="00F113EB">
      <w:pPr>
        <w:pStyle w:val="Code"/>
        <w:rPr>
          <w:highlight w:val="white"/>
        </w:rPr>
      </w:pPr>
      <w:r w:rsidRPr="00903DBA">
        <w:rPr>
          <w:highlight w:val="white"/>
        </w:rPr>
        <w:t xml:space="preserve">    }</w:t>
      </w:r>
    </w:p>
    <w:p w14:paraId="2D19FE1F" w14:textId="77777777" w:rsidR="00F113EB" w:rsidRPr="00903DBA" w:rsidRDefault="00F113EB" w:rsidP="00F113EB">
      <w:pPr>
        <w:pStyle w:val="Code"/>
        <w:rPr>
          <w:highlight w:val="white"/>
        </w:rPr>
      </w:pPr>
      <w:r w:rsidRPr="00903DBA">
        <w:rPr>
          <w:highlight w:val="white"/>
        </w:rPr>
        <w:t xml:space="preserve">  }</w:t>
      </w:r>
    </w:p>
    <w:p w14:paraId="5936B19E" w14:textId="77777777" w:rsidR="00F113EB" w:rsidRPr="00903DBA" w:rsidRDefault="00F113EB" w:rsidP="00F113EB">
      <w:pPr>
        <w:pStyle w:val="Code"/>
        <w:rPr>
          <w:highlight w:val="white"/>
        </w:rPr>
      </w:pPr>
      <w:r w:rsidRPr="00903DBA">
        <w:rPr>
          <w:highlight w:val="white"/>
        </w:rPr>
        <w:t>}</w:t>
      </w:r>
    </w:p>
    <w:p w14:paraId="3352A8ED" w14:textId="77777777" w:rsidR="00442030" w:rsidRPr="00903DBA" w:rsidRDefault="00442030" w:rsidP="00F113EB">
      <w:pPr>
        <w:pStyle w:val="Code"/>
        <w:rPr>
          <w:highlight w:val="white"/>
        </w:rPr>
      </w:pPr>
    </w:p>
    <w:p w14:paraId="0527608C" w14:textId="77777777" w:rsidR="00442030" w:rsidRPr="00903DBA" w:rsidRDefault="00442030" w:rsidP="00A15E99">
      <w:pPr>
        <w:pStyle w:val="Code"/>
        <w:rPr>
          <w:highlight w:val="white"/>
        </w:rPr>
      </w:pPr>
      <w:r w:rsidRPr="00903DBA">
        <w:rPr>
          <w:highlight w:val="white"/>
        </w:rPr>
        <w:t>void scanString(char* string, int precision) {</w:t>
      </w:r>
    </w:p>
    <w:p w14:paraId="52AF832C" w14:textId="77777777" w:rsidR="00442030" w:rsidRPr="00903DBA" w:rsidRDefault="00442030" w:rsidP="00A15E99">
      <w:pPr>
        <w:pStyle w:val="Code"/>
        <w:rPr>
          <w:highlight w:val="white"/>
        </w:rPr>
      </w:pPr>
      <w:r w:rsidRPr="00903DBA">
        <w:rPr>
          <w:highlight w:val="white"/>
        </w:rPr>
        <w:t xml:space="preserve">  int index = 0;</w:t>
      </w:r>
    </w:p>
    <w:p w14:paraId="3247FE2F" w14:textId="77777777" w:rsidR="00442030" w:rsidRPr="00903DBA" w:rsidRDefault="00442030" w:rsidP="00A15E99">
      <w:pPr>
        <w:pStyle w:val="Code"/>
        <w:rPr>
          <w:highlight w:val="white"/>
        </w:rPr>
      </w:pPr>
      <w:r w:rsidRPr="00903DBA">
        <w:rPr>
          <w:highlight w:val="white"/>
        </w:rPr>
        <w:t xml:space="preserve">  char input = scanChar();</w:t>
      </w:r>
    </w:p>
    <w:p w14:paraId="0EEF2AB1" w14:textId="77777777" w:rsidR="00442030" w:rsidRPr="00903DBA" w:rsidRDefault="00442030" w:rsidP="00A15E99">
      <w:pPr>
        <w:pStyle w:val="Code"/>
        <w:rPr>
          <w:highlight w:val="white"/>
        </w:rPr>
      </w:pPr>
      <w:r w:rsidRPr="00903DBA">
        <w:rPr>
          <w:highlight w:val="white"/>
        </w:rPr>
        <w:t xml:space="preserve">  BOOL found = FALSE;</w:t>
      </w:r>
    </w:p>
    <w:p w14:paraId="08458512" w14:textId="77777777" w:rsidR="00442030" w:rsidRPr="00903DBA" w:rsidRDefault="00442030" w:rsidP="00A15E99">
      <w:pPr>
        <w:pStyle w:val="Code"/>
        <w:rPr>
          <w:highlight w:val="white"/>
        </w:rPr>
      </w:pPr>
    </w:p>
    <w:p w14:paraId="6E0EC2ED" w14:textId="77777777" w:rsidR="00442030" w:rsidRPr="00903DBA" w:rsidRDefault="00442030" w:rsidP="00A15E99">
      <w:pPr>
        <w:pStyle w:val="Code"/>
        <w:rPr>
          <w:highlight w:val="white"/>
        </w:rPr>
      </w:pPr>
      <w:r w:rsidRPr="00903DBA">
        <w:rPr>
          <w:highlight w:val="white"/>
        </w:rPr>
        <w:t xml:space="preserve">  while (isspace(input)) {</w:t>
      </w:r>
    </w:p>
    <w:p w14:paraId="4758F190" w14:textId="77777777" w:rsidR="00442030" w:rsidRPr="00903DBA" w:rsidRDefault="00442030" w:rsidP="00A15E99">
      <w:pPr>
        <w:pStyle w:val="Code"/>
        <w:rPr>
          <w:highlight w:val="white"/>
        </w:rPr>
      </w:pPr>
      <w:r w:rsidRPr="00903DBA">
        <w:rPr>
          <w:highlight w:val="white"/>
        </w:rPr>
        <w:t xml:space="preserve">    input = scanChar();</w:t>
      </w:r>
    </w:p>
    <w:p w14:paraId="3A37F7B5" w14:textId="77777777" w:rsidR="00442030" w:rsidRPr="00903DBA" w:rsidRDefault="00442030" w:rsidP="00A15E99">
      <w:pPr>
        <w:pStyle w:val="Code"/>
        <w:rPr>
          <w:highlight w:val="white"/>
        </w:rPr>
      </w:pPr>
      <w:r w:rsidRPr="00903DBA">
        <w:rPr>
          <w:highlight w:val="white"/>
        </w:rPr>
        <w:t xml:space="preserve">  }</w:t>
      </w:r>
    </w:p>
    <w:p w14:paraId="10269ECB" w14:textId="77777777" w:rsidR="00442030" w:rsidRPr="00903DBA" w:rsidRDefault="00442030" w:rsidP="00A15E99">
      <w:pPr>
        <w:pStyle w:val="Code"/>
        <w:rPr>
          <w:highlight w:val="white"/>
        </w:rPr>
      </w:pPr>
    </w:p>
    <w:p w14:paraId="34A68287" w14:textId="77777777" w:rsidR="00442030" w:rsidRPr="00903DBA" w:rsidRDefault="00442030" w:rsidP="00A15E99">
      <w:pPr>
        <w:pStyle w:val="Code"/>
        <w:rPr>
          <w:highlight w:val="white"/>
        </w:rPr>
      </w:pPr>
      <w:r w:rsidRPr="00903DBA">
        <w:rPr>
          <w:highlight w:val="white"/>
        </w:rPr>
        <w:t xml:space="preserve">  if (string != NULL) {</w:t>
      </w:r>
    </w:p>
    <w:p w14:paraId="72EA3208" w14:textId="77777777" w:rsidR="00442030" w:rsidRPr="00903DBA" w:rsidRDefault="00442030" w:rsidP="00A15E99">
      <w:pPr>
        <w:pStyle w:val="Code"/>
        <w:rPr>
          <w:highlight w:val="white"/>
        </w:rPr>
      </w:pPr>
      <w:r w:rsidRPr="00903DBA">
        <w:rPr>
          <w:highlight w:val="white"/>
        </w:rPr>
        <w:t xml:space="preserve">    if (precision == 0) {</w:t>
      </w:r>
    </w:p>
    <w:p w14:paraId="1D8E5791" w14:textId="77777777" w:rsidR="00442030" w:rsidRPr="00903DBA" w:rsidRDefault="00442030" w:rsidP="00A15E99">
      <w:pPr>
        <w:pStyle w:val="Code"/>
        <w:rPr>
          <w:highlight w:val="white"/>
        </w:rPr>
      </w:pPr>
      <w:r w:rsidRPr="00903DBA">
        <w:rPr>
          <w:highlight w:val="white"/>
        </w:rPr>
        <w:t xml:space="preserve">      while (!isspace(input) &amp;&amp; (input != EOF) &amp;&amp; (input != '\n')) {</w:t>
      </w:r>
    </w:p>
    <w:p w14:paraId="78C2167C" w14:textId="77777777" w:rsidR="00442030" w:rsidRPr="00903DBA" w:rsidRDefault="00442030" w:rsidP="00A15E99">
      <w:pPr>
        <w:pStyle w:val="Code"/>
        <w:rPr>
          <w:highlight w:val="white"/>
        </w:rPr>
      </w:pPr>
      <w:r w:rsidRPr="00903DBA">
        <w:rPr>
          <w:highlight w:val="white"/>
        </w:rPr>
        <w:t xml:space="preserve">        string[index++] = input;</w:t>
      </w:r>
    </w:p>
    <w:p w14:paraId="48E597D2" w14:textId="77777777" w:rsidR="00442030" w:rsidRPr="00903DBA" w:rsidRDefault="00442030" w:rsidP="00A15E99">
      <w:pPr>
        <w:pStyle w:val="Code"/>
        <w:rPr>
          <w:highlight w:val="white"/>
        </w:rPr>
      </w:pPr>
      <w:r w:rsidRPr="00903DBA">
        <w:rPr>
          <w:highlight w:val="white"/>
        </w:rPr>
        <w:t xml:space="preserve">        input = scanChar();</w:t>
      </w:r>
    </w:p>
    <w:p w14:paraId="2AFE2809" w14:textId="77777777" w:rsidR="00442030" w:rsidRPr="00903DBA" w:rsidRDefault="00442030" w:rsidP="00A15E99">
      <w:pPr>
        <w:pStyle w:val="Code"/>
        <w:rPr>
          <w:highlight w:val="white"/>
        </w:rPr>
      </w:pPr>
      <w:r w:rsidRPr="00903DBA">
        <w:rPr>
          <w:highlight w:val="white"/>
        </w:rPr>
        <w:t xml:space="preserve">        found = TRUE;</w:t>
      </w:r>
    </w:p>
    <w:p w14:paraId="7352A574" w14:textId="77777777" w:rsidR="00442030" w:rsidRPr="00903DBA" w:rsidRDefault="00442030" w:rsidP="00A15E99">
      <w:pPr>
        <w:pStyle w:val="Code"/>
        <w:rPr>
          <w:highlight w:val="white"/>
        </w:rPr>
      </w:pPr>
      <w:r w:rsidRPr="00903DBA">
        <w:rPr>
          <w:highlight w:val="white"/>
        </w:rPr>
        <w:t xml:space="preserve">        ++g_inChars;</w:t>
      </w:r>
    </w:p>
    <w:p w14:paraId="44A23838" w14:textId="77777777" w:rsidR="00442030" w:rsidRPr="00903DBA" w:rsidRDefault="00442030" w:rsidP="00A15E99">
      <w:pPr>
        <w:pStyle w:val="Code"/>
        <w:rPr>
          <w:highlight w:val="white"/>
        </w:rPr>
      </w:pPr>
      <w:r w:rsidRPr="00903DBA">
        <w:rPr>
          <w:highlight w:val="white"/>
        </w:rPr>
        <w:t xml:space="preserve">      }</w:t>
      </w:r>
    </w:p>
    <w:p w14:paraId="1E539789" w14:textId="77777777" w:rsidR="00442030" w:rsidRPr="00903DBA" w:rsidRDefault="00442030" w:rsidP="00A15E99">
      <w:pPr>
        <w:pStyle w:val="Code"/>
        <w:rPr>
          <w:highlight w:val="white"/>
        </w:rPr>
      </w:pPr>
    </w:p>
    <w:p w14:paraId="07E9186C" w14:textId="77777777" w:rsidR="00442030" w:rsidRPr="00903DBA" w:rsidRDefault="00442030" w:rsidP="00A15E99">
      <w:pPr>
        <w:pStyle w:val="Code"/>
        <w:rPr>
          <w:highlight w:val="white"/>
        </w:rPr>
      </w:pPr>
      <w:r w:rsidRPr="00903DBA">
        <w:rPr>
          <w:highlight w:val="white"/>
        </w:rPr>
        <w:t xml:space="preserve">      string[index] = '\0';</w:t>
      </w:r>
    </w:p>
    <w:p w14:paraId="145A9CD0" w14:textId="77777777" w:rsidR="00442030" w:rsidRPr="00903DBA" w:rsidRDefault="00442030" w:rsidP="00A15E99">
      <w:pPr>
        <w:pStyle w:val="Code"/>
        <w:rPr>
          <w:highlight w:val="white"/>
        </w:rPr>
      </w:pPr>
      <w:r w:rsidRPr="00903DBA">
        <w:rPr>
          <w:highlight w:val="white"/>
        </w:rPr>
        <w:t xml:space="preserve">      ++g_inChars;</w:t>
      </w:r>
    </w:p>
    <w:p w14:paraId="733E862A" w14:textId="77777777" w:rsidR="00442030" w:rsidRPr="00903DBA" w:rsidRDefault="00442030" w:rsidP="00A15E99">
      <w:pPr>
        <w:pStyle w:val="Code"/>
        <w:rPr>
          <w:highlight w:val="white"/>
        </w:rPr>
      </w:pPr>
      <w:r w:rsidRPr="00903DBA">
        <w:rPr>
          <w:highlight w:val="white"/>
        </w:rPr>
        <w:t xml:space="preserve">    }</w:t>
      </w:r>
    </w:p>
    <w:p w14:paraId="40ADF8B6" w14:textId="77777777" w:rsidR="00442030" w:rsidRPr="00903DBA" w:rsidRDefault="00442030" w:rsidP="00A15E99">
      <w:pPr>
        <w:pStyle w:val="Code"/>
        <w:rPr>
          <w:highlight w:val="white"/>
        </w:rPr>
      </w:pPr>
      <w:r w:rsidRPr="00903DBA">
        <w:rPr>
          <w:highlight w:val="white"/>
        </w:rPr>
        <w:t xml:space="preserve">    else {</w:t>
      </w:r>
    </w:p>
    <w:p w14:paraId="6D2B36E8"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2DE6457D" w14:textId="77777777" w:rsidR="00442030" w:rsidRPr="00903DBA" w:rsidRDefault="00442030" w:rsidP="00A15E99">
      <w:pPr>
        <w:pStyle w:val="Code"/>
        <w:rPr>
          <w:highlight w:val="white"/>
        </w:rPr>
      </w:pPr>
      <w:r w:rsidRPr="00903DBA">
        <w:rPr>
          <w:highlight w:val="white"/>
        </w:rPr>
        <w:t xml:space="preserve">             (input != EOF) &amp;&amp; (input != '\n'))) {</w:t>
      </w:r>
    </w:p>
    <w:p w14:paraId="760492C4" w14:textId="77777777" w:rsidR="00442030" w:rsidRPr="00903DBA" w:rsidRDefault="00442030" w:rsidP="00A15E99">
      <w:pPr>
        <w:pStyle w:val="Code"/>
        <w:rPr>
          <w:highlight w:val="white"/>
        </w:rPr>
      </w:pPr>
      <w:r w:rsidRPr="00903DBA">
        <w:rPr>
          <w:highlight w:val="white"/>
        </w:rPr>
        <w:t xml:space="preserve">        string[index++] = input;</w:t>
      </w:r>
    </w:p>
    <w:p w14:paraId="287F588C" w14:textId="77777777" w:rsidR="00442030" w:rsidRPr="00903DBA" w:rsidRDefault="00442030" w:rsidP="00A15E99">
      <w:pPr>
        <w:pStyle w:val="Code"/>
        <w:rPr>
          <w:highlight w:val="white"/>
        </w:rPr>
      </w:pPr>
      <w:r w:rsidRPr="00903DBA">
        <w:rPr>
          <w:highlight w:val="white"/>
        </w:rPr>
        <w:t xml:space="preserve">        input = scanChar();</w:t>
      </w:r>
    </w:p>
    <w:p w14:paraId="3874C9B4" w14:textId="77777777" w:rsidR="00442030" w:rsidRPr="00903DBA" w:rsidRDefault="00442030" w:rsidP="00A15E99">
      <w:pPr>
        <w:pStyle w:val="Code"/>
        <w:rPr>
          <w:highlight w:val="white"/>
        </w:rPr>
      </w:pPr>
      <w:r w:rsidRPr="00903DBA">
        <w:rPr>
          <w:highlight w:val="white"/>
        </w:rPr>
        <w:t xml:space="preserve">        found = TRUE;</w:t>
      </w:r>
    </w:p>
    <w:p w14:paraId="736AC5DF" w14:textId="77777777" w:rsidR="00442030" w:rsidRPr="00903DBA" w:rsidRDefault="00442030" w:rsidP="00A15E99">
      <w:pPr>
        <w:pStyle w:val="Code"/>
        <w:rPr>
          <w:highlight w:val="white"/>
        </w:rPr>
      </w:pPr>
      <w:r w:rsidRPr="00903DBA">
        <w:rPr>
          <w:highlight w:val="white"/>
        </w:rPr>
        <w:t xml:space="preserve">        ++g_inChars;</w:t>
      </w:r>
    </w:p>
    <w:p w14:paraId="6235E0CA" w14:textId="77777777" w:rsidR="00442030" w:rsidRPr="00903DBA" w:rsidRDefault="00442030" w:rsidP="00A15E99">
      <w:pPr>
        <w:pStyle w:val="Code"/>
        <w:rPr>
          <w:highlight w:val="white"/>
        </w:rPr>
      </w:pPr>
      <w:r w:rsidRPr="00903DBA">
        <w:rPr>
          <w:highlight w:val="white"/>
        </w:rPr>
        <w:t xml:space="preserve">      }</w:t>
      </w:r>
    </w:p>
    <w:p w14:paraId="47FD8B0F" w14:textId="77777777" w:rsidR="00442030" w:rsidRPr="00903DBA" w:rsidRDefault="00442030" w:rsidP="00A15E99">
      <w:pPr>
        <w:pStyle w:val="Code"/>
        <w:rPr>
          <w:highlight w:val="white"/>
        </w:rPr>
      </w:pPr>
    </w:p>
    <w:p w14:paraId="64CCAAF2" w14:textId="77777777" w:rsidR="00442030" w:rsidRPr="00903DBA" w:rsidRDefault="00442030" w:rsidP="00A15E99">
      <w:pPr>
        <w:pStyle w:val="Code"/>
        <w:rPr>
          <w:highlight w:val="white"/>
        </w:rPr>
      </w:pPr>
      <w:r w:rsidRPr="00903DBA">
        <w:rPr>
          <w:highlight w:val="white"/>
        </w:rPr>
        <w:t xml:space="preserve">      if (precision &gt; 0) {</w:t>
      </w:r>
    </w:p>
    <w:p w14:paraId="1AC6E05B" w14:textId="77777777" w:rsidR="00442030" w:rsidRPr="00903DBA" w:rsidRDefault="00442030" w:rsidP="00A15E99">
      <w:pPr>
        <w:pStyle w:val="Code"/>
        <w:rPr>
          <w:highlight w:val="white"/>
        </w:rPr>
      </w:pPr>
      <w:r w:rsidRPr="00903DBA">
        <w:rPr>
          <w:highlight w:val="white"/>
        </w:rPr>
        <w:t xml:space="preserve">        string[index] = '\0';</w:t>
      </w:r>
    </w:p>
    <w:p w14:paraId="5A99BFC0" w14:textId="77777777" w:rsidR="00442030" w:rsidRPr="00903DBA" w:rsidRDefault="00442030" w:rsidP="00A15E99">
      <w:pPr>
        <w:pStyle w:val="Code"/>
        <w:rPr>
          <w:highlight w:val="white"/>
        </w:rPr>
      </w:pPr>
      <w:r w:rsidRPr="00903DBA">
        <w:rPr>
          <w:highlight w:val="white"/>
        </w:rPr>
        <w:t xml:space="preserve">        ++g_inChars;</w:t>
      </w:r>
    </w:p>
    <w:p w14:paraId="575E0788" w14:textId="77777777" w:rsidR="00442030" w:rsidRPr="00903DBA" w:rsidRDefault="00442030" w:rsidP="00A15E99">
      <w:pPr>
        <w:pStyle w:val="Code"/>
        <w:rPr>
          <w:highlight w:val="white"/>
        </w:rPr>
      </w:pPr>
      <w:r w:rsidRPr="00903DBA">
        <w:rPr>
          <w:highlight w:val="white"/>
        </w:rPr>
        <w:t xml:space="preserve">      }</w:t>
      </w:r>
    </w:p>
    <w:p w14:paraId="4D53E3FE" w14:textId="77777777" w:rsidR="00442030" w:rsidRPr="00903DBA" w:rsidRDefault="00442030" w:rsidP="00A15E99">
      <w:pPr>
        <w:pStyle w:val="Code"/>
        <w:rPr>
          <w:highlight w:val="white"/>
        </w:rPr>
      </w:pPr>
      <w:r w:rsidRPr="00903DBA">
        <w:rPr>
          <w:highlight w:val="white"/>
        </w:rPr>
        <w:t xml:space="preserve">    }</w:t>
      </w:r>
    </w:p>
    <w:p w14:paraId="265E5D38" w14:textId="77777777" w:rsidR="00442030" w:rsidRPr="00903DBA" w:rsidRDefault="00442030" w:rsidP="00A15E99">
      <w:pPr>
        <w:pStyle w:val="Code"/>
        <w:rPr>
          <w:highlight w:val="white"/>
        </w:rPr>
      </w:pPr>
      <w:r w:rsidRPr="00903DBA">
        <w:rPr>
          <w:highlight w:val="white"/>
        </w:rPr>
        <w:t xml:space="preserve">  }</w:t>
      </w:r>
    </w:p>
    <w:p w14:paraId="0D2AEDEF" w14:textId="77777777" w:rsidR="00442030" w:rsidRPr="00903DBA" w:rsidRDefault="00442030" w:rsidP="00A15E99">
      <w:pPr>
        <w:pStyle w:val="Code"/>
        <w:rPr>
          <w:highlight w:val="white"/>
        </w:rPr>
      </w:pPr>
      <w:r w:rsidRPr="00903DBA">
        <w:rPr>
          <w:highlight w:val="white"/>
        </w:rPr>
        <w:t xml:space="preserve">  else {</w:t>
      </w:r>
    </w:p>
    <w:p w14:paraId="42F6B354" w14:textId="77777777" w:rsidR="00442030" w:rsidRPr="00903DBA" w:rsidRDefault="00442030" w:rsidP="00A15E99">
      <w:pPr>
        <w:pStyle w:val="Code"/>
        <w:rPr>
          <w:highlight w:val="white"/>
        </w:rPr>
      </w:pPr>
      <w:r w:rsidRPr="00903DBA">
        <w:rPr>
          <w:highlight w:val="white"/>
        </w:rPr>
        <w:t xml:space="preserve">    if (precision == 0) {</w:t>
      </w:r>
    </w:p>
    <w:p w14:paraId="0D4A7EA0" w14:textId="77777777" w:rsidR="00442030" w:rsidRPr="00903DBA" w:rsidRDefault="00442030" w:rsidP="00A15E99">
      <w:pPr>
        <w:pStyle w:val="Code"/>
        <w:rPr>
          <w:highlight w:val="white"/>
        </w:rPr>
      </w:pPr>
      <w:r w:rsidRPr="00903DBA">
        <w:rPr>
          <w:highlight w:val="white"/>
        </w:rPr>
        <w:t xml:space="preserve">      while (!isspace(input) &amp;&amp; (input != EOF) &amp;&amp;</w:t>
      </w:r>
    </w:p>
    <w:p w14:paraId="7DE8832F" w14:textId="77777777" w:rsidR="00442030" w:rsidRPr="00903DBA" w:rsidRDefault="00442030" w:rsidP="00A15E99">
      <w:pPr>
        <w:pStyle w:val="Code"/>
        <w:rPr>
          <w:highlight w:val="white"/>
        </w:rPr>
      </w:pPr>
      <w:r w:rsidRPr="00903DBA">
        <w:rPr>
          <w:highlight w:val="white"/>
        </w:rPr>
        <w:t xml:space="preserve">             (input != '\n')) {</w:t>
      </w:r>
    </w:p>
    <w:p w14:paraId="5BFD91B7" w14:textId="77777777" w:rsidR="00442030" w:rsidRPr="00903DBA" w:rsidRDefault="00442030" w:rsidP="00A15E99">
      <w:pPr>
        <w:pStyle w:val="Code"/>
        <w:rPr>
          <w:highlight w:val="white"/>
        </w:rPr>
      </w:pPr>
      <w:r w:rsidRPr="00903DBA">
        <w:rPr>
          <w:highlight w:val="white"/>
        </w:rPr>
        <w:t xml:space="preserve">        input = scanChar();</w:t>
      </w:r>
    </w:p>
    <w:p w14:paraId="29CC0C33" w14:textId="77777777" w:rsidR="00442030" w:rsidRPr="00903DBA" w:rsidRDefault="00442030" w:rsidP="00A15E99">
      <w:pPr>
        <w:pStyle w:val="Code"/>
        <w:rPr>
          <w:highlight w:val="white"/>
        </w:rPr>
      </w:pPr>
      <w:r w:rsidRPr="00903DBA">
        <w:rPr>
          <w:highlight w:val="white"/>
        </w:rPr>
        <w:t xml:space="preserve">        found = TRUE;</w:t>
      </w:r>
    </w:p>
    <w:p w14:paraId="13FCB787" w14:textId="77777777" w:rsidR="00442030" w:rsidRPr="00903DBA" w:rsidRDefault="00442030" w:rsidP="00A15E99">
      <w:pPr>
        <w:pStyle w:val="Code"/>
        <w:rPr>
          <w:highlight w:val="white"/>
        </w:rPr>
      </w:pPr>
      <w:r w:rsidRPr="00903DBA">
        <w:rPr>
          <w:highlight w:val="white"/>
        </w:rPr>
        <w:t xml:space="preserve">        ++g_inChars;</w:t>
      </w:r>
    </w:p>
    <w:p w14:paraId="611975F5" w14:textId="77777777" w:rsidR="00442030" w:rsidRPr="00903DBA" w:rsidRDefault="00442030" w:rsidP="00A15E99">
      <w:pPr>
        <w:pStyle w:val="Code"/>
        <w:rPr>
          <w:highlight w:val="white"/>
        </w:rPr>
      </w:pPr>
      <w:r w:rsidRPr="00903DBA">
        <w:rPr>
          <w:highlight w:val="white"/>
        </w:rPr>
        <w:t xml:space="preserve">      }</w:t>
      </w:r>
    </w:p>
    <w:p w14:paraId="28CF0F86" w14:textId="77777777" w:rsidR="00442030" w:rsidRPr="00903DBA" w:rsidRDefault="00442030" w:rsidP="00A15E99">
      <w:pPr>
        <w:pStyle w:val="Code"/>
        <w:rPr>
          <w:highlight w:val="white"/>
        </w:rPr>
      </w:pPr>
    </w:p>
    <w:p w14:paraId="2A934127" w14:textId="77777777" w:rsidR="00442030" w:rsidRPr="00903DBA" w:rsidRDefault="00442030" w:rsidP="00A15E99">
      <w:pPr>
        <w:pStyle w:val="Code"/>
        <w:rPr>
          <w:highlight w:val="white"/>
        </w:rPr>
      </w:pPr>
      <w:r w:rsidRPr="00903DBA">
        <w:rPr>
          <w:highlight w:val="white"/>
        </w:rPr>
        <w:t xml:space="preserve">      ++g_inChars;</w:t>
      </w:r>
    </w:p>
    <w:p w14:paraId="6E3734DB" w14:textId="77777777" w:rsidR="00442030" w:rsidRPr="00903DBA" w:rsidRDefault="00442030" w:rsidP="00A15E99">
      <w:pPr>
        <w:pStyle w:val="Code"/>
        <w:rPr>
          <w:highlight w:val="white"/>
        </w:rPr>
      </w:pPr>
      <w:r w:rsidRPr="00903DBA">
        <w:rPr>
          <w:highlight w:val="white"/>
        </w:rPr>
        <w:lastRenderedPageBreak/>
        <w:t xml:space="preserve">    }</w:t>
      </w:r>
    </w:p>
    <w:p w14:paraId="56F39E88" w14:textId="77777777" w:rsidR="00442030" w:rsidRPr="00903DBA" w:rsidRDefault="00442030" w:rsidP="00A15E99">
      <w:pPr>
        <w:pStyle w:val="Code"/>
        <w:rPr>
          <w:highlight w:val="white"/>
        </w:rPr>
      </w:pPr>
      <w:r w:rsidRPr="00903DBA">
        <w:rPr>
          <w:highlight w:val="white"/>
        </w:rPr>
        <w:t xml:space="preserve">    else {</w:t>
      </w:r>
    </w:p>
    <w:p w14:paraId="5B15B3AD"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6A9ADFBE" w14:textId="77777777" w:rsidR="00442030" w:rsidRPr="00903DBA" w:rsidRDefault="00442030" w:rsidP="00A15E99">
      <w:pPr>
        <w:pStyle w:val="Code"/>
        <w:rPr>
          <w:highlight w:val="white"/>
        </w:rPr>
      </w:pPr>
      <w:r w:rsidRPr="00903DBA">
        <w:rPr>
          <w:highlight w:val="white"/>
        </w:rPr>
        <w:t xml:space="preserve">             (input != EOF) &amp;&amp; (input != '\n'))) {</w:t>
      </w:r>
    </w:p>
    <w:p w14:paraId="52866B71" w14:textId="77777777" w:rsidR="00442030" w:rsidRPr="00903DBA" w:rsidRDefault="00442030" w:rsidP="00A15E99">
      <w:pPr>
        <w:pStyle w:val="Code"/>
        <w:rPr>
          <w:highlight w:val="white"/>
        </w:rPr>
      </w:pPr>
      <w:r w:rsidRPr="00903DBA">
        <w:rPr>
          <w:highlight w:val="white"/>
        </w:rPr>
        <w:t xml:space="preserve">        input = scanChar();</w:t>
      </w:r>
    </w:p>
    <w:p w14:paraId="09D4ABB7" w14:textId="77777777" w:rsidR="00442030" w:rsidRPr="00903DBA" w:rsidRDefault="00442030" w:rsidP="00A15E99">
      <w:pPr>
        <w:pStyle w:val="Code"/>
        <w:rPr>
          <w:highlight w:val="white"/>
        </w:rPr>
      </w:pPr>
      <w:r w:rsidRPr="00903DBA">
        <w:rPr>
          <w:highlight w:val="white"/>
        </w:rPr>
        <w:t xml:space="preserve">        found = TRUE;</w:t>
      </w:r>
    </w:p>
    <w:p w14:paraId="3ECC40E8" w14:textId="77777777" w:rsidR="00442030" w:rsidRPr="00903DBA" w:rsidRDefault="00442030" w:rsidP="00A15E99">
      <w:pPr>
        <w:pStyle w:val="Code"/>
        <w:rPr>
          <w:highlight w:val="white"/>
        </w:rPr>
      </w:pPr>
      <w:r w:rsidRPr="00903DBA">
        <w:rPr>
          <w:highlight w:val="white"/>
        </w:rPr>
        <w:t xml:space="preserve">        ++g_inChars;</w:t>
      </w:r>
    </w:p>
    <w:p w14:paraId="3CE2CB50" w14:textId="77777777" w:rsidR="00442030" w:rsidRPr="00903DBA" w:rsidRDefault="00442030" w:rsidP="00A15E99">
      <w:pPr>
        <w:pStyle w:val="Code"/>
        <w:rPr>
          <w:highlight w:val="white"/>
        </w:rPr>
      </w:pPr>
      <w:r w:rsidRPr="00903DBA">
        <w:rPr>
          <w:highlight w:val="white"/>
        </w:rPr>
        <w:t xml:space="preserve">      }</w:t>
      </w:r>
    </w:p>
    <w:p w14:paraId="639E9D64" w14:textId="77777777" w:rsidR="00442030" w:rsidRPr="00903DBA" w:rsidRDefault="00442030" w:rsidP="00A15E99">
      <w:pPr>
        <w:pStyle w:val="Code"/>
        <w:rPr>
          <w:highlight w:val="white"/>
        </w:rPr>
      </w:pPr>
    </w:p>
    <w:p w14:paraId="570903A8" w14:textId="77777777" w:rsidR="00442030" w:rsidRPr="00903DBA" w:rsidRDefault="00442030" w:rsidP="00A15E99">
      <w:pPr>
        <w:pStyle w:val="Code"/>
        <w:rPr>
          <w:highlight w:val="white"/>
        </w:rPr>
      </w:pPr>
      <w:r w:rsidRPr="00903DBA">
        <w:rPr>
          <w:highlight w:val="white"/>
        </w:rPr>
        <w:t xml:space="preserve">      if (precision &gt; 0) {</w:t>
      </w:r>
    </w:p>
    <w:p w14:paraId="0FDE2751" w14:textId="77777777" w:rsidR="00442030" w:rsidRPr="00903DBA" w:rsidRDefault="00442030" w:rsidP="00A15E99">
      <w:pPr>
        <w:pStyle w:val="Code"/>
        <w:rPr>
          <w:highlight w:val="white"/>
        </w:rPr>
      </w:pPr>
      <w:r w:rsidRPr="00903DBA">
        <w:rPr>
          <w:highlight w:val="white"/>
        </w:rPr>
        <w:t xml:space="preserve">        ++g_inChars;</w:t>
      </w:r>
    </w:p>
    <w:p w14:paraId="5896F563" w14:textId="77777777" w:rsidR="00442030" w:rsidRPr="00903DBA" w:rsidRDefault="00442030" w:rsidP="00A15E99">
      <w:pPr>
        <w:pStyle w:val="Code"/>
        <w:rPr>
          <w:highlight w:val="white"/>
        </w:rPr>
      </w:pPr>
      <w:r w:rsidRPr="00903DBA">
        <w:rPr>
          <w:highlight w:val="white"/>
        </w:rPr>
        <w:t xml:space="preserve">      }</w:t>
      </w:r>
    </w:p>
    <w:p w14:paraId="3250C230" w14:textId="77777777" w:rsidR="00442030" w:rsidRPr="00903DBA" w:rsidRDefault="00442030" w:rsidP="00A15E99">
      <w:pPr>
        <w:pStyle w:val="Code"/>
        <w:rPr>
          <w:highlight w:val="white"/>
        </w:rPr>
      </w:pPr>
      <w:r w:rsidRPr="00903DBA">
        <w:rPr>
          <w:highlight w:val="white"/>
        </w:rPr>
        <w:t xml:space="preserve">    }</w:t>
      </w:r>
    </w:p>
    <w:p w14:paraId="5F368281" w14:textId="77777777" w:rsidR="00442030" w:rsidRPr="00903DBA" w:rsidRDefault="00442030" w:rsidP="00A15E99">
      <w:pPr>
        <w:pStyle w:val="Code"/>
        <w:rPr>
          <w:highlight w:val="white"/>
        </w:rPr>
      </w:pPr>
      <w:r w:rsidRPr="00903DBA">
        <w:rPr>
          <w:highlight w:val="white"/>
        </w:rPr>
        <w:t xml:space="preserve">  }</w:t>
      </w:r>
    </w:p>
    <w:p w14:paraId="49396B40" w14:textId="77777777" w:rsidR="00442030" w:rsidRPr="00903DBA" w:rsidRDefault="00442030" w:rsidP="00A15E99">
      <w:pPr>
        <w:pStyle w:val="Code"/>
        <w:rPr>
          <w:highlight w:val="white"/>
        </w:rPr>
      </w:pPr>
    </w:p>
    <w:p w14:paraId="3AD44EAB" w14:textId="77777777" w:rsidR="00442030" w:rsidRPr="00903DBA" w:rsidRDefault="00442030" w:rsidP="00A15E99">
      <w:pPr>
        <w:pStyle w:val="Code"/>
        <w:rPr>
          <w:highlight w:val="white"/>
        </w:rPr>
      </w:pPr>
      <w:r w:rsidRPr="00903DBA">
        <w:rPr>
          <w:highlight w:val="white"/>
        </w:rPr>
        <w:t xml:space="preserve">  if (found) {</w:t>
      </w:r>
    </w:p>
    <w:p w14:paraId="7DDAB67B" w14:textId="77777777" w:rsidR="00442030" w:rsidRPr="00903DBA" w:rsidRDefault="00442030" w:rsidP="00A15E99">
      <w:pPr>
        <w:pStyle w:val="Code"/>
        <w:rPr>
          <w:highlight w:val="white"/>
        </w:rPr>
      </w:pPr>
      <w:r w:rsidRPr="00903DBA">
        <w:rPr>
          <w:highlight w:val="white"/>
        </w:rPr>
        <w:t xml:space="preserve">    ++g_inCount;</w:t>
      </w:r>
    </w:p>
    <w:p w14:paraId="4A978E02" w14:textId="77777777" w:rsidR="00442030" w:rsidRPr="00903DBA" w:rsidRDefault="00442030" w:rsidP="00A15E99">
      <w:pPr>
        <w:pStyle w:val="Code"/>
        <w:rPr>
          <w:highlight w:val="white"/>
        </w:rPr>
      </w:pPr>
      <w:r w:rsidRPr="00903DBA">
        <w:rPr>
          <w:highlight w:val="white"/>
        </w:rPr>
        <w:t xml:space="preserve">  }</w:t>
      </w:r>
    </w:p>
    <w:p w14:paraId="332FD059" w14:textId="77777777" w:rsidR="00442030" w:rsidRPr="00903DBA" w:rsidRDefault="00442030" w:rsidP="00A15E99">
      <w:pPr>
        <w:pStyle w:val="Code"/>
        <w:rPr>
          <w:highlight w:val="white"/>
        </w:rPr>
      </w:pPr>
      <w:r w:rsidRPr="00903DBA">
        <w:rPr>
          <w:highlight w:val="white"/>
        </w:rPr>
        <w:t>}</w:t>
      </w:r>
    </w:p>
    <w:p w14:paraId="4C58B635" w14:textId="77777777" w:rsidR="00442030" w:rsidRPr="00903DBA" w:rsidRDefault="00442030" w:rsidP="00A15E99">
      <w:pPr>
        <w:pStyle w:val="Code"/>
        <w:rPr>
          <w:highlight w:val="white"/>
        </w:rPr>
      </w:pPr>
    </w:p>
    <w:p w14:paraId="0252DADC" w14:textId="77777777" w:rsidR="00442030" w:rsidRPr="00903DBA" w:rsidRDefault="00442030" w:rsidP="00A15E99">
      <w:pPr>
        <w:pStyle w:val="Code"/>
        <w:rPr>
          <w:highlight w:val="white"/>
        </w:rPr>
      </w:pPr>
      <w:r w:rsidRPr="00903DBA">
        <w:rPr>
          <w:highlight w:val="white"/>
        </w:rPr>
        <w:t>static BOOL isDigitInBase(char c, int base) {</w:t>
      </w:r>
    </w:p>
    <w:p w14:paraId="3FA2E7F6" w14:textId="77777777" w:rsidR="00442030" w:rsidRPr="00903DBA" w:rsidRDefault="00442030" w:rsidP="00A15E99">
      <w:pPr>
        <w:pStyle w:val="Code"/>
        <w:rPr>
          <w:highlight w:val="white"/>
        </w:rPr>
      </w:pPr>
      <w:r w:rsidRPr="00903DBA">
        <w:rPr>
          <w:highlight w:val="white"/>
        </w:rPr>
        <w:t xml:space="preserve">  if (isdigit(c)) {</w:t>
      </w:r>
    </w:p>
    <w:p w14:paraId="67A9B17E" w14:textId="77777777" w:rsidR="00442030" w:rsidRPr="00903DBA" w:rsidRDefault="00442030" w:rsidP="00A15E99">
      <w:pPr>
        <w:pStyle w:val="Code"/>
        <w:rPr>
          <w:highlight w:val="white"/>
        </w:rPr>
      </w:pPr>
      <w:r w:rsidRPr="00903DBA">
        <w:rPr>
          <w:highlight w:val="white"/>
        </w:rPr>
        <w:t xml:space="preserve">    int value = c - '0';</w:t>
      </w:r>
    </w:p>
    <w:p w14:paraId="740B198B" w14:textId="77777777" w:rsidR="00442030" w:rsidRPr="00903DBA" w:rsidRDefault="00442030" w:rsidP="00A15E99">
      <w:pPr>
        <w:pStyle w:val="Code"/>
        <w:rPr>
          <w:highlight w:val="white"/>
        </w:rPr>
      </w:pPr>
      <w:r w:rsidRPr="00903DBA">
        <w:rPr>
          <w:highlight w:val="white"/>
        </w:rPr>
        <w:t xml:space="preserve">    return ((value &gt;= 0) &amp;&amp; (value &lt; base));</w:t>
      </w:r>
    </w:p>
    <w:p w14:paraId="68DFE37A" w14:textId="77777777" w:rsidR="00442030" w:rsidRPr="00903DBA" w:rsidRDefault="00442030" w:rsidP="00A15E99">
      <w:pPr>
        <w:pStyle w:val="Code"/>
        <w:rPr>
          <w:highlight w:val="white"/>
        </w:rPr>
      </w:pPr>
      <w:r w:rsidRPr="00903DBA">
        <w:rPr>
          <w:highlight w:val="white"/>
        </w:rPr>
        <w:t xml:space="preserve">  }</w:t>
      </w:r>
    </w:p>
    <w:p w14:paraId="7026B46E" w14:textId="77777777" w:rsidR="00442030" w:rsidRPr="00903DBA" w:rsidRDefault="00442030" w:rsidP="00A15E99">
      <w:pPr>
        <w:pStyle w:val="Code"/>
        <w:rPr>
          <w:highlight w:val="white"/>
        </w:rPr>
      </w:pPr>
      <w:r w:rsidRPr="00903DBA">
        <w:rPr>
          <w:highlight w:val="white"/>
        </w:rPr>
        <w:t xml:space="preserve">  else if (islower(c)) {</w:t>
      </w:r>
    </w:p>
    <w:p w14:paraId="17E4DC7F" w14:textId="77777777" w:rsidR="00442030" w:rsidRPr="00903DBA" w:rsidRDefault="00442030" w:rsidP="00A15E99">
      <w:pPr>
        <w:pStyle w:val="Code"/>
        <w:rPr>
          <w:highlight w:val="white"/>
        </w:rPr>
      </w:pPr>
      <w:r w:rsidRPr="00903DBA">
        <w:rPr>
          <w:highlight w:val="white"/>
        </w:rPr>
        <w:t xml:space="preserve">    int value = (c - 'a') + 10;</w:t>
      </w:r>
    </w:p>
    <w:p w14:paraId="41EBA36B" w14:textId="77777777" w:rsidR="00442030" w:rsidRPr="00903DBA" w:rsidRDefault="00442030" w:rsidP="00A15E99">
      <w:pPr>
        <w:pStyle w:val="Code"/>
        <w:rPr>
          <w:highlight w:val="white"/>
        </w:rPr>
      </w:pPr>
      <w:r w:rsidRPr="00903DBA">
        <w:rPr>
          <w:highlight w:val="white"/>
        </w:rPr>
        <w:t xml:space="preserve">    return ((value &gt;= 0) &amp;&amp; (value &lt; base));</w:t>
      </w:r>
    </w:p>
    <w:p w14:paraId="07E90AF4" w14:textId="77777777" w:rsidR="00442030" w:rsidRPr="00903DBA" w:rsidRDefault="00442030" w:rsidP="00A15E99">
      <w:pPr>
        <w:pStyle w:val="Code"/>
        <w:rPr>
          <w:highlight w:val="white"/>
        </w:rPr>
      </w:pPr>
      <w:r w:rsidRPr="00903DBA">
        <w:rPr>
          <w:highlight w:val="white"/>
        </w:rPr>
        <w:t xml:space="preserve">  }</w:t>
      </w:r>
    </w:p>
    <w:p w14:paraId="1255E645" w14:textId="77777777" w:rsidR="00442030" w:rsidRPr="00903DBA" w:rsidRDefault="00442030" w:rsidP="00A15E99">
      <w:pPr>
        <w:pStyle w:val="Code"/>
        <w:rPr>
          <w:highlight w:val="white"/>
        </w:rPr>
      </w:pPr>
      <w:r w:rsidRPr="00903DBA">
        <w:rPr>
          <w:highlight w:val="white"/>
        </w:rPr>
        <w:t xml:space="preserve">  else if (isupper(c)) {</w:t>
      </w:r>
    </w:p>
    <w:p w14:paraId="046F9E51" w14:textId="77777777" w:rsidR="00442030" w:rsidRPr="00903DBA" w:rsidRDefault="00442030" w:rsidP="00A15E99">
      <w:pPr>
        <w:pStyle w:val="Code"/>
        <w:rPr>
          <w:highlight w:val="white"/>
        </w:rPr>
      </w:pPr>
      <w:r w:rsidRPr="00903DBA">
        <w:rPr>
          <w:highlight w:val="white"/>
        </w:rPr>
        <w:t xml:space="preserve">    int value = (c - 'A') + 10;</w:t>
      </w:r>
    </w:p>
    <w:p w14:paraId="49193436" w14:textId="77777777" w:rsidR="00442030" w:rsidRPr="00903DBA" w:rsidRDefault="00442030" w:rsidP="00A15E99">
      <w:pPr>
        <w:pStyle w:val="Code"/>
        <w:rPr>
          <w:highlight w:val="white"/>
        </w:rPr>
      </w:pPr>
      <w:r w:rsidRPr="00903DBA">
        <w:rPr>
          <w:highlight w:val="white"/>
        </w:rPr>
        <w:t xml:space="preserve">    return ((value &gt;= 0) &amp;&amp; (value &lt; base));</w:t>
      </w:r>
    </w:p>
    <w:p w14:paraId="66F4CA97" w14:textId="77777777" w:rsidR="00442030" w:rsidRPr="00903DBA" w:rsidRDefault="00442030" w:rsidP="00A15E99">
      <w:pPr>
        <w:pStyle w:val="Code"/>
        <w:rPr>
          <w:highlight w:val="white"/>
        </w:rPr>
      </w:pPr>
      <w:r w:rsidRPr="00903DBA">
        <w:rPr>
          <w:highlight w:val="white"/>
        </w:rPr>
        <w:t xml:space="preserve">  }</w:t>
      </w:r>
    </w:p>
    <w:p w14:paraId="580CEDED" w14:textId="77777777" w:rsidR="00442030" w:rsidRPr="00903DBA" w:rsidRDefault="00442030" w:rsidP="00A15E99">
      <w:pPr>
        <w:pStyle w:val="Code"/>
        <w:rPr>
          <w:highlight w:val="white"/>
        </w:rPr>
      </w:pPr>
      <w:r w:rsidRPr="00903DBA">
        <w:rPr>
          <w:highlight w:val="white"/>
        </w:rPr>
        <w:t xml:space="preserve">  else {</w:t>
      </w:r>
    </w:p>
    <w:p w14:paraId="03108C98" w14:textId="77777777" w:rsidR="00442030" w:rsidRPr="00903DBA" w:rsidRDefault="00442030" w:rsidP="00A15E99">
      <w:pPr>
        <w:pStyle w:val="Code"/>
        <w:rPr>
          <w:highlight w:val="white"/>
        </w:rPr>
      </w:pPr>
      <w:r w:rsidRPr="00903DBA">
        <w:rPr>
          <w:highlight w:val="white"/>
        </w:rPr>
        <w:t xml:space="preserve">    return FALSE;</w:t>
      </w:r>
    </w:p>
    <w:p w14:paraId="2CEE617C" w14:textId="77777777" w:rsidR="00442030" w:rsidRPr="00903DBA" w:rsidRDefault="00442030" w:rsidP="00A15E99">
      <w:pPr>
        <w:pStyle w:val="Code"/>
        <w:rPr>
          <w:highlight w:val="white"/>
        </w:rPr>
      </w:pPr>
      <w:r w:rsidRPr="00903DBA">
        <w:rPr>
          <w:highlight w:val="white"/>
        </w:rPr>
        <w:t xml:space="preserve">  }</w:t>
      </w:r>
    </w:p>
    <w:p w14:paraId="501EA9B7" w14:textId="77777777" w:rsidR="00442030" w:rsidRPr="00903DBA" w:rsidRDefault="00442030" w:rsidP="00A15E99">
      <w:pPr>
        <w:pStyle w:val="Code"/>
        <w:rPr>
          <w:highlight w:val="white"/>
        </w:rPr>
      </w:pPr>
      <w:r w:rsidRPr="00903DBA">
        <w:rPr>
          <w:highlight w:val="white"/>
        </w:rPr>
        <w:t>}</w:t>
      </w:r>
    </w:p>
    <w:p w14:paraId="4361AFE4" w14:textId="77777777" w:rsidR="00442030" w:rsidRPr="00903DBA" w:rsidRDefault="00442030" w:rsidP="00A15E99">
      <w:pPr>
        <w:pStyle w:val="Code"/>
        <w:rPr>
          <w:highlight w:val="white"/>
        </w:rPr>
      </w:pPr>
    </w:p>
    <w:p w14:paraId="15A59293" w14:textId="77777777" w:rsidR="00442030" w:rsidRPr="00903DBA" w:rsidRDefault="00442030" w:rsidP="00A15E99">
      <w:pPr>
        <w:pStyle w:val="Code"/>
        <w:rPr>
          <w:highlight w:val="white"/>
        </w:rPr>
      </w:pPr>
      <w:r w:rsidRPr="00903DBA">
        <w:rPr>
          <w:highlight w:val="white"/>
        </w:rPr>
        <w:t>static int digitToValue(char c) {</w:t>
      </w:r>
    </w:p>
    <w:p w14:paraId="0BF4D597" w14:textId="77777777" w:rsidR="00442030" w:rsidRPr="00903DBA" w:rsidRDefault="00442030" w:rsidP="00A15E99">
      <w:pPr>
        <w:pStyle w:val="Code"/>
        <w:rPr>
          <w:highlight w:val="white"/>
        </w:rPr>
      </w:pPr>
      <w:r w:rsidRPr="00903DBA">
        <w:rPr>
          <w:highlight w:val="white"/>
        </w:rPr>
        <w:t xml:space="preserve">  if (isdigit(c)) {</w:t>
      </w:r>
    </w:p>
    <w:p w14:paraId="4AB2C092" w14:textId="77777777" w:rsidR="00442030" w:rsidRPr="00903DBA" w:rsidRDefault="00442030" w:rsidP="00A15E99">
      <w:pPr>
        <w:pStyle w:val="Code"/>
        <w:rPr>
          <w:highlight w:val="white"/>
        </w:rPr>
      </w:pPr>
      <w:r w:rsidRPr="00903DBA">
        <w:rPr>
          <w:highlight w:val="white"/>
        </w:rPr>
        <w:t xml:space="preserve">    return (c - '0');</w:t>
      </w:r>
    </w:p>
    <w:p w14:paraId="46927C27" w14:textId="77777777" w:rsidR="00442030" w:rsidRPr="00903DBA" w:rsidRDefault="00442030" w:rsidP="00A15E99">
      <w:pPr>
        <w:pStyle w:val="Code"/>
        <w:rPr>
          <w:highlight w:val="white"/>
        </w:rPr>
      </w:pPr>
      <w:r w:rsidRPr="00903DBA">
        <w:rPr>
          <w:highlight w:val="white"/>
        </w:rPr>
        <w:t xml:space="preserve">  }</w:t>
      </w:r>
    </w:p>
    <w:p w14:paraId="7CB1B935" w14:textId="77777777" w:rsidR="00442030" w:rsidRPr="00903DBA" w:rsidRDefault="00442030" w:rsidP="00A15E99">
      <w:pPr>
        <w:pStyle w:val="Code"/>
        <w:rPr>
          <w:highlight w:val="white"/>
        </w:rPr>
      </w:pPr>
      <w:r w:rsidRPr="00903DBA">
        <w:rPr>
          <w:highlight w:val="white"/>
        </w:rPr>
        <w:t xml:space="preserve">  else if (islower(c)) {</w:t>
      </w:r>
    </w:p>
    <w:p w14:paraId="491B2CAD" w14:textId="77777777" w:rsidR="00442030" w:rsidRPr="00903DBA" w:rsidRDefault="00442030" w:rsidP="00A15E99">
      <w:pPr>
        <w:pStyle w:val="Code"/>
        <w:rPr>
          <w:highlight w:val="white"/>
        </w:rPr>
      </w:pPr>
      <w:r w:rsidRPr="00903DBA">
        <w:rPr>
          <w:highlight w:val="white"/>
        </w:rPr>
        <w:t xml:space="preserve">    return ((c - 'a') + 10);</w:t>
      </w:r>
    </w:p>
    <w:p w14:paraId="328DBD98" w14:textId="77777777" w:rsidR="00442030" w:rsidRPr="00903DBA" w:rsidRDefault="00442030" w:rsidP="00A15E99">
      <w:pPr>
        <w:pStyle w:val="Code"/>
        <w:rPr>
          <w:highlight w:val="white"/>
        </w:rPr>
      </w:pPr>
      <w:r w:rsidRPr="00903DBA">
        <w:rPr>
          <w:highlight w:val="white"/>
        </w:rPr>
        <w:t xml:space="preserve">  }</w:t>
      </w:r>
    </w:p>
    <w:p w14:paraId="02AF3468" w14:textId="77777777" w:rsidR="00442030" w:rsidRPr="00903DBA" w:rsidRDefault="00442030" w:rsidP="00A15E99">
      <w:pPr>
        <w:pStyle w:val="Code"/>
        <w:rPr>
          <w:highlight w:val="white"/>
        </w:rPr>
      </w:pPr>
      <w:r w:rsidRPr="00903DBA">
        <w:rPr>
          <w:highlight w:val="white"/>
        </w:rPr>
        <w:t xml:space="preserve">  else if (isupper(c)) {</w:t>
      </w:r>
    </w:p>
    <w:p w14:paraId="167A3880" w14:textId="77777777" w:rsidR="00442030" w:rsidRPr="00903DBA" w:rsidRDefault="00442030" w:rsidP="00A15E99">
      <w:pPr>
        <w:pStyle w:val="Code"/>
        <w:rPr>
          <w:highlight w:val="white"/>
        </w:rPr>
      </w:pPr>
      <w:r w:rsidRPr="00903DBA">
        <w:rPr>
          <w:highlight w:val="white"/>
        </w:rPr>
        <w:t xml:space="preserve">    return ((c - 'A') + 10);</w:t>
      </w:r>
    </w:p>
    <w:p w14:paraId="69D63B40" w14:textId="77777777" w:rsidR="00442030" w:rsidRPr="00903DBA" w:rsidRDefault="00442030" w:rsidP="00A15E99">
      <w:pPr>
        <w:pStyle w:val="Code"/>
        <w:rPr>
          <w:highlight w:val="white"/>
        </w:rPr>
      </w:pPr>
      <w:r w:rsidRPr="00903DBA">
        <w:rPr>
          <w:highlight w:val="white"/>
        </w:rPr>
        <w:t xml:space="preserve">  }</w:t>
      </w:r>
    </w:p>
    <w:p w14:paraId="5AABF24C" w14:textId="77777777" w:rsidR="00442030" w:rsidRPr="00903DBA" w:rsidRDefault="00442030" w:rsidP="00A15E99">
      <w:pPr>
        <w:pStyle w:val="Code"/>
        <w:rPr>
          <w:highlight w:val="white"/>
        </w:rPr>
      </w:pPr>
      <w:r w:rsidRPr="00903DBA">
        <w:rPr>
          <w:highlight w:val="white"/>
        </w:rPr>
        <w:t xml:space="preserve">  else {</w:t>
      </w:r>
    </w:p>
    <w:p w14:paraId="117B249B" w14:textId="77777777" w:rsidR="00442030" w:rsidRPr="00903DBA" w:rsidRDefault="00442030" w:rsidP="00A15E99">
      <w:pPr>
        <w:pStyle w:val="Code"/>
        <w:rPr>
          <w:highlight w:val="white"/>
        </w:rPr>
      </w:pPr>
      <w:r w:rsidRPr="00903DBA">
        <w:rPr>
          <w:highlight w:val="white"/>
        </w:rPr>
        <w:t xml:space="preserve">    return 0;</w:t>
      </w:r>
    </w:p>
    <w:p w14:paraId="3C37FD5D" w14:textId="77777777" w:rsidR="00442030" w:rsidRPr="00903DBA" w:rsidRDefault="00442030" w:rsidP="00A15E99">
      <w:pPr>
        <w:pStyle w:val="Code"/>
        <w:rPr>
          <w:highlight w:val="white"/>
        </w:rPr>
      </w:pPr>
      <w:r w:rsidRPr="00903DBA">
        <w:rPr>
          <w:highlight w:val="white"/>
        </w:rPr>
        <w:t xml:space="preserve">  }</w:t>
      </w:r>
    </w:p>
    <w:p w14:paraId="4AFFB552" w14:textId="77777777" w:rsidR="00442030" w:rsidRPr="00903DBA" w:rsidRDefault="00442030" w:rsidP="00A15E99">
      <w:pPr>
        <w:pStyle w:val="Code"/>
        <w:rPr>
          <w:highlight w:val="white"/>
        </w:rPr>
      </w:pPr>
      <w:r w:rsidRPr="00903DBA">
        <w:rPr>
          <w:highlight w:val="white"/>
        </w:rPr>
        <w:t>}</w:t>
      </w:r>
    </w:p>
    <w:p w14:paraId="4EDBF124" w14:textId="77777777" w:rsidR="00442030" w:rsidRPr="00903DBA" w:rsidRDefault="00442030" w:rsidP="00A15E99">
      <w:pPr>
        <w:pStyle w:val="Code"/>
        <w:rPr>
          <w:highlight w:val="white"/>
        </w:rPr>
      </w:pPr>
    </w:p>
    <w:p w14:paraId="66BED090" w14:textId="77777777" w:rsidR="00442030" w:rsidRPr="00903DBA" w:rsidRDefault="00442030" w:rsidP="00A15E99">
      <w:pPr>
        <w:pStyle w:val="Code"/>
        <w:rPr>
          <w:highlight w:val="white"/>
        </w:rPr>
      </w:pPr>
      <w:r w:rsidRPr="00903DBA">
        <w:rPr>
          <w:highlight w:val="white"/>
        </w:rPr>
        <w:t>long scanLongInt(int base) {</w:t>
      </w:r>
    </w:p>
    <w:p w14:paraId="41540006" w14:textId="77777777" w:rsidR="00442030" w:rsidRPr="00903DBA" w:rsidRDefault="00442030" w:rsidP="00A15E99">
      <w:pPr>
        <w:pStyle w:val="Code"/>
        <w:rPr>
          <w:highlight w:val="white"/>
        </w:rPr>
      </w:pPr>
      <w:r w:rsidRPr="00903DBA">
        <w:rPr>
          <w:highlight w:val="white"/>
        </w:rPr>
        <w:t xml:space="preserve">  long longValue = 0l;</w:t>
      </w:r>
    </w:p>
    <w:p w14:paraId="4E91CC9B" w14:textId="77777777" w:rsidR="00442030" w:rsidRPr="00903DBA" w:rsidRDefault="00442030" w:rsidP="00A15E99">
      <w:pPr>
        <w:pStyle w:val="Code"/>
        <w:rPr>
          <w:highlight w:val="white"/>
        </w:rPr>
      </w:pPr>
      <w:r w:rsidRPr="00903DBA">
        <w:rPr>
          <w:highlight w:val="white"/>
        </w:rPr>
        <w:t xml:space="preserve">  BOOL minus = FALSE, found = FALSE;</w:t>
      </w:r>
    </w:p>
    <w:p w14:paraId="4A633BC3" w14:textId="77777777" w:rsidR="00442030" w:rsidRPr="00903DBA" w:rsidRDefault="00442030" w:rsidP="00A15E99">
      <w:pPr>
        <w:pStyle w:val="Code"/>
        <w:rPr>
          <w:highlight w:val="white"/>
        </w:rPr>
      </w:pPr>
      <w:r w:rsidRPr="00903DBA">
        <w:rPr>
          <w:highlight w:val="white"/>
        </w:rPr>
        <w:t xml:space="preserve">  char input = scanChar();</w:t>
      </w:r>
    </w:p>
    <w:p w14:paraId="5BF87F6E" w14:textId="77777777" w:rsidR="00442030" w:rsidRPr="00903DBA" w:rsidRDefault="00442030" w:rsidP="00A15E99">
      <w:pPr>
        <w:pStyle w:val="Code"/>
        <w:rPr>
          <w:highlight w:val="white"/>
        </w:rPr>
      </w:pPr>
    </w:p>
    <w:p w14:paraId="673D85C3" w14:textId="77777777" w:rsidR="00442030" w:rsidRPr="00903DBA" w:rsidRDefault="00442030" w:rsidP="00A15E99">
      <w:pPr>
        <w:pStyle w:val="Code"/>
        <w:rPr>
          <w:highlight w:val="white"/>
        </w:rPr>
      </w:pPr>
      <w:r w:rsidRPr="00903DBA">
        <w:rPr>
          <w:highlight w:val="white"/>
        </w:rPr>
        <w:t xml:space="preserve">  while (isspace(input)) {</w:t>
      </w:r>
    </w:p>
    <w:p w14:paraId="3E416BC6" w14:textId="77777777" w:rsidR="00442030" w:rsidRPr="00903DBA" w:rsidRDefault="00442030" w:rsidP="00A15E99">
      <w:pPr>
        <w:pStyle w:val="Code"/>
        <w:rPr>
          <w:highlight w:val="white"/>
        </w:rPr>
      </w:pPr>
      <w:r w:rsidRPr="00903DBA">
        <w:rPr>
          <w:highlight w:val="white"/>
        </w:rPr>
        <w:t xml:space="preserve">    input = scanChar();</w:t>
      </w:r>
    </w:p>
    <w:p w14:paraId="6ED04DEA" w14:textId="77777777" w:rsidR="00442030" w:rsidRPr="00903DBA" w:rsidRDefault="00442030" w:rsidP="00A15E99">
      <w:pPr>
        <w:pStyle w:val="Code"/>
        <w:rPr>
          <w:highlight w:val="white"/>
        </w:rPr>
      </w:pPr>
      <w:r w:rsidRPr="00903DBA">
        <w:rPr>
          <w:highlight w:val="white"/>
        </w:rPr>
        <w:t xml:space="preserve">  }</w:t>
      </w:r>
    </w:p>
    <w:p w14:paraId="4849F2AF" w14:textId="77777777" w:rsidR="00442030" w:rsidRPr="00903DBA" w:rsidRDefault="00442030" w:rsidP="00A15E99">
      <w:pPr>
        <w:pStyle w:val="Code"/>
        <w:rPr>
          <w:highlight w:val="white"/>
        </w:rPr>
      </w:pPr>
    </w:p>
    <w:p w14:paraId="57EFF3F9" w14:textId="77777777" w:rsidR="00442030" w:rsidRPr="00903DBA" w:rsidRDefault="00442030" w:rsidP="00A15E99">
      <w:pPr>
        <w:pStyle w:val="Code"/>
        <w:rPr>
          <w:highlight w:val="white"/>
        </w:rPr>
      </w:pPr>
      <w:r w:rsidRPr="00903DBA">
        <w:rPr>
          <w:highlight w:val="white"/>
        </w:rPr>
        <w:t xml:space="preserve">  if (input == '+') {</w:t>
      </w:r>
    </w:p>
    <w:p w14:paraId="2B6F6D7A" w14:textId="77777777" w:rsidR="00442030" w:rsidRPr="00903DBA" w:rsidRDefault="00442030" w:rsidP="00A15E99">
      <w:pPr>
        <w:pStyle w:val="Code"/>
        <w:rPr>
          <w:highlight w:val="white"/>
        </w:rPr>
      </w:pPr>
      <w:r w:rsidRPr="00903DBA">
        <w:rPr>
          <w:highlight w:val="white"/>
        </w:rPr>
        <w:t xml:space="preserve">    input = scanChar();</w:t>
      </w:r>
    </w:p>
    <w:p w14:paraId="6CC7A8E0" w14:textId="77777777" w:rsidR="00442030" w:rsidRPr="00903DBA" w:rsidRDefault="00442030" w:rsidP="00A15E99">
      <w:pPr>
        <w:pStyle w:val="Code"/>
        <w:rPr>
          <w:highlight w:val="white"/>
        </w:rPr>
      </w:pPr>
      <w:r w:rsidRPr="00903DBA">
        <w:rPr>
          <w:highlight w:val="white"/>
        </w:rPr>
        <w:t xml:space="preserve">  }</w:t>
      </w:r>
    </w:p>
    <w:p w14:paraId="42A6851F" w14:textId="77777777" w:rsidR="00442030" w:rsidRPr="00903DBA" w:rsidRDefault="00442030" w:rsidP="00A15E99">
      <w:pPr>
        <w:pStyle w:val="Code"/>
        <w:rPr>
          <w:highlight w:val="white"/>
        </w:rPr>
      </w:pPr>
      <w:r w:rsidRPr="00903DBA">
        <w:rPr>
          <w:highlight w:val="white"/>
        </w:rPr>
        <w:t xml:space="preserve">  else if (input == '-') {</w:t>
      </w:r>
    </w:p>
    <w:p w14:paraId="094DD7E6" w14:textId="77777777" w:rsidR="00442030" w:rsidRPr="00903DBA" w:rsidRDefault="00442030" w:rsidP="00A15E99">
      <w:pPr>
        <w:pStyle w:val="Code"/>
        <w:rPr>
          <w:highlight w:val="white"/>
        </w:rPr>
      </w:pPr>
      <w:r w:rsidRPr="00903DBA">
        <w:rPr>
          <w:highlight w:val="white"/>
        </w:rPr>
        <w:t xml:space="preserve">    minus = TRUE;</w:t>
      </w:r>
    </w:p>
    <w:p w14:paraId="0A6039AC" w14:textId="77777777" w:rsidR="00442030" w:rsidRPr="00903DBA" w:rsidRDefault="00442030" w:rsidP="00A15E99">
      <w:pPr>
        <w:pStyle w:val="Code"/>
        <w:rPr>
          <w:highlight w:val="white"/>
        </w:rPr>
      </w:pPr>
      <w:r w:rsidRPr="00903DBA">
        <w:rPr>
          <w:highlight w:val="white"/>
        </w:rPr>
        <w:t xml:space="preserve">    input = scanChar();</w:t>
      </w:r>
    </w:p>
    <w:p w14:paraId="289127EB" w14:textId="77777777" w:rsidR="00442030" w:rsidRPr="00903DBA" w:rsidRDefault="00442030" w:rsidP="00A15E99">
      <w:pPr>
        <w:pStyle w:val="Code"/>
        <w:rPr>
          <w:highlight w:val="white"/>
        </w:rPr>
      </w:pPr>
      <w:r w:rsidRPr="00903DBA">
        <w:rPr>
          <w:highlight w:val="white"/>
        </w:rPr>
        <w:t xml:space="preserve">  }</w:t>
      </w:r>
    </w:p>
    <w:p w14:paraId="63B53132" w14:textId="77777777" w:rsidR="00442030" w:rsidRPr="00903DBA" w:rsidRDefault="00442030" w:rsidP="00A15E99">
      <w:pPr>
        <w:pStyle w:val="Code"/>
        <w:rPr>
          <w:highlight w:val="white"/>
        </w:rPr>
      </w:pPr>
    </w:p>
    <w:p w14:paraId="392D284D" w14:textId="77777777" w:rsidR="00442030" w:rsidRPr="00903DBA" w:rsidRDefault="00442030" w:rsidP="00A15E99">
      <w:pPr>
        <w:pStyle w:val="Code"/>
        <w:rPr>
          <w:highlight w:val="white"/>
        </w:rPr>
      </w:pPr>
      <w:r w:rsidRPr="00903DBA">
        <w:rPr>
          <w:highlight w:val="white"/>
        </w:rPr>
        <w:t xml:space="preserve">  if (base == 0) {</w:t>
      </w:r>
    </w:p>
    <w:p w14:paraId="146FE359" w14:textId="77777777" w:rsidR="00442030" w:rsidRPr="00903DBA" w:rsidRDefault="00442030" w:rsidP="00A15E99">
      <w:pPr>
        <w:pStyle w:val="Code"/>
        <w:rPr>
          <w:highlight w:val="white"/>
        </w:rPr>
      </w:pPr>
      <w:r w:rsidRPr="00903DBA">
        <w:rPr>
          <w:highlight w:val="white"/>
        </w:rPr>
        <w:t xml:space="preserve">    if (input == '0') {</w:t>
      </w:r>
    </w:p>
    <w:p w14:paraId="23718ADA" w14:textId="77777777" w:rsidR="00442030" w:rsidRPr="00903DBA" w:rsidRDefault="00442030" w:rsidP="00A15E99">
      <w:pPr>
        <w:pStyle w:val="Code"/>
        <w:rPr>
          <w:highlight w:val="white"/>
        </w:rPr>
      </w:pPr>
      <w:r w:rsidRPr="00903DBA">
        <w:rPr>
          <w:highlight w:val="white"/>
        </w:rPr>
        <w:t xml:space="preserve">      input = scanChar();</w:t>
      </w:r>
    </w:p>
    <w:p w14:paraId="55E8858A" w14:textId="77777777" w:rsidR="00442030" w:rsidRPr="00903DBA" w:rsidRDefault="00442030" w:rsidP="00A15E99">
      <w:pPr>
        <w:pStyle w:val="Code"/>
        <w:rPr>
          <w:highlight w:val="white"/>
        </w:rPr>
      </w:pPr>
    </w:p>
    <w:p w14:paraId="5457EFC0" w14:textId="77777777" w:rsidR="00442030" w:rsidRPr="00903DBA" w:rsidRDefault="00442030" w:rsidP="00A15E99">
      <w:pPr>
        <w:pStyle w:val="Code"/>
        <w:rPr>
          <w:highlight w:val="white"/>
        </w:rPr>
      </w:pPr>
      <w:r w:rsidRPr="00903DBA">
        <w:rPr>
          <w:highlight w:val="white"/>
        </w:rPr>
        <w:t xml:space="preserve">      if (tolower(input) == 'x') {</w:t>
      </w:r>
    </w:p>
    <w:p w14:paraId="4C9572D0" w14:textId="77777777" w:rsidR="00442030" w:rsidRPr="00903DBA" w:rsidRDefault="00442030" w:rsidP="00A15E99">
      <w:pPr>
        <w:pStyle w:val="Code"/>
        <w:rPr>
          <w:highlight w:val="white"/>
        </w:rPr>
      </w:pPr>
      <w:r w:rsidRPr="00903DBA">
        <w:rPr>
          <w:highlight w:val="white"/>
        </w:rPr>
        <w:t xml:space="preserve">        base = 16;</w:t>
      </w:r>
    </w:p>
    <w:p w14:paraId="1C627C24" w14:textId="77777777" w:rsidR="00442030" w:rsidRPr="00903DBA" w:rsidRDefault="00442030" w:rsidP="00A15E99">
      <w:pPr>
        <w:pStyle w:val="Code"/>
        <w:rPr>
          <w:highlight w:val="white"/>
        </w:rPr>
      </w:pPr>
      <w:r w:rsidRPr="00903DBA">
        <w:rPr>
          <w:highlight w:val="white"/>
        </w:rPr>
        <w:t xml:space="preserve">        input = scanChar();</w:t>
      </w:r>
    </w:p>
    <w:p w14:paraId="09413E1C" w14:textId="77777777" w:rsidR="00442030" w:rsidRPr="00903DBA" w:rsidRDefault="00442030" w:rsidP="00A15E99">
      <w:pPr>
        <w:pStyle w:val="Code"/>
        <w:rPr>
          <w:highlight w:val="white"/>
        </w:rPr>
      </w:pPr>
      <w:r w:rsidRPr="00903DBA">
        <w:rPr>
          <w:highlight w:val="white"/>
        </w:rPr>
        <w:t xml:space="preserve">      }</w:t>
      </w:r>
    </w:p>
    <w:p w14:paraId="26F86129" w14:textId="77777777" w:rsidR="00442030" w:rsidRPr="00903DBA" w:rsidRDefault="00442030" w:rsidP="00A15E99">
      <w:pPr>
        <w:pStyle w:val="Code"/>
        <w:rPr>
          <w:highlight w:val="white"/>
        </w:rPr>
      </w:pPr>
      <w:r w:rsidRPr="00903DBA">
        <w:rPr>
          <w:highlight w:val="white"/>
        </w:rPr>
        <w:t xml:space="preserve">      else {</w:t>
      </w:r>
    </w:p>
    <w:p w14:paraId="21B42316" w14:textId="77777777" w:rsidR="00442030" w:rsidRPr="00903DBA" w:rsidRDefault="00442030" w:rsidP="00A15E99">
      <w:pPr>
        <w:pStyle w:val="Code"/>
        <w:rPr>
          <w:highlight w:val="white"/>
        </w:rPr>
      </w:pPr>
      <w:r w:rsidRPr="00903DBA">
        <w:rPr>
          <w:highlight w:val="white"/>
        </w:rPr>
        <w:t xml:space="preserve">        base = 8;</w:t>
      </w:r>
    </w:p>
    <w:p w14:paraId="16B2B785" w14:textId="77777777" w:rsidR="00442030" w:rsidRPr="00903DBA" w:rsidRDefault="00442030" w:rsidP="00A15E99">
      <w:pPr>
        <w:pStyle w:val="Code"/>
        <w:rPr>
          <w:highlight w:val="white"/>
        </w:rPr>
      </w:pPr>
      <w:r w:rsidRPr="00903DBA">
        <w:rPr>
          <w:highlight w:val="white"/>
        </w:rPr>
        <w:t xml:space="preserve">      }</w:t>
      </w:r>
    </w:p>
    <w:p w14:paraId="61372974" w14:textId="77777777" w:rsidR="00442030" w:rsidRPr="00903DBA" w:rsidRDefault="00442030" w:rsidP="00A15E99">
      <w:pPr>
        <w:pStyle w:val="Code"/>
        <w:rPr>
          <w:highlight w:val="white"/>
        </w:rPr>
      </w:pPr>
      <w:r w:rsidRPr="00903DBA">
        <w:rPr>
          <w:highlight w:val="white"/>
        </w:rPr>
        <w:t xml:space="preserve">    }</w:t>
      </w:r>
    </w:p>
    <w:p w14:paraId="1C3E3390" w14:textId="77777777" w:rsidR="00442030" w:rsidRPr="00903DBA" w:rsidRDefault="00442030" w:rsidP="00A15E99">
      <w:pPr>
        <w:pStyle w:val="Code"/>
        <w:rPr>
          <w:highlight w:val="white"/>
        </w:rPr>
      </w:pPr>
      <w:r w:rsidRPr="00903DBA">
        <w:rPr>
          <w:highlight w:val="white"/>
        </w:rPr>
        <w:t xml:space="preserve">    else {</w:t>
      </w:r>
    </w:p>
    <w:p w14:paraId="194CEEC9" w14:textId="77777777" w:rsidR="00442030" w:rsidRPr="00903DBA" w:rsidRDefault="00442030" w:rsidP="00A15E99">
      <w:pPr>
        <w:pStyle w:val="Code"/>
        <w:rPr>
          <w:highlight w:val="white"/>
        </w:rPr>
      </w:pPr>
      <w:r w:rsidRPr="00903DBA">
        <w:rPr>
          <w:highlight w:val="white"/>
        </w:rPr>
        <w:t xml:space="preserve">      base = 10;</w:t>
      </w:r>
    </w:p>
    <w:p w14:paraId="377155D5" w14:textId="77777777" w:rsidR="00442030" w:rsidRPr="00903DBA" w:rsidRDefault="00442030" w:rsidP="00A15E99">
      <w:pPr>
        <w:pStyle w:val="Code"/>
        <w:rPr>
          <w:highlight w:val="white"/>
        </w:rPr>
      </w:pPr>
      <w:r w:rsidRPr="00903DBA">
        <w:rPr>
          <w:highlight w:val="white"/>
        </w:rPr>
        <w:t xml:space="preserve">    }</w:t>
      </w:r>
    </w:p>
    <w:p w14:paraId="11F6AACB" w14:textId="77777777" w:rsidR="00442030" w:rsidRPr="00903DBA" w:rsidRDefault="00442030" w:rsidP="00A15E99">
      <w:pPr>
        <w:pStyle w:val="Code"/>
        <w:rPr>
          <w:highlight w:val="white"/>
        </w:rPr>
      </w:pPr>
      <w:r w:rsidRPr="00903DBA">
        <w:rPr>
          <w:highlight w:val="white"/>
        </w:rPr>
        <w:t xml:space="preserve">  }</w:t>
      </w:r>
    </w:p>
    <w:p w14:paraId="3F02DC21" w14:textId="77777777" w:rsidR="00442030" w:rsidRPr="00903DBA" w:rsidRDefault="00442030" w:rsidP="00A15E99">
      <w:pPr>
        <w:pStyle w:val="Code"/>
        <w:rPr>
          <w:highlight w:val="white"/>
        </w:rPr>
      </w:pPr>
    </w:p>
    <w:p w14:paraId="6BC3A22C" w14:textId="77777777" w:rsidR="00442030" w:rsidRPr="00903DBA" w:rsidRDefault="00442030" w:rsidP="00A15E99">
      <w:pPr>
        <w:pStyle w:val="Code"/>
        <w:rPr>
          <w:highlight w:val="white"/>
        </w:rPr>
      </w:pPr>
      <w:r w:rsidRPr="00903DBA">
        <w:rPr>
          <w:highlight w:val="white"/>
        </w:rPr>
        <w:t xml:space="preserve">  while (isDigitInBase(input, base)) {</w:t>
      </w:r>
    </w:p>
    <w:p w14:paraId="4B315710" w14:textId="77777777" w:rsidR="00442030" w:rsidRPr="00903DBA" w:rsidRDefault="00442030" w:rsidP="00A15E99">
      <w:pPr>
        <w:pStyle w:val="Code"/>
        <w:rPr>
          <w:highlight w:val="white"/>
        </w:rPr>
      </w:pPr>
      <w:r w:rsidRPr="00903DBA">
        <w:rPr>
          <w:highlight w:val="white"/>
        </w:rPr>
        <w:t xml:space="preserve">    longValue *= base;</w:t>
      </w:r>
    </w:p>
    <w:p w14:paraId="3EE5DC00" w14:textId="77777777" w:rsidR="00442030" w:rsidRPr="00903DBA" w:rsidRDefault="00442030" w:rsidP="00A15E99">
      <w:pPr>
        <w:pStyle w:val="Code"/>
        <w:rPr>
          <w:highlight w:val="white"/>
        </w:rPr>
      </w:pPr>
      <w:r w:rsidRPr="00903DBA">
        <w:rPr>
          <w:highlight w:val="white"/>
        </w:rPr>
        <w:t xml:space="preserve">    longValue += digitToValue(input);</w:t>
      </w:r>
    </w:p>
    <w:p w14:paraId="1335C804" w14:textId="77777777" w:rsidR="00442030" w:rsidRPr="00903DBA" w:rsidRDefault="00442030" w:rsidP="00A15E99">
      <w:pPr>
        <w:pStyle w:val="Code"/>
        <w:rPr>
          <w:highlight w:val="white"/>
        </w:rPr>
      </w:pPr>
      <w:r w:rsidRPr="00903DBA">
        <w:rPr>
          <w:highlight w:val="white"/>
        </w:rPr>
        <w:t xml:space="preserve">    input = scanChar();</w:t>
      </w:r>
    </w:p>
    <w:p w14:paraId="1146F708" w14:textId="77777777" w:rsidR="00442030" w:rsidRPr="00903DBA" w:rsidRDefault="00442030" w:rsidP="00A15E99">
      <w:pPr>
        <w:pStyle w:val="Code"/>
        <w:rPr>
          <w:highlight w:val="white"/>
        </w:rPr>
      </w:pPr>
      <w:r w:rsidRPr="00903DBA">
        <w:rPr>
          <w:highlight w:val="white"/>
        </w:rPr>
        <w:t xml:space="preserve">    found = TRUE;</w:t>
      </w:r>
    </w:p>
    <w:p w14:paraId="6A7F9C82" w14:textId="77777777" w:rsidR="00442030" w:rsidRPr="00903DBA" w:rsidRDefault="00442030" w:rsidP="00A15E99">
      <w:pPr>
        <w:pStyle w:val="Code"/>
        <w:rPr>
          <w:highlight w:val="white"/>
        </w:rPr>
      </w:pPr>
      <w:r w:rsidRPr="00903DBA">
        <w:rPr>
          <w:highlight w:val="white"/>
        </w:rPr>
        <w:t xml:space="preserve">  }</w:t>
      </w:r>
    </w:p>
    <w:p w14:paraId="3CA426AE" w14:textId="77777777" w:rsidR="00442030" w:rsidRPr="00903DBA" w:rsidRDefault="00442030" w:rsidP="00A15E99">
      <w:pPr>
        <w:pStyle w:val="Code"/>
        <w:rPr>
          <w:highlight w:val="white"/>
        </w:rPr>
      </w:pPr>
    </w:p>
    <w:p w14:paraId="006CB9EE" w14:textId="77777777" w:rsidR="00442030" w:rsidRPr="00903DBA" w:rsidRDefault="00442030" w:rsidP="00A15E99">
      <w:pPr>
        <w:pStyle w:val="Code"/>
        <w:rPr>
          <w:highlight w:val="white"/>
        </w:rPr>
      </w:pPr>
      <w:r w:rsidRPr="00903DBA">
        <w:rPr>
          <w:highlight w:val="white"/>
        </w:rPr>
        <w:t xml:space="preserve">  if (minus) {</w:t>
      </w:r>
    </w:p>
    <w:p w14:paraId="66259555" w14:textId="77777777" w:rsidR="00442030" w:rsidRPr="00903DBA" w:rsidRDefault="00442030" w:rsidP="00A15E99">
      <w:pPr>
        <w:pStyle w:val="Code"/>
        <w:rPr>
          <w:highlight w:val="white"/>
        </w:rPr>
      </w:pPr>
      <w:r w:rsidRPr="00903DBA">
        <w:rPr>
          <w:highlight w:val="white"/>
        </w:rPr>
        <w:t xml:space="preserve">    longValue = -longValue;</w:t>
      </w:r>
    </w:p>
    <w:p w14:paraId="4ADECEB9" w14:textId="77777777" w:rsidR="00442030" w:rsidRPr="00903DBA" w:rsidRDefault="00442030" w:rsidP="00A15E99">
      <w:pPr>
        <w:pStyle w:val="Code"/>
        <w:rPr>
          <w:highlight w:val="white"/>
        </w:rPr>
      </w:pPr>
      <w:r w:rsidRPr="00903DBA">
        <w:rPr>
          <w:highlight w:val="white"/>
        </w:rPr>
        <w:t xml:space="preserve">  }</w:t>
      </w:r>
    </w:p>
    <w:p w14:paraId="60AD6346" w14:textId="77777777" w:rsidR="00442030" w:rsidRPr="00903DBA" w:rsidRDefault="00442030" w:rsidP="00A15E99">
      <w:pPr>
        <w:pStyle w:val="Code"/>
        <w:rPr>
          <w:highlight w:val="white"/>
        </w:rPr>
      </w:pPr>
    </w:p>
    <w:p w14:paraId="76C66CFC" w14:textId="77777777" w:rsidR="00442030" w:rsidRPr="00903DBA" w:rsidRDefault="00442030" w:rsidP="00A15E99">
      <w:pPr>
        <w:pStyle w:val="Code"/>
        <w:rPr>
          <w:highlight w:val="white"/>
        </w:rPr>
      </w:pPr>
      <w:r w:rsidRPr="00903DBA">
        <w:rPr>
          <w:highlight w:val="white"/>
        </w:rPr>
        <w:t xml:space="preserve">  if (found) {</w:t>
      </w:r>
    </w:p>
    <w:p w14:paraId="355009B7" w14:textId="77777777" w:rsidR="00442030" w:rsidRPr="00903DBA" w:rsidRDefault="00442030" w:rsidP="00A15E99">
      <w:pPr>
        <w:pStyle w:val="Code"/>
        <w:rPr>
          <w:highlight w:val="white"/>
        </w:rPr>
      </w:pPr>
      <w:r w:rsidRPr="00903DBA">
        <w:rPr>
          <w:highlight w:val="white"/>
        </w:rPr>
        <w:t xml:space="preserve">    ++g_inCount;</w:t>
      </w:r>
    </w:p>
    <w:p w14:paraId="5A918938" w14:textId="77777777" w:rsidR="00442030" w:rsidRPr="00903DBA" w:rsidRDefault="00442030" w:rsidP="00A15E99">
      <w:pPr>
        <w:pStyle w:val="Code"/>
        <w:rPr>
          <w:highlight w:val="white"/>
        </w:rPr>
      </w:pPr>
      <w:r w:rsidRPr="00903DBA">
        <w:rPr>
          <w:highlight w:val="white"/>
        </w:rPr>
        <w:t xml:space="preserve">  }</w:t>
      </w:r>
    </w:p>
    <w:p w14:paraId="1C4A1E16" w14:textId="77777777" w:rsidR="00442030" w:rsidRPr="00903DBA" w:rsidRDefault="00442030" w:rsidP="00A15E99">
      <w:pPr>
        <w:pStyle w:val="Code"/>
        <w:rPr>
          <w:highlight w:val="white"/>
        </w:rPr>
      </w:pPr>
    </w:p>
    <w:p w14:paraId="6270E551" w14:textId="77777777" w:rsidR="00442030" w:rsidRPr="00903DBA" w:rsidRDefault="00442030" w:rsidP="00A15E99">
      <w:pPr>
        <w:pStyle w:val="Code"/>
        <w:rPr>
          <w:highlight w:val="white"/>
        </w:rPr>
      </w:pPr>
      <w:r w:rsidRPr="00903DBA">
        <w:rPr>
          <w:highlight w:val="white"/>
        </w:rPr>
        <w:t xml:space="preserve">  unscanChar(input);</w:t>
      </w:r>
    </w:p>
    <w:p w14:paraId="201A3E87" w14:textId="77777777" w:rsidR="00442030" w:rsidRPr="00903DBA" w:rsidRDefault="00442030" w:rsidP="00A15E99">
      <w:pPr>
        <w:pStyle w:val="Code"/>
        <w:rPr>
          <w:highlight w:val="white"/>
        </w:rPr>
      </w:pPr>
      <w:r w:rsidRPr="00903DBA">
        <w:rPr>
          <w:highlight w:val="white"/>
        </w:rPr>
        <w:t xml:space="preserve">  return longValue;</w:t>
      </w:r>
    </w:p>
    <w:p w14:paraId="29DD7C50" w14:textId="77777777" w:rsidR="00442030" w:rsidRPr="00903DBA" w:rsidRDefault="00442030" w:rsidP="00A15E99">
      <w:pPr>
        <w:pStyle w:val="Code"/>
        <w:rPr>
          <w:highlight w:val="white"/>
        </w:rPr>
      </w:pPr>
      <w:r w:rsidRPr="00903DBA">
        <w:rPr>
          <w:highlight w:val="white"/>
        </w:rPr>
        <w:t>}</w:t>
      </w:r>
    </w:p>
    <w:p w14:paraId="30F6D68A" w14:textId="77777777" w:rsidR="00442030" w:rsidRPr="00903DBA" w:rsidRDefault="00442030" w:rsidP="00A15E99">
      <w:pPr>
        <w:pStyle w:val="Code"/>
        <w:rPr>
          <w:highlight w:val="white"/>
        </w:rPr>
      </w:pPr>
    </w:p>
    <w:p w14:paraId="08913EEF" w14:textId="77777777" w:rsidR="00442030" w:rsidRPr="00903DBA" w:rsidRDefault="00442030" w:rsidP="00A15E99">
      <w:pPr>
        <w:pStyle w:val="Code"/>
        <w:rPr>
          <w:highlight w:val="white"/>
        </w:rPr>
      </w:pPr>
      <w:r w:rsidRPr="00903DBA">
        <w:rPr>
          <w:highlight w:val="white"/>
        </w:rPr>
        <w:t>unsigned long scanUnsignedLongInt(int base) {</w:t>
      </w:r>
    </w:p>
    <w:p w14:paraId="4727FF49" w14:textId="77777777" w:rsidR="00442030" w:rsidRPr="00903DBA" w:rsidRDefault="00442030" w:rsidP="00A15E99">
      <w:pPr>
        <w:pStyle w:val="Code"/>
        <w:rPr>
          <w:highlight w:val="white"/>
        </w:rPr>
      </w:pPr>
      <w:r w:rsidRPr="00903DBA">
        <w:rPr>
          <w:highlight w:val="white"/>
        </w:rPr>
        <w:t xml:space="preserve">  unsigned long unsignedLongValue = 0, digit;</w:t>
      </w:r>
    </w:p>
    <w:p w14:paraId="647970A7" w14:textId="77777777" w:rsidR="00442030" w:rsidRPr="00903DBA" w:rsidRDefault="00442030" w:rsidP="00A15E99">
      <w:pPr>
        <w:pStyle w:val="Code"/>
        <w:rPr>
          <w:highlight w:val="white"/>
        </w:rPr>
      </w:pPr>
      <w:r w:rsidRPr="00903DBA">
        <w:rPr>
          <w:highlight w:val="white"/>
        </w:rPr>
        <w:t xml:space="preserve">  char input = scanChar();</w:t>
      </w:r>
    </w:p>
    <w:p w14:paraId="21E3AE68" w14:textId="77777777" w:rsidR="00442030" w:rsidRPr="00903DBA" w:rsidRDefault="00442030" w:rsidP="00A15E99">
      <w:pPr>
        <w:pStyle w:val="Code"/>
        <w:rPr>
          <w:highlight w:val="white"/>
        </w:rPr>
      </w:pPr>
      <w:r w:rsidRPr="00903DBA">
        <w:rPr>
          <w:highlight w:val="white"/>
        </w:rPr>
        <w:t xml:space="preserve">  BOOL found = TRUE;</w:t>
      </w:r>
    </w:p>
    <w:p w14:paraId="36A6894C" w14:textId="77777777" w:rsidR="00442030" w:rsidRPr="00903DBA" w:rsidRDefault="00442030" w:rsidP="00A15E99">
      <w:pPr>
        <w:pStyle w:val="Code"/>
        <w:rPr>
          <w:highlight w:val="white"/>
        </w:rPr>
      </w:pPr>
    </w:p>
    <w:p w14:paraId="2DEE0752" w14:textId="77777777" w:rsidR="00442030" w:rsidRPr="00903DBA" w:rsidRDefault="00442030" w:rsidP="00A15E99">
      <w:pPr>
        <w:pStyle w:val="Code"/>
        <w:rPr>
          <w:highlight w:val="white"/>
        </w:rPr>
      </w:pPr>
      <w:r w:rsidRPr="00903DBA">
        <w:rPr>
          <w:highlight w:val="white"/>
        </w:rPr>
        <w:t xml:space="preserve">  while (isspace(input)) {</w:t>
      </w:r>
    </w:p>
    <w:p w14:paraId="1F9B9F0C" w14:textId="77777777" w:rsidR="00442030" w:rsidRPr="00903DBA" w:rsidRDefault="00442030" w:rsidP="00A15E99">
      <w:pPr>
        <w:pStyle w:val="Code"/>
        <w:rPr>
          <w:highlight w:val="white"/>
        </w:rPr>
      </w:pPr>
      <w:r w:rsidRPr="00903DBA">
        <w:rPr>
          <w:highlight w:val="white"/>
        </w:rPr>
        <w:t xml:space="preserve">    input = scanChar();</w:t>
      </w:r>
    </w:p>
    <w:p w14:paraId="30314310" w14:textId="77777777" w:rsidR="00442030" w:rsidRPr="00903DBA" w:rsidRDefault="00442030" w:rsidP="00A15E99">
      <w:pPr>
        <w:pStyle w:val="Code"/>
        <w:rPr>
          <w:highlight w:val="white"/>
        </w:rPr>
      </w:pPr>
      <w:r w:rsidRPr="00903DBA">
        <w:rPr>
          <w:highlight w:val="white"/>
        </w:rPr>
        <w:t xml:space="preserve">  }</w:t>
      </w:r>
    </w:p>
    <w:p w14:paraId="6CE67D06" w14:textId="77777777" w:rsidR="00442030" w:rsidRPr="00903DBA" w:rsidRDefault="00442030" w:rsidP="00A15E99">
      <w:pPr>
        <w:pStyle w:val="Code"/>
        <w:rPr>
          <w:highlight w:val="white"/>
        </w:rPr>
      </w:pPr>
    </w:p>
    <w:p w14:paraId="61574291" w14:textId="77777777" w:rsidR="00442030" w:rsidRPr="00903DBA" w:rsidRDefault="00442030" w:rsidP="00A15E99">
      <w:pPr>
        <w:pStyle w:val="Code"/>
        <w:rPr>
          <w:highlight w:val="white"/>
        </w:rPr>
      </w:pPr>
      <w:r w:rsidRPr="00903DBA">
        <w:rPr>
          <w:highlight w:val="white"/>
        </w:rPr>
        <w:t xml:space="preserve">  if (input == '+') {</w:t>
      </w:r>
    </w:p>
    <w:p w14:paraId="6BA1AA63" w14:textId="77777777" w:rsidR="00442030" w:rsidRPr="00903DBA" w:rsidRDefault="00442030" w:rsidP="00A15E99">
      <w:pPr>
        <w:pStyle w:val="Code"/>
        <w:rPr>
          <w:highlight w:val="white"/>
        </w:rPr>
      </w:pPr>
      <w:r w:rsidRPr="00903DBA">
        <w:rPr>
          <w:highlight w:val="white"/>
        </w:rPr>
        <w:t xml:space="preserve">    input = scanChar();</w:t>
      </w:r>
    </w:p>
    <w:p w14:paraId="34127F84" w14:textId="77777777" w:rsidR="00442030" w:rsidRPr="00903DBA" w:rsidRDefault="00442030" w:rsidP="00A15E99">
      <w:pPr>
        <w:pStyle w:val="Code"/>
        <w:rPr>
          <w:highlight w:val="white"/>
        </w:rPr>
      </w:pPr>
      <w:r w:rsidRPr="00903DBA">
        <w:rPr>
          <w:highlight w:val="white"/>
        </w:rPr>
        <w:t xml:space="preserve">  }</w:t>
      </w:r>
    </w:p>
    <w:p w14:paraId="44B2C5FE" w14:textId="77777777" w:rsidR="00442030" w:rsidRPr="00903DBA" w:rsidRDefault="00442030" w:rsidP="00A15E99">
      <w:pPr>
        <w:pStyle w:val="Code"/>
        <w:rPr>
          <w:highlight w:val="white"/>
        </w:rPr>
      </w:pPr>
    </w:p>
    <w:p w14:paraId="19626F5A" w14:textId="77777777" w:rsidR="00442030" w:rsidRPr="00903DBA" w:rsidRDefault="00442030" w:rsidP="00A15E99">
      <w:pPr>
        <w:pStyle w:val="Code"/>
        <w:rPr>
          <w:highlight w:val="white"/>
        </w:rPr>
      </w:pPr>
      <w:r w:rsidRPr="00903DBA">
        <w:rPr>
          <w:highlight w:val="white"/>
        </w:rPr>
        <w:t xml:space="preserve">  if (base == 0) {</w:t>
      </w:r>
    </w:p>
    <w:p w14:paraId="70568D82" w14:textId="77777777" w:rsidR="00442030" w:rsidRPr="00903DBA" w:rsidRDefault="00442030" w:rsidP="00A15E99">
      <w:pPr>
        <w:pStyle w:val="Code"/>
        <w:rPr>
          <w:highlight w:val="white"/>
        </w:rPr>
      </w:pPr>
      <w:r w:rsidRPr="00903DBA">
        <w:rPr>
          <w:highlight w:val="white"/>
        </w:rPr>
        <w:t xml:space="preserve">    if (input == '0') {</w:t>
      </w:r>
    </w:p>
    <w:p w14:paraId="437FAECF" w14:textId="77777777" w:rsidR="00442030" w:rsidRPr="00903DBA" w:rsidRDefault="00442030" w:rsidP="00A15E99">
      <w:pPr>
        <w:pStyle w:val="Code"/>
        <w:rPr>
          <w:highlight w:val="white"/>
        </w:rPr>
      </w:pPr>
      <w:r w:rsidRPr="00903DBA">
        <w:rPr>
          <w:highlight w:val="white"/>
        </w:rPr>
        <w:t xml:space="preserve">      input = scanChar();</w:t>
      </w:r>
    </w:p>
    <w:p w14:paraId="14621B56" w14:textId="77777777" w:rsidR="00442030" w:rsidRPr="00903DBA" w:rsidRDefault="00442030" w:rsidP="00A15E99">
      <w:pPr>
        <w:pStyle w:val="Code"/>
        <w:rPr>
          <w:highlight w:val="white"/>
        </w:rPr>
      </w:pPr>
    </w:p>
    <w:p w14:paraId="12BF6772" w14:textId="77777777" w:rsidR="00442030" w:rsidRPr="00903DBA" w:rsidRDefault="00442030" w:rsidP="00A15E99">
      <w:pPr>
        <w:pStyle w:val="Code"/>
        <w:rPr>
          <w:highlight w:val="white"/>
        </w:rPr>
      </w:pPr>
      <w:r w:rsidRPr="00903DBA">
        <w:rPr>
          <w:highlight w:val="white"/>
        </w:rPr>
        <w:t xml:space="preserve">      if (tolower(input) == 'x') {</w:t>
      </w:r>
    </w:p>
    <w:p w14:paraId="53F0328A" w14:textId="77777777" w:rsidR="00442030" w:rsidRPr="00903DBA" w:rsidRDefault="00442030" w:rsidP="00A15E99">
      <w:pPr>
        <w:pStyle w:val="Code"/>
        <w:rPr>
          <w:highlight w:val="white"/>
        </w:rPr>
      </w:pPr>
      <w:r w:rsidRPr="00903DBA">
        <w:rPr>
          <w:highlight w:val="white"/>
        </w:rPr>
        <w:t xml:space="preserve">        base = 16;</w:t>
      </w:r>
    </w:p>
    <w:p w14:paraId="40CFC5D4" w14:textId="77777777" w:rsidR="00442030" w:rsidRPr="00903DBA" w:rsidRDefault="00442030" w:rsidP="00A15E99">
      <w:pPr>
        <w:pStyle w:val="Code"/>
        <w:rPr>
          <w:highlight w:val="white"/>
        </w:rPr>
      </w:pPr>
      <w:r w:rsidRPr="00903DBA">
        <w:rPr>
          <w:highlight w:val="white"/>
        </w:rPr>
        <w:t xml:space="preserve">        input = scanChar();</w:t>
      </w:r>
    </w:p>
    <w:p w14:paraId="7DE52CDB" w14:textId="77777777" w:rsidR="00442030" w:rsidRPr="00903DBA" w:rsidRDefault="00442030" w:rsidP="00A15E99">
      <w:pPr>
        <w:pStyle w:val="Code"/>
        <w:rPr>
          <w:highlight w:val="white"/>
        </w:rPr>
      </w:pPr>
      <w:r w:rsidRPr="00903DBA">
        <w:rPr>
          <w:highlight w:val="white"/>
        </w:rPr>
        <w:t xml:space="preserve">      }</w:t>
      </w:r>
    </w:p>
    <w:p w14:paraId="5BF6BB67" w14:textId="77777777" w:rsidR="00442030" w:rsidRPr="00903DBA" w:rsidRDefault="00442030" w:rsidP="00A15E99">
      <w:pPr>
        <w:pStyle w:val="Code"/>
        <w:rPr>
          <w:highlight w:val="white"/>
        </w:rPr>
      </w:pPr>
      <w:r w:rsidRPr="00903DBA">
        <w:rPr>
          <w:highlight w:val="white"/>
        </w:rPr>
        <w:t xml:space="preserve">      else {</w:t>
      </w:r>
    </w:p>
    <w:p w14:paraId="23804359" w14:textId="77777777" w:rsidR="00442030" w:rsidRPr="00903DBA" w:rsidRDefault="00442030" w:rsidP="00A15E99">
      <w:pPr>
        <w:pStyle w:val="Code"/>
        <w:rPr>
          <w:highlight w:val="white"/>
        </w:rPr>
      </w:pPr>
      <w:r w:rsidRPr="00903DBA">
        <w:rPr>
          <w:highlight w:val="white"/>
        </w:rPr>
        <w:t xml:space="preserve">        base = 8;</w:t>
      </w:r>
    </w:p>
    <w:p w14:paraId="0AA47A83" w14:textId="77777777" w:rsidR="00442030" w:rsidRPr="00903DBA" w:rsidRDefault="00442030" w:rsidP="00A15E99">
      <w:pPr>
        <w:pStyle w:val="Code"/>
        <w:rPr>
          <w:highlight w:val="white"/>
        </w:rPr>
      </w:pPr>
      <w:r w:rsidRPr="00903DBA">
        <w:rPr>
          <w:highlight w:val="white"/>
        </w:rPr>
        <w:t xml:space="preserve">      }</w:t>
      </w:r>
    </w:p>
    <w:p w14:paraId="62FCAA83" w14:textId="77777777" w:rsidR="00442030" w:rsidRPr="00903DBA" w:rsidRDefault="00442030" w:rsidP="00A15E99">
      <w:pPr>
        <w:pStyle w:val="Code"/>
        <w:rPr>
          <w:highlight w:val="white"/>
        </w:rPr>
      </w:pPr>
      <w:r w:rsidRPr="00903DBA">
        <w:rPr>
          <w:highlight w:val="white"/>
        </w:rPr>
        <w:t xml:space="preserve">    }</w:t>
      </w:r>
    </w:p>
    <w:p w14:paraId="122642E7" w14:textId="77777777" w:rsidR="00442030" w:rsidRPr="00903DBA" w:rsidRDefault="00442030" w:rsidP="00A15E99">
      <w:pPr>
        <w:pStyle w:val="Code"/>
        <w:rPr>
          <w:highlight w:val="white"/>
        </w:rPr>
      </w:pPr>
      <w:r w:rsidRPr="00903DBA">
        <w:rPr>
          <w:highlight w:val="white"/>
        </w:rPr>
        <w:t xml:space="preserve">    else {</w:t>
      </w:r>
    </w:p>
    <w:p w14:paraId="60E14D31" w14:textId="77777777" w:rsidR="00442030" w:rsidRPr="00903DBA" w:rsidRDefault="00442030" w:rsidP="00A15E99">
      <w:pPr>
        <w:pStyle w:val="Code"/>
        <w:rPr>
          <w:highlight w:val="white"/>
        </w:rPr>
      </w:pPr>
      <w:r w:rsidRPr="00903DBA">
        <w:rPr>
          <w:highlight w:val="white"/>
        </w:rPr>
        <w:t xml:space="preserve">      base = 10;</w:t>
      </w:r>
    </w:p>
    <w:p w14:paraId="3E5B3043" w14:textId="77777777" w:rsidR="00442030" w:rsidRPr="00903DBA" w:rsidRDefault="00442030" w:rsidP="00A15E99">
      <w:pPr>
        <w:pStyle w:val="Code"/>
        <w:rPr>
          <w:highlight w:val="white"/>
        </w:rPr>
      </w:pPr>
      <w:r w:rsidRPr="00903DBA">
        <w:rPr>
          <w:highlight w:val="white"/>
        </w:rPr>
        <w:t xml:space="preserve">    }</w:t>
      </w:r>
    </w:p>
    <w:p w14:paraId="4B573D8D" w14:textId="77777777" w:rsidR="00442030" w:rsidRPr="00903DBA" w:rsidRDefault="00442030" w:rsidP="00A15E99">
      <w:pPr>
        <w:pStyle w:val="Code"/>
        <w:rPr>
          <w:highlight w:val="white"/>
        </w:rPr>
      </w:pPr>
      <w:r w:rsidRPr="00903DBA">
        <w:rPr>
          <w:highlight w:val="white"/>
        </w:rPr>
        <w:t xml:space="preserve">  }</w:t>
      </w:r>
    </w:p>
    <w:p w14:paraId="6CE12170" w14:textId="77777777" w:rsidR="00442030" w:rsidRPr="00903DBA" w:rsidRDefault="00442030" w:rsidP="00A15E99">
      <w:pPr>
        <w:pStyle w:val="Code"/>
        <w:rPr>
          <w:highlight w:val="white"/>
        </w:rPr>
      </w:pPr>
    </w:p>
    <w:p w14:paraId="13CCB004" w14:textId="77777777" w:rsidR="00442030" w:rsidRPr="00903DBA" w:rsidRDefault="00442030" w:rsidP="00A15E99">
      <w:pPr>
        <w:pStyle w:val="Code"/>
        <w:rPr>
          <w:highlight w:val="white"/>
        </w:rPr>
      </w:pPr>
      <w:r w:rsidRPr="00903DBA">
        <w:rPr>
          <w:highlight w:val="white"/>
        </w:rPr>
        <w:t xml:space="preserve">  while (isDigitInBase(input, base)) {</w:t>
      </w:r>
    </w:p>
    <w:p w14:paraId="2E893357" w14:textId="77777777" w:rsidR="00442030" w:rsidRPr="00903DBA" w:rsidRDefault="00442030" w:rsidP="00A15E99">
      <w:pPr>
        <w:pStyle w:val="Code"/>
        <w:rPr>
          <w:highlight w:val="white"/>
        </w:rPr>
      </w:pPr>
      <w:r w:rsidRPr="00903DBA">
        <w:rPr>
          <w:highlight w:val="white"/>
        </w:rPr>
        <w:t xml:space="preserve">    unsignedLongValue *= base;</w:t>
      </w:r>
    </w:p>
    <w:p w14:paraId="608358AF" w14:textId="77777777" w:rsidR="00442030" w:rsidRPr="00903DBA" w:rsidRDefault="00442030" w:rsidP="00A15E99">
      <w:pPr>
        <w:pStyle w:val="Code"/>
        <w:rPr>
          <w:highlight w:val="white"/>
        </w:rPr>
      </w:pPr>
      <w:r w:rsidRPr="00903DBA">
        <w:rPr>
          <w:highlight w:val="white"/>
        </w:rPr>
        <w:t xml:space="preserve">    unsignedLongValue += digitToValue(input);</w:t>
      </w:r>
    </w:p>
    <w:p w14:paraId="29EE27BD" w14:textId="77777777" w:rsidR="00442030" w:rsidRPr="00903DBA" w:rsidRDefault="00442030" w:rsidP="00A15E99">
      <w:pPr>
        <w:pStyle w:val="Code"/>
        <w:rPr>
          <w:highlight w:val="white"/>
        </w:rPr>
      </w:pPr>
      <w:r w:rsidRPr="00903DBA">
        <w:rPr>
          <w:highlight w:val="white"/>
        </w:rPr>
        <w:t xml:space="preserve">    found = TRUE;</w:t>
      </w:r>
    </w:p>
    <w:p w14:paraId="3077424C" w14:textId="77777777" w:rsidR="00442030" w:rsidRPr="00903DBA" w:rsidRDefault="00442030" w:rsidP="00A15E99">
      <w:pPr>
        <w:pStyle w:val="Code"/>
        <w:rPr>
          <w:highlight w:val="white"/>
        </w:rPr>
      </w:pPr>
      <w:r w:rsidRPr="00903DBA">
        <w:rPr>
          <w:highlight w:val="white"/>
        </w:rPr>
        <w:t xml:space="preserve">    input = scanChar();</w:t>
      </w:r>
    </w:p>
    <w:p w14:paraId="6A371FC5" w14:textId="77777777" w:rsidR="00442030" w:rsidRPr="00903DBA" w:rsidRDefault="00442030" w:rsidP="00A15E99">
      <w:pPr>
        <w:pStyle w:val="Code"/>
        <w:rPr>
          <w:highlight w:val="white"/>
        </w:rPr>
      </w:pPr>
      <w:r w:rsidRPr="00903DBA">
        <w:rPr>
          <w:highlight w:val="white"/>
        </w:rPr>
        <w:t xml:space="preserve">  }</w:t>
      </w:r>
    </w:p>
    <w:p w14:paraId="5FCAB151" w14:textId="77777777" w:rsidR="00442030" w:rsidRPr="00903DBA" w:rsidRDefault="00442030" w:rsidP="00A15E99">
      <w:pPr>
        <w:pStyle w:val="Code"/>
        <w:rPr>
          <w:highlight w:val="white"/>
        </w:rPr>
      </w:pPr>
    </w:p>
    <w:p w14:paraId="7E0147B7" w14:textId="77777777" w:rsidR="00442030" w:rsidRPr="00903DBA" w:rsidRDefault="00442030" w:rsidP="00A15E99">
      <w:pPr>
        <w:pStyle w:val="Code"/>
        <w:rPr>
          <w:highlight w:val="white"/>
        </w:rPr>
      </w:pPr>
      <w:r w:rsidRPr="00903DBA">
        <w:rPr>
          <w:highlight w:val="white"/>
        </w:rPr>
        <w:t xml:space="preserve">  if (found) {</w:t>
      </w:r>
    </w:p>
    <w:p w14:paraId="122928C6" w14:textId="77777777" w:rsidR="00442030" w:rsidRPr="00903DBA" w:rsidRDefault="00442030" w:rsidP="00A15E99">
      <w:pPr>
        <w:pStyle w:val="Code"/>
        <w:rPr>
          <w:highlight w:val="white"/>
        </w:rPr>
      </w:pPr>
      <w:r w:rsidRPr="00903DBA">
        <w:rPr>
          <w:highlight w:val="white"/>
        </w:rPr>
        <w:t xml:space="preserve">    ++g_inCount;</w:t>
      </w:r>
    </w:p>
    <w:p w14:paraId="500DFFFB" w14:textId="77777777" w:rsidR="00442030" w:rsidRPr="00903DBA" w:rsidRDefault="00442030" w:rsidP="00A15E99">
      <w:pPr>
        <w:pStyle w:val="Code"/>
        <w:rPr>
          <w:highlight w:val="white"/>
        </w:rPr>
      </w:pPr>
      <w:r w:rsidRPr="00903DBA">
        <w:rPr>
          <w:highlight w:val="white"/>
        </w:rPr>
        <w:t xml:space="preserve">  }</w:t>
      </w:r>
    </w:p>
    <w:p w14:paraId="44222809" w14:textId="77777777" w:rsidR="00442030" w:rsidRPr="00903DBA" w:rsidRDefault="00442030" w:rsidP="00A15E99">
      <w:pPr>
        <w:pStyle w:val="Code"/>
        <w:rPr>
          <w:highlight w:val="white"/>
        </w:rPr>
      </w:pPr>
    </w:p>
    <w:p w14:paraId="6D66B1AA" w14:textId="77777777" w:rsidR="00442030" w:rsidRPr="00903DBA" w:rsidRDefault="00442030" w:rsidP="00A15E99">
      <w:pPr>
        <w:pStyle w:val="Code"/>
        <w:rPr>
          <w:highlight w:val="white"/>
        </w:rPr>
      </w:pPr>
      <w:r w:rsidRPr="00903DBA">
        <w:rPr>
          <w:highlight w:val="white"/>
        </w:rPr>
        <w:t xml:space="preserve">  unscanChar(input);</w:t>
      </w:r>
    </w:p>
    <w:p w14:paraId="17BAC324" w14:textId="77777777" w:rsidR="00442030" w:rsidRPr="00903DBA" w:rsidRDefault="00442030" w:rsidP="00A15E99">
      <w:pPr>
        <w:pStyle w:val="Code"/>
        <w:rPr>
          <w:highlight w:val="white"/>
        </w:rPr>
      </w:pPr>
      <w:r w:rsidRPr="00903DBA">
        <w:rPr>
          <w:highlight w:val="white"/>
        </w:rPr>
        <w:t xml:space="preserve">  return unsignedLongValue;</w:t>
      </w:r>
    </w:p>
    <w:p w14:paraId="72DD03A2" w14:textId="77777777" w:rsidR="00442030" w:rsidRPr="00903DBA" w:rsidRDefault="00442030" w:rsidP="00A15E99">
      <w:pPr>
        <w:pStyle w:val="Code"/>
        <w:rPr>
          <w:highlight w:val="white"/>
        </w:rPr>
      </w:pPr>
      <w:r w:rsidRPr="00903DBA">
        <w:rPr>
          <w:highlight w:val="white"/>
        </w:rPr>
        <w:t>}</w:t>
      </w:r>
    </w:p>
    <w:p w14:paraId="23E1499A" w14:textId="77777777" w:rsidR="00442030" w:rsidRPr="00903DBA" w:rsidRDefault="00442030" w:rsidP="00A15E99">
      <w:pPr>
        <w:pStyle w:val="Code"/>
        <w:rPr>
          <w:highlight w:val="white"/>
        </w:rPr>
      </w:pPr>
    </w:p>
    <w:p w14:paraId="14D15437" w14:textId="77777777" w:rsidR="00442030" w:rsidRPr="00903DBA" w:rsidRDefault="00442030" w:rsidP="00A15E99">
      <w:pPr>
        <w:pStyle w:val="Code"/>
        <w:rPr>
          <w:highlight w:val="white"/>
        </w:rPr>
      </w:pPr>
      <w:r w:rsidRPr="00903DBA">
        <w:rPr>
          <w:highlight w:val="white"/>
        </w:rPr>
        <w:t>long double scanLongDouble(void) {</w:t>
      </w:r>
    </w:p>
    <w:p w14:paraId="3D988F75" w14:textId="77777777" w:rsidR="00442030" w:rsidRPr="00903DBA" w:rsidRDefault="00442030" w:rsidP="00A15E99">
      <w:pPr>
        <w:pStyle w:val="Code"/>
        <w:rPr>
          <w:highlight w:val="white"/>
        </w:rPr>
      </w:pPr>
      <w:r w:rsidRPr="00903DBA">
        <w:rPr>
          <w:highlight w:val="white"/>
        </w:rPr>
        <w:t xml:space="preserve">  BOOL minus = FALSE, found = FALSE;</w:t>
      </w:r>
    </w:p>
    <w:p w14:paraId="20C44E4D" w14:textId="77777777" w:rsidR="00442030" w:rsidRPr="00903DBA" w:rsidRDefault="00442030" w:rsidP="00A15E99">
      <w:pPr>
        <w:pStyle w:val="Code"/>
        <w:rPr>
          <w:highlight w:val="white"/>
        </w:rPr>
      </w:pPr>
      <w:r w:rsidRPr="00903DBA">
        <w:rPr>
          <w:highlight w:val="white"/>
        </w:rPr>
        <w:t xml:space="preserve">  long double value = 0.0L, factor = 1.0L;</w:t>
      </w:r>
    </w:p>
    <w:p w14:paraId="25FCAECD" w14:textId="77777777" w:rsidR="00442030" w:rsidRPr="00903DBA" w:rsidRDefault="00442030" w:rsidP="00A15E99">
      <w:pPr>
        <w:pStyle w:val="Code"/>
        <w:rPr>
          <w:highlight w:val="white"/>
        </w:rPr>
      </w:pPr>
      <w:r w:rsidRPr="00903DBA">
        <w:rPr>
          <w:highlight w:val="white"/>
        </w:rPr>
        <w:t xml:space="preserve">  char input = scanChar();</w:t>
      </w:r>
    </w:p>
    <w:p w14:paraId="69CAA53E" w14:textId="77777777" w:rsidR="00442030" w:rsidRPr="00903DBA" w:rsidRDefault="00442030" w:rsidP="00A15E99">
      <w:pPr>
        <w:pStyle w:val="Code"/>
        <w:rPr>
          <w:highlight w:val="white"/>
        </w:rPr>
      </w:pPr>
    </w:p>
    <w:p w14:paraId="1E323343" w14:textId="77777777" w:rsidR="00442030" w:rsidRPr="00903DBA" w:rsidRDefault="00442030" w:rsidP="00A15E99">
      <w:pPr>
        <w:pStyle w:val="Code"/>
        <w:rPr>
          <w:highlight w:val="white"/>
        </w:rPr>
      </w:pPr>
      <w:r w:rsidRPr="00903DBA">
        <w:rPr>
          <w:highlight w:val="white"/>
        </w:rPr>
        <w:t xml:space="preserve">  while (isspace(input)) {</w:t>
      </w:r>
    </w:p>
    <w:p w14:paraId="06E54EDC" w14:textId="77777777" w:rsidR="00442030" w:rsidRPr="00903DBA" w:rsidRDefault="00442030" w:rsidP="00A15E99">
      <w:pPr>
        <w:pStyle w:val="Code"/>
        <w:rPr>
          <w:highlight w:val="white"/>
        </w:rPr>
      </w:pPr>
      <w:r w:rsidRPr="00903DBA">
        <w:rPr>
          <w:highlight w:val="white"/>
        </w:rPr>
        <w:t xml:space="preserve">    input = scanChar();</w:t>
      </w:r>
    </w:p>
    <w:p w14:paraId="260F0645" w14:textId="77777777" w:rsidR="00442030" w:rsidRPr="00903DBA" w:rsidRDefault="00442030" w:rsidP="00A15E99">
      <w:pPr>
        <w:pStyle w:val="Code"/>
        <w:rPr>
          <w:highlight w:val="white"/>
        </w:rPr>
      </w:pPr>
      <w:r w:rsidRPr="00903DBA">
        <w:rPr>
          <w:highlight w:val="white"/>
        </w:rPr>
        <w:t xml:space="preserve">  }</w:t>
      </w:r>
    </w:p>
    <w:p w14:paraId="29704F52" w14:textId="77777777" w:rsidR="00442030" w:rsidRPr="00903DBA" w:rsidRDefault="00442030" w:rsidP="00A15E99">
      <w:pPr>
        <w:pStyle w:val="Code"/>
        <w:rPr>
          <w:highlight w:val="white"/>
        </w:rPr>
      </w:pPr>
    </w:p>
    <w:p w14:paraId="549FD6DA" w14:textId="77777777" w:rsidR="00442030" w:rsidRPr="00903DBA" w:rsidRDefault="00442030" w:rsidP="00A15E99">
      <w:pPr>
        <w:pStyle w:val="Code"/>
        <w:rPr>
          <w:highlight w:val="white"/>
        </w:rPr>
      </w:pPr>
      <w:r w:rsidRPr="00903DBA">
        <w:rPr>
          <w:highlight w:val="white"/>
        </w:rPr>
        <w:t xml:space="preserve">  if (input == '+') {</w:t>
      </w:r>
    </w:p>
    <w:p w14:paraId="13024FC6" w14:textId="77777777" w:rsidR="00442030" w:rsidRPr="00903DBA" w:rsidRDefault="00442030" w:rsidP="00A15E99">
      <w:pPr>
        <w:pStyle w:val="Code"/>
        <w:rPr>
          <w:highlight w:val="white"/>
        </w:rPr>
      </w:pPr>
      <w:r w:rsidRPr="00903DBA">
        <w:rPr>
          <w:highlight w:val="white"/>
        </w:rPr>
        <w:t xml:space="preserve">    input = scanChar();</w:t>
      </w:r>
    </w:p>
    <w:p w14:paraId="5ABB2BF4" w14:textId="77777777" w:rsidR="00442030" w:rsidRPr="00903DBA" w:rsidRDefault="00442030" w:rsidP="00A15E99">
      <w:pPr>
        <w:pStyle w:val="Code"/>
        <w:rPr>
          <w:highlight w:val="white"/>
        </w:rPr>
      </w:pPr>
      <w:r w:rsidRPr="00903DBA">
        <w:rPr>
          <w:highlight w:val="white"/>
        </w:rPr>
        <w:t xml:space="preserve">  }</w:t>
      </w:r>
    </w:p>
    <w:p w14:paraId="5992255A" w14:textId="77777777" w:rsidR="00442030" w:rsidRPr="00903DBA" w:rsidRDefault="00442030" w:rsidP="00A15E99">
      <w:pPr>
        <w:pStyle w:val="Code"/>
        <w:rPr>
          <w:highlight w:val="white"/>
        </w:rPr>
      </w:pPr>
      <w:r w:rsidRPr="00903DBA">
        <w:rPr>
          <w:highlight w:val="white"/>
        </w:rPr>
        <w:t xml:space="preserve">  else if (input == '-') {</w:t>
      </w:r>
    </w:p>
    <w:p w14:paraId="56AFD53F" w14:textId="77777777" w:rsidR="00442030" w:rsidRPr="00903DBA" w:rsidRDefault="00442030" w:rsidP="00A15E99">
      <w:pPr>
        <w:pStyle w:val="Code"/>
        <w:rPr>
          <w:highlight w:val="white"/>
        </w:rPr>
      </w:pPr>
      <w:r w:rsidRPr="00903DBA">
        <w:rPr>
          <w:highlight w:val="white"/>
        </w:rPr>
        <w:t xml:space="preserve">    minus = TRUE;</w:t>
      </w:r>
    </w:p>
    <w:p w14:paraId="3294ACC7" w14:textId="77777777" w:rsidR="00442030" w:rsidRPr="00903DBA" w:rsidRDefault="00442030" w:rsidP="00A15E99">
      <w:pPr>
        <w:pStyle w:val="Code"/>
        <w:rPr>
          <w:highlight w:val="white"/>
        </w:rPr>
      </w:pPr>
      <w:r w:rsidRPr="00903DBA">
        <w:rPr>
          <w:highlight w:val="white"/>
        </w:rPr>
        <w:t xml:space="preserve">    input = scanChar();</w:t>
      </w:r>
    </w:p>
    <w:p w14:paraId="0CB50E6F" w14:textId="77777777" w:rsidR="00442030" w:rsidRPr="00903DBA" w:rsidRDefault="00442030" w:rsidP="00A15E99">
      <w:pPr>
        <w:pStyle w:val="Code"/>
        <w:rPr>
          <w:highlight w:val="white"/>
        </w:rPr>
      </w:pPr>
      <w:r w:rsidRPr="00903DBA">
        <w:rPr>
          <w:highlight w:val="white"/>
        </w:rPr>
        <w:t xml:space="preserve">  }</w:t>
      </w:r>
    </w:p>
    <w:p w14:paraId="18F77E63" w14:textId="77777777" w:rsidR="00442030" w:rsidRPr="00903DBA" w:rsidRDefault="00442030" w:rsidP="00A15E99">
      <w:pPr>
        <w:pStyle w:val="Code"/>
        <w:rPr>
          <w:highlight w:val="white"/>
        </w:rPr>
      </w:pPr>
    </w:p>
    <w:p w14:paraId="69B84912" w14:textId="77777777" w:rsidR="00442030" w:rsidRPr="00903DBA" w:rsidRDefault="00442030" w:rsidP="00A15E99">
      <w:pPr>
        <w:pStyle w:val="Code"/>
        <w:rPr>
          <w:highlight w:val="white"/>
        </w:rPr>
      </w:pPr>
      <w:r w:rsidRPr="00903DBA">
        <w:rPr>
          <w:highlight w:val="white"/>
        </w:rPr>
        <w:t xml:space="preserve">  while (isdigit(input)) {</w:t>
      </w:r>
    </w:p>
    <w:p w14:paraId="5DD81EB7" w14:textId="77777777" w:rsidR="00442030" w:rsidRPr="00903DBA" w:rsidRDefault="00442030" w:rsidP="00A15E99">
      <w:pPr>
        <w:pStyle w:val="Code"/>
        <w:rPr>
          <w:highlight w:val="white"/>
        </w:rPr>
      </w:pPr>
      <w:r w:rsidRPr="00903DBA">
        <w:rPr>
          <w:highlight w:val="white"/>
        </w:rPr>
        <w:t xml:space="preserve">    value = (10.0L * value) + ((long double) (input - '0'));</w:t>
      </w:r>
    </w:p>
    <w:p w14:paraId="471F30E4" w14:textId="77777777" w:rsidR="00442030" w:rsidRPr="00903DBA" w:rsidRDefault="00442030" w:rsidP="00A15E99">
      <w:pPr>
        <w:pStyle w:val="Code"/>
        <w:rPr>
          <w:highlight w:val="white"/>
        </w:rPr>
      </w:pPr>
      <w:r w:rsidRPr="00903DBA">
        <w:rPr>
          <w:highlight w:val="white"/>
        </w:rPr>
        <w:t xml:space="preserve">    input = scanChar();</w:t>
      </w:r>
    </w:p>
    <w:p w14:paraId="12A36F93" w14:textId="77777777" w:rsidR="00442030" w:rsidRPr="00903DBA" w:rsidRDefault="00442030" w:rsidP="00A15E99">
      <w:pPr>
        <w:pStyle w:val="Code"/>
        <w:rPr>
          <w:highlight w:val="white"/>
        </w:rPr>
      </w:pPr>
      <w:r w:rsidRPr="00903DBA">
        <w:rPr>
          <w:highlight w:val="white"/>
        </w:rPr>
        <w:lastRenderedPageBreak/>
        <w:t xml:space="preserve">    found = TRUE;</w:t>
      </w:r>
    </w:p>
    <w:p w14:paraId="22FC1E97" w14:textId="77777777" w:rsidR="00442030" w:rsidRPr="00903DBA" w:rsidRDefault="00442030" w:rsidP="00A15E99">
      <w:pPr>
        <w:pStyle w:val="Code"/>
        <w:rPr>
          <w:highlight w:val="white"/>
        </w:rPr>
      </w:pPr>
      <w:r w:rsidRPr="00903DBA">
        <w:rPr>
          <w:highlight w:val="white"/>
        </w:rPr>
        <w:t xml:space="preserve">  }</w:t>
      </w:r>
    </w:p>
    <w:p w14:paraId="3D2E4592" w14:textId="77777777" w:rsidR="00442030" w:rsidRPr="00903DBA" w:rsidRDefault="00442030" w:rsidP="00A15E99">
      <w:pPr>
        <w:pStyle w:val="Code"/>
        <w:rPr>
          <w:highlight w:val="white"/>
        </w:rPr>
      </w:pPr>
    </w:p>
    <w:p w14:paraId="332FCD27" w14:textId="77777777" w:rsidR="00442030" w:rsidRPr="00903DBA" w:rsidRDefault="00442030" w:rsidP="00A15E99">
      <w:pPr>
        <w:pStyle w:val="Code"/>
        <w:rPr>
          <w:highlight w:val="white"/>
        </w:rPr>
      </w:pPr>
      <w:r w:rsidRPr="00903DBA">
        <w:rPr>
          <w:highlight w:val="white"/>
        </w:rPr>
        <w:t xml:space="preserve">  if (input == '.') {</w:t>
      </w:r>
    </w:p>
    <w:p w14:paraId="4BDE2636" w14:textId="77777777" w:rsidR="00442030" w:rsidRPr="00903DBA" w:rsidRDefault="00442030" w:rsidP="00A15E99">
      <w:pPr>
        <w:pStyle w:val="Code"/>
        <w:rPr>
          <w:highlight w:val="white"/>
        </w:rPr>
      </w:pPr>
      <w:r w:rsidRPr="00903DBA">
        <w:rPr>
          <w:highlight w:val="white"/>
        </w:rPr>
        <w:t xml:space="preserve">    input = scanChar();</w:t>
      </w:r>
    </w:p>
    <w:p w14:paraId="246CC5AD" w14:textId="77777777" w:rsidR="00442030" w:rsidRPr="00903DBA" w:rsidRDefault="00442030" w:rsidP="00A15E99">
      <w:pPr>
        <w:pStyle w:val="Code"/>
        <w:rPr>
          <w:highlight w:val="white"/>
        </w:rPr>
      </w:pPr>
    </w:p>
    <w:p w14:paraId="7BE85270" w14:textId="77777777" w:rsidR="00442030" w:rsidRPr="00903DBA" w:rsidRDefault="00442030" w:rsidP="00A15E99">
      <w:pPr>
        <w:pStyle w:val="Code"/>
        <w:rPr>
          <w:highlight w:val="white"/>
        </w:rPr>
      </w:pPr>
      <w:r w:rsidRPr="00903DBA">
        <w:rPr>
          <w:highlight w:val="white"/>
        </w:rPr>
        <w:t xml:space="preserve">    while (isdigit(input)) {</w:t>
      </w:r>
    </w:p>
    <w:p w14:paraId="1AAF95AA" w14:textId="77777777" w:rsidR="00442030" w:rsidRPr="00903DBA" w:rsidRDefault="00442030" w:rsidP="00A15E99">
      <w:pPr>
        <w:pStyle w:val="Code"/>
        <w:rPr>
          <w:highlight w:val="white"/>
        </w:rPr>
      </w:pPr>
      <w:r w:rsidRPr="00903DBA">
        <w:rPr>
          <w:highlight w:val="white"/>
        </w:rPr>
        <w:t xml:space="preserve">      factor /= 10.0L;</w:t>
      </w:r>
    </w:p>
    <w:p w14:paraId="5D0D61B7" w14:textId="77777777" w:rsidR="00442030" w:rsidRPr="00903DBA" w:rsidRDefault="00442030" w:rsidP="00A15E99">
      <w:pPr>
        <w:pStyle w:val="Code"/>
        <w:rPr>
          <w:highlight w:val="white"/>
        </w:rPr>
      </w:pPr>
      <w:r w:rsidRPr="00903DBA">
        <w:rPr>
          <w:highlight w:val="white"/>
        </w:rPr>
        <w:t xml:space="preserve">      value += factor * ((long double) (input - '0'));</w:t>
      </w:r>
    </w:p>
    <w:p w14:paraId="656A83D8" w14:textId="77777777" w:rsidR="00442030" w:rsidRPr="00903DBA" w:rsidRDefault="00442030" w:rsidP="00A15E99">
      <w:pPr>
        <w:pStyle w:val="Code"/>
        <w:rPr>
          <w:highlight w:val="white"/>
        </w:rPr>
      </w:pPr>
      <w:r w:rsidRPr="00903DBA">
        <w:rPr>
          <w:highlight w:val="white"/>
        </w:rPr>
        <w:t xml:space="preserve">      input = scanChar();</w:t>
      </w:r>
    </w:p>
    <w:p w14:paraId="4250D18E" w14:textId="77777777" w:rsidR="00442030" w:rsidRPr="00903DBA" w:rsidRDefault="00442030" w:rsidP="00A15E99">
      <w:pPr>
        <w:pStyle w:val="Code"/>
        <w:rPr>
          <w:highlight w:val="white"/>
        </w:rPr>
      </w:pPr>
      <w:r w:rsidRPr="00903DBA">
        <w:rPr>
          <w:highlight w:val="white"/>
        </w:rPr>
        <w:t xml:space="preserve">      found = TRUE;</w:t>
      </w:r>
    </w:p>
    <w:p w14:paraId="3184177E" w14:textId="77777777" w:rsidR="00442030" w:rsidRPr="00903DBA" w:rsidRDefault="00442030" w:rsidP="00A15E99">
      <w:pPr>
        <w:pStyle w:val="Code"/>
        <w:rPr>
          <w:highlight w:val="white"/>
        </w:rPr>
      </w:pPr>
      <w:r w:rsidRPr="00903DBA">
        <w:rPr>
          <w:highlight w:val="white"/>
        </w:rPr>
        <w:t xml:space="preserve">    }</w:t>
      </w:r>
    </w:p>
    <w:p w14:paraId="33860D9F" w14:textId="77777777" w:rsidR="00442030" w:rsidRPr="00903DBA" w:rsidRDefault="00442030" w:rsidP="00A15E99">
      <w:pPr>
        <w:pStyle w:val="Code"/>
        <w:rPr>
          <w:highlight w:val="white"/>
        </w:rPr>
      </w:pPr>
      <w:r w:rsidRPr="00903DBA">
        <w:rPr>
          <w:highlight w:val="white"/>
        </w:rPr>
        <w:t xml:space="preserve">  }</w:t>
      </w:r>
    </w:p>
    <w:p w14:paraId="38C5663A" w14:textId="77777777" w:rsidR="00442030" w:rsidRPr="00903DBA" w:rsidRDefault="00442030" w:rsidP="00A15E99">
      <w:pPr>
        <w:pStyle w:val="Code"/>
        <w:rPr>
          <w:highlight w:val="white"/>
        </w:rPr>
      </w:pPr>
    </w:p>
    <w:p w14:paraId="07EF9444" w14:textId="77777777" w:rsidR="00442030" w:rsidRPr="00903DBA" w:rsidRDefault="00442030" w:rsidP="00A15E99">
      <w:pPr>
        <w:pStyle w:val="Code"/>
        <w:rPr>
          <w:highlight w:val="white"/>
        </w:rPr>
      </w:pPr>
      <w:r w:rsidRPr="00903DBA">
        <w:rPr>
          <w:highlight w:val="white"/>
        </w:rPr>
        <w:t xml:space="preserve">  if (tolower(input) == 'e') {</w:t>
      </w:r>
    </w:p>
    <w:p w14:paraId="0D17BC57" w14:textId="77777777" w:rsidR="00442030" w:rsidRPr="00903DBA" w:rsidRDefault="00442030" w:rsidP="00A15E99">
      <w:pPr>
        <w:pStyle w:val="Code"/>
        <w:rPr>
          <w:highlight w:val="white"/>
        </w:rPr>
      </w:pPr>
      <w:r w:rsidRPr="00903DBA">
        <w:rPr>
          <w:highlight w:val="white"/>
        </w:rPr>
        <w:t xml:space="preserve">    double exponent = (double) scanLongInt(10);</w:t>
      </w:r>
    </w:p>
    <w:p w14:paraId="62A0FB98" w14:textId="77777777" w:rsidR="00442030" w:rsidRPr="00903DBA" w:rsidRDefault="00442030" w:rsidP="00A15E99">
      <w:pPr>
        <w:pStyle w:val="Code"/>
        <w:rPr>
          <w:highlight w:val="white"/>
        </w:rPr>
      </w:pPr>
      <w:r w:rsidRPr="00903DBA">
        <w:rPr>
          <w:highlight w:val="white"/>
        </w:rPr>
        <w:t xml:space="preserve">    value *= pow(10.0, exponent);</w:t>
      </w:r>
    </w:p>
    <w:p w14:paraId="54E0D394" w14:textId="77777777" w:rsidR="00442030" w:rsidRPr="00903DBA" w:rsidRDefault="00442030" w:rsidP="00A15E99">
      <w:pPr>
        <w:pStyle w:val="Code"/>
        <w:rPr>
          <w:highlight w:val="white"/>
        </w:rPr>
      </w:pPr>
      <w:r w:rsidRPr="00903DBA">
        <w:rPr>
          <w:highlight w:val="white"/>
        </w:rPr>
        <w:t xml:space="preserve">  }</w:t>
      </w:r>
    </w:p>
    <w:p w14:paraId="5021BB0B" w14:textId="77777777" w:rsidR="00442030" w:rsidRPr="00903DBA" w:rsidRDefault="00442030" w:rsidP="00A15E99">
      <w:pPr>
        <w:pStyle w:val="Code"/>
        <w:rPr>
          <w:highlight w:val="white"/>
        </w:rPr>
      </w:pPr>
      <w:r w:rsidRPr="00903DBA">
        <w:rPr>
          <w:highlight w:val="white"/>
        </w:rPr>
        <w:t xml:space="preserve">  else {</w:t>
      </w:r>
    </w:p>
    <w:p w14:paraId="39116C83" w14:textId="77777777" w:rsidR="00442030" w:rsidRPr="00903DBA" w:rsidRDefault="00442030" w:rsidP="00A15E99">
      <w:pPr>
        <w:pStyle w:val="Code"/>
        <w:rPr>
          <w:highlight w:val="white"/>
        </w:rPr>
      </w:pPr>
      <w:r w:rsidRPr="00903DBA">
        <w:rPr>
          <w:highlight w:val="white"/>
        </w:rPr>
        <w:t xml:space="preserve">    unscanChar(input);</w:t>
      </w:r>
    </w:p>
    <w:p w14:paraId="6C7CBD6C" w14:textId="77777777" w:rsidR="00442030" w:rsidRPr="00903DBA" w:rsidRDefault="00442030" w:rsidP="00A15E99">
      <w:pPr>
        <w:pStyle w:val="Code"/>
        <w:rPr>
          <w:highlight w:val="white"/>
        </w:rPr>
      </w:pPr>
      <w:r w:rsidRPr="00903DBA">
        <w:rPr>
          <w:highlight w:val="white"/>
        </w:rPr>
        <w:t xml:space="preserve">  }</w:t>
      </w:r>
    </w:p>
    <w:p w14:paraId="087BBE4A" w14:textId="77777777" w:rsidR="00442030" w:rsidRPr="00903DBA" w:rsidRDefault="00442030" w:rsidP="00A15E99">
      <w:pPr>
        <w:pStyle w:val="Code"/>
        <w:rPr>
          <w:highlight w:val="white"/>
        </w:rPr>
      </w:pPr>
    </w:p>
    <w:p w14:paraId="0E3FDFA6" w14:textId="77777777" w:rsidR="00442030" w:rsidRPr="00903DBA" w:rsidRDefault="00442030" w:rsidP="00A15E99">
      <w:pPr>
        <w:pStyle w:val="Code"/>
        <w:rPr>
          <w:highlight w:val="white"/>
        </w:rPr>
      </w:pPr>
      <w:r w:rsidRPr="00903DBA">
        <w:rPr>
          <w:highlight w:val="white"/>
        </w:rPr>
        <w:t xml:space="preserve">  if (minus) {</w:t>
      </w:r>
    </w:p>
    <w:p w14:paraId="437390B6" w14:textId="77777777" w:rsidR="00442030" w:rsidRPr="00903DBA" w:rsidRDefault="00442030" w:rsidP="00A15E99">
      <w:pPr>
        <w:pStyle w:val="Code"/>
        <w:rPr>
          <w:highlight w:val="white"/>
        </w:rPr>
      </w:pPr>
      <w:r w:rsidRPr="00903DBA">
        <w:rPr>
          <w:highlight w:val="white"/>
        </w:rPr>
        <w:t xml:space="preserve">    value = -value;</w:t>
      </w:r>
    </w:p>
    <w:p w14:paraId="438372CE" w14:textId="77777777" w:rsidR="00442030" w:rsidRPr="00903DBA" w:rsidRDefault="00442030" w:rsidP="00A15E99">
      <w:pPr>
        <w:pStyle w:val="Code"/>
        <w:rPr>
          <w:highlight w:val="white"/>
        </w:rPr>
      </w:pPr>
      <w:r w:rsidRPr="00903DBA">
        <w:rPr>
          <w:highlight w:val="white"/>
        </w:rPr>
        <w:t xml:space="preserve">  }</w:t>
      </w:r>
    </w:p>
    <w:p w14:paraId="24D816C3" w14:textId="77777777" w:rsidR="00442030" w:rsidRPr="00903DBA" w:rsidRDefault="00442030" w:rsidP="00A15E99">
      <w:pPr>
        <w:pStyle w:val="Code"/>
        <w:rPr>
          <w:highlight w:val="white"/>
        </w:rPr>
      </w:pPr>
    </w:p>
    <w:p w14:paraId="10EE0D16" w14:textId="77777777" w:rsidR="00442030" w:rsidRPr="00903DBA" w:rsidRDefault="00442030" w:rsidP="00A15E99">
      <w:pPr>
        <w:pStyle w:val="Code"/>
        <w:rPr>
          <w:highlight w:val="white"/>
        </w:rPr>
      </w:pPr>
      <w:r w:rsidRPr="00903DBA">
        <w:rPr>
          <w:highlight w:val="white"/>
        </w:rPr>
        <w:t xml:space="preserve">  if (found) {</w:t>
      </w:r>
    </w:p>
    <w:p w14:paraId="1778BB18" w14:textId="77777777" w:rsidR="00442030" w:rsidRPr="00903DBA" w:rsidRDefault="00442030" w:rsidP="00A15E99">
      <w:pPr>
        <w:pStyle w:val="Code"/>
        <w:rPr>
          <w:highlight w:val="white"/>
        </w:rPr>
      </w:pPr>
      <w:r w:rsidRPr="00903DBA">
        <w:rPr>
          <w:highlight w:val="white"/>
        </w:rPr>
        <w:t xml:space="preserve">    ++g_inCount;</w:t>
      </w:r>
    </w:p>
    <w:p w14:paraId="0DAE40BE" w14:textId="77777777" w:rsidR="00442030" w:rsidRPr="00903DBA" w:rsidRDefault="00442030" w:rsidP="00A15E99">
      <w:pPr>
        <w:pStyle w:val="Code"/>
        <w:rPr>
          <w:highlight w:val="white"/>
        </w:rPr>
      </w:pPr>
      <w:r w:rsidRPr="00903DBA">
        <w:rPr>
          <w:highlight w:val="white"/>
        </w:rPr>
        <w:t xml:space="preserve">  }</w:t>
      </w:r>
    </w:p>
    <w:p w14:paraId="70F67543" w14:textId="77777777" w:rsidR="00442030" w:rsidRPr="00903DBA" w:rsidRDefault="00442030" w:rsidP="00A15E99">
      <w:pPr>
        <w:pStyle w:val="Code"/>
        <w:rPr>
          <w:highlight w:val="white"/>
        </w:rPr>
      </w:pPr>
    </w:p>
    <w:p w14:paraId="39FD8D0B" w14:textId="77777777" w:rsidR="00442030" w:rsidRPr="00903DBA" w:rsidRDefault="00442030" w:rsidP="00A15E99">
      <w:pPr>
        <w:pStyle w:val="Code"/>
        <w:rPr>
          <w:highlight w:val="white"/>
        </w:rPr>
      </w:pPr>
      <w:r w:rsidRPr="00903DBA">
        <w:rPr>
          <w:highlight w:val="white"/>
        </w:rPr>
        <w:t xml:space="preserve">  return value;</w:t>
      </w:r>
    </w:p>
    <w:p w14:paraId="4F18A2A8" w14:textId="77777777" w:rsidR="00442030" w:rsidRPr="00903DBA" w:rsidRDefault="00442030" w:rsidP="00A15E99">
      <w:pPr>
        <w:pStyle w:val="Code"/>
        <w:rPr>
          <w:highlight w:val="white"/>
        </w:rPr>
      </w:pPr>
      <w:r w:rsidRPr="00903DBA">
        <w:rPr>
          <w:highlight w:val="white"/>
        </w:rPr>
        <w:t>}</w:t>
      </w:r>
    </w:p>
    <w:p w14:paraId="7F24E1B1" w14:textId="77777777" w:rsidR="00442030" w:rsidRPr="00903DBA" w:rsidRDefault="00442030" w:rsidP="00BF42E7">
      <w:pPr>
        <w:pStyle w:val="Code"/>
        <w:rPr>
          <w:highlight w:val="white"/>
        </w:rPr>
      </w:pPr>
    </w:p>
    <w:p w14:paraId="5D6D7F09" w14:textId="77777777" w:rsidR="00BF42E7" w:rsidRPr="00903DBA" w:rsidRDefault="00BF42E7" w:rsidP="00BF42E7">
      <w:pPr>
        <w:pStyle w:val="Code"/>
        <w:rPr>
          <w:highlight w:val="white"/>
        </w:rPr>
      </w:pPr>
      <w:r w:rsidRPr="00903DBA">
        <w:rPr>
          <w:highlight w:val="white"/>
        </w:rPr>
        <w:t>int scanFormat(char* format, va_list arg_list) {</w:t>
      </w:r>
    </w:p>
    <w:p w14:paraId="4CAF556F" w14:textId="77777777" w:rsidR="00BF42E7" w:rsidRPr="00903DBA" w:rsidRDefault="00BF42E7" w:rsidP="00BF42E7">
      <w:pPr>
        <w:pStyle w:val="Code"/>
        <w:rPr>
          <w:highlight w:val="white"/>
        </w:rPr>
      </w:pPr>
      <w:r w:rsidRPr="00903DBA">
        <w:rPr>
          <w:highlight w:val="white"/>
        </w:rPr>
        <w:t xml:space="preserve">  char c, *charPtr;</w:t>
      </w:r>
    </w:p>
    <w:p w14:paraId="7D6D6301" w14:textId="77777777" w:rsidR="00BF42E7" w:rsidRPr="00903DBA" w:rsidRDefault="00BF42E7" w:rsidP="00BF42E7">
      <w:pPr>
        <w:pStyle w:val="Code"/>
        <w:rPr>
          <w:highlight w:val="white"/>
        </w:rPr>
      </w:pPr>
      <w:r w:rsidRPr="00903DBA">
        <w:rPr>
          <w:highlight w:val="white"/>
        </w:rPr>
        <w:t xml:space="preserve">  BOOL percent = FALSE, shortInt = FALSE, longIntOrDouble = FALSE,</w:t>
      </w:r>
    </w:p>
    <w:p w14:paraId="687C1BD7" w14:textId="77777777" w:rsidR="00BF42E7" w:rsidRPr="00903DBA" w:rsidRDefault="00BF42E7" w:rsidP="00BF42E7">
      <w:pPr>
        <w:pStyle w:val="Code"/>
        <w:rPr>
          <w:highlight w:val="white"/>
        </w:rPr>
      </w:pPr>
      <w:r w:rsidRPr="00903DBA">
        <w:rPr>
          <w:highlight w:val="white"/>
        </w:rPr>
        <w:t xml:space="preserve">       longDouble = FALSE, star = FALSE;</w:t>
      </w:r>
    </w:p>
    <w:p w14:paraId="7C44F852" w14:textId="77777777" w:rsidR="00BF42E7" w:rsidRPr="00903DBA" w:rsidRDefault="00BF42E7" w:rsidP="00BF42E7">
      <w:pPr>
        <w:pStyle w:val="Code"/>
        <w:rPr>
          <w:highlight w:val="white"/>
        </w:rPr>
      </w:pPr>
    </w:p>
    <w:p w14:paraId="7CF74D3C" w14:textId="77777777" w:rsidR="00BF42E7" w:rsidRPr="00903DBA" w:rsidRDefault="00BF42E7" w:rsidP="00BF42E7">
      <w:pPr>
        <w:pStyle w:val="Code"/>
        <w:rPr>
          <w:highlight w:val="white"/>
        </w:rPr>
      </w:pPr>
      <w:r w:rsidRPr="00903DBA">
        <w:rPr>
          <w:highlight w:val="white"/>
        </w:rPr>
        <w:t xml:space="preserve">  long longValue, *longPtr;</w:t>
      </w:r>
    </w:p>
    <w:p w14:paraId="365AE2EB" w14:textId="77777777" w:rsidR="00BF42E7" w:rsidRPr="00903DBA" w:rsidRDefault="00BF42E7" w:rsidP="00BF42E7">
      <w:pPr>
        <w:pStyle w:val="Code"/>
        <w:rPr>
          <w:highlight w:val="white"/>
        </w:rPr>
      </w:pPr>
      <w:r w:rsidRPr="00903DBA">
        <w:rPr>
          <w:highlight w:val="white"/>
        </w:rPr>
        <w:t xml:space="preserve">  short* shortPtr;</w:t>
      </w:r>
    </w:p>
    <w:p w14:paraId="57C02F68" w14:textId="77777777" w:rsidR="00BF42E7" w:rsidRPr="00903DBA" w:rsidRDefault="00BF42E7" w:rsidP="00BF42E7">
      <w:pPr>
        <w:pStyle w:val="Code"/>
        <w:rPr>
          <w:highlight w:val="white"/>
        </w:rPr>
      </w:pPr>
      <w:r w:rsidRPr="00903DBA">
        <w:rPr>
          <w:highlight w:val="white"/>
        </w:rPr>
        <w:t xml:space="preserve">  int index, *intPtr, *charsPtr;</w:t>
      </w:r>
    </w:p>
    <w:p w14:paraId="02E7810D" w14:textId="77777777" w:rsidR="00BF42E7" w:rsidRPr="00903DBA" w:rsidRDefault="00BF42E7" w:rsidP="00BF42E7">
      <w:pPr>
        <w:pStyle w:val="Code"/>
        <w:rPr>
          <w:highlight w:val="white"/>
        </w:rPr>
      </w:pPr>
    </w:p>
    <w:p w14:paraId="064E8227" w14:textId="77777777" w:rsidR="00BF42E7" w:rsidRPr="00903DBA" w:rsidRDefault="00BF42E7" w:rsidP="00BF42E7">
      <w:pPr>
        <w:pStyle w:val="Code"/>
        <w:rPr>
          <w:highlight w:val="white"/>
        </w:rPr>
      </w:pPr>
      <w:r w:rsidRPr="00903DBA">
        <w:rPr>
          <w:highlight w:val="white"/>
        </w:rPr>
        <w:t xml:space="preserve">  unsigned long unsignedLongValue, *unsignedLongPtr;</w:t>
      </w:r>
    </w:p>
    <w:p w14:paraId="0CE3CF04" w14:textId="77777777" w:rsidR="00BF42E7" w:rsidRPr="00903DBA" w:rsidRDefault="00BF42E7" w:rsidP="00BF42E7">
      <w:pPr>
        <w:pStyle w:val="Code"/>
        <w:rPr>
          <w:highlight w:val="white"/>
        </w:rPr>
      </w:pPr>
      <w:r w:rsidRPr="00903DBA">
        <w:rPr>
          <w:highlight w:val="white"/>
        </w:rPr>
        <w:t xml:space="preserve">  unsigned short* unsignedShortPtr;</w:t>
      </w:r>
    </w:p>
    <w:p w14:paraId="1A898372" w14:textId="77777777" w:rsidR="00BF42E7" w:rsidRPr="00903DBA" w:rsidRDefault="00BF42E7" w:rsidP="00BF42E7">
      <w:pPr>
        <w:pStyle w:val="Code"/>
        <w:rPr>
          <w:highlight w:val="white"/>
        </w:rPr>
      </w:pPr>
      <w:r w:rsidRPr="00903DBA">
        <w:rPr>
          <w:highlight w:val="white"/>
        </w:rPr>
        <w:t xml:space="preserve">  unsigned int* unsignedIntPtr;</w:t>
      </w:r>
    </w:p>
    <w:p w14:paraId="28845D13" w14:textId="77777777" w:rsidR="00BF42E7" w:rsidRPr="00903DBA" w:rsidRDefault="00BF42E7" w:rsidP="00BF42E7">
      <w:pPr>
        <w:pStyle w:val="Code"/>
        <w:rPr>
          <w:highlight w:val="white"/>
        </w:rPr>
      </w:pPr>
      <w:r w:rsidRPr="00903DBA">
        <w:rPr>
          <w:highlight w:val="white"/>
        </w:rPr>
        <w:t xml:space="preserve">  long double longDoubleValue;</w:t>
      </w:r>
    </w:p>
    <w:p w14:paraId="78F3585F" w14:textId="77777777" w:rsidR="00BF42E7" w:rsidRPr="00903DBA" w:rsidRDefault="00BF42E7" w:rsidP="00BF42E7">
      <w:pPr>
        <w:pStyle w:val="Code"/>
        <w:rPr>
          <w:highlight w:val="white"/>
        </w:rPr>
      </w:pPr>
    </w:p>
    <w:p w14:paraId="2A9236BD" w14:textId="77777777" w:rsidR="00BF42E7" w:rsidRPr="00903DBA" w:rsidRDefault="00BF42E7" w:rsidP="00BF42E7">
      <w:pPr>
        <w:pStyle w:val="Code"/>
        <w:rPr>
          <w:highlight w:val="white"/>
        </w:rPr>
      </w:pPr>
      <w:r w:rsidRPr="00903DBA">
        <w:rPr>
          <w:highlight w:val="white"/>
        </w:rPr>
        <w:t xml:space="preserve">  g_inCount = 0;</w:t>
      </w:r>
    </w:p>
    <w:p w14:paraId="464ABECF" w14:textId="77777777" w:rsidR="00BF42E7" w:rsidRPr="00903DBA" w:rsidRDefault="00BF42E7" w:rsidP="00BF42E7">
      <w:pPr>
        <w:pStyle w:val="Code"/>
        <w:rPr>
          <w:highlight w:val="white"/>
        </w:rPr>
      </w:pPr>
      <w:r w:rsidRPr="00903DBA">
        <w:rPr>
          <w:highlight w:val="white"/>
        </w:rPr>
        <w:t xml:space="preserve">  g_inChars = 0;</w:t>
      </w:r>
    </w:p>
    <w:p w14:paraId="3C86F659" w14:textId="77777777" w:rsidR="00BF42E7" w:rsidRPr="00903DBA" w:rsidRDefault="00BF42E7" w:rsidP="00BF42E7">
      <w:pPr>
        <w:pStyle w:val="Code"/>
        <w:rPr>
          <w:highlight w:val="white"/>
        </w:rPr>
      </w:pPr>
    </w:p>
    <w:p w14:paraId="20A5846F" w14:textId="77777777" w:rsidR="00BF42E7" w:rsidRPr="00903DBA" w:rsidRDefault="00BF42E7" w:rsidP="00BF42E7">
      <w:pPr>
        <w:pStyle w:val="Code"/>
        <w:rPr>
          <w:highlight w:val="white"/>
        </w:rPr>
      </w:pPr>
      <w:r w:rsidRPr="00903DBA">
        <w:rPr>
          <w:highlight w:val="white"/>
        </w:rPr>
        <w:t xml:space="preserve">  for (index = 0; format[index] != '\0'; ++index) {</w:t>
      </w:r>
    </w:p>
    <w:p w14:paraId="08D65079" w14:textId="77777777" w:rsidR="00BF42E7" w:rsidRPr="00903DBA" w:rsidRDefault="00BF42E7" w:rsidP="00BF42E7">
      <w:pPr>
        <w:pStyle w:val="Code"/>
        <w:rPr>
          <w:highlight w:val="white"/>
        </w:rPr>
      </w:pPr>
      <w:r w:rsidRPr="00903DBA">
        <w:rPr>
          <w:highlight w:val="white"/>
        </w:rPr>
        <w:t xml:space="preserve">    c = format[index];</w:t>
      </w:r>
    </w:p>
    <w:p w14:paraId="20D9E3A3" w14:textId="77777777" w:rsidR="00BF42E7" w:rsidRPr="00903DBA" w:rsidRDefault="00BF42E7" w:rsidP="00BF42E7">
      <w:pPr>
        <w:pStyle w:val="Code"/>
        <w:rPr>
          <w:highlight w:val="white"/>
        </w:rPr>
      </w:pPr>
    </w:p>
    <w:p w14:paraId="61FEA819" w14:textId="77777777" w:rsidR="00BF42E7" w:rsidRPr="00903DBA" w:rsidRDefault="00BF42E7" w:rsidP="00BF42E7">
      <w:pPr>
        <w:pStyle w:val="Code"/>
        <w:rPr>
          <w:highlight w:val="white"/>
        </w:rPr>
      </w:pPr>
      <w:r w:rsidRPr="00903DBA">
        <w:rPr>
          <w:highlight w:val="white"/>
        </w:rPr>
        <w:t xml:space="preserve">    { int d = c + 1;</w:t>
      </w:r>
    </w:p>
    <w:p w14:paraId="0183B6A8" w14:textId="77777777" w:rsidR="00BF42E7" w:rsidRPr="00903DBA" w:rsidRDefault="00BF42E7" w:rsidP="00BF42E7">
      <w:pPr>
        <w:pStyle w:val="Code"/>
        <w:rPr>
          <w:highlight w:val="white"/>
        </w:rPr>
      </w:pPr>
      <w:r w:rsidRPr="00903DBA">
        <w:rPr>
          <w:highlight w:val="white"/>
        </w:rPr>
        <w:t xml:space="preserve">      if (percent) {</w:t>
      </w:r>
    </w:p>
    <w:p w14:paraId="3502E9E7" w14:textId="77777777" w:rsidR="00BF42E7" w:rsidRPr="00903DBA" w:rsidRDefault="00BF42E7" w:rsidP="00BF42E7">
      <w:pPr>
        <w:pStyle w:val="Code"/>
        <w:rPr>
          <w:highlight w:val="white"/>
        </w:rPr>
      </w:pPr>
      <w:r w:rsidRPr="00903DBA">
        <w:rPr>
          <w:highlight w:val="white"/>
        </w:rPr>
        <w:t xml:space="preserve">        switch (d - 1) {</w:t>
      </w:r>
    </w:p>
    <w:p w14:paraId="4BD41677" w14:textId="77777777" w:rsidR="00BF42E7" w:rsidRPr="00903DBA" w:rsidRDefault="00BF42E7" w:rsidP="00BF42E7">
      <w:pPr>
        <w:pStyle w:val="Code"/>
        <w:rPr>
          <w:highlight w:val="white"/>
        </w:rPr>
      </w:pPr>
      <w:r w:rsidRPr="00903DBA">
        <w:rPr>
          <w:highlight w:val="white"/>
        </w:rPr>
        <w:t xml:space="preserve">          case 'h':</w:t>
      </w:r>
    </w:p>
    <w:p w14:paraId="226EA684" w14:textId="77777777" w:rsidR="00BF42E7" w:rsidRPr="00903DBA" w:rsidRDefault="00BF42E7" w:rsidP="00BF42E7">
      <w:pPr>
        <w:pStyle w:val="Code"/>
        <w:rPr>
          <w:highlight w:val="white"/>
        </w:rPr>
      </w:pPr>
      <w:r w:rsidRPr="00903DBA">
        <w:rPr>
          <w:highlight w:val="white"/>
        </w:rPr>
        <w:lastRenderedPageBreak/>
        <w:t xml:space="preserve">            shortInt = TRUE;</w:t>
      </w:r>
    </w:p>
    <w:p w14:paraId="09F6D87E" w14:textId="77777777" w:rsidR="00BF42E7" w:rsidRPr="00903DBA" w:rsidRDefault="00BF42E7" w:rsidP="00BF42E7">
      <w:pPr>
        <w:pStyle w:val="Code"/>
        <w:rPr>
          <w:highlight w:val="white"/>
        </w:rPr>
      </w:pPr>
      <w:r w:rsidRPr="00903DBA">
        <w:rPr>
          <w:highlight w:val="white"/>
        </w:rPr>
        <w:t xml:space="preserve">            break;</w:t>
      </w:r>
    </w:p>
    <w:p w14:paraId="5DDC18A3" w14:textId="77777777" w:rsidR="00BF42E7" w:rsidRPr="00903DBA" w:rsidRDefault="00BF42E7" w:rsidP="00BF42E7">
      <w:pPr>
        <w:pStyle w:val="Code"/>
        <w:rPr>
          <w:highlight w:val="white"/>
        </w:rPr>
      </w:pPr>
    </w:p>
    <w:p w14:paraId="5FAA0E43" w14:textId="77777777" w:rsidR="00BF42E7" w:rsidRPr="00903DBA" w:rsidRDefault="00BF42E7" w:rsidP="00BF42E7">
      <w:pPr>
        <w:pStyle w:val="Code"/>
        <w:rPr>
          <w:highlight w:val="white"/>
        </w:rPr>
      </w:pPr>
      <w:r w:rsidRPr="00903DBA">
        <w:rPr>
          <w:highlight w:val="white"/>
        </w:rPr>
        <w:t xml:space="preserve">          case 'l':</w:t>
      </w:r>
    </w:p>
    <w:p w14:paraId="19F21382" w14:textId="77777777" w:rsidR="00BF42E7" w:rsidRPr="00903DBA" w:rsidRDefault="00BF42E7" w:rsidP="00BF42E7">
      <w:pPr>
        <w:pStyle w:val="Code"/>
        <w:rPr>
          <w:highlight w:val="white"/>
        </w:rPr>
      </w:pPr>
      <w:r w:rsidRPr="00903DBA">
        <w:rPr>
          <w:highlight w:val="white"/>
        </w:rPr>
        <w:t xml:space="preserve">            longIntOrDouble = TRUE;</w:t>
      </w:r>
    </w:p>
    <w:p w14:paraId="76E31CAB" w14:textId="77777777" w:rsidR="00BF42E7" w:rsidRPr="00903DBA" w:rsidRDefault="00BF42E7" w:rsidP="00BF42E7">
      <w:pPr>
        <w:pStyle w:val="Code"/>
        <w:rPr>
          <w:highlight w:val="white"/>
        </w:rPr>
      </w:pPr>
      <w:r w:rsidRPr="00903DBA">
        <w:rPr>
          <w:highlight w:val="white"/>
        </w:rPr>
        <w:t xml:space="preserve">            break;</w:t>
      </w:r>
    </w:p>
    <w:p w14:paraId="01CFC00A" w14:textId="77777777" w:rsidR="00BF42E7" w:rsidRPr="00903DBA" w:rsidRDefault="00BF42E7" w:rsidP="00BF42E7">
      <w:pPr>
        <w:pStyle w:val="Code"/>
        <w:rPr>
          <w:highlight w:val="white"/>
        </w:rPr>
      </w:pPr>
    </w:p>
    <w:p w14:paraId="1A06F31C" w14:textId="77777777" w:rsidR="00BF42E7" w:rsidRPr="00903DBA" w:rsidRDefault="00BF42E7" w:rsidP="00BF42E7">
      <w:pPr>
        <w:pStyle w:val="Code"/>
        <w:rPr>
          <w:highlight w:val="white"/>
        </w:rPr>
      </w:pPr>
      <w:r w:rsidRPr="00903DBA">
        <w:rPr>
          <w:highlight w:val="white"/>
        </w:rPr>
        <w:t xml:space="preserve">          case 'L':</w:t>
      </w:r>
    </w:p>
    <w:p w14:paraId="17A94AD9" w14:textId="77777777" w:rsidR="00BF42E7" w:rsidRPr="00903DBA" w:rsidRDefault="00BF42E7" w:rsidP="00BF42E7">
      <w:pPr>
        <w:pStyle w:val="Code"/>
        <w:rPr>
          <w:highlight w:val="white"/>
        </w:rPr>
      </w:pPr>
      <w:r w:rsidRPr="00903DBA">
        <w:rPr>
          <w:highlight w:val="white"/>
        </w:rPr>
        <w:t xml:space="preserve">            longDouble = TRUE;</w:t>
      </w:r>
    </w:p>
    <w:p w14:paraId="54A930DC" w14:textId="77777777" w:rsidR="00BF42E7" w:rsidRPr="00903DBA" w:rsidRDefault="00BF42E7" w:rsidP="00BF42E7">
      <w:pPr>
        <w:pStyle w:val="Code"/>
        <w:rPr>
          <w:highlight w:val="white"/>
        </w:rPr>
      </w:pPr>
      <w:r w:rsidRPr="00903DBA">
        <w:rPr>
          <w:highlight w:val="white"/>
        </w:rPr>
        <w:t xml:space="preserve">            break;</w:t>
      </w:r>
    </w:p>
    <w:p w14:paraId="79C45371" w14:textId="77777777" w:rsidR="00BF42E7" w:rsidRPr="00903DBA" w:rsidRDefault="00BF42E7" w:rsidP="00BF42E7">
      <w:pPr>
        <w:pStyle w:val="Code"/>
        <w:rPr>
          <w:highlight w:val="white"/>
        </w:rPr>
      </w:pPr>
    </w:p>
    <w:p w14:paraId="7BC208FD" w14:textId="77777777" w:rsidR="00BF42E7" w:rsidRPr="00903DBA" w:rsidRDefault="00BF42E7" w:rsidP="00BF42E7">
      <w:pPr>
        <w:pStyle w:val="Code"/>
        <w:rPr>
          <w:highlight w:val="white"/>
        </w:rPr>
      </w:pPr>
      <w:r w:rsidRPr="00903DBA">
        <w:rPr>
          <w:highlight w:val="white"/>
        </w:rPr>
        <w:t xml:space="preserve">          case '*':</w:t>
      </w:r>
    </w:p>
    <w:p w14:paraId="5DDFC453" w14:textId="77777777" w:rsidR="00BF42E7" w:rsidRPr="00903DBA" w:rsidRDefault="00BF42E7" w:rsidP="00BF42E7">
      <w:pPr>
        <w:pStyle w:val="Code"/>
        <w:rPr>
          <w:highlight w:val="white"/>
        </w:rPr>
      </w:pPr>
      <w:r w:rsidRPr="00903DBA">
        <w:rPr>
          <w:highlight w:val="white"/>
        </w:rPr>
        <w:t xml:space="preserve">            star = TRUE;</w:t>
      </w:r>
    </w:p>
    <w:p w14:paraId="6C7B8C13" w14:textId="77777777" w:rsidR="00BF42E7" w:rsidRPr="00903DBA" w:rsidRDefault="00BF42E7" w:rsidP="00BF42E7">
      <w:pPr>
        <w:pStyle w:val="Code"/>
        <w:rPr>
          <w:highlight w:val="white"/>
        </w:rPr>
      </w:pPr>
      <w:r w:rsidRPr="00903DBA">
        <w:rPr>
          <w:highlight w:val="white"/>
        </w:rPr>
        <w:t xml:space="preserve">            break;</w:t>
      </w:r>
    </w:p>
    <w:p w14:paraId="5AB9B2A1" w14:textId="77777777" w:rsidR="00BF42E7" w:rsidRPr="00903DBA" w:rsidRDefault="00BF42E7" w:rsidP="00BF42E7">
      <w:pPr>
        <w:pStyle w:val="Code"/>
        <w:rPr>
          <w:highlight w:val="white"/>
        </w:rPr>
      </w:pPr>
    </w:p>
    <w:p w14:paraId="2106C2E6" w14:textId="77777777" w:rsidR="00BF42E7" w:rsidRPr="00903DBA" w:rsidRDefault="00BF42E7" w:rsidP="00BF42E7">
      <w:pPr>
        <w:pStyle w:val="Code"/>
        <w:rPr>
          <w:highlight w:val="white"/>
        </w:rPr>
      </w:pPr>
      <w:r w:rsidRPr="00903DBA">
        <w:rPr>
          <w:highlight w:val="white"/>
        </w:rPr>
        <w:t xml:space="preserve">          case 'c': {</w:t>
      </w:r>
    </w:p>
    <w:p w14:paraId="1B6FC76D" w14:textId="77777777" w:rsidR="00BF42E7" w:rsidRPr="00903DBA" w:rsidRDefault="00BF42E7" w:rsidP="00BF42E7">
      <w:pPr>
        <w:pStyle w:val="Code"/>
        <w:rPr>
          <w:highlight w:val="white"/>
        </w:rPr>
      </w:pPr>
      <w:r w:rsidRPr="00903DBA">
        <w:rPr>
          <w:highlight w:val="white"/>
        </w:rPr>
        <w:t xml:space="preserve">              char charValue = scanChar();</w:t>
      </w:r>
    </w:p>
    <w:p w14:paraId="2A425A38" w14:textId="77777777" w:rsidR="00BF42E7" w:rsidRPr="00903DBA" w:rsidRDefault="00BF42E7" w:rsidP="00BF42E7">
      <w:pPr>
        <w:pStyle w:val="Code"/>
        <w:rPr>
          <w:highlight w:val="white"/>
        </w:rPr>
      </w:pPr>
    </w:p>
    <w:p w14:paraId="4E8BE3F8" w14:textId="77777777" w:rsidR="00BF42E7" w:rsidRPr="00903DBA" w:rsidRDefault="00BF42E7" w:rsidP="00BF42E7">
      <w:pPr>
        <w:pStyle w:val="Code"/>
        <w:rPr>
          <w:highlight w:val="white"/>
        </w:rPr>
      </w:pPr>
      <w:r w:rsidRPr="00903DBA">
        <w:rPr>
          <w:highlight w:val="white"/>
        </w:rPr>
        <w:t xml:space="preserve">              if (!star) {</w:t>
      </w:r>
    </w:p>
    <w:p w14:paraId="67B581D3" w14:textId="77777777" w:rsidR="00BF42E7" w:rsidRPr="00903DBA" w:rsidRDefault="00BF42E7" w:rsidP="00BF42E7">
      <w:pPr>
        <w:pStyle w:val="Code"/>
        <w:rPr>
          <w:highlight w:val="white"/>
        </w:rPr>
      </w:pPr>
      <w:r w:rsidRPr="00903DBA">
        <w:rPr>
          <w:highlight w:val="white"/>
        </w:rPr>
        <w:t xml:space="preserve">                charPtr = va_arg(arg_list, char*);</w:t>
      </w:r>
    </w:p>
    <w:p w14:paraId="39426899" w14:textId="77777777" w:rsidR="00BF42E7" w:rsidRPr="00903DBA" w:rsidRDefault="00BF42E7" w:rsidP="00BF42E7">
      <w:pPr>
        <w:pStyle w:val="Code"/>
        <w:rPr>
          <w:highlight w:val="white"/>
        </w:rPr>
      </w:pPr>
      <w:r w:rsidRPr="00903DBA">
        <w:rPr>
          <w:highlight w:val="white"/>
        </w:rPr>
        <w:t xml:space="preserve">                *charPtr = charValue;</w:t>
      </w:r>
    </w:p>
    <w:p w14:paraId="43B39378" w14:textId="77777777" w:rsidR="00BF42E7" w:rsidRPr="00903DBA" w:rsidRDefault="00BF42E7" w:rsidP="00BF42E7">
      <w:pPr>
        <w:pStyle w:val="Code"/>
        <w:rPr>
          <w:highlight w:val="white"/>
        </w:rPr>
      </w:pPr>
      <w:r w:rsidRPr="00903DBA">
        <w:rPr>
          <w:highlight w:val="white"/>
        </w:rPr>
        <w:t xml:space="preserve">              }</w:t>
      </w:r>
    </w:p>
    <w:p w14:paraId="5B2D2CEC" w14:textId="77777777" w:rsidR="00BF42E7" w:rsidRPr="00903DBA" w:rsidRDefault="00BF42E7" w:rsidP="00BF42E7">
      <w:pPr>
        <w:pStyle w:val="Code"/>
        <w:rPr>
          <w:highlight w:val="white"/>
        </w:rPr>
      </w:pPr>
    </w:p>
    <w:p w14:paraId="6F213AC4" w14:textId="77777777" w:rsidR="00BF42E7" w:rsidRPr="00903DBA" w:rsidRDefault="00BF42E7" w:rsidP="00BF42E7">
      <w:pPr>
        <w:pStyle w:val="Code"/>
        <w:rPr>
          <w:highlight w:val="white"/>
        </w:rPr>
      </w:pPr>
      <w:r w:rsidRPr="00903DBA">
        <w:rPr>
          <w:highlight w:val="white"/>
        </w:rPr>
        <w:t xml:space="preserve">              percent = FALSE;</w:t>
      </w:r>
    </w:p>
    <w:p w14:paraId="68D853A8" w14:textId="77777777" w:rsidR="00BF42E7" w:rsidRPr="00903DBA" w:rsidRDefault="00BF42E7" w:rsidP="00BF42E7">
      <w:pPr>
        <w:pStyle w:val="Code"/>
        <w:rPr>
          <w:highlight w:val="white"/>
        </w:rPr>
      </w:pPr>
    </w:p>
    <w:p w14:paraId="4E0E47F2" w14:textId="77777777" w:rsidR="00BF42E7" w:rsidRPr="00903DBA" w:rsidRDefault="00BF42E7" w:rsidP="00BF42E7">
      <w:pPr>
        <w:pStyle w:val="Code"/>
        <w:rPr>
          <w:highlight w:val="white"/>
        </w:rPr>
      </w:pPr>
      <w:r w:rsidRPr="00903DBA">
        <w:rPr>
          <w:highlight w:val="white"/>
        </w:rPr>
        <w:t xml:space="preserve">              if (charValue != EOF) {</w:t>
      </w:r>
    </w:p>
    <w:p w14:paraId="14EAE8AE" w14:textId="77777777" w:rsidR="00BF42E7" w:rsidRPr="00903DBA" w:rsidRDefault="00BF42E7" w:rsidP="00BF42E7">
      <w:pPr>
        <w:pStyle w:val="Code"/>
        <w:rPr>
          <w:highlight w:val="white"/>
        </w:rPr>
      </w:pPr>
      <w:r w:rsidRPr="00903DBA">
        <w:rPr>
          <w:highlight w:val="white"/>
        </w:rPr>
        <w:t xml:space="preserve">                ++g_inCount;</w:t>
      </w:r>
    </w:p>
    <w:p w14:paraId="12ED25EB" w14:textId="77777777" w:rsidR="00BF42E7" w:rsidRPr="00903DBA" w:rsidRDefault="00BF42E7" w:rsidP="00BF42E7">
      <w:pPr>
        <w:pStyle w:val="Code"/>
        <w:rPr>
          <w:highlight w:val="white"/>
        </w:rPr>
      </w:pPr>
      <w:r w:rsidRPr="00903DBA">
        <w:rPr>
          <w:highlight w:val="white"/>
        </w:rPr>
        <w:t xml:space="preserve">              }</w:t>
      </w:r>
    </w:p>
    <w:p w14:paraId="2ED45F85" w14:textId="77777777" w:rsidR="00BF42E7" w:rsidRPr="00903DBA" w:rsidRDefault="00BF42E7" w:rsidP="00BF42E7">
      <w:pPr>
        <w:pStyle w:val="Code"/>
        <w:rPr>
          <w:highlight w:val="white"/>
        </w:rPr>
      </w:pPr>
      <w:r w:rsidRPr="00903DBA">
        <w:rPr>
          <w:highlight w:val="white"/>
        </w:rPr>
        <w:t xml:space="preserve">            }</w:t>
      </w:r>
    </w:p>
    <w:p w14:paraId="24613F2B" w14:textId="77777777" w:rsidR="00BF42E7" w:rsidRPr="00903DBA" w:rsidRDefault="00BF42E7" w:rsidP="00BF42E7">
      <w:pPr>
        <w:pStyle w:val="Code"/>
        <w:rPr>
          <w:highlight w:val="white"/>
        </w:rPr>
      </w:pPr>
      <w:r w:rsidRPr="00903DBA">
        <w:rPr>
          <w:highlight w:val="white"/>
        </w:rPr>
        <w:t xml:space="preserve">            break;</w:t>
      </w:r>
    </w:p>
    <w:p w14:paraId="41C123E5" w14:textId="77777777" w:rsidR="00BF42E7" w:rsidRPr="00903DBA" w:rsidRDefault="00BF42E7" w:rsidP="00BF42E7">
      <w:pPr>
        <w:pStyle w:val="Code"/>
        <w:rPr>
          <w:highlight w:val="white"/>
        </w:rPr>
      </w:pPr>
    </w:p>
    <w:p w14:paraId="298AE8C7" w14:textId="77777777" w:rsidR="00BF42E7" w:rsidRPr="00903DBA" w:rsidRDefault="00BF42E7" w:rsidP="00BF42E7">
      <w:pPr>
        <w:pStyle w:val="Code"/>
        <w:rPr>
          <w:highlight w:val="white"/>
        </w:rPr>
      </w:pPr>
      <w:r w:rsidRPr="00903DBA">
        <w:rPr>
          <w:highlight w:val="white"/>
        </w:rPr>
        <w:t xml:space="preserve">          case 's':</w:t>
      </w:r>
    </w:p>
    <w:p w14:paraId="5110D2F0" w14:textId="77777777" w:rsidR="00BF42E7" w:rsidRPr="00903DBA" w:rsidRDefault="00BF42E7" w:rsidP="00BF42E7">
      <w:pPr>
        <w:pStyle w:val="Code"/>
        <w:rPr>
          <w:highlight w:val="white"/>
        </w:rPr>
      </w:pPr>
      <w:r w:rsidRPr="00903DBA">
        <w:rPr>
          <w:highlight w:val="white"/>
        </w:rPr>
        <w:t xml:space="preserve">            if (!star) {</w:t>
      </w:r>
    </w:p>
    <w:p w14:paraId="0D792751" w14:textId="77777777" w:rsidR="00BF42E7" w:rsidRPr="00903DBA" w:rsidRDefault="00BF42E7" w:rsidP="00BF42E7">
      <w:pPr>
        <w:pStyle w:val="Code"/>
        <w:rPr>
          <w:highlight w:val="white"/>
        </w:rPr>
      </w:pPr>
      <w:r w:rsidRPr="00903DBA">
        <w:rPr>
          <w:highlight w:val="white"/>
        </w:rPr>
        <w:t xml:space="preserve">              charPtr = va_arg(arg_list, char*);</w:t>
      </w:r>
    </w:p>
    <w:p w14:paraId="7BE61801" w14:textId="77777777" w:rsidR="00BF42E7" w:rsidRPr="00903DBA" w:rsidRDefault="00BF42E7" w:rsidP="00BF42E7">
      <w:pPr>
        <w:pStyle w:val="Code"/>
        <w:rPr>
          <w:highlight w:val="white"/>
        </w:rPr>
      </w:pPr>
      <w:r w:rsidRPr="00903DBA">
        <w:rPr>
          <w:highlight w:val="white"/>
        </w:rPr>
        <w:t xml:space="preserve">              scanString(charPtr, 0);</w:t>
      </w:r>
    </w:p>
    <w:p w14:paraId="4533C670" w14:textId="77777777" w:rsidR="00BF42E7" w:rsidRPr="00903DBA" w:rsidRDefault="00BF42E7" w:rsidP="00BF42E7">
      <w:pPr>
        <w:pStyle w:val="Code"/>
        <w:rPr>
          <w:highlight w:val="white"/>
        </w:rPr>
      </w:pPr>
      <w:r w:rsidRPr="00903DBA">
        <w:rPr>
          <w:highlight w:val="white"/>
        </w:rPr>
        <w:t xml:space="preserve">            }</w:t>
      </w:r>
    </w:p>
    <w:p w14:paraId="6E509C10" w14:textId="77777777" w:rsidR="00BF42E7" w:rsidRPr="00903DBA" w:rsidRDefault="00BF42E7" w:rsidP="00BF42E7">
      <w:pPr>
        <w:pStyle w:val="Code"/>
        <w:rPr>
          <w:highlight w:val="white"/>
        </w:rPr>
      </w:pPr>
      <w:r w:rsidRPr="00903DBA">
        <w:rPr>
          <w:highlight w:val="white"/>
        </w:rPr>
        <w:t xml:space="preserve">            else {</w:t>
      </w:r>
    </w:p>
    <w:p w14:paraId="258008CD" w14:textId="77777777" w:rsidR="00BF42E7" w:rsidRPr="00903DBA" w:rsidRDefault="00BF42E7" w:rsidP="00BF42E7">
      <w:pPr>
        <w:pStyle w:val="Code"/>
        <w:rPr>
          <w:highlight w:val="white"/>
        </w:rPr>
      </w:pPr>
      <w:r w:rsidRPr="00903DBA">
        <w:rPr>
          <w:highlight w:val="white"/>
        </w:rPr>
        <w:t xml:space="preserve">              scanString(NULL, 0);</w:t>
      </w:r>
    </w:p>
    <w:p w14:paraId="3BDE6508" w14:textId="77777777" w:rsidR="00BF42E7" w:rsidRPr="00903DBA" w:rsidRDefault="00BF42E7" w:rsidP="00BF42E7">
      <w:pPr>
        <w:pStyle w:val="Code"/>
        <w:rPr>
          <w:highlight w:val="white"/>
        </w:rPr>
      </w:pPr>
      <w:r w:rsidRPr="00903DBA">
        <w:rPr>
          <w:highlight w:val="white"/>
        </w:rPr>
        <w:t xml:space="preserve">            }</w:t>
      </w:r>
    </w:p>
    <w:p w14:paraId="5DD6C576" w14:textId="77777777" w:rsidR="00BF42E7" w:rsidRPr="00903DBA" w:rsidRDefault="00BF42E7" w:rsidP="00BF42E7">
      <w:pPr>
        <w:pStyle w:val="Code"/>
        <w:rPr>
          <w:highlight w:val="white"/>
        </w:rPr>
      </w:pPr>
    </w:p>
    <w:p w14:paraId="13622CBE" w14:textId="77777777" w:rsidR="00BF42E7" w:rsidRPr="00903DBA" w:rsidRDefault="00BF42E7" w:rsidP="00BF42E7">
      <w:pPr>
        <w:pStyle w:val="Code"/>
        <w:rPr>
          <w:highlight w:val="white"/>
        </w:rPr>
      </w:pPr>
      <w:r w:rsidRPr="00903DBA">
        <w:rPr>
          <w:highlight w:val="white"/>
        </w:rPr>
        <w:t xml:space="preserve">            percent = FALSE;</w:t>
      </w:r>
    </w:p>
    <w:p w14:paraId="385B2594" w14:textId="77777777" w:rsidR="00BF42E7" w:rsidRPr="00903DBA" w:rsidRDefault="00BF42E7" w:rsidP="00BF42E7">
      <w:pPr>
        <w:pStyle w:val="Code"/>
        <w:rPr>
          <w:highlight w:val="white"/>
        </w:rPr>
      </w:pPr>
      <w:r w:rsidRPr="00903DBA">
        <w:rPr>
          <w:highlight w:val="white"/>
        </w:rPr>
        <w:t xml:space="preserve">            break;</w:t>
      </w:r>
    </w:p>
    <w:p w14:paraId="1BBD6D38" w14:textId="77777777" w:rsidR="00BF42E7" w:rsidRPr="00903DBA" w:rsidRDefault="00BF42E7" w:rsidP="00BF42E7">
      <w:pPr>
        <w:pStyle w:val="Code"/>
        <w:rPr>
          <w:highlight w:val="white"/>
        </w:rPr>
      </w:pPr>
    </w:p>
    <w:p w14:paraId="4D13B7A3" w14:textId="77777777" w:rsidR="00BF42E7" w:rsidRPr="00903DBA" w:rsidRDefault="00BF42E7" w:rsidP="00BF42E7">
      <w:pPr>
        <w:pStyle w:val="Code"/>
        <w:rPr>
          <w:highlight w:val="white"/>
        </w:rPr>
      </w:pPr>
      <w:r w:rsidRPr="00903DBA">
        <w:rPr>
          <w:highlight w:val="white"/>
        </w:rPr>
        <w:t xml:space="preserve">          case 'i':</w:t>
      </w:r>
    </w:p>
    <w:p w14:paraId="0878CE32" w14:textId="77777777" w:rsidR="00BF42E7" w:rsidRPr="00903DBA" w:rsidRDefault="00BF42E7" w:rsidP="00BF42E7">
      <w:pPr>
        <w:pStyle w:val="Code"/>
        <w:rPr>
          <w:highlight w:val="white"/>
        </w:rPr>
      </w:pPr>
      <w:r w:rsidRPr="00903DBA">
        <w:rPr>
          <w:highlight w:val="white"/>
        </w:rPr>
        <w:t xml:space="preserve">          case 'd':</w:t>
      </w:r>
    </w:p>
    <w:p w14:paraId="1D8B0FCF" w14:textId="77777777" w:rsidR="00BF42E7" w:rsidRPr="00903DBA" w:rsidRDefault="00BF42E7" w:rsidP="00BF42E7">
      <w:pPr>
        <w:pStyle w:val="Code"/>
        <w:rPr>
          <w:highlight w:val="white"/>
        </w:rPr>
      </w:pPr>
      <w:r w:rsidRPr="00903DBA">
        <w:rPr>
          <w:highlight w:val="white"/>
        </w:rPr>
        <w:t xml:space="preserve">            longValue = scanLongInt(10);</w:t>
      </w:r>
    </w:p>
    <w:p w14:paraId="7AEA4226" w14:textId="77777777" w:rsidR="00BF42E7" w:rsidRPr="00903DBA" w:rsidRDefault="00BF42E7" w:rsidP="00BF42E7">
      <w:pPr>
        <w:pStyle w:val="Code"/>
        <w:rPr>
          <w:highlight w:val="white"/>
        </w:rPr>
      </w:pPr>
    </w:p>
    <w:p w14:paraId="07F8B6BA" w14:textId="77777777" w:rsidR="00BF42E7" w:rsidRPr="00903DBA" w:rsidRDefault="00BF42E7" w:rsidP="00BF42E7">
      <w:pPr>
        <w:pStyle w:val="Code"/>
        <w:rPr>
          <w:highlight w:val="white"/>
        </w:rPr>
      </w:pPr>
      <w:r w:rsidRPr="00903DBA">
        <w:rPr>
          <w:highlight w:val="white"/>
        </w:rPr>
        <w:t xml:space="preserve">            if (!star) {</w:t>
      </w:r>
    </w:p>
    <w:p w14:paraId="6B86A80D" w14:textId="77777777" w:rsidR="00BF42E7" w:rsidRPr="00903DBA" w:rsidRDefault="00BF42E7" w:rsidP="00BF42E7">
      <w:pPr>
        <w:pStyle w:val="Code"/>
        <w:rPr>
          <w:highlight w:val="white"/>
        </w:rPr>
      </w:pPr>
      <w:r w:rsidRPr="00903DBA">
        <w:rPr>
          <w:highlight w:val="white"/>
        </w:rPr>
        <w:t xml:space="preserve">              if (shortInt) {</w:t>
      </w:r>
    </w:p>
    <w:p w14:paraId="27E9FA8D" w14:textId="77777777" w:rsidR="00BF42E7" w:rsidRPr="00903DBA" w:rsidRDefault="00BF42E7" w:rsidP="00BF42E7">
      <w:pPr>
        <w:pStyle w:val="Code"/>
        <w:rPr>
          <w:highlight w:val="white"/>
        </w:rPr>
      </w:pPr>
      <w:r w:rsidRPr="00903DBA">
        <w:rPr>
          <w:highlight w:val="white"/>
        </w:rPr>
        <w:t xml:space="preserve">                shortPtr = va_arg(arg_list, short*);</w:t>
      </w:r>
    </w:p>
    <w:p w14:paraId="563DC891" w14:textId="77777777" w:rsidR="00BF42E7" w:rsidRPr="00903DBA" w:rsidRDefault="00BF42E7" w:rsidP="00BF42E7">
      <w:pPr>
        <w:pStyle w:val="Code"/>
        <w:rPr>
          <w:highlight w:val="white"/>
        </w:rPr>
      </w:pPr>
      <w:r w:rsidRPr="00903DBA">
        <w:rPr>
          <w:highlight w:val="white"/>
        </w:rPr>
        <w:t xml:space="preserve">                *shortPtr = (short) longValue;</w:t>
      </w:r>
    </w:p>
    <w:p w14:paraId="1B44383F" w14:textId="77777777" w:rsidR="00BF42E7" w:rsidRPr="00903DBA" w:rsidRDefault="00BF42E7" w:rsidP="00BF42E7">
      <w:pPr>
        <w:pStyle w:val="Code"/>
        <w:rPr>
          <w:highlight w:val="white"/>
        </w:rPr>
      </w:pPr>
      <w:r w:rsidRPr="00903DBA">
        <w:rPr>
          <w:highlight w:val="white"/>
        </w:rPr>
        <w:t xml:space="preserve">              }</w:t>
      </w:r>
    </w:p>
    <w:p w14:paraId="232E8D00" w14:textId="77777777" w:rsidR="00BF42E7" w:rsidRPr="00903DBA" w:rsidRDefault="00BF42E7" w:rsidP="00BF42E7">
      <w:pPr>
        <w:pStyle w:val="Code"/>
        <w:rPr>
          <w:highlight w:val="white"/>
        </w:rPr>
      </w:pPr>
      <w:r w:rsidRPr="00903DBA">
        <w:rPr>
          <w:highlight w:val="white"/>
        </w:rPr>
        <w:t xml:space="preserve">              else if (!longIntOrDouble) {</w:t>
      </w:r>
    </w:p>
    <w:p w14:paraId="4BE3F0BF" w14:textId="77777777" w:rsidR="00BF42E7" w:rsidRPr="00903DBA" w:rsidRDefault="00BF42E7" w:rsidP="00BF42E7">
      <w:pPr>
        <w:pStyle w:val="Code"/>
        <w:rPr>
          <w:highlight w:val="white"/>
        </w:rPr>
      </w:pPr>
      <w:r w:rsidRPr="00903DBA">
        <w:rPr>
          <w:highlight w:val="white"/>
        </w:rPr>
        <w:t xml:space="preserve">                intPtr = va_arg(arg_list, int*);</w:t>
      </w:r>
    </w:p>
    <w:p w14:paraId="0297AEA0" w14:textId="77777777" w:rsidR="00BF42E7" w:rsidRPr="00903DBA" w:rsidRDefault="00BF42E7" w:rsidP="00BF42E7">
      <w:pPr>
        <w:pStyle w:val="Code"/>
        <w:rPr>
          <w:highlight w:val="white"/>
        </w:rPr>
      </w:pPr>
      <w:r w:rsidRPr="00903DBA">
        <w:rPr>
          <w:highlight w:val="white"/>
        </w:rPr>
        <w:t xml:space="preserve">                *intPtr = (int) longValue;</w:t>
      </w:r>
    </w:p>
    <w:p w14:paraId="1012DE6F" w14:textId="77777777" w:rsidR="00BF42E7" w:rsidRPr="00903DBA" w:rsidRDefault="00BF42E7" w:rsidP="00BF42E7">
      <w:pPr>
        <w:pStyle w:val="Code"/>
        <w:rPr>
          <w:highlight w:val="white"/>
        </w:rPr>
      </w:pPr>
      <w:r w:rsidRPr="00903DBA">
        <w:rPr>
          <w:highlight w:val="white"/>
        </w:rPr>
        <w:t xml:space="preserve">              }</w:t>
      </w:r>
    </w:p>
    <w:p w14:paraId="3EEC058B" w14:textId="77777777" w:rsidR="00BF42E7" w:rsidRPr="00903DBA" w:rsidRDefault="00BF42E7" w:rsidP="00BF42E7">
      <w:pPr>
        <w:pStyle w:val="Code"/>
        <w:rPr>
          <w:highlight w:val="white"/>
        </w:rPr>
      </w:pPr>
      <w:r w:rsidRPr="00903DBA">
        <w:rPr>
          <w:highlight w:val="white"/>
        </w:rPr>
        <w:t xml:space="preserve">              else {</w:t>
      </w:r>
    </w:p>
    <w:p w14:paraId="7F9D7F55" w14:textId="77777777" w:rsidR="00BF42E7" w:rsidRPr="00903DBA" w:rsidRDefault="00BF42E7" w:rsidP="00BF42E7">
      <w:pPr>
        <w:pStyle w:val="Code"/>
        <w:rPr>
          <w:highlight w:val="white"/>
        </w:rPr>
      </w:pPr>
      <w:r w:rsidRPr="00903DBA">
        <w:rPr>
          <w:highlight w:val="white"/>
        </w:rPr>
        <w:lastRenderedPageBreak/>
        <w:t xml:space="preserve">                longPtr = va_arg(arg_list, long*);</w:t>
      </w:r>
    </w:p>
    <w:p w14:paraId="582AD7EA" w14:textId="77777777" w:rsidR="00BF42E7" w:rsidRPr="00903DBA" w:rsidRDefault="00BF42E7" w:rsidP="00BF42E7">
      <w:pPr>
        <w:pStyle w:val="Code"/>
        <w:rPr>
          <w:highlight w:val="white"/>
        </w:rPr>
      </w:pPr>
      <w:r w:rsidRPr="00903DBA">
        <w:rPr>
          <w:highlight w:val="white"/>
        </w:rPr>
        <w:t xml:space="preserve">                *longPtr = longValue;</w:t>
      </w:r>
    </w:p>
    <w:p w14:paraId="7EAA058B" w14:textId="77777777" w:rsidR="00BF42E7" w:rsidRPr="00903DBA" w:rsidRDefault="00BF42E7" w:rsidP="00BF42E7">
      <w:pPr>
        <w:pStyle w:val="Code"/>
        <w:rPr>
          <w:highlight w:val="white"/>
        </w:rPr>
      </w:pPr>
      <w:r w:rsidRPr="00903DBA">
        <w:rPr>
          <w:highlight w:val="white"/>
        </w:rPr>
        <w:t xml:space="preserve">              }</w:t>
      </w:r>
    </w:p>
    <w:p w14:paraId="5BA3A805" w14:textId="77777777" w:rsidR="00BF42E7" w:rsidRPr="00903DBA" w:rsidRDefault="00BF42E7" w:rsidP="00BF42E7">
      <w:pPr>
        <w:pStyle w:val="Code"/>
        <w:rPr>
          <w:highlight w:val="white"/>
        </w:rPr>
      </w:pPr>
      <w:r w:rsidRPr="00903DBA">
        <w:rPr>
          <w:highlight w:val="white"/>
        </w:rPr>
        <w:t xml:space="preserve">            }</w:t>
      </w:r>
    </w:p>
    <w:p w14:paraId="3071B1D7" w14:textId="77777777" w:rsidR="00BF42E7" w:rsidRPr="00903DBA" w:rsidRDefault="00BF42E7" w:rsidP="00BF42E7">
      <w:pPr>
        <w:pStyle w:val="Code"/>
        <w:rPr>
          <w:highlight w:val="white"/>
        </w:rPr>
      </w:pPr>
    </w:p>
    <w:p w14:paraId="14C05FC6" w14:textId="77777777" w:rsidR="00BF42E7" w:rsidRPr="00903DBA" w:rsidRDefault="00BF42E7" w:rsidP="00BF42E7">
      <w:pPr>
        <w:pStyle w:val="Code"/>
        <w:rPr>
          <w:highlight w:val="white"/>
        </w:rPr>
      </w:pPr>
      <w:r w:rsidRPr="00903DBA">
        <w:rPr>
          <w:highlight w:val="white"/>
        </w:rPr>
        <w:t xml:space="preserve">            percent = FALSE;</w:t>
      </w:r>
    </w:p>
    <w:p w14:paraId="3326DA2A" w14:textId="77777777" w:rsidR="00BF42E7" w:rsidRPr="00903DBA" w:rsidRDefault="00BF42E7" w:rsidP="00BF42E7">
      <w:pPr>
        <w:pStyle w:val="Code"/>
        <w:rPr>
          <w:highlight w:val="white"/>
        </w:rPr>
      </w:pPr>
      <w:r w:rsidRPr="00903DBA">
        <w:rPr>
          <w:highlight w:val="white"/>
        </w:rPr>
        <w:t xml:space="preserve">            break;</w:t>
      </w:r>
    </w:p>
    <w:p w14:paraId="748C4FAD" w14:textId="77777777" w:rsidR="00BF42E7" w:rsidRPr="00903DBA" w:rsidRDefault="00BF42E7" w:rsidP="00BF42E7">
      <w:pPr>
        <w:pStyle w:val="Code"/>
        <w:rPr>
          <w:highlight w:val="white"/>
        </w:rPr>
      </w:pPr>
    </w:p>
    <w:p w14:paraId="45D9988F" w14:textId="77777777" w:rsidR="00BF42E7" w:rsidRPr="00903DBA" w:rsidRDefault="00BF42E7" w:rsidP="00BF42E7">
      <w:pPr>
        <w:pStyle w:val="Code"/>
        <w:rPr>
          <w:highlight w:val="white"/>
        </w:rPr>
      </w:pPr>
      <w:r w:rsidRPr="00903DBA">
        <w:rPr>
          <w:highlight w:val="white"/>
        </w:rPr>
        <w:t xml:space="preserve">          case 'o':</w:t>
      </w:r>
    </w:p>
    <w:p w14:paraId="47BE7167" w14:textId="77777777" w:rsidR="00BF42E7" w:rsidRPr="00903DBA" w:rsidRDefault="00BF42E7" w:rsidP="00BF42E7">
      <w:pPr>
        <w:pStyle w:val="Code"/>
        <w:rPr>
          <w:highlight w:val="white"/>
        </w:rPr>
      </w:pPr>
      <w:r w:rsidRPr="00903DBA">
        <w:rPr>
          <w:highlight w:val="white"/>
        </w:rPr>
        <w:t xml:space="preserve">            unsignedLongValue = scanUnsignedLongInt(8);</w:t>
      </w:r>
    </w:p>
    <w:p w14:paraId="701152E2" w14:textId="77777777" w:rsidR="00BF42E7" w:rsidRPr="00903DBA" w:rsidRDefault="00BF42E7" w:rsidP="00BF42E7">
      <w:pPr>
        <w:pStyle w:val="Code"/>
        <w:rPr>
          <w:highlight w:val="white"/>
        </w:rPr>
      </w:pPr>
    </w:p>
    <w:p w14:paraId="63A59977" w14:textId="77777777" w:rsidR="00BF42E7" w:rsidRPr="00903DBA" w:rsidRDefault="00BF42E7" w:rsidP="00BF42E7">
      <w:pPr>
        <w:pStyle w:val="Code"/>
        <w:rPr>
          <w:highlight w:val="white"/>
        </w:rPr>
      </w:pPr>
      <w:r w:rsidRPr="00903DBA">
        <w:rPr>
          <w:highlight w:val="white"/>
        </w:rPr>
        <w:t xml:space="preserve">            if (!star) {</w:t>
      </w:r>
    </w:p>
    <w:p w14:paraId="62FD63B0" w14:textId="77777777" w:rsidR="00BF42E7" w:rsidRPr="00903DBA" w:rsidRDefault="00BF42E7" w:rsidP="00BF42E7">
      <w:pPr>
        <w:pStyle w:val="Code"/>
        <w:rPr>
          <w:highlight w:val="white"/>
        </w:rPr>
      </w:pPr>
      <w:r w:rsidRPr="00903DBA">
        <w:rPr>
          <w:highlight w:val="white"/>
        </w:rPr>
        <w:t xml:space="preserve">              if (shortInt) {</w:t>
      </w:r>
    </w:p>
    <w:p w14:paraId="2DE641A3"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7570D6DD" w14:textId="77777777" w:rsidR="00BF42E7" w:rsidRPr="00903DBA" w:rsidRDefault="00BF42E7" w:rsidP="00BF42E7">
      <w:pPr>
        <w:pStyle w:val="Code"/>
        <w:rPr>
          <w:highlight w:val="white"/>
        </w:rPr>
      </w:pPr>
      <w:r w:rsidRPr="00903DBA">
        <w:rPr>
          <w:highlight w:val="white"/>
        </w:rPr>
        <w:t xml:space="preserve">                *unsignedShortPtr = (short) unsignedLongValue;</w:t>
      </w:r>
    </w:p>
    <w:p w14:paraId="04EFD586" w14:textId="77777777" w:rsidR="00BF42E7" w:rsidRPr="00903DBA" w:rsidRDefault="00BF42E7" w:rsidP="00BF42E7">
      <w:pPr>
        <w:pStyle w:val="Code"/>
        <w:rPr>
          <w:highlight w:val="white"/>
        </w:rPr>
      </w:pPr>
      <w:r w:rsidRPr="00903DBA">
        <w:rPr>
          <w:highlight w:val="white"/>
        </w:rPr>
        <w:t xml:space="preserve">              }</w:t>
      </w:r>
    </w:p>
    <w:p w14:paraId="7FDF2541" w14:textId="77777777" w:rsidR="00BF42E7" w:rsidRPr="00903DBA" w:rsidRDefault="00BF42E7" w:rsidP="00BF42E7">
      <w:pPr>
        <w:pStyle w:val="Code"/>
        <w:rPr>
          <w:highlight w:val="white"/>
        </w:rPr>
      </w:pPr>
      <w:r w:rsidRPr="00903DBA">
        <w:rPr>
          <w:highlight w:val="white"/>
        </w:rPr>
        <w:t xml:space="preserve">              else if (!longIntOrDouble) {</w:t>
      </w:r>
    </w:p>
    <w:p w14:paraId="2EA53BEE"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13F8E31E" w14:textId="77777777" w:rsidR="00BF42E7" w:rsidRPr="00903DBA" w:rsidRDefault="00BF42E7" w:rsidP="00BF42E7">
      <w:pPr>
        <w:pStyle w:val="Code"/>
        <w:rPr>
          <w:highlight w:val="white"/>
        </w:rPr>
      </w:pPr>
      <w:r w:rsidRPr="00903DBA">
        <w:rPr>
          <w:highlight w:val="white"/>
        </w:rPr>
        <w:t xml:space="preserve">                *unsignedIntPtr = (int) unsignedLongValue;</w:t>
      </w:r>
    </w:p>
    <w:p w14:paraId="4E2DBE94" w14:textId="77777777" w:rsidR="00BF42E7" w:rsidRPr="00903DBA" w:rsidRDefault="00BF42E7" w:rsidP="00BF42E7">
      <w:pPr>
        <w:pStyle w:val="Code"/>
        <w:rPr>
          <w:highlight w:val="white"/>
        </w:rPr>
      </w:pPr>
      <w:r w:rsidRPr="00903DBA">
        <w:rPr>
          <w:highlight w:val="white"/>
        </w:rPr>
        <w:t xml:space="preserve">              }</w:t>
      </w:r>
    </w:p>
    <w:p w14:paraId="4BF514F2" w14:textId="77777777" w:rsidR="00BF42E7" w:rsidRPr="00903DBA" w:rsidRDefault="00BF42E7" w:rsidP="00BF42E7">
      <w:pPr>
        <w:pStyle w:val="Code"/>
        <w:rPr>
          <w:highlight w:val="white"/>
        </w:rPr>
      </w:pPr>
      <w:r w:rsidRPr="00903DBA">
        <w:rPr>
          <w:highlight w:val="white"/>
        </w:rPr>
        <w:t xml:space="preserve">              else {</w:t>
      </w:r>
    </w:p>
    <w:p w14:paraId="1431784F"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48E133DC" w14:textId="77777777" w:rsidR="00BF42E7" w:rsidRPr="00903DBA" w:rsidRDefault="00BF42E7" w:rsidP="00BF42E7">
      <w:pPr>
        <w:pStyle w:val="Code"/>
        <w:rPr>
          <w:highlight w:val="white"/>
        </w:rPr>
      </w:pPr>
      <w:r w:rsidRPr="00903DBA">
        <w:rPr>
          <w:highlight w:val="white"/>
        </w:rPr>
        <w:t xml:space="preserve">                *unsignedLongPtr = unsignedLongValue;</w:t>
      </w:r>
    </w:p>
    <w:p w14:paraId="028F4B81" w14:textId="77777777" w:rsidR="00BF42E7" w:rsidRPr="00903DBA" w:rsidRDefault="00BF42E7" w:rsidP="00BF42E7">
      <w:pPr>
        <w:pStyle w:val="Code"/>
        <w:rPr>
          <w:highlight w:val="white"/>
        </w:rPr>
      </w:pPr>
      <w:r w:rsidRPr="00903DBA">
        <w:rPr>
          <w:highlight w:val="white"/>
        </w:rPr>
        <w:t xml:space="preserve">              }</w:t>
      </w:r>
    </w:p>
    <w:p w14:paraId="4E503967" w14:textId="77777777" w:rsidR="00BF42E7" w:rsidRPr="00903DBA" w:rsidRDefault="00BF42E7" w:rsidP="00BF42E7">
      <w:pPr>
        <w:pStyle w:val="Code"/>
        <w:rPr>
          <w:highlight w:val="white"/>
        </w:rPr>
      </w:pPr>
      <w:r w:rsidRPr="00903DBA">
        <w:rPr>
          <w:highlight w:val="white"/>
        </w:rPr>
        <w:t xml:space="preserve">            }</w:t>
      </w:r>
    </w:p>
    <w:p w14:paraId="76B6FE55" w14:textId="77777777" w:rsidR="00BF42E7" w:rsidRPr="00903DBA" w:rsidRDefault="00BF42E7" w:rsidP="00BF42E7">
      <w:pPr>
        <w:pStyle w:val="Code"/>
        <w:rPr>
          <w:highlight w:val="white"/>
        </w:rPr>
      </w:pPr>
    </w:p>
    <w:p w14:paraId="6547F285" w14:textId="77777777" w:rsidR="00BF42E7" w:rsidRPr="00903DBA" w:rsidRDefault="00BF42E7" w:rsidP="00BF42E7">
      <w:pPr>
        <w:pStyle w:val="Code"/>
        <w:rPr>
          <w:highlight w:val="white"/>
        </w:rPr>
      </w:pPr>
      <w:r w:rsidRPr="00903DBA">
        <w:rPr>
          <w:highlight w:val="white"/>
        </w:rPr>
        <w:t xml:space="preserve">            percent = FALSE;</w:t>
      </w:r>
    </w:p>
    <w:p w14:paraId="142FCB09" w14:textId="77777777" w:rsidR="00BF42E7" w:rsidRPr="00903DBA" w:rsidRDefault="00BF42E7" w:rsidP="00BF42E7">
      <w:pPr>
        <w:pStyle w:val="Code"/>
        <w:rPr>
          <w:highlight w:val="white"/>
        </w:rPr>
      </w:pPr>
      <w:r w:rsidRPr="00903DBA">
        <w:rPr>
          <w:highlight w:val="white"/>
        </w:rPr>
        <w:t xml:space="preserve">            break;</w:t>
      </w:r>
    </w:p>
    <w:p w14:paraId="088CCF45" w14:textId="77777777" w:rsidR="00BF42E7" w:rsidRPr="00903DBA" w:rsidRDefault="00BF42E7" w:rsidP="00BF42E7">
      <w:pPr>
        <w:pStyle w:val="Code"/>
        <w:rPr>
          <w:highlight w:val="white"/>
        </w:rPr>
      </w:pPr>
    </w:p>
    <w:p w14:paraId="1CF849FC" w14:textId="77777777" w:rsidR="00BF42E7" w:rsidRPr="00903DBA" w:rsidRDefault="00BF42E7" w:rsidP="00BF42E7">
      <w:pPr>
        <w:pStyle w:val="Code"/>
        <w:rPr>
          <w:highlight w:val="white"/>
        </w:rPr>
      </w:pPr>
      <w:r w:rsidRPr="00903DBA">
        <w:rPr>
          <w:highlight w:val="white"/>
        </w:rPr>
        <w:t xml:space="preserve">          case 'x':</w:t>
      </w:r>
    </w:p>
    <w:p w14:paraId="7C3AF9B2" w14:textId="77777777" w:rsidR="00BF42E7" w:rsidRPr="00903DBA" w:rsidRDefault="00BF42E7" w:rsidP="00BF42E7">
      <w:pPr>
        <w:pStyle w:val="Code"/>
        <w:rPr>
          <w:highlight w:val="white"/>
        </w:rPr>
      </w:pPr>
      <w:r w:rsidRPr="00903DBA">
        <w:rPr>
          <w:highlight w:val="white"/>
        </w:rPr>
        <w:t xml:space="preserve">            unsignedLongValue = scanUnsignedLongInt(16);</w:t>
      </w:r>
    </w:p>
    <w:p w14:paraId="7D8A27DB" w14:textId="77777777" w:rsidR="00BF42E7" w:rsidRPr="00903DBA" w:rsidRDefault="00BF42E7" w:rsidP="00BF42E7">
      <w:pPr>
        <w:pStyle w:val="Code"/>
        <w:rPr>
          <w:highlight w:val="white"/>
        </w:rPr>
      </w:pPr>
    </w:p>
    <w:p w14:paraId="3828090D" w14:textId="77777777" w:rsidR="00BF42E7" w:rsidRPr="00903DBA" w:rsidRDefault="00BF42E7" w:rsidP="00BF42E7">
      <w:pPr>
        <w:pStyle w:val="Code"/>
        <w:rPr>
          <w:highlight w:val="white"/>
        </w:rPr>
      </w:pPr>
      <w:r w:rsidRPr="00903DBA">
        <w:rPr>
          <w:highlight w:val="white"/>
        </w:rPr>
        <w:t xml:space="preserve">            if (!star) {</w:t>
      </w:r>
    </w:p>
    <w:p w14:paraId="72F00160" w14:textId="77777777" w:rsidR="00BF42E7" w:rsidRPr="00903DBA" w:rsidRDefault="00BF42E7" w:rsidP="00BF42E7">
      <w:pPr>
        <w:pStyle w:val="Code"/>
        <w:rPr>
          <w:highlight w:val="white"/>
        </w:rPr>
      </w:pPr>
      <w:r w:rsidRPr="00903DBA">
        <w:rPr>
          <w:highlight w:val="white"/>
        </w:rPr>
        <w:t xml:space="preserve">              if (shortInt) {</w:t>
      </w:r>
    </w:p>
    <w:p w14:paraId="7C71AEEA"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30504EB4" w14:textId="77777777" w:rsidR="00BF42E7" w:rsidRPr="00903DBA" w:rsidRDefault="00BF42E7" w:rsidP="00BF42E7">
      <w:pPr>
        <w:pStyle w:val="Code"/>
        <w:rPr>
          <w:highlight w:val="white"/>
        </w:rPr>
      </w:pPr>
      <w:r w:rsidRPr="00903DBA">
        <w:rPr>
          <w:highlight w:val="white"/>
        </w:rPr>
        <w:t xml:space="preserve">                *unsignedShortPtr = (short) unsignedLongValue;</w:t>
      </w:r>
    </w:p>
    <w:p w14:paraId="13E8276F" w14:textId="77777777" w:rsidR="00BF42E7" w:rsidRPr="00903DBA" w:rsidRDefault="00BF42E7" w:rsidP="00BF42E7">
      <w:pPr>
        <w:pStyle w:val="Code"/>
        <w:rPr>
          <w:highlight w:val="white"/>
        </w:rPr>
      </w:pPr>
      <w:r w:rsidRPr="00903DBA">
        <w:rPr>
          <w:highlight w:val="white"/>
        </w:rPr>
        <w:t xml:space="preserve">              }</w:t>
      </w:r>
    </w:p>
    <w:p w14:paraId="4C3D9135" w14:textId="77777777" w:rsidR="00BF42E7" w:rsidRPr="00903DBA" w:rsidRDefault="00BF42E7" w:rsidP="00BF42E7">
      <w:pPr>
        <w:pStyle w:val="Code"/>
        <w:rPr>
          <w:highlight w:val="white"/>
        </w:rPr>
      </w:pPr>
      <w:r w:rsidRPr="00903DBA">
        <w:rPr>
          <w:highlight w:val="white"/>
        </w:rPr>
        <w:t xml:space="preserve">              else if (!longIntOrDouble) {</w:t>
      </w:r>
    </w:p>
    <w:p w14:paraId="70F88DD2"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0A659CE4" w14:textId="77777777" w:rsidR="00BF42E7" w:rsidRPr="00903DBA" w:rsidRDefault="00BF42E7" w:rsidP="00BF42E7">
      <w:pPr>
        <w:pStyle w:val="Code"/>
        <w:rPr>
          <w:highlight w:val="white"/>
        </w:rPr>
      </w:pPr>
      <w:r w:rsidRPr="00903DBA">
        <w:rPr>
          <w:highlight w:val="white"/>
        </w:rPr>
        <w:t xml:space="preserve">                *unsignedIntPtr = (int) unsignedLongValue;</w:t>
      </w:r>
    </w:p>
    <w:p w14:paraId="77408402" w14:textId="77777777" w:rsidR="00BF42E7" w:rsidRPr="00903DBA" w:rsidRDefault="00BF42E7" w:rsidP="00BF42E7">
      <w:pPr>
        <w:pStyle w:val="Code"/>
        <w:rPr>
          <w:highlight w:val="white"/>
        </w:rPr>
      </w:pPr>
      <w:r w:rsidRPr="00903DBA">
        <w:rPr>
          <w:highlight w:val="white"/>
        </w:rPr>
        <w:t xml:space="preserve">              }</w:t>
      </w:r>
    </w:p>
    <w:p w14:paraId="01152EE0" w14:textId="77777777" w:rsidR="00BF42E7" w:rsidRPr="00903DBA" w:rsidRDefault="00BF42E7" w:rsidP="00BF42E7">
      <w:pPr>
        <w:pStyle w:val="Code"/>
        <w:rPr>
          <w:highlight w:val="white"/>
        </w:rPr>
      </w:pPr>
      <w:r w:rsidRPr="00903DBA">
        <w:rPr>
          <w:highlight w:val="white"/>
        </w:rPr>
        <w:t xml:space="preserve">              else {</w:t>
      </w:r>
    </w:p>
    <w:p w14:paraId="24B3FB74"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7C24DD6" w14:textId="77777777" w:rsidR="00BF42E7" w:rsidRPr="00903DBA" w:rsidRDefault="00BF42E7" w:rsidP="00BF42E7">
      <w:pPr>
        <w:pStyle w:val="Code"/>
        <w:rPr>
          <w:highlight w:val="white"/>
        </w:rPr>
      </w:pPr>
      <w:r w:rsidRPr="00903DBA">
        <w:rPr>
          <w:highlight w:val="white"/>
        </w:rPr>
        <w:t xml:space="preserve">                *unsignedLongPtr = unsignedLongValue;</w:t>
      </w:r>
    </w:p>
    <w:p w14:paraId="6430CEAA" w14:textId="77777777" w:rsidR="00BF42E7" w:rsidRPr="00903DBA" w:rsidRDefault="00BF42E7" w:rsidP="00BF42E7">
      <w:pPr>
        <w:pStyle w:val="Code"/>
        <w:rPr>
          <w:highlight w:val="white"/>
        </w:rPr>
      </w:pPr>
      <w:r w:rsidRPr="00903DBA">
        <w:rPr>
          <w:highlight w:val="white"/>
        </w:rPr>
        <w:t xml:space="preserve">              }</w:t>
      </w:r>
    </w:p>
    <w:p w14:paraId="3F752FA1" w14:textId="77777777" w:rsidR="00BF42E7" w:rsidRPr="00903DBA" w:rsidRDefault="00BF42E7" w:rsidP="00BF42E7">
      <w:pPr>
        <w:pStyle w:val="Code"/>
        <w:rPr>
          <w:highlight w:val="white"/>
        </w:rPr>
      </w:pPr>
      <w:r w:rsidRPr="00903DBA">
        <w:rPr>
          <w:highlight w:val="white"/>
        </w:rPr>
        <w:t xml:space="preserve">            }</w:t>
      </w:r>
    </w:p>
    <w:p w14:paraId="0DB109CF" w14:textId="77777777" w:rsidR="00BF42E7" w:rsidRPr="00903DBA" w:rsidRDefault="00BF42E7" w:rsidP="00BF42E7">
      <w:pPr>
        <w:pStyle w:val="Code"/>
        <w:rPr>
          <w:highlight w:val="white"/>
        </w:rPr>
      </w:pPr>
    </w:p>
    <w:p w14:paraId="5BD20744" w14:textId="77777777" w:rsidR="00BF42E7" w:rsidRPr="00903DBA" w:rsidRDefault="00BF42E7" w:rsidP="00BF42E7">
      <w:pPr>
        <w:pStyle w:val="Code"/>
        <w:rPr>
          <w:highlight w:val="white"/>
        </w:rPr>
      </w:pPr>
      <w:r w:rsidRPr="00903DBA">
        <w:rPr>
          <w:highlight w:val="white"/>
        </w:rPr>
        <w:t xml:space="preserve">            percent = FALSE;</w:t>
      </w:r>
    </w:p>
    <w:p w14:paraId="236D96F8" w14:textId="77777777" w:rsidR="00BF42E7" w:rsidRPr="00903DBA" w:rsidRDefault="00BF42E7" w:rsidP="00BF42E7">
      <w:pPr>
        <w:pStyle w:val="Code"/>
        <w:rPr>
          <w:highlight w:val="white"/>
        </w:rPr>
      </w:pPr>
      <w:r w:rsidRPr="00903DBA">
        <w:rPr>
          <w:highlight w:val="white"/>
        </w:rPr>
        <w:t xml:space="preserve">            break;</w:t>
      </w:r>
    </w:p>
    <w:p w14:paraId="3E4564B6" w14:textId="77777777" w:rsidR="00BF42E7" w:rsidRPr="00903DBA" w:rsidRDefault="00BF42E7" w:rsidP="00BF42E7">
      <w:pPr>
        <w:pStyle w:val="Code"/>
        <w:rPr>
          <w:highlight w:val="white"/>
        </w:rPr>
      </w:pPr>
    </w:p>
    <w:p w14:paraId="073571F0" w14:textId="77777777" w:rsidR="00BF42E7" w:rsidRPr="00903DBA" w:rsidRDefault="00BF42E7" w:rsidP="00BF42E7">
      <w:pPr>
        <w:pStyle w:val="Code"/>
        <w:rPr>
          <w:highlight w:val="white"/>
        </w:rPr>
      </w:pPr>
      <w:r w:rsidRPr="00903DBA">
        <w:rPr>
          <w:highlight w:val="white"/>
        </w:rPr>
        <w:t xml:space="preserve">          case 'u':</w:t>
      </w:r>
    </w:p>
    <w:p w14:paraId="2860B32B" w14:textId="77777777" w:rsidR="00BF42E7" w:rsidRPr="00903DBA" w:rsidRDefault="00BF42E7" w:rsidP="00BF42E7">
      <w:pPr>
        <w:pStyle w:val="Code"/>
        <w:rPr>
          <w:highlight w:val="white"/>
        </w:rPr>
      </w:pPr>
      <w:r w:rsidRPr="00903DBA">
        <w:rPr>
          <w:highlight w:val="white"/>
        </w:rPr>
        <w:t xml:space="preserve">            unsignedLongValue = scanUnsignedLongInt(0);</w:t>
      </w:r>
    </w:p>
    <w:p w14:paraId="20C64E31" w14:textId="77777777" w:rsidR="00BF42E7" w:rsidRPr="00903DBA" w:rsidRDefault="00BF42E7" w:rsidP="00BF42E7">
      <w:pPr>
        <w:pStyle w:val="Code"/>
        <w:rPr>
          <w:highlight w:val="white"/>
        </w:rPr>
      </w:pPr>
    </w:p>
    <w:p w14:paraId="72B271E8" w14:textId="77777777" w:rsidR="00BF42E7" w:rsidRPr="00903DBA" w:rsidRDefault="00BF42E7" w:rsidP="00BF42E7">
      <w:pPr>
        <w:pStyle w:val="Code"/>
        <w:rPr>
          <w:highlight w:val="white"/>
        </w:rPr>
      </w:pPr>
      <w:r w:rsidRPr="00903DBA">
        <w:rPr>
          <w:highlight w:val="white"/>
        </w:rPr>
        <w:t xml:space="preserve">            if (!star) {</w:t>
      </w:r>
    </w:p>
    <w:p w14:paraId="42C8D5C1" w14:textId="77777777" w:rsidR="00BF42E7" w:rsidRPr="00903DBA" w:rsidRDefault="00BF42E7" w:rsidP="00BF42E7">
      <w:pPr>
        <w:pStyle w:val="Code"/>
        <w:rPr>
          <w:highlight w:val="white"/>
        </w:rPr>
      </w:pPr>
      <w:r w:rsidRPr="00903DBA">
        <w:rPr>
          <w:highlight w:val="white"/>
        </w:rPr>
        <w:t xml:space="preserve">              if (shortInt) {</w:t>
      </w:r>
    </w:p>
    <w:p w14:paraId="2DBD2C59"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4D5B2700" w14:textId="77777777" w:rsidR="00BF42E7" w:rsidRPr="00903DBA" w:rsidRDefault="00BF42E7" w:rsidP="00BF42E7">
      <w:pPr>
        <w:pStyle w:val="Code"/>
        <w:rPr>
          <w:highlight w:val="white"/>
        </w:rPr>
      </w:pPr>
      <w:r w:rsidRPr="00903DBA">
        <w:rPr>
          <w:highlight w:val="white"/>
        </w:rPr>
        <w:t xml:space="preserve">                *unsignedShortPtr = (short) unsignedLongValue;</w:t>
      </w:r>
    </w:p>
    <w:p w14:paraId="3CF40E95" w14:textId="77777777" w:rsidR="00BF42E7" w:rsidRPr="00903DBA" w:rsidRDefault="00BF42E7" w:rsidP="00BF42E7">
      <w:pPr>
        <w:pStyle w:val="Code"/>
        <w:rPr>
          <w:highlight w:val="white"/>
        </w:rPr>
      </w:pPr>
      <w:r w:rsidRPr="00903DBA">
        <w:rPr>
          <w:highlight w:val="white"/>
        </w:rPr>
        <w:lastRenderedPageBreak/>
        <w:t xml:space="preserve">              }</w:t>
      </w:r>
    </w:p>
    <w:p w14:paraId="79E02CF6" w14:textId="77777777" w:rsidR="00BF42E7" w:rsidRPr="00903DBA" w:rsidRDefault="00BF42E7" w:rsidP="00BF42E7">
      <w:pPr>
        <w:pStyle w:val="Code"/>
        <w:rPr>
          <w:highlight w:val="white"/>
        </w:rPr>
      </w:pPr>
      <w:r w:rsidRPr="00903DBA">
        <w:rPr>
          <w:highlight w:val="white"/>
        </w:rPr>
        <w:t xml:space="preserve">              else if (!longIntOrDouble) {</w:t>
      </w:r>
    </w:p>
    <w:p w14:paraId="2829DA78"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68AF063B" w14:textId="77777777" w:rsidR="00BF42E7" w:rsidRPr="00903DBA" w:rsidRDefault="00BF42E7" w:rsidP="00BF42E7">
      <w:pPr>
        <w:pStyle w:val="Code"/>
        <w:rPr>
          <w:highlight w:val="white"/>
        </w:rPr>
      </w:pPr>
      <w:r w:rsidRPr="00903DBA">
        <w:rPr>
          <w:highlight w:val="white"/>
        </w:rPr>
        <w:t xml:space="preserve">                *unsignedIntPtr = (int) unsignedLongValue;</w:t>
      </w:r>
    </w:p>
    <w:p w14:paraId="1D8F0111" w14:textId="77777777" w:rsidR="00BF42E7" w:rsidRPr="00903DBA" w:rsidRDefault="00BF42E7" w:rsidP="00BF42E7">
      <w:pPr>
        <w:pStyle w:val="Code"/>
        <w:rPr>
          <w:highlight w:val="white"/>
        </w:rPr>
      </w:pPr>
      <w:r w:rsidRPr="00903DBA">
        <w:rPr>
          <w:highlight w:val="white"/>
        </w:rPr>
        <w:t xml:space="preserve">              }</w:t>
      </w:r>
    </w:p>
    <w:p w14:paraId="1228B7C7" w14:textId="77777777" w:rsidR="00BF42E7" w:rsidRPr="00903DBA" w:rsidRDefault="00BF42E7" w:rsidP="00BF42E7">
      <w:pPr>
        <w:pStyle w:val="Code"/>
        <w:rPr>
          <w:highlight w:val="white"/>
        </w:rPr>
      </w:pPr>
      <w:r w:rsidRPr="00903DBA">
        <w:rPr>
          <w:highlight w:val="white"/>
        </w:rPr>
        <w:t xml:space="preserve">              else {</w:t>
      </w:r>
    </w:p>
    <w:p w14:paraId="3F1F1586"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689936B" w14:textId="77777777" w:rsidR="00BF42E7" w:rsidRPr="00903DBA" w:rsidRDefault="00BF42E7" w:rsidP="00BF42E7">
      <w:pPr>
        <w:pStyle w:val="Code"/>
        <w:rPr>
          <w:highlight w:val="white"/>
        </w:rPr>
      </w:pPr>
      <w:r w:rsidRPr="00903DBA">
        <w:rPr>
          <w:highlight w:val="white"/>
        </w:rPr>
        <w:t xml:space="preserve">                *unsignedLongPtr = unsignedLongValue;</w:t>
      </w:r>
    </w:p>
    <w:p w14:paraId="06E92C44" w14:textId="77777777" w:rsidR="00BF42E7" w:rsidRPr="00903DBA" w:rsidRDefault="00BF42E7" w:rsidP="00BF42E7">
      <w:pPr>
        <w:pStyle w:val="Code"/>
        <w:rPr>
          <w:highlight w:val="white"/>
        </w:rPr>
      </w:pPr>
      <w:r w:rsidRPr="00903DBA">
        <w:rPr>
          <w:highlight w:val="white"/>
        </w:rPr>
        <w:t xml:space="preserve">              }</w:t>
      </w:r>
    </w:p>
    <w:p w14:paraId="3A53EF9D" w14:textId="77777777" w:rsidR="00BF42E7" w:rsidRPr="00903DBA" w:rsidRDefault="00BF42E7" w:rsidP="00BF42E7">
      <w:pPr>
        <w:pStyle w:val="Code"/>
        <w:rPr>
          <w:highlight w:val="white"/>
        </w:rPr>
      </w:pPr>
      <w:r w:rsidRPr="00903DBA">
        <w:rPr>
          <w:highlight w:val="white"/>
        </w:rPr>
        <w:t xml:space="preserve">            }</w:t>
      </w:r>
    </w:p>
    <w:p w14:paraId="411C3BBE" w14:textId="77777777" w:rsidR="00BF42E7" w:rsidRPr="00903DBA" w:rsidRDefault="00BF42E7" w:rsidP="00BF42E7">
      <w:pPr>
        <w:pStyle w:val="Code"/>
        <w:rPr>
          <w:highlight w:val="white"/>
        </w:rPr>
      </w:pPr>
    </w:p>
    <w:p w14:paraId="732CBC77" w14:textId="77777777" w:rsidR="00BF42E7" w:rsidRPr="00903DBA" w:rsidRDefault="00BF42E7" w:rsidP="00BF42E7">
      <w:pPr>
        <w:pStyle w:val="Code"/>
        <w:rPr>
          <w:highlight w:val="white"/>
        </w:rPr>
      </w:pPr>
      <w:r w:rsidRPr="00903DBA">
        <w:rPr>
          <w:highlight w:val="white"/>
        </w:rPr>
        <w:t xml:space="preserve">            percent = FALSE;</w:t>
      </w:r>
    </w:p>
    <w:p w14:paraId="16471645" w14:textId="77777777" w:rsidR="00BF42E7" w:rsidRPr="00903DBA" w:rsidRDefault="00BF42E7" w:rsidP="00BF42E7">
      <w:pPr>
        <w:pStyle w:val="Code"/>
        <w:rPr>
          <w:highlight w:val="white"/>
        </w:rPr>
      </w:pPr>
      <w:r w:rsidRPr="00903DBA">
        <w:rPr>
          <w:highlight w:val="white"/>
        </w:rPr>
        <w:t xml:space="preserve">            break;</w:t>
      </w:r>
    </w:p>
    <w:p w14:paraId="402E246A" w14:textId="77777777" w:rsidR="00BF42E7" w:rsidRPr="00903DBA" w:rsidRDefault="00BF42E7" w:rsidP="00BF42E7">
      <w:pPr>
        <w:pStyle w:val="Code"/>
        <w:rPr>
          <w:highlight w:val="white"/>
        </w:rPr>
      </w:pPr>
    </w:p>
    <w:p w14:paraId="4537DE0F" w14:textId="77777777" w:rsidR="00BF42E7" w:rsidRPr="00903DBA" w:rsidRDefault="00BF42E7" w:rsidP="00BF42E7">
      <w:pPr>
        <w:pStyle w:val="Code"/>
        <w:rPr>
          <w:highlight w:val="white"/>
        </w:rPr>
      </w:pPr>
      <w:r w:rsidRPr="00903DBA">
        <w:rPr>
          <w:highlight w:val="white"/>
        </w:rPr>
        <w:t xml:space="preserve">          case 'e':</w:t>
      </w:r>
    </w:p>
    <w:p w14:paraId="0B4EC057" w14:textId="77777777" w:rsidR="00BF42E7" w:rsidRPr="00903DBA" w:rsidRDefault="00BF42E7" w:rsidP="00BF42E7">
      <w:pPr>
        <w:pStyle w:val="Code"/>
        <w:rPr>
          <w:highlight w:val="white"/>
        </w:rPr>
      </w:pPr>
      <w:r w:rsidRPr="00903DBA">
        <w:rPr>
          <w:highlight w:val="white"/>
        </w:rPr>
        <w:t xml:space="preserve">          case 'f':</w:t>
      </w:r>
    </w:p>
    <w:p w14:paraId="673589BE" w14:textId="77777777" w:rsidR="00BF42E7" w:rsidRPr="00903DBA" w:rsidRDefault="00BF42E7" w:rsidP="00BF42E7">
      <w:pPr>
        <w:pStyle w:val="Code"/>
        <w:rPr>
          <w:highlight w:val="white"/>
        </w:rPr>
      </w:pPr>
      <w:r w:rsidRPr="00903DBA">
        <w:rPr>
          <w:highlight w:val="white"/>
        </w:rPr>
        <w:t xml:space="preserve">          case 'g':</w:t>
      </w:r>
    </w:p>
    <w:p w14:paraId="0BF22A73" w14:textId="77777777" w:rsidR="00BF42E7" w:rsidRPr="00903DBA" w:rsidRDefault="00BF42E7" w:rsidP="00BF42E7">
      <w:pPr>
        <w:pStyle w:val="Code"/>
        <w:rPr>
          <w:highlight w:val="white"/>
        </w:rPr>
      </w:pPr>
      <w:r w:rsidRPr="00903DBA">
        <w:rPr>
          <w:highlight w:val="white"/>
        </w:rPr>
        <w:t xml:space="preserve">            longDoubleValue = scanLongDouble();</w:t>
      </w:r>
    </w:p>
    <w:p w14:paraId="64532AE2" w14:textId="77777777" w:rsidR="00BF42E7" w:rsidRPr="00903DBA" w:rsidRDefault="00BF42E7" w:rsidP="00BF42E7">
      <w:pPr>
        <w:pStyle w:val="Code"/>
        <w:rPr>
          <w:highlight w:val="white"/>
        </w:rPr>
      </w:pPr>
    </w:p>
    <w:p w14:paraId="65A10747" w14:textId="77777777" w:rsidR="00BF42E7" w:rsidRPr="00903DBA" w:rsidRDefault="00BF42E7" w:rsidP="00BF42E7">
      <w:pPr>
        <w:pStyle w:val="Code"/>
        <w:rPr>
          <w:highlight w:val="white"/>
        </w:rPr>
      </w:pPr>
      <w:r w:rsidRPr="00903DBA">
        <w:rPr>
          <w:highlight w:val="white"/>
        </w:rPr>
        <w:t xml:space="preserve">            if (!star) {</w:t>
      </w:r>
    </w:p>
    <w:p w14:paraId="6DA10D33" w14:textId="77777777" w:rsidR="00BF42E7" w:rsidRPr="00903DBA" w:rsidRDefault="00BF42E7" w:rsidP="00BF42E7">
      <w:pPr>
        <w:pStyle w:val="Code"/>
        <w:rPr>
          <w:highlight w:val="white"/>
        </w:rPr>
      </w:pPr>
      <w:r w:rsidRPr="00903DBA">
        <w:rPr>
          <w:highlight w:val="white"/>
        </w:rPr>
        <w:t xml:space="preserve">              if (longIntOrDouble) {</w:t>
      </w:r>
    </w:p>
    <w:p w14:paraId="568458A2" w14:textId="77777777" w:rsidR="00BF42E7" w:rsidRPr="00903DBA" w:rsidRDefault="00BF42E7" w:rsidP="00BF42E7">
      <w:pPr>
        <w:pStyle w:val="Code"/>
        <w:rPr>
          <w:highlight w:val="white"/>
        </w:rPr>
      </w:pPr>
      <w:r w:rsidRPr="00903DBA">
        <w:rPr>
          <w:highlight w:val="white"/>
        </w:rPr>
        <w:t xml:space="preserve">                double* doublePtr = va_arg(arg_list, double*);</w:t>
      </w:r>
    </w:p>
    <w:p w14:paraId="2E49297A" w14:textId="77777777" w:rsidR="00BF42E7" w:rsidRPr="00903DBA" w:rsidRDefault="00BF42E7" w:rsidP="00BF42E7">
      <w:pPr>
        <w:pStyle w:val="Code"/>
        <w:rPr>
          <w:highlight w:val="white"/>
        </w:rPr>
      </w:pPr>
      <w:r w:rsidRPr="00903DBA">
        <w:rPr>
          <w:highlight w:val="white"/>
        </w:rPr>
        <w:t xml:space="preserve">                *doublePtr = (double) longDoubleValue;</w:t>
      </w:r>
    </w:p>
    <w:p w14:paraId="47C8F301" w14:textId="77777777" w:rsidR="00BF42E7" w:rsidRPr="00903DBA" w:rsidRDefault="00BF42E7" w:rsidP="00BF42E7">
      <w:pPr>
        <w:pStyle w:val="Code"/>
        <w:rPr>
          <w:highlight w:val="white"/>
        </w:rPr>
      </w:pPr>
      <w:r w:rsidRPr="00903DBA">
        <w:rPr>
          <w:highlight w:val="white"/>
        </w:rPr>
        <w:t xml:space="preserve">              }</w:t>
      </w:r>
    </w:p>
    <w:p w14:paraId="031F445C" w14:textId="77777777" w:rsidR="00BF42E7" w:rsidRPr="00903DBA" w:rsidRDefault="00BF42E7" w:rsidP="00BF42E7">
      <w:pPr>
        <w:pStyle w:val="Code"/>
        <w:rPr>
          <w:highlight w:val="white"/>
        </w:rPr>
      </w:pPr>
      <w:r w:rsidRPr="00903DBA">
        <w:rPr>
          <w:highlight w:val="white"/>
        </w:rPr>
        <w:t xml:space="preserve">              else if (longDouble) {</w:t>
      </w:r>
    </w:p>
    <w:p w14:paraId="618E2C7A" w14:textId="77777777" w:rsidR="00BF42E7" w:rsidRPr="00903DBA" w:rsidRDefault="00BF42E7" w:rsidP="00BF42E7">
      <w:pPr>
        <w:pStyle w:val="Code"/>
        <w:rPr>
          <w:highlight w:val="white"/>
        </w:rPr>
      </w:pPr>
      <w:r w:rsidRPr="00903DBA">
        <w:rPr>
          <w:highlight w:val="white"/>
        </w:rPr>
        <w:t xml:space="preserve">                long double* longDoublePtr = va_arg(arg_list, long double*);</w:t>
      </w:r>
    </w:p>
    <w:p w14:paraId="264D20DC" w14:textId="77777777" w:rsidR="00BF42E7" w:rsidRPr="00903DBA" w:rsidRDefault="00BF42E7" w:rsidP="00BF42E7">
      <w:pPr>
        <w:pStyle w:val="Code"/>
        <w:rPr>
          <w:highlight w:val="white"/>
        </w:rPr>
      </w:pPr>
      <w:r w:rsidRPr="00903DBA">
        <w:rPr>
          <w:highlight w:val="white"/>
        </w:rPr>
        <w:t xml:space="preserve">                *longDoublePtr = longDoubleValue;</w:t>
      </w:r>
    </w:p>
    <w:p w14:paraId="77F26EE9" w14:textId="77777777" w:rsidR="00BF42E7" w:rsidRPr="00903DBA" w:rsidRDefault="00BF42E7" w:rsidP="00BF42E7">
      <w:pPr>
        <w:pStyle w:val="Code"/>
        <w:rPr>
          <w:highlight w:val="white"/>
        </w:rPr>
      </w:pPr>
      <w:r w:rsidRPr="00903DBA">
        <w:rPr>
          <w:highlight w:val="white"/>
        </w:rPr>
        <w:t xml:space="preserve">              }</w:t>
      </w:r>
    </w:p>
    <w:p w14:paraId="2A95DC6D" w14:textId="77777777" w:rsidR="00BF42E7" w:rsidRPr="00903DBA" w:rsidRDefault="00BF42E7" w:rsidP="00BF42E7">
      <w:pPr>
        <w:pStyle w:val="Code"/>
        <w:rPr>
          <w:highlight w:val="white"/>
        </w:rPr>
      </w:pPr>
      <w:r w:rsidRPr="00903DBA">
        <w:rPr>
          <w:highlight w:val="white"/>
        </w:rPr>
        <w:t xml:space="preserve">              else {</w:t>
      </w:r>
    </w:p>
    <w:p w14:paraId="52361E22" w14:textId="77777777" w:rsidR="00BF42E7" w:rsidRPr="00903DBA" w:rsidRDefault="00BF42E7" w:rsidP="00BF42E7">
      <w:pPr>
        <w:pStyle w:val="Code"/>
        <w:rPr>
          <w:highlight w:val="white"/>
        </w:rPr>
      </w:pPr>
      <w:r w:rsidRPr="00903DBA">
        <w:rPr>
          <w:highlight w:val="white"/>
        </w:rPr>
        <w:t xml:space="preserve">                float* floatPtr = va_arg(arg_list, float*);</w:t>
      </w:r>
    </w:p>
    <w:p w14:paraId="012EE4B5" w14:textId="77777777" w:rsidR="00BF42E7" w:rsidRPr="00903DBA" w:rsidRDefault="00BF42E7" w:rsidP="00BF42E7">
      <w:pPr>
        <w:pStyle w:val="Code"/>
        <w:rPr>
          <w:highlight w:val="white"/>
        </w:rPr>
      </w:pPr>
      <w:r w:rsidRPr="00903DBA">
        <w:rPr>
          <w:highlight w:val="white"/>
        </w:rPr>
        <w:t xml:space="preserve">                *floatPtr = (float) longDoubleValue;</w:t>
      </w:r>
    </w:p>
    <w:p w14:paraId="7F08ABDF" w14:textId="77777777" w:rsidR="00BF42E7" w:rsidRPr="00903DBA" w:rsidRDefault="00BF42E7" w:rsidP="00BF42E7">
      <w:pPr>
        <w:pStyle w:val="Code"/>
        <w:rPr>
          <w:highlight w:val="white"/>
        </w:rPr>
      </w:pPr>
      <w:r w:rsidRPr="00903DBA">
        <w:rPr>
          <w:highlight w:val="white"/>
        </w:rPr>
        <w:t xml:space="preserve">              }</w:t>
      </w:r>
    </w:p>
    <w:p w14:paraId="0AB68C18" w14:textId="77777777" w:rsidR="00BF42E7" w:rsidRPr="00903DBA" w:rsidRDefault="00BF42E7" w:rsidP="00BF42E7">
      <w:pPr>
        <w:pStyle w:val="Code"/>
        <w:rPr>
          <w:highlight w:val="white"/>
        </w:rPr>
      </w:pPr>
      <w:r w:rsidRPr="00903DBA">
        <w:rPr>
          <w:highlight w:val="white"/>
        </w:rPr>
        <w:t xml:space="preserve">            }</w:t>
      </w:r>
    </w:p>
    <w:p w14:paraId="182919F6" w14:textId="77777777" w:rsidR="00BF42E7" w:rsidRPr="00903DBA" w:rsidRDefault="00BF42E7" w:rsidP="00BF42E7">
      <w:pPr>
        <w:pStyle w:val="Code"/>
        <w:rPr>
          <w:highlight w:val="white"/>
        </w:rPr>
      </w:pPr>
    </w:p>
    <w:p w14:paraId="7BD5B068" w14:textId="77777777" w:rsidR="00BF42E7" w:rsidRPr="00903DBA" w:rsidRDefault="00BF42E7" w:rsidP="00BF42E7">
      <w:pPr>
        <w:pStyle w:val="Code"/>
        <w:rPr>
          <w:highlight w:val="white"/>
        </w:rPr>
      </w:pPr>
      <w:r w:rsidRPr="00903DBA">
        <w:rPr>
          <w:highlight w:val="white"/>
        </w:rPr>
        <w:t xml:space="preserve">            percent = FALSE;</w:t>
      </w:r>
    </w:p>
    <w:p w14:paraId="4FDD6EE8" w14:textId="77777777" w:rsidR="00BF42E7" w:rsidRPr="00903DBA" w:rsidRDefault="00BF42E7" w:rsidP="00BF42E7">
      <w:pPr>
        <w:pStyle w:val="Code"/>
        <w:rPr>
          <w:highlight w:val="white"/>
        </w:rPr>
      </w:pPr>
      <w:r w:rsidRPr="00903DBA">
        <w:rPr>
          <w:highlight w:val="white"/>
        </w:rPr>
        <w:t xml:space="preserve">            break;</w:t>
      </w:r>
    </w:p>
    <w:p w14:paraId="7CF48E1F" w14:textId="77777777" w:rsidR="00BF42E7" w:rsidRPr="00903DBA" w:rsidRDefault="00BF42E7" w:rsidP="00F113EB">
      <w:pPr>
        <w:pStyle w:val="Code"/>
        <w:rPr>
          <w:highlight w:val="white"/>
        </w:rPr>
      </w:pPr>
    </w:p>
    <w:p w14:paraId="35523469" w14:textId="77777777" w:rsidR="00F113EB" w:rsidRPr="00903DBA" w:rsidRDefault="00F113EB" w:rsidP="00F113EB">
      <w:pPr>
        <w:pStyle w:val="Code"/>
        <w:rPr>
          <w:highlight w:val="white"/>
        </w:rPr>
      </w:pPr>
      <w:r w:rsidRPr="00903DBA">
        <w:rPr>
          <w:highlight w:val="white"/>
        </w:rPr>
        <w:t xml:space="preserve">          case '[': {</w:t>
      </w:r>
    </w:p>
    <w:p w14:paraId="2DB164EE" w14:textId="77777777" w:rsidR="00F113EB" w:rsidRPr="00903DBA" w:rsidRDefault="00F113EB" w:rsidP="00F113EB">
      <w:pPr>
        <w:pStyle w:val="Code"/>
        <w:rPr>
          <w:highlight w:val="white"/>
        </w:rPr>
      </w:pPr>
      <w:r w:rsidRPr="00903DBA">
        <w:rPr>
          <w:highlight w:val="white"/>
        </w:rPr>
        <w:t xml:space="preserve">              BOOL not = FALSE;</w:t>
      </w:r>
    </w:p>
    <w:p w14:paraId="0979CE90" w14:textId="77777777" w:rsidR="00F113EB" w:rsidRPr="00903DBA" w:rsidRDefault="00F113EB" w:rsidP="00F113EB">
      <w:pPr>
        <w:pStyle w:val="Code"/>
        <w:rPr>
          <w:highlight w:val="white"/>
        </w:rPr>
      </w:pPr>
      <w:r w:rsidRPr="00903DBA">
        <w:rPr>
          <w:highlight w:val="white"/>
        </w:rPr>
        <w:t xml:space="preserve">              ++index;</w:t>
      </w:r>
    </w:p>
    <w:p w14:paraId="20F62476" w14:textId="77777777" w:rsidR="00F113EB" w:rsidRPr="00903DBA" w:rsidRDefault="00F113EB" w:rsidP="00F113EB">
      <w:pPr>
        <w:pStyle w:val="Code"/>
        <w:rPr>
          <w:highlight w:val="white"/>
        </w:rPr>
      </w:pPr>
    </w:p>
    <w:p w14:paraId="1DE1748C" w14:textId="77777777" w:rsidR="00F113EB" w:rsidRPr="00903DBA" w:rsidRDefault="00F113EB" w:rsidP="00F113EB">
      <w:pPr>
        <w:pStyle w:val="Code"/>
        <w:rPr>
          <w:highlight w:val="white"/>
        </w:rPr>
      </w:pPr>
      <w:r w:rsidRPr="00903DBA">
        <w:rPr>
          <w:highlight w:val="white"/>
        </w:rPr>
        <w:t xml:space="preserve">              if (format[index] == '^') {</w:t>
      </w:r>
    </w:p>
    <w:p w14:paraId="6D40E2BE" w14:textId="77777777" w:rsidR="00F113EB" w:rsidRPr="00903DBA" w:rsidRDefault="00F113EB" w:rsidP="00F113EB">
      <w:pPr>
        <w:pStyle w:val="Code"/>
        <w:rPr>
          <w:highlight w:val="white"/>
        </w:rPr>
      </w:pPr>
      <w:r w:rsidRPr="00903DBA">
        <w:rPr>
          <w:highlight w:val="white"/>
        </w:rPr>
        <w:t xml:space="preserve">                not = TRUE;</w:t>
      </w:r>
    </w:p>
    <w:p w14:paraId="6D478297" w14:textId="77777777" w:rsidR="00F113EB" w:rsidRPr="00903DBA" w:rsidRDefault="00F113EB" w:rsidP="00F113EB">
      <w:pPr>
        <w:pStyle w:val="Code"/>
        <w:rPr>
          <w:highlight w:val="white"/>
        </w:rPr>
      </w:pPr>
      <w:r w:rsidRPr="00903DBA">
        <w:rPr>
          <w:highlight w:val="white"/>
        </w:rPr>
        <w:t xml:space="preserve">                ++index;</w:t>
      </w:r>
    </w:p>
    <w:p w14:paraId="6B69C686" w14:textId="77777777" w:rsidR="00F113EB" w:rsidRPr="00903DBA" w:rsidRDefault="00F113EB" w:rsidP="00F113EB">
      <w:pPr>
        <w:pStyle w:val="Code"/>
        <w:rPr>
          <w:highlight w:val="white"/>
        </w:rPr>
      </w:pPr>
      <w:r w:rsidRPr="00903DBA">
        <w:rPr>
          <w:highlight w:val="white"/>
        </w:rPr>
        <w:t xml:space="preserve">              }</w:t>
      </w:r>
    </w:p>
    <w:p w14:paraId="53F203A1" w14:textId="77777777" w:rsidR="00F113EB" w:rsidRPr="00903DBA" w:rsidRDefault="00F113EB" w:rsidP="00F113EB">
      <w:pPr>
        <w:pStyle w:val="Code"/>
        <w:rPr>
          <w:highlight w:val="white"/>
        </w:rPr>
      </w:pPr>
    </w:p>
    <w:p w14:paraId="0682288F" w14:textId="77777777" w:rsidR="00F113EB" w:rsidRPr="00903DBA" w:rsidRDefault="00F113EB" w:rsidP="00F113EB">
      <w:pPr>
        <w:pStyle w:val="Code"/>
        <w:rPr>
          <w:highlight w:val="white"/>
        </w:rPr>
      </w:pPr>
      <w:r w:rsidRPr="00903DBA">
        <w:rPr>
          <w:highlight w:val="white"/>
        </w:rPr>
        <w:t xml:space="preserve">              { int startIndex = index;</w:t>
      </w:r>
    </w:p>
    <w:p w14:paraId="4A5AAD19" w14:textId="77777777" w:rsidR="00F113EB" w:rsidRPr="00903DBA" w:rsidRDefault="00F113EB" w:rsidP="00F113EB">
      <w:pPr>
        <w:pStyle w:val="Code"/>
        <w:rPr>
          <w:highlight w:val="white"/>
        </w:rPr>
      </w:pPr>
      <w:r w:rsidRPr="00903DBA">
        <w:rPr>
          <w:highlight w:val="white"/>
        </w:rPr>
        <w:t xml:space="preserve">                </w:t>
      </w:r>
    </w:p>
    <w:p w14:paraId="13AF65F0" w14:textId="77777777" w:rsidR="00F113EB" w:rsidRPr="00903DBA" w:rsidRDefault="00F113EB" w:rsidP="00F113EB">
      <w:pPr>
        <w:pStyle w:val="Code"/>
        <w:rPr>
          <w:highlight w:val="white"/>
        </w:rPr>
      </w:pPr>
      <w:r w:rsidRPr="00903DBA">
        <w:rPr>
          <w:highlight w:val="white"/>
        </w:rPr>
        <w:t xml:space="preserve">                while (format[index] != ']') {</w:t>
      </w:r>
    </w:p>
    <w:p w14:paraId="4AE65119" w14:textId="77777777" w:rsidR="00F113EB" w:rsidRPr="00903DBA" w:rsidRDefault="00F113EB" w:rsidP="00F113EB">
      <w:pPr>
        <w:pStyle w:val="Code"/>
        <w:rPr>
          <w:highlight w:val="white"/>
        </w:rPr>
      </w:pPr>
      <w:r w:rsidRPr="00903DBA">
        <w:rPr>
          <w:highlight w:val="white"/>
        </w:rPr>
        <w:t xml:space="preserve">                  ++index;</w:t>
      </w:r>
    </w:p>
    <w:p w14:paraId="00C20CAB" w14:textId="77777777" w:rsidR="00F113EB" w:rsidRPr="00903DBA" w:rsidRDefault="00F113EB" w:rsidP="00F113EB">
      <w:pPr>
        <w:pStyle w:val="Code"/>
        <w:rPr>
          <w:highlight w:val="white"/>
        </w:rPr>
      </w:pPr>
      <w:r w:rsidRPr="00903DBA">
        <w:rPr>
          <w:highlight w:val="white"/>
        </w:rPr>
        <w:t xml:space="preserve">                }</w:t>
      </w:r>
    </w:p>
    <w:p w14:paraId="2F6CB4C5" w14:textId="77777777" w:rsidR="00F113EB" w:rsidRPr="00903DBA" w:rsidRDefault="00F113EB" w:rsidP="00F113EB">
      <w:pPr>
        <w:pStyle w:val="Code"/>
        <w:rPr>
          <w:highlight w:val="white"/>
        </w:rPr>
      </w:pPr>
    </w:p>
    <w:p w14:paraId="785FA954" w14:textId="76B8ECAF" w:rsidR="00F113EB" w:rsidRPr="00903DBA" w:rsidRDefault="00F113EB" w:rsidP="00F113EB">
      <w:pPr>
        <w:pStyle w:val="Code"/>
        <w:rPr>
          <w:highlight w:val="white"/>
        </w:rPr>
      </w:pPr>
      <w:r w:rsidRPr="00903DBA">
        <w:rPr>
          <w:highlight w:val="white"/>
        </w:rPr>
        <w:t xml:space="preserve">                { int size = index - startIndex;</w:t>
      </w:r>
    </w:p>
    <w:p w14:paraId="08EFF6F7" w14:textId="77777777" w:rsidR="00F113EB" w:rsidRPr="00903DBA" w:rsidRDefault="00F113EB" w:rsidP="00F113EB">
      <w:pPr>
        <w:pStyle w:val="Code"/>
        <w:rPr>
          <w:highlight w:val="white"/>
        </w:rPr>
      </w:pPr>
      <w:r w:rsidRPr="00903DBA">
        <w:rPr>
          <w:highlight w:val="white"/>
        </w:rPr>
        <w:t xml:space="preserve">                  char c = format[index];</w:t>
      </w:r>
    </w:p>
    <w:p w14:paraId="78E20BC3" w14:textId="77777777" w:rsidR="00F113EB" w:rsidRPr="00903DBA" w:rsidRDefault="00F113EB" w:rsidP="00F113EB">
      <w:pPr>
        <w:pStyle w:val="Code"/>
        <w:rPr>
          <w:highlight w:val="white"/>
        </w:rPr>
      </w:pPr>
      <w:r w:rsidRPr="00903DBA">
        <w:rPr>
          <w:highlight w:val="white"/>
        </w:rPr>
        <w:t xml:space="preserve">                  format[index] = '\0';</w:t>
      </w:r>
    </w:p>
    <w:p w14:paraId="12EA3439" w14:textId="77777777" w:rsidR="00F113EB" w:rsidRPr="00903DBA" w:rsidRDefault="00F113EB" w:rsidP="00F113EB">
      <w:pPr>
        <w:pStyle w:val="Code"/>
        <w:rPr>
          <w:highlight w:val="white"/>
        </w:rPr>
      </w:pPr>
    </w:p>
    <w:p w14:paraId="3DE23644" w14:textId="77777777" w:rsidR="00F113EB" w:rsidRPr="00903DBA" w:rsidRDefault="00F113EB" w:rsidP="00F113EB">
      <w:pPr>
        <w:pStyle w:val="Code"/>
        <w:rPr>
          <w:highlight w:val="white"/>
        </w:rPr>
      </w:pPr>
      <w:r w:rsidRPr="00903DBA">
        <w:rPr>
          <w:highlight w:val="white"/>
        </w:rPr>
        <w:t xml:space="preserve">                  if (!star) {</w:t>
      </w:r>
    </w:p>
    <w:p w14:paraId="2A489417" w14:textId="77777777" w:rsidR="00F113EB" w:rsidRPr="00903DBA" w:rsidRDefault="00F113EB" w:rsidP="00F113EB">
      <w:pPr>
        <w:pStyle w:val="Code"/>
        <w:rPr>
          <w:highlight w:val="white"/>
        </w:rPr>
      </w:pPr>
      <w:r w:rsidRPr="00903DBA">
        <w:rPr>
          <w:highlight w:val="white"/>
        </w:rPr>
        <w:lastRenderedPageBreak/>
        <w:t xml:space="preserve">                    char* string = va_arg(arg_list, char*);</w:t>
      </w:r>
    </w:p>
    <w:p w14:paraId="3D65F179" w14:textId="77777777" w:rsidR="00F113EB" w:rsidRPr="00903DBA" w:rsidRDefault="00F113EB" w:rsidP="00F113EB">
      <w:pPr>
        <w:pStyle w:val="Code"/>
        <w:rPr>
          <w:highlight w:val="white"/>
        </w:rPr>
      </w:pPr>
      <w:r w:rsidRPr="00903DBA">
        <w:rPr>
          <w:highlight w:val="white"/>
        </w:rPr>
        <w:t xml:space="preserve">                    scanPattern(string, &amp;format[startIndex], size, not);</w:t>
      </w:r>
    </w:p>
    <w:p w14:paraId="0AED94DD" w14:textId="77777777" w:rsidR="00F113EB" w:rsidRPr="00903DBA" w:rsidRDefault="00F113EB" w:rsidP="00F113EB">
      <w:pPr>
        <w:pStyle w:val="Code"/>
        <w:rPr>
          <w:highlight w:val="white"/>
        </w:rPr>
      </w:pPr>
      <w:r w:rsidRPr="00903DBA">
        <w:rPr>
          <w:highlight w:val="white"/>
        </w:rPr>
        <w:t xml:space="preserve">                  }</w:t>
      </w:r>
    </w:p>
    <w:p w14:paraId="577496F5" w14:textId="77777777" w:rsidR="00F113EB" w:rsidRPr="00903DBA" w:rsidRDefault="00F113EB" w:rsidP="00F113EB">
      <w:pPr>
        <w:pStyle w:val="Code"/>
        <w:rPr>
          <w:highlight w:val="white"/>
        </w:rPr>
      </w:pPr>
      <w:r w:rsidRPr="00903DBA">
        <w:rPr>
          <w:highlight w:val="white"/>
        </w:rPr>
        <w:t xml:space="preserve">                  else {</w:t>
      </w:r>
    </w:p>
    <w:p w14:paraId="2ED02972" w14:textId="77777777" w:rsidR="00F113EB" w:rsidRPr="00903DBA" w:rsidRDefault="00F113EB" w:rsidP="00F113EB">
      <w:pPr>
        <w:pStyle w:val="Code"/>
        <w:rPr>
          <w:highlight w:val="white"/>
        </w:rPr>
      </w:pPr>
      <w:r w:rsidRPr="00903DBA">
        <w:rPr>
          <w:highlight w:val="white"/>
        </w:rPr>
        <w:t xml:space="preserve">                    scanPattern(NULL, &amp;format[startIndex], size, not);</w:t>
      </w:r>
    </w:p>
    <w:p w14:paraId="02D2B83C" w14:textId="77777777" w:rsidR="00F113EB" w:rsidRPr="00903DBA" w:rsidRDefault="00F113EB" w:rsidP="00F113EB">
      <w:pPr>
        <w:pStyle w:val="Code"/>
        <w:rPr>
          <w:highlight w:val="white"/>
        </w:rPr>
      </w:pPr>
      <w:r w:rsidRPr="00903DBA">
        <w:rPr>
          <w:highlight w:val="white"/>
        </w:rPr>
        <w:t xml:space="preserve">                  }</w:t>
      </w:r>
    </w:p>
    <w:p w14:paraId="68F283A7" w14:textId="77777777" w:rsidR="00F113EB" w:rsidRPr="00903DBA" w:rsidRDefault="00F113EB" w:rsidP="00F113EB">
      <w:pPr>
        <w:pStyle w:val="Code"/>
        <w:rPr>
          <w:highlight w:val="white"/>
        </w:rPr>
      </w:pPr>
      <w:r w:rsidRPr="00903DBA">
        <w:rPr>
          <w:highlight w:val="white"/>
        </w:rPr>
        <w:t xml:space="preserve">                   </w:t>
      </w:r>
    </w:p>
    <w:p w14:paraId="3AB17DCE" w14:textId="77777777" w:rsidR="00F113EB" w:rsidRPr="00903DBA" w:rsidRDefault="00F113EB" w:rsidP="00F113EB">
      <w:pPr>
        <w:pStyle w:val="Code"/>
        <w:rPr>
          <w:highlight w:val="white"/>
        </w:rPr>
      </w:pPr>
      <w:r w:rsidRPr="00903DBA">
        <w:rPr>
          <w:highlight w:val="white"/>
        </w:rPr>
        <w:t xml:space="preserve">                  format[index] = c;</w:t>
      </w:r>
    </w:p>
    <w:p w14:paraId="4634140A" w14:textId="77777777" w:rsidR="00F113EB" w:rsidRPr="00903DBA" w:rsidRDefault="00F113EB" w:rsidP="00F113EB">
      <w:pPr>
        <w:pStyle w:val="Code"/>
        <w:rPr>
          <w:highlight w:val="white"/>
        </w:rPr>
      </w:pPr>
      <w:r w:rsidRPr="00903DBA">
        <w:rPr>
          <w:highlight w:val="white"/>
        </w:rPr>
        <w:t xml:space="preserve">                }</w:t>
      </w:r>
    </w:p>
    <w:p w14:paraId="56F1930E" w14:textId="77777777" w:rsidR="00F113EB" w:rsidRPr="00903DBA" w:rsidRDefault="00F113EB" w:rsidP="00F113EB">
      <w:pPr>
        <w:pStyle w:val="Code"/>
        <w:rPr>
          <w:highlight w:val="white"/>
        </w:rPr>
      </w:pPr>
      <w:r w:rsidRPr="00903DBA">
        <w:rPr>
          <w:highlight w:val="white"/>
        </w:rPr>
        <w:t xml:space="preserve">              }</w:t>
      </w:r>
    </w:p>
    <w:p w14:paraId="0CA36E9C" w14:textId="77777777" w:rsidR="00F113EB" w:rsidRPr="00903DBA" w:rsidRDefault="00F113EB" w:rsidP="00F113EB">
      <w:pPr>
        <w:pStyle w:val="Code"/>
        <w:rPr>
          <w:highlight w:val="white"/>
        </w:rPr>
      </w:pPr>
      <w:r w:rsidRPr="00903DBA">
        <w:rPr>
          <w:highlight w:val="white"/>
        </w:rPr>
        <w:t xml:space="preserve">            }</w:t>
      </w:r>
    </w:p>
    <w:p w14:paraId="74D70713" w14:textId="77777777" w:rsidR="00F113EB" w:rsidRPr="00903DBA" w:rsidRDefault="00F113EB" w:rsidP="00F113EB">
      <w:pPr>
        <w:pStyle w:val="Code"/>
        <w:rPr>
          <w:highlight w:val="white"/>
        </w:rPr>
      </w:pPr>
      <w:r w:rsidRPr="00903DBA">
        <w:rPr>
          <w:highlight w:val="white"/>
        </w:rPr>
        <w:t xml:space="preserve">            break;</w:t>
      </w:r>
    </w:p>
    <w:p w14:paraId="30599EE5" w14:textId="77777777" w:rsidR="00BF42E7" w:rsidRPr="00903DBA" w:rsidRDefault="00BF42E7" w:rsidP="00F113EB">
      <w:pPr>
        <w:pStyle w:val="Code"/>
        <w:rPr>
          <w:highlight w:val="white"/>
        </w:rPr>
      </w:pPr>
    </w:p>
    <w:p w14:paraId="79317E5F" w14:textId="77777777" w:rsidR="00BF42E7" w:rsidRPr="00903DBA" w:rsidRDefault="00BF42E7" w:rsidP="00BF42E7">
      <w:pPr>
        <w:pStyle w:val="Code"/>
        <w:rPr>
          <w:highlight w:val="white"/>
        </w:rPr>
      </w:pPr>
      <w:r w:rsidRPr="00903DBA">
        <w:rPr>
          <w:highlight w:val="white"/>
        </w:rPr>
        <w:t xml:space="preserve">          case 'n':</w:t>
      </w:r>
    </w:p>
    <w:p w14:paraId="7AC9F1C7" w14:textId="77777777" w:rsidR="00BF42E7" w:rsidRPr="00903DBA" w:rsidRDefault="00BF42E7" w:rsidP="00BF42E7">
      <w:pPr>
        <w:pStyle w:val="Code"/>
        <w:rPr>
          <w:highlight w:val="white"/>
        </w:rPr>
      </w:pPr>
      <w:r w:rsidRPr="00903DBA">
        <w:rPr>
          <w:highlight w:val="white"/>
        </w:rPr>
        <w:t xml:space="preserve">            charsPtr = va_arg(arg_list, int*);</w:t>
      </w:r>
    </w:p>
    <w:p w14:paraId="304D5575" w14:textId="77777777" w:rsidR="00BF42E7" w:rsidRPr="00903DBA" w:rsidRDefault="00BF42E7" w:rsidP="00BF42E7">
      <w:pPr>
        <w:pStyle w:val="Code"/>
        <w:rPr>
          <w:highlight w:val="white"/>
        </w:rPr>
      </w:pPr>
      <w:r w:rsidRPr="00903DBA">
        <w:rPr>
          <w:highlight w:val="white"/>
        </w:rPr>
        <w:t xml:space="preserve">            *charsPtr = g_inChars;</w:t>
      </w:r>
    </w:p>
    <w:p w14:paraId="21D42E37" w14:textId="77777777" w:rsidR="00BF42E7" w:rsidRPr="00903DBA" w:rsidRDefault="00BF42E7" w:rsidP="00BF42E7">
      <w:pPr>
        <w:pStyle w:val="Code"/>
        <w:rPr>
          <w:highlight w:val="white"/>
        </w:rPr>
      </w:pPr>
      <w:r w:rsidRPr="00903DBA">
        <w:rPr>
          <w:highlight w:val="white"/>
        </w:rPr>
        <w:t xml:space="preserve">            percent = FALSE;</w:t>
      </w:r>
    </w:p>
    <w:p w14:paraId="63FDBD1C" w14:textId="77777777" w:rsidR="00BF42E7" w:rsidRPr="00903DBA" w:rsidRDefault="00BF42E7" w:rsidP="00BF42E7">
      <w:pPr>
        <w:pStyle w:val="Code"/>
        <w:rPr>
          <w:highlight w:val="white"/>
        </w:rPr>
      </w:pPr>
      <w:r w:rsidRPr="00903DBA">
        <w:rPr>
          <w:highlight w:val="white"/>
        </w:rPr>
        <w:t xml:space="preserve">            break;</w:t>
      </w:r>
    </w:p>
    <w:p w14:paraId="184CBFCE" w14:textId="77777777" w:rsidR="00BF42E7" w:rsidRPr="00903DBA" w:rsidRDefault="00BF42E7" w:rsidP="00BF42E7">
      <w:pPr>
        <w:pStyle w:val="Code"/>
        <w:rPr>
          <w:highlight w:val="white"/>
        </w:rPr>
      </w:pPr>
    </w:p>
    <w:p w14:paraId="5366F323" w14:textId="77777777" w:rsidR="00BF42E7" w:rsidRPr="00903DBA" w:rsidRDefault="00BF42E7" w:rsidP="00BF42E7">
      <w:pPr>
        <w:pStyle w:val="Code"/>
        <w:rPr>
          <w:highlight w:val="white"/>
        </w:rPr>
      </w:pPr>
      <w:r w:rsidRPr="00903DBA">
        <w:rPr>
          <w:highlight w:val="white"/>
        </w:rPr>
        <w:t xml:space="preserve">          default:</w:t>
      </w:r>
    </w:p>
    <w:p w14:paraId="2F8A737C" w14:textId="77777777" w:rsidR="00BF42E7" w:rsidRPr="00903DBA" w:rsidRDefault="00BF42E7" w:rsidP="00BF42E7">
      <w:pPr>
        <w:pStyle w:val="Code"/>
        <w:rPr>
          <w:highlight w:val="white"/>
        </w:rPr>
      </w:pPr>
      <w:r w:rsidRPr="00903DBA">
        <w:rPr>
          <w:highlight w:val="white"/>
        </w:rPr>
        <w:t xml:space="preserve">            printf("scanFormat c = '%c'\n", c);</w:t>
      </w:r>
    </w:p>
    <w:p w14:paraId="6D7D39DB" w14:textId="77777777" w:rsidR="00BF42E7" w:rsidRPr="00903DBA" w:rsidRDefault="00BF42E7" w:rsidP="00BF42E7">
      <w:pPr>
        <w:pStyle w:val="Code"/>
        <w:rPr>
          <w:highlight w:val="white"/>
        </w:rPr>
      </w:pPr>
      <w:r w:rsidRPr="00903DBA">
        <w:rPr>
          <w:highlight w:val="white"/>
        </w:rPr>
        <w:t xml:space="preserve">            break;</w:t>
      </w:r>
    </w:p>
    <w:p w14:paraId="78217048" w14:textId="77777777" w:rsidR="00BF42E7" w:rsidRPr="00903DBA" w:rsidRDefault="00BF42E7" w:rsidP="00BF42E7">
      <w:pPr>
        <w:pStyle w:val="Code"/>
        <w:rPr>
          <w:highlight w:val="white"/>
        </w:rPr>
      </w:pPr>
      <w:r w:rsidRPr="00903DBA">
        <w:rPr>
          <w:highlight w:val="white"/>
        </w:rPr>
        <w:t xml:space="preserve">        }</w:t>
      </w:r>
    </w:p>
    <w:p w14:paraId="35DD5F63" w14:textId="77777777" w:rsidR="00BF42E7" w:rsidRPr="00903DBA" w:rsidRDefault="00BF42E7" w:rsidP="00BF42E7">
      <w:pPr>
        <w:pStyle w:val="Code"/>
        <w:rPr>
          <w:highlight w:val="white"/>
        </w:rPr>
      </w:pPr>
      <w:r w:rsidRPr="00903DBA">
        <w:rPr>
          <w:highlight w:val="white"/>
        </w:rPr>
        <w:t xml:space="preserve">      }</w:t>
      </w:r>
    </w:p>
    <w:p w14:paraId="08A11BBB" w14:textId="77777777" w:rsidR="00BF42E7" w:rsidRPr="00903DBA" w:rsidRDefault="00BF42E7" w:rsidP="00BF42E7">
      <w:pPr>
        <w:pStyle w:val="Code"/>
        <w:rPr>
          <w:highlight w:val="white"/>
        </w:rPr>
      </w:pPr>
      <w:r w:rsidRPr="00903DBA">
        <w:rPr>
          <w:highlight w:val="white"/>
        </w:rPr>
        <w:t xml:space="preserve">      else {</w:t>
      </w:r>
    </w:p>
    <w:p w14:paraId="27B18258" w14:textId="77777777" w:rsidR="00BF42E7" w:rsidRPr="00903DBA" w:rsidRDefault="00BF42E7" w:rsidP="00BF42E7">
      <w:pPr>
        <w:pStyle w:val="Code"/>
        <w:rPr>
          <w:highlight w:val="white"/>
        </w:rPr>
      </w:pPr>
      <w:r w:rsidRPr="00903DBA">
        <w:rPr>
          <w:highlight w:val="white"/>
        </w:rPr>
        <w:t xml:space="preserve">        if (c == '%') {</w:t>
      </w:r>
    </w:p>
    <w:p w14:paraId="5FE2204A" w14:textId="77777777" w:rsidR="00BF42E7" w:rsidRPr="00903DBA" w:rsidRDefault="00BF42E7" w:rsidP="00BF42E7">
      <w:pPr>
        <w:pStyle w:val="Code"/>
        <w:rPr>
          <w:highlight w:val="white"/>
        </w:rPr>
      </w:pPr>
      <w:r w:rsidRPr="00903DBA">
        <w:rPr>
          <w:highlight w:val="white"/>
        </w:rPr>
        <w:t xml:space="preserve">          percent = TRUE;</w:t>
      </w:r>
    </w:p>
    <w:p w14:paraId="00FDAB2D" w14:textId="77777777" w:rsidR="00BF42E7" w:rsidRPr="00903DBA" w:rsidRDefault="00BF42E7" w:rsidP="00BF42E7">
      <w:pPr>
        <w:pStyle w:val="Code"/>
        <w:rPr>
          <w:highlight w:val="white"/>
        </w:rPr>
      </w:pPr>
      <w:r w:rsidRPr="00903DBA">
        <w:rPr>
          <w:highlight w:val="white"/>
        </w:rPr>
        <w:t xml:space="preserve">          shortInt = FALSE;</w:t>
      </w:r>
    </w:p>
    <w:p w14:paraId="1E9C8D3B" w14:textId="77777777" w:rsidR="00BF42E7" w:rsidRPr="00903DBA" w:rsidRDefault="00BF42E7" w:rsidP="00BF42E7">
      <w:pPr>
        <w:pStyle w:val="Code"/>
        <w:rPr>
          <w:highlight w:val="white"/>
        </w:rPr>
      </w:pPr>
      <w:r w:rsidRPr="00903DBA">
        <w:rPr>
          <w:highlight w:val="white"/>
        </w:rPr>
        <w:t xml:space="preserve">          longIntOrDouble = FALSE;</w:t>
      </w:r>
    </w:p>
    <w:p w14:paraId="76E2C688" w14:textId="77777777" w:rsidR="00BF42E7" w:rsidRPr="00903DBA" w:rsidRDefault="00BF42E7" w:rsidP="00BF42E7">
      <w:pPr>
        <w:pStyle w:val="Code"/>
        <w:rPr>
          <w:highlight w:val="white"/>
        </w:rPr>
      </w:pPr>
      <w:r w:rsidRPr="00903DBA">
        <w:rPr>
          <w:highlight w:val="white"/>
        </w:rPr>
        <w:t xml:space="preserve">          longDouble = FALSE;</w:t>
      </w:r>
    </w:p>
    <w:p w14:paraId="74E73A4A" w14:textId="77777777" w:rsidR="00BF42E7" w:rsidRPr="00903DBA" w:rsidRDefault="00BF42E7" w:rsidP="00BF42E7">
      <w:pPr>
        <w:pStyle w:val="Code"/>
        <w:rPr>
          <w:highlight w:val="white"/>
        </w:rPr>
      </w:pPr>
      <w:r w:rsidRPr="00903DBA">
        <w:rPr>
          <w:highlight w:val="white"/>
        </w:rPr>
        <w:t xml:space="preserve">          star = FALSE;</w:t>
      </w:r>
    </w:p>
    <w:p w14:paraId="65B41A3F" w14:textId="77777777" w:rsidR="00BF42E7" w:rsidRPr="00903DBA" w:rsidRDefault="00BF42E7" w:rsidP="00BF42E7">
      <w:pPr>
        <w:pStyle w:val="Code"/>
        <w:rPr>
          <w:highlight w:val="white"/>
        </w:rPr>
      </w:pPr>
      <w:r w:rsidRPr="00903DBA">
        <w:rPr>
          <w:highlight w:val="white"/>
        </w:rPr>
        <w:t xml:space="preserve">        }</w:t>
      </w:r>
    </w:p>
    <w:p w14:paraId="495FDC58" w14:textId="77777777" w:rsidR="00BF42E7" w:rsidRPr="00903DBA" w:rsidRDefault="00BF42E7" w:rsidP="00BF42E7">
      <w:pPr>
        <w:pStyle w:val="Code"/>
        <w:rPr>
          <w:highlight w:val="white"/>
        </w:rPr>
      </w:pPr>
      <w:r w:rsidRPr="00903DBA">
        <w:rPr>
          <w:highlight w:val="white"/>
        </w:rPr>
        <w:t xml:space="preserve">      }</w:t>
      </w:r>
    </w:p>
    <w:p w14:paraId="7D9506AA" w14:textId="77777777" w:rsidR="00BF42E7" w:rsidRPr="00903DBA" w:rsidRDefault="00BF42E7" w:rsidP="00BF42E7">
      <w:pPr>
        <w:pStyle w:val="Code"/>
        <w:rPr>
          <w:highlight w:val="white"/>
        </w:rPr>
      </w:pPr>
      <w:r w:rsidRPr="00903DBA">
        <w:rPr>
          <w:highlight w:val="white"/>
        </w:rPr>
        <w:t xml:space="preserve">    }</w:t>
      </w:r>
    </w:p>
    <w:p w14:paraId="592D9AC6" w14:textId="77777777" w:rsidR="00BF42E7" w:rsidRPr="00903DBA" w:rsidRDefault="00BF42E7" w:rsidP="00BF42E7">
      <w:pPr>
        <w:pStyle w:val="Code"/>
        <w:rPr>
          <w:highlight w:val="white"/>
        </w:rPr>
      </w:pPr>
      <w:r w:rsidRPr="00903DBA">
        <w:rPr>
          <w:highlight w:val="white"/>
        </w:rPr>
        <w:t xml:space="preserve">  }</w:t>
      </w:r>
    </w:p>
    <w:p w14:paraId="459770E0" w14:textId="77777777" w:rsidR="00BF42E7" w:rsidRPr="00903DBA" w:rsidRDefault="00BF42E7" w:rsidP="00BF42E7">
      <w:pPr>
        <w:pStyle w:val="Code"/>
        <w:rPr>
          <w:highlight w:val="white"/>
        </w:rPr>
      </w:pPr>
    </w:p>
    <w:p w14:paraId="5DD21E22" w14:textId="77777777" w:rsidR="00BF42E7" w:rsidRPr="00903DBA" w:rsidRDefault="00BF42E7" w:rsidP="00BF42E7">
      <w:pPr>
        <w:pStyle w:val="Code"/>
        <w:rPr>
          <w:highlight w:val="white"/>
        </w:rPr>
      </w:pPr>
      <w:r w:rsidRPr="00903DBA">
        <w:rPr>
          <w:highlight w:val="white"/>
        </w:rPr>
        <w:t xml:space="preserve">  return g_inCount;</w:t>
      </w:r>
    </w:p>
    <w:p w14:paraId="60DAF99B" w14:textId="77777777" w:rsidR="00BF42E7" w:rsidRPr="00903DBA" w:rsidRDefault="00BF42E7" w:rsidP="00BF42E7">
      <w:pPr>
        <w:pStyle w:val="Code"/>
        <w:rPr>
          <w:highlight w:val="white"/>
        </w:rPr>
      </w:pPr>
      <w:r w:rsidRPr="00903DBA">
        <w:rPr>
          <w:highlight w:val="white"/>
        </w:rPr>
        <w:t>}</w:t>
      </w:r>
    </w:p>
    <w:p w14:paraId="14E234AA" w14:textId="77777777" w:rsidR="00442030" w:rsidRPr="00903DBA" w:rsidRDefault="00442030" w:rsidP="00BF42E7">
      <w:pPr>
        <w:pStyle w:val="Code"/>
        <w:rPr>
          <w:highlight w:val="white"/>
        </w:rPr>
      </w:pPr>
    </w:p>
    <w:p w14:paraId="450B088B" w14:textId="6CE69E8B" w:rsidR="00442030" w:rsidRPr="00903DBA" w:rsidRDefault="00442030" w:rsidP="00442030">
      <w:pPr>
        <w:pStyle w:val="Code"/>
        <w:rPr>
          <w:highlight w:val="white"/>
        </w:rPr>
      </w:pPr>
      <w:r w:rsidRPr="00903DBA">
        <w:rPr>
          <w:highlight w:val="white"/>
        </w:rPr>
        <w:t>int scanf(</w:t>
      </w:r>
      <w:r w:rsidR="008B2D5C" w:rsidRPr="00903DBA">
        <w:rPr>
          <w:highlight w:val="white"/>
        </w:rPr>
        <w:t xml:space="preserve">const </w:t>
      </w:r>
      <w:r w:rsidRPr="00903DBA">
        <w:rPr>
          <w:highlight w:val="white"/>
        </w:rPr>
        <w:t>char* format, ...) {</w:t>
      </w:r>
    </w:p>
    <w:p w14:paraId="53538B78" w14:textId="77777777" w:rsidR="00442030" w:rsidRPr="00903DBA" w:rsidRDefault="00442030" w:rsidP="00442030">
      <w:pPr>
        <w:pStyle w:val="Code"/>
        <w:rPr>
          <w:highlight w:val="white"/>
        </w:rPr>
      </w:pPr>
      <w:r w:rsidRPr="00903DBA">
        <w:rPr>
          <w:highlight w:val="white"/>
        </w:rPr>
        <w:t xml:space="preserve">  va_list arg_list;</w:t>
      </w:r>
    </w:p>
    <w:p w14:paraId="471A65AB" w14:textId="77777777" w:rsidR="00442030" w:rsidRPr="00903DBA" w:rsidRDefault="00442030" w:rsidP="00442030">
      <w:pPr>
        <w:pStyle w:val="Code"/>
        <w:rPr>
          <w:highlight w:val="white"/>
        </w:rPr>
      </w:pPr>
      <w:r w:rsidRPr="00903DBA">
        <w:rPr>
          <w:highlight w:val="white"/>
        </w:rPr>
        <w:t xml:space="preserve">  va_start(arg_list, format);</w:t>
      </w:r>
    </w:p>
    <w:p w14:paraId="5ABB1A40" w14:textId="77777777" w:rsidR="00442030" w:rsidRPr="00903DBA" w:rsidRDefault="00442030" w:rsidP="00442030">
      <w:pPr>
        <w:pStyle w:val="Code"/>
        <w:rPr>
          <w:highlight w:val="white"/>
        </w:rPr>
      </w:pPr>
      <w:r w:rsidRPr="00903DBA">
        <w:rPr>
          <w:highlight w:val="white"/>
        </w:rPr>
        <w:t xml:space="preserve">  return vscanf(format, arg_list);</w:t>
      </w:r>
    </w:p>
    <w:p w14:paraId="56EAEDE1" w14:textId="77777777" w:rsidR="00442030" w:rsidRPr="00903DBA" w:rsidRDefault="00442030" w:rsidP="00442030">
      <w:pPr>
        <w:pStyle w:val="Code"/>
        <w:rPr>
          <w:highlight w:val="white"/>
        </w:rPr>
      </w:pPr>
      <w:r w:rsidRPr="00903DBA">
        <w:rPr>
          <w:highlight w:val="white"/>
        </w:rPr>
        <w:t>}</w:t>
      </w:r>
    </w:p>
    <w:p w14:paraId="0DB4A868" w14:textId="77777777" w:rsidR="00442030" w:rsidRPr="00903DBA" w:rsidRDefault="00442030" w:rsidP="00442030">
      <w:pPr>
        <w:pStyle w:val="Code"/>
        <w:rPr>
          <w:highlight w:val="white"/>
        </w:rPr>
      </w:pPr>
    </w:p>
    <w:p w14:paraId="66AD6530" w14:textId="1ECD575E" w:rsidR="00442030" w:rsidRPr="00903DBA" w:rsidRDefault="00442030" w:rsidP="00442030">
      <w:pPr>
        <w:pStyle w:val="Code"/>
        <w:rPr>
          <w:highlight w:val="white"/>
        </w:rPr>
      </w:pPr>
      <w:r w:rsidRPr="00903DBA">
        <w:rPr>
          <w:highlight w:val="white"/>
        </w:rPr>
        <w:t>int vscanf(</w:t>
      </w:r>
      <w:r w:rsidR="008B2D5C" w:rsidRPr="00903DBA">
        <w:rPr>
          <w:highlight w:val="white"/>
        </w:rPr>
        <w:t xml:space="preserve">const </w:t>
      </w:r>
      <w:r w:rsidRPr="00903DBA">
        <w:rPr>
          <w:highlight w:val="white"/>
        </w:rPr>
        <w:t>char* format, va_list arg_list) {</w:t>
      </w:r>
    </w:p>
    <w:p w14:paraId="250FC040" w14:textId="77777777" w:rsidR="00442030" w:rsidRPr="00903DBA" w:rsidRDefault="00442030" w:rsidP="00442030">
      <w:pPr>
        <w:pStyle w:val="Code"/>
        <w:rPr>
          <w:highlight w:val="white"/>
        </w:rPr>
      </w:pPr>
      <w:r w:rsidRPr="00903DBA">
        <w:rPr>
          <w:highlight w:val="white"/>
        </w:rPr>
        <w:t xml:space="preserve">  return vfscanf(stdin, format, arg_list);</w:t>
      </w:r>
    </w:p>
    <w:p w14:paraId="684F1A9C" w14:textId="77777777" w:rsidR="00442030" w:rsidRPr="00903DBA" w:rsidRDefault="00442030" w:rsidP="00442030">
      <w:pPr>
        <w:pStyle w:val="Code"/>
        <w:rPr>
          <w:highlight w:val="white"/>
        </w:rPr>
      </w:pPr>
      <w:r w:rsidRPr="00903DBA">
        <w:rPr>
          <w:highlight w:val="white"/>
        </w:rPr>
        <w:t>}</w:t>
      </w:r>
    </w:p>
    <w:p w14:paraId="3DBCB7D3" w14:textId="77777777" w:rsidR="00442030" w:rsidRPr="00903DBA" w:rsidRDefault="00442030" w:rsidP="00442030">
      <w:pPr>
        <w:pStyle w:val="Code"/>
        <w:rPr>
          <w:highlight w:val="white"/>
        </w:rPr>
      </w:pPr>
    </w:p>
    <w:p w14:paraId="0BE4FBBD" w14:textId="469D6DD7" w:rsidR="00442030" w:rsidRPr="00903DBA" w:rsidRDefault="00442030" w:rsidP="00442030">
      <w:pPr>
        <w:pStyle w:val="Code"/>
        <w:rPr>
          <w:highlight w:val="white"/>
        </w:rPr>
      </w:pPr>
      <w:r w:rsidRPr="00903DBA">
        <w:rPr>
          <w:highlight w:val="white"/>
        </w:rPr>
        <w:t xml:space="preserve">int fscanf(FILE* inStream, </w:t>
      </w:r>
      <w:r w:rsidR="008B2D5C" w:rsidRPr="00903DBA">
        <w:rPr>
          <w:highlight w:val="white"/>
        </w:rPr>
        <w:t xml:space="preserve">const </w:t>
      </w:r>
      <w:r w:rsidRPr="00903DBA">
        <w:rPr>
          <w:highlight w:val="white"/>
        </w:rPr>
        <w:t>char* format, ...) {</w:t>
      </w:r>
    </w:p>
    <w:p w14:paraId="6A9A2C38" w14:textId="77777777" w:rsidR="00442030" w:rsidRPr="00903DBA" w:rsidRDefault="00442030" w:rsidP="00442030">
      <w:pPr>
        <w:pStyle w:val="Code"/>
        <w:rPr>
          <w:highlight w:val="white"/>
        </w:rPr>
      </w:pPr>
      <w:r w:rsidRPr="00903DBA">
        <w:rPr>
          <w:highlight w:val="white"/>
        </w:rPr>
        <w:t xml:space="preserve">  va_list arg_list;</w:t>
      </w:r>
    </w:p>
    <w:p w14:paraId="379F40C7" w14:textId="77777777" w:rsidR="00442030" w:rsidRPr="00903DBA" w:rsidRDefault="00442030" w:rsidP="00442030">
      <w:pPr>
        <w:pStyle w:val="Code"/>
        <w:rPr>
          <w:highlight w:val="white"/>
        </w:rPr>
      </w:pPr>
      <w:r w:rsidRPr="00903DBA">
        <w:rPr>
          <w:highlight w:val="white"/>
        </w:rPr>
        <w:t xml:space="preserve">  va_start(arg_list, format);</w:t>
      </w:r>
    </w:p>
    <w:p w14:paraId="7384E35D" w14:textId="77777777" w:rsidR="00442030" w:rsidRPr="00903DBA" w:rsidRDefault="00442030" w:rsidP="00442030">
      <w:pPr>
        <w:pStyle w:val="Code"/>
        <w:rPr>
          <w:highlight w:val="white"/>
        </w:rPr>
      </w:pPr>
      <w:r w:rsidRPr="00903DBA">
        <w:rPr>
          <w:highlight w:val="white"/>
        </w:rPr>
        <w:t xml:space="preserve">  return vfscanf(inStream, format, arg_list);</w:t>
      </w:r>
    </w:p>
    <w:p w14:paraId="4C135527" w14:textId="77777777" w:rsidR="00442030" w:rsidRPr="00903DBA" w:rsidRDefault="00442030" w:rsidP="00442030">
      <w:pPr>
        <w:pStyle w:val="Code"/>
        <w:rPr>
          <w:highlight w:val="white"/>
        </w:rPr>
      </w:pPr>
      <w:r w:rsidRPr="00903DBA">
        <w:rPr>
          <w:highlight w:val="white"/>
        </w:rPr>
        <w:t>}</w:t>
      </w:r>
    </w:p>
    <w:p w14:paraId="1CB6A870" w14:textId="77777777" w:rsidR="00442030" w:rsidRPr="00903DBA" w:rsidRDefault="00442030" w:rsidP="00442030">
      <w:pPr>
        <w:pStyle w:val="Code"/>
        <w:rPr>
          <w:highlight w:val="white"/>
        </w:rPr>
      </w:pPr>
    </w:p>
    <w:p w14:paraId="2668A06A" w14:textId="208BAFE4" w:rsidR="00442030" w:rsidRPr="00903DBA" w:rsidRDefault="00442030" w:rsidP="00442030">
      <w:pPr>
        <w:pStyle w:val="Code"/>
        <w:rPr>
          <w:highlight w:val="white"/>
        </w:rPr>
      </w:pPr>
      <w:r w:rsidRPr="00903DBA">
        <w:rPr>
          <w:highlight w:val="white"/>
        </w:rPr>
        <w:t xml:space="preserve">int vfscanf(FILE* inStream, </w:t>
      </w:r>
      <w:r w:rsidR="008B2D5C" w:rsidRPr="00903DBA">
        <w:rPr>
          <w:highlight w:val="white"/>
        </w:rPr>
        <w:t xml:space="preserve">const </w:t>
      </w:r>
      <w:r w:rsidRPr="00903DBA">
        <w:rPr>
          <w:highlight w:val="white"/>
        </w:rPr>
        <w:t>char* format, va_list arg_list) {</w:t>
      </w:r>
    </w:p>
    <w:p w14:paraId="16DEC02D" w14:textId="77777777" w:rsidR="00442030" w:rsidRPr="00903DBA" w:rsidRDefault="00442030" w:rsidP="00442030">
      <w:pPr>
        <w:pStyle w:val="Code"/>
        <w:rPr>
          <w:highlight w:val="white"/>
        </w:rPr>
      </w:pPr>
      <w:r w:rsidRPr="00903DBA">
        <w:rPr>
          <w:highlight w:val="white"/>
        </w:rPr>
        <w:t xml:space="preserve">  g_inStatus = DEVICE;</w:t>
      </w:r>
    </w:p>
    <w:p w14:paraId="7A7F44A1" w14:textId="77777777" w:rsidR="00442030" w:rsidRPr="00903DBA" w:rsidRDefault="00442030" w:rsidP="00442030">
      <w:pPr>
        <w:pStyle w:val="Code"/>
        <w:rPr>
          <w:highlight w:val="white"/>
        </w:rPr>
      </w:pPr>
      <w:r w:rsidRPr="00903DBA">
        <w:rPr>
          <w:highlight w:val="white"/>
        </w:rPr>
        <w:lastRenderedPageBreak/>
        <w:t xml:space="preserve">  g_inDevice = (void*) inStream;</w:t>
      </w:r>
    </w:p>
    <w:p w14:paraId="7F78BCDC" w14:textId="77777777" w:rsidR="00442030" w:rsidRPr="00903DBA" w:rsidRDefault="00442030" w:rsidP="00442030">
      <w:pPr>
        <w:pStyle w:val="Code"/>
        <w:rPr>
          <w:highlight w:val="white"/>
        </w:rPr>
      </w:pPr>
      <w:r w:rsidRPr="00903DBA">
        <w:rPr>
          <w:highlight w:val="white"/>
        </w:rPr>
        <w:t xml:space="preserve">  return scanFormat(format, arg_list);</w:t>
      </w:r>
    </w:p>
    <w:p w14:paraId="55F2452C" w14:textId="77777777" w:rsidR="00442030" w:rsidRPr="00903DBA" w:rsidRDefault="00442030" w:rsidP="00442030">
      <w:pPr>
        <w:pStyle w:val="Code"/>
        <w:rPr>
          <w:highlight w:val="white"/>
        </w:rPr>
      </w:pPr>
      <w:r w:rsidRPr="00903DBA">
        <w:rPr>
          <w:highlight w:val="white"/>
        </w:rPr>
        <w:t>}</w:t>
      </w:r>
    </w:p>
    <w:p w14:paraId="4A548F90" w14:textId="77777777" w:rsidR="00442030" w:rsidRPr="00903DBA" w:rsidRDefault="00442030" w:rsidP="00442030">
      <w:pPr>
        <w:pStyle w:val="Code"/>
        <w:rPr>
          <w:highlight w:val="white"/>
        </w:rPr>
      </w:pPr>
    </w:p>
    <w:p w14:paraId="29145457" w14:textId="29E78F0D" w:rsidR="00442030" w:rsidRPr="00903DBA" w:rsidRDefault="00442030" w:rsidP="00442030">
      <w:pPr>
        <w:pStyle w:val="Code"/>
        <w:rPr>
          <w:highlight w:val="white"/>
        </w:rPr>
      </w:pPr>
      <w:r w:rsidRPr="00903DBA">
        <w:rPr>
          <w:highlight w:val="white"/>
        </w:rPr>
        <w:t xml:space="preserve">int sscanf(char* inString, </w:t>
      </w:r>
      <w:r w:rsidR="008B2D5C" w:rsidRPr="00903DBA">
        <w:rPr>
          <w:highlight w:val="white"/>
        </w:rPr>
        <w:t xml:space="preserve">const </w:t>
      </w:r>
      <w:r w:rsidRPr="00903DBA">
        <w:rPr>
          <w:highlight w:val="white"/>
        </w:rPr>
        <w:t>char* format, ...) {</w:t>
      </w:r>
    </w:p>
    <w:p w14:paraId="0BF45CF5" w14:textId="77777777" w:rsidR="00442030" w:rsidRPr="00903DBA" w:rsidRDefault="00442030" w:rsidP="00442030">
      <w:pPr>
        <w:pStyle w:val="Code"/>
        <w:rPr>
          <w:highlight w:val="white"/>
        </w:rPr>
      </w:pPr>
      <w:r w:rsidRPr="00903DBA">
        <w:rPr>
          <w:highlight w:val="white"/>
        </w:rPr>
        <w:t xml:space="preserve">  va_list arg_list;</w:t>
      </w:r>
    </w:p>
    <w:p w14:paraId="389EE431" w14:textId="77777777" w:rsidR="00442030" w:rsidRPr="00903DBA" w:rsidRDefault="00442030" w:rsidP="00442030">
      <w:pPr>
        <w:pStyle w:val="Code"/>
        <w:rPr>
          <w:highlight w:val="white"/>
        </w:rPr>
      </w:pPr>
      <w:r w:rsidRPr="00903DBA">
        <w:rPr>
          <w:highlight w:val="white"/>
        </w:rPr>
        <w:t xml:space="preserve">  va_start(arg_list, format);</w:t>
      </w:r>
    </w:p>
    <w:p w14:paraId="42A506B0" w14:textId="77777777" w:rsidR="00442030" w:rsidRPr="00903DBA" w:rsidRDefault="00442030" w:rsidP="00442030">
      <w:pPr>
        <w:pStyle w:val="Code"/>
        <w:rPr>
          <w:highlight w:val="white"/>
        </w:rPr>
      </w:pPr>
      <w:r w:rsidRPr="00903DBA">
        <w:rPr>
          <w:highlight w:val="white"/>
        </w:rPr>
        <w:t xml:space="preserve">  return vsscanf(inString, format, arg_list);</w:t>
      </w:r>
    </w:p>
    <w:p w14:paraId="4FFE7470" w14:textId="77777777" w:rsidR="00442030" w:rsidRPr="00903DBA" w:rsidRDefault="00442030" w:rsidP="00442030">
      <w:pPr>
        <w:pStyle w:val="Code"/>
        <w:rPr>
          <w:highlight w:val="white"/>
        </w:rPr>
      </w:pPr>
      <w:r w:rsidRPr="00903DBA">
        <w:rPr>
          <w:highlight w:val="white"/>
        </w:rPr>
        <w:t>}</w:t>
      </w:r>
    </w:p>
    <w:p w14:paraId="6FC5D91B" w14:textId="77777777" w:rsidR="00442030" w:rsidRPr="00903DBA" w:rsidRDefault="00442030" w:rsidP="00442030">
      <w:pPr>
        <w:pStyle w:val="Code"/>
        <w:rPr>
          <w:highlight w:val="white"/>
        </w:rPr>
      </w:pPr>
    </w:p>
    <w:p w14:paraId="1426DAA5" w14:textId="3367BBAB" w:rsidR="00442030" w:rsidRPr="00903DBA" w:rsidRDefault="00442030" w:rsidP="00442030">
      <w:pPr>
        <w:pStyle w:val="Code"/>
        <w:rPr>
          <w:highlight w:val="white"/>
        </w:rPr>
      </w:pPr>
      <w:r w:rsidRPr="00903DBA">
        <w:rPr>
          <w:highlight w:val="white"/>
        </w:rPr>
        <w:t xml:space="preserve">int vsscanf(char* inString, </w:t>
      </w:r>
      <w:r w:rsidR="008B2D5C" w:rsidRPr="00903DBA">
        <w:rPr>
          <w:highlight w:val="white"/>
        </w:rPr>
        <w:t xml:space="preserve">const </w:t>
      </w:r>
      <w:r w:rsidRPr="00903DBA">
        <w:rPr>
          <w:highlight w:val="white"/>
        </w:rPr>
        <w:t>char* format, va_list arg_list) {</w:t>
      </w:r>
    </w:p>
    <w:p w14:paraId="319EACE8" w14:textId="77777777" w:rsidR="00442030" w:rsidRPr="00903DBA" w:rsidRDefault="00442030" w:rsidP="00442030">
      <w:pPr>
        <w:pStyle w:val="Code"/>
        <w:rPr>
          <w:highlight w:val="white"/>
        </w:rPr>
      </w:pPr>
      <w:r w:rsidRPr="00903DBA">
        <w:rPr>
          <w:highlight w:val="white"/>
        </w:rPr>
        <w:t xml:space="preserve">  g_inStatus = STRING;</w:t>
      </w:r>
    </w:p>
    <w:p w14:paraId="2F5C0644" w14:textId="77777777" w:rsidR="00442030" w:rsidRPr="00903DBA" w:rsidRDefault="00442030" w:rsidP="00442030">
      <w:pPr>
        <w:pStyle w:val="Code"/>
        <w:rPr>
          <w:highlight w:val="white"/>
        </w:rPr>
      </w:pPr>
      <w:r w:rsidRPr="00903DBA">
        <w:rPr>
          <w:highlight w:val="white"/>
        </w:rPr>
        <w:t xml:space="preserve">  g_inDevice = (void*) inString;</w:t>
      </w:r>
    </w:p>
    <w:p w14:paraId="78692B34" w14:textId="77777777" w:rsidR="00442030" w:rsidRPr="00903DBA" w:rsidRDefault="00442030" w:rsidP="00442030">
      <w:pPr>
        <w:pStyle w:val="Code"/>
        <w:rPr>
          <w:highlight w:val="white"/>
        </w:rPr>
      </w:pPr>
      <w:r w:rsidRPr="00903DBA">
        <w:rPr>
          <w:highlight w:val="white"/>
        </w:rPr>
        <w:t xml:space="preserve">  return scanFormat(format, arg_list);</w:t>
      </w:r>
    </w:p>
    <w:p w14:paraId="7226052C" w14:textId="75AB552F" w:rsidR="00442030" w:rsidRPr="00903DBA" w:rsidRDefault="00442030" w:rsidP="00442030">
      <w:pPr>
        <w:pStyle w:val="Code"/>
      </w:pPr>
      <w:r w:rsidRPr="00903DBA">
        <w:rPr>
          <w:highlight w:val="white"/>
        </w:rPr>
        <w:t>}</w:t>
      </w:r>
    </w:p>
    <w:p w14:paraId="51018664" w14:textId="5CCD879C" w:rsidR="00265BDF" w:rsidRPr="00903DBA" w:rsidRDefault="004007C3" w:rsidP="00265BDF">
      <w:pPr>
        <w:pStyle w:val="Rubrik3"/>
      </w:pPr>
      <w:bookmarkStart w:id="514" w:name="_Toc57656141"/>
      <w:r w:rsidRPr="00903DBA">
        <w:t>F</w:t>
      </w:r>
      <w:r w:rsidR="00AF06D6" w:rsidRPr="00903DBA">
        <w:t xml:space="preserve">ile </w:t>
      </w:r>
      <w:r w:rsidRPr="00903DBA">
        <w:t>H</w:t>
      </w:r>
      <w:r w:rsidR="00AF06D6" w:rsidRPr="00903DBA">
        <w:t>andling</w:t>
      </w:r>
      <w:bookmarkEnd w:id="514"/>
    </w:p>
    <w:p w14:paraId="174C04F8" w14:textId="1B67F95A" w:rsidR="00577582" w:rsidRPr="00903DBA" w:rsidRDefault="008D6750" w:rsidP="00E65FE6">
      <w:pPr>
        <w:pStyle w:val="CodeHeader"/>
      </w:pPr>
      <w:r w:rsidRPr="00903DBA">
        <w:t>f</w:t>
      </w:r>
      <w:r w:rsidR="006217C5" w:rsidRPr="00903DBA">
        <w:t>ile.h</w:t>
      </w:r>
    </w:p>
    <w:p w14:paraId="09EFEDF3" w14:textId="77777777" w:rsidR="00FA7367" w:rsidRPr="00903DBA" w:rsidRDefault="00FA7367" w:rsidP="00FA7367">
      <w:pPr>
        <w:pStyle w:val="Code"/>
        <w:rPr>
          <w:highlight w:val="white"/>
        </w:rPr>
      </w:pPr>
      <w:r w:rsidRPr="00903DBA">
        <w:rPr>
          <w:highlight w:val="white"/>
        </w:rPr>
        <w:t>#ifndef __FILE_H__</w:t>
      </w:r>
    </w:p>
    <w:p w14:paraId="548830C2" w14:textId="77777777" w:rsidR="00FA7367" w:rsidRPr="00903DBA" w:rsidRDefault="00FA7367" w:rsidP="00FA7367">
      <w:pPr>
        <w:pStyle w:val="Code"/>
        <w:rPr>
          <w:highlight w:val="white"/>
        </w:rPr>
      </w:pPr>
      <w:r w:rsidRPr="00903DBA">
        <w:rPr>
          <w:highlight w:val="white"/>
        </w:rPr>
        <w:t>#define __FILE_H__</w:t>
      </w:r>
    </w:p>
    <w:p w14:paraId="07C36623" w14:textId="77777777" w:rsidR="00FA7367" w:rsidRPr="00903DBA" w:rsidRDefault="00FA7367" w:rsidP="00FA7367">
      <w:pPr>
        <w:pStyle w:val="Code"/>
        <w:rPr>
          <w:highlight w:val="white"/>
        </w:rPr>
      </w:pPr>
    </w:p>
    <w:p w14:paraId="6E31F027" w14:textId="77777777" w:rsidR="00FA7367" w:rsidRPr="00903DBA" w:rsidRDefault="00FA7367" w:rsidP="00FA7367">
      <w:pPr>
        <w:pStyle w:val="Code"/>
        <w:rPr>
          <w:highlight w:val="white"/>
        </w:rPr>
      </w:pPr>
      <w:r w:rsidRPr="00903DBA">
        <w:rPr>
          <w:highlight w:val="white"/>
        </w:rPr>
        <w:t>#define FOPEN_MAX 20</w:t>
      </w:r>
    </w:p>
    <w:p w14:paraId="0CD70527" w14:textId="77777777" w:rsidR="00FA7367" w:rsidRPr="00903DBA" w:rsidRDefault="00FA7367" w:rsidP="00FA7367">
      <w:pPr>
        <w:pStyle w:val="Code"/>
        <w:rPr>
          <w:highlight w:val="white"/>
        </w:rPr>
      </w:pPr>
      <w:r w:rsidRPr="00903DBA">
        <w:rPr>
          <w:highlight w:val="white"/>
        </w:rPr>
        <w:t>#define FILENAME_MAX 16</w:t>
      </w:r>
    </w:p>
    <w:p w14:paraId="2FED5BBF" w14:textId="77777777" w:rsidR="00FA7367" w:rsidRPr="00903DBA" w:rsidRDefault="00FA7367" w:rsidP="00FA7367">
      <w:pPr>
        <w:pStyle w:val="Code"/>
        <w:rPr>
          <w:highlight w:val="white"/>
        </w:rPr>
      </w:pPr>
    </w:p>
    <w:p w14:paraId="3FE5792A" w14:textId="77777777" w:rsidR="00FA7367" w:rsidRPr="00903DBA" w:rsidRDefault="00FA7367" w:rsidP="00FA7367">
      <w:pPr>
        <w:pStyle w:val="Code"/>
        <w:rPr>
          <w:highlight w:val="white"/>
        </w:rPr>
      </w:pPr>
      <w:r w:rsidRPr="00903DBA">
        <w:rPr>
          <w:highlight w:val="white"/>
        </w:rPr>
        <w:t>#define fpos_t int</w:t>
      </w:r>
    </w:p>
    <w:p w14:paraId="616624BC" w14:textId="77777777" w:rsidR="00FA7367" w:rsidRPr="00903DBA" w:rsidRDefault="00FA7367" w:rsidP="00FA7367">
      <w:pPr>
        <w:pStyle w:val="Code"/>
        <w:rPr>
          <w:highlight w:val="white"/>
        </w:rPr>
      </w:pPr>
      <w:r w:rsidRPr="00903DBA">
        <w:rPr>
          <w:highlight w:val="white"/>
        </w:rPr>
        <w:t>#define EOF -1</w:t>
      </w:r>
    </w:p>
    <w:p w14:paraId="269C3064" w14:textId="77777777" w:rsidR="00FA7367" w:rsidRPr="00903DBA" w:rsidRDefault="00FA7367" w:rsidP="00FA7367">
      <w:pPr>
        <w:pStyle w:val="Code"/>
        <w:rPr>
          <w:highlight w:val="white"/>
        </w:rPr>
      </w:pPr>
    </w:p>
    <w:p w14:paraId="0E072282" w14:textId="77777777" w:rsidR="00FA7367" w:rsidRPr="00903DBA" w:rsidRDefault="00FA7367" w:rsidP="00FA7367">
      <w:pPr>
        <w:pStyle w:val="Code"/>
        <w:rPr>
          <w:highlight w:val="white"/>
        </w:rPr>
      </w:pPr>
      <w:r w:rsidRPr="00903DBA">
        <w:rPr>
          <w:highlight w:val="white"/>
        </w:rPr>
        <w:t>typedef struct {</w:t>
      </w:r>
    </w:p>
    <w:p w14:paraId="42C396DD" w14:textId="77777777" w:rsidR="00FA7367" w:rsidRPr="00903DBA" w:rsidRDefault="00FA7367" w:rsidP="00FA7367">
      <w:pPr>
        <w:pStyle w:val="Code"/>
        <w:rPr>
          <w:highlight w:val="white"/>
        </w:rPr>
      </w:pPr>
      <w:r w:rsidRPr="00903DBA">
        <w:rPr>
          <w:highlight w:val="white"/>
        </w:rPr>
        <w:t xml:space="preserve">  BOOL open;</w:t>
      </w:r>
    </w:p>
    <w:p w14:paraId="647F7A9E" w14:textId="6B3B6057" w:rsidR="00FA7367" w:rsidRPr="00903DBA" w:rsidRDefault="00FA7367" w:rsidP="00FA7367">
      <w:pPr>
        <w:pStyle w:val="Code"/>
        <w:rPr>
          <w:highlight w:val="white"/>
        </w:rPr>
      </w:pPr>
      <w:r w:rsidRPr="00903DBA">
        <w:rPr>
          <w:highlight w:val="white"/>
        </w:rPr>
        <w:t xml:space="preserve">  </w:t>
      </w:r>
      <w:r w:rsidR="005B35BD" w:rsidRPr="00903DBA">
        <w:rPr>
          <w:highlight w:val="white"/>
        </w:rPr>
        <w:t>unsigned int</w:t>
      </w:r>
      <w:r w:rsidRPr="00903DBA">
        <w:rPr>
          <w:highlight w:val="white"/>
        </w:rPr>
        <w:t xml:space="preserve"> handle;</w:t>
      </w:r>
    </w:p>
    <w:p w14:paraId="098FF38A" w14:textId="77777777" w:rsidR="00FA7367" w:rsidRPr="00903DBA" w:rsidRDefault="00FA7367" w:rsidP="00FA7367">
      <w:pPr>
        <w:pStyle w:val="Code"/>
        <w:rPr>
          <w:highlight w:val="white"/>
        </w:rPr>
      </w:pPr>
      <w:r w:rsidRPr="00903DBA">
        <w:rPr>
          <w:highlight w:val="white"/>
        </w:rPr>
        <w:t xml:space="preserve">  char name[FILENAME_MAX], ungetc;</w:t>
      </w:r>
    </w:p>
    <w:p w14:paraId="727EBD70" w14:textId="77777777" w:rsidR="00FA7367" w:rsidRPr="00903DBA" w:rsidRDefault="00FA7367" w:rsidP="00FA7367">
      <w:pPr>
        <w:pStyle w:val="Code"/>
        <w:rPr>
          <w:highlight w:val="white"/>
        </w:rPr>
      </w:pPr>
      <w:r w:rsidRPr="00903DBA">
        <w:rPr>
          <w:highlight w:val="white"/>
        </w:rPr>
        <w:t xml:space="preserve">  int errno;</w:t>
      </w:r>
    </w:p>
    <w:p w14:paraId="03365665" w14:textId="77777777" w:rsidR="00FA7367" w:rsidRPr="00903DBA" w:rsidRDefault="00FA7367" w:rsidP="00FA7367">
      <w:pPr>
        <w:pStyle w:val="Code"/>
        <w:rPr>
          <w:highlight w:val="white"/>
        </w:rPr>
      </w:pPr>
      <w:r w:rsidRPr="00903DBA">
        <w:rPr>
          <w:highlight w:val="white"/>
        </w:rPr>
        <w:t xml:space="preserve">  unsigned int position, size;</w:t>
      </w:r>
    </w:p>
    <w:p w14:paraId="569D18F6" w14:textId="77777777" w:rsidR="00FA7367" w:rsidRPr="00903DBA" w:rsidRDefault="00FA7367" w:rsidP="00FA7367">
      <w:pPr>
        <w:pStyle w:val="Code"/>
        <w:rPr>
          <w:highlight w:val="white"/>
        </w:rPr>
      </w:pPr>
      <w:r w:rsidRPr="00903DBA">
        <w:rPr>
          <w:highlight w:val="white"/>
        </w:rPr>
        <w:t xml:space="preserve">  BOOL temporary;</w:t>
      </w:r>
    </w:p>
    <w:p w14:paraId="63D37F04" w14:textId="77777777" w:rsidR="00FA7367" w:rsidRPr="00903DBA" w:rsidRDefault="00FA7367" w:rsidP="00FA7367">
      <w:pPr>
        <w:pStyle w:val="Code"/>
        <w:rPr>
          <w:highlight w:val="white"/>
        </w:rPr>
      </w:pPr>
      <w:r w:rsidRPr="00903DBA">
        <w:rPr>
          <w:highlight w:val="white"/>
        </w:rPr>
        <w:t>} FILE;</w:t>
      </w:r>
    </w:p>
    <w:p w14:paraId="43BCB1A4" w14:textId="77777777" w:rsidR="00FA7367" w:rsidRPr="00903DBA" w:rsidRDefault="00FA7367" w:rsidP="00FA7367">
      <w:pPr>
        <w:pStyle w:val="Code"/>
        <w:rPr>
          <w:highlight w:val="white"/>
        </w:rPr>
      </w:pPr>
    </w:p>
    <w:p w14:paraId="38F7BDB7" w14:textId="77777777" w:rsidR="00FA7367" w:rsidRPr="00903DBA" w:rsidRDefault="00FA7367" w:rsidP="00FA7367">
      <w:pPr>
        <w:pStyle w:val="Code"/>
        <w:rPr>
          <w:highlight w:val="white"/>
        </w:rPr>
      </w:pPr>
      <w:r w:rsidRPr="00903DBA">
        <w:rPr>
          <w:highlight w:val="white"/>
        </w:rPr>
        <w:t>extern FILE *stdin, *stdout, *stderr;</w:t>
      </w:r>
    </w:p>
    <w:p w14:paraId="1335E6DB" w14:textId="77777777" w:rsidR="00FA7367" w:rsidRPr="00903DBA" w:rsidRDefault="00FA7367" w:rsidP="00FA7367">
      <w:pPr>
        <w:pStyle w:val="Code"/>
        <w:rPr>
          <w:highlight w:val="white"/>
        </w:rPr>
      </w:pPr>
    </w:p>
    <w:p w14:paraId="15E61D14" w14:textId="77777777" w:rsidR="00FA7367" w:rsidRPr="00903DBA" w:rsidRDefault="00FA7367" w:rsidP="00FA7367">
      <w:pPr>
        <w:pStyle w:val="Code"/>
        <w:rPr>
          <w:highlight w:val="white"/>
        </w:rPr>
      </w:pPr>
      <w:r w:rsidRPr="00903DBA">
        <w:rPr>
          <w:highlight w:val="white"/>
        </w:rPr>
        <w:t>extern enum {EEXIST, ENOENT, EACCES};</w:t>
      </w:r>
    </w:p>
    <w:p w14:paraId="37F6409D" w14:textId="77777777" w:rsidR="00FA7367" w:rsidRPr="00903DBA" w:rsidRDefault="00FA7367" w:rsidP="00FA7367">
      <w:pPr>
        <w:pStyle w:val="Code"/>
        <w:rPr>
          <w:highlight w:val="white"/>
        </w:rPr>
      </w:pPr>
      <w:r w:rsidRPr="00903DBA">
        <w:rPr>
          <w:highlight w:val="white"/>
        </w:rPr>
        <w:t>extern enum {SEEK_SET, SEEK_CUR, SEEK_END};</w:t>
      </w:r>
    </w:p>
    <w:p w14:paraId="7D199149" w14:textId="77777777" w:rsidR="00FA7367" w:rsidRPr="00903DBA" w:rsidRDefault="00FA7367" w:rsidP="00FA7367">
      <w:pPr>
        <w:pStyle w:val="Code"/>
        <w:rPr>
          <w:highlight w:val="white"/>
        </w:rPr>
      </w:pPr>
      <w:r w:rsidRPr="00903DBA">
        <w:rPr>
          <w:highlight w:val="white"/>
        </w:rPr>
        <w:t>extern enum {READ, WRITE, READ_WRITE};</w:t>
      </w:r>
    </w:p>
    <w:p w14:paraId="58E79DF2" w14:textId="77777777" w:rsidR="00FA7367" w:rsidRPr="00903DBA" w:rsidRDefault="00FA7367" w:rsidP="00FA7367">
      <w:pPr>
        <w:pStyle w:val="Code"/>
        <w:rPr>
          <w:highlight w:val="white"/>
        </w:rPr>
      </w:pPr>
    </w:p>
    <w:p w14:paraId="48A333A4" w14:textId="77777777" w:rsidR="00FA7367" w:rsidRPr="00903DBA" w:rsidRDefault="00FA7367" w:rsidP="00FA7367">
      <w:pPr>
        <w:pStyle w:val="Code"/>
        <w:rPr>
          <w:highlight w:val="white"/>
        </w:rPr>
      </w:pPr>
      <w:r w:rsidRPr="00903DBA">
        <w:rPr>
          <w:highlight w:val="white"/>
        </w:rPr>
        <w:t>#ifdef __LINUX__</w:t>
      </w:r>
    </w:p>
    <w:p w14:paraId="3800F58B" w14:textId="77777777" w:rsidR="00FA7367" w:rsidRPr="00903DBA" w:rsidRDefault="00FA7367" w:rsidP="00FA7367">
      <w:pPr>
        <w:pStyle w:val="Code"/>
        <w:rPr>
          <w:highlight w:val="white"/>
        </w:rPr>
      </w:pPr>
      <w:r w:rsidRPr="00903DBA">
        <w:rPr>
          <w:highlight w:val="white"/>
        </w:rPr>
        <w:t xml:space="preserve">  #define O_RDONLY    0x0000L      /* open for reading only */</w:t>
      </w:r>
    </w:p>
    <w:p w14:paraId="17D89C9B" w14:textId="77777777" w:rsidR="00FA7367" w:rsidRPr="00903DBA" w:rsidRDefault="00FA7367" w:rsidP="00FA7367">
      <w:pPr>
        <w:pStyle w:val="Code"/>
        <w:rPr>
          <w:highlight w:val="white"/>
        </w:rPr>
      </w:pPr>
      <w:r w:rsidRPr="00903DBA">
        <w:rPr>
          <w:highlight w:val="white"/>
        </w:rPr>
        <w:t xml:space="preserve">  #define O_WRONLY    0x0001L      /* open for writing only */</w:t>
      </w:r>
    </w:p>
    <w:p w14:paraId="6BFCA83E" w14:textId="77777777" w:rsidR="00FA7367" w:rsidRPr="00903DBA" w:rsidRDefault="00FA7367" w:rsidP="00FA7367">
      <w:pPr>
        <w:pStyle w:val="Code"/>
        <w:rPr>
          <w:highlight w:val="white"/>
        </w:rPr>
      </w:pPr>
      <w:r w:rsidRPr="00903DBA">
        <w:rPr>
          <w:highlight w:val="white"/>
        </w:rPr>
        <w:t xml:space="preserve">  #define O_CREAT     0x0200L      /* create if nonexistant */</w:t>
      </w:r>
    </w:p>
    <w:p w14:paraId="56CF4CBB" w14:textId="77777777" w:rsidR="00FA7367" w:rsidRPr="00903DBA" w:rsidRDefault="00FA7367" w:rsidP="00FA7367">
      <w:pPr>
        <w:pStyle w:val="Code"/>
        <w:rPr>
          <w:highlight w:val="white"/>
        </w:rPr>
      </w:pPr>
      <w:r w:rsidRPr="00903DBA">
        <w:rPr>
          <w:highlight w:val="white"/>
        </w:rPr>
        <w:t xml:space="preserve">  #define O_TRUNC     0x0400L      /* truncate to zero length */</w:t>
      </w:r>
    </w:p>
    <w:p w14:paraId="69BF85A9" w14:textId="77777777" w:rsidR="00FA7367" w:rsidRPr="00903DBA" w:rsidRDefault="00FA7367" w:rsidP="00FA7367">
      <w:pPr>
        <w:pStyle w:val="Code"/>
        <w:rPr>
          <w:highlight w:val="white"/>
        </w:rPr>
      </w:pPr>
    </w:p>
    <w:p w14:paraId="73779B87" w14:textId="77777777" w:rsidR="00FA7367" w:rsidRPr="00903DBA" w:rsidRDefault="00FA7367" w:rsidP="00FA7367">
      <w:pPr>
        <w:pStyle w:val="Code"/>
        <w:rPr>
          <w:highlight w:val="white"/>
        </w:rPr>
      </w:pPr>
      <w:r w:rsidRPr="00903DBA">
        <w:rPr>
          <w:highlight w:val="white"/>
        </w:rPr>
        <w:t xml:space="preserve">  #define FILE_DESC_STDOUT 1</w:t>
      </w:r>
    </w:p>
    <w:p w14:paraId="4E9682E7" w14:textId="77777777" w:rsidR="00FA7367" w:rsidRPr="00903DBA" w:rsidRDefault="00FA7367" w:rsidP="00FA7367">
      <w:pPr>
        <w:pStyle w:val="Code"/>
        <w:rPr>
          <w:highlight w:val="white"/>
        </w:rPr>
      </w:pPr>
    </w:p>
    <w:p w14:paraId="7F28B14E" w14:textId="77777777" w:rsidR="00FA7367" w:rsidRPr="00903DBA" w:rsidRDefault="00FA7367" w:rsidP="00FA7367">
      <w:pPr>
        <w:pStyle w:val="Code"/>
        <w:rPr>
          <w:highlight w:val="white"/>
        </w:rPr>
      </w:pPr>
      <w:r w:rsidRPr="00903DBA">
        <w:rPr>
          <w:highlight w:val="white"/>
        </w:rPr>
        <w:t xml:space="preserve">  #define SYS_EXIT 1</w:t>
      </w:r>
    </w:p>
    <w:p w14:paraId="5726F1EC" w14:textId="77777777" w:rsidR="00FA7367" w:rsidRPr="00903DBA" w:rsidRDefault="00FA7367" w:rsidP="00FA7367">
      <w:pPr>
        <w:pStyle w:val="Code"/>
        <w:rPr>
          <w:highlight w:val="white"/>
        </w:rPr>
      </w:pPr>
      <w:r w:rsidRPr="00903DBA">
        <w:rPr>
          <w:highlight w:val="white"/>
        </w:rPr>
        <w:t xml:space="preserve">  #define SYS_READ 3</w:t>
      </w:r>
    </w:p>
    <w:p w14:paraId="0C1BDCDB" w14:textId="77777777" w:rsidR="00FA7367" w:rsidRPr="00903DBA" w:rsidRDefault="00FA7367" w:rsidP="00FA7367">
      <w:pPr>
        <w:pStyle w:val="Code"/>
        <w:rPr>
          <w:highlight w:val="white"/>
        </w:rPr>
      </w:pPr>
      <w:r w:rsidRPr="00903DBA">
        <w:rPr>
          <w:highlight w:val="white"/>
        </w:rPr>
        <w:t xml:space="preserve">  #define SYS_WRITE 4</w:t>
      </w:r>
    </w:p>
    <w:p w14:paraId="23F4632D" w14:textId="77777777" w:rsidR="00FA7367" w:rsidRPr="00903DBA" w:rsidRDefault="00FA7367" w:rsidP="00FA7367">
      <w:pPr>
        <w:pStyle w:val="Code"/>
        <w:rPr>
          <w:highlight w:val="white"/>
        </w:rPr>
      </w:pPr>
      <w:r w:rsidRPr="00903DBA">
        <w:rPr>
          <w:highlight w:val="white"/>
        </w:rPr>
        <w:t xml:space="preserve">  #define SYS_OPEN 5</w:t>
      </w:r>
    </w:p>
    <w:p w14:paraId="718D6FDD" w14:textId="77777777" w:rsidR="00FA7367" w:rsidRPr="00903DBA" w:rsidRDefault="00FA7367" w:rsidP="00FA7367">
      <w:pPr>
        <w:pStyle w:val="Code"/>
        <w:rPr>
          <w:highlight w:val="white"/>
        </w:rPr>
      </w:pPr>
      <w:r w:rsidRPr="00903DBA">
        <w:rPr>
          <w:highlight w:val="white"/>
        </w:rPr>
        <w:t xml:space="preserve">  #define SYS_CLOSE 6</w:t>
      </w:r>
    </w:p>
    <w:p w14:paraId="5A096C2B" w14:textId="77777777" w:rsidR="00FA7367" w:rsidRPr="00903DBA" w:rsidRDefault="00FA7367" w:rsidP="00FA7367">
      <w:pPr>
        <w:pStyle w:val="Code"/>
        <w:rPr>
          <w:highlight w:val="white"/>
        </w:rPr>
      </w:pPr>
      <w:r w:rsidRPr="00903DBA">
        <w:rPr>
          <w:highlight w:val="white"/>
        </w:rPr>
        <w:t>#endif</w:t>
      </w:r>
    </w:p>
    <w:p w14:paraId="36878344" w14:textId="77777777" w:rsidR="00FA7367" w:rsidRPr="00903DBA" w:rsidRDefault="00FA7367" w:rsidP="00FA7367">
      <w:pPr>
        <w:pStyle w:val="Code"/>
        <w:rPr>
          <w:highlight w:val="white"/>
        </w:rPr>
      </w:pPr>
    </w:p>
    <w:p w14:paraId="07C392C9" w14:textId="77777777" w:rsidR="00FA7367" w:rsidRPr="00903DBA" w:rsidRDefault="00FA7367" w:rsidP="00FA7367">
      <w:pPr>
        <w:pStyle w:val="Code"/>
        <w:rPr>
          <w:highlight w:val="white"/>
        </w:rPr>
      </w:pPr>
      <w:r w:rsidRPr="00903DBA">
        <w:rPr>
          <w:highlight w:val="white"/>
        </w:rPr>
        <w:t>#define getc(stream) fgetc(stream)</w:t>
      </w:r>
    </w:p>
    <w:p w14:paraId="74E2DCA4" w14:textId="77777777" w:rsidR="00FA7367" w:rsidRPr="00903DBA" w:rsidRDefault="00FA7367" w:rsidP="00FA7367">
      <w:pPr>
        <w:pStyle w:val="Code"/>
        <w:rPr>
          <w:highlight w:val="white"/>
        </w:rPr>
      </w:pPr>
    </w:p>
    <w:p w14:paraId="3E37858D" w14:textId="77777777" w:rsidR="00FA7367" w:rsidRPr="00903DBA" w:rsidRDefault="00FA7367" w:rsidP="00FA7367">
      <w:pPr>
        <w:pStyle w:val="Code"/>
        <w:rPr>
          <w:highlight w:val="white"/>
        </w:rPr>
      </w:pPr>
      <w:r w:rsidRPr="00903DBA">
        <w:rPr>
          <w:highlight w:val="white"/>
        </w:rPr>
        <w:t>BOOL fileexists(const char* name);</w:t>
      </w:r>
    </w:p>
    <w:p w14:paraId="730B435E" w14:textId="77777777" w:rsidR="00FA7367" w:rsidRPr="00903DBA" w:rsidRDefault="00FA7367" w:rsidP="00FA7367">
      <w:pPr>
        <w:pStyle w:val="Code"/>
        <w:rPr>
          <w:highlight w:val="white"/>
        </w:rPr>
      </w:pPr>
      <w:r w:rsidRPr="00903DBA">
        <w:rPr>
          <w:highlight w:val="white"/>
        </w:rPr>
        <w:t>FILE* fopen(const char* filename, const char* mode);</w:t>
      </w:r>
    </w:p>
    <w:p w14:paraId="1224627D" w14:textId="77777777" w:rsidR="00FA7367" w:rsidRPr="00903DBA" w:rsidRDefault="00FA7367" w:rsidP="00FA7367">
      <w:pPr>
        <w:pStyle w:val="Code"/>
        <w:rPr>
          <w:highlight w:val="white"/>
        </w:rPr>
      </w:pPr>
      <w:r w:rsidRPr="00903DBA">
        <w:rPr>
          <w:highlight w:val="white"/>
        </w:rPr>
        <w:t>FILE* freopen(const char* filename, const char* mode, FILE* stream);</w:t>
      </w:r>
    </w:p>
    <w:p w14:paraId="18E31A46" w14:textId="77777777" w:rsidR="00FA7367" w:rsidRPr="00903DBA" w:rsidRDefault="00FA7367" w:rsidP="00FA7367">
      <w:pPr>
        <w:pStyle w:val="Code"/>
        <w:rPr>
          <w:highlight w:val="white"/>
        </w:rPr>
      </w:pPr>
      <w:r w:rsidRPr="00903DBA">
        <w:rPr>
          <w:highlight w:val="white"/>
        </w:rPr>
        <w:t>int fflush(FILE* stream);</w:t>
      </w:r>
    </w:p>
    <w:p w14:paraId="5B73A022" w14:textId="77777777" w:rsidR="00FA7367" w:rsidRPr="00903DBA" w:rsidRDefault="00FA7367" w:rsidP="00FA7367">
      <w:pPr>
        <w:pStyle w:val="Code"/>
        <w:rPr>
          <w:highlight w:val="white"/>
        </w:rPr>
      </w:pPr>
      <w:r w:rsidRPr="00903DBA">
        <w:rPr>
          <w:highlight w:val="white"/>
        </w:rPr>
        <w:t>int fclose(FILE* stream);</w:t>
      </w:r>
    </w:p>
    <w:p w14:paraId="7DD314BC" w14:textId="77777777" w:rsidR="00FA7367" w:rsidRPr="00903DBA" w:rsidRDefault="00FA7367" w:rsidP="00FA7367">
      <w:pPr>
        <w:pStyle w:val="Code"/>
        <w:rPr>
          <w:highlight w:val="white"/>
        </w:rPr>
      </w:pPr>
      <w:r w:rsidRPr="00903DBA">
        <w:rPr>
          <w:highlight w:val="white"/>
        </w:rPr>
        <w:t>int remove(const char* name);</w:t>
      </w:r>
    </w:p>
    <w:p w14:paraId="25CF6F14" w14:textId="77777777" w:rsidR="00FA7367" w:rsidRPr="00903DBA" w:rsidRDefault="00FA7367" w:rsidP="00FA7367">
      <w:pPr>
        <w:pStyle w:val="Code"/>
        <w:rPr>
          <w:highlight w:val="white"/>
        </w:rPr>
      </w:pPr>
      <w:r w:rsidRPr="00903DBA">
        <w:rPr>
          <w:highlight w:val="white"/>
        </w:rPr>
        <w:t>int rename(const char* oldName, const char* newName);</w:t>
      </w:r>
    </w:p>
    <w:p w14:paraId="21E512A2" w14:textId="77777777" w:rsidR="00FA7367" w:rsidRPr="00903DBA" w:rsidRDefault="00FA7367" w:rsidP="00FA7367">
      <w:pPr>
        <w:pStyle w:val="Code"/>
        <w:rPr>
          <w:highlight w:val="white"/>
        </w:rPr>
      </w:pPr>
      <w:r w:rsidRPr="00903DBA">
        <w:rPr>
          <w:highlight w:val="white"/>
        </w:rPr>
        <w:t>int setvbuf(FILE* stream, char* buffer, int mode, size_t size);</w:t>
      </w:r>
    </w:p>
    <w:p w14:paraId="6C088573" w14:textId="77777777" w:rsidR="00FA7367" w:rsidRPr="00903DBA" w:rsidRDefault="00FA7367" w:rsidP="00FA7367">
      <w:pPr>
        <w:pStyle w:val="Code"/>
        <w:rPr>
          <w:highlight w:val="white"/>
        </w:rPr>
      </w:pPr>
      <w:r w:rsidRPr="00903DBA">
        <w:rPr>
          <w:highlight w:val="white"/>
        </w:rPr>
        <w:t>void setbuf(FILE* stream, char* buffer);</w:t>
      </w:r>
    </w:p>
    <w:p w14:paraId="1DF47A40" w14:textId="77777777" w:rsidR="00FA7367" w:rsidRPr="00903DBA" w:rsidRDefault="00FA7367" w:rsidP="00FA7367">
      <w:pPr>
        <w:pStyle w:val="Code"/>
        <w:rPr>
          <w:highlight w:val="white"/>
        </w:rPr>
      </w:pPr>
      <w:r w:rsidRPr="00903DBA">
        <w:rPr>
          <w:highlight w:val="white"/>
        </w:rPr>
        <w:t>int fgetc(FILE* stream);</w:t>
      </w:r>
    </w:p>
    <w:p w14:paraId="4702AB43" w14:textId="77777777" w:rsidR="00FA7367" w:rsidRPr="00903DBA" w:rsidRDefault="00FA7367" w:rsidP="00FA7367">
      <w:pPr>
        <w:pStyle w:val="Code"/>
        <w:rPr>
          <w:highlight w:val="white"/>
        </w:rPr>
      </w:pPr>
      <w:r w:rsidRPr="00903DBA">
        <w:rPr>
          <w:highlight w:val="white"/>
        </w:rPr>
        <w:t>char* fgets(char* s, int n, FILE* stream);</w:t>
      </w:r>
    </w:p>
    <w:p w14:paraId="4C710427" w14:textId="77777777" w:rsidR="00FA7367" w:rsidRPr="00903DBA" w:rsidRDefault="00FA7367" w:rsidP="00FA7367">
      <w:pPr>
        <w:pStyle w:val="Code"/>
        <w:rPr>
          <w:highlight w:val="white"/>
        </w:rPr>
      </w:pPr>
      <w:r w:rsidRPr="00903DBA">
        <w:rPr>
          <w:highlight w:val="white"/>
        </w:rPr>
        <w:t>int fputc(int i, FILE* stream);</w:t>
      </w:r>
    </w:p>
    <w:p w14:paraId="26B92BB4" w14:textId="77777777" w:rsidR="00FA7367" w:rsidRPr="00903DBA" w:rsidRDefault="00FA7367" w:rsidP="00FA7367">
      <w:pPr>
        <w:pStyle w:val="Code"/>
        <w:rPr>
          <w:highlight w:val="white"/>
        </w:rPr>
      </w:pPr>
      <w:r w:rsidRPr="00903DBA">
        <w:rPr>
          <w:highlight w:val="white"/>
        </w:rPr>
        <w:t>int fputs(const char* s, FILE* stream);</w:t>
      </w:r>
    </w:p>
    <w:p w14:paraId="28CE6292" w14:textId="77777777" w:rsidR="00FA7367" w:rsidRPr="00903DBA" w:rsidRDefault="00FA7367" w:rsidP="00FA7367">
      <w:pPr>
        <w:pStyle w:val="Code"/>
        <w:rPr>
          <w:highlight w:val="white"/>
        </w:rPr>
      </w:pPr>
      <w:r w:rsidRPr="00903DBA">
        <w:rPr>
          <w:highlight w:val="white"/>
        </w:rPr>
        <w:t>int getchar(void);</w:t>
      </w:r>
    </w:p>
    <w:p w14:paraId="10A84E23" w14:textId="77777777" w:rsidR="00FA7367" w:rsidRPr="00903DBA" w:rsidRDefault="00FA7367" w:rsidP="00FA7367">
      <w:pPr>
        <w:pStyle w:val="Code"/>
        <w:rPr>
          <w:highlight w:val="white"/>
        </w:rPr>
      </w:pPr>
      <w:r w:rsidRPr="00903DBA">
        <w:rPr>
          <w:highlight w:val="white"/>
        </w:rPr>
        <w:t>char* gets(char* s);</w:t>
      </w:r>
    </w:p>
    <w:p w14:paraId="23CA590D" w14:textId="77777777" w:rsidR="00FA7367" w:rsidRPr="00903DBA" w:rsidRDefault="00FA7367" w:rsidP="00FA7367">
      <w:pPr>
        <w:pStyle w:val="Code"/>
        <w:rPr>
          <w:highlight w:val="white"/>
        </w:rPr>
      </w:pPr>
      <w:r w:rsidRPr="00903DBA">
        <w:rPr>
          <w:highlight w:val="white"/>
        </w:rPr>
        <w:t>int putchar(int c);</w:t>
      </w:r>
    </w:p>
    <w:p w14:paraId="24C71460" w14:textId="77777777" w:rsidR="00FA7367" w:rsidRPr="00903DBA" w:rsidRDefault="00FA7367" w:rsidP="00FA7367">
      <w:pPr>
        <w:pStyle w:val="Code"/>
        <w:rPr>
          <w:highlight w:val="white"/>
        </w:rPr>
      </w:pPr>
      <w:r w:rsidRPr="00903DBA">
        <w:rPr>
          <w:highlight w:val="white"/>
        </w:rPr>
        <w:t>int puts(const char* s);</w:t>
      </w:r>
    </w:p>
    <w:p w14:paraId="046579C0" w14:textId="77777777" w:rsidR="00FA7367" w:rsidRPr="00903DBA" w:rsidRDefault="00FA7367" w:rsidP="00FA7367">
      <w:pPr>
        <w:pStyle w:val="Code"/>
        <w:rPr>
          <w:highlight w:val="white"/>
        </w:rPr>
      </w:pPr>
      <w:r w:rsidRPr="00903DBA">
        <w:rPr>
          <w:highlight w:val="white"/>
        </w:rPr>
        <w:t>int ungetc(int c, FILE* stream);</w:t>
      </w:r>
    </w:p>
    <w:p w14:paraId="43FC6A2E" w14:textId="77777777" w:rsidR="00FA7367" w:rsidRPr="00903DBA" w:rsidRDefault="00FA7367" w:rsidP="00FA7367">
      <w:pPr>
        <w:pStyle w:val="Code"/>
        <w:rPr>
          <w:highlight w:val="white"/>
        </w:rPr>
      </w:pPr>
      <w:r w:rsidRPr="00903DBA">
        <w:rPr>
          <w:highlight w:val="white"/>
        </w:rPr>
        <w:t>size_t fread(void* ptr, size_t size, size_t nobj, FILE* stream);</w:t>
      </w:r>
    </w:p>
    <w:p w14:paraId="45823FBA" w14:textId="77777777" w:rsidR="00FA7367" w:rsidRPr="00903DBA" w:rsidRDefault="00FA7367" w:rsidP="00FA7367">
      <w:pPr>
        <w:pStyle w:val="Code"/>
        <w:rPr>
          <w:highlight w:val="white"/>
        </w:rPr>
      </w:pPr>
      <w:r w:rsidRPr="00903DBA">
        <w:rPr>
          <w:highlight w:val="white"/>
        </w:rPr>
        <w:t>size_t fwrite(const void* ptr, size_t size, size_t nobj, FILE* stream);</w:t>
      </w:r>
    </w:p>
    <w:p w14:paraId="30D39451" w14:textId="77777777" w:rsidR="00FA7367" w:rsidRPr="00903DBA" w:rsidRDefault="00FA7367" w:rsidP="00FA7367">
      <w:pPr>
        <w:pStyle w:val="Code"/>
        <w:rPr>
          <w:highlight w:val="white"/>
        </w:rPr>
      </w:pPr>
      <w:r w:rsidRPr="00903DBA">
        <w:rPr>
          <w:highlight w:val="white"/>
        </w:rPr>
        <w:t>int fseek(FILE* stream, int offset, int origin);</w:t>
      </w:r>
    </w:p>
    <w:p w14:paraId="3FEDC7C9" w14:textId="77777777" w:rsidR="00FA7367" w:rsidRPr="00903DBA" w:rsidRDefault="00FA7367" w:rsidP="00FA7367">
      <w:pPr>
        <w:pStyle w:val="Code"/>
        <w:rPr>
          <w:highlight w:val="white"/>
        </w:rPr>
      </w:pPr>
      <w:r w:rsidRPr="00903DBA">
        <w:rPr>
          <w:highlight w:val="white"/>
        </w:rPr>
        <w:t>int ftell(FILE* stream);</w:t>
      </w:r>
    </w:p>
    <w:p w14:paraId="20163420" w14:textId="77777777" w:rsidR="00FA7367" w:rsidRPr="00903DBA" w:rsidRDefault="00FA7367" w:rsidP="00FA7367">
      <w:pPr>
        <w:pStyle w:val="Code"/>
        <w:rPr>
          <w:highlight w:val="white"/>
        </w:rPr>
      </w:pPr>
      <w:r w:rsidRPr="00903DBA">
        <w:rPr>
          <w:highlight w:val="white"/>
        </w:rPr>
        <w:t>void rewind(FILE* stream);</w:t>
      </w:r>
    </w:p>
    <w:p w14:paraId="0EDA7BC1" w14:textId="77777777" w:rsidR="00FA7367" w:rsidRPr="00903DBA" w:rsidRDefault="00FA7367" w:rsidP="00FA7367">
      <w:pPr>
        <w:pStyle w:val="Code"/>
        <w:rPr>
          <w:highlight w:val="white"/>
        </w:rPr>
      </w:pPr>
      <w:r w:rsidRPr="00903DBA">
        <w:rPr>
          <w:highlight w:val="white"/>
        </w:rPr>
        <w:t>int fgetpos(FILE* stream, fpos_t* ptr);</w:t>
      </w:r>
    </w:p>
    <w:p w14:paraId="6ECA6391" w14:textId="77777777" w:rsidR="00FA7367" w:rsidRPr="00903DBA" w:rsidRDefault="00FA7367" w:rsidP="00FA7367">
      <w:pPr>
        <w:pStyle w:val="Code"/>
        <w:rPr>
          <w:highlight w:val="white"/>
        </w:rPr>
      </w:pPr>
      <w:r w:rsidRPr="00903DBA">
        <w:rPr>
          <w:highlight w:val="white"/>
        </w:rPr>
        <w:t>int fsetpos(FILE* stream, const fpos_t* ptr);</w:t>
      </w:r>
    </w:p>
    <w:p w14:paraId="655AA450" w14:textId="77777777" w:rsidR="00FA7367" w:rsidRPr="00903DBA" w:rsidRDefault="00FA7367" w:rsidP="00FA7367">
      <w:pPr>
        <w:pStyle w:val="Code"/>
        <w:rPr>
          <w:highlight w:val="white"/>
        </w:rPr>
      </w:pPr>
      <w:r w:rsidRPr="00903DBA">
        <w:rPr>
          <w:highlight w:val="white"/>
        </w:rPr>
        <w:t>void clearerr(FILE* stream);</w:t>
      </w:r>
    </w:p>
    <w:p w14:paraId="615E8DF7" w14:textId="77777777" w:rsidR="00FA7367" w:rsidRPr="00903DBA" w:rsidRDefault="00FA7367" w:rsidP="00FA7367">
      <w:pPr>
        <w:pStyle w:val="Code"/>
        <w:rPr>
          <w:highlight w:val="white"/>
        </w:rPr>
      </w:pPr>
      <w:r w:rsidRPr="00903DBA">
        <w:rPr>
          <w:highlight w:val="white"/>
        </w:rPr>
        <w:t>BOOL feof(FILE* stream);</w:t>
      </w:r>
    </w:p>
    <w:p w14:paraId="03793512" w14:textId="77777777" w:rsidR="00FA7367" w:rsidRPr="00903DBA" w:rsidRDefault="00FA7367" w:rsidP="00FA7367">
      <w:pPr>
        <w:pStyle w:val="Code"/>
        <w:rPr>
          <w:highlight w:val="white"/>
        </w:rPr>
      </w:pPr>
      <w:r w:rsidRPr="00903DBA">
        <w:rPr>
          <w:highlight w:val="white"/>
        </w:rPr>
        <w:t>int ferror(FILE* stream);</w:t>
      </w:r>
    </w:p>
    <w:p w14:paraId="5BF59C13" w14:textId="77777777" w:rsidR="00FA7367" w:rsidRPr="00903DBA" w:rsidRDefault="00FA7367" w:rsidP="00FA7367">
      <w:pPr>
        <w:pStyle w:val="Code"/>
        <w:rPr>
          <w:highlight w:val="white"/>
        </w:rPr>
      </w:pPr>
      <w:r w:rsidRPr="00903DBA">
        <w:rPr>
          <w:highlight w:val="white"/>
        </w:rPr>
        <w:t>void perror(const char* s);</w:t>
      </w:r>
    </w:p>
    <w:p w14:paraId="31D63EFB" w14:textId="77777777" w:rsidR="00FA7367" w:rsidRPr="00903DBA" w:rsidRDefault="00FA7367" w:rsidP="00FA7367">
      <w:pPr>
        <w:pStyle w:val="Code"/>
        <w:rPr>
          <w:highlight w:val="white"/>
        </w:rPr>
      </w:pPr>
    </w:p>
    <w:p w14:paraId="033AE127" w14:textId="77777777" w:rsidR="00FA7367" w:rsidRPr="00903DBA" w:rsidRDefault="00FA7367" w:rsidP="00FA7367">
      <w:pPr>
        <w:pStyle w:val="Code"/>
        <w:rPr>
          <w:highlight w:val="white"/>
        </w:rPr>
      </w:pPr>
      <w:r w:rsidRPr="00903DBA">
        <w:rPr>
          <w:highlight w:val="white"/>
        </w:rPr>
        <w:t>#endif</w:t>
      </w:r>
    </w:p>
    <w:p w14:paraId="7C0800B8" w14:textId="6705C572" w:rsidR="000644C3" w:rsidRPr="00903DBA" w:rsidRDefault="008D6750" w:rsidP="00E65FE6">
      <w:pPr>
        <w:pStyle w:val="CodeHeader"/>
      </w:pPr>
      <w:r w:rsidRPr="00903DBA">
        <w:t>f</w:t>
      </w:r>
      <w:r w:rsidR="000644C3" w:rsidRPr="00903DBA">
        <w:t>ile.c</w:t>
      </w:r>
    </w:p>
    <w:p w14:paraId="44C5EAD9" w14:textId="77777777" w:rsidR="00C25FEE" w:rsidRPr="00903DBA" w:rsidRDefault="00C25FEE" w:rsidP="00C25FEE">
      <w:pPr>
        <w:pStyle w:val="Code"/>
        <w:rPr>
          <w:highlight w:val="white"/>
        </w:rPr>
      </w:pPr>
      <w:bookmarkStart w:id="515" w:name="_Hlk55231107"/>
      <w:r w:rsidRPr="00903DBA">
        <w:rPr>
          <w:highlight w:val="white"/>
        </w:rPr>
        <w:t>#include &lt;stdio.h&gt;</w:t>
      </w:r>
    </w:p>
    <w:p w14:paraId="77CF6131" w14:textId="558468D0" w:rsidR="00C25FEE" w:rsidRPr="00903DBA" w:rsidRDefault="00C25FEE" w:rsidP="00C25FEE">
      <w:pPr>
        <w:pStyle w:val="Code"/>
        <w:rPr>
          <w:highlight w:val="white"/>
        </w:rPr>
      </w:pPr>
      <w:r w:rsidRPr="00903DBA">
        <w:rPr>
          <w:highlight w:val="white"/>
        </w:rPr>
        <w:t>#include &lt;errno.h&gt;</w:t>
      </w:r>
    </w:p>
    <w:p w14:paraId="69D09740" w14:textId="020E4927" w:rsidR="00C25FEE" w:rsidRPr="00903DBA" w:rsidRDefault="00C25FEE" w:rsidP="00C25FEE">
      <w:pPr>
        <w:pStyle w:val="Code"/>
        <w:rPr>
          <w:highlight w:val="white"/>
        </w:rPr>
      </w:pPr>
      <w:r w:rsidRPr="00903DBA">
        <w:rPr>
          <w:highlight w:val="white"/>
        </w:rPr>
        <w:t>#include &lt;locale.h&gt;</w:t>
      </w:r>
    </w:p>
    <w:p w14:paraId="0247553C" w14:textId="5124C12D" w:rsidR="00C25FEE" w:rsidRPr="00903DBA" w:rsidRDefault="00C25FEE" w:rsidP="00C25FEE">
      <w:pPr>
        <w:pStyle w:val="Code"/>
        <w:rPr>
          <w:highlight w:val="white"/>
        </w:rPr>
      </w:pPr>
      <w:r w:rsidRPr="00903DBA">
        <w:rPr>
          <w:highlight w:val="white"/>
        </w:rPr>
        <w:t>#include &lt;string.h&gt;</w:t>
      </w:r>
    </w:p>
    <w:p w14:paraId="059D9041" w14:textId="77777777" w:rsidR="00C25FEE" w:rsidRPr="00903DBA" w:rsidRDefault="00C25FEE" w:rsidP="00C25FEE">
      <w:pPr>
        <w:pStyle w:val="Code"/>
        <w:rPr>
          <w:highlight w:val="white"/>
        </w:rPr>
      </w:pPr>
    </w:p>
    <w:p w14:paraId="08B3BC99" w14:textId="77777777" w:rsidR="00C25FEE" w:rsidRPr="00903DBA" w:rsidRDefault="00C25FEE" w:rsidP="00C25FEE">
      <w:pPr>
        <w:pStyle w:val="Code"/>
        <w:rPr>
          <w:highlight w:val="white"/>
        </w:rPr>
      </w:pPr>
      <w:r w:rsidRPr="00903DBA">
        <w:rPr>
          <w:highlight w:val="white"/>
        </w:rPr>
        <w:t>FILE g_fileArray[FOPEN_MAX] = {{TRUE, 0}, {TRUE, 1}, {TRUE, 2}};</w:t>
      </w:r>
    </w:p>
    <w:p w14:paraId="324B7667" w14:textId="77777777" w:rsidR="00C25FEE" w:rsidRPr="00903DBA" w:rsidRDefault="00C25FEE" w:rsidP="00C25FEE">
      <w:pPr>
        <w:pStyle w:val="Code"/>
        <w:rPr>
          <w:highlight w:val="white"/>
        </w:rPr>
      </w:pPr>
      <w:r w:rsidRPr="00903DBA">
        <w:rPr>
          <w:highlight w:val="white"/>
        </w:rPr>
        <w:t>FILE *stdin = &amp;g_fileArray[0], *stdout = &amp;g_fileArray[1],</w:t>
      </w:r>
    </w:p>
    <w:p w14:paraId="7256FFC7" w14:textId="1EF57445" w:rsidR="00C25FEE" w:rsidRPr="00903DBA" w:rsidRDefault="00C25FEE" w:rsidP="00C25FEE">
      <w:pPr>
        <w:pStyle w:val="Code"/>
        <w:rPr>
          <w:highlight w:val="white"/>
        </w:rPr>
      </w:pPr>
      <w:r w:rsidRPr="00903DBA">
        <w:rPr>
          <w:highlight w:val="white"/>
        </w:rPr>
        <w:t xml:space="preserve">     *stderr = &amp;g_fileArray[2];</w:t>
      </w:r>
    </w:p>
    <w:p w14:paraId="0E9F6DCF" w14:textId="77777777" w:rsidR="00C25FEE" w:rsidRPr="00903DBA" w:rsidRDefault="00C25FEE" w:rsidP="00C25FEE">
      <w:pPr>
        <w:pStyle w:val="Code"/>
        <w:rPr>
          <w:highlight w:val="white"/>
        </w:rPr>
      </w:pPr>
    </w:p>
    <w:p w14:paraId="15445C2B" w14:textId="77777777" w:rsidR="00C25FEE" w:rsidRPr="00903DBA" w:rsidRDefault="00C25FEE" w:rsidP="00C25FEE">
      <w:pPr>
        <w:pStyle w:val="Code"/>
        <w:rPr>
          <w:highlight w:val="white"/>
        </w:rPr>
      </w:pPr>
      <w:r w:rsidRPr="00903DBA">
        <w:rPr>
          <w:highlight w:val="white"/>
        </w:rPr>
        <w:t>enum {EEXIST, ENOENT, EACCES};</w:t>
      </w:r>
    </w:p>
    <w:p w14:paraId="7A909969" w14:textId="77777777" w:rsidR="00C25FEE" w:rsidRPr="00903DBA" w:rsidRDefault="00C25FEE" w:rsidP="00C25FEE">
      <w:pPr>
        <w:pStyle w:val="Code"/>
        <w:rPr>
          <w:highlight w:val="white"/>
        </w:rPr>
      </w:pPr>
      <w:r w:rsidRPr="00903DBA">
        <w:rPr>
          <w:highlight w:val="white"/>
        </w:rPr>
        <w:t>enum {SEEK_SET = 0, SEEK_CUR = 1, SEEK_END = 2};</w:t>
      </w:r>
    </w:p>
    <w:p w14:paraId="185A4F67" w14:textId="77777777" w:rsidR="00C25FEE" w:rsidRPr="00903DBA" w:rsidRDefault="00C25FEE" w:rsidP="00C25FEE">
      <w:pPr>
        <w:pStyle w:val="Code"/>
        <w:rPr>
          <w:highlight w:val="white"/>
        </w:rPr>
      </w:pPr>
      <w:r w:rsidRPr="00903DBA">
        <w:rPr>
          <w:highlight w:val="white"/>
        </w:rPr>
        <w:t>enum {READ = 0x40, WRITE = 0x41, READ_WRITE = 0x42};</w:t>
      </w:r>
    </w:p>
    <w:p w14:paraId="5BA4D871" w14:textId="77777777" w:rsidR="00C25FEE" w:rsidRPr="00903DBA" w:rsidRDefault="00C25FEE" w:rsidP="00C25FEE">
      <w:pPr>
        <w:pStyle w:val="Code"/>
        <w:rPr>
          <w:highlight w:val="white"/>
        </w:rPr>
      </w:pPr>
    </w:p>
    <w:p w14:paraId="5E103F77" w14:textId="77777777" w:rsidR="00C25FEE" w:rsidRPr="00903DBA" w:rsidRDefault="00C25FEE" w:rsidP="00C25FEE">
      <w:pPr>
        <w:pStyle w:val="Code"/>
        <w:rPr>
          <w:highlight w:val="white"/>
        </w:rPr>
      </w:pPr>
      <w:r w:rsidRPr="00903DBA">
        <w:rPr>
          <w:highlight w:val="white"/>
        </w:rPr>
        <w:t>#define MAX(a,b) (((a) &gt; (b)) ? (a) : (b))</w:t>
      </w:r>
    </w:p>
    <w:p w14:paraId="305F9EF5" w14:textId="77777777" w:rsidR="00C25FEE" w:rsidRPr="00903DBA" w:rsidRDefault="00C25FEE" w:rsidP="00C25FEE">
      <w:pPr>
        <w:pStyle w:val="Code"/>
        <w:rPr>
          <w:highlight w:val="white"/>
        </w:rPr>
      </w:pPr>
    </w:p>
    <w:p w14:paraId="5F61F7F7" w14:textId="77777777" w:rsidR="00C25FEE" w:rsidRPr="00903DBA" w:rsidRDefault="00C25FEE" w:rsidP="00C25FEE">
      <w:pPr>
        <w:pStyle w:val="Code"/>
        <w:rPr>
          <w:highlight w:val="white"/>
        </w:rPr>
      </w:pPr>
      <w:r w:rsidRPr="00903DBA">
        <w:rPr>
          <w:highlight w:val="white"/>
        </w:rPr>
        <w:t>#define FILE_NOT_FOUND 0x02</w:t>
      </w:r>
    </w:p>
    <w:p w14:paraId="4C72AC33" w14:textId="77777777" w:rsidR="00C25FEE" w:rsidRPr="00903DBA" w:rsidRDefault="00C25FEE" w:rsidP="00C25FEE">
      <w:pPr>
        <w:pStyle w:val="Code"/>
        <w:rPr>
          <w:highlight w:val="white"/>
        </w:rPr>
      </w:pPr>
    </w:p>
    <w:p w14:paraId="664508D3" w14:textId="77777777" w:rsidR="00C25FEE" w:rsidRPr="00903DBA" w:rsidRDefault="00C25FEE" w:rsidP="00C25FEE">
      <w:pPr>
        <w:pStyle w:val="Code"/>
        <w:rPr>
          <w:highlight w:val="white"/>
        </w:rPr>
      </w:pPr>
      <w:r w:rsidRPr="00903DBA">
        <w:rPr>
          <w:highlight w:val="white"/>
        </w:rPr>
        <w:t>#define PRINT(x,y) { printf(#x " = &lt;%" #y "&gt;\n", (x)); }</w:t>
      </w:r>
    </w:p>
    <w:p w14:paraId="017080DD" w14:textId="77777777" w:rsidR="00C25FEE" w:rsidRPr="00903DBA" w:rsidRDefault="00C25FEE" w:rsidP="00C25FEE">
      <w:pPr>
        <w:pStyle w:val="Code"/>
        <w:rPr>
          <w:highlight w:val="white"/>
        </w:rPr>
      </w:pPr>
    </w:p>
    <w:p w14:paraId="540C5B93" w14:textId="77777777" w:rsidR="00C25FEE" w:rsidRPr="00903DBA" w:rsidRDefault="00C25FEE" w:rsidP="00C25FEE">
      <w:pPr>
        <w:pStyle w:val="Code"/>
        <w:rPr>
          <w:highlight w:val="white"/>
        </w:rPr>
      </w:pPr>
      <w:r w:rsidRPr="00903DBA">
        <w:rPr>
          <w:highlight w:val="white"/>
        </w:rPr>
        <w:t>static int filecreate(const char* name) {</w:t>
      </w:r>
    </w:p>
    <w:p w14:paraId="79220691" w14:textId="77777777" w:rsidR="00C25FEE" w:rsidRPr="00903DBA" w:rsidRDefault="00C25FEE" w:rsidP="00C25FEE">
      <w:pPr>
        <w:pStyle w:val="Code"/>
        <w:rPr>
          <w:highlight w:val="white"/>
        </w:rPr>
      </w:pPr>
      <w:r w:rsidRPr="00903DBA">
        <w:rPr>
          <w:highlight w:val="white"/>
        </w:rPr>
        <w:t>#ifdef __WINDOWS__</w:t>
      </w:r>
    </w:p>
    <w:p w14:paraId="2962F11F" w14:textId="77777777" w:rsidR="00C25FEE" w:rsidRPr="00903DBA" w:rsidRDefault="00C25FEE" w:rsidP="00C25FEE">
      <w:pPr>
        <w:pStyle w:val="Code"/>
        <w:rPr>
          <w:highlight w:val="white"/>
        </w:rPr>
      </w:pPr>
      <w:r w:rsidRPr="00903DBA">
        <w:rPr>
          <w:highlight w:val="white"/>
        </w:rPr>
        <w:lastRenderedPageBreak/>
        <w:t xml:space="preserve">  register_ah = 0x3Cs;</w:t>
      </w:r>
    </w:p>
    <w:p w14:paraId="53C90342" w14:textId="77777777" w:rsidR="00C25FEE" w:rsidRPr="00903DBA" w:rsidRDefault="00C25FEE" w:rsidP="00C25FEE">
      <w:pPr>
        <w:pStyle w:val="Code"/>
        <w:rPr>
          <w:highlight w:val="white"/>
        </w:rPr>
      </w:pPr>
      <w:r w:rsidRPr="00903DBA">
        <w:rPr>
          <w:highlight w:val="white"/>
        </w:rPr>
        <w:t xml:space="preserve">  register_cx = 0x00;</w:t>
      </w:r>
    </w:p>
    <w:p w14:paraId="618EE260" w14:textId="77777777" w:rsidR="00C25FEE" w:rsidRPr="00903DBA" w:rsidRDefault="00C25FEE" w:rsidP="00C25FEE">
      <w:pPr>
        <w:pStyle w:val="Code"/>
        <w:rPr>
          <w:highlight w:val="white"/>
        </w:rPr>
      </w:pPr>
      <w:r w:rsidRPr="00903DBA">
        <w:rPr>
          <w:highlight w:val="white"/>
        </w:rPr>
        <w:t xml:space="preserve">  register_dx = name;</w:t>
      </w:r>
    </w:p>
    <w:p w14:paraId="418F7031" w14:textId="110E86D8" w:rsidR="00C25FEE" w:rsidRPr="00903DBA" w:rsidRDefault="00C25FEE" w:rsidP="00C25FEE">
      <w:pPr>
        <w:pStyle w:val="Code"/>
        <w:rPr>
          <w:highlight w:val="white"/>
        </w:rPr>
      </w:pPr>
      <w:r w:rsidRPr="00903DBA">
        <w:rPr>
          <w:highlight w:val="white"/>
        </w:rPr>
        <w:t xml:space="preserve">  interrupt(0x21s);</w:t>
      </w:r>
    </w:p>
    <w:p w14:paraId="7557CE41" w14:textId="77777777" w:rsidR="00815F10" w:rsidRPr="00903DBA" w:rsidRDefault="00815F10" w:rsidP="00C25FEE">
      <w:pPr>
        <w:pStyle w:val="Code"/>
        <w:rPr>
          <w:highlight w:val="white"/>
        </w:rPr>
      </w:pPr>
    </w:p>
    <w:p w14:paraId="54D58A70" w14:textId="77777777" w:rsidR="00815F10" w:rsidRPr="00903DBA" w:rsidRDefault="00815F10" w:rsidP="00815F10">
      <w:pPr>
        <w:pStyle w:val="Code"/>
        <w:rPr>
          <w:highlight w:val="white"/>
        </w:rPr>
      </w:pPr>
      <w:r w:rsidRPr="00903DBA">
        <w:rPr>
          <w:highlight w:val="white"/>
        </w:rPr>
        <w:t xml:space="preserve">  { int handle = register_ax;</w:t>
      </w:r>
    </w:p>
    <w:p w14:paraId="1F2CD876" w14:textId="77777777" w:rsidR="00815F10" w:rsidRPr="00903DBA" w:rsidRDefault="00815F10" w:rsidP="00815F10">
      <w:pPr>
        <w:pStyle w:val="Code"/>
        <w:rPr>
          <w:highlight w:val="white"/>
        </w:rPr>
      </w:pPr>
    </w:p>
    <w:p w14:paraId="1678DE51" w14:textId="77777777" w:rsidR="00815F10" w:rsidRPr="00903DBA" w:rsidRDefault="00815F10" w:rsidP="00815F10">
      <w:pPr>
        <w:pStyle w:val="Code"/>
        <w:rPr>
          <w:highlight w:val="white"/>
        </w:rPr>
      </w:pPr>
      <w:r w:rsidRPr="00903DBA">
        <w:rPr>
          <w:highlight w:val="white"/>
        </w:rPr>
        <w:t xml:space="preserve">    if (carry_flag) {</w:t>
      </w:r>
    </w:p>
    <w:p w14:paraId="35F58CCA" w14:textId="77777777" w:rsidR="00815F10" w:rsidRPr="00903DBA" w:rsidRDefault="00815F10" w:rsidP="00815F10">
      <w:pPr>
        <w:pStyle w:val="Code"/>
        <w:rPr>
          <w:highlight w:val="white"/>
        </w:rPr>
      </w:pPr>
      <w:r w:rsidRPr="00903DBA">
        <w:rPr>
          <w:highlight w:val="white"/>
        </w:rPr>
        <w:t xml:space="preserve">      errno = FOPEN;</w:t>
      </w:r>
    </w:p>
    <w:p w14:paraId="2826E02D" w14:textId="77777777" w:rsidR="00815F10" w:rsidRPr="00903DBA" w:rsidRDefault="00815F10" w:rsidP="00815F10">
      <w:pPr>
        <w:pStyle w:val="Code"/>
        <w:rPr>
          <w:highlight w:val="white"/>
        </w:rPr>
      </w:pPr>
      <w:r w:rsidRPr="00903DBA">
        <w:rPr>
          <w:highlight w:val="white"/>
        </w:rPr>
        <w:t xml:space="preserve">      return -1;</w:t>
      </w:r>
    </w:p>
    <w:p w14:paraId="7672DA10" w14:textId="77777777" w:rsidR="00815F10" w:rsidRPr="00903DBA" w:rsidRDefault="00815F10" w:rsidP="00815F10">
      <w:pPr>
        <w:pStyle w:val="Code"/>
        <w:rPr>
          <w:highlight w:val="white"/>
        </w:rPr>
      </w:pPr>
      <w:r w:rsidRPr="00903DBA">
        <w:rPr>
          <w:highlight w:val="white"/>
        </w:rPr>
        <w:t xml:space="preserve">    }</w:t>
      </w:r>
    </w:p>
    <w:p w14:paraId="2F248F1A" w14:textId="77777777" w:rsidR="00815F10" w:rsidRPr="00903DBA" w:rsidRDefault="00815F10" w:rsidP="00815F10">
      <w:pPr>
        <w:pStyle w:val="Code"/>
        <w:rPr>
          <w:highlight w:val="white"/>
        </w:rPr>
      </w:pPr>
    </w:p>
    <w:p w14:paraId="28929284" w14:textId="77777777" w:rsidR="00815F10" w:rsidRPr="00903DBA" w:rsidRDefault="00815F10" w:rsidP="00815F10">
      <w:pPr>
        <w:pStyle w:val="Code"/>
        <w:rPr>
          <w:highlight w:val="white"/>
        </w:rPr>
      </w:pPr>
      <w:r w:rsidRPr="00903DBA">
        <w:rPr>
          <w:highlight w:val="white"/>
        </w:rPr>
        <w:t xml:space="preserve">    return handle;</w:t>
      </w:r>
    </w:p>
    <w:p w14:paraId="1A0BA307" w14:textId="77777777" w:rsidR="00815F10" w:rsidRPr="00903DBA" w:rsidRDefault="00815F10" w:rsidP="00815F10">
      <w:pPr>
        <w:pStyle w:val="Code"/>
        <w:rPr>
          <w:highlight w:val="white"/>
        </w:rPr>
      </w:pPr>
      <w:r w:rsidRPr="00903DBA">
        <w:rPr>
          <w:highlight w:val="white"/>
        </w:rPr>
        <w:t xml:space="preserve">  }</w:t>
      </w:r>
    </w:p>
    <w:p w14:paraId="75398613" w14:textId="77777777" w:rsidR="00C25FEE" w:rsidRPr="00903DBA" w:rsidRDefault="00C25FEE" w:rsidP="00C25FEE">
      <w:pPr>
        <w:pStyle w:val="Code"/>
        <w:rPr>
          <w:highlight w:val="white"/>
        </w:rPr>
      </w:pPr>
      <w:r w:rsidRPr="00903DBA">
        <w:rPr>
          <w:highlight w:val="white"/>
        </w:rPr>
        <w:t>#endif</w:t>
      </w:r>
    </w:p>
    <w:p w14:paraId="3AD975B9" w14:textId="77777777" w:rsidR="00C25FEE" w:rsidRPr="00903DBA" w:rsidRDefault="00C25FEE" w:rsidP="00C25FEE">
      <w:pPr>
        <w:pStyle w:val="Code"/>
        <w:rPr>
          <w:highlight w:val="white"/>
        </w:rPr>
      </w:pPr>
    </w:p>
    <w:p w14:paraId="4386068F" w14:textId="77777777" w:rsidR="00C25FEE" w:rsidRPr="00903DBA" w:rsidRDefault="00C25FEE" w:rsidP="00C25FEE">
      <w:pPr>
        <w:pStyle w:val="Code"/>
        <w:rPr>
          <w:highlight w:val="white"/>
        </w:rPr>
      </w:pPr>
      <w:r w:rsidRPr="00903DBA">
        <w:rPr>
          <w:highlight w:val="white"/>
        </w:rPr>
        <w:t>#ifdef __LINUX__</w:t>
      </w:r>
    </w:p>
    <w:p w14:paraId="07B67950" w14:textId="530F8C89" w:rsidR="00C25FEE" w:rsidRPr="00903DBA" w:rsidRDefault="00C25FEE" w:rsidP="00C25FEE">
      <w:pPr>
        <w:pStyle w:val="Code"/>
        <w:rPr>
          <w:highlight w:val="white"/>
        </w:rPr>
      </w:pPr>
      <w:r w:rsidRPr="00903DBA">
        <w:rPr>
          <w:highlight w:val="white"/>
        </w:rPr>
        <w:t xml:space="preserve">  register_rax = 85;</w:t>
      </w:r>
    </w:p>
    <w:p w14:paraId="7E58B1F9" w14:textId="77777777" w:rsidR="00C25FEE" w:rsidRPr="00903DBA" w:rsidRDefault="00C25FEE" w:rsidP="00C25FEE">
      <w:pPr>
        <w:pStyle w:val="Code"/>
        <w:rPr>
          <w:highlight w:val="white"/>
        </w:rPr>
      </w:pPr>
      <w:r w:rsidRPr="00903DBA">
        <w:rPr>
          <w:highlight w:val="white"/>
        </w:rPr>
        <w:t xml:space="preserve">  register_rdi = (unsigned long) name;</w:t>
      </w:r>
    </w:p>
    <w:p w14:paraId="2BB09B57" w14:textId="77777777" w:rsidR="00C25FEE" w:rsidRPr="00903DBA" w:rsidRDefault="00C25FEE" w:rsidP="00C25FEE">
      <w:pPr>
        <w:pStyle w:val="Code"/>
        <w:rPr>
          <w:highlight w:val="white"/>
        </w:rPr>
      </w:pPr>
      <w:r w:rsidRPr="00903DBA">
        <w:rPr>
          <w:highlight w:val="white"/>
        </w:rPr>
        <w:t xml:space="preserve">  register_rsi = 0777L; // octal</w:t>
      </w:r>
    </w:p>
    <w:p w14:paraId="31441214" w14:textId="77777777" w:rsidR="00C25FEE" w:rsidRPr="00903DBA" w:rsidRDefault="00C25FEE" w:rsidP="00C25FEE">
      <w:pPr>
        <w:pStyle w:val="Code"/>
        <w:rPr>
          <w:highlight w:val="white"/>
        </w:rPr>
      </w:pPr>
      <w:r w:rsidRPr="00903DBA">
        <w:rPr>
          <w:highlight w:val="white"/>
        </w:rPr>
        <w:t xml:space="preserve">  syscall();</w:t>
      </w:r>
    </w:p>
    <w:p w14:paraId="1B7648F5" w14:textId="1DD3521B" w:rsidR="00C25FEE" w:rsidRPr="00903DBA" w:rsidRDefault="00C25FEE" w:rsidP="00C25FEE">
      <w:pPr>
        <w:pStyle w:val="Code"/>
        <w:rPr>
          <w:highlight w:val="white"/>
        </w:rPr>
      </w:pPr>
      <w:r w:rsidRPr="00903DBA">
        <w:rPr>
          <w:highlight w:val="white"/>
        </w:rPr>
        <w:t xml:space="preserve">  return </w:t>
      </w:r>
      <w:r w:rsidR="00CB268B" w:rsidRPr="00903DBA">
        <w:rPr>
          <w:highlight w:val="white"/>
        </w:rPr>
        <w:t>register_</w:t>
      </w:r>
      <w:r w:rsidR="00D11974" w:rsidRPr="00903DBA">
        <w:rPr>
          <w:highlight w:val="white"/>
        </w:rPr>
        <w:t>e</w:t>
      </w:r>
      <w:r w:rsidR="00CB268B" w:rsidRPr="00903DBA">
        <w:rPr>
          <w:highlight w:val="white"/>
        </w:rPr>
        <w:t>ax</w:t>
      </w:r>
      <w:r w:rsidRPr="00903DBA">
        <w:rPr>
          <w:highlight w:val="white"/>
        </w:rPr>
        <w:t>;</w:t>
      </w:r>
    </w:p>
    <w:p w14:paraId="23D9A19E" w14:textId="77777777" w:rsidR="00C25FEE" w:rsidRPr="00903DBA" w:rsidRDefault="00C25FEE" w:rsidP="00C25FEE">
      <w:pPr>
        <w:pStyle w:val="Code"/>
        <w:rPr>
          <w:highlight w:val="white"/>
        </w:rPr>
      </w:pPr>
      <w:r w:rsidRPr="00903DBA">
        <w:rPr>
          <w:highlight w:val="white"/>
        </w:rPr>
        <w:t>#endif</w:t>
      </w:r>
    </w:p>
    <w:p w14:paraId="6F19F03B" w14:textId="77777777" w:rsidR="00C25FEE" w:rsidRPr="00903DBA" w:rsidRDefault="00C25FEE" w:rsidP="00C25FEE">
      <w:pPr>
        <w:pStyle w:val="Code"/>
        <w:rPr>
          <w:highlight w:val="white"/>
        </w:rPr>
      </w:pPr>
      <w:r w:rsidRPr="00903DBA">
        <w:rPr>
          <w:highlight w:val="white"/>
        </w:rPr>
        <w:t>}</w:t>
      </w:r>
    </w:p>
    <w:p w14:paraId="5121EC5C" w14:textId="77777777" w:rsidR="00C25FEE" w:rsidRPr="00903DBA" w:rsidRDefault="00C25FEE" w:rsidP="00C25FEE">
      <w:pPr>
        <w:pStyle w:val="Code"/>
        <w:rPr>
          <w:highlight w:val="white"/>
        </w:rPr>
      </w:pPr>
    </w:p>
    <w:p w14:paraId="1D75790A" w14:textId="77777777" w:rsidR="00C25FEE" w:rsidRPr="00903DBA" w:rsidRDefault="00C25FEE" w:rsidP="00C25FEE">
      <w:pPr>
        <w:pStyle w:val="Code"/>
        <w:rPr>
          <w:highlight w:val="white"/>
        </w:rPr>
      </w:pPr>
      <w:r w:rsidRPr="00903DBA">
        <w:rPr>
          <w:highlight w:val="white"/>
        </w:rPr>
        <w:t>BOOL fileexists(const char* name) {</w:t>
      </w:r>
    </w:p>
    <w:p w14:paraId="3EB13286" w14:textId="77777777" w:rsidR="00C25FEE" w:rsidRPr="00903DBA" w:rsidRDefault="00C25FEE" w:rsidP="00C25FEE">
      <w:pPr>
        <w:pStyle w:val="Code"/>
        <w:rPr>
          <w:highlight w:val="white"/>
        </w:rPr>
      </w:pPr>
      <w:r w:rsidRPr="00903DBA">
        <w:rPr>
          <w:highlight w:val="white"/>
        </w:rPr>
        <w:t>#ifdef __WINDOWS__</w:t>
      </w:r>
    </w:p>
    <w:p w14:paraId="2EEC19DE" w14:textId="77777777" w:rsidR="00C25FEE" w:rsidRPr="00903DBA" w:rsidRDefault="00C25FEE" w:rsidP="00C25FEE">
      <w:pPr>
        <w:pStyle w:val="Code"/>
        <w:rPr>
          <w:highlight w:val="white"/>
        </w:rPr>
      </w:pPr>
      <w:r w:rsidRPr="00903DBA">
        <w:rPr>
          <w:highlight w:val="white"/>
        </w:rPr>
        <w:t xml:space="preserve">  register_ah = 0x43s;</w:t>
      </w:r>
    </w:p>
    <w:p w14:paraId="32A935A9" w14:textId="77777777" w:rsidR="00C25FEE" w:rsidRPr="00903DBA" w:rsidRDefault="00C25FEE" w:rsidP="00C25FEE">
      <w:pPr>
        <w:pStyle w:val="Code"/>
        <w:rPr>
          <w:highlight w:val="white"/>
        </w:rPr>
      </w:pPr>
      <w:r w:rsidRPr="00903DBA">
        <w:rPr>
          <w:highlight w:val="white"/>
        </w:rPr>
        <w:t xml:space="preserve">  register_al = 0x00s;</w:t>
      </w:r>
    </w:p>
    <w:p w14:paraId="207C7055" w14:textId="77777777" w:rsidR="00C25FEE" w:rsidRPr="00903DBA" w:rsidRDefault="00C25FEE" w:rsidP="00C25FEE">
      <w:pPr>
        <w:pStyle w:val="Code"/>
        <w:rPr>
          <w:highlight w:val="white"/>
        </w:rPr>
      </w:pPr>
      <w:r w:rsidRPr="00903DBA">
        <w:rPr>
          <w:highlight w:val="white"/>
        </w:rPr>
        <w:t xml:space="preserve">  register_dx = name;</w:t>
      </w:r>
    </w:p>
    <w:p w14:paraId="60EE41D9" w14:textId="77777777" w:rsidR="00C25FEE" w:rsidRPr="00903DBA" w:rsidRDefault="00C25FEE" w:rsidP="00C25FEE">
      <w:pPr>
        <w:pStyle w:val="Code"/>
        <w:rPr>
          <w:highlight w:val="white"/>
        </w:rPr>
      </w:pPr>
      <w:r w:rsidRPr="00903DBA">
        <w:rPr>
          <w:highlight w:val="white"/>
        </w:rPr>
        <w:t xml:space="preserve">  interrupt(0x21s);</w:t>
      </w:r>
    </w:p>
    <w:p w14:paraId="2F60FAEC" w14:textId="77777777" w:rsidR="00C25FEE" w:rsidRPr="00903DBA" w:rsidRDefault="00C25FEE" w:rsidP="00C25FEE">
      <w:pPr>
        <w:pStyle w:val="Code"/>
        <w:rPr>
          <w:highlight w:val="white"/>
        </w:rPr>
      </w:pPr>
      <w:r w:rsidRPr="00903DBA">
        <w:rPr>
          <w:highlight w:val="white"/>
        </w:rPr>
        <w:t xml:space="preserve">  return !carry_flag;</w:t>
      </w:r>
    </w:p>
    <w:p w14:paraId="36870873" w14:textId="77777777" w:rsidR="00C25FEE" w:rsidRPr="00903DBA" w:rsidRDefault="00C25FEE" w:rsidP="00C25FEE">
      <w:pPr>
        <w:pStyle w:val="Code"/>
        <w:rPr>
          <w:highlight w:val="white"/>
        </w:rPr>
      </w:pPr>
      <w:r w:rsidRPr="00903DBA">
        <w:rPr>
          <w:highlight w:val="white"/>
        </w:rPr>
        <w:t>#endif</w:t>
      </w:r>
    </w:p>
    <w:p w14:paraId="755C0003" w14:textId="77777777" w:rsidR="00C25FEE" w:rsidRPr="00903DBA" w:rsidRDefault="00C25FEE" w:rsidP="00C25FEE">
      <w:pPr>
        <w:pStyle w:val="Code"/>
        <w:rPr>
          <w:highlight w:val="white"/>
        </w:rPr>
      </w:pPr>
    </w:p>
    <w:p w14:paraId="657963EE" w14:textId="77777777" w:rsidR="00C25FEE" w:rsidRPr="00903DBA" w:rsidRDefault="00C25FEE" w:rsidP="00C25FEE">
      <w:pPr>
        <w:pStyle w:val="Code"/>
        <w:rPr>
          <w:highlight w:val="white"/>
        </w:rPr>
      </w:pPr>
      <w:r w:rsidRPr="00903DBA">
        <w:rPr>
          <w:highlight w:val="white"/>
        </w:rPr>
        <w:t>#ifdef __LINUX__</w:t>
      </w:r>
    </w:p>
    <w:p w14:paraId="02D7635B" w14:textId="77777777" w:rsidR="00A6660E" w:rsidRPr="00903DBA" w:rsidRDefault="00A6660E" w:rsidP="00A6660E">
      <w:pPr>
        <w:pStyle w:val="Code"/>
        <w:rPr>
          <w:highlight w:val="white"/>
        </w:rPr>
      </w:pPr>
      <w:r w:rsidRPr="00903DBA">
        <w:rPr>
          <w:highlight w:val="white"/>
        </w:rPr>
        <w:t xml:space="preserve">  register_rax = 5;</w:t>
      </w:r>
    </w:p>
    <w:p w14:paraId="1C0B3D21" w14:textId="77777777" w:rsidR="00A6660E" w:rsidRPr="00903DBA" w:rsidRDefault="00A6660E" w:rsidP="00A6660E">
      <w:pPr>
        <w:pStyle w:val="Code"/>
        <w:rPr>
          <w:highlight w:val="white"/>
        </w:rPr>
      </w:pPr>
      <w:r w:rsidRPr="00903DBA">
        <w:rPr>
          <w:highlight w:val="white"/>
        </w:rPr>
        <w:t xml:space="preserve">  register_rdi = (unsigned long) name;</w:t>
      </w:r>
    </w:p>
    <w:p w14:paraId="7634CEC3" w14:textId="77777777" w:rsidR="00A6660E" w:rsidRPr="00903DBA" w:rsidRDefault="00A6660E" w:rsidP="00A6660E">
      <w:pPr>
        <w:pStyle w:val="Code"/>
        <w:rPr>
          <w:highlight w:val="white"/>
        </w:rPr>
      </w:pPr>
      <w:r w:rsidRPr="00903DBA">
        <w:rPr>
          <w:highlight w:val="white"/>
        </w:rPr>
        <w:t xml:space="preserve">  register_rsi = NULL;</w:t>
      </w:r>
    </w:p>
    <w:p w14:paraId="62ED1363" w14:textId="77777777" w:rsidR="00A6660E" w:rsidRPr="00903DBA" w:rsidRDefault="00A6660E" w:rsidP="00A6660E">
      <w:pPr>
        <w:pStyle w:val="Code"/>
        <w:rPr>
          <w:highlight w:val="white"/>
        </w:rPr>
      </w:pPr>
      <w:r w:rsidRPr="00903DBA">
        <w:rPr>
          <w:highlight w:val="white"/>
        </w:rPr>
        <w:t xml:space="preserve">  syscall();</w:t>
      </w:r>
    </w:p>
    <w:p w14:paraId="3C0DA33E" w14:textId="77777777" w:rsidR="00A6660E" w:rsidRPr="00903DBA" w:rsidRDefault="00A6660E" w:rsidP="00A6660E">
      <w:pPr>
        <w:pStyle w:val="Code"/>
        <w:rPr>
          <w:highlight w:val="white"/>
        </w:rPr>
      </w:pPr>
      <w:r w:rsidRPr="00903DBA">
        <w:rPr>
          <w:highlight w:val="white"/>
        </w:rPr>
        <w:t xml:space="preserve">  return register_rbx;</w:t>
      </w:r>
    </w:p>
    <w:p w14:paraId="59E665EA" w14:textId="77777777" w:rsidR="00C25FEE" w:rsidRPr="00903DBA" w:rsidRDefault="00C25FEE" w:rsidP="00C25FEE">
      <w:pPr>
        <w:pStyle w:val="Code"/>
        <w:rPr>
          <w:highlight w:val="white"/>
        </w:rPr>
      </w:pPr>
      <w:r w:rsidRPr="00903DBA">
        <w:rPr>
          <w:highlight w:val="white"/>
        </w:rPr>
        <w:t>#endif</w:t>
      </w:r>
    </w:p>
    <w:p w14:paraId="76E0AE6D" w14:textId="77777777" w:rsidR="00C25FEE" w:rsidRPr="00903DBA" w:rsidRDefault="00C25FEE" w:rsidP="00C25FEE">
      <w:pPr>
        <w:pStyle w:val="Code"/>
        <w:rPr>
          <w:highlight w:val="white"/>
        </w:rPr>
      </w:pPr>
      <w:r w:rsidRPr="00903DBA">
        <w:rPr>
          <w:highlight w:val="white"/>
        </w:rPr>
        <w:t>}</w:t>
      </w:r>
    </w:p>
    <w:p w14:paraId="2490856F" w14:textId="77777777" w:rsidR="00C25FEE" w:rsidRPr="00903DBA" w:rsidRDefault="00C25FEE" w:rsidP="00C25FEE">
      <w:pPr>
        <w:pStyle w:val="Code"/>
        <w:rPr>
          <w:highlight w:val="white"/>
        </w:rPr>
      </w:pPr>
    </w:p>
    <w:p w14:paraId="575BB449" w14:textId="77777777" w:rsidR="00C25FEE" w:rsidRPr="00903DBA" w:rsidRDefault="00C25FEE" w:rsidP="00C25FEE">
      <w:pPr>
        <w:pStyle w:val="Code"/>
        <w:rPr>
          <w:color w:val="000000"/>
          <w:highlight w:val="white"/>
        </w:rPr>
      </w:pPr>
      <w:r w:rsidRPr="00903DBA">
        <w:rPr>
          <w:highlight w:val="white"/>
        </w:rPr>
        <w:t>static</w:t>
      </w:r>
      <w:r w:rsidRPr="00903DBA">
        <w:rPr>
          <w:color w:val="000000"/>
          <w:highlight w:val="white"/>
        </w:rPr>
        <w:t xml:space="preserve"> </w:t>
      </w:r>
      <w:r w:rsidRPr="00903DBA">
        <w:rPr>
          <w:highlight w:val="white"/>
        </w:rPr>
        <w:t>int</w:t>
      </w:r>
      <w:r w:rsidRPr="00903DBA">
        <w:rPr>
          <w:color w:val="000000"/>
          <w:highlight w:val="white"/>
        </w:rPr>
        <w:t xml:space="preserve"> fileopen(</w:t>
      </w:r>
      <w:r w:rsidRPr="00903DBA">
        <w:rPr>
          <w:highlight w:val="white"/>
        </w:rPr>
        <w:t>const</w:t>
      </w:r>
      <w:r w:rsidRPr="00903DBA">
        <w:rPr>
          <w:color w:val="000000"/>
          <w:highlight w:val="white"/>
        </w:rPr>
        <w:t xml:space="preserve"> </w:t>
      </w:r>
      <w:r w:rsidRPr="00903DBA">
        <w:rPr>
          <w:highlight w:val="white"/>
        </w:rPr>
        <w:t>char</w:t>
      </w:r>
      <w:r w:rsidRPr="00903DBA">
        <w:rPr>
          <w:color w:val="000000"/>
          <w:highlight w:val="white"/>
        </w:rPr>
        <w:t xml:space="preserve">* name, </w:t>
      </w:r>
      <w:r w:rsidRPr="00903DBA">
        <w:rPr>
          <w:highlight w:val="white"/>
        </w:rPr>
        <w:t>unsigned</w:t>
      </w:r>
      <w:r w:rsidRPr="00903DBA">
        <w:rPr>
          <w:color w:val="000000"/>
          <w:highlight w:val="white"/>
        </w:rPr>
        <w:t xml:space="preserve"> </w:t>
      </w:r>
      <w:r w:rsidRPr="00903DBA">
        <w:rPr>
          <w:highlight w:val="white"/>
        </w:rPr>
        <w:t>short</w:t>
      </w:r>
      <w:r w:rsidRPr="00903DBA">
        <w:rPr>
          <w:color w:val="000000"/>
          <w:highlight w:val="white"/>
        </w:rPr>
        <w:t xml:space="preserve"> mode) {</w:t>
      </w:r>
    </w:p>
    <w:p w14:paraId="742040DD" w14:textId="77777777" w:rsidR="00C25FEE" w:rsidRPr="00903DBA" w:rsidRDefault="00C25FEE" w:rsidP="00C25FEE">
      <w:pPr>
        <w:pStyle w:val="Code"/>
        <w:rPr>
          <w:color w:val="000000"/>
          <w:highlight w:val="white"/>
        </w:rPr>
      </w:pPr>
      <w:r w:rsidRPr="00903DBA">
        <w:rPr>
          <w:highlight w:val="white"/>
        </w:rPr>
        <w:t>#ifdef</w:t>
      </w:r>
      <w:r w:rsidRPr="00903DBA">
        <w:rPr>
          <w:color w:val="000000"/>
          <w:highlight w:val="white"/>
        </w:rPr>
        <w:t xml:space="preserve"> __WINDOWS__</w:t>
      </w:r>
    </w:p>
    <w:p w14:paraId="14655127" w14:textId="77777777" w:rsidR="00C25FEE" w:rsidRPr="00903DBA" w:rsidRDefault="00C25FEE" w:rsidP="00C25FEE">
      <w:pPr>
        <w:pStyle w:val="Code"/>
        <w:rPr>
          <w:color w:val="000000"/>
          <w:highlight w:val="white"/>
        </w:rPr>
      </w:pPr>
      <w:r w:rsidRPr="00903DBA">
        <w:rPr>
          <w:color w:val="000000"/>
          <w:highlight w:val="white"/>
        </w:rPr>
        <w:t xml:space="preserve">  register_ah = 0x3Ds;</w:t>
      </w:r>
    </w:p>
    <w:p w14:paraId="0DE70A2E" w14:textId="77777777" w:rsidR="00C25FEE" w:rsidRPr="00903DBA" w:rsidRDefault="00C25FEE" w:rsidP="00C25FEE">
      <w:pPr>
        <w:pStyle w:val="Code"/>
        <w:rPr>
          <w:color w:val="000000"/>
          <w:highlight w:val="white"/>
        </w:rPr>
      </w:pPr>
      <w:r w:rsidRPr="00903DBA">
        <w:rPr>
          <w:color w:val="000000"/>
          <w:highlight w:val="white"/>
        </w:rPr>
        <w:t xml:space="preserve">  register_al = mode;</w:t>
      </w:r>
    </w:p>
    <w:p w14:paraId="737E4559" w14:textId="77777777" w:rsidR="00C25FEE" w:rsidRPr="00903DBA" w:rsidRDefault="00C25FEE" w:rsidP="00C25FEE">
      <w:pPr>
        <w:pStyle w:val="Code"/>
        <w:rPr>
          <w:color w:val="000000"/>
          <w:highlight w:val="white"/>
        </w:rPr>
      </w:pPr>
      <w:r w:rsidRPr="00903DBA">
        <w:rPr>
          <w:color w:val="000000"/>
          <w:highlight w:val="white"/>
        </w:rPr>
        <w:t xml:space="preserve">  register_dx = name;</w:t>
      </w:r>
    </w:p>
    <w:p w14:paraId="4E3761D7" w14:textId="77777777" w:rsidR="00C25FEE" w:rsidRPr="00903DBA" w:rsidRDefault="00C25FEE" w:rsidP="00C25FEE">
      <w:pPr>
        <w:pStyle w:val="Code"/>
        <w:rPr>
          <w:color w:val="000000"/>
          <w:highlight w:val="white"/>
        </w:rPr>
      </w:pPr>
      <w:r w:rsidRPr="00903DBA">
        <w:rPr>
          <w:color w:val="000000"/>
          <w:highlight w:val="white"/>
        </w:rPr>
        <w:t xml:space="preserve">  interrupt(0x21s);</w:t>
      </w:r>
    </w:p>
    <w:p w14:paraId="3DB14E58" w14:textId="77777777" w:rsidR="00C25FEE" w:rsidRPr="00903DBA" w:rsidRDefault="00C25FEE" w:rsidP="00C25FEE">
      <w:pPr>
        <w:pStyle w:val="Code"/>
        <w:rPr>
          <w:color w:val="000000"/>
          <w:highlight w:val="white"/>
        </w:rPr>
      </w:pPr>
    </w:p>
    <w:p w14:paraId="56176C9F"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if</w:t>
      </w:r>
      <w:r w:rsidRPr="00903DBA">
        <w:rPr>
          <w:color w:val="000000"/>
          <w:highlight w:val="white"/>
        </w:rPr>
        <w:t xml:space="preserve"> (carry_flag) {</w:t>
      </w:r>
    </w:p>
    <w:p w14:paraId="5BAEE3C1" w14:textId="77777777" w:rsidR="00C25FEE" w:rsidRPr="00903DBA" w:rsidRDefault="00C25FEE" w:rsidP="00C25FEE">
      <w:pPr>
        <w:pStyle w:val="Code"/>
        <w:rPr>
          <w:color w:val="000000"/>
          <w:highlight w:val="white"/>
        </w:rPr>
      </w:pPr>
      <w:r w:rsidRPr="00903DBA">
        <w:rPr>
          <w:color w:val="000000"/>
          <w:highlight w:val="white"/>
        </w:rPr>
        <w:t xml:space="preserve">    errno = FOPEN;</w:t>
      </w:r>
    </w:p>
    <w:p w14:paraId="5F6454B4"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return</w:t>
      </w:r>
      <w:r w:rsidRPr="00903DBA">
        <w:rPr>
          <w:color w:val="000000"/>
          <w:highlight w:val="white"/>
        </w:rPr>
        <w:t xml:space="preserve"> -1;</w:t>
      </w:r>
    </w:p>
    <w:p w14:paraId="27126551" w14:textId="77777777" w:rsidR="00C25FEE" w:rsidRPr="00903DBA" w:rsidRDefault="00C25FEE" w:rsidP="00C25FEE">
      <w:pPr>
        <w:pStyle w:val="Code"/>
        <w:rPr>
          <w:highlight w:val="white"/>
        </w:rPr>
      </w:pPr>
      <w:r w:rsidRPr="00903DBA">
        <w:rPr>
          <w:highlight w:val="white"/>
        </w:rPr>
        <w:t xml:space="preserve">  }</w:t>
      </w:r>
    </w:p>
    <w:p w14:paraId="07C5ABCC" w14:textId="77777777" w:rsidR="00C25FEE" w:rsidRPr="00903DBA" w:rsidRDefault="00C25FEE" w:rsidP="00C25FEE">
      <w:pPr>
        <w:pStyle w:val="Code"/>
        <w:rPr>
          <w:highlight w:val="white"/>
        </w:rPr>
      </w:pPr>
      <w:r w:rsidRPr="00903DBA">
        <w:rPr>
          <w:highlight w:val="white"/>
        </w:rPr>
        <w:t xml:space="preserve">  else {</w:t>
      </w:r>
    </w:p>
    <w:p w14:paraId="455C5CA5" w14:textId="77777777" w:rsidR="00C25FEE" w:rsidRPr="00903DBA" w:rsidRDefault="00C25FEE" w:rsidP="00C25FEE">
      <w:pPr>
        <w:pStyle w:val="Code"/>
        <w:rPr>
          <w:highlight w:val="white"/>
        </w:rPr>
      </w:pPr>
      <w:r w:rsidRPr="00903DBA">
        <w:rPr>
          <w:highlight w:val="white"/>
        </w:rPr>
        <w:t xml:space="preserve">    return register_ax;</w:t>
      </w:r>
    </w:p>
    <w:p w14:paraId="035AEDE0" w14:textId="77777777" w:rsidR="00C25FEE" w:rsidRPr="00903DBA" w:rsidRDefault="00C25FEE" w:rsidP="00C25FEE">
      <w:pPr>
        <w:pStyle w:val="Code"/>
        <w:rPr>
          <w:highlight w:val="white"/>
        </w:rPr>
      </w:pPr>
      <w:r w:rsidRPr="00903DBA">
        <w:rPr>
          <w:highlight w:val="white"/>
        </w:rPr>
        <w:t xml:space="preserve">  }</w:t>
      </w:r>
    </w:p>
    <w:p w14:paraId="52646C3C" w14:textId="77777777" w:rsidR="00C25FEE" w:rsidRPr="00903DBA" w:rsidRDefault="00C25FEE" w:rsidP="00C25FEE">
      <w:pPr>
        <w:pStyle w:val="Code"/>
        <w:rPr>
          <w:highlight w:val="white"/>
        </w:rPr>
      </w:pPr>
      <w:r w:rsidRPr="00903DBA">
        <w:rPr>
          <w:highlight w:val="white"/>
        </w:rPr>
        <w:lastRenderedPageBreak/>
        <w:t>#endif</w:t>
      </w:r>
    </w:p>
    <w:p w14:paraId="71992D09" w14:textId="77777777" w:rsidR="00C25FEE" w:rsidRPr="00903DBA" w:rsidRDefault="00C25FEE" w:rsidP="00C25FEE">
      <w:pPr>
        <w:pStyle w:val="Code"/>
        <w:rPr>
          <w:highlight w:val="white"/>
        </w:rPr>
      </w:pPr>
    </w:p>
    <w:p w14:paraId="1C619A0C" w14:textId="77777777" w:rsidR="00C25FEE" w:rsidRPr="00903DBA" w:rsidRDefault="00C25FEE" w:rsidP="00C25FEE">
      <w:pPr>
        <w:pStyle w:val="Code"/>
        <w:rPr>
          <w:highlight w:val="white"/>
        </w:rPr>
      </w:pPr>
      <w:r w:rsidRPr="00903DBA">
        <w:rPr>
          <w:highlight w:val="white"/>
        </w:rPr>
        <w:t>#ifdef __LINUX__</w:t>
      </w:r>
    </w:p>
    <w:p w14:paraId="675F87DD" w14:textId="3514E8EA" w:rsidR="00C25FEE" w:rsidRPr="00903DBA" w:rsidRDefault="00C25FEE" w:rsidP="00C25FEE">
      <w:pPr>
        <w:pStyle w:val="Code"/>
        <w:rPr>
          <w:highlight w:val="white"/>
        </w:rPr>
      </w:pPr>
      <w:r w:rsidRPr="00903DBA">
        <w:rPr>
          <w:highlight w:val="white"/>
        </w:rPr>
        <w:t xml:space="preserve">  register_rax = 2;</w:t>
      </w:r>
    </w:p>
    <w:p w14:paraId="56EC0A64" w14:textId="77777777" w:rsidR="00C25FEE" w:rsidRPr="00903DBA" w:rsidRDefault="00C25FEE" w:rsidP="00C25FEE">
      <w:pPr>
        <w:pStyle w:val="Code"/>
        <w:rPr>
          <w:highlight w:val="white"/>
        </w:rPr>
      </w:pPr>
      <w:r w:rsidRPr="00903DBA">
        <w:rPr>
          <w:highlight w:val="white"/>
        </w:rPr>
        <w:t xml:space="preserve">  register_rdi = (unsigned long) name;</w:t>
      </w:r>
    </w:p>
    <w:p w14:paraId="385787C1" w14:textId="77777777" w:rsidR="00C25FEE" w:rsidRPr="00903DBA" w:rsidRDefault="00C25FEE" w:rsidP="00C25FEE">
      <w:pPr>
        <w:pStyle w:val="Code"/>
        <w:rPr>
          <w:highlight w:val="white"/>
        </w:rPr>
      </w:pPr>
      <w:r w:rsidRPr="00903DBA">
        <w:rPr>
          <w:highlight w:val="white"/>
        </w:rPr>
        <w:t xml:space="preserve">  register_rsi = (unsigned long) mode;</w:t>
      </w:r>
    </w:p>
    <w:p w14:paraId="10FFC065" w14:textId="77777777" w:rsidR="00C25FEE" w:rsidRPr="00903DBA" w:rsidRDefault="00C25FEE" w:rsidP="00C25FEE">
      <w:pPr>
        <w:pStyle w:val="Code"/>
        <w:rPr>
          <w:highlight w:val="white"/>
        </w:rPr>
      </w:pPr>
      <w:r w:rsidRPr="00903DBA">
        <w:rPr>
          <w:highlight w:val="white"/>
        </w:rPr>
        <w:t xml:space="preserve">  syscall();</w:t>
      </w:r>
    </w:p>
    <w:p w14:paraId="3E84AEE5" w14:textId="77777777" w:rsidR="00C25FEE" w:rsidRPr="00903DBA" w:rsidRDefault="00C25FEE" w:rsidP="00C25FEE">
      <w:pPr>
        <w:pStyle w:val="Code"/>
        <w:rPr>
          <w:highlight w:val="white"/>
        </w:rPr>
      </w:pPr>
      <w:r w:rsidRPr="00903DBA">
        <w:rPr>
          <w:highlight w:val="white"/>
        </w:rPr>
        <w:t xml:space="preserve">  return register_rax;</w:t>
      </w:r>
    </w:p>
    <w:p w14:paraId="0336569F" w14:textId="77777777" w:rsidR="00C25FEE" w:rsidRPr="00903DBA" w:rsidRDefault="00C25FEE" w:rsidP="00C25FEE">
      <w:pPr>
        <w:pStyle w:val="Code"/>
        <w:rPr>
          <w:highlight w:val="white"/>
        </w:rPr>
      </w:pPr>
      <w:r w:rsidRPr="00903DBA">
        <w:rPr>
          <w:highlight w:val="white"/>
        </w:rPr>
        <w:t>#endif</w:t>
      </w:r>
    </w:p>
    <w:p w14:paraId="56A5B38E" w14:textId="77777777" w:rsidR="00C25FEE" w:rsidRPr="00903DBA" w:rsidRDefault="00C25FEE" w:rsidP="00C25FEE">
      <w:pPr>
        <w:pStyle w:val="Code"/>
        <w:rPr>
          <w:highlight w:val="white"/>
        </w:rPr>
      </w:pPr>
      <w:r w:rsidRPr="00903DBA">
        <w:rPr>
          <w:highlight w:val="white"/>
        </w:rPr>
        <w:t>}</w:t>
      </w:r>
    </w:p>
    <w:p w14:paraId="2DE6255B" w14:textId="77777777" w:rsidR="00C25FEE" w:rsidRPr="00903DBA" w:rsidRDefault="00C25FEE" w:rsidP="00C25FEE">
      <w:pPr>
        <w:pStyle w:val="Code"/>
        <w:rPr>
          <w:highlight w:val="white"/>
        </w:rPr>
      </w:pPr>
    </w:p>
    <w:p w14:paraId="7133EB92" w14:textId="77777777" w:rsidR="00C25FEE" w:rsidRPr="00903DBA" w:rsidRDefault="00C25FEE" w:rsidP="00C25FEE">
      <w:pPr>
        <w:pStyle w:val="Code"/>
        <w:rPr>
          <w:highlight w:val="white"/>
        </w:rPr>
      </w:pPr>
      <w:r w:rsidRPr="00903DBA">
        <w:rPr>
          <w:highlight w:val="white"/>
        </w:rPr>
        <w:t>FILE* fopen(const char* name, const char* mode) {</w:t>
      </w:r>
    </w:p>
    <w:p w14:paraId="6FE1463C" w14:textId="77777777" w:rsidR="00C25FEE" w:rsidRPr="00903DBA" w:rsidRDefault="00C25FEE" w:rsidP="00C25FEE">
      <w:pPr>
        <w:pStyle w:val="Code"/>
        <w:rPr>
          <w:highlight w:val="white"/>
        </w:rPr>
      </w:pPr>
      <w:r w:rsidRPr="00903DBA">
        <w:rPr>
          <w:highlight w:val="white"/>
        </w:rPr>
        <w:t xml:space="preserve">  int index;</w:t>
      </w:r>
    </w:p>
    <w:p w14:paraId="305051ED" w14:textId="77777777" w:rsidR="00C25FEE" w:rsidRPr="00903DBA" w:rsidRDefault="00C25FEE" w:rsidP="00C25FEE">
      <w:pPr>
        <w:pStyle w:val="Code"/>
        <w:rPr>
          <w:highlight w:val="white"/>
        </w:rPr>
      </w:pPr>
      <w:r w:rsidRPr="00903DBA">
        <w:rPr>
          <w:highlight w:val="white"/>
        </w:rPr>
        <w:t xml:space="preserve">  for (index = 0; index &lt; FOPEN_MAX; ++index) {</w:t>
      </w:r>
    </w:p>
    <w:p w14:paraId="1463BAC1" w14:textId="77777777" w:rsidR="00C25FEE" w:rsidRPr="00903DBA" w:rsidRDefault="00C25FEE" w:rsidP="00C25FEE">
      <w:pPr>
        <w:pStyle w:val="Code"/>
        <w:rPr>
          <w:highlight w:val="white"/>
        </w:rPr>
      </w:pPr>
    </w:p>
    <w:p w14:paraId="510046CB" w14:textId="77777777" w:rsidR="00C25FEE" w:rsidRPr="00903DBA" w:rsidRDefault="00C25FEE" w:rsidP="00C25FEE">
      <w:pPr>
        <w:pStyle w:val="Code"/>
        <w:rPr>
          <w:highlight w:val="white"/>
        </w:rPr>
      </w:pPr>
      <w:r w:rsidRPr="00903DBA">
        <w:rPr>
          <w:highlight w:val="white"/>
        </w:rPr>
        <w:t xml:space="preserve">    if (!g_fileArray[index].open) {</w:t>
      </w:r>
    </w:p>
    <w:p w14:paraId="12A8BAEE" w14:textId="77777777" w:rsidR="00C25FEE" w:rsidRPr="00903DBA" w:rsidRDefault="00C25FEE" w:rsidP="00C25FEE">
      <w:pPr>
        <w:pStyle w:val="Code"/>
        <w:rPr>
          <w:highlight w:val="white"/>
        </w:rPr>
      </w:pPr>
      <w:r w:rsidRPr="00903DBA">
        <w:rPr>
          <w:highlight w:val="white"/>
        </w:rPr>
        <w:t xml:space="preserve">      return freopen(name, mode, &amp;g_fileArray[index]);</w:t>
      </w:r>
    </w:p>
    <w:p w14:paraId="6E18067D" w14:textId="77777777" w:rsidR="00C25FEE" w:rsidRPr="00903DBA" w:rsidRDefault="00C25FEE" w:rsidP="00C25FEE">
      <w:pPr>
        <w:pStyle w:val="Code"/>
        <w:rPr>
          <w:highlight w:val="white"/>
        </w:rPr>
      </w:pPr>
      <w:r w:rsidRPr="00903DBA">
        <w:rPr>
          <w:highlight w:val="white"/>
        </w:rPr>
        <w:t xml:space="preserve">    }</w:t>
      </w:r>
    </w:p>
    <w:p w14:paraId="2ABDD4EF" w14:textId="77777777" w:rsidR="00C25FEE" w:rsidRPr="00903DBA" w:rsidRDefault="00C25FEE" w:rsidP="00C25FEE">
      <w:pPr>
        <w:pStyle w:val="Code"/>
        <w:rPr>
          <w:highlight w:val="white"/>
        </w:rPr>
      </w:pPr>
      <w:r w:rsidRPr="00903DBA">
        <w:rPr>
          <w:highlight w:val="white"/>
        </w:rPr>
        <w:t xml:space="preserve">  }</w:t>
      </w:r>
    </w:p>
    <w:p w14:paraId="4F9EA17A" w14:textId="77777777" w:rsidR="00C25FEE" w:rsidRPr="00903DBA" w:rsidRDefault="00C25FEE" w:rsidP="00C25FEE">
      <w:pPr>
        <w:pStyle w:val="Code"/>
        <w:rPr>
          <w:highlight w:val="white"/>
        </w:rPr>
      </w:pPr>
    </w:p>
    <w:p w14:paraId="13A59832" w14:textId="77777777" w:rsidR="00C25FEE" w:rsidRPr="00903DBA" w:rsidRDefault="00C25FEE" w:rsidP="00C25FEE">
      <w:pPr>
        <w:pStyle w:val="Code"/>
        <w:rPr>
          <w:highlight w:val="white"/>
        </w:rPr>
      </w:pPr>
      <w:r w:rsidRPr="00903DBA">
        <w:rPr>
          <w:highlight w:val="white"/>
        </w:rPr>
        <w:t xml:space="preserve">  return NULL;</w:t>
      </w:r>
    </w:p>
    <w:p w14:paraId="52CC6598" w14:textId="77777777" w:rsidR="00C25FEE" w:rsidRPr="00903DBA" w:rsidRDefault="00C25FEE" w:rsidP="00C25FEE">
      <w:pPr>
        <w:pStyle w:val="Code"/>
        <w:rPr>
          <w:color w:val="000000"/>
          <w:highlight w:val="white"/>
        </w:rPr>
      </w:pPr>
      <w:r w:rsidRPr="00903DBA">
        <w:rPr>
          <w:color w:val="000000"/>
          <w:highlight w:val="white"/>
        </w:rPr>
        <w:t>}</w:t>
      </w:r>
    </w:p>
    <w:p w14:paraId="0662513D" w14:textId="77777777" w:rsidR="00C25FEE" w:rsidRPr="00903DBA" w:rsidRDefault="00C25FEE" w:rsidP="00C25FEE">
      <w:pPr>
        <w:pStyle w:val="Code"/>
        <w:rPr>
          <w:color w:val="000000"/>
          <w:highlight w:val="white"/>
        </w:rPr>
      </w:pPr>
    </w:p>
    <w:p w14:paraId="04D33C8C" w14:textId="77777777" w:rsidR="00C25FEE" w:rsidRPr="00903DBA" w:rsidRDefault="00C25FEE" w:rsidP="00C25FEE">
      <w:pPr>
        <w:pStyle w:val="Code"/>
        <w:rPr>
          <w:highlight w:val="white"/>
        </w:rPr>
      </w:pPr>
      <w:r w:rsidRPr="00903DBA">
        <w:rPr>
          <w:highlight w:val="white"/>
        </w:rPr>
        <w:t>FILE* freopen(const char* name, const char* mode, FILE* stream) {</w:t>
      </w:r>
    </w:p>
    <w:p w14:paraId="36C680DB" w14:textId="77777777" w:rsidR="00C25FEE" w:rsidRPr="00903DBA" w:rsidRDefault="00C25FEE" w:rsidP="00C25FEE">
      <w:pPr>
        <w:pStyle w:val="Code"/>
        <w:rPr>
          <w:highlight w:val="white"/>
        </w:rPr>
      </w:pPr>
      <w:r w:rsidRPr="00903DBA">
        <w:rPr>
          <w:highlight w:val="white"/>
        </w:rPr>
        <w:t xml:space="preserve">  int handle = -1;</w:t>
      </w:r>
    </w:p>
    <w:p w14:paraId="784A1BA9" w14:textId="77777777" w:rsidR="00C25FEE" w:rsidRPr="00903DBA" w:rsidRDefault="00C25FEE" w:rsidP="00C25FEE">
      <w:pPr>
        <w:pStyle w:val="Code"/>
        <w:rPr>
          <w:highlight w:val="white"/>
        </w:rPr>
      </w:pPr>
    </w:p>
    <w:p w14:paraId="4E1414E2" w14:textId="77777777" w:rsidR="00C25FEE" w:rsidRPr="00903DBA" w:rsidRDefault="00C25FEE" w:rsidP="00C25FEE">
      <w:pPr>
        <w:pStyle w:val="Code"/>
        <w:rPr>
          <w:highlight w:val="white"/>
        </w:rPr>
      </w:pPr>
      <w:r w:rsidRPr="00903DBA">
        <w:rPr>
          <w:highlight w:val="white"/>
        </w:rPr>
        <w:t xml:space="preserve">  if (strcmp(mode, "r") == 0) {</w:t>
      </w:r>
    </w:p>
    <w:p w14:paraId="737210EB" w14:textId="77777777" w:rsidR="00C25FEE" w:rsidRPr="00903DBA" w:rsidRDefault="00C25FEE" w:rsidP="00C25FEE">
      <w:pPr>
        <w:pStyle w:val="Code"/>
        <w:rPr>
          <w:highlight w:val="white"/>
        </w:rPr>
      </w:pPr>
      <w:r w:rsidRPr="00903DBA">
        <w:rPr>
          <w:highlight w:val="white"/>
        </w:rPr>
        <w:t xml:space="preserve">    handle = fileopen(name, (unsigned short) READ);</w:t>
      </w:r>
    </w:p>
    <w:p w14:paraId="79FFFA02" w14:textId="77777777" w:rsidR="00C25FEE" w:rsidRPr="00903DBA" w:rsidRDefault="00C25FEE" w:rsidP="00C25FEE">
      <w:pPr>
        <w:pStyle w:val="Code"/>
        <w:rPr>
          <w:highlight w:val="white"/>
        </w:rPr>
      </w:pPr>
      <w:r w:rsidRPr="00903DBA">
        <w:rPr>
          <w:highlight w:val="white"/>
        </w:rPr>
        <w:t xml:space="preserve">  }</w:t>
      </w:r>
    </w:p>
    <w:p w14:paraId="6C271BA1" w14:textId="77777777" w:rsidR="00C25FEE" w:rsidRPr="00903DBA" w:rsidRDefault="00C25FEE" w:rsidP="00C25FEE">
      <w:pPr>
        <w:pStyle w:val="Code"/>
        <w:rPr>
          <w:highlight w:val="white"/>
        </w:rPr>
      </w:pPr>
      <w:r w:rsidRPr="00903DBA">
        <w:rPr>
          <w:highlight w:val="white"/>
        </w:rPr>
        <w:t xml:space="preserve">  else if (strcmp(mode, "w") == 0) {</w:t>
      </w:r>
    </w:p>
    <w:p w14:paraId="335BE7E6" w14:textId="77777777" w:rsidR="00C25FEE" w:rsidRPr="00903DBA" w:rsidRDefault="00C25FEE" w:rsidP="00C25FEE">
      <w:pPr>
        <w:pStyle w:val="Code"/>
        <w:rPr>
          <w:highlight w:val="white"/>
        </w:rPr>
      </w:pPr>
      <w:r w:rsidRPr="00903DBA">
        <w:rPr>
          <w:highlight w:val="white"/>
        </w:rPr>
        <w:t xml:space="preserve">    handle = filecreate(name);</w:t>
      </w:r>
    </w:p>
    <w:p w14:paraId="67DC387F" w14:textId="77777777" w:rsidR="00C25FEE" w:rsidRPr="00903DBA" w:rsidRDefault="00C25FEE" w:rsidP="00C25FEE">
      <w:pPr>
        <w:pStyle w:val="Code"/>
        <w:rPr>
          <w:highlight w:val="white"/>
        </w:rPr>
      </w:pPr>
      <w:r w:rsidRPr="00903DBA">
        <w:rPr>
          <w:highlight w:val="white"/>
        </w:rPr>
        <w:t xml:space="preserve">  }</w:t>
      </w:r>
    </w:p>
    <w:p w14:paraId="06704718" w14:textId="77777777" w:rsidR="00C25FEE" w:rsidRPr="00903DBA" w:rsidRDefault="00C25FEE" w:rsidP="00C25FEE">
      <w:pPr>
        <w:pStyle w:val="Code"/>
        <w:rPr>
          <w:highlight w:val="white"/>
        </w:rPr>
      </w:pPr>
      <w:r w:rsidRPr="00903DBA">
        <w:rPr>
          <w:highlight w:val="white"/>
        </w:rPr>
        <w:t xml:space="preserve">  else if (strcmp(mode, "a") == 0) {</w:t>
      </w:r>
    </w:p>
    <w:p w14:paraId="1C6406DD" w14:textId="77777777" w:rsidR="00C25FEE" w:rsidRPr="00903DBA" w:rsidRDefault="00C25FEE" w:rsidP="00C25FEE">
      <w:pPr>
        <w:pStyle w:val="Code"/>
        <w:rPr>
          <w:highlight w:val="white"/>
        </w:rPr>
      </w:pPr>
      <w:r w:rsidRPr="00903DBA">
        <w:rPr>
          <w:highlight w:val="white"/>
        </w:rPr>
        <w:t xml:space="preserve">    handle = fileopen(name, (unsigned short) WRITE);</w:t>
      </w:r>
    </w:p>
    <w:p w14:paraId="44680707" w14:textId="77777777" w:rsidR="00C25FEE" w:rsidRPr="00903DBA" w:rsidRDefault="00C25FEE" w:rsidP="00C25FEE">
      <w:pPr>
        <w:pStyle w:val="Code"/>
        <w:rPr>
          <w:highlight w:val="white"/>
        </w:rPr>
      </w:pPr>
    </w:p>
    <w:p w14:paraId="65E280F7" w14:textId="77777777" w:rsidR="00C25FEE" w:rsidRPr="00903DBA" w:rsidRDefault="00C25FEE" w:rsidP="00C25FEE">
      <w:pPr>
        <w:pStyle w:val="Code"/>
        <w:rPr>
          <w:highlight w:val="white"/>
        </w:rPr>
      </w:pPr>
      <w:r w:rsidRPr="00903DBA">
        <w:rPr>
          <w:highlight w:val="white"/>
        </w:rPr>
        <w:t xml:space="preserve">    if (handle != -1) {</w:t>
      </w:r>
    </w:p>
    <w:p w14:paraId="3D7A7360" w14:textId="77777777" w:rsidR="00C25FEE" w:rsidRPr="00903DBA" w:rsidRDefault="00C25FEE" w:rsidP="00C25FEE">
      <w:pPr>
        <w:pStyle w:val="Code"/>
        <w:rPr>
          <w:highlight w:val="white"/>
        </w:rPr>
      </w:pPr>
      <w:r w:rsidRPr="00903DBA">
        <w:rPr>
          <w:highlight w:val="white"/>
        </w:rPr>
        <w:t xml:space="preserve">      fseek(stream, 0L, (int) SEEK_END);</w:t>
      </w:r>
    </w:p>
    <w:p w14:paraId="1DA8F614" w14:textId="77777777" w:rsidR="00C25FEE" w:rsidRPr="00903DBA" w:rsidRDefault="00C25FEE" w:rsidP="00C25FEE">
      <w:pPr>
        <w:pStyle w:val="Code"/>
        <w:rPr>
          <w:highlight w:val="white"/>
        </w:rPr>
      </w:pPr>
      <w:r w:rsidRPr="00903DBA">
        <w:rPr>
          <w:highlight w:val="white"/>
        </w:rPr>
        <w:t xml:space="preserve">    }</w:t>
      </w:r>
    </w:p>
    <w:p w14:paraId="75F52CB0" w14:textId="77777777" w:rsidR="00C25FEE" w:rsidRPr="00903DBA" w:rsidRDefault="00C25FEE" w:rsidP="00C25FEE">
      <w:pPr>
        <w:pStyle w:val="Code"/>
        <w:rPr>
          <w:highlight w:val="white"/>
        </w:rPr>
      </w:pPr>
      <w:r w:rsidRPr="00903DBA">
        <w:rPr>
          <w:highlight w:val="white"/>
        </w:rPr>
        <w:t xml:space="preserve">    else {</w:t>
      </w:r>
    </w:p>
    <w:p w14:paraId="59C04A75" w14:textId="77777777" w:rsidR="00C25FEE" w:rsidRPr="00903DBA" w:rsidRDefault="00C25FEE" w:rsidP="00C25FEE">
      <w:pPr>
        <w:pStyle w:val="Code"/>
        <w:rPr>
          <w:highlight w:val="white"/>
        </w:rPr>
      </w:pPr>
      <w:r w:rsidRPr="00903DBA">
        <w:rPr>
          <w:highlight w:val="white"/>
        </w:rPr>
        <w:t xml:space="preserve">      handle = filecreate(name);</w:t>
      </w:r>
    </w:p>
    <w:p w14:paraId="40F54159" w14:textId="77777777" w:rsidR="00C25FEE" w:rsidRPr="00903DBA" w:rsidRDefault="00C25FEE" w:rsidP="00C25FEE">
      <w:pPr>
        <w:pStyle w:val="Code"/>
        <w:rPr>
          <w:highlight w:val="white"/>
        </w:rPr>
      </w:pPr>
      <w:r w:rsidRPr="00903DBA">
        <w:rPr>
          <w:highlight w:val="white"/>
        </w:rPr>
        <w:t xml:space="preserve">    }</w:t>
      </w:r>
    </w:p>
    <w:p w14:paraId="1BD8BAD1" w14:textId="77777777" w:rsidR="00C25FEE" w:rsidRPr="00903DBA" w:rsidRDefault="00C25FEE" w:rsidP="00C25FEE">
      <w:pPr>
        <w:pStyle w:val="Code"/>
        <w:rPr>
          <w:highlight w:val="white"/>
        </w:rPr>
      </w:pPr>
      <w:r w:rsidRPr="00903DBA">
        <w:rPr>
          <w:highlight w:val="white"/>
        </w:rPr>
        <w:t xml:space="preserve">  }</w:t>
      </w:r>
    </w:p>
    <w:p w14:paraId="6483A257" w14:textId="77777777" w:rsidR="00C25FEE" w:rsidRPr="00903DBA" w:rsidRDefault="00C25FEE" w:rsidP="00C25FEE">
      <w:pPr>
        <w:pStyle w:val="Code"/>
        <w:rPr>
          <w:highlight w:val="white"/>
        </w:rPr>
      </w:pPr>
      <w:r w:rsidRPr="00903DBA">
        <w:rPr>
          <w:highlight w:val="white"/>
        </w:rPr>
        <w:t xml:space="preserve">  else if (strcmp(mode, "r+") == 0) {</w:t>
      </w:r>
    </w:p>
    <w:p w14:paraId="28F7C936"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44EEDBC8" w14:textId="77777777" w:rsidR="00C25FEE" w:rsidRPr="00903DBA" w:rsidRDefault="00C25FEE" w:rsidP="00C25FEE">
      <w:pPr>
        <w:pStyle w:val="Code"/>
        <w:rPr>
          <w:highlight w:val="white"/>
        </w:rPr>
      </w:pPr>
      <w:r w:rsidRPr="00903DBA">
        <w:rPr>
          <w:highlight w:val="white"/>
        </w:rPr>
        <w:t xml:space="preserve">  }</w:t>
      </w:r>
    </w:p>
    <w:p w14:paraId="1A726638" w14:textId="77777777" w:rsidR="00C25FEE" w:rsidRPr="00903DBA" w:rsidRDefault="00C25FEE" w:rsidP="00C25FEE">
      <w:pPr>
        <w:pStyle w:val="Code"/>
        <w:rPr>
          <w:highlight w:val="white"/>
        </w:rPr>
      </w:pPr>
      <w:r w:rsidRPr="00903DBA">
        <w:rPr>
          <w:highlight w:val="white"/>
        </w:rPr>
        <w:t xml:space="preserve">  else if (strcmp(mode, "w+") == 0) {</w:t>
      </w:r>
    </w:p>
    <w:p w14:paraId="31C82EAA" w14:textId="77777777" w:rsidR="00C25FEE" w:rsidRPr="00903DBA" w:rsidRDefault="00C25FEE" w:rsidP="00C25FEE">
      <w:pPr>
        <w:pStyle w:val="Code"/>
        <w:rPr>
          <w:highlight w:val="white"/>
        </w:rPr>
      </w:pPr>
      <w:r w:rsidRPr="00903DBA">
        <w:rPr>
          <w:highlight w:val="white"/>
        </w:rPr>
        <w:t xml:space="preserve">    if (fileexists(name)) {</w:t>
      </w:r>
    </w:p>
    <w:p w14:paraId="67B2EBB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560917DB" w14:textId="77777777" w:rsidR="00C25FEE" w:rsidRPr="00903DBA" w:rsidRDefault="00C25FEE" w:rsidP="00C25FEE">
      <w:pPr>
        <w:pStyle w:val="Code"/>
        <w:rPr>
          <w:highlight w:val="white"/>
        </w:rPr>
      </w:pPr>
      <w:r w:rsidRPr="00903DBA">
        <w:rPr>
          <w:highlight w:val="white"/>
        </w:rPr>
        <w:t xml:space="preserve">    }</w:t>
      </w:r>
    </w:p>
    <w:p w14:paraId="35E500A1" w14:textId="77777777" w:rsidR="00C25FEE" w:rsidRPr="00903DBA" w:rsidRDefault="00C25FEE" w:rsidP="00C25FEE">
      <w:pPr>
        <w:pStyle w:val="Code"/>
        <w:rPr>
          <w:highlight w:val="white"/>
        </w:rPr>
      </w:pPr>
      <w:r w:rsidRPr="00903DBA">
        <w:rPr>
          <w:highlight w:val="white"/>
        </w:rPr>
        <w:t xml:space="preserve">    else {</w:t>
      </w:r>
    </w:p>
    <w:p w14:paraId="2D55F2B0" w14:textId="77777777" w:rsidR="00C25FEE" w:rsidRPr="00903DBA" w:rsidRDefault="00C25FEE" w:rsidP="00C25FEE">
      <w:pPr>
        <w:pStyle w:val="Code"/>
        <w:rPr>
          <w:highlight w:val="white"/>
        </w:rPr>
      </w:pPr>
      <w:r w:rsidRPr="00903DBA">
        <w:rPr>
          <w:highlight w:val="white"/>
        </w:rPr>
        <w:t xml:space="preserve">      handle = filecreate(name);</w:t>
      </w:r>
    </w:p>
    <w:p w14:paraId="554C0761" w14:textId="77777777" w:rsidR="00C25FEE" w:rsidRPr="00903DBA" w:rsidRDefault="00C25FEE" w:rsidP="00C25FEE">
      <w:pPr>
        <w:pStyle w:val="Code"/>
        <w:rPr>
          <w:highlight w:val="white"/>
        </w:rPr>
      </w:pPr>
      <w:r w:rsidRPr="00903DBA">
        <w:rPr>
          <w:highlight w:val="white"/>
        </w:rPr>
        <w:t xml:space="preserve">    }</w:t>
      </w:r>
    </w:p>
    <w:p w14:paraId="60C3EBFA" w14:textId="77777777" w:rsidR="00C25FEE" w:rsidRPr="00903DBA" w:rsidRDefault="00C25FEE" w:rsidP="00C25FEE">
      <w:pPr>
        <w:pStyle w:val="Code"/>
        <w:rPr>
          <w:highlight w:val="white"/>
        </w:rPr>
      </w:pPr>
      <w:r w:rsidRPr="00903DBA">
        <w:rPr>
          <w:highlight w:val="white"/>
        </w:rPr>
        <w:t xml:space="preserve">  }</w:t>
      </w:r>
    </w:p>
    <w:p w14:paraId="5740CA8F" w14:textId="77777777" w:rsidR="00C25FEE" w:rsidRPr="00903DBA" w:rsidRDefault="00C25FEE" w:rsidP="00C25FEE">
      <w:pPr>
        <w:pStyle w:val="Code"/>
        <w:rPr>
          <w:highlight w:val="white"/>
        </w:rPr>
      </w:pPr>
      <w:r w:rsidRPr="00903DBA">
        <w:rPr>
          <w:highlight w:val="white"/>
        </w:rPr>
        <w:t xml:space="preserve">  else if (strcmp(mode, "a+") == 0) {</w:t>
      </w:r>
    </w:p>
    <w:p w14:paraId="6BA7A9A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1A23BC51" w14:textId="77777777" w:rsidR="00C25FEE" w:rsidRPr="00903DBA" w:rsidRDefault="00C25FEE" w:rsidP="00C25FEE">
      <w:pPr>
        <w:pStyle w:val="Code"/>
        <w:rPr>
          <w:highlight w:val="white"/>
        </w:rPr>
      </w:pPr>
    </w:p>
    <w:p w14:paraId="67FC2AB1" w14:textId="77777777" w:rsidR="00C25FEE" w:rsidRPr="00903DBA" w:rsidRDefault="00C25FEE" w:rsidP="00C25FEE">
      <w:pPr>
        <w:pStyle w:val="Code"/>
        <w:rPr>
          <w:highlight w:val="white"/>
        </w:rPr>
      </w:pPr>
      <w:r w:rsidRPr="00903DBA">
        <w:rPr>
          <w:highlight w:val="white"/>
        </w:rPr>
        <w:t xml:space="preserve">    if (handle != -1) {</w:t>
      </w:r>
    </w:p>
    <w:p w14:paraId="4FFEBC24" w14:textId="77777777" w:rsidR="00C25FEE" w:rsidRPr="00903DBA" w:rsidRDefault="00C25FEE" w:rsidP="00C25FEE">
      <w:pPr>
        <w:pStyle w:val="Code"/>
        <w:rPr>
          <w:highlight w:val="white"/>
        </w:rPr>
      </w:pPr>
      <w:r w:rsidRPr="00903DBA">
        <w:rPr>
          <w:highlight w:val="white"/>
        </w:rPr>
        <w:lastRenderedPageBreak/>
        <w:t xml:space="preserve">      fseek(stream, 0L, (int) SEEK_END);</w:t>
      </w:r>
    </w:p>
    <w:p w14:paraId="7A8483DF" w14:textId="77777777" w:rsidR="00C25FEE" w:rsidRPr="00903DBA" w:rsidRDefault="00C25FEE" w:rsidP="00C25FEE">
      <w:pPr>
        <w:pStyle w:val="Code"/>
        <w:rPr>
          <w:highlight w:val="white"/>
        </w:rPr>
      </w:pPr>
      <w:r w:rsidRPr="00903DBA">
        <w:rPr>
          <w:highlight w:val="white"/>
        </w:rPr>
        <w:t xml:space="preserve">    }</w:t>
      </w:r>
    </w:p>
    <w:p w14:paraId="48C3F733" w14:textId="77777777" w:rsidR="00C25FEE" w:rsidRPr="00903DBA" w:rsidRDefault="00C25FEE" w:rsidP="00C25FEE">
      <w:pPr>
        <w:pStyle w:val="Code"/>
        <w:rPr>
          <w:highlight w:val="white"/>
        </w:rPr>
      </w:pPr>
      <w:r w:rsidRPr="00903DBA">
        <w:rPr>
          <w:highlight w:val="white"/>
        </w:rPr>
        <w:t xml:space="preserve">    else {</w:t>
      </w:r>
    </w:p>
    <w:p w14:paraId="20EF3CAA" w14:textId="77777777" w:rsidR="00C25FEE" w:rsidRPr="00903DBA" w:rsidRDefault="00C25FEE" w:rsidP="00C25FEE">
      <w:pPr>
        <w:pStyle w:val="Code"/>
        <w:rPr>
          <w:highlight w:val="white"/>
        </w:rPr>
      </w:pPr>
      <w:r w:rsidRPr="00903DBA">
        <w:rPr>
          <w:highlight w:val="white"/>
        </w:rPr>
        <w:t xml:space="preserve">      handle = filecreate(name);</w:t>
      </w:r>
    </w:p>
    <w:p w14:paraId="14F71722" w14:textId="77777777" w:rsidR="00C25FEE" w:rsidRPr="00903DBA" w:rsidRDefault="00C25FEE" w:rsidP="00C25FEE">
      <w:pPr>
        <w:pStyle w:val="Code"/>
        <w:rPr>
          <w:highlight w:val="white"/>
        </w:rPr>
      </w:pPr>
      <w:r w:rsidRPr="00903DBA">
        <w:rPr>
          <w:highlight w:val="white"/>
        </w:rPr>
        <w:t xml:space="preserve">    }</w:t>
      </w:r>
    </w:p>
    <w:p w14:paraId="663F30DE" w14:textId="77777777" w:rsidR="00C25FEE" w:rsidRPr="00903DBA" w:rsidRDefault="00C25FEE" w:rsidP="00C25FEE">
      <w:pPr>
        <w:pStyle w:val="Code"/>
        <w:rPr>
          <w:highlight w:val="white"/>
        </w:rPr>
      </w:pPr>
      <w:r w:rsidRPr="00903DBA">
        <w:rPr>
          <w:highlight w:val="white"/>
        </w:rPr>
        <w:t xml:space="preserve">  }</w:t>
      </w:r>
    </w:p>
    <w:p w14:paraId="2142935C" w14:textId="77777777" w:rsidR="00C25FEE" w:rsidRPr="00903DBA" w:rsidRDefault="00C25FEE" w:rsidP="00C25FEE">
      <w:pPr>
        <w:pStyle w:val="Code"/>
        <w:rPr>
          <w:highlight w:val="white"/>
        </w:rPr>
      </w:pPr>
    </w:p>
    <w:p w14:paraId="121BFAAE" w14:textId="77777777" w:rsidR="00C25FEE" w:rsidRPr="00903DBA" w:rsidRDefault="00C25FEE" w:rsidP="00C25FEE">
      <w:pPr>
        <w:pStyle w:val="Code"/>
        <w:rPr>
          <w:highlight w:val="white"/>
        </w:rPr>
      </w:pPr>
      <w:r w:rsidRPr="00903DBA">
        <w:rPr>
          <w:highlight w:val="white"/>
        </w:rPr>
        <w:t xml:space="preserve">  if (handle != -1) {</w:t>
      </w:r>
    </w:p>
    <w:p w14:paraId="566C98E9" w14:textId="77777777" w:rsidR="00C25FEE" w:rsidRPr="00903DBA" w:rsidRDefault="00C25FEE" w:rsidP="00C25FEE">
      <w:pPr>
        <w:pStyle w:val="Code"/>
        <w:rPr>
          <w:highlight w:val="white"/>
        </w:rPr>
      </w:pPr>
      <w:r w:rsidRPr="00903DBA">
        <w:rPr>
          <w:highlight w:val="white"/>
        </w:rPr>
        <w:t xml:space="preserve">    stream-&gt;open = TRUE;</w:t>
      </w:r>
    </w:p>
    <w:p w14:paraId="1F330939" w14:textId="77777777" w:rsidR="00C25FEE" w:rsidRPr="00903DBA" w:rsidRDefault="00C25FEE" w:rsidP="00C25FEE">
      <w:pPr>
        <w:pStyle w:val="Code"/>
        <w:rPr>
          <w:highlight w:val="white"/>
        </w:rPr>
      </w:pPr>
      <w:r w:rsidRPr="00903DBA">
        <w:rPr>
          <w:highlight w:val="white"/>
        </w:rPr>
        <w:t xml:space="preserve">    stream-&gt;handle = handle;</w:t>
      </w:r>
    </w:p>
    <w:p w14:paraId="03F59CBD" w14:textId="77777777" w:rsidR="00C25FEE" w:rsidRPr="00903DBA" w:rsidRDefault="00C25FEE" w:rsidP="00C25FEE">
      <w:pPr>
        <w:pStyle w:val="Code"/>
        <w:rPr>
          <w:highlight w:val="white"/>
        </w:rPr>
      </w:pPr>
      <w:r w:rsidRPr="00903DBA">
        <w:rPr>
          <w:highlight w:val="white"/>
        </w:rPr>
        <w:t xml:space="preserve">    stream-&gt;size = 0l; // filesize(handle);</w:t>
      </w:r>
    </w:p>
    <w:p w14:paraId="008AA7A6" w14:textId="77777777" w:rsidR="00C25FEE" w:rsidRPr="00903DBA" w:rsidRDefault="00C25FEE" w:rsidP="00C25FEE">
      <w:pPr>
        <w:pStyle w:val="Code"/>
        <w:rPr>
          <w:highlight w:val="white"/>
        </w:rPr>
      </w:pPr>
      <w:r w:rsidRPr="00903DBA">
        <w:rPr>
          <w:highlight w:val="white"/>
        </w:rPr>
        <w:t xml:space="preserve">    strcpy(stream-&gt;name, name);</w:t>
      </w:r>
    </w:p>
    <w:p w14:paraId="624E4C7E" w14:textId="77777777" w:rsidR="00C25FEE" w:rsidRPr="00903DBA" w:rsidRDefault="00C25FEE" w:rsidP="00C25FEE">
      <w:pPr>
        <w:pStyle w:val="Code"/>
        <w:rPr>
          <w:highlight w:val="white"/>
        </w:rPr>
      </w:pPr>
      <w:r w:rsidRPr="00903DBA">
        <w:rPr>
          <w:highlight w:val="white"/>
        </w:rPr>
        <w:t xml:space="preserve">    stream-&gt;temporary = FALSE;</w:t>
      </w:r>
    </w:p>
    <w:p w14:paraId="70D958A9" w14:textId="77777777" w:rsidR="00C25FEE" w:rsidRPr="00903DBA" w:rsidRDefault="00C25FEE" w:rsidP="00C25FEE">
      <w:pPr>
        <w:pStyle w:val="Code"/>
        <w:rPr>
          <w:highlight w:val="white"/>
        </w:rPr>
      </w:pPr>
      <w:r w:rsidRPr="00903DBA">
        <w:rPr>
          <w:highlight w:val="white"/>
        </w:rPr>
        <w:t xml:space="preserve">    return stream;</w:t>
      </w:r>
    </w:p>
    <w:p w14:paraId="5D2B3D5C" w14:textId="77777777" w:rsidR="00C25FEE" w:rsidRPr="00903DBA" w:rsidRDefault="00C25FEE" w:rsidP="00C25FEE">
      <w:pPr>
        <w:pStyle w:val="Code"/>
        <w:rPr>
          <w:highlight w:val="white"/>
        </w:rPr>
      </w:pPr>
      <w:r w:rsidRPr="00903DBA">
        <w:rPr>
          <w:highlight w:val="white"/>
        </w:rPr>
        <w:t xml:space="preserve">  }</w:t>
      </w:r>
    </w:p>
    <w:p w14:paraId="5EDDD6E6" w14:textId="77777777" w:rsidR="00C25FEE" w:rsidRPr="00903DBA" w:rsidRDefault="00C25FEE" w:rsidP="00C25FEE">
      <w:pPr>
        <w:pStyle w:val="Code"/>
        <w:rPr>
          <w:highlight w:val="white"/>
        </w:rPr>
      </w:pPr>
      <w:r w:rsidRPr="00903DBA">
        <w:rPr>
          <w:highlight w:val="white"/>
        </w:rPr>
        <w:t xml:space="preserve">  else {</w:t>
      </w:r>
    </w:p>
    <w:p w14:paraId="7F8A25A5" w14:textId="77777777" w:rsidR="00C25FEE" w:rsidRPr="00903DBA" w:rsidRDefault="00C25FEE" w:rsidP="00C25FEE">
      <w:pPr>
        <w:pStyle w:val="Code"/>
        <w:rPr>
          <w:highlight w:val="white"/>
        </w:rPr>
      </w:pPr>
      <w:r w:rsidRPr="00903DBA">
        <w:rPr>
          <w:highlight w:val="white"/>
        </w:rPr>
        <w:t xml:space="preserve">    stream-&gt;open = FALSE;</w:t>
      </w:r>
    </w:p>
    <w:p w14:paraId="71D320F3" w14:textId="77777777" w:rsidR="00C25FEE" w:rsidRPr="00903DBA" w:rsidRDefault="00C25FEE" w:rsidP="00C25FEE">
      <w:pPr>
        <w:pStyle w:val="Code"/>
        <w:rPr>
          <w:highlight w:val="white"/>
        </w:rPr>
      </w:pPr>
      <w:r w:rsidRPr="00903DBA">
        <w:rPr>
          <w:highlight w:val="white"/>
        </w:rPr>
        <w:t xml:space="preserve">    return NULL;</w:t>
      </w:r>
    </w:p>
    <w:p w14:paraId="4BA40DC7" w14:textId="77777777" w:rsidR="00C25FEE" w:rsidRPr="00903DBA" w:rsidRDefault="00C25FEE" w:rsidP="00C25FEE">
      <w:pPr>
        <w:pStyle w:val="Code"/>
        <w:rPr>
          <w:highlight w:val="white"/>
        </w:rPr>
      </w:pPr>
      <w:r w:rsidRPr="00903DBA">
        <w:rPr>
          <w:highlight w:val="white"/>
        </w:rPr>
        <w:t xml:space="preserve">  }</w:t>
      </w:r>
    </w:p>
    <w:p w14:paraId="6FB15CBD" w14:textId="77777777" w:rsidR="00C25FEE" w:rsidRPr="00903DBA" w:rsidRDefault="00C25FEE" w:rsidP="00C25FEE">
      <w:pPr>
        <w:pStyle w:val="Code"/>
        <w:rPr>
          <w:highlight w:val="white"/>
        </w:rPr>
      </w:pPr>
      <w:r w:rsidRPr="00903DBA">
        <w:rPr>
          <w:highlight w:val="white"/>
        </w:rPr>
        <w:t>}</w:t>
      </w:r>
    </w:p>
    <w:p w14:paraId="023FA983" w14:textId="77777777" w:rsidR="00C25FEE" w:rsidRPr="00903DBA" w:rsidRDefault="00C25FEE" w:rsidP="00C25FEE">
      <w:pPr>
        <w:pStyle w:val="Code"/>
        <w:rPr>
          <w:highlight w:val="white"/>
        </w:rPr>
      </w:pPr>
    </w:p>
    <w:p w14:paraId="5F56BAF7" w14:textId="77777777" w:rsidR="00C25FEE" w:rsidRPr="00903DBA" w:rsidRDefault="00C25FEE" w:rsidP="00C25FEE">
      <w:pPr>
        <w:pStyle w:val="Code"/>
        <w:rPr>
          <w:highlight w:val="white"/>
        </w:rPr>
      </w:pPr>
      <w:r w:rsidRPr="00903DBA">
        <w:rPr>
          <w:highlight w:val="white"/>
        </w:rPr>
        <w:t>int fflush(FILE* stream) {</w:t>
      </w:r>
    </w:p>
    <w:p w14:paraId="1D4F6E4D" w14:textId="77777777" w:rsidR="00C25FEE" w:rsidRPr="00903DBA" w:rsidRDefault="00C25FEE" w:rsidP="00C25FEE">
      <w:pPr>
        <w:pStyle w:val="Code"/>
        <w:rPr>
          <w:highlight w:val="white"/>
        </w:rPr>
      </w:pPr>
      <w:r w:rsidRPr="00903DBA">
        <w:rPr>
          <w:highlight w:val="white"/>
        </w:rPr>
        <w:t xml:space="preserve">  if (stream == NULL) {</w:t>
      </w:r>
    </w:p>
    <w:p w14:paraId="0B473EEA" w14:textId="77777777" w:rsidR="00C25FEE" w:rsidRPr="00903DBA" w:rsidRDefault="00C25FEE" w:rsidP="00C25FEE">
      <w:pPr>
        <w:pStyle w:val="Code"/>
        <w:rPr>
          <w:highlight w:val="white"/>
        </w:rPr>
      </w:pPr>
      <w:r w:rsidRPr="00903DBA">
        <w:rPr>
          <w:highlight w:val="white"/>
        </w:rPr>
        <w:t xml:space="preserve">    int index;</w:t>
      </w:r>
    </w:p>
    <w:p w14:paraId="474560AA" w14:textId="77777777" w:rsidR="00C25FEE" w:rsidRPr="00903DBA" w:rsidRDefault="00C25FEE" w:rsidP="00C25FEE">
      <w:pPr>
        <w:pStyle w:val="Code"/>
        <w:rPr>
          <w:highlight w:val="white"/>
        </w:rPr>
      </w:pPr>
    </w:p>
    <w:p w14:paraId="4B9A2270" w14:textId="77777777" w:rsidR="00C25FEE" w:rsidRPr="00903DBA" w:rsidRDefault="00C25FEE" w:rsidP="00C25FEE">
      <w:pPr>
        <w:pStyle w:val="Code"/>
        <w:rPr>
          <w:highlight w:val="white"/>
        </w:rPr>
      </w:pPr>
      <w:r w:rsidRPr="00903DBA">
        <w:rPr>
          <w:highlight w:val="white"/>
        </w:rPr>
        <w:t xml:space="preserve">    for (index = 0; index &lt; FOPEN_MAX; ++index) {</w:t>
      </w:r>
    </w:p>
    <w:p w14:paraId="732803DE" w14:textId="77777777" w:rsidR="00C25FEE" w:rsidRPr="00903DBA" w:rsidRDefault="00C25FEE" w:rsidP="00C25FEE">
      <w:pPr>
        <w:pStyle w:val="Code"/>
        <w:rPr>
          <w:highlight w:val="white"/>
        </w:rPr>
      </w:pPr>
      <w:r w:rsidRPr="00903DBA">
        <w:rPr>
          <w:highlight w:val="white"/>
        </w:rPr>
        <w:t xml:space="preserve">      if (g_fileArray[index].open) {</w:t>
      </w:r>
    </w:p>
    <w:p w14:paraId="61294C0A" w14:textId="77777777" w:rsidR="00C25FEE" w:rsidRPr="00903DBA" w:rsidRDefault="00C25FEE" w:rsidP="00C25FEE">
      <w:pPr>
        <w:pStyle w:val="Code"/>
        <w:rPr>
          <w:highlight w:val="white"/>
        </w:rPr>
      </w:pPr>
      <w:r w:rsidRPr="00903DBA">
        <w:rPr>
          <w:highlight w:val="white"/>
        </w:rPr>
        <w:t xml:space="preserve">        if (fflush(&amp;g_fileArray[index]) == EOF) {</w:t>
      </w:r>
    </w:p>
    <w:p w14:paraId="08570729" w14:textId="77777777" w:rsidR="00C25FEE" w:rsidRPr="00903DBA" w:rsidRDefault="00C25FEE" w:rsidP="00C25FEE">
      <w:pPr>
        <w:pStyle w:val="Code"/>
        <w:rPr>
          <w:highlight w:val="white"/>
        </w:rPr>
      </w:pPr>
      <w:r w:rsidRPr="00903DBA">
        <w:rPr>
          <w:highlight w:val="white"/>
        </w:rPr>
        <w:t xml:space="preserve">          return EOF;</w:t>
      </w:r>
    </w:p>
    <w:p w14:paraId="0DBA561D" w14:textId="77777777" w:rsidR="00C25FEE" w:rsidRPr="00903DBA" w:rsidRDefault="00C25FEE" w:rsidP="00C25FEE">
      <w:pPr>
        <w:pStyle w:val="Code"/>
        <w:rPr>
          <w:highlight w:val="white"/>
        </w:rPr>
      </w:pPr>
      <w:r w:rsidRPr="00903DBA">
        <w:rPr>
          <w:highlight w:val="white"/>
        </w:rPr>
        <w:t xml:space="preserve">        }</w:t>
      </w:r>
    </w:p>
    <w:p w14:paraId="40863C13" w14:textId="77777777" w:rsidR="00C25FEE" w:rsidRPr="00903DBA" w:rsidRDefault="00C25FEE" w:rsidP="00C25FEE">
      <w:pPr>
        <w:pStyle w:val="Code"/>
        <w:rPr>
          <w:highlight w:val="white"/>
        </w:rPr>
      </w:pPr>
      <w:r w:rsidRPr="00903DBA">
        <w:rPr>
          <w:highlight w:val="white"/>
        </w:rPr>
        <w:t xml:space="preserve">      }</w:t>
      </w:r>
    </w:p>
    <w:p w14:paraId="78BB7ED0" w14:textId="77777777" w:rsidR="00C25FEE" w:rsidRPr="00903DBA" w:rsidRDefault="00C25FEE" w:rsidP="00C25FEE">
      <w:pPr>
        <w:pStyle w:val="Code"/>
        <w:rPr>
          <w:highlight w:val="white"/>
        </w:rPr>
      </w:pPr>
      <w:r w:rsidRPr="00903DBA">
        <w:rPr>
          <w:highlight w:val="white"/>
        </w:rPr>
        <w:t xml:space="preserve">    }</w:t>
      </w:r>
    </w:p>
    <w:p w14:paraId="4BFCF091" w14:textId="77777777" w:rsidR="00C25FEE" w:rsidRPr="00903DBA" w:rsidRDefault="00C25FEE" w:rsidP="00C25FEE">
      <w:pPr>
        <w:pStyle w:val="Code"/>
        <w:rPr>
          <w:highlight w:val="white"/>
        </w:rPr>
      </w:pPr>
      <w:r w:rsidRPr="00903DBA">
        <w:rPr>
          <w:highlight w:val="white"/>
        </w:rPr>
        <w:t xml:space="preserve">  }</w:t>
      </w:r>
    </w:p>
    <w:p w14:paraId="41A5C005" w14:textId="77777777" w:rsidR="00C25FEE" w:rsidRPr="00903DBA" w:rsidRDefault="00C25FEE" w:rsidP="00C25FEE">
      <w:pPr>
        <w:pStyle w:val="Code"/>
        <w:rPr>
          <w:highlight w:val="white"/>
        </w:rPr>
      </w:pPr>
    </w:p>
    <w:p w14:paraId="0EC45563" w14:textId="77777777" w:rsidR="00C25FEE" w:rsidRPr="00903DBA" w:rsidRDefault="00C25FEE" w:rsidP="00C25FEE">
      <w:pPr>
        <w:pStyle w:val="Code"/>
        <w:rPr>
          <w:highlight w:val="white"/>
        </w:rPr>
      </w:pPr>
      <w:r w:rsidRPr="00903DBA">
        <w:rPr>
          <w:highlight w:val="white"/>
        </w:rPr>
        <w:t xml:space="preserve">  // ...</w:t>
      </w:r>
    </w:p>
    <w:p w14:paraId="1D0C7B14" w14:textId="77777777" w:rsidR="00C25FEE" w:rsidRPr="00903DBA" w:rsidRDefault="00C25FEE" w:rsidP="00C25FEE">
      <w:pPr>
        <w:pStyle w:val="Code"/>
        <w:rPr>
          <w:highlight w:val="white"/>
        </w:rPr>
      </w:pPr>
    </w:p>
    <w:p w14:paraId="02DA6604" w14:textId="77777777" w:rsidR="00C25FEE" w:rsidRPr="00903DBA" w:rsidRDefault="00C25FEE" w:rsidP="00C25FEE">
      <w:pPr>
        <w:pStyle w:val="Code"/>
        <w:rPr>
          <w:highlight w:val="white"/>
        </w:rPr>
      </w:pPr>
      <w:r w:rsidRPr="00903DBA">
        <w:rPr>
          <w:highlight w:val="white"/>
        </w:rPr>
        <w:t xml:space="preserve">  return 0;</w:t>
      </w:r>
    </w:p>
    <w:p w14:paraId="0F886054" w14:textId="77777777" w:rsidR="00C25FEE" w:rsidRPr="00903DBA" w:rsidRDefault="00C25FEE" w:rsidP="00C25FEE">
      <w:pPr>
        <w:pStyle w:val="Code"/>
        <w:rPr>
          <w:highlight w:val="white"/>
        </w:rPr>
      </w:pPr>
      <w:r w:rsidRPr="00903DBA">
        <w:rPr>
          <w:highlight w:val="white"/>
        </w:rPr>
        <w:t>}</w:t>
      </w:r>
    </w:p>
    <w:p w14:paraId="7DE424D2" w14:textId="77777777" w:rsidR="00C25FEE" w:rsidRPr="00903DBA" w:rsidRDefault="00C25FEE" w:rsidP="00C25FEE">
      <w:pPr>
        <w:pStyle w:val="Code"/>
        <w:rPr>
          <w:highlight w:val="white"/>
        </w:rPr>
      </w:pPr>
    </w:p>
    <w:p w14:paraId="346586DF" w14:textId="77777777" w:rsidR="00C25FEE" w:rsidRPr="00903DBA" w:rsidRDefault="00C25FEE" w:rsidP="00C25FEE">
      <w:pPr>
        <w:pStyle w:val="Code"/>
        <w:rPr>
          <w:highlight w:val="white"/>
        </w:rPr>
      </w:pPr>
      <w:r w:rsidRPr="00903DBA">
        <w:rPr>
          <w:highlight w:val="white"/>
        </w:rPr>
        <w:t>int fclose(FILE* stream) {</w:t>
      </w:r>
    </w:p>
    <w:p w14:paraId="35F3F925" w14:textId="77777777" w:rsidR="00C25FEE" w:rsidRPr="00903DBA" w:rsidRDefault="00C25FEE" w:rsidP="00C25FEE">
      <w:pPr>
        <w:pStyle w:val="Code"/>
        <w:rPr>
          <w:highlight w:val="white"/>
        </w:rPr>
      </w:pPr>
      <w:r w:rsidRPr="00903DBA">
        <w:rPr>
          <w:highlight w:val="white"/>
        </w:rPr>
        <w:t xml:space="preserve">  if (stream != NULL) {</w:t>
      </w:r>
    </w:p>
    <w:p w14:paraId="6BA9DC00" w14:textId="77777777" w:rsidR="00C25FEE" w:rsidRPr="00903DBA" w:rsidRDefault="00C25FEE" w:rsidP="00C25FEE">
      <w:pPr>
        <w:pStyle w:val="Code"/>
        <w:rPr>
          <w:highlight w:val="white"/>
        </w:rPr>
      </w:pPr>
      <w:r w:rsidRPr="00903DBA">
        <w:rPr>
          <w:highlight w:val="white"/>
        </w:rPr>
        <w:t>#ifdef __WINDOWS__</w:t>
      </w:r>
    </w:p>
    <w:p w14:paraId="6E69EADA" w14:textId="77777777" w:rsidR="00C25FEE" w:rsidRPr="00903DBA" w:rsidRDefault="00C25FEE" w:rsidP="00C25FEE">
      <w:pPr>
        <w:pStyle w:val="Code"/>
        <w:rPr>
          <w:highlight w:val="white"/>
        </w:rPr>
      </w:pPr>
      <w:r w:rsidRPr="00903DBA">
        <w:rPr>
          <w:highlight w:val="white"/>
        </w:rPr>
        <w:t xml:space="preserve">    register_ah = 0x3Es;</w:t>
      </w:r>
    </w:p>
    <w:p w14:paraId="70639AF6" w14:textId="77777777" w:rsidR="00C25FEE" w:rsidRPr="00903DBA" w:rsidRDefault="00C25FEE" w:rsidP="00C25FEE">
      <w:pPr>
        <w:pStyle w:val="Code"/>
        <w:rPr>
          <w:highlight w:val="white"/>
        </w:rPr>
      </w:pPr>
      <w:r w:rsidRPr="00903DBA">
        <w:rPr>
          <w:highlight w:val="white"/>
        </w:rPr>
        <w:t xml:space="preserve">    register_bx = stream-&gt;handle;</w:t>
      </w:r>
    </w:p>
    <w:p w14:paraId="383CD39E" w14:textId="77777777" w:rsidR="00C25FEE" w:rsidRPr="00903DBA" w:rsidRDefault="00C25FEE" w:rsidP="00C25FEE">
      <w:pPr>
        <w:pStyle w:val="Code"/>
        <w:rPr>
          <w:highlight w:val="white"/>
        </w:rPr>
      </w:pPr>
      <w:r w:rsidRPr="00903DBA">
        <w:rPr>
          <w:highlight w:val="white"/>
        </w:rPr>
        <w:t xml:space="preserve">    interrupt(0x21s);</w:t>
      </w:r>
    </w:p>
    <w:p w14:paraId="108F1ECE" w14:textId="77777777" w:rsidR="00C25FEE" w:rsidRPr="00903DBA" w:rsidRDefault="00C25FEE" w:rsidP="00C25FEE">
      <w:pPr>
        <w:pStyle w:val="Code"/>
        <w:rPr>
          <w:highlight w:val="white"/>
        </w:rPr>
      </w:pPr>
    </w:p>
    <w:p w14:paraId="5D9D8679" w14:textId="77777777" w:rsidR="00C25FEE" w:rsidRPr="00903DBA" w:rsidRDefault="00C25FEE" w:rsidP="00C25FEE">
      <w:pPr>
        <w:pStyle w:val="Code"/>
        <w:rPr>
          <w:highlight w:val="white"/>
        </w:rPr>
      </w:pPr>
      <w:r w:rsidRPr="00903DBA">
        <w:rPr>
          <w:highlight w:val="white"/>
        </w:rPr>
        <w:t xml:space="preserve">    if (carry_flag) {</w:t>
      </w:r>
    </w:p>
    <w:p w14:paraId="7F3CAE4A" w14:textId="77777777" w:rsidR="00C25FEE" w:rsidRPr="00903DBA" w:rsidRDefault="00C25FEE" w:rsidP="00C25FEE">
      <w:pPr>
        <w:pStyle w:val="Code"/>
        <w:rPr>
          <w:highlight w:val="white"/>
        </w:rPr>
      </w:pPr>
      <w:r w:rsidRPr="00903DBA">
        <w:rPr>
          <w:highlight w:val="white"/>
        </w:rPr>
        <w:t xml:space="preserve">      errno = FCLOSE;</w:t>
      </w:r>
    </w:p>
    <w:p w14:paraId="55F74105" w14:textId="77777777" w:rsidR="00C25FEE" w:rsidRPr="00903DBA" w:rsidRDefault="00C25FEE" w:rsidP="00C25FEE">
      <w:pPr>
        <w:pStyle w:val="Code"/>
        <w:rPr>
          <w:highlight w:val="white"/>
        </w:rPr>
      </w:pPr>
      <w:r w:rsidRPr="00903DBA">
        <w:rPr>
          <w:highlight w:val="white"/>
        </w:rPr>
        <w:t xml:space="preserve">      return -1;</w:t>
      </w:r>
    </w:p>
    <w:p w14:paraId="09864BA4" w14:textId="77777777" w:rsidR="00C25FEE" w:rsidRPr="00903DBA" w:rsidRDefault="00C25FEE" w:rsidP="00C25FEE">
      <w:pPr>
        <w:pStyle w:val="Code"/>
        <w:rPr>
          <w:highlight w:val="white"/>
        </w:rPr>
      </w:pPr>
      <w:r w:rsidRPr="00903DBA">
        <w:rPr>
          <w:highlight w:val="white"/>
        </w:rPr>
        <w:t xml:space="preserve">    }</w:t>
      </w:r>
    </w:p>
    <w:p w14:paraId="0010787F" w14:textId="77777777" w:rsidR="00C25FEE" w:rsidRPr="00903DBA" w:rsidRDefault="00C25FEE" w:rsidP="00C25FEE">
      <w:pPr>
        <w:pStyle w:val="Code"/>
        <w:rPr>
          <w:highlight w:val="white"/>
        </w:rPr>
      </w:pPr>
    </w:p>
    <w:p w14:paraId="12EB502B" w14:textId="77777777" w:rsidR="00C25FEE" w:rsidRPr="00903DBA" w:rsidRDefault="00C25FEE" w:rsidP="00C25FEE">
      <w:pPr>
        <w:pStyle w:val="Code"/>
        <w:rPr>
          <w:highlight w:val="white"/>
        </w:rPr>
      </w:pPr>
      <w:r w:rsidRPr="00903DBA">
        <w:rPr>
          <w:highlight w:val="white"/>
        </w:rPr>
        <w:t xml:space="preserve">    if (stream-&gt;temporary) {</w:t>
      </w:r>
    </w:p>
    <w:p w14:paraId="686F45A8" w14:textId="77777777" w:rsidR="00C25FEE" w:rsidRPr="00903DBA" w:rsidRDefault="00C25FEE" w:rsidP="00C25FEE">
      <w:pPr>
        <w:pStyle w:val="Code"/>
        <w:rPr>
          <w:highlight w:val="white"/>
        </w:rPr>
      </w:pPr>
      <w:r w:rsidRPr="00903DBA">
        <w:rPr>
          <w:highlight w:val="white"/>
        </w:rPr>
        <w:t xml:space="preserve">      remove(stream-&gt;name);</w:t>
      </w:r>
    </w:p>
    <w:p w14:paraId="0FD022D5" w14:textId="77777777" w:rsidR="00C25FEE" w:rsidRPr="00903DBA" w:rsidRDefault="00C25FEE" w:rsidP="00C25FEE">
      <w:pPr>
        <w:pStyle w:val="Code"/>
        <w:rPr>
          <w:highlight w:val="white"/>
        </w:rPr>
      </w:pPr>
      <w:r w:rsidRPr="00903DBA">
        <w:rPr>
          <w:highlight w:val="white"/>
        </w:rPr>
        <w:t xml:space="preserve">    }</w:t>
      </w:r>
    </w:p>
    <w:p w14:paraId="3ED4FCC0" w14:textId="77777777" w:rsidR="00C25FEE" w:rsidRPr="00903DBA" w:rsidRDefault="00C25FEE" w:rsidP="00C25FEE">
      <w:pPr>
        <w:pStyle w:val="Code"/>
        <w:rPr>
          <w:highlight w:val="white"/>
        </w:rPr>
      </w:pPr>
    </w:p>
    <w:p w14:paraId="0BF13482" w14:textId="77777777" w:rsidR="00C25FEE" w:rsidRPr="00903DBA" w:rsidRDefault="00C25FEE" w:rsidP="00C25FEE">
      <w:pPr>
        <w:pStyle w:val="Code"/>
        <w:rPr>
          <w:highlight w:val="white"/>
        </w:rPr>
      </w:pPr>
      <w:r w:rsidRPr="00903DBA">
        <w:rPr>
          <w:highlight w:val="white"/>
        </w:rPr>
        <w:t xml:space="preserve">    stream-&gt;open = FALSE;</w:t>
      </w:r>
    </w:p>
    <w:p w14:paraId="3F782223" w14:textId="77777777" w:rsidR="00C25FEE" w:rsidRPr="00903DBA" w:rsidRDefault="00C25FEE" w:rsidP="00C25FEE">
      <w:pPr>
        <w:pStyle w:val="Code"/>
        <w:rPr>
          <w:highlight w:val="white"/>
        </w:rPr>
      </w:pPr>
      <w:r w:rsidRPr="00903DBA">
        <w:rPr>
          <w:highlight w:val="white"/>
        </w:rPr>
        <w:t xml:space="preserve">    return 0;</w:t>
      </w:r>
    </w:p>
    <w:p w14:paraId="7EC27A6B" w14:textId="77777777" w:rsidR="00C25FEE" w:rsidRPr="00903DBA" w:rsidRDefault="00C25FEE" w:rsidP="00C25FEE">
      <w:pPr>
        <w:pStyle w:val="Code"/>
        <w:rPr>
          <w:highlight w:val="white"/>
        </w:rPr>
      </w:pPr>
      <w:r w:rsidRPr="00903DBA">
        <w:rPr>
          <w:highlight w:val="white"/>
        </w:rPr>
        <w:lastRenderedPageBreak/>
        <w:t>#endif</w:t>
      </w:r>
    </w:p>
    <w:p w14:paraId="05DF55AF" w14:textId="77777777" w:rsidR="00C25FEE" w:rsidRPr="00903DBA" w:rsidRDefault="00C25FEE" w:rsidP="00C25FEE">
      <w:pPr>
        <w:pStyle w:val="Code"/>
        <w:rPr>
          <w:highlight w:val="white"/>
        </w:rPr>
      </w:pPr>
    </w:p>
    <w:p w14:paraId="63E6C2F5" w14:textId="77777777" w:rsidR="00C25FEE" w:rsidRPr="00903DBA" w:rsidRDefault="00C25FEE" w:rsidP="00C25FEE">
      <w:pPr>
        <w:pStyle w:val="Code"/>
        <w:rPr>
          <w:highlight w:val="white"/>
        </w:rPr>
      </w:pPr>
      <w:r w:rsidRPr="00903DBA">
        <w:rPr>
          <w:highlight w:val="white"/>
        </w:rPr>
        <w:t>#ifdef __LINUX__</w:t>
      </w:r>
    </w:p>
    <w:p w14:paraId="26D22D89" w14:textId="77777777" w:rsidR="00C25FEE" w:rsidRPr="00903DBA" w:rsidRDefault="00C25FEE" w:rsidP="00C25FEE">
      <w:pPr>
        <w:pStyle w:val="Code"/>
        <w:rPr>
          <w:highlight w:val="white"/>
        </w:rPr>
      </w:pPr>
      <w:r w:rsidRPr="00903DBA">
        <w:rPr>
          <w:highlight w:val="white"/>
        </w:rPr>
        <w:t xml:space="preserve">  register_rax = 3L;</w:t>
      </w:r>
    </w:p>
    <w:p w14:paraId="6829B643"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23420BD9" w14:textId="77777777" w:rsidR="00C25FEE" w:rsidRPr="00903DBA" w:rsidRDefault="00C25FEE" w:rsidP="00C25FEE">
      <w:pPr>
        <w:pStyle w:val="Code"/>
        <w:rPr>
          <w:highlight w:val="white"/>
        </w:rPr>
      </w:pPr>
      <w:r w:rsidRPr="00903DBA">
        <w:rPr>
          <w:highlight w:val="white"/>
        </w:rPr>
        <w:t xml:space="preserve">  syscall();</w:t>
      </w:r>
    </w:p>
    <w:p w14:paraId="37CD3FB3" w14:textId="77777777" w:rsidR="00C25FEE" w:rsidRPr="00903DBA" w:rsidRDefault="00C25FEE" w:rsidP="00C25FEE">
      <w:pPr>
        <w:pStyle w:val="Code"/>
        <w:rPr>
          <w:highlight w:val="white"/>
        </w:rPr>
      </w:pPr>
      <w:r w:rsidRPr="00903DBA">
        <w:rPr>
          <w:highlight w:val="white"/>
        </w:rPr>
        <w:t xml:space="preserve">  return 0;</w:t>
      </w:r>
    </w:p>
    <w:p w14:paraId="581194E3" w14:textId="77777777" w:rsidR="00C25FEE" w:rsidRPr="00903DBA" w:rsidRDefault="00C25FEE" w:rsidP="00C25FEE">
      <w:pPr>
        <w:pStyle w:val="Code"/>
        <w:rPr>
          <w:highlight w:val="white"/>
        </w:rPr>
      </w:pPr>
      <w:r w:rsidRPr="00903DBA">
        <w:rPr>
          <w:highlight w:val="white"/>
        </w:rPr>
        <w:t>#endif</w:t>
      </w:r>
    </w:p>
    <w:p w14:paraId="3589A0A8" w14:textId="77777777" w:rsidR="00C25FEE" w:rsidRPr="00903DBA" w:rsidRDefault="00C25FEE" w:rsidP="00C25FEE">
      <w:pPr>
        <w:pStyle w:val="Code"/>
        <w:rPr>
          <w:highlight w:val="white"/>
        </w:rPr>
      </w:pPr>
      <w:r w:rsidRPr="00903DBA">
        <w:rPr>
          <w:highlight w:val="white"/>
        </w:rPr>
        <w:t xml:space="preserve">  }</w:t>
      </w:r>
    </w:p>
    <w:p w14:paraId="7BE51EDA" w14:textId="77777777" w:rsidR="00C25FEE" w:rsidRPr="00903DBA" w:rsidRDefault="00C25FEE" w:rsidP="00C25FEE">
      <w:pPr>
        <w:pStyle w:val="Code"/>
        <w:rPr>
          <w:highlight w:val="white"/>
        </w:rPr>
      </w:pPr>
      <w:r w:rsidRPr="00903DBA">
        <w:rPr>
          <w:highlight w:val="white"/>
        </w:rPr>
        <w:t xml:space="preserve">  else {</w:t>
      </w:r>
    </w:p>
    <w:p w14:paraId="1FDD7886" w14:textId="77777777" w:rsidR="00C25FEE" w:rsidRPr="00903DBA" w:rsidRDefault="00C25FEE" w:rsidP="00C25FEE">
      <w:pPr>
        <w:pStyle w:val="Code"/>
        <w:rPr>
          <w:highlight w:val="white"/>
        </w:rPr>
      </w:pPr>
      <w:r w:rsidRPr="00903DBA">
        <w:rPr>
          <w:highlight w:val="white"/>
        </w:rPr>
        <w:t xml:space="preserve">    int index;</w:t>
      </w:r>
    </w:p>
    <w:p w14:paraId="0E6572BE" w14:textId="77777777" w:rsidR="00C25FEE" w:rsidRPr="00903DBA" w:rsidRDefault="00C25FEE" w:rsidP="00C25FEE">
      <w:pPr>
        <w:pStyle w:val="Code"/>
        <w:rPr>
          <w:highlight w:val="white"/>
        </w:rPr>
      </w:pPr>
    </w:p>
    <w:p w14:paraId="64EF9021" w14:textId="77777777" w:rsidR="00C25FEE" w:rsidRPr="00903DBA" w:rsidRDefault="00C25FEE" w:rsidP="00C25FEE">
      <w:pPr>
        <w:pStyle w:val="Code"/>
        <w:rPr>
          <w:highlight w:val="white"/>
        </w:rPr>
      </w:pPr>
      <w:r w:rsidRPr="00903DBA">
        <w:rPr>
          <w:highlight w:val="white"/>
        </w:rPr>
        <w:t xml:space="preserve">    for (index = 0; index &lt; FOPEN_MAX; ++index) {</w:t>
      </w:r>
    </w:p>
    <w:p w14:paraId="5579292A" w14:textId="77777777" w:rsidR="00C25FEE" w:rsidRPr="00903DBA" w:rsidRDefault="00C25FEE" w:rsidP="00C25FEE">
      <w:pPr>
        <w:pStyle w:val="Code"/>
        <w:rPr>
          <w:highlight w:val="white"/>
        </w:rPr>
      </w:pPr>
      <w:r w:rsidRPr="00903DBA">
        <w:rPr>
          <w:highlight w:val="white"/>
        </w:rPr>
        <w:t xml:space="preserve">      if (g_fileArray[index].open) {</w:t>
      </w:r>
    </w:p>
    <w:p w14:paraId="242D0EAB" w14:textId="77777777" w:rsidR="00C25FEE" w:rsidRPr="00903DBA" w:rsidRDefault="00C25FEE" w:rsidP="00C25FEE">
      <w:pPr>
        <w:pStyle w:val="Code"/>
        <w:rPr>
          <w:highlight w:val="white"/>
        </w:rPr>
      </w:pPr>
      <w:r w:rsidRPr="00903DBA">
        <w:rPr>
          <w:highlight w:val="white"/>
        </w:rPr>
        <w:t xml:space="preserve">        if (fclose(&amp;g_fileArray[index]) == -1) {</w:t>
      </w:r>
    </w:p>
    <w:p w14:paraId="6F988ADD" w14:textId="77777777" w:rsidR="00C25FEE" w:rsidRPr="00903DBA" w:rsidRDefault="00C25FEE" w:rsidP="00C25FEE">
      <w:pPr>
        <w:pStyle w:val="Code"/>
        <w:rPr>
          <w:highlight w:val="white"/>
        </w:rPr>
      </w:pPr>
      <w:r w:rsidRPr="00903DBA">
        <w:rPr>
          <w:highlight w:val="white"/>
        </w:rPr>
        <w:t xml:space="preserve">          return -1;</w:t>
      </w:r>
    </w:p>
    <w:p w14:paraId="4A142AD5" w14:textId="77777777" w:rsidR="00C25FEE" w:rsidRPr="00903DBA" w:rsidRDefault="00C25FEE" w:rsidP="00C25FEE">
      <w:pPr>
        <w:pStyle w:val="Code"/>
        <w:rPr>
          <w:highlight w:val="white"/>
        </w:rPr>
      </w:pPr>
      <w:r w:rsidRPr="00903DBA">
        <w:rPr>
          <w:highlight w:val="white"/>
        </w:rPr>
        <w:t xml:space="preserve">        }</w:t>
      </w:r>
    </w:p>
    <w:p w14:paraId="02BC129C" w14:textId="77777777" w:rsidR="00C25FEE" w:rsidRPr="00903DBA" w:rsidRDefault="00C25FEE" w:rsidP="00C25FEE">
      <w:pPr>
        <w:pStyle w:val="Code"/>
        <w:rPr>
          <w:highlight w:val="white"/>
        </w:rPr>
      </w:pPr>
      <w:r w:rsidRPr="00903DBA">
        <w:rPr>
          <w:highlight w:val="white"/>
        </w:rPr>
        <w:t xml:space="preserve">      }</w:t>
      </w:r>
    </w:p>
    <w:p w14:paraId="0422AD5D" w14:textId="77777777" w:rsidR="00C25FEE" w:rsidRPr="00903DBA" w:rsidRDefault="00C25FEE" w:rsidP="00C25FEE">
      <w:pPr>
        <w:pStyle w:val="Code"/>
        <w:rPr>
          <w:highlight w:val="white"/>
        </w:rPr>
      </w:pPr>
      <w:r w:rsidRPr="00903DBA">
        <w:rPr>
          <w:highlight w:val="white"/>
        </w:rPr>
        <w:t xml:space="preserve">    }</w:t>
      </w:r>
    </w:p>
    <w:p w14:paraId="41616F3A" w14:textId="77777777" w:rsidR="00C25FEE" w:rsidRPr="00903DBA" w:rsidRDefault="00C25FEE" w:rsidP="00C25FEE">
      <w:pPr>
        <w:pStyle w:val="Code"/>
        <w:rPr>
          <w:highlight w:val="white"/>
        </w:rPr>
      </w:pPr>
    </w:p>
    <w:p w14:paraId="51F4D582" w14:textId="77777777" w:rsidR="00C25FEE" w:rsidRPr="00903DBA" w:rsidRDefault="00C25FEE" w:rsidP="00C25FEE">
      <w:pPr>
        <w:pStyle w:val="Code"/>
        <w:rPr>
          <w:highlight w:val="white"/>
        </w:rPr>
      </w:pPr>
      <w:r w:rsidRPr="00903DBA">
        <w:rPr>
          <w:highlight w:val="white"/>
        </w:rPr>
        <w:t xml:space="preserve">    return 0;</w:t>
      </w:r>
    </w:p>
    <w:p w14:paraId="38AFB7CA" w14:textId="77777777" w:rsidR="00C25FEE" w:rsidRPr="00903DBA" w:rsidRDefault="00C25FEE" w:rsidP="00C25FEE">
      <w:pPr>
        <w:pStyle w:val="Code"/>
        <w:rPr>
          <w:highlight w:val="white"/>
        </w:rPr>
      </w:pPr>
      <w:r w:rsidRPr="00903DBA">
        <w:rPr>
          <w:highlight w:val="white"/>
        </w:rPr>
        <w:t xml:space="preserve">  }</w:t>
      </w:r>
    </w:p>
    <w:p w14:paraId="482A98DF" w14:textId="77777777" w:rsidR="00C25FEE" w:rsidRPr="00903DBA" w:rsidRDefault="00C25FEE" w:rsidP="00C25FEE">
      <w:pPr>
        <w:pStyle w:val="Code"/>
        <w:rPr>
          <w:highlight w:val="white"/>
        </w:rPr>
      </w:pPr>
      <w:r w:rsidRPr="00903DBA">
        <w:rPr>
          <w:highlight w:val="white"/>
        </w:rPr>
        <w:t>}</w:t>
      </w:r>
    </w:p>
    <w:p w14:paraId="253790B5" w14:textId="6057140A" w:rsidR="00C25FEE" w:rsidRPr="00903DBA" w:rsidRDefault="00C25FEE" w:rsidP="00150EB0">
      <w:pPr>
        <w:pStyle w:val="Code"/>
        <w:rPr>
          <w:highlight w:val="white"/>
        </w:rPr>
      </w:pPr>
    </w:p>
    <w:p w14:paraId="0980C5BC" w14:textId="77777777" w:rsidR="00150EB0" w:rsidRPr="00903DBA" w:rsidRDefault="00150EB0" w:rsidP="00150EB0">
      <w:pPr>
        <w:pStyle w:val="Code"/>
        <w:rPr>
          <w:highlight w:val="white"/>
        </w:rPr>
      </w:pPr>
      <w:r w:rsidRPr="00903DBA">
        <w:rPr>
          <w:highlight w:val="white"/>
        </w:rPr>
        <w:t>int remove(const char* name) {</w:t>
      </w:r>
    </w:p>
    <w:p w14:paraId="2C2E854E" w14:textId="77777777" w:rsidR="00150EB0" w:rsidRPr="00903DBA" w:rsidRDefault="00150EB0" w:rsidP="00150EB0">
      <w:pPr>
        <w:pStyle w:val="Code"/>
        <w:rPr>
          <w:highlight w:val="white"/>
        </w:rPr>
      </w:pPr>
      <w:r w:rsidRPr="00903DBA">
        <w:rPr>
          <w:highlight w:val="white"/>
        </w:rPr>
        <w:t>#ifdef __WINDOWS__</w:t>
      </w:r>
    </w:p>
    <w:p w14:paraId="0FBCCA2B" w14:textId="77777777" w:rsidR="00150EB0" w:rsidRPr="00903DBA" w:rsidRDefault="00150EB0" w:rsidP="00150EB0">
      <w:pPr>
        <w:pStyle w:val="Code"/>
        <w:rPr>
          <w:highlight w:val="white"/>
        </w:rPr>
      </w:pPr>
      <w:r w:rsidRPr="00903DBA">
        <w:rPr>
          <w:highlight w:val="white"/>
        </w:rPr>
        <w:t xml:space="preserve">  register_ah = 0x41s;</w:t>
      </w:r>
    </w:p>
    <w:p w14:paraId="58A49C60" w14:textId="77777777" w:rsidR="00150EB0" w:rsidRPr="00903DBA" w:rsidRDefault="00150EB0" w:rsidP="00150EB0">
      <w:pPr>
        <w:pStyle w:val="Code"/>
        <w:rPr>
          <w:highlight w:val="white"/>
        </w:rPr>
      </w:pPr>
      <w:r w:rsidRPr="00903DBA">
        <w:rPr>
          <w:highlight w:val="white"/>
        </w:rPr>
        <w:t xml:space="preserve">  register_cl = 0s;</w:t>
      </w:r>
    </w:p>
    <w:p w14:paraId="3E0FF707" w14:textId="77777777" w:rsidR="00150EB0" w:rsidRPr="00903DBA" w:rsidRDefault="00150EB0" w:rsidP="00150EB0">
      <w:pPr>
        <w:pStyle w:val="Code"/>
        <w:rPr>
          <w:highlight w:val="white"/>
        </w:rPr>
      </w:pPr>
      <w:r w:rsidRPr="00903DBA">
        <w:rPr>
          <w:highlight w:val="white"/>
        </w:rPr>
        <w:t xml:space="preserve">  register_dx = name;</w:t>
      </w:r>
    </w:p>
    <w:p w14:paraId="05848D74" w14:textId="77777777" w:rsidR="00150EB0" w:rsidRPr="00903DBA" w:rsidRDefault="00150EB0" w:rsidP="00150EB0">
      <w:pPr>
        <w:pStyle w:val="Code"/>
        <w:rPr>
          <w:highlight w:val="white"/>
        </w:rPr>
      </w:pPr>
      <w:r w:rsidRPr="00903DBA">
        <w:rPr>
          <w:highlight w:val="white"/>
        </w:rPr>
        <w:t xml:space="preserve">  interrupt(0x21s);</w:t>
      </w:r>
    </w:p>
    <w:p w14:paraId="493360AD" w14:textId="77777777" w:rsidR="00150EB0" w:rsidRPr="00903DBA" w:rsidRDefault="00150EB0" w:rsidP="00150EB0">
      <w:pPr>
        <w:pStyle w:val="Code"/>
        <w:rPr>
          <w:highlight w:val="white"/>
        </w:rPr>
      </w:pPr>
    </w:p>
    <w:p w14:paraId="531095E7" w14:textId="77777777" w:rsidR="00150EB0" w:rsidRPr="00903DBA" w:rsidRDefault="00150EB0" w:rsidP="00150EB0">
      <w:pPr>
        <w:pStyle w:val="Code"/>
        <w:rPr>
          <w:highlight w:val="white"/>
        </w:rPr>
      </w:pPr>
      <w:r w:rsidRPr="00903DBA">
        <w:rPr>
          <w:highlight w:val="white"/>
        </w:rPr>
        <w:t xml:space="preserve">  if (!carry_flag) {</w:t>
      </w:r>
    </w:p>
    <w:p w14:paraId="3E539C94" w14:textId="77777777" w:rsidR="00150EB0" w:rsidRPr="00903DBA" w:rsidRDefault="00150EB0" w:rsidP="00150EB0">
      <w:pPr>
        <w:pStyle w:val="Code"/>
        <w:rPr>
          <w:highlight w:val="white"/>
        </w:rPr>
      </w:pPr>
      <w:r w:rsidRPr="00903DBA">
        <w:rPr>
          <w:highlight w:val="white"/>
        </w:rPr>
        <w:t xml:space="preserve">    return 0;</w:t>
      </w:r>
    </w:p>
    <w:p w14:paraId="28AAB58E" w14:textId="77777777" w:rsidR="00150EB0" w:rsidRPr="00903DBA" w:rsidRDefault="00150EB0" w:rsidP="00150EB0">
      <w:pPr>
        <w:pStyle w:val="Code"/>
        <w:rPr>
          <w:highlight w:val="white"/>
        </w:rPr>
      </w:pPr>
      <w:r w:rsidRPr="00903DBA">
        <w:rPr>
          <w:highlight w:val="white"/>
        </w:rPr>
        <w:t xml:space="preserve">  }</w:t>
      </w:r>
    </w:p>
    <w:p w14:paraId="3803CF9E" w14:textId="77777777" w:rsidR="00150EB0" w:rsidRPr="00903DBA" w:rsidRDefault="00150EB0" w:rsidP="00150EB0">
      <w:pPr>
        <w:pStyle w:val="Code"/>
        <w:rPr>
          <w:highlight w:val="white"/>
        </w:rPr>
      </w:pPr>
      <w:r w:rsidRPr="00903DBA">
        <w:rPr>
          <w:highlight w:val="white"/>
        </w:rPr>
        <w:t>#endif</w:t>
      </w:r>
    </w:p>
    <w:p w14:paraId="0540C1BC" w14:textId="77777777" w:rsidR="00150EB0" w:rsidRPr="00903DBA" w:rsidRDefault="00150EB0" w:rsidP="00150EB0">
      <w:pPr>
        <w:pStyle w:val="Code"/>
        <w:rPr>
          <w:highlight w:val="white"/>
        </w:rPr>
      </w:pPr>
    </w:p>
    <w:p w14:paraId="2054FAE7" w14:textId="77777777" w:rsidR="00150EB0" w:rsidRPr="00903DBA" w:rsidRDefault="00150EB0" w:rsidP="00150EB0">
      <w:pPr>
        <w:pStyle w:val="Code"/>
        <w:rPr>
          <w:highlight w:val="white"/>
        </w:rPr>
      </w:pPr>
      <w:r w:rsidRPr="00903DBA">
        <w:rPr>
          <w:highlight w:val="white"/>
        </w:rPr>
        <w:t>#ifdef __LINUX__</w:t>
      </w:r>
    </w:p>
    <w:p w14:paraId="772A2CD5" w14:textId="77777777" w:rsidR="00150EB0" w:rsidRPr="00903DBA" w:rsidRDefault="00150EB0" w:rsidP="00150EB0">
      <w:pPr>
        <w:pStyle w:val="Code"/>
        <w:rPr>
          <w:highlight w:val="white"/>
        </w:rPr>
      </w:pPr>
      <w:r w:rsidRPr="00903DBA">
        <w:rPr>
          <w:highlight w:val="white"/>
        </w:rPr>
        <w:t xml:space="preserve">  register_rax = 88L;</w:t>
      </w:r>
    </w:p>
    <w:p w14:paraId="2806DB12" w14:textId="77777777" w:rsidR="00150EB0" w:rsidRPr="00903DBA" w:rsidRDefault="00150EB0" w:rsidP="00150EB0">
      <w:pPr>
        <w:pStyle w:val="Code"/>
        <w:rPr>
          <w:highlight w:val="white"/>
        </w:rPr>
      </w:pPr>
      <w:r w:rsidRPr="00903DBA">
        <w:rPr>
          <w:highlight w:val="white"/>
        </w:rPr>
        <w:t xml:space="preserve">  register_rdi = (unsigned long) name;</w:t>
      </w:r>
    </w:p>
    <w:p w14:paraId="2A0F0666" w14:textId="77777777" w:rsidR="00150EB0" w:rsidRPr="00903DBA" w:rsidRDefault="00150EB0" w:rsidP="00150EB0">
      <w:pPr>
        <w:pStyle w:val="Code"/>
        <w:rPr>
          <w:highlight w:val="white"/>
        </w:rPr>
      </w:pPr>
      <w:r w:rsidRPr="00903DBA">
        <w:rPr>
          <w:highlight w:val="white"/>
        </w:rPr>
        <w:t xml:space="preserve">  syscall();</w:t>
      </w:r>
    </w:p>
    <w:p w14:paraId="1D754E20" w14:textId="77777777" w:rsidR="00150EB0" w:rsidRPr="00903DBA" w:rsidRDefault="00150EB0" w:rsidP="00150EB0">
      <w:pPr>
        <w:pStyle w:val="Code"/>
        <w:rPr>
          <w:highlight w:val="white"/>
        </w:rPr>
      </w:pPr>
      <w:r w:rsidRPr="00903DBA">
        <w:rPr>
          <w:highlight w:val="white"/>
        </w:rPr>
        <w:t xml:space="preserve">  </w:t>
      </w:r>
    </w:p>
    <w:p w14:paraId="3842D7A6" w14:textId="77777777" w:rsidR="00150EB0" w:rsidRPr="00903DBA" w:rsidRDefault="00150EB0" w:rsidP="00150EB0">
      <w:pPr>
        <w:pStyle w:val="Code"/>
        <w:rPr>
          <w:highlight w:val="white"/>
        </w:rPr>
      </w:pPr>
      <w:r w:rsidRPr="00903DBA">
        <w:rPr>
          <w:highlight w:val="white"/>
        </w:rPr>
        <w:t xml:space="preserve">  if (register_ebx == 0) {</w:t>
      </w:r>
    </w:p>
    <w:p w14:paraId="7757D3B8" w14:textId="77777777" w:rsidR="00150EB0" w:rsidRPr="00903DBA" w:rsidRDefault="00150EB0" w:rsidP="00150EB0">
      <w:pPr>
        <w:pStyle w:val="Code"/>
        <w:rPr>
          <w:highlight w:val="white"/>
        </w:rPr>
      </w:pPr>
      <w:r w:rsidRPr="00903DBA">
        <w:rPr>
          <w:highlight w:val="white"/>
        </w:rPr>
        <w:t xml:space="preserve">    return 0;</w:t>
      </w:r>
    </w:p>
    <w:p w14:paraId="7F622091" w14:textId="77777777" w:rsidR="00150EB0" w:rsidRPr="00903DBA" w:rsidRDefault="00150EB0" w:rsidP="00150EB0">
      <w:pPr>
        <w:pStyle w:val="Code"/>
        <w:rPr>
          <w:highlight w:val="white"/>
        </w:rPr>
      </w:pPr>
      <w:r w:rsidRPr="00903DBA">
        <w:rPr>
          <w:highlight w:val="white"/>
        </w:rPr>
        <w:t xml:space="preserve">  }</w:t>
      </w:r>
    </w:p>
    <w:p w14:paraId="72885C13" w14:textId="77777777" w:rsidR="00150EB0" w:rsidRPr="00903DBA" w:rsidRDefault="00150EB0" w:rsidP="00150EB0">
      <w:pPr>
        <w:pStyle w:val="Code"/>
        <w:rPr>
          <w:highlight w:val="white"/>
        </w:rPr>
      </w:pPr>
      <w:r w:rsidRPr="00903DBA">
        <w:rPr>
          <w:highlight w:val="white"/>
        </w:rPr>
        <w:t>#endif</w:t>
      </w:r>
    </w:p>
    <w:p w14:paraId="7441396A" w14:textId="77777777" w:rsidR="00150EB0" w:rsidRPr="00903DBA" w:rsidRDefault="00150EB0" w:rsidP="00150EB0">
      <w:pPr>
        <w:pStyle w:val="Code"/>
        <w:rPr>
          <w:highlight w:val="white"/>
        </w:rPr>
      </w:pPr>
    </w:p>
    <w:p w14:paraId="054482BC" w14:textId="77777777" w:rsidR="00150EB0" w:rsidRPr="00903DBA" w:rsidRDefault="00150EB0" w:rsidP="00150EB0">
      <w:pPr>
        <w:pStyle w:val="Code"/>
        <w:rPr>
          <w:highlight w:val="white"/>
        </w:rPr>
      </w:pPr>
      <w:r w:rsidRPr="00903DBA">
        <w:rPr>
          <w:highlight w:val="white"/>
        </w:rPr>
        <w:t xml:space="preserve">  errno = FREMOVE;</w:t>
      </w:r>
    </w:p>
    <w:p w14:paraId="30581714" w14:textId="77777777" w:rsidR="00150EB0" w:rsidRPr="00903DBA" w:rsidRDefault="00150EB0" w:rsidP="00150EB0">
      <w:pPr>
        <w:pStyle w:val="Code"/>
        <w:rPr>
          <w:highlight w:val="white"/>
        </w:rPr>
      </w:pPr>
      <w:r w:rsidRPr="00903DBA">
        <w:rPr>
          <w:highlight w:val="white"/>
        </w:rPr>
        <w:t xml:space="preserve">  return -1;</w:t>
      </w:r>
    </w:p>
    <w:p w14:paraId="3E7A1742" w14:textId="77777777" w:rsidR="00150EB0" w:rsidRPr="00903DBA" w:rsidRDefault="00150EB0" w:rsidP="00150EB0">
      <w:pPr>
        <w:pStyle w:val="Code"/>
        <w:rPr>
          <w:highlight w:val="white"/>
        </w:rPr>
      </w:pPr>
      <w:r w:rsidRPr="00903DBA">
        <w:rPr>
          <w:highlight w:val="white"/>
        </w:rPr>
        <w:t>}</w:t>
      </w:r>
    </w:p>
    <w:p w14:paraId="6CDB1345" w14:textId="77777777" w:rsidR="00150EB0" w:rsidRPr="00903DBA" w:rsidRDefault="00150EB0" w:rsidP="00150EB0">
      <w:pPr>
        <w:pStyle w:val="Code"/>
        <w:rPr>
          <w:highlight w:val="white"/>
        </w:rPr>
      </w:pPr>
    </w:p>
    <w:p w14:paraId="2B7F252B" w14:textId="77777777" w:rsidR="00150EB0" w:rsidRPr="00903DBA" w:rsidRDefault="00150EB0" w:rsidP="00150EB0">
      <w:pPr>
        <w:pStyle w:val="Code"/>
        <w:rPr>
          <w:highlight w:val="white"/>
        </w:rPr>
      </w:pPr>
      <w:r w:rsidRPr="00903DBA">
        <w:rPr>
          <w:highlight w:val="white"/>
        </w:rPr>
        <w:t>int rename(const char* oldName, const char* newName) {</w:t>
      </w:r>
    </w:p>
    <w:p w14:paraId="47C1BA10" w14:textId="77777777" w:rsidR="00150EB0" w:rsidRPr="00903DBA" w:rsidRDefault="00150EB0" w:rsidP="00150EB0">
      <w:pPr>
        <w:pStyle w:val="Code"/>
        <w:rPr>
          <w:highlight w:val="white"/>
        </w:rPr>
      </w:pPr>
      <w:r w:rsidRPr="00903DBA">
        <w:rPr>
          <w:highlight w:val="white"/>
        </w:rPr>
        <w:t>#ifdef __WINDOWS__</w:t>
      </w:r>
    </w:p>
    <w:p w14:paraId="6E0BD0AD" w14:textId="77777777" w:rsidR="00150EB0" w:rsidRPr="00903DBA" w:rsidRDefault="00150EB0" w:rsidP="00150EB0">
      <w:pPr>
        <w:pStyle w:val="Code"/>
        <w:rPr>
          <w:highlight w:val="white"/>
        </w:rPr>
      </w:pPr>
      <w:r w:rsidRPr="00903DBA">
        <w:rPr>
          <w:highlight w:val="white"/>
        </w:rPr>
        <w:t xml:space="preserve">  register_ah = 0x56s;</w:t>
      </w:r>
    </w:p>
    <w:p w14:paraId="56516705" w14:textId="77777777" w:rsidR="00150EB0" w:rsidRPr="00903DBA" w:rsidRDefault="00150EB0" w:rsidP="00150EB0">
      <w:pPr>
        <w:pStyle w:val="Code"/>
        <w:rPr>
          <w:highlight w:val="white"/>
        </w:rPr>
      </w:pPr>
      <w:r w:rsidRPr="00903DBA">
        <w:rPr>
          <w:highlight w:val="white"/>
        </w:rPr>
        <w:t xml:space="preserve">  register_cl = 0s;</w:t>
      </w:r>
    </w:p>
    <w:p w14:paraId="0BEA137F" w14:textId="77777777" w:rsidR="00150EB0" w:rsidRPr="00903DBA" w:rsidRDefault="00150EB0" w:rsidP="00150EB0">
      <w:pPr>
        <w:pStyle w:val="Code"/>
        <w:rPr>
          <w:highlight w:val="white"/>
        </w:rPr>
      </w:pPr>
      <w:r w:rsidRPr="00903DBA">
        <w:rPr>
          <w:highlight w:val="white"/>
        </w:rPr>
        <w:t xml:space="preserve">  register_dx = oldName;</w:t>
      </w:r>
    </w:p>
    <w:p w14:paraId="2DFA9919" w14:textId="77777777" w:rsidR="00150EB0" w:rsidRPr="00903DBA" w:rsidRDefault="00150EB0" w:rsidP="00150EB0">
      <w:pPr>
        <w:pStyle w:val="Code"/>
        <w:rPr>
          <w:highlight w:val="white"/>
        </w:rPr>
      </w:pPr>
      <w:r w:rsidRPr="00903DBA">
        <w:rPr>
          <w:highlight w:val="white"/>
        </w:rPr>
        <w:t xml:space="preserve">  register_di = newName;</w:t>
      </w:r>
    </w:p>
    <w:p w14:paraId="01D02323" w14:textId="77777777" w:rsidR="00150EB0" w:rsidRPr="00903DBA" w:rsidRDefault="00150EB0" w:rsidP="00150EB0">
      <w:pPr>
        <w:pStyle w:val="Code"/>
        <w:rPr>
          <w:highlight w:val="white"/>
        </w:rPr>
      </w:pPr>
      <w:r w:rsidRPr="00903DBA">
        <w:rPr>
          <w:highlight w:val="white"/>
        </w:rPr>
        <w:t xml:space="preserve">  interrupt(0x21s);</w:t>
      </w:r>
    </w:p>
    <w:p w14:paraId="28E09B08" w14:textId="77777777" w:rsidR="00150EB0" w:rsidRPr="00903DBA" w:rsidRDefault="00150EB0" w:rsidP="00150EB0">
      <w:pPr>
        <w:pStyle w:val="Code"/>
        <w:rPr>
          <w:highlight w:val="white"/>
        </w:rPr>
      </w:pPr>
    </w:p>
    <w:p w14:paraId="4BA846EB" w14:textId="77777777" w:rsidR="00150EB0" w:rsidRPr="00903DBA" w:rsidRDefault="00150EB0" w:rsidP="00150EB0">
      <w:pPr>
        <w:pStyle w:val="Code"/>
        <w:rPr>
          <w:highlight w:val="white"/>
        </w:rPr>
      </w:pPr>
      <w:r w:rsidRPr="00903DBA">
        <w:rPr>
          <w:highlight w:val="white"/>
        </w:rPr>
        <w:t xml:space="preserve">  if (!carry_flag) {</w:t>
      </w:r>
    </w:p>
    <w:p w14:paraId="11B57B04" w14:textId="77777777" w:rsidR="00150EB0" w:rsidRPr="00903DBA" w:rsidRDefault="00150EB0" w:rsidP="00150EB0">
      <w:pPr>
        <w:pStyle w:val="Code"/>
        <w:rPr>
          <w:highlight w:val="white"/>
        </w:rPr>
      </w:pPr>
      <w:r w:rsidRPr="00903DBA">
        <w:rPr>
          <w:highlight w:val="white"/>
        </w:rPr>
        <w:t xml:space="preserve">    return 0;</w:t>
      </w:r>
    </w:p>
    <w:p w14:paraId="7A3D1387" w14:textId="77777777" w:rsidR="00150EB0" w:rsidRPr="00903DBA" w:rsidRDefault="00150EB0" w:rsidP="00150EB0">
      <w:pPr>
        <w:pStyle w:val="Code"/>
        <w:rPr>
          <w:highlight w:val="white"/>
        </w:rPr>
      </w:pPr>
      <w:r w:rsidRPr="00903DBA">
        <w:rPr>
          <w:highlight w:val="white"/>
        </w:rPr>
        <w:t xml:space="preserve">  }</w:t>
      </w:r>
    </w:p>
    <w:p w14:paraId="14232266" w14:textId="77777777" w:rsidR="00150EB0" w:rsidRPr="00903DBA" w:rsidRDefault="00150EB0" w:rsidP="00150EB0">
      <w:pPr>
        <w:pStyle w:val="Code"/>
        <w:rPr>
          <w:highlight w:val="white"/>
        </w:rPr>
      </w:pPr>
      <w:r w:rsidRPr="00903DBA">
        <w:rPr>
          <w:highlight w:val="white"/>
        </w:rPr>
        <w:t>#endif</w:t>
      </w:r>
    </w:p>
    <w:p w14:paraId="22EB5C60" w14:textId="77777777" w:rsidR="00150EB0" w:rsidRPr="00903DBA" w:rsidRDefault="00150EB0" w:rsidP="00150EB0">
      <w:pPr>
        <w:pStyle w:val="Code"/>
        <w:rPr>
          <w:highlight w:val="white"/>
        </w:rPr>
      </w:pPr>
    </w:p>
    <w:p w14:paraId="3A43A6FE" w14:textId="77777777" w:rsidR="00150EB0" w:rsidRPr="00903DBA" w:rsidRDefault="00150EB0" w:rsidP="00150EB0">
      <w:pPr>
        <w:pStyle w:val="Code"/>
        <w:rPr>
          <w:highlight w:val="white"/>
        </w:rPr>
      </w:pPr>
      <w:r w:rsidRPr="00903DBA">
        <w:rPr>
          <w:highlight w:val="white"/>
        </w:rPr>
        <w:t>#ifdef __LINUX__</w:t>
      </w:r>
    </w:p>
    <w:p w14:paraId="506A2920" w14:textId="77777777" w:rsidR="00150EB0" w:rsidRPr="00903DBA" w:rsidRDefault="00150EB0" w:rsidP="00150EB0">
      <w:pPr>
        <w:pStyle w:val="Code"/>
        <w:rPr>
          <w:highlight w:val="white"/>
        </w:rPr>
      </w:pPr>
      <w:r w:rsidRPr="00903DBA">
        <w:rPr>
          <w:highlight w:val="white"/>
        </w:rPr>
        <w:t xml:space="preserve">  register_rax = 82L;</w:t>
      </w:r>
    </w:p>
    <w:p w14:paraId="13B89C13" w14:textId="77777777" w:rsidR="00150EB0" w:rsidRPr="00903DBA" w:rsidRDefault="00150EB0" w:rsidP="00150EB0">
      <w:pPr>
        <w:pStyle w:val="Code"/>
        <w:rPr>
          <w:highlight w:val="white"/>
        </w:rPr>
      </w:pPr>
      <w:r w:rsidRPr="00903DBA">
        <w:rPr>
          <w:highlight w:val="white"/>
        </w:rPr>
        <w:t xml:space="preserve">  register_rdi = (unsigned long) oldName;</w:t>
      </w:r>
    </w:p>
    <w:p w14:paraId="2C484A83" w14:textId="77777777" w:rsidR="00150EB0" w:rsidRPr="00903DBA" w:rsidRDefault="00150EB0" w:rsidP="00150EB0">
      <w:pPr>
        <w:pStyle w:val="Code"/>
        <w:rPr>
          <w:highlight w:val="white"/>
        </w:rPr>
      </w:pPr>
      <w:r w:rsidRPr="00903DBA">
        <w:rPr>
          <w:highlight w:val="white"/>
        </w:rPr>
        <w:t xml:space="preserve">  register_rsi = (unsigned long) newName;</w:t>
      </w:r>
    </w:p>
    <w:p w14:paraId="6C5F539C" w14:textId="77777777" w:rsidR="00150EB0" w:rsidRPr="00903DBA" w:rsidRDefault="00150EB0" w:rsidP="00150EB0">
      <w:pPr>
        <w:pStyle w:val="Code"/>
        <w:rPr>
          <w:highlight w:val="white"/>
        </w:rPr>
      </w:pPr>
      <w:r w:rsidRPr="00903DBA">
        <w:rPr>
          <w:highlight w:val="white"/>
        </w:rPr>
        <w:t xml:space="preserve">  syscall();</w:t>
      </w:r>
    </w:p>
    <w:p w14:paraId="20178794" w14:textId="77777777" w:rsidR="00150EB0" w:rsidRPr="00903DBA" w:rsidRDefault="00150EB0" w:rsidP="00150EB0">
      <w:pPr>
        <w:pStyle w:val="Code"/>
        <w:rPr>
          <w:highlight w:val="white"/>
        </w:rPr>
      </w:pPr>
    </w:p>
    <w:p w14:paraId="41B8EEA4" w14:textId="77777777" w:rsidR="00150EB0" w:rsidRPr="00903DBA" w:rsidRDefault="00150EB0" w:rsidP="00150EB0">
      <w:pPr>
        <w:pStyle w:val="Code"/>
        <w:rPr>
          <w:highlight w:val="white"/>
        </w:rPr>
      </w:pPr>
      <w:r w:rsidRPr="00903DBA">
        <w:rPr>
          <w:highlight w:val="white"/>
        </w:rPr>
        <w:t xml:space="preserve">  if (register_eax == 0) {</w:t>
      </w:r>
    </w:p>
    <w:p w14:paraId="6EA7D40E" w14:textId="77777777" w:rsidR="00150EB0" w:rsidRPr="00903DBA" w:rsidRDefault="00150EB0" w:rsidP="00150EB0">
      <w:pPr>
        <w:pStyle w:val="Code"/>
        <w:rPr>
          <w:highlight w:val="white"/>
        </w:rPr>
      </w:pPr>
      <w:r w:rsidRPr="00903DBA">
        <w:rPr>
          <w:highlight w:val="white"/>
        </w:rPr>
        <w:t xml:space="preserve">    return 0;</w:t>
      </w:r>
    </w:p>
    <w:p w14:paraId="377F0C0E" w14:textId="77777777" w:rsidR="00150EB0" w:rsidRPr="00903DBA" w:rsidRDefault="00150EB0" w:rsidP="00150EB0">
      <w:pPr>
        <w:pStyle w:val="Code"/>
        <w:rPr>
          <w:highlight w:val="white"/>
        </w:rPr>
      </w:pPr>
      <w:r w:rsidRPr="00903DBA">
        <w:rPr>
          <w:highlight w:val="white"/>
        </w:rPr>
        <w:t xml:space="preserve">  }</w:t>
      </w:r>
    </w:p>
    <w:p w14:paraId="1FFE4F60" w14:textId="77777777" w:rsidR="00150EB0" w:rsidRPr="00903DBA" w:rsidRDefault="00150EB0" w:rsidP="00150EB0">
      <w:pPr>
        <w:pStyle w:val="Code"/>
        <w:rPr>
          <w:highlight w:val="white"/>
        </w:rPr>
      </w:pPr>
      <w:r w:rsidRPr="00903DBA">
        <w:rPr>
          <w:highlight w:val="white"/>
        </w:rPr>
        <w:t>#endif</w:t>
      </w:r>
    </w:p>
    <w:p w14:paraId="7A37EAFE" w14:textId="77777777" w:rsidR="00150EB0" w:rsidRPr="00903DBA" w:rsidRDefault="00150EB0" w:rsidP="00150EB0">
      <w:pPr>
        <w:pStyle w:val="Code"/>
        <w:rPr>
          <w:highlight w:val="white"/>
        </w:rPr>
      </w:pPr>
    </w:p>
    <w:p w14:paraId="4E3EF94D" w14:textId="77777777" w:rsidR="00150EB0" w:rsidRPr="00903DBA" w:rsidRDefault="00150EB0" w:rsidP="00150EB0">
      <w:pPr>
        <w:pStyle w:val="Code"/>
        <w:rPr>
          <w:highlight w:val="white"/>
        </w:rPr>
      </w:pPr>
      <w:r w:rsidRPr="00903DBA">
        <w:rPr>
          <w:highlight w:val="white"/>
        </w:rPr>
        <w:t xml:space="preserve">  errno = FRENAME;</w:t>
      </w:r>
    </w:p>
    <w:p w14:paraId="60EECF85" w14:textId="77777777" w:rsidR="00150EB0" w:rsidRPr="00903DBA" w:rsidRDefault="00150EB0" w:rsidP="00150EB0">
      <w:pPr>
        <w:pStyle w:val="Code"/>
        <w:rPr>
          <w:highlight w:val="white"/>
        </w:rPr>
      </w:pPr>
      <w:r w:rsidRPr="00903DBA">
        <w:rPr>
          <w:highlight w:val="white"/>
        </w:rPr>
        <w:t xml:space="preserve">  return -1;</w:t>
      </w:r>
    </w:p>
    <w:p w14:paraId="449C0545" w14:textId="77777777" w:rsidR="00150EB0" w:rsidRPr="00903DBA" w:rsidRDefault="00150EB0" w:rsidP="00150EB0">
      <w:pPr>
        <w:pStyle w:val="Code"/>
        <w:rPr>
          <w:highlight w:val="white"/>
        </w:rPr>
      </w:pPr>
      <w:r w:rsidRPr="00903DBA">
        <w:rPr>
          <w:highlight w:val="white"/>
        </w:rPr>
        <w:t>}</w:t>
      </w:r>
    </w:p>
    <w:p w14:paraId="4FC847AE" w14:textId="77777777" w:rsidR="00C25FEE" w:rsidRPr="00903DBA" w:rsidRDefault="00C25FEE" w:rsidP="00150EB0">
      <w:pPr>
        <w:pStyle w:val="Code"/>
        <w:rPr>
          <w:highlight w:val="white"/>
        </w:rPr>
      </w:pPr>
    </w:p>
    <w:p w14:paraId="71AB6165" w14:textId="77777777" w:rsidR="00C25FEE" w:rsidRPr="00903DBA" w:rsidRDefault="00C25FEE" w:rsidP="00C25FEE">
      <w:pPr>
        <w:pStyle w:val="Code"/>
        <w:rPr>
          <w:highlight w:val="white"/>
        </w:rPr>
      </w:pPr>
      <w:r w:rsidRPr="00903DBA">
        <w:rPr>
          <w:highlight w:val="white"/>
        </w:rPr>
        <w:t>int setvbuf(FILE* /* stream */, char* /* buffer */,</w:t>
      </w:r>
    </w:p>
    <w:p w14:paraId="5172B55A" w14:textId="78FD20BE" w:rsidR="00C25FEE" w:rsidRPr="00903DBA" w:rsidRDefault="00C25FEE" w:rsidP="00C25FEE">
      <w:pPr>
        <w:pStyle w:val="Code"/>
        <w:rPr>
          <w:highlight w:val="white"/>
        </w:rPr>
      </w:pPr>
      <w:r w:rsidRPr="00903DBA">
        <w:rPr>
          <w:highlight w:val="white"/>
        </w:rPr>
        <w:t xml:space="preserve">            int /* mode */, size_t /* size */) {</w:t>
      </w:r>
    </w:p>
    <w:p w14:paraId="38A4210D" w14:textId="77777777" w:rsidR="00C25FEE" w:rsidRPr="00903DBA" w:rsidRDefault="00C25FEE" w:rsidP="00C25FEE">
      <w:pPr>
        <w:pStyle w:val="Code"/>
        <w:rPr>
          <w:highlight w:val="white"/>
        </w:rPr>
      </w:pPr>
      <w:r w:rsidRPr="00903DBA">
        <w:rPr>
          <w:highlight w:val="white"/>
        </w:rPr>
        <w:t xml:space="preserve">  return 0;</w:t>
      </w:r>
    </w:p>
    <w:p w14:paraId="0B94C405" w14:textId="77777777" w:rsidR="00C25FEE" w:rsidRPr="00903DBA" w:rsidRDefault="00C25FEE" w:rsidP="00C25FEE">
      <w:pPr>
        <w:pStyle w:val="Code"/>
        <w:rPr>
          <w:highlight w:val="white"/>
        </w:rPr>
      </w:pPr>
      <w:r w:rsidRPr="00903DBA">
        <w:rPr>
          <w:highlight w:val="white"/>
        </w:rPr>
        <w:t>}</w:t>
      </w:r>
    </w:p>
    <w:p w14:paraId="6530B48D" w14:textId="77777777" w:rsidR="00C25FEE" w:rsidRPr="00903DBA" w:rsidRDefault="00C25FEE" w:rsidP="00C25FEE">
      <w:pPr>
        <w:pStyle w:val="Code"/>
        <w:rPr>
          <w:highlight w:val="white"/>
        </w:rPr>
      </w:pPr>
    </w:p>
    <w:p w14:paraId="188B8308" w14:textId="21DE0140" w:rsidR="00C25FEE" w:rsidRPr="00903DBA" w:rsidRDefault="00C25FEE" w:rsidP="00C25FEE">
      <w:pPr>
        <w:pStyle w:val="Code"/>
        <w:rPr>
          <w:highlight w:val="white"/>
        </w:rPr>
      </w:pPr>
      <w:r w:rsidRPr="00903DBA">
        <w:rPr>
          <w:highlight w:val="white"/>
        </w:rPr>
        <w:t>void setbuf(FILE* /* stream */, char* /* buffer */) {</w:t>
      </w:r>
    </w:p>
    <w:p w14:paraId="5CE2C133" w14:textId="63890EB7" w:rsidR="00C25FEE" w:rsidRPr="00903DBA" w:rsidRDefault="00C25FEE" w:rsidP="00C25FEE">
      <w:pPr>
        <w:pStyle w:val="Code"/>
        <w:rPr>
          <w:highlight w:val="white"/>
        </w:rPr>
      </w:pPr>
      <w:r w:rsidRPr="00903DBA">
        <w:rPr>
          <w:highlight w:val="white"/>
        </w:rPr>
        <w:t xml:space="preserve">  // Empty.</w:t>
      </w:r>
    </w:p>
    <w:p w14:paraId="3B2E7C69" w14:textId="77777777" w:rsidR="00C25FEE" w:rsidRPr="00903DBA" w:rsidRDefault="00C25FEE" w:rsidP="00C25FEE">
      <w:pPr>
        <w:pStyle w:val="Code"/>
        <w:rPr>
          <w:highlight w:val="white"/>
        </w:rPr>
      </w:pPr>
      <w:r w:rsidRPr="00903DBA">
        <w:rPr>
          <w:highlight w:val="white"/>
        </w:rPr>
        <w:t>}</w:t>
      </w:r>
    </w:p>
    <w:p w14:paraId="01678BF5" w14:textId="77777777" w:rsidR="00C25FEE" w:rsidRPr="00903DBA" w:rsidRDefault="00C25FEE" w:rsidP="00C25FEE">
      <w:pPr>
        <w:pStyle w:val="Code"/>
        <w:rPr>
          <w:highlight w:val="white"/>
        </w:rPr>
      </w:pPr>
    </w:p>
    <w:p w14:paraId="7C70F83D" w14:textId="77777777" w:rsidR="00C25FEE" w:rsidRPr="00903DBA" w:rsidRDefault="00C25FEE" w:rsidP="00C25FEE">
      <w:pPr>
        <w:pStyle w:val="Code"/>
        <w:rPr>
          <w:highlight w:val="white"/>
        </w:rPr>
      </w:pPr>
      <w:r w:rsidRPr="00903DBA">
        <w:rPr>
          <w:highlight w:val="white"/>
        </w:rPr>
        <w:t>int fgetc(FILE* stream) {</w:t>
      </w:r>
    </w:p>
    <w:p w14:paraId="14F02BE2" w14:textId="77777777" w:rsidR="00C25FEE" w:rsidRPr="00903DBA" w:rsidRDefault="00C25FEE" w:rsidP="00C25FEE">
      <w:pPr>
        <w:pStyle w:val="Code"/>
        <w:rPr>
          <w:highlight w:val="white"/>
        </w:rPr>
      </w:pPr>
      <w:r w:rsidRPr="00903DBA">
        <w:rPr>
          <w:highlight w:val="white"/>
        </w:rPr>
        <w:t xml:space="preserve">  char c = '\0';</w:t>
      </w:r>
    </w:p>
    <w:p w14:paraId="5CD03585" w14:textId="77777777" w:rsidR="00C25FEE" w:rsidRPr="00903DBA" w:rsidRDefault="00C25FEE" w:rsidP="00C25FEE">
      <w:pPr>
        <w:pStyle w:val="Code"/>
        <w:rPr>
          <w:highlight w:val="white"/>
        </w:rPr>
      </w:pPr>
    </w:p>
    <w:p w14:paraId="3AA226E7" w14:textId="77777777" w:rsidR="00C25FEE" w:rsidRPr="00903DBA" w:rsidRDefault="00C25FEE" w:rsidP="00C25FEE">
      <w:pPr>
        <w:pStyle w:val="Code"/>
        <w:rPr>
          <w:highlight w:val="white"/>
        </w:rPr>
      </w:pPr>
      <w:r w:rsidRPr="00903DBA">
        <w:rPr>
          <w:highlight w:val="white"/>
        </w:rPr>
        <w:t xml:space="preserve">  if (fread(&amp;c, sizeof (char), 1, stream) &gt; 0) {</w:t>
      </w:r>
    </w:p>
    <w:p w14:paraId="79BB41DC" w14:textId="77777777" w:rsidR="00C25FEE" w:rsidRPr="00903DBA" w:rsidRDefault="00C25FEE" w:rsidP="00C25FEE">
      <w:pPr>
        <w:pStyle w:val="Code"/>
        <w:rPr>
          <w:highlight w:val="white"/>
        </w:rPr>
      </w:pPr>
      <w:r w:rsidRPr="00903DBA">
        <w:rPr>
          <w:highlight w:val="white"/>
        </w:rPr>
        <w:t xml:space="preserve">    return (int) c;</w:t>
      </w:r>
    </w:p>
    <w:p w14:paraId="1FDA7BE0" w14:textId="77777777" w:rsidR="00C25FEE" w:rsidRPr="00903DBA" w:rsidRDefault="00C25FEE" w:rsidP="00C25FEE">
      <w:pPr>
        <w:pStyle w:val="Code"/>
        <w:rPr>
          <w:highlight w:val="white"/>
        </w:rPr>
      </w:pPr>
      <w:r w:rsidRPr="00903DBA">
        <w:rPr>
          <w:highlight w:val="white"/>
        </w:rPr>
        <w:t xml:space="preserve">  }</w:t>
      </w:r>
    </w:p>
    <w:p w14:paraId="1BCF0A08" w14:textId="77777777" w:rsidR="00C25FEE" w:rsidRPr="00903DBA" w:rsidRDefault="00C25FEE" w:rsidP="00C25FEE">
      <w:pPr>
        <w:pStyle w:val="Code"/>
        <w:rPr>
          <w:highlight w:val="white"/>
        </w:rPr>
      </w:pPr>
    </w:p>
    <w:p w14:paraId="70C09D96" w14:textId="77777777" w:rsidR="00C25FEE" w:rsidRPr="00903DBA" w:rsidRDefault="00C25FEE" w:rsidP="00C25FEE">
      <w:pPr>
        <w:pStyle w:val="Code"/>
        <w:rPr>
          <w:highlight w:val="white"/>
        </w:rPr>
      </w:pPr>
      <w:r w:rsidRPr="00903DBA">
        <w:rPr>
          <w:highlight w:val="white"/>
        </w:rPr>
        <w:t xml:space="preserve">  return -1;</w:t>
      </w:r>
    </w:p>
    <w:p w14:paraId="286A64AD" w14:textId="77777777" w:rsidR="00C25FEE" w:rsidRPr="00903DBA" w:rsidRDefault="00C25FEE" w:rsidP="00C25FEE">
      <w:pPr>
        <w:pStyle w:val="Code"/>
        <w:rPr>
          <w:highlight w:val="white"/>
        </w:rPr>
      </w:pPr>
      <w:r w:rsidRPr="00903DBA">
        <w:rPr>
          <w:highlight w:val="white"/>
        </w:rPr>
        <w:t>}</w:t>
      </w:r>
    </w:p>
    <w:p w14:paraId="14A50AF4" w14:textId="77777777" w:rsidR="00C25FEE" w:rsidRPr="00903DBA" w:rsidRDefault="00C25FEE" w:rsidP="00C25FEE">
      <w:pPr>
        <w:pStyle w:val="Code"/>
        <w:rPr>
          <w:highlight w:val="white"/>
        </w:rPr>
      </w:pPr>
    </w:p>
    <w:p w14:paraId="1AA1FEC5" w14:textId="77777777" w:rsidR="00C25FEE" w:rsidRPr="00903DBA" w:rsidRDefault="00C25FEE" w:rsidP="00C25FEE">
      <w:pPr>
        <w:pStyle w:val="Code"/>
        <w:rPr>
          <w:highlight w:val="white"/>
        </w:rPr>
      </w:pPr>
      <w:r w:rsidRPr="00903DBA">
        <w:rPr>
          <w:highlight w:val="white"/>
        </w:rPr>
        <w:t>char* fgets(char* text, int size, FILE* stream) {</w:t>
      </w:r>
    </w:p>
    <w:p w14:paraId="53B79405" w14:textId="77777777" w:rsidR="00C25FEE" w:rsidRPr="00903DBA" w:rsidRDefault="00C25FEE" w:rsidP="00C25FEE">
      <w:pPr>
        <w:pStyle w:val="Code"/>
        <w:rPr>
          <w:highlight w:val="white"/>
        </w:rPr>
      </w:pPr>
      <w:r w:rsidRPr="00903DBA">
        <w:rPr>
          <w:highlight w:val="white"/>
        </w:rPr>
        <w:t xml:space="preserve">  int count = 0;</w:t>
      </w:r>
    </w:p>
    <w:p w14:paraId="44B67675" w14:textId="77777777" w:rsidR="00C25FEE" w:rsidRPr="00903DBA" w:rsidRDefault="00C25FEE" w:rsidP="00C25FEE">
      <w:pPr>
        <w:pStyle w:val="Code"/>
        <w:rPr>
          <w:highlight w:val="white"/>
        </w:rPr>
      </w:pPr>
      <w:r w:rsidRPr="00903DBA">
        <w:rPr>
          <w:highlight w:val="white"/>
        </w:rPr>
        <w:t xml:space="preserve">  char prevChar = '\0';</w:t>
      </w:r>
    </w:p>
    <w:p w14:paraId="26EB3CE6" w14:textId="77777777" w:rsidR="00C25FEE" w:rsidRPr="00903DBA" w:rsidRDefault="00C25FEE" w:rsidP="00C25FEE">
      <w:pPr>
        <w:pStyle w:val="Code"/>
        <w:rPr>
          <w:highlight w:val="white"/>
        </w:rPr>
      </w:pPr>
    </w:p>
    <w:p w14:paraId="298C0797" w14:textId="77777777" w:rsidR="00C25FEE" w:rsidRPr="00903DBA" w:rsidRDefault="00C25FEE" w:rsidP="00C25FEE">
      <w:pPr>
        <w:pStyle w:val="Code"/>
        <w:rPr>
          <w:highlight w:val="white"/>
        </w:rPr>
      </w:pPr>
      <w:r w:rsidRPr="00903DBA">
        <w:rPr>
          <w:highlight w:val="white"/>
        </w:rPr>
        <w:t xml:space="preserve">  while ((count &lt; (size - 1))) {</w:t>
      </w:r>
    </w:p>
    <w:p w14:paraId="7C0C02FE" w14:textId="77777777" w:rsidR="00C25FEE" w:rsidRPr="00903DBA" w:rsidRDefault="00C25FEE" w:rsidP="00C25FEE">
      <w:pPr>
        <w:pStyle w:val="Code"/>
        <w:rPr>
          <w:highlight w:val="white"/>
        </w:rPr>
      </w:pPr>
      <w:r w:rsidRPr="00903DBA">
        <w:rPr>
          <w:highlight w:val="white"/>
        </w:rPr>
        <w:t xml:space="preserve">    char currChar = '\0';</w:t>
      </w:r>
    </w:p>
    <w:p w14:paraId="73DBD3FD" w14:textId="77777777" w:rsidR="00C25FEE" w:rsidRPr="00903DBA" w:rsidRDefault="00C25FEE" w:rsidP="00C25FEE">
      <w:pPr>
        <w:pStyle w:val="Code"/>
        <w:rPr>
          <w:highlight w:val="white"/>
        </w:rPr>
      </w:pPr>
      <w:r w:rsidRPr="00903DBA">
        <w:rPr>
          <w:highlight w:val="white"/>
        </w:rPr>
        <w:t xml:space="preserve">    fscanf(stream, "%c", &amp;currChar);</w:t>
      </w:r>
    </w:p>
    <w:p w14:paraId="53608BB7" w14:textId="77777777" w:rsidR="00C25FEE" w:rsidRPr="00903DBA" w:rsidRDefault="00C25FEE" w:rsidP="00C25FEE">
      <w:pPr>
        <w:pStyle w:val="Code"/>
        <w:rPr>
          <w:highlight w:val="white"/>
        </w:rPr>
      </w:pPr>
    </w:p>
    <w:p w14:paraId="39DCE098" w14:textId="77777777" w:rsidR="00C25FEE" w:rsidRPr="00903DBA" w:rsidRDefault="00C25FEE" w:rsidP="00C25FEE">
      <w:pPr>
        <w:pStyle w:val="Code"/>
        <w:rPr>
          <w:highlight w:val="white"/>
        </w:rPr>
      </w:pPr>
      <w:r w:rsidRPr="00903DBA">
        <w:rPr>
          <w:highlight w:val="white"/>
        </w:rPr>
        <w:t xml:space="preserve">    if ((prevChar == '\r') &amp;&amp; (currChar == '\n')) {</w:t>
      </w:r>
    </w:p>
    <w:p w14:paraId="69A0FD62" w14:textId="77777777" w:rsidR="00C25FEE" w:rsidRPr="00903DBA" w:rsidRDefault="00C25FEE" w:rsidP="00C25FEE">
      <w:pPr>
        <w:pStyle w:val="Code"/>
        <w:rPr>
          <w:highlight w:val="white"/>
        </w:rPr>
      </w:pPr>
      <w:r w:rsidRPr="00903DBA">
        <w:rPr>
          <w:highlight w:val="white"/>
        </w:rPr>
        <w:t xml:space="preserve">      text[count] = '\0';</w:t>
      </w:r>
    </w:p>
    <w:p w14:paraId="60259475" w14:textId="77777777" w:rsidR="00C25FEE" w:rsidRPr="00903DBA" w:rsidRDefault="00C25FEE" w:rsidP="00C25FEE">
      <w:pPr>
        <w:pStyle w:val="Code"/>
        <w:rPr>
          <w:highlight w:val="white"/>
        </w:rPr>
      </w:pPr>
      <w:r w:rsidRPr="00903DBA">
        <w:rPr>
          <w:highlight w:val="white"/>
        </w:rPr>
        <w:t xml:space="preserve">      break;</w:t>
      </w:r>
    </w:p>
    <w:p w14:paraId="1CBD3003" w14:textId="77777777" w:rsidR="00C25FEE" w:rsidRPr="00903DBA" w:rsidRDefault="00C25FEE" w:rsidP="00C25FEE">
      <w:pPr>
        <w:pStyle w:val="Code"/>
        <w:rPr>
          <w:highlight w:val="white"/>
        </w:rPr>
      </w:pPr>
      <w:r w:rsidRPr="00903DBA">
        <w:rPr>
          <w:highlight w:val="white"/>
        </w:rPr>
        <w:t xml:space="preserve">    }</w:t>
      </w:r>
    </w:p>
    <w:p w14:paraId="20E79EF6" w14:textId="77777777" w:rsidR="00C25FEE" w:rsidRPr="00903DBA" w:rsidRDefault="00C25FEE" w:rsidP="00C25FEE">
      <w:pPr>
        <w:pStyle w:val="Code"/>
        <w:rPr>
          <w:highlight w:val="white"/>
        </w:rPr>
      </w:pPr>
    </w:p>
    <w:p w14:paraId="70C9FBDC" w14:textId="77777777" w:rsidR="00C25FEE" w:rsidRPr="00903DBA" w:rsidRDefault="00C25FEE" w:rsidP="00C25FEE">
      <w:pPr>
        <w:pStyle w:val="Code"/>
        <w:rPr>
          <w:highlight w:val="white"/>
        </w:rPr>
      </w:pPr>
      <w:r w:rsidRPr="00903DBA">
        <w:rPr>
          <w:highlight w:val="white"/>
        </w:rPr>
        <w:t xml:space="preserve">    if (currChar == -1) {</w:t>
      </w:r>
    </w:p>
    <w:p w14:paraId="0FD0257B" w14:textId="77777777" w:rsidR="00C25FEE" w:rsidRPr="00903DBA" w:rsidRDefault="00C25FEE" w:rsidP="00C25FEE">
      <w:pPr>
        <w:pStyle w:val="Code"/>
        <w:rPr>
          <w:highlight w:val="white"/>
        </w:rPr>
      </w:pPr>
      <w:r w:rsidRPr="00903DBA">
        <w:rPr>
          <w:highlight w:val="white"/>
        </w:rPr>
        <w:t xml:space="preserve">      text[count] = '\0';</w:t>
      </w:r>
    </w:p>
    <w:p w14:paraId="3F3A8B38" w14:textId="77777777" w:rsidR="00C25FEE" w:rsidRPr="00903DBA" w:rsidRDefault="00C25FEE" w:rsidP="00C25FEE">
      <w:pPr>
        <w:pStyle w:val="Code"/>
        <w:rPr>
          <w:highlight w:val="white"/>
        </w:rPr>
      </w:pPr>
      <w:r w:rsidRPr="00903DBA">
        <w:rPr>
          <w:highlight w:val="white"/>
        </w:rPr>
        <w:t xml:space="preserve">      break;</w:t>
      </w:r>
    </w:p>
    <w:p w14:paraId="43FBAB46" w14:textId="77777777" w:rsidR="00C25FEE" w:rsidRPr="00903DBA" w:rsidRDefault="00C25FEE" w:rsidP="00C25FEE">
      <w:pPr>
        <w:pStyle w:val="Code"/>
        <w:rPr>
          <w:highlight w:val="white"/>
        </w:rPr>
      </w:pPr>
      <w:r w:rsidRPr="00903DBA">
        <w:rPr>
          <w:highlight w:val="white"/>
        </w:rPr>
        <w:t xml:space="preserve">    }</w:t>
      </w:r>
    </w:p>
    <w:p w14:paraId="28E684A8" w14:textId="77777777" w:rsidR="00C25FEE" w:rsidRPr="00903DBA" w:rsidRDefault="00C25FEE" w:rsidP="00C25FEE">
      <w:pPr>
        <w:pStyle w:val="Code"/>
        <w:rPr>
          <w:highlight w:val="white"/>
        </w:rPr>
      </w:pPr>
      <w:r w:rsidRPr="00903DBA">
        <w:rPr>
          <w:highlight w:val="white"/>
        </w:rPr>
        <w:lastRenderedPageBreak/>
        <w:t xml:space="preserve">    </w:t>
      </w:r>
    </w:p>
    <w:p w14:paraId="2E7BEDE9" w14:textId="77777777" w:rsidR="00C25FEE" w:rsidRPr="00903DBA" w:rsidRDefault="00C25FEE" w:rsidP="00C25FEE">
      <w:pPr>
        <w:pStyle w:val="Code"/>
        <w:rPr>
          <w:highlight w:val="white"/>
        </w:rPr>
      </w:pPr>
      <w:r w:rsidRPr="00903DBA">
        <w:rPr>
          <w:highlight w:val="white"/>
        </w:rPr>
        <w:t xml:space="preserve">    if ((currChar != '\r') &amp;&amp; (currChar != '\n')) {</w:t>
      </w:r>
    </w:p>
    <w:p w14:paraId="6362C50E" w14:textId="77777777" w:rsidR="00C25FEE" w:rsidRPr="00903DBA" w:rsidRDefault="00C25FEE" w:rsidP="00C25FEE">
      <w:pPr>
        <w:pStyle w:val="Code"/>
        <w:rPr>
          <w:highlight w:val="white"/>
        </w:rPr>
      </w:pPr>
      <w:r w:rsidRPr="00903DBA">
        <w:rPr>
          <w:highlight w:val="white"/>
        </w:rPr>
        <w:t xml:space="preserve">      text[count++] = currChar;</w:t>
      </w:r>
    </w:p>
    <w:p w14:paraId="5F2E99E1" w14:textId="77777777" w:rsidR="00C25FEE" w:rsidRPr="00903DBA" w:rsidRDefault="00C25FEE" w:rsidP="00C25FEE">
      <w:pPr>
        <w:pStyle w:val="Code"/>
        <w:rPr>
          <w:highlight w:val="white"/>
        </w:rPr>
      </w:pPr>
      <w:r w:rsidRPr="00903DBA">
        <w:rPr>
          <w:highlight w:val="white"/>
        </w:rPr>
        <w:t xml:space="preserve">    }</w:t>
      </w:r>
    </w:p>
    <w:p w14:paraId="19D226E1" w14:textId="77777777" w:rsidR="00C25FEE" w:rsidRPr="00903DBA" w:rsidRDefault="00C25FEE" w:rsidP="00C25FEE">
      <w:pPr>
        <w:pStyle w:val="Code"/>
        <w:rPr>
          <w:highlight w:val="white"/>
        </w:rPr>
      </w:pPr>
    </w:p>
    <w:p w14:paraId="2E2A4CEC" w14:textId="77777777" w:rsidR="00C25FEE" w:rsidRPr="00903DBA" w:rsidRDefault="00C25FEE" w:rsidP="00C25FEE">
      <w:pPr>
        <w:pStyle w:val="Code"/>
        <w:rPr>
          <w:highlight w:val="white"/>
        </w:rPr>
      </w:pPr>
      <w:r w:rsidRPr="00903DBA">
        <w:rPr>
          <w:highlight w:val="white"/>
        </w:rPr>
        <w:t xml:space="preserve">    prevChar = currChar;</w:t>
      </w:r>
    </w:p>
    <w:p w14:paraId="27D5C2A4" w14:textId="77777777" w:rsidR="00C25FEE" w:rsidRPr="00903DBA" w:rsidRDefault="00C25FEE" w:rsidP="00C25FEE">
      <w:pPr>
        <w:pStyle w:val="Code"/>
        <w:rPr>
          <w:highlight w:val="white"/>
        </w:rPr>
      </w:pPr>
      <w:r w:rsidRPr="00903DBA">
        <w:rPr>
          <w:highlight w:val="white"/>
        </w:rPr>
        <w:t xml:space="preserve">  }</w:t>
      </w:r>
    </w:p>
    <w:p w14:paraId="4E98DD4D" w14:textId="77777777" w:rsidR="00C25FEE" w:rsidRPr="00903DBA" w:rsidRDefault="00C25FEE" w:rsidP="00C25FEE">
      <w:pPr>
        <w:pStyle w:val="Code"/>
        <w:rPr>
          <w:highlight w:val="white"/>
        </w:rPr>
      </w:pPr>
    </w:p>
    <w:p w14:paraId="596EB700" w14:textId="77777777" w:rsidR="00C25FEE" w:rsidRPr="00903DBA" w:rsidRDefault="00C25FEE" w:rsidP="00C25FEE">
      <w:pPr>
        <w:pStyle w:val="Code"/>
        <w:rPr>
          <w:highlight w:val="white"/>
        </w:rPr>
      </w:pPr>
      <w:r w:rsidRPr="00903DBA">
        <w:rPr>
          <w:highlight w:val="white"/>
        </w:rPr>
        <w:t xml:space="preserve">  return text;</w:t>
      </w:r>
    </w:p>
    <w:p w14:paraId="076F67A6" w14:textId="77777777" w:rsidR="00C25FEE" w:rsidRPr="00903DBA" w:rsidRDefault="00C25FEE" w:rsidP="00C25FEE">
      <w:pPr>
        <w:pStyle w:val="Code"/>
        <w:rPr>
          <w:highlight w:val="white"/>
        </w:rPr>
      </w:pPr>
      <w:r w:rsidRPr="00903DBA">
        <w:rPr>
          <w:highlight w:val="white"/>
        </w:rPr>
        <w:t>}</w:t>
      </w:r>
    </w:p>
    <w:p w14:paraId="57E80D51" w14:textId="77777777" w:rsidR="00C25FEE" w:rsidRPr="00903DBA" w:rsidRDefault="00C25FEE" w:rsidP="00C25FEE">
      <w:pPr>
        <w:pStyle w:val="Code"/>
        <w:rPr>
          <w:highlight w:val="white"/>
        </w:rPr>
      </w:pPr>
    </w:p>
    <w:p w14:paraId="7C53B73C" w14:textId="77777777" w:rsidR="00C25FEE" w:rsidRPr="00903DBA" w:rsidRDefault="00C25FEE" w:rsidP="00C25FEE">
      <w:pPr>
        <w:pStyle w:val="Code"/>
        <w:rPr>
          <w:highlight w:val="white"/>
        </w:rPr>
      </w:pPr>
      <w:r w:rsidRPr="00903DBA">
        <w:rPr>
          <w:highlight w:val="white"/>
        </w:rPr>
        <w:t>int fputs(const char* s, FILE* stream) {</w:t>
      </w:r>
    </w:p>
    <w:p w14:paraId="32A97EB2" w14:textId="77777777" w:rsidR="00C25FEE" w:rsidRPr="00903DBA" w:rsidRDefault="00C25FEE" w:rsidP="00C25FEE">
      <w:pPr>
        <w:pStyle w:val="Code"/>
        <w:rPr>
          <w:highlight w:val="white"/>
        </w:rPr>
      </w:pPr>
      <w:r w:rsidRPr="00903DBA">
        <w:rPr>
          <w:highlight w:val="white"/>
        </w:rPr>
        <w:t xml:space="preserve">  int size = (strlen(s) + 1) * sizeof (char);</w:t>
      </w:r>
    </w:p>
    <w:p w14:paraId="2B6E3CEB" w14:textId="77777777" w:rsidR="00C25FEE" w:rsidRPr="00903DBA" w:rsidRDefault="00C25FEE" w:rsidP="00C25FEE">
      <w:pPr>
        <w:pStyle w:val="Code"/>
        <w:rPr>
          <w:highlight w:val="white"/>
        </w:rPr>
      </w:pPr>
      <w:r w:rsidRPr="00903DBA">
        <w:rPr>
          <w:highlight w:val="white"/>
        </w:rPr>
        <w:t xml:space="preserve">  return (fwrite(s, size, 1, stream) == size) ? 0 : EOF;</w:t>
      </w:r>
    </w:p>
    <w:p w14:paraId="3F23DD6F" w14:textId="77777777" w:rsidR="00C25FEE" w:rsidRPr="00903DBA" w:rsidRDefault="00C25FEE" w:rsidP="00C25FEE">
      <w:pPr>
        <w:pStyle w:val="Code"/>
        <w:rPr>
          <w:highlight w:val="white"/>
        </w:rPr>
      </w:pPr>
      <w:r w:rsidRPr="00903DBA">
        <w:rPr>
          <w:highlight w:val="white"/>
        </w:rPr>
        <w:t>}</w:t>
      </w:r>
    </w:p>
    <w:p w14:paraId="5DF2D1E6" w14:textId="77777777" w:rsidR="00C25FEE" w:rsidRPr="00903DBA" w:rsidRDefault="00C25FEE" w:rsidP="00C25FEE">
      <w:pPr>
        <w:pStyle w:val="Code"/>
        <w:rPr>
          <w:highlight w:val="white"/>
        </w:rPr>
      </w:pPr>
    </w:p>
    <w:p w14:paraId="476B57F2" w14:textId="77777777" w:rsidR="00C25FEE" w:rsidRPr="00903DBA" w:rsidRDefault="00C25FEE" w:rsidP="00C25FEE">
      <w:pPr>
        <w:pStyle w:val="Code"/>
        <w:rPr>
          <w:highlight w:val="white"/>
        </w:rPr>
      </w:pPr>
      <w:r w:rsidRPr="00903DBA">
        <w:rPr>
          <w:highlight w:val="white"/>
        </w:rPr>
        <w:t>int getchar(void) {</w:t>
      </w:r>
    </w:p>
    <w:p w14:paraId="7C19AE43" w14:textId="77777777" w:rsidR="00C25FEE" w:rsidRPr="00903DBA" w:rsidRDefault="00C25FEE" w:rsidP="00C25FEE">
      <w:pPr>
        <w:pStyle w:val="Code"/>
        <w:rPr>
          <w:highlight w:val="white"/>
        </w:rPr>
      </w:pPr>
      <w:r w:rsidRPr="00903DBA">
        <w:rPr>
          <w:highlight w:val="white"/>
        </w:rPr>
        <w:t xml:space="preserve">  return fgetc(stdin);</w:t>
      </w:r>
    </w:p>
    <w:p w14:paraId="003F27E5" w14:textId="77777777" w:rsidR="00C25FEE" w:rsidRPr="00903DBA" w:rsidRDefault="00C25FEE" w:rsidP="00C25FEE">
      <w:pPr>
        <w:pStyle w:val="Code"/>
        <w:rPr>
          <w:highlight w:val="white"/>
        </w:rPr>
      </w:pPr>
      <w:r w:rsidRPr="00903DBA">
        <w:rPr>
          <w:highlight w:val="white"/>
        </w:rPr>
        <w:t>}</w:t>
      </w:r>
    </w:p>
    <w:p w14:paraId="11EA30DE" w14:textId="77777777" w:rsidR="00C25FEE" w:rsidRPr="00903DBA" w:rsidRDefault="00C25FEE" w:rsidP="00C25FEE">
      <w:pPr>
        <w:pStyle w:val="Code"/>
        <w:rPr>
          <w:highlight w:val="white"/>
        </w:rPr>
      </w:pPr>
    </w:p>
    <w:p w14:paraId="606182B9" w14:textId="77777777" w:rsidR="00C25FEE" w:rsidRPr="00903DBA" w:rsidRDefault="00C25FEE" w:rsidP="00C25FEE">
      <w:pPr>
        <w:pStyle w:val="Code"/>
        <w:rPr>
          <w:highlight w:val="white"/>
        </w:rPr>
      </w:pPr>
      <w:r w:rsidRPr="00903DBA">
        <w:rPr>
          <w:highlight w:val="white"/>
        </w:rPr>
        <w:t>char* gets(char* s) {</w:t>
      </w:r>
    </w:p>
    <w:p w14:paraId="17E0E5C2" w14:textId="77777777" w:rsidR="00C25FEE" w:rsidRPr="00903DBA" w:rsidRDefault="00C25FEE" w:rsidP="00C25FEE">
      <w:pPr>
        <w:pStyle w:val="Code"/>
        <w:rPr>
          <w:highlight w:val="white"/>
        </w:rPr>
      </w:pPr>
      <w:r w:rsidRPr="00903DBA">
        <w:rPr>
          <w:highlight w:val="white"/>
        </w:rPr>
        <w:t xml:space="preserve">  if (fgets(s, -1, stdin) != NULL) {</w:t>
      </w:r>
    </w:p>
    <w:p w14:paraId="29DAF468" w14:textId="77777777" w:rsidR="00C25FEE" w:rsidRPr="00903DBA" w:rsidRDefault="00C25FEE" w:rsidP="00C25FEE">
      <w:pPr>
        <w:pStyle w:val="Code"/>
        <w:rPr>
          <w:highlight w:val="white"/>
        </w:rPr>
      </w:pPr>
      <w:r w:rsidRPr="00903DBA">
        <w:rPr>
          <w:highlight w:val="white"/>
        </w:rPr>
        <w:t xml:space="preserve">    int size = strlen(s);</w:t>
      </w:r>
    </w:p>
    <w:p w14:paraId="4FDF04B5" w14:textId="77777777" w:rsidR="00C25FEE" w:rsidRPr="00903DBA" w:rsidRDefault="00C25FEE" w:rsidP="00C25FEE">
      <w:pPr>
        <w:pStyle w:val="Code"/>
        <w:rPr>
          <w:highlight w:val="white"/>
        </w:rPr>
      </w:pPr>
    </w:p>
    <w:p w14:paraId="39C4862C" w14:textId="77777777" w:rsidR="00C25FEE" w:rsidRPr="00903DBA" w:rsidRDefault="00C25FEE" w:rsidP="00C25FEE">
      <w:pPr>
        <w:pStyle w:val="Code"/>
        <w:rPr>
          <w:highlight w:val="white"/>
        </w:rPr>
      </w:pPr>
      <w:r w:rsidRPr="00903DBA">
        <w:rPr>
          <w:highlight w:val="white"/>
        </w:rPr>
        <w:t xml:space="preserve">    if (size &gt; 0) {</w:t>
      </w:r>
    </w:p>
    <w:p w14:paraId="435C0779" w14:textId="77777777" w:rsidR="00C25FEE" w:rsidRPr="00903DBA" w:rsidRDefault="00C25FEE" w:rsidP="00C25FEE">
      <w:pPr>
        <w:pStyle w:val="Code"/>
        <w:rPr>
          <w:highlight w:val="white"/>
        </w:rPr>
      </w:pPr>
      <w:r w:rsidRPr="00903DBA">
        <w:rPr>
          <w:highlight w:val="white"/>
        </w:rPr>
        <w:t xml:space="preserve">      s[size - 1] = '\0';</w:t>
      </w:r>
    </w:p>
    <w:p w14:paraId="3C977D5B" w14:textId="77777777" w:rsidR="00C25FEE" w:rsidRPr="00903DBA" w:rsidRDefault="00C25FEE" w:rsidP="00C25FEE">
      <w:pPr>
        <w:pStyle w:val="Code"/>
        <w:rPr>
          <w:highlight w:val="white"/>
        </w:rPr>
      </w:pPr>
      <w:r w:rsidRPr="00903DBA">
        <w:rPr>
          <w:highlight w:val="white"/>
        </w:rPr>
        <w:t xml:space="preserve">    }</w:t>
      </w:r>
    </w:p>
    <w:p w14:paraId="1AB0E214" w14:textId="77777777" w:rsidR="00C25FEE" w:rsidRPr="00903DBA" w:rsidRDefault="00C25FEE" w:rsidP="00C25FEE">
      <w:pPr>
        <w:pStyle w:val="Code"/>
        <w:rPr>
          <w:highlight w:val="white"/>
        </w:rPr>
      </w:pPr>
    </w:p>
    <w:p w14:paraId="0EDDE0D3" w14:textId="77777777" w:rsidR="00C25FEE" w:rsidRPr="00903DBA" w:rsidRDefault="00C25FEE" w:rsidP="00C25FEE">
      <w:pPr>
        <w:pStyle w:val="Code"/>
        <w:rPr>
          <w:highlight w:val="white"/>
        </w:rPr>
      </w:pPr>
      <w:r w:rsidRPr="00903DBA">
        <w:rPr>
          <w:highlight w:val="white"/>
        </w:rPr>
        <w:t xml:space="preserve">    return s;</w:t>
      </w:r>
    </w:p>
    <w:p w14:paraId="7106C409" w14:textId="77777777" w:rsidR="00C25FEE" w:rsidRPr="00903DBA" w:rsidRDefault="00C25FEE" w:rsidP="00C25FEE">
      <w:pPr>
        <w:pStyle w:val="Code"/>
        <w:rPr>
          <w:highlight w:val="white"/>
        </w:rPr>
      </w:pPr>
      <w:r w:rsidRPr="00903DBA">
        <w:rPr>
          <w:highlight w:val="white"/>
        </w:rPr>
        <w:t xml:space="preserve">  }</w:t>
      </w:r>
    </w:p>
    <w:p w14:paraId="2B9B6EC1" w14:textId="77777777" w:rsidR="00C25FEE" w:rsidRPr="00903DBA" w:rsidRDefault="00C25FEE" w:rsidP="00C25FEE">
      <w:pPr>
        <w:pStyle w:val="Code"/>
        <w:rPr>
          <w:highlight w:val="white"/>
        </w:rPr>
      </w:pPr>
      <w:r w:rsidRPr="00903DBA">
        <w:rPr>
          <w:highlight w:val="white"/>
        </w:rPr>
        <w:t xml:space="preserve">  else {</w:t>
      </w:r>
    </w:p>
    <w:p w14:paraId="04F4A1BB" w14:textId="77777777" w:rsidR="00C25FEE" w:rsidRPr="00903DBA" w:rsidRDefault="00C25FEE" w:rsidP="00C25FEE">
      <w:pPr>
        <w:pStyle w:val="Code"/>
        <w:rPr>
          <w:highlight w:val="white"/>
        </w:rPr>
      </w:pPr>
      <w:r w:rsidRPr="00903DBA">
        <w:rPr>
          <w:highlight w:val="white"/>
        </w:rPr>
        <w:t xml:space="preserve">    return NULL;</w:t>
      </w:r>
    </w:p>
    <w:p w14:paraId="37ED3E94" w14:textId="77777777" w:rsidR="00C25FEE" w:rsidRPr="00903DBA" w:rsidRDefault="00C25FEE" w:rsidP="00C25FEE">
      <w:pPr>
        <w:pStyle w:val="Code"/>
        <w:rPr>
          <w:highlight w:val="white"/>
        </w:rPr>
      </w:pPr>
      <w:r w:rsidRPr="00903DBA">
        <w:rPr>
          <w:highlight w:val="white"/>
        </w:rPr>
        <w:t xml:space="preserve">  }</w:t>
      </w:r>
    </w:p>
    <w:p w14:paraId="23867DB9" w14:textId="77777777" w:rsidR="00C25FEE" w:rsidRPr="00903DBA" w:rsidRDefault="00C25FEE" w:rsidP="00C25FEE">
      <w:pPr>
        <w:pStyle w:val="Code"/>
        <w:rPr>
          <w:highlight w:val="white"/>
        </w:rPr>
      </w:pPr>
      <w:r w:rsidRPr="00903DBA">
        <w:rPr>
          <w:highlight w:val="white"/>
        </w:rPr>
        <w:t>}</w:t>
      </w:r>
    </w:p>
    <w:p w14:paraId="7991E065" w14:textId="77777777" w:rsidR="00C25FEE" w:rsidRPr="00903DBA" w:rsidRDefault="00C25FEE" w:rsidP="00C25FEE">
      <w:pPr>
        <w:pStyle w:val="Code"/>
        <w:rPr>
          <w:highlight w:val="white"/>
        </w:rPr>
      </w:pPr>
    </w:p>
    <w:p w14:paraId="6C5A79C0" w14:textId="77777777" w:rsidR="00C25FEE" w:rsidRPr="00903DBA" w:rsidRDefault="00C25FEE" w:rsidP="00C25FEE">
      <w:pPr>
        <w:pStyle w:val="Code"/>
        <w:rPr>
          <w:highlight w:val="white"/>
        </w:rPr>
      </w:pPr>
      <w:r w:rsidRPr="00903DBA">
        <w:rPr>
          <w:highlight w:val="white"/>
        </w:rPr>
        <w:t>int puts(const char* s) {</w:t>
      </w:r>
    </w:p>
    <w:p w14:paraId="65FDACB7" w14:textId="77777777" w:rsidR="00C25FEE" w:rsidRPr="00903DBA" w:rsidRDefault="00C25FEE" w:rsidP="00C25FEE">
      <w:pPr>
        <w:pStyle w:val="Code"/>
        <w:rPr>
          <w:highlight w:val="white"/>
        </w:rPr>
      </w:pPr>
      <w:r w:rsidRPr="00903DBA">
        <w:rPr>
          <w:highlight w:val="white"/>
        </w:rPr>
        <w:t xml:space="preserve">  if (fputs(s, stdout) != 0) {</w:t>
      </w:r>
    </w:p>
    <w:p w14:paraId="4FD7CCF5" w14:textId="77777777" w:rsidR="00C25FEE" w:rsidRPr="00903DBA" w:rsidRDefault="00C25FEE" w:rsidP="00C25FEE">
      <w:pPr>
        <w:pStyle w:val="Code"/>
        <w:rPr>
          <w:highlight w:val="white"/>
        </w:rPr>
      </w:pPr>
      <w:r w:rsidRPr="00903DBA">
        <w:rPr>
          <w:highlight w:val="white"/>
        </w:rPr>
        <w:t xml:space="preserve">    return fputc('\n', stdout);</w:t>
      </w:r>
    </w:p>
    <w:p w14:paraId="24DEC319" w14:textId="77777777" w:rsidR="00C25FEE" w:rsidRPr="00903DBA" w:rsidRDefault="00C25FEE" w:rsidP="00C25FEE">
      <w:pPr>
        <w:pStyle w:val="Code"/>
        <w:rPr>
          <w:highlight w:val="white"/>
        </w:rPr>
      </w:pPr>
      <w:r w:rsidRPr="00903DBA">
        <w:rPr>
          <w:highlight w:val="white"/>
        </w:rPr>
        <w:t xml:space="preserve">  }</w:t>
      </w:r>
    </w:p>
    <w:p w14:paraId="10EF65BC" w14:textId="77777777" w:rsidR="00C25FEE" w:rsidRPr="00903DBA" w:rsidRDefault="00C25FEE" w:rsidP="00C25FEE">
      <w:pPr>
        <w:pStyle w:val="Code"/>
        <w:rPr>
          <w:highlight w:val="white"/>
        </w:rPr>
      </w:pPr>
    </w:p>
    <w:p w14:paraId="4B1E93FF" w14:textId="77777777" w:rsidR="00C25FEE" w:rsidRPr="00903DBA" w:rsidRDefault="00C25FEE" w:rsidP="00C25FEE">
      <w:pPr>
        <w:pStyle w:val="Code"/>
        <w:rPr>
          <w:highlight w:val="white"/>
        </w:rPr>
      </w:pPr>
      <w:r w:rsidRPr="00903DBA">
        <w:rPr>
          <w:highlight w:val="white"/>
        </w:rPr>
        <w:t xml:space="preserve">  return EOF;</w:t>
      </w:r>
    </w:p>
    <w:p w14:paraId="6F20680A" w14:textId="77777777" w:rsidR="00C25FEE" w:rsidRPr="00903DBA" w:rsidRDefault="00C25FEE" w:rsidP="00C25FEE">
      <w:pPr>
        <w:pStyle w:val="Code"/>
        <w:rPr>
          <w:highlight w:val="white"/>
        </w:rPr>
      </w:pPr>
      <w:r w:rsidRPr="00903DBA">
        <w:rPr>
          <w:highlight w:val="white"/>
        </w:rPr>
        <w:t>}</w:t>
      </w:r>
    </w:p>
    <w:p w14:paraId="49442FA2" w14:textId="77777777" w:rsidR="00C25FEE" w:rsidRPr="00903DBA" w:rsidRDefault="00C25FEE" w:rsidP="00C25FEE">
      <w:pPr>
        <w:pStyle w:val="Code"/>
        <w:rPr>
          <w:highlight w:val="white"/>
        </w:rPr>
      </w:pPr>
    </w:p>
    <w:p w14:paraId="57E4382F" w14:textId="77777777" w:rsidR="00C25FEE" w:rsidRPr="00903DBA" w:rsidRDefault="00C25FEE" w:rsidP="00C25FEE">
      <w:pPr>
        <w:pStyle w:val="Code"/>
        <w:rPr>
          <w:highlight w:val="white"/>
        </w:rPr>
      </w:pPr>
      <w:r w:rsidRPr="00903DBA">
        <w:rPr>
          <w:highlight w:val="white"/>
        </w:rPr>
        <w:t>int ungetc(int c, FILE* stream) {</w:t>
      </w:r>
    </w:p>
    <w:p w14:paraId="694C5736" w14:textId="77777777" w:rsidR="00C25FEE" w:rsidRPr="00903DBA" w:rsidRDefault="00C25FEE" w:rsidP="00C25FEE">
      <w:pPr>
        <w:pStyle w:val="Code"/>
        <w:rPr>
          <w:highlight w:val="white"/>
        </w:rPr>
      </w:pPr>
      <w:r w:rsidRPr="00903DBA">
        <w:rPr>
          <w:highlight w:val="white"/>
        </w:rPr>
        <w:t xml:space="preserve">  if (stream-&gt;ungetc != EOF) {</w:t>
      </w:r>
    </w:p>
    <w:p w14:paraId="30BAA14A" w14:textId="77777777" w:rsidR="00C25FEE" w:rsidRPr="00903DBA" w:rsidRDefault="00C25FEE" w:rsidP="00C25FEE">
      <w:pPr>
        <w:pStyle w:val="Code"/>
        <w:rPr>
          <w:highlight w:val="white"/>
        </w:rPr>
      </w:pPr>
      <w:r w:rsidRPr="00903DBA">
        <w:rPr>
          <w:highlight w:val="white"/>
        </w:rPr>
        <w:t xml:space="preserve">    stream-&gt;ungetc = (char) c;</w:t>
      </w:r>
    </w:p>
    <w:p w14:paraId="02CA523A" w14:textId="77777777" w:rsidR="00C25FEE" w:rsidRPr="00903DBA" w:rsidRDefault="00C25FEE" w:rsidP="00C25FEE">
      <w:pPr>
        <w:pStyle w:val="Code"/>
        <w:rPr>
          <w:highlight w:val="white"/>
        </w:rPr>
      </w:pPr>
      <w:r w:rsidRPr="00903DBA">
        <w:rPr>
          <w:highlight w:val="white"/>
        </w:rPr>
        <w:t xml:space="preserve">  }</w:t>
      </w:r>
    </w:p>
    <w:p w14:paraId="26C13358" w14:textId="77777777" w:rsidR="00C25FEE" w:rsidRPr="00903DBA" w:rsidRDefault="00C25FEE" w:rsidP="00C25FEE">
      <w:pPr>
        <w:pStyle w:val="Code"/>
        <w:rPr>
          <w:highlight w:val="white"/>
        </w:rPr>
      </w:pPr>
    </w:p>
    <w:p w14:paraId="5CDB7A41" w14:textId="77777777" w:rsidR="00C25FEE" w:rsidRPr="00903DBA" w:rsidRDefault="00C25FEE" w:rsidP="00C25FEE">
      <w:pPr>
        <w:pStyle w:val="Code"/>
        <w:rPr>
          <w:highlight w:val="white"/>
        </w:rPr>
      </w:pPr>
      <w:r w:rsidRPr="00903DBA">
        <w:rPr>
          <w:highlight w:val="white"/>
        </w:rPr>
        <w:t xml:space="preserve">  return c;</w:t>
      </w:r>
    </w:p>
    <w:p w14:paraId="6AEE04CD" w14:textId="77777777" w:rsidR="00C25FEE" w:rsidRPr="00903DBA" w:rsidRDefault="00C25FEE" w:rsidP="00C25FEE">
      <w:pPr>
        <w:pStyle w:val="Code"/>
        <w:rPr>
          <w:highlight w:val="white"/>
        </w:rPr>
      </w:pPr>
      <w:r w:rsidRPr="00903DBA">
        <w:rPr>
          <w:highlight w:val="white"/>
        </w:rPr>
        <w:t>}</w:t>
      </w:r>
    </w:p>
    <w:p w14:paraId="483B099C" w14:textId="77777777" w:rsidR="00C25FEE" w:rsidRPr="00903DBA" w:rsidRDefault="00C25FEE" w:rsidP="00C25FEE">
      <w:pPr>
        <w:pStyle w:val="Code"/>
        <w:rPr>
          <w:highlight w:val="white"/>
        </w:rPr>
      </w:pPr>
    </w:p>
    <w:p w14:paraId="1BEC771F" w14:textId="77777777" w:rsidR="00C25FEE" w:rsidRPr="00903DBA" w:rsidRDefault="00C25FEE" w:rsidP="00C25FEE">
      <w:pPr>
        <w:pStyle w:val="Code"/>
        <w:rPr>
          <w:highlight w:val="white"/>
        </w:rPr>
      </w:pPr>
      <w:r w:rsidRPr="00903DBA">
        <w:rPr>
          <w:highlight w:val="white"/>
        </w:rPr>
        <w:t>size_t fread(void* ptr, size_t size, size_t nobj, FILE* stream) {</w:t>
      </w:r>
    </w:p>
    <w:p w14:paraId="59A2A4BF" w14:textId="77777777" w:rsidR="00C25FEE" w:rsidRPr="00903DBA" w:rsidRDefault="00C25FEE" w:rsidP="00C25FEE">
      <w:pPr>
        <w:pStyle w:val="Code"/>
        <w:rPr>
          <w:highlight w:val="white"/>
        </w:rPr>
      </w:pPr>
      <w:r w:rsidRPr="00903DBA">
        <w:rPr>
          <w:highlight w:val="white"/>
        </w:rPr>
        <w:t>#ifdef __WINDOWS__</w:t>
      </w:r>
    </w:p>
    <w:p w14:paraId="4F970DF9" w14:textId="77777777" w:rsidR="00C25FEE" w:rsidRPr="00903DBA" w:rsidRDefault="00C25FEE" w:rsidP="00C25FEE">
      <w:pPr>
        <w:pStyle w:val="Code"/>
        <w:rPr>
          <w:highlight w:val="white"/>
        </w:rPr>
      </w:pPr>
      <w:r w:rsidRPr="00903DBA">
        <w:rPr>
          <w:highlight w:val="white"/>
        </w:rPr>
        <w:t xml:space="preserve">  register_bx = stream-&gt;handle;</w:t>
      </w:r>
    </w:p>
    <w:p w14:paraId="70FFFA72" w14:textId="77777777" w:rsidR="00C25FEE" w:rsidRPr="00903DBA" w:rsidRDefault="00C25FEE" w:rsidP="00C25FEE">
      <w:pPr>
        <w:pStyle w:val="Code"/>
        <w:rPr>
          <w:highlight w:val="white"/>
        </w:rPr>
      </w:pPr>
      <w:r w:rsidRPr="00903DBA">
        <w:rPr>
          <w:highlight w:val="white"/>
        </w:rPr>
        <w:t xml:space="preserve">  register_cx = size * nobj;</w:t>
      </w:r>
    </w:p>
    <w:p w14:paraId="2737E452" w14:textId="77777777" w:rsidR="00C25FEE" w:rsidRPr="00903DBA" w:rsidRDefault="00C25FEE" w:rsidP="00C25FEE">
      <w:pPr>
        <w:pStyle w:val="Code"/>
        <w:rPr>
          <w:highlight w:val="white"/>
        </w:rPr>
      </w:pPr>
      <w:r w:rsidRPr="00903DBA">
        <w:rPr>
          <w:highlight w:val="white"/>
        </w:rPr>
        <w:t xml:space="preserve">  register_ah = 0x3Fs;</w:t>
      </w:r>
    </w:p>
    <w:p w14:paraId="263EEFD6" w14:textId="77777777" w:rsidR="00C25FEE" w:rsidRPr="00903DBA" w:rsidRDefault="00C25FEE" w:rsidP="00C25FEE">
      <w:pPr>
        <w:pStyle w:val="Code"/>
        <w:rPr>
          <w:highlight w:val="white"/>
        </w:rPr>
      </w:pPr>
      <w:r w:rsidRPr="00903DBA">
        <w:rPr>
          <w:highlight w:val="white"/>
        </w:rPr>
        <w:t xml:space="preserve">  register_dx = ptr;</w:t>
      </w:r>
    </w:p>
    <w:p w14:paraId="5783BA9C" w14:textId="77777777" w:rsidR="00C25FEE" w:rsidRPr="00903DBA" w:rsidRDefault="00C25FEE" w:rsidP="00C25FEE">
      <w:pPr>
        <w:pStyle w:val="Code"/>
        <w:rPr>
          <w:highlight w:val="white"/>
        </w:rPr>
      </w:pPr>
      <w:r w:rsidRPr="00903DBA">
        <w:rPr>
          <w:highlight w:val="white"/>
        </w:rPr>
        <w:lastRenderedPageBreak/>
        <w:t xml:space="preserve">  interrupt(0x21s);</w:t>
      </w:r>
    </w:p>
    <w:p w14:paraId="739AD2A7" w14:textId="77777777" w:rsidR="00C25FEE" w:rsidRPr="00903DBA" w:rsidRDefault="00C25FEE" w:rsidP="00C25FEE">
      <w:pPr>
        <w:pStyle w:val="Code"/>
        <w:rPr>
          <w:highlight w:val="white"/>
        </w:rPr>
      </w:pPr>
    </w:p>
    <w:p w14:paraId="159044A9" w14:textId="77777777" w:rsidR="00C25FEE" w:rsidRPr="00903DBA" w:rsidRDefault="00C25FEE" w:rsidP="00C25FEE">
      <w:pPr>
        <w:pStyle w:val="Code"/>
        <w:rPr>
          <w:highlight w:val="white"/>
        </w:rPr>
      </w:pPr>
      <w:r w:rsidRPr="00903DBA">
        <w:rPr>
          <w:highlight w:val="white"/>
        </w:rPr>
        <w:t xml:space="preserve">  if (carry_flag) {</w:t>
      </w:r>
    </w:p>
    <w:p w14:paraId="5AA6C1C3" w14:textId="77777777" w:rsidR="00C25FEE" w:rsidRPr="00903DBA" w:rsidRDefault="00C25FEE" w:rsidP="00C25FEE">
      <w:pPr>
        <w:pStyle w:val="Code"/>
        <w:rPr>
          <w:highlight w:val="white"/>
        </w:rPr>
      </w:pPr>
      <w:r w:rsidRPr="00903DBA">
        <w:rPr>
          <w:highlight w:val="white"/>
        </w:rPr>
        <w:t xml:space="preserve">    stream-&gt;errno = errno = FREAD;</w:t>
      </w:r>
    </w:p>
    <w:p w14:paraId="4A6442C9" w14:textId="77777777" w:rsidR="00C25FEE" w:rsidRPr="00903DBA" w:rsidRDefault="00C25FEE" w:rsidP="00C25FEE">
      <w:pPr>
        <w:pStyle w:val="Code"/>
        <w:rPr>
          <w:highlight w:val="white"/>
        </w:rPr>
      </w:pPr>
      <w:r w:rsidRPr="00903DBA">
        <w:rPr>
          <w:highlight w:val="white"/>
        </w:rPr>
        <w:t xml:space="preserve">    return 0;</w:t>
      </w:r>
    </w:p>
    <w:p w14:paraId="0362F6E9" w14:textId="77777777" w:rsidR="00C25FEE" w:rsidRPr="00903DBA" w:rsidRDefault="00C25FEE" w:rsidP="00C25FEE">
      <w:pPr>
        <w:pStyle w:val="Code"/>
        <w:rPr>
          <w:highlight w:val="white"/>
        </w:rPr>
      </w:pPr>
      <w:r w:rsidRPr="00903DBA">
        <w:rPr>
          <w:highlight w:val="white"/>
        </w:rPr>
        <w:t xml:space="preserve">  }</w:t>
      </w:r>
    </w:p>
    <w:p w14:paraId="06A6EC9D" w14:textId="77777777" w:rsidR="00C25FEE" w:rsidRPr="00903DBA" w:rsidRDefault="00C25FEE" w:rsidP="00C25FEE">
      <w:pPr>
        <w:pStyle w:val="Code"/>
        <w:rPr>
          <w:highlight w:val="white"/>
        </w:rPr>
      </w:pPr>
      <w:r w:rsidRPr="00903DBA">
        <w:rPr>
          <w:highlight w:val="white"/>
        </w:rPr>
        <w:t xml:space="preserve">  else {</w:t>
      </w:r>
    </w:p>
    <w:p w14:paraId="4CCFFDB4" w14:textId="77777777" w:rsidR="00C25FEE" w:rsidRPr="00903DBA" w:rsidRDefault="00C25FEE" w:rsidP="00C25FEE">
      <w:pPr>
        <w:pStyle w:val="Code"/>
        <w:rPr>
          <w:highlight w:val="white"/>
        </w:rPr>
      </w:pPr>
      <w:r w:rsidRPr="00903DBA">
        <w:rPr>
          <w:highlight w:val="white"/>
        </w:rPr>
        <w:t xml:space="preserve">    return register_ax;</w:t>
      </w:r>
    </w:p>
    <w:p w14:paraId="6244C4D8" w14:textId="77777777" w:rsidR="00C25FEE" w:rsidRPr="00903DBA" w:rsidRDefault="00C25FEE" w:rsidP="00C25FEE">
      <w:pPr>
        <w:pStyle w:val="Code"/>
        <w:rPr>
          <w:highlight w:val="white"/>
        </w:rPr>
      </w:pPr>
      <w:r w:rsidRPr="00903DBA">
        <w:rPr>
          <w:highlight w:val="white"/>
        </w:rPr>
        <w:t xml:space="preserve">  }</w:t>
      </w:r>
    </w:p>
    <w:p w14:paraId="0340863D" w14:textId="77777777" w:rsidR="00C25FEE" w:rsidRPr="00903DBA" w:rsidRDefault="00C25FEE" w:rsidP="00C25FEE">
      <w:pPr>
        <w:pStyle w:val="Code"/>
        <w:rPr>
          <w:highlight w:val="white"/>
        </w:rPr>
      </w:pPr>
      <w:r w:rsidRPr="00903DBA">
        <w:rPr>
          <w:highlight w:val="white"/>
        </w:rPr>
        <w:t>#endif</w:t>
      </w:r>
    </w:p>
    <w:p w14:paraId="5D6A779F" w14:textId="77777777" w:rsidR="00C25FEE" w:rsidRPr="00903DBA" w:rsidRDefault="00C25FEE" w:rsidP="00C25FEE">
      <w:pPr>
        <w:pStyle w:val="Code"/>
        <w:rPr>
          <w:highlight w:val="white"/>
        </w:rPr>
      </w:pPr>
    </w:p>
    <w:p w14:paraId="587C0812" w14:textId="77777777" w:rsidR="00C25FEE" w:rsidRPr="00903DBA" w:rsidRDefault="00C25FEE" w:rsidP="00C25FEE">
      <w:pPr>
        <w:pStyle w:val="Code"/>
        <w:rPr>
          <w:highlight w:val="white"/>
        </w:rPr>
      </w:pPr>
      <w:r w:rsidRPr="00903DBA">
        <w:rPr>
          <w:highlight w:val="white"/>
        </w:rPr>
        <w:t>#ifdef __LINUX__</w:t>
      </w:r>
    </w:p>
    <w:p w14:paraId="294E8E4E" w14:textId="77777777" w:rsidR="00C25FEE" w:rsidRPr="00903DBA" w:rsidRDefault="00C25FEE" w:rsidP="00C25FEE">
      <w:pPr>
        <w:pStyle w:val="Code"/>
        <w:rPr>
          <w:highlight w:val="white"/>
        </w:rPr>
      </w:pPr>
      <w:r w:rsidRPr="00903DBA">
        <w:rPr>
          <w:highlight w:val="white"/>
        </w:rPr>
        <w:t xml:space="preserve">  register_rax = 0L;</w:t>
      </w:r>
    </w:p>
    <w:p w14:paraId="45B6122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4E3A833" w14:textId="77777777" w:rsidR="00C25FEE" w:rsidRPr="00903DBA" w:rsidRDefault="00C25FEE" w:rsidP="00C25FEE">
      <w:pPr>
        <w:pStyle w:val="Code"/>
        <w:rPr>
          <w:highlight w:val="white"/>
        </w:rPr>
      </w:pPr>
      <w:r w:rsidRPr="00903DBA">
        <w:rPr>
          <w:highlight w:val="white"/>
        </w:rPr>
        <w:t xml:space="preserve">  register_rsi = (unsigned long) ptr;</w:t>
      </w:r>
    </w:p>
    <w:p w14:paraId="5CB8AFA7" w14:textId="77777777" w:rsidR="00C25FEE" w:rsidRPr="00903DBA" w:rsidRDefault="00C25FEE" w:rsidP="00C25FEE">
      <w:pPr>
        <w:pStyle w:val="Code"/>
        <w:rPr>
          <w:highlight w:val="white"/>
        </w:rPr>
      </w:pPr>
      <w:r w:rsidRPr="00903DBA">
        <w:rPr>
          <w:highlight w:val="white"/>
        </w:rPr>
        <w:t xml:space="preserve">  register_rdx = (unsigned long) (size * nobj);</w:t>
      </w:r>
    </w:p>
    <w:p w14:paraId="34376EB6" w14:textId="77777777" w:rsidR="00C25FEE" w:rsidRPr="00903DBA" w:rsidRDefault="00C25FEE" w:rsidP="00C25FEE">
      <w:pPr>
        <w:pStyle w:val="Code"/>
        <w:rPr>
          <w:highlight w:val="white"/>
        </w:rPr>
      </w:pPr>
      <w:r w:rsidRPr="00903DBA">
        <w:rPr>
          <w:highlight w:val="white"/>
        </w:rPr>
        <w:t xml:space="preserve">  syscall();</w:t>
      </w:r>
    </w:p>
    <w:p w14:paraId="5CDA3268" w14:textId="33BA4392" w:rsidR="00F73468" w:rsidRPr="00903DBA" w:rsidRDefault="00F73468" w:rsidP="00F73468">
      <w:pPr>
        <w:pStyle w:val="Code"/>
        <w:rPr>
          <w:highlight w:val="white"/>
        </w:rPr>
      </w:pPr>
      <w:r w:rsidRPr="00903DBA">
        <w:rPr>
          <w:highlight w:val="white"/>
        </w:rPr>
        <w:t xml:space="preserve">  return register_</w:t>
      </w:r>
      <w:r w:rsidR="00CD7A05" w:rsidRPr="00903DBA">
        <w:rPr>
          <w:highlight w:val="white"/>
        </w:rPr>
        <w:t>e</w:t>
      </w:r>
      <w:r w:rsidRPr="00903DBA">
        <w:rPr>
          <w:highlight w:val="white"/>
        </w:rPr>
        <w:t>ax;</w:t>
      </w:r>
    </w:p>
    <w:p w14:paraId="6C08BEF0" w14:textId="77777777" w:rsidR="00C25FEE" w:rsidRPr="00903DBA" w:rsidRDefault="00C25FEE" w:rsidP="00C25FEE">
      <w:pPr>
        <w:pStyle w:val="Code"/>
        <w:rPr>
          <w:highlight w:val="white"/>
        </w:rPr>
      </w:pPr>
      <w:r w:rsidRPr="00903DBA">
        <w:rPr>
          <w:highlight w:val="white"/>
        </w:rPr>
        <w:t>#endif</w:t>
      </w:r>
    </w:p>
    <w:p w14:paraId="2692002A" w14:textId="77777777" w:rsidR="00C25FEE" w:rsidRPr="00903DBA" w:rsidRDefault="00C25FEE" w:rsidP="00C25FEE">
      <w:pPr>
        <w:pStyle w:val="Code"/>
        <w:rPr>
          <w:highlight w:val="white"/>
        </w:rPr>
      </w:pPr>
      <w:r w:rsidRPr="00903DBA">
        <w:rPr>
          <w:highlight w:val="white"/>
        </w:rPr>
        <w:t>}</w:t>
      </w:r>
    </w:p>
    <w:p w14:paraId="4A1D1237" w14:textId="77777777" w:rsidR="00C25FEE" w:rsidRPr="00903DBA" w:rsidRDefault="00C25FEE" w:rsidP="00C25FEE">
      <w:pPr>
        <w:pStyle w:val="Code"/>
        <w:rPr>
          <w:highlight w:val="white"/>
        </w:rPr>
      </w:pPr>
    </w:p>
    <w:p w14:paraId="5850A258" w14:textId="77777777" w:rsidR="00C25FEE" w:rsidRPr="00903DBA" w:rsidRDefault="00C25FEE" w:rsidP="00C25FEE">
      <w:pPr>
        <w:pStyle w:val="Code"/>
        <w:rPr>
          <w:highlight w:val="white"/>
        </w:rPr>
      </w:pPr>
      <w:r w:rsidRPr="00903DBA">
        <w:rPr>
          <w:highlight w:val="white"/>
        </w:rPr>
        <w:t>size_t fwrite(const void* ptr, size_t size, size_t nobj, FILE* stream) {</w:t>
      </w:r>
    </w:p>
    <w:p w14:paraId="2870E60F" w14:textId="77777777" w:rsidR="00C25FEE" w:rsidRPr="00903DBA" w:rsidRDefault="00C25FEE" w:rsidP="00C25FEE">
      <w:pPr>
        <w:pStyle w:val="Code"/>
        <w:rPr>
          <w:highlight w:val="white"/>
        </w:rPr>
      </w:pPr>
      <w:r w:rsidRPr="00903DBA">
        <w:rPr>
          <w:highlight w:val="white"/>
        </w:rPr>
        <w:t>#ifdef __WINDOWS__</w:t>
      </w:r>
    </w:p>
    <w:p w14:paraId="0E3689FF" w14:textId="77777777" w:rsidR="00C25FEE" w:rsidRPr="00903DBA" w:rsidRDefault="00C25FEE" w:rsidP="00C25FEE">
      <w:pPr>
        <w:pStyle w:val="Code"/>
        <w:rPr>
          <w:highlight w:val="white"/>
        </w:rPr>
      </w:pPr>
      <w:r w:rsidRPr="00903DBA">
        <w:rPr>
          <w:highlight w:val="white"/>
        </w:rPr>
        <w:t xml:space="preserve">  register_bx = stream-&gt;handle;</w:t>
      </w:r>
    </w:p>
    <w:p w14:paraId="5D58A61F" w14:textId="77777777" w:rsidR="00C25FEE" w:rsidRPr="00903DBA" w:rsidRDefault="00C25FEE" w:rsidP="00C25FEE">
      <w:pPr>
        <w:pStyle w:val="Code"/>
        <w:rPr>
          <w:highlight w:val="white"/>
        </w:rPr>
      </w:pPr>
      <w:r w:rsidRPr="00903DBA">
        <w:rPr>
          <w:highlight w:val="white"/>
        </w:rPr>
        <w:t xml:space="preserve">  register_cx = size * nobj;</w:t>
      </w:r>
    </w:p>
    <w:p w14:paraId="2CE9CCBA" w14:textId="77777777" w:rsidR="00C25FEE" w:rsidRPr="00903DBA" w:rsidRDefault="00C25FEE" w:rsidP="00C25FEE">
      <w:pPr>
        <w:pStyle w:val="Code"/>
        <w:rPr>
          <w:highlight w:val="white"/>
        </w:rPr>
      </w:pPr>
      <w:r w:rsidRPr="00903DBA">
        <w:rPr>
          <w:highlight w:val="white"/>
        </w:rPr>
        <w:t xml:space="preserve">  register_ah = 0x40s;</w:t>
      </w:r>
    </w:p>
    <w:p w14:paraId="205FD0C4" w14:textId="77777777" w:rsidR="00C25FEE" w:rsidRPr="00903DBA" w:rsidRDefault="00C25FEE" w:rsidP="00C25FEE">
      <w:pPr>
        <w:pStyle w:val="Code"/>
        <w:rPr>
          <w:highlight w:val="white"/>
        </w:rPr>
      </w:pPr>
      <w:r w:rsidRPr="00903DBA">
        <w:rPr>
          <w:highlight w:val="white"/>
        </w:rPr>
        <w:t xml:space="preserve">  register_dx = ptr;</w:t>
      </w:r>
    </w:p>
    <w:p w14:paraId="16D8B6D6" w14:textId="77777777" w:rsidR="00C25FEE" w:rsidRPr="00903DBA" w:rsidRDefault="00C25FEE" w:rsidP="00C25FEE">
      <w:pPr>
        <w:pStyle w:val="Code"/>
        <w:rPr>
          <w:highlight w:val="white"/>
        </w:rPr>
      </w:pPr>
      <w:r w:rsidRPr="00903DBA">
        <w:rPr>
          <w:highlight w:val="white"/>
        </w:rPr>
        <w:t xml:space="preserve">  interrupt(0x21s);</w:t>
      </w:r>
    </w:p>
    <w:p w14:paraId="12EAFC19" w14:textId="77777777" w:rsidR="00C25FEE" w:rsidRPr="00903DBA" w:rsidRDefault="00C25FEE" w:rsidP="00C25FEE">
      <w:pPr>
        <w:pStyle w:val="Code"/>
        <w:rPr>
          <w:highlight w:val="white"/>
        </w:rPr>
      </w:pPr>
    </w:p>
    <w:p w14:paraId="5BD60214" w14:textId="77777777" w:rsidR="00C25FEE" w:rsidRPr="00903DBA" w:rsidRDefault="00C25FEE" w:rsidP="00C25FEE">
      <w:pPr>
        <w:pStyle w:val="Code"/>
        <w:rPr>
          <w:highlight w:val="white"/>
        </w:rPr>
      </w:pPr>
      <w:r w:rsidRPr="00903DBA">
        <w:rPr>
          <w:highlight w:val="white"/>
        </w:rPr>
        <w:t xml:space="preserve">  if (carry_flag) {</w:t>
      </w:r>
    </w:p>
    <w:p w14:paraId="3C1A9F8B" w14:textId="77777777" w:rsidR="00C25FEE" w:rsidRPr="00903DBA" w:rsidRDefault="00C25FEE" w:rsidP="00C25FEE">
      <w:pPr>
        <w:pStyle w:val="Code"/>
        <w:rPr>
          <w:highlight w:val="white"/>
        </w:rPr>
      </w:pPr>
      <w:r w:rsidRPr="00903DBA">
        <w:rPr>
          <w:highlight w:val="white"/>
        </w:rPr>
        <w:t xml:space="preserve">    stream-&gt;errno = errno = FWRITE;</w:t>
      </w:r>
    </w:p>
    <w:p w14:paraId="64676F03" w14:textId="77777777" w:rsidR="00C25FEE" w:rsidRPr="00903DBA" w:rsidRDefault="00C25FEE" w:rsidP="00C25FEE">
      <w:pPr>
        <w:pStyle w:val="Code"/>
        <w:rPr>
          <w:highlight w:val="white"/>
        </w:rPr>
      </w:pPr>
      <w:r w:rsidRPr="00903DBA">
        <w:rPr>
          <w:highlight w:val="white"/>
        </w:rPr>
        <w:t xml:space="preserve">    return 0;</w:t>
      </w:r>
    </w:p>
    <w:p w14:paraId="6F1AA5EC" w14:textId="77777777" w:rsidR="00C25FEE" w:rsidRPr="00903DBA" w:rsidRDefault="00C25FEE" w:rsidP="00C25FEE">
      <w:pPr>
        <w:pStyle w:val="Code"/>
        <w:rPr>
          <w:highlight w:val="white"/>
        </w:rPr>
      </w:pPr>
      <w:r w:rsidRPr="00903DBA">
        <w:rPr>
          <w:highlight w:val="white"/>
        </w:rPr>
        <w:t xml:space="preserve">  }</w:t>
      </w:r>
    </w:p>
    <w:p w14:paraId="6C5C34C9" w14:textId="77777777" w:rsidR="00C25FEE" w:rsidRPr="00903DBA" w:rsidRDefault="00C25FEE" w:rsidP="00C25FEE">
      <w:pPr>
        <w:pStyle w:val="Code"/>
        <w:rPr>
          <w:highlight w:val="white"/>
        </w:rPr>
      </w:pPr>
      <w:r w:rsidRPr="00903DBA">
        <w:rPr>
          <w:highlight w:val="white"/>
        </w:rPr>
        <w:t xml:space="preserve">  else {</w:t>
      </w:r>
    </w:p>
    <w:p w14:paraId="2861EC25" w14:textId="77777777" w:rsidR="00C25FEE" w:rsidRPr="00903DBA" w:rsidRDefault="00C25FEE" w:rsidP="00C25FEE">
      <w:pPr>
        <w:pStyle w:val="Code"/>
        <w:rPr>
          <w:highlight w:val="white"/>
        </w:rPr>
      </w:pPr>
      <w:r w:rsidRPr="00903DBA">
        <w:rPr>
          <w:highlight w:val="white"/>
        </w:rPr>
        <w:t xml:space="preserve">    return register_ax;</w:t>
      </w:r>
    </w:p>
    <w:p w14:paraId="4FAD1B49" w14:textId="77777777" w:rsidR="00C25FEE" w:rsidRPr="00903DBA" w:rsidRDefault="00C25FEE" w:rsidP="00C25FEE">
      <w:pPr>
        <w:pStyle w:val="Code"/>
        <w:rPr>
          <w:highlight w:val="white"/>
        </w:rPr>
      </w:pPr>
      <w:r w:rsidRPr="00903DBA">
        <w:rPr>
          <w:highlight w:val="white"/>
        </w:rPr>
        <w:t xml:space="preserve">  }</w:t>
      </w:r>
    </w:p>
    <w:p w14:paraId="3EFCA32D" w14:textId="77777777" w:rsidR="00C25FEE" w:rsidRPr="00903DBA" w:rsidRDefault="00C25FEE" w:rsidP="00C25FEE">
      <w:pPr>
        <w:pStyle w:val="Code"/>
        <w:rPr>
          <w:highlight w:val="white"/>
        </w:rPr>
      </w:pPr>
      <w:r w:rsidRPr="00903DBA">
        <w:rPr>
          <w:highlight w:val="white"/>
        </w:rPr>
        <w:t>#endif</w:t>
      </w:r>
    </w:p>
    <w:p w14:paraId="6D0E11C8" w14:textId="77777777" w:rsidR="00C25FEE" w:rsidRPr="00903DBA" w:rsidRDefault="00C25FEE" w:rsidP="00C25FEE">
      <w:pPr>
        <w:pStyle w:val="Code"/>
        <w:rPr>
          <w:highlight w:val="white"/>
        </w:rPr>
      </w:pPr>
    </w:p>
    <w:p w14:paraId="4FCD24F5" w14:textId="77777777" w:rsidR="00C25FEE" w:rsidRPr="00903DBA" w:rsidRDefault="00C25FEE" w:rsidP="00C25FEE">
      <w:pPr>
        <w:pStyle w:val="Code"/>
        <w:rPr>
          <w:highlight w:val="white"/>
        </w:rPr>
      </w:pPr>
      <w:r w:rsidRPr="00903DBA">
        <w:rPr>
          <w:highlight w:val="white"/>
        </w:rPr>
        <w:t>#ifdef __LINUX__</w:t>
      </w:r>
    </w:p>
    <w:p w14:paraId="0C0FBC39" w14:textId="3F1A6D48" w:rsidR="00C25FEE" w:rsidRPr="00903DBA" w:rsidRDefault="00C25FEE" w:rsidP="00C25FEE">
      <w:pPr>
        <w:pStyle w:val="Code"/>
        <w:rPr>
          <w:highlight w:val="white"/>
        </w:rPr>
      </w:pPr>
      <w:r w:rsidRPr="00903DBA">
        <w:rPr>
          <w:highlight w:val="white"/>
        </w:rPr>
        <w:t xml:space="preserve">  register_rax = </w:t>
      </w:r>
      <w:r w:rsidR="00D672E8" w:rsidRPr="00903DBA">
        <w:rPr>
          <w:highlight w:val="white"/>
        </w:rPr>
        <w:t>1</w:t>
      </w:r>
      <w:r w:rsidRPr="00903DBA">
        <w:rPr>
          <w:highlight w:val="white"/>
        </w:rPr>
        <w:t>;</w:t>
      </w:r>
    </w:p>
    <w:p w14:paraId="52B49BC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5C9805A" w14:textId="77777777" w:rsidR="00C25FEE" w:rsidRPr="00903DBA" w:rsidRDefault="00C25FEE" w:rsidP="00C25FEE">
      <w:pPr>
        <w:pStyle w:val="Code"/>
        <w:rPr>
          <w:highlight w:val="white"/>
        </w:rPr>
      </w:pPr>
      <w:r w:rsidRPr="00903DBA">
        <w:rPr>
          <w:highlight w:val="white"/>
        </w:rPr>
        <w:t xml:space="preserve">  register_rsi = (unsigned long) ptr;</w:t>
      </w:r>
    </w:p>
    <w:p w14:paraId="4E4DF315" w14:textId="77777777" w:rsidR="00C25FEE" w:rsidRPr="00903DBA" w:rsidRDefault="00C25FEE" w:rsidP="00C25FEE">
      <w:pPr>
        <w:pStyle w:val="Code"/>
        <w:rPr>
          <w:highlight w:val="white"/>
        </w:rPr>
      </w:pPr>
      <w:r w:rsidRPr="00903DBA">
        <w:rPr>
          <w:highlight w:val="white"/>
        </w:rPr>
        <w:t xml:space="preserve">  register_rdx = (unsigned long) (size * nobj);</w:t>
      </w:r>
    </w:p>
    <w:p w14:paraId="1F73462C" w14:textId="77777777" w:rsidR="00C25FEE" w:rsidRPr="00903DBA" w:rsidRDefault="00C25FEE" w:rsidP="00C25FEE">
      <w:pPr>
        <w:pStyle w:val="Code"/>
        <w:rPr>
          <w:highlight w:val="white"/>
        </w:rPr>
      </w:pPr>
      <w:r w:rsidRPr="00903DBA">
        <w:rPr>
          <w:highlight w:val="white"/>
        </w:rPr>
        <w:t xml:space="preserve">  syscall();</w:t>
      </w:r>
    </w:p>
    <w:p w14:paraId="38D93C0B" w14:textId="77777777" w:rsidR="00CD7A05" w:rsidRPr="00903DBA" w:rsidRDefault="00CD7A05" w:rsidP="00CD7A05">
      <w:pPr>
        <w:pStyle w:val="Code"/>
        <w:rPr>
          <w:highlight w:val="white"/>
        </w:rPr>
      </w:pPr>
      <w:r w:rsidRPr="00903DBA">
        <w:rPr>
          <w:highlight w:val="white"/>
        </w:rPr>
        <w:t xml:space="preserve">  return register_eax;</w:t>
      </w:r>
    </w:p>
    <w:p w14:paraId="54CBD187" w14:textId="77777777" w:rsidR="00C25FEE" w:rsidRPr="00903DBA" w:rsidRDefault="00C25FEE" w:rsidP="00C25FEE">
      <w:pPr>
        <w:pStyle w:val="Code"/>
        <w:rPr>
          <w:highlight w:val="white"/>
        </w:rPr>
      </w:pPr>
      <w:r w:rsidRPr="00903DBA">
        <w:rPr>
          <w:highlight w:val="white"/>
        </w:rPr>
        <w:t>#endif</w:t>
      </w:r>
    </w:p>
    <w:p w14:paraId="2A321B22" w14:textId="77777777" w:rsidR="00C25FEE" w:rsidRPr="00903DBA" w:rsidRDefault="00C25FEE" w:rsidP="00C25FEE">
      <w:pPr>
        <w:pStyle w:val="Code"/>
        <w:rPr>
          <w:highlight w:val="white"/>
        </w:rPr>
      </w:pPr>
      <w:r w:rsidRPr="00903DBA">
        <w:rPr>
          <w:highlight w:val="white"/>
        </w:rPr>
        <w:t>}</w:t>
      </w:r>
    </w:p>
    <w:p w14:paraId="5F47C130" w14:textId="77777777" w:rsidR="00C25FEE" w:rsidRPr="00903DBA" w:rsidRDefault="00C25FEE" w:rsidP="00C25FEE">
      <w:pPr>
        <w:pStyle w:val="Code"/>
        <w:rPr>
          <w:highlight w:val="white"/>
        </w:rPr>
      </w:pPr>
    </w:p>
    <w:p w14:paraId="5ECB4679" w14:textId="77777777" w:rsidR="00C25FEE" w:rsidRPr="00903DBA" w:rsidRDefault="00C25FEE" w:rsidP="00C25FEE">
      <w:pPr>
        <w:pStyle w:val="Code"/>
        <w:rPr>
          <w:highlight w:val="white"/>
        </w:rPr>
      </w:pPr>
      <w:r w:rsidRPr="00903DBA">
        <w:rPr>
          <w:highlight w:val="white"/>
        </w:rPr>
        <w:t>int fseek(FILE* stream, int offset, int origin) {</w:t>
      </w:r>
    </w:p>
    <w:p w14:paraId="375B6959" w14:textId="77777777" w:rsidR="00C25FEE" w:rsidRPr="00903DBA" w:rsidRDefault="00C25FEE" w:rsidP="00C25FEE">
      <w:pPr>
        <w:pStyle w:val="Code"/>
        <w:rPr>
          <w:highlight w:val="white"/>
        </w:rPr>
      </w:pPr>
      <w:r w:rsidRPr="00903DBA">
        <w:rPr>
          <w:highlight w:val="white"/>
        </w:rPr>
        <w:t>#ifdef __WINDOWS__</w:t>
      </w:r>
    </w:p>
    <w:p w14:paraId="48E5498F" w14:textId="77777777" w:rsidR="00C25FEE" w:rsidRPr="00903DBA" w:rsidRDefault="00C25FEE" w:rsidP="00C25FEE">
      <w:pPr>
        <w:pStyle w:val="Code"/>
        <w:rPr>
          <w:highlight w:val="white"/>
        </w:rPr>
      </w:pPr>
      <w:r w:rsidRPr="00903DBA">
        <w:rPr>
          <w:highlight w:val="white"/>
        </w:rPr>
        <w:t xml:space="preserve">  register_al = (short) origin;</w:t>
      </w:r>
    </w:p>
    <w:p w14:paraId="1F43BEB4" w14:textId="77777777" w:rsidR="00C25FEE" w:rsidRPr="00903DBA" w:rsidRDefault="00C25FEE" w:rsidP="00C25FEE">
      <w:pPr>
        <w:pStyle w:val="Code"/>
        <w:rPr>
          <w:highlight w:val="white"/>
        </w:rPr>
      </w:pPr>
      <w:r w:rsidRPr="00903DBA">
        <w:rPr>
          <w:highlight w:val="white"/>
        </w:rPr>
        <w:t xml:space="preserve">  register_ah = 0x42s;</w:t>
      </w:r>
    </w:p>
    <w:p w14:paraId="04F7CB5F" w14:textId="77777777" w:rsidR="00C25FEE" w:rsidRPr="00903DBA" w:rsidRDefault="00C25FEE" w:rsidP="00C25FEE">
      <w:pPr>
        <w:pStyle w:val="Code"/>
        <w:rPr>
          <w:highlight w:val="white"/>
        </w:rPr>
      </w:pPr>
      <w:r w:rsidRPr="00903DBA">
        <w:rPr>
          <w:highlight w:val="white"/>
        </w:rPr>
        <w:t xml:space="preserve">  register_bx = stream-&gt;handle;</w:t>
      </w:r>
    </w:p>
    <w:p w14:paraId="3141B608" w14:textId="77777777" w:rsidR="00C25FEE" w:rsidRPr="00903DBA" w:rsidRDefault="00C25FEE" w:rsidP="00C25FEE">
      <w:pPr>
        <w:pStyle w:val="Code"/>
        <w:rPr>
          <w:highlight w:val="white"/>
        </w:rPr>
      </w:pPr>
      <w:r w:rsidRPr="00903DBA">
        <w:rPr>
          <w:highlight w:val="white"/>
        </w:rPr>
        <w:t xml:space="preserve">  register_cx = 0;</w:t>
      </w:r>
    </w:p>
    <w:p w14:paraId="40F1256D" w14:textId="77777777" w:rsidR="00C25FEE" w:rsidRPr="00903DBA" w:rsidRDefault="00C25FEE" w:rsidP="00C25FEE">
      <w:pPr>
        <w:pStyle w:val="Code"/>
        <w:rPr>
          <w:highlight w:val="white"/>
        </w:rPr>
      </w:pPr>
      <w:r w:rsidRPr="00903DBA">
        <w:rPr>
          <w:highlight w:val="white"/>
        </w:rPr>
        <w:t xml:space="preserve">  register_dx = (int) offset;</w:t>
      </w:r>
    </w:p>
    <w:p w14:paraId="7E359C3D" w14:textId="77777777" w:rsidR="00C25FEE" w:rsidRPr="00903DBA" w:rsidRDefault="00C25FEE" w:rsidP="00C25FEE">
      <w:pPr>
        <w:pStyle w:val="Code"/>
        <w:rPr>
          <w:highlight w:val="white"/>
        </w:rPr>
      </w:pPr>
      <w:r w:rsidRPr="00903DBA">
        <w:rPr>
          <w:highlight w:val="white"/>
        </w:rPr>
        <w:t xml:space="preserve">  interrupt(0x21s);</w:t>
      </w:r>
    </w:p>
    <w:p w14:paraId="69B7C199" w14:textId="77777777" w:rsidR="00C25FEE" w:rsidRPr="00903DBA" w:rsidRDefault="00C25FEE" w:rsidP="00C25FEE">
      <w:pPr>
        <w:pStyle w:val="Code"/>
        <w:rPr>
          <w:highlight w:val="white"/>
        </w:rPr>
      </w:pPr>
    </w:p>
    <w:p w14:paraId="498B0B15" w14:textId="77777777" w:rsidR="00C25FEE" w:rsidRPr="00903DBA" w:rsidRDefault="00C25FEE" w:rsidP="00C25FEE">
      <w:pPr>
        <w:pStyle w:val="Code"/>
        <w:rPr>
          <w:highlight w:val="white"/>
        </w:rPr>
      </w:pPr>
      <w:r w:rsidRPr="00903DBA">
        <w:rPr>
          <w:highlight w:val="white"/>
        </w:rPr>
        <w:lastRenderedPageBreak/>
        <w:t xml:space="preserve">  if (!carry_flag) {</w:t>
      </w:r>
    </w:p>
    <w:p w14:paraId="7635122C" w14:textId="77777777" w:rsidR="00C25FEE" w:rsidRPr="00903DBA" w:rsidRDefault="00C25FEE" w:rsidP="00C25FEE">
      <w:pPr>
        <w:pStyle w:val="Code"/>
        <w:rPr>
          <w:highlight w:val="white"/>
        </w:rPr>
      </w:pPr>
      <w:r w:rsidRPr="00903DBA">
        <w:rPr>
          <w:highlight w:val="white"/>
        </w:rPr>
        <w:t xml:space="preserve">    stream-&gt;position = register_ax;</w:t>
      </w:r>
    </w:p>
    <w:p w14:paraId="6D071140" w14:textId="77777777" w:rsidR="00C25FEE" w:rsidRPr="00903DBA" w:rsidRDefault="00C25FEE" w:rsidP="00C25FEE">
      <w:pPr>
        <w:pStyle w:val="Code"/>
        <w:rPr>
          <w:highlight w:val="white"/>
        </w:rPr>
      </w:pPr>
      <w:r w:rsidRPr="00903DBA">
        <w:rPr>
          <w:highlight w:val="white"/>
        </w:rPr>
        <w:t xml:space="preserve">    return stream-&gt;position;</w:t>
      </w:r>
    </w:p>
    <w:p w14:paraId="432DBA69" w14:textId="77777777" w:rsidR="00C25FEE" w:rsidRPr="00903DBA" w:rsidRDefault="00C25FEE" w:rsidP="00C25FEE">
      <w:pPr>
        <w:pStyle w:val="Code"/>
        <w:rPr>
          <w:highlight w:val="white"/>
        </w:rPr>
      </w:pPr>
      <w:r w:rsidRPr="00903DBA">
        <w:rPr>
          <w:highlight w:val="white"/>
        </w:rPr>
        <w:t xml:space="preserve">  }</w:t>
      </w:r>
    </w:p>
    <w:p w14:paraId="4C553937" w14:textId="77777777" w:rsidR="00C25FEE" w:rsidRPr="00903DBA" w:rsidRDefault="00C25FEE" w:rsidP="00C25FEE">
      <w:pPr>
        <w:pStyle w:val="Code"/>
        <w:rPr>
          <w:highlight w:val="white"/>
        </w:rPr>
      </w:pPr>
      <w:r w:rsidRPr="00903DBA">
        <w:rPr>
          <w:highlight w:val="white"/>
        </w:rPr>
        <w:t xml:space="preserve">  else {</w:t>
      </w:r>
    </w:p>
    <w:p w14:paraId="7C80E278" w14:textId="77777777" w:rsidR="00C25FEE" w:rsidRPr="00903DBA" w:rsidRDefault="00C25FEE" w:rsidP="00C25FEE">
      <w:pPr>
        <w:pStyle w:val="Code"/>
        <w:rPr>
          <w:highlight w:val="white"/>
        </w:rPr>
      </w:pPr>
      <w:r w:rsidRPr="00903DBA">
        <w:rPr>
          <w:highlight w:val="white"/>
        </w:rPr>
        <w:t xml:space="preserve">    stream-&gt;errno = FSEEK;</w:t>
      </w:r>
    </w:p>
    <w:p w14:paraId="777D2095" w14:textId="77777777" w:rsidR="00C25FEE" w:rsidRPr="00903DBA" w:rsidRDefault="00C25FEE" w:rsidP="00C25FEE">
      <w:pPr>
        <w:pStyle w:val="Code"/>
        <w:rPr>
          <w:highlight w:val="white"/>
        </w:rPr>
      </w:pPr>
      <w:r w:rsidRPr="00903DBA">
        <w:rPr>
          <w:highlight w:val="white"/>
        </w:rPr>
        <w:t xml:space="preserve">    return -1;</w:t>
      </w:r>
    </w:p>
    <w:p w14:paraId="1657F23C" w14:textId="77777777" w:rsidR="00C25FEE" w:rsidRPr="00903DBA" w:rsidRDefault="00C25FEE" w:rsidP="00C25FEE">
      <w:pPr>
        <w:pStyle w:val="Code"/>
        <w:rPr>
          <w:highlight w:val="white"/>
        </w:rPr>
      </w:pPr>
      <w:r w:rsidRPr="00903DBA">
        <w:rPr>
          <w:highlight w:val="white"/>
        </w:rPr>
        <w:t xml:space="preserve">  }</w:t>
      </w:r>
    </w:p>
    <w:p w14:paraId="46F4B63F" w14:textId="77777777" w:rsidR="00C25FEE" w:rsidRPr="00903DBA" w:rsidRDefault="00C25FEE" w:rsidP="00C25FEE">
      <w:pPr>
        <w:pStyle w:val="Code"/>
        <w:rPr>
          <w:highlight w:val="white"/>
        </w:rPr>
      </w:pPr>
      <w:r w:rsidRPr="00903DBA">
        <w:rPr>
          <w:highlight w:val="white"/>
        </w:rPr>
        <w:t>#endif</w:t>
      </w:r>
    </w:p>
    <w:p w14:paraId="35006F8C" w14:textId="77777777" w:rsidR="00C25FEE" w:rsidRPr="00903DBA" w:rsidRDefault="00C25FEE" w:rsidP="00C25FEE">
      <w:pPr>
        <w:pStyle w:val="Code"/>
        <w:rPr>
          <w:highlight w:val="white"/>
        </w:rPr>
      </w:pPr>
    </w:p>
    <w:p w14:paraId="6CC40D79" w14:textId="77777777" w:rsidR="00C25FEE" w:rsidRPr="00903DBA" w:rsidRDefault="00C25FEE" w:rsidP="00C25FEE">
      <w:pPr>
        <w:pStyle w:val="Code"/>
        <w:rPr>
          <w:highlight w:val="white"/>
        </w:rPr>
      </w:pPr>
      <w:r w:rsidRPr="00903DBA">
        <w:rPr>
          <w:highlight w:val="white"/>
        </w:rPr>
        <w:t>#ifdef __LINUX__</w:t>
      </w:r>
    </w:p>
    <w:p w14:paraId="3845BCF7" w14:textId="439D3143" w:rsidR="00C25FEE" w:rsidRPr="00903DBA" w:rsidRDefault="00C25FEE" w:rsidP="00C25FEE">
      <w:pPr>
        <w:pStyle w:val="Code"/>
        <w:rPr>
          <w:highlight w:val="white"/>
        </w:rPr>
      </w:pPr>
      <w:r w:rsidRPr="00903DBA">
        <w:rPr>
          <w:highlight w:val="white"/>
        </w:rPr>
        <w:t xml:space="preserve">  register_rax = 8;</w:t>
      </w:r>
    </w:p>
    <w:p w14:paraId="666F19AF"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4F393321" w14:textId="77777777" w:rsidR="00C25FEE" w:rsidRPr="00903DBA" w:rsidRDefault="00C25FEE" w:rsidP="00C25FEE">
      <w:pPr>
        <w:pStyle w:val="Code"/>
        <w:rPr>
          <w:highlight w:val="white"/>
        </w:rPr>
      </w:pPr>
      <w:r w:rsidRPr="00903DBA">
        <w:rPr>
          <w:highlight w:val="white"/>
        </w:rPr>
        <w:t xml:space="preserve">  register_rsi = (unsigned long) offset;</w:t>
      </w:r>
    </w:p>
    <w:p w14:paraId="606B49AF" w14:textId="77777777" w:rsidR="00C25FEE" w:rsidRPr="00903DBA" w:rsidRDefault="00C25FEE" w:rsidP="00C25FEE">
      <w:pPr>
        <w:pStyle w:val="Code"/>
        <w:rPr>
          <w:highlight w:val="white"/>
        </w:rPr>
      </w:pPr>
      <w:r w:rsidRPr="00903DBA">
        <w:rPr>
          <w:highlight w:val="white"/>
        </w:rPr>
        <w:t xml:space="preserve">  register_rdx = (unsigned long) origin;</w:t>
      </w:r>
    </w:p>
    <w:p w14:paraId="0EF6B078" w14:textId="77777777" w:rsidR="00C25FEE" w:rsidRPr="00903DBA" w:rsidRDefault="00C25FEE" w:rsidP="00C25FEE">
      <w:pPr>
        <w:pStyle w:val="Code"/>
        <w:rPr>
          <w:highlight w:val="white"/>
        </w:rPr>
      </w:pPr>
      <w:r w:rsidRPr="00903DBA">
        <w:rPr>
          <w:highlight w:val="white"/>
        </w:rPr>
        <w:t xml:space="preserve">  syscall();</w:t>
      </w:r>
    </w:p>
    <w:p w14:paraId="6205467B" w14:textId="77777777" w:rsidR="00D31E6E" w:rsidRPr="00903DBA" w:rsidRDefault="00D31E6E" w:rsidP="00D31E6E">
      <w:pPr>
        <w:pStyle w:val="Code"/>
        <w:rPr>
          <w:highlight w:val="white"/>
        </w:rPr>
      </w:pPr>
      <w:r w:rsidRPr="00903DBA">
        <w:rPr>
          <w:highlight w:val="white"/>
        </w:rPr>
        <w:t xml:space="preserve">  return register_eax;</w:t>
      </w:r>
    </w:p>
    <w:p w14:paraId="33594101" w14:textId="77777777" w:rsidR="00C25FEE" w:rsidRPr="00903DBA" w:rsidRDefault="00C25FEE" w:rsidP="00C25FEE">
      <w:pPr>
        <w:pStyle w:val="Code"/>
        <w:rPr>
          <w:highlight w:val="white"/>
        </w:rPr>
      </w:pPr>
      <w:r w:rsidRPr="00903DBA">
        <w:rPr>
          <w:highlight w:val="white"/>
        </w:rPr>
        <w:t>#endif</w:t>
      </w:r>
    </w:p>
    <w:p w14:paraId="021F96C3" w14:textId="77777777" w:rsidR="00C25FEE" w:rsidRPr="00903DBA" w:rsidRDefault="00C25FEE" w:rsidP="00C25FEE">
      <w:pPr>
        <w:pStyle w:val="Code"/>
        <w:rPr>
          <w:highlight w:val="white"/>
        </w:rPr>
      </w:pPr>
      <w:r w:rsidRPr="00903DBA">
        <w:rPr>
          <w:highlight w:val="white"/>
        </w:rPr>
        <w:t>}</w:t>
      </w:r>
    </w:p>
    <w:p w14:paraId="10E770B0" w14:textId="77777777" w:rsidR="00C25FEE" w:rsidRPr="00903DBA" w:rsidRDefault="00C25FEE" w:rsidP="00C25FEE">
      <w:pPr>
        <w:pStyle w:val="Code"/>
        <w:rPr>
          <w:highlight w:val="white"/>
        </w:rPr>
      </w:pPr>
    </w:p>
    <w:p w14:paraId="19DACC1C" w14:textId="77777777" w:rsidR="00C25FEE" w:rsidRPr="00903DBA" w:rsidRDefault="00C25FEE" w:rsidP="00C25FEE">
      <w:pPr>
        <w:pStyle w:val="Code"/>
        <w:rPr>
          <w:highlight w:val="white"/>
        </w:rPr>
      </w:pPr>
      <w:r w:rsidRPr="00903DBA">
        <w:rPr>
          <w:highlight w:val="white"/>
        </w:rPr>
        <w:t>int ftell(FILE* stream) {</w:t>
      </w:r>
    </w:p>
    <w:p w14:paraId="79D5132D" w14:textId="77777777" w:rsidR="00C25FEE" w:rsidRPr="00903DBA" w:rsidRDefault="00C25FEE" w:rsidP="00C25FEE">
      <w:pPr>
        <w:pStyle w:val="Code"/>
        <w:rPr>
          <w:highlight w:val="white"/>
        </w:rPr>
      </w:pPr>
      <w:r w:rsidRPr="00903DBA">
        <w:rPr>
          <w:highlight w:val="white"/>
        </w:rPr>
        <w:t xml:space="preserve">  return fseek(stream, 0, SEEK_CUR);</w:t>
      </w:r>
    </w:p>
    <w:p w14:paraId="7E4DB0B6" w14:textId="77777777" w:rsidR="00C25FEE" w:rsidRPr="00903DBA" w:rsidRDefault="00C25FEE" w:rsidP="00C25FEE">
      <w:pPr>
        <w:pStyle w:val="Code"/>
        <w:rPr>
          <w:highlight w:val="white"/>
        </w:rPr>
      </w:pPr>
      <w:r w:rsidRPr="00903DBA">
        <w:rPr>
          <w:highlight w:val="white"/>
        </w:rPr>
        <w:t>}</w:t>
      </w:r>
    </w:p>
    <w:p w14:paraId="058130A1" w14:textId="77777777" w:rsidR="00C25FEE" w:rsidRPr="00903DBA" w:rsidRDefault="00C25FEE" w:rsidP="00C25FEE">
      <w:pPr>
        <w:pStyle w:val="Code"/>
        <w:rPr>
          <w:highlight w:val="white"/>
        </w:rPr>
      </w:pPr>
    </w:p>
    <w:p w14:paraId="4833435D" w14:textId="77777777" w:rsidR="00C25FEE" w:rsidRPr="00903DBA" w:rsidRDefault="00C25FEE" w:rsidP="00C25FEE">
      <w:pPr>
        <w:pStyle w:val="Code"/>
        <w:rPr>
          <w:highlight w:val="white"/>
        </w:rPr>
      </w:pPr>
      <w:r w:rsidRPr="00903DBA">
        <w:rPr>
          <w:highlight w:val="white"/>
        </w:rPr>
        <w:t>void rewind(FILE* stream) {</w:t>
      </w:r>
    </w:p>
    <w:p w14:paraId="71AC2D6F" w14:textId="77777777" w:rsidR="00C25FEE" w:rsidRPr="00903DBA" w:rsidRDefault="00C25FEE" w:rsidP="00C25FEE">
      <w:pPr>
        <w:pStyle w:val="Code"/>
        <w:rPr>
          <w:highlight w:val="white"/>
        </w:rPr>
      </w:pPr>
      <w:r w:rsidRPr="00903DBA">
        <w:rPr>
          <w:highlight w:val="white"/>
        </w:rPr>
        <w:t xml:space="preserve">  (void) fseek(stream, 0, SEEK_SET);</w:t>
      </w:r>
    </w:p>
    <w:p w14:paraId="7557F5AE" w14:textId="77777777" w:rsidR="00C25FEE" w:rsidRPr="00903DBA" w:rsidRDefault="00C25FEE" w:rsidP="00C25FEE">
      <w:pPr>
        <w:pStyle w:val="Code"/>
        <w:rPr>
          <w:highlight w:val="white"/>
        </w:rPr>
      </w:pPr>
      <w:r w:rsidRPr="00903DBA">
        <w:rPr>
          <w:highlight w:val="white"/>
        </w:rPr>
        <w:t>}</w:t>
      </w:r>
    </w:p>
    <w:p w14:paraId="4A7905E0" w14:textId="77777777" w:rsidR="00C25FEE" w:rsidRPr="00903DBA" w:rsidRDefault="00C25FEE" w:rsidP="00C25FEE">
      <w:pPr>
        <w:pStyle w:val="Code"/>
        <w:rPr>
          <w:highlight w:val="white"/>
        </w:rPr>
      </w:pPr>
    </w:p>
    <w:p w14:paraId="1FE35159" w14:textId="77777777" w:rsidR="00C25FEE" w:rsidRPr="00903DBA" w:rsidRDefault="00C25FEE" w:rsidP="00C25FEE">
      <w:pPr>
        <w:pStyle w:val="Code"/>
        <w:rPr>
          <w:highlight w:val="white"/>
        </w:rPr>
      </w:pPr>
      <w:r w:rsidRPr="00903DBA">
        <w:rPr>
          <w:highlight w:val="white"/>
        </w:rPr>
        <w:t>int fgetpos(FILE* stream, fpos_t* ptr) {</w:t>
      </w:r>
    </w:p>
    <w:p w14:paraId="6EB4772E" w14:textId="77777777" w:rsidR="00C25FEE" w:rsidRPr="00903DBA" w:rsidRDefault="00C25FEE" w:rsidP="00C25FEE">
      <w:pPr>
        <w:pStyle w:val="Code"/>
        <w:rPr>
          <w:highlight w:val="white"/>
        </w:rPr>
      </w:pPr>
      <w:r w:rsidRPr="00903DBA">
        <w:rPr>
          <w:highlight w:val="white"/>
        </w:rPr>
        <w:t xml:space="preserve">  *ptr = (fpos_t) ftell(stream);</w:t>
      </w:r>
    </w:p>
    <w:p w14:paraId="1C4D143A" w14:textId="77777777" w:rsidR="00C25FEE" w:rsidRPr="00903DBA" w:rsidRDefault="00C25FEE" w:rsidP="00C25FEE">
      <w:pPr>
        <w:pStyle w:val="Code"/>
        <w:rPr>
          <w:highlight w:val="white"/>
        </w:rPr>
      </w:pPr>
      <w:r w:rsidRPr="00903DBA">
        <w:rPr>
          <w:highlight w:val="white"/>
        </w:rPr>
        <w:t xml:space="preserve">  return 0;</w:t>
      </w:r>
    </w:p>
    <w:p w14:paraId="540DB9EE" w14:textId="77777777" w:rsidR="00C25FEE" w:rsidRPr="00903DBA" w:rsidRDefault="00C25FEE" w:rsidP="00C25FEE">
      <w:pPr>
        <w:pStyle w:val="Code"/>
        <w:rPr>
          <w:highlight w:val="white"/>
        </w:rPr>
      </w:pPr>
      <w:r w:rsidRPr="00903DBA">
        <w:rPr>
          <w:highlight w:val="white"/>
        </w:rPr>
        <w:t>}</w:t>
      </w:r>
    </w:p>
    <w:p w14:paraId="2DA2B687" w14:textId="77777777" w:rsidR="00C25FEE" w:rsidRPr="00903DBA" w:rsidRDefault="00C25FEE" w:rsidP="00C25FEE">
      <w:pPr>
        <w:pStyle w:val="Code"/>
        <w:rPr>
          <w:highlight w:val="white"/>
        </w:rPr>
      </w:pPr>
    </w:p>
    <w:p w14:paraId="5641356E" w14:textId="77777777" w:rsidR="00C25FEE" w:rsidRPr="00903DBA" w:rsidRDefault="00C25FEE" w:rsidP="00C25FEE">
      <w:pPr>
        <w:pStyle w:val="Code"/>
        <w:rPr>
          <w:highlight w:val="white"/>
        </w:rPr>
      </w:pPr>
      <w:r w:rsidRPr="00903DBA">
        <w:rPr>
          <w:highlight w:val="white"/>
        </w:rPr>
        <w:t>int fsetpos(FILE* stream, const fpos_t* ptr) {</w:t>
      </w:r>
    </w:p>
    <w:p w14:paraId="1EAB9561" w14:textId="77777777" w:rsidR="00C25FEE" w:rsidRPr="00903DBA" w:rsidRDefault="00C25FEE" w:rsidP="00C25FEE">
      <w:pPr>
        <w:pStyle w:val="Code"/>
        <w:rPr>
          <w:highlight w:val="white"/>
        </w:rPr>
      </w:pPr>
      <w:r w:rsidRPr="00903DBA">
        <w:rPr>
          <w:highlight w:val="white"/>
        </w:rPr>
        <w:t xml:space="preserve">  return ((int) fseek(stream, *ptr, (int) SEEK_SET));</w:t>
      </w:r>
    </w:p>
    <w:p w14:paraId="378E6A9A" w14:textId="77777777" w:rsidR="00C25FEE" w:rsidRPr="00903DBA" w:rsidRDefault="00C25FEE" w:rsidP="00C25FEE">
      <w:pPr>
        <w:pStyle w:val="Code"/>
        <w:rPr>
          <w:highlight w:val="white"/>
        </w:rPr>
      </w:pPr>
      <w:r w:rsidRPr="00903DBA">
        <w:rPr>
          <w:highlight w:val="white"/>
        </w:rPr>
        <w:t>}</w:t>
      </w:r>
    </w:p>
    <w:p w14:paraId="6D9C70E8" w14:textId="77777777" w:rsidR="00C25FEE" w:rsidRPr="00903DBA" w:rsidRDefault="00C25FEE" w:rsidP="00C25FEE">
      <w:pPr>
        <w:pStyle w:val="Code"/>
        <w:rPr>
          <w:highlight w:val="white"/>
        </w:rPr>
      </w:pPr>
    </w:p>
    <w:p w14:paraId="25A461C1" w14:textId="77777777" w:rsidR="00C25FEE" w:rsidRPr="00903DBA" w:rsidRDefault="00C25FEE" w:rsidP="00C25FEE">
      <w:pPr>
        <w:pStyle w:val="Code"/>
        <w:rPr>
          <w:highlight w:val="white"/>
        </w:rPr>
      </w:pPr>
      <w:r w:rsidRPr="00903DBA">
        <w:rPr>
          <w:highlight w:val="white"/>
        </w:rPr>
        <w:t>void clearerr(FILE* stream) {</w:t>
      </w:r>
    </w:p>
    <w:p w14:paraId="2E46EB20" w14:textId="77777777" w:rsidR="00C25FEE" w:rsidRPr="00903DBA" w:rsidRDefault="00C25FEE" w:rsidP="00C25FEE">
      <w:pPr>
        <w:pStyle w:val="Code"/>
        <w:rPr>
          <w:highlight w:val="white"/>
        </w:rPr>
      </w:pPr>
      <w:r w:rsidRPr="00903DBA">
        <w:rPr>
          <w:highlight w:val="white"/>
        </w:rPr>
        <w:t xml:space="preserve">  stream-&gt;errno = errno = 0;</w:t>
      </w:r>
    </w:p>
    <w:p w14:paraId="71B7056F" w14:textId="77777777" w:rsidR="00C25FEE" w:rsidRPr="00903DBA" w:rsidRDefault="00C25FEE" w:rsidP="00C25FEE">
      <w:pPr>
        <w:pStyle w:val="Code"/>
        <w:rPr>
          <w:highlight w:val="white"/>
        </w:rPr>
      </w:pPr>
      <w:r w:rsidRPr="00903DBA">
        <w:rPr>
          <w:highlight w:val="white"/>
        </w:rPr>
        <w:t>}</w:t>
      </w:r>
    </w:p>
    <w:p w14:paraId="15587939" w14:textId="77777777" w:rsidR="00C25FEE" w:rsidRPr="00903DBA" w:rsidRDefault="00C25FEE" w:rsidP="00C25FEE">
      <w:pPr>
        <w:pStyle w:val="Code"/>
        <w:rPr>
          <w:highlight w:val="white"/>
        </w:rPr>
      </w:pPr>
    </w:p>
    <w:p w14:paraId="7E2F49F5" w14:textId="77777777" w:rsidR="00C25FEE" w:rsidRPr="00903DBA" w:rsidRDefault="00C25FEE" w:rsidP="00C25FEE">
      <w:pPr>
        <w:pStyle w:val="Code"/>
        <w:rPr>
          <w:highlight w:val="white"/>
        </w:rPr>
      </w:pPr>
      <w:r w:rsidRPr="00903DBA">
        <w:rPr>
          <w:highlight w:val="white"/>
        </w:rPr>
        <w:t>BOOL feof(FILE* stream) {</w:t>
      </w:r>
    </w:p>
    <w:p w14:paraId="77353C6E" w14:textId="77777777" w:rsidR="00C25FEE" w:rsidRPr="00903DBA" w:rsidRDefault="00C25FEE" w:rsidP="00C25FEE">
      <w:pPr>
        <w:pStyle w:val="Code"/>
        <w:rPr>
          <w:highlight w:val="white"/>
        </w:rPr>
      </w:pPr>
      <w:r w:rsidRPr="00903DBA">
        <w:rPr>
          <w:highlight w:val="white"/>
        </w:rPr>
        <w:t xml:space="preserve">  long unsigned currPosition = fseek(stream, 0L, (int) SEEK_CUR);</w:t>
      </w:r>
    </w:p>
    <w:p w14:paraId="505C2EB0" w14:textId="77777777" w:rsidR="00C25FEE" w:rsidRPr="00903DBA" w:rsidRDefault="00C25FEE" w:rsidP="00C25FEE">
      <w:pPr>
        <w:pStyle w:val="Code"/>
        <w:rPr>
          <w:highlight w:val="white"/>
        </w:rPr>
      </w:pPr>
      <w:r w:rsidRPr="00903DBA">
        <w:rPr>
          <w:highlight w:val="white"/>
        </w:rPr>
        <w:t xml:space="preserve">  long unsigned lastPosition = fseek(stream, 0L, (int) SEEK_END);</w:t>
      </w:r>
    </w:p>
    <w:p w14:paraId="7B77F0F9" w14:textId="77777777" w:rsidR="00C25FEE" w:rsidRPr="00903DBA" w:rsidRDefault="00C25FEE" w:rsidP="00C25FEE">
      <w:pPr>
        <w:pStyle w:val="Code"/>
        <w:rPr>
          <w:highlight w:val="white"/>
        </w:rPr>
      </w:pPr>
      <w:r w:rsidRPr="00903DBA">
        <w:rPr>
          <w:highlight w:val="white"/>
        </w:rPr>
        <w:t xml:space="preserve">  fseek(stream, currPosition, (int) SEEK_SET);</w:t>
      </w:r>
    </w:p>
    <w:p w14:paraId="436474E5" w14:textId="77777777" w:rsidR="00C25FEE" w:rsidRPr="00903DBA" w:rsidRDefault="00C25FEE" w:rsidP="00C25FEE">
      <w:pPr>
        <w:pStyle w:val="Code"/>
        <w:rPr>
          <w:highlight w:val="white"/>
        </w:rPr>
      </w:pPr>
    </w:p>
    <w:p w14:paraId="7FE55984" w14:textId="77777777" w:rsidR="00C25FEE" w:rsidRPr="00903DBA" w:rsidRDefault="00C25FEE" w:rsidP="00C25FEE">
      <w:pPr>
        <w:pStyle w:val="Code"/>
        <w:rPr>
          <w:highlight w:val="white"/>
        </w:rPr>
      </w:pPr>
      <w:r w:rsidRPr="00903DBA">
        <w:rPr>
          <w:highlight w:val="white"/>
        </w:rPr>
        <w:t xml:space="preserve">  { BOOL endOfFile = (currPosition == lastPosition);</w:t>
      </w:r>
    </w:p>
    <w:p w14:paraId="1CA8257A" w14:textId="77777777" w:rsidR="00C25FEE" w:rsidRPr="00903DBA" w:rsidRDefault="00C25FEE" w:rsidP="00C25FEE">
      <w:pPr>
        <w:pStyle w:val="Code"/>
        <w:rPr>
          <w:highlight w:val="white"/>
        </w:rPr>
      </w:pPr>
      <w:r w:rsidRPr="00903DBA">
        <w:rPr>
          <w:highlight w:val="white"/>
        </w:rPr>
        <w:t xml:space="preserve">    return endOfFile;</w:t>
      </w:r>
    </w:p>
    <w:p w14:paraId="79B26AFF" w14:textId="77777777" w:rsidR="00C25FEE" w:rsidRPr="00903DBA" w:rsidRDefault="00C25FEE" w:rsidP="00C25FEE">
      <w:pPr>
        <w:pStyle w:val="Code"/>
        <w:rPr>
          <w:highlight w:val="white"/>
        </w:rPr>
      </w:pPr>
      <w:r w:rsidRPr="00903DBA">
        <w:rPr>
          <w:highlight w:val="white"/>
        </w:rPr>
        <w:t xml:space="preserve">  }</w:t>
      </w:r>
    </w:p>
    <w:p w14:paraId="4CBFA2E2" w14:textId="77777777" w:rsidR="00C25FEE" w:rsidRPr="00903DBA" w:rsidRDefault="00C25FEE" w:rsidP="00C25FEE">
      <w:pPr>
        <w:pStyle w:val="Code"/>
        <w:rPr>
          <w:highlight w:val="white"/>
        </w:rPr>
      </w:pPr>
      <w:r w:rsidRPr="00903DBA">
        <w:rPr>
          <w:highlight w:val="white"/>
        </w:rPr>
        <w:t>}</w:t>
      </w:r>
    </w:p>
    <w:p w14:paraId="6ED8A7D1" w14:textId="77777777" w:rsidR="00C25FEE" w:rsidRPr="00903DBA" w:rsidRDefault="00C25FEE" w:rsidP="00C25FEE">
      <w:pPr>
        <w:pStyle w:val="Code"/>
        <w:rPr>
          <w:highlight w:val="white"/>
        </w:rPr>
      </w:pPr>
    </w:p>
    <w:p w14:paraId="08AAF677" w14:textId="77777777" w:rsidR="00C25FEE" w:rsidRPr="00903DBA" w:rsidRDefault="00C25FEE" w:rsidP="00C25FEE">
      <w:pPr>
        <w:pStyle w:val="Code"/>
        <w:rPr>
          <w:highlight w:val="white"/>
        </w:rPr>
      </w:pPr>
      <w:r w:rsidRPr="00903DBA">
        <w:rPr>
          <w:highlight w:val="white"/>
        </w:rPr>
        <w:t>int ferror(FILE* stream) {</w:t>
      </w:r>
    </w:p>
    <w:p w14:paraId="21BDD852" w14:textId="77777777" w:rsidR="00C25FEE" w:rsidRPr="00903DBA" w:rsidRDefault="00C25FEE" w:rsidP="00C25FEE">
      <w:pPr>
        <w:pStyle w:val="Code"/>
        <w:rPr>
          <w:highlight w:val="white"/>
        </w:rPr>
      </w:pPr>
      <w:r w:rsidRPr="00903DBA">
        <w:rPr>
          <w:highlight w:val="white"/>
        </w:rPr>
        <w:t xml:space="preserve">  return stream-&gt;errno;</w:t>
      </w:r>
    </w:p>
    <w:p w14:paraId="0B209843" w14:textId="77777777" w:rsidR="00C25FEE" w:rsidRPr="00903DBA" w:rsidRDefault="00C25FEE" w:rsidP="00C25FEE">
      <w:pPr>
        <w:pStyle w:val="Code"/>
        <w:rPr>
          <w:highlight w:val="white"/>
        </w:rPr>
      </w:pPr>
      <w:r w:rsidRPr="00903DBA">
        <w:rPr>
          <w:highlight w:val="white"/>
        </w:rPr>
        <w:t>}</w:t>
      </w:r>
    </w:p>
    <w:p w14:paraId="7C7DE6FA" w14:textId="77777777" w:rsidR="00C25FEE" w:rsidRPr="00903DBA" w:rsidRDefault="00C25FEE" w:rsidP="00C25FEE">
      <w:pPr>
        <w:pStyle w:val="Code"/>
        <w:rPr>
          <w:highlight w:val="white"/>
        </w:rPr>
      </w:pPr>
    </w:p>
    <w:p w14:paraId="0512FE35" w14:textId="77777777" w:rsidR="00C25FEE" w:rsidRPr="00903DBA" w:rsidRDefault="00C25FEE" w:rsidP="00C25FEE">
      <w:pPr>
        <w:pStyle w:val="Code"/>
        <w:rPr>
          <w:highlight w:val="white"/>
        </w:rPr>
      </w:pPr>
      <w:r w:rsidRPr="00903DBA">
        <w:rPr>
          <w:highlight w:val="white"/>
        </w:rPr>
        <w:t>void perror(const char* s) {</w:t>
      </w:r>
    </w:p>
    <w:p w14:paraId="44AEF49F" w14:textId="77777777" w:rsidR="00C25FEE" w:rsidRPr="00903DBA" w:rsidRDefault="00C25FEE" w:rsidP="00C25FEE">
      <w:pPr>
        <w:pStyle w:val="Code"/>
        <w:rPr>
          <w:highlight w:val="white"/>
        </w:rPr>
      </w:pPr>
      <w:r w:rsidRPr="00903DBA">
        <w:rPr>
          <w:highlight w:val="white"/>
        </w:rPr>
        <w:t xml:space="preserve">  printf("%s: %s.\n", s, strerror(errno));</w:t>
      </w:r>
    </w:p>
    <w:p w14:paraId="428117C7" w14:textId="77777777" w:rsidR="00C25FEE" w:rsidRPr="00903DBA" w:rsidRDefault="00C25FEE" w:rsidP="00C25FEE">
      <w:pPr>
        <w:pStyle w:val="Code"/>
      </w:pPr>
      <w:r w:rsidRPr="00903DBA">
        <w:rPr>
          <w:highlight w:val="white"/>
        </w:rPr>
        <w:lastRenderedPageBreak/>
        <w:t>}</w:t>
      </w:r>
    </w:p>
    <w:p w14:paraId="428D7C4D" w14:textId="76EF2AB1" w:rsidR="00D62A8B" w:rsidRPr="00903DBA" w:rsidRDefault="004007C3" w:rsidP="00C25FEE">
      <w:pPr>
        <w:pStyle w:val="Rubrik2"/>
      </w:pPr>
      <w:bookmarkStart w:id="516" w:name="_Toc57656142"/>
      <w:r w:rsidRPr="00903DBA">
        <w:t>The Standard Library</w:t>
      </w:r>
      <w:bookmarkEnd w:id="516"/>
    </w:p>
    <w:p w14:paraId="5045ADD4" w14:textId="2DC0E2DC" w:rsidR="00094277" w:rsidRPr="00903DBA" w:rsidRDefault="00094277" w:rsidP="00094277">
      <w:r w:rsidRPr="00903DBA">
        <w:t xml:space="preserve">The standard library holds </w:t>
      </w:r>
      <w:r w:rsidR="00CC0BF6" w:rsidRPr="00903DBA">
        <w:t xml:space="preserve">functions for type casting, random number generating, </w:t>
      </w:r>
      <w:r w:rsidR="00407929" w:rsidRPr="00903DBA">
        <w:t xml:space="preserve">absolute value, division and remainder as well as </w:t>
      </w:r>
      <w:r w:rsidR="00CC0BF6" w:rsidRPr="00903DBA">
        <w:t>searching and sorting</w:t>
      </w:r>
      <w:r w:rsidR="0050457D" w:rsidRPr="00903DBA">
        <w:t>.</w:t>
      </w:r>
    </w:p>
    <w:bookmarkEnd w:id="515"/>
    <w:p w14:paraId="6289FDFB" w14:textId="4B5A32CA" w:rsidR="003420EA" w:rsidRPr="00903DBA" w:rsidRDefault="004B0675" w:rsidP="00E65FE6">
      <w:pPr>
        <w:pStyle w:val="CodeHeader"/>
      </w:pPr>
      <w:r w:rsidRPr="00903DBA">
        <w:t>s</w:t>
      </w:r>
      <w:r w:rsidR="003420EA" w:rsidRPr="00903DBA">
        <w:t>td</w:t>
      </w:r>
      <w:r w:rsidRPr="00903DBA">
        <w:t>l</w:t>
      </w:r>
      <w:r w:rsidR="003420EA" w:rsidRPr="00903DBA">
        <w:t>ib.h</w:t>
      </w:r>
    </w:p>
    <w:p w14:paraId="796DC71F" w14:textId="77777777" w:rsidR="00B07509" w:rsidRPr="00903DBA" w:rsidRDefault="00B07509" w:rsidP="00B07509">
      <w:pPr>
        <w:pStyle w:val="Code"/>
        <w:rPr>
          <w:highlight w:val="white"/>
        </w:rPr>
      </w:pPr>
      <w:r w:rsidRPr="00903DBA">
        <w:rPr>
          <w:highlight w:val="white"/>
        </w:rPr>
        <w:t>#ifndef __STDLIB_H__</w:t>
      </w:r>
    </w:p>
    <w:p w14:paraId="037CECB9" w14:textId="77777777" w:rsidR="00B07509" w:rsidRPr="00903DBA" w:rsidRDefault="00B07509" w:rsidP="00B07509">
      <w:pPr>
        <w:pStyle w:val="Code"/>
        <w:rPr>
          <w:highlight w:val="white"/>
        </w:rPr>
      </w:pPr>
      <w:r w:rsidRPr="00903DBA">
        <w:rPr>
          <w:highlight w:val="white"/>
        </w:rPr>
        <w:t>#define __STDLIB_H__</w:t>
      </w:r>
    </w:p>
    <w:p w14:paraId="6A921D71" w14:textId="77777777" w:rsidR="00B07509" w:rsidRPr="00903DBA" w:rsidRDefault="00B07509" w:rsidP="00B07509">
      <w:pPr>
        <w:pStyle w:val="Code"/>
        <w:rPr>
          <w:highlight w:val="white"/>
        </w:rPr>
      </w:pPr>
    </w:p>
    <w:p w14:paraId="028066A6" w14:textId="77777777" w:rsidR="00B07509" w:rsidRPr="00903DBA" w:rsidRDefault="00B07509" w:rsidP="00B07509">
      <w:pPr>
        <w:pStyle w:val="Code"/>
        <w:rPr>
          <w:highlight w:val="white"/>
        </w:rPr>
      </w:pPr>
      <w:r w:rsidRPr="00903DBA">
        <w:rPr>
          <w:highlight w:val="white"/>
        </w:rPr>
        <w:t>#define NULL ((void*) 0)</w:t>
      </w:r>
    </w:p>
    <w:p w14:paraId="12EEA5AE" w14:textId="77777777" w:rsidR="00B07509" w:rsidRPr="00903DBA" w:rsidRDefault="00B07509" w:rsidP="00B07509">
      <w:pPr>
        <w:pStyle w:val="Code"/>
        <w:rPr>
          <w:highlight w:val="white"/>
        </w:rPr>
      </w:pPr>
    </w:p>
    <w:p w14:paraId="6856C09A" w14:textId="32D0F59C" w:rsidR="00B07509" w:rsidRPr="00903DBA" w:rsidRDefault="00B07509" w:rsidP="00B07509">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w:t>
      </w:r>
    </w:p>
    <w:p w14:paraId="6327D439" w14:textId="4981542E" w:rsidR="00B07509" w:rsidRPr="00903DBA" w:rsidRDefault="00B07509" w:rsidP="00B07509">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w:t>
      </w:r>
    </w:p>
    <w:p w14:paraId="0A05675A" w14:textId="018753F0" w:rsidR="00B07509" w:rsidRPr="00903DBA" w:rsidRDefault="00B07509" w:rsidP="00B07509">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w:t>
      </w:r>
    </w:p>
    <w:p w14:paraId="0C5A969B" w14:textId="77777777" w:rsidR="00B07509" w:rsidRPr="00903DBA" w:rsidRDefault="00B07509" w:rsidP="00B07509">
      <w:pPr>
        <w:pStyle w:val="Code"/>
        <w:rPr>
          <w:highlight w:val="white"/>
        </w:rPr>
      </w:pPr>
    </w:p>
    <w:p w14:paraId="0A50608C" w14:textId="3FABCEE4" w:rsidR="00B07509" w:rsidRPr="00903DBA" w:rsidRDefault="00B07509" w:rsidP="00B07509">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w:t>
      </w:r>
    </w:p>
    <w:p w14:paraId="4894A317" w14:textId="3D2CDD37" w:rsidR="00B07509" w:rsidRPr="00903DBA" w:rsidRDefault="00B07509" w:rsidP="00B07509">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w:t>
      </w:r>
    </w:p>
    <w:p w14:paraId="09418718" w14:textId="7D2F6ADB" w:rsidR="00B07509" w:rsidRPr="00903DBA" w:rsidRDefault="00B07509" w:rsidP="00B0750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w:t>
      </w:r>
    </w:p>
    <w:p w14:paraId="31E8601D" w14:textId="77777777" w:rsidR="00B07509" w:rsidRPr="00903DBA" w:rsidRDefault="00B07509" w:rsidP="00B07509">
      <w:pPr>
        <w:pStyle w:val="Code"/>
        <w:rPr>
          <w:highlight w:val="white"/>
        </w:rPr>
      </w:pPr>
    </w:p>
    <w:p w14:paraId="3ABBFB72" w14:textId="77777777" w:rsidR="00B07509" w:rsidRPr="00903DBA" w:rsidRDefault="00B07509" w:rsidP="00B07509">
      <w:pPr>
        <w:pStyle w:val="Code"/>
        <w:rPr>
          <w:highlight w:val="white"/>
        </w:rPr>
      </w:pPr>
      <w:r w:rsidRPr="00903DBA">
        <w:rPr>
          <w:highlight w:val="white"/>
        </w:rPr>
        <w:t>int rand(void);</w:t>
      </w:r>
    </w:p>
    <w:p w14:paraId="58AA261F" w14:textId="77777777" w:rsidR="00B07509" w:rsidRPr="00903DBA" w:rsidRDefault="00B07509" w:rsidP="00B07509">
      <w:pPr>
        <w:pStyle w:val="Code"/>
        <w:rPr>
          <w:highlight w:val="white"/>
        </w:rPr>
      </w:pPr>
      <w:r w:rsidRPr="00903DBA">
        <w:rPr>
          <w:highlight w:val="white"/>
        </w:rPr>
        <w:t>void srand(unsigned int seed);</w:t>
      </w:r>
    </w:p>
    <w:p w14:paraId="128547B6" w14:textId="77777777" w:rsidR="00B07509" w:rsidRPr="00903DBA" w:rsidRDefault="00B07509" w:rsidP="00B07509">
      <w:pPr>
        <w:pStyle w:val="Code"/>
        <w:rPr>
          <w:highlight w:val="white"/>
        </w:rPr>
      </w:pPr>
    </w:p>
    <w:p w14:paraId="1E1CB96E" w14:textId="77777777" w:rsidR="00B07509" w:rsidRPr="00903DBA" w:rsidRDefault="00B07509" w:rsidP="00B07509">
      <w:pPr>
        <w:pStyle w:val="Code"/>
        <w:rPr>
          <w:highlight w:val="white"/>
        </w:rPr>
      </w:pPr>
      <w:r w:rsidRPr="00903DBA">
        <w:rPr>
          <w:highlight w:val="white"/>
        </w:rPr>
        <w:t>char* getenv(const char* name);</w:t>
      </w:r>
    </w:p>
    <w:p w14:paraId="4F028029" w14:textId="77777777" w:rsidR="00B07509" w:rsidRPr="00903DBA" w:rsidRDefault="00B07509" w:rsidP="00B07509">
      <w:pPr>
        <w:pStyle w:val="Code"/>
        <w:rPr>
          <w:highlight w:val="white"/>
        </w:rPr>
      </w:pPr>
      <w:r w:rsidRPr="00903DBA">
        <w:rPr>
          <w:highlight w:val="white"/>
        </w:rPr>
        <w:t>int system(const char* command);</w:t>
      </w:r>
    </w:p>
    <w:p w14:paraId="2DFB7E83" w14:textId="77777777" w:rsidR="00B07509" w:rsidRPr="00903DBA" w:rsidRDefault="00B07509" w:rsidP="00B07509">
      <w:pPr>
        <w:pStyle w:val="Code"/>
        <w:rPr>
          <w:highlight w:val="white"/>
        </w:rPr>
      </w:pPr>
    </w:p>
    <w:p w14:paraId="2431245C" w14:textId="77777777" w:rsidR="00B07509" w:rsidRPr="00903DBA" w:rsidRDefault="00B07509" w:rsidP="00B07509">
      <w:pPr>
        <w:pStyle w:val="Code"/>
        <w:rPr>
          <w:highlight w:val="white"/>
        </w:rPr>
      </w:pPr>
      <w:r w:rsidRPr="00903DBA">
        <w:rPr>
          <w:highlight w:val="white"/>
        </w:rPr>
        <w:t>void abort(void);</w:t>
      </w:r>
    </w:p>
    <w:p w14:paraId="0C4C9CD1" w14:textId="77777777" w:rsidR="00B07509" w:rsidRPr="00903DBA" w:rsidRDefault="00B07509" w:rsidP="00B07509">
      <w:pPr>
        <w:pStyle w:val="Code"/>
        <w:rPr>
          <w:highlight w:val="white"/>
        </w:rPr>
      </w:pPr>
      <w:r w:rsidRPr="00903DBA">
        <w:rPr>
          <w:highlight w:val="white"/>
        </w:rPr>
        <w:t>void exit(int status);</w:t>
      </w:r>
    </w:p>
    <w:p w14:paraId="7228A4A9" w14:textId="77777777" w:rsidR="00B07509" w:rsidRPr="00903DBA" w:rsidRDefault="00B07509" w:rsidP="00B07509">
      <w:pPr>
        <w:pStyle w:val="Code"/>
        <w:rPr>
          <w:highlight w:val="white"/>
        </w:rPr>
      </w:pPr>
    </w:p>
    <w:p w14:paraId="1C41E414" w14:textId="77777777" w:rsidR="00B07509" w:rsidRPr="00903DBA" w:rsidRDefault="00B07509" w:rsidP="00B07509">
      <w:pPr>
        <w:pStyle w:val="Code"/>
        <w:rPr>
          <w:highlight w:val="white"/>
        </w:rPr>
      </w:pPr>
      <w:r w:rsidRPr="00903DBA">
        <w:rPr>
          <w:highlight w:val="white"/>
        </w:rPr>
        <w:t>typedef void (*FUNC_PTR)(void);</w:t>
      </w:r>
    </w:p>
    <w:p w14:paraId="26D79056" w14:textId="77777777" w:rsidR="00B07509" w:rsidRPr="00903DBA" w:rsidRDefault="00B07509" w:rsidP="00B07509">
      <w:pPr>
        <w:pStyle w:val="Code"/>
        <w:rPr>
          <w:highlight w:val="white"/>
        </w:rPr>
      </w:pPr>
      <w:r w:rsidRPr="00903DBA">
        <w:rPr>
          <w:highlight w:val="white"/>
        </w:rPr>
        <w:t>int atexit(FUNC_PTR fcn);</w:t>
      </w:r>
    </w:p>
    <w:p w14:paraId="36C8E824" w14:textId="77777777" w:rsidR="00B07509" w:rsidRPr="00903DBA" w:rsidRDefault="00B07509" w:rsidP="00B07509">
      <w:pPr>
        <w:pStyle w:val="Code"/>
        <w:rPr>
          <w:highlight w:val="white"/>
        </w:rPr>
      </w:pPr>
    </w:p>
    <w:p w14:paraId="547E900F" w14:textId="77777777" w:rsidR="00B07509" w:rsidRPr="00903DBA" w:rsidRDefault="00B07509" w:rsidP="00B07509">
      <w:pPr>
        <w:pStyle w:val="Code"/>
        <w:rPr>
          <w:highlight w:val="white"/>
        </w:rPr>
      </w:pPr>
      <w:r w:rsidRPr="00903DBA">
        <w:rPr>
          <w:highlight w:val="white"/>
        </w:rPr>
        <w:t>#define FUNC_MAX 256</w:t>
      </w:r>
    </w:p>
    <w:p w14:paraId="16696745" w14:textId="77777777" w:rsidR="00B07509" w:rsidRPr="00903DBA" w:rsidRDefault="00B07509" w:rsidP="00B07509">
      <w:pPr>
        <w:pStyle w:val="Code"/>
        <w:rPr>
          <w:highlight w:val="white"/>
        </w:rPr>
      </w:pPr>
      <w:r w:rsidRPr="00903DBA">
        <w:rPr>
          <w:highlight w:val="white"/>
        </w:rPr>
        <w:t>#define OPEN_MAX 16</w:t>
      </w:r>
    </w:p>
    <w:p w14:paraId="64AB710B" w14:textId="77777777" w:rsidR="00B07509" w:rsidRPr="00903DBA" w:rsidRDefault="00B07509" w:rsidP="00B07509">
      <w:pPr>
        <w:pStyle w:val="Code"/>
        <w:rPr>
          <w:highlight w:val="white"/>
        </w:rPr>
      </w:pPr>
    </w:p>
    <w:p w14:paraId="201CAEEE" w14:textId="77777777" w:rsidR="00B07509" w:rsidRPr="00903DBA" w:rsidRDefault="00B07509" w:rsidP="00B07509">
      <w:pPr>
        <w:pStyle w:val="Code"/>
        <w:rPr>
          <w:highlight w:val="white"/>
        </w:rPr>
      </w:pPr>
      <w:r w:rsidRPr="00903DBA">
        <w:rPr>
          <w:highlight w:val="white"/>
        </w:rPr>
        <w:t>int abs(int value);</w:t>
      </w:r>
    </w:p>
    <w:p w14:paraId="076FA493" w14:textId="77777777" w:rsidR="00B07509" w:rsidRPr="00903DBA" w:rsidRDefault="00B07509" w:rsidP="00B07509">
      <w:pPr>
        <w:pStyle w:val="Code"/>
        <w:rPr>
          <w:highlight w:val="white"/>
        </w:rPr>
      </w:pPr>
      <w:r w:rsidRPr="00903DBA">
        <w:rPr>
          <w:highlight w:val="white"/>
        </w:rPr>
        <w:t>long labs(long value);</w:t>
      </w:r>
    </w:p>
    <w:p w14:paraId="61095326" w14:textId="77777777" w:rsidR="00B07509" w:rsidRPr="00903DBA" w:rsidRDefault="00B07509" w:rsidP="00B07509">
      <w:pPr>
        <w:pStyle w:val="Code"/>
        <w:rPr>
          <w:highlight w:val="white"/>
        </w:rPr>
      </w:pPr>
    </w:p>
    <w:p w14:paraId="3DC7B80A" w14:textId="77777777" w:rsidR="00B07509" w:rsidRPr="00903DBA" w:rsidRDefault="00B07509" w:rsidP="00B07509">
      <w:pPr>
        <w:pStyle w:val="Code"/>
        <w:rPr>
          <w:highlight w:val="white"/>
        </w:rPr>
      </w:pPr>
      <w:r w:rsidRPr="00903DBA">
        <w:rPr>
          <w:highlight w:val="white"/>
        </w:rPr>
        <w:t>void* malloc(size_t size);</w:t>
      </w:r>
    </w:p>
    <w:p w14:paraId="31EC2C4E" w14:textId="77777777" w:rsidR="00B07509" w:rsidRPr="00903DBA" w:rsidRDefault="00B07509" w:rsidP="00B07509">
      <w:pPr>
        <w:pStyle w:val="Code"/>
        <w:rPr>
          <w:highlight w:val="white"/>
        </w:rPr>
      </w:pPr>
      <w:r w:rsidRPr="00903DBA">
        <w:rPr>
          <w:highlight w:val="white"/>
        </w:rPr>
        <w:t>void* realloc(void* ptr, size_t newSize);</w:t>
      </w:r>
    </w:p>
    <w:p w14:paraId="4C6C698D" w14:textId="77777777" w:rsidR="00B07509" w:rsidRPr="00903DBA" w:rsidRDefault="00B07509" w:rsidP="00B07509">
      <w:pPr>
        <w:pStyle w:val="Code"/>
        <w:rPr>
          <w:highlight w:val="white"/>
        </w:rPr>
      </w:pPr>
      <w:r w:rsidRPr="00903DBA">
        <w:rPr>
          <w:highlight w:val="white"/>
        </w:rPr>
        <w:t>void* calloc(size_t num, size_t size);</w:t>
      </w:r>
    </w:p>
    <w:p w14:paraId="761A2F6B" w14:textId="77777777" w:rsidR="00B07509" w:rsidRPr="00903DBA" w:rsidRDefault="00B07509" w:rsidP="00B07509">
      <w:pPr>
        <w:pStyle w:val="Code"/>
        <w:rPr>
          <w:highlight w:val="white"/>
        </w:rPr>
      </w:pPr>
      <w:r w:rsidRPr="00903DBA">
        <w:rPr>
          <w:highlight w:val="white"/>
        </w:rPr>
        <w:t>void free(void* ptr);</w:t>
      </w:r>
    </w:p>
    <w:p w14:paraId="659A1CF8" w14:textId="77777777" w:rsidR="00B07509" w:rsidRPr="00903DBA" w:rsidRDefault="00B07509" w:rsidP="00807BB7">
      <w:pPr>
        <w:pStyle w:val="Code"/>
        <w:rPr>
          <w:highlight w:val="white"/>
        </w:rPr>
      </w:pPr>
    </w:p>
    <w:p w14:paraId="19F92251" w14:textId="77777777" w:rsidR="00636ADF" w:rsidRPr="00903DBA" w:rsidRDefault="00636ADF" w:rsidP="00636ADF">
      <w:pPr>
        <w:pStyle w:val="Code"/>
        <w:rPr>
          <w:highlight w:val="white"/>
        </w:rPr>
      </w:pPr>
      <w:r w:rsidRPr="00903DBA">
        <w:rPr>
          <w:highlight w:val="white"/>
        </w:rPr>
        <w:t>void qsort(void* valueList, size_t listSize, size_t valueSize,</w:t>
      </w:r>
    </w:p>
    <w:p w14:paraId="05A64656" w14:textId="77777777" w:rsidR="00636ADF" w:rsidRPr="00903DBA" w:rsidRDefault="00636ADF" w:rsidP="00636ADF">
      <w:pPr>
        <w:pStyle w:val="Code"/>
        <w:rPr>
          <w:highlight w:val="white"/>
        </w:rPr>
      </w:pPr>
      <w:r w:rsidRPr="00903DBA">
        <w:rPr>
          <w:highlight w:val="white"/>
        </w:rPr>
        <w:t xml:space="preserve">           int (*compare)(const void*, const void*));</w:t>
      </w:r>
    </w:p>
    <w:p w14:paraId="3ABFC7D2" w14:textId="77777777" w:rsidR="00636ADF" w:rsidRPr="00903DBA" w:rsidRDefault="00B07509" w:rsidP="00B07509">
      <w:pPr>
        <w:pStyle w:val="Code"/>
        <w:rPr>
          <w:highlight w:val="white"/>
        </w:rPr>
      </w:pPr>
      <w:r w:rsidRPr="00903DBA">
        <w:rPr>
          <w:highlight w:val="white"/>
        </w:rPr>
        <w:t>void* bsearch(const void* key, const void* valueList,</w:t>
      </w:r>
    </w:p>
    <w:p w14:paraId="3B2747D7" w14:textId="7E3A59FE" w:rsidR="00B07509" w:rsidRPr="00903DBA" w:rsidRDefault="00636ADF" w:rsidP="00B07509">
      <w:pPr>
        <w:pStyle w:val="Code"/>
        <w:rPr>
          <w:highlight w:val="white"/>
        </w:rPr>
      </w:pPr>
      <w:r w:rsidRPr="00903DBA">
        <w:rPr>
          <w:highlight w:val="white"/>
        </w:rPr>
        <w:t xml:space="preserve">             </w:t>
      </w:r>
      <w:r w:rsidR="00B07509" w:rsidRPr="00903DBA">
        <w:rPr>
          <w:highlight w:val="white"/>
        </w:rPr>
        <w:t xml:space="preserve"> size_t listSize, size_t valueSize,</w:t>
      </w:r>
    </w:p>
    <w:p w14:paraId="6CFBE0D7" w14:textId="225E736C" w:rsidR="00B07509" w:rsidRPr="00903DBA" w:rsidRDefault="00636ADF" w:rsidP="00B07509">
      <w:pPr>
        <w:pStyle w:val="Code"/>
        <w:rPr>
          <w:highlight w:val="white"/>
        </w:rPr>
      </w:pPr>
      <w:r w:rsidRPr="00903DBA">
        <w:rPr>
          <w:highlight w:val="white"/>
        </w:rPr>
        <w:t xml:space="preserve">              </w:t>
      </w:r>
      <w:r w:rsidR="00B07509" w:rsidRPr="00903DBA">
        <w:rPr>
          <w:highlight w:val="white"/>
        </w:rPr>
        <w:t>int (*compare)(const void*, const void*));</w:t>
      </w:r>
    </w:p>
    <w:p w14:paraId="15ED7ADD" w14:textId="77777777" w:rsidR="00B07509" w:rsidRPr="00903DBA" w:rsidRDefault="00B07509" w:rsidP="00B07509">
      <w:pPr>
        <w:pStyle w:val="Code"/>
        <w:rPr>
          <w:highlight w:val="white"/>
        </w:rPr>
      </w:pPr>
    </w:p>
    <w:p w14:paraId="528F3358" w14:textId="77777777" w:rsidR="00B07509" w:rsidRPr="00903DBA" w:rsidRDefault="00B07509" w:rsidP="00B07509">
      <w:pPr>
        <w:pStyle w:val="Code"/>
        <w:rPr>
          <w:highlight w:val="white"/>
        </w:rPr>
      </w:pPr>
      <w:r w:rsidRPr="00903DBA">
        <w:rPr>
          <w:highlight w:val="white"/>
        </w:rPr>
        <w:t>int abs(int value);</w:t>
      </w:r>
    </w:p>
    <w:p w14:paraId="5AB1A69C" w14:textId="77777777" w:rsidR="00B07509" w:rsidRPr="00903DBA" w:rsidRDefault="00B07509" w:rsidP="00B07509">
      <w:pPr>
        <w:pStyle w:val="Code"/>
        <w:rPr>
          <w:highlight w:val="white"/>
        </w:rPr>
      </w:pPr>
      <w:r w:rsidRPr="00903DBA">
        <w:rPr>
          <w:highlight w:val="white"/>
        </w:rPr>
        <w:t>long labs(long value);</w:t>
      </w:r>
    </w:p>
    <w:p w14:paraId="6C51A13C" w14:textId="77777777" w:rsidR="00B07509" w:rsidRPr="00903DBA" w:rsidRDefault="00B07509" w:rsidP="00B07509">
      <w:pPr>
        <w:pStyle w:val="Code"/>
        <w:rPr>
          <w:highlight w:val="white"/>
        </w:rPr>
      </w:pPr>
    </w:p>
    <w:p w14:paraId="12A37096" w14:textId="77777777" w:rsidR="00B07509" w:rsidRPr="00903DBA" w:rsidRDefault="00B07509" w:rsidP="00B07509">
      <w:pPr>
        <w:pStyle w:val="Code"/>
        <w:rPr>
          <w:highlight w:val="white"/>
        </w:rPr>
      </w:pPr>
      <w:r w:rsidRPr="00903DBA">
        <w:rPr>
          <w:highlight w:val="white"/>
        </w:rPr>
        <w:t>typedef struct {</w:t>
      </w:r>
    </w:p>
    <w:p w14:paraId="2322F2A6" w14:textId="77777777" w:rsidR="00B07509" w:rsidRPr="00903DBA" w:rsidRDefault="00B07509" w:rsidP="00B07509">
      <w:pPr>
        <w:pStyle w:val="Code"/>
        <w:rPr>
          <w:highlight w:val="white"/>
        </w:rPr>
      </w:pPr>
      <w:r w:rsidRPr="00903DBA">
        <w:rPr>
          <w:highlight w:val="white"/>
        </w:rPr>
        <w:t xml:space="preserve">  int quot, rem;</w:t>
      </w:r>
    </w:p>
    <w:p w14:paraId="0EC3A113" w14:textId="77777777" w:rsidR="00B07509" w:rsidRPr="00903DBA" w:rsidRDefault="00B07509" w:rsidP="00B07509">
      <w:pPr>
        <w:pStyle w:val="Code"/>
        <w:rPr>
          <w:highlight w:val="white"/>
        </w:rPr>
      </w:pPr>
      <w:r w:rsidRPr="00903DBA">
        <w:rPr>
          <w:highlight w:val="white"/>
        </w:rPr>
        <w:t>} div_t;</w:t>
      </w:r>
    </w:p>
    <w:p w14:paraId="0207166B" w14:textId="77777777" w:rsidR="00B07509" w:rsidRPr="00903DBA" w:rsidRDefault="00B07509" w:rsidP="00B07509">
      <w:pPr>
        <w:pStyle w:val="Code"/>
        <w:rPr>
          <w:highlight w:val="white"/>
        </w:rPr>
      </w:pPr>
    </w:p>
    <w:p w14:paraId="64F3C968" w14:textId="77777777" w:rsidR="00B07509" w:rsidRPr="00903DBA" w:rsidRDefault="00B07509" w:rsidP="00B07509">
      <w:pPr>
        <w:pStyle w:val="Code"/>
        <w:rPr>
          <w:highlight w:val="white"/>
        </w:rPr>
      </w:pPr>
      <w:r w:rsidRPr="00903DBA">
        <w:rPr>
          <w:highlight w:val="white"/>
        </w:rPr>
        <w:lastRenderedPageBreak/>
        <w:t>div_t div(int num, int denum);</w:t>
      </w:r>
    </w:p>
    <w:p w14:paraId="77828002" w14:textId="77777777" w:rsidR="00B07509" w:rsidRPr="00903DBA" w:rsidRDefault="00B07509" w:rsidP="00B07509">
      <w:pPr>
        <w:pStyle w:val="Code"/>
        <w:rPr>
          <w:highlight w:val="white"/>
        </w:rPr>
      </w:pPr>
    </w:p>
    <w:p w14:paraId="6475CCC7" w14:textId="77777777" w:rsidR="00B07509" w:rsidRPr="00903DBA" w:rsidRDefault="00B07509" w:rsidP="00B07509">
      <w:pPr>
        <w:pStyle w:val="Code"/>
        <w:rPr>
          <w:highlight w:val="white"/>
        </w:rPr>
      </w:pPr>
      <w:r w:rsidRPr="00903DBA">
        <w:rPr>
          <w:highlight w:val="white"/>
        </w:rPr>
        <w:t>typedef struct {</w:t>
      </w:r>
    </w:p>
    <w:p w14:paraId="163DD878" w14:textId="77777777" w:rsidR="00B07509" w:rsidRPr="00903DBA" w:rsidRDefault="00B07509" w:rsidP="00B07509">
      <w:pPr>
        <w:pStyle w:val="Code"/>
        <w:rPr>
          <w:highlight w:val="white"/>
        </w:rPr>
      </w:pPr>
      <w:r w:rsidRPr="00903DBA">
        <w:rPr>
          <w:highlight w:val="white"/>
        </w:rPr>
        <w:t xml:space="preserve">  long quot, rem;</w:t>
      </w:r>
    </w:p>
    <w:p w14:paraId="5DA635D4" w14:textId="77777777" w:rsidR="00B07509" w:rsidRPr="00903DBA" w:rsidRDefault="00B07509" w:rsidP="00B07509">
      <w:pPr>
        <w:pStyle w:val="Code"/>
        <w:rPr>
          <w:highlight w:val="white"/>
        </w:rPr>
      </w:pPr>
      <w:r w:rsidRPr="00903DBA">
        <w:rPr>
          <w:highlight w:val="white"/>
        </w:rPr>
        <w:t>} ldiv_t;</w:t>
      </w:r>
    </w:p>
    <w:p w14:paraId="4C6BF5BC" w14:textId="77777777" w:rsidR="00B07509" w:rsidRPr="00903DBA" w:rsidRDefault="00B07509" w:rsidP="00B07509">
      <w:pPr>
        <w:pStyle w:val="Code"/>
        <w:rPr>
          <w:highlight w:val="white"/>
        </w:rPr>
      </w:pPr>
    </w:p>
    <w:p w14:paraId="64BF0077" w14:textId="77777777" w:rsidR="00B07509" w:rsidRPr="00903DBA" w:rsidRDefault="00B07509" w:rsidP="00B07509">
      <w:pPr>
        <w:pStyle w:val="Code"/>
        <w:rPr>
          <w:highlight w:val="white"/>
        </w:rPr>
      </w:pPr>
      <w:r w:rsidRPr="00903DBA">
        <w:rPr>
          <w:highlight w:val="white"/>
        </w:rPr>
        <w:t>ldiv_t ldiv(long num, long denum);</w:t>
      </w:r>
    </w:p>
    <w:p w14:paraId="0E81C6E6" w14:textId="77777777" w:rsidR="00B07509" w:rsidRPr="00903DBA" w:rsidRDefault="00B07509" w:rsidP="00B07509">
      <w:pPr>
        <w:pStyle w:val="Code"/>
        <w:rPr>
          <w:highlight w:val="white"/>
        </w:rPr>
      </w:pPr>
      <w:r w:rsidRPr="00903DBA">
        <w:rPr>
          <w:highlight w:val="white"/>
        </w:rPr>
        <w:t>#endif</w:t>
      </w:r>
    </w:p>
    <w:p w14:paraId="7CB001E1" w14:textId="709DBA6E" w:rsidR="00B07509" w:rsidRPr="00903DBA" w:rsidRDefault="004B0675" w:rsidP="00E65FE6">
      <w:pPr>
        <w:pStyle w:val="CodeHeader"/>
      </w:pPr>
      <w:r w:rsidRPr="00903DBA">
        <w:t>s</w:t>
      </w:r>
      <w:r w:rsidR="008977FB" w:rsidRPr="00903DBA">
        <w:t>td</w:t>
      </w:r>
      <w:r w:rsidRPr="00903DBA">
        <w:t>l</w:t>
      </w:r>
      <w:r w:rsidR="008977FB" w:rsidRPr="00903DBA">
        <w:t>ib.c</w:t>
      </w:r>
    </w:p>
    <w:p w14:paraId="5916E3AF" w14:textId="77777777" w:rsidR="00C63B16" w:rsidRPr="00903DBA" w:rsidRDefault="00C63B16" w:rsidP="00C63B16">
      <w:pPr>
        <w:pStyle w:val="Code"/>
        <w:rPr>
          <w:highlight w:val="white"/>
        </w:rPr>
      </w:pPr>
      <w:r w:rsidRPr="00903DBA">
        <w:rPr>
          <w:highlight w:val="white"/>
        </w:rPr>
        <w:t>#include &lt;math.h&gt;</w:t>
      </w:r>
    </w:p>
    <w:p w14:paraId="5E2992CE" w14:textId="77777777" w:rsidR="00C63B16" w:rsidRPr="00903DBA" w:rsidRDefault="00C63B16" w:rsidP="00C63B16">
      <w:pPr>
        <w:pStyle w:val="Code"/>
        <w:rPr>
          <w:highlight w:val="white"/>
        </w:rPr>
      </w:pPr>
      <w:r w:rsidRPr="00903DBA">
        <w:rPr>
          <w:highlight w:val="white"/>
        </w:rPr>
        <w:t>#include &lt;ctype.h&gt;</w:t>
      </w:r>
    </w:p>
    <w:p w14:paraId="7BF1C7B1" w14:textId="77777777" w:rsidR="00C63B16" w:rsidRPr="00903DBA" w:rsidRDefault="00C63B16" w:rsidP="00C63B16">
      <w:pPr>
        <w:pStyle w:val="Code"/>
        <w:rPr>
          <w:highlight w:val="white"/>
        </w:rPr>
      </w:pPr>
      <w:r w:rsidRPr="00903DBA">
        <w:rPr>
          <w:highlight w:val="white"/>
        </w:rPr>
        <w:t>#include &lt;errno.h&gt;</w:t>
      </w:r>
    </w:p>
    <w:p w14:paraId="0586CFDC" w14:textId="77777777" w:rsidR="00C63B16" w:rsidRPr="00903DBA" w:rsidRDefault="00C63B16" w:rsidP="00C63B16">
      <w:pPr>
        <w:pStyle w:val="Code"/>
        <w:rPr>
          <w:highlight w:val="white"/>
        </w:rPr>
      </w:pPr>
      <w:r w:rsidRPr="00903DBA">
        <w:rPr>
          <w:highlight w:val="white"/>
        </w:rPr>
        <w:t>#include &lt;stdarg.h&gt;</w:t>
      </w:r>
    </w:p>
    <w:p w14:paraId="1FE0D675" w14:textId="77777777" w:rsidR="00C63B16" w:rsidRPr="00903DBA" w:rsidRDefault="00C63B16" w:rsidP="00C63B16">
      <w:pPr>
        <w:pStyle w:val="Code"/>
        <w:rPr>
          <w:highlight w:val="white"/>
        </w:rPr>
      </w:pPr>
      <w:r w:rsidRPr="00903DBA">
        <w:rPr>
          <w:highlight w:val="white"/>
        </w:rPr>
        <w:t>#include &lt;stddef.h&gt;</w:t>
      </w:r>
    </w:p>
    <w:p w14:paraId="0F900E70" w14:textId="77777777" w:rsidR="00C63B16" w:rsidRPr="00903DBA" w:rsidRDefault="00C63B16" w:rsidP="00C63B16">
      <w:pPr>
        <w:pStyle w:val="Code"/>
        <w:rPr>
          <w:highlight w:val="white"/>
        </w:rPr>
      </w:pPr>
      <w:r w:rsidRPr="00903DBA">
        <w:rPr>
          <w:highlight w:val="white"/>
        </w:rPr>
        <w:t>#include &lt;string.h&gt;</w:t>
      </w:r>
    </w:p>
    <w:p w14:paraId="2486A08D" w14:textId="77777777" w:rsidR="00C63B16" w:rsidRPr="00903DBA" w:rsidRDefault="00C63B16" w:rsidP="00C63B16">
      <w:pPr>
        <w:pStyle w:val="Code"/>
        <w:rPr>
          <w:highlight w:val="white"/>
        </w:rPr>
      </w:pPr>
      <w:r w:rsidRPr="00903DBA">
        <w:rPr>
          <w:highlight w:val="white"/>
        </w:rPr>
        <w:t>#include &lt;stdlib.h&gt;</w:t>
      </w:r>
    </w:p>
    <w:p w14:paraId="5BCA0E19" w14:textId="77777777" w:rsidR="00C63B16" w:rsidRPr="00903DBA" w:rsidRDefault="00C63B16" w:rsidP="00C63B16">
      <w:pPr>
        <w:pStyle w:val="Code"/>
        <w:rPr>
          <w:highlight w:val="white"/>
        </w:rPr>
      </w:pPr>
      <w:r w:rsidRPr="00903DBA">
        <w:rPr>
          <w:highlight w:val="white"/>
        </w:rPr>
        <w:t>#include &lt;stdio.h&gt;</w:t>
      </w:r>
    </w:p>
    <w:p w14:paraId="718BBCDB" w14:textId="77777777" w:rsidR="00C63B16" w:rsidRPr="00903DBA" w:rsidRDefault="00C63B16" w:rsidP="00C63B16">
      <w:pPr>
        <w:pStyle w:val="Code"/>
        <w:rPr>
          <w:highlight w:val="white"/>
        </w:rPr>
      </w:pPr>
    </w:p>
    <w:p w14:paraId="18D90D5B" w14:textId="77777777" w:rsidR="00C63B16" w:rsidRPr="00903DBA" w:rsidRDefault="00C63B16" w:rsidP="00C63B16">
      <w:pPr>
        <w:pStyle w:val="Code"/>
        <w:rPr>
          <w:highlight w:val="white"/>
        </w:rPr>
      </w:pPr>
      <w:r w:rsidRPr="00903DBA">
        <w:rPr>
          <w:highlight w:val="white"/>
        </w:rPr>
        <w:t>extern FILE g_fileArray[];</w:t>
      </w:r>
    </w:p>
    <w:p w14:paraId="352C9709" w14:textId="3634874F" w:rsidR="00407929" w:rsidRPr="00903DBA" w:rsidRDefault="00407929" w:rsidP="00407929">
      <w:pPr>
        <w:rPr>
          <w:highlight w:val="white"/>
        </w:rPr>
      </w:pPr>
      <w:r w:rsidRPr="00903DBA">
        <w:rPr>
          <w:highlight w:val="white"/>
        </w:rPr>
        <w:t xml:space="preserve">The </w:t>
      </w:r>
      <w:r w:rsidRPr="00903DBA">
        <w:rPr>
          <w:rStyle w:val="KeyWord0"/>
          <w:highlight w:val="white"/>
        </w:rPr>
        <w:t>atoi</w:t>
      </w:r>
      <w:r w:rsidRPr="00903DBA">
        <w:rPr>
          <w:highlight w:val="white"/>
        </w:rPr>
        <w:t xml:space="preserve"> (ASCII-to-integer)</w:t>
      </w:r>
      <w:r w:rsidR="00D42D68" w:rsidRPr="00903DBA">
        <w:rPr>
          <w:highlight w:val="white"/>
        </w:rPr>
        <w:t xml:space="preserve"> and</w:t>
      </w:r>
      <w:r w:rsidRPr="00903DBA">
        <w:rPr>
          <w:highlight w:val="white"/>
        </w:rPr>
        <w:t xml:space="preserve"> </w:t>
      </w:r>
      <w:r w:rsidR="00D42D68" w:rsidRPr="00903DBA">
        <w:rPr>
          <w:rStyle w:val="KeyWord0"/>
          <w:highlight w:val="white"/>
        </w:rPr>
        <w:t>atol</w:t>
      </w:r>
      <w:r w:rsidR="00D42D68" w:rsidRPr="00903DBA">
        <w:rPr>
          <w:highlight w:val="white"/>
        </w:rPr>
        <w:t xml:space="preserve"> (ASCII-to-long) </w:t>
      </w:r>
      <w:r w:rsidRPr="00903DBA">
        <w:rPr>
          <w:highlight w:val="white"/>
        </w:rPr>
        <w:t>function</w:t>
      </w:r>
      <w:r w:rsidR="00D42D68" w:rsidRPr="00903DBA">
        <w:rPr>
          <w:highlight w:val="white"/>
        </w:rPr>
        <w:t>s</w:t>
      </w:r>
      <w:r w:rsidRPr="00903DBA">
        <w:rPr>
          <w:highlight w:val="white"/>
        </w:rPr>
        <w:t xml:space="preserve"> </w:t>
      </w:r>
      <w:r w:rsidR="00B40A57" w:rsidRPr="00903DBA">
        <w:rPr>
          <w:highlight w:val="white"/>
        </w:rPr>
        <w:t>cast</w:t>
      </w:r>
      <w:r w:rsidR="00D42D68" w:rsidRPr="00903DBA">
        <w:rPr>
          <w:highlight w:val="white"/>
        </w:rPr>
        <w:t xml:space="preserve"> </w:t>
      </w:r>
      <w:r w:rsidR="00B40A57" w:rsidRPr="00903DBA">
        <w:rPr>
          <w:highlight w:val="white"/>
        </w:rPr>
        <w:t xml:space="preserve">a string to an integer value by calling </w:t>
      </w:r>
      <w:r w:rsidR="00D42D68" w:rsidRPr="00903DBA">
        <w:rPr>
          <w:rStyle w:val="KeyWord0"/>
          <w:highlight w:val="white"/>
        </w:rPr>
        <w:t>strtol</w:t>
      </w:r>
      <w:r w:rsidR="00D42D68" w:rsidRPr="00903DBA">
        <w:rPr>
          <w:highlight w:val="white"/>
        </w:rPr>
        <w:t>.</w:t>
      </w:r>
    </w:p>
    <w:p w14:paraId="50864BEC" w14:textId="4F97134E" w:rsidR="00C63B16" w:rsidRPr="00903DBA" w:rsidRDefault="00C63B16" w:rsidP="00C63B16">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 {</w:t>
      </w:r>
    </w:p>
    <w:p w14:paraId="4B1B8C01" w14:textId="4886F7F5" w:rsidR="00C63B16" w:rsidRPr="00903DBA" w:rsidRDefault="00C63B16" w:rsidP="00C63B16">
      <w:pPr>
        <w:pStyle w:val="Code"/>
        <w:rPr>
          <w:highlight w:val="white"/>
        </w:rPr>
      </w:pPr>
      <w:r w:rsidRPr="00903DBA">
        <w:rPr>
          <w:highlight w:val="white"/>
        </w:rPr>
        <w:t xml:space="preserve">  return (int) strtol(s, (</w:t>
      </w:r>
      <w:r w:rsidR="00F77CE6" w:rsidRPr="00903DBA">
        <w:rPr>
          <w:highlight w:val="white"/>
        </w:rPr>
        <w:t xml:space="preserve">const </w:t>
      </w:r>
      <w:r w:rsidRPr="00903DBA">
        <w:rPr>
          <w:highlight w:val="white"/>
        </w:rPr>
        <w:t>char**) NULL, 10);</w:t>
      </w:r>
    </w:p>
    <w:p w14:paraId="7AD6D215" w14:textId="77777777" w:rsidR="00C63B16" w:rsidRPr="00903DBA" w:rsidRDefault="00C63B16" w:rsidP="00C63B16">
      <w:pPr>
        <w:pStyle w:val="Code"/>
        <w:rPr>
          <w:highlight w:val="white"/>
        </w:rPr>
      </w:pPr>
      <w:r w:rsidRPr="00903DBA">
        <w:rPr>
          <w:highlight w:val="white"/>
        </w:rPr>
        <w:t>}</w:t>
      </w:r>
    </w:p>
    <w:p w14:paraId="5DAC8A57" w14:textId="77777777" w:rsidR="00D42D68" w:rsidRPr="00903DBA" w:rsidRDefault="00D42D68" w:rsidP="00C63B16">
      <w:pPr>
        <w:pStyle w:val="Code"/>
        <w:rPr>
          <w:highlight w:val="white"/>
        </w:rPr>
      </w:pPr>
    </w:p>
    <w:p w14:paraId="10C3FE8A" w14:textId="7CC93F87" w:rsidR="00C63B16" w:rsidRPr="00903DBA" w:rsidRDefault="00C63B16" w:rsidP="00C63B16">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 {</w:t>
      </w:r>
    </w:p>
    <w:p w14:paraId="4A08BD1D" w14:textId="42D3C927" w:rsidR="00C63B16" w:rsidRPr="00903DBA" w:rsidRDefault="00C63B16" w:rsidP="00C63B16">
      <w:pPr>
        <w:pStyle w:val="Code"/>
        <w:rPr>
          <w:highlight w:val="white"/>
        </w:rPr>
      </w:pPr>
      <w:r w:rsidRPr="00903DBA">
        <w:rPr>
          <w:highlight w:val="white"/>
        </w:rPr>
        <w:t xml:space="preserve">  return strtol(s, (</w:t>
      </w:r>
      <w:r w:rsidR="00F77CE6" w:rsidRPr="00903DBA">
        <w:rPr>
          <w:highlight w:val="white"/>
        </w:rPr>
        <w:t xml:space="preserve">const </w:t>
      </w:r>
      <w:r w:rsidRPr="00903DBA">
        <w:rPr>
          <w:highlight w:val="white"/>
        </w:rPr>
        <w:t>char**) NULL, 10);</w:t>
      </w:r>
    </w:p>
    <w:p w14:paraId="4C4BD83A" w14:textId="77777777" w:rsidR="00C63B16" w:rsidRPr="00903DBA" w:rsidRDefault="00C63B16" w:rsidP="00C63B16">
      <w:pPr>
        <w:pStyle w:val="Code"/>
        <w:rPr>
          <w:highlight w:val="white"/>
        </w:rPr>
      </w:pPr>
      <w:r w:rsidRPr="00903DBA">
        <w:rPr>
          <w:highlight w:val="white"/>
        </w:rPr>
        <w:t>}</w:t>
      </w:r>
    </w:p>
    <w:p w14:paraId="14B308FB" w14:textId="17E02D12" w:rsidR="00C63B16" w:rsidRPr="00903DBA" w:rsidRDefault="0033580C" w:rsidP="0033580C">
      <w:pPr>
        <w:rPr>
          <w:highlight w:val="white"/>
        </w:rPr>
      </w:pPr>
      <w:r w:rsidRPr="00903DBA">
        <w:rPr>
          <w:highlight w:val="white"/>
        </w:rPr>
        <w:t xml:space="preserve">The </w:t>
      </w:r>
      <w:r w:rsidRPr="00903DBA">
        <w:rPr>
          <w:rStyle w:val="KeyWord0"/>
          <w:highlight w:val="white"/>
        </w:rPr>
        <w:t>strtol</w:t>
      </w:r>
      <w:r w:rsidRPr="00903DBA">
        <w:rPr>
          <w:highlight w:val="white"/>
        </w:rPr>
        <w:t xml:space="preserve"> (string-to-long) </w:t>
      </w:r>
    </w:p>
    <w:p w14:paraId="72495FF8" w14:textId="77777777" w:rsidR="00AC074F" w:rsidRPr="00903DBA" w:rsidRDefault="00AC074F" w:rsidP="00AC074F">
      <w:pPr>
        <w:pStyle w:val="Code"/>
        <w:rPr>
          <w:highlight w:val="white"/>
        </w:rPr>
      </w:pPr>
      <w:r w:rsidRPr="00903DBA">
        <w:rPr>
          <w:highlight w:val="white"/>
        </w:rPr>
        <w:t>extern int g_inStatus, g_inChars;</w:t>
      </w:r>
    </w:p>
    <w:p w14:paraId="0E2DD26D" w14:textId="1080A57B" w:rsidR="00AC074F" w:rsidRPr="00903DBA" w:rsidRDefault="00AC074F" w:rsidP="00AC074F">
      <w:pPr>
        <w:pStyle w:val="Code"/>
        <w:rPr>
          <w:highlight w:val="white"/>
        </w:rPr>
      </w:pPr>
      <w:r w:rsidRPr="00903DBA">
        <w:rPr>
          <w:highlight w:val="white"/>
        </w:rPr>
        <w:t>extern void* g_inDevice;</w:t>
      </w:r>
    </w:p>
    <w:p w14:paraId="32590BF8" w14:textId="77777777" w:rsidR="00AC074F" w:rsidRPr="00903DBA" w:rsidRDefault="00AC074F" w:rsidP="00AC074F">
      <w:pPr>
        <w:pStyle w:val="Code"/>
        <w:rPr>
          <w:highlight w:val="white"/>
        </w:rPr>
      </w:pPr>
    </w:p>
    <w:p w14:paraId="0392A050" w14:textId="5B984CDA" w:rsidR="00287E37" w:rsidRPr="00903DBA" w:rsidRDefault="00287E37" w:rsidP="00287E37">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 {</w:t>
      </w:r>
    </w:p>
    <w:p w14:paraId="2B1CE226" w14:textId="77777777" w:rsidR="00287E37" w:rsidRPr="00903DBA" w:rsidRDefault="00287E37" w:rsidP="00287E37">
      <w:pPr>
        <w:pStyle w:val="Code"/>
        <w:rPr>
          <w:highlight w:val="white"/>
        </w:rPr>
      </w:pPr>
      <w:r w:rsidRPr="00903DBA">
        <w:rPr>
          <w:highlight w:val="white"/>
        </w:rPr>
        <w:t xml:space="preserve">  g_inStatus = STRING;</w:t>
      </w:r>
    </w:p>
    <w:p w14:paraId="0E1C916B" w14:textId="77777777" w:rsidR="00287E37" w:rsidRPr="00903DBA" w:rsidRDefault="00287E37" w:rsidP="00287E37">
      <w:pPr>
        <w:pStyle w:val="Code"/>
        <w:rPr>
          <w:highlight w:val="white"/>
        </w:rPr>
      </w:pPr>
      <w:r w:rsidRPr="00903DBA">
        <w:rPr>
          <w:highlight w:val="white"/>
        </w:rPr>
        <w:t xml:space="preserve">  g_inDevice = s;</w:t>
      </w:r>
    </w:p>
    <w:p w14:paraId="79035F87" w14:textId="77777777" w:rsidR="00287E37" w:rsidRPr="00903DBA" w:rsidRDefault="00287E37" w:rsidP="00287E37">
      <w:pPr>
        <w:pStyle w:val="Code"/>
        <w:rPr>
          <w:highlight w:val="white"/>
        </w:rPr>
      </w:pPr>
      <w:r w:rsidRPr="00903DBA">
        <w:rPr>
          <w:highlight w:val="white"/>
        </w:rPr>
        <w:t xml:space="preserve">  g_inChars = 0;</w:t>
      </w:r>
    </w:p>
    <w:p w14:paraId="54D47163" w14:textId="77777777" w:rsidR="00042CD9" w:rsidRPr="00903DBA" w:rsidRDefault="00042CD9" w:rsidP="00287E37">
      <w:pPr>
        <w:pStyle w:val="Code"/>
        <w:rPr>
          <w:highlight w:val="white"/>
        </w:rPr>
      </w:pPr>
    </w:p>
    <w:p w14:paraId="1174BDF3" w14:textId="33AC26CC"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long value = scanLongInt(base);</w:t>
      </w:r>
    </w:p>
    <w:p w14:paraId="46A7C927" w14:textId="77777777" w:rsidR="00287E37" w:rsidRPr="00903DBA" w:rsidRDefault="00287E37" w:rsidP="00287E37">
      <w:pPr>
        <w:pStyle w:val="Code"/>
        <w:rPr>
          <w:highlight w:val="white"/>
        </w:rPr>
      </w:pPr>
    </w:p>
    <w:p w14:paraId="2DDCA7A6" w14:textId="6BDDE151"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if (endp != NULL) {</w:t>
      </w:r>
    </w:p>
    <w:p w14:paraId="051853EA" w14:textId="08FD0997"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 xml:space="preserve">  *endp = s + g_inChars;</w:t>
      </w:r>
    </w:p>
    <w:p w14:paraId="1157EBDD" w14:textId="63D9B77C"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w:t>
      </w:r>
    </w:p>
    <w:p w14:paraId="39A07157" w14:textId="77777777" w:rsidR="00042CD9" w:rsidRPr="00903DBA" w:rsidRDefault="00042CD9" w:rsidP="00287E37">
      <w:pPr>
        <w:pStyle w:val="Code"/>
        <w:rPr>
          <w:highlight w:val="white"/>
        </w:rPr>
      </w:pPr>
    </w:p>
    <w:p w14:paraId="219B0EB0" w14:textId="06F9D657"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return value;</w:t>
      </w:r>
    </w:p>
    <w:p w14:paraId="4D28FDDF" w14:textId="78D55AE7" w:rsidR="00042CD9" w:rsidRPr="00903DBA" w:rsidRDefault="00042CD9" w:rsidP="00287E37">
      <w:pPr>
        <w:pStyle w:val="Code"/>
        <w:rPr>
          <w:highlight w:val="white"/>
        </w:rPr>
      </w:pPr>
      <w:r w:rsidRPr="00903DBA">
        <w:rPr>
          <w:highlight w:val="white"/>
        </w:rPr>
        <w:t xml:space="preserve">  }</w:t>
      </w:r>
    </w:p>
    <w:p w14:paraId="548F462F" w14:textId="77777777" w:rsidR="00287E37" w:rsidRPr="00903DBA" w:rsidRDefault="00287E37" w:rsidP="00287E37">
      <w:pPr>
        <w:pStyle w:val="Code"/>
        <w:rPr>
          <w:highlight w:val="white"/>
        </w:rPr>
      </w:pPr>
      <w:r w:rsidRPr="00903DBA">
        <w:rPr>
          <w:highlight w:val="white"/>
        </w:rPr>
        <w:t>}</w:t>
      </w:r>
    </w:p>
    <w:p w14:paraId="0661D1EF" w14:textId="5C8B39F8" w:rsidR="00287E37" w:rsidRPr="00903DBA" w:rsidRDefault="009C1BF4" w:rsidP="009C1BF4">
      <w:pPr>
        <w:rPr>
          <w:highlight w:val="white"/>
        </w:rPr>
      </w:pPr>
      <w:r w:rsidRPr="00903DBA">
        <w:rPr>
          <w:highlight w:val="white"/>
        </w:rPr>
        <w:t xml:space="preserve">The </w:t>
      </w:r>
      <w:r w:rsidRPr="00903DBA">
        <w:rPr>
          <w:rStyle w:val="KeyWord0"/>
          <w:highlight w:val="white"/>
        </w:rPr>
        <w:t>strtoul</w:t>
      </w:r>
      <w:r w:rsidRPr="00903DBA">
        <w:rPr>
          <w:highlight w:val="white"/>
        </w:rPr>
        <w:t xml:space="preserve"> (string-to-unsigned-long) </w:t>
      </w:r>
    </w:p>
    <w:p w14:paraId="24668636" w14:textId="16EB4A91" w:rsidR="00042CD9" w:rsidRPr="00903DBA" w:rsidRDefault="00042CD9" w:rsidP="00042CD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 {</w:t>
      </w:r>
    </w:p>
    <w:p w14:paraId="0C37872F" w14:textId="77777777" w:rsidR="00042CD9" w:rsidRPr="00903DBA" w:rsidRDefault="00042CD9" w:rsidP="00042CD9">
      <w:pPr>
        <w:pStyle w:val="Code"/>
        <w:rPr>
          <w:highlight w:val="white"/>
        </w:rPr>
      </w:pPr>
      <w:r w:rsidRPr="00903DBA">
        <w:rPr>
          <w:highlight w:val="white"/>
        </w:rPr>
        <w:t xml:space="preserve">  g_inStatus = STRING;</w:t>
      </w:r>
    </w:p>
    <w:p w14:paraId="4949C714" w14:textId="77777777" w:rsidR="00042CD9" w:rsidRPr="00903DBA" w:rsidRDefault="00042CD9" w:rsidP="00042CD9">
      <w:pPr>
        <w:pStyle w:val="Code"/>
        <w:rPr>
          <w:highlight w:val="white"/>
        </w:rPr>
      </w:pPr>
      <w:r w:rsidRPr="00903DBA">
        <w:rPr>
          <w:highlight w:val="white"/>
        </w:rPr>
        <w:t xml:space="preserve">  g_inDevice = s;</w:t>
      </w:r>
    </w:p>
    <w:p w14:paraId="2E671C2A" w14:textId="77777777" w:rsidR="00042CD9" w:rsidRPr="00903DBA" w:rsidRDefault="00042CD9" w:rsidP="00042CD9">
      <w:pPr>
        <w:pStyle w:val="Code"/>
        <w:rPr>
          <w:highlight w:val="white"/>
        </w:rPr>
      </w:pPr>
      <w:r w:rsidRPr="00903DBA">
        <w:rPr>
          <w:highlight w:val="white"/>
        </w:rPr>
        <w:t xml:space="preserve">  g_inChars = 0;</w:t>
      </w:r>
    </w:p>
    <w:p w14:paraId="44B03F30" w14:textId="77777777" w:rsidR="00042CD9" w:rsidRPr="00903DBA" w:rsidRDefault="00042CD9" w:rsidP="00042CD9">
      <w:pPr>
        <w:pStyle w:val="Code"/>
        <w:rPr>
          <w:highlight w:val="white"/>
        </w:rPr>
      </w:pPr>
      <w:r w:rsidRPr="00903DBA">
        <w:rPr>
          <w:highlight w:val="white"/>
        </w:rPr>
        <w:t xml:space="preserve">  </w:t>
      </w:r>
    </w:p>
    <w:p w14:paraId="3874FCAA" w14:textId="77777777" w:rsidR="00042CD9" w:rsidRPr="00903DBA" w:rsidRDefault="00042CD9" w:rsidP="00042CD9">
      <w:pPr>
        <w:pStyle w:val="Code"/>
        <w:rPr>
          <w:highlight w:val="white"/>
        </w:rPr>
      </w:pPr>
      <w:r w:rsidRPr="00903DBA">
        <w:rPr>
          <w:highlight w:val="white"/>
        </w:rPr>
        <w:lastRenderedPageBreak/>
        <w:t xml:space="preserve">  { unsigned long unsignedLongValue = scanUnsignedLongInt(base);</w:t>
      </w:r>
    </w:p>
    <w:p w14:paraId="7B0DD2A2" w14:textId="77777777" w:rsidR="00042CD9" w:rsidRPr="00903DBA" w:rsidRDefault="00042CD9" w:rsidP="00042CD9">
      <w:pPr>
        <w:pStyle w:val="Code"/>
        <w:rPr>
          <w:highlight w:val="white"/>
        </w:rPr>
      </w:pPr>
    </w:p>
    <w:p w14:paraId="5C5678A0" w14:textId="77777777" w:rsidR="00042CD9" w:rsidRPr="00903DBA" w:rsidRDefault="00042CD9" w:rsidP="00042CD9">
      <w:pPr>
        <w:pStyle w:val="Code"/>
        <w:rPr>
          <w:highlight w:val="white"/>
        </w:rPr>
      </w:pPr>
      <w:r w:rsidRPr="00903DBA">
        <w:rPr>
          <w:highlight w:val="white"/>
        </w:rPr>
        <w:t xml:space="preserve">    if (endp != NULL) {</w:t>
      </w:r>
    </w:p>
    <w:p w14:paraId="7C5E81FD" w14:textId="77777777" w:rsidR="00042CD9" w:rsidRPr="00903DBA" w:rsidRDefault="00042CD9" w:rsidP="00042CD9">
      <w:pPr>
        <w:pStyle w:val="Code"/>
        <w:rPr>
          <w:highlight w:val="white"/>
        </w:rPr>
      </w:pPr>
      <w:r w:rsidRPr="00903DBA">
        <w:rPr>
          <w:highlight w:val="white"/>
        </w:rPr>
        <w:t xml:space="preserve">      *endp = s + g_inChars;</w:t>
      </w:r>
    </w:p>
    <w:p w14:paraId="50ADCE61" w14:textId="77777777" w:rsidR="00042CD9" w:rsidRPr="00903DBA" w:rsidRDefault="00042CD9" w:rsidP="00042CD9">
      <w:pPr>
        <w:pStyle w:val="Code"/>
        <w:rPr>
          <w:highlight w:val="white"/>
        </w:rPr>
      </w:pPr>
      <w:r w:rsidRPr="00903DBA">
        <w:rPr>
          <w:highlight w:val="white"/>
        </w:rPr>
        <w:t xml:space="preserve">    }</w:t>
      </w:r>
    </w:p>
    <w:p w14:paraId="36D348AA" w14:textId="77777777" w:rsidR="00042CD9" w:rsidRPr="00903DBA" w:rsidRDefault="00042CD9" w:rsidP="00042CD9">
      <w:pPr>
        <w:pStyle w:val="Code"/>
        <w:rPr>
          <w:highlight w:val="white"/>
        </w:rPr>
      </w:pPr>
    </w:p>
    <w:p w14:paraId="62976B09" w14:textId="77777777" w:rsidR="00042CD9" w:rsidRPr="00903DBA" w:rsidRDefault="00042CD9" w:rsidP="00042CD9">
      <w:pPr>
        <w:pStyle w:val="Code"/>
        <w:rPr>
          <w:highlight w:val="white"/>
        </w:rPr>
      </w:pPr>
      <w:r w:rsidRPr="00903DBA">
        <w:rPr>
          <w:highlight w:val="white"/>
        </w:rPr>
        <w:t xml:space="preserve">    return unsignedLongValue;</w:t>
      </w:r>
    </w:p>
    <w:p w14:paraId="65F22AD5" w14:textId="77777777" w:rsidR="00042CD9" w:rsidRPr="00903DBA" w:rsidRDefault="00042CD9" w:rsidP="00042CD9">
      <w:pPr>
        <w:pStyle w:val="Code"/>
        <w:rPr>
          <w:highlight w:val="white"/>
        </w:rPr>
      </w:pPr>
      <w:r w:rsidRPr="00903DBA">
        <w:rPr>
          <w:highlight w:val="white"/>
        </w:rPr>
        <w:t xml:space="preserve">  }</w:t>
      </w:r>
    </w:p>
    <w:p w14:paraId="1662232B" w14:textId="77777777" w:rsidR="00042CD9" w:rsidRPr="00903DBA" w:rsidRDefault="00042CD9" w:rsidP="00042CD9">
      <w:pPr>
        <w:pStyle w:val="Code"/>
        <w:rPr>
          <w:highlight w:val="white"/>
        </w:rPr>
      </w:pPr>
      <w:r w:rsidRPr="00903DBA">
        <w:rPr>
          <w:highlight w:val="white"/>
        </w:rPr>
        <w:t>}</w:t>
      </w:r>
    </w:p>
    <w:p w14:paraId="2E1C886A" w14:textId="77777777" w:rsidR="00C63B16" w:rsidRPr="00903DBA" w:rsidRDefault="00C63B16" w:rsidP="00042CD9">
      <w:pPr>
        <w:pStyle w:val="Code"/>
        <w:rPr>
          <w:highlight w:val="white"/>
        </w:rPr>
      </w:pPr>
    </w:p>
    <w:p w14:paraId="17AA1DAE" w14:textId="660ED257" w:rsidR="00C63B16" w:rsidRPr="00903DBA" w:rsidRDefault="00C63B16" w:rsidP="00C63B16">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 {</w:t>
      </w:r>
    </w:p>
    <w:p w14:paraId="74416783" w14:textId="77777777" w:rsidR="00C63B16" w:rsidRPr="00903DBA" w:rsidRDefault="00C63B16" w:rsidP="00C63B16">
      <w:pPr>
        <w:pStyle w:val="Code"/>
        <w:rPr>
          <w:highlight w:val="white"/>
        </w:rPr>
      </w:pPr>
      <w:r w:rsidRPr="00903DBA">
        <w:rPr>
          <w:highlight w:val="white"/>
        </w:rPr>
        <w:t xml:space="preserve">  return strtod(s, (char**) NULL);</w:t>
      </w:r>
    </w:p>
    <w:p w14:paraId="0C2CFB7D" w14:textId="77777777" w:rsidR="00C63B16" w:rsidRPr="00903DBA" w:rsidRDefault="00C63B16" w:rsidP="00C63B16">
      <w:pPr>
        <w:pStyle w:val="Code"/>
        <w:rPr>
          <w:highlight w:val="white"/>
        </w:rPr>
      </w:pPr>
      <w:r w:rsidRPr="00903DBA">
        <w:rPr>
          <w:highlight w:val="white"/>
        </w:rPr>
        <w:t>}</w:t>
      </w:r>
    </w:p>
    <w:p w14:paraId="34B8974B" w14:textId="7ED00456" w:rsidR="00C63B16" w:rsidRPr="00903DBA" w:rsidRDefault="00801A29" w:rsidP="00801A29">
      <w:pPr>
        <w:rPr>
          <w:highlight w:val="white"/>
        </w:rPr>
      </w:pPr>
      <w:r w:rsidRPr="00903DBA">
        <w:rPr>
          <w:highlight w:val="white"/>
        </w:rPr>
        <w:t xml:space="preserve">The </w:t>
      </w:r>
      <w:r w:rsidRPr="00903DBA">
        <w:rPr>
          <w:rStyle w:val="KeyWord0"/>
          <w:highlight w:val="white"/>
        </w:rPr>
        <w:t>strtod</w:t>
      </w:r>
      <w:r w:rsidRPr="00903DBA">
        <w:rPr>
          <w:highlight w:val="white"/>
        </w:rPr>
        <w:t xml:space="preserve"> (string-to-double) </w:t>
      </w:r>
    </w:p>
    <w:p w14:paraId="2890EA85" w14:textId="0E70C2BB" w:rsidR="00C63B16" w:rsidRPr="00903DBA" w:rsidRDefault="00C63B16" w:rsidP="00C63B16">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 {</w:t>
      </w:r>
    </w:p>
    <w:p w14:paraId="5A81B4BA" w14:textId="77777777" w:rsidR="00C63B16" w:rsidRPr="00903DBA" w:rsidRDefault="00C63B16" w:rsidP="00C63B16">
      <w:pPr>
        <w:pStyle w:val="Code"/>
        <w:rPr>
          <w:highlight w:val="white"/>
        </w:rPr>
      </w:pPr>
      <w:r w:rsidRPr="00903DBA">
        <w:rPr>
          <w:highlight w:val="white"/>
        </w:rPr>
        <w:t xml:space="preserve">  int chars = '\0';</w:t>
      </w:r>
    </w:p>
    <w:p w14:paraId="3CFF1731" w14:textId="77777777" w:rsidR="00C63B16" w:rsidRPr="00903DBA" w:rsidRDefault="00C63B16" w:rsidP="00C63B16">
      <w:pPr>
        <w:pStyle w:val="Code"/>
        <w:rPr>
          <w:highlight w:val="white"/>
        </w:rPr>
      </w:pPr>
      <w:r w:rsidRPr="00903DBA">
        <w:rPr>
          <w:highlight w:val="white"/>
        </w:rPr>
        <w:t xml:space="preserve">  double value = 0;</w:t>
      </w:r>
    </w:p>
    <w:p w14:paraId="2129818D" w14:textId="77777777" w:rsidR="00C63B16" w:rsidRPr="00903DBA" w:rsidRDefault="00C63B16" w:rsidP="00C63B16">
      <w:pPr>
        <w:pStyle w:val="Code"/>
        <w:rPr>
          <w:highlight w:val="white"/>
        </w:rPr>
      </w:pPr>
      <w:r w:rsidRPr="00903DBA">
        <w:rPr>
          <w:highlight w:val="white"/>
        </w:rPr>
        <w:t xml:space="preserve">  sscanf(s, "%lf%n", &amp;value, &amp;chars);</w:t>
      </w:r>
    </w:p>
    <w:p w14:paraId="505BD464" w14:textId="77777777" w:rsidR="00C63B16" w:rsidRPr="00903DBA" w:rsidRDefault="00C63B16" w:rsidP="00C63B16">
      <w:pPr>
        <w:pStyle w:val="Code"/>
        <w:rPr>
          <w:highlight w:val="white"/>
        </w:rPr>
      </w:pPr>
    </w:p>
    <w:p w14:paraId="6DEFD5D2" w14:textId="77777777" w:rsidR="00C63B16" w:rsidRPr="00903DBA" w:rsidRDefault="00C63B16" w:rsidP="00C63B16">
      <w:pPr>
        <w:pStyle w:val="Code"/>
        <w:rPr>
          <w:highlight w:val="white"/>
        </w:rPr>
      </w:pPr>
      <w:r w:rsidRPr="00903DBA">
        <w:rPr>
          <w:highlight w:val="white"/>
        </w:rPr>
        <w:t xml:space="preserve">  if (endp != NULL) {</w:t>
      </w:r>
    </w:p>
    <w:p w14:paraId="24EABCCC" w14:textId="77777777" w:rsidR="00C63B16" w:rsidRPr="00903DBA" w:rsidRDefault="00C63B16" w:rsidP="00C63B16">
      <w:pPr>
        <w:pStyle w:val="Code"/>
        <w:rPr>
          <w:highlight w:val="white"/>
        </w:rPr>
      </w:pPr>
      <w:r w:rsidRPr="00903DBA">
        <w:rPr>
          <w:highlight w:val="white"/>
        </w:rPr>
        <w:t xml:space="preserve">    *endp = s + chars;</w:t>
      </w:r>
    </w:p>
    <w:p w14:paraId="5C5999FA" w14:textId="77777777" w:rsidR="00C63B16" w:rsidRPr="00903DBA" w:rsidRDefault="00C63B16" w:rsidP="00C63B16">
      <w:pPr>
        <w:pStyle w:val="Code"/>
        <w:rPr>
          <w:highlight w:val="white"/>
        </w:rPr>
      </w:pPr>
      <w:r w:rsidRPr="00903DBA">
        <w:rPr>
          <w:highlight w:val="white"/>
        </w:rPr>
        <w:t xml:space="preserve">  }</w:t>
      </w:r>
    </w:p>
    <w:p w14:paraId="7474EAAD" w14:textId="77777777" w:rsidR="00C63B16" w:rsidRPr="00903DBA" w:rsidRDefault="00C63B16" w:rsidP="00C63B16">
      <w:pPr>
        <w:pStyle w:val="Code"/>
        <w:rPr>
          <w:highlight w:val="white"/>
        </w:rPr>
      </w:pPr>
    </w:p>
    <w:p w14:paraId="445BED67" w14:textId="77777777" w:rsidR="00C63B16" w:rsidRPr="00903DBA" w:rsidRDefault="00C63B16" w:rsidP="00C63B16">
      <w:pPr>
        <w:pStyle w:val="Code"/>
        <w:rPr>
          <w:highlight w:val="white"/>
        </w:rPr>
      </w:pPr>
      <w:r w:rsidRPr="00903DBA">
        <w:rPr>
          <w:highlight w:val="white"/>
        </w:rPr>
        <w:t xml:space="preserve">  return value;</w:t>
      </w:r>
    </w:p>
    <w:p w14:paraId="15AF5A51" w14:textId="77777777" w:rsidR="00C63B16" w:rsidRPr="00903DBA" w:rsidRDefault="00C63B16" w:rsidP="00C63B16">
      <w:pPr>
        <w:pStyle w:val="Code"/>
        <w:rPr>
          <w:highlight w:val="white"/>
        </w:rPr>
      </w:pPr>
      <w:r w:rsidRPr="00903DBA">
        <w:rPr>
          <w:highlight w:val="white"/>
        </w:rPr>
        <w:t>}</w:t>
      </w:r>
    </w:p>
    <w:p w14:paraId="03289D5C" w14:textId="77777777" w:rsidR="00C63B16" w:rsidRPr="00903DBA" w:rsidRDefault="00C63B16" w:rsidP="00C63B16">
      <w:pPr>
        <w:pStyle w:val="Code"/>
        <w:rPr>
          <w:highlight w:val="white"/>
        </w:rPr>
      </w:pPr>
    </w:p>
    <w:p w14:paraId="48299449" w14:textId="77777777" w:rsidR="00C63B16" w:rsidRPr="00903DBA" w:rsidRDefault="00C63B16" w:rsidP="00C63B16">
      <w:pPr>
        <w:pStyle w:val="Code"/>
        <w:rPr>
          <w:highlight w:val="white"/>
        </w:rPr>
      </w:pPr>
      <w:r w:rsidRPr="00903DBA">
        <w:rPr>
          <w:highlight w:val="white"/>
        </w:rPr>
        <w:t>void abort(void) {</w:t>
      </w:r>
    </w:p>
    <w:p w14:paraId="7E2A8165" w14:textId="77777777" w:rsidR="00C63B16" w:rsidRPr="00903DBA" w:rsidRDefault="00C63B16" w:rsidP="00C63B16">
      <w:pPr>
        <w:pStyle w:val="Code"/>
        <w:rPr>
          <w:highlight w:val="white"/>
        </w:rPr>
      </w:pPr>
      <w:r w:rsidRPr="00903DBA">
        <w:rPr>
          <w:highlight w:val="white"/>
        </w:rPr>
        <w:t>#ifdef __WINDOWS__</w:t>
      </w:r>
    </w:p>
    <w:p w14:paraId="3FB2FE78" w14:textId="77777777" w:rsidR="00C63B16" w:rsidRPr="00903DBA" w:rsidRDefault="00C63B16" w:rsidP="00C63B16">
      <w:pPr>
        <w:pStyle w:val="Code"/>
        <w:rPr>
          <w:highlight w:val="white"/>
        </w:rPr>
      </w:pPr>
      <w:r w:rsidRPr="00903DBA">
        <w:rPr>
          <w:highlight w:val="white"/>
        </w:rPr>
        <w:t xml:space="preserve">  register_ah = 0x4Cs;</w:t>
      </w:r>
    </w:p>
    <w:p w14:paraId="50D92852" w14:textId="77777777" w:rsidR="00C63B16" w:rsidRPr="00903DBA" w:rsidRDefault="00C63B16" w:rsidP="00C63B16">
      <w:pPr>
        <w:pStyle w:val="Code"/>
        <w:rPr>
          <w:highlight w:val="white"/>
        </w:rPr>
      </w:pPr>
      <w:r w:rsidRPr="00903DBA">
        <w:rPr>
          <w:highlight w:val="white"/>
        </w:rPr>
        <w:t xml:space="preserve">  register_al = -1s;</w:t>
      </w:r>
    </w:p>
    <w:p w14:paraId="35ECACC1" w14:textId="77777777" w:rsidR="00C63B16" w:rsidRPr="00903DBA" w:rsidRDefault="00C63B16" w:rsidP="00C63B16">
      <w:pPr>
        <w:pStyle w:val="Code"/>
        <w:rPr>
          <w:highlight w:val="white"/>
        </w:rPr>
      </w:pPr>
      <w:r w:rsidRPr="00903DBA">
        <w:rPr>
          <w:highlight w:val="white"/>
        </w:rPr>
        <w:t xml:space="preserve">  interrupt(0x21s);</w:t>
      </w:r>
    </w:p>
    <w:p w14:paraId="53AC2F38" w14:textId="77777777" w:rsidR="00C63B16" w:rsidRPr="00903DBA" w:rsidRDefault="00C63B16" w:rsidP="00C63B16">
      <w:pPr>
        <w:pStyle w:val="Code"/>
        <w:rPr>
          <w:highlight w:val="white"/>
        </w:rPr>
      </w:pPr>
      <w:r w:rsidRPr="00903DBA">
        <w:rPr>
          <w:highlight w:val="white"/>
        </w:rPr>
        <w:t>#endif</w:t>
      </w:r>
    </w:p>
    <w:p w14:paraId="0F9C5FA6" w14:textId="77777777" w:rsidR="00C63B16" w:rsidRPr="00903DBA" w:rsidRDefault="00C63B16" w:rsidP="00C63B16">
      <w:pPr>
        <w:pStyle w:val="Code"/>
        <w:rPr>
          <w:highlight w:val="white"/>
        </w:rPr>
      </w:pPr>
    </w:p>
    <w:p w14:paraId="7D0E10C8" w14:textId="77777777" w:rsidR="00C63B16" w:rsidRPr="00903DBA" w:rsidRDefault="00C63B16" w:rsidP="00C63B16">
      <w:pPr>
        <w:pStyle w:val="Code"/>
        <w:rPr>
          <w:highlight w:val="white"/>
        </w:rPr>
      </w:pPr>
      <w:r w:rsidRPr="00903DBA">
        <w:rPr>
          <w:highlight w:val="white"/>
        </w:rPr>
        <w:t>#ifdef __LINUX__</w:t>
      </w:r>
    </w:p>
    <w:p w14:paraId="1FA6D2AD" w14:textId="77777777" w:rsidR="00C63B16" w:rsidRPr="00903DBA" w:rsidRDefault="00C63B16" w:rsidP="00C63B16">
      <w:pPr>
        <w:pStyle w:val="Code"/>
        <w:rPr>
          <w:highlight w:val="white"/>
        </w:rPr>
      </w:pPr>
      <w:r w:rsidRPr="00903DBA">
        <w:rPr>
          <w:highlight w:val="white"/>
        </w:rPr>
        <w:t xml:space="preserve">  register_rax = 60L;</w:t>
      </w:r>
    </w:p>
    <w:p w14:paraId="5DED00CD" w14:textId="77777777" w:rsidR="00C63B16" w:rsidRPr="00903DBA" w:rsidRDefault="00C63B16" w:rsidP="00C63B16">
      <w:pPr>
        <w:pStyle w:val="Code"/>
        <w:rPr>
          <w:highlight w:val="white"/>
        </w:rPr>
      </w:pPr>
      <w:r w:rsidRPr="00903DBA">
        <w:rPr>
          <w:highlight w:val="white"/>
        </w:rPr>
        <w:t xml:space="preserve">  register_rdi = -1L;</w:t>
      </w:r>
    </w:p>
    <w:p w14:paraId="68449D06" w14:textId="77777777" w:rsidR="00C63B16" w:rsidRPr="00903DBA" w:rsidRDefault="00C63B16" w:rsidP="00C63B16">
      <w:pPr>
        <w:pStyle w:val="Code"/>
        <w:rPr>
          <w:highlight w:val="white"/>
        </w:rPr>
      </w:pPr>
      <w:r w:rsidRPr="00903DBA">
        <w:rPr>
          <w:highlight w:val="white"/>
        </w:rPr>
        <w:t xml:space="preserve">  syscall();</w:t>
      </w:r>
    </w:p>
    <w:p w14:paraId="2B48E63E" w14:textId="77777777" w:rsidR="00C63B16" w:rsidRPr="00903DBA" w:rsidRDefault="00C63B16" w:rsidP="00C63B16">
      <w:pPr>
        <w:pStyle w:val="Code"/>
        <w:rPr>
          <w:highlight w:val="white"/>
        </w:rPr>
      </w:pPr>
      <w:r w:rsidRPr="00903DBA">
        <w:rPr>
          <w:highlight w:val="white"/>
        </w:rPr>
        <w:t>#endif</w:t>
      </w:r>
    </w:p>
    <w:p w14:paraId="26B5A40E" w14:textId="77777777" w:rsidR="00C63B16" w:rsidRPr="00903DBA" w:rsidRDefault="00C63B16" w:rsidP="00C63B16">
      <w:pPr>
        <w:pStyle w:val="Code"/>
        <w:rPr>
          <w:highlight w:val="white"/>
        </w:rPr>
      </w:pPr>
      <w:r w:rsidRPr="00903DBA">
        <w:rPr>
          <w:highlight w:val="white"/>
        </w:rPr>
        <w:t>}</w:t>
      </w:r>
    </w:p>
    <w:p w14:paraId="21636429" w14:textId="77777777" w:rsidR="00C63B16" w:rsidRPr="00903DBA" w:rsidRDefault="00C63B16" w:rsidP="00C63B16">
      <w:pPr>
        <w:pStyle w:val="Code"/>
        <w:rPr>
          <w:highlight w:val="white"/>
        </w:rPr>
      </w:pPr>
    </w:p>
    <w:p w14:paraId="7D063FC6" w14:textId="77777777" w:rsidR="00C63B16" w:rsidRPr="00903DBA" w:rsidRDefault="00C63B16" w:rsidP="00C63B16">
      <w:pPr>
        <w:pStyle w:val="Code"/>
        <w:rPr>
          <w:highlight w:val="white"/>
        </w:rPr>
      </w:pPr>
      <w:r w:rsidRPr="00903DBA">
        <w:rPr>
          <w:highlight w:val="white"/>
        </w:rPr>
        <w:t>char* getenv(const char* /* name */) {</w:t>
      </w:r>
    </w:p>
    <w:p w14:paraId="73C988AF" w14:textId="77777777" w:rsidR="00C63B16" w:rsidRPr="00903DBA" w:rsidRDefault="00C63B16" w:rsidP="00C63B16">
      <w:pPr>
        <w:pStyle w:val="Code"/>
        <w:rPr>
          <w:highlight w:val="white"/>
        </w:rPr>
      </w:pPr>
      <w:r w:rsidRPr="00903DBA">
        <w:rPr>
          <w:highlight w:val="white"/>
        </w:rPr>
        <w:t xml:space="preserve">  return NULL;</w:t>
      </w:r>
    </w:p>
    <w:p w14:paraId="158DA839" w14:textId="77777777" w:rsidR="00C63B16" w:rsidRPr="00903DBA" w:rsidRDefault="00C63B16" w:rsidP="00C63B16">
      <w:pPr>
        <w:pStyle w:val="Code"/>
        <w:rPr>
          <w:highlight w:val="white"/>
        </w:rPr>
      </w:pPr>
      <w:r w:rsidRPr="00903DBA">
        <w:rPr>
          <w:highlight w:val="white"/>
        </w:rPr>
        <w:t>}</w:t>
      </w:r>
    </w:p>
    <w:p w14:paraId="767B55EA" w14:textId="77777777" w:rsidR="00C63B16" w:rsidRPr="00903DBA" w:rsidRDefault="00C63B16" w:rsidP="00C63B16">
      <w:pPr>
        <w:pStyle w:val="Code"/>
        <w:rPr>
          <w:highlight w:val="white"/>
        </w:rPr>
      </w:pPr>
    </w:p>
    <w:p w14:paraId="749BEF96" w14:textId="77777777" w:rsidR="00C63B16" w:rsidRPr="00903DBA" w:rsidRDefault="00C63B16" w:rsidP="00C63B16">
      <w:pPr>
        <w:pStyle w:val="Code"/>
        <w:rPr>
          <w:highlight w:val="white"/>
        </w:rPr>
      </w:pPr>
      <w:r w:rsidRPr="00903DBA">
        <w:rPr>
          <w:highlight w:val="white"/>
        </w:rPr>
        <w:t>int system(const char* /* command */) {</w:t>
      </w:r>
    </w:p>
    <w:p w14:paraId="1D4337D1" w14:textId="77777777" w:rsidR="00C63B16" w:rsidRPr="00903DBA" w:rsidRDefault="00C63B16" w:rsidP="00C63B16">
      <w:pPr>
        <w:pStyle w:val="Code"/>
        <w:rPr>
          <w:highlight w:val="white"/>
        </w:rPr>
      </w:pPr>
      <w:r w:rsidRPr="00903DBA">
        <w:rPr>
          <w:highlight w:val="white"/>
        </w:rPr>
        <w:t xml:space="preserve">  return -1;</w:t>
      </w:r>
    </w:p>
    <w:p w14:paraId="36C11D2D" w14:textId="77777777" w:rsidR="00C63B16" w:rsidRPr="00903DBA" w:rsidRDefault="00C63B16" w:rsidP="00C63B16">
      <w:pPr>
        <w:pStyle w:val="Code"/>
        <w:rPr>
          <w:highlight w:val="white"/>
        </w:rPr>
      </w:pPr>
      <w:r w:rsidRPr="00903DBA">
        <w:rPr>
          <w:highlight w:val="white"/>
        </w:rPr>
        <w:t>}</w:t>
      </w:r>
    </w:p>
    <w:p w14:paraId="29890F6E" w14:textId="77777777" w:rsidR="00C63B16" w:rsidRPr="00903DBA" w:rsidRDefault="00C63B16" w:rsidP="00C63B16">
      <w:pPr>
        <w:pStyle w:val="Code"/>
        <w:rPr>
          <w:highlight w:val="white"/>
        </w:rPr>
      </w:pPr>
    </w:p>
    <w:p w14:paraId="0A21BEC3" w14:textId="77777777" w:rsidR="00C63B16" w:rsidRPr="00903DBA" w:rsidRDefault="00C63B16" w:rsidP="00C63B16">
      <w:pPr>
        <w:pStyle w:val="Code"/>
        <w:rPr>
          <w:highlight w:val="white"/>
        </w:rPr>
      </w:pPr>
      <w:r w:rsidRPr="00903DBA">
        <w:rPr>
          <w:highlight w:val="white"/>
        </w:rPr>
        <w:t>void memswp(void* value1, void* value2, int valueSize) {</w:t>
      </w:r>
    </w:p>
    <w:p w14:paraId="4BA00379" w14:textId="77777777" w:rsidR="00C63B16" w:rsidRPr="00903DBA" w:rsidRDefault="00C63B16" w:rsidP="00C63B16">
      <w:pPr>
        <w:pStyle w:val="Code"/>
        <w:rPr>
          <w:highlight w:val="white"/>
        </w:rPr>
      </w:pPr>
      <w:r w:rsidRPr="00903DBA">
        <w:rPr>
          <w:highlight w:val="white"/>
        </w:rPr>
        <w:t xml:space="preserve">  char* charValue1 = (char*) value1;</w:t>
      </w:r>
    </w:p>
    <w:p w14:paraId="54B2217B" w14:textId="77777777" w:rsidR="00C63B16" w:rsidRPr="00903DBA" w:rsidRDefault="00C63B16" w:rsidP="00C63B16">
      <w:pPr>
        <w:pStyle w:val="Code"/>
        <w:rPr>
          <w:highlight w:val="white"/>
        </w:rPr>
      </w:pPr>
      <w:r w:rsidRPr="00903DBA">
        <w:rPr>
          <w:highlight w:val="white"/>
        </w:rPr>
        <w:t xml:space="preserve">  char* charValue2 = (char*) value2;</w:t>
      </w:r>
    </w:p>
    <w:p w14:paraId="50BB546F" w14:textId="77777777" w:rsidR="00C63B16" w:rsidRPr="00903DBA" w:rsidRDefault="00C63B16" w:rsidP="00C63B16">
      <w:pPr>
        <w:pStyle w:val="Code"/>
        <w:rPr>
          <w:highlight w:val="white"/>
        </w:rPr>
      </w:pPr>
    </w:p>
    <w:p w14:paraId="3DA2FD9E" w14:textId="77777777" w:rsidR="00C63B16" w:rsidRPr="00903DBA" w:rsidRDefault="00C63B16" w:rsidP="00C63B16">
      <w:pPr>
        <w:pStyle w:val="Code"/>
        <w:rPr>
          <w:highlight w:val="white"/>
        </w:rPr>
      </w:pPr>
      <w:r w:rsidRPr="00903DBA">
        <w:rPr>
          <w:highlight w:val="white"/>
        </w:rPr>
        <w:t xml:space="preserve">  int index;</w:t>
      </w:r>
    </w:p>
    <w:p w14:paraId="30E86154" w14:textId="77777777" w:rsidR="00C63B16" w:rsidRPr="00903DBA" w:rsidRDefault="00C63B16" w:rsidP="00C63B16">
      <w:pPr>
        <w:pStyle w:val="Code"/>
        <w:rPr>
          <w:highlight w:val="white"/>
        </w:rPr>
      </w:pPr>
      <w:r w:rsidRPr="00903DBA">
        <w:rPr>
          <w:highlight w:val="white"/>
        </w:rPr>
        <w:t xml:space="preserve">  for (index = 0; index &lt; valueSize; ++index) {</w:t>
      </w:r>
    </w:p>
    <w:p w14:paraId="5DEA9F91" w14:textId="77777777" w:rsidR="00C63B16" w:rsidRPr="00903DBA" w:rsidRDefault="00C63B16" w:rsidP="00C63B16">
      <w:pPr>
        <w:pStyle w:val="Code"/>
        <w:rPr>
          <w:highlight w:val="white"/>
        </w:rPr>
      </w:pPr>
      <w:r w:rsidRPr="00903DBA">
        <w:rPr>
          <w:highlight w:val="white"/>
        </w:rPr>
        <w:t xml:space="preserve">    char tempValue = charValue1[index];</w:t>
      </w:r>
    </w:p>
    <w:p w14:paraId="0CF86588" w14:textId="77777777" w:rsidR="00C63B16" w:rsidRPr="00903DBA" w:rsidRDefault="00C63B16" w:rsidP="00C63B16">
      <w:pPr>
        <w:pStyle w:val="Code"/>
        <w:rPr>
          <w:highlight w:val="white"/>
        </w:rPr>
      </w:pPr>
      <w:r w:rsidRPr="00903DBA">
        <w:rPr>
          <w:highlight w:val="white"/>
        </w:rPr>
        <w:lastRenderedPageBreak/>
        <w:t xml:space="preserve">    charValue1[index] = charValue2[index];</w:t>
      </w:r>
    </w:p>
    <w:p w14:paraId="305BBC71" w14:textId="77777777" w:rsidR="00C63B16" w:rsidRPr="00903DBA" w:rsidRDefault="00C63B16" w:rsidP="00C63B16">
      <w:pPr>
        <w:pStyle w:val="Code"/>
        <w:rPr>
          <w:highlight w:val="white"/>
        </w:rPr>
      </w:pPr>
      <w:r w:rsidRPr="00903DBA">
        <w:rPr>
          <w:highlight w:val="white"/>
        </w:rPr>
        <w:t xml:space="preserve">    charValue2[index] = tempValue;</w:t>
      </w:r>
    </w:p>
    <w:p w14:paraId="4A591111" w14:textId="77777777" w:rsidR="00C63B16" w:rsidRPr="00903DBA" w:rsidRDefault="00C63B16" w:rsidP="00C63B16">
      <w:pPr>
        <w:pStyle w:val="Code"/>
        <w:rPr>
          <w:highlight w:val="white"/>
        </w:rPr>
      </w:pPr>
      <w:r w:rsidRPr="00903DBA">
        <w:rPr>
          <w:highlight w:val="white"/>
        </w:rPr>
        <w:t xml:space="preserve">  }</w:t>
      </w:r>
    </w:p>
    <w:p w14:paraId="55F0A718" w14:textId="77777777" w:rsidR="00C63B16" w:rsidRPr="00903DBA" w:rsidRDefault="00C63B16" w:rsidP="00C63B16">
      <w:pPr>
        <w:pStyle w:val="Code"/>
        <w:rPr>
          <w:highlight w:val="white"/>
        </w:rPr>
      </w:pPr>
      <w:r w:rsidRPr="00903DBA">
        <w:rPr>
          <w:highlight w:val="white"/>
        </w:rPr>
        <w:t>}</w:t>
      </w:r>
    </w:p>
    <w:p w14:paraId="0C472F78" w14:textId="77777777" w:rsidR="00C63B16" w:rsidRPr="00903DBA" w:rsidRDefault="00C63B16" w:rsidP="00C63B16">
      <w:pPr>
        <w:pStyle w:val="Code"/>
        <w:rPr>
          <w:highlight w:val="white"/>
        </w:rPr>
      </w:pPr>
    </w:p>
    <w:p w14:paraId="118ACAE8" w14:textId="77777777" w:rsidR="00C63B16" w:rsidRPr="00903DBA" w:rsidRDefault="00C63B16" w:rsidP="00C63B16">
      <w:pPr>
        <w:pStyle w:val="Code"/>
        <w:rPr>
          <w:highlight w:val="white"/>
        </w:rPr>
      </w:pPr>
      <w:r w:rsidRPr="00903DBA">
        <w:rPr>
          <w:highlight w:val="white"/>
        </w:rPr>
        <w:t>void* bsearch(const void* keyPtr, const void* valueList,</w:t>
      </w:r>
    </w:p>
    <w:p w14:paraId="21F4C9B7" w14:textId="2CABCD0E" w:rsidR="00C63B16" w:rsidRPr="00903DBA" w:rsidRDefault="00C63B16" w:rsidP="00C63B16">
      <w:pPr>
        <w:pStyle w:val="Code"/>
        <w:rPr>
          <w:highlight w:val="white"/>
        </w:rPr>
      </w:pPr>
      <w:r w:rsidRPr="00903DBA">
        <w:rPr>
          <w:highlight w:val="white"/>
        </w:rPr>
        <w:t xml:space="preserve">              size_t listSize, size_t valueSize,</w:t>
      </w:r>
    </w:p>
    <w:p w14:paraId="46EB3105" w14:textId="704A48F8" w:rsidR="00C63B16" w:rsidRPr="00903DBA" w:rsidRDefault="00C63B16" w:rsidP="00C63B16">
      <w:pPr>
        <w:pStyle w:val="Code"/>
        <w:rPr>
          <w:highlight w:val="white"/>
        </w:rPr>
      </w:pPr>
      <w:r w:rsidRPr="00903DBA">
        <w:rPr>
          <w:highlight w:val="white"/>
        </w:rPr>
        <w:t xml:space="preserve">              int (*compare)(const void*, const void*)) {</w:t>
      </w:r>
    </w:p>
    <w:p w14:paraId="47C467DB" w14:textId="77777777" w:rsidR="00C63B16" w:rsidRPr="00903DBA" w:rsidRDefault="00C63B16" w:rsidP="00C63B16">
      <w:pPr>
        <w:pStyle w:val="Code"/>
        <w:rPr>
          <w:highlight w:val="white"/>
        </w:rPr>
      </w:pPr>
      <w:r w:rsidRPr="00903DBA">
        <w:rPr>
          <w:highlight w:val="white"/>
        </w:rPr>
        <w:t xml:space="preserve">  int firstIndex = 0, lastIndex = listSize - 1;</w:t>
      </w:r>
    </w:p>
    <w:p w14:paraId="54D10AA2" w14:textId="77777777" w:rsidR="00C63B16" w:rsidRPr="00903DBA" w:rsidRDefault="00C63B16" w:rsidP="00C63B16">
      <w:pPr>
        <w:pStyle w:val="Code"/>
        <w:rPr>
          <w:highlight w:val="white"/>
        </w:rPr>
      </w:pPr>
    </w:p>
    <w:p w14:paraId="7291CD07" w14:textId="77777777" w:rsidR="00C63B16" w:rsidRPr="00903DBA" w:rsidRDefault="00C63B16" w:rsidP="00C63B16">
      <w:pPr>
        <w:pStyle w:val="Code"/>
        <w:rPr>
          <w:highlight w:val="white"/>
        </w:rPr>
      </w:pPr>
      <w:r w:rsidRPr="00903DBA">
        <w:rPr>
          <w:highlight w:val="white"/>
        </w:rPr>
        <w:t xml:space="preserve">  if (listSize == 0) {</w:t>
      </w:r>
    </w:p>
    <w:p w14:paraId="5E738020" w14:textId="77777777" w:rsidR="00C63B16" w:rsidRPr="00903DBA" w:rsidRDefault="00C63B16" w:rsidP="00C63B16">
      <w:pPr>
        <w:pStyle w:val="Code"/>
        <w:rPr>
          <w:highlight w:val="white"/>
        </w:rPr>
      </w:pPr>
      <w:r w:rsidRPr="00903DBA">
        <w:rPr>
          <w:highlight w:val="white"/>
        </w:rPr>
        <w:t xml:space="preserve">    return NULL;</w:t>
      </w:r>
    </w:p>
    <w:p w14:paraId="10072BC3" w14:textId="77777777" w:rsidR="00C63B16" w:rsidRPr="00903DBA" w:rsidRDefault="00C63B16" w:rsidP="00C63B16">
      <w:pPr>
        <w:pStyle w:val="Code"/>
        <w:rPr>
          <w:highlight w:val="white"/>
        </w:rPr>
      </w:pPr>
      <w:r w:rsidRPr="00903DBA">
        <w:rPr>
          <w:highlight w:val="white"/>
        </w:rPr>
        <w:t xml:space="preserve">  }</w:t>
      </w:r>
    </w:p>
    <w:p w14:paraId="7E268D09" w14:textId="77777777" w:rsidR="00C63B16" w:rsidRPr="00903DBA" w:rsidRDefault="00C63B16" w:rsidP="00C63B16">
      <w:pPr>
        <w:pStyle w:val="Code"/>
        <w:rPr>
          <w:highlight w:val="white"/>
        </w:rPr>
      </w:pPr>
    </w:p>
    <w:p w14:paraId="27FD9120" w14:textId="77777777" w:rsidR="00C63B16" w:rsidRPr="00903DBA" w:rsidRDefault="00C63B16" w:rsidP="00C63B16">
      <w:pPr>
        <w:pStyle w:val="Code"/>
        <w:rPr>
          <w:highlight w:val="white"/>
        </w:rPr>
      </w:pPr>
      <w:r w:rsidRPr="00903DBA">
        <w:rPr>
          <w:highlight w:val="white"/>
        </w:rPr>
        <w:t xml:space="preserve">  while (TRUE) {</w:t>
      </w:r>
    </w:p>
    <w:p w14:paraId="45B54008" w14:textId="77777777" w:rsidR="00C63B16" w:rsidRPr="00903DBA" w:rsidRDefault="00C63B16" w:rsidP="00C63B16">
      <w:pPr>
        <w:pStyle w:val="Code"/>
        <w:rPr>
          <w:highlight w:val="white"/>
        </w:rPr>
      </w:pPr>
      <w:r w:rsidRPr="00903DBA">
        <w:rPr>
          <w:highlight w:val="white"/>
        </w:rPr>
        <w:t xml:space="preserve">    { char* firstValuePtr = ((char*) valueList) + (firstIndex * valueSize);</w:t>
      </w:r>
    </w:p>
    <w:p w14:paraId="556650B7" w14:textId="77777777" w:rsidR="00C63B16" w:rsidRPr="00903DBA" w:rsidRDefault="00C63B16" w:rsidP="00C63B16">
      <w:pPr>
        <w:pStyle w:val="Code"/>
        <w:rPr>
          <w:highlight w:val="white"/>
        </w:rPr>
      </w:pPr>
      <w:r w:rsidRPr="00903DBA">
        <w:rPr>
          <w:highlight w:val="white"/>
        </w:rPr>
        <w:t xml:space="preserve">      int firstCompare = compare(keyPtr, firstValuePtr);</w:t>
      </w:r>
    </w:p>
    <w:p w14:paraId="51336634" w14:textId="77777777" w:rsidR="00C63B16" w:rsidRPr="00903DBA" w:rsidRDefault="00C63B16" w:rsidP="00C63B16">
      <w:pPr>
        <w:pStyle w:val="Code"/>
        <w:rPr>
          <w:highlight w:val="white"/>
        </w:rPr>
      </w:pPr>
    </w:p>
    <w:p w14:paraId="3BE4BE0B" w14:textId="77777777" w:rsidR="00C63B16" w:rsidRPr="00903DBA" w:rsidRDefault="00C63B16" w:rsidP="00C63B16">
      <w:pPr>
        <w:pStyle w:val="Code"/>
        <w:rPr>
          <w:highlight w:val="white"/>
        </w:rPr>
      </w:pPr>
      <w:r w:rsidRPr="00903DBA">
        <w:rPr>
          <w:highlight w:val="white"/>
        </w:rPr>
        <w:t xml:space="preserve">      if (firstCompare &lt; 0) {</w:t>
      </w:r>
    </w:p>
    <w:p w14:paraId="515B8E14" w14:textId="77777777" w:rsidR="00C63B16" w:rsidRPr="00903DBA" w:rsidRDefault="00C63B16" w:rsidP="00C63B16">
      <w:pPr>
        <w:pStyle w:val="Code"/>
        <w:rPr>
          <w:highlight w:val="white"/>
        </w:rPr>
      </w:pPr>
      <w:r w:rsidRPr="00903DBA">
        <w:rPr>
          <w:highlight w:val="white"/>
        </w:rPr>
        <w:t xml:space="preserve">        return NULL;</w:t>
      </w:r>
    </w:p>
    <w:p w14:paraId="40666630" w14:textId="77777777" w:rsidR="00C63B16" w:rsidRPr="00903DBA" w:rsidRDefault="00C63B16" w:rsidP="00C63B16">
      <w:pPr>
        <w:pStyle w:val="Code"/>
        <w:rPr>
          <w:highlight w:val="white"/>
        </w:rPr>
      </w:pPr>
      <w:r w:rsidRPr="00903DBA">
        <w:rPr>
          <w:highlight w:val="white"/>
        </w:rPr>
        <w:t xml:space="preserve">      }</w:t>
      </w:r>
    </w:p>
    <w:p w14:paraId="336B1FDF" w14:textId="77777777" w:rsidR="00C63B16" w:rsidRPr="00903DBA" w:rsidRDefault="00C63B16" w:rsidP="00C63B16">
      <w:pPr>
        <w:pStyle w:val="Code"/>
        <w:rPr>
          <w:highlight w:val="white"/>
        </w:rPr>
      </w:pPr>
      <w:r w:rsidRPr="00903DBA">
        <w:rPr>
          <w:highlight w:val="white"/>
        </w:rPr>
        <w:t xml:space="preserve">      else if (firstCompare == 0) {</w:t>
      </w:r>
    </w:p>
    <w:p w14:paraId="2FB27F16" w14:textId="77777777" w:rsidR="00C63B16" w:rsidRPr="00903DBA" w:rsidRDefault="00C63B16" w:rsidP="00C63B16">
      <w:pPr>
        <w:pStyle w:val="Code"/>
        <w:rPr>
          <w:highlight w:val="white"/>
        </w:rPr>
      </w:pPr>
      <w:r w:rsidRPr="00903DBA">
        <w:rPr>
          <w:highlight w:val="white"/>
        </w:rPr>
        <w:t xml:space="preserve">        return firstValuePtr;</w:t>
      </w:r>
    </w:p>
    <w:p w14:paraId="6DC236FF" w14:textId="77777777" w:rsidR="00C63B16" w:rsidRPr="00903DBA" w:rsidRDefault="00C63B16" w:rsidP="00C63B16">
      <w:pPr>
        <w:pStyle w:val="Code"/>
        <w:rPr>
          <w:highlight w:val="white"/>
        </w:rPr>
      </w:pPr>
      <w:r w:rsidRPr="00903DBA">
        <w:rPr>
          <w:highlight w:val="white"/>
        </w:rPr>
        <w:t xml:space="preserve">      }</w:t>
      </w:r>
    </w:p>
    <w:p w14:paraId="4EC4C3D4" w14:textId="77777777" w:rsidR="00C63B16" w:rsidRPr="00903DBA" w:rsidRDefault="00C63B16" w:rsidP="00C63B16">
      <w:pPr>
        <w:pStyle w:val="Code"/>
        <w:rPr>
          <w:highlight w:val="white"/>
        </w:rPr>
      </w:pPr>
      <w:r w:rsidRPr="00903DBA">
        <w:rPr>
          <w:highlight w:val="white"/>
        </w:rPr>
        <w:t xml:space="preserve">    }</w:t>
      </w:r>
    </w:p>
    <w:p w14:paraId="6D998B22" w14:textId="77777777" w:rsidR="00C63B16" w:rsidRPr="00903DBA" w:rsidRDefault="00C63B16" w:rsidP="00C63B16">
      <w:pPr>
        <w:pStyle w:val="Code"/>
        <w:rPr>
          <w:highlight w:val="white"/>
        </w:rPr>
      </w:pPr>
    </w:p>
    <w:p w14:paraId="367B7F81" w14:textId="77777777" w:rsidR="00C63B16" w:rsidRPr="00903DBA" w:rsidRDefault="00C63B16" w:rsidP="00C63B16">
      <w:pPr>
        <w:pStyle w:val="Code"/>
        <w:rPr>
          <w:highlight w:val="white"/>
        </w:rPr>
      </w:pPr>
      <w:r w:rsidRPr="00903DBA">
        <w:rPr>
          <w:highlight w:val="white"/>
        </w:rPr>
        <w:t xml:space="preserve">    { char* lastValuePtr = ((char*) valueList) + (lastIndex * valueSize);</w:t>
      </w:r>
    </w:p>
    <w:p w14:paraId="3AD73DEC" w14:textId="77777777" w:rsidR="00C63B16" w:rsidRPr="00903DBA" w:rsidRDefault="00C63B16" w:rsidP="00C63B16">
      <w:pPr>
        <w:pStyle w:val="Code"/>
        <w:rPr>
          <w:highlight w:val="white"/>
        </w:rPr>
      </w:pPr>
      <w:r w:rsidRPr="00903DBA">
        <w:rPr>
          <w:highlight w:val="white"/>
        </w:rPr>
        <w:t xml:space="preserve">      int lastCompare = compare(keyPtr, lastValuePtr);</w:t>
      </w:r>
    </w:p>
    <w:p w14:paraId="6E6F5A34" w14:textId="77777777" w:rsidR="00C63B16" w:rsidRPr="00903DBA" w:rsidRDefault="00C63B16" w:rsidP="00C63B16">
      <w:pPr>
        <w:pStyle w:val="Code"/>
        <w:rPr>
          <w:highlight w:val="white"/>
        </w:rPr>
      </w:pPr>
    </w:p>
    <w:p w14:paraId="40E46411" w14:textId="77777777" w:rsidR="00C63B16" w:rsidRPr="00903DBA" w:rsidRDefault="00C63B16" w:rsidP="00C63B16">
      <w:pPr>
        <w:pStyle w:val="Code"/>
        <w:rPr>
          <w:highlight w:val="white"/>
        </w:rPr>
      </w:pPr>
      <w:r w:rsidRPr="00903DBA">
        <w:rPr>
          <w:highlight w:val="white"/>
        </w:rPr>
        <w:t xml:space="preserve">      if (lastCompare &gt; 0) {</w:t>
      </w:r>
    </w:p>
    <w:p w14:paraId="14DFBEAA" w14:textId="77777777" w:rsidR="00C63B16" w:rsidRPr="00903DBA" w:rsidRDefault="00C63B16" w:rsidP="00C63B16">
      <w:pPr>
        <w:pStyle w:val="Code"/>
        <w:rPr>
          <w:highlight w:val="white"/>
        </w:rPr>
      </w:pPr>
      <w:r w:rsidRPr="00903DBA">
        <w:rPr>
          <w:highlight w:val="white"/>
        </w:rPr>
        <w:t xml:space="preserve">        return NULL;</w:t>
      </w:r>
    </w:p>
    <w:p w14:paraId="66A2351B" w14:textId="77777777" w:rsidR="00C63B16" w:rsidRPr="00903DBA" w:rsidRDefault="00C63B16" w:rsidP="00C63B16">
      <w:pPr>
        <w:pStyle w:val="Code"/>
        <w:rPr>
          <w:highlight w:val="white"/>
        </w:rPr>
      </w:pPr>
      <w:r w:rsidRPr="00903DBA">
        <w:rPr>
          <w:highlight w:val="white"/>
        </w:rPr>
        <w:t xml:space="preserve">      }</w:t>
      </w:r>
    </w:p>
    <w:p w14:paraId="77DC333C" w14:textId="77777777" w:rsidR="00C63B16" w:rsidRPr="00903DBA" w:rsidRDefault="00C63B16" w:rsidP="00C63B16">
      <w:pPr>
        <w:pStyle w:val="Code"/>
        <w:rPr>
          <w:highlight w:val="white"/>
        </w:rPr>
      </w:pPr>
      <w:r w:rsidRPr="00903DBA">
        <w:rPr>
          <w:highlight w:val="white"/>
        </w:rPr>
        <w:t xml:space="preserve">      else if (lastCompare == 0) {</w:t>
      </w:r>
    </w:p>
    <w:p w14:paraId="55A66A40" w14:textId="77777777" w:rsidR="00C63B16" w:rsidRPr="00903DBA" w:rsidRDefault="00C63B16" w:rsidP="00C63B16">
      <w:pPr>
        <w:pStyle w:val="Code"/>
        <w:rPr>
          <w:highlight w:val="white"/>
        </w:rPr>
      </w:pPr>
      <w:r w:rsidRPr="00903DBA">
        <w:rPr>
          <w:highlight w:val="white"/>
        </w:rPr>
        <w:t xml:space="preserve">        return lastValuePtr;</w:t>
      </w:r>
    </w:p>
    <w:p w14:paraId="6C46F0FD" w14:textId="77777777" w:rsidR="00C63B16" w:rsidRPr="00903DBA" w:rsidRDefault="00C63B16" w:rsidP="00C63B16">
      <w:pPr>
        <w:pStyle w:val="Code"/>
        <w:rPr>
          <w:highlight w:val="white"/>
        </w:rPr>
      </w:pPr>
      <w:r w:rsidRPr="00903DBA">
        <w:rPr>
          <w:highlight w:val="white"/>
        </w:rPr>
        <w:t xml:space="preserve">      }</w:t>
      </w:r>
    </w:p>
    <w:p w14:paraId="78980EA5" w14:textId="77777777" w:rsidR="00C63B16" w:rsidRPr="00903DBA" w:rsidRDefault="00C63B16" w:rsidP="00C63B16">
      <w:pPr>
        <w:pStyle w:val="Code"/>
        <w:rPr>
          <w:highlight w:val="white"/>
        </w:rPr>
      </w:pPr>
      <w:r w:rsidRPr="00903DBA">
        <w:rPr>
          <w:highlight w:val="white"/>
        </w:rPr>
        <w:t xml:space="preserve">    }</w:t>
      </w:r>
    </w:p>
    <w:p w14:paraId="7C76D024" w14:textId="77777777" w:rsidR="00C63B16" w:rsidRPr="00903DBA" w:rsidRDefault="00C63B16" w:rsidP="00C63B16">
      <w:pPr>
        <w:pStyle w:val="Code"/>
        <w:rPr>
          <w:highlight w:val="white"/>
        </w:rPr>
      </w:pPr>
    </w:p>
    <w:p w14:paraId="751BED2F" w14:textId="77777777" w:rsidR="00C63B16" w:rsidRPr="00903DBA" w:rsidRDefault="00C63B16" w:rsidP="00C63B16">
      <w:pPr>
        <w:pStyle w:val="Code"/>
        <w:rPr>
          <w:highlight w:val="white"/>
        </w:rPr>
      </w:pPr>
      <w:r w:rsidRPr="00903DBA">
        <w:rPr>
          <w:highlight w:val="white"/>
        </w:rPr>
        <w:t xml:space="preserve">    { int middleIndex = (firstIndex + lastIndex) / 2;</w:t>
      </w:r>
    </w:p>
    <w:p w14:paraId="4B672ADF" w14:textId="77777777" w:rsidR="00C63B16" w:rsidRPr="00903DBA" w:rsidRDefault="00C63B16" w:rsidP="00C63B16">
      <w:pPr>
        <w:pStyle w:val="Code"/>
        <w:rPr>
          <w:highlight w:val="white"/>
        </w:rPr>
      </w:pPr>
      <w:r w:rsidRPr="00903DBA">
        <w:rPr>
          <w:highlight w:val="white"/>
        </w:rPr>
        <w:t xml:space="preserve">      char* middleValuePtr = ((char*)valueList) + (middleIndex * valueSize);</w:t>
      </w:r>
    </w:p>
    <w:p w14:paraId="4FE47E29" w14:textId="77777777" w:rsidR="00C63B16" w:rsidRPr="00903DBA" w:rsidRDefault="00C63B16" w:rsidP="00C63B16">
      <w:pPr>
        <w:pStyle w:val="Code"/>
        <w:rPr>
          <w:highlight w:val="white"/>
        </w:rPr>
      </w:pPr>
      <w:r w:rsidRPr="00903DBA">
        <w:rPr>
          <w:highlight w:val="white"/>
        </w:rPr>
        <w:t xml:space="preserve">      int middleCompare = compare(keyPtr, middleValuePtr);</w:t>
      </w:r>
    </w:p>
    <w:p w14:paraId="0BC8B9DF" w14:textId="77777777" w:rsidR="00C63B16" w:rsidRPr="00903DBA" w:rsidRDefault="00C63B16" w:rsidP="00C63B16">
      <w:pPr>
        <w:pStyle w:val="Code"/>
        <w:rPr>
          <w:highlight w:val="white"/>
        </w:rPr>
      </w:pPr>
    </w:p>
    <w:p w14:paraId="2E8F64B9" w14:textId="77777777" w:rsidR="00C63B16" w:rsidRPr="00903DBA" w:rsidRDefault="00C63B16" w:rsidP="00C63B16">
      <w:pPr>
        <w:pStyle w:val="Code"/>
        <w:rPr>
          <w:highlight w:val="white"/>
        </w:rPr>
      </w:pPr>
      <w:r w:rsidRPr="00903DBA">
        <w:rPr>
          <w:highlight w:val="white"/>
        </w:rPr>
        <w:t xml:space="preserve">      if (middleCompare &lt; 0) {</w:t>
      </w:r>
    </w:p>
    <w:p w14:paraId="4E17D656" w14:textId="77777777" w:rsidR="00C63B16" w:rsidRPr="00903DBA" w:rsidRDefault="00C63B16" w:rsidP="00C63B16">
      <w:pPr>
        <w:pStyle w:val="Code"/>
        <w:rPr>
          <w:highlight w:val="white"/>
        </w:rPr>
      </w:pPr>
      <w:r w:rsidRPr="00903DBA">
        <w:rPr>
          <w:highlight w:val="white"/>
        </w:rPr>
        <w:t xml:space="preserve">        lastIndex = middleIndex;</w:t>
      </w:r>
    </w:p>
    <w:p w14:paraId="038685E0" w14:textId="77777777" w:rsidR="00C63B16" w:rsidRPr="00903DBA" w:rsidRDefault="00C63B16" w:rsidP="00C63B16">
      <w:pPr>
        <w:pStyle w:val="Code"/>
        <w:rPr>
          <w:highlight w:val="white"/>
        </w:rPr>
      </w:pPr>
      <w:r w:rsidRPr="00903DBA">
        <w:rPr>
          <w:highlight w:val="white"/>
        </w:rPr>
        <w:t xml:space="preserve">      }</w:t>
      </w:r>
    </w:p>
    <w:p w14:paraId="5ACA93AD" w14:textId="77777777" w:rsidR="00C63B16" w:rsidRPr="00903DBA" w:rsidRDefault="00C63B16" w:rsidP="00C63B16">
      <w:pPr>
        <w:pStyle w:val="Code"/>
        <w:rPr>
          <w:highlight w:val="white"/>
        </w:rPr>
      </w:pPr>
      <w:r w:rsidRPr="00903DBA">
        <w:rPr>
          <w:highlight w:val="white"/>
        </w:rPr>
        <w:t xml:space="preserve">      else if (middleCompare &gt; 0) {</w:t>
      </w:r>
    </w:p>
    <w:p w14:paraId="2890419F" w14:textId="77777777" w:rsidR="00C63B16" w:rsidRPr="00903DBA" w:rsidRDefault="00C63B16" w:rsidP="00C63B16">
      <w:pPr>
        <w:pStyle w:val="Code"/>
        <w:rPr>
          <w:highlight w:val="white"/>
        </w:rPr>
      </w:pPr>
      <w:r w:rsidRPr="00903DBA">
        <w:rPr>
          <w:highlight w:val="white"/>
        </w:rPr>
        <w:t xml:space="preserve">        firstIndex = middleIndex;</w:t>
      </w:r>
    </w:p>
    <w:p w14:paraId="41322835" w14:textId="77777777" w:rsidR="00C63B16" w:rsidRPr="00903DBA" w:rsidRDefault="00C63B16" w:rsidP="00C63B16">
      <w:pPr>
        <w:pStyle w:val="Code"/>
        <w:rPr>
          <w:highlight w:val="white"/>
        </w:rPr>
      </w:pPr>
      <w:r w:rsidRPr="00903DBA">
        <w:rPr>
          <w:highlight w:val="white"/>
        </w:rPr>
        <w:t xml:space="preserve">      }</w:t>
      </w:r>
    </w:p>
    <w:p w14:paraId="3C3D62FA" w14:textId="77777777" w:rsidR="00C63B16" w:rsidRPr="00903DBA" w:rsidRDefault="00C63B16" w:rsidP="00C63B16">
      <w:pPr>
        <w:pStyle w:val="Code"/>
        <w:rPr>
          <w:highlight w:val="white"/>
        </w:rPr>
      </w:pPr>
      <w:r w:rsidRPr="00903DBA">
        <w:rPr>
          <w:highlight w:val="white"/>
        </w:rPr>
        <w:t xml:space="preserve">      else {</w:t>
      </w:r>
    </w:p>
    <w:p w14:paraId="1A0AF5FA" w14:textId="77777777" w:rsidR="00C63B16" w:rsidRPr="00903DBA" w:rsidRDefault="00C63B16" w:rsidP="00C63B16">
      <w:pPr>
        <w:pStyle w:val="Code"/>
        <w:rPr>
          <w:highlight w:val="white"/>
        </w:rPr>
      </w:pPr>
      <w:r w:rsidRPr="00903DBA">
        <w:rPr>
          <w:highlight w:val="white"/>
        </w:rPr>
        <w:t xml:space="preserve">        return middleValuePtr;</w:t>
      </w:r>
    </w:p>
    <w:p w14:paraId="318B338A" w14:textId="77777777" w:rsidR="00C63B16" w:rsidRPr="00903DBA" w:rsidRDefault="00C63B16" w:rsidP="00C63B16">
      <w:pPr>
        <w:pStyle w:val="Code"/>
        <w:rPr>
          <w:highlight w:val="white"/>
        </w:rPr>
      </w:pPr>
      <w:r w:rsidRPr="00903DBA">
        <w:rPr>
          <w:highlight w:val="white"/>
        </w:rPr>
        <w:t xml:space="preserve">      }</w:t>
      </w:r>
    </w:p>
    <w:p w14:paraId="4445060E" w14:textId="77777777" w:rsidR="00C63B16" w:rsidRPr="00903DBA" w:rsidRDefault="00C63B16" w:rsidP="00C63B16">
      <w:pPr>
        <w:pStyle w:val="Code"/>
        <w:rPr>
          <w:highlight w:val="white"/>
        </w:rPr>
      </w:pPr>
      <w:r w:rsidRPr="00903DBA">
        <w:rPr>
          <w:highlight w:val="white"/>
        </w:rPr>
        <w:t xml:space="preserve">    }</w:t>
      </w:r>
    </w:p>
    <w:p w14:paraId="27062785" w14:textId="77777777" w:rsidR="00C63B16" w:rsidRPr="00903DBA" w:rsidRDefault="00C63B16" w:rsidP="00C63B16">
      <w:pPr>
        <w:pStyle w:val="Code"/>
        <w:rPr>
          <w:highlight w:val="white"/>
        </w:rPr>
      </w:pPr>
      <w:r w:rsidRPr="00903DBA">
        <w:rPr>
          <w:highlight w:val="white"/>
        </w:rPr>
        <w:t xml:space="preserve">  }</w:t>
      </w:r>
    </w:p>
    <w:p w14:paraId="3226EA64" w14:textId="77777777" w:rsidR="00C63B16" w:rsidRPr="00903DBA" w:rsidRDefault="00C63B16" w:rsidP="00C63B16">
      <w:pPr>
        <w:pStyle w:val="Code"/>
        <w:rPr>
          <w:highlight w:val="white"/>
        </w:rPr>
      </w:pPr>
      <w:r w:rsidRPr="00903DBA">
        <w:rPr>
          <w:highlight w:val="white"/>
        </w:rPr>
        <w:t>}</w:t>
      </w:r>
    </w:p>
    <w:p w14:paraId="19FAC656" w14:textId="77777777" w:rsidR="00C63B16" w:rsidRPr="00903DBA" w:rsidRDefault="00C63B16" w:rsidP="00C63B16">
      <w:pPr>
        <w:pStyle w:val="Code"/>
        <w:rPr>
          <w:highlight w:val="white"/>
        </w:rPr>
      </w:pPr>
    </w:p>
    <w:p w14:paraId="44979A13" w14:textId="77777777" w:rsidR="00C63B16" w:rsidRPr="00903DBA" w:rsidRDefault="00C63B16" w:rsidP="00C63B16">
      <w:pPr>
        <w:pStyle w:val="Code"/>
        <w:rPr>
          <w:highlight w:val="white"/>
        </w:rPr>
      </w:pPr>
      <w:r w:rsidRPr="00903DBA">
        <w:rPr>
          <w:highlight w:val="white"/>
        </w:rPr>
        <w:t>static long g_randValue;</w:t>
      </w:r>
    </w:p>
    <w:p w14:paraId="06FE93A9" w14:textId="77777777" w:rsidR="00C63B16" w:rsidRPr="00903DBA" w:rsidRDefault="00C63B16" w:rsidP="00C63B16">
      <w:pPr>
        <w:pStyle w:val="Code"/>
        <w:rPr>
          <w:highlight w:val="white"/>
        </w:rPr>
      </w:pPr>
    </w:p>
    <w:p w14:paraId="6F737C2E" w14:textId="77777777" w:rsidR="00C63B16" w:rsidRPr="00903DBA" w:rsidRDefault="00C63B16" w:rsidP="00C63B16">
      <w:pPr>
        <w:pStyle w:val="Code"/>
        <w:rPr>
          <w:highlight w:val="white"/>
        </w:rPr>
      </w:pPr>
      <w:r w:rsidRPr="00903DBA">
        <w:rPr>
          <w:highlight w:val="white"/>
        </w:rPr>
        <w:t>#define A 1664525l</w:t>
      </w:r>
    </w:p>
    <w:p w14:paraId="3C6FDCFC" w14:textId="77777777" w:rsidR="00C63B16" w:rsidRPr="00903DBA" w:rsidRDefault="00C63B16" w:rsidP="00C63B16">
      <w:pPr>
        <w:pStyle w:val="Code"/>
        <w:rPr>
          <w:highlight w:val="white"/>
        </w:rPr>
      </w:pPr>
      <w:r w:rsidRPr="00903DBA">
        <w:rPr>
          <w:highlight w:val="white"/>
        </w:rPr>
        <w:lastRenderedPageBreak/>
        <w:t>#define C 1013904223l</w:t>
      </w:r>
    </w:p>
    <w:p w14:paraId="2A7D7528" w14:textId="77777777" w:rsidR="00C63B16" w:rsidRPr="00903DBA" w:rsidRDefault="00C63B16" w:rsidP="00C63B16">
      <w:pPr>
        <w:pStyle w:val="Code"/>
        <w:rPr>
          <w:highlight w:val="white"/>
        </w:rPr>
      </w:pPr>
      <w:r w:rsidRPr="00903DBA">
        <w:rPr>
          <w:highlight w:val="white"/>
        </w:rPr>
        <w:t>#define RAND_MAX 127</w:t>
      </w:r>
    </w:p>
    <w:p w14:paraId="2A044F8E" w14:textId="77777777" w:rsidR="00C63B16" w:rsidRPr="00903DBA" w:rsidRDefault="00C63B16" w:rsidP="00C63B16">
      <w:pPr>
        <w:pStyle w:val="Code"/>
        <w:rPr>
          <w:highlight w:val="white"/>
        </w:rPr>
      </w:pPr>
    </w:p>
    <w:p w14:paraId="026CD421" w14:textId="77777777" w:rsidR="00C63B16" w:rsidRPr="00903DBA" w:rsidRDefault="00C63B16" w:rsidP="00C63B16">
      <w:pPr>
        <w:pStyle w:val="Code"/>
        <w:rPr>
          <w:highlight w:val="white"/>
        </w:rPr>
      </w:pPr>
      <w:r w:rsidRPr="00903DBA">
        <w:rPr>
          <w:highlight w:val="white"/>
        </w:rPr>
        <w:t>int rand(void) {</w:t>
      </w:r>
    </w:p>
    <w:p w14:paraId="2412ABCA" w14:textId="77777777" w:rsidR="00C63B16" w:rsidRPr="00903DBA" w:rsidRDefault="00C63B16" w:rsidP="00C63B16">
      <w:pPr>
        <w:pStyle w:val="Code"/>
        <w:rPr>
          <w:highlight w:val="white"/>
        </w:rPr>
      </w:pPr>
      <w:r w:rsidRPr="00903DBA">
        <w:rPr>
          <w:highlight w:val="white"/>
        </w:rPr>
        <w:t xml:space="preserve">  g_randValue = ((A * g_randValue) + C) % RAND_MAX;</w:t>
      </w:r>
    </w:p>
    <w:p w14:paraId="7B5527E4" w14:textId="77777777" w:rsidR="00C63B16" w:rsidRPr="00903DBA" w:rsidRDefault="00C63B16" w:rsidP="00C63B16">
      <w:pPr>
        <w:pStyle w:val="Code"/>
        <w:rPr>
          <w:highlight w:val="white"/>
        </w:rPr>
      </w:pPr>
      <w:r w:rsidRPr="00903DBA">
        <w:rPr>
          <w:highlight w:val="white"/>
        </w:rPr>
        <w:t xml:space="preserve">  return (int) g_randValue;</w:t>
      </w:r>
    </w:p>
    <w:p w14:paraId="0CE85FED" w14:textId="77777777" w:rsidR="00C63B16" w:rsidRPr="00903DBA" w:rsidRDefault="00C63B16" w:rsidP="00C63B16">
      <w:pPr>
        <w:pStyle w:val="Code"/>
        <w:rPr>
          <w:highlight w:val="white"/>
        </w:rPr>
      </w:pPr>
      <w:r w:rsidRPr="00903DBA">
        <w:rPr>
          <w:highlight w:val="white"/>
        </w:rPr>
        <w:t>}</w:t>
      </w:r>
    </w:p>
    <w:p w14:paraId="49B4B195" w14:textId="77777777" w:rsidR="00C63B16" w:rsidRPr="00903DBA" w:rsidRDefault="00C63B16" w:rsidP="00C63B16">
      <w:pPr>
        <w:pStyle w:val="Code"/>
        <w:rPr>
          <w:highlight w:val="white"/>
        </w:rPr>
      </w:pPr>
    </w:p>
    <w:p w14:paraId="340D7A98" w14:textId="77777777" w:rsidR="00C63B16" w:rsidRPr="00903DBA" w:rsidRDefault="00C63B16" w:rsidP="00C63B16">
      <w:pPr>
        <w:pStyle w:val="Code"/>
        <w:rPr>
          <w:highlight w:val="white"/>
        </w:rPr>
      </w:pPr>
      <w:r w:rsidRPr="00903DBA">
        <w:rPr>
          <w:highlight w:val="white"/>
        </w:rPr>
        <w:t>void srand(unsigned int seed) {</w:t>
      </w:r>
    </w:p>
    <w:p w14:paraId="0424EE6B" w14:textId="77777777" w:rsidR="00C63B16" w:rsidRPr="00903DBA" w:rsidRDefault="00C63B16" w:rsidP="00C63B16">
      <w:pPr>
        <w:pStyle w:val="Code"/>
        <w:rPr>
          <w:highlight w:val="white"/>
        </w:rPr>
      </w:pPr>
      <w:r w:rsidRPr="00903DBA">
        <w:rPr>
          <w:highlight w:val="white"/>
        </w:rPr>
        <w:t xml:space="preserve">  g_randValue = (long) seed;</w:t>
      </w:r>
    </w:p>
    <w:p w14:paraId="17DB2024" w14:textId="77777777" w:rsidR="00C63B16" w:rsidRPr="00903DBA" w:rsidRDefault="00C63B16" w:rsidP="00C63B16">
      <w:pPr>
        <w:pStyle w:val="Code"/>
        <w:rPr>
          <w:highlight w:val="white"/>
        </w:rPr>
      </w:pPr>
      <w:r w:rsidRPr="00903DBA">
        <w:rPr>
          <w:highlight w:val="white"/>
        </w:rPr>
        <w:t>}</w:t>
      </w:r>
    </w:p>
    <w:p w14:paraId="4C6CD16E" w14:textId="77777777" w:rsidR="00C63B16" w:rsidRPr="00903DBA" w:rsidRDefault="00C63B16" w:rsidP="00C63B16">
      <w:pPr>
        <w:pStyle w:val="Code"/>
        <w:rPr>
          <w:highlight w:val="white"/>
        </w:rPr>
      </w:pPr>
    </w:p>
    <w:p w14:paraId="05AB4653" w14:textId="77777777" w:rsidR="00C63B16" w:rsidRPr="00903DBA" w:rsidRDefault="00C63B16" w:rsidP="00C63B16">
      <w:pPr>
        <w:pStyle w:val="Code"/>
        <w:rPr>
          <w:highlight w:val="white"/>
        </w:rPr>
      </w:pPr>
      <w:r w:rsidRPr="00903DBA">
        <w:rPr>
          <w:highlight w:val="white"/>
        </w:rPr>
        <w:t>#define STACK_TOP_ADDRESS   32766</w:t>
      </w:r>
    </w:p>
    <w:p w14:paraId="16B59E12" w14:textId="77777777" w:rsidR="00C63B16" w:rsidRPr="00903DBA" w:rsidRDefault="00C63B16" w:rsidP="00C63B16">
      <w:pPr>
        <w:pStyle w:val="Code"/>
        <w:rPr>
          <w:highlight w:val="white"/>
        </w:rPr>
      </w:pPr>
      <w:r w:rsidRPr="00903DBA">
        <w:rPr>
          <w:highlight w:val="white"/>
        </w:rPr>
        <w:t>#define HEAP_BOTTOM_ADDRESS 32764</w:t>
      </w:r>
    </w:p>
    <w:p w14:paraId="507DC9B1" w14:textId="77777777" w:rsidR="00C63B16" w:rsidRPr="00903DBA" w:rsidRDefault="00C63B16" w:rsidP="00C63B16">
      <w:pPr>
        <w:pStyle w:val="Code"/>
        <w:rPr>
          <w:highlight w:val="white"/>
        </w:rPr>
      </w:pPr>
      <w:r w:rsidRPr="00903DBA">
        <w:rPr>
          <w:highlight w:val="white"/>
        </w:rPr>
        <w:t>#define HEAP_TOP_ADDRESS    32762</w:t>
      </w:r>
    </w:p>
    <w:p w14:paraId="04AF6B23" w14:textId="77777777" w:rsidR="00C63B16" w:rsidRPr="00903DBA" w:rsidRDefault="00C63B16" w:rsidP="00C63B16">
      <w:pPr>
        <w:pStyle w:val="Code"/>
        <w:rPr>
          <w:highlight w:val="white"/>
        </w:rPr>
      </w:pPr>
      <w:r w:rsidRPr="00903DBA">
        <w:rPr>
          <w:highlight w:val="white"/>
        </w:rPr>
        <w:t>#define HEADER_SIZE (2 * sizeof (unsigned int))</w:t>
      </w:r>
    </w:p>
    <w:p w14:paraId="58ADDD67" w14:textId="77777777" w:rsidR="00C63B16" w:rsidRPr="00903DBA" w:rsidRDefault="00C63B16" w:rsidP="00C63B16">
      <w:pPr>
        <w:pStyle w:val="Code"/>
        <w:rPr>
          <w:highlight w:val="white"/>
        </w:rPr>
      </w:pPr>
    </w:p>
    <w:p w14:paraId="2113A165" w14:textId="77777777" w:rsidR="00C63B16" w:rsidRPr="00903DBA" w:rsidRDefault="00C63B16" w:rsidP="00C63B16">
      <w:pPr>
        <w:pStyle w:val="Code"/>
        <w:rPr>
          <w:highlight w:val="white"/>
        </w:rPr>
      </w:pPr>
      <w:r w:rsidRPr="00903DBA">
        <w:rPr>
          <w:highlight w:val="white"/>
        </w:rPr>
        <w:t>FUNC_PTR g_funcArray[FUNC_MAX] = { NULL };</w:t>
      </w:r>
    </w:p>
    <w:p w14:paraId="09236587" w14:textId="77777777" w:rsidR="00C63B16" w:rsidRPr="00903DBA" w:rsidRDefault="00C63B16" w:rsidP="00C63B16">
      <w:pPr>
        <w:pStyle w:val="Code"/>
        <w:rPr>
          <w:highlight w:val="white"/>
        </w:rPr>
      </w:pPr>
    </w:p>
    <w:p w14:paraId="2DFAAA9C" w14:textId="77777777" w:rsidR="00C63B16" w:rsidRPr="00903DBA" w:rsidRDefault="00C63B16" w:rsidP="00C63B16">
      <w:pPr>
        <w:pStyle w:val="Code"/>
        <w:rPr>
          <w:highlight w:val="white"/>
        </w:rPr>
      </w:pPr>
      <w:r w:rsidRPr="00903DBA">
        <w:rPr>
          <w:highlight w:val="white"/>
        </w:rPr>
        <w:t>int atexit(FUNC_PTR fcn) {</w:t>
      </w:r>
    </w:p>
    <w:p w14:paraId="046FEFDA" w14:textId="77777777" w:rsidR="00C63B16" w:rsidRPr="00903DBA" w:rsidRDefault="00C63B16" w:rsidP="00C63B16">
      <w:pPr>
        <w:pStyle w:val="Code"/>
        <w:rPr>
          <w:highlight w:val="white"/>
        </w:rPr>
      </w:pPr>
      <w:r w:rsidRPr="00903DBA">
        <w:rPr>
          <w:highlight w:val="white"/>
        </w:rPr>
        <w:t xml:space="preserve">  int index;</w:t>
      </w:r>
    </w:p>
    <w:p w14:paraId="5551351E" w14:textId="77777777" w:rsidR="00C63B16" w:rsidRPr="00903DBA" w:rsidRDefault="00C63B16" w:rsidP="00C63B16">
      <w:pPr>
        <w:pStyle w:val="Code"/>
        <w:rPr>
          <w:highlight w:val="white"/>
        </w:rPr>
      </w:pPr>
    </w:p>
    <w:p w14:paraId="276F9F36" w14:textId="77777777" w:rsidR="00C63B16" w:rsidRPr="00903DBA" w:rsidRDefault="00C63B16" w:rsidP="00C63B16">
      <w:pPr>
        <w:pStyle w:val="Code"/>
        <w:rPr>
          <w:highlight w:val="white"/>
        </w:rPr>
      </w:pPr>
      <w:r w:rsidRPr="00903DBA">
        <w:rPr>
          <w:highlight w:val="white"/>
        </w:rPr>
        <w:t xml:space="preserve">  for (index = 0; index &lt; FUNC_MAX; ++index) {</w:t>
      </w:r>
    </w:p>
    <w:p w14:paraId="003B8FE5" w14:textId="77777777" w:rsidR="00C63B16" w:rsidRPr="00903DBA" w:rsidRDefault="00C63B16" w:rsidP="00C63B16">
      <w:pPr>
        <w:pStyle w:val="Code"/>
        <w:rPr>
          <w:highlight w:val="white"/>
        </w:rPr>
      </w:pPr>
      <w:r w:rsidRPr="00903DBA">
        <w:rPr>
          <w:highlight w:val="white"/>
        </w:rPr>
        <w:t xml:space="preserve">    if (g_funcArray[index] == NULL) {</w:t>
      </w:r>
    </w:p>
    <w:p w14:paraId="080BFD4A" w14:textId="77777777" w:rsidR="00C63B16" w:rsidRPr="00903DBA" w:rsidRDefault="00C63B16" w:rsidP="00C63B16">
      <w:pPr>
        <w:pStyle w:val="Code"/>
        <w:rPr>
          <w:highlight w:val="white"/>
        </w:rPr>
      </w:pPr>
      <w:r w:rsidRPr="00903DBA">
        <w:rPr>
          <w:highlight w:val="white"/>
        </w:rPr>
        <w:t xml:space="preserve">      g_funcArray[index] = fcn;</w:t>
      </w:r>
    </w:p>
    <w:p w14:paraId="4F00C318" w14:textId="77777777" w:rsidR="00C63B16" w:rsidRPr="00903DBA" w:rsidRDefault="00C63B16" w:rsidP="00C63B16">
      <w:pPr>
        <w:pStyle w:val="Code"/>
        <w:rPr>
          <w:highlight w:val="white"/>
        </w:rPr>
      </w:pPr>
      <w:r w:rsidRPr="00903DBA">
        <w:rPr>
          <w:highlight w:val="white"/>
        </w:rPr>
        <w:t xml:space="preserve">      return 0;</w:t>
      </w:r>
    </w:p>
    <w:p w14:paraId="6B49554F" w14:textId="77777777" w:rsidR="00C63B16" w:rsidRPr="00903DBA" w:rsidRDefault="00C63B16" w:rsidP="00C63B16">
      <w:pPr>
        <w:pStyle w:val="Code"/>
        <w:rPr>
          <w:highlight w:val="white"/>
        </w:rPr>
      </w:pPr>
      <w:r w:rsidRPr="00903DBA">
        <w:rPr>
          <w:highlight w:val="white"/>
        </w:rPr>
        <w:t xml:space="preserve">    }</w:t>
      </w:r>
    </w:p>
    <w:p w14:paraId="775AB44D" w14:textId="77777777" w:rsidR="00C63B16" w:rsidRPr="00903DBA" w:rsidRDefault="00C63B16" w:rsidP="00C63B16">
      <w:pPr>
        <w:pStyle w:val="Code"/>
        <w:rPr>
          <w:highlight w:val="white"/>
        </w:rPr>
      </w:pPr>
      <w:r w:rsidRPr="00903DBA">
        <w:rPr>
          <w:highlight w:val="white"/>
        </w:rPr>
        <w:t xml:space="preserve">  }</w:t>
      </w:r>
    </w:p>
    <w:p w14:paraId="6DC3F0DF" w14:textId="77777777" w:rsidR="00C63B16" w:rsidRPr="00903DBA" w:rsidRDefault="00C63B16" w:rsidP="00C63B16">
      <w:pPr>
        <w:pStyle w:val="Code"/>
        <w:rPr>
          <w:highlight w:val="white"/>
        </w:rPr>
      </w:pPr>
    </w:p>
    <w:p w14:paraId="10FC8171" w14:textId="77777777" w:rsidR="00C63B16" w:rsidRPr="00903DBA" w:rsidRDefault="00C63B16" w:rsidP="00C63B16">
      <w:pPr>
        <w:pStyle w:val="Code"/>
        <w:rPr>
          <w:highlight w:val="white"/>
        </w:rPr>
      </w:pPr>
      <w:r w:rsidRPr="00903DBA">
        <w:rPr>
          <w:highlight w:val="white"/>
        </w:rPr>
        <w:t xml:space="preserve">  return -1;</w:t>
      </w:r>
    </w:p>
    <w:p w14:paraId="41FE8B37" w14:textId="77777777" w:rsidR="00C63B16" w:rsidRPr="00903DBA" w:rsidRDefault="00C63B16" w:rsidP="00C63B16">
      <w:pPr>
        <w:pStyle w:val="Code"/>
        <w:rPr>
          <w:highlight w:val="white"/>
        </w:rPr>
      </w:pPr>
      <w:r w:rsidRPr="00903DBA">
        <w:rPr>
          <w:highlight w:val="white"/>
        </w:rPr>
        <w:t>}</w:t>
      </w:r>
    </w:p>
    <w:p w14:paraId="5D2F9B8A" w14:textId="77777777" w:rsidR="00C63B16" w:rsidRPr="00903DBA" w:rsidRDefault="00C63B16" w:rsidP="00C63B16">
      <w:pPr>
        <w:pStyle w:val="Code"/>
        <w:rPr>
          <w:highlight w:val="white"/>
        </w:rPr>
      </w:pPr>
    </w:p>
    <w:p w14:paraId="066EDFD1" w14:textId="77777777" w:rsidR="00C63B16" w:rsidRPr="00903DBA" w:rsidRDefault="00C63B16" w:rsidP="00C63B16">
      <w:pPr>
        <w:pStyle w:val="Code"/>
        <w:rPr>
          <w:highlight w:val="white"/>
        </w:rPr>
      </w:pPr>
      <w:r w:rsidRPr="00903DBA">
        <w:rPr>
          <w:highlight w:val="white"/>
        </w:rPr>
        <w:t>void exit(int status) {</w:t>
      </w:r>
    </w:p>
    <w:p w14:paraId="668D10DE" w14:textId="77777777" w:rsidR="00C63B16" w:rsidRPr="00903DBA" w:rsidRDefault="00C63B16" w:rsidP="00C63B16">
      <w:pPr>
        <w:pStyle w:val="Code"/>
        <w:rPr>
          <w:highlight w:val="white"/>
        </w:rPr>
      </w:pPr>
      <w:r w:rsidRPr="00903DBA">
        <w:rPr>
          <w:highlight w:val="white"/>
        </w:rPr>
        <w:t xml:space="preserve">  int index;</w:t>
      </w:r>
    </w:p>
    <w:p w14:paraId="4CCCFA7A" w14:textId="77777777" w:rsidR="00C63B16" w:rsidRPr="00903DBA" w:rsidRDefault="00C63B16" w:rsidP="00C63B16">
      <w:pPr>
        <w:pStyle w:val="Code"/>
        <w:rPr>
          <w:highlight w:val="white"/>
        </w:rPr>
      </w:pPr>
    </w:p>
    <w:p w14:paraId="6EB1EE63" w14:textId="77777777" w:rsidR="00C63B16" w:rsidRPr="00903DBA" w:rsidRDefault="00C63B16" w:rsidP="00C63B16">
      <w:pPr>
        <w:pStyle w:val="Code"/>
        <w:rPr>
          <w:highlight w:val="white"/>
        </w:rPr>
      </w:pPr>
      <w:r w:rsidRPr="00903DBA">
        <w:rPr>
          <w:highlight w:val="white"/>
        </w:rPr>
        <w:t xml:space="preserve">  for (index = (FUNC_MAX - 1); index &gt;= 0; --index) {</w:t>
      </w:r>
    </w:p>
    <w:p w14:paraId="3B134486" w14:textId="77777777" w:rsidR="00C63B16" w:rsidRPr="00903DBA" w:rsidRDefault="00C63B16" w:rsidP="00C63B16">
      <w:pPr>
        <w:pStyle w:val="Code"/>
        <w:rPr>
          <w:highlight w:val="white"/>
        </w:rPr>
      </w:pPr>
      <w:r w:rsidRPr="00903DBA">
        <w:rPr>
          <w:highlight w:val="white"/>
        </w:rPr>
        <w:t xml:space="preserve">    if (g_funcArray[index] != NULL) {</w:t>
      </w:r>
    </w:p>
    <w:p w14:paraId="6D38AC8F" w14:textId="77777777" w:rsidR="00C63B16" w:rsidRPr="00903DBA" w:rsidRDefault="00C63B16" w:rsidP="00C63B16">
      <w:pPr>
        <w:pStyle w:val="Code"/>
        <w:rPr>
          <w:highlight w:val="white"/>
        </w:rPr>
      </w:pPr>
      <w:r w:rsidRPr="00903DBA">
        <w:rPr>
          <w:highlight w:val="white"/>
        </w:rPr>
        <w:t xml:space="preserve">      g_funcArray[index]();</w:t>
      </w:r>
    </w:p>
    <w:p w14:paraId="3240C8A9" w14:textId="77777777" w:rsidR="00C63B16" w:rsidRPr="00903DBA" w:rsidRDefault="00C63B16" w:rsidP="00C63B16">
      <w:pPr>
        <w:pStyle w:val="Code"/>
        <w:rPr>
          <w:highlight w:val="white"/>
        </w:rPr>
      </w:pPr>
      <w:r w:rsidRPr="00903DBA">
        <w:rPr>
          <w:highlight w:val="white"/>
        </w:rPr>
        <w:t xml:space="preserve">    }</w:t>
      </w:r>
    </w:p>
    <w:p w14:paraId="7A5EC5A5" w14:textId="77777777" w:rsidR="00C63B16" w:rsidRPr="00903DBA" w:rsidRDefault="00C63B16" w:rsidP="00C63B16">
      <w:pPr>
        <w:pStyle w:val="Code"/>
        <w:rPr>
          <w:highlight w:val="white"/>
        </w:rPr>
      </w:pPr>
      <w:r w:rsidRPr="00903DBA">
        <w:rPr>
          <w:highlight w:val="white"/>
        </w:rPr>
        <w:t xml:space="preserve">  }</w:t>
      </w:r>
    </w:p>
    <w:p w14:paraId="20D14B5F" w14:textId="77777777" w:rsidR="00C63B16" w:rsidRPr="00903DBA" w:rsidRDefault="00C63B16" w:rsidP="00C63B16">
      <w:pPr>
        <w:pStyle w:val="Code"/>
        <w:rPr>
          <w:highlight w:val="white"/>
        </w:rPr>
      </w:pPr>
    </w:p>
    <w:p w14:paraId="18453BE1" w14:textId="77777777" w:rsidR="00C63B16" w:rsidRPr="00903DBA" w:rsidRDefault="00C63B16" w:rsidP="00C63B16">
      <w:pPr>
        <w:pStyle w:val="Code"/>
        <w:rPr>
          <w:highlight w:val="white"/>
        </w:rPr>
      </w:pPr>
      <w:r w:rsidRPr="00903DBA">
        <w:rPr>
          <w:highlight w:val="white"/>
        </w:rPr>
        <w:t>#ifdef __WINDOWS__</w:t>
      </w:r>
    </w:p>
    <w:p w14:paraId="3316DB57" w14:textId="77777777" w:rsidR="00C63B16" w:rsidRPr="00903DBA" w:rsidRDefault="00C63B16" w:rsidP="00C63B16">
      <w:pPr>
        <w:pStyle w:val="Code"/>
        <w:rPr>
          <w:highlight w:val="white"/>
        </w:rPr>
      </w:pPr>
      <w:r w:rsidRPr="00903DBA">
        <w:rPr>
          <w:highlight w:val="white"/>
        </w:rPr>
        <w:t xml:space="preserve">  register_al = (short) status;</w:t>
      </w:r>
    </w:p>
    <w:p w14:paraId="0EE95FB7" w14:textId="77777777" w:rsidR="00C63B16" w:rsidRPr="00903DBA" w:rsidRDefault="00C63B16" w:rsidP="00C63B16">
      <w:pPr>
        <w:pStyle w:val="Code"/>
        <w:rPr>
          <w:highlight w:val="white"/>
        </w:rPr>
      </w:pPr>
      <w:r w:rsidRPr="00903DBA">
        <w:rPr>
          <w:highlight w:val="white"/>
        </w:rPr>
        <w:t xml:space="preserve">  register_ah = 0x4Cs;</w:t>
      </w:r>
    </w:p>
    <w:p w14:paraId="2A09B16B" w14:textId="77777777" w:rsidR="00C63B16" w:rsidRPr="00903DBA" w:rsidRDefault="00C63B16" w:rsidP="00C63B16">
      <w:pPr>
        <w:pStyle w:val="Code"/>
        <w:rPr>
          <w:highlight w:val="white"/>
        </w:rPr>
      </w:pPr>
      <w:r w:rsidRPr="00903DBA">
        <w:rPr>
          <w:highlight w:val="white"/>
        </w:rPr>
        <w:t xml:space="preserve">  interrupt(0x21s);</w:t>
      </w:r>
    </w:p>
    <w:p w14:paraId="50E829B7" w14:textId="77777777" w:rsidR="00C63B16" w:rsidRPr="00903DBA" w:rsidRDefault="00C63B16" w:rsidP="00C63B16">
      <w:pPr>
        <w:pStyle w:val="Code"/>
        <w:rPr>
          <w:highlight w:val="white"/>
        </w:rPr>
      </w:pPr>
      <w:r w:rsidRPr="00903DBA">
        <w:rPr>
          <w:highlight w:val="white"/>
        </w:rPr>
        <w:t>#endif</w:t>
      </w:r>
    </w:p>
    <w:p w14:paraId="75953522" w14:textId="77777777" w:rsidR="00C63B16" w:rsidRPr="00903DBA" w:rsidRDefault="00C63B16" w:rsidP="00C63B16">
      <w:pPr>
        <w:pStyle w:val="Code"/>
        <w:rPr>
          <w:highlight w:val="white"/>
        </w:rPr>
      </w:pPr>
    </w:p>
    <w:p w14:paraId="78244984" w14:textId="77777777" w:rsidR="00C63B16" w:rsidRPr="00903DBA" w:rsidRDefault="00C63B16" w:rsidP="00C63B16">
      <w:pPr>
        <w:pStyle w:val="Code"/>
        <w:rPr>
          <w:highlight w:val="white"/>
        </w:rPr>
      </w:pPr>
      <w:r w:rsidRPr="00903DBA">
        <w:rPr>
          <w:highlight w:val="white"/>
        </w:rPr>
        <w:t>#ifdef __LINUX__</w:t>
      </w:r>
    </w:p>
    <w:p w14:paraId="23254A03" w14:textId="77777777" w:rsidR="00C63B16" w:rsidRPr="00903DBA" w:rsidRDefault="00C63B16" w:rsidP="00C63B16">
      <w:pPr>
        <w:pStyle w:val="Code"/>
        <w:rPr>
          <w:highlight w:val="white"/>
        </w:rPr>
      </w:pPr>
      <w:r w:rsidRPr="00903DBA">
        <w:rPr>
          <w:highlight w:val="white"/>
        </w:rPr>
        <w:t xml:space="preserve">  register_rax = 60L;</w:t>
      </w:r>
    </w:p>
    <w:p w14:paraId="68950EB5" w14:textId="77777777" w:rsidR="00C63B16" w:rsidRPr="00903DBA" w:rsidRDefault="00C63B16" w:rsidP="00C63B16">
      <w:pPr>
        <w:pStyle w:val="Code"/>
        <w:rPr>
          <w:highlight w:val="white"/>
        </w:rPr>
      </w:pPr>
      <w:r w:rsidRPr="00903DBA">
        <w:rPr>
          <w:highlight w:val="white"/>
        </w:rPr>
        <w:t xml:space="preserve">  register_rdi = (unsigned long) status;</w:t>
      </w:r>
    </w:p>
    <w:p w14:paraId="396229BE" w14:textId="77777777" w:rsidR="00C63B16" w:rsidRPr="00903DBA" w:rsidRDefault="00C63B16" w:rsidP="00C63B16">
      <w:pPr>
        <w:pStyle w:val="Code"/>
        <w:rPr>
          <w:highlight w:val="white"/>
        </w:rPr>
      </w:pPr>
      <w:r w:rsidRPr="00903DBA">
        <w:rPr>
          <w:highlight w:val="white"/>
        </w:rPr>
        <w:t xml:space="preserve">  syscall();</w:t>
      </w:r>
    </w:p>
    <w:p w14:paraId="05E83EC2" w14:textId="77777777" w:rsidR="00C63B16" w:rsidRPr="00903DBA" w:rsidRDefault="00C63B16" w:rsidP="00C63B16">
      <w:pPr>
        <w:pStyle w:val="Code"/>
        <w:rPr>
          <w:highlight w:val="white"/>
        </w:rPr>
      </w:pPr>
      <w:r w:rsidRPr="00903DBA">
        <w:rPr>
          <w:highlight w:val="white"/>
        </w:rPr>
        <w:t>#endif</w:t>
      </w:r>
    </w:p>
    <w:p w14:paraId="39BC5F0F" w14:textId="6CDE3AD7" w:rsidR="00C63B16" w:rsidRPr="00903DBA" w:rsidRDefault="00C63B16" w:rsidP="00C63B16">
      <w:pPr>
        <w:pStyle w:val="Code"/>
        <w:rPr>
          <w:highlight w:val="white"/>
        </w:rPr>
      </w:pPr>
      <w:r w:rsidRPr="00903DBA">
        <w:rPr>
          <w:highlight w:val="white"/>
        </w:rPr>
        <w:t>}</w:t>
      </w:r>
    </w:p>
    <w:p w14:paraId="248447E9" w14:textId="77777777" w:rsidR="00C63B16" w:rsidRPr="00903DBA" w:rsidRDefault="00C63B16" w:rsidP="00C63B16">
      <w:pPr>
        <w:pStyle w:val="Code"/>
        <w:rPr>
          <w:highlight w:val="white"/>
        </w:rPr>
      </w:pPr>
    </w:p>
    <w:p w14:paraId="0A97A057" w14:textId="77777777" w:rsidR="00C63B16" w:rsidRPr="00903DBA" w:rsidRDefault="00C63B16" w:rsidP="00C63B16">
      <w:pPr>
        <w:pStyle w:val="Code"/>
        <w:rPr>
          <w:highlight w:val="white"/>
        </w:rPr>
      </w:pPr>
      <w:r w:rsidRPr="00903DBA">
        <w:rPr>
          <w:highlight w:val="white"/>
        </w:rPr>
        <w:t>void swap(char* leftValuePtr, char* rightValuePtr, int valueSize) {</w:t>
      </w:r>
    </w:p>
    <w:p w14:paraId="75EECD91" w14:textId="77777777" w:rsidR="00C63B16" w:rsidRPr="00903DBA" w:rsidRDefault="00C63B16" w:rsidP="00C63B16">
      <w:pPr>
        <w:pStyle w:val="Code"/>
        <w:rPr>
          <w:highlight w:val="white"/>
        </w:rPr>
      </w:pPr>
      <w:r w:rsidRPr="00903DBA">
        <w:rPr>
          <w:highlight w:val="white"/>
        </w:rPr>
        <w:t xml:space="preserve">  int index;</w:t>
      </w:r>
    </w:p>
    <w:p w14:paraId="65513B12" w14:textId="77777777" w:rsidR="00C63B16" w:rsidRPr="00903DBA" w:rsidRDefault="00C63B16" w:rsidP="00C63B16">
      <w:pPr>
        <w:pStyle w:val="Code"/>
        <w:rPr>
          <w:highlight w:val="white"/>
        </w:rPr>
      </w:pPr>
      <w:r w:rsidRPr="00903DBA">
        <w:rPr>
          <w:highlight w:val="white"/>
        </w:rPr>
        <w:t xml:space="preserve">  for (index = 0; index &lt; valueSize; ++index) {</w:t>
      </w:r>
    </w:p>
    <w:p w14:paraId="78540411" w14:textId="77777777" w:rsidR="00C63B16" w:rsidRPr="00903DBA" w:rsidRDefault="00C63B16" w:rsidP="00C63B16">
      <w:pPr>
        <w:pStyle w:val="Code"/>
        <w:rPr>
          <w:highlight w:val="white"/>
        </w:rPr>
      </w:pPr>
      <w:r w:rsidRPr="00903DBA">
        <w:rPr>
          <w:highlight w:val="white"/>
        </w:rPr>
        <w:lastRenderedPageBreak/>
        <w:t xml:space="preserve">    char tempValue = leftValuePtr[index];</w:t>
      </w:r>
    </w:p>
    <w:p w14:paraId="4A2CFAE8" w14:textId="77777777" w:rsidR="00C63B16" w:rsidRPr="00903DBA" w:rsidRDefault="00C63B16" w:rsidP="00C63B16">
      <w:pPr>
        <w:pStyle w:val="Code"/>
        <w:rPr>
          <w:highlight w:val="white"/>
        </w:rPr>
      </w:pPr>
      <w:r w:rsidRPr="00903DBA">
        <w:rPr>
          <w:highlight w:val="white"/>
        </w:rPr>
        <w:t xml:space="preserve">    leftValuePtr[index] = rightValuePtr[index];</w:t>
      </w:r>
    </w:p>
    <w:p w14:paraId="3AA28480" w14:textId="77777777" w:rsidR="00C63B16" w:rsidRPr="00903DBA" w:rsidRDefault="00C63B16" w:rsidP="00C63B16">
      <w:pPr>
        <w:pStyle w:val="Code"/>
        <w:rPr>
          <w:highlight w:val="white"/>
        </w:rPr>
      </w:pPr>
      <w:r w:rsidRPr="00903DBA">
        <w:rPr>
          <w:highlight w:val="white"/>
        </w:rPr>
        <w:t xml:space="preserve">    rightValuePtr[index] = tempValue;</w:t>
      </w:r>
    </w:p>
    <w:p w14:paraId="07C203C3" w14:textId="77777777" w:rsidR="00C63B16" w:rsidRPr="00903DBA" w:rsidRDefault="00C63B16" w:rsidP="00C63B16">
      <w:pPr>
        <w:pStyle w:val="Code"/>
        <w:rPr>
          <w:highlight w:val="white"/>
        </w:rPr>
      </w:pPr>
      <w:r w:rsidRPr="00903DBA">
        <w:rPr>
          <w:highlight w:val="white"/>
        </w:rPr>
        <w:t xml:space="preserve">  }</w:t>
      </w:r>
    </w:p>
    <w:p w14:paraId="3916FA7A" w14:textId="77777777" w:rsidR="00C63B16" w:rsidRPr="00903DBA" w:rsidRDefault="00C63B16" w:rsidP="00C63B16">
      <w:pPr>
        <w:pStyle w:val="Code"/>
        <w:rPr>
          <w:highlight w:val="white"/>
        </w:rPr>
      </w:pPr>
      <w:r w:rsidRPr="00903DBA">
        <w:rPr>
          <w:highlight w:val="white"/>
        </w:rPr>
        <w:t>}</w:t>
      </w:r>
    </w:p>
    <w:p w14:paraId="4193DB5C" w14:textId="77777777" w:rsidR="00C63B16" w:rsidRPr="00903DBA" w:rsidRDefault="00C63B16" w:rsidP="00714049">
      <w:pPr>
        <w:pStyle w:val="Code"/>
        <w:rPr>
          <w:highlight w:val="white"/>
        </w:rPr>
      </w:pPr>
    </w:p>
    <w:p w14:paraId="73538E16" w14:textId="77777777" w:rsidR="00714049" w:rsidRPr="00903DBA" w:rsidRDefault="00714049" w:rsidP="00714049">
      <w:pPr>
        <w:pStyle w:val="Code"/>
        <w:rPr>
          <w:highlight w:val="white"/>
        </w:rPr>
      </w:pPr>
      <w:r w:rsidRPr="00903DBA">
        <w:rPr>
          <w:highlight w:val="white"/>
        </w:rPr>
        <w:t>void qsort(void* valueList, size_t listSize, size_t valueSize,</w:t>
      </w:r>
    </w:p>
    <w:p w14:paraId="677EE125" w14:textId="77777777" w:rsidR="00714049" w:rsidRPr="00903DBA" w:rsidRDefault="00714049" w:rsidP="00714049">
      <w:pPr>
        <w:pStyle w:val="Code"/>
        <w:rPr>
          <w:highlight w:val="white"/>
        </w:rPr>
      </w:pPr>
      <w:r w:rsidRPr="00903DBA">
        <w:rPr>
          <w:highlight w:val="white"/>
        </w:rPr>
        <w:t xml:space="preserve">           int (*compare) (const void*, const void*)) {</w:t>
      </w:r>
    </w:p>
    <w:p w14:paraId="09902BBA" w14:textId="77777777" w:rsidR="00714049" w:rsidRPr="00903DBA" w:rsidRDefault="00714049" w:rsidP="00714049">
      <w:pPr>
        <w:pStyle w:val="Code"/>
        <w:rPr>
          <w:highlight w:val="white"/>
        </w:rPr>
      </w:pPr>
      <w:r w:rsidRPr="00903DBA">
        <w:rPr>
          <w:highlight w:val="white"/>
        </w:rPr>
        <w:t xml:space="preserve">  char* charList = (char*) valueList;</w:t>
      </w:r>
    </w:p>
    <w:p w14:paraId="7AEA2588" w14:textId="77777777" w:rsidR="00714049" w:rsidRPr="00903DBA" w:rsidRDefault="00714049" w:rsidP="00714049">
      <w:pPr>
        <w:pStyle w:val="Code"/>
        <w:rPr>
          <w:highlight w:val="white"/>
        </w:rPr>
      </w:pPr>
      <w:r w:rsidRPr="00903DBA">
        <w:rPr>
          <w:highlight w:val="white"/>
        </w:rPr>
        <w:t xml:space="preserve">  int size;</w:t>
      </w:r>
    </w:p>
    <w:p w14:paraId="03AEBDA2" w14:textId="77777777" w:rsidR="00714049" w:rsidRPr="00903DBA" w:rsidRDefault="00714049" w:rsidP="00714049">
      <w:pPr>
        <w:pStyle w:val="Code"/>
        <w:rPr>
          <w:highlight w:val="white"/>
        </w:rPr>
      </w:pPr>
      <w:r w:rsidRPr="00903DBA">
        <w:rPr>
          <w:highlight w:val="white"/>
        </w:rPr>
        <w:t xml:space="preserve">  for (size = (listSize - 1); size &gt; 0; --size)  {</w:t>
      </w:r>
    </w:p>
    <w:p w14:paraId="61ADA0A1" w14:textId="77777777" w:rsidR="00714049" w:rsidRPr="00903DBA" w:rsidRDefault="00714049" w:rsidP="00714049">
      <w:pPr>
        <w:pStyle w:val="Code"/>
        <w:rPr>
          <w:highlight w:val="white"/>
        </w:rPr>
      </w:pPr>
      <w:r w:rsidRPr="00903DBA">
        <w:rPr>
          <w:highlight w:val="white"/>
        </w:rPr>
        <w:t xml:space="preserve">    int index;</w:t>
      </w:r>
    </w:p>
    <w:p w14:paraId="5CF823D7" w14:textId="77777777" w:rsidR="00714049" w:rsidRPr="00903DBA" w:rsidRDefault="00714049" w:rsidP="00714049">
      <w:pPr>
        <w:pStyle w:val="Code"/>
        <w:rPr>
          <w:highlight w:val="white"/>
        </w:rPr>
      </w:pPr>
      <w:r w:rsidRPr="00903DBA">
        <w:rPr>
          <w:highlight w:val="white"/>
        </w:rPr>
        <w:t xml:space="preserve">    BOOL update = FALSE;</w:t>
      </w:r>
    </w:p>
    <w:p w14:paraId="3683E9C4" w14:textId="77777777" w:rsidR="00714049" w:rsidRPr="00903DBA" w:rsidRDefault="00714049" w:rsidP="00714049">
      <w:pPr>
        <w:pStyle w:val="Code"/>
        <w:rPr>
          <w:highlight w:val="white"/>
        </w:rPr>
      </w:pPr>
      <w:r w:rsidRPr="00903DBA">
        <w:rPr>
          <w:highlight w:val="white"/>
        </w:rPr>
        <w:t xml:space="preserve">    for (index = 0; index &lt; size; ++index)  {</w:t>
      </w:r>
    </w:p>
    <w:p w14:paraId="7DABC4F0" w14:textId="77777777" w:rsidR="00714049" w:rsidRPr="00903DBA" w:rsidRDefault="00714049" w:rsidP="00714049">
      <w:pPr>
        <w:pStyle w:val="Code"/>
        <w:rPr>
          <w:highlight w:val="white"/>
        </w:rPr>
      </w:pPr>
      <w:r w:rsidRPr="00903DBA">
        <w:rPr>
          <w:highlight w:val="white"/>
        </w:rPr>
        <w:t xml:space="preserve">      char* valuePtr1 = charList + (index * valueSize);</w:t>
      </w:r>
    </w:p>
    <w:p w14:paraId="41AF28FE" w14:textId="77777777" w:rsidR="00714049" w:rsidRPr="00903DBA" w:rsidRDefault="00714049" w:rsidP="00714049">
      <w:pPr>
        <w:pStyle w:val="Code"/>
        <w:rPr>
          <w:highlight w:val="white"/>
        </w:rPr>
      </w:pPr>
      <w:r w:rsidRPr="00903DBA">
        <w:rPr>
          <w:highlight w:val="white"/>
        </w:rPr>
        <w:t xml:space="preserve">      char* valuePtr2 = charList + ((index + 1) * valueSize);</w:t>
      </w:r>
    </w:p>
    <w:p w14:paraId="77C47136" w14:textId="77777777" w:rsidR="00714049" w:rsidRPr="00903DBA" w:rsidRDefault="00714049" w:rsidP="00714049">
      <w:pPr>
        <w:pStyle w:val="Code"/>
        <w:rPr>
          <w:highlight w:val="white"/>
        </w:rPr>
      </w:pPr>
    </w:p>
    <w:p w14:paraId="463815C2" w14:textId="77777777" w:rsidR="00714049" w:rsidRPr="00903DBA" w:rsidRDefault="00714049" w:rsidP="00714049">
      <w:pPr>
        <w:pStyle w:val="Code"/>
        <w:rPr>
          <w:highlight w:val="white"/>
        </w:rPr>
      </w:pPr>
      <w:r w:rsidRPr="00903DBA">
        <w:rPr>
          <w:highlight w:val="white"/>
        </w:rPr>
        <w:t xml:space="preserve">      if (compare(valuePtr1, valuePtr2) &gt; 0) {</w:t>
      </w:r>
    </w:p>
    <w:p w14:paraId="70A7981A" w14:textId="77777777" w:rsidR="00714049" w:rsidRPr="00903DBA" w:rsidRDefault="00714049" w:rsidP="00714049">
      <w:pPr>
        <w:pStyle w:val="Code"/>
        <w:rPr>
          <w:highlight w:val="white"/>
        </w:rPr>
      </w:pPr>
      <w:r w:rsidRPr="00903DBA">
        <w:rPr>
          <w:highlight w:val="white"/>
        </w:rPr>
        <w:t xml:space="preserve">        memswap(valuePtr1, valuePtr2, valueSize);</w:t>
      </w:r>
    </w:p>
    <w:p w14:paraId="68831B79" w14:textId="77777777" w:rsidR="00714049" w:rsidRPr="00903DBA" w:rsidRDefault="00714049" w:rsidP="00714049">
      <w:pPr>
        <w:pStyle w:val="Code"/>
        <w:rPr>
          <w:highlight w:val="white"/>
        </w:rPr>
      </w:pPr>
      <w:r w:rsidRPr="00903DBA">
        <w:rPr>
          <w:highlight w:val="white"/>
        </w:rPr>
        <w:t xml:space="preserve">        update = TRUE;</w:t>
      </w:r>
    </w:p>
    <w:p w14:paraId="08C1DEE1" w14:textId="77777777" w:rsidR="00714049" w:rsidRPr="00903DBA" w:rsidRDefault="00714049" w:rsidP="00714049">
      <w:pPr>
        <w:pStyle w:val="Code"/>
        <w:rPr>
          <w:highlight w:val="white"/>
        </w:rPr>
      </w:pPr>
      <w:r w:rsidRPr="00903DBA">
        <w:rPr>
          <w:highlight w:val="white"/>
        </w:rPr>
        <w:t xml:space="preserve">      }</w:t>
      </w:r>
    </w:p>
    <w:p w14:paraId="10902320" w14:textId="77777777" w:rsidR="00714049" w:rsidRPr="00903DBA" w:rsidRDefault="00714049" w:rsidP="00714049">
      <w:pPr>
        <w:pStyle w:val="Code"/>
        <w:rPr>
          <w:highlight w:val="white"/>
        </w:rPr>
      </w:pPr>
      <w:r w:rsidRPr="00903DBA">
        <w:rPr>
          <w:highlight w:val="white"/>
        </w:rPr>
        <w:t xml:space="preserve">    }</w:t>
      </w:r>
    </w:p>
    <w:p w14:paraId="04A03DBF" w14:textId="77777777" w:rsidR="00714049" w:rsidRPr="00903DBA" w:rsidRDefault="00714049" w:rsidP="00714049">
      <w:pPr>
        <w:pStyle w:val="Code"/>
        <w:rPr>
          <w:highlight w:val="white"/>
        </w:rPr>
      </w:pPr>
    </w:p>
    <w:p w14:paraId="126D87EE" w14:textId="77777777" w:rsidR="00714049" w:rsidRPr="00903DBA" w:rsidRDefault="00714049" w:rsidP="00714049">
      <w:pPr>
        <w:pStyle w:val="Code"/>
        <w:rPr>
          <w:highlight w:val="white"/>
        </w:rPr>
      </w:pPr>
      <w:r w:rsidRPr="00903DBA">
        <w:rPr>
          <w:highlight w:val="white"/>
        </w:rPr>
        <w:t xml:space="preserve">    if (!update) {</w:t>
      </w:r>
    </w:p>
    <w:p w14:paraId="0F046A24" w14:textId="77777777" w:rsidR="00714049" w:rsidRPr="00903DBA" w:rsidRDefault="00714049" w:rsidP="00714049">
      <w:pPr>
        <w:pStyle w:val="Code"/>
        <w:rPr>
          <w:highlight w:val="white"/>
        </w:rPr>
      </w:pPr>
      <w:r w:rsidRPr="00903DBA">
        <w:rPr>
          <w:highlight w:val="white"/>
        </w:rPr>
        <w:t xml:space="preserve">      break;</w:t>
      </w:r>
    </w:p>
    <w:p w14:paraId="37688ECA" w14:textId="77777777" w:rsidR="00714049" w:rsidRPr="00903DBA" w:rsidRDefault="00714049" w:rsidP="00714049">
      <w:pPr>
        <w:pStyle w:val="Code"/>
        <w:rPr>
          <w:highlight w:val="white"/>
        </w:rPr>
      </w:pPr>
      <w:r w:rsidRPr="00903DBA">
        <w:rPr>
          <w:highlight w:val="white"/>
        </w:rPr>
        <w:t xml:space="preserve">    }</w:t>
      </w:r>
    </w:p>
    <w:p w14:paraId="413ABF90" w14:textId="77777777" w:rsidR="00714049" w:rsidRPr="00903DBA" w:rsidRDefault="00714049" w:rsidP="00714049">
      <w:pPr>
        <w:pStyle w:val="Code"/>
        <w:rPr>
          <w:highlight w:val="white"/>
        </w:rPr>
      </w:pPr>
      <w:r w:rsidRPr="00903DBA">
        <w:rPr>
          <w:highlight w:val="white"/>
        </w:rPr>
        <w:t xml:space="preserve">  }</w:t>
      </w:r>
    </w:p>
    <w:p w14:paraId="05D3CB89" w14:textId="77777777" w:rsidR="00714049" w:rsidRPr="00903DBA" w:rsidRDefault="00714049" w:rsidP="00714049">
      <w:pPr>
        <w:pStyle w:val="Code"/>
        <w:rPr>
          <w:highlight w:val="white"/>
        </w:rPr>
      </w:pPr>
      <w:r w:rsidRPr="00903DBA">
        <w:rPr>
          <w:highlight w:val="white"/>
        </w:rPr>
        <w:t>}</w:t>
      </w:r>
    </w:p>
    <w:p w14:paraId="0AA9A7DE" w14:textId="77777777" w:rsidR="00714049" w:rsidRPr="00903DBA" w:rsidRDefault="00714049" w:rsidP="00714049">
      <w:pPr>
        <w:pStyle w:val="Code"/>
        <w:rPr>
          <w:highlight w:val="white"/>
        </w:rPr>
      </w:pPr>
    </w:p>
    <w:p w14:paraId="138983D4" w14:textId="2E804A28" w:rsidR="00C63B16" w:rsidRPr="00903DBA" w:rsidRDefault="00C63B16" w:rsidP="00C63B16">
      <w:pPr>
        <w:pStyle w:val="Code"/>
        <w:rPr>
          <w:highlight w:val="white"/>
        </w:rPr>
      </w:pPr>
      <w:r w:rsidRPr="00903DBA">
        <w:rPr>
          <w:highlight w:val="white"/>
        </w:rPr>
        <w:t>int abs(int value) {</w:t>
      </w:r>
    </w:p>
    <w:p w14:paraId="1D9307B4" w14:textId="77777777" w:rsidR="00C63B16" w:rsidRPr="00903DBA" w:rsidRDefault="00C63B16" w:rsidP="00C63B16">
      <w:pPr>
        <w:pStyle w:val="Code"/>
        <w:rPr>
          <w:highlight w:val="white"/>
        </w:rPr>
      </w:pPr>
      <w:r w:rsidRPr="00903DBA">
        <w:rPr>
          <w:highlight w:val="white"/>
        </w:rPr>
        <w:t xml:space="preserve">  return (value &lt; 0) ? -value : value;</w:t>
      </w:r>
    </w:p>
    <w:p w14:paraId="2C9B33E6" w14:textId="77777777" w:rsidR="00C63B16" w:rsidRPr="00903DBA" w:rsidRDefault="00C63B16" w:rsidP="00C63B16">
      <w:pPr>
        <w:pStyle w:val="Code"/>
        <w:rPr>
          <w:highlight w:val="white"/>
        </w:rPr>
      </w:pPr>
      <w:r w:rsidRPr="00903DBA">
        <w:rPr>
          <w:highlight w:val="white"/>
        </w:rPr>
        <w:t>}</w:t>
      </w:r>
    </w:p>
    <w:p w14:paraId="5922B82C" w14:textId="77777777" w:rsidR="00C63B16" w:rsidRPr="00903DBA" w:rsidRDefault="00C63B16" w:rsidP="00C63B16">
      <w:pPr>
        <w:pStyle w:val="Code"/>
        <w:rPr>
          <w:highlight w:val="white"/>
        </w:rPr>
      </w:pPr>
    </w:p>
    <w:p w14:paraId="240063FA" w14:textId="77777777" w:rsidR="00C63B16" w:rsidRPr="00903DBA" w:rsidRDefault="00C63B16" w:rsidP="00C63B16">
      <w:pPr>
        <w:pStyle w:val="Code"/>
        <w:rPr>
          <w:highlight w:val="white"/>
        </w:rPr>
      </w:pPr>
      <w:r w:rsidRPr="00903DBA">
        <w:rPr>
          <w:highlight w:val="white"/>
        </w:rPr>
        <w:t>long labs(long value) {</w:t>
      </w:r>
    </w:p>
    <w:p w14:paraId="3E082831" w14:textId="77777777" w:rsidR="00C63B16" w:rsidRPr="00903DBA" w:rsidRDefault="00C63B16" w:rsidP="00C63B16">
      <w:pPr>
        <w:pStyle w:val="Code"/>
        <w:rPr>
          <w:highlight w:val="white"/>
        </w:rPr>
      </w:pPr>
      <w:r w:rsidRPr="00903DBA">
        <w:rPr>
          <w:highlight w:val="white"/>
        </w:rPr>
        <w:t xml:space="preserve">  return (value &lt; 0l) ? -value : value;</w:t>
      </w:r>
    </w:p>
    <w:p w14:paraId="59FAA662" w14:textId="77777777" w:rsidR="00C63B16" w:rsidRPr="00903DBA" w:rsidRDefault="00C63B16" w:rsidP="00C63B16">
      <w:pPr>
        <w:pStyle w:val="Code"/>
        <w:rPr>
          <w:highlight w:val="white"/>
        </w:rPr>
      </w:pPr>
      <w:r w:rsidRPr="00903DBA">
        <w:rPr>
          <w:highlight w:val="white"/>
        </w:rPr>
        <w:t>}</w:t>
      </w:r>
    </w:p>
    <w:p w14:paraId="7FCDDB7C" w14:textId="77777777" w:rsidR="00C63B16" w:rsidRPr="00903DBA" w:rsidRDefault="00C63B16" w:rsidP="00C63B16">
      <w:pPr>
        <w:pStyle w:val="Code"/>
        <w:rPr>
          <w:highlight w:val="white"/>
        </w:rPr>
      </w:pPr>
    </w:p>
    <w:p w14:paraId="176A14BE" w14:textId="77777777" w:rsidR="00C63B16" w:rsidRPr="00903DBA" w:rsidRDefault="00C63B16" w:rsidP="00C63B16">
      <w:pPr>
        <w:pStyle w:val="Code"/>
        <w:rPr>
          <w:highlight w:val="white"/>
        </w:rPr>
      </w:pPr>
      <w:r w:rsidRPr="00903DBA">
        <w:rPr>
          <w:highlight w:val="white"/>
        </w:rPr>
        <w:t>div_t div(int num, int denum) {</w:t>
      </w:r>
    </w:p>
    <w:p w14:paraId="5BAA77B1" w14:textId="77777777" w:rsidR="00C63B16" w:rsidRPr="00903DBA" w:rsidRDefault="00C63B16" w:rsidP="00C63B16">
      <w:pPr>
        <w:pStyle w:val="Code"/>
        <w:rPr>
          <w:highlight w:val="white"/>
        </w:rPr>
      </w:pPr>
      <w:r w:rsidRPr="00903DBA">
        <w:rPr>
          <w:highlight w:val="white"/>
        </w:rPr>
        <w:t xml:space="preserve">  div_t result = {0, 0};</w:t>
      </w:r>
    </w:p>
    <w:p w14:paraId="35BEA3C2" w14:textId="77777777" w:rsidR="00C63B16" w:rsidRPr="00903DBA" w:rsidRDefault="00C63B16" w:rsidP="00C63B16">
      <w:pPr>
        <w:pStyle w:val="Code"/>
        <w:rPr>
          <w:highlight w:val="white"/>
        </w:rPr>
      </w:pPr>
    </w:p>
    <w:p w14:paraId="6D9D16E0" w14:textId="77777777" w:rsidR="00C63B16" w:rsidRPr="00903DBA" w:rsidRDefault="00C63B16" w:rsidP="00C63B16">
      <w:pPr>
        <w:pStyle w:val="Code"/>
        <w:rPr>
          <w:highlight w:val="white"/>
        </w:rPr>
      </w:pPr>
      <w:r w:rsidRPr="00903DBA">
        <w:rPr>
          <w:highlight w:val="white"/>
        </w:rPr>
        <w:t xml:space="preserve">  if (denum == 0) {</w:t>
      </w:r>
    </w:p>
    <w:p w14:paraId="3E838191" w14:textId="77777777" w:rsidR="00C63B16" w:rsidRPr="00903DBA" w:rsidRDefault="00C63B16" w:rsidP="00C63B16">
      <w:pPr>
        <w:pStyle w:val="Code"/>
        <w:rPr>
          <w:highlight w:val="white"/>
        </w:rPr>
      </w:pPr>
      <w:r w:rsidRPr="00903DBA">
        <w:rPr>
          <w:highlight w:val="white"/>
        </w:rPr>
        <w:t xml:space="preserve">    errno = EDOM;</w:t>
      </w:r>
    </w:p>
    <w:p w14:paraId="560E6A9F" w14:textId="77777777" w:rsidR="00C63B16" w:rsidRPr="00903DBA" w:rsidRDefault="00C63B16" w:rsidP="00C63B16">
      <w:pPr>
        <w:pStyle w:val="Code"/>
        <w:rPr>
          <w:highlight w:val="white"/>
        </w:rPr>
      </w:pPr>
      <w:r w:rsidRPr="00903DBA">
        <w:rPr>
          <w:highlight w:val="white"/>
        </w:rPr>
        <w:t xml:space="preserve">    return result;</w:t>
      </w:r>
    </w:p>
    <w:p w14:paraId="021D3287" w14:textId="77777777" w:rsidR="00C63B16" w:rsidRPr="00903DBA" w:rsidRDefault="00C63B16" w:rsidP="00C63B16">
      <w:pPr>
        <w:pStyle w:val="Code"/>
        <w:rPr>
          <w:highlight w:val="white"/>
        </w:rPr>
      </w:pPr>
      <w:r w:rsidRPr="00903DBA">
        <w:rPr>
          <w:highlight w:val="white"/>
        </w:rPr>
        <w:t xml:space="preserve">  }</w:t>
      </w:r>
    </w:p>
    <w:p w14:paraId="35281393" w14:textId="77777777" w:rsidR="00C63B16" w:rsidRPr="00903DBA" w:rsidRDefault="00C63B16" w:rsidP="00C63B16">
      <w:pPr>
        <w:pStyle w:val="Code"/>
        <w:rPr>
          <w:highlight w:val="white"/>
        </w:rPr>
      </w:pPr>
    </w:p>
    <w:p w14:paraId="5D83C086" w14:textId="77777777" w:rsidR="00C63B16" w:rsidRPr="00903DBA" w:rsidRDefault="00C63B16" w:rsidP="00C63B16">
      <w:pPr>
        <w:pStyle w:val="Code"/>
        <w:rPr>
          <w:highlight w:val="white"/>
        </w:rPr>
      </w:pPr>
      <w:r w:rsidRPr="00903DBA">
        <w:rPr>
          <w:highlight w:val="white"/>
        </w:rPr>
        <w:t xml:space="preserve">  result.quot = num / denum;</w:t>
      </w:r>
    </w:p>
    <w:p w14:paraId="227DC885" w14:textId="77777777" w:rsidR="00C63B16" w:rsidRPr="00903DBA" w:rsidRDefault="00C63B16" w:rsidP="00C63B16">
      <w:pPr>
        <w:pStyle w:val="Code"/>
        <w:rPr>
          <w:highlight w:val="white"/>
        </w:rPr>
      </w:pPr>
      <w:r w:rsidRPr="00903DBA">
        <w:rPr>
          <w:highlight w:val="white"/>
        </w:rPr>
        <w:t xml:space="preserve">  result.rem = num % denum;</w:t>
      </w:r>
    </w:p>
    <w:p w14:paraId="4E82691D" w14:textId="77777777" w:rsidR="00C63B16" w:rsidRPr="00903DBA" w:rsidRDefault="00C63B16" w:rsidP="00C63B16">
      <w:pPr>
        <w:pStyle w:val="Code"/>
        <w:rPr>
          <w:highlight w:val="white"/>
        </w:rPr>
      </w:pPr>
      <w:r w:rsidRPr="00903DBA">
        <w:rPr>
          <w:highlight w:val="white"/>
        </w:rPr>
        <w:t xml:space="preserve">  return result;</w:t>
      </w:r>
    </w:p>
    <w:p w14:paraId="7C074C5B" w14:textId="77777777" w:rsidR="00C63B16" w:rsidRPr="00903DBA" w:rsidRDefault="00C63B16" w:rsidP="00C63B16">
      <w:pPr>
        <w:pStyle w:val="Code"/>
        <w:rPr>
          <w:highlight w:val="white"/>
        </w:rPr>
      </w:pPr>
      <w:r w:rsidRPr="00903DBA">
        <w:rPr>
          <w:highlight w:val="white"/>
        </w:rPr>
        <w:t>}</w:t>
      </w:r>
    </w:p>
    <w:p w14:paraId="3F09428F" w14:textId="77777777" w:rsidR="00C63B16" w:rsidRPr="00903DBA" w:rsidRDefault="00C63B16" w:rsidP="00C63B16">
      <w:pPr>
        <w:pStyle w:val="Code"/>
        <w:rPr>
          <w:highlight w:val="white"/>
        </w:rPr>
      </w:pPr>
    </w:p>
    <w:p w14:paraId="614B3965" w14:textId="77777777" w:rsidR="00C63B16" w:rsidRPr="00903DBA" w:rsidRDefault="00C63B16" w:rsidP="00C63B16">
      <w:pPr>
        <w:pStyle w:val="Code"/>
        <w:rPr>
          <w:highlight w:val="white"/>
        </w:rPr>
      </w:pPr>
      <w:r w:rsidRPr="00903DBA">
        <w:rPr>
          <w:highlight w:val="white"/>
        </w:rPr>
        <w:t>ldiv_t ldiv(long num, long denum) {</w:t>
      </w:r>
    </w:p>
    <w:p w14:paraId="1DE5C28B" w14:textId="77777777" w:rsidR="00C63B16" w:rsidRPr="00903DBA" w:rsidRDefault="00C63B16" w:rsidP="00C63B16">
      <w:pPr>
        <w:pStyle w:val="Code"/>
        <w:rPr>
          <w:highlight w:val="white"/>
        </w:rPr>
      </w:pPr>
      <w:r w:rsidRPr="00903DBA">
        <w:rPr>
          <w:highlight w:val="white"/>
        </w:rPr>
        <w:t xml:space="preserve">  ldiv_t result = {0, 0};</w:t>
      </w:r>
    </w:p>
    <w:p w14:paraId="126502B9" w14:textId="77777777" w:rsidR="00C63B16" w:rsidRPr="00903DBA" w:rsidRDefault="00C63B16" w:rsidP="00C63B16">
      <w:pPr>
        <w:pStyle w:val="Code"/>
        <w:rPr>
          <w:highlight w:val="white"/>
        </w:rPr>
      </w:pPr>
      <w:r w:rsidRPr="00903DBA">
        <w:rPr>
          <w:highlight w:val="white"/>
        </w:rPr>
        <w:t xml:space="preserve">  </w:t>
      </w:r>
    </w:p>
    <w:p w14:paraId="48263DD6" w14:textId="77777777" w:rsidR="00C63B16" w:rsidRPr="00903DBA" w:rsidRDefault="00C63B16" w:rsidP="00C63B16">
      <w:pPr>
        <w:pStyle w:val="Code"/>
        <w:rPr>
          <w:highlight w:val="white"/>
        </w:rPr>
      </w:pPr>
      <w:r w:rsidRPr="00903DBA">
        <w:rPr>
          <w:highlight w:val="white"/>
        </w:rPr>
        <w:t xml:space="preserve">  if (denum == 0) {</w:t>
      </w:r>
    </w:p>
    <w:p w14:paraId="7E1F1148" w14:textId="77777777" w:rsidR="00C63B16" w:rsidRPr="00903DBA" w:rsidRDefault="00C63B16" w:rsidP="00C63B16">
      <w:pPr>
        <w:pStyle w:val="Code"/>
        <w:rPr>
          <w:highlight w:val="white"/>
        </w:rPr>
      </w:pPr>
      <w:r w:rsidRPr="00903DBA">
        <w:rPr>
          <w:highlight w:val="white"/>
        </w:rPr>
        <w:t xml:space="preserve">    errno = EDOM;</w:t>
      </w:r>
    </w:p>
    <w:p w14:paraId="08E6EF7F" w14:textId="77777777" w:rsidR="00C63B16" w:rsidRPr="00903DBA" w:rsidRDefault="00C63B16" w:rsidP="00C63B16">
      <w:pPr>
        <w:pStyle w:val="Code"/>
        <w:rPr>
          <w:highlight w:val="white"/>
        </w:rPr>
      </w:pPr>
      <w:r w:rsidRPr="00903DBA">
        <w:rPr>
          <w:highlight w:val="white"/>
        </w:rPr>
        <w:t xml:space="preserve">    return result;</w:t>
      </w:r>
    </w:p>
    <w:p w14:paraId="1E7E83D3" w14:textId="77777777" w:rsidR="00C63B16" w:rsidRPr="00903DBA" w:rsidRDefault="00C63B16" w:rsidP="00C63B16">
      <w:pPr>
        <w:pStyle w:val="Code"/>
        <w:rPr>
          <w:highlight w:val="white"/>
        </w:rPr>
      </w:pPr>
      <w:r w:rsidRPr="00903DBA">
        <w:rPr>
          <w:highlight w:val="white"/>
        </w:rPr>
        <w:t xml:space="preserve">  }</w:t>
      </w:r>
    </w:p>
    <w:p w14:paraId="76940154" w14:textId="77777777" w:rsidR="00C63B16" w:rsidRPr="00903DBA" w:rsidRDefault="00C63B16" w:rsidP="00C63B16">
      <w:pPr>
        <w:pStyle w:val="Code"/>
        <w:rPr>
          <w:highlight w:val="white"/>
        </w:rPr>
      </w:pPr>
    </w:p>
    <w:p w14:paraId="2703DEE4" w14:textId="77777777" w:rsidR="00C63B16" w:rsidRPr="00903DBA" w:rsidRDefault="00C63B16" w:rsidP="00C63B16">
      <w:pPr>
        <w:pStyle w:val="Code"/>
        <w:rPr>
          <w:highlight w:val="white"/>
        </w:rPr>
      </w:pPr>
      <w:r w:rsidRPr="00903DBA">
        <w:rPr>
          <w:highlight w:val="white"/>
        </w:rPr>
        <w:t xml:space="preserve">  result.quot = num / denum;</w:t>
      </w:r>
    </w:p>
    <w:p w14:paraId="5A8A8F8B" w14:textId="77777777" w:rsidR="00C63B16" w:rsidRPr="00903DBA" w:rsidRDefault="00C63B16" w:rsidP="00C63B16">
      <w:pPr>
        <w:pStyle w:val="Code"/>
        <w:rPr>
          <w:highlight w:val="white"/>
        </w:rPr>
      </w:pPr>
      <w:r w:rsidRPr="00903DBA">
        <w:rPr>
          <w:highlight w:val="white"/>
        </w:rPr>
        <w:t xml:space="preserve">  result.rem = num % denum;</w:t>
      </w:r>
    </w:p>
    <w:p w14:paraId="10B1A29D" w14:textId="77777777" w:rsidR="00C63B16" w:rsidRPr="00903DBA" w:rsidRDefault="00C63B16" w:rsidP="00C63B16">
      <w:pPr>
        <w:pStyle w:val="Code"/>
        <w:rPr>
          <w:highlight w:val="white"/>
        </w:rPr>
      </w:pPr>
      <w:r w:rsidRPr="00903DBA">
        <w:rPr>
          <w:highlight w:val="white"/>
        </w:rPr>
        <w:t xml:space="preserve">  return result;</w:t>
      </w:r>
    </w:p>
    <w:p w14:paraId="6E0602C6" w14:textId="09B80FB8" w:rsidR="00C63B16" w:rsidRPr="00903DBA" w:rsidRDefault="00C63B16" w:rsidP="00C63B16">
      <w:pPr>
        <w:pStyle w:val="Code"/>
      </w:pPr>
      <w:r w:rsidRPr="00903DBA">
        <w:rPr>
          <w:highlight w:val="white"/>
        </w:rPr>
        <w:t>}</w:t>
      </w:r>
    </w:p>
    <w:p w14:paraId="49B8A31E" w14:textId="2C1D576F" w:rsidR="00D62A8B" w:rsidRPr="00903DBA" w:rsidRDefault="00966D02" w:rsidP="00265BDF">
      <w:pPr>
        <w:pStyle w:val="Rubrik2"/>
      </w:pPr>
      <w:bookmarkStart w:id="517" w:name="_Toc57656143"/>
      <w:r w:rsidRPr="00903DBA">
        <w:t>T</w:t>
      </w:r>
      <w:r w:rsidR="00D62A8B" w:rsidRPr="00903DBA">
        <w:t>ime</w:t>
      </w:r>
      <w:bookmarkEnd w:id="517"/>
    </w:p>
    <w:p w14:paraId="4B568326" w14:textId="26EBB4A4" w:rsidR="00487292" w:rsidRPr="00903DBA" w:rsidRDefault="004B0675" w:rsidP="00E65FE6">
      <w:pPr>
        <w:pStyle w:val="CodeHeader"/>
      </w:pPr>
      <w:r w:rsidRPr="00903DBA">
        <w:t>t</w:t>
      </w:r>
      <w:r w:rsidR="00487292" w:rsidRPr="00903DBA">
        <w:t>ime</w:t>
      </w:r>
      <w:r w:rsidR="00966D02" w:rsidRPr="00903DBA">
        <w:t>.h</w:t>
      </w:r>
    </w:p>
    <w:p w14:paraId="776E8EE4" w14:textId="77777777" w:rsidR="00C63B16" w:rsidRPr="00903DBA" w:rsidRDefault="00C63B16" w:rsidP="00C63B16">
      <w:pPr>
        <w:pStyle w:val="Code"/>
        <w:rPr>
          <w:highlight w:val="white"/>
        </w:rPr>
      </w:pPr>
      <w:r w:rsidRPr="00903DBA">
        <w:rPr>
          <w:highlight w:val="white"/>
        </w:rPr>
        <w:t>#ifndef __TIME_H__</w:t>
      </w:r>
    </w:p>
    <w:p w14:paraId="676CBA5C" w14:textId="77777777" w:rsidR="00C63B16" w:rsidRPr="00903DBA" w:rsidRDefault="00C63B16" w:rsidP="00C63B16">
      <w:pPr>
        <w:pStyle w:val="Code"/>
        <w:rPr>
          <w:highlight w:val="white"/>
        </w:rPr>
      </w:pPr>
      <w:r w:rsidRPr="00903DBA">
        <w:rPr>
          <w:highlight w:val="white"/>
        </w:rPr>
        <w:t>#define __TIME_H__</w:t>
      </w:r>
    </w:p>
    <w:p w14:paraId="51364D3D" w14:textId="77777777" w:rsidR="00C63B16" w:rsidRPr="00903DBA" w:rsidRDefault="00C63B16" w:rsidP="00C63B16">
      <w:pPr>
        <w:pStyle w:val="Code"/>
        <w:rPr>
          <w:highlight w:val="white"/>
        </w:rPr>
      </w:pPr>
    </w:p>
    <w:p w14:paraId="2B3DF3A1" w14:textId="77777777" w:rsidR="00C63B16" w:rsidRPr="00903DBA" w:rsidRDefault="00C63B16" w:rsidP="00C63B16">
      <w:pPr>
        <w:pStyle w:val="Code"/>
        <w:rPr>
          <w:highlight w:val="white"/>
        </w:rPr>
      </w:pPr>
      <w:r w:rsidRPr="00903DBA">
        <w:rPr>
          <w:highlight w:val="white"/>
        </w:rPr>
        <w:t>#define size_t int</w:t>
      </w:r>
    </w:p>
    <w:p w14:paraId="02B8327F" w14:textId="77777777" w:rsidR="00C63B16" w:rsidRPr="00903DBA" w:rsidRDefault="00C63B16" w:rsidP="00C63B16">
      <w:pPr>
        <w:pStyle w:val="Code"/>
        <w:rPr>
          <w:highlight w:val="white"/>
        </w:rPr>
      </w:pPr>
      <w:r w:rsidRPr="00903DBA">
        <w:rPr>
          <w:highlight w:val="white"/>
        </w:rPr>
        <w:t>#define time_t unsigned long</w:t>
      </w:r>
    </w:p>
    <w:p w14:paraId="6F75DECB" w14:textId="77777777" w:rsidR="00C63B16" w:rsidRPr="00903DBA" w:rsidRDefault="00C63B16" w:rsidP="00C63B16">
      <w:pPr>
        <w:pStyle w:val="Code"/>
        <w:rPr>
          <w:highlight w:val="white"/>
        </w:rPr>
      </w:pPr>
      <w:r w:rsidRPr="00903DBA">
        <w:rPr>
          <w:highlight w:val="white"/>
        </w:rPr>
        <w:t>#define clock_t long</w:t>
      </w:r>
    </w:p>
    <w:p w14:paraId="17F0F57B" w14:textId="77777777" w:rsidR="00C63B16" w:rsidRPr="00903DBA" w:rsidRDefault="00C63B16" w:rsidP="00C63B16">
      <w:pPr>
        <w:pStyle w:val="Code"/>
        <w:rPr>
          <w:highlight w:val="white"/>
        </w:rPr>
      </w:pPr>
    </w:p>
    <w:p w14:paraId="12063119" w14:textId="77777777" w:rsidR="00C63B16" w:rsidRPr="00903DBA" w:rsidRDefault="00C63B16" w:rsidP="00C63B16">
      <w:pPr>
        <w:pStyle w:val="Code"/>
        <w:rPr>
          <w:highlight w:val="white"/>
        </w:rPr>
      </w:pPr>
      <w:r w:rsidRPr="00903DBA">
        <w:rPr>
          <w:highlight w:val="white"/>
        </w:rPr>
        <w:t>struct tm {</w:t>
      </w:r>
    </w:p>
    <w:p w14:paraId="12965584" w14:textId="77777777" w:rsidR="00C63B16" w:rsidRPr="00903DBA" w:rsidRDefault="00C63B16" w:rsidP="00C63B16">
      <w:pPr>
        <w:pStyle w:val="Code"/>
        <w:rPr>
          <w:highlight w:val="white"/>
        </w:rPr>
      </w:pPr>
      <w:r w:rsidRPr="00903DBA">
        <w:rPr>
          <w:highlight w:val="white"/>
        </w:rPr>
        <w:t>int tm_sec;</w:t>
      </w:r>
    </w:p>
    <w:p w14:paraId="2C5B5CBB" w14:textId="77777777" w:rsidR="00C63B16" w:rsidRPr="00903DBA" w:rsidRDefault="00C63B16" w:rsidP="00C63B16">
      <w:pPr>
        <w:pStyle w:val="Code"/>
        <w:rPr>
          <w:highlight w:val="white"/>
        </w:rPr>
      </w:pPr>
      <w:r w:rsidRPr="00903DBA">
        <w:rPr>
          <w:highlight w:val="white"/>
        </w:rPr>
        <w:t>int tm_min;</w:t>
      </w:r>
    </w:p>
    <w:p w14:paraId="4801391E" w14:textId="77777777" w:rsidR="00C63B16" w:rsidRPr="00903DBA" w:rsidRDefault="00C63B16" w:rsidP="00C63B16">
      <w:pPr>
        <w:pStyle w:val="Code"/>
        <w:rPr>
          <w:highlight w:val="white"/>
        </w:rPr>
      </w:pPr>
      <w:r w:rsidRPr="00903DBA">
        <w:rPr>
          <w:highlight w:val="white"/>
        </w:rPr>
        <w:t>int tm_hour;</w:t>
      </w:r>
    </w:p>
    <w:p w14:paraId="71F8FCCD" w14:textId="77777777" w:rsidR="00C63B16" w:rsidRPr="00903DBA" w:rsidRDefault="00C63B16" w:rsidP="00C63B16">
      <w:pPr>
        <w:pStyle w:val="Code"/>
        <w:rPr>
          <w:highlight w:val="white"/>
        </w:rPr>
      </w:pPr>
    </w:p>
    <w:p w14:paraId="78073A8E" w14:textId="77777777" w:rsidR="00C63B16" w:rsidRPr="00903DBA" w:rsidRDefault="00C63B16" w:rsidP="00C63B16">
      <w:pPr>
        <w:pStyle w:val="Code"/>
        <w:rPr>
          <w:highlight w:val="white"/>
        </w:rPr>
      </w:pPr>
      <w:r w:rsidRPr="00903DBA">
        <w:rPr>
          <w:highlight w:val="white"/>
        </w:rPr>
        <w:t>int tm_mday;</w:t>
      </w:r>
    </w:p>
    <w:p w14:paraId="485E63FA" w14:textId="77777777" w:rsidR="00C63B16" w:rsidRPr="00903DBA" w:rsidRDefault="00C63B16" w:rsidP="00C63B16">
      <w:pPr>
        <w:pStyle w:val="Code"/>
        <w:rPr>
          <w:highlight w:val="white"/>
        </w:rPr>
      </w:pPr>
      <w:r w:rsidRPr="00903DBA">
        <w:rPr>
          <w:highlight w:val="white"/>
        </w:rPr>
        <w:t>int tm_mon;</w:t>
      </w:r>
    </w:p>
    <w:p w14:paraId="682E5A8A" w14:textId="77777777" w:rsidR="00C63B16" w:rsidRPr="00903DBA" w:rsidRDefault="00C63B16" w:rsidP="00C63B16">
      <w:pPr>
        <w:pStyle w:val="Code"/>
        <w:rPr>
          <w:highlight w:val="white"/>
        </w:rPr>
      </w:pPr>
      <w:r w:rsidRPr="00903DBA">
        <w:rPr>
          <w:highlight w:val="white"/>
        </w:rPr>
        <w:t>int tm_year;</w:t>
      </w:r>
    </w:p>
    <w:p w14:paraId="55544F7A" w14:textId="77777777" w:rsidR="00C63B16" w:rsidRPr="00903DBA" w:rsidRDefault="00C63B16" w:rsidP="00C63B16">
      <w:pPr>
        <w:pStyle w:val="Code"/>
        <w:rPr>
          <w:highlight w:val="white"/>
        </w:rPr>
      </w:pPr>
    </w:p>
    <w:p w14:paraId="1E79D204" w14:textId="77777777" w:rsidR="00C63B16" w:rsidRPr="00903DBA" w:rsidRDefault="00C63B16" w:rsidP="00C63B16">
      <w:pPr>
        <w:pStyle w:val="Code"/>
        <w:rPr>
          <w:highlight w:val="white"/>
        </w:rPr>
      </w:pPr>
      <w:r w:rsidRPr="00903DBA">
        <w:rPr>
          <w:highlight w:val="white"/>
        </w:rPr>
        <w:t>int tm_wday;</w:t>
      </w:r>
    </w:p>
    <w:p w14:paraId="427A9D00" w14:textId="77777777" w:rsidR="00C63B16" w:rsidRPr="00903DBA" w:rsidRDefault="00C63B16" w:rsidP="00C63B16">
      <w:pPr>
        <w:pStyle w:val="Code"/>
        <w:rPr>
          <w:highlight w:val="white"/>
        </w:rPr>
      </w:pPr>
      <w:r w:rsidRPr="00903DBA">
        <w:rPr>
          <w:highlight w:val="white"/>
        </w:rPr>
        <w:t>int tm_yday;</w:t>
      </w:r>
    </w:p>
    <w:p w14:paraId="74E5CFA8" w14:textId="77777777" w:rsidR="00C63B16" w:rsidRPr="00903DBA" w:rsidRDefault="00C63B16" w:rsidP="00C63B16">
      <w:pPr>
        <w:pStyle w:val="Code"/>
        <w:rPr>
          <w:highlight w:val="white"/>
        </w:rPr>
      </w:pPr>
      <w:r w:rsidRPr="00903DBA">
        <w:rPr>
          <w:highlight w:val="white"/>
        </w:rPr>
        <w:t>int tm_isdst;</w:t>
      </w:r>
    </w:p>
    <w:p w14:paraId="2F5C44E3" w14:textId="77777777" w:rsidR="00C63B16" w:rsidRPr="00903DBA" w:rsidRDefault="00C63B16" w:rsidP="00C63B16">
      <w:pPr>
        <w:pStyle w:val="Code"/>
        <w:rPr>
          <w:highlight w:val="white"/>
        </w:rPr>
      </w:pPr>
      <w:r w:rsidRPr="00903DBA">
        <w:rPr>
          <w:highlight w:val="white"/>
        </w:rPr>
        <w:t>};</w:t>
      </w:r>
    </w:p>
    <w:p w14:paraId="01CB7ED4" w14:textId="77777777" w:rsidR="00C63B16" w:rsidRPr="00903DBA" w:rsidRDefault="00C63B16" w:rsidP="00C63B16">
      <w:pPr>
        <w:pStyle w:val="Code"/>
        <w:rPr>
          <w:highlight w:val="white"/>
        </w:rPr>
      </w:pPr>
    </w:p>
    <w:p w14:paraId="76CD2DA1" w14:textId="77777777" w:rsidR="00C63B16" w:rsidRPr="00903DBA" w:rsidRDefault="00C63B16" w:rsidP="00C63B16">
      <w:pPr>
        <w:pStyle w:val="Code"/>
        <w:rPr>
          <w:highlight w:val="white"/>
        </w:rPr>
      </w:pPr>
      <w:r w:rsidRPr="00903DBA">
        <w:rPr>
          <w:highlight w:val="white"/>
        </w:rPr>
        <w:t>extern clock_t clock(void);</w:t>
      </w:r>
    </w:p>
    <w:p w14:paraId="385C768C" w14:textId="77777777" w:rsidR="00C63B16" w:rsidRPr="00903DBA" w:rsidRDefault="00C63B16" w:rsidP="00C63B16">
      <w:pPr>
        <w:pStyle w:val="Code"/>
        <w:rPr>
          <w:highlight w:val="white"/>
        </w:rPr>
      </w:pPr>
      <w:r w:rsidRPr="00903DBA">
        <w:rPr>
          <w:highlight w:val="white"/>
        </w:rPr>
        <w:t>extern time_t time(time_t* time);</w:t>
      </w:r>
    </w:p>
    <w:p w14:paraId="4E3CA968" w14:textId="77777777" w:rsidR="00C63B16" w:rsidRPr="00903DBA" w:rsidRDefault="00C63B16" w:rsidP="00C63B16">
      <w:pPr>
        <w:pStyle w:val="Code"/>
        <w:rPr>
          <w:highlight w:val="white"/>
        </w:rPr>
      </w:pPr>
      <w:r w:rsidRPr="00903DBA">
        <w:rPr>
          <w:highlight w:val="white"/>
        </w:rPr>
        <w:t>extern double difftime(time_t time2, time_t time1);</w:t>
      </w:r>
    </w:p>
    <w:p w14:paraId="083BDEBD" w14:textId="77777777" w:rsidR="00C63B16" w:rsidRPr="00903DBA" w:rsidRDefault="00C63B16" w:rsidP="00C63B16">
      <w:pPr>
        <w:pStyle w:val="Code"/>
        <w:rPr>
          <w:highlight w:val="white"/>
        </w:rPr>
      </w:pPr>
      <w:r w:rsidRPr="00903DBA">
        <w:rPr>
          <w:highlight w:val="white"/>
        </w:rPr>
        <w:t>extern time_t mktime(struct tm* timeStruct);</w:t>
      </w:r>
    </w:p>
    <w:p w14:paraId="7BDCB7F9" w14:textId="77777777" w:rsidR="00C63B16" w:rsidRPr="00903DBA" w:rsidRDefault="00C63B16" w:rsidP="00C63B16">
      <w:pPr>
        <w:pStyle w:val="Code"/>
        <w:rPr>
          <w:highlight w:val="white"/>
        </w:rPr>
      </w:pPr>
    </w:p>
    <w:p w14:paraId="5D8AB7F4" w14:textId="77777777" w:rsidR="00C63B16" w:rsidRPr="00903DBA" w:rsidRDefault="00C63B16" w:rsidP="00C63B16">
      <w:pPr>
        <w:pStyle w:val="Code"/>
        <w:rPr>
          <w:highlight w:val="white"/>
        </w:rPr>
      </w:pPr>
      <w:r w:rsidRPr="00903DBA">
        <w:rPr>
          <w:highlight w:val="white"/>
        </w:rPr>
        <w:t>extern char* asctime(const struct tm* timeStruct);</w:t>
      </w:r>
    </w:p>
    <w:p w14:paraId="2DBFE615" w14:textId="77777777" w:rsidR="00C63B16" w:rsidRPr="00903DBA" w:rsidRDefault="00C63B16" w:rsidP="00C63B16">
      <w:pPr>
        <w:pStyle w:val="Code"/>
        <w:rPr>
          <w:highlight w:val="white"/>
        </w:rPr>
      </w:pPr>
      <w:r w:rsidRPr="00903DBA">
        <w:rPr>
          <w:highlight w:val="white"/>
        </w:rPr>
        <w:t>extern char* ctime(const time_t* time);</w:t>
      </w:r>
    </w:p>
    <w:p w14:paraId="35EA7052" w14:textId="77777777" w:rsidR="00C63B16" w:rsidRPr="00903DBA" w:rsidRDefault="00C63B16" w:rsidP="00C63B16">
      <w:pPr>
        <w:pStyle w:val="Code"/>
        <w:rPr>
          <w:highlight w:val="white"/>
        </w:rPr>
      </w:pPr>
      <w:r w:rsidRPr="00903DBA">
        <w:rPr>
          <w:highlight w:val="white"/>
        </w:rPr>
        <w:t>extern struct tm* gmtime(const time_t* time);</w:t>
      </w:r>
    </w:p>
    <w:p w14:paraId="7DE3D892" w14:textId="77777777" w:rsidR="00C63B16" w:rsidRPr="00903DBA" w:rsidRDefault="00C63B16" w:rsidP="00C63B16">
      <w:pPr>
        <w:pStyle w:val="Code"/>
        <w:rPr>
          <w:highlight w:val="white"/>
        </w:rPr>
      </w:pPr>
      <w:r w:rsidRPr="00903DBA">
        <w:rPr>
          <w:highlight w:val="white"/>
        </w:rPr>
        <w:t>extern struct tm* localtime(const time_t* time);</w:t>
      </w:r>
    </w:p>
    <w:p w14:paraId="28F850A0" w14:textId="77777777" w:rsidR="00C63B16" w:rsidRPr="00903DBA" w:rsidRDefault="00C63B16" w:rsidP="00C63B16">
      <w:pPr>
        <w:pStyle w:val="Code"/>
        <w:rPr>
          <w:highlight w:val="white"/>
        </w:rPr>
      </w:pPr>
      <w:r w:rsidRPr="00903DBA">
        <w:rPr>
          <w:highlight w:val="white"/>
        </w:rPr>
        <w:t>extern struct tm* localtimeX(const time_t* time);</w:t>
      </w:r>
    </w:p>
    <w:p w14:paraId="5939E011" w14:textId="77777777" w:rsidR="00C63B16" w:rsidRPr="00903DBA" w:rsidRDefault="00C63B16" w:rsidP="00C63B16">
      <w:pPr>
        <w:pStyle w:val="Code"/>
        <w:rPr>
          <w:highlight w:val="white"/>
        </w:rPr>
      </w:pPr>
    </w:p>
    <w:p w14:paraId="1C55D321" w14:textId="77777777" w:rsidR="00C63B16" w:rsidRPr="00903DBA" w:rsidRDefault="00C63B16" w:rsidP="00C63B16">
      <w:pPr>
        <w:pStyle w:val="Code"/>
        <w:rPr>
          <w:highlight w:val="white"/>
        </w:rPr>
      </w:pPr>
      <w:r w:rsidRPr="00903DBA">
        <w:rPr>
          <w:highlight w:val="white"/>
        </w:rPr>
        <w:t>extern size_t strftime(char* buffer, size_t size,</w:t>
      </w:r>
    </w:p>
    <w:p w14:paraId="2391627F" w14:textId="77777777" w:rsidR="00C63B16" w:rsidRPr="00903DBA" w:rsidRDefault="00C63B16" w:rsidP="00C63B16">
      <w:pPr>
        <w:pStyle w:val="Code"/>
        <w:rPr>
          <w:highlight w:val="white"/>
        </w:rPr>
      </w:pPr>
      <w:r w:rsidRPr="00903DBA">
        <w:rPr>
          <w:highlight w:val="white"/>
        </w:rPr>
        <w:t>const char* format, const struct tm* timeStruct);</w:t>
      </w:r>
    </w:p>
    <w:p w14:paraId="1B7C5CE2" w14:textId="77777777" w:rsidR="00C63B16" w:rsidRPr="00903DBA" w:rsidRDefault="00C63B16" w:rsidP="00C63B16">
      <w:pPr>
        <w:pStyle w:val="Code"/>
        <w:rPr>
          <w:highlight w:val="white"/>
        </w:rPr>
      </w:pPr>
    </w:p>
    <w:p w14:paraId="0D040D2A" w14:textId="77777777" w:rsidR="00C63B16" w:rsidRPr="00903DBA" w:rsidRDefault="00C63B16" w:rsidP="00C63B16">
      <w:pPr>
        <w:pStyle w:val="Code"/>
        <w:rPr>
          <w:highlight w:val="white"/>
        </w:rPr>
      </w:pPr>
      <w:r w:rsidRPr="00903DBA">
        <w:rPr>
          <w:highlight w:val="white"/>
        </w:rPr>
        <w:t>#endif</w:t>
      </w:r>
    </w:p>
    <w:p w14:paraId="71C5F551" w14:textId="7F2B8036" w:rsidR="003211B0" w:rsidRPr="00903DBA" w:rsidRDefault="004B0675" w:rsidP="00E65FE6">
      <w:pPr>
        <w:pStyle w:val="CodeHeader"/>
      </w:pPr>
      <w:r w:rsidRPr="00903DBA">
        <w:t>t</w:t>
      </w:r>
      <w:r w:rsidR="003211B0" w:rsidRPr="00903DBA">
        <w:t>ime.c</w:t>
      </w:r>
    </w:p>
    <w:p w14:paraId="548B50E4" w14:textId="77777777" w:rsidR="00E77B17" w:rsidRPr="00903DBA" w:rsidRDefault="00E77B17" w:rsidP="00E77B17">
      <w:pPr>
        <w:pStyle w:val="Code"/>
        <w:rPr>
          <w:highlight w:val="white"/>
        </w:rPr>
      </w:pPr>
      <w:bookmarkStart w:id="518" w:name="_Ref54018755"/>
      <w:bookmarkStart w:id="519" w:name="_Ref417644950"/>
      <w:r w:rsidRPr="00903DBA">
        <w:rPr>
          <w:highlight w:val="white"/>
        </w:rPr>
        <w:t>#include &lt;time.h&gt;</w:t>
      </w:r>
    </w:p>
    <w:p w14:paraId="7FAB2140" w14:textId="77777777" w:rsidR="00E77B17" w:rsidRPr="00903DBA" w:rsidRDefault="00E77B17" w:rsidP="00E77B17">
      <w:pPr>
        <w:pStyle w:val="Code"/>
        <w:rPr>
          <w:highlight w:val="white"/>
        </w:rPr>
      </w:pPr>
      <w:r w:rsidRPr="00903DBA">
        <w:rPr>
          <w:highlight w:val="white"/>
        </w:rPr>
        <w:t>#include &lt;stdio.h&gt;</w:t>
      </w:r>
    </w:p>
    <w:p w14:paraId="6327A010" w14:textId="77777777" w:rsidR="00E77B17" w:rsidRPr="00903DBA" w:rsidRDefault="00E77B17" w:rsidP="00E77B17">
      <w:pPr>
        <w:pStyle w:val="Code"/>
        <w:rPr>
          <w:highlight w:val="white"/>
        </w:rPr>
      </w:pPr>
      <w:r w:rsidRPr="00903DBA">
        <w:rPr>
          <w:highlight w:val="white"/>
        </w:rPr>
        <w:t>#include &lt;stdlib.h&gt;</w:t>
      </w:r>
    </w:p>
    <w:p w14:paraId="023483EC" w14:textId="77777777" w:rsidR="00E77B17" w:rsidRPr="00903DBA" w:rsidRDefault="00E77B17" w:rsidP="00E77B17">
      <w:pPr>
        <w:pStyle w:val="Code"/>
        <w:rPr>
          <w:highlight w:val="white"/>
        </w:rPr>
      </w:pPr>
      <w:r w:rsidRPr="00903DBA">
        <w:rPr>
          <w:highlight w:val="white"/>
        </w:rPr>
        <w:t>#include &lt;string.h&gt;</w:t>
      </w:r>
    </w:p>
    <w:p w14:paraId="33B59CBF" w14:textId="77777777" w:rsidR="00E77B17" w:rsidRPr="00903DBA" w:rsidRDefault="00E77B17" w:rsidP="00E77B17">
      <w:pPr>
        <w:pStyle w:val="Code"/>
        <w:rPr>
          <w:highlight w:val="white"/>
        </w:rPr>
      </w:pPr>
      <w:r w:rsidRPr="00903DBA">
        <w:rPr>
          <w:highlight w:val="white"/>
        </w:rPr>
        <w:t>#include &lt;locale.h&gt;</w:t>
      </w:r>
    </w:p>
    <w:p w14:paraId="594B2514" w14:textId="77777777" w:rsidR="00E77B17" w:rsidRPr="00903DBA" w:rsidRDefault="00E77B17" w:rsidP="00E77B17">
      <w:pPr>
        <w:pStyle w:val="Code"/>
        <w:rPr>
          <w:highlight w:val="white"/>
        </w:rPr>
      </w:pPr>
      <w:r w:rsidRPr="00903DBA">
        <w:rPr>
          <w:highlight w:val="white"/>
        </w:rPr>
        <w:t>#include &lt;assert.h&gt;</w:t>
      </w:r>
    </w:p>
    <w:p w14:paraId="32DA4B01" w14:textId="77777777" w:rsidR="00E77B17" w:rsidRPr="00903DBA" w:rsidRDefault="00E77B17" w:rsidP="00E77B17">
      <w:pPr>
        <w:pStyle w:val="Code"/>
        <w:rPr>
          <w:highlight w:val="white"/>
        </w:rPr>
      </w:pPr>
    </w:p>
    <w:p w14:paraId="7B7C3DED" w14:textId="77777777" w:rsidR="00E77B17" w:rsidRPr="00903DBA" w:rsidRDefault="00E77B17" w:rsidP="00E77B17">
      <w:pPr>
        <w:pStyle w:val="Code"/>
        <w:rPr>
          <w:highlight w:val="white"/>
        </w:rPr>
      </w:pPr>
      <w:r w:rsidRPr="00903DBA">
        <w:rPr>
          <w:highlight w:val="white"/>
        </w:rPr>
        <w:t>clock_t clock(void) {</w:t>
      </w:r>
    </w:p>
    <w:p w14:paraId="6860A1C2" w14:textId="77777777" w:rsidR="00E77B17" w:rsidRPr="00903DBA" w:rsidRDefault="00E77B17" w:rsidP="00E77B17">
      <w:pPr>
        <w:pStyle w:val="Code"/>
        <w:rPr>
          <w:highlight w:val="white"/>
        </w:rPr>
      </w:pPr>
      <w:r w:rsidRPr="00903DBA">
        <w:rPr>
          <w:highlight w:val="white"/>
        </w:rPr>
        <w:t xml:space="preserve">  return -1;</w:t>
      </w:r>
    </w:p>
    <w:p w14:paraId="5E2A88A2" w14:textId="77777777" w:rsidR="00E77B17" w:rsidRPr="00903DBA" w:rsidRDefault="00E77B17" w:rsidP="00E77B17">
      <w:pPr>
        <w:pStyle w:val="Code"/>
        <w:rPr>
          <w:highlight w:val="white"/>
        </w:rPr>
      </w:pPr>
      <w:r w:rsidRPr="00903DBA">
        <w:rPr>
          <w:highlight w:val="white"/>
        </w:rPr>
        <w:t>}</w:t>
      </w:r>
    </w:p>
    <w:p w14:paraId="20C8A40B" w14:textId="77777777" w:rsidR="00E77B17" w:rsidRPr="00903DBA" w:rsidRDefault="00E77B17" w:rsidP="00E77B17">
      <w:pPr>
        <w:pStyle w:val="Code"/>
        <w:rPr>
          <w:highlight w:val="white"/>
        </w:rPr>
      </w:pPr>
    </w:p>
    <w:p w14:paraId="4C49F0C5" w14:textId="77777777" w:rsidR="00E77B17" w:rsidRPr="00903DBA" w:rsidRDefault="00E77B17" w:rsidP="00E77B17">
      <w:pPr>
        <w:pStyle w:val="Code"/>
        <w:rPr>
          <w:highlight w:val="white"/>
        </w:rPr>
      </w:pPr>
      <w:r w:rsidRPr="00903DBA">
        <w:rPr>
          <w:highlight w:val="white"/>
        </w:rPr>
        <w:t>time_t time(time_t* timePtr) {</w:t>
      </w:r>
    </w:p>
    <w:p w14:paraId="4BA686F0" w14:textId="77777777" w:rsidR="00E77B17" w:rsidRPr="00903DBA" w:rsidRDefault="00E77B17" w:rsidP="00E77B17">
      <w:pPr>
        <w:pStyle w:val="Code"/>
        <w:rPr>
          <w:highlight w:val="white"/>
        </w:rPr>
      </w:pPr>
      <w:r w:rsidRPr="00903DBA">
        <w:rPr>
          <w:highlight w:val="white"/>
        </w:rPr>
        <w:t xml:space="preserve">  time_t time;</w:t>
      </w:r>
    </w:p>
    <w:p w14:paraId="4E938911" w14:textId="77777777" w:rsidR="00E77B17" w:rsidRPr="00903DBA" w:rsidRDefault="00E77B17" w:rsidP="00E77B17">
      <w:pPr>
        <w:pStyle w:val="Code"/>
        <w:rPr>
          <w:highlight w:val="white"/>
        </w:rPr>
      </w:pPr>
    </w:p>
    <w:p w14:paraId="0CFE2FE3" w14:textId="77777777" w:rsidR="00E77B17" w:rsidRPr="00903DBA" w:rsidRDefault="00E77B17" w:rsidP="00E77B17">
      <w:pPr>
        <w:pStyle w:val="Code"/>
        <w:rPr>
          <w:highlight w:val="white"/>
        </w:rPr>
      </w:pPr>
      <w:r w:rsidRPr="00903DBA">
        <w:rPr>
          <w:highlight w:val="white"/>
        </w:rPr>
        <w:t>#ifdef __WINDOWS__</w:t>
      </w:r>
    </w:p>
    <w:p w14:paraId="409D018A" w14:textId="77777777" w:rsidR="002162FC" w:rsidRPr="00903DBA" w:rsidRDefault="002162FC" w:rsidP="002162FC">
      <w:pPr>
        <w:pStyle w:val="Code"/>
        <w:rPr>
          <w:highlight w:val="white"/>
        </w:rPr>
      </w:pPr>
      <w:r w:rsidRPr="00903DBA">
        <w:rPr>
          <w:highlight w:val="white"/>
        </w:rPr>
        <w:t xml:space="preserve">  int year;</w:t>
      </w:r>
    </w:p>
    <w:p w14:paraId="6250DC21" w14:textId="77777777" w:rsidR="002162FC" w:rsidRPr="00903DBA" w:rsidRDefault="002162FC" w:rsidP="002162FC">
      <w:pPr>
        <w:pStyle w:val="Code"/>
        <w:rPr>
          <w:highlight w:val="white"/>
        </w:rPr>
      </w:pPr>
      <w:r w:rsidRPr="00903DBA">
        <w:rPr>
          <w:highlight w:val="white"/>
        </w:rPr>
        <w:t xml:space="preserve">  short month, monthDay;</w:t>
      </w:r>
    </w:p>
    <w:p w14:paraId="5319C563" w14:textId="77777777" w:rsidR="002162FC" w:rsidRPr="00903DBA" w:rsidRDefault="002162FC" w:rsidP="002162FC">
      <w:pPr>
        <w:pStyle w:val="Code"/>
        <w:rPr>
          <w:highlight w:val="white"/>
        </w:rPr>
      </w:pPr>
      <w:r w:rsidRPr="00903DBA">
        <w:rPr>
          <w:highlight w:val="white"/>
        </w:rPr>
        <w:t xml:space="preserve">  short hour, min, sec;</w:t>
      </w:r>
    </w:p>
    <w:p w14:paraId="1EB65A48" w14:textId="77777777" w:rsidR="002162FC" w:rsidRPr="00903DBA" w:rsidRDefault="002162FC" w:rsidP="002162FC">
      <w:pPr>
        <w:pStyle w:val="Code"/>
        <w:rPr>
          <w:highlight w:val="white"/>
        </w:rPr>
      </w:pPr>
    </w:p>
    <w:p w14:paraId="54B24489" w14:textId="77777777" w:rsidR="002162FC" w:rsidRPr="00903DBA" w:rsidRDefault="002162FC" w:rsidP="002162FC">
      <w:pPr>
        <w:pStyle w:val="Code"/>
        <w:rPr>
          <w:highlight w:val="white"/>
        </w:rPr>
      </w:pPr>
      <w:r w:rsidRPr="00903DBA">
        <w:rPr>
          <w:highlight w:val="white"/>
        </w:rPr>
        <w:t xml:space="preserve">  register_ah = 0x2As;</w:t>
      </w:r>
    </w:p>
    <w:p w14:paraId="55FC2771" w14:textId="77777777" w:rsidR="002162FC" w:rsidRPr="00903DBA" w:rsidRDefault="002162FC" w:rsidP="002162FC">
      <w:pPr>
        <w:pStyle w:val="Code"/>
        <w:rPr>
          <w:highlight w:val="white"/>
        </w:rPr>
      </w:pPr>
      <w:r w:rsidRPr="00903DBA">
        <w:rPr>
          <w:highlight w:val="white"/>
        </w:rPr>
        <w:t xml:space="preserve">  interrupt(0x21s);</w:t>
      </w:r>
    </w:p>
    <w:p w14:paraId="4581F490" w14:textId="77777777" w:rsidR="002162FC" w:rsidRPr="00903DBA" w:rsidRDefault="002162FC" w:rsidP="002162FC">
      <w:pPr>
        <w:pStyle w:val="Code"/>
        <w:rPr>
          <w:highlight w:val="white"/>
        </w:rPr>
      </w:pPr>
      <w:r w:rsidRPr="00903DBA">
        <w:rPr>
          <w:highlight w:val="white"/>
        </w:rPr>
        <w:t xml:space="preserve">  year = register_cx - 1900;</w:t>
      </w:r>
    </w:p>
    <w:p w14:paraId="25902257" w14:textId="77777777" w:rsidR="002162FC" w:rsidRPr="00903DBA" w:rsidRDefault="002162FC" w:rsidP="002162FC">
      <w:pPr>
        <w:pStyle w:val="Code"/>
        <w:rPr>
          <w:highlight w:val="white"/>
        </w:rPr>
      </w:pPr>
      <w:r w:rsidRPr="00903DBA">
        <w:rPr>
          <w:highlight w:val="white"/>
        </w:rPr>
        <w:t xml:space="preserve">  month = register_dh - 1s;</w:t>
      </w:r>
    </w:p>
    <w:p w14:paraId="258217E8" w14:textId="77777777" w:rsidR="002162FC" w:rsidRPr="00903DBA" w:rsidRDefault="002162FC" w:rsidP="002162FC">
      <w:pPr>
        <w:pStyle w:val="Code"/>
        <w:rPr>
          <w:highlight w:val="white"/>
        </w:rPr>
      </w:pPr>
      <w:r w:rsidRPr="00903DBA">
        <w:rPr>
          <w:highlight w:val="white"/>
        </w:rPr>
        <w:t xml:space="preserve">  monthDay = register_dl;</w:t>
      </w:r>
    </w:p>
    <w:p w14:paraId="0ADBF0E2" w14:textId="77777777" w:rsidR="002162FC" w:rsidRPr="00903DBA" w:rsidRDefault="002162FC" w:rsidP="002162FC">
      <w:pPr>
        <w:pStyle w:val="Code"/>
        <w:rPr>
          <w:highlight w:val="white"/>
        </w:rPr>
      </w:pPr>
    </w:p>
    <w:p w14:paraId="32B4BA29" w14:textId="77777777" w:rsidR="002162FC" w:rsidRPr="00903DBA" w:rsidRDefault="002162FC" w:rsidP="002162FC">
      <w:pPr>
        <w:pStyle w:val="Code"/>
        <w:rPr>
          <w:highlight w:val="white"/>
        </w:rPr>
      </w:pPr>
      <w:r w:rsidRPr="00903DBA">
        <w:rPr>
          <w:highlight w:val="white"/>
        </w:rPr>
        <w:t xml:space="preserve">  register_ah = 0x2Cs;</w:t>
      </w:r>
    </w:p>
    <w:p w14:paraId="5A56893D" w14:textId="77777777" w:rsidR="002162FC" w:rsidRPr="00903DBA" w:rsidRDefault="002162FC" w:rsidP="002162FC">
      <w:pPr>
        <w:pStyle w:val="Code"/>
        <w:rPr>
          <w:highlight w:val="white"/>
        </w:rPr>
      </w:pPr>
      <w:r w:rsidRPr="00903DBA">
        <w:rPr>
          <w:highlight w:val="white"/>
        </w:rPr>
        <w:t xml:space="preserve">  interrupt(0x21s);</w:t>
      </w:r>
    </w:p>
    <w:p w14:paraId="44DBDAE7" w14:textId="77777777" w:rsidR="002162FC" w:rsidRPr="00903DBA" w:rsidRDefault="002162FC" w:rsidP="002162FC">
      <w:pPr>
        <w:pStyle w:val="Code"/>
        <w:rPr>
          <w:highlight w:val="white"/>
        </w:rPr>
      </w:pPr>
      <w:r w:rsidRPr="00903DBA">
        <w:rPr>
          <w:highlight w:val="white"/>
        </w:rPr>
        <w:t xml:space="preserve">  hour = register_ch;</w:t>
      </w:r>
    </w:p>
    <w:p w14:paraId="41699F6B" w14:textId="77777777" w:rsidR="002162FC" w:rsidRPr="00903DBA" w:rsidRDefault="002162FC" w:rsidP="002162FC">
      <w:pPr>
        <w:pStyle w:val="Code"/>
        <w:rPr>
          <w:highlight w:val="white"/>
        </w:rPr>
      </w:pPr>
      <w:r w:rsidRPr="00903DBA">
        <w:rPr>
          <w:highlight w:val="white"/>
        </w:rPr>
        <w:t xml:space="preserve">  min = register_cl;</w:t>
      </w:r>
    </w:p>
    <w:p w14:paraId="0C159B00" w14:textId="77777777" w:rsidR="002162FC" w:rsidRPr="00903DBA" w:rsidRDefault="002162FC" w:rsidP="002162FC">
      <w:pPr>
        <w:pStyle w:val="Code"/>
        <w:rPr>
          <w:highlight w:val="white"/>
        </w:rPr>
      </w:pPr>
      <w:r w:rsidRPr="00903DBA">
        <w:rPr>
          <w:highlight w:val="white"/>
        </w:rPr>
        <w:t xml:space="preserve">  sec = register_dh;</w:t>
      </w:r>
    </w:p>
    <w:p w14:paraId="4EF947C2" w14:textId="77777777" w:rsidR="00E77B17" w:rsidRPr="00903DBA" w:rsidRDefault="00E77B17" w:rsidP="002162FC">
      <w:pPr>
        <w:pStyle w:val="Code"/>
        <w:rPr>
          <w:highlight w:val="white"/>
        </w:rPr>
      </w:pPr>
    </w:p>
    <w:p w14:paraId="4C42AD46" w14:textId="77777777" w:rsidR="00E77B17" w:rsidRPr="00903DBA" w:rsidRDefault="00E77B17" w:rsidP="00E77B17">
      <w:pPr>
        <w:pStyle w:val="Code"/>
        <w:rPr>
          <w:highlight w:val="white"/>
        </w:rPr>
      </w:pPr>
      <w:r w:rsidRPr="00903DBA">
        <w:rPr>
          <w:highlight w:val="white"/>
        </w:rPr>
        <w:t xml:space="preserve">  { const BOOL leapYear = (year % 4) == 0;</w:t>
      </w:r>
    </w:p>
    <w:p w14:paraId="34FE416E"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1920DB20" w14:textId="77777777" w:rsidR="00E77B17" w:rsidRPr="00903DBA" w:rsidRDefault="00E77B17" w:rsidP="00E77B17">
      <w:pPr>
        <w:pStyle w:val="Code"/>
        <w:rPr>
          <w:highlight w:val="white"/>
        </w:rPr>
      </w:pPr>
      <w:r w:rsidRPr="00903DBA">
        <w:rPr>
          <w:highlight w:val="white"/>
        </w:rPr>
        <w:t xml:space="preserve">                                31, 30, 30, 31, 30, 31, 30, 31};</w:t>
      </w:r>
    </w:p>
    <w:p w14:paraId="1C831D04" w14:textId="77777777" w:rsidR="00E77B17" w:rsidRPr="00903DBA" w:rsidRDefault="00E77B17" w:rsidP="00E77B17">
      <w:pPr>
        <w:pStyle w:val="Code"/>
        <w:rPr>
          <w:highlight w:val="white"/>
        </w:rPr>
      </w:pPr>
      <w:r w:rsidRPr="00903DBA">
        <w:rPr>
          <w:highlight w:val="white"/>
        </w:rPr>
        <w:t xml:space="preserve">    int yearDay = monthDay - 1, mon;</w:t>
      </w:r>
    </w:p>
    <w:p w14:paraId="6CFCD361" w14:textId="77777777" w:rsidR="00E77B17" w:rsidRPr="00903DBA" w:rsidRDefault="00E77B17" w:rsidP="00E77B17">
      <w:pPr>
        <w:pStyle w:val="Code"/>
        <w:rPr>
          <w:highlight w:val="white"/>
        </w:rPr>
      </w:pPr>
    </w:p>
    <w:p w14:paraId="3A462188" w14:textId="77777777" w:rsidR="00E77B17" w:rsidRPr="00903DBA" w:rsidRDefault="00E77B17" w:rsidP="00E77B17">
      <w:pPr>
        <w:pStyle w:val="Code"/>
        <w:rPr>
          <w:highlight w:val="white"/>
        </w:rPr>
      </w:pPr>
      <w:r w:rsidRPr="00903DBA">
        <w:rPr>
          <w:highlight w:val="white"/>
        </w:rPr>
        <w:t xml:space="preserve">    for (mon = 0; mon &lt; month; ++mon) {</w:t>
      </w:r>
    </w:p>
    <w:p w14:paraId="2F812A76" w14:textId="77777777" w:rsidR="00E77B17" w:rsidRPr="00903DBA" w:rsidRDefault="00E77B17" w:rsidP="00E77B17">
      <w:pPr>
        <w:pStyle w:val="Code"/>
        <w:rPr>
          <w:highlight w:val="white"/>
        </w:rPr>
      </w:pPr>
      <w:r w:rsidRPr="00903DBA">
        <w:rPr>
          <w:highlight w:val="white"/>
        </w:rPr>
        <w:t xml:space="preserve">      yearDay += daysOfMonths[mon];</w:t>
      </w:r>
    </w:p>
    <w:p w14:paraId="0946B25C" w14:textId="77777777" w:rsidR="00E77B17" w:rsidRPr="00903DBA" w:rsidRDefault="00E77B17" w:rsidP="00E77B17">
      <w:pPr>
        <w:pStyle w:val="Code"/>
        <w:rPr>
          <w:highlight w:val="white"/>
        </w:rPr>
      </w:pPr>
      <w:r w:rsidRPr="00903DBA">
        <w:rPr>
          <w:highlight w:val="white"/>
        </w:rPr>
        <w:t xml:space="preserve">    }</w:t>
      </w:r>
    </w:p>
    <w:p w14:paraId="78351D74" w14:textId="77777777" w:rsidR="00E77B17" w:rsidRPr="00903DBA" w:rsidRDefault="00E77B17" w:rsidP="00E77B17">
      <w:pPr>
        <w:pStyle w:val="Code"/>
        <w:rPr>
          <w:highlight w:val="white"/>
        </w:rPr>
      </w:pPr>
    </w:p>
    <w:p w14:paraId="28B7E786" w14:textId="77777777" w:rsidR="00E77B17" w:rsidRPr="00903DBA" w:rsidRDefault="00E77B17" w:rsidP="00E77B17">
      <w:pPr>
        <w:pStyle w:val="Code"/>
        <w:rPr>
          <w:highlight w:val="white"/>
        </w:rPr>
      </w:pPr>
      <w:r w:rsidRPr="00903DBA">
        <w:rPr>
          <w:highlight w:val="white"/>
        </w:rPr>
        <w:t xml:space="preserve">    { struct tm s = {sec, min, hour, monthDay, month, year, 0, yearDay, 0};</w:t>
      </w:r>
    </w:p>
    <w:p w14:paraId="3239C73D" w14:textId="77777777" w:rsidR="00E77B17" w:rsidRPr="00903DBA" w:rsidRDefault="00E77B17" w:rsidP="00E77B17">
      <w:pPr>
        <w:pStyle w:val="Code"/>
        <w:rPr>
          <w:highlight w:val="white"/>
        </w:rPr>
      </w:pPr>
      <w:r w:rsidRPr="00903DBA">
        <w:rPr>
          <w:highlight w:val="white"/>
        </w:rPr>
        <w:t xml:space="preserve">      time = mktime(&amp;s);</w:t>
      </w:r>
    </w:p>
    <w:p w14:paraId="6D9D348B" w14:textId="77777777" w:rsidR="00E77B17" w:rsidRPr="00903DBA" w:rsidRDefault="00E77B17" w:rsidP="00E77B17">
      <w:pPr>
        <w:pStyle w:val="Code"/>
        <w:rPr>
          <w:highlight w:val="white"/>
        </w:rPr>
      </w:pPr>
      <w:r w:rsidRPr="00903DBA">
        <w:rPr>
          <w:highlight w:val="white"/>
        </w:rPr>
        <w:t xml:space="preserve">    }</w:t>
      </w:r>
    </w:p>
    <w:p w14:paraId="42F599FA" w14:textId="77777777" w:rsidR="00E77B17" w:rsidRPr="00903DBA" w:rsidRDefault="00E77B17" w:rsidP="00E77B17">
      <w:pPr>
        <w:pStyle w:val="Code"/>
        <w:rPr>
          <w:highlight w:val="white"/>
        </w:rPr>
      </w:pPr>
      <w:r w:rsidRPr="00903DBA">
        <w:rPr>
          <w:highlight w:val="white"/>
        </w:rPr>
        <w:t xml:space="preserve">  }</w:t>
      </w:r>
    </w:p>
    <w:p w14:paraId="6320F1CC" w14:textId="77777777" w:rsidR="00E77B17" w:rsidRPr="00903DBA" w:rsidRDefault="00E77B17" w:rsidP="00E77B17">
      <w:pPr>
        <w:pStyle w:val="Code"/>
        <w:rPr>
          <w:highlight w:val="white"/>
        </w:rPr>
      </w:pPr>
      <w:r w:rsidRPr="00903DBA">
        <w:rPr>
          <w:highlight w:val="white"/>
        </w:rPr>
        <w:t>#endif</w:t>
      </w:r>
    </w:p>
    <w:p w14:paraId="01E9011F" w14:textId="77777777" w:rsidR="00E77B17" w:rsidRPr="00903DBA" w:rsidRDefault="00E77B17" w:rsidP="00E77B17">
      <w:pPr>
        <w:pStyle w:val="Code"/>
        <w:rPr>
          <w:highlight w:val="white"/>
        </w:rPr>
      </w:pPr>
    </w:p>
    <w:p w14:paraId="62DCA5DA" w14:textId="77777777" w:rsidR="00E77B17" w:rsidRPr="00903DBA" w:rsidRDefault="00E77B17" w:rsidP="00E77B17">
      <w:pPr>
        <w:pStyle w:val="Code"/>
        <w:rPr>
          <w:highlight w:val="white"/>
        </w:rPr>
      </w:pPr>
      <w:r w:rsidRPr="00903DBA">
        <w:rPr>
          <w:highlight w:val="white"/>
        </w:rPr>
        <w:t>#ifdef __LINUX__</w:t>
      </w:r>
    </w:p>
    <w:p w14:paraId="45D380C0" w14:textId="77777777" w:rsidR="00E77B17" w:rsidRPr="00903DBA" w:rsidRDefault="00E77B17" w:rsidP="00E77B17">
      <w:pPr>
        <w:pStyle w:val="Code"/>
        <w:rPr>
          <w:highlight w:val="white"/>
        </w:rPr>
      </w:pPr>
      <w:r w:rsidRPr="00903DBA">
        <w:rPr>
          <w:highlight w:val="white"/>
        </w:rPr>
        <w:t xml:space="preserve">  register_rax = 201L;</w:t>
      </w:r>
    </w:p>
    <w:p w14:paraId="5DFF2D73" w14:textId="77777777" w:rsidR="00E77B17" w:rsidRPr="00903DBA" w:rsidRDefault="00E77B17" w:rsidP="00E77B17">
      <w:pPr>
        <w:pStyle w:val="Code"/>
        <w:rPr>
          <w:highlight w:val="white"/>
        </w:rPr>
      </w:pPr>
      <w:r w:rsidRPr="00903DBA">
        <w:rPr>
          <w:highlight w:val="white"/>
        </w:rPr>
        <w:t xml:space="preserve">  register_rdi = (unsigned long) &amp;time;</w:t>
      </w:r>
    </w:p>
    <w:p w14:paraId="217F7D9B" w14:textId="77777777" w:rsidR="00E77B17" w:rsidRPr="00903DBA" w:rsidRDefault="00E77B17" w:rsidP="00E77B17">
      <w:pPr>
        <w:pStyle w:val="Code"/>
        <w:rPr>
          <w:highlight w:val="white"/>
        </w:rPr>
      </w:pPr>
      <w:r w:rsidRPr="00903DBA">
        <w:rPr>
          <w:highlight w:val="white"/>
        </w:rPr>
        <w:t xml:space="preserve">  syscall();</w:t>
      </w:r>
    </w:p>
    <w:p w14:paraId="33025B35" w14:textId="77777777" w:rsidR="00E77B17" w:rsidRPr="00903DBA" w:rsidRDefault="00E77B17" w:rsidP="00E77B17">
      <w:pPr>
        <w:pStyle w:val="Code"/>
        <w:rPr>
          <w:highlight w:val="white"/>
        </w:rPr>
      </w:pPr>
      <w:r w:rsidRPr="00903DBA">
        <w:rPr>
          <w:highlight w:val="white"/>
        </w:rPr>
        <w:t>#endif</w:t>
      </w:r>
    </w:p>
    <w:p w14:paraId="7C71C70F" w14:textId="77777777" w:rsidR="00E77B17" w:rsidRPr="00903DBA" w:rsidRDefault="00E77B17" w:rsidP="00E77B17">
      <w:pPr>
        <w:pStyle w:val="Code"/>
        <w:rPr>
          <w:highlight w:val="white"/>
        </w:rPr>
      </w:pPr>
    </w:p>
    <w:p w14:paraId="33EE7D3E" w14:textId="77777777" w:rsidR="00E77B17" w:rsidRPr="00903DBA" w:rsidRDefault="00E77B17" w:rsidP="00E77B17">
      <w:pPr>
        <w:pStyle w:val="Code"/>
        <w:rPr>
          <w:highlight w:val="white"/>
        </w:rPr>
      </w:pPr>
      <w:r w:rsidRPr="00903DBA">
        <w:rPr>
          <w:highlight w:val="white"/>
        </w:rPr>
        <w:t xml:space="preserve">  if (timePtr != NULL) {</w:t>
      </w:r>
    </w:p>
    <w:p w14:paraId="5F47717D" w14:textId="77777777" w:rsidR="00E77B17" w:rsidRPr="00903DBA" w:rsidRDefault="00E77B17" w:rsidP="00E77B17">
      <w:pPr>
        <w:pStyle w:val="Code"/>
        <w:rPr>
          <w:highlight w:val="white"/>
        </w:rPr>
      </w:pPr>
      <w:r w:rsidRPr="00903DBA">
        <w:rPr>
          <w:highlight w:val="white"/>
        </w:rPr>
        <w:t xml:space="preserve">    *timePtr = time;</w:t>
      </w:r>
    </w:p>
    <w:p w14:paraId="52D9AA91" w14:textId="77777777" w:rsidR="00E77B17" w:rsidRPr="00903DBA" w:rsidRDefault="00E77B17" w:rsidP="00E77B17">
      <w:pPr>
        <w:pStyle w:val="Code"/>
        <w:rPr>
          <w:highlight w:val="white"/>
        </w:rPr>
      </w:pPr>
      <w:r w:rsidRPr="00903DBA">
        <w:rPr>
          <w:highlight w:val="white"/>
        </w:rPr>
        <w:t xml:space="preserve">  }</w:t>
      </w:r>
    </w:p>
    <w:p w14:paraId="03715492" w14:textId="77777777" w:rsidR="00E77B17" w:rsidRPr="00903DBA" w:rsidRDefault="00E77B17" w:rsidP="00E77B17">
      <w:pPr>
        <w:pStyle w:val="Code"/>
        <w:rPr>
          <w:highlight w:val="white"/>
        </w:rPr>
      </w:pPr>
    </w:p>
    <w:p w14:paraId="2DC61AFD" w14:textId="77777777" w:rsidR="00E77B17" w:rsidRPr="00903DBA" w:rsidRDefault="00E77B17" w:rsidP="00E77B17">
      <w:pPr>
        <w:pStyle w:val="Code"/>
        <w:rPr>
          <w:highlight w:val="white"/>
        </w:rPr>
      </w:pPr>
      <w:r w:rsidRPr="00903DBA">
        <w:rPr>
          <w:highlight w:val="white"/>
        </w:rPr>
        <w:t xml:space="preserve">  return time;</w:t>
      </w:r>
    </w:p>
    <w:p w14:paraId="24062D5C" w14:textId="77777777" w:rsidR="00E77B17" w:rsidRPr="00903DBA" w:rsidRDefault="00E77B17" w:rsidP="00E77B17">
      <w:pPr>
        <w:pStyle w:val="Code"/>
        <w:rPr>
          <w:highlight w:val="white"/>
        </w:rPr>
      </w:pPr>
      <w:r w:rsidRPr="00903DBA">
        <w:rPr>
          <w:highlight w:val="white"/>
        </w:rPr>
        <w:t>}</w:t>
      </w:r>
    </w:p>
    <w:p w14:paraId="1C06E6E9" w14:textId="77777777" w:rsidR="00E77B17" w:rsidRPr="00903DBA" w:rsidRDefault="00E77B17" w:rsidP="00E77B17">
      <w:pPr>
        <w:pStyle w:val="Code"/>
        <w:rPr>
          <w:highlight w:val="white"/>
        </w:rPr>
      </w:pPr>
    </w:p>
    <w:p w14:paraId="4FD52CDE" w14:textId="77777777" w:rsidR="00E77B17" w:rsidRPr="00903DBA" w:rsidRDefault="00E77B17" w:rsidP="00E77B17">
      <w:pPr>
        <w:pStyle w:val="Code"/>
        <w:rPr>
          <w:highlight w:val="white"/>
        </w:rPr>
      </w:pPr>
      <w:r w:rsidRPr="00903DBA">
        <w:rPr>
          <w:highlight w:val="white"/>
        </w:rPr>
        <w:t>time_t mktime(struct tm* tp) {</w:t>
      </w:r>
    </w:p>
    <w:p w14:paraId="402731A4" w14:textId="77777777" w:rsidR="00E77B17" w:rsidRPr="00903DBA" w:rsidRDefault="00E77B17" w:rsidP="00E77B17">
      <w:pPr>
        <w:pStyle w:val="Code"/>
        <w:rPr>
          <w:highlight w:val="white"/>
        </w:rPr>
      </w:pPr>
      <w:r w:rsidRPr="00903DBA">
        <w:rPr>
          <w:highlight w:val="white"/>
        </w:rPr>
        <w:t xml:space="preserve">  if (tp != NULL) {</w:t>
      </w:r>
    </w:p>
    <w:p w14:paraId="3AA8371F" w14:textId="77777777" w:rsidR="00E77B17" w:rsidRPr="00903DBA" w:rsidRDefault="00E77B17" w:rsidP="00E77B17">
      <w:pPr>
        <w:pStyle w:val="Code"/>
        <w:rPr>
          <w:highlight w:val="white"/>
        </w:rPr>
      </w:pPr>
      <w:r w:rsidRPr="00903DBA">
        <w:rPr>
          <w:highlight w:val="white"/>
        </w:rPr>
        <w:t xml:space="preserve">    const long leapDays = (tp-&gt;tm_year - 69) / 4;</w:t>
      </w:r>
    </w:p>
    <w:p w14:paraId="6257723B" w14:textId="77777777" w:rsidR="00E77B17" w:rsidRPr="00903DBA" w:rsidRDefault="00E77B17" w:rsidP="00E77B17">
      <w:pPr>
        <w:pStyle w:val="Code"/>
        <w:rPr>
          <w:highlight w:val="white"/>
        </w:rPr>
      </w:pPr>
      <w:r w:rsidRPr="00903DBA">
        <w:rPr>
          <w:highlight w:val="white"/>
        </w:rPr>
        <w:t xml:space="preserve">    const long totalDays = 365 * (tp-&gt;tm_year - 70) + leapDays + tp-&gt;tm_yday;</w:t>
      </w:r>
    </w:p>
    <w:p w14:paraId="4FC636B2" w14:textId="77777777" w:rsidR="00E77B17" w:rsidRPr="00903DBA" w:rsidRDefault="00E77B17" w:rsidP="00E77B17">
      <w:pPr>
        <w:pStyle w:val="Code"/>
        <w:rPr>
          <w:highlight w:val="white"/>
        </w:rPr>
      </w:pPr>
      <w:r w:rsidRPr="00903DBA">
        <w:rPr>
          <w:highlight w:val="white"/>
        </w:rPr>
        <w:t xml:space="preserve">    return (86400L * totalDays) + (3600L * tp-&gt;tm_hour) +</w:t>
      </w:r>
    </w:p>
    <w:p w14:paraId="022D2EC6" w14:textId="77777777" w:rsidR="00E77B17" w:rsidRPr="00903DBA" w:rsidRDefault="00E77B17" w:rsidP="00E77B17">
      <w:pPr>
        <w:pStyle w:val="Code"/>
        <w:rPr>
          <w:highlight w:val="white"/>
        </w:rPr>
      </w:pPr>
      <w:r w:rsidRPr="00903DBA">
        <w:rPr>
          <w:highlight w:val="white"/>
        </w:rPr>
        <w:t xml:space="preserve">           (60L * tp-&gt;tm_min) + tp-&gt;tm_sec;</w:t>
      </w:r>
    </w:p>
    <w:p w14:paraId="1A6808D2" w14:textId="77777777" w:rsidR="00E77B17" w:rsidRPr="00903DBA" w:rsidRDefault="00E77B17" w:rsidP="00E77B17">
      <w:pPr>
        <w:pStyle w:val="Code"/>
        <w:rPr>
          <w:highlight w:val="white"/>
        </w:rPr>
      </w:pPr>
      <w:r w:rsidRPr="00903DBA">
        <w:rPr>
          <w:highlight w:val="white"/>
        </w:rPr>
        <w:t xml:space="preserve">  }</w:t>
      </w:r>
    </w:p>
    <w:p w14:paraId="24271E2F" w14:textId="77777777" w:rsidR="00E77B17" w:rsidRPr="00903DBA" w:rsidRDefault="00E77B17" w:rsidP="00E77B17">
      <w:pPr>
        <w:pStyle w:val="Code"/>
        <w:rPr>
          <w:highlight w:val="white"/>
        </w:rPr>
      </w:pPr>
    </w:p>
    <w:p w14:paraId="0BBDBCE8" w14:textId="77777777" w:rsidR="00E77B17" w:rsidRPr="00903DBA" w:rsidRDefault="00E77B17" w:rsidP="00E77B17">
      <w:pPr>
        <w:pStyle w:val="Code"/>
        <w:rPr>
          <w:highlight w:val="white"/>
        </w:rPr>
      </w:pPr>
      <w:r w:rsidRPr="00903DBA">
        <w:rPr>
          <w:highlight w:val="white"/>
        </w:rPr>
        <w:lastRenderedPageBreak/>
        <w:t xml:space="preserve">  return 0;</w:t>
      </w:r>
    </w:p>
    <w:p w14:paraId="0904BCDE" w14:textId="77777777" w:rsidR="00E77B17" w:rsidRPr="00903DBA" w:rsidRDefault="00E77B17" w:rsidP="00E77B17">
      <w:pPr>
        <w:pStyle w:val="Code"/>
        <w:rPr>
          <w:highlight w:val="white"/>
        </w:rPr>
      </w:pPr>
      <w:r w:rsidRPr="00903DBA">
        <w:rPr>
          <w:highlight w:val="white"/>
        </w:rPr>
        <w:t>}</w:t>
      </w:r>
    </w:p>
    <w:p w14:paraId="15CE470D" w14:textId="77777777" w:rsidR="00E77B17" w:rsidRPr="00903DBA" w:rsidRDefault="00E77B17" w:rsidP="00E77B17">
      <w:pPr>
        <w:pStyle w:val="Code"/>
        <w:rPr>
          <w:highlight w:val="white"/>
        </w:rPr>
      </w:pPr>
    </w:p>
    <w:p w14:paraId="25886C41" w14:textId="77777777" w:rsidR="00E77B17" w:rsidRPr="00903DBA" w:rsidRDefault="00E77B17" w:rsidP="00E77B17">
      <w:pPr>
        <w:pStyle w:val="Code"/>
        <w:rPr>
          <w:highlight w:val="white"/>
        </w:rPr>
      </w:pPr>
      <w:r w:rsidRPr="00903DBA">
        <w:rPr>
          <w:highlight w:val="white"/>
        </w:rPr>
        <w:t>static struct tm g_timeStruct;</w:t>
      </w:r>
    </w:p>
    <w:p w14:paraId="7DADCBBB" w14:textId="77777777" w:rsidR="00E77B17" w:rsidRPr="00903DBA" w:rsidRDefault="00E77B17" w:rsidP="00E77B17">
      <w:pPr>
        <w:pStyle w:val="Code"/>
        <w:rPr>
          <w:highlight w:val="white"/>
        </w:rPr>
      </w:pPr>
    </w:p>
    <w:p w14:paraId="0F6DC823" w14:textId="77777777" w:rsidR="00E77B17" w:rsidRPr="00903DBA" w:rsidRDefault="00E77B17" w:rsidP="00E77B17">
      <w:pPr>
        <w:pStyle w:val="Code"/>
        <w:rPr>
          <w:highlight w:val="white"/>
        </w:rPr>
      </w:pPr>
      <w:r w:rsidRPr="00903DBA">
        <w:rPr>
          <w:highlight w:val="white"/>
        </w:rPr>
        <w:t>struct tm* gmtime(const time_t* timePtr) {</w:t>
      </w:r>
    </w:p>
    <w:p w14:paraId="01A39C4B" w14:textId="77777777" w:rsidR="00E77B17" w:rsidRPr="00903DBA" w:rsidRDefault="00E77B17" w:rsidP="00E77B17">
      <w:pPr>
        <w:pStyle w:val="Code"/>
        <w:rPr>
          <w:highlight w:val="white"/>
        </w:rPr>
      </w:pPr>
      <w:r w:rsidRPr="00903DBA">
        <w:rPr>
          <w:highlight w:val="white"/>
        </w:rPr>
        <w:t xml:space="preserve">  int year = 1970;</w:t>
      </w:r>
    </w:p>
    <w:p w14:paraId="7CAF97D9" w14:textId="77777777" w:rsidR="00E77B17" w:rsidRPr="00903DBA" w:rsidRDefault="00E77B17" w:rsidP="00E77B17">
      <w:pPr>
        <w:pStyle w:val="Code"/>
        <w:rPr>
          <w:highlight w:val="white"/>
        </w:rPr>
      </w:pPr>
    </w:p>
    <w:p w14:paraId="77615F48" w14:textId="77777777" w:rsidR="00E77B17" w:rsidRPr="00903DBA" w:rsidRDefault="00E77B17" w:rsidP="006E3F2E">
      <w:pPr>
        <w:pStyle w:val="Code"/>
        <w:rPr>
          <w:highlight w:val="white"/>
        </w:rPr>
      </w:pPr>
      <w:r w:rsidRPr="00903DBA">
        <w:rPr>
          <w:highlight w:val="white"/>
        </w:rPr>
        <w:t xml:space="preserve">  if (timePtr != NULL) {</w:t>
      </w:r>
    </w:p>
    <w:p w14:paraId="3F69C649" w14:textId="77777777" w:rsidR="006E3F2E" w:rsidRPr="00903DBA" w:rsidRDefault="006E3F2E" w:rsidP="006E3F2E">
      <w:pPr>
        <w:pStyle w:val="Code"/>
        <w:rPr>
          <w:highlight w:val="white"/>
        </w:rPr>
      </w:pPr>
      <w:r w:rsidRPr="00903DBA">
        <w:rPr>
          <w:highlight w:val="white"/>
        </w:rPr>
        <w:t xml:space="preserve">    time_t time = *timePtr;</w:t>
      </w:r>
    </w:p>
    <w:p w14:paraId="57E8BB21" w14:textId="77777777" w:rsidR="006E3F2E" w:rsidRPr="00903DBA" w:rsidRDefault="006E3F2E" w:rsidP="006E3F2E">
      <w:pPr>
        <w:pStyle w:val="Code"/>
        <w:rPr>
          <w:highlight w:val="white"/>
        </w:rPr>
      </w:pPr>
      <w:r w:rsidRPr="00903DBA">
        <w:rPr>
          <w:highlight w:val="white"/>
        </w:rPr>
        <w:t xml:space="preserve">    const long secondsOfDay = time % 86400L;</w:t>
      </w:r>
    </w:p>
    <w:p w14:paraId="165FCE50" w14:textId="77777777" w:rsidR="006E3F2E" w:rsidRPr="00903DBA" w:rsidRDefault="006E3F2E" w:rsidP="006E3F2E">
      <w:pPr>
        <w:pStyle w:val="Code"/>
        <w:rPr>
          <w:highlight w:val="white"/>
        </w:rPr>
      </w:pPr>
      <w:r w:rsidRPr="00903DBA">
        <w:rPr>
          <w:highlight w:val="white"/>
        </w:rPr>
        <w:t xml:space="preserve">    long totalDays = time / 86400L;</w:t>
      </w:r>
    </w:p>
    <w:p w14:paraId="747A870F" w14:textId="77777777" w:rsidR="006E3F2E" w:rsidRPr="00903DBA" w:rsidRDefault="006E3F2E" w:rsidP="006E3F2E">
      <w:pPr>
        <w:pStyle w:val="Code"/>
        <w:rPr>
          <w:highlight w:val="white"/>
        </w:rPr>
      </w:pPr>
    </w:p>
    <w:p w14:paraId="1B9C4CE7" w14:textId="77777777" w:rsidR="006E3F2E" w:rsidRPr="00903DBA" w:rsidRDefault="006E3F2E" w:rsidP="006E3F2E">
      <w:pPr>
        <w:pStyle w:val="Code"/>
        <w:rPr>
          <w:highlight w:val="white"/>
        </w:rPr>
      </w:pPr>
      <w:r w:rsidRPr="00903DBA">
        <w:rPr>
          <w:highlight w:val="white"/>
        </w:rPr>
        <w:t xml:space="preserve">    g_timeStruct.tm_hour = secondsOfDay / 3600;</w:t>
      </w:r>
    </w:p>
    <w:p w14:paraId="563EF689" w14:textId="77777777" w:rsidR="006E3F2E" w:rsidRPr="00903DBA" w:rsidRDefault="006E3F2E" w:rsidP="006E3F2E">
      <w:pPr>
        <w:pStyle w:val="Code"/>
        <w:rPr>
          <w:highlight w:val="white"/>
        </w:rPr>
      </w:pPr>
      <w:r w:rsidRPr="00903DBA">
        <w:rPr>
          <w:highlight w:val="white"/>
        </w:rPr>
        <w:t xml:space="preserve">    g_timeStruct.tm_min = (secondsOfDay % 3600) / 60;</w:t>
      </w:r>
    </w:p>
    <w:p w14:paraId="4884BD96" w14:textId="77777777" w:rsidR="006E3F2E" w:rsidRPr="00903DBA" w:rsidRDefault="006E3F2E" w:rsidP="006E3F2E">
      <w:pPr>
        <w:pStyle w:val="Code"/>
        <w:rPr>
          <w:highlight w:val="white"/>
        </w:rPr>
      </w:pPr>
      <w:r w:rsidRPr="00903DBA">
        <w:rPr>
          <w:highlight w:val="white"/>
        </w:rPr>
        <w:t xml:space="preserve">    g_timeStruct.tm_sec = (secondsOfDay % 3600) % 60;</w:t>
      </w:r>
    </w:p>
    <w:p w14:paraId="2769F8D6" w14:textId="77777777" w:rsidR="006E3F2E" w:rsidRPr="00903DBA" w:rsidRDefault="006E3F2E" w:rsidP="006E3F2E">
      <w:pPr>
        <w:pStyle w:val="Code"/>
        <w:rPr>
          <w:highlight w:val="white"/>
        </w:rPr>
      </w:pPr>
    </w:p>
    <w:p w14:paraId="277BFF50" w14:textId="77777777" w:rsidR="006E3F2E" w:rsidRPr="00903DBA" w:rsidRDefault="006E3F2E" w:rsidP="006E3F2E">
      <w:pPr>
        <w:pStyle w:val="Code"/>
        <w:rPr>
          <w:highlight w:val="white"/>
        </w:rPr>
      </w:pPr>
      <w:r w:rsidRPr="00903DBA">
        <w:rPr>
          <w:highlight w:val="white"/>
        </w:rPr>
        <w:t xml:space="preserve">    // January 1, 1970, was a Thursday</w:t>
      </w:r>
    </w:p>
    <w:p w14:paraId="5AFE642C" w14:textId="77777777" w:rsidR="006E3F2E" w:rsidRPr="00903DBA" w:rsidRDefault="006E3F2E" w:rsidP="006E3F2E">
      <w:pPr>
        <w:pStyle w:val="Code"/>
        <w:rPr>
          <w:highlight w:val="white"/>
        </w:rPr>
      </w:pPr>
      <w:r w:rsidRPr="00903DBA">
        <w:rPr>
          <w:highlight w:val="white"/>
        </w:rPr>
        <w:t xml:space="preserve">    if (totalDays &lt; 3) {</w:t>
      </w:r>
    </w:p>
    <w:p w14:paraId="6C55CA18" w14:textId="77777777" w:rsidR="006E3F2E" w:rsidRPr="00903DBA" w:rsidRDefault="006E3F2E" w:rsidP="006E3F2E">
      <w:pPr>
        <w:pStyle w:val="Code"/>
        <w:rPr>
          <w:highlight w:val="white"/>
        </w:rPr>
      </w:pPr>
      <w:r w:rsidRPr="00903DBA">
        <w:rPr>
          <w:highlight w:val="white"/>
        </w:rPr>
        <w:t xml:space="preserve">      g_timeStruct.tm_wday = totalDays + 4;</w:t>
      </w:r>
    </w:p>
    <w:p w14:paraId="3236D9F4" w14:textId="77777777" w:rsidR="006E3F2E" w:rsidRPr="00903DBA" w:rsidRDefault="006E3F2E" w:rsidP="006E3F2E">
      <w:pPr>
        <w:pStyle w:val="Code"/>
        <w:rPr>
          <w:highlight w:val="white"/>
        </w:rPr>
      </w:pPr>
      <w:r w:rsidRPr="00903DBA">
        <w:rPr>
          <w:highlight w:val="white"/>
        </w:rPr>
        <w:t xml:space="preserve">    }</w:t>
      </w:r>
    </w:p>
    <w:p w14:paraId="7D543A62" w14:textId="77777777" w:rsidR="006E3F2E" w:rsidRPr="00903DBA" w:rsidRDefault="006E3F2E" w:rsidP="006E3F2E">
      <w:pPr>
        <w:pStyle w:val="Code"/>
        <w:rPr>
          <w:highlight w:val="white"/>
        </w:rPr>
      </w:pPr>
      <w:r w:rsidRPr="00903DBA">
        <w:rPr>
          <w:highlight w:val="white"/>
        </w:rPr>
        <w:t xml:space="preserve">    else {</w:t>
      </w:r>
    </w:p>
    <w:p w14:paraId="2350AC27" w14:textId="77777777" w:rsidR="006E3F2E" w:rsidRPr="00903DBA" w:rsidRDefault="006E3F2E" w:rsidP="006E3F2E">
      <w:pPr>
        <w:pStyle w:val="Code"/>
        <w:rPr>
          <w:highlight w:val="white"/>
        </w:rPr>
      </w:pPr>
      <w:r w:rsidRPr="00903DBA">
        <w:rPr>
          <w:highlight w:val="white"/>
        </w:rPr>
        <w:t xml:space="preserve">      g_timeStruct.tm_wday = (totalDays - 3) % 7;</w:t>
      </w:r>
    </w:p>
    <w:p w14:paraId="68E91308" w14:textId="77777777" w:rsidR="006E3F2E" w:rsidRPr="00903DBA" w:rsidRDefault="006E3F2E" w:rsidP="006E3F2E">
      <w:pPr>
        <w:pStyle w:val="Code"/>
        <w:rPr>
          <w:highlight w:val="white"/>
        </w:rPr>
      </w:pPr>
      <w:r w:rsidRPr="00903DBA">
        <w:rPr>
          <w:highlight w:val="white"/>
        </w:rPr>
        <w:t xml:space="preserve">    }</w:t>
      </w:r>
    </w:p>
    <w:p w14:paraId="30F387C6" w14:textId="77777777" w:rsidR="00E77B17" w:rsidRPr="00903DBA" w:rsidRDefault="00E77B17" w:rsidP="006E3F2E">
      <w:pPr>
        <w:pStyle w:val="Code"/>
        <w:rPr>
          <w:highlight w:val="white"/>
        </w:rPr>
      </w:pPr>
    </w:p>
    <w:p w14:paraId="09AC7D97" w14:textId="77777777" w:rsidR="00E77B17" w:rsidRPr="00903DBA" w:rsidRDefault="00E77B17" w:rsidP="00E77B17">
      <w:pPr>
        <w:pStyle w:val="Code"/>
        <w:rPr>
          <w:highlight w:val="white"/>
        </w:rPr>
      </w:pPr>
      <w:r w:rsidRPr="00903DBA">
        <w:rPr>
          <w:highlight w:val="white"/>
        </w:rPr>
        <w:t xml:space="preserve">    while (TRUE) {</w:t>
      </w:r>
    </w:p>
    <w:p w14:paraId="395AC859" w14:textId="77777777" w:rsidR="00E77B17" w:rsidRPr="00903DBA" w:rsidRDefault="00E77B17" w:rsidP="00E77B17">
      <w:pPr>
        <w:pStyle w:val="Code"/>
        <w:rPr>
          <w:highlight w:val="white"/>
        </w:rPr>
      </w:pPr>
      <w:r w:rsidRPr="00903DBA">
        <w:rPr>
          <w:highlight w:val="white"/>
        </w:rPr>
        <w:t xml:space="preserve">      const BOOL leapYear = (((year % 4) == 0) &amp;&amp;</w:t>
      </w:r>
    </w:p>
    <w:p w14:paraId="6AC4C48A" w14:textId="77777777" w:rsidR="00E77B17" w:rsidRPr="00903DBA" w:rsidRDefault="00E77B17" w:rsidP="00E77B17">
      <w:pPr>
        <w:pStyle w:val="Code"/>
        <w:rPr>
          <w:highlight w:val="white"/>
        </w:rPr>
      </w:pPr>
      <w:r w:rsidRPr="00903DBA">
        <w:rPr>
          <w:highlight w:val="white"/>
        </w:rPr>
        <w:t xml:space="preserve">                            ((year % 100) != 0)) || ((year % 400) == 0);</w:t>
      </w:r>
    </w:p>
    <w:p w14:paraId="19B4C38B" w14:textId="77777777" w:rsidR="00E77B17" w:rsidRPr="00903DBA" w:rsidRDefault="00E77B17" w:rsidP="00E77B17">
      <w:pPr>
        <w:pStyle w:val="Code"/>
        <w:rPr>
          <w:highlight w:val="white"/>
        </w:rPr>
      </w:pPr>
      <w:r w:rsidRPr="00903DBA">
        <w:rPr>
          <w:highlight w:val="white"/>
        </w:rPr>
        <w:t xml:space="preserve">      const int daysOfYear = leapYear ? 366 : 365;</w:t>
      </w:r>
    </w:p>
    <w:p w14:paraId="46BE6411" w14:textId="77777777" w:rsidR="00E77B17" w:rsidRPr="00903DBA" w:rsidRDefault="00E77B17" w:rsidP="00E77B17">
      <w:pPr>
        <w:pStyle w:val="Code"/>
        <w:rPr>
          <w:highlight w:val="white"/>
        </w:rPr>
      </w:pPr>
    </w:p>
    <w:p w14:paraId="1111BF57" w14:textId="77777777" w:rsidR="00E77B17" w:rsidRPr="00903DBA" w:rsidRDefault="00E77B17" w:rsidP="00E77B17">
      <w:pPr>
        <w:pStyle w:val="Code"/>
        <w:rPr>
          <w:highlight w:val="white"/>
        </w:rPr>
      </w:pPr>
      <w:r w:rsidRPr="00903DBA">
        <w:rPr>
          <w:highlight w:val="white"/>
        </w:rPr>
        <w:t xml:space="preserve">      if (totalDays &lt; daysOfYear) {</w:t>
      </w:r>
    </w:p>
    <w:p w14:paraId="70E613F1"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4597EC40" w14:textId="77777777" w:rsidR="00E77B17" w:rsidRPr="00903DBA" w:rsidRDefault="00E77B17" w:rsidP="00E77B17">
      <w:pPr>
        <w:pStyle w:val="Code"/>
        <w:rPr>
          <w:highlight w:val="white"/>
        </w:rPr>
      </w:pPr>
      <w:r w:rsidRPr="00903DBA">
        <w:rPr>
          <w:highlight w:val="white"/>
        </w:rPr>
        <w:t xml:space="preserve">                                    31, 30, 30, 31, 30, 31, 30, 31};</w:t>
      </w:r>
    </w:p>
    <w:p w14:paraId="704F3C12" w14:textId="77777777" w:rsidR="00E77B17" w:rsidRPr="00903DBA" w:rsidRDefault="00E77B17" w:rsidP="00E77B17">
      <w:pPr>
        <w:pStyle w:val="Code"/>
        <w:rPr>
          <w:highlight w:val="white"/>
        </w:rPr>
      </w:pPr>
      <w:r w:rsidRPr="00903DBA">
        <w:rPr>
          <w:highlight w:val="white"/>
        </w:rPr>
        <w:t xml:space="preserve">        int month = 0;</w:t>
      </w:r>
    </w:p>
    <w:p w14:paraId="2AC0832A" w14:textId="77777777" w:rsidR="00E77B17" w:rsidRPr="00903DBA" w:rsidRDefault="00E77B17" w:rsidP="00E77B17">
      <w:pPr>
        <w:pStyle w:val="Code"/>
        <w:rPr>
          <w:highlight w:val="white"/>
        </w:rPr>
      </w:pPr>
      <w:r w:rsidRPr="00903DBA">
        <w:rPr>
          <w:highlight w:val="white"/>
        </w:rPr>
        <w:t xml:space="preserve">        g_timeStruct.tm_year = year - 1900;</w:t>
      </w:r>
    </w:p>
    <w:p w14:paraId="3674A937" w14:textId="77777777" w:rsidR="00E77B17" w:rsidRPr="00903DBA" w:rsidRDefault="00E77B17" w:rsidP="00E77B17">
      <w:pPr>
        <w:pStyle w:val="Code"/>
        <w:rPr>
          <w:highlight w:val="white"/>
        </w:rPr>
      </w:pPr>
      <w:r w:rsidRPr="00903DBA">
        <w:rPr>
          <w:highlight w:val="white"/>
        </w:rPr>
        <w:t xml:space="preserve">        g_timeStruct.tm_yday = totalDays;</w:t>
      </w:r>
    </w:p>
    <w:p w14:paraId="348C7D58" w14:textId="77777777" w:rsidR="00E77B17" w:rsidRPr="00903DBA" w:rsidRDefault="00E77B17" w:rsidP="00E77B17">
      <w:pPr>
        <w:pStyle w:val="Code"/>
        <w:rPr>
          <w:highlight w:val="white"/>
        </w:rPr>
      </w:pPr>
    </w:p>
    <w:p w14:paraId="0CB1750F" w14:textId="77777777" w:rsidR="00E77B17" w:rsidRPr="00903DBA" w:rsidRDefault="00E77B17" w:rsidP="00E77B17">
      <w:pPr>
        <w:pStyle w:val="Code"/>
        <w:rPr>
          <w:highlight w:val="white"/>
        </w:rPr>
      </w:pPr>
      <w:r w:rsidRPr="00903DBA">
        <w:rPr>
          <w:highlight w:val="white"/>
        </w:rPr>
        <w:t xml:space="preserve">        while (totalDays &gt;= daysOfMonths[month]) {</w:t>
      </w:r>
    </w:p>
    <w:p w14:paraId="0EE47CFF" w14:textId="77777777" w:rsidR="00E77B17" w:rsidRPr="00903DBA" w:rsidRDefault="00E77B17" w:rsidP="00E77B17">
      <w:pPr>
        <w:pStyle w:val="Code"/>
        <w:rPr>
          <w:highlight w:val="white"/>
        </w:rPr>
      </w:pPr>
      <w:r w:rsidRPr="00903DBA">
        <w:rPr>
          <w:highlight w:val="white"/>
        </w:rPr>
        <w:t xml:space="preserve">          totalDays -= daysOfMonths[month];</w:t>
      </w:r>
    </w:p>
    <w:p w14:paraId="6E9BED1E" w14:textId="77777777" w:rsidR="00E77B17" w:rsidRPr="00903DBA" w:rsidRDefault="00E77B17" w:rsidP="00E77B17">
      <w:pPr>
        <w:pStyle w:val="Code"/>
        <w:rPr>
          <w:highlight w:val="white"/>
        </w:rPr>
      </w:pPr>
      <w:r w:rsidRPr="00903DBA">
        <w:rPr>
          <w:highlight w:val="white"/>
        </w:rPr>
        <w:t xml:space="preserve">          ++month;</w:t>
      </w:r>
    </w:p>
    <w:p w14:paraId="6EE497B9" w14:textId="77777777" w:rsidR="00E77B17" w:rsidRPr="00903DBA" w:rsidRDefault="00E77B17" w:rsidP="00E77B17">
      <w:pPr>
        <w:pStyle w:val="Code"/>
        <w:rPr>
          <w:highlight w:val="white"/>
        </w:rPr>
      </w:pPr>
      <w:r w:rsidRPr="00903DBA">
        <w:rPr>
          <w:highlight w:val="white"/>
        </w:rPr>
        <w:t xml:space="preserve">        }</w:t>
      </w:r>
    </w:p>
    <w:p w14:paraId="529D8FEA" w14:textId="77777777" w:rsidR="00E77B17" w:rsidRPr="00903DBA" w:rsidRDefault="00E77B17" w:rsidP="00E77B17">
      <w:pPr>
        <w:pStyle w:val="Code"/>
        <w:rPr>
          <w:highlight w:val="white"/>
        </w:rPr>
      </w:pPr>
    </w:p>
    <w:p w14:paraId="01A6D9A8" w14:textId="77777777" w:rsidR="00E77B17" w:rsidRPr="00903DBA" w:rsidRDefault="00E77B17" w:rsidP="00E77B17">
      <w:pPr>
        <w:pStyle w:val="Code"/>
        <w:rPr>
          <w:highlight w:val="white"/>
        </w:rPr>
      </w:pPr>
      <w:r w:rsidRPr="00903DBA">
        <w:rPr>
          <w:highlight w:val="white"/>
        </w:rPr>
        <w:t xml:space="preserve">        g_timeStruct.tm_mon = month;</w:t>
      </w:r>
    </w:p>
    <w:p w14:paraId="78F8A6BE" w14:textId="77777777" w:rsidR="00E77B17" w:rsidRPr="00903DBA" w:rsidRDefault="00E77B17" w:rsidP="00E77B17">
      <w:pPr>
        <w:pStyle w:val="Code"/>
        <w:rPr>
          <w:highlight w:val="white"/>
        </w:rPr>
      </w:pPr>
      <w:r w:rsidRPr="00903DBA">
        <w:rPr>
          <w:highlight w:val="white"/>
        </w:rPr>
        <w:t xml:space="preserve">        g_timeStruct.tm_mday = totalDays + 1;</w:t>
      </w:r>
    </w:p>
    <w:p w14:paraId="7621C760" w14:textId="77777777" w:rsidR="00E77B17" w:rsidRPr="00903DBA" w:rsidRDefault="00E77B17" w:rsidP="00E77B17">
      <w:pPr>
        <w:pStyle w:val="Code"/>
        <w:rPr>
          <w:highlight w:val="white"/>
        </w:rPr>
      </w:pPr>
      <w:r w:rsidRPr="00903DBA">
        <w:rPr>
          <w:highlight w:val="white"/>
        </w:rPr>
        <w:t xml:space="preserve">        g_timeStruct.tm_isdst = -1;</w:t>
      </w:r>
    </w:p>
    <w:p w14:paraId="08EA991A" w14:textId="77777777" w:rsidR="00E77B17" w:rsidRPr="00903DBA" w:rsidRDefault="00E77B17" w:rsidP="00E77B17">
      <w:pPr>
        <w:pStyle w:val="Code"/>
        <w:rPr>
          <w:highlight w:val="white"/>
        </w:rPr>
      </w:pPr>
      <w:r w:rsidRPr="00903DBA">
        <w:rPr>
          <w:highlight w:val="white"/>
        </w:rPr>
        <w:t xml:space="preserve">        return &amp;g_timeStruct;</w:t>
      </w:r>
    </w:p>
    <w:p w14:paraId="2B002B3A" w14:textId="77777777" w:rsidR="00E77B17" w:rsidRPr="00903DBA" w:rsidRDefault="00E77B17" w:rsidP="00E77B17">
      <w:pPr>
        <w:pStyle w:val="Code"/>
        <w:rPr>
          <w:highlight w:val="white"/>
        </w:rPr>
      </w:pPr>
      <w:r w:rsidRPr="00903DBA">
        <w:rPr>
          <w:highlight w:val="white"/>
        </w:rPr>
        <w:t xml:space="preserve">      }</w:t>
      </w:r>
    </w:p>
    <w:p w14:paraId="40870D10" w14:textId="77777777" w:rsidR="00E77B17" w:rsidRPr="00903DBA" w:rsidRDefault="00E77B17" w:rsidP="00E77B17">
      <w:pPr>
        <w:pStyle w:val="Code"/>
        <w:rPr>
          <w:highlight w:val="white"/>
        </w:rPr>
      </w:pPr>
    </w:p>
    <w:p w14:paraId="180CF31C" w14:textId="77777777" w:rsidR="00E77B17" w:rsidRPr="00903DBA" w:rsidRDefault="00E77B17" w:rsidP="00E77B17">
      <w:pPr>
        <w:pStyle w:val="Code"/>
        <w:rPr>
          <w:highlight w:val="white"/>
        </w:rPr>
      </w:pPr>
      <w:r w:rsidRPr="00903DBA">
        <w:rPr>
          <w:highlight w:val="white"/>
        </w:rPr>
        <w:t xml:space="preserve">      ++year;</w:t>
      </w:r>
    </w:p>
    <w:p w14:paraId="43D739E9" w14:textId="77777777" w:rsidR="00E77B17" w:rsidRPr="00903DBA" w:rsidRDefault="00E77B17" w:rsidP="00E77B17">
      <w:pPr>
        <w:pStyle w:val="Code"/>
        <w:rPr>
          <w:highlight w:val="white"/>
        </w:rPr>
      </w:pPr>
      <w:r w:rsidRPr="00903DBA">
        <w:rPr>
          <w:highlight w:val="white"/>
        </w:rPr>
        <w:t xml:space="preserve">      totalDays -= daysOfYear;</w:t>
      </w:r>
    </w:p>
    <w:p w14:paraId="32D57716" w14:textId="77777777" w:rsidR="00E77B17" w:rsidRPr="00903DBA" w:rsidRDefault="00E77B17" w:rsidP="00E77B17">
      <w:pPr>
        <w:pStyle w:val="Code"/>
        <w:rPr>
          <w:highlight w:val="white"/>
        </w:rPr>
      </w:pPr>
      <w:r w:rsidRPr="00903DBA">
        <w:rPr>
          <w:highlight w:val="white"/>
        </w:rPr>
        <w:t xml:space="preserve">    }</w:t>
      </w:r>
    </w:p>
    <w:p w14:paraId="42465FDB" w14:textId="77777777" w:rsidR="00E77B17" w:rsidRPr="00903DBA" w:rsidRDefault="00E77B17" w:rsidP="00E77B17">
      <w:pPr>
        <w:pStyle w:val="Code"/>
        <w:rPr>
          <w:highlight w:val="white"/>
        </w:rPr>
      </w:pPr>
      <w:r w:rsidRPr="00903DBA">
        <w:rPr>
          <w:highlight w:val="white"/>
        </w:rPr>
        <w:t xml:space="preserve">  }</w:t>
      </w:r>
    </w:p>
    <w:p w14:paraId="20D83EBC" w14:textId="77777777" w:rsidR="00E77B17" w:rsidRPr="00903DBA" w:rsidRDefault="00E77B17" w:rsidP="00E77B17">
      <w:pPr>
        <w:pStyle w:val="Code"/>
        <w:rPr>
          <w:highlight w:val="white"/>
        </w:rPr>
      </w:pPr>
    </w:p>
    <w:p w14:paraId="22EB7489" w14:textId="77777777" w:rsidR="00E77B17" w:rsidRPr="00903DBA" w:rsidRDefault="00E77B17" w:rsidP="00E77B17">
      <w:pPr>
        <w:pStyle w:val="Code"/>
        <w:rPr>
          <w:highlight w:val="white"/>
        </w:rPr>
      </w:pPr>
      <w:r w:rsidRPr="00903DBA">
        <w:rPr>
          <w:highlight w:val="white"/>
        </w:rPr>
        <w:t xml:space="preserve">  return NULL;</w:t>
      </w:r>
    </w:p>
    <w:p w14:paraId="3DE27520" w14:textId="77777777" w:rsidR="00E77B17" w:rsidRPr="00903DBA" w:rsidRDefault="00E77B17" w:rsidP="00E77B17">
      <w:pPr>
        <w:pStyle w:val="Code"/>
        <w:rPr>
          <w:highlight w:val="white"/>
        </w:rPr>
      </w:pPr>
      <w:r w:rsidRPr="00903DBA">
        <w:rPr>
          <w:highlight w:val="white"/>
        </w:rPr>
        <w:t>}</w:t>
      </w:r>
    </w:p>
    <w:p w14:paraId="33B41FCC" w14:textId="77777777" w:rsidR="00E77B17" w:rsidRPr="00903DBA" w:rsidRDefault="00E77B17" w:rsidP="00E77B17">
      <w:pPr>
        <w:pStyle w:val="Code"/>
        <w:rPr>
          <w:highlight w:val="white"/>
        </w:rPr>
      </w:pPr>
    </w:p>
    <w:p w14:paraId="2034A06A" w14:textId="77777777" w:rsidR="00E77B17" w:rsidRPr="00903DBA" w:rsidRDefault="00E77B17" w:rsidP="00E77B17">
      <w:pPr>
        <w:pStyle w:val="Code"/>
        <w:rPr>
          <w:highlight w:val="white"/>
        </w:rPr>
      </w:pPr>
      <w:r w:rsidRPr="00903DBA">
        <w:rPr>
          <w:highlight w:val="white"/>
        </w:rPr>
        <w:t>double difftime(time_t time1, time_t time2) {</w:t>
      </w:r>
    </w:p>
    <w:p w14:paraId="1DFACB0A" w14:textId="77777777" w:rsidR="00E77B17" w:rsidRPr="00903DBA" w:rsidRDefault="00E77B17" w:rsidP="00E77B17">
      <w:pPr>
        <w:pStyle w:val="Code"/>
        <w:rPr>
          <w:highlight w:val="white"/>
        </w:rPr>
      </w:pPr>
      <w:r w:rsidRPr="00903DBA">
        <w:rPr>
          <w:highlight w:val="white"/>
        </w:rPr>
        <w:lastRenderedPageBreak/>
        <w:t xml:space="preserve">  return (double) (time2 - time1);</w:t>
      </w:r>
    </w:p>
    <w:p w14:paraId="394C11E1" w14:textId="77777777" w:rsidR="00E77B17" w:rsidRPr="00903DBA" w:rsidRDefault="00E77B17" w:rsidP="00E77B17">
      <w:pPr>
        <w:pStyle w:val="Code"/>
        <w:rPr>
          <w:highlight w:val="white"/>
        </w:rPr>
      </w:pPr>
      <w:r w:rsidRPr="00903DBA">
        <w:rPr>
          <w:highlight w:val="white"/>
        </w:rPr>
        <w:t>}</w:t>
      </w:r>
    </w:p>
    <w:p w14:paraId="3656B703" w14:textId="77777777" w:rsidR="00E77B17" w:rsidRPr="00903DBA" w:rsidRDefault="00E77B17" w:rsidP="00E77B17">
      <w:pPr>
        <w:pStyle w:val="Code"/>
        <w:rPr>
          <w:highlight w:val="white"/>
        </w:rPr>
      </w:pPr>
    </w:p>
    <w:p w14:paraId="37B7B280" w14:textId="77777777" w:rsidR="00E77B17" w:rsidRPr="00903DBA" w:rsidRDefault="00E77B17" w:rsidP="00E77B17">
      <w:pPr>
        <w:pStyle w:val="Code"/>
        <w:rPr>
          <w:highlight w:val="white"/>
        </w:rPr>
      </w:pPr>
      <w:r w:rsidRPr="00903DBA">
        <w:rPr>
          <w:highlight w:val="white"/>
        </w:rPr>
        <w:t>static char g_timeString[256];</w:t>
      </w:r>
    </w:p>
    <w:p w14:paraId="1D47AC1F" w14:textId="77777777" w:rsidR="00E77B17" w:rsidRPr="00903DBA" w:rsidRDefault="00E77B17" w:rsidP="00E77B17">
      <w:pPr>
        <w:pStyle w:val="Code"/>
        <w:rPr>
          <w:highlight w:val="white"/>
        </w:rPr>
      </w:pPr>
    </w:p>
    <w:p w14:paraId="61A2F002" w14:textId="77777777" w:rsidR="00E77B17" w:rsidRPr="00903DBA" w:rsidRDefault="00E77B17" w:rsidP="00E77B17">
      <w:pPr>
        <w:pStyle w:val="Code"/>
        <w:rPr>
          <w:highlight w:val="white"/>
        </w:rPr>
      </w:pPr>
      <w:r w:rsidRPr="00903DBA">
        <w:rPr>
          <w:highlight w:val="white"/>
        </w:rPr>
        <w:t>static char* g_defaultShortDayList[] = {"Sun", "Mon", "Tue", "Wed",</w:t>
      </w:r>
    </w:p>
    <w:p w14:paraId="42DE7942" w14:textId="77777777" w:rsidR="00E77B17" w:rsidRPr="00903DBA" w:rsidRDefault="00E77B17" w:rsidP="00E77B17">
      <w:pPr>
        <w:pStyle w:val="Code"/>
        <w:rPr>
          <w:highlight w:val="white"/>
        </w:rPr>
      </w:pPr>
      <w:r w:rsidRPr="00903DBA">
        <w:rPr>
          <w:highlight w:val="white"/>
        </w:rPr>
        <w:t xml:space="preserve">                                        "Thu", "Fri", "Sat"};</w:t>
      </w:r>
    </w:p>
    <w:p w14:paraId="6BDEAE78" w14:textId="77777777" w:rsidR="00E77B17" w:rsidRPr="00903DBA" w:rsidRDefault="00E77B17" w:rsidP="00E77B17">
      <w:pPr>
        <w:pStyle w:val="Code"/>
        <w:rPr>
          <w:highlight w:val="white"/>
        </w:rPr>
      </w:pPr>
      <w:r w:rsidRPr="00903DBA">
        <w:rPr>
          <w:highlight w:val="white"/>
        </w:rPr>
        <w:t xml:space="preserve">static char* g_defaultLongDayList[] = {"Sunday", "Monday", "Tuesday", </w:t>
      </w:r>
    </w:p>
    <w:p w14:paraId="58D81519" w14:textId="77777777" w:rsidR="00E77B17" w:rsidRPr="00903DBA" w:rsidRDefault="00E77B17" w:rsidP="00E77B17">
      <w:pPr>
        <w:pStyle w:val="Code"/>
        <w:rPr>
          <w:highlight w:val="white"/>
        </w:rPr>
      </w:pPr>
      <w:r w:rsidRPr="00903DBA">
        <w:rPr>
          <w:highlight w:val="white"/>
        </w:rPr>
        <w:t xml:space="preserve">                               "Wednesday", "Thursday", "Friday", "Saturday"};</w:t>
      </w:r>
    </w:p>
    <w:p w14:paraId="74AE424F" w14:textId="77777777" w:rsidR="00E77B17" w:rsidRPr="00903DBA" w:rsidRDefault="00E77B17" w:rsidP="00E77B17">
      <w:pPr>
        <w:pStyle w:val="Code"/>
        <w:rPr>
          <w:highlight w:val="white"/>
        </w:rPr>
      </w:pPr>
    </w:p>
    <w:p w14:paraId="5C32D5EC" w14:textId="77777777" w:rsidR="00E77B17" w:rsidRPr="00903DBA" w:rsidRDefault="00E77B17" w:rsidP="00E77B17">
      <w:pPr>
        <w:pStyle w:val="Code"/>
        <w:rPr>
          <w:highlight w:val="white"/>
        </w:rPr>
      </w:pPr>
      <w:r w:rsidRPr="00903DBA">
        <w:rPr>
          <w:highlight w:val="white"/>
        </w:rPr>
        <w:t>static char* g_defaultShortMonthList[] =</w:t>
      </w:r>
    </w:p>
    <w:p w14:paraId="25459714" w14:textId="77777777" w:rsidR="00E77B17" w:rsidRPr="00903DBA" w:rsidRDefault="00E77B17" w:rsidP="00E77B17">
      <w:pPr>
        <w:pStyle w:val="Code"/>
        <w:rPr>
          <w:highlight w:val="white"/>
        </w:rPr>
      </w:pPr>
      <w:r w:rsidRPr="00903DBA">
        <w:rPr>
          <w:highlight w:val="white"/>
        </w:rPr>
        <w:t xml:space="preserve">  {"Jan", "Feb", "Mar", "Apr", "May", "Jun",</w:t>
      </w:r>
    </w:p>
    <w:p w14:paraId="79C193A8" w14:textId="77777777" w:rsidR="00E77B17" w:rsidRPr="00903DBA" w:rsidRDefault="00E77B17" w:rsidP="00E77B17">
      <w:pPr>
        <w:pStyle w:val="Code"/>
        <w:rPr>
          <w:highlight w:val="white"/>
        </w:rPr>
      </w:pPr>
      <w:r w:rsidRPr="00903DBA">
        <w:rPr>
          <w:highlight w:val="white"/>
        </w:rPr>
        <w:t xml:space="preserve">   "Jul", "Aug", "Sep", "Oct", "Nov", "Dec"};</w:t>
      </w:r>
    </w:p>
    <w:p w14:paraId="124A997B" w14:textId="77777777" w:rsidR="00E77B17" w:rsidRPr="00903DBA" w:rsidRDefault="00E77B17" w:rsidP="00E77B17">
      <w:pPr>
        <w:pStyle w:val="Code"/>
        <w:rPr>
          <w:highlight w:val="white"/>
        </w:rPr>
      </w:pPr>
      <w:r w:rsidRPr="00903DBA">
        <w:rPr>
          <w:highlight w:val="white"/>
        </w:rPr>
        <w:t>static char* g_defaultLongMonthList[] =</w:t>
      </w:r>
    </w:p>
    <w:p w14:paraId="52EECA7D" w14:textId="77777777" w:rsidR="00E77B17" w:rsidRPr="00903DBA" w:rsidRDefault="00E77B17" w:rsidP="00E77B17">
      <w:pPr>
        <w:pStyle w:val="Code"/>
        <w:rPr>
          <w:highlight w:val="white"/>
        </w:rPr>
      </w:pPr>
      <w:r w:rsidRPr="00903DBA">
        <w:rPr>
          <w:highlight w:val="white"/>
        </w:rPr>
        <w:t xml:space="preserve">  {"January", "February", "March", "April", "May", "June",</w:t>
      </w:r>
    </w:p>
    <w:p w14:paraId="2DDB1034" w14:textId="77777777" w:rsidR="00E77B17" w:rsidRPr="00903DBA" w:rsidRDefault="00E77B17" w:rsidP="00E77B17">
      <w:pPr>
        <w:pStyle w:val="Code"/>
        <w:rPr>
          <w:highlight w:val="white"/>
        </w:rPr>
      </w:pPr>
      <w:r w:rsidRPr="00903DBA">
        <w:rPr>
          <w:highlight w:val="white"/>
        </w:rPr>
        <w:t xml:space="preserve">   "July", "August", "September", "October", "November", "December"};</w:t>
      </w:r>
    </w:p>
    <w:p w14:paraId="480958DB" w14:textId="77777777" w:rsidR="00E77B17" w:rsidRPr="00903DBA" w:rsidRDefault="00E77B17" w:rsidP="00E77B17">
      <w:pPr>
        <w:pStyle w:val="Code"/>
        <w:rPr>
          <w:highlight w:val="white"/>
        </w:rPr>
      </w:pPr>
    </w:p>
    <w:p w14:paraId="29A2ABB7" w14:textId="77777777" w:rsidR="00E77B17" w:rsidRPr="00903DBA" w:rsidRDefault="00E77B17" w:rsidP="00E77B17">
      <w:pPr>
        <w:pStyle w:val="Code"/>
        <w:rPr>
          <w:highlight w:val="white"/>
        </w:rPr>
      </w:pPr>
      <w:r w:rsidRPr="00903DBA">
        <w:rPr>
          <w:highlight w:val="white"/>
        </w:rPr>
        <w:t>char* asctime(const struct tm* tp) {</w:t>
      </w:r>
    </w:p>
    <w:p w14:paraId="60A2635F" w14:textId="77777777" w:rsidR="00E77B17" w:rsidRPr="00903DBA" w:rsidRDefault="00E77B17" w:rsidP="00E77B17">
      <w:pPr>
        <w:pStyle w:val="Code"/>
        <w:rPr>
          <w:highlight w:val="white"/>
        </w:rPr>
      </w:pPr>
      <w:r w:rsidRPr="00903DBA">
        <w:rPr>
          <w:highlight w:val="white"/>
        </w:rPr>
        <w:t xml:space="preserve">  struct lconv* localeConvPtr = NULL;</w:t>
      </w:r>
    </w:p>
    <w:p w14:paraId="50CB0FD3" w14:textId="77777777" w:rsidR="00E77B17" w:rsidRPr="00903DBA" w:rsidRDefault="00E77B17" w:rsidP="00E77B17">
      <w:pPr>
        <w:pStyle w:val="Code"/>
        <w:rPr>
          <w:highlight w:val="white"/>
        </w:rPr>
      </w:pPr>
      <w:r w:rsidRPr="00903DBA">
        <w:rPr>
          <w:highlight w:val="white"/>
        </w:rPr>
        <w:t xml:space="preserve">  char** shortDayList = (localeConvPtr != NULL) ? localeConvPtr-&gt;shortDayList</w:t>
      </w:r>
    </w:p>
    <w:p w14:paraId="192AE31A" w14:textId="77777777" w:rsidR="00E77B17" w:rsidRPr="00903DBA" w:rsidRDefault="00E77B17" w:rsidP="00E77B17">
      <w:pPr>
        <w:pStyle w:val="Code"/>
        <w:rPr>
          <w:highlight w:val="white"/>
        </w:rPr>
      </w:pPr>
      <w:r w:rsidRPr="00903DBA">
        <w:rPr>
          <w:highlight w:val="white"/>
        </w:rPr>
        <w:t xml:space="preserve">                                                : NULL;</w:t>
      </w:r>
    </w:p>
    <w:p w14:paraId="1D5720EF" w14:textId="77777777" w:rsidR="00E77B17" w:rsidRPr="00903DBA" w:rsidRDefault="00E77B17" w:rsidP="00E77B17">
      <w:pPr>
        <w:pStyle w:val="Code"/>
        <w:rPr>
          <w:highlight w:val="white"/>
        </w:rPr>
      </w:pPr>
      <w:r w:rsidRPr="00903DBA">
        <w:rPr>
          <w:highlight w:val="white"/>
        </w:rPr>
        <w:t xml:space="preserve">  char** shortMonthList = (localeConvPtr != NULL)</w:t>
      </w:r>
    </w:p>
    <w:p w14:paraId="3297250D" w14:textId="77777777" w:rsidR="00E77B17" w:rsidRPr="00903DBA" w:rsidRDefault="00E77B17" w:rsidP="00E77B17">
      <w:pPr>
        <w:pStyle w:val="Code"/>
        <w:rPr>
          <w:highlight w:val="white"/>
        </w:rPr>
      </w:pPr>
      <w:r w:rsidRPr="00903DBA">
        <w:rPr>
          <w:highlight w:val="white"/>
        </w:rPr>
        <w:t xml:space="preserve">                          ? localeConvPtr-&gt;shortMonthList : NULL;</w:t>
      </w:r>
    </w:p>
    <w:p w14:paraId="6B752E59" w14:textId="77777777" w:rsidR="00E77B17" w:rsidRPr="00903DBA" w:rsidRDefault="00E77B17" w:rsidP="00E77B17">
      <w:pPr>
        <w:pStyle w:val="Code"/>
        <w:rPr>
          <w:highlight w:val="white"/>
        </w:rPr>
      </w:pPr>
    </w:p>
    <w:p w14:paraId="0980093E" w14:textId="77777777" w:rsidR="00E77B17" w:rsidRPr="00903DBA" w:rsidRDefault="00E77B17" w:rsidP="00E77B17">
      <w:pPr>
        <w:pStyle w:val="Code"/>
        <w:rPr>
          <w:highlight w:val="white"/>
        </w:rPr>
      </w:pPr>
      <w:r w:rsidRPr="00903DBA">
        <w:rPr>
          <w:highlight w:val="white"/>
        </w:rPr>
        <w:t xml:space="preserve">  shortDayList = (shortDayList != NULL) ? shortDayList</w:t>
      </w:r>
    </w:p>
    <w:p w14:paraId="0FEF3B36" w14:textId="77777777" w:rsidR="00E77B17" w:rsidRPr="00903DBA" w:rsidRDefault="00E77B17" w:rsidP="00E77B17">
      <w:pPr>
        <w:pStyle w:val="Code"/>
        <w:rPr>
          <w:highlight w:val="white"/>
        </w:rPr>
      </w:pPr>
      <w:r w:rsidRPr="00903DBA">
        <w:rPr>
          <w:highlight w:val="white"/>
        </w:rPr>
        <w:t xml:space="preserve">                                        : g_defaultShortDayList;</w:t>
      </w:r>
    </w:p>
    <w:p w14:paraId="67BF361F" w14:textId="77777777" w:rsidR="00E77B17" w:rsidRPr="00903DBA" w:rsidRDefault="00E77B17" w:rsidP="00E77B17">
      <w:pPr>
        <w:pStyle w:val="Code"/>
        <w:rPr>
          <w:highlight w:val="white"/>
        </w:rPr>
      </w:pPr>
      <w:r w:rsidRPr="00903DBA">
        <w:rPr>
          <w:highlight w:val="white"/>
        </w:rPr>
        <w:t xml:space="preserve">  shortMonthList = (shortMonthList != NULL) ? shortMonthList</w:t>
      </w:r>
    </w:p>
    <w:p w14:paraId="2D8C233F" w14:textId="77777777" w:rsidR="00E77B17" w:rsidRPr="00903DBA" w:rsidRDefault="00E77B17" w:rsidP="00E77B17">
      <w:pPr>
        <w:pStyle w:val="Code"/>
        <w:rPr>
          <w:highlight w:val="white"/>
        </w:rPr>
      </w:pPr>
      <w:r w:rsidRPr="00903DBA">
        <w:rPr>
          <w:highlight w:val="white"/>
        </w:rPr>
        <w:t xml:space="preserve">                                            : g_defaultShortMonthList;</w:t>
      </w:r>
    </w:p>
    <w:p w14:paraId="7430F582" w14:textId="77777777" w:rsidR="00E77B17" w:rsidRPr="00903DBA" w:rsidRDefault="00E77B17" w:rsidP="00E77B17">
      <w:pPr>
        <w:pStyle w:val="Code"/>
        <w:rPr>
          <w:highlight w:val="white"/>
        </w:rPr>
      </w:pPr>
    </w:p>
    <w:p w14:paraId="15478353" w14:textId="77777777" w:rsidR="00E77B17" w:rsidRPr="00903DBA" w:rsidRDefault="00E77B17" w:rsidP="00E77B17">
      <w:pPr>
        <w:pStyle w:val="Code"/>
        <w:rPr>
          <w:highlight w:val="white"/>
        </w:rPr>
      </w:pPr>
      <w:r w:rsidRPr="00903DBA">
        <w:rPr>
          <w:highlight w:val="white"/>
        </w:rPr>
        <w:t xml:space="preserve">  sprintf(g_timeString, "%s %s %2i %02i:%02i:%02i %04i",</w:t>
      </w:r>
    </w:p>
    <w:p w14:paraId="7385CDCF" w14:textId="77777777" w:rsidR="00E77B17" w:rsidRPr="00903DBA" w:rsidRDefault="00E77B17" w:rsidP="00E77B17">
      <w:pPr>
        <w:pStyle w:val="Code"/>
        <w:rPr>
          <w:highlight w:val="white"/>
        </w:rPr>
      </w:pPr>
      <w:r w:rsidRPr="00903DBA">
        <w:rPr>
          <w:highlight w:val="white"/>
        </w:rPr>
        <w:t xml:space="preserve">          shortDayList[tp-&gt;tm_wday], shortMonthList[tp-&gt;tm_mon],</w:t>
      </w:r>
    </w:p>
    <w:p w14:paraId="6F35630D" w14:textId="77777777" w:rsidR="00E77B17" w:rsidRPr="00903DBA" w:rsidRDefault="00E77B17" w:rsidP="00E77B17">
      <w:pPr>
        <w:pStyle w:val="Code"/>
        <w:rPr>
          <w:highlight w:val="white"/>
        </w:rPr>
      </w:pPr>
      <w:r w:rsidRPr="00903DBA">
        <w:rPr>
          <w:highlight w:val="white"/>
        </w:rPr>
        <w:t xml:space="preserve">          tp-&gt;tm_mday, tp-&gt;tm_hour, tp-&gt;tm_min,</w:t>
      </w:r>
    </w:p>
    <w:p w14:paraId="6E25D671" w14:textId="77777777" w:rsidR="00E77B17" w:rsidRPr="00903DBA" w:rsidRDefault="00E77B17" w:rsidP="00E77B17">
      <w:pPr>
        <w:pStyle w:val="Code"/>
        <w:rPr>
          <w:highlight w:val="white"/>
        </w:rPr>
      </w:pPr>
      <w:r w:rsidRPr="00903DBA">
        <w:rPr>
          <w:highlight w:val="white"/>
        </w:rPr>
        <w:t xml:space="preserve">          tp-&gt;tm_sec, tp-&gt;tm_year + 1900);</w:t>
      </w:r>
    </w:p>
    <w:p w14:paraId="3CA09C78" w14:textId="77777777" w:rsidR="00E77B17" w:rsidRPr="00903DBA" w:rsidRDefault="00E77B17" w:rsidP="00E77B17">
      <w:pPr>
        <w:pStyle w:val="Code"/>
        <w:rPr>
          <w:highlight w:val="white"/>
        </w:rPr>
      </w:pPr>
      <w:r w:rsidRPr="00903DBA">
        <w:rPr>
          <w:highlight w:val="white"/>
        </w:rPr>
        <w:t xml:space="preserve">  return g_timeString;</w:t>
      </w:r>
    </w:p>
    <w:p w14:paraId="789F8553" w14:textId="77777777" w:rsidR="00E77B17" w:rsidRPr="00903DBA" w:rsidRDefault="00E77B17" w:rsidP="00E77B17">
      <w:pPr>
        <w:pStyle w:val="Code"/>
        <w:rPr>
          <w:highlight w:val="white"/>
        </w:rPr>
      </w:pPr>
      <w:r w:rsidRPr="00903DBA">
        <w:rPr>
          <w:highlight w:val="white"/>
        </w:rPr>
        <w:t>}</w:t>
      </w:r>
    </w:p>
    <w:p w14:paraId="1ACACA46" w14:textId="77777777" w:rsidR="00E77B17" w:rsidRPr="00903DBA" w:rsidRDefault="00E77B17" w:rsidP="00E77B17">
      <w:pPr>
        <w:pStyle w:val="Code"/>
        <w:rPr>
          <w:highlight w:val="white"/>
        </w:rPr>
      </w:pPr>
    </w:p>
    <w:p w14:paraId="70BEA27D" w14:textId="77777777" w:rsidR="00E77B17" w:rsidRPr="00903DBA" w:rsidRDefault="00E77B17" w:rsidP="00E77B17">
      <w:pPr>
        <w:pStyle w:val="Code"/>
        <w:rPr>
          <w:highlight w:val="white"/>
        </w:rPr>
      </w:pPr>
      <w:r w:rsidRPr="00903DBA">
        <w:rPr>
          <w:highlight w:val="white"/>
        </w:rPr>
        <w:t>char* ctime(const time_t* time) {</w:t>
      </w:r>
    </w:p>
    <w:p w14:paraId="5C6C850D" w14:textId="77777777" w:rsidR="00E77B17" w:rsidRPr="00903DBA" w:rsidRDefault="00E77B17" w:rsidP="00E77B17">
      <w:pPr>
        <w:pStyle w:val="Code"/>
        <w:rPr>
          <w:highlight w:val="white"/>
        </w:rPr>
      </w:pPr>
      <w:r w:rsidRPr="00903DBA">
        <w:rPr>
          <w:highlight w:val="white"/>
        </w:rPr>
        <w:t xml:space="preserve">  return asctime(localtime(time));</w:t>
      </w:r>
    </w:p>
    <w:p w14:paraId="4A393670" w14:textId="77777777" w:rsidR="00E77B17" w:rsidRPr="00903DBA" w:rsidRDefault="00E77B17" w:rsidP="00E77B17">
      <w:pPr>
        <w:pStyle w:val="Code"/>
        <w:rPr>
          <w:highlight w:val="white"/>
        </w:rPr>
      </w:pPr>
      <w:r w:rsidRPr="00903DBA">
        <w:rPr>
          <w:highlight w:val="white"/>
        </w:rPr>
        <w:t>}</w:t>
      </w:r>
    </w:p>
    <w:p w14:paraId="0FEA440D" w14:textId="77777777" w:rsidR="00E77B17" w:rsidRPr="00903DBA" w:rsidRDefault="00E77B17" w:rsidP="005C6E47">
      <w:pPr>
        <w:pStyle w:val="Code"/>
        <w:rPr>
          <w:highlight w:val="white"/>
        </w:rPr>
      </w:pPr>
    </w:p>
    <w:p w14:paraId="4FE344E1" w14:textId="77777777" w:rsidR="005C6E47" w:rsidRPr="00903DBA" w:rsidRDefault="005C6E47" w:rsidP="005C6E47">
      <w:pPr>
        <w:pStyle w:val="Code"/>
        <w:rPr>
          <w:highlight w:val="white"/>
        </w:rPr>
      </w:pPr>
      <w:r w:rsidRPr="00903DBA">
        <w:rPr>
          <w:highlight w:val="white"/>
        </w:rPr>
        <w:t>struct tm* localtime(const time_t* timePtr) {</w:t>
      </w:r>
    </w:p>
    <w:p w14:paraId="5CD6462D" w14:textId="77777777" w:rsidR="005C6E47" w:rsidRPr="00903DBA" w:rsidRDefault="005C6E47" w:rsidP="005C6E47">
      <w:pPr>
        <w:pStyle w:val="Code"/>
        <w:rPr>
          <w:highlight w:val="white"/>
        </w:rPr>
      </w:pPr>
      <w:r w:rsidRPr="00903DBA">
        <w:rPr>
          <w:highlight w:val="white"/>
        </w:rPr>
        <w:t xml:space="preserve">  struct tm* tmPtr = gmtime(timePtr);</w:t>
      </w:r>
    </w:p>
    <w:p w14:paraId="234F0F68" w14:textId="77777777" w:rsidR="005C6E47" w:rsidRPr="00903DBA" w:rsidRDefault="005C6E47" w:rsidP="005C6E47">
      <w:pPr>
        <w:pStyle w:val="Code"/>
        <w:rPr>
          <w:highlight w:val="white"/>
        </w:rPr>
      </w:pPr>
      <w:r w:rsidRPr="00903DBA">
        <w:rPr>
          <w:highlight w:val="white"/>
        </w:rPr>
        <w:t xml:space="preserve">  struct lconv* localeConvPtr = localeconv();</w:t>
      </w:r>
    </w:p>
    <w:p w14:paraId="2B0EC134" w14:textId="77777777" w:rsidR="005C6E47" w:rsidRPr="00903DBA" w:rsidRDefault="005C6E47" w:rsidP="005C6E47">
      <w:pPr>
        <w:pStyle w:val="Code"/>
        <w:rPr>
          <w:highlight w:val="white"/>
        </w:rPr>
      </w:pPr>
      <w:r w:rsidRPr="00903DBA">
        <w:rPr>
          <w:highlight w:val="white"/>
        </w:rPr>
        <w:t xml:space="preserve">  int timeZone = 0;</w:t>
      </w:r>
    </w:p>
    <w:p w14:paraId="7016B91C" w14:textId="77777777" w:rsidR="005C6E47" w:rsidRPr="00903DBA" w:rsidRDefault="005C6E47" w:rsidP="005C6E47">
      <w:pPr>
        <w:pStyle w:val="Code"/>
        <w:rPr>
          <w:highlight w:val="white"/>
        </w:rPr>
      </w:pPr>
    </w:p>
    <w:p w14:paraId="32C8637B" w14:textId="77777777" w:rsidR="005C6E47" w:rsidRPr="00903DBA" w:rsidRDefault="005C6E47" w:rsidP="005C6E47">
      <w:pPr>
        <w:pStyle w:val="Code"/>
        <w:rPr>
          <w:highlight w:val="white"/>
        </w:rPr>
      </w:pPr>
      <w:r w:rsidRPr="00903DBA">
        <w:rPr>
          <w:highlight w:val="white"/>
        </w:rPr>
        <w:t xml:space="preserve">  if (localeConvPtr != NULL) {</w:t>
      </w:r>
    </w:p>
    <w:p w14:paraId="4C9D2659" w14:textId="77777777" w:rsidR="005C6E47" w:rsidRPr="00903DBA" w:rsidRDefault="005C6E47" w:rsidP="005C6E47">
      <w:pPr>
        <w:pStyle w:val="Code"/>
        <w:rPr>
          <w:highlight w:val="white"/>
        </w:rPr>
      </w:pPr>
      <w:r w:rsidRPr="00903DBA">
        <w:rPr>
          <w:highlight w:val="white"/>
        </w:rPr>
        <w:t xml:space="preserve">    timeZone = tmPtr-&gt;tm_isdst ? localeConvPtr-&gt;summerTimeZone</w:t>
      </w:r>
    </w:p>
    <w:p w14:paraId="43D4F4CE" w14:textId="77777777" w:rsidR="005C6E47" w:rsidRPr="00903DBA" w:rsidRDefault="005C6E47" w:rsidP="005C6E47">
      <w:pPr>
        <w:pStyle w:val="Code"/>
        <w:rPr>
          <w:highlight w:val="white"/>
        </w:rPr>
      </w:pPr>
      <w:r w:rsidRPr="00903DBA">
        <w:rPr>
          <w:highlight w:val="white"/>
        </w:rPr>
        <w:t xml:space="preserve">                               : localeConvPtr-&gt;winterTimeZone;</w:t>
      </w:r>
    </w:p>
    <w:p w14:paraId="5BC05FD2" w14:textId="77777777" w:rsidR="005C6E47" w:rsidRPr="00903DBA" w:rsidRDefault="005C6E47" w:rsidP="005C6E47">
      <w:pPr>
        <w:pStyle w:val="Code"/>
        <w:rPr>
          <w:highlight w:val="white"/>
        </w:rPr>
      </w:pPr>
      <w:r w:rsidRPr="00903DBA">
        <w:rPr>
          <w:highlight w:val="white"/>
        </w:rPr>
        <w:t xml:space="preserve">  }</w:t>
      </w:r>
    </w:p>
    <w:p w14:paraId="7E28E516" w14:textId="77777777" w:rsidR="005C6E47" w:rsidRPr="00903DBA" w:rsidRDefault="005C6E47" w:rsidP="005C6E47">
      <w:pPr>
        <w:pStyle w:val="Code"/>
        <w:rPr>
          <w:highlight w:val="white"/>
        </w:rPr>
      </w:pPr>
    </w:p>
    <w:p w14:paraId="01E9691E" w14:textId="77777777" w:rsidR="005C6E47" w:rsidRPr="00903DBA" w:rsidRDefault="005C6E47" w:rsidP="005C6E47">
      <w:pPr>
        <w:pStyle w:val="Code"/>
        <w:rPr>
          <w:highlight w:val="white"/>
        </w:rPr>
      </w:pPr>
      <w:r w:rsidRPr="00903DBA">
        <w:rPr>
          <w:highlight w:val="white"/>
        </w:rPr>
        <w:t xml:space="preserve">  { time_t time = *timePtr + (3600 * timeZone);</w:t>
      </w:r>
    </w:p>
    <w:p w14:paraId="72725B91" w14:textId="77777777" w:rsidR="005C6E47" w:rsidRPr="00903DBA" w:rsidRDefault="005C6E47" w:rsidP="005C6E47">
      <w:pPr>
        <w:pStyle w:val="Code"/>
        <w:rPr>
          <w:highlight w:val="white"/>
        </w:rPr>
      </w:pPr>
      <w:r w:rsidRPr="00903DBA">
        <w:rPr>
          <w:highlight w:val="white"/>
        </w:rPr>
        <w:t xml:space="preserve">    return gmtime(&amp;time);</w:t>
      </w:r>
    </w:p>
    <w:p w14:paraId="282FC84F" w14:textId="77777777" w:rsidR="005C6E47" w:rsidRPr="00903DBA" w:rsidRDefault="005C6E47" w:rsidP="005C6E47">
      <w:pPr>
        <w:pStyle w:val="Code"/>
        <w:rPr>
          <w:highlight w:val="white"/>
        </w:rPr>
      </w:pPr>
      <w:r w:rsidRPr="00903DBA">
        <w:rPr>
          <w:highlight w:val="white"/>
        </w:rPr>
        <w:t xml:space="preserve">  }</w:t>
      </w:r>
    </w:p>
    <w:p w14:paraId="4C244834" w14:textId="77777777" w:rsidR="005C6E47" w:rsidRPr="00903DBA" w:rsidRDefault="005C6E47" w:rsidP="005C6E47">
      <w:pPr>
        <w:pStyle w:val="Code"/>
        <w:rPr>
          <w:highlight w:val="white"/>
        </w:rPr>
      </w:pPr>
      <w:r w:rsidRPr="00903DBA">
        <w:rPr>
          <w:highlight w:val="white"/>
        </w:rPr>
        <w:t>}</w:t>
      </w:r>
    </w:p>
    <w:p w14:paraId="77CF186C" w14:textId="77777777" w:rsidR="00E77B17" w:rsidRPr="00903DBA" w:rsidRDefault="00E77B17" w:rsidP="005C6E47">
      <w:pPr>
        <w:pStyle w:val="Code"/>
        <w:rPr>
          <w:highlight w:val="white"/>
        </w:rPr>
      </w:pPr>
    </w:p>
    <w:p w14:paraId="5EE8D886" w14:textId="77777777" w:rsidR="00E77B17" w:rsidRPr="00903DBA" w:rsidRDefault="00E77B17" w:rsidP="005C6E47">
      <w:pPr>
        <w:pStyle w:val="Code"/>
        <w:rPr>
          <w:highlight w:val="white"/>
        </w:rPr>
      </w:pPr>
      <w:r w:rsidRPr="00903DBA">
        <w:rPr>
          <w:highlight w:val="white"/>
        </w:rPr>
        <w:t>size_t strftime(char* s, size_t smax, const char* fmt, const struct tm* tp) {</w:t>
      </w:r>
    </w:p>
    <w:p w14:paraId="25C77F19" w14:textId="77777777" w:rsidR="00E77B17" w:rsidRPr="00903DBA" w:rsidRDefault="00E77B17" w:rsidP="005C6E47">
      <w:pPr>
        <w:pStyle w:val="Code"/>
        <w:rPr>
          <w:highlight w:val="white"/>
        </w:rPr>
      </w:pPr>
      <w:r w:rsidRPr="00903DBA">
        <w:rPr>
          <w:highlight w:val="white"/>
        </w:rPr>
        <w:t xml:space="preserve">  struct lconv* localeConvPtr = localeconv();</w:t>
      </w:r>
    </w:p>
    <w:p w14:paraId="7163A391" w14:textId="77777777" w:rsidR="00E77B17" w:rsidRPr="00903DBA" w:rsidRDefault="00E77B17" w:rsidP="005C6E47">
      <w:pPr>
        <w:pStyle w:val="Code"/>
        <w:rPr>
          <w:highlight w:val="white"/>
        </w:rPr>
      </w:pPr>
      <w:r w:rsidRPr="00903DBA">
        <w:rPr>
          <w:highlight w:val="white"/>
        </w:rPr>
        <w:lastRenderedPageBreak/>
        <w:t xml:space="preserve">  char** shortDayList = (localeConvPtr != NULL)</w:t>
      </w:r>
    </w:p>
    <w:p w14:paraId="1686E871" w14:textId="77777777" w:rsidR="00E77B17" w:rsidRPr="00903DBA" w:rsidRDefault="00E77B17" w:rsidP="005C6E47">
      <w:pPr>
        <w:pStyle w:val="Code"/>
        <w:rPr>
          <w:highlight w:val="white"/>
        </w:rPr>
      </w:pPr>
      <w:r w:rsidRPr="00903DBA">
        <w:rPr>
          <w:highlight w:val="white"/>
        </w:rPr>
        <w:t xml:space="preserve">                        ? (localeConvPtr-&gt;shortDayList) : NULL;</w:t>
      </w:r>
    </w:p>
    <w:p w14:paraId="508FE6C8" w14:textId="77777777" w:rsidR="00E77B17" w:rsidRPr="00903DBA" w:rsidRDefault="00E77B17" w:rsidP="005C6E47">
      <w:pPr>
        <w:pStyle w:val="Code"/>
        <w:rPr>
          <w:highlight w:val="white"/>
        </w:rPr>
      </w:pPr>
      <w:r w:rsidRPr="00903DBA">
        <w:rPr>
          <w:highlight w:val="white"/>
        </w:rPr>
        <w:t xml:space="preserve">  char** shortMonthList = (localeConvPtr != NULL)</w:t>
      </w:r>
    </w:p>
    <w:p w14:paraId="3B95552F" w14:textId="77777777" w:rsidR="00E77B17" w:rsidRPr="00903DBA" w:rsidRDefault="00E77B17" w:rsidP="005C6E47">
      <w:pPr>
        <w:pStyle w:val="Code"/>
        <w:rPr>
          <w:highlight w:val="white"/>
        </w:rPr>
      </w:pPr>
      <w:r w:rsidRPr="00903DBA">
        <w:rPr>
          <w:highlight w:val="white"/>
        </w:rPr>
        <w:t xml:space="preserve">                          ? (localeConvPtr-&gt;shortMonthList) : NULL;</w:t>
      </w:r>
    </w:p>
    <w:p w14:paraId="6AF1AD56" w14:textId="77777777" w:rsidR="00E77B17" w:rsidRPr="00903DBA" w:rsidRDefault="00E77B17" w:rsidP="005C6E47">
      <w:pPr>
        <w:pStyle w:val="Code"/>
        <w:rPr>
          <w:highlight w:val="white"/>
        </w:rPr>
      </w:pPr>
      <w:r w:rsidRPr="00903DBA">
        <w:rPr>
          <w:highlight w:val="white"/>
        </w:rPr>
        <w:t xml:space="preserve">  char** longDayList = (localeConvPtr != NULL)</w:t>
      </w:r>
    </w:p>
    <w:p w14:paraId="54939E19" w14:textId="77777777" w:rsidR="00E77B17" w:rsidRPr="00903DBA" w:rsidRDefault="00E77B17" w:rsidP="005C6E47">
      <w:pPr>
        <w:pStyle w:val="Code"/>
        <w:rPr>
          <w:highlight w:val="white"/>
        </w:rPr>
      </w:pPr>
      <w:r w:rsidRPr="00903DBA">
        <w:rPr>
          <w:highlight w:val="white"/>
        </w:rPr>
        <w:t xml:space="preserve">                       ? (localeConvPtr-&gt;longDayList) : NULL;</w:t>
      </w:r>
    </w:p>
    <w:p w14:paraId="3E25079D" w14:textId="77777777" w:rsidR="00E77B17" w:rsidRPr="00903DBA" w:rsidRDefault="00E77B17" w:rsidP="005C6E47">
      <w:pPr>
        <w:pStyle w:val="Code"/>
        <w:rPr>
          <w:highlight w:val="white"/>
        </w:rPr>
      </w:pPr>
      <w:r w:rsidRPr="00903DBA">
        <w:rPr>
          <w:highlight w:val="white"/>
        </w:rPr>
        <w:t xml:space="preserve">  char** longMonthList = (localeConvPtr != NULL)</w:t>
      </w:r>
    </w:p>
    <w:p w14:paraId="2DA1E668" w14:textId="77777777" w:rsidR="00E77B17" w:rsidRPr="00903DBA" w:rsidRDefault="00E77B17" w:rsidP="005C6E47">
      <w:pPr>
        <w:pStyle w:val="Code"/>
        <w:rPr>
          <w:highlight w:val="white"/>
        </w:rPr>
      </w:pPr>
      <w:r w:rsidRPr="00903DBA">
        <w:rPr>
          <w:highlight w:val="white"/>
        </w:rPr>
        <w:t xml:space="preserve">                         ? (localeConvPtr-&gt;longMonthList) : NULL;</w:t>
      </w:r>
    </w:p>
    <w:p w14:paraId="3710EB7D" w14:textId="77777777" w:rsidR="00E77B17" w:rsidRPr="00903DBA" w:rsidRDefault="00E77B17" w:rsidP="005C6E47">
      <w:pPr>
        <w:pStyle w:val="Code"/>
        <w:rPr>
          <w:highlight w:val="white"/>
        </w:rPr>
      </w:pPr>
    </w:p>
    <w:p w14:paraId="1F26EDBC" w14:textId="77777777" w:rsidR="00E77B17" w:rsidRPr="00903DBA" w:rsidRDefault="00E77B17" w:rsidP="005C6E47">
      <w:pPr>
        <w:pStyle w:val="Code"/>
        <w:rPr>
          <w:highlight w:val="white"/>
        </w:rPr>
      </w:pPr>
      <w:r w:rsidRPr="00903DBA">
        <w:rPr>
          <w:highlight w:val="white"/>
        </w:rPr>
        <w:t xml:space="preserve">  const BOOL leapDays = (tp-&gt;tm_year - 69) / 4;</w:t>
      </w:r>
    </w:p>
    <w:p w14:paraId="337AF82D" w14:textId="77777777" w:rsidR="00E77B17" w:rsidRPr="00903DBA" w:rsidRDefault="00E77B17" w:rsidP="005C6E47">
      <w:pPr>
        <w:pStyle w:val="Code"/>
        <w:rPr>
          <w:highlight w:val="white"/>
        </w:rPr>
      </w:pPr>
      <w:r w:rsidRPr="00903DBA">
        <w:rPr>
          <w:highlight w:val="white"/>
        </w:rPr>
        <w:t xml:space="preserve">  const long totalDays = 365 * (tp-&gt;tm_year - 70) + leapDays + tp-&gt;tm_yday;</w:t>
      </w:r>
    </w:p>
    <w:p w14:paraId="5BE16681" w14:textId="77777777" w:rsidR="00695F7D" w:rsidRPr="00903DBA" w:rsidRDefault="00695F7D" w:rsidP="00695F7D">
      <w:pPr>
        <w:pStyle w:val="Code"/>
        <w:rPr>
          <w:highlight w:val="white"/>
        </w:rPr>
      </w:pPr>
      <w:r w:rsidRPr="00903DBA">
        <w:rPr>
          <w:highlight w:val="white"/>
        </w:rPr>
        <w:t xml:space="preserve">  int yearDaySunday, yearDayMonday;</w:t>
      </w:r>
    </w:p>
    <w:p w14:paraId="0F8F96A4" w14:textId="77777777" w:rsidR="00E77B17" w:rsidRPr="00903DBA" w:rsidRDefault="00E77B17" w:rsidP="005C6E47">
      <w:pPr>
        <w:pStyle w:val="Code"/>
        <w:rPr>
          <w:highlight w:val="white"/>
        </w:rPr>
      </w:pPr>
    </w:p>
    <w:p w14:paraId="1292BF36" w14:textId="77777777" w:rsidR="00E77B17" w:rsidRPr="00903DBA" w:rsidRDefault="00E77B17" w:rsidP="005C6E47">
      <w:pPr>
        <w:pStyle w:val="Code"/>
        <w:rPr>
          <w:highlight w:val="white"/>
        </w:rPr>
      </w:pPr>
      <w:r w:rsidRPr="00903DBA">
        <w:rPr>
          <w:highlight w:val="white"/>
        </w:rPr>
        <w:t xml:space="preserve">  strcpy(s, "");</w:t>
      </w:r>
    </w:p>
    <w:p w14:paraId="22BE45D9" w14:textId="77777777" w:rsidR="00E77B17" w:rsidRPr="00903DBA" w:rsidRDefault="00E77B17" w:rsidP="005C6E47">
      <w:pPr>
        <w:pStyle w:val="Code"/>
        <w:rPr>
          <w:highlight w:val="white"/>
        </w:rPr>
      </w:pPr>
      <w:r w:rsidRPr="00903DBA">
        <w:rPr>
          <w:highlight w:val="white"/>
        </w:rPr>
        <w:t xml:space="preserve">  shortDayList = (shortDayList != NULL)</w:t>
      </w:r>
    </w:p>
    <w:p w14:paraId="788A5764" w14:textId="77777777" w:rsidR="00E77B17" w:rsidRPr="00903DBA" w:rsidRDefault="00E77B17" w:rsidP="005C6E47">
      <w:pPr>
        <w:pStyle w:val="Code"/>
        <w:rPr>
          <w:highlight w:val="white"/>
        </w:rPr>
      </w:pPr>
      <w:r w:rsidRPr="00903DBA">
        <w:rPr>
          <w:highlight w:val="white"/>
        </w:rPr>
        <w:t xml:space="preserve">                 ? shortDayList : g_defaultShortDayList;</w:t>
      </w:r>
    </w:p>
    <w:p w14:paraId="6E47950E" w14:textId="77777777" w:rsidR="00E77B17" w:rsidRPr="00903DBA" w:rsidRDefault="00E77B17" w:rsidP="005C6E47">
      <w:pPr>
        <w:pStyle w:val="Code"/>
        <w:rPr>
          <w:highlight w:val="white"/>
        </w:rPr>
      </w:pPr>
      <w:r w:rsidRPr="00903DBA">
        <w:rPr>
          <w:highlight w:val="white"/>
        </w:rPr>
        <w:t xml:space="preserve">  longDayList = (longDayList != NULL) ? longDayList : g_defaultLongDayList;</w:t>
      </w:r>
    </w:p>
    <w:p w14:paraId="4B2E327F" w14:textId="77777777" w:rsidR="00E77B17" w:rsidRPr="00903DBA" w:rsidRDefault="00E77B17" w:rsidP="005C6E47">
      <w:pPr>
        <w:pStyle w:val="Code"/>
        <w:rPr>
          <w:highlight w:val="white"/>
        </w:rPr>
      </w:pPr>
      <w:r w:rsidRPr="00903DBA">
        <w:rPr>
          <w:highlight w:val="white"/>
        </w:rPr>
        <w:t xml:space="preserve">  shortMonthList = (shortMonthList != NULL)</w:t>
      </w:r>
    </w:p>
    <w:p w14:paraId="46540814" w14:textId="77777777" w:rsidR="00E77B17" w:rsidRPr="00903DBA" w:rsidRDefault="00E77B17" w:rsidP="005C6E47">
      <w:pPr>
        <w:pStyle w:val="Code"/>
        <w:rPr>
          <w:highlight w:val="white"/>
        </w:rPr>
      </w:pPr>
      <w:r w:rsidRPr="00903DBA">
        <w:rPr>
          <w:highlight w:val="white"/>
        </w:rPr>
        <w:t xml:space="preserve">                   ? shortMonthList : g_defaultShortMonthList;</w:t>
      </w:r>
    </w:p>
    <w:p w14:paraId="20C6CE38" w14:textId="77777777" w:rsidR="00E77B17" w:rsidRPr="00903DBA" w:rsidRDefault="00E77B17" w:rsidP="005C6E47">
      <w:pPr>
        <w:pStyle w:val="Code"/>
        <w:rPr>
          <w:highlight w:val="white"/>
        </w:rPr>
      </w:pPr>
      <w:r w:rsidRPr="00903DBA">
        <w:rPr>
          <w:highlight w:val="white"/>
        </w:rPr>
        <w:t xml:space="preserve">  longMonthList = (longMonthList != NULL) </w:t>
      </w:r>
    </w:p>
    <w:p w14:paraId="05E203DA" w14:textId="77777777" w:rsidR="00E77B17" w:rsidRPr="00903DBA" w:rsidRDefault="00E77B17" w:rsidP="005C6E47">
      <w:pPr>
        <w:pStyle w:val="Code"/>
        <w:rPr>
          <w:highlight w:val="white"/>
        </w:rPr>
      </w:pPr>
      <w:r w:rsidRPr="00903DBA">
        <w:rPr>
          <w:highlight w:val="white"/>
        </w:rPr>
        <w:t xml:space="preserve">                  ? longMonthList : g_defaultLongMonthList;</w:t>
      </w:r>
    </w:p>
    <w:p w14:paraId="4ABA7CF0" w14:textId="77777777" w:rsidR="00E77B17" w:rsidRPr="00903DBA" w:rsidRDefault="00E77B17" w:rsidP="005C6E47">
      <w:pPr>
        <w:pStyle w:val="Code"/>
        <w:rPr>
          <w:highlight w:val="white"/>
        </w:rPr>
      </w:pPr>
    </w:p>
    <w:p w14:paraId="6F57EC9C" w14:textId="77777777" w:rsidR="00E77B17" w:rsidRPr="00903DBA" w:rsidRDefault="00E77B17" w:rsidP="005C6E47">
      <w:pPr>
        <w:pStyle w:val="Code"/>
        <w:rPr>
          <w:highlight w:val="white"/>
        </w:rPr>
      </w:pPr>
      <w:r w:rsidRPr="00903DBA">
        <w:rPr>
          <w:highlight w:val="white"/>
        </w:rPr>
        <w:t xml:space="preserve">  // January 1, 1970, was a Thursday</w:t>
      </w:r>
    </w:p>
    <w:p w14:paraId="565DEEA7" w14:textId="77777777" w:rsidR="00E77B17" w:rsidRPr="00903DBA" w:rsidRDefault="00E77B17" w:rsidP="005C6E47">
      <w:pPr>
        <w:pStyle w:val="Code"/>
        <w:rPr>
          <w:highlight w:val="white"/>
        </w:rPr>
      </w:pPr>
      <w:r w:rsidRPr="00903DBA">
        <w:rPr>
          <w:highlight w:val="white"/>
        </w:rPr>
        <w:t xml:space="preserve">  if (totalDays &lt; 3) {</w:t>
      </w:r>
    </w:p>
    <w:p w14:paraId="6C9962F1" w14:textId="77777777" w:rsidR="00E77B17" w:rsidRPr="00903DBA" w:rsidRDefault="00E77B17" w:rsidP="005C6E47">
      <w:pPr>
        <w:pStyle w:val="Code"/>
        <w:rPr>
          <w:highlight w:val="white"/>
        </w:rPr>
      </w:pPr>
      <w:r w:rsidRPr="00903DBA">
        <w:rPr>
          <w:highlight w:val="white"/>
        </w:rPr>
        <w:t xml:space="preserve">    yearDaySunday = totalDays + 4;</w:t>
      </w:r>
    </w:p>
    <w:p w14:paraId="5375B56E" w14:textId="77777777" w:rsidR="00E77B17" w:rsidRPr="00903DBA" w:rsidRDefault="00E77B17" w:rsidP="005C6E47">
      <w:pPr>
        <w:pStyle w:val="Code"/>
        <w:rPr>
          <w:highlight w:val="white"/>
        </w:rPr>
      </w:pPr>
      <w:r w:rsidRPr="00903DBA">
        <w:rPr>
          <w:highlight w:val="white"/>
        </w:rPr>
        <w:t xml:space="preserve">  }</w:t>
      </w:r>
    </w:p>
    <w:p w14:paraId="65BE1CCB" w14:textId="77777777" w:rsidR="00E77B17" w:rsidRPr="00903DBA" w:rsidRDefault="00E77B17" w:rsidP="005C6E47">
      <w:pPr>
        <w:pStyle w:val="Code"/>
        <w:rPr>
          <w:highlight w:val="white"/>
        </w:rPr>
      </w:pPr>
      <w:r w:rsidRPr="00903DBA">
        <w:rPr>
          <w:highlight w:val="white"/>
        </w:rPr>
        <w:t xml:space="preserve">  else {</w:t>
      </w:r>
    </w:p>
    <w:p w14:paraId="49637DCC" w14:textId="77777777" w:rsidR="00E77B17" w:rsidRPr="00903DBA" w:rsidRDefault="00E77B17" w:rsidP="005C6E47">
      <w:pPr>
        <w:pStyle w:val="Code"/>
        <w:rPr>
          <w:highlight w:val="white"/>
        </w:rPr>
      </w:pPr>
      <w:r w:rsidRPr="00903DBA">
        <w:rPr>
          <w:highlight w:val="white"/>
        </w:rPr>
        <w:t xml:space="preserve">    yearDaySunday = (totalDays - 3) % 7;</w:t>
      </w:r>
    </w:p>
    <w:p w14:paraId="08DDE416" w14:textId="77777777" w:rsidR="00E77B17" w:rsidRPr="00903DBA" w:rsidRDefault="00E77B17" w:rsidP="005C6E47">
      <w:pPr>
        <w:pStyle w:val="Code"/>
        <w:rPr>
          <w:highlight w:val="white"/>
        </w:rPr>
      </w:pPr>
      <w:r w:rsidRPr="00903DBA">
        <w:rPr>
          <w:highlight w:val="white"/>
        </w:rPr>
        <w:t xml:space="preserve">  }</w:t>
      </w:r>
    </w:p>
    <w:p w14:paraId="4383E5D3" w14:textId="77777777" w:rsidR="00E77B17" w:rsidRPr="00903DBA" w:rsidRDefault="00E77B17" w:rsidP="005C6E47">
      <w:pPr>
        <w:pStyle w:val="Code"/>
        <w:rPr>
          <w:highlight w:val="white"/>
        </w:rPr>
      </w:pPr>
    </w:p>
    <w:p w14:paraId="3614B495" w14:textId="77777777" w:rsidR="00E77B17" w:rsidRPr="00903DBA" w:rsidRDefault="00E77B17" w:rsidP="005C6E47">
      <w:pPr>
        <w:pStyle w:val="Code"/>
        <w:rPr>
          <w:highlight w:val="white"/>
        </w:rPr>
      </w:pPr>
      <w:r w:rsidRPr="00903DBA">
        <w:rPr>
          <w:highlight w:val="white"/>
        </w:rPr>
        <w:t xml:space="preserve">  if (totalDays &lt; 4) {</w:t>
      </w:r>
    </w:p>
    <w:p w14:paraId="5360854E" w14:textId="77777777" w:rsidR="00E77B17" w:rsidRPr="00903DBA" w:rsidRDefault="00E77B17" w:rsidP="005C6E47">
      <w:pPr>
        <w:pStyle w:val="Code"/>
        <w:rPr>
          <w:highlight w:val="white"/>
        </w:rPr>
      </w:pPr>
      <w:r w:rsidRPr="00903DBA">
        <w:rPr>
          <w:highlight w:val="white"/>
        </w:rPr>
        <w:t xml:space="preserve">    yearDayMonday = totalDays + 3;</w:t>
      </w:r>
    </w:p>
    <w:p w14:paraId="38E6DE9F" w14:textId="77777777" w:rsidR="00E77B17" w:rsidRPr="00903DBA" w:rsidRDefault="00E77B17" w:rsidP="005C6E47">
      <w:pPr>
        <w:pStyle w:val="Code"/>
        <w:rPr>
          <w:highlight w:val="white"/>
        </w:rPr>
      </w:pPr>
      <w:r w:rsidRPr="00903DBA">
        <w:rPr>
          <w:highlight w:val="white"/>
        </w:rPr>
        <w:t xml:space="preserve">  }</w:t>
      </w:r>
    </w:p>
    <w:p w14:paraId="0BF75913" w14:textId="77777777" w:rsidR="00E77B17" w:rsidRPr="00903DBA" w:rsidRDefault="00E77B17" w:rsidP="005C6E47">
      <w:pPr>
        <w:pStyle w:val="Code"/>
        <w:rPr>
          <w:highlight w:val="white"/>
        </w:rPr>
      </w:pPr>
      <w:r w:rsidRPr="00903DBA">
        <w:rPr>
          <w:highlight w:val="white"/>
        </w:rPr>
        <w:t xml:space="preserve">  else {</w:t>
      </w:r>
    </w:p>
    <w:p w14:paraId="2B20E32E" w14:textId="77777777" w:rsidR="00E77B17" w:rsidRPr="00903DBA" w:rsidRDefault="00E77B17" w:rsidP="005C6E47">
      <w:pPr>
        <w:pStyle w:val="Code"/>
        <w:rPr>
          <w:highlight w:val="white"/>
        </w:rPr>
      </w:pPr>
      <w:r w:rsidRPr="00903DBA">
        <w:rPr>
          <w:highlight w:val="white"/>
        </w:rPr>
        <w:t xml:space="preserve">    yearDayMonday = (totalDays - 4) % 7;</w:t>
      </w:r>
    </w:p>
    <w:p w14:paraId="27B814CF" w14:textId="77777777" w:rsidR="00E77B17" w:rsidRPr="00903DBA" w:rsidRDefault="00E77B17" w:rsidP="005C6E47">
      <w:pPr>
        <w:pStyle w:val="Code"/>
        <w:rPr>
          <w:highlight w:val="white"/>
        </w:rPr>
      </w:pPr>
      <w:r w:rsidRPr="00903DBA">
        <w:rPr>
          <w:highlight w:val="white"/>
        </w:rPr>
        <w:t xml:space="preserve">  }</w:t>
      </w:r>
    </w:p>
    <w:p w14:paraId="5C030C69" w14:textId="77777777" w:rsidR="00E77B17" w:rsidRPr="00903DBA" w:rsidRDefault="00E77B17" w:rsidP="005C6E47">
      <w:pPr>
        <w:pStyle w:val="Code"/>
        <w:rPr>
          <w:highlight w:val="white"/>
        </w:rPr>
      </w:pPr>
    </w:p>
    <w:p w14:paraId="7BFFEF5C" w14:textId="77777777" w:rsidR="00E77B17" w:rsidRPr="00903DBA" w:rsidRDefault="00E77B17" w:rsidP="005C6E47">
      <w:pPr>
        <w:pStyle w:val="Code"/>
        <w:rPr>
          <w:highlight w:val="white"/>
        </w:rPr>
      </w:pPr>
      <w:r w:rsidRPr="00903DBA">
        <w:rPr>
          <w:highlight w:val="white"/>
        </w:rPr>
        <w:t xml:space="preserve">  { int index;</w:t>
      </w:r>
    </w:p>
    <w:p w14:paraId="248E86BF" w14:textId="77777777" w:rsidR="00E77B17" w:rsidRPr="00903DBA" w:rsidRDefault="00E77B17" w:rsidP="005C6E47">
      <w:pPr>
        <w:pStyle w:val="Code"/>
        <w:rPr>
          <w:highlight w:val="white"/>
        </w:rPr>
      </w:pPr>
      <w:r w:rsidRPr="00903DBA">
        <w:rPr>
          <w:highlight w:val="white"/>
        </w:rPr>
        <w:t xml:space="preserve">    for (index = 0; fmt[index] != '\0'; ++index) {</w:t>
      </w:r>
    </w:p>
    <w:p w14:paraId="0AD41DA3" w14:textId="77777777" w:rsidR="00E77B17" w:rsidRPr="00903DBA" w:rsidRDefault="00E77B17" w:rsidP="005C6E47">
      <w:pPr>
        <w:pStyle w:val="Code"/>
        <w:rPr>
          <w:highlight w:val="white"/>
        </w:rPr>
      </w:pPr>
      <w:r w:rsidRPr="00903DBA">
        <w:rPr>
          <w:highlight w:val="white"/>
        </w:rPr>
        <w:t xml:space="preserve">      char add[20];</w:t>
      </w:r>
    </w:p>
    <w:p w14:paraId="0681BE4D" w14:textId="77777777" w:rsidR="00E77B17" w:rsidRPr="00903DBA" w:rsidRDefault="00E77B17" w:rsidP="005C6E47">
      <w:pPr>
        <w:pStyle w:val="Code"/>
        <w:rPr>
          <w:highlight w:val="white"/>
        </w:rPr>
      </w:pPr>
    </w:p>
    <w:p w14:paraId="3A6E3969" w14:textId="77777777" w:rsidR="00E77B17" w:rsidRPr="00903DBA" w:rsidRDefault="00E77B17" w:rsidP="005C6E47">
      <w:pPr>
        <w:pStyle w:val="Code"/>
        <w:rPr>
          <w:highlight w:val="white"/>
        </w:rPr>
      </w:pPr>
      <w:r w:rsidRPr="00903DBA">
        <w:rPr>
          <w:highlight w:val="white"/>
        </w:rPr>
        <w:t xml:space="preserve">      if (fmt[index] == '%') {</w:t>
      </w:r>
    </w:p>
    <w:p w14:paraId="319D35C8" w14:textId="77777777" w:rsidR="00E77B17" w:rsidRPr="00903DBA" w:rsidRDefault="00E77B17" w:rsidP="005C6E47">
      <w:pPr>
        <w:pStyle w:val="Code"/>
        <w:rPr>
          <w:highlight w:val="white"/>
        </w:rPr>
      </w:pPr>
      <w:r w:rsidRPr="00903DBA">
        <w:rPr>
          <w:highlight w:val="white"/>
        </w:rPr>
        <w:t xml:space="preserve">        switch (fmt[++index]) {</w:t>
      </w:r>
    </w:p>
    <w:p w14:paraId="7724FBD1" w14:textId="77777777" w:rsidR="00E77B17" w:rsidRPr="00903DBA" w:rsidRDefault="00E77B17" w:rsidP="005C6E47">
      <w:pPr>
        <w:pStyle w:val="Code"/>
        <w:rPr>
          <w:highlight w:val="white"/>
        </w:rPr>
      </w:pPr>
      <w:r w:rsidRPr="00903DBA">
        <w:rPr>
          <w:highlight w:val="white"/>
        </w:rPr>
        <w:t xml:space="preserve">          case 'a':</w:t>
      </w:r>
    </w:p>
    <w:p w14:paraId="60DD69AD" w14:textId="77777777" w:rsidR="00E77B17" w:rsidRPr="00903DBA" w:rsidRDefault="00E77B17" w:rsidP="005C6E47">
      <w:pPr>
        <w:pStyle w:val="Code"/>
        <w:rPr>
          <w:highlight w:val="white"/>
        </w:rPr>
      </w:pPr>
      <w:r w:rsidRPr="00903DBA">
        <w:rPr>
          <w:highlight w:val="white"/>
        </w:rPr>
        <w:t xml:space="preserve">            strcpy(add, shortDayList[tp-&gt;tm_wday]);</w:t>
      </w:r>
    </w:p>
    <w:p w14:paraId="292BE94A" w14:textId="77777777" w:rsidR="00E77B17" w:rsidRPr="00903DBA" w:rsidRDefault="00E77B17" w:rsidP="005C6E47">
      <w:pPr>
        <w:pStyle w:val="Code"/>
        <w:rPr>
          <w:highlight w:val="white"/>
        </w:rPr>
      </w:pPr>
      <w:r w:rsidRPr="00903DBA">
        <w:rPr>
          <w:highlight w:val="white"/>
        </w:rPr>
        <w:t xml:space="preserve">            break;</w:t>
      </w:r>
    </w:p>
    <w:p w14:paraId="14A194C0" w14:textId="77777777" w:rsidR="00E77B17" w:rsidRPr="00903DBA" w:rsidRDefault="00E77B17" w:rsidP="00E77B17">
      <w:pPr>
        <w:pStyle w:val="Code"/>
        <w:rPr>
          <w:highlight w:val="white"/>
        </w:rPr>
      </w:pPr>
    </w:p>
    <w:p w14:paraId="15D44D90" w14:textId="77777777" w:rsidR="00E77B17" w:rsidRPr="00903DBA" w:rsidRDefault="00E77B17" w:rsidP="00E77B17">
      <w:pPr>
        <w:pStyle w:val="Code"/>
        <w:rPr>
          <w:highlight w:val="white"/>
        </w:rPr>
      </w:pPr>
      <w:r w:rsidRPr="00903DBA">
        <w:rPr>
          <w:highlight w:val="white"/>
        </w:rPr>
        <w:t xml:space="preserve">          case 'A':</w:t>
      </w:r>
    </w:p>
    <w:p w14:paraId="0CB04F8D" w14:textId="77777777" w:rsidR="00E77B17" w:rsidRPr="00903DBA" w:rsidRDefault="00E77B17" w:rsidP="00E77B17">
      <w:pPr>
        <w:pStyle w:val="Code"/>
        <w:rPr>
          <w:highlight w:val="white"/>
        </w:rPr>
      </w:pPr>
      <w:r w:rsidRPr="00903DBA">
        <w:rPr>
          <w:highlight w:val="white"/>
        </w:rPr>
        <w:t xml:space="preserve">            strcpy(add, longDayList[tp-&gt;tm_wday]);</w:t>
      </w:r>
    </w:p>
    <w:p w14:paraId="62E89D93" w14:textId="77777777" w:rsidR="00E77B17" w:rsidRPr="00903DBA" w:rsidRDefault="00E77B17" w:rsidP="00E77B17">
      <w:pPr>
        <w:pStyle w:val="Code"/>
        <w:rPr>
          <w:highlight w:val="white"/>
        </w:rPr>
      </w:pPr>
      <w:r w:rsidRPr="00903DBA">
        <w:rPr>
          <w:highlight w:val="white"/>
        </w:rPr>
        <w:t xml:space="preserve">            break;</w:t>
      </w:r>
    </w:p>
    <w:p w14:paraId="10F209F0" w14:textId="77777777" w:rsidR="00E77B17" w:rsidRPr="00903DBA" w:rsidRDefault="00E77B17" w:rsidP="00E77B17">
      <w:pPr>
        <w:pStyle w:val="Code"/>
        <w:rPr>
          <w:highlight w:val="white"/>
        </w:rPr>
      </w:pPr>
    </w:p>
    <w:p w14:paraId="3074077E" w14:textId="77777777" w:rsidR="00E77B17" w:rsidRPr="00903DBA" w:rsidRDefault="00E77B17" w:rsidP="00E77B17">
      <w:pPr>
        <w:pStyle w:val="Code"/>
        <w:rPr>
          <w:highlight w:val="white"/>
        </w:rPr>
      </w:pPr>
      <w:r w:rsidRPr="00903DBA">
        <w:rPr>
          <w:highlight w:val="white"/>
        </w:rPr>
        <w:t xml:space="preserve">          case 'b':</w:t>
      </w:r>
    </w:p>
    <w:p w14:paraId="6E50354D" w14:textId="77777777" w:rsidR="00E77B17" w:rsidRPr="00903DBA" w:rsidRDefault="00E77B17" w:rsidP="00E77B17">
      <w:pPr>
        <w:pStyle w:val="Code"/>
        <w:rPr>
          <w:highlight w:val="white"/>
        </w:rPr>
      </w:pPr>
      <w:r w:rsidRPr="00903DBA">
        <w:rPr>
          <w:highlight w:val="white"/>
        </w:rPr>
        <w:t xml:space="preserve">            strcpy(add, shortMonthList[tp-&gt;tm_mon]);</w:t>
      </w:r>
    </w:p>
    <w:p w14:paraId="1619C496" w14:textId="77777777" w:rsidR="00E77B17" w:rsidRPr="00903DBA" w:rsidRDefault="00E77B17" w:rsidP="00E77B17">
      <w:pPr>
        <w:pStyle w:val="Code"/>
        <w:rPr>
          <w:highlight w:val="white"/>
        </w:rPr>
      </w:pPr>
      <w:r w:rsidRPr="00903DBA">
        <w:rPr>
          <w:highlight w:val="white"/>
        </w:rPr>
        <w:t xml:space="preserve">            break;</w:t>
      </w:r>
    </w:p>
    <w:p w14:paraId="75975A79" w14:textId="77777777" w:rsidR="00E77B17" w:rsidRPr="00903DBA" w:rsidRDefault="00E77B17" w:rsidP="00E77B17">
      <w:pPr>
        <w:pStyle w:val="Code"/>
        <w:rPr>
          <w:highlight w:val="white"/>
        </w:rPr>
      </w:pPr>
    </w:p>
    <w:p w14:paraId="4A76C5B3" w14:textId="77777777" w:rsidR="00E77B17" w:rsidRPr="00903DBA" w:rsidRDefault="00E77B17" w:rsidP="00E77B17">
      <w:pPr>
        <w:pStyle w:val="Code"/>
        <w:rPr>
          <w:highlight w:val="white"/>
        </w:rPr>
      </w:pPr>
      <w:r w:rsidRPr="00903DBA">
        <w:rPr>
          <w:highlight w:val="white"/>
        </w:rPr>
        <w:t xml:space="preserve">          case 'B':</w:t>
      </w:r>
    </w:p>
    <w:p w14:paraId="498B33AD" w14:textId="77777777" w:rsidR="00E77B17" w:rsidRPr="00903DBA" w:rsidRDefault="00E77B17" w:rsidP="00E77B17">
      <w:pPr>
        <w:pStyle w:val="Code"/>
        <w:rPr>
          <w:highlight w:val="white"/>
        </w:rPr>
      </w:pPr>
      <w:r w:rsidRPr="00903DBA">
        <w:rPr>
          <w:highlight w:val="white"/>
        </w:rPr>
        <w:t xml:space="preserve">            strcpy(add, longMonthList[tp-&gt;tm_mon]);</w:t>
      </w:r>
    </w:p>
    <w:p w14:paraId="7C4A50E8" w14:textId="77777777" w:rsidR="00E77B17" w:rsidRPr="00903DBA" w:rsidRDefault="00E77B17" w:rsidP="00E77B17">
      <w:pPr>
        <w:pStyle w:val="Code"/>
        <w:rPr>
          <w:highlight w:val="white"/>
        </w:rPr>
      </w:pPr>
      <w:r w:rsidRPr="00903DBA">
        <w:rPr>
          <w:highlight w:val="white"/>
        </w:rPr>
        <w:lastRenderedPageBreak/>
        <w:t xml:space="preserve">            break;</w:t>
      </w:r>
    </w:p>
    <w:p w14:paraId="4A0EC50C" w14:textId="77777777" w:rsidR="00E77B17" w:rsidRPr="00903DBA" w:rsidRDefault="00E77B17" w:rsidP="00E77B17">
      <w:pPr>
        <w:pStyle w:val="Code"/>
        <w:rPr>
          <w:highlight w:val="white"/>
        </w:rPr>
      </w:pPr>
    </w:p>
    <w:p w14:paraId="33AA4570" w14:textId="77777777" w:rsidR="00E77B17" w:rsidRPr="00903DBA" w:rsidRDefault="00E77B17" w:rsidP="00E77B17">
      <w:pPr>
        <w:pStyle w:val="Code"/>
        <w:rPr>
          <w:highlight w:val="white"/>
        </w:rPr>
      </w:pPr>
      <w:r w:rsidRPr="00903DBA">
        <w:rPr>
          <w:highlight w:val="white"/>
        </w:rPr>
        <w:t xml:space="preserve">          case 'c':</w:t>
      </w:r>
    </w:p>
    <w:p w14:paraId="263698A1" w14:textId="77777777" w:rsidR="00E77B17" w:rsidRPr="00903DBA" w:rsidRDefault="00E77B17" w:rsidP="00E77B17">
      <w:pPr>
        <w:pStyle w:val="Code"/>
        <w:rPr>
          <w:highlight w:val="white"/>
        </w:rPr>
      </w:pPr>
      <w:r w:rsidRPr="00903DBA">
        <w:rPr>
          <w:highlight w:val="white"/>
        </w:rPr>
        <w:t xml:space="preserve">            sprintf(add, "%04d-%02d-%02d %02d:%02d:%02d",</w:t>
      </w:r>
    </w:p>
    <w:p w14:paraId="178A2225" w14:textId="77777777" w:rsidR="00E77B17" w:rsidRPr="00903DBA" w:rsidRDefault="00E77B17" w:rsidP="00E77B17">
      <w:pPr>
        <w:pStyle w:val="Code"/>
        <w:rPr>
          <w:highlight w:val="white"/>
        </w:rPr>
      </w:pPr>
      <w:r w:rsidRPr="00903DBA">
        <w:rPr>
          <w:highlight w:val="white"/>
        </w:rPr>
        <w:t xml:space="preserve">                    1900 + tp-&gt;tm_year, tp-&gt;tm_mon + 1, tp-&gt;tm_mday,</w:t>
      </w:r>
    </w:p>
    <w:p w14:paraId="294CAE20" w14:textId="77777777" w:rsidR="00E77B17" w:rsidRPr="00903DBA" w:rsidRDefault="00E77B17" w:rsidP="00E77B17">
      <w:pPr>
        <w:pStyle w:val="Code"/>
        <w:rPr>
          <w:highlight w:val="white"/>
        </w:rPr>
      </w:pPr>
      <w:r w:rsidRPr="00903DBA">
        <w:rPr>
          <w:highlight w:val="white"/>
        </w:rPr>
        <w:t xml:space="preserve">                    tp-&gt;tm_hour, tp-&gt;tm_min, tp-&gt;tm_sec); </w:t>
      </w:r>
    </w:p>
    <w:p w14:paraId="7DC0BC71" w14:textId="77777777" w:rsidR="00E77B17" w:rsidRPr="00903DBA" w:rsidRDefault="00E77B17" w:rsidP="00E77B17">
      <w:pPr>
        <w:pStyle w:val="Code"/>
        <w:rPr>
          <w:highlight w:val="white"/>
        </w:rPr>
      </w:pPr>
      <w:r w:rsidRPr="00903DBA">
        <w:rPr>
          <w:highlight w:val="white"/>
        </w:rPr>
        <w:t xml:space="preserve">            break;</w:t>
      </w:r>
    </w:p>
    <w:p w14:paraId="660A2B71" w14:textId="77777777" w:rsidR="00E77B17" w:rsidRPr="00903DBA" w:rsidRDefault="00E77B17" w:rsidP="00E77B17">
      <w:pPr>
        <w:pStyle w:val="Code"/>
        <w:rPr>
          <w:highlight w:val="white"/>
        </w:rPr>
      </w:pPr>
    </w:p>
    <w:p w14:paraId="2F317993" w14:textId="77777777" w:rsidR="00E77B17" w:rsidRPr="00903DBA" w:rsidRDefault="00E77B17" w:rsidP="00E77B17">
      <w:pPr>
        <w:pStyle w:val="Code"/>
        <w:rPr>
          <w:highlight w:val="white"/>
        </w:rPr>
      </w:pPr>
      <w:r w:rsidRPr="00903DBA">
        <w:rPr>
          <w:highlight w:val="white"/>
        </w:rPr>
        <w:t xml:space="preserve">          case 'd':</w:t>
      </w:r>
    </w:p>
    <w:p w14:paraId="1811C8FB" w14:textId="77777777" w:rsidR="00E77B17" w:rsidRPr="00903DBA" w:rsidRDefault="00E77B17" w:rsidP="00E77B17">
      <w:pPr>
        <w:pStyle w:val="Code"/>
        <w:rPr>
          <w:highlight w:val="white"/>
        </w:rPr>
      </w:pPr>
      <w:r w:rsidRPr="00903DBA">
        <w:rPr>
          <w:highlight w:val="white"/>
        </w:rPr>
        <w:t xml:space="preserve">            sprintf(add, "%02d", tp-&gt;tm_mday);</w:t>
      </w:r>
    </w:p>
    <w:p w14:paraId="7D581115" w14:textId="77777777" w:rsidR="00E77B17" w:rsidRPr="00903DBA" w:rsidRDefault="00E77B17" w:rsidP="00E77B17">
      <w:pPr>
        <w:pStyle w:val="Code"/>
        <w:rPr>
          <w:highlight w:val="white"/>
        </w:rPr>
      </w:pPr>
      <w:r w:rsidRPr="00903DBA">
        <w:rPr>
          <w:highlight w:val="white"/>
        </w:rPr>
        <w:t xml:space="preserve">            break;</w:t>
      </w:r>
    </w:p>
    <w:p w14:paraId="369452E8" w14:textId="77777777" w:rsidR="00E77B17" w:rsidRPr="00903DBA" w:rsidRDefault="00E77B17" w:rsidP="00E77B17">
      <w:pPr>
        <w:pStyle w:val="Code"/>
        <w:rPr>
          <w:highlight w:val="white"/>
        </w:rPr>
      </w:pPr>
    </w:p>
    <w:p w14:paraId="733D66EB" w14:textId="77777777" w:rsidR="00E77B17" w:rsidRPr="00903DBA" w:rsidRDefault="00E77B17" w:rsidP="00E77B17">
      <w:pPr>
        <w:pStyle w:val="Code"/>
        <w:rPr>
          <w:highlight w:val="white"/>
        </w:rPr>
      </w:pPr>
      <w:r w:rsidRPr="00903DBA">
        <w:rPr>
          <w:highlight w:val="white"/>
        </w:rPr>
        <w:t xml:space="preserve">          case 'H':</w:t>
      </w:r>
    </w:p>
    <w:p w14:paraId="15A24101" w14:textId="77777777" w:rsidR="00E77B17" w:rsidRPr="00903DBA" w:rsidRDefault="00E77B17" w:rsidP="00E77B17">
      <w:pPr>
        <w:pStyle w:val="Code"/>
        <w:rPr>
          <w:highlight w:val="white"/>
        </w:rPr>
      </w:pPr>
      <w:r w:rsidRPr="00903DBA">
        <w:rPr>
          <w:highlight w:val="white"/>
        </w:rPr>
        <w:t xml:space="preserve">            sprintf(add, "%02d", tp-&gt;tm_hour);</w:t>
      </w:r>
    </w:p>
    <w:p w14:paraId="0CA4921E" w14:textId="77777777" w:rsidR="00E77B17" w:rsidRPr="00903DBA" w:rsidRDefault="00E77B17" w:rsidP="00E77B17">
      <w:pPr>
        <w:pStyle w:val="Code"/>
        <w:rPr>
          <w:highlight w:val="white"/>
        </w:rPr>
      </w:pPr>
      <w:r w:rsidRPr="00903DBA">
        <w:rPr>
          <w:highlight w:val="white"/>
        </w:rPr>
        <w:t xml:space="preserve">            break;</w:t>
      </w:r>
    </w:p>
    <w:p w14:paraId="208638B4" w14:textId="77777777" w:rsidR="00E77B17" w:rsidRPr="00903DBA" w:rsidRDefault="00E77B17" w:rsidP="00E77B17">
      <w:pPr>
        <w:pStyle w:val="Code"/>
        <w:rPr>
          <w:highlight w:val="white"/>
        </w:rPr>
      </w:pPr>
    </w:p>
    <w:p w14:paraId="583A26E2" w14:textId="77777777" w:rsidR="00E77B17" w:rsidRPr="00903DBA" w:rsidRDefault="00E77B17" w:rsidP="00E77B17">
      <w:pPr>
        <w:pStyle w:val="Code"/>
        <w:rPr>
          <w:highlight w:val="white"/>
        </w:rPr>
      </w:pPr>
      <w:r w:rsidRPr="00903DBA">
        <w:rPr>
          <w:highlight w:val="white"/>
        </w:rPr>
        <w:t xml:space="preserve">          case 'I':</w:t>
      </w:r>
    </w:p>
    <w:p w14:paraId="49F28F9B" w14:textId="77777777" w:rsidR="00E77B17" w:rsidRPr="00903DBA" w:rsidRDefault="00E77B17" w:rsidP="00E77B17">
      <w:pPr>
        <w:pStyle w:val="Code"/>
        <w:rPr>
          <w:highlight w:val="white"/>
        </w:rPr>
      </w:pPr>
      <w:r w:rsidRPr="00903DBA">
        <w:rPr>
          <w:highlight w:val="white"/>
        </w:rPr>
        <w:t xml:space="preserve">            sprintf(add, "%02d", tp-&gt;tm_hour % 12);</w:t>
      </w:r>
    </w:p>
    <w:p w14:paraId="797C0F89" w14:textId="77777777" w:rsidR="00E77B17" w:rsidRPr="00903DBA" w:rsidRDefault="00E77B17" w:rsidP="00E77B17">
      <w:pPr>
        <w:pStyle w:val="Code"/>
        <w:rPr>
          <w:highlight w:val="white"/>
        </w:rPr>
      </w:pPr>
      <w:r w:rsidRPr="00903DBA">
        <w:rPr>
          <w:highlight w:val="white"/>
        </w:rPr>
        <w:t xml:space="preserve">            break;</w:t>
      </w:r>
    </w:p>
    <w:p w14:paraId="276CFFFE" w14:textId="77777777" w:rsidR="00E77B17" w:rsidRPr="00903DBA" w:rsidRDefault="00E77B17" w:rsidP="00E77B17">
      <w:pPr>
        <w:pStyle w:val="Code"/>
        <w:rPr>
          <w:highlight w:val="white"/>
        </w:rPr>
      </w:pPr>
    </w:p>
    <w:p w14:paraId="1BA58B9E" w14:textId="77777777" w:rsidR="00E77B17" w:rsidRPr="00903DBA" w:rsidRDefault="00E77B17" w:rsidP="00E77B17">
      <w:pPr>
        <w:pStyle w:val="Code"/>
        <w:rPr>
          <w:highlight w:val="white"/>
        </w:rPr>
      </w:pPr>
      <w:r w:rsidRPr="00903DBA">
        <w:rPr>
          <w:highlight w:val="white"/>
        </w:rPr>
        <w:t xml:space="preserve">          case 'j':</w:t>
      </w:r>
    </w:p>
    <w:p w14:paraId="38E9E5CB" w14:textId="77777777" w:rsidR="00E77B17" w:rsidRPr="00903DBA" w:rsidRDefault="00E77B17" w:rsidP="00E77B17">
      <w:pPr>
        <w:pStyle w:val="Code"/>
        <w:rPr>
          <w:highlight w:val="white"/>
        </w:rPr>
      </w:pPr>
      <w:r w:rsidRPr="00903DBA">
        <w:rPr>
          <w:highlight w:val="white"/>
        </w:rPr>
        <w:t xml:space="preserve">            sprintf(add, "%03d", tp-&gt;tm_yday);</w:t>
      </w:r>
    </w:p>
    <w:p w14:paraId="00217BD6" w14:textId="77777777" w:rsidR="00E77B17" w:rsidRPr="00903DBA" w:rsidRDefault="00E77B17" w:rsidP="00E77B17">
      <w:pPr>
        <w:pStyle w:val="Code"/>
        <w:rPr>
          <w:highlight w:val="white"/>
        </w:rPr>
      </w:pPr>
      <w:r w:rsidRPr="00903DBA">
        <w:rPr>
          <w:highlight w:val="white"/>
        </w:rPr>
        <w:t xml:space="preserve">            break;</w:t>
      </w:r>
    </w:p>
    <w:p w14:paraId="1F98611D" w14:textId="77777777" w:rsidR="00E77B17" w:rsidRPr="00903DBA" w:rsidRDefault="00E77B17" w:rsidP="00E77B17">
      <w:pPr>
        <w:pStyle w:val="Code"/>
        <w:rPr>
          <w:highlight w:val="white"/>
        </w:rPr>
      </w:pPr>
    </w:p>
    <w:p w14:paraId="33D25AFF" w14:textId="77777777" w:rsidR="00E77B17" w:rsidRPr="00903DBA" w:rsidRDefault="00E77B17" w:rsidP="00E77B17">
      <w:pPr>
        <w:pStyle w:val="Code"/>
        <w:rPr>
          <w:highlight w:val="white"/>
        </w:rPr>
      </w:pPr>
      <w:r w:rsidRPr="00903DBA">
        <w:rPr>
          <w:highlight w:val="white"/>
        </w:rPr>
        <w:t xml:space="preserve">          case 'm':</w:t>
      </w:r>
    </w:p>
    <w:p w14:paraId="27F9B91D" w14:textId="77777777" w:rsidR="00E77B17" w:rsidRPr="00903DBA" w:rsidRDefault="00E77B17" w:rsidP="00E77B17">
      <w:pPr>
        <w:pStyle w:val="Code"/>
        <w:rPr>
          <w:highlight w:val="white"/>
        </w:rPr>
      </w:pPr>
      <w:r w:rsidRPr="00903DBA">
        <w:rPr>
          <w:highlight w:val="white"/>
        </w:rPr>
        <w:t xml:space="preserve">            sprintf(add, "%02d", tp-&gt;tm_mon + 1);</w:t>
      </w:r>
    </w:p>
    <w:p w14:paraId="323F4429" w14:textId="77777777" w:rsidR="00E77B17" w:rsidRPr="00903DBA" w:rsidRDefault="00E77B17" w:rsidP="00E77B17">
      <w:pPr>
        <w:pStyle w:val="Code"/>
        <w:rPr>
          <w:highlight w:val="white"/>
        </w:rPr>
      </w:pPr>
      <w:r w:rsidRPr="00903DBA">
        <w:rPr>
          <w:highlight w:val="white"/>
        </w:rPr>
        <w:t xml:space="preserve">            break;</w:t>
      </w:r>
    </w:p>
    <w:p w14:paraId="40269C55" w14:textId="77777777" w:rsidR="00E77B17" w:rsidRPr="00903DBA" w:rsidRDefault="00E77B17" w:rsidP="00E77B17">
      <w:pPr>
        <w:pStyle w:val="Code"/>
        <w:rPr>
          <w:highlight w:val="white"/>
        </w:rPr>
      </w:pPr>
    </w:p>
    <w:p w14:paraId="24482EA4" w14:textId="77777777" w:rsidR="00E77B17" w:rsidRPr="00903DBA" w:rsidRDefault="00E77B17" w:rsidP="00E77B17">
      <w:pPr>
        <w:pStyle w:val="Code"/>
        <w:rPr>
          <w:highlight w:val="white"/>
        </w:rPr>
      </w:pPr>
      <w:r w:rsidRPr="00903DBA">
        <w:rPr>
          <w:highlight w:val="white"/>
        </w:rPr>
        <w:t xml:space="preserve">          case 'M':</w:t>
      </w:r>
    </w:p>
    <w:p w14:paraId="0032012E" w14:textId="77777777" w:rsidR="00E77B17" w:rsidRPr="00903DBA" w:rsidRDefault="00E77B17" w:rsidP="00E77B17">
      <w:pPr>
        <w:pStyle w:val="Code"/>
        <w:rPr>
          <w:highlight w:val="white"/>
        </w:rPr>
      </w:pPr>
      <w:r w:rsidRPr="00903DBA">
        <w:rPr>
          <w:highlight w:val="white"/>
        </w:rPr>
        <w:t xml:space="preserve">            sprintf(add, "%02d", tp-&gt;tm_min);</w:t>
      </w:r>
    </w:p>
    <w:p w14:paraId="1963ECA6" w14:textId="77777777" w:rsidR="00E77B17" w:rsidRPr="00903DBA" w:rsidRDefault="00E77B17" w:rsidP="00E77B17">
      <w:pPr>
        <w:pStyle w:val="Code"/>
        <w:rPr>
          <w:highlight w:val="white"/>
        </w:rPr>
      </w:pPr>
      <w:r w:rsidRPr="00903DBA">
        <w:rPr>
          <w:highlight w:val="white"/>
        </w:rPr>
        <w:t xml:space="preserve">            break;</w:t>
      </w:r>
    </w:p>
    <w:p w14:paraId="297A52DB" w14:textId="77777777" w:rsidR="00E77B17" w:rsidRPr="00903DBA" w:rsidRDefault="00E77B17" w:rsidP="00E77B17">
      <w:pPr>
        <w:pStyle w:val="Code"/>
        <w:rPr>
          <w:highlight w:val="white"/>
        </w:rPr>
      </w:pPr>
    </w:p>
    <w:p w14:paraId="54C96664" w14:textId="77777777" w:rsidR="00E77B17" w:rsidRPr="00903DBA" w:rsidRDefault="00E77B17" w:rsidP="00E77B17">
      <w:pPr>
        <w:pStyle w:val="Code"/>
        <w:rPr>
          <w:highlight w:val="white"/>
        </w:rPr>
      </w:pPr>
      <w:r w:rsidRPr="00903DBA">
        <w:rPr>
          <w:highlight w:val="white"/>
        </w:rPr>
        <w:t xml:space="preserve">          case 'p':</w:t>
      </w:r>
    </w:p>
    <w:p w14:paraId="4D69FDA4" w14:textId="77777777" w:rsidR="00E77B17" w:rsidRPr="00903DBA" w:rsidRDefault="00E77B17" w:rsidP="00E77B17">
      <w:pPr>
        <w:pStyle w:val="Code"/>
        <w:rPr>
          <w:highlight w:val="white"/>
        </w:rPr>
      </w:pPr>
      <w:r w:rsidRPr="00903DBA">
        <w:rPr>
          <w:highlight w:val="white"/>
        </w:rPr>
        <w:t xml:space="preserve">            sprintf(add, "%s", (tp-&gt;tm_hour &lt; 12) ? "AM" : "PM");</w:t>
      </w:r>
    </w:p>
    <w:p w14:paraId="76346B52" w14:textId="77777777" w:rsidR="00E77B17" w:rsidRPr="00903DBA" w:rsidRDefault="00E77B17" w:rsidP="00E77B17">
      <w:pPr>
        <w:pStyle w:val="Code"/>
        <w:rPr>
          <w:highlight w:val="white"/>
        </w:rPr>
      </w:pPr>
      <w:r w:rsidRPr="00903DBA">
        <w:rPr>
          <w:highlight w:val="white"/>
        </w:rPr>
        <w:t xml:space="preserve">            break;</w:t>
      </w:r>
    </w:p>
    <w:p w14:paraId="54061476" w14:textId="77777777" w:rsidR="00E77B17" w:rsidRPr="00903DBA" w:rsidRDefault="00E77B17" w:rsidP="00E77B17">
      <w:pPr>
        <w:pStyle w:val="Code"/>
        <w:rPr>
          <w:highlight w:val="white"/>
        </w:rPr>
      </w:pPr>
    </w:p>
    <w:p w14:paraId="084BCD76" w14:textId="77777777" w:rsidR="00E77B17" w:rsidRPr="00903DBA" w:rsidRDefault="00E77B17" w:rsidP="00E77B17">
      <w:pPr>
        <w:pStyle w:val="Code"/>
        <w:rPr>
          <w:highlight w:val="white"/>
        </w:rPr>
      </w:pPr>
      <w:r w:rsidRPr="00903DBA">
        <w:rPr>
          <w:highlight w:val="white"/>
        </w:rPr>
        <w:t xml:space="preserve">          case 'S':</w:t>
      </w:r>
    </w:p>
    <w:p w14:paraId="5F15CC22" w14:textId="77777777" w:rsidR="00E77B17" w:rsidRPr="00903DBA" w:rsidRDefault="00E77B17" w:rsidP="00E77B17">
      <w:pPr>
        <w:pStyle w:val="Code"/>
        <w:rPr>
          <w:highlight w:val="white"/>
        </w:rPr>
      </w:pPr>
      <w:r w:rsidRPr="00903DBA">
        <w:rPr>
          <w:highlight w:val="white"/>
        </w:rPr>
        <w:t xml:space="preserve">            sprintf(add, "%02d", tp-&gt;tm_sec);</w:t>
      </w:r>
    </w:p>
    <w:p w14:paraId="62450AE4" w14:textId="77777777" w:rsidR="00E77B17" w:rsidRPr="00903DBA" w:rsidRDefault="00E77B17" w:rsidP="00E77B17">
      <w:pPr>
        <w:pStyle w:val="Code"/>
        <w:rPr>
          <w:highlight w:val="white"/>
        </w:rPr>
      </w:pPr>
      <w:r w:rsidRPr="00903DBA">
        <w:rPr>
          <w:highlight w:val="white"/>
        </w:rPr>
        <w:t xml:space="preserve">            break;</w:t>
      </w:r>
    </w:p>
    <w:p w14:paraId="0DBFC52B" w14:textId="77777777" w:rsidR="00E77B17" w:rsidRPr="00903DBA" w:rsidRDefault="00E77B17" w:rsidP="00E77B17">
      <w:pPr>
        <w:pStyle w:val="Code"/>
        <w:rPr>
          <w:highlight w:val="white"/>
        </w:rPr>
      </w:pPr>
    </w:p>
    <w:p w14:paraId="10FBAB29" w14:textId="77777777" w:rsidR="00E77B17" w:rsidRPr="00903DBA" w:rsidRDefault="00E77B17" w:rsidP="00E77B17">
      <w:pPr>
        <w:pStyle w:val="Code"/>
        <w:rPr>
          <w:highlight w:val="white"/>
        </w:rPr>
      </w:pPr>
      <w:r w:rsidRPr="00903DBA">
        <w:rPr>
          <w:highlight w:val="white"/>
        </w:rPr>
        <w:t xml:space="preserve">          case 'U':</w:t>
      </w:r>
    </w:p>
    <w:p w14:paraId="21E201A3" w14:textId="77777777" w:rsidR="00E77B17" w:rsidRPr="00903DBA" w:rsidRDefault="00E77B17" w:rsidP="00E77B17">
      <w:pPr>
        <w:pStyle w:val="Code"/>
        <w:rPr>
          <w:highlight w:val="white"/>
        </w:rPr>
      </w:pPr>
      <w:r w:rsidRPr="00903DBA">
        <w:rPr>
          <w:highlight w:val="white"/>
        </w:rPr>
        <w:t xml:space="preserve">            sprintf(add, "%02d", yearDaySunday);</w:t>
      </w:r>
    </w:p>
    <w:p w14:paraId="76659777" w14:textId="77777777" w:rsidR="00E77B17" w:rsidRPr="00903DBA" w:rsidRDefault="00E77B17" w:rsidP="00E77B17">
      <w:pPr>
        <w:pStyle w:val="Code"/>
        <w:rPr>
          <w:highlight w:val="white"/>
        </w:rPr>
      </w:pPr>
      <w:r w:rsidRPr="00903DBA">
        <w:rPr>
          <w:highlight w:val="white"/>
        </w:rPr>
        <w:t xml:space="preserve">            break;</w:t>
      </w:r>
    </w:p>
    <w:p w14:paraId="3270947C" w14:textId="77777777" w:rsidR="00E77B17" w:rsidRPr="00903DBA" w:rsidRDefault="00E77B17" w:rsidP="00E77B17">
      <w:pPr>
        <w:pStyle w:val="Code"/>
        <w:rPr>
          <w:highlight w:val="white"/>
        </w:rPr>
      </w:pPr>
    </w:p>
    <w:p w14:paraId="23FD3463" w14:textId="77777777" w:rsidR="00E77B17" w:rsidRPr="00903DBA" w:rsidRDefault="00E77B17" w:rsidP="00E77B17">
      <w:pPr>
        <w:pStyle w:val="Code"/>
        <w:rPr>
          <w:highlight w:val="white"/>
        </w:rPr>
      </w:pPr>
      <w:r w:rsidRPr="00903DBA">
        <w:rPr>
          <w:highlight w:val="white"/>
        </w:rPr>
        <w:t xml:space="preserve">          case 'w':</w:t>
      </w:r>
    </w:p>
    <w:p w14:paraId="43CF7D8D" w14:textId="77777777" w:rsidR="00E77B17" w:rsidRPr="00903DBA" w:rsidRDefault="00E77B17" w:rsidP="00E77B17">
      <w:pPr>
        <w:pStyle w:val="Code"/>
        <w:rPr>
          <w:highlight w:val="white"/>
        </w:rPr>
      </w:pPr>
      <w:r w:rsidRPr="00903DBA">
        <w:rPr>
          <w:highlight w:val="white"/>
        </w:rPr>
        <w:t xml:space="preserve">            sprintf(add, "%02d", tp-&gt;tm_wday);</w:t>
      </w:r>
    </w:p>
    <w:p w14:paraId="0A105DEC" w14:textId="77777777" w:rsidR="00E77B17" w:rsidRPr="00903DBA" w:rsidRDefault="00E77B17" w:rsidP="00E77B17">
      <w:pPr>
        <w:pStyle w:val="Code"/>
        <w:rPr>
          <w:highlight w:val="white"/>
        </w:rPr>
      </w:pPr>
      <w:r w:rsidRPr="00903DBA">
        <w:rPr>
          <w:highlight w:val="white"/>
        </w:rPr>
        <w:t xml:space="preserve">            break;</w:t>
      </w:r>
    </w:p>
    <w:p w14:paraId="30EFD617" w14:textId="77777777" w:rsidR="00E77B17" w:rsidRPr="00903DBA" w:rsidRDefault="00E77B17" w:rsidP="00E77B17">
      <w:pPr>
        <w:pStyle w:val="Code"/>
        <w:rPr>
          <w:highlight w:val="white"/>
        </w:rPr>
      </w:pPr>
    </w:p>
    <w:p w14:paraId="7BF50266" w14:textId="77777777" w:rsidR="00E77B17" w:rsidRPr="00903DBA" w:rsidRDefault="00E77B17" w:rsidP="00E77B17">
      <w:pPr>
        <w:pStyle w:val="Code"/>
        <w:rPr>
          <w:highlight w:val="white"/>
        </w:rPr>
      </w:pPr>
      <w:r w:rsidRPr="00903DBA">
        <w:rPr>
          <w:highlight w:val="white"/>
        </w:rPr>
        <w:t xml:space="preserve">          case 'W':</w:t>
      </w:r>
    </w:p>
    <w:p w14:paraId="0169FF4A" w14:textId="77777777" w:rsidR="00E77B17" w:rsidRPr="00903DBA" w:rsidRDefault="00E77B17" w:rsidP="00E77B17">
      <w:pPr>
        <w:pStyle w:val="Code"/>
        <w:rPr>
          <w:highlight w:val="white"/>
        </w:rPr>
      </w:pPr>
      <w:r w:rsidRPr="00903DBA">
        <w:rPr>
          <w:highlight w:val="white"/>
        </w:rPr>
        <w:t xml:space="preserve">            sprintf(add, "%02d", yearDayMonday);</w:t>
      </w:r>
    </w:p>
    <w:p w14:paraId="5A7373A7" w14:textId="77777777" w:rsidR="00E77B17" w:rsidRPr="00903DBA" w:rsidRDefault="00E77B17" w:rsidP="00E77B17">
      <w:pPr>
        <w:pStyle w:val="Code"/>
        <w:rPr>
          <w:highlight w:val="white"/>
        </w:rPr>
      </w:pPr>
      <w:r w:rsidRPr="00903DBA">
        <w:rPr>
          <w:highlight w:val="white"/>
        </w:rPr>
        <w:t xml:space="preserve">            break;</w:t>
      </w:r>
    </w:p>
    <w:p w14:paraId="1A28A93C" w14:textId="77777777" w:rsidR="00E77B17" w:rsidRPr="00903DBA" w:rsidRDefault="00E77B17" w:rsidP="00E77B17">
      <w:pPr>
        <w:pStyle w:val="Code"/>
        <w:rPr>
          <w:highlight w:val="white"/>
        </w:rPr>
      </w:pPr>
    </w:p>
    <w:p w14:paraId="24F12064" w14:textId="77777777" w:rsidR="00E77B17" w:rsidRPr="00903DBA" w:rsidRDefault="00E77B17" w:rsidP="00E77B17">
      <w:pPr>
        <w:pStyle w:val="Code"/>
        <w:rPr>
          <w:highlight w:val="white"/>
        </w:rPr>
      </w:pPr>
      <w:r w:rsidRPr="00903DBA">
        <w:rPr>
          <w:highlight w:val="white"/>
        </w:rPr>
        <w:t xml:space="preserve">          case 'x':</w:t>
      </w:r>
    </w:p>
    <w:p w14:paraId="51745BA4" w14:textId="77777777" w:rsidR="00E77B17" w:rsidRPr="00903DBA" w:rsidRDefault="00E77B17" w:rsidP="00E77B17">
      <w:pPr>
        <w:pStyle w:val="Code"/>
        <w:rPr>
          <w:highlight w:val="white"/>
        </w:rPr>
      </w:pPr>
      <w:r w:rsidRPr="00903DBA">
        <w:rPr>
          <w:highlight w:val="white"/>
        </w:rPr>
        <w:t xml:space="preserve">            sprintf(add, "%04d-%02d-%02d", 1900 + tp-&gt;tm_year,</w:t>
      </w:r>
    </w:p>
    <w:p w14:paraId="77EC8F12" w14:textId="77777777" w:rsidR="00E77B17" w:rsidRPr="00903DBA" w:rsidRDefault="00E77B17" w:rsidP="00E77B17">
      <w:pPr>
        <w:pStyle w:val="Code"/>
        <w:rPr>
          <w:highlight w:val="white"/>
        </w:rPr>
      </w:pPr>
      <w:r w:rsidRPr="00903DBA">
        <w:rPr>
          <w:highlight w:val="white"/>
        </w:rPr>
        <w:t xml:space="preserve">                    tp-&gt;tm_mon + 1, tp-&gt;tm_mday);</w:t>
      </w:r>
    </w:p>
    <w:p w14:paraId="4939A657" w14:textId="77777777" w:rsidR="00E77B17" w:rsidRPr="00903DBA" w:rsidRDefault="00E77B17" w:rsidP="00E77B17">
      <w:pPr>
        <w:pStyle w:val="Code"/>
        <w:rPr>
          <w:highlight w:val="white"/>
        </w:rPr>
      </w:pPr>
      <w:r w:rsidRPr="00903DBA">
        <w:rPr>
          <w:highlight w:val="white"/>
        </w:rPr>
        <w:t xml:space="preserve">            break;</w:t>
      </w:r>
    </w:p>
    <w:p w14:paraId="43AF3ABC" w14:textId="77777777" w:rsidR="00E77B17" w:rsidRPr="00903DBA" w:rsidRDefault="00E77B17" w:rsidP="00E77B17">
      <w:pPr>
        <w:pStyle w:val="Code"/>
        <w:rPr>
          <w:highlight w:val="white"/>
        </w:rPr>
      </w:pPr>
    </w:p>
    <w:p w14:paraId="346D240D" w14:textId="77777777" w:rsidR="00E77B17" w:rsidRPr="00903DBA" w:rsidRDefault="00E77B17" w:rsidP="00E77B17">
      <w:pPr>
        <w:pStyle w:val="Code"/>
        <w:rPr>
          <w:highlight w:val="white"/>
        </w:rPr>
      </w:pPr>
      <w:r w:rsidRPr="00903DBA">
        <w:rPr>
          <w:highlight w:val="white"/>
        </w:rPr>
        <w:lastRenderedPageBreak/>
        <w:t xml:space="preserve">          case 'X':</w:t>
      </w:r>
    </w:p>
    <w:p w14:paraId="6EFE95A0" w14:textId="77777777" w:rsidR="00920682" w:rsidRPr="00903DBA" w:rsidRDefault="00E77B17" w:rsidP="00E77B17">
      <w:pPr>
        <w:pStyle w:val="Code"/>
        <w:rPr>
          <w:highlight w:val="white"/>
        </w:rPr>
      </w:pPr>
      <w:r w:rsidRPr="00903DBA">
        <w:rPr>
          <w:highlight w:val="white"/>
        </w:rPr>
        <w:t xml:space="preserve">            sprintf(add, "%02d:%02d:%02d", tp-&gt;tm_hour,</w:t>
      </w:r>
    </w:p>
    <w:p w14:paraId="5A0CD3D3" w14:textId="3AC88953" w:rsidR="00E77B17" w:rsidRPr="00903DBA" w:rsidRDefault="00920682" w:rsidP="00E77B17">
      <w:pPr>
        <w:pStyle w:val="Code"/>
        <w:rPr>
          <w:highlight w:val="white"/>
        </w:rPr>
      </w:pPr>
      <w:r w:rsidRPr="00903DBA">
        <w:rPr>
          <w:highlight w:val="white"/>
        </w:rPr>
        <w:t xml:space="preserve">                   </w:t>
      </w:r>
      <w:r w:rsidR="00E77B17" w:rsidRPr="00903DBA">
        <w:rPr>
          <w:highlight w:val="white"/>
        </w:rPr>
        <w:t xml:space="preserve"> tp-&gt;tm_min, tp-&gt;tm_sec); </w:t>
      </w:r>
    </w:p>
    <w:p w14:paraId="39271BF8" w14:textId="77777777" w:rsidR="00E77B17" w:rsidRPr="00903DBA" w:rsidRDefault="00E77B17" w:rsidP="00E77B17">
      <w:pPr>
        <w:pStyle w:val="Code"/>
        <w:rPr>
          <w:highlight w:val="white"/>
        </w:rPr>
      </w:pPr>
      <w:r w:rsidRPr="00903DBA">
        <w:rPr>
          <w:highlight w:val="white"/>
        </w:rPr>
        <w:t xml:space="preserve">            break;</w:t>
      </w:r>
    </w:p>
    <w:p w14:paraId="2C68DC86" w14:textId="77777777" w:rsidR="00E77B17" w:rsidRPr="00903DBA" w:rsidRDefault="00E77B17" w:rsidP="00E77B17">
      <w:pPr>
        <w:pStyle w:val="Code"/>
        <w:rPr>
          <w:highlight w:val="white"/>
        </w:rPr>
      </w:pPr>
    </w:p>
    <w:p w14:paraId="4DE0DBF1" w14:textId="77777777" w:rsidR="00E77B17" w:rsidRPr="00903DBA" w:rsidRDefault="00E77B17" w:rsidP="00E77B17">
      <w:pPr>
        <w:pStyle w:val="Code"/>
        <w:rPr>
          <w:highlight w:val="white"/>
        </w:rPr>
      </w:pPr>
      <w:r w:rsidRPr="00903DBA">
        <w:rPr>
          <w:highlight w:val="white"/>
        </w:rPr>
        <w:t xml:space="preserve">          case 'y':</w:t>
      </w:r>
    </w:p>
    <w:p w14:paraId="46628F88" w14:textId="77777777" w:rsidR="00E77B17" w:rsidRPr="00903DBA" w:rsidRDefault="00E77B17" w:rsidP="00E77B17">
      <w:pPr>
        <w:pStyle w:val="Code"/>
        <w:rPr>
          <w:highlight w:val="white"/>
        </w:rPr>
      </w:pPr>
      <w:r w:rsidRPr="00903DBA">
        <w:rPr>
          <w:highlight w:val="white"/>
        </w:rPr>
        <w:t xml:space="preserve">            sprintf(add, "%02d", tp-&gt;tm_year % 100);</w:t>
      </w:r>
    </w:p>
    <w:p w14:paraId="4E292C39" w14:textId="77777777" w:rsidR="00E77B17" w:rsidRPr="00903DBA" w:rsidRDefault="00E77B17" w:rsidP="00E77B17">
      <w:pPr>
        <w:pStyle w:val="Code"/>
        <w:rPr>
          <w:highlight w:val="white"/>
        </w:rPr>
      </w:pPr>
      <w:r w:rsidRPr="00903DBA">
        <w:rPr>
          <w:highlight w:val="white"/>
        </w:rPr>
        <w:t xml:space="preserve">            break;</w:t>
      </w:r>
    </w:p>
    <w:p w14:paraId="1C925C0E" w14:textId="77777777" w:rsidR="00E77B17" w:rsidRPr="00903DBA" w:rsidRDefault="00E77B17" w:rsidP="00E77B17">
      <w:pPr>
        <w:pStyle w:val="Code"/>
        <w:rPr>
          <w:highlight w:val="white"/>
        </w:rPr>
      </w:pPr>
    </w:p>
    <w:p w14:paraId="35E2344B" w14:textId="77777777" w:rsidR="00E77B17" w:rsidRPr="00903DBA" w:rsidRDefault="00E77B17" w:rsidP="00E77B17">
      <w:pPr>
        <w:pStyle w:val="Code"/>
        <w:rPr>
          <w:highlight w:val="white"/>
        </w:rPr>
      </w:pPr>
      <w:r w:rsidRPr="00903DBA">
        <w:rPr>
          <w:highlight w:val="white"/>
        </w:rPr>
        <w:t xml:space="preserve">          case 'Y':</w:t>
      </w:r>
    </w:p>
    <w:p w14:paraId="41FCE55B" w14:textId="77777777" w:rsidR="00E77B17" w:rsidRPr="00903DBA" w:rsidRDefault="00E77B17" w:rsidP="00E77B17">
      <w:pPr>
        <w:pStyle w:val="Code"/>
        <w:rPr>
          <w:highlight w:val="white"/>
        </w:rPr>
      </w:pPr>
      <w:r w:rsidRPr="00903DBA">
        <w:rPr>
          <w:highlight w:val="white"/>
        </w:rPr>
        <w:t xml:space="preserve">            sprintf(add, "%04d", 1900 + tp-&gt;tm_year);</w:t>
      </w:r>
    </w:p>
    <w:p w14:paraId="1DF7B22C" w14:textId="77777777" w:rsidR="00E77B17" w:rsidRPr="00903DBA" w:rsidRDefault="00E77B17" w:rsidP="00E77B17">
      <w:pPr>
        <w:pStyle w:val="Code"/>
        <w:rPr>
          <w:highlight w:val="white"/>
        </w:rPr>
      </w:pPr>
      <w:r w:rsidRPr="00903DBA">
        <w:rPr>
          <w:highlight w:val="white"/>
        </w:rPr>
        <w:t xml:space="preserve">            break;</w:t>
      </w:r>
    </w:p>
    <w:p w14:paraId="427AFADB" w14:textId="77777777" w:rsidR="00E77B17" w:rsidRPr="00903DBA" w:rsidRDefault="00E77B17" w:rsidP="00E77B17">
      <w:pPr>
        <w:pStyle w:val="Code"/>
        <w:rPr>
          <w:highlight w:val="white"/>
        </w:rPr>
      </w:pPr>
    </w:p>
    <w:p w14:paraId="02F6783B" w14:textId="77777777" w:rsidR="00E77B17" w:rsidRPr="00903DBA" w:rsidRDefault="00E77B17" w:rsidP="00E77B17">
      <w:pPr>
        <w:pStyle w:val="Code"/>
        <w:rPr>
          <w:highlight w:val="white"/>
        </w:rPr>
      </w:pPr>
      <w:r w:rsidRPr="00903DBA">
        <w:rPr>
          <w:highlight w:val="white"/>
        </w:rPr>
        <w:t xml:space="preserve">          case 'Z':</w:t>
      </w:r>
    </w:p>
    <w:p w14:paraId="446F2CA6" w14:textId="77777777" w:rsidR="00E77B17" w:rsidRPr="00903DBA" w:rsidRDefault="00E77B17" w:rsidP="00E77B17">
      <w:pPr>
        <w:pStyle w:val="Code"/>
        <w:rPr>
          <w:highlight w:val="white"/>
        </w:rPr>
      </w:pPr>
      <w:r w:rsidRPr="00903DBA">
        <w:rPr>
          <w:highlight w:val="white"/>
        </w:rPr>
        <w:t xml:space="preserve">            strcpy(add, "");</w:t>
      </w:r>
    </w:p>
    <w:p w14:paraId="7810C581" w14:textId="77777777" w:rsidR="00E77B17" w:rsidRPr="00903DBA" w:rsidRDefault="00E77B17" w:rsidP="00E77B17">
      <w:pPr>
        <w:pStyle w:val="Code"/>
        <w:rPr>
          <w:highlight w:val="white"/>
        </w:rPr>
      </w:pPr>
      <w:r w:rsidRPr="00903DBA">
        <w:rPr>
          <w:highlight w:val="white"/>
        </w:rPr>
        <w:t xml:space="preserve">            break;</w:t>
      </w:r>
    </w:p>
    <w:p w14:paraId="3675D79B" w14:textId="77777777" w:rsidR="00E77B17" w:rsidRPr="00903DBA" w:rsidRDefault="00E77B17" w:rsidP="00E77B17">
      <w:pPr>
        <w:pStyle w:val="Code"/>
        <w:rPr>
          <w:highlight w:val="white"/>
        </w:rPr>
      </w:pPr>
    </w:p>
    <w:p w14:paraId="61DD24F5" w14:textId="77777777" w:rsidR="00E77B17" w:rsidRPr="00903DBA" w:rsidRDefault="00E77B17" w:rsidP="00E77B17">
      <w:pPr>
        <w:pStyle w:val="Code"/>
        <w:rPr>
          <w:highlight w:val="white"/>
        </w:rPr>
      </w:pPr>
      <w:r w:rsidRPr="00903DBA">
        <w:rPr>
          <w:highlight w:val="white"/>
        </w:rPr>
        <w:t xml:space="preserve">          case '%':</w:t>
      </w:r>
    </w:p>
    <w:p w14:paraId="7BDFA810" w14:textId="77777777" w:rsidR="00E77B17" w:rsidRPr="00903DBA" w:rsidRDefault="00E77B17" w:rsidP="00E77B17">
      <w:pPr>
        <w:pStyle w:val="Code"/>
        <w:rPr>
          <w:highlight w:val="white"/>
        </w:rPr>
      </w:pPr>
      <w:r w:rsidRPr="00903DBA">
        <w:rPr>
          <w:highlight w:val="white"/>
        </w:rPr>
        <w:t xml:space="preserve">            strcpy(add, "%");</w:t>
      </w:r>
    </w:p>
    <w:p w14:paraId="4E3F5E94" w14:textId="3ABCE1B8" w:rsidR="00E77B17" w:rsidRPr="00903DBA" w:rsidRDefault="00E77B17" w:rsidP="00E77B17">
      <w:pPr>
        <w:pStyle w:val="Code"/>
        <w:rPr>
          <w:highlight w:val="white"/>
        </w:rPr>
      </w:pPr>
      <w:r w:rsidRPr="00903DBA">
        <w:rPr>
          <w:highlight w:val="white"/>
        </w:rPr>
        <w:t xml:space="preserve">        }</w:t>
      </w:r>
    </w:p>
    <w:p w14:paraId="701C3BD7" w14:textId="77777777" w:rsidR="00E77B17" w:rsidRPr="00903DBA" w:rsidRDefault="00E77B17" w:rsidP="00E77B17">
      <w:pPr>
        <w:pStyle w:val="Code"/>
        <w:rPr>
          <w:highlight w:val="white"/>
        </w:rPr>
      </w:pPr>
      <w:r w:rsidRPr="00903DBA">
        <w:rPr>
          <w:highlight w:val="white"/>
        </w:rPr>
        <w:t xml:space="preserve">      }</w:t>
      </w:r>
    </w:p>
    <w:p w14:paraId="06308C6A" w14:textId="77777777" w:rsidR="00E77B17" w:rsidRPr="00903DBA" w:rsidRDefault="00E77B17" w:rsidP="00E77B17">
      <w:pPr>
        <w:pStyle w:val="Code"/>
        <w:rPr>
          <w:highlight w:val="white"/>
        </w:rPr>
      </w:pPr>
      <w:r w:rsidRPr="00903DBA">
        <w:rPr>
          <w:highlight w:val="white"/>
        </w:rPr>
        <w:t xml:space="preserve">      else {</w:t>
      </w:r>
    </w:p>
    <w:p w14:paraId="0F8761CD" w14:textId="77777777" w:rsidR="00E77B17" w:rsidRPr="00903DBA" w:rsidRDefault="00E77B17" w:rsidP="00E77B17">
      <w:pPr>
        <w:pStyle w:val="Code"/>
        <w:rPr>
          <w:highlight w:val="white"/>
        </w:rPr>
      </w:pPr>
      <w:r w:rsidRPr="00903DBA">
        <w:rPr>
          <w:highlight w:val="white"/>
        </w:rPr>
        <w:t xml:space="preserve">        add[0] = fmt[index];</w:t>
      </w:r>
    </w:p>
    <w:p w14:paraId="57BFBE27" w14:textId="77777777" w:rsidR="00E77B17" w:rsidRPr="00903DBA" w:rsidRDefault="00E77B17" w:rsidP="00E77B17">
      <w:pPr>
        <w:pStyle w:val="Code"/>
        <w:rPr>
          <w:highlight w:val="white"/>
        </w:rPr>
      </w:pPr>
      <w:r w:rsidRPr="00903DBA">
        <w:rPr>
          <w:highlight w:val="white"/>
        </w:rPr>
        <w:t xml:space="preserve">        add[1] = '\0';</w:t>
      </w:r>
    </w:p>
    <w:p w14:paraId="71EEBF59" w14:textId="77777777" w:rsidR="00E77B17" w:rsidRPr="00903DBA" w:rsidRDefault="00E77B17" w:rsidP="00E77B17">
      <w:pPr>
        <w:pStyle w:val="Code"/>
        <w:rPr>
          <w:highlight w:val="white"/>
        </w:rPr>
      </w:pPr>
      <w:r w:rsidRPr="00903DBA">
        <w:rPr>
          <w:highlight w:val="white"/>
        </w:rPr>
        <w:t xml:space="preserve">      }</w:t>
      </w:r>
    </w:p>
    <w:p w14:paraId="6F2FA9B9" w14:textId="77777777" w:rsidR="00E77B17" w:rsidRPr="00903DBA" w:rsidRDefault="00E77B17" w:rsidP="00E77B17">
      <w:pPr>
        <w:pStyle w:val="Code"/>
        <w:rPr>
          <w:highlight w:val="white"/>
        </w:rPr>
      </w:pPr>
    </w:p>
    <w:p w14:paraId="128F09BB" w14:textId="77777777" w:rsidR="00E77B17" w:rsidRPr="00903DBA" w:rsidRDefault="00E77B17" w:rsidP="00E77B17">
      <w:pPr>
        <w:pStyle w:val="Code"/>
        <w:rPr>
          <w:highlight w:val="white"/>
        </w:rPr>
      </w:pPr>
      <w:r w:rsidRPr="00903DBA">
        <w:rPr>
          <w:highlight w:val="white"/>
        </w:rPr>
        <w:t xml:space="preserve">      if ((strlen(s) + strlen(add)) &lt; smax) {</w:t>
      </w:r>
    </w:p>
    <w:p w14:paraId="14751797" w14:textId="77777777" w:rsidR="00E77B17" w:rsidRPr="00903DBA" w:rsidRDefault="00E77B17" w:rsidP="00E77B17">
      <w:pPr>
        <w:pStyle w:val="Code"/>
        <w:rPr>
          <w:highlight w:val="white"/>
        </w:rPr>
      </w:pPr>
      <w:r w:rsidRPr="00903DBA">
        <w:rPr>
          <w:highlight w:val="white"/>
        </w:rPr>
        <w:t xml:space="preserve">        strcat(s, add);</w:t>
      </w:r>
    </w:p>
    <w:p w14:paraId="6B16A85C" w14:textId="77777777" w:rsidR="00E77B17" w:rsidRPr="00903DBA" w:rsidRDefault="00E77B17" w:rsidP="00E77B17">
      <w:pPr>
        <w:pStyle w:val="Code"/>
        <w:rPr>
          <w:highlight w:val="white"/>
        </w:rPr>
      </w:pPr>
      <w:r w:rsidRPr="00903DBA">
        <w:rPr>
          <w:highlight w:val="white"/>
        </w:rPr>
        <w:t xml:space="preserve">      }</w:t>
      </w:r>
    </w:p>
    <w:p w14:paraId="5F45CD94" w14:textId="77777777" w:rsidR="00E77B17" w:rsidRPr="00903DBA" w:rsidRDefault="00E77B17" w:rsidP="00E77B17">
      <w:pPr>
        <w:pStyle w:val="Code"/>
        <w:rPr>
          <w:highlight w:val="white"/>
        </w:rPr>
      </w:pPr>
      <w:r w:rsidRPr="00903DBA">
        <w:rPr>
          <w:highlight w:val="white"/>
        </w:rPr>
        <w:t xml:space="preserve">      else {</w:t>
      </w:r>
    </w:p>
    <w:p w14:paraId="13EC7FDC" w14:textId="77777777" w:rsidR="00E77B17" w:rsidRPr="00903DBA" w:rsidRDefault="00E77B17" w:rsidP="00E77B17">
      <w:pPr>
        <w:pStyle w:val="Code"/>
        <w:rPr>
          <w:highlight w:val="white"/>
        </w:rPr>
      </w:pPr>
      <w:r w:rsidRPr="00903DBA">
        <w:rPr>
          <w:highlight w:val="white"/>
        </w:rPr>
        <w:t xml:space="preserve">        break;</w:t>
      </w:r>
    </w:p>
    <w:p w14:paraId="72F1CD45" w14:textId="77777777" w:rsidR="00E77B17" w:rsidRPr="00903DBA" w:rsidRDefault="00E77B17" w:rsidP="00E77B17">
      <w:pPr>
        <w:pStyle w:val="Code"/>
        <w:rPr>
          <w:highlight w:val="white"/>
        </w:rPr>
      </w:pPr>
      <w:r w:rsidRPr="00903DBA">
        <w:rPr>
          <w:highlight w:val="white"/>
        </w:rPr>
        <w:t xml:space="preserve">      }</w:t>
      </w:r>
    </w:p>
    <w:p w14:paraId="415CD2AB" w14:textId="77777777" w:rsidR="00E77B17" w:rsidRPr="00903DBA" w:rsidRDefault="00E77B17" w:rsidP="00E77B17">
      <w:pPr>
        <w:pStyle w:val="Code"/>
        <w:rPr>
          <w:highlight w:val="white"/>
        </w:rPr>
      </w:pPr>
      <w:r w:rsidRPr="00903DBA">
        <w:rPr>
          <w:highlight w:val="white"/>
        </w:rPr>
        <w:t xml:space="preserve">    }</w:t>
      </w:r>
    </w:p>
    <w:p w14:paraId="210AB4AD" w14:textId="77777777" w:rsidR="00E77B17" w:rsidRPr="00903DBA" w:rsidRDefault="00E77B17" w:rsidP="00E77B17">
      <w:pPr>
        <w:pStyle w:val="Code"/>
        <w:rPr>
          <w:highlight w:val="white"/>
        </w:rPr>
      </w:pPr>
      <w:r w:rsidRPr="00903DBA">
        <w:rPr>
          <w:highlight w:val="white"/>
        </w:rPr>
        <w:t xml:space="preserve">  }</w:t>
      </w:r>
    </w:p>
    <w:p w14:paraId="32C2206C" w14:textId="77777777" w:rsidR="00E77B17" w:rsidRPr="00903DBA" w:rsidRDefault="00E77B17" w:rsidP="00E77B17">
      <w:pPr>
        <w:pStyle w:val="Code"/>
        <w:rPr>
          <w:highlight w:val="white"/>
        </w:rPr>
      </w:pPr>
    </w:p>
    <w:p w14:paraId="5C62A553" w14:textId="77777777" w:rsidR="00E77B17" w:rsidRPr="00903DBA" w:rsidRDefault="00E77B17" w:rsidP="00E77B17">
      <w:pPr>
        <w:pStyle w:val="Code"/>
        <w:rPr>
          <w:highlight w:val="white"/>
        </w:rPr>
      </w:pPr>
      <w:r w:rsidRPr="00903DBA">
        <w:rPr>
          <w:highlight w:val="white"/>
        </w:rPr>
        <w:t xml:space="preserve">  return strlen(s);</w:t>
      </w:r>
    </w:p>
    <w:p w14:paraId="1816914D" w14:textId="4F6D560A" w:rsidR="00F96B7A" w:rsidRPr="00903DBA" w:rsidRDefault="00E77B17" w:rsidP="00E77B17">
      <w:pPr>
        <w:pStyle w:val="Code"/>
      </w:pPr>
      <w:r w:rsidRPr="00903DBA">
        <w:rPr>
          <w:highlight w:val="white"/>
        </w:rPr>
        <w:t>}</w:t>
      </w:r>
    </w:p>
    <w:p w14:paraId="091577D2" w14:textId="007809A4" w:rsidR="005B1C6D" w:rsidRPr="00903DBA" w:rsidRDefault="005B1C6D" w:rsidP="00F96B7A">
      <w:pPr>
        <w:pStyle w:val="Appendix"/>
        <w:rPr>
          <w:lang w:val="en-US"/>
        </w:rPr>
      </w:pPr>
      <w:bookmarkStart w:id="520" w:name="_Toc57656144"/>
      <w:r w:rsidRPr="00903DBA">
        <w:rPr>
          <w:lang w:val="en-US"/>
        </w:rPr>
        <w:lastRenderedPageBreak/>
        <w:t>The Preprocessor</w:t>
      </w:r>
      <w:bookmarkEnd w:id="518"/>
      <w:bookmarkEnd w:id="520"/>
    </w:p>
    <w:p w14:paraId="17A25FF3" w14:textId="6941EA95" w:rsidR="005B1C6D" w:rsidRPr="00903DBA" w:rsidRDefault="00110A2B" w:rsidP="005B1C6D">
      <w:r w:rsidRPr="00903DBA">
        <w:t xml:space="preserve">The preprocessor processes the source code before the compiler. This chapter is </w:t>
      </w:r>
      <w:r w:rsidR="001B227C" w:rsidRPr="00903DBA">
        <w:t>divided into two</w:t>
      </w:r>
      <w:r w:rsidR="005B1C6D" w:rsidRPr="00903DBA">
        <w:t xml:space="preserve"> parts, where the first part is a scanner and a </w:t>
      </w:r>
      <w:r w:rsidR="00CA1912" w:rsidRPr="00903DBA">
        <w:t>parser,</w:t>
      </w:r>
      <w:r w:rsidR="005B1C6D" w:rsidRPr="00903DBA">
        <w:t xml:space="preserve"> and the second part takes care of comments, string, and characters as well as handling macros and conditional programming.</w:t>
      </w:r>
    </w:p>
    <w:p w14:paraId="4B47AAA5" w14:textId="4B17A525" w:rsidR="005B1C6D" w:rsidRPr="00903DBA" w:rsidRDefault="005B1C6D" w:rsidP="005B1C6D">
      <w:pPr>
        <w:pStyle w:val="Rubrik2"/>
      </w:pPr>
      <w:bookmarkStart w:id="521" w:name="_Ref418256130"/>
      <w:bookmarkStart w:id="522" w:name="_Toc57656145"/>
      <w:r w:rsidRPr="00903DBA">
        <w:t xml:space="preserve">The Expression </w:t>
      </w:r>
      <w:r w:rsidR="007C4A54" w:rsidRPr="00903DBA">
        <w:t xml:space="preserve">Scanner and </w:t>
      </w:r>
      <w:r w:rsidRPr="00903DBA">
        <w:t>Parser</w:t>
      </w:r>
      <w:bookmarkEnd w:id="521"/>
      <w:bookmarkEnd w:id="522"/>
    </w:p>
    <w:p w14:paraId="078B90C0" w14:textId="69090C06" w:rsidR="007C4A54" w:rsidRPr="00903DBA" w:rsidRDefault="008C04F5" w:rsidP="007C4A54">
      <w:r w:rsidRPr="00903DBA">
        <w:t>Before we consider the preprocessor itself, we need to find a way to decide the whether the expressions given in the #</w:t>
      </w:r>
      <w:r w:rsidRPr="00903DBA">
        <w:rPr>
          <w:rStyle w:val="CodeInText"/>
        </w:rPr>
        <w:t>if</w:t>
      </w:r>
      <w:r w:rsidRPr="00903DBA">
        <w:t xml:space="preserve"> or #</w:t>
      </w:r>
      <w:r w:rsidRPr="00903DBA">
        <w:rPr>
          <w:rStyle w:val="CodeInText"/>
        </w:rPr>
        <w:t>elif</w:t>
      </w:r>
      <w:r w:rsidRPr="00903DBA">
        <w:t xml:space="preserve"> directives equals zero. For that we need the expression </w:t>
      </w:r>
      <w:r w:rsidR="007C4A54" w:rsidRPr="00903DBA">
        <w:t>parser</w:t>
      </w:r>
      <w:r w:rsidRPr="00903DBA">
        <w:t>, which can be</w:t>
      </w:r>
      <w:r w:rsidR="001321E7" w:rsidRPr="00903DBA">
        <w:t xml:space="preserve"> viewed as a smaller version of the </w:t>
      </w:r>
      <w:r w:rsidR="001F160A" w:rsidRPr="00903DBA">
        <w:t xml:space="preserve">main parser of Chapter </w:t>
      </w:r>
      <w:r w:rsidR="001F160A" w:rsidRPr="00903DBA">
        <w:fldChar w:fldCharType="begin"/>
      </w:r>
      <w:r w:rsidR="001F160A" w:rsidRPr="00903DBA">
        <w:instrText xml:space="preserve"> REF _Ref54783705 \r \h </w:instrText>
      </w:r>
      <w:r w:rsidR="001F160A" w:rsidRPr="00903DBA">
        <w:fldChar w:fldCharType="separate"/>
      </w:r>
      <w:r w:rsidR="005F7BC3" w:rsidRPr="00903DBA">
        <w:t>3</w:t>
      </w:r>
      <w:r w:rsidR="001F160A" w:rsidRPr="00903DBA">
        <w:fldChar w:fldCharType="end"/>
      </w:r>
      <w:r w:rsidR="001F160A" w:rsidRPr="00903DBA">
        <w:t>.</w:t>
      </w:r>
      <w:r w:rsidRPr="00903DBA">
        <w:t xml:space="preserve"> We look into the grammar, scanner, and parser.</w:t>
      </w:r>
    </w:p>
    <w:p w14:paraId="176A4CB8" w14:textId="77777777" w:rsidR="005B1C6D" w:rsidRPr="00903DBA" w:rsidRDefault="005B1C6D" w:rsidP="005B1C6D">
      <w:pPr>
        <w:pStyle w:val="Rubrik3"/>
      </w:pPr>
      <w:bookmarkStart w:id="523" w:name="_Toc57656146"/>
      <w:r w:rsidRPr="00903DBA">
        <w:t>The Grammar</w:t>
      </w:r>
      <w:bookmarkEnd w:id="523"/>
    </w:p>
    <w:p w14:paraId="640DDAFA" w14:textId="1828C7F3" w:rsidR="005B1C6D" w:rsidRPr="00903DBA" w:rsidRDefault="005B1C6D" w:rsidP="005B1C6D">
      <w:r w:rsidRPr="00903DBA">
        <w:t xml:space="preserve">The grammar of an expression </w:t>
      </w:r>
      <w:r w:rsidR="005F4FD6" w:rsidRPr="00903DBA">
        <w:t xml:space="preserve">parser </w:t>
      </w:r>
      <w:r w:rsidRPr="00903DBA">
        <w:t>follows below.</w:t>
      </w:r>
      <w:r w:rsidR="00520C76" w:rsidRPr="00903DBA">
        <w:t xml:space="preserve"> Similar to the expression part of the main parser of Chapter  </w:t>
      </w:r>
      <w:r w:rsidR="00520C76" w:rsidRPr="00903DBA">
        <w:fldChar w:fldCharType="begin"/>
      </w:r>
      <w:r w:rsidR="00520C76" w:rsidRPr="00903DBA">
        <w:instrText xml:space="preserve"> REF _Ref54783705 \r \h </w:instrText>
      </w:r>
      <w:r w:rsidR="00520C76" w:rsidRPr="00903DBA">
        <w:fldChar w:fldCharType="separate"/>
      </w:r>
      <w:r w:rsidR="005F7BC3" w:rsidRPr="00903DBA">
        <w:t>3</w:t>
      </w:r>
      <w:r w:rsidR="00520C76" w:rsidRPr="00903DBA">
        <w:fldChar w:fldCharType="end"/>
      </w:r>
      <w:r w:rsidR="00520C76" w:rsidRPr="00903DBA">
        <w:t>, we add a new grammar rule for each precedence level.</w:t>
      </w:r>
    </w:p>
    <w:p w14:paraId="02968224" w14:textId="77777777" w:rsidR="005B1C6D" w:rsidRPr="00903DBA" w:rsidRDefault="005B1C6D" w:rsidP="005B1C6D">
      <w:pPr>
        <w:pStyle w:val="Code"/>
      </w:pPr>
      <w:r w:rsidRPr="00903DBA">
        <w:t>expression ::=</w:t>
      </w:r>
    </w:p>
    <w:p w14:paraId="630B3FF8" w14:textId="77777777" w:rsidR="005B1C6D" w:rsidRPr="00903DBA" w:rsidRDefault="005B1C6D" w:rsidP="005B1C6D">
      <w:pPr>
        <w:pStyle w:val="Code"/>
      </w:pPr>
      <w:r w:rsidRPr="00903DBA">
        <w:t xml:space="preserve">    logical_or_expression</w:t>
      </w:r>
    </w:p>
    <w:p w14:paraId="41A20355" w14:textId="77777777" w:rsidR="005B1C6D" w:rsidRPr="00903DBA" w:rsidRDefault="005B1C6D" w:rsidP="005B1C6D">
      <w:pPr>
        <w:pStyle w:val="Code"/>
      </w:pPr>
      <w:r w:rsidRPr="00903DBA">
        <w:t xml:space="preserve">  | logical_or_expression </w:t>
      </w:r>
      <w:r w:rsidRPr="00903DBA">
        <w:rPr>
          <w:b/>
        </w:rPr>
        <w:t>?</w:t>
      </w:r>
      <w:r w:rsidRPr="00903DBA">
        <w:t xml:space="preserve"> expression </w:t>
      </w:r>
      <w:r w:rsidRPr="00903DBA">
        <w:rPr>
          <w:b/>
        </w:rPr>
        <w:t>:</w:t>
      </w:r>
      <w:r w:rsidRPr="00903DBA">
        <w:t xml:space="preserve"> expression</w:t>
      </w:r>
    </w:p>
    <w:p w14:paraId="7F66B67B" w14:textId="77777777" w:rsidR="005B1C6D" w:rsidRPr="00903DBA" w:rsidRDefault="005B1C6D" w:rsidP="005B1C6D">
      <w:pPr>
        <w:pStyle w:val="Code"/>
      </w:pPr>
    </w:p>
    <w:p w14:paraId="22738E63" w14:textId="77777777" w:rsidR="005B1C6D" w:rsidRPr="00903DBA" w:rsidRDefault="005B1C6D" w:rsidP="005B1C6D">
      <w:pPr>
        <w:pStyle w:val="Code"/>
      </w:pPr>
      <w:r w:rsidRPr="00903DBA">
        <w:t>logical_or_expression ::=</w:t>
      </w:r>
    </w:p>
    <w:p w14:paraId="462A2FA0" w14:textId="77777777" w:rsidR="005B1C6D" w:rsidRPr="00903DBA" w:rsidRDefault="005B1C6D" w:rsidP="005B1C6D">
      <w:pPr>
        <w:pStyle w:val="Code"/>
      </w:pPr>
      <w:r w:rsidRPr="00903DBA">
        <w:t xml:space="preserve">    logical_and_expression</w:t>
      </w:r>
    </w:p>
    <w:p w14:paraId="5B71E7C9" w14:textId="77777777" w:rsidR="005B1C6D" w:rsidRPr="00903DBA" w:rsidRDefault="005B1C6D" w:rsidP="005B1C6D">
      <w:pPr>
        <w:pStyle w:val="Code"/>
      </w:pPr>
      <w:r w:rsidRPr="00903DBA">
        <w:t xml:space="preserve">  | logical_or_expression </w:t>
      </w:r>
      <w:r w:rsidRPr="00903DBA">
        <w:rPr>
          <w:b/>
        </w:rPr>
        <w:t>||</w:t>
      </w:r>
      <w:r w:rsidRPr="00903DBA">
        <w:t xml:space="preserve"> logical_and_expression</w:t>
      </w:r>
    </w:p>
    <w:p w14:paraId="3BD601FB" w14:textId="77777777" w:rsidR="005B1C6D" w:rsidRPr="00903DBA" w:rsidRDefault="005B1C6D" w:rsidP="005B1C6D">
      <w:pPr>
        <w:pStyle w:val="Code"/>
      </w:pPr>
    </w:p>
    <w:p w14:paraId="1C16CC9B" w14:textId="77777777" w:rsidR="005B1C6D" w:rsidRPr="00903DBA" w:rsidRDefault="005B1C6D" w:rsidP="005B1C6D">
      <w:pPr>
        <w:pStyle w:val="Code"/>
      </w:pPr>
      <w:r w:rsidRPr="00903DBA">
        <w:t>logical_and_expression ::=</w:t>
      </w:r>
    </w:p>
    <w:p w14:paraId="31B428A8" w14:textId="2B9B2BE0" w:rsidR="005B1C6D" w:rsidRPr="00903DBA" w:rsidRDefault="005B1C6D" w:rsidP="005B1C6D">
      <w:pPr>
        <w:pStyle w:val="Code"/>
      </w:pPr>
      <w:r w:rsidRPr="00903DBA">
        <w:t xml:space="preserve">    </w:t>
      </w:r>
      <w:r w:rsidR="00FC270F" w:rsidRPr="00903DBA">
        <w:t>Bitwise_or_expression</w:t>
      </w:r>
    </w:p>
    <w:p w14:paraId="67888068" w14:textId="79AE1BC2" w:rsidR="005B1C6D" w:rsidRPr="00903DBA" w:rsidRDefault="005B1C6D" w:rsidP="005B1C6D">
      <w:pPr>
        <w:pStyle w:val="Code"/>
      </w:pPr>
      <w:r w:rsidRPr="00903DBA">
        <w:t xml:space="preserve">  | bitwise_and_expression </w:t>
      </w:r>
      <w:r w:rsidRPr="00903DBA">
        <w:rPr>
          <w:b/>
        </w:rPr>
        <w:t>&amp;&amp;</w:t>
      </w:r>
      <w:r w:rsidRPr="00903DBA">
        <w:t xml:space="preserve"> </w:t>
      </w:r>
      <w:r w:rsidR="00FC270F" w:rsidRPr="00903DBA">
        <w:t>bitwise_or_expression</w:t>
      </w:r>
    </w:p>
    <w:p w14:paraId="7AB30BA4" w14:textId="77777777" w:rsidR="005B1C6D" w:rsidRPr="00903DBA" w:rsidRDefault="005B1C6D" w:rsidP="005B1C6D">
      <w:pPr>
        <w:pStyle w:val="Code"/>
      </w:pPr>
    </w:p>
    <w:p w14:paraId="41D28811" w14:textId="6F986F25" w:rsidR="005B1C6D" w:rsidRPr="00903DBA" w:rsidRDefault="00FC270F" w:rsidP="005B1C6D">
      <w:pPr>
        <w:pStyle w:val="Code"/>
      </w:pPr>
      <w:r w:rsidRPr="00903DBA">
        <w:t>bitwise_or_expression</w:t>
      </w:r>
      <w:r w:rsidR="005B1C6D" w:rsidRPr="00903DBA">
        <w:t xml:space="preserve"> ::=</w:t>
      </w:r>
    </w:p>
    <w:p w14:paraId="44BAC6D2" w14:textId="77777777" w:rsidR="005B1C6D" w:rsidRPr="00903DBA" w:rsidRDefault="005B1C6D" w:rsidP="005B1C6D">
      <w:pPr>
        <w:pStyle w:val="Code"/>
      </w:pPr>
      <w:r w:rsidRPr="00903DBA">
        <w:t xml:space="preserve">    bitwise_xor_expression</w:t>
      </w:r>
    </w:p>
    <w:p w14:paraId="4C6A4D8A" w14:textId="2BE10935" w:rsidR="005B1C6D" w:rsidRPr="00903DBA" w:rsidRDefault="005B1C6D" w:rsidP="005B1C6D">
      <w:pPr>
        <w:pStyle w:val="Code"/>
      </w:pPr>
      <w:r w:rsidRPr="00903DBA">
        <w:t xml:space="preserve">  | </w:t>
      </w:r>
      <w:r w:rsidR="00FC270F" w:rsidRPr="00903DBA">
        <w:t>bitwise_or_expression</w:t>
      </w:r>
      <w:r w:rsidRPr="00903DBA">
        <w:t xml:space="preserve"> </w:t>
      </w:r>
      <w:r w:rsidRPr="00903DBA">
        <w:rPr>
          <w:b/>
        </w:rPr>
        <w:t>|</w:t>
      </w:r>
      <w:r w:rsidRPr="00903DBA">
        <w:t xml:space="preserve"> bitwise_xor_expression</w:t>
      </w:r>
    </w:p>
    <w:p w14:paraId="252D8C83" w14:textId="77777777" w:rsidR="005B1C6D" w:rsidRPr="00903DBA" w:rsidRDefault="005B1C6D" w:rsidP="005B1C6D">
      <w:pPr>
        <w:pStyle w:val="Code"/>
      </w:pPr>
    </w:p>
    <w:p w14:paraId="5F744E36" w14:textId="77777777" w:rsidR="005B1C6D" w:rsidRPr="00903DBA" w:rsidRDefault="005B1C6D" w:rsidP="005B1C6D">
      <w:pPr>
        <w:pStyle w:val="Code"/>
      </w:pPr>
      <w:r w:rsidRPr="00903DBA">
        <w:t>bitwise_xor_expression ::=</w:t>
      </w:r>
    </w:p>
    <w:p w14:paraId="0BE9588B" w14:textId="77777777" w:rsidR="005B1C6D" w:rsidRPr="00903DBA" w:rsidRDefault="005B1C6D" w:rsidP="005B1C6D">
      <w:pPr>
        <w:pStyle w:val="Code"/>
      </w:pPr>
      <w:r w:rsidRPr="00903DBA">
        <w:t xml:space="preserve">    bitwise_and_expression</w:t>
      </w:r>
    </w:p>
    <w:p w14:paraId="11F687B1" w14:textId="77777777" w:rsidR="005B1C6D" w:rsidRPr="00903DBA" w:rsidRDefault="005B1C6D" w:rsidP="005B1C6D">
      <w:pPr>
        <w:pStyle w:val="Code"/>
      </w:pPr>
      <w:r w:rsidRPr="00903DBA">
        <w:t xml:space="preserve">  | bitwise_xor_expression </w:t>
      </w:r>
      <w:r w:rsidRPr="00903DBA">
        <w:rPr>
          <w:b/>
        </w:rPr>
        <w:t>^</w:t>
      </w:r>
      <w:r w:rsidRPr="00903DBA">
        <w:t xml:space="preserve"> bitwise_and_expression</w:t>
      </w:r>
    </w:p>
    <w:p w14:paraId="39C057CF" w14:textId="77777777" w:rsidR="005B1C6D" w:rsidRPr="00903DBA" w:rsidRDefault="005B1C6D" w:rsidP="005B1C6D">
      <w:pPr>
        <w:pStyle w:val="Code"/>
      </w:pPr>
    </w:p>
    <w:p w14:paraId="22F5771E" w14:textId="77777777" w:rsidR="005B1C6D" w:rsidRPr="00903DBA" w:rsidRDefault="005B1C6D" w:rsidP="005B1C6D">
      <w:pPr>
        <w:pStyle w:val="Code"/>
      </w:pPr>
      <w:r w:rsidRPr="00903DBA">
        <w:t>bitwise_and_expression ::=</w:t>
      </w:r>
    </w:p>
    <w:p w14:paraId="3DE78859" w14:textId="77777777" w:rsidR="005B1C6D" w:rsidRPr="00903DBA" w:rsidRDefault="005B1C6D" w:rsidP="005B1C6D">
      <w:pPr>
        <w:pStyle w:val="Code"/>
      </w:pPr>
      <w:r w:rsidRPr="00903DBA">
        <w:t xml:space="preserve">    equality_expression</w:t>
      </w:r>
    </w:p>
    <w:p w14:paraId="76669EFD" w14:textId="77777777" w:rsidR="005B1C6D" w:rsidRPr="00903DBA" w:rsidRDefault="005B1C6D" w:rsidP="005B1C6D">
      <w:pPr>
        <w:pStyle w:val="Code"/>
      </w:pPr>
      <w:r w:rsidRPr="00903DBA">
        <w:t xml:space="preserve">  | bitwise_and_expression </w:t>
      </w:r>
      <w:r w:rsidRPr="00903DBA">
        <w:rPr>
          <w:b/>
        </w:rPr>
        <w:t>&amp;</w:t>
      </w:r>
      <w:r w:rsidRPr="00903DBA">
        <w:t xml:space="preserve"> equality_expression</w:t>
      </w:r>
    </w:p>
    <w:p w14:paraId="59EE35E3" w14:textId="77777777" w:rsidR="005B1C6D" w:rsidRPr="00903DBA" w:rsidRDefault="005B1C6D" w:rsidP="005B1C6D">
      <w:pPr>
        <w:pStyle w:val="Code"/>
      </w:pPr>
    </w:p>
    <w:p w14:paraId="2296278C" w14:textId="77777777" w:rsidR="005B1C6D" w:rsidRPr="00903DBA" w:rsidRDefault="005B1C6D" w:rsidP="005B1C6D">
      <w:pPr>
        <w:pStyle w:val="Code"/>
      </w:pPr>
      <w:r w:rsidRPr="00903DBA">
        <w:t>equality_expression ::=</w:t>
      </w:r>
    </w:p>
    <w:p w14:paraId="7577F6C7" w14:textId="77777777" w:rsidR="005B1C6D" w:rsidRPr="00903DBA" w:rsidRDefault="005B1C6D" w:rsidP="005B1C6D">
      <w:pPr>
        <w:pStyle w:val="Code"/>
      </w:pPr>
      <w:r w:rsidRPr="00903DBA">
        <w:t xml:space="preserve">    relation_expression</w:t>
      </w:r>
    </w:p>
    <w:p w14:paraId="16433718"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 </w:t>
      </w:r>
    </w:p>
    <w:p w14:paraId="2BA53E81"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w:t>
      </w:r>
    </w:p>
    <w:p w14:paraId="7D5BA9D6" w14:textId="77777777" w:rsidR="005B1C6D" w:rsidRPr="00903DBA" w:rsidRDefault="005B1C6D" w:rsidP="005B1C6D">
      <w:pPr>
        <w:pStyle w:val="Code"/>
      </w:pPr>
    </w:p>
    <w:p w14:paraId="408F61D1" w14:textId="77777777" w:rsidR="005B1C6D" w:rsidRPr="00903DBA" w:rsidRDefault="005B1C6D" w:rsidP="005B1C6D">
      <w:pPr>
        <w:pStyle w:val="Code"/>
      </w:pPr>
      <w:r w:rsidRPr="00903DBA">
        <w:t>relation_expression ::=</w:t>
      </w:r>
    </w:p>
    <w:p w14:paraId="57A85821" w14:textId="77777777" w:rsidR="005B1C6D" w:rsidRPr="00903DBA" w:rsidRDefault="005B1C6D" w:rsidP="005B1C6D">
      <w:pPr>
        <w:pStyle w:val="Code"/>
      </w:pPr>
      <w:r w:rsidRPr="00903DBA">
        <w:t xml:space="preserve">    shift_expression</w:t>
      </w:r>
    </w:p>
    <w:p w14:paraId="7049D595"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5B93AF09"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4BAEDA7D"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 </w:t>
      </w:r>
    </w:p>
    <w:p w14:paraId="0E00CEAC"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w:t>
      </w:r>
    </w:p>
    <w:p w14:paraId="5005471E" w14:textId="77777777" w:rsidR="005B1C6D" w:rsidRPr="00903DBA" w:rsidRDefault="005B1C6D" w:rsidP="005B1C6D">
      <w:pPr>
        <w:pStyle w:val="Code"/>
      </w:pPr>
    </w:p>
    <w:p w14:paraId="7586314C" w14:textId="77777777" w:rsidR="005B1C6D" w:rsidRPr="00903DBA" w:rsidRDefault="005B1C6D" w:rsidP="005B1C6D">
      <w:pPr>
        <w:pStyle w:val="Code"/>
      </w:pPr>
      <w:r w:rsidRPr="00903DBA">
        <w:t>shift_expression ::=</w:t>
      </w:r>
    </w:p>
    <w:p w14:paraId="381E23ED" w14:textId="77777777" w:rsidR="005B1C6D" w:rsidRPr="00903DBA" w:rsidRDefault="005B1C6D" w:rsidP="005B1C6D">
      <w:pPr>
        <w:pStyle w:val="Code"/>
      </w:pPr>
      <w:r w:rsidRPr="00903DBA">
        <w:t xml:space="preserve">    add_expression</w:t>
      </w:r>
    </w:p>
    <w:p w14:paraId="7755038D" w14:textId="77777777" w:rsidR="005B1C6D" w:rsidRPr="00903DBA" w:rsidRDefault="005B1C6D" w:rsidP="005B1C6D">
      <w:pPr>
        <w:pStyle w:val="Code"/>
      </w:pPr>
      <w:r w:rsidRPr="00903DBA">
        <w:t xml:space="preserve">  | shift_expression </w:t>
      </w:r>
      <w:r w:rsidRPr="00903DBA">
        <w:rPr>
          <w:b/>
        </w:rPr>
        <w:t>&lt;&lt;</w:t>
      </w:r>
      <w:r w:rsidRPr="00903DBA">
        <w:t xml:space="preserve"> add_expression</w:t>
      </w:r>
    </w:p>
    <w:p w14:paraId="13762ADE" w14:textId="77777777" w:rsidR="005B1C6D" w:rsidRPr="00903DBA" w:rsidRDefault="005B1C6D" w:rsidP="005B1C6D">
      <w:pPr>
        <w:pStyle w:val="Code"/>
      </w:pPr>
      <w:r w:rsidRPr="00903DBA">
        <w:t xml:space="preserve">  | shift_expression </w:t>
      </w:r>
      <w:r w:rsidRPr="00903DBA">
        <w:rPr>
          <w:b/>
        </w:rPr>
        <w:t>&gt;&gt;</w:t>
      </w:r>
      <w:r w:rsidRPr="00903DBA">
        <w:t xml:space="preserve"> add_expression</w:t>
      </w:r>
    </w:p>
    <w:p w14:paraId="375736D4" w14:textId="77777777" w:rsidR="005B1C6D" w:rsidRPr="00903DBA" w:rsidRDefault="005B1C6D" w:rsidP="005B1C6D">
      <w:pPr>
        <w:pStyle w:val="Code"/>
      </w:pPr>
    </w:p>
    <w:p w14:paraId="27DF34FD" w14:textId="77777777" w:rsidR="005B1C6D" w:rsidRPr="00903DBA" w:rsidRDefault="005B1C6D" w:rsidP="005B1C6D">
      <w:pPr>
        <w:pStyle w:val="Code"/>
      </w:pPr>
      <w:r w:rsidRPr="00903DBA">
        <w:t>add_expression ::=</w:t>
      </w:r>
    </w:p>
    <w:p w14:paraId="39009CCF" w14:textId="77777777" w:rsidR="005B1C6D" w:rsidRPr="00903DBA" w:rsidRDefault="005B1C6D" w:rsidP="005B1C6D">
      <w:pPr>
        <w:pStyle w:val="Code"/>
      </w:pPr>
      <w:r w:rsidRPr="00903DBA">
        <w:t xml:space="preserve">    multiply_expression</w:t>
      </w:r>
    </w:p>
    <w:p w14:paraId="678C954D" w14:textId="77777777" w:rsidR="005B1C6D" w:rsidRPr="00903DBA" w:rsidRDefault="005B1C6D" w:rsidP="005B1C6D">
      <w:pPr>
        <w:pStyle w:val="Code"/>
      </w:pPr>
      <w:r w:rsidRPr="00903DBA">
        <w:t xml:space="preserve">  | add_expression </w:t>
      </w:r>
      <w:r w:rsidRPr="00903DBA">
        <w:rPr>
          <w:b/>
        </w:rPr>
        <w:t>+</w:t>
      </w:r>
      <w:r w:rsidRPr="00903DBA">
        <w:t xml:space="preserve"> multiply_expression </w:t>
      </w:r>
    </w:p>
    <w:p w14:paraId="17489E97" w14:textId="77777777" w:rsidR="005B1C6D" w:rsidRPr="00903DBA" w:rsidRDefault="005B1C6D" w:rsidP="005B1C6D">
      <w:pPr>
        <w:pStyle w:val="Code"/>
      </w:pPr>
      <w:r w:rsidRPr="00903DBA">
        <w:t xml:space="preserve">  | add_expression </w:t>
      </w:r>
      <w:r w:rsidRPr="00903DBA">
        <w:rPr>
          <w:b/>
        </w:rPr>
        <w:t>-</w:t>
      </w:r>
      <w:r w:rsidRPr="00903DBA">
        <w:t xml:space="preserve"> multiply_expression</w:t>
      </w:r>
    </w:p>
    <w:p w14:paraId="57F8C4BF" w14:textId="77777777" w:rsidR="005B1C6D" w:rsidRPr="00903DBA" w:rsidRDefault="005B1C6D" w:rsidP="005B1C6D">
      <w:pPr>
        <w:pStyle w:val="Code"/>
      </w:pPr>
    </w:p>
    <w:p w14:paraId="7DA0AE92" w14:textId="77777777" w:rsidR="005B1C6D" w:rsidRPr="00903DBA" w:rsidRDefault="005B1C6D" w:rsidP="005B1C6D">
      <w:pPr>
        <w:pStyle w:val="Code"/>
      </w:pPr>
      <w:r w:rsidRPr="00903DBA">
        <w:t>multiply_expression ::=</w:t>
      </w:r>
    </w:p>
    <w:p w14:paraId="1856196B" w14:textId="77777777" w:rsidR="005B1C6D" w:rsidRPr="00903DBA" w:rsidRDefault="005B1C6D" w:rsidP="005B1C6D">
      <w:pPr>
        <w:pStyle w:val="Code"/>
      </w:pPr>
      <w:r w:rsidRPr="00903DBA">
        <w:t xml:space="preserve">    prefix_expression</w:t>
      </w:r>
    </w:p>
    <w:p w14:paraId="3A19D37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BD19163"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1C335B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w:t>
      </w:r>
    </w:p>
    <w:p w14:paraId="38EFA004" w14:textId="77777777" w:rsidR="005B1C6D" w:rsidRPr="00903DBA" w:rsidRDefault="005B1C6D" w:rsidP="005B1C6D">
      <w:pPr>
        <w:pStyle w:val="Code"/>
      </w:pPr>
    </w:p>
    <w:p w14:paraId="5BDA95B1" w14:textId="77777777" w:rsidR="005B1C6D" w:rsidRPr="00903DBA" w:rsidRDefault="005B1C6D" w:rsidP="005B1C6D">
      <w:pPr>
        <w:pStyle w:val="Code"/>
      </w:pPr>
      <w:r w:rsidRPr="00903DBA">
        <w:t>prefix_expression ::=</w:t>
      </w:r>
    </w:p>
    <w:p w14:paraId="6BAD88C8" w14:textId="77777777" w:rsidR="005B1C6D" w:rsidRPr="00903DBA" w:rsidRDefault="005B1C6D" w:rsidP="005B1C6D">
      <w:pPr>
        <w:pStyle w:val="Code"/>
      </w:pPr>
      <w:r w:rsidRPr="00903DBA">
        <w:t xml:space="preserve">    primary_expression</w:t>
      </w:r>
    </w:p>
    <w:p w14:paraId="7B65468E"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7750B6FC"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6E88D60F"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1288E8AD"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2952E5A1" w14:textId="77777777" w:rsidR="005B1C6D" w:rsidRPr="00903DBA" w:rsidRDefault="005B1C6D" w:rsidP="005B1C6D">
      <w:pPr>
        <w:pStyle w:val="Code"/>
      </w:pPr>
    </w:p>
    <w:p w14:paraId="6C400E7A" w14:textId="77777777" w:rsidR="005B1C6D" w:rsidRPr="00903DBA" w:rsidRDefault="005B1C6D" w:rsidP="005B1C6D">
      <w:pPr>
        <w:pStyle w:val="Code"/>
      </w:pPr>
      <w:r w:rsidRPr="00903DBA">
        <w:t>primary_expression ::=</w:t>
      </w:r>
    </w:p>
    <w:p w14:paraId="707858FA" w14:textId="77777777" w:rsidR="005B1C6D" w:rsidRPr="00903DBA" w:rsidRDefault="005B1C6D" w:rsidP="005B1C6D">
      <w:pPr>
        <w:pStyle w:val="Code"/>
        <w:rPr>
          <w:b/>
        </w:rPr>
      </w:pPr>
      <w:r w:rsidRPr="00903DBA">
        <w:t xml:space="preserve">    </w:t>
      </w:r>
      <w:r w:rsidRPr="00903DBA">
        <w:rPr>
          <w:b/>
        </w:rPr>
        <w:t xml:space="preserve">identifier </w:t>
      </w:r>
    </w:p>
    <w:p w14:paraId="53FA55FF" w14:textId="77777777" w:rsidR="005B1C6D" w:rsidRPr="00903DBA" w:rsidRDefault="005B1C6D" w:rsidP="005B1C6D">
      <w:pPr>
        <w:pStyle w:val="Code"/>
      </w:pPr>
      <w:r w:rsidRPr="00903DBA">
        <w:t xml:space="preserve">  | </w:t>
      </w:r>
      <w:r w:rsidRPr="00903DBA">
        <w:rPr>
          <w:b/>
        </w:rPr>
        <w:t>value</w:t>
      </w:r>
    </w:p>
    <w:p w14:paraId="45C1F61F"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identifier</w:t>
      </w:r>
    </w:p>
    <w:p w14:paraId="3D0BDEF9"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 identifier )</w:t>
      </w:r>
      <w:r w:rsidRPr="00903DBA">
        <w:t xml:space="preserve"> </w:t>
      </w:r>
    </w:p>
    <w:p w14:paraId="0B75DCE3" w14:textId="77777777" w:rsidR="005B1C6D" w:rsidRPr="00903DBA" w:rsidRDefault="005B1C6D" w:rsidP="005B1C6D">
      <w:pPr>
        <w:pStyle w:val="Code"/>
        <w:rPr>
          <w:b/>
        </w:rPr>
      </w:pPr>
      <w:r w:rsidRPr="00903DBA">
        <w:t xml:space="preserve">  | </w:t>
      </w:r>
      <w:r w:rsidRPr="00903DBA">
        <w:rPr>
          <w:b/>
        </w:rPr>
        <w:t xml:space="preserve">( </w:t>
      </w:r>
      <w:r w:rsidRPr="00903DBA">
        <w:t xml:space="preserve">expression </w:t>
      </w:r>
      <w:r w:rsidRPr="00903DBA">
        <w:rPr>
          <w:b/>
        </w:rPr>
        <w:t>)</w:t>
      </w:r>
    </w:p>
    <w:p w14:paraId="43A7AF8E" w14:textId="77777777" w:rsidR="005B1C6D" w:rsidRPr="00903DBA" w:rsidRDefault="005B1C6D" w:rsidP="005B1C6D">
      <w:pPr>
        <w:pStyle w:val="Rubrik3"/>
      </w:pPr>
      <w:bookmarkStart w:id="524" w:name="_Toc57656147"/>
      <w:r w:rsidRPr="00903DBA">
        <w:t>The Parser</w:t>
      </w:r>
      <w:bookmarkEnd w:id="524"/>
    </w:p>
    <w:p w14:paraId="1306B22E" w14:textId="6A3FAB16" w:rsidR="005B1C6D" w:rsidRPr="00903DBA" w:rsidRDefault="005B1C6D" w:rsidP="005B1C6D">
      <w:r w:rsidRPr="00903DBA">
        <w:t xml:space="preserve">The </w:t>
      </w:r>
      <w:r w:rsidR="00CA196F" w:rsidRPr="00903DBA">
        <w:t>result of the parser is an integer value, floating</w:t>
      </w:r>
      <w:r w:rsidRPr="00903DBA">
        <w:t xml:space="preserve"> values are not used by the preprocessor</w:t>
      </w:r>
      <w:r w:rsidR="00CA196F" w:rsidRPr="00903DBA">
        <w:t>.</w:t>
      </w:r>
    </w:p>
    <w:p w14:paraId="02EE4F27" w14:textId="77777777" w:rsidR="005B1C6D" w:rsidRPr="00903DBA" w:rsidRDefault="005B1C6D" w:rsidP="005B1C6D">
      <w:pPr>
        <w:pStyle w:val="CodeHeader"/>
      </w:pPr>
      <w:r w:rsidRPr="00903DBA">
        <w:t>ExpressionParser.gppg</w:t>
      </w:r>
    </w:p>
    <w:p w14:paraId="0B5F46BD" w14:textId="77777777" w:rsidR="005B1C6D" w:rsidRPr="00903DBA" w:rsidRDefault="005B1C6D" w:rsidP="005B1C6D">
      <w:pPr>
        <w:pStyle w:val="Code"/>
        <w:rPr>
          <w:highlight w:val="white"/>
        </w:rPr>
      </w:pPr>
      <w:r w:rsidRPr="00903DBA">
        <w:rPr>
          <w:highlight w:val="white"/>
        </w:rPr>
        <w:t>%namespace CCompiler_Exp</w:t>
      </w:r>
    </w:p>
    <w:p w14:paraId="612983A6" w14:textId="77777777" w:rsidR="005B1C6D" w:rsidRPr="00903DBA" w:rsidRDefault="005B1C6D" w:rsidP="005B1C6D">
      <w:pPr>
        <w:pStyle w:val="Code"/>
        <w:rPr>
          <w:highlight w:val="white"/>
        </w:rPr>
      </w:pPr>
      <w:r w:rsidRPr="00903DBA">
        <w:rPr>
          <w:highlight w:val="white"/>
        </w:rPr>
        <w:t>%partial</w:t>
      </w:r>
    </w:p>
    <w:p w14:paraId="10AC509D" w14:textId="77777777" w:rsidR="005B1C6D" w:rsidRPr="00903DBA" w:rsidRDefault="005B1C6D" w:rsidP="005B1C6D">
      <w:pPr>
        <w:pStyle w:val="Code"/>
        <w:rPr>
          <w:highlight w:val="white"/>
        </w:rPr>
      </w:pPr>
    </w:p>
    <w:p w14:paraId="3D9D4F02" w14:textId="77777777" w:rsidR="005B1C6D" w:rsidRPr="00903DBA" w:rsidRDefault="005B1C6D" w:rsidP="005B1C6D">
      <w:pPr>
        <w:pStyle w:val="Code"/>
        <w:rPr>
          <w:highlight w:val="white"/>
        </w:rPr>
      </w:pPr>
      <w:r w:rsidRPr="00903DBA">
        <w:rPr>
          <w:highlight w:val="white"/>
        </w:rPr>
        <w:t>%using CCompiler;</w:t>
      </w:r>
    </w:p>
    <w:p w14:paraId="56ECCD80" w14:textId="77777777" w:rsidR="005B1C6D" w:rsidRPr="00903DBA" w:rsidRDefault="005B1C6D" w:rsidP="005B1C6D">
      <w:pPr>
        <w:pStyle w:val="Code"/>
        <w:rPr>
          <w:highlight w:val="white"/>
        </w:rPr>
      </w:pPr>
    </w:p>
    <w:p w14:paraId="5594962B" w14:textId="77777777" w:rsidR="005B1C6D" w:rsidRPr="00903DBA" w:rsidRDefault="005B1C6D" w:rsidP="005B1C6D">
      <w:pPr>
        <w:pStyle w:val="Code"/>
        <w:rPr>
          <w:highlight w:val="white"/>
        </w:rPr>
      </w:pPr>
      <w:r w:rsidRPr="00903DBA">
        <w:rPr>
          <w:highlight w:val="white"/>
        </w:rPr>
        <w:t>%{</w:t>
      </w:r>
    </w:p>
    <w:p w14:paraId="4051D453" w14:textId="77777777" w:rsidR="005B1C6D" w:rsidRPr="00903DBA" w:rsidRDefault="005B1C6D" w:rsidP="005B1C6D">
      <w:pPr>
        <w:pStyle w:val="Code"/>
        <w:rPr>
          <w:highlight w:val="white"/>
        </w:rPr>
      </w:pPr>
      <w:r w:rsidRPr="00903DBA">
        <w:rPr>
          <w:highlight w:val="white"/>
        </w:rPr>
        <w:t xml:space="preserve">  // Empty.</w:t>
      </w:r>
    </w:p>
    <w:p w14:paraId="1E4B52CA" w14:textId="77777777" w:rsidR="005B1C6D" w:rsidRPr="00903DBA" w:rsidRDefault="005B1C6D" w:rsidP="005B1C6D">
      <w:pPr>
        <w:pStyle w:val="Code"/>
        <w:rPr>
          <w:highlight w:val="white"/>
        </w:rPr>
      </w:pPr>
      <w:r w:rsidRPr="00903DBA">
        <w:rPr>
          <w:highlight w:val="white"/>
        </w:rPr>
        <w:t>%}</w:t>
      </w:r>
    </w:p>
    <w:p w14:paraId="4AB3D2AB" w14:textId="77777777" w:rsidR="005B1C6D" w:rsidRPr="00903DBA" w:rsidRDefault="005B1C6D" w:rsidP="005B1C6D">
      <w:pPr>
        <w:pStyle w:val="Code"/>
        <w:rPr>
          <w:highlight w:val="white"/>
        </w:rPr>
      </w:pPr>
    </w:p>
    <w:p w14:paraId="6FA5C84E" w14:textId="77777777" w:rsidR="005B1C6D" w:rsidRPr="00903DBA" w:rsidRDefault="005B1C6D" w:rsidP="005B1C6D">
      <w:pPr>
        <w:pStyle w:val="Code"/>
        <w:rPr>
          <w:highlight w:val="white"/>
        </w:rPr>
      </w:pPr>
      <w:r w:rsidRPr="00903DBA">
        <w:rPr>
          <w:highlight w:val="white"/>
        </w:rPr>
        <w:t>%token DEFINED ADD SUBTRACT MULTIPLY DIVIDE MODULO EQUAL NOT_EQUAL LESS_THAN</w:t>
      </w:r>
    </w:p>
    <w:p w14:paraId="46023E8A" w14:textId="77777777" w:rsidR="005B1C6D" w:rsidRPr="00903DBA" w:rsidRDefault="005B1C6D" w:rsidP="005B1C6D">
      <w:pPr>
        <w:pStyle w:val="Code"/>
        <w:rPr>
          <w:highlight w:val="white"/>
        </w:rPr>
      </w:pPr>
      <w:r w:rsidRPr="00903DBA">
        <w:rPr>
          <w:highlight w:val="white"/>
        </w:rPr>
        <w:t xml:space="preserve">       LESS_THAN_EQUAL GREATER_THAN GREATER_THAN_EQUAL LEFT_SHIFT RIGHT_SHIFT</w:t>
      </w:r>
    </w:p>
    <w:p w14:paraId="5BE36196" w14:textId="77777777" w:rsidR="00CA196F" w:rsidRPr="00903DBA" w:rsidRDefault="005B1C6D" w:rsidP="005B1C6D">
      <w:pPr>
        <w:pStyle w:val="Code"/>
        <w:rPr>
          <w:highlight w:val="white"/>
        </w:rPr>
      </w:pPr>
      <w:r w:rsidRPr="00903DBA">
        <w:rPr>
          <w:highlight w:val="white"/>
        </w:rPr>
        <w:t xml:space="preserve">       QUESTION_MARK COLON LEFT_PARENTHESIS RIGHT_PARENTHESIS LOGICAL_OR</w:t>
      </w:r>
    </w:p>
    <w:p w14:paraId="705B5CDD" w14:textId="77777777" w:rsidR="00CA196F" w:rsidRPr="00903DBA" w:rsidRDefault="00CA196F" w:rsidP="005B1C6D">
      <w:pPr>
        <w:pStyle w:val="Code"/>
        <w:rPr>
          <w:highlight w:val="white"/>
        </w:rPr>
      </w:pPr>
      <w:r w:rsidRPr="00903DBA">
        <w:rPr>
          <w:highlight w:val="white"/>
        </w:rPr>
        <w:t xml:space="preserve">      </w:t>
      </w:r>
      <w:r w:rsidR="005B1C6D" w:rsidRPr="00903DBA">
        <w:rPr>
          <w:highlight w:val="white"/>
        </w:rPr>
        <w:t xml:space="preserve"> LOGICAL_AND</w:t>
      </w:r>
      <w:r w:rsidRPr="00903DBA">
        <w:rPr>
          <w:highlight w:val="white"/>
        </w:rPr>
        <w:t xml:space="preserve"> </w:t>
      </w:r>
      <w:r w:rsidR="005B1C6D" w:rsidRPr="00903DBA">
        <w:rPr>
          <w:highlight w:val="white"/>
        </w:rPr>
        <w:t>LOGICAL_NOT BITWISE_XOR BITWISE_OR BITWISE_AND BITWISE_NOT</w:t>
      </w:r>
    </w:p>
    <w:p w14:paraId="508E6B2A" w14:textId="3C096EFD" w:rsidR="005B1C6D" w:rsidRPr="00903DBA" w:rsidRDefault="00CA196F" w:rsidP="005B1C6D">
      <w:pPr>
        <w:pStyle w:val="Code"/>
        <w:rPr>
          <w:highlight w:val="white"/>
        </w:rPr>
      </w:pPr>
      <w:r w:rsidRPr="00903DBA">
        <w:rPr>
          <w:highlight w:val="white"/>
        </w:rPr>
        <w:t xml:space="preserve">      </w:t>
      </w:r>
      <w:r w:rsidR="005B1C6D" w:rsidRPr="00903DBA">
        <w:rPr>
          <w:highlight w:val="white"/>
        </w:rPr>
        <w:t xml:space="preserve"> EOL</w:t>
      </w:r>
    </w:p>
    <w:p w14:paraId="02B20FF1" w14:textId="77777777" w:rsidR="005B1C6D" w:rsidRPr="00903DBA" w:rsidRDefault="005B1C6D" w:rsidP="005B1C6D">
      <w:pPr>
        <w:pStyle w:val="Code"/>
        <w:rPr>
          <w:highlight w:val="white"/>
        </w:rPr>
      </w:pPr>
    </w:p>
    <w:p w14:paraId="041A3053" w14:textId="77777777" w:rsidR="005B1C6D" w:rsidRPr="00903DBA" w:rsidRDefault="005B1C6D" w:rsidP="005B1C6D">
      <w:pPr>
        <w:pStyle w:val="Code"/>
        <w:rPr>
          <w:highlight w:val="white"/>
        </w:rPr>
      </w:pPr>
      <w:r w:rsidRPr="00903DBA">
        <w:rPr>
          <w:highlight w:val="white"/>
        </w:rPr>
        <w:t>%union {</w:t>
      </w:r>
    </w:p>
    <w:p w14:paraId="7BBC943A" w14:textId="77777777" w:rsidR="005B1C6D" w:rsidRPr="00903DBA" w:rsidRDefault="005B1C6D" w:rsidP="005B1C6D">
      <w:pPr>
        <w:pStyle w:val="Code"/>
        <w:rPr>
          <w:highlight w:val="white"/>
        </w:rPr>
      </w:pPr>
      <w:r w:rsidRPr="00903DBA">
        <w:rPr>
          <w:highlight w:val="white"/>
        </w:rPr>
        <w:t xml:space="preserve">  public string name;</w:t>
      </w:r>
    </w:p>
    <w:p w14:paraId="0C8F6F1F" w14:textId="77777777" w:rsidR="005B1C6D" w:rsidRPr="00903DBA" w:rsidRDefault="005B1C6D" w:rsidP="005B1C6D">
      <w:pPr>
        <w:pStyle w:val="Code"/>
        <w:rPr>
          <w:highlight w:val="white"/>
        </w:rPr>
      </w:pPr>
      <w:r w:rsidRPr="00903DBA">
        <w:rPr>
          <w:highlight w:val="white"/>
        </w:rPr>
        <w:t xml:space="preserve">  public int integer_value;</w:t>
      </w:r>
    </w:p>
    <w:p w14:paraId="75A6BEC4" w14:textId="77777777" w:rsidR="005B1C6D" w:rsidRPr="00903DBA" w:rsidRDefault="005B1C6D" w:rsidP="005B1C6D">
      <w:pPr>
        <w:pStyle w:val="Code"/>
        <w:rPr>
          <w:highlight w:val="white"/>
        </w:rPr>
      </w:pPr>
      <w:r w:rsidRPr="00903DBA">
        <w:rPr>
          <w:highlight w:val="white"/>
        </w:rPr>
        <w:t>}</w:t>
      </w:r>
    </w:p>
    <w:p w14:paraId="18F1627C" w14:textId="77777777" w:rsidR="005B1C6D" w:rsidRPr="00903DBA" w:rsidRDefault="005B1C6D" w:rsidP="005B1C6D">
      <w:pPr>
        <w:pStyle w:val="Code"/>
        <w:rPr>
          <w:highlight w:val="white"/>
        </w:rPr>
      </w:pPr>
    </w:p>
    <w:p w14:paraId="7F5BFD7E" w14:textId="77777777" w:rsidR="005B1C6D" w:rsidRPr="00903DBA" w:rsidRDefault="005B1C6D" w:rsidP="005B1C6D">
      <w:pPr>
        <w:pStyle w:val="Code"/>
        <w:rPr>
          <w:highlight w:val="white"/>
        </w:rPr>
      </w:pPr>
      <w:r w:rsidRPr="00903DBA">
        <w:rPr>
          <w:highlight w:val="white"/>
        </w:rPr>
        <w:t>%token &lt;name&gt; NAME</w:t>
      </w:r>
    </w:p>
    <w:p w14:paraId="0718D1CC" w14:textId="77777777" w:rsidR="005B1C6D" w:rsidRPr="00903DBA" w:rsidRDefault="005B1C6D" w:rsidP="005B1C6D">
      <w:pPr>
        <w:pStyle w:val="Code"/>
        <w:rPr>
          <w:highlight w:val="white"/>
        </w:rPr>
      </w:pPr>
      <w:r w:rsidRPr="00903DBA">
        <w:rPr>
          <w:highlight w:val="white"/>
        </w:rPr>
        <w:lastRenderedPageBreak/>
        <w:t>%token &lt;integer_value&gt; VALUE</w:t>
      </w:r>
    </w:p>
    <w:p w14:paraId="5E353EDF" w14:textId="77777777" w:rsidR="005B1C6D" w:rsidRPr="00903DBA" w:rsidRDefault="005B1C6D" w:rsidP="005B1C6D">
      <w:pPr>
        <w:pStyle w:val="Code"/>
        <w:rPr>
          <w:highlight w:val="white"/>
        </w:rPr>
      </w:pPr>
    </w:p>
    <w:p w14:paraId="3BB9E0F5" w14:textId="77777777" w:rsidR="005B1C6D" w:rsidRPr="00903DBA" w:rsidRDefault="005B1C6D" w:rsidP="005B1C6D">
      <w:pPr>
        <w:pStyle w:val="Code"/>
        <w:rPr>
          <w:highlight w:val="white"/>
        </w:rPr>
      </w:pPr>
      <w:r w:rsidRPr="00903DBA">
        <w:rPr>
          <w:highlight w:val="white"/>
        </w:rPr>
        <w:t>%type &lt;integer_value&gt; expression logical_or_expression</w:t>
      </w:r>
    </w:p>
    <w:p w14:paraId="64F7D8B7" w14:textId="0AB5E065" w:rsidR="005B1C6D" w:rsidRPr="00903DBA" w:rsidRDefault="005B1C6D" w:rsidP="005B1C6D">
      <w:pPr>
        <w:pStyle w:val="Code"/>
        <w:rPr>
          <w:highlight w:val="white"/>
        </w:rPr>
      </w:pPr>
      <w:r w:rsidRPr="00903DBA">
        <w:rPr>
          <w:highlight w:val="white"/>
        </w:rPr>
        <w:t xml:space="preserve">                      logical_and_expression </w:t>
      </w:r>
      <w:r w:rsidR="00FC270F" w:rsidRPr="00903DBA">
        <w:rPr>
          <w:highlight w:val="white"/>
        </w:rPr>
        <w:t>bitwise_or_expression</w:t>
      </w:r>
    </w:p>
    <w:p w14:paraId="1341C9C9" w14:textId="77777777" w:rsidR="005B1C6D" w:rsidRPr="00903DBA" w:rsidRDefault="005B1C6D" w:rsidP="005B1C6D">
      <w:pPr>
        <w:pStyle w:val="Code"/>
        <w:rPr>
          <w:highlight w:val="white"/>
        </w:rPr>
      </w:pPr>
      <w:r w:rsidRPr="00903DBA">
        <w:rPr>
          <w:highlight w:val="white"/>
        </w:rPr>
        <w:t xml:space="preserve">                      bitwise_xor_expression bitwise_and_expression</w:t>
      </w:r>
    </w:p>
    <w:p w14:paraId="5DE6EDAC" w14:textId="77777777" w:rsidR="005B1C6D" w:rsidRPr="00903DBA" w:rsidRDefault="005B1C6D" w:rsidP="005B1C6D">
      <w:pPr>
        <w:pStyle w:val="Code"/>
        <w:rPr>
          <w:highlight w:val="white"/>
        </w:rPr>
      </w:pPr>
      <w:r w:rsidRPr="00903DBA">
        <w:rPr>
          <w:highlight w:val="white"/>
        </w:rPr>
        <w:t xml:space="preserve">                      equality_expression relation_expression</w:t>
      </w:r>
    </w:p>
    <w:p w14:paraId="7F38CE86" w14:textId="77777777" w:rsidR="005B1C6D" w:rsidRPr="00903DBA" w:rsidRDefault="005B1C6D" w:rsidP="005B1C6D">
      <w:pPr>
        <w:pStyle w:val="Code"/>
        <w:rPr>
          <w:highlight w:val="white"/>
        </w:rPr>
      </w:pPr>
      <w:r w:rsidRPr="00903DBA">
        <w:rPr>
          <w:highlight w:val="white"/>
        </w:rPr>
        <w:t xml:space="preserve">                      shift_expression add_expression</w:t>
      </w:r>
    </w:p>
    <w:p w14:paraId="4157F23A" w14:textId="77777777" w:rsidR="005B1C6D" w:rsidRPr="00903DBA" w:rsidRDefault="005B1C6D" w:rsidP="005B1C6D">
      <w:pPr>
        <w:pStyle w:val="Code"/>
        <w:rPr>
          <w:highlight w:val="white"/>
        </w:rPr>
      </w:pPr>
      <w:r w:rsidRPr="00903DBA">
        <w:rPr>
          <w:highlight w:val="white"/>
        </w:rPr>
        <w:t xml:space="preserve">                      multiply_expression prefix_expression</w:t>
      </w:r>
    </w:p>
    <w:p w14:paraId="65F4652C" w14:textId="77777777" w:rsidR="005B1C6D" w:rsidRPr="00903DBA" w:rsidRDefault="005B1C6D" w:rsidP="005B1C6D">
      <w:pPr>
        <w:pStyle w:val="Code"/>
        <w:rPr>
          <w:highlight w:val="white"/>
        </w:rPr>
      </w:pPr>
      <w:r w:rsidRPr="00903DBA">
        <w:rPr>
          <w:highlight w:val="white"/>
        </w:rPr>
        <w:t xml:space="preserve">                      primary_expression</w:t>
      </w:r>
    </w:p>
    <w:p w14:paraId="6BDA3B79" w14:textId="77777777" w:rsidR="005B1C6D" w:rsidRPr="00903DBA" w:rsidRDefault="005B1C6D" w:rsidP="005B1C6D">
      <w:pPr>
        <w:pStyle w:val="Code"/>
        <w:rPr>
          <w:highlight w:val="white"/>
        </w:rPr>
      </w:pPr>
    </w:p>
    <w:p w14:paraId="2E287FC7" w14:textId="77777777" w:rsidR="005B1C6D" w:rsidRPr="00903DBA" w:rsidRDefault="005B1C6D" w:rsidP="005B1C6D">
      <w:pPr>
        <w:pStyle w:val="Code"/>
        <w:rPr>
          <w:highlight w:val="white"/>
        </w:rPr>
      </w:pPr>
      <w:r w:rsidRPr="00903DBA">
        <w:rPr>
          <w:highlight w:val="white"/>
        </w:rPr>
        <w:t>%start expression</w:t>
      </w:r>
    </w:p>
    <w:p w14:paraId="62BAC1A5" w14:textId="77777777" w:rsidR="005B1C6D" w:rsidRPr="00903DBA" w:rsidRDefault="005B1C6D" w:rsidP="005B1C6D">
      <w:pPr>
        <w:pStyle w:val="Code"/>
        <w:rPr>
          <w:highlight w:val="white"/>
        </w:rPr>
      </w:pPr>
    </w:p>
    <w:p w14:paraId="31A3B44E" w14:textId="77777777" w:rsidR="005B1C6D" w:rsidRPr="00903DBA" w:rsidRDefault="005B1C6D" w:rsidP="005B1C6D">
      <w:pPr>
        <w:pStyle w:val="Code"/>
        <w:rPr>
          <w:highlight w:val="white"/>
        </w:rPr>
      </w:pPr>
      <w:r w:rsidRPr="00903DBA">
        <w:rPr>
          <w:highlight w:val="white"/>
        </w:rPr>
        <w:t>%%</w:t>
      </w:r>
    </w:p>
    <w:p w14:paraId="7048D43F" w14:textId="4453AB57" w:rsidR="005B1C6D" w:rsidRPr="00903DBA" w:rsidRDefault="00345CCF" w:rsidP="00345CCF">
      <w:pPr>
        <w:rPr>
          <w:highlight w:val="white"/>
        </w:rPr>
      </w:pPr>
      <w:r w:rsidRPr="00903DBA">
        <w:rPr>
          <w:highlight w:val="white"/>
        </w:rPr>
        <w:t xml:space="preserve">The result of the parsing is placed in the </w:t>
      </w:r>
      <w:r w:rsidRPr="00903DBA">
        <w:rPr>
          <w:rStyle w:val="KeyWord0"/>
          <w:highlight w:val="white"/>
        </w:rPr>
        <w:t>PreProcessorResult</w:t>
      </w:r>
      <w:r w:rsidRPr="00903DBA">
        <w:rPr>
          <w:highlight w:val="white"/>
        </w:rPr>
        <w:t xml:space="preserve"> of the </w:t>
      </w:r>
      <w:r w:rsidRPr="00903DBA">
        <w:rPr>
          <w:rStyle w:val="KeyWord0"/>
          <w:highlight w:val="white"/>
        </w:rPr>
        <w:t>Preprocessor</w:t>
      </w:r>
      <w:r w:rsidRPr="00903DBA">
        <w:rPr>
          <w:highlight w:val="white"/>
        </w:rPr>
        <w:t xml:space="preserve"> class. The </w:t>
      </w:r>
      <w:r w:rsidR="00246C4C" w:rsidRPr="00903DBA">
        <w:rPr>
          <w:highlight w:val="white"/>
        </w:rPr>
        <w:t xml:space="preserve">return value of the </w:t>
      </w:r>
      <w:r w:rsidRPr="00903DBA">
        <w:rPr>
          <w:highlight w:val="white"/>
        </w:rPr>
        <w:t xml:space="preserve">parser </w:t>
      </w:r>
      <w:r w:rsidR="00246C4C" w:rsidRPr="00903DBA">
        <w:rPr>
          <w:highlight w:val="white"/>
        </w:rPr>
        <w:t xml:space="preserve">is </w:t>
      </w:r>
      <w:r w:rsidRPr="00903DBA">
        <w:rPr>
          <w:highlight w:val="white"/>
        </w:rPr>
        <w:t>a Boolean value representing whether the expression complied with the grammar.</w:t>
      </w:r>
    </w:p>
    <w:p w14:paraId="350372C4" w14:textId="77777777" w:rsidR="005B1C6D" w:rsidRPr="00903DBA" w:rsidRDefault="005B1C6D" w:rsidP="005B1C6D">
      <w:pPr>
        <w:pStyle w:val="Code"/>
        <w:rPr>
          <w:highlight w:val="white"/>
        </w:rPr>
      </w:pPr>
      <w:r w:rsidRPr="00903DBA">
        <w:rPr>
          <w:highlight w:val="white"/>
        </w:rPr>
        <w:t>expression:</w:t>
      </w:r>
    </w:p>
    <w:p w14:paraId="6056A909" w14:textId="77777777" w:rsidR="005B1C6D" w:rsidRPr="00903DBA" w:rsidRDefault="005B1C6D" w:rsidP="005B1C6D">
      <w:pPr>
        <w:pStyle w:val="Code"/>
        <w:rPr>
          <w:highlight w:val="white"/>
        </w:rPr>
      </w:pPr>
      <w:r w:rsidRPr="00903DBA">
        <w:rPr>
          <w:highlight w:val="white"/>
        </w:rPr>
        <w:t xml:space="preserve">    logical_or_expression  {</w:t>
      </w:r>
    </w:p>
    <w:p w14:paraId="779FA452" w14:textId="77777777" w:rsidR="005B1C6D" w:rsidRPr="00903DBA" w:rsidRDefault="005B1C6D" w:rsidP="005B1C6D">
      <w:pPr>
        <w:pStyle w:val="Code"/>
        <w:rPr>
          <w:highlight w:val="white"/>
        </w:rPr>
      </w:pPr>
      <w:r w:rsidRPr="00903DBA">
        <w:rPr>
          <w:highlight w:val="white"/>
        </w:rPr>
        <w:t xml:space="preserve">      $$ = $1;</w:t>
      </w:r>
    </w:p>
    <w:p w14:paraId="426FC6C4" w14:textId="77777777" w:rsidR="005B1C6D" w:rsidRPr="00903DBA" w:rsidRDefault="005B1C6D" w:rsidP="005B1C6D">
      <w:pPr>
        <w:pStyle w:val="Code"/>
        <w:rPr>
          <w:highlight w:val="white"/>
        </w:rPr>
      </w:pPr>
      <w:r w:rsidRPr="00903DBA">
        <w:rPr>
          <w:highlight w:val="white"/>
        </w:rPr>
        <w:t xml:space="preserve">      Preprocessor.PreProcessorResult = $$;</w:t>
      </w:r>
    </w:p>
    <w:p w14:paraId="5529131C" w14:textId="77777777" w:rsidR="005B1C6D" w:rsidRPr="00903DBA" w:rsidRDefault="005B1C6D" w:rsidP="005B1C6D">
      <w:pPr>
        <w:pStyle w:val="Code"/>
        <w:rPr>
          <w:highlight w:val="white"/>
        </w:rPr>
      </w:pPr>
      <w:r w:rsidRPr="00903DBA">
        <w:rPr>
          <w:highlight w:val="white"/>
        </w:rPr>
        <w:t xml:space="preserve">    }</w:t>
      </w:r>
    </w:p>
    <w:p w14:paraId="23CF0512" w14:textId="77777777" w:rsidR="005B1C6D" w:rsidRPr="00903DBA" w:rsidRDefault="005B1C6D" w:rsidP="005B1C6D">
      <w:pPr>
        <w:pStyle w:val="Code"/>
        <w:rPr>
          <w:highlight w:val="white"/>
        </w:rPr>
      </w:pPr>
      <w:r w:rsidRPr="00903DBA">
        <w:rPr>
          <w:highlight w:val="white"/>
        </w:rPr>
        <w:t xml:space="preserve">  | logical_or_expression QUESTION_MARK expression</w:t>
      </w:r>
    </w:p>
    <w:p w14:paraId="58024C98" w14:textId="77777777" w:rsidR="005B1C6D" w:rsidRPr="00903DBA" w:rsidRDefault="005B1C6D" w:rsidP="005B1C6D">
      <w:pPr>
        <w:pStyle w:val="Code"/>
        <w:rPr>
          <w:highlight w:val="white"/>
        </w:rPr>
      </w:pPr>
      <w:r w:rsidRPr="00903DBA">
        <w:rPr>
          <w:highlight w:val="white"/>
        </w:rPr>
        <w:t xml:space="preserve">                          COLON expression {</w:t>
      </w:r>
    </w:p>
    <w:p w14:paraId="6B4140E0" w14:textId="77777777" w:rsidR="005B1C6D" w:rsidRPr="00903DBA" w:rsidRDefault="005B1C6D" w:rsidP="005B1C6D">
      <w:pPr>
        <w:pStyle w:val="Code"/>
        <w:rPr>
          <w:highlight w:val="white"/>
        </w:rPr>
      </w:pPr>
      <w:r w:rsidRPr="00903DBA">
        <w:rPr>
          <w:highlight w:val="white"/>
        </w:rPr>
        <w:t xml:space="preserve">      $$ = ($1 != 0) ? $3 : $5;</w:t>
      </w:r>
    </w:p>
    <w:p w14:paraId="4162D387" w14:textId="77777777" w:rsidR="005B1C6D" w:rsidRPr="00903DBA" w:rsidRDefault="005B1C6D" w:rsidP="005B1C6D">
      <w:pPr>
        <w:pStyle w:val="Code"/>
        <w:rPr>
          <w:highlight w:val="white"/>
        </w:rPr>
      </w:pPr>
      <w:r w:rsidRPr="00903DBA">
        <w:rPr>
          <w:highlight w:val="white"/>
        </w:rPr>
        <w:t xml:space="preserve">      Preprocessor.PreProcessorResult = $$;</w:t>
      </w:r>
    </w:p>
    <w:p w14:paraId="0759A927" w14:textId="77777777" w:rsidR="005B1C6D" w:rsidRPr="00903DBA" w:rsidRDefault="005B1C6D" w:rsidP="005B1C6D">
      <w:pPr>
        <w:pStyle w:val="Code"/>
        <w:rPr>
          <w:highlight w:val="white"/>
        </w:rPr>
      </w:pPr>
      <w:r w:rsidRPr="00903DBA">
        <w:rPr>
          <w:highlight w:val="white"/>
        </w:rPr>
        <w:t xml:space="preserve">    };</w:t>
      </w:r>
    </w:p>
    <w:p w14:paraId="15BAFF1C" w14:textId="7EF67364" w:rsidR="005B1C6D" w:rsidRPr="00903DBA" w:rsidRDefault="00B47EA9" w:rsidP="00B47EA9">
      <w:pPr>
        <w:rPr>
          <w:highlight w:val="white"/>
        </w:rPr>
      </w:pPr>
      <w:r w:rsidRPr="00903DBA">
        <w:rPr>
          <w:highlight w:val="white"/>
        </w:rPr>
        <w:t xml:space="preserve">The </w:t>
      </w:r>
      <w:r w:rsidRPr="00903DBA">
        <w:rPr>
          <w:rStyle w:val="KeyWord0"/>
          <w:highlight w:val="white"/>
        </w:rPr>
        <w:t>logical_or_expression</w:t>
      </w:r>
      <w:r w:rsidRPr="00903DBA">
        <w:rPr>
          <w:highlight w:val="white"/>
        </w:rPr>
        <w:t xml:space="preserve"> and </w:t>
      </w:r>
      <w:r w:rsidRPr="00903DBA">
        <w:rPr>
          <w:rStyle w:val="KeyWord0"/>
          <w:highlight w:val="white"/>
        </w:rPr>
        <w:t>logical_and_expression</w:t>
      </w:r>
      <w:r w:rsidRPr="00903DBA">
        <w:rPr>
          <w:highlight w:val="white"/>
        </w:rPr>
        <w:t xml:space="preserve"> return one or zero</w:t>
      </w:r>
    </w:p>
    <w:p w14:paraId="41D982A7" w14:textId="77777777" w:rsidR="005B1C6D" w:rsidRPr="00903DBA" w:rsidRDefault="005B1C6D" w:rsidP="005B1C6D">
      <w:pPr>
        <w:pStyle w:val="Code"/>
        <w:rPr>
          <w:highlight w:val="white"/>
        </w:rPr>
      </w:pPr>
      <w:r w:rsidRPr="00903DBA">
        <w:rPr>
          <w:highlight w:val="white"/>
        </w:rPr>
        <w:t>logical_or_expression:</w:t>
      </w:r>
    </w:p>
    <w:p w14:paraId="50762452" w14:textId="77777777" w:rsidR="005B1C6D" w:rsidRPr="00903DBA" w:rsidRDefault="005B1C6D" w:rsidP="005B1C6D">
      <w:pPr>
        <w:pStyle w:val="Code"/>
        <w:rPr>
          <w:highlight w:val="white"/>
        </w:rPr>
      </w:pPr>
      <w:r w:rsidRPr="00903DBA">
        <w:rPr>
          <w:highlight w:val="white"/>
        </w:rPr>
        <w:t xml:space="preserve">    logical_and_expression  {</w:t>
      </w:r>
    </w:p>
    <w:p w14:paraId="5F5C4DF5" w14:textId="77777777" w:rsidR="005B1C6D" w:rsidRPr="00903DBA" w:rsidRDefault="005B1C6D" w:rsidP="005B1C6D">
      <w:pPr>
        <w:pStyle w:val="Code"/>
        <w:rPr>
          <w:highlight w:val="white"/>
        </w:rPr>
      </w:pPr>
      <w:r w:rsidRPr="00903DBA">
        <w:rPr>
          <w:highlight w:val="white"/>
        </w:rPr>
        <w:t xml:space="preserve">      $$ = $1;</w:t>
      </w:r>
    </w:p>
    <w:p w14:paraId="7327869E" w14:textId="77777777" w:rsidR="005B1C6D" w:rsidRPr="00903DBA" w:rsidRDefault="005B1C6D" w:rsidP="005B1C6D">
      <w:pPr>
        <w:pStyle w:val="Code"/>
        <w:rPr>
          <w:highlight w:val="white"/>
        </w:rPr>
      </w:pPr>
      <w:r w:rsidRPr="00903DBA">
        <w:rPr>
          <w:highlight w:val="white"/>
        </w:rPr>
        <w:t xml:space="preserve">    }</w:t>
      </w:r>
    </w:p>
    <w:p w14:paraId="4E645AB3" w14:textId="77777777" w:rsidR="005B1C6D" w:rsidRPr="00903DBA" w:rsidRDefault="005B1C6D" w:rsidP="005B1C6D">
      <w:pPr>
        <w:pStyle w:val="Code"/>
        <w:rPr>
          <w:highlight w:val="white"/>
        </w:rPr>
      </w:pPr>
      <w:r w:rsidRPr="00903DBA">
        <w:rPr>
          <w:highlight w:val="white"/>
        </w:rPr>
        <w:t xml:space="preserve">  | logical_or_expression LOGICAL_OR logical_and_expression {</w:t>
      </w:r>
    </w:p>
    <w:p w14:paraId="7AF8763E" w14:textId="77777777" w:rsidR="005B1C6D" w:rsidRPr="00903DBA" w:rsidRDefault="005B1C6D" w:rsidP="005B1C6D">
      <w:pPr>
        <w:pStyle w:val="Code"/>
        <w:rPr>
          <w:highlight w:val="white"/>
        </w:rPr>
      </w:pPr>
      <w:r w:rsidRPr="00903DBA">
        <w:rPr>
          <w:highlight w:val="white"/>
        </w:rPr>
        <w:t xml:space="preserve">      $$ = (($1 != 0) || ($3 != 0)) ? 1 : 0;</w:t>
      </w:r>
    </w:p>
    <w:p w14:paraId="28DD13F9" w14:textId="77777777" w:rsidR="005B1C6D" w:rsidRPr="00903DBA" w:rsidRDefault="005B1C6D" w:rsidP="005B1C6D">
      <w:pPr>
        <w:pStyle w:val="Code"/>
        <w:rPr>
          <w:highlight w:val="white"/>
        </w:rPr>
      </w:pPr>
      <w:r w:rsidRPr="00903DBA">
        <w:rPr>
          <w:highlight w:val="white"/>
        </w:rPr>
        <w:t xml:space="preserve">    };</w:t>
      </w:r>
    </w:p>
    <w:p w14:paraId="4453FD37" w14:textId="77777777" w:rsidR="005B1C6D" w:rsidRPr="00903DBA" w:rsidRDefault="005B1C6D" w:rsidP="005B1C6D">
      <w:pPr>
        <w:pStyle w:val="Code"/>
        <w:rPr>
          <w:highlight w:val="white"/>
        </w:rPr>
      </w:pPr>
    </w:p>
    <w:p w14:paraId="652604F0" w14:textId="77777777" w:rsidR="005B1C6D" w:rsidRPr="00903DBA" w:rsidRDefault="005B1C6D" w:rsidP="005B1C6D">
      <w:pPr>
        <w:pStyle w:val="Code"/>
        <w:rPr>
          <w:highlight w:val="white"/>
        </w:rPr>
      </w:pPr>
      <w:r w:rsidRPr="00903DBA">
        <w:rPr>
          <w:highlight w:val="white"/>
        </w:rPr>
        <w:t>logical_and_expression:</w:t>
      </w:r>
    </w:p>
    <w:p w14:paraId="7E9862D8" w14:textId="677C8622" w:rsidR="005B1C6D" w:rsidRPr="00903DBA" w:rsidRDefault="005B1C6D" w:rsidP="005B1C6D">
      <w:pPr>
        <w:pStyle w:val="Code"/>
        <w:rPr>
          <w:highlight w:val="white"/>
        </w:rPr>
      </w:pPr>
      <w:r w:rsidRPr="00903DBA">
        <w:rPr>
          <w:highlight w:val="white"/>
        </w:rPr>
        <w:t xml:space="preserve">    </w:t>
      </w:r>
      <w:r w:rsidR="00FC270F" w:rsidRPr="00903DBA">
        <w:rPr>
          <w:highlight w:val="white"/>
        </w:rPr>
        <w:t>bitwise_or_expression</w:t>
      </w:r>
      <w:r w:rsidRPr="00903DBA">
        <w:rPr>
          <w:highlight w:val="white"/>
        </w:rPr>
        <w:t xml:space="preserve">  {</w:t>
      </w:r>
    </w:p>
    <w:p w14:paraId="3714FBBE" w14:textId="77777777" w:rsidR="005B1C6D" w:rsidRPr="00903DBA" w:rsidRDefault="005B1C6D" w:rsidP="005B1C6D">
      <w:pPr>
        <w:pStyle w:val="Code"/>
        <w:rPr>
          <w:highlight w:val="white"/>
        </w:rPr>
      </w:pPr>
      <w:r w:rsidRPr="00903DBA">
        <w:rPr>
          <w:highlight w:val="white"/>
        </w:rPr>
        <w:t xml:space="preserve">      $$ = $1;</w:t>
      </w:r>
    </w:p>
    <w:p w14:paraId="3B0A8ADB" w14:textId="77777777" w:rsidR="005B1C6D" w:rsidRPr="00903DBA" w:rsidRDefault="005B1C6D" w:rsidP="005B1C6D">
      <w:pPr>
        <w:pStyle w:val="Code"/>
        <w:rPr>
          <w:highlight w:val="white"/>
        </w:rPr>
      </w:pPr>
      <w:r w:rsidRPr="00903DBA">
        <w:rPr>
          <w:highlight w:val="white"/>
        </w:rPr>
        <w:t xml:space="preserve">    }</w:t>
      </w:r>
    </w:p>
    <w:p w14:paraId="1E7DBD71" w14:textId="46B0AD05" w:rsidR="005B1C6D" w:rsidRPr="00903DBA" w:rsidRDefault="005B1C6D" w:rsidP="005B1C6D">
      <w:pPr>
        <w:pStyle w:val="Code"/>
        <w:rPr>
          <w:highlight w:val="white"/>
        </w:rPr>
      </w:pPr>
      <w:r w:rsidRPr="00903DBA">
        <w:rPr>
          <w:highlight w:val="white"/>
        </w:rPr>
        <w:t xml:space="preserve">  | bitwise_and_expression LOGICAL_AND </w:t>
      </w:r>
      <w:r w:rsidR="00FC270F" w:rsidRPr="00903DBA">
        <w:rPr>
          <w:highlight w:val="white"/>
        </w:rPr>
        <w:t>bitwise_or_expression</w:t>
      </w:r>
      <w:r w:rsidRPr="00903DBA">
        <w:rPr>
          <w:highlight w:val="white"/>
        </w:rPr>
        <w:t xml:space="preserve"> {</w:t>
      </w:r>
    </w:p>
    <w:p w14:paraId="58D94F46" w14:textId="77777777" w:rsidR="005B1C6D" w:rsidRPr="00903DBA" w:rsidRDefault="005B1C6D" w:rsidP="005B1C6D">
      <w:pPr>
        <w:pStyle w:val="Code"/>
        <w:rPr>
          <w:highlight w:val="white"/>
        </w:rPr>
      </w:pPr>
      <w:r w:rsidRPr="00903DBA">
        <w:rPr>
          <w:highlight w:val="white"/>
        </w:rPr>
        <w:t xml:space="preserve">      $$ = (($1 != 0) &amp;&amp; ($3 != 0)) ? 1 : 0;</w:t>
      </w:r>
    </w:p>
    <w:p w14:paraId="23C30540" w14:textId="77777777" w:rsidR="005B1C6D" w:rsidRPr="00903DBA" w:rsidRDefault="005B1C6D" w:rsidP="005B1C6D">
      <w:pPr>
        <w:pStyle w:val="Code"/>
        <w:rPr>
          <w:highlight w:val="white"/>
        </w:rPr>
      </w:pPr>
      <w:r w:rsidRPr="00903DBA">
        <w:rPr>
          <w:highlight w:val="white"/>
        </w:rPr>
        <w:t xml:space="preserve">    };</w:t>
      </w:r>
    </w:p>
    <w:p w14:paraId="0BAD3368" w14:textId="77777777" w:rsidR="005B1C6D" w:rsidRPr="00903DBA" w:rsidRDefault="005B1C6D" w:rsidP="005B1C6D">
      <w:pPr>
        <w:pStyle w:val="Code"/>
        <w:rPr>
          <w:highlight w:val="white"/>
        </w:rPr>
      </w:pPr>
    </w:p>
    <w:p w14:paraId="0E99D761" w14:textId="7948912A" w:rsidR="005B1C6D" w:rsidRPr="00903DBA" w:rsidRDefault="00FC270F" w:rsidP="005B1C6D">
      <w:pPr>
        <w:pStyle w:val="Code"/>
        <w:rPr>
          <w:highlight w:val="white"/>
        </w:rPr>
      </w:pPr>
      <w:r w:rsidRPr="00903DBA">
        <w:rPr>
          <w:highlight w:val="white"/>
        </w:rPr>
        <w:t>bitwise_or_expression</w:t>
      </w:r>
      <w:r w:rsidR="005B1C6D" w:rsidRPr="00903DBA">
        <w:rPr>
          <w:highlight w:val="white"/>
        </w:rPr>
        <w:t>:</w:t>
      </w:r>
    </w:p>
    <w:p w14:paraId="3EE8595D" w14:textId="77777777" w:rsidR="005B1C6D" w:rsidRPr="00903DBA" w:rsidRDefault="005B1C6D" w:rsidP="005B1C6D">
      <w:pPr>
        <w:pStyle w:val="Code"/>
        <w:rPr>
          <w:highlight w:val="white"/>
        </w:rPr>
      </w:pPr>
      <w:r w:rsidRPr="00903DBA">
        <w:rPr>
          <w:highlight w:val="white"/>
        </w:rPr>
        <w:t xml:space="preserve">    bitwise_xor_expression  {</w:t>
      </w:r>
    </w:p>
    <w:p w14:paraId="72B9164E" w14:textId="77777777" w:rsidR="005B1C6D" w:rsidRPr="00903DBA" w:rsidRDefault="005B1C6D" w:rsidP="005B1C6D">
      <w:pPr>
        <w:pStyle w:val="Code"/>
        <w:rPr>
          <w:highlight w:val="white"/>
        </w:rPr>
      </w:pPr>
      <w:r w:rsidRPr="00903DBA">
        <w:rPr>
          <w:highlight w:val="white"/>
        </w:rPr>
        <w:t xml:space="preserve">      $$ = $1;</w:t>
      </w:r>
    </w:p>
    <w:p w14:paraId="4199A027" w14:textId="77777777" w:rsidR="005B1C6D" w:rsidRPr="00903DBA" w:rsidRDefault="005B1C6D" w:rsidP="005B1C6D">
      <w:pPr>
        <w:pStyle w:val="Code"/>
        <w:rPr>
          <w:highlight w:val="white"/>
        </w:rPr>
      </w:pPr>
      <w:r w:rsidRPr="00903DBA">
        <w:rPr>
          <w:highlight w:val="white"/>
        </w:rPr>
        <w:t xml:space="preserve">    }</w:t>
      </w:r>
    </w:p>
    <w:p w14:paraId="3DA1CEB6" w14:textId="470DD4CA" w:rsidR="005B1C6D" w:rsidRPr="00903DBA" w:rsidRDefault="005B1C6D" w:rsidP="005B1C6D">
      <w:pPr>
        <w:pStyle w:val="Code"/>
        <w:rPr>
          <w:highlight w:val="white"/>
        </w:rPr>
      </w:pPr>
      <w:r w:rsidRPr="00903DBA">
        <w:rPr>
          <w:highlight w:val="white"/>
        </w:rPr>
        <w:t xml:space="preserve">  | </w:t>
      </w:r>
      <w:r w:rsidR="00FC270F" w:rsidRPr="00903DBA">
        <w:rPr>
          <w:highlight w:val="white"/>
        </w:rPr>
        <w:t>bitwise_or_expression</w:t>
      </w:r>
      <w:r w:rsidRPr="00903DBA">
        <w:rPr>
          <w:highlight w:val="white"/>
        </w:rPr>
        <w:t xml:space="preserve"> BITWISE_OR bitwise_xor_expression {</w:t>
      </w:r>
    </w:p>
    <w:p w14:paraId="0383EE18" w14:textId="77777777" w:rsidR="005B1C6D" w:rsidRPr="00903DBA" w:rsidRDefault="005B1C6D" w:rsidP="005B1C6D">
      <w:pPr>
        <w:pStyle w:val="Code"/>
        <w:rPr>
          <w:highlight w:val="white"/>
        </w:rPr>
      </w:pPr>
      <w:r w:rsidRPr="00903DBA">
        <w:rPr>
          <w:highlight w:val="white"/>
        </w:rPr>
        <w:t xml:space="preserve">      $$ = $1 | $3;</w:t>
      </w:r>
    </w:p>
    <w:p w14:paraId="7751B740" w14:textId="77777777" w:rsidR="005B1C6D" w:rsidRPr="00903DBA" w:rsidRDefault="005B1C6D" w:rsidP="005B1C6D">
      <w:pPr>
        <w:pStyle w:val="Code"/>
        <w:rPr>
          <w:highlight w:val="white"/>
        </w:rPr>
      </w:pPr>
      <w:r w:rsidRPr="00903DBA">
        <w:rPr>
          <w:highlight w:val="white"/>
        </w:rPr>
        <w:t xml:space="preserve">    };</w:t>
      </w:r>
    </w:p>
    <w:p w14:paraId="14F01CB8" w14:textId="77777777" w:rsidR="005B1C6D" w:rsidRPr="00903DBA" w:rsidRDefault="005B1C6D" w:rsidP="005B1C6D">
      <w:pPr>
        <w:pStyle w:val="Code"/>
        <w:rPr>
          <w:highlight w:val="white"/>
        </w:rPr>
      </w:pPr>
    </w:p>
    <w:p w14:paraId="5A8A8C18" w14:textId="77777777" w:rsidR="005B1C6D" w:rsidRPr="00903DBA" w:rsidRDefault="005B1C6D" w:rsidP="005B1C6D">
      <w:pPr>
        <w:pStyle w:val="Code"/>
        <w:rPr>
          <w:highlight w:val="white"/>
        </w:rPr>
      </w:pPr>
      <w:r w:rsidRPr="00903DBA">
        <w:rPr>
          <w:highlight w:val="white"/>
        </w:rPr>
        <w:t>bitwise_xor_expression:</w:t>
      </w:r>
    </w:p>
    <w:p w14:paraId="102D58FA" w14:textId="77777777" w:rsidR="005B1C6D" w:rsidRPr="00903DBA" w:rsidRDefault="005B1C6D" w:rsidP="005B1C6D">
      <w:pPr>
        <w:pStyle w:val="Code"/>
        <w:rPr>
          <w:highlight w:val="white"/>
        </w:rPr>
      </w:pPr>
      <w:r w:rsidRPr="00903DBA">
        <w:rPr>
          <w:highlight w:val="white"/>
        </w:rPr>
        <w:t xml:space="preserve">    bitwise_and_expression  {</w:t>
      </w:r>
    </w:p>
    <w:p w14:paraId="36BB23A5" w14:textId="77777777" w:rsidR="005B1C6D" w:rsidRPr="00903DBA" w:rsidRDefault="005B1C6D" w:rsidP="005B1C6D">
      <w:pPr>
        <w:pStyle w:val="Code"/>
        <w:rPr>
          <w:highlight w:val="white"/>
        </w:rPr>
      </w:pPr>
      <w:r w:rsidRPr="00903DBA">
        <w:rPr>
          <w:highlight w:val="white"/>
        </w:rPr>
        <w:t xml:space="preserve">      $$ = $1;</w:t>
      </w:r>
    </w:p>
    <w:p w14:paraId="44534CF4" w14:textId="77777777" w:rsidR="005B1C6D" w:rsidRPr="00903DBA" w:rsidRDefault="005B1C6D" w:rsidP="005B1C6D">
      <w:pPr>
        <w:pStyle w:val="Code"/>
        <w:rPr>
          <w:highlight w:val="white"/>
        </w:rPr>
      </w:pPr>
      <w:r w:rsidRPr="00903DBA">
        <w:rPr>
          <w:highlight w:val="white"/>
        </w:rPr>
        <w:t xml:space="preserve">    }</w:t>
      </w:r>
    </w:p>
    <w:p w14:paraId="4ABC0894" w14:textId="77777777" w:rsidR="005B1C6D" w:rsidRPr="00903DBA" w:rsidRDefault="005B1C6D" w:rsidP="005B1C6D">
      <w:pPr>
        <w:pStyle w:val="Code"/>
        <w:rPr>
          <w:highlight w:val="white"/>
        </w:rPr>
      </w:pPr>
      <w:r w:rsidRPr="00903DBA">
        <w:rPr>
          <w:highlight w:val="white"/>
        </w:rPr>
        <w:t xml:space="preserve">  | bitwise_xor_expression BITWISE_XOR bitwise_and_expression {</w:t>
      </w:r>
    </w:p>
    <w:p w14:paraId="2AA1EABC" w14:textId="77777777" w:rsidR="005B1C6D" w:rsidRPr="00903DBA" w:rsidRDefault="005B1C6D" w:rsidP="005B1C6D">
      <w:pPr>
        <w:pStyle w:val="Code"/>
        <w:rPr>
          <w:highlight w:val="white"/>
        </w:rPr>
      </w:pPr>
      <w:r w:rsidRPr="00903DBA">
        <w:rPr>
          <w:highlight w:val="white"/>
        </w:rPr>
        <w:t xml:space="preserve">      $$ = $1 ^ $3;</w:t>
      </w:r>
    </w:p>
    <w:p w14:paraId="20B70764" w14:textId="77777777" w:rsidR="005B1C6D" w:rsidRPr="00903DBA" w:rsidRDefault="005B1C6D" w:rsidP="005B1C6D">
      <w:pPr>
        <w:pStyle w:val="Code"/>
        <w:rPr>
          <w:highlight w:val="white"/>
        </w:rPr>
      </w:pPr>
      <w:r w:rsidRPr="00903DBA">
        <w:rPr>
          <w:highlight w:val="white"/>
        </w:rPr>
        <w:t xml:space="preserve">    };</w:t>
      </w:r>
    </w:p>
    <w:p w14:paraId="28A339AF" w14:textId="77777777" w:rsidR="005B1C6D" w:rsidRPr="00903DBA" w:rsidRDefault="005B1C6D" w:rsidP="005B1C6D">
      <w:pPr>
        <w:pStyle w:val="Code"/>
        <w:rPr>
          <w:highlight w:val="white"/>
        </w:rPr>
      </w:pPr>
    </w:p>
    <w:p w14:paraId="18E8A473" w14:textId="77777777" w:rsidR="005B1C6D" w:rsidRPr="00903DBA" w:rsidRDefault="005B1C6D" w:rsidP="005B1C6D">
      <w:pPr>
        <w:pStyle w:val="Code"/>
        <w:rPr>
          <w:highlight w:val="white"/>
        </w:rPr>
      </w:pPr>
      <w:r w:rsidRPr="00903DBA">
        <w:rPr>
          <w:highlight w:val="white"/>
        </w:rPr>
        <w:t>bitwise_and_expression:</w:t>
      </w:r>
    </w:p>
    <w:p w14:paraId="2FF99A42" w14:textId="77777777" w:rsidR="005B1C6D" w:rsidRPr="00903DBA" w:rsidRDefault="005B1C6D" w:rsidP="005B1C6D">
      <w:pPr>
        <w:pStyle w:val="Code"/>
        <w:rPr>
          <w:highlight w:val="white"/>
        </w:rPr>
      </w:pPr>
      <w:r w:rsidRPr="00903DBA">
        <w:rPr>
          <w:highlight w:val="white"/>
        </w:rPr>
        <w:t xml:space="preserve">    equality_expression {</w:t>
      </w:r>
    </w:p>
    <w:p w14:paraId="159F9E96" w14:textId="77777777" w:rsidR="005B1C6D" w:rsidRPr="00903DBA" w:rsidRDefault="005B1C6D" w:rsidP="005B1C6D">
      <w:pPr>
        <w:pStyle w:val="Code"/>
        <w:rPr>
          <w:highlight w:val="white"/>
        </w:rPr>
      </w:pPr>
      <w:r w:rsidRPr="00903DBA">
        <w:rPr>
          <w:highlight w:val="white"/>
        </w:rPr>
        <w:t xml:space="preserve">      $$ = $1;</w:t>
      </w:r>
    </w:p>
    <w:p w14:paraId="27939458" w14:textId="77777777" w:rsidR="005B1C6D" w:rsidRPr="00903DBA" w:rsidRDefault="005B1C6D" w:rsidP="005B1C6D">
      <w:pPr>
        <w:pStyle w:val="Code"/>
        <w:rPr>
          <w:highlight w:val="white"/>
        </w:rPr>
      </w:pPr>
      <w:r w:rsidRPr="00903DBA">
        <w:rPr>
          <w:highlight w:val="white"/>
        </w:rPr>
        <w:t xml:space="preserve">    }</w:t>
      </w:r>
    </w:p>
    <w:p w14:paraId="63AEC21E" w14:textId="77777777" w:rsidR="005B1C6D" w:rsidRPr="00903DBA" w:rsidRDefault="005B1C6D" w:rsidP="005B1C6D">
      <w:pPr>
        <w:pStyle w:val="Code"/>
        <w:rPr>
          <w:highlight w:val="white"/>
        </w:rPr>
      </w:pPr>
      <w:r w:rsidRPr="00903DBA">
        <w:rPr>
          <w:highlight w:val="white"/>
        </w:rPr>
        <w:t xml:space="preserve">  | bitwise_and_expression BITWISE_AND equality_expression {</w:t>
      </w:r>
    </w:p>
    <w:p w14:paraId="4259E40C" w14:textId="77777777" w:rsidR="005B1C6D" w:rsidRPr="00903DBA" w:rsidRDefault="005B1C6D" w:rsidP="005B1C6D">
      <w:pPr>
        <w:pStyle w:val="Code"/>
        <w:rPr>
          <w:highlight w:val="white"/>
        </w:rPr>
      </w:pPr>
      <w:r w:rsidRPr="00903DBA">
        <w:rPr>
          <w:highlight w:val="white"/>
        </w:rPr>
        <w:t xml:space="preserve">      $$ = $1 &amp; $3;</w:t>
      </w:r>
    </w:p>
    <w:p w14:paraId="0D8E7076" w14:textId="77777777" w:rsidR="005B1C6D" w:rsidRPr="00903DBA" w:rsidRDefault="005B1C6D" w:rsidP="005B1C6D">
      <w:pPr>
        <w:pStyle w:val="Code"/>
        <w:rPr>
          <w:highlight w:val="white"/>
        </w:rPr>
      </w:pPr>
      <w:r w:rsidRPr="00903DBA">
        <w:rPr>
          <w:highlight w:val="white"/>
        </w:rPr>
        <w:t xml:space="preserve">    };</w:t>
      </w:r>
    </w:p>
    <w:p w14:paraId="2C7D1903" w14:textId="77777777" w:rsidR="005B1C6D" w:rsidRPr="00903DBA" w:rsidRDefault="005B1C6D" w:rsidP="005B1C6D">
      <w:pPr>
        <w:pStyle w:val="Code"/>
        <w:rPr>
          <w:highlight w:val="white"/>
        </w:rPr>
      </w:pPr>
    </w:p>
    <w:p w14:paraId="56356021" w14:textId="77777777" w:rsidR="005B1C6D" w:rsidRPr="00903DBA" w:rsidRDefault="005B1C6D" w:rsidP="005B1C6D">
      <w:pPr>
        <w:pStyle w:val="Code"/>
        <w:rPr>
          <w:highlight w:val="white"/>
        </w:rPr>
      </w:pPr>
      <w:r w:rsidRPr="00903DBA">
        <w:rPr>
          <w:highlight w:val="white"/>
        </w:rPr>
        <w:t>equality_expression:</w:t>
      </w:r>
    </w:p>
    <w:p w14:paraId="58B5BC3C" w14:textId="77777777" w:rsidR="005B1C6D" w:rsidRPr="00903DBA" w:rsidRDefault="005B1C6D" w:rsidP="005B1C6D">
      <w:pPr>
        <w:pStyle w:val="Code"/>
        <w:rPr>
          <w:highlight w:val="white"/>
        </w:rPr>
      </w:pPr>
      <w:r w:rsidRPr="00903DBA">
        <w:rPr>
          <w:highlight w:val="white"/>
        </w:rPr>
        <w:t xml:space="preserve">    relation_expression {</w:t>
      </w:r>
    </w:p>
    <w:p w14:paraId="4F03395D" w14:textId="77777777" w:rsidR="005B1C6D" w:rsidRPr="00903DBA" w:rsidRDefault="005B1C6D" w:rsidP="005B1C6D">
      <w:pPr>
        <w:pStyle w:val="Code"/>
        <w:rPr>
          <w:highlight w:val="white"/>
        </w:rPr>
      </w:pPr>
      <w:r w:rsidRPr="00903DBA">
        <w:rPr>
          <w:highlight w:val="white"/>
        </w:rPr>
        <w:t xml:space="preserve">      $$ = $1;</w:t>
      </w:r>
    </w:p>
    <w:p w14:paraId="49BC9062" w14:textId="77777777" w:rsidR="005B1C6D" w:rsidRPr="00903DBA" w:rsidRDefault="005B1C6D" w:rsidP="005B1C6D">
      <w:pPr>
        <w:pStyle w:val="Code"/>
        <w:rPr>
          <w:highlight w:val="white"/>
        </w:rPr>
      </w:pPr>
      <w:r w:rsidRPr="00903DBA">
        <w:rPr>
          <w:highlight w:val="white"/>
        </w:rPr>
        <w:t xml:space="preserve">    }</w:t>
      </w:r>
    </w:p>
    <w:p w14:paraId="61FBD325" w14:textId="77777777" w:rsidR="005B1C6D" w:rsidRPr="00903DBA" w:rsidRDefault="005B1C6D" w:rsidP="005B1C6D">
      <w:pPr>
        <w:pStyle w:val="Code"/>
        <w:rPr>
          <w:highlight w:val="white"/>
        </w:rPr>
      </w:pPr>
      <w:r w:rsidRPr="00903DBA">
        <w:rPr>
          <w:highlight w:val="white"/>
        </w:rPr>
        <w:t xml:space="preserve">  | equality_expression EQUAL relation_expression {      </w:t>
      </w:r>
    </w:p>
    <w:p w14:paraId="14E02097" w14:textId="77777777" w:rsidR="005B1C6D" w:rsidRPr="00903DBA" w:rsidRDefault="005B1C6D" w:rsidP="005B1C6D">
      <w:pPr>
        <w:pStyle w:val="Code"/>
        <w:rPr>
          <w:highlight w:val="white"/>
        </w:rPr>
      </w:pPr>
      <w:r w:rsidRPr="00903DBA">
        <w:rPr>
          <w:highlight w:val="white"/>
        </w:rPr>
        <w:t xml:space="preserve">      $$ = ($1 == $3) ? 1 : 0;</w:t>
      </w:r>
    </w:p>
    <w:p w14:paraId="754EF4C7" w14:textId="77777777" w:rsidR="005B1C6D" w:rsidRPr="00903DBA" w:rsidRDefault="005B1C6D" w:rsidP="005B1C6D">
      <w:pPr>
        <w:pStyle w:val="Code"/>
        <w:rPr>
          <w:highlight w:val="white"/>
        </w:rPr>
      </w:pPr>
      <w:r w:rsidRPr="00903DBA">
        <w:rPr>
          <w:highlight w:val="white"/>
        </w:rPr>
        <w:t xml:space="preserve">    }</w:t>
      </w:r>
    </w:p>
    <w:p w14:paraId="711171C6" w14:textId="77777777" w:rsidR="005B1C6D" w:rsidRPr="00903DBA" w:rsidRDefault="005B1C6D" w:rsidP="005B1C6D">
      <w:pPr>
        <w:pStyle w:val="Code"/>
        <w:rPr>
          <w:highlight w:val="white"/>
        </w:rPr>
      </w:pPr>
      <w:r w:rsidRPr="00903DBA">
        <w:rPr>
          <w:highlight w:val="white"/>
        </w:rPr>
        <w:t xml:space="preserve">  | equality_expression NOT_EQUAL relation_expression {      </w:t>
      </w:r>
    </w:p>
    <w:p w14:paraId="45469FF5" w14:textId="77777777" w:rsidR="005B1C6D" w:rsidRPr="00903DBA" w:rsidRDefault="005B1C6D" w:rsidP="005B1C6D">
      <w:pPr>
        <w:pStyle w:val="Code"/>
        <w:rPr>
          <w:highlight w:val="white"/>
        </w:rPr>
      </w:pPr>
      <w:r w:rsidRPr="00903DBA">
        <w:rPr>
          <w:highlight w:val="white"/>
        </w:rPr>
        <w:t xml:space="preserve">      $$ = ($1 != $3) ? 1 : 0;</w:t>
      </w:r>
    </w:p>
    <w:p w14:paraId="41734A8D" w14:textId="77777777" w:rsidR="005B1C6D" w:rsidRPr="00903DBA" w:rsidRDefault="005B1C6D" w:rsidP="005B1C6D">
      <w:pPr>
        <w:pStyle w:val="Code"/>
        <w:rPr>
          <w:highlight w:val="white"/>
        </w:rPr>
      </w:pPr>
      <w:r w:rsidRPr="00903DBA">
        <w:rPr>
          <w:highlight w:val="white"/>
        </w:rPr>
        <w:t xml:space="preserve">    };</w:t>
      </w:r>
    </w:p>
    <w:p w14:paraId="7EFFE72C" w14:textId="77777777" w:rsidR="005B1C6D" w:rsidRPr="00903DBA" w:rsidRDefault="005B1C6D" w:rsidP="005B1C6D">
      <w:pPr>
        <w:pStyle w:val="Code"/>
        <w:rPr>
          <w:highlight w:val="white"/>
        </w:rPr>
      </w:pPr>
    </w:p>
    <w:p w14:paraId="3A548F07" w14:textId="77777777" w:rsidR="005B1C6D" w:rsidRPr="00903DBA" w:rsidRDefault="005B1C6D" w:rsidP="005B1C6D">
      <w:pPr>
        <w:pStyle w:val="Code"/>
        <w:rPr>
          <w:highlight w:val="white"/>
        </w:rPr>
      </w:pPr>
      <w:r w:rsidRPr="00903DBA">
        <w:rPr>
          <w:highlight w:val="white"/>
        </w:rPr>
        <w:t>relation_expression:</w:t>
      </w:r>
    </w:p>
    <w:p w14:paraId="58FFC5C0" w14:textId="77777777" w:rsidR="005B1C6D" w:rsidRPr="00903DBA" w:rsidRDefault="005B1C6D" w:rsidP="005B1C6D">
      <w:pPr>
        <w:pStyle w:val="Code"/>
        <w:rPr>
          <w:highlight w:val="white"/>
        </w:rPr>
      </w:pPr>
      <w:r w:rsidRPr="00903DBA">
        <w:rPr>
          <w:highlight w:val="white"/>
        </w:rPr>
        <w:t xml:space="preserve">    shift_expression  { $$ = $1; }</w:t>
      </w:r>
    </w:p>
    <w:p w14:paraId="67523828" w14:textId="77777777" w:rsidR="005B1C6D" w:rsidRPr="00903DBA" w:rsidRDefault="005B1C6D" w:rsidP="005B1C6D">
      <w:pPr>
        <w:pStyle w:val="Code"/>
        <w:rPr>
          <w:highlight w:val="white"/>
        </w:rPr>
      </w:pPr>
      <w:r w:rsidRPr="00903DBA">
        <w:rPr>
          <w:highlight w:val="white"/>
        </w:rPr>
        <w:t xml:space="preserve">  | relation_expression LESS_THAN shift_expression {</w:t>
      </w:r>
    </w:p>
    <w:p w14:paraId="58413577" w14:textId="77777777" w:rsidR="005B1C6D" w:rsidRPr="00903DBA" w:rsidRDefault="005B1C6D" w:rsidP="005B1C6D">
      <w:pPr>
        <w:pStyle w:val="Code"/>
        <w:rPr>
          <w:highlight w:val="white"/>
        </w:rPr>
      </w:pPr>
      <w:r w:rsidRPr="00903DBA">
        <w:rPr>
          <w:highlight w:val="white"/>
        </w:rPr>
        <w:t xml:space="preserve">      $$ = ($1 &lt; $3) ? 1 : 0;</w:t>
      </w:r>
    </w:p>
    <w:p w14:paraId="58ACF563" w14:textId="77777777" w:rsidR="005B1C6D" w:rsidRPr="00903DBA" w:rsidRDefault="005B1C6D" w:rsidP="005B1C6D">
      <w:pPr>
        <w:pStyle w:val="Code"/>
        <w:rPr>
          <w:highlight w:val="white"/>
        </w:rPr>
      </w:pPr>
      <w:r w:rsidRPr="00903DBA">
        <w:rPr>
          <w:highlight w:val="white"/>
        </w:rPr>
        <w:t xml:space="preserve">    }</w:t>
      </w:r>
    </w:p>
    <w:p w14:paraId="7E4ECB06" w14:textId="77777777" w:rsidR="005B1C6D" w:rsidRPr="00903DBA" w:rsidRDefault="005B1C6D" w:rsidP="005B1C6D">
      <w:pPr>
        <w:pStyle w:val="Code"/>
        <w:rPr>
          <w:highlight w:val="white"/>
        </w:rPr>
      </w:pPr>
      <w:r w:rsidRPr="00903DBA">
        <w:rPr>
          <w:highlight w:val="white"/>
        </w:rPr>
        <w:t xml:space="preserve">  | relation_expression LESS_THAN_EQUAL shift_expression {</w:t>
      </w:r>
    </w:p>
    <w:p w14:paraId="2FCFB33F" w14:textId="77777777" w:rsidR="005B1C6D" w:rsidRPr="00903DBA" w:rsidRDefault="005B1C6D" w:rsidP="005B1C6D">
      <w:pPr>
        <w:pStyle w:val="Code"/>
        <w:rPr>
          <w:highlight w:val="white"/>
        </w:rPr>
      </w:pPr>
      <w:r w:rsidRPr="00903DBA">
        <w:rPr>
          <w:highlight w:val="white"/>
        </w:rPr>
        <w:t xml:space="preserve">      $$ = ($1 &lt;= $3) ? 1 : 0;</w:t>
      </w:r>
    </w:p>
    <w:p w14:paraId="4E1C3A59" w14:textId="77777777" w:rsidR="005B1C6D" w:rsidRPr="00903DBA" w:rsidRDefault="005B1C6D" w:rsidP="005B1C6D">
      <w:pPr>
        <w:pStyle w:val="Code"/>
        <w:rPr>
          <w:highlight w:val="white"/>
        </w:rPr>
      </w:pPr>
      <w:r w:rsidRPr="00903DBA">
        <w:rPr>
          <w:highlight w:val="white"/>
        </w:rPr>
        <w:t xml:space="preserve">    }</w:t>
      </w:r>
    </w:p>
    <w:p w14:paraId="2BF74698" w14:textId="77777777" w:rsidR="005B1C6D" w:rsidRPr="00903DBA" w:rsidRDefault="005B1C6D" w:rsidP="005B1C6D">
      <w:pPr>
        <w:pStyle w:val="Code"/>
        <w:rPr>
          <w:highlight w:val="white"/>
        </w:rPr>
      </w:pPr>
      <w:r w:rsidRPr="00903DBA">
        <w:rPr>
          <w:highlight w:val="white"/>
        </w:rPr>
        <w:t xml:space="preserve">  | relation_expression GREATER_THAN shift_expression {</w:t>
      </w:r>
    </w:p>
    <w:p w14:paraId="485BFC07" w14:textId="77777777" w:rsidR="005B1C6D" w:rsidRPr="00903DBA" w:rsidRDefault="005B1C6D" w:rsidP="005B1C6D">
      <w:pPr>
        <w:pStyle w:val="Code"/>
        <w:rPr>
          <w:highlight w:val="white"/>
        </w:rPr>
      </w:pPr>
      <w:r w:rsidRPr="00903DBA">
        <w:rPr>
          <w:highlight w:val="white"/>
        </w:rPr>
        <w:t xml:space="preserve">      $$ = ($1 &gt; $3) ? 1 : 0;</w:t>
      </w:r>
    </w:p>
    <w:p w14:paraId="0BE064F9" w14:textId="77777777" w:rsidR="005B1C6D" w:rsidRPr="00903DBA" w:rsidRDefault="005B1C6D" w:rsidP="005B1C6D">
      <w:pPr>
        <w:pStyle w:val="Code"/>
        <w:rPr>
          <w:highlight w:val="white"/>
        </w:rPr>
      </w:pPr>
      <w:r w:rsidRPr="00903DBA">
        <w:rPr>
          <w:highlight w:val="white"/>
        </w:rPr>
        <w:t xml:space="preserve">    }</w:t>
      </w:r>
    </w:p>
    <w:p w14:paraId="3A8E626C" w14:textId="77777777" w:rsidR="005B1C6D" w:rsidRPr="00903DBA" w:rsidRDefault="005B1C6D" w:rsidP="005B1C6D">
      <w:pPr>
        <w:pStyle w:val="Code"/>
        <w:rPr>
          <w:highlight w:val="white"/>
        </w:rPr>
      </w:pPr>
      <w:r w:rsidRPr="00903DBA">
        <w:rPr>
          <w:highlight w:val="white"/>
        </w:rPr>
        <w:t xml:space="preserve">  | relation_expression GREATER_THAN_EQUAL shift_expression {</w:t>
      </w:r>
    </w:p>
    <w:p w14:paraId="0362AB65" w14:textId="77777777" w:rsidR="005B1C6D" w:rsidRPr="00903DBA" w:rsidRDefault="005B1C6D" w:rsidP="005B1C6D">
      <w:pPr>
        <w:pStyle w:val="Code"/>
        <w:rPr>
          <w:highlight w:val="white"/>
        </w:rPr>
      </w:pPr>
      <w:r w:rsidRPr="00903DBA">
        <w:rPr>
          <w:highlight w:val="white"/>
        </w:rPr>
        <w:t xml:space="preserve">      $$ = ($1 &gt;=$3) ? 1 : 0;</w:t>
      </w:r>
    </w:p>
    <w:p w14:paraId="7B55F337" w14:textId="77777777" w:rsidR="005B1C6D" w:rsidRPr="00903DBA" w:rsidRDefault="005B1C6D" w:rsidP="005B1C6D">
      <w:pPr>
        <w:pStyle w:val="Code"/>
        <w:rPr>
          <w:highlight w:val="white"/>
        </w:rPr>
      </w:pPr>
      <w:r w:rsidRPr="00903DBA">
        <w:rPr>
          <w:highlight w:val="white"/>
        </w:rPr>
        <w:t xml:space="preserve">    };</w:t>
      </w:r>
    </w:p>
    <w:p w14:paraId="2B6087A8" w14:textId="77777777" w:rsidR="005B1C6D" w:rsidRPr="00903DBA" w:rsidRDefault="005B1C6D" w:rsidP="005B1C6D">
      <w:pPr>
        <w:pStyle w:val="Code"/>
        <w:rPr>
          <w:highlight w:val="white"/>
        </w:rPr>
      </w:pPr>
    </w:p>
    <w:p w14:paraId="3141097B" w14:textId="77777777" w:rsidR="005B1C6D" w:rsidRPr="00903DBA" w:rsidRDefault="005B1C6D" w:rsidP="005B1C6D">
      <w:pPr>
        <w:pStyle w:val="Code"/>
        <w:rPr>
          <w:highlight w:val="white"/>
        </w:rPr>
      </w:pPr>
      <w:r w:rsidRPr="00903DBA">
        <w:rPr>
          <w:highlight w:val="white"/>
        </w:rPr>
        <w:t>shift_expression:</w:t>
      </w:r>
    </w:p>
    <w:p w14:paraId="2715782B" w14:textId="77777777" w:rsidR="005B1C6D" w:rsidRPr="00903DBA" w:rsidRDefault="005B1C6D" w:rsidP="005B1C6D">
      <w:pPr>
        <w:pStyle w:val="Code"/>
        <w:rPr>
          <w:highlight w:val="white"/>
        </w:rPr>
      </w:pPr>
      <w:r w:rsidRPr="00903DBA">
        <w:rPr>
          <w:highlight w:val="white"/>
        </w:rPr>
        <w:t xml:space="preserve">    add_expression {</w:t>
      </w:r>
    </w:p>
    <w:p w14:paraId="7DAFE435" w14:textId="77777777" w:rsidR="005B1C6D" w:rsidRPr="00903DBA" w:rsidRDefault="005B1C6D" w:rsidP="005B1C6D">
      <w:pPr>
        <w:pStyle w:val="Code"/>
        <w:rPr>
          <w:highlight w:val="white"/>
        </w:rPr>
      </w:pPr>
      <w:r w:rsidRPr="00903DBA">
        <w:rPr>
          <w:highlight w:val="white"/>
        </w:rPr>
        <w:t xml:space="preserve">      $$ = $1;</w:t>
      </w:r>
    </w:p>
    <w:p w14:paraId="5FD2B63F" w14:textId="77777777" w:rsidR="005B1C6D" w:rsidRPr="00903DBA" w:rsidRDefault="005B1C6D" w:rsidP="005B1C6D">
      <w:pPr>
        <w:pStyle w:val="Code"/>
        <w:rPr>
          <w:highlight w:val="white"/>
        </w:rPr>
      </w:pPr>
      <w:r w:rsidRPr="00903DBA">
        <w:rPr>
          <w:highlight w:val="white"/>
        </w:rPr>
        <w:t xml:space="preserve">    }</w:t>
      </w:r>
    </w:p>
    <w:p w14:paraId="31A6656E" w14:textId="77777777" w:rsidR="005B1C6D" w:rsidRPr="00903DBA" w:rsidRDefault="005B1C6D" w:rsidP="005B1C6D">
      <w:pPr>
        <w:pStyle w:val="Code"/>
        <w:rPr>
          <w:highlight w:val="white"/>
        </w:rPr>
      </w:pPr>
      <w:r w:rsidRPr="00903DBA">
        <w:rPr>
          <w:highlight w:val="white"/>
        </w:rPr>
        <w:t xml:space="preserve">  | shift_expression LEFT_SHIFT add_expression {</w:t>
      </w:r>
    </w:p>
    <w:p w14:paraId="578DFEEE" w14:textId="77777777" w:rsidR="005B1C6D" w:rsidRPr="00903DBA" w:rsidRDefault="005B1C6D" w:rsidP="005B1C6D">
      <w:pPr>
        <w:pStyle w:val="Code"/>
        <w:rPr>
          <w:highlight w:val="white"/>
        </w:rPr>
      </w:pPr>
      <w:r w:rsidRPr="00903DBA">
        <w:rPr>
          <w:highlight w:val="white"/>
        </w:rPr>
        <w:t xml:space="preserve">      $$ = $1 &lt;&lt; $3;</w:t>
      </w:r>
    </w:p>
    <w:p w14:paraId="7D79E5B8" w14:textId="77777777" w:rsidR="005B1C6D" w:rsidRPr="00903DBA" w:rsidRDefault="005B1C6D" w:rsidP="005B1C6D">
      <w:pPr>
        <w:pStyle w:val="Code"/>
        <w:rPr>
          <w:highlight w:val="white"/>
        </w:rPr>
      </w:pPr>
      <w:r w:rsidRPr="00903DBA">
        <w:rPr>
          <w:highlight w:val="white"/>
        </w:rPr>
        <w:t xml:space="preserve">    }</w:t>
      </w:r>
    </w:p>
    <w:p w14:paraId="486ECE50" w14:textId="77777777" w:rsidR="005B1C6D" w:rsidRPr="00903DBA" w:rsidRDefault="005B1C6D" w:rsidP="005B1C6D">
      <w:pPr>
        <w:pStyle w:val="Code"/>
        <w:rPr>
          <w:highlight w:val="white"/>
        </w:rPr>
      </w:pPr>
      <w:r w:rsidRPr="00903DBA">
        <w:rPr>
          <w:highlight w:val="white"/>
        </w:rPr>
        <w:t xml:space="preserve">  | shift_expression RIGHT_SHIFT add_expression {</w:t>
      </w:r>
    </w:p>
    <w:p w14:paraId="5DEDA050" w14:textId="77777777" w:rsidR="005B1C6D" w:rsidRPr="00903DBA" w:rsidRDefault="005B1C6D" w:rsidP="005B1C6D">
      <w:pPr>
        <w:pStyle w:val="Code"/>
        <w:rPr>
          <w:highlight w:val="white"/>
        </w:rPr>
      </w:pPr>
      <w:r w:rsidRPr="00903DBA">
        <w:rPr>
          <w:highlight w:val="white"/>
        </w:rPr>
        <w:t xml:space="preserve">      $$ = $1 &gt;&gt; $3;</w:t>
      </w:r>
    </w:p>
    <w:p w14:paraId="002C0152" w14:textId="77777777" w:rsidR="005B1C6D" w:rsidRPr="00903DBA" w:rsidRDefault="005B1C6D" w:rsidP="005B1C6D">
      <w:pPr>
        <w:pStyle w:val="Code"/>
        <w:rPr>
          <w:highlight w:val="white"/>
        </w:rPr>
      </w:pPr>
      <w:r w:rsidRPr="00903DBA">
        <w:rPr>
          <w:highlight w:val="white"/>
        </w:rPr>
        <w:t xml:space="preserve">    };</w:t>
      </w:r>
    </w:p>
    <w:p w14:paraId="333B5B9D" w14:textId="77777777" w:rsidR="005B1C6D" w:rsidRPr="00903DBA" w:rsidRDefault="005B1C6D" w:rsidP="005B1C6D">
      <w:pPr>
        <w:pStyle w:val="Code"/>
        <w:rPr>
          <w:highlight w:val="white"/>
        </w:rPr>
      </w:pPr>
    </w:p>
    <w:p w14:paraId="0736720D" w14:textId="77777777" w:rsidR="005B1C6D" w:rsidRPr="00903DBA" w:rsidRDefault="005B1C6D" w:rsidP="005B1C6D">
      <w:pPr>
        <w:pStyle w:val="Code"/>
        <w:rPr>
          <w:highlight w:val="white"/>
        </w:rPr>
      </w:pPr>
      <w:r w:rsidRPr="00903DBA">
        <w:rPr>
          <w:highlight w:val="white"/>
        </w:rPr>
        <w:t>add_expression:</w:t>
      </w:r>
    </w:p>
    <w:p w14:paraId="4EC220AF" w14:textId="77777777" w:rsidR="005B1C6D" w:rsidRPr="00903DBA" w:rsidRDefault="005B1C6D" w:rsidP="005B1C6D">
      <w:pPr>
        <w:pStyle w:val="Code"/>
        <w:rPr>
          <w:highlight w:val="white"/>
        </w:rPr>
      </w:pPr>
      <w:r w:rsidRPr="00903DBA">
        <w:rPr>
          <w:highlight w:val="white"/>
        </w:rPr>
        <w:t xml:space="preserve">    multiply_expression {</w:t>
      </w:r>
    </w:p>
    <w:p w14:paraId="086CA9C0" w14:textId="77777777" w:rsidR="005B1C6D" w:rsidRPr="00903DBA" w:rsidRDefault="005B1C6D" w:rsidP="005B1C6D">
      <w:pPr>
        <w:pStyle w:val="Code"/>
        <w:rPr>
          <w:highlight w:val="white"/>
        </w:rPr>
      </w:pPr>
      <w:r w:rsidRPr="00903DBA">
        <w:rPr>
          <w:highlight w:val="white"/>
        </w:rPr>
        <w:t xml:space="preserve">      $$ = $1;</w:t>
      </w:r>
    </w:p>
    <w:p w14:paraId="4BB8EBDD" w14:textId="77777777" w:rsidR="005B1C6D" w:rsidRPr="00903DBA" w:rsidRDefault="005B1C6D" w:rsidP="005B1C6D">
      <w:pPr>
        <w:pStyle w:val="Code"/>
        <w:rPr>
          <w:highlight w:val="white"/>
        </w:rPr>
      </w:pPr>
      <w:r w:rsidRPr="00903DBA">
        <w:rPr>
          <w:highlight w:val="white"/>
        </w:rPr>
        <w:t xml:space="preserve">    }</w:t>
      </w:r>
    </w:p>
    <w:p w14:paraId="103D5135" w14:textId="77777777" w:rsidR="005B1C6D" w:rsidRPr="00903DBA" w:rsidRDefault="005B1C6D" w:rsidP="005B1C6D">
      <w:pPr>
        <w:pStyle w:val="Code"/>
        <w:rPr>
          <w:highlight w:val="white"/>
        </w:rPr>
      </w:pPr>
      <w:r w:rsidRPr="00903DBA">
        <w:rPr>
          <w:highlight w:val="white"/>
        </w:rPr>
        <w:t xml:space="preserve">  | add_expression ADD multiply_expression {</w:t>
      </w:r>
    </w:p>
    <w:p w14:paraId="1B612284" w14:textId="77777777" w:rsidR="005B1C6D" w:rsidRPr="00903DBA" w:rsidRDefault="005B1C6D" w:rsidP="005B1C6D">
      <w:pPr>
        <w:pStyle w:val="Code"/>
        <w:rPr>
          <w:highlight w:val="white"/>
        </w:rPr>
      </w:pPr>
      <w:r w:rsidRPr="00903DBA">
        <w:rPr>
          <w:highlight w:val="white"/>
        </w:rPr>
        <w:t xml:space="preserve">      $$ = $1 + $3;</w:t>
      </w:r>
    </w:p>
    <w:p w14:paraId="7875E7A2" w14:textId="77777777" w:rsidR="005B1C6D" w:rsidRPr="00903DBA" w:rsidRDefault="005B1C6D" w:rsidP="005B1C6D">
      <w:pPr>
        <w:pStyle w:val="Code"/>
        <w:rPr>
          <w:highlight w:val="white"/>
        </w:rPr>
      </w:pPr>
      <w:r w:rsidRPr="00903DBA">
        <w:rPr>
          <w:highlight w:val="white"/>
        </w:rPr>
        <w:t xml:space="preserve">    }</w:t>
      </w:r>
    </w:p>
    <w:p w14:paraId="5E442F34" w14:textId="77777777" w:rsidR="005B1C6D" w:rsidRPr="00903DBA" w:rsidRDefault="005B1C6D" w:rsidP="005B1C6D">
      <w:pPr>
        <w:pStyle w:val="Code"/>
        <w:rPr>
          <w:highlight w:val="white"/>
        </w:rPr>
      </w:pPr>
      <w:r w:rsidRPr="00903DBA">
        <w:rPr>
          <w:highlight w:val="white"/>
        </w:rPr>
        <w:t xml:space="preserve">  | add_expression SUBTRACT multiply_expression {</w:t>
      </w:r>
    </w:p>
    <w:p w14:paraId="78D3D9BE" w14:textId="77777777" w:rsidR="005B1C6D" w:rsidRPr="00903DBA" w:rsidRDefault="005B1C6D" w:rsidP="005B1C6D">
      <w:pPr>
        <w:pStyle w:val="Code"/>
        <w:rPr>
          <w:highlight w:val="white"/>
        </w:rPr>
      </w:pPr>
      <w:r w:rsidRPr="00903DBA">
        <w:rPr>
          <w:highlight w:val="white"/>
        </w:rPr>
        <w:t xml:space="preserve">      $$ = $1 - $3;</w:t>
      </w:r>
    </w:p>
    <w:p w14:paraId="725557E4" w14:textId="77777777" w:rsidR="005B1C6D" w:rsidRPr="00903DBA" w:rsidRDefault="005B1C6D" w:rsidP="005B1C6D">
      <w:pPr>
        <w:pStyle w:val="Code"/>
        <w:rPr>
          <w:highlight w:val="white"/>
        </w:rPr>
      </w:pPr>
      <w:r w:rsidRPr="00903DBA">
        <w:rPr>
          <w:highlight w:val="white"/>
        </w:rPr>
        <w:t xml:space="preserve">    };</w:t>
      </w:r>
    </w:p>
    <w:p w14:paraId="4F19A80F" w14:textId="77777777" w:rsidR="005B1C6D" w:rsidRPr="00903DBA" w:rsidRDefault="005B1C6D" w:rsidP="005B1C6D">
      <w:pPr>
        <w:pStyle w:val="Code"/>
        <w:rPr>
          <w:highlight w:val="white"/>
        </w:rPr>
      </w:pPr>
    </w:p>
    <w:p w14:paraId="26512663" w14:textId="77777777" w:rsidR="005B1C6D" w:rsidRPr="00903DBA" w:rsidRDefault="005B1C6D" w:rsidP="005B1C6D">
      <w:pPr>
        <w:pStyle w:val="Code"/>
        <w:rPr>
          <w:highlight w:val="white"/>
        </w:rPr>
      </w:pPr>
      <w:r w:rsidRPr="00903DBA">
        <w:rPr>
          <w:highlight w:val="white"/>
        </w:rPr>
        <w:t>multiply_expression:</w:t>
      </w:r>
    </w:p>
    <w:p w14:paraId="123A5CC3" w14:textId="77777777" w:rsidR="005B1C6D" w:rsidRPr="00903DBA" w:rsidRDefault="005B1C6D" w:rsidP="005B1C6D">
      <w:pPr>
        <w:pStyle w:val="Code"/>
        <w:rPr>
          <w:highlight w:val="white"/>
        </w:rPr>
      </w:pPr>
      <w:r w:rsidRPr="00903DBA">
        <w:rPr>
          <w:highlight w:val="white"/>
        </w:rPr>
        <w:t xml:space="preserve">    prefix_expression {</w:t>
      </w:r>
    </w:p>
    <w:p w14:paraId="6405728A" w14:textId="77777777" w:rsidR="005B1C6D" w:rsidRPr="00903DBA" w:rsidRDefault="005B1C6D" w:rsidP="005B1C6D">
      <w:pPr>
        <w:pStyle w:val="Code"/>
        <w:rPr>
          <w:highlight w:val="white"/>
        </w:rPr>
      </w:pPr>
      <w:r w:rsidRPr="00903DBA">
        <w:rPr>
          <w:highlight w:val="white"/>
        </w:rPr>
        <w:t xml:space="preserve">      $$ = $1;</w:t>
      </w:r>
    </w:p>
    <w:p w14:paraId="4007FFD5" w14:textId="77777777" w:rsidR="005B1C6D" w:rsidRPr="00903DBA" w:rsidRDefault="005B1C6D" w:rsidP="005B1C6D">
      <w:pPr>
        <w:pStyle w:val="Code"/>
        <w:rPr>
          <w:highlight w:val="white"/>
        </w:rPr>
      </w:pPr>
      <w:r w:rsidRPr="00903DBA">
        <w:rPr>
          <w:highlight w:val="white"/>
        </w:rPr>
        <w:t xml:space="preserve">    }</w:t>
      </w:r>
    </w:p>
    <w:p w14:paraId="0DEE7735" w14:textId="77777777" w:rsidR="005B1C6D" w:rsidRPr="00903DBA" w:rsidRDefault="005B1C6D" w:rsidP="005B1C6D">
      <w:pPr>
        <w:pStyle w:val="Code"/>
        <w:rPr>
          <w:highlight w:val="white"/>
        </w:rPr>
      </w:pPr>
      <w:r w:rsidRPr="00903DBA">
        <w:rPr>
          <w:highlight w:val="white"/>
        </w:rPr>
        <w:t xml:space="preserve">  | multiply_expression MULTIPLY prefix_expression {</w:t>
      </w:r>
    </w:p>
    <w:p w14:paraId="105FE427" w14:textId="77777777" w:rsidR="005B1C6D" w:rsidRPr="00903DBA" w:rsidRDefault="005B1C6D" w:rsidP="005B1C6D">
      <w:pPr>
        <w:pStyle w:val="Code"/>
        <w:rPr>
          <w:highlight w:val="white"/>
        </w:rPr>
      </w:pPr>
      <w:r w:rsidRPr="00903DBA">
        <w:rPr>
          <w:highlight w:val="white"/>
        </w:rPr>
        <w:t xml:space="preserve">      $$ = $1 * $3;</w:t>
      </w:r>
    </w:p>
    <w:p w14:paraId="49C072FA" w14:textId="77777777" w:rsidR="005B1C6D" w:rsidRPr="00903DBA" w:rsidRDefault="005B1C6D" w:rsidP="005B1C6D">
      <w:pPr>
        <w:pStyle w:val="Code"/>
        <w:rPr>
          <w:highlight w:val="white"/>
        </w:rPr>
      </w:pPr>
      <w:r w:rsidRPr="00903DBA">
        <w:rPr>
          <w:highlight w:val="white"/>
        </w:rPr>
        <w:t xml:space="preserve">    }</w:t>
      </w:r>
    </w:p>
    <w:p w14:paraId="7707AD3E" w14:textId="77777777" w:rsidR="005B1C6D" w:rsidRPr="00903DBA" w:rsidRDefault="005B1C6D" w:rsidP="005B1C6D">
      <w:pPr>
        <w:pStyle w:val="Code"/>
        <w:rPr>
          <w:highlight w:val="white"/>
        </w:rPr>
      </w:pPr>
      <w:r w:rsidRPr="00903DBA">
        <w:rPr>
          <w:highlight w:val="white"/>
        </w:rPr>
        <w:t xml:space="preserve">  | multiply_expression DIVIDE prefix_expression {</w:t>
      </w:r>
    </w:p>
    <w:p w14:paraId="7C8E2E36" w14:textId="77777777" w:rsidR="005B1C6D" w:rsidRPr="00903DBA" w:rsidRDefault="005B1C6D" w:rsidP="005B1C6D">
      <w:pPr>
        <w:pStyle w:val="Code"/>
        <w:rPr>
          <w:highlight w:val="white"/>
        </w:rPr>
      </w:pPr>
      <w:r w:rsidRPr="00903DBA">
        <w:rPr>
          <w:highlight w:val="white"/>
        </w:rPr>
        <w:t xml:space="preserve">      $$ = $1 / $3;</w:t>
      </w:r>
    </w:p>
    <w:p w14:paraId="758FD635" w14:textId="77777777" w:rsidR="005B1C6D" w:rsidRPr="00903DBA" w:rsidRDefault="005B1C6D" w:rsidP="005B1C6D">
      <w:pPr>
        <w:pStyle w:val="Code"/>
        <w:rPr>
          <w:highlight w:val="white"/>
        </w:rPr>
      </w:pPr>
      <w:r w:rsidRPr="00903DBA">
        <w:rPr>
          <w:highlight w:val="white"/>
        </w:rPr>
        <w:t xml:space="preserve">    }</w:t>
      </w:r>
    </w:p>
    <w:p w14:paraId="2A19B48E" w14:textId="77777777" w:rsidR="005B1C6D" w:rsidRPr="00903DBA" w:rsidRDefault="005B1C6D" w:rsidP="005B1C6D">
      <w:pPr>
        <w:pStyle w:val="Code"/>
        <w:rPr>
          <w:highlight w:val="white"/>
        </w:rPr>
      </w:pPr>
      <w:r w:rsidRPr="00903DBA">
        <w:rPr>
          <w:highlight w:val="white"/>
        </w:rPr>
        <w:t xml:space="preserve">  | multiply_expression MODULO prefix_expression {</w:t>
      </w:r>
    </w:p>
    <w:p w14:paraId="37306475" w14:textId="77777777" w:rsidR="005B1C6D" w:rsidRPr="00903DBA" w:rsidRDefault="005B1C6D" w:rsidP="005B1C6D">
      <w:pPr>
        <w:pStyle w:val="Code"/>
        <w:rPr>
          <w:highlight w:val="white"/>
        </w:rPr>
      </w:pPr>
      <w:r w:rsidRPr="00903DBA">
        <w:rPr>
          <w:highlight w:val="white"/>
        </w:rPr>
        <w:t xml:space="preserve">      $$ = $1 % $3;</w:t>
      </w:r>
    </w:p>
    <w:p w14:paraId="568AB12C" w14:textId="77777777" w:rsidR="005B1C6D" w:rsidRPr="00903DBA" w:rsidRDefault="005B1C6D" w:rsidP="005B1C6D">
      <w:pPr>
        <w:pStyle w:val="Code"/>
        <w:rPr>
          <w:highlight w:val="white"/>
        </w:rPr>
      </w:pPr>
      <w:r w:rsidRPr="00903DBA">
        <w:rPr>
          <w:highlight w:val="white"/>
        </w:rPr>
        <w:t xml:space="preserve">    };</w:t>
      </w:r>
    </w:p>
    <w:p w14:paraId="21BBC891" w14:textId="77777777" w:rsidR="005B1C6D" w:rsidRPr="00903DBA" w:rsidRDefault="005B1C6D" w:rsidP="005B1C6D">
      <w:pPr>
        <w:pStyle w:val="Code"/>
        <w:rPr>
          <w:highlight w:val="white"/>
        </w:rPr>
      </w:pPr>
    </w:p>
    <w:p w14:paraId="3C0A2583" w14:textId="77777777" w:rsidR="005B1C6D" w:rsidRPr="00903DBA" w:rsidRDefault="005B1C6D" w:rsidP="005B1C6D">
      <w:pPr>
        <w:pStyle w:val="Code"/>
        <w:rPr>
          <w:highlight w:val="white"/>
        </w:rPr>
      </w:pPr>
      <w:r w:rsidRPr="00903DBA">
        <w:rPr>
          <w:highlight w:val="white"/>
        </w:rPr>
        <w:t>prefix_expression:</w:t>
      </w:r>
    </w:p>
    <w:p w14:paraId="6C4DED53" w14:textId="77777777" w:rsidR="005B1C6D" w:rsidRPr="00903DBA" w:rsidRDefault="005B1C6D" w:rsidP="005B1C6D">
      <w:pPr>
        <w:pStyle w:val="Code"/>
        <w:rPr>
          <w:highlight w:val="white"/>
        </w:rPr>
      </w:pPr>
      <w:r w:rsidRPr="00903DBA">
        <w:rPr>
          <w:highlight w:val="white"/>
        </w:rPr>
        <w:t xml:space="preserve">    primary_expression {</w:t>
      </w:r>
    </w:p>
    <w:p w14:paraId="04968816" w14:textId="77777777" w:rsidR="005B1C6D" w:rsidRPr="00903DBA" w:rsidRDefault="005B1C6D" w:rsidP="005B1C6D">
      <w:pPr>
        <w:pStyle w:val="Code"/>
        <w:rPr>
          <w:highlight w:val="white"/>
        </w:rPr>
      </w:pPr>
      <w:r w:rsidRPr="00903DBA">
        <w:rPr>
          <w:highlight w:val="white"/>
        </w:rPr>
        <w:t xml:space="preserve">      $$ = $1; </w:t>
      </w:r>
    </w:p>
    <w:p w14:paraId="1DEF5C15" w14:textId="77777777" w:rsidR="005B1C6D" w:rsidRPr="00903DBA" w:rsidRDefault="005B1C6D" w:rsidP="005B1C6D">
      <w:pPr>
        <w:pStyle w:val="Code"/>
        <w:rPr>
          <w:highlight w:val="white"/>
        </w:rPr>
      </w:pPr>
      <w:r w:rsidRPr="00903DBA">
        <w:rPr>
          <w:highlight w:val="white"/>
        </w:rPr>
        <w:t xml:space="preserve">    }</w:t>
      </w:r>
    </w:p>
    <w:p w14:paraId="02AC4BED" w14:textId="77777777" w:rsidR="005B1C6D" w:rsidRPr="00903DBA" w:rsidRDefault="005B1C6D" w:rsidP="005B1C6D">
      <w:pPr>
        <w:pStyle w:val="Code"/>
        <w:rPr>
          <w:highlight w:val="white"/>
        </w:rPr>
      </w:pPr>
      <w:r w:rsidRPr="00903DBA">
        <w:rPr>
          <w:highlight w:val="white"/>
        </w:rPr>
        <w:t xml:space="preserve">  | ADD prefix_expression {</w:t>
      </w:r>
    </w:p>
    <w:p w14:paraId="26E982B7" w14:textId="77777777" w:rsidR="005B1C6D" w:rsidRPr="00903DBA" w:rsidRDefault="005B1C6D" w:rsidP="005B1C6D">
      <w:pPr>
        <w:pStyle w:val="Code"/>
        <w:rPr>
          <w:highlight w:val="white"/>
        </w:rPr>
      </w:pPr>
      <w:r w:rsidRPr="00903DBA">
        <w:rPr>
          <w:highlight w:val="white"/>
        </w:rPr>
        <w:t xml:space="preserve">      $$ = $2;</w:t>
      </w:r>
    </w:p>
    <w:p w14:paraId="67486220" w14:textId="77777777" w:rsidR="005B1C6D" w:rsidRPr="00903DBA" w:rsidRDefault="005B1C6D" w:rsidP="005B1C6D">
      <w:pPr>
        <w:pStyle w:val="Code"/>
        <w:rPr>
          <w:highlight w:val="white"/>
        </w:rPr>
      </w:pPr>
      <w:r w:rsidRPr="00903DBA">
        <w:rPr>
          <w:highlight w:val="white"/>
        </w:rPr>
        <w:t xml:space="preserve">    }</w:t>
      </w:r>
    </w:p>
    <w:p w14:paraId="5EE94695" w14:textId="77777777" w:rsidR="005B1C6D" w:rsidRPr="00903DBA" w:rsidRDefault="005B1C6D" w:rsidP="005B1C6D">
      <w:pPr>
        <w:pStyle w:val="Code"/>
        <w:rPr>
          <w:highlight w:val="white"/>
        </w:rPr>
      </w:pPr>
      <w:r w:rsidRPr="00903DBA">
        <w:rPr>
          <w:highlight w:val="white"/>
        </w:rPr>
        <w:t xml:space="preserve">  | SUBTRACT prefix_expression {</w:t>
      </w:r>
    </w:p>
    <w:p w14:paraId="36459D9E" w14:textId="77777777" w:rsidR="005B1C6D" w:rsidRPr="00903DBA" w:rsidRDefault="005B1C6D" w:rsidP="005B1C6D">
      <w:pPr>
        <w:pStyle w:val="Code"/>
        <w:rPr>
          <w:highlight w:val="white"/>
        </w:rPr>
      </w:pPr>
      <w:r w:rsidRPr="00903DBA">
        <w:rPr>
          <w:highlight w:val="white"/>
        </w:rPr>
        <w:t xml:space="preserve">      $$ = -$2;</w:t>
      </w:r>
    </w:p>
    <w:p w14:paraId="27BC87EC" w14:textId="77777777" w:rsidR="005B1C6D" w:rsidRPr="00903DBA" w:rsidRDefault="005B1C6D" w:rsidP="005B1C6D">
      <w:pPr>
        <w:pStyle w:val="Code"/>
        <w:rPr>
          <w:highlight w:val="white"/>
        </w:rPr>
      </w:pPr>
      <w:r w:rsidRPr="00903DBA">
        <w:rPr>
          <w:highlight w:val="white"/>
        </w:rPr>
        <w:t xml:space="preserve">    }</w:t>
      </w:r>
    </w:p>
    <w:p w14:paraId="06B73431" w14:textId="77777777" w:rsidR="005B1C6D" w:rsidRPr="00903DBA" w:rsidRDefault="005B1C6D" w:rsidP="005B1C6D">
      <w:pPr>
        <w:pStyle w:val="Code"/>
        <w:rPr>
          <w:highlight w:val="white"/>
        </w:rPr>
      </w:pPr>
      <w:r w:rsidRPr="00903DBA">
        <w:rPr>
          <w:highlight w:val="white"/>
        </w:rPr>
        <w:t xml:space="preserve">  | BITWISE_NOT prefix_expression {</w:t>
      </w:r>
    </w:p>
    <w:p w14:paraId="3D59EBE8" w14:textId="77777777" w:rsidR="005B1C6D" w:rsidRPr="00903DBA" w:rsidRDefault="005B1C6D" w:rsidP="005B1C6D">
      <w:pPr>
        <w:pStyle w:val="Code"/>
        <w:rPr>
          <w:highlight w:val="white"/>
        </w:rPr>
      </w:pPr>
      <w:r w:rsidRPr="00903DBA">
        <w:rPr>
          <w:highlight w:val="white"/>
        </w:rPr>
        <w:t xml:space="preserve">      $$ = ~$2;</w:t>
      </w:r>
    </w:p>
    <w:p w14:paraId="3DBBEE49" w14:textId="77777777" w:rsidR="005B1C6D" w:rsidRPr="00903DBA" w:rsidRDefault="005B1C6D" w:rsidP="005B1C6D">
      <w:pPr>
        <w:pStyle w:val="Code"/>
        <w:rPr>
          <w:highlight w:val="white"/>
        </w:rPr>
      </w:pPr>
      <w:r w:rsidRPr="00903DBA">
        <w:rPr>
          <w:highlight w:val="white"/>
        </w:rPr>
        <w:t xml:space="preserve">    }</w:t>
      </w:r>
    </w:p>
    <w:p w14:paraId="6DB1398A" w14:textId="77777777" w:rsidR="005B1C6D" w:rsidRPr="00903DBA" w:rsidRDefault="005B1C6D" w:rsidP="005B1C6D">
      <w:r w:rsidRPr="00903DBA">
        <w:t>An expression is considered to be true if it does not equal zero.</w:t>
      </w:r>
    </w:p>
    <w:p w14:paraId="42F946DD" w14:textId="77777777" w:rsidR="005B1C6D" w:rsidRPr="00903DBA" w:rsidRDefault="005B1C6D" w:rsidP="005B1C6D">
      <w:pPr>
        <w:pStyle w:val="Code"/>
        <w:rPr>
          <w:highlight w:val="white"/>
        </w:rPr>
      </w:pPr>
      <w:r w:rsidRPr="00903DBA">
        <w:rPr>
          <w:highlight w:val="white"/>
        </w:rPr>
        <w:t xml:space="preserve">  | LOGICAL_NOT prefix_expression {</w:t>
      </w:r>
    </w:p>
    <w:p w14:paraId="70205D21" w14:textId="77777777" w:rsidR="005B1C6D" w:rsidRPr="00903DBA" w:rsidRDefault="005B1C6D" w:rsidP="005B1C6D">
      <w:pPr>
        <w:pStyle w:val="Code"/>
        <w:rPr>
          <w:highlight w:val="white"/>
        </w:rPr>
      </w:pPr>
      <w:r w:rsidRPr="00903DBA">
        <w:rPr>
          <w:highlight w:val="white"/>
        </w:rPr>
        <w:t xml:space="preserve">      $$ = ($2 == 0) ? 1 : 0;</w:t>
      </w:r>
    </w:p>
    <w:p w14:paraId="24A1BAD1" w14:textId="77777777" w:rsidR="005B1C6D" w:rsidRPr="00903DBA" w:rsidRDefault="005B1C6D" w:rsidP="005B1C6D">
      <w:pPr>
        <w:pStyle w:val="Code"/>
        <w:rPr>
          <w:highlight w:val="white"/>
        </w:rPr>
      </w:pPr>
      <w:r w:rsidRPr="00903DBA">
        <w:rPr>
          <w:highlight w:val="white"/>
        </w:rPr>
        <w:t xml:space="preserve">    };</w:t>
      </w:r>
    </w:p>
    <w:p w14:paraId="6B88B944" w14:textId="77777777" w:rsidR="005B1C6D" w:rsidRPr="00903DBA" w:rsidRDefault="005B1C6D" w:rsidP="005B1C6D">
      <w:r w:rsidRPr="00903DBA">
        <w:t>In the preprocessor directive, every identifier is treated as the value zero.</w:t>
      </w:r>
    </w:p>
    <w:p w14:paraId="773861A2" w14:textId="77777777" w:rsidR="005B1C6D" w:rsidRPr="00903DBA" w:rsidRDefault="005B1C6D" w:rsidP="005B1C6D">
      <w:pPr>
        <w:pStyle w:val="Code"/>
        <w:rPr>
          <w:highlight w:val="white"/>
        </w:rPr>
      </w:pPr>
      <w:r w:rsidRPr="00903DBA">
        <w:rPr>
          <w:highlight w:val="white"/>
        </w:rPr>
        <w:t>primary_expression:</w:t>
      </w:r>
    </w:p>
    <w:p w14:paraId="49066E79" w14:textId="77777777" w:rsidR="005B1C6D" w:rsidRPr="00903DBA" w:rsidRDefault="005B1C6D" w:rsidP="005B1C6D">
      <w:pPr>
        <w:pStyle w:val="Code"/>
        <w:rPr>
          <w:highlight w:val="white"/>
        </w:rPr>
      </w:pPr>
      <w:r w:rsidRPr="00903DBA">
        <w:rPr>
          <w:highlight w:val="white"/>
        </w:rPr>
        <w:t xml:space="preserve">    NAME {</w:t>
      </w:r>
    </w:p>
    <w:p w14:paraId="16C90415" w14:textId="77777777" w:rsidR="005B1C6D" w:rsidRPr="00903DBA" w:rsidRDefault="005B1C6D" w:rsidP="005B1C6D">
      <w:pPr>
        <w:pStyle w:val="Code"/>
        <w:rPr>
          <w:highlight w:val="white"/>
        </w:rPr>
      </w:pPr>
      <w:r w:rsidRPr="00903DBA">
        <w:rPr>
          <w:highlight w:val="white"/>
        </w:rPr>
        <w:t xml:space="preserve">      $$ = 1;</w:t>
      </w:r>
    </w:p>
    <w:p w14:paraId="38AE513A" w14:textId="77777777" w:rsidR="005B1C6D" w:rsidRPr="00903DBA" w:rsidRDefault="005B1C6D" w:rsidP="005B1C6D">
      <w:pPr>
        <w:pStyle w:val="Code"/>
        <w:rPr>
          <w:highlight w:val="white"/>
        </w:rPr>
      </w:pPr>
      <w:r w:rsidRPr="00903DBA">
        <w:rPr>
          <w:highlight w:val="white"/>
        </w:rPr>
        <w:t xml:space="preserve">    }</w:t>
      </w:r>
    </w:p>
    <w:p w14:paraId="126EEF5F" w14:textId="77777777" w:rsidR="005B1C6D" w:rsidRPr="00903DBA" w:rsidRDefault="005B1C6D" w:rsidP="005B1C6D">
      <w:pPr>
        <w:pStyle w:val="Code"/>
        <w:rPr>
          <w:highlight w:val="white"/>
        </w:rPr>
      </w:pPr>
      <w:r w:rsidRPr="00903DBA">
        <w:rPr>
          <w:highlight w:val="white"/>
        </w:rPr>
        <w:t xml:space="preserve">  | VALUE {</w:t>
      </w:r>
    </w:p>
    <w:p w14:paraId="44E1C60F" w14:textId="77777777" w:rsidR="005B1C6D" w:rsidRPr="00903DBA" w:rsidRDefault="005B1C6D" w:rsidP="005B1C6D">
      <w:pPr>
        <w:pStyle w:val="Code"/>
        <w:rPr>
          <w:highlight w:val="white"/>
        </w:rPr>
      </w:pPr>
      <w:r w:rsidRPr="00903DBA">
        <w:rPr>
          <w:highlight w:val="white"/>
        </w:rPr>
        <w:t xml:space="preserve">      $$ = $1;</w:t>
      </w:r>
    </w:p>
    <w:p w14:paraId="24781048" w14:textId="77777777" w:rsidR="005B1C6D" w:rsidRPr="00903DBA" w:rsidRDefault="005B1C6D" w:rsidP="005B1C6D">
      <w:pPr>
        <w:pStyle w:val="Code"/>
        <w:rPr>
          <w:highlight w:val="white"/>
        </w:rPr>
      </w:pPr>
      <w:r w:rsidRPr="00903DBA">
        <w:rPr>
          <w:highlight w:val="white"/>
        </w:rPr>
        <w:t xml:space="preserve">    }</w:t>
      </w:r>
    </w:p>
    <w:p w14:paraId="2D156409" w14:textId="77777777" w:rsidR="005B1C6D" w:rsidRPr="00903DBA" w:rsidRDefault="005B1C6D" w:rsidP="005B1C6D">
      <w:r w:rsidRPr="00903DBA">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903DBA" w14:paraId="4AE5FC64" w14:textId="77777777" w:rsidTr="0092795B">
        <w:tc>
          <w:tcPr>
            <w:tcW w:w="4675" w:type="dxa"/>
          </w:tcPr>
          <w:p w14:paraId="28AB8ADB" w14:textId="77777777" w:rsidR="005B1C6D" w:rsidRPr="00903DBA" w:rsidRDefault="005B1C6D" w:rsidP="0092795B">
            <w:pPr>
              <w:pStyle w:val="Code"/>
            </w:pPr>
            <w:r w:rsidRPr="00903DBA">
              <w:t>#if defined (x)</w:t>
            </w:r>
          </w:p>
        </w:tc>
        <w:tc>
          <w:tcPr>
            <w:tcW w:w="4675" w:type="dxa"/>
          </w:tcPr>
          <w:p w14:paraId="57FAC860" w14:textId="77777777" w:rsidR="005B1C6D" w:rsidRPr="00903DBA" w:rsidRDefault="005B1C6D" w:rsidP="0092795B">
            <w:pPr>
              <w:pStyle w:val="Code"/>
            </w:pPr>
            <w:r w:rsidRPr="00903DBA">
              <w:t>#if defined x</w:t>
            </w:r>
          </w:p>
        </w:tc>
      </w:tr>
      <w:tr w:rsidR="005B1C6D" w:rsidRPr="00903DBA" w14:paraId="1061AB54" w14:textId="77777777" w:rsidTr="0092795B">
        <w:tc>
          <w:tcPr>
            <w:tcW w:w="4675" w:type="dxa"/>
          </w:tcPr>
          <w:p w14:paraId="74106948" w14:textId="01CA581A" w:rsidR="005B1C6D" w:rsidRPr="00903DBA" w:rsidRDefault="00411690" w:rsidP="0092795B">
            <w:r w:rsidRPr="00903DBA">
              <w:t xml:space="preserve">(a) </w:t>
            </w:r>
            <w:r w:rsidR="005B1C6D" w:rsidRPr="00903DBA">
              <w:t>With parenthesis</w:t>
            </w:r>
          </w:p>
        </w:tc>
        <w:tc>
          <w:tcPr>
            <w:tcW w:w="4675" w:type="dxa"/>
          </w:tcPr>
          <w:p w14:paraId="34A3F102" w14:textId="2497E58C" w:rsidR="005B1C6D" w:rsidRPr="00903DBA" w:rsidRDefault="00411690" w:rsidP="0092795B">
            <w:r w:rsidRPr="00903DBA">
              <w:t xml:space="preserve">(b) </w:t>
            </w:r>
            <w:r w:rsidR="005B1C6D" w:rsidRPr="00903DBA">
              <w:t>Without parenthesis</w:t>
            </w:r>
          </w:p>
        </w:tc>
      </w:tr>
    </w:tbl>
    <w:p w14:paraId="40C36524" w14:textId="77777777" w:rsidR="006F739F" w:rsidRPr="00903DBA" w:rsidRDefault="006F739F" w:rsidP="006F739F">
      <w:pPr>
        <w:pStyle w:val="CodeHeader"/>
      </w:pPr>
      <w:bookmarkStart w:id="525" w:name="_Ref418278877"/>
      <w:r w:rsidRPr="00903DBA">
        <w:t>ExpressionParser.gppg</w:t>
      </w:r>
    </w:p>
    <w:p w14:paraId="0DF66194" w14:textId="77777777" w:rsidR="005B1C6D" w:rsidRPr="00903DBA" w:rsidRDefault="005B1C6D" w:rsidP="005B1C6D">
      <w:pPr>
        <w:pStyle w:val="Code"/>
        <w:rPr>
          <w:highlight w:val="white"/>
        </w:rPr>
      </w:pPr>
      <w:r w:rsidRPr="00903DBA">
        <w:rPr>
          <w:highlight w:val="white"/>
        </w:rPr>
        <w:t xml:space="preserve">  | DEFINED NAME {</w:t>
      </w:r>
    </w:p>
    <w:p w14:paraId="400A16C0" w14:textId="3265A19A"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.ContainsKey($2) ? 1 : 0;</w:t>
      </w:r>
    </w:p>
    <w:p w14:paraId="5E178F20" w14:textId="77777777" w:rsidR="005B1C6D" w:rsidRPr="00903DBA" w:rsidRDefault="005B1C6D" w:rsidP="00431A2D">
      <w:pPr>
        <w:pStyle w:val="Code"/>
        <w:rPr>
          <w:highlight w:val="white"/>
        </w:rPr>
      </w:pPr>
      <w:r w:rsidRPr="00903DBA">
        <w:rPr>
          <w:highlight w:val="white"/>
        </w:rPr>
        <w:t xml:space="preserve">    }</w:t>
      </w:r>
    </w:p>
    <w:p w14:paraId="48DAB47D" w14:textId="77777777" w:rsidR="005B1C6D" w:rsidRPr="00903DBA" w:rsidRDefault="005B1C6D" w:rsidP="00431A2D">
      <w:pPr>
        <w:pStyle w:val="Code"/>
        <w:rPr>
          <w:highlight w:val="white"/>
        </w:rPr>
      </w:pPr>
      <w:r w:rsidRPr="00903DBA">
        <w:rPr>
          <w:highlight w:val="white"/>
        </w:rPr>
        <w:t xml:space="preserve">  | DEFINED LEFT_PARENTHESIS NAME RIGHT_PARENTHESIS {</w:t>
      </w:r>
    </w:p>
    <w:p w14:paraId="094AEE8A" w14:textId="4424F326"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.ContainsKey($3) ? 1 : 0;</w:t>
      </w:r>
    </w:p>
    <w:p w14:paraId="1AADD06B" w14:textId="77777777" w:rsidR="005B1C6D" w:rsidRPr="00903DBA" w:rsidRDefault="005B1C6D" w:rsidP="005B1C6D">
      <w:pPr>
        <w:pStyle w:val="Code"/>
        <w:rPr>
          <w:highlight w:val="white"/>
        </w:rPr>
      </w:pPr>
      <w:r w:rsidRPr="00903DBA">
        <w:rPr>
          <w:highlight w:val="white"/>
        </w:rPr>
        <w:t xml:space="preserve">    }</w:t>
      </w:r>
    </w:p>
    <w:p w14:paraId="192159C3" w14:textId="77777777" w:rsidR="005B1C6D" w:rsidRPr="00903DBA" w:rsidRDefault="005B1C6D" w:rsidP="005B1C6D">
      <w:pPr>
        <w:pStyle w:val="Code"/>
        <w:rPr>
          <w:highlight w:val="white"/>
        </w:rPr>
      </w:pPr>
      <w:r w:rsidRPr="00903DBA">
        <w:rPr>
          <w:highlight w:val="white"/>
        </w:rPr>
        <w:t xml:space="preserve">  | LEFT_PARENTHESIS expression RIGHT_PARENTHESIS {</w:t>
      </w:r>
    </w:p>
    <w:p w14:paraId="2F7D4CDB" w14:textId="77777777" w:rsidR="005B1C6D" w:rsidRPr="00903DBA" w:rsidRDefault="005B1C6D" w:rsidP="005B1C6D">
      <w:pPr>
        <w:pStyle w:val="Code"/>
        <w:rPr>
          <w:highlight w:val="white"/>
        </w:rPr>
      </w:pPr>
      <w:r w:rsidRPr="00903DBA">
        <w:rPr>
          <w:highlight w:val="white"/>
        </w:rPr>
        <w:t xml:space="preserve">      $$ = $2; </w:t>
      </w:r>
    </w:p>
    <w:p w14:paraId="74FA3E2E" w14:textId="77777777" w:rsidR="005B1C6D" w:rsidRPr="00903DBA" w:rsidRDefault="005B1C6D" w:rsidP="005B1C6D">
      <w:pPr>
        <w:pStyle w:val="Code"/>
        <w:rPr>
          <w:highlight w:val="white"/>
        </w:rPr>
      </w:pPr>
      <w:r w:rsidRPr="00903DBA">
        <w:rPr>
          <w:highlight w:val="white"/>
        </w:rPr>
        <w:t xml:space="preserve">    };</w:t>
      </w:r>
    </w:p>
    <w:p w14:paraId="3F3055A2" w14:textId="77777777" w:rsidR="005B1C6D" w:rsidRPr="00903DBA" w:rsidRDefault="005B1C6D" w:rsidP="005B1C6D">
      <w:pPr>
        <w:pStyle w:val="Rubrik3"/>
      </w:pPr>
      <w:bookmarkStart w:id="526" w:name="_Toc57656148"/>
      <w:r w:rsidRPr="00903DBA">
        <w:t>The Scanner</w:t>
      </w:r>
      <w:bookmarkEnd w:id="525"/>
      <w:bookmarkEnd w:id="526"/>
    </w:p>
    <w:p w14:paraId="3C52097C" w14:textId="553563A4" w:rsidR="005B1C6D" w:rsidRPr="00903DBA" w:rsidRDefault="005B1C6D" w:rsidP="005B1C6D">
      <w:r w:rsidRPr="00903DBA">
        <w:t xml:space="preserve">As mention in Section </w:t>
      </w:r>
      <w:r w:rsidRPr="00903DBA">
        <w:fldChar w:fldCharType="begin"/>
      </w:r>
      <w:r w:rsidRPr="00903DBA">
        <w:instrText xml:space="preserve"> REF _Ref418232768 \r \h </w:instrText>
      </w:r>
      <w:r w:rsidRPr="00903DBA">
        <w:fldChar w:fldCharType="separate"/>
      </w:r>
      <w:r w:rsidR="005F7BC3" w:rsidRPr="00903DBA">
        <w:t>0</w:t>
      </w:r>
      <w:r w:rsidRPr="00903DBA">
        <w:fldChar w:fldCharType="end"/>
      </w:r>
      <w:r w:rsidRPr="00903DBA">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903DBA" w:rsidRDefault="005B1C6D" w:rsidP="005B1C6D">
      <w:pPr>
        <w:pStyle w:val="CodeHeader"/>
      </w:pPr>
      <w:r w:rsidRPr="00903DBA">
        <w:t>ExpressionScanner.gplex</w:t>
      </w:r>
    </w:p>
    <w:p w14:paraId="4221927A" w14:textId="77777777" w:rsidR="005B1C6D" w:rsidRPr="00903DBA" w:rsidRDefault="005B1C6D" w:rsidP="005B1C6D">
      <w:pPr>
        <w:pStyle w:val="Code"/>
        <w:rPr>
          <w:highlight w:val="white"/>
        </w:rPr>
      </w:pPr>
      <w:r w:rsidRPr="00903DBA">
        <w:rPr>
          <w:highlight w:val="white"/>
        </w:rPr>
        <w:t>%namespace CCompiler_Exp</w:t>
      </w:r>
    </w:p>
    <w:p w14:paraId="1CFD2126" w14:textId="77777777" w:rsidR="005B1C6D" w:rsidRPr="00903DBA" w:rsidRDefault="005B1C6D" w:rsidP="005B1C6D">
      <w:pPr>
        <w:pStyle w:val="Code"/>
        <w:rPr>
          <w:highlight w:val="white"/>
        </w:rPr>
      </w:pPr>
    </w:p>
    <w:p w14:paraId="35ED6594" w14:textId="77777777" w:rsidR="005B1C6D" w:rsidRPr="00903DBA" w:rsidRDefault="005B1C6D" w:rsidP="005B1C6D">
      <w:pPr>
        <w:pStyle w:val="Code"/>
        <w:rPr>
          <w:highlight w:val="white"/>
        </w:rPr>
      </w:pPr>
      <w:r w:rsidRPr="00903DBA">
        <w:rPr>
          <w:highlight w:val="white"/>
        </w:rPr>
        <w:t>%using CCompiler;</w:t>
      </w:r>
    </w:p>
    <w:p w14:paraId="6F5EB023" w14:textId="77777777" w:rsidR="005B1C6D" w:rsidRPr="00903DBA" w:rsidRDefault="005B1C6D" w:rsidP="005B1C6D">
      <w:pPr>
        <w:pStyle w:val="Code"/>
        <w:rPr>
          <w:highlight w:val="white"/>
        </w:rPr>
      </w:pPr>
    </w:p>
    <w:p w14:paraId="1E981299" w14:textId="77777777" w:rsidR="005B1C6D" w:rsidRPr="00903DBA" w:rsidRDefault="005B1C6D" w:rsidP="005B1C6D">
      <w:pPr>
        <w:pStyle w:val="Code"/>
        <w:rPr>
          <w:highlight w:val="white"/>
        </w:rPr>
      </w:pPr>
      <w:r w:rsidRPr="00903DBA">
        <w:rPr>
          <w:highlight w:val="white"/>
        </w:rPr>
        <w:t>%{</w:t>
      </w:r>
    </w:p>
    <w:p w14:paraId="4B0E3001" w14:textId="77777777" w:rsidR="005B1C6D" w:rsidRPr="00903DBA" w:rsidRDefault="005B1C6D" w:rsidP="005B1C6D">
      <w:pPr>
        <w:pStyle w:val="Code"/>
        <w:rPr>
          <w:highlight w:val="white"/>
        </w:rPr>
      </w:pPr>
      <w:r w:rsidRPr="00903DBA">
        <w:rPr>
          <w:highlight w:val="white"/>
        </w:rPr>
        <w:t xml:space="preserve">  // Empty.</w:t>
      </w:r>
    </w:p>
    <w:p w14:paraId="7A546795" w14:textId="77777777" w:rsidR="005B1C6D" w:rsidRPr="00903DBA" w:rsidRDefault="005B1C6D" w:rsidP="005B1C6D">
      <w:pPr>
        <w:pStyle w:val="Code"/>
        <w:rPr>
          <w:highlight w:val="white"/>
        </w:rPr>
      </w:pPr>
      <w:r w:rsidRPr="00903DBA">
        <w:rPr>
          <w:highlight w:val="white"/>
        </w:rPr>
        <w:t>%}</w:t>
      </w:r>
    </w:p>
    <w:p w14:paraId="1316BB70" w14:textId="77777777" w:rsidR="005B1C6D" w:rsidRPr="00903DBA" w:rsidRDefault="005B1C6D" w:rsidP="005B1C6D">
      <w:pPr>
        <w:pStyle w:val="Code"/>
        <w:rPr>
          <w:highlight w:val="white"/>
        </w:rPr>
      </w:pPr>
    </w:p>
    <w:p w14:paraId="6A217859" w14:textId="77777777" w:rsidR="005B1C6D" w:rsidRPr="00903DBA" w:rsidRDefault="005B1C6D" w:rsidP="005B1C6D">
      <w:pPr>
        <w:pStyle w:val="Code"/>
        <w:rPr>
          <w:highlight w:val="white"/>
        </w:rPr>
      </w:pPr>
      <w:r w:rsidRPr="00903DBA">
        <w:rPr>
          <w:highlight w:val="white"/>
        </w:rPr>
        <w:t>OCTAL_VALUE (\+|\-)?[0][0-7]*([uU]|[sSlL]|[uU][sSlL]|[sSlL][uU])?</w:t>
      </w:r>
    </w:p>
    <w:p w14:paraId="2112E52C" w14:textId="77777777" w:rsidR="005B1C6D" w:rsidRPr="00903DBA" w:rsidRDefault="005B1C6D" w:rsidP="005B1C6D">
      <w:pPr>
        <w:pStyle w:val="Code"/>
        <w:rPr>
          <w:highlight w:val="white"/>
        </w:rPr>
      </w:pPr>
      <w:r w:rsidRPr="00903DBA">
        <w:rPr>
          <w:highlight w:val="white"/>
        </w:rPr>
        <w:t>DECIMAL_VALUE (\+|\-)?[1-9][0-9]*([uU]|[sSlL]|[uU][sSlL]|[sSlL][uU])?</w:t>
      </w:r>
    </w:p>
    <w:p w14:paraId="6CEE7F9B" w14:textId="77777777" w:rsidR="005B1C6D" w:rsidRPr="00903DBA" w:rsidRDefault="005B1C6D" w:rsidP="005B1C6D">
      <w:pPr>
        <w:pStyle w:val="Code"/>
        <w:rPr>
          <w:highlight w:val="white"/>
        </w:rPr>
      </w:pPr>
      <w:r w:rsidRPr="00903DBA">
        <w:rPr>
          <w:highlight w:val="white"/>
        </w:rPr>
        <w:t>HEXADECIMAL_VALUE (\+|\-)?[0][xX][0-9a-fA-F]+([uU]|[sSlL]|[uU][sSlL]|[sSlL][uU])?</w:t>
      </w:r>
    </w:p>
    <w:p w14:paraId="14A2471C" w14:textId="77777777" w:rsidR="005B1C6D" w:rsidRPr="00903DBA" w:rsidRDefault="005B1C6D" w:rsidP="005B1C6D">
      <w:pPr>
        <w:pStyle w:val="Code"/>
        <w:rPr>
          <w:highlight w:val="white"/>
        </w:rPr>
      </w:pPr>
    </w:p>
    <w:p w14:paraId="308EC2EE" w14:textId="77777777" w:rsidR="005B1C6D" w:rsidRPr="00903DBA" w:rsidRDefault="005B1C6D" w:rsidP="005B1C6D">
      <w:pPr>
        <w:pStyle w:val="Code"/>
        <w:rPr>
          <w:highlight w:val="white"/>
        </w:rPr>
      </w:pPr>
      <w:r w:rsidRPr="00903DBA">
        <w:rPr>
          <w:highlight w:val="white"/>
        </w:rPr>
        <w:t>NAME [a-zA-Z_][a-zA-Z0-9_]*</w:t>
      </w:r>
    </w:p>
    <w:p w14:paraId="6FD9026B" w14:textId="77777777" w:rsidR="005B1C6D" w:rsidRPr="00903DBA" w:rsidRDefault="005B1C6D" w:rsidP="005B1C6D">
      <w:pPr>
        <w:pStyle w:val="Code"/>
        <w:rPr>
          <w:highlight w:val="white"/>
        </w:rPr>
      </w:pPr>
      <w:r w:rsidRPr="00903DBA">
        <w:rPr>
          <w:highlight w:val="white"/>
        </w:rPr>
        <w:t>WHITE_SPACE [ \t\r\n\f]</w:t>
      </w:r>
    </w:p>
    <w:p w14:paraId="733EBA87" w14:textId="77777777" w:rsidR="005B1C6D" w:rsidRPr="00903DBA" w:rsidRDefault="005B1C6D" w:rsidP="005B1C6D">
      <w:pPr>
        <w:pStyle w:val="Code"/>
        <w:rPr>
          <w:highlight w:val="white"/>
        </w:rPr>
      </w:pPr>
    </w:p>
    <w:p w14:paraId="4886D064" w14:textId="77777777" w:rsidR="005B1C6D" w:rsidRPr="00903DBA" w:rsidRDefault="005B1C6D" w:rsidP="005B1C6D">
      <w:pPr>
        <w:pStyle w:val="Code"/>
        <w:rPr>
          <w:highlight w:val="white"/>
        </w:rPr>
      </w:pPr>
      <w:r w:rsidRPr="00903DBA">
        <w:rPr>
          <w:highlight w:val="white"/>
        </w:rPr>
        <w:t>%%</w:t>
      </w:r>
    </w:p>
    <w:p w14:paraId="76F57633" w14:textId="77777777" w:rsidR="005B1C6D" w:rsidRPr="00903DBA" w:rsidRDefault="005B1C6D" w:rsidP="005B1C6D">
      <w:pPr>
        <w:pStyle w:val="Code"/>
        <w:rPr>
          <w:highlight w:val="white"/>
        </w:rPr>
      </w:pPr>
      <w:r w:rsidRPr="00903DBA">
        <w:rPr>
          <w:highlight w:val="white"/>
        </w:rPr>
        <w:t>"defined" { return ((int) Tokens.DEFINED); }</w:t>
      </w:r>
    </w:p>
    <w:p w14:paraId="41C4759E" w14:textId="77777777" w:rsidR="005B1C6D" w:rsidRPr="00903DBA" w:rsidRDefault="005B1C6D" w:rsidP="005B1C6D">
      <w:pPr>
        <w:pStyle w:val="Code"/>
        <w:rPr>
          <w:highlight w:val="white"/>
        </w:rPr>
      </w:pPr>
    </w:p>
    <w:p w14:paraId="28E1083D" w14:textId="77777777" w:rsidR="005B1C6D" w:rsidRPr="00903DBA" w:rsidRDefault="005B1C6D" w:rsidP="005B1C6D">
      <w:pPr>
        <w:pStyle w:val="Code"/>
        <w:rPr>
          <w:highlight w:val="white"/>
        </w:rPr>
      </w:pPr>
      <w:r w:rsidRPr="00903DBA">
        <w:rPr>
          <w:highlight w:val="white"/>
        </w:rPr>
        <w:t>"?" { return ((int) Tokens.QUESTION_MARK); }</w:t>
      </w:r>
    </w:p>
    <w:p w14:paraId="5C05DDD5" w14:textId="77777777" w:rsidR="005B1C6D" w:rsidRPr="00903DBA" w:rsidRDefault="005B1C6D" w:rsidP="005B1C6D">
      <w:pPr>
        <w:pStyle w:val="Code"/>
        <w:rPr>
          <w:highlight w:val="white"/>
        </w:rPr>
      </w:pPr>
      <w:r w:rsidRPr="00903DBA">
        <w:rPr>
          <w:highlight w:val="white"/>
        </w:rPr>
        <w:t>":" { return ((int) Tokens.COLON); }</w:t>
      </w:r>
    </w:p>
    <w:p w14:paraId="681C0DC4" w14:textId="77777777" w:rsidR="005B1C6D" w:rsidRPr="00903DBA" w:rsidRDefault="005B1C6D" w:rsidP="005B1C6D">
      <w:pPr>
        <w:pStyle w:val="Code"/>
        <w:rPr>
          <w:highlight w:val="white"/>
        </w:rPr>
      </w:pPr>
    </w:p>
    <w:p w14:paraId="17490CCB" w14:textId="77777777" w:rsidR="005B1C6D" w:rsidRPr="00903DBA" w:rsidRDefault="005B1C6D" w:rsidP="005B1C6D">
      <w:pPr>
        <w:pStyle w:val="Code"/>
        <w:rPr>
          <w:highlight w:val="white"/>
        </w:rPr>
      </w:pPr>
      <w:r w:rsidRPr="00903DBA">
        <w:rPr>
          <w:highlight w:val="white"/>
        </w:rPr>
        <w:t>"||" { return ((int) Tokens.LOGICAL_OR); }</w:t>
      </w:r>
    </w:p>
    <w:p w14:paraId="687C937F" w14:textId="77777777" w:rsidR="005B1C6D" w:rsidRPr="00903DBA" w:rsidRDefault="005B1C6D" w:rsidP="005B1C6D">
      <w:pPr>
        <w:pStyle w:val="Code"/>
        <w:rPr>
          <w:highlight w:val="white"/>
        </w:rPr>
      </w:pPr>
      <w:r w:rsidRPr="00903DBA">
        <w:rPr>
          <w:highlight w:val="white"/>
        </w:rPr>
        <w:t>"&amp;&amp;" { return ((int) Tokens.LOGICAL_AND); }</w:t>
      </w:r>
    </w:p>
    <w:p w14:paraId="0E33617B" w14:textId="77777777" w:rsidR="005B1C6D" w:rsidRPr="00903DBA" w:rsidRDefault="005B1C6D" w:rsidP="005B1C6D">
      <w:pPr>
        <w:pStyle w:val="Code"/>
        <w:rPr>
          <w:highlight w:val="white"/>
        </w:rPr>
      </w:pPr>
      <w:r w:rsidRPr="00903DBA">
        <w:rPr>
          <w:highlight w:val="white"/>
        </w:rPr>
        <w:t>"!" { return ((int) Tokens.LOGICAL_NOT); }</w:t>
      </w:r>
    </w:p>
    <w:p w14:paraId="642F6633" w14:textId="77777777" w:rsidR="005B1C6D" w:rsidRPr="00903DBA" w:rsidRDefault="005B1C6D" w:rsidP="005B1C6D">
      <w:pPr>
        <w:pStyle w:val="Code"/>
        <w:rPr>
          <w:highlight w:val="white"/>
        </w:rPr>
      </w:pPr>
    </w:p>
    <w:p w14:paraId="0970AD6A" w14:textId="77777777" w:rsidR="005B1C6D" w:rsidRPr="00903DBA" w:rsidRDefault="005B1C6D" w:rsidP="005B1C6D">
      <w:pPr>
        <w:pStyle w:val="Code"/>
        <w:rPr>
          <w:highlight w:val="white"/>
        </w:rPr>
      </w:pPr>
      <w:r w:rsidRPr="00903DBA">
        <w:rPr>
          <w:highlight w:val="white"/>
        </w:rPr>
        <w:t>"&amp;" { return ((int) Tokens.BITWISE_AND); }</w:t>
      </w:r>
    </w:p>
    <w:p w14:paraId="42B96ACA" w14:textId="77777777" w:rsidR="005B1C6D" w:rsidRPr="00903DBA" w:rsidRDefault="005B1C6D" w:rsidP="005B1C6D">
      <w:pPr>
        <w:pStyle w:val="Code"/>
        <w:rPr>
          <w:highlight w:val="white"/>
        </w:rPr>
      </w:pPr>
      <w:r w:rsidRPr="00903DBA">
        <w:rPr>
          <w:highlight w:val="white"/>
        </w:rPr>
        <w:t>"^" { return ((int) Tokens.BITWISE_XOR); }</w:t>
      </w:r>
    </w:p>
    <w:p w14:paraId="5E429276" w14:textId="77777777" w:rsidR="005B1C6D" w:rsidRPr="00903DBA" w:rsidRDefault="005B1C6D" w:rsidP="005B1C6D">
      <w:pPr>
        <w:pStyle w:val="Code"/>
        <w:rPr>
          <w:highlight w:val="white"/>
        </w:rPr>
      </w:pPr>
      <w:r w:rsidRPr="00903DBA">
        <w:rPr>
          <w:highlight w:val="white"/>
        </w:rPr>
        <w:t>"|" { return ((int) Tokens.BITWISE_OR); }</w:t>
      </w:r>
    </w:p>
    <w:p w14:paraId="3AF992DB" w14:textId="77777777" w:rsidR="005B1C6D" w:rsidRPr="00903DBA" w:rsidRDefault="005B1C6D" w:rsidP="005B1C6D">
      <w:pPr>
        <w:pStyle w:val="Code"/>
        <w:rPr>
          <w:highlight w:val="white"/>
        </w:rPr>
      </w:pPr>
      <w:r w:rsidRPr="00903DBA">
        <w:rPr>
          <w:highlight w:val="white"/>
        </w:rPr>
        <w:t>"~" { return ((int) Tokens.BITWISE_NOT); }</w:t>
      </w:r>
    </w:p>
    <w:p w14:paraId="1383BB2C" w14:textId="77777777" w:rsidR="005B1C6D" w:rsidRPr="00903DBA" w:rsidRDefault="005B1C6D" w:rsidP="005B1C6D">
      <w:pPr>
        <w:pStyle w:val="Code"/>
        <w:rPr>
          <w:highlight w:val="white"/>
        </w:rPr>
      </w:pPr>
    </w:p>
    <w:p w14:paraId="3FB031C5" w14:textId="77777777" w:rsidR="005B1C6D" w:rsidRPr="00903DBA" w:rsidRDefault="005B1C6D" w:rsidP="005B1C6D">
      <w:pPr>
        <w:pStyle w:val="Code"/>
        <w:rPr>
          <w:highlight w:val="white"/>
        </w:rPr>
      </w:pPr>
      <w:r w:rsidRPr="00903DBA">
        <w:rPr>
          <w:highlight w:val="white"/>
        </w:rPr>
        <w:t>"==" { return ((int) Tokens.EQUAL); }</w:t>
      </w:r>
    </w:p>
    <w:p w14:paraId="6572218A" w14:textId="77777777" w:rsidR="005B1C6D" w:rsidRPr="00903DBA" w:rsidRDefault="005B1C6D" w:rsidP="005B1C6D">
      <w:pPr>
        <w:pStyle w:val="Code"/>
        <w:rPr>
          <w:highlight w:val="white"/>
        </w:rPr>
      </w:pPr>
      <w:r w:rsidRPr="00903DBA">
        <w:rPr>
          <w:highlight w:val="white"/>
        </w:rPr>
        <w:t>"!=" { return ((int) Tokens.NOT_EQUAL); }</w:t>
      </w:r>
    </w:p>
    <w:p w14:paraId="667D9634" w14:textId="77777777" w:rsidR="005B1C6D" w:rsidRPr="00903DBA" w:rsidRDefault="005B1C6D" w:rsidP="005B1C6D">
      <w:pPr>
        <w:pStyle w:val="Code"/>
        <w:rPr>
          <w:highlight w:val="white"/>
        </w:rPr>
      </w:pPr>
    </w:p>
    <w:p w14:paraId="7AF83861" w14:textId="77777777" w:rsidR="005B1C6D" w:rsidRPr="00903DBA" w:rsidRDefault="005B1C6D" w:rsidP="005B1C6D">
      <w:pPr>
        <w:pStyle w:val="Code"/>
        <w:rPr>
          <w:highlight w:val="white"/>
        </w:rPr>
      </w:pPr>
      <w:r w:rsidRPr="00903DBA">
        <w:rPr>
          <w:highlight w:val="white"/>
        </w:rPr>
        <w:t>"&lt;"  { return ((int) Tokens.LESS_THAN); }</w:t>
      </w:r>
    </w:p>
    <w:p w14:paraId="1F97EC3C" w14:textId="77777777" w:rsidR="005B1C6D" w:rsidRPr="00903DBA" w:rsidRDefault="005B1C6D" w:rsidP="005B1C6D">
      <w:pPr>
        <w:pStyle w:val="Code"/>
        <w:rPr>
          <w:highlight w:val="white"/>
        </w:rPr>
      </w:pPr>
      <w:r w:rsidRPr="00903DBA">
        <w:rPr>
          <w:highlight w:val="white"/>
        </w:rPr>
        <w:t>"&lt;=" { return ((int) Tokens.LESS_THAN_EQUAL); }</w:t>
      </w:r>
    </w:p>
    <w:p w14:paraId="224E6B2D" w14:textId="77777777" w:rsidR="005B1C6D" w:rsidRPr="00903DBA" w:rsidRDefault="005B1C6D" w:rsidP="005B1C6D">
      <w:pPr>
        <w:pStyle w:val="Code"/>
        <w:rPr>
          <w:highlight w:val="white"/>
        </w:rPr>
      </w:pPr>
      <w:r w:rsidRPr="00903DBA">
        <w:rPr>
          <w:highlight w:val="white"/>
        </w:rPr>
        <w:t>"&gt;"  { return ((int) Tokens.GREATER_THAN); }</w:t>
      </w:r>
    </w:p>
    <w:p w14:paraId="35726BB9" w14:textId="77777777" w:rsidR="005B1C6D" w:rsidRPr="00903DBA" w:rsidRDefault="005B1C6D" w:rsidP="005B1C6D">
      <w:pPr>
        <w:pStyle w:val="Code"/>
        <w:rPr>
          <w:highlight w:val="white"/>
        </w:rPr>
      </w:pPr>
      <w:r w:rsidRPr="00903DBA">
        <w:rPr>
          <w:highlight w:val="white"/>
        </w:rPr>
        <w:t>"&gt;=" { return ((int) Tokens.GREATER_THAN_EQUAL); }</w:t>
      </w:r>
    </w:p>
    <w:p w14:paraId="019B71E6" w14:textId="77777777" w:rsidR="005B1C6D" w:rsidRPr="00903DBA" w:rsidRDefault="005B1C6D" w:rsidP="005B1C6D">
      <w:pPr>
        <w:pStyle w:val="Code"/>
        <w:rPr>
          <w:highlight w:val="white"/>
        </w:rPr>
      </w:pPr>
    </w:p>
    <w:p w14:paraId="436D484A" w14:textId="77777777" w:rsidR="005B1C6D" w:rsidRPr="00903DBA" w:rsidRDefault="005B1C6D" w:rsidP="005B1C6D">
      <w:pPr>
        <w:pStyle w:val="Code"/>
        <w:rPr>
          <w:highlight w:val="white"/>
        </w:rPr>
      </w:pPr>
      <w:r w:rsidRPr="00903DBA">
        <w:rPr>
          <w:highlight w:val="white"/>
        </w:rPr>
        <w:t>"&lt;&lt;" { return ((int) Tokens.LEFT_SHIFT); }</w:t>
      </w:r>
    </w:p>
    <w:p w14:paraId="527B2084" w14:textId="77777777" w:rsidR="005B1C6D" w:rsidRPr="00903DBA" w:rsidRDefault="005B1C6D" w:rsidP="005B1C6D">
      <w:pPr>
        <w:pStyle w:val="Code"/>
        <w:rPr>
          <w:highlight w:val="white"/>
        </w:rPr>
      </w:pPr>
      <w:r w:rsidRPr="00903DBA">
        <w:rPr>
          <w:highlight w:val="white"/>
        </w:rPr>
        <w:t>"&gt;&gt;" { return ((int) Tokens.RIGHT_SHIFT); }</w:t>
      </w:r>
    </w:p>
    <w:p w14:paraId="589B40E4" w14:textId="77777777" w:rsidR="005B1C6D" w:rsidRPr="00903DBA" w:rsidRDefault="005B1C6D" w:rsidP="005B1C6D">
      <w:pPr>
        <w:pStyle w:val="Code"/>
        <w:rPr>
          <w:highlight w:val="white"/>
        </w:rPr>
      </w:pPr>
    </w:p>
    <w:p w14:paraId="57155BF8" w14:textId="77777777" w:rsidR="005B1C6D" w:rsidRPr="00903DBA" w:rsidRDefault="005B1C6D" w:rsidP="005B1C6D">
      <w:pPr>
        <w:pStyle w:val="Code"/>
        <w:rPr>
          <w:highlight w:val="white"/>
        </w:rPr>
      </w:pPr>
      <w:r w:rsidRPr="00903DBA">
        <w:rPr>
          <w:highlight w:val="white"/>
        </w:rPr>
        <w:t>"+" { return ((int) Tokens.ADD); }</w:t>
      </w:r>
    </w:p>
    <w:p w14:paraId="69761D92" w14:textId="77777777" w:rsidR="005B1C6D" w:rsidRPr="00903DBA" w:rsidRDefault="005B1C6D" w:rsidP="005B1C6D">
      <w:pPr>
        <w:pStyle w:val="Code"/>
        <w:rPr>
          <w:highlight w:val="white"/>
        </w:rPr>
      </w:pPr>
      <w:r w:rsidRPr="00903DBA">
        <w:rPr>
          <w:highlight w:val="white"/>
        </w:rPr>
        <w:t>"-" { return ((int) Tokens.SUBTRACT); }</w:t>
      </w:r>
    </w:p>
    <w:p w14:paraId="73595A21" w14:textId="77777777" w:rsidR="005B1C6D" w:rsidRPr="00903DBA" w:rsidRDefault="005B1C6D" w:rsidP="005B1C6D">
      <w:pPr>
        <w:pStyle w:val="Code"/>
        <w:rPr>
          <w:highlight w:val="white"/>
        </w:rPr>
      </w:pPr>
    </w:p>
    <w:p w14:paraId="45E39A00" w14:textId="77777777" w:rsidR="005B1C6D" w:rsidRPr="00903DBA" w:rsidRDefault="005B1C6D" w:rsidP="005B1C6D">
      <w:pPr>
        <w:pStyle w:val="Code"/>
        <w:rPr>
          <w:highlight w:val="white"/>
        </w:rPr>
      </w:pPr>
      <w:r w:rsidRPr="00903DBA">
        <w:rPr>
          <w:highlight w:val="white"/>
        </w:rPr>
        <w:t>"*" { return ((int) Tokens.MULTIPLY); }</w:t>
      </w:r>
    </w:p>
    <w:p w14:paraId="4797CF23" w14:textId="77777777" w:rsidR="005B1C6D" w:rsidRPr="00903DBA" w:rsidRDefault="005B1C6D" w:rsidP="005B1C6D">
      <w:pPr>
        <w:pStyle w:val="Code"/>
        <w:rPr>
          <w:highlight w:val="white"/>
        </w:rPr>
      </w:pPr>
      <w:r w:rsidRPr="00903DBA">
        <w:rPr>
          <w:highlight w:val="white"/>
        </w:rPr>
        <w:t>"/" { return ((int) Tokens.DIVIDE); }</w:t>
      </w:r>
    </w:p>
    <w:p w14:paraId="25F24317" w14:textId="77777777" w:rsidR="005B1C6D" w:rsidRPr="00903DBA" w:rsidRDefault="005B1C6D" w:rsidP="005B1C6D">
      <w:pPr>
        <w:pStyle w:val="Code"/>
        <w:rPr>
          <w:highlight w:val="white"/>
        </w:rPr>
      </w:pPr>
      <w:r w:rsidRPr="00903DBA">
        <w:rPr>
          <w:highlight w:val="white"/>
        </w:rPr>
        <w:t>"%" { return ((int) Tokens.MODULO); }</w:t>
      </w:r>
    </w:p>
    <w:p w14:paraId="5A0486DF" w14:textId="77777777" w:rsidR="005B1C6D" w:rsidRPr="00903DBA" w:rsidRDefault="005B1C6D" w:rsidP="005B1C6D">
      <w:pPr>
        <w:pStyle w:val="Code"/>
        <w:rPr>
          <w:highlight w:val="white"/>
        </w:rPr>
      </w:pPr>
    </w:p>
    <w:p w14:paraId="7AB6F7B8" w14:textId="77777777" w:rsidR="005B1C6D" w:rsidRPr="00903DBA" w:rsidRDefault="005B1C6D" w:rsidP="005B1C6D">
      <w:pPr>
        <w:pStyle w:val="Code"/>
        <w:rPr>
          <w:highlight w:val="white"/>
        </w:rPr>
      </w:pPr>
      <w:r w:rsidRPr="00903DBA">
        <w:rPr>
          <w:highlight w:val="white"/>
        </w:rPr>
        <w:t>"(" { return ((int) Tokens.LEFT_PARENTHESIS); }</w:t>
      </w:r>
    </w:p>
    <w:p w14:paraId="584A3E76" w14:textId="77777777" w:rsidR="005B1C6D" w:rsidRPr="00903DBA" w:rsidRDefault="005B1C6D" w:rsidP="005B1C6D">
      <w:pPr>
        <w:pStyle w:val="Code"/>
        <w:rPr>
          <w:highlight w:val="white"/>
        </w:rPr>
      </w:pPr>
      <w:r w:rsidRPr="00903DBA">
        <w:rPr>
          <w:highlight w:val="white"/>
        </w:rPr>
        <w:t>")" { return ((int) Tokens.RIGHT_PARENTHESIS); }</w:t>
      </w:r>
    </w:p>
    <w:p w14:paraId="334B0F02" w14:textId="77777777" w:rsidR="005B1C6D" w:rsidRPr="00903DBA" w:rsidRDefault="005B1C6D" w:rsidP="005B1C6D">
      <w:pPr>
        <w:pStyle w:val="Code"/>
        <w:rPr>
          <w:highlight w:val="white"/>
        </w:rPr>
      </w:pPr>
    </w:p>
    <w:p w14:paraId="618B86E8" w14:textId="77777777" w:rsidR="005B1C6D" w:rsidRPr="00903DBA" w:rsidRDefault="005B1C6D" w:rsidP="005B1C6D">
      <w:pPr>
        <w:pStyle w:val="Code"/>
        <w:rPr>
          <w:highlight w:val="white"/>
        </w:rPr>
      </w:pPr>
      <w:r w:rsidRPr="00903DBA">
        <w:rPr>
          <w:highlight w:val="white"/>
        </w:rPr>
        <w:t>"\0" { return ((int) Tokens.EOL); }</w:t>
      </w:r>
    </w:p>
    <w:p w14:paraId="40C3618D" w14:textId="77777777" w:rsidR="005B1C6D" w:rsidRPr="00903DBA" w:rsidRDefault="005B1C6D" w:rsidP="005B1C6D">
      <w:r w:rsidRPr="00903DBA">
        <w:t>In case of an octal, decimal, or hexadecimal value, we just remove the letters u (unsigned), s (short), l (long), and x (hexadecimal value marker) from the text and let the Integer class interpret the value.</w:t>
      </w:r>
    </w:p>
    <w:p w14:paraId="22822DF3" w14:textId="77777777" w:rsidR="005B1C6D" w:rsidRPr="00903DBA" w:rsidRDefault="005B1C6D" w:rsidP="005B1C6D">
      <w:pPr>
        <w:pStyle w:val="Code"/>
        <w:rPr>
          <w:highlight w:val="white"/>
        </w:rPr>
      </w:pPr>
      <w:r w:rsidRPr="00903DBA">
        <w:rPr>
          <w:highlight w:val="white"/>
        </w:rPr>
        <w:t>{NAME} {</w:t>
      </w:r>
    </w:p>
    <w:p w14:paraId="772980F1" w14:textId="77777777" w:rsidR="005B1C6D" w:rsidRPr="00903DBA" w:rsidRDefault="005B1C6D" w:rsidP="005B1C6D">
      <w:pPr>
        <w:pStyle w:val="Code"/>
        <w:rPr>
          <w:highlight w:val="white"/>
        </w:rPr>
      </w:pPr>
      <w:r w:rsidRPr="00903DBA">
        <w:rPr>
          <w:highlight w:val="white"/>
        </w:rPr>
        <w:t xml:space="preserve">  yylval.name = yytext;</w:t>
      </w:r>
    </w:p>
    <w:p w14:paraId="0E448A33" w14:textId="77777777" w:rsidR="005B1C6D" w:rsidRPr="00903DBA" w:rsidRDefault="005B1C6D" w:rsidP="005B1C6D">
      <w:pPr>
        <w:pStyle w:val="Code"/>
        <w:rPr>
          <w:highlight w:val="white"/>
        </w:rPr>
      </w:pPr>
      <w:r w:rsidRPr="00903DBA">
        <w:rPr>
          <w:highlight w:val="white"/>
        </w:rPr>
        <w:t xml:space="preserve">  return ((int) Tokens.NAME);</w:t>
      </w:r>
    </w:p>
    <w:p w14:paraId="767688B0" w14:textId="77777777" w:rsidR="005B1C6D" w:rsidRPr="00903DBA" w:rsidRDefault="005B1C6D" w:rsidP="005B1C6D">
      <w:pPr>
        <w:pStyle w:val="Code"/>
        <w:rPr>
          <w:highlight w:val="white"/>
        </w:rPr>
      </w:pPr>
      <w:r w:rsidRPr="00903DBA">
        <w:rPr>
          <w:highlight w:val="white"/>
        </w:rPr>
        <w:t>}</w:t>
      </w:r>
    </w:p>
    <w:p w14:paraId="3C66B0B0" w14:textId="77777777" w:rsidR="005B1C6D" w:rsidRPr="00903DBA" w:rsidRDefault="005B1C6D" w:rsidP="005B1C6D">
      <w:pPr>
        <w:pStyle w:val="Code"/>
        <w:rPr>
          <w:highlight w:val="white"/>
        </w:rPr>
      </w:pPr>
    </w:p>
    <w:p w14:paraId="4A952761" w14:textId="77777777" w:rsidR="005B1C6D" w:rsidRPr="00903DBA" w:rsidRDefault="005B1C6D" w:rsidP="005B1C6D">
      <w:pPr>
        <w:pStyle w:val="Code"/>
        <w:rPr>
          <w:highlight w:val="white"/>
        </w:rPr>
      </w:pPr>
      <w:r w:rsidRPr="00903DBA">
        <w:rPr>
          <w:highlight w:val="white"/>
        </w:rPr>
        <w:t>{OCTAL_VALUE} {</w:t>
      </w:r>
    </w:p>
    <w:p w14:paraId="57148D1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A76089E" w14:textId="77777777" w:rsidR="005B1C6D" w:rsidRPr="00903DBA" w:rsidRDefault="005B1C6D" w:rsidP="005B1C6D">
      <w:pPr>
        <w:pStyle w:val="Code"/>
        <w:rPr>
          <w:highlight w:val="white"/>
        </w:rPr>
      </w:pPr>
      <w:r w:rsidRPr="00903DBA">
        <w:rPr>
          <w:highlight w:val="white"/>
        </w:rPr>
        <w:t xml:space="preserve">                                  .Replace("l", "");</w:t>
      </w:r>
    </w:p>
    <w:p w14:paraId="2D357E00" w14:textId="77777777" w:rsidR="005B1C6D" w:rsidRPr="00903DBA" w:rsidRDefault="005B1C6D" w:rsidP="005B1C6D">
      <w:pPr>
        <w:pStyle w:val="Code"/>
        <w:rPr>
          <w:highlight w:val="white"/>
        </w:rPr>
      </w:pPr>
      <w:r w:rsidRPr="00903DBA">
        <w:rPr>
          <w:highlight w:val="white"/>
        </w:rPr>
        <w:t xml:space="preserve">    yylval.integer_value = Convert.ToInt32(text, 8);</w:t>
      </w:r>
    </w:p>
    <w:p w14:paraId="782F8F5A" w14:textId="77777777" w:rsidR="005B1C6D" w:rsidRPr="00903DBA" w:rsidRDefault="005B1C6D" w:rsidP="005B1C6D">
      <w:pPr>
        <w:pStyle w:val="Code"/>
        <w:rPr>
          <w:highlight w:val="white"/>
        </w:rPr>
      </w:pPr>
      <w:r w:rsidRPr="00903DBA">
        <w:rPr>
          <w:highlight w:val="white"/>
        </w:rPr>
        <w:t xml:space="preserve">    return ((int) Tokens.VALUE);</w:t>
      </w:r>
    </w:p>
    <w:p w14:paraId="539B693A" w14:textId="77777777" w:rsidR="005B1C6D" w:rsidRPr="00903DBA" w:rsidRDefault="005B1C6D" w:rsidP="005B1C6D">
      <w:pPr>
        <w:pStyle w:val="Code"/>
        <w:rPr>
          <w:highlight w:val="white"/>
        </w:rPr>
      </w:pPr>
      <w:r w:rsidRPr="00903DBA">
        <w:rPr>
          <w:highlight w:val="white"/>
        </w:rPr>
        <w:t xml:space="preserve">  }</w:t>
      </w:r>
    </w:p>
    <w:p w14:paraId="0C20C7E4" w14:textId="77777777" w:rsidR="005B1C6D" w:rsidRPr="00903DBA" w:rsidRDefault="005B1C6D" w:rsidP="005B1C6D">
      <w:pPr>
        <w:pStyle w:val="Code"/>
        <w:rPr>
          <w:highlight w:val="white"/>
        </w:rPr>
      </w:pPr>
      <w:r w:rsidRPr="00903DBA">
        <w:rPr>
          <w:highlight w:val="white"/>
        </w:rPr>
        <w:t>}</w:t>
      </w:r>
    </w:p>
    <w:p w14:paraId="60A125EE" w14:textId="77777777" w:rsidR="005B1C6D" w:rsidRPr="00903DBA" w:rsidRDefault="005B1C6D" w:rsidP="005B1C6D">
      <w:pPr>
        <w:pStyle w:val="Code"/>
        <w:rPr>
          <w:highlight w:val="white"/>
        </w:rPr>
      </w:pPr>
    </w:p>
    <w:p w14:paraId="21390CD4" w14:textId="77777777" w:rsidR="005B1C6D" w:rsidRPr="00903DBA" w:rsidRDefault="005B1C6D" w:rsidP="005B1C6D">
      <w:pPr>
        <w:pStyle w:val="Code"/>
        <w:rPr>
          <w:highlight w:val="white"/>
        </w:rPr>
      </w:pPr>
      <w:r w:rsidRPr="00903DBA">
        <w:rPr>
          <w:highlight w:val="white"/>
        </w:rPr>
        <w:t>{DECIMAL_VALUE} {</w:t>
      </w:r>
    </w:p>
    <w:p w14:paraId="24ADF40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077E100" w14:textId="77777777" w:rsidR="005B1C6D" w:rsidRPr="00903DBA" w:rsidRDefault="005B1C6D" w:rsidP="005B1C6D">
      <w:pPr>
        <w:pStyle w:val="Code"/>
        <w:rPr>
          <w:highlight w:val="white"/>
        </w:rPr>
      </w:pPr>
      <w:r w:rsidRPr="00903DBA">
        <w:rPr>
          <w:highlight w:val="white"/>
        </w:rPr>
        <w:t xml:space="preserve">                                  .Replace("l", "");</w:t>
      </w:r>
    </w:p>
    <w:p w14:paraId="51FF8DC6" w14:textId="77777777" w:rsidR="005B1C6D" w:rsidRPr="00903DBA" w:rsidRDefault="005B1C6D" w:rsidP="005B1C6D">
      <w:pPr>
        <w:pStyle w:val="Code"/>
        <w:rPr>
          <w:highlight w:val="white"/>
        </w:rPr>
      </w:pPr>
      <w:r w:rsidRPr="00903DBA">
        <w:rPr>
          <w:highlight w:val="white"/>
        </w:rPr>
        <w:t xml:space="preserve">    yylval.integer_value = Convert.ToInt32(text, 10);</w:t>
      </w:r>
    </w:p>
    <w:p w14:paraId="53EEB76D" w14:textId="77777777" w:rsidR="005B1C6D" w:rsidRPr="00903DBA" w:rsidRDefault="005B1C6D" w:rsidP="005B1C6D">
      <w:pPr>
        <w:pStyle w:val="Code"/>
        <w:rPr>
          <w:highlight w:val="white"/>
        </w:rPr>
      </w:pPr>
      <w:r w:rsidRPr="00903DBA">
        <w:rPr>
          <w:highlight w:val="white"/>
        </w:rPr>
        <w:t xml:space="preserve">    return ((int) Tokens.VALUE);</w:t>
      </w:r>
    </w:p>
    <w:p w14:paraId="07FFA9EA" w14:textId="77777777" w:rsidR="005B1C6D" w:rsidRPr="00903DBA" w:rsidRDefault="005B1C6D" w:rsidP="005B1C6D">
      <w:pPr>
        <w:pStyle w:val="Code"/>
        <w:rPr>
          <w:highlight w:val="white"/>
        </w:rPr>
      </w:pPr>
      <w:r w:rsidRPr="00903DBA">
        <w:rPr>
          <w:highlight w:val="white"/>
        </w:rPr>
        <w:t xml:space="preserve">  }</w:t>
      </w:r>
    </w:p>
    <w:p w14:paraId="76263D43" w14:textId="77777777" w:rsidR="005B1C6D" w:rsidRPr="00903DBA" w:rsidRDefault="005B1C6D" w:rsidP="005B1C6D">
      <w:pPr>
        <w:pStyle w:val="Code"/>
        <w:rPr>
          <w:highlight w:val="white"/>
        </w:rPr>
      </w:pPr>
      <w:r w:rsidRPr="00903DBA">
        <w:rPr>
          <w:highlight w:val="white"/>
        </w:rPr>
        <w:t>}</w:t>
      </w:r>
    </w:p>
    <w:p w14:paraId="34092994" w14:textId="77777777" w:rsidR="005B1C6D" w:rsidRPr="00903DBA" w:rsidRDefault="005B1C6D" w:rsidP="005B1C6D">
      <w:pPr>
        <w:pStyle w:val="Code"/>
        <w:rPr>
          <w:highlight w:val="white"/>
        </w:rPr>
      </w:pPr>
    </w:p>
    <w:p w14:paraId="5E8CDE84" w14:textId="77777777" w:rsidR="005B1C6D" w:rsidRPr="00903DBA" w:rsidRDefault="005B1C6D" w:rsidP="005B1C6D">
      <w:pPr>
        <w:pStyle w:val="Code"/>
        <w:rPr>
          <w:highlight w:val="white"/>
        </w:rPr>
      </w:pPr>
      <w:r w:rsidRPr="00903DBA">
        <w:rPr>
          <w:highlight w:val="white"/>
        </w:rPr>
        <w:t>{HEXADECIMAL_VALUE} {</w:t>
      </w:r>
    </w:p>
    <w:p w14:paraId="5D41604B" w14:textId="77777777" w:rsidR="005B1C6D" w:rsidRPr="00903DBA" w:rsidRDefault="005B1C6D" w:rsidP="005B1C6D">
      <w:pPr>
        <w:pStyle w:val="Code"/>
        <w:rPr>
          <w:highlight w:val="white"/>
        </w:rPr>
      </w:pPr>
      <w:r w:rsidRPr="00903DBA">
        <w:rPr>
          <w:highlight w:val="white"/>
        </w:rPr>
        <w:t xml:space="preserve">  { string text = yytext.ToLower().Replace("x", "").Replace("u", "").</w:t>
      </w:r>
    </w:p>
    <w:p w14:paraId="3017FE21" w14:textId="77777777" w:rsidR="005B1C6D" w:rsidRPr="00903DBA" w:rsidRDefault="005B1C6D" w:rsidP="005B1C6D">
      <w:pPr>
        <w:pStyle w:val="Code"/>
        <w:rPr>
          <w:highlight w:val="white"/>
        </w:rPr>
      </w:pPr>
      <w:r w:rsidRPr="00903DBA">
        <w:rPr>
          <w:highlight w:val="white"/>
        </w:rPr>
        <w:t xml:space="preserve">                                   Replace("s", "").Replace("l", "");</w:t>
      </w:r>
    </w:p>
    <w:p w14:paraId="237D0C82" w14:textId="77777777" w:rsidR="005B1C6D" w:rsidRPr="00903DBA" w:rsidRDefault="005B1C6D" w:rsidP="005B1C6D">
      <w:pPr>
        <w:pStyle w:val="Code"/>
        <w:rPr>
          <w:highlight w:val="white"/>
        </w:rPr>
      </w:pPr>
      <w:r w:rsidRPr="00903DBA">
        <w:rPr>
          <w:highlight w:val="white"/>
        </w:rPr>
        <w:t xml:space="preserve">    yylval.integer_value = Convert.ToInt32(text, 16);</w:t>
      </w:r>
    </w:p>
    <w:p w14:paraId="0F55ACDF" w14:textId="77777777" w:rsidR="005B1C6D" w:rsidRPr="00903DBA" w:rsidRDefault="005B1C6D" w:rsidP="005B1C6D">
      <w:pPr>
        <w:pStyle w:val="Code"/>
        <w:rPr>
          <w:highlight w:val="white"/>
        </w:rPr>
      </w:pPr>
      <w:r w:rsidRPr="00903DBA">
        <w:rPr>
          <w:highlight w:val="white"/>
        </w:rPr>
        <w:t xml:space="preserve">    return ((int) Tokens.VALUE);</w:t>
      </w:r>
    </w:p>
    <w:p w14:paraId="64D5B217" w14:textId="77777777" w:rsidR="005B1C6D" w:rsidRPr="00903DBA" w:rsidRDefault="005B1C6D" w:rsidP="005B1C6D">
      <w:pPr>
        <w:pStyle w:val="Code"/>
        <w:rPr>
          <w:highlight w:val="white"/>
        </w:rPr>
      </w:pPr>
      <w:r w:rsidRPr="00903DBA">
        <w:rPr>
          <w:highlight w:val="white"/>
        </w:rPr>
        <w:t xml:space="preserve">  }</w:t>
      </w:r>
    </w:p>
    <w:p w14:paraId="751DF657" w14:textId="77777777" w:rsidR="005B1C6D" w:rsidRPr="00903DBA" w:rsidRDefault="005B1C6D" w:rsidP="005B1C6D">
      <w:pPr>
        <w:pStyle w:val="Code"/>
        <w:rPr>
          <w:highlight w:val="white"/>
        </w:rPr>
      </w:pPr>
      <w:r w:rsidRPr="00903DBA">
        <w:rPr>
          <w:highlight w:val="white"/>
        </w:rPr>
        <w:t>}</w:t>
      </w:r>
    </w:p>
    <w:p w14:paraId="19806D94" w14:textId="77777777" w:rsidR="005B1C6D" w:rsidRPr="00903DBA" w:rsidRDefault="005B1C6D" w:rsidP="005B1C6D">
      <w:r w:rsidRPr="00903DBA">
        <w:t>It is important to detect white spaces, otherwise the user would not be allowed to add any spaces to the code.</w:t>
      </w:r>
    </w:p>
    <w:p w14:paraId="6EF897E9" w14:textId="77777777" w:rsidR="005B1C6D" w:rsidRPr="00903DBA" w:rsidRDefault="005B1C6D" w:rsidP="005B1C6D">
      <w:pPr>
        <w:pStyle w:val="Code"/>
        <w:rPr>
          <w:highlight w:val="white"/>
        </w:rPr>
      </w:pPr>
      <w:r w:rsidRPr="00903DBA">
        <w:rPr>
          <w:highlight w:val="white"/>
        </w:rPr>
        <w:t>{WHITE_SPACE} {</w:t>
      </w:r>
    </w:p>
    <w:p w14:paraId="51E8BAFB" w14:textId="77777777" w:rsidR="005B1C6D" w:rsidRPr="00903DBA" w:rsidRDefault="005B1C6D" w:rsidP="005B1C6D">
      <w:pPr>
        <w:pStyle w:val="Code"/>
        <w:rPr>
          <w:highlight w:val="white"/>
        </w:rPr>
      </w:pPr>
      <w:r w:rsidRPr="00903DBA">
        <w:rPr>
          <w:highlight w:val="white"/>
        </w:rPr>
        <w:t xml:space="preserve">  if (yytext.Equals("\n")) {</w:t>
      </w:r>
    </w:p>
    <w:p w14:paraId="685A1A67" w14:textId="77777777" w:rsidR="005B1C6D" w:rsidRPr="00903DBA" w:rsidRDefault="005B1C6D" w:rsidP="005B1C6D">
      <w:pPr>
        <w:pStyle w:val="Code"/>
        <w:rPr>
          <w:highlight w:val="white"/>
        </w:rPr>
      </w:pPr>
      <w:r w:rsidRPr="00903DBA">
        <w:rPr>
          <w:highlight w:val="white"/>
        </w:rPr>
        <w:t xml:space="preserve">    ++CCompiler_Main.Scanner.Line;</w:t>
      </w:r>
    </w:p>
    <w:p w14:paraId="63B3DED9" w14:textId="77777777" w:rsidR="005B1C6D" w:rsidRPr="00903DBA" w:rsidRDefault="005B1C6D" w:rsidP="005B1C6D">
      <w:pPr>
        <w:pStyle w:val="Code"/>
        <w:rPr>
          <w:highlight w:val="white"/>
        </w:rPr>
      </w:pPr>
      <w:r w:rsidRPr="00903DBA">
        <w:rPr>
          <w:highlight w:val="white"/>
        </w:rPr>
        <w:t xml:space="preserve">  }</w:t>
      </w:r>
    </w:p>
    <w:p w14:paraId="06790739" w14:textId="77777777" w:rsidR="005B1C6D" w:rsidRPr="00903DBA" w:rsidRDefault="005B1C6D" w:rsidP="005B1C6D">
      <w:pPr>
        <w:pStyle w:val="Code"/>
        <w:rPr>
          <w:highlight w:val="white"/>
        </w:rPr>
      </w:pPr>
      <w:r w:rsidRPr="00903DBA">
        <w:rPr>
          <w:highlight w:val="white"/>
        </w:rPr>
        <w:t>}</w:t>
      </w:r>
    </w:p>
    <w:p w14:paraId="6C16C7C2" w14:textId="77777777" w:rsidR="005B1C6D" w:rsidRPr="00903DBA" w:rsidRDefault="005B1C6D" w:rsidP="005B1C6D">
      <w:r w:rsidRPr="00903DBA">
        <w:t>If we detect a character we do not recognize, we just stop the execution with an error message.</w:t>
      </w:r>
    </w:p>
    <w:p w14:paraId="40FA4434" w14:textId="77777777" w:rsidR="005B1C6D" w:rsidRPr="00903DBA" w:rsidRDefault="005B1C6D" w:rsidP="005B1C6D">
      <w:pPr>
        <w:pStyle w:val="Code"/>
        <w:rPr>
          <w:highlight w:val="white"/>
        </w:rPr>
      </w:pPr>
      <w:r w:rsidRPr="00903DBA">
        <w:rPr>
          <w:highlight w:val="white"/>
        </w:rPr>
        <w:t>. { Assert.Error(yytext, Message.Unknown_character); }</w:t>
      </w:r>
    </w:p>
    <w:p w14:paraId="5C1759ED" w14:textId="13FF380D" w:rsidR="005B1C6D" w:rsidRPr="00903DBA" w:rsidRDefault="005B1C6D" w:rsidP="005B1C6D">
      <w:pPr>
        <w:pStyle w:val="Rubrik2"/>
      </w:pPr>
      <w:bookmarkStart w:id="527" w:name="_Toc57656149"/>
      <w:r w:rsidRPr="00903DBA">
        <w:t>The Pre</w:t>
      </w:r>
      <w:r w:rsidR="00921465" w:rsidRPr="00903DBA">
        <w:t xml:space="preserve">processor </w:t>
      </w:r>
      <w:r w:rsidR="007C4A54" w:rsidRPr="00903DBA">
        <w:t xml:space="preserve">Scanner and </w:t>
      </w:r>
      <w:r w:rsidRPr="00903DBA">
        <w:t>Parser</w:t>
      </w:r>
      <w:bookmarkEnd w:id="527"/>
    </w:p>
    <w:p w14:paraId="2AE043DB" w14:textId="391F467B" w:rsidR="00921465" w:rsidRPr="00903DBA" w:rsidRDefault="00921465" w:rsidP="00921465">
      <w:r w:rsidRPr="00903DBA">
        <w:t>There is actually a second parser</w:t>
      </w:r>
      <w:r w:rsidR="00AC6AA7" w:rsidRPr="00903DBA">
        <w:t xml:space="preserve"> and scanner</w:t>
      </w:r>
      <w:r w:rsidRPr="00903DBA">
        <w:t xml:space="preserve">, that </w:t>
      </w:r>
      <w:r w:rsidR="00AC6AA7" w:rsidRPr="00903DBA">
        <w:t>parsers</w:t>
      </w:r>
      <w:r w:rsidRPr="00903DBA">
        <w:t xml:space="preserve"> the </w:t>
      </w:r>
      <w:r w:rsidR="00AC6AA7" w:rsidRPr="00903DBA">
        <w:t>source code. The parser is very simple. Its only task is to define a set of terminals.</w:t>
      </w:r>
    </w:p>
    <w:p w14:paraId="1F96E4F3" w14:textId="77777777" w:rsidR="005B1C6D" w:rsidRPr="00903DBA" w:rsidRDefault="005B1C6D" w:rsidP="005B1C6D">
      <w:pPr>
        <w:pStyle w:val="CodeHeader"/>
      </w:pPr>
      <w:r w:rsidRPr="00903DBA">
        <w:t>PreParser.gppg</w:t>
      </w:r>
    </w:p>
    <w:p w14:paraId="7ADA127E" w14:textId="77777777" w:rsidR="005B1C6D" w:rsidRPr="00903DBA" w:rsidRDefault="005B1C6D" w:rsidP="005B1C6D">
      <w:pPr>
        <w:pStyle w:val="Code"/>
        <w:rPr>
          <w:highlight w:val="white"/>
        </w:rPr>
      </w:pPr>
      <w:r w:rsidRPr="00903DBA">
        <w:rPr>
          <w:highlight w:val="white"/>
        </w:rPr>
        <w:t>%namespace CCompiler_Pre</w:t>
      </w:r>
    </w:p>
    <w:p w14:paraId="1B047246" w14:textId="77777777" w:rsidR="005B1C6D" w:rsidRPr="00903DBA" w:rsidRDefault="005B1C6D" w:rsidP="005B1C6D">
      <w:pPr>
        <w:pStyle w:val="Code"/>
        <w:rPr>
          <w:highlight w:val="white"/>
        </w:rPr>
      </w:pPr>
      <w:r w:rsidRPr="00903DBA">
        <w:rPr>
          <w:highlight w:val="white"/>
        </w:rPr>
        <w:t>%partial</w:t>
      </w:r>
    </w:p>
    <w:p w14:paraId="14A09CB5" w14:textId="77777777" w:rsidR="005B1C6D" w:rsidRPr="00903DBA" w:rsidRDefault="005B1C6D" w:rsidP="005B1C6D">
      <w:pPr>
        <w:pStyle w:val="Code"/>
        <w:rPr>
          <w:highlight w:val="white"/>
        </w:rPr>
      </w:pPr>
    </w:p>
    <w:p w14:paraId="70A884D9" w14:textId="77777777" w:rsidR="005B1C6D" w:rsidRPr="00903DBA" w:rsidRDefault="005B1C6D" w:rsidP="005B1C6D">
      <w:pPr>
        <w:pStyle w:val="Code"/>
        <w:rPr>
          <w:highlight w:val="white"/>
        </w:rPr>
      </w:pPr>
      <w:r w:rsidRPr="00903DBA">
        <w:rPr>
          <w:highlight w:val="white"/>
        </w:rPr>
        <w:t>%{</w:t>
      </w:r>
    </w:p>
    <w:p w14:paraId="0BFD6269" w14:textId="77777777" w:rsidR="005B1C6D" w:rsidRPr="00903DBA" w:rsidRDefault="005B1C6D" w:rsidP="005B1C6D">
      <w:pPr>
        <w:pStyle w:val="Code"/>
        <w:rPr>
          <w:highlight w:val="white"/>
        </w:rPr>
      </w:pPr>
      <w:r w:rsidRPr="00903DBA">
        <w:rPr>
          <w:highlight w:val="white"/>
        </w:rPr>
        <w:t xml:space="preserve">  // Empty.</w:t>
      </w:r>
    </w:p>
    <w:p w14:paraId="12B50713" w14:textId="77777777" w:rsidR="005B1C6D" w:rsidRPr="00903DBA" w:rsidRDefault="005B1C6D" w:rsidP="005B1C6D">
      <w:pPr>
        <w:pStyle w:val="Code"/>
        <w:rPr>
          <w:highlight w:val="white"/>
        </w:rPr>
      </w:pPr>
      <w:r w:rsidRPr="00903DBA">
        <w:rPr>
          <w:highlight w:val="white"/>
        </w:rPr>
        <w:t>%}</w:t>
      </w:r>
    </w:p>
    <w:p w14:paraId="45DD2ED5" w14:textId="77777777" w:rsidR="005B1C6D" w:rsidRPr="00903DBA" w:rsidRDefault="005B1C6D" w:rsidP="005B1C6D">
      <w:pPr>
        <w:pStyle w:val="Code"/>
        <w:rPr>
          <w:highlight w:val="white"/>
        </w:rPr>
      </w:pPr>
    </w:p>
    <w:p w14:paraId="515A6D6E" w14:textId="77777777" w:rsidR="005B1C6D" w:rsidRPr="00903DBA" w:rsidRDefault="005B1C6D" w:rsidP="005B1C6D">
      <w:pPr>
        <w:pStyle w:val="Code"/>
        <w:rPr>
          <w:highlight w:val="white"/>
        </w:rPr>
      </w:pPr>
      <w:r w:rsidRPr="00903DBA">
        <w:rPr>
          <w:highlight w:val="white"/>
        </w:rPr>
        <w:t>%union {</w:t>
      </w:r>
    </w:p>
    <w:p w14:paraId="1524FCD1" w14:textId="77777777" w:rsidR="005B1C6D" w:rsidRPr="00903DBA" w:rsidRDefault="005B1C6D" w:rsidP="005B1C6D">
      <w:pPr>
        <w:pStyle w:val="Code"/>
        <w:rPr>
          <w:highlight w:val="white"/>
        </w:rPr>
      </w:pPr>
      <w:r w:rsidRPr="00903DBA">
        <w:rPr>
          <w:highlight w:val="white"/>
        </w:rPr>
        <w:t xml:space="preserve">  public string name;</w:t>
      </w:r>
    </w:p>
    <w:p w14:paraId="470387F6" w14:textId="77777777" w:rsidR="005B1C6D" w:rsidRPr="00903DBA" w:rsidRDefault="005B1C6D" w:rsidP="005B1C6D">
      <w:pPr>
        <w:pStyle w:val="Code"/>
        <w:rPr>
          <w:highlight w:val="white"/>
        </w:rPr>
      </w:pPr>
      <w:r w:rsidRPr="00903DBA">
        <w:rPr>
          <w:highlight w:val="white"/>
        </w:rPr>
        <w:t>}</w:t>
      </w:r>
    </w:p>
    <w:p w14:paraId="6D83BE62" w14:textId="77777777" w:rsidR="005B1C6D" w:rsidRPr="00903DBA" w:rsidRDefault="005B1C6D" w:rsidP="005B1C6D">
      <w:pPr>
        <w:pStyle w:val="Code"/>
        <w:rPr>
          <w:highlight w:val="white"/>
        </w:rPr>
      </w:pPr>
    </w:p>
    <w:p w14:paraId="722BA385" w14:textId="77777777" w:rsidR="005B1C6D" w:rsidRPr="00903DBA" w:rsidRDefault="005B1C6D" w:rsidP="005B1C6D">
      <w:pPr>
        <w:pStyle w:val="Code"/>
        <w:rPr>
          <w:highlight w:val="white"/>
        </w:rPr>
      </w:pPr>
      <w:r w:rsidRPr="00903DBA">
        <w:rPr>
          <w:highlight w:val="white"/>
        </w:rPr>
        <w:t>%token &lt;name&gt; NAME STRING LEFT_PARENTHESIS RIGHT_PARENTHESIS</w:t>
      </w:r>
    </w:p>
    <w:p w14:paraId="0F2D1124" w14:textId="77777777" w:rsidR="005B1C6D" w:rsidRPr="00903DBA" w:rsidRDefault="005B1C6D" w:rsidP="005B1C6D">
      <w:pPr>
        <w:pStyle w:val="Code"/>
        <w:rPr>
          <w:highlight w:val="white"/>
        </w:rPr>
      </w:pPr>
      <w:r w:rsidRPr="00903DBA">
        <w:rPr>
          <w:highlight w:val="white"/>
        </w:rPr>
        <w:t xml:space="preserve">              COMMA SHARP DOUBLE_SHARP TOKEN MARK // EOL</w:t>
      </w:r>
    </w:p>
    <w:p w14:paraId="4EF7543D" w14:textId="77777777" w:rsidR="005B1C6D" w:rsidRPr="00903DBA" w:rsidRDefault="005B1C6D" w:rsidP="005B1C6D">
      <w:pPr>
        <w:pStyle w:val="Code"/>
        <w:rPr>
          <w:highlight w:val="white"/>
        </w:rPr>
      </w:pPr>
    </w:p>
    <w:p w14:paraId="016790EA" w14:textId="419B222E" w:rsidR="005B1C6D" w:rsidRPr="00903DBA" w:rsidRDefault="005B1C6D" w:rsidP="005B1C6D">
      <w:pPr>
        <w:pStyle w:val="Code"/>
        <w:rPr>
          <w:highlight w:val="white"/>
        </w:rPr>
      </w:pPr>
      <w:r w:rsidRPr="00903DBA">
        <w:rPr>
          <w:highlight w:val="white"/>
        </w:rPr>
        <w:t xml:space="preserve">%start </w:t>
      </w:r>
      <w:r w:rsidR="00563AF1" w:rsidRPr="00903DBA">
        <w:rPr>
          <w:highlight w:val="white"/>
        </w:rPr>
        <w:t>source_code_file</w:t>
      </w:r>
    </w:p>
    <w:p w14:paraId="7D2F11EF" w14:textId="77777777" w:rsidR="005B1C6D" w:rsidRPr="00903DBA" w:rsidRDefault="005B1C6D" w:rsidP="005B1C6D">
      <w:pPr>
        <w:pStyle w:val="Code"/>
        <w:rPr>
          <w:highlight w:val="white"/>
        </w:rPr>
      </w:pPr>
    </w:p>
    <w:p w14:paraId="11CFEF1F" w14:textId="77777777" w:rsidR="005B1C6D" w:rsidRPr="00903DBA" w:rsidRDefault="005B1C6D" w:rsidP="005B1C6D">
      <w:pPr>
        <w:pStyle w:val="Code"/>
        <w:rPr>
          <w:highlight w:val="white"/>
        </w:rPr>
      </w:pPr>
      <w:r w:rsidRPr="00903DBA">
        <w:rPr>
          <w:highlight w:val="white"/>
        </w:rPr>
        <w:t>%%</w:t>
      </w:r>
    </w:p>
    <w:p w14:paraId="7115297D" w14:textId="77777777" w:rsidR="005B1C6D" w:rsidRPr="00903DBA" w:rsidRDefault="005B1C6D" w:rsidP="005B1C6D">
      <w:pPr>
        <w:pStyle w:val="Code"/>
        <w:rPr>
          <w:highlight w:val="white"/>
        </w:rPr>
      </w:pPr>
    </w:p>
    <w:p w14:paraId="53E58736" w14:textId="2D737BF2" w:rsidR="005B1C6D" w:rsidRPr="00903DBA" w:rsidRDefault="00563AF1" w:rsidP="005B1C6D">
      <w:pPr>
        <w:pStyle w:val="Code"/>
        <w:rPr>
          <w:highlight w:val="white"/>
        </w:rPr>
      </w:pPr>
      <w:r w:rsidRPr="00903DBA">
        <w:rPr>
          <w:highlight w:val="white"/>
        </w:rPr>
        <w:t>source_code_file</w:t>
      </w:r>
      <w:r w:rsidR="005B1C6D" w:rsidRPr="00903DBA">
        <w:rPr>
          <w:highlight w:val="white"/>
        </w:rPr>
        <w:t>:</w:t>
      </w:r>
    </w:p>
    <w:p w14:paraId="2781048D" w14:textId="77777777" w:rsidR="005B1C6D" w:rsidRPr="00903DBA" w:rsidRDefault="005B1C6D" w:rsidP="005B1C6D">
      <w:pPr>
        <w:pStyle w:val="Code"/>
        <w:rPr>
          <w:highlight w:val="white"/>
        </w:rPr>
      </w:pPr>
      <w:r w:rsidRPr="00903DBA">
        <w:rPr>
          <w:highlight w:val="white"/>
        </w:rPr>
        <w:t xml:space="preserve">  /* Empty. */;</w:t>
      </w:r>
    </w:p>
    <w:p w14:paraId="1B985836" w14:textId="77777777" w:rsidR="005B1C6D" w:rsidRPr="00903DBA" w:rsidRDefault="005B1C6D" w:rsidP="005B1C6D">
      <w:pPr>
        <w:pStyle w:val="Code"/>
        <w:rPr>
          <w:highlight w:val="white"/>
        </w:rPr>
      </w:pPr>
    </w:p>
    <w:p w14:paraId="3E7CD1EE" w14:textId="7FDFBE50" w:rsidR="005B1C6D" w:rsidRPr="00903DBA" w:rsidRDefault="005B1C6D" w:rsidP="005B1C6D">
      <w:pPr>
        <w:pStyle w:val="Code"/>
      </w:pPr>
      <w:r w:rsidRPr="00903DBA">
        <w:rPr>
          <w:highlight w:val="white"/>
        </w:rPr>
        <w:t>%%</w:t>
      </w:r>
    </w:p>
    <w:p w14:paraId="4594F6E7" w14:textId="378884A4" w:rsidR="00AC6AA7" w:rsidRPr="00903DBA" w:rsidRDefault="00AC6AA7" w:rsidP="00AC6AA7">
      <w:r w:rsidRPr="00903DBA">
        <w:t xml:space="preserve">The scanner </w:t>
      </w:r>
      <w:r w:rsidR="00A733B2" w:rsidRPr="00903DBA">
        <w:t>is a little bit more complicated. Its task is to define a set of tokens.</w:t>
      </w:r>
      <w:r w:rsidR="00AB7587" w:rsidRPr="00903DBA">
        <w:t xml:space="preserve"> Similar to the scanner of </w:t>
      </w:r>
      <w:r w:rsidR="006818B4" w:rsidRPr="00903DBA">
        <w:t xml:space="preserve">Chapter </w:t>
      </w:r>
      <w:r w:rsidR="006818B4" w:rsidRPr="00903DBA">
        <w:fldChar w:fldCharType="begin"/>
      </w:r>
      <w:r w:rsidR="006818B4" w:rsidRPr="00903DBA">
        <w:instrText xml:space="preserve"> REF _Ref54016821 \r \h </w:instrText>
      </w:r>
      <w:r w:rsidR="006818B4" w:rsidRPr="00903DBA">
        <w:fldChar w:fldCharType="separate"/>
      </w:r>
      <w:r w:rsidR="005F7BC3" w:rsidRPr="00903DBA">
        <w:t>2</w:t>
      </w:r>
      <w:r w:rsidR="006818B4" w:rsidRPr="00903DBA">
        <w:fldChar w:fldCharType="end"/>
      </w:r>
      <w:r w:rsidR="00AB7587" w:rsidRPr="00903DBA">
        <w:t>, it define</w:t>
      </w:r>
      <w:r w:rsidR="004E51AE" w:rsidRPr="00903DBA">
        <w:t>s</w:t>
      </w:r>
      <w:r w:rsidR="00E92966" w:rsidRPr="00903DBA">
        <w:t xml:space="preserve"> a set of values tokens are to be used of the preprocessor. The idea is that we divide the </w:t>
      </w:r>
    </w:p>
    <w:p w14:paraId="53305911" w14:textId="77777777" w:rsidR="005B1C6D" w:rsidRPr="00903DBA" w:rsidRDefault="005B1C6D" w:rsidP="005B1C6D">
      <w:pPr>
        <w:pStyle w:val="CodeHeader"/>
      </w:pPr>
      <w:r w:rsidRPr="00903DBA">
        <w:t>PreScanner.gplex</w:t>
      </w:r>
    </w:p>
    <w:p w14:paraId="00D5D339" w14:textId="77777777" w:rsidR="005B1C6D" w:rsidRPr="00903DBA" w:rsidRDefault="005B1C6D" w:rsidP="005B1C6D">
      <w:pPr>
        <w:pStyle w:val="Code"/>
        <w:rPr>
          <w:highlight w:val="white"/>
        </w:rPr>
      </w:pPr>
      <w:r w:rsidRPr="00903DBA">
        <w:rPr>
          <w:highlight w:val="white"/>
        </w:rPr>
        <w:t>%namespace CCompiler_Pre</w:t>
      </w:r>
    </w:p>
    <w:p w14:paraId="2614D05B" w14:textId="77777777" w:rsidR="005B1C6D" w:rsidRPr="00903DBA" w:rsidRDefault="005B1C6D" w:rsidP="005B1C6D">
      <w:pPr>
        <w:pStyle w:val="Code"/>
        <w:rPr>
          <w:highlight w:val="white"/>
        </w:rPr>
      </w:pPr>
    </w:p>
    <w:p w14:paraId="0789F1B4" w14:textId="77777777" w:rsidR="005B1C6D" w:rsidRPr="00903DBA" w:rsidRDefault="005B1C6D" w:rsidP="005B1C6D">
      <w:pPr>
        <w:pStyle w:val="Code"/>
        <w:rPr>
          <w:highlight w:val="white"/>
        </w:rPr>
      </w:pPr>
      <w:r w:rsidRPr="00903DBA">
        <w:rPr>
          <w:highlight w:val="white"/>
        </w:rPr>
        <w:t>%{</w:t>
      </w:r>
    </w:p>
    <w:p w14:paraId="520A3FAC" w14:textId="77777777" w:rsidR="005B1C6D" w:rsidRPr="00903DBA" w:rsidRDefault="005B1C6D" w:rsidP="005B1C6D">
      <w:pPr>
        <w:pStyle w:val="Code"/>
        <w:rPr>
          <w:highlight w:val="white"/>
        </w:rPr>
      </w:pPr>
      <w:r w:rsidRPr="00903DBA">
        <w:rPr>
          <w:highlight w:val="white"/>
        </w:rPr>
        <w:t xml:space="preserve">  public static int NewlineCount = 0;</w:t>
      </w:r>
    </w:p>
    <w:p w14:paraId="6E39914C" w14:textId="77777777" w:rsidR="005B1C6D" w:rsidRPr="00903DBA" w:rsidRDefault="005B1C6D" w:rsidP="005B1C6D">
      <w:pPr>
        <w:pStyle w:val="Code"/>
        <w:rPr>
          <w:highlight w:val="white"/>
        </w:rPr>
      </w:pPr>
      <w:r w:rsidRPr="00903DBA">
        <w:rPr>
          <w:highlight w:val="white"/>
        </w:rPr>
        <w:t xml:space="preserve">  public static bool Whitespace = false;</w:t>
      </w:r>
    </w:p>
    <w:p w14:paraId="3187F0AB" w14:textId="77777777" w:rsidR="005B1C6D" w:rsidRPr="00903DBA" w:rsidRDefault="005B1C6D" w:rsidP="005B1C6D">
      <w:pPr>
        <w:pStyle w:val="Code"/>
        <w:rPr>
          <w:highlight w:val="white"/>
        </w:rPr>
      </w:pPr>
      <w:r w:rsidRPr="00903DBA">
        <w:rPr>
          <w:highlight w:val="white"/>
        </w:rPr>
        <w:t>%}</w:t>
      </w:r>
    </w:p>
    <w:p w14:paraId="4728A4DD" w14:textId="77777777" w:rsidR="005B1C6D" w:rsidRPr="00903DBA" w:rsidRDefault="005B1C6D" w:rsidP="005B1C6D">
      <w:pPr>
        <w:pStyle w:val="Code"/>
        <w:rPr>
          <w:highlight w:val="white"/>
        </w:rPr>
      </w:pPr>
    </w:p>
    <w:p w14:paraId="7D499CD4" w14:textId="77777777" w:rsidR="005B1C6D" w:rsidRPr="00903DBA" w:rsidRDefault="005B1C6D" w:rsidP="005B1C6D">
      <w:pPr>
        <w:pStyle w:val="Code"/>
        <w:rPr>
          <w:highlight w:val="white"/>
        </w:rPr>
      </w:pPr>
      <w:r w:rsidRPr="00903DBA">
        <w:rPr>
          <w:highlight w:val="white"/>
        </w:rPr>
        <w:t>OCTAL_VALUE (\+|\-)?[0][0-7]*([uU]|[sSlL]|[uU][sSlL]|[sSlL][uU])?</w:t>
      </w:r>
    </w:p>
    <w:p w14:paraId="0C127C76" w14:textId="77777777" w:rsidR="005B1C6D" w:rsidRPr="00903DBA" w:rsidRDefault="005B1C6D" w:rsidP="005B1C6D">
      <w:pPr>
        <w:pStyle w:val="Code"/>
        <w:rPr>
          <w:highlight w:val="white"/>
        </w:rPr>
      </w:pPr>
      <w:r w:rsidRPr="00903DBA">
        <w:rPr>
          <w:highlight w:val="white"/>
        </w:rPr>
        <w:t>DECIMAL_VALUE (\+|\-)?[1-9][0-9]*([uU]|[sSlL]|[uU][sSlL]|[sSlL][uU])?</w:t>
      </w:r>
    </w:p>
    <w:p w14:paraId="3C3D6FB1" w14:textId="77777777" w:rsidR="005B1C6D" w:rsidRPr="00903DBA" w:rsidRDefault="005B1C6D" w:rsidP="005B1C6D">
      <w:pPr>
        <w:pStyle w:val="Code"/>
        <w:rPr>
          <w:highlight w:val="white"/>
        </w:rPr>
      </w:pPr>
      <w:r w:rsidRPr="00903DBA">
        <w:rPr>
          <w:highlight w:val="white"/>
        </w:rPr>
        <w:t xml:space="preserve">HEXADECIMAL_VALUE (\+|\-)?[0][xX][0-9a-fA-F]+ </w:t>
      </w:r>
    </w:p>
    <w:p w14:paraId="1BF2B551" w14:textId="77777777" w:rsidR="005B1C6D" w:rsidRPr="00903DBA" w:rsidRDefault="005B1C6D" w:rsidP="005B1C6D">
      <w:pPr>
        <w:pStyle w:val="Code"/>
        <w:rPr>
          <w:highlight w:val="white"/>
        </w:rPr>
      </w:pPr>
      <w:r w:rsidRPr="00903DBA">
        <w:rPr>
          <w:highlight w:val="white"/>
        </w:rPr>
        <w:t xml:space="preserve">                  ([uU]|[sSlL]|[uU][sSlL]|[sSlL][uU])? // XXX</w:t>
      </w:r>
    </w:p>
    <w:p w14:paraId="49229A00" w14:textId="77777777" w:rsidR="005B1C6D" w:rsidRPr="00903DBA" w:rsidRDefault="005B1C6D" w:rsidP="005B1C6D">
      <w:pPr>
        <w:pStyle w:val="Code"/>
        <w:rPr>
          <w:highlight w:val="white"/>
        </w:rPr>
      </w:pPr>
      <w:r w:rsidRPr="00903DBA">
        <w:rPr>
          <w:highlight w:val="white"/>
        </w:rPr>
        <w:t>FLOATING_VALUE (\+|\-)?(([0-9]+"."[0-9]*|"."[0-9]+)([eE][\+\-]?[0-9]+)?|[0-9]+[eE][\+\-]?[0-9]+)([fF]|[lL])?</w:t>
      </w:r>
    </w:p>
    <w:p w14:paraId="4F7AC6F8" w14:textId="77777777" w:rsidR="005B1C6D" w:rsidRPr="00903DBA" w:rsidRDefault="005B1C6D" w:rsidP="005B1C6D">
      <w:pPr>
        <w:pStyle w:val="Code"/>
        <w:rPr>
          <w:highlight w:val="white"/>
        </w:rPr>
      </w:pPr>
      <w:r w:rsidRPr="00903DBA">
        <w:rPr>
          <w:highlight w:val="white"/>
        </w:rPr>
        <w:t>CHAR_VALUE \'("\n"|"\\\'"|[^\'])*\'</w:t>
      </w:r>
    </w:p>
    <w:p w14:paraId="342FF12F" w14:textId="77777777" w:rsidR="005B1C6D" w:rsidRPr="00903DBA" w:rsidRDefault="005B1C6D" w:rsidP="005B1C6D">
      <w:pPr>
        <w:pStyle w:val="Code"/>
        <w:rPr>
          <w:highlight w:val="white"/>
        </w:rPr>
      </w:pPr>
      <w:r w:rsidRPr="00903DBA">
        <w:rPr>
          <w:highlight w:val="white"/>
        </w:rPr>
        <w:t>STRING_VALUE \"("\n"|"\\\""|[^\"])*\"</w:t>
      </w:r>
    </w:p>
    <w:p w14:paraId="2E4470CA" w14:textId="77777777" w:rsidR="005B1C6D" w:rsidRPr="00903DBA" w:rsidRDefault="005B1C6D" w:rsidP="005B1C6D">
      <w:pPr>
        <w:pStyle w:val="Code"/>
        <w:rPr>
          <w:highlight w:val="white"/>
        </w:rPr>
      </w:pPr>
      <w:r w:rsidRPr="00903DBA">
        <w:rPr>
          <w:highlight w:val="white"/>
        </w:rPr>
        <w:t>NAME [a-zA-Z_][a-zA-Z0-9_]*</w:t>
      </w:r>
    </w:p>
    <w:p w14:paraId="12A7D19F" w14:textId="77777777" w:rsidR="005B1C6D" w:rsidRPr="00903DBA" w:rsidRDefault="005B1C6D" w:rsidP="005B1C6D">
      <w:pPr>
        <w:pStyle w:val="Code"/>
        <w:rPr>
          <w:highlight w:val="white"/>
        </w:rPr>
      </w:pPr>
      <w:r w:rsidRPr="00903DBA">
        <w:rPr>
          <w:highlight w:val="white"/>
        </w:rPr>
        <w:t>WHITE_SPACE [ \t\r\n\f]</w:t>
      </w:r>
    </w:p>
    <w:p w14:paraId="4B218B3D" w14:textId="77777777" w:rsidR="005B1C6D" w:rsidRPr="00903DBA" w:rsidRDefault="005B1C6D" w:rsidP="005B1C6D">
      <w:pPr>
        <w:pStyle w:val="Code"/>
        <w:rPr>
          <w:highlight w:val="white"/>
        </w:rPr>
      </w:pPr>
      <w:r w:rsidRPr="00903DBA">
        <w:rPr>
          <w:highlight w:val="white"/>
        </w:rPr>
        <w:t>TOKEN [^a-zA-Z0-9()#,\"\' \t\r\n\f\0]+</w:t>
      </w:r>
    </w:p>
    <w:p w14:paraId="60E79221" w14:textId="77777777" w:rsidR="005B1C6D" w:rsidRPr="00903DBA" w:rsidRDefault="005B1C6D" w:rsidP="005B1C6D">
      <w:pPr>
        <w:pStyle w:val="Code"/>
        <w:rPr>
          <w:highlight w:val="white"/>
        </w:rPr>
      </w:pPr>
      <w:r w:rsidRPr="00903DBA">
        <w:rPr>
          <w:highlight w:val="white"/>
        </w:rPr>
        <w:t>%%</w:t>
      </w:r>
    </w:p>
    <w:p w14:paraId="2EDDD634" w14:textId="77777777" w:rsidR="005B1C6D" w:rsidRPr="00903DBA" w:rsidRDefault="005B1C6D" w:rsidP="005B1C6D">
      <w:pPr>
        <w:pStyle w:val="Code"/>
        <w:rPr>
          <w:highlight w:val="white"/>
        </w:rPr>
      </w:pPr>
    </w:p>
    <w:p w14:paraId="0F6F570B" w14:textId="77777777" w:rsidR="005B1C6D" w:rsidRPr="00903DBA" w:rsidRDefault="005B1C6D" w:rsidP="005B1C6D">
      <w:pPr>
        <w:pStyle w:val="Code"/>
        <w:rPr>
          <w:highlight w:val="white"/>
        </w:rPr>
      </w:pPr>
      <w:r w:rsidRPr="00903DBA">
        <w:rPr>
          <w:highlight w:val="white"/>
        </w:rPr>
        <w:t>"(" { yylval.name = "("; return ((int) Tokens.LEFT_PARENTHESIS); }</w:t>
      </w:r>
    </w:p>
    <w:p w14:paraId="3D6B05C8" w14:textId="77777777" w:rsidR="005B1C6D" w:rsidRPr="00903DBA" w:rsidRDefault="005B1C6D" w:rsidP="005B1C6D">
      <w:pPr>
        <w:pStyle w:val="Code"/>
        <w:rPr>
          <w:highlight w:val="white"/>
        </w:rPr>
      </w:pPr>
      <w:r w:rsidRPr="00903DBA">
        <w:rPr>
          <w:highlight w:val="white"/>
        </w:rPr>
        <w:t>")" { yylval.name = ")"; return ((int) Tokens.RIGHT_PARENTHESIS); }</w:t>
      </w:r>
    </w:p>
    <w:p w14:paraId="4DC999C1" w14:textId="77777777" w:rsidR="005B1C6D" w:rsidRPr="00903DBA" w:rsidRDefault="005B1C6D" w:rsidP="005B1C6D">
      <w:pPr>
        <w:pStyle w:val="Code"/>
        <w:rPr>
          <w:highlight w:val="white"/>
        </w:rPr>
      </w:pPr>
      <w:r w:rsidRPr="00903DBA">
        <w:rPr>
          <w:highlight w:val="white"/>
        </w:rPr>
        <w:t>"##" { yylval.name = "##"; return ((int) Tokens.DOUBLE_SHARP); }</w:t>
      </w:r>
    </w:p>
    <w:p w14:paraId="4A1C619F" w14:textId="77777777" w:rsidR="005B1C6D" w:rsidRPr="00903DBA" w:rsidRDefault="005B1C6D" w:rsidP="005B1C6D">
      <w:pPr>
        <w:pStyle w:val="Code"/>
        <w:rPr>
          <w:highlight w:val="white"/>
        </w:rPr>
      </w:pPr>
      <w:r w:rsidRPr="00903DBA">
        <w:rPr>
          <w:highlight w:val="white"/>
        </w:rPr>
        <w:t>"#"  { yylval.name = "#"; return ((int) Tokens.SHARP); }</w:t>
      </w:r>
    </w:p>
    <w:p w14:paraId="3DD9E8CE" w14:textId="77777777" w:rsidR="005B1C6D" w:rsidRPr="00903DBA" w:rsidRDefault="005B1C6D" w:rsidP="005B1C6D">
      <w:pPr>
        <w:pStyle w:val="Code"/>
        <w:rPr>
          <w:highlight w:val="white"/>
        </w:rPr>
      </w:pPr>
      <w:r w:rsidRPr="00903DBA">
        <w:rPr>
          <w:highlight w:val="white"/>
        </w:rPr>
        <w:t>"," { yylval.name = ","; return ((int) Tokens.COMMA); }</w:t>
      </w:r>
    </w:p>
    <w:p w14:paraId="6BC4EAB8" w14:textId="77777777" w:rsidR="005B1C6D" w:rsidRPr="00903DBA" w:rsidRDefault="005B1C6D" w:rsidP="005B1C6D">
      <w:pPr>
        <w:pStyle w:val="Code"/>
        <w:rPr>
          <w:highlight w:val="white"/>
        </w:rPr>
      </w:pPr>
      <w:r w:rsidRPr="00903DBA">
        <w:rPr>
          <w:highlight w:val="white"/>
        </w:rPr>
        <w:t>//"\0" { /*CCompiler_Pre.Scanner.NewlineCount = 0;*/ yylval.name = ""; return ((int) Tokens.EOL); }</w:t>
      </w:r>
    </w:p>
    <w:p w14:paraId="7C6D8469" w14:textId="77777777" w:rsidR="005B1C6D" w:rsidRPr="00903DBA" w:rsidRDefault="005B1C6D" w:rsidP="005B1C6D">
      <w:pPr>
        <w:pStyle w:val="Code"/>
        <w:rPr>
          <w:highlight w:val="white"/>
        </w:rPr>
      </w:pPr>
    </w:p>
    <w:p w14:paraId="107D9BD2" w14:textId="77777777" w:rsidR="005B1C6D" w:rsidRPr="00903DBA" w:rsidRDefault="005B1C6D" w:rsidP="005B1C6D">
      <w:pPr>
        <w:pStyle w:val="Code"/>
        <w:rPr>
          <w:highlight w:val="white"/>
        </w:rPr>
      </w:pPr>
      <w:r w:rsidRPr="00903DBA">
        <w:rPr>
          <w:highlight w:val="white"/>
        </w:rPr>
        <w:t>{NAME} {</w:t>
      </w:r>
    </w:p>
    <w:p w14:paraId="3DCF7B84" w14:textId="77777777" w:rsidR="005B1C6D" w:rsidRPr="00903DBA" w:rsidRDefault="005B1C6D" w:rsidP="005B1C6D">
      <w:pPr>
        <w:pStyle w:val="Code"/>
        <w:rPr>
          <w:highlight w:val="white"/>
        </w:rPr>
      </w:pPr>
      <w:r w:rsidRPr="00903DBA">
        <w:rPr>
          <w:highlight w:val="white"/>
        </w:rPr>
        <w:t xml:space="preserve">  yylval.name = yytext;</w:t>
      </w:r>
    </w:p>
    <w:p w14:paraId="5BC24195" w14:textId="77777777" w:rsidR="005B1C6D" w:rsidRPr="00903DBA" w:rsidRDefault="005B1C6D" w:rsidP="005B1C6D">
      <w:pPr>
        <w:pStyle w:val="Code"/>
        <w:rPr>
          <w:highlight w:val="white"/>
        </w:rPr>
      </w:pPr>
      <w:r w:rsidRPr="00903DBA">
        <w:rPr>
          <w:highlight w:val="white"/>
        </w:rPr>
        <w:t xml:space="preserve">  return ((int) Tokens.NAME);</w:t>
      </w:r>
    </w:p>
    <w:p w14:paraId="465AC7AC" w14:textId="77777777" w:rsidR="005B1C6D" w:rsidRPr="00903DBA" w:rsidRDefault="005B1C6D" w:rsidP="005B1C6D">
      <w:pPr>
        <w:pStyle w:val="Code"/>
        <w:rPr>
          <w:highlight w:val="white"/>
        </w:rPr>
      </w:pPr>
      <w:r w:rsidRPr="00903DBA">
        <w:rPr>
          <w:highlight w:val="white"/>
        </w:rPr>
        <w:t>}</w:t>
      </w:r>
    </w:p>
    <w:p w14:paraId="23AAE375" w14:textId="77777777" w:rsidR="005B1C6D" w:rsidRPr="00903DBA" w:rsidRDefault="005B1C6D" w:rsidP="005B1C6D">
      <w:pPr>
        <w:pStyle w:val="Code"/>
        <w:rPr>
          <w:highlight w:val="white"/>
        </w:rPr>
      </w:pPr>
    </w:p>
    <w:p w14:paraId="6DE4CE67" w14:textId="77777777" w:rsidR="005B1C6D" w:rsidRPr="00903DBA" w:rsidRDefault="005B1C6D" w:rsidP="005B1C6D">
      <w:pPr>
        <w:pStyle w:val="Code"/>
        <w:rPr>
          <w:highlight w:val="white"/>
        </w:rPr>
      </w:pPr>
      <w:r w:rsidRPr="00903DBA">
        <w:rPr>
          <w:highlight w:val="white"/>
        </w:rPr>
        <w:t>{OCTAL_VALUE} {</w:t>
      </w:r>
    </w:p>
    <w:p w14:paraId="7DCF2985" w14:textId="77777777" w:rsidR="005B1C6D" w:rsidRPr="00903DBA" w:rsidRDefault="005B1C6D" w:rsidP="005B1C6D">
      <w:pPr>
        <w:pStyle w:val="Code"/>
        <w:rPr>
          <w:highlight w:val="white"/>
        </w:rPr>
      </w:pPr>
      <w:r w:rsidRPr="00903DBA">
        <w:rPr>
          <w:highlight w:val="white"/>
        </w:rPr>
        <w:t xml:space="preserve">  yylval.name = yytext;</w:t>
      </w:r>
    </w:p>
    <w:p w14:paraId="0F78C6EF" w14:textId="77777777" w:rsidR="005B1C6D" w:rsidRPr="00903DBA" w:rsidRDefault="005B1C6D" w:rsidP="005B1C6D">
      <w:pPr>
        <w:pStyle w:val="Code"/>
        <w:rPr>
          <w:highlight w:val="white"/>
        </w:rPr>
      </w:pPr>
      <w:r w:rsidRPr="00903DBA">
        <w:rPr>
          <w:highlight w:val="white"/>
        </w:rPr>
        <w:t xml:space="preserve">  return ((int) Tokens.TOKEN);</w:t>
      </w:r>
    </w:p>
    <w:p w14:paraId="27747CCB" w14:textId="77777777" w:rsidR="005B1C6D" w:rsidRPr="00903DBA" w:rsidRDefault="005B1C6D" w:rsidP="005B1C6D">
      <w:pPr>
        <w:pStyle w:val="Code"/>
        <w:rPr>
          <w:highlight w:val="white"/>
        </w:rPr>
      </w:pPr>
      <w:r w:rsidRPr="00903DBA">
        <w:rPr>
          <w:highlight w:val="white"/>
        </w:rPr>
        <w:t>}</w:t>
      </w:r>
    </w:p>
    <w:p w14:paraId="3AE4338A" w14:textId="77777777" w:rsidR="005B1C6D" w:rsidRPr="00903DBA" w:rsidRDefault="005B1C6D" w:rsidP="005B1C6D">
      <w:pPr>
        <w:pStyle w:val="Code"/>
        <w:rPr>
          <w:highlight w:val="white"/>
        </w:rPr>
      </w:pPr>
    </w:p>
    <w:p w14:paraId="5F9A0D06" w14:textId="77777777" w:rsidR="005B1C6D" w:rsidRPr="00903DBA" w:rsidRDefault="005B1C6D" w:rsidP="005B1C6D">
      <w:pPr>
        <w:pStyle w:val="Code"/>
        <w:rPr>
          <w:highlight w:val="white"/>
        </w:rPr>
      </w:pPr>
      <w:r w:rsidRPr="00903DBA">
        <w:rPr>
          <w:highlight w:val="white"/>
        </w:rPr>
        <w:t>{DECIMAL_VALUE} {</w:t>
      </w:r>
    </w:p>
    <w:p w14:paraId="33F27B7E" w14:textId="77777777" w:rsidR="005B1C6D" w:rsidRPr="00903DBA" w:rsidRDefault="005B1C6D" w:rsidP="005B1C6D">
      <w:pPr>
        <w:pStyle w:val="Code"/>
        <w:rPr>
          <w:highlight w:val="white"/>
        </w:rPr>
      </w:pPr>
      <w:r w:rsidRPr="00903DBA">
        <w:rPr>
          <w:highlight w:val="white"/>
        </w:rPr>
        <w:t xml:space="preserve">  yylval.name = yytext;</w:t>
      </w:r>
    </w:p>
    <w:p w14:paraId="78786238" w14:textId="77777777" w:rsidR="005B1C6D" w:rsidRPr="00903DBA" w:rsidRDefault="005B1C6D" w:rsidP="005B1C6D">
      <w:pPr>
        <w:pStyle w:val="Code"/>
        <w:rPr>
          <w:highlight w:val="white"/>
        </w:rPr>
      </w:pPr>
      <w:r w:rsidRPr="00903DBA">
        <w:rPr>
          <w:highlight w:val="white"/>
        </w:rPr>
        <w:t xml:space="preserve">  return ((int) Tokens.TOKEN);</w:t>
      </w:r>
    </w:p>
    <w:p w14:paraId="3D5CE931" w14:textId="77777777" w:rsidR="005B1C6D" w:rsidRPr="00903DBA" w:rsidRDefault="005B1C6D" w:rsidP="005B1C6D">
      <w:pPr>
        <w:pStyle w:val="Code"/>
        <w:rPr>
          <w:highlight w:val="white"/>
        </w:rPr>
      </w:pPr>
      <w:r w:rsidRPr="00903DBA">
        <w:rPr>
          <w:highlight w:val="white"/>
        </w:rPr>
        <w:t>}</w:t>
      </w:r>
    </w:p>
    <w:p w14:paraId="306AD78A" w14:textId="77777777" w:rsidR="005B1C6D" w:rsidRPr="00903DBA" w:rsidRDefault="005B1C6D" w:rsidP="005B1C6D">
      <w:pPr>
        <w:pStyle w:val="Code"/>
        <w:rPr>
          <w:highlight w:val="white"/>
        </w:rPr>
      </w:pPr>
    </w:p>
    <w:p w14:paraId="0DDBA1B4" w14:textId="77777777" w:rsidR="005B1C6D" w:rsidRPr="00903DBA" w:rsidRDefault="005B1C6D" w:rsidP="005B1C6D">
      <w:pPr>
        <w:pStyle w:val="Code"/>
        <w:rPr>
          <w:highlight w:val="white"/>
        </w:rPr>
      </w:pPr>
      <w:r w:rsidRPr="00903DBA">
        <w:rPr>
          <w:highlight w:val="white"/>
        </w:rPr>
        <w:t>{HEXADECIMAL_VALUE} {</w:t>
      </w:r>
    </w:p>
    <w:p w14:paraId="3DD71E54" w14:textId="77777777" w:rsidR="005B1C6D" w:rsidRPr="00903DBA" w:rsidRDefault="005B1C6D" w:rsidP="005B1C6D">
      <w:pPr>
        <w:pStyle w:val="Code"/>
        <w:rPr>
          <w:highlight w:val="white"/>
        </w:rPr>
      </w:pPr>
      <w:r w:rsidRPr="00903DBA">
        <w:rPr>
          <w:highlight w:val="white"/>
        </w:rPr>
        <w:t xml:space="preserve">  yylval.name = yytext;</w:t>
      </w:r>
    </w:p>
    <w:p w14:paraId="00B34F3E" w14:textId="77777777" w:rsidR="005B1C6D" w:rsidRPr="00903DBA" w:rsidRDefault="005B1C6D" w:rsidP="005B1C6D">
      <w:pPr>
        <w:pStyle w:val="Code"/>
        <w:rPr>
          <w:highlight w:val="white"/>
        </w:rPr>
      </w:pPr>
      <w:r w:rsidRPr="00903DBA">
        <w:rPr>
          <w:highlight w:val="white"/>
        </w:rPr>
        <w:t xml:space="preserve">  return ((int) Tokens.TOKEN);</w:t>
      </w:r>
    </w:p>
    <w:p w14:paraId="79F39F03" w14:textId="77777777" w:rsidR="005B1C6D" w:rsidRPr="00903DBA" w:rsidRDefault="005B1C6D" w:rsidP="005B1C6D">
      <w:pPr>
        <w:pStyle w:val="Code"/>
        <w:rPr>
          <w:highlight w:val="white"/>
        </w:rPr>
      </w:pPr>
      <w:r w:rsidRPr="00903DBA">
        <w:rPr>
          <w:highlight w:val="white"/>
        </w:rPr>
        <w:t>}</w:t>
      </w:r>
    </w:p>
    <w:p w14:paraId="12283DB7" w14:textId="77777777" w:rsidR="005B1C6D" w:rsidRPr="00903DBA" w:rsidRDefault="005B1C6D" w:rsidP="005B1C6D">
      <w:pPr>
        <w:pStyle w:val="Code"/>
        <w:rPr>
          <w:highlight w:val="white"/>
        </w:rPr>
      </w:pPr>
    </w:p>
    <w:p w14:paraId="2CD44BA8" w14:textId="77777777" w:rsidR="005B1C6D" w:rsidRPr="00903DBA" w:rsidRDefault="005B1C6D" w:rsidP="005B1C6D">
      <w:pPr>
        <w:pStyle w:val="Code"/>
        <w:rPr>
          <w:highlight w:val="white"/>
        </w:rPr>
      </w:pPr>
      <w:r w:rsidRPr="00903DBA">
        <w:rPr>
          <w:highlight w:val="white"/>
        </w:rPr>
        <w:t>{FLOATING_VALUE} {</w:t>
      </w:r>
    </w:p>
    <w:p w14:paraId="67672C05" w14:textId="77777777" w:rsidR="005B1C6D" w:rsidRPr="00903DBA" w:rsidRDefault="005B1C6D" w:rsidP="005B1C6D">
      <w:pPr>
        <w:pStyle w:val="Code"/>
        <w:rPr>
          <w:highlight w:val="white"/>
        </w:rPr>
      </w:pPr>
      <w:r w:rsidRPr="00903DBA">
        <w:rPr>
          <w:highlight w:val="white"/>
        </w:rPr>
        <w:t xml:space="preserve">  yylval.name = yytext;</w:t>
      </w:r>
    </w:p>
    <w:p w14:paraId="7C109A4C" w14:textId="77777777" w:rsidR="005B1C6D" w:rsidRPr="00903DBA" w:rsidRDefault="005B1C6D" w:rsidP="005B1C6D">
      <w:pPr>
        <w:pStyle w:val="Code"/>
        <w:rPr>
          <w:highlight w:val="white"/>
        </w:rPr>
      </w:pPr>
      <w:r w:rsidRPr="00903DBA">
        <w:rPr>
          <w:highlight w:val="white"/>
        </w:rPr>
        <w:t xml:space="preserve">  return ((int) Tokens.TOKEN);</w:t>
      </w:r>
    </w:p>
    <w:p w14:paraId="23FC57B0" w14:textId="77777777" w:rsidR="005B1C6D" w:rsidRPr="00903DBA" w:rsidRDefault="005B1C6D" w:rsidP="005B1C6D">
      <w:pPr>
        <w:pStyle w:val="Code"/>
        <w:rPr>
          <w:highlight w:val="white"/>
        </w:rPr>
      </w:pPr>
      <w:r w:rsidRPr="00903DBA">
        <w:rPr>
          <w:highlight w:val="white"/>
        </w:rPr>
        <w:t>}</w:t>
      </w:r>
    </w:p>
    <w:p w14:paraId="22BCBB01" w14:textId="77777777" w:rsidR="005B1C6D" w:rsidRPr="00903DBA" w:rsidRDefault="005B1C6D" w:rsidP="005B1C6D">
      <w:pPr>
        <w:pStyle w:val="Code"/>
        <w:rPr>
          <w:highlight w:val="white"/>
        </w:rPr>
      </w:pPr>
    </w:p>
    <w:p w14:paraId="3D5ED474" w14:textId="77777777" w:rsidR="005B1C6D" w:rsidRPr="00903DBA" w:rsidRDefault="005B1C6D" w:rsidP="005B1C6D">
      <w:pPr>
        <w:pStyle w:val="Code"/>
        <w:rPr>
          <w:highlight w:val="white"/>
        </w:rPr>
      </w:pPr>
      <w:r w:rsidRPr="00903DBA">
        <w:rPr>
          <w:highlight w:val="white"/>
        </w:rPr>
        <w:t>{CHAR_VALUE} {</w:t>
      </w:r>
    </w:p>
    <w:p w14:paraId="7A093DBB" w14:textId="77777777" w:rsidR="005B1C6D" w:rsidRPr="00903DBA" w:rsidRDefault="005B1C6D" w:rsidP="005B1C6D">
      <w:pPr>
        <w:pStyle w:val="Code"/>
        <w:rPr>
          <w:highlight w:val="white"/>
        </w:rPr>
      </w:pPr>
      <w:r w:rsidRPr="00903DBA">
        <w:rPr>
          <w:highlight w:val="white"/>
        </w:rPr>
        <w:t xml:space="preserve">  yylval.name = yytext;</w:t>
      </w:r>
    </w:p>
    <w:p w14:paraId="4F9215BC" w14:textId="77777777" w:rsidR="005B1C6D" w:rsidRPr="00903DBA" w:rsidRDefault="005B1C6D" w:rsidP="005B1C6D">
      <w:pPr>
        <w:pStyle w:val="Code"/>
        <w:rPr>
          <w:highlight w:val="white"/>
        </w:rPr>
      </w:pPr>
      <w:r w:rsidRPr="00903DBA">
        <w:rPr>
          <w:highlight w:val="white"/>
        </w:rPr>
        <w:t xml:space="preserve">  return ((int) Tokens.TOKEN);</w:t>
      </w:r>
    </w:p>
    <w:p w14:paraId="3258AF3B" w14:textId="77777777" w:rsidR="005B1C6D" w:rsidRPr="00903DBA" w:rsidRDefault="005B1C6D" w:rsidP="005B1C6D">
      <w:pPr>
        <w:pStyle w:val="Code"/>
        <w:rPr>
          <w:highlight w:val="white"/>
        </w:rPr>
      </w:pPr>
      <w:r w:rsidRPr="00903DBA">
        <w:rPr>
          <w:highlight w:val="white"/>
        </w:rPr>
        <w:t>}</w:t>
      </w:r>
    </w:p>
    <w:p w14:paraId="0F472D6C" w14:textId="77777777" w:rsidR="005B1C6D" w:rsidRPr="00903DBA" w:rsidRDefault="005B1C6D" w:rsidP="005B1C6D">
      <w:pPr>
        <w:pStyle w:val="Code"/>
        <w:rPr>
          <w:highlight w:val="white"/>
        </w:rPr>
      </w:pPr>
    </w:p>
    <w:p w14:paraId="38A64A8C" w14:textId="77777777" w:rsidR="005B1C6D" w:rsidRPr="00903DBA" w:rsidRDefault="005B1C6D" w:rsidP="005B1C6D">
      <w:pPr>
        <w:pStyle w:val="Code"/>
        <w:rPr>
          <w:highlight w:val="white"/>
        </w:rPr>
      </w:pPr>
      <w:r w:rsidRPr="00903DBA">
        <w:rPr>
          <w:highlight w:val="white"/>
        </w:rPr>
        <w:t>{STRING_VALUE} {</w:t>
      </w:r>
    </w:p>
    <w:p w14:paraId="5E86AD2E" w14:textId="77777777" w:rsidR="005B1C6D" w:rsidRPr="00903DBA" w:rsidRDefault="005B1C6D" w:rsidP="005B1C6D">
      <w:pPr>
        <w:pStyle w:val="Code"/>
        <w:rPr>
          <w:highlight w:val="white"/>
        </w:rPr>
      </w:pPr>
      <w:r w:rsidRPr="00903DBA">
        <w:rPr>
          <w:highlight w:val="white"/>
        </w:rPr>
        <w:t xml:space="preserve">  yylval.name = yytext;</w:t>
      </w:r>
    </w:p>
    <w:p w14:paraId="6FAEB31F" w14:textId="77777777" w:rsidR="005B1C6D" w:rsidRPr="00903DBA" w:rsidRDefault="005B1C6D" w:rsidP="005B1C6D">
      <w:pPr>
        <w:pStyle w:val="Code"/>
        <w:rPr>
          <w:highlight w:val="white"/>
        </w:rPr>
      </w:pPr>
      <w:r w:rsidRPr="00903DBA">
        <w:rPr>
          <w:highlight w:val="white"/>
        </w:rPr>
        <w:t xml:space="preserve">  return ((int) Tokens.STRING);</w:t>
      </w:r>
    </w:p>
    <w:p w14:paraId="1C1A9E4E" w14:textId="77777777" w:rsidR="005B1C6D" w:rsidRPr="00903DBA" w:rsidRDefault="005B1C6D" w:rsidP="005B1C6D">
      <w:pPr>
        <w:pStyle w:val="Code"/>
        <w:rPr>
          <w:highlight w:val="white"/>
        </w:rPr>
      </w:pPr>
      <w:r w:rsidRPr="00903DBA">
        <w:rPr>
          <w:highlight w:val="white"/>
        </w:rPr>
        <w:t>}</w:t>
      </w:r>
    </w:p>
    <w:p w14:paraId="4437DB7F" w14:textId="77777777" w:rsidR="005B1C6D" w:rsidRPr="00903DBA" w:rsidRDefault="005B1C6D" w:rsidP="005B1C6D">
      <w:pPr>
        <w:pStyle w:val="Code"/>
        <w:rPr>
          <w:highlight w:val="white"/>
        </w:rPr>
      </w:pPr>
    </w:p>
    <w:p w14:paraId="2DEC63B7" w14:textId="77777777" w:rsidR="005B1C6D" w:rsidRPr="00903DBA" w:rsidRDefault="005B1C6D" w:rsidP="005B1C6D">
      <w:pPr>
        <w:pStyle w:val="Code"/>
        <w:rPr>
          <w:highlight w:val="white"/>
        </w:rPr>
      </w:pPr>
      <w:r w:rsidRPr="00903DBA">
        <w:rPr>
          <w:highlight w:val="white"/>
        </w:rPr>
        <w:t>{TOKEN} {</w:t>
      </w:r>
    </w:p>
    <w:p w14:paraId="60BA2F62" w14:textId="77777777" w:rsidR="005B1C6D" w:rsidRPr="00903DBA" w:rsidRDefault="005B1C6D" w:rsidP="005B1C6D">
      <w:pPr>
        <w:pStyle w:val="Code"/>
        <w:rPr>
          <w:highlight w:val="white"/>
        </w:rPr>
      </w:pPr>
      <w:r w:rsidRPr="00903DBA">
        <w:rPr>
          <w:highlight w:val="white"/>
        </w:rPr>
        <w:t xml:space="preserve">  yylval.name = yytext;</w:t>
      </w:r>
    </w:p>
    <w:p w14:paraId="61B89C84" w14:textId="77777777" w:rsidR="005B1C6D" w:rsidRPr="00903DBA" w:rsidRDefault="005B1C6D" w:rsidP="005B1C6D">
      <w:pPr>
        <w:pStyle w:val="Code"/>
        <w:rPr>
          <w:highlight w:val="white"/>
        </w:rPr>
      </w:pPr>
      <w:r w:rsidRPr="00903DBA">
        <w:rPr>
          <w:highlight w:val="white"/>
        </w:rPr>
        <w:t xml:space="preserve">  return ((int) Tokens.TOKEN);</w:t>
      </w:r>
    </w:p>
    <w:p w14:paraId="02594C99" w14:textId="77777777" w:rsidR="005B1C6D" w:rsidRPr="00903DBA" w:rsidRDefault="005B1C6D" w:rsidP="005B1C6D">
      <w:pPr>
        <w:pStyle w:val="Code"/>
        <w:rPr>
          <w:highlight w:val="white"/>
        </w:rPr>
      </w:pPr>
      <w:r w:rsidRPr="00903DBA">
        <w:rPr>
          <w:highlight w:val="white"/>
        </w:rPr>
        <w:t>}</w:t>
      </w:r>
    </w:p>
    <w:p w14:paraId="36DC387D" w14:textId="77777777" w:rsidR="005B1C6D" w:rsidRPr="00903DBA" w:rsidRDefault="005B1C6D" w:rsidP="005B1C6D">
      <w:pPr>
        <w:pStyle w:val="Code"/>
        <w:rPr>
          <w:highlight w:val="white"/>
        </w:rPr>
      </w:pPr>
    </w:p>
    <w:p w14:paraId="396FE203" w14:textId="77777777" w:rsidR="005B1C6D" w:rsidRPr="00903DBA" w:rsidRDefault="005B1C6D" w:rsidP="005B1C6D">
      <w:pPr>
        <w:pStyle w:val="Code"/>
        <w:rPr>
          <w:highlight w:val="white"/>
        </w:rPr>
      </w:pPr>
      <w:r w:rsidRPr="00903DBA">
        <w:rPr>
          <w:highlight w:val="white"/>
        </w:rPr>
        <w:t>{WHITE_SPACE} {</w:t>
      </w:r>
    </w:p>
    <w:p w14:paraId="143E6C54" w14:textId="77777777" w:rsidR="005B1C6D" w:rsidRPr="00903DBA" w:rsidRDefault="005B1C6D" w:rsidP="005B1C6D">
      <w:pPr>
        <w:pStyle w:val="Code"/>
        <w:rPr>
          <w:highlight w:val="white"/>
        </w:rPr>
      </w:pPr>
      <w:r w:rsidRPr="00903DBA">
        <w:rPr>
          <w:highlight w:val="white"/>
        </w:rPr>
        <w:t xml:space="preserve">  if (yytext.Equals("\n")) {</w:t>
      </w:r>
    </w:p>
    <w:p w14:paraId="39CE80D2" w14:textId="77777777" w:rsidR="005B1C6D" w:rsidRPr="00903DBA" w:rsidRDefault="005B1C6D" w:rsidP="005B1C6D">
      <w:pPr>
        <w:pStyle w:val="Code"/>
        <w:rPr>
          <w:highlight w:val="white"/>
        </w:rPr>
      </w:pPr>
      <w:r w:rsidRPr="00903DBA">
        <w:rPr>
          <w:highlight w:val="white"/>
        </w:rPr>
        <w:t xml:space="preserve">    ++CCompiler_Pre.Scanner.NewlineCount;</w:t>
      </w:r>
    </w:p>
    <w:p w14:paraId="4230DBDE" w14:textId="77777777" w:rsidR="005B1C6D" w:rsidRPr="00903DBA" w:rsidRDefault="005B1C6D" w:rsidP="005B1C6D">
      <w:pPr>
        <w:pStyle w:val="Code"/>
        <w:rPr>
          <w:highlight w:val="white"/>
        </w:rPr>
      </w:pPr>
      <w:r w:rsidRPr="00903DBA">
        <w:rPr>
          <w:highlight w:val="white"/>
        </w:rPr>
        <w:t xml:space="preserve">  }</w:t>
      </w:r>
    </w:p>
    <w:p w14:paraId="676FBCD8" w14:textId="77777777" w:rsidR="005B1C6D" w:rsidRPr="00903DBA" w:rsidRDefault="005B1C6D" w:rsidP="005B1C6D">
      <w:pPr>
        <w:pStyle w:val="Code"/>
        <w:rPr>
          <w:highlight w:val="white"/>
        </w:rPr>
      </w:pPr>
    </w:p>
    <w:p w14:paraId="44ACAB92" w14:textId="77777777" w:rsidR="005B1C6D" w:rsidRPr="00903DBA" w:rsidRDefault="005B1C6D" w:rsidP="005B1C6D">
      <w:pPr>
        <w:pStyle w:val="Code"/>
        <w:rPr>
          <w:highlight w:val="white"/>
        </w:rPr>
      </w:pPr>
      <w:r w:rsidRPr="00903DBA">
        <w:rPr>
          <w:highlight w:val="white"/>
        </w:rPr>
        <w:t xml:space="preserve">  CCompiler_Pre.Scanner.Whitespace = true;</w:t>
      </w:r>
    </w:p>
    <w:p w14:paraId="2F3ED89B" w14:textId="77777777" w:rsidR="005B1C6D" w:rsidRPr="00903DBA" w:rsidRDefault="005B1C6D" w:rsidP="005B1C6D">
      <w:pPr>
        <w:pStyle w:val="Code"/>
        <w:rPr>
          <w:highlight w:val="white"/>
        </w:rPr>
      </w:pPr>
      <w:r w:rsidRPr="00903DBA">
        <w:rPr>
          <w:highlight w:val="white"/>
        </w:rPr>
        <w:t>}</w:t>
      </w:r>
    </w:p>
    <w:p w14:paraId="1908809D" w14:textId="77777777" w:rsidR="005B1C6D" w:rsidRPr="00903DBA" w:rsidRDefault="005B1C6D" w:rsidP="005B1C6D">
      <w:pPr>
        <w:pStyle w:val="Code"/>
        <w:rPr>
          <w:highlight w:val="white"/>
        </w:rPr>
      </w:pPr>
    </w:p>
    <w:p w14:paraId="763AB364" w14:textId="77777777" w:rsidR="005B1C6D" w:rsidRPr="00903DBA" w:rsidRDefault="005B1C6D" w:rsidP="005B1C6D">
      <w:pPr>
        <w:pStyle w:val="Code"/>
        <w:rPr>
          <w:highlight w:val="white"/>
        </w:rPr>
      </w:pPr>
      <w:r w:rsidRPr="00903DBA">
        <w:rPr>
          <w:highlight w:val="white"/>
        </w:rPr>
        <w:t>. { CCompiler.Assert.Error("&lt;" + yytext + "&gt;",</w:t>
      </w:r>
    </w:p>
    <w:p w14:paraId="4500F18C" w14:textId="77777777" w:rsidR="005B1C6D" w:rsidRPr="00903DBA" w:rsidRDefault="005B1C6D" w:rsidP="005B1C6D">
      <w:pPr>
        <w:pStyle w:val="Code"/>
        <w:rPr>
          <w:highlight w:val="white"/>
        </w:rPr>
      </w:pPr>
      <w:r w:rsidRPr="00903DBA">
        <w:rPr>
          <w:highlight w:val="white"/>
        </w:rPr>
        <w:t xml:space="preserve">    CCompiler.Message.Unknown_character); }</w:t>
      </w:r>
    </w:p>
    <w:p w14:paraId="3AF13743" w14:textId="3E65BE11" w:rsidR="00656A38" w:rsidRPr="00903DBA" w:rsidRDefault="00656A38" w:rsidP="00656A38">
      <w:pPr>
        <w:pStyle w:val="Rubrik3"/>
      </w:pPr>
      <w:bookmarkStart w:id="528" w:name="_Toc57656150"/>
      <w:r w:rsidRPr="00903DBA">
        <w:t>If</w:t>
      </w:r>
      <w:r w:rsidR="00BB03AD" w:rsidRPr="00903DBA">
        <w:t>-</w:t>
      </w:r>
      <w:r w:rsidRPr="00903DBA">
        <w:t>Else</w:t>
      </w:r>
      <w:r w:rsidR="00BB03AD" w:rsidRPr="00903DBA">
        <w:t>-</w:t>
      </w:r>
      <w:r w:rsidRPr="00903DBA">
        <w:t>Chain</w:t>
      </w:r>
      <w:bookmarkEnd w:id="528"/>
    </w:p>
    <w:p w14:paraId="7B4FBA36" w14:textId="751BC90D" w:rsidR="00BB03AD" w:rsidRPr="00903DBA" w:rsidRDefault="00BB03AD" w:rsidP="00BB03AD">
      <w:r w:rsidRPr="00903DBA">
        <w:t xml:space="preserve">An If-Else-Chain is a sequence of </w:t>
      </w:r>
      <w:r w:rsidRPr="00903DBA">
        <w:rPr>
          <w:rStyle w:val="KeyWord0"/>
        </w:rPr>
        <w:t>if</w:t>
      </w:r>
      <w:r w:rsidRPr="00903DBA">
        <w:t xml:space="preserve">, </w:t>
      </w:r>
      <w:r w:rsidRPr="00903DBA">
        <w:rPr>
          <w:rStyle w:val="KeyWord0"/>
        </w:rPr>
        <w:t>elif</w:t>
      </w:r>
      <w:r w:rsidRPr="00903DBA">
        <w:t xml:space="preserve">, </w:t>
      </w:r>
      <w:r w:rsidRPr="00903DBA">
        <w:rPr>
          <w:rStyle w:val="KeyWord0"/>
        </w:rPr>
        <w:t>else</w:t>
      </w:r>
      <w:r w:rsidRPr="00903DBA">
        <w:t xml:space="preserve">, and </w:t>
      </w:r>
      <w:r w:rsidRPr="00903DBA">
        <w:rPr>
          <w:rStyle w:val="KeyWord0"/>
        </w:rPr>
        <w:t>endif</w:t>
      </w:r>
      <w:r w:rsidRPr="00903DBA">
        <w:t xml:space="preserve"> preprocessor directives. We use the </w:t>
      </w:r>
      <w:r w:rsidRPr="00903DBA">
        <w:rPr>
          <w:rStyle w:val="KeyWord0"/>
        </w:rPr>
        <w:t>IfElseChain</w:t>
      </w:r>
      <w:r w:rsidRPr="00903DBA">
        <w:t xml:space="preserve"> class to keep track of the sequence.</w:t>
      </w:r>
      <w:r w:rsidR="003D760C" w:rsidRPr="00903DBA">
        <w:t xml:space="preserve"> We need to keep track of three statues:</w:t>
      </w:r>
    </w:p>
    <w:p w14:paraId="37BE3BE7" w14:textId="49B4D95B" w:rsidR="003D760C" w:rsidRPr="00903DBA" w:rsidRDefault="003D760C" w:rsidP="00477426">
      <w:pPr>
        <w:pStyle w:val="SourceCodeBoxText"/>
        <w:framePr w:wrap="around"/>
      </w:pPr>
      <w:r w:rsidRPr="00903DBA">
        <w:rPr>
          <w:rStyle w:val="KeyWord0"/>
        </w:rPr>
        <w:t>Former</w:t>
      </w:r>
      <w:r w:rsidRPr="00903DBA">
        <w:t xml:space="preserve"> </w:t>
      </w:r>
      <w:r w:rsidRPr="00903DBA">
        <w:rPr>
          <w:rStyle w:val="KeyWord0"/>
        </w:rPr>
        <w:t>Status</w:t>
      </w:r>
      <w:r w:rsidRPr="00903DBA">
        <w:t xml:space="preserve">. </w:t>
      </w:r>
      <w:r w:rsidR="002B4BC4" w:rsidRPr="00903DBA">
        <w:t xml:space="preserve">Has an earlier </w:t>
      </w:r>
      <w:r w:rsidR="002B4BC4" w:rsidRPr="00903DBA">
        <w:rPr>
          <w:rStyle w:val="KeyWord0"/>
        </w:rPr>
        <w:t>if</w:t>
      </w:r>
      <w:r w:rsidR="002B4BC4" w:rsidRPr="00903DBA">
        <w:t xml:space="preserve"> or </w:t>
      </w:r>
      <w:r w:rsidR="002B4BC4" w:rsidRPr="00903DBA">
        <w:rPr>
          <w:rStyle w:val="KeyWord0"/>
        </w:rPr>
        <w:t>elif</w:t>
      </w:r>
      <w:r w:rsidR="002B4BC4" w:rsidRPr="00903DBA">
        <w:t xml:space="preserve"> directive been evaluated to true? In that case, all succeeding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shall be evaluated to false.</w:t>
      </w:r>
    </w:p>
    <w:p w14:paraId="180CD9CC" w14:textId="649A07F1" w:rsidR="003D760C" w:rsidRPr="00903DBA" w:rsidRDefault="003D760C" w:rsidP="00477426">
      <w:pPr>
        <w:pStyle w:val="SourceCodeBoxText"/>
        <w:framePr w:wrap="around"/>
      </w:pPr>
      <w:r w:rsidRPr="00903DBA">
        <w:rPr>
          <w:rStyle w:val="KeyWord0"/>
        </w:rPr>
        <w:t>Current</w:t>
      </w:r>
      <w:r w:rsidRPr="00903DBA">
        <w:t xml:space="preserve"> </w:t>
      </w:r>
      <w:r w:rsidRPr="00903DBA">
        <w:rPr>
          <w:rStyle w:val="KeyWord0"/>
        </w:rPr>
        <w:t>Status</w:t>
      </w:r>
      <w:r w:rsidRPr="00903DBA">
        <w:t xml:space="preserve">. </w:t>
      </w:r>
      <w:r w:rsidR="002B4BC4" w:rsidRPr="00903DBA">
        <w:t xml:space="preserve">Has the current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been evaluated to true? In that case the code of this directive is visible; that is, the code shall be included. If the </w:t>
      </w:r>
      <w:r w:rsidR="00D7354F" w:rsidRPr="00903DBA">
        <w:t>directive has been evaluated to false, the code is invisible and shall be excluded.</w:t>
      </w:r>
    </w:p>
    <w:p w14:paraId="6F305A20" w14:textId="042F9C05" w:rsidR="003D760C" w:rsidRPr="00903DBA" w:rsidRDefault="003D760C" w:rsidP="00477426">
      <w:pPr>
        <w:pStyle w:val="SourceCodeBoxText"/>
        <w:framePr w:wrap="around"/>
      </w:pPr>
      <w:r w:rsidRPr="00903DBA">
        <w:rPr>
          <w:rStyle w:val="KeyWord0"/>
        </w:rPr>
        <w:t>Else</w:t>
      </w:r>
      <w:r w:rsidRPr="00903DBA">
        <w:t xml:space="preserve"> </w:t>
      </w:r>
      <w:r w:rsidRPr="00903DBA">
        <w:rPr>
          <w:rStyle w:val="KeyWord0"/>
        </w:rPr>
        <w:t>Status</w:t>
      </w:r>
      <w:r w:rsidRPr="00903DBA">
        <w:t xml:space="preserve">. A chain can only hold one </w:t>
      </w:r>
      <w:r w:rsidR="00131DDB" w:rsidRPr="00903DBA">
        <w:rPr>
          <w:rStyle w:val="KeyWord0"/>
        </w:rPr>
        <w:t>else</w:t>
      </w:r>
      <w:r w:rsidR="00131DDB" w:rsidRPr="00903DBA">
        <w:t xml:space="preserve"> directive. If we encounter a second else directive, we report an error.</w:t>
      </w:r>
    </w:p>
    <w:p w14:paraId="31811BC6" w14:textId="1164A917" w:rsidR="00D7354F" w:rsidRPr="00903DBA" w:rsidRDefault="00D7354F" w:rsidP="00D7354F">
      <w:r w:rsidRPr="00903DBA">
        <w:t xml:space="preserve">The </w:t>
      </w:r>
      <w:r w:rsidRPr="00903DBA">
        <w:rPr>
          <w:rStyle w:val="KeyWord0"/>
        </w:rPr>
        <w:t>IfElseChain</w:t>
      </w:r>
      <w:r w:rsidRPr="00903DBA">
        <w:t xml:space="preserve"> class holds the former, current, and else status of an if-else-chain.</w:t>
      </w:r>
    </w:p>
    <w:p w14:paraId="52E1E68F" w14:textId="453AC977" w:rsidR="00656A38" w:rsidRPr="00903DBA" w:rsidRDefault="00656A38" w:rsidP="00656A38">
      <w:pPr>
        <w:pStyle w:val="CodeHeader"/>
      </w:pPr>
      <w:r w:rsidRPr="00903DBA">
        <w:t>IfElseChain.cs</w:t>
      </w:r>
    </w:p>
    <w:p w14:paraId="7D4226E8" w14:textId="77777777" w:rsidR="00846970" w:rsidRPr="00903DBA" w:rsidRDefault="00846970" w:rsidP="00846970">
      <w:pPr>
        <w:pStyle w:val="Code"/>
        <w:rPr>
          <w:highlight w:val="white"/>
        </w:rPr>
      </w:pPr>
      <w:r w:rsidRPr="00903DBA">
        <w:rPr>
          <w:highlight w:val="white"/>
        </w:rPr>
        <w:t>namespace CCompiler {</w:t>
      </w:r>
    </w:p>
    <w:p w14:paraId="6DDBA031" w14:textId="77777777" w:rsidR="00846970" w:rsidRPr="00903DBA" w:rsidRDefault="00846970" w:rsidP="00846970">
      <w:pPr>
        <w:pStyle w:val="Code"/>
        <w:rPr>
          <w:highlight w:val="white"/>
        </w:rPr>
      </w:pPr>
      <w:r w:rsidRPr="00903DBA">
        <w:rPr>
          <w:highlight w:val="white"/>
        </w:rPr>
        <w:t xml:space="preserve">  class IfElseChain {</w:t>
      </w:r>
    </w:p>
    <w:p w14:paraId="1D9D7934" w14:textId="77777777" w:rsidR="00846970" w:rsidRPr="00903DBA" w:rsidRDefault="00846970" w:rsidP="00846970">
      <w:pPr>
        <w:pStyle w:val="Code"/>
        <w:rPr>
          <w:highlight w:val="white"/>
        </w:rPr>
      </w:pPr>
      <w:r w:rsidRPr="00903DBA">
        <w:rPr>
          <w:highlight w:val="white"/>
        </w:rPr>
        <w:t xml:space="preserve">    bool m_formerStatus, m_currentStatus, m_elseStatus;</w:t>
      </w:r>
    </w:p>
    <w:p w14:paraId="3D3F8E0B" w14:textId="77777777" w:rsidR="00846970" w:rsidRPr="00903DBA" w:rsidRDefault="00846970" w:rsidP="00846970">
      <w:pPr>
        <w:pStyle w:val="Code"/>
        <w:rPr>
          <w:highlight w:val="white"/>
        </w:rPr>
      </w:pPr>
    </w:p>
    <w:p w14:paraId="4A3900C8" w14:textId="1D102046" w:rsidR="00846970" w:rsidRPr="00903DBA" w:rsidRDefault="00846970" w:rsidP="00846970">
      <w:pPr>
        <w:pStyle w:val="Code"/>
        <w:rPr>
          <w:highlight w:val="white"/>
        </w:rPr>
      </w:pPr>
      <w:r w:rsidRPr="00903DBA">
        <w:rPr>
          <w:highlight w:val="white"/>
        </w:rPr>
        <w:t xml:space="preserve">    public IfElseChain(bool formerStatus, bool currentStatus, bool elseStatus){</w:t>
      </w:r>
    </w:p>
    <w:p w14:paraId="07DFC8C2" w14:textId="77777777" w:rsidR="00846970" w:rsidRPr="00903DBA" w:rsidRDefault="00846970" w:rsidP="00846970">
      <w:pPr>
        <w:pStyle w:val="Code"/>
        <w:rPr>
          <w:highlight w:val="white"/>
        </w:rPr>
      </w:pPr>
      <w:r w:rsidRPr="00903DBA">
        <w:rPr>
          <w:highlight w:val="white"/>
        </w:rPr>
        <w:t xml:space="preserve">      m_formerStatus = formerStatus;</w:t>
      </w:r>
    </w:p>
    <w:p w14:paraId="2F25749F" w14:textId="77777777" w:rsidR="00846970" w:rsidRPr="00903DBA" w:rsidRDefault="00846970" w:rsidP="00846970">
      <w:pPr>
        <w:pStyle w:val="Code"/>
        <w:rPr>
          <w:highlight w:val="white"/>
        </w:rPr>
      </w:pPr>
      <w:r w:rsidRPr="00903DBA">
        <w:rPr>
          <w:highlight w:val="white"/>
        </w:rPr>
        <w:t xml:space="preserve">      m_currentStatus = currentStatus;</w:t>
      </w:r>
    </w:p>
    <w:p w14:paraId="4AF7CFCD" w14:textId="77777777" w:rsidR="00846970" w:rsidRPr="00903DBA" w:rsidRDefault="00846970" w:rsidP="00846970">
      <w:pPr>
        <w:pStyle w:val="Code"/>
        <w:rPr>
          <w:highlight w:val="white"/>
        </w:rPr>
      </w:pPr>
      <w:r w:rsidRPr="00903DBA">
        <w:rPr>
          <w:highlight w:val="white"/>
        </w:rPr>
        <w:t xml:space="preserve">      m_elseStatus = elseStatus;</w:t>
      </w:r>
    </w:p>
    <w:p w14:paraId="1FEBD5B9" w14:textId="77777777" w:rsidR="00846970" w:rsidRPr="00903DBA" w:rsidRDefault="00846970" w:rsidP="00846970">
      <w:pPr>
        <w:pStyle w:val="Code"/>
        <w:rPr>
          <w:highlight w:val="white"/>
        </w:rPr>
      </w:pPr>
      <w:r w:rsidRPr="00903DBA">
        <w:rPr>
          <w:highlight w:val="white"/>
        </w:rPr>
        <w:t xml:space="preserve">    }</w:t>
      </w:r>
    </w:p>
    <w:p w14:paraId="3572E36A" w14:textId="77777777" w:rsidR="00846970" w:rsidRPr="00903DBA" w:rsidRDefault="00846970" w:rsidP="00846970">
      <w:pPr>
        <w:pStyle w:val="Code"/>
        <w:rPr>
          <w:highlight w:val="white"/>
        </w:rPr>
      </w:pPr>
    </w:p>
    <w:p w14:paraId="138B1EBF" w14:textId="77777777" w:rsidR="00846970" w:rsidRPr="00903DBA" w:rsidRDefault="00846970" w:rsidP="00846970">
      <w:pPr>
        <w:pStyle w:val="Code"/>
        <w:rPr>
          <w:highlight w:val="white"/>
        </w:rPr>
      </w:pPr>
      <w:r w:rsidRPr="00903DBA">
        <w:rPr>
          <w:highlight w:val="white"/>
        </w:rPr>
        <w:t xml:space="preserve">    public bool FormerStatus {</w:t>
      </w:r>
    </w:p>
    <w:p w14:paraId="5B273291" w14:textId="77777777" w:rsidR="00846970" w:rsidRPr="00903DBA" w:rsidRDefault="00846970" w:rsidP="00846970">
      <w:pPr>
        <w:pStyle w:val="Code"/>
        <w:rPr>
          <w:highlight w:val="white"/>
        </w:rPr>
      </w:pPr>
      <w:r w:rsidRPr="00903DBA">
        <w:rPr>
          <w:highlight w:val="white"/>
        </w:rPr>
        <w:t xml:space="preserve">      get { return m_formerStatus; }</w:t>
      </w:r>
    </w:p>
    <w:p w14:paraId="09CBD2D3" w14:textId="77777777" w:rsidR="00846970" w:rsidRPr="00903DBA" w:rsidRDefault="00846970" w:rsidP="00846970">
      <w:pPr>
        <w:pStyle w:val="Code"/>
        <w:rPr>
          <w:highlight w:val="white"/>
        </w:rPr>
      </w:pPr>
      <w:r w:rsidRPr="00903DBA">
        <w:rPr>
          <w:highlight w:val="white"/>
        </w:rPr>
        <w:t xml:space="preserve">    }</w:t>
      </w:r>
    </w:p>
    <w:p w14:paraId="6B639C93" w14:textId="77777777" w:rsidR="00846970" w:rsidRPr="00903DBA" w:rsidRDefault="00846970" w:rsidP="00846970">
      <w:pPr>
        <w:pStyle w:val="Code"/>
        <w:rPr>
          <w:highlight w:val="white"/>
        </w:rPr>
      </w:pPr>
    </w:p>
    <w:p w14:paraId="677AAEE2" w14:textId="77777777" w:rsidR="00846970" w:rsidRPr="00903DBA" w:rsidRDefault="00846970" w:rsidP="00846970">
      <w:pPr>
        <w:pStyle w:val="Code"/>
        <w:rPr>
          <w:highlight w:val="white"/>
        </w:rPr>
      </w:pPr>
      <w:r w:rsidRPr="00903DBA">
        <w:rPr>
          <w:highlight w:val="white"/>
        </w:rPr>
        <w:t xml:space="preserve">    public bool CurrentStatus {</w:t>
      </w:r>
    </w:p>
    <w:p w14:paraId="6893FB20" w14:textId="77777777" w:rsidR="00846970" w:rsidRPr="00903DBA" w:rsidRDefault="00846970" w:rsidP="00846970">
      <w:pPr>
        <w:pStyle w:val="Code"/>
        <w:rPr>
          <w:highlight w:val="white"/>
        </w:rPr>
      </w:pPr>
      <w:r w:rsidRPr="00903DBA">
        <w:rPr>
          <w:highlight w:val="white"/>
        </w:rPr>
        <w:t xml:space="preserve">      get { return m_currentStatus; }</w:t>
      </w:r>
    </w:p>
    <w:p w14:paraId="1015F177" w14:textId="77777777" w:rsidR="00846970" w:rsidRPr="00903DBA" w:rsidRDefault="00846970" w:rsidP="00846970">
      <w:pPr>
        <w:pStyle w:val="Code"/>
        <w:rPr>
          <w:highlight w:val="white"/>
        </w:rPr>
      </w:pPr>
      <w:r w:rsidRPr="00903DBA">
        <w:rPr>
          <w:highlight w:val="white"/>
        </w:rPr>
        <w:t xml:space="preserve">    }</w:t>
      </w:r>
    </w:p>
    <w:p w14:paraId="34DD18DB" w14:textId="77777777" w:rsidR="00846970" w:rsidRPr="00903DBA" w:rsidRDefault="00846970" w:rsidP="00846970">
      <w:pPr>
        <w:pStyle w:val="Code"/>
        <w:rPr>
          <w:highlight w:val="white"/>
        </w:rPr>
      </w:pPr>
    </w:p>
    <w:p w14:paraId="210F4CFF" w14:textId="77777777" w:rsidR="00846970" w:rsidRPr="00903DBA" w:rsidRDefault="00846970" w:rsidP="00846970">
      <w:pPr>
        <w:pStyle w:val="Code"/>
        <w:rPr>
          <w:highlight w:val="white"/>
        </w:rPr>
      </w:pPr>
      <w:r w:rsidRPr="00903DBA">
        <w:rPr>
          <w:highlight w:val="white"/>
        </w:rPr>
        <w:t xml:space="preserve">    public bool ElseStatus {</w:t>
      </w:r>
    </w:p>
    <w:p w14:paraId="63099865" w14:textId="77777777" w:rsidR="00846970" w:rsidRPr="00903DBA" w:rsidRDefault="00846970" w:rsidP="00846970">
      <w:pPr>
        <w:pStyle w:val="Code"/>
        <w:rPr>
          <w:highlight w:val="white"/>
        </w:rPr>
      </w:pPr>
      <w:r w:rsidRPr="00903DBA">
        <w:rPr>
          <w:highlight w:val="white"/>
        </w:rPr>
        <w:t xml:space="preserve">      get { return m_elseStatus; }</w:t>
      </w:r>
    </w:p>
    <w:p w14:paraId="022838A8" w14:textId="77777777" w:rsidR="00846970" w:rsidRPr="00903DBA" w:rsidRDefault="00846970" w:rsidP="00846970">
      <w:pPr>
        <w:pStyle w:val="Code"/>
        <w:rPr>
          <w:highlight w:val="white"/>
        </w:rPr>
      </w:pPr>
      <w:r w:rsidRPr="00903DBA">
        <w:rPr>
          <w:highlight w:val="white"/>
        </w:rPr>
        <w:t xml:space="preserve">    }</w:t>
      </w:r>
    </w:p>
    <w:p w14:paraId="5C122FF7" w14:textId="77777777" w:rsidR="00846970" w:rsidRPr="00903DBA" w:rsidRDefault="00846970" w:rsidP="00846970">
      <w:pPr>
        <w:pStyle w:val="Code"/>
        <w:rPr>
          <w:highlight w:val="white"/>
        </w:rPr>
      </w:pPr>
      <w:r w:rsidRPr="00903DBA">
        <w:rPr>
          <w:highlight w:val="white"/>
        </w:rPr>
        <w:t xml:space="preserve">  }</w:t>
      </w:r>
    </w:p>
    <w:p w14:paraId="33D12CA5" w14:textId="6C01D332" w:rsidR="00846970" w:rsidRPr="00903DBA" w:rsidRDefault="00846970" w:rsidP="00846970">
      <w:pPr>
        <w:pStyle w:val="Code"/>
        <w:rPr>
          <w:highlight w:val="white"/>
        </w:rPr>
      </w:pPr>
      <w:r w:rsidRPr="00903DBA">
        <w:rPr>
          <w:highlight w:val="white"/>
        </w:rPr>
        <w:t>}</w:t>
      </w:r>
    </w:p>
    <w:p w14:paraId="5ED95218" w14:textId="77777777" w:rsidR="005B678D" w:rsidRPr="00903DBA" w:rsidRDefault="005B678D" w:rsidP="005B678D">
      <w:pPr>
        <w:pStyle w:val="Rubrik2"/>
      </w:pPr>
      <w:bookmarkStart w:id="529" w:name="_Toc57656151"/>
      <w:r w:rsidRPr="00903DBA">
        <w:t>The Preprocessor</w:t>
      </w:r>
      <w:bookmarkEnd w:id="529"/>
    </w:p>
    <w:p w14:paraId="522F4117" w14:textId="77777777" w:rsidR="005B678D" w:rsidRPr="00903DBA" w:rsidRDefault="005B678D" w:rsidP="005B678D">
      <w:r w:rsidRPr="00903DBA">
        <w:t>The preprocessor has several tasks:</w:t>
      </w:r>
    </w:p>
    <w:p w14:paraId="79E0F3C2" w14:textId="36DAF6CF" w:rsidR="005B678D" w:rsidRPr="00903DBA" w:rsidRDefault="005B678D" w:rsidP="00477426">
      <w:pPr>
        <w:pStyle w:val="SourceCodeBoxText"/>
        <w:framePr w:wrap="around"/>
      </w:pPr>
      <w:r w:rsidRPr="00903DBA">
        <w:rPr>
          <w:b/>
        </w:rPr>
        <w:t>Tri Graphs</w:t>
      </w:r>
      <w:r w:rsidRPr="00903DBA">
        <w:t>. When C was originally introduced, some keyboards had a limited set of keys. Therefore, a special set of double question mark character sequence was introduced, which are replaced by modern equivalents.</w:t>
      </w:r>
    </w:p>
    <w:p w14:paraId="45F4429A" w14:textId="496980C5" w:rsidR="005B678D" w:rsidRPr="00903DBA" w:rsidRDefault="005B678D" w:rsidP="00477426">
      <w:pPr>
        <w:pStyle w:val="SourceCodeBoxText"/>
        <w:framePr w:wrap="around"/>
      </w:pPr>
      <w:r w:rsidRPr="00903DBA">
        <w:rPr>
          <w:b/>
        </w:rPr>
        <w:t>Comments</w:t>
      </w:r>
      <w:r w:rsidRPr="00903DBA">
        <w:t xml:space="preserve">. </w:t>
      </w:r>
      <w:r w:rsidR="00E361F4" w:rsidRPr="00903DBA">
        <w:t>The line comments are removed, and e</w:t>
      </w:r>
      <w:r w:rsidRPr="00903DBA">
        <w:t xml:space="preserve">ach block comment is replaced by </w:t>
      </w:r>
      <w:r w:rsidR="00E361F4" w:rsidRPr="00903DBA">
        <w:t xml:space="preserve">a </w:t>
      </w:r>
      <w:r w:rsidRPr="00903DBA">
        <w:t>blank character.</w:t>
      </w:r>
    </w:p>
    <w:p w14:paraId="46ABE1CA" w14:textId="77777777" w:rsidR="005B678D" w:rsidRPr="00903DBA" w:rsidRDefault="005B678D" w:rsidP="00477426">
      <w:pPr>
        <w:pStyle w:val="SourceCodeBoxText"/>
        <w:framePr w:wrap="around"/>
      </w:pPr>
      <w:r w:rsidRPr="00903DBA">
        <w:rPr>
          <w:b/>
        </w:rPr>
        <w:t>Slashes in strings and characters</w:t>
      </w:r>
      <w:r w:rsidRPr="00903DBA">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903DBA" w:rsidRDefault="005B678D" w:rsidP="00477426">
      <w:pPr>
        <w:pStyle w:val="SourceCodeBoxText"/>
        <w:framePr w:wrap="around"/>
      </w:pPr>
      <w:r w:rsidRPr="00903DBA">
        <w:rPr>
          <w:b/>
        </w:rPr>
        <w:t>Include files</w:t>
      </w:r>
      <w:r w:rsidRPr="00903DBA">
        <w:t>. The system include files (encapsulated by ‘&lt;’ and ‘&gt;’) and internal include files (encapsulated by quotes) are read and included in the final code.</w:t>
      </w:r>
    </w:p>
    <w:p w14:paraId="22E2D770" w14:textId="77777777" w:rsidR="005B678D" w:rsidRPr="00903DBA" w:rsidRDefault="005B678D" w:rsidP="00477426">
      <w:pPr>
        <w:pStyle w:val="SourceCodeBoxText"/>
        <w:framePr w:wrap="around"/>
      </w:pPr>
      <w:r w:rsidRPr="00903DBA">
        <w:rPr>
          <w:b/>
        </w:rPr>
        <w:t>Conditional programming</w:t>
      </w:r>
      <w:r w:rsidRPr="00903DBA">
        <w:t>. The #</w:t>
      </w:r>
      <w:r w:rsidRPr="00903DBA">
        <w:rPr>
          <w:rStyle w:val="CodeInText"/>
        </w:rPr>
        <w:t>if</w:t>
      </w:r>
      <w:r w:rsidRPr="00903DBA">
        <w:t>, #</w:t>
      </w:r>
      <w:r w:rsidRPr="00903DBA">
        <w:rPr>
          <w:rStyle w:val="CodeInText"/>
        </w:rPr>
        <w:t>ifdef</w:t>
      </w:r>
      <w:r w:rsidRPr="00903DBA">
        <w:t>, #</w:t>
      </w:r>
      <w:r w:rsidRPr="00903DBA">
        <w:rPr>
          <w:rStyle w:val="CodeInText"/>
        </w:rPr>
        <w:t>ifndef</w:t>
      </w:r>
      <w:r w:rsidRPr="00903DBA">
        <w:t>, #</w:t>
      </w:r>
      <w:r w:rsidRPr="00903DBA">
        <w:rPr>
          <w:rStyle w:val="CodeInText"/>
        </w:rPr>
        <w:t>elif</w:t>
      </w:r>
      <w:r w:rsidRPr="00903DBA">
        <w:t>, and #</w:t>
      </w:r>
      <w:r w:rsidRPr="00903DBA">
        <w:rPr>
          <w:rStyle w:val="CodeInText"/>
        </w:rPr>
        <w:t>endif</w:t>
      </w:r>
      <w:r w:rsidRPr="00903DBA">
        <w:t xml:space="preserve"> directives are processed.</w:t>
      </w:r>
    </w:p>
    <w:p w14:paraId="736FBA4D" w14:textId="2ACAEDAF" w:rsidR="005B678D" w:rsidRPr="00903DBA" w:rsidRDefault="005B678D" w:rsidP="00477426">
      <w:pPr>
        <w:pStyle w:val="SourceCodeBoxText"/>
        <w:framePr w:wrap="around"/>
      </w:pPr>
      <w:r w:rsidRPr="00903DBA">
        <w:rPr>
          <w:b/>
        </w:rPr>
        <w:t>Macro expansion</w:t>
      </w:r>
      <w:r w:rsidRPr="00903DBA">
        <w:t>. The source code is traversed</w:t>
      </w:r>
      <w:r w:rsidR="007C4A54" w:rsidRPr="00903DBA">
        <w:t>,</w:t>
      </w:r>
      <w:r w:rsidRPr="00903DBA">
        <w:t xml:space="preserve"> and each macro is expanded. Since the contents of each character and string constant has been translated into slash codes</w:t>
      </w:r>
      <w:r w:rsidR="007C4A54" w:rsidRPr="00903DBA">
        <w:t>,</w:t>
      </w:r>
      <w:r w:rsidRPr="00903DBA">
        <w:t xml:space="preserve"> we do not need to check whether the macro to be expanded is part of a character of string.</w:t>
      </w:r>
    </w:p>
    <w:p w14:paraId="204B1B47" w14:textId="77777777" w:rsidR="005B678D" w:rsidRPr="00903DBA" w:rsidRDefault="005B678D" w:rsidP="00477426">
      <w:pPr>
        <w:pStyle w:val="SourceCodeBoxText"/>
        <w:framePr w:wrap="around"/>
      </w:pPr>
      <w:r w:rsidRPr="00903DBA">
        <w:rPr>
          <w:b/>
        </w:rPr>
        <w:t>String sequences</w:t>
      </w:r>
      <w:r w:rsidRPr="00903DBA">
        <w:t>. Finally, every sequence of string is concatenated into one string. For instance, the sequence "ab" "cd" "ef" is concatenated into "abcded".</w:t>
      </w:r>
    </w:p>
    <w:p w14:paraId="7C623DA5" w14:textId="77777777" w:rsidR="005B678D" w:rsidRPr="00903DBA" w:rsidRDefault="005B678D" w:rsidP="005B678D">
      <w:r w:rsidRPr="00903DBA">
        <w:t xml:space="preserve">The first phase of the preprocessor is to read the source file and place in a text buffer (a </w:t>
      </w:r>
      <w:r w:rsidRPr="00903DBA">
        <w:rPr>
          <w:rStyle w:val="CodeInText"/>
        </w:rPr>
        <w:t>StringBuilder</w:t>
      </w:r>
      <w:r w:rsidRPr="00903DBA">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903DBA" w:rsidRDefault="005B1C6D" w:rsidP="005B1C6D">
      <w:pPr>
        <w:pStyle w:val="CodeHeader"/>
      </w:pPr>
      <w:r w:rsidRPr="00903DBA">
        <w:t>Preprocessor.cs</w:t>
      </w:r>
    </w:p>
    <w:p w14:paraId="5DCBCEF2" w14:textId="77777777" w:rsidR="005B1C6D" w:rsidRPr="00903DBA" w:rsidRDefault="005B1C6D" w:rsidP="005B1C6D">
      <w:pPr>
        <w:pStyle w:val="Code"/>
        <w:rPr>
          <w:highlight w:val="white"/>
        </w:rPr>
      </w:pPr>
      <w:r w:rsidRPr="00903DBA">
        <w:rPr>
          <w:highlight w:val="white"/>
        </w:rPr>
        <w:t>using System;</w:t>
      </w:r>
    </w:p>
    <w:p w14:paraId="6ECF141F" w14:textId="77777777" w:rsidR="005B1C6D" w:rsidRPr="00903DBA" w:rsidRDefault="005B1C6D" w:rsidP="005B1C6D">
      <w:pPr>
        <w:pStyle w:val="Code"/>
        <w:rPr>
          <w:highlight w:val="white"/>
        </w:rPr>
      </w:pPr>
      <w:r w:rsidRPr="00903DBA">
        <w:rPr>
          <w:highlight w:val="white"/>
        </w:rPr>
        <w:t>using System.IO;</w:t>
      </w:r>
    </w:p>
    <w:p w14:paraId="1943CCEB" w14:textId="77777777" w:rsidR="005B1C6D" w:rsidRPr="00903DBA" w:rsidRDefault="005B1C6D" w:rsidP="005B1C6D">
      <w:pPr>
        <w:pStyle w:val="Code"/>
        <w:rPr>
          <w:highlight w:val="white"/>
        </w:rPr>
      </w:pPr>
      <w:r w:rsidRPr="00903DBA">
        <w:rPr>
          <w:highlight w:val="white"/>
        </w:rPr>
        <w:t>using System.Text;</w:t>
      </w:r>
    </w:p>
    <w:p w14:paraId="59191D53" w14:textId="77777777" w:rsidR="005B1C6D" w:rsidRPr="00903DBA" w:rsidRDefault="005B1C6D" w:rsidP="005B1C6D">
      <w:pPr>
        <w:pStyle w:val="Code"/>
        <w:rPr>
          <w:highlight w:val="white"/>
        </w:rPr>
      </w:pPr>
      <w:r w:rsidRPr="00903DBA">
        <w:rPr>
          <w:highlight w:val="white"/>
        </w:rPr>
        <w:t>using System.Collections.Generic;</w:t>
      </w:r>
    </w:p>
    <w:p w14:paraId="3386DDB5" w14:textId="77777777" w:rsidR="005B1C6D" w:rsidRPr="00903DBA" w:rsidRDefault="005B1C6D" w:rsidP="005B1C6D">
      <w:pPr>
        <w:pStyle w:val="Code"/>
        <w:rPr>
          <w:highlight w:val="white"/>
        </w:rPr>
      </w:pPr>
    </w:p>
    <w:p w14:paraId="57F43973" w14:textId="77777777" w:rsidR="005B1C6D" w:rsidRPr="00903DBA" w:rsidRDefault="005B1C6D" w:rsidP="005B1C6D">
      <w:pPr>
        <w:pStyle w:val="Code"/>
        <w:rPr>
          <w:highlight w:val="white"/>
        </w:rPr>
      </w:pPr>
      <w:r w:rsidRPr="00903DBA">
        <w:rPr>
          <w:highlight w:val="white"/>
        </w:rPr>
        <w:t>namespace CCompiler {</w:t>
      </w:r>
    </w:p>
    <w:p w14:paraId="4F4CE2AB" w14:textId="77777777" w:rsidR="005B1C6D" w:rsidRPr="00903DBA" w:rsidRDefault="005B1C6D" w:rsidP="005B1C6D">
      <w:pPr>
        <w:pStyle w:val="Code"/>
        <w:rPr>
          <w:highlight w:val="white"/>
        </w:rPr>
      </w:pPr>
      <w:r w:rsidRPr="00903DBA">
        <w:rPr>
          <w:highlight w:val="white"/>
        </w:rPr>
        <w:t xml:space="preserve">  public class Preprocessor {</w:t>
      </w:r>
    </w:p>
    <w:p w14:paraId="13E92F25" w14:textId="77777777" w:rsidR="000647D5" w:rsidRPr="00903DBA" w:rsidRDefault="00BB3615" w:rsidP="00BB3615">
      <w:pPr>
        <w:pStyle w:val="Code"/>
        <w:rPr>
          <w:highlight w:val="white"/>
        </w:rPr>
      </w:pPr>
      <w:r w:rsidRPr="00903DBA">
        <w:rPr>
          <w:highlight w:val="white"/>
        </w:rPr>
        <w:t xml:space="preserve">    private IDictionary&lt;string,Macro&gt; m_macroMap =</w:t>
      </w:r>
    </w:p>
    <w:p w14:paraId="19163016" w14:textId="264A1055" w:rsidR="00BB3615" w:rsidRPr="00903DBA" w:rsidRDefault="000647D5" w:rsidP="00BB3615">
      <w:pPr>
        <w:pStyle w:val="Code"/>
        <w:rPr>
          <w:highlight w:val="white"/>
        </w:rPr>
      </w:pPr>
      <w:r w:rsidRPr="00903DBA">
        <w:rPr>
          <w:highlight w:val="white"/>
        </w:rPr>
        <w:t xml:space="preserve">              </w:t>
      </w:r>
      <w:r w:rsidR="00BB3615" w:rsidRPr="00903DBA">
        <w:rPr>
          <w:highlight w:val="white"/>
        </w:rPr>
        <w:t>new Dictionary&lt;string,Macro&gt;();</w:t>
      </w:r>
    </w:p>
    <w:p w14:paraId="033F85BA" w14:textId="7F1C8449" w:rsidR="00BB3615" w:rsidRPr="00903DBA" w:rsidRDefault="00BB3615" w:rsidP="00BB3615">
      <w:pPr>
        <w:pStyle w:val="Code"/>
        <w:rPr>
          <w:highlight w:val="white"/>
        </w:rPr>
      </w:pPr>
      <w:r w:rsidRPr="00903DBA">
        <w:rPr>
          <w:highlight w:val="white"/>
        </w:rPr>
        <w:t xml:space="preserve">    private Stack&lt;FileInfo&gt; </w:t>
      </w:r>
      <w:r w:rsidR="000647D5" w:rsidRPr="00903DBA">
        <w:rPr>
          <w:highlight w:val="white"/>
        </w:rPr>
        <w:t>m_i</w:t>
      </w:r>
      <w:r w:rsidRPr="00903DBA">
        <w:rPr>
          <w:highlight w:val="white"/>
        </w:rPr>
        <w:t>ncludeStack = new Stack&lt;FileInfo&gt;();</w:t>
      </w:r>
    </w:p>
    <w:p w14:paraId="36F9D9DB" w14:textId="512E8CCF" w:rsidR="00BB3615" w:rsidRPr="00903DBA" w:rsidRDefault="00BB3615" w:rsidP="00BB3615">
      <w:pPr>
        <w:pStyle w:val="Code"/>
        <w:rPr>
          <w:highlight w:val="white"/>
        </w:rPr>
      </w:pPr>
      <w:r w:rsidRPr="00903DBA">
        <w:rPr>
          <w:highlight w:val="white"/>
        </w:rPr>
        <w:t xml:space="preserve">    private ISet&lt;FileInfo&gt; </w:t>
      </w:r>
      <w:r w:rsidR="000647D5" w:rsidRPr="00903DBA">
        <w:rPr>
          <w:highlight w:val="white"/>
        </w:rPr>
        <w:t>m_i</w:t>
      </w:r>
      <w:r w:rsidRPr="00903DBA">
        <w:rPr>
          <w:highlight w:val="white"/>
        </w:rPr>
        <w:t>ncludeSet = new HashSet&lt;FileInfo&gt;();</w:t>
      </w:r>
    </w:p>
    <w:p w14:paraId="1522B239" w14:textId="77777777" w:rsidR="00F6690C" w:rsidRPr="00903DBA" w:rsidRDefault="00F6690C" w:rsidP="00F6690C">
      <w:pPr>
        <w:pStyle w:val="Code"/>
        <w:rPr>
          <w:highlight w:val="white"/>
        </w:rPr>
      </w:pPr>
      <w:r w:rsidRPr="00903DBA">
        <w:rPr>
          <w:highlight w:val="white"/>
        </w:rPr>
        <w:t xml:space="preserve">    private Stack&lt;IfElseChain&gt; m_ifElseChainStack = new Stack&lt;IfElseChain&gt;();</w:t>
      </w:r>
    </w:p>
    <w:p w14:paraId="6C03EC8E" w14:textId="77777777" w:rsidR="00BB3615" w:rsidRPr="00903DBA" w:rsidRDefault="00BB3615" w:rsidP="00A95CB2">
      <w:pPr>
        <w:pStyle w:val="Code"/>
        <w:rPr>
          <w:highlight w:val="white"/>
        </w:rPr>
      </w:pPr>
      <w:r w:rsidRPr="00903DBA">
        <w:rPr>
          <w:highlight w:val="white"/>
        </w:rPr>
        <w:t xml:space="preserve">    private StringBuilder m_outputBuffer = new StringBuilder();</w:t>
      </w:r>
    </w:p>
    <w:p w14:paraId="23A32D08" w14:textId="77777777" w:rsidR="005B1C6D" w:rsidRPr="00903DBA" w:rsidRDefault="005B1C6D" w:rsidP="00D236A1">
      <w:pPr>
        <w:pStyle w:val="Code"/>
        <w:rPr>
          <w:highlight w:val="white"/>
        </w:rPr>
      </w:pPr>
    </w:p>
    <w:p w14:paraId="21D41684" w14:textId="77777777" w:rsidR="00A95CB2" w:rsidRPr="00903DBA" w:rsidRDefault="00A95CB2" w:rsidP="00A95CB2">
      <w:pPr>
        <w:pStyle w:val="Code"/>
        <w:rPr>
          <w:highlight w:val="white"/>
        </w:rPr>
      </w:pPr>
      <w:r w:rsidRPr="00903DBA">
        <w:rPr>
          <w:highlight w:val="white"/>
        </w:rPr>
        <w:t xml:space="preserve">    public string PreprocessedCode {</w:t>
      </w:r>
    </w:p>
    <w:p w14:paraId="607098F9" w14:textId="77777777" w:rsidR="00A95CB2" w:rsidRPr="00903DBA" w:rsidRDefault="00A95CB2" w:rsidP="00A95CB2">
      <w:pPr>
        <w:pStyle w:val="Code"/>
        <w:rPr>
          <w:highlight w:val="white"/>
        </w:rPr>
      </w:pPr>
      <w:r w:rsidRPr="00903DBA">
        <w:rPr>
          <w:highlight w:val="white"/>
        </w:rPr>
        <w:t xml:space="preserve">      get { return m_outputBuffer.ToString(); }</w:t>
      </w:r>
    </w:p>
    <w:p w14:paraId="5AA96C2F" w14:textId="77777777" w:rsidR="00A95CB2" w:rsidRPr="00903DBA" w:rsidRDefault="00A95CB2" w:rsidP="00A95CB2">
      <w:pPr>
        <w:pStyle w:val="Code"/>
        <w:rPr>
          <w:highlight w:val="white"/>
        </w:rPr>
      </w:pPr>
      <w:r w:rsidRPr="00903DBA">
        <w:rPr>
          <w:highlight w:val="white"/>
        </w:rPr>
        <w:t xml:space="preserve">    }  </w:t>
      </w:r>
    </w:p>
    <w:p w14:paraId="30A83E36" w14:textId="77777777" w:rsidR="00A95CB2" w:rsidRPr="00903DBA" w:rsidRDefault="00A95CB2" w:rsidP="00A95CB2">
      <w:pPr>
        <w:pStyle w:val="Code"/>
        <w:rPr>
          <w:highlight w:val="white"/>
        </w:rPr>
      </w:pPr>
    </w:p>
    <w:p w14:paraId="3E6A760E" w14:textId="77777777" w:rsidR="00A95CB2" w:rsidRPr="00903DBA" w:rsidRDefault="00A95CB2" w:rsidP="00A95CB2">
      <w:pPr>
        <w:pStyle w:val="Code"/>
        <w:rPr>
          <w:highlight w:val="white"/>
        </w:rPr>
      </w:pPr>
      <w:r w:rsidRPr="00903DBA">
        <w:rPr>
          <w:highlight w:val="white"/>
        </w:rPr>
        <w:t xml:space="preserve">    public ISet&lt;FileInfo&gt; IncludeSet {</w:t>
      </w:r>
    </w:p>
    <w:p w14:paraId="153FDB7E" w14:textId="77777777" w:rsidR="00A95CB2" w:rsidRPr="00903DBA" w:rsidRDefault="00A95CB2" w:rsidP="00A95CB2">
      <w:pPr>
        <w:pStyle w:val="Code"/>
        <w:rPr>
          <w:highlight w:val="white"/>
        </w:rPr>
      </w:pPr>
      <w:r w:rsidRPr="00903DBA">
        <w:rPr>
          <w:highlight w:val="white"/>
        </w:rPr>
        <w:t xml:space="preserve">      get { return m_includeSet; }</w:t>
      </w:r>
    </w:p>
    <w:p w14:paraId="4DD43389" w14:textId="77777777" w:rsidR="00A95CB2" w:rsidRPr="00903DBA" w:rsidRDefault="00A95CB2" w:rsidP="00A95CB2">
      <w:pPr>
        <w:pStyle w:val="Code"/>
        <w:rPr>
          <w:highlight w:val="white"/>
        </w:rPr>
      </w:pPr>
      <w:r w:rsidRPr="00903DBA">
        <w:rPr>
          <w:highlight w:val="white"/>
        </w:rPr>
        <w:t xml:space="preserve">    }</w:t>
      </w:r>
    </w:p>
    <w:p w14:paraId="18585476" w14:textId="621E077C" w:rsidR="0073608F" w:rsidRPr="00903DBA" w:rsidRDefault="0073608F" w:rsidP="0073608F">
      <w:pPr>
        <w:rPr>
          <w:highlight w:val="white"/>
        </w:rPr>
      </w:pPr>
      <w:r w:rsidRPr="00903DBA">
        <w:rPr>
          <w:highlight w:val="white"/>
        </w:rPr>
        <w:t>We add the __LINUX__ macro for the compiler to compile the source code in accordance with the Linux environment</w:t>
      </w:r>
      <w:r w:rsidR="00F02367" w:rsidRPr="00903DBA">
        <w:rPr>
          <w:highlight w:val="white"/>
        </w:rPr>
        <w:t>, and the __WINDOWS__ macro for the Windows environment. T</w:t>
      </w:r>
      <w:r w:rsidRPr="00903DBA">
        <w:rPr>
          <w:highlight w:val="white"/>
        </w:rPr>
        <w:t xml:space="preserve">here are several parts of the </w:t>
      </w:r>
      <w:r w:rsidR="00EC23B2" w:rsidRPr="00903DBA">
        <w:rPr>
          <w:highlight w:val="white"/>
        </w:rPr>
        <w:t xml:space="preserve">standard library </w:t>
      </w:r>
      <w:r w:rsidRPr="00903DBA">
        <w:rPr>
          <w:highlight w:val="white"/>
        </w:rPr>
        <w:t>source code that are different depending on whether the macro is present.</w:t>
      </w:r>
    </w:p>
    <w:p w14:paraId="3BAEFB26" w14:textId="77777777" w:rsidR="005C5E64" w:rsidRPr="00903DBA" w:rsidRDefault="005C5E64" w:rsidP="005C5E64">
      <w:pPr>
        <w:pStyle w:val="Code"/>
        <w:rPr>
          <w:highlight w:val="white"/>
        </w:rPr>
      </w:pPr>
      <w:r w:rsidRPr="00903DBA">
        <w:rPr>
          <w:highlight w:val="white"/>
        </w:rPr>
        <w:t xml:space="preserve">    public Preprocessor(FileInfo file) {</w:t>
      </w:r>
    </w:p>
    <w:p w14:paraId="19A2680E" w14:textId="77777777" w:rsidR="00E96E30" w:rsidRPr="00903DBA" w:rsidRDefault="00E96E30" w:rsidP="00E96E30">
      <w:pPr>
        <w:pStyle w:val="Code"/>
        <w:rPr>
          <w:highlight w:val="white"/>
        </w:rPr>
      </w:pPr>
      <w:r w:rsidRPr="00903DBA">
        <w:rPr>
          <w:highlight w:val="white"/>
        </w:rPr>
        <w:t xml:space="preserve">      if (Start.Linux) {</w:t>
      </w:r>
    </w:p>
    <w:p w14:paraId="067EB2D6" w14:textId="77777777" w:rsidR="00E96E30" w:rsidRPr="00903DBA" w:rsidRDefault="00E96E30" w:rsidP="00E96E30">
      <w:pPr>
        <w:pStyle w:val="Code"/>
        <w:rPr>
          <w:highlight w:val="white"/>
        </w:rPr>
      </w:pPr>
      <w:r w:rsidRPr="00903DBA">
        <w:rPr>
          <w:highlight w:val="white"/>
        </w:rPr>
        <w:t xml:space="preserve">        m_macroMap.Add("__LINUX__", new Macro(0, new List&lt;Token&gt;()));</w:t>
      </w:r>
    </w:p>
    <w:p w14:paraId="459F75BD" w14:textId="77777777" w:rsidR="00E96E30" w:rsidRPr="00903DBA" w:rsidRDefault="00E96E30" w:rsidP="00E96E30">
      <w:pPr>
        <w:pStyle w:val="Code"/>
        <w:rPr>
          <w:highlight w:val="white"/>
        </w:rPr>
      </w:pPr>
      <w:r w:rsidRPr="00903DBA">
        <w:rPr>
          <w:highlight w:val="white"/>
        </w:rPr>
        <w:t xml:space="preserve">      }</w:t>
      </w:r>
    </w:p>
    <w:p w14:paraId="11749DC4" w14:textId="77777777" w:rsidR="00E96E30" w:rsidRPr="00903DBA" w:rsidRDefault="00E96E30" w:rsidP="00E96E30">
      <w:pPr>
        <w:pStyle w:val="Code"/>
        <w:rPr>
          <w:highlight w:val="white"/>
        </w:rPr>
      </w:pPr>
    </w:p>
    <w:p w14:paraId="41D53455" w14:textId="77777777" w:rsidR="00E96E30" w:rsidRPr="00903DBA" w:rsidRDefault="00E96E30" w:rsidP="00E96E30">
      <w:pPr>
        <w:pStyle w:val="Code"/>
        <w:rPr>
          <w:highlight w:val="white"/>
        </w:rPr>
      </w:pPr>
      <w:r w:rsidRPr="00903DBA">
        <w:rPr>
          <w:highlight w:val="white"/>
        </w:rPr>
        <w:t xml:space="preserve">      if (Start.Windows) {</w:t>
      </w:r>
    </w:p>
    <w:p w14:paraId="2B456956" w14:textId="77777777" w:rsidR="00E96E30" w:rsidRPr="00903DBA" w:rsidRDefault="00E96E30" w:rsidP="00E96E30">
      <w:pPr>
        <w:pStyle w:val="Code"/>
        <w:rPr>
          <w:highlight w:val="white"/>
        </w:rPr>
      </w:pPr>
      <w:r w:rsidRPr="00903DBA">
        <w:rPr>
          <w:highlight w:val="white"/>
        </w:rPr>
        <w:t xml:space="preserve">        m_macroMap.Add("__WINDOWS__", new Macro(0, new List&lt;Token&gt;()));</w:t>
      </w:r>
    </w:p>
    <w:p w14:paraId="20E6D485" w14:textId="77777777" w:rsidR="00E96E30" w:rsidRPr="00903DBA" w:rsidRDefault="00E96E30" w:rsidP="00E96E30">
      <w:pPr>
        <w:pStyle w:val="Code"/>
        <w:rPr>
          <w:highlight w:val="white"/>
        </w:rPr>
      </w:pPr>
      <w:r w:rsidRPr="00903DBA">
        <w:rPr>
          <w:highlight w:val="white"/>
        </w:rPr>
        <w:t xml:space="preserve">      }</w:t>
      </w:r>
    </w:p>
    <w:p w14:paraId="5273C8B5" w14:textId="77777777" w:rsidR="00E96E30" w:rsidRPr="00903DBA" w:rsidRDefault="00E96E30" w:rsidP="00E96E30">
      <w:pPr>
        <w:pStyle w:val="Code"/>
        <w:rPr>
          <w:highlight w:val="white"/>
        </w:rPr>
      </w:pPr>
    </w:p>
    <w:p w14:paraId="1933DA38" w14:textId="0C301442" w:rsidR="00A95CB2" w:rsidRPr="00903DBA" w:rsidRDefault="00A95CB2" w:rsidP="00A95CB2">
      <w:pPr>
        <w:pStyle w:val="Code"/>
        <w:rPr>
          <w:highlight w:val="white"/>
        </w:rPr>
      </w:pPr>
      <w:r w:rsidRPr="00903DBA">
        <w:rPr>
          <w:highlight w:val="white"/>
        </w:rPr>
        <w:t xml:space="preserve">      </w:t>
      </w:r>
      <w:r w:rsidR="005C5E64" w:rsidRPr="00903DBA">
        <w:rPr>
          <w:highlight w:val="white"/>
        </w:rPr>
        <w:t>DoProcess</w:t>
      </w:r>
      <w:r w:rsidRPr="00903DBA">
        <w:rPr>
          <w:highlight w:val="white"/>
        </w:rPr>
        <w:t>(file);</w:t>
      </w:r>
    </w:p>
    <w:p w14:paraId="75474638" w14:textId="67049910" w:rsidR="00A95CB2" w:rsidRPr="00903DBA" w:rsidRDefault="00A95CB2" w:rsidP="00A95CB2">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 0, Message.</w:t>
      </w:r>
    </w:p>
    <w:p w14:paraId="4A5DD52B" w14:textId="77777777" w:rsidR="00A95CB2" w:rsidRPr="00903DBA" w:rsidRDefault="00A95CB2" w:rsidP="00A95CB2">
      <w:pPr>
        <w:pStyle w:val="Code"/>
        <w:rPr>
          <w:highlight w:val="white"/>
        </w:rPr>
      </w:pPr>
      <w:r w:rsidRPr="00903DBA">
        <w:rPr>
          <w:highlight w:val="white"/>
        </w:rPr>
        <w:t xml:space="preserve">                   If___ifdef____or_ifndef_directive_without_matching_endif);</w:t>
      </w:r>
    </w:p>
    <w:p w14:paraId="0CC7B228" w14:textId="77777777" w:rsidR="00A95CB2" w:rsidRPr="00903DBA" w:rsidRDefault="00A95CB2" w:rsidP="00A95CB2">
      <w:pPr>
        <w:pStyle w:val="Code"/>
        <w:rPr>
          <w:highlight w:val="white"/>
        </w:rPr>
      </w:pPr>
      <w:r w:rsidRPr="00903DBA">
        <w:rPr>
          <w:highlight w:val="white"/>
        </w:rPr>
        <w:t xml:space="preserve">    }</w:t>
      </w:r>
    </w:p>
    <w:p w14:paraId="640A72B5" w14:textId="77777777" w:rsidR="00A95CB2" w:rsidRPr="00903DBA" w:rsidRDefault="00A95CB2" w:rsidP="00A95CB2">
      <w:pPr>
        <w:pStyle w:val="Code"/>
        <w:rPr>
          <w:highlight w:val="white"/>
        </w:rPr>
      </w:pPr>
    </w:p>
    <w:p w14:paraId="19E62BC1" w14:textId="25C967A5" w:rsidR="005B1C6D" w:rsidRPr="00903DBA" w:rsidRDefault="005B1C6D" w:rsidP="00A95CB2">
      <w:pPr>
        <w:pStyle w:val="Code"/>
        <w:rPr>
          <w:highlight w:val="white"/>
        </w:rPr>
      </w:pPr>
      <w:r w:rsidRPr="00903DBA">
        <w:rPr>
          <w:highlight w:val="white"/>
        </w:rPr>
        <w:t xml:space="preserve">    public void </w:t>
      </w:r>
      <w:r w:rsidR="005C5E64" w:rsidRPr="00903DBA">
        <w:rPr>
          <w:highlight w:val="white"/>
        </w:rPr>
        <w:t>DoProcess</w:t>
      </w:r>
      <w:r w:rsidRPr="00903DBA">
        <w:rPr>
          <w:highlight w:val="white"/>
        </w:rPr>
        <w:t>(FileInfo file) {</w:t>
      </w:r>
    </w:p>
    <w:p w14:paraId="2E2953F2" w14:textId="77777777" w:rsidR="005B1C6D" w:rsidRPr="00903DBA" w:rsidRDefault="005B1C6D" w:rsidP="005B1C6D">
      <w:pPr>
        <w:pStyle w:val="Code"/>
        <w:rPr>
          <w:highlight w:val="white"/>
        </w:rPr>
      </w:pPr>
      <w:r w:rsidRPr="00903DBA">
        <w:rPr>
          <w:highlight w:val="white"/>
        </w:rPr>
        <w:t xml:space="preserve">      StreamReader streamReader = new StreamReader(file.FullName);</w:t>
      </w:r>
    </w:p>
    <w:p w14:paraId="028633AC" w14:textId="77777777" w:rsidR="005B1C6D" w:rsidRPr="00903DBA" w:rsidRDefault="005B1C6D" w:rsidP="005B1C6D">
      <w:pPr>
        <w:pStyle w:val="Code"/>
        <w:rPr>
          <w:highlight w:val="white"/>
        </w:rPr>
      </w:pPr>
      <w:r w:rsidRPr="00903DBA">
        <w:rPr>
          <w:highlight w:val="white"/>
        </w:rPr>
        <w:t xml:space="preserve">      StringBuilder inputBuffer =</w:t>
      </w:r>
    </w:p>
    <w:p w14:paraId="71790F45" w14:textId="77777777" w:rsidR="005B1C6D" w:rsidRPr="00903DBA" w:rsidRDefault="005B1C6D" w:rsidP="005B1C6D">
      <w:pPr>
        <w:pStyle w:val="Code"/>
        <w:rPr>
          <w:highlight w:val="white"/>
        </w:rPr>
      </w:pPr>
      <w:r w:rsidRPr="00903DBA">
        <w:rPr>
          <w:highlight w:val="white"/>
        </w:rPr>
        <w:t xml:space="preserve">        new StringBuilder(streamReader.ReadToEnd());</w:t>
      </w:r>
    </w:p>
    <w:p w14:paraId="4C4BB657" w14:textId="77777777" w:rsidR="005B1C6D" w:rsidRPr="00903DBA" w:rsidRDefault="005B1C6D" w:rsidP="005B1C6D">
      <w:pPr>
        <w:pStyle w:val="Code"/>
        <w:rPr>
          <w:highlight w:val="white"/>
        </w:rPr>
      </w:pPr>
      <w:r w:rsidRPr="00903DBA">
        <w:rPr>
          <w:highlight w:val="white"/>
        </w:rPr>
        <w:t xml:space="preserve">      streamReader.Close();</w:t>
      </w:r>
    </w:p>
    <w:p w14:paraId="0F9F0425" w14:textId="77777777" w:rsidR="005B1C6D" w:rsidRPr="00903DBA" w:rsidRDefault="005B1C6D" w:rsidP="005B1C6D">
      <w:pPr>
        <w:pStyle w:val="Code"/>
        <w:rPr>
          <w:highlight w:val="white"/>
        </w:rPr>
      </w:pPr>
    </w:p>
    <w:p w14:paraId="626EBF6E" w14:textId="77777777" w:rsidR="005B1C6D" w:rsidRPr="00903DBA" w:rsidRDefault="005B1C6D" w:rsidP="005B1C6D">
      <w:pPr>
        <w:pStyle w:val="Code"/>
        <w:rPr>
          <w:highlight w:val="white"/>
        </w:rPr>
      </w:pPr>
      <w:r w:rsidRPr="00903DBA">
        <w:rPr>
          <w:highlight w:val="white"/>
        </w:rPr>
        <w:t xml:space="preserve">      CCompiler_Main.Scanner.Path = file;</w:t>
      </w:r>
    </w:p>
    <w:p w14:paraId="4DB2BD72" w14:textId="3EDDBC90" w:rsidR="005B1C6D" w:rsidRPr="00903DBA" w:rsidRDefault="005B1C6D" w:rsidP="005B1C6D">
      <w:pPr>
        <w:pStyle w:val="Code"/>
        <w:rPr>
          <w:highlight w:val="white"/>
        </w:rPr>
      </w:pPr>
      <w:r w:rsidRPr="00903DBA">
        <w:rPr>
          <w:highlight w:val="white"/>
        </w:rPr>
        <w:t xml:space="preserve">      CCompiler_Main.Scanner.Line = </w:t>
      </w:r>
      <w:r w:rsidR="00B31391" w:rsidRPr="00903DBA">
        <w:rPr>
          <w:highlight w:val="white"/>
        </w:rPr>
        <w:t>2</w:t>
      </w:r>
      <w:r w:rsidRPr="00903DBA">
        <w:rPr>
          <w:highlight w:val="white"/>
        </w:rPr>
        <w:t>;</w:t>
      </w:r>
    </w:p>
    <w:p w14:paraId="5D1A9A20" w14:textId="77777777" w:rsidR="005B1C6D" w:rsidRPr="00903DBA" w:rsidRDefault="005B1C6D" w:rsidP="005B1C6D">
      <w:pPr>
        <w:pStyle w:val="Code"/>
        <w:rPr>
          <w:highlight w:val="white"/>
        </w:rPr>
      </w:pPr>
      <w:r w:rsidRPr="00903DBA">
        <w:rPr>
          <w:highlight w:val="white"/>
        </w:rPr>
        <w:t xml:space="preserve">      GenerateTriGraphs(inputBuffer);</w:t>
      </w:r>
    </w:p>
    <w:p w14:paraId="6097A40D" w14:textId="77777777" w:rsidR="005B1C6D" w:rsidRPr="00903DBA" w:rsidRDefault="005B1C6D" w:rsidP="005B1C6D">
      <w:pPr>
        <w:pStyle w:val="Code"/>
        <w:rPr>
          <w:highlight w:val="white"/>
        </w:rPr>
      </w:pPr>
      <w:r w:rsidRPr="00903DBA">
        <w:rPr>
          <w:highlight w:val="white"/>
        </w:rPr>
        <w:t xml:space="preserve">      TraverseBuffer(inputBuffer);    </w:t>
      </w:r>
    </w:p>
    <w:p w14:paraId="347D6C2D" w14:textId="77777777" w:rsidR="005B1C6D" w:rsidRPr="00903DBA" w:rsidRDefault="005B1C6D" w:rsidP="005B1C6D">
      <w:pPr>
        <w:pStyle w:val="Code"/>
        <w:rPr>
          <w:highlight w:val="white"/>
        </w:rPr>
      </w:pPr>
      <w:r w:rsidRPr="00903DBA">
        <w:rPr>
          <w:highlight w:val="white"/>
        </w:rPr>
        <w:t xml:space="preserve">      List&lt;string&gt; lineList =</w:t>
      </w:r>
    </w:p>
    <w:p w14:paraId="4AABD1F0" w14:textId="77777777" w:rsidR="005B1C6D" w:rsidRPr="00903DBA" w:rsidRDefault="005B1C6D" w:rsidP="005B1C6D">
      <w:pPr>
        <w:pStyle w:val="Code"/>
        <w:rPr>
          <w:highlight w:val="white"/>
        </w:rPr>
      </w:pPr>
      <w:r w:rsidRPr="00903DBA">
        <w:rPr>
          <w:highlight w:val="white"/>
        </w:rPr>
        <w:t xml:space="preserve">        GenerateLineList(inputBuffer.ToString());</w:t>
      </w:r>
    </w:p>
    <w:p w14:paraId="3CA1CAFD" w14:textId="77777777" w:rsidR="005B1C6D" w:rsidRPr="00903DBA" w:rsidRDefault="005B1C6D" w:rsidP="005B1C6D">
      <w:pPr>
        <w:pStyle w:val="Code"/>
        <w:rPr>
          <w:highlight w:val="white"/>
        </w:rPr>
      </w:pPr>
    </w:p>
    <w:p w14:paraId="25F52DD8" w14:textId="77777777" w:rsidR="005B1C6D" w:rsidRPr="00903DBA" w:rsidRDefault="005B1C6D" w:rsidP="005B1C6D">
      <w:pPr>
        <w:pStyle w:val="Code"/>
        <w:rPr>
          <w:highlight w:val="white"/>
        </w:rPr>
      </w:pPr>
      <w:r w:rsidRPr="00903DBA">
        <w:rPr>
          <w:highlight w:val="white"/>
        </w:rPr>
        <w:t xml:space="preserve">      CCompiler_Main.Scanner.Line = 1;</w:t>
      </w:r>
    </w:p>
    <w:p w14:paraId="49EC7A74" w14:textId="072F13A2" w:rsidR="005B1C6D" w:rsidRPr="00903DBA" w:rsidRDefault="005B1C6D" w:rsidP="005B1C6D">
      <w:pPr>
        <w:pStyle w:val="Code"/>
        <w:rPr>
          <w:highlight w:val="white"/>
        </w:rPr>
      </w:pPr>
      <w:r w:rsidRPr="00903DBA">
        <w:rPr>
          <w:highlight w:val="white"/>
        </w:rPr>
        <w:t xml:space="preserve">      int stackSize = </w:t>
      </w:r>
      <w:r w:rsidR="00E761F4" w:rsidRPr="00903DBA">
        <w:rPr>
          <w:highlight w:val="white"/>
        </w:rPr>
        <w:t>m_ifElseChainStack</w:t>
      </w:r>
      <w:r w:rsidRPr="00903DBA">
        <w:rPr>
          <w:highlight w:val="white"/>
        </w:rPr>
        <w:t>.Count;</w:t>
      </w:r>
    </w:p>
    <w:p w14:paraId="18F0C8AE" w14:textId="77777777" w:rsidR="005B1C6D" w:rsidRPr="00903DBA" w:rsidRDefault="005B1C6D" w:rsidP="005B1C6D">
      <w:pPr>
        <w:pStyle w:val="Code"/>
        <w:rPr>
          <w:highlight w:val="white"/>
        </w:rPr>
      </w:pPr>
      <w:r w:rsidRPr="00903DBA">
        <w:rPr>
          <w:highlight w:val="white"/>
        </w:rPr>
        <w:t xml:space="preserve">      TraverseLineList(lineList);</w:t>
      </w:r>
    </w:p>
    <w:p w14:paraId="684F79EC" w14:textId="047C1DE5" w:rsidR="005B1C6D" w:rsidRPr="00903DBA" w:rsidRDefault="005B1C6D" w:rsidP="005B1C6D">
      <w:pPr>
        <w:pStyle w:val="Code"/>
        <w:rPr>
          <w:highlight w:val="white"/>
        </w:rPr>
      </w:pPr>
      <w:r w:rsidRPr="00903DBA">
        <w:rPr>
          <w:highlight w:val="white"/>
        </w:rPr>
        <w:t xml:space="preserve">      Assert.Error(</w:t>
      </w:r>
      <w:r w:rsidR="00E761F4" w:rsidRPr="00903DBA">
        <w:rPr>
          <w:highlight w:val="white"/>
        </w:rPr>
        <w:t>m_ifElseChainStack</w:t>
      </w:r>
      <w:r w:rsidRPr="00903DBA">
        <w:rPr>
          <w:highlight w:val="white"/>
        </w:rPr>
        <w:t>.Count ==</w:t>
      </w:r>
    </w:p>
    <w:p w14:paraId="4C055436" w14:textId="77777777" w:rsidR="005B1C6D" w:rsidRPr="00903DBA" w:rsidRDefault="005B1C6D" w:rsidP="005B1C6D">
      <w:pPr>
        <w:pStyle w:val="Code"/>
        <w:rPr>
          <w:highlight w:val="white"/>
        </w:rPr>
      </w:pPr>
      <w:r w:rsidRPr="00903DBA">
        <w:rPr>
          <w:highlight w:val="white"/>
        </w:rPr>
        <w:t xml:space="preserve">        stackSize, Message.Unbalanced_if_and_endif_directive_structure);</w:t>
      </w:r>
    </w:p>
    <w:p w14:paraId="037C70AA" w14:textId="77777777" w:rsidR="005B1C6D" w:rsidRPr="00903DBA" w:rsidRDefault="005B1C6D" w:rsidP="005B1C6D">
      <w:pPr>
        <w:pStyle w:val="Code"/>
        <w:rPr>
          <w:highlight w:val="white"/>
        </w:rPr>
      </w:pPr>
      <w:r w:rsidRPr="00903DBA">
        <w:rPr>
          <w:highlight w:val="white"/>
        </w:rPr>
        <w:t xml:space="preserve">    }</w:t>
      </w:r>
    </w:p>
    <w:p w14:paraId="57FAE374" w14:textId="77777777" w:rsidR="005B1C6D" w:rsidRPr="00903DBA" w:rsidRDefault="005B1C6D" w:rsidP="005B1C6D">
      <w:pPr>
        <w:pStyle w:val="Rubrik3"/>
      </w:pPr>
      <w:bookmarkStart w:id="530" w:name="_Toc57656152"/>
      <w:r w:rsidRPr="00903DBA">
        <w:t>Tri Graphs</w:t>
      </w:r>
      <w:bookmarkEnd w:id="530"/>
    </w:p>
    <w:p w14:paraId="4EF4ADBC" w14:textId="6F627CCF" w:rsidR="005B1C6D" w:rsidRPr="00903DBA" w:rsidRDefault="003C5ED9" w:rsidP="005B1C6D">
      <w:r w:rsidRPr="00903DBA">
        <w:t xml:space="preserve">A tri graph </w:t>
      </w:r>
      <w:r w:rsidR="003324D1" w:rsidRPr="00903DBA">
        <w:t xml:space="preserve">character sequence </w:t>
      </w:r>
      <w:r w:rsidRPr="00903DBA">
        <w:t xml:space="preserve">is three-character </w:t>
      </w:r>
      <w:r w:rsidR="003324D1" w:rsidRPr="00903DBA">
        <w:t>sequence</w:t>
      </w:r>
      <w:r w:rsidRPr="00903DBA">
        <w:t xml:space="preserve"> that starts with two question marks and represent another character. It is a </w:t>
      </w:r>
      <w:r w:rsidR="00973170" w:rsidRPr="00903DBA">
        <w:t>remain</w:t>
      </w:r>
      <w:r w:rsidRPr="00903DBA">
        <w:t xml:space="preserve"> from old times, </w:t>
      </w:r>
      <w:r w:rsidR="003324D1" w:rsidRPr="00903DBA">
        <w:t>when the keyboard</w:t>
      </w:r>
      <w:r w:rsidR="00B504FC" w:rsidRPr="00903DBA">
        <w:t>s</w:t>
      </w:r>
      <w:r w:rsidR="003324D1" w:rsidRPr="00903DBA">
        <w:t xml:space="preserve"> hold a </w:t>
      </w:r>
      <w:r w:rsidR="004E4FC0" w:rsidRPr="00903DBA">
        <w:t xml:space="preserve">reduced set of characters. </w:t>
      </w:r>
      <w:r w:rsidR="005B1C6D" w:rsidRPr="00903DBA">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903DBA" w14:paraId="6ECBE44E" w14:textId="77777777" w:rsidTr="0092795B">
        <w:tc>
          <w:tcPr>
            <w:tcW w:w="3397" w:type="dxa"/>
          </w:tcPr>
          <w:p w14:paraId="1BB9E1E9" w14:textId="77777777" w:rsidR="005B1C6D" w:rsidRPr="00903DBA" w:rsidRDefault="005B1C6D" w:rsidP="0092795B">
            <w:pPr>
              <w:rPr>
                <w:b/>
              </w:rPr>
            </w:pPr>
            <w:r w:rsidRPr="00903DBA">
              <w:rPr>
                <w:b/>
              </w:rPr>
              <w:t>Tri-Graph Character Sequence</w:t>
            </w:r>
          </w:p>
        </w:tc>
        <w:tc>
          <w:tcPr>
            <w:tcW w:w="3265" w:type="dxa"/>
          </w:tcPr>
          <w:p w14:paraId="451C6E9A" w14:textId="77777777" w:rsidR="005B1C6D" w:rsidRPr="00903DBA" w:rsidRDefault="005B1C6D" w:rsidP="0092795B">
            <w:pPr>
              <w:rPr>
                <w:b/>
              </w:rPr>
            </w:pPr>
            <w:r w:rsidRPr="00903DBA">
              <w:rPr>
                <w:b/>
              </w:rPr>
              <w:t>Modern Equivalence</w:t>
            </w:r>
          </w:p>
        </w:tc>
      </w:tr>
      <w:tr w:rsidR="005B1C6D" w:rsidRPr="00903DBA" w14:paraId="0BE1C7D2" w14:textId="77777777" w:rsidTr="0092795B">
        <w:tc>
          <w:tcPr>
            <w:tcW w:w="3397" w:type="dxa"/>
          </w:tcPr>
          <w:p w14:paraId="1F0286CA" w14:textId="77777777" w:rsidR="005B1C6D" w:rsidRPr="00903DBA" w:rsidRDefault="005B1C6D" w:rsidP="0092795B">
            <w:r w:rsidRPr="00903DBA">
              <w:t>??=</w:t>
            </w:r>
          </w:p>
        </w:tc>
        <w:tc>
          <w:tcPr>
            <w:tcW w:w="3265" w:type="dxa"/>
          </w:tcPr>
          <w:p w14:paraId="3EF9B000" w14:textId="77777777" w:rsidR="005B1C6D" w:rsidRPr="00903DBA" w:rsidRDefault="005B1C6D" w:rsidP="0092795B">
            <w:r w:rsidRPr="00903DBA">
              <w:t>#</w:t>
            </w:r>
          </w:p>
        </w:tc>
      </w:tr>
      <w:tr w:rsidR="005B1C6D" w:rsidRPr="00903DBA" w14:paraId="0E6EAF7A" w14:textId="77777777" w:rsidTr="0092795B">
        <w:tc>
          <w:tcPr>
            <w:tcW w:w="3397" w:type="dxa"/>
          </w:tcPr>
          <w:p w14:paraId="6FBB7244" w14:textId="77777777" w:rsidR="005B1C6D" w:rsidRPr="00903DBA" w:rsidRDefault="005B1C6D" w:rsidP="0092795B">
            <w:r w:rsidRPr="00903DBA">
              <w:t>??/</w:t>
            </w:r>
          </w:p>
        </w:tc>
        <w:tc>
          <w:tcPr>
            <w:tcW w:w="3265" w:type="dxa"/>
          </w:tcPr>
          <w:p w14:paraId="051B96A3" w14:textId="77777777" w:rsidR="005B1C6D" w:rsidRPr="00903DBA" w:rsidRDefault="005B1C6D" w:rsidP="0092795B">
            <w:r w:rsidRPr="00903DBA">
              <w:t>\</w:t>
            </w:r>
          </w:p>
        </w:tc>
      </w:tr>
      <w:tr w:rsidR="005B1C6D" w:rsidRPr="00903DBA" w14:paraId="04F9CA7B" w14:textId="77777777" w:rsidTr="0092795B">
        <w:tc>
          <w:tcPr>
            <w:tcW w:w="3397" w:type="dxa"/>
          </w:tcPr>
          <w:p w14:paraId="474EA101" w14:textId="77777777" w:rsidR="005B1C6D" w:rsidRPr="00903DBA" w:rsidRDefault="005B1C6D" w:rsidP="0092795B">
            <w:r w:rsidRPr="00903DBA">
              <w:t>??´</w:t>
            </w:r>
          </w:p>
        </w:tc>
        <w:tc>
          <w:tcPr>
            <w:tcW w:w="3265" w:type="dxa"/>
          </w:tcPr>
          <w:p w14:paraId="2E837A5B" w14:textId="77777777" w:rsidR="005B1C6D" w:rsidRPr="00903DBA" w:rsidRDefault="005B1C6D" w:rsidP="0092795B">
            <w:r w:rsidRPr="00903DBA">
              <w:t>^</w:t>
            </w:r>
          </w:p>
        </w:tc>
      </w:tr>
      <w:tr w:rsidR="005B1C6D" w:rsidRPr="00903DBA" w14:paraId="25AD7A48" w14:textId="77777777" w:rsidTr="0092795B">
        <w:tc>
          <w:tcPr>
            <w:tcW w:w="3397" w:type="dxa"/>
          </w:tcPr>
          <w:p w14:paraId="7DD986DA" w14:textId="77777777" w:rsidR="005B1C6D" w:rsidRPr="00903DBA" w:rsidRDefault="005B1C6D" w:rsidP="0092795B">
            <w:r w:rsidRPr="00903DBA">
              <w:t>??(</w:t>
            </w:r>
          </w:p>
        </w:tc>
        <w:tc>
          <w:tcPr>
            <w:tcW w:w="3265" w:type="dxa"/>
          </w:tcPr>
          <w:p w14:paraId="1D1765EA" w14:textId="77777777" w:rsidR="005B1C6D" w:rsidRPr="00903DBA" w:rsidRDefault="005B1C6D" w:rsidP="0092795B">
            <w:r w:rsidRPr="00903DBA">
              <w:t>[</w:t>
            </w:r>
          </w:p>
        </w:tc>
      </w:tr>
      <w:tr w:rsidR="005B1C6D" w:rsidRPr="00903DBA" w14:paraId="0EA17401" w14:textId="77777777" w:rsidTr="0092795B">
        <w:tc>
          <w:tcPr>
            <w:tcW w:w="3397" w:type="dxa"/>
          </w:tcPr>
          <w:p w14:paraId="0B38DF72" w14:textId="77777777" w:rsidR="005B1C6D" w:rsidRPr="00903DBA" w:rsidRDefault="005B1C6D" w:rsidP="0092795B">
            <w:r w:rsidRPr="00903DBA">
              <w:t>??)</w:t>
            </w:r>
          </w:p>
        </w:tc>
        <w:tc>
          <w:tcPr>
            <w:tcW w:w="3265" w:type="dxa"/>
          </w:tcPr>
          <w:p w14:paraId="1FE0D03D" w14:textId="77777777" w:rsidR="005B1C6D" w:rsidRPr="00903DBA" w:rsidRDefault="005B1C6D" w:rsidP="0092795B">
            <w:r w:rsidRPr="00903DBA">
              <w:t>]</w:t>
            </w:r>
          </w:p>
        </w:tc>
      </w:tr>
      <w:tr w:rsidR="005B1C6D" w:rsidRPr="00903DBA" w14:paraId="67D44B3D" w14:textId="77777777" w:rsidTr="0092795B">
        <w:tc>
          <w:tcPr>
            <w:tcW w:w="3397" w:type="dxa"/>
          </w:tcPr>
          <w:p w14:paraId="62EBF48C" w14:textId="77777777" w:rsidR="005B1C6D" w:rsidRPr="00903DBA" w:rsidRDefault="005B1C6D" w:rsidP="0092795B">
            <w:r w:rsidRPr="00903DBA">
              <w:t>??!</w:t>
            </w:r>
          </w:p>
        </w:tc>
        <w:tc>
          <w:tcPr>
            <w:tcW w:w="3265" w:type="dxa"/>
          </w:tcPr>
          <w:p w14:paraId="111182D1" w14:textId="77777777" w:rsidR="005B1C6D" w:rsidRPr="00903DBA" w:rsidRDefault="005B1C6D" w:rsidP="0092795B">
            <w:r w:rsidRPr="00903DBA">
              <w:t>|</w:t>
            </w:r>
          </w:p>
        </w:tc>
      </w:tr>
      <w:tr w:rsidR="005B1C6D" w:rsidRPr="00903DBA" w14:paraId="4DD970A6" w14:textId="77777777" w:rsidTr="0092795B">
        <w:tc>
          <w:tcPr>
            <w:tcW w:w="3397" w:type="dxa"/>
          </w:tcPr>
          <w:p w14:paraId="56574FA8" w14:textId="77777777" w:rsidR="005B1C6D" w:rsidRPr="00903DBA" w:rsidRDefault="005B1C6D" w:rsidP="0092795B">
            <w:r w:rsidRPr="00903DBA">
              <w:t>??&lt;</w:t>
            </w:r>
          </w:p>
        </w:tc>
        <w:tc>
          <w:tcPr>
            <w:tcW w:w="3265" w:type="dxa"/>
          </w:tcPr>
          <w:p w14:paraId="6E97BA78" w14:textId="77777777" w:rsidR="005B1C6D" w:rsidRPr="00903DBA" w:rsidRDefault="005B1C6D" w:rsidP="0092795B">
            <w:r w:rsidRPr="00903DBA">
              <w:t>{</w:t>
            </w:r>
          </w:p>
        </w:tc>
      </w:tr>
      <w:tr w:rsidR="005B1C6D" w:rsidRPr="00903DBA" w14:paraId="1AEF557E" w14:textId="77777777" w:rsidTr="0092795B">
        <w:tc>
          <w:tcPr>
            <w:tcW w:w="3397" w:type="dxa"/>
          </w:tcPr>
          <w:p w14:paraId="29C36F3E" w14:textId="77777777" w:rsidR="005B1C6D" w:rsidRPr="00903DBA" w:rsidRDefault="005B1C6D" w:rsidP="0092795B">
            <w:r w:rsidRPr="00903DBA">
              <w:t>??&gt;</w:t>
            </w:r>
          </w:p>
        </w:tc>
        <w:tc>
          <w:tcPr>
            <w:tcW w:w="3265" w:type="dxa"/>
          </w:tcPr>
          <w:p w14:paraId="498F5652" w14:textId="77777777" w:rsidR="005B1C6D" w:rsidRPr="00903DBA" w:rsidRDefault="005B1C6D" w:rsidP="0092795B">
            <w:r w:rsidRPr="00903DBA">
              <w:t>}</w:t>
            </w:r>
          </w:p>
        </w:tc>
      </w:tr>
      <w:tr w:rsidR="005B1C6D" w:rsidRPr="00903DBA" w14:paraId="4E882AE5" w14:textId="77777777" w:rsidTr="0092795B">
        <w:tc>
          <w:tcPr>
            <w:tcW w:w="3397" w:type="dxa"/>
          </w:tcPr>
          <w:p w14:paraId="6AAF841C" w14:textId="77777777" w:rsidR="005B1C6D" w:rsidRPr="00903DBA" w:rsidRDefault="005B1C6D" w:rsidP="0092795B">
            <w:r w:rsidRPr="00903DBA">
              <w:t>??-</w:t>
            </w:r>
          </w:p>
        </w:tc>
        <w:tc>
          <w:tcPr>
            <w:tcW w:w="3265" w:type="dxa"/>
          </w:tcPr>
          <w:p w14:paraId="6A6C0EFF" w14:textId="77777777" w:rsidR="005B1C6D" w:rsidRPr="00903DBA" w:rsidRDefault="005B1C6D" w:rsidP="0092795B">
            <w:r w:rsidRPr="00903DBA">
              <w:t>~</w:t>
            </w:r>
          </w:p>
        </w:tc>
      </w:tr>
    </w:tbl>
    <w:p w14:paraId="58E2805C" w14:textId="6E356C7E" w:rsidR="005B1C6D" w:rsidRPr="00903DBA" w:rsidRDefault="00B504FC" w:rsidP="005B1C6D">
      <w:r w:rsidRPr="00903DBA">
        <w:t xml:space="preserve">We need to replace the tri graphs sequences with their modern equivalences, which is </w:t>
      </w:r>
      <w:r w:rsidR="005B1C6D" w:rsidRPr="00903DBA">
        <w:t xml:space="preserve">easy to </w:t>
      </w:r>
      <w:r w:rsidRPr="00903DBA">
        <w:t xml:space="preserve">do </w:t>
      </w:r>
      <w:r w:rsidR="005B1C6D" w:rsidRPr="00903DBA">
        <w:t xml:space="preserve">since we do not need to take any consideration in whether the </w:t>
      </w:r>
      <w:r w:rsidRPr="00903DBA">
        <w:t xml:space="preserve">sequences </w:t>
      </w:r>
      <w:r w:rsidR="005B1C6D" w:rsidRPr="00903DBA">
        <w:t>are placed inside strings, characters, or comments.</w:t>
      </w:r>
    </w:p>
    <w:p w14:paraId="638A65F4" w14:textId="088B403A" w:rsidR="007B1C0F" w:rsidRPr="00903DBA" w:rsidRDefault="007B1C0F" w:rsidP="007B1C0F">
      <w:pPr>
        <w:pStyle w:val="Code"/>
        <w:rPr>
          <w:highlight w:val="white"/>
        </w:rPr>
      </w:pPr>
      <w:r w:rsidRPr="00903DBA">
        <w:rPr>
          <w:highlight w:val="white"/>
        </w:rPr>
        <w:t xml:space="preserve">    private static IDictionary&lt;string,string&gt; m_triGraphMap =</w:t>
      </w:r>
    </w:p>
    <w:p w14:paraId="02035692" w14:textId="77777777" w:rsidR="00B612F7" w:rsidRPr="00903DBA" w:rsidRDefault="007B1C0F" w:rsidP="007B1C0F">
      <w:pPr>
        <w:pStyle w:val="Code"/>
        <w:rPr>
          <w:highlight w:val="white"/>
        </w:rPr>
      </w:pPr>
      <w:r w:rsidRPr="00903DBA">
        <w:rPr>
          <w:highlight w:val="white"/>
        </w:rPr>
        <w:t xml:space="preserve">      new Dictionary&lt;string,string&gt;()</w:t>
      </w:r>
    </w:p>
    <w:p w14:paraId="45E24161" w14:textId="4EDD85EB" w:rsidR="00945F88" w:rsidRPr="00903DBA" w:rsidRDefault="00B612F7" w:rsidP="007B1C0F">
      <w:pPr>
        <w:pStyle w:val="Code"/>
        <w:rPr>
          <w:highlight w:val="white"/>
        </w:rPr>
      </w:pPr>
      <w:r w:rsidRPr="00903DBA">
        <w:rPr>
          <w:highlight w:val="white"/>
        </w:rPr>
        <w:t xml:space="preserve">       </w:t>
      </w:r>
      <w:r w:rsidR="007B1C0F" w:rsidRPr="00903DBA">
        <w:rPr>
          <w:highlight w:val="white"/>
        </w:rPr>
        <w:t xml:space="preserve"> {{"??=", "#"}, {"??/", "\\"}, {"??\</w:t>
      </w:r>
      <w:r w:rsidR="00D76171" w:rsidRPr="00903DBA">
        <w:rPr>
          <w:highlight w:val="white"/>
        </w:rPr>
        <w:t>'</w:t>
      </w:r>
      <w:r w:rsidR="007B1C0F" w:rsidRPr="00903DBA">
        <w:rPr>
          <w:highlight w:val="white"/>
        </w:rPr>
        <w:t>", "^"},</w:t>
      </w:r>
    </w:p>
    <w:p w14:paraId="0EE1C6FF" w14:textId="77777777" w:rsidR="00945F88" w:rsidRPr="00903DBA" w:rsidRDefault="00945F88" w:rsidP="00B612F7">
      <w:pPr>
        <w:pStyle w:val="Code"/>
        <w:rPr>
          <w:highlight w:val="white"/>
        </w:rPr>
      </w:pPr>
      <w:r w:rsidRPr="00903DBA">
        <w:rPr>
          <w:highlight w:val="white"/>
        </w:rPr>
        <w:t xml:space="preserve">         </w:t>
      </w:r>
      <w:r w:rsidR="007B1C0F" w:rsidRPr="00903DBA">
        <w:rPr>
          <w:highlight w:val="white"/>
        </w:rPr>
        <w:t>{"??(", "["},</w:t>
      </w:r>
      <w:r w:rsidRPr="00903DBA">
        <w:rPr>
          <w:highlight w:val="white"/>
        </w:rPr>
        <w:t xml:space="preserve"> </w:t>
      </w:r>
      <w:r w:rsidR="007B1C0F" w:rsidRPr="00903DBA">
        <w:rPr>
          <w:highlight w:val="white"/>
        </w:rPr>
        <w:t>{"??)", "]"}, {"??!", "|"},</w:t>
      </w:r>
    </w:p>
    <w:p w14:paraId="6A829EB3" w14:textId="1343DD32" w:rsidR="007B1C0F" w:rsidRPr="00903DBA" w:rsidRDefault="00945F88" w:rsidP="00945F88">
      <w:pPr>
        <w:pStyle w:val="Code"/>
        <w:rPr>
          <w:highlight w:val="white"/>
        </w:rPr>
      </w:pPr>
      <w:r w:rsidRPr="00903DBA">
        <w:rPr>
          <w:highlight w:val="white"/>
        </w:rPr>
        <w:t xml:space="preserve">        </w:t>
      </w:r>
      <w:r w:rsidR="007B1C0F" w:rsidRPr="00903DBA">
        <w:rPr>
          <w:highlight w:val="white"/>
        </w:rPr>
        <w:t xml:space="preserve"> {"??&lt;", "{"}, {"??&gt;", "}"}, {"??-", "~"}};</w:t>
      </w:r>
    </w:p>
    <w:p w14:paraId="300F3AF4" w14:textId="77777777" w:rsidR="007B1C0F" w:rsidRPr="00903DBA" w:rsidRDefault="007B1C0F" w:rsidP="007B1C0F">
      <w:pPr>
        <w:pStyle w:val="Code"/>
        <w:rPr>
          <w:highlight w:val="white"/>
        </w:rPr>
      </w:pPr>
    </w:p>
    <w:p w14:paraId="53557B21" w14:textId="77777777" w:rsidR="007B1C0F" w:rsidRPr="00903DBA" w:rsidRDefault="007B1C0F" w:rsidP="007B1C0F">
      <w:pPr>
        <w:pStyle w:val="Code"/>
        <w:rPr>
          <w:highlight w:val="white"/>
        </w:rPr>
      </w:pPr>
      <w:r w:rsidRPr="00903DBA">
        <w:rPr>
          <w:highlight w:val="white"/>
        </w:rPr>
        <w:t xml:space="preserve">    public void GenerateTriGraphs(StringBuilder buffer) {</w:t>
      </w:r>
    </w:p>
    <w:p w14:paraId="11618EB0" w14:textId="77777777" w:rsidR="007B1C0F" w:rsidRPr="00903DBA" w:rsidRDefault="007B1C0F" w:rsidP="007B1C0F">
      <w:pPr>
        <w:pStyle w:val="Code"/>
        <w:rPr>
          <w:highlight w:val="white"/>
        </w:rPr>
      </w:pPr>
      <w:r w:rsidRPr="00903DBA">
        <w:rPr>
          <w:highlight w:val="white"/>
        </w:rPr>
        <w:t xml:space="preserve">      foreach (KeyValuePair&lt;string,string&gt; pair in m_triGraphMap) {</w:t>
      </w:r>
    </w:p>
    <w:p w14:paraId="66ABA66A" w14:textId="77777777" w:rsidR="007B1C0F" w:rsidRPr="00903DBA" w:rsidRDefault="007B1C0F" w:rsidP="007B1C0F">
      <w:pPr>
        <w:pStyle w:val="Code"/>
        <w:rPr>
          <w:highlight w:val="white"/>
        </w:rPr>
      </w:pPr>
      <w:r w:rsidRPr="00903DBA">
        <w:rPr>
          <w:highlight w:val="white"/>
        </w:rPr>
        <w:t xml:space="preserve">        buffer.Replace(pair.Key, pair.Value);</w:t>
      </w:r>
    </w:p>
    <w:p w14:paraId="621C1E5A" w14:textId="77777777" w:rsidR="007B1C0F" w:rsidRPr="00903DBA" w:rsidRDefault="007B1C0F" w:rsidP="007B1C0F">
      <w:pPr>
        <w:pStyle w:val="Code"/>
        <w:rPr>
          <w:highlight w:val="white"/>
        </w:rPr>
      </w:pPr>
      <w:r w:rsidRPr="00903DBA">
        <w:rPr>
          <w:highlight w:val="white"/>
        </w:rPr>
        <w:t xml:space="preserve">      }</w:t>
      </w:r>
    </w:p>
    <w:p w14:paraId="6BC54779" w14:textId="77777777" w:rsidR="007B1C0F" w:rsidRPr="00903DBA" w:rsidRDefault="007B1C0F" w:rsidP="007B1C0F">
      <w:pPr>
        <w:pStyle w:val="Code"/>
        <w:rPr>
          <w:highlight w:val="white"/>
        </w:rPr>
      </w:pPr>
      <w:r w:rsidRPr="00903DBA">
        <w:rPr>
          <w:highlight w:val="white"/>
        </w:rPr>
        <w:t xml:space="preserve">    }</w:t>
      </w:r>
    </w:p>
    <w:p w14:paraId="2DDE07A7" w14:textId="227D6649" w:rsidR="005B1C6D" w:rsidRPr="00903DBA" w:rsidRDefault="005B1C6D" w:rsidP="005B1C6D">
      <w:pPr>
        <w:pStyle w:val="Code"/>
        <w:rPr>
          <w:highlight w:val="white"/>
        </w:rPr>
      </w:pPr>
    </w:p>
    <w:p w14:paraId="39D86045" w14:textId="77777777" w:rsidR="005B1C6D" w:rsidRPr="00903DBA" w:rsidRDefault="005B1C6D" w:rsidP="005B1C6D">
      <w:pPr>
        <w:pStyle w:val="Rubrik3"/>
        <w:numPr>
          <w:ilvl w:val="2"/>
          <w:numId w:val="5"/>
        </w:numPr>
      </w:pPr>
      <w:bookmarkStart w:id="531" w:name="_Toc57656153"/>
      <w:r w:rsidRPr="00903DBA">
        <w:t>Comments, Strings, and Characters</w:t>
      </w:r>
      <w:bookmarkEnd w:id="531"/>
    </w:p>
    <w:p w14:paraId="3CF1FF4C" w14:textId="77777777" w:rsidR="005B1C6D" w:rsidRPr="00903DBA" w:rsidRDefault="005B1C6D" w:rsidP="005B1C6D">
      <w:r w:rsidRPr="00903DBA">
        <w:t>The next step is to take care of block comments (/* to */) and line comments (// to the end of the line), strings, and characters. Since they may be nested, they need to be evaluated in the same phase.</w:t>
      </w:r>
    </w:p>
    <w:p w14:paraId="2ADBE459" w14:textId="77777777" w:rsidR="005B1C6D" w:rsidRPr="00903DBA" w:rsidRDefault="005B1C6D" w:rsidP="005B1C6D">
      <w:r w:rsidRPr="00903DBA">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903DBA" w:rsidRDefault="005B1C6D" w:rsidP="005B1C6D">
      <w:r w:rsidRPr="00903DBA">
        <w:t>To make the inspection of the source code buffer easier we start by adding three zero characters, which are removed at the end of the method.</w:t>
      </w:r>
    </w:p>
    <w:p w14:paraId="6C47307B" w14:textId="77777777" w:rsidR="005B1C6D" w:rsidRPr="00903DBA" w:rsidRDefault="005B1C6D" w:rsidP="005B1C6D">
      <w:r w:rsidRPr="00903DBA">
        <w:t xml:space="preserve">The </w:t>
      </w:r>
      <w:r w:rsidRPr="00903DBA">
        <w:rPr>
          <w:rStyle w:val="CodeInText"/>
        </w:rPr>
        <w:t>traverseLineComment</w:t>
      </w:r>
      <w:r w:rsidRPr="00903DBA">
        <w:t xml:space="preserve"> method is quite easy, we just continue until we find the end of the line (‘\n’) or the end of the buffer (‘\0’), and replace every preceding character with a blank.</w:t>
      </w:r>
    </w:p>
    <w:p w14:paraId="021BC065" w14:textId="77777777" w:rsidR="005B1C6D" w:rsidRPr="00903DBA" w:rsidRDefault="005B1C6D" w:rsidP="005B1C6D">
      <w:r w:rsidRPr="00903DBA">
        <w:t xml:space="preserve">The </w:t>
      </w:r>
      <w:r w:rsidRPr="00903DBA">
        <w:rPr>
          <w:rStyle w:val="CodeInText"/>
        </w:rPr>
        <w:t>traverseBlockComment</w:t>
      </w:r>
      <w:r w:rsidRPr="00903DBA">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903DBA" w:rsidRDefault="005B1C6D" w:rsidP="005B1C6D">
      <w:r w:rsidRPr="00903DBA">
        <w:t xml:space="preserve">The </w:t>
      </w:r>
      <w:r w:rsidRPr="00903DBA">
        <w:rPr>
          <w:rStyle w:val="CodeInText"/>
        </w:rPr>
        <w:t>traverseString</w:t>
      </w:r>
      <w:r w:rsidRPr="00903DBA">
        <w:t xml:space="preserve"> method needs to keep track of the end of the string (‘\”’), the end of the buffer (‘\0’), or newline in the string (‘\n’). The end of the buffer or newline result in error messages. Moreover, when we find a backslash (‘\\’) we call </w:t>
      </w:r>
      <w:r w:rsidRPr="00903DBA">
        <w:rPr>
          <w:rStyle w:val="CodeInText"/>
        </w:rPr>
        <w:t>doSlash</w:t>
      </w:r>
      <w:r w:rsidRPr="00903DBA">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903DBA" w:rsidRDefault="005B1C6D" w:rsidP="005B1C6D">
      <w:r w:rsidRPr="00903DBA">
        <w:t xml:space="preserve">The </w:t>
      </w:r>
      <w:r w:rsidRPr="00903DBA">
        <w:rPr>
          <w:rStyle w:val="CodeInText"/>
        </w:rPr>
        <w:t>traverseCharacter</w:t>
      </w:r>
      <w:r w:rsidRPr="00903DBA">
        <w:t xml:space="preserve"> method is similar to </w:t>
      </w:r>
      <w:r w:rsidRPr="00903DBA">
        <w:rPr>
          <w:rStyle w:val="CodeInText"/>
        </w:rPr>
        <w:t>traverseString</w:t>
      </w:r>
      <w:r w:rsidRPr="00903DBA">
        <w:t xml:space="preserve"> above, it generates error messages for end-of-line or newline, calls </w:t>
      </w:r>
      <w:r w:rsidRPr="00903DBA">
        <w:rPr>
          <w:rStyle w:val="CodeInText"/>
        </w:rPr>
        <w:t>doSlash</w:t>
      </w:r>
      <w:r w:rsidRPr="00903DBA">
        <w:t xml:space="preserve"> for each backslash, and finally changes each regular character into a backslash followed by three octal digits.</w:t>
      </w:r>
    </w:p>
    <w:p w14:paraId="419F8296" w14:textId="77777777" w:rsidR="005B1C6D" w:rsidRPr="00903DBA" w:rsidRDefault="005B1C6D" w:rsidP="005B1C6D">
      <w:pPr>
        <w:pStyle w:val="Code"/>
        <w:rPr>
          <w:highlight w:val="white"/>
        </w:rPr>
      </w:pPr>
      <w:r w:rsidRPr="00903DBA">
        <w:rPr>
          <w:highlight w:val="white"/>
        </w:rPr>
        <w:t xml:space="preserve">    public void TraverseBuffer(StringBuilder buffer) {</w:t>
      </w:r>
    </w:p>
    <w:p w14:paraId="1F618C16" w14:textId="77777777" w:rsidR="005B1C6D" w:rsidRPr="00903DBA" w:rsidRDefault="005B1C6D" w:rsidP="005B1C6D">
      <w:pPr>
        <w:pStyle w:val="Code"/>
        <w:rPr>
          <w:highlight w:val="white"/>
        </w:rPr>
      </w:pPr>
      <w:r w:rsidRPr="00903DBA">
        <w:rPr>
          <w:highlight w:val="white"/>
        </w:rPr>
        <w:t xml:space="preserve">      for (int index = 0; index &lt; buffer.Length; ++index) {</w:t>
      </w:r>
    </w:p>
    <w:p w14:paraId="7C47E86D" w14:textId="77777777" w:rsidR="005B1C6D" w:rsidRPr="00903DBA" w:rsidRDefault="005B1C6D" w:rsidP="005B1C6D">
      <w:pPr>
        <w:pStyle w:val="Code"/>
        <w:rPr>
          <w:highlight w:val="white"/>
        </w:rPr>
      </w:pPr>
      <w:r w:rsidRPr="00903DBA">
        <w:rPr>
          <w:highlight w:val="white"/>
        </w:rPr>
        <w:t xml:space="preserve">        if ((buffer[index] == '/') &amp;&amp; (buffer[index + 1] == '*')) {</w:t>
      </w:r>
    </w:p>
    <w:p w14:paraId="6DACA5E4" w14:textId="77777777" w:rsidR="005B1C6D" w:rsidRPr="00903DBA" w:rsidRDefault="005B1C6D" w:rsidP="005B1C6D">
      <w:pPr>
        <w:pStyle w:val="Code"/>
        <w:rPr>
          <w:highlight w:val="white"/>
        </w:rPr>
      </w:pPr>
      <w:r w:rsidRPr="00903DBA">
        <w:rPr>
          <w:highlight w:val="white"/>
        </w:rPr>
        <w:t xml:space="preserve">          buffer[index++] = ' ';</w:t>
      </w:r>
    </w:p>
    <w:p w14:paraId="13650541" w14:textId="77777777" w:rsidR="005B1C6D" w:rsidRPr="00903DBA" w:rsidRDefault="005B1C6D" w:rsidP="005B1C6D">
      <w:pPr>
        <w:pStyle w:val="Code"/>
        <w:rPr>
          <w:highlight w:val="white"/>
        </w:rPr>
      </w:pPr>
      <w:r w:rsidRPr="00903DBA">
        <w:rPr>
          <w:highlight w:val="white"/>
        </w:rPr>
        <w:t xml:space="preserve">          buffer[index++] = ' ';</w:t>
      </w:r>
    </w:p>
    <w:p w14:paraId="258757F8" w14:textId="77777777" w:rsidR="005B1C6D" w:rsidRPr="00903DBA" w:rsidRDefault="005B1C6D" w:rsidP="005B1C6D">
      <w:pPr>
        <w:pStyle w:val="Code"/>
        <w:rPr>
          <w:highlight w:val="white"/>
        </w:rPr>
      </w:pPr>
    </w:p>
    <w:p w14:paraId="54469843" w14:textId="77777777" w:rsidR="005B1C6D" w:rsidRPr="00903DBA" w:rsidRDefault="005B1C6D" w:rsidP="005B1C6D">
      <w:pPr>
        <w:pStyle w:val="Code"/>
        <w:rPr>
          <w:highlight w:val="white"/>
        </w:rPr>
      </w:pPr>
      <w:r w:rsidRPr="00903DBA">
        <w:rPr>
          <w:highlight w:val="white"/>
        </w:rPr>
        <w:t xml:space="preserve">          for (; true; ++index) {</w:t>
      </w:r>
    </w:p>
    <w:p w14:paraId="334C3402" w14:textId="77777777" w:rsidR="005B1C6D" w:rsidRPr="00903DBA" w:rsidRDefault="005B1C6D" w:rsidP="005B1C6D">
      <w:pPr>
        <w:pStyle w:val="Code"/>
        <w:rPr>
          <w:highlight w:val="white"/>
        </w:rPr>
      </w:pPr>
      <w:r w:rsidRPr="00903DBA">
        <w:rPr>
          <w:highlight w:val="white"/>
        </w:rPr>
        <w:t xml:space="preserve">            if (index == buffer.Length) {</w:t>
      </w:r>
    </w:p>
    <w:p w14:paraId="0D73F943" w14:textId="77777777" w:rsidR="005B1C6D" w:rsidRPr="00903DBA" w:rsidRDefault="005B1C6D" w:rsidP="005B1C6D">
      <w:pPr>
        <w:pStyle w:val="Code"/>
        <w:rPr>
          <w:highlight w:val="white"/>
        </w:rPr>
      </w:pPr>
      <w:r w:rsidRPr="00903DBA">
        <w:rPr>
          <w:highlight w:val="white"/>
        </w:rPr>
        <w:t xml:space="preserve">              Assert.Error(Message.Unfinished_block_comment);</w:t>
      </w:r>
    </w:p>
    <w:p w14:paraId="352E2C39" w14:textId="77777777" w:rsidR="005B1C6D" w:rsidRPr="00903DBA" w:rsidRDefault="005B1C6D" w:rsidP="005B1C6D">
      <w:pPr>
        <w:pStyle w:val="Code"/>
        <w:rPr>
          <w:highlight w:val="white"/>
        </w:rPr>
      </w:pPr>
      <w:r w:rsidRPr="00903DBA">
        <w:rPr>
          <w:highlight w:val="white"/>
        </w:rPr>
        <w:t xml:space="preserve">            }</w:t>
      </w:r>
    </w:p>
    <w:p w14:paraId="476358FA"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49595998" w14:textId="77777777" w:rsidR="005B1C6D" w:rsidRPr="00903DBA" w:rsidRDefault="005B1C6D" w:rsidP="005B1C6D">
      <w:pPr>
        <w:pStyle w:val="Code"/>
        <w:rPr>
          <w:highlight w:val="white"/>
        </w:rPr>
      </w:pPr>
      <w:r w:rsidRPr="00903DBA">
        <w:rPr>
          <w:highlight w:val="white"/>
        </w:rPr>
        <w:t xml:space="preserve">              buffer[index++] = ' ';</w:t>
      </w:r>
    </w:p>
    <w:p w14:paraId="03CEEFD8" w14:textId="77777777" w:rsidR="005B1C6D" w:rsidRPr="00903DBA" w:rsidRDefault="005B1C6D" w:rsidP="005B1C6D">
      <w:pPr>
        <w:pStyle w:val="Code"/>
        <w:rPr>
          <w:highlight w:val="white"/>
        </w:rPr>
      </w:pPr>
      <w:r w:rsidRPr="00903DBA">
        <w:rPr>
          <w:highlight w:val="white"/>
        </w:rPr>
        <w:t xml:space="preserve">              buffer[index] = ' ';</w:t>
      </w:r>
    </w:p>
    <w:p w14:paraId="34D3D9DB" w14:textId="77777777" w:rsidR="005B1C6D" w:rsidRPr="00903DBA" w:rsidRDefault="005B1C6D" w:rsidP="005B1C6D">
      <w:pPr>
        <w:pStyle w:val="Code"/>
        <w:rPr>
          <w:highlight w:val="white"/>
        </w:rPr>
      </w:pPr>
      <w:r w:rsidRPr="00903DBA">
        <w:rPr>
          <w:highlight w:val="white"/>
        </w:rPr>
        <w:t xml:space="preserve">              break;</w:t>
      </w:r>
    </w:p>
    <w:p w14:paraId="3E597CBA" w14:textId="77777777" w:rsidR="005B1C6D" w:rsidRPr="00903DBA" w:rsidRDefault="005B1C6D" w:rsidP="005B1C6D">
      <w:pPr>
        <w:pStyle w:val="Code"/>
        <w:rPr>
          <w:highlight w:val="white"/>
        </w:rPr>
      </w:pPr>
      <w:r w:rsidRPr="00903DBA">
        <w:rPr>
          <w:highlight w:val="white"/>
        </w:rPr>
        <w:t xml:space="preserve">            }</w:t>
      </w:r>
    </w:p>
    <w:p w14:paraId="0A12C111" w14:textId="77777777" w:rsidR="005B1C6D" w:rsidRPr="00903DBA" w:rsidRDefault="005B1C6D" w:rsidP="005B1C6D">
      <w:pPr>
        <w:pStyle w:val="Code"/>
        <w:rPr>
          <w:highlight w:val="white"/>
        </w:rPr>
      </w:pPr>
      <w:r w:rsidRPr="00903DBA">
        <w:rPr>
          <w:highlight w:val="white"/>
        </w:rPr>
        <w:t xml:space="preserve">            else if (buffer[index] == '\n') {</w:t>
      </w:r>
    </w:p>
    <w:p w14:paraId="0C856652" w14:textId="77777777" w:rsidR="005B1C6D" w:rsidRPr="00903DBA" w:rsidRDefault="005B1C6D" w:rsidP="005B1C6D">
      <w:pPr>
        <w:pStyle w:val="Code"/>
        <w:rPr>
          <w:highlight w:val="white"/>
        </w:rPr>
      </w:pPr>
      <w:r w:rsidRPr="00903DBA">
        <w:rPr>
          <w:highlight w:val="white"/>
        </w:rPr>
        <w:t xml:space="preserve">              ++CCompiler_Main.Scanner.Line;</w:t>
      </w:r>
    </w:p>
    <w:p w14:paraId="74B313A7" w14:textId="77777777" w:rsidR="005B1C6D" w:rsidRPr="00903DBA" w:rsidRDefault="005B1C6D" w:rsidP="005B1C6D">
      <w:pPr>
        <w:pStyle w:val="Code"/>
        <w:rPr>
          <w:highlight w:val="white"/>
        </w:rPr>
      </w:pPr>
      <w:r w:rsidRPr="00903DBA">
        <w:rPr>
          <w:highlight w:val="white"/>
        </w:rPr>
        <w:t xml:space="preserve">            }</w:t>
      </w:r>
    </w:p>
    <w:p w14:paraId="1505F2E5" w14:textId="77777777" w:rsidR="005B1C6D" w:rsidRPr="00903DBA" w:rsidRDefault="005B1C6D" w:rsidP="005B1C6D">
      <w:pPr>
        <w:pStyle w:val="Code"/>
        <w:rPr>
          <w:highlight w:val="white"/>
        </w:rPr>
      </w:pPr>
      <w:r w:rsidRPr="00903DBA">
        <w:rPr>
          <w:highlight w:val="white"/>
        </w:rPr>
        <w:t xml:space="preserve">            else {</w:t>
      </w:r>
    </w:p>
    <w:p w14:paraId="2043ED2C" w14:textId="77777777" w:rsidR="005B1C6D" w:rsidRPr="00903DBA" w:rsidRDefault="005B1C6D" w:rsidP="005B1C6D">
      <w:pPr>
        <w:pStyle w:val="Code"/>
        <w:rPr>
          <w:highlight w:val="white"/>
        </w:rPr>
      </w:pPr>
      <w:r w:rsidRPr="00903DBA">
        <w:rPr>
          <w:highlight w:val="white"/>
        </w:rPr>
        <w:t xml:space="preserve">              buffer[index] = ' ';</w:t>
      </w:r>
    </w:p>
    <w:p w14:paraId="68EE6A61" w14:textId="77777777" w:rsidR="005B1C6D" w:rsidRPr="00903DBA" w:rsidRDefault="005B1C6D" w:rsidP="005B1C6D">
      <w:pPr>
        <w:pStyle w:val="Code"/>
        <w:rPr>
          <w:highlight w:val="white"/>
        </w:rPr>
      </w:pPr>
      <w:r w:rsidRPr="00903DBA">
        <w:rPr>
          <w:highlight w:val="white"/>
        </w:rPr>
        <w:t xml:space="preserve">            }</w:t>
      </w:r>
    </w:p>
    <w:p w14:paraId="1D73EA53" w14:textId="77777777" w:rsidR="005B1C6D" w:rsidRPr="00903DBA" w:rsidRDefault="005B1C6D" w:rsidP="005B1C6D">
      <w:pPr>
        <w:pStyle w:val="Code"/>
        <w:rPr>
          <w:highlight w:val="white"/>
        </w:rPr>
      </w:pPr>
      <w:r w:rsidRPr="00903DBA">
        <w:rPr>
          <w:highlight w:val="white"/>
        </w:rPr>
        <w:t xml:space="preserve">          }</w:t>
      </w:r>
    </w:p>
    <w:p w14:paraId="02F138E4" w14:textId="77777777" w:rsidR="005B1C6D" w:rsidRPr="00903DBA" w:rsidRDefault="005B1C6D" w:rsidP="005B1C6D">
      <w:pPr>
        <w:pStyle w:val="Code"/>
        <w:rPr>
          <w:highlight w:val="white"/>
        </w:rPr>
      </w:pPr>
      <w:r w:rsidRPr="00903DBA">
        <w:rPr>
          <w:highlight w:val="white"/>
        </w:rPr>
        <w:t xml:space="preserve">        }</w:t>
      </w:r>
    </w:p>
    <w:p w14:paraId="7B2021EC"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1AC24330" w14:textId="77777777" w:rsidR="005B1C6D" w:rsidRPr="00903DBA" w:rsidRDefault="005B1C6D" w:rsidP="005B1C6D">
      <w:pPr>
        <w:pStyle w:val="Code"/>
        <w:rPr>
          <w:highlight w:val="white"/>
        </w:rPr>
      </w:pPr>
      <w:r w:rsidRPr="00903DBA">
        <w:rPr>
          <w:highlight w:val="white"/>
        </w:rPr>
        <w:t xml:space="preserve">          buffer[index++] = ' ';</w:t>
      </w:r>
    </w:p>
    <w:p w14:paraId="29985AEF" w14:textId="77777777" w:rsidR="005B1C6D" w:rsidRPr="00903DBA" w:rsidRDefault="005B1C6D" w:rsidP="005B1C6D">
      <w:pPr>
        <w:pStyle w:val="Code"/>
        <w:rPr>
          <w:highlight w:val="white"/>
        </w:rPr>
      </w:pPr>
      <w:r w:rsidRPr="00903DBA">
        <w:rPr>
          <w:highlight w:val="white"/>
        </w:rPr>
        <w:t xml:space="preserve">          buffer[index++] = ' ';</w:t>
      </w:r>
    </w:p>
    <w:p w14:paraId="54E55C23" w14:textId="77777777" w:rsidR="005B1C6D" w:rsidRPr="00903DBA" w:rsidRDefault="005B1C6D" w:rsidP="005B1C6D">
      <w:pPr>
        <w:pStyle w:val="Code"/>
        <w:rPr>
          <w:highlight w:val="white"/>
        </w:rPr>
      </w:pPr>
    </w:p>
    <w:p w14:paraId="7E0C9855" w14:textId="77777777" w:rsidR="005B1C6D" w:rsidRPr="00903DBA" w:rsidRDefault="005B1C6D" w:rsidP="005B1C6D">
      <w:pPr>
        <w:pStyle w:val="Code"/>
        <w:rPr>
          <w:highlight w:val="white"/>
        </w:rPr>
      </w:pPr>
      <w:r w:rsidRPr="00903DBA">
        <w:rPr>
          <w:highlight w:val="white"/>
        </w:rPr>
        <w:t xml:space="preserve">          for (; true; ++index) {</w:t>
      </w:r>
    </w:p>
    <w:p w14:paraId="443CEB1E" w14:textId="77777777" w:rsidR="005B1C6D" w:rsidRPr="00903DBA" w:rsidRDefault="005B1C6D" w:rsidP="005B1C6D">
      <w:pPr>
        <w:pStyle w:val="Code"/>
        <w:rPr>
          <w:highlight w:val="white"/>
        </w:rPr>
      </w:pPr>
      <w:r w:rsidRPr="00903DBA">
        <w:rPr>
          <w:highlight w:val="white"/>
        </w:rPr>
        <w:t xml:space="preserve">            if ((index == buffer.Length) || (buffer[index] == '\n')) {</w:t>
      </w:r>
    </w:p>
    <w:p w14:paraId="7014A9A6" w14:textId="77777777" w:rsidR="005B1C6D" w:rsidRPr="00903DBA" w:rsidRDefault="005B1C6D" w:rsidP="005B1C6D">
      <w:pPr>
        <w:pStyle w:val="Code"/>
        <w:rPr>
          <w:highlight w:val="white"/>
        </w:rPr>
      </w:pPr>
      <w:r w:rsidRPr="00903DBA">
        <w:rPr>
          <w:highlight w:val="white"/>
        </w:rPr>
        <w:t xml:space="preserve">              break;</w:t>
      </w:r>
    </w:p>
    <w:p w14:paraId="63BD37A5" w14:textId="77777777" w:rsidR="005B1C6D" w:rsidRPr="00903DBA" w:rsidRDefault="005B1C6D" w:rsidP="005B1C6D">
      <w:pPr>
        <w:pStyle w:val="Code"/>
        <w:rPr>
          <w:highlight w:val="white"/>
        </w:rPr>
      </w:pPr>
      <w:r w:rsidRPr="00903DBA">
        <w:rPr>
          <w:highlight w:val="white"/>
        </w:rPr>
        <w:t xml:space="preserve">            }</w:t>
      </w:r>
    </w:p>
    <w:p w14:paraId="6D0C95F9" w14:textId="77777777" w:rsidR="005B1C6D" w:rsidRPr="00903DBA" w:rsidRDefault="005B1C6D" w:rsidP="005B1C6D">
      <w:pPr>
        <w:pStyle w:val="Code"/>
        <w:rPr>
          <w:highlight w:val="white"/>
        </w:rPr>
      </w:pPr>
      <w:r w:rsidRPr="00903DBA">
        <w:rPr>
          <w:highlight w:val="white"/>
        </w:rPr>
        <w:t xml:space="preserve">            else {</w:t>
      </w:r>
    </w:p>
    <w:p w14:paraId="16E253EA" w14:textId="77777777" w:rsidR="005B1C6D" w:rsidRPr="00903DBA" w:rsidRDefault="005B1C6D" w:rsidP="005B1C6D">
      <w:pPr>
        <w:pStyle w:val="Code"/>
        <w:rPr>
          <w:highlight w:val="white"/>
        </w:rPr>
      </w:pPr>
      <w:r w:rsidRPr="00903DBA">
        <w:rPr>
          <w:highlight w:val="white"/>
        </w:rPr>
        <w:t xml:space="preserve">              buffer[index] = ' ';</w:t>
      </w:r>
    </w:p>
    <w:p w14:paraId="03BA0590" w14:textId="77777777" w:rsidR="005B1C6D" w:rsidRPr="00903DBA" w:rsidRDefault="005B1C6D" w:rsidP="005B1C6D">
      <w:pPr>
        <w:pStyle w:val="Code"/>
        <w:rPr>
          <w:highlight w:val="white"/>
        </w:rPr>
      </w:pPr>
      <w:r w:rsidRPr="00903DBA">
        <w:rPr>
          <w:highlight w:val="white"/>
        </w:rPr>
        <w:t xml:space="preserve">            }</w:t>
      </w:r>
    </w:p>
    <w:p w14:paraId="127418B7" w14:textId="77777777" w:rsidR="005B1C6D" w:rsidRPr="00903DBA" w:rsidRDefault="005B1C6D" w:rsidP="005B1C6D">
      <w:pPr>
        <w:pStyle w:val="Code"/>
        <w:rPr>
          <w:highlight w:val="white"/>
        </w:rPr>
      </w:pPr>
      <w:r w:rsidRPr="00903DBA">
        <w:rPr>
          <w:highlight w:val="white"/>
        </w:rPr>
        <w:t xml:space="preserve">          }</w:t>
      </w:r>
    </w:p>
    <w:p w14:paraId="0AE4EF30" w14:textId="77777777" w:rsidR="005B1C6D" w:rsidRPr="00903DBA" w:rsidRDefault="005B1C6D" w:rsidP="005B1C6D">
      <w:pPr>
        <w:pStyle w:val="Code"/>
        <w:rPr>
          <w:highlight w:val="white"/>
        </w:rPr>
      </w:pPr>
      <w:r w:rsidRPr="00903DBA">
        <w:rPr>
          <w:highlight w:val="white"/>
        </w:rPr>
        <w:t xml:space="preserve">        }</w:t>
      </w:r>
    </w:p>
    <w:p w14:paraId="0BB8BB97" w14:textId="77777777" w:rsidR="005B1C6D" w:rsidRPr="00903DBA" w:rsidRDefault="005B1C6D" w:rsidP="005B1C6D">
      <w:pPr>
        <w:pStyle w:val="Code"/>
        <w:rPr>
          <w:highlight w:val="white"/>
        </w:rPr>
      </w:pPr>
      <w:r w:rsidRPr="00903DBA">
        <w:rPr>
          <w:highlight w:val="white"/>
        </w:rPr>
        <w:t xml:space="preserve">        else if ((buffer[index] == '\'')) {</w:t>
      </w:r>
    </w:p>
    <w:p w14:paraId="49013758" w14:textId="77777777" w:rsidR="005B1C6D" w:rsidRPr="00903DBA" w:rsidRDefault="005B1C6D" w:rsidP="005B1C6D">
      <w:pPr>
        <w:pStyle w:val="Code"/>
        <w:rPr>
          <w:highlight w:val="white"/>
        </w:rPr>
      </w:pPr>
      <w:r w:rsidRPr="00903DBA">
        <w:rPr>
          <w:highlight w:val="white"/>
        </w:rPr>
        <w:t xml:space="preserve">          ++index;</w:t>
      </w:r>
    </w:p>
    <w:p w14:paraId="4EB4FA3E" w14:textId="77777777" w:rsidR="005B1C6D" w:rsidRPr="00903DBA" w:rsidRDefault="005B1C6D" w:rsidP="005B1C6D">
      <w:pPr>
        <w:pStyle w:val="Code"/>
        <w:rPr>
          <w:highlight w:val="white"/>
        </w:rPr>
      </w:pPr>
    </w:p>
    <w:p w14:paraId="0FF0FD1C" w14:textId="77777777" w:rsidR="005B1C6D" w:rsidRPr="00903DBA" w:rsidRDefault="005B1C6D" w:rsidP="005B1C6D">
      <w:pPr>
        <w:pStyle w:val="Code"/>
        <w:rPr>
          <w:highlight w:val="white"/>
        </w:rPr>
      </w:pPr>
      <w:r w:rsidRPr="00903DBA">
        <w:rPr>
          <w:highlight w:val="white"/>
        </w:rPr>
        <w:t xml:space="preserve">          for (; true; ++index) {</w:t>
      </w:r>
    </w:p>
    <w:p w14:paraId="2B2AD3D2" w14:textId="77777777" w:rsidR="005B1C6D" w:rsidRPr="00903DBA" w:rsidRDefault="005B1C6D" w:rsidP="005B1C6D">
      <w:pPr>
        <w:pStyle w:val="Code"/>
        <w:rPr>
          <w:highlight w:val="white"/>
        </w:rPr>
      </w:pPr>
      <w:r w:rsidRPr="00903DBA">
        <w:rPr>
          <w:highlight w:val="white"/>
        </w:rPr>
        <w:t xml:space="preserve">            if (index == buffer.Length) {</w:t>
      </w:r>
    </w:p>
    <w:p w14:paraId="250CDF0E" w14:textId="77777777" w:rsidR="005B1C6D" w:rsidRPr="00903DBA" w:rsidRDefault="005B1C6D" w:rsidP="005B1C6D">
      <w:pPr>
        <w:pStyle w:val="Code"/>
        <w:rPr>
          <w:highlight w:val="white"/>
        </w:rPr>
      </w:pPr>
      <w:r w:rsidRPr="00903DBA">
        <w:rPr>
          <w:highlight w:val="white"/>
        </w:rPr>
        <w:t xml:space="preserve">              Assert.Error(Message.Unfinished_character);</w:t>
      </w:r>
    </w:p>
    <w:p w14:paraId="79D5E5AA" w14:textId="77777777" w:rsidR="005B1C6D" w:rsidRPr="00903DBA" w:rsidRDefault="005B1C6D" w:rsidP="005B1C6D">
      <w:pPr>
        <w:pStyle w:val="Code"/>
        <w:rPr>
          <w:highlight w:val="white"/>
        </w:rPr>
      </w:pPr>
      <w:r w:rsidRPr="00903DBA">
        <w:rPr>
          <w:highlight w:val="white"/>
        </w:rPr>
        <w:t xml:space="preserve">            }</w:t>
      </w:r>
    </w:p>
    <w:p w14:paraId="1DD892D6" w14:textId="77777777" w:rsidR="005B1C6D" w:rsidRPr="00903DBA" w:rsidRDefault="005B1C6D" w:rsidP="005B1C6D">
      <w:pPr>
        <w:pStyle w:val="Code"/>
        <w:rPr>
          <w:highlight w:val="white"/>
        </w:rPr>
      </w:pPr>
      <w:r w:rsidRPr="00903DBA">
        <w:rPr>
          <w:highlight w:val="white"/>
        </w:rPr>
        <w:t xml:space="preserve">            else if (buffer[index] == '\n') {</w:t>
      </w:r>
    </w:p>
    <w:p w14:paraId="1885DAC2" w14:textId="77777777" w:rsidR="005B1C6D" w:rsidRPr="00903DBA" w:rsidRDefault="005B1C6D" w:rsidP="005B1C6D">
      <w:pPr>
        <w:pStyle w:val="Code"/>
        <w:rPr>
          <w:highlight w:val="white"/>
        </w:rPr>
      </w:pPr>
      <w:r w:rsidRPr="00903DBA">
        <w:rPr>
          <w:highlight w:val="white"/>
        </w:rPr>
        <w:t xml:space="preserve">              Assert.Error(Message.Newline_in_character);</w:t>
      </w:r>
    </w:p>
    <w:p w14:paraId="62261519" w14:textId="77777777" w:rsidR="005B1C6D" w:rsidRPr="00903DBA" w:rsidRDefault="005B1C6D" w:rsidP="005B1C6D">
      <w:pPr>
        <w:pStyle w:val="Code"/>
        <w:rPr>
          <w:highlight w:val="white"/>
        </w:rPr>
      </w:pPr>
      <w:r w:rsidRPr="00903DBA">
        <w:rPr>
          <w:highlight w:val="white"/>
        </w:rPr>
        <w:t xml:space="preserve">            }</w:t>
      </w:r>
    </w:p>
    <w:p w14:paraId="6A044B01"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41BE46EC" w14:textId="77777777" w:rsidR="005B1C6D" w:rsidRPr="00903DBA" w:rsidRDefault="005B1C6D" w:rsidP="005B1C6D">
      <w:pPr>
        <w:pStyle w:val="Code"/>
        <w:rPr>
          <w:highlight w:val="white"/>
        </w:rPr>
      </w:pPr>
      <w:r w:rsidRPr="00903DBA">
        <w:rPr>
          <w:highlight w:val="white"/>
        </w:rPr>
        <w:t xml:space="preserve">              ++index;</w:t>
      </w:r>
    </w:p>
    <w:p w14:paraId="3BB3923E" w14:textId="77777777" w:rsidR="005B1C6D" w:rsidRPr="00903DBA" w:rsidRDefault="005B1C6D" w:rsidP="005B1C6D">
      <w:pPr>
        <w:pStyle w:val="Code"/>
        <w:rPr>
          <w:highlight w:val="white"/>
        </w:rPr>
      </w:pPr>
      <w:r w:rsidRPr="00903DBA">
        <w:rPr>
          <w:highlight w:val="white"/>
        </w:rPr>
        <w:t xml:space="preserve">            }</w:t>
      </w:r>
    </w:p>
    <w:p w14:paraId="72FE2B70" w14:textId="77777777" w:rsidR="005B1C6D" w:rsidRPr="00903DBA" w:rsidRDefault="005B1C6D" w:rsidP="005B1C6D">
      <w:pPr>
        <w:pStyle w:val="Code"/>
        <w:rPr>
          <w:highlight w:val="white"/>
        </w:rPr>
      </w:pPr>
      <w:r w:rsidRPr="00903DBA">
        <w:rPr>
          <w:highlight w:val="white"/>
        </w:rPr>
        <w:t xml:space="preserve">            else if (buffer[index] == '\'') {</w:t>
      </w:r>
    </w:p>
    <w:p w14:paraId="1BD55C81" w14:textId="77777777" w:rsidR="005B1C6D" w:rsidRPr="00903DBA" w:rsidRDefault="005B1C6D" w:rsidP="005B1C6D">
      <w:pPr>
        <w:pStyle w:val="Code"/>
        <w:rPr>
          <w:highlight w:val="white"/>
        </w:rPr>
      </w:pPr>
      <w:r w:rsidRPr="00903DBA">
        <w:rPr>
          <w:highlight w:val="white"/>
        </w:rPr>
        <w:t xml:space="preserve">              break;</w:t>
      </w:r>
    </w:p>
    <w:p w14:paraId="634A7B3B" w14:textId="77777777" w:rsidR="005B1C6D" w:rsidRPr="00903DBA" w:rsidRDefault="005B1C6D" w:rsidP="005B1C6D">
      <w:pPr>
        <w:pStyle w:val="Code"/>
        <w:rPr>
          <w:highlight w:val="white"/>
        </w:rPr>
      </w:pPr>
      <w:r w:rsidRPr="00903DBA">
        <w:rPr>
          <w:highlight w:val="white"/>
        </w:rPr>
        <w:t xml:space="preserve">            }</w:t>
      </w:r>
    </w:p>
    <w:p w14:paraId="3B667361" w14:textId="77777777" w:rsidR="005B1C6D" w:rsidRPr="00903DBA" w:rsidRDefault="005B1C6D" w:rsidP="005B1C6D">
      <w:pPr>
        <w:pStyle w:val="Code"/>
        <w:rPr>
          <w:highlight w:val="white"/>
        </w:rPr>
      </w:pPr>
      <w:r w:rsidRPr="00903DBA">
        <w:rPr>
          <w:highlight w:val="white"/>
        </w:rPr>
        <w:t xml:space="preserve">          }</w:t>
      </w:r>
    </w:p>
    <w:p w14:paraId="64652E1F" w14:textId="77777777" w:rsidR="005B1C6D" w:rsidRPr="00903DBA" w:rsidRDefault="005B1C6D" w:rsidP="005B1C6D">
      <w:pPr>
        <w:pStyle w:val="Code"/>
        <w:rPr>
          <w:highlight w:val="white"/>
        </w:rPr>
      </w:pPr>
      <w:r w:rsidRPr="00903DBA">
        <w:rPr>
          <w:highlight w:val="white"/>
        </w:rPr>
        <w:t xml:space="preserve">        }</w:t>
      </w:r>
    </w:p>
    <w:p w14:paraId="18A74BF5" w14:textId="77777777" w:rsidR="005B1C6D" w:rsidRPr="00903DBA" w:rsidRDefault="005B1C6D" w:rsidP="005B1C6D">
      <w:pPr>
        <w:pStyle w:val="Code"/>
        <w:rPr>
          <w:highlight w:val="white"/>
        </w:rPr>
      </w:pPr>
      <w:r w:rsidRPr="00903DBA">
        <w:rPr>
          <w:highlight w:val="white"/>
        </w:rPr>
        <w:t xml:space="preserve">        else if ((buffer[index] == '\"')) {</w:t>
      </w:r>
    </w:p>
    <w:p w14:paraId="6519B0AC" w14:textId="77777777" w:rsidR="005B1C6D" w:rsidRPr="00903DBA" w:rsidRDefault="005B1C6D" w:rsidP="005B1C6D">
      <w:pPr>
        <w:pStyle w:val="Code"/>
        <w:rPr>
          <w:highlight w:val="white"/>
        </w:rPr>
      </w:pPr>
      <w:r w:rsidRPr="00903DBA">
        <w:rPr>
          <w:highlight w:val="white"/>
        </w:rPr>
        <w:t xml:space="preserve">          ++index;</w:t>
      </w:r>
    </w:p>
    <w:p w14:paraId="259B98F1" w14:textId="77777777" w:rsidR="005B1C6D" w:rsidRPr="00903DBA" w:rsidRDefault="005B1C6D" w:rsidP="005B1C6D">
      <w:pPr>
        <w:pStyle w:val="Code"/>
        <w:rPr>
          <w:highlight w:val="white"/>
        </w:rPr>
      </w:pPr>
    </w:p>
    <w:p w14:paraId="5D4722F3" w14:textId="77777777" w:rsidR="005B1C6D" w:rsidRPr="00903DBA" w:rsidRDefault="005B1C6D" w:rsidP="005B1C6D">
      <w:pPr>
        <w:pStyle w:val="Code"/>
        <w:rPr>
          <w:highlight w:val="white"/>
        </w:rPr>
      </w:pPr>
      <w:r w:rsidRPr="00903DBA">
        <w:rPr>
          <w:highlight w:val="white"/>
        </w:rPr>
        <w:t xml:space="preserve">          for (; true; ++index) {</w:t>
      </w:r>
    </w:p>
    <w:p w14:paraId="0D14B679" w14:textId="77777777" w:rsidR="005B1C6D" w:rsidRPr="00903DBA" w:rsidRDefault="005B1C6D" w:rsidP="005B1C6D">
      <w:pPr>
        <w:pStyle w:val="Code"/>
        <w:rPr>
          <w:highlight w:val="white"/>
        </w:rPr>
      </w:pPr>
      <w:r w:rsidRPr="00903DBA">
        <w:rPr>
          <w:highlight w:val="white"/>
        </w:rPr>
        <w:t xml:space="preserve">            if (index == buffer.Length) {</w:t>
      </w:r>
    </w:p>
    <w:p w14:paraId="6EA8EC89" w14:textId="77777777" w:rsidR="005B1C6D" w:rsidRPr="00903DBA" w:rsidRDefault="005B1C6D" w:rsidP="005B1C6D">
      <w:pPr>
        <w:pStyle w:val="Code"/>
        <w:rPr>
          <w:highlight w:val="white"/>
        </w:rPr>
      </w:pPr>
      <w:r w:rsidRPr="00903DBA">
        <w:rPr>
          <w:highlight w:val="white"/>
        </w:rPr>
        <w:t xml:space="preserve">              Assert.Error(Message.Unfinished_string);</w:t>
      </w:r>
    </w:p>
    <w:p w14:paraId="618746E4" w14:textId="77777777" w:rsidR="005B1C6D" w:rsidRPr="00903DBA" w:rsidRDefault="005B1C6D" w:rsidP="005B1C6D">
      <w:pPr>
        <w:pStyle w:val="Code"/>
        <w:rPr>
          <w:highlight w:val="white"/>
        </w:rPr>
      </w:pPr>
      <w:r w:rsidRPr="00903DBA">
        <w:rPr>
          <w:highlight w:val="white"/>
        </w:rPr>
        <w:t xml:space="preserve">            }</w:t>
      </w:r>
    </w:p>
    <w:p w14:paraId="1DB7943D" w14:textId="77777777" w:rsidR="005B1C6D" w:rsidRPr="00903DBA" w:rsidRDefault="005B1C6D" w:rsidP="005B1C6D">
      <w:pPr>
        <w:pStyle w:val="Code"/>
        <w:rPr>
          <w:highlight w:val="white"/>
        </w:rPr>
      </w:pPr>
      <w:r w:rsidRPr="00903DBA">
        <w:rPr>
          <w:highlight w:val="white"/>
        </w:rPr>
        <w:t xml:space="preserve">            else if (buffer[index] == '\n') {</w:t>
      </w:r>
    </w:p>
    <w:p w14:paraId="26BEA1DB" w14:textId="77777777" w:rsidR="005B1C6D" w:rsidRPr="00903DBA" w:rsidRDefault="005B1C6D" w:rsidP="005B1C6D">
      <w:pPr>
        <w:pStyle w:val="Code"/>
        <w:rPr>
          <w:highlight w:val="white"/>
        </w:rPr>
      </w:pPr>
      <w:r w:rsidRPr="00903DBA">
        <w:rPr>
          <w:highlight w:val="white"/>
        </w:rPr>
        <w:t xml:space="preserve">              Assert.Error(Message.Newline_in_string);</w:t>
      </w:r>
    </w:p>
    <w:p w14:paraId="7A542326" w14:textId="77777777" w:rsidR="005B1C6D" w:rsidRPr="00903DBA" w:rsidRDefault="005B1C6D" w:rsidP="005B1C6D">
      <w:pPr>
        <w:pStyle w:val="Code"/>
        <w:rPr>
          <w:highlight w:val="white"/>
        </w:rPr>
      </w:pPr>
      <w:r w:rsidRPr="00903DBA">
        <w:rPr>
          <w:highlight w:val="white"/>
        </w:rPr>
        <w:t xml:space="preserve">            }</w:t>
      </w:r>
    </w:p>
    <w:p w14:paraId="08D56BC8"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7E949E9C" w14:textId="77777777" w:rsidR="005B1C6D" w:rsidRPr="00903DBA" w:rsidRDefault="005B1C6D" w:rsidP="005B1C6D">
      <w:pPr>
        <w:pStyle w:val="Code"/>
        <w:rPr>
          <w:highlight w:val="white"/>
        </w:rPr>
      </w:pPr>
      <w:r w:rsidRPr="00903DBA">
        <w:rPr>
          <w:highlight w:val="white"/>
        </w:rPr>
        <w:t xml:space="preserve">              ++index;</w:t>
      </w:r>
    </w:p>
    <w:p w14:paraId="2695C767" w14:textId="77777777" w:rsidR="005B1C6D" w:rsidRPr="00903DBA" w:rsidRDefault="005B1C6D" w:rsidP="005B1C6D">
      <w:pPr>
        <w:pStyle w:val="Code"/>
        <w:rPr>
          <w:highlight w:val="white"/>
        </w:rPr>
      </w:pPr>
      <w:r w:rsidRPr="00903DBA">
        <w:rPr>
          <w:highlight w:val="white"/>
        </w:rPr>
        <w:t xml:space="preserve">            }</w:t>
      </w:r>
    </w:p>
    <w:p w14:paraId="5B0F704A" w14:textId="77777777" w:rsidR="005B1C6D" w:rsidRPr="00903DBA" w:rsidRDefault="005B1C6D" w:rsidP="005B1C6D">
      <w:pPr>
        <w:pStyle w:val="Code"/>
        <w:rPr>
          <w:highlight w:val="white"/>
        </w:rPr>
      </w:pPr>
      <w:r w:rsidRPr="00903DBA">
        <w:rPr>
          <w:highlight w:val="white"/>
        </w:rPr>
        <w:t xml:space="preserve">            else if (buffer[index] == '\"') {</w:t>
      </w:r>
    </w:p>
    <w:p w14:paraId="7A53B7B9" w14:textId="77777777" w:rsidR="005B1C6D" w:rsidRPr="00903DBA" w:rsidRDefault="005B1C6D" w:rsidP="005B1C6D">
      <w:pPr>
        <w:pStyle w:val="Code"/>
        <w:rPr>
          <w:highlight w:val="white"/>
        </w:rPr>
      </w:pPr>
      <w:r w:rsidRPr="00903DBA">
        <w:rPr>
          <w:highlight w:val="white"/>
        </w:rPr>
        <w:t xml:space="preserve">              break;</w:t>
      </w:r>
    </w:p>
    <w:p w14:paraId="78BC232C" w14:textId="77777777" w:rsidR="005B1C6D" w:rsidRPr="00903DBA" w:rsidRDefault="005B1C6D" w:rsidP="005B1C6D">
      <w:pPr>
        <w:pStyle w:val="Code"/>
        <w:rPr>
          <w:highlight w:val="white"/>
        </w:rPr>
      </w:pPr>
      <w:r w:rsidRPr="00903DBA">
        <w:rPr>
          <w:highlight w:val="white"/>
        </w:rPr>
        <w:t xml:space="preserve">            }</w:t>
      </w:r>
    </w:p>
    <w:p w14:paraId="649E4FA2" w14:textId="77777777" w:rsidR="005B1C6D" w:rsidRPr="00903DBA" w:rsidRDefault="005B1C6D" w:rsidP="005B1C6D">
      <w:pPr>
        <w:pStyle w:val="Code"/>
        <w:rPr>
          <w:highlight w:val="white"/>
        </w:rPr>
      </w:pPr>
      <w:r w:rsidRPr="00903DBA">
        <w:rPr>
          <w:highlight w:val="white"/>
        </w:rPr>
        <w:t xml:space="preserve">          }</w:t>
      </w:r>
    </w:p>
    <w:p w14:paraId="2861F569" w14:textId="77777777" w:rsidR="005B1C6D" w:rsidRPr="00903DBA" w:rsidRDefault="005B1C6D" w:rsidP="005B1C6D">
      <w:pPr>
        <w:pStyle w:val="Code"/>
        <w:rPr>
          <w:highlight w:val="white"/>
        </w:rPr>
      </w:pPr>
      <w:r w:rsidRPr="00903DBA">
        <w:rPr>
          <w:highlight w:val="white"/>
        </w:rPr>
        <w:t xml:space="preserve">        }</w:t>
      </w:r>
    </w:p>
    <w:p w14:paraId="511084C6" w14:textId="77777777" w:rsidR="005B1C6D" w:rsidRPr="00903DBA" w:rsidRDefault="005B1C6D" w:rsidP="005B1C6D">
      <w:pPr>
        <w:pStyle w:val="Code"/>
        <w:rPr>
          <w:highlight w:val="white"/>
        </w:rPr>
      </w:pPr>
      <w:r w:rsidRPr="00903DBA">
        <w:rPr>
          <w:highlight w:val="white"/>
        </w:rPr>
        <w:t xml:space="preserve">        else if (buffer[index] == '\n') {</w:t>
      </w:r>
    </w:p>
    <w:p w14:paraId="01C292A6" w14:textId="77777777" w:rsidR="005B1C6D" w:rsidRPr="00903DBA" w:rsidRDefault="005B1C6D" w:rsidP="005B1C6D">
      <w:pPr>
        <w:pStyle w:val="Code"/>
        <w:rPr>
          <w:highlight w:val="white"/>
        </w:rPr>
      </w:pPr>
      <w:r w:rsidRPr="00903DBA">
        <w:rPr>
          <w:highlight w:val="white"/>
        </w:rPr>
        <w:t xml:space="preserve">          ++CCompiler_Main.Scanner.Line;</w:t>
      </w:r>
    </w:p>
    <w:p w14:paraId="2080A14E" w14:textId="77777777" w:rsidR="005B1C6D" w:rsidRPr="00903DBA" w:rsidRDefault="005B1C6D" w:rsidP="005B1C6D">
      <w:pPr>
        <w:pStyle w:val="Code"/>
        <w:rPr>
          <w:highlight w:val="white"/>
        </w:rPr>
      </w:pPr>
      <w:r w:rsidRPr="00903DBA">
        <w:rPr>
          <w:highlight w:val="white"/>
        </w:rPr>
        <w:t xml:space="preserve">        }</w:t>
      </w:r>
    </w:p>
    <w:p w14:paraId="01B8ED42" w14:textId="77777777" w:rsidR="005B1C6D" w:rsidRPr="00903DBA" w:rsidRDefault="005B1C6D" w:rsidP="005B1C6D">
      <w:pPr>
        <w:pStyle w:val="Code"/>
        <w:rPr>
          <w:highlight w:val="white"/>
        </w:rPr>
      </w:pPr>
      <w:r w:rsidRPr="00903DBA">
        <w:rPr>
          <w:highlight w:val="white"/>
        </w:rPr>
        <w:t xml:space="preserve">      }</w:t>
      </w:r>
    </w:p>
    <w:p w14:paraId="2E729EC5" w14:textId="77777777" w:rsidR="005B1C6D" w:rsidRPr="00903DBA" w:rsidRDefault="005B1C6D" w:rsidP="005B1C6D">
      <w:pPr>
        <w:pStyle w:val="Code"/>
        <w:rPr>
          <w:highlight w:val="white"/>
        </w:rPr>
      </w:pPr>
      <w:r w:rsidRPr="00903DBA">
        <w:rPr>
          <w:highlight w:val="white"/>
        </w:rPr>
        <w:t xml:space="preserve">    }</w:t>
      </w:r>
    </w:p>
    <w:p w14:paraId="7E41C255" w14:textId="77777777" w:rsidR="005B1C6D" w:rsidRPr="00903DBA" w:rsidRDefault="005B1C6D" w:rsidP="005B1C6D">
      <w:pPr>
        <w:pStyle w:val="Rubrik3"/>
      </w:pPr>
      <w:bookmarkStart w:id="532" w:name="_Ref418258402"/>
      <w:bookmarkStart w:id="533" w:name="_Toc57656154"/>
      <w:r w:rsidRPr="00903DBA">
        <w:t>Slash Codes</w:t>
      </w:r>
      <w:bookmarkEnd w:id="532"/>
      <w:bookmarkEnd w:id="533"/>
    </w:p>
    <w:p w14:paraId="3BC934C2" w14:textId="77777777" w:rsidR="005B1C6D" w:rsidRPr="00903DBA" w:rsidRDefault="005B1C6D" w:rsidP="00E65FE6">
      <w:pPr>
        <w:pStyle w:val="CodeHeader"/>
      </w:pPr>
      <w:r w:rsidRPr="00903DBA">
        <w:t xml:space="preserve">The </w:t>
      </w:r>
      <w:r w:rsidRPr="00E65FE6">
        <w:rPr>
          <w:rStyle w:val="CodeInText"/>
        </w:rPr>
        <w:t>slashToChar</w:t>
      </w:r>
      <w:r w:rsidRPr="00903DBA">
        <w:t xml:space="preserve"> method inspect the character succeeding the slash.</w:t>
      </w:r>
    </w:p>
    <w:p w14:paraId="30F9D650" w14:textId="5E837580" w:rsidR="005B1C6D" w:rsidRPr="00903DBA" w:rsidRDefault="005B1C6D" w:rsidP="005B1C6D">
      <w:r w:rsidRPr="00903DBA">
        <w:t xml:space="preserve">If the characters following the slash are a </w:t>
      </w:r>
      <w:r w:rsidR="008737FB" w:rsidRPr="00903DBA">
        <w:t>lowercase</w:t>
      </w:r>
      <w:r w:rsidR="004665F1" w:rsidRPr="00903DBA">
        <w:t xml:space="preserve"> ‘x’</w:t>
      </w:r>
      <w:r w:rsidR="008737FB" w:rsidRPr="00903DBA">
        <w:t xml:space="preserve"> </w:t>
      </w:r>
      <w:r w:rsidR="001F6F83">
        <w:t>or an uppercase</w:t>
      </w:r>
      <w:r w:rsidR="004665F1" w:rsidRPr="00903DBA">
        <w:t xml:space="preserve"> ‘X’ </w:t>
      </w:r>
      <w:r w:rsidRPr="00903DBA">
        <w:t xml:space="preserve">and one or two hexadecimal </w:t>
      </w:r>
      <w:r w:rsidR="003D43C2" w:rsidRPr="00903DBA">
        <w:t>digits</w:t>
      </w:r>
      <w:r w:rsidRPr="00903DBA">
        <w:t xml:space="preserve">, or three octal </w:t>
      </w:r>
      <w:r w:rsidR="003D43C2" w:rsidRPr="00903DBA">
        <w:t xml:space="preserve">digits XXX </w:t>
      </w:r>
      <w:r w:rsidRPr="00903DBA">
        <w:t>the following two characters are inspected, and their value calculated and the two hexadecimal digits are replaced three octal digits. However, if the two following characters are not hexadecimal digits, an error message occurs.</w:t>
      </w:r>
    </w:p>
    <w:p w14:paraId="7B9F7AC0" w14:textId="62AA65AA" w:rsidR="005B1C6D" w:rsidRPr="00903DBA" w:rsidRDefault="005B1C6D" w:rsidP="005B1C6D">
      <w:r w:rsidRPr="00903DBA">
        <w:t xml:space="preserve">If the three, two, or one characters following the slash are octal digits, the value of the digits is calculated and the slash sequence is replaced by the character with the ASCII value of the octal digits. If the value of the digits exceeds 255, </w:t>
      </w:r>
      <w:r w:rsidR="00D43B06">
        <w:t>we report an error</w:t>
      </w:r>
      <w:r w:rsidRPr="00903DBA">
        <w:t>.</w:t>
      </w:r>
    </w:p>
    <w:p w14:paraId="303500BA" w14:textId="571A068A" w:rsidR="005B1C6D" w:rsidRPr="00903DBA" w:rsidRDefault="005B1C6D" w:rsidP="005B1C6D">
      <w:pPr>
        <w:rPr>
          <w:noProof/>
        </w:rPr>
      </w:pPr>
      <w:r w:rsidRPr="00903DBA">
        <w:t xml:space="preserve">If the character following the slash is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and two or one hexadecimal digits, the value of the digits is calculated, and the slash sequence is replaced by the character with the ASCII value of the hexadecimal digits.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not followed by at least one hexadecimal digit results in an error being reported.</w:t>
      </w:r>
    </w:p>
    <w:p w14:paraId="7C69A57A" w14:textId="4B654918" w:rsidR="005B1C6D" w:rsidRPr="00903DBA" w:rsidRDefault="005B1C6D" w:rsidP="005B1C6D">
      <w:r w:rsidRPr="00903DBA">
        <w:t xml:space="preserve">If none of the cases above applies, </w:t>
      </w:r>
      <w:r w:rsidR="00D43B06">
        <w:t>we report an error</w:t>
      </w:r>
      <w:r w:rsidRPr="00903DBA">
        <w:t>.</w:t>
      </w:r>
    </w:p>
    <w:p w14:paraId="7BFE2537" w14:textId="77777777" w:rsidR="005B1C6D" w:rsidRPr="00903DBA" w:rsidRDefault="005B1C6D" w:rsidP="00E65FE6">
      <w:pPr>
        <w:pStyle w:val="CodeHeader"/>
      </w:pPr>
      <w:r w:rsidRPr="00903DBA">
        <w:t xml:space="preserve">When the character or string has been translated from slash codes to regular characters, </w:t>
      </w:r>
      <w:r w:rsidRPr="00E65FE6">
        <w:rPr>
          <w:rStyle w:val="CodeInText"/>
        </w:rPr>
        <w:t>charToOctal</w:t>
      </w:r>
      <w:r w:rsidRPr="00903DBA">
        <w:t xml:space="preserve"> is called to translate them to octal slash codes.</w:t>
      </w:r>
    </w:p>
    <w:p w14:paraId="5FE69E66" w14:textId="77777777" w:rsidR="005B1C6D" w:rsidRPr="00903DBA" w:rsidRDefault="005B1C6D" w:rsidP="00E65FE6">
      <w:pPr>
        <w:pStyle w:val="CodeHeader"/>
      </w:pPr>
      <w:r w:rsidRPr="00903DBA">
        <w:t xml:space="preserve">The </w:t>
      </w:r>
      <w:r w:rsidRPr="00E65FE6">
        <w:rPr>
          <w:rStyle w:val="CodeInText"/>
        </w:rPr>
        <w:t>octalToChar</w:t>
      </w:r>
      <w:r w:rsidRPr="00903DBA">
        <w:t xml:space="preserve"> method is called by the scanner to tralform the octal shalch codes into regular characters.</w:t>
      </w:r>
    </w:p>
    <w:p w14:paraId="2D578CCB" w14:textId="77777777" w:rsidR="005B1C6D" w:rsidRPr="00903DBA" w:rsidRDefault="005B1C6D" w:rsidP="005B1C6D">
      <w:pPr>
        <w:pStyle w:val="Rubrik3"/>
      </w:pPr>
      <w:bookmarkStart w:id="534" w:name="_Toc57656155"/>
      <w:r w:rsidRPr="00903DBA">
        <w:t>The Line List</w:t>
      </w:r>
      <w:bookmarkEnd w:id="534"/>
    </w:p>
    <w:p w14:paraId="12C10424" w14:textId="77777777" w:rsidR="005B1C6D" w:rsidRPr="00903DBA" w:rsidRDefault="005B1C6D" w:rsidP="005B1C6D">
      <w:r w:rsidRPr="00903DBA">
        <w:t xml:space="preserve">When the buffer has been modified in accordance with the methods above, it is time to transform it into a list of lines to process the preprocessors directives. The transformation is simple, we just use the </w:t>
      </w:r>
      <w:r w:rsidRPr="00903DBA">
        <w:rPr>
          <w:rStyle w:val="CodeInText"/>
        </w:rPr>
        <w:t>split</w:t>
      </w:r>
      <w:r w:rsidRPr="00903DBA">
        <w:t xml:space="preserve"> method. We add an extra blank line in the last line is a macro definition that ends with two slashes (“\\”).</w:t>
      </w:r>
    </w:p>
    <w:p w14:paraId="11C89BFE" w14:textId="77777777" w:rsidR="005B1C6D" w:rsidRPr="00903DBA" w:rsidRDefault="005B1C6D" w:rsidP="005B1C6D">
      <w:pPr>
        <w:pStyle w:val="Code"/>
        <w:rPr>
          <w:highlight w:val="white"/>
        </w:rPr>
      </w:pPr>
      <w:r w:rsidRPr="00903DBA">
        <w:rPr>
          <w:highlight w:val="white"/>
        </w:rPr>
        <w:t xml:space="preserve">    private List&lt;string&gt; GenerateLineList(string text) {</w:t>
      </w:r>
    </w:p>
    <w:p w14:paraId="58151A9E" w14:textId="77777777" w:rsidR="005B1C6D" w:rsidRPr="00903DBA" w:rsidRDefault="005B1C6D" w:rsidP="005B1C6D">
      <w:pPr>
        <w:pStyle w:val="Code"/>
        <w:rPr>
          <w:highlight w:val="white"/>
        </w:rPr>
      </w:pPr>
      <w:r w:rsidRPr="00903DBA">
        <w:rPr>
          <w:highlight w:val="white"/>
        </w:rPr>
        <w:t xml:space="preserve">      List&lt;string&gt; trimList = new List&lt;string&gt;();</w:t>
      </w:r>
    </w:p>
    <w:p w14:paraId="3CAAF3D8" w14:textId="77777777" w:rsidR="005B1C6D" w:rsidRPr="00903DBA" w:rsidRDefault="005B1C6D" w:rsidP="005B1C6D">
      <w:pPr>
        <w:pStyle w:val="Code"/>
        <w:rPr>
          <w:highlight w:val="white"/>
        </w:rPr>
      </w:pPr>
      <w:r w:rsidRPr="00903DBA">
        <w:rPr>
          <w:highlight w:val="white"/>
        </w:rPr>
        <w:t xml:space="preserve">      foreach (string line in text.Split('\n')) {</w:t>
      </w:r>
    </w:p>
    <w:p w14:paraId="05597426" w14:textId="77777777" w:rsidR="005B1C6D" w:rsidRPr="00903DBA" w:rsidRDefault="005B1C6D" w:rsidP="005B1C6D">
      <w:pPr>
        <w:pStyle w:val="Code"/>
        <w:rPr>
          <w:highlight w:val="white"/>
        </w:rPr>
      </w:pPr>
      <w:r w:rsidRPr="00903DBA">
        <w:rPr>
          <w:highlight w:val="white"/>
        </w:rPr>
        <w:t xml:space="preserve">        trimList.Add(line.Trim());</w:t>
      </w:r>
    </w:p>
    <w:p w14:paraId="53C97EA4" w14:textId="77777777" w:rsidR="005B1C6D" w:rsidRPr="00903DBA" w:rsidRDefault="005B1C6D" w:rsidP="005B1C6D">
      <w:pPr>
        <w:pStyle w:val="Code"/>
        <w:rPr>
          <w:highlight w:val="white"/>
        </w:rPr>
      </w:pPr>
      <w:r w:rsidRPr="00903DBA">
        <w:rPr>
          <w:highlight w:val="white"/>
        </w:rPr>
        <w:t xml:space="preserve">      }</w:t>
      </w:r>
    </w:p>
    <w:p w14:paraId="740C3331" w14:textId="77777777" w:rsidR="005B1C6D" w:rsidRPr="00903DBA" w:rsidRDefault="005B1C6D" w:rsidP="005B1C6D">
      <w:pPr>
        <w:pStyle w:val="Code"/>
        <w:rPr>
          <w:highlight w:val="white"/>
        </w:rPr>
      </w:pPr>
    </w:p>
    <w:p w14:paraId="1314C1EF" w14:textId="77777777" w:rsidR="005B1C6D" w:rsidRPr="00903DBA" w:rsidRDefault="005B1C6D" w:rsidP="005B1C6D">
      <w:pPr>
        <w:pStyle w:val="Code"/>
        <w:rPr>
          <w:highlight w:val="white"/>
        </w:rPr>
      </w:pPr>
      <w:r w:rsidRPr="00903DBA">
        <w:rPr>
          <w:highlight w:val="white"/>
        </w:rPr>
        <w:t xml:space="preserve">      int index = 0;</w:t>
      </w:r>
    </w:p>
    <w:p w14:paraId="1E60AD4A" w14:textId="77777777" w:rsidR="005B1C6D" w:rsidRPr="00903DBA" w:rsidRDefault="005B1C6D" w:rsidP="005B1C6D">
      <w:pPr>
        <w:pStyle w:val="Code"/>
        <w:rPr>
          <w:highlight w:val="white"/>
        </w:rPr>
      </w:pPr>
      <w:r w:rsidRPr="00903DBA">
        <w:rPr>
          <w:highlight w:val="white"/>
        </w:rPr>
        <w:t xml:space="preserve">      List&lt;string&gt; resultList = new List&lt;string&gt;();</w:t>
      </w:r>
    </w:p>
    <w:p w14:paraId="7DE4C3F3" w14:textId="77777777" w:rsidR="005B1C6D" w:rsidRPr="00903DBA" w:rsidRDefault="005B1C6D" w:rsidP="005B1C6D">
      <w:pPr>
        <w:pStyle w:val="Code"/>
        <w:rPr>
          <w:highlight w:val="white"/>
        </w:rPr>
      </w:pPr>
    </w:p>
    <w:p w14:paraId="4C3E39D6" w14:textId="77777777" w:rsidR="005B1C6D" w:rsidRPr="00903DBA" w:rsidRDefault="005B1C6D" w:rsidP="005B1C6D">
      <w:pPr>
        <w:pStyle w:val="Code"/>
        <w:rPr>
          <w:highlight w:val="white"/>
        </w:rPr>
      </w:pPr>
      <w:r w:rsidRPr="00903DBA">
        <w:rPr>
          <w:highlight w:val="white"/>
        </w:rPr>
        <w:t xml:space="preserve">      while (index &lt; trimList.Count) {</w:t>
      </w:r>
    </w:p>
    <w:p w14:paraId="0A3DAAA0" w14:textId="77777777" w:rsidR="005B1C6D" w:rsidRPr="00903DBA" w:rsidRDefault="005B1C6D" w:rsidP="005B1C6D">
      <w:pPr>
        <w:pStyle w:val="Code"/>
        <w:rPr>
          <w:highlight w:val="white"/>
        </w:rPr>
      </w:pPr>
      <w:r w:rsidRPr="00903DBA">
        <w:rPr>
          <w:highlight w:val="white"/>
        </w:rPr>
        <w:t xml:space="preserve">        if (trimList[index].StartsWith("#")) {</w:t>
      </w:r>
    </w:p>
    <w:p w14:paraId="7AC77478" w14:textId="77777777" w:rsidR="005B1C6D" w:rsidRPr="00903DBA" w:rsidRDefault="005B1C6D" w:rsidP="005B1C6D">
      <w:pPr>
        <w:pStyle w:val="Code"/>
        <w:rPr>
          <w:highlight w:val="white"/>
        </w:rPr>
      </w:pPr>
      <w:r w:rsidRPr="00903DBA">
        <w:rPr>
          <w:highlight w:val="white"/>
        </w:rPr>
        <w:t xml:space="preserve">          StringBuilder buffer = new StringBuilder();</w:t>
      </w:r>
    </w:p>
    <w:p w14:paraId="50CC1036" w14:textId="77777777" w:rsidR="005B1C6D" w:rsidRPr="00903DBA" w:rsidRDefault="005B1C6D" w:rsidP="005B1C6D">
      <w:pPr>
        <w:pStyle w:val="Code"/>
        <w:rPr>
          <w:highlight w:val="white"/>
        </w:rPr>
      </w:pPr>
    </w:p>
    <w:p w14:paraId="3F96C1C2" w14:textId="77777777" w:rsidR="005B1C6D" w:rsidRPr="00903DBA" w:rsidRDefault="005B1C6D" w:rsidP="005B1C6D">
      <w:pPr>
        <w:pStyle w:val="Code"/>
        <w:rPr>
          <w:highlight w:val="white"/>
        </w:rPr>
      </w:pPr>
      <w:r w:rsidRPr="00903DBA">
        <w:rPr>
          <w:highlight w:val="white"/>
        </w:rPr>
        <w:t xml:space="preserve">          for (; (index &lt; trimList.Count) &amp;&amp; trimList[index].EndsWith("\\");</w:t>
      </w:r>
    </w:p>
    <w:p w14:paraId="1593F6A9" w14:textId="77777777" w:rsidR="005B1C6D" w:rsidRPr="00903DBA" w:rsidRDefault="005B1C6D" w:rsidP="005B1C6D">
      <w:pPr>
        <w:pStyle w:val="Code"/>
        <w:rPr>
          <w:highlight w:val="white"/>
        </w:rPr>
      </w:pPr>
      <w:r w:rsidRPr="00903DBA">
        <w:rPr>
          <w:highlight w:val="white"/>
        </w:rPr>
        <w:t xml:space="preserve">               ++index) {</w:t>
      </w:r>
    </w:p>
    <w:p w14:paraId="686A7A4C" w14:textId="77777777" w:rsidR="005B1C6D" w:rsidRPr="00903DBA" w:rsidRDefault="005B1C6D" w:rsidP="005B1C6D">
      <w:pPr>
        <w:pStyle w:val="Code"/>
        <w:rPr>
          <w:highlight w:val="white"/>
        </w:rPr>
      </w:pPr>
      <w:r w:rsidRPr="00903DBA">
        <w:rPr>
          <w:highlight w:val="white"/>
        </w:rPr>
        <w:t xml:space="preserve">            buffer.Append(trimList[index].</w:t>
      </w:r>
    </w:p>
    <w:p w14:paraId="57E2ABB2" w14:textId="77777777" w:rsidR="005B1C6D" w:rsidRPr="00903DBA" w:rsidRDefault="005B1C6D" w:rsidP="005B1C6D">
      <w:pPr>
        <w:pStyle w:val="Code"/>
        <w:rPr>
          <w:highlight w:val="white"/>
        </w:rPr>
      </w:pPr>
      <w:r w:rsidRPr="00903DBA">
        <w:rPr>
          <w:highlight w:val="white"/>
        </w:rPr>
        <w:t xml:space="preserve">                          Substring(0, trimList[index].Length - 1) + "\n");</w:t>
      </w:r>
    </w:p>
    <w:p w14:paraId="2DE1AFB2" w14:textId="77777777" w:rsidR="005B1C6D" w:rsidRPr="00903DBA" w:rsidRDefault="005B1C6D" w:rsidP="005B1C6D">
      <w:pPr>
        <w:pStyle w:val="Code"/>
        <w:rPr>
          <w:highlight w:val="white"/>
        </w:rPr>
      </w:pPr>
      <w:r w:rsidRPr="00903DBA">
        <w:rPr>
          <w:highlight w:val="white"/>
        </w:rPr>
        <w:t xml:space="preserve">          }</w:t>
      </w:r>
    </w:p>
    <w:p w14:paraId="461E05F2" w14:textId="77777777" w:rsidR="005B1C6D" w:rsidRPr="00903DBA" w:rsidRDefault="005B1C6D" w:rsidP="005B1C6D">
      <w:pPr>
        <w:pStyle w:val="Code"/>
        <w:rPr>
          <w:highlight w:val="white"/>
        </w:rPr>
      </w:pPr>
    </w:p>
    <w:p w14:paraId="08D6FD4B" w14:textId="77777777" w:rsidR="005B1C6D" w:rsidRPr="00903DBA" w:rsidRDefault="005B1C6D" w:rsidP="005B1C6D">
      <w:pPr>
        <w:pStyle w:val="Code"/>
        <w:rPr>
          <w:highlight w:val="white"/>
        </w:rPr>
      </w:pPr>
      <w:r w:rsidRPr="00903DBA">
        <w:rPr>
          <w:highlight w:val="white"/>
        </w:rPr>
        <w:t xml:space="preserve">          if (index &lt; trimList.Count) {</w:t>
      </w:r>
    </w:p>
    <w:p w14:paraId="3ABFDAB2" w14:textId="77777777" w:rsidR="005B1C6D" w:rsidRPr="00903DBA" w:rsidRDefault="005B1C6D" w:rsidP="005B1C6D">
      <w:pPr>
        <w:pStyle w:val="Code"/>
        <w:rPr>
          <w:highlight w:val="white"/>
        </w:rPr>
      </w:pPr>
      <w:r w:rsidRPr="00903DBA">
        <w:rPr>
          <w:highlight w:val="white"/>
        </w:rPr>
        <w:t xml:space="preserve">            buffer.Append(trimList[index++] + "\n");</w:t>
      </w:r>
    </w:p>
    <w:p w14:paraId="6D35BE32" w14:textId="77777777" w:rsidR="005B1C6D" w:rsidRPr="00903DBA" w:rsidRDefault="005B1C6D" w:rsidP="005B1C6D">
      <w:pPr>
        <w:pStyle w:val="Code"/>
        <w:rPr>
          <w:highlight w:val="white"/>
        </w:rPr>
      </w:pPr>
      <w:r w:rsidRPr="00903DBA">
        <w:rPr>
          <w:highlight w:val="white"/>
        </w:rPr>
        <w:t xml:space="preserve">          }</w:t>
      </w:r>
    </w:p>
    <w:p w14:paraId="41CE74B5" w14:textId="77777777" w:rsidR="005B1C6D" w:rsidRPr="00903DBA" w:rsidRDefault="005B1C6D" w:rsidP="005B1C6D">
      <w:pPr>
        <w:pStyle w:val="Code"/>
        <w:rPr>
          <w:highlight w:val="white"/>
        </w:rPr>
      </w:pPr>
    </w:p>
    <w:p w14:paraId="28601700" w14:textId="77777777" w:rsidR="005B1C6D" w:rsidRPr="00903DBA" w:rsidRDefault="005B1C6D" w:rsidP="005B1C6D">
      <w:pPr>
        <w:pStyle w:val="Code"/>
        <w:rPr>
          <w:highlight w:val="white"/>
        </w:rPr>
      </w:pPr>
      <w:r w:rsidRPr="00903DBA">
        <w:rPr>
          <w:highlight w:val="white"/>
        </w:rPr>
        <w:t xml:space="preserve">          resultList.Add(buffer.ToString());</w:t>
      </w:r>
    </w:p>
    <w:p w14:paraId="095F2D46" w14:textId="77777777" w:rsidR="005B1C6D" w:rsidRPr="00903DBA" w:rsidRDefault="005B1C6D" w:rsidP="005B1C6D">
      <w:pPr>
        <w:pStyle w:val="Code"/>
        <w:rPr>
          <w:highlight w:val="white"/>
        </w:rPr>
      </w:pPr>
      <w:r w:rsidRPr="00903DBA">
        <w:rPr>
          <w:highlight w:val="white"/>
        </w:rPr>
        <w:t xml:space="preserve">        }</w:t>
      </w:r>
    </w:p>
    <w:p w14:paraId="23589AD7" w14:textId="77777777" w:rsidR="005B1C6D" w:rsidRPr="00903DBA" w:rsidRDefault="005B1C6D" w:rsidP="005B1C6D">
      <w:pPr>
        <w:pStyle w:val="Code"/>
        <w:rPr>
          <w:highlight w:val="white"/>
        </w:rPr>
      </w:pPr>
      <w:r w:rsidRPr="00903DBA">
        <w:rPr>
          <w:highlight w:val="white"/>
        </w:rPr>
        <w:t xml:space="preserve">        else {</w:t>
      </w:r>
    </w:p>
    <w:p w14:paraId="1938FDBA" w14:textId="77777777" w:rsidR="005B1C6D" w:rsidRPr="00903DBA" w:rsidRDefault="005B1C6D" w:rsidP="005B1C6D">
      <w:pPr>
        <w:pStyle w:val="Code"/>
        <w:rPr>
          <w:highlight w:val="white"/>
        </w:rPr>
      </w:pPr>
      <w:r w:rsidRPr="00903DBA">
        <w:rPr>
          <w:highlight w:val="white"/>
        </w:rPr>
        <w:t xml:space="preserve">          StringBuilder buffer = new StringBuilder();</w:t>
      </w:r>
    </w:p>
    <w:p w14:paraId="3A6A9752" w14:textId="77777777" w:rsidR="005B1C6D" w:rsidRPr="00903DBA" w:rsidRDefault="005B1C6D" w:rsidP="005B1C6D">
      <w:pPr>
        <w:pStyle w:val="Code"/>
        <w:rPr>
          <w:highlight w:val="white"/>
        </w:rPr>
      </w:pPr>
    </w:p>
    <w:p w14:paraId="263BFAF5" w14:textId="77777777" w:rsidR="005B1C6D" w:rsidRPr="00903DBA" w:rsidRDefault="005B1C6D" w:rsidP="005B1C6D">
      <w:pPr>
        <w:pStyle w:val="Code"/>
        <w:rPr>
          <w:highlight w:val="white"/>
        </w:rPr>
      </w:pPr>
      <w:r w:rsidRPr="00903DBA">
        <w:rPr>
          <w:highlight w:val="white"/>
        </w:rPr>
        <w:t xml:space="preserve">          for (; (index &lt; trimList.Count) &amp;&amp; !trimList[index].StartsWith("#");</w:t>
      </w:r>
    </w:p>
    <w:p w14:paraId="66175E7F" w14:textId="77777777" w:rsidR="005B1C6D" w:rsidRPr="00903DBA" w:rsidRDefault="005B1C6D" w:rsidP="005B1C6D">
      <w:pPr>
        <w:pStyle w:val="Code"/>
        <w:rPr>
          <w:highlight w:val="white"/>
        </w:rPr>
      </w:pPr>
      <w:r w:rsidRPr="00903DBA">
        <w:rPr>
          <w:highlight w:val="white"/>
        </w:rPr>
        <w:t xml:space="preserve">               ++index) {</w:t>
      </w:r>
    </w:p>
    <w:p w14:paraId="299111A5" w14:textId="77777777" w:rsidR="005B1C6D" w:rsidRPr="00903DBA" w:rsidRDefault="005B1C6D" w:rsidP="005B1C6D">
      <w:pPr>
        <w:pStyle w:val="Code"/>
        <w:rPr>
          <w:highlight w:val="white"/>
        </w:rPr>
      </w:pPr>
      <w:r w:rsidRPr="00903DBA">
        <w:rPr>
          <w:highlight w:val="white"/>
        </w:rPr>
        <w:t xml:space="preserve">            buffer.Append(trimList[index] + "\n");</w:t>
      </w:r>
    </w:p>
    <w:p w14:paraId="3D5EA2CF" w14:textId="77777777" w:rsidR="005B1C6D" w:rsidRPr="00903DBA" w:rsidRDefault="005B1C6D" w:rsidP="005B1C6D">
      <w:pPr>
        <w:pStyle w:val="Code"/>
        <w:rPr>
          <w:highlight w:val="white"/>
        </w:rPr>
      </w:pPr>
      <w:r w:rsidRPr="00903DBA">
        <w:rPr>
          <w:highlight w:val="white"/>
        </w:rPr>
        <w:t xml:space="preserve">          }</w:t>
      </w:r>
    </w:p>
    <w:p w14:paraId="7298BE0E" w14:textId="77777777" w:rsidR="005B1C6D" w:rsidRPr="00903DBA" w:rsidRDefault="005B1C6D" w:rsidP="005B1C6D">
      <w:pPr>
        <w:pStyle w:val="Code"/>
        <w:rPr>
          <w:highlight w:val="white"/>
        </w:rPr>
      </w:pPr>
    </w:p>
    <w:p w14:paraId="68C01DA3" w14:textId="77777777" w:rsidR="005B1C6D" w:rsidRPr="00903DBA" w:rsidRDefault="005B1C6D" w:rsidP="005B1C6D">
      <w:pPr>
        <w:pStyle w:val="Code"/>
        <w:rPr>
          <w:highlight w:val="white"/>
        </w:rPr>
      </w:pPr>
      <w:r w:rsidRPr="00903DBA">
        <w:rPr>
          <w:highlight w:val="white"/>
        </w:rPr>
        <w:t xml:space="preserve">          resultList.Add(buffer.ToString());</w:t>
      </w:r>
    </w:p>
    <w:p w14:paraId="2D3DEE7A" w14:textId="77777777" w:rsidR="005B1C6D" w:rsidRPr="00903DBA" w:rsidRDefault="005B1C6D" w:rsidP="005B1C6D">
      <w:pPr>
        <w:pStyle w:val="Code"/>
        <w:rPr>
          <w:highlight w:val="white"/>
        </w:rPr>
      </w:pPr>
      <w:r w:rsidRPr="00903DBA">
        <w:rPr>
          <w:highlight w:val="white"/>
        </w:rPr>
        <w:t xml:space="preserve">        }</w:t>
      </w:r>
    </w:p>
    <w:p w14:paraId="3BF28641" w14:textId="77777777" w:rsidR="005B1C6D" w:rsidRPr="00903DBA" w:rsidRDefault="005B1C6D" w:rsidP="005B1C6D">
      <w:pPr>
        <w:pStyle w:val="Code"/>
        <w:rPr>
          <w:highlight w:val="white"/>
        </w:rPr>
      </w:pPr>
      <w:r w:rsidRPr="00903DBA">
        <w:rPr>
          <w:highlight w:val="white"/>
        </w:rPr>
        <w:t xml:space="preserve">      }</w:t>
      </w:r>
    </w:p>
    <w:p w14:paraId="62152D79" w14:textId="77777777" w:rsidR="005B1C6D" w:rsidRPr="00903DBA" w:rsidRDefault="005B1C6D" w:rsidP="005B1C6D">
      <w:pPr>
        <w:pStyle w:val="Code"/>
        <w:rPr>
          <w:highlight w:val="white"/>
        </w:rPr>
      </w:pPr>
    </w:p>
    <w:p w14:paraId="617E6E32" w14:textId="77777777" w:rsidR="005B1C6D" w:rsidRPr="00903DBA" w:rsidRDefault="005B1C6D" w:rsidP="005B1C6D">
      <w:pPr>
        <w:pStyle w:val="Code"/>
        <w:rPr>
          <w:highlight w:val="white"/>
        </w:rPr>
      </w:pPr>
      <w:r w:rsidRPr="00903DBA">
        <w:rPr>
          <w:highlight w:val="white"/>
        </w:rPr>
        <w:t xml:space="preserve">      return resultList;</w:t>
      </w:r>
    </w:p>
    <w:p w14:paraId="4A565BF0" w14:textId="77777777" w:rsidR="005B1C6D" w:rsidRPr="00903DBA" w:rsidRDefault="005B1C6D" w:rsidP="005B1C6D">
      <w:pPr>
        <w:pStyle w:val="Code"/>
        <w:rPr>
          <w:highlight w:val="white"/>
        </w:rPr>
      </w:pPr>
      <w:r w:rsidRPr="00903DBA">
        <w:rPr>
          <w:highlight w:val="white"/>
        </w:rPr>
        <w:t xml:space="preserve">    }</w:t>
      </w:r>
    </w:p>
    <w:p w14:paraId="6E11F5FA" w14:textId="77777777" w:rsidR="005B1C6D" w:rsidRPr="00903DBA" w:rsidRDefault="005B1C6D" w:rsidP="005B1C6D">
      <w:r w:rsidRPr="00903DBA">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903DBA" w14:paraId="508C2304" w14:textId="77777777" w:rsidTr="0092795B">
        <w:tc>
          <w:tcPr>
            <w:tcW w:w="3116" w:type="dxa"/>
          </w:tcPr>
          <w:p w14:paraId="42167853" w14:textId="77777777" w:rsidR="005B1C6D" w:rsidRPr="00903DBA" w:rsidRDefault="005B1C6D" w:rsidP="0092795B">
            <w:pPr>
              <w:pStyle w:val="Code"/>
            </w:pPr>
            <w:r w:rsidRPr="00903DBA">
              <w:t>#define min(x,y) \\</w:t>
            </w:r>
          </w:p>
          <w:p w14:paraId="7312CF68" w14:textId="77777777" w:rsidR="005B1C6D" w:rsidRPr="00903DBA" w:rsidRDefault="005B1C6D" w:rsidP="0092795B">
            <w:pPr>
              <w:pStyle w:val="Code"/>
            </w:pPr>
            <w:r w:rsidRPr="00903DBA">
              <w:t xml:space="preserve">  (((x) &lt; (y)) ? \\</w:t>
            </w:r>
          </w:p>
          <w:p w14:paraId="33ABBF05" w14:textId="77777777" w:rsidR="005B1C6D" w:rsidRPr="00903DBA" w:rsidRDefault="005B1C6D" w:rsidP="0092795B">
            <w:pPr>
              <w:pStyle w:val="Code"/>
            </w:pPr>
            <w:r w:rsidRPr="00903DBA">
              <w:t xml:space="preserve">   (x) : (y))</w:t>
            </w:r>
          </w:p>
        </w:tc>
        <w:tc>
          <w:tcPr>
            <w:tcW w:w="5526" w:type="dxa"/>
          </w:tcPr>
          <w:p w14:paraId="5ECBEE91" w14:textId="77777777" w:rsidR="005B1C6D" w:rsidRPr="00903DBA" w:rsidRDefault="005B1C6D" w:rsidP="0092795B">
            <w:pPr>
              <w:pStyle w:val="Code"/>
            </w:pPr>
            <w:r w:rsidRPr="00903DBA">
              <w:t>#define min(x,y) (((x) &lt; (y)) ? (x) : (y))</w:t>
            </w:r>
          </w:p>
        </w:tc>
      </w:tr>
      <w:tr w:rsidR="005B1C6D" w:rsidRPr="00903DBA" w14:paraId="6267027B" w14:textId="77777777" w:rsidTr="0092795B">
        <w:tc>
          <w:tcPr>
            <w:tcW w:w="3116" w:type="dxa"/>
          </w:tcPr>
          <w:p w14:paraId="2B283156" w14:textId="77777777" w:rsidR="005B1C6D" w:rsidRPr="00903DBA" w:rsidRDefault="005B1C6D" w:rsidP="0092795B">
            <w:r w:rsidRPr="00903DBA">
              <w:t>(a) Before</w:t>
            </w:r>
          </w:p>
        </w:tc>
        <w:tc>
          <w:tcPr>
            <w:tcW w:w="5526" w:type="dxa"/>
          </w:tcPr>
          <w:p w14:paraId="3FF984C3" w14:textId="77777777" w:rsidR="005B1C6D" w:rsidRPr="00903DBA" w:rsidRDefault="005B1C6D" w:rsidP="0092795B">
            <w:r w:rsidRPr="00903DBA">
              <w:t>(b) After</w:t>
            </w:r>
          </w:p>
        </w:tc>
      </w:tr>
    </w:tbl>
    <w:p w14:paraId="24D71A21" w14:textId="77777777" w:rsidR="005B1C6D" w:rsidRPr="00903DBA" w:rsidRDefault="005B1C6D" w:rsidP="005B1C6D">
      <w:r w:rsidRPr="00903DBA">
        <w:t xml:space="preserve">If we encounter lines ending with two backslashes, we continue to append the lines to </w:t>
      </w:r>
      <w:r w:rsidRPr="00903DBA">
        <w:rPr>
          <w:rStyle w:val="CodeInText"/>
        </w:rPr>
        <w:t>lineBuffer</w:t>
      </w:r>
      <w:r w:rsidRPr="00903DBA">
        <w:t xml:space="preserve">. Since an empty line was added at the end of the line list in </w:t>
      </w:r>
      <w:r w:rsidRPr="00903DBA">
        <w:rPr>
          <w:rStyle w:val="CodeInText"/>
        </w:rPr>
        <w:t>generateLineList</w:t>
      </w:r>
      <w:r w:rsidRPr="00903DBA">
        <w:t xml:space="preserve"> above, there is no risk that that the last line ends with a backslash.</w:t>
      </w:r>
    </w:p>
    <w:p w14:paraId="6B12179D" w14:textId="77777777" w:rsidR="005B1C6D" w:rsidRPr="00903DBA" w:rsidRDefault="005B1C6D" w:rsidP="005B1C6D">
      <w:r w:rsidRPr="00903DBA">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903DBA">
        <w:rPr>
          <w:rStyle w:val="CodeInText"/>
        </w:rPr>
        <w:t>searchForMacros</w:t>
      </w:r>
      <w:r w:rsidRPr="00903DBA">
        <w:t>, which expands macros. If we are not in a visible part of the source code, the line is replaced by an empty line.</w:t>
      </w:r>
    </w:p>
    <w:p w14:paraId="3020C1A5" w14:textId="77777777" w:rsidR="005B1C6D" w:rsidRPr="00903DBA" w:rsidRDefault="005B1C6D" w:rsidP="005B1C6D">
      <w:pPr>
        <w:pStyle w:val="Code"/>
        <w:rPr>
          <w:highlight w:val="white"/>
        </w:rPr>
      </w:pPr>
      <w:r w:rsidRPr="00903DBA">
        <w:rPr>
          <w:highlight w:val="white"/>
        </w:rPr>
        <w:t xml:space="preserve">    private List&lt;Token&gt; Scan(string text) {</w:t>
      </w:r>
    </w:p>
    <w:p w14:paraId="73B1A816" w14:textId="77777777" w:rsidR="005B1C6D" w:rsidRPr="00903DBA" w:rsidRDefault="005B1C6D" w:rsidP="005B1C6D">
      <w:pPr>
        <w:pStyle w:val="Code"/>
        <w:rPr>
          <w:highlight w:val="white"/>
        </w:rPr>
      </w:pPr>
      <w:r w:rsidRPr="00903DBA">
        <w:rPr>
          <w:highlight w:val="white"/>
        </w:rPr>
        <w:t xml:space="preserve">      byte[] byteArray = Encoding.ASCII.GetBytes(text);</w:t>
      </w:r>
    </w:p>
    <w:p w14:paraId="018A495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312C06BD" w14:textId="77777777" w:rsidR="005B1C6D" w:rsidRPr="00903DBA" w:rsidRDefault="005B1C6D" w:rsidP="005B1C6D">
      <w:pPr>
        <w:pStyle w:val="Code"/>
        <w:rPr>
          <w:highlight w:val="white"/>
        </w:rPr>
      </w:pPr>
      <w:r w:rsidRPr="00903DBA">
        <w:rPr>
          <w:highlight w:val="white"/>
        </w:rPr>
        <w:t xml:space="preserve">      CCompiler_Pre.Scanner scanner = new CCompiler_Pre.Scanner(memoryStream);</w:t>
      </w:r>
    </w:p>
    <w:p w14:paraId="010B57BB" w14:textId="77777777" w:rsidR="005B1C6D" w:rsidRPr="00903DBA" w:rsidRDefault="005B1C6D" w:rsidP="005B1C6D">
      <w:pPr>
        <w:pStyle w:val="Code"/>
        <w:rPr>
          <w:highlight w:val="white"/>
        </w:rPr>
      </w:pPr>
      <w:r w:rsidRPr="00903DBA">
        <w:rPr>
          <w:highlight w:val="white"/>
        </w:rPr>
        <w:t xml:space="preserve">      List&lt;Token&gt; tokenList = new List&lt;Token&gt;();</w:t>
      </w:r>
    </w:p>
    <w:p w14:paraId="2B316276" w14:textId="77777777" w:rsidR="005B1C6D" w:rsidRPr="00903DBA" w:rsidRDefault="005B1C6D" w:rsidP="005B1C6D">
      <w:pPr>
        <w:pStyle w:val="Code"/>
        <w:rPr>
          <w:highlight w:val="white"/>
        </w:rPr>
      </w:pPr>
    </w:p>
    <w:p w14:paraId="209B0992" w14:textId="77777777" w:rsidR="005B1C6D" w:rsidRPr="00903DBA" w:rsidRDefault="005B1C6D" w:rsidP="005B1C6D">
      <w:pPr>
        <w:pStyle w:val="Code"/>
        <w:rPr>
          <w:highlight w:val="white"/>
        </w:rPr>
      </w:pPr>
      <w:r w:rsidRPr="00903DBA">
        <w:rPr>
          <w:highlight w:val="white"/>
        </w:rPr>
        <w:t xml:space="preserve">      while (true) {</w:t>
      </w:r>
    </w:p>
    <w:p w14:paraId="76CAF250" w14:textId="77777777" w:rsidR="005B1C6D" w:rsidRPr="00903DBA" w:rsidRDefault="005B1C6D" w:rsidP="005B1C6D">
      <w:pPr>
        <w:pStyle w:val="Code"/>
        <w:rPr>
          <w:highlight w:val="white"/>
        </w:rPr>
      </w:pPr>
      <w:r w:rsidRPr="00903DBA">
        <w:rPr>
          <w:highlight w:val="white"/>
        </w:rPr>
        <w:t xml:space="preserve">        CCompiler_Pre.Tokens tokenId = (CCompiler_Pre.Tokens) scanner.yylex();</w:t>
      </w:r>
    </w:p>
    <w:p w14:paraId="62BEE3D1" w14:textId="77777777" w:rsidR="005B1C6D" w:rsidRPr="00903DBA" w:rsidRDefault="005B1C6D" w:rsidP="005B1C6D">
      <w:pPr>
        <w:pStyle w:val="Code"/>
        <w:rPr>
          <w:highlight w:val="white"/>
        </w:rPr>
      </w:pPr>
      <w:r w:rsidRPr="00903DBA">
        <w:rPr>
          <w:highlight w:val="white"/>
        </w:rPr>
        <w:t xml:space="preserve">        tokenList.Add(new Token(tokenId, scanner.yylval.name));</w:t>
      </w:r>
    </w:p>
    <w:p w14:paraId="5036B366" w14:textId="77777777" w:rsidR="005B1C6D" w:rsidRPr="00903DBA" w:rsidRDefault="005B1C6D" w:rsidP="005B1C6D">
      <w:pPr>
        <w:pStyle w:val="Code"/>
        <w:rPr>
          <w:highlight w:val="white"/>
        </w:rPr>
      </w:pPr>
    </w:p>
    <w:p w14:paraId="5D8D2E2A" w14:textId="77777777" w:rsidR="005B1C6D" w:rsidRPr="00903DBA" w:rsidRDefault="005B1C6D" w:rsidP="005B1C6D">
      <w:pPr>
        <w:pStyle w:val="Code"/>
        <w:rPr>
          <w:highlight w:val="white"/>
        </w:rPr>
      </w:pPr>
      <w:r w:rsidRPr="00903DBA">
        <w:rPr>
          <w:highlight w:val="white"/>
        </w:rPr>
        <w:t xml:space="preserve">        if (tokenId == CCompiler_Pre.Tokens.EOF) {</w:t>
      </w:r>
    </w:p>
    <w:p w14:paraId="0C30E07F" w14:textId="77777777" w:rsidR="005B1C6D" w:rsidRPr="00903DBA" w:rsidRDefault="005B1C6D" w:rsidP="005B1C6D">
      <w:pPr>
        <w:pStyle w:val="Code"/>
        <w:rPr>
          <w:highlight w:val="white"/>
        </w:rPr>
      </w:pPr>
      <w:r w:rsidRPr="00903DBA">
        <w:rPr>
          <w:highlight w:val="white"/>
        </w:rPr>
        <w:t xml:space="preserve">          break;</w:t>
      </w:r>
    </w:p>
    <w:p w14:paraId="4A211671" w14:textId="77777777" w:rsidR="005B1C6D" w:rsidRPr="00903DBA" w:rsidRDefault="005B1C6D" w:rsidP="005B1C6D">
      <w:pPr>
        <w:pStyle w:val="Code"/>
        <w:rPr>
          <w:highlight w:val="white"/>
        </w:rPr>
      </w:pPr>
      <w:r w:rsidRPr="00903DBA">
        <w:rPr>
          <w:highlight w:val="white"/>
        </w:rPr>
        <w:t xml:space="preserve">        }</w:t>
      </w:r>
    </w:p>
    <w:p w14:paraId="7266D0A1" w14:textId="77777777" w:rsidR="005B1C6D" w:rsidRPr="00903DBA" w:rsidRDefault="005B1C6D" w:rsidP="005B1C6D">
      <w:pPr>
        <w:pStyle w:val="Code"/>
        <w:rPr>
          <w:highlight w:val="white"/>
        </w:rPr>
      </w:pPr>
      <w:r w:rsidRPr="00903DBA">
        <w:rPr>
          <w:highlight w:val="white"/>
        </w:rPr>
        <w:t xml:space="preserve">      }</w:t>
      </w:r>
    </w:p>
    <w:p w14:paraId="6D5E99AF" w14:textId="77777777" w:rsidR="005B1C6D" w:rsidRPr="00903DBA" w:rsidRDefault="005B1C6D" w:rsidP="005B1C6D">
      <w:pPr>
        <w:pStyle w:val="Code"/>
        <w:rPr>
          <w:highlight w:val="white"/>
        </w:rPr>
      </w:pPr>
    </w:p>
    <w:p w14:paraId="613ACFAD" w14:textId="77777777" w:rsidR="005B1C6D" w:rsidRPr="00903DBA" w:rsidRDefault="005B1C6D" w:rsidP="005B1C6D">
      <w:pPr>
        <w:pStyle w:val="Code"/>
        <w:rPr>
          <w:highlight w:val="white"/>
        </w:rPr>
      </w:pPr>
      <w:r w:rsidRPr="00903DBA">
        <w:rPr>
          <w:highlight w:val="white"/>
        </w:rPr>
        <w:t xml:space="preserve">      memoryStream.Close();</w:t>
      </w:r>
    </w:p>
    <w:p w14:paraId="283DF87D" w14:textId="77777777" w:rsidR="005B1C6D" w:rsidRPr="00903DBA" w:rsidRDefault="005B1C6D" w:rsidP="005B1C6D">
      <w:pPr>
        <w:pStyle w:val="Code"/>
        <w:rPr>
          <w:highlight w:val="white"/>
        </w:rPr>
      </w:pPr>
      <w:r w:rsidRPr="00903DBA">
        <w:rPr>
          <w:highlight w:val="white"/>
        </w:rPr>
        <w:t xml:space="preserve">      return tokenList;</w:t>
      </w:r>
    </w:p>
    <w:p w14:paraId="6C72A8AD" w14:textId="77777777" w:rsidR="005B1C6D" w:rsidRPr="00903DBA" w:rsidRDefault="005B1C6D" w:rsidP="005B1C6D">
      <w:pPr>
        <w:pStyle w:val="Code"/>
        <w:rPr>
          <w:highlight w:val="white"/>
        </w:rPr>
      </w:pPr>
      <w:r w:rsidRPr="00903DBA">
        <w:rPr>
          <w:highlight w:val="white"/>
        </w:rPr>
        <w:t xml:space="preserve">    }</w:t>
      </w:r>
    </w:p>
    <w:p w14:paraId="05BDE9D1" w14:textId="77777777" w:rsidR="005B1C6D" w:rsidRPr="00903DBA" w:rsidRDefault="005B1C6D" w:rsidP="005B1C6D">
      <w:pPr>
        <w:pStyle w:val="Code"/>
        <w:rPr>
          <w:highlight w:val="white"/>
        </w:rPr>
      </w:pPr>
    </w:p>
    <w:p w14:paraId="61BF98DE" w14:textId="77777777" w:rsidR="005B1C6D" w:rsidRPr="00903DBA" w:rsidRDefault="005B1C6D" w:rsidP="005B1C6D">
      <w:pPr>
        <w:pStyle w:val="Code"/>
        <w:rPr>
          <w:highlight w:val="white"/>
        </w:rPr>
      </w:pPr>
      <w:r w:rsidRPr="00903DBA">
        <w:rPr>
          <w:highlight w:val="white"/>
        </w:rPr>
        <w:t xml:space="preserve">    private string TokenListToString(List&lt;Token&gt; tokenList) {</w:t>
      </w:r>
    </w:p>
    <w:p w14:paraId="0E58615B" w14:textId="77777777" w:rsidR="005B1C6D" w:rsidRPr="00903DBA" w:rsidRDefault="005B1C6D" w:rsidP="005B1C6D">
      <w:pPr>
        <w:pStyle w:val="Code"/>
        <w:rPr>
          <w:highlight w:val="white"/>
        </w:rPr>
      </w:pPr>
      <w:r w:rsidRPr="00903DBA">
        <w:rPr>
          <w:highlight w:val="white"/>
        </w:rPr>
        <w:t xml:space="preserve">      StringBuilder buffer = new StringBuilder();</w:t>
      </w:r>
    </w:p>
    <w:p w14:paraId="6F9B9854" w14:textId="77777777" w:rsidR="005B1C6D" w:rsidRPr="00903DBA" w:rsidRDefault="005B1C6D" w:rsidP="005B1C6D">
      <w:pPr>
        <w:pStyle w:val="Code"/>
        <w:rPr>
          <w:highlight w:val="white"/>
        </w:rPr>
      </w:pPr>
      <w:r w:rsidRPr="00903DBA">
        <w:rPr>
          <w:highlight w:val="white"/>
        </w:rPr>
        <w:t xml:space="preserve">    </w:t>
      </w:r>
    </w:p>
    <w:p w14:paraId="3F2FB82A" w14:textId="77777777" w:rsidR="005B1C6D" w:rsidRPr="00903DBA" w:rsidRDefault="005B1C6D" w:rsidP="005B1C6D">
      <w:pPr>
        <w:pStyle w:val="Code"/>
        <w:rPr>
          <w:highlight w:val="white"/>
        </w:rPr>
      </w:pPr>
      <w:r w:rsidRPr="00903DBA">
        <w:rPr>
          <w:highlight w:val="white"/>
        </w:rPr>
        <w:t xml:space="preserve">      foreach (Token token in tokenList) {</w:t>
      </w:r>
    </w:p>
    <w:p w14:paraId="24B90198" w14:textId="77777777" w:rsidR="005B1C6D" w:rsidRPr="00903DBA" w:rsidRDefault="005B1C6D" w:rsidP="005B1C6D">
      <w:pPr>
        <w:pStyle w:val="Code"/>
        <w:rPr>
          <w:highlight w:val="white"/>
        </w:rPr>
      </w:pPr>
      <w:r w:rsidRPr="00903DBA">
        <w:rPr>
          <w:highlight w:val="white"/>
        </w:rPr>
        <w:t xml:space="preserve">        buffer.Append(((buffer.Length &gt; 0) ? " " : "") + token.ToString());</w:t>
      </w:r>
    </w:p>
    <w:p w14:paraId="687EF1FE" w14:textId="77777777" w:rsidR="005B1C6D" w:rsidRPr="00903DBA" w:rsidRDefault="005B1C6D" w:rsidP="005B1C6D">
      <w:pPr>
        <w:pStyle w:val="Code"/>
        <w:rPr>
          <w:highlight w:val="white"/>
        </w:rPr>
      </w:pPr>
      <w:r w:rsidRPr="00903DBA">
        <w:rPr>
          <w:highlight w:val="white"/>
        </w:rPr>
        <w:t xml:space="preserve">      }</w:t>
      </w:r>
    </w:p>
    <w:p w14:paraId="69168BF1" w14:textId="77777777" w:rsidR="005B1C6D" w:rsidRPr="00903DBA" w:rsidRDefault="005B1C6D" w:rsidP="005B1C6D">
      <w:pPr>
        <w:pStyle w:val="Code"/>
        <w:rPr>
          <w:highlight w:val="white"/>
        </w:rPr>
      </w:pPr>
      <w:r w:rsidRPr="00903DBA">
        <w:rPr>
          <w:highlight w:val="white"/>
        </w:rPr>
        <w:t xml:space="preserve">    </w:t>
      </w:r>
    </w:p>
    <w:p w14:paraId="21038142" w14:textId="77777777" w:rsidR="005B1C6D" w:rsidRPr="00903DBA" w:rsidRDefault="005B1C6D" w:rsidP="005B1C6D">
      <w:pPr>
        <w:pStyle w:val="Code"/>
        <w:rPr>
          <w:highlight w:val="white"/>
        </w:rPr>
      </w:pPr>
      <w:r w:rsidRPr="00903DBA">
        <w:rPr>
          <w:highlight w:val="white"/>
        </w:rPr>
        <w:t xml:space="preserve">      return buffer.ToString();</w:t>
      </w:r>
    </w:p>
    <w:p w14:paraId="1E827940" w14:textId="77777777" w:rsidR="005B1C6D" w:rsidRPr="00903DBA" w:rsidRDefault="005B1C6D" w:rsidP="005B1C6D">
      <w:pPr>
        <w:pStyle w:val="Code"/>
        <w:rPr>
          <w:highlight w:val="white"/>
        </w:rPr>
      </w:pPr>
      <w:r w:rsidRPr="00903DBA">
        <w:rPr>
          <w:highlight w:val="white"/>
        </w:rPr>
        <w:t xml:space="preserve">    }</w:t>
      </w:r>
    </w:p>
    <w:p w14:paraId="0E724F8A" w14:textId="77777777" w:rsidR="005B1C6D" w:rsidRPr="00903DBA" w:rsidRDefault="005B1C6D" w:rsidP="005B1C6D">
      <w:pPr>
        <w:pStyle w:val="Code"/>
        <w:rPr>
          <w:highlight w:val="white"/>
        </w:rPr>
      </w:pPr>
    </w:p>
    <w:p w14:paraId="526218F4" w14:textId="77777777" w:rsidR="005B1C6D" w:rsidRPr="00903DBA" w:rsidRDefault="005B1C6D" w:rsidP="005B1C6D">
      <w:pPr>
        <w:pStyle w:val="Code"/>
        <w:rPr>
          <w:highlight w:val="white"/>
        </w:rPr>
      </w:pPr>
      <w:r w:rsidRPr="00903DBA">
        <w:rPr>
          <w:highlight w:val="white"/>
        </w:rPr>
        <w:t xml:space="preserve">    private List&lt;Token&gt; CloneList(List&lt;Token&gt; tokenList) {</w:t>
      </w:r>
    </w:p>
    <w:p w14:paraId="18642ED8" w14:textId="77777777" w:rsidR="005B1C6D" w:rsidRPr="00903DBA" w:rsidRDefault="005B1C6D" w:rsidP="005B1C6D">
      <w:pPr>
        <w:pStyle w:val="Code"/>
        <w:rPr>
          <w:highlight w:val="white"/>
        </w:rPr>
      </w:pPr>
      <w:r w:rsidRPr="00903DBA">
        <w:rPr>
          <w:highlight w:val="white"/>
        </w:rPr>
        <w:t xml:space="preserve">      List&lt;Token&gt; resultList = new List&lt;Token&gt;();</w:t>
      </w:r>
    </w:p>
    <w:p w14:paraId="5665E504" w14:textId="77777777" w:rsidR="005B1C6D" w:rsidRPr="00903DBA" w:rsidRDefault="005B1C6D" w:rsidP="005B1C6D">
      <w:pPr>
        <w:pStyle w:val="Code"/>
        <w:rPr>
          <w:highlight w:val="white"/>
        </w:rPr>
      </w:pPr>
      <w:r w:rsidRPr="00903DBA">
        <w:rPr>
          <w:highlight w:val="white"/>
        </w:rPr>
        <w:t xml:space="preserve">    </w:t>
      </w:r>
    </w:p>
    <w:p w14:paraId="1E0FAE69" w14:textId="77777777" w:rsidR="005B1C6D" w:rsidRPr="00903DBA" w:rsidRDefault="005B1C6D" w:rsidP="005B1C6D">
      <w:pPr>
        <w:pStyle w:val="Code"/>
        <w:rPr>
          <w:highlight w:val="white"/>
        </w:rPr>
      </w:pPr>
      <w:r w:rsidRPr="00903DBA">
        <w:rPr>
          <w:highlight w:val="white"/>
        </w:rPr>
        <w:t xml:space="preserve">      foreach (Token token in tokenList) {</w:t>
      </w:r>
    </w:p>
    <w:p w14:paraId="5AA2B175" w14:textId="77777777" w:rsidR="005B1C6D" w:rsidRPr="00903DBA" w:rsidRDefault="005B1C6D" w:rsidP="005B1C6D">
      <w:pPr>
        <w:pStyle w:val="Code"/>
        <w:rPr>
          <w:highlight w:val="white"/>
        </w:rPr>
      </w:pPr>
      <w:r w:rsidRPr="00903DBA">
        <w:rPr>
          <w:highlight w:val="white"/>
        </w:rPr>
        <w:t xml:space="preserve">        resultList.Add((Token) token.Clone());</w:t>
      </w:r>
    </w:p>
    <w:p w14:paraId="2E7EC200" w14:textId="77777777" w:rsidR="005B1C6D" w:rsidRPr="00903DBA" w:rsidRDefault="005B1C6D" w:rsidP="005B1C6D">
      <w:pPr>
        <w:pStyle w:val="Code"/>
        <w:rPr>
          <w:highlight w:val="white"/>
        </w:rPr>
      </w:pPr>
      <w:r w:rsidRPr="00903DBA">
        <w:rPr>
          <w:highlight w:val="white"/>
        </w:rPr>
        <w:t xml:space="preserve">      }</w:t>
      </w:r>
    </w:p>
    <w:p w14:paraId="4FE55470" w14:textId="77777777" w:rsidR="005B1C6D" w:rsidRPr="00903DBA" w:rsidRDefault="005B1C6D" w:rsidP="005B1C6D">
      <w:pPr>
        <w:pStyle w:val="Code"/>
        <w:rPr>
          <w:highlight w:val="white"/>
        </w:rPr>
      </w:pPr>
      <w:r w:rsidRPr="00903DBA">
        <w:rPr>
          <w:highlight w:val="white"/>
        </w:rPr>
        <w:t xml:space="preserve">    </w:t>
      </w:r>
    </w:p>
    <w:p w14:paraId="2BE52FBF" w14:textId="77777777" w:rsidR="005B1C6D" w:rsidRPr="00903DBA" w:rsidRDefault="005B1C6D" w:rsidP="005B1C6D">
      <w:pPr>
        <w:pStyle w:val="Code"/>
        <w:rPr>
          <w:highlight w:val="white"/>
        </w:rPr>
      </w:pPr>
      <w:r w:rsidRPr="00903DBA">
        <w:rPr>
          <w:highlight w:val="white"/>
        </w:rPr>
        <w:t xml:space="preserve">      return resultList;</w:t>
      </w:r>
    </w:p>
    <w:p w14:paraId="12656AD0" w14:textId="77777777" w:rsidR="005B1C6D" w:rsidRPr="00903DBA" w:rsidRDefault="005B1C6D" w:rsidP="005B1C6D">
      <w:pPr>
        <w:pStyle w:val="Code"/>
        <w:rPr>
          <w:highlight w:val="white"/>
        </w:rPr>
      </w:pPr>
      <w:r w:rsidRPr="00903DBA">
        <w:rPr>
          <w:highlight w:val="white"/>
        </w:rPr>
        <w:t xml:space="preserve">    }</w:t>
      </w:r>
    </w:p>
    <w:p w14:paraId="57BF586C" w14:textId="77777777" w:rsidR="005B1C6D" w:rsidRPr="00903DBA" w:rsidRDefault="005B1C6D" w:rsidP="005B1C6D">
      <w:pPr>
        <w:pStyle w:val="Code"/>
        <w:rPr>
          <w:highlight w:val="white"/>
        </w:rPr>
      </w:pPr>
      <w:r w:rsidRPr="00903DBA">
        <w:rPr>
          <w:highlight w:val="white"/>
        </w:rPr>
        <w:t xml:space="preserve">  </w:t>
      </w:r>
    </w:p>
    <w:p w14:paraId="62AFFD2D" w14:textId="77777777" w:rsidR="005B1C6D" w:rsidRPr="00903DBA" w:rsidRDefault="005B1C6D" w:rsidP="005B1C6D">
      <w:pPr>
        <w:pStyle w:val="Code"/>
        <w:rPr>
          <w:highlight w:val="white"/>
        </w:rPr>
      </w:pPr>
      <w:r w:rsidRPr="00903DBA">
        <w:rPr>
          <w:highlight w:val="white"/>
        </w:rPr>
        <w:t xml:space="preserve">    public void TraverseLineList(List&lt;string&gt; lineList) {</w:t>
      </w:r>
    </w:p>
    <w:p w14:paraId="14908E4D" w14:textId="77777777" w:rsidR="005B1C6D" w:rsidRPr="00903DBA" w:rsidRDefault="005B1C6D" w:rsidP="005B1C6D">
      <w:pPr>
        <w:pStyle w:val="Code"/>
        <w:rPr>
          <w:highlight w:val="white"/>
        </w:rPr>
      </w:pPr>
      <w:r w:rsidRPr="00903DBA">
        <w:rPr>
          <w:highlight w:val="white"/>
        </w:rPr>
        <w:t xml:space="preserve">      foreach (string line in lineList) {</w:t>
      </w:r>
    </w:p>
    <w:p w14:paraId="08AFE97B" w14:textId="77777777" w:rsidR="005B1C6D" w:rsidRPr="00903DBA" w:rsidRDefault="005B1C6D" w:rsidP="005B1C6D">
      <w:pPr>
        <w:pStyle w:val="Code"/>
        <w:rPr>
          <w:highlight w:val="white"/>
        </w:rPr>
      </w:pPr>
      <w:r w:rsidRPr="00903DBA">
        <w:rPr>
          <w:highlight w:val="white"/>
        </w:rPr>
        <w:t xml:space="preserve">        List&lt;Token&gt; tokenList = Scan(line);</w:t>
      </w:r>
    </w:p>
    <w:p w14:paraId="5F9CCE6D" w14:textId="77777777" w:rsidR="005B1C6D" w:rsidRPr="00903DBA" w:rsidRDefault="005B1C6D" w:rsidP="005B1C6D">
      <w:pPr>
        <w:pStyle w:val="Code"/>
        <w:rPr>
          <w:highlight w:val="white"/>
        </w:rPr>
      </w:pPr>
    </w:p>
    <w:p w14:paraId="1DA81506" w14:textId="77777777" w:rsidR="005B1C6D" w:rsidRPr="00903DBA" w:rsidRDefault="005B1C6D" w:rsidP="005B1C6D">
      <w:pPr>
        <w:pStyle w:val="Code"/>
        <w:rPr>
          <w:highlight w:val="white"/>
        </w:rPr>
      </w:pPr>
      <w:r w:rsidRPr="00903DBA">
        <w:rPr>
          <w:highlight w:val="white"/>
        </w:rPr>
        <w:t xml:space="preserve">        if (tokenList[0].Id == CCompiler_Pre.Tokens.SHARP) {</w:t>
      </w:r>
    </w:p>
    <w:p w14:paraId="543B5075" w14:textId="77777777" w:rsidR="005B1C6D" w:rsidRPr="00903DBA" w:rsidRDefault="005B1C6D" w:rsidP="005B1C6D">
      <w:pPr>
        <w:pStyle w:val="Code"/>
        <w:rPr>
          <w:highlight w:val="white"/>
        </w:rPr>
      </w:pPr>
      <w:r w:rsidRPr="00903DBA">
        <w:rPr>
          <w:highlight w:val="white"/>
        </w:rPr>
        <w:t xml:space="preserve">          Token secondToken = tokenList[1];</w:t>
      </w:r>
    </w:p>
    <w:p w14:paraId="028A8B13" w14:textId="77777777" w:rsidR="005B1C6D" w:rsidRPr="00903DBA" w:rsidRDefault="005B1C6D" w:rsidP="005B1C6D">
      <w:pPr>
        <w:pStyle w:val="Code"/>
        <w:rPr>
          <w:highlight w:val="white"/>
        </w:rPr>
      </w:pPr>
    </w:p>
    <w:p w14:paraId="180600F7" w14:textId="77777777" w:rsidR="005B1C6D" w:rsidRPr="00903DBA" w:rsidRDefault="005B1C6D" w:rsidP="005B1C6D">
      <w:pPr>
        <w:pStyle w:val="Code"/>
        <w:rPr>
          <w:highlight w:val="white"/>
        </w:rPr>
      </w:pPr>
      <w:r w:rsidRPr="00903DBA">
        <w:rPr>
          <w:highlight w:val="white"/>
        </w:rPr>
        <w:t xml:space="preserve">          if (secondToken.Id == CCompiler_Pre.Tokens.NAME) {</w:t>
      </w:r>
    </w:p>
    <w:p w14:paraId="395FCBE4" w14:textId="77777777" w:rsidR="005B1C6D" w:rsidRPr="00903DBA" w:rsidRDefault="005B1C6D" w:rsidP="005B1C6D">
      <w:pPr>
        <w:pStyle w:val="Code"/>
        <w:rPr>
          <w:highlight w:val="white"/>
        </w:rPr>
      </w:pPr>
      <w:r w:rsidRPr="00903DBA">
        <w:rPr>
          <w:highlight w:val="white"/>
        </w:rPr>
        <w:t xml:space="preserve">            string secondTokenName = (string) secondToken.Value;</w:t>
      </w:r>
    </w:p>
    <w:p w14:paraId="2B1DB13D" w14:textId="77777777" w:rsidR="005B1C6D" w:rsidRPr="00903DBA" w:rsidRDefault="005B1C6D" w:rsidP="005B1C6D">
      <w:pPr>
        <w:pStyle w:val="Code"/>
        <w:rPr>
          <w:highlight w:val="white"/>
        </w:rPr>
      </w:pPr>
    </w:p>
    <w:p w14:paraId="2D25289C" w14:textId="77777777" w:rsidR="005B1C6D" w:rsidRPr="00903DBA" w:rsidRDefault="005B1C6D" w:rsidP="005B1C6D">
      <w:pPr>
        <w:pStyle w:val="Code"/>
        <w:rPr>
          <w:highlight w:val="white"/>
        </w:rPr>
      </w:pPr>
      <w:r w:rsidRPr="00903DBA">
        <w:rPr>
          <w:highlight w:val="white"/>
        </w:rPr>
        <w:t xml:space="preserve">            if (secondTokenName.Equals("ifdef")) {</w:t>
      </w:r>
    </w:p>
    <w:p w14:paraId="0593AC09" w14:textId="77777777" w:rsidR="005B1C6D" w:rsidRPr="00903DBA" w:rsidRDefault="005B1C6D" w:rsidP="005B1C6D">
      <w:pPr>
        <w:pStyle w:val="Code"/>
        <w:rPr>
          <w:highlight w:val="white"/>
        </w:rPr>
      </w:pPr>
      <w:r w:rsidRPr="00903DBA">
        <w:rPr>
          <w:highlight w:val="white"/>
        </w:rPr>
        <w:t xml:space="preserve">              DoIfDefined(tokenList);</w:t>
      </w:r>
    </w:p>
    <w:p w14:paraId="0D3B9410" w14:textId="77777777" w:rsidR="005B1C6D" w:rsidRPr="00903DBA" w:rsidRDefault="005B1C6D" w:rsidP="005B1C6D">
      <w:pPr>
        <w:pStyle w:val="Code"/>
        <w:rPr>
          <w:highlight w:val="white"/>
        </w:rPr>
      </w:pPr>
      <w:r w:rsidRPr="00903DBA">
        <w:rPr>
          <w:highlight w:val="white"/>
        </w:rPr>
        <w:t xml:space="preserve">            }</w:t>
      </w:r>
    </w:p>
    <w:p w14:paraId="41ABE588" w14:textId="77777777" w:rsidR="005B1C6D" w:rsidRPr="00903DBA" w:rsidRDefault="005B1C6D" w:rsidP="005B1C6D">
      <w:pPr>
        <w:pStyle w:val="Code"/>
        <w:rPr>
          <w:highlight w:val="white"/>
        </w:rPr>
      </w:pPr>
      <w:r w:rsidRPr="00903DBA">
        <w:rPr>
          <w:highlight w:val="white"/>
        </w:rPr>
        <w:t xml:space="preserve">            else if (secondTokenName.Equals("ifndef")) {</w:t>
      </w:r>
    </w:p>
    <w:p w14:paraId="7A916353" w14:textId="77777777" w:rsidR="005B1C6D" w:rsidRPr="00903DBA" w:rsidRDefault="005B1C6D" w:rsidP="005B1C6D">
      <w:pPr>
        <w:pStyle w:val="Code"/>
        <w:rPr>
          <w:highlight w:val="white"/>
        </w:rPr>
      </w:pPr>
      <w:r w:rsidRPr="00903DBA">
        <w:rPr>
          <w:highlight w:val="white"/>
        </w:rPr>
        <w:t xml:space="preserve">              DoIfNotDefined(tokenList);</w:t>
      </w:r>
    </w:p>
    <w:p w14:paraId="369C6DF3" w14:textId="77777777" w:rsidR="005B1C6D" w:rsidRPr="00903DBA" w:rsidRDefault="005B1C6D" w:rsidP="005B1C6D">
      <w:pPr>
        <w:pStyle w:val="Code"/>
        <w:rPr>
          <w:highlight w:val="white"/>
        </w:rPr>
      </w:pPr>
      <w:r w:rsidRPr="00903DBA">
        <w:rPr>
          <w:highlight w:val="white"/>
        </w:rPr>
        <w:t xml:space="preserve">            }</w:t>
      </w:r>
    </w:p>
    <w:p w14:paraId="2A32D46D" w14:textId="77777777" w:rsidR="005B1C6D" w:rsidRPr="00903DBA" w:rsidRDefault="005B1C6D" w:rsidP="005B1C6D">
      <w:pPr>
        <w:pStyle w:val="Code"/>
        <w:rPr>
          <w:highlight w:val="white"/>
        </w:rPr>
      </w:pPr>
      <w:r w:rsidRPr="00903DBA">
        <w:rPr>
          <w:highlight w:val="white"/>
        </w:rPr>
        <w:t xml:space="preserve">            else if (secondTokenName.Equals("if")) {</w:t>
      </w:r>
    </w:p>
    <w:p w14:paraId="7B0C2892" w14:textId="77777777" w:rsidR="005B1C6D" w:rsidRPr="00903DBA" w:rsidRDefault="005B1C6D" w:rsidP="005B1C6D">
      <w:pPr>
        <w:pStyle w:val="Code"/>
        <w:rPr>
          <w:highlight w:val="white"/>
        </w:rPr>
      </w:pPr>
      <w:r w:rsidRPr="00903DBA">
        <w:rPr>
          <w:highlight w:val="white"/>
        </w:rPr>
        <w:t xml:space="preserve">              DoIf(tokenList);</w:t>
      </w:r>
    </w:p>
    <w:p w14:paraId="1C7D541D" w14:textId="77777777" w:rsidR="005B1C6D" w:rsidRPr="00903DBA" w:rsidRDefault="005B1C6D" w:rsidP="005B1C6D">
      <w:pPr>
        <w:pStyle w:val="Code"/>
        <w:rPr>
          <w:highlight w:val="white"/>
        </w:rPr>
      </w:pPr>
      <w:r w:rsidRPr="00903DBA">
        <w:rPr>
          <w:highlight w:val="white"/>
        </w:rPr>
        <w:t xml:space="preserve">            }</w:t>
      </w:r>
    </w:p>
    <w:p w14:paraId="0F10A5BE" w14:textId="77777777" w:rsidR="005B1C6D" w:rsidRPr="00903DBA" w:rsidRDefault="005B1C6D" w:rsidP="005B1C6D">
      <w:pPr>
        <w:pStyle w:val="Code"/>
        <w:rPr>
          <w:highlight w:val="white"/>
        </w:rPr>
      </w:pPr>
      <w:r w:rsidRPr="00903DBA">
        <w:rPr>
          <w:highlight w:val="white"/>
        </w:rPr>
        <w:t xml:space="preserve">            else if (secondTokenName.Equals("elif")) {</w:t>
      </w:r>
    </w:p>
    <w:p w14:paraId="0CB32F43" w14:textId="77777777" w:rsidR="005B1C6D" w:rsidRPr="00903DBA" w:rsidRDefault="005B1C6D" w:rsidP="005B1C6D">
      <w:pPr>
        <w:pStyle w:val="Code"/>
        <w:rPr>
          <w:highlight w:val="white"/>
        </w:rPr>
      </w:pPr>
      <w:r w:rsidRPr="00903DBA">
        <w:rPr>
          <w:highlight w:val="white"/>
        </w:rPr>
        <w:t xml:space="preserve">              DoElseIf(tokenList);</w:t>
      </w:r>
    </w:p>
    <w:p w14:paraId="5128CA85" w14:textId="77777777" w:rsidR="005B1C6D" w:rsidRPr="00903DBA" w:rsidRDefault="005B1C6D" w:rsidP="005B1C6D">
      <w:pPr>
        <w:pStyle w:val="Code"/>
        <w:rPr>
          <w:highlight w:val="white"/>
        </w:rPr>
      </w:pPr>
      <w:r w:rsidRPr="00903DBA">
        <w:rPr>
          <w:highlight w:val="white"/>
        </w:rPr>
        <w:t xml:space="preserve">            }</w:t>
      </w:r>
    </w:p>
    <w:p w14:paraId="24EE3E77" w14:textId="77777777" w:rsidR="005B1C6D" w:rsidRPr="00903DBA" w:rsidRDefault="005B1C6D" w:rsidP="005B1C6D">
      <w:pPr>
        <w:pStyle w:val="Code"/>
        <w:rPr>
          <w:highlight w:val="white"/>
        </w:rPr>
      </w:pPr>
      <w:r w:rsidRPr="00903DBA">
        <w:rPr>
          <w:highlight w:val="white"/>
        </w:rPr>
        <w:t xml:space="preserve">            else if (secondTokenName.Equals("else")) {</w:t>
      </w:r>
    </w:p>
    <w:p w14:paraId="62DF0F27" w14:textId="77777777" w:rsidR="005B1C6D" w:rsidRPr="00903DBA" w:rsidRDefault="005B1C6D" w:rsidP="005B1C6D">
      <w:pPr>
        <w:pStyle w:val="Code"/>
        <w:rPr>
          <w:highlight w:val="white"/>
        </w:rPr>
      </w:pPr>
      <w:r w:rsidRPr="00903DBA">
        <w:rPr>
          <w:highlight w:val="white"/>
        </w:rPr>
        <w:t xml:space="preserve">              DoElse(tokenList);</w:t>
      </w:r>
    </w:p>
    <w:p w14:paraId="225546A7" w14:textId="77777777" w:rsidR="005B1C6D" w:rsidRPr="00903DBA" w:rsidRDefault="005B1C6D" w:rsidP="005B1C6D">
      <w:pPr>
        <w:pStyle w:val="Code"/>
        <w:rPr>
          <w:highlight w:val="white"/>
        </w:rPr>
      </w:pPr>
      <w:r w:rsidRPr="00903DBA">
        <w:rPr>
          <w:highlight w:val="white"/>
        </w:rPr>
        <w:t xml:space="preserve">            }</w:t>
      </w:r>
    </w:p>
    <w:p w14:paraId="3C843555" w14:textId="77777777" w:rsidR="005B1C6D" w:rsidRPr="00903DBA" w:rsidRDefault="005B1C6D" w:rsidP="005B1C6D">
      <w:pPr>
        <w:pStyle w:val="Code"/>
        <w:rPr>
          <w:highlight w:val="white"/>
        </w:rPr>
      </w:pPr>
      <w:r w:rsidRPr="00903DBA">
        <w:rPr>
          <w:highlight w:val="white"/>
        </w:rPr>
        <w:t xml:space="preserve">            else if (secondTokenName.Equals("endif")) {</w:t>
      </w:r>
    </w:p>
    <w:p w14:paraId="36FECE5A" w14:textId="77777777" w:rsidR="005B1C6D" w:rsidRPr="00903DBA" w:rsidRDefault="005B1C6D" w:rsidP="005B1C6D">
      <w:pPr>
        <w:pStyle w:val="Code"/>
        <w:rPr>
          <w:highlight w:val="white"/>
        </w:rPr>
      </w:pPr>
      <w:r w:rsidRPr="00903DBA">
        <w:rPr>
          <w:highlight w:val="white"/>
        </w:rPr>
        <w:t xml:space="preserve">              DoEndIf(tokenList);</w:t>
      </w:r>
    </w:p>
    <w:p w14:paraId="683F2FAE" w14:textId="77777777" w:rsidR="005B1C6D" w:rsidRPr="00903DBA" w:rsidRDefault="005B1C6D" w:rsidP="005B1C6D">
      <w:pPr>
        <w:pStyle w:val="Code"/>
        <w:rPr>
          <w:highlight w:val="white"/>
        </w:rPr>
      </w:pPr>
      <w:r w:rsidRPr="00903DBA">
        <w:rPr>
          <w:highlight w:val="white"/>
        </w:rPr>
        <w:t xml:space="preserve">            }</w:t>
      </w:r>
    </w:p>
    <w:p w14:paraId="5B151002" w14:textId="77777777" w:rsidR="005B1C6D" w:rsidRPr="00903DBA" w:rsidRDefault="005B1C6D" w:rsidP="005B1C6D">
      <w:pPr>
        <w:pStyle w:val="Code"/>
        <w:rPr>
          <w:highlight w:val="white"/>
        </w:rPr>
      </w:pPr>
      <w:r w:rsidRPr="00903DBA">
        <w:rPr>
          <w:highlight w:val="white"/>
        </w:rPr>
        <w:t xml:space="preserve">            else if (IsVisible()) {</w:t>
      </w:r>
    </w:p>
    <w:p w14:paraId="521408D9" w14:textId="77777777" w:rsidR="005B1C6D" w:rsidRPr="00903DBA" w:rsidRDefault="005B1C6D" w:rsidP="005B1C6D">
      <w:pPr>
        <w:pStyle w:val="Code"/>
        <w:rPr>
          <w:highlight w:val="white"/>
        </w:rPr>
      </w:pPr>
      <w:r w:rsidRPr="00903DBA">
        <w:rPr>
          <w:highlight w:val="white"/>
        </w:rPr>
        <w:t xml:space="preserve">              if (secondTokenName.Equals("include")) {</w:t>
      </w:r>
    </w:p>
    <w:p w14:paraId="65A44ACA" w14:textId="77777777" w:rsidR="005B1C6D" w:rsidRPr="00903DBA" w:rsidRDefault="005B1C6D" w:rsidP="005B1C6D">
      <w:pPr>
        <w:pStyle w:val="Code"/>
        <w:rPr>
          <w:highlight w:val="white"/>
        </w:rPr>
      </w:pPr>
      <w:r w:rsidRPr="00903DBA">
        <w:rPr>
          <w:highlight w:val="white"/>
        </w:rPr>
        <w:t xml:space="preserve">                DoInclude(tokenList);</w:t>
      </w:r>
    </w:p>
    <w:p w14:paraId="6AD61F0A" w14:textId="77777777" w:rsidR="005B1C6D" w:rsidRPr="00903DBA" w:rsidRDefault="005B1C6D" w:rsidP="005B1C6D">
      <w:pPr>
        <w:pStyle w:val="Code"/>
        <w:rPr>
          <w:highlight w:val="white"/>
        </w:rPr>
      </w:pPr>
      <w:r w:rsidRPr="00903DBA">
        <w:rPr>
          <w:highlight w:val="white"/>
        </w:rPr>
        <w:t xml:space="preserve">              }</w:t>
      </w:r>
    </w:p>
    <w:p w14:paraId="3371C5E9" w14:textId="77777777" w:rsidR="005B1C6D" w:rsidRPr="00903DBA" w:rsidRDefault="005B1C6D" w:rsidP="005B1C6D">
      <w:pPr>
        <w:pStyle w:val="Code"/>
        <w:rPr>
          <w:highlight w:val="white"/>
        </w:rPr>
      </w:pPr>
      <w:r w:rsidRPr="00903DBA">
        <w:rPr>
          <w:highlight w:val="white"/>
        </w:rPr>
        <w:t xml:space="preserve">              else if (secondTokenName.Equals("define")) {</w:t>
      </w:r>
    </w:p>
    <w:p w14:paraId="2EC2381D" w14:textId="77777777" w:rsidR="005B1C6D" w:rsidRPr="00903DBA" w:rsidRDefault="005B1C6D" w:rsidP="005B1C6D">
      <w:pPr>
        <w:pStyle w:val="Code"/>
        <w:rPr>
          <w:highlight w:val="white"/>
        </w:rPr>
      </w:pPr>
      <w:r w:rsidRPr="00903DBA">
        <w:rPr>
          <w:highlight w:val="white"/>
        </w:rPr>
        <w:t xml:space="preserve">                DoDefine(tokenList);</w:t>
      </w:r>
    </w:p>
    <w:p w14:paraId="6BEF7A69" w14:textId="77777777" w:rsidR="005B1C6D" w:rsidRPr="00903DBA" w:rsidRDefault="005B1C6D" w:rsidP="005B1C6D">
      <w:pPr>
        <w:pStyle w:val="Code"/>
        <w:rPr>
          <w:highlight w:val="white"/>
        </w:rPr>
      </w:pPr>
      <w:r w:rsidRPr="00903DBA">
        <w:rPr>
          <w:highlight w:val="white"/>
        </w:rPr>
        <w:t xml:space="preserve">              }</w:t>
      </w:r>
    </w:p>
    <w:p w14:paraId="5D381218" w14:textId="77777777" w:rsidR="005B1C6D" w:rsidRPr="00903DBA" w:rsidRDefault="005B1C6D" w:rsidP="005B1C6D">
      <w:pPr>
        <w:pStyle w:val="Code"/>
        <w:rPr>
          <w:highlight w:val="white"/>
        </w:rPr>
      </w:pPr>
      <w:r w:rsidRPr="00903DBA">
        <w:rPr>
          <w:highlight w:val="white"/>
        </w:rPr>
        <w:t xml:space="preserve">              else if (secondTokenName.Equals("undef")) {</w:t>
      </w:r>
    </w:p>
    <w:p w14:paraId="4B1AF79D" w14:textId="77777777" w:rsidR="005B1C6D" w:rsidRPr="00903DBA" w:rsidRDefault="005B1C6D" w:rsidP="005B1C6D">
      <w:pPr>
        <w:pStyle w:val="Code"/>
        <w:rPr>
          <w:highlight w:val="white"/>
        </w:rPr>
      </w:pPr>
      <w:r w:rsidRPr="00903DBA">
        <w:rPr>
          <w:highlight w:val="white"/>
        </w:rPr>
        <w:t xml:space="preserve">                DoUndef(tokenList);</w:t>
      </w:r>
    </w:p>
    <w:p w14:paraId="649A1428" w14:textId="77777777" w:rsidR="005B1C6D" w:rsidRPr="00903DBA" w:rsidRDefault="005B1C6D" w:rsidP="005B1C6D">
      <w:pPr>
        <w:pStyle w:val="Code"/>
        <w:rPr>
          <w:highlight w:val="white"/>
        </w:rPr>
      </w:pPr>
      <w:r w:rsidRPr="00903DBA">
        <w:rPr>
          <w:highlight w:val="white"/>
        </w:rPr>
        <w:t xml:space="preserve">              }</w:t>
      </w:r>
    </w:p>
    <w:p w14:paraId="06041F5F" w14:textId="77777777" w:rsidR="005B1C6D" w:rsidRPr="00903DBA" w:rsidRDefault="005B1C6D" w:rsidP="005B1C6D">
      <w:pPr>
        <w:pStyle w:val="Code"/>
        <w:rPr>
          <w:highlight w:val="white"/>
        </w:rPr>
      </w:pPr>
      <w:r w:rsidRPr="00903DBA">
        <w:rPr>
          <w:highlight w:val="white"/>
        </w:rPr>
        <w:t xml:space="preserve">              else if (secondTokenName.Equals("line")) {</w:t>
      </w:r>
    </w:p>
    <w:p w14:paraId="67343502" w14:textId="77777777" w:rsidR="005B1C6D" w:rsidRPr="00903DBA" w:rsidRDefault="005B1C6D" w:rsidP="005B1C6D">
      <w:pPr>
        <w:pStyle w:val="Code"/>
        <w:rPr>
          <w:highlight w:val="white"/>
        </w:rPr>
      </w:pPr>
      <w:r w:rsidRPr="00903DBA">
        <w:rPr>
          <w:highlight w:val="white"/>
        </w:rPr>
        <w:t xml:space="preserve">                DoLine(tokenList);</w:t>
      </w:r>
    </w:p>
    <w:p w14:paraId="58E28217" w14:textId="77777777" w:rsidR="005B1C6D" w:rsidRPr="00903DBA" w:rsidRDefault="005B1C6D" w:rsidP="005B1C6D">
      <w:pPr>
        <w:pStyle w:val="Code"/>
        <w:rPr>
          <w:highlight w:val="white"/>
        </w:rPr>
      </w:pPr>
      <w:r w:rsidRPr="00903DBA">
        <w:rPr>
          <w:highlight w:val="white"/>
        </w:rPr>
        <w:t xml:space="preserve">              }</w:t>
      </w:r>
    </w:p>
    <w:p w14:paraId="04A58992" w14:textId="77777777" w:rsidR="005B1C6D" w:rsidRPr="00903DBA" w:rsidRDefault="005B1C6D" w:rsidP="005B1C6D">
      <w:pPr>
        <w:pStyle w:val="Code"/>
        <w:rPr>
          <w:highlight w:val="white"/>
        </w:rPr>
      </w:pPr>
      <w:r w:rsidRPr="00903DBA">
        <w:rPr>
          <w:highlight w:val="white"/>
        </w:rPr>
        <w:t xml:space="preserve">              else if (secondTokenName.Equals("error")) {</w:t>
      </w:r>
    </w:p>
    <w:p w14:paraId="5D9B5804" w14:textId="77777777" w:rsidR="005B1C6D" w:rsidRPr="00903DBA" w:rsidRDefault="005B1C6D" w:rsidP="005B1C6D">
      <w:pPr>
        <w:pStyle w:val="Code"/>
        <w:rPr>
          <w:highlight w:val="white"/>
        </w:rPr>
      </w:pPr>
      <w:r w:rsidRPr="00903DBA">
        <w:rPr>
          <w:highlight w:val="white"/>
        </w:rPr>
        <w:t xml:space="preserve">                Assert.Error(TokenListToString</w:t>
      </w:r>
    </w:p>
    <w:p w14:paraId="2B8C7137" w14:textId="77777777" w:rsidR="005B1C6D" w:rsidRPr="00903DBA" w:rsidRDefault="005B1C6D" w:rsidP="005B1C6D">
      <w:pPr>
        <w:pStyle w:val="Code"/>
        <w:rPr>
          <w:highlight w:val="white"/>
        </w:rPr>
      </w:pPr>
      <w:r w:rsidRPr="00903DBA">
        <w:rPr>
          <w:highlight w:val="white"/>
        </w:rPr>
        <w:t xml:space="preserve">                             (tokenList.GetRange(1, tokenList.Count - 1)));</w:t>
      </w:r>
    </w:p>
    <w:p w14:paraId="45E003B3" w14:textId="77777777" w:rsidR="005B1C6D" w:rsidRPr="00903DBA" w:rsidRDefault="005B1C6D" w:rsidP="005B1C6D">
      <w:pPr>
        <w:pStyle w:val="Code"/>
        <w:rPr>
          <w:highlight w:val="white"/>
        </w:rPr>
      </w:pPr>
      <w:r w:rsidRPr="00903DBA">
        <w:rPr>
          <w:highlight w:val="white"/>
        </w:rPr>
        <w:t xml:space="preserve">              }</w:t>
      </w:r>
    </w:p>
    <w:p w14:paraId="3DFAD720" w14:textId="77777777" w:rsidR="005B1C6D" w:rsidRPr="00903DBA" w:rsidRDefault="005B1C6D" w:rsidP="005B1C6D">
      <w:pPr>
        <w:pStyle w:val="Code"/>
        <w:rPr>
          <w:highlight w:val="white"/>
        </w:rPr>
      </w:pPr>
      <w:r w:rsidRPr="00903DBA">
        <w:rPr>
          <w:highlight w:val="white"/>
        </w:rPr>
        <w:t xml:space="preserve">            }</w:t>
      </w:r>
    </w:p>
    <w:p w14:paraId="5B1BAC15" w14:textId="77777777" w:rsidR="005B1C6D" w:rsidRPr="00903DBA" w:rsidRDefault="005B1C6D" w:rsidP="005B1C6D">
      <w:pPr>
        <w:pStyle w:val="Code"/>
        <w:rPr>
          <w:highlight w:val="white"/>
        </w:rPr>
      </w:pPr>
      <w:r w:rsidRPr="00903DBA">
        <w:rPr>
          <w:highlight w:val="white"/>
        </w:rPr>
        <w:t xml:space="preserve">          }</w:t>
      </w:r>
    </w:p>
    <w:p w14:paraId="4FA58A14" w14:textId="77777777" w:rsidR="005B1C6D" w:rsidRPr="00903DBA" w:rsidRDefault="005B1C6D" w:rsidP="005B1C6D">
      <w:pPr>
        <w:pStyle w:val="Code"/>
        <w:rPr>
          <w:highlight w:val="white"/>
        </w:rPr>
      </w:pPr>
    </w:p>
    <w:p w14:paraId="1CAF030D" w14:textId="77777777" w:rsidR="005B1C6D" w:rsidRPr="00903DBA" w:rsidRDefault="005B1C6D" w:rsidP="005B1C6D">
      <w:pPr>
        <w:pStyle w:val="Code"/>
        <w:rPr>
          <w:highlight w:val="white"/>
        </w:rPr>
      </w:pPr>
      <w:r w:rsidRPr="00903DBA">
        <w:rPr>
          <w:highlight w:val="white"/>
        </w:rPr>
        <w:t xml:space="preserve">          AddNewlinesToBuffer(tokenList);</w:t>
      </w:r>
    </w:p>
    <w:p w14:paraId="0114BEC7" w14:textId="77777777" w:rsidR="005B1C6D" w:rsidRPr="00903DBA" w:rsidRDefault="005B1C6D" w:rsidP="005B1C6D">
      <w:pPr>
        <w:pStyle w:val="Code"/>
        <w:rPr>
          <w:highlight w:val="white"/>
        </w:rPr>
      </w:pPr>
      <w:r w:rsidRPr="00903DBA">
        <w:rPr>
          <w:highlight w:val="white"/>
        </w:rPr>
        <w:t xml:space="preserve">        }</w:t>
      </w:r>
    </w:p>
    <w:p w14:paraId="13E77C7D" w14:textId="77777777" w:rsidR="005B1C6D" w:rsidRPr="00903DBA" w:rsidRDefault="005B1C6D" w:rsidP="005B1C6D">
      <w:pPr>
        <w:pStyle w:val="Code"/>
        <w:rPr>
          <w:highlight w:val="white"/>
        </w:rPr>
      </w:pPr>
      <w:r w:rsidRPr="00903DBA">
        <w:rPr>
          <w:highlight w:val="white"/>
        </w:rPr>
        <w:t xml:space="preserve">        else {</w:t>
      </w:r>
    </w:p>
    <w:p w14:paraId="329F709F" w14:textId="77777777" w:rsidR="005B1C6D" w:rsidRPr="00903DBA" w:rsidRDefault="005B1C6D" w:rsidP="005B1C6D">
      <w:pPr>
        <w:pStyle w:val="Code"/>
        <w:rPr>
          <w:highlight w:val="white"/>
        </w:rPr>
      </w:pPr>
      <w:r w:rsidRPr="00903DBA">
        <w:rPr>
          <w:highlight w:val="white"/>
        </w:rPr>
        <w:t xml:space="preserve">          if (IsVisible()) {</w:t>
      </w:r>
    </w:p>
    <w:p w14:paraId="29B0655C" w14:textId="77777777" w:rsidR="005B1C6D" w:rsidRPr="00903DBA" w:rsidRDefault="005B1C6D" w:rsidP="005B1C6D">
      <w:pPr>
        <w:pStyle w:val="Code"/>
        <w:rPr>
          <w:highlight w:val="white"/>
        </w:rPr>
      </w:pPr>
      <w:r w:rsidRPr="00903DBA">
        <w:rPr>
          <w:highlight w:val="white"/>
        </w:rPr>
        <w:t xml:space="preserve">            SearchForMacros(tokenList, new Stack&lt;string&gt;());</w:t>
      </w:r>
    </w:p>
    <w:p w14:paraId="6F2D313B" w14:textId="77777777" w:rsidR="005B1C6D" w:rsidRPr="00903DBA" w:rsidRDefault="005B1C6D" w:rsidP="005B1C6D">
      <w:pPr>
        <w:pStyle w:val="Code"/>
        <w:rPr>
          <w:highlight w:val="white"/>
        </w:rPr>
      </w:pPr>
      <w:r w:rsidRPr="00903DBA">
        <w:rPr>
          <w:highlight w:val="white"/>
        </w:rPr>
        <w:t xml:space="preserve">            ConcatTokens(tokenList);</w:t>
      </w:r>
    </w:p>
    <w:p w14:paraId="33C68C79" w14:textId="77777777" w:rsidR="005B1C6D" w:rsidRPr="00903DBA" w:rsidRDefault="005B1C6D" w:rsidP="005B1C6D">
      <w:pPr>
        <w:pStyle w:val="Code"/>
        <w:rPr>
          <w:highlight w:val="white"/>
        </w:rPr>
      </w:pPr>
      <w:r w:rsidRPr="00903DBA">
        <w:rPr>
          <w:highlight w:val="white"/>
        </w:rPr>
        <w:t xml:space="preserve">            MergeStrings(tokenList);</w:t>
      </w:r>
    </w:p>
    <w:p w14:paraId="6307CCB4" w14:textId="77777777" w:rsidR="005B1C6D" w:rsidRPr="00903DBA" w:rsidRDefault="005B1C6D" w:rsidP="005B1C6D">
      <w:pPr>
        <w:pStyle w:val="Code"/>
        <w:rPr>
          <w:highlight w:val="white"/>
        </w:rPr>
      </w:pPr>
      <w:r w:rsidRPr="00903DBA">
        <w:rPr>
          <w:highlight w:val="white"/>
        </w:rPr>
        <w:t xml:space="preserve">            AddTokenListToBuffer(tokenList);</w:t>
      </w:r>
    </w:p>
    <w:p w14:paraId="3D4511EC" w14:textId="77777777" w:rsidR="005B1C6D" w:rsidRPr="00903DBA" w:rsidRDefault="005B1C6D" w:rsidP="005B1C6D">
      <w:pPr>
        <w:pStyle w:val="Code"/>
        <w:rPr>
          <w:highlight w:val="white"/>
        </w:rPr>
      </w:pPr>
      <w:r w:rsidRPr="00903DBA">
        <w:rPr>
          <w:highlight w:val="white"/>
        </w:rPr>
        <w:t xml:space="preserve">          }</w:t>
      </w:r>
    </w:p>
    <w:p w14:paraId="1DCD603B" w14:textId="77777777" w:rsidR="005B1C6D" w:rsidRPr="00903DBA" w:rsidRDefault="005B1C6D" w:rsidP="005B1C6D">
      <w:pPr>
        <w:pStyle w:val="Code"/>
        <w:rPr>
          <w:highlight w:val="white"/>
        </w:rPr>
      </w:pPr>
      <w:r w:rsidRPr="00903DBA">
        <w:rPr>
          <w:highlight w:val="white"/>
        </w:rPr>
        <w:t xml:space="preserve">          else {</w:t>
      </w:r>
    </w:p>
    <w:p w14:paraId="6AF17493" w14:textId="77777777" w:rsidR="005B1C6D" w:rsidRPr="00903DBA" w:rsidRDefault="005B1C6D" w:rsidP="005B1C6D">
      <w:pPr>
        <w:pStyle w:val="Code"/>
        <w:rPr>
          <w:highlight w:val="white"/>
        </w:rPr>
      </w:pPr>
      <w:r w:rsidRPr="00903DBA">
        <w:rPr>
          <w:highlight w:val="white"/>
        </w:rPr>
        <w:t xml:space="preserve">            AddNewlinesToBuffer(tokenList);</w:t>
      </w:r>
    </w:p>
    <w:p w14:paraId="4C120DA2" w14:textId="77777777" w:rsidR="005B1C6D" w:rsidRPr="00903DBA" w:rsidRDefault="005B1C6D" w:rsidP="005B1C6D">
      <w:pPr>
        <w:pStyle w:val="Code"/>
        <w:rPr>
          <w:highlight w:val="white"/>
        </w:rPr>
      </w:pPr>
      <w:r w:rsidRPr="00903DBA">
        <w:rPr>
          <w:highlight w:val="white"/>
        </w:rPr>
        <w:t xml:space="preserve">          }</w:t>
      </w:r>
    </w:p>
    <w:p w14:paraId="6BA1DEC9" w14:textId="77777777" w:rsidR="005B1C6D" w:rsidRPr="00903DBA" w:rsidRDefault="005B1C6D" w:rsidP="005B1C6D">
      <w:pPr>
        <w:pStyle w:val="Code"/>
        <w:rPr>
          <w:highlight w:val="white"/>
        </w:rPr>
      </w:pPr>
      <w:r w:rsidRPr="00903DBA">
        <w:rPr>
          <w:highlight w:val="white"/>
        </w:rPr>
        <w:t xml:space="preserve">        }</w:t>
      </w:r>
    </w:p>
    <w:p w14:paraId="3BECA42E" w14:textId="77777777" w:rsidR="005B1C6D" w:rsidRPr="00903DBA" w:rsidRDefault="005B1C6D" w:rsidP="005B1C6D">
      <w:pPr>
        <w:pStyle w:val="Code"/>
        <w:rPr>
          <w:highlight w:val="white"/>
        </w:rPr>
      </w:pPr>
      <w:r w:rsidRPr="00903DBA">
        <w:rPr>
          <w:highlight w:val="white"/>
        </w:rPr>
        <w:t xml:space="preserve">      }</w:t>
      </w:r>
    </w:p>
    <w:p w14:paraId="00634691" w14:textId="77777777" w:rsidR="005B1C6D" w:rsidRPr="00903DBA" w:rsidRDefault="005B1C6D" w:rsidP="005B1C6D">
      <w:pPr>
        <w:pStyle w:val="Code"/>
        <w:rPr>
          <w:highlight w:val="white"/>
        </w:rPr>
      </w:pPr>
      <w:r w:rsidRPr="00903DBA">
        <w:rPr>
          <w:highlight w:val="white"/>
        </w:rPr>
        <w:t xml:space="preserve">    }</w:t>
      </w:r>
    </w:p>
    <w:p w14:paraId="7B96D195" w14:textId="77777777" w:rsidR="005B1C6D" w:rsidRPr="00903DBA" w:rsidRDefault="005B1C6D" w:rsidP="005B1C6D">
      <w:pPr>
        <w:pStyle w:val="Code"/>
        <w:rPr>
          <w:highlight w:val="white"/>
        </w:rPr>
      </w:pPr>
    </w:p>
    <w:p w14:paraId="63F34813" w14:textId="77777777" w:rsidR="005B1C6D" w:rsidRPr="00903DBA" w:rsidRDefault="005B1C6D" w:rsidP="005B1C6D">
      <w:pPr>
        <w:pStyle w:val="Code"/>
        <w:rPr>
          <w:highlight w:val="white"/>
        </w:rPr>
      </w:pPr>
      <w:r w:rsidRPr="00903DBA">
        <w:rPr>
          <w:highlight w:val="white"/>
        </w:rPr>
        <w:t xml:space="preserve">    private void AddTokenListToBuffer(List&lt;Token&gt; tokenList) {</w:t>
      </w:r>
    </w:p>
    <w:p w14:paraId="0720EE60" w14:textId="77777777" w:rsidR="005B1C6D" w:rsidRPr="00903DBA" w:rsidRDefault="005B1C6D" w:rsidP="005B1C6D">
      <w:pPr>
        <w:pStyle w:val="Code"/>
        <w:rPr>
          <w:highlight w:val="white"/>
        </w:rPr>
      </w:pPr>
      <w:r w:rsidRPr="00903DBA">
        <w:rPr>
          <w:highlight w:val="white"/>
        </w:rPr>
        <w:t xml:space="preserve">      foreach (Token token in tokenList) {</w:t>
      </w:r>
    </w:p>
    <w:p w14:paraId="15659AD1" w14:textId="77777777" w:rsidR="005B1C6D" w:rsidRPr="00903DBA" w:rsidRDefault="005B1C6D" w:rsidP="005B1C6D">
      <w:pPr>
        <w:pStyle w:val="Code"/>
        <w:rPr>
          <w:highlight w:val="white"/>
        </w:rPr>
      </w:pPr>
      <w:r w:rsidRPr="00903DBA">
        <w:rPr>
          <w:highlight w:val="white"/>
        </w:rPr>
        <w:t xml:space="preserve">        m_outputBuffer.Append(token.ToNewlineString() + token.ToString());</w:t>
      </w:r>
    </w:p>
    <w:p w14:paraId="75F0F167" w14:textId="77777777" w:rsidR="005B1C6D" w:rsidRPr="00903DBA" w:rsidRDefault="005B1C6D" w:rsidP="005B1C6D">
      <w:pPr>
        <w:pStyle w:val="Code"/>
        <w:rPr>
          <w:highlight w:val="white"/>
        </w:rPr>
      </w:pPr>
      <w:r w:rsidRPr="00903DBA">
        <w:rPr>
          <w:highlight w:val="white"/>
        </w:rPr>
        <w:t xml:space="preserve">      }</w:t>
      </w:r>
    </w:p>
    <w:p w14:paraId="376A0670" w14:textId="77777777" w:rsidR="005B1C6D" w:rsidRPr="00903DBA" w:rsidRDefault="005B1C6D" w:rsidP="005B1C6D">
      <w:pPr>
        <w:pStyle w:val="Code"/>
        <w:rPr>
          <w:highlight w:val="white"/>
        </w:rPr>
      </w:pPr>
      <w:r w:rsidRPr="00903DBA">
        <w:rPr>
          <w:highlight w:val="white"/>
        </w:rPr>
        <w:t xml:space="preserve">    }</w:t>
      </w:r>
    </w:p>
    <w:p w14:paraId="7985C0A3" w14:textId="77777777" w:rsidR="005B1C6D" w:rsidRPr="00903DBA" w:rsidRDefault="005B1C6D" w:rsidP="005B1C6D">
      <w:pPr>
        <w:pStyle w:val="Code"/>
        <w:rPr>
          <w:highlight w:val="white"/>
        </w:rPr>
      </w:pPr>
      <w:r w:rsidRPr="00903DBA">
        <w:rPr>
          <w:highlight w:val="white"/>
        </w:rPr>
        <w:t xml:space="preserve">  </w:t>
      </w:r>
    </w:p>
    <w:p w14:paraId="1B3C3822" w14:textId="77777777" w:rsidR="005B1C6D" w:rsidRPr="00903DBA" w:rsidRDefault="005B1C6D" w:rsidP="005B1C6D">
      <w:pPr>
        <w:pStyle w:val="Code"/>
        <w:rPr>
          <w:highlight w:val="white"/>
        </w:rPr>
      </w:pPr>
      <w:r w:rsidRPr="00903DBA">
        <w:rPr>
          <w:highlight w:val="white"/>
        </w:rPr>
        <w:t xml:space="preserve">    private void AddNewlinesToBuffer(List&lt;Token&gt; tokenList) {</w:t>
      </w:r>
    </w:p>
    <w:p w14:paraId="70424132" w14:textId="77777777" w:rsidR="005B1C6D" w:rsidRPr="00903DBA" w:rsidRDefault="005B1C6D" w:rsidP="005B1C6D">
      <w:pPr>
        <w:pStyle w:val="Code"/>
        <w:rPr>
          <w:highlight w:val="white"/>
        </w:rPr>
      </w:pPr>
      <w:r w:rsidRPr="00903DBA">
        <w:rPr>
          <w:highlight w:val="white"/>
        </w:rPr>
        <w:t xml:space="preserve">      foreach (Token token in tokenList) {</w:t>
      </w:r>
    </w:p>
    <w:p w14:paraId="38CC1AFE" w14:textId="77777777" w:rsidR="005B1C6D" w:rsidRPr="00903DBA" w:rsidRDefault="005B1C6D" w:rsidP="005B1C6D">
      <w:pPr>
        <w:pStyle w:val="Code"/>
        <w:rPr>
          <w:highlight w:val="white"/>
        </w:rPr>
      </w:pPr>
      <w:r w:rsidRPr="00903DBA">
        <w:rPr>
          <w:highlight w:val="white"/>
        </w:rPr>
        <w:t xml:space="preserve">        m_outputBuffer.Append(token.ToNewlineString());</w:t>
      </w:r>
    </w:p>
    <w:p w14:paraId="0934579F" w14:textId="77777777" w:rsidR="005B1C6D" w:rsidRPr="00903DBA" w:rsidRDefault="005B1C6D" w:rsidP="005B1C6D">
      <w:pPr>
        <w:pStyle w:val="Code"/>
        <w:rPr>
          <w:highlight w:val="white"/>
        </w:rPr>
      </w:pPr>
      <w:r w:rsidRPr="00903DBA">
        <w:rPr>
          <w:highlight w:val="white"/>
        </w:rPr>
        <w:t xml:space="preserve">        CCompiler_Main.Scanner.Line += token.GetNewlineCount();</w:t>
      </w:r>
    </w:p>
    <w:p w14:paraId="38121DF8" w14:textId="77777777" w:rsidR="005B1C6D" w:rsidRPr="00903DBA" w:rsidRDefault="005B1C6D" w:rsidP="005B1C6D">
      <w:pPr>
        <w:pStyle w:val="Code"/>
        <w:rPr>
          <w:highlight w:val="white"/>
        </w:rPr>
      </w:pPr>
      <w:r w:rsidRPr="00903DBA">
        <w:rPr>
          <w:highlight w:val="white"/>
        </w:rPr>
        <w:t xml:space="preserve">      }</w:t>
      </w:r>
    </w:p>
    <w:p w14:paraId="2A147735" w14:textId="77777777" w:rsidR="005B1C6D" w:rsidRPr="00903DBA" w:rsidRDefault="005B1C6D" w:rsidP="005B1C6D">
      <w:pPr>
        <w:pStyle w:val="Code"/>
        <w:rPr>
          <w:highlight w:val="white"/>
        </w:rPr>
      </w:pPr>
      <w:r w:rsidRPr="00903DBA">
        <w:rPr>
          <w:highlight w:val="white"/>
        </w:rPr>
        <w:t xml:space="preserve">    }  </w:t>
      </w:r>
    </w:p>
    <w:p w14:paraId="6E2DE400" w14:textId="5CCDE7E3" w:rsidR="005B1C6D" w:rsidRPr="00903DBA" w:rsidRDefault="005B1C6D" w:rsidP="005B1C6D">
      <w:r w:rsidRPr="00903DBA">
        <w:t xml:space="preserve">The </w:t>
      </w:r>
      <w:r w:rsidR="00EC23B2" w:rsidRPr="00903DBA">
        <w:rPr>
          <w:rStyle w:val="CodeInText"/>
        </w:rPr>
        <w:t>I</w:t>
      </w:r>
      <w:r w:rsidRPr="00903DBA">
        <w:rPr>
          <w:rStyle w:val="CodeInText"/>
        </w:rPr>
        <w:t>sVisible</w:t>
      </w:r>
      <w:r w:rsidRPr="00903DBA">
        <w:t xml:space="preserve"> method checks whether we are in a visible part of the source code; that is, a part that has not been earlier omitted by a #</w:t>
      </w:r>
      <w:r w:rsidRPr="00903DBA">
        <w:rPr>
          <w:rStyle w:val="CodeInText"/>
        </w:rPr>
        <w:t>if</w:t>
      </w:r>
      <w:r w:rsidRPr="00903DBA">
        <w:t>, #</w:t>
      </w:r>
      <w:r w:rsidRPr="00903DBA">
        <w:rPr>
          <w:rStyle w:val="CodeInText"/>
        </w:rPr>
        <w:t>ifdef</w:t>
      </w:r>
      <w:r w:rsidRPr="00903DBA">
        <w:t>, #</w:t>
      </w:r>
      <w:r w:rsidRPr="00903DBA">
        <w:rPr>
          <w:rStyle w:val="CodeInText"/>
        </w:rPr>
        <w:t>ifndef</w:t>
      </w:r>
      <w:r w:rsidRPr="00903DBA">
        <w:t>, #</w:t>
      </w:r>
      <w:r w:rsidRPr="00903DBA">
        <w:rPr>
          <w:rStyle w:val="CodeInText"/>
        </w:rPr>
        <w:t>elif</w:t>
      </w:r>
      <w:r w:rsidRPr="00903DBA">
        <w:t>, or #</w:t>
      </w:r>
      <w:r w:rsidRPr="00903DBA">
        <w:rPr>
          <w:rStyle w:val="CodeInText"/>
        </w:rPr>
        <w:t>else</w:t>
      </w:r>
      <w:r w:rsidRPr="00903DBA">
        <w:t xml:space="preserve"> preprocessor directive. We use the </w:t>
      </w:r>
      <w:r w:rsidRPr="00903DBA">
        <w:rPr>
          <w:rStyle w:val="CodeInText"/>
        </w:rPr>
        <w:t>Main.IfStack</w:t>
      </w:r>
      <w:r w:rsidRPr="00903DBA">
        <w:t xml:space="preserve"> stack since conditional programming can be nested. If the source code is not visible at any nesting level (that is, anywhere in the stack), the area is not visible</w:t>
      </w:r>
      <w:r w:rsidR="008F78F0" w:rsidRPr="00903DBA">
        <w:t>,</w:t>
      </w:r>
      <w:r w:rsidRPr="00903DBA">
        <w:t xml:space="preserve"> and we return false.</w:t>
      </w:r>
    </w:p>
    <w:p w14:paraId="7190B33B" w14:textId="77777777" w:rsidR="005B1C6D" w:rsidRPr="00903DBA" w:rsidRDefault="005B1C6D" w:rsidP="005B1C6D">
      <w:pPr>
        <w:pStyle w:val="Code"/>
        <w:rPr>
          <w:highlight w:val="white"/>
        </w:rPr>
      </w:pPr>
      <w:r w:rsidRPr="00903DBA">
        <w:rPr>
          <w:highlight w:val="white"/>
        </w:rPr>
        <w:t xml:space="preserve">    private bool IsVisible() {</w:t>
      </w:r>
    </w:p>
    <w:p w14:paraId="5738D98A" w14:textId="1B39102C" w:rsidR="005B1C6D" w:rsidRPr="00903DBA" w:rsidRDefault="005B1C6D" w:rsidP="005B1C6D">
      <w:pPr>
        <w:pStyle w:val="Code"/>
        <w:rPr>
          <w:highlight w:val="white"/>
        </w:rPr>
      </w:pPr>
      <w:r w:rsidRPr="00903DBA">
        <w:rPr>
          <w:highlight w:val="white"/>
        </w:rPr>
        <w:t xml:space="preserve">      foreach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in </w:t>
      </w:r>
      <w:r w:rsidR="00E761F4" w:rsidRPr="00903DBA">
        <w:rPr>
          <w:highlight w:val="white"/>
        </w:rPr>
        <w:t>m_ifElseChainStack</w:t>
      </w:r>
      <w:r w:rsidRPr="00903DBA">
        <w:rPr>
          <w:highlight w:val="white"/>
        </w:rPr>
        <w:t>) {</w:t>
      </w:r>
    </w:p>
    <w:p w14:paraId="2A9308E3" w14:textId="3ECB5CCA"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ifElseChain.C</w:t>
      </w:r>
      <w:r w:rsidRPr="00903DBA">
        <w:rPr>
          <w:highlight w:val="white"/>
        </w:rPr>
        <w:t>urrentStatus) {</w:t>
      </w:r>
    </w:p>
    <w:p w14:paraId="65C8C1E2" w14:textId="77777777" w:rsidR="005B1C6D" w:rsidRPr="00903DBA" w:rsidRDefault="005B1C6D" w:rsidP="005B1C6D">
      <w:pPr>
        <w:pStyle w:val="Code"/>
        <w:rPr>
          <w:highlight w:val="white"/>
        </w:rPr>
      </w:pPr>
      <w:r w:rsidRPr="00903DBA">
        <w:rPr>
          <w:highlight w:val="white"/>
        </w:rPr>
        <w:t xml:space="preserve">          return false;</w:t>
      </w:r>
    </w:p>
    <w:p w14:paraId="61C2D7A3" w14:textId="77777777" w:rsidR="005B1C6D" w:rsidRPr="00903DBA" w:rsidRDefault="005B1C6D" w:rsidP="005B1C6D">
      <w:pPr>
        <w:pStyle w:val="Code"/>
        <w:rPr>
          <w:highlight w:val="white"/>
        </w:rPr>
      </w:pPr>
      <w:r w:rsidRPr="00903DBA">
        <w:rPr>
          <w:highlight w:val="white"/>
        </w:rPr>
        <w:t xml:space="preserve">        }</w:t>
      </w:r>
    </w:p>
    <w:p w14:paraId="0AD76E92" w14:textId="77777777" w:rsidR="005B1C6D" w:rsidRPr="00903DBA" w:rsidRDefault="005B1C6D" w:rsidP="005B1C6D">
      <w:pPr>
        <w:pStyle w:val="Code"/>
        <w:rPr>
          <w:highlight w:val="white"/>
        </w:rPr>
      </w:pPr>
      <w:r w:rsidRPr="00903DBA">
        <w:rPr>
          <w:highlight w:val="white"/>
        </w:rPr>
        <w:t xml:space="preserve">      }</w:t>
      </w:r>
    </w:p>
    <w:p w14:paraId="05B98F2A" w14:textId="77777777" w:rsidR="005B1C6D" w:rsidRPr="00903DBA" w:rsidRDefault="005B1C6D" w:rsidP="005B1C6D">
      <w:pPr>
        <w:pStyle w:val="Code"/>
        <w:rPr>
          <w:highlight w:val="white"/>
        </w:rPr>
      </w:pPr>
      <w:r w:rsidRPr="00903DBA">
        <w:rPr>
          <w:highlight w:val="white"/>
        </w:rPr>
        <w:t xml:space="preserve">      </w:t>
      </w:r>
    </w:p>
    <w:p w14:paraId="3AB5F39B" w14:textId="77777777" w:rsidR="005B1C6D" w:rsidRPr="00903DBA" w:rsidRDefault="005B1C6D" w:rsidP="005B1C6D">
      <w:pPr>
        <w:pStyle w:val="Code"/>
        <w:rPr>
          <w:highlight w:val="white"/>
        </w:rPr>
      </w:pPr>
      <w:r w:rsidRPr="00903DBA">
        <w:rPr>
          <w:highlight w:val="white"/>
        </w:rPr>
        <w:t xml:space="preserve">      return true;</w:t>
      </w:r>
    </w:p>
    <w:p w14:paraId="714F67BC" w14:textId="77777777" w:rsidR="005B1C6D" w:rsidRPr="00903DBA" w:rsidRDefault="005B1C6D" w:rsidP="005B1C6D">
      <w:pPr>
        <w:pStyle w:val="Code"/>
        <w:rPr>
          <w:highlight w:val="white"/>
        </w:rPr>
      </w:pPr>
      <w:r w:rsidRPr="00903DBA">
        <w:rPr>
          <w:highlight w:val="white"/>
        </w:rPr>
        <w:t xml:space="preserve">    }</w:t>
      </w:r>
    </w:p>
    <w:p w14:paraId="0E4B7CC1" w14:textId="77777777" w:rsidR="005B1C6D" w:rsidRPr="00903DBA" w:rsidRDefault="005B1C6D" w:rsidP="00E65FE6">
      <w:pPr>
        <w:pStyle w:val="CodeHeader"/>
      </w:pPr>
      <w:r w:rsidRPr="00903DBA">
        <w:t xml:space="preserve">The </w:t>
      </w:r>
      <w:r w:rsidRPr="00E65FE6">
        <w:t>trimLeft</w:t>
      </w:r>
      <w:r w:rsidRPr="00903DBA">
        <w:t xml:space="preserve"> and </w:t>
      </w:r>
      <w:r w:rsidRPr="00E65FE6">
        <w:rPr>
          <w:rStyle w:val="CodeInText"/>
        </w:rPr>
        <w:t>trimRight</w:t>
      </w:r>
      <w:r w:rsidRPr="00903DBA">
        <w:t xml:space="preserve"> methods simple removes all white-spaces to the left or right of the string.</w:t>
      </w:r>
    </w:p>
    <w:p w14:paraId="00FDA97F" w14:textId="77777777" w:rsidR="005B1C6D" w:rsidRPr="00903DBA" w:rsidRDefault="005B1C6D" w:rsidP="00E65FE6">
      <w:pPr>
        <w:pStyle w:val="CodeHeader"/>
      </w:pPr>
      <w:r w:rsidRPr="00903DBA">
        <w:t xml:space="preserve">The </w:t>
      </w:r>
      <w:r w:rsidRPr="00E65FE6">
        <w:rPr>
          <w:rStyle w:val="CodeInText"/>
        </w:rPr>
        <w:t>countChar</w:t>
      </w:r>
      <w:r w:rsidRPr="00903DBA">
        <w:t xml:space="preserve"> method simple counts the number of occurrences of the character.</w:t>
      </w:r>
    </w:p>
    <w:p w14:paraId="1E5C1527" w14:textId="77777777" w:rsidR="005B1C6D" w:rsidRPr="00903DBA" w:rsidRDefault="005B1C6D" w:rsidP="005B1C6D">
      <w:pPr>
        <w:pStyle w:val="Rubrik3"/>
      </w:pPr>
      <w:bookmarkStart w:id="535" w:name="_Toc57656156"/>
      <w:r w:rsidRPr="00903DBA">
        <w:t>Lines</w:t>
      </w:r>
      <w:bookmarkEnd w:id="535"/>
    </w:p>
    <w:p w14:paraId="4DA42C7F" w14:textId="77777777" w:rsidR="005B1C6D" w:rsidRPr="00903DBA" w:rsidRDefault="005B1C6D" w:rsidP="00E65FE6">
      <w:pPr>
        <w:pStyle w:val="CodeHeader"/>
      </w:pPr>
      <w:r w:rsidRPr="00903DBA">
        <w:t xml:space="preserve">The </w:t>
      </w:r>
      <w:r w:rsidRPr="00E65FE6">
        <w:t>doLine</w:t>
      </w:r>
      <w:r w:rsidRPr="00903DBA">
        <w:t xml:space="preserve"> method handles the </w:t>
      </w:r>
      <w:r w:rsidRPr="00E65FE6">
        <w:t>#line</w:t>
      </w:r>
      <w:r w:rsidRPr="00903DBA">
        <w:t xml:space="preserve"> directive by setting the </w:t>
      </w:r>
      <w:r w:rsidRPr="00E65FE6">
        <w:t>Main</w:t>
      </w:r>
      <w:r w:rsidRPr="00903DBA">
        <w:t>.</w:t>
      </w:r>
      <w:r w:rsidRPr="00E65FE6">
        <w:t>Path</w:t>
      </w:r>
      <w:r w:rsidRPr="00903DBA">
        <w:t xml:space="preserve"> and </w:t>
      </w:r>
      <w:r w:rsidRPr="00E65FE6">
        <w:t>Main</w:t>
      </w:r>
      <w:r w:rsidRPr="00903DBA">
        <w:t>.</w:t>
      </w:r>
      <w:r w:rsidRPr="00E65FE6">
        <w:rPr>
          <w:rStyle w:val="CodeInText"/>
        </w:rPr>
        <w:t>Line</w:t>
      </w:r>
      <w:r w:rsidRPr="00903DBA">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665057D8" w14:textId="77777777" w:rsidTr="0092795B">
        <w:tc>
          <w:tcPr>
            <w:tcW w:w="3116" w:type="dxa"/>
          </w:tcPr>
          <w:p w14:paraId="2E4BD360" w14:textId="77777777" w:rsidR="005B1C6D" w:rsidRPr="00903DBA" w:rsidRDefault="005B1C6D" w:rsidP="0092795B">
            <w:pPr>
              <w:pStyle w:val="Code"/>
            </w:pPr>
            <w:r w:rsidRPr="00903DBA">
              <w:t>#line 100 C:\Temp\Test.c</w:t>
            </w:r>
          </w:p>
        </w:tc>
        <w:tc>
          <w:tcPr>
            <w:tcW w:w="3117" w:type="dxa"/>
          </w:tcPr>
          <w:p w14:paraId="2DF8D3C1" w14:textId="77777777" w:rsidR="005B1C6D" w:rsidRPr="00903DBA" w:rsidRDefault="005B1C6D" w:rsidP="0092795B">
            <w:pPr>
              <w:pStyle w:val="Code"/>
            </w:pPr>
          </w:p>
        </w:tc>
        <w:tc>
          <w:tcPr>
            <w:tcW w:w="3117" w:type="dxa"/>
          </w:tcPr>
          <w:p w14:paraId="3DE070B3" w14:textId="77777777" w:rsidR="005B1C6D" w:rsidRPr="00903DBA" w:rsidRDefault="005B1C6D" w:rsidP="0092795B">
            <w:pPr>
              <w:pStyle w:val="Code"/>
            </w:pPr>
          </w:p>
        </w:tc>
      </w:tr>
      <w:tr w:rsidR="005B1C6D" w:rsidRPr="00903DBA" w14:paraId="1BF51438" w14:textId="77777777" w:rsidTr="0092795B">
        <w:tc>
          <w:tcPr>
            <w:tcW w:w="3116" w:type="dxa"/>
          </w:tcPr>
          <w:p w14:paraId="3346EAFC" w14:textId="77777777" w:rsidR="005B1C6D" w:rsidRPr="00903DBA" w:rsidRDefault="005B1C6D" w:rsidP="0092795B">
            <w:pPr>
              <w:pStyle w:val="Code"/>
            </w:pPr>
            <w:r w:rsidRPr="00903DBA">
              <w:t>$C:\Temp\Test.c,100$</w:t>
            </w:r>
          </w:p>
        </w:tc>
        <w:tc>
          <w:tcPr>
            <w:tcW w:w="3117" w:type="dxa"/>
          </w:tcPr>
          <w:p w14:paraId="42B1A681" w14:textId="77777777" w:rsidR="005B1C6D" w:rsidRPr="00903DBA" w:rsidRDefault="005B1C6D" w:rsidP="0092795B">
            <w:pPr>
              <w:pStyle w:val="Code"/>
            </w:pPr>
          </w:p>
        </w:tc>
        <w:tc>
          <w:tcPr>
            <w:tcW w:w="3117" w:type="dxa"/>
          </w:tcPr>
          <w:p w14:paraId="344D7E5A" w14:textId="77777777" w:rsidR="005B1C6D" w:rsidRPr="00903DBA" w:rsidRDefault="005B1C6D" w:rsidP="0092795B">
            <w:pPr>
              <w:pStyle w:val="Code"/>
            </w:pPr>
          </w:p>
        </w:tc>
      </w:tr>
    </w:tbl>
    <w:p w14:paraId="241573CC" w14:textId="77777777" w:rsidR="005B1C6D" w:rsidRPr="00903DBA" w:rsidRDefault="005B1C6D" w:rsidP="005B1C6D">
      <w:pPr>
        <w:pStyle w:val="Code"/>
        <w:rPr>
          <w:highlight w:val="white"/>
        </w:rPr>
      </w:pPr>
    </w:p>
    <w:p w14:paraId="66082F93" w14:textId="77777777" w:rsidR="005B1C6D" w:rsidRPr="00903DBA" w:rsidRDefault="005B1C6D" w:rsidP="005B1C6D">
      <w:pPr>
        <w:pStyle w:val="Code"/>
        <w:rPr>
          <w:highlight w:val="white"/>
        </w:rPr>
      </w:pPr>
      <w:r w:rsidRPr="00903DBA">
        <w:rPr>
          <w:highlight w:val="white"/>
        </w:rPr>
        <w:t xml:space="preserve">    private void DoLine(List&lt;Token&gt; tokenList) {</w:t>
      </w:r>
    </w:p>
    <w:p w14:paraId="63160BC4" w14:textId="77777777" w:rsidR="005B1C6D" w:rsidRPr="00903DBA" w:rsidRDefault="005B1C6D" w:rsidP="005B1C6D">
      <w:pPr>
        <w:pStyle w:val="Code"/>
        <w:rPr>
          <w:highlight w:val="white"/>
        </w:rPr>
      </w:pPr>
      <w:r w:rsidRPr="00903DBA">
        <w:rPr>
          <w:highlight w:val="white"/>
        </w:rPr>
        <w:t xml:space="preserve">      int listSize = tokenList.Count;</w:t>
      </w:r>
    </w:p>
    <w:p w14:paraId="5FCE5796" w14:textId="77777777" w:rsidR="005B1C6D" w:rsidRPr="00903DBA" w:rsidRDefault="005B1C6D" w:rsidP="005B1C6D">
      <w:pPr>
        <w:pStyle w:val="Code"/>
        <w:rPr>
          <w:highlight w:val="white"/>
        </w:rPr>
      </w:pPr>
      <w:r w:rsidRPr="00903DBA">
        <w:rPr>
          <w:highlight w:val="white"/>
        </w:rPr>
        <w:t xml:space="preserve">    </w:t>
      </w:r>
    </w:p>
    <w:p w14:paraId="0A02F93A" w14:textId="77777777" w:rsidR="005B1C6D" w:rsidRPr="00903DBA" w:rsidRDefault="005B1C6D" w:rsidP="005B1C6D">
      <w:pPr>
        <w:pStyle w:val="Code"/>
        <w:rPr>
          <w:highlight w:val="white"/>
        </w:rPr>
      </w:pPr>
      <w:r w:rsidRPr="00903DBA">
        <w:rPr>
          <w:highlight w:val="white"/>
        </w:rPr>
        <w:t xml:space="preserve">      if ((listSize == 4) || (listSize == 5)) {</w:t>
      </w:r>
    </w:p>
    <w:p w14:paraId="2F1FD07B" w14:textId="77777777" w:rsidR="005B1C6D" w:rsidRPr="00903DBA" w:rsidRDefault="005B1C6D" w:rsidP="005B1C6D">
      <w:pPr>
        <w:pStyle w:val="Code"/>
        <w:rPr>
          <w:highlight w:val="white"/>
        </w:rPr>
      </w:pPr>
      <w:r w:rsidRPr="00903DBA">
        <w:rPr>
          <w:highlight w:val="white"/>
        </w:rPr>
        <w:t xml:space="preserve">        string lineText = (string) tokenList[2].Value;</w:t>
      </w:r>
    </w:p>
    <w:p w14:paraId="728DD12D" w14:textId="77777777" w:rsidR="005B1C6D" w:rsidRPr="00903DBA" w:rsidRDefault="005B1C6D" w:rsidP="005B1C6D">
      <w:pPr>
        <w:pStyle w:val="Code"/>
        <w:rPr>
          <w:highlight w:val="white"/>
        </w:rPr>
      </w:pPr>
      <w:r w:rsidRPr="00903DBA">
        <w:rPr>
          <w:highlight w:val="white"/>
        </w:rPr>
        <w:t xml:space="preserve">        Assert.Error(int.TryParse(lineText, out CCompiler_Main.Scanner.Line),</w:t>
      </w:r>
    </w:p>
    <w:p w14:paraId="459EAB07" w14:textId="77777777" w:rsidR="005B1C6D" w:rsidRPr="00903DBA" w:rsidRDefault="005B1C6D" w:rsidP="005B1C6D">
      <w:pPr>
        <w:pStyle w:val="Code"/>
        <w:rPr>
          <w:highlight w:val="white"/>
        </w:rPr>
      </w:pPr>
      <w:r w:rsidRPr="00903DBA">
        <w:rPr>
          <w:highlight w:val="white"/>
        </w:rPr>
        <w:t xml:space="preserve">                                  lineText, Message.Invalid_line_number);</w:t>
      </w:r>
    </w:p>
    <w:p w14:paraId="7313F2CC" w14:textId="77777777" w:rsidR="005B1C6D" w:rsidRPr="00903DBA" w:rsidRDefault="005B1C6D" w:rsidP="005B1C6D">
      <w:pPr>
        <w:pStyle w:val="Code"/>
        <w:rPr>
          <w:highlight w:val="white"/>
        </w:rPr>
      </w:pPr>
    </w:p>
    <w:p w14:paraId="5F567258" w14:textId="77777777" w:rsidR="005B1C6D" w:rsidRPr="00903DBA" w:rsidRDefault="005B1C6D" w:rsidP="005B1C6D">
      <w:pPr>
        <w:pStyle w:val="Code"/>
        <w:rPr>
          <w:highlight w:val="white"/>
        </w:rPr>
      </w:pPr>
      <w:r w:rsidRPr="00903DBA">
        <w:rPr>
          <w:highlight w:val="white"/>
        </w:rPr>
        <w:t xml:space="preserve">        if (listSize == 5) {</w:t>
      </w:r>
    </w:p>
    <w:p w14:paraId="126D8C16" w14:textId="77777777" w:rsidR="005B1C6D" w:rsidRPr="00903DBA" w:rsidRDefault="005B1C6D" w:rsidP="005B1C6D">
      <w:pPr>
        <w:pStyle w:val="Code"/>
        <w:rPr>
          <w:highlight w:val="white"/>
        </w:rPr>
      </w:pPr>
      <w:r w:rsidRPr="00903DBA">
        <w:rPr>
          <w:highlight w:val="white"/>
        </w:rPr>
        <w:t xml:space="preserve">          CCompiler_Main.Scanner.Path =</w:t>
      </w:r>
    </w:p>
    <w:p w14:paraId="0FA3F3F9" w14:textId="77777777" w:rsidR="005B1C6D" w:rsidRPr="00903DBA" w:rsidRDefault="005B1C6D" w:rsidP="005B1C6D">
      <w:pPr>
        <w:pStyle w:val="Code"/>
        <w:rPr>
          <w:highlight w:val="white"/>
        </w:rPr>
      </w:pPr>
      <w:r w:rsidRPr="00903DBA">
        <w:rPr>
          <w:highlight w:val="white"/>
        </w:rPr>
        <w:t xml:space="preserve">            new FileInfo((string) tokenList[3].Value);</w:t>
      </w:r>
    </w:p>
    <w:p w14:paraId="1FD351FA" w14:textId="77777777" w:rsidR="005B1C6D" w:rsidRPr="00903DBA" w:rsidRDefault="005B1C6D" w:rsidP="005B1C6D">
      <w:pPr>
        <w:pStyle w:val="Code"/>
        <w:rPr>
          <w:highlight w:val="white"/>
        </w:rPr>
      </w:pPr>
      <w:r w:rsidRPr="00903DBA">
        <w:rPr>
          <w:highlight w:val="white"/>
        </w:rPr>
        <w:t xml:space="preserve">        }</w:t>
      </w:r>
    </w:p>
    <w:p w14:paraId="08FCB858" w14:textId="77777777" w:rsidR="005B1C6D" w:rsidRPr="00903DBA" w:rsidRDefault="005B1C6D" w:rsidP="005B1C6D">
      <w:pPr>
        <w:pStyle w:val="Code"/>
        <w:rPr>
          <w:highlight w:val="white"/>
        </w:rPr>
      </w:pPr>
      <w:r w:rsidRPr="00903DBA">
        <w:rPr>
          <w:highlight w:val="white"/>
        </w:rPr>
        <w:t xml:space="preserve">      }</w:t>
      </w:r>
    </w:p>
    <w:p w14:paraId="6238B73F" w14:textId="77777777" w:rsidR="005B1C6D" w:rsidRPr="00903DBA" w:rsidRDefault="005B1C6D" w:rsidP="005B1C6D">
      <w:pPr>
        <w:pStyle w:val="Code"/>
        <w:rPr>
          <w:highlight w:val="white"/>
        </w:rPr>
      </w:pPr>
      <w:r w:rsidRPr="00903DBA">
        <w:rPr>
          <w:highlight w:val="white"/>
        </w:rPr>
        <w:t xml:space="preserve">      else {</w:t>
      </w:r>
    </w:p>
    <w:p w14:paraId="34DADD54" w14:textId="77777777" w:rsidR="005B1C6D" w:rsidRPr="00903DBA" w:rsidRDefault="005B1C6D" w:rsidP="005B1C6D">
      <w:pPr>
        <w:pStyle w:val="Code"/>
        <w:rPr>
          <w:highlight w:val="white"/>
        </w:rPr>
      </w:pPr>
      <w:r w:rsidRPr="00903DBA">
        <w:rPr>
          <w:highlight w:val="white"/>
        </w:rPr>
        <w:t xml:space="preserve">        Assert.Error(listSize == 3, TokenListToString(tokenList),</w:t>
      </w:r>
    </w:p>
    <w:p w14:paraId="4B69B981" w14:textId="77777777" w:rsidR="005B1C6D" w:rsidRPr="00903DBA" w:rsidRDefault="005B1C6D" w:rsidP="005B1C6D">
      <w:pPr>
        <w:pStyle w:val="Code"/>
        <w:rPr>
          <w:highlight w:val="white"/>
        </w:rPr>
      </w:pPr>
      <w:r w:rsidRPr="00903DBA">
        <w:rPr>
          <w:highlight w:val="white"/>
        </w:rPr>
        <w:t xml:space="preserve">                     Message.Invalid_preprocessor_directive);</w:t>
      </w:r>
    </w:p>
    <w:p w14:paraId="31FE6979" w14:textId="77777777" w:rsidR="005B1C6D" w:rsidRPr="00903DBA" w:rsidRDefault="005B1C6D" w:rsidP="005B1C6D">
      <w:pPr>
        <w:pStyle w:val="Code"/>
        <w:rPr>
          <w:highlight w:val="white"/>
        </w:rPr>
      </w:pPr>
      <w:r w:rsidRPr="00903DBA">
        <w:rPr>
          <w:highlight w:val="white"/>
        </w:rPr>
        <w:t xml:space="preserve">      }</w:t>
      </w:r>
    </w:p>
    <w:p w14:paraId="0821181C" w14:textId="77777777" w:rsidR="005B1C6D" w:rsidRPr="00903DBA" w:rsidRDefault="005B1C6D" w:rsidP="005B1C6D">
      <w:pPr>
        <w:pStyle w:val="Code"/>
        <w:rPr>
          <w:highlight w:val="white"/>
        </w:rPr>
      </w:pPr>
    </w:p>
    <w:p w14:paraId="78A692C8" w14:textId="77777777" w:rsidR="005B1C6D" w:rsidRPr="00903DBA" w:rsidRDefault="005B1C6D" w:rsidP="005B1C6D">
      <w:pPr>
        <w:pStyle w:val="Code"/>
        <w:rPr>
          <w:highlight w:val="white"/>
        </w:rPr>
      </w:pPr>
      <w:r w:rsidRPr="00903DBA">
        <w:rPr>
          <w:highlight w:val="white"/>
        </w:rPr>
        <w:t xml:space="preserve">      m_outputBuffer.Append(Symbol.SeparatorId + CCompiler_Main.Scanner.Path +</w:t>
      </w:r>
    </w:p>
    <w:p w14:paraId="2959EDBB" w14:textId="77777777" w:rsidR="005B1C6D" w:rsidRPr="00903DBA" w:rsidRDefault="005B1C6D" w:rsidP="005B1C6D">
      <w:pPr>
        <w:pStyle w:val="Code"/>
        <w:rPr>
          <w:highlight w:val="white"/>
        </w:rPr>
      </w:pPr>
      <w:r w:rsidRPr="00903DBA">
        <w:rPr>
          <w:highlight w:val="white"/>
        </w:rPr>
        <w:t xml:space="preserve">                            "," + CCompiler_Main.Scanner.Line +</w:t>
      </w:r>
    </w:p>
    <w:p w14:paraId="7A01E823" w14:textId="77777777" w:rsidR="005B1C6D" w:rsidRPr="00903DBA" w:rsidRDefault="005B1C6D" w:rsidP="005B1C6D">
      <w:pPr>
        <w:pStyle w:val="Code"/>
        <w:rPr>
          <w:highlight w:val="white"/>
        </w:rPr>
      </w:pPr>
      <w:r w:rsidRPr="00903DBA">
        <w:rPr>
          <w:highlight w:val="white"/>
        </w:rPr>
        <w:t xml:space="preserve">                            Symbol.SeparatorId + "\n");</w:t>
      </w:r>
    </w:p>
    <w:p w14:paraId="36337250" w14:textId="77777777" w:rsidR="005B1C6D" w:rsidRPr="00903DBA" w:rsidRDefault="005B1C6D" w:rsidP="005B1C6D">
      <w:pPr>
        <w:pStyle w:val="Code"/>
        <w:rPr>
          <w:highlight w:val="white"/>
        </w:rPr>
      </w:pPr>
      <w:r w:rsidRPr="00903DBA">
        <w:rPr>
          <w:highlight w:val="white"/>
        </w:rPr>
        <w:t xml:space="preserve">    }</w:t>
      </w:r>
    </w:p>
    <w:p w14:paraId="6EB53A9B" w14:textId="77777777" w:rsidR="005B1C6D" w:rsidRPr="00903DBA" w:rsidRDefault="005B1C6D" w:rsidP="005B1C6D">
      <w:pPr>
        <w:pStyle w:val="Rubrik3"/>
      </w:pPr>
      <w:bookmarkStart w:id="536" w:name="_Toc57656157"/>
      <w:r w:rsidRPr="00903DBA">
        <w:t>Includes</w:t>
      </w:r>
      <w:bookmarkEnd w:id="536"/>
    </w:p>
    <w:p w14:paraId="39963A74" w14:textId="77777777" w:rsidR="005B1C6D" w:rsidRPr="00903DBA" w:rsidRDefault="005B1C6D" w:rsidP="005B1C6D">
      <w:r w:rsidRPr="00903DBA">
        <w:t xml:space="preserve">There are two kinds of include files: system files (‘&lt;’ and ‘&gt;’) and internal files (‘\”’). The systems files are included from the path given by </w:t>
      </w:r>
      <w:r w:rsidRPr="00903DBA">
        <w:rPr>
          <w:rStyle w:val="CodeInText"/>
        </w:rPr>
        <w:t>Main.IncludePath</w:t>
      </w:r>
      <w:r w:rsidRPr="00903DBA">
        <w:t>, and the internal files are included locally.</w:t>
      </w:r>
    </w:p>
    <w:p w14:paraId="534D4E94" w14:textId="77777777" w:rsidR="005B1C6D" w:rsidRPr="00903DBA" w:rsidRDefault="005B1C6D" w:rsidP="005B1C6D">
      <w:r w:rsidRPr="00903DBA">
        <w:t xml:space="preserve">The </w:t>
      </w:r>
      <w:r w:rsidRPr="00903DBA">
        <w:rPr>
          <w:rStyle w:val="CodeInText"/>
        </w:rPr>
        <w:t>Main.IncludeSet</w:t>
      </w:r>
      <w:r w:rsidRPr="00903DBA">
        <w:t xml:space="preserve"> set is used to track the included file so that the source file include the files shall be recompiled if it or any of its included files has been changed after the object file. The </w:t>
      </w:r>
      <w:r w:rsidRPr="00903DBA">
        <w:rPr>
          <w:rStyle w:val="CodeInText"/>
        </w:rPr>
        <w:t>Main.IncludeStack</w:t>
      </w:r>
      <w:r w:rsidRPr="00903DBA">
        <w:t xml:space="preserve"> is used to make sure that there is no circular inclusion.</w:t>
      </w:r>
    </w:p>
    <w:p w14:paraId="57CC66D2" w14:textId="77777777" w:rsidR="005B1C6D" w:rsidRPr="00903DBA" w:rsidRDefault="005B1C6D" w:rsidP="005B1C6D">
      <w:r w:rsidRPr="00903DBA">
        <w:t xml:space="preserve">The </w:t>
      </w:r>
      <w:r w:rsidRPr="00903DBA">
        <w:rPr>
          <w:rStyle w:val="CodeInText"/>
        </w:rPr>
        <w:t>Main.Path</w:t>
      </w:r>
      <w:r w:rsidRPr="00903DBA">
        <w:t xml:space="preserve"> and </w:t>
      </w:r>
      <w:r w:rsidRPr="00903DBA">
        <w:rPr>
          <w:rStyle w:val="CodeInText"/>
        </w:rPr>
        <w:t>Main.Line</w:t>
      </w:r>
      <w:r w:rsidRPr="00903DBA">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903DBA" w:rsidRDefault="005B1C6D" w:rsidP="005B1C6D">
      <w:pPr>
        <w:pStyle w:val="Code"/>
        <w:rPr>
          <w:highlight w:val="white"/>
        </w:rPr>
      </w:pPr>
      <w:r w:rsidRPr="00903DBA">
        <w:rPr>
          <w:highlight w:val="white"/>
        </w:rPr>
        <w:t xml:space="preserve">    private void DoInclude(List&lt;Token&gt; tokenList) {</w:t>
      </w:r>
    </w:p>
    <w:p w14:paraId="7FDF5B1F" w14:textId="77777777" w:rsidR="005B1C6D" w:rsidRPr="00903DBA" w:rsidRDefault="005B1C6D" w:rsidP="005B1C6D">
      <w:pPr>
        <w:pStyle w:val="Code"/>
        <w:rPr>
          <w:highlight w:val="white"/>
        </w:rPr>
      </w:pPr>
      <w:r w:rsidRPr="00903DBA">
        <w:rPr>
          <w:highlight w:val="white"/>
        </w:rPr>
        <w:t xml:space="preserve">      FileInfo includeFile = null;</w:t>
      </w:r>
    </w:p>
    <w:p w14:paraId="36B7B092" w14:textId="77777777" w:rsidR="005B1C6D" w:rsidRPr="00903DBA" w:rsidRDefault="005B1C6D" w:rsidP="005B1C6D">
      <w:pPr>
        <w:pStyle w:val="Code"/>
        <w:rPr>
          <w:highlight w:val="white"/>
        </w:rPr>
      </w:pPr>
      <w:r w:rsidRPr="00903DBA">
        <w:rPr>
          <w:highlight w:val="white"/>
        </w:rPr>
        <w:t xml:space="preserve">    </w:t>
      </w:r>
    </w:p>
    <w:p w14:paraId="3FFD91B4" w14:textId="77777777" w:rsidR="005B1C6D" w:rsidRPr="00903DBA" w:rsidRDefault="005B1C6D" w:rsidP="005B1C6D">
      <w:pPr>
        <w:pStyle w:val="Code"/>
        <w:rPr>
          <w:highlight w:val="white"/>
        </w:rPr>
      </w:pPr>
      <w:r w:rsidRPr="00903DBA">
        <w:rPr>
          <w:highlight w:val="white"/>
        </w:rPr>
        <w:t xml:space="preserve">      if ((tokenList[2].Id == CCompiler_Pre.Tokens.STRING) &amp;&amp;</w:t>
      </w:r>
    </w:p>
    <w:p w14:paraId="7DCB76DC" w14:textId="77777777" w:rsidR="005B1C6D" w:rsidRPr="00903DBA" w:rsidRDefault="005B1C6D" w:rsidP="005B1C6D">
      <w:pPr>
        <w:pStyle w:val="Code"/>
        <w:rPr>
          <w:highlight w:val="white"/>
        </w:rPr>
      </w:pPr>
      <w:r w:rsidRPr="00903DBA">
        <w:rPr>
          <w:highlight w:val="white"/>
        </w:rPr>
        <w:t xml:space="preserve">          (tokenList[3].Id == CCompiler_Pre.Tokens.EOF)) {</w:t>
      </w:r>
    </w:p>
    <w:p w14:paraId="019BD946" w14:textId="77777777" w:rsidR="005B1C6D" w:rsidRPr="00903DBA" w:rsidRDefault="005B1C6D" w:rsidP="005B1C6D">
      <w:pPr>
        <w:pStyle w:val="Code"/>
        <w:rPr>
          <w:highlight w:val="white"/>
        </w:rPr>
      </w:pPr>
      <w:r w:rsidRPr="00903DBA">
        <w:rPr>
          <w:highlight w:val="white"/>
        </w:rPr>
        <w:t xml:space="preserve">        string text = tokenList[2].ToString();</w:t>
      </w:r>
    </w:p>
    <w:p w14:paraId="52EB15F0" w14:textId="77777777" w:rsidR="005B1C6D" w:rsidRPr="00903DBA" w:rsidRDefault="005B1C6D" w:rsidP="005B1C6D">
      <w:pPr>
        <w:pStyle w:val="Code"/>
        <w:rPr>
          <w:highlight w:val="white"/>
        </w:rPr>
      </w:pPr>
      <w:r w:rsidRPr="00903DBA">
        <w:rPr>
          <w:highlight w:val="white"/>
        </w:rPr>
        <w:t xml:space="preserve">        string file = text.ToString().Substring(1, text.Length - 1);</w:t>
      </w:r>
    </w:p>
    <w:p w14:paraId="1FB58B48" w14:textId="445CD137" w:rsidR="005B1C6D" w:rsidRPr="00903DBA" w:rsidRDefault="005B1C6D" w:rsidP="005B1C6D">
      <w:pPr>
        <w:pStyle w:val="Code"/>
        <w:rPr>
          <w:highlight w:val="white"/>
        </w:rPr>
      </w:pPr>
      <w:r w:rsidRPr="00903DBA">
        <w:rPr>
          <w:highlight w:val="white"/>
        </w:rPr>
        <w:t xml:space="preserve">        includeFile = new FileInfo(</w:t>
      </w:r>
      <w:r w:rsidR="001A433D" w:rsidRPr="00903DBA">
        <w:rPr>
          <w:highlight w:val="white"/>
        </w:rPr>
        <w:t xml:space="preserve">Start.SourcePath + </w:t>
      </w:r>
      <w:r w:rsidRPr="00903DBA">
        <w:rPr>
          <w:highlight w:val="white"/>
        </w:rPr>
        <w:t>file);</w:t>
      </w:r>
    </w:p>
    <w:p w14:paraId="12AD0819" w14:textId="77777777" w:rsidR="005B1C6D" w:rsidRPr="00903DBA" w:rsidRDefault="005B1C6D" w:rsidP="005B1C6D">
      <w:pPr>
        <w:pStyle w:val="Code"/>
        <w:rPr>
          <w:highlight w:val="white"/>
        </w:rPr>
      </w:pPr>
      <w:r w:rsidRPr="00903DBA">
        <w:rPr>
          <w:highlight w:val="white"/>
        </w:rPr>
        <w:t xml:space="preserve">      }</w:t>
      </w:r>
    </w:p>
    <w:p w14:paraId="131C70BD" w14:textId="77777777" w:rsidR="005B1C6D" w:rsidRPr="00903DBA" w:rsidRDefault="005B1C6D" w:rsidP="005B1C6D">
      <w:pPr>
        <w:pStyle w:val="Code"/>
        <w:rPr>
          <w:highlight w:val="white"/>
        </w:rPr>
      </w:pPr>
      <w:r w:rsidRPr="00903DBA">
        <w:rPr>
          <w:highlight w:val="white"/>
        </w:rPr>
        <w:t xml:space="preserve">      else {</w:t>
      </w:r>
    </w:p>
    <w:p w14:paraId="451DCB57" w14:textId="77777777" w:rsidR="005B1C6D" w:rsidRPr="00903DBA" w:rsidRDefault="005B1C6D" w:rsidP="005B1C6D">
      <w:pPr>
        <w:pStyle w:val="Code"/>
        <w:rPr>
          <w:highlight w:val="white"/>
        </w:rPr>
      </w:pPr>
      <w:r w:rsidRPr="00903DBA">
        <w:rPr>
          <w:highlight w:val="white"/>
        </w:rPr>
        <w:t xml:space="preserve">        StringBuilder buffer = new StringBuilder();</w:t>
      </w:r>
    </w:p>
    <w:p w14:paraId="230EA9CA" w14:textId="77777777" w:rsidR="005B1C6D" w:rsidRPr="00903DBA" w:rsidRDefault="005B1C6D" w:rsidP="005B1C6D">
      <w:pPr>
        <w:pStyle w:val="Code"/>
        <w:rPr>
          <w:highlight w:val="white"/>
        </w:rPr>
      </w:pPr>
    </w:p>
    <w:p w14:paraId="0494746A" w14:textId="77777777" w:rsidR="005B1C6D" w:rsidRPr="00903DBA" w:rsidRDefault="005B1C6D" w:rsidP="005B1C6D">
      <w:pPr>
        <w:pStyle w:val="Code"/>
        <w:rPr>
          <w:highlight w:val="white"/>
        </w:rPr>
      </w:pPr>
      <w:r w:rsidRPr="00903DBA">
        <w:rPr>
          <w:highlight w:val="white"/>
        </w:rPr>
        <w:t xml:space="preserve">        foreach (Token token in tokenList.GetRange(2, tokenList.Count - 2)) {</w:t>
      </w:r>
    </w:p>
    <w:p w14:paraId="4E42CBAB" w14:textId="77777777" w:rsidR="005B1C6D" w:rsidRPr="00903DBA" w:rsidRDefault="005B1C6D" w:rsidP="005B1C6D">
      <w:pPr>
        <w:pStyle w:val="Code"/>
        <w:rPr>
          <w:highlight w:val="white"/>
        </w:rPr>
      </w:pPr>
      <w:r w:rsidRPr="00903DBA">
        <w:rPr>
          <w:highlight w:val="white"/>
        </w:rPr>
        <w:t xml:space="preserve">          buffer.Append(token.ToString());</w:t>
      </w:r>
    </w:p>
    <w:p w14:paraId="738C2BB2" w14:textId="77777777" w:rsidR="005B1C6D" w:rsidRPr="00903DBA" w:rsidRDefault="005B1C6D" w:rsidP="005B1C6D">
      <w:pPr>
        <w:pStyle w:val="Code"/>
        <w:rPr>
          <w:highlight w:val="white"/>
        </w:rPr>
      </w:pPr>
      <w:r w:rsidRPr="00903DBA">
        <w:rPr>
          <w:highlight w:val="white"/>
        </w:rPr>
        <w:t xml:space="preserve">        }</w:t>
      </w:r>
    </w:p>
    <w:p w14:paraId="63753DEE" w14:textId="77777777" w:rsidR="005B1C6D" w:rsidRPr="00903DBA" w:rsidRDefault="005B1C6D" w:rsidP="005B1C6D">
      <w:pPr>
        <w:pStyle w:val="Code"/>
        <w:rPr>
          <w:highlight w:val="white"/>
        </w:rPr>
      </w:pPr>
      <w:r w:rsidRPr="00903DBA">
        <w:rPr>
          <w:highlight w:val="white"/>
        </w:rPr>
        <w:t xml:space="preserve">      </w:t>
      </w:r>
    </w:p>
    <w:p w14:paraId="23D5AD74" w14:textId="77777777" w:rsidR="005B1C6D" w:rsidRPr="00903DBA" w:rsidRDefault="005B1C6D" w:rsidP="005B1C6D">
      <w:pPr>
        <w:pStyle w:val="Code"/>
        <w:rPr>
          <w:highlight w:val="white"/>
        </w:rPr>
      </w:pPr>
      <w:r w:rsidRPr="00903DBA">
        <w:rPr>
          <w:highlight w:val="white"/>
        </w:rPr>
        <w:t xml:space="preserve">        string text = buffer.ToString();</w:t>
      </w:r>
    </w:p>
    <w:p w14:paraId="576BF462" w14:textId="77777777" w:rsidR="005B1C6D" w:rsidRPr="00903DBA" w:rsidRDefault="005B1C6D" w:rsidP="005B1C6D">
      <w:pPr>
        <w:pStyle w:val="Code"/>
        <w:rPr>
          <w:highlight w:val="white"/>
        </w:rPr>
      </w:pPr>
    </w:p>
    <w:p w14:paraId="638B4B1C" w14:textId="77777777" w:rsidR="005B1C6D" w:rsidRPr="00903DBA" w:rsidRDefault="005B1C6D" w:rsidP="005B1C6D">
      <w:pPr>
        <w:pStyle w:val="Code"/>
        <w:rPr>
          <w:highlight w:val="white"/>
        </w:rPr>
      </w:pPr>
      <w:r w:rsidRPr="00903DBA">
        <w:rPr>
          <w:highlight w:val="white"/>
        </w:rPr>
        <w:t xml:space="preserve">        if (text.StartsWith("&lt;") &amp;&amp; text.EndsWith("&gt;")) {</w:t>
      </w:r>
    </w:p>
    <w:p w14:paraId="71CD6682" w14:textId="77777777" w:rsidR="005B1C6D" w:rsidRPr="00903DBA" w:rsidRDefault="005B1C6D" w:rsidP="005B1C6D">
      <w:pPr>
        <w:pStyle w:val="Code"/>
        <w:rPr>
          <w:highlight w:val="white"/>
        </w:rPr>
      </w:pPr>
      <w:r w:rsidRPr="00903DBA">
        <w:rPr>
          <w:highlight w:val="white"/>
        </w:rPr>
        <w:t xml:space="preserve">          string file = text.ToString().Substring(1, text.Length - 2);</w:t>
      </w:r>
    </w:p>
    <w:p w14:paraId="6FE2744C" w14:textId="1CBFAC5E" w:rsidR="005B1C6D" w:rsidRPr="00903DBA" w:rsidRDefault="005B1C6D" w:rsidP="005B1C6D">
      <w:pPr>
        <w:pStyle w:val="Code"/>
        <w:rPr>
          <w:highlight w:val="white"/>
        </w:rPr>
      </w:pPr>
      <w:r w:rsidRPr="00903DBA">
        <w:rPr>
          <w:highlight w:val="white"/>
        </w:rPr>
        <w:t xml:space="preserve">          includeFile = new FileInfo(</w:t>
      </w:r>
      <w:r w:rsidR="00C9762B" w:rsidRPr="00903DBA">
        <w:rPr>
          <w:highlight w:val="white"/>
        </w:rPr>
        <w:t>Start.SourcePath</w:t>
      </w:r>
      <w:r w:rsidRPr="00903DBA">
        <w:rPr>
          <w:highlight w:val="white"/>
        </w:rPr>
        <w:t xml:space="preserve"> + file);</w:t>
      </w:r>
    </w:p>
    <w:p w14:paraId="5D94772D" w14:textId="77777777" w:rsidR="005B1C6D" w:rsidRPr="00903DBA" w:rsidRDefault="005B1C6D" w:rsidP="005B1C6D">
      <w:pPr>
        <w:pStyle w:val="Code"/>
        <w:rPr>
          <w:highlight w:val="white"/>
        </w:rPr>
      </w:pPr>
      <w:r w:rsidRPr="00903DBA">
        <w:rPr>
          <w:highlight w:val="white"/>
        </w:rPr>
        <w:t xml:space="preserve">        }</w:t>
      </w:r>
    </w:p>
    <w:p w14:paraId="23ACE506" w14:textId="77777777" w:rsidR="005B1C6D" w:rsidRPr="00903DBA" w:rsidRDefault="005B1C6D" w:rsidP="005B1C6D">
      <w:pPr>
        <w:pStyle w:val="Code"/>
        <w:rPr>
          <w:highlight w:val="white"/>
        </w:rPr>
      </w:pPr>
      <w:r w:rsidRPr="00903DBA">
        <w:rPr>
          <w:highlight w:val="white"/>
        </w:rPr>
        <w:t xml:space="preserve">        else {</w:t>
      </w:r>
    </w:p>
    <w:p w14:paraId="3ADACB55" w14:textId="77777777" w:rsidR="005B1C6D" w:rsidRPr="00903DBA" w:rsidRDefault="005B1C6D" w:rsidP="005B1C6D">
      <w:pPr>
        <w:pStyle w:val="Code"/>
        <w:rPr>
          <w:highlight w:val="white"/>
        </w:rPr>
      </w:pPr>
      <w:r w:rsidRPr="00903DBA">
        <w:rPr>
          <w:highlight w:val="white"/>
        </w:rPr>
        <w:t xml:space="preserve">          Assert.Error(TokenListToString(tokenList),</w:t>
      </w:r>
    </w:p>
    <w:p w14:paraId="76B73F89" w14:textId="77777777" w:rsidR="005B1C6D" w:rsidRPr="00903DBA" w:rsidRDefault="005B1C6D" w:rsidP="005B1C6D">
      <w:pPr>
        <w:pStyle w:val="Code"/>
        <w:rPr>
          <w:highlight w:val="white"/>
        </w:rPr>
      </w:pPr>
      <w:r w:rsidRPr="00903DBA">
        <w:rPr>
          <w:highlight w:val="white"/>
        </w:rPr>
        <w:t xml:space="preserve">                       Message.Invalid_preprocessor_directive);</w:t>
      </w:r>
    </w:p>
    <w:p w14:paraId="6F0D6BCB" w14:textId="77777777" w:rsidR="005B1C6D" w:rsidRPr="00903DBA" w:rsidRDefault="005B1C6D" w:rsidP="005B1C6D">
      <w:pPr>
        <w:pStyle w:val="Code"/>
        <w:rPr>
          <w:highlight w:val="white"/>
        </w:rPr>
      </w:pPr>
      <w:r w:rsidRPr="00903DBA">
        <w:rPr>
          <w:highlight w:val="white"/>
        </w:rPr>
        <w:t xml:space="preserve">        }</w:t>
      </w:r>
    </w:p>
    <w:p w14:paraId="70ED42DA" w14:textId="77777777" w:rsidR="005B1C6D" w:rsidRPr="00903DBA" w:rsidRDefault="005B1C6D" w:rsidP="005B1C6D">
      <w:pPr>
        <w:pStyle w:val="Code"/>
        <w:rPr>
          <w:highlight w:val="white"/>
        </w:rPr>
      </w:pPr>
      <w:r w:rsidRPr="00903DBA">
        <w:rPr>
          <w:highlight w:val="white"/>
        </w:rPr>
        <w:t xml:space="preserve">      }</w:t>
      </w:r>
    </w:p>
    <w:p w14:paraId="592AABFD" w14:textId="77777777" w:rsidR="005B1C6D" w:rsidRPr="00903DBA" w:rsidRDefault="005B1C6D" w:rsidP="000A4F9D">
      <w:pPr>
        <w:pStyle w:val="Code"/>
        <w:rPr>
          <w:highlight w:val="white"/>
        </w:rPr>
      </w:pPr>
    </w:p>
    <w:p w14:paraId="4F32FFA4" w14:textId="77777777" w:rsidR="000A4F9D" w:rsidRPr="00903DBA" w:rsidRDefault="000A4F9D" w:rsidP="000A4F9D">
      <w:pPr>
        <w:pStyle w:val="Code"/>
        <w:rPr>
          <w:highlight w:val="white"/>
        </w:rPr>
      </w:pPr>
      <w:r w:rsidRPr="00903DBA">
        <w:rPr>
          <w:highlight w:val="white"/>
        </w:rPr>
        <w:t xml:space="preserve">      Assert.Error(!m_includeStack.Contains(includeFile),</w:t>
      </w:r>
    </w:p>
    <w:p w14:paraId="72862086" w14:textId="77777777" w:rsidR="000A4F9D" w:rsidRPr="00903DBA" w:rsidRDefault="000A4F9D" w:rsidP="000A4F9D">
      <w:pPr>
        <w:pStyle w:val="Code"/>
        <w:rPr>
          <w:highlight w:val="white"/>
        </w:rPr>
      </w:pPr>
      <w:r w:rsidRPr="00903DBA">
        <w:rPr>
          <w:highlight w:val="white"/>
        </w:rPr>
        <w:t xml:space="preserve">                   includeFile.FullName, Message.Repeted_include_statement);</w:t>
      </w:r>
    </w:p>
    <w:p w14:paraId="1E9AAEBE" w14:textId="77777777" w:rsidR="000A4F9D" w:rsidRPr="00903DBA" w:rsidRDefault="000A4F9D" w:rsidP="000A4F9D">
      <w:pPr>
        <w:pStyle w:val="Code"/>
        <w:rPr>
          <w:highlight w:val="white"/>
        </w:rPr>
      </w:pPr>
      <w:r w:rsidRPr="00903DBA">
        <w:rPr>
          <w:highlight w:val="white"/>
        </w:rPr>
        <w:t xml:space="preserve">      m_includeStack.Push(includeFile);</w:t>
      </w:r>
    </w:p>
    <w:p w14:paraId="2F2E5E74" w14:textId="77777777" w:rsidR="000A4F9D" w:rsidRPr="00903DBA" w:rsidRDefault="000A4F9D" w:rsidP="000A4F9D">
      <w:pPr>
        <w:pStyle w:val="Code"/>
        <w:rPr>
          <w:highlight w:val="white"/>
        </w:rPr>
      </w:pPr>
      <w:r w:rsidRPr="00903DBA">
        <w:rPr>
          <w:highlight w:val="white"/>
        </w:rPr>
        <w:t xml:space="preserve">      m_includeSet.Add(includeFile);</w:t>
      </w:r>
    </w:p>
    <w:p w14:paraId="20EA6128" w14:textId="77777777" w:rsidR="000A4F9D" w:rsidRPr="00903DBA" w:rsidRDefault="000A4F9D" w:rsidP="000A4F9D">
      <w:pPr>
        <w:pStyle w:val="Code"/>
        <w:rPr>
          <w:highlight w:val="white"/>
        </w:rPr>
      </w:pPr>
      <w:r w:rsidRPr="00903DBA">
        <w:rPr>
          <w:highlight w:val="white"/>
        </w:rPr>
        <w:t xml:space="preserve">      FileInfo oldPath = CCompiler_Main.Scanner.Path;</w:t>
      </w:r>
    </w:p>
    <w:p w14:paraId="5A9E0D47" w14:textId="77777777" w:rsidR="000A4F9D" w:rsidRPr="00903DBA" w:rsidRDefault="000A4F9D" w:rsidP="000A4F9D">
      <w:pPr>
        <w:pStyle w:val="Code"/>
        <w:rPr>
          <w:highlight w:val="white"/>
        </w:rPr>
      </w:pPr>
      <w:r w:rsidRPr="00903DBA">
        <w:rPr>
          <w:highlight w:val="white"/>
        </w:rPr>
        <w:t xml:space="preserve">      int oldLine = CCompiler_Main.Scanner.Line;</w:t>
      </w:r>
    </w:p>
    <w:p w14:paraId="7C703D26" w14:textId="77777777" w:rsidR="000A4F9D" w:rsidRPr="00903DBA" w:rsidRDefault="000A4F9D" w:rsidP="000A4F9D">
      <w:pPr>
        <w:pStyle w:val="Code"/>
        <w:rPr>
          <w:highlight w:val="white"/>
        </w:rPr>
      </w:pPr>
      <w:r w:rsidRPr="00903DBA">
        <w:rPr>
          <w:highlight w:val="white"/>
        </w:rPr>
        <w:t xml:space="preserve">      CCompiler_Main.Scanner.Path = includeFile;</w:t>
      </w:r>
    </w:p>
    <w:p w14:paraId="78E6CB45" w14:textId="77777777" w:rsidR="000A4F9D" w:rsidRPr="00903DBA" w:rsidRDefault="000A4F9D" w:rsidP="000A4F9D">
      <w:pPr>
        <w:pStyle w:val="Code"/>
        <w:rPr>
          <w:highlight w:val="white"/>
        </w:rPr>
      </w:pPr>
      <w:r w:rsidRPr="00903DBA">
        <w:rPr>
          <w:highlight w:val="white"/>
        </w:rPr>
        <w:t xml:space="preserve">      CCompiler_Main.Scanner.Line = 1;</w:t>
      </w:r>
    </w:p>
    <w:p w14:paraId="491108A2"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2D84FE5A" w14:textId="77777777" w:rsidR="000A4F9D" w:rsidRPr="00903DBA" w:rsidRDefault="000A4F9D" w:rsidP="000A4F9D">
      <w:pPr>
        <w:pStyle w:val="Code"/>
        <w:rPr>
          <w:highlight w:val="white"/>
        </w:rPr>
      </w:pPr>
      <w:r w:rsidRPr="00903DBA">
        <w:rPr>
          <w:highlight w:val="white"/>
        </w:rPr>
        <w:t xml:space="preserve">                            ",0" + Symbol.SeparatorId + "\n");</w:t>
      </w:r>
    </w:p>
    <w:p w14:paraId="621E91D1" w14:textId="77777777" w:rsidR="000A4F9D" w:rsidRPr="00903DBA" w:rsidRDefault="000A4F9D" w:rsidP="000A4F9D">
      <w:pPr>
        <w:pStyle w:val="Code"/>
        <w:rPr>
          <w:highlight w:val="white"/>
        </w:rPr>
      </w:pPr>
      <w:r w:rsidRPr="00903DBA">
        <w:rPr>
          <w:highlight w:val="white"/>
        </w:rPr>
        <w:t xml:space="preserve">      DoProcess(includeFile);</w:t>
      </w:r>
    </w:p>
    <w:p w14:paraId="49CCF7EF" w14:textId="77777777" w:rsidR="000A4F9D" w:rsidRPr="00903DBA" w:rsidRDefault="000A4F9D" w:rsidP="000A4F9D">
      <w:pPr>
        <w:pStyle w:val="Code"/>
        <w:rPr>
          <w:highlight w:val="white"/>
        </w:rPr>
      </w:pPr>
      <w:r w:rsidRPr="00903DBA">
        <w:rPr>
          <w:highlight w:val="white"/>
        </w:rPr>
        <w:t xml:space="preserve">      CCompiler_Main.Scanner.Line = oldLine;</w:t>
      </w:r>
    </w:p>
    <w:p w14:paraId="57507313" w14:textId="77777777" w:rsidR="000A4F9D" w:rsidRPr="00903DBA" w:rsidRDefault="000A4F9D" w:rsidP="000A4F9D">
      <w:pPr>
        <w:pStyle w:val="Code"/>
        <w:rPr>
          <w:highlight w:val="white"/>
        </w:rPr>
      </w:pPr>
      <w:r w:rsidRPr="00903DBA">
        <w:rPr>
          <w:highlight w:val="white"/>
        </w:rPr>
        <w:t xml:space="preserve">      CCompiler_Main.Scanner.Path = oldPath;</w:t>
      </w:r>
    </w:p>
    <w:p w14:paraId="445B8548"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0614EBC8" w14:textId="77777777" w:rsidR="000A4F9D" w:rsidRPr="00903DBA" w:rsidRDefault="000A4F9D" w:rsidP="000A4F9D">
      <w:pPr>
        <w:pStyle w:val="Code"/>
        <w:rPr>
          <w:highlight w:val="white"/>
        </w:rPr>
      </w:pPr>
      <w:r w:rsidRPr="00903DBA">
        <w:rPr>
          <w:highlight w:val="white"/>
        </w:rPr>
        <w:t xml:space="preserve">                            "," + (CCompiler_Main.Scanner.Line - 1) +</w:t>
      </w:r>
    </w:p>
    <w:p w14:paraId="6BA61C37" w14:textId="77777777" w:rsidR="000A4F9D" w:rsidRPr="00903DBA" w:rsidRDefault="000A4F9D" w:rsidP="000A4F9D">
      <w:pPr>
        <w:pStyle w:val="Code"/>
        <w:rPr>
          <w:highlight w:val="white"/>
        </w:rPr>
      </w:pPr>
      <w:r w:rsidRPr="00903DBA">
        <w:rPr>
          <w:highlight w:val="white"/>
        </w:rPr>
        <w:t xml:space="preserve">                            Symbol.SeparatorId + "\n");</w:t>
      </w:r>
    </w:p>
    <w:p w14:paraId="5E954B89" w14:textId="77777777" w:rsidR="000A4F9D" w:rsidRPr="00903DBA" w:rsidRDefault="000A4F9D" w:rsidP="000A4F9D">
      <w:pPr>
        <w:pStyle w:val="Code"/>
        <w:rPr>
          <w:highlight w:val="white"/>
        </w:rPr>
      </w:pPr>
      <w:r w:rsidRPr="00903DBA">
        <w:rPr>
          <w:highlight w:val="white"/>
        </w:rPr>
        <w:t xml:space="preserve">      m_includeStack.Pop();</w:t>
      </w:r>
    </w:p>
    <w:p w14:paraId="6AE74B0E" w14:textId="3A6AB75E" w:rsidR="005B1C6D" w:rsidRPr="00903DBA" w:rsidRDefault="005B1C6D" w:rsidP="000A4F9D">
      <w:pPr>
        <w:pStyle w:val="Code"/>
        <w:rPr>
          <w:highlight w:val="white"/>
        </w:rPr>
      </w:pPr>
      <w:r w:rsidRPr="00903DBA">
        <w:rPr>
          <w:highlight w:val="white"/>
        </w:rPr>
        <w:t xml:space="preserve">    }</w:t>
      </w:r>
    </w:p>
    <w:p w14:paraId="46374E79" w14:textId="77777777" w:rsidR="005B1C6D" w:rsidRPr="00903DBA" w:rsidRDefault="005B1C6D" w:rsidP="005B1C6D">
      <w:pPr>
        <w:pStyle w:val="Rubrik3"/>
      </w:pPr>
      <w:bookmarkStart w:id="537" w:name="_Toc57656158"/>
      <w:r w:rsidRPr="00903DBA">
        <w:t>Macros</w:t>
      </w:r>
      <w:bookmarkEnd w:id="537"/>
    </w:p>
    <w:p w14:paraId="52CA517F" w14:textId="77777777" w:rsidR="005B1C6D" w:rsidRPr="00903DBA" w:rsidRDefault="005B1C6D" w:rsidP="005B1C6D">
      <w:r w:rsidRPr="00903DBA">
        <w:t xml:space="preserve">The </w:t>
      </w:r>
      <w:r w:rsidRPr="00903DBA">
        <w:rPr>
          <w:rStyle w:val="CodeInText"/>
        </w:rPr>
        <w:t>Macro</w:t>
      </w:r>
      <w:r w:rsidRPr="00903DBA">
        <w:t xml:space="preserve"> class keep track of a macro, a macro has a possible empty list of parameters and a text.</w:t>
      </w:r>
    </w:p>
    <w:p w14:paraId="36A5514D" w14:textId="77777777" w:rsidR="005B1C6D" w:rsidRPr="00903DBA" w:rsidRDefault="005B1C6D" w:rsidP="005B1C6D">
      <w:pPr>
        <w:pStyle w:val="CodeHeader"/>
      </w:pPr>
      <w:r w:rsidRPr="00903DBA">
        <w:t>Macro.cs</w:t>
      </w:r>
    </w:p>
    <w:p w14:paraId="7F2CBA7B" w14:textId="77777777" w:rsidR="005B1C6D" w:rsidRPr="00903DBA" w:rsidRDefault="005B1C6D" w:rsidP="005B1C6D">
      <w:pPr>
        <w:pStyle w:val="Code"/>
        <w:rPr>
          <w:highlight w:val="white"/>
        </w:rPr>
      </w:pPr>
      <w:r w:rsidRPr="00903DBA">
        <w:rPr>
          <w:highlight w:val="white"/>
        </w:rPr>
        <w:t>using System.Linq;</w:t>
      </w:r>
    </w:p>
    <w:p w14:paraId="71FAF3C5" w14:textId="77777777" w:rsidR="005B1C6D" w:rsidRPr="00903DBA" w:rsidRDefault="005B1C6D" w:rsidP="005B1C6D">
      <w:pPr>
        <w:pStyle w:val="Code"/>
        <w:rPr>
          <w:highlight w:val="white"/>
        </w:rPr>
      </w:pPr>
      <w:r w:rsidRPr="00903DBA">
        <w:rPr>
          <w:highlight w:val="white"/>
        </w:rPr>
        <w:t>using System.Collections.Generic;</w:t>
      </w:r>
    </w:p>
    <w:p w14:paraId="4366CCC5" w14:textId="77777777" w:rsidR="005B1C6D" w:rsidRPr="00903DBA" w:rsidRDefault="005B1C6D" w:rsidP="005B1C6D">
      <w:pPr>
        <w:pStyle w:val="Code"/>
        <w:rPr>
          <w:highlight w:val="white"/>
        </w:rPr>
      </w:pPr>
    </w:p>
    <w:p w14:paraId="59CA7350" w14:textId="77777777" w:rsidR="005B1C6D" w:rsidRPr="00903DBA" w:rsidRDefault="005B1C6D" w:rsidP="005B1C6D">
      <w:pPr>
        <w:pStyle w:val="Code"/>
        <w:rPr>
          <w:highlight w:val="white"/>
        </w:rPr>
      </w:pPr>
      <w:r w:rsidRPr="00903DBA">
        <w:rPr>
          <w:highlight w:val="white"/>
        </w:rPr>
        <w:t>namespace CCompiler {</w:t>
      </w:r>
    </w:p>
    <w:p w14:paraId="46B6A46C" w14:textId="77777777" w:rsidR="005B1C6D" w:rsidRPr="00903DBA" w:rsidRDefault="005B1C6D" w:rsidP="005B1C6D">
      <w:pPr>
        <w:pStyle w:val="Code"/>
        <w:rPr>
          <w:highlight w:val="white"/>
        </w:rPr>
      </w:pPr>
      <w:r w:rsidRPr="00903DBA">
        <w:rPr>
          <w:highlight w:val="white"/>
        </w:rPr>
        <w:t xml:space="preserve">  public class Macro {</w:t>
      </w:r>
    </w:p>
    <w:p w14:paraId="67CE8D56" w14:textId="77777777" w:rsidR="005B1C6D" w:rsidRPr="00903DBA" w:rsidRDefault="005B1C6D" w:rsidP="005B1C6D">
      <w:pPr>
        <w:pStyle w:val="Code"/>
        <w:rPr>
          <w:highlight w:val="white"/>
        </w:rPr>
      </w:pPr>
      <w:r w:rsidRPr="00903DBA">
        <w:rPr>
          <w:highlight w:val="white"/>
        </w:rPr>
        <w:t xml:space="preserve">    private int m_parameters;</w:t>
      </w:r>
    </w:p>
    <w:p w14:paraId="7A110EBB" w14:textId="77777777" w:rsidR="005B1C6D" w:rsidRPr="00903DBA" w:rsidRDefault="005B1C6D" w:rsidP="005B1C6D">
      <w:pPr>
        <w:pStyle w:val="Code"/>
        <w:rPr>
          <w:highlight w:val="white"/>
        </w:rPr>
      </w:pPr>
      <w:r w:rsidRPr="00903DBA">
        <w:rPr>
          <w:highlight w:val="white"/>
        </w:rPr>
        <w:t xml:space="preserve">    private List&lt;Token&gt; m_tokenList;</w:t>
      </w:r>
    </w:p>
    <w:p w14:paraId="7B6F0AC0" w14:textId="77777777" w:rsidR="005B1C6D" w:rsidRPr="00903DBA" w:rsidRDefault="005B1C6D" w:rsidP="005B1C6D">
      <w:pPr>
        <w:pStyle w:val="Code"/>
        <w:rPr>
          <w:highlight w:val="white"/>
        </w:rPr>
      </w:pPr>
      <w:r w:rsidRPr="00903DBA">
        <w:rPr>
          <w:highlight w:val="white"/>
        </w:rPr>
        <w:t xml:space="preserve">  </w:t>
      </w:r>
    </w:p>
    <w:p w14:paraId="6DFC5A76" w14:textId="77777777" w:rsidR="005B1C6D" w:rsidRPr="00903DBA" w:rsidRDefault="005B1C6D" w:rsidP="005B1C6D">
      <w:pPr>
        <w:pStyle w:val="Code"/>
        <w:rPr>
          <w:highlight w:val="white"/>
        </w:rPr>
      </w:pPr>
      <w:r w:rsidRPr="00903DBA">
        <w:rPr>
          <w:highlight w:val="white"/>
        </w:rPr>
        <w:t xml:space="preserve">    public Macro(int parameters, List&lt;Token&gt; tokenList) {</w:t>
      </w:r>
    </w:p>
    <w:p w14:paraId="052764AC" w14:textId="77777777" w:rsidR="005B1C6D" w:rsidRPr="00903DBA" w:rsidRDefault="005B1C6D" w:rsidP="005B1C6D">
      <w:pPr>
        <w:pStyle w:val="Code"/>
        <w:rPr>
          <w:highlight w:val="white"/>
        </w:rPr>
      </w:pPr>
      <w:r w:rsidRPr="00903DBA">
        <w:rPr>
          <w:highlight w:val="white"/>
        </w:rPr>
        <w:t xml:space="preserve">      m_parameters = parameters;</w:t>
      </w:r>
    </w:p>
    <w:p w14:paraId="534DBB14" w14:textId="77777777" w:rsidR="005B1C6D" w:rsidRPr="00903DBA" w:rsidRDefault="005B1C6D" w:rsidP="005B1C6D">
      <w:pPr>
        <w:pStyle w:val="Code"/>
        <w:rPr>
          <w:highlight w:val="white"/>
        </w:rPr>
      </w:pPr>
      <w:r w:rsidRPr="00903DBA">
        <w:rPr>
          <w:highlight w:val="white"/>
        </w:rPr>
        <w:t xml:space="preserve">      m_tokenList = new List&lt;Token&gt;(tokenList);</w:t>
      </w:r>
    </w:p>
    <w:p w14:paraId="680EC8A1" w14:textId="77777777" w:rsidR="005B1C6D" w:rsidRPr="00903DBA" w:rsidRDefault="005B1C6D" w:rsidP="005B1C6D">
      <w:pPr>
        <w:pStyle w:val="Code"/>
        <w:rPr>
          <w:highlight w:val="white"/>
        </w:rPr>
      </w:pPr>
      <w:r w:rsidRPr="00903DBA">
        <w:rPr>
          <w:highlight w:val="white"/>
        </w:rPr>
        <w:t xml:space="preserve">    </w:t>
      </w:r>
    </w:p>
    <w:p w14:paraId="1A33A494" w14:textId="77777777" w:rsidR="005B1C6D" w:rsidRPr="00903DBA" w:rsidRDefault="005B1C6D" w:rsidP="005B1C6D">
      <w:pPr>
        <w:pStyle w:val="Code"/>
        <w:rPr>
          <w:highlight w:val="white"/>
        </w:rPr>
      </w:pPr>
      <w:r w:rsidRPr="00903DBA">
        <w:rPr>
          <w:highlight w:val="white"/>
        </w:rPr>
        <w:t xml:space="preserve">      for (int index = (m_tokenList.Count - 1); index &gt;= 0; --index) {</w:t>
      </w:r>
    </w:p>
    <w:p w14:paraId="4A3D7E4F" w14:textId="77777777" w:rsidR="005B1C6D" w:rsidRPr="00903DBA" w:rsidRDefault="005B1C6D" w:rsidP="005B1C6D">
      <w:pPr>
        <w:pStyle w:val="Code"/>
        <w:rPr>
          <w:highlight w:val="white"/>
        </w:rPr>
      </w:pPr>
      <w:r w:rsidRPr="00903DBA">
        <w:rPr>
          <w:highlight w:val="white"/>
        </w:rPr>
        <w:t xml:space="preserve">        if (m_tokenList[index].Id == CCompiler_Pre.Tokens.EOF) {</w:t>
      </w:r>
    </w:p>
    <w:p w14:paraId="34236D8C" w14:textId="77777777" w:rsidR="005B1C6D" w:rsidRPr="00903DBA" w:rsidRDefault="005B1C6D" w:rsidP="005B1C6D">
      <w:pPr>
        <w:pStyle w:val="Code"/>
        <w:rPr>
          <w:highlight w:val="white"/>
        </w:rPr>
      </w:pPr>
      <w:r w:rsidRPr="00903DBA">
        <w:rPr>
          <w:highlight w:val="white"/>
        </w:rPr>
        <w:t xml:space="preserve">          m_tokenList.RemoveAt(index);</w:t>
      </w:r>
    </w:p>
    <w:p w14:paraId="4E2E6D53" w14:textId="77777777" w:rsidR="005B1C6D" w:rsidRPr="00903DBA" w:rsidRDefault="005B1C6D" w:rsidP="005B1C6D">
      <w:pPr>
        <w:pStyle w:val="Code"/>
        <w:rPr>
          <w:highlight w:val="white"/>
        </w:rPr>
      </w:pPr>
      <w:r w:rsidRPr="00903DBA">
        <w:rPr>
          <w:highlight w:val="white"/>
        </w:rPr>
        <w:t xml:space="preserve">        }</w:t>
      </w:r>
    </w:p>
    <w:p w14:paraId="6624DE58" w14:textId="77777777" w:rsidR="005B1C6D" w:rsidRPr="00903DBA" w:rsidRDefault="005B1C6D" w:rsidP="005B1C6D">
      <w:pPr>
        <w:pStyle w:val="Code"/>
        <w:rPr>
          <w:highlight w:val="white"/>
        </w:rPr>
      </w:pPr>
      <w:r w:rsidRPr="00903DBA">
        <w:rPr>
          <w:highlight w:val="white"/>
        </w:rPr>
        <w:t xml:space="preserve">      }</w:t>
      </w:r>
    </w:p>
    <w:p w14:paraId="2F72C3F7" w14:textId="77777777" w:rsidR="005B1C6D" w:rsidRPr="00903DBA" w:rsidRDefault="005B1C6D" w:rsidP="005B1C6D">
      <w:pPr>
        <w:pStyle w:val="Code"/>
        <w:rPr>
          <w:highlight w:val="white"/>
        </w:rPr>
      </w:pPr>
      <w:r w:rsidRPr="00903DBA">
        <w:rPr>
          <w:highlight w:val="white"/>
        </w:rPr>
        <w:t xml:space="preserve">    }</w:t>
      </w:r>
    </w:p>
    <w:p w14:paraId="60D4A715" w14:textId="77777777" w:rsidR="005B1C6D" w:rsidRPr="00903DBA" w:rsidRDefault="005B1C6D" w:rsidP="005B1C6D">
      <w:pPr>
        <w:pStyle w:val="Code"/>
        <w:rPr>
          <w:highlight w:val="white"/>
        </w:rPr>
      </w:pPr>
    </w:p>
    <w:p w14:paraId="591AADFD" w14:textId="77777777" w:rsidR="005B1C6D" w:rsidRPr="00903DBA" w:rsidRDefault="005B1C6D" w:rsidP="005B1C6D">
      <w:pPr>
        <w:pStyle w:val="Code"/>
        <w:rPr>
          <w:highlight w:val="white"/>
        </w:rPr>
      </w:pPr>
      <w:r w:rsidRPr="00903DBA">
        <w:rPr>
          <w:highlight w:val="white"/>
        </w:rPr>
        <w:t xml:space="preserve">    public int Parameters() {</w:t>
      </w:r>
    </w:p>
    <w:p w14:paraId="6F91A92F" w14:textId="77777777" w:rsidR="005B1C6D" w:rsidRPr="00903DBA" w:rsidRDefault="005B1C6D" w:rsidP="005B1C6D">
      <w:pPr>
        <w:pStyle w:val="Code"/>
        <w:rPr>
          <w:highlight w:val="white"/>
        </w:rPr>
      </w:pPr>
      <w:r w:rsidRPr="00903DBA">
        <w:rPr>
          <w:highlight w:val="white"/>
        </w:rPr>
        <w:t xml:space="preserve">      return m_parameters;</w:t>
      </w:r>
    </w:p>
    <w:p w14:paraId="42146DF4" w14:textId="77777777" w:rsidR="005B1C6D" w:rsidRPr="00903DBA" w:rsidRDefault="005B1C6D" w:rsidP="005B1C6D">
      <w:pPr>
        <w:pStyle w:val="Code"/>
        <w:rPr>
          <w:highlight w:val="white"/>
        </w:rPr>
      </w:pPr>
      <w:r w:rsidRPr="00903DBA">
        <w:rPr>
          <w:highlight w:val="white"/>
        </w:rPr>
        <w:t xml:space="preserve">    }</w:t>
      </w:r>
    </w:p>
    <w:p w14:paraId="24CB097A" w14:textId="77777777" w:rsidR="005B1C6D" w:rsidRPr="00903DBA" w:rsidRDefault="005B1C6D" w:rsidP="005B1C6D">
      <w:pPr>
        <w:pStyle w:val="Code"/>
        <w:rPr>
          <w:highlight w:val="white"/>
        </w:rPr>
      </w:pPr>
      <w:r w:rsidRPr="00903DBA">
        <w:rPr>
          <w:highlight w:val="white"/>
        </w:rPr>
        <w:t xml:space="preserve">  </w:t>
      </w:r>
    </w:p>
    <w:p w14:paraId="1C374D03" w14:textId="77777777" w:rsidR="005B1C6D" w:rsidRPr="00903DBA" w:rsidRDefault="005B1C6D" w:rsidP="005B1C6D">
      <w:pPr>
        <w:pStyle w:val="Code"/>
        <w:rPr>
          <w:highlight w:val="white"/>
        </w:rPr>
      </w:pPr>
      <w:r w:rsidRPr="00903DBA">
        <w:rPr>
          <w:highlight w:val="white"/>
        </w:rPr>
        <w:t xml:space="preserve">    public List&lt;Token&gt; TokenList() {</w:t>
      </w:r>
    </w:p>
    <w:p w14:paraId="10922EB4" w14:textId="77777777" w:rsidR="005B1C6D" w:rsidRPr="00903DBA" w:rsidRDefault="005B1C6D" w:rsidP="005B1C6D">
      <w:pPr>
        <w:pStyle w:val="Code"/>
        <w:rPr>
          <w:highlight w:val="white"/>
        </w:rPr>
      </w:pPr>
      <w:r w:rsidRPr="00903DBA">
        <w:rPr>
          <w:highlight w:val="white"/>
        </w:rPr>
        <w:t xml:space="preserve">      return m_tokenList;</w:t>
      </w:r>
    </w:p>
    <w:p w14:paraId="53167539" w14:textId="77777777" w:rsidR="005B1C6D" w:rsidRPr="00903DBA" w:rsidRDefault="005B1C6D" w:rsidP="005B1C6D">
      <w:pPr>
        <w:pStyle w:val="Code"/>
        <w:rPr>
          <w:highlight w:val="white"/>
        </w:rPr>
      </w:pPr>
      <w:r w:rsidRPr="00903DBA">
        <w:rPr>
          <w:highlight w:val="white"/>
        </w:rPr>
        <w:t xml:space="preserve">    }</w:t>
      </w:r>
    </w:p>
    <w:p w14:paraId="1F9BF0A3" w14:textId="77777777" w:rsidR="005B1C6D" w:rsidRPr="00903DBA" w:rsidRDefault="005B1C6D" w:rsidP="005B1C6D">
      <w:pPr>
        <w:pStyle w:val="Code"/>
        <w:rPr>
          <w:highlight w:val="white"/>
        </w:rPr>
      </w:pPr>
    </w:p>
    <w:p w14:paraId="3C6B6A64" w14:textId="77777777" w:rsidR="005B1C6D" w:rsidRPr="00903DBA" w:rsidRDefault="005B1C6D" w:rsidP="005B1C6D">
      <w:pPr>
        <w:pStyle w:val="Code"/>
        <w:rPr>
          <w:highlight w:val="white"/>
        </w:rPr>
      </w:pPr>
      <w:r w:rsidRPr="00903DBA">
        <w:rPr>
          <w:highlight w:val="white"/>
        </w:rPr>
        <w:t xml:space="preserve">    public override int GetHashCode() {</w:t>
      </w:r>
    </w:p>
    <w:p w14:paraId="7FDD5B9C" w14:textId="77777777" w:rsidR="005B1C6D" w:rsidRPr="00903DBA" w:rsidRDefault="005B1C6D" w:rsidP="005B1C6D">
      <w:pPr>
        <w:pStyle w:val="Code"/>
        <w:rPr>
          <w:highlight w:val="white"/>
        </w:rPr>
      </w:pPr>
      <w:r w:rsidRPr="00903DBA">
        <w:rPr>
          <w:highlight w:val="white"/>
        </w:rPr>
        <w:t xml:space="preserve">      return base.GetHashCode();</w:t>
      </w:r>
    </w:p>
    <w:p w14:paraId="6A107557" w14:textId="77777777" w:rsidR="005B1C6D" w:rsidRPr="00903DBA" w:rsidRDefault="005B1C6D" w:rsidP="005B1C6D">
      <w:pPr>
        <w:pStyle w:val="Code"/>
        <w:rPr>
          <w:highlight w:val="white"/>
        </w:rPr>
      </w:pPr>
      <w:r w:rsidRPr="00903DBA">
        <w:rPr>
          <w:highlight w:val="white"/>
        </w:rPr>
        <w:t xml:space="preserve">    }</w:t>
      </w:r>
    </w:p>
    <w:p w14:paraId="14728C9C" w14:textId="77777777" w:rsidR="005B1C6D" w:rsidRPr="00903DBA" w:rsidRDefault="005B1C6D" w:rsidP="005B1C6D">
      <w:pPr>
        <w:pStyle w:val="Code"/>
        <w:rPr>
          <w:highlight w:val="white"/>
        </w:rPr>
      </w:pPr>
      <w:r w:rsidRPr="00903DBA">
        <w:rPr>
          <w:highlight w:val="white"/>
        </w:rPr>
        <w:t xml:space="preserve">  </w:t>
      </w:r>
    </w:p>
    <w:p w14:paraId="0988F5C5" w14:textId="77777777" w:rsidR="005B1C6D" w:rsidRPr="00903DBA" w:rsidRDefault="005B1C6D" w:rsidP="005B1C6D">
      <w:pPr>
        <w:pStyle w:val="Code"/>
        <w:rPr>
          <w:highlight w:val="white"/>
        </w:rPr>
      </w:pPr>
      <w:r w:rsidRPr="00903DBA">
        <w:rPr>
          <w:highlight w:val="white"/>
        </w:rPr>
        <w:t xml:space="preserve">    public override bool Equals(object obj) {</w:t>
      </w:r>
    </w:p>
    <w:p w14:paraId="664949C6" w14:textId="77777777" w:rsidR="005B1C6D" w:rsidRPr="00903DBA" w:rsidRDefault="005B1C6D" w:rsidP="005B1C6D">
      <w:pPr>
        <w:pStyle w:val="Code"/>
        <w:rPr>
          <w:highlight w:val="white"/>
        </w:rPr>
      </w:pPr>
      <w:r w:rsidRPr="00903DBA">
        <w:rPr>
          <w:highlight w:val="white"/>
        </w:rPr>
        <w:t xml:space="preserve">      if (obj is Macro) {</w:t>
      </w:r>
    </w:p>
    <w:p w14:paraId="24A02E83" w14:textId="77777777" w:rsidR="005B1C6D" w:rsidRPr="00903DBA" w:rsidRDefault="005B1C6D" w:rsidP="005B1C6D">
      <w:pPr>
        <w:pStyle w:val="Code"/>
        <w:rPr>
          <w:highlight w:val="white"/>
        </w:rPr>
      </w:pPr>
      <w:r w:rsidRPr="00903DBA">
        <w:rPr>
          <w:highlight w:val="white"/>
        </w:rPr>
        <w:t xml:space="preserve">        Macro macro = (Macro) obj;</w:t>
      </w:r>
    </w:p>
    <w:p w14:paraId="30251B8D" w14:textId="77777777" w:rsidR="005B1C6D" w:rsidRPr="00903DBA" w:rsidRDefault="005B1C6D" w:rsidP="005B1C6D">
      <w:pPr>
        <w:pStyle w:val="Code"/>
        <w:rPr>
          <w:highlight w:val="white"/>
        </w:rPr>
      </w:pPr>
      <w:r w:rsidRPr="00903DBA">
        <w:rPr>
          <w:highlight w:val="white"/>
        </w:rPr>
        <w:t xml:space="preserve">        return (m_parameters == macro.m_parameters) &amp;&amp;</w:t>
      </w:r>
    </w:p>
    <w:p w14:paraId="1A9EC066" w14:textId="77777777" w:rsidR="005B1C6D" w:rsidRPr="00903DBA" w:rsidRDefault="005B1C6D" w:rsidP="005B1C6D">
      <w:pPr>
        <w:pStyle w:val="Code"/>
        <w:rPr>
          <w:highlight w:val="white"/>
        </w:rPr>
      </w:pPr>
      <w:r w:rsidRPr="00903DBA">
        <w:rPr>
          <w:highlight w:val="white"/>
        </w:rPr>
        <w:t xml:space="preserve">               (m_tokenList.SequenceEqual(macro.m_tokenList));</w:t>
      </w:r>
    </w:p>
    <w:p w14:paraId="5747CA2B" w14:textId="77777777" w:rsidR="005B1C6D" w:rsidRPr="00903DBA" w:rsidRDefault="005B1C6D" w:rsidP="005B1C6D">
      <w:pPr>
        <w:pStyle w:val="Code"/>
        <w:rPr>
          <w:highlight w:val="white"/>
        </w:rPr>
      </w:pPr>
      <w:r w:rsidRPr="00903DBA">
        <w:rPr>
          <w:highlight w:val="white"/>
        </w:rPr>
        <w:t xml:space="preserve">      }</w:t>
      </w:r>
    </w:p>
    <w:p w14:paraId="7823A78A" w14:textId="77777777" w:rsidR="005B1C6D" w:rsidRPr="00903DBA" w:rsidRDefault="005B1C6D" w:rsidP="005B1C6D">
      <w:pPr>
        <w:pStyle w:val="Code"/>
        <w:rPr>
          <w:highlight w:val="white"/>
        </w:rPr>
      </w:pPr>
    </w:p>
    <w:p w14:paraId="0ADF43C2" w14:textId="77777777" w:rsidR="005B1C6D" w:rsidRPr="00903DBA" w:rsidRDefault="005B1C6D" w:rsidP="005B1C6D">
      <w:pPr>
        <w:pStyle w:val="Code"/>
        <w:rPr>
          <w:highlight w:val="white"/>
        </w:rPr>
      </w:pPr>
      <w:r w:rsidRPr="00903DBA">
        <w:rPr>
          <w:highlight w:val="white"/>
        </w:rPr>
        <w:t xml:space="preserve">      return false;</w:t>
      </w:r>
    </w:p>
    <w:p w14:paraId="32372F3C" w14:textId="77777777" w:rsidR="005B1C6D" w:rsidRPr="00903DBA" w:rsidRDefault="005B1C6D" w:rsidP="005B1C6D">
      <w:pPr>
        <w:pStyle w:val="Code"/>
        <w:rPr>
          <w:highlight w:val="white"/>
        </w:rPr>
      </w:pPr>
      <w:r w:rsidRPr="00903DBA">
        <w:rPr>
          <w:highlight w:val="white"/>
        </w:rPr>
        <w:t xml:space="preserve">    }</w:t>
      </w:r>
    </w:p>
    <w:p w14:paraId="0A1BEEC3" w14:textId="77777777" w:rsidR="005B1C6D" w:rsidRPr="00903DBA" w:rsidRDefault="005B1C6D" w:rsidP="005B1C6D">
      <w:pPr>
        <w:pStyle w:val="Code"/>
        <w:rPr>
          <w:highlight w:val="white"/>
        </w:rPr>
      </w:pPr>
      <w:r w:rsidRPr="00903DBA">
        <w:rPr>
          <w:highlight w:val="white"/>
        </w:rPr>
        <w:t xml:space="preserve">  }</w:t>
      </w:r>
    </w:p>
    <w:p w14:paraId="6CA359C5" w14:textId="77777777" w:rsidR="005B1C6D" w:rsidRPr="00903DBA" w:rsidRDefault="005B1C6D" w:rsidP="005B1C6D">
      <w:pPr>
        <w:pStyle w:val="Code"/>
      </w:pPr>
      <w:r w:rsidRPr="00903DBA">
        <w:rPr>
          <w:highlight w:val="white"/>
        </w:rPr>
        <w:t>}</w:t>
      </w:r>
    </w:p>
    <w:p w14:paraId="51B7DDD7" w14:textId="77777777" w:rsidR="005B1C6D" w:rsidRPr="00903DBA" w:rsidRDefault="005B1C6D" w:rsidP="005B1C6D">
      <w:pPr>
        <w:pStyle w:val="CodeHeader"/>
      </w:pPr>
      <w:r w:rsidRPr="00903DBA">
        <w:t>Token.cs</w:t>
      </w:r>
    </w:p>
    <w:p w14:paraId="15C663F0" w14:textId="77777777" w:rsidR="005B1C6D" w:rsidRPr="00903DBA" w:rsidRDefault="005B1C6D" w:rsidP="005B1C6D">
      <w:pPr>
        <w:pStyle w:val="Code"/>
        <w:rPr>
          <w:highlight w:val="white"/>
        </w:rPr>
      </w:pPr>
      <w:r w:rsidRPr="00903DBA">
        <w:rPr>
          <w:highlight w:val="white"/>
        </w:rPr>
        <w:t>using System.Text;</w:t>
      </w:r>
    </w:p>
    <w:p w14:paraId="76F4B810" w14:textId="77777777" w:rsidR="005B1C6D" w:rsidRPr="00903DBA" w:rsidRDefault="005B1C6D" w:rsidP="005B1C6D">
      <w:pPr>
        <w:pStyle w:val="Code"/>
        <w:rPr>
          <w:highlight w:val="white"/>
        </w:rPr>
      </w:pPr>
    </w:p>
    <w:p w14:paraId="254641C3" w14:textId="77777777" w:rsidR="005B1C6D" w:rsidRPr="00903DBA" w:rsidRDefault="005B1C6D" w:rsidP="005B1C6D">
      <w:pPr>
        <w:pStyle w:val="Code"/>
        <w:rPr>
          <w:highlight w:val="white"/>
        </w:rPr>
      </w:pPr>
      <w:r w:rsidRPr="00903DBA">
        <w:rPr>
          <w:highlight w:val="white"/>
        </w:rPr>
        <w:t>namespace CCompiler {</w:t>
      </w:r>
    </w:p>
    <w:p w14:paraId="1355AABD" w14:textId="77777777" w:rsidR="005B1C6D" w:rsidRPr="00903DBA" w:rsidRDefault="005B1C6D" w:rsidP="005B1C6D">
      <w:pPr>
        <w:pStyle w:val="Code"/>
        <w:rPr>
          <w:highlight w:val="white"/>
        </w:rPr>
      </w:pPr>
      <w:r w:rsidRPr="00903DBA">
        <w:rPr>
          <w:highlight w:val="white"/>
        </w:rPr>
        <w:t xml:space="preserve">  public class Token {</w:t>
      </w:r>
    </w:p>
    <w:p w14:paraId="5883C06B" w14:textId="77777777" w:rsidR="005B1C6D" w:rsidRPr="00903DBA" w:rsidRDefault="005B1C6D" w:rsidP="005B1C6D">
      <w:pPr>
        <w:pStyle w:val="Code"/>
        <w:rPr>
          <w:highlight w:val="white"/>
        </w:rPr>
      </w:pPr>
      <w:r w:rsidRPr="00903DBA">
        <w:rPr>
          <w:highlight w:val="white"/>
        </w:rPr>
        <w:t xml:space="preserve">    private CCompiler_Pre.Tokens m_id;</w:t>
      </w:r>
    </w:p>
    <w:p w14:paraId="5179A5B5" w14:textId="77777777" w:rsidR="005B1C6D" w:rsidRPr="00903DBA" w:rsidRDefault="005B1C6D" w:rsidP="005B1C6D">
      <w:pPr>
        <w:pStyle w:val="Code"/>
        <w:rPr>
          <w:highlight w:val="white"/>
        </w:rPr>
      </w:pPr>
      <w:r w:rsidRPr="00903DBA">
        <w:rPr>
          <w:highlight w:val="white"/>
        </w:rPr>
        <w:t xml:space="preserve">    private object m_value;</w:t>
      </w:r>
    </w:p>
    <w:p w14:paraId="42D6EC9E" w14:textId="77777777" w:rsidR="005B1C6D" w:rsidRPr="00903DBA" w:rsidRDefault="005B1C6D" w:rsidP="005B1C6D">
      <w:pPr>
        <w:pStyle w:val="Code"/>
        <w:rPr>
          <w:highlight w:val="white"/>
        </w:rPr>
      </w:pPr>
      <w:r w:rsidRPr="00903DBA">
        <w:rPr>
          <w:highlight w:val="white"/>
        </w:rPr>
        <w:t xml:space="preserve">    private bool m_whitespace;</w:t>
      </w:r>
    </w:p>
    <w:p w14:paraId="4A403766" w14:textId="77777777" w:rsidR="005B1C6D" w:rsidRPr="00903DBA" w:rsidRDefault="005B1C6D" w:rsidP="005B1C6D">
      <w:pPr>
        <w:pStyle w:val="Code"/>
        <w:rPr>
          <w:highlight w:val="white"/>
        </w:rPr>
      </w:pPr>
      <w:r w:rsidRPr="00903DBA">
        <w:rPr>
          <w:highlight w:val="white"/>
        </w:rPr>
        <w:t xml:space="preserve">    private int m_newlineCount;</w:t>
      </w:r>
    </w:p>
    <w:p w14:paraId="1C9A2145" w14:textId="77777777" w:rsidR="005B1C6D" w:rsidRPr="00903DBA" w:rsidRDefault="005B1C6D" w:rsidP="005B1C6D">
      <w:pPr>
        <w:pStyle w:val="Code"/>
        <w:rPr>
          <w:highlight w:val="white"/>
        </w:rPr>
      </w:pPr>
      <w:r w:rsidRPr="00903DBA">
        <w:rPr>
          <w:highlight w:val="white"/>
        </w:rPr>
        <w:t xml:space="preserve">  </w:t>
      </w:r>
    </w:p>
    <w:p w14:paraId="5FFB060B" w14:textId="77777777" w:rsidR="005B1C6D" w:rsidRPr="00903DBA" w:rsidRDefault="005B1C6D" w:rsidP="005B1C6D">
      <w:pPr>
        <w:pStyle w:val="Code"/>
        <w:rPr>
          <w:highlight w:val="white"/>
        </w:rPr>
      </w:pPr>
      <w:r w:rsidRPr="00903DBA">
        <w:rPr>
          <w:highlight w:val="white"/>
        </w:rPr>
        <w:t xml:space="preserve">    public Token(CCompiler_Pre.Tokens id, object value) {</w:t>
      </w:r>
    </w:p>
    <w:p w14:paraId="3C23B3C1" w14:textId="77777777" w:rsidR="005B1C6D" w:rsidRPr="00903DBA" w:rsidRDefault="005B1C6D" w:rsidP="005B1C6D">
      <w:pPr>
        <w:pStyle w:val="Code"/>
        <w:rPr>
          <w:highlight w:val="white"/>
        </w:rPr>
      </w:pPr>
      <w:r w:rsidRPr="00903DBA">
        <w:rPr>
          <w:highlight w:val="white"/>
        </w:rPr>
        <w:t xml:space="preserve">      m_id = id;</w:t>
      </w:r>
    </w:p>
    <w:p w14:paraId="40B3D233" w14:textId="77777777" w:rsidR="005B1C6D" w:rsidRPr="00903DBA" w:rsidRDefault="005B1C6D" w:rsidP="005B1C6D">
      <w:pPr>
        <w:pStyle w:val="Code"/>
        <w:rPr>
          <w:highlight w:val="white"/>
        </w:rPr>
      </w:pPr>
      <w:r w:rsidRPr="00903DBA">
        <w:rPr>
          <w:highlight w:val="white"/>
        </w:rPr>
        <w:t xml:space="preserve">      m_value = value;</w:t>
      </w:r>
    </w:p>
    <w:p w14:paraId="4D93B542" w14:textId="77777777" w:rsidR="005B1C6D" w:rsidRPr="00903DBA" w:rsidRDefault="005B1C6D" w:rsidP="005B1C6D">
      <w:pPr>
        <w:pStyle w:val="Code"/>
        <w:rPr>
          <w:highlight w:val="white"/>
        </w:rPr>
      </w:pPr>
      <w:r w:rsidRPr="00903DBA">
        <w:rPr>
          <w:highlight w:val="white"/>
        </w:rPr>
        <w:t xml:space="preserve">      m_newlineCount = CCompiler_Pre.Scanner.NewlineCount;</w:t>
      </w:r>
    </w:p>
    <w:p w14:paraId="369D90CD" w14:textId="77777777" w:rsidR="005B1C6D" w:rsidRPr="00903DBA" w:rsidRDefault="005B1C6D" w:rsidP="005B1C6D">
      <w:pPr>
        <w:pStyle w:val="Code"/>
        <w:rPr>
          <w:highlight w:val="white"/>
        </w:rPr>
      </w:pPr>
      <w:r w:rsidRPr="00903DBA">
        <w:rPr>
          <w:highlight w:val="white"/>
        </w:rPr>
        <w:t xml:space="preserve">      m_whitespace = CCompiler_Pre.Scanner.Whitespace;</w:t>
      </w:r>
    </w:p>
    <w:p w14:paraId="55C8CA8F" w14:textId="77777777" w:rsidR="005B1C6D" w:rsidRPr="00903DBA" w:rsidRDefault="005B1C6D" w:rsidP="005B1C6D">
      <w:pPr>
        <w:pStyle w:val="Code"/>
        <w:rPr>
          <w:highlight w:val="white"/>
        </w:rPr>
      </w:pPr>
      <w:r w:rsidRPr="00903DBA">
        <w:rPr>
          <w:highlight w:val="white"/>
        </w:rPr>
        <w:t xml:space="preserve">      CCompiler_Pre.Scanner.NewlineCount = 0;</w:t>
      </w:r>
    </w:p>
    <w:p w14:paraId="130FB1BC" w14:textId="77777777" w:rsidR="005B1C6D" w:rsidRPr="00903DBA" w:rsidRDefault="005B1C6D" w:rsidP="005B1C6D">
      <w:pPr>
        <w:pStyle w:val="Code"/>
        <w:rPr>
          <w:highlight w:val="white"/>
        </w:rPr>
      </w:pPr>
      <w:r w:rsidRPr="00903DBA">
        <w:rPr>
          <w:highlight w:val="white"/>
        </w:rPr>
        <w:t xml:space="preserve">      CCompiler_Pre.Scanner.Whitespace = false;</w:t>
      </w:r>
    </w:p>
    <w:p w14:paraId="5C222E58" w14:textId="77777777" w:rsidR="005B1C6D" w:rsidRPr="00903DBA" w:rsidRDefault="005B1C6D" w:rsidP="005B1C6D">
      <w:pPr>
        <w:pStyle w:val="Code"/>
        <w:rPr>
          <w:highlight w:val="white"/>
        </w:rPr>
      </w:pPr>
      <w:r w:rsidRPr="00903DBA">
        <w:rPr>
          <w:highlight w:val="white"/>
        </w:rPr>
        <w:t xml:space="preserve">    }</w:t>
      </w:r>
    </w:p>
    <w:p w14:paraId="2658D6E3" w14:textId="77777777" w:rsidR="005B1C6D" w:rsidRPr="00903DBA" w:rsidRDefault="005B1C6D" w:rsidP="005B1C6D">
      <w:pPr>
        <w:pStyle w:val="Code"/>
        <w:rPr>
          <w:highlight w:val="white"/>
        </w:rPr>
      </w:pPr>
    </w:p>
    <w:p w14:paraId="3938920A" w14:textId="77777777" w:rsidR="005B1C6D" w:rsidRPr="00903DBA" w:rsidRDefault="005B1C6D" w:rsidP="005B1C6D">
      <w:pPr>
        <w:pStyle w:val="Code"/>
        <w:rPr>
          <w:highlight w:val="white"/>
        </w:rPr>
      </w:pPr>
      <w:r w:rsidRPr="00903DBA">
        <w:rPr>
          <w:highlight w:val="white"/>
        </w:rPr>
        <w:t xml:space="preserve">    public Token(CCompiler_Pre.Tokens id, object value, int newlineCount) {</w:t>
      </w:r>
    </w:p>
    <w:p w14:paraId="4A475FBA" w14:textId="77777777" w:rsidR="005B1C6D" w:rsidRPr="00903DBA" w:rsidRDefault="005B1C6D" w:rsidP="005B1C6D">
      <w:pPr>
        <w:pStyle w:val="Code"/>
        <w:rPr>
          <w:highlight w:val="white"/>
        </w:rPr>
      </w:pPr>
      <w:r w:rsidRPr="00903DBA">
        <w:rPr>
          <w:highlight w:val="white"/>
        </w:rPr>
        <w:t xml:space="preserve">      m_id = id;</w:t>
      </w:r>
    </w:p>
    <w:p w14:paraId="2F303119" w14:textId="77777777" w:rsidR="005B1C6D" w:rsidRPr="00903DBA" w:rsidRDefault="005B1C6D" w:rsidP="005B1C6D">
      <w:pPr>
        <w:pStyle w:val="Code"/>
        <w:rPr>
          <w:highlight w:val="white"/>
        </w:rPr>
      </w:pPr>
      <w:r w:rsidRPr="00903DBA">
        <w:rPr>
          <w:highlight w:val="white"/>
        </w:rPr>
        <w:t xml:space="preserve">      m_value = value;</w:t>
      </w:r>
    </w:p>
    <w:p w14:paraId="66D84D58" w14:textId="77777777" w:rsidR="005B1C6D" w:rsidRPr="00903DBA" w:rsidRDefault="005B1C6D" w:rsidP="005B1C6D">
      <w:pPr>
        <w:pStyle w:val="Code"/>
        <w:rPr>
          <w:highlight w:val="white"/>
        </w:rPr>
      </w:pPr>
      <w:r w:rsidRPr="00903DBA">
        <w:rPr>
          <w:highlight w:val="white"/>
        </w:rPr>
        <w:t xml:space="preserve">      m_newlineCount = newlineCount;</w:t>
      </w:r>
    </w:p>
    <w:p w14:paraId="131C0AD4" w14:textId="77777777" w:rsidR="005B1C6D" w:rsidRPr="00903DBA" w:rsidRDefault="005B1C6D" w:rsidP="005B1C6D">
      <w:pPr>
        <w:pStyle w:val="Code"/>
        <w:rPr>
          <w:highlight w:val="white"/>
        </w:rPr>
      </w:pPr>
      <w:r w:rsidRPr="00903DBA">
        <w:rPr>
          <w:highlight w:val="white"/>
        </w:rPr>
        <w:t xml:space="preserve">      m_whitespace = false;</w:t>
      </w:r>
    </w:p>
    <w:p w14:paraId="35D82309" w14:textId="77777777" w:rsidR="005B1C6D" w:rsidRPr="00903DBA" w:rsidRDefault="005B1C6D" w:rsidP="005B1C6D">
      <w:pPr>
        <w:pStyle w:val="Code"/>
        <w:rPr>
          <w:highlight w:val="white"/>
        </w:rPr>
      </w:pPr>
      <w:r w:rsidRPr="00903DBA">
        <w:rPr>
          <w:highlight w:val="white"/>
        </w:rPr>
        <w:t xml:space="preserve">    }</w:t>
      </w:r>
    </w:p>
    <w:p w14:paraId="3FC4D6B4" w14:textId="77777777" w:rsidR="005B1C6D" w:rsidRPr="00903DBA" w:rsidRDefault="005B1C6D" w:rsidP="005B1C6D">
      <w:pPr>
        <w:pStyle w:val="Code"/>
        <w:rPr>
          <w:highlight w:val="white"/>
        </w:rPr>
      </w:pPr>
    </w:p>
    <w:p w14:paraId="7D6D8756" w14:textId="77777777" w:rsidR="005B1C6D" w:rsidRPr="00903DBA" w:rsidRDefault="005B1C6D" w:rsidP="005B1C6D">
      <w:pPr>
        <w:pStyle w:val="Code"/>
        <w:rPr>
          <w:highlight w:val="white"/>
        </w:rPr>
      </w:pPr>
      <w:r w:rsidRPr="00903DBA">
        <w:rPr>
          <w:highlight w:val="white"/>
        </w:rPr>
        <w:t xml:space="preserve">    public void AddNewlineCount(int newlineCount) {</w:t>
      </w:r>
    </w:p>
    <w:p w14:paraId="6DEDE72D" w14:textId="77777777" w:rsidR="005B1C6D" w:rsidRPr="00903DBA" w:rsidRDefault="005B1C6D" w:rsidP="005B1C6D">
      <w:pPr>
        <w:pStyle w:val="Code"/>
        <w:rPr>
          <w:highlight w:val="white"/>
        </w:rPr>
      </w:pPr>
      <w:r w:rsidRPr="00903DBA">
        <w:rPr>
          <w:highlight w:val="white"/>
        </w:rPr>
        <w:t xml:space="preserve">      m_newlineCount += newlineCount;</w:t>
      </w:r>
    </w:p>
    <w:p w14:paraId="5ACA89C7" w14:textId="77777777" w:rsidR="005B1C6D" w:rsidRPr="00903DBA" w:rsidRDefault="005B1C6D" w:rsidP="005B1C6D">
      <w:pPr>
        <w:pStyle w:val="Code"/>
        <w:rPr>
          <w:highlight w:val="white"/>
        </w:rPr>
      </w:pPr>
      <w:r w:rsidRPr="00903DBA">
        <w:rPr>
          <w:highlight w:val="white"/>
        </w:rPr>
        <w:t xml:space="preserve">    }  </w:t>
      </w:r>
    </w:p>
    <w:p w14:paraId="27148ECE" w14:textId="77777777" w:rsidR="005B1C6D" w:rsidRPr="00903DBA" w:rsidRDefault="005B1C6D" w:rsidP="005B1C6D">
      <w:pPr>
        <w:pStyle w:val="Code"/>
        <w:rPr>
          <w:highlight w:val="white"/>
        </w:rPr>
      </w:pPr>
    </w:p>
    <w:p w14:paraId="5AB743CF" w14:textId="77777777" w:rsidR="005B1C6D" w:rsidRPr="00903DBA" w:rsidRDefault="005B1C6D" w:rsidP="005B1C6D">
      <w:pPr>
        <w:pStyle w:val="Code"/>
        <w:rPr>
          <w:highlight w:val="white"/>
        </w:rPr>
      </w:pPr>
      <w:r w:rsidRPr="00903DBA">
        <w:rPr>
          <w:highlight w:val="white"/>
        </w:rPr>
        <w:t xml:space="preserve">    public object Clone() {</w:t>
      </w:r>
    </w:p>
    <w:p w14:paraId="43B14746" w14:textId="77777777" w:rsidR="005B1C6D" w:rsidRPr="00903DBA" w:rsidRDefault="005B1C6D" w:rsidP="005B1C6D">
      <w:pPr>
        <w:pStyle w:val="Code"/>
        <w:rPr>
          <w:highlight w:val="white"/>
        </w:rPr>
      </w:pPr>
      <w:r w:rsidRPr="00903DBA">
        <w:rPr>
          <w:highlight w:val="white"/>
        </w:rPr>
        <w:t xml:space="preserve">      Token token = new Token(m_id, m_value);</w:t>
      </w:r>
    </w:p>
    <w:p w14:paraId="03081190" w14:textId="77777777" w:rsidR="005B1C6D" w:rsidRPr="00903DBA" w:rsidRDefault="005B1C6D" w:rsidP="005B1C6D">
      <w:pPr>
        <w:pStyle w:val="Code"/>
        <w:rPr>
          <w:highlight w:val="white"/>
        </w:rPr>
      </w:pPr>
      <w:r w:rsidRPr="00903DBA">
        <w:rPr>
          <w:highlight w:val="white"/>
        </w:rPr>
        <w:t xml:space="preserve">      token.m_newlineCount = 0;</w:t>
      </w:r>
    </w:p>
    <w:p w14:paraId="67967F93" w14:textId="77777777" w:rsidR="005B1C6D" w:rsidRPr="00903DBA" w:rsidRDefault="005B1C6D" w:rsidP="005B1C6D">
      <w:pPr>
        <w:pStyle w:val="Code"/>
        <w:rPr>
          <w:highlight w:val="white"/>
        </w:rPr>
      </w:pPr>
      <w:r w:rsidRPr="00903DBA">
        <w:rPr>
          <w:highlight w:val="white"/>
        </w:rPr>
        <w:t xml:space="preserve">      return token;</w:t>
      </w:r>
    </w:p>
    <w:p w14:paraId="13A92870" w14:textId="77777777" w:rsidR="005B1C6D" w:rsidRPr="00903DBA" w:rsidRDefault="005B1C6D" w:rsidP="005B1C6D">
      <w:pPr>
        <w:pStyle w:val="Code"/>
        <w:rPr>
          <w:highlight w:val="white"/>
        </w:rPr>
      </w:pPr>
      <w:r w:rsidRPr="00903DBA">
        <w:rPr>
          <w:highlight w:val="white"/>
        </w:rPr>
        <w:t xml:space="preserve">    }</w:t>
      </w:r>
    </w:p>
    <w:p w14:paraId="5B8108BC" w14:textId="77777777" w:rsidR="005B1C6D" w:rsidRPr="00903DBA" w:rsidRDefault="005B1C6D" w:rsidP="005B1C6D">
      <w:pPr>
        <w:pStyle w:val="Code"/>
        <w:rPr>
          <w:highlight w:val="white"/>
        </w:rPr>
      </w:pPr>
      <w:r w:rsidRPr="00903DBA">
        <w:rPr>
          <w:highlight w:val="white"/>
        </w:rPr>
        <w:t xml:space="preserve">  </w:t>
      </w:r>
    </w:p>
    <w:p w14:paraId="0038E90C" w14:textId="77777777" w:rsidR="005B1C6D" w:rsidRPr="00903DBA" w:rsidRDefault="005B1C6D" w:rsidP="005B1C6D">
      <w:pPr>
        <w:pStyle w:val="Code"/>
        <w:rPr>
          <w:highlight w:val="white"/>
        </w:rPr>
      </w:pPr>
      <w:r w:rsidRPr="00903DBA">
        <w:rPr>
          <w:highlight w:val="white"/>
        </w:rPr>
        <w:t xml:space="preserve">    public CCompiler_Pre.Tokens Id {</w:t>
      </w:r>
    </w:p>
    <w:p w14:paraId="22510F2F" w14:textId="77777777" w:rsidR="005B1C6D" w:rsidRPr="00903DBA" w:rsidRDefault="005B1C6D" w:rsidP="005B1C6D">
      <w:pPr>
        <w:pStyle w:val="Code"/>
        <w:rPr>
          <w:highlight w:val="white"/>
        </w:rPr>
      </w:pPr>
      <w:r w:rsidRPr="00903DBA">
        <w:rPr>
          <w:highlight w:val="white"/>
        </w:rPr>
        <w:t xml:space="preserve">      get { return m_id; }</w:t>
      </w:r>
    </w:p>
    <w:p w14:paraId="1AC03CCB" w14:textId="77777777" w:rsidR="005B1C6D" w:rsidRPr="00903DBA" w:rsidRDefault="005B1C6D" w:rsidP="005B1C6D">
      <w:pPr>
        <w:pStyle w:val="Code"/>
        <w:rPr>
          <w:highlight w:val="white"/>
        </w:rPr>
      </w:pPr>
      <w:r w:rsidRPr="00903DBA">
        <w:rPr>
          <w:highlight w:val="white"/>
        </w:rPr>
        <w:t xml:space="preserve">      set { m_id = value; }</w:t>
      </w:r>
    </w:p>
    <w:p w14:paraId="5BE8FAE1" w14:textId="77777777" w:rsidR="005B1C6D" w:rsidRPr="00903DBA" w:rsidRDefault="005B1C6D" w:rsidP="005B1C6D">
      <w:pPr>
        <w:pStyle w:val="Code"/>
        <w:rPr>
          <w:highlight w:val="white"/>
        </w:rPr>
      </w:pPr>
      <w:r w:rsidRPr="00903DBA">
        <w:rPr>
          <w:highlight w:val="white"/>
        </w:rPr>
        <w:t xml:space="preserve">    }</w:t>
      </w:r>
    </w:p>
    <w:p w14:paraId="13ED805A" w14:textId="77777777" w:rsidR="005B1C6D" w:rsidRPr="00903DBA" w:rsidRDefault="005B1C6D" w:rsidP="005B1C6D">
      <w:pPr>
        <w:pStyle w:val="Code"/>
        <w:rPr>
          <w:highlight w:val="white"/>
        </w:rPr>
      </w:pPr>
      <w:r w:rsidRPr="00903DBA">
        <w:rPr>
          <w:highlight w:val="white"/>
        </w:rPr>
        <w:t xml:space="preserve">  </w:t>
      </w:r>
    </w:p>
    <w:p w14:paraId="1961C4C7" w14:textId="77777777" w:rsidR="005B1C6D" w:rsidRPr="00903DBA" w:rsidRDefault="005B1C6D" w:rsidP="005B1C6D">
      <w:pPr>
        <w:pStyle w:val="Code"/>
        <w:rPr>
          <w:highlight w:val="white"/>
        </w:rPr>
      </w:pPr>
      <w:r w:rsidRPr="00903DBA">
        <w:rPr>
          <w:highlight w:val="white"/>
        </w:rPr>
        <w:t xml:space="preserve">    public object Value {</w:t>
      </w:r>
    </w:p>
    <w:p w14:paraId="56C6D617" w14:textId="77777777" w:rsidR="005B1C6D" w:rsidRPr="00903DBA" w:rsidRDefault="005B1C6D" w:rsidP="005B1C6D">
      <w:pPr>
        <w:pStyle w:val="Code"/>
        <w:rPr>
          <w:highlight w:val="white"/>
        </w:rPr>
      </w:pPr>
      <w:r w:rsidRPr="00903DBA">
        <w:rPr>
          <w:highlight w:val="white"/>
        </w:rPr>
        <w:t xml:space="preserve">      get { return m_value; }</w:t>
      </w:r>
    </w:p>
    <w:p w14:paraId="25101B5B" w14:textId="77777777" w:rsidR="005B1C6D" w:rsidRPr="00903DBA" w:rsidRDefault="005B1C6D" w:rsidP="005B1C6D">
      <w:pPr>
        <w:pStyle w:val="Code"/>
        <w:rPr>
          <w:highlight w:val="white"/>
        </w:rPr>
      </w:pPr>
      <w:r w:rsidRPr="00903DBA">
        <w:rPr>
          <w:highlight w:val="white"/>
        </w:rPr>
        <w:t xml:space="preserve">      set { m_value = value; }</w:t>
      </w:r>
    </w:p>
    <w:p w14:paraId="75F63438" w14:textId="77777777" w:rsidR="005B1C6D" w:rsidRPr="00903DBA" w:rsidRDefault="005B1C6D" w:rsidP="005B1C6D">
      <w:pPr>
        <w:pStyle w:val="Code"/>
        <w:rPr>
          <w:highlight w:val="white"/>
        </w:rPr>
      </w:pPr>
      <w:r w:rsidRPr="00903DBA">
        <w:rPr>
          <w:highlight w:val="white"/>
        </w:rPr>
        <w:t xml:space="preserve">    }</w:t>
      </w:r>
    </w:p>
    <w:p w14:paraId="013E3119" w14:textId="77777777" w:rsidR="005B1C6D" w:rsidRPr="00903DBA" w:rsidRDefault="005B1C6D" w:rsidP="005B1C6D">
      <w:pPr>
        <w:pStyle w:val="Code"/>
        <w:rPr>
          <w:highlight w:val="white"/>
        </w:rPr>
      </w:pPr>
      <w:r w:rsidRPr="00903DBA">
        <w:rPr>
          <w:highlight w:val="white"/>
        </w:rPr>
        <w:t xml:space="preserve">  </w:t>
      </w:r>
    </w:p>
    <w:p w14:paraId="49EE3D29" w14:textId="77777777" w:rsidR="005B1C6D" w:rsidRPr="00903DBA" w:rsidRDefault="005B1C6D" w:rsidP="005B1C6D">
      <w:pPr>
        <w:pStyle w:val="Code"/>
        <w:rPr>
          <w:highlight w:val="white"/>
        </w:rPr>
      </w:pPr>
      <w:r w:rsidRPr="00903DBA">
        <w:rPr>
          <w:highlight w:val="white"/>
        </w:rPr>
        <w:t xml:space="preserve">    public int GetNewlineCount() {</w:t>
      </w:r>
    </w:p>
    <w:p w14:paraId="53AD26C3" w14:textId="77777777" w:rsidR="005B1C6D" w:rsidRPr="00903DBA" w:rsidRDefault="005B1C6D" w:rsidP="005B1C6D">
      <w:pPr>
        <w:pStyle w:val="Code"/>
        <w:rPr>
          <w:highlight w:val="white"/>
        </w:rPr>
      </w:pPr>
      <w:r w:rsidRPr="00903DBA">
        <w:rPr>
          <w:highlight w:val="white"/>
        </w:rPr>
        <w:t xml:space="preserve">      return m_newlineCount;</w:t>
      </w:r>
    </w:p>
    <w:p w14:paraId="34B4D61D" w14:textId="77777777" w:rsidR="005B1C6D" w:rsidRPr="00903DBA" w:rsidRDefault="005B1C6D" w:rsidP="005B1C6D">
      <w:pPr>
        <w:pStyle w:val="Code"/>
        <w:rPr>
          <w:highlight w:val="white"/>
        </w:rPr>
      </w:pPr>
      <w:r w:rsidRPr="00903DBA">
        <w:rPr>
          <w:highlight w:val="white"/>
        </w:rPr>
        <w:t xml:space="preserve">    }</w:t>
      </w:r>
    </w:p>
    <w:p w14:paraId="1886F71F" w14:textId="77777777" w:rsidR="005B1C6D" w:rsidRPr="00903DBA" w:rsidRDefault="005B1C6D" w:rsidP="005B1C6D">
      <w:pPr>
        <w:pStyle w:val="Code"/>
        <w:rPr>
          <w:highlight w:val="white"/>
        </w:rPr>
      </w:pPr>
      <w:r w:rsidRPr="00903DBA">
        <w:rPr>
          <w:highlight w:val="white"/>
        </w:rPr>
        <w:t xml:space="preserve">  </w:t>
      </w:r>
    </w:p>
    <w:p w14:paraId="0CC318E9" w14:textId="77777777" w:rsidR="005B1C6D" w:rsidRPr="00903DBA" w:rsidRDefault="005B1C6D" w:rsidP="005B1C6D">
      <w:pPr>
        <w:pStyle w:val="Code"/>
        <w:rPr>
          <w:highlight w:val="white"/>
        </w:rPr>
      </w:pPr>
      <w:r w:rsidRPr="00903DBA">
        <w:rPr>
          <w:highlight w:val="white"/>
        </w:rPr>
        <w:t xml:space="preserve">    public string ToNewlineString() {</w:t>
      </w:r>
    </w:p>
    <w:p w14:paraId="339F6269" w14:textId="77777777" w:rsidR="005B1C6D" w:rsidRPr="00903DBA" w:rsidRDefault="005B1C6D" w:rsidP="005B1C6D">
      <w:pPr>
        <w:pStyle w:val="Code"/>
        <w:rPr>
          <w:highlight w:val="white"/>
        </w:rPr>
      </w:pPr>
      <w:r w:rsidRPr="00903DBA">
        <w:rPr>
          <w:highlight w:val="white"/>
        </w:rPr>
        <w:t xml:space="preserve">      StringBuilder buffer = new StringBuilder();</w:t>
      </w:r>
    </w:p>
    <w:p w14:paraId="048F1FBA" w14:textId="77777777" w:rsidR="005B1C6D" w:rsidRPr="00903DBA" w:rsidRDefault="005B1C6D" w:rsidP="005B1C6D">
      <w:pPr>
        <w:pStyle w:val="Code"/>
        <w:rPr>
          <w:highlight w:val="white"/>
        </w:rPr>
      </w:pPr>
      <w:r w:rsidRPr="00903DBA">
        <w:rPr>
          <w:highlight w:val="white"/>
        </w:rPr>
        <w:t xml:space="preserve">      </w:t>
      </w:r>
    </w:p>
    <w:p w14:paraId="01C0E449" w14:textId="77777777" w:rsidR="005B1C6D" w:rsidRPr="00903DBA" w:rsidRDefault="005B1C6D" w:rsidP="005B1C6D">
      <w:pPr>
        <w:pStyle w:val="Code"/>
        <w:rPr>
          <w:highlight w:val="white"/>
        </w:rPr>
      </w:pPr>
      <w:r w:rsidRPr="00903DBA">
        <w:rPr>
          <w:highlight w:val="white"/>
        </w:rPr>
        <w:t xml:space="preserve">      if (m_newlineCount &gt; 0) {</w:t>
      </w:r>
    </w:p>
    <w:p w14:paraId="60028375" w14:textId="77777777" w:rsidR="005B1C6D" w:rsidRPr="00903DBA" w:rsidRDefault="005B1C6D" w:rsidP="005B1C6D">
      <w:pPr>
        <w:pStyle w:val="Code"/>
        <w:rPr>
          <w:highlight w:val="white"/>
        </w:rPr>
      </w:pPr>
      <w:r w:rsidRPr="00903DBA">
        <w:rPr>
          <w:highlight w:val="white"/>
        </w:rPr>
        <w:t xml:space="preserve">        for (int count = 0; count &lt; m_newlineCount; ++count) {</w:t>
      </w:r>
    </w:p>
    <w:p w14:paraId="5B7A0F86" w14:textId="77777777" w:rsidR="005B1C6D" w:rsidRPr="00903DBA" w:rsidRDefault="005B1C6D" w:rsidP="005B1C6D">
      <w:pPr>
        <w:pStyle w:val="Code"/>
        <w:rPr>
          <w:highlight w:val="white"/>
        </w:rPr>
      </w:pPr>
      <w:r w:rsidRPr="00903DBA">
        <w:rPr>
          <w:highlight w:val="white"/>
        </w:rPr>
        <w:t xml:space="preserve">          buffer.Append('\n');</w:t>
      </w:r>
    </w:p>
    <w:p w14:paraId="74B2675C" w14:textId="77777777" w:rsidR="005B1C6D" w:rsidRPr="00903DBA" w:rsidRDefault="005B1C6D" w:rsidP="005B1C6D">
      <w:pPr>
        <w:pStyle w:val="Code"/>
        <w:rPr>
          <w:highlight w:val="white"/>
        </w:rPr>
      </w:pPr>
      <w:r w:rsidRPr="00903DBA">
        <w:rPr>
          <w:highlight w:val="white"/>
        </w:rPr>
        <w:t xml:space="preserve">        }</w:t>
      </w:r>
    </w:p>
    <w:p w14:paraId="7B3432E6" w14:textId="77777777" w:rsidR="005B1C6D" w:rsidRPr="00903DBA" w:rsidRDefault="005B1C6D" w:rsidP="005B1C6D">
      <w:pPr>
        <w:pStyle w:val="Code"/>
        <w:rPr>
          <w:highlight w:val="white"/>
        </w:rPr>
      </w:pPr>
      <w:r w:rsidRPr="00903DBA">
        <w:rPr>
          <w:highlight w:val="white"/>
        </w:rPr>
        <w:t xml:space="preserve">      }</w:t>
      </w:r>
    </w:p>
    <w:p w14:paraId="1C9192C6" w14:textId="77777777" w:rsidR="005B1C6D" w:rsidRPr="00903DBA" w:rsidRDefault="005B1C6D" w:rsidP="005B1C6D">
      <w:pPr>
        <w:pStyle w:val="Code"/>
        <w:rPr>
          <w:highlight w:val="white"/>
        </w:rPr>
      </w:pPr>
      <w:r w:rsidRPr="00903DBA">
        <w:rPr>
          <w:highlight w:val="white"/>
        </w:rPr>
        <w:t xml:space="preserve">      else {</w:t>
      </w:r>
    </w:p>
    <w:p w14:paraId="17B87B17" w14:textId="77777777" w:rsidR="005B1C6D" w:rsidRPr="00903DBA" w:rsidRDefault="005B1C6D" w:rsidP="005B1C6D">
      <w:pPr>
        <w:pStyle w:val="Code"/>
        <w:rPr>
          <w:highlight w:val="white"/>
        </w:rPr>
      </w:pPr>
      <w:r w:rsidRPr="00903DBA">
        <w:rPr>
          <w:highlight w:val="white"/>
        </w:rPr>
        <w:t xml:space="preserve">        buffer.Append(' ');</w:t>
      </w:r>
    </w:p>
    <w:p w14:paraId="1B56EDEF" w14:textId="77777777" w:rsidR="005B1C6D" w:rsidRPr="00903DBA" w:rsidRDefault="005B1C6D" w:rsidP="005B1C6D">
      <w:pPr>
        <w:pStyle w:val="Code"/>
        <w:rPr>
          <w:highlight w:val="white"/>
        </w:rPr>
      </w:pPr>
      <w:r w:rsidRPr="00903DBA">
        <w:rPr>
          <w:highlight w:val="white"/>
        </w:rPr>
        <w:t xml:space="preserve">      }</w:t>
      </w:r>
    </w:p>
    <w:p w14:paraId="70F2B5B9" w14:textId="77777777" w:rsidR="005B1C6D" w:rsidRPr="00903DBA" w:rsidRDefault="005B1C6D" w:rsidP="005B1C6D">
      <w:pPr>
        <w:pStyle w:val="Code"/>
        <w:rPr>
          <w:highlight w:val="white"/>
        </w:rPr>
      </w:pPr>
    </w:p>
    <w:p w14:paraId="2A327A7C" w14:textId="77777777" w:rsidR="005B1C6D" w:rsidRPr="00903DBA" w:rsidRDefault="005B1C6D" w:rsidP="005B1C6D">
      <w:pPr>
        <w:pStyle w:val="Code"/>
        <w:rPr>
          <w:highlight w:val="white"/>
        </w:rPr>
      </w:pPr>
      <w:r w:rsidRPr="00903DBA">
        <w:rPr>
          <w:highlight w:val="white"/>
        </w:rPr>
        <w:t xml:space="preserve">      return buffer.ToString();</w:t>
      </w:r>
    </w:p>
    <w:p w14:paraId="6D91BFAF" w14:textId="77777777" w:rsidR="005B1C6D" w:rsidRPr="00903DBA" w:rsidRDefault="005B1C6D" w:rsidP="005B1C6D">
      <w:pPr>
        <w:pStyle w:val="Code"/>
        <w:rPr>
          <w:highlight w:val="white"/>
        </w:rPr>
      </w:pPr>
      <w:r w:rsidRPr="00903DBA">
        <w:rPr>
          <w:highlight w:val="white"/>
        </w:rPr>
        <w:t xml:space="preserve">    }</w:t>
      </w:r>
    </w:p>
    <w:p w14:paraId="0B739836" w14:textId="77777777" w:rsidR="005B1C6D" w:rsidRPr="00903DBA" w:rsidRDefault="005B1C6D" w:rsidP="005B1C6D">
      <w:pPr>
        <w:pStyle w:val="Code"/>
        <w:rPr>
          <w:highlight w:val="white"/>
        </w:rPr>
      </w:pPr>
      <w:r w:rsidRPr="00903DBA">
        <w:rPr>
          <w:highlight w:val="white"/>
        </w:rPr>
        <w:t xml:space="preserve">  </w:t>
      </w:r>
    </w:p>
    <w:p w14:paraId="6CA2F800" w14:textId="77777777" w:rsidR="005B1C6D" w:rsidRPr="00903DBA" w:rsidRDefault="005B1C6D" w:rsidP="005B1C6D">
      <w:pPr>
        <w:pStyle w:val="Code"/>
        <w:rPr>
          <w:highlight w:val="white"/>
        </w:rPr>
      </w:pPr>
      <w:r w:rsidRPr="00903DBA">
        <w:rPr>
          <w:highlight w:val="white"/>
        </w:rPr>
        <w:t xml:space="preserve">    public void ClearNewlineCount() {</w:t>
      </w:r>
    </w:p>
    <w:p w14:paraId="43111488" w14:textId="77777777" w:rsidR="005B1C6D" w:rsidRPr="00903DBA" w:rsidRDefault="005B1C6D" w:rsidP="005B1C6D">
      <w:pPr>
        <w:pStyle w:val="Code"/>
        <w:rPr>
          <w:highlight w:val="white"/>
        </w:rPr>
      </w:pPr>
      <w:r w:rsidRPr="00903DBA">
        <w:rPr>
          <w:highlight w:val="white"/>
        </w:rPr>
        <w:t xml:space="preserve">      m_newlineCount = 0;</w:t>
      </w:r>
    </w:p>
    <w:p w14:paraId="014D7B0E" w14:textId="77777777" w:rsidR="005B1C6D" w:rsidRPr="00903DBA" w:rsidRDefault="005B1C6D" w:rsidP="005B1C6D">
      <w:pPr>
        <w:pStyle w:val="Code"/>
        <w:rPr>
          <w:highlight w:val="white"/>
        </w:rPr>
      </w:pPr>
      <w:r w:rsidRPr="00903DBA">
        <w:rPr>
          <w:highlight w:val="white"/>
        </w:rPr>
        <w:t xml:space="preserve">    }</w:t>
      </w:r>
    </w:p>
    <w:p w14:paraId="14766CCE" w14:textId="77777777" w:rsidR="005B1C6D" w:rsidRPr="00903DBA" w:rsidRDefault="005B1C6D" w:rsidP="005B1C6D">
      <w:pPr>
        <w:pStyle w:val="Code"/>
        <w:rPr>
          <w:highlight w:val="white"/>
        </w:rPr>
      </w:pPr>
      <w:r w:rsidRPr="00903DBA">
        <w:rPr>
          <w:highlight w:val="white"/>
        </w:rPr>
        <w:t xml:space="preserve">  </w:t>
      </w:r>
    </w:p>
    <w:p w14:paraId="1E38CE77" w14:textId="77777777" w:rsidR="005B1C6D" w:rsidRPr="00903DBA" w:rsidRDefault="005B1C6D" w:rsidP="005B1C6D">
      <w:pPr>
        <w:pStyle w:val="Code"/>
        <w:rPr>
          <w:highlight w:val="white"/>
        </w:rPr>
      </w:pPr>
      <w:r w:rsidRPr="00903DBA">
        <w:rPr>
          <w:highlight w:val="white"/>
        </w:rPr>
        <w:t xml:space="preserve">    public bool HasWhitespace() {</w:t>
      </w:r>
    </w:p>
    <w:p w14:paraId="04556FFB" w14:textId="77777777" w:rsidR="005B1C6D" w:rsidRPr="00903DBA" w:rsidRDefault="005B1C6D" w:rsidP="005B1C6D">
      <w:pPr>
        <w:pStyle w:val="Code"/>
        <w:rPr>
          <w:highlight w:val="white"/>
        </w:rPr>
      </w:pPr>
      <w:r w:rsidRPr="00903DBA">
        <w:rPr>
          <w:highlight w:val="white"/>
        </w:rPr>
        <w:t xml:space="preserve">      return m_whitespace;</w:t>
      </w:r>
    </w:p>
    <w:p w14:paraId="5CB5A99D" w14:textId="77777777" w:rsidR="005B1C6D" w:rsidRPr="00903DBA" w:rsidRDefault="005B1C6D" w:rsidP="005B1C6D">
      <w:pPr>
        <w:pStyle w:val="Code"/>
        <w:rPr>
          <w:highlight w:val="white"/>
        </w:rPr>
      </w:pPr>
      <w:r w:rsidRPr="00903DBA">
        <w:rPr>
          <w:highlight w:val="white"/>
        </w:rPr>
        <w:t xml:space="preserve">    }</w:t>
      </w:r>
    </w:p>
    <w:p w14:paraId="4038E1C9" w14:textId="77777777" w:rsidR="005B1C6D" w:rsidRPr="00903DBA" w:rsidRDefault="005B1C6D" w:rsidP="005B1C6D">
      <w:pPr>
        <w:pStyle w:val="Code"/>
        <w:rPr>
          <w:highlight w:val="white"/>
        </w:rPr>
      </w:pPr>
    </w:p>
    <w:p w14:paraId="613AB3D5" w14:textId="77777777" w:rsidR="005B1C6D" w:rsidRPr="00903DBA" w:rsidRDefault="005B1C6D" w:rsidP="005B1C6D">
      <w:pPr>
        <w:pStyle w:val="Code"/>
        <w:rPr>
          <w:highlight w:val="white"/>
        </w:rPr>
      </w:pPr>
      <w:r w:rsidRPr="00903DBA">
        <w:rPr>
          <w:highlight w:val="white"/>
        </w:rPr>
        <w:t xml:space="preserve">    public override int GetHashCode() {</w:t>
      </w:r>
    </w:p>
    <w:p w14:paraId="2411EE16" w14:textId="77777777" w:rsidR="005B1C6D" w:rsidRPr="00903DBA" w:rsidRDefault="005B1C6D" w:rsidP="005B1C6D">
      <w:pPr>
        <w:pStyle w:val="Code"/>
        <w:rPr>
          <w:highlight w:val="white"/>
        </w:rPr>
      </w:pPr>
      <w:r w:rsidRPr="00903DBA">
        <w:rPr>
          <w:highlight w:val="white"/>
        </w:rPr>
        <w:t xml:space="preserve">      return base.GetHashCode();</w:t>
      </w:r>
    </w:p>
    <w:p w14:paraId="5EE7978F" w14:textId="77777777" w:rsidR="005B1C6D" w:rsidRPr="00903DBA" w:rsidRDefault="005B1C6D" w:rsidP="005B1C6D">
      <w:pPr>
        <w:pStyle w:val="Code"/>
        <w:rPr>
          <w:highlight w:val="white"/>
        </w:rPr>
      </w:pPr>
      <w:r w:rsidRPr="00903DBA">
        <w:rPr>
          <w:highlight w:val="white"/>
        </w:rPr>
        <w:t xml:space="preserve">    }</w:t>
      </w:r>
    </w:p>
    <w:p w14:paraId="75AE336B" w14:textId="77777777" w:rsidR="005B1C6D" w:rsidRPr="00903DBA" w:rsidRDefault="005B1C6D" w:rsidP="005B1C6D">
      <w:pPr>
        <w:pStyle w:val="Code"/>
        <w:rPr>
          <w:highlight w:val="white"/>
        </w:rPr>
      </w:pPr>
      <w:r w:rsidRPr="00903DBA">
        <w:rPr>
          <w:highlight w:val="white"/>
        </w:rPr>
        <w:t xml:space="preserve">  </w:t>
      </w:r>
    </w:p>
    <w:p w14:paraId="36F79458" w14:textId="77777777" w:rsidR="005B1C6D" w:rsidRPr="00903DBA" w:rsidRDefault="005B1C6D" w:rsidP="005B1C6D">
      <w:pPr>
        <w:pStyle w:val="Code"/>
        <w:rPr>
          <w:highlight w:val="white"/>
        </w:rPr>
      </w:pPr>
      <w:r w:rsidRPr="00903DBA">
        <w:rPr>
          <w:highlight w:val="white"/>
        </w:rPr>
        <w:t xml:space="preserve">    public override bool Equals(object obj) {</w:t>
      </w:r>
    </w:p>
    <w:p w14:paraId="5302D334" w14:textId="77777777" w:rsidR="005B1C6D" w:rsidRPr="00903DBA" w:rsidRDefault="005B1C6D" w:rsidP="005B1C6D">
      <w:pPr>
        <w:pStyle w:val="Code"/>
        <w:rPr>
          <w:highlight w:val="white"/>
        </w:rPr>
      </w:pPr>
      <w:r w:rsidRPr="00903DBA">
        <w:rPr>
          <w:highlight w:val="white"/>
        </w:rPr>
        <w:t xml:space="preserve">      if (obj is Token) {</w:t>
      </w:r>
    </w:p>
    <w:p w14:paraId="2E6D4690" w14:textId="77777777" w:rsidR="005B1C6D" w:rsidRPr="00903DBA" w:rsidRDefault="005B1C6D" w:rsidP="005B1C6D">
      <w:pPr>
        <w:pStyle w:val="Code"/>
        <w:rPr>
          <w:highlight w:val="white"/>
        </w:rPr>
      </w:pPr>
      <w:r w:rsidRPr="00903DBA">
        <w:rPr>
          <w:highlight w:val="white"/>
        </w:rPr>
        <w:t xml:space="preserve">        Token token = (Token) obj;</w:t>
      </w:r>
    </w:p>
    <w:p w14:paraId="3138BF88" w14:textId="77777777" w:rsidR="005B1C6D" w:rsidRPr="00903DBA" w:rsidRDefault="005B1C6D" w:rsidP="005B1C6D">
      <w:pPr>
        <w:pStyle w:val="Code"/>
        <w:rPr>
          <w:highlight w:val="white"/>
        </w:rPr>
      </w:pPr>
      <w:r w:rsidRPr="00903DBA">
        <w:rPr>
          <w:highlight w:val="white"/>
        </w:rPr>
        <w:t xml:space="preserve">        return (m_id == token.m_id) &amp;&amp;</w:t>
      </w:r>
    </w:p>
    <w:p w14:paraId="6918873D" w14:textId="77777777" w:rsidR="005B1C6D" w:rsidRPr="00903DBA" w:rsidRDefault="005B1C6D" w:rsidP="005B1C6D">
      <w:pPr>
        <w:pStyle w:val="Code"/>
        <w:rPr>
          <w:highlight w:val="white"/>
        </w:rPr>
      </w:pPr>
      <w:r w:rsidRPr="00903DBA">
        <w:rPr>
          <w:highlight w:val="white"/>
        </w:rPr>
        <w:t xml:space="preserve">                m_value.Equals(token.m_value);</w:t>
      </w:r>
    </w:p>
    <w:p w14:paraId="6D093042" w14:textId="77777777" w:rsidR="005B1C6D" w:rsidRPr="00903DBA" w:rsidRDefault="005B1C6D" w:rsidP="005B1C6D">
      <w:pPr>
        <w:pStyle w:val="Code"/>
        <w:rPr>
          <w:highlight w:val="white"/>
        </w:rPr>
      </w:pPr>
      <w:r w:rsidRPr="00903DBA">
        <w:rPr>
          <w:highlight w:val="white"/>
        </w:rPr>
        <w:t xml:space="preserve">      }</w:t>
      </w:r>
    </w:p>
    <w:p w14:paraId="148D52E8" w14:textId="77777777" w:rsidR="005B1C6D" w:rsidRPr="00903DBA" w:rsidRDefault="005B1C6D" w:rsidP="005B1C6D">
      <w:pPr>
        <w:pStyle w:val="Code"/>
        <w:rPr>
          <w:highlight w:val="white"/>
        </w:rPr>
      </w:pPr>
      <w:r w:rsidRPr="00903DBA">
        <w:rPr>
          <w:highlight w:val="white"/>
        </w:rPr>
        <w:t xml:space="preserve">    </w:t>
      </w:r>
    </w:p>
    <w:p w14:paraId="0CB25CBC" w14:textId="77777777" w:rsidR="005B1C6D" w:rsidRPr="00903DBA" w:rsidRDefault="005B1C6D" w:rsidP="005B1C6D">
      <w:pPr>
        <w:pStyle w:val="Code"/>
        <w:rPr>
          <w:highlight w:val="white"/>
        </w:rPr>
      </w:pPr>
      <w:r w:rsidRPr="00903DBA">
        <w:rPr>
          <w:highlight w:val="white"/>
        </w:rPr>
        <w:t xml:space="preserve">      return false;</w:t>
      </w:r>
    </w:p>
    <w:p w14:paraId="319C5298" w14:textId="77777777" w:rsidR="005B1C6D" w:rsidRPr="00903DBA" w:rsidRDefault="005B1C6D" w:rsidP="005B1C6D">
      <w:pPr>
        <w:pStyle w:val="Code"/>
        <w:rPr>
          <w:highlight w:val="white"/>
        </w:rPr>
      </w:pPr>
      <w:r w:rsidRPr="00903DBA">
        <w:rPr>
          <w:highlight w:val="white"/>
        </w:rPr>
        <w:t xml:space="preserve">    }</w:t>
      </w:r>
    </w:p>
    <w:p w14:paraId="551950D5" w14:textId="77777777" w:rsidR="005B1C6D" w:rsidRPr="00903DBA" w:rsidRDefault="005B1C6D" w:rsidP="005B1C6D">
      <w:pPr>
        <w:pStyle w:val="Code"/>
        <w:rPr>
          <w:highlight w:val="white"/>
        </w:rPr>
      </w:pPr>
      <w:r w:rsidRPr="00903DBA">
        <w:rPr>
          <w:highlight w:val="white"/>
        </w:rPr>
        <w:t xml:space="preserve">  </w:t>
      </w:r>
    </w:p>
    <w:p w14:paraId="473EDD63" w14:textId="77777777" w:rsidR="005B1C6D" w:rsidRPr="00903DBA" w:rsidRDefault="005B1C6D" w:rsidP="005B1C6D">
      <w:pPr>
        <w:pStyle w:val="Code"/>
        <w:rPr>
          <w:highlight w:val="white"/>
        </w:rPr>
      </w:pPr>
      <w:r w:rsidRPr="00903DBA">
        <w:rPr>
          <w:highlight w:val="white"/>
        </w:rPr>
        <w:t xml:space="preserve">    public override string ToString() {</w:t>
      </w:r>
    </w:p>
    <w:p w14:paraId="51BFE8EB" w14:textId="77777777" w:rsidR="005B1C6D" w:rsidRPr="00903DBA" w:rsidRDefault="005B1C6D" w:rsidP="005B1C6D">
      <w:pPr>
        <w:pStyle w:val="Code"/>
        <w:rPr>
          <w:highlight w:val="white"/>
        </w:rPr>
      </w:pPr>
      <w:r w:rsidRPr="00903DBA">
        <w:rPr>
          <w:highlight w:val="white"/>
        </w:rPr>
        <w:t xml:space="preserve">      switch (m_id) {</w:t>
      </w:r>
    </w:p>
    <w:p w14:paraId="4A5763ED" w14:textId="77777777" w:rsidR="005B1C6D" w:rsidRPr="00903DBA" w:rsidRDefault="005B1C6D" w:rsidP="005B1C6D">
      <w:pPr>
        <w:pStyle w:val="Code"/>
        <w:rPr>
          <w:highlight w:val="white"/>
        </w:rPr>
      </w:pPr>
      <w:r w:rsidRPr="00903DBA">
        <w:rPr>
          <w:highlight w:val="white"/>
        </w:rPr>
        <w:t xml:space="preserve">        case CCompiler_Pre.Tokens.EOF:</w:t>
      </w:r>
    </w:p>
    <w:p w14:paraId="15A14BCC" w14:textId="77777777" w:rsidR="005B1C6D" w:rsidRPr="00903DBA" w:rsidRDefault="005B1C6D" w:rsidP="005B1C6D">
      <w:pPr>
        <w:pStyle w:val="Code"/>
        <w:rPr>
          <w:highlight w:val="white"/>
        </w:rPr>
      </w:pPr>
      <w:r w:rsidRPr="00903DBA">
        <w:rPr>
          <w:highlight w:val="white"/>
        </w:rPr>
        <w:t xml:space="preserve">          return "";</w:t>
      </w:r>
    </w:p>
    <w:p w14:paraId="67E59CA3" w14:textId="77777777" w:rsidR="005B1C6D" w:rsidRPr="00903DBA" w:rsidRDefault="005B1C6D" w:rsidP="005B1C6D">
      <w:pPr>
        <w:pStyle w:val="Code"/>
        <w:rPr>
          <w:highlight w:val="white"/>
        </w:rPr>
      </w:pPr>
    </w:p>
    <w:p w14:paraId="6EB6F6A6" w14:textId="77777777" w:rsidR="005B1C6D" w:rsidRPr="00903DBA" w:rsidRDefault="005B1C6D" w:rsidP="005B1C6D">
      <w:pPr>
        <w:pStyle w:val="Code"/>
        <w:rPr>
          <w:highlight w:val="white"/>
        </w:rPr>
      </w:pPr>
      <w:r w:rsidRPr="00903DBA">
        <w:rPr>
          <w:highlight w:val="white"/>
        </w:rPr>
        <w:t xml:space="preserve">        case CCompiler_Pre.Tokens.MARK:</w:t>
      </w:r>
    </w:p>
    <w:p w14:paraId="7C212B8C" w14:textId="77777777" w:rsidR="005B1C6D" w:rsidRPr="00903DBA" w:rsidRDefault="005B1C6D" w:rsidP="005B1C6D">
      <w:pPr>
        <w:pStyle w:val="Code"/>
        <w:rPr>
          <w:highlight w:val="white"/>
        </w:rPr>
      </w:pPr>
      <w:r w:rsidRPr="00903DBA">
        <w:rPr>
          <w:highlight w:val="white"/>
        </w:rPr>
        <w:t xml:space="preserve">          return "&lt;mark " + ((string) m_value) + "&gt;";</w:t>
      </w:r>
    </w:p>
    <w:p w14:paraId="1F9093C5" w14:textId="77777777" w:rsidR="005B1C6D" w:rsidRPr="00903DBA" w:rsidRDefault="005B1C6D" w:rsidP="005B1C6D">
      <w:pPr>
        <w:pStyle w:val="Code"/>
        <w:rPr>
          <w:highlight w:val="white"/>
        </w:rPr>
      </w:pPr>
    </w:p>
    <w:p w14:paraId="0881B46D" w14:textId="77777777" w:rsidR="005B1C6D" w:rsidRPr="00903DBA" w:rsidRDefault="005B1C6D" w:rsidP="005B1C6D">
      <w:pPr>
        <w:pStyle w:val="Code"/>
        <w:rPr>
          <w:highlight w:val="white"/>
        </w:rPr>
      </w:pPr>
      <w:r w:rsidRPr="00903DBA">
        <w:rPr>
          <w:highlight w:val="white"/>
        </w:rPr>
        <w:t xml:space="preserve">        default:</w:t>
      </w:r>
    </w:p>
    <w:p w14:paraId="72F3747D" w14:textId="77777777" w:rsidR="005B1C6D" w:rsidRPr="00903DBA" w:rsidRDefault="005B1C6D" w:rsidP="005B1C6D">
      <w:pPr>
        <w:pStyle w:val="Code"/>
        <w:rPr>
          <w:highlight w:val="white"/>
        </w:rPr>
      </w:pPr>
      <w:r w:rsidRPr="00903DBA">
        <w:rPr>
          <w:highlight w:val="white"/>
        </w:rPr>
        <w:t xml:space="preserve">          return m_value.ToString();</w:t>
      </w:r>
    </w:p>
    <w:p w14:paraId="00C8D6C6" w14:textId="77777777" w:rsidR="005B1C6D" w:rsidRPr="00903DBA" w:rsidRDefault="005B1C6D" w:rsidP="005B1C6D">
      <w:pPr>
        <w:pStyle w:val="Code"/>
        <w:rPr>
          <w:highlight w:val="white"/>
        </w:rPr>
      </w:pPr>
      <w:r w:rsidRPr="00903DBA">
        <w:rPr>
          <w:highlight w:val="white"/>
        </w:rPr>
        <w:t xml:space="preserve">      }</w:t>
      </w:r>
    </w:p>
    <w:p w14:paraId="33E42B0B" w14:textId="77777777" w:rsidR="005B1C6D" w:rsidRPr="00903DBA" w:rsidRDefault="005B1C6D" w:rsidP="005B1C6D">
      <w:pPr>
        <w:pStyle w:val="Code"/>
        <w:rPr>
          <w:highlight w:val="white"/>
        </w:rPr>
      </w:pPr>
      <w:r w:rsidRPr="00903DBA">
        <w:rPr>
          <w:highlight w:val="white"/>
        </w:rPr>
        <w:t xml:space="preserve">    }</w:t>
      </w:r>
    </w:p>
    <w:p w14:paraId="535418EB" w14:textId="77777777" w:rsidR="005B1C6D" w:rsidRPr="00903DBA" w:rsidRDefault="005B1C6D" w:rsidP="005B1C6D">
      <w:pPr>
        <w:pStyle w:val="Code"/>
        <w:rPr>
          <w:highlight w:val="white"/>
        </w:rPr>
      </w:pPr>
      <w:r w:rsidRPr="00903DBA">
        <w:rPr>
          <w:highlight w:val="white"/>
        </w:rPr>
        <w:t xml:space="preserve">  }</w:t>
      </w:r>
    </w:p>
    <w:p w14:paraId="5C4CBF22" w14:textId="77777777" w:rsidR="005B1C6D" w:rsidRPr="00903DBA" w:rsidRDefault="005B1C6D" w:rsidP="005B1C6D">
      <w:pPr>
        <w:pStyle w:val="Code"/>
      </w:pPr>
      <w:r w:rsidRPr="00903DBA">
        <w:rPr>
          <w:highlight w:val="white"/>
        </w:rPr>
        <w:t>}</w:t>
      </w:r>
    </w:p>
    <w:p w14:paraId="074D4FB9" w14:textId="77777777" w:rsidR="005B1C6D" w:rsidRPr="00903DBA" w:rsidRDefault="005B1C6D" w:rsidP="005B1C6D">
      <w:r w:rsidRPr="00903DBA">
        <w:t xml:space="preserve">The </w:t>
      </w:r>
      <w:r w:rsidRPr="00903DBA">
        <w:rPr>
          <w:rStyle w:val="CodeInText"/>
        </w:rPr>
        <w:t>doDefine</w:t>
      </w:r>
      <w:r w:rsidRPr="00903DBA">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903DBA" w:rsidRDefault="005B1C6D" w:rsidP="005B1C6D">
      <w:r w:rsidRPr="00903DBA">
        <w:t>1. We have reached the end of the line, in which case we have a macro with a name, but without parameters or body.</w:t>
      </w:r>
    </w:p>
    <w:p w14:paraId="3BEC6B54" w14:textId="77777777" w:rsidR="005B1C6D" w:rsidRPr="00903DBA" w:rsidRDefault="005B1C6D" w:rsidP="005B1C6D">
      <w:r w:rsidRPr="00903DBA">
        <w:t>2. We have reached a space, in which case we have a macro with a name and a body, but no parameters.</w:t>
      </w:r>
    </w:p>
    <w:p w14:paraId="77DE4EC1" w14:textId="77777777" w:rsidR="005B1C6D" w:rsidRPr="00903DBA" w:rsidRDefault="005B1C6D" w:rsidP="005B1C6D">
      <w:r w:rsidRPr="00903DBA">
        <w:t xml:space="preserve">3. We have reached a left parenthesis, in which case we have a list of parameters and we call </w:t>
      </w:r>
      <w:r w:rsidRPr="00903DBA">
        <w:rPr>
          <w:rStyle w:val="CodeInText"/>
        </w:rPr>
        <w:t>doParameterDefine</w:t>
      </w:r>
      <w:r w:rsidRPr="00903DBA">
        <w:t>.</w:t>
      </w:r>
    </w:p>
    <w:p w14:paraId="268028C4" w14:textId="77777777" w:rsidR="005B1C6D" w:rsidRPr="00903DBA" w:rsidRDefault="005B1C6D" w:rsidP="005B1C6D">
      <w:r w:rsidRPr="00903DBA">
        <w:t>4. If none of the above applies, we generate an error message.</w:t>
      </w:r>
    </w:p>
    <w:p w14:paraId="1DA8BB5A" w14:textId="77777777" w:rsidR="005B1C6D" w:rsidRPr="00903DBA" w:rsidRDefault="005B1C6D" w:rsidP="005B1C6D">
      <w:pPr>
        <w:pStyle w:val="CodeHeader"/>
      </w:pPr>
      <w:r w:rsidRPr="00903DBA">
        <w:t>Preprocessor.cs</w:t>
      </w:r>
    </w:p>
    <w:p w14:paraId="6D281E7F" w14:textId="77777777" w:rsidR="005B1C6D" w:rsidRPr="00903DBA" w:rsidRDefault="005B1C6D" w:rsidP="005B1C6D">
      <w:r w:rsidRPr="00903DBA">
        <w:t xml:space="preserve">The </w:t>
      </w:r>
      <w:r w:rsidRPr="00903DBA">
        <w:rPr>
          <w:rStyle w:val="CodeInText"/>
        </w:rPr>
        <w:t>doParameterDefine</w:t>
      </w:r>
      <w:r w:rsidRPr="00903DBA">
        <w:t xml:space="preserve"> method look into macros with parameters in two steps. First we extract the parameters by calling </w:t>
      </w:r>
      <w:r w:rsidRPr="00903DBA">
        <w:rPr>
          <w:rStyle w:val="CodeInText"/>
        </w:rPr>
        <w:t>scanParameters</w:t>
      </w:r>
      <w:r w:rsidRPr="00903DBA">
        <w:t>. Then we go through the parameter list and check that the parameters are identifiers and that no parameters is repeated.</w:t>
      </w:r>
    </w:p>
    <w:p w14:paraId="3726CDD2" w14:textId="77777777" w:rsidR="005B1C6D" w:rsidRPr="00903DBA" w:rsidRDefault="005B1C6D" w:rsidP="005B1C6D">
      <w:r w:rsidRPr="00903DBA">
        <w:t>Then we extract the identifiers from the body and replace each occurrence of a parameters with the text “$</w:t>
      </w:r>
      <w:r w:rsidRPr="00903DBA">
        <w:rPr>
          <w:rStyle w:val="CodeInText"/>
        </w:rPr>
        <w:t>parameter_index</w:t>
      </w:r>
      <w:r w:rsidRPr="00903DBA">
        <w:t>$”.</w:t>
      </w:r>
    </w:p>
    <w:p w14:paraId="66B2C97A" w14:textId="77777777" w:rsidR="005B1C6D" w:rsidRPr="00903DBA" w:rsidRDefault="005B1C6D" w:rsidP="005B1C6D">
      <w:r w:rsidRPr="00903DBA">
        <w:t>Finally, we look for the merge operator ##. When we find one, we remove the operator and trim the text to its left and right.</w:t>
      </w:r>
    </w:p>
    <w:p w14:paraId="73E84581" w14:textId="77777777" w:rsidR="005B1C6D" w:rsidRPr="00903DBA" w:rsidRDefault="005B1C6D" w:rsidP="005B1C6D">
      <w:r w:rsidRPr="00903DBA">
        <w:t>It is allowed to redefine a macro if it is has the same parameters list and macro.</w:t>
      </w:r>
    </w:p>
    <w:p w14:paraId="30BF4D31" w14:textId="77777777" w:rsidR="005B1C6D" w:rsidRPr="00903DBA" w:rsidRDefault="005B1C6D" w:rsidP="005B1C6D">
      <w:r w:rsidRPr="00903DBA">
        <w:t>An identifier is a text starting with a letter or an underline and continuing with letters, digits, or underlines. If the given name is not an identifier, an error occurs.</w:t>
      </w:r>
    </w:p>
    <w:p w14:paraId="360116DC" w14:textId="77777777" w:rsidR="005B1C6D" w:rsidRPr="00903DBA" w:rsidRDefault="005B1C6D" w:rsidP="005B1C6D">
      <w:pPr>
        <w:pStyle w:val="Code"/>
        <w:rPr>
          <w:highlight w:val="white"/>
        </w:rPr>
      </w:pPr>
      <w:r w:rsidRPr="00903DBA">
        <w:rPr>
          <w:highlight w:val="white"/>
        </w:rPr>
        <w:t xml:space="preserve">    public void DoDefine(List&lt;Token&gt; tokenList) {</w:t>
      </w:r>
    </w:p>
    <w:p w14:paraId="62D6C964" w14:textId="77777777" w:rsidR="005B1C6D" w:rsidRPr="00903DBA" w:rsidRDefault="005B1C6D" w:rsidP="005B1C6D">
      <w:pPr>
        <w:pStyle w:val="Code"/>
        <w:rPr>
          <w:highlight w:val="white"/>
        </w:rPr>
      </w:pPr>
      <w:r w:rsidRPr="00903DBA">
        <w:rPr>
          <w:highlight w:val="white"/>
        </w:rPr>
        <w:t xml:space="preserve">      Assert.Error(tokenList[2].Id == CCompiler_Pre.Tokens.NAME,</w:t>
      </w:r>
    </w:p>
    <w:p w14:paraId="64F8E881" w14:textId="77777777" w:rsidR="005B1C6D" w:rsidRPr="00903DBA" w:rsidRDefault="005B1C6D" w:rsidP="005B1C6D">
      <w:pPr>
        <w:pStyle w:val="Code"/>
        <w:rPr>
          <w:highlight w:val="white"/>
        </w:rPr>
      </w:pPr>
      <w:r w:rsidRPr="00903DBA">
        <w:rPr>
          <w:highlight w:val="white"/>
        </w:rPr>
        <w:t xml:space="preserve">                   TokenListToString(tokenList),</w:t>
      </w:r>
    </w:p>
    <w:p w14:paraId="3BFC7B46" w14:textId="77777777" w:rsidR="005B1C6D" w:rsidRPr="00903DBA" w:rsidRDefault="005B1C6D" w:rsidP="005B1C6D">
      <w:pPr>
        <w:pStyle w:val="Code"/>
        <w:rPr>
          <w:highlight w:val="white"/>
        </w:rPr>
      </w:pPr>
      <w:r w:rsidRPr="00903DBA">
        <w:rPr>
          <w:highlight w:val="white"/>
        </w:rPr>
        <w:t xml:space="preserve">                   Message.Invalid_define_directive);</w:t>
      </w:r>
    </w:p>
    <w:p w14:paraId="6012012C" w14:textId="77777777" w:rsidR="005B1C6D" w:rsidRPr="00903DBA" w:rsidRDefault="005B1C6D" w:rsidP="005B1C6D">
      <w:pPr>
        <w:pStyle w:val="Code"/>
        <w:rPr>
          <w:highlight w:val="white"/>
        </w:rPr>
      </w:pPr>
      <w:r w:rsidRPr="00903DBA">
        <w:rPr>
          <w:highlight w:val="white"/>
        </w:rPr>
        <w:t xml:space="preserve">      string name = tokenList[2].ToString();</w:t>
      </w:r>
    </w:p>
    <w:p w14:paraId="2DC3DF89" w14:textId="77777777" w:rsidR="005B1C6D" w:rsidRPr="00903DBA" w:rsidRDefault="005B1C6D" w:rsidP="005B1C6D">
      <w:pPr>
        <w:pStyle w:val="Code"/>
        <w:rPr>
          <w:highlight w:val="white"/>
        </w:rPr>
      </w:pPr>
      <w:r w:rsidRPr="00903DBA">
        <w:rPr>
          <w:highlight w:val="white"/>
        </w:rPr>
        <w:t xml:space="preserve">      Macro macro;</w:t>
      </w:r>
    </w:p>
    <w:p w14:paraId="4E63497C" w14:textId="77777777" w:rsidR="005B1C6D" w:rsidRPr="00903DBA" w:rsidRDefault="005B1C6D" w:rsidP="005B1C6D">
      <w:pPr>
        <w:pStyle w:val="Code"/>
        <w:rPr>
          <w:highlight w:val="white"/>
        </w:rPr>
      </w:pPr>
    </w:p>
    <w:p w14:paraId="5206F529" w14:textId="77777777" w:rsidR="005B1C6D" w:rsidRPr="00903DBA" w:rsidRDefault="005B1C6D" w:rsidP="005B1C6D">
      <w:pPr>
        <w:pStyle w:val="Code"/>
        <w:rPr>
          <w:highlight w:val="white"/>
        </w:rPr>
      </w:pPr>
      <w:r w:rsidRPr="00903DBA">
        <w:rPr>
          <w:highlight w:val="white"/>
        </w:rPr>
        <w:t xml:space="preserve">      if ((tokenList[3].Id == CCompiler_Pre.Tokens.LEFT_PARENTHESIS) &amp;&amp;</w:t>
      </w:r>
    </w:p>
    <w:p w14:paraId="6FF7FAEF" w14:textId="77777777" w:rsidR="005B1C6D" w:rsidRPr="00903DBA" w:rsidRDefault="005B1C6D" w:rsidP="005B1C6D">
      <w:pPr>
        <w:pStyle w:val="Code"/>
        <w:rPr>
          <w:highlight w:val="white"/>
        </w:rPr>
      </w:pPr>
      <w:r w:rsidRPr="00903DBA">
        <w:rPr>
          <w:highlight w:val="white"/>
        </w:rPr>
        <w:t xml:space="preserve">          !tokenList[3].HasWhitespace()) {</w:t>
      </w:r>
    </w:p>
    <w:p w14:paraId="1762A940" w14:textId="77777777" w:rsidR="005B1C6D" w:rsidRPr="00903DBA" w:rsidRDefault="005B1C6D" w:rsidP="005B1C6D">
      <w:pPr>
        <w:pStyle w:val="Code"/>
        <w:rPr>
          <w:highlight w:val="white"/>
        </w:rPr>
      </w:pPr>
      <w:r w:rsidRPr="00903DBA">
        <w:rPr>
          <w:highlight w:val="white"/>
        </w:rPr>
        <w:t xml:space="preserve">        int tokenIndex = 4, paramIndex = 0;</w:t>
      </w:r>
    </w:p>
    <w:p w14:paraId="3F03AAA2" w14:textId="77777777" w:rsidR="005B1C6D" w:rsidRPr="00903DBA" w:rsidRDefault="005B1C6D" w:rsidP="005B1C6D">
      <w:pPr>
        <w:pStyle w:val="Code"/>
        <w:rPr>
          <w:highlight w:val="white"/>
        </w:rPr>
      </w:pPr>
      <w:r w:rsidRPr="00903DBA">
        <w:rPr>
          <w:highlight w:val="white"/>
        </w:rPr>
        <w:t xml:space="preserve">        IDictionary&lt;string,int&gt; paramMap = new Dictionary&lt;string,int&gt;();</w:t>
      </w:r>
    </w:p>
    <w:p w14:paraId="0AB5CD0A" w14:textId="77777777" w:rsidR="005B1C6D" w:rsidRPr="00903DBA" w:rsidRDefault="005B1C6D" w:rsidP="005B1C6D">
      <w:pPr>
        <w:pStyle w:val="Code"/>
        <w:rPr>
          <w:highlight w:val="white"/>
        </w:rPr>
      </w:pPr>
    </w:p>
    <w:p w14:paraId="7B87B758" w14:textId="77777777" w:rsidR="005B1C6D" w:rsidRPr="00903DBA" w:rsidRDefault="005B1C6D" w:rsidP="005B1C6D">
      <w:pPr>
        <w:pStyle w:val="Code"/>
        <w:rPr>
          <w:highlight w:val="white"/>
        </w:rPr>
      </w:pPr>
      <w:r w:rsidRPr="00903DBA">
        <w:rPr>
          <w:highlight w:val="white"/>
        </w:rPr>
        <w:t xml:space="preserve">        while (true) {</w:t>
      </w:r>
    </w:p>
    <w:p w14:paraId="2091AC72" w14:textId="77777777" w:rsidR="005B1C6D" w:rsidRPr="00903DBA" w:rsidRDefault="005B1C6D" w:rsidP="005B1C6D">
      <w:pPr>
        <w:pStyle w:val="Code"/>
        <w:rPr>
          <w:highlight w:val="white"/>
        </w:rPr>
      </w:pPr>
      <w:r w:rsidRPr="00903DBA">
        <w:rPr>
          <w:highlight w:val="white"/>
        </w:rPr>
        <w:t xml:space="preserve">          Token nextToken = tokenList[tokenIndex++];</w:t>
      </w:r>
    </w:p>
    <w:p w14:paraId="0F916676" w14:textId="77777777" w:rsidR="005B1C6D" w:rsidRPr="00903DBA" w:rsidRDefault="005B1C6D" w:rsidP="005B1C6D">
      <w:pPr>
        <w:pStyle w:val="Code"/>
        <w:rPr>
          <w:highlight w:val="white"/>
        </w:rPr>
      </w:pPr>
      <w:r w:rsidRPr="00903DBA">
        <w:rPr>
          <w:highlight w:val="white"/>
        </w:rPr>
        <w:t xml:space="preserve">          Assert.Error(nextToken.Id == CCompiler_Pre.Tokens.NAME,</w:t>
      </w:r>
    </w:p>
    <w:p w14:paraId="58147690" w14:textId="77777777" w:rsidR="005B1C6D" w:rsidRPr="00903DBA" w:rsidRDefault="005B1C6D" w:rsidP="005B1C6D">
      <w:pPr>
        <w:pStyle w:val="Code"/>
        <w:rPr>
          <w:highlight w:val="white"/>
        </w:rPr>
      </w:pPr>
      <w:r w:rsidRPr="00903DBA">
        <w:rPr>
          <w:highlight w:val="white"/>
        </w:rPr>
        <w:t xml:space="preserve">                       nextToken.ToString(),</w:t>
      </w:r>
    </w:p>
    <w:p w14:paraId="241546E9" w14:textId="77777777" w:rsidR="005B1C6D" w:rsidRPr="00903DBA" w:rsidRDefault="005B1C6D" w:rsidP="005B1C6D">
      <w:pPr>
        <w:pStyle w:val="Code"/>
        <w:rPr>
          <w:highlight w:val="white"/>
        </w:rPr>
      </w:pPr>
      <w:r w:rsidRPr="00903DBA">
        <w:rPr>
          <w:highlight w:val="white"/>
        </w:rPr>
        <w:t xml:space="preserve">                       Message.Invalid_macro_definitializerion);</w:t>
      </w:r>
    </w:p>
    <w:p w14:paraId="5F4E0EE4" w14:textId="77777777" w:rsidR="005B1C6D" w:rsidRPr="00903DBA" w:rsidRDefault="005B1C6D" w:rsidP="005B1C6D">
      <w:pPr>
        <w:pStyle w:val="Code"/>
        <w:rPr>
          <w:highlight w:val="white"/>
        </w:rPr>
      </w:pPr>
      <w:r w:rsidRPr="00903DBA">
        <w:rPr>
          <w:highlight w:val="white"/>
        </w:rPr>
        <w:t xml:space="preserve">          string paramName = (string) nextToken.Value;</w:t>
      </w:r>
    </w:p>
    <w:p w14:paraId="509E2E26" w14:textId="77777777" w:rsidR="005B1C6D" w:rsidRPr="00903DBA" w:rsidRDefault="005B1C6D" w:rsidP="005B1C6D">
      <w:pPr>
        <w:pStyle w:val="Code"/>
        <w:rPr>
          <w:highlight w:val="white"/>
        </w:rPr>
      </w:pPr>
      <w:r w:rsidRPr="00903DBA">
        <w:rPr>
          <w:highlight w:val="white"/>
        </w:rPr>
        <w:t xml:space="preserve">          Assert.Error(!paramMap.ContainsKey(paramName),</w:t>
      </w:r>
    </w:p>
    <w:p w14:paraId="5F5D422B" w14:textId="77777777" w:rsidR="005B1C6D" w:rsidRPr="00903DBA" w:rsidRDefault="005B1C6D" w:rsidP="005B1C6D">
      <w:pPr>
        <w:pStyle w:val="Code"/>
        <w:rPr>
          <w:highlight w:val="white"/>
        </w:rPr>
      </w:pPr>
      <w:r w:rsidRPr="00903DBA">
        <w:rPr>
          <w:highlight w:val="white"/>
        </w:rPr>
        <w:t xml:space="preserve">                       paramName, Message.Repeated_macro_parameter);</w:t>
      </w:r>
    </w:p>
    <w:p w14:paraId="17C047B6" w14:textId="77777777" w:rsidR="005B1C6D" w:rsidRPr="00903DBA" w:rsidRDefault="005B1C6D" w:rsidP="005B1C6D">
      <w:pPr>
        <w:pStyle w:val="Code"/>
        <w:rPr>
          <w:highlight w:val="white"/>
        </w:rPr>
      </w:pPr>
      <w:r w:rsidRPr="00903DBA">
        <w:rPr>
          <w:highlight w:val="white"/>
        </w:rPr>
        <w:t xml:space="preserve">          paramMap.Add(paramName, paramIndex++);</w:t>
      </w:r>
    </w:p>
    <w:p w14:paraId="468BCDA9" w14:textId="77777777" w:rsidR="005B1C6D" w:rsidRPr="00903DBA" w:rsidRDefault="005B1C6D" w:rsidP="005B1C6D">
      <w:pPr>
        <w:pStyle w:val="Code"/>
        <w:rPr>
          <w:highlight w:val="white"/>
        </w:rPr>
      </w:pPr>
    </w:p>
    <w:p w14:paraId="7C5D9D3D" w14:textId="77777777" w:rsidR="005B1C6D" w:rsidRPr="00903DBA" w:rsidRDefault="005B1C6D" w:rsidP="005B1C6D">
      <w:pPr>
        <w:pStyle w:val="Code"/>
        <w:rPr>
          <w:highlight w:val="white"/>
        </w:rPr>
      </w:pPr>
      <w:r w:rsidRPr="00903DBA">
        <w:rPr>
          <w:highlight w:val="white"/>
        </w:rPr>
        <w:t xml:space="preserve">          nextToken = tokenList[tokenIndex++];</w:t>
      </w:r>
    </w:p>
    <w:p w14:paraId="2E662CFD" w14:textId="77777777" w:rsidR="005B1C6D" w:rsidRPr="00903DBA" w:rsidRDefault="005B1C6D" w:rsidP="005B1C6D">
      <w:pPr>
        <w:pStyle w:val="Code"/>
        <w:rPr>
          <w:highlight w:val="white"/>
        </w:rPr>
      </w:pPr>
      <w:r w:rsidRPr="00903DBA">
        <w:rPr>
          <w:highlight w:val="white"/>
        </w:rPr>
        <w:t xml:space="preserve">          if (nextToken.Id == CCompiler_Pre.Tokens.COMMA) {</w:t>
      </w:r>
    </w:p>
    <w:p w14:paraId="20D8BB41" w14:textId="77777777" w:rsidR="005B1C6D" w:rsidRPr="00903DBA" w:rsidRDefault="005B1C6D" w:rsidP="005B1C6D">
      <w:pPr>
        <w:pStyle w:val="Code"/>
        <w:rPr>
          <w:highlight w:val="white"/>
        </w:rPr>
      </w:pPr>
      <w:r w:rsidRPr="00903DBA">
        <w:rPr>
          <w:highlight w:val="white"/>
        </w:rPr>
        <w:t xml:space="preserve">            // Empty.</w:t>
      </w:r>
    </w:p>
    <w:p w14:paraId="3594822F" w14:textId="77777777" w:rsidR="005B1C6D" w:rsidRPr="00903DBA" w:rsidRDefault="005B1C6D" w:rsidP="005B1C6D">
      <w:pPr>
        <w:pStyle w:val="Code"/>
        <w:rPr>
          <w:highlight w:val="white"/>
        </w:rPr>
      </w:pPr>
      <w:r w:rsidRPr="00903DBA">
        <w:rPr>
          <w:highlight w:val="white"/>
        </w:rPr>
        <w:t xml:space="preserve">          }</w:t>
      </w:r>
    </w:p>
    <w:p w14:paraId="1D530930" w14:textId="77777777" w:rsidR="005B1C6D" w:rsidRPr="00903DBA" w:rsidRDefault="005B1C6D" w:rsidP="005B1C6D">
      <w:pPr>
        <w:pStyle w:val="Code"/>
        <w:rPr>
          <w:highlight w:val="white"/>
        </w:rPr>
      </w:pPr>
      <w:r w:rsidRPr="00903DBA">
        <w:rPr>
          <w:highlight w:val="white"/>
        </w:rPr>
        <w:t xml:space="preserve">          else if (nextToken.Id == CCompiler_Pre.Tokens.RIGHT_PARENTHESIS) {</w:t>
      </w:r>
    </w:p>
    <w:p w14:paraId="15942E30" w14:textId="77777777" w:rsidR="005B1C6D" w:rsidRPr="00903DBA" w:rsidRDefault="005B1C6D" w:rsidP="005B1C6D">
      <w:pPr>
        <w:pStyle w:val="Code"/>
        <w:rPr>
          <w:highlight w:val="white"/>
        </w:rPr>
      </w:pPr>
      <w:r w:rsidRPr="00903DBA">
        <w:rPr>
          <w:highlight w:val="white"/>
        </w:rPr>
        <w:t xml:space="preserve">            break;</w:t>
      </w:r>
    </w:p>
    <w:p w14:paraId="70BCA04E" w14:textId="77777777" w:rsidR="005B1C6D" w:rsidRPr="00903DBA" w:rsidRDefault="005B1C6D" w:rsidP="005B1C6D">
      <w:pPr>
        <w:pStyle w:val="Code"/>
        <w:rPr>
          <w:highlight w:val="white"/>
        </w:rPr>
      </w:pPr>
      <w:r w:rsidRPr="00903DBA">
        <w:rPr>
          <w:highlight w:val="white"/>
        </w:rPr>
        <w:t xml:space="preserve">          }</w:t>
      </w:r>
    </w:p>
    <w:p w14:paraId="0F5ECB5F" w14:textId="77777777" w:rsidR="005B1C6D" w:rsidRPr="00903DBA" w:rsidRDefault="005B1C6D" w:rsidP="005B1C6D">
      <w:pPr>
        <w:pStyle w:val="Code"/>
        <w:rPr>
          <w:highlight w:val="white"/>
        </w:rPr>
      </w:pPr>
      <w:r w:rsidRPr="00903DBA">
        <w:rPr>
          <w:highlight w:val="white"/>
        </w:rPr>
        <w:t xml:space="preserve">          else {</w:t>
      </w:r>
    </w:p>
    <w:p w14:paraId="42ACB8E1" w14:textId="77777777" w:rsidR="005B1C6D" w:rsidRPr="00903DBA" w:rsidRDefault="005B1C6D" w:rsidP="005B1C6D">
      <w:pPr>
        <w:pStyle w:val="Code"/>
        <w:rPr>
          <w:highlight w:val="white"/>
        </w:rPr>
      </w:pPr>
      <w:r w:rsidRPr="00903DBA">
        <w:rPr>
          <w:highlight w:val="white"/>
        </w:rPr>
        <w:t xml:space="preserve">            Assert.Error(nextToken.ToString(),</w:t>
      </w:r>
    </w:p>
    <w:p w14:paraId="773D6082" w14:textId="77777777" w:rsidR="005B1C6D" w:rsidRPr="00903DBA" w:rsidRDefault="005B1C6D" w:rsidP="005B1C6D">
      <w:pPr>
        <w:pStyle w:val="Code"/>
        <w:rPr>
          <w:highlight w:val="white"/>
        </w:rPr>
      </w:pPr>
      <w:r w:rsidRPr="00903DBA">
        <w:rPr>
          <w:highlight w:val="white"/>
        </w:rPr>
        <w:t xml:space="preserve">                         Message.Invalid_macro_definitializerion);</w:t>
      </w:r>
    </w:p>
    <w:p w14:paraId="08AC5417" w14:textId="77777777" w:rsidR="005B1C6D" w:rsidRPr="00903DBA" w:rsidRDefault="005B1C6D" w:rsidP="005B1C6D">
      <w:pPr>
        <w:pStyle w:val="Code"/>
        <w:rPr>
          <w:highlight w:val="white"/>
        </w:rPr>
      </w:pPr>
      <w:r w:rsidRPr="00903DBA">
        <w:rPr>
          <w:highlight w:val="white"/>
        </w:rPr>
        <w:t xml:space="preserve">          }</w:t>
      </w:r>
    </w:p>
    <w:p w14:paraId="5622A961" w14:textId="77777777" w:rsidR="005B1C6D" w:rsidRPr="00903DBA" w:rsidRDefault="005B1C6D" w:rsidP="005B1C6D">
      <w:pPr>
        <w:pStyle w:val="Code"/>
        <w:rPr>
          <w:highlight w:val="white"/>
        </w:rPr>
      </w:pPr>
      <w:r w:rsidRPr="00903DBA">
        <w:rPr>
          <w:highlight w:val="white"/>
        </w:rPr>
        <w:t xml:space="preserve">        }</w:t>
      </w:r>
    </w:p>
    <w:p w14:paraId="0AC8E2D5" w14:textId="77777777" w:rsidR="005B1C6D" w:rsidRPr="00903DBA" w:rsidRDefault="005B1C6D" w:rsidP="005B1C6D">
      <w:pPr>
        <w:pStyle w:val="Code"/>
        <w:rPr>
          <w:highlight w:val="white"/>
        </w:rPr>
      </w:pPr>
      <w:r w:rsidRPr="00903DBA">
        <w:rPr>
          <w:highlight w:val="white"/>
        </w:rPr>
        <w:t xml:space="preserve">      </w:t>
      </w:r>
    </w:p>
    <w:p w14:paraId="57B2AAC4" w14:textId="77777777" w:rsidR="005B1C6D" w:rsidRPr="00903DBA" w:rsidRDefault="005B1C6D" w:rsidP="005B1C6D">
      <w:pPr>
        <w:pStyle w:val="Code"/>
        <w:rPr>
          <w:highlight w:val="white"/>
        </w:rPr>
      </w:pPr>
      <w:r w:rsidRPr="00903DBA">
        <w:rPr>
          <w:highlight w:val="white"/>
        </w:rPr>
        <w:t xml:space="preserve">        List&lt;Token&gt; macroList =</w:t>
      </w:r>
    </w:p>
    <w:p w14:paraId="7C4E138A" w14:textId="77777777" w:rsidR="005B1C6D" w:rsidRPr="00903DBA" w:rsidRDefault="005B1C6D" w:rsidP="005B1C6D">
      <w:pPr>
        <w:pStyle w:val="Code"/>
        <w:rPr>
          <w:highlight w:val="white"/>
        </w:rPr>
      </w:pPr>
      <w:r w:rsidRPr="00903DBA">
        <w:rPr>
          <w:highlight w:val="white"/>
        </w:rPr>
        <w:t xml:space="preserve">          tokenList.GetRange(tokenIndex, tokenList.Count - tokenIndex);</w:t>
      </w:r>
    </w:p>
    <w:p w14:paraId="5A509C61" w14:textId="77777777" w:rsidR="005B1C6D" w:rsidRPr="00903DBA" w:rsidRDefault="005B1C6D" w:rsidP="005B1C6D">
      <w:pPr>
        <w:pStyle w:val="Code"/>
        <w:rPr>
          <w:highlight w:val="white"/>
        </w:rPr>
      </w:pPr>
    </w:p>
    <w:p w14:paraId="618C09D5" w14:textId="77777777" w:rsidR="005B1C6D" w:rsidRPr="00903DBA" w:rsidRDefault="005B1C6D" w:rsidP="005B1C6D">
      <w:pPr>
        <w:pStyle w:val="Code"/>
        <w:rPr>
          <w:highlight w:val="white"/>
        </w:rPr>
      </w:pPr>
      <w:r w:rsidRPr="00903DBA">
        <w:rPr>
          <w:highlight w:val="white"/>
        </w:rPr>
        <w:t xml:space="preserve">        foreach (Token macroToken in macroList) {</w:t>
      </w:r>
    </w:p>
    <w:p w14:paraId="54620CFD" w14:textId="77777777" w:rsidR="005B1C6D" w:rsidRPr="00903DBA" w:rsidRDefault="005B1C6D" w:rsidP="005B1C6D">
      <w:pPr>
        <w:pStyle w:val="Code"/>
        <w:rPr>
          <w:highlight w:val="white"/>
        </w:rPr>
      </w:pPr>
      <w:r w:rsidRPr="00903DBA">
        <w:rPr>
          <w:highlight w:val="white"/>
        </w:rPr>
        <w:t xml:space="preserve">          if (macroToken.Id == CCompiler_Pre.Tokens.NAME) {</w:t>
      </w:r>
    </w:p>
    <w:p w14:paraId="5099333B" w14:textId="77777777" w:rsidR="005B1C6D" w:rsidRPr="00903DBA" w:rsidRDefault="005B1C6D" w:rsidP="005B1C6D">
      <w:pPr>
        <w:pStyle w:val="Code"/>
        <w:rPr>
          <w:highlight w:val="white"/>
        </w:rPr>
      </w:pPr>
      <w:r w:rsidRPr="00903DBA">
        <w:rPr>
          <w:highlight w:val="white"/>
        </w:rPr>
        <w:t xml:space="preserve">            string macroName = (string) macroToken.Value;</w:t>
      </w:r>
    </w:p>
    <w:p w14:paraId="204F38CD" w14:textId="77777777" w:rsidR="005B1C6D" w:rsidRPr="00903DBA" w:rsidRDefault="005B1C6D" w:rsidP="005B1C6D">
      <w:pPr>
        <w:pStyle w:val="Code"/>
        <w:rPr>
          <w:highlight w:val="white"/>
        </w:rPr>
      </w:pPr>
    </w:p>
    <w:p w14:paraId="1A42C633" w14:textId="77777777" w:rsidR="005B1C6D" w:rsidRPr="00903DBA" w:rsidRDefault="005B1C6D" w:rsidP="005B1C6D">
      <w:pPr>
        <w:pStyle w:val="Code"/>
        <w:rPr>
          <w:highlight w:val="white"/>
        </w:rPr>
      </w:pPr>
      <w:r w:rsidRPr="00903DBA">
        <w:rPr>
          <w:highlight w:val="white"/>
        </w:rPr>
        <w:t xml:space="preserve">            if (paramMap.ContainsKey(macroName)) {</w:t>
      </w:r>
    </w:p>
    <w:p w14:paraId="0EBA4F13" w14:textId="77777777" w:rsidR="005B1C6D" w:rsidRPr="00903DBA" w:rsidRDefault="005B1C6D" w:rsidP="005B1C6D">
      <w:pPr>
        <w:pStyle w:val="Code"/>
        <w:rPr>
          <w:highlight w:val="white"/>
        </w:rPr>
      </w:pPr>
      <w:r w:rsidRPr="00903DBA">
        <w:rPr>
          <w:highlight w:val="white"/>
        </w:rPr>
        <w:t xml:space="preserve">              macroToken.Id = CCompiler_Pre.Tokens.MARK;</w:t>
      </w:r>
    </w:p>
    <w:p w14:paraId="1C783664" w14:textId="77777777" w:rsidR="005B1C6D" w:rsidRPr="00903DBA" w:rsidRDefault="005B1C6D" w:rsidP="005B1C6D">
      <w:pPr>
        <w:pStyle w:val="Code"/>
        <w:rPr>
          <w:highlight w:val="white"/>
        </w:rPr>
      </w:pPr>
      <w:r w:rsidRPr="00903DBA">
        <w:rPr>
          <w:highlight w:val="white"/>
        </w:rPr>
        <w:t xml:space="preserve">              macroToken.Value = paramMap[macroName];</w:t>
      </w:r>
    </w:p>
    <w:p w14:paraId="4ACB4D6E" w14:textId="77777777" w:rsidR="005B1C6D" w:rsidRPr="00903DBA" w:rsidRDefault="005B1C6D" w:rsidP="005B1C6D">
      <w:pPr>
        <w:pStyle w:val="Code"/>
        <w:rPr>
          <w:highlight w:val="white"/>
        </w:rPr>
      </w:pPr>
      <w:r w:rsidRPr="00903DBA">
        <w:rPr>
          <w:highlight w:val="white"/>
        </w:rPr>
        <w:t xml:space="preserve">            }</w:t>
      </w:r>
    </w:p>
    <w:p w14:paraId="74664A27" w14:textId="77777777" w:rsidR="005B1C6D" w:rsidRPr="00903DBA" w:rsidRDefault="005B1C6D" w:rsidP="005B1C6D">
      <w:pPr>
        <w:pStyle w:val="Code"/>
        <w:rPr>
          <w:highlight w:val="white"/>
        </w:rPr>
      </w:pPr>
      <w:r w:rsidRPr="00903DBA">
        <w:rPr>
          <w:highlight w:val="white"/>
        </w:rPr>
        <w:t xml:space="preserve">          }</w:t>
      </w:r>
    </w:p>
    <w:p w14:paraId="1337A82A" w14:textId="77777777" w:rsidR="005B1C6D" w:rsidRPr="00903DBA" w:rsidRDefault="005B1C6D" w:rsidP="005B1C6D">
      <w:pPr>
        <w:pStyle w:val="Code"/>
        <w:rPr>
          <w:highlight w:val="white"/>
        </w:rPr>
      </w:pPr>
      <w:r w:rsidRPr="00903DBA">
        <w:rPr>
          <w:highlight w:val="white"/>
        </w:rPr>
        <w:t xml:space="preserve">        }</w:t>
      </w:r>
    </w:p>
    <w:p w14:paraId="593B1F9C" w14:textId="77777777" w:rsidR="005B1C6D" w:rsidRPr="00903DBA" w:rsidRDefault="005B1C6D" w:rsidP="005B1C6D">
      <w:pPr>
        <w:pStyle w:val="Code"/>
        <w:rPr>
          <w:highlight w:val="white"/>
        </w:rPr>
      </w:pPr>
      <w:r w:rsidRPr="00903DBA">
        <w:rPr>
          <w:highlight w:val="white"/>
        </w:rPr>
        <w:t xml:space="preserve">      </w:t>
      </w:r>
    </w:p>
    <w:p w14:paraId="4C388108" w14:textId="77777777" w:rsidR="005B1C6D" w:rsidRPr="00903DBA" w:rsidRDefault="005B1C6D" w:rsidP="005B1C6D">
      <w:pPr>
        <w:pStyle w:val="Code"/>
        <w:rPr>
          <w:highlight w:val="white"/>
        </w:rPr>
      </w:pPr>
      <w:r w:rsidRPr="00903DBA">
        <w:rPr>
          <w:highlight w:val="white"/>
        </w:rPr>
        <w:t xml:space="preserve">        macro = new Macro(paramMap.Count, macroList);</w:t>
      </w:r>
    </w:p>
    <w:p w14:paraId="2EBAF62F" w14:textId="77777777" w:rsidR="005B1C6D" w:rsidRPr="00903DBA" w:rsidRDefault="005B1C6D" w:rsidP="005B1C6D">
      <w:pPr>
        <w:pStyle w:val="Code"/>
        <w:rPr>
          <w:highlight w:val="white"/>
        </w:rPr>
      </w:pPr>
      <w:r w:rsidRPr="00903DBA">
        <w:rPr>
          <w:highlight w:val="white"/>
        </w:rPr>
        <w:t xml:space="preserve">      }</w:t>
      </w:r>
    </w:p>
    <w:p w14:paraId="55834097" w14:textId="77777777" w:rsidR="005B1C6D" w:rsidRPr="00903DBA" w:rsidRDefault="005B1C6D" w:rsidP="005B1C6D">
      <w:pPr>
        <w:pStyle w:val="Code"/>
        <w:rPr>
          <w:highlight w:val="white"/>
        </w:rPr>
      </w:pPr>
      <w:r w:rsidRPr="00903DBA">
        <w:rPr>
          <w:highlight w:val="white"/>
        </w:rPr>
        <w:t xml:space="preserve">      else {</w:t>
      </w:r>
    </w:p>
    <w:p w14:paraId="2751C0B1" w14:textId="77777777" w:rsidR="005B1C6D" w:rsidRPr="00903DBA" w:rsidRDefault="005B1C6D" w:rsidP="005B1C6D">
      <w:pPr>
        <w:pStyle w:val="Code"/>
        <w:rPr>
          <w:highlight w:val="white"/>
        </w:rPr>
      </w:pPr>
      <w:r w:rsidRPr="00903DBA">
        <w:rPr>
          <w:highlight w:val="white"/>
        </w:rPr>
        <w:t xml:space="preserve">        macro = new Macro(0, tokenList.GetRange(3, tokenList.Count - 3));</w:t>
      </w:r>
    </w:p>
    <w:p w14:paraId="065A05FE" w14:textId="77777777" w:rsidR="005B1C6D" w:rsidRPr="00903DBA" w:rsidRDefault="005B1C6D" w:rsidP="005B1C6D">
      <w:pPr>
        <w:pStyle w:val="Code"/>
        <w:rPr>
          <w:highlight w:val="white"/>
        </w:rPr>
      </w:pPr>
      <w:r w:rsidRPr="00903DBA">
        <w:rPr>
          <w:highlight w:val="white"/>
        </w:rPr>
        <w:t xml:space="preserve">      }</w:t>
      </w:r>
    </w:p>
    <w:p w14:paraId="46A4A3E2" w14:textId="77777777" w:rsidR="005B1C6D" w:rsidRPr="00903DBA" w:rsidRDefault="005B1C6D" w:rsidP="005B1C6D">
      <w:pPr>
        <w:pStyle w:val="Code"/>
        <w:rPr>
          <w:highlight w:val="white"/>
        </w:rPr>
      </w:pPr>
      <w:r w:rsidRPr="00903DBA">
        <w:rPr>
          <w:highlight w:val="white"/>
        </w:rPr>
        <w:t xml:space="preserve">    </w:t>
      </w:r>
    </w:p>
    <w:p w14:paraId="3530014D" w14:textId="716BC8C3" w:rsidR="005B1C6D" w:rsidRPr="00903DBA" w:rsidRDefault="005B1C6D" w:rsidP="005B1C6D">
      <w:pPr>
        <w:pStyle w:val="Code"/>
        <w:rPr>
          <w:highlight w:val="white"/>
        </w:rPr>
      </w:pPr>
      <w:r w:rsidRPr="00903DBA">
        <w:rPr>
          <w:highlight w:val="white"/>
        </w:rPr>
        <w:t xml:space="preserve">      if (!</w:t>
      </w:r>
      <w:r w:rsidR="00DC1271" w:rsidRPr="00903DBA">
        <w:rPr>
          <w:highlight w:val="white"/>
        </w:rPr>
        <w:t>m_m</w:t>
      </w:r>
      <w:r w:rsidRPr="00903DBA">
        <w:rPr>
          <w:highlight w:val="white"/>
        </w:rPr>
        <w:t>acroMap.ContainsKey(name)) {</w:t>
      </w:r>
    </w:p>
    <w:p w14:paraId="0DAEA58B" w14:textId="039C7277" w:rsidR="005B1C6D" w:rsidRPr="00903DBA" w:rsidRDefault="005B1C6D" w:rsidP="005B1C6D">
      <w:pPr>
        <w:pStyle w:val="Code"/>
        <w:rPr>
          <w:highlight w:val="white"/>
        </w:rPr>
      </w:pPr>
      <w:r w:rsidRPr="00903DBA">
        <w:rPr>
          <w:highlight w:val="white"/>
        </w:rPr>
        <w:t xml:space="preserve">        </w:t>
      </w:r>
      <w:r w:rsidR="007C26B5" w:rsidRPr="00903DBA">
        <w:rPr>
          <w:highlight w:val="white"/>
        </w:rPr>
        <w:t>m_m</w:t>
      </w:r>
      <w:r w:rsidRPr="00903DBA">
        <w:rPr>
          <w:highlight w:val="white"/>
        </w:rPr>
        <w:t>acroMap.Add(name, macro);</w:t>
      </w:r>
    </w:p>
    <w:p w14:paraId="00116C50" w14:textId="77777777" w:rsidR="005B1C6D" w:rsidRPr="00903DBA" w:rsidRDefault="005B1C6D" w:rsidP="005B1C6D">
      <w:pPr>
        <w:pStyle w:val="Code"/>
        <w:rPr>
          <w:highlight w:val="white"/>
        </w:rPr>
      </w:pPr>
      <w:r w:rsidRPr="00903DBA">
        <w:rPr>
          <w:highlight w:val="white"/>
        </w:rPr>
        <w:t xml:space="preserve">      }</w:t>
      </w:r>
    </w:p>
    <w:p w14:paraId="3774EFFC" w14:textId="77777777" w:rsidR="005B1C6D" w:rsidRPr="00903DBA" w:rsidRDefault="005B1C6D" w:rsidP="005B1C6D">
      <w:pPr>
        <w:pStyle w:val="Code"/>
        <w:rPr>
          <w:highlight w:val="white"/>
        </w:rPr>
      </w:pPr>
      <w:r w:rsidRPr="00903DBA">
        <w:rPr>
          <w:highlight w:val="white"/>
        </w:rPr>
        <w:t xml:space="preserve">      else {</w:t>
      </w:r>
    </w:p>
    <w:p w14:paraId="3A9DFA89" w14:textId="707C1268" w:rsidR="00DC1271" w:rsidRPr="00903DBA" w:rsidRDefault="005B1C6D" w:rsidP="00DC1271">
      <w:pPr>
        <w:pStyle w:val="Code"/>
        <w:rPr>
          <w:highlight w:val="white"/>
        </w:rPr>
      </w:pPr>
      <w:r w:rsidRPr="00903DBA">
        <w:rPr>
          <w:highlight w:val="white"/>
        </w:rPr>
        <w:t xml:space="preserve">        Assert.Error(</w:t>
      </w:r>
      <w:r w:rsidR="00DC1271" w:rsidRPr="00903DBA">
        <w:rPr>
          <w:highlight w:val="white"/>
        </w:rPr>
        <w:t>m_</w:t>
      </w:r>
      <w:r w:rsidR="007C26B5" w:rsidRPr="00903DBA">
        <w:rPr>
          <w:highlight w:val="white"/>
        </w:rPr>
        <w:t>m</w:t>
      </w:r>
      <w:r w:rsidRPr="00903DBA">
        <w:rPr>
          <w:highlight w:val="white"/>
        </w:rPr>
        <w:t>acroMap[name].Equals(macro),</w:t>
      </w:r>
      <w:r w:rsidR="00DC1271" w:rsidRPr="00903DBA">
        <w:rPr>
          <w:highlight w:val="white"/>
        </w:rPr>
        <w:t xml:space="preserve"> </w:t>
      </w:r>
      <w:r w:rsidRPr="00903DBA">
        <w:rPr>
          <w:highlight w:val="white"/>
        </w:rPr>
        <w:t>name,</w:t>
      </w:r>
    </w:p>
    <w:p w14:paraId="30E13BD6" w14:textId="5CA8DE08" w:rsidR="005B1C6D" w:rsidRPr="00903DBA" w:rsidRDefault="00DC1271" w:rsidP="00DC1271">
      <w:pPr>
        <w:pStyle w:val="Code"/>
        <w:rPr>
          <w:highlight w:val="white"/>
        </w:rPr>
      </w:pPr>
      <w:r w:rsidRPr="00903DBA">
        <w:rPr>
          <w:highlight w:val="white"/>
        </w:rPr>
        <w:t xml:space="preserve">                    </w:t>
      </w:r>
      <w:r w:rsidR="005B1C6D" w:rsidRPr="00903DBA">
        <w:rPr>
          <w:highlight w:val="white"/>
        </w:rPr>
        <w:t xml:space="preserve"> Message.Invalid_macro_redefinitializerion);</w:t>
      </w:r>
    </w:p>
    <w:p w14:paraId="4BC13C16" w14:textId="77777777" w:rsidR="005B1C6D" w:rsidRPr="00903DBA" w:rsidRDefault="005B1C6D" w:rsidP="005B1C6D">
      <w:pPr>
        <w:pStyle w:val="Code"/>
        <w:rPr>
          <w:highlight w:val="white"/>
        </w:rPr>
      </w:pPr>
      <w:r w:rsidRPr="00903DBA">
        <w:rPr>
          <w:highlight w:val="white"/>
        </w:rPr>
        <w:t xml:space="preserve">      }</w:t>
      </w:r>
    </w:p>
    <w:p w14:paraId="4F2AEC70" w14:textId="77777777" w:rsidR="005B1C6D" w:rsidRPr="00903DBA" w:rsidRDefault="005B1C6D" w:rsidP="005B1C6D">
      <w:pPr>
        <w:pStyle w:val="Code"/>
        <w:rPr>
          <w:highlight w:val="white"/>
        </w:rPr>
      </w:pPr>
      <w:r w:rsidRPr="00903DBA">
        <w:rPr>
          <w:highlight w:val="white"/>
        </w:rPr>
        <w:t xml:space="preserve">    }</w:t>
      </w:r>
    </w:p>
    <w:p w14:paraId="3CBD535D" w14:textId="77777777" w:rsidR="005B1C6D" w:rsidRPr="00903DBA" w:rsidRDefault="005B1C6D" w:rsidP="005B1C6D">
      <w:r w:rsidRPr="00903DBA">
        <w:t xml:space="preserve">The </w:t>
      </w:r>
      <w:r w:rsidRPr="00903DBA">
        <w:rPr>
          <w:rStyle w:val="CodeInText"/>
        </w:rPr>
        <w:t>doUndef</w:t>
      </w:r>
      <w:r w:rsidRPr="00903DBA">
        <w:t xml:space="preserve"> method removes a macro from the </w:t>
      </w:r>
      <w:r w:rsidRPr="00903DBA">
        <w:rPr>
          <w:rStyle w:val="CodeInText"/>
        </w:rPr>
        <w:t>MacroMap</w:t>
      </w:r>
      <w:r w:rsidRPr="00903DBA">
        <w:t xml:space="preserve"> map. If the macro does not exists a warning is given.</w:t>
      </w:r>
    </w:p>
    <w:p w14:paraId="4633E5FC" w14:textId="77777777" w:rsidR="005B1C6D" w:rsidRPr="00903DBA" w:rsidRDefault="005B1C6D" w:rsidP="005B1C6D">
      <w:pPr>
        <w:pStyle w:val="Code"/>
        <w:rPr>
          <w:highlight w:val="white"/>
        </w:rPr>
      </w:pPr>
      <w:r w:rsidRPr="00903DBA">
        <w:rPr>
          <w:highlight w:val="white"/>
        </w:rPr>
        <w:t xml:space="preserve">    public void DoUndef(List&lt;Token&gt; tokenList) {</w:t>
      </w:r>
    </w:p>
    <w:p w14:paraId="500ACE29"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4993DE06" w14:textId="77777777" w:rsidR="005B1C6D" w:rsidRPr="00903DBA" w:rsidRDefault="005B1C6D" w:rsidP="005B1C6D">
      <w:pPr>
        <w:pStyle w:val="Code"/>
        <w:rPr>
          <w:highlight w:val="white"/>
        </w:rPr>
      </w:pPr>
      <w:r w:rsidRPr="00903DBA">
        <w:rPr>
          <w:highlight w:val="white"/>
        </w:rPr>
        <w:t xml:space="preserve">                   (tokenList[3].Id == CCompiler_Pre.Tokens.EOF),</w:t>
      </w:r>
    </w:p>
    <w:p w14:paraId="48B971EF" w14:textId="77777777" w:rsidR="005B1C6D" w:rsidRPr="00903DBA" w:rsidRDefault="005B1C6D" w:rsidP="005B1C6D">
      <w:pPr>
        <w:pStyle w:val="Code"/>
        <w:rPr>
          <w:highlight w:val="white"/>
        </w:rPr>
      </w:pPr>
      <w:r w:rsidRPr="00903DBA">
        <w:rPr>
          <w:highlight w:val="white"/>
        </w:rPr>
        <w:t xml:space="preserve">                   TokenListToString(tokenList),</w:t>
      </w:r>
    </w:p>
    <w:p w14:paraId="0D54AAEE" w14:textId="77777777" w:rsidR="005B1C6D" w:rsidRPr="00903DBA" w:rsidRDefault="005B1C6D" w:rsidP="005B1C6D">
      <w:pPr>
        <w:pStyle w:val="Code"/>
        <w:rPr>
          <w:highlight w:val="white"/>
        </w:rPr>
      </w:pPr>
      <w:r w:rsidRPr="00903DBA">
        <w:rPr>
          <w:highlight w:val="white"/>
        </w:rPr>
        <w:t xml:space="preserve">                   Message.Invalid_undef_directive);</w:t>
      </w:r>
    </w:p>
    <w:p w14:paraId="042E1C6B" w14:textId="77777777" w:rsidR="005B1C6D" w:rsidRPr="00903DBA" w:rsidRDefault="005B1C6D" w:rsidP="005B1C6D">
      <w:pPr>
        <w:pStyle w:val="Code"/>
        <w:rPr>
          <w:highlight w:val="white"/>
        </w:rPr>
      </w:pPr>
      <w:r w:rsidRPr="00903DBA">
        <w:rPr>
          <w:highlight w:val="white"/>
        </w:rPr>
        <w:t xml:space="preserve">      string name = tokenList[2].ToString();</w:t>
      </w:r>
    </w:p>
    <w:p w14:paraId="7804F1EF" w14:textId="5A5F5E43" w:rsidR="005B1C6D" w:rsidRPr="00903DBA" w:rsidRDefault="005B1C6D" w:rsidP="005B1C6D">
      <w:pPr>
        <w:pStyle w:val="Code"/>
        <w:rPr>
          <w:highlight w:val="white"/>
        </w:rPr>
      </w:pPr>
      <w:r w:rsidRPr="00903DBA">
        <w:rPr>
          <w:highlight w:val="white"/>
        </w:rPr>
        <w:t xml:space="preserve">      Assert.Error(</w:t>
      </w:r>
      <w:r w:rsidR="004E4FD1" w:rsidRPr="00903DBA">
        <w:rPr>
          <w:highlight w:val="white"/>
        </w:rPr>
        <w:t>m_m</w:t>
      </w:r>
      <w:r w:rsidRPr="00903DBA">
        <w:rPr>
          <w:highlight w:val="white"/>
        </w:rPr>
        <w:t>acroMap.Remove(name),</w:t>
      </w:r>
    </w:p>
    <w:p w14:paraId="70C25F73" w14:textId="77777777" w:rsidR="005B1C6D" w:rsidRPr="00903DBA" w:rsidRDefault="005B1C6D" w:rsidP="005B1C6D">
      <w:pPr>
        <w:pStyle w:val="Code"/>
        <w:rPr>
          <w:highlight w:val="white"/>
        </w:rPr>
      </w:pPr>
      <w:r w:rsidRPr="00903DBA">
        <w:rPr>
          <w:highlight w:val="white"/>
        </w:rPr>
        <w:t xml:space="preserve">                   name, Message.Macro_not_defined);</w:t>
      </w:r>
    </w:p>
    <w:p w14:paraId="6BD4A1E8" w14:textId="77777777" w:rsidR="005B1C6D" w:rsidRPr="00903DBA" w:rsidRDefault="005B1C6D" w:rsidP="005B1C6D">
      <w:pPr>
        <w:pStyle w:val="Code"/>
        <w:rPr>
          <w:highlight w:val="white"/>
        </w:rPr>
      </w:pPr>
      <w:r w:rsidRPr="00903DBA">
        <w:rPr>
          <w:highlight w:val="white"/>
        </w:rPr>
        <w:t xml:space="preserve">    }</w:t>
      </w:r>
    </w:p>
    <w:p w14:paraId="5754271C" w14:textId="77777777" w:rsidR="005B1C6D" w:rsidRPr="00903DBA" w:rsidRDefault="005B1C6D" w:rsidP="005B1C6D">
      <w:pPr>
        <w:pStyle w:val="Rubrik3"/>
      </w:pPr>
      <w:bookmarkStart w:id="538" w:name="_Toc57656159"/>
      <w:r w:rsidRPr="00903DBA">
        <w:t>Conditional Programming</w:t>
      </w:r>
      <w:bookmarkEnd w:id="538"/>
    </w:p>
    <w:p w14:paraId="526D3151" w14:textId="669B0B20" w:rsidR="005B1C6D" w:rsidRPr="00903DBA" w:rsidRDefault="005B1C6D" w:rsidP="005B1C6D">
      <w:r w:rsidRPr="00903DBA">
        <w:t xml:space="preserve">With conditional programming, it is possible to exclude part of the source code. The </w:t>
      </w:r>
      <w:r w:rsidRPr="00903DBA">
        <w:rPr>
          <w:rStyle w:val="CodeInText"/>
        </w:rPr>
        <w:t>doIf</w:t>
      </w:r>
      <w:r w:rsidRPr="00903DBA">
        <w:t xml:space="preserve"> method uses the parser of Section </w:t>
      </w:r>
      <w:r w:rsidRPr="00903DBA">
        <w:fldChar w:fldCharType="begin"/>
      </w:r>
      <w:r w:rsidRPr="00903DBA">
        <w:instrText xml:space="preserve"> REF _Ref418256130 \r \h </w:instrText>
      </w:r>
      <w:r w:rsidRPr="00903DBA">
        <w:fldChar w:fldCharType="separate"/>
      </w:r>
      <w:r w:rsidR="005F7BC3" w:rsidRPr="00903DBA">
        <w:t>13.11</w:t>
      </w:r>
      <w:r w:rsidRPr="00903DBA">
        <w:fldChar w:fldCharType="end"/>
      </w:r>
      <w:r w:rsidRPr="00903DBA">
        <w:t xml:space="preserve">. It calls </w:t>
      </w:r>
      <w:r w:rsidRPr="00903DBA">
        <w:rPr>
          <w:rStyle w:val="CodeInText"/>
        </w:rPr>
        <w:t>parseExpression</w:t>
      </w:r>
      <w:r w:rsidRPr="00903DBA">
        <w:t xml:space="preserve">, which creates a scanner and parser, parse the line, and returns a Boolean value that is true in case of a non-zero value. </w:t>
      </w:r>
    </w:p>
    <w:p w14:paraId="4209C997" w14:textId="77777777" w:rsidR="005B1C6D" w:rsidRPr="00903DBA" w:rsidRDefault="005B1C6D" w:rsidP="005B1C6D">
      <w:pPr>
        <w:pStyle w:val="Code"/>
        <w:rPr>
          <w:highlight w:val="white"/>
        </w:rPr>
      </w:pPr>
      <w:r w:rsidRPr="00903DBA">
        <w:rPr>
          <w:highlight w:val="white"/>
        </w:rPr>
        <w:t xml:space="preserve">    private void DoIf(List&lt;Token&gt; tokenList) {</w:t>
      </w:r>
    </w:p>
    <w:p w14:paraId="0C87858B" w14:textId="77777777" w:rsidR="005B1C6D" w:rsidRPr="00903DBA" w:rsidRDefault="005B1C6D" w:rsidP="005B1C6D">
      <w:pPr>
        <w:pStyle w:val="Code"/>
        <w:rPr>
          <w:highlight w:val="white"/>
        </w:rPr>
      </w:pPr>
      <w:r w:rsidRPr="00903DBA">
        <w:rPr>
          <w:highlight w:val="white"/>
        </w:rPr>
        <w:t xml:space="preserve">      bool result = ParseExpression(TokenListToString</w:t>
      </w:r>
    </w:p>
    <w:p w14:paraId="461AD740" w14:textId="77777777" w:rsidR="005B1C6D" w:rsidRPr="00903DBA" w:rsidRDefault="005B1C6D" w:rsidP="005B1C6D">
      <w:pPr>
        <w:pStyle w:val="Code"/>
        <w:rPr>
          <w:highlight w:val="white"/>
        </w:rPr>
      </w:pPr>
      <w:r w:rsidRPr="00903DBA">
        <w:rPr>
          <w:highlight w:val="white"/>
        </w:rPr>
        <w:t xml:space="preserve">                         (tokenList.GetRange(2, tokenList.Count - 2)));</w:t>
      </w:r>
    </w:p>
    <w:p w14:paraId="098C39E5" w14:textId="3E0FA02A" w:rsidR="005B1C6D" w:rsidRPr="00903DBA" w:rsidRDefault="005B1C6D" w:rsidP="00F6690C">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F6690C" w:rsidRPr="00903DBA">
        <w:rPr>
          <w:highlight w:val="white"/>
        </w:rPr>
        <w:t>IfElseChain</w:t>
      </w:r>
      <w:r w:rsidRPr="00903DBA">
        <w:rPr>
          <w:highlight w:val="white"/>
        </w:rPr>
        <w:t>(result, result, false));</w:t>
      </w:r>
    </w:p>
    <w:p w14:paraId="6395CBCC" w14:textId="77777777" w:rsidR="005B1C6D" w:rsidRPr="00903DBA" w:rsidRDefault="005B1C6D" w:rsidP="005B1C6D">
      <w:pPr>
        <w:pStyle w:val="Code"/>
        <w:rPr>
          <w:highlight w:val="white"/>
        </w:rPr>
      </w:pPr>
      <w:r w:rsidRPr="00903DBA">
        <w:rPr>
          <w:highlight w:val="white"/>
        </w:rPr>
        <w:t xml:space="preserve">    }</w:t>
      </w:r>
    </w:p>
    <w:p w14:paraId="04B84780" w14:textId="77777777" w:rsidR="005B1C6D" w:rsidRPr="00903DBA" w:rsidRDefault="005B1C6D" w:rsidP="005B1C6D">
      <w:pPr>
        <w:pStyle w:val="Code"/>
        <w:rPr>
          <w:highlight w:val="white"/>
        </w:rPr>
      </w:pPr>
    </w:p>
    <w:p w14:paraId="2C9BACAD" w14:textId="77777777" w:rsidR="005B1C6D" w:rsidRPr="00903DBA" w:rsidRDefault="005B1C6D" w:rsidP="005B1C6D">
      <w:pPr>
        <w:pStyle w:val="Code"/>
        <w:rPr>
          <w:highlight w:val="white"/>
        </w:rPr>
      </w:pPr>
      <w:r w:rsidRPr="00903DBA">
        <w:rPr>
          <w:highlight w:val="white"/>
        </w:rPr>
        <w:t xml:space="preserve">    public static object PreProcessorResult;</w:t>
      </w:r>
    </w:p>
    <w:p w14:paraId="6B3C4502" w14:textId="77777777" w:rsidR="005B1C6D" w:rsidRPr="00903DBA" w:rsidRDefault="005B1C6D" w:rsidP="005B1C6D">
      <w:pPr>
        <w:pStyle w:val="Code"/>
        <w:rPr>
          <w:highlight w:val="white"/>
        </w:rPr>
      </w:pPr>
      <w:r w:rsidRPr="00903DBA">
        <w:rPr>
          <w:highlight w:val="white"/>
        </w:rPr>
        <w:t xml:space="preserve">  </w:t>
      </w:r>
    </w:p>
    <w:p w14:paraId="0230479B" w14:textId="77777777" w:rsidR="005B1C6D" w:rsidRPr="00903DBA" w:rsidRDefault="005B1C6D" w:rsidP="005B1C6D">
      <w:pPr>
        <w:pStyle w:val="Code"/>
        <w:rPr>
          <w:highlight w:val="white"/>
        </w:rPr>
      </w:pPr>
      <w:r w:rsidRPr="00903DBA">
        <w:rPr>
          <w:highlight w:val="white"/>
        </w:rPr>
        <w:t xml:space="preserve">    private bool ParseExpression(string line) {    </w:t>
      </w:r>
    </w:p>
    <w:p w14:paraId="1137ABC0" w14:textId="77777777" w:rsidR="005B1C6D" w:rsidRPr="00903DBA" w:rsidRDefault="005B1C6D" w:rsidP="005B1C6D">
      <w:pPr>
        <w:pStyle w:val="Code"/>
        <w:rPr>
          <w:highlight w:val="white"/>
        </w:rPr>
      </w:pPr>
      <w:r w:rsidRPr="00903DBA">
        <w:rPr>
          <w:highlight w:val="white"/>
        </w:rPr>
        <w:t xml:space="preserve">      int result = 0;</w:t>
      </w:r>
    </w:p>
    <w:p w14:paraId="1FC49F33" w14:textId="77777777" w:rsidR="005B1C6D" w:rsidRPr="00903DBA" w:rsidRDefault="005B1C6D" w:rsidP="005B1C6D">
      <w:pPr>
        <w:pStyle w:val="Code"/>
        <w:rPr>
          <w:highlight w:val="white"/>
        </w:rPr>
      </w:pPr>
    </w:p>
    <w:p w14:paraId="551C25B8" w14:textId="77777777" w:rsidR="005B1C6D" w:rsidRPr="00903DBA" w:rsidRDefault="005B1C6D" w:rsidP="005B1C6D">
      <w:pPr>
        <w:pStyle w:val="Code"/>
        <w:rPr>
          <w:highlight w:val="white"/>
        </w:rPr>
      </w:pPr>
      <w:r w:rsidRPr="00903DBA">
        <w:rPr>
          <w:highlight w:val="white"/>
        </w:rPr>
        <w:t xml:space="preserve">      try {</w:t>
      </w:r>
    </w:p>
    <w:p w14:paraId="33DFD48B" w14:textId="77777777" w:rsidR="005B1C6D" w:rsidRPr="00903DBA" w:rsidRDefault="005B1C6D" w:rsidP="005B1C6D">
      <w:pPr>
        <w:pStyle w:val="Code"/>
        <w:rPr>
          <w:highlight w:val="white"/>
        </w:rPr>
      </w:pPr>
      <w:r w:rsidRPr="00903DBA">
        <w:rPr>
          <w:highlight w:val="white"/>
        </w:rPr>
        <w:t xml:space="preserve">        byte[] byteArray = Encoding.ASCII.GetBytes(line);</w:t>
      </w:r>
    </w:p>
    <w:p w14:paraId="2CE9A40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1A46579E" w14:textId="77777777" w:rsidR="005B1C6D" w:rsidRPr="00903DBA" w:rsidRDefault="005B1C6D" w:rsidP="005B1C6D">
      <w:pPr>
        <w:pStyle w:val="Code"/>
        <w:rPr>
          <w:highlight w:val="white"/>
        </w:rPr>
      </w:pPr>
      <w:r w:rsidRPr="00903DBA">
        <w:rPr>
          <w:highlight w:val="white"/>
        </w:rPr>
        <w:t xml:space="preserve">        CCompiler_Exp.Scanner expressionScanner =</w:t>
      </w:r>
    </w:p>
    <w:p w14:paraId="179C0F49" w14:textId="5CB00BF7" w:rsidR="005B1C6D" w:rsidRPr="00903DBA" w:rsidRDefault="005B1C6D" w:rsidP="005B1C6D">
      <w:pPr>
        <w:pStyle w:val="Code"/>
        <w:rPr>
          <w:highlight w:val="white"/>
        </w:rPr>
      </w:pPr>
      <w:r w:rsidRPr="00903DBA">
        <w:rPr>
          <w:highlight w:val="white"/>
        </w:rPr>
        <w:t xml:space="preserve">          new CCompiler_Exp.Scanner(memoryStream);</w:t>
      </w:r>
    </w:p>
    <w:p w14:paraId="5903108D" w14:textId="77777777" w:rsidR="005B1C6D" w:rsidRPr="00903DBA" w:rsidRDefault="005B1C6D" w:rsidP="005B1C6D">
      <w:pPr>
        <w:pStyle w:val="Code"/>
        <w:rPr>
          <w:highlight w:val="white"/>
        </w:rPr>
      </w:pPr>
      <w:r w:rsidRPr="00903DBA">
        <w:rPr>
          <w:highlight w:val="white"/>
        </w:rPr>
        <w:t xml:space="preserve">        CCompiler_Exp.Parser expressionParser =</w:t>
      </w:r>
    </w:p>
    <w:p w14:paraId="659ED16E" w14:textId="3220BA9C" w:rsidR="005B1C6D" w:rsidRPr="00903DBA" w:rsidRDefault="005B1C6D" w:rsidP="005B1C6D">
      <w:pPr>
        <w:pStyle w:val="Code"/>
        <w:rPr>
          <w:highlight w:val="white"/>
        </w:rPr>
      </w:pPr>
      <w:r w:rsidRPr="00903DBA">
        <w:rPr>
          <w:highlight w:val="white"/>
        </w:rPr>
        <w:t xml:space="preserve">          new CCompiler_Exp.Parser(expressionScanner</w:t>
      </w:r>
      <w:r w:rsidR="00761445" w:rsidRPr="00903DBA">
        <w:rPr>
          <w:highlight w:val="white"/>
        </w:rPr>
        <w:t>, m_macroMap</w:t>
      </w:r>
      <w:r w:rsidRPr="00903DBA">
        <w:rPr>
          <w:highlight w:val="white"/>
        </w:rPr>
        <w:t>);</w:t>
      </w:r>
    </w:p>
    <w:p w14:paraId="18D54B7F" w14:textId="77777777" w:rsidR="005B1C6D" w:rsidRPr="00903DBA" w:rsidRDefault="005B1C6D" w:rsidP="005B1C6D">
      <w:pPr>
        <w:pStyle w:val="Code"/>
        <w:rPr>
          <w:highlight w:val="white"/>
        </w:rPr>
      </w:pPr>
      <w:r w:rsidRPr="00903DBA">
        <w:rPr>
          <w:highlight w:val="white"/>
        </w:rPr>
        <w:t xml:space="preserve">        Assert.Error(expressionParser.Parse(), Message.Preprocessor_parser);</w:t>
      </w:r>
    </w:p>
    <w:p w14:paraId="49BDF524" w14:textId="77777777" w:rsidR="005B1C6D" w:rsidRPr="00903DBA" w:rsidRDefault="005B1C6D" w:rsidP="005B1C6D">
      <w:pPr>
        <w:pStyle w:val="Code"/>
        <w:rPr>
          <w:highlight w:val="white"/>
        </w:rPr>
      </w:pPr>
      <w:r w:rsidRPr="00903DBA">
        <w:rPr>
          <w:highlight w:val="white"/>
        </w:rPr>
        <w:t xml:space="preserve">        result = (int) PreProcessorResult;</w:t>
      </w:r>
    </w:p>
    <w:p w14:paraId="17725427" w14:textId="77777777" w:rsidR="005B1C6D" w:rsidRPr="00903DBA" w:rsidRDefault="005B1C6D" w:rsidP="005B1C6D">
      <w:pPr>
        <w:pStyle w:val="Code"/>
        <w:rPr>
          <w:highlight w:val="white"/>
        </w:rPr>
      </w:pPr>
      <w:r w:rsidRPr="00903DBA">
        <w:rPr>
          <w:highlight w:val="white"/>
        </w:rPr>
        <w:t xml:space="preserve">        memoryStream.Close();</w:t>
      </w:r>
    </w:p>
    <w:p w14:paraId="18130921" w14:textId="77777777" w:rsidR="005B1C6D" w:rsidRPr="00903DBA" w:rsidRDefault="005B1C6D" w:rsidP="005B1C6D">
      <w:pPr>
        <w:pStyle w:val="Code"/>
        <w:rPr>
          <w:highlight w:val="white"/>
        </w:rPr>
      </w:pPr>
      <w:r w:rsidRPr="00903DBA">
        <w:rPr>
          <w:highlight w:val="white"/>
        </w:rPr>
        <w:t xml:space="preserve">      }</w:t>
      </w:r>
    </w:p>
    <w:p w14:paraId="2D51E9DE" w14:textId="77777777" w:rsidR="005B1C6D" w:rsidRPr="00903DBA" w:rsidRDefault="005B1C6D" w:rsidP="005B1C6D">
      <w:pPr>
        <w:pStyle w:val="Code"/>
        <w:rPr>
          <w:highlight w:val="white"/>
        </w:rPr>
      </w:pPr>
      <w:r w:rsidRPr="00903DBA">
        <w:rPr>
          <w:highlight w:val="white"/>
        </w:rPr>
        <w:t xml:space="preserve">      catch (Exception exception) {</w:t>
      </w:r>
    </w:p>
    <w:p w14:paraId="3A85A9F0" w14:textId="77777777" w:rsidR="005B1C6D" w:rsidRPr="00903DBA" w:rsidRDefault="005B1C6D" w:rsidP="005B1C6D">
      <w:pPr>
        <w:pStyle w:val="Code"/>
        <w:rPr>
          <w:highlight w:val="white"/>
        </w:rPr>
      </w:pPr>
      <w:r w:rsidRPr="00903DBA">
        <w:rPr>
          <w:highlight w:val="white"/>
        </w:rPr>
        <w:t xml:space="preserve">        Console.Out.WriteLine(exception.StackTrace);</w:t>
      </w:r>
    </w:p>
    <w:p w14:paraId="34D5302F" w14:textId="77777777" w:rsidR="005B1C6D" w:rsidRPr="00903DBA" w:rsidRDefault="005B1C6D" w:rsidP="005B1C6D">
      <w:pPr>
        <w:pStyle w:val="Code"/>
        <w:rPr>
          <w:highlight w:val="white"/>
        </w:rPr>
      </w:pPr>
      <w:r w:rsidRPr="00903DBA">
        <w:rPr>
          <w:highlight w:val="white"/>
        </w:rPr>
        <w:t xml:space="preserve">        Assert.Error(line, Message.Invalid_expression);</w:t>
      </w:r>
    </w:p>
    <w:p w14:paraId="71A6464D" w14:textId="77777777" w:rsidR="005B1C6D" w:rsidRPr="00903DBA" w:rsidRDefault="005B1C6D" w:rsidP="005B1C6D">
      <w:pPr>
        <w:pStyle w:val="Code"/>
        <w:rPr>
          <w:highlight w:val="white"/>
        </w:rPr>
      </w:pPr>
      <w:r w:rsidRPr="00903DBA">
        <w:rPr>
          <w:highlight w:val="white"/>
        </w:rPr>
        <w:t xml:space="preserve">      }</w:t>
      </w:r>
    </w:p>
    <w:p w14:paraId="12E3DFE7" w14:textId="77777777" w:rsidR="005B1C6D" w:rsidRPr="00903DBA" w:rsidRDefault="005B1C6D" w:rsidP="005B1C6D">
      <w:pPr>
        <w:pStyle w:val="Code"/>
        <w:rPr>
          <w:highlight w:val="white"/>
        </w:rPr>
      </w:pPr>
    </w:p>
    <w:p w14:paraId="4B1151FF" w14:textId="77777777" w:rsidR="005B1C6D" w:rsidRPr="00903DBA" w:rsidRDefault="005B1C6D" w:rsidP="005B1C6D">
      <w:pPr>
        <w:pStyle w:val="Code"/>
        <w:rPr>
          <w:highlight w:val="white"/>
        </w:rPr>
      </w:pPr>
      <w:r w:rsidRPr="00903DBA">
        <w:rPr>
          <w:highlight w:val="white"/>
        </w:rPr>
        <w:t xml:space="preserve">      return (result != 0);</w:t>
      </w:r>
    </w:p>
    <w:p w14:paraId="72837C80" w14:textId="77777777" w:rsidR="005B1C6D" w:rsidRPr="00903DBA" w:rsidRDefault="005B1C6D" w:rsidP="005B1C6D">
      <w:pPr>
        <w:pStyle w:val="Code"/>
        <w:rPr>
          <w:highlight w:val="white"/>
        </w:rPr>
      </w:pPr>
      <w:r w:rsidRPr="00903DBA">
        <w:rPr>
          <w:highlight w:val="white"/>
        </w:rPr>
        <w:t xml:space="preserve">    }</w:t>
      </w:r>
    </w:p>
    <w:p w14:paraId="394C24AD" w14:textId="77777777" w:rsidR="005B1C6D" w:rsidRPr="00903DBA" w:rsidRDefault="005B1C6D" w:rsidP="005B1C6D">
      <w:r w:rsidRPr="00903DBA">
        <w:t xml:space="preserve">The </w:t>
      </w:r>
      <w:r w:rsidRPr="00903DBA">
        <w:rPr>
          <w:rStyle w:val="CodeInText"/>
        </w:rPr>
        <w:t>doIfDefined</w:t>
      </w:r>
      <w:r w:rsidRPr="00903DBA">
        <w:t xml:space="preserve"> and </w:t>
      </w:r>
      <w:r w:rsidRPr="00903DBA">
        <w:rPr>
          <w:rStyle w:val="CodeInText"/>
        </w:rPr>
        <w:t>doIfNotDefined</w:t>
      </w:r>
      <w:r w:rsidRPr="00903DBA">
        <w:t xml:space="preserve"> checks if the macro is defined or not, respectively, and add the result to the </w:t>
      </w:r>
      <w:r w:rsidRPr="00903DBA">
        <w:rPr>
          <w:rStyle w:val="CodeInText"/>
        </w:rPr>
        <w:t>Main.IfStack</w:t>
      </w:r>
      <w:r w:rsidRPr="00903DBA">
        <w:t xml:space="preserve"> stack.</w:t>
      </w:r>
    </w:p>
    <w:p w14:paraId="3927C329" w14:textId="77777777" w:rsidR="005B1C6D" w:rsidRPr="00903DBA" w:rsidRDefault="005B1C6D" w:rsidP="005B1C6D">
      <w:pPr>
        <w:pStyle w:val="Code"/>
        <w:rPr>
          <w:highlight w:val="white"/>
        </w:rPr>
      </w:pPr>
      <w:r w:rsidRPr="00903DBA">
        <w:rPr>
          <w:highlight w:val="white"/>
        </w:rPr>
        <w:t xml:space="preserve">    private void DoIfDefined(List&lt;Token&gt; tokenList) {</w:t>
      </w:r>
    </w:p>
    <w:p w14:paraId="4576CC38"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79854F64" w14:textId="77777777" w:rsidR="005B1C6D" w:rsidRPr="00903DBA" w:rsidRDefault="005B1C6D" w:rsidP="005B1C6D">
      <w:pPr>
        <w:pStyle w:val="Code"/>
        <w:rPr>
          <w:highlight w:val="white"/>
        </w:rPr>
      </w:pPr>
      <w:r w:rsidRPr="00903DBA">
        <w:rPr>
          <w:highlight w:val="white"/>
        </w:rPr>
        <w:t xml:space="preserve">                   (tokenList[3].Id == CCompiler_Pre.Tokens.EOF),</w:t>
      </w:r>
    </w:p>
    <w:p w14:paraId="0A43A15F" w14:textId="77777777" w:rsidR="005B1C6D" w:rsidRPr="00903DBA" w:rsidRDefault="005B1C6D" w:rsidP="005B1C6D">
      <w:pPr>
        <w:pStyle w:val="Code"/>
        <w:rPr>
          <w:highlight w:val="white"/>
        </w:rPr>
      </w:pPr>
      <w:r w:rsidRPr="00903DBA">
        <w:rPr>
          <w:highlight w:val="white"/>
        </w:rPr>
        <w:t xml:space="preserve">                   TokenListToString(tokenList),</w:t>
      </w:r>
    </w:p>
    <w:p w14:paraId="5F927EAB" w14:textId="77777777" w:rsidR="005B1C6D" w:rsidRPr="00903DBA" w:rsidRDefault="005B1C6D" w:rsidP="005B1C6D">
      <w:pPr>
        <w:pStyle w:val="Code"/>
        <w:rPr>
          <w:highlight w:val="white"/>
        </w:rPr>
      </w:pPr>
      <w:r w:rsidRPr="00903DBA">
        <w:rPr>
          <w:highlight w:val="white"/>
        </w:rPr>
        <w:t xml:space="preserve">                   Message.Invalid_preprocessor_directive);</w:t>
      </w:r>
    </w:p>
    <w:p w14:paraId="64EF86B7" w14:textId="76AFF41F" w:rsidR="005B1C6D" w:rsidRPr="00903DBA" w:rsidRDefault="005B1C6D" w:rsidP="004E4FD1">
      <w:pPr>
        <w:pStyle w:val="Code"/>
        <w:rPr>
          <w:highlight w:val="white"/>
        </w:rPr>
      </w:pPr>
      <w:r w:rsidRPr="00903DBA">
        <w:rPr>
          <w:highlight w:val="white"/>
        </w:rPr>
        <w:t xml:space="preserve">      bool result =</w:t>
      </w:r>
      <w:r w:rsidR="004E4FD1" w:rsidRPr="00903DBA">
        <w:rPr>
          <w:highlight w:val="white"/>
        </w:rPr>
        <w:t xml:space="preserve"> m_m</w:t>
      </w:r>
      <w:r w:rsidRPr="00903DBA">
        <w:rPr>
          <w:highlight w:val="white"/>
        </w:rPr>
        <w:t>acroMap.ContainsKey((string) tokenList[2].Value);</w:t>
      </w:r>
    </w:p>
    <w:p w14:paraId="031F9F56" w14:textId="446DFB98" w:rsidR="005B1C6D" w:rsidRPr="00903DBA" w:rsidRDefault="005B1C6D" w:rsidP="005B1C6D">
      <w:pPr>
        <w:pStyle w:val="Code"/>
        <w:rPr>
          <w:highlight w:val="white"/>
        </w:rPr>
      </w:pPr>
      <w:r w:rsidRPr="00903DBA">
        <w:rPr>
          <w:highlight w:val="white"/>
        </w:rPr>
        <w:t xml:space="preserve">      </w:t>
      </w:r>
      <w:r w:rsidR="00E761F4" w:rsidRPr="00903DBA">
        <w:rPr>
          <w:highlight w:val="white"/>
        </w:rPr>
        <w:t>m_ifElseChainStack</w:t>
      </w:r>
      <w:r w:rsidRPr="00903DBA">
        <w:rPr>
          <w:highlight w:val="white"/>
        </w:rPr>
        <w:t xml:space="preserve">.Push(new </w:t>
      </w:r>
      <w:r w:rsidR="00E761F4" w:rsidRPr="00903DBA">
        <w:rPr>
          <w:highlight w:val="white"/>
        </w:rPr>
        <w:t>IfElseChain</w:t>
      </w:r>
      <w:r w:rsidRPr="00903DBA">
        <w:rPr>
          <w:highlight w:val="white"/>
        </w:rPr>
        <w:t>(result, result, false));</w:t>
      </w:r>
    </w:p>
    <w:p w14:paraId="6F305525" w14:textId="77777777" w:rsidR="005B1C6D" w:rsidRPr="00903DBA" w:rsidRDefault="005B1C6D" w:rsidP="005B1C6D">
      <w:pPr>
        <w:pStyle w:val="Code"/>
        <w:rPr>
          <w:highlight w:val="white"/>
        </w:rPr>
      </w:pPr>
      <w:r w:rsidRPr="00903DBA">
        <w:rPr>
          <w:highlight w:val="white"/>
        </w:rPr>
        <w:t xml:space="preserve">    }</w:t>
      </w:r>
    </w:p>
    <w:p w14:paraId="2C3F6169" w14:textId="77777777" w:rsidR="005B1C6D" w:rsidRPr="00903DBA" w:rsidRDefault="005B1C6D" w:rsidP="005B1C6D">
      <w:pPr>
        <w:pStyle w:val="Code"/>
        <w:rPr>
          <w:highlight w:val="white"/>
        </w:rPr>
      </w:pPr>
    </w:p>
    <w:p w14:paraId="1688B205" w14:textId="77777777" w:rsidR="005B1C6D" w:rsidRPr="00903DBA" w:rsidRDefault="005B1C6D" w:rsidP="005B1C6D">
      <w:pPr>
        <w:pStyle w:val="Code"/>
        <w:rPr>
          <w:highlight w:val="white"/>
        </w:rPr>
      </w:pPr>
      <w:r w:rsidRPr="00903DBA">
        <w:rPr>
          <w:highlight w:val="white"/>
        </w:rPr>
        <w:t xml:space="preserve">    private void DoIfNotDefined(List&lt;Token&gt; tokenList) {</w:t>
      </w:r>
    </w:p>
    <w:p w14:paraId="15221820"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580440D7" w14:textId="77777777" w:rsidR="005B1C6D" w:rsidRPr="00903DBA" w:rsidRDefault="005B1C6D" w:rsidP="005B1C6D">
      <w:pPr>
        <w:pStyle w:val="Code"/>
        <w:rPr>
          <w:highlight w:val="white"/>
        </w:rPr>
      </w:pPr>
      <w:r w:rsidRPr="00903DBA">
        <w:rPr>
          <w:highlight w:val="white"/>
        </w:rPr>
        <w:t xml:space="preserve">                   (tokenList[3].Id == CCompiler_Pre.Tokens.EOF),</w:t>
      </w:r>
    </w:p>
    <w:p w14:paraId="3638614E" w14:textId="77777777" w:rsidR="005B1C6D" w:rsidRPr="00903DBA" w:rsidRDefault="005B1C6D" w:rsidP="005B1C6D">
      <w:pPr>
        <w:pStyle w:val="Code"/>
        <w:rPr>
          <w:highlight w:val="white"/>
        </w:rPr>
      </w:pPr>
      <w:r w:rsidRPr="00903DBA">
        <w:rPr>
          <w:highlight w:val="white"/>
        </w:rPr>
        <w:t xml:space="preserve">                   TokenListToString(tokenList),</w:t>
      </w:r>
    </w:p>
    <w:p w14:paraId="2BF9C813" w14:textId="77777777" w:rsidR="005B1C6D" w:rsidRPr="00903DBA" w:rsidRDefault="005B1C6D" w:rsidP="005B1C6D">
      <w:pPr>
        <w:pStyle w:val="Code"/>
        <w:rPr>
          <w:highlight w:val="white"/>
        </w:rPr>
      </w:pPr>
      <w:r w:rsidRPr="00903DBA">
        <w:rPr>
          <w:highlight w:val="white"/>
        </w:rPr>
        <w:t xml:space="preserve">                   Message.Invalid_preprocessor_directive);</w:t>
      </w:r>
    </w:p>
    <w:p w14:paraId="6BDE1EE4" w14:textId="6207433C" w:rsidR="005B1C6D" w:rsidRPr="00903DBA" w:rsidRDefault="005B1C6D" w:rsidP="005B1C6D">
      <w:pPr>
        <w:pStyle w:val="Code"/>
        <w:rPr>
          <w:highlight w:val="white"/>
        </w:rPr>
      </w:pPr>
      <w:r w:rsidRPr="00903DBA">
        <w:rPr>
          <w:highlight w:val="white"/>
        </w:rPr>
        <w:t xml:space="preserve">      bool result = !</w:t>
      </w:r>
      <w:r w:rsidR="00EE648A" w:rsidRPr="00903DBA">
        <w:rPr>
          <w:highlight w:val="white"/>
        </w:rPr>
        <w:t>m_m</w:t>
      </w:r>
      <w:r w:rsidRPr="00903DBA">
        <w:rPr>
          <w:highlight w:val="white"/>
        </w:rPr>
        <w:t>acroMap.ContainsKey((string)tokenList[2].Value);</w:t>
      </w:r>
    </w:p>
    <w:p w14:paraId="0A0D1DDE" w14:textId="6B11190C"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1879C6" w:rsidRPr="00903DBA">
        <w:rPr>
          <w:highlight w:val="white"/>
        </w:rPr>
        <w:t>IfElseChain</w:t>
      </w:r>
      <w:r w:rsidRPr="00903DBA">
        <w:rPr>
          <w:highlight w:val="white"/>
        </w:rPr>
        <w:t>(result, result, false));</w:t>
      </w:r>
    </w:p>
    <w:p w14:paraId="343F888B" w14:textId="77777777" w:rsidR="005B1C6D" w:rsidRPr="00903DBA" w:rsidRDefault="005B1C6D" w:rsidP="005B1C6D">
      <w:pPr>
        <w:pStyle w:val="Code"/>
        <w:rPr>
          <w:highlight w:val="white"/>
        </w:rPr>
      </w:pPr>
      <w:r w:rsidRPr="00903DBA">
        <w:rPr>
          <w:highlight w:val="white"/>
        </w:rPr>
        <w:t xml:space="preserve">    }</w:t>
      </w:r>
    </w:p>
    <w:p w14:paraId="04660D7F" w14:textId="1D7887E5" w:rsidR="005B1C6D" w:rsidRPr="00903DBA" w:rsidRDefault="005B1C6D" w:rsidP="005B1C6D">
      <w:r w:rsidRPr="00903DBA">
        <w:t xml:space="preserve">The </w:t>
      </w:r>
      <w:r w:rsidRPr="00903DBA">
        <w:rPr>
          <w:rStyle w:val="CodeInText"/>
        </w:rPr>
        <w:t>doIfElseIf</w:t>
      </w:r>
      <w:r w:rsidRPr="00903DBA">
        <w:t xml:space="preserve"> method is a little bit more complicated. It checks whether there is a preceding </w:t>
      </w:r>
      <w:r w:rsidRPr="00903DBA">
        <w:rPr>
          <w:rStyle w:val="CodeInText"/>
        </w:rPr>
        <w:t xml:space="preserve">#if </w:t>
      </w:r>
      <w:r w:rsidRPr="00903DBA">
        <w:t>directive (</w:t>
      </w:r>
      <w:r w:rsidRPr="00903DBA">
        <w:rPr>
          <w:rStyle w:val="CodeInText"/>
        </w:rPr>
        <w:t>Main.IfStack</w:t>
      </w:r>
      <w:r w:rsidRPr="00903DBA">
        <w:t xml:space="preserve"> is not empty). Thereafter, it looks up the status of the if-stack. The stack value is a </w:t>
      </w:r>
      <w:r w:rsidR="00E21A59" w:rsidRPr="00903DBA">
        <w:t>ifElseChain</w:t>
      </w:r>
      <w:r w:rsidRPr="00903DBA">
        <w:t xml:space="preserve">, the first value indicates whether the current if-status is true, and the second value gives whether there has been an earlier true if-status. The third value is of type </w:t>
      </w:r>
      <w:r w:rsidRPr="00903DBA">
        <w:rPr>
          <w:rStyle w:val="CodeInText"/>
        </w:rPr>
        <w:t>IfStatus</w:t>
      </w:r>
      <w:r w:rsidRPr="00903DBA">
        <w:t xml:space="preserve">, that can hold the value </w:t>
      </w:r>
      <w:r w:rsidRPr="00903DBA">
        <w:rPr>
          <w:rStyle w:val="CodeInText"/>
        </w:rPr>
        <w:t>If</w:t>
      </w:r>
      <w:r w:rsidRPr="00903DBA">
        <w:t xml:space="preserve"> and </w:t>
      </w:r>
      <w:r w:rsidRPr="00903DBA">
        <w:rPr>
          <w:rStyle w:val="CodeInText"/>
        </w:rPr>
        <w:t>Else</w:t>
      </w:r>
      <w:r w:rsidRPr="00903DBA">
        <w:t xml:space="preserve">. If the value is </w:t>
      </w:r>
      <w:r w:rsidRPr="00903DBA">
        <w:rPr>
          <w:rStyle w:val="CodeInText"/>
        </w:rPr>
        <w:t>Else</w:t>
      </w:r>
      <w:r w:rsidRPr="00903DBA">
        <w:t>, and #</w:t>
      </w:r>
      <w:r w:rsidRPr="00903DBA">
        <w:rPr>
          <w:rStyle w:val="CodeInText"/>
        </w:rPr>
        <w:t>elseif</w:t>
      </w:r>
      <w:r w:rsidRPr="00903DBA">
        <w:t xml:space="preserve"> has already occurred, and another on is not allowed. Finally, if this if-chain has ever been true (</w:t>
      </w:r>
      <w:r w:rsidRPr="00903DBA">
        <w:rPr>
          <w:rStyle w:val="CodeInText"/>
        </w:rPr>
        <w:t>lastTrue</w:t>
      </w:r>
      <w:r w:rsidRPr="00903DBA">
        <w:t xml:space="preserve"> is true) is does not matter whether the condition of directive is true, the new status is false. If not, we consider if this value is true. In both cases, we push the result on the stack.</w:t>
      </w:r>
    </w:p>
    <w:p w14:paraId="5A20822C" w14:textId="77777777" w:rsidR="005B1C6D" w:rsidRPr="00903DBA" w:rsidRDefault="005B1C6D" w:rsidP="005B1C6D">
      <w:pPr>
        <w:pStyle w:val="Code"/>
        <w:rPr>
          <w:highlight w:val="white"/>
        </w:rPr>
      </w:pPr>
      <w:r w:rsidRPr="00903DBA">
        <w:rPr>
          <w:highlight w:val="white"/>
        </w:rPr>
        <w:t xml:space="preserve">    private void DoElseIf(List&lt;Token&gt; tokenList) {</w:t>
      </w:r>
    </w:p>
    <w:p w14:paraId="2C2EC54D" w14:textId="5AF59ACB"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1953E35B" w14:textId="77777777" w:rsidR="005B1C6D" w:rsidRPr="00903DBA" w:rsidRDefault="005B1C6D" w:rsidP="005B1C6D">
      <w:pPr>
        <w:pStyle w:val="Code"/>
        <w:rPr>
          <w:highlight w:val="white"/>
        </w:rPr>
      </w:pPr>
      <w:r w:rsidRPr="00903DBA">
        <w:rPr>
          <w:highlight w:val="white"/>
        </w:rPr>
        <w:t xml:space="preserve">       Elif_directive_without_preceeding_if____ifdef____or_ifndef_directive);</w:t>
      </w:r>
    </w:p>
    <w:p w14:paraId="4245DF5E" w14:textId="5836553D"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0D96F3AA" w14:textId="77777777" w:rsidR="005B1C6D" w:rsidRPr="00903DBA" w:rsidRDefault="005B1C6D" w:rsidP="005B1C6D">
      <w:pPr>
        <w:pStyle w:val="Code"/>
        <w:rPr>
          <w:highlight w:val="white"/>
        </w:rPr>
      </w:pPr>
    </w:p>
    <w:p w14:paraId="0EFAD78A" w14:textId="7EA99DCE" w:rsidR="005B1C6D" w:rsidRPr="00903DBA" w:rsidRDefault="005B1C6D" w:rsidP="005B1C6D">
      <w:pPr>
        <w:pStyle w:val="Code"/>
        <w:rPr>
          <w:highlight w:val="white"/>
        </w:rPr>
      </w:pPr>
      <w:r w:rsidRPr="00903DBA">
        <w:rPr>
          <w:highlight w:val="white"/>
        </w:rPr>
        <w:t xml:space="preserve">      Assert.Error(!</w:t>
      </w:r>
      <w:r w:rsidR="00C32EC8" w:rsidRPr="00903DBA">
        <w:rPr>
          <w:highlight w:val="white"/>
        </w:rPr>
        <w:t>ifElseChain.ElseStatus</w:t>
      </w:r>
      <w:r w:rsidRPr="00903DBA">
        <w:rPr>
          <w:highlight w:val="white"/>
        </w:rPr>
        <w:t>,</w:t>
      </w:r>
    </w:p>
    <w:p w14:paraId="482B7484" w14:textId="77777777" w:rsidR="005B1C6D" w:rsidRPr="00903DBA" w:rsidRDefault="005B1C6D" w:rsidP="005B1C6D">
      <w:pPr>
        <w:pStyle w:val="Code"/>
        <w:rPr>
          <w:highlight w:val="white"/>
        </w:rPr>
      </w:pPr>
      <w:r w:rsidRPr="00903DBA">
        <w:rPr>
          <w:highlight w:val="white"/>
        </w:rPr>
        <w:t xml:space="preserve">                   Message.Elif_directive_following_else_directive);</w:t>
      </w:r>
    </w:p>
    <w:p w14:paraId="4621CC50" w14:textId="77777777" w:rsidR="005B1C6D" w:rsidRPr="00903DBA" w:rsidRDefault="005B1C6D" w:rsidP="005B1C6D">
      <w:pPr>
        <w:pStyle w:val="Code"/>
        <w:rPr>
          <w:highlight w:val="white"/>
        </w:rPr>
      </w:pPr>
    </w:p>
    <w:p w14:paraId="58C2B4BF" w14:textId="2B55928F"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ifElseChain.FormerStatus</w:t>
      </w:r>
      <w:r w:rsidRPr="00903DBA">
        <w:rPr>
          <w:highlight w:val="white"/>
        </w:rPr>
        <w:t>) {</w:t>
      </w:r>
    </w:p>
    <w:p w14:paraId="6004A787" w14:textId="7E688375"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(true, false, false));</w:t>
      </w:r>
    </w:p>
    <w:p w14:paraId="2D9BE2CD" w14:textId="77777777" w:rsidR="005B1C6D" w:rsidRPr="00903DBA" w:rsidRDefault="005B1C6D" w:rsidP="005B1C6D">
      <w:pPr>
        <w:pStyle w:val="Code"/>
        <w:rPr>
          <w:highlight w:val="white"/>
        </w:rPr>
      </w:pPr>
      <w:r w:rsidRPr="00903DBA">
        <w:rPr>
          <w:highlight w:val="white"/>
        </w:rPr>
        <w:t xml:space="preserve">      }</w:t>
      </w:r>
    </w:p>
    <w:p w14:paraId="50589682" w14:textId="77777777" w:rsidR="005B1C6D" w:rsidRPr="00903DBA" w:rsidRDefault="005B1C6D" w:rsidP="005B1C6D">
      <w:pPr>
        <w:pStyle w:val="Code"/>
        <w:rPr>
          <w:highlight w:val="white"/>
        </w:rPr>
      </w:pPr>
      <w:r w:rsidRPr="00903DBA">
        <w:rPr>
          <w:highlight w:val="white"/>
        </w:rPr>
        <w:t xml:space="preserve">      else {</w:t>
      </w:r>
    </w:p>
    <w:p w14:paraId="7192D05E" w14:textId="77777777" w:rsidR="005B1C6D" w:rsidRPr="00903DBA" w:rsidRDefault="005B1C6D" w:rsidP="005B1C6D">
      <w:pPr>
        <w:pStyle w:val="Code"/>
        <w:rPr>
          <w:highlight w:val="white"/>
        </w:rPr>
      </w:pPr>
      <w:r w:rsidRPr="00903DBA">
        <w:rPr>
          <w:highlight w:val="white"/>
        </w:rPr>
        <w:t xml:space="preserve">        bool result =</w:t>
      </w:r>
    </w:p>
    <w:p w14:paraId="28508981" w14:textId="77777777" w:rsidR="005B1C6D" w:rsidRPr="00903DBA" w:rsidRDefault="005B1C6D" w:rsidP="005B1C6D">
      <w:pPr>
        <w:pStyle w:val="Code"/>
        <w:rPr>
          <w:highlight w:val="white"/>
        </w:rPr>
      </w:pPr>
      <w:r w:rsidRPr="00903DBA">
        <w:rPr>
          <w:highlight w:val="white"/>
        </w:rPr>
        <w:t xml:space="preserve">          ParseExpression(TokenListToString</w:t>
      </w:r>
    </w:p>
    <w:p w14:paraId="34B7EE4F" w14:textId="77777777" w:rsidR="005B1C6D" w:rsidRPr="00903DBA" w:rsidRDefault="005B1C6D" w:rsidP="005B1C6D">
      <w:pPr>
        <w:pStyle w:val="Code"/>
        <w:rPr>
          <w:highlight w:val="white"/>
        </w:rPr>
      </w:pPr>
      <w:r w:rsidRPr="00903DBA">
        <w:rPr>
          <w:highlight w:val="white"/>
        </w:rPr>
        <w:t xml:space="preserve">                         (tokenList.GetRange(2, tokenList.Count - 2)));</w:t>
      </w:r>
    </w:p>
    <w:p w14:paraId="5CAD0113" w14:textId="1C8C9887" w:rsidR="005B1C6D"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(result, result, false));</w:t>
      </w:r>
    </w:p>
    <w:p w14:paraId="740F0F84" w14:textId="77777777" w:rsidR="005B1C6D" w:rsidRPr="00903DBA" w:rsidRDefault="005B1C6D" w:rsidP="005B1C6D">
      <w:pPr>
        <w:pStyle w:val="Code"/>
        <w:rPr>
          <w:highlight w:val="white"/>
        </w:rPr>
      </w:pPr>
      <w:r w:rsidRPr="00903DBA">
        <w:rPr>
          <w:highlight w:val="white"/>
        </w:rPr>
        <w:t xml:space="preserve">      }</w:t>
      </w:r>
    </w:p>
    <w:p w14:paraId="00D31E16" w14:textId="77777777" w:rsidR="005B1C6D" w:rsidRPr="00903DBA" w:rsidRDefault="005B1C6D" w:rsidP="005B1C6D">
      <w:pPr>
        <w:pStyle w:val="Code"/>
        <w:rPr>
          <w:highlight w:val="white"/>
        </w:rPr>
      </w:pPr>
      <w:r w:rsidRPr="00903DBA">
        <w:rPr>
          <w:highlight w:val="white"/>
        </w:rPr>
        <w:t xml:space="preserve">    }</w:t>
      </w:r>
    </w:p>
    <w:p w14:paraId="3E35F175" w14:textId="77777777" w:rsidR="005B1C6D" w:rsidRPr="00903DBA" w:rsidRDefault="005B1C6D" w:rsidP="005B1C6D">
      <w:r w:rsidRPr="00903DBA">
        <w:t xml:space="preserve">The </w:t>
      </w:r>
      <w:r w:rsidRPr="00903DBA">
        <w:rPr>
          <w:rStyle w:val="CodeInText"/>
        </w:rPr>
        <w:t>doElse</w:t>
      </w:r>
      <w:r w:rsidRPr="00903DBA">
        <w:t xml:space="preserve"> method is a little bit easier. It checks whether there has ever been a true part of the if-chain. If not, it pushes true on the stack.</w:t>
      </w:r>
    </w:p>
    <w:p w14:paraId="367CE993" w14:textId="77777777" w:rsidR="005B1C6D" w:rsidRPr="00903DBA" w:rsidRDefault="005B1C6D" w:rsidP="005B1C6D">
      <w:pPr>
        <w:pStyle w:val="Code"/>
        <w:rPr>
          <w:highlight w:val="white"/>
        </w:rPr>
      </w:pPr>
      <w:r w:rsidRPr="00903DBA">
        <w:rPr>
          <w:highlight w:val="white"/>
        </w:rPr>
        <w:t xml:space="preserve">    private void DoElse(List&lt;Token&gt; tokenList) {</w:t>
      </w:r>
    </w:p>
    <w:p w14:paraId="71198A0F" w14:textId="7F4D0A69"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7BD26399" w14:textId="77777777" w:rsidR="005B1C6D" w:rsidRPr="00903DBA" w:rsidRDefault="005B1C6D" w:rsidP="005B1C6D">
      <w:pPr>
        <w:pStyle w:val="Code"/>
        <w:rPr>
          <w:highlight w:val="white"/>
        </w:rPr>
      </w:pPr>
      <w:r w:rsidRPr="00903DBA">
        <w:rPr>
          <w:highlight w:val="white"/>
        </w:rPr>
        <w:t xml:space="preserve">       Else_directive_without_preceeding_if____ifdef____or_ifndef_directive);</w:t>
      </w:r>
    </w:p>
    <w:p w14:paraId="5143D20D"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31DE2519" w14:textId="77777777" w:rsidR="005B1C6D" w:rsidRPr="00903DBA" w:rsidRDefault="005B1C6D" w:rsidP="005B1C6D">
      <w:pPr>
        <w:pStyle w:val="Code"/>
        <w:rPr>
          <w:highlight w:val="white"/>
        </w:rPr>
      </w:pPr>
      <w:r w:rsidRPr="00903DBA">
        <w:rPr>
          <w:highlight w:val="white"/>
        </w:rPr>
        <w:t xml:space="preserve">                   TokenListToString(tokenList),</w:t>
      </w:r>
    </w:p>
    <w:p w14:paraId="32420AE5" w14:textId="77777777" w:rsidR="005B1C6D" w:rsidRPr="00903DBA" w:rsidRDefault="005B1C6D" w:rsidP="005B1C6D">
      <w:pPr>
        <w:pStyle w:val="Code"/>
        <w:rPr>
          <w:highlight w:val="white"/>
        </w:rPr>
      </w:pPr>
      <w:r w:rsidRPr="00903DBA">
        <w:rPr>
          <w:highlight w:val="white"/>
        </w:rPr>
        <w:t xml:space="preserve">                   Message.Invalid_preprocessor_directive);</w:t>
      </w:r>
    </w:p>
    <w:p w14:paraId="2AA8D2BA" w14:textId="77777777" w:rsidR="005B1C6D" w:rsidRPr="00903DBA" w:rsidRDefault="005B1C6D" w:rsidP="005B1C6D">
      <w:pPr>
        <w:pStyle w:val="Code"/>
        <w:rPr>
          <w:highlight w:val="white"/>
        </w:rPr>
      </w:pPr>
    </w:p>
    <w:p w14:paraId="29A8F3C0" w14:textId="1A8D1DD1"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6BD5FD19" w14:textId="77777777" w:rsidR="007C22A5" w:rsidRPr="00903DBA" w:rsidRDefault="005B1C6D" w:rsidP="005B1C6D">
      <w:pPr>
        <w:pStyle w:val="Code"/>
        <w:rPr>
          <w:highlight w:val="white"/>
        </w:rPr>
      </w:pPr>
      <w:r w:rsidRPr="00903DBA">
        <w:rPr>
          <w:highlight w:val="white"/>
        </w:rPr>
        <w:t xml:space="preserve">      Assert.Error(!</w:t>
      </w:r>
      <w:r w:rsidR="007C22A5" w:rsidRPr="00903DBA">
        <w:rPr>
          <w:highlight w:val="white"/>
        </w:rPr>
        <w:t>ifElseChain.ElseStatus</w:t>
      </w:r>
      <w:r w:rsidRPr="00903DBA">
        <w:rPr>
          <w:highlight w:val="white"/>
        </w:rPr>
        <w:t>,</w:t>
      </w:r>
    </w:p>
    <w:p w14:paraId="63E74C2A" w14:textId="34C1D345" w:rsidR="005B1C6D" w:rsidRPr="00903DBA" w:rsidRDefault="007C22A5" w:rsidP="005B1C6D">
      <w:pPr>
        <w:pStyle w:val="Code"/>
        <w:rPr>
          <w:highlight w:val="white"/>
        </w:rPr>
      </w:pPr>
      <w:r w:rsidRPr="00903DBA">
        <w:rPr>
          <w:highlight w:val="white"/>
        </w:rPr>
        <w:t xml:space="preserve">                   </w:t>
      </w:r>
      <w:r w:rsidR="005B1C6D" w:rsidRPr="00903DBA">
        <w:rPr>
          <w:highlight w:val="white"/>
        </w:rPr>
        <w:t>Message.Else_directive_after_else_directive);</w:t>
      </w:r>
    </w:p>
    <w:p w14:paraId="3B61DA46" w14:textId="77777777" w:rsidR="005B1C6D" w:rsidRPr="00903DBA" w:rsidRDefault="005B1C6D" w:rsidP="005B1C6D">
      <w:pPr>
        <w:pStyle w:val="Code"/>
        <w:rPr>
          <w:highlight w:val="white"/>
        </w:rPr>
      </w:pPr>
    </w:p>
    <w:p w14:paraId="33FF824D" w14:textId="2A4C001C" w:rsidR="005B1C6D" w:rsidRPr="00903DBA" w:rsidRDefault="005B1C6D" w:rsidP="005B1C6D">
      <w:pPr>
        <w:pStyle w:val="Code"/>
        <w:rPr>
          <w:highlight w:val="white"/>
        </w:rPr>
      </w:pPr>
      <w:r w:rsidRPr="00903DBA">
        <w:rPr>
          <w:highlight w:val="white"/>
        </w:rPr>
        <w:t xml:space="preserve">      bool </w:t>
      </w:r>
      <w:r w:rsidR="00794AF0" w:rsidRPr="00903DBA">
        <w:rPr>
          <w:highlight w:val="white"/>
        </w:rPr>
        <w:t>former</w:t>
      </w:r>
      <w:r w:rsidRPr="00903DBA">
        <w:rPr>
          <w:highlight w:val="white"/>
        </w:rPr>
        <w:t xml:space="preserve">Status = </w:t>
      </w:r>
      <w:r w:rsidR="002C5AA3" w:rsidRPr="00903DBA">
        <w:rPr>
          <w:highlight w:val="white"/>
        </w:rPr>
        <w:t>ifElseChain.FormerStatus</w:t>
      </w:r>
      <w:r w:rsidRPr="00903DBA">
        <w:rPr>
          <w:highlight w:val="white"/>
        </w:rPr>
        <w:t>;</w:t>
      </w:r>
    </w:p>
    <w:p w14:paraId="1A184A70" w14:textId="21D4BF07" w:rsidR="002C5AA3"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2C5AA3" w:rsidRPr="00903DBA">
        <w:rPr>
          <w:highlight w:val="white"/>
        </w:rPr>
        <w:t>IfElseChain</w:t>
      </w:r>
      <w:r w:rsidRPr="00903DBA">
        <w:rPr>
          <w:highlight w:val="white"/>
        </w:rPr>
        <w:t>(!</w:t>
      </w:r>
      <w:r w:rsidR="00794AF0" w:rsidRPr="00903DBA">
        <w:rPr>
          <w:highlight w:val="white"/>
        </w:rPr>
        <w:t>formerStatus</w:t>
      </w:r>
      <w:r w:rsidRPr="00903DBA">
        <w:rPr>
          <w:highlight w:val="white"/>
        </w:rPr>
        <w:t>,</w:t>
      </w:r>
    </w:p>
    <w:p w14:paraId="05B5CD39" w14:textId="01F4A5FC" w:rsidR="005B1C6D" w:rsidRPr="00903DBA" w:rsidRDefault="002C5AA3" w:rsidP="002C5AA3">
      <w:pPr>
        <w:pStyle w:val="Code"/>
        <w:rPr>
          <w:highlight w:val="white"/>
        </w:rPr>
      </w:pPr>
      <w:r w:rsidRPr="00903DBA">
        <w:rPr>
          <w:highlight w:val="white"/>
        </w:rPr>
        <w:t xml:space="preserve">                                             </w:t>
      </w:r>
      <w:r w:rsidR="005B1C6D" w:rsidRPr="00903DBA">
        <w:rPr>
          <w:highlight w:val="white"/>
        </w:rPr>
        <w:t xml:space="preserve"> !</w:t>
      </w:r>
      <w:r w:rsidR="00794AF0" w:rsidRPr="00903DBA">
        <w:rPr>
          <w:highlight w:val="white"/>
        </w:rPr>
        <w:t>formerStatus</w:t>
      </w:r>
      <w:r w:rsidR="005B1C6D" w:rsidRPr="00903DBA">
        <w:rPr>
          <w:highlight w:val="white"/>
        </w:rPr>
        <w:t>, true));</w:t>
      </w:r>
    </w:p>
    <w:p w14:paraId="2A8EAF18" w14:textId="77777777" w:rsidR="005B1C6D" w:rsidRPr="00903DBA" w:rsidRDefault="005B1C6D" w:rsidP="005B1C6D">
      <w:pPr>
        <w:pStyle w:val="Code"/>
        <w:rPr>
          <w:highlight w:val="white"/>
        </w:rPr>
      </w:pPr>
      <w:r w:rsidRPr="00903DBA">
        <w:rPr>
          <w:highlight w:val="white"/>
        </w:rPr>
        <w:t xml:space="preserve">    }</w:t>
      </w:r>
    </w:p>
    <w:p w14:paraId="3EDFE5B7" w14:textId="77777777" w:rsidR="005B1C6D" w:rsidRPr="00903DBA" w:rsidRDefault="005B1C6D" w:rsidP="005B1C6D">
      <w:r w:rsidRPr="00903DBA">
        <w:t xml:space="preserve">Finally, the </w:t>
      </w:r>
      <w:r w:rsidRPr="00903DBA">
        <w:rPr>
          <w:rStyle w:val="CodeInText"/>
        </w:rPr>
        <w:t>doEndIf</w:t>
      </w:r>
      <w:r w:rsidRPr="00903DBA">
        <w:t xml:space="preserve"> just pops the if-stack, subject to it is not already empty.</w:t>
      </w:r>
    </w:p>
    <w:p w14:paraId="2E7C6796" w14:textId="77777777" w:rsidR="005B1C6D" w:rsidRPr="00903DBA" w:rsidRDefault="005B1C6D" w:rsidP="005B1C6D">
      <w:pPr>
        <w:pStyle w:val="Code"/>
        <w:rPr>
          <w:highlight w:val="white"/>
        </w:rPr>
      </w:pPr>
      <w:r w:rsidRPr="00903DBA">
        <w:rPr>
          <w:highlight w:val="white"/>
        </w:rPr>
        <w:t xml:space="preserve">    private void DoEndIf(List&lt;Token&gt; tokenList) {</w:t>
      </w:r>
    </w:p>
    <w:p w14:paraId="759EB19E" w14:textId="6A34B5E6"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6410E937" w14:textId="77777777" w:rsidR="005B1C6D" w:rsidRPr="00903DBA" w:rsidRDefault="005B1C6D" w:rsidP="005B1C6D">
      <w:pPr>
        <w:pStyle w:val="Code"/>
        <w:rPr>
          <w:highlight w:val="white"/>
        </w:rPr>
      </w:pPr>
      <w:r w:rsidRPr="00903DBA">
        <w:rPr>
          <w:highlight w:val="white"/>
        </w:rPr>
        <w:t xml:space="preserve">      Endif_directive_without_preceeding_if____ifdef____or_ifndef_directive);</w:t>
      </w:r>
    </w:p>
    <w:p w14:paraId="77CFD5B1"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7B45EB05" w14:textId="77777777" w:rsidR="005B1C6D" w:rsidRPr="00903DBA" w:rsidRDefault="005B1C6D" w:rsidP="005B1C6D">
      <w:pPr>
        <w:pStyle w:val="Code"/>
        <w:rPr>
          <w:highlight w:val="white"/>
        </w:rPr>
      </w:pPr>
      <w:r w:rsidRPr="00903DBA">
        <w:rPr>
          <w:highlight w:val="white"/>
        </w:rPr>
        <w:t xml:space="preserve">                   tokenList[2].ToString(),</w:t>
      </w:r>
    </w:p>
    <w:p w14:paraId="44562B9B" w14:textId="77777777" w:rsidR="005B1C6D" w:rsidRPr="00903DBA" w:rsidRDefault="005B1C6D" w:rsidP="005B1C6D">
      <w:pPr>
        <w:pStyle w:val="Code"/>
        <w:rPr>
          <w:highlight w:val="white"/>
        </w:rPr>
      </w:pPr>
      <w:r w:rsidRPr="00903DBA">
        <w:rPr>
          <w:highlight w:val="white"/>
        </w:rPr>
        <w:t xml:space="preserve">                   Message.Invalid_preprocessor_directive);</w:t>
      </w:r>
    </w:p>
    <w:p w14:paraId="38D3BED6" w14:textId="5C213E29"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.Pop();</w:t>
      </w:r>
    </w:p>
    <w:p w14:paraId="2E4CF64E" w14:textId="77777777" w:rsidR="005B1C6D" w:rsidRPr="00903DBA" w:rsidRDefault="005B1C6D" w:rsidP="005B1C6D">
      <w:pPr>
        <w:pStyle w:val="Code"/>
        <w:rPr>
          <w:highlight w:val="white"/>
        </w:rPr>
      </w:pPr>
      <w:r w:rsidRPr="00903DBA">
        <w:rPr>
          <w:highlight w:val="white"/>
        </w:rPr>
        <w:t xml:space="preserve">    }</w:t>
      </w:r>
    </w:p>
    <w:p w14:paraId="5991CAA7" w14:textId="77777777" w:rsidR="005B1C6D" w:rsidRPr="00903DBA" w:rsidRDefault="005B1C6D" w:rsidP="005B1C6D">
      <w:pPr>
        <w:pStyle w:val="Rubrik3"/>
      </w:pPr>
      <w:bookmarkStart w:id="539" w:name="_Toc57656160"/>
      <w:r w:rsidRPr="00903DBA">
        <w:t>Macro Expansion</w:t>
      </w:r>
      <w:bookmarkEnd w:id="539"/>
    </w:p>
    <w:p w14:paraId="49184AF9" w14:textId="77777777" w:rsidR="005B1C6D" w:rsidRPr="00903DBA" w:rsidRDefault="005B1C6D" w:rsidP="005B1C6D">
      <w:r w:rsidRPr="00903DBA">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903DBA" w:rsidRDefault="005B1C6D" w:rsidP="005B1C6D">
      <w:r w:rsidRPr="00903DBA">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903DBA">
        <w:rPr>
          <w:rStyle w:val="CodeInText"/>
        </w:rPr>
        <w:t>slashToChar</w:t>
      </w:r>
      <w:r w:rsidRPr="00903DBA">
        <w:t xml:space="preserve"> in Section </w:t>
      </w:r>
      <w:r w:rsidRPr="00903DBA">
        <w:fldChar w:fldCharType="begin"/>
      </w:r>
      <w:r w:rsidRPr="00903DBA">
        <w:instrText xml:space="preserve"> REF _Ref418258402 \r \h </w:instrText>
      </w:r>
      <w:r w:rsidRPr="00903DBA">
        <w:fldChar w:fldCharType="separate"/>
      </w:r>
      <w:r w:rsidR="005F7BC3" w:rsidRPr="00903DBA">
        <w:t>13.13.2</w:t>
      </w:r>
      <w:r w:rsidRPr="00903DBA">
        <w:fldChar w:fldCharType="end"/>
      </w:r>
      <w:r w:rsidRPr="00903DBA">
        <w:t>.</w:t>
      </w:r>
    </w:p>
    <w:p w14:paraId="790D7C96" w14:textId="77777777" w:rsidR="005B1C6D" w:rsidRPr="00903DBA" w:rsidRDefault="005B1C6D" w:rsidP="005B1C6D">
      <w:r w:rsidRPr="00903DBA">
        <w:t>When we find and identifier that is a stored macro name (either in m_</w:t>
      </w:r>
      <w:r w:rsidRPr="00903DBA">
        <w:rPr>
          <w:rStyle w:val="CodeInText"/>
        </w:rPr>
        <w:t>specialMacroSet</w:t>
      </w:r>
      <w:r w:rsidRPr="00903DBA">
        <w:t xml:space="preserve"> or </w:t>
      </w:r>
      <w:r w:rsidRPr="00903DBA">
        <w:rPr>
          <w:rStyle w:val="CodeInText"/>
        </w:rPr>
        <w:t>MacroMap</w:t>
      </w:r>
      <w:r w:rsidRPr="00903DBA">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903DBA">
        <w:rPr>
          <w:rStyle w:val="CodeInText"/>
        </w:rPr>
        <w:t>nameStack</w:t>
      </w:r>
      <w:r w:rsidRPr="00903DBA">
        <w:t xml:space="preserve"> stack is used to prevent recursive macro calls.</w:t>
      </w:r>
    </w:p>
    <w:p w14:paraId="15717F0E" w14:textId="77777777" w:rsidR="005B1C6D" w:rsidRPr="00903DBA" w:rsidRDefault="005B1C6D" w:rsidP="005B1C6D">
      <w:pPr>
        <w:pStyle w:val="Code"/>
        <w:rPr>
          <w:highlight w:val="white"/>
        </w:rPr>
      </w:pPr>
      <w:r w:rsidRPr="00903DBA">
        <w:rPr>
          <w:highlight w:val="white"/>
        </w:rPr>
        <w:t xml:space="preserve">    private void SearchForMacros(List&lt;Token&gt; tokenList,</w:t>
      </w:r>
    </w:p>
    <w:p w14:paraId="3E23F99A" w14:textId="77777777" w:rsidR="005B1C6D" w:rsidRPr="00903DBA" w:rsidRDefault="005B1C6D" w:rsidP="005B1C6D">
      <w:pPr>
        <w:pStyle w:val="Code"/>
        <w:rPr>
          <w:highlight w:val="white"/>
        </w:rPr>
      </w:pPr>
      <w:r w:rsidRPr="00903DBA">
        <w:rPr>
          <w:highlight w:val="white"/>
        </w:rPr>
        <w:t xml:space="preserve">                                 Stack&lt;string&gt; nameStack) {</w:t>
      </w:r>
    </w:p>
    <w:p w14:paraId="052B67A9" w14:textId="77777777" w:rsidR="005B1C6D" w:rsidRPr="00903DBA" w:rsidRDefault="005B1C6D" w:rsidP="005B1C6D">
      <w:pPr>
        <w:pStyle w:val="Code"/>
        <w:rPr>
          <w:highlight w:val="white"/>
        </w:rPr>
      </w:pPr>
      <w:r w:rsidRPr="00903DBA">
        <w:rPr>
          <w:highlight w:val="white"/>
        </w:rPr>
        <w:t xml:space="preserve">      for (int index = 0; index &lt; tokenList.Count; ++index) {</w:t>
      </w:r>
    </w:p>
    <w:p w14:paraId="6D346248" w14:textId="77777777" w:rsidR="005B1C6D" w:rsidRPr="00903DBA" w:rsidRDefault="005B1C6D" w:rsidP="005B1C6D">
      <w:pPr>
        <w:pStyle w:val="Code"/>
        <w:rPr>
          <w:highlight w:val="white"/>
        </w:rPr>
      </w:pPr>
      <w:r w:rsidRPr="00903DBA">
        <w:rPr>
          <w:highlight w:val="white"/>
        </w:rPr>
        <w:t xml:space="preserve">        Token thisToken = tokenList[index];</w:t>
      </w:r>
    </w:p>
    <w:p w14:paraId="0DAB6496" w14:textId="77777777" w:rsidR="005B1C6D" w:rsidRPr="00903DBA" w:rsidRDefault="005B1C6D" w:rsidP="005B1C6D">
      <w:pPr>
        <w:pStyle w:val="Code"/>
        <w:rPr>
          <w:highlight w:val="white"/>
        </w:rPr>
      </w:pPr>
      <w:r w:rsidRPr="00903DBA">
        <w:rPr>
          <w:highlight w:val="white"/>
        </w:rPr>
        <w:t xml:space="preserve">        CCompiler_Main.Scanner.Line += thisToken.GetNewlineCount();</w:t>
      </w:r>
    </w:p>
    <w:p w14:paraId="033E8EDC" w14:textId="77777777" w:rsidR="005B1C6D" w:rsidRPr="00903DBA" w:rsidRDefault="005B1C6D" w:rsidP="005B1C6D">
      <w:pPr>
        <w:pStyle w:val="Code"/>
        <w:rPr>
          <w:highlight w:val="white"/>
        </w:rPr>
      </w:pPr>
    </w:p>
    <w:p w14:paraId="11FB4286" w14:textId="77777777" w:rsidR="005B1C6D" w:rsidRPr="00903DBA" w:rsidRDefault="005B1C6D" w:rsidP="005B1C6D">
      <w:pPr>
        <w:pStyle w:val="Code"/>
        <w:rPr>
          <w:highlight w:val="white"/>
        </w:rPr>
      </w:pPr>
      <w:r w:rsidRPr="00903DBA">
        <w:rPr>
          <w:highlight w:val="white"/>
        </w:rPr>
        <w:t xml:space="preserve">        if (thisToken.Id == CCompiler_Pre.Tokens.NAME) {</w:t>
      </w:r>
    </w:p>
    <w:p w14:paraId="6F33D5C9" w14:textId="77777777" w:rsidR="005B1C6D" w:rsidRPr="00903DBA" w:rsidRDefault="005B1C6D" w:rsidP="005B1C6D">
      <w:pPr>
        <w:pStyle w:val="Code"/>
        <w:rPr>
          <w:highlight w:val="white"/>
        </w:rPr>
      </w:pPr>
      <w:r w:rsidRPr="00903DBA">
        <w:rPr>
          <w:highlight w:val="white"/>
        </w:rPr>
        <w:t xml:space="preserve">          string name = (string) thisToken.Value;</w:t>
      </w:r>
    </w:p>
    <w:p w14:paraId="329D7F53" w14:textId="77777777" w:rsidR="005B1C6D" w:rsidRPr="00903DBA" w:rsidRDefault="005B1C6D" w:rsidP="005B1C6D">
      <w:pPr>
        <w:pStyle w:val="Code"/>
        <w:rPr>
          <w:highlight w:val="white"/>
        </w:rPr>
      </w:pPr>
      <w:r w:rsidRPr="00903DBA">
        <w:rPr>
          <w:highlight w:val="white"/>
        </w:rPr>
        <w:t xml:space="preserve">          int beginNewlineCount = thisToken.GetNewlineCount();</w:t>
      </w:r>
    </w:p>
    <w:p w14:paraId="5F2A5E01" w14:textId="77777777" w:rsidR="005B1C6D" w:rsidRPr="00903DBA" w:rsidRDefault="005B1C6D" w:rsidP="005B1C6D">
      <w:pPr>
        <w:pStyle w:val="Code"/>
        <w:rPr>
          <w:highlight w:val="white"/>
        </w:rPr>
      </w:pPr>
    </w:p>
    <w:p w14:paraId="011AEC2D" w14:textId="24645D23" w:rsidR="005B1C6D" w:rsidRPr="00903DBA" w:rsidRDefault="005B1C6D" w:rsidP="005B1C6D">
      <w:pPr>
        <w:pStyle w:val="Code"/>
        <w:rPr>
          <w:highlight w:val="white"/>
        </w:rPr>
      </w:pPr>
      <w:r w:rsidRPr="00903DBA">
        <w:rPr>
          <w:highlight w:val="white"/>
        </w:rPr>
        <w:t xml:space="preserve">          if (!nameStack.Contains(name) &amp;&amp;</w:t>
      </w:r>
      <w:r w:rsidR="00FC7227" w:rsidRPr="00903DBA">
        <w:rPr>
          <w:highlight w:val="white"/>
        </w:rPr>
        <w:t xml:space="preserve"> m_macroMap</w:t>
      </w:r>
      <w:r w:rsidRPr="00903DBA">
        <w:rPr>
          <w:highlight w:val="white"/>
        </w:rPr>
        <w:t>.ContainsKey(name)) {</w:t>
      </w:r>
    </w:p>
    <w:p w14:paraId="00E32416" w14:textId="77777777" w:rsidR="005B1C6D" w:rsidRPr="00903DBA" w:rsidRDefault="005B1C6D" w:rsidP="005B1C6D">
      <w:pPr>
        <w:pStyle w:val="Code"/>
        <w:rPr>
          <w:highlight w:val="white"/>
        </w:rPr>
      </w:pPr>
      <w:r w:rsidRPr="00903DBA">
        <w:rPr>
          <w:highlight w:val="white"/>
        </w:rPr>
        <w:t xml:space="preserve">            Token nextToken = tokenList[index + 1];</w:t>
      </w:r>
    </w:p>
    <w:p w14:paraId="24EC1A24" w14:textId="77777777" w:rsidR="005B1C6D" w:rsidRPr="00903DBA" w:rsidRDefault="005B1C6D" w:rsidP="005B1C6D">
      <w:pPr>
        <w:pStyle w:val="Code"/>
        <w:rPr>
          <w:highlight w:val="white"/>
        </w:rPr>
      </w:pPr>
    </w:p>
    <w:p w14:paraId="10B39442" w14:textId="77777777" w:rsidR="005B1C6D" w:rsidRPr="00903DBA" w:rsidRDefault="005B1C6D" w:rsidP="005B1C6D">
      <w:pPr>
        <w:pStyle w:val="Code"/>
        <w:rPr>
          <w:highlight w:val="white"/>
        </w:rPr>
      </w:pPr>
      <w:r w:rsidRPr="00903DBA">
        <w:rPr>
          <w:highlight w:val="white"/>
        </w:rPr>
        <w:t xml:space="preserve">            if ((nextToken.Id == CCompiler_Pre.Tokens.LEFT_PARENTHESIS) &amp;&amp;</w:t>
      </w:r>
    </w:p>
    <w:p w14:paraId="544B6382" w14:textId="77777777" w:rsidR="005B1C6D" w:rsidRPr="00903DBA" w:rsidRDefault="005B1C6D" w:rsidP="005B1C6D">
      <w:pPr>
        <w:pStyle w:val="Code"/>
        <w:rPr>
          <w:highlight w:val="white"/>
        </w:rPr>
      </w:pPr>
      <w:r w:rsidRPr="00903DBA">
        <w:rPr>
          <w:highlight w:val="white"/>
        </w:rPr>
        <w:t xml:space="preserve">                !nextToken.HasWhitespace()) {</w:t>
      </w:r>
    </w:p>
    <w:p w14:paraId="6B3544E8" w14:textId="77777777" w:rsidR="005B1C6D" w:rsidRPr="00903DBA" w:rsidRDefault="005B1C6D" w:rsidP="005B1C6D">
      <w:pPr>
        <w:pStyle w:val="Code"/>
        <w:rPr>
          <w:highlight w:val="white"/>
        </w:rPr>
      </w:pPr>
      <w:r w:rsidRPr="00903DBA">
        <w:rPr>
          <w:highlight w:val="white"/>
        </w:rPr>
        <w:t xml:space="preserve">              int countIndex = index + 2, level = 1, totalNewlineCount = 0;</w:t>
      </w:r>
    </w:p>
    <w:p w14:paraId="75A17628" w14:textId="77777777" w:rsidR="005B1C6D" w:rsidRPr="00903DBA" w:rsidRDefault="005B1C6D" w:rsidP="005B1C6D">
      <w:pPr>
        <w:pStyle w:val="Code"/>
        <w:rPr>
          <w:highlight w:val="white"/>
        </w:rPr>
      </w:pPr>
      <w:r w:rsidRPr="00903DBA">
        <w:rPr>
          <w:highlight w:val="white"/>
        </w:rPr>
        <w:t xml:space="preserve">              List&lt;Token&gt; subList = new List&lt;Token&gt;();</w:t>
      </w:r>
    </w:p>
    <w:p w14:paraId="4E3EE2BA" w14:textId="77777777" w:rsidR="005B1C6D" w:rsidRPr="00903DBA" w:rsidRDefault="005B1C6D" w:rsidP="005B1C6D">
      <w:pPr>
        <w:pStyle w:val="Code"/>
        <w:rPr>
          <w:highlight w:val="white"/>
        </w:rPr>
      </w:pPr>
      <w:r w:rsidRPr="00903DBA">
        <w:rPr>
          <w:highlight w:val="white"/>
        </w:rPr>
        <w:t xml:space="preserve">              List&lt;List&lt;Token&gt;&gt; mainList = new List&lt;List&lt;Token&gt;&gt;();</w:t>
      </w:r>
    </w:p>
    <w:p w14:paraId="5D8CDFB2" w14:textId="77777777" w:rsidR="005B1C6D" w:rsidRPr="00903DBA" w:rsidRDefault="005B1C6D" w:rsidP="005B1C6D">
      <w:pPr>
        <w:pStyle w:val="Code"/>
        <w:rPr>
          <w:highlight w:val="white"/>
        </w:rPr>
      </w:pPr>
      <w:r w:rsidRPr="00903DBA">
        <w:rPr>
          <w:highlight w:val="white"/>
        </w:rPr>
        <w:t xml:space="preserve">        </w:t>
      </w:r>
    </w:p>
    <w:p w14:paraId="006E9F9C" w14:textId="77777777" w:rsidR="005B1C6D" w:rsidRPr="00903DBA" w:rsidRDefault="005B1C6D" w:rsidP="005B1C6D">
      <w:pPr>
        <w:pStyle w:val="Code"/>
        <w:rPr>
          <w:highlight w:val="white"/>
        </w:rPr>
      </w:pPr>
      <w:r w:rsidRPr="00903DBA">
        <w:rPr>
          <w:highlight w:val="white"/>
        </w:rPr>
        <w:t xml:space="preserve">              while (true) {</w:t>
      </w:r>
    </w:p>
    <w:p w14:paraId="2EEDE563" w14:textId="77777777" w:rsidR="005B1C6D" w:rsidRPr="00903DBA" w:rsidRDefault="005B1C6D" w:rsidP="005B1C6D">
      <w:pPr>
        <w:pStyle w:val="Code"/>
        <w:rPr>
          <w:highlight w:val="white"/>
        </w:rPr>
      </w:pPr>
      <w:r w:rsidRPr="00903DBA">
        <w:rPr>
          <w:highlight w:val="white"/>
        </w:rPr>
        <w:t xml:space="preserve">                nextToken = tokenList[countIndex];</w:t>
      </w:r>
    </w:p>
    <w:p w14:paraId="7785C5E7" w14:textId="77777777" w:rsidR="005B1C6D" w:rsidRPr="00903DBA" w:rsidRDefault="005B1C6D" w:rsidP="005B1C6D">
      <w:pPr>
        <w:pStyle w:val="Code"/>
        <w:rPr>
          <w:highlight w:val="white"/>
        </w:rPr>
      </w:pPr>
      <w:r w:rsidRPr="00903DBA">
        <w:rPr>
          <w:highlight w:val="white"/>
        </w:rPr>
        <w:t xml:space="preserve">                int newlineCount = nextToken.GetNewlineCount();</w:t>
      </w:r>
    </w:p>
    <w:p w14:paraId="62062A6F" w14:textId="77777777" w:rsidR="005B1C6D" w:rsidRPr="00903DBA" w:rsidRDefault="005B1C6D" w:rsidP="005B1C6D">
      <w:pPr>
        <w:pStyle w:val="Code"/>
        <w:rPr>
          <w:highlight w:val="white"/>
        </w:rPr>
      </w:pPr>
      <w:r w:rsidRPr="00903DBA">
        <w:rPr>
          <w:highlight w:val="white"/>
        </w:rPr>
        <w:t xml:space="preserve">                totalNewlineCount += newlineCount;</w:t>
      </w:r>
    </w:p>
    <w:p w14:paraId="2196E222" w14:textId="77777777" w:rsidR="005B1C6D" w:rsidRPr="00903DBA" w:rsidRDefault="005B1C6D" w:rsidP="005B1C6D">
      <w:pPr>
        <w:pStyle w:val="Code"/>
        <w:rPr>
          <w:highlight w:val="white"/>
        </w:rPr>
      </w:pPr>
      <w:r w:rsidRPr="00903DBA">
        <w:rPr>
          <w:highlight w:val="white"/>
        </w:rPr>
        <w:t xml:space="preserve">                CCompiler_Main.Scanner.Line += newlineCount;</w:t>
      </w:r>
    </w:p>
    <w:p w14:paraId="346DE4DB" w14:textId="77777777" w:rsidR="005B1C6D" w:rsidRPr="00903DBA" w:rsidRDefault="005B1C6D" w:rsidP="005B1C6D">
      <w:pPr>
        <w:pStyle w:val="Code"/>
        <w:rPr>
          <w:highlight w:val="white"/>
        </w:rPr>
      </w:pPr>
      <w:r w:rsidRPr="00903DBA">
        <w:rPr>
          <w:highlight w:val="white"/>
        </w:rPr>
        <w:t xml:space="preserve">                nextToken.ClearNewlineCount();</w:t>
      </w:r>
    </w:p>
    <w:p w14:paraId="76F1695E" w14:textId="77777777" w:rsidR="005B1C6D" w:rsidRPr="00903DBA" w:rsidRDefault="005B1C6D" w:rsidP="005B1C6D">
      <w:pPr>
        <w:pStyle w:val="Code"/>
        <w:rPr>
          <w:highlight w:val="white"/>
        </w:rPr>
      </w:pPr>
      <w:r w:rsidRPr="00903DBA">
        <w:rPr>
          <w:highlight w:val="white"/>
        </w:rPr>
        <w:t xml:space="preserve">              </w:t>
      </w:r>
    </w:p>
    <w:p w14:paraId="266423C0" w14:textId="77777777" w:rsidR="005B1C6D" w:rsidRPr="00903DBA" w:rsidRDefault="005B1C6D" w:rsidP="005B1C6D">
      <w:pPr>
        <w:pStyle w:val="Code"/>
        <w:rPr>
          <w:highlight w:val="white"/>
        </w:rPr>
      </w:pPr>
      <w:r w:rsidRPr="00903DBA">
        <w:rPr>
          <w:highlight w:val="white"/>
        </w:rPr>
        <w:t xml:space="preserve">                Token token = tokenList[countIndex];</w:t>
      </w:r>
    </w:p>
    <w:p w14:paraId="6ABC461A" w14:textId="77777777" w:rsidR="005B1C6D" w:rsidRPr="00903DBA" w:rsidRDefault="005B1C6D" w:rsidP="005B1C6D">
      <w:pPr>
        <w:pStyle w:val="Code"/>
        <w:rPr>
          <w:highlight w:val="white"/>
        </w:rPr>
      </w:pPr>
      <w:r w:rsidRPr="00903DBA">
        <w:rPr>
          <w:highlight w:val="white"/>
        </w:rPr>
        <w:t xml:space="preserve">                Assert.Error(token.Id != CCompiler_Pre.Tokens.EOF,</w:t>
      </w:r>
    </w:p>
    <w:p w14:paraId="53DA4CFA" w14:textId="77777777" w:rsidR="005B1C6D" w:rsidRPr="00903DBA" w:rsidRDefault="005B1C6D" w:rsidP="005B1C6D">
      <w:pPr>
        <w:pStyle w:val="Code"/>
        <w:rPr>
          <w:highlight w:val="white"/>
        </w:rPr>
      </w:pPr>
      <w:r w:rsidRPr="00903DBA">
        <w:rPr>
          <w:highlight w:val="white"/>
        </w:rPr>
        <w:t xml:space="preserve">                             Message.Invalid_end_of_macro_call);</w:t>
      </w:r>
    </w:p>
    <w:p w14:paraId="78C8047C" w14:textId="77777777" w:rsidR="005B1C6D" w:rsidRPr="00903DBA" w:rsidRDefault="005B1C6D" w:rsidP="005B1C6D">
      <w:pPr>
        <w:pStyle w:val="Code"/>
        <w:rPr>
          <w:highlight w:val="white"/>
        </w:rPr>
      </w:pPr>
      <w:r w:rsidRPr="00903DBA">
        <w:rPr>
          <w:highlight w:val="white"/>
        </w:rPr>
        <w:t xml:space="preserve">              </w:t>
      </w:r>
    </w:p>
    <w:p w14:paraId="2C60F7F1" w14:textId="77777777" w:rsidR="005B1C6D" w:rsidRPr="00903DBA" w:rsidRDefault="005B1C6D" w:rsidP="005B1C6D">
      <w:pPr>
        <w:pStyle w:val="Code"/>
        <w:rPr>
          <w:highlight w:val="white"/>
        </w:rPr>
      </w:pPr>
      <w:r w:rsidRPr="00903DBA">
        <w:rPr>
          <w:highlight w:val="white"/>
        </w:rPr>
        <w:t xml:space="preserve">                switch (token.Id) {</w:t>
      </w:r>
    </w:p>
    <w:p w14:paraId="1F14ABCC" w14:textId="77777777" w:rsidR="005B1C6D" w:rsidRPr="00903DBA" w:rsidRDefault="005B1C6D" w:rsidP="005B1C6D">
      <w:pPr>
        <w:pStyle w:val="Code"/>
        <w:rPr>
          <w:highlight w:val="white"/>
        </w:rPr>
      </w:pPr>
      <w:r w:rsidRPr="00903DBA">
        <w:rPr>
          <w:highlight w:val="white"/>
        </w:rPr>
        <w:t xml:space="preserve">                  case CCompiler_Pre.Tokens.LEFT_PARENTHESIS:</w:t>
      </w:r>
    </w:p>
    <w:p w14:paraId="770F8361" w14:textId="77777777" w:rsidR="005B1C6D" w:rsidRPr="00903DBA" w:rsidRDefault="005B1C6D" w:rsidP="005B1C6D">
      <w:pPr>
        <w:pStyle w:val="Code"/>
        <w:rPr>
          <w:highlight w:val="white"/>
        </w:rPr>
      </w:pPr>
      <w:r w:rsidRPr="00903DBA">
        <w:rPr>
          <w:highlight w:val="white"/>
        </w:rPr>
        <w:t xml:space="preserve">                    ++level;</w:t>
      </w:r>
    </w:p>
    <w:p w14:paraId="29300B03" w14:textId="77777777" w:rsidR="005B1C6D" w:rsidRPr="00903DBA" w:rsidRDefault="005B1C6D" w:rsidP="005B1C6D">
      <w:pPr>
        <w:pStyle w:val="Code"/>
        <w:rPr>
          <w:highlight w:val="white"/>
        </w:rPr>
      </w:pPr>
      <w:r w:rsidRPr="00903DBA">
        <w:rPr>
          <w:highlight w:val="white"/>
        </w:rPr>
        <w:t xml:space="preserve">                    subList.Add(token);</w:t>
      </w:r>
    </w:p>
    <w:p w14:paraId="332345C9" w14:textId="77777777" w:rsidR="005B1C6D" w:rsidRPr="00903DBA" w:rsidRDefault="005B1C6D" w:rsidP="005B1C6D">
      <w:pPr>
        <w:pStyle w:val="Code"/>
        <w:rPr>
          <w:highlight w:val="white"/>
        </w:rPr>
      </w:pPr>
      <w:r w:rsidRPr="00903DBA">
        <w:rPr>
          <w:highlight w:val="white"/>
        </w:rPr>
        <w:t xml:space="preserve">                    break;</w:t>
      </w:r>
    </w:p>
    <w:p w14:paraId="6B3905BC" w14:textId="77777777" w:rsidR="005B1C6D" w:rsidRPr="00903DBA" w:rsidRDefault="005B1C6D" w:rsidP="005B1C6D">
      <w:pPr>
        <w:pStyle w:val="Code"/>
        <w:rPr>
          <w:highlight w:val="white"/>
        </w:rPr>
      </w:pPr>
      <w:r w:rsidRPr="00903DBA">
        <w:rPr>
          <w:highlight w:val="white"/>
        </w:rPr>
        <w:t xml:space="preserve">                  </w:t>
      </w:r>
    </w:p>
    <w:p w14:paraId="059DF5B6" w14:textId="77777777" w:rsidR="005B1C6D" w:rsidRPr="00903DBA" w:rsidRDefault="005B1C6D" w:rsidP="005B1C6D">
      <w:pPr>
        <w:pStyle w:val="Code"/>
        <w:rPr>
          <w:highlight w:val="white"/>
        </w:rPr>
      </w:pPr>
      <w:r w:rsidRPr="00903DBA">
        <w:rPr>
          <w:highlight w:val="white"/>
        </w:rPr>
        <w:t xml:space="preserve">                  case CCompiler_Pre.Tokens.RIGHT_PARENTHESIS:</w:t>
      </w:r>
    </w:p>
    <w:p w14:paraId="17E7F6B3" w14:textId="77777777" w:rsidR="005B1C6D" w:rsidRPr="00903DBA" w:rsidRDefault="005B1C6D" w:rsidP="005B1C6D">
      <w:pPr>
        <w:pStyle w:val="Code"/>
        <w:rPr>
          <w:highlight w:val="white"/>
        </w:rPr>
      </w:pPr>
      <w:r w:rsidRPr="00903DBA">
        <w:rPr>
          <w:highlight w:val="white"/>
        </w:rPr>
        <w:t xml:space="preserve">                    if ((--level) &gt; 0) {</w:t>
      </w:r>
    </w:p>
    <w:p w14:paraId="38EFF19E" w14:textId="77777777" w:rsidR="005B1C6D" w:rsidRPr="00903DBA" w:rsidRDefault="005B1C6D" w:rsidP="005B1C6D">
      <w:pPr>
        <w:pStyle w:val="Code"/>
        <w:rPr>
          <w:highlight w:val="white"/>
        </w:rPr>
      </w:pPr>
      <w:r w:rsidRPr="00903DBA">
        <w:rPr>
          <w:highlight w:val="white"/>
        </w:rPr>
        <w:t xml:space="preserve">                      subList.Add(token);</w:t>
      </w:r>
    </w:p>
    <w:p w14:paraId="681503E7" w14:textId="77777777" w:rsidR="005B1C6D" w:rsidRPr="00903DBA" w:rsidRDefault="005B1C6D" w:rsidP="005B1C6D">
      <w:pPr>
        <w:pStyle w:val="Code"/>
        <w:rPr>
          <w:highlight w:val="white"/>
        </w:rPr>
      </w:pPr>
      <w:r w:rsidRPr="00903DBA">
        <w:rPr>
          <w:highlight w:val="white"/>
        </w:rPr>
        <w:t xml:space="preserve">                    }</w:t>
      </w:r>
    </w:p>
    <w:p w14:paraId="09439607" w14:textId="77777777" w:rsidR="005B1C6D" w:rsidRPr="00903DBA" w:rsidRDefault="005B1C6D" w:rsidP="005B1C6D">
      <w:pPr>
        <w:pStyle w:val="Code"/>
        <w:rPr>
          <w:highlight w:val="white"/>
        </w:rPr>
      </w:pPr>
      <w:r w:rsidRPr="00903DBA">
        <w:rPr>
          <w:highlight w:val="white"/>
        </w:rPr>
        <w:t xml:space="preserve">                    break;</w:t>
      </w:r>
    </w:p>
    <w:p w14:paraId="00DF4D9C" w14:textId="77777777" w:rsidR="005B1C6D" w:rsidRPr="00903DBA" w:rsidRDefault="005B1C6D" w:rsidP="005B1C6D">
      <w:pPr>
        <w:pStyle w:val="Code"/>
        <w:rPr>
          <w:highlight w:val="white"/>
        </w:rPr>
      </w:pPr>
      <w:r w:rsidRPr="00903DBA">
        <w:rPr>
          <w:highlight w:val="white"/>
        </w:rPr>
        <w:t xml:space="preserve">                  </w:t>
      </w:r>
    </w:p>
    <w:p w14:paraId="11B0FC97" w14:textId="77777777" w:rsidR="005B1C6D" w:rsidRPr="00903DBA" w:rsidRDefault="005B1C6D" w:rsidP="005B1C6D">
      <w:pPr>
        <w:pStyle w:val="Code"/>
        <w:rPr>
          <w:highlight w:val="white"/>
        </w:rPr>
      </w:pPr>
      <w:r w:rsidRPr="00903DBA">
        <w:rPr>
          <w:highlight w:val="white"/>
        </w:rPr>
        <w:t xml:space="preserve">                  default:</w:t>
      </w:r>
    </w:p>
    <w:p w14:paraId="4DD6F90F" w14:textId="77777777" w:rsidR="005B1C6D" w:rsidRPr="00903DBA" w:rsidRDefault="005B1C6D" w:rsidP="005B1C6D">
      <w:pPr>
        <w:pStyle w:val="Code"/>
        <w:rPr>
          <w:highlight w:val="white"/>
        </w:rPr>
      </w:pPr>
      <w:r w:rsidRPr="00903DBA">
        <w:rPr>
          <w:highlight w:val="white"/>
        </w:rPr>
        <w:t xml:space="preserve">                    if ((level == 1) &amp;&amp;</w:t>
      </w:r>
    </w:p>
    <w:p w14:paraId="4B1D8F60" w14:textId="77777777" w:rsidR="005B1C6D" w:rsidRPr="00903DBA" w:rsidRDefault="005B1C6D" w:rsidP="005B1C6D">
      <w:pPr>
        <w:pStyle w:val="Code"/>
        <w:rPr>
          <w:highlight w:val="white"/>
        </w:rPr>
      </w:pPr>
      <w:r w:rsidRPr="00903DBA">
        <w:rPr>
          <w:highlight w:val="white"/>
        </w:rPr>
        <w:t xml:space="preserve">                        (token.Id == CCompiler_Pre.Tokens.COMMA)) {</w:t>
      </w:r>
    </w:p>
    <w:p w14:paraId="48122CA4" w14:textId="77777777" w:rsidR="005B1C6D" w:rsidRPr="00903DBA" w:rsidRDefault="005B1C6D" w:rsidP="005B1C6D">
      <w:pPr>
        <w:pStyle w:val="Code"/>
        <w:rPr>
          <w:highlight w:val="white"/>
        </w:rPr>
      </w:pPr>
      <w:r w:rsidRPr="00903DBA">
        <w:rPr>
          <w:highlight w:val="white"/>
        </w:rPr>
        <w:t xml:space="preserve">                      Assert.Error(subList.Count &gt; 0, name,</w:t>
      </w:r>
    </w:p>
    <w:p w14:paraId="7C477674" w14:textId="77777777" w:rsidR="005B1C6D" w:rsidRPr="00903DBA" w:rsidRDefault="005B1C6D" w:rsidP="005B1C6D">
      <w:pPr>
        <w:pStyle w:val="Code"/>
        <w:rPr>
          <w:highlight w:val="white"/>
        </w:rPr>
      </w:pPr>
      <w:r w:rsidRPr="00903DBA">
        <w:rPr>
          <w:highlight w:val="white"/>
        </w:rPr>
        <w:t xml:space="preserve">                                   Message.Empty_macro_parameter);</w:t>
      </w:r>
    </w:p>
    <w:p w14:paraId="5C98290A" w14:textId="77777777" w:rsidR="005B1C6D" w:rsidRPr="00903DBA" w:rsidRDefault="005B1C6D" w:rsidP="005B1C6D">
      <w:pPr>
        <w:pStyle w:val="Code"/>
        <w:rPr>
          <w:highlight w:val="white"/>
        </w:rPr>
      </w:pPr>
      <w:r w:rsidRPr="00903DBA">
        <w:rPr>
          <w:highlight w:val="white"/>
        </w:rPr>
        <w:t xml:space="preserve">                      SearchForMacros(subList, nameStack); // XXX</w:t>
      </w:r>
    </w:p>
    <w:p w14:paraId="546B49DC" w14:textId="77777777" w:rsidR="005B1C6D" w:rsidRPr="00903DBA" w:rsidRDefault="005B1C6D" w:rsidP="005B1C6D">
      <w:pPr>
        <w:pStyle w:val="Code"/>
        <w:rPr>
          <w:highlight w:val="white"/>
        </w:rPr>
      </w:pPr>
      <w:r w:rsidRPr="00903DBA">
        <w:rPr>
          <w:highlight w:val="white"/>
        </w:rPr>
        <w:t xml:space="preserve">                      mainList.Add(subList);</w:t>
      </w:r>
    </w:p>
    <w:p w14:paraId="32FD65F9" w14:textId="77777777" w:rsidR="005B1C6D" w:rsidRPr="00903DBA" w:rsidRDefault="005B1C6D" w:rsidP="005B1C6D">
      <w:pPr>
        <w:pStyle w:val="Code"/>
        <w:rPr>
          <w:highlight w:val="white"/>
        </w:rPr>
      </w:pPr>
      <w:r w:rsidRPr="00903DBA">
        <w:rPr>
          <w:highlight w:val="white"/>
        </w:rPr>
        <w:t xml:space="preserve">                      subList = new List&lt;Token&gt;();</w:t>
      </w:r>
    </w:p>
    <w:p w14:paraId="3E3DCE42" w14:textId="77777777" w:rsidR="005B1C6D" w:rsidRPr="00903DBA" w:rsidRDefault="005B1C6D" w:rsidP="005B1C6D">
      <w:pPr>
        <w:pStyle w:val="Code"/>
        <w:rPr>
          <w:highlight w:val="white"/>
        </w:rPr>
      </w:pPr>
      <w:r w:rsidRPr="00903DBA">
        <w:rPr>
          <w:highlight w:val="white"/>
        </w:rPr>
        <w:t xml:space="preserve">                    }</w:t>
      </w:r>
    </w:p>
    <w:p w14:paraId="641E9AC8" w14:textId="77777777" w:rsidR="005B1C6D" w:rsidRPr="00903DBA" w:rsidRDefault="005B1C6D" w:rsidP="005B1C6D">
      <w:pPr>
        <w:pStyle w:val="Code"/>
        <w:rPr>
          <w:highlight w:val="white"/>
        </w:rPr>
      </w:pPr>
      <w:r w:rsidRPr="00903DBA">
        <w:rPr>
          <w:highlight w:val="white"/>
        </w:rPr>
        <w:t xml:space="preserve">                    else {</w:t>
      </w:r>
    </w:p>
    <w:p w14:paraId="0524DE93" w14:textId="77777777" w:rsidR="005B1C6D" w:rsidRPr="00903DBA" w:rsidRDefault="005B1C6D" w:rsidP="005B1C6D">
      <w:pPr>
        <w:pStyle w:val="Code"/>
        <w:rPr>
          <w:highlight w:val="white"/>
        </w:rPr>
      </w:pPr>
      <w:r w:rsidRPr="00903DBA">
        <w:rPr>
          <w:highlight w:val="white"/>
        </w:rPr>
        <w:t xml:space="preserve">                      subList.Add(token);</w:t>
      </w:r>
    </w:p>
    <w:p w14:paraId="727B60CD" w14:textId="77777777" w:rsidR="005B1C6D" w:rsidRPr="00903DBA" w:rsidRDefault="005B1C6D" w:rsidP="005B1C6D">
      <w:pPr>
        <w:pStyle w:val="Code"/>
        <w:rPr>
          <w:highlight w:val="white"/>
        </w:rPr>
      </w:pPr>
      <w:r w:rsidRPr="00903DBA">
        <w:rPr>
          <w:highlight w:val="white"/>
        </w:rPr>
        <w:t xml:space="preserve">                    }</w:t>
      </w:r>
    </w:p>
    <w:p w14:paraId="023D898B" w14:textId="77777777" w:rsidR="005B1C6D" w:rsidRPr="00903DBA" w:rsidRDefault="005B1C6D" w:rsidP="005B1C6D">
      <w:pPr>
        <w:pStyle w:val="Code"/>
        <w:rPr>
          <w:highlight w:val="white"/>
        </w:rPr>
      </w:pPr>
      <w:r w:rsidRPr="00903DBA">
        <w:rPr>
          <w:highlight w:val="white"/>
        </w:rPr>
        <w:t xml:space="preserve">                    break;</w:t>
      </w:r>
    </w:p>
    <w:p w14:paraId="0DD250B9" w14:textId="77777777" w:rsidR="005B1C6D" w:rsidRPr="00903DBA" w:rsidRDefault="005B1C6D" w:rsidP="005B1C6D">
      <w:pPr>
        <w:pStyle w:val="Code"/>
        <w:rPr>
          <w:highlight w:val="white"/>
        </w:rPr>
      </w:pPr>
      <w:r w:rsidRPr="00903DBA">
        <w:rPr>
          <w:highlight w:val="white"/>
        </w:rPr>
        <w:t xml:space="preserve">                }</w:t>
      </w:r>
    </w:p>
    <w:p w14:paraId="586F77AA" w14:textId="77777777" w:rsidR="005B1C6D" w:rsidRPr="00903DBA" w:rsidRDefault="005B1C6D" w:rsidP="005B1C6D">
      <w:pPr>
        <w:pStyle w:val="Code"/>
        <w:rPr>
          <w:highlight w:val="white"/>
        </w:rPr>
      </w:pPr>
      <w:r w:rsidRPr="00903DBA">
        <w:rPr>
          <w:highlight w:val="white"/>
        </w:rPr>
        <w:t xml:space="preserve">              </w:t>
      </w:r>
    </w:p>
    <w:p w14:paraId="474E96EA" w14:textId="77777777" w:rsidR="005B1C6D" w:rsidRPr="00903DBA" w:rsidRDefault="005B1C6D" w:rsidP="005B1C6D">
      <w:pPr>
        <w:pStyle w:val="Code"/>
        <w:rPr>
          <w:highlight w:val="white"/>
        </w:rPr>
      </w:pPr>
      <w:r w:rsidRPr="00903DBA">
        <w:rPr>
          <w:highlight w:val="white"/>
        </w:rPr>
        <w:t xml:space="preserve">                if (level == 0) {</w:t>
      </w:r>
    </w:p>
    <w:p w14:paraId="2D0066E6" w14:textId="77777777" w:rsidR="005B1C6D" w:rsidRPr="00903DBA" w:rsidRDefault="005B1C6D" w:rsidP="005B1C6D">
      <w:pPr>
        <w:pStyle w:val="Code"/>
        <w:rPr>
          <w:highlight w:val="white"/>
        </w:rPr>
      </w:pPr>
      <w:r w:rsidRPr="00903DBA">
        <w:rPr>
          <w:highlight w:val="white"/>
        </w:rPr>
        <w:t xml:space="preserve">                  Assert.Error(subList.Count &gt; 0, name,</w:t>
      </w:r>
    </w:p>
    <w:p w14:paraId="037861DF" w14:textId="77777777" w:rsidR="005B1C6D" w:rsidRPr="00903DBA" w:rsidRDefault="005B1C6D" w:rsidP="005B1C6D">
      <w:pPr>
        <w:pStyle w:val="Code"/>
        <w:rPr>
          <w:highlight w:val="white"/>
        </w:rPr>
      </w:pPr>
      <w:r w:rsidRPr="00903DBA">
        <w:rPr>
          <w:highlight w:val="white"/>
        </w:rPr>
        <w:t xml:space="preserve">                               Message.Empty_macro_parameter_list);</w:t>
      </w:r>
    </w:p>
    <w:p w14:paraId="3C4F5319" w14:textId="77777777" w:rsidR="005B1C6D" w:rsidRPr="00903DBA" w:rsidRDefault="005B1C6D" w:rsidP="005B1C6D">
      <w:pPr>
        <w:pStyle w:val="Code"/>
        <w:rPr>
          <w:highlight w:val="white"/>
        </w:rPr>
      </w:pPr>
      <w:r w:rsidRPr="00903DBA">
        <w:rPr>
          <w:highlight w:val="white"/>
        </w:rPr>
        <w:t xml:space="preserve">                  mainList.Add(subList);</w:t>
      </w:r>
    </w:p>
    <w:p w14:paraId="4A33AA91" w14:textId="77777777" w:rsidR="005B1C6D" w:rsidRPr="00903DBA" w:rsidRDefault="005B1C6D" w:rsidP="005B1C6D">
      <w:pPr>
        <w:pStyle w:val="Code"/>
        <w:rPr>
          <w:highlight w:val="white"/>
        </w:rPr>
      </w:pPr>
      <w:r w:rsidRPr="00903DBA">
        <w:rPr>
          <w:highlight w:val="white"/>
        </w:rPr>
        <w:t xml:space="preserve">                  break;</w:t>
      </w:r>
    </w:p>
    <w:p w14:paraId="3B235744" w14:textId="77777777" w:rsidR="005B1C6D" w:rsidRPr="00903DBA" w:rsidRDefault="005B1C6D" w:rsidP="005B1C6D">
      <w:pPr>
        <w:pStyle w:val="Code"/>
        <w:rPr>
          <w:highlight w:val="white"/>
        </w:rPr>
      </w:pPr>
      <w:r w:rsidRPr="00903DBA">
        <w:rPr>
          <w:highlight w:val="white"/>
        </w:rPr>
        <w:t xml:space="preserve">                }</w:t>
      </w:r>
    </w:p>
    <w:p w14:paraId="55D79655" w14:textId="77777777" w:rsidR="005B1C6D" w:rsidRPr="00903DBA" w:rsidRDefault="005B1C6D" w:rsidP="005B1C6D">
      <w:pPr>
        <w:pStyle w:val="Code"/>
        <w:rPr>
          <w:highlight w:val="white"/>
        </w:rPr>
      </w:pPr>
      <w:r w:rsidRPr="00903DBA">
        <w:rPr>
          <w:highlight w:val="white"/>
        </w:rPr>
        <w:t xml:space="preserve">              </w:t>
      </w:r>
    </w:p>
    <w:p w14:paraId="4AAF116C" w14:textId="77777777" w:rsidR="005B1C6D" w:rsidRPr="00903DBA" w:rsidRDefault="005B1C6D" w:rsidP="005B1C6D">
      <w:pPr>
        <w:pStyle w:val="Code"/>
        <w:rPr>
          <w:highlight w:val="white"/>
        </w:rPr>
      </w:pPr>
      <w:r w:rsidRPr="00903DBA">
        <w:rPr>
          <w:highlight w:val="white"/>
        </w:rPr>
        <w:t xml:space="preserve">                ++countIndex;</w:t>
      </w:r>
    </w:p>
    <w:p w14:paraId="393C2E35" w14:textId="77777777" w:rsidR="005B1C6D" w:rsidRPr="00903DBA" w:rsidRDefault="005B1C6D" w:rsidP="005B1C6D">
      <w:pPr>
        <w:pStyle w:val="Code"/>
        <w:rPr>
          <w:highlight w:val="white"/>
        </w:rPr>
      </w:pPr>
      <w:r w:rsidRPr="00903DBA">
        <w:rPr>
          <w:highlight w:val="white"/>
        </w:rPr>
        <w:t xml:space="preserve">              }</w:t>
      </w:r>
    </w:p>
    <w:p w14:paraId="54C57627" w14:textId="77777777" w:rsidR="005B1C6D" w:rsidRPr="00903DBA" w:rsidRDefault="005B1C6D" w:rsidP="005B1C6D">
      <w:pPr>
        <w:pStyle w:val="Code"/>
        <w:rPr>
          <w:highlight w:val="white"/>
        </w:rPr>
      </w:pPr>
    </w:p>
    <w:p w14:paraId="36529A46" w14:textId="2BE189EC"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19F53CAF" w14:textId="77777777" w:rsidR="005B1C6D" w:rsidRPr="00903DBA" w:rsidRDefault="005B1C6D" w:rsidP="005B1C6D">
      <w:pPr>
        <w:pStyle w:val="Code"/>
        <w:rPr>
          <w:highlight w:val="white"/>
        </w:rPr>
      </w:pPr>
      <w:r w:rsidRPr="00903DBA">
        <w:rPr>
          <w:highlight w:val="white"/>
        </w:rPr>
        <w:t xml:space="preserve">              Assert.Error(macro.Parameters() == mainList.Count, name,</w:t>
      </w:r>
    </w:p>
    <w:p w14:paraId="7025C376" w14:textId="77777777" w:rsidR="005B1C6D" w:rsidRPr="00903DBA" w:rsidRDefault="005B1C6D" w:rsidP="005B1C6D">
      <w:pPr>
        <w:pStyle w:val="Code"/>
        <w:rPr>
          <w:highlight w:val="white"/>
        </w:rPr>
      </w:pPr>
      <w:r w:rsidRPr="00903DBA">
        <w:rPr>
          <w:highlight w:val="white"/>
        </w:rPr>
        <w:t xml:space="preserve">                         Message.Invalid_number_of_parameters_in_macro_call);</w:t>
      </w:r>
    </w:p>
    <w:p w14:paraId="73C8876A" w14:textId="77777777" w:rsidR="005B1C6D" w:rsidRPr="00903DBA" w:rsidRDefault="005B1C6D" w:rsidP="005B1C6D">
      <w:pPr>
        <w:pStyle w:val="Code"/>
        <w:rPr>
          <w:highlight w:val="white"/>
        </w:rPr>
      </w:pPr>
      <w:r w:rsidRPr="00903DBA">
        <w:rPr>
          <w:highlight w:val="white"/>
        </w:rPr>
        <w:t xml:space="preserve">            </w:t>
      </w:r>
    </w:p>
    <w:p w14:paraId="6EFFEFF5"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6BA56CFB" w14:textId="77777777" w:rsidR="005B1C6D" w:rsidRPr="00903DBA" w:rsidRDefault="005B1C6D" w:rsidP="005B1C6D">
      <w:pPr>
        <w:pStyle w:val="Code"/>
        <w:rPr>
          <w:highlight w:val="white"/>
        </w:rPr>
      </w:pPr>
      <w:r w:rsidRPr="00903DBA">
        <w:rPr>
          <w:highlight w:val="white"/>
        </w:rPr>
        <w:t xml:space="preserve">            </w:t>
      </w:r>
    </w:p>
    <w:p w14:paraId="4452D770" w14:textId="77777777" w:rsidR="005B1C6D" w:rsidRPr="00903DBA" w:rsidRDefault="005B1C6D" w:rsidP="005B1C6D">
      <w:pPr>
        <w:pStyle w:val="Code"/>
        <w:rPr>
          <w:highlight w:val="white"/>
        </w:rPr>
      </w:pPr>
      <w:r w:rsidRPr="00903DBA">
        <w:rPr>
          <w:highlight w:val="white"/>
        </w:rPr>
        <w:t xml:space="preserve">              for (int macroIndex = (cloneListX.Count - 1);</w:t>
      </w:r>
    </w:p>
    <w:p w14:paraId="391FC013" w14:textId="77777777" w:rsidR="005B1C6D" w:rsidRPr="00903DBA" w:rsidRDefault="005B1C6D" w:rsidP="005B1C6D">
      <w:pPr>
        <w:pStyle w:val="Code"/>
        <w:rPr>
          <w:highlight w:val="white"/>
        </w:rPr>
      </w:pPr>
      <w:r w:rsidRPr="00903DBA">
        <w:rPr>
          <w:highlight w:val="white"/>
        </w:rPr>
        <w:t xml:space="preserve">                   macroIndex &gt;= 0; --macroIndex) {</w:t>
      </w:r>
    </w:p>
    <w:p w14:paraId="12187152" w14:textId="77777777" w:rsidR="005B1C6D" w:rsidRPr="00903DBA" w:rsidRDefault="005B1C6D" w:rsidP="005B1C6D">
      <w:pPr>
        <w:pStyle w:val="Code"/>
        <w:rPr>
          <w:highlight w:val="white"/>
        </w:rPr>
      </w:pPr>
      <w:r w:rsidRPr="00903DBA">
        <w:rPr>
          <w:highlight w:val="white"/>
        </w:rPr>
        <w:t xml:space="preserve">                Token macroToken = cloneListX[macroIndex];</w:t>
      </w:r>
    </w:p>
    <w:p w14:paraId="4EC01727" w14:textId="77777777" w:rsidR="005B1C6D" w:rsidRPr="00903DBA" w:rsidRDefault="005B1C6D" w:rsidP="005B1C6D">
      <w:pPr>
        <w:pStyle w:val="Code"/>
        <w:rPr>
          <w:highlight w:val="white"/>
        </w:rPr>
      </w:pPr>
    </w:p>
    <w:p w14:paraId="3A450E22" w14:textId="77777777" w:rsidR="005B1C6D" w:rsidRPr="00903DBA" w:rsidRDefault="005B1C6D" w:rsidP="005B1C6D">
      <w:pPr>
        <w:pStyle w:val="Code"/>
        <w:rPr>
          <w:highlight w:val="white"/>
        </w:rPr>
      </w:pPr>
      <w:r w:rsidRPr="00903DBA">
        <w:rPr>
          <w:highlight w:val="white"/>
        </w:rPr>
        <w:t xml:space="preserve">                if (macroToken.Id == CCompiler_Pre.Tokens.MARK) {</w:t>
      </w:r>
    </w:p>
    <w:p w14:paraId="063BF576" w14:textId="77777777" w:rsidR="005B1C6D" w:rsidRPr="00903DBA" w:rsidRDefault="005B1C6D" w:rsidP="005B1C6D">
      <w:pPr>
        <w:pStyle w:val="Code"/>
        <w:rPr>
          <w:highlight w:val="white"/>
        </w:rPr>
      </w:pPr>
      <w:r w:rsidRPr="00903DBA">
        <w:rPr>
          <w:highlight w:val="white"/>
        </w:rPr>
        <w:t xml:space="preserve">                  int markIndex = (int) macroToken.Value;</w:t>
      </w:r>
    </w:p>
    <w:p w14:paraId="454471CE" w14:textId="77777777" w:rsidR="005B1C6D" w:rsidRPr="00903DBA" w:rsidRDefault="005B1C6D" w:rsidP="005B1C6D">
      <w:pPr>
        <w:pStyle w:val="Code"/>
        <w:rPr>
          <w:highlight w:val="white"/>
        </w:rPr>
      </w:pPr>
      <w:r w:rsidRPr="00903DBA">
        <w:rPr>
          <w:highlight w:val="white"/>
        </w:rPr>
        <w:t xml:space="preserve">                  cloneListX.RemoveAt(macroIndex);</w:t>
      </w:r>
    </w:p>
    <w:p w14:paraId="6DCEBFAE" w14:textId="77777777" w:rsidR="005B1C6D" w:rsidRPr="00903DBA" w:rsidRDefault="005B1C6D" w:rsidP="005B1C6D">
      <w:pPr>
        <w:pStyle w:val="Code"/>
        <w:rPr>
          <w:highlight w:val="white"/>
        </w:rPr>
      </w:pPr>
      <w:r w:rsidRPr="00903DBA">
        <w:rPr>
          <w:highlight w:val="white"/>
        </w:rPr>
        <w:t xml:space="preserve">                  List&lt;Token&gt; replaceList = CloneList(mainList[markIndex]);</w:t>
      </w:r>
    </w:p>
    <w:p w14:paraId="2F9C59DE" w14:textId="77777777" w:rsidR="005B1C6D" w:rsidRPr="00903DBA" w:rsidRDefault="005B1C6D" w:rsidP="005B1C6D">
      <w:pPr>
        <w:pStyle w:val="Code"/>
        <w:rPr>
          <w:highlight w:val="white"/>
        </w:rPr>
      </w:pPr>
    </w:p>
    <w:p w14:paraId="1C30639B" w14:textId="77777777" w:rsidR="005B1C6D" w:rsidRPr="00903DBA" w:rsidRDefault="005B1C6D" w:rsidP="005B1C6D">
      <w:pPr>
        <w:pStyle w:val="Code"/>
        <w:rPr>
          <w:highlight w:val="white"/>
        </w:rPr>
      </w:pPr>
      <w:r w:rsidRPr="00903DBA">
        <w:rPr>
          <w:highlight w:val="white"/>
        </w:rPr>
        <w:t xml:space="preserve">                  if ((macroIndex &gt; 0) &amp;&amp; (cloneListX[macroIndex - 1].Id ==</w:t>
      </w:r>
    </w:p>
    <w:p w14:paraId="0769EF81" w14:textId="77777777" w:rsidR="005B1C6D" w:rsidRPr="00903DBA" w:rsidRDefault="005B1C6D" w:rsidP="005B1C6D">
      <w:pPr>
        <w:pStyle w:val="Code"/>
        <w:rPr>
          <w:highlight w:val="white"/>
        </w:rPr>
      </w:pPr>
      <w:r w:rsidRPr="00903DBA">
        <w:rPr>
          <w:highlight w:val="white"/>
        </w:rPr>
        <w:t xml:space="preserve">                                           CCompiler_Pre.Tokens.SHARP)) {</w:t>
      </w:r>
    </w:p>
    <w:p w14:paraId="0615D234" w14:textId="77777777" w:rsidR="005B1C6D" w:rsidRPr="00903DBA" w:rsidRDefault="005B1C6D" w:rsidP="005B1C6D">
      <w:pPr>
        <w:pStyle w:val="Code"/>
        <w:rPr>
          <w:highlight w:val="white"/>
        </w:rPr>
      </w:pPr>
      <w:r w:rsidRPr="00903DBA">
        <w:rPr>
          <w:highlight w:val="white"/>
        </w:rPr>
        <w:t xml:space="preserve">                    string text = "\"" + TokenListToString(replaceList) + "\"";</w:t>
      </w:r>
    </w:p>
    <w:p w14:paraId="0E2DBA0F" w14:textId="77777777" w:rsidR="005B1C6D" w:rsidRPr="00903DBA" w:rsidRDefault="005B1C6D" w:rsidP="005B1C6D">
      <w:pPr>
        <w:pStyle w:val="Code"/>
        <w:rPr>
          <w:highlight w:val="white"/>
        </w:rPr>
      </w:pPr>
      <w:r w:rsidRPr="00903DBA">
        <w:rPr>
          <w:highlight w:val="white"/>
        </w:rPr>
        <w:t xml:space="preserve">                    cloneListX.Insert(macroIndex,</w:t>
      </w:r>
    </w:p>
    <w:p w14:paraId="0B478886" w14:textId="77777777" w:rsidR="005B1C6D" w:rsidRPr="00903DBA" w:rsidRDefault="005B1C6D" w:rsidP="005B1C6D">
      <w:pPr>
        <w:pStyle w:val="Code"/>
        <w:rPr>
          <w:highlight w:val="white"/>
        </w:rPr>
      </w:pPr>
      <w:r w:rsidRPr="00903DBA">
        <w:rPr>
          <w:highlight w:val="white"/>
        </w:rPr>
        <w:t xml:space="preserve">                                new Token(CCompiler_Pre.Tokens.STRING, text));</w:t>
      </w:r>
    </w:p>
    <w:p w14:paraId="524D4390" w14:textId="77777777" w:rsidR="005B1C6D" w:rsidRPr="00903DBA" w:rsidRDefault="005B1C6D" w:rsidP="005B1C6D">
      <w:pPr>
        <w:pStyle w:val="Code"/>
        <w:rPr>
          <w:highlight w:val="white"/>
        </w:rPr>
      </w:pPr>
      <w:r w:rsidRPr="00903DBA">
        <w:rPr>
          <w:highlight w:val="white"/>
        </w:rPr>
        <w:t xml:space="preserve">                    cloneListX.RemoveAt(--macroIndex);</w:t>
      </w:r>
    </w:p>
    <w:p w14:paraId="7925BEB4" w14:textId="77777777" w:rsidR="005B1C6D" w:rsidRPr="00903DBA" w:rsidRDefault="005B1C6D" w:rsidP="005B1C6D">
      <w:pPr>
        <w:pStyle w:val="Code"/>
        <w:rPr>
          <w:highlight w:val="white"/>
        </w:rPr>
      </w:pPr>
      <w:r w:rsidRPr="00903DBA">
        <w:rPr>
          <w:highlight w:val="white"/>
        </w:rPr>
        <w:t xml:space="preserve">                  }</w:t>
      </w:r>
    </w:p>
    <w:p w14:paraId="381205F6" w14:textId="77777777" w:rsidR="005B1C6D" w:rsidRPr="00903DBA" w:rsidRDefault="005B1C6D" w:rsidP="005B1C6D">
      <w:pPr>
        <w:pStyle w:val="Code"/>
        <w:rPr>
          <w:highlight w:val="white"/>
        </w:rPr>
      </w:pPr>
      <w:r w:rsidRPr="00903DBA">
        <w:rPr>
          <w:highlight w:val="white"/>
        </w:rPr>
        <w:t xml:space="preserve">                  else {</w:t>
      </w:r>
    </w:p>
    <w:p w14:paraId="267B90E6" w14:textId="77777777" w:rsidR="005B1C6D" w:rsidRPr="00903DBA" w:rsidRDefault="005B1C6D" w:rsidP="005B1C6D">
      <w:pPr>
        <w:pStyle w:val="Code"/>
        <w:rPr>
          <w:highlight w:val="white"/>
        </w:rPr>
      </w:pPr>
      <w:r w:rsidRPr="00903DBA">
        <w:rPr>
          <w:highlight w:val="white"/>
        </w:rPr>
        <w:t xml:space="preserve">                    cloneListX.InsertRange(macroIndex, replaceList);</w:t>
      </w:r>
    </w:p>
    <w:p w14:paraId="6D729BEC" w14:textId="77777777" w:rsidR="005B1C6D" w:rsidRPr="00903DBA" w:rsidRDefault="005B1C6D" w:rsidP="005B1C6D">
      <w:pPr>
        <w:pStyle w:val="Code"/>
        <w:rPr>
          <w:highlight w:val="white"/>
        </w:rPr>
      </w:pPr>
      <w:r w:rsidRPr="00903DBA">
        <w:rPr>
          <w:highlight w:val="white"/>
        </w:rPr>
        <w:t xml:space="preserve">                  }</w:t>
      </w:r>
    </w:p>
    <w:p w14:paraId="60D49ACD" w14:textId="77777777" w:rsidR="005B1C6D" w:rsidRPr="00903DBA" w:rsidRDefault="005B1C6D" w:rsidP="005B1C6D">
      <w:pPr>
        <w:pStyle w:val="Code"/>
        <w:rPr>
          <w:highlight w:val="white"/>
        </w:rPr>
      </w:pPr>
      <w:r w:rsidRPr="00903DBA">
        <w:rPr>
          <w:highlight w:val="white"/>
        </w:rPr>
        <w:t xml:space="preserve">                }              </w:t>
      </w:r>
    </w:p>
    <w:p w14:paraId="5743A43B" w14:textId="77777777" w:rsidR="005B1C6D" w:rsidRPr="00903DBA" w:rsidRDefault="005B1C6D" w:rsidP="005B1C6D">
      <w:pPr>
        <w:pStyle w:val="Code"/>
        <w:rPr>
          <w:highlight w:val="white"/>
        </w:rPr>
      </w:pPr>
      <w:r w:rsidRPr="00903DBA">
        <w:rPr>
          <w:highlight w:val="white"/>
        </w:rPr>
        <w:t xml:space="preserve">              }</w:t>
      </w:r>
    </w:p>
    <w:p w14:paraId="59004BA4" w14:textId="77777777" w:rsidR="005B1C6D" w:rsidRPr="00903DBA" w:rsidRDefault="005B1C6D" w:rsidP="005B1C6D">
      <w:pPr>
        <w:pStyle w:val="Code"/>
        <w:rPr>
          <w:highlight w:val="white"/>
        </w:rPr>
      </w:pPr>
    </w:p>
    <w:p w14:paraId="7B62B51B" w14:textId="77777777" w:rsidR="005B1C6D" w:rsidRPr="00903DBA" w:rsidRDefault="005B1C6D" w:rsidP="005B1C6D">
      <w:pPr>
        <w:pStyle w:val="Code"/>
        <w:rPr>
          <w:highlight w:val="white"/>
        </w:rPr>
      </w:pPr>
      <w:r w:rsidRPr="00903DBA">
        <w:rPr>
          <w:highlight w:val="white"/>
        </w:rPr>
        <w:t xml:space="preserve">              nameStack.Push(name);</w:t>
      </w:r>
    </w:p>
    <w:p w14:paraId="14CAC78B" w14:textId="77777777" w:rsidR="005B1C6D" w:rsidRPr="00903DBA" w:rsidRDefault="005B1C6D" w:rsidP="005B1C6D">
      <w:pPr>
        <w:pStyle w:val="Code"/>
        <w:rPr>
          <w:highlight w:val="white"/>
        </w:rPr>
      </w:pPr>
      <w:r w:rsidRPr="00903DBA">
        <w:rPr>
          <w:highlight w:val="white"/>
        </w:rPr>
        <w:t xml:space="preserve">              SearchForMacros(cloneListX, nameStack);</w:t>
      </w:r>
    </w:p>
    <w:p w14:paraId="4255E75A" w14:textId="77777777" w:rsidR="005B1C6D" w:rsidRPr="00903DBA" w:rsidRDefault="005B1C6D" w:rsidP="005B1C6D">
      <w:pPr>
        <w:pStyle w:val="Code"/>
        <w:rPr>
          <w:highlight w:val="white"/>
        </w:rPr>
      </w:pPr>
      <w:r w:rsidRPr="00903DBA">
        <w:rPr>
          <w:highlight w:val="white"/>
        </w:rPr>
        <w:t xml:space="preserve">              nameStack.Pop();</w:t>
      </w:r>
    </w:p>
    <w:p w14:paraId="749948F3" w14:textId="77777777" w:rsidR="005B1C6D" w:rsidRPr="00903DBA" w:rsidRDefault="005B1C6D" w:rsidP="005B1C6D">
      <w:pPr>
        <w:pStyle w:val="Code"/>
        <w:rPr>
          <w:highlight w:val="white"/>
        </w:rPr>
      </w:pPr>
    </w:p>
    <w:p w14:paraId="379089A4" w14:textId="77777777" w:rsidR="005B1C6D" w:rsidRPr="00903DBA" w:rsidRDefault="005B1C6D" w:rsidP="005B1C6D">
      <w:pPr>
        <w:pStyle w:val="Code"/>
        <w:rPr>
          <w:highlight w:val="white"/>
        </w:rPr>
      </w:pPr>
      <w:r w:rsidRPr="00903DBA">
        <w:rPr>
          <w:highlight w:val="white"/>
        </w:rPr>
        <w:t xml:space="preserve">              tokenList.RemoveRange(index, countIndex - index + 1);</w:t>
      </w:r>
    </w:p>
    <w:p w14:paraId="3EFD19B1" w14:textId="77777777" w:rsidR="005B1C6D" w:rsidRPr="00903DBA" w:rsidRDefault="005B1C6D" w:rsidP="005B1C6D">
      <w:pPr>
        <w:pStyle w:val="Code"/>
        <w:rPr>
          <w:highlight w:val="white"/>
        </w:rPr>
      </w:pPr>
      <w:r w:rsidRPr="00903DBA">
        <w:rPr>
          <w:highlight w:val="white"/>
        </w:rPr>
        <w:t xml:space="preserve">              tokenList.InsertRange(index, cloneListX);</w:t>
      </w:r>
    </w:p>
    <w:p w14:paraId="0ECF6F39"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46EAA1F7" w14:textId="77777777" w:rsidR="005B1C6D" w:rsidRPr="00903DBA" w:rsidRDefault="005B1C6D" w:rsidP="005B1C6D">
      <w:pPr>
        <w:pStyle w:val="Code"/>
        <w:rPr>
          <w:highlight w:val="white"/>
        </w:rPr>
      </w:pPr>
      <w:r w:rsidRPr="00903DBA">
        <w:rPr>
          <w:highlight w:val="white"/>
        </w:rPr>
        <w:t xml:space="preserve">              tokenList[index +</w:t>
      </w:r>
    </w:p>
    <w:p w14:paraId="32546CC7" w14:textId="77777777" w:rsidR="005B1C6D" w:rsidRPr="00903DBA" w:rsidRDefault="005B1C6D" w:rsidP="005B1C6D">
      <w:pPr>
        <w:pStyle w:val="Code"/>
        <w:rPr>
          <w:highlight w:val="white"/>
        </w:rPr>
      </w:pPr>
      <w:r w:rsidRPr="00903DBA">
        <w:rPr>
          <w:highlight w:val="white"/>
        </w:rPr>
        <w:t xml:space="preserve">                        cloneListX.Count].AddNewlineCount(totalNewlineCount);</w:t>
      </w:r>
    </w:p>
    <w:p w14:paraId="6BDDE548" w14:textId="77777777" w:rsidR="005B1C6D" w:rsidRPr="00903DBA" w:rsidRDefault="005B1C6D" w:rsidP="005B1C6D">
      <w:pPr>
        <w:pStyle w:val="Code"/>
        <w:rPr>
          <w:highlight w:val="white"/>
        </w:rPr>
      </w:pPr>
      <w:r w:rsidRPr="00903DBA">
        <w:rPr>
          <w:highlight w:val="white"/>
        </w:rPr>
        <w:t xml:space="preserve">              index += cloneListX.Count - 1;</w:t>
      </w:r>
    </w:p>
    <w:p w14:paraId="3AB1F6F0" w14:textId="77777777" w:rsidR="005B1C6D" w:rsidRPr="00903DBA" w:rsidRDefault="005B1C6D" w:rsidP="005B1C6D">
      <w:pPr>
        <w:pStyle w:val="Code"/>
        <w:rPr>
          <w:highlight w:val="white"/>
        </w:rPr>
      </w:pPr>
      <w:r w:rsidRPr="00903DBA">
        <w:rPr>
          <w:highlight w:val="white"/>
        </w:rPr>
        <w:t xml:space="preserve">            }</w:t>
      </w:r>
    </w:p>
    <w:p w14:paraId="585B31B9" w14:textId="77777777" w:rsidR="005B1C6D" w:rsidRPr="00903DBA" w:rsidRDefault="005B1C6D" w:rsidP="005B1C6D">
      <w:pPr>
        <w:pStyle w:val="Code"/>
        <w:rPr>
          <w:highlight w:val="white"/>
        </w:rPr>
      </w:pPr>
      <w:r w:rsidRPr="00903DBA">
        <w:rPr>
          <w:highlight w:val="white"/>
        </w:rPr>
        <w:t xml:space="preserve">            else {</w:t>
      </w:r>
    </w:p>
    <w:p w14:paraId="3D8F6C8F" w14:textId="50A8A978"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4244886F" w14:textId="77777777" w:rsidR="005B1C6D" w:rsidRPr="00903DBA" w:rsidRDefault="005B1C6D" w:rsidP="005B1C6D">
      <w:pPr>
        <w:pStyle w:val="Code"/>
        <w:rPr>
          <w:highlight w:val="white"/>
        </w:rPr>
      </w:pPr>
      <w:r w:rsidRPr="00903DBA">
        <w:rPr>
          <w:highlight w:val="white"/>
        </w:rPr>
        <w:t xml:space="preserve">              Assert.Error(macro.Parameters() == 0, name, Message.</w:t>
      </w:r>
    </w:p>
    <w:p w14:paraId="5A32E609" w14:textId="77777777" w:rsidR="005B1C6D" w:rsidRPr="00903DBA" w:rsidRDefault="005B1C6D" w:rsidP="005B1C6D">
      <w:pPr>
        <w:pStyle w:val="Code"/>
        <w:rPr>
          <w:highlight w:val="white"/>
        </w:rPr>
      </w:pPr>
      <w:r w:rsidRPr="00903DBA">
        <w:rPr>
          <w:highlight w:val="white"/>
        </w:rPr>
        <w:t xml:space="preserve">                           Invalid_number_of_parameters_in_macro_call);</w:t>
      </w:r>
    </w:p>
    <w:p w14:paraId="6DAFCDB2"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0C730B1F" w14:textId="77777777" w:rsidR="005B1C6D" w:rsidRPr="00903DBA" w:rsidRDefault="005B1C6D" w:rsidP="005B1C6D">
      <w:pPr>
        <w:pStyle w:val="Code"/>
        <w:rPr>
          <w:highlight w:val="white"/>
        </w:rPr>
      </w:pPr>
      <w:r w:rsidRPr="00903DBA">
        <w:rPr>
          <w:highlight w:val="white"/>
        </w:rPr>
        <w:t xml:space="preserve">              nameStack.Push(name);</w:t>
      </w:r>
    </w:p>
    <w:p w14:paraId="347E55A4" w14:textId="77777777" w:rsidR="005B1C6D" w:rsidRPr="00903DBA" w:rsidRDefault="005B1C6D" w:rsidP="005B1C6D">
      <w:pPr>
        <w:pStyle w:val="Code"/>
        <w:rPr>
          <w:highlight w:val="white"/>
        </w:rPr>
      </w:pPr>
      <w:r w:rsidRPr="00903DBA">
        <w:rPr>
          <w:highlight w:val="white"/>
        </w:rPr>
        <w:t xml:space="preserve">              SearchForMacros(cloneListX, nameStack);</w:t>
      </w:r>
    </w:p>
    <w:p w14:paraId="6DA842F3" w14:textId="77777777" w:rsidR="005B1C6D" w:rsidRPr="00903DBA" w:rsidRDefault="005B1C6D" w:rsidP="005B1C6D">
      <w:pPr>
        <w:pStyle w:val="Code"/>
        <w:rPr>
          <w:highlight w:val="white"/>
        </w:rPr>
      </w:pPr>
      <w:r w:rsidRPr="00903DBA">
        <w:rPr>
          <w:highlight w:val="white"/>
        </w:rPr>
        <w:t xml:space="preserve">              nameStack.Pop();</w:t>
      </w:r>
    </w:p>
    <w:p w14:paraId="6B1D6454" w14:textId="77777777" w:rsidR="005B1C6D" w:rsidRPr="00903DBA" w:rsidRDefault="005B1C6D" w:rsidP="005B1C6D">
      <w:pPr>
        <w:pStyle w:val="Code"/>
        <w:rPr>
          <w:highlight w:val="white"/>
        </w:rPr>
      </w:pPr>
    </w:p>
    <w:p w14:paraId="619ED4B0" w14:textId="77777777" w:rsidR="005B1C6D" w:rsidRPr="00903DBA" w:rsidRDefault="005B1C6D" w:rsidP="005B1C6D">
      <w:pPr>
        <w:pStyle w:val="Code"/>
        <w:rPr>
          <w:highlight w:val="white"/>
        </w:rPr>
      </w:pPr>
      <w:r w:rsidRPr="00903DBA">
        <w:rPr>
          <w:highlight w:val="white"/>
        </w:rPr>
        <w:t xml:space="preserve">              tokenList.RemoveAt(index);</w:t>
      </w:r>
    </w:p>
    <w:p w14:paraId="25524C9D" w14:textId="77777777" w:rsidR="005B1C6D" w:rsidRPr="00903DBA" w:rsidRDefault="005B1C6D" w:rsidP="005B1C6D">
      <w:pPr>
        <w:pStyle w:val="Code"/>
        <w:rPr>
          <w:highlight w:val="white"/>
        </w:rPr>
      </w:pPr>
      <w:r w:rsidRPr="00903DBA">
        <w:rPr>
          <w:highlight w:val="white"/>
        </w:rPr>
        <w:t xml:space="preserve">              tokenList.InsertRange(index, cloneListX);</w:t>
      </w:r>
    </w:p>
    <w:p w14:paraId="6151F35B"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1FF1DF79" w14:textId="77777777" w:rsidR="005B1C6D" w:rsidRPr="00903DBA" w:rsidRDefault="005B1C6D" w:rsidP="005B1C6D">
      <w:pPr>
        <w:pStyle w:val="Code"/>
        <w:rPr>
          <w:highlight w:val="white"/>
        </w:rPr>
      </w:pPr>
      <w:r w:rsidRPr="00903DBA">
        <w:rPr>
          <w:highlight w:val="white"/>
        </w:rPr>
        <w:t xml:space="preserve">              index += cloneListX.Count - 1;</w:t>
      </w:r>
    </w:p>
    <w:p w14:paraId="1D16F0A3" w14:textId="77777777" w:rsidR="005B1C6D" w:rsidRPr="00903DBA" w:rsidRDefault="005B1C6D" w:rsidP="005B1C6D">
      <w:pPr>
        <w:pStyle w:val="Code"/>
        <w:rPr>
          <w:highlight w:val="white"/>
        </w:rPr>
      </w:pPr>
      <w:r w:rsidRPr="00903DBA">
        <w:rPr>
          <w:highlight w:val="white"/>
        </w:rPr>
        <w:t xml:space="preserve">            }</w:t>
      </w:r>
    </w:p>
    <w:p w14:paraId="141A623A" w14:textId="77777777" w:rsidR="005B1C6D" w:rsidRPr="00903DBA" w:rsidRDefault="005B1C6D" w:rsidP="005B1C6D">
      <w:pPr>
        <w:pStyle w:val="Code"/>
        <w:rPr>
          <w:highlight w:val="white"/>
        </w:rPr>
      </w:pPr>
      <w:r w:rsidRPr="00903DBA">
        <w:rPr>
          <w:highlight w:val="white"/>
        </w:rPr>
        <w:t xml:space="preserve">          }</w:t>
      </w:r>
    </w:p>
    <w:p w14:paraId="533709B6" w14:textId="77777777" w:rsidR="005B1C6D" w:rsidRPr="00903DBA" w:rsidRDefault="005B1C6D" w:rsidP="005B1C6D">
      <w:pPr>
        <w:pStyle w:val="Code"/>
        <w:rPr>
          <w:highlight w:val="white"/>
        </w:rPr>
      </w:pPr>
      <w:r w:rsidRPr="00903DBA">
        <w:rPr>
          <w:highlight w:val="white"/>
        </w:rPr>
        <w:t xml:space="preserve">          else if (name.Equals("__STDC__")) {</w:t>
      </w:r>
    </w:p>
    <w:p w14:paraId="017C5F44" w14:textId="77777777" w:rsidR="005B1C6D" w:rsidRPr="00903DBA" w:rsidRDefault="005B1C6D" w:rsidP="005B1C6D">
      <w:pPr>
        <w:pStyle w:val="Code"/>
        <w:rPr>
          <w:highlight w:val="white"/>
        </w:rPr>
      </w:pPr>
      <w:r w:rsidRPr="00903DBA">
        <w:rPr>
          <w:highlight w:val="white"/>
        </w:rPr>
        <w:t xml:space="preserve">            tokenList[index] =</w:t>
      </w:r>
    </w:p>
    <w:p w14:paraId="1B5F6682" w14:textId="77777777" w:rsidR="005B1C6D" w:rsidRPr="00903DBA" w:rsidRDefault="005B1C6D" w:rsidP="005B1C6D">
      <w:pPr>
        <w:pStyle w:val="Code"/>
        <w:rPr>
          <w:highlight w:val="white"/>
        </w:rPr>
      </w:pPr>
      <w:r w:rsidRPr="00903DBA">
        <w:rPr>
          <w:highlight w:val="white"/>
        </w:rPr>
        <w:t xml:space="preserve">              new Token(CCompiler_Pre.Tokens.TOKEN, 1, beginNewlineCount);</w:t>
      </w:r>
    </w:p>
    <w:p w14:paraId="35EC428C" w14:textId="77777777" w:rsidR="005B1C6D" w:rsidRPr="00903DBA" w:rsidRDefault="005B1C6D" w:rsidP="005B1C6D">
      <w:pPr>
        <w:pStyle w:val="Code"/>
        <w:rPr>
          <w:highlight w:val="white"/>
        </w:rPr>
      </w:pPr>
      <w:r w:rsidRPr="00903DBA">
        <w:rPr>
          <w:highlight w:val="white"/>
        </w:rPr>
        <w:t xml:space="preserve">          }</w:t>
      </w:r>
    </w:p>
    <w:p w14:paraId="43C1D87A" w14:textId="77777777" w:rsidR="005B1C6D" w:rsidRPr="00903DBA" w:rsidRDefault="005B1C6D" w:rsidP="005B1C6D">
      <w:pPr>
        <w:pStyle w:val="Code"/>
        <w:rPr>
          <w:highlight w:val="white"/>
        </w:rPr>
      </w:pPr>
      <w:r w:rsidRPr="00903DBA">
        <w:rPr>
          <w:highlight w:val="white"/>
        </w:rPr>
        <w:t xml:space="preserve">          else if (name.Equals("__FILE__")) {</w:t>
      </w:r>
    </w:p>
    <w:p w14:paraId="7E9A99C8" w14:textId="77777777" w:rsidR="005B1C6D" w:rsidRPr="00903DBA" w:rsidRDefault="005B1C6D" w:rsidP="005B1C6D">
      <w:pPr>
        <w:pStyle w:val="Code"/>
        <w:rPr>
          <w:highlight w:val="white"/>
        </w:rPr>
      </w:pPr>
      <w:r w:rsidRPr="00903DBA">
        <w:rPr>
          <w:highlight w:val="white"/>
        </w:rPr>
        <w:t xml:space="preserve">            string text = "\"" + CCompiler_Main.Scanner.Path</w:t>
      </w:r>
    </w:p>
    <w:p w14:paraId="0C0A8937" w14:textId="77777777" w:rsidR="005B1C6D" w:rsidRPr="00903DBA" w:rsidRDefault="005B1C6D" w:rsidP="005B1C6D">
      <w:pPr>
        <w:pStyle w:val="Code"/>
        <w:rPr>
          <w:highlight w:val="white"/>
        </w:rPr>
      </w:pPr>
      <w:r w:rsidRPr="00903DBA">
        <w:rPr>
          <w:highlight w:val="white"/>
        </w:rPr>
        <w:t xml:space="preserve">                          .FullName.Replace("\\", "\\\\") + "\"";</w:t>
      </w:r>
    </w:p>
    <w:p w14:paraId="0B3ECAB1" w14:textId="77777777" w:rsidR="005B1C6D" w:rsidRPr="00903DBA" w:rsidRDefault="005B1C6D" w:rsidP="005B1C6D">
      <w:pPr>
        <w:pStyle w:val="Code"/>
        <w:rPr>
          <w:highlight w:val="white"/>
        </w:rPr>
      </w:pPr>
      <w:r w:rsidRPr="00903DBA">
        <w:rPr>
          <w:highlight w:val="white"/>
        </w:rPr>
        <w:t xml:space="preserve">            tokenList[index] =</w:t>
      </w:r>
    </w:p>
    <w:p w14:paraId="02F29543"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2F54DE38" w14:textId="77777777" w:rsidR="005B1C6D" w:rsidRPr="00903DBA" w:rsidRDefault="005B1C6D" w:rsidP="005B1C6D">
      <w:pPr>
        <w:pStyle w:val="Code"/>
        <w:rPr>
          <w:highlight w:val="white"/>
        </w:rPr>
      </w:pPr>
      <w:r w:rsidRPr="00903DBA">
        <w:rPr>
          <w:highlight w:val="white"/>
        </w:rPr>
        <w:t xml:space="preserve">          }</w:t>
      </w:r>
    </w:p>
    <w:p w14:paraId="65DDCAA2" w14:textId="77777777" w:rsidR="005B1C6D" w:rsidRPr="00903DBA" w:rsidRDefault="005B1C6D" w:rsidP="005B1C6D">
      <w:pPr>
        <w:pStyle w:val="Code"/>
        <w:rPr>
          <w:highlight w:val="white"/>
        </w:rPr>
      </w:pPr>
      <w:r w:rsidRPr="00903DBA">
        <w:rPr>
          <w:highlight w:val="white"/>
        </w:rPr>
        <w:t xml:space="preserve">          else if (name.Equals("__LINE__")) {</w:t>
      </w:r>
    </w:p>
    <w:p w14:paraId="08B393DA" w14:textId="77777777" w:rsidR="005B1C6D" w:rsidRPr="00903DBA" w:rsidRDefault="005B1C6D" w:rsidP="005B1C6D">
      <w:pPr>
        <w:pStyle w:val="Code"/>
        <w:rPr>
          <w:highlight w:val="white"/>
        </w:rPr>
      </w:pPr>
      <w:r w:rsidRPr="00903DBA">
        <w:rPr>
          <w:highlight w:val="white"/>
        </w:rPr>
        <w:t xml:space="preserve">            tokenList[index] =</w:t>
      </w:r>
    </w:p>
    <w:p w14:paraId="6C3BD45B" w14:textId="77777777" w:rsidR="005B1C6D" w:rsidRPr="00903DBA" w:rsidRDefault="005B1C6D" w:rsidP="005B1C6D">
      <w:pPr>
        <w:pStyle w:val="Code"/>
        <w:rPr>
          <w:highlight w:val="white"/>
        </w:rPr>
      </w:pPr>
      <w:r w:rsidRPr="00903DBA">
        <w:rPr>
          <w:highlight w:val="white"/>
        </w:rPr>
        <w:t xml:space="preserve">              new Token(CCompiler_Pre.Tokens.TOKEN,</w:t>
      </w:r>
    </w:p>
    <w:p w14:paraId="4E4E8FCF" w14:textId="77777777" w:rsidR="005B1C6D" w:rsidRPr="00903DBA" w:rsidRDefault="005B1C6D" w:rsidP="005B1C6D">
      <w:pPr>
        <w:pStyle w:val="Code"/>
        <w:rPr>
          <w:highlight w:val="white"/>
        </w:rPr>
      </w:pPr>
      <w:r w:rsidRPr="00903DBA">
        <w:rPr>
          <w:highlight w:val="white"/>
        </w:rPr>
        <w:t xml:space="preserve">                        CCompiler_Main.Scanner.Line, beginNewlineCount);</w:t>
      </w:r>
    </w:p>
    <w:p w14:paraId="36EFCFA4" w14:textId="77777777" w:rsidR="005B1C6D" w:rsidRPr="00903DBA" w:rsidRDefault="005B1C6D" w:rsidP="005B1C6D">
      <w:pPr>
        <w:pStyle w:val="Code"/>
        <w:rPr>
          <w:highlight w:val="white"/>
        </w:rPr>
      </w:pPr>
      <w:r w:rsidRPr="00903DBA">
        <w:rPr>
          <w:highlight w:val="white"/>
        </w:rPr>
        <w:t xml:space="preserve">          }</w:t>
      </w:r>
    </w:p>
    <w:p w14:paraId="28FD9F72" w14:textId="77777777" w:rsidR="005B1C6D" w:rsidRPr="00903DBA" w:rsidRDefault="005B1C6D" w:rsidP="005B1C6D">
      <w:pPr>
        <w:pStyle w:val="Code"/>
        <w:rPr>
          <w:highlight w:val="white"/>
        </w:rPr>
      </w:pPr>
      <w:r w:rsidRPr="00903DBA">
        <w:rPr>
          <w:highlight w:val="white"/>
        </w:rPr>
        <w:t xml:space="preserve">          else if (name.Equals("__DATE__")) {</w:t>
      </w:r>
    </w:p>
    <w:p w14:paraId="24DA9C3A" w14:textId="77777777" w:rsidR="005B1C6D" w:rsidRPr="00903DBA" w:rsidRDefault="005B1C6D" w:rsidP="005B1C6D">
      <w:pPr>
        <w:pStyle w:val="Code"/>
        <w:rPr>
          <w:highlight w:val="white"/>
        </w:rPr>
      </w:pPr>
      <w:r w:rsidRPr="00903DBA">
        <w:rPr>
          <w:highlight w:val="white"/>
        </w:rPr>
        <w:t xml:space="preserve">            string text = "\"" + DateTime.Now.ToString("MMMM dd yyyy") + "\"";</w:t>
      </w:r>
    </w:p>
    <w:p w14:paraId="71A81F4E" w14:textId="77777777" w:rsidR="005B1C6D" w:rsidRPr="00903DBA" w:rsidRDefault="005B1C6D" w:rsidP="005B1C6D">
      <w:pPr>
        <w:pStyle w:val="Code"/>
        <w:rPr>
          <w:highlight w:val="white"/>
        </w:rPr>
      </w:pPr>
      <w:r w:rsidRPr="00903DBA">
        <w:rPr>
          <w:highlight w:val="white"/>
        </w:rPr>
        <w:t xml:space="preserve">            tokenList[index] =</w:t>
      </w:r>
    </w:p>
    <w:p w14:paraId="59C5E30E"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17A46356" w14:textId="77777777" w:rsidR="005B1C6D" w:rsidRPr="00903DBA" w:rsidRDefault="005B1C6D" w:rsidP="005B1C6D">
      <w:pPr>
        <w:pStyle w:val="Code"/>
        <w:rPr>
          <w:highlight w:val="white"/>
        </w:rPr>
      </w:pPr>
      <w:r w:rsidRPr="00903DBA">
        <w:rPr>
          <w:highlight w:val="white"/>
        </w:rPr>
        <w:t xml:space="preserve">          }</w:t>
      </w:r>
    </w:p>
    <w:p w14:paraId="18838627" w14:textId="77777777" w:rsidR="005B1C6D" w:rsidRPr="00903DBA" w:rsidRDefault="005B1C6D" w:rsidP="005B1C6D">
      <w:pPr>
        <w:pStyle w:val="Code"/>
        <w:rPr>
          <w:highlight w:val="white"/>
        </w:rPr>
      </w:pPr>
      <w:r w:rsidRPr="00903DBA">
        <w:rPr>
          <w:highlight w:val="white"/>
        </w:rPr>
        <w:t xml:space="preserve">          else if (name.Equals("__TIME__")) {</w:t>
      </w:r>
    </w:p>
    <w:p w14:paraId="08BE4A95" w14:textId="77777777" w:rsidR="005B1C6D" w:rsidRPr="00903DBA" w:rsidRDefault="005B1C6D" w:rsidP="005B1C6D">
      <w:pPr>
        <w:pStyle w:val="Code"/>
        <w:rPr>
          <w:highlight w:val="white"/>
        </w:rPr>
      </w:pPr>
      <w:r w:rsidRPr="00903DBA">
        <w:rPr>
          <w:highlight w:val="white"/>
        </w:rPr>
        <w:t xml:space="preserve">            string text = "\"" + DateTime.Now.ToString("HH:mm:ss") + "\"";</w:t>
      </w:r>
    </w:p>
    <w:p w14:paraId="073FE364" w14:textId="77777777" w:rsidR="005B1C6D" w:rsidRPr="00903DBA" w:rsidRDefault="005B1C6D" w:rsidP="005B1C6D">
      <w:pPr>
        <w:pStyle w:val="Code"/>
        <w:rPr>
          <w:highlight w:val="white"/>
        </w:rPr>
      </w:pPr>
      <w:r w:rsidRPr="00903DBA">
        <w:rPr>
          <w:highlight w:val="white"/>
        </w:rPr>
        <w:t xml:space="preserve">            tokenList[index] =</w:t>
      </w:r>
    </w:p>
    <w:p w14:paraId="39031BB7"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474B11A6" w14:textId="77777777" w:rsidR="005B1C6D" w:rsidRPr="00903DBA" w:rsidRDefault="005B1C6D" w:rsidP="005B1C6D">
      <w:pPr>
        <w:pStyle w:val="Code"/>
        <w:rPr>
          <w:highlight w:val="white"/>
        </w:rPr>
      </w:pPr>
      <w:r w:rsidRPr="00903DBA">
        <w:rPr>
          <w:highlight w:val="white"/>
        </w:rPr>
        <w:t xml:space="preserve">          }</w:t>
      </w:r>
    </w:p>
    <w:p w14:paraId="25F0E2CD" w14:textId="77777777" w:rsidR="005B1C6D" w:rsidRPr="00903DBA" w:rsidRDefault="005B1C6D" w:rsidP="005B1C6D">
      <w:pPr>
        <w:pStyle w:val="Code"/>
        <w:rPr>
          <w:highlight w:val="white"/>
        </w:rPr>
      </w:pPr>
      <w:r w:rsidRPr="00903DBA">
        <w:rPr>
          <w:highlight w:val="white"/>
        </w:rPr>
        <w:t xml:space="preserve">        }</w:t>
      </w:r>
    </w:p>
    <w:p w14:paraId="25398F9E" w14:textId="77777777" w:rsidR="005B1C6D" w:rsidRPr="00903DBA" w:rsidRDefault="005B1C6D" w:rsidP="005B1C6D">
      <w:pPr>
        <w:pStyle w:val="Code"/>
        <w:rPr>
          <w:highlight w:val="white"/>
        </w:rPr>
      </w:pPr>
      <w:r w:rsidRPr="00903DBA">
        <w:rPr>
          <w:highlight w:val="white"/>
        </w:rPr>
        <w:t xml:space="preserve">      }</w:t>
      </w:r>
    </w:p>
    <w:p w14:paraId="2C475C45" w14:textId="77777777" w:rsidR="005B1C6D" w:rsidRPr="00903DBA" w:rsidRDefault="005B1C6D" w:rsidP="005B1C6D">
      <w:pPr>
        <w:pStyle w:val="Code"/>
        <w:rPr>
          <w:highlight w:val="white"/>
        </w:rPr>
      </w:pPr>
      <w:r w:rsidRPr="00903DBA">
        <w:rPr>
          <w:highlight w:val="white"/>
        </w:rPr>
        <w:t xml:space="preserve">    }</w:t>
      </w:r>
    </w:p>
    <w:p w14:paraId="48AB7B90" w14:textId="77777777" w:rsidR="005B1C6D" w:rsidRPr="00903DBA" w:rsidRDefault="005B1C6D" w:rsidP="005B1C6D">
      <w:r w:rsidRPr="00903DBA">
        <w:t xml:space="preserve">The </w:t>
      </w:r>
      <w:r w:rsidRPr="00903DBA">
        <w:rPr>
          <w:rStyle w:val="CodeInText"/>
        </w:rPr>
        <w:t>scanParameters</w:t>
      </w:r>
      <w:r w:rsidRPr="00903DBA">
        <w:t xml:space="preserve"> extracts the actual parameters of a macro call. The parameters are separated by commas and the list is terminated by a right parenthesis. It becomes a bit complicated since the parameters themselves can hold parenthesis and commas. The field </w:t>
      </w:r>
      <w:r w:rsidRPr="00903DBA">
        <w:rPr>
          <w:rStyle w:val="CodeInText"/>
        </w:rPr>
        <w:t>paranCount</w:t>
      </w:r>
      <w:r w:rsidRPr="00903DBA">
        <w:t xml:space="preserve"> counts the level of parentheses nesting and only takes parameter into consideration when the nesting level is zero.</w:t>
      </w:r>
    </w:p>
    <w:p w14:paraId="75B01B80" w14:textId="77777777" w:rsidR="005B1C6D" w:rsidRPr="00903DBA" w:rsidRDefault="005B1C6D" w:rsidP="005B1C6D">
      <w:r w:rsidRPr="00903DBA">
        <w:t xml:space="preserve">The </w:t>
      </w:r>
      <w:r w:rsidRPr="00903DBA">
        <w:rPr>
          <w:rStyle w:val="CodeInText"/>
        </w:rPr>
        <w:t>lookupMacro</w:t>
      </w:r>
      <w:r w:rsidRPr="00903DBA">
        <w:t xml:space="preserve"> method looks up a given macro. If it stored in </w:t>
      </w:r>
      <w:r w:rsidRPr="00903DBA">
        <w:rPr>
          <w:rStyle w:val="CodeInText"/>
        </w:rPr>
        <w:t>MacroMap</w:t>
      </w:r>
      <w:r w:rsidRPr="00903DBA">
        <w:t>, the number of parameters is checked and then the parameter locations in the macro body are replaced by the actual parameters.</w:t>
      </w:r>
    </w:p>
    <w:p w14:paraId="001BF5B0" w14:textId="77777777" w:rsidR="005B1C6D" w:rsidRPr="00903DBA" w:rsidRDefault="005B1C6D" w:rsidP="005B1C6D">
      <w:r w:rsidRPr="00903DBA">
        <w:t xml:space="preserve">If the macro name is not stored in </w:t>
      </w:r>
      <w:r w:rsidRPr="00903DBA">
        <w:rPr>
          <w:rStyle w:val="CodeInText"/>
        </w:rPr>
        <w:t>MacroMap</w:t>
      </w:r>
      <w:r w:rsidRPr="00903DBA">
        <w:t xml:space="preserve">, it may be one of the predefined special macros. The </w:t>
      </w:r>
      <w:r w:rsidRPr="00903DBA">
        <w:rPr>
          <w:rStyle w:val="CodeInText"/>
        </w:rPr>
        <w:t>__STDC__</w:t>
      </w:r>
      <w:r w:rsidRPr="00903DBA">
        <w:t xml:space="preserve"> macro is replaced by the one integer value since the compiler of this book supports standard C.</w:t>
      </w:r>
    </w:p>
    <w:p w14:paraId="4BAD21E6" w14:textId="77777777" w:rsidR="005B1C6D" w:rsidRPr="00903DBA" w:rsidRDefault="005B1C6D" w:rsidP="005B1C6D">
      <w:r w:rsidRPr="00903DBA">
        <w:t xml:space="preserve">The </w:t>
      </w:r>
      <w:r w:rsidRPr="00903DBA">
        <w:rPr>
          <w:rStyle w:val="CodeInText"/>
        </w:rPr>
        <w:t>__FILE__</w:t>
      </w:r>
      <w:r w:rsidRPr="00903DBA">
        <w:t xml:space="preserve"> macro is replaced by the current path (</w:t>
      </w:r>
      <w:r w:rsidRPr="00903DBA">
        <w:rPr>
          <w:rStyle w:val="CodeInText"/>
        </w:rPr>
        <w:t>Main.Path</w:t>
      </w:r>
      <w:r w:rsidRPr="00903DBA">
        <w:t xml:space="preserve">), the </w:t>
      </w:r>
      <w:r w:rsidRPr="00903DBA">
        <w:rPr>
          <w:rStyle w:val="CodeInText"/>
        </w:rPr>
        <w:t>__LINE__</w:t>
      </w:r>
      <w:r w:rsidRPr="00903DBA">
        <w:t xml:space="preserve"> macro is replaced by the current line number (</w:t>
      </w:r>
      <w:r w:rsidRPr="00903DBA">
        <w:rPr>
          <w:rStyle w:val="CodeInText"/>
        </w:rPr>
        <w:t>Main.Line</w:t>
      </w:r>
      <w:r w:rsidRPr="00903DBA">
        <w:t>).</w:t>
      </w:r>
    </w:p>
    <w:p w14:paraId="4BFA60E7" w14:textId="77777777" w:rsidR="005B1C6D" w:rsidRPr="00903DBA" w:rsidRDefault="005B1C6D" w:rsidP="005B1C6D">
      <w:r w:rsidRPr="00903DBA">
        <w:t xml:space="preserve">The </w:t>
      </w:r>
      <w:r w:rsidRPr="00903DBA">
        <w:rPr>
          <w:rStyle w:val="CodeInText"/>
        </w:rPr>
        <w:t>__DATE__</w:t>
      </w:r>
      <w:r w:rsidRPr="00903DBA">
        <w:t xml:space="preserve"> macro is replaced by the current date on the format “Jan 1, 1970” and the </w:t>
      </w:r>
      <w:r w:rsidRPr="00903DBA">
        <w:rPr>
          <w:rStyle w:val="CodeInText"/>
        </w:rPr>
        <w:t>__TIME__</w:t>
      </w:r>
      <w:r w:rsidRPr="00903DBA">
        <w:t xml:space="preserve"> macro is replaced by the current time on the format “01:02:03”.</w:t>
      </w:r>
    </w:p>
    <w:p w14:paraId="5F6458CE" w14:textId="77777777" w:rsidR="005B1C6D" w:rsidRPr="00903DBA" w:rsidRDefault="005B1C6D" w:rsidP="005B1C6D">
      <w:pPr>
        <w:pStyle w:val="Rubrik3"/>
      </w:pPr>
      <w:bookmarkStart w:id="540" w:name="_Toc57656161"/>
      <w:r w:rsidRPr="00903DBA">
        <w:t>String Merging</w:t>
      </w:r>
      <w:bookmarkEnd w:id="540"/>
    </w:p>
    <w:p w14:paraId="27AFBD57" w14:textId="77777777" w:rsidR="005B1C6D" w:rsidRPr="00903DBA" w:rsidRDefault="005B1C6D" w:rsidP="005B1C6D">
      <w:r w:rsidRPr="00903DBA">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3B27544C" w14:textId="77777777" w:rsidTr="0092795B">
        <w:tc>
          <w:tcPr>
            <w:tcW w:w="3116" w:type="dxa"/>
          </w:tcPr>
          <w:p w14:paraId="1BFF78AA" w14:textId="77777777" w:rsidR="005B1C6D" w:rsidRPr="00903DBA" w:rsidRDefault="005B1C6D" w:rsidP="0092795B">
            <w:pPr>
              <w:pStyle w:val="Code"/>
            </w:pPr>
            <w:r w:rsidRPr="00903DBA">
              <w:t>"Hello" "World"</w:t>
            </w:r>
            <w:r w:rsidRPr="00903DBA">
              <w:tab/>
            </w:r>
          </w:p>
        </w:tc>
        <w:tc>
          <w:tcPr>
            <w:tcW w:w="3117" w:type="dxa"/>
          </w:tcPr>
          <w:p w14:paraId="32C4E53B" w14:textId="77777777" w:rsidR="005B1C6D" w:rsidRPr="00903DBA" w:rsidRDefault="005B1C6D" w:rsidP="0092795B">
            <w:pPr>
              <w:pStyle w:val="Code"/>
            </w:pPr>
            <w:r w:rsidRPr="00903DBA">
              <w:t>"HelloWorld"</w:t>
            </w:r>
          </w:p>
        </w:tc>
        <w:tc>
          <w:tcPr>
            <w:tcW w:w="3117" w:type="dxa"/>
          </w:tcPr>
          <w:p w14:paraId="469AC93F" w14:textId="77777777" w:rsidR="005B1C6D" w:rsidRPr="00903DBA" w:rsidRDefault="005B1C6D" w:rsidP="0092795B">
            <w:pPr>
              <w:pStyle w:val="Code"/>
            </w:pPr>
          </w:p>
        </w:tc>
      </w:tr>
      <w:tr w:rsidR="005B1C6D" w:rsidRPr="00903DBA" w14:paraId="15194CCD" w14:textId="77777777" w:rsidTr="0092795B">
        <w:tc>
          <w:tcPr>
            <w:tcW w:w="3116" w:type="dxa"/>
          </w:tcPr>
          <w:p w14:paraId="6ED9BC5A" w14:textId="77777777" w:rsidR="005B1C6D" w:rsidRPr="00903DBA" w:rsidRDefault="005B1C6D" w:rsidP="0092795B">
            <w:r w:rsidRPr="00903DBA">
              <w:t>(a) Before</w:t>
            </w:r>
          </w:p>
        </w:tc>
        <w:tc>
          <w:tcPr>
            <w:tcW w:w="3117" w:type="dxa"/>
          </w:tcPr>
          <w:p w14:paraId="321BB33F" w14:textId="77777777" w:rsidR="005B1C6D" w:rsidRPr="00903DBA" w:rsidRDefault="005B1C6D" w:rsidP="0092795B">
            <w:r w:rsidRPr="00903DBA">
              <w:t>(b) After</w:t>
            </w:r>
          </w:p>
        </w:tc>
        <w:tc>
          <w:tcPr>
            <w:tcW w:w="3117" w:type="dxa"/>
          </w:tcPr>
          <w:p w14:paraId="6BB836C0" w14:textId="77777777" w:rsidR="005B1C6D" w:rsidRPr="00903DBA" w:rsidRDefault="005B1C6D" w:rsidP="0092795B">
            <w:pPr>
              <w:pStyle w:val="Code"/>
            </w:pPr>
          </w:p>
        </w:tc>
      </w:tr>
    </w:tbl>
    <w:p w14:paraId="06A4216E" w14:textId="77777777" w:rsidR="005B1C6D" w:rsidRPr="00903DBA" w:rsidRDefault="005B1C6D" w:rsidP="005B1C6D">
      <w:pPr>
        <w:pStyle w:val="Code"/>
        <w:rPr>
          <w:highlight w:val="white"/>
        </w:rPr>
      </w:pPr>
      <w:r w:rsidRPr="00903DBA">
        <w:rPr>
          <w:highlight w:val="white"/>
        </w:rPr>
        <w:t xml:space="preserve">    private void ConcatTokens(List&lt;Token&gt; tokenList) {</w:t>
      </w:r>
    </w:p>
    <w:p w14:paraId="61A31AFA" w14:textId="77777777" w:rsidR="005B1C6D" w:rsidRPr="00903DBA" w:rsidRDefault="005B1C6D" w:rsidP="005B1C6D">
      <w:pPr>
        <w:pStyle w:val="Code"/>
        <w:rPr>
          <w:highlight w:val="white"/>
        </w:rPr>
      </w:pPr>
      <w:r w:rsidRPr="00903DBA">
        <w:rPr>
          <w:highlight w:val="white"/>
        </w:rPr>
        <w:t xml:space="preserve">      for (int index = 1; index &lt; (tokenList.Count - 1); ++index) {</w:t>
      </w:r>
    </w:p>
    <w:p w14:paraId="494ED47E" w14:textId="77777777" w:rsidR="005B1C6D" w:rsidRPr="00903DBA" w:rsidRDefault="005B1C6D" w:rsidP="005B1C6D">
      <w:pPr>
        <w:pStyle w:val="Code"/>
        <w:rPr>
          <w:highlight w:val="white"/>
        </w:rPr>
      </w:pPr>
      <w:r w:rsidRPr="00903DBA">
        <w:rPr>
          <w:highlight w:val="white"/>
        </w:rPr>
        <w:t xml:space="preserve">        Token thisToken = tokenList[index];</w:t>
      </w:r>
    </w:p>
    <w:p w14:paraId="703AC049" w14:textId="77777777" w:rsidR="005B1C6D" w:rsidRPr="00903DBA" w:rsidRDefault="005B1C6D" w:rsidP="005B1C6D">
      <w:pPr>
        <w:pStyle w:val="Code"/>
        <w:rPr>
          <w:highlight w:val="white"/>
        </w:rPr>
      </w:pPr>
    </w:p>
    <w:p w14:paraId="18EF9A8C" w14:textId="77777777" w:rsidR="005B1C6D" w:rsidRPr="00903DBA" w:rsidRDefault="005B1C6D" w:rsidP="005B1C6D">
      <w:pPr>
        <w:pStyle w:val="Code"/>
        <w:rPr>
          <w:highlight w:val="white"/>
        </w:rPr>
      </w:pPr>
      <w:r w:rsidRPr="00903DBA">
        <w:rPr>
          <w:highlight w:val="white"/>
        </w:rPr>
        <w:t xml:space="preserve">        if (thisToken.Id == CCompiler_Pre.Tokens.DOUBLE_SHARP) {</w:t>
      </w:r>
    </w:p>
    <w:p w14:paraId="3B08A13C" w14:textId="77777777" w:rsidR="005B1C6D" w:rsidRPr="00903DBA" w:rsidRDefault="005B1C6D" w:rsidP="005B1C6D">
      <w:pPr>
        <w:pStyle w:val="Code"/>
        <w:rPr>
          <w:highlight w:val="white"/>
        </w:rPr>
      </w:pPr>
      <w:r w:rsidRPr="00903DBA">
        <w:rPr>
          <w:highlight w:val="white"/>
        </w:rPr>
        <w:t xml:space="preserve">          Token prevToken = tokenList[index - 1],</w:t>
      </w:r>
    </w:p>
    <w:p w14:paraId="551E535C" w14:textId="77777777" w:rsidR="005B1C6D" w:rsidRPr="00903DBA" w:rsidRDefault="005B1C6D" w:rsidP="005B1C6D">
      <w:pPr>
        <w:pStyle w:val="Code"/>
        <w:rPr>
          <w:highlight w:val="white"/>
        </w:rPr>
      </w:pPr>
      <w:r w:rsidRPr="00903DBA">
        <w:rPr>
          <w:highlight w:val="white"/>
        </w:rPr>
        <w:t xml:space="preserve">                nextToken = tokenList[index + 1];</w:t>
      </w:r>
    </w:p>
    <w:p w14:paraId="0770E517" w14:textId="77777777" w:rsidR="005B1C6D" w:rsidRPr="00903DBA" w:rsidRDefault="005B1C6D" w:rsidP="005B1C6D">
      <w:pPr>
        <w:pStyle w:val="Code"/>
        <w:rPr>
          <w:highlight w:val="white"/>
        </w:rPr>
      </w:pPr>
    </w:p>
    <w:p w14:paraId="11114FB7" w14:textId="77777777" w:rsidR="005B1C6D" w:rsidRPr="00903DBA" w:rsidRDefault="005B1C6D" w:rsidP="005B1C6D">
      <w:pPr>
        <w:pStyle w:val="Code"/>
        <w:rPr>
          <w:highlight w:val="white"/>
        </w:rPr>
      </w:pPr>
      <w:r w:rsidRPr="00903DBA">
        <w:rPr>
          <w:highlight w:val="white"/>
        </w:rPr>
        <w:t xml:space="preserve">          if ((prevToken.Id == CCompiler_Pre.Tokens.STRING) ||</w:t>
      </w:r>
    </w:p>
    <w:p w14:paraId="602BE756" w14:textId="77777777" w:rsidR="005B1C6D" w:rsidRPr="00903DBA" w:rsidRDefault="005B1C6D" w:rsidP="005B1C6D">
      <w:pPr>
        <w:pStyle w:val="Code"/>
        <w:rPr>
          <w:highlight w:val="white"/>
        </w:rPr>
      </w:pPr>
      <w:r w:rsidRPr="00903DBA">
        <w:rPr>
          <w:highlight w:val="white"/>
        </w:rPr>
        <w:t xml:space="preserve">              (nextToken.Id == CCompiler_Pre.Tokens.STRING)) {</w:t>
      </w:r>
    </w:p>
    <w:p w14:paraId="0F56AF81" w14:textId="77777777" w:rsidR="005B1C6D" w:rsidRPr="00903DBA" w:rsidRDefault="005B1C6D" w:rsidP="005B1C6D">
      <w:pPr>
        <w:pStyle w:val="Code"/>
        <w:rPr>
          <w:highlight w:val="white"/>
        </w:rPr>
      </w:pPr>
      <w:r w:rsidRPr="00903DBA">
        <w:rPr>
          <w:highlight w:val="white"/>
        </w:rPr>
        <w:t xml:space="preserve">            nextToken.AddNewlineCount(thisToken.GetNewlineCount());</w:t>
      </w:r>
    </w:p>
    <w:p w14:paraId="0B979280" w14:textId="77777777" w:rsidR="005B1C6D" w:rsidRPr="00903DBA" w:rsidRDefault="005B1C6D" w:rsidP="005B1C6D">
      <w:pPr>
        <w:pStyle w:val="Code"/>
        <w:rPr>
          <w:highlight w:val="white"/>
        </w:rPr>
      </w:pPr>
      <w:r w:rsidRPr="00903DBA">
        <w:rPr>
          <w:highlight w:val="white"/>
        </w:rPr>
        <w:t xml:space="preserve">            tokenList.RemoveAt(index);</w:t>
      </w:r>
    </w:p>
    <w:p w14:paraId="50DBF989" w14:textId="77777777" w:rsidR="005B1C6D" w:rsidRPr="00903DBA" w:rsidRDefault="005B1C6D" w:rsidP="005B1C6D">
      <w:pPr>
        <w:pStyle w:val="Code"/>
        <w:rPr>
          <w:highlight w:val="white"/>
        </w:rPr>
      </w:pPr>
      <w:r w:rsidRPr="00903DBA">
        <w:rPr>
          <w:highlight w:val="white"/>
        </w:rPr>
        <w:t xml:space="preserve">          }</w:t>
      </w:r>
    </w:p>
    <w:p w14:paraId="2200F016" w14:textId="77777777" w:rsidR="005B1C6D" w:rsidRPr="00903DBA" w:rsidRDefault="005B1C6D" w:rsidP="005B1C6D">
      <w:pPr>
        <w:pStyle w:val="Code"/>
        <w:rPr>
          <w:highlight w:val="white"/>
        </w:rPr>
      </w:pPr>
      <w:r w:rsidRPr="00903DBA">
        <w:rPr>
          <w:highlight w:val="white"/>
        </w:rPr>
        <w:t xml:space="preserve">          else {</w:t>
      </w:r>
    </w:p>
    <w:p w14:paraId="19074460" w14:textId="77777777" w:rsidR="005B1C6D" w:rsidRPr="00903DBA" w:rsidRDefault="005B1C6D" w:rsidP="005B1C6D">
      <w:pPr>
        <w:pStyle w:val="Code"/>
        <w:rPr>
          <w:highlight w:val="white"/>
        </w:rPr>
      </w:pPr>
      <w:r w:rsidRPr="00903DBA">
        <w:rPr>
          <w:highlight w:val="white"/>
        </w:rPr>
        <w:t xml:space="preserve">            prevToken.Value = prevToken.ToString() + nextToken.ToString();</w:t>
      </w:r>
    </w:p>
    <w:p w14:paraId="46D6DC2F" w14:textId="77777777" w:rsidR="005B1C6D" w:rsidRPr="00903DBA" w:rsidRDefault="005B1C6D" w:rsidP="005B1C6D">
      <w:pPr>
        <w:pStyle w:val="Code"/>
        <w:rPr>
          <w:highlight w:val="white"/>
        </w:rPr>
      </w:pPr>
      <w:r w:rsidRPr="00903DBA">
        <w:rPr>
          <w:highlight w:val="white"/>
        </w:rPr>
        <w:t xml:space="preserve">            prevToken.AddNewlineCount(thisToken.GetNewlineCount() +</w:t>
      </w:r>
    </w:p>
    <w:p w14:paraId="3BC9D197" w14:textId="77777777" w:rsidR="005B1C6D" w:rsidRPr="00903DBA" w:rsidRDefault="005B1C6D" w:rsidP="005B1C6D">
      <w:pPr>
        <w:pStyle w:val="Code"/>
        <w:rPr>
          <w:highlight w:val="white"/>
        </w:rPr>
      </w:pPr>
      <w:r w:rsidRPr="00903DBA">
        <w:rPr>
          <w:highlight w:val="white"/>
        </w:rPr>
        <w:t xml:space="preserve">                                      nextToken.GetNewlineCount());</w:t>
      </w:r>
    </w:p>
    <w:p w14:paraId="487A5184" w14:textId="77777777" w:rsidR="005B1C6D" w:rsidRPr="00903DBA" w:rsidRDefault="005B1C6D" w:rsidP="005B1C6D">
      <w:pPr>
        <w:pStyle w:val="Code"/>
        <w:rPr>
          <w:highlight w:val="white"/>
        </w:rPr>
      </w:pPr>
      <w:r w:rsidRPr="00903DBA">
        <w:rPr>
          <w:highlight w:val="white"/>
        </w:rPr>
        <w:t xml:space="preserve">            tokenList.RemoveAt(index);</w:t>
      </w:r>
    </w:p>
    <w:p w14:paraId="17960F9F" w14:textId="77777777" w:rsidR="005B1C6D" w:rsidRPr="00903DBA" w:rsidRDefault="005B1C6D" w:rsidP="005B1C6D">
      <w:pPr>
        <w:pStyle w:val="Code"/>
        <w:rPr>
          <w:highlight w:val="white"/>
        </w:rPr>
      </w:pPr>
      <w:r w:rsidRPr="00903DBA">
        <w:rPr>
          <w:highlight w:val="white"/>
        </w:rPr>
        <w:t xml:space="preserve">            tokenList.RemoveAt(index);</w:t>
      </w:r>
    </w:p>
    <w:p w14:paraId="72E1F1FE" w14:textId="77777777" w:rsidR="005B1C6D" w:rsidRPr="00903DBA" w:rsidRDefault="005B1C6D" w:rsidP="005B1C6D">
      <w:pPr>
        <w:pStyle w:val="Code"/>
        <w:rPr>
          <w:highlight w:val="white"/>
        </w:rPr>
      </w:pPr>
      <w:r w:rsidRPr="00903DBA">
        <w:rPr>
          <w:highlight w:val="white"/>
        </w:rPr>
        <w:t xml:space="preserve">          }</w:t>
      </w:r>
    </w:p>
    <w:p w14:paraId="610D960E" w14:textId="77777777" w:rsidR="005B1C6D" w:rsidRPr="00903DBA" w:rsidRDefault="005B1C6D" w:rsidP="005B1C6D">
      <w:pPr>
        <w:pStyle w:val="Code"/>
        <w:rPr>
          <w:highlight w:val="white"/>
        </w:rPr>
      </w:pPr>
      <w:r w:rsidRPr="00903DBA">
        <w:rPr>
          <w:highlight w:val="white"/>
        </w:rPr>
        <w:t xml:space="preserve">        }</w:t>
      </w:r>
    </w:p>
    <w:p w14:paraId="61428FCB" w14:textId="77777777" w:rsidR="005B1C6D" w:rsidRPr="00903DBA" w:rsidRDefault="005B1C6D" w:rsidP="005B1C6D">
      <w:pPr>
        <w:pStyle w:val="Code"/>
        <w:rPr>
          <w:highlight w:val="white"/>
        </w:rPr>
      </w:pPr>
      <w:r w:rsidRPr="00903DBA">
        <w:rPr>
          <w:highlight w:val="white"/>
        </w:rPr>
        <w:t xml:space="preserve">      }</w:t>
      </w:r>
    </w:p>
    <w:p w14:paraId="5193507D" w14:textId="77777777" w:rsidR="005B1C6D" w:rsidRPr="00903DBA" w:rsidRDefault="005B1C6D" w:rsidP="005B1C6D">
      <w:pPr>
        <w:pStyle w:val="Code"/>
        <w:rPr>
          <w:highlight w:val="white"/>
        </w:rPr>
      </w:pPr>
      <w:r w:rsidRPr="00903DBA">
        <w:rPr>
          <w:highlight w:val="white"/>
        </w:rPr>
        <w:t xml:space="preserve">    }</w:t>
      </w:r>
    </w:p>
    <w:p w14:paraId="1B839AE9" w14:textId="77777777" w:rsidR="005B1C6D" w:rsidRPr="00903DBA" w:rsidRDefault="005B1C6D" w:rsidP="005B1C6D">
      <w:pPr>
        <w:pStyle w:val="Code"/>
        <w:rPr>
          <w:highlight w:val="white"/>
        </w:rPr>
      </w:pPr>
    </w:p>
    <w:p w14:paraId="22DAABC5" w14:textId="77777777" w:rsidR="005B1C6D" w:rsidRPr="00903DBA" w:rsidRDefault="005B1C6D" w:rsidP="005B1C6D">
      <w:pPr>
        <w:pStyle w:val="Code"/>
        <w:rPr>
          <w:highlight w:val="white"/>
        </w:rPr>
      </w:pPr>
      <w:r w:rsidRPr="00903DBA">
        <w:rPr>
          <w:highlight w:val="white"/>
        </w:rPr>
        <w:t xml:space="preserve">    private void MergeStrings(List&lt;Token&gt; tokenList) {</w:t>
      </w:r>
    </w:p>
    <w:p w14:paraId="39FC7737" w14:textId="77777777" w:rsidR="005B1C6D" w:rsidRPr="00903DBA" w:rsidRDefault="005B1C6D" w:rsidP="005B1C6D">
      <w:pPr>
        <w:pStyle w:val="Code"/>
        <w:rPr>
          <w:highlight w:val="white"/>
        </w:rPr>
      </w:pPr>
      <w:r w:rsidRPr="00903DBA">
        <w:rPr>
          <w:highlight w:val="white"/>
        </w:rPr>
        <w:t xml:space="preserve">      for (int index = (tokenList.Count - 2); index &gt;= 0; --index) {</w:t>
      </w:r>
    </w:p>
    <w:p w14:paraId="257639DF" w14:textId="77777777" w:rsidR="005B1C6D" w:rsidRPr="00903DBA" w:rsidRDefault="005B1C6D" w:rsidP="005B1C6D">
      <w:pPr>
        <w:pStyle w:val="Code"/>
        <w:rPr>
          <w:highlight w:val="white"/>
        </w:rPr>
      </w:pPr>
      <w:r w:rsidRPr="00903DBA">
        <w:rPr>
          <w:highlight w:val="white"/>
        </w:rPr>
        <w:t xml:space="preserve">        Token thisToken = tokenList[index], nextToken = tokenList[index + 1];</w:t>
      </w:r>
    </w:p>
    <w:p w14:paraId="4396DF07" w14:textId="77777777" w:rsidR="005B1C6D" w:rsidRPr="00903DBA" w:rsidRDefault="005B1C6D" w:rsidP="005B1C6D">
      <w:pPr>
        <w:pStyle w:val="Code"/>
        <w:rPr>
          <w:highlight w:val="white"/>
        </w:rPr>
      </w:pPr>
      <w:r w:rsidRPr="00903DBA">
        <w:rPr>
          <w:highlight w:val="white"/>
        </w:rPr>
        <w:t xml:space="preserve">            </w:t>
      </w:r>
    </w:p>
    <w:p w14:paraId="0DF6E02B" w14:textId="77777777" w:rsidR="005B1C6D" w:rsidRPr="00903DBA" w:rsidRDefault="005B1C6D" w:rsidP="005B1C6D">
      <w:pPr>
        <w:pStyle w:val="Code"/>
        <w:rPr>
          <w:highlight w:val="white"/>
        </w:rPr>
      </w:pPr>
      <w:r w:rsidRPr="00903DBA">
        <w:rPr>
          <w:highlight w:val="white"/>
        </w:rPr>
        <w:t xml:space="preserve">        if ((thisToken.Id == CCompiler_Pre.Tokens.STRING) &amp;&amp;</w:t>
      </w:r>
    </w:p>
    <w:p w14:paraId="5302962E" w14:textId="77777777" w:rsidR="005B1C6D" w:rsidRPr="00903DBA" w:rsidRDefault="005B1C6D" w:rsidP="005B1C6D">
      <w:pPr>
        <w:pStyle w:val="Code"/>
        <w:rPr>
          <w:highlight w:val="white"/>
        </w:rPr>
      </w:pPr>
      <w:r w:rsidRPr="00903DBA">
        <w:rPr>
          <w:highlight w:val="white"/>
        </w:rPr>
        <w:t xml:space="preserve">            (nextToken.Id == CCompiler_Pre.Tokens.STRING)) {</w:t>
      </w:r>
    </w:p>
    <w:p w14:paraId="25484445" w14:textId="77777777" w:rsidR="005B1C6D" w:rsidRPr="00903DBA" w:rsidRDefault="005B1C6D" w:rsidP="005B1C6D">
      <w:pPr>
        <w:pStyle w:val="Code"/>
        <w:rPr>
          <w:highlight w:val="white"/>
        </w:rPr>
      </w:pPr>
      <w:r w:rsidRPr="00903DBA">
        <w:rPr>
          <w:highlight w:val="white"/>
        </w:rPr>
        <w:t xml:space="preserve">          string thisText = thisToken.ToString(),</w:t>
      </w:r>
    </w:p>
    <w:p w14:paraId="606FD193" w14:textId="77777777" w:rsidR="005B1C6D" w:rsidRPr="00903DBA" w:rsidRDefault="005B1C6D" w:rsidP="005B1C6D">
      <w:pPr>
        <w:pStyle w:val="Code"/>
        <w:rPr>
          <w:highlight w:val="white"/>
        </w:rPr>
      </w:pPr>
      <w:r w:rsidRPr="00903DBA">
        <w:rPr>
          <w:highlight w:val="white"/>
        </w:rPr>
        <w:t xml:space="preserve">                 nextText = nextToken.ToString();</w:t>
      </w:r>
    </w:p>
    <w:p w14:paraId="3CC7CB52" w14:textId="77777777" w:rsidR="005B1C6D" w:rsidRPr="00903DBA" w:rsidRDefault="005B1C6D" w:rsidP="005B1C6D">
      <w:pPr>
        <w:pStyle w:val="Code"/>
        <w:rPr>
          <w:highlight w:val="white"/>
        </w:rPr>
      </w:pPr>
      <w:r w:rsidRPr="00903DBA">
        <w:rPr>
          <w:highlight w:val="white"/>
        </w:rPr>
        <w:t xml:space="preserve">          thisToken.Value =</w:t>
      </w:r>
    </w:p>
    <w:p w14:paraId="57CFD73D" w14:textId="77777777" w:rsidR="005B1C6D" w:rsidRPr="00903DBA" w:rsidRDefault="005B1C6D" w:rsidP="005B1C6D">
      <w:pPr>
        <w:pStyle w:val="Code"/>
        <w:rPr>
          <w:highlight w:val="white"/>
        </w:rPr>
      </w:pPr>
      <w:r w:rsidRPr="00903DBA">
        <w:rPr>
          <w:highlight w:val="white"/>
        </w:rPr>
        <w:t xml:space="preserve">            thisText.ToString().Substring(0, thisText.Length - 1) +</w:t>
      </w:r>
    </w:p>
    <w:p w14:paraId="5B811FD1" w14:textId="77777777" w:rsidR="005B1C6D" w:rsidRPr="00903DBA" w:rsidRDefault="005B1C6D" w:rsidP="005B1C6D">
      <w:pPr>
        <w:pStyle w:val="Code"/>
        <w:rPr>
          <w:highlight w:val="white"/>
        </w:rPr>
      </w:pPr>
      <w:r w:rsidRPr="00903DBA">
        <w:rPr>
          <w:highlight w:val="white"/>
        </w:rPr>
        <w:t xml:space="preserve">            nextText.ToString().Substring(1, nextText.Length - 1);</w:t>
      </w:r>
    </w:p>
    <w:p w14:paraId="03AE7AE8" w14:textId="77777777" w:rsidR="005B1C6D" w:rsidRPr="00903DBA" w:rsidRDefault="005B1C6D" w:rsidP="005B1C6D">
      <w:pPr>
        <w:pStyle w:val="Code"/>
        <w:rPr>
          <w:highlight w:val="white"/>
        </w:rPr>
      </w:pPr>
      <w:r w:rsidRPr="00903DBA">
        <w:rPr>
          <w:highlight w:val="white"/>
        </w:rPr>
        <w:t xml:space="preserve">          thisToken.AddNewlineCount(nextToken.GetNewlineCount());</w:t>
      </w:r>
    </w:p>
    <w:p w14:paraId="57ADD1EC" w14:textId="77777777" w:rsidR="005B1C6D" w:rsidRPr="00903DBA" w:rsidRDefault="005B1C6D" w:rsidP="005B1C6D">
      <w:pPr>
        <w:pStyle w:val="Code"/>
        <w:rPr>
          <w:highlight w:val="white"/>
        </w:rPr>
      </w:pPr>
      <w:r w:rsidRPr="00903DBA">
        <w:rPr>
          <w:highlight w:val="white"/>
        </w:rPr>
        <w:t xml:space="preserve">          tokenList.RemoveAt(index + 1);</w:t>
      </w:r>
    </w:p>
    <w:p w14:paraId="425B3B0D" w14:textId="77777777" w:rsidR="005B1C6D" w:rsidRPr="00903DBA" w:rsidRDefault="005B1C6D" w:rsidP="005B1C6D">
      <w:pPr>
        <w:pStyle w:val="Code"/>
        <w:rPr>
          <w:highlight w:val="white"/>
        </w:rPr>
      </w:pPr>
      <w:r w:rsidRPr="00903DBA">
        <w:rPr>
          <w:highlight w:val="white"/>
        </w:rPr>
        <w:t xml:space="preserve">        }</w:t>
      </w:r>
    </w:p>
    <w:p w14:paraId="40F54647" w14:textId="77777777" w:rsidR="005B1C6D" w:rsidRPr="00903DBA" w:rsidRDefault="005B1C6D" w:rsidP="005B1C6D">
      <w:pPr>
        <w:pStyle w:val="Code"/>
        <w:rPr>
          <w:highlight w:val="white"/>
        </w:rPr>
      </w:pPr>
      <w:r w:rsidRPr="00903DBA">
        <w:rPr>
          <w:highlight w:val="white"/>
        </w:rPr>
        <w:t xml:space="preserve">      }</w:t>
      </w:r>
    </w:p>
    <w:p w14:paraId="1C95E27E" w14:textId="77777777" w:rsidR="005B1C6D" w:rsidRPr="00903DBA" w:rsidRDefault="005B1C6D" w:rsidP="005B1C6D">
      <w:pPr>
        <w:pStyle w:val="Code"/>
        <w:rPr>
          <w:highlight w:val="white"/>
        </w:rPr>
      </w:pPr>
      <w:r w:rsidRPr="00903DBA">
        <w:rPr>
          <w:highlight w:val="white"/>
        </w:rPr>
        <w:t xml:space="preserve">    }</w:t>
      </w:r>
    </w:p>
    <w:p w14:paraId="3D1EC74D" w14:textId="77777777" w:rsidR="005B1C6D" w:rsidRPr="00903DBA" w:rsidRDefault="005B1C6D" w:rsidP="005B1C6D">
      <w:pPr>
        <w:pStyle w:val="Code"/>
        <w:rPr>
          <w:highlight w:val="white"/>
        </w:rPr>
      </w:pPr>
      <w:r w:rsidRPr="00903DBA">
        <w:rPr>
          <w:highlight w:val="white"/>
        </w:rPr>
        <w:t xml:space="preserve">  }</w:t>
      </w:r>
    </w:p>
    <w:p w14:paraId="737B1713" w14:textId="77777777" w:rsidR="005B1C6D" w:rsidRPr="00903DBA" w:rsidRDefault="005B1C6D" w:rsidP="005B1C6D">
      <w:pPr>
        <w:pStyle w:val="Code"/>
      </w:pPr>
      <w:r w:rsidRPr="00903DBA">
        <w:rPr>
          <w:highlight w:val="white"/>
        </w:rPr>
        <w:t>}</w:t>
      </w:r>
    </w:p>
    <w:p w14:paraId="5A67EAB2" w14:textId="21311839" w:rsidR="007D596B" w:rsidRPr="00903DBA" w:rsidRDefault="007D596B" w:rsidP="00845EA9">
      <w:pPr>
        <w:pStyle w:val="Appendix"/>
        <w:rPr>
          <w:lang w:val="en-US"/>
        </w:rPr>
      </w:pPr>
      <w:bookmarkStart w:id="541" w:name="_Toc57656162"/>
      <w:bookmarkStart w:id="542" w:name="_Ref57656298"/>
      <w:r w:rsidRPr="00903DBA">
        <w:rPr>
          <w:lang w:val="en-US"/>
        </w:rPr>
        <w:t>The C Grammar</w:t>
      </w:r>
      <w:bookmarkEnd w:id="519"/>
      <w:bookmarkEnd w:id="541"/>
      <w:bookmarkEnd w:id="542"/>
    </w:p>
    <w:p w14:paraId="5EE70CDE" w14:textId="3D3CD693" w:rsidR="00CB1AB5" w:rsidRPr="00903DBA" w:rsidRDefault="00CB1AB5" w:rsidP="00CB1AB5">
      <w:bookmarkStart w:id="543" w:name="_Ref418184656"/>
      <w:r w:rsidRPr="00903DBA">
        <w:t xml:space="preserve">This grammar of the C compiler of this book is based on (and to a large extent identical with) the grammar defined in the </w:t>
      </w:r>
      <w:r w:rsidRPr="00903DBA">
        <w:rPr>
          <w:i/>
        </w:rPr>
        <w:t>American National Standard for Information systems – Programming Language C, X3.159-1989</w:t>
      </w:r>
      <w:r w:rsidRPr="00903DBA">
        <w:t xml:space="preserve"> standard, which is described in the second edition of </w:t>
      </w:r>
      <w:r w:rsidRPr="00903DBA">
        <w:rPr>
          <w:i/>
        </w:rPr>
        <w:t>The C Programming Language</w:t>
      </w:r>
      <w:r w:rsidRPr="00903DBA">
        <w:t xml:space="preserve"> by Brian W. Kernighan and Dennis M. Ritchie.</w:t>
      </w:r>
    </w:p>
    <w:p w14:paraId="60E585F3" w14:textId="77777777" w:rsidR="00CB1AB5" w:rsidRPr="00903DBA" w:rsidRDefault="00CB1AB5" w:rsidP="00CB1AB5">
      <w:pPr>
        <w:pStyle w:val="Rubrik2"/>
      </w:pPr>
      <w:bookmarkStart w:id="544" w:name="_Toc49764472"/>
      <w:bookmarkStart w:id="545" w:name="_Toc57656163"/>
      <w:r w:rsidRPr="00903DBA">
        <w:t>The Preprocessor Grammar</w:t>
      </w:r>
      <w:bookmarkEnd w:id="544"/>
      <w:bookmarkEnd w:id="545"/>
    </w:p>
    <w:p w14:paraId="6050AB4B" w14:textId="0685D454" w:rsidR="00CB1AB5" w:rsidRPr="00903DBA" w:rsidRDefault="00CB1AB5" w:rsidP="00CB1AB5">
      <w:r w:rsidRPr="00903DBA">
        <w:t xml:space="preserve">The following grammar is implemented in </w:t>
      </w:r>
      <w:r w:rsidR="00774040" w:rsidRPr="00903DBA">
        <w:t>GPPG</w:t>
      </w:r>
      <w:r w:rsidRPr="00903DBA">
        <w:t xml:space="preserve"> in Chapter </w:t>
      </w:r>
      <w:r w:rsidRPr="00903DBA">
        <w:fldChar w:fldCharType="begin"/>
      </w:r>
      <w:r w:rsidRPr="00903DBA">
        <w:instrText xml:space="preserve"> REF _Ref418260972 \r \h </w:instrText>
      </w:r>
      <w:r w:rsidRPr="00903DBA">
        <w:fldChar w:fldCharType="separate"/>
      </w:r>
      <w:r w:rsidR="005F7BC3" w:rsidRPr="00903DBA">
        <w:t>1.2</w:t>
      </w:r>
      <w:r w:rsidRPr="00903DBA">
        <w:fldChar w:fldCharType="end"/>
      </w:r>
      <w:r w:rsidRPr="00903DBA">
        <w:t>.</w:t>
      </w:r>
    </w:p>
    <w:p w14:paraId="11C84B4B" w14:textId="77777777" w:rsidR="00CB1AB5" w:rsidRPr="00903DBA" w:rsidRDefault="00CB1AB5" w:rsidP="00CB1AB5">
      <w:pPr>
        <w:pStyle w:val="Code"/>
      </w:pPr>
      <w:r w:rsidRPr="00903DBA">
        <w:t>control_line ::=</w:t>
      </w:r>
    </w:p>
    <w:p w14:paraId="4BFD3710" w14:textId="77777777" w:rsidR="00CB1AB5" w:rsidRPr="00903DBA" w:rsidRDefault="00CB1AB5" w:rsidP="00CB1AB5">
      <w:pPr>
        <w:pStyle w:val="Code"/>
      </w:pPr>
      <w:r w:rsidRPr="00903DBA">
        <w:t xml:space="preserve">    # define identifier token-sequence</w:t>
      </w:r>
    </w:p>
    <w:p w14:paraId="4C365134" w14:textId="77777777" w:rsidR="00CB1AB5" w:rsidRPr="00903DBA" w:rsidRDefault="00CB1AB5" w:rsidP="00CB1AB5">
      <w:pPr>
        <w:pStyle w:val="Code"/>
      </w:pPr>
      <w:r w:rsidRPr="00903DBA">
        <w:t xml:space="preserve">  | # define identifier( identifier, … , identifier ) token-sequence</w:t>
      </w:r>
    </w:p>
    <w:p w14:paraId="5AD62369" w14:textId="77777777" w:rsidR="00CB1AB5" w:rsidRPr="00903DBA" w:rsidRDefault="00CB1AB5" w:rsidP="00CB1AB5">
      <w:pPr>
        <w:pStyle w:val="Code"/>
      </w:pPr>
      <w:r w:rsidRPr="00903DBA">
        <w:t xml:space="preserve">  | # undef identifier</w:t>
      </w:r>
    </w:p>
    <w:p w14:paraId="64196615" w14:textId="77777777" w:rsidR="00CB1AB5" w:rsidRPr="00903DBA" w:rsidRDefault="00CB1AB5" w:rsidP="00CB1AB5">
      <w:pPr>
        <w:pStyle w:val="Code"/>
      </w:pPr>
      <w:r w:rsidRPr="00903DBA">
        <w:t xml:space="preserve">  | # include &lt;filename&gt;</w:t>
      </w:r>
    </w:p>
    <w:p w14:paraId="3D6E25E5" w14:textId="77777777" w:rsidR="00CB1AB5" w:rsidRPr="00903DBA" w:rsidRDefault="00CB1AB5" w:rsidP="00CB1AB5">
      <w:pPr>
        <w:pStyle w:val="Code"/>
      </w:pPr>
      <w:r w:rsidRPr="00903DBA">
        <w:t xml:space="preserve">  | # include "filename"</w:t>
      </w:r>
    </w:p>
    <w:p w14:paraId="45B09C1B" w14:textId="77777777" w:rsidR="00CB1AB5" w:rsidRPr="00903DBA" w:rsidRDefault="00CB1AB5" w:rsidP="00CB1AB5">
      <w:pPr>
        <w:pStyle w:val="Code"/>
      </w:pPr>
      <w:r w:rsidRPr="00903DBA">
        <w:t xml:space="preserve">  | # line constant</w:t>
      </w:r>
    </w:p>
    <w:p w14:paraId="23619073" w14:textId="0CEB484C" w:rsidR="00CB1AB5" w:rsidRPr="00903DBA" w:rsidRDefault="00CB1AB5" w:rsidP="00CB1AB5">
      <w:pPr>
        <w:pStyle w:val="Code"/>
      </w:pPr>
      <w:r w:rsidRPr="00903DBA">
        <w:t xml:space="preserve">  | # line constant </w:t>
      </w:r>
      <w:r w:rsidR="007B36CD" w:rsidRPr="00903DBA">
        <w:t>"</w:t>
      </w:r>
      <w:r w:rsidRPr="00903DBA">
        <w:t>filename</w:t>
      </w:r>
      <w:r w:rsidR="007B36CD" w:rsidRPr="00903DBA">
        <w:t>"</w:t>
      </w:r>
    </w:p>
    <w:p w14:paraId="70EF610B" w14:textId="77777777" w:rsidR="00CB1AB5" w:rsidRPr="00903DBA" w:rsidRDefault="00CB1AB5" w:rsidP="00CB1AB5">
      <w:pPr>
        <w:pStyle w:val="Code"/>
      </w:pPr>
      <w:r w:rsidRPr="00903DBA">
        <w:t xml:space="preserve">  | # error optional_token_sequence</w:t>
      </w:r>
    </w:p>
    <w:p w14:paraId="2A6AD7F6" w14:textId="77777777" w:rsidR="00CB1AB5" w:rsidRPr="00903DBA" w:rsidRDefault="00CB1AB5" w:rsidP="00CB1AB5">
      <w:pPr>
        <w:pStyle w:val="Code"/>
      </w:pPr>
      <w:r w:rsidRPr="00903DBA">
        <w:t xml:space="preserve">  | # pragma optional_token_sequence</w:t>
      </w:r>
    </w:p>
    <w:p w14:paraId="5FEBC0AC" w14:textId="77777777" w:rsidR="00CB1AB5" w:rsidRPr="00903DBA" w:rsidRDefault="00CB1AB5" w:rsidP="00CB1AB5">
      <w:pPr>
        <w:pStyle w:val="Code"/>
      </w:pPr>
      <w:r w:rsidRPr="00903DBA">
        <w:t xml:space="preserve">  | #</w:t>
      </w:r>
    </w:p>
    <w:p w14:paraId="724B6B2F" w14:textId="77777777" w:rsidR="00CB1AB5" w:rsidRPr="00903DBA" w:rsidRDefault="00CB1AB5" w:rsidP="00CB1AB5">
      <w:pPr>
        <w:pStyle w:val="Code"/>
      </w:pPr>
      <w:r w:rsidRPr="00903DBA">
        <w:t xml:space="preserve">  | preprocessor_conditional</w:t>
      </w:r>
    </w:p>
    <w:p w14:paraId="525BEF12" w14:textId="77777777" w:rsidR="00CB1AB5" w:rsidRPr="00903DBA" w:rsidRDefault="00CB1AB5" w:rsidP="00CB1AB5">
      <w:pPr>
        <w:pStyle w:val="Code"/>
      </w:pPr>
    </w:p>
    <w:p w14:paraId="2BEF6F44" w14:textId="77777777" w:rsidR="00CB1AB5" w:rsidRPr="00903DBA" w:rsidRDefault="00CB1AB5" w:rsidP="00CB1AB5">
      <w:pPr>
        <w:pStyle w:val="Code"/>
      </w:pPr>
      <w:r w:rsidRPr="00903DBA">
        <w:t>optional_token_sequence ::=</w:t>
      </w:r>
    </w:p>
    <w:p w14:paraId="1B8C427F" w14:textId="77777777" w:rsidR="00CB1AB5" w:rsidRPr="00903DBA" w:rsidRDefault="00CB1AB5" w:rsidP="00CB1AB5">
      <w:pPr>
        <w:pStyle w:val="Code"/>
      </w:pPr>
      <w:r w:rsidRPr="00903DBA">
        <w:t xml:space="preserve">    /* empty */</w:t>
      </w:r>
    </w:p>
    <w:p w14:paraId="6EDFBDDA" w14:textId="77777777" w:rsidR="00CB1AB5" w:rsidRPr="00903DBA" w:rsidRDefault="00CB1AB5" w:rsidP="00CB1AB5">
      <w:pPr>
        <w:pStyle w:val="Code"/>
      </w:pPr>
      <w:r w:rsidRPr="00903DBA">
        <w:t xml:space="preserve">  | token_sequence</w:t>
      </w:r>
    </w:p>
    <w:p w14:paraId="18834B7C" w14:textId="77777777" w:rsidR="00CB1AB5" w:rsidRPr="00903DBA" w:rsidRDefault="00CB1AB5" w:rsidP="00CB1AB5">
      <w:pPr>
        <w:pStyle w:val="Code"/>
      </w:pPr>
    </w:p>
    <w:p w14:paraId="7FF38E1D" w14:textId="77777777" w:rsidR="00CB1AB5" w:rsidRPr="00903DBA" w:rsidRDefault="00CB1AB5" w:rsidP="00CB1AB5">
      <w:pPr>
        <w:pStyle w:val="Code"/>
      </w:pPr>
      <w:r w:rsidRPr="00903DBA">
        <w:t>preprocessor_conditional ::=</w:t>
      </w:r>
    </w:p>
    <w:p w14:paraId="3D9FE5F9" w14:textId="77777777" w:rsidR="00CB1AB5" w:rsidRPr="00903DBA" w:rsidRDefault="00CB1AB5" w:rsidP="00CB1AB5">
      <w:pPr>
        <w:pStyle w:val="Code"/>
      </w:pPr>
      <w:r w:rsidRPr="00903DBA">
        <w:t xml:space="preserve">    if-line text optional_elif-parts optional_else_line # endif</w:t>
      </w:r>
    </w:p>
    <w:p w14:paraId="3A46499D" w14:textId="77777777" w:rsidR="00CB1AB5" w:rsidRPr="00903DBA" w:rsidRDefault="00CB1AB5" w:rsidP="00CB1AB5">
      <w:pPr>
        <w:pStyle w:val="Code"/>
      </w:pPr>
    </w:p>
    <w:p w14:paraId="3582E2CE" w14:textId="77777777" w:rsidR="00CB1AB5" w:rsidRPr="00903DBA" w:rsidRDefault="00CB1AB5" w:rsidP="00CB1AB5">
      <w:pPr>
        <w:pStyle w:val="Code"/>
      </w:pPr>
      <w:r w:rsidRPr="00903DBA">
        <w:t>if-line ::=</w:t>
      </w:r>
    </w:p>
    <w:p w14:paraId="7943B959" w14:textId="77777777" w:rsidR="00CB1AB5" w:rsidRPr="00903DBA" w:rsidRDefault="00CB1AB5" w:rsidP="00CB1AB5">
      <w:pPr>
        <w:pStyle w:val="Code"/>
      </w:pPr>
      <w:r w:rsidRPr="00903DBA">
        <w:t xml:space="preserve">    # if constant_expression</w:t>
      </w:r>
    </w:p>
    <w:p w14:paraId="362A743C" w14:textId="77777777" w:rsidR="00CB1AB5" w:rsidRPr="00903DBA" w:rsidRDefault="00CB1AB5" w:rsidP="00CB1AB5">
      <w:pPr>
        <w:pStyle w:val="Code"/>
      </w:pPr>
      <w:r w:rsidRPr="00903DBA">
        <w:t xml:space="preserve">  | # ifdef identifier</w:t>
      </w:r>
    </w:p>
    <w:p w14:paraId="15B9E0AA" w14:textId="77777777" w:rsidR="00CB1AB5" w:rsidRPr="00903DBA" w:rsidRDefault="00CB1AB5" w:rsidP="00CB1AB5">
      <w:pPr>
        <w:pStyle w:val="Code"/>
      </w:pPr>
      <w:r w:rsidRPr="00903DBA">
        <w:t xml:space="preserve">  | # ifndef identifier</w:t>
      </w:r>
    </w:p>
    <w:p w14:paraId="16EC9C72" w14:textId="77777777" w:rsidR="00CB1AB5" w:rsidRPr="00903DBA" w:rsidRDefault="00CB1AB5" w:rsidP="00CB1AB5">
      <w:pPr>
        <w:pStyle w:val="Code"/>
      </w:pPr>
    </w:p>
    <w:p w14:paraId="0E3A8E38" w14:textId="77777777" w:rsidR="00CB1AB5" w:rsidRPr="00903DBA" w:rsidRDefault="00CB1AB5" w:rsidP="00CB1AB5">
      <w:pPr>
        <w:pStyle w:val="Code"/>
      </w:pPr>
      <w:r w:rsidRPr="00903DBA">
        <w:t>optional_elif-parts ::=</w:t>
      </w:r>
    </w:p>
    <w:p w14:paraId="776EB4C9" w14:textId="77777777" w:rsidR="00CB1AB5" w:rsidRPr="00903DBA" w:rsidRDefault="00CB1AB5" w:rsidP="00CB1AB5">
      <w:pPr>
        <w:pStyle w:val="Code"/>
      </w:pPr>
      <w:r w:rsidRPr="00903DBA">
        <w:t xml:space="preserve">    /* empty */</w:t>
      </w:r>
    </w:p>
    <w:p w14:paraId="6D1A76EE" w14:textId="77777777" w:rsidR="00CB1AB5" w:rsidRPr="00903DBA" w:rsidRDefault="00CB1AB5" w:rsidP="00CB1AB5">
      <w:pPr>
        <w:pStyle w:val="Code"/>
      </w:pPr>
      <w:r w:rsidRPr="00903DBA">
        <w:t xml:space="preserve">  | elif-part optional_elif-parts</w:t>
      </w:r>
    </w:p>
    <w:p w14:paraId="2B5188AA" w14:textId="77777777" w:rsidR="00CB1AB5" w:rsidRPr="00903DBA" w:rsidRDefault="00CB1AB5" w:rsidP="00CB1AB5">
      <w:pPr>
        <w:pStyle w:val="Code"/>
      </w:pPr>
    </w:p>
    <w:p w14:paraId="71F4B380" w14:textId="77777777" w:rsidR="00CB1AB5" w:rsidRPr="00903DBA" w:rsidRDefault="00CB1AB5" w:rsidP="00CB1AB5">
      <w:pPr>
        <w:pStyle w:val="Code"/>
      </w:pPr>
      <w:r w:rsidRPr="00903DBA">
        <w:t>elif-part ::=</w:t>
      </w:r>
    </w:p>
    <w:p w14:paraId="53973C38" w14:textId="77777777" w:rsidR="00CB1AB5" w:rsidRPr="00903DBA" w:rsidRDefault="00CB1AB5" w:rsidP="00CB1AB5">
      <w:pPr>
        <w:pStyle w:val="Code"/>
      </w:pPr>
      <w:r w:rsidRPr="00903DBA">
        <w:t xml:space="preserve">    # elif constant_expression text</w:t>
      </w:r>
    </w:p>
    <w:p w14:paraId="6BEE20F5" w14:textId="77777777" w:rsidR="00CB1AB5" w:rsidRPr="00903DBA" w:rsidRDefault="00CB1AB5" w:rsidP="00CB1AB5">
      <w:pPr>
        <w:pStyle w:val="Code"/>
      </w:pPr>
    </w:p>
    <w:p w14:paraId="2973576F" w14:textId="77777777" w:rsidR="00CB1AB5" w:rsidRPr="00903DBA" w:rsidRDefault="00CB1AB5" w:rsidP="00CB1AB5">
      <w:pPr>
        <w:pStyle w:val="Code"/>
      </w:pPr>
      <w:r w:rsidRPr="00903DBA">
        <w:t>optional_else_part ::=</w:t>
      </w:r>
    </w:p>
    <w:p w14:paraId="48EDFDB0" w14:textId="77777777" w:rsidR="00CB1AB5" w:rsidRPr="00903DBA" w:rsidRDefault="00CB1AB5" w:rsidP="00CB1AB5">
      <w:pPr>
        <w:pStyle w:val="Code"/>
      </w:pPr>
      <w:r w:rsidRPr="00903DBA">
        <w:t xml:space="preserve">    /* empty */</w:t>
      </w:r>
    </w:p>
    <w:p w14:paraId="6D2A23E6" w14:textId="77777777" w:rsidR="00CB1AB5" w:rsidRPr="00903DBA" w:rsidRDefault="00CB1AB5" w:rsidP="00CB1AB5">
      <w:pPr>
        <w:pStyle w:val="Code"/>
      </w:pPr>
      <w:r w:rsidRPr="00903DBA">
        <w:t xml:space="preserve">  | #else text</w:t>
      </w:r>
    </w:p>
    <w:p w14:paraId="04B01C07" w14:textId="77777777" w:rsidR="00CB1AB5" w:rsidRPr="00903DBA" w:rsidRDefault="00CB1AB5" w:rsidP="00CB1AB5">
      <w:pPr>
        <w:pStyle w:val="Code"/>
      </w:pPr>
    </w:p>
    <w:p w14:paraId="732FFA8D" w14:textId="77777777" w:rsidR="00CB1AB5" w:rsidRPr="00903DBA" w:rsidRDefault="00CB1AB5" w:rsidP="00CB1AB5">
      <w:pPr>
        <w:pStyle w:val="Code"/>
      </w:pPr>
    </w:p>
    <w:p w14:paraId="12ABF467" w14:textId="77777777" w:rsidR="00CB1AB5" w:rsidRPr="00903DBA" w:rsidRDefault="00CB1AB5" w:rsidP="00CB1AB5">
      <w:pPr>
        <w:pStyle w:val="Rubrik2"/>
      </w:pPr>
      <w:bookmarkStart w:id="546" w:name="_Toc49764473"/>
      <w:bookmarkStart w:id="547" w:name="_Toc57656164"/>
      <w:r w:rsidRPr="00903DBA">
        <w:t>The Language Grammar</w:t>
      </w:r>
      <w:bookmarkEnd w:id="546"/>
      <w:bookmarkEnd w:id="547"/>
    </w:p>
    <w:p w14:paraId="69CBCC96" w14:textId="4B6E4ADA" w:rsidR="00CB1AB5" w:rsidRPr="00903DBA" w:rsidRDefault="00CB1AB5" w:rsidP="00CB1AB5">
      <w:r w:rsidRPr="00903DBA">
        <w:t xml:space="preserve">The following grammar is implemented in GPPG in Chapter </w:t>
      </w:r>
      <w:r w:rsidRPr="00903DBA">
        <w:fldChar w:fldCharType="begin"/>
      </w:r>
      <w:r w:rsidRPr="00903DBA">
        <w:instrText xml:space="preserve"> REF _Ref418260937 \r \h </w:instrText>
      </w:r>
      <w:r w:rsidRPr="00903DBA">
        <w:fldChar w:fldCharType="separate"/>
      </w:r>
      <w:r w:rsidR="005F7BC3" w:rsidRPr="00903DBA">
        <w:t>0</w:t>
      </w:r>
      <w:r w:rsidRPr="00903DBA">
        <w:fldChar w:fldCharType="end"/>
      </w:r>
      <w:r w:rsidRPr="00903DBA">
        <w:t>. It is the same grammar, written in one block.</w:t>
      </w:r>
    </w:p>
    <w:p w14:paraId="4A748709" w14:textId="77777777" w:rsidR="00CB1AB5" w:rsidRPr="00903DBA" w:rsidRDefault="00CB1AB5" w:rsidP="00CB1AB5">
      <w:pPr>
        <w:pStyle w:val="Code"/>
      </w:pPr>
      <w:r w:rsidRPr="00903DBA">
        <w:rPr>
          <w:i/>
        </w:rPr>
        <w:t>source_code_file</w:t>
      </w:r>
      <w:r w:rsidRPr="00903DBA">
        <w:t xml:space="preserve"> ::=</w:t>
      </w:r>
    </w:p>
    <w:p w14:paraId="736D375D" w14:textId="77777777" w:rsidR="00CB1AB5" w:rsidRPr="00903DBA" w:rsidRDefault="00CB1AB5" w:rsidP="00CB1AB5">
      <w:pPr>
        <w:pStyle w:val="Code"/>
      </w:pPr>
      <w:r w:rsidRPr="00903DBA">
        <w:t xml:space="preserve">    </w:t>
      </w:r>
      <w:r w:rsidRPr="00903DBA">
        <w:rPr>
          <w:i/>
        </w:rPr>
        <w:t>external</w:t>
      </w:r>
      <w:r w:rsidRPr="00903DBA">
        <w:t>_</w:t>
      </w:r>
      <w:r w:rsidRPr="00903DBA">
        <w:rPr>
          <w:i/>
        </w:rPr>
        <w:t>declaration</w:t>
      </w:r>
    </w:p>
    <w:p w14:paraId="3FF1D57C" w14:textId="77777777" w:rsidR="00CB1AB5" w:rsidRPr="00903DBA" w:rsidRDefault="00CB1AB5" w:rsidP="00CB1AB5">
      <w:pPr>
        <w:pStyle w:val="Code"/>
      </w:pPr>
      <w:r w:rsidRPr="00903DBA">
        <w:t xml:space="preserve">  | </w:t>
      </w:r>
      <w:r w:rsidRPr="00903DBA">
        <w:rPr>
          <w:i/>
        </w:rPr>
        <w:t>source_code_file</w:t>
      </w:r>
      <w:r w:rsidRPr="00903DBA">
        <w:t xml:space="preserve"> </w:t>
      </w:r>
      <w:r w:rsidRPr="00903DBA">
        <w:rPr>
          <w:i/>
        </w:rPr>
        <w:t>external</w:t>
      </w:r>
      <w:r w:rsidRPr="00903DBA">
        <w:t>_</w:t>
      </w:r>
      <w:r w:rsidRPr="00903DBA">
        <w:rPr>
          <w:i/>
        </w:rPr>
        <w:t>declaration</w:t>
      </w:r>
    </w:p>
    <w:p w14:paraId="3B97C2B3" w14:textId="77777777" w:rsidR="00CB1AB5" w:rsidRPr="00903DBA" w:rsidRDefault="00CB1AB5" w:rsidP="00CB1AB5">
      <w:pPr>
        <w:pStyle w:val="Code"/>
      </w:pPr>
    </w:p>
    <w:p w14:paraId="48151FE6" w14:textId="77777777" w:rsidR="00CB1AB5" w:rsidRPr="00903DBA" w:rsidRDefault="00CB1AB5" w:rsidP="00CB1AB5">
      <w:pPr>
        <w:pStyle w:val="Code"/>
      </w:pPr>
      <w:r w:rsidRPr="00903DBA">
        <w:rPr>
          <w:i/>
        </w:rPr>
        <w:t>external</w:t>
      </w:r>
      <w:r w:rsidRPr="00903DBA">
        <w:t>_</w:t>
      </w:r>
      <w:r w:rsidRPr="00903DBA">
        <w:rPr>
          <w:i/>
        </w:rPr>
        <w:t>declaration</w:t>
      </w:r>
      <w:r w:rsidRPr="00903DBA">
        <w:t xml:space="preserve"> ::=</w:t>
      </w:r>
    </w:p>
    <w:p w14:paraId="6D759058" w14:textId="77777777" w:rsidR="00CB1AB5" w:rsidRPr="00903DBA" w:rsidRDefault="00CB1AB5" w:rsidP="00CB1AB5">
      <w:pPr>
        <w:pStyle w:val="Code"/>
      </w:pPr>
      <w:r w:rsidRPr="00903DBA">
        <w:t xml:space="preserve">    </w:t>
      </w:r>
      <w:r w:rsidRPr="00903DBA">
        <w:rPr>
          <w:i/>
        </w:rPr>
        <w:t>function</w:t>
      </w:r>
      <w:r w:rsidRPr="00903DBA">
        <w:t>_</w:t>
      </w:r>
      <w:r w:rsidRPr="00903DBA">
        <w:rPr>
          <w:i/>
        </w:rPr>
        <w:t>definition</w:t>
      </w:r>
    </w:p>
    <w:p w14:paraId="522F7F59" w14:textId="77777777" w:rsidR="00CB1AB5" w:rsidRPr="00903DBA" w:rsidRDefault="00CB1AB5" w:rsidP="00CB1AB5">
      <w:pPr>
        <w:pStyle w:val="Code"/>
      </w:pPr>
      <w:r w:rsidRPr="00903DBA">
        <w:t xml:space="preserve"> |  </w:t>
      </w:r>
      <w:r w:rsidRPr="00903DBA">
        <w:rPr>
          <w:i/>
        </w:rPr>
        <w:t>declaration</w:t>
      </w:r>
    </w:p>
    <w:p w14:paraId="03354B15" w14:textId="77777777" w:rsidR="00CB1AB5" w:rsidRPr="00903DBA" w:rsidRDefault="00CB1AB5" w:rsidP="00CB1AB5">
      <w:pPr>
        <w:pStyle w:val="Code"/>
      </w:pPr>
    </w:p>
    <w:p w14:paraId="2E8E1EA0" w14:textId="77777777" w:rsidR="00CB1AB5" w:rsidRPr="00903DBA" w:rsidRDefault="00CB1AB5" w:rsidP="00CB1AB5">
      <w:pPr>
        <w:pStyle w:val="Code"/>
      </w:pPr>
      <w:r w:rsidRPr="00903DBA">
        <w:rPr>
          <w:i/>
        </w:rPr>
        <w:t>function</w:t>
      </w:r>
      <w:r w:rsidRPr="00903DBA">
        <w:t>_</w:t>
      </w:r>
      <w:r w:rsidRPr="00903DBA">
        <w:rPr>
          <w:i/>
        </w:rPr>
        <w:t>definition</w:t>
      </w:r>
      <w:r w:rsidRPr="00903DBA">
        <w:t xml:space="preserve"> ::=</w:t>
      </w:r>
    </w:p>
    <w:p w14:paraId="1D39AA3C" w14:textId="4B4F87C8" w:rsidR="00CB1AB5" w:rsidRPr="00903DBA" w:rsidRDefault="00CB1AB5" w:rsidP="00CB1AB5">
      <w:pPr>
        <w:pStyle w:val="Code"/>
      </w:pP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48447C90" w14:textId="63E81A79"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p>
    <w:p w14:paraId="066B8612"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p>
    <w:p w14:paraId="66030746" w14:textId="77777777" w:rsidR="00CB1AB5" w:rsidRPr="00903DBA" w:rsidRDefault="00CB1AB5" w:rsidP="00CB1AB5">
      <w:pPr>
        <w:pStyle w:val="Code"/>
      </w:pPr>
    </w:p>
    <w:p w14:paraId="1D3B051D" w14:textId="77777777" w:rsidR="00CB1AB5" w:rsidRPr="00903DBA" w:rsidRDefault="00CB1AB5" w:rsidP="00CB1AB5">
      <w:pPr>
        <w:pStyle w:val="Code"/>
      </w:pPr>
      <w:r w:rsidRPr="00903DBA">
        <w:rPr>
          <w:i/>
        </w:rPr>
        <w:t>optional</w:t>
      </w:r>
      <w:r w:rsidRPr="00903DBA">
        <w:t>_</w:t>
      </w:r>
      <w:r w:rsidRPr="00903DBA">
        <w:rPr>
          <w:i/>
        </w:rPr>
        <w:t>declaration</w:t>
      </w:r>
      <w:r w:rsidRPr="00903DBA">
        <w:t>_</w:t>
      </w:r>
      <w:r w:rsidRPr="00903DBA">
        <w:rPr>
          <w:i/>
        </w:rPr>
        <w:t>list</w:t>
      </w:r>
      <w:r w:rsidRPr="00903DBA">
        <w:t xml:space="preserve"> ::=</w:t>
      </w:r>
    </w:p>
    <w:p w14:paraId="7C3FE699" w14:textId="77777777" w:rsidR="00CB1AB5" w:rsidRPr="00903DBA" w:rsidRDefault="00CB1AB5" w:rsidP="00CB1AB5">
      <w:pPr>
        <w:pStyle w:val="Code"/>
      </w:pPr>
      <w:r w:rsidRPr="00903DBA">
        <w:t xml:space="preserve">    /* </w:t>
      </w:r>
      <w:r w:rsidRPr="00903DBA">
        <w:rPr>
          <w:i/>
        </w:rPr>
        <w:t>empty</w:t>
      </w:r>
      <w:r w:rsidRPr="00903DBA">
        <w:t xml:space="preserve"> */</w:t>
      </w:r>
    </w:p>
    <w:p w14:paraId="3A7E7D35" w14:textId="77777777" w:rsidR="00CB1AB5" w:rsidRPr="00903DBA" w:rsidRDefault="00CB1AB5" w:rsidP="00CB1AB5">
      <w:pPr>
        <w:pStyle w:val="Code"/>
      </w:pPr>
      <w:r w:rsidRPr="00903DBA">
        <w:t xml:space="preserve">  |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i/>
        </w:rPr>
        <w:t>declaration</w:t>
      </w:r>
    </w:p>
    <w:p w14:paraId="21963D63" w14:textId="77777777" w:rsidR="00CB1AB5" w:rsidRPr="00903DBA" w:rsidRDefault="00CB1AB5" w:rsidP="00CB1AB5">
      <w:pPr>
        <w:pStyle w:val="Code"/>
      </w:pPr>
    </w:p>
    <w:p w14:paraId="1BBDBE5B" w14:textId="77777777" w:rsidR="00CB1AB5" w:rsidRPr="00903DBA" w:rsidRDefault="00CB1AB5" w:rsidP="00CB1AB5">
      <w:pPr>
        <w:pStyle w:val="Code"/>
      </w:pPr>
      <w:r w:rsidRPr="00903DBA">
        <w:rPr>
          <w:i/>
        </w:rPr>
        <w:t>declaration</w:t>
      </w:r>
      <w:r w:rsidRPr="00903DBA">
        <w:t xml:space="preserve"> ::=</w:t>
      </w:r>
    </w:p>
    <w:p w14:paraId="593C7629"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rPr>
          <w:b/>
        </w:rPr>
        <w:t xml:space="preserve"> ;</w:t>
      </w:r>
    </w:p>
    <w:p w14:paraId="7F8DD935"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declarator_list</w:t>
      </w:r>
      <w:r w:rsidRPr="00903DBA">
        <w:rPr>
          <w:b/>
        </w:rPr>
        <w:t xml:space="preserve"> ;</w:t>
      </w:r>
    </w:p>
    <w:p w14:paraId="7FD2D00B" w14:textId="77777777" w:rsidR="00CB1AB5" w:rsidRPr="00903DBA" w:rsidRDefault="00CB1AB5" w:rsidP="00CB1AB5">
      <w:pPr>
        <w:pStyle w:val="Code"/>
      </w:pPr>
    </w:p>
    <w:p w14:paraId="558437B2" w14:textId="77777777" w:rsidR="00CB1AB5" w:rsidRPr="00903DBA" w:rsidRDefault="00CB1AB5" w:rsidP="00CB1AB5">
      <w:pPr>
        <w:pStyle w:val="Code"/>
      </w:pPr>
      <w:r w:rsidRPr="00903DBA">
        <w:rPr>
          <w:i/>
        </w:rPr>
        <w:t>declaration</w:t>
      </w:r>
      <w:r w:rsidRPr="00903DBA">
        <w:t>_</w:t>
      </w:r>
      <w:r w:rsidRPr="00903DBA">
        <w:rPr>
          <w:i/>
        </w:rPr>
        <w:t>specifier</w:t>
      </w:r>
      <w:r w:rsidRPr="00903DBA">
        <w:t>_</w:t>
      </w:r>
      <w:r w:rsidRPr="00903DBA">
        <w:rPr>
          <w:i/>
        </w:rPr>
        <w:t>list</w:t>
      </w:r>
      <w:r w:rsidRPr="00903DBA">
        <w:t xml:space="preserve"> ::=</w:t>
      </w:r>
    </w:p>
    <w:p w14:paraId="4C5991B0"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 xml:space="preserve"> </w:t>
      </w:r>
    </w:p>
    <w:p w14:paraId="2336E79A"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declaration</w:t>
      </w:r>
      <w:r w:rsidRPr="00903DBA">
        <w:t>_</w:t>
      </w:r>
      <w:r w:rsidRPr="00903DBA">
        <w:rPr>
          <w:i/>
        </w:rPr>
        <w:t>specifier</w:t>
      </w:r>
    </w:p>
    <w:p w14:paraId="0C5FD08C" w14:textId="77777777" w:rsidR="00CB1AB5" w:rsidRPr="00903DBA" w:rsidRDefault="00CB1AB5" w:rsidP="00CB1AB5">
      <w:pPr>
        <w:pStyle w:val="Code"/>
      </w:pPr>
    </w:p>
    <w:p w14:paraId="52D036EB" w14:textId="77777777" w:rsidR="00CB1AB5" w:rsidRPr="00903DBA" w:rsidRDefault="00CB1AB5" w:rsidP="00CB1AB5">
      <w:pPr>
        <w:pStyle w:val="Code"/>
      </w:pPr>
      <w:r w:rsidRPr="00903DBA">
        <w:rPr>
          <w:i/>
        </w:rPr>
        <w:t>declaration</w:t>
      </w:r>
      <w:r w:rsidRPr="00903DBA">
        <w:t>_</w:t>
      </w:r>
      <w:r w:rsidRPr="00903DBA">
        <w:rPr>
          <w:i/>
        </w:rPr>
        <w:t>specifier</w:t>
      </w:r>
      <w:r w:rsidRPr="00903DBA">
        <w:t xml:space="preserve"> ::=</w:t>
      </w:r>
    </w:p>
    <w:p w14:paraId="18D7A7B8" w14:textId="77777777" w:rsidR="00CB1AB5" w:rsidRPr="00903DBA" w:rsidRDefault="00CB1AB5" w:rsidP="00CB1AB5">
      <w:pPr>
        <w:pStyle w:val="Code"/>
        <w:rPr>
          <w:b/>
        </w:rPr>
      </w:pPr>
      <w:r w:rsidRPr="00903DBA">
        <w:t xml:space="preserve">    </w:t>
      </w:r>
      <w:r w:rsidRPr="00903DBA">
        <w:rPr>
          <w:b/>
        </w:rPr>
        <w:t>const</w:t>
      </w:r>
      <w:r w:rsidRPr="00903DBA">
        <w:t xml:space="preserve"> | </w:t>
      </w:r>
      <w:r w:rsidRPr="00903DBA">
        <w:rPr>
          <w:b/>
        </w:rPr>
        <w:t>volatile</w:t>
      </w:r>
      <w:r w:rsidRPr="00903DBA">
        <w:t xml:space="preserve"> | </w:t>
      </w:r>
      <w:r w:rsidRPr="00903DBA">
        <w:rPr>
          <w:b/>
        </w:rPr>
        <w:t xml:space="preserve">auto </w:t>
      </w:r>
      <w:r w:rsidRPr="00903DBA">
        <w:t xml:space="preserve">| </w:t>
      </w:r>
      <w:r w:rsidRPr="00903DBA">
        <w:rPr>
          <w:b/>
        </w:rPr>
        <w:t>register</w:t>
      </w:r>
      <w:r w:rsidRPr="00903DBA">
        <w:t xml:space="preserve"> | </w:t>
      </w:r>
      <w:r w:rsidRPr="00903DBA">
        <w:rPr>
          <w:b/>
        </w:rPr>
        <w:t>static</w:t>
      </w:r>
      <w:r w:rsidRPr="00903DBA">
        <w:t xml:space="preserve"> | </w:t>
      </w:r>
      <w:r w:rsidRPr="00903DBA">
        <w:rPr>
          <w:b/>
        </w:rPr>
        <w:t>extern</w:t>
      </w:r>
      <w:r w:rsidRPr="00903DBA">
        <w:t xml:space="preserve"> | </w:t>
      </w:r>
      <w:r w:rsidRPr="00903DBA">
        <w:rPr>
          <w:b/>
        </w:rPr>
        <w:t>typedef</w:t>
      </w:r>
      <w:r w:rsidRPr="00903DBA">
        <w:t xml:space="preserve"> | </w:t>
      </w:r>
      <w:r w:rsidRPr="00903DBA">
        <w:rPr>
          <w:b/>
        </w:rPr>
        <w:t>void</w:t>
      </w:r>
    </w:p>
    <w:p w14:paraId="244A0939" w14:textId="77777777" w:rsidR="00CB1AB5" w:rsidRPr="00903DBA" w:rsidRDefault="00CB1AB5" w:rsidP="00CB1AB5">
      <w:pPr>
        <w:pStyle w:val="Code"/>
      </w:pPr>
      <w:r w:rsidRPr="00903DBA">
        <w:rPr>
          <w:b/>
        </w:rPr>
        <w:t xml:space="preserve">  </w:t>
      </w:r>
      <w:r w:rsidRPr="00903DBA">
        <w:t xml:space="preserve">| </w:t>
      </w:r>
      <w:r w:rsidRPr="00903DBA">
        <w:rPr>
          <w:b/>
        </w:rPr>
        <w:t xml:space="preserve">char </w:t>
      </w:r>
      <w:r w:rsidRPr="00903DBA">
        <w:t xml:space="preserve">| </w:t>
      </w:r>
      <w:r w:rsidRPr="00903DBA">
        <w:rPr>
          <w:b/>
        </w:rPr>
        <w:t>wchar_t</w:t>
      </w:r>
      <w:r w:rsidRPr="00903DBA">
        <w:t xml:space="preserve"> | </w:t>
      </w:r>
      <w:r w:rsidRPr="00903DBA">
        <w:rPr>
          <w:b/>
        </w:rPr>
        <w:t>short</w:t>
      </w:r>
      <w:r w:rsidRPr="00903DBA">
        <w:t xml:space="preserve"> | </w:t>
      </w:r>
      <w:r w:rsidRPr="00903DBA">
        <w:rPr>
          <w:b/>
        </w:rPr>
        <w:t>int</w:t>
      </w:r>
      <w:r w:rsidRPr="00903DBA">
        <w:t xml:space="preserve"> | </w:t>
      </w:r>
      <w:r w:rsidRPr="00903DBA">
        <w:rPr>
          <w:b/>
        </w:rPr>
        <w:t>long</w:t>
      </w:r>
      <w:r w:rsidRPr="00903DBA">
        <w:t xml:space="preserve"> | </w:t>
      </w:r>
      <w:r w:rsidRPr="00903DBA">
        <w:rPr>
          <w:b/>
        </w:rPr>
        <w:t xml:space="preserve">float </w:t>
      </w:r>
      <w:r w:rsidRPr="00903DBA">
        <w:t xml:space="preserve">| </w:t>
      </w:r>
      <w:r w:rsidRPr="00903DBA">
        <w:rPr>
          <w:b/>
        </w:rPr>
        <w:t>double</w:t>
      </w:r>
      <w:r w:rsidRPr="00903DBA">
        <w:t xml:space="preserve"> | </w:t>
      </w:r>
      <w:r w:rsidRPr="00903DBA">
        <w:rPr>
          <w:b/>
        </w:rPr>
        <w:t>signed</w:t>
      </w:r>
      <w:r w:rsidRPr="00903DBA">
        <w:t xml:space="preserve"> | </w:t>
      </w:r>
      <w:r w:rsidRPr="00903DBA">
        <w:rPr>
          <w:b/>
        </w:rPr>
        <w:t>unsigned</w:t>
      </w:r>
      <w:r w:rsidRPr="00903DBA">
        <w:t xml:space="preserve"> </w:t>
      </w:r>
    </w:p>
    <w:p w14:paraId="47509F35" w14:textId="77777777" w:rsidR="00CB1AB5" w:rsidRPr="00903DBA" w:rsidRDefault="00CB1AB5" w:rsidP="00CB1AB5">
      <w:pPr>
        <w:pStyle w:val="Code"/>
      </w:pPr>
      <w:r w:rsidRPr="00903DBA">
        <w:t xml:space="preserve">  | </w:t>
      </w:r>
      <w:r w:rsidRPr="00903DBA">
        <w:rPr>
          <w:i/>
        </w:rPr>
        <w:t>struct_union</w:t>
      </w:r>
      <w:r w:rsidRPr="00903DBA">
        <w:t>_</w:t>
      </w:r>
      <w:r w:rsidRPr="00903DBA">
        <w:rPr>
          <w:i/>
        </w:rPr>
        <w:t>specifier |</w:t>
      </w:r>
      <w:r w:rsidRPr="00903DBA">
        <w:t xml:space="preserve"> </w:t>
      </w:r>
      <w:r w:rsidRPr="00903DBA">
        <w:rPr>
          <w:i/>
        </w:rPr>
        <w:t>enum</w:t>
      </w:r>
      <w:r w:rsidRPr="00903DBA">
        <w:t>_</w:t>
      </w:r>
      <w:r w:rsidRPr="00903DBA">
        <w:rPr>
          <w:i/>
        </w:rPr>
        <w:t>specifier</w:t>
      </w:r>
      <w:r w:rsidRPr="00903DBA">
        <w:t xml:space="preserve"> | </w:t>
      </w:r>
      <w:r w:rsidRPr="00903DBA">
        <w:rPr>
          <w:i/>
        </w:rPr>
        <w:t>typedef</w:t>
      </w:r>
      <w:r w:rsidRPr="00903DBA">
        <w:t>_</w:t>
      </w:r>
      <w:r w:rsidRPr="00903DBA">
        <w:rPr>
          <w:i/>
        </w:rPr>
        <w:t>name</w:t>
      </w:r>
      <w:r w:rsidRPr="00903DBA">
        <w:t xml:space="preserve"> </w:t>
      </w:r>
    </w:p>
    <w:p w14:paraId="7AF88360" w14:textId="77777777" w:rsidR="00CB1AB5" w:rsidRPr="00903DBA" w:rsidRDefault="00CB1AB5" w:rsidP="00CB1AB5">
      <w:pPr>
        <w:pStyle w:val="Code"/>
      </w:pPr>
    </w:p>
    <w:p w14:paraId="2AD4F2E3" w14:textId="77777777" w:rsidR="00CB1AB5" w:rsidRPr="00903DBA" w:rsidRDefault="00CB1AB5" w:rsidP="00CB1AB5">
      <w:pPr>
        <w:pStyle w:val="Code"/>
      </w:pPr>
      <w:r w:rsidRPr="00903DBA">
        <w:rPr>
          <w:i/>
        </w:rPr>
        <w:t>struct_union</w:t>
      </w:r>
      <w:r w:rsidRPr="00903DBA">
        <w:t>_</w:t>
      </w:r>
      <w:r w:rsidRPr="00903DBA">
        <w:rPr>
          <w:i/>
        </w:rPr>
        <w:t>specifier</w:t>
      </w:r>
      <w:r w:rsidRPr="00903DBA">
        <w:t xml:space="preserve"> ::=</w:t>
      </w:r>
    </w:p>
    <w:p w14:paraId="4676AF6D" w14:textId="77777777" w:rsidR="00CB1AB5" w:rsidRPr="00903DBA" w:rsidRDefault="00CB1AB5" w:rsidP="00CB1AB5">
      <w:pPr>
        <w:pStyle w:val="Code"/>
      </w:pPr>
      <w:r w:rsidRPr="00903DBA">
        <w:t xml:space="preserve">    struct_union</w:t>
      </w:r>
      <w:r w:rsidRPr="00903DBA">
        <w:rPr>
          <w:i/>
        </w:rPr>
        <w:t xml:space="preserve"> optional</w:t>
      </w:r>
      <w:r w:rsidRPr="00903DBA">
        <w:t>_</w:t>
      </w:r>
      <w:r w:rsidRPr="00903DBA">
        <w:rPr>
          <w:i/>
        </w:rPr>
        <w:t>identifier</w:t>
      </w:r>
      <w:r w:rsidRPr="00903DBA">
        <w:t xml:space="preserve"> </w:t>
      </w:r>
      <w:r w:rsidRPr="00903DBA">
        <w:rPr>
          <w:b/>
        </w:rPr>
        <w:t>(</w:t>
      </w:r>
      <w:r w:rsidRPr="00903DBA">
        <w:t xml:space="preserve"> </w:t>
      </w:r>
      <w:r w:rsidRPr="00903DBA">
        <w:rPr>
          <w:i/>
        </w:rPr>
        <w:t>declaration</w:t>
      </w:r>
      <w:r w:rsidRPr="00903DBA">
        <w:t>_</w:t>
      </w:r>
      <w:r w:rsidRPr="00903DBA">
        <w:rPr>
          <w:i/>
        </w:rPr>
        <w:t>list</w:t>
      </w:r>
      <w:r w:rsidRPr="00903DBA">
        <w:t xml:space="preserve"> </w:t>
      </w:r>
      <w:r w:rsidRPr="00903DBA">
        <w:rPr>
          <w:b/>
        </w:rPr>
        <w:t>)</w:t>
      </w:r>
      <w:r w:rsidRPr="00903DBA">
        <w:t xml:space="preserve"> </w:t>
      </w:r>
    </w:p>
    <w:p w14:paraId="5234D4F1" w14:textId="77777777" w:rsidR="00CB1AB5" w:rsidRPr="00903DBA" w:rsidRDefault="00CB1AB5" w:rsidP="00CB1AB5">
      <w:pPr>
        <w:pStyle w:val="Code"/>
      </w:pPr>
      <w:r w:rsidRPr="00903DBA">
        <w:t xml:space="preserve">  | </w:t>
      </w:r>
      <w:r w:rsidRPr="00903DBA">
        <w:rPr>
          <w:i/>
        </w:rPr>
        <w:t xml:space="preserve">struct_union </w:t>
      </w:r>
      <w:r w:rsidRPr="00903DBA">
        <w:rPr>
          <w:b/>
        </w:rPr>
        <w:t>identifier</w:t>
      </w:r>
    </w:p>
    <w:p w14:paraId="4FDA146A" w14:textId="77777777" w:rsidR="00CB1AB5" w:rsidRPr="00903DBA" w:rsidRDefault="00CB1AB5" w:rsidP="00CB1AB5">
      <w:pPr>
        <w:pStyle w:val="Code"/>
      </w:pPr>
    </w:p>
    <w:p w14:paraId="7C4E11CD" w14:textId="77777777" w:rsidR="00CB1AB5" w:rsidRPr="00903DBA" w:rsidRDefault="00CB1AB5" w:rsidP="00CB1AB5">
      <w:pPr>
        <w:pStyle w:val="Code"/>
        <w:rPr>
          <w:i/>
        </w:rPr>
      </w:pPr>
      <w:r w:rsidRPr="00903DBA">
        <w:rPr>
          <w:i/>
        </w:rPr>
        <w:t>struct_union ::=</w:t>
      </w:r>
    </w:p>
    <w:p w14:paraId="5A0DE9DF" w14:textId="77777777" w:rsidR="00CB1AB5" w:rsidRPr="00903DBA" w:rsidRDefault="00CB1AB5" w:rsidP="00CB1AB5">
      <w:pPr>
        <w:pStyle w:val="Code"/>
      </w:pPr>
      <w:r w:rsidRPr="00903DBA">
        <w:t xml:space="preserve">    </w:t>
      </w:r>
      <w:r w:rsidRPr="00903DBA">
        <w:rPr>
          <w:b/>
        </w:rPr>
        <w:t xml:space="preserve">struct </w:t>
      </w:r>
      <w:r w:rsidRPr="00903DBA">
        <w:t xml:space="preserve">| </w:t>
      </w:r>
      <w:r w:rsidRPr="00903DBA">
        <w:rPr>
          <w:b/>
        </w:rPr>
        <w:t>union</w:t>
      </w:r>
      <w:r w:rsidRPr="00903DBA">
        <w:t xml:space="preserve"> </w:t>
      </w:r>
    </w:p>
    <w:p w14:paraId="62D1E85A" w14:textId="77777777" w:rsidR="00CB1AB5" w:rsidRPr="00903DBA" w:rsidRDefault="00CB1AB5" w:rsidP="00CB1AB5">
      <w:pPr>
        <w:pStyle w:val="Code"/>
      </w:pPr>
      <w:r w:rsidRPr="00903DBA">
        <w:rPr>
          <w:i/>
        </w:rPr>
        <w:t xml:space="preserve">  </w:t>
      </w:r>
    </w:p>
    <w:p w14:paraId="29CBA475" w14:textId="77777777" w:rsidR="00CB1AB5" w:rsidRPr="00903DBA" w:rsidRDefault="00CB1AB5" w:rsidP="00CB1AB5">
      <w:pPr>
        <w:pStyle w:val="Code"/>
      </w:pPr>
      <w:r w:rsidRPr="00903DBA">
        <w:rPr>
          <w:i/>
        </w:rPr>
        <w:t>optional</w:t>
      </w:r>
      <w:r w:rsidRPr="00903DBA">
        <w:t>_</w:t>
      </w:r>
      <w:r w:rsidRPr="00903DBA">
        <w:rPr>
          <w:i/>
        </w:rPr>
        <w:t>identifier</w:t>
      </w:r>
      <w:r w:rsidRPr="00903DBA">
        <w:t xml:space="preserve"> ::=</w:t>
      </w:r>
    </w:p>
    <w:p w14:paraId="0470D53B" w14:textId="77777777" w:rsidR="00CB1AB5" w:rsidRPr="00903DBA" w:rsidRDefault="00CB1AB5" w:rsidP="00CB1AB5">
      <w:pPr>
        <w:pStyle w:val="Code"/>
      </w:pPr>
      <w:r w:rsidRPr="00903DBA">
        <w:t xml:space="preserve">    /* </w:t>
      </w:r>
      <w:r w:rsidRPr="00903DBA">
        <w:rPr>
          <w:i/>
        </w:rPr>
        <w:t>empty</w:t>
      </w:r>
      <w:r w:rsidRPr="00903DBA">
        <w:t xml:space="preserve"> */ </w:t>
      </w:r>
    </w:p>
    <w:p w14:paraId="77B0D8CD" w14:textId="77777777" w:rsidR="00CB1AB5" w:rsidRPr="00903DBA" w:rsidRDefault="00CB1AB5" w:rsidP="00CB1AB5">
      <w:pPr>
        <w:pStyle w:val="Code"/>
      </w:pPr>
      <w:r w:rsidRPr="00903DBA">
        <w:t xml:space="preserve">  | </w:t>
      </w:r>
      <w:r w:rsidRPr="00903DBA">
        <w:rPr>
          <w:b/>
        </w:rPr>
        <w:t>identifier</w:t>
      </w:r>
    </w:p>
    <w:p w14:paraId="567A1C4B" w14:textId="77777777" w:rsidR="00CB1AB5" w:rsidRPr="00903DBA" w:rsidRDefault="00CB1AB5" w:rsidP="00CB1AB5">
      <w:pPr>
        <w:pStyle w:val="Code"/>
      </w:pPr>
    </w:p>
    <w:p w14:paraId="259C51C6" w14:textId="77777777" w:rsidR="00CB1AB5" w:rsidRPr="00903DBA" w:rsidRDefault="00CB1AB5" w:rsidP="00CB1AB5">
      <w:pPr>
        <w:pStyle w:val="Code"/>
      </w:pPr>
      <w:r w:rsidRPr="00903DBA">
        <w:rPr>
          <w:i/>
        </w:rPr>
        <w:t>declaration</w:t>
      </w:r>
      <w:r w:rsidRPr="00903DBA">
        <w:t>_</w:t>
      </w:r>
      <w:r w:rsidRPr="00903DBA">
        <w:rPr>
          <w:i/>
        </w:rPr>
        <w:t>list</w:t>
      </w:r>
      <w:r w:rsidRPr="00903DBA">
        <w:t xml:space="preserve"> ::=</w:t>
      </w:r>
    </w:p>
    <w:p w14:paraId="78F9DB50" w14:textId="77777777" w:rsidR="00CB1AB5" w:rsidRPr="00903DBA" w:rsidRDefault="00CB1AB5" w:rsidP="00CB1AB5">
      <w:pPr>
        <w:pStyle w:val="Code"/>
      </w:pPr>
      <w:r w:rsidRPr="00903DBA">
        <w:t xml:space="preserve">    </w:t>
      </w:r>
      <w:r w:rsidRPr="00903DBA">
        <w:rPr>
          <w:i/>
        </w:rPr>
        <w:t>declaration</w:t>
      </w:r>
    </w:p>
    <w:p w14:paraId="245F89B8" w14:textId="77777777" w:rsidR="00CB1AB5" w:rsidRPr="00903DBA" w:rsidRDefault="00CB1AB5" w:rsidP="00CB1AB5">
      <w:pPr>
        <w:pStyle w:val="Code"/>
      </w:pPr>
      <w:r w:rsidRPr="00903DBA">
        <w:t xml:space="preserve">  | </w:t>
      </w:r>
      <w:r w:rsidRPr="00903DBA">
        <w:rPr>
          <w:i/>
        </w:rPr>
        <w:t>declaration</w:t>
      </w:r>
      <w:r w:rsidRPr="00903DBA">
        <w:t>_</w:t>
      </w:r>
      <w:r w:rsidRPr="00903DBA">
        <w:rPr>
          <w:i/>
        </w:rPr>
        <w:t>list</w:t>
      </w:r>
      <w:r w:rsidRPr="00903DBA">
        <w:t xml:space="preserve"> </w:t>
      </w:r>
      <w:r w:rsidRPr="00903DBA">
        <w:rPr>
          <w:i/>
        </w:rPr>
        <w:t>declaration</w:t>
      </w:r>
    </w:p>
    <w:p w14:paraId="003322DA" w14:textId="77777777" w:rsidR="00CB1AB5" w:rsidRPr="00903DBA" w:rsidRDefault="00CB1AB5" w:rsidP="00CB1AB5">
      <w:pPr>
        <w:pStyle w:val="Code"/>
      </w:pPr>
    </w:p>
    <w:p w14:paraId="44CCB1DA" w14:textId="77777777" w:rsidR="00CB1AB5" w:rsidRPr="00903DBA" w:rsidRDefault="00CB1AB5" w:rsidP="00CB1AB5">
      <w:pPr>
        <w:pStyle w:val="Code"/>
      </w:pPr>
      <w:r w:rsidRPr="00903DBA">
        <w:rPr>
          <w:i/>
        </w:rPr>
        <w:t>enum</w:t>
      </w:r>
      <w:r w:rsidRPr="00903DBA">
        <w:t>_</w:t>
      </w:r>
      <w:r w:rsidRPr="00903DBA">
        <w:rPr>
          <w:i/>
        </w:rPr>
        <w:t>specifier</w:t>
      </w:r>
      <w:r w:rsidRPr="00903DBA">
        <w:t xml:space="preserve"> ::=</w:t>
      </w:r>
    </w:p>
    <w:p w14:paraId="7BCFDBEC" w14:textId="77777777" w:rsidR="00CB1AB5" w:rsidRPr="00903DBA" w:rsidRDefault="00CB1AB5" w:rsidP="00CB1AB5">
      <w:pPr>
        <w:pStyle w:val="Code"/>
      </w:pPr>
      <w:r w:rsidRPr="00903DBA">
        <w:t xml:space="preserve">    </w:t>
      </w:r>
      <w:r w:rsidRPr="00903DBA">
        <w:rPr>
          <w:b/>
        </w:rPr>
        <w:t>enum</w:t>
      </w:r>
      <w:r w:rsidRPr="00903DBA">
        <w:t xml:space="preserve"> </w:t>
      </w:r>
      <w:r w:rsidRPr="00903DBA">
        <w:rPr>
          <w:i/>
        </w:rPr>
        <w:t>optional</w:t>
      </w:r>
      <w:r w:rsidRPr="00903DBA">
        <w:t>_</w:t>
      </w:r>
      <w:r w:rsidRPr="00903DBA">
        <w:rPr>
          <w:i/>
        </w:rPr>
        <w:t>identifier</w:t>
      </w:r>
      <w:r w:rsidRPr="00903DBA">
        <w:t xml:space="preserve"> </w:t>
      </w:r>
      <w:r w:rsidRPr="00903DBA">
        <w:rPr>
          <w:b/>
        </w:rPr>
        <w:t>(</w:t>
      </w:r>
      <w:r w:rsidRPr="00903DBA">
        <w:t xml:space="preserve"> </w:t>
      </w:r>
      <w:r w:rsidRPr="00903DBA">
        <w:rPr>
          <w:i/>
        </w:rPr>
        <w:t>enum</w:t>
      </w:r>
      <w:r w:rsidRPr="00903DBA">
        <w:t>_</w:t>
      </w:r>
      <w:r w:rsidRPr="00903DBA">
        <w:rPr>
          <w:i/>
        </w:rPr>
        <w:t>list</w:t>
      </w:r>
      <w:r w:rsidRPr="00903DBA">
        <w:t xml:space="preserve"> </w:t>
      </w:r>
      <w:r w:rsidRPr="00903DBA">
        <w:rPr>
          <w:b/>
        </w:rPr>
        <w:t>)</w:t>
      </w:r>
      <w:r w:rsidRPr="00903DBA">
        <w:t xml:space="preserve"> </w:t>
      </w:r>
    </w:p>
    <w:p w14:paraId="7034F241" w14:textId="77777777" w:rsidR="00CB1AB5" w:rsidRPr="00903DBA" w:rsidRDefault="00CB1AB5" w:rsidP="00CB1AB5">
      <w:pPr>
        <w:pStyle w:val="Code"/>
      </w:pPr>
      <w:r w:rsidRPr="00903DBA">
        <w:t xml:space="preserve">  | </w:t>
      </w:r>
      <w:r w:rsidRPr="00903DBA">
        <w:rPr>
          <w:b/>
        </w:rPr>
        <w:t>enum</w:t>
      </w:r>
      <w:r w:rsidRPr="00903DBA">
        <w:t xml:space="preserve"> </w:t>
      </w:r>
      <w:r w:rsidRPr="00903DBA">
        <w:rPr>
          <w:b/>
        </w:rPr>
        <w:t>identifier</w:t>
      </w:r>
    </w:p>
    <w:p w14:paraId="3A3E9BD4" w14:textId="77777777" w:rsidR="00CB1AB5" w:rsidRPr="00903DBA" w:rsidRDefault="00CB1AB5" w:rsidP="00CB1AB5">
      <w:pPr>
        <w:pStyle w:val="Code"/>
      </w:pPr>
    </w:p>
    <w:p w14:paraId="0EECE35E" w14:textId="77777777" w:rsidR="00CB1AB5" w:rsidRPr="00903DBA" w:rsidRDefault="00CB1AB5" w:rsidP="00CB1AB5">
      <w:pPr>
        <w:pStyle w:val="Code"/>
      </w:pPr>
      <w:r w:rsidRPr="00903DBA">
        <w:rPr>
          <w:i/>
        </w:rPr>
        <w:t>enum</w:t>
      </w:r>
      <w:r w:rsidRPr="00903DBA">
        <w:t>_</w:t>
      </w:r>
      <w:r w:rsidRPr="00903DBA">
        <w:rPr>
          <w:i/>
        </w:rPr>
        <w:t>list</w:t>
      </w:r>
      <w:r w:rsidRPr="00903DBA">
        <w:t xml:space="preserve"> ::=</w:t>
      </w:r>
    </w:p>
    <w:p w14:paraId="30DB4E56" w14:textId="77777777" w:rsidR="00CB1AB5" w:rsidRPr="00903DBA" w:rsidRDefault="00CB1AB5" w:rsidP="00CB1AB5">
      <w:pPr>
        <w:pStyle w:val="Code"/>
      </w:pPr>
      <w:r w:rsidRPr="00903DBA">
        <w:t xml:space="preserve">    </w:t>
      </w:r>
      <w:r w:rsidRPr="00903DBA">
        <w:rPr>
          <w:i/>
        </w:rPr>
        <w:t>enum</w:t>
      </w:r>
    </w:p>
    <w:p w14:paraId="68591421" w14:textId="77777777" w:rsidR="00CB1AB5" w:rsidRPr="00903DBA" w:rsidRDefault="00CB1AB5" w:rsidP="00CB1AB5">
      <w:pPr>
        <w:pStyle w:val="Code"/>
      </w:pPr>
      <w:r w:rsidRPr="00903DBA">
        <w:t xml:space="preserve">  | </w:t>
      </w:r>
      <w:r w:rsidRPr="00903DBA">
        <w:rPr>
          <w:i/>
        </w:rPr>
        <w:t>enum</w:t>
      </w:r>
      <w:r w:rsidRPr="00903DBA">
        <w:t>_</w:t>
      </w:r>
      <w:r w:rsidRPr="00903DBA">
        <w:rPr>
          <w:i/>
        </w:rPr>
        <w:t>list</w:t>
      </w:r>
      <w:r w:rsidRPr="00903DBA">
        <w:t xml:space="preserve"> </w:t>
      </w:r>
      <w:r w:rsidRPr="00903DBA">
        <w:rPr>
          <w:b/>
        </w:rPr>
        <w:t>,</w:t>
      </w:r>
      <w:r w:rsidRPr="00903DBA">
        <w:t xml:space="preserve"> </w:t>
      </w:r>
      <w:r w:rsidRPr="00903DBA">
        <w:rPr>
          <w:i/>
        </w:rPr>
        <w:t>enum</w:t>
      </w:r>
    </w:p>
    <w:p w14:paraId="3C661C7E" w14:textId="77777777" w:rsidR="00CB1AB5" w:rsidRPr="00903DBA" w:rsidRDefault="00CB1AB5" w:rsidP="00CB1AB5">
      <w:pPr>
        <w:pStyle w:val="Code"/>
      </w:pPr>
    </w:p>
    <w:p w14:paraId="345FD3D5" w14:textId="77777777" w:rsidR="00CB1AB5" w:rsidRPr="00903DBA" w:rsidRDefault="00CB1AB5" w:rsidP="00CB1AB5">
      <w:pPr>
        <w:pStyle w:val="Code"/>
      </w:pPr>
      <w:r w:rsidRPr="00903DBA">
        <w:rPr>
          <w:i/>
        </w:rPr>
        <w:t>enum</w:t>
      </w:r>
      <w:r w:rsidRPr="00903DBA">
        <w:t xml:space="preserve"> ::=</w:t>
      </w:r>
    </w:p>
    <w:p w14:paraId="5B4E65D9" w14:textId="77777777" w:rsidR="00CB1AB5" w:rsidRPr="00903DBA" w:rsidRDefault="00CB1AB5" w:rsidP="00CB1AB5">
      <w:pPr>
        <w:pStyle w:val="Code"/>
      </w:pPr>
      <w:r w:rsidRPr="00903DBA">
        <w:t xml:space="preserve">    </w:t>
      </w:r>
      <w:r w:rsidRPr="00903DBA">
        <w:rPr>
          <w:b/>
        </w:rPr>
        <w:t>identifier</w:t>
      </w:r>
      <w:r w:rsidRPr="00903DBA">
        <w:t xml:space="preserve"> </w:t>
      </w:r>
    </w:p>
    <w:p w14:paraId="69A61D02"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const</w:t>
      </w:r>
      <w:r w:rsidRPr="00903DBA">
        <w:t>_</w:t>
      </w:r>
      <w:r w:rsidRPr="00903DBA">
        <w:rPr>
          <w:i/>
        </w:rPr>
        <w:t>expression</w:t>
      </w:r>
    </w:p>
    <w:p w14:paraId="24B3B423" w14:textId="77777777" w:rsidR="00CB1AB5" w:rsidRPr="00903DBA" w:rsidRDefault="00CB1AB5" w:rsidP="00CB1AB5">
      <w:pPr>
        <w:pStyle w:val="Code"/>
      </w:pPr>
    </w:p>
    <w:p w14:paraId="1D127776" w14:textId="77777777" w:rsidR="00CB1AB5" w:rsidRPr="00903DBA" w:rsidRDefault="00CB1AB5" w:rsidP="00CB1AB5">
      <w:pPr>
        <w:pStyle w:val="Code"/>
      </w:pPr>
      <w:r w:rsidRPr="00903DBA">
        <w:rPr>
          <w:i/>
        </w:rPr>
        <w:t>declarator_list</w:t>
      </w:r>
      <w:r w:rsidRPr="00903DBA">
        <w:t xml:space="preserve"> ::=</w:t>
      </w:r>
    </w:p>
    <w:p w14:paraId="687DAE0D" w14:textId="44D471F9" w:rsidR="00CB1AB5" w:rsidRPr="00903DBA" w:rsidRDefault="00CB1AB5" w:rsidP="00CB1AB5">
      <w:pPr>
        <w:pStyle w:val="Code"/>
      </w:pPr>
      <w:r w:rsidRPr="00903DBA">
        <w:t xml:space="preserve">    </w:t>
      </w:r>
      <w:r w:rsidRPr="00903DBA">
        <w:rPr>
          <w:i/>
        </w:rPr>
        <w:t>initialization_bitfield_</w:t>
      </w:r>
      <w:r w:rsidR="007C4B62" w:rsidRPr="00903DBA">
        <w:rPr>
          <w:i/>
        </w:rPr>
        <w:t>direct_declarator</w:t>
      </w:r>
      <w:r w:rsidRPr="00903DBA">
        <w:t xml:space="preserve"> </w:t>
      </w:r>
    </w:p>
    <w:p w14:paraId="388B0DCD" w14:textId="224273B4" w:rsidR="00CB1AB5" w:rsidRPr="00903DBA" w:rsidRDefault="00CB1AB5" w:rsidP="00CB1AB5">
      <w:pPr>
        <w:pStyle w:val="Code"/>
      </w:pPr>
      <w:r w:rsidRPr="00903DBA">
        <w:t xml:space="preserve">  | </w:t>
      </w:r>
      <w:r w:rsidRPr="00903DBA">
        <w:rPr>
          <w:i/>
        </w:rPr>
        <w:t>declarator_list</w:t>
      </w:r>
      <w:r w:rsidRPr="00903DBA">
        <w:t xml:space="preserve"> </w:t>
      </w:r>
      <w:r w:rsidRPr="00903DBA">
        <w:rPr>
          <w:b/>
        </w:rPr>
        <w:t>,</w:t>
      </w:r>
      <w:r w:rsidRPr="00903DBA">
        <w:t xml:space="preserve"> </w:t>
      </w:r>
      <w:r w:rsidRPr="00903DBA">
        <w:rPr>
          <w:i/>
        </w:rPr>
        <w:t>initialization_bitfield_</w:t>
      </w:r>
      <w:r w:rsidR="007C4B62" w:rsidRPr="00903DBA">
        <w:rPr>
          <w:i/>
        </w:rPr>
        <w:t>direct_declarator</w:t>
      </w:r>
    </w:p>
    <w:p w14:paraId="499D4C96" w14:textId="77777777" w:rsidR="00CB1AB5" w:rsidRPr="00903DBA" w:rsidRDefault="00CB1AB5" w:rsidP="00CB1AB5">
      <w:pPr>
        <w:pStyle w:val="Code"/>
      </w:pPr>
    </w:p>
    <w:p w14:paraId="328FEB89" w14:textId="1F9FECE6" w:rsidR="00CB1AB5" w:rsidRPr="00903DBA" w:rsidRDefault="00CB1AB5" w:rsidP="00CB1AB5">
      <w:pPr>
        <w:pStyle w:val="Code"/>
      </w:pPr>
      <w:r w:rsidRPr="00903DBA">
        <w:rPr>
          <w:i/>
        </w:rPr>
        <w:t>initialization_bitfield_</w:t>
      </w:r>
      <w:r w:rsidR="007C4B62" w:rsidRPr="00903DBA">
        <w:rPr>
          <w:i/>
        </w:rPr>
        <w:t>direct_declarator</w:t>
      </w:r>
      <w:r w:rsidRPr="00903DBA">
        <w:t xml:space="preserve"> ::=</w:t>
      </w:r>
    </w:p>
    <w:p w14:paraId="564BC6D4" w14:textId="775BB8AF" w:rsidR="00CB1AB5" w:rsidRPr="00903DBA" w:rsidRDefault="00CB1AB5" w:rsidP="00CB1AB5">
      <w:pPr>
        <w:pStyle w:val="Code"/>
      </w:pPr>
      <w:r w:rsidRPr="00903DBA">
        <w:t xml:space="preserve">    </w:t>
      </w:r>
      <w:r w:rsidR="007C4B62" w:rsidRPr="00903DBA">
        <w:rPr>
          <w:i/>
        </w:rPr>
        <w:t>direct_declarator</w:t>
      </w:r>
      <w:r w:rsidRPr="00903DBA">
        <w:t xml:space="preserve"> </w:t>
      </w:r>
    </w:p>
    <w:p w14:paraId="3417879C" w14:textId="009672CD"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initializer</w:t>
      </w:r>
      <w:r w:rsidRPr="00903DBA">
        <w:t xml:space="preserve"> </w:t>
      </w:r>
    </w:p>
    <w:p w14:paraId="05BA484A" w14:textId="00AFCDA3"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p>
    <w:p w14:paraId="5673DF7A"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const</w:t>
      </w:r>
      <w:r w:rsidRPr="00903DBA">
        <w:t>_</w:t>
      </w:r>
      <w:r w:rsidRPr="00903DBA">
        <w:rPr>
          <w:i/>
        </w:rPr>
        <w:t>expression</w:t>
      </w:r>
    </w:p>
    <w:p w14:paraId="365125AF" w14:textId="77777777" w:rsidR="00CB1AB5" w:rsidRPr="00903DBA" w:rsidRDefault="00CB1AB5" w:rsidP="00CB1AB5">
      <w:pPr>
        <w:pStyle w:val="Code"/>
      </w:pPr>
    </w:p>
    <w:p w14:paraId="621F86A9" w14:textId="429B1357" w:rsidR="00CB1AB5" w:rsidRPr="00903DBA" w:rsidRDefault="007C4B62" w:rsidP="00CB1AB5">
      <w:pPr>
        <w:pStyle w:val="Code"/>
      </w:pPr>
      <w:r w:rsidRPr="00903DBA">
        <w:rPr>
          <w:i/>
        </w:rPr>
        <w:t>direct_declarator</w:t>
      </w:r>
      <w:r w:rsidR="00CB1AB5" w:rsidRPr="00903DBA">
        <w:t xml:space="preserve"> ::=</w:t>
      </w:r>
    </w:p>
    <w:p w14:paraId="6E7DE44C" w14:textId="3FC41750" w:rsidR="00CB1AB5" w:rsidRPr="00903DBA" w:rsidRDefault="00CB1AB5" w:rsidP="00CB1AB5">
      <w:pPr>
        <w:pStyle w:val="Code"/>
      </w:pPr>
      <w:r w:rsidRPr="00903DBA">
        <w:t xml:space="preserve">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007C4B62" w:rsidRPr="00903DBA">
        <w:rPr>
          <w:i/>
        </w:rPr>
        <w:t>direct_declarator</w:t>
      </w:r>
    </w:p>
    <w:p w14:paraId="6EAC2ED1" w14:textId="77777777" w:rsidR="00CB1AB5" w:rsidRPr="00903DBA" w:rsidRDefault="00CB1AB5" w:rsidP="00CB1AB5">
      <w:pPr>
        <w:pStyle w:val="Code"/>
      </w:pPr>
    </w:p>
    <w:p w14:paraId="5E8D07D4" w14:textId="20CAC986" w:rsidR="00CB1AB5" w:rsidRPr="00903DBA" w:rsidRDefault="00CB1AB5" w:rsidP="00CB1AB5">
      <w:pPr>
        <w:pStyle w:val="Code"/>
      </w:pPr>
      <w:r w:rsidRPr="00903DBA">
        <w:rPr>
          <w:i/>
        </w:rPr>
        <w:t>direct</w:t>
      </w:r>
      <w:r w:rsidRPr="00903DBA">
        <w:t>_</w:t>
      </w:r>
      <w:r w:rsidR="007C4B62" w:rsidRPr="00903DBA">
        <w:rPr>
          <w:i/>
        </w:rPr>
        <w:t>direct_declarator</w:t>
      </w:r>
      <w:r w:rsidRPr="00903DBA">
        <w:t xml:space="preserve"> ::=</w:t>
      </w:r>
    </w:p>
    <w:p w14:paraId="63722C40" w14:textId="77777777" w:rsidR="00CB1AB5" w:rsidRPr="00903DBA" w:rsidRDefault="00CB1AB5" w:rsidP="00CB1AB5">
      <w:pPr>
        <w:pStyle w:val="Code"/>
      </w:pPr>
      <w:r w:rsidRPr="00903DBA">
        <w:t xml:space="preserve">    </w:t>
      </w:r>
      <w:r w:rsidRPr="00903DBA">
        <w:rPr>
          <w:b/>
        </w:rPr>
        <w:t>identifier</w:t>
      </w:r>
      <w:r w:rsidRPr="00903DBA">
        <w:t xml:space="preserve"> </w:t>
      </w:r>
    </w:p>
    <w:p w14:paraId="2E188418" w14:textId="447B58D6" w:rsidR="00CB1AB5" w:rsidRPr="00903DBA" w:rsidRDefault="00CB1AB5" w:rsidP="00CB1AB5">
      <w:pPr>
        <w:pStyle w:val="Code"/>
      </w:pPr>
      <w:r w:rsidRPr="00903DBA">
        <w:t xml:space="preserve">  | </w:t>
      </w:r>
      <w:r w:rsidRPr="00903DBA">
        <w:rPr>
          <w:b/>
        </w:rPr>
        <w:t>(</w:t>
      </w:r>
      <w:r w:rsidRPr="00903DBA">
        <w:t xml:space="preserve"> </w:t>
      </w:r>
      <w:r w:rsidR="007C4B62" w:rsidRPr="00903DBA">
        <w:rPr>
          <w:i/>
        </w:rPr>
        <w:t>direct_declarator</w:t>
      </w:r>
      <w:r w:rsidRPr="00903DBA">
        <w:t xml:space="preserve"> </w:t>
      </w:r>
      <w:r w:rsidRPr="00903DBA">
        <w:rPr>
          <w:b/>
        </w:rPr>
        <w:t>)</w:t>
      </w:r>
      <w:r w:rsidRPr="00903DBA">
        <w:t xml:space="preserve"> </w:t>
      </w:r>
    </w:p>
    <w:p w14:paraId="7D905552" w14:textId="2112A938"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25262B5E" w14:textId="6A66020B"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r w:rsidRPr="00903DBA">
        <w:t xml:space="preserve"> </w:t>
      </w:r>
    </w:p>
    <w:p w14:paraId="445A834C" w14:textId="706BFAED"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identifier</w:t>
      </w:r>
      <w:r w:rsidRPr="00903DBA">
        <w:t>_</w:t>
      </w:r>
      <w:r w:rsidRPr="00903DBA">
        <w:rPr>
          <w:i/>
        </w:rPr>
        <w:t>list</w:t>
      </w:r>
      <w:r w:rsidRPr="00903DBA">
        <w:t xml:space="preserve"> </w:t>
      </w:r>
      <w:r w:rsidRPr="00903DBA">
        <w:rPr>
          <w:b/>
        </w:rPr>
        <w:t>)</w:t>
      </w:r>
    </w:p>
    <w:p w14:paraId="5F6BE5C1" w14:textId="77777777" w:rsidR="00CB1AB5" w:rsidRPr="00903DBA" w:rsidRDefault="00CB1AB5" w:rsidP="00CB1AB5">
      <w:pPr>
        <w:pStyle w:val="Code"/>
      </w:pPr>
    </w:p>
    <w:p w14:paraId="495A1393" w14:textId="77777777" w:rsidR="00CB1AB5" w:rsidRPr="00903DBA" w:rsidRDefault="00CB1AB5" w:rsidP="00CB1AB5">
      <w:pPr>
        <w:pStyle w:val="Code"/>
      </w:pPr>
      <w:r w:rsidRPr="00903DBA">
        <w:rPr>
          <w:i/>
        </w:rPr>
        <w:t>optional</w:t>
      </w:r>
      <w:r w:rsidRPr="00903DBA">
        <w:t>_</w:t>
      </w:r>
      <w:r w:rsidRPr="00903DBA">
        <w:rPr>
          <w:i/>
        </w:rPr>
        <w:t>pointer</w:t>
      </w:r>
      <w:r w:rsidRPr="00903DBA">
        <w:t>_</w:t>
      </w:r>
      <w:r w:rsidRPr="00903DBA">
        <w:rPr>
          <w:i/>
        </w:rPr>
        <w:t>list</w:t>
      </w:r>
      <w:r w:rsidRPr="00903DBA">
        <w:t xml:space="preserve"> ::=</w:t>
      </w:r>
    </w:p>
    <w:p w14:paraId="1FADCEEA" w14:textId="77777777" w:rsidR="00CB1AB5" w:rsidRPr="00903DBA" w:rsidRDefault="00CB1AB5" w:rsidP="00CB1AB5">
      <w:pPr>
        <w:pStyle w:val="Code"/>
      </w:pPr>
      <w:r w:rsidRPr="00903DBA">
        <w:t xml:space="preserve">    /* </w:t>
      </w:r>
      <w:r w:rsidRPr="00903DBA">
        <w:rPr>
          <w:i/>
        </w:rPr>
        <w:t>empty</w:t>
      </w:r>
      <w:r w:rsidRPr="00903DBA">
        <w:t xml:space="preserve"> */</w:t>
      </w:r>
    </w:p>
    <w:p w14:paraId="69E798AF"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p>
    <w:p w14:paraId="74D95BD2" w14:textId="77777777" w:rsidR="00CB1AB5" w:rsidRPr="00903DBA" w:rsidRDefault="00CB1AB5" w:rsidP="00CB1AB5">
      <w:pPr>
        <w:pStyle w:val="Code"/>
      </w:pPr>
    </w:p>
    <w:p w14:paraId="51A476DB" w14:textId="77777777" w:rsidR="00CB1AB5" w:rsidRPr="00903DBA" w:rsidRDefault="00CB1AB5" w:rsidP="00CB1AB5">
      <w:pPr>
        <w:pStyle w:val="Code"/>
      </w:pPr>
      <w:r w:rsidRPr="00903DBA">
        <w:rPr>
          <w:i/>
        </w:rPr>
        <w:t>pointer</w:t>
      </w:r>
      <w:r w:rsidRPr="00903DBA">
        <w:t>_</w:t>
      </w:r>
      <w:r w:rsidRPr="00903DBA">
        <w:rPr>
          <w:i/>
        </w:rPr>
        <w:t>list</w:t>
      </w:r>
      <w:r w:rsidRPr="00903DBA">
        <w:t xml:space="preserve"> ::=</w:t>
      </w:r>
    </w:p>
    <w:p w14:paraId="2D709B3B" w14:textId="77777777" w:rsidR="00CB1AB5" w:rsidRPr="00903DBA" w:rsidRDefault="00CB1AB5" w:rsidP="00CB1AB5">
      <w:pPr>
        <w:pStyle w:val="Code"/>
      </w:pPr>
      <w:r w:rsidRPr="00903DBA">
        <w:t xml:space="preserve">    </w:t>
      </w:r>
      <w:r w:rsidRPr="00903DBA">
        <w:rPr>
          <w:i/>
        </w:rPr>
        <w:t>pointer</w:t>
      </w:r>
      <w:r w:rsidRPr="00903DBA">
        <w:t xml:space="preserve"> </w:t>
      </w:r>
    </w:p>
    <w:p w14:paraId="540000F2"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r w:rsidRPr="00903DBA">
        <w:t xml:space="preserve"> </w:t>
      </w:r>
      <w:r w:rsidRPr="00903DBA">
        <w:rPr>
          <w:i/>
        </w:rPr>
        <w:t>pointer</w:t>
      </w:r>
    </w:p>
    <w:p w14:paraId="1F312DF1" w14:textId="77777777" w:rsidR="00CB1AB5" w:rsidRPr="00903DBA" w:rsidRDefault="00CB1AB5" w:rsidP="00CB1AB5">
      <w:pPr>
        <w:pStyle w:val="Code"/>
      </w:pPr>
    </w:p>
    <w:p w14:paraId="3CBC2ADA" w14:textId="77777777" w:rsidR="00CB1AB5" w:rsidRPr="00903DBA" w:rsidRDefault="00CB1AB5" w:rsidP="00CB1AB5">
      <w:pPr>
        <w:pStyle w:val="Code"/>
      </w:pPr>
      <w:r w:rsidRPr="00903DBA">
        <w:rPr>
          <w:i/>
        </w:rPr>
        <w:t>pointer</w:t>
      </w:r>
      <w:r w:rsidRPr="00903DBA">
        <w:t xml:space="preserve"> ::=</w:t>
      </w:r>
    </w:p>
    <w:p w14:paraId="19C4BECB" w14:textId="77777777" w:rsidR="00CB1AB5" w:rsidRPr="00903DBA" w:rsidRDefault="00CB1AB5" w:rsidP="00CB1AB5">
      <w:pPr>
        <w:pStyle w:val="Code"/>
        <w:ind w:left="480"/>
      </w:pPr>
      <w:r w:rsidRPr="00903DBA">
        <w:rPr>
          <w:b/>
        </w:rPr>
        <w:t>*</w:t>
      </w:r>
      <w:r w:rsidRPr="00903DBA">
        <w:t xml:space="preserve"> | </w:t>
      </w:r>
      <w:r w:rsidRPr="00903DBA">
        <w:rPr>
          <w:b/>
        </w:rPr>
        <w:t>*</w:t>
      </w:r>
      <w:r w:rsidRPr="00903DBA">
        <w:t xml:space="preserve"> </w:t>
      </w:r>
      <w:r w:rsidRPr="00903DBA">
        <w:rPr>
          <w:i/>
        </w:rPr>
        <w:t>declaration</w:t>
      </w:r>
      <w:r w:rsidRPr="00903DBA">
        <w:t>_</w:t>
      </w:r>
      <w:r w:rsidRPr="00903DBA">
        <w:rPr>
          <w:i/>
        </w:rPr>
        <w:t>specifier</w:t>
      </w:r>
      <w:r w:rsidRPr="00903DBA">
        <w:t>_</w:t>
      </w:r>
      <w:r w:rsidRPr="00903DBA">
        <w:rPr>
          <w:i/>
        </w:rPr>
        <w:t>list</w:t>
      </w:r>
    </w:p>
    <w:p w14:paraId="2BD8442B" w14:textId="77777777" w:rsidR="00CB1AB5" w:rsidRPr="00903DBA" w:rsidRDefault="00CB1AB5" w:rsidP="00CB1AB5">
      <w:pPr>
        <w:pStyle w:val="Code"/>
      </w:pPr>
    </w:p>
    <w:p w14:paraId="22BBF7F8" w14:textId="77777777" w:rsidR="00CB1AB5" w:rsidRPr="00903DBA" w:rsidRDefault="00CB1AB5" w:rsidP="00CB1AB5">
      <w:pPr>
        <w:pStyle w:val="Code"/>
      </w:pPr>
      <w:r w:rsidRPr="00903DBA">
        <w:rPr>
          <w:i/>
        </w:rPr>
        <w:t>parameter</w:t>
      </w:r>
      <w:r w:rsidRPr="00903DBA">
        <w:t>_</w:t>
      </w:r>
      <w:r w:rsidRPr="00903DBA">
        <w:rPr>
          <w:i/>
        </w:rPr>
        <w:t>ellipse</w:t>
      </w:r>
      <w:r w:rsidRPr="00903DBA">
        <w:t>_</w:t>
      </w:r>
      <w:r w:rsidRPr="00903DBA">
        <w:rPr>
          <w:i/>
        </w:rPr>
        <w:t>list</w:t>
      </w:r>
      <w:r w:rsidRPr="00903DBA">
        <w:t xml:space="preserve"> ::=</w:t>
      </w:r>
    </w:p>
    <w:p w14:paraId="2024B079" w14:textId="77777777" w:rsidR="00CB1AB5" w:rsidRPr="00903DBA" w:rsidRDefault="00CB1AB5" w:rsidP="00CB1AB5">
      <w:pPr>
        <w:pStyle w:val="Code"/>
      </w:pPr>
      <w:r w:rsidRPr="00903DBA">
        <w:t xml:space="preserve">    </w:t>
      </w:r>
      <w:r w:rsidRPr="00903DBA">
        <w:rPr>
          <w:i/>
        </w:rPr>
        <w:t>parameter</w:t>
      </w:r>
      <w:r w:rsidRPr="00903DBA">
        <w:t>_</w:t>
      </w:r>
      <w:r w:rsidRPr="00903DBA">
        <w:rPr>
          <w:i/>
        </w:rPr>
        <w:t>list</w:t>
      </w:r>
      <w:r w:rsidRPr="00903DBA">
        <w:t xml:space="preserve"> </w:t>
      </w:r>
    </w:p>
    <w:p w14:paraId="3A92E175"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b/>
        </w:rPr>
        <w:t>...</w:t>
      </w:r>
    </w:p>
    <w:p w14:paraId="2FE014A1" w14:textId="77777777" w:rsidR="00CB1AB5" w:rsidRPr="00903DBA" w:rsidRDefault="00CB1AB5" w:rsidP="00CB1AB5">
      <w:pPr>
        <w:pStyle w:val="Code"/>
      </w:pPr>
    </w:p>
    <w:p w14:paraId="42843722" w14:textId="77777777" w:rsidR="00CB1AB5" w:rsidRPr="00903DBA" w:rsidRDefault="00CB1AB5" w:rsidP="00CB1AB5">
      <w:pPr>
        <w:pStyle w:val="Code"/>
      </w:pPr>
      <w:r w:rsidRPr="00903DBA">
        <w:rPr>
          <w:i/>
        </w:rPr>
        <w:t>parameter</w:t>
      </w:r>
      <w:r w:rsidRPr="00903DBA">
        <w:t>_</w:t>
      </w:r>
      <w:r w:rsidRPr="00903DBA">
        <w:rPr>
          <w:i/>
        </w:rPr>
        <w:t>list</w:t>
      </w:r>
      <w:r w:rsidRPr="00903DBA">
        <w:t xml:space="preserve"> ::=</w:t>
      </w:r>
    </w:p>
    <w:p w14:paraId="6543FA9A" w14:textId="77777777" w:rsidR="00CB1AB5" w:rsidRPr="00903DBA" w:rsidRDefault="00CB1AB5" w:rsidP="00CB1AB5">
      <w:pPr>
        <w:pStyle w:val="Code"/>
      </w:pPr>
      <w:r w:rsidRPr="00903DBA">
        <w:t xml:space="preserve">    </w:t>
      </w:r>
      <w:r w:rsidRPr="00903DBA">
        <w:rPr>
          <w:i/>
        </w:rPr>
        <w:t>parameter</w:t>
      </w:r>
      <w:r w:rsidRPr="00903DBA">
        <w:t>_</w:t>
      </w:r>
      <w:r w:rsidRPr="00903DBA">
        <w:rPr>
          <w:i/>
        </w:rPr>
        <w:t>declaration</w:t>
      </w:r>
      <w:r w:rsidRPr="00903DBA">
        <w:t xml:space="preserve"> </w:t>
      </w:r>
    </w:p>
    <w:p w14:paraId="7BF1CB52"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i/>
        </w:rPr>
        <w:t>parameter</w:t>
      </w:r>
      <w:r w:rsidRPr="00903DBA">
        <w:t>_</w:t>
      </w:r>
      <w:r w:rsidRPr="00903DBA">
        <w:rPr>
          <w:i/>
        </w:rPr>
        <w:t>declaration</w:t>
      </w:r>
    </w:p>
    <w:p w14:paraId="0611FFC7" w14:textId="77777777" w:rsidR="00CB1AB5" w:rsidRPr="00903DBA" w:rsidRDefault="00CB1AB5" w:rsidP="00CB1AB5">
      <w:pPr>
        <w:pStyle w:val="Code"/>
      </w:pPr>
    </w:p>
    <w:p w14:paraId="7B8E39D9" w14:textId="77777777" w:rsidR="00CB1AB5" w:rsidRPr="00903DBA" w:rsidRDefault="00CB1AB5" w:rsidP="00CB1AB5">
      <w:pPr>
        <w:pStyle w:val="Code"/>
      </w:pPr>
      <w:r w:rsidRPr="00903DBA">
        <w:rPr>
          <w:i/>
        </w:rPr>
        <w:t>parameter</w:t>
      </w:r>
      <w:r w:rsidRPr="00903DBA">
        <w:t>_</w:t>
      </w:r>
      <w:r w:rsidRPr="00903DBA">
        <w:rPr>
          <w:i/>
        </w:rPr>
        <w:t>declaration</w:t>
      </w:r>
      <w:r w:rsidRPr="00903DBA">
        <w:t xml:space="preserve"> ::=</w:t>
      </w:r>
    </w:p>
    <w:p w14:paraId="1A4E41C1"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473D4FC5" w14:textId="2EC3FB16"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p>
    <w:p w14:paraId="162A1D6C" w14:textId="0210888E"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68B77E71" w14:textId="77777777" w:rsidR="00CB1AB5" w:rsidRPr="00903DBA" w:rsidRDefault="00CB1AB5" w:rsidP="00CB1AB5">
      <w:pPr>
        <w:pStyle w:val="Code"/>
      </w:pPr>
    </w:p>
    <w:p w14:paraId="627A9675" w14:textId="77777777" w:rsidR="00CB1AB5" w:rsidRPr="00903DBA" w:rsidRDefault="00CB1AB5" w:rsidP="00CB1AB5">
      <w:pPr>
        <w:pStyle w:val="Code"/>
      </w:pPr>
      <w:r w:rsidRPr="00903DBA">
        <w:rPr>
          <w:i/>
        </w:rPr>
        <w:t>optional</w:t>
      </w:r>
      <w:r w:rsidRPr="00903DBA">
        <w:t>_</w:t>
      </w:r>
      <w:r w:rsidRPr="00903DBA">
        <w:rPr>
          <w:i/>
        </w:rPr>
        <w:t>identifier</w:t>
      </w:r>
      <w:r w:rsidRPr="00903DBA">
        <w:t>_</w:t>
      </w:r>
      <w:r w:rsidRPr="00903DBA">
        <w:rPr>
          <w:i/>
        </w:rPr>
        <w:t>list</w:t>
      </w:r>
      <w:r w:rsidRPr="00903DBA">
        <w:t xml:space="preserve"> ::=</w:t>
      </w:r>
    </w:p>
    <w:p w14:paraId="13EAE571" w14:textId="77777777" w:rsidR="00CB1AB5" w:rsidRPr="00903DBA" w:rsidRDefault="00CB1AB5" w:rsidP="00CB1AB5">
      <w:pPr>
        <w:pStyle w:val="Code"/>
      </w:pPr>
      <w:r w:rsidRPr="00903DBA">
        <w:t xml:space="preserve">    /* </w:t>
      </w:r>
      <w:r w:rsidRPr="00903DBA">
        <w:rPr>
          <w:i/>
        </w:rPr>
        <w:t>empty</w:t>
      </w:r>
      <w:r w:rsidRPr="00903DBA">
        <w:t xml:space="preserve"> */  </w:t>
      </w:r>
    </w:p>
    <w:p w14:paraId="3570D8D9"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p>
    <w:p w14:paraId="453BCA88" w14:textId="77777777" w:rsidR="00CB1AB5" w:rsidRPr="00903DBA" w:rsidRDefault="00CB1AB5" w:rsidP="00CB1AB5">
      <w:pPr>
        <w:pStyle w:val="Code"/>
      </w:pPr>
    </w:p>
    <w:p w14:paraId="21D5AB1C" w14:textId="77777777" w:rsidR="00CB1AB5" w:rsidRPr="00903DBA" w:rsidRDefault="00CB1AB5" w:rsidP="00CB1AB5">
      <w:pPr>
        <w:pStyle w:val="Code"/>
      </w:pPr>
      <w:r w:rsidRPr="00903DBA">
        <w:rPr>
          <w:i/>
        </w:rPr>
        <w:t>identifier</w:t>
      </w:r>
      <w:r w:rsidRPr="00903DBA">
        <w:t>_</w:t>
      </w:r>
      <w:r w:rsidRPr="00903DBA">
        <w:rPr>
          <w:i/>
        </w:rPr>
        <w:t>list</w:t>
      </w:r>
      <w:r w:rsidRPr="00903DBA">
        <w:t xml:space="preserve"> ::=</w:t>
      </w:r>
    </w:p>
    <w:p w14:paraId="1D1213A3" w14:textId="77777777" w:rsidR="00CB1AB5" w:rsidRPr="00903DBA" w:rsidRDefault="00CB1AB5" w:rsidP="00CB1AB5">
      <w:pPr>
        <w:pStyle w:val="Code"/>
      </w:pPr>
      <w:r w:rsidRPr="00903DBA">
        <w:t xml:space="preserve">    </w:t>
      </w:r>
      <w:r w:rsidRPr="00903DBA">
        <w:rPr>
          <w:b/>
        </w:rPr>
        <w:t>identifier</w:t>
      </w:r>
      <w:r w:rsidRPr="00903DBA">
        <w:t xml:space="preserve"> </w:t>
      </w:r>
    </w:p>
    <w:p w14:paraId="59880C1C"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r w:rsidRPr="00903DBA">
        <w:t xml:space="preserve"> </w:t>
      </w:r>
      <w:r w:rsidRPr="00903DBA">
        <w:rPr>
          <w:b/>
        </w:rPr>
        <w:t>,</w:t>
      </w:r>
      <w:r w:rsidRPr="00903DBA">
        <w:t xml:space="preserve"> </w:t>
      </w:r>
      <w:r w:rsidRPr="00903DBA">
        <w:rPr>
          <w:b/>
        </w:rPr>
        <w:t>identifier</w:t>
      </w:r>
    </w:p>
    <w:p w14:paraId="53457B57" w14:textId="77777777" w:rsidR="00CB1AB5" w:rsidRPr="00903DBA" w:rsidRDefault="00CB1AB5" w:rsidP="00CB1AB5">
      <w:pPr>
        <w:pStyle w:val="Code"/>
      </w:pPr>
    </w:p>
    <w:p w14:paraId="2B99AB66" w14:textId="77777777" w:rsidR="00CB1AB5" w:rsidRPr="00903DBA" w:rsidRDefault="00CB1AB5" w:rsidP="00CB1AB5">
      <w:pPr>
        <w:pStyle w:val="Code"/>
      </w:pPr>
      <w:r w:rsidRPr="00903DBA">
        <w:rPr>
          <w:i/>
        </w:rPr>
        <w:t>initializer</w:t>
      </w:r>
      <w:r w:rsidRPr="00903DBA">
        <w:t>_</w:t>
      </w:r>
      <w:r w:rsidRPr="00903DBA">
        <w:rPr>
          <w:i/>
        </w:rPr>
        <w:t>list</w:t>
      </w:r>
      <w:r w:rsidRPr="00903DBA">
        <w:t xml:space="preserve"> ::=</w:t>
      </w:r>
    </w:p>
    <w:p w14:paraId="41512605" w14:textId="77777777" w:rsidR="00CB1AB5" w:rsidRPr="00903DBA" w:rsidRDefault="00CB1AB5" w:rsidP="00CB1AB5">
      <w:pPr>
        <w:pStyle w:val="Code"/>
      </w:pPr>
      <w:r w:rsidRPr="00903DBA">
        <w:t xml:space="preserve">    </w:t>
      </w:r>
      <w:r w:rsidRPr="00903DBA">
        <w:rPr>
          <w:i/>
        </w:rPr>
        <w:t>initializer</w:t>
      </w:r>
      <w:r w:rsidRPr="00903DBA">
        <w:t xml:space="preserve"> </w:t>
      </w:r>
    </w:p>
    <w:p w14:paraId="612C6FF9" w14:textId="77777777" w:rsidR="00CB1AB5" w:rsidRPr="00903DBA" w:rsidRDefault="00CB1AB5" w:rsidP="00CB1AB5">
      <w:pPr>
        <w:pStyle w:val="Code"/>
      </w:pPr>
      <w:r w:rsidRPr="00903DBA">
        <w:t xml:space="preserve">  |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i/>
        </w:rPr>
        <w:t>initializer</w:t>
      </w:r>
    </w:p>
    <w:p w14:paraId="00D07B5A" w14:textId="77777777" w:rsidR="00CB1AB5" w:rsidRPr="00903DBA" w:rsidRDefault="00CB1AB5" w:rsidP="00CB1AB5">
      <w:pPr>
        <w:pStyle w:val="Code"/>
      </w:pPr>
    </w:p>
    <w:p w14:paraId="5918E1A4" w14:textId="77777777" w:rsidR="00CB1AB5" w:rsidRPr="00903DBA" w:rsidRDefault="00CB1AB5" w:rsidP="00CB1AB5">
      <w:pPr>
        <w:pStyle w:val="Code"/>
      </w:pPr>
      <w:r w:rsidRPr="00903DBA">
        <w:rPr>
          <w:i/>
        </w:rPr>
        <w:t>initializer</w:t>
      </w:r>
      <w:r w:rsidRPr="00903DBA">
        <w:t xml:space="preserve"> ::=</w:t>
      </w:r>
    </w:p>
    <w:p w14:paraId="2A954864"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3C06F447"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p>
    <w:p w14:paraId="71D61A5C"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b/>
        </w:rPr>
        <w:t>)</w:t>
      </w:r>
    </w:p>
    <w:p w14:paraId="3DBE4212" w14:textId="77777777" w:rsidR="00CB1AB5" w:rsidRPr="00903DBA" w:rsidRDefault="00CB1AB5" w:rsidP="00CB1AB5">
      <w:pPr>
        <w:pStyle w:val="Code"/>
      </w:pPr>
    </w:p>
    <w:p w14:paraId="46F96FC0" w14:textId="77777777" w:rsidR="00CB1AB5" w:rsidRPr="00903DBA" w:rsidRDefault="00CB1AB5" w:rsidP="00CB1AB5">
      <w:pPr>
        <w:pStyle w:val="Code"/>
      </w:pPr>
      <w:r w:rsidRPr="00903DBA">
        <w:rPr>
          <w:i/>
        </w:rPr>
        <w:t>type</w:t>
      </w:r>
      <w:r w:rsidRPr="00903DBA">
        <w:t>_</w:t>
      </w:r>
      <w:r w:rsidRPr="00903DBA">
        <w:rPr>
          <w:i/>
        </w:rPr>
        <w:t>name</w:t>
      </w:r>
      <w:r w:rsidRPr="00903DBA">
        <w:t xml:space="preserve"> ::=</w:t>
      </w:r>
    </w:p>
    <w:p w14:paraId="6A40EFF7"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5842C10D" w14:textId="4E4E2000"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13F50643" w14:textId="77777777" w:rsidR="00CB1AB5" w:rsidRPr="00903DBA" w:rsidRDefault="00CB1AB5" w:rsidP="00CB1AB5">
      <w:pPr>
        <w:pStyle w:val="Code"/>
      </w:pPr>
    </w:p>
    <w:p w14:paraId="39FDF974" w14:textId="633839EB" w:rsidR="00CB1AB5" w:rsidRPr="00903DBA" w:rsidRDefault="00CB1AB5" w:rsidP="00CB1AB5">
      <w:pPr>
        <w:pStyle w:val="Code"/>
      </w:pPr>
      <w:r w:rsidRPr="00903DBA">
        <w:rPr>
          <w:i/>
        </w:rPr>
        <w:t>abstract</w:t>
      </w:r>
      <w:r w:rsidRPr="00903DBA">
        <w:t>_</w:t>
      </w:r>
      <w:r w:rsidR="007C4B62" w:rsidRPr="00903DBA">
        <w:rPr>
          <w:i/>
        </w:rPr>
        <w:t>direct_declarator</w:t>
      </w:r>
      <w:r w:rsidRPr="00903DBA">
        <w:t xml:space="preserve"> ::=</w:t>
      </w:r>
    </w:p>
    <w:p w14:paraId="5F57AB0F" w14:textId="77777777" w:rsidR="00CB1AB5" w:rsidRPr="00903DBA" w:rsidRDefault="00CB1AB5" w:rsidP="00CB1AB5">
      <w:pPr>
        <w:pStyle w:val="Code"/>
      </w:pPr>
      <w:r w:rsidRPr="00903DBA">
        <w:t xml:space="preserve">    </w:t>
      </w:r>
      <w:r w:rsidRPr="00903DBA">
        <w:rPr>
          <w:i/>
        </w:rPr>
        <w:t>pointer</w:t>
      </w:r>
      <w:r w:rsidRPr="00903DBA">
        <w:t>_</w:t>
      </w:r>
      <w:r w:rsidRPr="00903DBA">
        <w:rPr>
          <w:i/>
        </w:rPr>
        <w:t>list</w:t>
      </w:r>
      <w:r w:rsidRPr="00903DBA">
        <w:rPr>
          <w:b/>
        </w:rPr>
        <w:t xml:space="preserve">     </w:t>
      </w:r>
      <w:r w:rsidRPr="00903DBA">
        <w:t xml:space="preserve">  </w:t>
      </w:r>
    </w:p>
    <w:p w14:paraId="414A4913" w14:textId="106FDE97" w:rsidR="00CB1AB5" w:rsidRPr="00903DBA" w:rsidRDefault="00CB1AB5" w:rsidP="00CB1AB5">
      <w:pPr>
        <w:pStyle w:val="Code"/>
      </w:pPr>
      <w:r w:rsidRPr="00903DBA">
        <w:t xml:space="preserve">  |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Pr="00903DBA">
        <w:rPr>
          <w:i/>
        </w:rPr>
        <w:t>abstract</w:t>
      </w:r>
      <w:r w:rsidRPr="00903DBA">
        <w:t>_</w:t>
      </w:r>
      <w:r w:rsidR="007C4B62" w:rsidRPr="00903DBA">
        <w:rPr>
          <w:i/>
        </w:rPr>
        <w:t>direct_declarator</w:t>
      </w:r>
      <w:r w:rsidRPr="00903DBA">
        <w:rPr>
          <w:b/>
        </w:rPr>
        <w:t xml:space="preserve">     </w:t>
      </w:r>
      <w:r w:rsidRPr="00903DBA">
        <w:t xml:space="preserve"> </w:t>
      </w:r>
    </w:p>
    <w:p w14:paraId="59E22396" w14:textId="77777777" w:rsidR="00CB1AB5" w:rsidRPr="00903DBA" w:rsidRDefault="00CB1AB5" w:rsidP="00CB1AB5">
      <w:pPr>
        <w:pStyle w:val="Code"/>
      </w:pPr>
    </w:p>
    <w:p w14:paraId="537C087C" w14:textId="58DA0141" w:rsidR="00CB1AB5" w:rsidRPr="00903DBA" w:rsidRDefault="00CB1AB5" w:rsidP="00CB1AB5">
      <w:pPr>
        <w:pStyle w:val="Code"/>
      </w:pPr>
      <w:r w:rsidRPr="00903DBA">
        <w:rPr>
          <w:i/>
        </w:rPr>
        <w:t>direct</w:t>
      </w:r>
      <w:r w:rsidRPr="00903DBA">
        <w:t>_</w:t>
      </w:r>
      <w:r w:rsidRPr="00903DBA">
        <w:rPr>
          <w:i/>
        </w:rPr>
        <w:t>abstract</w:t>
      </w:r>
      <w:r w:rsidRPr="00903DBA">
        <w:t>_</w:t>
      </w:r>
      <w:r w:rsidR="007C4B62" w:rsidRPr="00903DBA">
        <w:rPr>
          <w:i/>
        </w:rPr>
        <w:t>direct_declarator</w:t>
      </w:r>
      <w:r w:rsidRPr="00903DBA">
        <w:t xml:space="preserve"> ::=</w:t>
      </w:r>
    </w:p>
    <w:p w14:paraId="585E5277" w14:textId="41995854" w:rsidR="00CB1AB5" w:rsidRPr="00903DBA" w:rsidRDefault="00CB1AB5" w:rsidP="00CB1AB5">
      <w:pPr>
        <w:pStyle w:val="Code"/>
      </w:pPr>
      <w:r w:rsidRPr="00903DBA">
        <w:t xml:space="preserve">    </w:t>
      </w:r>
      <w:r w:rsidRPr="00903DBA">
        <w:rPr>
          <w:b/>
        </w:rPr>
        <w:t>(</w:t>
      </w:r>
      <w:r w:rsidRPr="00903DBA">
        <w:t xml:space="preserve"> </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p>
    <w:p w14:paraId="358E7BC5"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362EF48E" w14:textId="1BBD610F"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4268CA1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r w:rsidRPr="00903DBA">
        <w:t xml:space="preserve"> </w:t>
      </w:r>
    </w:p>
    <w:p w14:paraId="491CF040" w14:textId="1ED868C6"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p>
    <w:p w14:paraId="7639ADAD" w14:textId="77777777" w:rsidR="00CB1AB5" w:rsidRPr="00903DBA" w:rsidRDefault="00CB1AB5" w:rsidP="00CB1AB5">
      <w:pPr>
        <w:pStyle w:val="Code"/>
      </w:pPr>
    </w:p>
    <w:p w14:paraId="1DC8AB4E" w14:textId="77777777" w:rsidR="00CB1AB5" w:rsidRPr="00903DBA" w:rsidRDefault="00CB1AB5" w:rsidP="00CB1AB5">
      <w:pPr>
        <w:pStyle w:val="Code"/>
      </w:pPr>
      <w:r w:rsidRPr="00903DBA">
        <w:rPr>
          <w:i/>
        </w:rPr>
        <w:t>optional</w:t>
      </w:r>
      <w:r w:rsidRPr="00903DBA">
        <w:t>_</w:t>
      </w:r>
      <w:r w:rsidRPr="00903DBA">
        <w:rPr>
          <w:i/>
        </w:rPr>
        <w:t>statement</w:t>
      </w:r>
      <w:r w:rsidRPr="00903DBA">
        <w:t>_</w:t>
      </w:r>
      <w:r w:rsidRPr="00903DBA">
        <w:rPr>
          <w:i/>
        </w:rPr>
        <w:t>list</w:t>
      </w:r>
      <w:r w:rsidRPr="00903DBA">
        <w:t xml:space="preserve"> ::=</w:t>
      </w:r>
    </w:p>
    <w:p w14:paraId="366080B7" w14:textId="77777777" w:rsidR="00CB1AB5" w:rsidRPr="00903DBA" w:rsidRDefault="00CB1AB5" w:rsidP="00CB1AB5">
      <w:pPr>
        <w:pStyle w:val="Code"/>
      </w:pPr>
      <w:r w:rsidRPr="00903DBA">
        <w:t xml:space="preserve">    /* </w:t>
      </w:r>
      <w:r w:rsidRPr="00903DBA">
        <w:rPr>
          <w:i/>
        </w:rPr>
        <w:t>empty</w:t>
      </w:r>
      <w:r w:rsidRPr="00903DBA">
        <w:t xml:space="preserve"> */</w:t>
      </w:r>
    </w:p>
    <w:p w14:paraId="2F36BADB"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p>
    <w:p w14:paraId="61AB3D3F" w14:textId="77777777" w:rsidR="00CB1AB5" w:rsidRPr="00903DBA" w:rsidRDefault="00CB1AB5" w:rsidP="00CB1AB5">
      <w:pPr>
        <w:pStyle w:val="Code"/>
      </w:pPr>
    </w:p>
    <w:p w14:paraId="015983FD" w14:textId="77777777" w:rsidR="00CB1AB5" w:rsidRPr="00903DBA" w:rsidRDefault="00CB1AB5" w:rsidP="00CB1AB5">
      <w:pPr>
        <w:pStyle w:val="Code"/>
      </w:pPr>
      <w:r w:rsidRPr="00903DBA">
        <w:rPr>
          <w:i/>
        </w:rPr>
        <w:t>statement</w:t>
      </w:r>
      <w:r w:rsidRPr="00903DBA">
        <w:t>_</w:t>
      </w:r>
      <w:r w:rsidRPr="00903DBA">
        <w:rPr>
          <w:i/>
        </w:rPr>
        <w:t>list</w:t>
      </w:r>
      <w:r w:rsidRPr="00903DBA">
        <w:t xml:space="preserve"> ::=</w:t>
      </w:r>
    </w:p>
    <w:p w14:paraId="62293C2D" w14:textId="77777777" w:rsidR="00CB1AB5" w:rsidRPr="00903DBA" w:rsidRDefault="00CB1AB5" w:rsidP="00CB1AB5">
      <w:pPr>
        <w:pStyle w:val="Code"/>
      </w:pPr>
      <w:r w:rsidRPr="00903DBA">
        <w:t xml:space="preserve">    </w:t>
      </w:r>
      <w:r w:rsidRPr="00903DBA">
        <w:rPr>
          <w:i/>
        </w:rPr>
        <w:t>statement</w:t>
      </w:r>
    </w:p>
    <w:p w14:paraId="62F67E30"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r w:rsidRPr="00903DBA">
        <w:t xml:space="preserve"> </w:t>
      </w:r>
      <w:r w:rsidRPr="00903DBA">
        <w:rPr>
          <w:i/>
        </w:rPr>
        <w:t>statement</w:t>
      </w:r>
    </w:p>
    <w:p w14:paraId="2553D5B3" w14:textId="77777777" w:rsidR="00CB1AB5" w:rsidRPr="00903DBA" w:rsidRDefault="00CB1AB5" w:rsidP="00CB1AB5">
      <w:pPr>
        <w:pStyle w:val="Code"/>
      </w:pPr>
    </w:p>
    <w:p w14:paraId="1C39FAD6" w14:textId="77777777" w:rsidR="00CB1AB5" w:rsidRPr="00903DBA" w:rsidRDefault="00CB1AB5" w:rsidP="00CB1AB5">
      <w:pPr>
        <w:pStyle w:val="Code"/>
      </w:pPr>
      <w:r w:rsidRPr="00903DBA">
        <w:rPr>
          <w:i/>
        </w:rPr>
        <w:t>statement</w:t>
      </w:r>
      <w:r w:rsidRPr="00903DBA">
        <w:t xml:space="preserve"> ::=</w:t>
      </w:r>
    </w:p>
    <w:p w14:paraId="7758B02A" w14:textId="77777777" w:rsidR="00CB1AB5" w:rsidRPr="00903DBA" w:rsidRDefault="00CB1AB5" w:rsidP="00CB1AB5">
      <w:pPr>
        <w:pStyle w:val="Code"/>
      </w:pPr>
      <w:r w:rsidRPr="00903DBA">
        <w:t xml:space="preserve">    </w:t>
      </w:r>
      <w:r w:rsidRPr="00903DBA">
        <w:rPr>
          <w:i/>
        </w:rPr>
        <w:t>open</w:t>
      </w:r>
      <w:r w:rsidRPr="00903DBA">
        <w:t>_</w:t>
      </w:r>
      <w:r w:rsidRPr="00903DBA">
        <w:rPr>
          <w:i/>
        </w:rPr>
        <w:t>statement</w:t>
      </w:r>
    </w:p>
    <w:p w14:paraId="206B45F4" w14:textId="77777777" w:rsidR="00CB1AB5" w:rsidRPr="00903DBA" w:rsidRDefault="00CB1AB5" w:rsidP="00CB1AB5">
      <w:pPr>
        <w:pStyle w:val="Code"/>
      </w:pPr>
      <w:r w:rsidRPr="00903DBA">
        <w:t xml:space="preserve">  | </w:t>
      </w:r>
      <w:r w:rsidRPr="00903DBA">
        <w:rPr>
          <w:i/>
        </w:rPr>
        <w:t>closed</w:t>
      </w:r>
      <w:r w:rsidRPr="00903DBA">
        <w:t>_</w:t>
      </w:r>
      <w:r w:rsidRPr="00903DBA">
        <w:rPr>
          <w:i/>
        </w:rPr>
        <w:t>statement</w:t>
      </w:r>
    </w:p>
    <w:p w14:paraId="4E675D82" w14:textId="77777777" w:rsidR="00CB1AB5" w:rsidRPr="00903DBA" w:rsidRDefault="00CB1AB5" w:rsidP="00CB1AB5">
      <w:pPr>
        <w:pStyle w:val="Code"/>
      </w:pPr>
    </w:p>
    <w:p w14:paraId="6E7B2315" w14:textId="77777777" w:rsidR="00CB1AB5" w:rsidRPr="00903DBA" w:rsidRDefault="00CB1AB5" w:rsidP="00CB1AB5">
      <w:pPr>
        <w:pStyle w:val="Code"/>
      </w:pPr>
      <w:r w:rsidRPr="00903DBA">
        <w:rPr>
          <w:i/>
        </w:rPr>
        <w:t>open</w:t>
      </w:r>
      <w:r w:rsidRPr="00903DBA">
        <w:t>_</w:t>
      </w:r>
      <w:r w:rsidRPr="00903DBA">
        <w:rPr>
          <w:i/>
        </w:rPr>
        <w:t>statement</w:t>
      </w:r>
      <w:r w:rsidRPr="00903DBA">
        <w:t xml:space="preserve"> ::=</w:t>
      </w:r>
    </w:p>
    <w:p w14:paraId="04FDDB30"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statement</w:t>
      </w:r>
      <w:r w:rsidRPr="00903DBA">
        <w:t xml:space="preserve"> </w:t>
      </w:r>
    </w:p>
    <w:p w14:paraId="19CE6BF9" w14:textId="77777777" w:rsidR="00CB1AB5" w:rsidRPr="00903DBA" w:rsidRDefault="00CB1AB5" w:rsidP="00CB1AB5">
      <w:pPr>
        <w:pStyle w:val="Code"/>
      </w:pPr>
      <w:r w:rsidRPr="00903DBA">
        <w:t xml:space="preserve">  |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open</w:t>
      </w:r>
      <w:r w:rsidRPr="00903DBA">
        <w:t>_</w:t>
      </w:r>
      <w:r w:rsidRPr="00903DBA">
        <w:rPr>
          <w:i/>
        </w:rPr>
        <w:t>statement</w:t>
      </w:r>
      <w:r w:rsidRPr="00903DBA">
        <w:t xml:space="preserve"> </w:t>
      </w:r>
    </w:p>
    <w:p w14:paraId="1F10F764"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68EF7930"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460919AD"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p>
    <w:p w14:paraId="662AE99F"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1751688F"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2924E9BA"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open</w:t>
      </w:r>
      <w:r w:rsidRPr="00903DBA">
        <w:t>_</w:t>
      </w:r>
      <w:r w:rsidRPr="00903DBA">
        <w:rPr>
          <w:i/>
        </w:rPr>
        <w:t>statement</w:t>
      </w:r>
    </w:p>
    <w:p w14:paraId="08274BC2" w14:textId="77777777" w:rsidR="00CB1AB5" w:rsidRPr="00903DBA" w:rsidRDefault="00CB1AB5" w:rsidP="00CB1AB5">
      <w:pPr>
        <w:pStyle w:val="Code"/>
      </w:pPr>
    </w:p>
    <w:p w14:paraId="6691F404" w14:textId="77777777" w:rsidR="00CB1AB5" w:rsidRPr="00903DBA" w:rsidRDefault="00CB1AB5" w:rsidP="00CB1AB5">
      <w:pPr>
        <w:pStyle w:val="Code"/>
      </w:pPr>
      <w:r w:rsidRPr="00903DBA">
        <w:rPr>
          <w:i/>
        </w:rPr>
        <w:t>closed</w:t>
      </w:r>
      <w:r w:rsidRPr="00903DBA">
        <w:t>_</w:t>
      </w:r>
      <w:r w:rsidRPr="00903DBA">
        <w:rPr>
          <w:i/>
        </w:rPr>
        <w:t>statement</w:t>
      </w:r>
      <w:r w:rsidRPr="00903DBA">
        <w:t xml:space="preserve"> ::=</w:t>
      </w:r>
    </w:p>
    <w:p w14:paraId="084B338B"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closed</w:t>
      </w:r>
      <w:r w:rsidRPr="00903DBA">
        <w:t>_</w:t>
      </w:r>
      <w:r w:rsidRPr="00903DBA">
        <w:rPr>
          <w:i/>
        </w:rPr>
        <w:t>statement</w:t>
      </w:r>
      <w:r w:rsidRPr="00903DBA">
        <w:t xml:space="preserve"> </w:t>
      </w:r>
    </w:p>
    <w:p w14:paraId="48051929"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p>
    <w:p w14:paraId="06A3268B"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closed</w:t>
      </w:r>
      <w:r w:rsidRPr="00903DBA">
        <w:t>_</w:t>
      </w:r>
      <w:r w:rsidRPr="00903DBA">
        <w:rPr>
          <w:i/>
        </w:rPr>
        <w:t>statement</w:t>
      </w:r>
    </w:p>
    <w:p w14:paraId="3C0A6482"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75BEAA09"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2E8E212B" w14:textId="77777777" w:rsidR="00CB1AB5" w:rsidRPr="00903DBA" w:rsidRDefault="00CB1AB5" w:rsidP="00CB1AB5">
      <w:pPr>
        <w:pStyle w:val="Code"/>
      </w:pPr>
      <w:r w:rsidRPr="00903DBA">
        <w:t xml:space="preserve">  | </w:t>
      </w:r>
      <w:r w:rsidRPr="00903DBA">
        <w:rPr>
          <w:i/>
        </w:rPr>
        <w:t>declaration</w:t>
      </w:r>
    </w:p>
    <w:p w14:paraId="1D9B38E1"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66E1C370" w14:textId="77777777" w:rsidR="00CB1AB5" w:rsidRPr="00903DBA" w:rsidRDefault="00CB1AB5" w:rsidP="00CB1AB5">
      <w:pPr>
        <w:pStyle w:val="Code"/>
      </w:pPr>
      <w:r w:rsidRPr="00903DBA">
        <w:t xml:space="preserve">  | </w:t>
      </w:r>
      <w:r w:rsidRPr="00903DBA">
        <w:rPr>
          <w:b/>
        </w:rPr>
        <w:t>default</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7E138643" w14:textId="77777777" w:rsidR="00CB1AB5" w:rsidRPr="00903DBA" w:rsidRDefault="00CB1AB5" w:rsidP="00CB1AB5">
      <w:pPr>
        <w:pStyle w:val="Code"/>
      </w:pPr>
      <w:r w:rsidRPr="00903DBA">
        <w:t xml:space="preserve">  | </w:t>
      </w:r>
      <w:r w:rsidRPr="00903DBA">
        <w:rPr>
          <w:i/>
        </w:rPr>
        <w:t>optional</w:t>
      </w:r>
      <w:r w:rsidRPr="00903DBA">
        <w:t>_</w:t>
      </w:r>
      <w:r w:rsidRPr="00903DBA">
        <w:rPr>
          <w:i/>
        </w:rPr>
        <w:t>expression</w:t>
      </w:r>
      <w:r w:rsidRPr="00903DBA">
        <w:rPr>
          <w:b/>
        </w:rPr>
        <w:t xml:space="preserve"> ;</w:t>
      </w:r>
    </w:p>
    <w:p w14:paraId="4E12ABB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3D52F448" w14:textId="77777777" w:rsidR="00CB1AB5" w:rsidRPr="00903DBA" w:rsidRDefault="00CB1AB5" w:rsidP="00CB1AB5">
      <w:pPr>
        <w:pStyle w:val="Code"/>
      </w:pPr>
      <w:r w:rsidRPr="00903DBA">
        <w:t xml:space="preserve">  | </w:t>
      </w:r>
      <w:r w:rsidRPr="00903DBA">
        <w:rPr>
          <w:b/>
        </w:rPr>
        <w:t>do</w:t>
      </w:r>
      <w:r w:rsidRPr="00903DBA">
        <w:t xml:space="preserve"> </w:t>
      </w:r>
      <w:r w:rsidRPr="00903DBA">
        <w:rPr>
          <w:i/>
        </w:rPr>
        <w:t>statement</w:t>
      </w:r>
      <w:r w:rsidRPr="00903DBA">
        <w:t xml:space="preserve">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b/>
        </w:rPr>
        <w:t>;</w:t>
      </w:r>
    </w:p>
    <w:p w14:paraId="327255B5" w14:textId="77777777" w:rsidR="00CB1AB5" w:rsidRPr="00903DBA" w:rsidRDefault="00CB1AB5" w:rsidP="00CB1AB5">
      <w:pPr>
        <w:pStyle w:val="Code"/>
      </w:pPr>
      <w:r w:rsidRPr="00903DBA">
        <w:t xml:space="preserve">  | </w:t>
      </w:r>
      <w:r w:rsidRPr="00903DBA">
        <w:rPr>
          <w:b/>
        </w:rPr>
        <w:t>goto</w:t>
      </w:r>
      <w:r w:rsidRPr="00903DBA">
        <w:t xml:space="preserve"> </w:t>
      </w:r>
      <w:r w:rsidRPr="00903DBA">
        <w:rPr>
          <w:b/>
        </w:rPr>
        <w:t>identifier ;</w:t>
      </w:r>
    </w:p>
    <w:p w14:paraId="674EDBA4" w14:textId="77777777" w:rsidR="00CB1AB5" w:rsidRPr="00903DBA" w:rsidRDefault="00CB1AB5" w:rsidP="00CB1AB5">
      <w:pPr>
        <w:pStyle w:val="Code"/>
      </w:pPr>
      <w:r w:rsidRPr="00903DBA">
        <w:t xml:space="preserve">  | </w:t>
      </w:r>
      <w:r w:rsidRPr="00903DBA">
        <w:rPr>
          <w:b/>
        </w:rPr>
        <w:t>continue ;</w:t>
      </w:r>
    </w:p>
    <w:p w14:paraId="574D0914" w14:textId="77777777" w:rsidR="00CB1AB5" w:rsidRPr="00903DBA" w:rsidRDefault="00CB1AB5" w:rsidP="00CB1AB5">
      <w:pPr>
        <w:pStyle w:val="Code"/>
      </w:pPr>
      <w:r w:rsidRPr="00903DBA">
        <w:t xml:space="preserve">  | </w:t>
      </w:r>
      <w:r w:rsidRPr="00903DBA">
        <w:rPr>
          <w:b/>
        </w:rPr>
        <w:t>break ;</w:t>
      </w:r>
    </w:p>
    <w:p w14:paraId="416230B0" w14:textId="77777777" w:rsidR="00CB1AB5" w:rsidRPr="00903DBA" w:rsidRDefault="00CB1AB5" w:rsidP="00CB1AB5">
      <w:pPr>
        <w:pStyle w:val="Code"/>
      </w:pPr>
      <w:r w:rsidRPr="00903DBA">
        <w:t xml:space="preserve">  | </w:t>
      </w:r>
      <w:r w:rsidRPr="00903DBA">
        <w:rPr>
          <w:b/>
        </w:rPr>
        <w:t>return</w:t>
      </w:r>
      <w:r w:rsidRPr="00903DBA">
        <w:t xml:space="preserve"> </w:t>
      </w:r>
      <w:r w:rsidRPr="00903DBA">
        <w:rPr>
          <w:i/>
        </w:rPr>
        <w:t>optional</w:t>
      </w:r>
      <w:r w:rsidRPr="00903DBA">
        <w:t>_</w:t>
      </w:r>
      <w:r w:rsidRPr="00903DBA">
        <w:rPr>
          <w:i/>
        </w:rPr>
        <w:t>expression</w:t>
      </w:r>
      <w:r w:rsidRPr="00903DBA">
        <w:rPr>
          <w:b/>
        </w:rPr>
        <w:t xml:space="preserve"> ;</w:t>
      </w:r>
    </w:p>
    <w:p w14:paraId="6EF2A368" w14:textId="77777777" w:rsidR="00CB1AB5" w:rsidRPr="00903DBA" w:rsidRDefault="00CB1AB5" w:rsidP="00CB1AB5">
      <w:pPr>
        <w:pStyle w:val="Code"/>
      </w:pPr>
      <w:r w:rsidRPr="00903DBA">
        <w:t xml:space="preserve">  | </w:t>
      </w:r>
      <w:r w:rsidRPr="00903DBA">
        <w:rPr>
          <w:b/>
        </w:rPr>
        <w:t>load_register</w:t>
      </w:r>
      <w:r w:rsidRPr="00903DBA">
        <w:t xml:space="preserve"> </w:t>
      </w:r>
      <w:r w:rsidRPr="00903DBA">
        <w:rPr>
          <w:b/>
        </w:rPr>
        <w:t>(</w:t>
      </w:r>
      <w:r w:rsidRPr="00903DBA">
        <w:t xml:space="preserve"> </w:t>
      </w:r>
      <w:r w:rsidRPr="00903DBA">
        <w:rPr>
          <w:b/>
        </w:rPr>
        <w:t>identifier ,</w:t>
      </w:r>
      <w:r w:rsidRPr="00903DBA">
        <w:t xml:space="preserve"> </w:t>
      </w:r>
      <w:r w:rsidRPr="00903DBA">
        <w:rPr>
          <w:i/>
        </w:rPr>
        <w:t>expression</w:t>
      </w:r>
      <w:r w:rsidRPr="00903DBA">
        <w:t xml:space="preserve"> </w:t>
      </w:r>
      <w:r w:rsidRPr="00903DBA">
        <w:rPr>
          <w:b/>
        </w:rPr>
        <w:t>) ;</w:t>
      </w:r>
    </w:p>
    <w:p w14:paraId="6D73B3F4" w14:textId="77777777" w:rsidR="00CB1AB5" w:rsidRPr="00903DBA" w:rsidRDefault="00CB1AB5" w:rsidP="00CB1AB5">
      <w:pPr>
        <w:pStyle w:val="Code"/>
      </w:pPr>
      <w:r w:rsidRPr="00903DBA">
        <w:t xml:space="preserve">  | </w:t>
      </w:r>
      <w:r w:rsidRPr="00903DBA">
        <w:rPr>
          <w:b/>
        </w:rPr>
        <w:t>store_register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0ACB9C7E" w14:textId="77777777" w:rsidR="00CB1AB5" w:rsidRPr="00903DBA" w:rsidRDefault="00CB1AB5" w:rsidP="00CB1AB5">
      <w:pPr>
        <w:pStyle w:val="Code"/>
      </w:pPr>
      <w:r w:rsidRPr="00903DBA">
        <w:t xml:space="preserve">  | </w:t>
      </w:r>
      <w:r w:rsidRPr="00903DBA">
        <w:rPr>
          <w:b/>
        </w:rPr>
        <w:t>store_flagbyte</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403F4333" w14:textId="77777777" w:rsidR="00CB1AB5" w:rsidRPr="00903DBA" w:rsidRDefault="00CB1AB5" w:rsidP="00CB1AB5">
      <w:pPr>
        <w:pStyle w:val="Code"/>
      </w:pPr>
      <w:r w:rsidRPr="00903DBA">
        <w:t xml:space="preserve">  | </w:t>
      </w:r>
      <w:r w:rsidRPr="00903DBA">
        <w:rPr>
          <w:b/>
        </w:rPr>
        <w:t>jump_register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 ;</w:t>
      </w:r>
    </w:p>
    <w:p w14:paraId="5601C28F" w14:textId="77777777" w:rsidR="00CB1AB5" w:rsidRPr="00903DBA" w:rsidRDefault="00CB1AB5" w:rsidP="00CB1AB5">
      <w:pPr>
        <w:pStyle w:val="Code"/>
      </w:pPr>
      <w:r w:rsidRPr="00903DBA">
        <w:t xml:space="preserve">  | </w:t>
      </w:r>
      <w:r w:rsidRPr="00903DBA">
        <w:rPr>
          <w:b/>
        </w:rPr>
        <w:t>interupt</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r w:rsidRPr="00903DBA">
        <w:rPr>
          <w:b/>
        </w:rPr>
        <w:t>) ;</w:t>
      </w:r>
    </w:p>
    <w:p w14:paraId="1C91C949" w14:textId="77777777" w:rsidR="00CB1AB5" w:rsidRPr="00903DBA" w:rsidRDefault="00CB1AB5" w:rsidP="00CB1AB5">
      <w:pPr>
        <w:pStyle w:val="Code"/>
      </w:pPr>
    </w:p>
    <w:p w14:paraId="1FE3A720" w14:textId="77777777" w:rsidR="00CB1AB5" w:rsidRPr="00903DBA" w:rsidRDefault="00CB1AB5" w:rsidP="00CB1AB5">
      <w:pPr>
        <w:pStyle w:val="Code"/>
      </w:pPr>
      <w:r w:rsidRPr="00903DBA">
        <w:rPr>
          <w:i/>
        </w:rPr>
        <w:t>optional</w:t>
      </w:r>
      <w:r w:rsidRPr="00903DBA">
        <w:t>_</w:t>
      </w:r>
      <w:r w:rsidRPr="00903DBA">
        <w:rPr>
          <w:i/>
        </w:rPr>
        <w:t>expression</w:t>
      </w:r>
      <w:r w:rsidRPr="00903DBA">
        <w:t xml:space="preserve"> ::=</w:t>
      </w:r>
    </w:p>
    <w:p w14:paraId="7B8F338A"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r w:rsidRPr="00903DBA">
        <w:t xml:space="preserve"> </w:t>
      </w:r>
    </w:p>
    <w:p w14:paraId="3FB928D3" w14:textId="77777777" w:rsidR="00CB1AB5" w:rsidRPr="00903DBA" w:rsidRDefault="00CB1AB5" w:rsidP="00CB1AB5">
      <w:pPr>
        <w:pStyle w:val="Code"/>
      </w:pPr>
      <w:r w:rsidRPr="00903DBA">
        <w:t xml:space="preserve">  | </w:t>
      </w:r>
      <w:r w:rsidRPr="00903DBA">
        <w:rPr>
          <w:i/>
        </w:rPr>
        <w:t>expression</w:t>
      </w:r>
    </w:p>
    <w:p w14:paraId="3D5FEB83" w14:textId="77777777" w:rsidR="00CB1AB5" w:rsidRPr="00903DBA" w:rsidRDefault="00CB1AB5" w:rsidP="00CB1AB5">
      <w:pPr>
        <w:pStyle w:val="Code"/>
      </w:pPr>
    </w:p>
    <w:p w14:paraId="23DAD7A9" w14:textId="77777777" w:rsidR="00CB1AB5" w:rsidRPr="00903DBA" w:rsidRDefault="00CB1AB5" w:rsidP="00CB1AB5">
      <w:pPr>
        <w:pStyle w:val="Code"/>
      </w:pPr>
      <w:r w:rsidRPr="00903DBA">
        <w:rPr>
          <w:i/>
        </w:rPr>
        <w:t>expression</w:t>
      </w:r>
      <w:r w:rsidRPr="00903DBA">
        <w:t xml:space="preserve"> ::=</w:t>
      </w:r>
    </w:p>
    <w:p w14:paraId="1D90246C"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3DD1F549" w14:textId="77777777" w:rsidR="00CB1AB5" w:rsidRPr="00903DBA" w:rsidRDefault="00CB1AB5" w:rsidP="00CB1AB5">
      <w:pPr>
        <w:pStyle w:val="Code"/>
      </w:pPr>
      <w:r w:rsidRPr="00903DBA">
        <w:t xml:space="preserve">  | </w:t>
      </w:r>
      <w:r w:rsidRPr="00903DBA">
        <w:rPr>
          <w:i/>
        </w:rPr>
        <w:t>expression</w:t>
      </w:r>
      <w:r w:rsidRPr="00903DBA">
        <w:t xml:space="preserve"> </w:t>
      </w:r>
      <w:r w:rsidRPr="00903DBA">
        <w:rPr>
          <w:b/>
        </w:rPr>
        <w:t>,</w:t>
      </w:r>
      <w:r w:rsidRPr="00903DBA">
        <w:t xml:space="preserve"> </w:t>
      </w:r>
      <w:r w:rsidRPr="00903DBA">
        <w:rPr>
          <w:i/>
        </w:rPr>
        <w:t>assignment</w:t>
      </w:r>
      <w:r w:rsidRPr="00903DBA">
        <w:t>_</w:t>
      </w:r>
      <w:r w:rsidRPr="00903DBA">
        <w:rPr>
          <w:i/>
        </w:rPr>
        <w:t>expression</w:t>
      </w:r>
    </w:p>
    <w:p w14:paraId="3ABBD83F" w14:textId="77777777" w:rsidR="00CB1AB5" w:rsidRPr="00903DBA" w:rsidRDefault="00CB1AB5" w:rsidP="00CB1AB5">
      <w:pPr>
        <w:pStyle w:val="Code"/>
      </w:pPr>
    </w:p>
    <w:p w14:paraId="5363C3D9" w14:textId="77777777" w:rsidR="00CB1AB5" w:rsidRPr="00903DBA" w:rsidRDefault="00CB1AB5" w:rsidP="00CB1AB5">
      <w:pPr>
        <w:pStyle w:val="Code"/>
      </w:pPr>
      <w:r w:rsidRPr="00903DBA">
        <w:rPr>
          <w:i/>
        </w:rPr>
        <w:t>assignment</w:t>
      </w:r>
      <w:r w:rsidRPr="00903DBA">
        <w:t>_</w:t>
      </w:r>
      <w:r w:rsidRPr="00903DBA">
        <w:rPr>
          <w:i/>
        </w:rPr>
        <w:t>expression</w:t>
      </w:r>
      <w:r w:rsidRPr="00903DBA">
        <w:t xml:space="preserve"> ::=</w:t>
      </w:r>
    </w:p>
    <w:p w14:paraId="355D49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r w:rsidRPr="00903DBA">
        <w:t xml:space="preserve">  </w:t>
      </w:r>
    </w:p>
    <w:p w14:paraId="56D1F746" w14:textId="77777777" w:rsidR="00CB1AB5" w:rsidRPr="00903DBA" w:rsidRDefault="00CB1AB5" w:rsidP="00CB1AB5">
      <w:pPr>
        <w:pStyle w:val="Code"/>
      </w:pPr>
      <w:r w:rsidRPr="00903DBA">
        <w:t xml:space="preserve">  | </w:t>
      </w:r>
      <w:r w:rsidRPr="00903DBA">
        <w:rPr>
          <w:i/>
        </w:rPr>
        <w:t>prefix</w:t>
      </w:r>
      <w:r w:rsidRPr="00903DBA">
        <w:t>_</w:t>
      </w:r>
      <w:r w:rsidRPr="00903DBA">
        <w:rPr>
          <w:i/>
        </w:rPr>
        <w:t>expression</w:t>
      </w:r>
      <w:r w:rsidRPr="00903DBA">
        <w:t xml:space="preserve"> </w:t>
      </w:r>
      <w:r w:rsidRPr="00903DBA">
        <w:rPr>
          <w:i/>
        </w:rPr>
        <w:t>assignment</w:t>
      </w:r>
      <w:r w:rsidRPr="00903DBA">
        <w:t>_</w:t>
      </w:r>
      <w:r w:rsidRPr="00903DBA">
        <w:rPr>
          <w:i/>
        </w:rPr>
        <w:t>operator</w:t>
      </w:r>
      <w:r w:rsidRPr="00903DBA">
        <w:t xml:space="preserve"> </w:t>
      </w:r>
      <w:r w:rsidRPr="00903DBA">
        <w:rPr>
          <w:i/>
        </w:rPr>
        <w:t>assignment</w:t>
      </w:r>
      <w:r w:rsidRPr="00903DBA">
        <w:t>_</w:t>
      </w:r>
      <w:r w:rsidRPr="00903DBA">
        <w:rPr>
          <w:i/>
        </w:rPr>
        <w:t>expression</w:t>
      </w:r>
    </w:p>
    <w:p w14:paraId="50080C46" w14:textId="77777777" w:rsidR="00CB1AB5" w:rsidRPr="00903DBA" w:rsidRDefault="00CB1AB5" w:rsidP="00CB1AB5">
      <w:pPr>
        <w:pStyle w:val="Code"/>
      </w:pPr>
    </w:p>
    <w:p w14:paraId="5FCBBD15" w14:textId="77777777" w:rsidR="00CB1AB5" w:rsidRPr="00903DBA" w:rsidRDefault="00CB1AB5" w:rsidP="00CB1AB5">
      <w:pPr>
        <w:pStyle w:val="Code"/>
      </w:pPr>
      <w:r w:rsidRPr="00903DBA">
        <w:rPr>
          <w:i/>
        </w:rPr>
        <w:t>assignment</w:t>
      </w:r>
      <w:r w:rsidRPr="00903DBA">
        <w:t>_</w:t>
      </w:r>
      <w:r w:rsidRPr="00903DBA">
        <w:rPr>
          <w:i/>
        </w:rPr>
        <w:t>operator</w:t>
      </w:r>
      <w:r w:rsidRPr="00903DBA">
        <w:t xml:space="preserve"> ::=</w:t>
      </w:r>
    </w:p>
    <w:p w14:paraId="2621BEC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 xml:space="preserve">= </w:t>
      </w:r>
      <w:r w:rsidRPr="00903DBA">
        <w:t>| -</w:t>
      </w:r>
      <w:r w:rsidRPr="00903DBA">
        <w:rPr>
          <w:b/>
        </w:rPr>
        <w:t>=</w:t>
      </w:r>
      <w:r w:rsidRPr="00903DBA">
        <w:t xml:space="preserve"> | &lt;&lt;</w:t>
      </w:r>
      <w:r w:rsidRPr="00903DBA">
        <w:rPr>
          <w:b/>
        </w:rPr>
        <w:t>=</w:t>
      </w:r>
      <w:r w:rsidRPr="00903DBA">
        <w:t xml:space="preserve"> | &lt;&lt;</w:t>
      </w:r>
      <w:r w:rsidRPr="00903DBA">
        <w:rPr>
          <w:b/>
        </w:rPr>
        <w:t>=</w:t>
      </w:r>
      <w:r w:rsidRPr="00903DBA">
        <w:t xml:space="preserve"> | &amp;</w:t>
      </w:r>
      <w:r w:rsidRPr="00903DBA">
        <w:rPr>
          <w:b/>
        </w:rPr>
        <w:t xml:space="preserve">= </w:t>
      </w:r>
      <w:r w:rsidRPr="00903DBA">
        <w:t>| |</w:t>
      </w:r>
      <w:r w:rsidRPr="00903DBA">
        <w:rPr>
          <w:b/>
        </w:rPr>
        <w:t xml:space="preserve">= </w:t>
      </w:r>
      <w:r w:rsidRPr="00903DBA">
        <w:t>| ^</w:t>
      </w:r>
      <w:r w:rsidRPr="00903DBA">
        <w:rPr>
          <w:b/>
        </w:rPr>
        <w:t>=</w:t>
      </w:r>
    </w:p>
    <w:p w14:paraId="77A16EB9" w14:textId="77777777" w:rsidR="00CB1AB5" w:rsidRPr="00903DBA" w:rsidRDefault="00CB1AB5" w:rsidP="00CB1AB5">
      <w:pPr>
        <w:pStyle w:val="Code"/>
      </w:pPr>
    </w:p>
    <w:p w14:paraId="0721AE84" w14:textId="77777777" w:rsidR="00CB1AB5" w:rsidRPr="00903DBA" w:rsidRDefault="00CB1AB5" w:rsidP="00CB1AB5">
      <w:pPr>
        <w:pStyle w:val="Code"/>
      </w:pPr>
      <w:r w:rsidRPr="00903DBA">
        <w:rPr>
          <w:i/>
        </w:rPr>
        <w:t>conditional</w:t>
      </w:r>
      <w:r w:rsidRPr="00903DBA">
        <w:t>_</w:t>
      </w:r>
      <w:r w:rsidRPr="00903DBA">
        <w:rPr>
          <w:i/>
        </w:rPr>
        <w:t>expression</w:t>
      </w:r>
      <w:r w:rsidRPr="00903DBA">
        <w:t xml:space="preserve"> ::=</w:t>
      </w:r>
    </w:p>
    <w:p w14:paraId="3230A272" w14:textId="77777777" w:rsidR="00CB1AB5" w:rsidRPr="00903DBA" w:rsidRDefault="00CB1AB5" w:rsidP="00CB1AB5">
      <w:pPr>
        <w:pStyle w:val="Code"/>
      </w:pPr>
      <w:r w:rsidRPr="00903DBA">
        <w:t xml:space="preserve">    </w:t>
      </w:r>
      <w:r w:rsidRPr="00903DBA">
        <w:rPr>
          <w:i/>
        </w:rPr>
        <w:t>logical</w:t>
      </w:r>
      <w:r w:rsidRPr="00903DBA">
        <w:t>_</w:t>
      </w:r>
      <w:r w:rsidRPr="00903DBA">
        <w:rPr>
          <w:i/>
        </w:rPr>
        <w:t>or</w:t>
      </w:r>
      <w:r w:rsidRPr="00903DBA">
        <w:t>_</w:t>
      </w:r>
      <w:r w:rsidRPr="00903DBA">
        <w:rPr>
          <w:i/>
        </w:rPr>
        <w:t>expression</w:t>
      </w:r>
      <w:r w:rsidRPr="00903DBA">
        <w:t xml:space="preserve">  </w:t>
      </w:r>
    </w:p>
    <w:p w14:paraId="0ED4B480"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p>
    <w:p w14:paraId="111D581D"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conditional</w:t>
      </w:r>
      <w:r w:rsidRPr="00903DBA">
        <w:t>_</w:t>
      </w:r>
      <w:r w:rsidRPr="00903DBA">
        <w:rPr>
          <w:i/>
        </w:rPr>
        <w:t>expression</w:t>
      </w:r>
    </w:p>
    <w:p w14:paraId="2DC9FA32" w14:textId="77777777" w:rsidR="00CB1AB5" w:rsidRPr="00903DBA" w:rsidRDefault="00CB1AB5" w:rsidP="00CB1AB5">
      <w:pPr>
        <w:pStyle w:val="Code"/>
      </w:pPr>
    </w:p>
    <w:p w14:paraId="389029B4" w14:textId="77777777" w:rsidR="00CB1AB5" w:rsidRPr="00903DBA" w:rsidRDefault="00CB1AB5" w:rsidP="00CB1AB5">
      <w:pPr>
        <w:pStyle w:val="Code"/>
      </w:pPr>
      <w:r w:rsidRPr="00903DBA">
        <w:rPr>
          <w:i/>
        </w:rPr>
        <w:t>optional</w:t>
      </w:r>
      <w:r w:rsidRPr="00903DBA">
        <w:t>_</w:t>
      </w:r>
      <w:r w:rsidRPr="00903DBA">
        <w:rPr>
          <w:i/>
        </w:rPr>
        <w:t>const</w:t>
      </w:r>
      <w:r w:rsidRPr="00903DBA">
        <w:t>_</w:t>
      </w:r>
      <w:r w:rsidRPr="00903DBA">
        <w:rPr>
          <w:i/>
        </w:rPr>
        <w:t>expression</w:t>
      </w:r>
      <w:r w:rsidRPr="00903DBA">
        <w:t xml:space="preserve"> ::=</w:t>
      </w:r>
    </w:p>
    <w:p w14:paraId="0D9CBA8E"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p>
    <w:p w14:paraId="50AD9D18" w14:textId="77777777" w:rsidR="00CB1AB5" w:rsidRPr="00903DBA" w:rsidRDefault="00CB1AB5" w:rsidP="00CB1AB5">
      <w:pPr>
        <w:pStyle w:val="Code"/>
      </w:pPr>
      <w:r w:rsidRPr="00903DBA">
        <w:t xml:space="preserve">  | </w:t>
      </w:r>
      <w:r w:rsidRPr="00903DBA">
        <w:rPr>
          <w:i/>
        </w:rPr>
        <w:t>const</w:t>
      </w:r>
      <w:r w:rsidRPr="00903DBA">
        <w:t>_</w:t>
      </w:r>
      <w:r w:rsidRPr="00903DBA">
        <w:rPr>
          <w:i/>
        </w:rPr>
        <w:t>expression</w:t>
      </w:r>
    </w:p>
    <w:p w14:paraId="2F7094CF" w14:textId="77777777" w:rsidR="00CB1AB5" w:rsidRPr="00903DBA" w:rsidRDefault="00CB1AB5" w:rsidP="00CB1AB5">
      <w:pPr>
        <w:pStyle w:val="Code"/>
      </w:pPr>
    </w:p>
    <w:p w14:paraId="0D09A30B" w14:textId="77777777" w:rsidR="00CB1AB5" w:rsidRPr="00903DBA" w:rsidRDefault="00CB1AB5" w:rsidP="00CB1AB5">
      <w:pPr>
        <w:pStyle w:val="Code"/>
      </w:pPr>
      <w:r w:rsidRPr="00903DBA">
        <w:rPr>
          <w:i/>
        </w:rPr>
        <w:t>const</w:t>
      </w:r>
      <w:r w:rsidRPr="00903DBA">
        <w:t>_</w:t>
      </w:r>
      <w:r w:rsidRPr="00903DBA">
        <w:rPr>
          <w:i/>
        </w:rPr>
        <w:t>expression</w:t>
      </w:r>
      <w:r w:rsidRPr="00903DBA">
        <w:t xml:space="preserve"> ::=</w:t>
      </w:r>
    </w:p>
    <w:p w14:paraId="45C088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p>
    <w:p w14:paraId="0639F1BB" w14:textId="77777777" w:rsidR="00CB1AB5" w:rsidRPr="00903DBA" w:rsidRDefault="00CB1AB5" w:rsidP="00CB1AB5">
      <w:pPr>
        <w:pStyle w:val="Code"/>
      </w:pPr>
    </w:p>
    <w:p w14:paraId="77FB3ACB" w14:textId="77777777" w:rsidR="00CB1AB5" w:rsidRPr="00903DBA" w:rsidRDefault="00CB1AB5" w:rsidP="00CB1AB5">
      <w:pPr>
        <w:pStyle w:val="Code"/>
      </w:pPr>
      <w:r w:rsidRPr="00903DBA">
        <w:rPr>
          <w:i/>
        </w:rPr>
        <w:t>logical</w:t>
      </w:r>
      <w:r w:rsidRPr="00903DBA">
        <w:t>_</w:t>
      </w:r>
      <w:r w:rsidRPr="00903DBA">
        <w:rPr>
          <w:i/>
        </w:rPr>
        <w:t>or</w:t>
      </w:r>
      <w:r w:rsidRPr="00903DBA">
        <w:t>_</w:t>
      </w:r>
      <w:r w:rsidRPr="00903DBA">
        <w:rPr>
          <w:i/>
        </w:rPr>
        <w:t>expression</w:t>
      </w:r>
      <w:r w:rsidRPr="00903DBA">
        <w:t xml:space="preserve"> ::=</w:t>
      </w:r>
    </w:p>
    <w:p w14:paraId="7C0B6FDC" w14:textId="77777777" w:rsidR="00CB1AB5" w:rsidRPr="00903DBA" w:rsidRDefault="00CB1AB5" w:rsidP="00CB1AB5">
      <w:pPr>
        <w:pStyle w:val="Code"/>
      </w:pPr>
      <w:r w:rsidRPr="00903DBA">
        <w:t xml:space="preserve">    </w:t>
      </w:r>
      <w:r w:rsidRPr="00903DBA">
        <w:rPr>
          <w:i/>
        </w:rPr>
        <w:t>logical</w:t>
      </w:r>
      <w:r w:rsidRPr="00903DBA">
        <w:t>_</w:t>
      </w:r>
      <w:r w:rsidRPr="00903DBA">
        <w:rPr>
          <w:i/>
        </w:rPr>
        <w:t>and</w:t>
      </w:r>
      <w:r w:rsidRPr="00903DBA">
        <w:t>_</w:t>
      </w:r>
      <w:r w:rsidRPr="00903DBA">
        <w:rPr>
          <w:i/>
        </w:rPr>
        <w:t>expression</w:t>
      </w:r>
      <w:r w:rsidRPr="00903DBA">
        <w:t xml:space="preserve">  </w:t>
      </w:r>
    </w:p>
    <w:p w14:paraId="5DCF3D56"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r w:rsidRPr="00903DBA">
        <w:rPr>
          <w:i/>
        </w:rPr>
        <w:t>||</w:t>
      </w:r>
      <w:r w:rsidRPr="00903DBA">
        <w:t xml:space="preserve"> </w:t>
      </w:r>
      <w:r w:rsidRPr="00903DBA">
        <w:rPr>
          <w:i/>
        </w:rPr>
        <w:t>logical</w:t>
      </w:r>
      <w:r w:rsidRPr="00903DBA">
        <w:t>_</w:t>
      </w:r>
      <w:r w:rsidRPr="00903DBA">
        <w:rPr>
          <w:i/>
        </w:rPr>
        <w:t>and</w:t>
      </w:r>
      <w:r w:rsidRPr="00903DBA">
        <w:t>_</w:t>
      </w:r>
      <w:r w:rsidRPr="00903DBA">
        <w:rPr>
          <w:i/>
        </w:rPr>
        <w:t>expression</w:t>
      </w:r>
    </w:p>
    <w:p w14:paraId="7270F42A" w14:textId="77777777" w:rsidR="00CB1AB5" w:rsidRPr="00903DBA" w:rsidRDefault="00CB1AB5" w:rsidP="00CB1AB5">
      <w:pPr>
        <w:pStyle w:val="Code"/>
      </w:pPr>
    </w:p>
    <w:p w14:paraId="7253ECFC" w14:textId="77777777" w:rsidR="00CB1AB5" w:rsidRPr="00903DBA" w:rsidRDefault="00CB1AB5" w:rsidP="00CB1AB5">
      <w:pPr>
        <w:pStyle w:val="Code"/>
      </w:pPr>
      <w:r w:rsidRPr="00903DBA">
        <w:rPr>
          <w:i/>
        </w:rPr>
        <w:t>logical</w:t>
      </w:r>
      <w:r w:rsidRPr="00903DBA">
        <w:t>_</w:t>
      </w:r>
      <w:r w:rsidRPr="00903DBA">
        <w:rPr>
          <w:i/>
        </w:rPr>
        <w:t>and</w:t>
      </w:r>
      <w:r w:rsidRPr="00903DBA">
        <w:t>_</w:t>
      </w:r>
      <w:r w:rsidRPr="00903DBA">
        <w:rPr>
          <w:i/>
        </w:rPr>
        <w:t>expression</w:t>
      </w:r>
      <w:r w:rsidRPr="00903DBA">
        <w:t xml:space="preserve"> ::=</w:t>
      </w:r>
    </w:p>
    <w:p w14:paraId="18B777F6" w14:textId="00DA9426" w:rsidR="00CB1AB5" w:rsidRPr="00903DBA" w:rsidRDefault="00CB1AB5" w:rsidP="00CB1AB5">
      <w:pPr>
        <w:pStyle w:val="Code"/>
      </w:pPr>
      <w:r w:rsidRPr="00903DBA">
        <w:t xml:space="preserve">    </w:t>
      </w:r>
      <w:r w:rsidR="00FC270F" w:rsidRPr="00903DBA">
        <w:rPr>
          <w:i/>
        </w:rPr>
        <w:t>bitwise_or_expression</w:t>
      </w:r>
      <w:r w:rsidRPr="00903DBA">
        <w:t xml:space="preserve">  </w:t>
      </w:r>
    </w:p>
    <w:p w14:paraId="5181C7F2" w14:textId="2405310E"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&amp;&amp;</w:t>
      </w:r>
      <w:r w:rsidRPr="00903DBA">
        <w:t xml:space="preserve"> </w:t>
      </w:r>
      <w:r w:rsidR="00FC270F" w:rsidRPr="00903DBA">
        <w:rPr>
          <w:i/>
        </w:rPr>
        <w:t>bitwise_or_expression</w:t>
      </w:r>
    </w:p>
    <w:p w14:paraId="7AE075DD" w14:textId="77777777" w:rsidR="00CB1AB5" w:rsidRPr="00903DBA" w:rsidRDefault="00CB1AB5" w:rsidP="00CB1AB5">
      <w:pPr>
        <w:pStyle w:val="Code"/>
      </w:pPr>
    </w:p>
    <w:p w14:paraId="10168F28" w14:textId="4F164EF5" w:rsidR="00CB1AB5" w:rsidRPr="00903DBA" w:rsidRDefault="00FC270F" w:rsidP="00CB1AB5">
      <w:pPr>
        <w:pStyle w:val="Code"/>
      </w:pPr>
      <w:r w:rsidRPr="00903DBA">
        <w:rPr>
          <w:i/>
        </w:rPr>
        <w:t>bitwise_or_expression</w:t>
      </w:r>
      <w:r w:rsidR="00CB1AB5" w:rsidRPr="00903DBA">
        <w:t xml:space="preserve"> ::=</w:t>
      </w:r>
    </w:p>
    <w:p w14:paraId="4C7EAC59" w14:textId="77777777" w:rsidR="00CB1AB5" w:rsidRPr="00903DBA" w:rsidRDefault="00CB1AB5" w:rsidP="00CB1AB5">
      <w:pPr>
        <w:pStyle w:val="Code"/>
      </w:pPr>
      <w:r w:rsidRPr="00903DBA">
        <w:t xml:space="preserve">    </w:t>
      </w:r>
      <w:r w:rsidRPr="00903DBA">
        <w:rPr>
          <w:i/>
        </w:rPr>
        <w:t>bitwise</w:t>
      </w:r>
      <w:r w:rsidRPr="00903DBA">
        <w:t>_</w:t>
      </w:r>
      <w:r w:rsidRPr="00903DBA">
        <w:rPr>
          <w:i/>
        </w:rPr>
        <w:t>xor</w:t>
      </w:r>
      <w:r w:rsidRPr="00903DBA">
        <w:t>_</w:t>
      </w:r>
      <w:r w:rsidRPr="00903DBA">
        <w:rPr>
          <w:i/>
        </w:rPr>
        <w:t>expression</w:t>
      </w:r>
    </w:p>
    <w:p w14:paraId="32A6C2BA" w14:textId="19A7BE25" w:rsidR="00CB1AB5" w:rsidRPr="00903DBA" w:rsidRDefault="00CB1AB5" w:rsidP="00CB1AB5">
      <w:pPr>
        <w:pStyle w:val="Code"/>
      </w:pPr>
      <w:r w:rsidRPr="00903DBA">
        <w:t xml:space="preserve">  | </w:t>
      </w:r>
      <w:r w:rsidR="00FC270F" w:rsidRPr="00903DBA">
        <w:rPr>
          <w:i/>
        </w:rPr>
        <w:t>bitwise_or_expression</w:t>
      </w:r>
      <w:r w:rsidRPr="00903DBA">
        <w:t xml:space="preserve"> </w:t>
      </w:r>
      <w:r w:rsidRPr="00903DBA">
        <w:rPr>
          <w:b/>
        </w:rPr>
        <w:t>|</w:t>
      </w:r>
      <w:r w:rsidRPr="00903DBA">
        <w:t xml:space="preserve"> </w:t>
      </w:r>
      <w:r w:rsidRPr="00903DBA">
        <w:rPr>
          <w:i/>
        </w:rPr>
        <w:t>bitwise</w:t>
      </w:r>
      <w:r w:rsidRPr="00903DBA">
        <w:t>_</w:t>
      </w:r>
      <w:r w:rsidRPr="00903DBA">
        <w:rPr>
          <w:i/>
        </w:rPr>
        <w:t>xor</w:t>
      </w:r>
      <w:r w:rsidRPr="00903DBA">
        <w:t>_</w:t>
      </w:r>
      <w:r w:rsidRPr="00903DBA">
        <w:rPr>
          <w:i/>
        </w:rPr>
        <w:t>expression</w:t>
      </w:r>
    </w:p>
    <w:p w14:paraId="42891EBB" w14:textId="77777777" w:rsidR="00CB1AB5" w:rsidRPr="00903DBA" w:rsidRDefault="00CB1AB5" w:rsidP="00CB1AB5">
      <w:pPr>
        <w:pStyle w:val="Code"/>
      </w:pPr>
    </w:p>
    <w:p w14:paraId="216CB883" w14:textId="77777777" w:rsidR="00CB1AB5" w:rsidRPr="00903DBA" w:rsidRDefault="00CB1AB5" w:rsidP="00CB1AB5">
      <w:pPr>
        <w:pStyle w:val="Code"/>
      </w:pPr>
      <w:r w:rsidRPr="00903DBA">
        <w:rPr>
          <w:i/>
        </w:rPr>
        <w:t>bitwise</w:t>
      </w:r>
      <w:r w:rsidRPr="00903DBA">
        <w:t>_</w:t>
      </w:r>
      <w:r w:rsidRPr="00903DBA">
        <w:rPr>
          <w:i/>
        </w:rPr>
        <w:t>xor</w:t>
      </w:r>
      <w:r w:rsidRPr="00903DBA">
        <w:t>_</w:t>
      </w:r>
      <w:r w:rsidRPr="00903DBA">
        <w:rPr>
          <w:i/>
        </w:rPr>
        <w:t>expression</w:t>
      </w:r>
      <w:r w:rsidRPr="00903DBA">
        <w:t xml:space="preserve"> ::=</w:t>
      </w:r>
    </w:p>
    <w:p w14:paraId="62EF457E" w14:textId="77777777" w:rsidR="00CB1AB5" w:rsidRPr="00903DBA" w:rsidRDefault="00CB1AB5" w:rsidP="00CB1AB5">
      <w:pPr>
        <w:pStyle w:val="Code"/>
      </w:pPr>
      <w:r w:rsidRPr="00903DBA">
        <w:t xml:space="preserve">    </w:t>
      </w:r>
      <w:r w:rsidRPr="00903DBA">
        <w:rPr>
          <w:i/>
        </w:rPr>
        <w:t>bitwise</w:t>
      </w:r>
      <w:r w:rsidRPr="00903DBA">
        <w:t>_</w:t>
      </w:r>
      <w:r w:rsidRPr="00903DBA">
        <w:rPr>
          <w:i/>
        </w:rPr>
        <w:t>and</w:t>
      </w:r>
      <w:r w:rsidRPr="00903DBA">
        <w:t>_</w:t>
      </w:r>
      <w:r w:rsidRPr="00903DBA">
        <w:rPr>
          <w:i/>
        </w:rPr>
        <w:t>expression</w:t>
      </w:r>
    </w:p>
    <w:p w14:paraId="1049CCB1" w14:textId="77777777" w:rsidR="00CB1AB5" w:rsidRPr="00903DBA" w:rsidRDefault="00CB1AB5" w:rsidP="00CB1AB5">
      <w:pPr>
        <w:pStyle w:val="Code"/>
      </w:pPr>
      <w:r w:rsidRPr="00903DBA">
        <w:t xml:space="preserve">  | </w:t>
      </w:r>
      <w:r w:rsidRPr="00903DBA">
        <w:rPr>
          <w:i/>
        </w:rPr>
        <w:t>bitwise</w:t>
      </w:r>
      <w:r w:rsidRPr="00903DBA">
        <w:t>_</w:t>
      </w:r>
      <w:r w:rsidRPr="00903DBA">
        <w:rPr>
          <w:i/>
        </w:rPr>
        <w:t>xor</w:t>
      </w:r>
      <w:r w:rsidRPr="00903DBA">
        <w:t>_</w:t>
      </w:r>
      <w:r w:rsidRPr="00903DBA">
        <w:rPr>
          <w:i/>
        </w:rPr>
        <w:t>expression</w:t>
      </w:r>
      <w:r w:rsidRPr="00903DBA">
        <w:t xml:space="preserve"> </w:t>
      </w:r>
      <w:r w:rsidRPr="00903DBA">
        <w:rPr>
          <w:b/>
        </w:rPr>
        <w:t>^</w:t>
      </w:r>
      <w:r w:rsidRPr="00903DBA">
        <w:t xml:space="preserve"> </w:t>
      </w:r>
      <w:r w:rsidRPr="00903DBA">
        <w:rPr>
          <w:i/>
        </w:rPr>
        <w:t>bitwise</w:t>
      </w:r>
      <w:r w:rsidRPr="00903DBA">
        <w:t>_</w:t>
      </w:r>
      <w:r w:rsidRPr="00903DBA">
        <w:rPr>
          <w:i/>
        </w:rPr>
        <w:t>and</w:t>
      </w:r>
      <w:r w:rsidRPr="00903DBA">
        <w:t>_</w:t>
      </w:r>
      <w:r w:rsidRPr="00903DBA">
        <w:rPr>
          <w:i/>
        </w:rPr>
        <w:t>expression</w:t>
      </w:r>
    </w:p>
    <w:p w14:paraId="7A3E5493" w14:textId="77777777" w:rsidR="00CB1AB5" w:rsidRPr="00903DBA" w:rsidRDefault="00CB1AB5" w:rsidP="00CB1AB5">
      <w:pPr>
        <w:pStyle w:val="Code"/>
      </w:pPr>
    </w:p>
    <w:p w14:paraId="443F8709" w14:textId="77777777" w:rsidR="00CB1AB5" w:rsidRPr="00903DBA" w:rsidRDefault="00CB1AB5" w:rsidP="00CB1AB5">
      <w:pPr>
        <w:pStyle w:val="Code"/>
      </w:pPr>
      <w:r w:rsidRPr="00903DBA">
        <w:rPr>
          <w:i/>
        </w:rPr>
        <w:t>bitwise</w:t>
      </w:r>
      <w:r w:rsidRPr="00903DBA">
        <w:t>_</w:t>
      </w:r>
      <w:r w:rsidRPr="00903DBA">
        <w:rPr>
          <w:i/>
        </w:rPr>
        <w:t>and</w:t>
      </w:r>
      <w:r w:rsidRPr="00903DBA">
        <w:t>_</w:t>
      </w:r>
      <w:r w:rsidRPr="00903DBA">
        <w:rPr>
          <w:i/>
        </w:rPr>
        <w:t>expression</w:t>
      </w:r>
      <w:r w:rsidRPr="00903DBA">
        <w:t xml:space="preserve"> ::=</w:t>
      </w:r>
    </w:p>
    <w:p w14:paraId="542C3305" w14:textId="77777777" w:rsidR="00CB1AB5" w:rsidRPr="00903DBA" w:rsidRDefault="00CB1AB5" w:rsidP="00CB1AB5">
      <w:pPr>
        <w:pStyle w:val="Code"/>
      </w:pPr>
      <w:r w:rsidRPr="00903DBA">
        <w:t xml:space="preserve">    </w:t>
      </w:r>
      <w:r w:rsidRPr="00903DBA">
        <w:rPr>
          <w:i/>
        </w:rPr>
        <w:t>equality</w:t>
      </w:r>
      <w:r w:rsidRPr="00903DBA">
        <w:t>_</w:t>
      </w:r>
      <w:r w:rsidRPr="00903DBA">
        <w:rPr>
          <w:i/>
        </w:rPr>
        <w:t>expression</w:t>
      </w:r>
      <w:r w:rsidRPr="00903DBA">
        <w:t xml:space="preserve">  </w:t>
      </w:r>
    </w:p>
    <w:p w14:paraId="3EAE1CFC" w14:textId="77777777"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w:t>
      </w:r>
      <w:r w:rsidRPr="00903DBA">
        <w:t xml:space="preserve"> </w:t>
      </w:r>
      <w:r w:rsidRPr="00903DBA">
        <w:rPr>
          <w:i/>
        </w:rPr>
        <w:t>equality</w:t>
      </w:r>
      <w:r w:rsidRPr="00903DBA">
        <w:t>_</w:t>
      </w:r>
      <w:r w:rsidRPr="00903DBA">
        <w:rPr>
          <w:i/>
        </w:rPr>
        <w:t>expression</w:t>
      </w:r>
    </w:p>
    <w:p w14:paraId="389AC50A" w14:textId="77777777" w:rsidR="00CB1AB5" w:rsidRPr="00903DBA" w:rsidRDefault="00CB1AB5" w:rsidP="00CB1AB5">
      <w:pPr>
        <w:pStyle w:val="Code"/>
      </w:pPr>
    </w:p>
    <w:p w14:paraId="2485F424" w14:textId="77777777" w:rsidR="00CB1AB5" w:rsidRPr="00903DBA" w:rsidRDefault="00CB1AB5" w:rsidP="00CB1AB5">
      <w:pPr>
        <w:pStyle w:val="Code"/>
      </w:pPr>
      <w:r w:rsidRPr="00903DBA">
        <w:rPr>
          <w:i/>
        </w:rPr>
        <w:t>equality</w:t>
      </w:r>
      <w:r w:rsidRPr="00903DBA">
        <w:t>_</w:t>
      </w:r>
      <w:r w:rsidRPr="00903DBA">
        <w:rPr>
          <w:i/>
        </w:rPr>
        <w:t>expression</w:t>
      </w:r>
      <w:r w:rsidRPr="00903DBA">
        <w:t xml:space="preserve"> ::=</w:t>
      </w:r>
    </w:p>
    <w:p w14:paraId="41F3C4F2" w14:textId="77777777" w:rsidR="00CB1AB5" w:rsidRPr="00903DBA" w:rsidRDefault="00CB1AB5" w:rsidP="00CB1AB5">
      <w:pPr>
        <w:pStyle w:val="Code"/>
      </w:pPr>
      <w:r w:rsidRPr="00903DBA">
        <w:t xml:space="preserve">    </w:t>
      </w:r>
      <w:r w:rsidRPr="00903DBA">
        <w:rPr>
          <w:i/>
        </w:rPr>
        <w:t>relation</w:t>
      </w:r>
      <w:r w:rsidRPr="00903DBA">
        <w:t>_</w:t>
      </w:r>
      <w:r w:rsidRPr="00903DBA">
        <w:rPr>
          <w:i/>
        </w:rPr>
        <w:t>expression</w:t>
      </w:r>
      <w:r w:rsidRPr="00903DBA">
        <w:t xml:space="preserve">  </w:t>
      </w:r>
    </w:p>
    <w:p w14:paraId="3FD756C6" w14:textId="77777777" w:rsidR="00CB1AB5" w:rsidRPr="00903DBA" w:rsidRDefault="00CB1AB5" w:rsidP="00CB1AB5">
      <w:pPr>
        <w:pStyle w:val="Code"/>
      </w:pPr>
      <w:r w:rsidRPr="00903DBA">
        <w:t xml:space="preserve">  | </w:t>
      </w:r>
      <w:r w:rsidRPr="00903DBA">
        <w:rPr>
          <w:i/>
        </w:rPr>
        <w:t>equality</w:t>
      </w:r>
      <w:r w:rsidRPr="00903DBA">
        <w:t>_</w:t>
      </w:r>
      <w:r w:rsidRPr="00903DBA">
        <w:rPr>
          <w:i/>
        </w:rPr>
        <w:t>expression</w:t>
      </w:r>
      <w:r w:rsidRPr="00903DBA">
        <w:t xml:space="preserve"> </w:t>
      </w:r>
      <w:r w:rsidRPr="00903DBA">
        <w:rPr>
          <w:i/>
        </w:rPr>
        <w:t>equality</w:t>
      </w:r>
      <w:r w:rsidRPr="00903DBA">
        <w:t>_</w:t>
      </w:r>
      <w:r w:rsidRPr="00903DBA">
        <w:rPr>
          <w:i/>
        </w:rPr>
        <w:t>operator</w:t>
      </w:r>
      <w:r w:rsidRPr="00903DBA">
        <w:t xml:space="preserve"> </w:t>
      </w:r>
      <w:r w:rsidRPr="00903DBA">
        <w:rPr>
          <w:i/>
        </w:rPr>
        <w:t>relation</w:t>
      </w:r>
      <w:r w:rsidRPr="00903DBA">
        <w:t>_</w:t>
      </w:r>
      <w:r w:rsidRPr="00903DBA">
        <w:rPr>
          <w:i/>
        </w:rPr>
        <w:t>expression</w:t>
      </w:r>
    </w:p>
    <w:p w14:paraId="4328C21F" w14:textId="77777777" w:rsidR="00CB1AB5" w:rsidRPr="00903DBA" w:rsidRDefault="00CB1AB5" w:rsidP="00CB1AB5">
      <w:pPr>
        <w:pStyle w:val="Code"/>
      </w:pPr>
    </w:p>
    <w:p w14:paraId="0DABF116" w14:textId="77777777" w:rsidR="00CB1AB5" w:rsidRPr="00903DBA" w:rsidRDefault="00CB1AB5" w:rsidP="00CB1AB5">
      <w:pPr>
        <w:pStyle w:val="Code"/>
      </w:pPr>
      <w:r w:rsidRPr="00903DBA">
        <w:rPr>
          <w:i/>
        </w:rPr>
        <w:t>equality</w:t>
      </w:r>
      <w:r w:rsidRPr="00903DBA">
        <w:t>_</w:t>
      </w:r>
      <w:r w:rsidRPr="00903DBA">
        <w:rPr>
          <w:i/>
        </w:rPr>
        <w:t>operator</w:t>
      </w:r>
      <w:r w:rsidRPr="00903DBA">
        <w:t xml:space="preserve"> ::=</w:t>
      </w:r>
    </w:p>
    <w:p w14:paraId="184C99F5"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4DBB11FD" w14:textId="77777777" w:rsidR="00CB1AB5" w:rsidRPr="00903DBA" w:rsidRDefault="00CB1AB5" w:rsidP="00CB1AB5">
      <w:pPr>
        <w:pStyle w:val="Code"/>
      </w:pPr>
    </w:p>
    <w:p w14:paraId="1CADE36A" w14:textId="77777777" w:rsidR="00CB1AB5" w:rsidRPr="00903DBA" w:rsidRDefault="00CB1AB5" w:rsidP="00CB1AB5">
      <w:pPr>
        <w:pStyle w:val="Code"/>
      </w:pPr>
      <w:r w:rsidRPr="00903DBA">
        <w:rPr>
          <w:i/>
        </w:rPr>
        <w:t>relation</w:t>
      </w:r>
      <w:r w:rsidRPr="00903DBA">
        <w:t>_</w:t>
      </w:r>
      <w:r w:rsidRPr="00903DBA">
        <w:rPr>
          <w:i/>
        </w:rPr>
        <w:t>expression</w:t>
      </w:r>
      <w:r w:rsidRPr="00903DBA">
        <w:t xml:space="preserve"> ::=</w:t>
      </w:r>
    </w:p>
    <w:p w14:paraId="55FA1E71" w14:textId="77777777" w:rsidR="00CB1AB5" w:rsidRPr="00903DBA" w:rsidRDefault="00CB1AB5" w:rsidP="00CB1AB5">
      <w:pPr>
        <w:pStyle w:val="Code"/>
      </w:pPr>
      <w:r w:rsidRPr="00903DBA">
        <w:t xml:space="preserve">    </w:t>
      </w:r>
      <w:r w:rsidRPr="00903DBA">
        <w:rPr>
          <w:i/>
        </w:rPr>
        <w:t>shift</w:t>
      </w:r>
      <w:r w:rsidRPr="00903DBA">
        <w:t>_</w:t>
      </w:r>
      <w:r w:rsidRPr="00903DBA">
        <w:rPr>
          <w:i/>
        </w:rPr>
        <w:t>expression</w:t>
      </w:r>
      <w:r w:rsidRPr="00903DBA">
        <w:t xml:space="preserve">  </w:t>
      </w:r>
    </w:p>
    <w:p w14:paraId="776EB315" w14:textId="77777777" w:rsidR="00CB1AB5" w:rsidRPr="00903DBA" w:rsidRDefault="00CB1AB5" w:rsidP="00CB1AB5">
      <w:pPr>
        <w:pStyle w:val="Code"/>
      </w:pPr>
      <w:r w:rsidRPr="00903DBA">
        <w:t xml:space="preserve">  | </w:t>
      </w:r>
      <w:r w:rsidRPr="00903DBA">
        <w:rPr>
          <w:i/>
        </w:rPr>
        <w:t>relation</w:t>
      </w:r>
      <w:r w:rsidRPr="00903DBA">
        <w:t>_</w:t>
      </w:r>
      <w:r w:rsidRPr="00903DBA">
        <w:rPr>
          <w:i/>
        </w:rPr>
        <w:t>expression</w:t>
      </w:r>
      <w:r w:rsidRPr="00903DBA">
        <w:t xml:space="preserve"> </w:t>
      </w:r>
      <w:r w:rsidRPr="00903DBA">
        <w:rPr>
          <w:i/>
        </w:rPr>
        <w:t>relation</w:t>
      </w:r>
      <w:r w:rsidRPr="00903DBA">
        <w:t>_</w:t>
      </w:r>
      <w:r w:rsidRPr="00903DBA">
        <w:rPr>
          <w:i/>
        </w:rPr>
        <w:t>operator</w:t>
      </w:r>
      <w:r w:rsidRPr="00903DBA">
        <w:t xml:space="preserve"> </w:t>
      </w:r>
      <w:r w:rsidRPr="00903DBA">
        <w:rPr>
          <w:i/>
        </w:rPr>
        <w:t>shift</w:t>
      </w:r>
      <w:r w:rsidRPr="00903DBA">
        <w:t>_</w:t>
      </w:r>
      <w:r w:rsidRPr="00903DBA">
        <w:rPr>
          <w:i/>
        </w:rPr>
        <w:t>expression</w:t>
      </w:r>
    </w:p>
    <w:p w14:paraId="6CD92B41" w14:textId="77777777" w:rsidR="00CB1AB5" w:rsidRPr="00903DBA" w:rsidRDefault="00CB1AB5" w:rsidP="00CB1AB5">
      <w:pPr>
        <w:pStyle w:val="Code"/>
      </w:pPr>
    </w:p>
    <w:p w14:paraId="625D5BEA" w14:textId="77777777" w:rsidR="00CB1AB5" w:rsidRPr="00903DBA" w:rsidRDefault="00CB1AB5" w:rsidP="00CB1AB5">
      <w:pPr>
        <w:pStyle w:val="Code"/>
      </w:pPr>
      <w:r w:rsidRPr="00903DBA">
        <w:rPr>
          <w:i/>
        </w:rPr>
        <w:t>relation</w:t>
      </w:r>
      <w:r w:rsidRPr="00903DBA">
        <w:t>_</w:t>
      </w:r>
      <w:r w:rsidRPr="00903DBA">
        <w:rPr>
          <w:i/>
        </w:rPr>
        <w:t>operator</w:t>
      </w:r>
      <w:r w:rsidRPr="00903DBA">
        <w:t xml:space="preserve"> ::=</w:t>
      </w:r>
    </w:p>
    <w:p w14:paraId="329C113A" w14:textId="77777777" w:rsidR="00CB1AB5" w:rsidRPr="00903DBA" w:rsidRDefault="00CB1AB5" w:rsidP="00CB1AB5">
      <w:pPr>
        <w:pStyle w:val="Code"/>
      </w:pPr>
      <w:r w:rsidRPr="00903DBA">
        <w:t xml:space="preserve">    </w:t>
      </w:r>
      <w:r w:rsidRPr="00903DBA">
        <w:rPr>
          <w:b/>
        </w:rPr>
        <w:t>&lt;</w:t>
      </w:r>
      <w:r w:rsidRPr="00903DBA">
        <w:t xml:space="preserve"> | </w:t>
      </w:r>
      <w:r w:rsidRPr="00903DBA">
        <w:rPr>
          <w:b/>
        </w:rPr>
        <w:t>&lt;=</w:t>
      </w:r>
      <w:r w:rsidRPr="00903DBA">
        <w:t xml:space="preserve"> | </w:t>
      </w:r>
      <w:r w:rsidRPr="00903DBA">
        <w:rPr>
          <w:b/>
        </w:rPr>
        <w:t>&gt;</w:t>
      </w:r>
      <w:r w:rsidRPr="00903DBA">
        <w:t xml:space="preserve"> | </w:t>
      </w:r>
      <w:r w:rsidRPr="00903DBA">
        <w:rPr>
          <w:b/>
        </w:rPr>
        <w:t>&gt;=</w:t>
      </w:r>
    </w:p>
    <w:p w14:paraId="284DA328" w14:textId="77777777" w:rsidR="00CB1AB5" w:rsidRPr="00903DBA" w:rsidRDefault="00CB1AB5" w:rsidP="00CB1AB5">
      <w:pPr>
        <w:pStyle w:val="Code"/>
      </w:pPr>
      <w:r w:rsidRPr="00903DBA">
        <w:t xml:space="preserve"> </w:t>
      </w:r>
    </w:p>
    <w:p w14:paraId="4578FB24" w14:textId="77777777" w:rsidR="00CB1AB5" w:rsidRPr="00903DBA" w:rsidRDefault="00CB1AB5" w:rsidP="00CB1AB5">
      <w:pPr>
        <w:pStyle w:val="Code"/>
      </w:pPr>
      <w:r w:rsidRPr="00903DBA">
        <w:rPr>
          <w:i/>
        </w:rPr>
        <w:t>shift</w:t>
      </w:r>
      <w:r w:rsidRPr="00903DBA">
        <w:t>_</w:t>
      </w:r>
      <w:r w:rsidRPr="00903DBA">
        <w:rPr>
          <w:i/>
        </w:rPr>
        <w:t>expression</w:t>
      </w:r>
      <w:r w:rsidRPr="00903DBA">
        <w:t xml:space="preserve"> ::=</w:t>
      </w:r>
    </w:p>
    <w:p w14:paraId="4D47641A" w14:textId="77777777" w:rsidR="00CB1AB5" w:rsidRPr="00903DBA" w:rsidRDefault="00CB1AB5" w:rsidP="00CB1AB5">
      <w:pPr>
        <w:pStyle w:val="Code"/>
      </w:pPr>
      <w:r w:rsidRPr="00903DBA">
        <w:t xml:space="preserve">    </w:t>
      </w:r>
      <w:r w:rsidRPr="00903DBA">
        <w:rPr>
          <w:i/>
        </w:rPr>
        <w:t>add</w:t>
      </w:r>
      <w:r w:rsidRPr="00903DBA">
        <w:t>_</w:t>
      </w:r>
      <w:r w:rsidRPr="00903DBA">
        <w:rPr>
          <w:i/>
        </w:rPr>
        <w:t>expression</w:t>
      </w:r>
      <w:r w:rsidRPr="00903DBA">
        <w:t xml:space="preserve">  </w:t>
      </w:r>
    </w:p>
    <w:p w14:paraId="46D812FC" w14:textId="77777777" w:rsidR="00CB1AB5" w:rsidRPr="00903DBA" w:rsidRDefault="00CB1AB5" w:rsidP="00CB1AB5">
      <w:pPr>
        <w:pStyle w:val="Code"/>
      </w:pPr>
      <w:r w:rsidRPr="00903DBA">
        <w:t xml:space="preserve">  | </w:t>
      </w:r>
      <w:r w:rsidRPr="00903DBA">
        <w:rPr>
          <w:i/>
        </w:rPr>
        <w:t>shift</w:t>
      </w:r>
      <w:r w:rsidRPr="00903DBA">
        <w:t>_</w:t>
      </w:r>
      <w:r w:rsidRPr="00903DBA">
        <w:rPr>
          <w:i/>
        </w:rPr>
        <w:t>expression</w:t>
      </w:r>
      <w:r w:rsidRPr="00903DBA">
        <w:t xml:space="preserve"> </w:t>
      </w:r>
      <w:r w:rsidRPr="00903DBA">
        <w:rPr>
          <w:i/>
        </w:rPr>
        <w:t>shift</w:t>
      </w:r>
      <w:r w:rsidRPr="00903DBA">
        <w:t>_</w:t>
      </w:r>
      <w:r w:rsidRPr="00903DBA">
        <w:rPr>
          <w:i/>
        </w:rPr>
        <w:t>operator</w:t>
      </w:r>
      <w:r w:rsidRPr="00903DBA">
        <w:t xml:space="preserve"> </w:t>
      </w:r>
      <w:r w:rsidRPr="00903DBA">
        <w:rPr>
          <w:i/>
        </w:rPr>
        <w:t>add</w:t>
      </w:r>
      <w:r w:rsidRPr="00903DBA">
        <w:t>_</w:t>
      </w:r>
      <w:r w:rsidRPr="00903DBA">
        <w:rPr>
          <w:i/>
        </w:rPr>
        <w:t>expression</w:t>
      </w:r>
    </w:p>
    <w:p w14:paraId="6A5D29B5" w14:textId="77777777" w:rsidR="00CB1AB5" w:rsidRPr="00903DBA" w:rsidRDefault="00CB1AB5" w:rsidP="00CB1AB5">
      <w:pPr>
        <w:pStyle w:val="Code"/>
      </w:pPr>
    </w:p>
    <w:p w14:paraId="1315EEA1" w14:textId="77777777" w:rsidR="00CB1AB5" w:rsidRPr="00903DBA" w:rsidRDefault="00CB1AB5" w:rsidP="00CB1AB5">
      <w:pPr>
        <w:pStyle w:val="Code"/>
      </w:pPr>
      <w:r w:rsidRPr="00903DBA">
        <w:rPr>
          <w:i/>
        </w:rPr>
        <w:t>shift</w:t>
      </w:r>
      <w:r w:rsidRPr="00903DBA">
        <w:t>_</w:t>
      </w:r>
      <w:r w:rsidRPr="00903DBA">
        <w:rPr>
          <w:i/>
        </w:rPr>
        <w:t>operator</w:t>
      </w:r>
      <w:r w:rsidRPr="00903DBA">
        <w:t xml:space="preserve"> ::=</w:t>
      </w:r>
    </w:p>
    <w:p w14:paraId="4B706337" w14:textId="77777777" w:rsidR="00CB1AB5" w:rsidRPr="00903DBA" w:rsidRDefault="00CB1AB5" w:rsidP="00CB1AB5">
      <w:pPr>
        <w:pStyle w:val="Code"/>
      </w:pPr>
      <w:r w:rsidRPr="00903DBA">
        <w:t xml:space="preserve">    </w:t>
      </w:r>
      <w:r w:rsidRPr="00903DBA">
        <w:rPr>
          <w:b/>
        </w:rPr>
        <w:t>&lt;&lt;</w:t>
      </w:r>
      <w:r w:rsidRPr="00903DBA">
        <w:t xml:space="preserve"> | </w:t>
      </w:r>
      <w:r w:rsidRPr="00903DBA">
        <w:rPr>
          <w:b/>
        </w:rPr>
        <w:t>&gt;&gt;</w:t>
      </w:r>
    </w:p>
    <w:p w14:paraId="319B0ED2" w14:textId="77777777" w:rsidR="00CB1AB5" w:rsidRPr="00903DBA" w:rsidRDefault="00CB1AB5" w:rsidP="00CB1AB5">
      <w:pPr>
        <w:pStyle w:val="Code"/>
      </w:pPr>
    </w:p>
    <w:p w14:paraId="24945FF7" w14:textId="77777777" w:rsidR="00CB1AB5" w:rsidRPr="00903DBA" w:rsidRDefault="00CB1AB5" w:rsidP="00CB1AB5">
      <w:pPr>
        <w:pStyle w:val="Code"/>
      </w:pPr>
      <w:r w:rsidRPr="00903DBA">
        <w:rPr>
          <w:i/>
        </w:rPr>
        <w:t>add</w:t>
      </w:r>
      <w:r w:rsidRPr="00903DBA">
        <w:t>_</w:t>
      </w:r>
      <w:r w:rsidRPr="00903DBA">
        <w:rPr>
          <w:i/>
        </w:rPr>
        <w:t>expression</w:t>
      </w:r>
      <w:r w:rsidRPr="00903DBA">
        <w:t xml:space="preserve"> ::=</w:t>
      </w:r>
    </w:p>
    <w:p w14:paraId="6B3239C1" w14:textId="77777777" w:rsidR="00CB1AB5" w:rsidRPr="00903DBA" w:rsidRDefault="00CB1AB5" w:rsidP="00CB1AB5">
      <w:pPr>
        <w:pStyle w:val="Code"/>
      </w:pPr>
      <w:r w:rsidRPr="00903DBA">
        <w:t xml:space="preserve">    </w:t>
      </w:r>
      <w:r w:rsidRPr="00903DBA">
        <w:rPr>
          <w:i/>
        </w:rPr>
        <w:t>multiply</w:t>
      </w:r>
      <w:r w:rsidRPr="00903DBA">
        <w:t>_</w:t>
      </w:r>
      <w:r w:rsidRPr="00903DBA">
        <w:rPr>
          <w:i/>
        </w:rPr>
        <w:t>expression</w:t>
      </w:r>
      <w:r w:rsidRPr="00903DBA">
        <w:t xml:space="preserve">  </w:t>
      </w:r>
    </w:p>
    <w:p w14:paraId="00DE95B5" w14:textId="77777777" w:rsidR="00CB1AB5" w:rsidRPr="00903DBA" w:rsidRDefault="00CB1AB5" w:rsidP="00CB1AB5">
      <w:pPr>
        <w:pStyle w:val="Code"/>
      </w:pPr>
      <w:r w:rsidRPr="00903DBA">
        <w:t xml:space="preserve">  | </w:t>
      </w:r>
      <w:r w:rsidRPr="00903DBA">
        <w:rPr>
          <w:i/>
        </w:rPr>
        <w:t>add</w:t>
      </w:r>
      <w:r w:rsidRPr="00903DBA">
        <w:t>_</w:t>
      </w:r>
      <w:r w:rsidRPr="00903DBA">
        <w:rPr>
          <w:i/>
        </w:rPr>
        <w:t>expression</w:t>
      </w:r>
      <w:r w:rsidRPr="00903DBA">
        <w:t xml:space="preserve"> </w:t>
      </w:r>
      <w:r w:rsidRPr="00903DBA">
        <w:rPr>
          <w:i/>
        </w:rPr>
        <w:t>binary</w:t>
      </w:r>
      <w:r w:rsidRPr="00903DBA">
        <w:t>_</w:t>
      </w:r>
      <w:r w:rsidRPr="00903DBA">
        <w:rPr>
          <w:i/>
        </w:rPr>
        <w:t>add</w:t>
      </w:r>
      <w:r w:rsidRPr="00903DBA">
        <w:t>_</w:t>
      </w:r>
      <w:r w:rsidRPr="00903DBA">
        <w:rPr>
          <w:i/>
        </w:rPr>
        <w:t>operator</w:t>
      </w:r>
      <w:r w:rsidRPr="00903DBA">
        <w:t xml:space="preserve"> </w:t>
      </w:r>
      <w:r w:rsidRPr="00903DBA">
        <w:rPr>
          <w:i/>
        </w:rPr>
        <w:t>multiply</w:t>
      </w:r>
      <w:r w:rsidRPr="00903DBA">
        <w:t>_</w:t>
      </w:r>
      <w:r w:rsidRPr="00903DBA">
        <w:rPr>
          <w:i/>
        </w:rPr>
        <w:t>expression</w:t>
      </w:r>
    </w:p>
    <w:p w14:paraId="7621E624" w14:textId="77777777" w:rsidR="00CB1AB5" w:rsidRPr="00903DBA" w:rsidRDefault="00CB1AB5" w:rsidP="00CB1AB5">
      <w:pPr>
        <w:pStyle w:val="Code"/>
      </w:pPr>
    </w:p>
    <w:p w14:paraId="0D86E56C" w14:textId="77777777" w:rsidR="00CB1AB5" w:rsidRPr="00903DBA" w:rsidRDefault="00CB1AB5" w:rsidP="00CB1AB5">
      <w:pPr>
        <w:pStyle w:val="Code"/>
      </w:pPr>
      <w:r w:rsidRPr="00903DBA">
        <w:rPr>
          <w:i/>
        </w:rPr>
        <w:t>binary</w:t>
      </w:r>
      <w:r w:rsidRPr="00903DBA">
        <w:t>_</w:t>
      </w:r>
      <w:r w:rsidRPr="00903DBA">
        <w:rPr>
          <w:i/>
        </w:rPr>
        <w:t>add</w:t>
      </w:r>
      <w:r w:rsidRPr="00903DBA">
        <w:t>_</w:t>
      </w:r>
      <w:r w:rsidRPr="00903DBA">
        <w:rPr>
          <w:i/>
        </w:rPr>
        <w:t>operator</w:t>
      </w:r>
      <w:r w:rsidRPr="00903DBA">
        <w:t xml:space="preserve"> ::=</w:t>
      </w:r>
    </w:p>
    <w:p w14:paraId="0B1C264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51F5DEB7" w14:textId="77777777" w:rsidR="00CB1AB5" w:rsidRPr="00903DBA" w:rsidRDefault="00CB1AB5" w:rsidP="00CB1AB5">
      <w:pPr>
        <w:pStyle w:val="Code"/>
      </w:pPr>
    </w:p>
    <w:p w14:paraId="606DF9A8" w14:textId="77777777" w:rsidR="00CB1AB5" w:rsidRPr="00903DBA" w:rsidRDefault="00CB1AB5" w:rsidP="00CB1AB5">
      <w:pPr>
        <w:pStyle w:val="Code"/>
      </w:pPr>
      <w:r w:rsidRPr="00903DBA">
        <w:rPr>
          <w:i/>
        </w:rPr>
        <w:t>multiply</w:t>
      </w:r>
      <w:r w:rsidRPr="00903DBA">
        <w:t>_</w:t>
      </w:r>
      <w:r w:rsidRPr="00903DBA">
        <w:rPr>
          <w:i/>
        </w:rPr>
        <w:t>expression</w:t>
      </w:r>
      <w:r w:rsidRPr="00903DBA">
        <w:t xml:space="preserve"> ::=</w:t>
      </w:r>
    </w:p>
    <w:p w14:paraId="760F8070" w14:textId="77777777" w:rsidR="00CB1AB5" w:rsidRPr="00903DBA" w:rsidRDefault="00CB1AB5" w:rsidP="00CB1AB5">
      <w:pPr>
        <w:pStyle w:val="Code"/>
      </w:pPr>
      <w:r w:rsidRPr="00903DBA">
        <w:t xml:space="preserve">    </w:t>
      </w:r>
      <w:r w:rsidRPr="00903DBA">
        <w:rPr>
          <w:i/>
        </w:rPr>
        <w:t>type_cast_expression</w:t>
      </w:r>
      <w:r w:rsidRPr="00903DBA">
        <w:t xml:space="preserve">  </w:t>
      </w:r>
    </w:p>
    <w:p w14:paraId="4BBF43CB" w14:textId="77777777" w:rsidR="00CB1AB5" w:rsidRPr="00903DBA" w:rsidRDefault="00CB1AB5" w:rsidP="00CB1AB5">
      <w:pPr>
        <w:pStyle w:val="Code"/>
      </w:pPr>
      <w:r w:rsidRPr="00903DBA">
        <w:t xml:space="preserve">  | </w:t>
      </w:r>
      <w:r w:rsidRPr="00903DBA">
        <w:rPr>
          <w:i/>
        </w:rPr>
        <w:t>multiply</w:t>
      </w:r>
      <w:r w:rsidRPr="00903DBA">
        <w:t>_</w:t>
      </w:r>
      <w:r w:rsidRPr="00903DBA">
        <w:rPr>
          <w:i/>
        </w:rPr>
        <w:t>expression</w:t>
      </w:r>
      <w:r w:rsidRPr="00903DBA">
        <w:t xml:space="preserve"> </w:t>
      </w:r>
      <w:r w:rsidRPr="00903DBA">
        <w:rPr>
          <w:i/>
        </w:rPr>
        <w:t>multiply</w:t>
      </w:r>
      <w:r w:rsidRPr="00903DBA">
        <w:t>_</w:t>
      </w:r>
      <w:r w:rsidRPr="00903DBA">
        <w:rPr>
          <w:i/>
        </w:rPr>
        <w:t>operator</w:t>
      </w:r>
      <w:r w:rsidRPr="00903DBA">
        <w:t xml:space="preserve"> </w:t>
      </w:r>
      <w:r w:rsidRPr="00903DBA">
        <w:rPr>
          <w:i/>
        </w:rPr>
        <w:t>type_cast_expression</w:t>
      </w:r>
    </w:p>
    <w:p w14:paraId="0398AD60" w14:textId="77777777" w:rsidR="00CB1AB5" w:rsidRPr="00903DBA" w:rsidRDefault="00CB1AB5" w:rsidP="00CB1AB5">
      <w:pPr>
        <w:pStyle w:val="Code"/>
      </w:pPr>
    </w:p>
    <w:p w14:paraId="133FDB33" w14:textId="77777777" w:rsidR="00CB1AB5" w:rsidRPr="00903DBA" w:rsidRDefault="00CB1AB5" w:rsidP="00CB1AB5">
      <w:pPr>
        <w:pStyle w:val="Code"/>
      </w:pPr>
      <w:r w:rsidRPr="00903DBA">
        <w:rPr>
          <w:i/>
        </w:rPr>
        <w:t>multiply</w:t>
      </w:r>
      <w:r w:rsidRPr="00903DBA">
        <w:t>_</w:t>
      </w:r>
      <w:r w:rsidRPr="00903DBA">
        <w:rPr>
          <w:i/>
        </w:rPr>
        <w:t>operator</w:t>
      </w:r>
      <w:r w:rsidRPr="00903DBA">
        <w:t xml:space="preserve"> ::=</w:t>
      </w:r>
    </w:p>
    <w:p w14:paraId="13C8E429"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w:t>
      </w:r>
    </w:p>
    <w:p w14:paraId="1CE5A7F4" w14:textId="77777777" w:rsidR="00CB1AB5" w:rsidRPr="00903DBA" w:rsidRDefault="00CB1AB5" w:rsidP="00CB1AB5">
      <w:pPr>
        <w:pStyle w:val="Code"/>
      </w:pPr>
    </w:p>
    <w:p w14:paraId="3168F1D1" w14:textId="77777777" w:rsidR="00CB1AB5" w:rsidRPr="00903DBA" w:rsidRDefault="00CB1AB5" w:rsidP="00CB1AB5">
      <w:pPr>
        <w:pStyle w:val="Code"/>
      </w:pPr>
      <w:r w:rsidRPr="00903DBA">
        <w:rPr>
          <w:i/>
        </w:rPr>
        <w:t>type_cast_expression</w:t>
      </w:r>
      <w:r w:rsidRPr="00903DBA">
        <w:t xml:space="preserve"> ::=</w:t>
      </w:r>
    </w:p>
    <w:p w14:paraId="22119EEB" w14:textId="77777777" w:rsidR="00CB1AB5" w:rsidRPr="00903DBA" w:rsidRDefault="00CB1AB5" w:rsidP="00CB1AB5">
      <w:pPr>
        <w:pStyle w:val="Code"/>
      </w:pPr>
      <w:r w:rsidRPr="00903DBA">
        <w:t xml:space="preserve">    </w:t>
      </w:r>
      <w:r w:rsidRPr="00903DBA">
        <w:rPr>
          <w:i/>
        </w:rPr>
        <w:t>prefix</w:t>
      </w:r>
      <w:r w:rsidRPr="00903DBA">
        <w:t>_</w:t>
      </w:r>
      <w:r w:rsidRPr="00903DBA">
        <w:rPr>
          <w:i/>
        </w:rPr>
        <w:t>expression</w:t>
      </w:r>
      <w:r w:rsidRPr="00903DBA">
        <w:t xml:space="preserve">  </w:t>
      </w:r>
    </w:p>
    <w:p w14:paraId="190A557F"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r w:rsidRPr="00903DBA">
        <w:t xml:space="preserve"> </w:t>
      </w:r>
      <w:r w:rsidRPr="00903DBA">
        <w:rPr>
          <w:i/>
        </w:rPr>
        <w:t>type_cast_expression</w:t>
      </w:r>
    </w:p>
    <w:p w14:paraId="3C7E9E7C" w14:textId="77777777" w:rsidR="00CB1AB5" w:rsidRPr="00903DBA" w:rsidRDefault="00CB1AB5" w:rsidP="00CB1AB5">
      <w:pPr>
        <w:pStyle w:val="Code"/>
      </w:pPr>
    </w:p>
    <w:p w14:paraId="6092E179" w14:textId="77777777" w:rsidR="00CB1AB5" w:rsidRPr="00903DBA" w:rsidRDefault="00CB1AB5" w:rsidP="00CB1AB5">
      <w:pPr>
        <w:pStyle w:val="Code"/>
      </w:pPr>
      <w:r w:rsidRPr="00903DBA">
        <w:rPr>
          <w:i/>
        </w:rPr>
        <w:t>prefix</w:t>
      </w:r>
      <w:r w:rsidRPr="00903DBA">
        <w:t>_</w:t>
      </w:r>
      <w:r w:rsidRPr="00903DBA">
        <w:rPr>
          <w:i/>
        </w:rPr>
        <w:t>expression</w:t>
      </w:r>
      <w:r w:rsidRPr="00903DBA">
        <w:t xml:space="preserve"> ::=</w:t>
      </w:r>
    </w:p>
    <w:p w14:paraId="7DE0C468" w14:textId="77777777" w:rsidR="00CB1AB5" w:rsidRPr="00903DBA" w:rsidRDefault="00CB1AB5" w:rsidP="00CB1AB5">
      <w:pPr>
        <w:pStyle w:val="Code"/>
      </w:pPr>
      <w:r w:rsidRPr="00903DBA">
        <w:t xml:space="preserve">    </w:t>
      </w:r>
      <w:r w:rsidRPr="00903DBA">
        <w:rPr>
          <w:i/>
        </w:rPr>
        <w:t>postfix</w:t>
      </w:r>
      <w:r w:rsidRPr="00903DBA">
        <w:t>_</w:t>
      </w:r>
      <w:r w:rsidRPr="00903DBA">
        <w:rPr>
          <w:i/>
        </w:rPr>
        <w:t>expression</w:t>
      </w:r>
      <w:r w:rsidRPr="00903DBA">
        <w:t xml:space="preserve"> </w:t>
      </w:r>
    </w:p>
    <w:p w14:paraId="32DBC7BD" w14:textId="77777777" w:rsidR="00CB1AB5" w:rsidRPr="00903DBA" w:rsidRDefault="00CB1AB5" w:rsidP="00CB1AB5">
      <w:pPr>
        <w:pStyle w:val="Code"/>
      </w:pPr>
      <w:r w:rsidRPr="00903DBA">
        <w:t xml:space="preserve">  | </w:t>
      </w:r>
      <w:r w:rsidRPr="00903DBA">
        <w:rPr>
          <w:i/>
        </w:rPr>
        <w:t>increment</w:t>
      </w:r>
      <w:r w:rsidRPr="00903DBA">
        <w:t>_</w:t>
      </w:r>
      <w:r w:rsidRPr="00903DBA">
        <w:rPr>
          <w:i/>
        </w:rPr>
        <w:t>operator</w:t>
      </w:r>
      <w:r w:rsidRPr="00903DBA">
        <w:t xml:space="preserve"> </w:t>
      </w:r>
      <w:r w:rsidRPr="00903DBA">
        <w:rPr>
          <w:i/>
        </w:rPr>
        <w:t>prefix</w:t>
      </w:r>
      <w:r w:rsidRPr="00903DBA">
        <w:t>_</w:t>
      </w:r>
      <w:r w:rsidRPr="00903DBA">
        <w:rPr>
          <w:i/>
        </w:rPr>
        <w:t>expression</w:t>
      </w:r>
      <w:r w:rsidRPr="00903DBA">
        <w:t xml:space="preserve"> </w:t>
      </w:r>
    </w:p>
    <w:p w14:paraId="348A5E2D" w14:textId="77777777" w:rsidR="00CB1AB5" w:rsidRPr="00903DBA" w:rsidRDefault="00CB1AB5" w:rsidP="00CB1AB5">
      <w:pPr>
        <w:pStyle w:val="Code"/>
      </w:pPr>
      <w:r w:rsidRPr="00903DBA">
        <w:t xml:space="preserve">  | </w:t>
      </w:r>
      <w:r w:rsidRPr="00903DBA">
        <w:rPr>
          <w:i/>
        </w:rPr>
        <w:t>prefix</w:t>
      </w:r>
      <w:r w:rsidRPr="00903DBA">
        <w:t>_</w:t>
      </w:r>
      <w:r w:rsidRPr="00903DBA">
        <w:rPr>
          <w:i/>
        </w:rPr>
        <w:t>add</w:t>
      </w:r>
      <w:r w:rsidRPr="00903DBA">
        <w:t>_</w:t>
      </w:r>
      <w:r w:rsidRPr="00903DBA">
        <w:rPr>
          <w:i/>
        </w:rPr>
        <w:t>operator</w:t>
      </w:r>
      <w:r w:rsidRPr="00903DBA">
        <w:t xml:space="preserve"> </w:t>
      </w:r>
      <w:r w:rsidRPr="00903DBA">
        <w:rPr>
          <w:i/>
        </w:rPr>
        <w:t>type_cast_expression</w:t>
      </w:r>
      <w:r w:rsidRPr="00903DBA">
        <w:t xml:space="preserve"> </w:t>
      </w:r>
    </w:p>
    <w:p w14:paraId="3B4BA6E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604E1154"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2DFBAC91" w14:textId="77777777" w:rsidR="00CB1AB5" w:rsidRPr="00903DBA" w:rsidRDefault="00CB1AB5" w:rsidP="00CB1AB5">
      <w:pPr>
        <w:pStyle w:val="Code"/>
      </w:pPr>
      <w:r w:rsidRPr="00903DBA">
        <w:t xml:space="preserve">  | </w:t>
      </w:r>
      <w:r w:rsidRPr="00903DBA">
        <w:rPr>
          <w:b/>
        </w:rPr>
        <w:t>&amp;</w:t>
      </w:r>
      <w:r w:rsidRPr="00903DBA">
        <w:t xml:space="preserve"> </w:t>
      </w:r>
      <w:r w:rsidRPr="00903DBA">
        <w:rPr>
          <w:i/>
        </w:rPr>
        <w:t>type_cast_expression</w:t>
      </w:r>
      <w:r w:rsidRPr="00903DBA">
        <w:t xml:space="preserve"> </w:t>
      </w:r>
    </w:p>
    <w:p w14:paraId="2B18037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534A4020"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i/>
        </w:rPr>
        <w:t>prefix</w:t>
      </w:r>
      <w:r w:rsidRPr="00903DBA">
        <w:t>_</w:t>
      </w:r>
      <w:r w:rsidRPr="00903DBA">
        <w:rPr>
          <w:i/>
        </w:rPr>
        <w:t>expression</w:t>
      </w:r>
      <w:r w:rsidRPr="00903DBA">
        <w:t xml:space="preserve"> </w:t>
      </w:r>
    </w:p>
    <w:p w14:paraId="628AFF8A"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p>
    <w:p w14:paraId="097A2AE7" w14:textId="77777777" w:rsidR="00CB1AB5" w:rsidRPr="00903DBA" w:rsidRDefault="00CB1AB5" w:rsidP="00CB1AB5">
      <w:pPr>
        <w:pStyle w:val="Code"/>
      </w:pPr>
    </w:p>
    <w:p w14:paraId="2ECC8442" w14:textId="77777777" w:rsidR="00CB1AB5" w:rsidRPr="00903DBA" w:rsidRDefault="00CB1AB5" w:rsidP="00CB1AB5">
      <w:pPr>
        <w:pStyle w:val="Code"/>
      </w:pPr>
      <w:r w:rsidRPr="00903DBA">
        <w:rPr>
          <w:i/>
        </w:rPr>
        <w:t>prefix</w:t>
      </w:r>
      <w:r w:rsidRPr="00903DBA">
        <w:t>_</w:t>
      </w:r>
      <w:r w:rsidRPr="00903DBA">
        <w:rPr>
          <w:i/>
        </w:rPr>
        <w:t>add</w:t>
      </w:r>
      <w:r w:rsidRPr="00903DBA">
        <w:t>_</w:t>
      </w:r>
      <w:r w:rsidRPr="00903DBA">
        <w:rPr>
          <w:i/>
        </w:rPr>
        <w:t>operator</w:t>
      </w:r>
      <w:r w:rsidRPr="00903DBA">
        <w:t xml:space="preserve"> ::=</w:t>
      </w:r>
    </w:p>
    <w:p w14:paraId="76FAB57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B114A44" w14:textId="77777777" w:rsidR="00CB1AB5" w:rsidRPr="00903DBA" w:rsidRDefault="00CB1AB5" w:rsidP="00CB1AB5">
      <w:pPr>
        <w:pStyle w:val="Code"/>
      </w:pPr>
    </w:p>
    <w:p w14:paraId="315ABBB1" w14:textId="77777777" w:rsidR="00CB1AB5" w:rsidRPr="00903DBA" w:rsidRDefault="00CB1AB5" w:rsidP="00CB1AB5">
      <w:pPr>
        <w:pStyle w:val="Code"/>
      </w:pPr>
      <w:r w:rsidRPr="00903DBA">
        <w:rPr>
          <w:i/>
        </w:rPr>
        <w:t>increment</w:t>
      </w:r>
      <w:r w:rsidRPr="00903DBA">
        <w:t>_</w:t>
      </w:r>
      <w:r w:rsidRPr="00903DBA">
        <w:rPr>
          <w:i/>
        </w:rPr>
        <w:t>operator</w:t>
      </w:r>
      <w:r w:rsidRPr="00903DBA">
        <w:t xml:space="preserve"> ::=</w:t>
      </w:r>
    </w:p>
    <w:p w14:paraId="00DF367E"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E3A344D" w14:textId="77777777" w:rsidR="00CB1AB5" w:rsidRPr="00903DBA" w:rsidRDefault="00CB1AB5" w:rsidP="00CB1AB5">
      <w:pPr>
        <w:pStyle w:val="Code"/>
      </w:pPr>
    </w:p>
    <w:p w14:paraId="69F52E1C" w14:textId="77777777" w:rsidR="00CB1AB5" w:rsidRPr="00903DBA" w:rsidRDefault="00CB1AB5" w:rsidP="00CB1AB5">
      <w:pPr>
        <w:pStyle w:val="Code"/>
      </w:pPr>
      <w:r w:rsidRPr="00903DBA">
        <w:rPr>
          <w:i/>
        </w:rPr>
        <w:t>postfix</w:t>
      </w:r>
      <w:r w:rsidRPr="00903DBA">
        <w:t>_</w:t>
      </w:r>
      <w:r w:rsidRPr="00903DBA">
        <w:rPr>
          <w:i/>
        </w:rPr>
        <w:t>expression</w:t>
      </w:r>
      <w:r w:rsidRPr="00903DBA">
        <w:t xml:space="preserve"> ::=</w:t>
      </w:r>
    </w:p>
    <w:p w14:paraId="7DF6E017" w14:textId="77777777" w:rsidR="00CB1AB5" w:rsidRPr="00903DBA" w:rsidRDefault="00CB1AB5" w:rsidP="00CB1AB5">
      <w:pPr>
        <w:pStyle w:val="Code"/>
      </w:pPr>
      <w:r w:rsidRPr="00903DBA">
        <w:t xml:space="preserve">    </w:t>
      </w:r>
      <w:r w:rsidRPr="00903DBA">
        <w:rPr>
          <w:i/>
        </w:rPr>
        <w:t>primary</w:t>
      </w:r>
      <w:r w:rsidRPr="00903DBA">
        <w:t>_</w:t>
      </w:r>
      <w:r w:rsidRPr="00903DBA">
        <w:rPr>
          <w:i/>
        </w:rPr>
        <w:t>expression</w:t>
      </w:r>
      <w:r w:rsidRPr="00903DBA">
        <w:t xml:space="preserve"> </w:t>
      </w:r>
    </w:p>
    <w:p w14:paraId="02FFDAE1"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p>
    <w:p w14:paraId="2C7C9B6B"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r w:rsidRPr="00903DBA">
        <w:rPr>
          <w:b/>
        </w:rPr>
        <w:t>)</w:t>
      </w:r>
      <w:r w:rsidRPr="00903DBA">
        <w:t xml:space="preserve"> </w:t>
      </w:r>
    </w:p>
    <w:p w14:paraId="43631BC2"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b/>
        </w:rPr>
        <w:t>identifier</w:t>
      </w:r>
      <w:r w:rsidRPr="00903DBA">
        <w:t xml:space="preserve"> </w:t>
      </w:r>
    </w:p>
    <w:p w14:paraId="4C2CC1AF"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-&gt;</w:t>
      </w:r>
      <w:r w:rsidRPr="00903DBA">
        <w:t xml:space="preserve"> </w:t>
      </w:r>
      <w:r w:rsidRPr="00903DBA">
        <w:rPr>
          <w:b/>
        </w:rPr>
        <w:t>identifier</w:t>
      </w:r>
      <w:r w:rsidRPr="00903DBA">
        <w:t xml:space="preserve"> </w:t>
      </w:r>
    </w:p>
    <w:p w14:paraId="6C0F391A"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i/>
        </w:rPr>
        <w:t>increment</w:t>
      </w:r>
      <w:r w:rsidRPr="00903DBA">
        <w:t>_</w:t>
      </w:r>
      <w:r w:rsidRPr="00903DBA">
        <w:rPr>
          <w:i/>
        </w:rPr>
        <w:t>operator</w:t>
      </w:r>
    </w:p>
    <w:p w14:paraId="1F0E952E" w14:textId="77777777" w:rsidR="00CB1AB5" w:rsidRPr="00903DBA" w:rsidRDefault="00CB1AB5" w:rsidP="00CB1AB5">
      <w:pPr>
        <w:pStyle w:val="Code"/>
      </w:pPr>
    </w:p>
    <w:p w14:paraId="0D7DCD92" w14:textId="77777777" w:rsidR="00CB1AB5" w:rsidRPr="00903DBA" w:rsidRDefault="00CB1AB5" w:rsidP="00CB1AB5">
      <w:pPr>
        <w:pStyle w:val="Code"/>
      </w:pPr>
      <w:r w:rsidRPr="00903DBA">
        <w:rPr>
          <w:i/>
        </w:rPr>
        <w:t>primary</w:t>
      </w:r>
      <w:r w:rsidRPr="00903DBA">
        <w:t>_</w:t>
      </w:r>
      <w:r w:rsidRPr="00903DBA">
        <w:rPr>
          <w:i/>
        </w:rPr>
        <w:t>expression</w:t>
      </w:r>
      <w:r w:rsidRPr="00903DBA">
        <w:t xml:space="preserve"> ::=</w:t>
      </w:r>
    </w:p>
    <w:p w14:paraId="2E4414EF" w14:textId="77777777" w:rsidR="00CB1AB5" w:rsidRPr="00903DBA" w:rsidRDefault="00CB1AB5" w:rsidP="00CB1AB5">
      <w:pPr>
        <w:pStyle w:val="Code"/>
      </w:pPr>
      <w:r w:rsidRPr="00903DBA">
        <w:t xml:space="preserve">    </w:t>
      </w:r>
      <w:r w:rsidRPr="00903DBA">
        <w:rPr>
          <w:b/>
        </w:rPr>
        <w:t>identifier</w:t>
      </w:r>
      <w:r w:rsidRPr="00903DBA">
        <w:t xml:space="preserve"> </w:t>
      </w:r>
    </w:p>
    <w:p w14:paraId="04E3E5D3" w14:textId="77777777" w:rsidR="00CB1AB5" w:rsidRPr="00903DBA" w:rsidRDefault="00CB1AB5" w:rsidP="00CB1AB5">
      <w:pPr>
        <w:pStyle w:val="Code"/>
      </w:pPr>
      <w:r w:rsidRPr="00903DBA">
        <w:t xml:space="preserve">  | </w:t>
      </w:r>
      <w:r w:rsidRPr="00903DBA">
        <w:rPr>
          <w:b/>
        </w:rPr>
        <w:t>value</w:t>
      </w:r>
      <w:r w:rsidRPr="00903DBA">
        <w:t xml:space="preserve"> </w:t>
      </w:r>
    </w:p>
    <w:p w14:paraId="35F490B1"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expression</w:t>
      </w:r>
      <w:r w:rsidRPr="00903DBA">
        <w:t xml:space="preserve"> </w:t>
      </w:r>
      <w:r w:rsidRPr="00903DBA">
        <w:rPr>
          <w:b/>
        </w:rPr>
        <w:t>)</w:t>
      </w:r>
    </w:p>
    <w:p w14:paraId="025FA342" w14:textId="77777777" w:rsidR="00CB1AB5" w:rsidRPr="00903DBA" w:rsidRDefault="00CB1AB5" w:rsidP="00CB1AB5">
      <w:pPr>
        <w:pStyle w:val="Code"/>
      </w:pPr>
    </w:p>
    <w:p w14:paraId="2A06BCFF" w14:textId="77777777" w:rsidR="00CB1AB5" w:rsidRPr="00903DBA" w:rsidRDefault="00CB1AB5" w:rsidP="00CB1AB5">
      <w:pPr>
        <w:pStyle w:val="Code"/>
      </w:pP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p>
    <w:p w14:paraId="5F8D47F2" w14:textId="77777777" w:rsidR="00CB1AB5" w:rsidRPr="00903DBA" w:rsidRDefault="00CB1AB5" w:rsidP="00CB1AB5">
      <w:pPr>
        <w:pStyle w:val="Code"/>
      </w:pPr>
      <w:r w:rsidRPr="00903DBA">
        <w:t xml:space="preserve">    /* </w:t>
      </w:r>
      <w:r w:rsidRPr="00903DBA">
        <w:rPr>
          <w:i/>
        </w:rPr>
        <w:t>empty</w:t>
      </w:r>
      <w:r w:rsidRPr="00903DBA">
        <w:t xml:space="preserve"> */</w:t>
      </w:r>
    </w:p>
    <w:p w14:paraId="4A0E006E" w14:textId="77777777" w:rsidR="00CB1AB5" w:rsidRPr="00903DBA" w:rsidRDefault="00CB1AB5" w:rsidP="00CB1AB5">
      <w:pPr>
        <w:pStyle w:val="Code"/>
      </w:pPr>
      <w:r w:rsidRPr="00903DBA">
        <w:t xml:space="preserve">  | </w:t>
      </w:r>
      <w:r w:rsidRPr="00903DBA">
        <w:rPr>
          <w:i/>
        </w:rPr>
        <w:t>argument</w:t>
      </w:r>
      <w:r w:rsidRPr="00903DBA">
        <w:t>_</w:t>
      </w:r>
      <w:r w:rsidRPr="00903DBA">
        <w:rPr>
          <w:i/>
        </w:rPr>
        <w:t>expression</w:t>
      </w:r>
      <w:r w:rsidRPr="00903DBA">
        <w:t>_</w:t>
      </w:r>
      <w:r w:rsidRPr="00903DBA">
        <w:rPr>
          <w:i/>
        </w:rPr>
        <w:t>list</w:t>
      </w:r>
    </w:p>
    <w:p w14:paraId="16335CEC" w14:textId="77777777" w:rsidR="00CB1AB5" w:rsidRPr="00903DBA" w:rsidRDefault="00CB1AB5" w:rsidP="00CB1AB5">
      <w:pPr>
        <w:pStyle w:val="Code"/>
      </w:pPr>
    </w:p>
    <w:p w14:paraId="4B807EDC" w14:textId="77777777" w:rsidR="00CB1AB5" w:rsidRPr="00903DBA" w:rsidRDefault="00CB1AB5" w:rsidP="00CB1AB5">
      <w:pPr>
        <w:pStyle w:val="Code"/>
      </w:pPr>
      <w:r w:rsidRPr="00903DBA">
        <w:rPr>
          <w:i/>
        </w:rPr>
        <w:t>argument</w:t>
      </w:r>
      <w:r w:rsidRPr="00903DBA">
        <w:t>_</w:t>
      </w:r>
      <w:r w:rsidRPr="00903DBA">
        <w:rPr>
          <w:i/>
        </w:rPr>
        <w:t>expression</w:t>
      </w:r>
      <w:r w:rsidRPr="00903DBA">
        <w:t>_</w:t>
      </w:r>
      <w:r w:rsidRPr="00903DBA">
        <w:rPr>
          <w:i/>
        </w:rPr>
        <w:t>list</w:t>
      </w:r>
      <w:r w:rsidRPr="00903DBA">
        <w:t xml:space="preserve"> ::=</w:t>
      </w:r>
    </w:p>
    <w:p w14:paraId="1B8F8F72"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6D7ED3DD" w14:textId="77777777" w:rsidR="00CB1AB5" w:rsidRPr="00903DBA" w:rsidRDefault="00CB1AB5" w:rsidP="00CB1AB5">
      <w:pPr>
        <w:pStyle w:val="Code"/>
        <w:rPr>
          <w:i/>
        </w:rPr>
      </w:pPr>
      <w:r w:rsidRPr="00903DBA">
        <w:t xml:space="preserve">  | </w:t>
      </w:r>
      <w:r w:rsidRPr="00903DBA">
        <w:rPr>
          <w:i/>
        </w:rPr>
        <w:t>argument</w:t>
      </w:r>
      <w:r w:rsidRPr="00903DBA">
        <w:t>_</w:t>
      </w:r>
      <w:r w:rsidRPr="00903DBA">
        <w:rPr>
          <w:i/>
        </w:rPr>
        <w:t>expression</w:t>
      </w:r>
      <w:r w:rsidRPr="00903DBA">
        <w:t>_</w:t>
      </w:r>
      <w:r w:rsidRPr="00903DBA">
        <w:rPr>
          <w:i/>
        </w:rPr>
        <w:t>list</w:t>
      </w:r>
      <w:r w:rsidRPr="00903DBA">
        <w:t xml:space="preserve"> , </w:t>
      </w:r>
      <w:r w:rsidRPr="00903DBA">
        <w:rPr>
          <w:i/>
        </w:rPr>
        <w:t>assignment</w:t>
      </w:r>
      <w:r w:rsidRPr="00903DBA">
        <w:t>_</w:t>
      </w:r>
      <w:r w:rsidRPr="00903DBA">
        <w:rPr>
          <w:i/>
        </w:rPr>
        <w:t>expression</w:t>
      </w:r>
    </w:p>
    <w:p w14:paraId="3FB232E1" w14:textId="446426C0" w:rsidR="007660EE" w:rsidRPr="00903DBA" w:rsidRDefault="002D096A" w:rsidP="00845EA9">
      <w:pPr>
        <w:pStyle w:val="Appendix"/>
        <w:rPr>
          <w:lang w:val="en-US"/>
        </w:rPr>
      </w:pPr>
      <w:bookmarkStart w:id="548" w:name="_Toc57656165"/>
      <w:bookmarkStart w:id="549" w:name="_Ref57657966"/>
      <w:r>
        <w:t xml:space="preserve"> T</w:t>
      </w:r>
      <w:r w:rsidRPr="00903DBA">
        <w:t xml:space="preserve">he </w:t>
      </w:r>
      <w:r w:rsidRPr="00903DBA">
        <w:rPr>
          <w:highlight w:val="white"/>
        </w:rPr>
        <w:t xml:space="preserve">Gardens Point </w:t>
      </w:r>
      <w:r w:rsidR="00CB7A05">
        <w:t>Tools</w:t>
      </w:r>
      <w:bookmarkEnd w:id="543"/>
      <w:bookmarkEnd w:id="548"/>
      <w:bookmarkEnd w:id="549"/>
    </w:p>
    <w:p w14:paraId="3256B955" w14:textId="5CD6FAF5" w:rsidR="007660EE" w:rsidRPr="00903DBA" w:rsidRDefault="007660EE" w:rsidP="007660EE">
      <w:r w:rsidRPr="00903DBA">
        <w:t xml:space="preserve">In this chapter, we use the </w:t>
      </w:r>
      <w:r w:rsidRPr="00903DBA">
        <w:rPr>
          <w:highlight w:val="white"/>
        </w:rPr>
        <w:t>Gardens Point LEX (GPLEX)</w:t>
      </w:r>
      <w:r w:rsidRPr="00903DBA">
        <w:t xml:space="preserve"> scanner generator and the </w:t>
      </w:r>
      <w:r w:rsidRPr="00903DBA">
        <w:rPr>
          <w:highlight w:val="white"/>
        </w:rPr>
        <w:t>Gardens Point Parser Generator</w:t>
      </w:r>
      <w:r w:rsidRPr="00903DBA">
        <w:t xml:space="preserve"> (GPPG) to construct a parser and scanner for a simple </w:t>
      </w:r>
      <w:r w:rsidR="00BA59B6" w:rsidRPr="00903DBA">
        <w:t xml:space="preserve">demonstration </w:t>
      </w:r>
      <w:r w:rsidRPr="00903DBA">
        <w:t>programming language.</w:t>
      </w:r>
    </w:p>
    <w:p w14:paraId="4410B251" w14:textId="77777777" w:rsidR="007660EE" w:rsidRPr="00903DBA" w:rsidRDefault="007660EE" w:rsidP="007660EE">
      <w:pPr>
        <w:pStyle w:val="Rubrik3"/>
      </w:pPr>
      <w:bookmarkStart w:id="550" w:name="_Toc57656166"/>
      <w:r w:rsidRPr="00903DBA">
        <w:t>The Language</w:t>
      </w:r>
      <w:bookmarkEnd w:id="550"/>
    </w:p>
    <w:p w14:paraId="4F95AF5B" w14:textId="77777777" w:rsidR="007660EE" w:rsidRPr="00903DBA" w:rsidRDefault="007660EE" w:rsidP="007660EE">
      <w:r w:rsidRPr="00903DBA">
        <w:t xml:space="preserve">A program is made up by a non-empty sequence of </w:t>
      </w:r>
      <w:r w:rsidRPr="00903DBA">
        <w:rPr>
          <w:rStyle w:val="CodeInText"/>
        </w:rPr>
        <w:t>statements</w:t>
      </w:r>
      <w:r w:rsidRPr="00903DBA">
        <w:t>, each terminated by a semicolon. There are five kinds of statements:</w:t>
      </w:r>
    </w:p>
    <w:p w14:paraId="3C751F69" w14:textId="77777777" w:rsidR="007660EE" w:rsidRPr="00903DBA" w:rsidRDefault="007660EE" w:rsidP="00477426">
      <w:pPr>
        <w:pStyle w:val="SourceCodeBoxText"/>
        <w:framePr w:wrap="around"/>
      </w:pPr>
      <w:r w:rsidRPr="00903DBA">
        <w:t>Read. A non-empty sequence of variables is assigned values read from the input stream, with an optional prompt.</w:t>
      </w:r>
    </w:p>
    <w:p w14:paraId="7442C174" w14:textId="77777777" w:rsidR="007660EE" w:rsidRPr="00903DBA" w:rsidRDefault="007660EE" w:rsidP="00477426">
      <w:pPr>
        <w:pStyle w:val="SourceCodeBoxText"/>
        <w:framePr w:wrap="around"/>
      </w:pPr>
      <w:r w:rsidRPr="00903DBA">
        <w:t>Write. The non-empty sequence of values is written to the output stream, with an optional text.</w:t>
      </w:r>
    </w:p>
    <w:p w14:paraId="400475D4" w14:textId="77777777" w:rsidR="007660EE" w:rsidRPr="00903DBA" w:rsidRDefault="007660EE" w:rsidP="00477426">
      <w:pPr>
        <w:pStyle w:val="SourceCodeBoxText"/>
        <w:framePr w:wrap="around"/>
      </w:pPr>
      <w:r w:rsidRPr="00903DBA">
        <w:t>Assign. A variable is assigned the value of an expression.</w:t>
      </w:r>
    </w:p>
    <w:p w14:paraId="06291512" w14:textId="77777777" w:rsidR="007660EE" w:rsidRPr="00903DBA" w:rsidRDefault="007660EE" w:rsidP="007660EE">
      <w:r w:rsidRPr="00903DBA">
        <w:t xml:space="preserve">The mathematical constants </w:t>
      </w:r>
      <w:r w:rsidRPr="00903DBA">
        <w:rPr>
          <w:rStyle w:val="CodeInText"/>
        </w:rPr>
        <w:t>pi</w:t>
      </w:r>
      <w:r w:rsidRPr="00903DBA">
        <w:t xml:space="preserve"> and </w:t>
      </w:r>
      <w:r w:rsidRPr="00903DBA">
        <w:rPr>
          <w:rStyle w:val="CodeInText"/>
        </w:rPr>
        <w:t>e</w:t>
      </w:r>
      <w:r w:rsidRPr="00903DBA">
        <w:t xml:space="preserve"> are stored in the variable map when the execution starts. An expression can be made up of the four rules of arithmetic, parentheses as well as the functions </w:t>
      </w:r>
      <w:r w:rsidRPr="00903DBA">
        <w:rPr>
          <w:rStyle w:val="CodeInText"/>
        </w:rPr>
        <w:t>sin</w:t>
      </w:r>
      <w:r w:rsidRPr="00903DBA">
        <w:t xml:space="preserve">, </w:t>
      </w:r>
      <w:r w:rsidRPr="00903DBA">
        <w:rPr>
          <w:rStyle w:val="CodeInText"/>
        </w:rPr>
        <w:t>cos</w:t>
      </w:r>
      <w:r w:rsidRPr="00903DBA">
        <w:t xml:space="preserve">, </w:t>
      </w:r>
      <w:r w:rsidRPr="00903DBA">
        <w:rPr>
          <w:rStyle w:val="CodeInText"/>
        </w:rPr>
        <w:t>tan</w:t>
      </w:r>
      <w:r w:rsidRPr="00903DBA">
        <w:t xml:space="preserve">, </w:t>
      </w:r>
      <w:r w:rsidRPr="00903DBA">
        <w:rPr>
          <w:rStyle w:val="CodeInText"/>
        </w:rPr>
        <w:t>log</w:t>
      </w:r>
      <w:r w:rsidRPr="00903DBA">
        <w:t xml:space="preserve">, </w:t>
      </w:r>
      <w:r w:rsidRPr="00903DBA">
        <w:rPr>
          <w:rStyle w:val="CodeInText"/>
        </w:rPr>
        <w:t>exp</w:t>
      </w:r>
      <w:r w:rsidRPr="00903DBA">
        <w:t xml:space="preserve">, </w:t>
      </w:r>
      <w:r w:rsidRPr="00903DBA">
        <w:rPr>
          <w:rStyle w:val="CodeInText"/>
        </w:rPr>
        <w:t>log10</w:t>
      </w:r>
      <w:r w:rsidRPr="00903DBA">
        <w:t xml:space="preserve">, </w:t>
      </w:r>
      <w:r w:rsidRPr="00903DBA">
        <w:rPr>
          <w:rStyle w:val="CodeInText"/>
        </w:rPr>
        <w:t>exp10</w:t>
      </w:r>
      <w:r w:rsidRPr="00903DBA">
        <w:t xml:space="preserve">, and </w:t>
      </w:r>
      <w:r w:rsidRPr="00903DBA">
        <w:rPr>
          <w:rStyle w:val="CodeInText"/>
        </w:rPr>
        <w:t>sqrt</w:t>
      </w:r>
      <w:r w:rsidRPr="00903DBA">
        <w:t xml:space="preserve"> (square root). Division by zero, invalid function arguments, or invalid input generate error messages.</w:t>
      </w:r>
    </w:p>
    <w:p w14:paraId="7119F8DA" w14:textId="77777777" w:rsidR="007660EE" w:rsidRPr="00903DBA" w:rsidRDefault="007660EE" w:rsidP="007660EE">
      <w:r w:rsidRPr="00903DBA">
        <w:t>Below is an example:</w:t>
      </w:r>
    </w:p>
    <w:p w14:paraId="0C6CAE92" w14:textId="77777777" w:rsidR="007660EE" w:rsidRPr="00903DBA" w:rsidRDefault="007660EE" w:rsidP="007660EE">
      <w:pPr>
        <w:pStyle w:val="Code"/>
        <w:rPr>
          <w:highlight w:val="white"/>
        </w:rPr>
      </w:pPr>
      <w:r w:rsidRPr="00903DBA">
        <w:rPr>
          <w:highlight w:val="white"/>
        </w:rPr>
        <w:t>// The area and circumference of a circle</w:t>
      </w:r>
    </w:p>
    <w:p w14:paraId="4071D5C1" w14:textId="77777777" w:rsidR="007660EE" w:rsidRPr="00903DBA" w:rsidRDefault="007660EE" w:rsidP="007660EE">
      <w:pPr>
        <w:pStyle w:val="Code"/>
        <w:rPr>
          <w:highlight w:val="white"/>
        </w:rPr>
      </w:pPr>
      <w:r w:rsidRPr="00903DBA">
        <w:rPr>
          <w:highlight w:val="white"/>
        </w:rPr>
        <w:t>read "Input the radius of a circle: ", radius;</w:t>
      </w:r>
    </w:p>
    <w:p w14:paraId="6A222839" w14:textId="77777777" w:rsidR="007660EE" w:rsidRPr="00903DBA" w:rsidRDefault="007660EE" w:rsidP="007660EE">
      <w:pPr>
        <w:pStyle w:val="Code"/>
        <w:rPr>
          <w:highlight w:val="white"/>
        </w:rPr>
      </w:pPr>
      <w:r w:rsidRPr="00903DBA">
        <w:rPr>
          <w:highlight w:val="white"/>
        </w:rPr>
        <w:t>assign area = pi * radius * radius;</w:t>
      </w:r>
    </w:p>
    <w:p w14:paraId="3B6E0E1D" w14:textId="77777777" w:rsidR="007660EE" w:rsidRPr="00903DBA" w:rsidRDefault="007660EE" w:rsidP="007660EE">
      <w:pPr>
        <w:pStyle w:val="Code"/>
        <w:rPr>
          <w:highlight w:val="white"/>
        </w:rPr>
      </w:pPr>
      <w:r w:rsidRPr="00903DBA">
        <w:rPr>
          <w:highlight w:val="white"/>
        </w:rPr>
        <w:t>assign circumference = 2 * pi * radius;</w:t>
      </w:r>
    </w:p>
    <w:p w14:paraId="08204E99" w14:textId="77777777" w:rsidR="007660EE" w:rsidRPr="00903DBA" w:rsidRDefault="007660EE" w:rsidP="007660EE">
      <w:pPr>
        <w:pStyle w:val="Code"/>
        <w:rPr>
          <w:highlight w:val="white"/>
        </w:rPr>
      </w:pPr>
      <w:r w:rsidRPr="00903DBA">
        <w:rPr>
          <w:highlight w:val="white"/>
        </w:rPr>
        <w:t>write "The area and circumference are: ", area, circumference;</w:t>
      </w:r>
    </w:p>
    <w:p w14:paraId="5A73F1D0" w14:textId="77777777" w:rsidR="007660EE" w:rsidRPr="00903DBA" w:rsidRDefault="007660EE" w:rsidP="007660EE">
      <w:pPr>
        <w:pStyle w:val="Code"/>
        <w:rPr>
          <w:highlight w:val="white"/>
        </w:rPr>
      </w:pPr>
      <w:r w:rsidRPr="00903DBA">
        <w:rPr>
          <w:highlight w:val="white"/>
        </w:rPr>
        <w:t>newline;</w:t>
      </w:r>
    </w:p>
    <w:p w14:paraId="2D10952D" w14:textId="77777777" w:rsidR="007660EE" w:rsidRPr="00903DBA" w:rsidRDefault="007660EE" w:rsidP="007660EE">
      <w:pPr>
        <w:pStyle w:val="Code"/>
        <w:rPr>
          <w:highlight w:val="white"/>
        </w:rPr>
      </w:pPr>
    </w:p>
    <w:p w14:paraId="7037A64D" w14:textId="77777777" w:rsidR="007660EE" w:rsidRPr="00903DBA" w:rsidRDefault="007660EE" w:rsidP="007660EE">
      <w:pPr>
        <w:pStyle w:val="Code"/>
        <w:rPr>
          <w:highlight w:val="white"/>
        </w:rPr>
      </w:pPr>
      <w:r w:rsidRPr="00903DBA">
        <w:rPr>
          <w:highlight w:val="white"/>
        </w:rPr>
        <w:t>// Fahrenheit to Celsius</w:t>
      </w:r>
    </w:p>
    <w:p w14:paraId="21F3D8B4" w14:textId="77777777" w:rsidR="007660EE" w:rsidRPr="00903DBA" w:rsidRDefault="007660EE" w:rsidP="007660EE">
      <w:pPr>
        <w:pStyle w:val="Code"/>
        <w:rPr>
          <w:highlight w:val="white"/>
        </w:rPr>
      </w:pPr>
      <w:r w:rsidRPr="00903DBA">
        <w:rPr>
          <w:highlight w:val="white"/>
        </w:rPr>
        <w:t>read "Input a temperature in degrees Fahrenheit: ", fahrenheit;</w:t>
      </w:r>
    </w:p>
    <w:p w14:paraId="22CD2744" w14:textId="77777777" w:rsidR="007660EE" w:rsidRPr="00903DBA" w:rsidRDefault="007660EE" w:rsidP="007660EE">
      <w:pPr>
        <w:pStyle w:val="Code"/>
        <w:rPr>
          <w:highlight w:val="white"/>
        </w:rPr>
      </w:pPr>
      <w:r w:rsidRPr="00903DBA">
        <w:rPr>
          <w:highlight w:val="white"/>
        </w:rPr>
        <w:t>assign celsius = (fahrenheit - 32) / 1.8;</w:t>
      </w:r>
    </w:p>
    <w:p w14:paraId="3368262F" w14:textId="77777777" w:rsidR="007660EE" w:rsidRPr="00903DBA" w:rsidRDefault="007660EE" w:rsidP="007660EE">
      <w:pPr>
        <w:pStyle w:val="Code"/>
        <w:rPr>
          <w:highlight w:val="white"/>
        </w:rPr>
      </w:pPr>
      <w:r w:rsidRPr="00903DBA">
        <w:rPr>
          <w:highlight w:val="white"/>
        </w:rPr>
        <w:t>write "In Celsius degrees: ", celsius;</w:t>
      </w:r>
    </w:p>
    <w:p w14:paraId="3D8DA1AE" w14:textId="77777777" w:rsidR="007660EE" w:rsidRPr="00903DBA" w:rsidRDefault="007660EE" w:rsidP="007660EE">
      <w:pPr>
        <w:pStyle w:val="Code"/>
        <w:rPr>
          <w:highlight w:val="white"/>
        </w:rPr>
      </w:pPr>
      <w:r w:rsidRPr="00903DBA">
        <w:rPr>
          <w:highlight w:val="white"/>
        </w:rPr>
        <w:t>newline;</w:t>
      </w:r>
    </w:p>
    <w:p w14:paraId="7D806A6C" w14:textId="77777777" w:rsidR="007660EE" w:rsidRPr="00903DBA" w:rsidRDefault="007660EE" w:rsidP="007660EE">
      <w:pPr>
        <w:pStyle w:val="Code"/>
        <w:rPr>
          <w:highlight w:val="white"/>
        </w:rPr>
      </w:pPr>
    </w:p>
    <w:p w14:paraId="427FA5C0" w14:textId="77777777" w:rsidR="007660EE" w:rsidRPr="00903DBA" w:rsidRDefault="007660EE" w:rsidP="007660EE">
      <w:pPr>
        <w:pStyle w:val="Code"/>
        <w:rPr>
          <w:highlight w:val="white"/>
        </w:rPr>
      </w:pPr>
      <w:r w:rsidRPr="00903DBA">
        <w:rPr>
          <w:highlight w:val="white"/>
        </w:rPr>
        <w:t>// Pythagorean Theorem</w:t>
      </w:r>
    </w:p>
    <w:p w14:paraId="36067B9C" w14:textId="77777777" w:rsidR="007660EE" w:rsidRPr="00903DBA" w:rsidRDefault="007660EE" w:rsidP="007660EE">
      <w:pPr>
        <w:pStyle w:val="Code"/>
        <w:rPr>
          <w:highlight w:val="white"/>
        </w:rPr>
      </w:pPr>
      <w:r w:rsidRPr="00903DBA">
        <w:rPr>
          <w:highlight w:val="white"/>
        </w:rPr>
        <w:t>read "Input the two cathetuses of a right-angled triangle: ", a, b;</w:t>
      </w:r>
    </w:p>
    <w:p w14:paraId="31C0E6BD" w14:textId="77777777" w:rsidR="007660EE" w:rsidRPr="00903DBA" w:rsidRDefault="007660EE" w:rsidP="007660EE">
      <w:pPr>
        <w:pStyle w:val="Code"/>
        <w:rPr>
          <w:highlight w:val="white"/>
        </w:rPr>
      </w:pPr>
      <w:r w:rsidRPr="00903DBA">
        <w:rPr>
          <w:highlight w:val="white"/>
        </w:rPr>
        <w:t>assign c = sqrt(a * a + b * b);</w:t>
      </w:r>
    </w:p>
    <w:p w14:paraId="5060BD0C" w14:textId="77777777" w:rsidR="007660EE" w:rsidRPr="00903DBA" w:rsidRDefault="007660EE" w:rsidP="007660EE">
      <w:pPr>
        <w:pStyle w:val="Code"/>
        <w:rPr>
          <w:highlight w:val="white"/>
        </w:rPr>
      </w:pPr>
      <w:r w:rsidRPr="00903DBA">
        <w:rPr>
          <w:highlight w:val="white"/>
        </w:rPr>
        <w:t>write "The hypothenuse is: ", c;</w:t>
      </w:r>
    </w:p>
    <w:p w14:paraId="2A414DC7" w14:textId="77777777" w:rsidR="007660EE" w:rsidRPr="00903DBA" w:rsidRDefault="007660EE" w:rsidP="007660EE">
      <w:r w:rsidRPr="00903DBA">
        <w:t>When executed (the underlined text represent input values):</w:t>
      </w:r>
    </w:p>
    <w:p w14:paraId="26518BA9" w14:textId="77777777" w:rsidR="007660EE" w:rsidRPr="00903DBA" w:rsidRDefault="007660EE" w:rsidP="007660EE">
      <w:pPr>
        <w:pStyle w:val="Code"/>
      </w:pPr>
      <w:r w:rsidRPr="00903DBA">
        <w:t xml:space="preserve">Input the radius of a circle: </w:t>
      </w:r>
      <w:r w:rsidRPr="00903DBA">
        <w:rPr>
          <w:u w:val="single"/>
        </w:rPr>
        <w:t>10</w:t>
      </w:r>
    </w:p>
    <w:p w14:paraId="216786FF" w14:textId="77777777" w:rsidR="007660EE" w:rsidRPr="00903DBA" w:rsidRDefault="007660EE" w:rsidP="007660EE">
      <w:pPr>
        <w:pStyle w:val="Code"/>
      </w:pPr>
      <w:r w:rsidRPr="00903DBA">
        <w:t>The area and circumference are: 314.159265358979, 62.8318530717959</w:t>
      </w:r>
    </w:p>
    <w:p w14:paraId="1BB2ABBF" w14:textId="77777777" w:rsidR="007660EE" w:rsidRPr="00903DBA" w:rsidRDefault="007660EE" w:rsidP="007660EE">
      <w:pPr>
        <w:pStyle w:val="Code"/>
      </w:pPr>
    </w:p>
    <w:p w14:paraId="30738053" w14:textId="77777777" w:rsidR="007660EE" w:rsidRPr="00903DBA" w:rsidRDefault="007660EE" w:rsidP="007660EE">
      <w:pPr>
        <w:pStyle w:val="Code"/>
      </w:pPr>
      <w:r w:rsidRPr="00903DBA">
        <w:t xml:space="preserve">Input a temperature in degrees Fahrenheit: </w:t>
      </w:r>
      <w:r w:rsidRPr="00903DBA">
        <w:rPr>
          <w:u w:val="single"/>
        </w:rPr>
        <w:t>212</w:t>
      </w:r>
    </w:p>
    <w:p w14:paraId="5A0EC3FF" w14:textId="77777777" w:rsidR="007660EE" w:rsidRPr="00903DBA" w:rsidRDefault="007660EE" w:rsidP="007660EE">
      <w:pPr>
        <w:pStyle w:val="Code"/>
      </w:pPr>
      <w:r w:rsidRPr="00903DBA">
        <w:t>In Celsius degrees: 100</w:t>
      </w:r>
    </w:p>
    <w:p w14:paraId="0381F14C" w14:textId="77777777" w:rsidR="007660EE" w:rsidRPr="00903DBA" w:rsidRDefault="007660EE" w:rsidP="007660EE">
      <w:pPr>
        <w:pStyle w:val="Code"/>
      </w:pPr>
    </w:p>
    <w:p w14:paraId="2B12940D" w14:textId="77777777" w:rsidR="007660EE" w:rsidRPr="00903DBA" w:rsidRDefault="007660EE" w:rsidP="007660EE">
      <w:pPr>
        <w:pStyle w:val="Code"/>
      </w:pPr>
      <w:r w:rsidRPr="00903DBA">
        <w:t xml:space="preserve">Input the two cathetuses of a right-angled triangle: </w:t>
      </w:r>
      <w:r w:rsidRPr="00903DBA">
        <w:rPr>
          <w:u w:val="single"/>
        </w:rPr>
        <w:t>3,4</w:t>
      </w:r>
    </w:p>
    <w:p w14:paraId="02C68D58" w14:textId="77777777" w:rsidR="007660EE" w:rsidRPr="00903DBA" w:rsidRDefault="007660EE" w:rsidP="007660EE">
      <w:pPr>
        <w:pStyle w:val="Code"/>
      </w:pPr>
      <w:r w:rsidRPr="00903DBA">
        <w:t>The hypothenuse is: 5</w:t>
      </w:r>
    </w:p>
    <w:p w14:paraId="16291B8C" w14:textId="77777777" w:rsidR="007660EE" w:rsidRPr="00903DBA" w:rsidRDefault="007660EE" w:rsidP="007660EE">
      <w:pPr>
        <w:pStyle w:val="Rubrik3"/>
      </w:pPr>
      <w:bookmarkStart w:id="551" w:name="_Toc57656167"/>
      <w:r w:rsidRPr="00903DBA">
        <w:t>The Grammar</w:t>
      </w:r>
      <w:bookmarkEnd w:id="551"/>
    </w:p>
    <w:p w14:paraId="421294A4" w14:textId="77777777" w:rsidR="007660EE" w:rsidRPr="00903DBA" w:rsidRDefault="007660EE" w:rsidP="007660EE">
      <w:r w:rsidRPr="00903DBA">
        <w:t xml:space="preserve">Every programming language has a syntax, which may be defined by a </w:t>
      </w:r>
      <w:r w:rsidRPr="00903DBA">
        <w:rPr>
          <w:rStyle w:val="CodeInText"/>
        </w:rPr>
        <w:t>grammar</w:t>
      </w:r>
      <w:r w:rsidRPr="00903DBA">
        <w:t xml:space="preserve">. The grammar of our language is given below. A grammar is made up by a set of </w:t>
      </w:r>
      <w:r w:rsidRPr="00903DBA">
        <w:rPr>
          <w:i/>
        </w:rPr>
        <w:t>rules</w:t>
      </w:r>
      <w:r w:rsidRPr="00903DBA">
        <w:t xml:space="preserve">, among which one is the start rule (in this case </w:t>
      </w:r>
      <w:r w:rsidRPr="00903DBA">
        <w:rPr>
          <w:rStyle w:val="CodeInText"/>
          <w:highlight w:val="white"/>
        </w:rPr>
        <w:t>statement_list</w:t>
      </w:r>
      <w:r w:rsidRPr="00903DBA">
        <w:t xml:space="preserve">). The grammar rules for our language follows below, the vertical bar at the left of the rules can be read as “or”. The first rule </w:t>
      </w:r>
      <w:r w:rsidRPr="00903DBA">
        <w:rPr>
          <w:rStyle w:val="CodeInText"/>
        </w:rPr>
        <w:t>statement_list</w:t>
      </w:r>
      <w:r w:rsidRPr="00903DBA">
        <w:t xml:space="preserve"> can be read as “a statement list is a statement or a statement followed by a statement list.”</w:t>
      </w:r>
    </w:p>
    <w:p w14:paraId="5DDD2CB2" w14:textId="77777777" w:rsidR="007660EE" w:rsidRPr="00903DBA" w:rsidRDefault="007660EE" w:rsidP="007660EE">
      <w:pPr>
        <w:pStyle w:val="Code"/>
        <w:rPr>
          <w:highlight w:val="white"/>
        </w:rPr>
      </w:pPr>
      <w:r w:rsidRPr="00903DBA">
        <w:rPr>
          <w:highlight w:val="white"/>
        </w:rPr>
        <w:t>statement_list ::=</w:t>
      </w:r>
    </w:p>
    <w:p w14:paraId="09088FB2" w14:textId="77777777" w:rsidR="007660EE" w:rsidRPr="00903DBA" w:rsidRDefault="007660EE" w:rsidP="007660EE">
      <w:pPr>
        <w:pStyle w:val="Code"/>
        <w:rPr>
          <w:highlight w:val="white"/>
        </w:rPr>
      </w:pPr>
      <w:r w:rsidRPr="00903DBA">
        <w:rPr>
          <w:highlight w:val="white"/>
        </w:rPr>
        <w:t xml:space="preserve">    statement</w:t>
      </w:r>
    </w:p>
    <w:p w14:paraId="287D49C7" w14:textId="77777777" w:rsidR="007660EE" w:rsidRPr="00903DBA" w:rsidRDefault="007660EE" w:rsidP="007660EE">
      <w:pPr>
        <w:pStyle w:val="Code"/>
        <w:rPr>
          <w:highlight w:val="white"/>
        </w:rPr>
      </w:pPr>
      <w:r w:rsidRPr="00903DBA">
        <w:rPr>
          <w:highlight w:val="white"/>
        </w:rPr>
        <w:t xml:space="preserve">  | statement statement_list</w:t>
      </w:r>
    </w:p>
    <w:p w14:paraId="69840DEA" w14:textId="77777777" w:rsidR="007660EE" w:rsidRPr="00903DBA" w:rsidRDefault="007660EE" w:rsidP="007660EE">
      <w:pPr>
        <w:pStyle w:val="Code"/>
        <w:rPr>
          <w:highlight w:val="white"/>
        </w:rPr>
      </w:pPr>
    </w:p>
    <w:p w14:paraId="0A16B3CF" w14:textId="77777777" w:rsidR="007660EE" w:rsidRPr="00903DBA" w:rsidRDefault="007660EE" w:rsidP="007660EE">
      <w:pPr>
        <w:pStyle w:val="Code"/>
        <w:rPr>
          <w:highlight w:val="white"/>
        </w:rPr>
      </w:pPr>
      <w:r w:rsidRPr="00903DBA">
        <w:rPr>
          <w:highlight w:val="white"/>
        </w:rPr>
        <w:t>statement ::=</w:t>
      </w:r>
    </w:p>
    <w:p w14:paraId="23FCD1F6" w14:textId="77777777" w:rsidR="007660EE" w:rsidRPr="00903DBA" w:rsidRDefault="007660EE" w:rsidP="007660EE">
      <w:pPr>
        <w:pStyle w:val="Code"/>
        <w:rPr>
          <w:highlight w:val="white"/>
        </w:rPr>
      </w:pPr>
      <w:r w:rsidRPr="00903DBA">
        <w:rPr>
          <w:highlight w:val="white"/>
        </w:rPr>
        <w:t xml:space="preserve">    </w:t>
      </w:r>
      <w:r w:rsidRPr="00903DBA">
        <w:rPr>
          <w:b/>
        </w:rPr>
        <w:t>assign</w:t>
      </w:r>
      <w:r w:rsidRPr="00903DBA">
        <w:rPr>
          <w:highlight w:val="white"/>
        </w:rPr>
        <w:t xml:space="preserve"> </w:t>
      </w:r>
      <w:r w:rsidRPr="00903DBA">
        <w:rPr>
          <w:b/>
        </w:rPr>
        <w:t>identifier</w:t>
      </w:r>
      <w:r w:rsidRPr="00903DBA">
        <w:rPr>
          <w:highlight w:val="white"/>
        </w:rPr>
        <w:t xml:space="preserve"> EQUAL expression </w:t>
      </w:r>
      <w:r w:rsidRPr="00903DBA">
        <w:rPr>
          <w:b/>
        </w:rPr>
        <w:t>;</w:t>
      </w:r>
    </w:p>
    <w:p w14:paraId="350F81F7" w14:textId="77777777" w:rsidR="007660EE" w:rsidRPr="00903DBA" w:rsidRDefault="007660EE" w:rsidP="007660EE">
      <w:pPr>
        <w:pStyle w:val="Code"/>
        <w:rPr>
          <w:highlight w:val="white"/>
        </w:rPr>
      </w:pPr>
      <w:r w:rsidRPr="00903DBA">
        <w:rPr>
          <w:highlight w:val="white"/>
        </w:rPr>
        <w:t xml:space="preserve">  | </w:t>
      </w:r>
      <w:r w:rsidRPr="00903DBA">
        <w:rPr>
          <w:b/>
        </w:rPr>
        <w:t>read</w:t>
      </w:r>
      <w:r w:rsidRPr="00903DBA">
        <w:rPr>
          <w:highlight w:val="white"/>
        </w:rPr>
        <w:t xml:space="preserve"> optional_output identifier_list </w:t>
      </w:r>
      <w:r w:rsidRPr="00903DBA">
        <w:rPr>
          <w:b/>
        </w:rPr>
        <w:t>;</w:t>
      </w:r>
    </w:p>
    <w:p w14:paraId="2EF9B207" w14:textId="77777777" w:rsidR="007660EE" w:rsidRPr="00903DBA" w:rsidRDefault="007660EE" w:rsidP="007660EE">
      <w:pPr>
        <w:pStyle w:val="Code"/>
        <w:rPr>
          <w:highlight w:val="white"/>
        </w:rPr>
      </w:pPr>
      <w:r w:rsidRPr="00903DBA">
        <w:rPr>
          <w:highlight w:val="white"/>
        </w:rPr>
        <w:t xml:space="preserve">  | </w:t>
      </w:r>
      <w:r w:rsidRPr="00903DBA">
        <w:rPr>
          <w:b/>
        </w:rPr>
        <w:t>write</w:t>
      </w:r>
      <w:r w:rsidRPr="00903DBA">
        <w:rPr>
          <w:highlight w:val="white"/>
        </w:rPr>
        <w:t xml:space="preserve"> optional_output expression_list </w:t>
      </w:r>
      <w:r w:rsidRPr="00903DBA">
        <w:rPr>
          <w:b/>
        </w:rPr>
        <w:t>;</w:t>
      </w:r>
    </w:p>
    <w:p w14:paraId="3C2F9374" w14:textId="77777777" w:rsidR="007660EE" w:rsidRPr="00903DBA" w:rsidRDefault="007660EE" w:rsidP="007660EE">
      <w:pPr>
        <w:pStyle w:val="Code"/>
        <w:rPr>
          <w:highlight w:val="white"/>
        </w:rPr>
      </w:pPr>
      <w:r w:rsidRPr="00903DBA">
        <w:rPr>
          <w:highlight w:val="white"/>
        </w:rPr>
        <w:t xml:space="preserve">  | </w:t>
      </w:r>
      <w:r w:rsidRPr="00903DBA">
        <w:rPr>
          <w:b/>
        </w:rPr>
        <w:t>newline</w:t>
      </w:r>
      <w:r w:rsidRPr="00903DBA">
        <w:rPr>
          <w:highlight w:val="white"/>
        </w:rPr>
        <w:t xml:space="preserve"> </w:t>
      </w:r>
      <w:r w:rsidRPr="00903DBA">
        <w:rPr>
          <w:b/>
        </w:rPr>
        <w:t>;</w:t>
      </w:r>
    </w:p>
    <w:p w14:paraId="0838ABFA" w14:textId="77777777" w:rsidR="007660EE" w:rsidRPr="00903DBA" w:rsidRDefault="007660EE" w:rsidP="007660EE">
      <w:pPr>
        <w:pStyle w:val="Code"/>
        <w:rPr>
          <w:highlight w:val="white"/>
        </w:rPr>
      </w:pPr>
    </w:p>
    <w:p w14:paraId="012A3957" w14:textId="77777777" w:rsidR="007660EE" w:rsidRPr="00903DBA" w:rsidRDefault="007660EE" w:rsidP="007660EE">
      <w:pPr>
        <w:pStyle w:val="Code"/>
        <w:rPr>
          <w:highlight w:val="white"/>
        </w:rPr>
      </w:pPr>
      <w:r w:rsidRPr="00903DBA">
        <w:rPr>
          <w:highlight w:val="white"/>
        </w:rPr>
        <w:t>optional_output ::=</w:t>
      </w:r>
    </w:p>
    <w:p w14:paraId="4BE675D4" w14:textId="77777777" w:rsidR="007660EE" w:rsidRPr="00903DBA" w:rsidRDefault="007660EE" w:rsidP="007660EE">
      <w:pPr>
        <w:pStyle w:val="Code"/>
        <w:rPr>
          <w:highlight w:val="white"/>
        </w:rPr>
      </w:pPr>
      <w:r w:rsidRPr="00903DBA">
        <w:rPr>
          <w:highlight w:val="white"/>
        </w:rPr>
        <w:t xml:space="preserve">    /* Empty. */</w:t>
      </w:r>
    </w:p>
    <w:p w14:paraId="63431AD5" w14:textId="77777777" w:rsidR="007660EE" w:rsidRPr="00903DBA" w:rsidRDefault="007660EE" w:rsidP="007660EE">
      <w:pPr>
        <w:pStyle w:val="Code"/>
        <w:rPr>
          <w:highlight w:val="white"/>
        </w:rPr>
      </w:pPr>
      <w:r w:rsidRPr="00903DBA">
        <w:rPr>
          <w:highlight w:val="white"/>
        </w:rPr>
        <w:t xml:space="preserve">  | </w:t>
      </w:r>
      <w:r w:rsidRPr="00903DBA">
        <w:rPr>
          <w:b/>
        </w:rPr>
        <w:t>string</w:t>
      </w:r>
      <w:r w:rsidRPr="00903DBA">
        <w:rPr>
          <w:highlight w:val="white"/>
        </w:rPr>
        <w:t xml:space="preserve"> </w:t>
      </w:r>
      <w:r w:rsidRPr="00903DBA">
        <w:rPr>
          <w:b/>
        </w:rPr>
        <w:t>,</w:t>
      </w:r>
    </w:p>
    <w:p w14:paraId="20695A5D" w14:textId="77777777" w:rsidR="007660EE" w:rsidRPr="00903DBA" w:rsidRDefault="007660EE" w:rsidP="007660EE">
      <w:pPr>
        <w:pStyle w:val="Code"/>
        <w:rPr>
          <w:highlight w:val="white"/>
        </w:rPr>
      </w:pPr>
    </w:p>
    <w:p w14:paraId="04BC545E" w14:textId="77777777" w:rsidR="007660EE" w:rsidRPr="00903DBA" w:rsidRDefault="007660EE" w:rsidP="007660EE">
      <w:pPr>
        <w:pStyle w:val="Code"/>
        <w:rPr>
          <w:highlight w:val="white"/>
        </w:rPr>
      </w:pPr>
      <w:r w:rsidRPr="00903DBA">
        <w:rPr>
          <w:highlight w:val="white"/>
        </w:rPr>
        <w:t>identifier_list ::=</w:t>
      </w:r>
    </w:p>
    <w:p w14:paraId="47FD3E90" w14:textId="77777777" w:rsidR="007660EE" w:rsidRPr="00903DBA" w:rsidRDefault="007660EE" w:rsidP="007660EE">
      <w:pPr>
        <w:pStyle w:val="Code"/>
        <w:rPr>
          <w:highlight w:val="white"/>
        </w:rPr>
      </w:pPr>
      <w:r w:rsidRPr="00903DBA">
        <w:rPr>
          <w:highlight w:val="white"/>
        </w:rPr>
        <w:t xml:space="preserve">    </w:t>
      </w:r>
      <w:r w:rsidRPr="00903DBA">
        <w:rPr>
          <w:b/>
        </w:rPr>
        <w:t>identifier</w:t>
      </w:r>
    </w:p>
    <w:p w14:paraId="5955FECA" w14:textId="77777777" w:rsidR="007660EE" w:rsidRPr="00903DBA" w:rsidRDefault="007660EE" w:rsidP="007660EE">
      <w:pPr>
        <w:pStyle w:val="Code"/>
        <w:rPr>
          <w:highlight w:val="white"/>
        </w:rPr>
      </w:pPr>
      <w:r w:rsidRPr="00903DBA">
        <w:rPr>
          <w:highlight w:val="white"/>
        </w:rPr>
        <w:t xml:space="preserve">  | </w:t>
      </w:r>
      <w:r w:rsidRPr="00903DBA">
        <w:rPr>
          <w:b/>
        </w:rPr>
        <w:t>identifier</w:t>
      </w:r>
      <w:r w:rsidRPr="00903DBA">
        <w:rPr>
          <w:highlight w:val="white"/>
        </w:rPr>
        <w:t xml:space="preserve"> </w:t>
      </w:r>
      <w:r w:rsidRPr="00903DBA">
        <w:rPr>
          <w:b/>
        </w:rPr>
        <w:t>,</w:t>
      </w:r>
      <w:r w:rsidRPr="00903DBA">
        <w:rPr>
          <w:highlight w:val="white"/>
        </w:rPr>
        <w:t xml:space="preserve"> identifier_list</w:t>
      </w:r>
    </w:p>
    <w:p w14:paraId="531C7B7A" w14:textId="77777777" w:rsidR="007660EE" w:rsidRPr="00903DBA" w:rsidRDefault="007660EE" w:rsidP="007660EE">
      <w:pPr>
        <w:pStyle w:val="Code"/>
        <w:rPr>
          <w:highlight w:val="white"/>
        </w:rPr>
      </w:pPr>
    </w:p>
    <w:p w14:paraId="06B9C6F9" w14:textId="77777777" w:rsidR="007660EE" w:rsidRPr="00903DBA" w:rsidRDefault="007660EE" w:rsidP="007660EE">
      <w:pPr>
        <w:pStyle w:val="Code"/>
        <w:rPr>
          <w:highlight w:val="white"/>
        </w:rPr>
      </w:pPr>
      <w:r w:rsidRPr="00903DBA">
        <w:rPr>
          <w:highlight w:val="white"/>
        </w:rPr>
        <w:t>expression_list ::=</w:t>
      </w:r>
    </w:p>
    <w:p w14:paraId="2012F528" w14:textId="77777777" w:rsidR="007660EE" w:rsidRPr="00903DBA" w:rsidRDefault="007660EE" w:rsidP="007660EE">
      <w:pPr>
        <w:pStyle w:val="Code"/>
        <w:rPr>
          <w:highlight w:val="white"/>
        </w:rPr>
      </w:pPr>
      <w:r w:rsidRPr="00903DBA">
        <w:rPr>
          <w:highlight w:val="white"/>
        </w:rPr>
        <w:t xml:space="preserve">    expression</w:t>
      </w:r>
    </w:p>
    <w:p w14:paraId="1253C9F0"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expression_list</w:t>
      </w:r>
    </w:p>
    <w:p w14:paraId="3376BDD3" w14:textId="77777777" w:rsidR="007660EE" w:rsidRPr="00903DBA" w:rsidRDefault="007660EE" w:rsidP="007660EE">
      <w:pPr>
        <w:pStyle w:val="Code"/>
        <w:rPr>
          <w:highlight w:val="white"/>
        </w:rPr>
      </w:pPr>
    </w:p>
    <w:p w14:paraId="6D5D25FC" w14:textId="77777777" w:rsidR="007660EE" w:rsidRPr="00903DBA" w:rsidRDefault="007660EE" w:rsidP="007660EE">
      <w:pPr>
        <w:pStyle w:val="Code"/>
        <w:rPr>
          <w:highlight w:val="white"/>
        </w:rPr>
      </w:pPr>
      <w:r w:rsidRPr="00903DBA">
        <w:rPr>
          <w:highlight w:val="white"/>
        </w:rPr>
        <w:t>expression ::=</w:t>
      </w:r>
    </w:p>
    <w:p w14:paraId="298728B0" w14:textId="77777777" w:rsidR="007660EE" w:rsidRPr="00903DBA" w:rsidRDefault="007660EE" w:rsidP="007660EE">
      <w:pPr>
        <w:pStyle w:val="Code"/>
        <w:rPr>
          <w:highlight w:val="white"/>
        </w:rPr>
      </w:pPr>
      <w:r w:rsidRPr="00903DBA">
        <w:rPr>
          <w:highlight w:val="white"/>
        </w:rPr>
        <w:t xml:space="preserve">    binary_expression</w:t>
      </w:r>
    </w:p>
    <w:p w14:paraId="4130B065"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3EBDEF9"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AD5A67D" w14:textId="77777777" w:rsidR="007660EE" w:rsidRPr="00903DBA" w:rsidRDefault="007660EE" w:rsidP="007660EE">
      <w:pPr>
        <w:pStyle w:val="Code"/>
        <w:rPr>
          <w:highlight w:val="white"/>
        </w:rPr>
      </w:pPr>
    </w:p>
    <w:p w14:paraId="4160CD72" w14:textId="77777777" w:rsidR="007660EE" w:rsidRPr="00903DBA" w:rsidRDefault="007660EE" w:rsidP="007660EE">
      <w:pPr>
        <w:pStyle w:val="Code"/>
        <w:rPr>
          <w:highlight w:val="white"/>
        </w:rPr>
      </w:pPr>
      <w:r w:rsidRPr="00903DBA">
        <w:rPr>
          <w:highlight w:val="white"/>
        </w:rPr>
        <w:t>binary_expression ::=</w:t>
      </w:r>
    </w:p>
    <w:p w14:paraId="39B6658E" w14:textId="77777777" w:rsidR="007660EE" w:rsidRPr="00903DBA" w:rsidRDefault="007660EE" w:rsidP="007660EE">
      <w:pPr>
        <w:pStyle w:val="Code"/>
        <w:rPr>
          <w:highlight w:val="white"/>
        </w:rPr>
      </w:pPr>
      <w:r w:rsidRPr="00903DBA">
        <w:rPr>
          <w:highlight w:val="white"/>
        </w:rPr>
        <w:t xml:space="preserve">    unary_expression</w:t>
      </w:r>
    </w:p>
    <w:p w14:paraId="2562DBF1"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5C9C80D8"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7B07C591" w14:textId="77777777" w:rsidR="007660EE" w:rsidRPr="00903DBA" w:rsidRDefault="007660EE" w:rsidP="007660EE">
      <w:pPr>
        <w:pStyle w:val="Code"/>
        <w:rPr>
          <w:highlight w:val="white"/>
        </w:rPr>
      </w:pPr>
    </w:p>
    <w:p w14:paraId="7433497A" w14:textId="77777777" w:rsidR="007660EE" w:rsidRPr="00903DBA" w:rsidRDefault="007660EE" w:rsidP="007660EE">
      <w:pPr>
        <w:pStyle w:val="Code"/>
        <w:rPr>
          <w:highlight w:val="white"/>
        </w:rPr>
      </w:pPr>
      <w:r w:rsidRPr="00903DBA">
        <w:rPr>
          <w:highlight w:val="white"/>
        </w:rPr>
        <w:t>unary_expression ::=</w:t>
      </w:r>
    </w:p>
    <w:p w14:paraId="6E96CC9F" w14:textId="77777777" w:rsidR="007660EE" w:rsidRPr="00903DBA" w:rsidRDefault="007660EE" w:rsidP="007660EE">
      <w:pPr>
        <w:pStyle w:val="Code"/>
        <w:rPr>
          <w:highlight w:val="white"/>
        </w:rPr>
      </w:pPr>
      <w:r w:rsidRPr="00903DBA">
        <w:rPr>
          <w:highlight w:val="white"/>
        </w:rPr>
        <w:t xml:space="preserve">    primary_expression</w:t>
      </w:r>
    </w:p>
    <w:p w14:paraId="2A34E0FB"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9A7C258"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3D7768C" w14:textId="77777777" w:rsidR="007660EE" w:rsidRPr="00903DBA" w:rsidRDefault="007660EE" w:rsidP="007660EE">
      <w:pPr>
        <w:pStyle w:val="Code"/>
        <w:rPr>
          <w:highlight w:val="white"/>
        </w:rPr>
      </w:pPr>
      <w:r w:rsidRPr="00903DBA">
        <w:rPr>
          <w:highlight w:val="white"/>
        </w:rPr>
        <w:t xml:space="preserve">  | </w:t>
      </w:r>
      <w:r w:rsidRPr="00903DBA">
        <w:rPr>
          <w:b/>
        </w:rPr>
        <w:t>sin</w:t>
      </w:r>
      <w:r w:rsidRPr="00903DBA">
        <w:rPr>
          <w:highlight w:val="white"/>
        </w:rPr>
        <w:t xml:space="preserve"> unary_expression</w:t>
      </w:r>
    </w:p>
    <w:p w14:paraId="3BEBA4C3" w14:textId="77777777" w:rsidR="007660EE" w:rsidRPr="00903DBA" w:rsidRDefault="007660EE" w:rsidP="007660EE">
      <w:pPr>
        <w:pStyle w:val="Code"/>
        <w:rPr>
          <w:highlight w:val="white"/>
        </w:rPr>
      </w:pPr>
      <w:r w:rsidRPr="00903DBA">
        <w:rPr>
          <w:highlight w:val="white"/>
        </w:rPr>
        <w:t xml:space="preserve">  | </w:t>
      </w:r>
      <w:r w:rsidRPr="00903DBA">
        <w:rPr>
          <w:b/>
        </w:rPr>
        <w:t>cos</w:t>
      </w:r>
      <w:r w:rsidRPr="00903DBA">
        <w:rPr>
          <w:highlight w:val="white"/>
        </w:rPr>
        <w:t xml:space="preserve"> unary_expression</w:t>
      </w:r>
    </w:p>
    <w:p w14:paraId="5A1CA6C1" w14:textId="77777777" w:rsidR="007660EE" w:rsidRPr="00903DBA" w:rsidRDefault="007660EE" w:rsidP="007660EE">
      <w:pPr>
        <w:pStyle w:val="Code"/>
        <w:rPr>
          <w:highlight w:val="white"/>
        </w:rPr>
      </w:pPr>
      <w:r w:rsidRPr="00903DBA">
        <w:rPr>
          <w:highlight w:val="white"/>
        </w:rPr>
        <w:t xml:space="preserve">  | </w:t>
      </w:r>
      <w:r w:rsidRPr="00903DBA">
        <w:rPr>
          <w:b/>
        </w:rPr>
        <w:t>tan</w:t>
      </w:r>
      <w:r w:rsidRPr="00903DBA">
        <w:rPr>
          <w:highlight w:val="white"/>
        </w:rPr>
        <w:t xml:space="preserve"> unary_expression</w:t>
      </w:r>
    </w:p>
    <w:p w14:paraId="183612C2" w14:textId="77777777" w:rsidR="007660EE" w:rsidRPr="00903DBA" w:rsidRDefault="007660EE" w:rsidP="007660EE">
      <w:pPr>
        <w:pStyle w:val="Code"/>
        <w:rPr>
          <w:highlight w:val="white"/>
        </w:rPr>
      </w:pPr>
      <w:r w:rsidRPr="00903DBA">
        <w:rPr>
          <w:highlight w:val="white"/>
        </w:rPr>
        <w:t xml:space="preserve">  | </w:t>
      </w:r>
      <w:r w:rsidRPr="00903DBA">
        <w:rPr>
          <w:b/>
        </w:rPr>
        <w:t>log</w:t>
      </w:r>
      <w:r w:rsidRPr="00903DBA">
        <w:rPr>
          <w:highlight w:val="white"/>
        </w:rPr>
        <w:t xml:space="preserve"> unary_expression</w:t>
      </w:r>
    </w:p>
    <w:p w14:paraId="6D7A4B61" w14:textId="77777777" w:rsidR="007660EE" w:rsidRPr="00903DBA" w:rsidRDefault="007660EE" w:rsidP="007660EE">
      <w:pPr>
        <w:pStyle w:val="Code"/>
        <w:rPr>
          <w:highlight w:val="white"/>
        </w:rPr>
      </w:pPr>
      <w:r w:rsidRPr="00903DBA">
        <w:rPr>
          <w:highlight w:val="white"/>
        </w:rPr>
        <w:t xml:space="preserve">  | </w:t>
      </w:r>
      <w:r w:rsidRPr="00903DBA">
        <w:rPr>
          <w:b/>
        </w:rPr>
        <w:t>exp</w:t>
      </w:r>
      <w:r w:rsidRPr="00903DBA">
        <w:rPr>
          <w:highlight w:val="white"/>
        </w:rPr>
        <w:t xml:space="preserve"> unary_expression</w:t>
      </w:r>
    </w:p>
    <w:p w14:paraId="07AABD35" w14:textId="77777777" w:rsidR="007660EE" w:rsidRPr="00903DBA" w:rsidRDefault="007660EE" w:rsidP="007660EE">
      <w:pPr>
        <w:pStyle w:val="Code"/>
        <w:rPr>
          <w:highlight w:val="white"/>
        </w:rPr>
      </w:pPr>
      <w:r w:rsidRPr="00903DBA">
        <w:rPr>
          <w:highlight w:val="white"/>
        </w:rPr>
        <w:t xml:space="preserve">  | </w:t>
      </w:r>
      <w:r w:rsidRPr="00903DBA">
        <w:rPr>
          <w:b/>
        </w:rPr>
        <w:t>log10</w:t>
      </w:r>
      <w:r w:rsidRPr="00903DBA">
        <w:rPr>
          <w:highlight w:val="white"/>
        </w:rPr>
        <w:t xml:space="preserve"> unary_expression</w:t>
      </w:r>
    </w:p>
    <w:p w14:paraId="3C293C32" w14:textId="77777777" w:rsidR="007660EE" w:rsidRPr="00903DBA" w:rsidRDefault="007660EE" w:rsidP="007660EE">
      <w:pPr>
        <w:pStyle w:val="Code"/>
        <w:rPr>
          <w:highlight w:val="white"/>
        </w:rPr>
      </w:pPr>
      <w:r w:rsidRPr="00903DBA">
        <w:rPr>
          <w:highlight w:val="white"/>
        </w:rPr>
        <w:t xml:space="preserve">  | </w:t>
      </w:r>
      <w:r w:rsidRPr="00903DBA">
        <w:rPr>
          <w:b/>
        </w:rPr>
        <w:t>exp10</w:t>
      </w:r>
      <w:r w:rsidRPr="00903DBA">
        <w:rPr>
          <w:highlight w:val="white"/>
        </w:rPr>
        <w:t xml:space="preserve"> unary_expression</w:t>
      </w:r>
    </w:p>
    <w:p w14:paraId="14F72EDF" w14:textId="77777777" w:rsidR="007660EE" w:rsidRPr="00903DBA" w:rsidRDefault="007660EE" w:rsidP="007660EE">
      <w:pPr>
        <w:pStyle w:val="Code"/>
        <w:rPr>
          <w:highlight w:val="white"/>
        </w:rPr>
      </w:pPr>
      <w:r w:rsidRPr="00903DBA">
        <w:rPr>
          <w:highlight w:val="white"/>
        </w:rPr>
        <w:t xml:space="preserve">  | </w:t>
      </w:r>
      <w:r w:rsidRPr="00903DBA">
        <w:rPr>
          <w:b/>
        </w:rPr>
        <w:t>sqrt</w:t>
      </w:r>
      <w:r w:rsidRPr="00903DBA">
        <w:rPr>
          <w:highlight w:val="white"/>
        </w:rPr>
        <w:t xml:space="preserve"> unary_expression</w:t>
      </w:r>
    </w:p>
    <w:p w14:paraId="69CDD948" w14:textId="77777777" w:rsidR="007660EE" w:rsidRPr="00903DBA" w:rsidRDefault="007660EE" w:rsidP="007660EE">
      <w:pPr>
        <w:pStyle w:val="Code"/>
        <w:rPr>
          <w:highlight w:val="white"/>
        </w:rPr>
      </w:pPr>
    </w:p>
    <w:p w14:paraId="191588CF" w14:textId="77777777" w:rsidR="007660EE" w:rsidRPr="00903DBA" w:rsidRDefault="007660EE" w:rsidP="007660EE">
      <w:pPr>
        <w:pStyle w:val="Code"/>
        <w:rPr>
          <w:highlight w:val="white"/>
        </w:rPr>
      </w:pPr>
      <w:r w:rsidRPr="00903DBA">
        <w:rPr>
          <w:highlight w:val="white"/>
        </w:rPr>
        <w:t>primary_expression ::=</w:t>
      </w:r>
    </w:p>
    <w:p w14:paraId="6A2E2505" w14:textId="77777777" w:rsidR="007660EE" w:rsidRPr="00903DBA" w:rsidRDefault="007660EE" w:rsidP="007660EE">
      <w:pPr>
        <w:pStyle w:val="Code"/>
        <w:rPr>
          <w:highlight w:val="white"/>
        </w:rPr>
      </w:pPr>
      <w:r w:rsidRPr="00903DBA">
        <w:rPr>
          <w:highlight w:val="white"/>
        </w:rPr>
        <w:t xml:space="preserve">    </w:t>
      </w:r>
      <w:r w:rsidRPr="00903DBA">
        <w:rPr>
          <w:b/>
        </w:rPr>
        <w:t>(</w:t>
      </w:r>
      <w:r w:rsidRPr="00903DBA">
        <w:rPr>
          <w:highlight w:val="white"/>
        </w:rPr>
        <w:t xml:space="preserve"> expression </w:t>
      </w:r>
      <w:r w:rsidRPr="00903DBA">
        <w:rPr>
          <w:b/>
        </w:rPr>
        <w:t>)</w:t>
      </w:r>
    </w:p>
    <w:p w14:paraId="074F1706" w14:textId="77777777" w:rsidR="007660EE" w:rsidRPr="00903DBA" w:rsidRDefault="007660EE" w:rsidP="007660EE">
      <w:pPr>
        <w:pStyle w:val="Code"/>
        <w:rPr>
          <w:highlight w:val="white"/>
        </w:rPr>
      </w:pPr>
      <w:r w:rsidRPr="00903DBA">
        <w:rPr>
          <w:highlight w:val="white"/>
        </w:rPr>
        <w:t xml:space="preserve">  | </w:t>
      </w:r>
      <w:r w:rsidRPr="00903DBA">
        <w:rPr>
          <w:b/>
        </w:rPr>
        <w:t>identifier</w:t>
      </w:r>
    </w:p>
    <w:p w14:paraId="0032EB5E" w14:textId="77777777" w:rsidR="007660EE" w:rsidRPr="00903DBA" w:rsidRDefault="007660EE" w:rsidP="007660EE">
      <w:pPr>
        <w:pStyle w:val="Code"/>
        <w:rPr>
          <w:b/>
        </w:rPr>
      </w:pPr>
      <w:r w:rsidRPr="00903DBA">
        <w:rPr>
          <w:highlight w:val="white"/>
        </w:rPr>
        <w:t xml:space="preserve">  | </w:t>
      </w:r>
      <w:r w:rsidRPr="00903DBA">
        <w:rPr>
          <w:b/>
        </w:rPr>
        <w:t>value</w:t>
      </w:r>
    </w:p>
    <w:p w14:paraId="3C7C32BD" w14:textId="77777777" w:rsidR="007660EE" w:rsidRPr="00903DBA" w:rsidRDefault="007660EE" w:rsidP="007660EE">
      <w:r w:rsidRPr="00903DBA">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903DBA" w:rsidRDefault="007660EE" w:rsidP="007660EE">
      <w:pPr>
        <w:pStyle w:val="Code"/>
      </w:pPr>
      <w:r w:rsidRPr="00903DBA">
        <w:rPr>
          <w:b/>
        </w:rPr>
        <w:t>read string , identifier ;</w:t>
      </w:r>
    </w:p>
    <w:p w14:paraId="13D07821" w14:textId="77777777" w:rsidR="007660EE" w:rsidRPr="00903DBA" w:rsidRDefault="007660EE" w:rsidP="007660EE">
      <w:pPr>
        <w:pStyle w:val="Rubrik3"/>
      </w:pPr>
      <w:bookmarkStart w:id="552" w:name="_Toc57656168"/>
      <w:r w:rsidRPr="00903DBA">
        <w:t>GPPG</w:t>
      </w:r>
      <w:bookmarkEnd w:id="552"/>
    </w:p>
    <w:p w14:paraId="3F9D3945" w14:textId="7B9BD2D1" w:rsidR="007660EE" w:rsidRPr="00903DBA" w:rsidRDefault="007660EE" w:rsidP="007660EE">
      <w:r w:rsidRPr="00903DBA">
        <w:t>GPPG is a tool based on the classic parser generator Yacc</w:t>
      </w:r>
      <w:r w:rsidR="00BA59B6" w:rsidRPr="00903DBA">
        <w:t>. The name Yacc is an abbreviation for Yet Another Compiler-Compiler. However, it is pronounced as the animal yak.</w:t>
      </w:r>
      <w:r w:rsidRPr="00903DBA">
        <w:t xml:space="preserve"> Even though it is possible to write a parser in pure C#, it is easier to use a tool like GPPG. Simply put, GPPG takes a grammar as input and generators C# code as output. However, it does not only check whether the input string comply with the grammar, each rule is also allowed to perform </w:t>
      </w:r>
      <w:r w:rsidRPr="00903DBA">
        <w:rPr>
          <w:rStyle w:val="KeyWord0"/>
        </w:rPr>
        <w:t>actions</w:t>
      </w:r>
      <w:r w:rsidRPr="00903DBA">
        <w:t>, defined by C# code.</w:t>
      </w:r>
    </w:p>
    <w:p w14:paraId="0DAAD726" w14:textId="77777777" w:rsidR="007660EE" w:rsidRPr="00903DBA" w:rsidRDefault="007660EE" w:rsidP="007660EE">
      <w:r w:rsidRPr="00903DBA">
        <w:t>The parser is divided into two parts: one part stating the rules and tokens of the grammar, and one part defining the grammar rules. The tokens written in boldface in the previous section are written in capital letters in GPPG.</w:t>
      </w:r>
    </w:p>
    <w:p w14:paraId="6E0C806E" w14:textId="77777777" w:rsidR="007660EE" w:rsidRPr="00903DBA" w:rsidRDefault="007660EE" w:rsidP="007660EE">
      <w:pPr>
        <w:pStyle w:val="CodeHeader"/>
      </w:pPr>
      <w:r w:rsidRPr="00903DBA">
        <w:t>Parser.gppg</w:t>
      </w:r>
    </w:p>
    <w:p w14:paraId="70A7DB91" w14:textId="77777777" w:rsidR="007660EE" w:rsidRPr="00903DBA" w:rsidRDefault="007660EE" w:rsidP="007660EE">
      <w:pPr>
        <w:pStyle w:val="Code"/>
        <w:rPr>
          <w:highlight w:val="white"/>
        </w:rPr>
      </w:pPr>
      <w:r w:rsidRPr="00903DBA">
        <w:rPr>
          <w:highlight w:val="white"/>
        </w:rPr>
        <w:t>%namespace Calculator</w:t>
      </w:r>
    </w:p>
    <w:p w14:paraId="729F412F" w14:textId="77777777" w:rsidR="007660EE" w:rsidRPr="00903DBA" w:rsidRDefault="007660EE" w:rsidP="007660EE">
      <w:pPr>
        <w:pStyle w:val="Code"/>
        <w:rPr>
          <w:highlight w:val="white"/>
        </w:rPr>
      </w:pPr>
      <w:r w:rsidRPr="00903DBA">
        <w:rPr>
          <w:highlight w:val="white"/>
        </w:rPr>
        <w:t>%partial</w:t>
      </w:r>
    </w:p>
    <w:p w14:paraId="62949D7C" w14:textId="77777777" w:rsidR="007660EE" w:rsidRPr="00903DBA" w:rsidRDefault="007660EE" w:rsidP="007660EE">
      <w:pPr>
        <w:pStyle w:val="Code"/>
        <w:rPr>
          <w:highlight w:val="white"/>
        </w:rPr>
      </w:pPr>
    </w:p>
    <w:p w14:paraId="7A6A9029" w14:textId="77777777" w:rsidR="007660EE" w:rsidRPr="00903DBA" w:rsidRDefault="007660EE" w:rsidP="007660EE">
      <w:pPr>
        <w:pStyle w:val="Code"/>
        <w:rPr>
          <w:highlight w:val="white"/>
        </w:rPr>
      </w:pPr>
      <w:r w:rsidRPr="00903DBA">
        <w:rPr>
          <w:highlight w:val="white"/>
        </w:rPr>
        <w:t>%{</w:t>
      </w:r>
    </w:p>
    <w:p w14:paraId="6529673C" w14:textId="77777777" w:rsidR="007660EE" w:rsidRPr="00903DBA" w:rsidRDefault="007660EE" w:rsidP="007660EE">
      <w:pPr>
        <w:pStyle w:val="Code"/>
        <w:rPr>
          <w:highlight w:val="white"/>
        </w:rPr>
      </w:pPr>
      <w:r w:rsidRPr="00903DBA">
        <w:rPr>
          <w:highlight w:val="white"/>
        </w:rPr>
        <w:t xml:space="preserve">  // Empty.</w:t>
      </w:r>
    </w:p>
    <w:p w14:paraId="006A49D5" w14:textId="77777777" w:rsidR="007660EE" w:rsidRPr="00903DBA" w:rsidRDefault="007660EE" w:rsidP="007660EE">
      <w:pPr>
        <w:pStyle w:val="Code"/>
        <w:rPr>
          <w:highlight w:val="white"/>
        </w:rPr>
      </w:pPr>
      <w:r w:rsidRPr="00903DBA">
        <w:rPr>
          <w:highlight w:val="white"/>
        </w:rPr>
        <w:t>%}</w:t>
      </w:r>
    </w:p>
    <w:p w14:paraId="089F2C7A" w14:textId="77777777" w:rsidR="007660EE" w:rsidRPr="00903DBA" w:rsidRDefault="007660EE" w:rsidP="007660EE">
      <w:r w:rsidRPr="00903DBA">
        <w:t>The following tokens do not hold attributes.</w:t>
      </w:r>
    </w:p>
    <w:p w14:paraId="5D79EB5C" w14:textId="77777777" w:rsidR="007660EE" w:rsidRPr="00903DBA" w:rsidRDefault="007660EE" w:rsidP="007660EE">
      <w:pPr>
        <w:pStyle w:val="Code"/>
        <w:rPr>
          <w:highlight w:val="white"/>
        </w:rPr>
      </w:pPr>
      <w:r w:rsidRPr="00903DBA">
        <w:rPr>
          <w:highlight w:val="white"/>
        </w:rPr>
        <w:t>%token ASSIGN READ WRITE NEWLINE EQUAL PLUS MINUS TIMES DIVIDE SIN COS TAN</w:t>
      </w:r>
    </w:p>
    <w:p w14:paraId="2946FFC1" w14:textId="77777777" w:rsidR="007660EE" w:rsidRPr="00903DBA" w:rsidRDefault="007660EE" w:rsidP="007660EE">
      <w:pPr>
        <w:pStyle w:val="Code"/>
        <w:rPr>
          <w:highlight w:val="white"/>
        </w:rPr>
      </w:pPr>
      <w:r w:rsidRPr="00903DBA">
        <w:rPr>
          <w:highlight w:val="white"/>
        </w:rPr>
        <w:t xml:space="preserve">       LOG EXP LOG10 EXP10 SQRT LEFT_PAREN RIGHT_PAREN COMMA SEMICOLON</w:t>
      </w:r>
    </w:p>
    <w:p w14:paraId="23CE4A4F" w14:textId="77777777" w:rsidR="007660EE" w:rsidRPr="00903DBA" w:rsidRDefault="007660EE" w:rsidP="00E65FE6">
      <w:pPr>
        <w:pStyle w:val="CodeHeader"/>
      </w:pPr>
      <w:r w:rsidRPr="00903DBA">
        <w:t xml:space="preserve">The </w:t>
      </w:r>
      <w:r w:rsidRPr="00E65FE6">
        <w:t>STRING</w:t>
      </w:r>
      <w:r w:rsidRPr="00903DBA">
        <w:t xml:space="preserve">, </w:t>
      </w:r>
      <w:r w:rsidRPr="00E65FE6">
        <w:t>IDENTIFIER</w:t>
      </w:r>
      <w:r w:rsidRPr="00903DBA">
        <w:t xml:space="preserve">, and </w:t>
      </w:r>
      <w:r w:rsidRPr="00E65FE6">
        <w:rPr>
          <w:rStyle w:val="CodeInText"/>
        </w:rPr>
        <w:t>VALUE</w:t>
      </w:r>
      <w:r w:rsidRPr="00903DBA">
        <w:t xml:space="preserve"> tokens have attributes.</w:t>
      </w:r>
    </w:p>
    <w:p w14:paraId="3C057F35" w14:textId="77777777" w:rsidR="007660EE" w:rsidRPr="00903DBA" w:rsidRDefault="007660EE" w:rsidP="007660EE">
      <w:pPr>
        <w:pStyle w:val="Code"/>
        <w:rPr>
          <w:highlight w:val="white"/>
        </w:rPr>
      </w:pPr>
      <w:r w:rsidRPr="00903DBA">
        <w:rPr>
          <w:highlight w:val="white"/>
        </w:rPr>
        <w:t>%union {</w:t>
      </w:r>
    </w:p>
    <w:p w14:paraId="39EDEB2C" w14:textId="77777777" w:rsidR="007660EE" w:rsidRPr="00903DBA" w:rsidRDefault="007660EE" w:rsidP="007660EE">
      <w:pPr>
        <w:pStyle w:val="Code"/>
        <w:rPr>
          <w:highlight w:val="white"/>
        </w:rPr>
      </w:pPr>
      <w:r w:rsidRPr="00903DBA">
        <w:rPr>
          <w:highlight w:val="white"/>
        </w:rPr>
        <w:t xml:space="preserve">  public string name;</w:t>
      </w:r>
    </w:p>
    <w:p w14:paraId="7763C56E" w14:textId="77777777" w:rsidR="007660EE" w:rsidRPr="00903DBA" w:rsidRDefault="007660EE" w:rsidP="007660EE">
      <w:pPr>
        <w:pStyle w:val="Code"/>
        <w:rPr>
          <w:highlight w:val="white"/>
        </w:rPr>
      </w:pPr>
      <w:r w:rsidRPr="00903DBA">
        <w:rPr>
          <w:highlight w:val="white"/>
        </w:rPr>
        <w:t xml:space="preserve">  public string text;</w:t>
      </w:r>
    </w:p>
    <w:p w14:paraId="499A13FB" w14:textId="77777777" w:rsidR="007660EE" w:rsidRPr="00903DBA" w:rsidRDefault="007660EE" w:rsidP="007660EE">
      <w:pPr>
        <w:pStyle w:val="Code"/>
        <w:rPr>
          <w:highlight w:val="white"/>
        </w:rPr>
      </w:pPr>
      <w:r w:rsidRPr="00903DBA">
        <w:rPr>
          <w:highlight w:val="white"/>
        </w:rPr>
        <w:t xml:space="preserve">  public double value;</w:t>
      </w:r>
    </w:p>
    <w:p w14:paraId="36FD6A50" w14:textId="77777777" w:rsidR="007660EE" w:rsidRPr="00903DBA" w:rsidRDefault="007660EE" w:rsidP="007660EE">
      <w:pPr>
        <w:pStyle w:val="Code"/>
        <w:rPr>
          <w:highlight w:val="white"/>
        </w:rPr>
      </w:pPr>
      <w:r w:rsidRPr="00903DBA">
        <w:rPr>
          <w:highlight w:val="white"/>
        </w:rPr>
        <w:t xml:space="preserve">  public List&lt;string&gt; nameList;</w:t>
      </w:r>
    </w:p>
    <w:p w14:paraId="32E448A5" w14:textId="77777777" w:rsidR="007660EE" w:rsidRPr="00903DBA" w:rsidRDefault="007660EE" w:rsidP="007660EE">
      <w:pPr>
        <w:pStyle w:val="Code"/>
        <w:rPr>
          <w:highlight w:val="white"/>
        </w:rPr>
      </w:pPr>
      <w:r w:rsidRPr="00903DBA">
        <w:rPr>
          <w:highlight w:val="white"/>
        </w:rPr>
        <w:t xml:space="preserve">  public List&lt;double&gt; valueList;</w:t>
      </w:r>
    </w:p>
    <w:p w14:paraId="7AC3A3A6" w14:textId="77777777" w:rsidR="007660EE" w:rsidRPr="00903DBA" w:rsidRDefault="007660EE" w:rsidP="007660EE">
      <w:pPr>
        <w:pStyle w:val="Code"/>
        <w:rPr>
          <w:highlight w:val="white"/>
        </w:rPr>
      </w:pPr>
      <w:r w:rsidRPr="00903DBA">
        <w:rPr>
          <w:highlight w:val="white"/>
        </w:rPr>
        <w:t>}</w:t>
      </w:r>
    </w:p>
    <w:p w14:paraId="3E6A22F9" w14:textId="77777777" w:rsidR="007660EE" w:rsidRPr="00903DBA" w:rsidRDefault="007660EE" w:rsidP="007660EE">
      <w:pPr>
        <w:pStyle w:val="Code"/>
      </w:pPr>
    </w:p>
    <w:p w14:paraId="08CC741E" w14:textId="77777777" w:rsidR="007660EE" w:rsidRPr="00903DBA" w:rsidRDefault="007660EE" w:rsidP="007660EE">
      <w:pPr>
        <w:pStyle w:val="Code"/>
        <w:rPr>
          <w:highlight w:val="white"/>
        </w:rPr>
      </w:pPr>
      <w:r w:rsidRPr="00903DBA">
        <w:rPr>
          <w:highlight w:val="white"/>
        </w:rPr>
        <w:t>%token &lt;text&gt; TEXT</w:t>
      </w:r>
    </w:p>
    <w:p w14:paraId="268F4538" w14:textId="77777777" w:rsidR="007660EE" w:rsidRPr="00903DBA" w:rsidRDefault="007660EE" w:rsidP="007660EE">
      <w:pPr>
        <w:pStyle w:val="Code"/>
        <w:rPr>
          <w:highlight w:val="white"/>
        </w:rPr>
      </w:pPr>
      <w:r w:rsidRPr="00903DBA">
        <w:rPr>
          <w:highlight w:val="white"/>
        </w:rPr>
        <w:t>%token &lt;name&gt; NAME</w:t>
      </w:r>
    </w:p>
    <w:p w14:paraId="615F3029" w14:textId="77777777" w:rsidR="007660EE" w:rsidRPr="00903DBA" w:rsidRDefault="007660EE" w:rsidP="007660EE">
      <w:pPr>
        <w:pStyle w:val="Code"/>
        <w:rPr>
          <w:highlight w:val="white"/>
        </w:rPr>
      </w:pPr>
      <w:r w:rsidRPr="00903DBA">
        <w:rPr>
          <w:highlight w:val="white"/>
        </w:rPr>
        <w:t>%token &lt;value&gt; VALUE</w:t>
      </w:r>
    </w:p>
    <w:p w14:paraId="1BC7854A" w14:textId="77777777" w:rsidR="007660EE" w:rsidRPr="00903DBA" w:rsidRDefault="007660EE" w:rsidP="007660EE">
      <w:pPr>
        <w:pStyle w:val="Code"/>
        <w:rPr>
          <w:highlight w:val="white"/>
        </w:rPr>
      </w:pPr>
    </w:p>
    <w:p w14:paraId="50512D0A" w14:textId="77777777" w:rsidR="007660EE" w:rsidRPr="00903DBA" w:rsidRDefault="007660EE" w:rsidP="007660EE">
      <w:pPr>
        <w:pStyle w:val="Code"/>
        <w:rPr>
          <w:highlight w:val="white"/>
        </w:rPr>
      </w:pPr>
      <w:r w:rsidRPr="00903DBA">
        <w:rPr>
          <w:highlight w:val="white"/>
        </w:rPr>
        <w:t>%type &lt;nameList&gt; name_list</w:t>
      </w:r>
    </w:p>
    <w:p w14:paraId="5539CB92" w14:textId="77777777" w:rsidR="007660EE" w:rsidRPr="00903DBA" w:rsidRDefault="007660EE" w:rsidP="007660EE">
      <w:pPr>
        <w:pStyle w:val="Code"/>
        <w:rPr>
          <w:highlight w:val="white"/>
        </w:rPr>
      </w:pPr>
      <w:r w:rsidRPr="00903DBA">
        <w:rPr>
          <w:highlight w:val="white"/>
        </w:rPr>
        <w:t>%type &lt;valueList&gt; expression_list</w:t>
      </w:r>
    </w:p>
    <w:p w14:paraId="2543924F" w14:textId="77777777" w:rsidR="007660EE" w:rsidRPr="00903DBA" w:rsidRDefault="007660EE" w:rsidP="007660EE">
      <w:pPr>
        <w:pStyle w:val="Code"/>
        <w:rPr>
          <w:highlight w:val="white"/>
        </w:rPr>
      </w:pPr>
      <w:r w:rsidRPr="00903DBA">
        <w:rPr>
          <w:highlight w:val="white"/>
        </w:rPr>
        <w:t>%type &lt;value&gt; expression binary_expression unary_expression primary_expression</w:t>
      </w:r>
    </w:p>
    <w:p w14:paraId="2C509440" w14:textId="77777777" w:rsidR="007660EE" w:rsidRPr="00903DBA" w:rsidRDefault="007660EE" w:rsidP="00E65FE6">
      <w:pPr>
        <w:pStyle w:val="CodeHeader"/>
      </w:pPr>
      <w:r w:rsidRPr="00903DBA">
        <w:t xml:space="preserve">There are also the rules </w:t>
      </w:r>
      <w:r w:rsidRPr="00E65FE6">
        <w:t>statement_list</w:t>
      </w:r>
      <w:r w:rsidRPr="00903DBA">
        <w:t xml:space="preserve">, </w:t>
      </w:r>
      <w:r w:rsidRPr="00E65FE6">
        <w:t>statement</w:t>
      </w:r>
      <w:r w:rsidRPr="00903DBA">
        <w:t xml:space="preserve">, and </w:t>
      </w:r>
      <w:r w:rsidRPr="00E65FE6">
        <w:rPr>
          <w:rStyle w:val="CodeInText"/>
        </w:rPr>
        <w:t>optional_output</w:t>
      </w:r>
      <w:r w:rsidRPr="00903DBA">
        <w:t xml:space="preserve"> in the rules section below. However, they do not return values and do not need to be defined in this section.</w:t>
      </w:r>
    </w:p>
    <w:p w14:paraId="2A5433E4" w14:textId="77777777" w:rsidR="007660EE" w:rsidRPr="00903DBA" w:rsidRDefault="007660EE" w:rsidP="007660EE">
      <w:pPr>
        <w:pStyle w:val="Code"/>
      </w:pPr>
      <w:r w:rsidRPr="00903DBA">
        <w:t>%%</w:t>
      </w:r>
    </w:p>
    <w:p w14:paraId="7B578718" w14:textId="77777777" w:rsidR="007660EE" w:rsidRPr="00903DBA" w:rsidRDefault="007660EE" w:rsidP="007660EE">
      <w:pPr>
        <w:pStyle w:val="Code"/>
      </w:pPr>
    </w:p>
    <w:p w14:paraId="67E698AE" w14:textId="77777777" w:rsidR="007660EE" w:rsidRPr="00903DBA" w:rsidRDefault="007660EE" w:rsidP="007660EE">
      <w:pPr>
        <w:pStyle w:val="Code"/>
        <w:rPr>
          <w:highlight w:val="white"/>
        </w:rPr>
      </w:pPr>
      <w:r w:rsidRPr="00903DBA">
        <w:rPr>
          <w:highlight w:val="white"/>
        </w:rPr>
        <w:t>statement_list:</w:t>
      </w:r>
    </w:p>
    <w:p w14:paraId="147C39E2" w14:textId="77777777" w:rsidR="007660EE" w:rsidRPr="00903DBA" w:rsidRDefault="007660EE" w:rsidP="007660EE">
      <w:pPr>
        <w:pStyle w:val="Code"/>
        <w:rPr>
          <w:highlight w:val="white"/>
        </w:rPr>
      </w:pPr>
      <w:r w:rsidRPr="00903DBA">
        <w:rPr>
          <w:highlight w:val="white"/>
        </w:rPr>
        <w:t xml:space="preserve">    statement</w:t>
      </w:r>
    </w:p>
    <w:p w14:paraId="7CC55170" w14:textId="77777777" w:rsidR="007660EE" w:rsidRPr="00903DBA" w:rsidRDefault="007660EE" w:rsidP="007660EE">
      <w:pPr>
        <w:pStyle w:val="Code"/>
        <w:rPr>
          <w:highlight w:val="white"/>
        </w:rPr>
      </w:pPr>
      <w:r w:rsidRPr="00903DBA">
        <w:rPr>
          <w:highlight w:val="white"/>
        </w:rPr>
        <w:t xml:space="preserve">  | statement statement_list;</w:t>
      </w:r>
    </w:p>
    <w:p w14:paraId="38D23AB0" w14:textId="77777777" w:rsidR="007660EE" w:rsidRPr="00903DBA" w:rsidRDefault="007660EE" w:rsidP="007660EE">
      <w:pPr>
        <w:pStyle w:val="Code"/>
      </w:pPr>
    </w:p>
    <w:p w14:paraId="7422354C" w14:textId="77777777" w:rsidR="007660EE" w:rsidRPr="00903DBA" w:rsidRDefault="007660EE" w:rsidP="007660EE">
      <w:r w:rsidRPr="00903DBA">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903DBA" w:rsidRDefault="007660EE" w:rsidP="007660EE">
      <w:pPr>
        <w:pStyle w:val="Code"/>
        <w:rPr>
          <w:highlight w:val="white"/>
        </w:rPr>
      </w:pPr>
      <w:r w:rsidRPr="00903DBA">
        <w:rPr>
          <w:highlight w:val="white"/>
        </w:rPr>
        <w:t>statement:</w:t>
      </w:r>
    </w:p>
    <w:p w14:paraId="08A8E013" w14:textId="77777777" w:rsidR="007660EE" w:rsidRPr="00903DBA" w:rsidRDefault="007660EE" w:rsidP="007660EE">
      <w:pPr>
        <w:pStyle w:val="Code"/>
        <w:rPr>
          <w:highlight w:val="white"/>
        </w:rPr>
      </w:pPr>
      <w:r w:rsidRPr="00903DBA">
        <w:rPr>
          <w:highlight w:val="white"/>
        </w:rPr>
        <w:t xml:space="preserve">    ASSIGN NAME EQUAL expression SEMICOLON {</w:t>
      </w:r>
    </w:p>
    <w:p w14:paraId="51A8F166" w14:textId="77777777" w:rsidR="007660EE" w:rsidRPr="00903DBA" w:rsidRDefault="007660EE" w:rsidP="007660EE">
      <w:pPr>
        <w:pStyle w:val="Code"/>
        <w:rPr>
          <w:highlight w:val="white"/>
        </w:rPr>
      </w:pPr>
      <w:r w:rsidRPr="00903DBA">
        <w:rPr>
          <w:highlight w:val="white"/>
        </w:rPr>
        <w:t xml:space="preserve">      MainX.VariableMap[$2] = $4;</w:t>
      </w:r>
    </w:p>
    <w:p w14:paraId="5941AE3E" w14:textId="77777777" w:rsidR="007660EE" w:rsidRPr="00903DBA" w:rsidRDefault="007660EE" w:rsidP="007660EE">
      <w:pPr>
        <w:pStyle w:val="Code"/>
        <w:rPr>
          <w:highlight w:val="white"/>
        </w:rPr>
      </w:pPr>
      <w:r w:rsidRPr="00903DBA">
        <w:rPr>
          <w:highlight w:val="white"/>
        </w:rPr>
        <w:t xml:space="preserve">    }</w:t>
      </w:r>
    </w:p>
    <w:p w14:paraId="47C678B5" w14:textId="77777777" w:rsidR="007660EE" w:rsidRPr="00903DBA" w:rsidRDefault="007660EE" w:rsidP="007660EE">
      <w:pPr>
        <w:pStyle w:val="Code"/>
        <w:rPr>
          <w:highlight w:val="white"/>
        </w:rPr>
      </w:pPr>
    </w:p>
    <w:p w14:paraId="24119F15" w14:textId="77777777" w:rsidR="007660EE" w:rsidRPr="00903DBA" w:rsidRDefault="007660EE" w:rsidP="007660EE">
      <w:pPr>
        <w:pStyle w:val="Code"/>
        <w:rPr>
          <w:highlight w:val="white"/>
        </w:rPr>
      </w:pPr>
      <w:r w:rsidRPr="00903DBA">
        <w:rPr>
          <w:highlight w:val="white"/>
        </w:rPr>
        <w:t xml:space="preserve">  | READ optional_output name_list SEMICOLON {</w:t>
      </w:r>
    </w:p>
    <w:p w14:paraId="5310AE9C" w14:textId="77777777" w:rsidR="007660EE" w:rsidRPr="00903DBA" w:rsidRDefault="007660EE" w:rsidP="007660EE">
      <w:pPr>
        <w:pStyle w:val="Code"/>
        <w:rPr>
          <w:highlight w:val="white"/>
        </w:rPr>
      </w:pPr>
      <w:r w:rsidRPr="00903DBA">
        <w:rPr>
          <w:highlight w:val="white"/>
        </w:rPr>
        <w:t xml:space="preserve">      try {</w:t>
      </w:r>
    </w:p>
    <w:p w14:paraId="4207898A" w14:textId="77777777" w:rsidR="007660EE" w:rsidRPr="00903DBA" w:rsidRDefault="007660EE" w:rsidP="007660EE">
      <w:pPr>
        <w:pStyle w:val="Code"/>
        <w:rPr>
          <w:highlight w:val="white"/>
        </w:rPr>
      </w:pPr>
      <w:r w:rsidRPr="00903DBA">
        <w:rPr>
          <w:highlight w:val="white"/>
        </w:rPr>
        <w:t xml:space="preserve">        string buffer = Console.In.ReadLine();</w:t>
      </w:r>
    </w:p>
    <w:p w14:paraId="36343811" w14:textId="77777777" w:rsidR="007660EE" w:rsidRPr="00903DBA" w:rsidRDefault="007660EE" w:rsidP="007660EE">
      <w:pPr>
        <w:pStyle w:val="Code"/>
        <w:rPr>
          <w:highlight w:val="white"/>
        </w:rPr>
      </w:pPr>
      <w:r w:rsidRPr="00903DBA">
        <w:rPr>
          <w:highlight w:val="white"/>
        </w:rPr>
        <w:t xml:space="preserve">        string[] textArray = buffer.Split(',');</w:t>
      </w:r>
    </w:p>
    <w:p w14:paraId="0C57C237" w14:textId="77777777" w:rsidR="007660EE" w:rsidRPr="00903DBA" w:rsidRDefault="007660EE" w:rsidP="007660EE">
      <w:pPr>
        <w:pStyle w:val="Code"/>
        <w:rPr>
          <w:highlight w:val="white"/>
        </w:rPr>
      </w:pPr>
    </w:p>
    <w:p w14:paraId="1DC269E3" w14:textId="77777777" w:rsidR="007660EE" w:rsidRPr="00903DBA" w:rsidRDefault="007660EE" w:rsidP="007660EE">
      <w:pPr>
        <w:pStyle w:val="Code"/>
        <w:rPr>
          <w:highlight w:val="white"/>
        </w:rPr>
      </w:pPr>
      <w:r w:rsidRPr="00903DBA">
        <w:rPr>
          <w:highlight w:val="white"/>
        </w:rPr>
        <w:t xml:space="preserve">        if ($3.Count != textArray.Length) {</w:t>
      </w:r>
    </w:p>
    <w:p w14:paraId="4664DBE4" w14:textId="77777777" w:rsidR="007660EE" w:rsidRPr="00903DBA" w:rsidRDefault="007660EE" w:rsidP="007660EE">
      <w:pPr>
        <w:pStyle w:val="Code"/>
        <w:rPr>
          <w:highlight w:val="white"/>
        </w:rPr>
      </w:pPr>
      <w:r w:rsidRPr="00903DBA">
        <w:rPr>
          <w:highlight w:val="white"/>
        </w:rPr>
        <w:t xml:space="preserve">          Console.Error.WriteLine("Invalid number of values.");</w:t>
      </w:r>
    </w:p>
    <w:p w14:paraId="26549D09" w14:textId="77777777" w:rsidR="007660EE" w:rsidRPr="00903DBA" w:rsidRDefault="007660EE" w:rsidP="007660EE">
      <w:pPr>
        <w:pStyle w:val="Code"/>
        <w:rPr>
          <w:highlight w:val="white"/>
        </w:rPr>
      </w:pPr>
      <w:r w:rsidRPr="00903DBA">
        <w:rPr>
          <w:highlight w:val="white"/>
        </w:rPr>
        <w:t xml:space="preserve">          Environment.Exit(-1);</w:t>
      </w:r>
    </w:p>
    <w:p w14:paraId="171928A1" w14:textId="77777777" w:rsidR="007660EE" w:rsidRPr="00903DBA" w:rsidRDefault="007660EE" w:rsidP="007660EE">
      <w:pPr>
        <w:pStyle w:val="Code"/>
        <w:rPr>
          <w:highlight w:val="white"/>
        </w:rPr>
      </w:pPr>
      <w:r w:rsidRPr="00903DBA">
        <w:rPr>
          <w:highlight w:val="white"/>
        </w:rPr>
        <w:t xml:space="preserve">        }</w:t>
      </w:r>
    </w:p>
    <w:p w14:paraId="3B387178" w14:textId="77777777" w:rsidR="007660EE" w:rsidRPr="00903DBA" w:rsidRDefault="007660EE" w:rsidP="007660EE">
      <w:pPr>
        <w:pStyle w:val="Code"/>
        <w:rPr>
          <w:highlight w:val="white"/>
        </w:rPr>
      </w:pPr>
      <w:r w:rsidRPr="00903DBA">
        <w:rPr>
          <w:highlight w:val="white"/>
        </w:rPr>
        <w:t xml:space="preserve">      </w:t>
      </w:r>
    </w:p>
    <w:p w14:paraId="7F65DF48" w14:textId="77777777" w:rsidR="007660EE" w:rsidRPr="00903DBA" w:rsidRDefault="007660EE" w:rsidP="007660EE">
      <w:pPr>
        <w:pStyle w:val="Code"/>
        <w:rPr>
          <w:highlight w:val="white"/>
        </w:rPr>
      </w:pPr>
      <w:r w:rsidRPr="00903DBA">
        <w:rPr>
          <w:highlight w:val="white"/>
        </w:rPr>
        <w:t xml:space="preserve">        for (int index = 0; index &lt; $3.Count; ++index) {</w:t>
      </w:r>
    </w:p>
    <w:p w14:paraId="0233D36F" w14:textId="77777777" w:rsidR="007660EE" w:rsidRPr="00903DBA" w:rsidRDefault="007660EE" w:rsidP="007660EE">
      <w:pPr>
        <w:pStyle w:val="Code"/>
        <w:rPr>
          <w:highlight w:val="white"/>
        </w:rPr>
      </w:pPr>
      <w:r w:rsidRPr="00903DBA">
        <w:rPr>
          <w:highlight w:val="white"/>
        </w:rPr>
        <w:t xml:space="preserve">          string name = $3[index], text = textArray[index];</w:t>
      </w:r>
    </w:p>
    <w:p w14:paraId="1942E99F" w14:textId="77777777" w:rsidR="007660EE" w:rsidRPr="00903DBA" w:rsidRDefault="007660EE" w:rsidP="007660EE">
      <w:pPr>
        <w:pStyle w:val="Code"/>
        <w:rPr>
          <w:highlight w:val="white"/>
        </w:rPr>
      </w:pPr>
      <w:r w:rsidRPr="00903DBA">
        <w:rPr>
          <w:highlight w:val="white"/>
        </w:rPr>
        <w:t xml:space="preserve">          double value = double.Parse(text);</w:t>
      </w:r>
    </w:p>
    <w:p w14:paraId="37093741" w14:textId="77777777" w:rsidR="007660EE" w:rsidRPr="00903DBA" w:rsidRDefault="007660EE" w:rsidP="007660EE">
      <w:pPr>
        <w:pStyle w:val="Code"/>
        <w:rPr>
          <w:highlight w:val="white"/>
        </w:rPr>
      </w:pPr>
      <w:r w:rsidRPr="00903DBA">
        <w:rPr>
          <w:highlight w:val="white"/>
        </w:rPr>
        <w:t xml:space="preserve">          MainX.VariableMap[name] = value;</w:t>
      </w:r>
    </w:p>
    <w:p w14:paraId="779995D2" w14:textId="77777777" w:rsidR="007660EE" w:rsidRPr="00903DBA" w:rsidRDefault="007660EE" w:rsidP="007660EE">
      <w:pPr>
        <w:pStyle w:val="Code"/>
        <w:rPr>
          <w:highlight w:val="white"/>
        </w:rPr>
      </w:pPr>
      <w:r w:rsidRPr="00903DBA">
        <w:rPr>
          <w:highlight w:val="white"/>
        </w:rPr>
        <w:t xml:space="preserve">        }</w:t>
      </w:r>
    </w:p>
    <w:p w14:paraId="5A1597FE" w14:textId="77777777" w:rsidR="007660EE" w:rsidRPr="00903DBA" w:rsidRDefault="007660EE" w:rsidP="007660EE">
      <w:pPr>
        <w:pStyle w:val="Code"/>
        <w:rPr>
          <w:highlight w:val="white"/>
        </w:rPr>
      </w:pPr>
      <w:r w:rsidRPr="00903DBA">
        <w:rPr>
          <w:highlight w:val="white"/>
        </w:rPr>
        <w:t xml:space="preserve">      }</w:t>
      </w:r>
    </w:p>
    <w:p w14:paraId="0974CB1C" w14:textId="77777777" w:rsidR="007660EE" w:rsidRPr="00903DBA" w:rsidRDefault="007660EE" w:rsidP="007660EE">
      <w:pPr>
        <w:pStyle w:val="Code"/>
        <w:rPr>
          <w:highlight w:val="white"/>
        </w:rPr>
      </w:pPr>
      <w:r w:rsidRPr="00903DBA">
        <w:rPr>
          <w:highlight w:val="white"/>
        </w:rPr>
        <w:t xml:space="preserve">      catch (Exception exception) {</w:t>
      </w:r>
    </w:p>
    <w:p w14:paraId="60A0B0DC" w14:textId="77777777" w:rsidR="007660EE" w:rsidRPr="00903DBA" w:rsidRDefault="007660EE" w:rsidP="007660EE">
      <w:pPr>
        <w:pStyle w:val="Code"/>
        <w:rPr>
          <w:highlight w:val="white"/>
        </w:rPr>
      </w:pPr>
      <w:r w:rsidRPr="00903DBA">
        <w:rPr>
          <w:highlight w:val="white"/>
        </w:rPr>
        <w:t xml:space="preserve">        Console.Error.WriteLine("Invalid input: " + exception.ToString());</w:t>
      </w:r>
    </w:p>
    <w:p w14:paraId="0FADD0E6" w14:textId="77777777" w:rsidR="007660EE" w:rsidRPr="00903DBA" w:rsidRDefault="007660EE" w:rsidP="007660EE">
      <w:pPr>
        <w:pStyle w:val="Code"/>
        <w:rPr>
          <w:highlight w:val="white"/>
        </w:rPr>
      </w:pPr>
      <w:r w:rsidRPr="00903DBA">
        <w:rPr>
          <w:highlight w:val="white"/>
        </w:rPr>
        <w:t xml:space="preserve">        Environment.Exit(-1);</w:t>
      </w:r>
    </w:p>
    <w:p w14:paraId="1A33CD64" w14:textId="77777777" w:rsidR="007660EE" w:rsidRPr="00903DBA" w:rsidRDefault="007660EE" w:rsidP="007660EE">
      <w:pPr>
        <w:pStyle w:val="Code"/>
        <w:rPr>
          <w:highlight w:val="white"/>
        </w:rPr>
      </w:pPr>
      <w:r w:rsidRPr="00903DBA">
        <w:rPr>
          <w:highlight w:val="white"/>
        </w:rPr>
        <w:t xml:space="preserve">      }</w:t>
      </w:r>
    </w:p>
    <w:p w14:paraId="505B33E5" w14:textId="77777777" w:rsidR="007660EE" w:rsidRPr="00903DBA" w:rsidRDefault="007660EE" w:rsidP="007660EE">
      <w:pPr>
        <w:pStyle w:val="Code"/>
        <w:rPr>
          <w:highlight w:val="white"/>
        </w:rPr>
      </w:pPr>
      <w:r w:rsidRPr="00903DBA">
        <w:rPr>
          <w:highlight w:val="white"/>
        </w:rPr>
        <w:t xml:space="preserve">    }</w:t>
      </w:r>
    </w:p>
    <w:p w14:paraId="55E2A55E" w14:textId="77777777" w:rsidR="007660EE" w:rsidRPr="00903DBA" w:rsidRDefault="007660EE" w:rsidP="007660EE">
      <w:pPr>
        <w:pStyle w:val="Code"/>
        <w:rPr>
          <w:highlight w:val="white"/>
        </w:rPr>
      </w:pPr>
    </w:p>
    <w:p w14:paraId="72EEE46E" w14:textId="77777777" w:rsidR="007660EE" w:rsidRPr="00903DBA" w:rsidRDefault="007660EE" w:rsidP="007660EE">
      <w:pPr>
        <w:pStyle w:val="Code"/>
        <w:rPr>
          <w:highlight w:val="white"/>
        </w:rPr>
      </w:pPr>
      <w:r w:rsidRPr="00903DBA">
        <w:rPr>
          <w:highlight w:val="white"/>
        </w:rPr>
        <w:t xml:space="preserve">  | WRITE optional_output expression_list SEMICOLON {</w:t>
      </w:r>
    </w:p>
    <w:p w14:paraId="51BE55A2" w14:textId="77777777" w:rsidR="007660EE" w:rsidRPr="00903DBA" w:rsidRDefault="007660EE" w:rsidP="007660EE">
      <w:pPr>
        <w:pStyle w:val="Code"/>
        <w:rPr>
          <w:highlight w:val="white"/>
        </w:rPr>
      </w:pPr>
      <w:r w:rsidRPr="00903DBA">
        <w:rPr>
          <w:highlight w:val="white"/>
        </w:rPr>
        <w:t xml:space="preserve">      bool first = true;</w:t>
      </w:r>
    </w:p>
    <w:p w14:paraId="0DE8037E" w14:textId="77777777" w:rsidR="007660EE" w:rsidRPr="00903DBA" w:rsidRDefault="007660EE" w:rsidP="007660EE">
      <w:pPr>
        <w:pStyle w:val="Code"/>
        <w:rPr>
          <w:highlight w:val="white"/>
        </w:rPr>
      </w:pPr>
      <w:r w:rsidRPr="00903DBA">
        <w:rPr>
          <w:highlight w:val="white"/>
        </w:rPr>
        <w:t xml:space="preserve">      foreach (double value in $3) {</w:t>
      </w:r>
    </w:p>
    <w:p w14:paraId="18DAB1DF" w14:textId="77777777" w:rsidR="007660EE" w:rsidRPr="00903DBA" w:rsidRDefault="007660EE" w:rsidP="007660EE">
      <w:pPr>
        <w:pStyle w:val="Code"/>
        <w:rPr>
          <w:highlight w:val="white"/>
        </w:rPr>
      </w:pPr>
      <w:r w:rsidRPr="00903DBA">
        <w:rPr>
          <w:highlight w:val="white"/>
        </w:rPr>
        <w:t xml:space="preserve">        Console.Out.Write((first ? "" : ", ") + value);</w:t>
      </w:r>
    </w:p>
    <w:p w14:paraId="18E67B3A" w14:textId="77777777" w:rsidR="007660EE" w:rsidRPr="00903DBA" w:rsidRDefault="007660EE" w:rsidP="007660EE">
      <w:pPr>
        <w:pStyle w:val="Code"/>
        <w:rPr>
          <w:highlight w:val="white"/>
        </w:rPr>
      </w:pPr>
      <w:r w:rsidRPr="00903DBA">
        <w:rPr>
          <w:highlight w:val="white"/>
        </w:rPr>
        <w:t xml:space="preserve">        first = false;</w:t>
      </w:r>
    </w:p>
    <w:p w14:paraId="5D1210EC" w14:textId="77777777" w:rsidR="007660EE" w:rsidRPr="00903DBA" w:rsidRDefault="007660EE" w:rsidP="007660EE">
      <w:pPr>
        <w:pStyle w:val="Code"/>
        <w:rPr>
          <w:highlight w:val="white"/>
        </w:rPr>
      </w:pPr>
      <w:r w:rsidRPr="00903DBA">
        <w:rPr>
          <w:highlight w:val="white"/>
        </w:rPr>
        <w:t xml:space="preserve">      }</w:t>
      </w:r>
    </w:p>
    <w:p w14:paraId="1920180F" w14:textId="77777777" w:rsidR="007660EE" w:rsidRPr="00903DBA" w:rsidRDefault="007660EE" w:rsidP="007660EE">
      <w:pPr>
        <w:pStyle w:val="Code"/>
        <w:rPr>
          <w:highlight w:val="white"/>
        </w:rPr>
      </w:pPr>
    </w:p>
    <w:p w14:paraId="7F47C79E" w14:textId="77777777" w:rsidR="007660EE" w:rsidRPr="00903DBA" w:rsidRDefault="007660EE" w:rsidP="007660EE">
      <w:pPr>
        <w:pStyle w:val="Code"/>
        <w:rPr>
          <w:highlight w:val="white"/>
        </w:rPr>
      </w:pPr>
      <w:r w:rsidRPr="00903DBA">
        <w:rPr>
          <w:highlight w:val="white"/>
        </w:rPr>
        <w:t xml:space="preserve">      Console.Out.WriteLine();</w:t>
      </w:r>
    </w:p>
    <w:p w14:paraId="7FC2063C" w14:textId="77777777" w:rsidR="007660EE" w:rsidRPr="00903DBA" w:rsidRDefault="007660EE" w:rsidP="007660EE">
      <w:pPr>
        <w:pStyle w:val="Code"/>
        <w:rPr>
          <w:highlight w:val="white"/>
        </w:rPr>
      </w:pPr>
      <w:r w:rsidRPr="00903DBA">
        <w:rPr>
          <w:highlight w:val="white"/>
        </w:rPr>
        <w:t xml:space="preserve">    }</w:t>
      </w:r>
    </w:p>
    <w:p w14:paraId="51762627" w14:textId="77777777" w:rsidR="007660EE" w:rsidRPr="00903DBA" w:rsidRDefault="007660EE" w:rsidP="007660EE">
      <w:pPr>
        <w:pStyle w:val="Code"/>
        <w:rPr>
          <w:highlight w:val="white"/>
        </w:rPr>
      </w:pPr>
    </w:p>
    <w:p w14:paraId="3CA297D6" w14:textId="77777777" w:rsidR="007660EE" w:rsidRPr="00903DBA" w:rsidRDefault="007660EE" w:rsidP="007660EE">
      <w:pPr>
        <w:pStyle w:val="Code"/>
        <w:rPr>
          <w:highlight w:val="white"/>
        </w:rPr>
      </w:pPr>
      <w:r w:rsidRPr="00903DBA">
        <w:rPr>
          <w:highlight w:val="white"/>
        </w:rPr>
        <w:t xml:space="preserve">  | NEWLINE SEMICOLON {</w:t>
      </w:r>
    </w:p>
    <w:p w14:paraId="44A7B546" w14:textId="77777777" w:rsidR="007660EE" w:rsidRPr="00903DBA" w:rsidRDefault="007660EE" w:rsidP="007660EE">
      <w:pPr>
        <w:pStyle w:val="Code"/>
        <w:rPr>
          <w:highlight w:val="white"/>
        </w:rPr>
      </w:pPr>
      <w:r w:rsidRPr="00903DBA">
        <w:rPr>
          <w:highlight w:val="white"/>
        </w:rPr>
        <w:t xml:space="preserve">      Console.Out.WriteLine();</w:t>
      </w:r>
    </w:p>
    <w:p w14:paraId="70E211AC" w14:textId="77777777" w:rsidR="007660EE" w:rsidRPr="00903DBA" w:rsidRDefault="007660EE" w:rsidP="007660EE">
      <w:pPr>
        <w:pStyle w:val="Code"/>
        <w:rPr>
          <w:highlight w:val="white"/>
        </w:rPr>
      </w:pPr>
      <w:r w:rsidRPr="00903DBA">
        <w:rPr>
          <w:highlight w:val="white"/>
        </w:rPr>
        <w:t xml:space="preserve">    };</w:t>
      </w:r>
    </w:p>
    <w:p w14:paraId="2BCCEC1F" w14:textId="77777777" w:rsidR="007660EE" w:rsidRPr="00903DBA" w:rsidRDefault="007660EE" w:rsidP="007660EE">
      <w:pPr>
        <w:pStyle w:val="Code"/>
        <w:rPr>
          <w:highlight w:val="white"/>
        </w:rPr>
      </w:pPr>
    </w:p>
    <w:p w14:paraId="6F8B25D2" w14:textId="77777777" w:rsidR="007660EE" w:rsidRPr="00903DBA" w:rsidRDefault="007660EE" w:rsidP="007660EE">
      <w:pPr>
        <w:pStyle w:val="Code"/>
        <w:rPr>
          <w:highlight w:val="white"/>
        </w:rPr>
      </w:pPr>
      <w:r w:rsidRPr="00903DBA">
        <w:rPr>
          <w:highlight w:val="white"/>
        </w:rPr>
        <w:t>optional_output:</w:t>
      </w:r>
    </w:p>
    <w:p w14:paraId="4836CAD8" w14:textId="77777777" w:rsidR="007660EE" w:rsidRPr="00903DBA" w:rsidRDefault="007660EE" w:rsidP="007660EE">
      <w:pPr>
        <w:pStyle w:val="Code"/>
        <w:rPr>
          <w:highlight w:val="white"/>
        </w:rPr>
      </w:pPr>
      <w:r w:rsidRPr="00903DBA">
        <w:rPr>
          <w:highlight w:val="white"/>
        </w:rPr>
        <w:t xml:space="preserve">    /* Empty. */</w:t>
      </w:r>
    </w:p>
    <w:p w14:paraId="7910AD7C" w14:textId="77777777" w:rsidR="007660EE" w:rsidRPr="00903DBA" w:rsidRDefault="007660EE" w:rsidP="007660EE">
      <w:pPr>
        <w:pStyle w:val="Code"/>
        <w:rPr>
          <w:highlight w:val="white"/>
        </w:rPr>
      </w:pPr>
      <w:r w:rsidRPr="00903DBA">
        <w:rPr>
          <w:highlight w:val="white"/>
        </w:rPr>
        <w:t xml:space="preserve">  | TEXT COMMA {</w:t>
      </w:r>
    </w:p>
    <w:p w14:paraId="0FDC7944" w14:textId="77777777" w:rsidR="007660EE" w:rsidRPr="00903DBA" w:rsidRDefault="007660EE" w:rsidP="007660EE">
      <w:pPr>
        <w:pStyle w:val="Code"/>
        <w:rPr>
          <w:highlight w:val="white"/>
        </w:rPr>
      </w:pPr>
      <w:r w:rsidRPr="00903DBA">
        <w:rPr>
          <w:highlight w:val="white"/>
        </w:rPr>
        <w:t xml:space="preserve">      Console.Out.Write($1);</w:t>
      </w:r>
    </w:p>
    <w:p w14:paraId="1824EC10" w14:textId="77777777" w:rsidR="007660EE" w:rsidRPr="00903DBA" w:rsidRDefault="007660EE" w:rsidP="007660EE">
      <w:pPr>
        <w:pStyle w:val="Code"/>
        <w:rPr>
          <w:highlight w:val="white"/>
        </w:rPr>
      </w:pPr>
      <w:r w:rsidRPr="00903DBA">
        <w:rPr>
          <w:highlight w:val="white"/>
        </w:rPr>
        <w:t xml:space="preserve">    };</w:t>
      </w:r>
    </w:p>
    <w:p w14:paraId="5B80EACB" w14:textId="77777777" w:rsidR="007660EE" w:rsidRPr="00903DBA" w:rsidRDefault="007660EE" w:rsidP="007660EE">
      <w:r w:rsidRPr="00903DBA">
        <w:t>The value of the rule is stored in $$. However, the $$ value is always a reference to an Object. Therefore, we need to transform it into a list before we can call the add method.</w:t>
      </w:r>
    </w:p>
    <w:p w14:paraId="7BBC446F" w14:textId="77777777" w:rsidR="007660EE" w:rsidRPr="00903DBA" w:rsidRDefault="007660EE" w:rsidP="007660EE">
      <w:pPr>
        <w:pStyle w:val="Code"/>
        <w:rPr>
          <w:highlight w:val="white"/>
        </w:rPr>
      </w:pPr>
      <w:bookmarkStart w:id="553" w:name="_Ref418232768"/>
      <w:r w:rsidRPr="00903DBA">
        <w:rPr>
          <w:highlight w:val="white"/>
        </w:rPr>
        <w:t>name_list:</w:t>
      </w:r>
    </w:p>
    <w:p w14:paraId="009A5C9A" w14:textId="77777777" w:rsidR="007660EE" w:rsidRPr="00903DBA" w:rsidRDefault="007660EE" w:rsidP="007660EE">
      <w:pPr>
        <w:pStyle w:val="Code"/>
        <w:rPr>
          <w:highlight w:val="white"/>
        </w:rPr>
      </w:pPr>
      <w:r w:rsidRPr="00903DBA">
        <w:rPr>
          <w:highlight w:val="white"/>
        </w:rPr>
        <w:t xml:space="preserve">    NAME {</w:t>
      </w:r>
    </w:p>
    <w:p w14:paraId="3CDF203D" w14:textId="77777777" w:rsidR="007660EE" w:rsidRPr="00903DBA" w:rsidRDefault="007660EE" w:rsidP="007660EE">
      <w:pPr>
        <w:pStyle w:val="Code"/>
        <w:rPr>
          <w:highlight w:val="white"/>
        </w:rPr>
      </w:pPr>
      <w:r w:rsidRPr="00903DBA">
        <w:rPr>
          <w:highlight w:val="white"/>
        </w:rPr>
        <w:t xml:space="preserve">      $$ = new List&lt;string&gt;();</w:t>
      </w:r>
    </w:p>
    <w:p w14:paraId="56E4A904" w14:textId="77777777" w:rsidR="007660EE" w:rsidRPr="00903DBA" w:rsidRDefault="007660EE" w:rsidP="007660EE">
      <w:pPr>
        <w:pStyle w:val="Code"/>
        <w:rPr>
          <w:highlight w:val="white"/>
        </w:rPr>
      </w:pPr>
      <w:r w:rsidRPr="00903DBA">
        <w:rPr>
          <w:highlight w:val="white"/>
        </w:rPr>
        <w:t xml:space="preserve">      $$.Add($1);</w:t>
      </w:r>
    </w:p>
    <w:p w14:paraId="1D34D021" w14:textId="77777777" w:rsidR="007660EE" w:rsidRPr="00903DBA" w:rsidRDefault="007660EE" w:rsidP="007660EE">
      <w:pPr>
        <w:pStyle w:val="Code"/>
        <w:rPr>
          <w:highlight w:val="white"/>
        </w:rPr>
      </w:pPr>
      <w:r w:rsidRPr="00903DBA">
        <w:rPr>
          <w:highlight w:val="white"/>
        </w:rPr>
        <w:t xml:space="preserve">    }</w:t>
      </w:r>
    </w:p>
    <w:p w14:paraId="0E213505" w14:textId="77777777" w:rsidR="007660EE" w:rsidRPr="00903DBA" w:rsidRDefault="007660EE" w:rsidP="007660EE">
      <w:pPr>
        <w:pStyle w:val="Code"/>
        <w:rPr>
          <w:highlight w:val="white"/>
        </w:rPr>
      </w:pPr>
      <w:r w:rsidRPr="00903DBA">
        <w:rPr>
          <w:highlight w:val="white"/>
        </w:rPr>
        <w:t xml:space="preserve">  | name_list COMMA NAME {</w:t>
      </w:r>
    </w:p>
    <w:p w14:paraId="2AFBA8AE" w14:textId="77777777" w:rsidR="007660EE" w:rsidRPr="00903DBA" w:rsidRDefault="007660EE" w:rsidP="007660EE">
      <w:pPr>
        <w:pStyle w:val="Code"/>
        <w:rPr>
          <w:highlight w:val="white"/>
        </w:rPr>
      </w:pPr>
      <w:r w:rsidRPr="00903DBA">
        <w:rPr>
          <w:highlight w:val="white"/>
        </w:rPr>
        <w:t xml:space="preserve">      $$ = $1;</w:t>
      </w:r>
    </w:p>
    <w:p w14:paraId="1382E6F7" w14:textId="77777777" w:rsidR="007660EE" w:rsidRPr="00903DBA" w:rsidRDefault="007660EE" w:rsidP="007660EE">
      <w:pPr>
        <w:pStyle w:val="Code"/>
        <w:rPr>
          <w:highlight w:val="white"/>
        </w:rPr>
      </w:pPr>
      <w:r w:rsidRPr="00903DBA">
        <w:rPr>
          <w:highlight w:val="white"/>
        </w:rPr>
        <w:t xml:space="preserve">      $$.Add($3);</w:t>
      </w:r>
    </w:p>
    <w:p w14:paraId="1FE35DB6" w14:textId="77777777" w:rsidR="007660EE" w:rsidRPr="00903DBA" w:rsidRDefault="007660EE" w:rsidP="007660EE">
      <w:pPr>
        <w:pStyle w:val="Code"/>
        <w:rPr>
          <w:highlight w:val="white"/>
        </w:rPr>
      </w:pPr>
      <w:r w:rsidRPr="00903DBA">
        <w:rPr>
          <w:highlight w:val="white"/>
        </w:rPr>
        <w:t xml:space="preserve">    };</w:t>
      </w:r>
    </w:p>
    <w:p w14:paraId="708EC9A2" w14:textId="77777777" w:rsidR="007660EE" w:rsidRPr="00903DBA" w:rsidRDefault="007660EE" w:rsidP="007660EE">
      <w:pPr>
        <w:pStyle w:val="Code"/>
        <w:rPr>
          <w:highlight w:val="white"/>
        </w:rPr>
      </w:pPr>
    </w:p>
    <w:p w14:paraId="30DA46BC" w14:textId="77777777" w:rsidR="007660EE" w:rsidRPr="00903DBA" w:rsidRDefault="007660EE" w:rsidP="007660EE">
      <w:pPr>
        <w:pStyle w:val="Code"/>
        <w:rPr>
          <w:highlight w:val="white"/>
        </w:rPr>
      </w:pPr>
      <w:r w:rsidRPr="00903DBA">
        <w:rPr>
          <w:highlight w:val="white"/>
        </w:rPr>
        <w:t>expression_list:</w:t>
      </w:r>
    </w:p>
    <w:p w14:paraId="40D86FF1" w14:textId="77777777" w:rsidR="007660EE" w:rsidRPr="00903DBA" w:rsidRDefault="007660EE" w:rsidP="007660EE">
      <w:pPr>
        <w:pStyle w:val="Code"/>
        <w:rPr>
          <w:highlight w:val="white"/>
        </w:rPr>
      </w:pPr>
      <w:r w:rsidRPr="00903DBA">
        <w:rPr>
          <w:highlight w:val="white"/>
        </w:rPr>
        <w:t xml:space="preserve">    expression {</w:t>
      </w:r>
    </w:p>
    <w:p w14:paraId="4A4B3BA1" w14:textId="77777777" w:rsidR="007660EE" w:rsidRPr="00903DBA" w:rsidRDefault="007660EE" w:rsidP="007660EE">
      <w:pPr>
        <w:pStyle w:val="Code"/>
        <w:rPr>
          <w:highlight w:val="white"/>
        </w:rPr>
      </w:pPr>
      <w:r w:rsidRPr="00903DBA">
        <w:rPr>
          <w:highlight w:val="white"/>
        </w:rPr>
        <w:t xml:space="preserve">      $$ = new List&lt;double&gt;();</w:t>
      </w:r>
    </w:p>
    <w:p w14:paraId="433B697A" w14:textId="77777777" w:rsidR="007660EE" w:rsidRPr="00903DBA" w:rsidRDefault="007660EE" w:rsidP="007660EE">
      <w:pPr>
        <w:pStyle w:val="Code"/>
        <w:rPr>
          <w:highlight w:val="white"/>
        </w:rPr>
      </w:pPr>
      <w:r w:rsidRPr="00903DBA">
        <w:rPr>
          <w:highlight w:val="white"/>
        </w:rPr>
        <w:t xml:space="preserve">      $$.Add($1);</w:t>
      </w:r>
    </w:p>
    <w:p w14:paraId="594A4CED" w14:textId="77777777" w:rsidR="007660EE" w:rsidRPr="00903DBA" w:rsidRDefault="007660EE" w:rsidP="007660EE">
      <w:pPr>
        <w:pStyle w:val="Code"/>
        <w:rPr>
          <w:highlight w:val="white"/>
        </w:rPr>
      </w:pPr>
      <w:r w:rsidRPr="00903DBA">
        <w:rPr>
          <w:highlight w:val="white"/>
        </w:rPr>
        <w:t xml:space="preserve">    }</w:t>
      </w:r>
    </w:p>
    <w:p w14:paraId="1276179D" w14:textId="77777777" w:rsidR="007660EE" w:rsidRPr="00903DBA" w:rsidRDefault="007660EE" w:rsidP="007660EE">
      <w:pPr>
        <w:pStyle w:val="Code"/>
        <w:rPr>
          <w:highlight w:val="white"/>
        </w:rPr>
      </w:pPr>
      <w:r w:rsidRPr="00903DBA">
        <w:rPr>
          <w:highlight w:val="white"/>
        </w:rPr>
        <w:t xml:space="preserve">  | expression_list COMMA expression {</w:t>
      </w:r>
    </w:p>
    <w:p w14:paraId="57748AA5" w14:textId="77777777" w:rsidR="007660EE" w:rsidRPr="00903DBA" w:rsidRDefault="007660EE" w:rsidP="007660EE">
      <w:pPr>
        <w:pStyle w:val="Code"/>
        <w:rPr>
          <w:highlight w:val="white"/>
        </w:rPr>
      </w:pPr>
      <w:r w:rsidRPr="00903DBA">
        <w:rPr>
          <w:highlight w:val="white"/>
        </w:rPr>
        <w:t xml:space="preserve">      $$ = $1;</w:t>
      </w:r>
    </w:p>
    <w:p w14:paraId="2CF7C704" w14:textId="77777777" w:rsidR="007660EE" w:rsidRPr="00903DBA" w:rsidRDefault="007660EE" w:rsidP="007660EE">
      <w:pPr>
        <w:pStyle w:val="Code"/>
        <w:rPr>
          <w:highlight w:val="white"/>
        </w:rPr>
      </w:pPr>
      <w:r w:rsidRPr="00903DBA">
        <w:rPr>
          <w:highlight w:val="white"/>
        </w:rPr>
        <w:t xml:space="preserve">      $$.Add($3);</w:t>
      </w:r>
    </w:p>
    <w:p w14:paraId="389AAD95" w14:textId="77777777" w:rsidR="007660EE" w:rsidRPr="00903DBA" w:rsidRDefault="007660EE" w:rsidP="007660EE">
      <w:pPr>
        <w:pStyle w:val="Code"/>
        <w:rPr>
          <w:highlight w:val="white"/>
        </w:rPr>
      </w:pPr>
      <w:r w:rsidRPr="00903DBA">
        <w:rPr>
          <w:highlight w:val="white"/>
        </w:rPr>
        <w:t xml:space="preserve">    };</w:t>
      </w:r>
    </w:p>
    <w:p w14:paraId="210211C3" w14:textId="77777777" w:rsidR="007660EE" w:rsidRPr="00903DBA" w:rsidRDefault="007660EE" w:rsidP="007660EE">
      <w:pPr>
        <w:pStyle w:val="Code"/>
        <w:rPr>
          <w:highlight w:val="white"/>
        </w:rPr>
      </w:pPr>
    </w:p>
    <w:p w14:paraId="67701724" w14:textId="77777777" w:rsidR="007660EE" w:rsidRPr="00903DBA" w:rsidRDefault="007660EE" w:rsidP="007660EE">
      <w:pPr>
        <w:pStyle w:val="Code"/>
        <w:rPr>
          <w:highlight w:val="white"/>
        </w:rPr>
      </w:pPr>
      <w:r w:rsidRPr="00903DBA">
        <w:rPr>
          <w:highlight w:val="white"/>
        </w:rPr>
        <w:t>expression:</w:t>
      </w:r>
    </w:p>
    <w:p w14:paraId="5234ADD9" w14:textId="77777777" w:rsidR="007660EE" w:rsidRPr="00903DBA" w:rsidRDefault="007660EE" w:rsidP="007660EE">
      <w:pPr>
        <w:pStyle w:val="Code"/>
        <w:rPr>
          <w:highlight w:val="white"/>
        </w:rPr>
      </w:pPr>
      <w:r w:rsidRPr="00903DBA">
        <w:rPr>
          <w:highlight w:val="white"/>
        </w:rPr>
        <w:t xml:space="preserve">    binary_expression {</w:t>
      </w:r>
    </w:p>
    <w:p w14:paraId="49FE3BA4" w14:textId="77777777" w:rsidR="007660EE" w:rsidRPr="00903DBA" w:rsidRDefault="007660EE" w:rsidP="007660EE">
      <w:pPr>
        <w:pStyle w:val="Code"/>
        <w:rPr>
          <w:highlight w:val="white"/>
        </w:rPr>
      </w:pPr>
      <w:r w:rsidRPr="00903DBA">
        <w:rPr>
          <w:highlight w:val="white"/>
        </w:rPr>
        <w:t xml:space="preserve">      $$ = $1;</w:t>
      </w:r>
    </w:p>
    <w:p w14:paraId="3942EC4D" w14:textId="77777777" w:rsidR="007660EE" w:rsidRPr="00903DBA" w:rsidRDefault="007660EE" w:rsidP="007660EE">
      <w:pPr>
        <w:pStyle w:val="Code"/>
        <w:rPr>
          <w:highlight w:val="white"/>
        </w:rPr>
      </w:pPr>
      <w:r w:rsidRPr="00903DBA">
        <w:rPr>
          <w:highlight w:val="white"/>
        </w:rPr>
        <w:t xml:space="preserve">    }</w:t>
      </w:r>
    </w:p>
    <w:p w14:paraId="57702B20" w14:textId="77777777" w:rsidR="007660EE" w:rsidRPr="00903DBA" w:rsidRDefault="007660EE" w:rsidP="007660EE">
      <w:pPr>
        <w:pStyle w:val="Code"/>
        <w:rPr>
          <w:highlight w:val="white"/>
        </w:rPr>
      </w:pPr>
      <w:r w:rsidRPr="00903DBA">
        <w:rPr>
          <w:highlight w:val="white"/>
        </w:rPr>
        <w:t xml:space="preserve">  | expression PLUS binary_expression {</w:t>
      </w:r>
    </w:p>
    <w:p w14:paraId="05334CB6" w14:textId="77777777" w:rsidR="007660EE" w:rsidRPr="00903DBA" w:rsidRDefault="007660EE" w:rsidP="007660EE">
      <w:pPr>
        <w:pStyle w:val="Code"/>
        <w:rPr>
          <w:highlight w:val="white"/>
        </w:rPr>
      </w:pPr>
      <w:r w:rsidRPr="00903DBA">
        <w:rPr>
          <w:highlight w:val="white"/>
        </w:rPr>
        <w:t xml:space="preserve">      $$ = $1 + $3;</w:t>
      </w:r>
    </w:p>
    <w:p w14:paraId="1C128CAE" w14:textId="77777777" w:rsidR="007660EE" w:rsidRPr="00903DBA" w:rsidRDefault="007660EE" w:rsidP="007660EE">
      <w:pPr>
        <w:pStyle w:val="Code"/>
        <w:rPr>
          <w:highlight w:val="white"/>
        </w:rPr>
      </w:pPr>
      <w:r w:rsidRPr="00903DBA">
        <w:rPr>
          <w:highlight w:val="white"/>
        </w:rPr>
        <w:t xml:space="preserve">    }</w:t>
      </w:r>
    </w:p>
    <w:p w14:paraId="0EABA949" w14:textId="77777777" w:rsidR="007660EE" w:rsidRPr="00903DBA" w:rsidRDefault="007660EE" w:rsidP="007660EE">
      <w:pPr>
        <w:pStyle w:val="Code"/>
        <w:rPr>
          <w:highlight w:val="white"/>
        </w:rPr>
      </w:pPr>
      <w:r w:rsidRPr="00903DBA">
        <w:rPr>
          <w:highlight w:val="white"/>
        </w:rPr>
        <w:t xml:space="preserve">  | expression MINUS binary_expression {</w:t>
      </w:r>
    </w:p>
    <w:p w14:paraId="6A8A003A" w14:textId="77777777" w:rsidR="007660EE" w:rsidRPr="00903DBA" w:rsidRDefault="007660EE" w:rsidP="007660EE">
      <w:pPr>
        <w:pStyle w:val="Code"/>
        <w:rPr>
          <w:highlight w:val="white"/>
        </w:rPr>
      </w:pPr>
      <w:r w:rsidRPr="00903DBA">
        <w:rPr>
          <w:highlight w:val="white"/>
        </w:rPr>
        <w:t xml:space="preserve">      $$ = $1 - $3;</w:t>
      </w:r>
    </w:p>
    <w:p w14:paraId="4B379F70" w14:textId="77777777" w:rsidR="007660EE" w:rsidRPr="00903DBA" w:rsidRDefault="007660EE" w:rsidP="007660EE">
      <w:pPr>
        <w:pStyle w:val="Code"/>
        <w:rPr>
          <w:highlight w:val="white"/>
        </w:rPr>
      </w:pPr>
      <w:r w:rsidRPr="00903DBA">
        <w:rPr>
          <w:highlight w:val="white"/>
        </w:rPr>
        <w:t xml:space="preserve">    };</w:t>
      </w:r>
    </w:p>
    <w:p w14:paraId="2FEC7AE2" w14:textId="77777777" w:rsidR="007660EE" w:rsidRPr="00903DBA" w:rsidRDefault="007660EE" w:rsidP="007660EE">
      <w:pPr>
        <w:pStyle w:val="Code"/>
        <w:rPr>
          <w:highlight w:val="white"/>
        </w:rPr>
      </w:pPr>
    </w:p>
    <w:p w14:paraId="1E32F8DC" w14:textId="77777777" w:rsidR="007660EE" w:rsidRPr="00903DBA" w:rsidRDefault="007660EE" w:rsidP="007660EE">
      <w:pPr>
        <w:pStyle w:val="Code"/>
        <w:rPr>
          <w:highlight w:val="white"/>
        </w:rPr>
      </w:pPr>
      <w:r w:rsidRPr="00903DBA">
        <w:rPr>
          <w:highlight w:val="white"/>
        </w:rPr>
        <w:t>binary_expression:</w:t>
      </w:r>
    </w:p>
    <w:p w14:paraId="2481D1B6" w14:textId="77777777" w:rsidR="007660EE" w:rsidRPr="00903DBA" w:rsidRDefault="007660EE" w:rsidP="007660EE">
      <w:pPr>
        <w:pStyle w:val="Code"/>
        <w:rPr>
          <w:highlight w:val="white"/>
        </w:rPr>
      </w:pPr>
      <w:r w:rsidRPr="00903DBA">
        <w:rPr>
          <w:highlight w:val="white"/>
        </w:rPr>
        <w:t xml:space="preserve">    unary_expression {</w:t>
      </w:r>
    </w:p>
    <w:p w14:paraId="2356F907" w14:textId="77777777" w:rsidR="007660EE" w:rsidRPr="00903DBA" w:rsidRDefault="007660EE" w:rsidP="007660EE">
      <w:pPr>
        <w:pStyle w:val="Code"/>
        <w:rPr>
          <w:highlight w:val="white"/>
        </w:rPr>
      </w:pPr>
      <w:r w:rsidRPr="00903DBA">
        <w:rPr>
          <w:highlight w:val="white"/>
        </w:rPr>
        <w:t xml:space="preserve">      $$ = $1;</w:t>
      </w:r>
    </w:p>
    <w:p w14:paraId="5A9C4713" w14:textId="77777777" w:rsidR="007660EE" w:rsidRPr="00903DBA" w:rsidRDefault="007660EE" w:rsidP="007660EE">
      <w:pPr>
        <w:pStyle w:val="Code"/>
        <w:rPr>
          <w:highlight w:val="white"/>
        </w:rPr>
      </w:pPr>
      <w:r w:rsidRPr="00903DBA">
        <w:rPr>
          <w:highlight w:val="white"/>
        </w:rPr>
        <w:t xml:space="preserve">    }</w:t>
      </w:r>
    </w:p>
    <w:p w14:paraId="385F9352" w14:textId="77777777" w:rsidR="007660EE" w:rsidRPr="00903DBA" w:rsidRDefault="007660EE" w:rsidP="007660EE">
      <w:pPr>
        <w:pStyle w:val="Code"/>
        <w:rPr>
          <w:highlight w:val="white"/>
        </w:rPr>
      </w:pPr>
      <w:r w:rsidRPr="00903DBA">
        <w:rPr>
          <w:highlight w:val="white"/>
        </w:rPr>
        <w:t xml:space="preserve">  | binary_expression TIMES unary_expression {</w:t>
      </w:r>
    </w:p>
    <w:p w14:paraId="45A38E73" w14:textId="77777777" w:rsidR="007660EE" w:rsidRPr="00903DBA" w:rsidRDefault="007660EE" w:rsidP="007660EE">
      <w:pPr>
        <w:pStyle w:val="Code"/>
        <w:rPr>
          <w:highlight w:val="white"/>
        </w:rPr>
      </w:pPr>
      <w:r w:rsidRPr="00903DBA">
        <w:rPr>
          <w:highlight w:val="white"/>
        </w:rPr>
        <w:t xml:space="preserve">      $$ = $1 * $3;</w:t>
      </w:r>
    </w:p>
    <w:p w14:paraId="2E9CAD91" w14:textId="77777777" w:rsidR="007660EE" w:rsidRPr="00903DBA" w:rsidRDefault="007660EE" w:rsidP="007660EE">
      <w:pPr>
        <w:pStyle w:val="Code"/>
        <w:rPr>
          <w:highlight w:val="white"/>
        </w:rPr>
      </w:pPr>
      <w:r w:rsidRPr="00903DBA">
        <w:rPr>
          <w:highlight w:val="white"/>
        </w:rPr>
        <w:t xml:space="preserve">    }</w:t>
      </w:r>
    </w:p>
    <w:p w14:paraId="4BBB5AB5" w14:textId="77777777" w:rsidR="007660EE" w:rsidRPr="00903DBA" w:rsidRDefault="007660EE" w:rsidP="007660EE">
      <w:pPr>
        <w:pStyle w:val="Code"/>
        <w:rPr>
          <w:highlight w:val="white"/>
        </w:rPr>
      </w:pPr>
      <w:r w:rsidRPr="00903DBA">
        <w:rPr>
          <w:highlight w:val="white"/>
        </w:rPr>
        <w:t xml:space="preserve">  | binary_expression DIVIDE unary_expression {</w:t>
      </w:r>
    </w:p>
    <w:p w14:paraId="6D93B315" w14:textId="77777777" w:rsidR="007660EE" w:rsidRPr="00903DBA" w:rsidRDefault="007660EE" w:rsidP="007660EE">
      <w:pPr>
        <w:pStyle w:val="Code"/>
        <w:rPr>
          <w:highlight w:val="white"/>
        </w:rPr>
      </w:pPr>
      <w:r w:rsidRPr="00903DBA">
        <w:rPr>
          <w:highlight w:val="white"/>
        </w:rPr>
        <w:t xml:space="preserve">      if ($3 == 0) {</w:t>
      </w:r>
    </w:p>
    <w:p w14:paraId="564A2AF5" w14:textId="77777777" w:rsidR="007660EE" w:rsidRPr="00903DBA" w:rsidRDefault="007660EE" w:rsidP="007660EE">
      <w:pPr>
        <w:pStyle w:val="Code"/>
        <w:rPr>
          <w:highlight w:val="white"/>
        </w:rPr>
      </w:pPr>
      <w:r w:rsidRPr="00903DBA">
        <w:rPr>
          <w:highlight w:val="white"/>
        </w:rPr>
        <w:t xml:space="preserve">        Console.Error.WriteLine("Division by Zero.");</w:t>
      </w:r>
    </w:p>
    <w:p w14:paraId="765EDC6E" w14:textId="77777777" w:rsidR="007660EE" w:rsidRPr="00903DBA" w:rsidRDefault="007660EE" w:rsidP="007660EE">
      <w:pPr>
        <w:pStyle w:val="Code"/>
        <w:rPr>
          <w:highlight w:val="white"/>
        </w:rPr>
      </w:pPr>
      <w:r w:rsidRPr="00903DBA">
        <w:rPr>
          <w:highlight w:val="white"/>
        </w:rPr>
        <w:t xml:space="preserve">        Environment.Exit(-1);</w:t>
      </w:r>
    </w:p>
    <w:p w14:paraId="303B6997" w14:textId="77777777" w:rsidR="007660EE" w:rsidRPr="00903DBA" w:rsidRDefault="007660EE" w:rsidP="007660EE">
      <w:pPr>
        <w:pStyle w:val="Code"/>
        <w:rPr>
          <w:highlight w:val="white"/>
        </w:rPr>
      </w:pPr>
      <w:r w:rsidRPr="00903DBA">
        <w:rPr>
          <w:highlight w:val="white"/>
        </w:rPr>
        <w:t xml:space="preserve">      }</w:t>
      </w:r>
    </w:p>
    <w:p w14:paraId="724E829F" w14:textId="77777777" w:rsidR="007660EE" w:rsidRPr="00903DBA" w:rsidRDefault="007660EE" w:rsidP="007660EE">
      <w:pPr>
        <w:pStyle w:val="Code"/>
        <w:rPr>
          <w:highlight w:val="white"/>
        </w:rPr>
      </w:pPr>
    </w:p>
    <w:p w14:paraId="48F5F384" w14:textId="77777777" w:rsidR="007660EE" w:rsidRPr="00903DBA" w:rsidRDefault="007660EE" w:rsidP="007660EE">
      <w:pPr>
        <w:pStyle w:val="Code"/>
        <w:rPr>
          <w:highlight w:val="white"/>
        </w:rPr>
      </w:pPr>
      <w:r w:rsidRPr="00903DBA">
        <w:rPr>
          <w:highlight w:val="white"/>
        </w:rPr>
        <w:t xml:space="preserve">      $$ = $1 / $3;</w:t>
      </w:r>
    </w:p>
    <w:p w14:paraId="1E8BDC35" w14:textId="77777777" w:rsidR="007660EE" w:rsidRPr="00903DBA" w:rsidRDefault="007660EE" w:rsidP="007660EE">
      <w:pPr>
        <w:pStyle w:val="Code"/>
        <w:rPr>
          <w:highlight w:val="white"/>
        </w:rPr>
      </w:pPr>
      <w:r w:rsidRPr="00903DBA">
        <w:rPr>
          <w:highlight w:val="white"/>
        </w:rPr>
        <w:t xml:space="preserve">    };</w:t>
      </w:r>
    </w:p>
    <w:p w14:paraId="768B9B24" w14:textId="77777777" w:rsidR="007660EE" w:rsidRPr="00903DBA" w:rsidRDefault="007660EE" w:rsidP="007660EE">
      <w:pPr>
        <w:pStyle w:val="Code"/>
        <w:rPr>
          <w:highlight w:val="white"/>
        </w:rPr>
      </w:pPr>
    </w:p>
    <w:p w14:paraId="64CBB5A1" w14:textId="77777777" w:rsidR="007660EE" w:rsidRPr="00903DBA" w:rsidRDefault="007660EE" w:rsidP="007660EE">
      <w:pPr>
        <w:pStyle w:val="Code"/>
        <w:rPr>
          <w:highlight w:val="white"/>
        </w:rPr>
      </w:pPr>
      <w:r w:rsidRPr="00903DBA">
        <w:rPr>
          <w:highlight w:val="white"/>
        </w:rPr>
        <w:t>unary_expression:</w:t>
      </w:r>
    </w:p>
    <w:p w14:paraId="7603BD92" w14:textId="77777777" w:rsidR="007660EE" w:rsidRPr="00903DBA" w:rsidRDefault="007660EE" w:rsidP="007660EE">
      <w:pPr>
        <w:pStyle w:val="Code"/>
        <w:rPr>
          <w:highlight w:val="white"/>
        </w:rPr>
      </w:pPr>
      <w:r w:rsidRPr="00903DBA">
        <w:rPr>
          <w:highlight w:val="white"/>
        </w:rPr>
        <w:t xml:space="preserve">    primary_expression {</w:t>
      </w:r>
    </w:p>
    <w:p w14:paraId="088C9350" w14:textId="77777777" w:rsidR="007660EE" w:rsidRPr="00903DBA" w:rsidRDefault="007660EE" w:rsidP="007660EE">
      <w:pPr>
        <w:pStyle w:val="Code"/>
        <w:rPr>
          <w:highlight w:val="white"/>
        </w:rPr>
      </w:pPr>
      <w:r w:rsidRPr="00903DBA">
        <w:rPr>
          <w:highlight w:val="white"/>
        </w:rPr>
        <w:t xml:space="preserve">      $$ = $1;</w:t>
      </w:r>
    </w:p>
    <w:p w14:paraId="13FC0E8D" w14:textId="77777777" w:rsidR="007660EE" w:rsidRPr="00903DBA" w:rsidRDefault="007660EE" w:rsidP="007660EE">
      <w:pPr>
        <w:pStyle w:val="Code"/>
        <w:rPr>
          <w:highlight w:val="white"/>
        </w:rPr>
      </w:pPr>
      <w:r w:rsidRPr="00903DBA">
        <w:rPr>
          <w:highlight w:val="white"/>
        </w:rPr>
        <w:t xml:space="preserve">    }</w:t>
      </w:r>
    </w:p>
    <w:p w14:paraId="47C6EA53" w14:textId="77777777" w:rsidR="007660EE" w:rsidRPr="00903DBA" w:rsidRDefault="007660EE" w:rsidP="007660EE">
      <w:pPr>
        <w:pStyle w:val="Code"/>
        <w:rPr>
          <w:highlight w:val="white"/>
        </w:rPr>
      </w:pPr>
      <w:r w:rsidRPr="00903DBA">
        <w:rPr>
          <w:highlight w:val="white"/>
        </w:rPr>
        <w:t xml:space="preserve">  | PLUS unary_expression {</w:t>
      </w:r>
    </w:p>
    <w:p w14:paraId="35184759" w14:textId="77777777" w:rsidR="007660EE" w:rsidRPr="00903DBA" w:rsidRDefault="007660EE" w:rsidP="007660EE">
      <w:pPr>
        <w:pStyle w:val="Code"/>
        <w:rPr>
          <w:highlight w:val="white"/>
        </w:rPr>
      </w:pPr>
      <w:r w:rsidRPr="00903DBA">
        <w:rPr>
          <w:highlight w:val="white"/>
        </w:rPr>
        <w:t xml:space="preserve">      $$ = $2;</w:t>
      </w:r>
    </w:p>
    <w:p w14:paraId="7F75E8F6" w14:textId="77777777" w:rsidR="007660EE" w:rsidRPr="00903DBA" w:rsidRDefault="007660EE" w:rsidP="007660EE">
      <w:pPr>
        <w:pStyle w:val="Code"/>
        <w:rPr>
          <w:highlight w:val="white"/>
        </w:rPr>
      </w:pPr>
      <w:r w:rsidRPr="00903DBA">
        <w:rPr>
          <w:highlight w:val="white"/>
        </w:rPr>
        <w:t xml:space="preserve">    }</w:t>
      </w:r>
    </w:p>
    <w:p w14:paraId="69771815" w14:textId="77777777" w:rsidR="007660EE" w:rsidRPr="00903DBA" w:rsidRDefault="007660EE" w:rsidP="007660EE">
      <w:pPr>
        <w:pStyle w:val="Code"/>
        <w:rPr>
          <w:highlight w:val="white"/>
        </w:rPr>
      </w:pPr>
      <w:r w:rsidRPr="00903DBA">
        <w:rPr>
          <w:highlight w:val="white"/>
        </w:rPr>
        <w:t xml:space="preserve">  | MINUS unary_expression {</w:t>
      </w:r>
    </w:p>
    <w:p w14:paraId="18E3BB11" w14:textId="77777777" w:rsidR="007660EE" w:rsidRPr="00903DBA" w:rsidRDefault="007660EE" w:rsidP="007660EE">
      <w:pPr>
        <w:pStyle w:val="Code"/>
        <w:rPr>
          <w:highlight w:val="white"/>
        </w:rPr>
      </w:pPr>
      <w:r w:rsidRPr="00903DBA">
        <w:rPr>
          <w:highlight w:val="white"/>
        </w:rPr>
        <w:t xml:space="preserve">      $$ = -$2;</w:t>
      </w:r>
    </w:p>
    <w:p w14:paraId="738C420E" w14:textId="77777777" w:rsidR="007660EE" w:rsidRPr="00903DBA" w:rsidRDefault="007660EE" w:rsidP="007660EE">
      <w:pPr>
        <w:pStyle w:val="Code"/>
        <w:rPr>
          <w:highlight w:val="white"/>
        </w:rPr>
      </w:pPr>
      <w:r w:rsidRPr="00903DBA">
        <w:rPr>
          <w:highlight w:val="white"/>
        </w:rPr>
        <w:t xml:space="preserve">    }</w:t>
      </w:r>
    </w:p>
    <w:p w14:paraId="66CF0CD8" w14:textId="77777777" w:rsidR="007660EE" w:rsidRPr="00903DBA" w:rsidRDefault="007660EE" w:rsidP="007660EE">
      <w:pPr>
        <w:pStyle w:val="Code"/>
        <w:rPr>
          <w:highlight w:val="white"/>
        </w:rPr>
      </w:pPr>
      <w:r w:rsidRPr="00903DBA">
        <w:rPr>
          <w:highlight w:val="white"/>
        </w:rPr>
        <w:t xml:space="preserve">  | SIN unary_expression {</w:t>
      </w:r>
    </w:p>
    <w:p w14:paraId="302C9AC1" w14:textId="77777777" w:rsidR="007660EE" w:rsidRPr="00903DBA" w:rsidRDefault="007660EE" w:rsidP="007660EE">
      <w:pPr>
        <w:pStyle w:val="Code"/>
        <w:rPr>
          <w:highlight w:val="white"/>
        </w:rPr>
      </w:pPr>
      <w:r w:rsidRPr="00903DBA">
        <w:rPr>
          <w:highlight w:val="white"/>
        </w:rPr>
        <w:t xml:space="preserve">      $$ = Math.Sin($2);</w:t>
      </w:r>
    </w:p>
    <w:p w14:paraId="3A39A140" w14:textId="77777777" w:rsidR="007660EE" w:rsidRPr="00903DBA" w:rsidRDefault="007660EE" w:rsidP="007660EE">
      <w:pPr>
        <w:pStyle w:val="Code"/>
        <w:rPr>
          <w:highlight w:val="white"/>
        </w:rPr>
      </w:pPr>
      <w:r w:rsidRPr="00903DBA">
        <w:rPr>
          <w:highlight w:val="white"/>
        </w:rPr>
        <w:t xml:space="preserve">    }</w:t>
      </w:r>
    </w:p>
    <w:p w14:paraId="4FEBE47F" w14:textId="77777777" w:rsidR="007660EE" w:rsidRPr="00903DBA" w:rsidRDefault="007660EE" w:rsidP="007660EE">
      <w:pPr>
        <w:pStyle w:val="Code"/>
        <w:rPr>
          <w:highlight w:val="white"/>
        </w:rPr>
      </w:pPr>
      <w:r w:rsidRPr="00903DBA">
        <w:rPr>
          <w:highlight w:val="white"/>
        </w:rPr>
        <w:t xml:space="preserve">  | COS unary_expression {</w:t>
      </w:r>
    </w:p>
    <w:p w14:paraId="27A9CA95" w14:textId="77777777" w:rsidR="007660EE" w:rsidRPr="00903DBA" w:rsidRDefault="007660EE" w:rsidP="007660EE">
      <w:pPr>
        <w:pStyle w:val="Code"/>
        <w:rPr>
          <w:highlight w:val="white"/>
        </w:rPr>
      </w:pPr>
      <w:r w:rsidRPr="00903DBA">
        <w:rPr>
          <w:highlight w:val="white"/>
        </w:rPr>
        <w:t xml:space="preserve">      $$ = Math.Cos($2);</w:t>
      </w:r>
    </w:p>
    <w:p w14:paraId="37CD85EE" w14:textId="77777777" w:rsidR="007660EE" w:rsidRPr="00903DBA" w:rsidRDefault="007660EE" w:rsidP="007660EE">
      <w:pPr>
        <w:pStyle w:val="Code"/>
        <w:rPr>
          <w:highlight w:val="white"/>
        </w:rPr>
      </w:pPr>
      <w:r w:rsidRPr="00903DBA">
        <w:rPr>
          <w:highlight w:val="white"/>
        </w:rPr>
        <w:t xml:space="preserve">    }</w:t>
      </w:r>
    </w:p>
    <w:p w14:paraId="6297C018" w14:textId="77777777" w:rsidR="007660EE" w:rsidRPr="00903DBA" w:rsidRDefault="007660EE" w:rsidP="007660EE">
      <w:pPr>
        <w:pStyle w:val="Code"/>
        <w:rPr>
          <w:highlight w:val="white"/>
        </w:rPr>
      </w:pPr>
      <w:r w:rsidRPr="00903DBA">
        <w:rPr>
          <w:highlight w:val="white"/>
        </w:rPr>
        <w:t xml:space="preserve">  | TAN unary_expression {</w:t>
      </w:r>
    </w:p>
    <w:p w14:paraId="72B1413E" w14:textId="77777777" w:rsidR="007660EE" w:rsidRPr="00903DBA" w:rsidRDefault="007660EE" w:rsidP="007660EE">
      <w:pPr>
        <w:pStyle w:val="Code"/>
        <w:rPr>
          <w:highlight w:val="white"/>
        </w:rPr>
      </w:pPr>
      <w:r w:rsidRPr="00903DBA">
        <w:rPr>
          <w:highlight w:val="white"/>
        </w:rPr>
        <w:t xml:space="preserve">      $$ = Math.Tan($2);</w:t>
      </w:r>
    </w:p>
    <w:p w14:paraId="1520D047" w14:textId="77777777" w:rsidR="007660EE" w:rsidRPr="00903DBA" w:rsidRDefault="007660EE" w:rsidP="007660EE">
      <w:pPr>
        <w:pStyle w:val="Code"/>
        <w:rPr>
          <w:highlight w:val="white"/>
        </w:rPr>
      </w:pPr>
      <w:r w:rsidRPr="00903DBA">
        <w:rPr>
          <w:highlight w:val="white"/>
        </w:rPr>
        <w:t xml:space="preserve">    }</w:t>
      </w:r>
    </w:p>
    <w:p w14:paraId="26E2E4DF" w14:textId="77777777" w:rsidR="007660EE" w:rsidRPr="00903DBA" w:rsidRDefault="007660EE" w:rsidP="007660EE">
      <w:pPr>
        <w:pStyle w:val="Code"/>
        <w:rPr>
          <w:highlight w:val="white"/>
        </w:rPr>
      </w:pPr>
      <w:r w:rsidRPr="00903DBA">
        <w:rPr>
          <w:highlight w:val="white"/>
        </w:rPr>
        <w:t xml:space="preserve">  | LOG unary_expression {</w:t>
      </w:r>
    </w:p>
    <w:p w14:paraId="697317E0" w14:textId="77777777" w:rsidR="007660EE" w:rsidRPr="00903DBA" w:rsidRDefault="007660EE" w:rsidP="007660EE">
      <w:pPr>
        <w:pStyle w:val="Code"/>
        <w:rPr>
          <w:highlight w:val="white"/>
        </w:rPr>
      </w:pPr>
      <w:r w:rsidRPr="00903DBA">
        <w:rPr>
          <w:highlight w:val="white"/>
        </w:rPr>
        <w:t xml:space="preserve">      if ($2 &lt;= 0) {</w:t>
      </w:r>
    </w:p>
    <w:p w14:paraId="7F67D68B"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4D9EA175" w14:textId="77777777" w:rsidR="007660EE" w:rsidRPr="00903DBA" w:rsidRDefault="007660EE" w:rsidP="007660EE">
      <w:pPr>
        <w:pStyle w:val="Code"/>
        <w:rPr>
          <w:highlight w:val="white"/>
        </w:rPr>
      </w:pPr>
      <w:r w:rsidRPr="00903DBA">
        <w:rPr>
          <w:highlight w:val="white"/>
        </w:rPr>
        <w:t xml:space="preserve">        Environment.Exit(-1);</w:t>
      </w:r>
    </w:p>
    <w:p w14:paraId="59A4F539" w14:textId="77777777" w:rsidR="007660EE" w:rsidRPr="00903DBA" w:rsidRDefault="007660EE" w:rsidP="007660EE">
      <w:pPr>
        <w:pStyle w:val="Code"/>
        <w:rPr>
          <w:highlight w:val="white"/>
        </w:rPr>
      </w:pPr>
      <w:r w:rsidRPr="00903DBA">
        <w:rPr>
          <w:highlight w:val="white"/>
        </w:rPr>
        <w:t xml:space="preserve">      }</w:t>
      </w:r>
    </w:p>
    <w:p w14:paraId="28605EE1" w14:textId="77777777" w:rsidR="007660EE" w:rsidRPr="00903DBA" w:rsidRDefault="007660EE" w:rsidP="007660EE">
      <w:pPr>
        <w:pStyle w:val="Code"/>
        <w:rPr>
          <w:highlight w:val="white"/>
        </w:rPr>
      </w:pPr>
    </w:p>
    <w:p w14:paraId="1424A90B" w14:textId="77777777" w:rsidR="007660EE" w:rsidRPr="00903DBA" w:rsidRDefault="007660EE" w:rsidP="007660EE">
      <w:pPr>
        <w:pStyle w:val="Code"/>
        <w:rPr>
          <w:highlight w:val="white"/>
        </w:rPr>
      </w:pPr>
      <w:r w:rsidRPr="00903DBA">
        <w:rPr>
          <w:highlight w:val="white"/>
        </w:rPr>
        <w:t xml:space="preserve">      $$ = Math.Log($2);</w:t>
      </w:r>
    </w:p>
    <w:p w14:paraId="5D75D386" w14:textId="77777777" w:rsidR="007660EE" w:rsidRPr="00903DBA" w:rsidRDefault="007660EE" w:rsidP="007660EE">
      <w:pPr>
        <w:pStyle w:val="Code"/>
        <w:rPr>
          <w:highlight w:val="white"/>
        </w:rPr>
      </w:pPr>
      <w:r w:rsidRPr="00903DBA">
        <w:rPr>
          <w:highlight w:val="white"/>
        </w:rPr>
        <w:t xml:space="preserve">    }</w:t>
      </w:r>
    </w:p>
    <w:p w14:paraId="0C40B54B" w14:textId="77777777" w:rsidR="007660EE" w:rsidRPr="00903DBA" w:rsidRDefault="007660EE" w:rsidP="007660EE">
      <w:pPr>
        <w:pStyle w:val="Code"/>
        <w:rPr>
          <w:highlight w:val="white"/>
        </w:rPr>
      </w:pPr>
      <w:r w:rsidRPr="00903DBA">
        <w:rPr>
          <w:highlight w:val="white"/>
        </w:rPr>
        <w:t xml:space="preserve">  | EXP unary_expression {</w:t>
      </w:r>
    </w:p>
    <w:p w14:paraId="2977AA28" w14:textId="77777777" w:rsidR="007660EE" w:rsidRPr="00903DBA" w:rsidRDefault="007660EE" w:rsidP="007660EE">
      <w:pPr>
        <w:pStyle w:val="Code"/>
        <w:rPr>
          <w:highlight w:val="white"/>
        </w:rPr>
      </w:pPr>
      <w:r w:rsidRPr="00903DBA">
        <w:rPr>
          <w:highlight w:val="white"/>
        </w:rPr>
        <w:t xml:space="preserve">      $$ = Math.Exp($2);</w:t>
      </w:r>
    </w:p>
    <w:p w14:paraId="6EC784F0" w14:textId="77777777" w:rsidR="007660EE" w:rsidRPr="00903DBA" w:rsidRDefault="007660EE" w:rsidP="007660EE">
      <w:pPr>
        <w:pStyle w:val="Code"/>
        <w:rPr>
          <w:highlight w:val="white"/>
        </w:rPr>
      </w:pPr>
      <w:r w:rsidRPr="00903DBA">
        <w:rPr>
          <w:highlight w:val="white"/>
        </w:rPr>
        <w:t xml:space="preserve">    }</w:t>
      </w:r>
    </w:p>
    <w:p w14:paraId="7743E52B" w14:textId="77777777" w:rsidR="007660EE" w:rsidRPr="00903DBA" w:rsidRDefault="007660EE" w:rsidP="007660EE">
      <w:pPr>
        <w:pStyle w:val="Code"/>
        <w:rPr>
          <w:highlight w:val="white"/>
        </w:rPr>
      </w:pPr>
      <w:r w:rsidRPr="00903DBA">
        <w:rPr>
          <w:highlight w:val="white"/>
        </w:rPr>
        <w:t xml:space="preserve">  | LOG10 unary_expression {</w:t>
      </w:r>
    </w:p>
    <w:p w14:paraId="02BB97BD" w14:textId="77777777" w:rsidR="007660EE" w:rsidRPr="00903DBA" w:rsidRDefault="007660EE" w:rsidP="007660EE">
      <w:pPr>
        <w:pStyle w:val="Code"/>
        <w:rPr>
          <w:highlight w:val="white"/>
        </w:rPr>
      </w:pPr>
      <w:r w:rsidRPr="00903DBA">
        <w:rPr>
          <w:highlight w:val="white"/>
        </w:rPr>
        <w:t xml:space="preserve">      if ($2 &lt;= 0) {</w:t>
      </w:r>
    </w:p>
    <w:p w14:paraId="71B8DD89"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5C17D398" w14:textId="77777777" w:rsidR="007660EE" w:rsidRPr="00903DBA" w:rsidRDefault="007660EE" w:rsidP="007660EE">
      <w:pPr>
        <w:pStyle w:val="Code"/>
        <w:rPr>
          <w:highlight w:val="white"/>
        </w:rPr>
      </w:pPr>
      <w:r w:rsidRPr="00903DBA">
        <w:rPr>
          <w:highlight w:val="white"/>
        </w:rPr>
        <w:t xml:space="preserve">        Environment.Exit(-1);</w:t>
      </w:r>
    </w:p>
    <w:p w14:paraId="191D64AF" w14:textId="77777777" w:rsidR="007660EE" w:rsidRPr="00903DBA" w:rsidRDefault="007660EE" w:rsidP="007660EE">
      <w:pPr>
        <w:pStyle w:val="Code"/>
        <w:rPr>
          <w:highlight w:val="white"/>
        </w:rPr>
      </w:pPr>
      <w:r w:rsidRPr="00903DBA">
        <w:rPr>
          <w:highlight w:val="white"/>
        </w:rPr>
        <w:t xml:space="preserve">      }</w:t>
      </w:r>
    </w:p>
    <w:p w14:paraId="17AC47B9" w14:textId="77777777" w:rsidR="007660EE" w:rsidRPr="00903DBA" w:rsidRDefault="007660EE" w:rsidP="007660EE">
      <w:pPr>
        <w:pStyle w:val="Code"/>
        <w:rPr>
          <w:highlight w:val="white"/>
        </w:rPr>
      </w:pPr>
    </w:p>
    <w:p w14:paraId="474835E2" w14:textId="77777777" w:rsidR="007660EE" w:rsidRPr="00903DBA" w:rsidRDefault="007660EE" w:rsidP="007660EE">
      <w:pPr>
        <w:pStyle w:val="Code"/>
        <w:rPr>
          <w:highlight w:val="white"/>
        </w:rPr>
      </w:pPr>
      <w:r w:rsidRPr="00903DBA">
        <w:rPr>
          <w:highlight w:val="white"/>
        </w:rPr>
        <w:t xml:space="preserve">      $$ = Math.Log10($2);</w:t>
      </w:r>
    </w:p>
    <w:p w14:paraId="3848095A" w14:textId="77777777" w:rsidR="007660EE" w:rsidRPr="00903DBA" w:rsidRDefault="007660EE" w:rsidP="007660EE">
      <w:pPr>
        <w:pStyle w:val="Code"/>
        <w:rPr>
          <w:highlight w:val="white"/>
        </w:rPr>
      </w:pPr>
      <w:r w:rsidRPr="00903DBA">
        <w:rPr>
          <w:highlight w:val="white"/>
        </w:rPr>
        <w:t xml:space="preserve">    }</w:t>
      </w:r>
    </w:p>
    <w:p w14:paraId="3E9B8AE7" w14:textId="77777777" w:rsidR="007660EE" w:rsidRPr="00903DBA" w:rsidRDefault="007660EE" w:rsidP="007660EE">
      <w:pPr>
        <w:pStyle w:val="Code"/>
        <w:rPr>
          <w:highlight w:val="white"/>
        </w:rPr>
      </w:pPr>
      <w:r w:rsidRPr="00903DBA">
        <w:rPr>
          <w:highlight w:val="white"/>
        </w:rPr>
        <w:t xml:space="preserve">  | EXP10 unary_expression {</w:t>
      </w:r>
    </w:p>
    <w:p w14:paraId="702C8526" w14:textId="77777777" w:rsidR="007660EE" w:rsidRPr="00903DBA" w:rsidRDefault="007660EE" w:rsidP="007660EE">
      <w:pPr>
        <w:pStyle w:val="Code"/>
        <w:rPr>
          <w:highlight w:val="white"/>
        </w:rPr>
      </w:pPr>
      <w:r w:rsidRPr="00903DBA">
        <w:rPr>
          <w:highlight w:val="white"/>
        </w:rPr>
        <w:t xml:space="preserve">      $$ = Math.Pow(10, $2);</w:t>
      </w:r>
    </w:p>
    <w:p w14:paraId="76FCFCB6" w14:textId="77777777" w:rsidR="007660EE" w:rsidRPr="00903DBA" w:rsidRDefault="007660EE" w:rsidP="007660EE">
      <w:pPr>
        <w:pStyle w:val="Code"/>
        <w:rPr>
          <w:highlight w:val="white"/>
        </w:rPr>
      </w:pPr>
      <w:r w:rsidRPr="00903DBA">
        <w:rPr>
          <w:highlight w:val="white"/>
        </w:rPr>
        <w:t xml:space="preserve">    }</w:t>
      </w:r>
    </w:p>
    <w:p w14:paraId="6277C056" w14:textId="77777777" w:rsidR="007660EE" w:rsidRPr="00903DBA" w:rsidRDefault="007660EE" w:rsidP="007660EE">
      <w:pPr>
        <w:pStyle w:val="Code"/>
        <w:rPr>
          <w:highlight w:val="white"/>
        </w:rPr>
      </w:pPr>
      <w:r w:rsidRPr="00903DBA">
        <w:rPr>
          <w:highlight w:val="white"/>
        </w:rPr>
        <w:t xml:space="preserve">  | SQRT unary_expression {</w:t>
      </w:r>
    </w:p>
    <w:p w14:paraId="271A8493" w14:textId="77777777" w:rsidR="007660EE" w:rsidRPr="00903DBA" w:rsidRDefault="007660EE" w:rsidP="007660EE">
      <w:pPr>
        <w:pStyle w:val="Code"/>
        <w:rPr>
          <w:highlight w:val="white"/>
        </w:rPr>
      </w:pPr>
      <w:r w:rsidRPr="00903DBA">
        <w:rPr>
          <w:highlight w:val="white"/>
        </w:rPr>
        <w:t xml:space="preserve">      if ($2 &lt; 0) {</w:t>
      </w:r>
    </w:p>
    <w:p w14:paraId="3F5CD35E" w14:textId="77777777" w:rsidR="007660EE" w:rsidRPr="00903DBA" w:rsidRDefault="007660EE" w:rsidP="007660EE">
      <w:pPr>
        <w:pStyle w:val="Code"/>
        <w:rPr>
          <w:highlight w:val="white"/>
        </w:rPr>
      </w:pPr>
      <w:r w:rsidRPr="00903DBA">
        <w:rPr>
          <w:highlight w:val="white"/>
        </w:rPr>
        <w:t xml:space="preserve">        Console.Error.WriteLine("Square Root of Negativ Value.");</w:t>
      </w:r>
    </w:p>
    <w:p w14:paraId="6725A06D" w14:textId="77777777" w:rsidR="007660EE" w:rsidRPr="00903DBA" w:rsidRDefault="007660EE" w:rsidP="007660EE">
      <w:pPr>
        <w:pStyle w:val="Code"/>
        <w:rPr>
          <w:highlight w:val="white"/>
        </w:rPr>
      </w:pPr>
      <w:r w:rsidRPr="00903DBA">
        <w:rPr>
          <w:highlight w:val="white"/>
        </w:rPr>
        <w:t xml:space="preserve">        Environment.Exit(-1);</w:t>
      </w:r>
    </w:p>
    <w:p w14:paraId="2988694A" w14:textId="77777777" w:rsidR="007660EE" w:rsidRPr="00903DBA" w:rsidRDefault="007660EE" w:rsidP="007660EE">
      <w:pPr>
        <w:pStyle w:val="Code"/>
        <w:rPr>
          <w:highlight w:val="white"/>
        </w:rPr>
      </w:pPr>
      <w:r w:rsidRPr="00903DBA">
        <w:rPr>
          <w:highlight w:val="white"/>
        </w:rPr>
        <w:t xml:space="preserve">      }</w:t>
      </w:r>
    </w:p>
    <w:p w14:paraId="713C00BD" w14:textId="77777777" w:rsidR="007660EE" w:rsidRPr="00903DBA" w:rsidRDefault="007660EE" w:rsidP="007660EE">
      <w:pPr>
        <w:pStyle w:val="Code"/>
        <w:rPr>
          <w:highlight w:val="white"/>
        </w:rPr>
      </w:pPr>
    </w:p>
    <w:p w14:paraId="25F55018" w14:textId="77777777" w:rsidR="007660EE" w:rsidRPr="00903DBA" w:rsidRDefault="007660EE" w:rsidP="007660EE">
      <w:pPr>
        <w:pStyle w:val="Code"/>
        <w:rPr>
          <w:highlight w:val="white"/>
        </w:rPr>
      </w:pPr>
      <w:r w:rsidRPr="00903DBA">
        <w:rPr>
          <w:highlight w:val="white"/>
        </w:rPr>
        <w:t xml:space="preserve">      $$ = Math.Sqrt($2);</w:t>
      </w:r>
    </w:p>
    <w:p w14:paraId="4F0E5EE4" w14:textId="77777777" w:rsidR="007660EE" w:rsidRPr="00903DBA" w:rsidRDefault="007660EE" w:rsidP="007660EE">
      <w:pPr>
        <w:pStyle w:val="Code"/>
        <w:rPr>
          <w:highlight w:val="white"/>
        </w:rPr>
      </w:pPr>
      <w:r w:rsidRPr="00903DBA">
        <w:rPr>
          <w:highlight w:val="white"/>
        </w:rPr>
        <w:t xml:space="preserve">    };</w:t>
      </w:r>
    </w:p>
    <w:p w14:paraId="755B372D" w14:textId="77777777" w:rsidR="007660EE" w:rsidRPr="00903DBA" w:rsidRDefault="007660EE" w:rsidP="007660EE">
      <w:pPr>
        <w:pStyle w:val="Code"/>
        <w:rPr>
          <w:highlight w:val="white"/>
        </w:rPr>
      </w:pPr>
    </w:p>
    <w:p w14:paraId="4760BE32" w14:textId="77777777" w:rsidR="007660EE" w:rsidRPr="00903DBA" w:rsidRDefault="007660EE" w:rsidP="007660EE">
      <w:pPr>
        <w:pStyle w:val="Code"/>
        <w:rPr>
          <w:highlight w:val="white"/>
        </w:rPr>
      </w:pPr>
      <w:r w:rsidRPr="00903DBA">
        <w:rPr>
          <w:highlight w:val="white"/>
        </w:rPr>
        <w:t>primary_expression:</w:t>
      </w:r>
    </w:p>
    <w:p w14:paraId="656D5FF3" w14:textId="77777777" w:rsidR="007660EE" w:rsidRPr="00903DBA" w:rsidRDefault="007660EE" w:rsidP="007660EE">
      <w:pPr>
        <w:pStyle w:val="Code"/>
        <w:rPr>
          <w:highlight w:val="white"/>
        </w:rPr>
      </w:pPr>
      <w:r w:rsidRPr="00903DBA">
        <w:rPr>
          <w:highlight w:val="white"/>
        </w:rPr>
        <w:t xml:space="preserve">    LEFT_PAREN expression RIGHT_PAREN {</w:t>
      </w:r>
    </w:p>
    <w:p w14:paraId="3006DAAD" w14:textId="77777777" w:rsidR="007660EE" w:rsidRPr="00903DBA" w:rsidRDefault="007660EE" w:rsidP="007660EE">
      <w:pPr>
        <w:pStyle w:val="Code"/>
        <w:rPr>
          <w:highlight w:val="white"/>
        </w:rPr>
      </w:pPr>
      <w:r w:rsidRPr="00903DBA">
        <w:rPr>
          <w:highlight w:val="white"/>
        </w:rPr>
        <w:t xml:space="preserve">      $$ = $2;</w:t>
      </w:r>
    </w:p>
    <w:p w14:paraId="11FFD9D2" w14:textId="77777777" w:rsidR="007660EE" w:rsidRPr="00903DBA" w:rsidRDefault="007660EE" w:rsidP="007660EE">
      <w:pPr>
        <w:pStyle w:val="Code"/>
        <w:rPr>
          <w:highlight w:val="white"/>
        </w:rPr>
      </w:pPr>
      <w:r w:rsidRPr="00903DBA">
        <w:rPr>
          <w:highlight w:val="white"/>
        </w:rPr>
        <w:t xml:space="preserve">    }</w:t>
      </w:r>
    </w:p>
    <w:p w14:paraId="1F53FEE5" w14:textId="77777777" w:rsidR="007660EE" w:rsidRPr="00903DBA" w:rsidRDefault="007660EE" w:rsidP="007660EE">
      <w:pPr>
        <w:pStyle w:val="Code"/>
        <w:rPr>
          <w:highlight w:val="white"/>
        </w:rPr>
      </w:pPr>
      <w:r w:rsidRPr="00903DBA">
        <w:rPr>
          <w:highlight w:val="white"/>
        </w:rPr>
        <w:t xml:space="preserve">  | NAME {</w:t>
      </w:r>
    </w:p>
    <w:p w14:paraId="7466541B" w14:textId="77777777" w:rsidR="007660EE" w:rsidRPr="00903DBA" w:rsidRDefault="007660EE" w:rsidP="007660EE">
      <w:pPr>
        <w:pStyle w:val="Code"/>
        <w:rPr>
          <w:highlight w:val="white"/>
        </w:rPr>
      </w:pPr>
      <w:r w:rsidRPr="00903DBA">
        <w:rPr>
          <w:highlight w:val="white"/>
        </w:rPr>
        <w:t xml:space="preserve">      if (MainX.VariableMap.ContainsKey($1)) {</w:t>
      </w:r>
    </w:p>
    <w:p w14:paraId="14B58380" w14:textId="77777777" w:rsidR="007660EE" w:rsidRPr="00903DBA" w:rsidRDefault="007660EE" w:rsidP="007660EE">
      <w:pPr>
        <w:pStyle w:val="Code"/>
        <w:rPr>
          <w:highlight w:val="white"/>
        </w:rPr>
      </w:pPr>
      <w:r w:rsidRPr="00903DBA">
        <w:rPr>
          <w:highlight w:val="white"/>
        </w:rPr>
        <w:t xml:space="preserve">        $$ = MainX.VariableMap[$1];</w:t>
      </w:r>
    </w:p>
    <w:p w14:paraId="12828A5D" w14:textId="77777777" w:rsidR="007660EE" w:rsidRPr="00903DBA" w:rsidRDefault="007660EE" w:rsidP="007660EE">
      <w:pPr>
        <w:pStyle w:val="Code"/>
        <w:rPr>
          <w:highlight w:val="white"/>
        </w:rPr>
      </w:pPr>
      <w:r w:rsidRPr="00903DBA">
        <w:rPr>
          <w:highlight w:val="white"/>
        </w:rPr>
        <w:t xml:space="preserve">      }</w:t>
      </w:r>
    </w:p>
    <w:p w14:paraId="3502C27D" w14:textId="77777777" w:rsidR="007660EE" w:rsidRPr="00903DBA" w:rsidRDefault="007660EE" w:rsidP="007660EE">
      <w:pPr>
        <w:pStyle w:val="Code"/>
        <w:rPr>
          <w:highlight w:val="white"/>
        </w:rPr>
      </w:pPr>
      <w:r w:rsidRPr="00903DBA">
        <w:rPr>
          <w:highlight w:val="white"/>
        </w:rPr>
        <w:t xml:space="preserve">      else {</w:t>
      </w:r>
    </w:p>
    <w:p w14:paraId="45EC11CC" w14:textId="77777777" w:rsidR="007660EE" w:rsidRPr="00903DBA" w:rsidRDefault="007660EE" w:rsidP="007660EE">
      <w:pPr>
        <w:pStyle w:val="Code"/>
        <w:rPr>
          <w:highlight w:val="white"/>
        </w:rPr>
      </w:pPr>
      <w:r w:rsidRPr="00903DBA">
        <w:rPr>
          <w:highlight w:val="white"/>
        </w:rPr>
        <w:t xml:space="preserve">        Console.Error.WriteLine("Unknown Name: \"" + $1 + "\".");</w:t>
      </w:r>
    </w:p>
    <w:p w14:paraId="0C739787" w14:textId="77777777" w:rsidR="007660EE" w:rsidRPr="00903DBA" w:rsidRDefault="007660EE" w:rsidP="007660EE">
      <w:pPr>
        <w:pStyle w:val="Code"/>
        <w:rPr>
          <w:highlight w:val="white"/>
        </w:rPr>
      </w:pPr>
      <w:r w:rsidRPr="00903DBA">
        <w:rPr>
          <w:highlight w:val="white"/>
        </w:rPr>
        <w:t xml:space="preserve">        Environment.Exit(-1);</w:t>
      </w:r>
    </w:p>
    <w:p w14:paraId="4988D668" w14:textId="77777777" w:rsidR="007660EE" w:rsidRPr="00903DBA" w:rsidRDefault="007660EE" w:rsidP="007660EE">
      <w:pPr>
        <w:pStyle w:val="Code"/>
        <w:rPr>
          <w:highlight w:val="white"/>
        </w:rPr>
      </w:pPr>
      <w:r w:rsidRPr="00903DBA">
        <w:rPr>
          <w:highlight w:val="white"/>
        </w:rPr>
        <w:t xml:space="preserve">      }</w:t>
      </w:r>
    </w:p>
    <w:p w14:paraId="21962EBF" w14:textId="77777777" w:rsidR="007660EE" w:rsidRPr="00903DBA" w:rsidRDefault="007660EE" w:rsidP="007660EE">
      <w:pPr>
        <w:pStyle w:val="Code"/>
        <w:rPr>
          <w:highlight w:val="white"/>
        </w:rPr>
      </w:pPr>
      <w:r w:rsidRPr="00903DBA">
        <w:rPr>
          <w:highlight w:val="white"/>
        </w:rPr>
        <w:t xml:space="preserve">    }</w:t>
      </w:r>
    </w:p>
    <w:p w14:paraId="198C1C7F" w14:textId="77777777" w:rsidR="007660EE" w:rsidRPr="00903DBA" w:rsidRDefault="007660EE" w:rsidP="007660EE">
      <w:pPr>
        <w:pStyle w:val="Code"/>
        <w:rPr>
          <w:highlight w:val="white"/>
        </w:rPr>
      </w:pPr>
      <w:r w:rsidRPr="00903DBA">
        <w:rPr>
          <w:highlight w:val="white"/>
        </w:rPr>
        <w:t xml:space="preserve">  | VALUE {</w:t>
      </w:r>
    </w:p>
    <w:p w14:paraId="2F2DF613" w14:textId="77777777" w:rsidR="007660EE" w:rsidRPr="00903DBA" w:rsidRDefault="007660EE" w:rsidP="007660EE">
      <w:pPr>
        <w:pStyle w:val="Code"/>
        <w:rPr>
          <w:highlight w:val="white"/>
        </w:rPr>
      </w:pPr>
      <w:r w:rsidRPr="00903DBA">
        <w:rPr>
          <w:highlight w:val="white"/>
        </w:rPr>
        <w:t xml:space="preserve">      $$ = $1;</w:t>
      </w:r>
    </w:p>
    <w:p w14:paraId="11460AC0" w14:textId="77777777" w:rsidR="007660EE" w:rsidRPr="00903DBA" w:rsidRDefault="007660EE" w:rsidP="007660EE">
      <w:pPr>
        <w:pStyle w:val="Code"/>
        <w:rPr>
          <w:highlight w:val="white"/>
        </w:rPr>
      </w:pPr>
      <w:r w:rsidRPr="00903DBA">
        <w:rPr>
          <w:highlight w:val="white"/>
        </w:rPr>
        <w:t xml:space="preserve">    };</w:t>
      </w:r>
    </w:p>
    <w:p w14:paraId="4717250B" w14:textId="77777777" w:rsidR="007660EE" w:rsidRPr="00903DBA" w:rsidRDefault="007660EE" w:rsidP="007660EE">
      <w:pPr>
        <w:pStyle w:val="Code"/>
        <w:rPr>
          <w:highlight w:val="white"/>
        </w:rPr>
      </w:pPr>
    </w:p>
    <w:p w14:paraId="5DF4E0CD" w14:textId="77777777" w:rsidR="007660EE" w:rsidRPr="00903DBA" w:rsidRDefault="007660EE" w:rsidP="007660EE">
      <w:pPr>
        <w:pStyle w:val="Code"/>
        <w:rPr>
          <w:highlight w:val="white"/>
        </w:rPr>
      </w:pPr>
      <w:r w:rsidRPr="00903DBA">
        <w:rPr>
          <w:highlight w:val="white"/>
        </w:rPr>
        <w:t>%%</w:t>
      </w:r>
    </w:p>
    <w:p w14:paraId="1660EF18" w14:textId="77777777" w:rsidR="007660EE" w:rsidRPr="00903DBA" w:rsidRDefault="007660EE" w:rsidP="007660EE">
      <w:pPr>
        <w:pStyle w:val="Rubrik3"/>
      </w:pPr>
      <w:bookmarkStart w:id="554" w:name="_Toc57656169"/>
      <w:r w:rsidRPr="00903DBA">
        <w:t>JPlex</w:t>
      </w:r>
      <w:bookmarkEnd w:id="553"/>
      <w:bookmarkEnd w:id="554"/>
    </w:p>
    <w:p w14:paraId="1FC11E4C" w14:textId="77777777" w:rsidR="007660EE" w:rsidRPr="00903DBA" w:rsidRDefault="007660EE" w:rsidP="007660EE">
      <w:r w:rsidRPr="00903DBA">
        <w:t>For the parser of the previous section to work properly it also needs a scanner that identifies the tokens. JPlex is a scanner-generator, which task is to identify and transform groups of characters into tokens.</w:t>
      </w:r>
    </w:p>
    <w:p w14:paraId="4EB41463" w14:textId="77777777" w:rsidR="007660EE" w:rsidRPr="00903DBA" w:rsidRDefault="007660EE" w:rsidP="007660EE">
      <w:r w:rsidRPr="00903DBA">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903DBA" w14:paraId="2041CC18" w14:textId="77777777" w:rsidTr="0092795B">
        <w:tc>
          <w:tcPr>
            <w:tcW w:w="3116" w:type="dxa"/>
          </w:tcPr>
          <w:p w14:paraId="6D7EFE71" w14:textId="77777777" w:rsidR="007660EE" w:rsidRPr="00903DBA" w:rsidRDefault="007660EE" w:rsidP="0092795B">
            <w:pPr>
              <w:rPr>
                <w:b/>
              </w:rPr>
            </w:pPr>
            <w:r w:rsidRPr="00903DBA">
              <w:rPr>
                <w:b/>
              </w:rPr>
              <w:t>Character</w:t>
            </w:r>
          </w:p>
        </w:tc>
        <w:tc>
          <w:tcPr>
            <w:tcW w:w="5243" w:type="dxa"/>
          </w:tcPr>
          <w:p w14:paraId="3BF42525" w14:textId="77777777" w:rsidR="007660EE" w:rsidRPr="00903DBA" w:rsidRDefault="007660EE" w:rsidP="0092795B">
            <w:pPr>
              <w:rPr>
                <w:b/>
              </w:rPr>
            </w:pPr>
            <w:r w:rsidRPr="00903DBA">
              <w:rPr>
                <w:b/>
              </w:rPr>
              <w:t>Meaning</w:t>
            </w:r>
          </w:p>
        </w:tc>
      </w:tr>
      <w:tr w:rsidR="007660EE" w:rsidRPr="00903DBA" w14:paraId="23AC0F6F" w14:textId="77777777" w:rsidTr="0092795B">
        <w:tc>
          <w:tcPr>
            <w:tcW w:w="3116" w:type="dxa"/>
          </w:tcPr>
          <w:p w14:paraId="173F6B6B" w14:textId="77777777" w:rsidR="007660EE" w:rsidRPr="00903DBA" w:rsidRDefault="007660EE" w:rsidP="0092795B">
            <w:r w:rsidRPr="00903DBA">
              <w:t>( and )</w:t>
            </w:r>
          </w:p>
        </w:tc>
        <w:tc>
          <w:tcPr>
            <w:tcW w:w="5243" w:type="dxa"/>
          </w:tcPr>
          <w:p w14:paraId="7708B246" w14:textId="77777777" w:rsidR="007660EE" w:rsidRPr="00903DBA" w:rsidRDefault="007660EE" w:rsidP="0092795B">
            <w:r w:rsidRPr="00903DBA">
              <w:t>Grouping subexpressions</w:t>
            </w:r>
          </w:p>
        </w:tc>
      </w:tr>
      <w:tr w:rsidR="007660EE" w:rsidRPr="00903DBA" w14:paraId="20BD6046" w14:textId="77777777" w:rsidTr="0092795B">
        <w:tc>
          <w:tcPr>
            <w:tcW w:w="3116" w:type="dxa"/>
          </w:tcPr>
          <w:p w14:paraId="1AD8CD4C" w14:textId="77777777" w:rsidR="007660EE" w:rsidRPr="00903DBA" w:rsidRDefault="007660EE" w:rsidP="0092795B">
            <w:r w:rsidRPr="00903DBA">
              <w:t>[ and ]</w:t>
            </w:r>
          </w:p>
        </w:tc>
        <w:tc>
          <w:tcPr>
            <w:tcW w:w="5243" w:type="dxa"/>
          </w:tcPr>
          <w:p w14:paraId="0A48AA63" w14:textId="77777777" w:rsidR="007660EE" w:rsidRPr="00903DBA" w:rsidRDefault="007660EE" w:rsidP="0092795B">
            <w:r w:rsidRPr="00903DBA">
              <w:t>Any character within the brackets</w:t>
            </w:r>
          </w:p>
        </w:tc>
      </w:tr>
      <w:tr w:rsidR="007660EE" w:rsidRPr="00903DBA" w14:paraId="6BD2152D" w14:textId="77777777" w:rsidTr="0092795B">
        <w:tc>
          <w:tcPr>
            <w:tcW w:w="3116" w:type="dxa"/>
          </w:tcPr>
          <w:p w14:paraId="1C231BC6" w14:textId="77777777" w:rsidR="007660EE" w:rsidRPr="00903DBA" w:rsidRDefault="007660EE" w:rsidP="0092795B">
            <w:r w:rsidRPr="00903DBA">
              <w:t>[^ and ]</w:t>
            </w:r>
          </w:p>
        </w:tc>
        <w:tc>
          <w:tcPr>
            <w:tcW w:w="5243" w:type="dxa"/>
          </w:tcPr>
          <w:p w14:paraId="09ED3334" w14:textId="77777777" w:rsidR="007660EE" w:rsidRPr="00903DBA" w:rsidRDefault="007660EE" w:rsidP="0092795B">
            <w:r w:rsidRPr="00903DBA">
              <w:t xml:space="preserve">Any character </w:t>
            </w:r>
            <w:r w:rsidRPr="00903DBA">
              <w:rPr>
                <w:rStyle w:val="CodeInText"/>
              </w:rPr>
              <w:t>except</w:t>
            </w:r>
            <w:r w:rsidRPr="00903DBA">
              <w:t xml:space="preserve"> the characters within the brackets</w:t>
            </w:r>
          </w:p>
        </w:tc>
      </w:tr>
      <w:tr w:rsidR="007660EE" w:rsidRPr="00903DBA" w14:paraId="11DBC12B" w14:textId="77777777" w:rsidTr="0092795B">
        <w:tc>
          <w:tcPr>
            <w:tcW w:w="3116" w:type="dxa"/>
          </w:tcPr>
          <w:p w14:paraId="75833D88" w14:textId="77777777" w:rsidR="007660EE" w:rsidRPr="00903DBA" w:rsidRDefault="007660EE" w:rsidP="0092795B">
            <w:r w:rsidRPr="00903DBA">
              <w:t>*</w:t>
            </w:r>
          </w:p>
        </w:tc>
        <w:tc>
          <w:tcPr>
            <w:tcW w:w="5243" w:type="dxa"/>
          </w:tcPr>
          <w:p w14:paraId="46DC70AF" w14:textId="77777777" w:rsidR="007660EE" w:rsidRPr="00903DBA" w:rsidRDefault="007660EE" w:rsidP="0092795B">
            <w:r w:rsidRPr="00903DBA">
              <w:t>Zero or more characters</w:t>
            </w:r>
          </w:p>
        </w:tc>
      </w:tr>
      <w:tr w:rsidR="007660EE" w:rsidRPr="00903DBA" w14:paraId="058F7697" w14:textId="77777777" w:rsidTr="0092795B">
        <w:tc>
          <w:tcPr>
            <w:tcW w:w="3116" w:type="dxa"/>
          </w:tcPr>
          <w:p w14:paraId="368E4F0F" w14:textId="77777777" w:rsidR="007660EE" w:rsidRPr="00903DBA" w:rsidRDefault="007660EE" w:rsidP="0092795B">
            <w:r w:rsidRPr="00903DBA">
              <w:t>+</w:t>
            </w:r>
          </w:p>
        </w:tc>
        <w:tc>
          <w:tcPr>
            <w:tcW w:w="5243" w:type="dxa"/>
          </w:tcPr>
          <w:p w14:paraId="0C7BD462" w14:textId="77777777" w:rsidR="007660EE" w:rsidRPr="00903DBA" w:rsidRDefault="007660EE" w:rsidP="0092795B">
            <w:r w:rsidRPr="00903DBA">
              <w:t>One or moree characters</w:t>
            </w:r>
          </w:p>
        </w:tc>
      </w:tr>
      <w:tr w:rsidR="007660EE" w:rsidRPr="00903DBA" w14:paraId="0AB2B8F8" w14:textId="77777777" w:rsidTr="0092795B">
        <w:tc>
          <w:tcPr>
            <w:tcW w:w="3116" w:type="dxa"/>
          </w:tcPr>
          <w:p w14:paraId="6BC5412A" w14:textId="77777777" w:rsidR="007660EE" w:rsidRPr="00903DBA" w:rsidRDefault="007660EE" w:rsidP="0092795B">
            <w:r w:rsidRPr="00903DBA">
              <w:t>.</w:t>
            </w:r>
          </w:p>
        </w:tc>
        <w:tc>
          <w:tcPr>
            <w:tcW w:w="5243" w:type="dxa"/>
          </w:tcPr>
          <w:p w14:paraId="0961DEF3" w14:textId="77777777" w:rsidR="007660EE" w:rsidRPr="00903DBA" w:rsidRDefault="007660EE" w:rsidP="0092795B">
            <w:r w:rsidRPr="00903DBA">
              <w:t>Any character except new line</w:t>
            </w:r>
          </w:p>
        </w:tc>
      </w:tr>
    </w:tbl>
    <w:p w14:paraId="056EA769" w14:textId="77777777" w:rsidR="007660EE" w:rsidRPr="00903DBA" w:rsidRDefault="007660EE" w:rsidP="007660EE">
      <w:pPr>
        <w:pStyle w:val="CodeHeader"/>
      </w:pPr>
      <w:r w:rsidRPr="00903DBA">
        <w:t>Scanner.jplex</w:t>
      </w:r>
    </w:p>
    <w:p w14:paraId="01192C28" w14:textId="77777777" w:rsidR="007660EE" w:rsidRPr="00903DBA" w:rsidRDefault="007660EE" w:rsidP="007660EE">
      <w:pPr>
        <w:pStyle w:val="Code"/>
        <w:rPr>
          <w:highlight w:val="white"/>
        </w:rPr>
      </w:pPr>
      <w:r w:rsidRPr="00903DBA">
        <w:rPr>
          <w:highlight w:val="white"/>
        </w:rPr>
        <w:t>%namespace Calculator</w:t>
      </w:r>
    </w:p>
    <w:p w14:paraId="3DBFB92C" w14:textId="77777777" w:rsidR="007660EE" w:rsidRPr="00903DBA" w:rsidRDefault="007660EE" w:rsidP="007660EE">
      <w:pPr>
        <w:pStyle w:val="Code"/>
        <w:rPr>
          <w:highlight w:val="white"/>
        </w:rPr>
      </w:pPr>
    </w:p>
    <w:p w14:paraId="7F2FA120" w14:textId="77777777" w:rsidR="007660EE" w:rsidRPr="00903DBA" w:rsidRDefault="007660EE" w:rsidP="007660EE">
      <w:pPr>
        <w:pStyle w:val="Code"/>
        <w:rPr>
          <w:highlight w:val="white"/>
        </w:rPr>
      </w:pPr>
      <w:r w:rsidRPr="00903DBA">
        <w:rPr>
          <w:highlight w:val="white"/>
        </w:rPr>
        <w:t>%{</w:t>
      </w:r>
    </w:p>
    <w:p w14:paraId="6145539E" w14:textId="77777777" w:rsidR="007660EE" w:rsidRPr="00903DBA" w:rsidRDefault="007660EE" w:rsidP="007660EE">
      <w:pPr>
        <w:pStyle w:val="Code"/>
        <w:rPr>
          <w:highlight w:val="white"/>
        </w:rPr>
      </w:pPr>
      <w:r w:rsidRPr="00903DBA">
        <w:rPr>
          <w:highlight w:val="white"/>
        </w:rPr>
        <w:t xml:space="preserve">  // Empty.</w:t>
      </w:r>
    </w:p>
    <w:p w14:paraId="3BA5AC24" w14:textId="77777777" w:rsidR="007660EE" w:rsidRPr="00903DBA" w:rsidRDefault="007660EE" w:rsidP="007660EE">
      <w:pPr>
        <w:pStyle w:val="Code"/>
        <w:rPr>
          <w:highlight w:val="white"/>
        </w:rPr>
      </w:pPr>
      <w:r w:rsidRPr="00903DBA">
        <w:rPr>
          <w:highlight w:val="white"/>
        </w:rPr>
        <w:t>%}</w:t>
      </w:r>
    </w:p>
    <w:p w14:paraId="5DC9AF74" w14:textId="77777777" w:rsidR="007660EE" w:rsidRPr="00903DBA" w:rsidRDefault="007660EE" w:rsidP="007660EE">
      <w:r w:rsidRPr="00903DBA">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903DBA" w:rsidRDefault="007660EE" w:rsidP="007660EE">
      <w:pPr>
        <w:pStyle w:val="Code"/>
        <w:rPr>
          <w:highlight w:val="white"/>
        </w:rPr>
      </w:pPr>
      <w:r w:rsidRPr="00903DBA">
        <w:rPr>
          <w:highlight w:val="white"/>
        </w:rPr>
        <w:t>LINE_COMMENT \/\/.*</w:t>
      </w:r>
    </w:p>
    <w:p w14:paraId="0C77851E" w14:textId="77777777" w:rsidR="007660EE" w:rsidRPr="00903DBA" w:rsidRDefault="007660EE" w:rsidP="007660EE">
      <w:r w:rsidRPr="00903DBA">
        <w:t>A string is a double quotation mark, followed by zero or more occurrences of any character (except double quotation mark) followed by a double quotation mark.</w:t>
      </w:r>
    </w:p>
    <w:p w14:paraId="603A8B2A" w14:textId="77777777" w:rsidR="007660EE" w:rsidRPr="00903DBA" w:rsidRDefault="007660EE" w:rsidP="007660EE">
      <w:pPr>
        <w:pStyle w:val="Code"/>
        <w:rPr>
          <w:highlight w:val="white"/>
        </w:rPr>
      </w:pPr>
      <w:r w:rsidRPr="00903DBA">
        <w:rPr>
          <w:highlight w:val="white"/>
        </w:rPr>
        <w:t>TEXT \"[^\"]*\"</w:t>
      </w:r>
    </w:p>
    <w:p w14:paraId="40F9BE19" w14:textId="77777777" w:rsidR="007660EE" w:rsidRPr="00903DBA" w:rsidRDefault="007660EE" w:rsidP="007660EE">
      <w:r w:rsidRPr="00903DBA">
        <w:t>An identifier is a capital or small letter, or a underline, followed by zero or more capital or small letters, or digits, or underlines.</w:t>
      </w:r>
    </w:p>
    <w:p w14:paraId="47FE97E1" w14:textId="77777777" w:rsidR="007660EE" w:rsidRPr="00903DBA" w:rsidRDefault="007660EE" w:rsidP="007660EE">
      <w:pPr>
        <w:pStyle w:val="Code"/>
        <w:rPr>
          <w:highlight w:val="white"/>
        </w:rPr>
      </w:pPr>
      <w:r w:rsidRPr="00903DBA">
        <w:rPr>
          <w:highlight w:val="white"/>
        </w:rPr>
        <w:t>NAME [a-zA-Z_][a-zA-Z0-9_]*</w:t>
      </w:r>
    </w:p>
    <w:p w14:paraId="0D156191" w14:textId="77777777" w:rsidR="007660EE" w:rsidRPr="00903DBA" w:rsidRDefault="007660EE" w:rsidP="007660EE">
      <w:r w:rsidRPr="00903DBA">
        <w:t>A value is as least one digit, potentially followed by more digits, a dot, and even more digits.</w:t>
      </w:r>
    </w:p>
    <w:p w14:paraId="084CAE74" w14:textId="77777777" w:rsidR="007660EE" w:rsidRPr="00903DBA" w:rsidRDefault="007660EE" w:rsidP="007660EE">
      <w:pPr>
        <w:pStyle w:val="Code"/>
        <w:rPr>
          <w:highlight w:val="white"/>
        </w:rPr>
      </w:pPr>
      <w:r w:rsidRPr="00903DBA">
        <w:rPr>
          <w:highlight w:val="white"/>
        </w:rPr>
        <w:t>VALUE [0-9]+|([0-9]+\.[0-9]+)</w:t>
      </w:r>
    </w:p>
    <w:p w14:paraId="00CD4327" w14:textId="77777777" w:rsidR="007660EE" w:rsidRPr="00903DBA" w:rsidRDefault="007660EE" w:rsidP="007660EE">
      <w:r w:rsidRPr="00903DBA">
        <w:t>A white space is either a space, a tabulator, a return, a newline, or a form-feed.</w:t>
      </w:r>
    </w:p>
    <w:p w14:paraId="5D95ECAF" w14:textId="77777777" w:rsidR="007660EE" w:rsidRPr="00903DBA" w:rsidRDefault="007660EE" w:rsidP="007660EE">
      <w:pPr>
        <w:pStyle w:val="Code"/>
        <w:rPr>
          <w:highlight w:val="white"/>
        </w:rPr>
      </w:pPr>
      <w:r w:rsidRPr="00903DBA">
        <w:rPr>
          <w:highlight w:val="white"/>
        </w:rPr>
        <w:t>WHITE_SPACE [ \t\r\n\f]</w:t>
      </w:r>
    </w:p>
    <w:p w14:paraId="5BA5D449" w14:textId="77777777" w:rsidR="007660EE" w:rsidRPr="00903DBA" w:rsidRDefault="007660EE" w:rsidP="007660EE">
      <w:pPr>
        <w:pStyle w:val="Code"/>
        <w:rPr>
          <w:highlight w:val="white"/>
        </w:rPr>
      </w:pPr>
    </w:p>
    <w:p w14:paraId="03CDCA3E" w14:textId="77777777" w:rsidR="007660EE" w:rsidRPr="00903DBA" w:rsidRDefault="007660EE" w:rsidP="007660EE">
      <w:pPr>
        <w:pStyle w:val="Code"/>
        <w:rPr>
          <w:highlight w:val="white"/>
        </w:rPr>
      </w:pPr>
      <w:r w:rsidRPr="00903DBA">
        <w:rPr>
          <w:highlight w:val="white"/>
        </w:rPr>
        <w:t>%%</w:t>
      </w:r>
    </w:p>
    <w:p w14:paraId="08D45836" w14:textId="77777777" w:rsidR="007660EE" w:rsidRPr="00903DBA" w:rsidRDefault="007660EE" w:rsidP="007660EE">
      <w:pPr>
        <w:pStyle w:val="Code"/>
        <w:rPr>
          <w:highlight w:val="white"/>
        </w:rPr>
      </w:pPr>
    </w:p>
    <w:p w14:paraId="5548BF1F" w14:textId="77777777" w:rsidR="007660EE" w:rsidRPr="00903DBA" w:rsidRDefault="007660EE" w:rsidP="007660EE">
      <w:pPr>
        <w:pStyle w:val="Code"/>
        <w:rPr>
          <w:highlight w:val="white"/>
        </w:rPr>
      </w:pPr>
      <w:r w:rsidRPr="00903DBA">
        <w:rPr>
          <w:highlight w:val="white"/>
        </w:rPr>
        <w:t>"assign"  { return ((int) Tokens.ASSIGN);  }</w:t>
      </w:r>
    </w:p>
    <w:p w14:paraId="62D8E83E" w14:textId="77777777" w:rsidR="007660EE" w:rsidRPr="00903DBA" w:rsidRDefault="007660EE" w:rsidP="007660EE">
      <w:pPr>
        <w:pStyle w:val="Code"/>
        <w:rPr>
          <w:highlight w:val="white"/>
        </w:rPr>
      </w:pPr>
      <w:r w:rsidRPr="00903DBA">
        <w:rPr>
          <w:highlight w:val="white"/>
        </w:rPr>
        <w:t>"read"    { return ((int) Tokens.READ);    }</w:t>
      </w:r>
    </w:p>
    <w:p w14:paraId="36528683" w14:textId="77777777" w:rsidR="007660EE" w:rsidRPr="00903DBA" w:rsidRDefault="007660EE" w:rsidP="007660EE">
      <w:pPr>
        <w:pStyle w:val="Code"/>
        <w:rPr>
          <w:highlight w:val="white"/>
        </w:rPr>
      </w:pPr>
      <w:r w:rsidRPr="00903DBA">
        <w:rPr>
          <w:highlight w:val="white"/>
        </w:rPr>
        <w:t>"write"   { return ((int) Tokens.WRITE);   }</w:t>
      </w:r>
    </w:p>
    <w:p w14:paraId="16FF3053" w14:textId="77777777" w:rsidR="007660EE" w:rsidRPr="00903DBA" w:rsidRDefault="007660EE" w:rsidP="007660EE">
      <w:pPr>
        <w:pStyle w:val="Code"/>
        <w:rPr>
          <w:highlight w:val="white"/>
        </w:rPr>
      </w:pPr>
      <w:r w:rsidRPr="00903DBA">
        <w:rPr>
          <w:highlight w:val="white"/>
        </w:rPr>
        <w:t>"newline" { return ((int) Tokens.NEWLINE); }</w:t>
      </w:r>
    </w:p>
    <w:p w14:paraId="56EDA6BC" w14:textId="77777777" w:rsidR="007660EE" w:rsidRPr="00903DBA" w:rsidRDefault="007660EE" w:rsidP="007660EE">
      <w:pPr>
        <w:pStyle w:val="Code"/>
        <w:rPr>
          <w:highlight w:val="white"/>
        </w:rPr>
      </w:pPr>
      <w:r w:rsidRPr="00903DBA">
        <w:rPr>
          <w:highlight w:val="white"/>
        </w:rPr>
        <w:t>"sin"     { return ((int) Tokens.SIN);     }</w:t>
      </w:r>
    </w:p>
    <w:p w14:paraId="7622582E" w14:textId="77777777" w:rsidR="007660EE" w:rsidRPr="00903DBA" w:rsidRDefault="007660EE" w:rsidP="007660EE">
      <w:pPr>
        <w:pStyle w:val="Code"/>
        <w:rPr>
          <w:highlight w:val="white"/>
        </w:rPr>
      </w:pPr>
      <w:r w:rsidRPr="00903DBA">
        <w:rPr>
          <w:highlight w:val="white"/>
        </w:rPr>
        <w:t>"cos"     { return ((int) Tokens.COS);     }</w:t>
      </w:r>
    </w:p>
    <w:p w14:paraId="1E9DCD68" w14:textId="77777777" w:rsidR="007660EE" w:rsidRPr="00903DBA" w:rsidRDefault="007660EE" w:rsidP="007660EE">
      <w:pPr>
        <w:pStyle w:val="Code"/>
        <w:rPr>
          <w:highlight w:val="white"/>
        </w:rPr>
      </w:pPr>
      <w:r w:rsidRPr="00903DBA">
        <w:rPr>
          <w:highlight w:val="white"/>
        </w:rPr>
        <w:t>"tan"     { return ((int) Tokens.TAN);     }</w:t>
      </w:r>
    </w:p>
    <w:p w14:paraId="26DDC974" w14:textId="77777777" w:rsidR="007660EE" w:rsidRPr="00903DBA" w:rsidRDefault="007660EE" w:rsidP="007660EE">
      <w:pPr>
        <w:pStyle w:val="Code"/>
        <w:rPr>
          <w:highlight w:val="white"/>
        </w:rPr>
      </w:pPr>
      <w:r w:rsidRPr="00903DBA">
        <w:rPr>
          <w:highlight w:val="white"/>
        </w:rPr>
        <w:t>"log"     { return ((int) Tokens.LOG);     }</w:t>
      </w:r>
    </w:p>
    <w:p w14:paraId="2586233C" w14:textId="77777777" w:rsidR="007660EE" w:rsidRPr="00903DBA" w:rsidRDefault="007660EE" w:rsidP="007660EE">
      <w:pPr>
        <w:pStyle w:val="Code"/>
        <w:rPr>
          <w:highlight w:val="white"/>
        </w:rPr>
      </w:pPr>
      <w:r w:rsidRPr="00903DBA">
        <w:rPr>
          <w:highlight w:val="white"/>
        </w:rPr>
        <w:t>"exp"     { return ((int) Tokens.EXP);     }</w:t>
      </w:r>
    </w:p>
    <w:p w14:paraId="26028233" w14:textId="77777777" w:rsidR="007660EE" w:rsidRPr="00903DBA" w:rsidRDefault="007660EE" w:rsidP="007660EE">
      <w:pPr>
        <w:pStyle w:val="Code"/>
        <w:rPr>
          <w:highlight w:val="white"/>
        </w:rPr>
      </w:pPr>
      <w:r w:rsidRPr="00903DBA">
        <w:rPr>
          <w:highlight w:val="white"/>
        </w:rPr>
        <w:t>"log10"   { return ((int) Tokens.LOG10);   }</w:t>
      </w:r>
    </w:p>
    <w:p w14:paraId="4949AA5B" w14:textId="77777777" w:rsidR="007660EE" w:rsidRPr="00903DBA" w:rsidRDefault="007660EE" w:rsidP="007660EE">
      <w:pPr>
        <w:pStyle w:val="Code"/>
        <w:rPr>
          <w:highlight w:val="white"/>
        </w:rPr>
      </w:pPr>
      <w:r w:rsidRPr="00903DBA">
        <w:rPr>
          <w:highlight w:val="white"/>
        </w:rPr>
        <w:t>"exp10"   { return ((int) Tokens.EXP10);   }</w:t>
      </w:r>
    </w:p>
    <w:p w14:paraId="2A193802" w14:textId="77777777" w:rsidR="007660EE" w:rsidRPr="00903DBA" w:rsidRDefault="007660EE" w:rsidP="007660EE">
      <w:pPr>
        <w:pStyle w:val="Code"/>
        <w:rPr>
          <w:highlight w:val="white"/>
        </w:rPr>
      </w:pPr>
      <w:r w:rsidRPr="00903DBA">
        <w:rPr>
          <w:highlight w:val="white"/>
        </w:rPr>
        <w:t>"sqrt"    { return ((int) Tokens.SQRT);    }</w:t>
      </w:r>
    </w:p>
    <w:p w14:paraId="24865B20" w14:textId="77777777" w:rsidR="007660EE" w:rsidRPr="00903DBA" w:rsidRDefault="007660EE" w:rsidP="007660EE">
      <w:pPr>
        <w:pStyle w:val="Code"/>
        <w:rPr>
          <w:highlight w:val="white"/>
        </w:rPr>
      </w:pPr>
    </w:p>
    <w:p w14:paraId="5162AF85" w14:textId="77777777" w:rsidR="007660EE" w:rsidRPr="00903DBA" w:rsidRDefault="007660EE" w:rsidP="007660EE">
      <w:pPr>
        <w:pStyle w:val="Code"/>
        <w:rPr>
          <w:highlight w:val="white"/>
        </w:rPr>
      </w:pPr>
      <w:r w:rsidRPr="00903DBA">
        <w:rPr>
          <w:highlight w:val="white"/>
        </w:rPr>
        <w:t>"=" { return ((int) Tokens.EQUAL);       }</w:t>
      </w:r>
    </w:p>
    <w:p w14:paraId="51F45370" w14:textId="77777777" w:rsidR="007660EE" w:rsidRPr="00903DBA" w:rsidRDefault="007660EE" w:rsidP="007660EE">
      <w:pPr>
        <w:pStyle w:val="Code"/>
        <w:rPr>
          <w:highlight w:val="white"/>
        </w:rPr>
      </w:pPr>
      <w:r w:rsidRPr="00903DBA">
        <w:rPr>
          <w:highlight w:val="white"/>
        </w:rPr>
        <w:t>"+" { return ((int) Tokens.PLUS);        }</w:t>
      </w:r>
    </w:p>
    <w:p w14:paraId="2531CC87" w14:textId="77777777" w:rsidR="007660EE" w:rsidRPr="00903DBA" w:rsidRDefault="007660EE" w:rsidP="007660EE">
      <w:pPr>
        <w:pStyle w:val="Code"/>
        <w:rPr>
          <w:highlight w:val="white"/>
        </w:rPr>
      </w:pPr>
      <w:r w:rsidRPr="00903DBA">
        <w:rPr>
          <w:highlight w:val="white"/>
        </w:rPr>
        <w:t>"-" { return ((int) Tokens.MINUS);       }</w:t>
      </w:r>
    </w:p>
    <w:p w14:paraId="02800C8C" w14:textId="77777777" w:rsidR="007660EE" w:rsidRPr="00903DBA" w:rsidRDefault="007660EE" w:rsidP="007660EE">
      <w:pPr>
        <w:pStyle w:val="Code"/>
        <w:rPr>
          <w:highlight w:val="white"/>
        </w:rPr>
      </w:pPr>
      <w:r w:rsidRPr="00903DBA">
        <w:rPr>
          <w:highlight w:val="white"/>
        </w:rPr>
        <w:t>"*" { return ((int) Tokens.TIMES);       }</w:t>
      </w:r>
    </w:p>
    <w:p w14:paraId="056DFE80" w14:textId="77777777" w:rsidR="007660EE" w:rsidRPr="00903DBA" w:rsidRDefault="007660EE" w:rsidP="007660EE">
      <w:pPr>
        <w:pStyle w:val="Code"/>
        <w:rPr>
          <w:highlight w:val="white"/>
        </w:rPr>
      </w:pPr>
      <w:r w:rsidRPr="00903DBA">
        <w:rPr>
          <w:highlight w:val="white"/>
        </w:rPr>
        <w:t>"/" { return ((int) Tokens.DIVIDE);      }</w:t>
      </w:r>
    </w:p>
    <w:p w14:paraId="67C92B59" w14:textId="77777777" w:rsidR="007660EE" w:rsidRPr="00903DBA" w:rsidRDefault="007660EE" w:rsidP="007660EE">
      <w:pPr>
        <w:pStyle w:val="Code"/>
        <w:rPr>
          <w:highlight w:val="white"/>
        </w:rPr>
      </w:pPr>
      <w:r w:rsidRPr="00903DBA">
        <w:rPr>
          <w:highlight w:val="white"/>
        </w:rPr>
        <w:t>"(" { return ((int) Tokens.LEFT_PAREN);  }</w:t>
      </w:r>
    </w:p>
    <w:p w14:paraId="2B90E4AB" w14:textId="77777777" w:rsidR="007660EE" w:rsidRPr="00903DBA" w:rsidRDefault="007660EE" w:rsidP="007660EE">
      <w:pPr>
        <w:pStyle w:val="Code"/>
        <w:rPr>
          <w:highlight w:val="white"/>
        </w:rPr>
      </w:pPr>
      <w:r w:rsidRPr="00903DBA">
        <w:rPr>
          <w:highlight w:val="white"/>
        </w:rPr>
        <w:t>")" { return ((int) Tokens.RIGHT_PAREN); }</w:t>
      </w:r>
    </w:p>
    <w:p w14:paraId="70A13B86" w14:textId="77777777" w:rsidR="007660EE" w:rsidRPr="00903DBA" w:rsidRDefault="007660EE" w:rsidP="007660EE">
      <w:pPr>
        <w:pStyle w:val="Code"/>
        <w:rPr>
          <w:highlight w:val="white"/>
        </w:rPr>
      </w:pPr>
      <w:r w:rsidRPr="00903DBA">
        <w:rPr>
          <w:highlight w:val="white"/>
        </w:rPr>
        <w:t>"," { return ((int) Tokens.COMMA);       }</w:t>
      </w:r>
    </w:p>
    <w:p w14:paraId="747587DA" w14:textId="77777777" w:rsidR="007660EE" w:rsidRPr="00903DBA" w:rsidRDefault="007660EE" w:rsidP="007660EE">
      <w:pPr>
        <w:pStyle w:val="Code"/>
        <w:rPr>
          <w:highlight w:val="white"/>
        </w:rPr>
      </w:pPr>
      <w:r w:rsidRPr="00903DBA">
        <w:rPr>
          <w:highlight w:val="white"/>
        </w:rPr>
        <w:t>";" { return ((int) Tokens.SEMICOLON);   }</w:t>
      </w:r>
    </w:p>
    <w:p w14:paraId="5BE99FEB" w14:textId="77777777" w:rsidR="007660EE" w:rsidRPr="00903DBA" w:rsidRDefault="007660EE" w:rsidP="007660EE">
      <w:r w:rsidRPr="00903DBA">
        <w:t xml:space="preserve">The </w:t>
      </w:r>
      <w:r w:rsidRPr="00903DBA">
        <w:rPr>
          <w:rStyle w:val="CodeInText"/>
        </w:rPr>
        <w:t>yytext</w:t>
      </w:r>
      <w:r w:rsidRPr="00903DBA">
        <w:t xml:space="preserve"> method return the scanned text, which is useful with identifiers and strings.</w:t>
      </w:r>
    </w:p>
    <w:p w14:paraId="2CA8DF9A" w14:textId="77777777" w:rsidR="007660EE" w:rsidRPr="00903DBA" w:rsidRDefault="007660EE" w:rsidP="007660EE">
      <w:pPr>
        <w:pStyle w:val="Code"/>
        <w:rPr>
          <w:highlight w:val="white"/>
        </w:rPr>
      </w:pPr>
      <w:r w:rsidRPr="00903DBA">
        <w:rPr>
          <w:highlight w:val="white"/>
        </w:rPr>
        <w:t>{NAME} {</w:t>
      </w:r>
    </w:p>
    <w:p w14:paraId="6596D9A1" w14:textId="77777777" w:rsidR="007660EE" w:rsidRPr="00903DBA" w:rsidRDefault="007660EE" w:rsidP="007660EE">
      <w:pPr>
        <w:pStyle w:val="Code"/>
        <w:rPr>
          <w:highlight w:val="white"/>
        </w:rPr>
      </w:pPr>
      <w:r w:rsidRPr="00903DBA">
        <w:rPr>
          <w:highlight w:val="white"/>
        </w:rPr>
        <w:t xml:space="preserve">  yylval.name = yytext;</w:t>
      </w:r>
    </w:p>
    <w:p w14:paraId="6727E8A7" w14:textId="77777777" w:rsidR="007660EE" w:rsidRPr="00903DBA" w:rsidRDefault="007660EE" w:rsidP="007660EE">
      <w:pPr>
        <w:pStyle w:val="Code"/>
        <w:rPr>
          <w:highlight w:val="white"/>
        </w:rPr>
      </w:pPr>
      <w:r w:rsidRPr="00903DBA">
        <w:rPr>
          <w:highlight w:val="white"/>
        </w:rPr>
        <w:t xml:space="preserve">  return ((int) Tokens.NAME);</w:t>
      </w:r>
    </w:p>
    <w:p w14:paraId="01152F7B" w14:textId="77777777" w:rsidR="007660EE" w:rsidRPr="00903DBA" w:rsidRDefault="007660EE" w:rsidP="007660EE">
      <w:pPr>
        <w:pStyle w:val="Code"/>
        <w:rPr>
          <w:highlight w:val="white"/>
        </w:rPr>
      </w:pPr>
      <w:r w:rsidRPr="00903DBA">
        <w:rPr>
          <w:highlight w:val="white"/>
        </w:rPr>
        <w:t>}</w:t>
      </w:r>
    </w:p>
    <w:p w14:paraId="24CB28E0" w14:textId="77777777" w:rsidR="007660EE" w:rsidRPr="00903DBA" w:rsidRDefault="007660EE" w:rsidP="007660EE">
      <w:pPr>
        <w:pStyle w:val="Code"/>
        <w:rPr>
          <w:highlight w:val="white"/>
        </w:rPr>
      </w:pPr>
    </w:p>
    <w:p w14:paraId="20EBCCC7" w14:textId="77777777" w:rsidR="007660EE" w:rsidRPr="00903DBA" w:rsidRDefault="007660EE" w:rsidP="007660EE">
      <w:pPr>
        <w:pStyle w:val="Code"/>
        <w:rPr>
          <w:highlight w:val="white"/>
        </w:rPr>
      </w:pPr>
      <w:r w:rsidRPr="00903DBA">
        <w:rPr>
          <w:highlight w:val="white"/>
        </w:rPr>
        <w:t>{TEXT} {</w:t>
      </w:r>
    </w:p>
    <w:p w14:paraId="111BC480" w14:textId="77777777" w:rsidR="007660EE" w:rsidRPr="00903DBA" w:rsidRDefault="007660EE" w:rsidP="007660EE">
      <w:pPr>
        <w:pStyle w:val="Code"/>
        <w:rPr>
          <w:highlight w:val="white"/>
        </w:rPr>
      </w:pPr>
      <w:r w:rsidRPr="00903DBA">
        <w:rPr>
          <w:highlight w:val="white"/>
        </w:rPr>
        <w:t xml:space="preserve">  yylval.text = yytext.Substring(1, yytext.Length - 2);</w:t>
      </w:r>
    </w:p>
    <w:p w14:paraId="714E284B" w14:textId="77777777" w:rsidR="007660EE" w:rsidRPr="00903DBA" w:rsidRDefault="007660EE" w:rsidP="007660EE">
      <w:pPr>
        <w:pStyle w:val="Code"/>
        <w:rPr>
          <w:highlight w:val="white"/>
        </w:rPr>
      </w:pPr>
      <w:r w:rsidRPr="00903DBA">
        <w:rPr>
          <w:highlight w:val="white"/>
        </w:rPr>
        <w:t xml:space="preserve">  return ((int) Tokens.TEXT);</w:t>
      </w:r>
    </w:p>
    <w:p w14:paraId="5E6CB9DF" w14:textId="77777777" w:rsidR="007660EE" w:rsidRPr="00903DBA" w:rsidRDefault="007660EE" w:rsidP="007660EE">
      <w:pPr>
        <w:pStyle w:val="Code"/>
        <w:rPr>
          <w:highlight w:val="white"/>
        </w:rPr>
      </w:pPr>
      <w:r w:rsidRPr="00903DBA">
        <w:rPr>
          <w:highlight w:val="white"/>
        </w:rPr>
        <w:t>}</w:t>
      </w:r>
    </w:p>
    <w:p w14:paraId="0C23828C" w14:textId="77777777" w:rsidR="007660EE" w:rsidRPr="00903DBA" w:rsidRDefault="007660EE" w:rsidP="007660EE">
      <w:pPr>
        <w:pStyle w:val="Code"/>
        <w:rPr>
          <w:highlight w:val="white"/>
        </w:rPr>
      </w:pPr>
    </w:p>
    <w:p w14:paraId="4953E2DD" w14:textId="77777777" w:rsidR="007660EE" w:rsidRPr="00903DBA" w:rsidRDefault="007660EE" w:rsidP="007660EE">
      <w:pPr>
        <w:pStyle w:val="Code"/>
        <w:rPr>
          <w:highlight w:val="white"/>
        </w:rPr>
      </w:pPr>
      <w:r w:rsidRPr="00903DBA">
        <w:rPr>
          <w:highlight w:val="white"/>
        </w:rPr>
        <w:t>{VALUE} {</w:t>
      </w:r>
    </w:p>
    <w:p w14:paraId="3233265B" w14:textId="77777777" w:rsidR="007660EE" w:rsidRPr="00903DBA" w:rsidRDefault="007660EE" w:rsidP="007660EE">
      <w:pPr>
        <w:pStyle w:val="Code"/>
        <w:rPr>
          <w:highlight w:val="white"/>
        </w:rPr>
      </w:pPr>
      <w:r w:rsidRPr="00903DBA">
        <w:rPr>
          <w:highlight w:val="white"/>
        </w:rPr>
        <w:t xml:space="preserve">  yylval.value = Double.Parse(yytext);</w:t>
      </w:r>
    </w:p>
    <w:p w14:paraId="6F534460" w14:textId="77777777" w:rsidR="007660EE" w:rsidRPr="00903DBA" w:rsidRDefault="007660EE" w:rsidP="007660EE">
      <w:pPr>
        <w:pStyle w:val="Code"/>
        <w:rPr>
          <w:highlight w:val="white"/>
        </w:rPr>
      </w:pPr>
      <w:r w:rsidRPr="00903DBA">
        <w:rPr>
          <w:highlight w:val="white"/>
        </w:rPr>
        <w:t xml:space="preserve">  return ((int) Tokens.VALUE);</w:t>
      </w:r>
    </w:p>
    <w:p w14:paraId="6873167A" w14:textId="77777777" w:rsidR="007660EE" w:rsidRPr="00903DBA" w:rsidRDefault="007660EE" w:rsidP="007660EE">
      <w:pPr>
        <w:pStyle w:val="Code"/>
        <w:rPr>
          <w:highlight w:val="white"/>
        </w:rPr>
      </w:pPr>
      <w:r w:rsidRPr="00903DBA">
        <w:rPr>
          <w:highlight w:val="white"/>
        </w:rPr>
        <w:t>}</w:t>
      </w:r>
    </w:p>
    <w:p w14:paraId="22322D0D" w14:textId="77777777" w:rsidR="007660EE" w:rsidRPr="00903DBA" w:rsidRDefault="007660EE" w:rsidP="007660EE">
      <w:pPr>
        <w:pStyle w:val="Code"/>
        <w:rPr>
          <w:highlight w:val="white"/>
        </w:rPr>
      </w:pPr>
    </w:p>
    <w:p w14:paraId="79F70052" w14:textId="77777777" w:rsidR="007660EE" w:rsidRPr="00903DBA" w:rsidRDefault="007660EE" w:rsidP="007660EE">
      <w:pPr>
        <w:pStyle w:val="Code"/>
        <w:rPr>
          <w:highlight w:val="white"/>
        </w:rPr>
      </w:pPr>
      <w:r w:rsidRPr="00903DBA">
        <w:rPr>
          <w:highlight w:val="white"/>
        </w:rPr>
        <w:t>{LINE_COMMENT} {</w:t>
      </w:r>
    </w:p>
    <w:p w14:paraId="13D43743" w14:textId="77777777" w:rsidR="007660EE" w:rsidRPr="00903DBA" w:rsidRDefault="007660EE" w:rsidP="007660EE">
      <w:pPr>
        <w:pStyle w:val="Code"/>
        <w:rPr>
          <w:highlight w:val="white"/>
        </w:rPr>
      </w:pPr>
      <w:r w:rsidRPr="00903DBA">
        <w:rPr>
          <w:highlight w:val="white"/>
        </w:rPr>
        <w:t xml:space="preserve">  // Empty.</w:t>
      </w:r>
    </w:p>
    <w:p w14:paraId="4F58C75A" w14:textId="77777777" w:rsidR="007660EE" w:rsidRPr="00903DBA" w:rsidRDefault="007660EE" w:rsidP="007660EE">
      <w:pPr>
        <w:pStyle w:val="Code"/>
        <w:rPr>
          <w:highlight w:val="white"/>
        </w:rPr>
      </w:pPr>
      <w:r w:rsidRPr="00903DBA">
        <w:rPr>
          <w:highlight w:val="white"/>
        </w:rPr>
        <w:t>}</w:t>
      </w:r>
    </w:p>
    <w:p w14:paraId="1BE4A283" w14:textId="77777777" w:rsidR="007660EE" w:rsidRPr="00903DBA" w:rsidRDefault="007660EE" w:rsidP="007660EE">
      <w:pPr>
        <w:pStyle w:val="Code"/>
        <w:rPr>
          <w:highlight w:val="white"/>
        </w:rPr>
      </w:pPr>
    </w:p>
    <w:p w14:paraId="2D3B34C3" w14:textId="77777777" w:rsidR="007660EE" w:rsidRPr="00903DBA" w:rsidRDefault="007660EE" w:rsidP="007660EE">
      <w:pPr>
        <w:pStyle w:val="Code"/>
        <w:rPr>
          <w:highlight w:val="white"/>
        </w:rPr>
      </w:pPr>
      <w:r w:rsidRPr="00903DBA">
        <w:rPr>
          <w:highlight w:val="white"/>
        </w:rPr>
        <w:t>{WHITE_SPACE} {</w:t>
      </w:r>
    </w:p>
    <w:p w14:paraId="5363E705" w14:textId="77777777" w:rsidR="007660EE" w:rsidRPr="00903DBA" w:rsidRDefault="007660EE" w:rsidP="007660EE">
      <w:pPr>
        <w:pStyle w:val="Code"/>
        <w:rPr>
          <w:highlight w:val="white"/>
        </w:rPr>
      </w:pPr>
      <w:r w:rsidRPr="00903DBA">
        <w:rPr>
          <w:highlight w:val="white"/>
        </w:rPr>
        <w:t xml:space="preserve">  // Empty.</w:t>
      </w:r>
    </w:p>
    <w:p w14:paraId="3AA27DEA" w14:textId="77777777" w:rsidR="007660EE" w:rsidRPr="00903DBA" w:rsidRDefault="007660EE" w:rsidP="007660EE">
      <w:pPr>
        <w:pStyle w:val="Code"/>
        <w:rPr>
          <w:highlight w:val="white"/>
        </w:rPr>
      </w:pPr>
      <w:r w:rsidRPr="00903DBA">
        <w:rPr>
          <w:highlight w:val="white"/>
        </w:rPr>
        <w:t>}</w:t>
      </w:r>
    </w:p>
    <w:p w14:paraId="06C53E59" w14:textId="77777777" w:rsidR="007660EE" w:rsidRPr="00903DBA" w:rsidRDefault="007660EE" w:rsidP="007660EE">
      <w:pPr>
        <w:pStyle w:val="Code"/>
        <w:rPr>
          <w:highlight w:val="white"/>
        </w:rPr>
      </w:pPr>
    </w:p>
    <w:p w14:paraId="57F5829F" w14:textId="77777777" w:rsidR="007660EE" w:rsidRPr="00903DBA" w:rsidRDefault="007660EE" w:rsidP="007660EE">
      <w:pPr>
        <w:pStyle w:val="Code"/>
        <w:rPr>
          <w:highlight w:val="white"/>
        </w:rPr>
      </w:pPr>
      <w:r w:rsidRPr="00903DBA">
        <w:rPr>
          <w:highlight w:val="white"/>
        </w:rPr>
        <w:t>&lt;&lt;EOF&gt;&gt; {</w:t>
      </w:r>
    </w:p>
    <w:p w14:paraId="00A0E0A3" w14:textId="77777777" w:rsidR="007660EE" w:rsidRPr="00903DBA" w:rsidRDefault="007660EE" w:rsidP="007660EE">
      <w:pPr>
        <w:pStyle w:val="Code"/>
        <w:rPr>
          <w:highlight w:val="white"/>
        </w:rPr>
      </w:pPr>
      <w:r w:rsidRPr="00903DBA">
        <w:rPr>
          <w:highlight w:val="white"/>
        </w:rPr>
        <w:t xml:space="preserve">  return ((int) Tokens.EOF);</w:t>
      </w:r>
    </w:p>
    <w:p w14:paraId="36D67CA5" w14:textId="77777777" w:rsidR="007660EE" w:rsidRPr="00903DBA" w:rsidRDefault="007660EE" w:rsidP="007660EE">
      <w:pPr>
        <w:pStyle w:val="Code"/>
        <w:rPr>
          <w:highlight w:val="white"/>
        </w:rPr>
      </w:pPr>
      <w:r w:rsidRPr="00903DBA">
        <w:rPr>
          <w:highlight w:val="white"/>
        </w:rPr>
        <w:t>}</w:t>
      </w:r>
    </w:p>
    <w:p w14:paraId="5D789EF5" w14:textId="77777777" w:rsidR="007660EE" w:rsidRPr="00903DBA" w:rsidRDefault="007660EE" w:rsidP="007660EE">
      <w:r w:rsidRPr="00903DBA">
        <w:t xml:space="preserve">Finally, the last part of the scanner is the dot rule, which catch the case not caught by any of the previous tokens (equivalent to </w:t>
      </w:r>
      <w:r w:rsidRPr="00903DBA">
        <w:rPr>
          <w:rStyle w:val="CodeInText"/>
        </w:rPr>
        <w:t>default</w:t>
      </w:r>
      <w:r w:rsidRPr="00903DBA">
        <w:t xml:space="preserve"> in a </w:t>
      </w:r>
      <w:r w:rsidRPr="00903DBA">
        <w:rPr>
          <w:rStyle w:val="CodeInText"/>
        </w:rPr>
        <w:t>switch</w:t>
      </w:r>
      <w:r w:rsidRPr="00903DBA">
        <w:t xml:space="preserve"> statement). In that case, we just exit the execution with an error message.</w:t>
      </w:r>
    </w:p>
    <w:p w14:paraId="7776FA36" w14:textId="77777777" w:rsidR="007660EE" w:rsidRPr="00903DBA" w:rsidRDefault="007660EE" w:rsidP="007660EE">
      <w:pPr>
        <w:pStyle w:val="Code"/>
        <w:rPr>
          <w:highlight w:val="white"/>
        </w:rPr>
      </w:pPr>
      <w:r w:rsidRPr="00903DBA">
        <w:rPr>
          <w:highlight w:val="white"/>
        </w:rPr>
        <w:t>. {</w:t>
      </w:r>
    </w:p>
    <w:p w14:paraId="2A69E853" w14:textId="77777777" w:rsidR="007660EE" w:rsidRPr="00903DBA" w:rsidRDefault="007660EE" w:rsidP="007660EE">
      <w:pPr>
        <w:pStyle w:val="Code"/>
        <w:rPr>
          <w:highlight w:val="white"/>
        </w:rPr>
      </w:pPr>
      <w:r w:rsidRPr="00903DBA">
        <w:rPr>
          <w:highlight w:val="white"/>
        </w:rPr>
        <w:t xml:space="preserve">  Console.Error.WriteLine("Unknown character: \'" + yytext + "\'.");</w:t>
      </w:r>
    </w:p>
    <w:p w14:paraId="3C02719F" w14:textId="77777777" w:rsidR="007660EE" w:rsidRPr="00903DBA" w:rsidRDefault="007660EE" w:rsidP="007660EE">
      <w:pPr>
        <w:pStyle w:val="Code"/>
        <w:rPr>
          <w:highlight w:val="white"/>
        </w:rPr>
      </w:pPr>
      <w:r w:rsidRPr="00903DBA">
        <w:rPr>
          <w:highlight w:val="white"/>
        </w:rPr>
        <w:t xml:space="preserve">  Environment.Exit(-1);</w:t>
      </w:r>
    </w:p>
    <w:p w14:paraId="44CDC6D0" w14:textId="77777777" w:rsidR="007660EE" w:rsidRPr="00903DBA" w:rsidRDefault="007660EE" w:rsidP="007660EE">
      <w:pPr>
        <w:pStyle w:val="Code"/>
      </w:pPr>
      <w:r w:rsidRPr="00903DBA">
        <w:rPr>
          <w:highlight w:val="white"/>
        </w:rPr>
        <w:t>}</w:t>
      </w:r>
    </w:p>
    <w:p w14:paraId="2551028A" w14:textId="77777777" w:rsidR="007660EE" w:rsidRPr="00903DBA" w:rsidRDefault="007660EE" w:rsidP="007660EE">
      <w:pPr>
        <w:pStyle w:val="Rubrik3"/>
      </w:pPr>
      <w:bookmarkStart w:id="555" w:name="_Toc57656170"/>
      <w:r w:rsidRPr="00903DBA">
        <w:t>Main</w:t>
      </w:r>
      <w:bookmarkEnd w:id="555"/>
    </w:p>
    <w:p w14:paraId="2FDB2DF8" w14:textId="77777777" w:rsidR="007660EE" w:rsidRPr="00903DBA" w:rsidRDefault="007660EE" w:rsidP="007660EE">
      <w:r w:rsidRPr="00903DBA">
        <w:t xml:space="preserve">GPPG and JPLEX generates the </w:t>
      </w:r>
      <w:r w:rsidRPr="00903DBA">
        <w:rPr>
          <w:rStyle w:val="CodeInText"/>
        </w:rPr>
        <w:t>Parser</w:t>
      </w:r>
      <w:r w:rsidRPr="00903DBA">
        <w:t xml:space="preserve"> and </w:t>
      </w:r>
      <w:r w:rsidRPr="00903DBA">
        <w:rPr>
          <w:rStyle w:val="CodeInText"/>
        </w:rPr>
        <w:t>Scanner</w:t>
      </w:r>
      <w:r w:rsidRPr="00903DBA">
        <w:t xml:space="preserve"> classes. The main class creates a scanner object which is used by the parser object. The </w:t>
      </w:r>
      <w:r w:rsidRPr="00903DBA">
        <w:rPr>
          <w:rStyle w:val="CodeInText"/>
        </w:rPr>
        <w:t>parse</w:t>
      </w:r>
      <w:r w:rsidRPr="00903DBA">
        <w:t xml:space="preserve"> method is called with invoke the parsing. The input is read from </w:t>
      </w:r>
      <w:r w:rsidRPr="00903DBA">
        <w:rPr>
          <w:rStyle w:val="CodeInText"/>
        </w:rPr>
        <w:t>BufferedReader</w:t>
      </w:r>
      <w:r w:rsidRPr="00903DBA">
        <w:t xml:space="preserve">, the output is written to </w:t>
      </w:r>
      <w:r w:rsidRPr="00903DBA">
        <w:rPr>
          <w:rStyle w:val="CodeInText"/>
        </w:rPr>
        <w:t>OutputStream</w:t>
      </w:r>
      <w:r w:rsidRPr="00903DBA">
        <w:t xml:space="preserve">, error messages are written to </w:t>
      </w:r>
      <w:r w:rsidRPr="00903DBA">
        <w:rPr>
          <w:rStyle w:val="CodeInText"/>
        </w:rPr>
        <w:t>ErrorStream</w:t>
      </w:r>
      <w:r w:rsidRPr="00903DBA">
        <w:t xml:space="preserve">, and </w:t>
      </w:r>
      <w:r w:rsidRPr="00903DBA">
        <w:rPr>
          <w:rStyle w:val="CodeInText"/>
        </w:rPr>
        <w:t>VariableMap</w:t>
      </w:r>
      <w:r w:rsidRPr="00903DBA">
        <w:t xml:space="preserve"> is used to keep track of the variables read and assigned by the program.</w:t>
      </w:r>
    </w:p>
    <w:p w14:paraId="067F41AA" w14:textId="77777777" w:rsidR="007660EE" w:rsidRPr="00903DBA" w:rsidRDefault="007660EE" w:rsidP="007660EE">
      <w:pPr>
        <w:pStyle w:val="CodeHeader"/>
      </w:pPr>
      <w:r w:rsidRPr="00903DBA">
        <w:t>Main.cs</w:t>
      </w:r>
    </w:p>
    <w:p w14:paraId="5B06BD92" w14:textId="77777777" w:rsidR="007660EE" w:rsidRPr="00903DBA" w:rsidRDefault="007660EE" w:rsidP="007660EE">
      <w:pPr>
        <w:pStyle w:val="Code"/>
        <w:rPr>
          <w:highlight w:val="white"/>
        </w:rPr>
      </w:pPr>
      <w:r w:rsidRPr="00903DBA">
        <w:rPr>
          <w:highlight w:val="white"/>
        </w:rPr>
        <w:t>using System;</w:t>
      </w:r>
    </w:p>
    <w:p w14:paraId="2CA36754" w14:textId="77777777" w:rsidR="007660EE" w:rsidRPr="00903DBA" w:rsidRDefault="007660EE" w:rsidP="007660EE">
      <w:pPr>
        <w:pStyle w:val="Code"/>
        <w:rPr>
          <w:highlight w:val="white"/>
        </w:rPr>
      </w:pPr>
      <w:r w:rsidRPr="00903DBA">
        <w:rPr>
          <w:highlight w:val="white"/>
        </w:rPr>
        <w:t>using System.IO;</w:t>
      </w:r>
    </w:p>
    <w:p w14:paraId="13BFBA77" w14:textId="77777777" w:rsidR="007660EE" w:rsidRPr="00903DBA" w:rsidRDefault="007660EE" w:rsidP="007660EE">
      <w:pPr>
        <w:pStyle w:val="Code"/>
        <w:rPr>
          <w:highlight w:val="white"/>
        </w:rPr>
      </w:pPr>
      <w:r w:rsidRPr="00903DBA">
        <w:rPr>
          <w:highlight w:val="white"/>
        </w:rPr>
        <w:t>using System.Collections.Generic;</w:t>
      </w:r>
    </w:p>
    <w:p w14:paraId="3D611C81" w14:textId="77777777" w:rsidR="007660EE" w:rsidRPr="00903DBA" w:rsidRDefault="007660EE" w:rsidP="007660EE">
      <w:pPr>
        <w:pStyle w:val="Code"/>
        <w:rPr>
          <w:highlight w:val="white"/>
        </w:rPr>
      </w:pPr>
    </w:p>
    <w:p w14:paraId="518F6052" w14:textId="77777777" w:rsidR="007660EE" w:rsidRPr="00903DBA" w:rsidRDefault="007660EE" w:rsidP="007660EE">
      <w:pPr>
        <w:pStyle w:val="Code"/>
        <w:rPr>
          <w:highlight w:val="white"/>
        </w:rPr>
      </w:pPr>
      <w:r w:rsidRPr="00903DBA">
        <w:rPr>
          <w:highlight w:val="white"/>
        </w:rPr>
        <w:t>namespace Calculator {</w:t>
      </w:r>
    </w:p>
    <w:p w14:paraId="046F135E" w14:textId="77777777" w:rsidR="007660EE" w:rsidRPr="00903DBA" w:rsidRDefault="007660EE" w:rsidP="007660EE">
      <w:pPr>
        <w:pStyle w:val="Code"/>
        <w:rPr>
          <w:highlight w:val="white"/>
        </w:rPr>
      </w:pPr>
      <w:r w:rsidRPr="00903DBA">
        <w:rPr>
          <w:highlight w:val="white"/>
        </w:rPr>
        <w:t xml:space="preserve">  class MainX {</w:t>
      </w:r>
    </w:p>
    <w:p w14:paraId="3446AE01" w14:textId="77777777" w:rsidR="007660EE" w:rsidRPr="00903DBA" w:rsidRDefault="007660EE" w:rsidP="007660EE">
      <w:pPr>
        <w:pStyle w:val="Code"/>
        <w:rPr>
          <w:highlight w:val="white"/>
        </w:rPr>
      </w:pPr>
      <w:r w:rsidRPr="00903DBA">
        <w:rPr>
          <w:highlight w:val="white"/>
        </w:rPr>
        <w:t xml:space="preserve">    public static Dictionary&lt;string,double&gt; VariableMap =</w:t>
      </w:r>
    </w:p>
    <w:p w14:paraId="168E2053" w14:textId="77777777" w:rsidR="007660EE" w:rsidRPr="00903DBA" w:rsidRDefault="007660EE" w:rsidP="007660EE">
      <w:pPr>
        <w:pStyle w:val="Code"/>
        <w:rPr>
          <w:highlight w:val="white"/>
        </w:rPr>
      </w:pPr>
      <w:r w:rsidRPr="00903DBA">
        <w:rPr>
          <w:highlight w:val="white"/>
        </w:rPr>
        <w:t xml:space="preserve">      new Dictionary&lt;string,double&gt;();</w:t>
      </w:r>
    </w:p>
    <w:p w14:paraId="657AE053" w14:textId="77777777" w:rsidR="007660EE" w:rsidRPr="00903DBA" w:rsidRDefault="007660EE" w:rsidP="007660EE">
      <w:pPr>
        <w:pStyle w:val="Code"/>
        <w:rPr>
          <w:highlight w:val="white"/>
        </w:rPr>
      </w:pPr>
      <w:r w:rsidRPr="00903DBA">
        <w:rPr>
          <w:highlight w:val="white"/>
        </w:rPr>
        <w:t xml:space="preserve">          </w:t>
      </w:r>
    </w:p>
    <w:p w14:paraId="35FCB7A1" w14:textId="77777777" w:rsidR="007660EE" w:rsidRPr="00903DBA" w:rsidRDefault="007660EE" w:rsidP="007660EE">
      <w:pPr>
        <w:pStyle w:val="Code"/>
        <w:rPr>
          <w:highlight w:val="white"/>
        </w:rPr>
      </w:pPr>
      <w:r w:rsidRPr="00903DBA">
        <w:rPr>
          <w:highlight w:val="white"/>
        </w:rPr>
        <w:t xml:space="preserve">    static void Main(string[] args) {</w:t>
      </w:r>
    </w:p>
    <w:p w14:paraId="3B1D6F69" w14:textId="77777777" w:rsidR="007660EE" w:rsidRPr="00903DBA" w:rsidRDefault="007660EE" w:rsidP="007660EE">
      <w:pPr>
        <w:pStyle w:val="Code"/>
        <w:rPr>
          <w:highlight w:val="white"/>
        </w:rPr>
      </w:pPr>
      <w:r w:rsidRPr="00903DBA">
        <w:rPr>
          <w:highlight w:val="white"/>
        </w:rPr>
        <w:t xml:space="preserve">      if (args.Length != 1) {</w:t>
      </w:r>
    </w:p>
    <w:p w14:paraId="7347D367" w14:textId="77777777" w:rsidR="007660EE" w:rsidRPr="00903DBA" w:rsidRDefault="007660EE" w:rsidP="007660EE">
      <w:pPr>
        <w:pStyle w:val="Code"/>
        <w:rPr>
          <w:highlight w:val="white"/>
        </w:rPr>
      </w:pPr>
      <w:r w:rsidRPr="00903DBA">
        <w:rPr>
          <w:highlight w:val="white"/>
        </w:rPr>
        <w:t xml:space="preserve">        Console.Out.WriteLine("Usage: calculator inputfile");</w:t>
      </w:r>
    </w:p>
    <w:p w14:paraId="25860277" w14:textId="77777777" w:rsidR="007660EE" w:rsidRPr="00903DBA" w:rsidRDefault="007660EE" w:rsidP="007660EE">
      <w:pPr>
        <w:pStyle w:val="Code"/>
        <w:rPr>
          <w:highlight w:val="white"/>
        </w:rPr>
      </w:pPr>
      <w:r w:rsidRPr="00903DBA">
        <w:rPr>
          <w:highlight w:val="white"/>
        </w:rPr>
        <w:t xml:space="preserve">      }</w:t>
      </w:r>
    </w:p>
    <w:p w14:paraId="21196660" w14:textId="77777777" w:rsidR="007660EE" w:rsidRPr="00903DBA" w:rsidRDefault="007660EE" w:rsidP="007660EE">
      <w:pPr>
        <w:pStyle w:val="Code"/>
        <w:rPr>
          <w:highlight w:val="white"/>
        </w:rPr>
      </w:pPr>
    </w:p>
    <w:p w14:paraId="66792DDD" w14:textId="77777777" w:rsidR="007660EE" w:rsidRPr="00903DBA" w:rsidRDefault="007660EE" w:rsidP="007660EE">
      <w:pPr>
        <w:pStyle w:val="Code"/>
        <w:rPr>
          <w:highlight w:val="white"/>
        </w:rPr>
      </w:pPr>
      <w:r w:rsidRPr="00903DBA">
        <w:rPr>
          <w:highlight w:val="white"/>
        </w:rPr>
        <w:t xml:space="preserve">      { System.Globalization.CultureInfo customCulture =</w:t>
      </w:r>
    </w:p>
    <w:p w14:paraId="51E171F1" w14:textId="77777777" w:rsidR="007660EE" w:rsidRPr="00903DBA" w:rsidRDefault="007660EE" w:rsidP="007660EE">
      <w:pPr>
        <w:pStyle w:val="Code"/>
        <w:rPr>
          <w:highlight w:val="white"/>
        </w:rPr>
      </w:pPr>
      <w:r w:rsidRPr="00903DBA">
        <w:rPr>
          <w:highlight w:val="white"/>
        </w:rPr>
        <w:t xml:space="preserve">         (System.Globalization.CultureInfo)</w:t>
      </w:r>
    </w:p>
    <w:p w14:paraId="50DD11A7" w14:textId="77777777" w:rsidR="007660EE" w:rsidRPr="00903DBA" w:rsidRDefault="007660EE" w:rsidP="007660EE">
      <w:pPr>
        <w:pStyle w:val="Code"/>
        <w:rPr>
          <w:highlight w:val="white"/>
        </w:rPr>
      </w:pPr>
      <w:r w:rsidRPr="00903DBA">
        <w:rPr>
          <w:highlight w:val="white"/>
        </w:rPr>
        <w:t xml:space="preserve">         System.Threading.Thread.CurrentThread.CurrentCulture.Clone();</w:t>
      </w:r>
    </w:p>
    <w:p w14:paraId="4BFB0B1C" w14:textId="77777777" w:rsidR="007660EE" w:rsidRPr="00903DBA" w:rsidRDefault="007660EE" w:rsidP="007660EE">
      <w:pPr>
        <w:pStyle w:val="Code"/>
        <w:rPr>
          <w:highlight w:val="white"/>
        </w:rPr>
      </w:pPr>
      <w:r w:rsidRPr="00903DBA">
        <w:rPr>
          <w:highlight w:val="white"/>
        </w:rPr>
        <w:t xml:space="preserve">        customCulture.NumberFormat.NumberDecimalSeparator = ".";</w:t>
      </w:r>
    </w:p>
    <w:p w14:paraId="78E60A09" w14:textId="77777777" w:rsidR="007660EE" w:rsidRPr="00903DBA" w:rsidRDefault="007660EE" w:rsidP="007660EE">
      <w:pPr>
        <w:pStyle w:val="Code"/>
        <w:rPr>
          <w:highlight w:val="white"/>
        </w:rPr>
      </w:pPr>
      <w:r w:rsidRPr="00903DBA">
        <w:rPr>
          <w:highlight w:val="white"/>
        </w:rPr>
        <w:t xml:space="preserve">        System.Threading.Thread.CurrentThread.CurrentCulture = customCulture;</w:t>
      </w:r>
    </w:p>
    <w:p w14:paraId="2C1BE572" w14:textId="77777777" w:rsidR="007660EE" w:rsidRPr="00903DBA" w:rsidRDefault="007660EE" w:rsidP="007660EE">
      <w:pPr>
        <w:pStyle w:val="Code"/>
        <w:rPr>
          <w:highlight w:val="white"/>
        </w:rPr>
      </w:pPr>
      <w:r w:rsidRPr="00903DBA">
        <w:rPr>
          <w:highlight w:val="white"/>
        </w:rPr>
        <w:t xml:space="preserve">      }</w:t>
      </w:r>
    </w:p>
    <w:p w14:paraId="453E08BA" w14:textId="77777777" w:rsidR="007660EE" w:rsidRPr="00903DBA" w:rsidRDefault="007660EE" w:rsidP="007660EE">
      <w:pPr>
        <w:pStyle w:val="Code"/>
        <w:rPr>
          <w:highlight w:val="white"/>
        </w:rPr>
      </w:pPr>
    </w:p>
    <w:p w14:paraId="77E197E4" w14:textId="77777777" w:rsidR="007660EE" w:rsidRPr="00903DBA" w:rsidRDefault="007660EE" w:rsidP="007660EE">
      <w:pPr>
        <w:pStyle w:val="Code"/>
        <w:rPr>
          <w:highlight w:val="white"/>
        </w:rPr>
      </w:pPr>
      <w:r w:rsidRPr="00903DBA">
        <w:rPr>
          <w:highlight w:val="white"/>
        </w:rPr>
        <w:t xml:space="preserve">      VariableMap["pi"] = Math.PI;</w:t>
      </w:r>
    </w:p>
    <w:p w14:paraId="248CFB3E" w14:textId="77777777" w:rsidR="007660EE" w:rsidRPr="00903DBA" w:rsidRDefault="007660EE" w:rsidP="007660EE">
      <w:pPr>
        <w:pStyle w:val="Code"/>
        <w:rPr>
          <w:highlight w:val="white"/>
        </w:rPr>
      </w:pPr>
      <w:r w:rsidRPr="00903DBA">
        <w:rPr>
          <w:highlight w:val="white"/>
        </w:rPr>
        <w:t xml:space="preserve">      VariableMap["e"] = Math.E;</w:t>
      </w:r>
    </w:p>
    <w:p w14:paraId="4F8F4546" w14:textId="77777777" w:rsidR="007660EE" w:rsidRPr="00903DBA" w:rsidRDefault="007660EE" w:rsidP="007660EE">
      <w:pPr>
        <w:pStyle w:val="Code"/>
        <w:rPr>
          <w:highlight w:val="white"/>
        </w:rPr>
      </w:pPr>
    </w:p>
    <w:p w14:paraId="466180C5" w14:textId="77777777" w:rsidR="007660EE" w:rsidRPr="00903DBA" w:rsidRDefault="007660EE" w:rsidP="007660EE">
      <w:pPr>
        <w:pStyle w:val="Code"/>
        <w:rPr>
          <w:highlight w:val="white"/>
        </w:rPr>
      </w:pPr>
      <w:r w:rsidRPr="00903DBA">
        <w:rPr>
          <w:highlight w:val="white"/>
        </w:rPr>
        <w:t xml:space="preserve">      string s = "abcd", t = "\"\"";</w:t>
      </w:r>
    </w:p>
    <w:p w14:paraId="2595E673" w14:textId="77777777" w:rsidR="007660EE" w:rsidRPr="00903DBA" w:rsidRDefault="007660EE" w:rsidP="007660EE">
      <w:pPr>
        <w:pStyle w:val="Code"/>
        <w:rPr>
          <w:highlight w:val="white"/>
        </w:rPr>
      </w:pPr>
      <w:r w:rsidRPr="00903DBA">
        <w:rPr>
          <w:highlight w:val="white"/>
        </w:rPr>
        <w:t xml:space="preserve">      string u = s.Substring(1, s.Length - 2);</w:t>
      </w:r>
    </w:p>
    <w:p w14:paraId="02B69E4D" w14:textId="77777777" w:rsidR="007660EE" w:rsidRPr="00903DBA" w:rsidRDefault="007660EE" w:rsidP="007660EE">
      <w:pPr>
        <w:pStyle w:val="Code"/>
        <w:rPr>
          <w:highlight w:val="white"/>
        </w:rPr>
      </w:pPr>
      <w:r w:rsidRPr="00903DBA">
        <w:rPr>
          <w:highlight w:val="white"/>
        </w:rPr>
        <w:t xml:space="preserve">      string v = s.Substring(1, t.Length - 2);</w:t>
      </w:r>
    </w:p>
    <w:p w14:paraId="32E39F41" w14:textId="77777777" w:rsidR="007660EE" w:rsidRPr="00903DBA" w:rsidRDefault="007660EE" w:rsidP="007660EE">
      <w:pPr>
        <w:pStyle w:val="Code"/>
        <w:rPr>
          <w:highlight w:val="white"/>
        </w:rPr>
      </w:pPr>
    </w:p>
    <w:p w14:paraId="61614BB1" w14:textId="77777777" w:rsidR="007660EE" w:rsidRPr="00903DBA" w:rsidRDefault="007660EE" w:rsidP="007660EE">
      <w:pPr>
        <w:pStyle w:val="Code"/>
        <w:rPr>
          <w:highlight w:val="white"/>
        </w:rPr>
      </w:pPr>
      <w:r w:rsidRPr="00903DBA">
        <w:rPr>
          <w:highlight w:val="white"/>
        </w:rPr>
        <w:t xml:space="preserve">      try {</w:t>
      </w:r>
    </w:p>
    <w:p w14:paraId="6CA1B64A" w14:textId="77777777" w:rsidR="007660EE" w:rsidRPr="00903DBA" w:rsidRDefault="007660EE" w:rsidP="007660EE">
      <w:pPr>
        <w:pStyle w:val="Code"/>
        <w:rPr>
          <w:highlight w:val="white"/>
        </w:rPr>
      </w:pPr>
      <w:r w:rsidRPr="00903DBA">
        <w:rPr>
          <w:highlight w:val="white"/>
        </w:rPr>
        <w:t xml:space="preserve">        FileStream file = new FileStream(args[0], FileMode.Open);</w:t>
      </w:r>
    </w:p>
    <w:p w14:paraId="12DB31CB" w14:textId="77777777" w:rsidR="007660EE" w:rsidRPr="00903DBA" w:rsidRDefault="007660EE" w:rsidP="007660EE">
      <w:pPr>
        <w:pStyle w:val="Code"/>
        <w:rPr>
          <w:highlight w:val="white"/>
        </w:rPr>
      </w:pPr>
      <w:r w:rsidRPr="00903DBA">
        <w:rPr>
          <w:highlight w:val="white"/>
        </w:rPr>
        <w:t xml:space="preserve">        Scanner scanner = new Scanner(file);</w:t>
      </w:r>
    </w:p>
    <w:p w14:paraId="7E11E46D" w14:textId="77777777" w:rsidR="007660EE" w:rsidRPr="00903DBA" w:rsidRDefault="007660EE" w:rsidP="007660EE">
      <w:pPr>
        <w:pStyle w:val="Code"/>
        <w:rPr>
          <w:highlight w:val="white"/>
        </w:rPr>
      </w:pPr>
      <w:r w:rsidRPr="00903DBA">
        <w:rPr>
          <w:highlight w:val="white"/>
        </w:rPr>
        <w:t xml:space="preserve">        Parser parser = new Parser(scanner);</w:t>
      </w:r>
    </w:p>
    <w:p w14:paraId="0F7525D5" w14:textId="77777777" w:rsidR="007660EE" w:rsidRPr="00903DBA" w:rsidRDefault="007660EE" w:rsidP="007660EE">
      <w:pPr>
        <w:pStyle w:val="Code"/>
        <w:rPr>
          <w:highlight w:val="white"/>
        </w:rPr>
      </w:pPr>
      <w:r w:rsidRPr="00903DBA">
        <w:rPr>
          <w:highlight w:val="white"/>
        </w:rPr>
        <w:t xml:space="preserve">        parser.Parse();</w:t>
      </w:r>
    </w:p>
    <w:p w14:paraId="1C391627" w14:textId="77777777" w:rsidR="007660EE" w:rsidRPr="00903DBA" w:rsidRDefault="007660EE" w:rsidP="007660EE">
      <w:pPr>
        <w:pStyle w:val="Code"/>
        <w:rPr>
          <w:highlight w:val="white"/>
        </w:rPr>
      </w:pPr>
      <w:r w:rsidRPr="00903DBA">
        <w:rPr>
          <w:highlight w:val="white"/>
        </w:rPr>
        <w:t xml:space="preserve">      }</w:t>
      </w:r>
    </w:p>
    <w:p w14:paraId="55138B5E" w14:textId="77777777" w:rsidR="007660EE" w:rsidRPr="00903DBA" w:rsidRDefault="007660EE" w:rsidP="007660EE">
      <w:pPr>
        <w:pStyle w:val="Code"/>
        <w:rPr>
          <w:highlight w:val="white"/>
        </w:rPr>
      </w:pPr>
      <w:r w:rsidRPr="00903DBA">
        <w:rPr>
          <w:highlight w:val="white"/>
        </w:rPr>
        <w:t xml:space="preserve">      catch (Exception exception) {</w:t>
      </w:r>
    </w:p>
    <w:p w14:paraId="69D66DA3" w14:textId="77777777" w:rsidR="007660EE" w:rsidRPr="00903DBA" w:rsidRDefault="007660EE" w:rsidP="007660EE">
      <w:pPr>
        <w:pStyle w:val="Code"/>
        <w:rPr>
          <w:highlight w:val="white"/>
        </w:rPr>
      </w:pPr>
      <w:r w:rsidRPr="00903DBA">
        <w:rPr>
          <w:highlight w:val="white"/>
        </w:rPr>
        <w:t xml:space="preserve">        Console.Out.WriteLine(exception.ToString());</w:t>
      </w:r>
    </w:p>
    <w:p w14:paraId="6238F3E8" w14:textId="77777777" w:rsidR="007660EE" w:rsidRPr="00903DBA" w:rsidRDefault="007660EE" w:rsidP="007660EE">
      <w:pPr>
        <w:pStyle w:val="Code"/>
        <w:rPr>
          <w:highlight w:val="white"/>
        </w:rPr>
      </w:pPr>
      <w:r w:rsidRPr="00903DBA">
        <w:rPr>
          <w:highlight w:val="white"/>
        </w:rPr>
        <w:t xml:space="preserve">      }</w:t>
      </w:r>
    </w:p>
    <w:p w14:paraId="3DF2087D" w14:textId="77777777" w:rsidR="007660EE" w:rsidRPr="00903DBA" w:rsidRDefault="007660EE" w:rsidP="007660EE">
      <w:pPr>
        <w:pStyle w:val="Code"/>
        <w:rPr>
          <w:highlight w:val="white"/>
        </w:rPr>
      </w:pPr>
      <w:r w:rsidRPr="00903DBA">
        <w:rPr>
          <w:highlight w:val="white"/>
        </w:rPr>
        <w:t xml:space="preserve">    }</w:t>
      </w:r>
    </w:p>
    <w:p w14:paraId="093C6AE5" w14:textId="77777777" w:rsidR="007660EE" w:rsidRPr="00903DBA" w:rsidRDefault="007660EE" w:rsidP="007660EE">
      <w:pPr>
        <w:pStyle w:val="Code"/>
        <w:rPr>
          <w:highlight w:val="white"/>
        </w:rPr>
      </w:pPr>
      <w:r w:rsidRPr="00903DBA">
        <w:rPr>
          <w:highlight w:val="white"/>
        </w:rPr>
        <w:t xml:space="preserve">  }</w:t>
      </w:r>
    </w:p>
    <w:p w14:paraId="6DDD919B" w14:textId="77777777" w:rsidR="007660EE" w:rsidRPr="00903DBA" w:rsidRDefault="007660EE" w:rsidP="00E65FE6">
      <w:pPr>
        <w:pStyle w:val="CodeHeader"/>
      </w:pPr>
      <w:r w:rsidRPr="00903DBA">
        <w:t xml:space="preserve">The </w:t>
      </w:r>
      <w:r w:rsidRPr="00E65FE6">
        <w:rPr>
          <w:rStyle w:val="CodeInText"/>
        </w:rPr>
        <w:t>Parser</w:t>
      </w:r>
      <w:r w:rsidRPr="00903DBA">
        <w:t xml:space="preserve"> class is necessary to make the parser work with the scanner. It works as link between the scanner and the parser </w:t>
      </w:r>
    </w:p>
    <w:p w14:paraId="6827CCE9" w14:textId="77777777" w:rsidR="007660EE" w:rsidRPr="00903DBA" w:rsidRDefault="007660EE" w:rsidP="007660EE">
      <w:pPr>
        <w:pStyle w:val="Code"/>
        <w:rPr>
          <w:highlight w:val="white"/>
        </w:rPr>
      </w:pPr>
      <w:r w:rsidRPr="00903DBA">
        <w:rPr>
          <w:highlight w:val="white"/>
        </w:rPr>
        <w:t xml:space="preserve">  public partial class Parser :</w:t>
      </w:r>
    </w:p>
    <w:p w14:paraId="59ECEC2C" w14:textId="77777777" w:rsidR="007660EE" w:rsidRPr="00903DBA" w:rsidRDefault="007660EE" w:rsidP="007660EE">
      <w:pPr>
        <w:pStyle w:val="Code"/>
        <w:rPr>
          <w:highlight w:val="white"/>
        </w:rPr>
      </w:pPr>
      <w:r w:rsidRPr="00903DBA">
        <w:rPr>
          <w:highlight w:val="white"/>
        </w:rPr>
        <w:t xml:space="preserve">         QUT.Gppg.ShiftReduceParser&lt;ValueType, QUT.Gppg.LexLocation&gt; {</w:t>
      </w:r>
    </w:p>
    <w:p w14:paraId="712D328B" w14:textId="77777777" w:rsidR="007660EE" w:rsidRPr="00903DBA" w:rsidRDefault="007660EE" w:rsidP="007660EE">
      <w:pPr>
        <w:pStyle w:val="Code"/>
        <w:rPr>
          <w:highlight w:val="white"/>
        </w:rPr>
      </w:pPr>
      <w:r w:rsidRPr="00903DBA">
        <w:rPr>
          <w:highlight w:val="white"/>
        </w:rPr>
        <w:t xml:space="preserve">    public Parser(Scanner scanner)</w:t>
      </w:r>
    </w:p>
    <w:p w14:paraId="6DF8E12D" w14:textId="77777777" w:rsidR="007660EE" w:rsidRPr="00903DBA" w:rsidRDefault="007660EE" w:rsidP="007660EE">
      <w:pPr>
        <w:pStyle w:val="Code"/>
        <w:rPr>
          <w:highlight w:val="white"/>
        </w:rPr>
      </w:pPr>
      <w:r w:rsidRPr="00903DBA">
        <w:rPr>
          <w:highlight w:val="white"/>
        </w:rPr>
        <w:t xml:space="preserve">     :base(scanner) {</w:t>
      </w:r>
    </w:p>
    <w:p w14:paraId="7FE35DBA" w14:textId="77777777" w:rsidR="007660EE" w:rsidRPr="00903DBA" w:rsidRDefault="007660EE" w:rsidP="007660EE">
      <w:pPr>
        <w:pStyle w:val="Code"/>
        <w:rPr>
          <w:highlight w:val="white"/>
        </w:rPr>
      </w:pPr>
      <w:r w:rsidRPr="00903DBA">
        <w:rPr>
          <w:highlight w:val="white"/>
        </w:rPr>
        <w:t xml:space="preserve">      // Empty.</w:t>
      </w:r>
    </w:p>
    <w:p w14:paraId="508F9571" w14:textId="77777777" w:rsidR="007660EE" w:rsidRPr="00903DBA" w:rsidRDefault="007660EE" w:rsidP="007660EE">
      <w:pPr>
        <w:pStyle w:val="Code"/>
        <w:rPr>
          <w:highlight w:val="white"/>
        </w:rPr>
      </w:pPr>
      <w:r w:rsidRPr="00903DBA">
        <w:rPr>
          <w:highlight w:val="white"/>
        </w:rPr>
        <w:t xml:space="preserve">    }</w:t>
      </w:r>
    </w:p>
    <w:p w14:paraId="2F64E70B" w14:textId="77777777" w:rsidR="007660EE" w:rsidRPr="00903DBA" w:rsidRDefault="007660EE" w:rsidP="007660EE">
      <w:pPr>
        <w:pStyle w:val="Code"/>
        <w:rPr>
          <w:highlight w:val="white"/>
        </w:rPr>
      </w:pPr>
      <w:r w:rsidRPr="00903DBA">
        <w:rPr>
          <w:highlight w:val="white"/>
        </w:rPr>
        <w:t xml:space="preserve">  }</w:t>
      </w:r>
    </w:p>
    <w:p w14:paraId="4D00666A" w14:textId="77777777" w:rsidR="007660EE" w:rsidRPr="00903DBA" w:rsidRDefault="007660EE" w:rsidP="007660EE">
      <w:pPr>
        <w:pStyle w:val="Code"/>
      </w:pPr>
      <w:r w:rsidRPr="00903DBA">
        <w:rPr>
          <w:highlight w:val="white"/>
        </w:rPr>
        <w:t>}</w:t>
      </w:r>
    </w:p>
    <w:p w14:paraId="2365CD0C" w14:textId="77777777" w:rsidR="007660EE" w:rsidRPr="00903DBA" w:rsidRDefault="007660EE" w:rsidP="007660EE">
      <w:r w:rsidRPr="00903DBA">
        <w:t>Finally, below follows a small script file that generates the C# source code for the parser and scanner.</w:t>
      </w:r>
    </w:p>
    <w:p w14:paraId="1378055A" w14:textId="77777777" w:rsidR="007660EE" w:rsidRPr="00903DBA" w:rsidRDefault="007660EE" w:rsidP="007660EE">
      <w:pPr>
        <w:pStyle w:val="CodeHeader"/>
      </w:pPr>
      <w:r w:rsidRPr="00903DBA">
        <w:t>Parser.bat</w:t>
      </w:r>
    </w:p>
    <w:p w14:paraId="7E7205D0" w14:textId="77777777" w:rsidR="007660EE" w:rsidRPr="00903DBA" w:rsidRDefault="007660EE" w:rsidP="007660EE">
      <w:pPr>
        <w:pStyle w:val="Code"/>
        <w:rPr>
          <w:highlight w:val="white"/>
        </w:rPr>
      </w:pPr>
      <w:r w:rsidRPr="00903DBA">
        <w:rPr>
          <w:highlight w:val="white"/>
        </w:rPr>
        <w:t>@C:</w:t>
      </w:r>
    </w:p>
    <w:p w14:paraId="7755FEA3" w14:textId="77777777" w:rsidR="007660EE" w:rsidRPr="00903DBA" w:rsidRDefault="007660EE" w:rsidP="007660EE">
      <w:pPr>
        <w:pStyle w:val="Code"/>
        <w:rPr>
          <w:highlight w:val="white"/>
        </w:rPr>
      </w:pPr>
      <w:r w:rsidRPr="00903DBA">
        <w:rPr>
          <w:highlight w:val="white"/>
        </w:rPr>
        <w:t>@cd C:\Users\Stefan\Documents\Calculator_CS</w:t>
      </w:r>
    </w:p>
    <w:p w14:paraId="391699A4" w14:textId="77777777" w:rsidR="007660EE" w:rsidRPr="00903DBA" w:rsidRDefault="007660EE" w:rsidP="007660EE">
      <w:pPr>
        <w:pStyle w:val="Code"/>
        <w:rPr>
          <w:highlight w:val="white"/>
        </w:rPr>
      </w:pPr>
      <w:r w:rsidRPr="00903DBA">
        <w:rPr>
          <w:highlight w:val="white"/>
        </w:rPr>
        <w:t>@"C:\gppg-distro-1_5_2\binaries\Gppg" /gplex Parser.gppg &gt; Parser.cs</w:t>
      </w:r>
    </w:p>
    <w:p w14:paraId="33110E1B" w14:textId="77777777" w:rsidR="007660EE" w:rsidRPr="00903DBA" w:rsidRDefault="007660EE" w:rsidP="007660EE">
      <w:pPr>
        <w:pStyle w:val="Code"/>
        <w:rPr>
          <w:highlight w:val="white"/>
        </w:rPr>
      </w:pPr>
      <w:r w:rsidRPr="00903DBA">
        <w:rPr>
          <w:highlight w:val="white"/>
        </w:rPr>
        <w:t>@"C:\gppg-distro-1_5_2\binaries\Gplex" Scanner.gplex</w:t>
      </w:r>
    </w:p>
    <w:p w14:paraId="3C2173E1" w14:textId="77777777" w:rsidR="005E7D2C" w:rsidRPr="00903DBA" w:rsidRDefault="005E7D2C" w:rsidP="00966B0F">
      <w:pPr>
        <w:pStyle w:val="Appendix"/>
        <w:rPr>
          <w:lang w:val="en-US"/>
        </w:rPr>
      </w:pPr>
      <w:bookmarkStart w:id="556" w:name="_Toc57656171"/>
      <w:r w:rsidRPr="00903DBA">
        <w:rPr>
          <w:lang w:val="en-US"/>
        </w:rPr>
        <w:t>Auxiliary Classes</w:t>
      </w:r>
      <w:bookmarkEnd w:id="556"/>
    </w:p>
    <w:p w14:paraId="6A674C10" w14:textId="77777777" w:rsidR="005E7D2C" w:rsidRPr="00903DBA" w:rsidRDefault="005E7D2C" w:rsidP="005E7D2C">
      <w:r w:rsidRPr="00903DBA">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903DBA" w:rsidRDefault="005E7D2C" w:rsidP="005E7D2C">
      <w:pPr>
        <w:pStyle w:val="Rubrik2"/>
      </w:pPr>
      <w:bookmarkStart w:id="557" w:name="_Toc57656172"/>
      <w:r w:rsidRPr="00903DBA">
        <w:t>Error Handling</w:t>
      </w:r>
      <w:bookmarkEnd w:id="557"/>
    </w:p>
    <w:p w14:paraId="37DB4956" w14:textId="40490A8F" w:rsidR="005E7D2C" w:rsidRPr="00903DBA" w:rsidRDefault="005E7D2C" w:rsidP="005E7D2C">
      <w:r w:rsidRPr="00903DBA">
        <w:t xml:space="preserve">To begin with, we need error handling, a way to notify the programmer of errors and warnings. In the C Standard Library there is a macro called assert, and in this </w:t>
      </w:r>
      <w:r w:rsidR="0092795B" w:rsidRPr="00903DBA">
        <w:t>application,</w:t>
      </w:r>
      <w:r w:rsidRPr="00903DBA">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903DBA" w:rsidRDefault="005E7D2C" w:rsidP="005E7D2C">
      <w:pPr>
        <w:pStyle w:val="CodeHeader"/>
      </w:pPr>
      <w:r w:rsidRPr="00903DBA">
        <w:t>Assert.cs</w:t>
      </w:r>
    </w:p>
    <w:p w14:paraId="68CA6DF1" w14:textId="77777777" w:rsidR="0092795B" w:rsidRPr="00903DBA" w:rsidRDefault="0092795B" w:rsidP="0092795B">
      <w:pPr>
        <w:pStyle w:val="Code"/>
        <w:rPr>
          <w:highlight w:val="white"/>
        </w:rPr>
      </w:pPr>
      <w:r w:rsidRPr="00903DBA">
        <w:rPr>
          <w:highlight w:val="white"/>
        </w:rPr>
        <w:t>using System;</w:t>
      </w:r>
    </w:p>
    <w:p w14:paraId="38E8AAFD" w14:textId="77777777" w:rsidR="0092795B" w:rsidRPr="00903DBA" w:rsidRDefault="0092795B" w:rsidP="0092795B">
      <w:pPr>
        <w:pStyle w:val="Code"/>
        <w:rPr>
          <w:highlight w:val="white"/>
        </w:rPr>
      </w:pPr>
    </w:p>
    <w:p w14:paraId="50F49017" w14:textId="77777777" w:rsidR="0092795B" w:rsidRPr="00903DBA" w:rsidRDefault="0092795B" w:rsidP="0092795B">
      <w:pPr>
        <w:pStyle w:val="Code"/>
        <w:rPr>
          <w:highlight w:val="white"/>
        </w:rPr>
      </w:pPr>
      <w:r w:rsidRPr="00903DBA">
        <w:rPr>
          <w:highlight w:val="white"/>
        </w:rPr>
        <w:t>namespace CCompiler {</w:t>
      </w:r>
    </w:p>
    <w:p w14:paraId="51489693" w14:textId="77777777" w:rsidR="0092795B" w:rsidRPr="00903DBA" w:rsidRDefault="0092795B" w:rsidP="0092795B">
      <w:pPr>
        <w:pStyle w:val="Code"/>
        <w:rPr>
          <w:highlight w:val="white"/>
        </w:rPr>
      </w:pPr>
      <w:r w:rsidRPr="00903DBA">
        <w:rPr>
          <w:highlight w:val="white"/>
        </w:rPr>
        <w:t xml:space="preserve">  public class Assert {</w:t>
      </w:r>
    </w:p>
    <w:p w14:paraId="68C56588" w14:textId="77777777" w:rsidR="0092795B" w:rsidRPr="00903DBA" w:rsidRDefault="0092795B" w:rsidP="0092795B">
      <w:pPr>
        <w:pStyle w:val="Code"/>
        <w:rPr>
          <w:highlight w:val="white"/>
        </w:rPr>
      </w:pPr>
      <w:r w:rsidRPr="00903DBA">
        <w:rPr>
          <w:highlight w:val="white"/>
        </w:rPr>
        <w:t xml:space="preserve">    public static void ErrorXXX(bool test) {</w:t>
      </w:r>
    </w:p>
    <w:p w14:paraId="77D51454" w14:textId="77777777" w:rsidR="0092795B" w:rsidRPr="00903DBA" w:rsidRDefault="0092795B" w:rsidP="0092795B">
      <w:pPr>
        <w:pStyle w:val="Code"/>
        <w:rPr>
          <w:highlight w:val="white"/>
        </w:rPr>
      </w:pPr>
      <w:r w:rsidRPr="00903DBA">
        <w:rPr>
          <w:highlight w:val="white"/>
        </w:rPr>
        <w:t xml:space="preserve">      if (!test) {</w:t>
      </w:r>
    </w:p>
    <w:p w14:paraId="4479D95F" w14:textId="77777777" w:rsidR="0092795B" w:rsidRPr="00903DBA" w:rsidRDefault="0092795B" w:rsidP="0092795B">
      <w:pPr>
        <w:pStyle w:val="Code"/>
        <w:rPr>
          <w:highlight w:val="white"/>
        </w:rPr>
      </w:pPr>
      <w:r w:rsidRPr="00903DBA">
        <w:rPr>
          <w:highlight w:val="white"/>
        </w:rPr>
        <w:t xml:space="preserve">        Error(null, null);</w:t>
      </w:r>
    </w:p>
    <w:p w14:paraId="1194D8EC" w14:textId="77777777" w:rsidR="0092795B" w:rsidRPr="00903DBA" w:rsidRDefault="0092795B" w:rsidP="0092795B">
      <w:pPr>
        <w:pStyle w:val="Code"/>
        <w:rPr>
          <w:highlight w:val="white"/>
        </w:rPr>
      </w:pPr>
      <w:r w:rsidRPr="00903DBA">
        <w:rPr>
          <w:highlight w:val="white"/>
        </w:rPr>
        <w:t xml:space="preserve">      }</w:t>
      </w:r>
    </w:p>
    <w:p w14:paraId="16528D2F" w14:textId="77777777" w:rsidR="0092795B" w:rsidRPr="00903DBA" w:rsidRDefault="0092795B" w:rsidP="0092795B">
      <w:pPr>
        <w:pStyle w:val="Code"/>
        <w:rPr>
          <w:highlight w:val="white"/>
        </w:rPr>
      </w:pPr>
      <w:r w:rsidRPr="00903DBA">
        <w:rPr>
          <w:highlight w:val="white"/>
        </w:rPr>
        <w:t xml:space="preserve">    }</w:t>
      </w:r>
    </w:p>
    <w:p w14:paraId="77FF076F" w14:textId="77777777" w:rsidR="0092795B" w:rsidRPr="00903DBA" w:rsidRDefault="0092795B" w:rsidP="0092795B">
      <w:pPr>
        <w:pStyle w:val="Code"/>
        <w:rPr>
          <w:highlight w:val="white"/>
        </w:rPr>
      </w:pPr>
      <w:r w:rsidRPr="00903DBA">
        <w:rPr>
          <w:highlight w:val="white"/>
        </w:rPr>
        <w:t xml:space="preserve">  </w:t>
      </w:r>
    </w:p>
    <w:p w14:paraId="0DCD127B" w14:textId="77777777" w:rsidR="0092795B" w:rsidRPr="00903DBA" w:rsidRDefault="0092795B" w:rsidP="0092795B">
      <w:pPr>
        <w:pStyle w:val="Code"/>
        <w:rPr>
          <w:highlight w:val="white"/>
        </w:rPr>
      </w:pPr>
      <w:r w:rsidRPr="00903DBA">
        <w:rPr>
          <w:highlight w:val="white"/>
        </w:rPr>
        <w:t xml:space="preserve">    public static void Error(string message) {</w:t>
      </w:r>
    </w:p>
    <w:p w14:paraId="0F4AB48E" w14:textId="77777777" w:rsidR="0092795B" w:rsidRPr="00903DBA" w:rsidRDefault="0092795B" w:rsidP="0092795B">
      <w:pPr>
        <w:pStyle w:val="Code"/>
        <w:rPr>
          <w:highlight w:val="white"/>
        </w:rPr>
      </w:pPr>
      <w:r w:rsidRPr="00903DBA">
        <w:rPr>
          <w:highlight w:val="white"/>
        </w:rPr>
        <w:t xml:space="preserve">      Error(message, null);</w:t>
      </w:r>
    </w:p>
    <w:p w14:paraId="3FFD6415" w14:textId="77777777" w:rsidR="0092795B" w:rsidRPr="00903DBA" w:rsidRDefault="0092795B" w:rsidP="0092795B">
      <w:pPr>
        <w:pStyle w:val="Code"/>
        <w:rPr>
          <w:highlight w:val="white"/>
        </w:rPr>
      </w:pPr>
      <w:r w:rsidRPr="00903DBA">
        <w:rPr>
          <w:highlight w:val="white"/>
        </w:rPr>
        <w:t xml:space="preserve">    }</w:t>
      </w:r>
    </w:p>
    <w:p w14:paraId="76F551D1" w14:textId="77777777" w:rsidR="0092795B" w:rsidRPr="00903DBA" w:rsidRDefault="0092795B" w:rsidP="0092795B">
      <w:pPr>
        <w:pStyle w:val="Code"/>
        <w:rPr>
          <w:highlight w:val="white"/>
        </w:rPr>
      </w:pPr>
    </w:p>
    <w:p w14:paraId="3C50B71C" w14:textId="77777777" w:rsidR="0092795B" w:rsidRPr="00903DBA" w:rsidRDefault="0092795B" w:rsidP="0092795B">
      <w:pPr>
        <w:pStyle w:val="Code"/>
        <w:rPr>
          <w:highlight w:val="white"/>
        </w:rPr>
      </w:pPr>
      <w:r w:rsidRPr="00903DBA">
        <w:rPr>
          <w:highlight w:val="white"/>
        </w:rPr>
        <w:t xml:space="preserve">    public static void Error(bool test, Message message) {</w:t>
      </w:r>
    </w:p>
    <w:p w14:paraId="7F8D947F" w14:textId="77777777" w:rsidR="0092795B" w:rsidRPr="00903DBA" w:rsidRDefault="0092795B" w:rsidP="0092795B">
      <w:pPr>
        <w:pStyle w:val="Code"/>
        <w:rPr>
          <w:highlight w:val="white"/>
        </w:rPr>
      </w:pPr>
      <w:r w:rsidRPr="00903DBA">
        <w:rPr>
          <w:highlight w:val="white"/>
        </w:rPr>
        <w:t xml:space="preserve">      if (!test) {</w:t>
      </w:r>
    </w:p>
    <w:p w14:paraId="7586B87B" w14:textId="77777777" w:rsidR="0092795B" w:rsidRPr="00903DBA" w:rsidRDefault="0092795B" w:rsidP="0092795B">
      <w:pPr>
        <w:pStyle w:val="Code"/>
        <w:rPr>
          <w:highlight w:val="white"/>
        </w:rPr>
      </w:pPr>
      <w:r w:rsidRPr="00903DBA">
        <w:rPr>
          <w:highlight w:val="white"/>
        </w:rPr>
        <w:t xml:space="preserve">        Error(message, null);</w:t>
      </w:r>
    </w:p>
    <w:p w14:paraId="4C6039B3" w14:textId="77777777" w:rsidR="0092795B" w:rsidRPr="00903DBA" w:rsidRDefault="0092795B" w:rsidP="0092795B">
      <w:pPr>
        <w:pStyle w:val="Code"/>
        <w:rPr>
          <w:highlight w:val="white"/>
        </w:rPr>
      </w:pPr>
      <w:r w:rsidRPr="00903DBA">
        <w:rPr>
          <w:highlight w:val="white"/>
        </w:rPr>
        <w:t xml:space="preserve">      }</w:t>
      </w:r>
    </w:p>
    <w:p w14:paraId="22925AFA" w14:textId="77777777" w:rsidR="0092795B" w:rsidRPr="00903DBA" w:rsidRDefault="0092795B" w:rsidP="0092795B">
      <w:pPr>
        <w:pStyle w:val="Code"/>
        <w:rPr>
          <w:highlight w:val="white"/>
        </w:rPr>
      </w:pPr>
      <w:r w:rsidRPr="00903DBA">
        <w:rPr>
          <w:highlight w:val="white"/>
        </w:rPr>
        <w:t xml:space="preserve">    }</w:t>
      </w:r>
    </w:p>
    <w:p w14:paraId="63B8DF37" w14:textId="77777777" w:rsidR="0092795B" w:rsidRPr="00903DBA" w:rsidRDefault="0092795B" w:rsidP="0092795B">
      <w:pPr>
        <w:pStyle w:val="Code"/>
        <w:rPr>
          <w:highlight w:val="white"/>
        </w:rPr>
      </w:pPr>
    </w:p>
    <w:p w14:paraId="46583C3D" w14:textId="77777777" w:rsidR="0092795B" w:rsidRPr="00903DBA" w:rsidRDefault="0092795B" w:rsidP="0092795B">
      <w:pPr>
        <w:pStyle w:val="Code"/>
        <w:rPr>
          <w:highlight w:val="white"/>
        </w:rPr>
      </w:pPr>
      <w:r w:rsidRPr="00903DBA">
        <w:rPr>
          <w:highlight w:val="white"/>
        </w:rPr>
        <w:t xml:space="preserve">    public static void Error(object value, Message message) {</w:t>
      </w:r>
    </w:p>
    <w:p w14:paraId="420BC248" w14:textId="77777777" w:rsidR="0092795B" w:rsidRPr="00903DBA" w:rsidRDefault="0092795B" w:rsidP="0092795B">
      <w:pPr>
        <w:pStyle w:val="Code"/>
        <w:rPr>
          <w:highlight w:val="white"/>
        </w:rPr>
      </w:pPr>
      <w:r w:rsidRPr="00903DBA">
        <w:rPr>
          <w:highlight w:val="white"/>
        </w:rPr>
        <w:t xml:space="preserve">      Error(false, value, message);</w:t>
      </w:r>
    </w:p>
    <w:p w14:paraId="582920FE" w14:textId="77777777" w:rsidR="0092795B" w:rsidRPr="00903DBA" w:rsidRDefault="0092795B" w:rsidP="0092795B">
      <w:pPr>
        <w:pStyle w:val="Code"/>
        <w:rPr>
          <w:highlight w:val="white"/>
        </w:rPr>
      </w:pPr>
      <w:r w:rsidRPr="00903DBA">
        <w:rPr>
          <w:highlight w:val="white"/>
        </w:rPr>
        <w:t xml:space="preserve">    }</w:t>
      </w:r>
    </w:p>
    <w:p w14:paraId="3CE38C23" w14:textId="77777777" w:rsidR="0092795B" w:rsidRPr="00903DBA" w:rsidRDefault="0092795B" w:rsidP="0092795B">
      <w:pPr>
        <w:pStyle w:val="Code"/>
        <w:rPr>
          <w:highlight w:val="white"/>
        </w:rPr>
      </w:pPr>
    </w:p>
    <w:p w14:paraId="0083E8B8" w14:textId="77777777" w:rsidR="0092795B" w:rsidRPr="00903DBA" w:rsidRDefault="0092795B" w:rsidP="0092795B">
      <w:pPr>
        <w:pStyle w:val="Code"/>
        <w:rPr>
          <w:highlight w:val="white"/>
        </w:rPr>
      </w:pPr>
      <w:r w:rsidRPr="00903DBA">
        <w:rPr>
          <w:highlight w:val="white"/>
        </w:rPr>
        <w:t xml:space="preserve">    public static void Error(bool test, object value, Message message) {</w:t>
      </w:r>
    </w:p>
    <w:p w14:paraId="5F8391B1" w14:textId="77777777" w:rsidR="0092795B" w:rsidRPr="00903DBA" w:rsidRDefault="0092795B" w:rsidP="0092795B">
      <w:pPr>
        <w:pStyle w:val="Code"/>
        <w:rPr>
          <w:highlight w:val="white"/>
        </w:rPr>
      </w:pPr>
      <w:r w:rsidRPr="00903DBA">
        <w:rPr>
          <w:highlight w:val="white"/>
        </w:rPr>
        <w:t xml:space="preserve">      if (!test) {</w:t>
      </w:r>
    </w:p>
    <w:p w14:paraId="55790BA4" w14:textId="77777777" w:rsidR="0092795B" w:rsidRPr="00903DBA" w:rsidRDefault="0092795B" w:rsidP="0092795B">
      <w:pPr>
        <w:pStyle w:val="Code"/>
        <w:rPr>
          <w:highlight w:val="white"/>
        </w:rPr>
      </w:pPr>
      <w:r w:rsidRPr="00903DBA">
        <w:rPr>
          <w:highlight w:val="white"/>
        </w:rPr>
        <w:t xml:space="preserve">        Error(message, value.ToString());</w:t>
      </w:r>
    </w:p>
    <w:p w14:paraId="1FC07DCE" w14:textId="77777777" w:rsidR="0092795B" w:rsidRPr="00903DBA" w:rsidRDefault="0092795B" w:rsidP="0092795B">
      <w:pPr>
        <w:pStyle w:val="Code"/>
        <w:rPr>
          <w:highlight w:val="white"/>
        </w:rPr>
      </w:pPr>
      <w:r w:rsidRPr="00903DBA">
        <w:rPr>
          <w:highlight w:val="white"/>
        </w:rPr>
        <w:t xml:space="preserve">      }</w:t>
      </w:r>
    </w:p>
    <w:p w14:paraId="36A6F88A" w14:textId="77777777" w:rsidR="0092795B" w:rsidRPr="00903DBA" w:rsidRDefault="0092795B" w:rsidP="0092795B">
      <w:pPr>
        <w:pStyle w:val="Code"/>
        <w:rPr>
          <w:highlight w:val="white"/>
        </w:rPr>
      </w:pPr>
      <w:r w:rsidRPr="00903DBA">
        <w:rPr>
          <w:highlight w:val="white"/>
        </w:rPr>
        <w:t xml:space="preserve">    }</w:t>
      </w:r>
    </w:p>
    <w:p w14:paraId="3E99A285" w14:textId="77777777" w:rsidR="0092795B" w:rsidRPr="00903DBA" w:rsidRDefault="0092795B" w:rsidP="0092795B">
      <w:pPr>
        <w:pStyle w:val="Code"/>
        <w:rPr>
          <w:highlight w:val="white"/>
        </w:rPr>
      </w:pPr>
    </w:p>
    <w:p w14:paraId="26FCA0BC" w14:textId="77777777" w:rsidR="0092795B" w:rsidRPr="00903DBA" w:rsidRDefault="0092795B" w:rsidP="0092795B">
      <w:pPr>
        <w:pStyle w:val="Code"/>
        <w:rPr>
          <w:highlight w:val="white"/>
        </w:rPr>
      </w:pPr>
      <w:r w:rsidRPr="00903DBA">
        <w:rPr>
          <w:highlight w:val="white"/>
        </w:rPr>
        <w:t xml:space="preserve">    public static void Error(Message message) {</w:t>
      </w:r>
    </w:p>
    <w:p w14:paraId="44AF0CA9" w14:textId="77777777" w:rsidR="0092795B" w:rsidRPr="00903DBA" w:rsidRDefault="0092795B" w:rsidP="0092795B">
      <w:pPr>
        <w:pStyle w:val="Code"/>
        <w:rPr>
          <w:highlight w:val="white"/>
        </w:rPr>
      </w:pPr>
      <w:r w:rsidRPr="00903DBA">
        <w:rPr>
          <w:highlight w:val="white"/>
        </w:rPr>
        <w:t xml:space="preserve">      Error(message, null);</w:t>
      </w:r>
    </w:p>
    <w:p w14:paraId="0A858A5C" w14:textId="77777777" w:rsidR="0092795B" w:rsidRPr="00903DBA" w:rsidRDefault="0092795B" w:rsidP="0092795B">
      <w:pPr>
        <w:pStyle w:val="Code"/>
        <w:rPr>
          <w:highlight w:val="white"/>
        </w:rPr>
      </w:pPr>
      <w:r w:rsidRPr="00903DBA">
        <w:rPr>
          <w:highlight w:val="white"/>
        </w:rPr>
        <w:t xml:space="preserve">    }</w:t>
      </w:r>
    </w:p>
    <w:p w14:paraId="4019B287" w14:textId="77777777" w:rsidR="0092795B" w:rsidRPr="00903DBA" w:rsidRDefault="0092795B" w:rsidP="0092795B">
      <w:pPr>
        <w:pStyle w:val="Code"/>
        <w:rPr>
          <w:highlight w:val="white"/>
        </w:rPr>
      </w:pPr>
    </w:p>
    <w:p w14:paraId="34E2CD58" w14:textId="77777777" w:rsidR="0092795B" w:rsidRPr="00903DBA" w:rsidRDefault="0092795B" w:rsidP="0092795B">
      <w:pPr>
        <w:pStyle w:val="Code"/>
        <w:rPr>
          <w:highlight w:val="white"/>
        </w:rPr>
      </w:pPr>
      <w:r w:rsidRPr="00903DBA">
        <w:rPr>
          <w:highlight w:val="white"/>
        </w:rPr>
        <w:t xml:space="preserve">    private static void Error(Message message, string text) {</w:t>
      </w:r>
    </w:p>
    <w:p w14:paraId="7BEC7CCF" w14:textId="77777777" w:rsidR="0092795B" w:rsidRPr="00903DBA" w:rsidRDefault="0092795B" w:rsidP="0092795B">
      <w:pPr>
        <w:pStyle w:val="Code"/>
        <w:rPr>
          <w:highlight w:val="white"/>
        </w:rPr>
      </w:pPr>
      <w:r w:rsidRPr="00903DBA">
        <w:rPr>
          <w:highlight w:val="white"/>
        </w:rPr>
        <w:t xml:space="preserve">      Error(Enum.GetName(typeof(Message), message).</w:t>
      </w:r>
    </w:p>
    <w:p w14:paraId="3A7D1B38" w14:textId="77777777" w:rsidR="0092795B" w:rsidRPr="00903DBA" w:rsidRDefault="0092795B" w:rsidP="0092795B">
      <w:pPr>
        <w:pStyle w:val="Code"/>
        <w:rPr>
          <w:highlight w:val="white"/>
        </w:rPr>
      </w:pPr>
      <w:r w:rsidRPr="00903DBA">
        <w:rPr>
          <w:highlight w:val="white"/>
        </w:rPr>
        <w:t xml:space="preserve">            Replace("___", ",").Replace("__", "-").</w:t>
      </w:r>
    </w:p>
    <w:p w14:paraId="6C89FD4C" w14:textId="77777777" w:rsidR="0092795B" w:rsidRPr="00903DBA" w:rsidRDefault="0092795B" w:rsidP="0092795B">
      <w:pPr>
        <w:pStyle w:val="Code"/>
        <w:rPr>
          <w:highlight w:val="white"/>
        </w:rPr>
      </w:pPr>
      <w:r w:rsidRPr="00903DBA">
        <w:rPr>
          <w:highlight w:val="white"/>
        </w:rPr>
        <w:t xml:space="preserve">            Replace("_", " "), text);</w:t>
      </w:r>
    </w:p>
    <w:p w14:paraId="04C7312B" w14:textId="77777777" w:rsidR="0092795B" w:rsidRPr="00903DBA" w:rsidRDefault="0092795B" w:rsidP="0092795B">
      <w:pPr>
        <w:pStyle w:val="Code"/>
        <w:rPr>
          <w:highlight w:val="white"/>
        </w:rPr>
      </w:pPr>
      <w:r w:rsidRPr="00903DBA">
        <w:rPr>
          <w:highlight w:val="white"/>
        </w:rPr>
        <w:t xml:space="preserve">    }</w:t>
      </w:r>
    </w:p>
    <w:p w14:paraId="68B5E91A" w14:textId="77777777" w:rsidR="0092795B" w:rsidRPr="00903DBA" w:rsidRDefault="0092795B" w:rsidP="0092795B">
      <w:pPr>
        <w:pStyle w:val="Code"/>
        <w:rPr>
          <w:highlight w:val="white"/>
        </w:rPr>
      </w:pPr>
    </w:p>
    <w:p w14:paraId="25BC8A46" w14:textId="77777777" w:rsidR="0092795B" w:rsidRPr="00903DBA" w:rsidRDefault="0092795B" w:rsidP="0092795B">
      <w:pPr>
        <w:pStyle w:val="Code"/>
        <w:rPr>
          <w:highlight w:val="white"/>
        </w:rPr>
      </w:pPr>
      <w:r w:rsidRPr="00903DBA">
        <w:rPr>
          <w:highlight w:val="white"/>
        </w:rPr>
        <w:t xml:space="preserve">    private static void Error(string message, string text) {</w:t>
      </w:r>
    </w:p>
    <w:p w14:paraId="4D11749F" w14:textId="77777777" w:rsidR="0092795B" w:rsidRPr="00903DBA" w:rsidRDefault="0092795B" w:rsidP="0092795B">
      <w:pPr>
        <w:pStyle w:val="Code"/>
        <w:rPr>
          <w:highlight w:val="white"/>
        </w:rPr>
      </w:pPr>
      <w:r w:rsidRPr="00903DBA">
        <w:rPr>
          <w:highlight w:val="white"/>
        </w:rPr>
        <w:t xml:space="preserve">      Message("Error", message, text);    </w:t>
      </w:r>
    </w:p>
    <w:p w14:paraId="31B3E5C2" w14:textId="77777777" w:rsidR="0092795B" w:rsidRPr="00903DBA" w:rsidRDefault="0092795B" w:rsidP="0092795B">
      <w:pPr>
        <w:pStyle w:val="Code"/>
        <w:rPr>
          <w:highlight w:val="white"/>
        </w:rPr>
      </w:pPr>
      <w:r w:rsidRPr="00903DBA">
        <w:rPr>
          <w:highlight w:val="white"/>
        </w:rPr>
        <w:t xml:space="preserve">      Console.In.ReadLine();</w:t>
      </w:r>
    </w:p>
    <w:p w14:paraId="5D820FD4" w14:textId="77777777" w:rsidR="0092795B" w:rsidRPr="00903DBA" w:rsidRDefault="0092795B" w:rsidP="0092795B">
      <w:pPr>
        <w:pStyle w:val="Code"/>
        <w:rPr>
          <w:highlight w:val="white"/>
        </w:rPr>
      </w:pPr>
      <w:r w:rsidRPr="00903DBA">
        <w:rPr>
          <w:highlight w:val="white"/>
        </w:rPr>
        <w:t xml:space="preserve">      System.Environment.Exit(-1);</w:t>
      </w:r>
    </w:p>
    <w:p w14:paraId="61A61560" w14:textId="77777777" w:rsidR="0092795B" w:rsidRPr="00903DBA" w:rsidRDefault="0092795B" w:rsidP="0092795B">
      <w:pPr>
        <w:pStyle w:val="Code"/>
        <w:rPr>
          <w:highlight w:val="white"/>
        </w:rPr>
      </w:pPr>
      <w:r w:rsidRPr="00903DBA">
        <w:rPr>
          <w:highlight w:val="white"/>
        </w:rPr>
        <w:t xml:space="preserve">    }</w:t>
      </w:r>
    </w:p>
    <w:p w14:paraId="3B8EEA27" w14:textId="77777777" w:rsidR="0092795B" w:rsidRPr="00903DBA" w:rsidRDefault="0092795B" w:rsidP="0092795B">
      <w:pPr>
        <w:pStyle w:val="Code"/>
        <w:rPr>
          <w:highlight w:val="white"/>
        </w:rPr>
      </w:pPr>
    </w:p>
    <w:p w14:paraId="74B9B1AE" w14:textId="77777777" w:rsidR="0092795B" w:rsidRPr="00903DBA" w:rsidRDefault="0092795B" w:rsidP="0092795B">
      <w:pPr>
        <w:pStyle w:val="Code"/>
        <w:rPr>
          <w:highlight w:val="white"/>
        </w:rPr>
      </w:pPr>
    </w:p>
    <w:p w14:paraId="12E26669" w14:textId="77777777" w:rsidR="0092795B" w:rsidRPr="00903DBA" w:rsidRDefault="0092795B" w:rsidP="0092795B">
      <w:pPr>
        <w:pStyle w:val="Code"/>
        <w:rPr>
          <w:highlight w:val="white"/>
        </w:rPr>
      </w:pPr>
      <w:r w:rsidRPr="00903DBA">
        <w:rPr>
          <w:highlight w:val="white"/>
        </w:rPr>
        <w:t xml:space="preserve">    private static void Message(string type, string message,</w:t>
      </w:r>
    </w:p>
    <w:p w14:paraId="127F89E9" w14:textId="77777777" w:rsidR="0092795B" w:rsidRPr="00903DBA" w:rsidRDefault="0092795B" w:rsidP="0092795B">
      <w:pPr>
        <w:pStyle w:val="Code"/>
        <w:rPr>
          <w:highlight w:val="white"/>
        </w:rPr>
      </w:pPr>
      <w:r w:rsidRPr="00903DBA">
        <w:rPr>
          <w:highlight w:val="white"/>
        </w:rPr>
        <w:t xml:space="preserve">                                string text) {</w:t>
      </w:r>
    </w:p>
    <w:p w14:paraId="41DA7939" w14:textId="77777777" w:rsidR="0092795B" w:rsidRPr="00903DBA" w:rsidRDefault="0092795B" w:rsidP="0092795B">
      <w:pPr>
        <w:pStyle w:val="Code"/>
        <w:rPr>
          <w:highlight w:val="white"/>
        </w:rPr>
      </w:pPr>
      <w:r w:rsidRPr="00903DBA">
        <w:rPr>
          <w:highlight w:val="white"/>
        </w:rPr>
        <w:t xml:space="preserve">      string funcText;</w:t>
      </w:r>
    </w:p>
    <w:p w14:paraId="756967C8" w14:textId="77777777" w:rsidR="0092795B" w:rsidRPr="00903DBA" w:rsidRDefault="0092795B" w:rsidP="0092795B">
      <w:pPr>
        <w:pStyle w:val="Code"/>
        <w:rPr>
          <w:highlight w:val="white"/>
        </w:rPr>
      </w:pPr>
    </w:p>
    <w:p w14:paraId="67BF48F5" w14:textId="77777777" w:rsidR="0092795B" w:rsidRPr="00903DBA" w:rsidRDefault="0092795B" w:rsidP="0092795B">
      <w:pPr>
        <w:pStyle w:val="Code"/>
        <w:rPr>
          <w:highlight w:val="white"/>
        </w:rPr>
      </w:pPr>
      <w:r w:rsidRPr="00903DBA">
        <w:rPr>
          <w:highlight w:val="white"/>
        </w:rPr>
        <w:t xml:space="preserve">      if (SymbolTable.CurrentFunction != null) {</w:t>
      </w:r>
    </w:p>
    <w:p w14:paraId="305ECF06" w14:textId="77777777" w:rsidR="0092795B" w:rsidRPr="00903DBA" w:rsidRDefault="0092795B" w:rsidP="0092795B">
      <w:pPr>
        <w:pStyle w:val="Code"/>
        <w:rPr>
          <w:highlight w:val="white"/>
        </w:rPr>
      </w:pPr>
      <w:r w:rsidRPr="00903DBA">
        <w:rPr>
          <w:highlight w:val="white"/>
        </w:rPr>
        <w:t xml:space="preserve">        funcText = " in function " + SymbolTable.CurrentFunction.UniqueName;</w:t>
      </w:r>
    </w:p>
    <w:p w14:paraId="4038E1DC" w14:textId="77777777" w:rsidR="0092795B" w:rsidRPr="00903DBA" w:rsidRDefault="0092795B" w:rsidP="0092795B">
      <w:pPr>
        <w:pStyle w:val="Code"/>
        <w:rPr>
          <w:highlight w:val="white"/>
        </w:rPr>
      </w:pPr>
      <w:r w:rsidRPr="00903DBA">
        <w:rPr>
          <w:highlight w:val="white"/>
        </w:rPr>
        <w:t xml:space="preserve">      }</w:t>
      </w:r>
    </w:p>
    <w:p w14:paraId="613D961A" w14:textId="77777777" w:rsidR="0092795B" w:rsidRPr="00903DBA" w:rsidRDefault="0092795B" w:rsidP="0092795B">
      <w:pPr>
        <w:pStyle w:val="Code"/>
        <w:rPr>
          <w:highlight w:val="white"/>
        </w:rPr>
      </w:pPr>
      <w:r w:rsidRPr="00903DBA">
        <w:rPr>
          <w:highlight w:val="white"/>
        </w:rPr>
        <w:t xml:space="preserve">      else {</w:t>
      </w:r>
    </w:p>
    <w:p w14:paraId="12B453D7" w14:textId="77777777" w:rsidR="0092795B" w:rsidRPr="00903DBA" w:rsidRDefault="0092795B" w:rsidP="0092795B">
      <w:pPr>
        <w:pStyle w:val="Code"/>
        <w:rPr>
          <w:highlight w:val="white"/>
        </w:rPr>
      </w:pPr>
      <w:r w:rsidRPr="00903DBA">
        <w:rPr>
          <w:highlight w:val="white"/>
        </w:rPr>
        <w:t xml:space="preserve">        funcText = " in global space";</w:t>
      </w:r>
    </w:p>
    <w:p w14:paraId="2B012444" w14:textId="77777777" w:rsidR="0092795B" w:rsidRPr="00903DBA" w:rsidRDefault="0092795B" w:rsidP="0092795B">
      <w:pPr>
        <w:pStyle w:val="Code"/>
        <w:rPr>
          <w:highlight w:val="white"/>
        </w:rPr>
      </w:pPr>
      <w:r w:rsidRPr="00903DBA">
        <w:rPr>
          <w:highlight w:val="white"/>
        </w:rPr>
        <w:t xml:space="preserve">      }</w:t>
      </w:r>
    </w:p>
    <w:p w14:paraId="65D91147" w14:textId="77777777" w:rsidR="0092795B" w:rsidRPr="00903DBA" w:rsidRDefault="0092795B" w:rsidP="0092795B">
      <w:pPr>
        <w:pStyle w:val="Code"/>
        <w:rPr>
          <w:highlight w:val="white"/>
        </w:rPr>
      </w:pPr>
    </w:p>
    <w:p w14:paraId="5378C30F" w14:textId="77777777" w:rsidR="0092795B" w:rsidRPr="00903DBA" w:rsidRDefault="0092795B" w:rsidP="0092795B">
      <w:pPr>
        <w:pStyle w:val="Code"/>
        <w:rPr>
          <w:highlight w:val="white"/>
        </w:rPr>
      </w:pPr>
      <w:r w:rsidRPr="00903DBA">
        <w:rPr>
          <w:highlight w:val="white"/>
        </w:rPr>
        <w:t xml:space="preserve">      string extraText = (text != null) ? (": " + text) : "";</w:t>
      </w:r>
    </w:p>
    <w:p w14:paraId="5ADFF05D" w14:textId="77777777" w:rsidR="0092795B" w:rsidRPr="00903DBA" w:rsidRDefault="0092795B" w:rsidP="0092795B">
      <w:pPr>
        <w:pStyle w:val="Code"/>
        <w:rPr>
          <w:highlight w:val="white"/>
        </w:rPr>
      </w:pPr>
      <w:r w:rsidRPr="00903DBA">
        <w:rPr>
          <w:highlight w:val="white"/>
        </w:rPr>
        <w:t xml:space="preserve">    </w:t>
      </w:r>
    </w:p>
    <w:p w14:paraId="5C14F86D" w14:textId="77777777" w:rsidR="0092795B" w:rsidRPr="00903DBA" w:rsidRDefault="0092795B" w:rsidP="0092795B">
      <w:pPr>
        <w:pStyle w:val="Code"/>
        <w:rPr>
          <w:highlight w:val="white"/>
        </w:rPr>
      </w:pPr>
      <w:r w:rsidRPr="00903DBA">
        <w:rPr>
          <w:highlight w:val="white"/>
        </w:rPr>
        <w:t xml:space="preserve">      if ((message != null) &amp;&amp;</w:t>
      </w:r>
    </w:p>
    <w:p w14:paraId="2B8B42DE" w14:textId="77777777" w:rsidR="0092795B" w:rsidRPr="00903DBA" w:rsidRDefault="0092795B" w:rsidP="0092795B">
      <w:pPr>
        <w:pStyle w:val="Code"/>
        <w:rPr>
          <w:highlight w:val="white"/>
        </w:rPr>
      </w:pPr>
      <w:r w:rsidRPr="00903DBA">
        <w:rPr>
          <w:highlight w:val="white"/>
        </w:rPr>
        <w:t xml:space="preserve">          (CCompiler_Main.Scanner.Path != null)) {</w:t>
      </w:r>
    </w:p>
    <w:p w14:paraId="18910D40" w14:textId="77777777" w:rsidR="0092795B" w:rsidRPr="00903DBA" w:rsidRDefault="0092795B" w:rsidP="0092795B">
      <w:pPr>
        <w:pStyle w:val="Code"/>
        <w:rPr>
          <w:highlight w:val="white"/>
        </w:rPr>
      </w:pPr>
      <w:r w:rsidRPr="00903DBA">
        <w:rPr>
          <w:highlight w:val="white"/>
        </w:rPr>
        <w:t xml:space="preserve">        Console.Error.WriteLine(type + " at line " +</w:t>
      </w:r>
    </w:p>
    <w:p w14:paraId="0FB6187C" w14:textId="77777777" w:rsidR="0092795B" w:rsidRPr="00903DBA" w:rsidRDefault="0092795B" w:rsidP="0092795B">
      <w:pPr>
        <w:pStyle w:val="Code"/>
        <w:rPr>
          <w:highlight w:val="white"/>
        </w:rPr>
      </w:pPr>
      <w:r w:rsidRPr="00903DBA">
        <w:rPr>
          <w:highlight w:val="white"/>
        </w:rPr>
        <w:t xml:space="preserve">                CCompiler_Main.Scanner.Line + funcText +</w:t>
      </w:r>
    </w:p>
    <w:p w14:paraId="57D6046B" w14:textId="77777777" w:rsidR="0092795B" w:rsidRPr="00903DBA" w:rsidRDefault="0092795B" w:rsidP="0092795B">
      <w:pPr>
        <w:pStyle w:val="Code"/>
        <w:rPr>
          <w:highlight w:val="white"/>
        </w:rPr>
      </w:pPr>
      <w:r w:rsidRPr="00903DBA">
        <w:rPr>
          <w:highlight w:val="white"/>
        </w:rPr>
        <w:t xml:space="preserve">                " in file " + CCompiler_Main.Scanner.Path.Name +</w:t>
      </w:r>
    </w:p>
    <w:p w14:paraId="48745FA0" w14:textId="77777777" w:rsidR="0092795B" w:rsidRPr="00903DBA" w:rsidRDefault="0092795B" w:rsidP="0092795B">
      <w:pPr>
        <w:pStyle w:val="Code"/>
        <w:rPr>
          <w:highlight w:val="white"/>
        </w:rPr>
      </w:pPr>
      <w:r w:rsidRPr="00903DBA">
        <w:rPr>
          <w:highlight w:val="white"/>
        </w:rPr>
        <w:t xml:space="preserve">                ". " + message + extraText + ".");</w:t>
      </w:r>
    </w:p>
    <w:p w14:paraId="33856666" w14:textId="77777777" w:rsidR="0092795B" w:rsidRPr="00903DBA" w:rsidRDefault="0092795B" w:rsidP="0092795B">
      <w:pPr>
        <w:pStyle w:val="Code"/>
        <w:rPr>
          <w:highlight w:val="white"/>
        </w:rPr>
      </w:pPr>
      <w:r w:rsidRPr="00903DBA">
        <w:rPr>
          <w:highlight w:val="white"/>
        </w:rPr>
        <w:t xml:space="preserve">      }</w:t>
      </w:r>
    </w:p>
    <w:p w14:paraId="1FB638C3" w14:textId="77777777" w:rsidR="0092795B" w:rsidRPr="00903DBA" w:rsidRDefault="0092795B" w:rsidP="0092795B">
      <w:pPr>
        <w:pStyle w:val="Code"/>
        <w:rPr>
          <w:highlight w:val="white"/>
        </w:rPr>
      </w:pPr>
      <w:r w:rsidRPr="00903DBA">
        <w:rPr>
          <w:highlight w:val="white"/>
        </w:rPr>
        <w:t xml:space="preserve">      else if ((message == null) &amp;&amp;</w:t>
      </w:r>
    </w:p>
    <w:p w14:paraId="2CAC6549" w14:textId="77777777" w:rsidR="0092795B" w:rsidRPr="00903DBA" w:rsidRDefault="0092795B" w:rsidP="0092795B">
      <w:pPr>
        <w:pStyle w:val="Code"/>
        <w:rPr>
          <w:highlight w:val="white"/>
        </w:rPr>
      </w:pPr>
      <w:r w:rsidRPr="00903DBA">
        <w:rPr>
          <w:highlight w:val="white"/>
        </w:rPr>
        <w:t xml:space="preserve">               (CCompiler_Main.Scanner.Path != null)) {</w:t>
      </w:r>
    </w:p>
    <w:p w14:paraId="6CB67031" w14:textId="77777777" w:rsidR="0092795B" w:rsidRPr="00903DBA" w:rsidRDefault="0092795B" w:rsidP="0092795B">
      <w:pPr>
        <w:pStyle w:val="Code"/>
        <w:rPr>
          <w:highlight w:val="white"/>
        </w:rPr>
      </w:pPr>
      <w:r w:rsidRPr="00903DBA">
        <w:rPr>
          <w:highlight w:val="white"/>
        </w:rPr>
        <w:t xml:space="preserve">        Console.Error.WriteLine(type + " at line " +</w:t>
      </w:r>
    </w:p>
    <w:p w14:paraId="2DFAFD5D" w14:textId="77777777" w:rsidR="0092795B" w:rsidRPr="00903DBA" w:rsidRDefault="0092795B" w:rsidP="0092795B">
      <w:pPr>
        <w:pStyle w:val="Code"/>
        <w:rPr>
          <w:highlight w:val="white"/>
        </w:rPr>
      </w:pPr>
      <w:r w:rsidRPr="00903DBA">
        <w:rPr>
          <w:highlight w:val="white"/>
        </w:rPr>
        <w:t xml:space="preserve">                CCompiler_Main.Scanner.Line + funcText +</w:t>
      </w:r>
    </w:p>
    <w:p w14:paraId="10D6B27A" w14:textId="77777777" w:rsidR="0092795B" w:rsidRPr="00903DBA" w:rsidRDefault="0092795B" w:rsidP="0092795B">
      <w:pPr>
        <w:pStyle w:val="Code"/>
        <w:rPr>
          <w:highlight w:val="white"/>
        </w:rPr>
      </w:pPr>
      <w:r w:rsidRPr="00903DBA">
        <w:rPr>
          <w:highlight w:val="white"/>
        </w:rPr>
        <w:t xml:space="preserve">                " in file " + CCompiler_Main.Scanner.Path.Name +</w:t>
      </w:r>
    </w:p>
    <w:p w14:paraId="1789B60F" w14:textId="77777777" w:rsidR="0092795B" w:rsidRPr="00903DBA" w:rsidRDefault="0092795B" w:rsidP="0092795B">
      <w:pPr>
        <w:pStyle w:val="Code"/>
        <w:rPr>
          <w:highlight w:val="white"/>
        </w:rPr>
      </w:pPr>
      <w:r w:rsidRPr="00903DBA">
        <w:rPr>
          <w:highlight w:val="white"/>
        </w:rPr>
        <w:t xml:space="preserve">                extraText + ".");</w:t>
      </w:r>
    </w:p>
    <w:p w14:paraId="191A18B8" w14:textId="77777777" w:rsidR="0092795B" w:rsidRPr="00903DBA" w:rsidRDefault="0092795B" w:rsidP="0092795B">
      <w:pPr>
        <w:pStyle w:val="Code"/>
        <w:rPr>
          <w:highlight w:val="white"/>
        </w:rPr>
      </w:pPr>
      <w:r w:rsidRPr="00903DBA">
        <w:rPr>
          <w:highlight w:val="white"/>
        </w:rPr>
        <w:t xml:space="preserve">      }</w:t>
      </w:r>
    </w:p>
    <w:p w14:paraId="19331853" w14:textId="77777777" w:rsidR="0092795B" w:rsidRPr="00903DBA" w:rsidRDefault="0092795B" w:rsidP="0092795B">
      <w:pPr>
        <w:pStyle w:val="Code"/>
        <w:rPr>
          <w:highlight w:val="white"/>
        </w:rPr>
      </w:pPr>
      <w:r w:rsidRPr="00903DBA">
        <w:rPr>
          <w:highlight w:val="white"/>
        </w:rPr>
        <w:t xml:space="preserve">      else if ((message != null) &amp;&amp;</w:t>
      </w:r>
    </w:p>
    <w:p w14:paraId="5838D495" w14:textId="77777777" w:rsidR="0092795B" w:rsidRPr="00903DBA" w:rsidRDefault="0092795B" w:rsidP="0092795B">
      <w:pPr>
        <w:pStyle w:val="Code"/>
        <w:rPr>
          <w:highlight w:val="white"/>
        </w:rPr>
      </w:pPr>
      <w:r w:rsidRPr="00903DBA">
        <w:rPr>
          <w:highlight w:val="white"/>
        </w:rPr>
        <w:t xml:space="preserve">               (CCompiler_Main.Scanner.Path == null)) {</w:t>
      </w:r>
    </w:p>
    <w:p w14:paraId="17404D52" w14:textId="77777777" w:rsidR="0092795B" w:rsidRPr="00903DBA" w:rsidRDefault="0092795B" w:rsidP="0092795B">
      <w:pPr>
        <w:pStyle w:val="Code"/>
        <w:rPr>
          <w:highlight w:val="white"/>
        </w:rPr>
      </w:pPr>
      <w:r w:rsidRPr="00903DBA">
        <w:rPr>
          <w:highlight w:val="white"/>
        </w:rPr>
        <w:t xml:space="preserve">        Console.Error.WriteLine(type + ". " + message +</w:t>
      </w:r>
    </w:p>
    <w:p w14:paraId="18E2F990" w14:textId="77777777" w:rsidR="0092795B" w:rsidRPr="00903DBA" w:rsidRDefault="0092795B" w:rsidP="0092795B">
      <w:pPr>
        <w:pStyle w:val="Code"/>
        <w:rPr>
          <w:highlight w:val="white"/>
        </w:rPr>
      </w:pPr>
      <w:r w:rsidRPr="00903DBA">
        <w:rPr>
          <w:highlight w:val="white"/>
        </w:rPr>
        <w:t xml:space="preserve">                                extraText + ".");</w:t>
      </w:r>
    </w:p>
    <w:p w14:paraId="568CDAAF" w14:textId="77777777" w:rsidR="0092795B" w:rsidRPr="00903DBA" w:rsidRDefault="0092795B" w:rsidP="0092795B">
      <w:pPr>
        <w:pStyle w:val="Code"/>
        <w:rPr>
          <w:highlight w:val="white"/>
        </w:rPr>
      </w:pPr>
      <w:r w:rsidRPr="00903DBA">
        <w:rPr>
          <w:highlight w:val="white"/>
        </w:rPr>
        <w:t xml:space="preserve">      }</w:t>
      </w:r>
    </w:p>
    <w:p w14:paraId="74AE4F73" w14:textId="77777777" w:rsidR="0092795B" w:rsidRPr="00903DBA" w:rsidRDefault="0092795B" w:rsidP="0092795B">
      <w:pPr>
        <w:pStyle w:val="Code"/>
        <w:rPr>
          <w:highlight w:val="white"/>
        </w:rPr>
      </w:pPr>
      <w:r w:rsidRPr="00903DBA">
        <w:rPr>
          <w:highlight w:val="white"/>
        </w:rPr>
        <w:t xml:space="preserve">      else if ((message == null) &amp;&amp;</w:t>
      </w:r>
    </w:p>
    <w:p w14:paraId="5E2AF3D9" w14:textId="77777777" w:rsidR="0092795B" w:rsidRPr="00903DBA" w:rsidRDefault="0092795B" w:rsidP="0092795B">
      <w:pPr>
        <w:pStyle w:val="Code"/>
        <w:rPr>
          <w:highlight w:val="white"/>
        </w:rPr>
      </w:pPr>
      <w:r w:rsidRPr="00903DBA">
        <w:rPr>
          <w:highlight w:val="white"/>
        </w:rPr>
        <w:t xml:space="preserve">               (CCompiler_Main.Scanner.Path == null)) {</w:t>
      </w:r>
    </w:p>
    <w:p w14:paraId="30D9BC73" w14:textId="77777777" w:rsidR="0092795B" w:rsidRPr="00903DBA" w:rsidRDefault="0092795B" w:rsidP="0092795B">
      <w:pPr>
        <w:pStyle w:val="Code"/>
        <w:rPr>
          <w:highlight w:val="white"/>
        </w:rPr>
      </w:pPr>
      <w:r w:rsidRPr="00903DBA">
        <w:rPr>
          <w:highlight w:val="white"/>
        </w:rPr>
        <w:t xml:space="preserve">        Console.Error.WriteLine(type + extraText + ".");</w:t>
      </w:r>
    </w:p>
    <w:p w14:paraId="2C1F61D8" w14:textId="77777777" w:rsidR="0092795B" w:rsidRPr="00903DBA" w:rsidRDefault="0092795B" w:rsidP="0092795B">
      <w:pPr>
        <w:pStyle w:val="Code"/>
        <w:rPr>
          <w:highlight w:val="white"/>
        </w:rPr>
      </w:pPr>
      <w:r w:rsidRPr="00903DBA">
        <w:rPr>
          <w:highlight w:val="white"/>
        </w:rPr>
        <w:t xml:space="preserve">      }</w:t>
      </w:r>
    </w:p>
    <w:p w14:paraId="4AF95BAF" w14:textId="77777777" w:rsidR="0092795B" w:rsidRPr="00903DBA" w:rsidRDefault="0092795B" w:rsidP="0092795B">
      <w:pPr>
        <w:pStyle w:val="Code"/>
        <w:rPr>
          <w:highlight w:val="white"/>
        </w:rPr>
      </w:pPr>
      <w:r w:rsidRPr="00903DBA">
        <w:rPr>
          <w:highlight w:val="white"/>
        </w:rPr>
        <w:t xml:space="preserve">    }</w:t>
      </w:r>
    </w:p>
    <w:p w14:paraId="5B3F1599" w14:textId="77777777" w:rsidR="0092795B" w:rsidRPr="00903DBA" w:rsidRDefault="0092795B" w:rsidP="0092795B">
      <w:pPr>
        <w:pStyle w:val="Code"/>
        <w:rPr>
          <w:highlight w:val="white"/>
        </w:rPr>
      </w:pPr>
      <w:r w:rsidRPr="00903DBA">
        <w:rPr>
          <w:highlight w:val="white"/>
        </w:rPr>
        <w:t xml:space="preserve">  }</w:t>
      </w:r>
    </w:p>
    <w:p w14:paraId="5AC961B0" w14:textId="1E2C844C" w:rsidR="0092795B" w:rsidRPr="00903DBA" w:rsidRDefault="0092795B" w:rsidP="0092795B">
      <w:pPr>
        <w:pStyle w:val="Code"/>
      </w:pPr>
      <w:r w:rsidRPr="00903DBA">
        <w:rPr>
          <w:highlight w:val="white"/>
        </w:rPr>
        <w:t>}</w:t>
      </w:r>
    </w:p>
    <w:p w14:paraId="7CEAACE6" w14:textId="4D26F5DA" w:rsidR="005E7D2C" w:rsidRPr="00903DBA" w:rsidRDefault="005E7D2C" w:rsidP="005E7D2C">
      <w:pPr>
        <w:pStyle w:val="CodeHeader"/>
      </w:pPr>
      <w:r w:rsidRPr="00903DBA">
        <w:t>Message.cs</w:t>
      </w:r>
    </w:p>
    <w:p w14:paraId="4E51A12E" w14:textId="77777777" w:rsidR="002538D4" w:rsidRPr="00903DBA" w:rsidRDefault="002538D4" w:rsidP="002538D4">
      <w:pPr>
        <w:pStyle w:val="Code"/>
        <w:rPr>
          <w:highlight w:val="white"/>
        </w:rPr>
      </w:pPr>
      <w:r w:rsidRPr="00903DBA">
        <w:rPr>
          <w:highlight w:val="white"/>
        </w:rPr>
        <w:t>namespace CCompiler {</w:t>
      </w:r>
    </w:p>
    <w:p w14:paraId="2CA141C5" w14:textId="77777777" w:rsidR="002538D4" w:rsidRPr="00903DBA" w:rsidRDefault="002538D4" w:rsidP="002538D4">
      <w:pPr>
        <w:pStyle w:val="Code"/>
        <w:rPr>
          <w:highlight w:val="white"/>
        </w:rPr>
      </w:pPr>
      <w:r w:rsidRPr="00903DBA">
        <w:rPr>
          <w:highlight w:val="white"/>
        </w:rPr>
        <w:t xml:space="preserve">  public enum Message {</w:t>
      </w:r>
    </w:p>
    <w:p w14:paraId="4164F729" w14:textId="77777777" w:rsidR="002538D4" w:rsidRPr="00903DBA" w:rsidRDefault="002538D4" w:rsidP="002538D4">
      <w:pPr>
        <w:pStyle w:val="Code"/>
        <w:rPr>
          <w:highlight w:val="white"/>
        </w:rPr>
      </w:pPr>
      <w:r w:rsidRPr="00903DBA">
        <w:rPr>
          <w:highlight w:val="white"/>
        </w:rPr>
        <w:t xml:space="preserve">    Keyword_defined_twice,</w:t>
      </w:r>
    </w:p>
    <w:p w14:paraId="596ABC81" w14:textId="77777777" w:rsidR="002538D4" w:rsidRPr="00903DBA" w:rsidRDefault="002538D4" w:rsidP="002538D4">
      <w:pPr>
        <w:pStyle w:val="Code"/>
        <w:rPr>
          <w:highlight w:val="white"/>
        </w:rPr>
      </w:pPr>
      <w:r w:rsidRPr="00903DBA">
        <w:rPr>
          <w:highlight w:val="white"/>
        </w:rPr>
        <w:t xml:space="preserve">    Invalid_specifier_sequence,</w:t>
      </w:r>
    </w:p>
    <w:p w14:paraId="6ECE8E2E" w14:textId="77777777" w:rsidR="002538D4" w:rsidRPr="00903DBA" w:rsidRDefault="002538D4" w:rsidP="002538D4">
      <w:pPr>
        <w:pStyle w:val="Code"/>
        <w:rPr>
          <w:highlight w:val="white"/>
        </w:rPr>
      </w:pPr>
      <w:r w:rsidRPr="00903DBA">
        <w:rPr>
          <w:highlight w:val="white"/>
        </w:rPr>
        <w:t xml:space="preserve">    Invalid_specifier_sequence_together_with_type,</w:t>
      </w:r>
    </w:p>
    <w:p w14:paraId="05317B71" w14:textId="77777777" w:rsidR="002538D4" w:rsidRPr="00903DBA" w:rsidRDefault="002538D4" w:rsidP="002538D4">
      <w:pPr>
        <w:pStyle w:val="Code"/>
        <w:rPr>
          <w:highlight w:val="white"/>
        </w:rPr>
      </w:pPr>
      <w:r w:rsidRPr="00903DBA">
        <w:rPr>
          <w:highlight w:val="white"/>
        </w:rPr>
        <w:t xml:space="preserve">    Out_of_registers,</w:t>
      </w:r>
    </w:p>
    <w:p w14:paraId="565953EC" w14:textId="77777777" w:rsidR="002538D4" w:rsidRPr="00903DBA" w:rsidRDefault="002538D4" w:rsidP="002538D4">
      <w:pPr>
        <w:pStyle w:val="Code"/>
        <w:rPr>
          <w:highlight w:val="white"/>
        </w:rPr>
      </w:pPr>
      <w:r w:rsidRPr="00903DBA">
        <w:rPr>
          <w:highlight w:val="white"/>
        </w:rPr>
        <w:t xml:space="preserve">    Unfinished_block_comment,</w:t>
      </w:r>
    </w:p>
    <w:p w14:paraId="3BF57594" w14:textId="77777777" w:rsidR="002538D4" w:rsidRPr="00903DBA" w:rsidRDefault="002538D4" w:rsidP="002538D4">
      <w:pPr>
        <w:pStyle w:val="Code"/>
        <w:rPr>
          <w:highlight w:val="white"/>
        </w:rPr>
      </w:pPr>
      <w:r w:rsidRPr="00903DBA">
        <w:rPr>
          <w:highlight w:val="white"/>
        </w:rPr>
        <w:t xml:space="preserve">    Invalid_type_cast,</w:t>
      </w:r>
    </w:p>
    <w:p w14:paraId="52AC775F" w14:textId="77777777" w:rsidR="002538D4" w:rsidRPr="00903DBA" w:rsidRDefault="002538D4" w:rsidP="002538D4">
      <w:pPr>
        <w:pStyle w:val="Code"/>
        <w:rPr>
          <w:highlight w:val="white"/>
        </w:rPr>
      </w:pPr>
      <w:r w:rsidRPr="00903DBA">
        <w:rPr>
          <w:highlight w:val="white"/>
        </w:rPr>
        <w:t xml:space="preserve">    Newline_in_string,</w:t>
      </w:r>
    </w:p>
    <w:p w14:paraId="3D6C51BA" w14:textId="77777777" w:rsidR="002538D4" w:rsidRPr="00903DBA" w:rsidRDefault="002538D4" w:rsidP="002538D4">
      <w:pPr>
        <w:pStyle w:val="Code"/>
        <w:rPr>
          <w:highlight w:val="white"/>
        </w:rPr>
      </w:pPr>
      <w:r w:rsidRPr="00903DBA">
        <w:rPr>
          <w:highlight w:val="white"/>
        </w:rPr>
        <w:t xml:space="preserve">    Unfinished_string,</w:t>
      </w:r>
    </w:p>
    <w:p w14:paraId="7F881AB8" w14:textId="77777777" w:rsidR="002538D4" w:rsidRPr="00903DBA" w:rsidRDefault="002538D4" w:rsidP="002538D4">
      <w:pPr>
        <w:pStyle w:val="Code"/>
        <w:rPr>
          <w:highlight w:val="white"/>
        </w:rPr>
      </w:pPr>
      <w:r w:rsidRPr="00903DBA">
        <w:rPr>
          <w:highlight w:val="white"/>
        </w:rPr>
        <w:t xml:space="preserve">    Parse_error,</w:t>
      </w:r>
    </w:p>
    <w:p w14:paraId="2375EFFE" w14:textId="77777777" w:rsidR="002538D4" w:rsidRPr="00903DBA" w:rsidRDefault="002538D4" w:rsidP="002538D4">
      <w:pPr>
        <w:pStyle w:val="Code"/>
        <w:rPr>
          <w:highlight w:val="white"/>
        </w:rPr>
      </w:pPr>
      <w:r w:rsidRPr="00903DBA">
        <w:rPr>
          <w:highlight w:val="white"/>
        </w:rPr>
        <w:t xml:space="preserve">    Invalid_type,</w:t>
      </w:r>
    </w:p>
    <w:p w14:paraId="7E84B385" w14:textId="77777777" w:rsidR="002538D4" w:rsidRPr="00903DBA" w:rsidRDefault="002538D4" w:rsidP="002538D4">
      <w:pPr>
        <w:pStyle w:val="Code"/>
        <w:rPr>
          <w:highlight w:val="white"/>
        </w:rPr>
      </w:pPr>
      <w:r w:rsidRPr="00903DBA">
        <w:rPr>
          <w:highlight w:val="white"/>
        </w:rPr>
        <w:t xml:space="preserve">    Operator_size,</w:t>
      </w:r>
    </w:p>
    <w:p w14:paraId="43E7E3C3" w14:textId="77777777" w:rsidR="002538D4" w:rsidRPr="00903DBA" w:rsidRDefault="002538D4" w:rsidP="002538D4">
      <w:pPr>
        <w:pStyle w:val="Code"/>
        <w:rPr>
          <w:highlight w:val="white"/>
        </w:rPr>
      </w:pPr>
      <w:r w:rsidRPr="00903DBA">
        <w:rPr>
          <w:highlight w:val="white"/>
        </w:rPr>
        <w:t xml:space="preserve">    Newline_in_character,</w:t>
      </w:r>
    </w:p>
    <w:p w14:paraId="32197FCA" w14:textId="77777777" w:rsidR="002538D4" w:rsidRPr="00903DBA" w:rsidRDefault="002538D4" w:rsidP="002538D4">
      <w:pPr>
        <w:pStyle w:val="Code"/>
        <w:rPr>
          <w:highlight w:val="white"/>
        </w:rPr>
      </w:pPr>
      <w:r w:rsidRPr="00903DBA">
        <w:rPr>
          <w:highlight w:val="white"/>
        </w:rPr>
        <w:t xml:space="preserve">    Unfinished_character,</w:t>
      </w:r>
    </w:p>
    <w:p w14:paraId="17483AF5" w14:textId="77777777" w:rsidR="002538D4" w:rsidRPr="00903DBA" w:rsidRDefault="002538D4" w:rsidP="002538D4">
      <w:pPr>
        <w:pStyle w:val="Code"/>
        <w:rPr>
          <w:highlight w:val="white"/>
        </w:rPr>
      </w:pPr>
      <w:r w:rsidRPr="00903DBA">
        <w:rPr>
          <w:highlight w:val="white"/>
        </w:rPr>
        <w:t xml:space="preserve">    Invalid_hexadecimal_code,</w:t>
      </w:r>
    </w:p>
    <w:p w14:paraId="490A82EC" w14:textId="77777777" w:rsidR="002538D4" w:rsidRPr="00903DBA" w:rsidRDefault="002538D4" w:rsidP="002538D4">
      <w:pPr>
        <w:pStyle w:val="Code"/>
        <w:rPr>
          <w:highlight w:val="white"/>
        </w:rPr>
      </w:pPr>
      <w:r w:rsidRPr="00903DBA">
        <w:rPr>
          <w:highlight w:val="white"/>
        </w:rPr>
        <w:t xml:space="preserve">    Invalid_slash_sequence,</w:t>
      </w:r>
    </w:p>
    <w:p w14:paraId="334D813C" w14:textId="77777777" w:rsidR="002538D4" w:rsidRPr="00903DBA" w:rsidRDefault="002538D4" w:rsidP="002538D4">
      <w:pPr>
        <w:pStyle w:val="Code"/>
        <w:rPr>
          <w:highlight w:val="white"/>
        </w:rPr>
      </w:pPr>
      <w:r w:rsidRPr="00903DBA">
        <w:rPr>
          <w:highlight w:val="white"/>
        </w:rPr>
        <w:t xml:space="preserve">    Double_sharps_at_beginning_of_line,</w:t>
      </w:r>
    </w:p>
    <w:p w14:paraId="3F63AB0C" w14:textId="77777777" w:rsidR="002538D4" w:rsidRPr="00903DBA" w:rsidRDefault="002538D4" w:rsidP="002538D4">
      <w:pPr>
        <w:pStyle w:val="Code"/>
        <w:rPr>
          <w:highlight w:val="white"/>
        </w:rPr>
      </w:pPr>
      <w:r w:rsidRPr="00903DBA">
        <w:rPr>
          <w:highlight w:val="white"/>
        </w:rPr>
        <w:t xml:space="preserve">    Double_sharps_at_end_of_line,</w:t>
      </w:r>
    </w:p>
    <w:p w14:paraId="6DA5B370" w14:textId="77777777" w:rsidR="002538D4" w:rsidRPr="00903DBA" w:rsidRDefault="002538D4" w:rsidP="002538D4">
      <w:pPr>
        <w:pStyle w:val="Code"/>
        <w:rPr>
          <w:highlight w:val="white"/>
        </w:rPr>
      </w:pPr>
      <w:r w:rsidRPr="00903DBA">
        <w:rPr>
          <w:highlight w:val="white"/>
        </w:rPr>
        <w:t xml:space="preserve">    Two_consecutive_double_sharps,</w:t>
      </w:r>
    </w:p>
    <w:p w14:paraId="08E1C5DA" w14:textId="55B61423" w:rsidR="002538D4" w:rsidRPr="00903DBA" w:rsidRDefault="002538D4" w:rsidP="002538D4">
      <w:pPr>
        <w:pStyle w:val="Code"/>
        <w:rPr>
          <w:highlight w:val="white"/>
        </w:rPr>
      </w:pPr>
      <w:r w:rsidRPr="00903DBA">
        <w:rPr>
          <w:highlight w:val="white"/>
        </w:rPr>
        <w:t xml:space="preserve">    </w:t>
      </w:r>
      <w:r w:rsidR="001C4770" w:rsidRPr="00903DBA">
        <w:rPr>
          <w:highlight w:val="white"/>
        </w:rPr>
        <w:t>Only_extern_or_static_storage_allowed_for_functions,</w:t>
      </w:r>
      <w:r w:rsidRPr="00903DBA">
        <w:rPr>
          <w:highlight w:val="white"/>
        </w:rPr>
        <w:t>,</w:t>
      </w:r>
    </w:p>
    <w:p w14:paraId="587000E7" w14:textId="77777777" w:rsidR="002538D4" w:rsidRPr="00903DBA" w:rsidRDefault="002538D4" w:rsidP="002538D4">
      <w:pPr>
        <w:pStyle w:val="Code"/>
        <w:rPr>
          <w:highlight w:val="white"/>
        </w:rPr>
      </w:pPr>
      <w:r w:rsidRPr="00903DBA">
        <w:rPr>
          <w:highlight w:val="white"/>
        </w:rPr>
        <w:t xml:space="preserve">    Only_auto_or_register_storage_allowed_for_struct_or_union_member,</w:t>
      </w:r>
    </w:p>
    <w:p w14:paraId="5BDF8D69" w14:textId="77777777" w:rsidR="002538D4" w:rsidRPr="00903DBA" w:rsidRDefault="002538D4" w:rsidP="002538D4">
      <w:pPr>
        <w:pStyle w:val="Code"/>
        <w:rPr>
          <w:highlight w:val="white"/>
        </w:rPr>
      </w:pPr>
      <w:r w:rsidRPr="00903DBA">
        <w:rPr>
          <w:highlight w:val="white"/>
        </w:rPr>
        <w:t xml:space="preserve">    Function_missing,</w:t>
      </w:r>
    </w:p>
    <w:p w14:paraId="2A40D9C6" w14:textId="77777777" w:rsidR="002538D4" w:rsidRPr="00903DBA" w:rsidRDefault="002538D4" w:rsidP="002538D4">
      <w:pPr>
        <w:pStyle w:val="Code"/>
        <w:rPr>
          <w:highlight w:val="white"/>
        </w:rPr>
      </w:pPr>
      <w:r w:rsidRPr="00903DBA">
        <w:rPr>
          <w:highlight w:val="white"/>
        </w:rPr>
        <w:t xml:space="preserve">    Not_a_function,</w:t>
      </w:r>
    </w:p>
    <w:p w14:paraId="14EF5899" w14:textId="77777777" w:rsidR="002538D4" w:rsidRPr="00903DBA" w:rsidRDefault="002538D4" w:rsidP="002538D4">
      <w:pPr>
        <w:pStyle w:val="Code"/>
        <w:rPr>
          <w:highlight w:val="white"/>
        </w:rPr>
      </w:pPr>
      <w:r w:rsidRPr="00903DBA">
        <w:rPr>
          <w:highlight w:val="white"/>
        </w:rPr>
        <w:t xml:space="preserve">    Function_main_must_return_void_or_integer,</w:t>
      </w:r>
    </w:p>
    <w:p w14:paraId="3D26ACFD" w14:textId="77777777" w:rsidR="002538D4" w:rsidRPr="00903DBA" w:rsidRDefault="002538D4" w:rsidP="002538D4">
      <w:pPr>
        <w:pStyle w:val="Code"/>
        <w:rPr>
          <w:highlight w:val="white"/>
        </w:rPr>
      </w:pPr>
      <w:r w:rsidRPr="00903DBA">
        <w:rPr>
          <w:highlight w:val="white"/>
        </w:rPr>
        <w:t xml:space="preserve">    Undefined_parameter_in_old__style_function_definitializerion,</w:t>
      </w:r>
    </w:p>
    <w:p w14:paraId="0FC743B9" w14:textId="77777777" w:rsidR="002538D4" w:rsidRPr="00903DBA" w:rsidRDefault="002538D4" w:rsidP="002538D4">
      <w:pPr>
        <w:pStyle w:val="Code"/>
        <w:rPr>
          <w:highlight w:val="white"/>
        </w:rPr>
      </w:pPr>
      <w:r w:rsidRPr="00903DBA">
        <w:rPr>
          <w:highlight w:val="white"/>
        </w:rPr>
        <w:t xml:space="preserve">    Unmatched_number_of_parameters_in_old__style_function_definitializerion,</w:t>
      </w:r>
    </w:p>
    <w:p w14:paraId="6A7DD391" w14:textId="77777777" w:rsidR="002538D4" w:rsidRPr="00903DBA" w:rsidRDefault="002538D4" w:rsidP="002538D4">
      <w:pPr>
        <w:pStyle w:val="Code"/>
        <w:rPr>
          <w:highlight w:val="white"/>
        </w:rPr>
      </w:pPr>
      <w:r w:rsidRPr="00903DBA">
        <w:rPr>
          <w:highlight w:val="white"/>
        </w:rPr>
        <w:t xml:space="preserve">    A_function_must_be_static_or_extern,</w:t>
      </w:r>
    </w:p>
    <w:p w14:paraId="782A46D3" w14:textId="77777777" w:rsidR="002538D4" w:rsidRPr="00903DBA" w:rsidRDefault="002538D4" w:rsidP="002538D4">
      <w:pPr>
        <w:pStyle w:val="Code"/>
        <w:rPr>
          <w:highlight w:val="white"/>
        </w:rPr>
      </w:pPr>
      <w:r w:rsidRPr="00903DBA">
        <w:rPr>
          <w:highlight w:val="white"/>
        </w:rPr>
        <w:t xml:space="preserve">    Invalid_parameter_list,</w:t>
      </w:r>
    </w:p>
    <w:p w14:paraId="08EC151A" w14:textId="77777777" w:rsidR="002538D4" w:rsidRPr="00903DBA" w:rsidRDefault="002538D4" w:rsidP="002538D4">
      <w:pPr>
        <w:pStyle w:val="Code"/>
        <w:rPr>
          <w:highlight w:val="white"/>
        </w:rPr>
      </w:pPr>
      <w:r w:rsidRPr="00903DBA">
        <w:rPr>
          <w:highlight w:val="white"/>
        </w:rPr>
        <w:t xml:space="preserve">    Undefined_label,</w:t>
      </w:r>
    </w:p>
    <w:p w14:paraId="63F23114" w14:textId="77777777" w:rsidR="002538D4" w:rsidRPr="00903DBA" w:rsidRDefault="002538D4" w:rsidP="002538D4">
      <w:pPr>
        <w:pStyle w:val="Code"/>
        <w:rPr>
          <w:highlight w:val="white"/>
        </w:rPr>
      </w:pPr>
      <w:r w:rsidRPr="00903DBA">
        <w:rPr>
          <w:highlight w:val="white"/>
        </w:rPr>
        <w:t xml:space="preserve">    Unreferenced_label,</w:t>
      </w:r>
    </w:p>
    <w:p w14:paraId="5D51B3AA" w14:textId="77777777" w:rsidR="002538D4" w:rsidRPr="00903DBA" w:rsidRDefault="002538D4" w:rsidP="002538D4">
      <w:pPr>
        <w:pStyle w:val="Code"/>
        <w:rPr>
          <w:highlight w:val="white"/>
        </w:rPr>
      </w:pPr>
      <w:r w:rsidRPr="00903DBA">
        <w:rPr>
          <w:highlight w:val="white"/>
        </w:rPr>
        <w:t xml:space="preserve">    Missing_goto_address,</w:t>
      </w:r>
    </w:p>
    <w:p w14:paraId="22667413" w14:textId="77777777" w:rsidR="002538D4" w:rsidRPr="00903DBA" w:rsidRDefault="002538D4" w:rsidP="002538D4">
      <w:pPr>
        <w:pStyle w:val="Code"/>
        <w:rPr>
          <w:highlight w:val="white"/>
        </w:rPr>
      </w:pPr>
      <w:r w:rsidRPr="00903DBA">
        <w:rPr>
          <w:highlight w:val="white"/>
        </w:rPr>
        <w:t xml:space="preserve">    Tag_already_defined,</w:t>
      </w:r>
    </w:p>
    <w:p w14:paraId="4F7FC548" w14:textId="77777777" w:rsidR="002538D4" w:rsidRPr="00903DBA" w:rsidRDefault="002538D4" w:rsidP="002538D4">
      <w:pPr>
        <w:pStyle w:val="Code"/>
        <w:rPr>
          <w:highlight w:val="white"/>
        </w:rPr>
      </w:pPr>
      <w:r w:rsidRPr="00903DBA">
        <w:rPr>
          <w:highlight w:val="white"/>
        </w:rPr>
        <w:t xml:space="preserve">    Tag_not_found,</w:t>
      </w:r>
    </w:p>
    <w:p w14:paraId="73C046D3" w14:textId="77777777" w:rsidR="002538D4" w:rsidRPr="00903DBA" w:rsidRDefault="002538D4" w:rsidP="002538D4">
      <w:pPr>
        <w:pStyle w:val="Code"/>
        <w:rPr>
          <w:highlight w:val="white"/>
        </w:rPr>
      </w:pPr>
      <w:r w:rsidRPr="00903DBA">
        <w:rPr>
          <w:highlight w:val="white"/>
        </w:rPr>
        <w:t xml:space="preserve">    Duplicate_symbol,</w:t>
      </w:r>
    </w:p>
    <w:p w14:paraId="326A0D88" w14:textId="77777777" w:rsidR="002538D4" w:rsidRPr="00903DBA" w:rsidRDefault="002538D4" w:rsidP="002538D4">
      <w:pPr>
        <w:pStyle w:val="Code"/>
        <w:rPr>
          <w:highlight w:val="white"/>
        </w:rPr>
      </w:pPr>
      <w:r w:rsidRPr="00903DBA">
        <w:rPr>
          <w:highlight w:val="white"/>
        </w:rPr>
        <w:t xml:space="preserve">    Unknown_enumeration,</w:t>
      </w:r>
    </w:p>
    <w:p w14:paraId="2995DE11" w14:textId="77777777" w:rsidR="002538D4" w:rsidRPr="00903DBA" w:rsidRDefault="002538D4" w:rsidP="002538D4">
      <w:pPr>
        <w:pStyle w:val="Code"/>
        <w:rPr>
          <w:highlight w:val="white"/>
        </w:rPr>
      </w:pPr>
      <w:r w:rsidRPr="00903DBA">
        <w:rPr>
          <w:highlight w:val="white"/>
        </w:rPr>
        <w:t xml:space="preserve">    Not_an_enumeration,</w:t>
      </w:r>
    </w:p>
    <w:p w14:paraId="75750CD6" w14:textId="77777777" w:rsidR="002538D4" w:rsidRPr="00903DBA" w:rsidRDefault="002538D4" w:rsidP="002538D4">
      <w:pPr>
        <w:pStyle w:val="Code"/>
        <w:rPr>
          <w:highlight w:val="white"/>
        </w:rPr>
      </w:pPr>
      <w:r w:rsidRPr="00903DBA">
        <w:rPr>
          <w:highlight w:val="white"/>
        </w:rPr>
        <w:t xml:space="preserve">    Different_return_type_in_function_redeclaration,</w:t>
      </w:r>
    </w:p>
    <w:p w14:paraId="267A65B4" w14:textId="77777777" w:rsidR="002538D4" w:rsidRPr="00903DBA" w:rsidRDefault="002538D4" w:rsidP="002538D4">
      <w:pPr>
        <w:pStyle w:val="Code"/>
        <w:rPr>
          <w:highlight w:val="white"/>
        </w:rPr>
      </w:pPr>
      <w:r w:rsidRPr="00903DBA">
        <w:rPr>
          <w:highlight w:val="white"/>
        </w:rPr>
        <w:t xml:space="preserve">    Mixing_ellipse_function_parameter_in_redeclaration,</w:t>
      </w:r>
    </w:p>
    <w:p w14:paraId="409C7CE3" w14:textId="77777777" w:rsidR="002538D4" w:rsidRPr="00903DBA" w:rsidRDefault="002538D4" w:rsidP="002538D4">
      <w:pPr>
        <w:pStyle w:val="Code"/>
        <w:rPr>
          <w:highlight w:val="white"/>
        </w:rPr>
      </w:pPr>
      <w:r w:rsidRPr="00903DBA">
        <w:rPr>
          <w:highlight w:val="white"/>
        </w:rPr>
        <w:t xml:space="preserve">    Different_parameter_lists_in_function_redeclaration,</w:t>
      </w:r>
    </w:p>
    <w:p w14:paraId="4E6FE9C7" w14:textId="77777777" w:rsidR="002538D4" w:rsidRPr="00903DBA" w:rsidRDefault="002538D4" w:rsidP="002538D4">
      <w:pPr>
        <w:pStyle w:val="Code"/>
        <w:rPr>
          <w:highlight w:val="white"/>
        </w:rPr>
      </w:pPr>
      <w:r w:rsidRPr="00903DBA">
        <w:rPr>
          <w:highlight w:val="white"/>
        </w:rPr>
        <w:t xml:space="preserve">    Functions_cannot_be_initialized,</w:t>
      </w:r>
    </w:p>
    <w:p w14:paraId="366864EA" w14:textId="77777777" w:rsidR="002538D4" w:rsidRPr="00903DBA" w:rsidRDefault="002538D4" w:rsidP="002538D4">
      <w:pPr>
        <w:pStyle w:val="Code"/>
        <w:rPr>
          <w:highlight w:val="white"/>
        </w:rPr>
      </w:pPr>
      <w:r w:rsidRPr="00903DBA">
        <w:rPr>
          <w:highlight w:val="white"/>
        </w:rPr>
        <w:t xml:space="preserve">    Typedef_cannot_be_initialized,</w:t>
      </w:r>
    </w:p>
    <w:p w14:paraId="5DF434E1" w14:textId="77777777" w:rsidR="002538D4" w:rsidRPr="00903DBA" w:rsidRDefault="002538D4" w:rsidP="002538D4">
      <w:pPr>
        <w:pStyle w:val="Code"/>
        <w:rPr>
          <w:highlight w:val="white"/>
        </w:rPr>
      </w:pPr>
      <w:r w:rsidRPr="00903DBA">
        <w:rPr>
          <w:highlight w:val="white"/>
        </w:rPr>
        <w:t xml:space="preserve">    Extern_cannot_be_initialized,</w:t>
      </w:r>
    </w:p>
    <w:p w14:paraId="7C9D8DB3" w14:textId="77777777" w:rsidR="002538D4" w:rsidRPr="00903DBA" w:rsidRDefault="002538D4" w:rsidP="002538D4">
      <w:pPr>
        <w:pStyle w:val="Code"/>
        <w:rPr>
          <w:highlight w:val="white"/>
        </w:rPr>
      </w:pPr>
      <w:r w:rsidRPr="00903DBA">
        <w:rPr>
          <w:highlight w:val="white"/>
        </w:rPr>
        <w:t xml:space="preserve">    Struct_or_union_field_cannot_be_initialized,</w:t>
      </w:r>
    </w:p>
    <w:p w14:paraId="435216CB" w14:textId="77777777" w:rsidR="002538D4" w:rsidRPr="00903DBA" w:rsidRDefault="002538D4" w:rsidP="002538D4">
      <w:pPr>
        <w:pStyle w:val="Code"/>
        <w:rPr>
          <w:highlight w:val="white"/>
        </w:rPr>
      </w:pPr>
      <w:r w:rsidRPr="00903DBA">
        <w:rPr>
          <w:highlight w:val="white"/>
        </w:rPr>
        <w:t xml:space="preserve">    Auto_or_register_storage_in_global_scope,</w:t>
      </w:r>
    </w:p>
    <w:p w14:paraId="3F4152DF" w14:textId="77777777" w:rsidR="002538D4" w:rsidRPr="00903DBA" w:rsidRDefault="002538D4" w:rsidP="002538D4">
      <w:pPr>
        <w:pStyle w:val="Code"/>
        <w:rPr>
          <w:highlight w:val="white"/>
        </w:rPr>
      </w:pPr>
      <w:r w:rsidRPr="00903DBA">
        <w:rPr>
          <w:highlight w:val="white"/>
        </w:rPr>
        <w:t xml:space="preserve">    Name_already_defined,</w:t>
      </w:r>
    </w:p>
    <w:p w14:paraId="481508C8" w14:textId="77777777" w:rsidR="002538D4" w:rsidRPr="00903DBA" w:rsidRDefault="002538D4" w:rsidP="002538D4">
      <w:pPr>
        <w:pStyle w:val="Code"/>
        <w:rPr>
          <w:highlight w:val="white"/>
        </w:rPr>
      </w:pPr>
      <w:r w:rsidRPr="00903DBA">
        <w:rPr>
          <w:highlight w:val="white"/>
        </w:rPr>
        <w:t xml:space="preserve">    Different_types_in_redeclaration,</w:t>
      </w:r>
    </w:p>
    <w:p w14:paraId="69FEBD57" w14:textId="77777777" w:rsidR="002538D4" w:rsidRPr="00903DBA" w:rsidRDefault="002538D4" w:rsidP="002538D4">
      <w:pPr>
        <w:pStyle w:val="Code"/>
        <w:rPr>
          <w:highlight w:val="white"/>
        </w:rPr>
      </w:pPr>
      <w:r w:rsidRPr="00903DBA">
        <w:rPr>
          <w:highlight w:val="white"/>
        </w:rPr>
        <w:t xml:space="preserve">    Invalid_tag_redeclaration,</w:t>
      </w:r>
    </w:p>
    <w:p w14:paraId="6CB2A6E4" w14:textId="77777777" w:rsidR="002538D4" w:rsidRPr="00903DBA" w:rsidRDefault="002538D4" w:rsidP="002538D4">
      <w:pPr>
        <w:pStyle w:val="Code"/>
        <w:rPr>
          <w:highlight w:val="white"/>
        </w:rPr>
      </w:pPr>
      <w:r w:rsidRPr="00903DBA">
        <w:rPr>
          <w:highlight w:val="white"/>
        </w:rPr>
        <w:t xml:space="preserve">    Case_without_switch,</w:t>
      </w:r>
    </w:p>
    <w:p w14:paraId="1CB97570" w14:textId="77777777" w:rsidR="002538D4" w:rsidRPr="00903DBA" w:rsidRDefault="002538D4" w:rsidP="002538D4">
      <w:pPr>
        <w:pStyle w:val="Code"/>
        <w:rPr>
          <w:highlight w:val="white"/>
        </w:rPr>
      </w:pPr>
      <w:r w:rsidRPr="00903DBA">
        <w:rPr>
          <w:highlight w:val="white"/>
        </w:rPr>
        <w:t xml:space="preserve">    Non__constant_case_value,</w:t>
      </w:r>
    </w:p>
    <w:p w14:paraId="11DAFFDD" w14:textId="77777777" w:rsidR="002538D4" w:rsidRPr="00903DBA" w:rsidRDefault="002538D4" w:rsidP="002538D4">
      <w:pPr>
        <w:pStyle w:val="Code"/>
        <w:rPr>
          <w:highlight w:val="white"/>
        </w:rPr>
      </w:pPr>
      <w:r w:rsidRPr="00903DBA">
        <w:rPr>
          <w:highlight w:val="white"/>
        </w:rPr>
        <w:t xml:space="preserve">    Repeated_case_value,</w:t>
      </w:r>
    </w:p>
    <w:p w14:paraId="19968147" w14:textId="77777777" w:rsidR="002538D4" w:rsidRPr="00903DBA" w:rsidRDefault="002538D4" w:rsidP="002538D4">
      <w:pPr>
        <w:pStyle w:val="Code"/>
        <w:rPr>
          <w:highlight w:val="white"/>
        </w:rPr>
      </w:pPr>
      <w:r w:rsidRPr="00903DBA">
        <w:rPr>
          <w:highlight w:val="white"/>
        </w:rPr>
        <w:t xml:space="preserve">    Default_without_switch,</w:t>
      </w:r>
    </w:p>
    <w:p w14:paraId="3DEA38EA" w14:textId="77777777" w:rsidR="002538D4" w:rsidRPr="00903DBA" w:rsidRDefault="002538D4" w:rsidP="002538D4">
      <w:pPr>
        <w:pStyle w:val="Code"/>
        <w:rPr>
          <w:highlight w:val="white"/>
        </w:rPr>
      </w:pPr>
      <w:r w:rsidRPr="00903DBA">
        <w:rPr>
          <w:highlight w:val="white"/>
        </w:rPr>
        <w:t xml:space="preserve">    Repeted_default,</w:t>
      </w:r>
    </w:p>
    <w:p w14:paraId="5D9644B8" w14:textId="77777777" w:rsidR="002538D4" w:rsidRPr="00903DBA" w:rsidRDefault="002538D4" w:rsidP="002538D4">
      <w:pPr>
        <w:pStyle w:val="Code"/>
        <w:rPr>
          <w:highlight w:val="white"/>
        </w:rPr>
      </w:pPr>
      <w:r w:rsidRPr="00903DBA">
        <w:rPr>
          <w:highlight w:val="white"/>
        </w:rPr>
        <w:t xml:space="preserve">    Break_without_switch____while____do____or____for,</w:t>
      </w:r>
    </w:p>
    <w:p w14:paraId="68D72D45" w14:textId="77777777" w:rsidR="002538D4" w:rsidRPr="00903DBA" w:rsidRDefault="002538D4" w:rsidP="002538D4">
      <w:pPr>
        <w:pStyle w:val="Code"/>
        <w:rPr>
          <w:highlight w:val="white"/>
        </w:rPr>
      </w:pPr>
      <w:r w:rsidRPr="00903DBA">
        <w:rPr>
          <w:highlight w:val="white"/>
        </w:rPr>
        <w:t xml:space="preserve">    Continue_without_while____do____or____for,</w:t>
      </w:r>
    </w:p>
    <w:p w14:paraId="21F09585" w14:textId="77777777" w:rsidR="002538D4" w:rsidRPr="00903DBA" w:rsidRDefault="002538D4" w:rsidP="002538D4">
      <w:pPr>
        <w:pStyle w:val="Code"/>
        <w:rPr>
          <w:highlight w:val="white"/>
        </w:rPr>
      </w:pPr>
      <w:r w:rsidRPr="00903DBA">
        <w:rPr>
          <w:highlight w:val="white"/>
        </w:rPr>
        <w:t xml:space="preserve">    Unnamed_function_definitializerion,</w:t>
      </w:r>
    </w:p>
    <w:p w14:paraId="25A4E6E9" w14:textId="77777777" w:rsidR="002538D4" w:rsidRPr="00903DBA" w:rsidRDefault="002538D4" w:rsidP="002538D4">
      <w:pPr>
        <w:pStyle w:val="Code"/>
        <w:rPr>
          <w:highlight w:val="white"/>
        </w:rPr>
      </w:pPr>
      <w:r w:rsidRPr="00903DBA">
        <w:rPr>
          <w:highlight w:val="white"/>
        </w:rPr>
        <w:t xml:space="preserve">    New_and_old_style_mixed_function_definitializerion,</w:t>
      </w:r>
    </w:p>
    <w:p w14:paraId="423B3915" w14:textId="77777777" w:rsidR="002538D4" w:rsidRPr="00903DBA" w:rsidRDefault="002538D4" w:rsidP="002538D4">
      <w:pPr>
        <w:pStyle w:val="Code"/>
        <w:rPr>
          <w:highlight w:val="white"/>
        </w:rPr>
      </w:pPr>
      <w:r w:rsidRPr="00903DBA">
        <w:rPr>
          <w:highlight w:val="white"/>
        </w:rPr>
        <w:t xml:space="preserve">    Non__integral_enum_value,</w:t>
      </w:r>
    </w:p>
    <w:p w14:paraId="7509BC8F" w14:textId="77777777" w:rsidR="002538D4" w:rsidRPr="00903DBA" w:rsidRDefault="002538D4" w:rsidP="002538D4">
      <w:pPr>
        <w:pStyle w:val="Code"/>
        <w:rPr>
          <w:highlight w:val="white"/>
        </w:rPr>
      </w:pPr>
      <w:r w:rsidRPr="00903DBA">
        <w:rPr>
          <w:highlight w:val="white"/>
        </w:rPr>
        <w:t xml:space="preserve">    Non__constant_enum_value,</w:t>
      </w:r>
    </w:p>
    <w:p w14:paraId="1193A34D" w14:textId="77777777" w:rsidR="002538D4" w:rsidRPr="00903DBA" w:rsidRDefault="002538D4" w:rsidP="002538D4">
      <w:pPr>
        <w:pStyle w:val="Code"/>
        <w:rPr>
          <w:highlight w:val="white"/>
        </w:rPr>
      </w:pPr>
      <w:r w:rsidRPr="00903DBA">
        <w:rPr>
          <w:highlight w:val="white"/>
        </w:rPr>
        <w:t xml:space="preserve">    Bitfields_only_allowed_on_structs,</w:t>
      </w:r>
    </w:p>
    <w:p w14:paraId="67EC836F" w14:textId="77777777" w:rsidR="002538D4" w:rsidRPr="00903DBA" w:rsidRDefault="002538D4" w:rsidP="002538D4">
      <w:pPr>
        <w:pStyle w:val="Code"/>
        <w:rPr>
          <w:highlight w:val="white"/>
        </w:rPr>
      </w:pPr>
      <w:r w:rsidRPr="00903DBA">
        <w:rPr>
          <w:highlight w:val="white"/>
        </w:rPr>
        <w:t xml:space="preserve">    Only_auto_or_register_storage_allowed_in_struct_or_union,</w:t>
      </w:r>
    </w:p>
    <w:p w14:paraId="777B1795" w14:textId="77777777" w:rsidR="002538D4" w:rsidRPr="00903DBA" w:rsidRDefault="002538D4" w:rsidP="002538D4">
      <w:pPr>
        <w:pStyle w:val="Code"/>
        <w:rPr>
          <w:highlight w:val="white"/>
        </w:rPr>
      </w:pPr>
      <w:r w:rsidRPr="00903DBA">
        <w:rPr>
          <w:highlight w:val="white"/>
        </w:rPr>
        <w:t xml:space="preserve">    Non__integral_bits_expression,</w:t>
      </w:r>
    </w:p>
    <w:p w14:paraId="48449C4D" w14:textId="77777777" w:rsidR="002538D4" w:rsidRPr="00903DBA" w:rsidRDefault="002538D4" w:rsidP="002538D4">
      <w:pPr>
        <w:pStyle w:val="Code"/>
        <w:rPr>
          <w:highlight w:val="white"/>
        </w:rPr>
      </w:pPr>
      <w:r w:rsidRPr="00903DBA">
        <w:rPr>
          <w:highlight w:val="white"/>
        </w:rPr>
        <w:t xml:space="preserve">    Bits_value_out_of_range,</w:t>
      </w:r>
    </w:p>
    <w:p w14:paraId="0B2D027A" w14:textId="77777777" w:rsidR="002538D4" w:rsidRPr="00903DBA" w:rsidRDefault="002538D4" w:rsidP="002538D4">
      <w:pPr>
        <w:pStyle w:val="Code"/>
        <w:rPr>
          <w:highlight w:val="white"/>
        </w:rPr>
      </w:pPr>
      <w:r w:rsidRPr="00903DBA">
        <w:rPr>
          <w:highlight w:val="white"/>
        </w:rPr>
        <w:t xml:space="preserve">    Non__positive_array_size,</w:t>
      </w:r>
    </w:p>
    <w:p w14:paraId="58C4C741" w14:textId="77777777" w:rsidR="002538D4" w:rsidRPr="00903DBA" w:rsidRDefault="002538D4" w:rsidP="002538D4">
      <w:pPr>
        <w:pStyle w:val="Code"/>
        <w:rPr>
          <w:highlight w:val="white"/>
        </w:rPr>
      </w:pPr>
      <w:r w:rsidRPr="00903DBA">
        <w:rPr>
          <w:highlight w:val="white"/>
        </w:rPr>
        <w:t xml:space="preserve">    Non__constant_expression,</w:t>
      </w:r>
    </w:p>
    <w:p w14:paraId="101CE6A7" w14:textId="77777777" w:rsidR="002538D4" w:rsidRPr="00903DBA" w:rsidRDefault="002538D4" w:rsidP="002538D4">
      <w:pPr>
        <w:pStyle w:val="Code"/>
        <w:rPr>
          <w:highlight w:val="white"/>
        </w:rPr>
      </w:pPr>
      <w:r w:rsidRPr="00903DBA">
        <w:rPr>
          <w:highlight w:val="white"/>
        </w:rPr>
        <w:t xml:space="preserve">    Not_constant_or_static_expression,</w:t>
      </w:r>
    </w:p>
    <w:p w14:paraId="3FC94692" w14:textId="77777777" w:rsidR="002538D4" w:rsidRPr="00903DBA" w:rsidRDefault="002538D4" w:rsidP="002538D4">
      <w:pPr>
        <w:pStyle w:val="Code"/>
        <w:rPr>
          <w:highlight w:val="white"/>
        </w:rPr>
      </w:pPr>
      <w:r w:rsidRPr="00903DBA">
        <w:rPr>
          <w:highlight w:val="white"/>
        </w:rPr>
        <w:t xml:space="preserve">    An_elliptic_function_must_have_at_least_one_parameter,</w:t>
      </w:r>
    </w:p>
    <w:p w14:paraId="27A527D5" w14:textId="77777777" w:rsidR="002538D4" w:rsidRPr="00903DBA" w:rsidRDefault="002538D4" w:rsidP="002538D4">
      <w:pPr>
        <w:pStyle w:val="Code"/>
        <w:rPr>
          <w:highlight w:val="white"/>
        </w:rPr>
      </w:pPr>
      <w:r w:rsidRPr="00903DBA">
        <w:rPr>
          <w:highlight w:val="white"/>
        </w:rPr>
        <w:t xml:space="preserve">    A_void_parameter_cannot_be_named,</w:t>
      </w:r>
    </w:p>
    <w:p w14:paraId="05F5D339" w14:textId="77777777" w:rsidR="002538D4" w:rsidRPr="00903DBA" w:rsidRDefault="002538D4" w:rsidP="002538D4">
      <w:pPr>
        <w:pStyle w:val="Code"/>
        <w:rPr>
          <w:highlight w:val="white"/>
        </w:rPr>
      </w:pPr>
      <w:r w:rsidRPr="00903DBA">
        <w:rPr>
          <w:highlight w:val="white"/>
        </w:rPr>
        <w:t xml:space="preserve">    An_elliptic_function_cannot_have_a_void_parameter,</w:t>
      </w:r>
    </w:p>
    <w:p w14:paraId="42B4F811" w14:textId="77777777" w:rsidR="002538D4" w:rsidRPr="00903DBA" w:rsidRDefault="002538D4" w:rsidP="002538D4">
      <w:pPr>
        <w:pStyle w:val="Code"/>
        <w:rPr>
          <w:highlight w:val="white"/>
        </w:rPr>
      </w:pPr>
      <w:r w:rsidRPr="00903DBA">
        <w:rPr>
          <w:highlight w:val="white"/>
        </w:rPr>
        <w:t xml:space="preserve">    Invalid_void_parameter,</w:t>
      </w:r>
    </w:p>
    <w:p w14:paraId="339D6D28" w14:textId="77777777" w:rsidR="002538D4" w:rsidRPr="00903DBA" w:rsidRDefault="002538D4" w:rsidP="002538D4">
      <w:pPr>
        <w:pStyle w:val="Code"/>
        <w:rPr>
          <w:highlight w:val="white"/>
        </w:rPr>
      </w:pPr>
      <w:r w:rsidRPr="00903DBA">
        <w:rPr>
          <w:highlight w:val="white"/>
        </w:rPr>
        <w:t xml:space="preserve">    Parameters_must_have_auto_or_register_storage,</w:t>
      </w:r>
    </w:p>
    <w:p w14:paraId="39716E39" w14:textId="77777777" w:rsidR="002538D4" w:rsidRPr="00903DBA" w:rsidRDefault="002538D4" w:rsidP="002538D4">
      <w:pPr>
        <w:pStyle w:val="Code"/>
        <w:rPr>
          <w:highlight w:val="white"/>
        </w:rPr>
      </w:pPr>
      <w:r w:rsidRPr="00903DBA">
        <w:rPr>
          <w:highlight w:val="white"/>
        </w:rPr>
        <w:t xml:space="preserve">    If___ifdef____or_ifndef_directive_without_matching_endif,</w:t>
      </w:r>
    </w:p>
    <w:p w14:paraId="4F9E609D" w14:textId="77777777" w:rsidR="002538D4" w:rsidRPr="00903DBA" w:rsidRDefault="002538D4" w:rsidP="002538D4">
      <w:pPr>
        <w:pStyle w:val="Code"/>
        <w:rPr>
          <w:highlight w:val="white"/>
        </w:rPr>
      </w:pPr>
      <w:r w:rsidRPr="00903DBA">
        <w:rPr>
          <w:highlight w:val="white"/>
        </w:rPr>
        <w:t xml:space="preserve">    Array_of_incomplete_type_not_allowed,</w:t>
      </w:r>
    </w:p>
    <w:p w14:paraId="09ED540F" w14:textId="77777777" w:rsidR="002538D4" w:rsidRPr="00903DBA" w:rsidRDefault="002538D4" w:rsidP="002538D4">
      <w:pPr>
        <w:pStyle w:val="Code"/>
        <w:rPr>
          <w:highlight w:val="white"/>
        </w:rPr>
      </w:pPr>
      <w:r w:rsidRPr="00903DBA">
        <w:rPr>
          <w:highlight w:val="white"/>
        </w:rPr>
        <w:t xml:space="preserve">    Array_of_function_not_allowed,</w:t>
      </w:r>
    </w:p>
    <w:p w14:paraId="70BE81F0" w14:textId="77777777" w:rsidR="002538D4" w:rsidRPr="00903DBA" w:rsidRDefault="002538D4" w:rsidP="002538D4">
      <w:pPr>
        <w:pStyle w:val="Code"/>
        <w:rPr>
          <w:highlight w:val="white"/>
        </w:rPr>
      </w:pPr>
      <w:r w:rsidRPr="00903DBA">
        <w:rPr>
          <w:highlight w:val="white"/>
        </w:rPr>
        <w:t xml:space="preserve">    Function_cannot_return_array,</w:t>
      </w:r>
    </w:p>
    <w:p w14:paraId="578BC0C2" w14:textId="77777777" w:rsidR="002538D4" w:rsidRPr="00903DBA" w:rsidRDefault="002538D4" w:rsidP="002538D4">
      <w:pPr>
        <w:pStyle w:val="Code"/>
        <w:rPr>
          <w:highlight w:val="white"/>
        </w:rPr>
      </w:pPr>
      <w:r w:rsidRPr="00903DBA">
        <w:rPr>
          <w:highlight w:val="white"/>
        </w:rPr>
        <w:t xml:space="preserve">    Function_cannot_return_function,</w:t>
      </w:r>
    </w:p>
    <w:p w14:paraId="276EB3F6" w14:textId="77777777" w:rsidR="002538D4" w:rsidRPr="00903DBA" w:rsidRDefault="002538D4" w:rsidP="002538D4">
      <w:pPr>
        <w:pStyle w:val="Code"/>
        <w:rPr>
          <w:highlight w:val="white"/>
        </w:rPr>
      </w:pPr>
      <w:r w:rsidRPr="00903DBA">
        <w:rPr>
          <w:highlight w:val="white"/>
        </w:rPr>
        <w:t xml:space="preserve">    Duplicate_name_in_parameter_list,</w:t>
      </w:r>
    </w:p>
    <w:p w14:paraId="5CFAA3E8" w14:textId="77777777" w:rsidR="002538D4" w:rsidRPr="00903DBA" w:rsidRDefault="002538D4" w:rsidP="002538D4">
      <w:pPr>
        <w:pStyle w:val="Code"/>
        <w:rPr>
          <w:highlight w:val="white"/>
        </w:rPr>
      </w:pPr>
      <w:r w:rsidRPr="00903DBA">
        <w:rPr>
          <w:highlight w:val="white"/>
        </w:rPr>
        <w:t xml:space="preserve">    Syntax_error,</w:t>
      </w:r>
    </w:p>
    <w:p w14:paraId="166ED652" w14:textId="77777777" w:rsidR="002538D4" w:rsidRPr="00903DBA" w:rsidRDefault="002538D4" w:rsidP="002538D4">
      <w:pPr>
        <w:pStyle w:val="Code"/>
        <w:rPr>
          <w:highlight w:val="white"/>
        </w:rPr>
      </w:pPr>
      <w:r w:rsidRPr="00903DBA">
        <w:rPr>
          <w:highlight w:val="white"/>
        </w:rPr>
        <w:t xml:space="preserve">    Invalid_octal_sequence,</w:t>
      </w:r>
    </w:p>
    <w:p w14:paraId="3520D5DE" w14:textId="77777777" w:rsidR="002538D4" w:rsidRPr="00903DBA" w:rsidRDefault="002538D4" w:rsidP="002538D4">
      <w:pPr>
        <w:pStyle w:val="Code"/>
        <w:rPr>
          <w:highlight w:val="white"/>
        </w:rPr>
      </w:pPr>
      <w:r w:rsidRPr="00903DBA">
        <w:rPr>
          <w:highlight w:val="white"/>
        </w:rPr>
        <w:t xml:space="preserve">    Invalid_char_sequence,</w:t>
      </w:r>
    </w:p>
    <w:p w14:paraId="47B96377" w14:textId="77777777" w:rsidR="002538D4" w:rsidRPr="00903DBA" w:rsidRDefault="002538D4" w:rsidP="002538D4">
      <w:pPr>
        <w:pStyle w:val="Code"/>
        <w:rPr>
          <w:highlight w:val="white"/>
        </w:rPr>
      </w:pPr>
      <w:r w:rsidRPr="00903DBA">
        <w:rPr>
          <w:highlight w:val="white"/>
        </w:rPr>
        <w:t xml:space="preserve">    Non__integral_expression,</w:t>
      </w:r>
    </w:p>
    <w:p w14:paraId="2E29A074" w14:textId="77777777" w:rsidR="002538D4" w:rsidRPr="00903DBA" w:rsidRDefault="002538D4" w:rsidP="002538D4">
      <w:pPr>
        <w:pStyle w:val="Code"/>
        <w:rPr>
          <w:highlight w:val="white"/>
        </w:rPr>
      </w:pPr>
      <w:r w:rsidRPr="00903DBA">
        <w:rPr>
          <w:highlight w:val="white"/>
        </w:rPr>
        <w:t xml:space="preserve">    Not_assignable,</w:t>
      </w:r>
    </w:p>
    <w:p w14:paraId="0DFD3BEA" w14:textId="77777777" w:rsidR="002538D4" w:rsidRPr="00903DBA" w:rsidRDefault="002538D4" w:rsidP="002538D4">
      <w:pPr>
        <w:pStyle w:val="Code"/>
        <w:rPr>
          <w:highlight w:val="white"/>
        </w:rPr>
      </w:pPr>
      <w:r w:rsidRPr="00903DBA">
        <w:rPr>
          <w:highlight w:val="white"/>
        </w:rPr>
        <w:t xml:space="preserve">    Invalid_type_in_bitwise_expression,</w:t>
      </w:r>
    </w:p>
    <w:p w14:paraId="46F03535" w14:textId="77777777" w:rsidR="002538D4" w:rsidRPr="00903DBA" w:rsidRDefault="002538D4" w:rsidP="002538D4">
      <w:pPr>
        <w:pStyle w:val="Code"/>
        <w:rPr>
          <w:highlight w:val="white"/>
        </w:rPr>
      </w:pPr>
      <w:r w:rsidRPr="00903DBA">
        <w:rPr>
          <w:highlight w:val="white"/>
        </w:rPr>
        <w:t xml:space="preserve">    Invalid_type_in_shift_expression,</w:t>
      </w:r>
    </w:p>
    <w:p w14:paraId="08360ABF" w14:textId="77777777" w:rsidR="002538D4" w:rsidRPr="00903DBA" w:rsidRDefault="002538D4" w:rsidP="002538D4">
      <w:pPr>
        <w:pStyle w:val="Code"/>
        <w:rPr>
          <w:highlight w:val="white"/>
        </w:rPr>
      </w:pPr>
      <w:r w:rsidRPr="00903DBA">
        <w:rPr>
          <w:highlight w:val="white"/>
        </w:rPr>
        <w:t xml:space="preserve">    Pointer_to_void,</w:t>
      </w:r>
    </w:p>
    <w:p w14:paraId="1C4708B9" w14:textId="77777777" w:rsidR="002538D4" w:rsidRPr="00903DBA" w:rsidRDefault="002538D4" w:rsidP="002538D4">
      <w:pPr>
        <w:pStyle w:val="Code"/>
        <w:rPr>
          <w:highlight w:val="white"/>
        </w:rPr>
      </w:pPr>
      <w:r w:rsidRPr="00903DBA">
        <w:rPr>
          <w:highlight w:val="white"/>
        </w:rPr>
        <w:t xml:space="preserve">    Invalid_type_in_expression,</w:t>
      </w:r>
    </w:p>
    <w:p w14:paraId="6C2651AF" w14:textId="77777777" w:rsidR="002538D4" w:rsidRPr="00903DBA" w:rsidRDefault="002538D4" w:rsidP="002538D4">
      <w:pPr>
        <w:pStyle w:val="Code"/>
        <w:rPr>
          <w:highlight w:val="white"/>
        </w:rPr>
      </w:pPr>
      <w:r w:rsidRPr="00903DBA">
        <w:rPr>
          <w:highlight w:val="white"/>
        </w:rPr>
        <w:t xml:space="preserve">    Invalid_types_in_addition_expression,</w:t>
      </w:r>
    </w:p>
    <w:p w14:paraId="1518946C" w14:textId="77777777" w:rsidR="002538D4" w:rsidRPr="00903DBA" w:rsidRDefault="002538D4" w:rsidP="002538D4">
      <w:pPr>
        <w:pStyle w:val="Code"/>
        <w:rPr>
          <w:highlight w:val="white"/>
        </w:rPr>
      </w:pPr>
      <w:r w:rsidRPr="00903DBA">
        <w:rPr>
          <w:highlight w:val="white"/>
        </w:rPr>
        <w:t xml:space="preserve">    Invalid_types_in_subtraction_expression,</w:t>
      </w:r>
    </w:p>
    <w:p w14:paraId="6B02B1CC" w14:textId="77777777" w:rsidR="002538D4" w:rsidRPr="00903DBA" w:rsidRDefault="002538D4" w:rsidP="002538D4">
      <w:pPr>
        <w:pStyle w:val="Code"/>
        <w:rPr>
          <w:highlight w:val="white"/>
        </w:rPr>
      </w:pPr>
      <w:r w:rsidRPr="00903DBA">
        <w:rPr>
          <w:highlight w:val="white"/>
        </w:rPr>
        <w:t xml:space="preserve">    Non__arithmetic_expression,</w:t>
      </w:r>
    </w:p>
    <w:p w14:paraId="616BD2A6" w14:textId="77777777" w:rsidR="002538D4" w:rsidRPr="00903DBA" w:rsidRDefault="002538D4" w:rsidP="002538D4">
      <w:pPr>
        <w:pStyle w:val="Code"/>
        <w:rPr>
          <w:highlight w:val="white"/>
        </w:rPr>
      </w:pPr>
      <w:r w:rsidRPr="00903DBA">
        <w:rPr>
          <w:highlight w:val="white"/>
        </w:rPr>
        <w:t xml:space="preserve">    Register_storage_not_allowed_in_sizof_expression,</w:t>
      </w:r>
    </w:p>
    <w:p w14:paraId="007D07BF" w14:textId="77777777" w:rsidR="002538D4" w:rsidRPr="00903DBA" w:rsidRDefault="002538D4" w:rsidP="002538D4">
      <w:pPr>
        <w:pStyle w:val="Code"/>
        <w:rPr>
          <w:highlight w:val="white"/>
        </w:rPr>
      </w:pPr>
      <w:r w:rsidRPr="00903DBA">
        <w:rPr>
          <w:highlight w:val="white"/>
        </w:rPr>
        <w:t xml:space="preserve">    Sizeof_applied_to_function_not_allowed,</w:t>
      </w:r>
    </w:p>
    <w:p w14:paraId="579ECAE8" w14:textId="77777777" w:rsidR="002538D4" w:rsidRPr="00903DBA" w:rsidRDefault="002538D4" w:rsidP="002538D4">
      <w:pPr>
        <w:pStyle w:val="Code"/>
        <w:rPr>
          <w:highlight w:val="white"/>
        </w:rPr>
      </w:pPr>
      <w:r w:rsidRPr="00903DBA">
        <w:rPr>
          <w:highlight w:val="white"/>
        </w:rPr>
        <w:t xml:space="preserve">    Sizeof_applied_to_bitfield_not_allowed,</w:t>
      </w:r>
    </w:p>
    <w:p w14:paraId="01DAF9AF" w14:textId="77777777" w:rsidR="002538D4" w:rsidRPr="00903DBA" w:rsidRDefault="002538D4" w:rsidP="002538D4">
      <w:pPr>
        <w:pStyle w:val="Code"/>
        <w:rPr>
          <w:highlight w:val="white"/>
        </w:rPr>
      </w:pPr>
      <w:r w:rsidRPr="00903DBA">
        <w:rPr>
          <w:highlight w:val="white"/>
        </w:rPr>
        <w:t xml:space="preserve">    Not_addressable,</w:t>
      </w:r>
    </w:p>
    <w:p w14:paraId="48A94D85" w14:textId="77777777" w:rsidR="002538D4" w:rsidRPr="00903DBA" w:rsidRDefault="002538D4" w:rsidP="002538D4">
      <w:pPr>
        <w:pStyle w:val="Code"/>
        <w:rPr>
          <w:highlight w:val="white"/>
        </w:rPr>
      </w:pPr>
      <w:r w:rsidRPr="00903DBA">
        <w:rPr>
          <w:highlight w:val="white"/>
        </w:rPr>
        <w:t xml:space="preserve">    Invalid_address_of_register_storage,</w:t>
      </w:r>
    </w:p>
    <w:p w14:paraId="220FC1D6" w14:textId="77777777" w:rsidR="002538D4" w:rsidRPr="00903DBA" w:rsidRDefault="002538D4" w:rsidP="002538D4">
      <w:pPr>
        <w:pStyle w:val="Code"/>
        <w:rPr>
          <w:highlight w:val="white"/>
        </w:rPr>
      </w:pPr>
      <w:r w:rsidRPr="00903DBA">
        <w:rPr>
          <w:highlight w:val="white"/>
        </w:rPr>
        <w:t xml:space="preserve">    Invalid_dereference_of_non__pointer,</w:t>
      </w:r>
    </w:p>
    <w:p w14:paraId="518BE30B" w14:textId="77777777" w:rsidR="002538D4" w:rsidRPr="00903DBA" w:rsidRDefault="002538D4" w:rsidP="002538D4">
      <w:pPr>
        <w:pStyle w:val="Code"/>
        <w:rPr>
          <w:highlight w:val="white"/>
        </w:rPr>
      </w:pPr>
      <w:r w:rsidRPr="00903DBA">
        <w:rPr>
          <w:highlight w:val="white"/>
        </w:rPr>
        <w:t xml:space="preserve">    Not_a_pointer_in_arrow_expression,</w:t>
      </w:r>
    </w:p>
    <w:p w14:paraId="7E91EE97" w14:textId="77777777" w:rsidR="002538D4" w:rsidRPr="00903DBA" w:rsidRDefault="002538D4" w:rsidP="002538D4">
      <w:pPr>
        <w:pStyle w:val="Code"/>
        <w:rPr>
          <w:highlight w:val="white"/>
        </w:rPr>
      </w:pPr>
      <w:r w:rsidRPr="00903DBA">
        <w:rPr>
          <w:highlight w:val="white"/>
        </w:rPr>
        <w:t xml:space="preserve">    Not_a_pointer_to_a_struct_or_union_in_arrow_expression,</w:t>
      </w:r>
    </w:p>
    <w:p w14:paraId="3F7B0FA4" w14:textId="77777777" w:rsidR="002538D4" w:rsidRPr="00903DBA" w:rsidRDefault="002538D4" w:rsidP="002538D4">
      <w:pPr>
        <w:pStyle w:val="Code"/>
        <w:rPr>
          <w:highlight w:val="white"/>
        </w:rPr>
      </w:pPr>
      <w:r w:rsidRPr="00903DBA">
        <w:rPr>
          <w:highlight w:val="white"/>
        </w:rPr>
        <w:t xml:space="preserve">    Unknown_member_in_arrow_expression,</w:t>
      </w:r>
    </w:p>
    <w:p w14:paraId="6F13D8EC" w14:textId="77777777" w:rsidR="002538D4" w:rsidRPr="00903DBA" w:rsidRDefault="002538D4" w:rsidP="002538D4">
      <w:pPr>
        <w:pStyle w:val="Code"/>
        <w:rPr>
          <w:highlight w:val="white"/>
        </w:rPr>
      </w:pPr>
      <w:r w:rsidRPr="00903DBA">
        <w:rPr>
          <w:highlight w:val="white"/>
        </w:rPr>
        <w:t xml:space="preserve">    Invalid_type_in_increment_expression,</w:t>
      </w:r>
    </w:p>
    <w:p w14:paraId="6775C779" w14:textId="77777777" w:rsidR="002538D4" w:rsidRPr="00903DBA" w:rsidRDefault="002538D4" w:rsidP="002538D4">
      <w:pPr>
        <w:pStyle w:val="Code"/>
        <w:rPr>
          <w:highlight w:val="white"/>
        </w:rPr>
      </w:pPr>
      <w:r w:rsidRPr="00903DBA">
        <w:rPr>
          <w:highlight w:val="white"/>
        </w:rPr>
        <w:t xml:space="preserve">    Not_a_struct_or_union_in_dot_expression,</w:t>
      </w:r>
    </w:p>
    <w:p w14:paraId="726E171A" w14:textId="77777777" w:rsidR="00FB6CBB" w:rsidRPr="00903DBA" w:rsidRDefault="00FB6CBB" w:rsidP="00FB6CBB">
      <w:pPr>
        <w:pStyle w:val="Code"/>
        <w:rPr>
          <w:highlight w:val="white"/>
        </w:rPr>
      </w:pPr>
      <w:r w:rsidRPr="00903DBA">
        <w:rPr>
          <w:highlight w:val="white"/>
        </w:rPr>
        <w:t xml:space="preserve">    Member_access_of_uncomplete_struct_or_union,</w:t>
      </w:r>
    </w:p>
    <w:p w14:paraId="2C7262F8" w14:textId="77777777" w:rsidR="002538D4" w:rsidRPr="00903DBA" w:rsidRDefault="002538D4" w:rsidP="002538D4">
      <w:pPr>
        <w:pStyle w:val="Code"/>
        <w:rPr>
          <w:highlight w:val="white"/>
        </w:rPr>
      </w:pPr>
      <w:r w:rsidRPr="00903DBA">
        <w:rPr>
          <w:highlight w:val="white"/>
        </w:rPr>
        <w:t xml:space="preserve">    Unknown_member_in_dot_expression,</w:t>
      </w:r>
    </w:p>
    <w:p w14:paraId="3B4BA128" w14:textId="77777777" w:rsidR="002538D4" w:rsidRPr="00903DBA" w:rsidRDefault="002538D4" w:rsidP="002538D4">
      <w:pPr>
        <w:pStyle w:val="Code"/>
        <w:rPr>
          <w:highlight w:val="white"/>
        </w:rPr>
      </w:pPr>
      <w:r w:rsidRPr="00903DBA">
        <w:rPr>
          <w:highlight w:val="white"/>
        </w:rPr>
        <w:t xml:space="preserve">    Invalid_type_in_index_expression,</w:t>
      </w:r>
    </w:p>
    <w:p w14:paraId="5F7245EF" w14:textId="77777777" w:rsidR="002538D4" w:rsidRPr="00903DBA" w:rsidRDefault="002538D4" w:rsidP="002538D4">
      <w:pPr>
        <w:pStyle w:val="Code"/>
        <w:rPr>
          <w:highlight w:val="white"/>
        </w:rPr>
      </w:pPr>
      <w:r w:rsidRPr="00903DBA">
        <w:rPr>
          <w:highlight w:val="white"/>
        </w:rPr>
        <w:t xml:space="preserve">    Too_few_actual_parameters_in_function_call,</w:t>
      </w:r>
    </w:p>
    <w:p w14:paraId="3DF1C9D3" w14:textId="77777777" w:rsidR="002538D4" w:rsidRPr="00903DBA" w:rsidRDefault="002538D4" w:rsidP="002538D4">
      <w:pPr>
        <w:pStyle w:val="Code"/>
        <w:rPr>
          <w:highlight w:val="white"/>
        </w:rPr>
      </w:pPr>
      <w:r w:rsidRPr="00903DBA">
        <w:rPr>
          <w:highlight w:val="white"/>
        </w:rPr>
        <w:t xml:space="preserve">    Too_many_parameters_in_function_call,</w:t>
      </w:r>
    </w:p>
    <w:p w14:paraId="7FD881FC" w14:textId="77777777" w:rsidR="002538D4" w:rsidRPr="00903DBA" w:rsidRDefault="002538D4" w:rsidP="002538D4">
      <w:pPr>
        <w:pStyle w:val="Code"/>
        <w:rPr>
          <w:highlight w:val="white"/>
        </w:rPr>
      </w:pPr>
      <w:r w:rsidRPr="00903DBA">
        <w:rPr>
          <w:highlight w:val="white"/>
        </w:rPr>
        <w:t xml:space="preserve">    Unknown_name,</w:t>
      </w:r>
    </w:p>
    <w:p w14:paraId="2FFF94B0" w14:textId="77777777" w:rsidR="002538D4" w:rsidRPr="00903DBA" w:rsidRDefault="002538D4" w:rsidP="002538D4">
      <w:pPr>
        <w:pStyle w:val="Code"/>
        <w:rPr>
          <w:highlight w:val="white"/>
        </w:rPr>
      </w:pPr>
      <w:r w:rsidRPr="00903DBA">
        <w:rPr>
          <w:highlight w:val="white"/>
        </w:rPr>
        <w:t xml:space="preserve">    Unknown_name____assuming_function_returning_int,</w:t>
      </w:r>
    </w:p>
    <w:p w14:paraId="7AF7EC64" w14:textId="77777777" w:rsidR="002538D4" w:rsidRPr="00903DBA" w:rsidRDefault="002538D4" w:rsidP="002538D4">
      <w:pPr>
        <w:pStyle w:val="Code"/>
        <w:rPr>
          <w:highlight w:val="white"/>
        </w:rPr>
      </w:pPr>
      <w:r w:rsidRPr="00903DBA">
        <w:rPr>
          <w:highlight w:val="white"/>
        </w:rPr>
        <w:t xml:space="preserve">    Too_many_initializers,</w:t>
      </w:r>
    </w:p>
    <w:p w14:paraId="1434AAF9" w14:textId="77777777" w:rsidR="002538D4" w:rsidRPr="00903DBA" w:rsidRDefault="002538D4" w:rsidP="002538D4">
      <w:pPr>
        <w:pStyle w:val="Code"/>
        <w:rPr>
          <w:highlight w:val="white"/>
        </w:rPr>
      </w:pPr>
      <w:r w:rsidRPr="00903DBA">
        <w:rPr>
          <w:highlight w:val="white"/>
        </w:rPr>
        <w:t xml:space="preserve">    Duplicate_global_name,</w:t>
      </w:r>
    </w:p>
    <w:p w14:paraId="438FC2A3" w14:textId="77777777" w:rsidR="002538D4" w:rsidRPr="00903DBA" w:rsidRDefault="002538D4" w:rsidP="002538D4">
      <w:pPr>
        <w:pStyle w:val="Code"/>
        <w:rPr>
          <w:highlight w:val="white"/>
        </w:rPr>
      </w:pPr>
      <w:r w:rsidRPr="00903DBA">
        <w:rPr>
          <w:highlight w:val="white"/>
        </w:rPr>
        <w:t xml:space="preserve">    Missing_external_function,</w:t>
      </w:r>
    </w:p>
    <w:p w14:paraId="7D2AB92F" w14:textId="77777777" w:rsidR="002538D4" w:rsidRPr="00903DBA" w:rsidRDefault="002538D4" w:rsidP="002538D4">
      <w:pPr>
        <w:pStyle w:val="Code"/>
        <w:rPr>
          <w:highlight w:val="white"/>
        </w:rPr>
      </w:pPr>
      <w:r w:rsidRPr="00903DBA">
        <w:rPr>
          <w:highlight w:val="white"/>
        </w:rPr>
        <w:t xml:space="preserve">    Reached_the_end_of_a_non__void_function,</w:t>
      </w:r>
    </w:p>
    <w:p w14:paraId="6B0F3556" w14:textId="77777777" w:rsidR="002538D4" w:rsidRPr="00903DBA" w:rsidRDefault="002538D4" w:rsidP="002538D4">
      <w:pPr>
        <w:pStyle w:val="Code"/>
        <w:rPr>
          <w:highlight w:val="white"/>
        </w:rPr>
      </w:pPr>
      <w:r w:rsidRPr="00903DBA">
        <w:rPr>
          <w:highlight w:val="white"/>
        </w:rPr>
        <w:t xml:space="preserve">    Floating_stack_overflow,</w:t>
      </w:r>
    </w:p>
    <w:p w14:paraId="417E086C" w14:textId="77777777" w:rsidR="002538D4" w:rsidRPr="00903DBA" w:rsidRDefault="002538D4" w:rsidP="002538D4">
      <w:pPr>
        <w:pStyle w:val="Code"/>
        <w:rPr>
          <w:highlight w:val="white"/>
        </w:rPr>
      </w:pPr>
      <w:r w:rsidRPr="00903DBA">
        <w:rPr>
          <w:highlight w:val="white"/>
        </w:rPr>
        <w:t xml:space="preserve">    Unbalanced_if_and_endif_directive_structure,</w:t>
      </w:r>
    </w:p>
    <w:p w14:paraId="1B15EB88" w14:textId="77777777" w:rsidR="002538D4" w:rsidRPr="00903DBA" w:rsidRDefault="002538D4" w:rsidP="002538D4">
      <w:pPr>
        <w:pStyle w:val="Code"/>
        <w:rPr>
          <w:highlight w:val="white"/>
        </w:rPr>
      </w:pPr>
      <w:r w:rsidRPr="00903DBA">
        <w:rPr>
          <w:highlight w:val="white"/>
        </w:rPr>
        <w:t xml:space="preserve">    Invalid_line_number,</w:t>
      </w:r>
    </w:p>
    <w:p w14:paraId="32F98125" w14:textId="77777777" w:rsidR="002538D4" w:rsidRPr="00903DBA" w:rsidRDefault="002538D4" w:rsidP="002538D4">
      <w:pPr>
        <w:pStyle w:val="Code"/>
        <w:rPr>
          <w:highlight w:val="white"/>
        </w:rPr>
      </w:pPr>
      <w:r w:rsidRPr="00903DBA">
        <w:rPr>
          <w:highlight w:val="white"/>
        </w:rPr>
        <w:t xml:space="preserve">    Invalid_preprocessor_directive,</w:t>
      </w:r>
    </w:p>
    <w:p w14:paraId="28DC3FE2" w14:textId="77777777" w:rsidR="002538D4" w:rsidRPr="00903DBA" w:rsidRDefault="002538D4" w:rsidP="002538D4">
      <w:pPr>
        <w:pStyle w:val="Code"/>
        <w:rPr>
          <w:highlight w:val="white"/>
        </w:rPr>
      </w:pPr>
      <w:r w:rsidRPr="00903DBA">
        <w:rPr>
          <w:highlight w:val="white"/>
        </w:rPr>
        <w:t xml:space="preserve">    Repeted_include_statement,</w:t>
      </w:r>
    </w:p>
    <w:p w14:paraId="248B99F8" w14:textId="77777777" w:rsidR="002538D4" w:rsidRPr="00903DBA" w:rsidRDefault="002538D4" w:rsidP="002538D4">
      <w:pPr>
        <w:pStyle w:val="Code"/>
        <w:rPr>
          <w:highlight w:val="white"/>
        </w:rPr>
      </w:pPr>
      <w:r w:rsidRPr="00903DBA">
        <w:rPr>
          <w:highlight w:val="white"/>
        </w:rPr>
        <w:t xml:space="preserve">    Defined_twice,</w:t>
      </w:r>
    </w:p>
    <w:p w14:paraId="1A9E82E8" w14:textId="77777777" w:rsidR="002538D4" w:rsidRPr="00903DBA" w:rsidRDefault="002538D4" w:rsidP="002538D4">
      <w:pPr>
        <w:pStyle w:val="Code"/>
        <w:rPr>
          <w:highlight w:val="white"/>
        </w:rPr>
      </w:pPr>
      <w:r w:rsidRPr="00903DBA">
        <w:rPr>
          <w:highlight w:val="white"/>
        </w:rPr>
        <w:t xml:space="preserve">    Non__void_return_from_void_function,</w:t>
      </w:r>
    </w:p>
    <w:p w14:paraId="4E10C084" w14:textId="77777777" w:rsidR="002538D4" w:rsidRPr="00903DBA" w:rsidRDefault="002538D4" w:rsidP="002538D4">
      <w:pPr>
        <w:pStyle w:val="Code"/>
        <w:rPr>
          <w:highlight w:val="white"/>
        </w:rPr>
      </w:pPr>
      <w:r w:rsidRPr="00903DBA">
        <w:rPr>
          <w:highlight w:val="white"/>
        </w:rPr>
        <w:t xml:space="preserve">    Void_returned_from_non__void_function,</w:t>
      </w:r>
    </w:p>
    <w:p w14:paraId="73B677AB" w14:textId="77777777" w:rsidR="002538D4" w:rsidRPr="00903DBA" w:rsidRDefault="002538D4" w:rsidP="002538D4">
      <w:pPr>
        <w:pStyle w:val="Code"/>
        <w:rPr>
          <w:highlight w:val="white"/>
        </w:rPr>
      </w:pPr>
      <w:r w:rsidRPr="00903DBA">
        <w:rPr>
          <w:highlight w:val="white"/>
        </w:rPr>
        <w:t xml:space="preserve">    Invalid_define_directive,</w:t>
      </w:r>
    </w:p>
    <w:p w14:paraId="3A19D4A8" w14:textId="77777777" w:rsidR="002538D4" w:rsidRPr="00903DBA" w:rsidRDefault="002538D4" w:rsidP="002538D4">
      <w:pPr>
        <w:pStyle w:val="Code"/>
        <w:rPr>
          <w:highlight w:val="white"/>
        </w:rPr>
      </w:pPr>
      <w:r w:rsidRPr="00903DBA">
        <w:rPr>
          <w:highlight w:val="white"/>
        </w:rPr>
        <w:t xml:space="preserve">    Invalid_macro_definitializerion,</w:t>
      </w:r>
    </w:p>
    <w:p w14:paraId="0BFFFC7D" w14:textId="77777777" w:rsidR="002538D4" w:rsidRPr="00903DBA" w:rsidRDefault="002538D4" w:rsidP="002538D4">
      <w:pPr>
        <w:pStyle w:val="Code"/>
        <w:rPr>
          <w:highlight w:val="white"/>
        </w:rPr>
      </w:pPr>
      <w:r w:rsidRPr="00903DBA">
        <w:rPr>
          <w:highlight w:val="white"/>
        </w:rPr>
        <w:t xml:space="preserve">    Repeated_macro_parameter,</w:t>
      </w:r>
    </w:p>
    <w:p w14:paraId="7685F783" w14:textId="77777777" w:rsidR="002538D4" w:rsidRPr="00903DBA" w:rsidRDefault="002538D4" w:rsidP="002538D4">
      <w:pPr>
        <w:pStyle w:val="Code"/>
        <w:rPr>
          <w:highlight w:val="white"/>
        </w:rPr>
      </w:pPr>
      <w:r w:rsidRPr="00903DBA">
        <w:rPr>
          <w:highlight w:val="white"/>
        </w:rPr>
        <w:t xml:space="preserve">    Mixing_signed_and_unsigned_types,</w:t>
      </w:r>
    </w:p>
    <w:p w14:paraId="0C754DF6" w14:textId="77777777" w:rsidR="002538D4" w:rsidRPr="00903DBA" w:rsidRDefault="002538D4" w:rsidP="002538D4">
      <w:pPr>
        <w:pStyle w:val="Code"/>
        <w:rPr>
          <w:highlight w:val="white"/>
        </w:rPr>
      </w:pPr>
      <w:r w:rsidRPr="00903DBA">
        <w:rPr>
          <w:highlight w:val="white"/>
        </w:rPr>
        <w:t xml:space="preserve">    Invalid_macro_redefinitializerion,</w:t>
      </w:r>
    </w:p>
    <w:p w14:paraId="0B3C831A" w14:textId="77777777" w:rsidR="002538D4" w:rsidRPr="00903DBA" w:rsidRDefault="002538D4" w:rsidP="002538D4">
      <w:pPr>
        <w:pStyle w:val="Code"/>
        <w:rPr>
          <w:highlight w:val="white"/>
        </w:rPr>
      </w:pPr>
      <w:r w:rsidRPr="00903DBA">
        <w:rPr>
          <w:highlight w:val="white"/>
        </w:rPr>
        <w:t xml:space="preserve">    Invalid_undef_directive,</w:t>
      </w:r>
    </w:p>
    <w:p w14:paraId="2B7E40C8" w14:textId="77777777" w:rsidR="002538D4" w:rsidRPr="00903DBA" w:rsidRDefault="002538D4" w:rsidP="002538D4">
      <w:pPr>
        <w:pStyle w:val="Code"/>
        <w:rPr>
          <w:highlight w:val="white"/>
        </w:rPr>
      </w:pPr>
      <w:r w:rsidRPr="00903DBA">
        <w:rPr>
          <w:highlight w:val="white"/>
        </w:rPr>
        <w:t xml:space="preserve">    Macro_not_defined,</w:t>
      </w:r>
    </w:p>
    <w:p w14:paraId="2588054F" w14:textId="77777777" w:rsidR="002538D4" w:rsidRPr="00903DBA" w:rsidRDefault="002538D4" w:rsidP="002538D4">
      <w:pPr>
        <w:pStyle w:val="Code"/>
        <w:rPr>
          <w:highlight w:val="white"/>
        </w:rPr>
      </w:pPr>
      <w:r w:rsidRPr="00903DBA">
        <w:rPr>
          <w:highlight w:val="white"/>
        </w:rPr>
        <w:t xml:space="preserve">    Preprocessor_parser,</w:t>
      </w:r>
    </w:p>
    <w:p w14:paraId="6E407A91" w14:textId="77777777" w:rsidR="002538D4" w:rsidRPr="00903DBA" w:rsidRDefault="002538D4" w:rsidP="002538D4">
      <w:pPr>
        <w:pStyle w:val="Code"/>
        <w:rPr>
          <w:highlight w:val="white"/>
        </w:rPr>
      </w:pPr>
      <w:r w:rsidRPr="00903DBA">
        <w:rPr>
          <w:highlight w:val="white"/>
        </w:rPr>
        <w:t xml:space="preserve">    Elif_directive_without_preceeding_if____ifdef____or_ifndef_directive,</w:t>
      </w:r>
    </w:p>
    <w:p w14:paraId="3AAB08D5" w14:textId="77777777" w:rsidR="002538D4" w:rsidRPr="00903DBA" w:rsidRDefault="002538D4" w:rsidP="002538D4">
      <w:pPr>
        <w:pStyle w:val="Code"/>
        <w:rPr>
          <w:highlight w:val="white"/>
        </w:rPr>
      </w:pPr>
      <w:r w:rsidRPr="00903DBA">
        <w:rPr>
          <w:highlight w:val="white"/>
        </w:rPr>
        <w:t xml:space="preserve">    Elif_directive_following_else_directive,</w:t>
      </w:r>
    </w:p>
    <w:p w14:paraId="4E7EAC78" w14:textId="77777777" w:rsidR="002538D4" w:rsidRPr="00903DBA" w:rsidRDefault="002538D4" w:rsidP="002538D4">
      <w:pPr>
        <w:pStyle w:val="Code"/>
        <w:rPr>
          <w:highlight w:val="white"/>
        </w:rPr>
      </w:pPr>
      <w:r w:rsidRPr="00903DBA">
        <w:rPr>
          <w:highlight w:val="white"/>
        </w:rPr>
        <w:t xml:space="preserve">    Else_directive_without_preceeding_if____ifdef____or_ifndef_directive,</w:t>
      </w:r>
    </w:p>
    <w:p w14:paraId="6CAB504E" w14:textId="77777777" w:rsidR="002538D4" w:rsidRPr="00903DBA" w:rsidRDefault="002538D4" w:rsidP="002538D4">
      <w:pPr>
        <w:pStyle w:val="Code"/>
        <w:rPr>
          <w:highlight w:val="white"/>
        </w:rPr>
      </w:pPr>
      <w:r w:rsidRPr="00903DBA">
        <w:rPr>
          <w:highlight w:val="white"/>
        </w:rPr>
        <w:t xml:space="preserve">    Else_directive_after_else_directive,</w:t>
      </w:r>
    </w:p>
    <w:p w14:paraId="0334C2F1" w14:textId="77777777" w:rsidR="002538D4" w:rsidRPr="00903DBA" w:rsidRDefault="002538D4" w:rsidP="002538D4">
      <w:pPr>
        <w:pStyle w:val="Code"/>
        <w:rPr>
          <w:highlight w:val="white"/>
        </w:rPr>
      </w:pPr>
      <w:r w:rsidRPr="00903DBA">
        <w:rPr>
          <w:highlight w:val="white"/>
        </w:rPr>
        <w:t xml:space="preserve">    Endif_directive_without_preceeding_if____ifdef____or_ifndef_directive,</w:t>
      </w:r>
    </w:p>
    <w:p w14:paraId="1A273BBE" w14:textId="77777777" w:rsidR="002538D4" w:rsidRPr="00903DBA" w:rsidRDefault="002538D4" w:rsidP="002538D4">
      <w:pPr>
        <w:pStyle w:val="Code"/>
        <w:rPr>
          <w:highlight w:val="white"/>
        </w:rPr>
      </w:pPr>
      <w:r w:rsidRPr="00903DBA">
        <w:rPr>
          <w:highlight w:val="white"/>
        </w:rPr>
        <w:t xml:space="preserve">    Invalid_end_of_macro_call,</w:t>
      </w:r>
    </w:p>
    <w:p w14:paraId="6E2BB799" w14:textId="77777777" w:rsidR="002538D4" w:rsidRPr="00903DBA" w:rsidRDefault="002538D4" w:rsidP="002538D4">
      <w:pPr>
        <w:pStyle w:val="Code"/>
        <w:rPr>
          <w:highlight w:val="white"/>
        </w:rPr>
      </w:pPr>
      <w:r w:rsidRPr="00903DBA">
        <w:rPr>
          <w:highlight w:val="white"/>
        </w:rPr>
        <w:t xml:space="preserve">    Empty_macro_parameter,</w:t>
      </w:r>
    </w:p>
    <w:p w14:paraId="1E2F55AE" w14:textId="77777777" w:rsidR="002538D4" w:rsidRPr="00903DBA" w:rsidRDefault="002538D4" w:rsidP="002538D4">
      <w:pPr>
        <w:pStyle w:val="Code"/>
        <w:rPr>
          <w:highlight w:val="white"/>
        </w:rPr>
      </w:pPr>
      <w:r w:rsidRPr="00903DBA">
        <w:rPr>
          <w:highlight w:val="white"/>
        </w:rPr>
        <w:t xml:space="preserve">    Empty_macro_parameter_list,</w:t>
      </w:r>
    </w:p>
    <w:p w14:paraId="18F6B9AC" w14:textId="77777777" w:rsidR="002538D4" w:rsidRPr="00903DBA" w:rsidRDefault="002538D4" w:rsidP="002538D4">
      <w:pPr>
        <w:pStyle w:val="Code"/>
        <w:rPr>
          <w:highlight w:val="white"/>
        </w:rPr>
      </w:pPr>
      <w:r w:rsidRPr="00903DBA">
        <w:rPr>
          <w:highlight w:val="white"/>
        </w:rPr>
        <w:t xml:space="preserve">    Invalid_number_of_parameters_in_macro_call,</w:t>
      </w:r>
    </w:p>
    <w:p w14:paraId="4C3DBD92" w14:textId="77777777" w:rsidR="002538D4" w:rsidRPr="00903DBA" w:rsidRDefault="002538D4" w:rsidP="002538D4">
      <w:pPr>
        <w:pStyle w:val="Code"/>
        <w:rPr>
          <w:highlight w:val="white"/>
        </w:rPr>
      </w:pPr>
      <w:r w:rsidRPr="00903DBA">
        <w:rPr>
          <w:highlight w:val="white"/>
        </w:rPr>
        <w:t xml:space="preserve">    Unknown_character,</w:t>
      </w:r>
    </w:p>
    <w:p w14:paraId="779E6BD1" w14:textId="77777777" w:rsidR="002538D4" w:rsidRPr="00903DBA" w:rsidRDefault="002538D4" w:rsidP="002538D4">
      <w:pPr>
        <w:pStyle w:val="Code"/>
        <w:rPr>
          <w:highlight w:val="white"/>
        </w:rPr>
      </w:pPr>
      <w:r w:rsidRPr="00903DBA">
        <w:rPr>
          <w:highlight w:val="white"/>
        </w:rPr>
        <w:t xml:space="preserve">    Function_missing_in_linking,</w:t>
      </w:r>
    </w:p>
    <w:p w14:paraId="139B32B4" w14:textId="77777777" w:rsidR="002538D4" w:rsidRPr="00903DBA" w:rsidRDefault="002538D4" w:rsidP="002538D4">
      <w:pPr>
        <w:pStyle w:val="Code"/>
        <w:rPr>
          <w:highlight w:val="white"/>
        </w:rPr>
      </w:pPr>
      <w:r w:rsidRPr="00903DBA">
        <w:rPr>
          <w:highlight w:val="white"/>
        </w:rPr>
        <w:t xml:space="preserve">    Object_missing_in_linking,</w:t>
      </w:r>
    </w:p>
    <w:p w14:paraId="43F4EDF2" w14:textId="77777777" w:rsidR="002538D4" w:rsidRPr="00903DBA" w:rsidRDefault="002538D4" w:rsidP="002538D4">
      <w:pPr>
        <w:pStyle w:val="Code"/>
        <w:rPr>
          <w:highlight w:val="white"/>
        </w:rPr>
      </w:pPr>
      <w:r w:rsidRPr="00903DBA">
        <w:rPr>
          <w:highlight w:val="white"/>
        </w:rPr>
        <w:t xml:space="preserve">    Non__static_initializer,</w:t>
      </w:r>
    </w:p>
    <w:p w14:paraId="26592C7D" w14:textId="77777777" w:rsidR="002538D4" w:rsidRPr="00903DBA" w:rsidRDefault="002538D4" w:rsidP="002538D4">
      <w:pPr>
        <w:pStyle w:val="Code"/>
        <w:rPr>
          <w:highlight w:val="white"/>
        </w:rPr>
      </w:pPr>
      <w:r w:rsidRPr="00903DBA">
        <w:rPr>
          <w:highlight w:val="white"/>
        </w:rPr>
        <w:t xml:space="preserve">    Unnamed_parameter,</w:t>
      </w:r>
    </w:p>
    <w:p w14:paraId="460C8D81" w14:textId="77777777" w:rsidR="002538D4" w:rsidRPr="00903DBA" w:rsidRDefault="002538D4" w:rsidP="002538D4">
      <w:pPr>
        <w:pStyle w:val="Code"/>
        <w:rPr>
          <w:highlight w:val="white"/>
        </w:rPr>
      </w:pPr>
      <w:r w:rsidRPr="00903DBA">
        <w:rPr>
          <w:highlight w:val="white"/>
        </w:rPr>
        <w:t xml:space="preserve">    Unknown_register,</w:t>
      </w:r>
    </w:p>
    <w:p w14:paraId="6A9D5C63" w14:textId="77777777" w:rsidR="002538D4" w:rsidRPr="00903DBA" w:rsidRDefault="002538D4" w:rsidP="002538D4">
      <w:pPr>
        <w:pStyle w:val="Code"/>
        <w:rPr>
          <w:highlight w:val="white"/>
        </w:rPr>
      </w:pPr>
      <w:r w:rsidRPr="00903DBA">
        <w:rPr>
          <w:highlight w:val="white"/>
        </w:rPr>
        <w:t xml:space="preserve">    Extern_enumeration_item_cannot_be_initialized,</w:t>
      </w:r>
    </w:p>
    <w:p w14:paraId="31EE2998" w14:textId="77777777" w:rsidR="002538D4" w:rsidRPr="00903DBA" w:rsidRDefault="002538D4" w:rsidP="002538D4">
      <w:pPr>
        <w:pStyle w:val="Code"/>
        <w:rPr>
          <w:highlight w:val="white"/>
        </w:rPr>
      </w:pPr>
      <w:r w:rsidRPr="00903DBA">
        <w:rPr>
          <w:highlight w:val="white"/>
        </w:rPr>
        <w:t xml:space="preserve">    Only_array_struct_or_union_can_be_initialized_by_a_list,</w:t>
      </w:r>
    </w:p>
    <w:p w14:paraId="18BE67B7" w14:textId="77777777" w:rsidR="002538D4" w:rsidRPr="00903DBA" w:rsidRDefault="002538D4" w:rsidP="002538D4">
      <w:pPr>
        <w:pStyle w:val="Code"/>
        <w:rPr>
          <w:highlight w:val="white"/>
        </w:rPr>
      </w:pPr>
      <w:r w:rsidRPr="00903DBA">
        <w:rPr>
          <w:highlight w:val="white"/>
        </w:rPr>
        <w:t xml:space="preserve">    Unmatched_register_size,</w:t>
      </w:r>
    </w:p>
    <w:p w14:paraId="5B9D937F" w14:textId="77777777" w:rsidR="002538D4" w:rsidRPr="00903DBA" w:rsidRDefault="002538D4" w:rsidP="002538D4">
      <w:pPr>
        <w:pStyle w:val="Code"/>
        <w:rPr>
          <w:highlight w:val="white"/>
        </w:rPr>
      </w:pPr>
      <w:r w:rsidRPr="00903DBA">
        <w:rPr>
          <w:highlight w:val="white"/>
        </w:rPr>
        <w:t xml:space="preserve">    Value_overflow,</w:t>
      </w:r>
    </w:p>
    <w:p w14:paraId="47305BEF" w14:textId="77777777" w:rsidR="002538D4" w:rsidRPr="00903DBA" w:rsidRDefault="002538D4" w:rsidP="002538D4">
      <w:pPr>
        <w:pStyle w:val="Code"/>
        <w:rPr>
          <w:highlight w:val="white"/>
        </w:rPr>
      </w:pPr>
      <w:r w:rsidRPr="00903DBA">
        <w:rPr>
          <w:highlight w:val="white"/>
        </w:rPr>
        <w:t xml:space="preserve">    Invalid_expression,</w:t>
      </w:r>
    </w:p>
    <w:p w14:paraId="2543AFC6" w14:textId="77777777" w:rsidR="002538D4" w:rsidRPr="00903DBA" w:rsidRDefault="002538D4" w:rsidP="002538D4">
      <w:pPr>
        <w:pStyle w:val="Code"/>
        <w:rPr>
          <w:highlight w:val="white"/>
        </w:rPr>
      </w:pPr>
      <w:r w:rsidRPr="00903DBA">
        <w:rPr>
          <w:highlight w:val="white"/>
        </w:rPr>
        <w:t xml:space="preserve">    String_does_not_fit_in_array,</w:t>
      </w:r>
    </w:p>
    <w:p w14:paraId="30BB1180" w14:textId="77777777" w:rsidR="002538D4" w:rsidRPr="00903DBA" w:rsidRDefault="002538D4" w:rsidP="002538D4">
      <w:pPr>
        <w:pStyle w:val="Code"/>
        <w:rPr>
          <w:highlight w:val="white"/>
        </w:rPr>
      </w:pPr>
      <w:r w:rsidRPr="00903DBA">
        <w:rPr>
          <w:highlight w:val="white"/>
        </w:rPr>
        <w:t xml:space="preserve">    Only_auto_or_register_storage_allowed_in_parameter_declaration,</w:t>
      </w:r>
    </w:p>
    <w:p w14:paraId="139B3BC9" w14:textId="77777777" w:rsidR="002538D4" w:rsidRPr="00903DBA" w:rsidRDefault="002538D4" w:rsidP="002538D4">
      <w:pPr>
        <w:pStyle w:val="Code"/>
        <w:rPr>
          <w:highlight w:val="white"/>
        </w:rPr>
      </w:pPr>
      <w:r w:rsidRPr="00903DBA">
        <w:rPr>
          <w:highlight w:val="white"/>
        </w:rPr>
        <w:t xml:space="preserve">    Only_auto_or_register_storage_allowed_for_struct_or_union_scope,</w:t>
      </w:r>
    </w:p>
    <w:p w14:paraId="45515128" w14:textId="77777777" w:rsidR="002538D4" w:rsidRPr="00903DBA" w:rsidRDefault="002538D4" w:rsidP="002538D4">
      <w:pPr>
        <w:pStyle w:val="Code"/>
        <w:rPr>
          <w:highlight w:val="white"/>
        </w:rPr>
      </w:pPr>
      <w:r w:rsidRPr="00903DBA">
        <w:rPr>
          <w:highlight w:val="white"/>
        </w:rPr>
        <w:t xml:space="preserve">    Only_extern____static____or_typedef_storage_allowed_in_global_scope</w:t>
      </w:r>
    </w:p>
    <w:p w14:paraId="5BA33BC7" w14:textId="77777777" w:rsidR="002538D4" w:rsidRPr="00903DBA" w:rsidRDefault="002538D4" w:rsidP="002538D4">
      <w:pPr>
        <w:pStyle w:val="Code"/>
        <w:rPr>
          <w:highlight w:val="white"/>
        </w:rPr>
      </w:pPr>
      <w:r w:rsidRPr="00903DBA">
        <w:rPr>
          <w:highlight w:val="white"/>
        </w:rPr>
        <w:t xml:space="preserve">  };</w:t>
      </w:r>
    </w:p>
    <w:p w14:paraId="6AB2873B" w14:textId="147D7B07" w:rsidR="0092795B" w:rsidRPr="00903DBA" w:rsidRDefault="002538D4" w:rsidP="002538D4">
      <w:pPr>
        <w:pStyle w:val="Code"/>
        <w:rPr>
          <w:highlight w:val="white"/>
        </w:rPr>
      </w:pPr>
      <w:r w:rsidRPr="00903DBA">
        <w:rPr>
          <w:highlight w:val="white"/>
        </w:rPr>
        <w:t>}</w:t>
      </w:r>
    </w:p>
    <w:p w14:paraId="51F800A5" w14:textId="77777777" w:rsidR="005E7D2C" w:rsidRPr="00903DBA" w:rsidRDefault="005E7D2C" w:rsidP="005E7D2C">
      <w:pPr>
        <w:pStyle w:val="Rubrik2"/>
      </w:pPr>
      <w:bookmarkStart w:id="558" w:name="_Toc57656173"/>
      <w:r w:rsidRPr="00903DBA">
        <w:t>Container Classes</w:t>
      </w:r>
      <w:bookmarkEnd w:id="558"/>
    </w:p>
    <w:p w14:paraId="323D94FB" w14:textId="427D18BA" w:rsidR="005E7D2C" w:rsidRPr="00903DBA" w:rsidRDefault="005E7D2C" w:rsidP="005E7D2C">
      <w:r w:rsidRPr="00903DBA">
        <w:t>C# has a large class library holding many container classes. However, there are no classes for pairs</w:t>
      </w:r>
      <w:r w:rsidR="004037D9" w:rsidRPr="00903DBA">
        <w:t xml:space="preserve"> or</w:t>
      </w:r>
      <w:r w:rsidRPr="00903DBA">
        <w:t xml:space="preserve"> </w:t>
      </w:r>
      <w:r w:rsidR="00E21A59" w:rsidRPr="00903DBA">
        <w:t>ifElseChain</w:t>
      </w:r>
      <w:r w:rsidRPr="00903DBA">
        <w:t>s or.</w:t>
      </w:r>
    </w:p>
    <w:p w14:paraId="7F892F41" w14:textId="77777777" w:rsidR="005E7D2C" w:rsidRPr="00903DBA" w:rsidRDefault="005E7D2C" w:rsidP="005E7D2C">
      <w:pPr>
        <w:pStyle w:val="Rubrik3"/>
      </w:pPr>
      <w:bookmarkStart w:id="559" w:name="_Toc57656174"/>
      <w:r w:rsidRPr="00903DBA">
        <w:t>Ordered Pair</w:t>
      </w:r>
      <w:bookmarkEnd w:id="559"/>
    </w:p>
    <w:p w14:paraId="4CE6DB28" w14:textId="77777777" w:rsidR="005E7D2C" w:rsidRPr="00903DBA" w:rsidRDefault="005E7D2C" w:rsidP="005E7D2C">
      <w:r w:rsidRPr="00903DBA">
        <w:t xml:space="preserve">In the preprocessor (and in several other classes in the following chapters) we also need the auxiliary class </w:t>
      </w:r>
      <w:r w:rsidRPr="00903DBA">
        <w:rPr>
          <w:rStyle w:val="CodeInText"/>
        </w:rPr>
        <w:t>Pair</w:t>
      </w:r>
      <w:r w:rsidRPr="00903DBA">
        <w:t>.</w:t>
      </w:r>
    </w:p>
    <w:p w14:paraId="4F7261D3" w14:textId="77777777" w:rsidR="005E7D2C" w:rsidRPr="00903DBA" w:rsidRDefault="005E7D2C" w:rsidP="005E7D2C">
      <w:pPr>
        <w:pStyle w:val="CodeHeader"/>
      </w:pPr>
      <w:r w:rsidRPr="00903DBA">
        <w:t>Pair.cs</w:t>
      </w:r>
    </w:p>
    <w:p w14:paraId="721FC2C0" w14:textId="77777777" w:rsidR="005E7D2C" w:rsidRPr="00903DBA" w:rsidRDefault="005E7D2C" w:rsidP="005E7D2C">
      <w:pPr>
        <w:pStyle w:val="Code"/>
        <w:rPr>
          <w:highlight w:val="white"/>
        </w:rPr>
      </w:pPr>
      <w:r w:rsidRPr="00903DBA">
        <w:rPr>
          <w:highlight w:val="white"/>
        </w:rPr>
        <w:t>namespace CCompiler {</w:t>
      </w:r>
    </w:p>
    <w:p w14:paraId="477F3D8E" w14:textId="77777777" w:rsidR="005E7D2C" w:rsidRPr="00903DBA" w:rsidRDefault="005E7D2C" w:rsidP="005E7D2C">
      <w:pPr>
        <w:pStyle w:val="Code"/>
        <w:rPr>
          <w:highlight w:val="white"/>
        </w:rPr>
      </w:pPr>
      <w:r w:rsidRPr="00903DBA">
        <w:rPr>
          <w:highlight w:val="white"/>
        </w:rPr>
        <w:t xml:space="preserve">  public class Pair&lt;FirstType,SecondType&gt; {</w:t>
      </w:r>
    </w:p>
    <w:p w14:paraId="77694986" w14:textId="77777777" w:rsidR="005E7D2C" w:rsidRPr="00903DBA" w:rsidRDefault="005E7D2C" w:rsidP="005E7D2C">
      <w:pPr>
        <w:pStyle w:val="Code"/>
        <w:rPr>
          <w:highlight w:val="white"/>
        </w:rPr>
      </w:pPr>
      <w:r w:rsidRPr="00903DBA">
        <w:rPr>
          <w:highlight w:val="white"/>
        </w:rPr>
        <w:t xml:space="preserve">    private FirstType m_first;</w:t>
      </w:r>
    </w:p>
    <w:p w14:paraId="1D368AD3" w14:textId="77777777" w:rsidR="005E7D2C" w:rsidRPr="00903DBA" w:rsidRDefault="005E7D2C" w:rsidP="005E7D2C">
      <w:pPr>
        <w:pStyle w:val="Code"/>
        <w:rPr>
          <w:highlight w:val="white"/>
        </w:rPr>
      </w:pPr>
      <w:r w:rsidRPr="00903DBA">
        <w:rPr>
          <w:highlight w:val="white"/>
        </w:rPr>
        <w:t xml:space="preserve">    private SecondType m_second;</w:t>
      </w:r>
    </w:p>
    <w:p w14:paraId="50787EEB" w14:textId="77777777" w:rsidR="005E7D2C" w:rsidRPr="00903DBA" w:rsidRDefault="005E7D2C" w:rsidP="005E7D2C">
      <w:pPr>
        <w:pStyle w:val="Code"/>
        <w:rPr>
          <w:highlight w:val="white"/>
        </w:rPr>
      </w:pPr>
    </w:p>
    <w:p w14:paraId="39A9D50A" w14:textId="77777777" w:rsidR="005E7D2C" w:rsidRPr="00903DBA" w:rsidRDefault="005E7D2C" w:rsidP="005E7D2C">
      <w:pPr>
        <w:pStyle w:val="Code"/>
        <w:rPr>
          <w:highlight w:val="white"/>
        </w:rPr>
      </w:pPr>
      <w:r w:rsidRPr="00903DBA">
        <w:rPr>
          <w:highlight w:val="white"/>
        </w:rPr>
        <w:t xml:space="preserve">    public Pair(FirstType first, SecondType second) {</w:t>
      </w:r>
    </w:p>
    <w:p w14:paraId="435EA80A" w14:textId="77777777" w:rsidR="005E7D2C" w:rsidRPr="00903DBA" w:rsidRDefault="005E7D2C" w:rsidP="005E7D2C">
      <w:pPr>
        <w:pStyle w:val="Code"/>
        <w:rPr>
          <w:highlight w:val="white"/>
        </w:rPr>
      </w:pPr>
      <w:r w:rsidRPr="00903DBA">
        <w:rPr>
          <w:highlight w:val="white"/>
        </w:rPr>
        <w:t xml:space="preserve">      m_first = first;</w:t>
      </w:r>
    </w:p>
    <w:p w14:paraId="21616572" w14:textId="77777777" w:rsidR="005E7D2C" w:rsidRPr="00903DBA" w:rsidRDefault="005E7D2C" w:rsidP="005E7D2C">
      <w:pPr>
        <w:pStyle w:val="Code"/>
        <w:rPr>
          <w:highlight w:val="white"/>
        </w:rPr>
      </w:pPr>
      <w:r w:rsidRPr="00903DBA">
        <w:rPr>
          <w:highlight w:val="white"/>
        </w:rPr>
        <w:t xml:space="preserve">      m_second = second;</w:t>
      </w:r>
    </w:p>
    <w:p w14:paraId="307D89C7" w14:textId="77777777" w:rsidR="005E7D2C" w:rsidRPr="00903DBA" w:rsidRDefault="005E7D2C" w:rsidP="005E7D2C">
      <w:pPr>
        <w:pStyle w:val="Code"/>
        <w:rPr>
          <w:highlight w:val="white"/>
        </w:rPr>
      </w:pPr>
      <w:r w:rsidRPr="00903DBA">
        <w:rPr>
          <w:highlight w:val="white"/>
        </w:rPr>
        <w:t xml:space="preserve">    }</w:t>
      </w:r>
    </w:p>
    <w:p w14:paraId="5B1B5615" w14:textId="77777777" w:rsidR="005E7D2C" w:rsidRPr="00903DBA" w:rsidRDefault="005E7D2C" w:rsidP="005E7D2C">
      <w:pPr>
        <w:pStyle w:val="Code"/>
        <w:rPr>
          <w:highlight w:val="white"/>
        </w:rPr>
      </w:pPr>
    </w:p>
    <w:p w14:paraId="42C245B6" w14:textId="77777777" w:rsidR="005E7D2C" w:rsidRPr="00903DBA" w:rsidRDefault="005E7D2C" w:rsidP="005E7D2C">
      <w:pPr>
        <w:pStyle w:val="Code"/>
        <w:rPr>
          <w:highlight w:val="white"/>
        </w:rPr>
      </w:pPr>
      <w:r w:rsidRPr="00903DBA">
        <w:rPr>
          <w:highlight w:val="white"/>
        </w:rPr>
        <w:t xml:space="preserve">    public FirstType First {</w:t>
      </w:r>
    </w:p>
    <w:p w14:paraId="31F9280A" w14:textId="77777777" w:rsidR="005E7D2C" w:rsidRPr="00903DBA" w:rsidRDefault="005E7D2C" w:rsidP="005E7D2C">
      <w:pPr>
        <w:pStyle w:val="Code"/>
        <w:rPr>
          <w:highlight w:val="white"/>
        </w:rPr>
      </w:pPr>
      <w:r w:rsidRPr="00903DBA">
        <w:rPr>
          <w:highlight w:val="white"/>
        </w:rPr>
        <w:t xml:space="preserve">      get { return m_first; }</w:t>
      </w:r>
    </w:p>
    <w:p w14:paraId="3E81E811" w14:textId="77777777" w:rsidR="005E7D2C" w:rsidRPr="00903DBA" w:rsidRDefault="005E7D2C" w:rsidP="005E7D2C">
      <w:pPr>
        <w:pStyle w:val="Code"/>
        <w:rPr>
          <w:highlight w:val="white"/>
        </w:rPr>
      </w:pPr>
      <w:r w:rsidRPr="00903DBA">
        <w:rPr>
          <w:highlight w:val="white"/>
        </w:rPr>
        <w:t xml:space="preserve">      set { m_first = value; }</w:t>
      </w:r>
    </w:p>
    <w:p w14:paraId="18B0A540" w14:textId="77777777" w:rsidR="005E7D2C" w:rsidRPr="00903DBA" w:rsidRDefault="005E7D2C" w:rsidP="005E7D2C">
      <w:pPr>
        <w:pStyle w:val="Code"/>
        <w:rPr>
          <w:highlight w:val="white"/>
        </w:rPr>
      </w:pPr>
      <w:r w:rsidRPr="00903DBA">
        <w:rPr>
          <w:highlight w:val="white"/>
        </w:rPr>
        <w:t xml:space="preserve">    }</w:t>
      </w:r>
    </w:p>
    <w:p w14:paraId="4BC05041" w14:textId="77777777" w:rsidR="005E7D2C" w:rsidRPr="00903DBA" w:rsidRDefault="005E7D2C" w:rsidP="005E7D2C">
      <w:pPr>
        <w:pStyle w:val="Code"/>
        <w:rPr>
          <w:highlight w:val="white"/>
        </w:rPr>
      </w:pPr>
    </w:p>
    <w:p w14:paraId="2BD3BCCF" w14:textId="77777777" w:rsidR="005E7D2C" w:rsidRPr="00903DBA" w:rsidRDefault="005E7D2C" w:rsidP="005E7D2C">
      <w:pPr>
        <w:pStyle w:val="Code"/>
        <w:rPr>
          <w:highlight w:val="white"/>
        </w:rPr>
      </w:pPr>
      <w:r w:rsidRPr="00903DBA">
        <w:rPr>
          <w:highlight w:val="white"/>
        </w:rPr>
        <w:t xml:space="preserve">    public SecondType Second {</w:t>
      </w:r>
    </w:p>
    <w:p w14:paraId="74FF19F4" w14:textId="77777777" w:rsidR="005E7D2C" w:rsidRPr="00903DBA" w:rsidRDefault="005E7D2C" w:rsidP="005E7D2C">
      <w:pPr>
        <w:pStyle w:val="Code"/>
        <w:rPr>
          <w:highlight w:val="white"/>
        </w:rPr>
      </w:pPr>
      <w:r w:rsidRPr="00903DBA">
        <w:rPr>
          <w:highlight w:val="white"/>
        </w:rPr>
        <w:t xml:space="preserve">      get { return m_second; }</w:t>
      </w:r>
    </w:p>
    <w:p w14:paraId="79938DCA" w14:textId="77777777" w:rsidR="005E7D2C" w:rsidRPr="00903DBA" w:rsidRDefault="005E7D2C" w:rsidP="005E7D2C">
      <w:pPr>
        <w:pStyle w:val="Code"/>
        <w:rPr>
          <w:highlight w:val="white"/>
        </w:rPr>
      </w:pPr>
      <w:r w:rsidRPr="00903DBA">
        <w:rPr>
          <w:highlight w:val="white"/>
        </w:rPr>
        <w:t xml:space="preserve">      set { m_second = value; }</w:t>
      </w:r>
    </w:p>
    <w:p w14:paraId="2CB36ACE" w14:textId="77777777" w:rsidR="005E7D2C" w:rsidRPr="00903DBA" w:rsidRDefault="005E7D2C" w:rsidP="005E7D2C">
      <w:pPr>
        <w:pStyle w:val="Code"/>
        <w:rPr>
          <w:highlight w:val="white"/>
        </w:rPr>
      </w:pPr>
      <w:r w:rsidRPr="00903DBA">
        <w:rPr>
          <w:highlight w:val="white"/>
        </w:rPr>
        <w:t xml:space="preserve">    }</w:t>
      </w:r>
    </w:p>
    <w:p w14:paraId="7A153461" w14:textId="77777777" w:rsidR="005E7D2C" w:rsidRPr="00903DBA" w:rsidRDefault="005E7D2C" w:rsidP="005E7D2C">
      <w:pPr>
        <w:pStyle w:val="Code"/>
        <w:rPr>
          <w:highlight w:val="white"/>
        </w:rPr>
      </w:pPr>
    </w:p>
    <w:p w14:paraId="1A875B63" w14:textId="77777777" w:rsidR="005E7D2C" w:rsidRPr="00903DBA" w:rsidRDefault="005E7D2C" w:rsidP="005E7D2C">
      <w:pPr>
        <w:pStyle w:val="Code"/>
        <w:rPr>
          <w:highlight w:val="white"/>
        </w:rPr>
      </w:pPr>
      <w:r w:rsidRPr="00903DBA">
        <w:rPr>
          <w:highlight w:val="white"/>
        </w:rPr>
        <w:t xml:space="preserve">    public override int GetHashCode() {</w:t>
      </w:r>
    </w:p>
    <w:p w14:paraId="55C9990A" w14:textId="77777777" w:rsidR="005E7D2C" w:rsidRPr="00903DBA" w:rsidRDefault="005E7D2C" w:rsidP="005E7D2C">
      <w:pPr>
        <w:pStyle w:val="Code"/>
        <w:rPr>
          <w:highlight w:val="white"/>
        </w:rPr>
      </w:pPr>
      <w:r w:rsidRPr="00903DBA">
        <w:rPr>
          <w:highlight w:val="white"/>
        </w:rPr>
        <w:t xml:space="preserve">      return m_first.GetHashCode() + m_second.GetHashCode();</w:t>
      </w:r>
    </w:p>
    <w:p w14:paraId="3200F7B0" w14:textId="77777777" w:rsidR="005E7D2C" w:rsidRPr="00903DBA" w:rsidRDefault="005E7D2C" w:rsidP="005E7D2C">
      <w:pPr>
        <w:pStyle w:val="Code"/>
        <w:rPr>
          <w:highlight w:val="white"/>
        </w:rPr>
      </w:pPr>
      <w:r w:rsidRPr="00903DBA">
        <w:rPr>
          <w:highlight w:val="white"/>
        </w:rPr>
        <w:t xml:space="preserve">    }</w:t>
      </w:r>
    </w:p>
    <w:p w14:paraId="6A2AF9B8" w14:textId="77777777" w:rsidR="005E7D2C" w:rsidRPr="00903DBA" w:rsidRDefault="005E7D2C" w:rsidP="005E7D2C">
      <w:pPr>
        <w:pStyle w:val="Code"/>
        <w:rPr>
          <w:highlight w:val="white"/>
        </w:rPr>
      </w:pPr>
    </w:p>
    <w:p w14:paraId="0DBAFF6F" w14:textId="77777777" w:rsidR="005E7D2C" w:rsidRPr="00903DBA" w:rsidRDefault="005E7D2C" w:rsidP="005E7D2C">
      <w:pPr>
        <w:pStyle w:val="Code"/>
        <w:rPr>
          <w:highlight w:val="white"/>
        </w:rPr>
      </w:pPr>
      <w:r w:rsidRPr="00903DBA">
        <w:rPr>
          <w:highlight w:val="white"/>
        </w:rPr>
        <w:t xml:space="preserve">    public override bool Equals(object obj) {</w:t>
      </w:r>
    </w:p>
    <w:p w14:paraId="59E5F4E7" w14:textId="77777777" w:rsidR="005E7D2C" w:rsidRPr="00903DBA" w:rsidRDefault="005E7D2C" w:rsidP="005E7D2C">
      <w:pPr>
        <w:pStyle w:val="Code"/>
        <w:rPr>
          <w:highlight w:val="white"/>
        </w:rPr>
      </w:pPr>
      <w:r w:rsidRPr="00903DBA">
        <w:rPr>
          <w:highlight w:val="white"/>
        </w:rPr>
        <w:t xml:space="preserve">      if (obj is Pair&lt;FirstType,SecondType&gt;) {</w:t>
      </w:r>
    </w:p>
    <w:p w14:paraId="65F128DE" w14:textId="77777777" w:rsidR="005E7D2C" w:rsidRPr="00903DBA" w:rsidRDefault="005E7D2C" w:rsidP="005E7D2C">
      <w:pPr>
        <w:pStyle w:val="Code"/>
        <w:rPr>
          <w:highlight w:val="white"/>
        </w:rPr>
      </w:pPr>
      <w:r w:rsidRPr="00903DBA">
        <w:rPr>
          <w:highlight w:val="white"/>
        </w:rPr>
        <w:t xml:space="preserve">        Pair&lt;FirstType, SecondType&gt; pair = (Pair&lt;FirstType, SecondType&gt;) obj;</w:t>
      </w:r>
    </w:p>
    <w:p w14:paraId="6FB9BC84" w14:textId="77777777" w:rsidR="005E7D2C" w:rsidRPr="00903DBA" w:rsidRDefault="005E7D2C" w:rsidP="005E7D2C">
      <w:pPr>
        <w:pStyle w:val="Code"/>
        <w:rPr>
          <w:highlight w:val="white"/>
        </w:rPr>
      </w:pPr>
      <w:r w:rsidRPr="00903DBA">
        <w:rPr>
          <w:highlight w:val="white"/>
        </w:rPr>
        <w:t xml:space="preserve">        return m_first.Equals(pair.m_first) &amp;&amp; m_second.Equals(m_second);</w:t>
      </w:r>
    </w:p>
    <w:p w14:paraId="4381F50F" w14:textId="77777777" w:rsidR="005E7D2C" w:rsidRPr="00903DBA" w:rsidRDefault="005E7D2C" w:rsidP="005E7D2C">
      <w:pPr>
        <w:pStyle w:val="Code"/>
        <w:rPr>
          <w:highlight w:val="white"/>
        </w:rPr>
      </w:pPr>
      <w:r w:rsidRPr="00903DBA">
        <w:rPr>
          <w:highlight w:val="white"/>
        </w:rPr>
        <w:t xml:space="preserve">      }</w:t>
      </w:r>
    </w:p>
    <w:p w14:paraId="6BA329DF" w14:textId="77777777" w:rsidR="005E7D2C" w:rsidRPr="00903DBA" w:rsidRDefault="005E7D2C" w:rsidP="005E7D2C">
      <w:pPr>
        <w:pStyle w:val="Code"/>
        <w:rPr>
          <w:highlight w:val="white"/>
        </w:rPr>
      </w:pPr>
      <w:r w:rsidRPr="00903DBA">
        <w:rPr>
          <w:highlight w:val="white"/>
        </w:rPr>
        <w:t xml:space="preserve">    </w:t>
      </w:r>
    </w:p>
    <w:p w14:paraId="6D8A3FA7" w14:textId="77777777" w:rsidR="005E7D2C" w:rsidRPr="00903DBA" w:rsidRDefault="005E7D2C" w:rsidP="005E7D2C">
      <w:pPr>
        <w:pStyle w:val="Code"/>
        <w:rPr>
          <w:highlight w:val="white"/>
        </w:rPr>
      </w:pPr>
      <w:r w:rsidRPr="00903DBA">
        <w:rPr>
          <w:highlight w:val="white"/>
        </w:rPr>
        <w:t xml:space="preserve">      return false;</w:t>
      </w:r>
    </w:p>
    <w:p w14:paraId="6BB8DC61" w14:textId="77777777" w:rsidR="005E7D2C" w:rsidRPr="00903DBA" w:rsidRDefault="005E7D2C" w:rsidP="005E7D2C">
      <w:pPr>
        <w:pStyle w:val="Code"/>
        <w:rPr>
          <w:highlight w:val="white"/>
        </w:rPr>
      </w:pPr>
      <w:r w:rsidRPr="00903DBA">
        <w:rPr>
          <w:highlight w:val="white"/>
        </w:rPr>
        <w:t xml:space="preserve">    }</w:t>
      </w:r>
    </w:p>
    <w:p w14:paraId="2DEB790A" w14:textId="77777777" w:rsidR="005E7D2C" w:rsidRPr="00903DBA" w:rsidRDefault="005E7D2C" w:rsidP="005E7D2C">
      <w:pPr>
        <w:pStyle w:val="Code"/>
        <w:rPr>
          <w:highlight w:val="white"/>
        </w:rPr>
      </w:pPr>
      <w:r w:rsidRPr="00903DBA">
        <w:rPr>
          <w:highlight w:val="white"/>
        </w:rPr>
        <w:t xml:space="preserve">  }</w:t>
      </w:r>
    </w:p>
    <w:p w14:paraId="3D8F3B97" w14:textId="3C5E4254" w:rsidR="005E7D2C" w:rsidRPr="00903DBA" w:rsidRDefault="005E7D2C" w:rsidP="005E7D2C">
      <w:pPr>
        <w:pStyle w:val="Code"/>
      </w:pPr>
      <w:r w:rsidRPr="00903DBA">
        <w:rPr>
          <w:highlight w:val="white"/>
        </w:rPr>
        <w:t>}</w:t>
      </w:r>
    </w:p>
    <w:p w14:paraId="3747FD97" w14:textId="77777777" w:rsidR="005E7D2C" w:rsidRPr="00903DBA" w:rsidRDefault="005E7D2C" w:rsidP="005E7D2C">
      <w:pPr>
        <w:pStyle w:val="Rubrik2"/>
      </w:pPr>
      <w:bookmarkStart w:id="560" w:name="_Toc57656175"/>
      <w:r w:rsidRPr="00903DBA">
        <w:t>Graph</w:t>
      </w:r>
      <w:bookmarkEnd w:id="560"/>
    </w:p>
    <w:p w14:paraId="5FD8620B" w14:textId="77777777" w:rsidR="005E7D2C" w:rsidRPr="00903DBA" w:rsidRDefault="005E7D2C" w:rsidP="005E7D2C">
      <w:r w:rsidRPr="00903DBA">
        <w:t>Graph implements a general unordered graph. It holds of set of vertices and a set of edges.</w:t>
      </w:r>
    </w:p>
    <w:p w14:paraId="0B36382F" w14:textId="77777777" w:rsidR="005E7D2C" w:rsidRPr="00903DBA" w:rsidRDefault="005E7D2C" w:rsidP="005E7D2C">
      <w:pPr>
        <w:pStyle w:val="CodeHeader"/>
      </w:pPr>
      <w:r w:rsidRPr="00903DBA">
        <w:t>Graph.cs</w:t>
      </w:r>
    </w:p>
    <w:p w14:paraId="3A16240A" w14:textId="77777777" w:rsidR="005E7D2C" w:rsidRPr="00903DBA" w:rsidRDefault="005E7D2C" w:rsidP="005E7D2C">
      <w:pPr>
        <w:pStyle w:val="Code"/>
        <w:rPr>
          <w:highlight w:val="white"/>
        </w:rPr>
      </w:pPr>
      <w:r w:rsidRPr="00903DBA">
        <w:rPr>
          <w:highlight w:val="white"/>
        </w:rPr>
        <w:t>using System.Collections.Generic;</w:t>
      </w:r>
    </w:p>
    <w:p w14:paraId="7E71599D" w14:textId="77777777" w:rsidR="005E7D2C" w:rsidRPr="00903DBA" w:rsidRDefault="005E7D2C" w:rsidP="005E7D2C">
      <w:pPr>
        <w:pStyle w:val="Code"/>
        <w:rPr>
          <w:highlight w:val="white"/>
        </w:rPr>
      </w:pPr>
    </w:p>
    <w:p w14:paraId="5D87CEE6" w14:textId="77777777" w:rsidR="005E7D2C" w:rsidRPr="00903DBA" w:rsidRDefault="005E7D2C" w:rsidP="005E7D2C">
      <w:pPr>
        <w:pStyle w:val="Code"/>
        <w:rPr>
          <w:highlight w:val="white"/>
        </w:rPr>
      </w:pPr>
      <w:r w:rsidRPr="00903DBA">
        <w:rPr>
          <w:highlight w:val="white"/>
        </w:rPr>
        <w:t>namespace CCompiler {</w:t>
      </w:r>
    </w:p>
    <w:p w14:paraId="3E1938ED" w14:textId="77777777" w:rsidR="005E7D2C" w:rsidRPr="00903DBA" w:rsidRDefault="005E7D2C" w:rsidP="005E7D2C">
      <w:pPr>
        <w:pStyle w:val="Code"/>
        <w:rPr>
          <w:highlight w:val="white"/>
        </w:rPr>
      </w:pPr>
      <w:r w:rsidRPr="00903DBA">
        <w:rPr>
          <w:highlight w:val="white"/>
        </w:rPr>
        <w:t xml:space="preserve">  public class Graph&lt;VertexType&gt; {</w:t>
      </w:r>
    </w:p>
    <w:p w14:paraId="68A9C119" w14:textId="77777777" w:rsidR="005E7D2C" w:rsidRPr="00903DBA" w:rsidRDefault="005E7D2C" w:rsidP="005E7D2C">
      <w:pPr>
        <w:pStyle w:val="Code"/>
        <w:rPr>
          <w:highlight w:val="white"/>
        </w:rPr>
      </w:pPr>
      <w:r w:rsidRPr="00903DBA">
        <w:rPr>
          <w:highlight w:val="white"/>
        </w:rPr>
        <w:t xml:space="preserve">    private ISet&lt;VertexType&gt; m_vertexSet;</w:t>
      </w:r>
    </w:p>
    <w:p w14:paraId="5361D697" w14:textId="478C5DB4" w:rsidR="005E7D2C" w:rsidRPr="00903DBA" w:rsidRDefault="005E7D2C" w:rsidP="005E7D2C">
      <w:pPr>
        <w:pStyle w:val="Code"/>
        <w:rPr>
          <w:highlight w:val="white"/>
        </w:rPr>
      </w:pPr>
      <w:r w:rsidRPr="00903DBA">
        <w:rPr>
          <w:highlight w:val="white"/>
        </w:rPr>
        <w:t xml:space="preserve">    private ISet&lt;</w:t>
      </w:r>
      <w:r w:rsidR="00300C26" w:rsidRPr="00903DBA">
        <w:rPr>
          <w:highlight w:val="white"/>
        </w:rPr>
        <w:t>Pair</w:t>
      </w:r>
      <w:r w:rsidRPr="00903DBA">
        <w:rPr>
          <w:highlight w:val="white"/>
        </w:rPr>
        <w:t>&lt;VertexType,VertexType&gt;&gt; m_edgeSet;</w:t>
      </w:r>
    </w:p>
    <w:p w14:paraId="6B723805" w14:textId="77777777" w:rsidR="005E7D2C" w:rsidRPr="00903DBA" w:rsidRDefault="005E7D2C" w:rsidP="005E7D2C">
      <w:pPr>
        <w:pStyle w:val="Code"/>
        <w:rPr>
          <w:highlight w:val="white"/>
        </w:rPr>
      </w:pPr>
    </w:p>
    <w:p w14:paraId="17DBF781" w14:textId="77777777" w:rsidR="005E7D2C" w:rsidRPr="00903DBA" w:rsidRDefault="005E7D2C" w:rsidP="005E7D2C">
      <w:pPr>
        <w:pStyle w:val="Code"/>
        <w:rPr>
          <w:highlight w:val="white"/>
        </w:rPr>
      </w:pPr>
      <w:r w:rsidRPr="00903DBA">
        <w:rPr>
          <w:highlight w:val="white"/>
        </w:rPr>
        <w:t xml:space="preserve">    public Graph() {</w:t>
      </w:r>
    </w:p>
    <w:p w14:paraId="6CB2C1B0" w14:textId="77777777" w:rsidR="005E7D2C" w:rsidRPr="00903DBA" w:rsidRDefault="005E7D2C" w:rsidP="005E7D2C">
      <w:pPr>
        <w:pStyle w:val="Code"/>
        <w:rPr>
          <w:highlight w:val="white"/>
        </w:rPr>
      </w:pPr>
      <w:r w:rsidRPr="00903DBA">
        <w:rPr>
          <w:highlight w:val="white"/>
        </w:rPr>
        <w:t xml:space="preserve">      m_vertexSet = new HashSet&lt;VertexType&gt;();</w:t>
      </w:r>
    </w:p>
    <w:p w14:paraId="20BD7520" w14:textId="14D3FD0E"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F430D97" w14:textId="77777777" w:rsidR="005E7D2C" w:rsidRPr="00903DBA" w:rsidRDefault="005E7D2C" w:rsidP="005E7D2C">
      <w:pPr>
        <w:pStyle w:val="Code"/>
        <w:rPr>
          <w:highlight w:val="white"/>
        </w:rPr>
      </w:pPr>
      <w:r w:rsidRPr="00903DBA">
        <w:rPr>
          <w:highlight w:val="white"/>
        </w:rPr>
        <w:t xml:space="preserve">    }</w:t>
      </w:r>
    </w:p>
    <w:p w14:paraId="6A6D1FD6" w14:textId="77777777" w:rsidR="005E7D2C" w:rsidRPr="00903DBA" w:rsidRDefault="005E7D2C" w:rsidP="005E7D2C">
      <w:pPr>
        <w:pStyle w:val="Code"/>
        <w:rPr>
          <w:highlight w:val="white"/>
        </w:rPr>
      </w:pPr>
      <w:r w:rsidRPr="00903DBA">
        <w:rPr>
          <w:highlight w:val="white"/>
        </w:rPr>
        <w:t xml:space="preserve">  </w:t>
      </w:r>
    </w:p>
    <w:p w14:paraId="776B479B" w14:textId="77777777" w:rsidR="005E7D2C" w:rsidRPr="00903DBA" w:rsidRDefault="005E7D2C" w:rsidP="005E7D2C">
      <w:pPr>
        <w:pStyle w:val="Code"/>
        <w:rPr>
          <w:highlight w:val="white"/>
        </w:rPr>
      </w:pPr>
      <w:r w:rsidRPr="00903DBA">
        <w:rPr>
          <w:highlight w:val="white"/>
        </w:rPr>
        <w:t xml:space="preserve">    public Graph(ISet&lt;VertexType&gt; vertexSet) {</w:t>
      </w:r>
    </w:p>
    <w:p w14:paraId="69A6F09B" w14:textId="77777777" w:rsidR="005E7D2C" w:rsidRPr="00903DBA" w:rsidRDefault="005E7D2C" w:rsidP="005E7D2C">
      <w:pPr>
        <w:pStyle w:val="Code"/>
        <w:rPr>
          <w:highlight w:val="white"/>
        </w:rPr>
      </w:pPr>
      <w:r w:rsidRPr="00903DBA">
        <w:rPr>
          <w:highlight w:val="white"/>
        </w:rPr>
        <w:t xml:space="preserve">      m_vertexSet = vertexSet;</w:t>
      </w:r>
    </w:p>
    <w:p w14:paraId="44694858" w14:textId="4110A678"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609303D" w14:textId="77777777" w:rsidR="005E7D2C" w:rsidRPr="00903DBA" w:rsidRDefault="005E7D2C" w:rsidP="005E7D2C">
      <w:pPr>
        <w:pStyle w:val="Code"/>
        <w:rPr>
          <w:highlight w:val="white"/>
        </w:rPr>
      </w:pPr>
      <w:r w:rsidRPr="00903DBA">
        <w:rPr>
          <w:highlight w:val="white"/>
        </w:rPr>
        <w:t xml:space="preserve">    }</w:t>
      </w:r>
    </w:p>
    <w:p w14:paraId="798C4695" w14:textId="77777777" w:rsidR="005E7D2C" w:rsidRPr="00903DBA" w:rsidRDefault="005E7D2C" w:rsidP="005E7D2C">
      <w:pPr>
        <w:pStyle w:val="Code"/>
        <w:rPr>
          <w:highlight w:val="white"/>
        </w:rPr>
      </w:pPr>
    </w:p>
    <w:p w14:paraId="157CCBB3" w14:textId="77777777" w:rsidR="005E7D2C" w:rsidRPr="00903DBA" w:rsidRDefault="005E7D2C" w:rsidP="005E7D2C">
      <w:pPr>
        <w:pStyle w:val="Code"/>
        <w:rPr>
          <w:highlight w:val="white"/>
        </w:rPr>
      </w:pPr>
      <w:r w:rsidRPr="00903DBA">
        <w:rPr>
          <w:highlight w:val="white"/>
        </w:rPr>
        <w:t xml:space="preserve">    public Graph(ISet&lt;VertexType&gt; vertexSet,</w:t>
      </w:r>
    </w:p>
    <w:p w14:paraId="6F9F5862" w14:textId="41058839"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 {</w:t>
      </w:r>
    </w:p>
    <w:p w14:paraId="4F0E96F2" w14:textId="77777777" w:rsidR="005E7D2C" w:rsidRPr="00903DBA" w:rsidRDefault="005E7D2C" w:rsidP="005E7D2C">
      <w:pPr>
        <w:pStyle w:val="Code"/>
        <w:rPr>
          <w:highlight w:val="white"/>
        </w:rPr>
      </w:pPr>
      <w:r w:rsidRPr="00903DBA">
        <w:rPr>
          <w:highlight w:val="white"/>
        </w:rPr>
        <w:t xml:space="preserve">      m_vertexSet = vertexSet;</w:t>
      </w:r>
    </w:p>
    <w:p w14:paraId="7DC198C1" w14:textId="77777777" w:rsidR="005E7D2C" w:rsidRPr="00903DBA" w:rsidRDefault="005E7D2C" w:rsidP="005E7D2C">
      <w:pPr>
        <w:pStyle w:val="Code"/>
        <w:rPr>
          <w:highlight w:val="white"/>
        </w:rPr>
      </w:pPr>
      <w:r w:rsidRPr="00903DBA">
        <w:rPr>
          <w:highlight w:val="white"/>
        </w:rPr>
        <w:t xml:space="preserve">      m_edgeSet = edgeSet;</w:t>
      </w:r>
    </w:p>
    <w:p w14:paraId="070E11F6" w14:textId="77777777" w:rsidR="005E7D2C" w:rsidRPr="00903DBA" w:rsidRDefault="005E7D2C" w:rsidP="005E7D2C">
      <w:pPr>
        <w:pStyle w:val="Code"/>
        <w:rPr>
          <w:highlight w:val="white"/>
        </w:rPr>
      </w:pPr>
      <w:r w:rsidRPr="00903DBA">
        <w:rPr>
          <w:highlight w:val="white"/>
        </w:rPr>
        <w:t xml:space="preserve">    }</w:t>
      </w:r>
    </w:p>
    <w:p w14:paraId="41D3C8EF" w14:textId="77777777" w:rsidR="005E7D2C" w:rsidRPr="00903DBA" w:rsidRDefault="005E7D2C" w:rsidP="005E7D2C">
      <w:pPr>
        <w:pStyle w:val="Code"/>
        <w:rPr>
          <w:highlight w:val="white"/>
        </w:rPr>
      </w:pPr>
    </w:p>
    <w:p w14:paraId="74D045FF" w14:textId="77777777" w:rsidR="005E7D2C" w:rsidRPr="00903DBA" w:rsidRDefault="005E7D2C" w:rsidP="005E7D2C">
      <w:pPr>
        <w:pStyle w:val="Code"/>
        <w:rPr>
          <w:highlight w:val="white"/>
        </w:rPr>
      </w:pPr>
      <w:r w:rsidRPr="00903DBA">
        <w:rPr>
          <w:highlight w:val="white"/>
        </w:rPr>
        <w:t xml:space="preserve">    public ISet&lt;VertexType&gt; VertexSet {</w:t>
      </w:r>
    </w:p>
    <w:p w14:paraId="751A4B48" w14:textId="77777777" w:rsidR="005E7D2C" w:rsidRPr="00903DBA" w:rsidRDefault="005E7D2C" w:rsidP="005E7D2C">
      <w:pPr>
        <w:pStyle w:val="Code"/>
        <w:rPr>
          <w:highlight w:val="white"/>
        </w:rPr>
      </w:pPr>
      <w:r w:rsidRPr="00903DBA">
        <w:rPr>
          <w:highlight w:val="white"/>
        </w:rPr>
        <w:t xml:space="preserve">      get { return m_vertexSet; }</w:t>
      </w:r>
    </w:p>
    <w:p w14:paraId="0CC70EE8" w14:textId="77777777" w:rsidR="005E7D2C" w:rsidRPr="00903DBA" w:rsidRDefault="005E7D2C" w:rsidP="005E7D2C">
      <w:pPr>
        <w:pStyle w:val="Code"/>
        <w:rPr>
          <w:highlight w:val="white"/>
        </w:rPr>
      </w:pPr>
      <w:r w:rsidRPr="00903DBA">
        <w:rPr>
          <w:highlight w:val="white"/>
        </w:rPr>
        <w:t xml:space="preserve">    }</w:t>
      </w:r>
    </w:p>
    <w:p w14:paraId="4B939699" w14:textId="77777777" w:rsidR="005E7D2C" w:rsidRPr="00903DBA" w:rsidRDefault="005E7D2C" w:rsidP="005E7D2C">
      <w:pPr>
        <w:pStyle w:val="Code"/>
        <w:rPr>
          <w:highlight w:val="white"/>
        </w:rPr>
      </w:pPr>
      <w:r w:rsidRPr="00903DBA">
        <w:rPr>
          <w:highlight w:val="white"/>
        </w:rPr>
        <w:t xml:space="preserve">  </w:t>
      </w:r>
    </w:p>
    <w:p w14:paraId="78054DE3" w14:textId="3B05D6F2" w:rsidR="005E7D2C" w:rsidRPr="00903DBA" w:rsidRDefault="005E7D2C" w:rsidP="005E7D2C">
      <w:pPr>
        <w:pStyle w:val="Code"/>
        <w:rPr>
          <w:highlight w:val="white"/>
        </w:rPr>
      </w:pPr>
      <w:r w:rsidRPr="00903DBA">
        <w:rPr>
          <w:highlight w:val="white"/>
        </w:rPr>
        <w:t xml:space="preserve">    public ISet&lt;</w:t>
      </w:r>
      <w:r w:rsidR="00300C26" w:rsidRPr="00903DBA">
        <w:rPr>
          <w:highlight w:val="white"/>
        </w:rPr>
        <w:t>Pair</w:t>
      </w:r>
      <w:r w:rsidRPr="00903DBA">
        <w:rPr>
          <w:highlight w:val="white"/>
        </w:rPr>
        <w:t>&lt;VertexType,VertexType&gt;&gt; EdgeSet {</w:t>
      </w:r>
    </w:p>
    <w:p w14:paraId="7E89E34A" w14:textId="77777777" w:rsidR="005E7D2C" w:rsidRPr="00903DBA" w:rsidRDefault="005E7D2C" w:rsidP="005E7D2C">
      <w:pPr>
        <w:pStyle w:val="Code"/>
        <w:rPr>
          <w:highlight w:val="white"/>
        </w:rPr>
      </w:pPr>
      <w:r w:rsidRPr="00903DBA">
        <w:rPr>
          <w:highlight w:val="white"/>
        </w:rPr>
        <w:t xml:space="preserve">      get { return m_edgeSet; }</w:t>
      </w:r>
    </w:p>
    <w:p w14:paraId="0AE18865" w14:textId="77777777" w:rsidR="005E7D2C" w:rsidRPr="00903DBA" w:rsidRDefault="005E7D2C" w:rsidP="005E7D2C">
      <w:pPr>
        <w:pStyle w:val="Code"/>
        <w:rPr>
          <w:highlight w:val="white"/>
        </w:rPr>
      </w:pPr>
      <w:r w:rsidRPr="00903DBA">
        <w:rPr>
          <w:highlight w:val="white"/>
        </w:rPr>
        <w:t xml:space="preserve">    }</w:t>
      </w:r>
    </w:p>
    <w:p w14:paraId="093A3D92" w14:textId="77777777" w:rsidR="005E7D2C" w:rsidRPr="00903DBA" w:rsidRDefault="005E7D2C" w:rsidP="005E7D2C">
      <w:r w:rsidRPr="00903DBA">
        <w:t xml:space="preserve">The </w:t>
      </w:r>
      <w:r w:rsidRPr="00903DBA">
        <w:rPr>
          <w:rStyle w:val="CodeInText"/>
        </w:rPr>
        <w:t>neighbourSet</w:t>
      </w:r>
      <w:r w:rsidRPr="00903DBA">
        <w:t xml:space="preserve"> method goes through all edges and add each found neighbor to the vertex.</w:t>
      </w:r>
    </w:p>
    <w:p w14:paraId="1A58CA55" w14:textId="77777777" w:rsidR="005E7D2C" w:rsidRPr="00903DBA" w:rsidRDefault="005E7D2C" w:rsidP="005E7D2C">
      <w:pPr>
        <w:pStyle w:val="Code"/>
        <w:rPr>
          <w:highlight w:val="white"/>
        </w:rPr>
      </w:pPr>
      <w:r w:rsidRPr="00903DBA">
        <w:rPr>
          <w:highlight w:val="white"/>
        </w:rPr>
        <w:t xml:space="preserve">    public ISet&lt;VertexType&gt; GetNeighbourSet(VertexType vertex) {</w:t>
      </w:r>
    </w:p>
    <w:p w14:paraId="5B56CC82" w14:textId="77777777" w:rsidR="005E7D2C" w:rsidRPr="00903DBA" w:rsidRDefault="005E7D2C" w:rsidP="005E7D2C">
      <w:pPr>
        <w:pStyle w:val="Code"/>
        <w:rPr>
          <w:highlight w:val="white"/>
        </w:rPr>
      </w:pPr>
      <w:r w:rsidRPr="00903DBA">
        <w:rPr>
          <w:highlight w:val="white"/>
        </w:rPr>
        <w:t xml:space="preserve">      ISet&lt;VertexType&gt; neighbourSet = new HashSet&lt;VertexType&gt;();</w:t>
      </w:r>
    </w:p>
    <w:p w14:paraId="2BF088D2" w14:textId="77777777" w:rsidR="005E7D2C" w:rsidRPr="00903DBA" w:rsidRDefault="005E7D2C" w:rsidP="005E7D2C">
      <w:pPr>
        <w:pStyle w:val="Code"/>
        <w:rPr>
          <w:highlight w:val="white"/>
        </w:rPr>
      </w:pPr>
      <w:r w:rsidRPr="00903DBA">
        <w:rPr>
          <w:highlight w:val="white"/>
        </w:rPr>
        <w:t xml:space="preserve">    </w:t>
      </w:r>
    </w:p>
    <w:p w14:paraId="45BDA1DA" w14:textId="135035EA"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16F6FF91" w14:textId="77777777" w:rsidR="005E7D2C" w:rsidRPr="00903DBA" w:rsidRDefault="005E7D2C" w:rsidP="005E7D2C">
      <w:pPr>
        <w:pStyle w:val="Code"/>
        <w:rPr>
          <w:highlight w:val="white"/>
        </w:rPr>
      </w:pPr>
      <w:r w:rsidRPr="00903DBA">
        <w:rPr>
          <w:highlight w:val="white"/>
        </w:rPr>
        <w:t xml:space="preserve">        if (edge.First.Equals(vertex)) {</w:t>
      </w:r>
    </w:p>
    <w:p w14:paraId="1CB70936" w14:textId="77777777" w:rsidR="005E7D2C" w:rsidRPr="00903DBA" w:rsidRDefault="005E7D2C" w:rsidP="005E7D2C">
      <w:pPr>
        <w:pStyle w:val="Code"/>
        <w:rPr>
          <w:highlight w:val="white"/>
        </w:rPr>
      </w:pPr>
      <w:r w:rsidRPr="00903DBA">
        <w:rPr>
          <w:highlight w:val="white"/>
        </w:rPr>
        <w:t xml:space="preserve">          neighbourSet.Add(edge.Second);</w:t>
      </w:r>
    </w:p>
    <w:p w14:paraId="34E9248D" w14:textId="77777777" w:rsidR="005E7D2C" w:rsidRPr="00903DBA" w:rsidRDefault="005E7D2C" w:rsidP="005E7D2C">
      <w:pPr>
        <w:pStyle w:val="Code"/>
        <w:rPr>
          <w:highlight w:val="white"/>
        </w:rPr>
      </w:pPr>
      <w:r w:rsidRPr="00903DBA">
        <w:rPr>
          <w:highlight w:val="white"/>
        </w:rPr>
        <w:t xml:space="preserve">        }</w:t>
      </w:r>
    </w:p>
    <w:p w14:paraId="6F2BF715" w14:textId="77777777" w:rsidR="005E7D2C" w:rsidRPr="00903DBA" w:rsidRDefault="005E7D2C" w:rsidP="005E7D2C">
      <w:pPr>
        <w:pStyle w:val="Code"/>
        <w:rPr>
          <w:highlight w:val="white"/>
        </w:rPr>
      </w:pPr>
      <w:r w:rsidRPr="00903DBA">
        <w:rPr>
          <w:highlight w:val="white"/>
        </w:rPr>
        <w:t xml:space="preserve">      </w:t>
      </w:r>
    </w:p>
    <w:p w14:paraId="04B2D3DF" w14:textId="77777777" w:rsidR="005E7D2C" w:rsidRPr="00903DBA" w:rsidRDefault="005E7D2C" w:rsidP="005E7D2C">
      <w:pPr>
        <w:pStyle w:val="Code"/>
        <w:rPr>
          <w:highlight w:val="white"/>
        </w:rPr>
      </w:pPr>
      <w:r w:rsidRPr="00903DBA">
        <w:rPr>
          <w:highlight w:val="white"/>
        </w:rPr>
        <w:t xml:space="preserve">        if (edge.Second.Equals(vertex)) {</w:t>
      </w:r>
    </w:p>
    <w:p w14:paraId="5B76D393" w14:textId="77777777" w:rsidR="005E7D2C" w:rsidRPr="00903DBA" w:rsidRDefault="005E7D2C" w:rsidP="005E7D2C">
      <w:pPr>
        <w:pStyle w:val="Code"/>
        <w:rPr>
          <w:highlight w:val="white"/>
        </w:rPr>
      </w:pPr>
      <w:r w:rsidRPr="00903DBA">
        <w:rPr>
          <w:highlight w:val="white"/>
        </w:rPr>
        <w:t xml:space="preserve">          neighbourSet.Add(edge.First);</w:t>
      </w:r>
    </w:p>
    <w:p w14:paraId="789F85C4" w14:textId="77777777" w:rsidR="005E7D2C" w:rsidRPr="00903DBA" w:rsidRDefault="005E7D2C" w:rsidP="005E7D2C">
      <w:pPr>
        <w:pStyle w:val="Code"/>
        <w:rPr>
          <w:highlight w:val="white"/>
        </w:rPr>
      </w:pPr>
      <w:r w:rsidRPr="00903DBA">
        <w:rPr>
          <w:highlight w:val="white"/>
        </w:rPr>
        <w:t xml:space="preserve">        }      </w:t>
      </w:r>
    </w:p>
    <w:p w14:paraId="1ADBA877" w14:textId="77777777" w:rsidR="005E7D2C" w:rsidRPr="00903DBA" w:rsidRDefault="005E7D2C" w:rsidP="005E7D2C">
      <w:pPr>
        <w:pStyle w:val="Code"/>
        <w:rPr>
          <w:highlight w:val="white"/>
        </w:rPr>
      </w:pPr>
      <w:r w:rsidRPr="00903DBA">
        <w:rPr>
          <w:highlight w:val="white"/>
        </w:rPr>
        <w:t xml:space="preserve">      }</w:t>
      </w:r>
    </w:p>
    <w:p w14:paraId="77DAA53C" w14:textId="77777777" w:rsidR="005E7D2C" w:rsidRPr="00903DBA" w:rsidRDefault="005E7D2C" w:rsidP="005E7D2C">
      <w:pPr>
        <w:pStyle w:val="Code"/>
        <w:rPr>
          <w:highlight w:val="white"/>
        </w:rPr>
      </w:pPr>
      <w:r w:rsidRPr="00903DBA">
        <w:rPr>
          <w:highlight w:val="white"/>
        </w:rPr>
        <w:t xml:space="preserve">    </w:t>
      </w:r>
    </w:p>
    <w:p w14:paraId="1A01DDFE" w14:textId="77777777" w:rsidR="005E7D2C" w:rsidRPr="00903DBA" w:rsidRDefault="005E7D2C" w:rsidP="005E7D2C">
      <w:pPr>
        <w:pStyle w:val="Code"/>
        <w:rPr>
          <w:highlight w:val="white"/>
        </w:rPr>
      </w:pPr>
      <w:r w:rsidRPr="00903DBA">
        <w:rPr>
          <w:highlight w:val="white"/>
        </w:rPr>
        <w:t xml:space="preserve">      return neighbourSet;</w:t>
      </w:r>
    </w:p>
    <w:p w14:paraId="54AE2207" w14:textId="77777777" w:rsidR="005E7D2C" w:rsidRPr="00903DBA" w:rsidRDefault="005E7D2C" w:rsidP="005E7D2C">
      <w:pPr>
        <w:pStyle w:val="Code"/>
        <w:rPr>
          <w:highlight w:val="white"/>
        </w:rPr>
      </w:pPr>
      <w:r w:rsidRPr="00903DBA">
        <w:rPr>
          <w:highlight w:val="white"/>
        </w:rPr>
        <w:t xml:space="preserve">    }</w:t>
      </w:r>
    </w:p>
    <w:p w14:paraId="375C4EB2" w14:textId="77777777" w:rsidR="005E7D2C" w:rsidRPr="00903DBA" w:rsidRDefault="005E7D2C" w:rsidP="005E7D2C">
      <w:pPr>
        <w:pStyle w:val="Rubrik3"/>
      </w:pPr>
      <w:bookmarkStart w:id="561" w:name="_Toc57656176"/>
      <w:r w:rsidRPr="00903DBA">
        <w:t>Addition and Removal of Vertices and Edges</w:t>
      </w:r>
      <w:bookmarkEnd w:id="561"/>
    </w:p>
    <w:p w14:paraId="6B43C892" w14:textId="77777777" w:rsidR="005E7D2C" w:rsidRPr="00903DBA" w:rsidRDefault="005E7D2C" w:rsidP="005E7D2C">
      <w:pPr>
        <w:pStyle w:val="Code"/>
        <w:rPr>
          <w:highlight w:val="white"/>
        </w:rPr>
      </w:pPr>
      <w:r w:rsidRPr="00903DBA">
        <w:rPr>
          <w:highlight w:val="white"/>
        </w:rPr>
        <w:t xml:space="preserve">    public void AddVertex(VertexType vertex) {</w:t>
      </w:r>
    </w:p>
    <w:p w14:paraId="227274F0" w14:textId="77777777" w:rsidR="005E7D2C" w:rsidRPr="00903DBA" w:rsidRDefault="005E7D2C" w:rsidP="005E7D2C">
      <w:pPr>
        <w:pStyle w:val="Code"/>
        <w:rPr>
          <w:highlight w:val="white"/>
        </w:rPr>
      </w:pPr>
      <w:r w:rsidRPr="00903DBA">
        <w:rPr>
          <w:highlight w:val="white"/>
        </w:rPr>
        <w:t xml:space="preserve">      m_vertexSet.Add(vertex);</w:t>
      </w:r>
    </w:p>
    <w:p w14:paraId="1BFCE43F" w14:textId="77777777" w:rsidR="005E7D2C" w:rsidRPr="00903DBA" w:rsidRDefault="005E7D2C" w:rsidP="005E7D2C">
      <w:pPr>
        <w:pStyle w:val="Code"/>
        <w:rPr>
          <w:highlight w:val="white"/>
        </w:rPr>
      </w:pPr>
      <w:r w:rsidRPr="00903DBA">
        <w:rPr>
          <w:highlight w:val="white"/>
        </w:rPr>
        <w:t xml:space="preserve">    }</w:t>
      </w:r>
    </w:p>
    <w:p w14:paraId="4FCCFC2F" w14:textId="77777777" w:rsidR="005E7D2C" w:rsidRPr="00903DBA" w:rsidRDefault="005E7D2C" w:rsidP="005E7D2C">
      <w:pPr>
        <w:pStyle w:val="Code"/>
        <w:rPr>
          <w:highlight w:val="white"/>
        </w:rPr>
      </w:pPr>
    </w:p>
    <w:p w14:paraId="05F372DE" w14:textId="77777777" w:rsidR="005E7D2C" w:rsidRPr="00903DBA" w:rsidRDefault="005E7D2C" w:rsidP="005E7D2C">
      <w:pPr>
        <w:pStyle w:val="Code"/>
        <w:rPr>
          <w:highlight w:val="white"/>
        </w:rPr>
      </w:pPr>
      <w:r w:rsidRPr="00903DBA">
        <w:rPr>
          <w:highlight w:val="white"/>
        </w:rPr>
        <w:t xml:space="preserve">    public void EraseVertex(VertexType vertex) {</w:t>
      </w:r>
    </w:p>
    <w:p w14:paraId="678A4F51" w14:textId="7F86ADE3"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edgeSetCopy =</w:t>
      </w:r>
    </w:p>
    <w:p w14:paraId="4011B7C2" w14:textId="16470683"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&lt;VertexType,VertexType&gt;&gt;(m_edgeSet);</w:t>
      </w:r>
    </w:p>
    <w:p w14:paraId="02C36572" w14:textId="77777777" w:rsidR="005E7D2C" w:rsidRPr="00903DBA" w:rsidRDefault="005E7D2C" w:rsidP="005E7D2C">
      <w:pPr>
        <w:pStyle w:val="Code"/>
        <w:rPr>
          <w:highlight w:val="white"/>
        </w:rPr>
      </w:pPr>
    </w:p>
    <w:p w14:paraId="1D178355" w14:textId="28B23F74"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edgeSetCopy) {</w:t>
      </w:r>
    </w:p>
    <w:p w14:paraId="2A162135" w14:textId="77777777" w:rsidR="005E7D2C" w:rsidRPr="00903DBA" w:rsidRDefault="005E7D2C" w:rsidP="005E7D2C">
      <w:pPr>
        <w:pStyle w:val="Code"/>
        <w:rPr>
          <w:highlight w:val="white"/>
        </w:rPr>
      </w:pPr>
      <w:r w:rsidRPr="00903DBA">
        <w:rPr>
          <w:highlight w:val="white"/>
        </w:rPr>
        <w:t xml:space="preserve">        if ((vertex.Equals(edge.First)) || (vertex.Equals(edge.Second))) {</w:t>
      </w:r>
    </w:p>
    <w:p w14:paraId="2E04CA1E" w14:textId="77777777" w:rsidR="005E7D2C" w:rsidRPr="00903DBA" w:rsidRDefault="005E7D2C" w:rsidP="005E7D2C">
      <w:pPr>
        <w:pStyle w:val="Code"/>
        <w:rPr>
          <w:highlight w:val="white"/>
        </w:rPr>
      </w:pPr>
      <w:r w:rsidRPr="00903DBA">
        <w:rPr>
          <w:highlight w:val="white"/>
        </w:rPr>
        <w:t xml:space="preserve">          m_edgeSet.Remove(edge);</w:t>
      </w:r>
    </w:p>
    <w:p w14:paraId="08CAAEE7" w14:textId="77777777" w:rsidR="005E7D2C" w:rsidRPr="00903DBA" w:rsidRDefault="005E7D2C" w:rsidP="005E7D2C">
      <w:pPr>
        <w:pStyle w:val="Code"/>
        <w:rPr>
          <w:highlight w:val="white"/>
        </w:rPr>
      </w:pPr>
      <w:r w:rsidRPr="00903DBA">
        <w:rPr>
          <w:highlight w:val="white"/>
        </w:rPr>
        <w:t xml:space="preserve">        }</w:t>
      </w:r>
    </w:p>
    <w:p w14:paraId="62A48AC4" w14:textId="77777777" w:rsidR="005E7D2C" w:rsidRPr="00903DBA" w:rsidRDefault="005E7D2C" w:rsidP="005E7D2C">
      <w:pPr>
        <w:pStyle w:val="Code"/>
        <w:rPr>
          <w:highlight w:val="white"/>
        </w:rPr>
      </w:pPr>
      <w:r w:rsidRPr="00903DBA">
        <w:rPr>
          <w:highlight w:val="white"/>
        </w:rPr>
        <w:t xml:space="preserve">      }</w:t>
      </w:r>
    </w:p>
    <w:p w14:paraId="5D6C598B" w14:textId="77777777" w:rsidR="005E7D2C" w:rsidRPr="00903DBA" w:rsidRDefault="005E7D2C" w:rsidP="005E7D2C">
      <w:pPr>
        <w:pStyle w:val="Code"/>
        <w:rPr>
          <w:highlight w:val="white"/>
        </w:rPr>
      </w:pPr>
    </w:p>
    <w:p w14:paraId="20B40942" w14:textId="77777777" w:rsidR="005E7D2C" w:rsidRPr="00903DBA" w:rsidRDefault="005E7D2C" w:rsidP="005E7D2C">
      <w:pPr>
        <w:pStyle w:val="Code"/>
        <w:rPr>
          <w:highlight w:val="white"/>
        </w:rPr>
      </w:pPr>
      <w:r w:rsidRPr="00903DBA">
        <w:rPr>
          <w:highlight w:val="white"/>
        </w:rPr>
        <w:t xml:space="preserve">      m_vertexSet.Remove(vertex);</w:t>
      </w:r>
    </w:p>
    <w:p w14:paraId="35D3E1B3" w14:textId="77777777" w:rsidR="005E7D2C" w:rsidRPr="00903DBA" w:rsidRDefault="005E7D2C" w:rsidP="005E7D2C">
      <w:pPr>
        <w:pStyle w:val="Code"/>
        <w:rPr>
          <w:highlight w:val="white"/>
        </w:rPr>
      </w:pPr>
      <w:r w:rsidRPr="00903DBA">
        <w:rPr>
          <w:highlight w:val="white"/>
        </w:rPr>
        <w:t xml:space="preserve">    }</w:t>
      </w:r>
    </w:p>
    <w:p w14:paraId="1C8656C3" w14:textId="77777777" w:rsidR="005E7D2C" w:rsidRPr="00903DBA" w:rsidRDefault="005E7D2C" w:rsidP="005E7D2C">
      <w:pPr>
        <w:pStyle w:val="Code"/>
        <w:rPr>
          <w:highlight w:val="white"/>
        </w:rPr>
      </w:pPr>
    </w:p>
    <w:p w14:paraId="68BB3C4C" w14:textId="77777777" w:rsidR="005E7D2C" w:rsidRPr="00903DBA" w:rsidRDefault="005E7D2C" w:rsidP="005E7D2C">
      <w:pPr>
        <w:pStyle w:val="Code"/>
        <w:rPr>
          <w:highlight w:val="white"/>
        </w:rPr>
      </w:pPr>
      <w:r w:rsidRPr="00903DBA">
        <w:rPr>
          <w:highlight w:val="white"/>
        </w:rPr>
        <w:t xml:space="preserve">    public void AddEdge(VertexType vertex1, VertexType vertex2) {</w:t>
      </w:r>
    </w:p>
    <w:p w14:paraId="7205180F" w14:textId="7E3B624D"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4878D93B" w14:textId="2A5F597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5F3287EB" w14:textId="77777777" w:rsidR="005E7D2C" w:rsidRPr="00903DBA" w:rsidRDefault="005E7D2C" w:rsidP="005E7D2C">
      <w:pPr>
        <w:pStyle w:val="Code"/>
        <w:rPr>
          <w:highlight w:val="white"/>
        </w:rPr>
      </w:pPr>
      <w:r w:rsidRPr="00903DBA">
        <w:rPr>
          <w:highlight w:val="white"/>
        </w:rPr>
        <w:t xml:space="preserve">      m_edgeSet.Add(edge);</w:t>
      </w:r>
    </w:p>
    <w:p w14:paraId="30953A42" w14:textId="77777777" w:rsidR="005E7D2C" w:rsidRPr="00903DBA" w:rsidRDefault="005E7D2C" w:rsidP="005E7D2C">
      <w:pPr>
        <w:pStyle w:val="Code"/>
        <w:rPr>
          <w:highlight w:val="white"/>
        </w:rPr>
      </w:pPr>
      <w:r w:rsidRPr="00903DBA">
        <w:rPr>
          <w:highlight w:val="white"/>
        </w:rPr>
        <w:t xml:space="preserve">    }</w:t>
      </w:r>
    </w:p>
    <w:p w14:paraId="67E8C16D" w14:textId="77777777" w:rsidR="005E7D2C" w:rsidRPr="00903DBA" w:rsidRDefault="005E7D2C" w:rsidP="005E7D2C">
      <w:pPr>
        <w:pStyle w:val="Code"/>
        <w:rPr>
          <w:highlight w:val="white"/>
        </w:rPr>
      </w:pPr>
    </w:p>
    <w:p w14:paraId="67516F6D" w14:textId="77777777" w:rsidR="005E7D2C" w:rsidRPr="00903DBA" w:rsidRDefault="005E7D2C" w:rsidP="005E7D2C">
      <w:pPr>
        <w:pStyle w:val="Code"/>
        <w:rPr>
          <w:highlight w:val="white"/>
        </w:rPr>
      </w:pPr>
      <w:r w:rsidRPr="00903DBA">
        <w:rPr>
          <w:highlight w:val="white"/>
        </w:rPr>
        <w:t xml:space="preserve">    public void EraseEdge(VertexType vertex1, VertexType vertex2) {</w:t>
      </w:r>
    </w:p>
    <w:p w14:paraId="3A2C99F7" w14:textId="385332FF"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5C1B6BC0" w14:textId="04F1C45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2301887B" w14:textId="77777777" w:rsidR="005E7D2C" w:rsidRPr="00903DBA" w:rsidRDefault="005E7D2C" w:rsidP="005E7D2C">
      <w:pPr>
        <w:pStyle w:val="Code"/>
        <w:rPr>
          <w:highlight w:val="white"/>
        </w:rPr>
      </w:pPr>
      <w:r w:rsidRPr="00903DBA">
        <w:rPr>
          <w:highlight w:val="white"/>
        </w:rPr>
        <w:t xml:space="preserve">      m_edgeSet.Remove(edge);</w:t>
      </w:r>
    </w:p>
    <w:p w14:paraId="0CDDA776" w14:textId="77777777" w:rsidR="005E7D2C" w:rsidRPr="00903DBA" w:rsidRDefault="005E7D2C" w:rsidP="005E7D2C">
      <w:pPr>
        <w:pStyle w:val="Code"/>
        <w:rPr>
          <w:highlight w:val="white"/>
        </w:rPr>
      </w:pPr>
      <w:r w:rsidRPr="00903DBA">
        <w:rPr>
          <w:highlight w:val="white"/>
        </w:rPr>
        <w:t xml:space="preserve">    }</w:t>
      </w:r>
    </w:p>
    <w:p w14:paraId="2E6E0600" w14:textId="77777777" w:rsidR="005E7D2C" w:rsidRPr="00903DBA" w:rsidRDefault="005E7D2C" w:rsidP="005E7D2C">
      <w:pPr>
        <w:pStyle w:val="Rubrik3"/>
      </w:pPr>
      <w:bookmarkStart w:id="562" w:name="_Toc57656177"/>
      <w:r w:rsidRPr="00903DBA">
        <w:t>Graph Partition</w:t>
      </w:r>
      <w:bookmarkEnd w:id="562"/>
    </w:p>
    <w:p w14:paraId="4DE90750" w14:textId="77777777" w:rsidR="005E7D2C" w:rsidRPr="00903DBA" w:rsidRDefault="005E7D2C" w:rsidP="005E7D2C">
      <w:r w:rsidRPr="00903DBA">
        <w:t xml:space="preserve">The method </w:t>
      </w:r>
      <w:r w:rsidRPr="00903DBA">
        <w:rPr>
          <w:rStyle w:val="CodeInText"/>
        </w:rPr>
        <w:t>partitionate</w:t>
      </w:r>
      <w:r w:rsidRPr="00903DBA">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903DBA" w:rsidRDefault="005E7D2C" w:rsidP="005E7D2C">
      <w:pPr>
        <w:pStyle w:val="Code"/>
        <w:rPr>
          <w:highlight w:val="white"/>
        </w:rPr>
      </w:pPr>
      <w:r w:rsidRPr="00903DBA">
        <w:rPr>
          <w:highlight w:val="white"/>
        </w:rPr>
        <w:t xml:space="preserve">    public ISet&lt;Graph&lt;VertexType&gt;&gt; Split() {</w:t>
      </w:r>
    </w:p>
    <w:p w14:paraId="15118A73" w14:textId="77777777" w:rsidR="005E7D2C" w:rsidRPr="00903DBA" w:rsidRDefault="005E7D2C" w:rsidP="005E7D2C">
      <w:pPr>
        <w:pStyle w:val="Code"/>
        <w:rPr>
          <w:highlight w:val="white"/>
        </w:rPr>
      </w:pPr>
      <w:r w:rsidRPr="00903DBA">
        <w:rPr>
          <w:highlight w:val="white"/>
        </w:rPr>
        <w:t xml:space="preserve">      ISet&lt;ISet&lt;VertexType&gt;&gt; subgraphSet = new HashSet&lt;ISet&lt;VertexType&gt;&gt;();</w:t>
      </w:r>
    </w:p>
    <w:p w14:paraId="5CF92987" w14:textId="77777777" w:rsidR="005E7D2C" w:rsidRPr="00903DBA" w:rsidRDefault="005E7D2C" w:rsidP="005E7D2C">
      <w:pPr>
        <w:pStyle w:val="Code"/>
        <w:rPr>
          <w:highlight w:val="white"/>
        </w:rPr>
      </w:pPr>
    </w:p>
    <w:p w14:paraId="5DBB1262" w14:textId="77777777" w:rsidR="005E7D2C" w:rsidRPr="00903DBA" w:rsidRDefault="005E7D2C" w:rsidP="005E7D2C">
      <w:pPr>
        <w:pStyle w:val="Code"/>
        <w:rPr>
          <w:highlight w:val="white"/>
        </w:rPr>
      </w:pPr>
      <w:r w:rsidRPr="00903DBA">
        <w:rPr>
          <w:highlight w:val="white"/>
        </w:rPr>
        <w:t xml:space="preserve">      foreach (VertexType vertex in m_vertexSet) {</w:t>
      </w:r>
    </w:p>
    <w:p w14:paraId="6CBD1A7B" w14:textId="77777777" w:rsidR="005E7D2C" w:rsidRPr="00903DBA" w:rsidRDefault="005E7D2C" w:rsidP="005E7D2C">
      <w:pPr>
        <w:pStyle w:val="Code"/>
        <w:rPr>
          <w:highlight w:val="white"/>
        </w:rPr>
      </w:pPr>
      <w:r w:rsidRPr="00903DBA">
        <w:rPr>
          <w:highlight w:val="white"/>
        </w:rPr>
        <w:t xml:space="preserve">        ISet&lt;VertexType&gt; vertexSet = new HashSet&lt;VertexType&gt;();</w:t>
      </w:r>
    </w:p>
    <w:p w14:paraId="2DADDB91" w14:textId="77777777" w:rsidR="005E7D2C" w:rsidRPr="00903DBA" w:rsidRDefault="005E7D2C" w:rsidP="005E7D2C">
      <w:pPr>
        <w:pStyle w:val="Code"/>
        <w:rPr>
          <w:highlight w:val="white"/>
        </w:rPr>
      </w:pPr>
      <w:r w:rsidRPr="00903DBA">
        <w:rPr>
          <w:highlight w:val="white"/>
        </w:rPr>
        <w:t xml:space="preserve">        DeepSearch(vertex, vertexSet);</w:t>
      </w:r>
    </w:p>
    <w:p w14:paraId="01CD1F53" w14:textId="77777777" w:rsidR="005E7D2C" w:rsidRPr="00903DBA" w:rsidRDefault="005E7D2C" w:rsidP="005E7D2C">
      <w:pPr>
        <w:pStyle w:val="Code"/>
        <w:rPr>
          <w:highlight w:val="white"/>
        </w:rPr>
      </w:pPr>
      <w:r w:rsidRPr="00903DBA">
        <w:rPr>
          <w:highlight w:val="white"/>
        </w:rPr>
        <w:t xml:space="preserve">        subgraphSet.Add(vertexSet);</w:t>
      </w:r>
    </w:p>
    <w:p w14:paraId="353757DE" w14:textId="77777777" w:rsidR="005E7D2C" w:rsidRPr="00903DBA" w:rsidRDefault="005E7D2C" w:rsidP="005E7D2C">
      <w:pPr>
        <w:pStyle w:val="Code"/>
        <w:rPr>
          <w:highlight w:val="white"/>
        </w:rPr>
      </w:pPr>
      <w:r w:rsidRPr="00903DBA">
        <w:rPr>
          <w:highlight w:val="white"/>
        </w:rPr>
        <w:t xml:space="preserve">      }</w:t>
      </w:r>
    </w:p>
    <w:p w14:paraId="2732B9A4" w14:textId="77777777" w:rsidR="005E7D2C" w:rsidRPr="00903DBA" w:rsidRDefault="005E7D2C" w:rsidP="005E7D2C">
      <w:pPr>
        <w:pStyle w:val="Code"/>
        <w:rPr>
          <w:highlight w:val="white"/>
        </w:rPr>
      </w:pPr>
    </w:p>
    <w:p w14:paraId="600898D3" w14:textId="77777777" w:rsidR="005E7D2C" w:rsidRPr="00903DBA" w:rsidRDefault="005E7D2C" w:rsidP="005E7D2C">
      <w:pPr>
        <w:pStyle w:val="Code"/>
        <w:rPr>
          <w:highlight w:val="white"/>
        </w:rPr>
      </w:pPr>
      <w:r w:rsidRPr="00903DBA">
        <w:rPr>
          <w:highlight w:val="white"/>
        </w:rPr>
        <w:t xml:space="preserve">      ISet&lt;Graph&lt;VertexType&gt;&gt; graphSet = new HashSet&lt;Graph&lt;VertexType&gt;&gt;();</w:t>
      </w:r>
    </w:p>
    <w:p w14:paraId="44DBC519" w14:textId="77777777" w:rsidR="005E7D2C" w:rsidRPr="00903DBA" w:rsidRDefault="005E7D2C" w:rsidP="005E7D2C">
      <w:pPr>
        <w:pStyle w:val="Code"/>
        <w:rPr>
          <w:highlight w:val="white"/>
        </w:rPr>
      </w:pPr>
      <w:r w:rsidRPr="00903DBA">
        <w:rPr>
          <w:highlight w:val="white"/>
        </w:rPr>
        <w:t xml:space="preserve">      foreach (ISet&lt;VertexType&gt; vertexSet in subgraphSet) {</w:t>
      </w:r>
    </w:p>
    <w:p w14:paraId="3E251FE2" w14:textId="77777777" w:rsidR="005E7D2C" w:rsidRPr="00903DBA" w:rsidRDefault="005E7D2C" w:rsidP="005E7D2C">
      <w:pPr>
        <w:pStyle w:val="Code"/>
        <w:rPr>
          <w:highlight w:val="white"/>
        </w:rPr>
      </w:pPr>
      <w:r w:rsidRPr="00903DBA">
        <w:rPr>
          <w:highlight w:val="white"/>
        </w:rPr>
        <w:t xml:space="preserve">        graphSet.Add(InducedSubGraph(vertexSet));</w:t>
      </w:r>
    </w:p>
    <w:p w14:paraId="3144E5BD" w14:textId="77777777" w:rsidR="005E7D2C" w:rsidRPr="00903DBA" w:rsidRDefault="005E7D2C" w:rsidP="005E7D2C">
      <w:pPr>
        <w:pStyle w:val="Code"/>
        <w:rPr>
          <w:highlight w:val="white"/>
        </w:rPr>
      </w:pPr>
      <w:r w:rsidRPr="00903DBA">
        <w:rPr>
          <w:highlight w:val="white"/>
        </w:rPr>
        <w:t xml:space="preserve">      }</w:t>
      </w:r>
    </w:p>
    <w:p w14:paraId="3B2E45D3" w14:textId="77777777" w:rsidR="005E7D2C" w:rsidRPr="00903DBA" w:rsidRDefault="005E7D2C" w:rsidP="005E7D2C">
      <w:pPr>
        <w:pStyle w:val="Code"/>
        <w:rPr>
          <w:highlight w:val="white"/>
        </w:rPr>
      </w:pPr>
    </w:p>
    <w:p w14:paraId="79397209" w14:textId="77777777" w:rsidR="005E7D2C" w:rsidRPr="00903DBA" w:rsidRDefault="005E7D2C" w:rsidP="005E7D2C">
      <w:pPr>
        <w:pStyle w:val="Code"/>
        <w:rPr>
          <w:highlight w:val="white"/>
        </w:rPr>
      </w:pPr>
      <w:r w:rsidRPr="00903DBA">
        <w:rPr>
          <w:highlight w:val="white"/>
        </w:rPr>
        <w:t xml:space="preserve">      return graphSet;</w:t>
      </w:r>
    </w:p>
    <w:p w14:paraId="2BD8C0ED" w14:textId="77777777" w:rsidR="005E7D2C" w:rsidRPr="00903DBA" w:rsidRDefault="005E7D2C" w:rsidP="005E7D2C">
      <w:pPr>
        <w:pStyle w:val="Code"/>
        <w:rPr>
          <w:highlight w:val="white"/>
        </w:rPr>
      </w:pPr>
      <w:r w:rsidRPr="00903DBA">
        <w:rPr>
          <w:highlight w:val="white"/>
        </w:rPr>
        <w:t xml:space="preserve">    }</w:t>
      </w:r>
    </w:p>
    <w:p w14:paraId="356E0F1A" w14:textId="77777777" w:rsidR="005E7D2C" w:rsidRPr="00903DBA" w:rsidRDefault="005E7D2C" w:rsidP="005E7D2C">
      <w:r w:rsidRPr="00903DBA">
        <w:t xml:space="preserve">The </w:t>
      </w:r>
      <w:r w:rsidRPr="00903DBA">
        <w:rPr>
          <w:rStyle w:val="CodeInText"/>
        </w:rPr>
        <w:t>DeepFirstSearch</w:t>
      </w:r>
      <w:r w:rsidRPr="00903DBA">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903DBA" w:rsidRDefault="005E7D2C" w:rsidP="005E7D2C">
      <w:pPr>
        <w:pStyle w:val="Code"/>
        <w:rPr>
          <w:highlight w:val="white"/>
        </w:rPr>
      </w:pPr>
      <w:r w:rsidRPr="00903DBA">
        <w:rPr>
          <w:highlight w:val="white"/>
        </w:rPr>
        <w:t xml:space="preserve">    private void DeepSearch(VertexType vertex, ISet&lt;VertexType&gt; resultSet) {</w:t>
      </w:r>
    </w:p>
    <w:p w14:paraId="50FE57F6" w14:textId="77777777" w:rsidR="005E7D2C" w:rsidRPr="00903DBA" w:rsidRDefault="005E7D2C" w:rsidP="005E7D2C">
      <w:pPr>
        <w:pStyle w:val="Code"/>
        <w:rPr>
          <w:highlight w:val="white"/>
        </w:rPr>
      </w:pPr>
      <w:r w:rsidRPr="00903DBA">
        <w:rPr>
          <w:highlight w:val="white"/>
        </w:rPr>
        <w:t xml:space="preserve">      if (!resultSet.Contains(vertex)) {</w:t>
      </w:r>
    </w:p>
    <w:p w14:paraId="48814924" w14:textId="77777777" w:rsidR="005E7D2C" w:rsidRPr="00903DBA" w:rsidRDefault="005E7D2C" w:rsidP="005E7D2C">
      <w:pPr>
        <w:pStyle w:val="Code"/>
        <w:rPr>
          <w:highlight w:val="white"/>
        </w:rPr>
      </w:pPr>
      <w:r w:rsidRPr="00903DBA">
        <w:rPr>
          <w:highlight w:val="white"/>
        </w:rPr>
        <w:t xml:space="preserve">        resultSet.Add(vertex);</w:t>
      </w:r>
    </w:p>
    <w:p w14:paraId="22DFBC94" w14:textId="77777777" w:rsidR="005E7D2C" w:rsidRPr="00903DBA" w:rsidRDefault="005E7D2C" w:rsidP="005E7D2C">
      <w:pPr>
        <w:pStyle w:val="Code"/>
        <w:rPr>
          <w:highlight w:val="white"/>
        </w:rPr>
      </w:pPr>
      <w:r w:rsidRPr="00903DBA">
        <w:rPr>
          <w:highlight w:val="white"/>
        </w:rPr>
        <w:t xml:space="preserve">        ISet&lt;VertexType&gt; neighbourSet = GetNeighbourSet(vertex);</w:t>
      </w:r>
    </w:p>
    <w:p w14:paraId="7C522CB7" w14:textId="77777777" w:rsidR="005E7D2C" w:rsidRPr="00903DBA" w:rsidRDefault="005E7D2C" w:rsidP="005E7D2C">
      <w:pPr>
        <w:pStyle w:val="Code"/>
        <w:rPr>
          <w:highlight w:val="white"/>
        </w:rPr>
      </w:pPr>
      <w:r w:rsidRPr="00903DBA">
        <w:rPr>
          <w:highlight w:val="white"/>
        </w:rPr>
        <w:t xml:space="preserve">        </w:t>
      </w:r>
    </w:p>
    <w:p w14:paraId="778A5619" w14:textId="77777777" w:rsidR="005E7D2C" w:rsidRPr="00903DBA" w:rsidRDefault="005E7D2C" w:rsidP="005E7D2C">
      <w:pPr>
        <w:pStyle w:val="Code"/>
        <w:rPr>
          <w:highlight w:val="white"/>
        </w:rPr>
      </w:pPr>
      <w:r w:rsidRPr="00903DBA">
        <w:rPr>
          <w:highlight w:val="white"/>
        </w:rPr>
        <w:t xml:space="preserve">        foreach (VertexType neighbour in neighbourSet) {</w:t>
      </w:r>
    </w:p>
    <w:p w14:paraId="1115F366" w14:textId="77777777" w:rsidR="005E7D2C" w:rsidRPr="00903DBA" w:rsidRDefault="005E7D2C" w:rsidP="005E7D2C">
      <w:pPr>
        <w:pStyle w:val="Code"/>
        <w:rPr>
          <w:highlight w:val="white"/>
        </w:rPr>
      </w:pPr>
      <w:r w:rsidRPr="00903DBA">
        <w:rPr>
          <w:highlight w:val="white"/>
        </w:rPr>
        <w:t xml:space="preserve">          DeepSearch(neighbour, resultSet);</w:t>
      </w:r>
    </w:p>
    <w:p w14:paraId="12273C57" w14:textId="77777777" w:rsidR="005E7D2C" w:rsidRPr="00903DBA" w:rsidRDefault="005E7D2C" w:rsidP="005E7D2C">
      <w:pPr>
        <w:pStyle w:val="Code"/>
        <w:rPr>
          <w:highlight w:val="white"/>
        </w:rPr>
      </w:pPr>
      <w:r w:rsidRPr="00903DBA">
        <w:rPr>
          <w:highlight w:val="white"/>
        </w:rPr>
        <w:t xml:space="preserve">        }</w:t>
      </w:r>
    </w:p>
    <w:p w14:paraId="0642967F" w14:textId="77777777" w:rsidR="005E7D2C" w:rsidRPr="00903DBA" w:rsidRDefault="005E7D2C" w:rsidP="005E7D2C">
      <w:pPr>
        <w:pStyle w:val="Code"/>
        <w:rPr>
          <w:highlight w:val="white"/>
        </w:rPr>
      </w:pPr>
      <w:r w:rsidRPr="00903DBA">
        <w:rPr>
          <w:highlight w:val="white"/>
        </w:rPr>
        <w:t xml:space="preserve">      }</w:t>
      </w:r>
    </w:p>
    <w:p w14:paraId="43944527" w14:textId="77777777" w:rsidR="005E7D2C" w:rsidRPr="00903DBA" w:rsidRDefault="005E7D2C" w:rsidP="005E7D2C">
      <w:pPr>
        <w:pStyle w:val="Code"/>
        <w:rPr>
          <w:highlight w:val="white"/>
        </w:rPr>
      </w:pPr>
      <w:r w:rsidRPr="00903DBA">
        <w:rPr>
          <w:highlight w:val="white"/>
        </w:rPr>
        <w:t xml:space="preserve">    }</w:t>
      </w:r>
    </w:p>
    <w:p w14:paraId="2A2DB9CB" w14:textId="77777777" w:rsidR="005E7D2C" w:rsidRPr="00903DBA" w:rsidRDefault="005E7D2C" w:rsidP="005E7D2C">
      <w:r w:rsidRPr="00903DBA">
        <w:t xml:space="preserve">The </w:t>
      </w:r>
      <w:r w:rsidRPr="00903DBA">
        <w:rPr>
          <w:rStyle w:val="CodeInText"/>
        </w:rPr>
        <w:t>generateSubGraph</w:t>
      </w:r>
      <w:r w:rsidRPr="00903DBA">
        <w:t xml:space="preserve"> method goes through the edge set and add all edges which both end vertices are members of the vertex set.</w:t>
      </w:r>
    </w:p>
    <w:p w14:paraId="373D654E" w14:textId="77777777" w:rsidR="005E7D2C" w:rsidRPr="00903DBA" w:rsidRDefault="005E7D2C" w:rsidP="005E7D2C">
      <w:pPr>
        <w:pStyle w:val="Code"/>
        <w:rPr>
          <w:highlight w:val="white"/>
        </w:rPr>
      </w:pPr>
      <w:r w:rsidRPr="00903DBA">
        <w:rPr>
          <w:highlight w:val="white"/>
        </w:rPr>
        <w:t xml:space="preserve">    private Graph&lt;VertexType&gt; InducedSubGraph(ISet&lt;VertexType&gt; vertexSet) {</w:t>
      </w:r>
    </w:p>
    <w:p w14:paraId="496442E4" w14:textId="073D0BD2"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resultEdgeSet =</w:t>
      </w:r>
    </w:p>
    <w:p w14:paraId="266711B3" w14:textId="7E456BA1"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w:t>
      </w:r>
    </w:p>
    <w:p w14:paraId="5B1ED6F1" w14:textId="77777777" w:rsidR="005E7D2C" w:rsidRPr="00903DBA" w:rsidRDefault="005E7D2C" w:rsidP="005E7D2C">
      <w:pPr>
        <w:pStyle w:val="Code"/>
        <w:rPr>
          <w:highlight w:val="white"/>
        </w:rPr>
      </w:pPr>
      <w:r w:rsidRPr="00903DBA">
        <w:rPr>
          <w:highlight w:val="white"/>
        </w:rPr>
        <w:t xml:space="preserve">   </w:t>
      </w:r>
    </w:p>
    <w:p w14:paraId="4928D05D" w14:textId="33BBBCDC"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3DCE6071" w14:textId="77777777" w:rsidR="005E7D2C" w:rsidRPr="00903DBA" w:rsidRDefault="005E7D2C" w:rsidP="005E7D2C">
      <w:pPr>
        <w:pStyle w:val="Code"/>
        <w:rPr>
          <w:highlight w:val="white"/>
        </w:rPr>
      </w:pPr>
      <w:r w:rsidRPr="00903DBA">
        <w:rPr>
          <w:highlight w:val="white"/>
        </w:rPr>
        <w:t xml:space="preserve">        if (vertexSet.Contains(edge.First) &amp;&amp;</w:t>
      </w:r>
    </w:p>
    <w:p w14:paraId="3156B508" w14:textId="77777777" w:rsidR="005E7D2C" w:rsidRPr="00903DBA" w:rsidRDefault="005E7D2C" w:rsidP="005E7D2C">
      <w:pPr>
        <w:pStyle w:val="Code"/>
        <w:rPr>
          <w:highlight w:val="white"/>
        </w:rPr>
      </w:pPr>
      <w:r w:rsidRPr="00903DBA">
        <w:rPr>
          <w:highlight w:val="white"/>
        </w:rPr>
        <w:t xml:space="preserve">            vertexSet.Contains(edge.Second)) {</w:t>
      </w:r>
    </w:p>
    <w:p w14:paraId="666BAF8C" w14:textId="77777777" w:rsidR="005E7D2C" w:rsidRPr="00903DBA" w:rsidRDefault="005E7D2C" w:rsidP="005E7D2C">
      <w:pPr>
        <w:pStyle w:val="Code"/>
        <w:rPr>
          <w:highlight w:val="white"/>
        </w:rPr>
      </w:pPr>
      <w:r w:rsidRPr="00903DBA">
        <w:rPr>
          <w:highlight w:val="white"/>
        </w:rPr>
        <w:t xml:space="preserve">          resultEdgeSet.Add(edge);</w:t>
      </w:r>
    </w:p>
    <w:p w14:paraId="4C3A7E2D" w14:textId="77777777" w:rsidR="005E7D2C" w:rsidRPr="00903DBA" w:rsidRDefault="005E7D2C" w:rsidP="005E7D2C">
      <w:pPr>
        <w:pStyle w:val="Code"/>
        <w:rPr>
          <w:highlight w:val="white"/>
        </w:rPr>
      </w:pPr>
      <w:r w:rsidRPr="00903DBA">
        <w:rPr>
          <w:highlight w:val="white"/>
        </w:rPr>
        <w:t xml:space="preserve">        }</w:t>
      </w:r>
    </w:p>
    <w:p w14:paraId="7B0768E6" w14:textId="77777777" w:rsidR="005E7D2C" w:rsidRPr="00903DBA" w:rsidRDefault="005E7D2C" w:rsidP="005E7D2C">
      <w:pPr>
        <w:pStyle w:val="Code"/>
        <w:rPr>
          <w:highlight w:val="white"/>
        </w:rPr>
      </w:pPr>
      <w:r w:rsidRPr="00903DBA">
        <w:rPr>
          <w:highlight w:val="white"/>
        </w:rPr>
        <w:t xml:space="preserve">      }</w:t>
      </w:r>
    </w:p>
    <w:p w14:paraId="6650369D" w14:textId="77777777" w:rsidR="005E7D2C" w:rsidRPr="00903DBA" w:rsidRDefault="005E7D2C" w:rsidP="005E7D2C">
      <w:pPr>
        <w:pStyle w:val="Code"/>
        <w:rPr>
          <w:highlight w:val="white"/>
        </w:rPr>
      </w:pPr>
      <w:r w:rsidRPr="00903DBA">
        <w:rPr>
          <w:highlight w:val="white"/>
        </w:rPr>
        <w:t xml:space="preserve">   </w:t>
      </w:r>
    </w:p>
    <w:p w14:paraId="2E4C1701" w14:textId="77777777" w:rsidR="005E7D2C" w:rsidRPr="00903DBA" w:rsidRDefault="005E7D2C" w:rsidP="005E7D2C">
      <w:pPr>
        <w:pStyle w:val="Code"/>
        <w:rPr>
          <w:highlight w:val="white"/>
        </w:rPr>
      </w:pPr>
      <w:r w:rsidRPr="00903DBA">
        <w:rPr>
          <w:highlight w:val="white"/>
        </w:rPr>
        <w:t xml:space="preserve">      return (new Graph&lt;VertexType&gt;(vertexSet, resultEdgeSet));</w:t>
      </w:r>
    </w:p>
    <w:p w14:paraId="381B3F68" w14:textId="77777777" w:rsidR="005E7D2C" w:rsidRPr="00903DBA" w:rsidRDefault="005E7D2C" w:rsidP="005E7D2C">
      <w:pPr>
        <w:pStyle w:val="Code"/>
        <w:rPr>
          <w:highlight w:val="white"/>
        </w:rPr>
      </w:pPr>
      <w:r w:rsidRPr="00903DBA">
        <w:rPr>
          <w:highlight w:val="white"/>
        </w:rPr>
        <w:t xml:space="preserve">    } </w:t>
      </w:r>
    </w:p>
    <w:p w14:paraId="085C3B8C" w14:textId="77777777" w:rsidR="005E7D2C" w:rsidRPr="00903DBA" w:rsidRDefault="005E7D2C" w:rsidP="005E7D2C">
      <w:pPr>
        <w:pStyle w:val="Code"/>
        <w:rPr>
          <w:highlight w:val="white"/>
        </w:rPr>
      </w:pPr>
      <w:r w:rsidRPr="00903DBA">
        <w:rPr>
          <w:highlight w:val="white"/>
        </w:rPr>
        <w:t xml:space="preserve">  }</w:t>
      </w:r>
    </w:p>
    <w:p w14:paraId="55651744" w14:textId="77777777" w:rsidR="005E7D2C" w:rsidRPr="00903DBA" w:rsidRDefault="005E7D2C" w:rsidP="005E7D2C">
      <w:pPr>
        <w:pStyle w:val="Code"/>
      </w:pPr>
      <w:r w:rsidRPr="00903DBA">
        <w:rPr>
          <w:highlight w:val="white"/>
        </w:rPr>
        <w:t>}</w:t>
      </w:r>
    </w:p>
    <w:p w14:paraId="5260FC32" w14:textId="77777777" w:rsidR="00845EA9" w:rsidRPr="00903DBA" w:rsidRDefault="00845EA9" w:rsidP="00845EA9">
      <w:pPr>
        <w:pStyle w:val="Appendix"/>
        <w:tabs>
          <w:tab w:val="clear" w:pos="360"/>
          <w:tab w:val="left" w:pos="1304"/>
        </w:tabs>
        <w:ind w:left="720" w:hanging="360"/>
        <w:rPr>
          <w:lang w:val="en-US"/>
        </w:rPr>
      </w:pPr>
      <w:bookmarkStart w:id="563" w:name="_Toc32312748"/>
      <w:bookmarkStart w:id="564" w:name="_Toc128724229"/>
      <w:bookmarkStart w:id="565" w:name="_Toc323656800"/>
      <w:bookmarkStart w:id="566" w:name="_Toc324085682"/>
      <w:bookmarkStart w:id="567" w:name="_Ref324113434"/>
      <w:bookmarkStart w:id="568" w:name="_Toc324680324"/>
      <w:bookmarkStart w:id="569" w:name="_Toc57656178"/>
      <w:bookmarkStart w:id="570" w:name="_Ref57658095"/>
      <w:r w:rsidRPr="00903DBA">
        <w:rPr>
          <w:lang w:val="en-US"/>
        </w:rPr>
        <w:t>The ASCII Table</w:t>
      </w:r>
      <w:bookmarkEnd w:id="563"/>
      <w:bookmarkEnd w:id="564"/>
      <w:bookmarkEnd w:id="565"/>
      <w:bookmarkEnd w:id="566"/>
      <w:bookmarkEnd w:id="567"/>
      <w:bookmarkEnd w:id="568"/>
      <w:bookmarkEnd w:id="569"/>
      <w:bookmarkEnd w:id="570"/>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903DBA"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903DBA" w:rsidRDefault="00845EA9">
            <w:pPr>
              <w:spacing w:line="256" w:lineRule="auto"/>
              <w:rPr>
                <w:snapToGrid w:val="0"/>
              </w:rPr>
            </w:pPr>
            <w:r w:rsidRPr="00903DBA">
              <w:rPr>
                <w:snapToGrid w:val="0"/>
              </w:rPr>
              <w:t>0</w:t>
            </w:r>
          </w:p>
        </w:tc>
        <w:tc>
          <w:tcPr>
            <w:tcW w:w="1035" w:type="dxa"/>
            <w:tcBorders>
              <w:top w:val="single" w:sz="6" w:space="0" w:color="auto"/>
              <w:left w:val="nil"/>
              <w:bottom w:val="nil"/>
              <w:right w:val="single" w:sz="6" w:space="0" w:color="auto"/>
            </w:tcBorders>
            <w:hideMark/>
          </w:tcPr>
          <w:p w14:paraId="42D26A9D" w14:textId="77777777" w:rsidR="00845EA9" w:rsidRPr="00903DBA" w:rsidRDefault="00845EA9">
            <w:pPr>
              <w:spacing w:line="256" w:lineRule="auto"/>
              <w:rPr>
                <w:i/>
                <w:snapToGrid w:val="0"/>
              </w:rPr>
            </w:pPr>
            <w:r w:rsidRPr="00903DBA">
              <w:rPr>
                <w:i/>
                <w:snapToGrid w:val="0"/>
              </w:rPr>
              <w:t>nul \0</w:t>
            </w:r>
          </w:p>
        </w:tc>
        <w:tc>
          <w:tcPr>
            <w:tcW w:w="1034" w:type="dxa"/>
            <w:tcBorders>
              <w:top w:val="single" w:sz="6" w:space="0" w:color="auto"/>
              <w:left w:val="single" w:sz="6" w:space="0" w:color="auto"/>
              <w:bottom w:val="nil"/>
              <w:right w:val="nil"/>
            </w:tcBorders>
            <w:hideMark/>
          </w:tcPr>
          <w:p w14:paraId="1D50DB89" w14:textId="77777777" w:rsidR="00845EA9" w:rsidRPr="00903DBA" w:rsidRDefault="00845EA9">
            <w:pPr>
              <w:spacing w:line="256" w:lineRule="auto"/>
              <w:rPr>
                <w:snapToGrid w:val="0"/>
              </w:rPr>
            </w:pPr>
            <w:r w:rsidRPr="00903DBA">
              <w:rPr>
                <w:snapToGrid w:val="0"/>
              </w:rPr>
              <w:t>32</w:t>
            </w:r>
          </w:p>
        </w:tc>
        <w:tc>
          <w:tcPr>
            <w:tcW w:w="1035" w:type="dxa"/>
            <w:tcBorders>
              <w:top w:val="single" w:sz="6" w:space="0" w:color="auto"/>
              <w:left w:val="nil"/>
              <w:bottom w:val="nil"/>
              <w:right w:val="single" w:sz="6" w:space="0" w:color="auto"/>
            </w:tcBorders>
            <w:hideMark/>
          </w:tcPr>
          <w:p w14:paraId="4202C9B9" w14:textId="77777777" w:rsidR="00845EA9" w:rsidRPr="00903DBA" w:rsidRDefault="00845EA9">
            <w:pPr>
              <w:spacing w:line="256" w:lineRule="auto"/>
              <w:rPr>
                <w:i/>
                <w:snapToGrid w:val="0"/>
              </w:rPr>
            </w:pPr>
            <w:r w:rsidRPr="00903DBA">
              <w:rPr>
                <w:i/>
                <w:snapToGrid w:val="0"/>
              </w:rPr>
              <w:t>blank</w:t>
            </w:r>
          </w:p>
        </w:tc>
        <w:tc>
          <w:tcPr>
            <w:tcW w:w="1034" w:type="dxa"/>
            <w:tcBorders>
              <w:top w:val="single" w:sz="6" w:space="0" w:color="auto"/>
              <w:left w:val="single" w:sz="6" w:space="0" w:color="auto"/>
              <w:bottom w:val="nil"/>
              <w:right w:val="nil"/>
            </w:tcBorders>
            <w:hideMark/>
          </w:tcPr>
          <w:p w14:paraId="00018578" w14:textId="77777777" w:rsidR="00845EA9" w:rsidRPr="00903DBA" w:rsidRDefault="00845EA9">
            <w:pPr>
              <w:spacing w:line="256" w:lineRule="auto"/>
              <w:rPr>
                <w:snapToGrid w:val="0"/>
              </w:rPr>
            </w:pPr>
            <w:r w:rsidRPr="00903DBA">
              <w:rPr>
                <w:snapToGrid w:val="0"/>
              </w:rPr>
              <w:t>64</w:t>
            </w:r>
          </w:p>
        </w:tc>
        <w:tc>
          <w:tcPr>
            <w:tcW w:w="1034" w:type="dxa"/>
            <w:tcBorders>
              <w:top w:val="single" w:sz="6" w:space="0" w:color="auto"/>
              <w:left w:val="nil"/>
              <w:bottom w:val="nil"/>
              <w:right w:val="single" w:sz="6" w:space="0" w:color="auto"/>
            </w:tcBorders>
            <w:hideMark/>
          </w:tcPr>
          <w:p w14:paraId="5569F61A" w14:textId="77777777" w:rsidR="00845EA9" w:rsidRPr="00903DBA" w:rsidRDefault="00845EA9">
            <w:pPr>
              <w:spacing w:line="256" w:lineRule="auto"/>
              <w:rPr>
                <w:snapToGrid w:val="0"/>
              </w:rPr>
            </w:pPr>
            <w:r w:rsidRPr="00903DBA">
              <w:rPr>
                <w:snapToGrid w:val="0"/>
              </w:rPr>
              <w:t>@ É</w:t>
            </w:r>
          </w:p>
        </w:tc>
        <w:tc>
          <w:tcPr>
            <w:tcW w:w="1035" w:type="dxa"/>
            <w:tcBorders>
              <w:top w:val="single" w:sz="6" w:space="0" w:color="auto"/>
              <w:left w:val="single" w:sz="6" w:space="0" w:color="auto"/>
              <w:bottom w:val="nil"/>
              <w:right w:val="nil"/>
            </w:tcBorders>
            <w:hideMark/>
          </w:tcPr>
          <w:p w14:paraId="5D133569" w14:textId="77777777" w:rsidR="00845EA9" w:rsidRPr="00903DBA" w:rsidRDefault="00845EA9">
            <w:pPr>
              <w:spacing w:line="256" w:lineRule="auto"/>
              <w:rPr>
                <w:snapToGrid w:val="0"/>
              </w:rPr>
            </w:pPr>
            <w:r w:rsidRPr="00903DBA">
              <w:rPr>
                <w:snapToGrid w:val="0"/>
              </w:rPr>
              <w:t>96</w:t>
            </w:r>
          </w:p>
        </w:tc>
        <w:tc>
          <w:tcPr>
            <w:tcW w:w="1034" w:type="dxa"/>
            <w:tcBorders>
              <w:top w:val="single" w:sz="6" w:space="0" w:color="auto"/>
              <w:left w:val="nil"/>
              <w:bottom w:val="nil"/>
              <w:right w:val="single" w:sz="6" w:space="0" w:color="auto"/>
            </w:tcBorders>
            <w:hideMark/>
          </w:tcPr>
          <w:p w14:paraId="44F4EF69" w14:textId="77777777" w:rsidR="00845EA9" w:rsidRPr="00903DBA" w:rsidRDefault="00845EA9">
            <w:pPr>
              <w:spacing w:line="256" w:lineRule="auto"/>
              <w:rPr>
                <w:snapToGrid w:val="0"/>
              </w:rPr>
            </w:pPr>
            <w:r w:rsidRPr="00903DBA">
              <w:rPr>
                <w:snapToGrid w:val="0"/>
              </w:rPr>
              <w:t>` é</w:t>
            </w:r>
          </w:p>
        </w:tc>
      </w:tr>
      <w:tr w:rsidR="00845EA9" w:rsidRPr="00903DBA"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903DBA" w:rsidRDefault="00845EA9">
            <w:pPr>
              <w:spacing w:line="256" w:lineRule="auto"/>
              <w:rPr>
                <w:snapToGrid w:val="0"/>
              </w:rPr>
            </w:pPr>
            <w:r w:rsidRPr="00903DBA">
              <w:rPr>
                <w:snapToGrid w:val="0"/>
              </w:rPr>
              <w:t>1</w:t>
            </w:r>
          </w:p>
        </w:tc>
        <w:tc>
          <w:tcPr>
            <w:tcW w:w="1035" w:type="dxa"/>
            <w:hideMark/>
          </w:tcPr>
          <w:p w14:paraId="2BCC70A0"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5D0978E0" w14:textId="77777777" w:rsidR="00845EA9" w:rsidRPr="00903DBA" w:rsidRDefault="00845EA9">
            <w:pPr>
              <w:spacing w:line="256" w:lineRule="auto"/>
              <w:rPr>
                <w:snapToGrid w:val="0"/>
                <w:color w:val="000000"/>
                <w:sz w:val="16"/>
              </w:rPr>
            </w:pPr>
            <w:r w:rsidRPr="00903DBA">
              <w:rPr>
                <w:snapToGrid w:val="0"/>
              </w:rPr>
              <w:t>33</w:t>
            </w:r>
          </w:p>
        </w:tc>
        <w:tc>
          <w:tcPr>
            <w:tcW w:w="1035" w:type="dxa"/>
            <w:hideMark/>
          </w:tcPr>
          <w:p w14:paraId="4F6EFF8B"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704E4CFD" w14:textId="77777777" w:rsidR="00845EA9" w:rsidRPr="00903DBA" w:rsidRDefault="00845EA9">
            <w:pPr>
              <w:spacing w:line="256" w:lineRule="auto"/>
              <w:rPr>
                <w:snapToGrid w:val="0"/>
                <w:color w:val="000000"/>
                <w:sz w:val="16"/>
              </w:rPr>
            </w:pPr>
            <w:r w:rsidRPr="00903DBA">
              <w:rPr>
                <w:snapToGrid w:val="0"/>
              </w:rPr>
              <w:t>65</w:t>
            </w:r>
          </w:p>
        </w:tc>
        <w:tc>
          <w:tcPr>
            <w:tcW w:w="1034" w:type="dxa"/>
            <w:hideMark/>
          </w:tcPr>
          <w:p w14:paraId="06EC696B" w14:textId="77777777" w:rsidR="00845EA9" w:rsidRPr="00903DBA" w:rsidRDefault="00845EA9">
            <w:pPr>
              <w:spacing w:line="256" w:lineRule="auto"/>
              <w:rPr>
                <w:snapToGrid w:val="0"/>
                <w:color w:val="000000"/>
                <w:sz w:val="16"/>
              </w:rPr>
            </w:pPr>
            <w:r w:rsidRPr="00903DBA">
              <w:rPr>
                <w:snapToGrid w:val="0"/>
              </w:rPr>
              <w:t>A</w:t>
            </w:r>
          </w:p>
        </w:tc>
        <w:tc>
          <w:tcPr>
            <w:tcW w:w="1035" w:type="dxa"/>
            <w:tcBorders>
              <w:top w:val="nil"/>
              <w:left w:val="single" w:sz="6" w:space="0" w:color="auto"/>
              <w:bottom w:val="nil"/>
              <w:right w:val="nil"/>
            </w:tcBorders>
            <w:hideMark/>
          </w:tcPr>
          <w:p w14:paraId="3694E9BD" w14:textId="77777777" w:rsidR="00845EA9" w:rsidRPr="00903DBA" w:rsidRDefault="00845EA9">
            <w:pPr>
              <w:spacing w:line="256" w:lineRule="auto"/>
              <w:rPr>
                <w:snapToGrid w:val="0"/>
                <w:color w:val="000000"/>
                <w:sz w:val="16"/>
              </w:rPr>
            </w:pPr>
            <w:r w:rsidRPr="00903DBA">
              <w:rPr>
                <w:snapToGrid w:val="0"/>
              </w:rPr>
              <w:t>97</w:t>
            </w:r>
          </w:p>
        </w:tc>
        <w:tc>
          <w:tcPr>
            <w:tcW w:w="1034" w:type="dxa"/>
            <w:tcBorders>
              <w:top w:val="nil"/>
              <w:left w:val="nil"/>
              <w:bottom w:val="nil"/>
              <w:right w:val="single" w:sz="6" w:space="0" w:color="auto"/>
            </w:tcBorders>
            <w:hideMark/>
          </w:tcPr>
          <w:p w14:paraId="09D7D686" w14:textId="77777777" w:rsidR="00845EA9" w:rsidRPr="00903DBA" w:rsidRDefault="00845EA9">
            <w:pPr>
              <w:spacing w:line="256" w:lineRule="auto"/>
              <w:rPr>
                <w:snapToGrid w:val="0"/>
                <w:color w:val="000000"/>
                <w:sz w:val="16"/>
              </w:rPr>
            </w:pPr>
            <w:r w:rsidRPr="00903DBA">
              <w:rPr>
                <w:snapToGrid w:val="0"/>
              </w:rPr>
              <w:t>a</w:t>
            </w:r>
          </w:p>
        </w:tc>
      </w:tr>
      <w:tr w:rsidR="00845EA9" w:rsidRPr="00903DBA"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903DBA" w:rsidRDefault="00845EA9">
            <w:pPr>
              <w:spacing w:line="256" w:lineRule="auto"/>
              <w:rPr>
                <w:snapToGrid w:val="0"/>
                <w:color w:val="000000"/>
                <w:sz w:val="16"/>
              </w:rPr>
            </w:pPr>
            <w:r w:rsidRPr="00903DBA">
              <w:rPr>
                <w:snapToGrid w:val="0"/>
              </w:rPr>
              <w:t>2</w:t>
            </w:r>
          </w:p>
        </w:tc>
        <w:tc>
          <w:tcPr>
            <w:tcW w:w="1035" w:type="dxa"/>
            <w:hideMark/>
          </w:tcPr>
          <w:p w14:paraId="2C8950B0" w14:textId="77777777" w:rsidR="00845EA9" w:rsidRPr="00903DBA" w:rsidRDefault="00845EA9">
            <w:pPr>
              <w:spacing w:line="256" w:lineRule="auto"/>
              <w:rPr>
                <w:i/>
                <w:snapToGrid w:val="0"/>
                <w:color w:val="000000"/>
                <w:sz w:val="16"/>
              </w:rPr>
            </w:pPr>
            <w:r w:rsidRPr="00903DBA">
              <w:rPr>
                <w:i/>
                <w:snapToGrid w:val="0"/>
              </w:rPr>
              <w:t>stx</w:t>
            </w:r>
          </w:p>
        </w:tc>
        <w:tc>
          <w:tcPr>
            <w:tcW w:w="1034" w:type="dxa"/>
            <w:tcBorders>
              <w:top w:val="nil"/>
              <w:left w:val="single" w:sz="6" w:space="0" w:color="auto"/>
              <w:bottom w:val="nil"/>
              <w:right w:val="nil"/>
            </w:tcBorders>
            <w:hideMark/>
          </w:tcPr>
          <w:p w14:paraId="2AE935EC" w14:textId="77777777" w:rsidR="00845EA9" w:rsidRPr="00903DBA" w:rsidRDefault="00845EA9">
            <w:pPr>
              <w:spacing w:line="256" w:lineRule="auto"/>
              <w:rPr>
                <w:snapToGrid w:val="0"/>
                <w:color w:val="000000"/>
                <w:sz w:val="16"/>
              </w:rPr>
            </w:pPr>
            <w:r w:rsidRPr="00903DBA">
              <w:rPr>
                <w:snapToGrid w:val="0"/>
              </w:rPr>
              <w:t>34</w:t>
            </w:r>
          </w:p>
        </w:tc>
        <w:tc>
          <w:tcPr>
            <w:tcW w:w="1035" w:type="dxa"/>
            <w:hideMark/>
          </w:tcPr>
          <w:p w14:paraId="4FC66B3C"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0CC819" w14:textId="77777777" w:rsidR="00845EA9" w:rsidRPr="00903DBA" w:rsidRDefault="00845EA9">
            <w:pPr>
              <w:spacing w:line="256" w:lineRule="auto"/>
              <w:rPr>
                <w:snapToGrid w:val="0"/>
                <w:color w:val="000000"/>
                <w:sz w:val="16"/>
              </w:rPr>
            </w:pPr>
            <w:r w:rsidRPr="00903DBA">
              <w:rPr>
                <w:snapToGrid w:val="0"/>
              </w:rPr>
              <w:t>66</w:t>
            </w:r>
          </w:p>
        </w:tc>
        <w:tc>
          <w:tcPr>
            <w:tcW w:w="1034" w:type="dxa"/>
            <w:hideMark/>
          </w:tcPr>
          <w:p w14:paraId="27651EC1" w14:textId="77777777" w:rsidR="00845EA9" w:rsidRPr="00903DBA" w:rsidRDefault="00845EA9">
            <w:pPr>
              <w:spacing w:line="256" w:lineRule="auto"/>
              <w:rPr>
                <w:snapToGrid w:val="0"/>
                <w:color w:val="000000"/>
                <w:sz w:val="16"/>
              </w:rPr>
            </w:pPr>
            <w:r w:rsidRPr="00903DBA">
              <w:rPr>
                <w:snapToGrid w:val="0"/>
              </w:rPr>
              <w:t>B</w:t>
            </w:r>
          </w:p>
        </w:tc>
        <w:tc>
          <w:tcPr>
            <w:tcW w:w="1035" w:type="dxa"/>
            <w:tcBorders>
              <w:top w:val="nil"/>
              <w:left w:val="single" w:sz="6" w:space="0" w:color="auto"/>
              <w:bottom w:val="nil"/>
              <w:right w:val="nil"/>
            </w:tcBorders>
            <w:hideMark/>
          </w:tcPr>
          <w:p w14:paraId="6D59AA60" w14:textId="77777777" w:rsidR="00845EA9" w:rsidRPr="00903DBA" w:rsidRDefault="00845EA9">
            <w:pPr>
              <w:spacing w:line="256" w:lineRule="auto"/>
              <w:rPr>
                <w:snapToGrid w:val="0"/>
                <w:color w:val="000000"/>
                <w:sz w:val="16"/>
              </w:rPr>
            </w:pPr>
            <w:r w:rsidRPr="00903DBA">
              <w:rPr>
                <w:snapToGrid w:val="0"/>
              </w:rPr>
              <w:t>98</w:t>
            </w:r>
          </w:p>
        </w:tc>
        <w:tc>
          <w:tcPr>
            <w:tcW w:w="1034" w:type="dxa"/>
            <w:tcBorders>
              <w:top w:val="nil"/>
              <w:left w:val="nil"/>
              <w:bottom w:val="nil"/>
              <w:right w:val="single" w:sz="6" w:space="0" w:color="auto"/>
            </w:tcBorders>
            <w:hideMark/>
          </w:tcPr>
          <w:p w14:paraId="23EA2408" w14:textId="77777777" w:rsidR="00845EA9" w:rsidRPr="00903DBA" w:rsidRDefault="00845EA9">
            <w:pPr>
              <w:spacing w:line="256" w:lineRule="auto"/>
              <w:rPr>
                <w:snapToGrid w:val="0"/>
                <w:color w:val="000000"/>
                <w:sz w:val="16"/>
              </w:rPr>
            </w:pPr>
            <w:r w:rsidRPr="00903DBA">
              <w:rPr>
                <w:snapToGrid w:val="0"/>
              </w:rPr>
              <w:t>b</w:t>
            </w:r>
          </w:p>
        </w:tc>
      </w:tr>
      <w:tr w:rsidR="00845EA9" w:rsidRPr="00903DBA"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903DBA" w:rsidRDefault="00845EA9">
            <w:pPr>
              <w:spacing w:line="256" w:lineRule="auto"/>
              <w:rPr>
                <w:snapToGrid w:val="0"/>
                <w:color w:val="000000"/>
                <w:sz w:val="16"/>
              </w:rPr>
            </w:pPr>
            <w:r w:rsidRPr="00903DBA">
              <w:rPr>
                <w:snapToGrid w:val="0"/>
              </w:rPr>
              <w:t>3</w:t>
            </w:r>
          </w:p>
        </w:tc>
        <w:tc>
          <w:tcPr>
            <w:tcW w:w="1035" w:type="dxa"/>
            <w:hideMark/>
          </w:tcPr>
          <w:p w14:paraId="364D9C0B" w14:textId="77777777" w:rsidR="00845EA9" w:rsidRPr="00903DBA" w:rsidRDefault="00845EA9">
            <w:pPr>
              <w:spacing w:line="256" w:lineRule="auto"/>
              <w:rPr>
                <w:i/>
                <w:snapToGrid w:val="0"/>
                <w:color w:val="000000"/>
                <w:sz w:val="16"/>
              </w:rPr>
            </w:pPr>
            <w:r w:rsidRPr="00903DBA">
              <w:rPr>
                <w:i/>
                <w:snapToGrid w:val="0"/>
              </w:rPr>
              <w:t>etx</w:t>
            </w:r>
          </w:p>
        </w:tc>
        <w:tc>
          <w:tcPr>
            <w:tcW w:w="1034" w:type="dxa"/>
            <w:tcBorders>
              <w:top w:val="nil"/>
              <w:left w:val="single" w:sz="6" w:space="0" w:color="auto"/>
              <w:bottom w:val="nil"/>
              <w:right w:val="nil"/>
            </w:tcBorders>
            <w:hideMark/>
          </w:tcPr>
          <w:p w14:paraId="5A682923" w14:textId="77777777" w:rsidR="00845EA9" w:rsidRPr="00903DBA" w:rsidRDefault="00845EA9">
            <w:pPr>
              <w:spacing w:line="256" w:lineRule="auto"/>
              <w:rPr>
                <w:snapToGrid w:val="0"/>
                <w:color w:val="000000"/>
                <w:sz w:val="16"/>
              </w:rPr>
            </w:pPr>
            <w:r w:rsidRPr="00903DBA">
              <w:rPr>
                <w:snapToGrid w:val="0"/>
              </w:rPr>
              <w:t>35</w:t>
            </w:r>
          </w:p>
        </w:tc>
        <w:tc>
          <w:tcPr>
            <w:tcW w:w="1035" w:type="dxa"/>
            <w:hideMark/>
          </w:tcPr>
          <w:p w14:paraId="68FF0711"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ABF11D6" w14:textId="77777777" w:rsidR="00845EA9" w:rsidRPr="00903DBA" w:rsidRDefault="00845EA9">
            <w:pPr>
              <w:spacing w:line="256" w:lineRule="auto"/>
              <w:rPr>
                <w:snapToGrid w:val="0"/>
                <w:color w:val="000000"/>
                <w:sz w:val="16"/>
              </w:rPr>
            </w:pPr>
            <w:r w:rsidRPr="00903DBA">
              <w:rPr>
                <w:snapToGrid w:val="0"/>
              </w:rPr>
              <w:t>67</w:t>
            </w:r>
          </w:p>
        </w:tc>
        <w:tc>
          <w:tcPr>
            <w:tcW w:w="1034" w:type="dxa"/>
            <w:hideMark/>
          </w:tcPr>
          <w:p w14:paraId="2F1BFF7B" w14:textId="77777777" w:rsidR="00845EA9" w:rsidRPr="00903DBA" w:rsidRDefault="00845EA9">
            <w:pPr>
              <w:spacing w:line="256" w:lineRule="auto"/>
              <w:rPr>
                <w:snapToGrid w:val="0"/>
                <w:color w:val="000000"/>
                <w:sz w:val="16"/>
              </w:rPr>
            </w:pPr>
            <w:r w:rsidRPr="00903DBA">
              <w:rPr>
                <w:snapToGrid w:val="0"/>
              </w:rPr>
              <w:t>C</w:t>
            </w:r>
          </w:p>
        </w:tc>
        <w:tc>
          <w:tcPr>
            <w:tcW w:w="1035" w:type="dxa"/>
            <w:tcBorders>
              <w:top w:val="nil"/>
              <w:left w:val="single" w:sz="6" w:space="0" w:color="auto"/>
              <w:bottom w:val="nil"/>
              <w:right w:val="nil"/>
            </w:tcBorders>
            <w:hideMark/>
          </w:tcPr>
          <w:p w14:paraId="6024E920" w14:textId="77777777" w:rsidR="00845EA9" w:rsidRPr="00903DBA" w:rsidRDefault="00845EA9">
            <w:pPr>
              <w:spacing w:line="256" w:lineRule="auto"/>
              <w:rPr>
                <w:snapToGrid w:val="0"/>
                <w:color w:val="000000"/>
                <w:sz w:val="16"/>
              </w:rPr>
            </w:pPr>
            <w:r w:rsidRPr="00903DBA">
              <w:rPr>
                <w:snapToGrid w:val="0"/>
              </w:rPr>
              <w:t>99</w:t>
            </w:r>
          </w:p>
        </w:tc>
        <w:tc>
          <w:tcPr>
            <w:tcW w:w="1034" w:type="dxa"/>
            <w:tcBorders>
              <w:top w:val="nil"/>
              <w:left w:val="nil"/>
              <w:bottom w:val="nil"/>
              <w:right w:val="single" w:sz="6" w:space="0" w:color="auto"/>
            </w:tcBorders>
            <w:hideMark/>
          </w:tcPr>
          <w:p w14:paraId="0310497E" w14:textId="77777777" w:rsidR="00845EA9" w:rsidRPr="00903DBA" w:rsidRDefault="00845EA9">
            <w:pPr>
              <w:spacing w:line="256" w:lineRule="auto"/>
              <w:rPr>
                <w:snapToGrid w:val="0"/>
                <w:color w:val="000000"/>
                <w:sz w:val="16"/>
              </w:rPr>
            </w:pPr>
            <w:r w:rsidRPr="00903DBA">
              <w:rPr>
                <w:snapToGrid w:val="0"/>
              </w:rPr>
              <w:t>c</w:t>
            </w:r>
          </w:p>
        </w:tc>
      </w:tr>
      <w:tr w:rsidR="00845EA9" w:rsidRPr="00903DBA"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903DBA" w:rsidRDefault="00845EA9">
            <w:pPr>
              <w:spacing w:line="256" w:lineRule="auto"/>
              <w:rPr>
                <w:snapToGrid w:val="0"/>
                <w:color w:val="000000"/>
                <w:sz w:val="16"/>
              </w:rPr>
            </w:pPr>
            <w:r w:rsidRPr="00903DBA">
              <w:rPr>
                <w:snapToGrid w:val="0"/>
              </w:rPr>
              <w:t>4</w:t>
            </w:r>
          </w:p>
        </w:tc>
        <w:tc>
          <w:tcPr>
            <w:tcW w:w="1035" w:type="dxa"/>
            <w:hideMark/>
          </w:tcPr>
          <w:p w14:paraId="68E0AC4A" w14:textId="77777777" w:rsidR="00845EA9" w:rsidRPr="00903DBA" w:rsidRDefault="00845EA9">
            <w:pPr>
              <w:spacing w:line="256" w:lineRule="auto"/>
              <w:rPr>
                <w:i/>
                <w:snapToGrid w:val="0"/>
                <w:color w:val="000000"/>
                <w:sz w:val="16"/>
              </w:rPr>
            </w:pPr>
            <w:r w:rsidRPr="00903DBA">
              <w:rPr>
                <w:i/>
                <w:snapToGrid w:val="0"/>
              </w:rPr>
              <w:t>eot</w:t>
            </w:r>
          </w:p>
        </w:tc>
        <w:tc>
          <w:tcPr>
            <w:tcW w:w="1034" w:type="dxa"/>
            <w:tcBorders>
              <w:top w:val="nil"/>
              <w:left w:val="single" w:sz="6" w:space="0" w:color="auto"/>
              <w:bottom w:val="nil"/>
              <w:right w:val="nil"/>
            </w:tcBorders>
            <w:hideMark/>
          </w:tcPr>
          <w:p w14:paraId="0E3E835B" w14:textId="77777777" w:rsidR="00845EA9" w:rsidRPr="00903DBA" w:rsidRDefault="00845EA9">
            <w:pPr>
              <w:spacing w:line="256" w:lineRule="auto"/>
              <w:rPr>
                <w:snapToGrid w:val="0"/>
                <w:color w:val="000000"/>
                <w:sz w:val="16"/>
              </w:rPr>
            </w:pPr>
            <w:r w:rsidRPr="00903DBA">
              <w:rPr>
                <w:snapToGrid w:val="0"/>
              </w:rPr>
              <w:t>36</w:t>
            </w:r>
          </w:p>
        </w:tc>
        <w:tc>
          <w:tcPr>
            <w:tcW w:w="1035" w:type="dxa"/>
            <w:hideMark/>
          </w:tcPr>
          <w:p w14:paraId="0F41DFD3"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D346A1B" w14:textId="77777777" w:rsidR="00845EA9" w:rsidRPr="00903DBA" w:rsidRDefault="00845EA9">
            <w:pPr>
              <w:spacing w:line="256" w:lineRule="auto"/>
              <w:rPr>
                <w:snapToGrid w:val="0"/>
                <w:color w:val="000000"/>
                <w:sz w:val="16"/>
              </w:rPr>
            </w:pPr>
            <w:r w:rsidRPr="00903DBA">
              <w:rPr>
                <w:snapToGrid w:val="0"/>
              </w:rPr>
              <w:t>68</w:t>
            </w:r>
          </w:p>
        </w:tc>
        <w:tc>
          <w:tcPr>
            <w:tcW w:w="1034" w:type="dxa"/>
            <w:hideMark/>
          </w:tcPr>
          <w:p w14:paraId="0ED78074" w14:textId="77777777" w:rsidR="00845EA9" w:rsidRPr="00903DBA" w:rsidRDefault="00845EA9">
            <w:pPr>
              <w:spacing w:line="256" w:lineRule="auto"/>
              <w:rPr>
                <w:snapToGrid w:val="0"/>
                <w:color w:val="000000"/>
                <w:sz w:val="16"/>
              </w:rPr>
            </w:pPr>
            <w:r w:rsidRPr="00903DBA">
              <w:rPr>
                <w:snapToGrid w:val="0"/>
              </w:rPr>
              <w:t>D</w:t>
            </w:r>
          </w:p>
        </w:tc>
        <w:tc>
          <w:tcPr>
            <w:tcW w:w="1035" w:type="dxa"/>
            <w:tcBorders>
              <w:top w:val="nil"/>
              <w:left w:val="single" w:sz="6" w:space="0" w:color="auto"/>
              <w:bottom w:val="nil"/>
              <w:right w:val="nil"/>
            </w:tcBorders>
            <w:hideMark/>
          </w:tcPr>
          <w:p w14:paraId="7C679251" w14:textId="77777777" w:rsidR="00845EA9" w:rsidRPr="00903DBA" w:rsidRDefault="00845EA9">
            <w:pPr>
              <w:spacing w:line="256" w:lineRule="auto"/>
              <w:rPr>
                <w:snapToGrid w:val="0"/>
                <w:color w:val="000000"/>
                <w:sz w:val="16"/>
              </w:rPr>
            </w:pPr>
            <w:r w:rsidRPr="00903DBA">
              <w:rPr>
                <w:snapToGrid w:val="0"/>
              </w:rPr>
              <w:t>100</w:t>
            </w:r>
          </w:p>
        </w:tc>
        <w:tc>
          <w:tcPr>
            <w:tcW w:w="1034" w:type="dxa"/>
            <w:tcBorders>
              <w:top w:val="nil"/>
              <w:left w:val="nil"/>
              <w:bottom w:val="nil"/>
              <w:right w:val="single" w:sz="6" w:space="0" w:color="auto"/>
            </w:tcBorders>
            <w:hideMark/>
          </w:tcPr>
          <w:p w14:paraId="2C6525C3" w14:textId="77777777" w:rsidR="00845EA9" w:rsidRPr="00903DBA" w:rsidRDefault="00845EA9">
            <w:pPr>
              <w:spacing w:line="256" w:lineRule="auto"/>
              <w:rPr>
                <w:snapToGrid w:val="0"/>
                <w:color w:val="000000"/>
                <w:sz w:val="16"/>
              </w:rPr>
            </w:pPr>
            <w:r w:rsidRPr="00903DBA">
              <w:rPr>
                <w:snapToGrid w:val="0"/>
              </w:rPr>
              <w:t>d</w:t>
            </w:r>
          </w:p>
        </w:tc>
      </w:tr>
      <w:tr w:rsidR="00845EA9" w:rsidRPr="00903DBA"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903DBA" w:rsidRDefault="00845EA9">
            <w:pPr>
              <w:spacing w:line="256" w:lineRule="auto"/>
              <w:rPr>
                <w:snapToGrid w:val="0"/>
                <w:color w:val="000000"/>
                <w:sz w:val="16"/>
              </w:rPr>
            </w:pPr>
            <w:r w:rsidRPr="00903DBA">
              <w:rPr>
                <w:snapToGrid w:val="0"/>
              </w:rPr>
              <w:t>5</w:t>
            </w:r>
          </w:p>
        </w:tc>
        <w:tc>
          <w:tcPr>
            <w:tcW w:w="1035" w:type="dxa"/>
            <w:hideMark/>
          </w:tcPr>
          <w:p w14:paraId="69BFD63C" w14:textId="77777777" w:rsidR="00845EA9" w:rsidRPr="00903DBA" w:rsidRDefault="00845EA9">
            <w:pPr>
              <w:spacing w:line="256" w:lineRule="auto"/>
              <w:rPr>
                <w:i/>
                <w:snapToGrid w:val="0"/>
                <w:color w:val="000000"/>
                <w:sz w:val="16"/>
              </w:rPr>
            </w:pPr>
            <w:r w:rsidRPr="00903DBA">
              <w:rPr>
                <w:i/>
                <w:snapToGrid w:val="0"/>
              </w:rPr>
              <w:t>enq</w:t>
            </w:r>
          </w:p>
        </w:tc>
        <w:tc>
          <w:tcPr>
            <w:tcW w:w="1034" w:type="dxa"/>
            <w:tcBorders>
              <w:top w:val="nil"/>
              <w:left w:val="single" w:sz="6" w:space="0" w:color="auto"/>
              <w:bottom w:val="nil"/>
              <w:right w:val="nil"/>
            </w:tcBorders>
            <w:hideMark/>
          </w:tcPr>
          <w:p w14:paraId="7F8AA0CC" w14:textId="77777777" w:rsidR="00845EA9" w:rsidRPr="00903DBA" w:rsidRDefault="00845EA9">
            <w:pPr>
              <w:spacing w:line="256" w:lineRule="auto"/>
              <w:rPr>
                <w:snapToGrid w:val="0"/>
                <w:color w:val="000000"/>
                <w:sz w:val="16"/>
              </w:rPr>
            </w:pPr>
            <w:r w:rsidRPr="00903DBA">
              <w:rPr>
                <w:snapToGrid w:val="0"/>
              </w:rPr>
              <w:t>37</w:t>
            </w:r>
          </w:p>
        </w:tc>
        <w:tc>
          <w:tcPr>
            <w:tcW w:w="1035" w:type="dxa"/>
            <w:hideMark/>
          </w:tcPr>
          <w:p w14:paraId="0447AC9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4CB602A3" w14:textId="77777777" w:rsidR="00845EA9" w:rsidRPr="00903DBA" w:rsidRDefault="00845EA9">
            <w:pPr>
              <w:spacing w:line="256" w:lineRule="auto"/>
              <w:rPr>
                <w:snapToGrid w:val="0"/>
                <w:color w:val="000000"/>
                <w:sz w:val="16"/>
              </w:rPr>
            </w:pPr>
            <w:r w:rsidRPr="00903DBA">
              <w:rPr>
                <w:snapToGrid w:val="0"/>
              </w:rPr>
              <w:t>69</w:t>
            </w:r>
          </w:p>
        </w:tc>
        <w:tc>
          <w:tcPr>
            <w:tcW w:w="1034" w:type="dxa"/>
            <w:hideMark/>
          </w:tcPr>
          <w:p w14:paraId="7D900DDD" w14:textId="77777777" w:rsidR="00845EA9" w:rsidRPr="00903DBA" w:rsidRDefault="00845EA9">
            <w:pPr>
              <w:spacing w:line="256" w:lineRule="auto"/>
              <w:rPr>
                <w:snapToGrid w:val="0"/>
                <w:color w:val="000000"/>
                <w:sz w:val="16"/>
              </w:rPr>
            </w:pPr>
            <w:r w:rsidRPr="00903DBA">
              <w:rPr>
                <w:snapToGrid w:val="0"/>
              </w:rPr>
              <w:t>E</w:t>
            </w:r>
          </w:p>
        </w:tc>
        <w:tc>
          <w:tcPr>
            <w:tcW w:w="1035" w:type="dxa"/>
            <w:tcBorders>
              <w:top w:val="nil"/>
              <w:left w:val="single" w:sz="6" w:space="0" w:color="auto"/>
              <w:bottom w:val="nil"/>
              <w:right w:val="nil"/>
            </w:tcBorders>
            <w:hideMark/>
          </w:tcPr>
          <w:p w14:paraId="1A70D1A5" w14:textId="77777777" w:rsidR="00845EA9" w:rsidRPr="00903DBA" w:rsidRDefault="00845EA9">
            <w:pPr>
              <w:spacing w:line="256" w:lineRule="auto"/>
              <w:rPr>
                <w:snapToGrid w:val="0"/>
                <w:color w:val="000000"/>
                <w:sz w:val="16"/>
              </w:rPr>
            </w:pPr>
            <w:r w:rsidRPr="00903DBA">
              <w:rPr>
                <w:snapToGrid w:val="0"/>
              </w:rPr>
              <w:t>101</w:t>
            </w:r>
          </w:p>
        </w:tc>
        <w:tc>
          <w:tcPr>
            <w:tcW w:w="1034" w:type="dxa"/>
            <w:tcBorders>
              <w:top w:val="nil"/>
              <w:left w:val="nil"/>
              <w:bottom w:val="nil"/>
              <w:right w:val="single" w:sz="6" w:space="0" w:color="auto"/>
            </w:tcBorders>
            <w:hideMark/>
          </w:tcPr>
          <w:p w14:paraId="7527723E" w14:textId="77777777" w:rsidR="00845EA9" w:rsidRPr="00903DBA" w:rsidRDefault="00845EA9">
            <w:pPr>
              <w:spacing w:line="256" w:lineRule="auto"/>
              <w:rPr>
                <w:snapToGrid w:val="0"/>
                <w:color w:val="000000"/>
                <w:sz w:val="16"/>
              </w:rPr>
            </w:pPr>
            <w:r w:rsidRPr="00903DBA">
              <w:rPr>
                <w:snapToGrid w:val="0"/>
              </w:rPr>
              <w:t>e</w:t>
            </w:r>
          </w:p>
        </w:tc>
      </w:tr>
      <w:tr w:rsidR="00845EA9" w:rsidRPr="00903DBA"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903DBA" w:rsidRDefault="00845EA9">
            <w:pPr>
              <w:spacing w:line="256" w:lineRule="auto"/>
              <w:rPr>
                <w:snapToGrid w:val="0"/>
                <w:color w:val="000000"/>
                <w:sz w:val="16"/>
              </w:rPr>
            </w:pPr>
            <w:r w:rsidRPr="00903DBA">
              <w:rPr>
                <w:snapToGrid w:val="0"/>
              </w:rPr>
              <w:t>6</w:t>
            </w:r>
          </w:p>
        </w:tc>
        <w:tc>
          <w:tcPr>
            <w:tcW w:w="1035" w:type="dxa"/>
            <w:hideMark/>
          </w:tcPr>
          <w:p w14:paraId="0192382D" w14:textId="77777777" w:rsidR="00845EA9" w:rsidRPr="00903DBA" w:rsidRDefault="00845EA9">
            <w:pPr>
              <w:spacing w:line="256" w:lineRule="auto"/>
              <w:rPr>
                <w:i/>
                <w:snapToGrid w:val="0"/>
                <w:color w:val="000000"/>
                <w:sz w:val="16"/>
              </w:rPr>
            </w:pPr>
            <w:r w:rsidRPr="00903DBA">
              <w:rPr>
                <w:i/>
                <w:snapToGrid w:val="0"/>
              </w:rPr>
              <w:t>ack</w:t>
            </w:r>
          </w:p>
        </w:tc>
        <w:tc>
          <w:tcPr>
            <w:tcW w:w="1034" w:type="dxa"/>
            <w:tcBorders>
              <w:top w:val="nil"/>
              <w:left w:val="single" w:sz="6" w:space="0" w:color="auto"/>
              <w:bottom w:val="nil"/>
              <w:right w:val="nil"/>
            </w:tcBorders>
            <w:hideMark/>
          </w:tcPr>
          <w:p w14:paraId="6181B464" w14:textId="77777777" w:rsidR="00845EA9" w:rsidRPr="00903DBA" w:rsidRDefault="00845EA9">
            <w:pPr>
              <w:spacing w:line="256" w:lineRule="auto"/>
              <w:rPr>
                <w:snapToGrid w:val="0"/>
                <w:color w:val="000000"/>
                <w:sz w:val="16"/>
              </w:rPr>
            </w:pPr>
            <w:r w:rsidRPr="00903DBA">
              <w:rPr>
                <w:snapToGrid w:val="0"/>
              </w:rPr>
              <w:t>38</w:t>
            </w:r>
          </w:p>
        </w:tc>
        <w:tc>
          <w:tcPr>
            <w:tcW w:w="1035" w:type="dxa"/>
            <w:hideMark/>
          </w:tcPr>
          <w:p w14:paraId="47F25A50" w14:textId="77777777" w:rsidR="00845EA9" w:rsidRPr="00903DBA" w:rsidRDefault="00845EA9">
            <w:pPr>
              <w:spacing w:line="256" w:lineRule="auto"/>
              <w:rPr>
                <w:snapToGrid w:val="0"/>
                <w:color w:val="000000"/>
                <w:sz w:val="16"/>
              </w:rPr>
            </w:pPr>
            <w:r w:rsidRPr="00903DBA">
              <w:rPr>
                <w:snapToGrid w:val="0"/>
              </w:rPr>
              <w:t>&amp;</w:t>
            </w:r>
          </w:p>
        </w:tc>
        <w:tc>
          <w:tcPr>
            <w:tcW w:w="1034" w:type="dxa"/>
            <w:tcBorders>
              <w:top w:val="nil"/>
              <w:left w:val="single" w:sz="6" w:space="0" w:color="auto"/>
              <w:bottom w:val="nil"/>
              <w:right w:val="nil"/>
            </w:tcBorders>
            <w:hideMark/>
          </w:tcPr>
          <w:p w14:paraId="377F8947" w14:textId="77777777" w:rsidR="00845EA9" w:rsidRPr="00903DBA" w:rsidRDefault="00845EA9">
            <w:pPr>
              <w:spacing w:line="256" w:lineRule="auto"/>
              <w:rPr>
                <w:snapToGrid w:val="0"/>
                <w:color w:val="000000"/>
                <w:sz w:val="16"/>
              </w:rPr>
            </w:pPr>
            <w:r w:rsidRPr="00903DBA">
              <w:rPr>
                <w:snapToGrid w:val="0"/>
              </w:rPr>
              <w:t>70</w:t>
            </w:r>
          </w:p>
        </w:tc>
        <w:tc>
          <w:tcPr>
            <w:tcW w:w="1034" w:type="dxa"/>
            <w:hideMark/>
          </w:tcPr>
          <w:p w14:paraId="32C236F2" w14:textId="77777777" w:rsidR="00845EA9" w:rsidRPr="00903DBA" w:rsidRDefault="00845EA9">
            <w:pPr>
              <w:spacing w:line="256" w:lineRule="auto"/>
              <w:rPr>
                <w:snapToGrid w:val="0"/>
                <w:color w:val="000000"/>
                <w:sz w:val="16"/>
              </w:rPr>
            </w:pPr>
            <w:r w:rsidRPr="00903DBA">
              <w:rPr>
                <w:snapToGrid w:val="0"/>
              </w:rPr>
              <w:t>F</w:t>
            </w:r>
          </w:p>
        </w:tc>
        <w:tc>
          <w:tcPr>
            <w:tcW w:w="1035" w:type="dxa"/>
            <w:tcBorders>
              <w:top w:val="nil"/>
              <w:left w:val="single" w:sz="6" w:space="0" w:color="auto"/>
              <w:bottom w:val="nil"/>
              <w:right w:val="nil"/>
            </w:tcBorders>
            <w:hideMark/>
          </w:tcPr>
          <w:p w14:paraId="5FC2A6B2" w14:textId="77777777" w:rsidR="00845EA9" w:rsidRPr="00903DBA" w:rsidRDefault="00845EA9">
            <w:pPr>
              <w:spacing w:line="256" w:lineRule="auto"/>
              <w:rPr>
                <w:snapToGrid w:val="0"/>
                <w:color w:val="000000"/>
                <w:sz w:val="16"/>
              </w:rPr>
            </w:pPr>
            <w:r w:rsidRPr="00903DBA">
              <w:rPr>
                <w:snapToGrid w:val="0"/>
              </w:rPr>
              <w:t>102</w:t>
            </w:r>
          </w:p>
        </w:tc>
        <w:tc>
          <w:tcPr>
            <w:tcW w:w="1034" w:type="dxa"/>
            <w:tcBorders>
              <w:top w:val="nil"/>
              <w:left w:val="nil"/>
              <w:bottom w:val="nil"/>
              <w:right w:val="single" w:sz="6" w:space="0" w:color="auto"/>
            </w:tcBorders>
            <w:hideMark/>
          </w:tcPr>
          <w:p w14:paraId="4981F120" w14:textId="77777777" w:rsidR="00845EA9" w:rsidRPr="00903DBA" w:rsidRDefault="00845EA9">
            <w:pPr>
              <w:spacing w:line="256" w:lineRule="auto"/>
              <w:rPr>
                <w:snapToGrid w:val="0"/>
                <w:color w:val="000000"/>
                <w:sz w:val="16"/>
              </w:rPr>
            </w:pPr>
            <w:r w:rsidRPr="00903DBA">
              <w:rPr>
                <w:snapToGrid w:val="0"/>
              </w:rPr>
              <w:t>f</w:t>
            </w:r>
          </w:p>
        </w:tc>
      </w:tr>
      <w:tr w:rsidR="00845EA9" w:rsidRPr="00903DBA"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903DBA" w:rsidRDefault="00845EA9">
            <w:pPr>
              <w:spacing w:line="256" w:lineRule="auto"/>
              <w:rPr>
                <w:snapToGrid w:val="0"/>
                <w:color w:val="000000"/>
                <w:sz w:val="16"/>
              </w:rPr>
            </w:pPr>
            <w:r w:rsidRPr="00903DBA">
              <w:rPr>
                <w:snapToGrid w:val="0"/>
              </w:rPr>
              <w:t>7</w:t>
            </w:r>
          </w:p>
        </w:tc>
        <w:tc>
          <w:tcPr>
            <w:tcW w:w="1035" w:type="dxa"/>
            <w:hideMark/>
          </w:tcPr>
          <w:p w14:paraId="51EDD793" w14:textId="77777777" w:rsidR="00845EA9" w:rsidRPr="00903DBA" w:rsidRDefault="00845EA9">
            <w:pPr>
              <w:spacing w:line="256" w:lineRule="auto"/>
              <w:rPr>
                <w:i/>
                <w:snapToGrid w:val="0"/>
                <w:color w:val="000000"/>
                <w:sz w:val="16"/>
              </w:rPr>
            </w:pPr>
            <w:r w:rsidRPr="00903DBA">
              <w:rPr>
                <w:i/>
                <w:snapToGrid w:val="0"/>
              </w:rPr>
              <w:t>bel \a</w:t>
            </w:r>
          </w:p>
        </w:tc>
        <w:tc>
          <w:tcPr>
            <w:tcW w:w="1034" w:type="dxa"/>
            <w:tcBorders>
              <w:top w:val="nil"/>
              <w:left w:val="single" w:sz="6" w:space="0" w:color="auto"/>
              <w:bottom w:val="nil"/>
              <w:right w:val="nil"/>
            </w:tcBorders>
            <w:hideMark/>
          </w:tcPr>
          <w:p w14:paraId="2C7411F9" w14:textId="77777777" w:rsidR="00845EA9" w:rsidRPr="00903DBA" w:rsidRDefault="00845EA9">
            <w:pPr>
              <w:spacing w:line="256" w:lineRule="auto"/>
              <w:rPr>
                <w:snapToGrid w:val="0"/>
                <w:color w:val="000000"/>
                <w:sz w:val="16"/>
              </w:rPr>
            </w:pPr>
            <w:r w:rsidRPr="00903DBA">
              <w:rPr>
                <w:snapToGrid w:val="0"/>
              </w:rPr>
              <w:t>39</w:t>
            </w:r>
          </w:p>
        </w:tc>
        <w:tc>
          <w:tcPr>
            <w:tcW w:w="1035" w:type="dxa"/>
            <w:hideMark/>
          </w:tcPr>
          <w:p w14:paraId="7BE242B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22553D9" w14:textId="77777777" w:rsidR="00845EA9" w:rsidRPr="00903DBA" w:rsidRDefault="00845EA9">
            <w:pPr>
              <w:spacing w:line="256" w:lineRule="auto"/>
              <w:rPr>
                <w:snapToGrid w:val="0"/>
                <w:color w:val="000000"/>
                <w:sz w:val="16"/>
              </w:rPr>
            </w:pPr>
            <w:r w:rsidRPr="00903DBA">
              <w:rPr>
                <w:snapToGrid w:val="0"/>
              </w:rPr>
              <w:t>71</w:t>
            </w:r>
          </w:p>
        </w:tc>
        <w:tc>
          <w:tcPr>
            <w:tcW w:w="1034" w:type="dxa"/>
            <w:hideMark/>
          </w:tcPr>
          <w:p w14:paraId="5D0E73B0" w14:textId="77777777" w:rsidR="00845EA9" w:rsidRPr="00903DBA" w:rsidRDefault="00845EA9">
            <w:pPr>
              <w:spacing w:line="256" w:lineRule="auto"/>
              <w:rPr>
                <w:snapToGrid w:val="0"/>
                <w:color w:val="000000"/>
                <w:sz w:val="16"/>
              </w:rPr>
            </w:pPr>
            <w:r w:rsidRPr="00903DBA">
              <w:rPr>
                <w:snapToGrid w:val="0"/>
              </w:rPr>
              <w:t>G</w:t>
            </w:r>
          </w:p>
        </w:tc>
        <w:tc>
          <w:tcPr>
            <w:tcW w:w="1035" w:type="dxa"/>
            <w:tcBorders>
              <w:top w:val="nil"/>
              <w:left w:val="single" w:sz="6" w:space="0" w:color="auto"/>
              <w:bottom w:val="nil"/>
              <w:right w:val="nil"/>
            </w:tcBorders>
            <w:hideMark/>
          </w:tcPr>
          <w:p w14:paraId="0E790833" w14:textId="77777777" w:rsidR="00845EA9" w:rsidRPr="00903DBA" w:rsidRDefault="00845EA9">
            <w:pPr>
              <w:spacing w:line="256" w:lineRule="auto"/>
              <w:rPr>
                <w:snapToGrid w:val="0"/>
                <w:color w:val="000000"/>
                <w:sz w:val="16"/>
              </w:rPr>
            </w:pPr>
            <w:r w:rsidRPr="00903DBA">
              <w:rPr>
                <w:snapToGrid w:val="0"/>
              </w:rPr>
              <w:t>103</w:t>
            </w:r>
          </w:p>
        </w:tc>
        <w:tc>
          <w:tcPr>
            <w:tcW w:w="1034" w:type="dxa"/>
            <w:tcBorders>
              <w:top w:val="nil"/>
              <w:left w:val="nil"/>
              <w:bottom w:val="nil"/>
              <w:right w:val="single" w:sz="6" w:space="0" w:color="auto"/>
            </w:tcBorders>
            <w:hideMark/>
          </w:tcPr>
          <w:p w14:paraId="543C3729" w14:textId="77777777" w:rsidR="00845EA9" w:rsidRPr="00903DBA" w:rsidRDefault="00845EA9">
            <w:pPr>
              <w:spacing w:line="256" w:lineRule="auto"/>
              <w:rPr>
                <w:snapToGrid w:val="0"/>
                <w:color w:val="000000"/>
                <w:sz w:val="16"/>
              </w:rPr>
            </w:pPr>
            <w:r w:rsidRPr="00903DBA">
              <w:rPr>
                <w:snapToGrid w:val="0"/>
              </w:rPr>
              <w:t>g</w:t>
            </w:r>
          </w:p>
        </w:tc>
      </w:tr>
      <w:tr w:rsidR="00845EA9" w:rsidRPr="00903DBA"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903DBA" w:rsidRDefault="00845EA9">
            <w:pPr>
              <w:spacing w:line="256" w:lineRule="auto"/>
              <w:rPr>
                <w:snapToGrid w:val="0"/>
                <w:color w:val="000000"/>
                <w:sz w:val="16"/>
              </w:rPr>
            </w:pPr>
            <w:r w:rsidRPr="00903DBA">
              <w:rPr>
                <w:snapToGrid w:val="0"/>
              </w:rPr>
              <w:t>8</w:t>
            </w:r>
          </w:p>
        </w:tc>
        <w:tc>
          <w:tcPr>
            <w:tcW w:w="1035" w:type="dxa"/>
            <w:hideMark/>
          </w:tcPr>
          <w:p w14:paraId="55014BB1" w14:textId="77777777" w:rsidR="00845EA9" w:rsidRPr="00903DBA" w:rsidRDefault="00845EA9">
            <w:pPr>
              <w:spacing w:line="256" w:lineRule="auto"/>
              <w:rPr>
                <w:i/>
                <w:snapToGrid w:val="0"/>
                <w:color w:val="000000"/>
                <w:sz w:val="16"/>
              </w:rPr>
            </w:pPr>
            <w:r w:rsidRPr="00903DBA">
              <w:rPr>
                <w:i/>
                <w:snapToGrid w:val="0"/>
              </w:rPr>
              <w:t>bs  \b</w:t>
            </w:r>
          </w:p>
        </w:tc>
        <w:tc>
          <w:tcPr>
            <w:tcW w:w="1034" w:type="dxa"/>
            <w:tcBorders>
              <w:top w:val="nil"/>
              <w:left w:val="single" w:sz="6" w:space="0" w:color="auto"/>
              <w:bottom w:val="nil"/>
              <w:right w:val="nil"/>
            </w:tcBorders>
            <w:hideMark/>
          </w:tcPr>
          <w:p w14:paraId="2DC1B0F9" w14:textId="77777777" w:rsidR="00845EA9" w:rsidRPr="00903DBA" w:rsidRDefault="00845EA9">
            <w:pPr>
              <w:spacing w:line="256" w:lineRule="auto"/>
              <w:rPr>
                <w:snapToGrid w:val="0"/>
                <w:color w:val="000000"/>
                <w:sz w:val="16"/>
              </w:rPr>
            </w:pPr>
            <w:r w:rsidRPr="00903DBA">
              <w:rPr>
                <w:snapToGrid w:val="0"/>
              </w:rPr>
              <w:t>40</w:t>
            </w:r>
          </w:p>
        </w:tc>
        <w:tc>
          <w:tcPr>
            <w:tcW w:w="1035" w:type="dxa"/>
            <w:hideMark/>
          </w:tcPr>
          <w:p w14:paraId="7AAF1AF8"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AAA861E" w14:textId="77777777" w:rsidR="00845EA9" w:rsidRPr="00903DBA" w:rsidRDefault="00845EA9">
            <w:pPr>
              <w:spacing w:line="256" w:lineRule="auto"/>
              <w:rPr>
                <w:snapToGrid w:val="0"/>
                <w:color w:val="000000"/>
                <w:sz w:val="16"/>
              </w:rPr>
            </w:pPr>
            <w:r w:rsidRPr="00903DBA">
              <w:rPr>
                <w:snapToGrid w:val="0"/>
              </w:rPr>
              <w:t>72</w:t>
            </w:r>
          </w:p>
        </w:tc>
        <w:tc>
          <w:tcPr>
            <w:tcW w:w="1034" w:type="dxa"/>
            <w:hideMark/>
          </w:tcPr>
          <w:p w14:paraId="6AE807A2" w14:textId="77777777" w:rsidR="00845EA9" w:rsidRPr="00903DBA" w:rsidRDefault="00845EA9">
            <w:pPr>
              <w:spacing w:line="256" w:lineRule="auto"/>
              <w:rPr>
                <w:snapToGrid w:val="0"/>
                <w:color w:val="000000"/>
                <w:sz w:val="16"/>
              </w:rPr>
            </w:pPr>
            <w:r w:rsidRPr="00903DBA">
              <w:rPr>
                <w:snapToGrid w:val="0"/>
              </w:rPr>
              <w:t>H</w:t>
            </w:r>
          </w:p>
        </w:tc>
        <w:tc>
          <w:tcPr>
            <w:tcW w:w="1035" w:type="dxa"/>
            <w:tcBorders>
              <w:top w:val="nil"/>
              <w:left w:val="single" w:sz="6" w:space="0" w:color="auto"/>
              <w:bottom w:val="nil"/>
              <w:right w:val="nil"/>
            </w:tcBorders>
            <w:hideMark/>
          </w:tcPr>
          <w:p w14:paraId="6279D0C7" w14:textId="77777777" w:rsidR="00845EA9" w:rsidRPr="00903DBA" w:rsidRDefault="00845EA9">
            <w:pPr>
              <w:spacing w:line="256" w:lineRule="auto"/>
              <w:rPr>
                <w:snapToGrid w:val="0"/>
                <w:color w:val="000000"/>
                <w:sz w:val="16"/>
              </w:rPr>
            </w:pPr>
            <w:r w:rsidRPr="00903DBA">
              <w:rPr>
                <w:snapToGrid w:val="0"/>
              </w:rPr>
              <w:t>104</w:t>
            </w:r>
          </w:p>
        </w:tc>
        <w:tc>
          <w:tcPr>
            <w:tcW w:w="1034" w:type="dxa"/>
            <w:tcBorders>
              <w:top w:val="nil"/>
              <w:left w:val="nil"/>
              <w:bottom w:val="nil"/>
              <w:right w:val="single" w:sz="6" w:space="0" w:color="auto"/>
            </w:tcBorders>
            <w:hideMark/>
          </w:tcPr>
          <w:p w14:paraId="764B571A" w14:textId="77777777" w:rsidR="00845EA9" w:rsidRPr="00903DBA" w:rsidRDefault="00845EA9">
            <w:pPr>
              <w:spacing w:line="256" w:lineRule="auto"/>
              <w:rPr>
                <w:snapToGrid w:val="0"/>
                <w:color w:val="000000"/>
                <w:sz w:val="16"/>
              </w:rPr>
            </w:pPr>
            <w:r w:rsidRPr="00903DBA">
              <w:rPr>
                <w:snapToGrid w:val="0"/>
              </w:rPr>
              <w:t>h</w:t>
            </w:r>
          </w:p>
        </w:tc>
      </w:tr>
      <w:tr w:rsidR="00845EA9" w:rsidRPr="00903DBA"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903DBA" w:rsidRDefault="00845EA9">
            <w:pPr>
              <w:spacing w:line="256" w:lineRule="auto"/>
              <w:rPr>
                <w:snapToGrid w:val="0"/>
                <w:color w:val="000000"/>
                <w:sz w:val="16"/>
              </w:rPr>
            </w:pPr>
            <w:r w:rsidRPr="00903DBA">
              <w:rPr>
                <w:snapToGrid w:val="0"/>
              </w:rPr>
              <w:t>9</w:t>
            </w:r>
          </w:p>
        </w:tc>
        <w:tc>
          <w:tcPr>
            <w:tcW w:w="1035" w:type="dxa"/>
            <w:hideMark/>
          </w:tcPr>
          <w:p w14:paraId="37FC8101" w14:textId="77777777" w:rsidR="00845EA9" w:rsidRPr="00903DBA" w:rsidRDefault="00845EA9">
            <w:pPr>
              <w:spacing w:line="256" w:lineRule="auto"/>
              <w:rPr>
                <w:i/>
                <w:snapToGrid w:val="0"/>
                <w:color w:val="000000"/>
                <w:sz w:val="16"/>
              </w:rPr>
            </w:pPr>
            <w:r w:rsidRPr="00903DBA">
              <w:rPr>
                <w:i/>
                <w:snapToGrid w:val="0"/>
              </w:rPr>
              <w:t>ht  \t</w:t>
            </w:r>
          </w:p>
        </w:tc>
        <w:tc>
          <w:tcPr>
            <w:tcW w:w="1034" w:type="dxa"/>
            <w:tcBorders>
              <w:top w:val="nil"/>
              <w:left w:val="single" w:sz="6" w:space="0" w:color="auto"/>
              <w:bottom w:val="nil"/>
              <w:right w:val="nil"/>
            </w:tcBorders>
            <w:hideMark/>
          </w:tcPr>
          <w:p w14:paraId="6CEDC513" w14:textId="77777777" w:rsidR="00845EA9" w:rsidRPr="00903DBA" w:rsidRDefault="00845EA9">
            <w:pPr>
              <w:spacing w:line="256" w:lineRule="auto"/>
              <w:rPr>
                <w:snapToGrid w:val="0"/>
                <w:color w:val="000000"/>
                <w:sz w:val="16"/>
              </w:rPr>
            </w:pPr>
            <w:r w:rsidRPr="00903DBA">
              <w:rPr>
                <w:snapToGrid w:val="0"/>
              </w:rPr>
              <w:t>41</w:t>
            </w:r>
          </w:p>
        </w:tc>
        <w:tc>
          <w:tcPr>
            <w:tcW w:w="1035" w:type="dxa"/>
            <w:hideMark/>
          </w:tcPr>
          <w:p w14:paraId="78AE4F34"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2216DE8" w14:textId="77777777" w:rsidR="00845EA9" w:rsidRPr="00903DBA" w:rsidRDefault="00845EA9">
            <w:pPr>
              <w:spacing w:line="256" w:lineRule="auto"/>
              <w:rPr>
                <w:snapToGrid w:val="0"/>
                <w:color w:val="000000"/>
                <w:sz w:val="16"/>
              </w:rPr>
            </w:pPr>
            <w:r w:rsidRPr="00903DBA">
              <w:rPr>
                <w:snapToGrid w:val="0"/>
              </w:rPr>
              <w:t>73</w:t>
            </w:r>
          </w:p>
        </w:tc>
        <w:tc>
          <w:tcPr>
            <w:tcW w:w="1034" w:type="dxa"/>
            <w:hideMark/>
          </w:tcPr>
          <w:p w14:paraId="67824C66" w14:textId="77777777" w:rsidR="00845EA9" w:rsidRPr="00903DBA" w:rsidRDefault="00845EA9">
            <w:pPr>
              <w:spacing w:line="256" w:lineRule="auto"/>
              <w:rPr>
                <w:snapToGrid w:val="0"/>
                <w:color w:val="000000"/>
                <w:sz w:val="16"/>
              </w:rPr>
            </w:pPr>
            <w:r w:rsidRPr="00903DBA">
              <w:rPr>
                <w:snapToGrid w:val="0"/>
              </w:rPr>
              <w:t>I</w:t>
            </w:r>
          </w:p>
        </w:tc>
        <w:tc>
          <w:tcPr>
            <w:tcW w:w="1035" w:type="dxa"/>
            <w:tcBorders>
              <w:top w:val="nil"/>
              <w:left w:val="single" w:sz="6" w:space="0" w:color="auto"/>
              <w:bottom w:val="nil"/>
              <w:right w:val="nil"/>
            </w:tcBorders>
            <w:hideMark/>
          </w:tcPr>
          <w:p w14:paraId="0CB9CD35" w14:textId="77777777" w:rsidR="00845EA9" w:rsidRPr="00903DBA" w:rsidRDefault="00845EA9">
            <w:pPr>
              <w:spacing w:line="256" w:lineRule="auto"/>
              <w:rPr>
                <w:snapToGrid w:val="0"/>
                <w:color w:val="000000"/>
                <w:sz w:val="16"/>
              </w:rPr>
            </w:pPr>
            <w:r w:rsidRPr="00903DBA">
              <w:rPr>
                <w:snapToGrid w:val="0"/>
              </w:rPr>
              <w:t>105</w:t>
            </w:r>
          </w:p>
        </w:tc>
        <w:tc>
          <w:tcPr>
            <w:tcW w:w="1034" w:type="dxa"/>
            <w:tcBorders>
              <w:top w:val="nil"/>
              <w:left w:val="nil"/>
              <w:bottom w:val="nil"/>
              <w:right w:val="single" w:sz="6" w:space="0" w:color="auto"/>
            </w:tcBorders>
            <w:hideMark/>
          </w:tcPr>
          <w:p w14:paraId="4F023029" w14:textId="77777777" w:rsidR="00845EA9" w:rsidRPr="00903DBA" w:rsidRDefault="00845EA9">
            <w:pPr>
              <w:spacing w:line="256" w:lineRule="auto"/>
              <w:rPr>
                <w:snapToGrid w:val="0"/>
                <w:color w:val="000000"/>
                <w:sz w:val="16"/>
              </w:rPr>
            </w:pPr>
            <w:r w:rsidRPr="00903DBA">
              <w:rPr>
                <w:snapToGrid w:val="0"/>
              </w:rPr>
              <w:t>i</w:t>
            </w:r>
          </w:p>
        </w:tc>
      </w:tr>
      <w:tr w:rsidR="00845EA9" w:rsidRPr="00903DBA"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903DBA" w:rsidRDefault="00845EA9">
            <w:pPr>
              <w:spacing w:line="256" w:lineRule="auto"/>
              <w:rPr>
                <w:snapToGrid w:val="0"/>
                <w:color w:val="000000"/>
                <w:sz w:val="16"/>
              </w:rPr>
            </w:pPr>
            <w:r w:rsidRPr="00903DBA">
              <w:rPr>
                <w:snapToGrid w:val="0"/>
              </w:rPr>
              <w:t>10</w:t>
            </w:r>
          </w:p>
        </w:tc>
        <w:tc>
          <w:tcPr>
            <w:tcW w:w="1035" w:type="dxa"/>
            <w:hideMark/>
          </w:tcPr>
          <w:p w14:paraId="78E7FA21" w14:textId="77777777" w:rsidR="00845EA9" w:rsidRPr="00903DBA" w:rsidRDefault="00845EA9">
            <w:pPr>
              <w:spacing w:line="256" w:lineRule="auto"/>
              <w:rPr>
                <w:i/>
                <w:snapToGrid w:val="0"/>
                <w:color w:val="000000"/>
                <w:sz w:val="16"/>
              </w:rPr>
            </w:pPr>
            <w:r w:rsidRPr="00903DBA">
              <w:rPr>
                <w:i/>
                <w:snapToGrid w:val="0"/>
              </w:rPr>
              <w:t>lf  \n</w:t>
            </w:r>
          </w:p>
        </w:tc>
        <w:tc>
          <w:tcPr>
            <w:tcW w:w="1034" w:type="dxa"/>
            <w:tcBorders>
              <w:top w:val="nil"/>
              <w:left w:val="single" w:sz="6" w:space="0" w:color="auto"/>
              <w:bottom w:val="nil"/>
              <w:right w:val="nil"/>
            </w:tcBorders>
            <w:hideMark/>
          </w:tcPr>
          <w:p w14:paraId="7673C623" w14:textId="77777777" w:rsidR="00845EA9" w:rsidRPr="00903DBA" w:rsidRDefault="00845EA9">
            <w:pPr>
              <w:spacing w:line="256" w:lineRule="auto"/>
              <w:rPr>
                <w:snapToGrid w:val="0"/>
                <w:color w:val="000000"/>
                <w:sz w:val="16"/>
              </w:rPr>
            </w:pPr>
            <w:r w:rsidRPr="00903DBA">
              <w:rPr>
                <w:snapToGrid w:val="0"/>
              </w:rPr>
              <w:t>42</w:t>
            </w:r>
          </w:p>
        </w:tc>
        <w:tc>
          <w:tcPr>
            <w:tcW w:w="1035" w:type="dxa"/>
            <w:hideMark/>
          </w:tcPr>
          <w:p w14:paraId="52851A2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74A6573" w14:textId="77777777" w:rsidR="00845EA9" w:rsidRPr="00903DBA" w:rsidRDefault="00845EA9">
            <w:pPr>
              <w:spacing w:line="256" w:lineRule="auto"/>
              <w:rPr>
                <w:snapToGrid w:val="0"/>
                <w:color w:val="000000"/>
                <w:sz w:val="16"/>
              </w:rPr>
            </w:pPr>
            <w:r w:rsidRPr="00903DBA">
              <w:rPr>
                <w:snapToGrid w:val="0"/>
              </w:rPr>
              <w:t>74</w:t>
            </w:r>
          </w:p>
        </w:tc>
        <w:tc>
          <w:tcPr>
            <w:tcW w:w="1034" w:type="dxa"/>
            <w:hideMark/>
          </w:tcPr>
          <w:p w14:paraId="5C22C797" w14:textId="77777777" w:rsidR="00845EA9" w:rsidRPr="00903DBA" w:rsidRDefault="00845EA9">
            <w:pPr>
              <w:spacing w:line="256" w:lineRule="auto"/>
              <w:rPr>
                <w:snapToGrid w:val="0"/>
                <w:color w:val="000000"/>
                <w:sz w:val="16"/>
              </w:rPr>
            </w:pPr>
            <w:r w:rsidRPr="00903DBA">
              <w:rPr>
                <w:snapToGrid w:val="0"/>
              </w:rPr>
              <w:t>J</w:t>
            </w:r>
          </w:p>
        </w:tc>
        <w:tc>
          <w:tcPr>
            <w:tcW w:w="1035" w:type="dxa"/>
            <w:tcBorders>
              <w:top w:val="nil"/>
              <w:left w:val="single" w:sz="6" w:space="0" w:color="auto"/>
              <w:bottom w:val="nil"/>
              <w:right w:val="nil"/>
            </w:tcBorders>
            <w:hideMark/>
          </w:tcPr>
          <w:p w14:paraId="3D4FCB64" w14:textId="77777777" w:rsidR="00845EA9" w:rsidRPr="00903DBA" w:rsidRDefault="00845EA9">
            <w:pPr>
              <w:spacing w:line="256" w:lineRule="auto"/>
              <w:rPr>
                <w:snapToGrid w:val="0"/>
                <w:color w:val="000000"/>
                <w:sz w:val="16"/>
              </w:rPr>
            </w:pPr>
            <w:r w:rsidRPr="00903DBA">
              <w:rPr>
                <w:snapToGrid w:val="0"/>
              </w:rPr>
              <w:t>106</w:t>
            </w:r>
          </w:p>
        </w:tc>
        <w:tc>
          <w:tcPr>
            <w:tcW w:w="1034" w:type="dxa"/>
            <w:tcBorders>
              <w:top w:val="nil"/>
              <w:left w:val="nil"/>
              <w:bottom w:val="nil"/>
              <w:right w:val="single" w:sz="6" w:space="0" w:color="auto"/>
            </w:tcBorders>
            <w:hideMark/>
          </w:tcPr>
          <w:p w14:paraId="393A8582" w14:textId="77777777" w:rsidR="00845EA9" w:rsidRPr="00903DBA" w:rsidRDefault="00845EA9">
            <w:pPr>
              <w:spacing w:line="256" w:lineRule="auto"/>
              <w:rPr>
                <w:snapToGrid w:val="0"/>
                <w:color w:val="000000"/>
                <w:sz w:val="16"/>
              </w:rPr>
            </w:pPr>
            <w:r w:rsidRPr="00903DBA">
              <w:rPr>
                <w:snapToGrid w:val="0"/>
              </w:rPr>
              <w:t>j</w:t>
            </w:r>
          </w:p>
        </w:tc>
      </w:tr>
      <w:tr w:rsidR="00845EA9" w:rsidRPr="00903DBA"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903DBA" w:rsidRDefault="00845EA9">
            <w:pPr>
              <w:spacing w:line="256" w:lineRule="auto"/>
              <w:rPr>
                <w:snapToGrid w:val="0"/>
                <w:color w:val="000000"/>
                <w:sz w:val="16"/>
              </w:rPr>
            </w:pPr>
            <w:r w:rsidRPr="00903DBA">
              <w:rPr>
                <w:snapToGrid w:val="0"/>
              </w:rPr>
              <w:t>11</w:t>
            </w:r>
          </w:p>
        </w:tc>
        <w:tc>
          <w:tcPr>
            <w:tcW w:w="1035" w:type="dxa"/>
            <w:hideMark/>
          </w:tcPr>
          <w:p w14:paraId="7DFF430F" w14:textId="77777777" w:rsidR="00845EA9" w:rsidRPr="00903DBA" w:rsidRDefault="00845EA9">
            <w:pPr>
              <w:spacing w:line="256" w:lineRule="auto"/>
              <w:rPr>
                <w:i/>
                <w:snapToGrid w:val="0"/>
                <w:color w:val="000000"/>
                <w:sz w:val="16"/>
              </w:rPr>
            </w:pPr>
            <w:r w:rsidRPr="00903DBA">
              <w:rPr>
                <w:i/>
                <w:snapToGrid w:val="0"/>
              </w:rPr>
              <w:t>vt \vt</w:t>
            </w:r>
          </w:p>
        </w:tc>
        <w:tc>
          <w:tcPr>
            <w:tcW w:w="1034" w:type="dxa"/>
            <w:tcBorders>
              <w:top w:val="nil"/>
              <w:left w:val="single" w:sz="6" w:space="0" w:color="auto"/>
              <w:bottom w:val="nil"/>
              <w:right w:val="nil"/>
            </w:tcBorders>
            <w:hideMark/>
          </w:tcPr>
          <w:p w14:paraId="44BC8FAF" w14:textId="77777777" w:rsidR="00845EA9" w:rsidRPr="00903DBA" w:rsidRDefault="00845EA9">
            <w:pPr>
              <w:spacing w:line="256" w:lineRule="auto"/>
              <w:rPr>
                <w:snapToGrid w:val="0"/>
                <w:color w:val="000000"/>
                <w:sz w:val="16"/>
              </w:rPr>
            </w:pPr>
            <w:r w:rsidRPr="00903DBA">
              <w:rPr>
                <w:snapToGrid w:val="0"/>
              </w:rPr>
              <w:t>43</w:t>
            </w:r>
          </w:p>
        </w:tc>
        <w:tc>
          <w:tcPr>
            <w:tcW w:w="1035" w:type="dxa"/>
            <w:hideMark/>
          </w:tcPr>
          <w:p w14:paraId="10E10285"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32A68E8" w14:textId="77777777" w:rsidR="00845EA9" w:rsidRPr="00903DBA" w:rsidRDefault="00845EA9">
            <w:pPr>
              <w:spacing w:line="256" w:lineRule="auto"/>
              <w:rPr>
                <w:snapToGrid w:val="0"/>
                <w:color w:val="000000"/>
                <w:sz w:val="16"/>
              </w:rPr>
            </w:pPr>
            <w:r w:rsidRPr="00903DBA">
              <w:rPr>
                <w:snapToGrid w:val="0"/>
              </w:rPr>
              <w:t>75</w:t>
            </w:r>
          </w:p>
        </w:tc>
        <w:tc>
          <w:tcPr>
            <w:tcW w:w="1034" w:type="dxa"/>
            <w:hideMark/>
          </w:tcPr>
          <w:p w14:paraId="2D0755CA" w14:textId="77777777" w:rsidR="00845EA9" w:rsidRPr="00903DBA" w:rsidRDefault="00845EA9">
            <w:pPr>
              <w:spacing w:line="256" w:lineRule="auto"/>
              <w:rPr>
                <w:snapToGrid w:val="0"/>
                <w:color w:val="000000"/>
                <w:sz w:val="16"/>
              </w:rPr>
            </w:pPr>
            <w:r w:rsidRPr="00903DBA">
              <w:rPr>
                <w:snapToGrid w:val="0"/>
              </w:rPr>
              <w:t>K</w:t>
            </w:r>
          </w:p>
        </w:tc>
        <w:tc>
          <w:tcPr>
            <w:tcW w:w="1035" w:type="dxa"/>
            <w:tcBorders>
              <w:top w:val="nil"/>
              <w:left w:val="single" w:sz="6" w:space="0" w:color="auto"/>
              <w:bottom w:val="nil"/>
              <w:right w:val="nil"/>
            </w:tcBorders>
            <w:hideMark/>
          </w:tcPr>
          <w:p w14:paraId="0D72E121" w14:textId="77777777" w:rsidR="00845EA9" w:rsidRPr="00903DBA" w:rsidRDefault="00845EA9">
            <w:pPr>
              <w:spacing w:line="256" w:lineRule="auto"/>
              <w:rPr>
                <w:snapToGrid w:val="0"/>
                <w:color w:val="000000"/>
                <w:sz w:val="16"/>
              </w:rPr>
            </w:pPr>
            <w:r w:rsidRPr="00903DBA">
              <w:rPr>
                <w:snapToGrid w:val="0"/>
              </w:rPr>
              <w:t>107</w:t>
            </w:r>
          </w:p>
        </w:tc>
        <w:tc>
          <w:tcPr>
            <w:tcW w:w="1034" w:type="dxa"/>
            <w:tcBorders>
              <w:top w:val="nil"/>
              <w:left w:val="nil"/>
              <w:bottom w:val="nil"/>
              <w:right w:val="single" w:sz="6" w:space="0" w:color="auto"/>
            </w:tcBorders>
            <w:hideMark/>
          </w:tcPr>
          <w:p w14:paraId="0B33720D" w14:textId="77777777" w:rsidR="00845EA9" w:rsidRPr="00903DBA" w:rsidRDefault="00845EA9">
            <w:pPr>
              <w:spacing w:line="256" w:lineRule="auto"/>
              <w:rPr>
                <w:snapToGrid w:val="0"/>
                <w:color w:val="000000"/>
                <w:sz w:val="16"/>
              </w:rPr>
            </w:pPr>
            <w:r w:rsidRPr="00903DBA">
              <w:rPr>
                <w:snapToGrid w:val="0"/>
              </w:rPr>
              <w:t>k</w:t>
            </w:r>
          </w:p>
        </w:tc>
      </w:tr>
      <w:tr w:rsidR="00845EA9" w:rsidRPr="00903DBA"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903DBA" w:rsidRDefault="00845EA9">
            <w:pPr>
              <w:spacing w:line="256" w:lineRule="auto"/>
              <w:rPr>
                <w:snapToGrid w:val="0"/>
                <w:color w:val="000000"/>
                <w:sz w:val="16"/>
              </w:rPr>
            </w:pPr>
            <w:r w:rsidRPr="00903DBA">
              <w:rPr>
                <w:snapToGrid w:val="0"/>
              </w:rPr>
              <w:t>12</w:t>
            </w:r>
          </w:p>
        </w:tc>
        <w:tc>
          <w:tcPr>
            <w:tcW w:w="1035" w:type="dxa"/>
            <w:hideMark/>
          </w:tcPr>
          <w:p w14:paraId="1D314A1A" w14:textId="77777777" w:rsidR="00845EA9" w:rsidRPr="00903DBA" w:rsidRDefault="00845EA9">
            <w:pPr>
              <w:spacing w:line="256" w:lineRule="auto"/>
              <w:rPr>
                <w:i/>
                <w:snapToGrid w:val="0"/>
                <w:color w:val="000000"/>
                <w:sz w:val="16"/>
              </w:rPr>
            </w:pPr>
            <w:r w:rsidRPr="00903DBA">
              <w:rPr>
                <w:i/>
                <w:snapToGrid w:val="0"/>
              </w:rPr>
              <w:t>ff  \f</w:t>
            </w:r>
          </w:p>
        </w:tc>
        <w:tc>
          <w:tcPr>
            <w:tcW w:w="1034" w:type="dxa"/>
            <w:tcBorders>
              <w:top w:val="nil"/>
              <w:left w:val="single" w:sz="6" w:space="0" w:color="auto"/>
              <w:bottom w:val="nil"/>
              <w:right w:val="nil"/>
            </w:tcBorders>
            <w:hideMark/>
          </w:tcPr>
          <w:p w14:paraId="06F48F9B" w14:textId="77777777" w:rsidR="00845EA9" w:rsidRPr="00903DBA" w:rsidRDefault="00845EA9">
            <w:pPr>
              <w:spacing w:line="256" w:lineRule="auto"/>
              <w:rPr>
                <w:snapToGrid w:val="0"/>
                <w:color w:val="000000"/>
                <w:sz w:val="16"/>
              </w:rPr>
            </w:pPr>
            <w:r w:rsidRPr="00903DBA">
              <w:rPr>
                <w:snapToGrid w:val="0"/>
              </w:rPr>
              <w:t>44</w:t>
            </w:r>
          </w:p>
        </w:tc>
        <w:tc>
          <w:tcPr>
            <w:tcW w:w="1035" w:type="dxa"/>
            <w:hideMark/>
          </w:tcPr>
          <w:p w14:paraId="6F35DDB6"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08775FF" w14:textId="77777777" w:rsidR="00845EA9" w:rsidRPr="00903DBA" w:rsidRDefault="00845EA9">
            <w:pPr>
              <w:spacing w:line="256" w:lineRule="auto"/>
              <w:rPr>
                <w:snapToGrid w:val="0"/>
                <w:color w:val="000000"/>
                <w:sz w:val="16"/>
              </w:rPr>
            </w:pPr>
            <w:r w:rsidRPr="00903DBA">
              <w:rPr>
                <w:snapToGrid w:val="0"/>
              </w:rPr>
              <w:t>76</w:t>
            </w:r>
          </w:p>
        </w:tc>
        <w:tc>
          <w:tcPr>
            <w:tcW w:w="1034" w:type="dxa"/>
            <w:hideMark/>
          </w:tcPr>
          <w:p w14:paraId="67C67A3F" w14:textId="77777777" w:rsidR="00845EA9" w:rsidRPr="00903DBA" w:rsidRDefault="00845EA9">
            <w:pPr>
              <w:spacing w:line="256" w:lineRule="auto"/>
              <w:rPr>
                <w:snapToGrid w:val="0"/>
                <w:color w:val="000000"/>
                <w:sz w:val="16"/>
              </w:rPr>
            </w:pPr>
            <w:r w:rsidRPr="00903DBA">
              <w:rPr>
                <w:snapToGrid w:val="0"/>
              </w:rPr>
              <w:t>L</w:t>
            </w:r>
          </w:p>
        </w:tc>
        <w:tc>
          <w:tcPr>
            <w:tcW w:w="1035" w:type="dxa"/>
            <w:tcBorders>
              <w:top w:val="nil"/>
              <w:left w:val="single" w:sz="6" w:space="0" w:color="auto"/>
              <w:bottom w:val="nil"/>
              <w:right w:val="nil"/>
            </w:tcBorders>
            <w:hideMark/>
          </w:tcPr>
          <w:p w14:paraId="444CAF16" w14:textId="77777777" w:rsidR="00845EA9" w:rsidRPr="00903DBA" w:rsidRDefault="00845EA9">
            <w:pPr>
              <w:spacing w:line="256" w:lineRule="auto"/>
              <w:rPr>
                <w:snapToGrid w:val="0"/>
                <w:color w:val="000000"/>
                <w:sz w:val="16"/>
              </w:rPr>
            </w:pPr>
            <w:r w:rsidRPr="00903DBA">
              <w:rPr>
                <w:snapToGrid w:val="0"/>
              </w:rPr>
              <w:t>108</w:t>
            </w:r>
          </w:p>
        </w:tc>
        <w:tc>
          <w:tcPr>
            <w:tcW w:w="1034" w:type="dxa"/>
            <w:tcBorders>
              <w:top w:val="nil"/>
              <w:left w:val="nil"/>
              <w:bottom w:val="nil"/>
              <w:right w:val="single" w:sz="6" w:space="0" w:color="auto"/>
            </w:tcBorders>
            <w:hideMark/>
          </w:tcPr>
          <w:p w14:paraId="4CE5A905" w14:textId="77777777" w:rsidR="00845EA9" w:rsidRPr="00903DBA" w:rsidRDefault="00845EA9">
            <w:pPr>
              <w:spacing w:line="256" w:lineRule="auto"/>
              <w:rPr>
                <w:snapToGrid w:val="0"/>
                <w:color w:val="000000"/>
                <w:sz w:val="16"/>
              </w:rPr>
            </w:pPr>
            <w:r w:rsidRPr="00903DBA">
              <w:rPr>
                <w:snapToGrid w:val="0"/>
              </w:rPr>
              <w:t>l</w:t>
            </w:r>
          </w:p>
        </w:tc>
      </w:tr>
      <w:tr w:rsidR="00845EA9" w:rsidRPr="00903DBA"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903DBA" w:rsidRDefault="00845EA9">
            <w:pPr>
              <w:spacing w:line="256" w:lineRule="auto"/>
              <w:rPr>
                <w:snapToGrid w:val="0"/>
                <w:color w:val="000000"/>
                <w:sz w:val="16"/>
              </w:rPr>
            </w:pPr>
            <w:r w:rsidRPr="00903DBA">
              <w:rPr>
                <w:snapToGrid w:val="0"/>
              </w:rPr>
              <w:t>13</w:t>
            </w:r>
          </w:p>
        </w:tc>
        <w:tc>
          <w:tcPr>
            <w:tcW w:w="1035" w:type="dxa"/>
            <w:hideMark/>
          </w:tcPr>
          <w:p w14:paraId="6AB924F9" w14:textId="77777777" w:rsidR="00845EA9" w:rsidRPr="00903DBA" w:rsidRDefault="00845EA9">
            <w:pPr>
              <w:spacing w:line="256" w:lineRule="auto"/>
              <w:rPr>
                <w:i/>
                <w:snapToGrid w:val="0"/>
                <w:color w:val="000000"/>
                <w:sz w:val="16"/>
              </w:rPr>
            </w:pPr>
            <w:r w:rsidRPr="00903DBA">
              <w:rPr>
                <w:i/>
                <w:snapToGrid w:val="0"/>
              </w:rPr>
              <w:t>cr  \r</w:t>
            </w:r>
          </w:p>
        </w:tc>
        <w:tc>
          <w:tcPr>
            <w:tcW w:w="1034" w:type="dxa"/>
            <w:tcBorders>
              <w:top w:val="nil"/>
              <w:left w:val="single" w:sz="6" w:space="0" w:color="auto"/>
              <w:bottom w:val="nil"/>
              <w:right w:val="nil"/>
            </w:tcBorders>
            <w:hideMark/>
          </w:tcPr>
          <w:p w14:paraId="5BCC64CF" w14:textId="77777777" w:rsidR="00845EA9" w:rsidRPr="00903DBA" w:rsidRDefault="00845EA9">
            <w:pPr>
              <w:spacing w:line="256" w:lineRule="auto"/>
              <w:rPr>
                <w:snapToGrid w:val="0"/>
                <w:color w:val="000000"/>
                <w:sz w:val="16"/>
              </w:rPr>
            </w:pPr>
            <w:r w:rsidRPr="00903DBA">
              <w:rPr>
                <w:snapToGrid w:val="0"/>
              </w:rPr>
              <w:t>45</w:t>
            </w:r>
          </w:p>
        </w:tc>
        <w:tc>
          <w:tcPr>
            <w:tcW w:w="1035" w:type="dxa"/>
            <w:hideMark/>
          </w:tcPr>
          <w:p w14:paraId="4B4438C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3442E5A" w14:textId="77777777" w:rsidR="00845EA9" w:rsidRPr="00903DBA" w:rsidRDefault="00845EA9">
            <w:pPr>
              <w:spacing w:line="256" w:lineRule="auto"/>
              <w:rPr>
                <w:snapToGrid w:val="0"/>
                <w:color w:val="000000"/>
                <w:sz w:val="16"/>
              </w:rPr>
            </w:pPr>
            <w:r w:rsidRPr="00903DBA">
              <w:rPr>
                <w:snapToGrid w:val="0"/>
              </w:rPr>
              <w:t>77</w:t>
            </w:r>
          </w:p>
        </w:tc>
        <w:tc>
          <w:tcPr>
            <w:tcW w:w="1034" w:type="dxa"/>
            <w:hideMark/>
          </w:tcPr>
          <w:p w14:paraId="39B2DB4F" w14:textId="77777777" w:rsidR="00845EA9" w:rsidRPr="00903DBA" w:rsidRDefault="00845EA9">
            <w:pPr>
              <w:spacing w:line="256" w:lineRule="auto"/>
              <w:rPr>
                <w:snapToGrid w:val="0"/>
                <w:color w:val="000000"/>
                <w:sz w:val="16"/>
              </w:rPr>
            </w:pPr>
            <w:r w:rsidRPr="00903DBA">
              <w:rPr>
                <w:snapToGrid w:val="0"/>
              </w:rPr>
              <w:t>M</w:t>
            </w:r>
          </w:p>
        </w:tc>
        <w:tc>
          <w:tcPr>
            <w:tcW w:w="1035" w:type="dxa"/>
            <w:tcBorders>
              <w:top w:val="nil"/>
              <w:left w:val="single" w:sz="6" w:space="0" w:color="auto"/>
              <w:bottom w:val="nil"/>
              <w:right w:val="nil"/>
            </w:tcBorders>
            <w:hideMark/>
          </w:tcPr>
          <w:p w14:paraId="1D942A69" w14:textId="77777777" w:rsidR="00845EA9" w:rsidRPr="00903DBA" w:rsidRDefault="00845EA9">
            <w:pPr>
              <w:spacing w:line="256" w:lineRule="auto"/>
              <w:rPr>
                <w:snapToGrid w:val="0"/>
                <w:color w:val="000000"/>
                <w:sz w:val="16"/>
              </w:rPr>
            </w:pPr>
            <w:r w:rsidRPr="00903DBA">
              <w:rPr>
                <w:snapToGrid w:val="0"/>
              </w:rPr>
              <w:t>109</w:t>
            </w:r>
          </w:p>
        </w:tc>
        <w:tc>
          <w:tcPr>
            <w:tcW w:w="1034" w:type="dxa"/>
            <w:tcBorders>
              <w:top w:val="nil"/>
              <w:left w:val="nil"/>
              <w:bottom w:val="nil"/>
              <w:right w:val="single" w:sz="6" w:space="0" w:color="auto"/>
            </w:tcBorders>
            <w:hideMark/>
          </w:tcPr>
          <w:p w14:paraId="582BC746" w14:textId="77777777" w:rsidR="00845EA9" w:rsidRPr="00903DBA" w:rsidRDefault="00845EA9">
            <w:pPr>
              <w:spacing w:line="256" w:lineRule="auto"/>
              <w:rPr>
                <w:snapToGrid w:val="0"/>
                <w:color w:val="000000"/>
                <w:sz w:val="16"/>
              </w:rPr>
            </w:pPr>
            <w:r w:rsidRPr="00903DBA">
              <w:rPr>
                <w:snapToGrid w:val="0"/>
              </w:rPr>
              <w:t>m</w:t>
            </w:r>
          </w:p>
        </w:tc>
      </w:tr>
      <w:tr w:rsidR="00845EA9" w:rsidRPr="00903DBA"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903DBA" w:rsidRDefault="00845EA9">
            <w:pPr>
              <w:spacing w:line="256" w:lineRule="auto"/>
              <w:rPr>
                <w:snapToGrid w:val="0"/>
                <w:color w:val="000000"/>
                <w:sz w:val="16"/>
              </w:rPr>
            </w:pPr>
            <w:r w:rsidRPr="00903DBA">
              <w:rPr>
                <w:snapToGrid w:val="0"/>
              </w:rPr>
              <w:t>14</w:t>
            </w:r>
          </w:p>
        </w:tc>
        <w:tc>
          <w:tcPr>
            <w:tcW w:w="1035" w:type="dxa"/>
            <w:hideMark/>
          </w:tcPr>
          <w:p w14:paraId="44FF764E"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176A6C39" w14:textId="77777777" w:rsidR="00845EA9" w:rsidRPr="00903DBA" w:rsidRDefault="00845EA9">
            <w:pPr>
              <w:spacing w:line="256" w:lineRule="auto"/>
              <w:rPr>
                <w:snapToGrid w:val="0"/>
                <w:color w:val="000000"/>
                <w:sz w:val="16"/>
              </w:rPr>
            </w:pPr>
            <w:r w:rsidRPr="00903DBA">
              <w:rPr>
                <w:snapToGrid w:val="0"/>
              </w:rPr>
              <w:t>46</w:t>
            </w:r>
          </w:p>
        </w:tc>
        <w:tc>
          <w:tcPr>
            <w:tcW w:w="1035" w:type="dxa"/>
            <w:hideMark/>
          </w:tcPr>
          <w:p w14:paraId="68C6910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4B6E74E" w14:textId="77777777" w:rsidR="00845EA9" w:rsidRPr="00903DBA" w:rsidRDefault="00845EA9">
            <w:pPr>
              <w:spacing w:line="256" w:lineRule="auto"/>
              <w:rPr>
                <w:snapToGrid w:val="0"/>
                <w:color w:val="000000"/>
                <w:sz w:val="16"/>
              </w:rPr>
            </w:pPr>
            <w:r w:rsidRPr="00903DBA">
              <w:rPr>
                <w:snapToGrid w:val="0"/>
              </w:rPr>
              <w:t>78</w:t>
            </w:r>
          </w:p>
        </w:tc>
        <w:tc>
          <w:tcPr>
            <w:tcW w:w="1034" w:type="dxa"/>
            <w:hideMark/>
          </w:tcPr>
          <w:p w14:paraId="17D4576E" w14:textId="77777777" w:rsidR="00845EA9" w:rsidRPr="00903DBA" w:rsidRDefault="00845EA9">
            <w:pPr>
              <w:spacing w:line="256" w:lineRule="auto"/>
              <w:rPr>
                <w:snapToGrid w:val="0"/>
                <w:color w:val="000000"/>
                <w:sz w:val="16"/>
              </w:rPr>
            </w:pPr>
            <w:r w:rsidRPr="00903DBA">
              <w:rPr>
                <w:snapToGrid w:val="0"/>
              </w:rPr>
              <w:t>N</w:t>
            </w:r>
          </w:p>
        </w:tc>
        <w:tc>
          <w:tcPr>
            <w:tcW w:w="1035" w:type="dxa"/>
            <w:tcBorders>
              <w:top w:val="nil"/>
              <w:left w:val="single" w:sz="6" w:space="0" w:color="auto"/>
              <w:bottom w:val="nil"/>
              <w:right w:val="nil"/>
            </w:tcBorders>
            <w:hideMark/>
          </w:tcPr>
          <w:p w14:paraId="482AE45D" w14:textId="77777777" w:rsidR="00845EA9" w:rsidRPr="00903DBA" w:rsidRDefault="00845EA9">
            <w:pPr>
              <w:spacing w:line="256" w:lineRule="auto"/>
              <w:rPr>
                <w:snapToGrid w:val="0"/>
                <w:color w:val="000000"/>
                <w:sz w:val="16"/>
              </w:rPr>
            </w:pPr>
            <w:r w:rsidRPr="00903DBA">
              <w:rPr>
                <w:snapToGrid w:val="0"/>
              </w:rPr>
              <w:t>110</w:t>
            </w:r>
          </w:p>
        </w:tc>
        <w:tc>
          <w:tcPr>
            <w:tcW w:w="1034" w:type="dxa"/>
            <w:tcBorders>
              <w:top w:val="nil"/>
              <w:left w:val="nil"/>
              <w:bottom w:val="nil"/>
              <w:right w:val="single" w:sz="6" w:space="0" w:color="auto"/>
            </w:tcBorders>
            <w:hideMark/>
          </w:tcPr>
          <w:p w14:paraId="30878F9D" w14:textId="77777777" w:rsidR="00845EA9" w:rsidRPr="00903DBA" w:rsidRDefault="00845EA9">
            <w:pPr>
              <w:spacing w:line="256" w:lineRule="auto"/>
              <w:rPr>
                <w:snapToGrid w:val="0"/>
                <w:color w:val="000000"/>
                <w:sz w:val="16"/>
              </w:rPr>
            </w:pPr>
            <w:r w:rsidRPr="00903DBA">
              <w:rPr>
                <w:snapToGrid w:val="0"/>
              </w:rPr>
              <w:t>n</w:t>
            </w:r>
          </w:p>
        </w:tc>
      </w:tr>
      <w:tr w:rsidR="00845EA9" w:rsidRPr="00903DBA"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903DBA" w:rsidRDefault="00845EA9">
            <w:pPr>
              <w:spacing w:line="256" w:lineRule="auto"/>
              <w:rPr>
                <w:snapToGrid w:val="0"/>
                <w:color w:val="000000"/>
                <w:sz w:val="16"/>
              </w:rPr>
            </w:pPr>
            <w:r w:rsidRPr="00903DBA">
              <w:rPr>
                <w:snapToGrid w:val="0"/>
              </w:rPr>
              <w:t>15</w:t>
            </w:r>
          </w:p>
        </w:tc>
        <w:tc>
          <w:tcPr>
            <w:tcW w:w="1035" w:type="dxa"/>
            <w:hideMark/>
          </w:tcPr>
          <w:p w14:paraId="3E19B9CF" w14:textId="77777777" w:rsidR="00845EA9" w:rsidRPr="00903DBA" w:rsidRDefault="00845EA9">
            <w:pPr>
              <w:spacing w:line="256" w:lineRule="auto"/>
              <w:rPr>
                <w:i/>
                <w:snapToGrid w:val="0"/>
                <w:color w:val="000000"/>
                <w:sz w:val="16"/>
              </w:rPr>
            </w:pPr>
            <w:r w:rsidRPr="00903DBA">
              <w:rPr>
                <w:i/>
                <w:snapToGrid w:val="0"/>
              </w:rPr>
              <w:t>si</w:t>
            </w:r>
          </w:p>
        </w:tc>
        <w:tc>
          <w:tcPr>
            <w:tcW w:w="1034" w:type="dxa"/>
            <w:tcBorders>
              <w:top w:val="nil"/>
              <w:left w:val="single" w:sz="6" w:space="0" w:color="auto"/>
              <w:bottom w:val="nil"/>
              <w:right w:val="nil"/>
            </w:tcBorders>
            <w:hideMark/>
          </w:tcPr>
          <w:p w14:paraId="7BFA0C51" w14:textId="77777777" w:rsidR="00845EA9" w:rsidRPr="00903DBA" w:rsidRDefault="00845EA9">
            <w:pPr>
              <w:spacing w:line="256" w:lineRule="auto"/>
              <w:rPr>
                <w:snapToGrid w:val="0"/>
                <w:color w:val="000000"/>
                <w:sz w:val="16"/>
              </w:rPr>
            </w:pPr>
            <w:r w:rsidRPr="00903DBA">
              <w:rPr>
                <w:snapToGrid w:val="0"/>
              </w:rPr>
              <w:t>47</w:t>
            </w:r>
          </w:p>
        </w:tc>
        <w:tc>
          <w:tcPr>
            <w:tcW w:w="1035" w:type="dxa"/>
            <w:hideMark/>
          </w:tcPr>
          <w:p w14:paraId="42B782A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51B1011" w14:textId="77777777" w:rsidR="00845EA9" w:rsidRPr="00903DBA" w:rsidRDefault="00845EA9">
            <w:pPr>
              <w:spacing w:line="256" w:lineRule="auto"/>
              <w:rPr>
                <w:snapToGrid w:val="0"/>
                <w:color w:val="000000"/>
                <w:sz w:val="16"/>
              </w:rPr>
            </w:pPr>
            <w:r w:rsidRPr="00903DBA">
              <w:rPr>
                <w:snapToGrid w:val="0"/>
              </w:rPr>
              <w:t>79</w:t>
            </w:r>
          </w:p>
        </w:tc>
        <w:tc>
          <w:tcPr>
            <w:tcW w:w="1034" w:type="dxa"/>
            <w:hideMark/>
          </w:tcPr>
          <w:p w14:paraId="4A440AC8" w14:textId="77777777" w:rsidR="00845EA9" w:rsidRPr="00903DBA" w:rsidRDefault="00845EA9">
            <w:pPr>
              <w:spacing w:line="256" w:lineRule="auto"/>
              <w:rPr>
                <w:snapToGrid w:val="0"/>
                <w:color w:val="000000"/>
                <w:sz w:val="16"/>
              </w:rPr>
            </w:pPr>
            <w:r w:rsidRPr="00903DBA">
              <w:rPr>
                <w:snapToGrid w:val="0"/>
              </w:rPr>
              <w:t>O</w:t>
            </w:r>
          </w:p>
        </w:tc>
        <w:tc>
          <w:tcPr>
            <w:tcW w:w="1035" w:type="dxa"/>
            <w:tcBorders>
              <w:top w:val="nil"/>
              <w:left w:val="single" w:sz="6" w:space="0" w:color="auto"/>
              <w:bottom w:val="nil"/>
              <w:right w:val="nil"/>
            </w:tcBorders>
            <w:hideMark/>
          </w:tcPr>
          <w:p w14:paraId="2F5E73BF" w14:textId="77777777" w:rsidR="00845EA9" w:rsidRPr="00903DBA" w:rsidRDefault="00845EA9">
            <w:pPr>
              <w:spacing w:line="256" w:lineRule="auto"/>
              <w:rPr>
                <w:snapToGrid w:val="0"/>
                <w:color w:val="000000"/>
                <w:sz w:val="16"/>
              </w:rPr>
            </w:pPr>
            <w:r w:rsidRPr="00903DBA">
              <w:rPr>
                <w:snapToGrid w:val="0"/>
              </w:rPr>
              <w:t>111</w:t>
            </w:r>
          </w:p>
        </w:tc>
        <w:tc>
          <w:tcPr>
            <w:tcW w:w="1034" w:type="dxa"/>
            <w:tcBorders>
              <w:top w:val="nil"/>
              <w:left w:val="nil"/>
              <w:bottom w:val="nil"/>
              <w:right w:val="single" w:sz="6" w:space="0" w:color="auto"/>
            </w:tcBorders>
            <w:hideMark/>
          </w:tcPr>
          <w:p w14:paraId="558B3F1A" w14:textId="77777777" w:rsidR="00845EA9" w:rsidRPr="00903DBA" w:rsidRDefault="00845EA9">
            <w:pPr>
              <w:spacing w:line="256" w:lineRule="auto"/>
              <w:rPr>
                <w:snapToGrid w:val="0"/>
                <w:color w:val="000000"/>
                <w:sz w:val="16"/>
              </w:rPr>
            </w:pPr>
            <w:r w:rsidRPr="00903DBA">
              <w:rPr>
                <w:snapToGrid w:val="0"/>
              </w:rPr>
              <w:t>o</w:t>
            </w:r>
          </w:p>
        </w:tc>
      </w:tr>
      <w:tr w:rsidR="00845EA9" w:rsidRPr="00903DBA"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903DBA" w:rsidRDefault="00845EA9">
            <w:pPr>
              <w:spacing w:line="256" w:lineRule="auto"/>
              <w:rPr>
                <w:snapToGrid w:val="0"/>
                <w:color w:val="000000"/>
                <w:sz w:val="16"/>
              </w:rPr>
            </w:pPr>
            <w:r w:rsidRPr="00903DBA">
              <w:rPr>
                <w:snapToGrid w:val="0"/>
              </w:rPr>
              <w:t>16</w:t>
            </w:r>
          </w:p>
        </w:tc>
        <w:tc>
          <w:tcPr>
            <w:tcW w:w="1035" w:type="dxa"/>
            <w:hideMark/>
          </w:tcPr>
          <w:p w14:paraId="426819B1" w14:textId="77777777" w:rsidR="00845EA9" w:rsidRPr="00903DBA" w:rsidRDefault="00845EA9">
            <w:pPr>
              <w:spacing w:line="256" w:lineRule="auto"/>
              <w:rPr>
                <w:i/>
                <w:snapToGrid w:val="0"/>
                <w:color w:val="000000"/>
                <w:sz w:val="16"/>
              </w:rPr>
            </w:pPr>
            <w:r w:rsidRPr="00903DBA">
              <w:rPr>
                <w:i/>
                <w:snapToGrid w:val="0"/>
              </w:rPr>
              <w:t>dle</w:t>
            </w:r>
          </w:p>
        </w:tc>
        <w:tc>
          <w:tcPr>
            <w:tcW w:w="1034" w:type="dxa"/>
            <w:tcBorders>
              <w:top w:val="nil"/>
              <w:left w:val="single" w:sz="6" w:space="0" w:color="auto"/>
              <w:bottom w:val="nil"/>
              <w:right w:val="nil"/>
            </w:tcBorders>
            <w:hideMark/>
          </w:tcPr>
          <w:p w14:paraId="2EAE7584" w14:textId="77777777" w:rsidR="00845EA9" w:rsidRPr="00903DBA" w:rsidRDefault="00845EA9">
            <w:pPr>
              <w:spacing w:line="256" w:lineRule="auto"/>
              <w:rPr>
                <w:snapToGrid w:val="0"/>
                <w:color w:val="000000"/>
                <w:sz w:val="16"/>
              </w:rPr>
            </w:pPr>
            <w:r w:rsidRPr="00903DBA">
              <w:rPr>
                <w:snapToGrid w:val="0"/>
              </w:rPr>
              <w:t>48</w:t>
            </w:r>
          </w:p>
        </w:tc>
        <w:tc>
          <w:tcPr>
            <w:tcW w:w="1035" w:type="dxa"/>
            <w:hideMark/>
          </w:tcPr>
          <w:p w14:paraId="75DF171A" w14:textId="77777777" w:rsidR="00845EA9" w:rsidRPr="00903DBA" w:rsidRDefault="00845EA9">
            <w:pPr>
              <w:spacing w:line="256" w:lineRule="auto"/>
              <w:rPr>
                <w:snapToGrid w:val="0"/>
                <w:color w:val="000000"/>
                <w:sz w:val="16"/>
              </w:rPr>
            </w:pPr>
            <w:r w:rsidRPr="00903DBA">
              <w:rPr>
                <w:snapToGrid w:val="0"/>
              </w:rPr>
              <w:t>0</w:t>
            </w:r>
          </w:p>
        </w:tc>
        <w:tc>
          <w:tcPr>
            <w:tcW w:w="1034" w:type="dxa"/>
            <w:tcBorders>
              <w:top w:val="nil"/>
              <w:left w:val="single" w:sz="6" w:space="0" w:color="auto"/>
              <w:bottom w:val="nil"/>
              <w:right w:val="nil"/>
            </w:tcBorders>
            <w:hideMark/>
          </w:tcPr>
          <w:p w14:paraId="0A862B99" w14:textId="77777777" w:rsidR="00845EA9" w:rsidRPr="00903DBA" w:rsidRDefault="00845EA9">
            <w:pPr>
              <w:spacing w:line="256" w:lineRule="auto"/>
              <w:rPr>
                <w:snapToGrid w:val="0"/>
                <w:color w:val="000000"/>
                <w:sz w:val="16"/>
              </w:rPr>
            </w:pPr>
            <w:r w:rsidRPr="00903DBA">
              <w:rPr>
                <w:snapToGrid w:val="0"/>
              </w:rPr>
              <w:t>80</w:t>
            </w:r>
          </w:p>
        </w:tc>
        <w:tc>
          <w:tcPr>
            <w:tcW w:w="1034" w:type="dxa"/>
            <w:hideMark/>
          </w:tcPr>
          <w:p w14:paraId="58433677" w14:textId="77777777" w:rsidR="00845EA9" w:rsidRPr="00903DBA" w:rsidRDefault="00845EA9">
            <w:pPr>
              <w:spacing w:line="256" w:lineRule="auto"/>
              <w:rPr>
                <w:snapToGrid w:val="0"/>
                <w:color w:val="000000"/>
                <w:sz w:val="16"/>
              </w:rPr>
            </w:pPr>
            <w:r w:rsidRPr="00903DBA">
              <w:rPr>
                <w:snapToGrid w:val="0"/>
              </w:rPr>
              <w:t>P</w:t>
            </w:r>
          </w:p>
        </w:tc>
        <w:tc>
          <w:tcPr>
            <w:tcW w:w="1035" w:type="dxa"/>
            <w:tcBorders>
              <w:top w:val="nil"/>
              <w:left w:val="single" w:sz="6" w:space="0" w:color="auto"/>
              <w:bottom w:val="nil"/>
              <w:right w:val="nil"/>
            </w:tcBorders>
            <w:hideMark/>
          </w:tcPr>
          <w:p w14:paraId="258D61AD" w14:textId="77777777" w:rsidR="00845EA9" w:rsidRPr="00903DBA" w:rsidRDefault="00845EA9">
            <w:pPr>
              <w:spacing w:line="256" w:lineRule="auto"/>
              <w:rPr>
                <w:snapToGrid w:val="0"/>
                <w:color w:val="000000"/>
                <w:sz w:val="16"/>
              </w:rPr>
            </w:pPr>
            <w:r w:rsidRPr="00903DBA">
              <w:rPr>
                <w:snapToGrid w:val="0"/>
              </w:rPr>
              <w:t>112</w:t>
            </w:r>
          </w:p>
        </w:tc>
        <w:tc>
          <w:tcPr>
            <w:tcW w:w="1034" w:type="dxa"/>
            <w:tcBorders>
              <w:top w:val="nil"/>
              <w:left w:val="nil"/>
              <w:bottom w:val="nil"/>
              <w:right w:val="single" w:sz="6" w:space="0" w:color="auto"/>
            </w:tcBorders>
            <w:hideMark/>
          </w:tcPr>
          <w:p w14:paraId="3BE8F9A6" w14:textId="77777777" w:rsidR="00845EA9" w:rsidRPr="00903DBA" w:rsidRDefault="00845EA9">
            <w:pPr>
              <w:spacing w:line="256" w:lineRule="auto"/>
              <w:rPr>
                <w:snapToGrid w:val="0"/>
                <w:color w:val="000000"/>
                <w:sz w:val="16"/>
              </w:rPr>
            </w:pPr>
            <w:r w:rsidRPr="00903DBA">
              <w:rPr>
                <w:snapToGrid w:val="0"/>
              </w:rPr>
              <w:t>p</w:t>
            </w:r>
          </w:p>
        </w:tc>
      </w:tr>
      <w:tr w:rsidR="00845EA9" w:rsidRPr="00903DBA"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903DBA" w:rsidRDefault="00845EA9">
            <w:pPr>
              <w:spacing w:line="256" w:lineRule="auto"/>
              <w:rPr>
                <w:snapToGrid w:val="0"/>
                <w:color w:val="000000"/>
                <w:sz w:val="16"/>
              </w:rPr>
            </w:pPr>
            <w:r w:rsidRPr="00903DBA">
              <w:rPr>
                <w:snapToGrid w:val="0"/>
              </w:rPr>
              <w:t>17</w:t>
            </w:r>
          </w:p>
        </w:tc>
        <w:tc>
          <w:tcPr>
            <w:tcW w:w="1035" w:type="dxa"/>
            <w:hideMark/>
          </w:tcPr>
          <w:p w14:paraId="1CB9D2F2" w14:textId="77777777" w:rsidR="00845EA9" w:rsidRPr="00903DBA" w:rsidRDefault="00845EA9">
            <w:pPr>
              <w:spacing w:line="256" w:lineRule="auto"/>
              <w:rPr>
                <w:i/>
                <w:snapToGrid w:val="0"/>
                <w:color w:val="000000"/>
                <w:sz w:val="16"/>
              </w:rPr>
            </w:pPr>
            <w:r w:rsidRPr="00903DBA">
              <w:rPr>
                <w:i/>
                <w:snapToGrid w:val="0"/>
              </w:rPr>
              <w:t>dc1</w:t>
            </w:r>
          </w:p>
        </w:tc>
        <w:tc>
          <w:tcPr>
            <w:tcW w:w="1034" w:type="dxa"/>
            <w:tcBorders>
              <w:top w:val="nil"/>
              <w:left w:val="single" w:sz="6" w:space="0" w:color="auto"/>
              <w:bottom w:val="nil"/>
              <w:right w:val="nil"/>
            </w:tcBorders>
            <w:hideMark/>
          </w:tcPr>
          <w:p w14:paraId="1FDE45D0" w14:textId="77777777" w:rsidR="00845EA9" w:rsidRPr="00903DBA" w:rsidRDefault="00845EA9">
            <w:pPr>
              <w:spacing w:line="256" w:lineRule="auto"/>
              <w:rPr>
                <w:snapToGrid w:val="0"/>
                <w:color w:val="000000"/>
                <w:sz w:val="16"/>
              </w:rPr>
            </w:pPr>
            <w:r w:rsidRPr="00903DBA">
              <w:rPr>
                <w:snapToGrid w:val="0"/>
              </w:rPr>
              <w:t>49</w:t>
            </w:r>
          </w:p>
        </w:tc>
        <w:tc>
          <w:tcPr>
            <w:tcW w:w="1035" w:type="dxa"/>
            <w:hideMark/>
          </w:tcPr>
          <w:p w14:paraId="2D29035F" w14:textId="77777777" w:rsidR="00845EA9" w:rsidRPr="00903DBA" w:rsidRDefault="00845EA9">
            <w:pPr>
              <w:spacing w:line="256" w:lineRule="auto"/>
              <w:rPr>
                <w:snapToGrid w:val="0"/>
                <w:color w:val="000000"/>
                <w:sz w:val="16"/>
              </w:rPr>
            </w:pPr>
            <w:r w:rsidRPr="00903DBA">
              <w:rPr>
                <w:snapToGrid w:val="0"/>
              </w:rPr>
              <w:t>1</w:t>
            </w:r>
          </w:p>
        </w:tc>
        <w:tc>
          <w:tcPr>
            <w:tcW w:w="1034" w:type="dxa"/>
            <w:tcBorders>
              <w:top w:val="nil"/>
              <w:left w:val="single" w:sz="6" w:space="0" w:color="auto"/>
              <w:bottom w:val="nil"/>
              <w:right w:val="nil"/>
            </w:tcBorders>
            <w:hideMark/>
          </w:tcPr>
          <w:p w14:paraId="19731FF1" w14:textId="77777777" w:rsidR="00845EA9" w:rsidRPr="00903DBA" w:rsidRDefault="00845EA9">
            <w:pPr>
              <w:spacing w:line="256" w:lineRule="auto"/>
              <w:rPr>
                <w:snapToGrid w:val="0"/>
                <w:color w:val="000000"/>
                <w:sz w:val="16"/>
              </w:rPr>
            </w:pPr>
            <w:r w:rsidRPr="00903DBA">
              <w:rPr>
                <w:snapToGrid w:val="0"/>
              </w:rPr>
              <w:t>81</w:t>
            </w:r>
          </w:p>
        </w:tc>
        <w:tc>
          <w:tcPr>
            <w:tcW w:w="1034" w:type="dxa"/>
            <w:hideMark/>
          </w:tcPr>
          <w:p w14:paraId="709D1E84" w14:textId="77777777" w:rsidR="00845EA9" w:rsidRPr="00903DBA" w:rsidRDefault="00845EA9">
            <w:pPr>
              <w:spacing w:line="256" w:lineRule="auto"/>
              <w:rPr>
                <w:snapToGrid w:val="0"/>
                <w:color w:val="000000"/>
                <w:sz w:val="16"/>
              </w:rPr>
            </w:pPr>
            <w:r w:rsidRPr="00903DBA">
              <w:rPr>
                <w:snapToGrid w:val="0"/>
              </w:rPr>
              <w:t>Q</w:t>
            </w:r>
          </w:p>
        </w:tc>
        <w:tc>
          <w:tcPr>
            <w:tcW w:w="1035" w:type="dxa"/>
            <w:tcBorders>
              <w:top w:val="nil"/>
              <w:left w:val="single" w:sz="6" w:space="0" w:color="auto"/>
              <w:bottom w:val="nil"/>
              <w:right w:val="nil"/>
            </w:tcBorders>
            <w:hideMark/>
          </w:tcPr>
          <w:p w14:paraId="56A8901C" w14:textId="77777777" w:rsidR="00845EA9" w:rsidRPr="00903DBA" w:rsidRDefault="00845EA9">
            <w:pPr>
              <w:spacing w:line="256" w:lineRule="auto"/>
              <w:rPr>
                <w:snapToGrid w:val="0"/>
                <w:color w:val="000000"/>
                <w:sz w:val="16"/>
              </w:rPr>
            </w:pPr>
            <w:r w:rsidRPr="00903DBA">
              <w:rPr>
                <w:snapToGrid w:val="0"/>
              </w:rPr>
              <w:t>113</w:t>
            </w:r>
          </w:p>
        </w:tc>
        <w:tc>
          <w:tcPr>
            <w:tcW w:w="1034" w:type="dxa"/>
            <w:tcBorders>
              <w:top w:val="nil"/>
              <w:left w:val="nil"/>
              <w:bottom w:val="nil"/>
              <w:right w:val="single" w:sz="6" w:space="0" w:color="auto"/>
            </w:tcBorders>
            <w:hideMark/>
          </w:tcPr>
          <w:p w14:paraId="1BAD5A37" w14:textId="77777777" w:rsidR="00845EA9" w:rsidRPr="00903DBA" w:rsidRDefault="00845EA9">
            <w:pPr>
              <w:spacing w:line="256" w:lineRule="auto"/>
              <w:rPr>
                <w:snapToGrid w:val="0"/>
                <w:color w:val="000000"/>
                <w:sz w:val="16"/>
              </w:rPr>
            </w:pPr>
            <w:r w:rsidRPr="00903DBA">
              <w:rPr>
                <w:snapToGrid w:val="0"/>
              </w:rPr>
              <w:t>q</w:t>
            </w:r>
          </w:p>
        </w:tc>
      </w:tr>
      <w:tr w:rsidR="00845EA9" w:rsidRPr="00903DBA"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903DBA" w:rsidRDefault="00845EA9">
            <w:pPr>
              <w:spacing w:line="256" w:lineRule="auto"/>
              <w:rPr>
                <w:snapToGrid w:val="0"/>
                <w:color w:val="000000"/>
                <w:sz w:val="16"/>
              </w:rPr>
            </w:pPr>
            <w:r w:rsidRPr="00903DBA">
              <w:rPr>
                <w:snapToGrid w:val="0"/>
              </w:rPr>
              <w:t>18</w:t>
            </w:r>
          </w:p>
        </w:tc>
        <w:tc>
          <w:tcPr>
            <w:tcW w:w="1035" w:type="dxa"/>
            <w:hideMark/>
          </w:tcPr>
          <w:p w14:paraId="7BC3DACA" w14:textId="77777777" w:rsidR="00845EA9" w:rsidRPr="00903DBA" w:rsidRDefault="00845EA9">
            <w:pPr>
              <w:spacing w:line="256" w:lineRule="auto"/>
              <w:rPr>
                <w:i/>
                <w:snapToGrid w:val="0"/>
                <w:color w:val="000000"/>
                <w:sz w:val="16"/>
              </w:rPr>
            </w:pPr>
            <w:r w:rsidRPr="00903DBA">
              <w:rPr>
                <w:i/>
                <w:snapToGrid w:val="0"/>
              </w:rPr>
              <w:t>dc2</w:t>
            </w:r>
          </w:p>
        </w:tc>
        <w:tc>
          <w:tcPr>
            <w:tcW w:w="1034" w:type="dxa"/>
            <w:tcBorders>
              <w:top w:val="nil"/>
              <w:left w:val="single" w:sz="6" w:space="0" w:color="auto"/>
              <w:bottom w:val="nil"/>
              <w:right w:val="nil"/>
            </w:tcBorders>
            <w:hideMark/>
          </w:tcPr>
          <w:p w14:paraId="23AD714B" w14:textId="77777777" w:rsidR="00845EA9" w:rsidRPr="00903DBA" w:rsidRDefault="00845EA9">
            <w:pPr>
              <w:spacing w:line="256" w:lineRule="auto"/>
              <w:rPr>
                <w:snapToGrid w:val="0"/>
                <w:color w:val="000000"/>
                <w:sz w:val="16"/>
              </w:rPr>
            </w:pPr>
            <w:r w:rsidRPr="00903DBA">
              <w:rPr>
                <w:snapToGrid w:val="0"/>
              </w:rPr>
              <w:t>50</w:t>
            </w:r>
          </w:p>
        </w:tc>
        <w:tc>
          <w:tcPr>
            <w:tcW w:w="1035" w:type="dxa"/>
            <w:hideMark/>
          </w:tcPr>
          <w:p w14:paraId="4FE0121A" w14:textId="77777777" w:rsidR="00845EA9" w:rsidRPr="00903DBA" w:rsidRDefault="00845EA9">
            <w:pPr>
              <w:spacing w:line="256" w:lineRule="auto"/>
              <w:rPr>
                <w:snapToGrid w:val="0"/>
                <w:color w:val="000000"/>
                <w:sz w:val="16"/>
              </w:rPr>
            </w:pPr>
            <w:r w:rsidRPr="00903DBA">
              <w:rPr>
                <w:snapToGrid w:val="0"/>
              </w:rPr>
              <w:t>2</w:t>
            </w:r>
          </w:p>
        </w:tc>
        <w:tc>
          <w:tcPr>
            <w:tcW w:w="1034" w:type="dxa"/>
            <w:tcBorders>
              <w:top w:val="nil"/>
              <w:left w:val="single" w:sz="6" w:space="0" w:color="auto"/>
              <w:bottom w:val="nil"/>
              <w:right w:val="nil"/>
            </w:tcBorders>
            <w:hideMark/>
          </w:tcPr>
          <w:p w14:paraId="622350B3" w14:textId="77777777" w:rsidR="00845EA9" w:rsidRPr="00903DBA" w:rsidRDefault="00845EA9">
            <w:pPr>
              <w:spacing w:line="256" w:lineRule="auto"/>
              <w:rPr>
                <w:snapToGrid w:val="0"/>
                <w:color w:val="000000"/>
                <w:sz w:val="16"/>
              </w:rPr>
            </w:pPr>
            <w:r w:rsidRPr="00903DBA">
              <w:rPr>
                <w:snapToGrid w:val="0"/>
              </w:rPr>
              <w:t>82</w:t>
            </w:r>
          </w:p>
        </w:tc>
        <w:tc>
          <w:tcPr>
            <w:tcW w:w="1034" w:type="dxa"/>
            <w:hideMark/>
          </w:tcPr>
          <w:p w14:paraId="7FDBDA62" w14:textId="77777777" w:rsidR="00845EA9" w:rsidRPr="00903DBA" w:rsidRDefault="00845EA9">
            <w:pPr>
              <w:spacing w:line="256" w:lineRule="auto"/>
              <w:rPr>
                <w:snapToGrid w:val="0"/>
                <w:color w:val="000000"/>
                <w:sz w:val="16"/>
              </w:rPr>
            </w:pPr>
            <w:r w:rsidRPr="00903DBA">
              <w:rPr>
                <w:snapToGrid w:val="0"/>
              </w:rPr>
              <w:t>R</w:t>
            </w:r>
          </w:p>
        </w:tc>
        <w:tc>
          <w:tcPr>
            <w:tcW w:w="1035" w:type="dxa"/>
            <w:tcBorders>
              <w:top w:val="nil"/>
              <w:left w:val="single" w:sz="6" w:space="0" w:color="auto"/>
              <w:bottom w:val="nil"/>
              <w:right w:val="nil"/>
            </w:tcBorders>
            <w:hideMark/>
          </w:tcPr>
          <w:p w14:paraId="3055EF5E" w14:textId="77777777" w:rsidR="00845EA9" w:rsidRPr="00903DBA" w:rsidRDefault="00845EA9">
            <w:pPr>
              <w:spacing w:line="256" w:lineRule="auto"/>
              <w:rPr>
                <w:snapToGrid w:val="0"/>
                <w:color w:val="000000"/>
                <w:sz w:val="16"/>
              </w:rPr>
            </w:pPr>
            <w:r w:rsidRPr="00903DBA">
              <w:rPr>
                <w:snapToGrid w:val="0"/>
              </w:rPr>
              <w:t>114</w:t>
            </w:r>
          </w:p>
        </w:tc>
        <w:tc>
          <w:tcPr>
            <w:tcW w:w="1034" w:type="dxa"/>
            <w:tcBorders>
              <w:top w:val="nil"/>
              <w:left w:val="nil"/>
              <w:bottom w:val="nil"/>
              <w:right w:val="single" w:sz="6" w:space="0" w:color="auto"/>
            </w:tcBorders>
            <w:hideMark/>
          </w:tcPr>
          <w:p w14:paraId="6BCCB619" w14:textId="77777777" w:rsidR="00845EA9" w:rsidRPr="00903DBA" w:rsidRDefault="00845EA9">
            <w:pPr>
              <w:spacing w:line="256" w:lineRule="auto"/>
              <w:rPr>
                <w:snapToGrid w:val="0"/>
                <w:color w:val="000000"/>
                <w:sz w:val="16"/>
              </w:rPr>
            </w:pPr>
            <w:r w:rsidRPr="00903DBA">
              <w:rPr>
                <w:snapToGrid w:val="0"/>
              </w:rPr>
              <w:t>r</w:t>
            </w:r>
          </w:p>
        </w:tc>
      </w:tr>
      <w:tr w:rsidR="00845EA9" w:rsidRPr="00903DBA"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903DBA" w:rsidRDefault="00845EA9">
            <w:pPr>
              <w:spacing w:line="256" w:lineRule="auto"/>
              <w:rPr>
                <w:snapToGrid w:val="0"/>
                <w:color w:val="000000"/>
                <w:sz w:val="16"/>
              </w:rPr>
            </w:pPr>
            <w:r w:rsidRPr="00903DBA">
              <w:rPr>
                <w:snapToGrid w:val="0"/>
              </w:rPr>
              <w:t>19</w:t>
            </w:r>
          </w:p>
        </w:tc>
        <w:tc>
          <w:tcPr>
            <w:tcW w:w="1035" w:type="dxa"/>
            <w:hideMark/>
          </w:tcPr>
          <w:p w14:paraId="44C98F68" w14:textId="77777777" w:rsidR="00845EA9" w:rsidRPr="00903DBA" w:rsidRDefault="00845EA9">
            <w:pPr>
              <w:spacing w:line="256" w:lineRule="auto"/>
              <w:rPr>
                <w:i/>
                <w:snapToGrid w:val="0"/>
                <w:color w:val="000000"/>
                <w:sz w:val="16"/>
              </w:rPr>
            </w:pPr>
            <w:r w:rsidRPr="00903DBA">
              <w:rPr>
                <w:i/>
                <w:snapToGrid w:val="0"/>
              </w:rPr>
              <w:t>dc3</w:t>
            </w:r>
          </w:p>
        </w:tc>
        <w:tc>
          <w:tcPr>
            <w:tcW w:w="1034" w:type="dxa"/>
            <w:tcBorders>
              <w:top w:val="nil"/>
              <w:left w:val="single" w:sz="6" w:space="0" w:color="auto"/>
              <w:bottom w:val="nil"/>
              <w:right w:val="nil"/>
            </w:tcBorders>
            <w:hideMark/>
          </w:tcPr>
          <w:p w14:paraId="038F6AB7" w14:textId="77777777" w:rsidR="00845EA9" w:rsidRPr="00903DBA" w:rsidRDefault="00845EA9">
            <w:pPr>
              <w:spacing w:line="256" w:lineRule="auto"/>
              <w:rPr>
                <w:snapToGrid w:val="0"/>
                <w:color w:val="000000"/>
                <w:sz w:val="16"/>
              </w:rPr>
            </w:pPr>
            <w:r w:rsidRPr="00903DBA">
              <w:rPr>
                <w:snapToGrid w:val="0"/>
              </w:rPr>
              <w:t>51</w:t>
            </w:r>
          </w:p>
        </w:tc>
        <w:tc>
          <w:tcPr>
            <w:tcW w:w="1035" w:type="dxa"/>
            <w:hideMark/>
          </w:tcPr>
          <w:p w14:paraId="2FFDB178" w14:textId="77777777" w:rsidR="00845EA9" w:rsidRPr="00903DBA" w:rsidRDefault="00845EA9">
            <w:pPr>
              <w:spacing w:line="256" w:lineRule="auto"/>
              <w:rPr>
                <w:snapToGrid w:val="0"/>
                <w:color w:val="000000"/>
                <w:sz w:val="16"/>
              </w:rPr>
            </w:pPr>
            <w:r w:rsidRPr="00903DBA">
              <w:rPr>
                <w:snapToGrid w:val="0"/>
              </w:rPr>
              <w:t>3</w:t>
            </w:r>
          </w:p>
        </w:tc>
        <w:tc>
          <w:tcPr>
            <w:tcW w:w="1034" w:type="dxa"/>
            <w:tcBorders>
              <w:top w:val="nil"/>
              <w:left w:val="single" w:sz="6" w:space="0" w:color="auto"/>
              <w:bottom w:val="nil"/>
              <w:right w:val="nil"/>
            </w:tcBorders>
            <w:hideMark/>
          </w:tcPr>
          <w:p w14:paraId="328E0AE8" w14:textId="77777777" w:rsidR="00845EA9" w:rsidRPr="00903DBA" w:rsidRDefault="00845EA9">
            <w:pPr>
              <w:spacing w:line="256" w:lineRule="auto"/>
              <w:rPr>
                <w:snapToGrid w:val="0"/>
                <w:color w:val="000000"/>
                <w:sz w:val="16"/>
              </w:rPr>
            </w:pPr>
            <w:r w:rsidRPr="00903DBA">
              <w:rPr>
                <w:snapToGrid w:val="0"/>
              </w:rPr>
              <w:t>83</w:t>
            </w:r>
          </w:p>
        </w:tc>
        <w:tc>
          <w:tcPr>
            <w:tcW w:w="1034" w:type="dxa"/>
            <w:hideMark/>
          </w:tcPr>
          <w:p w14:paraId="0E45369C" w14:textId="77777777" w:rsidR="00845EA9" w:rsidRPr="00903DBA" w:rsidRDefault="00845EA9">
            <w:pPr>
              <w:spacing w:line="256" w:lineRule="auto"/>
              <w:rPr>
                <w:snapToGrid w:val="0"/>
                <w:color w:val="000000"/>
                <w:sz w:val="16"/>
              </w:rPr>
            </w:pPr>
            <w:r w:rsidRPr="00903DBA">
              <w:rPr>
                <w:snapToGrid w:val="0"/>
              </w:rPr>
              <w:t>S</w:t>
            </w:r>
          </w:p>
        </w:tc>
        <w:tc>
          <w:tcPr>
            <w:tcW w:w="1035" w:type="dxa"/>
            <w:tcBorders>
              <w:top w:val="nil"/>
              <w:left w:val="single" w:sz="6" w:space="0" w:color="auto"/>
              <w:bottom w:val="nil"/>
              <w:right w:val="nil"/>
            </w:tcBorders>
            <w:hideMark/>
          </w:tcPr>
          <w:p w14:paraId="104CA75C" w14:textId="77777777" w:rsidR="00845EA9" w:rsidRPr="00903DBA" w:rsidRDefault="00845EA9">
            <w:pPr>
              <w:spacing w:line="256" w:lineRule="auto"/>
              <w:rPr>
                <w:snapToGrid w:val="0"/>
                <w:color w:val="000000"/>
                <w:sz w:val="16"/>
              </w:rPr>
            </w:pPr>
            <w:r w:rsidRPr="00903DBA">
              <w:rPr>
                <w:snapToGrid w:val="0"/>
              </w:rPr>
              <w:t>115</w:t>
            </w:r>
          </w:p>
        </w:tc>
        <w:tc>
          <w:tcPr>
            <w:tcW w:w="1034" w:type="dxa"/>
            <w:tcBorders>
              <w:top w:val="nil"/>
              <w:left w:val="nil"/>
              <w:bottom w:val="nil"/>
              <w:right w:val="single" w:sz="6" w:space="0" w:color="auto"/>
            </w:tcBorders>
            <w:hideMark/>
          </w:tcPr>
          <w:p w14:paraId="67BD4019" w14:textId="77777777" w:rsidR="00845EA9" w:rsidRPr="00903DBA" w:rsidRDefault="00845EA9">
            <w:pPr>
              <w:spacing w:line="256" w:lineRule="auto"/>
              <w:rPr>
                <w:snapToGrid w:val="0"/>
                <w:color w:val="000000"/>
                <w:sz w:val="16"/>
              </w:rPr>
            </w:pPr>
            <w:r w:rsidRPr="00903DBA">
              <w:rPr>
                <w:snapToGrid w:val="0"/>
              </w:rPr>
              <w:t>s</w:t>
            </w:r>
          </w:p>
        </w:tc>
      </w:tr>
      <w:tr w:rsidR="00845EA9" w:rsidRPr="00903DBA"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903DBA" w:rsidRDefault="00845EA9">
            <w:pPr>
              <w:spacing w:line="256" w:lineRule="auto"/>
              <w:rPr>
                <w:snapToGrid w:val="0"/>
                <w:color w:val="000000"/>
                <w:sz w:val="16"/>
              </w:rPr>
            </w:pPr>
            <w:r w:rsidRPr="00903DBA">
              <w:rPr>
                <w:snapToGrid w:val="0"/>
              </w:rPr>
              <w:t>20</w:t>
            </w:r>
          </w:p>
        </w:tc>
        <w:tc>
          <w:tcPr>
            <w:tcW w:w="1035" w:type="dxa"/>
            <w:hideMark/>
          </w:tcPr>
          <w:p w14:paraId="77E5E495" w14:textId="77777777" w:rsidR="00845EA9" w:rsidRPr="00903DBA" w:rsidRDefault="00845EA9">
            <w:pPr>
              <w:spacing w:line="256" w:lineRule="auto"/>
              <w:rPr>
                <w:i/>
                <w:snapToGrid w:val="0"/>
                <w:color w:val="000000"/>
                <w:sz w:val="16"/>
              </w:rPr>
            </w:pPr>
            <w:r w:rsidRPr="00903DBA">
              <w:rPr>
                <w:i/>
                <w:snapToGrid w:val="0"/>
              </w:rPr>
              <w:t>dc4</w:t>
            </w:r>
          </w:p>
        </w:tc>
        <w:tc>
          <w:tcPr>
            <w:tcW w:w="1034" w:type="dxa"/>
            <w:tcBorders>
              <w:top w:val="nil"/>
              <w:left w:val="single" w:sz="6" w:space="0" w:color="auto"/>
              <w:bottom w:val="nil"/>
              <w:right w:val="nil"/>
            </w:tcBorders>
            <w:hideMark/>
          </w:tcPr>
          <w:p w14:paraId="497F27A8" w14:textId="77777777" w:rsidR="00845EA9" w:rsidRPr="00903DBA" w:rsidRDefault="00845EA9">
            <w:pPr>
              <w:spacing w:line="256" w:lineRule="auto"/>
              <w:rPr>
                <w:snapToGrid w:val="0"/>
                <w:color w:val="000000"/>
                <w:sz w:val="16"/>
              </w:rPr>
            </w:pPr>
            <w:r w:rsidRPr="00903DBA">
              <w:rPr>
                <w:snapToGrid w:val="0"/>
              </w:rPr>
              <w:t>52</w:t>
            </w:r>
          </w:p>
        </w:tc>
        <w:tc>
          <w:tcPr>
            <w:tcW w:w="1035" w:type="dxa"/>
            <w:hideMark/>
          </w:tcPr>
          <w:p w14:paraId="2E2137DE" w14:textId="77777777" w:rsidR="00845EA9" w:rsidRPr="00903DBA" w:rsidRDefault="00845EA9">
            <w:pPr>
              <w:spacing w:line="256" w:lineRule="auto"/>
              <w:rPr>
                <w:snapToGrid w:val="0"/>
                <w:color w:val="000000"/>
                <w:sz w:val="16"/>
              </w:rPr>
            </w:pPr>
            <w:r w:rsidRPr="00903DBA">
              <w:rPr>
                <w:snapToGrid w:val="0"/>
              </w:rPr>
              <w:t>4</w:t>
            </w:r>
          </w:p>
        </w:tc>
        <w:tc>
          <w:tcPr>
            <w:tcW w:w="1034" w:type="dxa"/>
            <w:tcBorders>
              <w:top w:val="nil"/>
              <w:left w:val="single" w:sz="6" w:space="0" w:color="auto"/>
              <w:bottom w:val="nil"/>
              <w:right w:val="nil"/>
            </w:tcBorders>
            <w:hideMark/>
          </w:tcPr>
          <w:p w14:paraId="4B68FF56" w14:textId="77777777" w:rsidR="00845EA9" w:rsidRPr="00903DBA" w:rsidRDefault="00845EA9">
            <w:pPr>
              <w:spacing w:line="256" w:lineRule="auto"/>
              <w:rPr>
                <w:snapToGrid w:val="0"/>
                <w:color w:val="000000"/>
                <w:sz w:val="16"/>
              </w:rPr>
            </w:pPr>
            <w:r w:rsidRPr="00903DBA">
              <w:rPr>
                <w:snapToGrid w:val="0"/>
              </w:rPr>
              <w:t>84</w:t>
            </w:r>
          </w:p>
        </w:tc>
        <w:tc>
          <w:tcPr>
            <w:tcW w:w="1034" w:type="dxa"/>
            <w:hideMark/>
          </w:tcPr>
          <w:p w14:paraId="16186F38" w14:textId="77777777" w:rsidR="00845EA9" w:rsidRPr="00903DBA" w:rsidRDefault="00845EA9">
            <w:pPr>
              <w:spacing w:line="256" w:lineRule="auto"/>
              <w:rPr>
                <w:snapToGrid w:val="0"/>
                <w:color w:val="000000"/>
                <w:sz w:val="16"/>
              </w:rPr>
            </w:pPr>
            <w:r w:rsidRPr="00903DBA">
              <w:rPr>
                <w:snapToGrid w:val="0"/>
              </w:rPr>
              <w:t>T</w:t>
            </w:r>
          </w:p>
        </w:tc>
        <w:tc>
          <w:tcPr>
            <w:tcW w:w="1035" w:type="dxa"/>
            <w:tcBorders>
              <w:top w:val="nil"/>
              <w:left w:val="single" w:sz="6" w:space="0" w:color="auto"/>
              <w:bottom w:val="nil"/>
              <w:right w:val="nil"/>
            </w:tcBorders>
            <w:hideMark/>
          </w:tcPr>
          <w:p w14:paraId="426F7D2D" w14:textId="77777777" w:rsidR="00845EA9" w:rsidRPr="00903DBA" w:rsidRDefault="00845EA9">
            <w:pPr>
              <w:spacing w:line="256" w:lineRule="auto"/>
              <w:rPr>
                <w:snapToGrid w:val="0"/>
                <w:color w:val="000000"/>
                <w:sz w:val="16"/>
              </w:rPr>
            </w:pPr>
            <w:r w:rsidRPr="00903DBA">
              <w:rPr>
                <w:snapToGrid w:val="0"/>
              </w:rPr>
              <w:t>116</w:t>
            </w:r>
          </w:p>
        </w:tc>
        <w:tc>
          <w:tcPr>
            <w:tcW w:w="1034" w:type="dxa"/>
            <w:tcBorders>
              <w:top w:val="nil"/>
              <w:left w:val="nil"/>
              <w:bottom w:val="nil"/>
              <w:right w:val="single" w:sz="6" w:space="0" w:color="auto"/>
            </w:tcBorders>
            <w:hideMark/>
          </w:tcPr>
          <w:p w14:paraId="4A220C47" w14:textId="77777777" w:rsidR="00845EA9" w:rsidRPr="00903DBA" w:rsidRDefault="00845EA9">
            <w:pPr>
              <w:spacing w:line="256" w:lineRule="auto"/>
              <w:rPr>
                <w:snapToGrid w:val="0"/>
                <w:color w:val="000000"/>
                <w:sz w:val="16"/>
              </w:rPr>
            </w:pPr>
            <w:r w:rsidRPr="00903DBA">
              <w:rPr>
                <w:snapToGrid w:val="0"/>
              </w:rPr>
              <w:t>t</w:t>
            </w:r>
          </w:p>
        </w:tc>
      </w:tr>
      <w:tr w:rsidR="00845EA9" w:rsidRPr="00903DBA"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903DBA" w:rsidRDefault="00845EA9">
            <w:pPr>
              <w:spacing w:line="256" w:lineRule="auto"/>
              <w:rPr>
                <w:snapToGrid w:val="0"/>
                <w:color w:val="000000"/>
                <w:sz w:val="16"/>
              </w:rPr>
            </w:pPr>
            <w:r w:rsidRPr="00903DBA">
              <w:rPr>
                <w:snapToGrid w:val="0"/>
              </w:rPr>
              <w:t>21</w:t>
            </w:r>
          </w:p>
        </w:tc>
        <w:tc>
          <w:tcPr>
            <w:tcW w:w="1035" w:type="dxa"/>
            <w:hideMark/>
          </w:tcPr>
          <w:p w14:paraId="7C731F8B" w14:textId="77777777" w:rsidR="00845EA9" w:rsidRPr="00903DBA" w:rsidRDefault="00845EA9">
            <w:pPr>
              <w:spacing w:line="256" w:lineRule="auto"/>
              <w:rPr>
                <w:i/>
                <w:snapToGrid w:val="0"/>
                <w:color w:val="000000"/>
                <w:sz w:val="16"/>
              </w:rPr>
            </w:pPr>
            <w:r w:rsidRPr="00903DBA">
              <w:rPr>
                <w:i/>
                <w:snapToGrid w:val="0"/>
              </w:rPr>
              <w:t>nak</w:t>
            </w:r>
          </w:p>
        </w:tc>
        <w:tc>
          <w:tcPr>
            <w:tcW w:w="1034" w:type="dxa"/>
            <w:tcBorders>
              <w:top w:val="nil"/>
              <w:left w:val="single" w:sz="6" w:space="0" w:color="auto"/>
              <w:bottom w:val="nil"/>
              <w:right w:val="nil"/>
            </w:tcBorders>
            <w:hideMark/>
          </w:tcPr>
          <w:p w14:paraId="678E197F" w14:textId="77777777" w:rsidR="00845EA9" w:rsidRPr="00903DBA" w:rsidRDefault="00845EA9">
            <w:pPr>
              <w:spacing w:line="256" w:lineRule="auto"/>
              <w:rPr>
                <w:snapToGrid w:val="0"/>
                <w:color w:val="000000"/>
                <w:sz w:val="16"/>
              </w:rPr>
            </w:pPr>
            <w:r w:rsidRPr="00903DBA">
              <w:rPr>
                <w:snapToGrid w:val="0"/>
              </w:rPr>
              <w:t>53</w:t>
            </w:r>
          </w:p>
        </w:tc>
        <w:tc>
          <w:tcPr>
            <w:tcW w:w="1035" w:type="dxa"/>
            <w:hideMark/>
          </w:tcPr>
          <w:p w14:paraId="5174FCAB" w14:textId="77777777" w:rsidR="00845EA9" w:rsidRPr="00903DBA" w:rsidRDefault="00845EA9">
            <w:pPr>
              <w:spacing w:line="256" w:lineRule="auto"/>
              <w:rPr>
                <w:snapToGrid w:val="0"/>
                <w:color w:val="000000"/>
                <w:sz w:val="16"/>
              </w:rPr>
            </w:pPr>
            <w:r w:rsidRPr="00903DBA">
              <w:rPr>
                <w:snapToGrid w:val="0"/>
              </w:rPr>
              <w:t>5</w:t>
            </w:r>
          </w:p>
        </w:tc>
        <w:tc>
          <w:tcPr>
            <w:tcW w:w="1034" w:type="dxa"/>
            <w:tcBorders>
              <w:top w:val="nil"/>
              <w:left w:val="single" w:sz="6" w:space="0" w:color="auto"/>
              <w:bottom w:val="nil"/>
              <w:right w:val="nil"/>
            </w:tcBorders>
            <w:hideMark/>
          </w:tcPr>
          <w:p w14:paraId="100E1CAB" w14:textId="77777777" w:rsidR="00845EA9" w:rsidRPr="00903DBA" w:rsidRDefault="00845EA9">
            <w:pPr>
              <w:spacing w:line="256" w:lineRule="auto"/>
              <w:rPr>
                <w:snapToGrid w:val="0"/>
                <w:color w:val="000000"/>
                <w:sz w:val="16"/>
              </w:rPr>
            </w:pPr>
            <w:r w:rsidRPr="00903DBA">
              <w:rPr>
                <w:snapToGrid w:val="0"/>
              </w:rPr>
              <w:t>85</w:t>
            </w:r>
          </w:p>
        </w:tc>
        <w:tc>
          <w:tcPr>
            <w:tcW w:w="1034" w:type="dxa"/>
            <w:hideMark/>
          </w:tcPr>
          <w:p w14:paraId="086E78DB" w14:textId="77777777" w:rsidR="00845EA9" w:rsidRPr="00903DBA" w:rsidRDefault="00845EA9">
            <w:pPr>
              <w:spacing w:line="256" w:lineRule="auto"/>
              <w:rPr>
                <w:snapToGrid w:val="0"/>
                <w:color w:val="000000"/>
                <w:sz w:val="16"/>
              </w:rPr>
            </w:pPr>
            <w:r w:rsidRPr="00903DBA">
              <w:rPr>
                <w:snapToGrid w:val="0"/>
              </w:rPr>
              <w:t>U</w:t>
            </w:r>
          </w:p>
        </w:tc>
        <w:tc>
          <w:tcPr>
            <w:tcW w:w="1035" w:type="dxa"/>
            <w:tcBorders>
              <w:top w:val="nil"/>
              <w:left w:val="single" w:sz="6" w:space="0" w:color="auto"/>
              <w:bottom w:val="nil"/>
              <w:right w:val="nil"/>
            </w:tcBorders>
            <w:hideMark/>
          </w:tcPr>
          <w:p w14:paraId="111F2DE5" w14:textId="77777777" w:rsidR="00845EA9" w:rsidRPr="00903DBA" w:rsidRDefault="00845EA9">
            <w:pPr>
              <w:spacing w:line="256" w:lineRule="auto"/>
              <w:rPr>
                <w:snapToGrid w:val="0"/>
                <w:color w:val="000000"/>
                <w:sz w:val="16"/>
              </w:rPr>
            </w:pPr>
            <w:r w:rsidRPr="00903DBA">
              <w:rPr>
                <w:snapToGrid w:val="0"/>
              </w:rPr>
              <w:t>117</w:t>
            </w:r>
          </w:p>
        </w:tc>
        <w:tc>
          <w:tcPr>
            <w:tcW w:w="1034" w:type="dxa"/>
            <w:tcBorders>
              <w:top w:val="nil"/>
              <w:left w:val="nil"/>
              <w:bottom w:val="nil"/>
              <w:right w:val="single" w:sz="6" w:space="0" w:color="auto"/>
            </w:tcBorders>
            <w:hideMark/>
          </w:tcPr>
          <w:p w14:paraId="743076D7" w14:textId="77777777" w:rsidR="00845EA9" w:rsidRPr="00903DBA" w:rsidRDefault="00845EA9">
            <w:pPr>
              <w:spacing w:line="256" w:lineRule="auto"/>
              <w:rPr>
                <w:snapToGrid w:val="0"/>
                <w:color w:val="000000"/>
                <w:sz w:val="16"/>
              </w:rPr>
            </w:pPr>
            <w:r w:rsidRPr="00903DBA">
              <w:rPr>
                <w:snapToGrid w:val="0"/>
              </w:rPr>
              <w:t>u</w:t>
            </w:r>
          </w:p>
        </w:tc>
      </w:tr>
      <w:tr w:rsidR="00845EA9" w:rsidRPr="00903DBA"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903DBA" w:rsidRDefault="00845EA9">
            <w:pPr>
              <w:spacing w:line="256" w:lineRule="auto"/>
              <w:rPr>
                <w:snapToGrid w:val="0"/>
                <w:color w:val="000000"/>
                <w:sz w:val="16"/>
              </w:rPr>
            </w:pPr>
            <w:r w:rsidRPr="00903DBA">
              <w:rPr>
                <w:snapToGrid w:val="0"/>
              </w:rPr>
              <w:t>22</w:t>
            </w:r>
          </w:p>
        </w:tc>
        <w:tc>
          <w:tcPr>
            <w:tcW w:w="1035" w:type="dxa"/>
            <w:hideMark/>
          </w:tcPr>
          <w:p w14:paraId="706CABD0" w14:textId="77777777" w:rsidR="00845EA9" w:rsidRPr="00903DBA" w:rsidRDefault="00845EA9">
            <w:pPr>
              <w:spacing w:line="256" w:lineRule="auto"/>
              <w:rPr>
                <w:i/>
                <w:snapToGrid w:val="0"/>
                <w:color w:val="000000"/>
                <w:sz w:val="16"/>
              </w:rPr>
            </w:pPr>
            <w:r w:rsidRPr="00903DBA">
              <w:rPr>
                <w:i/>
                <w:snapToGrid w:val="0"/>
              </w:rPr>
              <w:t>syn</w:t>
            </w:r>
          </w:p>
        </w:tc>
        <w:tc>
          <w:tcPr>
            <w:tcW w:w="1034" w:type="dxa"/>
            <w:tcBorders>
              <w:top w:val="nil"/>
              <w:left w:val="single" w:sz="6" w:space="0" w:color="auto"/>
              <w:bottom w:val="nil"/>
              <w:right w:val="nil"/>
            </w:tcBorders>
            <w:hideMark/>
          </w:tcPr>
          <w:p w14:paraId="14082B13" w14:textId="77777777" w:rsidR="00845EA9" w:rsidRPr="00903DBA" w:rsidRDefault="00845EA9">
            <w:pPr>
              <w:spacing w:line="256" w:lineRule="auto"/>
              <w:rPr>
                <w:snapToGrid w:val="0"/>
                <w:color w:val="000000"/>
                <w:sz w:val="16"/>
              </w:rPr>
            </w:pPr>
            <w:r w:rsidRPr="00903DBA">
              <w:rPr>
                <w:snapToGrid w:val="0"/>
              </w:rPr>
              <w:t>54</w:t>
            </w:r>
          </w:p>
        </w:tc>
        <w:tc>
          <w:tcPr>
            <w:tcW w:w="1035" w:type="dxa"/>
            <w:hideMark/>
          </w:tcPr>
          <w:p w14:paraId="18692995" w14:textId="77777777" w:rsidR="00845EA9" w:rsidRPr="00903DBA" w:rsidRDefault="00845EA9">
            <w:pPr>
              <w:spacing w:line="256" w:lineRule="auto"/>
              <w:rPr>
                <w:snapToGrid w:val="0"/>
                <w:color w:val="000000"/>
                <w:sz w:val="16"/>
              </w:rPr>
            </w:pPr>
            <w:r w:rsidRPr="00903DBA">
              <w:rPr>
                <w:snapToGrid w:val="0"/>
              </w:rPr>
              <w:t>6</w:t>
            </w:r>
          </w:p>
        </w:tc>
        <w:tc>
          <w:tcPr>
            <w:tcW w:w="1034" w:type="dxa"/>
            <w:tcBorders>
              <w:top w:val="nil"/>
              <w:left w:val="single" w:sz="6" w:space="0" w:color="auto"/>
              <w:bottom w:val="nil"/>
              <w:right w:val="nil"/>
            </w:tcBorders>
            <w:hideMark/>
          </w:tcPr>
          <w:p w14:paraId="156CFD04" w14:textId="77777777" w:rsidR="00845EA9" w:rsidRPr="00903DBA" w:rsidRDefault="00845EA9">
            <w:pPr>
              <w:spacing w:line="256" w:lineRule="auto"/>
              <w:rPr>
                <w:snapToGrid w:val="0"/>
                <w:color w:val="000000"/>
                <w:sz w:val="16"/>
              </w:rPr>
            </w:pPr>
            <w:r w:rsidRPr="00903DBA">
              <w:rPr>
                <w:snapToGrid w:val="0"/>
              </w:rPr>
              <w:t>86</w:t>
            </w:r>
          </w:p>
        </w:tc>
        <w:tc>
          <w:tcPr>
            <w:tcW w:w="1034" w:type="dxa"/>
            <w:hideMark/>
          </w:tcPr>
          <w:p w14:paraId="11334BA9" w14:textId="77777777" w:rsidR="00845EA9" w:rsidRPr="00903DBA" w:rsidRDefault="00845EA9">
            <w:pPr>
              <w:spacing w:line="256" w:lineRule="auto"/>
              <w:rPr>
                <w:snapToGrid w:val="0"/>
                <w:color w:val="000000"/>
                <w:sz w:val="16"/>
              </w:rPr>
            </w:pPr>
            <w:r w:rsidRPr="00903DBA">
              <w:rPr>
                <w:snapToGrid w:val="0"/>
              </w:rPr>
              <w:t>V</w:t>
            </w:r>
          </w:p>
        </w:tc>
        <w:tc>
          <w:tcPr>
            <w:tcW w:w="1035" w:type="dxa"/>
            <w:tcBorders>
              <w:top w:val="nil"/>
              <w:left w:val="single" w:sz="6" w:space="0" w:color="auto"/>
              <w:bottom w:val="nil"/>
              <w:right w:val="nil"/>
            </w:tcBorders>
            <w:hideMark/>
          </w:tcPr>
          <w:p w14:paraId="77EA57A0" w14:textId="77777777" w:rsidR="00845EA9" w:rsidRPr="00903DBA" w:rsidRDefault="00845EA9">
            <w:pPr>
              <w:spacing w:line="256" w:lineRule="auto"/>
              <w:rPr>
                <w:snapToGrid w:val="0"/>
                <w:color w:val="000000"/>
                <w:sz w:val="16"/>
              </w:rPr>
            </w:pPr>
            <w:r w:rsidRPr="00903DBA">
              <w:rPr>
                <w:snapToGrid w:val="0"/>
              </w:rPr>
              <w:t>118</w:t>
            </w:r>
          </w:p>
        </w:tc>
        <w:tc>
          <w:tcPr>
            <w:tcW w:w="1034" w:type="dxa"/>
            <w:tcBorders>
              <w:top w:val="nil"/>
              <w:left w:val="nil"/>
              <w:bottom w:val="nil"/>
              <w:right w:val="single" w:sz="6" w:space="0" w:color="auto"/>
            </w:tcBorders>
            <w:hideMark/>
          </w:tcPr>
          <w:p w14:paraId="74308F08" w14:textId="77777777" w:rsidR="00845EA9" w:rsidRPr="00903DBA" w:rsidRDefault="00845EA9">
            <w:pPr>
              <w:spacing w:line="256" w:lineRule="auto"/>
              <w:rPr>
                <w:snapToGrid w:val="0"/>
                <w:color w:val="000000"/>
                <w:sz w:val="16"/>
              </w:rPr>
            </w:pPr>
            <w:r w:rsidRPr="00903DBA">
              <w:rPr>
                <w:snapToGrid w:val="0"/>
              </w:rPr>
              <w:t>v</w:t>
            </w:r>
          </w:p>
        </w:tc>
      </w:tr>
      <w:tr w:rsidR="00845EA9" w:rsidRPr="00903DBA"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903DBA" w:rsidRDefault="00845EA9">
            <w:pPr>
              <w:spacing w:line="256" w:lineRule="auto"/>
              <w:rPr>
                <w:snapToGrid w:val="0"/>
                <w:color w:val="000000"/>
                <w:sz w:val="16"/>
              </w:rPr>
            </w:pPr>
            <w:r w:rsidRPr="00903DBA">
              <w:rPr>
                <w:snapToGrid w:val="0"/>
              </w:rPr>
              <w:t>23</w:t>
            </w:r>
          </w:p>
        </w:tc>
        <w:tc>
          <w:tcPr>
            <w:tcW w:w="1035" w:type="dxa"/>
            <w:hideMark/>
          </w:tcPr>
          <w:p w14:paraId="6D44BEF8" w14:textId="77777777" w:rsidR="00845EA9" w:rsidRPr="00903DBA" w:rsidRDefault="00845EA9">
            <w:pPr>
              <w:spacing w:line="256" w:lineRule="auto"/>
              <w:rPr>
                <w:i/>
                <w:snapToGrid w:val="0"/>
                <w:color w:val="000000"/>
                <w:sz w:val="16"/>
              </w:rPr>
            </w:pPr>
            <w:r w:rsidRPr="00903DBA">
              <w:rPr>
                <w:i/>
                <w:snapToGrid w:val="0"/>
              </w:rPr>
              <w:t>etb</w:t>
            </w:r>
          </w:p>
        </w:tc>
        <w:tc>
          <w:tcPr>
            <w:tcW w:w="1034" w:type="dxa"/>
            <w:tcBorders>
              <w:top w:val="nil"/>
              <w:left w:val="single" w:sz="6" w:space="0" w:color="auto"/>
              <w:bottom w:val="nil"/>
              <w:right w:val="nil"/>
            </w:tcBorders>
            <w:hideMark/>
          </w:tcPr>
          <w:p w14:paraId="015F1361" w14:textId="77777777" w:rsidR="00845EA9" w:rsidRPr="00903DBA" w:rsidRDefault="00845EA9">
            <w:pPr>
              <w:spacing w:line="256" w:lineRule="auto"/>
              <w:rPr>
                <w:snapToGrid w:val="0"/>
                <w:color w:val="000000"/>
                <w:sz w:val="16"/>
              </w:rPr>
            </w:pPr>
            <w:r w:rsidRPr="00903DBA">
              <w:rPr>
                <w:snapToGrid w:val="0"/>
              </w:rPr>
              <w:t>55</w:t>
            </w:r>
          </w:p>
        </w:tc>
        <w:tc>
          <w:tcPr>
            <w:tcW w:w="1035" w:type="dxa"/>
            <w:hideMark/>
          </w:tcPr>
          <w:p w14:paraId="37771747" w14:textId="77777777" w:rsidR="00845EA9" w:rsidRPr="00903DBA" w:rsidRDefault="00845EA9">
            <w:pPr>
              <w:spacing w:line="256" w:lineRule="auto"/>
              <w:rPr>
                <w:snapToGrid w:val="0"/>
                <w:color w:val="000000"/>
                <w:sz w:val="16"/>
              </w:rPr>
            </w:pPr>
            <w:r w:rsidRPr="00903DBA">
              <w:rPr>
                <w:snapToGrid w:val="0"/>
              </w:rPr>
              <w:t>7</w:t>
            </w:r>
          </w:p>
        </w:tc>
        <w:tc>
          <w:tcPr>
            <w:tcW w:w="1034" w:type="dxa"/>
            <w:tcBorders>
              <w:top w:val="nil"/>
              <w:left w:val="single" w:sz="6" w:space="0" w:color="auto"/>
              <w:bottom w:val="nil"/>
              <w:right w:val="nil"/>
            </w:tcBorders>
            <w:hideMark/>
          </w:tcPr>
          <w:p w14:paraId="6EC4CA9E" w14:textId="77777777" w:rsidR="00845EA9" w:rsidRPr="00903DBA" w:rsidRDefault="00845EA9">
            <w:pPr>
              <w:spacing w:line="256" w:lineRule="auto"/>
              <w:rPr>
                <w:snapToGrid w:val="0"/>
                <w:color w:val="000000"/>
                <w:sz w:val="16"/>
              </w:rPr>
            </w:pPr>
            <w:r w:rsidRPr="00903DBA">
              <w:rPr>
                <w:snapToGrid w:val="0"/>
              </w:rPr>
              <w:t>87</w:t>
            </w:r>
          </w:p>
        </w:tc>
        <w:tc>
          <w:tcPr>
            <w:tcW w:w="1034" w:type="dxa"/>
            <w:hideMark/>
          </w:tcPr>
          <w:p w14:paraId="0E9E142D" w14:textId="77777777" w:rsidR="00845EA9" w:rsidRPr="00903DBA" w:rsidRDefault="00845EA9">
            <w:pPr>
              <w:spacing w:line="256" w:lineRule="auto"/>
              <w:rPr>
                <w:snapToGrid w:val="0"/>
                <w:color w:val="000000"/>
                <w:sz w:val="16"/>
              </w:rPr>
            </w:pPr>
            <w:r w:rsidRPr="00903DBA">
              <w:rPr>
                <w:snapToGrid w:val="0"/>
              </w:rPr>
              <w:t>W</w:t>
            </w:r>
          </w:p>
        </w:tc>
        <w:tc>
          <w:tcPr>
            <w:tcW w:w="1035" w:type="dxa"/>
            <w:tcBorders>
              <w:top w:val="nil"/>
              <w:left w:val="single" w:sz="6" w:space="0" w:color="auto"/>
              <w:bottom w:val="nil"/>
              <w:right w:val="nil"/>
            </w:tcBorders>
            <w:hideMark/>
          </w:tcPr>
          <w:p w14:paraId="6178B0BA" w14:textId="77777777" w:rsidR="00845EA9" w:rsidRPr="00903DBA" w:rsidRDefault="00845EA9">
            <w:pPr>
              <w:spacing w:line="256" w:lineRule="auto"/>
              <w:rPr>
                <w:snapToGrid w:val="0"/>
                <w:color w:val="000000"/>
                <w:sz w:val="16"/>
              </w:rPr>
            </w:pPr>
            <w:r w:rsidRPr="00903DBA">
              <w:rPr>
                <w:snapToGrid w:val="0"/>
              </w:rPr>
              <w:t>119</w:t>
            </w:r>
          </w:p>
        </w:tc>
        <w:tc>
          <w:tcPr>
            <w:tcW w:w="1034" w:type="dxa"/>
            <w:tcBorders>
              <w:top w:val="nil"/>
              <w:left w:val="nil"/>
              <w:bottom w:val="nil"/>
              <w:right w:val="single" w:sz="6" w:space="0" w:color="auto"/>
            </w:tcBorders>
            <w:hideMark/>
          </w:tcPr>
          <w:p w14:paraId="6E20BA1E" w14:textId="77777777" w:rsidR="00845EA9" w:rsidRPr="00903DBA" w:rsidRDefault="00845EA9">
            <w:pPr>
              <w:spacing w:line="256" w:lineRule="auto"/>
              <w:rPr>
                <w:snapToGrid w:val="0"/>
                <w:color w:val="000000"/>
                <w:sz w:val="16"/>
              </w:rPr>
            </w:pPr>
            <w:r w:rsidRPr="00903DBA">
              <w:rPr>
                <w:snapToGrid w:val="0"/>
              </w:rPr>
              <w:t>w</w:t>
            </w:r>
          </w:p>
        </w:tc>
      </w:tr>
      <w:tr w:rsidR="00845EA9" w:rsidRPr="00903DBA"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903DBA" w:rsidRDefault="00845EA9">
            <w:pPr>
              <w:spacing w:line="256" w:lineRule="auto"/>
              <w:rPr>
                <w:snapToGrid w:val="0"/>
                <w:color w:val="000000"/>
                <w:sz w:val="16"/>
              </w:rPr>
            </w:pPr>
            <w:r w:rsidRPr="00903DBA">
              <w:rPr>
                <w:snapToGrid w:val="0"/>
              </w:rPr>
              <w:t>24</w:t>
            </w:r>
          </w:p>
        </w:tc>
        <w:tc>
          <w:tcPr>
            <w:tcW w:w="1035" w:type="dxa"/>
            <w:hideMark/>
          </w:tcPr>
          <w:p w14:paraId="6E324FD0" w14:textId="77777777" w:rsidR="00845EA9" w:rsidRPr="00903DBA" w:rsidRDefault="00845EA9">
            <w:pPr>
              <w:spacing w:line="256" w:lineRule="auto"/>
              <w:rPr>
                <w:i/>
                <w:snapToGrid w:val="0"/>
                <w:color w:val="000000"/>
                <w:sz w:val="16"/>
              </w:rPr>
            </w:pPr>
            <w:r w:rsidRPr="00903DBA">
              <w:rPr>
                <w:i/>
                <w:snapToGrid w:val="0"/>
              </w:rPr>
              <w:t>can</w:t>
            </w:r>
          </w:p>
        </w:tc>
        <w:tc>
          <w:tcPr>
            <w:tcW w:w="1034" w:type="dxa"/>
            <w:tcBorders>
              <w:top w:val="nil"/>
              <w:left w:val="single" w:sz="6" w:space="0" w:color="auto"/>
              <w:bottom w:val="nil"/>
              <w:right w:val="nil"/>
            </w:tcBorders>
            <w:hideMark/>
          </w:tcPr>
          <w:p w14:paraId="1B2CC18C" w14:textId="77777777" w:rsidR="00845EA9" w:rsidRPr="00903DBA" w:rsidRDefault="00845EA9">
            <w:pPr>
              <w:spacing w:line="256" w:lineRule="auto"/>
              <w:rPr>
                <w:snapToGrid w:val="0"/>
                <w:color w:val="000000"/>
                <w:sz w:val="16"/>
              </w:rPr>
            </w:pPr>
            <w:r w:rsidRPr="00903DBA">
              <w:rPr>
                <w:snapToGrid w:val="0"/>
              </w:rPr>
              <w:t>56</w:t>
            </w:r>
          </w:p>
        </w:tc>
        <w:tc>
          <w:tcPr>
            <w:tcW w:w="1035" w:type="dxa"/>
            <w:hideMark/>
          </w:tcPr>
          <w:p w14:paraId="1F09C964" w14:textId="77777777" w:rsidR="00845EA9" w:rsidRPr="00903DBA" w:rsidRDefault="00845EA9">
            <w:pPr>
              <w:spacing w:line="256" w:lineRule="auto"/>
              <w:rPr>
                <w:snapToGrid w:val="0"/>
                <w:color w:val="000000"/>
                <w:sz w:val="16"/>
              </w:rPr>
            </w:pPr>
            <w:r w:rsidRPr="00903DBA">
              <w:rPr>
                <w:snapToGrid w:val="0"/>
              </w:rPr>
              <w:t>8</w:t>
            </w:r>
          </w:p>
        </w:tc>
        <w:tc>
          <w:tcPr>
            <w:tcW w:w="1034" w:type="dxa"/>
            <w:tcBorders>
              <w:top w:val="nil"/>
              <w:left w:val="single" w:sz="6" w:space="0" w:color="auto"/>
              <w:bottom w:val="nil"/>
              <w:right w:val="nil"/>
            </w:tcBorders>
            <w:hideMark/>
          </w:tcPr>
          <w:p w14:paraId="557FB747" w14:textId="77777777" w:rsidR="00845EA9" w:rsidRPr="00903DBA" w:rsidRDefault="00845EA9">
            <w:pPr>
              <w:spacing w:line="256" w:lineRule="auto"/>
              <w:rPr>
                <w:snapToGrid w:val="0"/>
                <w:color w:val="000000"/>
                <w:sz w:val="16"/>
              </w:rPr>
            </w:pPr>
            <w:r w:rsidRPr="00903DBA">
              <w:rPr>
                <w:snapToGrid w:val="0"/>
              </w:rPr>
              <w:t>88</w:t>
            </w:r>
          </w:p>
        </w:tc>
        <w:tc>
          <w:tcPr>
            <w:tcW w:w="1034" w:type="dxa"/>
            <w:hideMark/>
          </w:tcPr>
          <w:p w14:paraId="1FA6F03E" w14:textId="77777777" w:rsidR="00845EA9" w:rsidRPr="00903DBA" w:rsidRDefault="00845EA9">
            <w:pPr>
              <w:spacing w:line="256" w:lineRule="auto"/>
              <w:rPr>
                <w:snapToGrid w:val="0"/>
                <w:color w:val="000000"/>
                <w:sz w:val="16"/>
              </w:rPr>
            </w:pPr>
            <w:r w:rsidRPr="00903DBA">
              <w:rPr>
                <w:snapToGrid w:val="0"/>
              </w:rPr>
              <w:t>X</w:t>
            </w:r>
          </w:p>
        </w:tc>
        <w:tc>
          <w:tcPr>
            <w:tcW w:w="1035" w:type="dxa"/>
            <w:tcBorders>
              <w:top w:val="nil"/>
              <w:left w:val="single" w:sz="6" w:space="0" w:color="auto"/>
              <w:bottom w:val="nil"/>
              <w:right w:val="nil"/>
            </w:tcBorders>
            <w:hideMark/>
          </w:tcPr>
          <w:p w14:paraId="625B3F02" w14:textId="77777777" w:rsidR="00845EA9" w:rsidRPr="00903DBA" w:rsidRDefault="00845EA9">
            <w:pPr>
              <w:spacing w:line="256" w:lineRule="auto"/>
              <w:rPr>
                <w:snapToGrid w:val="0"/>
                <w:color w:val="000000"/>
                <w:sz w:val="16"/>
              </w:rPr>
            </w:pPr>
            <w:r w:rsidRPr="00903DBA">
              <w:rPr>
                <w:snapToGrid w:val="0"/>
              </w:rPr>
              <w:t>120</w:t>
            </w:r>
          </w:p>
        </w:tc>
        <w:tc>
          <w:tcPr>
            <w:tcW w:w="1034" w:type="dxa"/>
            <w:tcBorders>
              <w:top w:val="nil"/>
              <w:left w:val="nil"/>
              <w:bottom w:val="nil"/>
              <w:right w:val="single" w:sz="6" w:space="0" w:color="auto"/>
            </w:tcBorders>
            <w:hideMark/>
          </w:tcPr>
          <w:p w14:paraId="618D0A50" w14:textId="77777777" w:rsidR="00845EA9" w:rsidRPr="00903DBA" w:rsidRDefault="00845EA9">
            <w:pPr>
              <w:spacing w:line="256" w:lineRule="auto"/>
              <w:rPr>
                <w:snapToGrid w:val="0"/>
                <w:color w:val="000000"/>
                <w:sz w:val="16"/>
              </w:rPr>
            </w:pPr>
            <w:r w:rsidRPr="00903DBA">
              <w:rPr>
                <w:snapToGrid w:val="0"/>
              </w:rPr>
              <w:t>x</w:t>
            </w:r>
          </w:p>
        </w:tc>
      </w:tr>
      <w:tr w:rsidR="00845EA9" w:rsidRPr="00903DBA"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903DBA" w:rsidRDefault="00845EA9">
            <w:pPr>
              <w:spacing w:line="256" w:lineRule="auto"/>
              <w:rPr>
                <w:snapToGrid w:val="0"/>
                <w:color w:val="000000"/>
                <w:sz w:val="16"/>
              </w:rPr>
            </w:pPr>
            <w:r w:rsidRPr="00903DBA">
              <w:rPr>
                <w:snapToGrid w:val="0"/>
              </w:rPr>
              <w:t>25</w:t>
            </w:r>
          </w:p>
        </w:tc>
        <w:tc>
          <w:tcPr>
            <w:tcW w:w="1035" w:type="dxa"/>
            <w:hideMark/>
          </w:tcPr>
          <w:p w14:paraId="3CE5D589" w14:textId="77777777" w:rsidR="00845EA9" w:rsidRPr="00903DBA" w:rsidRDefault="00845EA9">
            <w:pPr>
              <w:spacing w:line="256" w:lineRule="auto"/>
              <w:rPr>
                <w:i/>
                <w:snapToGrid w:val="0"/>
                <w:color w:val="000000"/>
                <w:sz w:val="16"/>
              </w:rPr>
            </w:pPr>
            <w:r w:rsidRPr="00903DBA">
              <w:rPr>
                <w:i/>
                <w:snapToGrid w:val="0"/>
              </w:rPr>
              <w:t>em</w:t>
            </w:r>
          </w:p>
        </w:tc>
        <w:tc>
          <w:tcPr>
            <w:tcW w:w="1034" w:type="dxa"/>
            <w:tcBorders>
              <w:top w:val="nil"/>
              <w:left w:val="single" w:sz="6" w:space="0" w:color="auto"/>
              <w:bottom w:val="nil"/>
              <w:right w:val="nil"/>
            </w:tcBorders>
            <w:hideMark/>
          </w:tcPr>
          <w:p w14:paraId="583DBEA3" w14:textId="77777777" w:rsidR="00845EA9" w:rsidRPr="00903DBA" w:rsidRDefault="00845EA9">
            <w:pPr>
              <w:spacing w:line="256" w:lineRule="auto"/>
              <w:rPr>
                <w:snapToGrid w:val="0"/>
                <w:color w:val="000000"/>
                <w:sz w:val="16"/>
              </w:rPr>
            </w:pPr>
            <w:r w:rsidRPr="00903DBA">
              <w:rPr>
                <w:snapToGrid w:val="0"/>
              </w:rPr>
              <w:t>57</w:t>
            </w:r>
          </w:p>
        </w:tc>
        <w:tc>
          <w:tcPr>
            <w:tcW w:w="1035" w:type="dxa"/>
            <w:hideMark/>
          </w:tcPr>
          <w:p w14:paraId="53C75332" w14:textId="77777777" w:rsidR="00845EA9" w:rsidRPr="00903DBA" w:rsidRDefault="00845EA9">
            <w:pPr>
              <w:spacing w:line="256" w:lineRule="auto"/>
              <w:rPr>
                <w:snapToGrid w:val="0"/>
                <w:color w:val="000000"/>
                <w:sz w:val="16"/>
              </w:rPr>
            </w:pPr>
            <w:r w:rsidRPr="00903DBA">
              <w:rPr>
                <w:snapToGrid w:val="0"/>
              </w:rPr>
              <w:t>9</w:t>
            </w:r>
          </w:p>
        </w:tc>
        <w:tc>
          <w:tcPr>
            <w:tcW w:w="1034" w:type="dxa"/>
            <w:tcBorders>
              <w:top w:val="nil"/>
              <w:left w:val="single" w:sz="6" w:space="0" w:color="auto"/>
              <w:bottom w:val="nil"/>
              <w:right w:val="nil"/>
            </w:tcBorders>
            <w:hideMark/>
          </w:tcPr>
          <w:p w14:paraId="20CF9928" w14:textId="77777777" w:rsidR="00845EA9" w:rsidRPr="00903DBA" w:rsidRDefault="00845EA9">
            <w:pPr>
              <w:spacing w:line="256" w:lineRule="auto"/>
              <w:rPr>
                <w:snapToGrid w:val="0"/>
                <w:color w:val="000000"/>
                <w:sz w:val="16"/>
              </w:rPr>
            </w:pPr>
            <w:r w:rsidRPr="00903DBA">
              <w:rPr>
                <w:snapToGrid w:val="0"/>
              </w:rPr>
              <w:t>89</w:t>
            </w:r>
          </w:p>
        </w:tc>
        <w:tc>
          <w:tcPr>
            <w:tcW w:w="1034" w:type="dxa"/>
            <w:hideMark/>
          </w:tcPr>
          <w:p w14:paraId="57334DE6" w14:textId="77777777" w:rsidR="00845EA9" w:rsidRPr="00903DBA" w:rsidRDefault="00845EA9">
            <w:pPr>
              <w:spacing w:line="256" w:lineRule="auto"/>
              <w:rPr>
                <w:snapToGrid w:val="0"/>
                <w:color w:val="000000"/>
                <w:sz w:val="16"/>
              </w:rPr>
            </w:pPr>
            <w:r w:rsidRPr="00903DBA">
              <w:rPr>
                <w:snapToGrid w:val="0"/>
              </w:rPr>
              <w:t>Y</w:t>
            </w:r>
          </w:p>
        </w:tc>
        <w:tc>
          <w:tcPr>
            <w:tcW w:w="1035" w:type="dxa"/>
            <w:tcBorders>
              <w:top w:val="nil"/>
              <w:left w:val="single" w:sz="6" w:space="0" w:color="auto"/>
              <w:bottom w:val="nil"/>
              <w:right w:val="nil"/>
            </w:tcBorders>
            <w:hideMark/>
          </w:tcPr>
          <w:p w14:paraId="66405D80" w14:textId="77777777" w:rsidR="00845EA9" w:rsidRPr="00903DBA" w:rsidRDefault="00845EA9">
            <w:pPr>
              <w:spacing w:line="256" w:lineRule="auto"/>
              <w:rPr>
                <w:snapToGrid w:val="0"/>
                <w:color w:val="000000"/>
                <w:sz w:val="16"/>
              </w:rPr>
            </w:pPr>
            <w:r w:rsidRPr="00903DBA">
              <w:rPr>
                <w:snapToGrid w:val="0"/>
              </w:rPr>
              <w:t>121</w:t>
            </w:r>
          </w:p>
        </w:tc>
        <w:tc>
          <w:tcPr>
            <w:tcW w:w="1034" w:type="dxa"/>
            <w:tcBorders>
              <w:top w:val="nil"/>
              <w:left w:val="nil"/>
              <w:bottom w:val="nil"/>
              <w:right w:val="single" w:sz="6" w:space="0" w:color="auto"/>
            </w:tcBorders>
            <w:hideMark/>
          </w:tcPr>
          <w:p w14:paraId="4E4FD562" w14:textId="77777777" w:rsidR="00845EA9" w:rsidRPr="00903DBA" w:rsidRDefault="00845EA9">
            <w:pPr>
              <w:spacing w:line="256" w:lineRule="auto"/>
              <w:rPr>
                <w:snapToGrid w:val="0"/>
                <w:color w:val="000000"/>
                <w:sz w:val="16"/>
              </w:rPr>
            </w:pPr>
            <w:r w:rsidRPr="00903DBA">
              <w:rPr>
                <w:snapToGrid w:val="0"/>
              </w:rPr>
              <w:t>y</w:t>
            </w:r>
          </w:p>
        </w:tc>
      </w:tr>
      <w:tr w:rsidR="00845EA9" w:rsidRPr="00903DBA"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903DBA" w:rsidRDefault="00845EA9">
            <w:pPr>
              <w:spacing w:line="256" w:lineRule="auto"/>
              <w:rPr>
                <w:snapToGrid w:val="0"/>
                <w:color w:val="000000"/>
                <w:sz w:val="16"/>
              </w:rPr>
            </w:pPr>
            <w:r w:rsidRPr="00903DBA">
              <w:rPr>
                <w:snapToGrid w:val="0"/>
              </w:rPr>
              <w:t>26</w:t>
            </w:r>
          </w:p>
        </w:tc>
        <w:tc>
          <w:tcPr>
            <w:tcW w:w="1035" w:type="dxa"/>
            <w:hideMark/>
          </w:tcPr>
          <w:p w14:paraId="0A163541" w14:textId="77777777" w:rsidR="00845EA9" w:rsidRPr="00903DBA" w:rsidRDefault="00845EA9">
            <w:pPr>
              <w:spacing w:line="256" w:lineRule="auto"/>
              <w:rPr>
                <w:i/>
                <w:snapToGrid w:val="0"/>
                <w:color w:val="000000"/>
                <w:sz w:val="16"/>
              </w:rPr>
            </w:pPr>
            <w:r w:rsidRPr="00903DBA">
              <w:rPr>
                <w:i/>
                <w:snapToGrid w:val="0"/>
              </w:rPr>
              <w:t>sub</w:t>
            </w:r>
          </w:p>
        </w:tc>
        <w:tc>
          <w:tcPr>
            <w:tcW w:w="1034" w:type="dxa"/>
            <w:tcBorders>
              <w:top w:val="nil"/>
              <w:left w:val="single" w:sz="6" w:space="0" w:color="auto"/>
              <w:bottom w:val="nil"/>
              <w:right w:val="nil"/>
            </w:tcBorders>
            <w:hideMark/>
          </w:tcPr>
          <w:p w14:paraId="1105A5A7" w14:textId="77777777" w:rsidR="00845EA9" w:rsidRPr="00903DBA" w:rsidRDefault="00845EA9">
            <w:pPr>
              <w:spacing w:line="256" w:lineRule="auto"/>
              <w:rPr>
                <w:snapToGrid w:val="0"/>
                <w:color w:val="000000"/>
                <w:sz w:val="16"/>
              </w:rPr>
            </w:pPr>
            <w:r w:rsidRPr="00903DBA">
              <w:rPr>
                <w:snapToGrid w:val="0"/>
              </w:rPr>
              <w:t>58</w:t>
            </w:r>
          </w:p>
        </w:tc>
        <w:tc>
          <w:tcPr>
            <w:tcW w:w="1035" w:type="dxa"/>
            <w:hideMark/>
          </w:tcPr>
          <w:p w14:paraId="20B0C37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848B215" w14:textId="77777777" w:rsidR="00845EA9" w:rsidRPr="00903DBA" w:rsidRDefault="00845EA9">
            <w:pPr>
              <w:spacing w:line="256" w:lineRule="auto"/>
              <w:rPr>
                <w:snapToGrid w:val="0"/>
                <w:color w:val="000000"/>
                <w:sz w:val="16"/>
              </w:rPr>
            </w:pPr>
            <w:r w:rsidRPr="00903DBA">
              <w:rPr>
                <w:snapToGrid w:val="0"/>
              </w:rPr>
              <w:t>90</w:t>
            </w:r>
          </w:p>
        </w:tc>
        <w:tc>
          <w:tcPr>
            <w:tcW w:w="1034" w:type="dxa"/>
            <w:hideMark/>
          </w:tcPr>
          <w:p w14:paraId="57E4AC64" w14:textId="77777777" w:rsidR="00845EA9" w:rsidRPr="00903DBA" w:rsidRDefault="00845EA9">
            <w:pPr>
              <w:spacing w:line="256" w:lineRule="auto"/>
              <w:rPr>
                <w:snapToGrid w:val="0"/>
                <w:color w:val="000000"/>
                <w:sz w:val="16"/>
              </w:rPr>
            </w:pPr>
            <w:r w:rsidRPr="00903DBA">
              <w:rPr>
                <w:snapToGrid w:val="0"/>
              </w:rPr>
              <w:t>Z</w:t>
            </w:r>
          </w:p>
        </w:tc>
        <w:tc>
          <w:tcPr>
            <w:tcW w:w="1035" w:type="dxa"/>
            <w:tcBorders>
              <w:top w:val="nil"/>
              <w:left w:val="single" w:sz="6" w:space="0" w:color="auto"/>
              <w:bottom w:val="nil"/>
              <w:right w:val="nil"/>
            </w:tcBorders>
            <w:hideMark/>
          </w:tcPr>
          <w:p w14:paraId="7AB64D38" w14:textId="77777777" w:rsidR="00845EA9" w:rsidRPr="00903DBA" w:rsidRDefault="00845EA9">
            <w:pPr>
              <w:spacing w:line="256" w:lineRule="auto"/>
              <w:rPr>
                <w:snapToGrid w:val="0"/>
                <w:color w:val="000000"/>
                <w:sz w:val="16"/>
              </w:rPr>
            </w:pPr>
            <w:r w:rsidRPr="00903DBA">
              <w:rPr>
                <w:snapToGrid w:val="0"/>
              </w:rPr>
              <w:t>122</w:t>
            </w:r>
          </w:p>
        </w:tc>
        <w:tc>
          <w:tcPr>
            <w:tcW w:w="1034" w:type="dxa"/>
            <w:tcBorders>
              <w:top w:val="nil"/>
              <w:left w:val="nil"/>
              <w:bottom w:val="nil"/>
              <w:right w:val="single" w:sz="6" w:space="0" w:color="auto"/>
            </w:tcBorders>
            <w:hideMark/>
          </w:tcPr>
          <w:p w14:paraId="3EBD55D4" w14:textId="77777777" w:rsidR="00845EA9" w:rsidRPr="00903DBA" w:rsidRDefault="00845EA9">
            <w:pPr>
              <w:spacing w:line="256" w:lineRule="auto"/>
              <w:rPr>
                <w:snapToGrid w:val="0"/>
                <w:color w:val="000000"/>
                <w:sz w:val="16"/>
              </w:rPr>
            </w:pPr>
            <w:r w:rsidRPr="00903DBA">
              <w:rPr>
                <w:snapToGrid w:val="0"/>
              </w:rPr>
              <w:t>z</w:t>
            </w:r>
          </w:p>
        </w:tc>
      </w:tr>
      <w:tr w:rsidR="00845EA9" w:rsidRPr="00903DBA"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903DBA" w:rsidRDefault="00845EA9">
            <w:pPr>
              <w:spacing w:line="256" w:lineRule="auto"/>
              <w:rPr>
                <w:snapToGrid w:val="0"/>
                <w:color w:val="000000"/>
                <w:sz w:val="16"/>
              </w:rPr>
            </w:pPr>
            <w:r w:rsidRPr="00903DBA">
              <w:rPr>
                <w:snapToGrid w:val="0"/>
              </w:rPr>
              <w:t>27</w:t>
            </w:r>
          </w:p>
        </w:tc>
        <w:tc>
          <w:tcPr>
            <w:tcW w:w="1035" w:type="dxa"/>
            <w:hideMark/>
          </w:tcPr>
          <w:p w14:paraId="57A52A73" w14:textId="77777777" w:rsidR="00845EA9" w:rsidRPr="00903DBA" w:rsidRDefault="00845EA9">
            <w:pPr>
              <w:spacing w:line="256" w:lineRule="auto"/>
              <w:rPr>
                <w:i/>
                <w:snapToGrid w:val="0"/>
                <w:color w:val="000000"/>
                <w:sz w:val="16"/>
              </w:rPr>
            </w:pPr>
            <w:r w:rsidRPr="00903DBA">
              <w:rPr>
                <w:i/>
                <w:snapToGrid w:val="0"/>
              </w:rPr>
              <w:t>esc</w:t>
            </w:r>
          </w:p>
        </w:tc>
        <w:tc>
          <w:tcPr>
            <w:tcW w:w="1034" w:type="dxa"/>
            <w:tcBorders>
              <w:top w:val="nil"/>
              <w:left w:val="single" w:sz="6" w:space="0" w:color="auto"/>
              <w:bottom w:val="nil"/>
              <w:right w:val="nil"/>
            </w:tcBorders>
            <w:hideMark/>
          </w:tcPr>
          <w:p w14:paraId="765A667D" w14:textId="77777777" w:rsidR="00845EA9" w:rsidRPr="00903DBA" w:rsidRDefault="00845EA9">
            <w:pPr>
              <w:spacing w:line="256" w:lineRule="auto"/>
              <w:rPr>
                <w:snapToGrid w:val="0"/>
                <w:color w:val="000000"/>
                <w:sz w:val="16"/>
              </w:rPr>
            </w:pPr>
            <w:r w:rsidRPr="00903DBA">
              <w:rPr>
                <w:snapToGrid w:val="0"/>
              </w:rPr>
              <w:t>59</w:t>
            </w:r>
          </w:p>
        </w:tc>
        <w:tc>
          <w:tcPr>
            <w:tcW w:w="1035" w:type="dxa"/>
            <w:hideMark/>
          </w:tcPr>
          <w:p w14:paraId="051AB05E"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BECA970" w14:textId="77777777" w:rsidR="00845EA9" w:rsidRPr="00903DBA" w:rsidRDefault="00845EA9">
            <w:pPr>
              <w:spacing w:line="256" w:lineRule="auto"/>
              <w:rPr>
                <w:snapToGrid w:val="0"/>
                <w:color w:val="000000"/>
                <w:sz w:val="16"/>
              </w:rPr>
            </w:pPr>
            <w:r w:rsidRPr="00903DBA">
              <w:rPr>
                <w:snapToGrid w:val="0"/>
              </w:rPr>
              <w:t>91</w:t>
            </w:r>
          </w:p>
        </w:tc>
        <w:tc>
          <w:tcPr>
            <w:tcW w:w="1034" w:type="dxa"/>
            <w:hideMark/>
          </w:tcPr>
          <w:p w14:paraId="712D1CBB" w14:textId="77777777" w:rsidR="00845EA9" w:rsidRPr="00903DBA" w:rsidRDefault="00845EA9">
            <w:pPr>
              <w:spacing w:line="256" w:lineRule="auto"/>
              <w:rPr>
                <w:snapToGrid w:val="0"/>
                <w:color w:val="000000"/>
                <w:sz w:val="16"/>
              </w:rPr>
            </w:pPr>
            <w:r w:rsidRPr="00903DBA">
              <w:rPr>
                <w:snapToGrid w:val="0"/>
              </w:rPr>
              <w:t>[ Ä</w:t>
            </w:r>
          </w:p>
        </w:tc>
        <w:tc>
          <w:tcPr>
            <w:tcW w:w="1035" w:type="dxa"/>
            <w:tcBorders>
              <w:top w:val="nil"/>
              <w:left w:val="single" w:sz="6" w:space="0" w:color="auto"/>
              <w:bottom w:val="nil"/>
              <w:right w:val="nil"/>
            </w:tcBorders>
            <w:hideMark/>
          </w:tcPr>
          <w:p w14:paraId="6AB41343" w14:textId="77777777" w:rsidR="00845EA9" w:rsidRPr="00903DBA" w:rsidRDefault="00845EA9">
            <w:pPr>
              <w:spacing w:line="256" w:lineRule="auto"/>
              <w:rPr>
                <w:snapToGrid w:val="0"/>
                <w:color w:val="000000"/>
                <w:sz w:val="16"/>
              </w:rPr>
            </w:pPr>
            <w:r w:rsidRPr="00903DBA">
              <w:rPr>
                <w:snapToGrid w:val="0"/>
              </w:rPr>
              <w:t>123</w:t>
            </w:r>
          </w:p>
        </w:tc>
        <w:tc>
          <w:tcPr>
            <w:tcW w:w="1034" w:type="dxa"/>
            <w:tcBorders>
              <w:top w:val="nil"/>
              <w:left w:val="nil"/>
              <w:bottom w:val="nil"/>
              <w:right w:val="single" w:sz="6" w:space="0" w:color="auto"/>
            </w:tcBorders>
            <w:hideMark/>
          </w:tcPr>
          <w:p w14:paraId="1953EFBF" w14:textId="77777777" w:rsidR="00845EA9" w:rsidRPr="00903DBA" w:rsidRDefault="00845EA9">
            <w:pPr>
              <w:spacing w:line="256" w:lineRule="auto"/>
              <w:rPr>
                <w:snapToGrid w:val="0"/>
                <w:color w:val="000000"/>
                <w:sz w:val="16"/>
              </w:rPr>
            </w:pPr>
            <w:r w:rsidRPr="00903DBA">
              <w:rPr>
                <w:snapToGrid w:val="0"/>
              </w:rPr>
              <w:t>{ ä</w:t>
            </w:r>
          </w:p>
        </w:tc>
      </w:tr>
      <w:tr w:rsidR="00845EA9" w:rsidRPr="00903DBA"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903DBA" w:rsidRDefault="00845EA9">
            <w:pPr>
              <w:spacing w:line="256" w:lineRule="auto"/>
              <w:rPr>
                <w:snapToGrid w:val="0"/>
                <w:color w:val="000000"/>
                <w:sz w:val="16"/>
              </w:rPr>
            </w:pPr>
            <w:r w:rsidRPr="00903DBA">
              <w:rPr>
                <w:snapToGrid w:val="0"/>
              </w:rPr>
              <w:t>28</w:t>
            </w:r>
          </w:p>
        </w:tc>
        <w:tc>
          <w:tcPr>
            <w:tcW w:w="1035" w:type="dxa"/>
            <w:hideMark/>
          </w:tcPr>
          <w:p w14:paraId="33EF0673" w14:textId="77777777" w:rsidR="00845EA9" w:rsidRPr="00903DBA" w:rsidRDefault="00845EA9">
            <w:pPr>
              <w:spacing w:line="256" w:lineRule="auto"/>
              <w:rPr>
                <w:i/>
                <w:snapToGrid w:val="0"/>
                <w:color w:val="000000"/>
                <w:sz w:val="16"/>
              </w:rPr>
            </w:pPr>
            <w:r w:rsidRPr="00903DBA">
              <w:rPr>
                <w:i/>
                <w:snapToGrid w:val="0"/>
              </w:rPr>
              <w:t>fs</w:t>
            </w:r>
          </w:p>
        </w:tc>
        <w:tc>
          <w:tcPr>
            <w:tcW w:w="1034" w:type="dxa"/>
            <w:tcBorders>
              <w:top w:val="nil"/>
              <w:left w:val="single" w:sz="6" w:space="0" w:color="auto"/>
              <w:bottom w:val="nil"/>
              <w:right w:val="nil"/>
            </w:tcBorders>
            <w:hideMark/>
          </w:tcPr>
          <w:p w14:paraId="73D73D52" w14:textId="77777777" w:rsidR="00845EA9" w:rsidRPr="00903DBA" w:rsidRDefault="00845EA9">
            <w:pPr>
              <w:spacing w:line="256" w:lineRule="auto"/>
              <w:rPr>
                <w:snapToGrid w:val="0"/>
                <w:color w:val="000000"/>
                <w:sz w:val="16"/>
              </w:rPr>
            </w:pPr>
            <w:r w:rsidRPr="00903DBA">
              <w:rPr>
                <w:snapToGrid w:val="0"/>
              </w:rPr>
              <w:t>60</w:t>
            </w:r>
          </w:p>
        </w:tc>
        <w:tc>
          <w:tcPr>
            <w:tcW w:w="1035" w:type="dxa"/>
          </w:tcPr>
          <w:p w14:paraId="235860F0" w14:textId="77777777" w:rsidR="00845EA9" w:rsidRPr="00903DBA" w:rsidRDefault="00845EA9">
            <w:pPr>
              <w:spacing w:line="256" w:lineRule="auto"/>
              <w:rPr>
                <w:snapToGrid w:val="0"/>
                <w:color w:val="000000"/>
                <w:sz w:val="16"/>
              </w:rPr>
            </w:pPr>
            <w:r w:rsidRPr="00903DBA">
              <w:rPr>
                <w:snapToGrid w:val="0"/>
              </w:rPr>
              <w:t>&lt;</w:t>
            </w:r>
          </w:p>
        </w:tc>
        <w:tc>
          <w:tcPr>
            <w:tcW w:w="1034" w:type="dxa"/>
            <w:tcBorders>
              <w:top w:val="nil"/>
              <w:left w:val="single" w:sz="6" w:space="0" w:color="auto"/>
              <w:bottom w:val="nil"/>
              <w:right w:val="nil"/>
            </w:tcBorders>
            <w:hideMark/>
          </w:tcPr>
          <w:p w14:paraId="108B8B44" w14:textId="77777777" w:rsidR="00845EA9" w:rsidRPr="00903DBA" w:rsidRDefault="00845EA9">
            <w:pPr>
              <w:spacing w:line="256" w:lineRule="auto"/>
              <w:rPr>
                <w:snapToGrid w:val="0"/>
                <w:color w:val="000000"/>
                <w:sz w:val="16"/>
              </w:rPr>
            </w:pPr>
            <w:r w:rsidRPr="00903DBA">
              <w:rPr>
                <w:snapToGrid w:val="0"/>
              </w:rPr>
              <w:t>92</w:t>
            </w:r>
          </w:p>
        </w:tc>
        <w:tc>
          <w:tcPr>
            <w:tcW w:w="1034" w:type="dxa"/>
            <w:hideMark/>
          </w:tcPr>
          <w:p w14:paraId="546A6C65" w14:textId="77777777" w:rsidR="00845EA9" w:rsidRPr="00903DBA" w:rsidRDefault="00845EA9">
            <w:pPr>
              <w:spacing w:line="256" w:lineRule="auto"/>
              <w:rPr>
                <w:snapToGrid w:val="0"/>
                <w:color w:val="000000"/>
                <w:sz w:val="16"/>
              </w:rPr>
            </w:pPr>
            <w:r w:rsidRPr="00903DBA">
              <w:rPr>
                <w:snapToGrid w:val="0"/>
              </w:rPr>
              <w:t>\ Ö</w:t>
            </w:r>
          </w:p>
        </w:tc>
        <w:tc>
          <w:tcPr>
            <w:tcW w:w="1035" w:type="dxa"/>
            <w:tcBorders>
              <w:top w:val="nil"/>
              <w:left w:val="single" w:sz="6" w:space="0" w:color="auto"/>
              <w:bottom w:val="nil"/>
              <w:right w:val="nil"/>
            </w:tcBorders>
            <w:hideMark/>
          </w:tcPr>
          <w:p w14:paraId="11CD3D7B" w14:textId="77777777" w:rsidR="00845EA9" w:rsidRPr="00903DBA" w:rsidRDefault="00845EA9">
            <w:pPr>
              <w:spacing w:line="256" w:lineRule="auto"/>
              <w:rPr>
                <w:snapToGrid w:val="0"/>
                <w:color w:val="000000"/>
                <w:sz w:val="16"/>
              </w:rPr>
            </w:pPr>
            <w:r w:rsidRPr="00903DBA">
              <w:rPr>
                <w:snapToGrid w:val="0"/>
              </w:rPr>
              <w:t>124</w:t>
            </w:r>
          </w:p>
        </w:tc>
        <w:tc>
          <w:tcPr>
            <w:tcW w:w="1034" w:type="dxa"/>
            <w:tcBorders>
              <w:top w:val="nil"/>
              <w:left w:val="nil"/>
              <w:bottom w:val="nil"/>
              <w:right w:val="single" w:sz="6" w:space="0" w:color="auto"/>
            </w:tcBorders>
            <w:hideMark/>
          </w:tcPr>
          <w:p w14:paraId="09BC428C" w14:textId="77777777" w:rsidR="00845EA9" w:rsidRPr="00903DBA" w:rsidRDefault="00845EA9">
            <w:pPr>
              <w:spacing w:line="256" w:lineRule="auto"/>
              <w:rPr>
                <w:snapToGrid w:val="0"/>
                <w:color w:val="000000"/>
                <w:sz w:val="16"/>
              </w:rPr>
            </w:pPr>
            <w:r w:rsidRPr="00903DBA">
              <w:rPr>
                <w:snapToGrid w:val="0"/>
              </w:rPr>
              <w:t>| ö</w:t>
            </w:r>
          </w:p>
        </w:tc>
      </w:tr>
      <w:tr w:rsidR="00845EA9" w:rsidRPr="00903DBA"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903DBA" w:rsidRDefault="00845EA9">
            <w:pPr>
              <w:spacing w:line="256" w:lineRule="auto"/>
              <w:rPr>
                <w:snapToGrid w:val="0"/>
                <w:color w:val="000000"/>
                <w:sz w:val="16"/>
              </w:rPr>
            </w:pPr>
            <w:r w:rsidRPr="00903DBA">
              <w:rPr>
                <w:snapToGrid w:val="0"/>
              </w:rPr>
              <w:t>29</w:t>
            </w:r>
          </w:p>
        </w:tc>
        <w:tc>
          <w:tcPr>
            <w:tcW w:w="1035" w:type="dxa"/>
            <w:hideMark/>
          </w:tcPr>
          <w:p w14:paraId="0515B416" w14:textId="77777777" w:rsidR="00845EA9" w:rsidRPr="00903DBA" w:rsidRDefault="00845EA9">
            <w:pPr>
              <w:spacing w:line="256" w:lineRule="auto"/>
              <w:rPr>
                <w:i/>
                <w:snapToGrid w:val="0"/>
                <w:color w:val="000000"/>
                <w:sz w:val="16"/>
              </w:rPr>
            </w:pPr>
            <w:r w:rsidRPr="00903DBA">
              <w:rPr>
                <w:i/>
                <w:snapToGrid w:val="0"/>
              </w:rPr>
              <w:t>gs</w:t>
            </w:r>
          </w:p>
        </w:tc>
        <w:tc>
          <w:tcPr>
            <w:tcW w:w="1034" w:type="dxa"/>
            <w:tcBorders>
              <w:top w:val="nil"/>
              <w:left w:val="single" w:sz="6" w:space="0" w:color="auto"/>
              <w:bottom w:val="nil"/>
              <w:right w:val="nil"/>
            </w:tcBorders>
            <w:hideMark/>
          </w:tcPr>
          <w:p w14:paraId="2CAA6ABD" w14:textId="77777777" w:rsidR="00845EA9" w:rsidRPr="00903DBA" w:rsidRDefault="00845EA9">
            <w:pPr>
              <w:spacing w:line="256" w:lineRule="auto"/>
              <w:rPr>
                <w:snapToGrid w:val="0"/>
                <w:color w:val="000000"/>
                <w:sz w:val="16"/>
              </w:rPr>
            </w:pPr>
            <w:r w:rsidRPr="00903DBA">
              <w:rPr>
                <w:snapToGrid w:val="0"/>
              </w:rPr>
              <w:t>61</w:t>
            </w:r>
          </w:p>
        </w:tc>
        <w:tc>
          <w:tcPr>
            <w:tcW w:w="1035" w:type="dxa"/>
            <w:hideMark/>
          </w:tcPr>
          <w:p w14:paraId="20CD97B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425D7E" w14:textId="77777777" w:rsidR="00845EA9" w:rsidRPr="00903DBA" w:rsidRDefault="00845EA9">
            <w:pPr>
              <w:spacing w:line="256" w:lineRule="auto"/>
              <w:rPr>
                <w:snapToGrid w:val="0"/>
                <w:color w:val="000000"/>
                <w:sz w:val="16"/>
              </w:rPr>
            </w:pPr>
            <w:r w:rsidRPr="00903DBA">
              <w:rPr>
                <w:snapToGrid w:val="0"/>
              </w:rPr>
              <w:t>93</w:t>
            </w:r>
          </w:p>
        </w:tc>
        <w:tc>
          <w:tcPr>
            <w:tcW w:w="1034" w:type="dxa"/>
            <w:hideMark/>
          </w:tcPr>
          <w:p w14:paraId="2F09509D" w14:textId="77777777" w:rsidR="00845EA9" w:rsidRPr="00903DBA" w:rsidRDefault="00845EA9">
            <w:pPr>
              <w:spacing w:line="256" w:lineRule="auto"/>
              <w:rPr>
                <w:snapToGrid w:val="0"/>
                <w:color w:val="000000"/>
                <w:sz w:val="16"/>
              </w:rPr>
            </w:pPr>
            <w:r w:rsidRPr="00903DBA">
              <w:rPr>
                <w:snapToGrid w:val="0"/>
              </w:rPr>
              <w:t>] Å</w:t>
            </w:r>
          </w:p>
        </w:tc>
        <w:tc>
          <w:tcPr>
            <w:tcW w:w="1035" w:type="dxa"/>
            <w:tcBorders>
              <w:top w:val="nil"/>
              <w:left w:val="single" w:sz="6" w:space="0" w:color="auto"/>
              <w:bottom w:val="nil"/>
              <w:right w:val="nil"/>
            </w:tcBorders>
            <w:hideMark/>
          </w:tcPr>
          <w:p w14:paraId="13666676" w14:textId="77777777" w:rsidR="00845EA9" w:rsidRPr="00903DBA" w:rsidRDefault="00845EA9">
            <w:pPr>
              <w:spacing w:line="256" w:lineRule="auto"/>
              <w:rPr>
                <w:snapToGrid w:val="0"/>
                <w:color w:val="000000"/>
                <w:sz w:val="16"/>
              </w:rPr>
            </w:pPr>
            <w:r w:rsidRPr="00903DBA">
              <w:rPr>
                <w:snapToGrid w:val="0"/>
              </w:rPr>
              <w:t>125</w:t>
            </w:r>
          </w:p>
        </w:tc>
        <w:tc>
          <w:tcPr>
            <w:tcW w:w="1034" w:type="dxa"/>
            <w:tcBorders>
              <w:top w:val="nil"/>
              <w:left w:val="nil"/>
              <w:bottom w:val="nil"/>
              <w:right w:val="single" w:sz="6" w:space="0" w:color="auto"/>
            </w:tcBorders>
            <w:hideMark/>
          </w:tcPr>
          <w:p w14:paraId="5A758506" w14:textId="77777777" w:rsidR="00845EA9" w:rsidRPr="00903DBA" w:rsidRDefault="00845EA9">
            <w:pPr>
              <w:spacing w:line="256" w:lineRule="auto"/>
              <w:rPr>
                <w:snapToGrid w:val="0"/>
                <w:color w:val="000000"/>
                <w:sz w:val="16"/>
              </w:rPr>
            </w:pPr>
            <w:r w:rsidRPr="00903DBA">
              <w:rPr>
                <w:snapToGrid w:val="0"/>
              </w:rPr>
              <w:t>} å</w:t>
            </w:r>
          </w:p>
        </w:tc>
      </w:tr>
      <w:tr w:rsidR="00845EA9" w:rsidRPr="00903DBA"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903DBA" w:rsidRDefault="00845EA9">
            <w:pPr>
              <w:spacing w:line="256" w:lineRule="auto"/>
              <w:rPr>
                <w:snapToGrid w:val="0"/>
                <w:color w:val="000000"/>
                <w:sz w:val="16"/>
              </w:rPr>
            </w:pPr>
            <w:r w:rsidRPr="00903DBA">
              <w:rPr>
                <w:snapToGrid w:val="0"/>
              </w:rPr>
              <w:t>30</w:t>
            </w:r>
          </w:p>
        </w:tc>
        <w:tc>
          <w:tcPr>
            <w:tcW w:w="1035" w:type="dxa"/>
            <w:hideMark/>
          </w:tcPr>
          <w:p w14:paraId="210BA549" w14:textId="77777777" w:rsidR="00845EA9" w:rsidRPr="00903DBA" w:rsidRDefault="00845EA9">
            <w:pPr>
              <w:spacing w:line="256" w:lineRule="auto"/>
              <w:rPr>
                <w:i/>
                <w:snapToGrid w:val="0"/>
                <w:color w:val="000000"/>
                <w:sz w:val="16"/>
              </w:rPr>
            </w:pPr>
            <w:r w:rsidRPr="00903DBA">
              <w:rPr>
                <w:i/>
                <w:snapToGrid w:val="0"/>
              </w:rPr>
              <w:t>rs</w:t>
            </w:r>
          </w:p>
        </w:tc>
        <w:tc>
          <w:tcPr>
            <w:tcW w:w="1034" w:type="dxa"/>
            <w:tcBorders>
              <w:top w:val="nil"/>
              <w:left w:val="single" w:sz="6" w:space="0" w:color="auto"/>
              <w:bottom w:val="nil"/>
              <w:right w:val="nil"/>
            </w:tcBorders>
            <w:hideMark/>
          </w:tcPr>
          <w:p w14:paraId="56D0A062" w14:textId="77777777" w:rsidR="00845EA9" w:rsidRPr="00903DBA" w:rsidRDefault="00845EA9">
            <w:pPr>
              <w:spacing w:line="256" w:lineRule="auto"/>
              <w:rPr>
                <w:snapToGrid w:val="0"/>
                <w:color w:val="000000"/>
                <w:sz w:val="16"/>
              </w:rPr>
            </w:pPr>
            <w:r w:rsidRPr="00903DBA">
              <w:rPr>
                <w:snapToGrid w:val="0"/>
              </w:rPr>
              <w:t>62</w:t>
            </w:r>
          </w:p>
        </w:tc>
        <w:tc>
          <w:tcPr>
            <w:tcW w:w="1035" w:type="dxa"/>
          </w:tcPr>
          <w:p w14:paraId="1CA5B8A7" w14:textId="77777777" w:rsidR="00845EA9" w:rsidRPr="00903DBA" w:rsidRDefault="00845EA9">
            <w:pPr>
              <w:spacing w:line="256" w:lineRule="auto"/>
              <w:rPr>
                <w:snapToGrid w:val="0"/>
                <w:color w:val="000000"/>
                <w:sz w:val="16"/>
              </w:rPr>
            </w:pPr>
            <w:r w:rsidRPr="00903DBA">
              <w:rPr>
                <w:snapToGrid w:val="0"/>
              </w:rPr>
              <w:t>&gt;</w:t>
            </w:r>
          </w:p>
        </w:tc>
        <w:tc>
          <w:tcPr>
            <w:tcW w:w="1034" w:type="dxa"/>
            <w:tcBorders>
              <w:top w:val="nil"/>
              <w:left w:val="single" w:sz="6" w:space="0" w:color="auto"/>
              <w:bottom w:val="nil"/>
              <w:right w:val="nil"/>
            </w:tcBorders>
            <w:hideMark/>
          </w:tcPr>
          <w:p w14:paraId="1CA9AB79" w14:textId="77777777" w:rsidR="00845EA9" w:rsidRPr="00903DBA" w:rsidRDefault="00845EA9">
            <w:pPr>
              <w:spacing w:line="256" w:lineRule="auto"/>
              <w:rPr>
                <w:snapToGrid w:val="0"/>
                <w:color w:val="000000"/>
                <w:sz w:val="16"/>
              </w:rPr>
            </w:pPr>
            <w:r w:rsidRPr="00903DBA">
              <w:rPr>
                <w:snapToGrid w:val="0"/>
              </w:rPr>
              <w:t>94</w:t>
            </w:r>
          </w:p>
        </w:tc>
        <w:tc>
          <w:tcPr>
            <w:tcW w:w="1034" w:type="dxa"/>
            <w:hideMark/>
          </w:tcPr>
          <w:p w14:paraId="3423FB67" w14:textId="77777777" w:rsidR="00845EA9" w:rsidRPr="00903DBA" w:rsidRDefault="00845EA9">
            <w:pPr>
              <w:spacing w:line="256" w:lineRule="auto"/>
              <w:rPr>
                <w:snapToGrid w:val="0"/>
                <w:color w:val="000000"/>
                <w:sz w:val="16"/>
              </w:rPr>
            </w:pPr>
            <w:r w:rsidRPr="00903DBA">
              <w:rPr>
                <w:snapToGrid w:val="0"/>
              </w:rPr>
              <w:t>^ Ü</w:t>
            </w:r>
          </w:p>
        </w:tc>
        <w:tc>
          <w:tcPr>
            <w:tcW w:w="1035" w:type="dxa"/>
            <w:tcBorders>
              <w:top w:val="nil"/>
              <w:left w:val="single" w:sz="6" w:space="0" w:color="auto"/>
              <w:bottom w:val="nil"/>
              <w:right w:val="nil"/>
            </w:tcBorders>
            <w:hideMark/>
          </w:tcPr>
          <w:p w14:paraId="63706BF8" w14:textId="77777777" w:rsidR="00845EA9" w:rsidRPr="00903DBA" w:rsidRDefault="00845EA9">
            <w:pPr>
              <w:spacing w:line="256" w:lineRule="auto"/>
              <w:rPr>
                <w:snapToGrid w:val="0"/>
                <w:color w:val="000000"/>
                <w:sz w:val="16"/>
              </w:rPr>
            </w:pPr>
            <w:r w:rsidRPr="00903DBA">
              <w:rPr>
                <w:snapToGrid w:val="0"/>
              </w:rPr>
              <w:t>126</w:t>
            </w:r>
          </w:p>
        </w:tc>
        <w:tc>
          <w:tcPr>
            <w:tcW w:w="1034" w:type="dxa"/>
            <w:tcBorders>
              <w:top w:val="nil"/>
              <w:left w:val="nil"/>
              <w:bottom w:val="nil"/>
              <w:right w:val="single" w:sz="6" w:space="0" w:color="auto"/>
            </w:tcBorders>
            <w:hideMark/>
          </w:tcPr>
          <w:p w14:paraId="6AEAE2DB" w14:textId="77777777" w:rsidR="00845EA9" w:rsidRPr="00903DBA" w:rsidRDefault="00845EA9">
            <w:pPr>
              <w:spacing w:line="256" w:lineRule="auto"/>
              <w:rPr>
                <w:snapToGrid w:val="0"/>
                <w:color w:val="000000"/>
                <w:sz w:val="16"/>
              </w:rPr>
            </w:pPr>
            <w:r w:rsidRPr="00903DBA">
              <w:rPr>
                <w:snapToGrid w:val="0"/>
              </w:rPr>
              <w:t>~ ü</w:t>
            </w:r>
          </w:p>
        </w:tc>
      </w:tr>
      <w:tr w:rsidR="00845EA9" w:rsidRPr="00903DBA"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903DBA" w:rsidRDefault="00845EA9">
            <w:pPr>
              <w:spacing w:line="256" w:lineRule="auto"/>
              <w:rPr>
                <w:snapToGrid w:val="0"/>
                <w:color w:val="000000"/>
                <w:sz w:val="16"/>
              </w:rPr>
            </w:pPr>
            <w:r w:rsidRPr="00903DBA">
              <w:rPr>
                <w:snapToGrid w:val="0"/>
              </w:rPr>
              <w:t>31</w:t>
            </w:r>
          </w:p>
        </w:tc>
        <w:tc>
          <w:tcPr>
            <w:tcW w:w="1035" w:type="dxa"/>
            <w:tcBorders>
              <w:top w:val="nil"/>
              <w:left w:val="nil"/>
              <w:bottom w:val="single" w:sz="6" w:space="0" w:color="auto"/>
              <w:right w:val="single" w:sz="6" w:space="0" w:color="auto"/>
            </w:tcBorders>
            <w:hideMark/>
          </w:tcPr>
          <w:p w14:paraId="29C1F1F0" w14:textId="77777777" w:rsidR="00845EA9" w:rsidRPr="00903DBA" w:rsidRDefault="00845EA9">
            <w:pPr>
              <w:spacing w:line="256" w:lineRule="auto"/>
              <w:rPr>
                <w:i/>
                <w:snapToGrid w:val="0"/>
                <w:color w:val="000000"/>
                <w:sz w:val="16"/>
              </w:rPr>
            </w:pPr>
            <w:r w:rsidRPr="00903DBA">
              <w:rPr>
                <w:i/>
                <w:snapToGrid w:val="0"/>
              </w:rPr>
              <w:t>us</w:t>
            </w:r>
          </w:p>
        </w:tc>
        <w:tc>
          <w:tcPr>
            <w:tcW w:w="1034" w:type="dxa"/>
            <w:tcBorders>
              <w:top w:val="nil"/>
              <w:left w:val="single" w:sz="6" w:space="0" w:color="auto"/>
              <w:bottom w:val="single" w:sz="6" w:space="0" w:color="auto"/>
              <w:right w:val="nil"/>
            </w:tcBorders>
            <w:hideMark/>
          </w:tcPr>
          <w:p w14:paraId="106B4F58" w14:textId="77777777" w:rsidR="00845EA9" w:rsidRPr="00903DBA" w:rsidRDefault="00845EA9">
            <w:pPr>
              <w:spacing w:line="256" w:lineRule="auto"/>
              <w:rPr>
                <w:snapToGrid w:val="0"/>
                <w:color w:val="000000"/>
                <w:sz w:val="16"/>
              </w:rPr>
            </w:pPr>
            <w:r w:rsidRPr="00903DBA">
              <w:rPr>
                <w:snapToGrid w:val="0"/>
              </w:rPr>
              <w:t>63</w:t>
            </w:r>
          </w:p>
        </w:tc>
        <w:tc>
          <w:tcPr>
            <w:tcW w:w="1035" w:type="dxa"/>
            <w:tcBorders>
              <w:top w:val="nil"/>
              <w:left w:val="nil"/>
              <w:bottom w:val="single" w:sz="6" w:space="0" w:color="auto"/>
              <w:right w:val="single" w:sz="6" w:space="0" w:color="auto"/>
            </w:tcBorders>
            <w:hideMark/>
          </w:tcPr>
          <w:p w14:paraId="7FCF9D8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single" w:sz="6" w:space="0" w:color="auto"/>
              <w:right w:val="nil"/>
            </w:tcBorders>
            <w:hideMark/>
          </w:tcPr>
          <w:p w14:paraId="5ADC78CC" w14:textId="77777777" w:rsidR="00845EA9" w:rsidRPr="00903DBA" w:rsidRDefault="00845EA9">
            <w:pPr>
              <w:spacing w:line="256" w:lineRule="auto"/>
              <w:rPr>
                <w:snapToGrid w:val="0"/>
                <w:color w:val="000000"/>
                <w:sz w:val="16"/>
              </w:rPr>
            </w:pPr>
            <w:r w:rsidRPr="00903DBA">
              <w:rPr>
                <w:snapToGrid w:val="0"/>
              </w:rPr>
              <w:t>95</w:t>
            </w:r>
          </w:p>
        </w:tc>
        <w:tc>
          <w:tcPr>
            <w:tcW w:w="1034" w:type="dxa"/>
            <w:tcBorders>
              <w:top w:val="nil"/>
              <w:left w:val="nil"/>
              <w:bottom w:val="single" w:sz="6" w:space="0" w:color="auto"/>
              <w:right w:val="single" w:sz="6" w:space="0" w:color="auto"/>
            </w:tcBorders>
            <w:hideMark/>
          </w:tcPr>
          <w:p w14:paraId="57132212" w14:textId="77777777" w:rsidR="00845EA9" w:rsidRPr="00903DBA" w:rsidRDefault="00845EA9">
            <w:pPr>
              <w:spacing w:line="256" w:lineRule="auto"/>
              <w:rPr>
                <w:snapToGrid w:val="0"/>
                <w:color w:val="000000"/>
                <w:sz w:val="16"/>
              </w:rPr>
            </w:pPr>
            <w:r w:rsidRPr="00903DBA">
              <w:rPr>
                <w:snapToGrid w:val="0"/>
              </w:rPr>
              <w:t>_</w:t>
            </w:r>
          </w:p>
        </w:tc>
        <w:tc>
          <w:tcPr>
            <w:tcW w:w="1035" w:type="dxa"/>
            <w:tcBorders>
              <w:top w:val="nil"/>
              <w:left w:val="single" w:sz="6" w:space="0" w:color="auto"/>
              <w:bottom w:val="single" w:sz="6" w:space="0" w:color="auto"/>
              <w:right w:val="nil"/>
            </w:tcBorders>
            <w:hideMark/>
          </w:tcPr>
          <w:p w14:paraId="140EDEF7" w14:textId="77777777" w:rsidR="00845EA9" w:rsidRPr="00903DBA" w:rsidRDefault="00845EA9">
            <w:pPr>
              <w:spacing w:line="256" w:lineRule="auto"/>
              <w:rPr>
                <w:snapToGrid w:val="0"/>
                <w:color w:val="000000"/>
                <w:sz w:val="16"/>
              </w:rPr>
            </w:pPr>
            <w:r w:rsidRPr="00903DBA">
              <w:rPr>
                <w:snapToGrid w:val="0"/>
              </w:rPr>
              <w:t>127</w:t>
            </w:r>
          </w:p>
        </w:tc>
        <w:tc>
          <w:tcPr>
            <w:tcW w:w="1034" w:type="dxa"/>
            <w:tcBorders>
              <w:top w:val="nil"/>
              <w:left w:val="nil"/>
              <w:bottom w:val="single" w:sz="6" w:space="0" w:color="auto"/>
              <w:right w:val="single" w:sz="6" w:space="0" w:color="auto"/>
            </w:tcBorders>
            <w:hideMark/>
          </w:tcPr>
          <w:p w14:paraId="198C55B7" w14:textId="77777777" w:rsidR="00845EA9" w:rsidRPr="00903DBA" w:rsidRDefault="00845EA9">
            <w:pPr>
              <w:spacing w:line="256" w:lineRule="auto"/>
              <w:rPr>
                <w:i/>
                <w:snapToGrid w:val="0"/>
                <w:color w:val="000000"/>
                <w:sz w:val="16"/>
              </w:rPr>
            </w:pPr>
            <w:r w:rsidRPr="00903DBA">
              <w:rPr>
                <w:i/>
                <w:snapToGrid w:val="0"/>
              </w:rPr>
              <w:t>delete</w:t>
            </w:r>
          </w:p>
        </w:tc>
      </w:tr>
    </w:tbl>
    <w:p w14:paraId="05E37F6D" w14:textId="77777777" w:rsidR="00845EA9" w:rsidRPr="00903DBA" w:rsidRDefault="00845EA9" w:rsidP="00845EA9">
      <w:pPr>
        <w:rPr>
          <w:rFonts w:eastAsia="Times New Roman"/>
          <w:color w:val="auto"/>
        </w:rPr>
      </w:pPr>
    </w:p>
    <w:p w14:paraId="039C215D" w14:textId="77777777" w:rsidR="00845EA9" w:rsidRPr="00903DBA" w:rsidRDefault="00845EA9" w:rsidP="00845EA9"/>
    <w:p w14:paraId="0751B8AD" w14:textId="5FEF6DD2" w:rsidR="00281D34" w:rsidRPr="00903DBA" w:rsidRDefault="00F66981" w:rsidP="00845EA9">
      <w:pPr>
        <w:pStyle w:val="Appendix"/>
        <w:rPr>
          <w:lang w:val="en-US"/>
        </w:rPr>
      </w:pPr>
      <w:bookmarkStart w:id="571" w:name="_Toc57656179"/>
      <w:r w:rsidRPr="00903DBA">
        <w:rPr>
          <w:lang w:val="en-US"/>
        </w:rPr>
        <w:t>A</w:t>
      </w:r>
      <w:r w:rsidR="00281D34" w:rsidRPr="00903DBA">
        <w:rPr>
          <w:lang w:val="en-US"/>
        </w:rPr>
        <w:t xml:space="preserve"> Crash Course in C</w:t>
      </w:r>
      <w:bookmarkEnd w:id="571"/>
    </w:p>
    <w:p w14:paraId="652688E1" w14:textId="179B52D1" w:rsidR="00E80032" w:rsidRPr="00903DBA" w:rsidRDefault="00E80032" w:rsidP="00E80032">
      <w:r w:rsidRPr="00903DBA">
        <w:rPr>
          <w:noProof/>
          <w:szCs w:val="21"/>
        </w:rPr>
        <w:t xml:space="preserve">This </w:t>
      </w:r>
      <w:r w:rsidR="00BC2508" w:rsidRPr="00903DBA">
        <w:rPr>
          <w:noProof/>
          <w:szCs w:val="21"/>
        </w:rPr>
        <w:t>appendix</w:t>
      </w:r>
      <w:r w:rsidRPr="00903DBA">
        <w:rPr>
          <w:noProof/>
          <w:szCs w:val="21"/>
        </w:rPr>
        <w:t xml:space="preserve"> gives a crash course in the C programming language. </w:t>
      </w:r>
      <w:r w:rsidRPr="00903DBA">
        <w:t xml:space="preserve">The story of C began in the late sixties with the Multics project, which was a predecessor to the the UNIX operating system. The first two versions of Multics were written in the </w:t>
      </w:r>
      <w:r w:rsidR="005F79CB" w:rsidRPr="00903DBA">
        <w:t>assembly</w:t>
      </w:r>
      <w:r w:rsidRPr="00903DBA">
        <w:t xml:space="preserve"> language. However, since programming in assembly languages was rather cumbersome, an appropriate high-level language was called for. </w:t>
      </w:r>
    </w:p>
    <w:p w14:paraId="125E1D3F" w14:textId="77777777" w:rsidR="00E80032" w:rsidRPr="00903DBA" w:rsidRDefault="00E80032" w:rsidP="00E80032">
      <w:r w:rsidRPr="00903DBA">
        <w:t>The researchers Dennis Ritchie and Ken Thompon created the language B by simplifying the research language BCPL</w:t>
      </w:r>
      <w:r w:rsidRPr="00903DBA">
        <w:rPr>
          <w:rStyle w:val="Fotnotsreferens"/>
        </w:rPr>
        <w:footnoteReference w:id="1"/>
      </w:r>
      <w:r w:rsidRPr="00903DBA">
        <w:t xml:space="preserve"> in 1969. The new versions, called New B, were introduced in 1972. The name did soon evolve into C. In 1978, Brian Kernighan and Dennis Ritchie wrote the book </w:t>
      </w:r>
      <w:r w:rsidRPr="00903DBA">
        <w:rPr>
          <w:rStyle w:val="Italic"/>
        </w:rPr>
        <w:t>The C Programming Language</w:t>
      </w:r>
      <w:r w:rsidRPr="00903DBA">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903DBA">
        <w:rPr>
          <w:rStyle w:val="Italic"/>
        </w:rPr>
        <w:t>The C Programming Languages</w:t>
      </w:r>
      <w:r w:rsidRPr="00903DBA">
        <w:t>.</w:t>
      </w:r>
    </w:p>
    <w:p w14:paraId="3F94B6E1" w14:textId="1CDDCEAB" w:rsidR="00E80032" w:rsidRPr="00903DBA" w:rsidRDefault="00E80032" w:rsidP="007C7CB2">
      <w:pPr>
        <w:pStyle w:val="Rubrik2"/>
      </w:pPr>
      <w:bookmarkStart w:id="572" w:name="_Toc320485572"/>
      <w:bookmarkStart w:id="573" w:name="_Toc323656681"/>
      <w:bookmarkStart w:id="574" w:name="_Toc324085419"/>
      <w:bookmarkStart w:id="575" w:name="_Toc383781071"/>
      <w:bookmarkStart w:id="576" w:name="_Toc57656180"/>
      <w:r w:rsidRPr="00903DBA">
        <w:t>The Compiler and the Linker</w:t>
      </w:r>
      <w:bookmarkEnd w:id="572"/>
      <w:bookmarkEnd w:id="573"/>
      <w:bookmarkEnd w:id="574"/>
      <w:bookmarkEnd w:id="575"/>
      <w:bookmarkEnd w:id="576"/>
    </w:p>
    <w:p w14:paraId="4738AA08" w14:textId="77777777" w:rsidR="00E80032" w:rsidRPr="00903DBA" w:rsidRDefault="00E80032" w:rsidP="00E80032">
      <w:r w:rsidRPr="00903DBA">
        <w:t xml:space="preserve">The </w:t>
      </w:r>
      <w:r w:rsidRPr="00E17FD3">
        <w:rPr>
          <w:rStyle w:val="KeyWord0"/>
        </w:rPr>
        <w:t>source</w:t>
      </w:r>
      <w:r w:rsidRPr="00903DBA">
        <w:t xml:space="preserve"> </w:t>
      </w:r>
      <w:r w:rsidRPr="00E17FD3">
        <w:rPr>
          <w:rStyle w:val="KeyWord0"/>
        </w:rPr>
        <w:t>code</w:t>
      </w:r>
      <w:r w:rsidRPr="00903DBA">
        <w:t xml:space="preserve"> is the the actual text the programmer writes. The </w:t>
      </w:r>
      <w:r w:rsidRPr="00E17FD3">
        <w:rPr>
          <w:rStyle w:val="KeyWord0"/>
        </w:rPr>
        <w:t>compiler</w:t>
      </w:r>
      <w:r w:rsidRPr="00903DBA">
        <w:t xml:space="preserve"> is the program that translates the source code into </w:t>
      </w:r>
      <w:r w:rsidRPr="00E17FD3">
        <w:rPr>
          <w:rStyle w:val="KeyWord0"/>
        </w:rPr>
        <w:t>object</w:t>
      </w:r>
      <w:r w:rsidRPr="00903DBA">
        <w:t xml:space="preserve"> </w:t>
      </w:r>
      <w:r w:rsidRPr="00E17FD3">
        <w:rPr>
          <w:rStyle w:val="KeyWord0"/>
        </w:rPr>
        <w:t>code</w:t>
      </w:r>
      <w:r w:rsidRPr="00903DBA">
        <w:t xml:space="preserve">, which the computer can read. The </w:t>
      </w:r>
      <w:r w:rsidRPr="00E17FD3">
        <w:rPr>
          <w:rStyle w:val="KeyWord0"/>
        </w:rPr>
        <w:t>linker</w:t>
      </w:r>
      <w:r w:rsidRPr="00903DBA">
        <w:t xml:space="preserve"> puts several compiled files into an executable file</w:t>
      </w:r>
    </w:p>
    <w:p w14:paraId="63DFDC01" w14:textId="77777777" w:rsidR="00E80032" w:rsidRPr="00903DBA" w:rsidRDefault="00E80032" w:rsidP="00E65FE6">
      <w:pPr>
        <w:pStyle w:val="CodeHeader"/>
      </w:pPr>
      <w:r w:rsidRPr="00903DBA">
        <w:t xml:space="preserve">Let us say we have a C program in the source code file </w:t>
      </w:r>
      <w:r w:rsidRPr="00E65FE6">
        <w:t>Program.c</w:t>
      </w:r>
      <w:r w:rsidRPr="00903DBA">
        <w:t xml:space="preserve"> and a routine used by the program in </w:t>
      </w:r>
      <w:r w:rsidRPr="00E65FE6">
        <w:t>Routine.c</w:t>
      </w:r>
      <w:r w:rsidRPr="00903DBA">
        <w:t xml:space="preserve">. Furthermore, the program calls a function in the standard library. In this case, the compiler translates the source code into object code and the linker joins the code into the executable file </w:t>
      </w:r>
      <w:r w:rsidRPr="00E65FE6">
        <w:rPr>
          <w:rStyle w:val="CodeInText"/>
        </w:rPr>
        <w:t>Program.exe</w:t>
      </w:r>
      <w:r w:rsidRPr="00903DBA">
        <w:t>.</w:t>
      </w:r>
    </w:p>
    <w:p w14:paraId="1E08102C" w14:textId="77777777" w:rsidR="00E80032" w:rsidRPr="00903DBA" w:rsidRDefault="00E80032" w:rsidP="00E80032">
      <w:pPr>
        <w:rPr>
          <w:szCs w:val="21"/>
        </w:rPr>
      </w:pPr>
      <w:r w:rsidRPr="00903DBA">
        <w:rPr>
          <w:noProof/>
          <w:lang w:eastAsia="sv-SE"/>
        </w:rPr>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BB4D00" w:rsidRPr="003F7CF1" w:rsidRDefault="00BB4D00"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BB4D00" w:rsidRPr="003F7CF1" w:rsidRDefault="00BB4D00"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BB4D00" w:rsidRPr="003F7CF1" w:rsidRDefault="00BB4D00"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BB4D00" w:rsidRPr="003F7CF1" w:rsidRDefault="00BB4D0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BB4D00" w:rsidRPr="003F7CF1" w:rsidRDefault="00BB4D00"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BB4D00" w:rsidRPr="003F7CF1" w:rsidRDefault="00BB4D00"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BB4D00" w:rsidRPr="003F7CF1" w:rsidRDefault="00BB4D00"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BB4D00" w:rsidRPr="003F7CF1" w:rsidRDefault="00BB4D00"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BB4D00" w:rsidRPr="003F7CF1" w:rsidRDefault="00BB4D0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BB4D00" w:rsidRPr="003F7CF1" w:rsidRDefault="00BB4D00"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BB4D00" w:rsidRPr="003F7CF1" w:rsidRDefault="00BB4D00"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BB4D00" w:rsidRPr="003F7CF1" w:rsidRDefault="00BB4D00"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BB4D00" w:rsidRPr="003F7CF1" w:rsidRDefault="00BB4D0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BB4D00" w:rsidRPr="003F7CF1" w:rsidRDefault="00BB4D00"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BB4D00" w:rsidRPr="003F7CF1" w:rsidRDefault="00BB4D00"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BB4D00" w:rsidRPr="003F7CF1" w:rsidRDefault="00BB4D00"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BB4D00" w:rsidRPr="003F7CF1" w:rsidRDefault="00BB4D00"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BB4D00" w:rsidRPr="003F7CF1" w:rsidRDefault="00BB4D0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903DBA" w:rsidRDefault="00E80032" w:rsidP="00E80032">
      <w:r w:rsidRPr="00903DBA">
        <w:t xml:space="preserve">If the compiler reports an error we refer to it as </w:t>
      </w:r>
      <w:r w:rsidRPr="00E17FD3">
        <w:rPr>
          <w:rStyle w:val="KeyWord0"/>
        </w:rPr>
        <w:t xml:space="preserve">compile-time error, </w:t>
      </w:r>
      <w:r w:rsidRPr="00903DBA">
        <w:t xml:space="preserve">and if an error occurs during the execution of the program we call it a </w:t>
      </w:r>
      <w:r w:rsidRPr="00E17FD3">
        <w:rPr>
          <w:rStyle w:val="KeyWord0"/>
        </w:rPr>
        <w:t>run-time error</w:t>
      </w:r>
      <w:r w:rsidRPr="00903DBA">
        <w:t>.</w:t>
      </w:r>
    </w:p>
    <w:p w14:paraId="4641F138" w14:textId="7610AAC6" w:rsidR="00E80032" w:rsidRPr="00903DBA" w:rsidRDefault="00E80032" w:rsidP="007C7CB2">
      <w:pPr>
        <w:pStyle w:val="Rubrik2"/>
      </w:pPr>
      <w:bookmarkStart w:id="577" w:name="_Toc320485573"/>
      <w:bookmarkStart w:id="578" w:name="_Toc323656682"/>
      <w:bookmarkStart w:id="579" w:name="_Toc324085420"/>
      <w:bookmarkStart w:id="580" w:name="_Toc383781072"/>
      <w:bookmarkStart w:id="581" w:name="_Toc57656181"/>
      <w:r w:rsidRPr="00903DBA">
        <w:t>The Hello-World Program</w:t>
      </w:r>
      <w:bookmarkEnd w:id="577"/>
      <w:bookmarkEnd w:id="578"/>
      <w:bookmarkEnd w:id="579"/>
      <w:bookmarkEnd w:id="580"/>
      <w:bookmarkEnd w:id="581"/>
    </w:p>
    <w:p w14:paraId="6ACFD9F1" w14:textId="77777777" w:rsidR="00E80032" w:rsidRPr="00903DBA" w:rsidRDefault="00E80032" w:rsidP="00E65FE6">
      <w:pPr>
        <w:pStyle w:val="CodeHeader"/>
        <w:rPr>
          <w:szCs w:val="21"/>
        </w:rPr>
      </w:pPr>
      <w:r w:rsidRPr="00903DBA">
        <w:t xml:space="preserve">In the first edition of The C Programming Language the </w:t>
      </w:r>
      <w:r w:rsidRPr="00E17FD3">
        <w:rPr>
          <w:rStyle w:val="KeyWord0"/>
        </w:rPr>
        <w:t>hello-world</w:t>
      </w:r>
      <w:r w:rsidRPr="00903DBA">
        <w:t xml:space="preserve"> example was introduced; that is, a small </w:t>
      </w:r>
      <w:r w:rsidRPr="00903DBA">
        <w:rPr>
          <w:szCs w:val="21"/>
        </w:rPr>
        <w:t>program that prints the text “</w:t>
      </w:r>
      <w:r w:rsidRPr="00E65FE6">
        <w:t>Hello, World!</w:t>
      </w:r>
      <w:r w:rsidRPr="00903DBA">
        <w:rPr>
          <w:szCs w:val="21"/>
        </w:rPr>
        <w:t>”</w:t>
      </w:r>
      <w:r w:rsidRPr="00903DBA">
        <w:rPr>
          <w:rStyle w:val="Fotnotsreferens"/>
          <w:szCs w:val="21"/>
        </w:rPr>
        <w:footnoteReference w:id="2"/>
      </w:r>
      <w:r w:rsidRPr="00903DBA">
        <w:rPr>
          <w:szCs w:val="21"/>
        </w:rPr>
        <w:t xml:space="preserve"> on the screen. </w:t>
      </w:r>
      <w:r w:rsidRPr="00903DBA">
        <w:t xml:space="preserve">To write a </w:t>
      </w:r>
      <w:r w:rsidRPr="00E17FD3">
        <w:rPr>
          <w:rStyle w:val="KeyWord0"/>
        </w:rPr>
        <w:t>hello-world program</w:t>
      </w:r>
      <w:r w:rsidRPr="00903DBA">
        <w:rPr>
          <w:i/>
        </w:rPr>
        <w:t xml:space="preserve"> </w:t>
      </w:r>
      <w:r w:rsidRPr="00903DBA">
        <w:t xml:space="preserve">often means to write a small program to test that the compiler and linker work properly. </w:t>
      </w:r>
      <w:r w:rsidRPr="00903DBA">
        <w:rPr>
          <w:szCs w:val="21"/>
        </w:rPr>
        <w:t xml:space="preserve">The execution of the program does always start with the function </w:t>
      </w:r>
      <w:r w:rsidRPr="00E65FE6">
        <w:rPr>
          <w:rStyle w:val="CodeInText"/>
        </w:rPr>
        <w:t>main</w:t>
      </w:r>
      <w:r w:rsidRPr="00903DBA">
        <w:rPr>
          <w:szCs w:val="21"/>
        </w:rPr>
        <w:t xml:space="preserve">. </w:t>
      </w:r>
    </w:p>
    <w:p w14:paraId="42E8E245" w14:textId="77777777" w:rsidR="00E80032" w:rsidRPr="00903DBA" w:rsidRDefault="00E80032" w:rsidP="00E80032">
      <w:pPr>
        <w:pStyle w:val="Code"/>
      </w:pPr>
      <w:r w:rsidRPr="00903DBA">
        <w:t>#include &lt;stdio.h&gt;</w:t>
      </w:r>
    </w:p>
    <w:p w14:paraId="7B3D444F" w14:textId="77777777" w:rsidR="00E80032" w:rsidRPr="00903DBA" w:rsidRDefault="00E80032" w:rsidP="00E80032">
      <w:pPr>
        <w:pStyle w:val="Code"/>
      </w:pPr>
    </w:p>
    <w:p w14:paraId="78728355" w14:textId="77777777" w:rsidR="00E80032" w:rsidRPr="00903DBA" w:rsidRDefault="00E80032" w:rsidP="00E80032">
      <w:pPr>
        <w:pStyle w:val="Code"/>
      </w:pPr>
      <w:r w:rsidRPr="00903DBA">
        <w:t>void main(void) {</w:t>
      </w:r>
    </w:p>
    <w:p w14:paraId="5C253ECD" w14:textId="77777777" w:rsidR="00E80032" w:rsidRPr="00903DBA" w:rsidRDefault="00E80032" w:rsidP="00E80032">
      <w:pPr>
        <w:pStyle w:val="Code"/>
      </w:pPr>
      <w:r w:rsidRPr="00903DBA">
        <w:t xml:space="preserve">  puts("Hello, World!");</w:t>
      </w:r>
    </w:p>
    <w:p w14:paraId="1BE7201B" w14:textId="77777777" w:rsidR="00E80032" w:rsidRPr="00903DBA" w:rsidRDefault="00E80032" w:rsidP="00E80032">
      <w:pPr>
        <w:pStyle w:val="Code"/>
      </w:pPr>
      <w:r w:rsidRPr="00903DBA">
        <w:t>}</w:t>
      </w:r>
    </w:p>
    <w:p w14:paraId="0CC7794A" w14:textId="77777777" w:rsidR="00E80032" w:rsidRPr="00903DBA" w:rsidRDefault="00E80032" w:rsidP="00E80032">
      <w:r w:rsidRPr="00903DBA">
        <w:t xml:space="preserve">When executing, the program above generates the following printout. </w:t>
      </w:r>
    </w:p>
    <w:p w14:paraId="5B84B850" w14:textId="77777777" w:rsidR="00E80032" w:rsidRPr="00903DBA" w:rsidRDefault="00E80032" w:rsidP="00E80032">
      <w:r w:rsidRPr="00903DBA">
        <w:rPr>
          <w:noProof/>
          <w:lang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903DBA" w:rsidRDefault="00E80032" w:rsidP="007C7CB2">
      <w:pPr>
        <w:pStyle w:val="Rubrik2"/>
      </w:pPr>
      <w:bookmarkStart w:id="582" w:name="_Toc320485574"/>
      <w:bookmarkStart w:id="583" w:name="_Toc323656683"/>
      <w:bookmarkStart w:id="584" w:name="_Toc324085421"/>
      <w:bookmarkStart w:id="585" w:name="_Toc383781073"/>
      <w:bookmarkStart w:id="586" w:name="_Toc57656182"/>
      <w:r w:rsidRPr="00903DBA">
        <w:t>Comments</w:t>
      </w:r>
      <w:bookmarkEnd w:id="582"/>
      <w:bookmarkEnd w:id="583"/>
      <w:bookmarkEnd w:id="584"/>
      <w:bookmarkEnd w:id="585"/>
      <w:bookmarkEnd w:id="586"/>
    </w:p>
    <w:p w14:paraId="461ED663" w14:textId="77777777" w:rsidR="00E80032" w:rsidRPr="00903DBA" w:rsidRDefault="00E80032" w:rsidP="00E80032">
      <w:r w:rsidRPr="00903DBA">
        <w:t xml:space="preserve">In C, it is possible to insert </w:t>
      </w:r>
      <w:r w:rsidRPr="00E17FD3">
        <w:rPr>
          <w:rStyle w:val="KeyWord0"/>
        </w:rPr>
        <w:t>comments</w:t>
      </w:r>
      <w:r w:rsidRPr="00903DBA">
        <w:t xml:space="preserve"> to describe and clarify the meaning of the program. The comments are ignored by the compiler</w:t>
      </w:r>
      <w:r w:rsidRPr="00903DBA">
        <w:rPr>
          <w:rStyle w:val="Fotnotsreferens"/>
          <w:szCs w:val="21"/>
        </w:rPr>
        <w:footnoteReference w:id="3"/>
      </w:r>
      <w:r w:rsidRPr="00903DBA">
        <w:t xml:space="preserve">. There are two types of comments: </w:t>
      </w:r>
      <w:r w:rsidRPr="00E17FD3">
        <w:rPr>
          <w:rStyle w:val="KeyWord0"/>
        </w:rPr>
        <w:t>line comments</w:t>
      </w:r>
      <w:r w:rsidRPr="00903DBA">
        <w:t xml:space="preserve"> and </w:t>
      </w:r>
      <w:r w:rsidRPr="00E17FD3">
        <w:rPr>
          <w:rStyle w:val="KeyWord0"/>
        </w:rPr>
        <w:t>block comments</w:t>
      </w:r>
      <w:r w:rsidRPr="00903DBA">
        <w:t>. Line comments start with two slashes and ends at the end of the line.</w:t>
      </w:r>
    </w:p>
    <w:p w14:paraId="28136557" w14:textId="77777777" w:rsidR="00E80032" w:rsidRPr="00903DBA" w:rsidRDefault="00E80032" w:rsidP="00E80032">
      <w:pPr>
        <w:pStyle w:val="Code"/>
      </w:pPr>
      <w:r w:rsidRPr="00903DBA">
        <w:t>printf("Hello, World!"); // Prints "Hello, World!".</w:t>
      </w:r>
    </w:p>
    <w:p w14:paraId="0B237820" w14:textId="77777777" w:rsidR="00E80032" w:rsidRPr="00903DBA" w:rsidRDefault="00E80032" w:rsidP="00E80032">
      <w:r w:rsidRPr="00903DBA">
        <w:t>Block comments begin with a slash and an asterisk and ends with an asterisk and a slash. A block comment may range over several lines.</w:t>
      </w:r>
    </w:p>
    <w:p w14:paraId="6AC41BF8" w14:textId="77777777" w:rsidR="00E80032" w:rsidRPr="00903DBA" w:rsidRDefault="00E80032" w:rsidP="00E80032">
      <w:pPr>
        <w:pStyle w:val="Code"/>
      </w:pPr>
      <w:r w:rsidRPr="00903DBA">
        <w:t>/* This is an example of a C program. It writes the text</w:t>
      </w:r>
    </w:p>
    <w:p w14:paraId="0071E9B7" w14:textId="77777777" w:rsidR="00E80032" w:rsidRPr="00903DBA" w:rsidRDefault="00E80032" w:rsidP="00E80032">
      <w:pPr>
        <w:pStyle w:val="Code"/>
      </w:pPr>
      <w:r w:rsidRPr="00903DBA">
        <w:t xml:space="preserve">   "Hello, World!" at the screen. */</w:t>
      </w:r>
    </w:p>
    <w:p w14:paraId="2D1FC542" w14:textId="77777777" w:rsidR="00E80032" w:rsidRPr="00903DBA" w:rsidRDefault="00E80032" w:rsidP="00E80032">
      <w:pPr>
        <w:pStyle w:val="Code"/>
      </w:pPr>
    </w:p>
    <w:p w14:paraId="36DF3C29" w14:textId="77777777" w:rsidR="00E80032" w:rsidRPr="00903DBA" w:rsidRDefault="00E80032" w:rsidP="00E80032">
      <w:pPr>
        <w:pStyle w:val="Code"/>
      </w:pPr>
      <w:r w:rsidRPr="00903DBA">
        <w:t>#include &lt;stdio.h&gt;</w:t>
      </w:r>
    </w:p>
    <w:p w14:paraId="2D13C54E" w14:textId="77777777" w:rsidR="00E80032" w:rsidRPr="00903DBA" w:rsidRDefault="00E80032" w:rsidP="00E80032">
      <w:pPr>
        <w:pStyle w:val="Code"/>
      </w:pPr>
    </w:p>
    <w:p w14:paraId="6A84F961" w14:textId="77777777" w:rsidR="00E80032" w:rsidRPr="00903DBA" w:rsidRDefault="00E80032" w:rsidP="00E80032">
      <w:pPr>
        <w:pStyle w:val="Code"/>
      </w:pPr>
      <w:r w:rsidRPr="00903DBA">
        <w:t>void main(void) {</w:t>
      </w:r>
    </w:p>
    <w:p w14:paraId="0A5FF959" w14:textId="77777777" w:rsidR="00E80032" w:rsidRPr="00903DBA" w:rsidRDefault="00E80032" w:rsidP="00E80032">
      <w:pPr>
        <w:pStyle w:val="Code"/>
      </w:pPr>
      <w:r w:rsidRPr="00903DBA">
        <w:t xml:space="preserve">  printf("Hello, World!");</w:t>
      </w:r>
    </w:p>
    <w:p w14:paraId="1EED8F85" w14:textId="77777777" w:rsidR="00E80032" w:rsidRPr="00903DBA" w:rsidRDefault="00E80032" w:rsidP="00E80032">
      <w:pPr>
        <w:pStyle w:val="Code"/>
      </w:pPr>
      <w:r w:rsidRPr="00903DBA">
        <w:t>}</w:t>
      </w:r>
    </w:p>
    <w:p w14:paraId="1AA7A009" w14:textId="77777777" w:rsidR="00E80032" w:rsidRPr="00903DBA" w:rsidRDefault="00E80032" w:rsidP="00E80032">
      <w:r w:rsidRPr="00903DBA">
        <w:t>Block comments cannot be nested. The following example will result in a compile-time error.</w:t>
      </w:r>
    </w:p>
    <w:p w14:paraId="2BB32E05" w14:textId="77777777" w:rsidR="00E80032" w:rsidRPr="00903DBA" w:rsidRDefault="00E80032" w:rsidP="00E80032">
      <w:pPr>
        <w:pStyle w:val="Code"/>
      </w:pPr>
      <w:r w:rsidRPr="00903DBA">
        <w:t>/* A block comment cannot be /* nested inside */ another</w:t>
      </w:r>
    </w:p>
    <w:p w14:paraId="13F94ADD" w14:textId="77777777" w:rsidR="00E80032" w:rsidRPr="00903DBA" w:rsidRDefault="00E80032" w:rsidP="00E80032">
      <w:pPr>
        <w:pStyle w:val="Code"/>
      </w:pPr>
      <w:r w:rsidRPr="00903DBA">
        <w:t xml:space="preserve">   block comment. */</w:t>
      </w:r>
    </w:p>
    <w:p w14:paraId="5DB9B9FA" w14:textId="2509AF75" w:rsidR="00E80032" w:rsidRPr="00903DBA" w:rsidRDefault="00E80032" w:rsidP="00E80032">
      <w:r w:rsidRPr="00903DBA">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903DBA">
        <w:fldChar w:fldCharType="begin"/>
      </w:r>
      <w:r w:rsidRPr="00903DBA">
        <w:instrText xml:space="preserve"> REF _Ref383781494 \r \h </w:instrText>
      </w:r>
      <w:r w:rsidRPr="00903DBA">
        <w:fldChar w:fldCharType="separate"/>
      </w:r>
      <w:r w:rsidR="005F7BC3" w:rsidRPr="00903DBA">
        <w:t>13.28</w:t>
      </w:r>
      <w:r w:rsidRPr="00903DBA">
        <w:fldChar w:fldCharType="end"/>
      </w:r>
      <w:r w:rsidRPr="00903DBA">
        <w:t>) for details.</w:t>
      </w:r>
    </w:p>
    <w:p w14:paraId="3920A6C7" w14:textId="77777777" w:rsidR="00E80032" w:rsidRPr="00903DBA" w:rsidRDefault="00E80032" w:rsidP="00E80032">
      <w:pPr>
        <w:pStyle w:val="Code"/>
      </w:pPr>
      <w:bookmarkStart w:id="587" w:name="_Toc320485575"/>
      <w:r w:rsidRPr="00903DBA">
        <w:t>#if 0</w:t>
      </w:r>
    </w:p>
    <w:p w14:paraId="34AAFCE8" w14:textId="77777777" w:rsidR="00E80032" w:rsidRPr="00903DBA" w:rsidRDefault="00E80032" w:rsidP="00E80032">
      <w:pPr>
        <w:pStyle w:val="Code"/>
      </w:pPr>
      <w:r w:rsidRPr="00903DBA">
        <w:t>This is an example of a C program. It writes the text</w:t>
      </w:r>
    </w:p>
    <w:p w14:paraId="1EB5173E" w14:textId="77777777" w:rsidR="00E80032" w:rsidRPr="00903DBA" w:rsidRDefault="00E80032" w:rsidP="00E80032">
      <w:pPr>
        <w:pStyle w:val="Code"/>
      </w:pPr>
      <w:r w:rsidRPr="00903DBA">
        <w:t>"Hello, World!" at the screen.</w:t>
      </w:r>
    </w:p>
    <w:p w14:paraId="24495987" w14:textId="77777777" w:rsidR="00E80032" w:rsidRPr="00903DBA" w:rsidRDefault="00E80032" w:rsidP="00E80032">
      <w:pPr>
        <w:pStyle w:val="Code"/>
      </w:pPr>
      <w:r w:rsidRPr="00903DBA">
        <w:t>#endif</w:t>
      </w:r>
    </w:p>
    <w:p w14:paraId="2CFC45C5" w14:textId="77777777" w:rsidR="00E80032" w:rsidRPr="00903DBA" w:rsidRDefault="00E80032" w:rsidP="00E80032">
      <w:pPr>
        <w:pStyle w:val="Code"/>
      </w:pPr>
    </w:p>
    <w:p w14:paraId="650D531B" w14:textId="77777777" w:rsidR="00E80032" w:rsidRPr="00903DBA" w:rsidRDefault="00E80032" w:rsidP="00E80032">
      <w:pPr>
        <w:pStyle w:val="Code"/>
      </w:pPr>
      <w:r w:rsidRPr="00903DBA">
        <w:t>#include &lt;stdio.h&gt;</w:t>
      </w:r>
    </w:p>
    <w:p w14:paraId="4B3A2A05" w14:textId="77777777" w:rsidR="00E80032" w:rsidRPr="00903DBA" w:rsidRDefault="00E80032" w:rsidP="00E80032">
      <w:pPr>
        <w:pStyle w:val="Code"/>
      </w:pPr>
    </w:p>
    <w:p w14:paraId="116ADB49" w14:textId="77777777" w:rsidR="00E80032" w:rsidRPr="00903DBA" w:rsidRDefault="00E80032" w:rsidP="00E80032">
      <w:pPr>
        <w:pStyle w:val="Code"/>
      </w:pPr>
      <w:r w:rsidRPr="00903DBA">
        <w:t>void main(void) {</w:t>
      </w:r>
    </w:p>
    <w:p w14:paraId="4B6B2E59" w14:textId="77777777" w:rsidR="00E80032" w:rsidRPr="00903DBA" w:rsidRDefault="00E80032" w:rsidP="00E80032">
      <w:pPr>
        <w:pStyle w:val="Code"/>
      </w:pPr>
      <w:r w:rsidRPr="00903DBA">
        <w:t xml:space="preserve">  printf("Hello, World!");</w:t>
      </w:r>
    </w:p>
    <w:p w14:paraId="69DDFA53" w14:textId="77777777" w:rsidR="00E80032" w:rsidRPr="00903DBA" w:rsidRDefault="00E80032" w:rsidP="00E80032">
      <w:pPr>
        <w:pStyle w:val="Code"/>
      </w:pPr>
      <w:r w:rsidRPr="00903DBA">
        <w:t>}</w:t>
      </w:r>
    </w:p>
    <w:p w14:paraId="03D934DF" w14:textId="67174E74" w:rsidR="00E80032" w:rsidRPr="00903DBA" w:rsidRDefault="00E80032">
      <w:pPr>
        <w:pStyle w:val="Rubrik2"/>
      </w:pPr>
      <w:bookmarkStart w:id="588" w:name="_Toc323656684"/>
      <w:bookmarkStart w:id="589" w:name="_Toc324085422"/>
      <w:bookmarkStart w:id="590" w:name="_Toc383781074"/>
      <w:bookmarkStart w:id="591" w:name="_Toc57656183"/>
      <w:r w:rsidRPr="00903DBA">
        <w:t>Types and Variables</w:t>
      </w:r>
      <w:bookmarkEnd w:id="587"/>
      <w:bookmarkEnd w:id="588"/>
      <w:bookmarkEnd w:id="589"/>
      <w:bookmarkEnd w:id="590"/>
      <w:bookmarkEnd w:id="591"/>
    </w:p>
    <w:p w14:paraId="3ECE0602" w14:textId="77777777" w:rsidR="00E80032" w:rsidRPr="00903DBA" w:rsidRDefault="00E80032" w:rsidP="00E80032">
      <w:pPr>
        <w:rPr>
          <w:noProof/>
        </w:rPr>
      </w:pPr>
      <w:r w:rsidRPr="00903DBA">
        <w:rPr>
          <w:noProof/>
        </w:rPr>
        <w:t xml:space="preserve">There are several types in C. They can be divided into two groups: simple and compunded. The simple types can be further classified into </w:t>
      </w:r>
      <w:r w:rsidRPr="00E17FD3">
        <w:rPr>
          <w:rStyle w:val="KeyWord0"/>
        </w:rPr>
        <w:t>integral</w:t>
      </w:r>
      <w:r w:rsidRPr="00903DBA">
        <w:rPr>
          <w:noProof/>
        </w:rPr>
        <w:t xml:space="preserve">, </w:t>
      </w:r>
      <w:r w:rsidRPr="00E17FD3">
        <w:rPr>
          <w:rStyle w:val="KeyWord0"/>
        </w:rPr>
        <w:t>floating</w:t>
      </w:r>
      <w:r w:rsidRPr="00903DBA">
        <w:rPr>
          <w:noProof/>
        </w:rPr>
        <w:t xml:space="preserve">, and </w:t>
      </w:r>
      <w:r w:rsidRPr="00E17FD3">
        <w:rPr>
          <w:rStyle w:val="KeyWord0"/>
        </w:rPr>
        <w:t>logical</w:t>
      </w:r>
      <w:r w:rsidRPr="00903DBA">
        <w:rPr>
          <w:noProof/>
        </w:rPr>
        <w:t xml:space="preserve"> types. The compunded types are </w:t>
      </w:r>
      <w:r w:rsidRPr="00E17FD3">
        <w:rPr>
          <w:rStyle w:val="KeyWord0"/>
        </w:rPr>
        <w:t>arrays</w:t>
      </w:r>
      <w:r w:rsidRPr="00903DBA">
        <w:rPr>
          <w:noProof/>
        </w:rPr>
        <w:t xml:space="preserve">, </w:t>
      </w:r>
      <w:r w:rsidRPr="00E17FD3">
        <w:rPr>
          <w:rStyle w:val="KeyWord0"/>
        </w:rPr>
        <w:t>structures</w:t>
      </w:r>
      <w:r w:rsidRPr="00903DBA">
        <w:rPr>
          <w:noProof/>
        </w:rPr>
        <w:t xml:space="preserve">, </w:t>
      </w:r>
      <w:r w:rsidRPr="00E17FD3">
        <w:rPr>
          <w:rStyle w:val="KeyWord0"/>
        </w:rPr>
        <w:t>unions</w:t>
      </w:r>
      <w:r w:rsidRPr="00903DBA">
        <w:rPr>
          <w:noProof/>
        </w:rPr>
        <w:t xml:space="preserve">, and </w:t>
      </w:r>
      <w:r w:rsidRPr="00E17FD3">
        <w:rPr>
          <w:rStyle w:val="KeyWord0"/>
        </w:rPr>
        <w:t>pointers</w:t>
      </w:r>
      <w:r w:rsidRPr="00903DBA">
        <w:rPr>
          <w:noProof/>
        </w:rPr>
        <w:t xml:space="preserve">. They all (directly or indirectly) composed by simple types. We can also define a type with our own integer values, called the </w:t>
      </w:r>
      <w:r w:rsidRPr="00E17FD3">
        <w:rPr>
          <w:rStyle w:val="KeyWord0"/>
        </w:rPr>
        <w:t>enumeration</w:t>
      </w:r>
      <w:r w:rsidRPr="00903DBA">
        <w:rPr>
          <w:noProof/>
        </w:rPr>
        <w:t xml:space="preserve"> type.</w:t>
      </w:r>
    </w:p>
    <w:p w14:paraId="00C96102" w14:textId="27E20C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 w:name="_Toc320485576"/>
      <w:bookmarkStart w:id="593" w:name="_Toc323656685"/>
      <w:bookmarkStart w:id="594" w:name="_Toc324085423"/>
      <w:bookmarkStart w:id="595" w:name="_Toc383781075"/>
      <w:bookmarkStart w:id="596" w:name="_Ref383781525"/>
      <w:bookmarkStart w:id="597" w:name="_Toc57656184"/>
      <w:r w:rsidRPr="00903DBA">
        <w:t>Simple Types</w:t>
      </w:r>
      <w:bookmarkEnd w:id="592"/>
      <w:bookmarkEnd w:id="593"/>
      <w:bookmarkEnd w:id="594"/>
      <w:bookmarkEnd w:id="595"/>
      <w:bookmarkEnd w:id="596"/>
      <w:bookmarkEnd w:id="597"/>
    </w:p>
    <w:p w14:paraId="489B3AE1" w14:textId="77777777" w:rsidR="00E80032" w:rsidRPr="00903DBA" w:rsidRDefault="00E80032" w:rsidP="00E65FE6">
      <w:pPr>
        <w:pStyle w:val="CodeHeader"/>
      </w:pPr>
      <w:r w:rsidRPr="00903DBA">
        <w:t xml:space="preserve">There are four simple types intended for storing integers: </w:t>
      </w:r>
      <w:r w:rsidRPr="00E65FE6">
        <w:t>char</w:t>
      </w:r>
      <w:r w:rsidRPr="00903DBA">
        <w:t xml:space="preserve">,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They are called the </w:t>
      </w:r>
      <w:r w:rsidRPr="00E17FD3">
        <w:rPr>
          <w:rStyle w:val="KeyWord0"/>
        </w:rPr>
        <w:t>integral</w:t>
      </w:r>
      <w:r w:rsidRPr="00903DBA">
        <w:rPr>
          <w:rStyle w:val="Italic"/>
        </w:rPr>
        <w:t xml:space="preserve"> </w:t>
      </w:r>
      <w:r w:rsidRPr="00E17FD3">
        <w:rPr>
          <w:rStyle w:val="KeyWord0"/>
        </w:rPr>
        <w:t>types</w:t>
      </w:r>
      <w:r w:rsidRPr="00903DBA">
        <w:t xml:space="preserve">. The types </w:t>
      </w:r>
      <w:r w:rsidRPr="00E65FE6">
        <w:t>short</w:t>
      </w:r>
      <w:r w:rsidRPr="00903DBA">
        <w:rPr>
          <w:rStyle w:val="Italic"/>
        </w:rPr>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may be abbreviated to </w:t>
      </w:r>
      <w:r w:rsidRPr="00E65FE6">
        <w:t>short</w:t>
      </w:r>
      <w:r w:rsidRPr="00903DBA">
        <w:t xml:space="preserve"> and </w:t>
      </w:r>
      <w:r w:rsidRPr="00E65FE6">
        <w:rPr>
          <w:rStyle w:val="CodeInText"/>
        </w:rPr>
        <w:t>long</w:t>
      </w:r>
      <w:r w:rsidRPr="00903DBA">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17FD3">
        <w:rPr>
          <w:rStyle w:val="KeyWord0"/>
        </w:rPr>
        <w:t>implementation dependent</w:t>
      </w:r>
      <w:r w:rsidRPr="00903DBA">
        <w:t>.</w:t>
      </w:r>
    </w:p>
    <w:p w14:paraId="062EA994" w14:textId="77777777" w:rsidR="00E80032" w:rsidRPr="00903DBA" w:rsidRDefault="00E80032" w:rsidP="00E65FE6">
      <w:pPr>
        <w:pStyle w:val="CodeHeader"/>
      </w:pPr>
      <w:r w:rsidRPr="00903DBA">
        <w:t xml:space="preserve">Furthermore, the integral types may be </w:t>
      </w:r>
      <w:r w:rsidRPr="00E65FE6">
        <w:t>signed</w:t>
      </w:r>
      <w:r w:rsidRPr="00903DBA">
        <w:t xml:space="preserve"> or </w:t>
      </w:r>
      <w:r w:rsidRPr="00E65FE6">
        <w:t>unsigned</w:t>
      </w:r>
      <w:r w:rsidRPr="00903DBA">
        <w:t xml:space="preserve">. An unsigned type must not have negative values. If the word signed or unsigned is left out, a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will be signed. Weather a </w:t>
      </w:r>
      <w:r w:rsidRPr="00E65FE6">
        <w:t>char</w:t>
      </w:r>
      <w:r w:rsidRPr="00903DBA">
        <w:t xml:space="preserve"> will be signed or unsigned is implementation dependent. However, a </w:t>
      </w:r>
      <w:r w:rsidRPr="00E65FE6">
        <w:rPr>
          <w:rStyle w:val="CodeInText"/>
        </w:rPr>
        <w:t>char</w:t>
      </w:r>
      <w:r w:rsidRPr="00903DBA">
        <w:t xml:space="preserve"> is always one byte long, which means that it always holds a single character, regardless whether it is unsigned or not.</w:t>
      </w:r>
    </w:p>
    <w:p w14:paraId="472C378E" w14:textId="77777777" w:rsidR="00E80032" w:rsidRPr="00903DBA" w:rsidRDefault="00E80032" w:rsidP="00E65FE6">
      <w:pPr>
        <w:pStyle w:val="CodeHeader"/>
      </w:pPr>
      <w:r w:rsidRPr="00903DBA">
        <w:t xml:space="preserve">The next category of simple types is the </w:t>
      </w:r>
      <w:r w:rsidRPr="00E65FE6">
        <w:t>floating</w:t>
      </w:r>
      <w:r w:rsidRPr="00903DBA">
        <w:rPr>
          <w:rStyle w:val="Italic"/>
        </w:rPr>
        <w:t xml:space="preserve"> </w:t>
      </w:r>
      <w:r w:rsidRPr="00E65FE6">
        <w:t>types</w:t>
      </w:r>
      <w:r w:rsidRPr="00903DBA">
        <w:t xml:space="preserve">, which are used to store decimal numbers. The types are </w:t>
      </w:r>
      <w:r w:rsidRPr="00E65FE6">
        <w:t>float</w:t>
      </w:r>
      <w:r w:rsidRPr="00903DBA">
        <w:t xml:space="preserve">, </w:t>
      </w:r>
      <w:r w:rsidRPr="00E65FE6">
        <w:t>double</w:t>
      </w:r>
      <w:r w:rsidRPr="00903DBA">
        <w:t xml:space="preserve">, and </w:t>
      </w:r>
      <w:r w:rsidRPr="00E65FE6">
        <w:t>long</w:t>
      </w:r>
      <w:r w:rsidRPr="00903DBA">
        <w:rPr>
          <w:rStyle w:val="Italic"/>
        </w:rPr>
        <w:t xml:space="preserve"> </w:t>
      </w:r>
      <w:r w:rsidRPr="00E65FE6">
        <w:t>double</w:t>
      </w:r>
      <w:r w:rsidRPr="00903DBA">
        <w:t xml:space="preserve">; where </w:t>
      </w:r>
      <w:r w:rsidRPr="00E65FE6">
        <w:t>float</w:t>
      </w:r>
      <w:r w:rsidRPr="00903DBA">
        <w:t xml:space="preserve"> stores the smallest value and </w:t>
      </w:r>
      <w:r w:rsidRPr="00E65FE6">
        <w:t>long</w:t>
      </w:r>
      <w:r w:rsidRPr="00903DBA">
        <w:rPr>
          <w:rStyle w:val="Italic"/>
        </w:rPr>
        <w:t xml:space="preserve"> </w:t>
      </w:r>
      <w:r w:rsidRPr="00E65FE6">
        <w:rPr>
          <w:rStyle w:val="CodeInText"/>
        </w:rPr>
        <w:t>double</w:t>
      </w:r>
      <w:r w:rsidRPr="00903DBA">
        <w:t xml:space="preserve"> the largest one. How large values each type can store is implementation dependent. A floating type cannot be unsigned.</w:t>
      </w:r>
    </w:p>
    <w:p w14:paraId="065C238C" w14:textId="77777777" w:rsidR="00E80032" w:rsidRPr="00903DBA" w:rsidRDefault="00E80032" w:rsidP="00E65FE6">
      <w:pPr>
        <w:pStyle w:val="CodeHeader"/>
      </w:pPr>
      <w:r w:rsidRPr="00903DBA">
        <w:t xml:space="preserve">In many languages, there is a logical type (named </w:t>
      </w:r>
      <w:r w:rsidRPr="00E65FE6">
        <w:t>bool</w:t>
      </w:r>
      <w:r w:rsidRPr="00903DBA">
        <w:t xml:space="preserve">, </w:t>
      </w:r>
      <w:r w:rsidRPr="00E65FE6">
        <w:t>boolean</w:t>
      </w:r>
      <w:r w:rsidRPr="00903DBA">
        <w:rPr>
          <w:rStyle w:val="Italic"/>
        </w:rPr>
        <w:t xml:space="preserve">, </w:t>
      </w:r>
      <w:r w:rsidRPr="00903DBA">
        <w:t xml:space="preserve">or </w:t>
      </w:r>
      <w:r w:rsidRPr="00E65FE6">
        <w:t>logical</w:t>
      </w:r>
      <w:r w:rsidRPr="00903DBA">
        <w:t xml:space="preserve">) that stores logical value </w:t>
      </w:r>
      <w:r w:rsidRPr="00E17FD3">
        <w:rPr>
          <w:rStyle w:val="KeyWord0"/>
        </w:rPr>
        <w:t>true</w:t>
      </w:r>
      <w:r w:rsidRPr="00903DBA">
        <w:t xml:space="preserve"> or </w:t>
      </w:r>
      <w:r w:rsidRPr="00E17FD3">
        <w:rPr>
          <w:rStyle w:val="KeyWord0"/>
        </w:rPr>
        <w:t>false</w:t>
      </w:r>
      <w:r w:rsidRPr="00903DBA">
        <w:t>. In C, however, there is no such type</w:t>
      </w:r>
      <w:r w:rsidRPr="00903DBA">
        <w:rPr>
          <w:rStyle w:val="Fotnotsreferens"/>
          <w:szCs w:val="21"/>
        </w:rPr>
        <w:footnoteReference w:id="4"/>
      </w:r>
      <w:r w:rsidRPr="00903DBA">
        <w:t xml:space="preserve">. Instead, </w:t>
      </w:r>
      <w:r w:rsidRPr="00E65FE6">
        <w:rPr>
          <w:rStyle w:val="CodeInText"/>
        </w:rPr>
        <w:t>int</w:t>
      </w:r>
      <w:r w:rsidRPr="00903DBA">
        <w:t xml:space="preserve"> is used as a logical type, where zero represents false and all other values represent true.</w:t>
      </w:r>
    </w:p>
    <w:p w14:paraId="17CC66FC" w14:textId="75EFBF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 w:name="_Toc320485577"/>
      <w:bookmarkStart w:id="599" w:name="_Toc323656686"/>
      <w:bookmarkStart w:id="600" w:name="_Toc324085424"/>
      <w:bookmarkStart w:id="601" w:name="_Toc383781076"/>
      <w:bookmarkStart w:id="602" w:name="_Toc57656185"/>
      <w:r w:rsidRPr="00903DBA">
        <w:t>Variables</w:t>
      </w:r>
      <w:bookmarkEnd w:id="598"/>
      <w:bookmarkEnd w:id="599"/>
      <w:bookmarkEnd w:id="600"/>
      <w:bookmarkEnd w:id="601"/>
      <w:bookmarkEnd w:id="602"/>
    </w:p>
    <w:p w14:paraId="1797A312" w14:textId="6629049A" w:rsidR="00E80032" w:rsidRPr="00903DBA" w:rsidRDefault="00E80032" w:rsidP="00E80032">
      <w:r w:rsidRPr="00903DBA">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903DBA">
        <w:t>initialize</w:t>
      </w:r>
      <w:r w:rsidRPr="00903DBA">
        <w:t xml:space="preserve"> the variable; that is, assign it a value. If we do not, the variable’s value is undefined</w:t>
      </w:r>
      <w:r w:rsidRPr="00903DBA">
        <w:rPr>
          <w:rStyle w:val="Fotnotsreferens"/>
          <w:szCs w:val="21"/>
        </w:rPr>
        <w:footnoteReference w:id="5"/>
      </w:r>
      <w:r w:rsidRPr="00903DBA">
        <w:t>. In this chapter, that value is denoted by a question mark (?).</w:t>
      </w:r>
    </w:p>
    <w:p w14:paraId="2F57B4FE" w14:textId="77777777" w:rsidR="00E80032" w:rsidRPr="00903DBA" w:rsidRDefault="00E80032" w:rsidP="00E80032">
      <w:pPr>
        <w:pStyle w:val="Code"/>
      </w:pPr>
      <w:r w:rsidRPr="00903DBA">
        <w:t>int i = 123, j;</w:t>
      </w:r>
    </w:p>
    <w:p w14:paraId="52C74ABD" w14:textId="77777777" w:rsidR="00E80032" w:rsidRPr="00903DBA" w:rsidRDefault="00E80032" w:rsidP="00E80032">
      <w:pPr>
        <w:pStyle w:val="Code"/>
      </w:pPr>
      <w:r w:rsidRPr="00903DBA">
        <w:t>double d = 3.14;</w:t>
      </w:r>
    </w:p>
    <w:p w14:paraId="428B2607" w14:textId="77777777" w:rsidR="00E80032" w:rsidRPr="00903DBA" w:rsidRDefault="00E80032" w:rsidP="00E80032">
      <w:pPr>
        <w:pStyle w:val="Code"/>
      </w:pPr>
      <w:r w:rsidRPr="00903DBA">
        <w:t>char c = 'a';</w:t>
      </w:r>
    </w:p>
    <w:p w14:paraId="6F3EAD9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BB4D00" w:rsidRPr="003F7CF1" w:rsidRDefault="00BB4D0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BB4D00" w:rsidRPr="003F7CF1" w:rsidRDefault="00BB4D00"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BB4D00" w:rsidRPr="003F7CF1" w:rsidRDefault="00BB4D00"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BB4D00" w:rsidRPr="003F7CF1" w:rsidRDefault="00BB4D00"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BB4D00" w:rsidRPr="003F7CF1" w:rsidRDefault="00BB4D00"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BB4D00" w:rsidRPr="003F7CF1" w:rsidRDefault="00BB4D00"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BB4D00" w:rsidRPr="003F7CF1" w:rsidRDefault="00BB4D00"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BB4D00" w:rsidRPr="003F7CF1" w:rsidRDefault="00BB4D0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BB4D00" w:rsidRPr="003F7CF1" w:rsidRDefault="00BB4D00"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BB4D00" w:rsidRPr="003F7CF1" w:rsidRDefault="00BB4D00"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BB4D00" w:rsidRPr="003F7CF1" w:rsidRDefault="00BB4D00"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BB4D00" w:rsidRPr="003F7CF1" w:rsidRDefault="00BB4D00"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BB4D00" w:rsidRPr="003F7CF1" w:rsidRDefault="00BB4D00"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BB4D00" w:rsidRPr="003F7CF1" w:rsidRDefault="00BB4D00"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BB4D00" w:rsidRPr="003F7CF1" w:rsidRDefault="00BB4D00"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BB4D00" w:rsidRPr="003F7CF1" w:rsidRDefault="00BB4D00"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903DBA" w:rsidRDefault="00E80032" w:rsidP="00E80032">
      <w:r w:rsidRPr="00903DBA">
        <w:t>We can transform values between the types by stating the new type within parentheses. The use of stating the type is not strictly necessary. However, if omitted the compiler may give warnings</w:t>
      </w:r>
      <w:r w:rsidRPr="00903DBA">
        <w:rPr>
          <w:rStyle w:val="Fotnotsreferens"/>
          <w:szCs w:val="21"/>
        </w:rPr>
        <w:footnoteReference w:id="6"/>
      </w:r>
      <w:r w:rsidRPr="00903DBA">
        <w:t>.</w:t>
      </w:r>
    </w:p>
    <w:p w14:paraId="4552E3D8" w14:textId="77777777" w:rsidR="00E80032" w:rsidRPr="00903DBA" w:rsidRDefault="00E80032" w:rsidP="00E80032">
      <w:pPr>
        <w:pStyle w:val="Code"/>
      </w:pPr>
      <w:r w:rsidRPr="00903DBA">
        <w:t>int i = 123;</w:t>
      </w:r>
    </w:p>
    <w:p w14:paraId="17FBAEF0" w14:textId="77777777" w:rsidR="00E80032" w:rsidRPr="00903DBA" w:rsidRDefault="00E80032" w:rsidP="00E80032">
      <w:pPr>
        <w:pStyle w:val="Code"/>
      </w:pPr>
      <w:r w:rsidRPr="00903DBA">
        <w:t>double x = 1.23;</w:t>
      </w:r>
    </w:p>
    <w:p w14:paraId="2D72DC05" w14:textId="77777777" w:rsidR="00E80032" w:rsidRPr="00903DBA" w:rsidRDefault="00E80032" w:rsidP="00E80032">
      <w:pPr>
        <w:pStyle w:val="Code"/>
      </w:pPr>
    </w:p>
    <w:p w14:paraId="2A6F7373" w14:textId="77777777" w:rsidR="00E80032" w:rsidRPr="00903DBA" w:rsidRDefault="00E80032" w:rsidP="00E80032">
      <w:pPr>
        <w:pStyle w:val="Code"/>
      </w:pPr>
      <w:r w:rsidRPr="00903DBA">
        <w:t>int j = (int) x;</w:t>
      </w:r>
    </w:p>
    <w:p w14:paraId="10ACCF22" w14:textId="77777777" w:rsidR="00E80032" w:rsidRPr="00903DBA" w:rsidRDefault="00E80032" w:rsidP="00E80032">
      <w:pPr>
        <w:pStyle w:val="Code"/>
      </w:pPr>
      <w:r w:rsidRPr="00903DBA">
        <w:t>double y = (double) i;</w:t>
      </w:r>
    </w:p>
    <w:p w14:paraId="50930259" w14:textId="7777777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 w:name="_Toc320485578"/>
      <w:bookmarkStart w:id="604" w:name="_Toc323656687"/>
      <w:bookmarkStart w:id="605" w:name="_Toc324085425"/>
      <w:bookmarkStart w:id="606" w:name="_Toc383781077"/>
      <w:bookmarkStart w:id="607" w:name="_Toc57656186"/>
      <w:bookmarkStart w:id="608" w:name="_Toc320485579"/>
      <w:r w:rsidRPr="00903DBA">
        <w:t>Constants</w:t>
      </w:r>
      <w:bookmarkEnd w:id="603"/>
      <w:bookmarkEnd w:id="604"/>
      <w:bookmarkEnd w:id="605"/>
      <w:bookmarkEnd w:id="606"/>
      <w:bookmarkEnd w:id="607"/>
    </w:p>
    <w:p w14:paraId="32CDF69C" w14:textId="307EF024" w:rsidR="00E80032" w:rsidRPr="00903DBA" w:rsidRDefault="00E80032" w:rsidP="00E80032">
      <w:r w:rsidRPr="00903DBA">
        <w:t xml:space="preserve">As the name implies, a constant is a variable whose value cannot be altered since it has been </w:t>
      </w:r>
      <w:r w:rsidR="00266D64" w:rsidRPr="00903DBA">
        <w:t>initialized</w:t>
      </w:r>
      <w:r w:rsidRPr="00903DBA">
        <w:t xml:space="preserve">. Unlike variables, constants must always be </w:t>
      </w:r>
      <w:r w:rsidR="00266D64" w:rsidRPr="00903DBA">
        <w:t>initialized</w:t>
      </w:r>
      <w:r w:rsidRPr="00903DBA">
        <w:t xml:space="preserve"> and are often written in capital letters.</w:t>
      </w:r>
    </w:p>
    <w:p w14:paraId="227A9631" w14:textId="77777777" w:rsidR="00E80032" w:rsidRPr="00903DBA" w:rsidRDefault="00E80032" w:rsidP="00E80032">
      <w:pPr>
        <w:pStyle w:val="Code"/>
      </w:pPr>
      <w:r w:rsidRPr="00903DBA">
        <w:t>const double PI = 3.14;</w:t>
      </w:r>
    </w:p>
    <w:p w14:paraId="53E08F45" w14:textId="6EE7033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9" w:name="_Toc323656688"/>
      <w:bookmarkStart w:id="610" w:name="_Toc324085426"/>
      <w:bookmarkStart w:id="611" w:name="_Toc383781078"/>
      <w:bookmarkStart w:id="612" w:name="_Toc57656187"/>
      <w:r w:rsidRPr="00903DBA">
        <w:t>Output</w:t>
      </w:r>
      <w:bookmarkEnd w:id="608"/>
      <w:bookmarkEnd w:id="609"/>
      <w:bookmarkEnd w:id="610"/>
      <w:bookmarkEnd w:id="611"/>
      <w:bookmarkEnd w:id="612"/>
    </w:p>
    <w:p w14:paraId="68E5301E" w14:textId="77777777" w:rsidR="00E80032" w:rsidRPr="00903DBA" w:rsidRDefault="00E80032" w:rsidP="00E65FE6">
      <w:pPr>
        <w:pStyle w:val="CodeHeader"/>
      </w:pPr>
      <w:r w:rsidRPr="00903DBA">
        <w:t xml:space="preserve">As noted in the first section of this chapter, the standard function for output is </w:t>
      </w:r>
      <w:r w:rsidRPr="00E65FE6">
        <w:rPr>
          <w:rStyle w:val="CodeInText"/>
        </w:rPr>
        <w:t>printf</w:t>
      </w:r>
      <w:r w:rsidRPr="00903DBA">
        <w:t xml:space="preserve"> (formatted print) writes to the standard output device (normally a text window).</w:t>
      </w:r>
    </w:p>
    <w:p w14:paraId="3B73D7E0" w14:textId="77777777" w:rsidR="00E80032" w:rsidRPr="00903DBA" w:rsidRDefault="00E80032" w:rsidP="00E80032">
      <w:r w:rsidRPr="00903DBA">
        <w:t xml:space="preserve">The first argument is the </w:t>
      </w:r>
      <w:r w:rsidRPr="00E17FD3">
        <w:rPr>
          <w:rStyle w:val="KeyWord0"/>
        </w:rPr>
        <w:t>format</w:t>
      </w:r>
      <w:r w:rsidRPr="00903DBA">
        <w:rPr>
          <w:rStyle w:val="Italic"/>
        </w:rPr>
        <w:t xml:space="preserve"> </w:t>
      </w:r>
      <w:r w:rsidRPr="00E17FD3">
        <w:rPr>
          <w:rStyle w:val="KeyWord0"/>
        </w:rPr>
        <w:t>strings</w:t>
      </w:r>
      <w:r w:rsidRPr="00903DBA">
        <w:t xml:space="preserve">. With it, we can write every kind of value. However, there are many </w:t>
      </w:r>
      <w:r w:rsidRPr="00E17FD3">
        <w:rPr>
          <w:rStyle w:val="KeyWord0"/>
        </w:rPr>
        <w:t>format</w:t>
      </w:r>
      <w:r w:rsidRPr="00903DBA">
        <w:rPr>
          <w:rStyle w:val="Italic"/>
        </w:rPr>
        <w:t xml:space="preserve"> </w:t>
      </w:r>
      <w:r w:rsidRPr="00E17FD3">
        <w:rPr>
          <w:rStyle w:val="KeyWord0"/>
        </w:rPr>
        <w:t>codes</w:t>
      </w:r>
      <w:r w:rsidRPr="00903DBA">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5E421840" w14:textId="77777777" w:rsidTr="000803FF">
        <w:tc>
          <w:tcPr>
            <w:tcW w:w="709" w:type="dxa"/>
            <w:shd w:val="clear" w:color="auto" w:fill="auto"/>
          </w:tcPr>
          <w:p w14:paraId="662D7235" w14:textId="77777777" w:rsidR="00E80032" w:rsidRPr="00903DBA" w:rsidRDefault="00E80032" w:rsidP="000803FF">
            <w:r w:rsidRPr="00903DBA">
              <w:t>Code</w:t>
            </w:r>
          </w:p>
        </w:tc>
        <w:tc>
          <w:tcPr>
            <w:tcW w:w="7351" w:type="dxa"/>
            <w:shd w:val="clear" w:color="auto" w:fill="auto"/>
          </w:tcPr>
          <w:p w14:paraId="7883402E" w14:textId="77777777" w:rsidR="00E80032" w:rsidRPr="00903DBA" w:rsidRDefault="00E80032" w:rsidP="000803FF">
            <w:r w:rsidRPr="00903DBA">
              <w:t>Type</w:t>
            </w:r>
          </w:p>
        </w:tc>
      </w:tr>
      <w:tr w:rsidR="00E80032" w:rsidRPr="00903DBA" w14:paraId="6E58A5AF" w14:textId="77777777" w:rsidTr="000803FF">
        <w:tc>
          <w:tcPr>
            <w:tcW w:w="709" w:type="dxa"/>
            <w:shd w:val="clear" w:color="auto" w:fill="auto"/>
          </w:tcPr>
          <w:p w14:paraId="28A92CB0" w14:textId="77777777" w:rsidR="00E80032" w:rsidRPr="00903DBA" w:rsidRDefault="00E80032" w:rsidP="000803FF">
            <w:r w:rsidRPr="00903DBA">
              <w:t>d</w:t>
            </w:r>
          </w:p>
        </w:tc>
        <w:tc>
          <w:tcPr>
            <w:tcW w:w="7351" w:type="dxa"/>
            <w:shd w:val="clear" w:color="auto" w:fill="auto"/>
          </w:tcPr>
          <w:p w14:paraId="7D2422D1" w14:textId="77777777" w:rsidR="00E80032" w:rsidRPr="00903DBA" w:rsidRDefault="00E80032" w:rsidP="000803FF">
            <w:r w:rsidRPr="00903DBA">
              <w:t>decimal integer</w:t>
            </w:r>
          </w:p>
        </w:tc>
      </w:tr>
      <w:tr w:rsidR="00E80032" w:rsidRPr="00903DBA" w14:paraId="023BB892" w14:textId="77777777" w:rsidTr="000803FF">
        <w:tc>
          <w:tcPr>
            <w:tcW w:w="709" w:type="dxa"/>
            <w:shd w:val="clear" w:color="auto" w:fill="auto"/>
          </w:tcPr>
          <w:p w14:paraId="59D90ADB" w14:textId="77777777" w:rsidR="00E80032" w:rsidRPr="00903DBA" w:rsidRDefault="00E80032" w:rsidP="000803FF">
            <w:r w:rsidRPr="00903DBA">
              <w:t>o</w:t>
            </w:r>
          </w:p>
        </w:tc>
        <w:tc>
          <w:tcPr>
            <w:tcW w:w="7351" w:type="dxa"/>
            <w:shd w:val="clear" w:color="auto" w:fill="auto"/>
          </w:tcPr>
          <w:p w14:paraId="76825D21" w14:textId="77777777" w:rsidR="00E80032" w:rsidRPr="00903DBA" w:rsidRDefault="00E80032" w:rsidP="000803FF">
            <w:r w:rsidRPr="00903DBA">
              <w:t>octal integer</w:t>
            </w:r>
          </w:p>
        </w:tc>
      </w:tr>
      <w:tr w:rsidR="00E80032" w:rsidRPr="00903DBA" w14:paraId="2D8A4B77" w14:textId="77777777" w:rsidTr="000803FF">
        <w:tc>
          <w:tcPr>
            <w:tcW w:w="709" w:type="dxa"/>
            <w:shd w:val="clear" w:color="auto" w:fill="auto"/>
          </w:tcPr>
          <w:p w14:paraId="48247D00" w14:textId="77777777" w:rsidR="00E80032" w:rsidRPr="00903DBA" w:rsidRDefault="00E80032" w:rsidP="000803FF">
            <w:r w:rsidRPr="00903DBA">
              <w:t>x</w:t>
            </w:r>
          </w:p>
        </w:tc>
        <w:tc>
          <w:tcPr>
            <w:tcW w:w="7351" w:type="dxa"/>
            <w:shd w:val="clear" w:color="auto" w:fill="auto"/>
          </w:tcPr>
          <w:p w14:paraId="3ADC392D" w14:textId="77777777" w:rsidR="00E80032" w:rsidRPr="00903DBA" w:rsidRDefault="00E80032" w:rsidP="000803FF">
            <w:r w:rsidRPr="00903DBA">
              <w:t>hexadecimal integer</w:t>
            </w:r>
          </w:p>
        </w:tc>
      </w:tr>
      <w:tr w:rsidR="00E80032" w:rsidRPr="00903DBA" w14:paraId="58E308DF" w14:textId="77777777" w:rsidTr="000803FF">
        <w:tc>
          <w:tcPr>
            <w:tcW w:w="709" w:type="dxa"/>
            <w:shd w:val="clear" w:color="auto" w:fill="auto"/>
          </w:tcPr>
          <w:p w14:paraId="2D7DDF16" w14:textId="77777777" w:rsidR="00E80032" w:rsidRPr="00903DBA" w:rsidRDefault="00E80032" w:rsidP="000803FF">
            <w:r w:rsidRPr="00903DBA">
              <w:t>f</w:t>
            </w:r>
          </w:p>
        </w:tc>
        <w:tc>
          <w:tcPr>
            <w:tcW w:w="7351" w:type="dxa"/>
            <w:shd w:val="clear" w:color="auto" w:fill="auto"/>
          </w:tcPr>
          <w:p w14:paraId="50E41413" w14:textId="77777777" w:rsidR="00E80032" w:rsidRPr="00903DBA" w:rsidRDefault="00E80032" w:rsidP="000803FF">
            <w:r w:rsidRPr="00903DBA">
              <w:t>double</w:t>
            </w:r>
          </w:p>
        </w:tc>
      </w:tr>
      <w:tr w:rsidR="00E80032" w:rsidRPr="00903DBA" w14:paraId="481E4E61" w14:textId="77777777" w:rsidTr="000803FF">
        <w:tc>
          <w:tcPr>
            <w:tcW w:w="709" w:type="dxa"/>
            <w:shd w:val="clear" w:color="auto" w:fill="auto"/>
          </w:tcPr>
          <w:p w14:paraId="18D84967" w14:textId="77777777" w:rsidR="00E80032" w:rsidRPr="00903DBA" w:rsidRDefault="00E80032" w:rsidP="000803FF">
            <w:r w:rsidRPr="00903DBA">
              <w:t>lf</w:t>
            </w:r>
          </w:p>
        </w:tc>
        <w:tc>
          <w:tcPr>
            <w:tcW w:w="7351" w:type="dxa"/>
            <w:shd w:val="clear" w:color="auto" w:fill="auto"/>
          </w:tcPr>
          <w:p w14:paraId="3C84A798" w14:textId="77777777" w:rsidR="00E80032" w:rsidRPr="00903DBA" w:rsidRDefault="00E80032" w:rsidP="000803FF">
            <w:r w:rsidRPr="00903DBA">
              <w:t>long double</w:t>
            </w:r>
          </w:p>
        </w:tc>
      </w:tr>
      <w:tr w:rsidR="00E80032" w:rsidRPr="00903DBA" w14:paraId="34CB262E" w14:textId="77777777" w:rsidTr="000803FF">
        <w:tc>
          <w:tcPr>
            <w:tcW w:w="709" w:type="dxa"/>
            <w:shd w:val="clear" w:color="auto" w:fill="auto"/>
          </w:tcPr>
          <w:p w14:paraId="4DB1C91D" w14:textId="77777777" w:rsidR="00E80032" w:rsidRPr="00903DBA" w:rsidRDefault="00E80032" w:rsidP="000803FF">
            <w:r w:rsidRPr="00903DBA">
              <w:t>c</w:t>
            </w:r>
          </w:p>
        </w:tc>
        <w:tc>
          <w:tcPr>
            <w:tcW w:w="7351" w:type="dxa"/>
            <w:shd w:val="clear" w:color="auto" w:fill="auto"/>
          </w:tcPr>
          <w:p w14:paraId="387D2A43" w14:textId="77777777" w:rsidR="00E80032" w:rsidRPr="00903DBA" w:rsidRDefault="00E80032" w:rsidP="000803FF">
            <w:r w:rsidRPr="00903DBA">
              <w:t>char</w:t>
            </w:r>
          </w:p>
        </w:tc>
      </w:tr>
      <w:tr w:rsidR="00E80032" w:rsidRPr="00903DBA" w14:paraId="33E2EA93" w14:textId="77777777" w:rsidTr="000803FF">
        <w:tc>
          <w:tcPr>
            <w:tcW w:w="709" w:type="dxa"/>
            <w:shd w:val="clear" w:color="auto" w:fill="auto"/>
          </w:tcPr>
          <w:p w14:paraId="70848461" w14:textId="77777777" w:rsidR="00E80032" w:rsidRPr="00903DBA" w:rsidRDefault="00E80032" w:rsidP="000803FF">
            <w:r w:rsidRPr="00903DBA">
              <w:t>s</w:t>
            </w:r>
          </w:p>
        </w:tc>
        <w:tc>
          <w:tcPr>
            <w:tcW w:w="7351" w:type="dxa"/>
            <w:shd w:val="clear" w:color="auto" w:fill="auto"/>
          </w:tcPr>
          <w:p w14:paraId="26D77CFE" w14:textId="77777777" w:rsidR="00E80032" w:rsidRPr="00903DBA" w:rsidRDefault="00E80032" w:rsidP="000803FF">
            <w:r w:rsidRPr="00903DBA">
              <w:t>char *</w:t>
            </w:r>
          </w:p>
        </w:tc>
      </w:tr>
      <w:tr w:rsidR="00E80032" w:rsidRPr="00903DBA" w14:paraId="63E172F0" w14:textId="77777777" w:rsidTr="000803FF">
        <w:tc>
          <w:tcPr>
            <w:tcW w:w="709" w:type="dxa"/>
            <w:shd w:val="clear" w:color="auto" w:fill="auto"/>
          </w:tcPr>
          <w:p w14:paraId="234DDC20" w14:textId="77777777" w:rsidR="00E80032" w:rsidRPr="00903DBA" w:rsidRDefault="00E80032" w:rsidP="000803FF">
            <w:r w:rsidRPr="00903DBA">
              <w:t>p</w:t>
            </w:r>
          </w:p>
        </w:tc>
        <w:tc>
          <w:tcPr>
            <w:tcW w:w="7351" w:type="dxa"/>
            <w:shd w:val="clear" w:color="auto" w:fill="auto"/>
          </w:tcPr>
          <w:p w14:paraId="7D027F7A" w14:textId="77777777" w:rsidR="00E80032" w:rsidRPr="00903DBA" w:rsidRDefault="00E80032" w:rsidP="000803FF">
            <w:pPr>
              <w:rPr>
                <w:rStyle w:val="Italic"/>
                <w:i w:val="0"/>
              </w:rPr>
            </w:pPr>
            <w:r w:rsidRPr="00903DBA">
              <w:rPr>
                <w:rStyle w:val="Italic"/>
              </w:rPr>
              <w:t>Prints the address of the variable in hexadecimal form.</w:t>
            </w:r>
          </w:p>
        </w:tc>
      </w:tr>
    </w:tbl>
    <w:p w14:paraId="5B0358B2" w14:textId="77777777" w:rsidR="00E80032" w:rsidRPr="00903DBA" w:rsidRDefault="00E80032" w:rsidP="00E80032"/>
    <w:p w14:paraId="2A6E9A01" w14:textId="77777777" w:rsidR="00E80032" w:rsidRPr="00903DBA" w:rsidRDefault="00E80032" w:rsidP="00E80032">
      <w:r w:rsidRPr="00903DBA">
        <w:t xml:space="preserve">In the program below, </w:t>
      </w:r>
      <w:r w:rsidRPr="00903DBA">
        <w:rPr>
          <w:i/>
        </w:rPr>
        <w:t>i</w:t>
      </w:r>
      <w:r w:rsidRPr="00903DBA">
        <w:t xml:space="preserve"> represents an integer, </w:t>
      </w:r>
      <w:r w:rsidRPr="00903DBA">
        <w:rPr>
          <w:i/>
        </w:rPr>
        <w:t>f</w:t>
      </w:r>
      <w:r w:rsidRPr="00903DBA">
        <w:rPr>
          <w:rStyle w:val="Fotnotsreferens"/>
          <w:i/>
          <w:szCs w:val="21"/>
        </w:rPr>
        <w:footnoteReference w:id="7"/>
      </w:r>
      <w:r w:rsidRPr="00903DBA">
        <w:t xml:space="preserve"> a double, and </w:t>
      </w:r>
      <w:r w:rsidRPr="00903DBA">
        <w:rPr>
          <w:i/>
        </w:rPr>
        <w:t>c</w:t>
      </w:r>
      <w:r w:rsidRPr="00903DBA">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903DBA" w:rsidRDefault="00E80032" w:rsidP="00E80032">
      <w:pPr>
        <w:pStyle w:val="Code"/>
      </w:pPr>
      <w:r w:rsidRPr="00903DBA">
        <w:t>#include &lt;stdio.h&gt;</w:t>
      </w:r>
    </w:p>
    <w:p w14:paraId="382BEB08" w14:textId="77777777" w:rsidR="00E80032" w:rsidRPr="00903DBA" w:rsidRDefault="00E80032" w:rsidP="00E80032">
      <w:pPr>
        <w:pStyle w:val="Code"/>
      </w:pPr>
    </w:p>
    <w:p w14:paraId="07E4768A" w14:textId="77777777" w:rsidR="00E80032" w:rsidRPr="00903DBA" w:rsidRDefault="00E80032" w:rsidP="00E80032">
      <w:pPr>
        <w:pStyle w:val="Code"/>
      </w:pPr>
      <w:r w:rsidRPr="00903DBA">
        <w:t>void main() {</w:t>
      </w:r>
    </w:p>
    <w:p w14:paraId="62A43D6F" w14:textId="77777777" w:rsidR="00E80032" w:rsidRPr="00903DBA" w:rsidRDefault="00E80032" w:rsidP="00E80032">
      <w:pPr>
        <w:pStyle w:val="Code"/>
      </w:pPr>
      <w:r w:rsidRPr="00903DBA">
        <w:t xml:space="preserve">  char c = 'a';</w:t>
      </w:r>
    </w:p>
    <w:p w14:paraId="51D5B918" w14:textId="77777777" w:rsidR="00E80032" w:rsidRPr="00903DBA" w:rsidRDefault="00E80032" w:rsidP="00E80032">
      <w:pPr>
        <w:pStyle w:val="Code"/>
      </w:pPr>
      <w:r w:rsidRPr="00903DBA">
        <w:t xml:space="preserve">  int i = 123;</w:t>
      </w:r>
    </w:p>
    <w:p w14:paraId="0F2AAB88" w14:textId="77777777" w:rsidR="00E80032" w:rsidRPr="00903DBA" w:rsidRDefault="00E80032" w:rsidP="00E80032">
      <w:pPr>
        <w:pStyle w:val="Code"/>
      </w:pPr>
      <w:r w:rsidRPr="00903DBA">
        <w:t xml:space="preserve">  double d = 1.23;</w:t>
      </w:r>
    </w:p>
    <w:p w14:paraId="730343C4" w14:textId="77777777" w:rsidR="00E80032" w:rsidRPr="00903DBA" w:rsidRDefault="00E80032" w:rsidP="00E80032">
      <w:pPr>
        <w:pStyle w:val="Code"/>
      </w:pPr>
    </w:p>
    <w:p w14:paraId="5F4B9B5B" w14:textId="77777777" w:rsidR="00E80032" w:rsidRPr="00903DBA" w:rsidRDefault="00E80032" w:rsidP="00E80032">
      <w:pPr>
        <w:pStyle w:val="Code"/>
      </w:pPr>
      <w:r w:rsidRPr="00903DBA">
        <w:t xml:space="preserve">  printf("char %c, int %d, double %f\n", c, i, d);</w:t>
      </w:r>
    </w:p>
    <w:p w14:paraId="7293D449" w14:textId="77777777" w:rsidR="00E80032" w:rsidRPr="00903DBA" w:rsidRDefault="00E80032" w:rsidP="00E80032">
      <w:pPr>
        <w:pStyle w:val="Code"/>
      </w:pPr>
      <w:r w:rsidRPr="00903DBA">
        <w:t>}</w:t>
      </w:r>
    </w:p>
    <w:p w14:paraId="2C43F9BE" w14:textId="77777777" w:rsidR="00E80032" w:rsidRPr="00903DBA" w:rsidRDefault="00E80032" w:rsidP="00E65FE6">
      <w:pPr>
        <w:pStyle w:val="CodeHeader"/>
      </w:pPr>
      <w:r w:rsidRPr="00903DBA">
        <w:t xml:space="preserve">There is also the </w:t>
      </w:r>
      <w:r w:rsidRPr="00E65FE6">
        <w:rPr>
          <w:rStyle w:val="CodeInText"/>
        </w:rPr>
        <w:t>puts</w:t>
      </w:r>
      <w:r w:rsidRPr="00903DBA">
        <w:t xml:space="preserve"> function that prints a string followed by a new-line. The following two lines are equivalent.</w:t>
      </w:r>
    </w:p>
    <w:p w14:paraId="46D0C65D" w14:textId="77777777" w:rsidR="00E80032" w:rsidRPr="00903DBA" w:rsidRDefault="00E80032" w:rsidP="00E80032">
      <w:pPr>
        <w:pStyle w:val="Code"/>
      </w:pPr>
      <w:r w:rsidRPr="00903DBA">
        <w:t>printf("Hello, World!\n");</w:t>
      </w:r>
    </w:p>
    <w:p w14:paraId="5256BD8B" w14:textId="77777777" w:rsidR="00E80032" w:rsidRPr="00903DBA" w:rsidRDefault="00E80032" w:rsidP="00E80032">
      <w:pPr>
        <w:pStyle w:val="Code"/>
      </w:pPr>
      <w:r w:rsidRPr="00903DBA">
        <w:t>puts("Hello, world!");</w:t>
      </w:r>
    </w:p>
    <w:p w14:paraId="64B25C94" w14:textId="23DD8A8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3" w:name="_Toc320485580"/>
      <w:bookmarkStart w:id="614" w:name="_Toc323656689"/>
      <w:bookmarkStart w:id="615" w:name="_Toc324085427"/>
      <w:bookmarkStart w:id="616" w:name="_Toc383781079"/>
      <w:bookmarkStart w:id="617" w:name="_Toc57656188"/>
      <w:r w:rsidRPr="00903DBA">
        <w:t>Input</w:t>
      </w:r>
      <w:bookmarkEnd w:id="613"/>
      <w:bookmarkEnd w:id="614"/>
      <w:bookmarkEnd w:id="615"/>
      <w:bookmarkEnd w:id="616"/>
      <w:bookmarkEnd w:id="617"/>
    </w:p>
    <w:p w14:paraId="299686DD" w14:textId="77777777" w:rsidR="00E80032" w:rsidRPr="00903DBA" w:rsidRDefault="00E80032" w:rsidP="00E65FE6">
      <w:pPr>
        <w:pStyle w:val="CodeHeader"/>
      </w:pPr>
      <w:r w:rsidRPr="00903DBA">
        <w:t xml:space="preserve">The standard functions for input is and </w:t>
      </w:r>
      <w:r w:rsidRPr="00E65FE6">
        <w:rPr>
          <w:rStyle w:val="CodeInText"/>
        </w:rPr>
        <w:t>scanf</w:t>
      </w:r>
      <w:r w:rsidRPr="00903DBA">
        <w:t xml:space="preserve"> (formatted scan), it reads from the standard input device (normally the keyboard).</w:t>
      </w:r>
    </w:p>
    <w:p w14:paraId="0EC091BF" w14:textId="77777777" w:rsidR="00E80032" w:rsidRPr="00903DBA" w:rsidRDefault="00E80032" w:rsidP="00E65FE6">
      <w:pPr>
        <w:pStyle w:val="CodeHeader"/>
      </w:pPr>
      <w:r w:rsidRPr="00903DBA">
        <w:t xml:space="preserve">Similar to </w:t>
      </w:r>
      <w:r w:rsidRPr="00E65FE6">
        <w:t>printf</w:t>
      </w:r>
      <w:r w:rsidRPr="00903DBA">
        <w:t xml:space="preserve">, its first argument is the format string. The format codes mostly agree with those of </w:t>
      </w:r>
      <w:r w:rsidRPr="00E65FE6">
        <w:t>printf</w:t>
      </w:r>
      <w:r w:rsidRPr="00903DBA">
        <w:t xml:space="preserve">, but not completely. See the table at the end of the chapter for a list of format codes. For instance, </w:t>
      </w:r>
      <w:r w:rsidRPr="00E65FE6">
        <w:t>scanf</w:t>
      </w:r>
      <w:r w:rsidRPr="00903DBA">
        <w:t xml:space="preserve"> expects </w:t>
      </w:r>
      <w:r w:rsidRPr="00E17FD3">
        <w:rPr>
          <w:rStyle w:val="KeyWord0"/>
        </w:rPr>
        <w:t>lf</w:t>
      </w:r>
      <w:r w:rsidRPr="00903DBA">
        <w:t xml:space="preserve"> to read a double value, in contrast to </w:t>
      </w:r>
      <w:r w:rsidRPr="00E65FE6">
        <w:rPr>
          <w:rStyle w:val="CodeInText"/>
        </w:rPr>
        <w:t>printf</w:t>
      </w:r>
      <w:r w:rsidRPr="00903DBA">
        <w:t xml:space="preserve"> that expects </w:t>
      </w:r>
      <w:r w:rsidRPr="00E17FD3">
        <w:rPr>
          <w:rStyle w:val="KeyWord0"/>
        </w:rPr>
        <w:t>f</w:t>
      </w:r>
      <w:r w:rsidRPr="00903DBA">
        <w:rPr>
          <w:rStyle w:val="Fotnotsreferens"/>
          <w:i/>
          <w:szCs w:val="21"/>
        </w:rPr>
        <w:footnoteReference w:id="8"/>
      </w:r>
      <w:r w:rsidRPr="00903DBA">
        <w:t>.</w:t>
      </w:r>
    </w:p>
    <w:p w14:paraId="0CA40E7A" w14:textId="3EF3B6E3" w:rsidR="00E80032" w:rsidRPr="00903DBA" w:rsidRDefault="00E80032" w:rsidP="00E65FE6">
      <w:pPr>
        <w:pStyle w:val="CodeHeader"/>
      </w:pPr>
      <w:r w:rsidRPr="00903DBA">
        <w:t xml:space="preserve">Another difference is that while </w:t>
      </w:r>
      <w:r w:rsidRPr="00E65FE6">
        <w:t>printf</w:t>
      </w:r>
      <w:r w:rsidRPr="00903DBA">
        <w:t xml:space="preserve"> wants the values corresponding to the format codes, </w:t>
      </w:r>
      <w:r w:rsidRPr="00E65FE6">
        <w:rPr>
          <w:rStyle w:val="CodeInText"/>
        </w:rPr>
        <w:t>scanf</w:t>
      </w:r>
      <w:r w:rsidRPr="00903DBA">
        <w:t xml:space="preserve"> wants the </w:t>
      </w:r>
      <w:r w:rsidRPr="00E17FD3">
        <w:rPr>
          <w:rStyle w:val="KeyWord0"/>
        </w:rPr>
        <w:t>addresses</w:t>
      </w:r>
      <w:r w:rsidRPr="00903DBA">
        <w:t xml:space="preserve"> of the variables that are going to store the values. This is accomplished by using the ampersand (&amp;), see the Section </w:t>
      </w:r>
      <w:r w:rsidRPr="00903DBA">
        <w:fldChar w:fldCharType="begin"/>
      </w:r>
      <w:r w:rsidRPr="00903DBA">
        <w:instrText xml:space="preserve"> REF _Ref383780778 \r \h </w:instrText>
      </w:r>
      <w:r w:rsidRPr="00903DBA">
        <w:fldChar w:fldCharType="separate"/>
      </w:r>
      <w:r w:rsidR="005F7BC3" w:rsidRPr="00903DBA">
        <w:t>10.1.1</w:t>
      </w:r>
      <w:r w:rsidRPr="00903DBA">
        <w:fldChar w:fldCharType="end"/>
      </w:r>
      <w:r w:rsidRPr="00903DBA">
        <w:t xml:space="preserve"> on pointers. Below follows a list of the most common format codes.</w:t>
      </w:r>
    </w:p>
    <w:p w14:paraId="0CCC19BE" w14:textId="77777777" w:rsidR="00E80032" w:rsidRPr="00903DBA"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1CCE2A15" w14:textId="77777777" w:rsidTr="000803FF">
        <w:tc>
          <w:tcPr>
            <w:tcW w:w="709" w:type="dxa"/>
            <w:shd w:val="clear" w:color="auto" w:fill="auto"/>
          </w:tcPr>
          <w:p w14:paraId="0D044313" w14:textId="77777777" w:rsidR="00E80032" w:rsidRPr="00903DBA" w:rsidRDefault="00E80032" w:rsidP="000803FF">
            <w:r w:rsidRPr="00903DBA">
              <w:t>Code</w:t>
            </w:r>
          </w:p>
        </w:tc>
        <w:tc>
          <w:tcPr>
            <w:tcW w:w="7351" w:type="dxa"/>
            <w:shd w:val="clear" w:color="auto" w:fill="auto"/>
          </w:tcPr>
          <w:p w14:paraId="778DFA74" w14:textId="77777777" w:rsidR="00E80032" w:rsidRPr="00903DBA" w:rsidRDefault="00E80032" w:rsidP="000803FF">
            <w:r w:rsidRPr="00903DBA">
              <w:t>Type</w:t>
            </w:r>
          </w:p>
        </w:tc>
      </w:tr>
      <w:tr w:rsidR="00E80032" w:rsidRPr="00903DBA" w14:paraId="5C56E952" w14:textId="77777777" w:rsidTr="000803FF">
        <w:tc>
          <w:tcPr>
            <w:tcW w:w="709" w:type="dxa"/>
            <w:shd w:val="clear" w:color="auto" w:fill="auto"/>
          </w:tcPr>
          <w:p w14:paraId="2C311782" w14:textId="77777777" w:rsidR="00E80032" w:rsidRPr="00903DBA" w:rsidRDefault="00E80032" w:rsidP="000803FF">
            <w:r w:rsidRPr="00903DBA">
              <w:t>d</w:t>
            </w:r>
          </w:p>
        </w:tc>
        <w:tc>
          <w:tcPr>
            <w:tcW w:w="7351" w:type="dxa"/>
            <w:shd w:val="clear" w:color="auto" w:fill="auto"/>
          </w:tcPr>
          <w:p w14:paraId="725FB2AF" w14:textId="77777777" w:rsidR="00E80032" w:rsidRPr="00903DBA" w:rsidRDefault="00E80032" w:rsidP="000803FF">
            <w:r w:rsidRPr="00903DBA">
              <w:t>decimal integer</w:t>
            </w:r>
          </w:p>
        </w:tc>
      </w:tr>
      <w:tr w:rsidR="00E80032" w:rsidRPr="00903DBA" w14:paraId="792DBF61" w14:textId="77777777" w:rsidTr="000803FF">
        <w:tc>
          <w:tcPr>
            <w:tcW w:w="709" w:type="dxa"/>
            <w:shd w:val="clear" w:color="auto" w:fill="auto"/>
          </w:tcPr>
          <w:p w14:paraId="0D41D179" w14:textId="77777777" w:rsidR="00E80032" w:rsidRPr="00903DBA" w:rsidRDefault="00E80032" w:rsidP="000803FF">
            <w:r w:rsidRPr="00903DBA">
              <w:t>o</w:t>
            </w:r>
          </w:p>
        </w:tc>
        <w:tc>
          <w:tcPr>
            <w:tcW w:w="7351" w:type="dxa"/>
            <w:shd w:val="clear" w:color="auto" w:fill="auto"/>
          </w:tcPr>
          <w:p w14:paraId="310DCAE7" w14:textId="77777777" w:rsidR="00E80032" w:rsidRPr="00903DBA" w:rsidRDefault="00E80032" w:rsidP="000803FF">
            <w:r w:rsidRPr="00903DBA">
              <w:t>octal integer</w:t>
            </w:r>
          </w:p>
        </w:tc>
      </w:tr>
      <w:tr w:rsidR="00E80032" w:rsidRPr="00903DBA" w14:paraId="102F84D6" w14:textId="77777777" w:rsidTr="000803FF">
        <w:tc>
          <w:tcPr>
            <w:tcW w:w="709" w:type="dxa"/>
            <w:shd w:val="clear" w:color="auto" w:fill="auto"/>
          </w:tcPr>
          <w:p w14:paraId="6B13E6AB" w14:textId="77777777" w:rsidR="00E80032" w:rsidRPr="00903DBA" w:rsidRDefault="00E80032" w:rsidP="000803FF">
            <w:r w:rsidRPr="00903DBA">
              <w:t>x</w:t>
            </w:r>
          </w:p>
        </w:tc>
        <w:tc>
          <w:tcPr>
            <w:tcW w:w="7351" w:type="dxa"/>
            <w:shd w:val="clear" w:color="auto" w:fill="auto"/>
          </w:tcPr>
          <w:p w14:paraId="758526D4" w14:textId="77777777" w:rsidR="00E80032" w:rsidRPr="00903DBA" w:rsidRDefault="00E80032" w:rsidP="000803FF">
            <w:r w:rsidRPr="00903DBA">
              <w:t>hexadecimal integer</w:t>
            </w:r>
          </w:p>
        </w:tc>
      </w:tr>
      <w:tr w:rsidR="00E80032" w:rsidRPr="00903DBA" w14:paraId="3E511EA7" w14:textId="77777777" w:rsidTr="000803FF">
        <w:tc>
          <w:tcPr>
            <w:tcW w:w="709" w:type="dxa"/>
            <w:shd w:val="clear" w:color="auto" w:fill="auto"/>
          </w:tcPr>
          <w:p w14:paraId="0A07B5ED" w14:textId="77777777" w:rsidR="00E80032" w:rsidRPr="00903DBA" w:rsidRDefault="00E80032" w:rsidP="000803FF">
            <w:r w:rsidRPr="00903DBA">
              <w:t>f</w:t>
            </w:r>
          </w:p>
        </w:tc>
        <w:tc>
          <w:tcPr>
            <w:tcW w:w="7351" w:type="dxa"/>
            <w:shd w:val="clear" w:color="auto" w:fill="auto"/>
          </w:tcPr>
          <w:p w14:paraId="64DAF0B4" w14:textId="77777777" w:rsidR="00E80032" w:rsidRPr="00903DBA" w:rsidRDefault="00E80032" w:rsidP="000803FF">
            <w:r w:rsidRPr="00903DBA">
              <w:t>float</w:t>
            </w:r>
          </w:p>
        </w:tc>
      </w:tr>
      <w:tr w:rsidR="00E80032" w:rsidRPr="00903DBA" w14:paraId="7D040DF6" w14:textId="77777777" w:rsidTr="000803FF">
        <w:tc>
          <w:tcPr>
            <w:tcW w:w="709" w:type="dxa"/>
            <w:shd w:val="clear" w:color="auto" w:fill="auto"/>
          </w:tcPr>
          <w:p w14:paraId="4911D0C6" w14:textId="77777777" w:rsidR="00E80032" w:rsidRPr="00903DBA" w:rsidRDefault="00E80032" w:rsidP="000803FF">
            <w:r w:rsidRPr="00903DBA">
              <w:t>lf</w:t>
            </w:r>
          </w:p>
        </w:tc>
        <w:tc>
          <w:tcPr>
            <w:tcW w:w="7351" w:type="dxa"/>
            <w:shd w:val="clear" w:color="auto" w:fill="auto"/>
          </w:tcPr>
          <w:p w14:paraId="4B83092E" w14:textId="77777777" w:rsidR="00E80032" w:rsidRPr="00903DBA" w:rsidRDefault="00E80032" w:rsidP="000803FF">
            <w:r w:rsidRPr="00903DBA">
              <w:t>double</w:t>
            </w:r>
          </w:p>
        </w:tc>
      </w:tr>
      <w:tr w:rsidR="00E80032" w:rsidRPr="00903DBA" w14:paraId="3DB0E169" w14:textId="77777777" w:rsidTr="000803FF">
        <w:tc>
          <w:tcPr>
            <w:tcW w:w="709" w:type="dxa"/>
            <w:shd w:val="clear" w:color="auto" w:fill="auto"/>
          </w:tcPr>
          <w:p w14:paraId="1F9897EC" w14:textId="77777777" w:rsidR="00E80032" w:rsidRPr="00903DBA" w:rsidRDefault="00E80032" w:rsidP="000803FF">
            <w:r w:rsidRPr="00903DBA">
              <w:t>ld</w:t>
            </w:r>
          </w:p>
        </w:tc>
        <w:tc>
          <w:tcPr>
            <w:tcW w:w="7351" w:type="dxa"/>
            <w:shd w:val="clear" w:color="auto" w:fill="auto"/>
          </w:tcPr>
          <w:p w14:paraId="3C08EE75" w14:textId="77777777" w:rsidR="00E80032" w:rsidRPr="00903DBA" w:rsidRDefault="00E80032" w:rsidP="000803FF">
            <w:r w:rsidRPr="00903DBA">
              <w:t>long double</w:t>
            </w:r>
          </w:p>
        </w:tc>
      </w:tr>
      <w:tr w:rsidR="00E80032" w:rsidRPr="00903DBA" w14:paraId="33401DDB" w14:textId="77777777" w:rsidTr="000803FF">
        <w:tc>
          <w:tcPr>
            <w:tcW w:w="709" w:type="dxa"/>
            <w:shd w:val="clear" w:color="auto" w:fill="auto"/>
          </w:tcPr>
          <w:p w14:paraId="45C449FE" w14:textId="77777777" w:rsidR="00E80032" w:rsidRPr="00903DBA" w:rsidRDefault="00E80032" w:rsidP="000803FF">
            <w:r w:rsidRPr="00903DBA">
              <w:t>c</w:t>
            </w:r>
          </w:p>
        </w:tc>
        <w:tc>
          <w:tcPr>
            <w:tcW w:w="7351" w:type="dxa"/>
            <w:shd w:val="clear" w:color="auto" w:fill="auto"/>
          </w:tcPr>
          <w:p w14:paraId="16576EBE" w14:textId="77777777" w:rsidR="00E80032" w:rsidRPr="00903DBA" w:rsidRDefault="00E80032" w:rsidP="000803FF">
            <w:r w:rsidRPr="00903DBA">
              <w:t>Char</w:t>
            </w:r>
          </w:p>
        </w:tc>
      </w:tr>
      <w:tr w:rsidR="00E80032" w:rsidRPr="00903DBA" w14:paraId="14667B88" w14:textId="77777777" w:rsidTr="000803FF">
        <w:tc>
          <w:tcPr>
            <w:tcW w:w="709" w:type="dxa"/>
            <w:shd w:val="clear" w:color="auto" w:fill="auto"/>
          </w:tcPr>
          <w:p w14:paraId="3DC62231" w14:textId="77777777" w:rsidR="00E80032" w:rsidRPr="00903DBA" w:rsidRDefault="00E80032" w:rsidP="000803FF">
            <w:r w:rsidRPr="00903DBA">
              <w:t>S</w:t>
            </w:r>
          </w:p>
        </w:tc>
        <w:tc>
          <w:tcPr>
            <w:tcW w:w="7351" w:type="dxa"/>
            <w:shd w:val="clear" w:color="auto" w:fill="auto"/>
          </w:tcPr>
          <w:p w14:paraId="751A7E26" w14:textId="77777777" w:rsidR="00E80032" w:rsidRPr="00903DBA" w:rsidRDefault="00E80032" w:rsidP="000803FF">
            <w:r w:rsidRPr="00903DBA">
              <w:t>char *</w:t>
            </w:r>
          </w:p>
        </w:tc>
      </w:tr>
    </w:tbl>
    <w:p w14:paraId="3A9DD078" w14:textId="77777777" w:rsidR="00E80032" w:rsidRPr="00903DBA" w:rsidRDefault="00E80032" w:rsidP="00E80032"/>
    <w:p w14:paraId="5353710C" w14:textId="77777777" w:rsidR="00E80032" w:rsidRPr="00903DBA" w:rsidRDefault="00E80032" w:rsidP="00E65FE6">
      <w:pPr>
        <w:pStyle w:val="CodeHeader"/>
      </w:pPr>
      <w:r w:rsidRPr="00903DBA">
        <w:t xml:space="preserve">In the program below, note that </w:t>
      </w:r>
      <w:r w:rsidRPr="00E65FE6">
        <w:t>scanf</w:t>
      </w:r>
      <w:r w:rsidRPr="00903DBA">
        <w:t xml:space="preserve"> expects </w:t>
      </w:r>
      <w:r w:rsidRPr="00E65FE6">
        <w:t>lf</w:t>
      </w:r>
      <w:r w:rsidRPr="00903DBA">
        <w:t xml:space="preserve"> to represent a double float, in contrast to </w:t>
      </w:r>
      <w:r w:rsidRPr="00E65FE6">
        <w:t>printf</w:t>
      </w:r>
      <w:r w:rsidRPr="00903DBA">
        <w:t xml:space="preserve"> that expects </w:t>
      </w:r>
      <w:r w:rsidRPr="00E65FE6">
        <w:rPr>
          <w:rStyle w:val="CodeInText"/>
        </w:rPr>
        <w:t>f</w:t>
      </w:r>
      <w:r w:rsidRPr="00903DBA">
        <w:t>.</w:t>
      </w:r>
    </w:p>
    <w:p w14:paraId="4324B0F3" w14:textId="77777777" w:rsidR="00E80032" w:rsidRPr="00903DBA" w:rsidRDefault="00E80032" w:rsidP="00E80032">
      <w:pPr>
        <w:pStyle w:val="Code"/>
      </w:pPr>
      <w:r w:rsidRPr="00903DBA">
        <w:t>#include &lt;stdio.h&gt;</w:t>
      </w:r>
    </w:p>
    <w:p w14:paraId="71A54114" w14:textId="77777777" w:rsidR="00E80032" w:rsidRPr="00903DBA" w:rsidRDefault="00E80032" w:rsidP="00E80032">
      <w:pPr>
        <w:pStyle w:val="Code"/>
      </w:pPr>
    </w:p>
    <w:p w14:paraId="6BBE7E32" w14:textId="77777777" w:rsidR="00E80032" w:rsidRPr="00903DBA" w:rsidRDefault="00E80032" w:rsidP="00E80032">
      <w:pPr>
        <w:pStyle w:val="Code"/>
      </w:pPr>
      <w:r w:rsidRPr="00903DBA">
        <w:t>void main() {</w:t>
      </w:r>
    </w:p>
    <w:p w14:paraId="05FC2D98" w14:textId="77777777" w:rsidR="00E80032" w:rsidRPr="00903DBA" w:rsidRDefault="00E80032" w:rsidP="00E80032">
      <w:pPr>
        <w:pStyle w:val="Code"/>
      </w:pPr>
      <w:r w:rsidRPr="00903DBA">
        <w:t xml:space="preserve">  char c;</w:t>
      </w:r>
    </w:p>
    <w:p w14:paraId="366DC336" w14:textId="77777777" w:rsidR="00E80032" w:rsidRPr="00903DBA" w:rsidRDefault="00E80032" w:rsidP="00E80032">
      <w:pPr>
        <w:pStyle w:val="Code"/>
      </w:pPr>
      <w:r w:rsidRPr="00903DBA">
        <w:t xml:space="preserve">  int i;</w:t>
      </w:r>
    </w:p>
    <w:p w14:paraId="2BE6C1CA" w14:textId="77777777" w:rsidR="00E80032" w:rsidRPr="00903DBA" w:rsidRDefault="00E80032" w:rsidP="00E80032">
      <w:pPr>
        <w:pStyle w:val="Code"/>
      </w:pPr>
      <w:r w:rsidRPr="00903DBA">
        <w:t xml:space="preserve">  double d;</w:t>
      </w:r>
    </w:p>
    <w:p w14:paraId="4EA52DAF" w14:textId="77777777" w:rsidR="00E80032" w:rsidRPr="00903DBA" w:rsidRDefault="00E80032" w:rsidP="00E80032">
      <w:pPr>
        <w:pStyle w:val="Code"/>
      </w:pPr>
    </w:p>
    <w:p w14:paraId="31D68178" w14:textId="77777777" w:rsidR="00E80032" w:rsidRPr="00903DBA" w:rsidRDefault="00E80032" w:rsidP="00E80032">
      <w:pPr>
        <w:pStyle w:val="Code"/>
      </w:pPr>
      <w:r w:rsidRPr="00903DBA">
        <w:t xml:space="preserve">  printf("char: ");</w:t>
      </w:r>
    </w:p>
    <w:p w14:paraId="0D31ABD8" w14:textId="77777777" w:rsidR="00E80032" w:rsidRPr="00903DBA" w:rsidRDefault="00E80032" w:rsidP="00E80032">
      <w:pPr>
        <w:pStyle w:val="Code"/>
      </w:pPr>
      <w:r w:rsidRPr="00903DBA">
        <w:t xml:space="preserve">  scanf("%c", &amp;c);</w:t>
      </w:r>
    </w:p>
    <w:p w14:paraId="459A2960" w14:textId="77777777" w:rsidR="00E80032" w:rsidRPr="00903DBA" w:rsidRDefault="00E80032" w:rsidP="00E80032">
      <w:pPr>
        <w:pStyle w:val="Code"/>
      </w:pPr>
    </w:p>
    <w:p w14:paraId="463232A6" w14:textId="77777777" w:rsidR="00E80032" w:rsidRPr="00903DBA" w:rsidRDefault="00E80032" w:rsidP="00E80032">
      <w:pPr>
        <w:pStyle w:val="Code"/>
      </w:pPr>
      <w:r w:rsidRPr="00903DBA">
        <w:t xml:space="preserve">  printf("int: ");</w:t>
      </w:r>
    </w:p>
    <w:p w14:paraId="0ECDDDEE" w14:textId="77777777" w:rsidR="00E80032" w:rsidRPr="00903DBA" w:rsidRDefault="00E80032" w:rsidP="00E80032">
      <w:pPr>
        <w:pStyle w:val="Code"/>
      </w:pPr>
      <w:r w:rsidRPr="00903DBA">
        <w:t xml:space="preserve">  scanf("%d", &amp;i);</w:t>
      </w:r>
    </w:p>
    <w:p w14:paraId="0AC79BDA" w14:textId="77777777" w:rsidR="00E80032" w:rsidRPr="00903DBA" w:rsidRDefault="00E80032" w:rsidP="00E80032">
      <w:pPr>
        <w:pStyle w:val="Code"/>
      </w:pPr>
    </w:p>
    <w:p w14:paraId="26B2AA00" w14:textId="77777777" w:rsidR="00E80032" w:rsidRPr="00903DBA" w:rsidRDefault="00E80032" w:rsidP="00E80032">
      <w:pPr>
        <w:pStyle w:val="Code"/>
      </w:pPr>
      <w:r w:rsidRPr="00903DBA">
        <w:t xml:space="preserve">  printf("double: ");</w:t>
      </w:r>
    </w:p>
    <w:p w14:paraId="2F30977F" w14:textId="77777777" w:rsidR="00E80032" w:rsidRPr="00903DBA" w:rsidRDefault="00E80032" w:rsidP="00E80032">
      <w:pPr>
        <w:pStyle w:val="Code"/>
      </w:pPr>
      <w:r w:rsidRPr="00903DBA">
        <w:t xml:space="preserve">  scanf("%lf", &amp;d);</w:t>
      </w:r>
    </w:p>
    <w:p w14:paraId="7630A046" w14:textId="77777777" w:rsidR="00E80032" w:rsidRPr="00903DBA" w:rsidRDefault="00E80032" w:rsidP="00E80032">
      <w:pPr>
        <w:pStyle w:val="Code"/>
      </w:pPr>
    </w:p>
    <w:p w14:paraId="4281A606" w14:textId="77777777" w:rsidR="00E80032" w:rsidRPr="00903DBA" w:rsidRDefault="00E80032" w:rsidP="00E80032">
      <w:pPr>
        <w:pStyle w:val="Code"/>
      </w:pPr>
      <w:r w:rsidRPr="00903DBA">
        <w:t xml:space="preserve">  printf("char %c, int %d, double %f\n", c, i, d);</w:t>
      </w:r>
    </w:p>
    <w:p w14:paraId="02CB131E" w14:textId="77777777" w:rsidR="00E80032" w:rsidRPr="00903DBA" w:rsidRDefault="00E80032" w:rsidP="00E80032">
      <w:pPr>
        <w:pStyle w:val="Code"/>
      </w:pPr>
      <w:r w:rsidRPr="00903DBA">
        <w:t>}</w:t>
      </w:r>
    </w:p>
    <w:p w14:paraId="43A91EB2" w14:textId="77777777" w:rsidR="00E80032" w:rsidRPr="00903DBA" w:rsidRDefault="00E80032" w:rsidP="00E65FE6">
      <w:pPr>
        <w:pStyle w:val="CodeHeader"/>
      </w:pPr>
      <w:bookmarkStart w:id="618" w:name="_Toc320485581"/>
      <w:r w:rsidRPr="00903DBA">
        <w:t xml:space="preserve">There is also the </w:t>
      </w:r>
      <w:r w:rsidRPr="00E65FE6">
        <w:t>gets</w:t>
      </w:r>
      <w:r w:rsidRPr="00903DBA">
        <w:t xml:space="preserve"> function that reads a string until it reaches a new-line, which differs from </w:t>
      </w:r>
      <w:r w:rsidRPr="00E65FE6">
        <w:t>scanf</w:t>
      </w:r>
      <w:r w:rsidRPr="00903DBA">
        <w:t xml:space="preserve"> that reads a string until it reaches a white-space character</w:t>
      </w:r>
      <w:r w:rsidRPr="00903DBA">
        <w:rPr>
          <w:rStyle w:val="Fotnotsreferens"/>
        </w:rPr>
        <w:footnoteReference w:id="9"/>
      </w:r>
      <w:r w:rsidRPr="00903DBA">
        <w:t xml:space="preserve">. It the user prints “Hello World” followed by a new-line twice when executing the code below, </w:t>
      </w:r>
      <w:r w:rsidRPr="00E65FE6">
        <w:t>gets</w:t>
      </w:r>
      <w:r w:rsidRPr="00903DBA">
        <w:t xml:space="preserve"> will place “Hello world” is </w:t>
      </w:r>
      <w:r w:rsidRPr="00E65FE6">
        <w:t>s</w:t>
      </w:r>
      <w:r w:rsidRPr="00903DBA">
        <w:t xml:space="preserve">, while </w:t>
      </w:r>
      <w:r w:rsidRPr="00E65FE6">
        <w:t>scanf</w:t>
      </w:r>
      <w:r w:rsidRPr="00903DBA">
        <w:t xml:space="preserve"> will place “Hello” in </w:t>
      </w:r>
      <w:r w:rsidRPr="00E65FE6">
        <w:t>t</w:t>
      </w:r>
      <w:r w:rsidRPr="00903DBA">
        <w:t xml:space="preserve">. Note that we do not give the addresses of </w:t>
      </w:r>
      <w:r w:rsidRPr="00E65FE6">
        <w:t>s</w:t>
      </w:r>
      <w:r w:rsidRPr="00903DBA">
        <w:t xml:space="preserve"> or </w:t>
      </w:r>
      <w:r w:rsidRPr="00E65FE6">
        <w:rPr>
          <w:rStyle w:val="CodeInText"/>
        </w:rPr>
        <w:t>t</w:t>
      </w:r>
      <w:r w:rsidRPr="00903DBA">
        <w:t>, since they are pointer to characters in themselves.</w:t>
      </w:r>
    </w:p>
    <w:p w14:paraId="4A0B605E" w14:textId="77777777" w:rsidR="00E80032" w:rsidRPr="00903DBA" w:rsidRDefault="00E80032" w:rsidP="00E80032">
      <w:pPr>
        <w:pStyle w:val="Code"/>
      </w:pPr>
      <w:r w:rsidRPr="00903DBA">
        <w:rPr>
          <w:color w:val="000000" w:themeColor="text1"/>
          <w:rPrChange w:id="619" w:author="Stefan Björnander" w:date="2012-05-06T21:51:00Z">
            <w:rPr>
              <w:color w:val="0000FF"/>
            </w:rPr>
          </w:rPrChange>
        </w:rPr>
        <w:t>char</w:t>
      </w:r>
      <w:r w:rsidRPr="00903DBA">
        <w:t xml:space="preserve"> s[20], t[20];</w:t>
      </w:r>
    </w:p>
    <w:p w14:paraId="317CCE7D" w14:textId="77777777" w:rsidR="00E80032" w:rsidRPr="00903DBA" w:rsidRDefault="00E80032" w:rsidP="00E80032">
      <w:pPr>
        <w:pStyle w:val="Code"/>
      </w:pPr>
      <w:r w:rsidRPr="00903DBA">
        <w:t>gets(s);</w:t>
      </w:r>
    </w:p>
    <w:p w14:paraId="1C0A712C" w14:textId="77777777" w:rsidR="00E80032" w:rsidRPr="00903DBA" w:rsidRDefault="00E80032" w:rsidP="00E80032">
      <w:pPr>
        <w:pStyle w:val="Code"/>
      </w:pPr>
      <w:r w:rsidRPr="00903DBA">
        <w:t>scanf("%s", t);</w:t>
      </w:r>
    </w:p>
    <w:p w14:paraId="57A45DB4" w14:textId="65569E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0" w:name="_Toc323656690"/>
      <w:bookmarkStart w:id="621" w:name="_Toc324085428"/>
      <w:bookmarkStart w:id="622" w:name="_Toc383781080"/>
      <w:bookmarkStart w:id="623" w:name="_Toc57656189"/>
      <w:r w:rsidRPr="00903DBA">
        <w:t>Enumerations</w:t>
      </w:r>
      <w:bookmarkEnd w:id="618"/>
      <w:bookmarkEnd w:id="620"/>
      <w:bookmarkEnd w:id="621"/>
      <w:bookmarkEnd w:id="622"/>
      <w:bookmarkEnd w:id="623"/>
    </w:p>
    <w:p w14:paraId="57ABAF7C" w14:textId="77777777" w:rsidR="00E80032" w:rsidRPr="00903DBA" w:rsidRDefault="00E80032" w:rsidP="00E80032">
      <w:r w:rsidRPr="00903DBA">
        <w:t>An enumeration is a way to create our own integral type. We can define which values a variable of the type can store. In practice, however, enumerations are essentially an easy way to define integer constants</w:t>
      </w:r>
      <w:r w:rsidRPr="00903DBA">
        <w:rPr>
          <w:rStyle w:val="Fotnotsreferens"/>
          <w:szCs w:val="21"/>
        </w:rPr>
        <w:footnoteReference w:id="10"/>
      </w:r>
      <w:r w:rsidRPr="00903DBA">
        <w:t>.</w:t>
      </w:r>
    </w:p>
    <w:p w14:paraId="707813DE" w14:textId="77777777" w:rsidR="00E80032" w:rsidRPr="00903DBA" w:rsidRDefault="00E80032" w:rsidP="00E80032">
      <w:pPr>
        <w:pStyle w:val="Code"/>
      </w:pPr>
      <w:r w:rsidRPr="00903DBA">
        <w:t>enum Cars {FORD, VOLVO, TOYOTA, VOLKSWAGEN};</w:t>
      </w:r>
    </w:p>
    <w:p w14:paraId="499F1419" w14:textId="77777777" w:rsidR="00E80032" w:rsidRPr="00903DBA" w:rsidRDefault="00E80032" w:rsidP="00E65FE6">
      <w:pPr>
        <w:pStyle w:val="CodeHeader"/>
      </w:pPr>
      <w:r w:rsidRPr="00903DBA">
        <w:t xml:space="preserve">Unless we state otherwise, the constants are assigned to zero, one, two, three, and so on. In the example above, </w:t>
      </w:r>
      <w:r w:rsidRPr="00E65FE6">
        <w:t>FORD</w:t>
      </w:r>
      <w:r w:rsidRPr="00903DBA">
        <w:t xml:space="preserve"> is an integer constant with the value zero; </w:t>
      </w:r>
      <w:r w:rsidRPr="00E65FE6">
        <w:t>VOLVO</w:t>
      </w:r>
      <w:r w:rsidRPr="00903DBA">
        <w:t xml:space="preserve"> has the value one, </w:t>
      </w:r>
      <w:r w:rsidRPr="00E65FE6">
        <w:t>TOYOTA</w:t>
      </w:r>
      <w:r w:rsidRPr="00903DBA">
        <w:t xml:space="preserve"> three, and </w:t>
      </w:r>
      <w:r w:rsidRPr="00E65FE6">
        <w:rPr>
          <w:rStyle w:val="CodeInText"/>
        </w:rPr>
        <w:t>VOLKSWAGEN</w:t>
      </w:r>
      <w:r w:rsidRPr="00903DBA">
        <w:t xml:space="preserve"> four.</w:t>
      </w:r>
    </w:p>
    <w:p w14:paraId="76D2E503" w14:textId="77777777" w:rsidR="00E80032" w:rsidRPr="00903DBA" w:rsidRDefault="00E80032" w:rsidP="00E65FE6">
      <w:pPr>
        <w:pStyle w:val="CodeHeader"/>
      </w:pPr>
      <w:r w:rsidRPr="00903DBA">
        <w:t xml:space="preserve">We do not have to name the enumeration type. In the example above, </w:t>
      </w:r>
      <w:r w:rsidRPr="00E65FE6">
        <w:t>Cars</w:t>
      </w:r>
      <w:r w:rsidRPr="00903DBA">
        <w:t xml:space="preserve"> can be omitted. We can also assign an integer value to some (or all) of the constants. In the example below, </w:t>
      </w:r>
      <w:r w:rsidRPr="00E65FE6">
        <w:t>TOYOTA</w:t>
      </w:r>
      <w:r w:rsidRPr="00903DBA">
        <w:t xml:space="preserve"> is assigned the value </w:t>
      </w:r>
      <w:r w:rsidRPr="00E65FE6">
        <w:t>10</w:t>
      </w:r>
      <w:r w:rsidRPr="00903DBA">
        <w:t xml:space="preserve">. The constants without assigned values will be given the value of the preceding constant before, adding one. This implies that </w:t>
      </w:r>
      <w:r w:rsidRPr="00E65FE6">
        <w:rPr>
          <w:rStyle w:val="CodeInText"/>
        </w:rPr>
        <w:t>VOLKSWAGEN</w:t>
      </w:r>
      <w:r w:rsidRPr="00903DBA">
        <w:t xml:space="preserve"> will be assigned the value 11.</w:t>
      </w:r>
    </w:p>
    <w:p w14:paraId="13A88D71" w14:textId="77777777" w:rsidR="00E80032" w:rsidRPr="00903DBA" w:rsidRDefault="00E80032" w:rsidP="00E80032">
      <w:pPr>
        <w:pStyle w:val="Code"/>
      </w:pPr>
      <w:r w:rsidRPr="00903DBA">
        <w:t>enum {FORD, VOLVO, TOYOTA = 10, VOLKSWAGEN};</w:t>
      </w:r>
    </w:p>
    <w:p w14:paraId="4446EA83" w14:textId="12B34524"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4" w:name="_Toc320485582"/>
      <w:bookmarkStart w:id="625" w:name="_Toc323656691"/>
      <w:bookmarkStart w:id="626" w:name="_Toc324085429"/>
      <w:bookmarkStart w:id="627" w:name="_Toc383781081"/>
      <w:bookmarkStart w:id="628" w:name="_Toc57656190"/>
      <w:r w:rsidRPr="00903DBA">
        <w:t>Arrays</w:t>
      </w:r>
      <w:bookmarkEnd w:id="624"/>
      <w:bookmarkEnd w:id="625"/>
      <w:bookmarkEnd w:id="626"/>
      <w:bookmarkEnd w:id="627"/>
      <w:bookmarkEnd w:id="628"/>
    </w:p>
    <w:p w14:paraId="6F9F81D9" w14:textId="77777777" w:rsidR="00E80032" w:rsidRPr="00903DBA" w:rsidRDefault="00E80032" w:rsidP="00E65FE6">
      <w:pPr>
        <w:pStyle w:val="CodeHeader"/>
      </w:pPr>
      <w:r w:rsidRPr="00903DBA">
        <w:t xml:space="preserve">An array is a variable compiled by several values of the same type. The values are stored on consecutive locations in memory. The array size may be stated explicitly of implicitly by a list of values. In the following example, </w:t>
      </w:r>
      <w:r w:rsidRPr="00E65FE6">
        <w:t>a</w:t>
      </w:r>
      <w:r w:rsidRPr="00903DBA">
        <w:t xml:space="preserve"> is given the size three, </w:t>
      </w:r>
      <w:r w:rsidRPr="00E65FE6">
        <w:t>b</w:t>
      </w:r>
      <w:r w:rsidRPr="00903DBA">
        <w:t xml:space="preserve"> is given size two and </w:t>
      </w:r>
      <w:r w:rsidRPr="00E65FE6">
        <w:t>c</w:t>
      </w:r>
      <w:r w:rsidRPr="00903DBA">
        <w:t xml:space="preserve"> is given size four, even though only its first two values are defined, which may cause the compiler to emit a warning. Naturally, </w:t>
      </w:r>
      <w:r w:rsidRPr="00E65FE6">
        <w:rPr>
          <w:rStyle w:val="CodeInText"/>
        </w:rPr>
        <w:t>d</w:t>
      </w:r>
      <w:r w:rsidRPr="00903DBA">
        <w:t xml:space="preserve"> is given the size three.</w:t>
      </w:r>
    </w:p>
    <w:p w14:paraId="55454F00" w14:textId="77777777" w:rsidR="00E80032" w:rsidRPr="00903DBA" w:rsidRDefault="00E80032" w:rsidP="00E80032">
      <w:pPr>
        <w:pStyle w:val="Code"/>
      </w:pPr>
      <w:r w:rsidRPr="00903DBA">
        <w:t>int a[3] = {11, 12, 13};</w:t>
      </w:r>
    </w:p>
    <w:p w14:paraId="5EF4A5DD" w14:textId="77777777" w:rsidR="00E80032" w:rsidRPr="00903DBA" w:rsidRDefault="00E80032" w:rsidP="00E80032">
      <w:pPr>
        <w:pStyle w:val="Code"/>
      </w:pPr>
      <w:r w:rsidRPr="00903DBA">
        <w:t>double b[] = {1.2, 3.4};</w:t>
      </w:r>
    </w:p>
    <w:p w14:paraId="6A8BFA95" w14:textId="77777777" w:rsidR="00E80032" w:rsidRPr="00903DBA" w:rsidRDefault="00E80032" w:rsidP="00E80032">
      <w:pPr>
        <w:pStyle w:val="Code"/>
      </w:pPr>
      <w:r w:rsidRPr="00903DBA">
        <w:t>char c[4] = {'a', 'b'}, d[3];</w:t>
      </w:r>
    </w:p>
    <w:p w14:paraId="1719042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BB4D00" w:rsidRPr="003F7CF1" w:rsidRDefault="00BB4D00"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BB4D00" w:rsidRPr="003F7CF1" w:rsidRDefault="00BB4D00" w:rsidP="00E80032">
                      <w:pPr>
                        <w:pStyle w:val="SourceCodeBoxHeader"/>
                        <w:rPr>
                          <w:sz w:val="19"/>
                          <w:szCs w:val="19"/>
                          <w:lang w:val="sv-SE"/>
                        </w:rPr>
                      </w:pPr>
                      <w:r w:rsidRPr="003F7CF1">
                        <w:rPr>
                          <w:sz w:val="19"/>
                          <w:szCs w:val="19"/>
                          <w:lang w:val="sv-SE"/>
                        </w:rPr>
                        <w:t>d</w:t>
                      </w:r>
                    </w:p>
                  </w:txbxContent>
                </v:textbox>
              </v:shape>
            </w:pict>
          </mc:Fallback>
        </mc:AlternateContent>
      </w:r>
      <w:r w:rsidRPr="00903DBA">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BB4D00" w:rsidRPr="003F7CF1" w:rsidRDefault="00BB4D00"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BB4D00" w:rsidRPr="003F7CF1" w:rsidRDefault="00BB4D0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BB4D00" w:rsidRPr="003F7CF1" w:rsidRDefault="00BB4D0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BB4D00" w:rsidRPr="003F7CF1" w:rsidRDefault="00BB4D0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BB4D00" w:rsidRPr="003F7CF1" w:rsidRDefault="00BB4D00"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BB4D00" w:rsidRPr="003F7CF1" w:rsidRDefault="00BB4D00"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BB4D00" w:rsidRPr="003F7CF1" w:rsidRDefault="00BB4D00"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BB4D00" w:rsidRPr="003F7CF1" w:rsidRDefault="00BB4D00"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BB4D00" w:rsidRPr="003F7CF1" w:rsidRDefault="00BB4D00"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BB4D00" w:rsidRPr="003F7CF1" w:rsidRDefault="00BB4D00"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BB4D00" w:rsidRPr="003F7CF1" w:rsidRDefault="00BB4D0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BB4D00" w:rsidRPr="003F7CF1" w:rsidRDefault="00BB4D0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BB4D00" w:rsidRPr="003F7CF1" w:rsidRDefault="00BB4D0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BB4D00" w:rsidRPr="003F7CF1" w:rsidRDefault="00BB4D0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BB4D00" w:rsidRPr="003F7CF1" w:rsidRDefault="00BB4D0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BB4D00" w:rsidRPr="003F7CF1" w:rsidRDefault="00BB4D0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BB4D00" w:rsidRPr="003F7CF1" w:rsidRDefault="00BB4D0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BB4D00" w:rsidRPr="003F7CF1" w:rsidRDefault="00BB4D0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BB4D00" w:rsidRPr="003F7CF1" w:rsidRDefault="00BB4D0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BB4D00" w:rsidRPr="003F7CF1" w:rsidRDefault="00BB4D0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BB4D00" w:rsidRPr="003F7CF1" w:rsidRDefault="00BB4D0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BB4D00" w:rsidRPr="003F7CF1" w:rsidRDefault="00BB4D0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BB4D00" w:rsidRPr="003F7CF1" w:rsidRDefault="00BB4D0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BB4D00" w:rsidRPr="003F7CF1" w:rsidRDefault="00BB4D00"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BB4D00" w:rsidRPr="003F7CF1" w:rsidRDefault="00BB4D0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BB4D00" w:rsidRPr="003F7CF1" w:rsidRDefault="00BB4D0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BB4D00" w:rsidRPr="003F7CF1" w:rsidRDefault="00BB4D0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BB4D00" w:rsidRPr="003F7CF1" w:rsidRDefault="00BB4D00"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BB4D00" w:rsidRPr="003F7CF1" w:rsidRDefault="00BB4D00"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BB4D00" w:rsidRPr="003F7CF1" w:rsidRDefault="00BB4D00"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BB4D00" w:rsidRPr="003F7CF1" w:rsidRDefault="00BB4D00"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BB4D00" w:rsidRPr="003F7CF1" w:rsidRDefault="00BB4D00"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BB4D00" w:rsidRPr="003F7CF1" w:rsidRDefault="00BB4D00"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BB4D00" w:rsidRPr="003F7CF1" w:rsidRDefault="00BB4D00"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BB4D00" w:rsidRPr="003F7CF1" w:rsidRDefault="00BB4D00"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BB4D00" w:rsidRPr="003F7CF1" w:rsidRDefault="00BB4D00"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BB4D00" w:rsidRPr="003F7CF1" w:rsidRDefault="00BB4D00"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BB4D00" w:rsidRPr="003F7CF1" w:rsidRDefault="00BB4D00"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BB4D00" w:rsidRPr="003F7CF1" w:rsidRDefault="00BB4D00"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BB4D00" w:rsidRPr="003F7CF1" w:rsidRDefault="00BB4D00"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BB4D00" w:rsidRPr="003F7CF1" w:rsidRDefault="00BB4D00"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BB4D00" w:rsidRPr="003F7CF1" w:rsidRDefault="00BB4D00"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BB4D00" w:rsidRPr="003F7CF1" w:rsidRDefault="00BB4D00"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BB4D00" w:rsidRPr="003F7CF1" w:rsidRDefault="00BB4D00"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BB4D00" w:rsidRPr="003F7CF1" w:rsidRDefault="00BB4D00"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BB4D00" w:rsidRPr="003F7CF1" w:rsidRDefault="00BB4D00"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BB4D00" w:rsidRPr="003F7CF1" w:rsidRDefault="00BB4D00"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BB4D00" w:rsidRPr="003F7CF1" w:rsidRDefault="00BB4D00"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BB4D00" w:rsidRPr="003F7CF1" w:rsidRDefault="00BB4D00"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BB4D00" w:rsidRPr="003F7CF1" w:rsidRDefault="00BB4D00"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BB4D00" w:rsidRPr="003F7CF1" w:rsidRDefault="00BB4D00"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BB4D00" w:rsidRPr="003F7CF1" w:rsidRDefault="00BB4D00"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BB4D00" w:rsidRPr="003F7CF1" w:rsidRDefault="00BB4D00"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BB4D00" w:rsidRPr="003F7CF1" w:rsidRDefault="00BB4D00"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903DBA" w:rsidRDefault="00E80032" w:rsidP="00E80032">
      <w:pPr>
        <w:rPr>
          <w:noProof/>
        </w:rPr>
      </w:pPr>
      <w:r w:rsidRPr="00903DBA">
        <w:rPr>
          <w:noProof/>
        </w:rPr>
        <w:t>A value of an array can be accessed by index (brackets) notation.</w:t>
      </w:r>
    </w:p>
    <w:p w14:paraId="5EDEC878" w14:textId="77777777" w:rsidR="00E80032" w:rsidRPr="00903DBA" w:rsidRDefault="00E80032" w:rsidP="00E80032">
      <w:pPr>
        <w:pStyle w:val="Code"/>
      </w:pPr>
      <w:r w:rsidRPr="00903DBA">
        <w:t>int i = a[2];</w:t>
      </w:r>
    </w:p>
    <w:p w14:paraId="23BD86CD" w14:textId="77777777" w:rsidR="00E80032" w:rsidRPr="00903DBA" w:rsidRDefault="00E80032" w:rsidP="00E80032">
      <w:pPr>
        <w:pStyle w:val="Code"/>
      </w:pPr>
      <w:r w:rsidRPr="00903DBA">
        <w:t>double x = b[0];</w:t>
      </w:r>
    </w:p>
    <w:p w14:paraId="38E92CD5" w14:textId="77777777" w:rsidR="00E80032" w:rsidRPr="00903DBA" w:rsidRDefault="00E80032" w:rsidP="00E80032">
      <w:pPr>
        <w:pStyle w:val="Code"/>
      </w:pPr>
      <w:r w:rsidRPr="00903DBA">
        <w:t>char t = c[1];</w:t>
      </w:r>
    </w:p>
    <w:p w14:paraId="6469B05B" w14:textId="77777777" w:rsidR="00E80032" w:rsidRPr="00903DBA" w:rsidRDefault="00E80032" w:rsidP="00E80032">
      <w:pPr>
        <w:rPr>
          <w:szCs w:val="21"/>
        </w:rPr>
      </w:pPr>
      <w:r w:rsidRPr="00903DBA">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BB4D00" w:rsidRPr="003F7CF1" w:rsidRDefault="00BB4D00"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BB4D00" w:rsidRPr="003F7CF1" w:rsidRDefault="00BB4D00"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BB4D00" w:rsidRPr="003F7CF1" w:rsidRDefault="00BB4D00"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BB4D00" w:rsidRPr="003F7CF1" w:rsidRDefault="00BB4D00"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BB4D00" w:rsidRPr="003F7CF1" w:rsidRDefault="00BB4D00"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BB4D00" w:rsidRPr="003F7CF1" w:rsidRDefault="00BB4D00"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BB4D00" w:rsidRPr="003F7CF1" w:rsidRDefault="00BB4D00"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BB4D00" w:rsidRPr="003F7CF1" w:rsidRDefault="00BB4D00"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BB4D00" w:rsidRPr="003F7CF1" w:rsidRDefault="00BB4D00"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BB4D00" w:rsidRPr="003F7CF1" w:rsidRDefault="00BB4D00"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BB4D00" w:rsidRPr="003F7CF1" w:rsidRDefault="00BB4D00"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BB4D00" w:rsidRPr="003F7CF1" w:rsidRDefault="00BB4D00"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9" w:name="_Toc320485583"/>
      <w:bookmarkStart w:id="630" w:name="_Toc323656692"/>
      <w:bookmarkStart w:id="631" w:name="_Toc324085430"/>
      <w:bookmarkStart w:id="632" w:name="_Toc383781082"/>
      <w:bookmarkStart w:id="633" w:name="_Toc57656191"/>
      <w:r w:rsidRPr="00903DBA">
        <w:t>Characters and Strings</w:t>
      </w:r>
      <w:bookmarkEnd w:id="629"/>
      <w:bookmarkEnd w:id="630"/>
      <w:bookmarkEnd w:id="631"/>
      <w:bookmarkEnd w:id="632"/>
      <w:bookmarkEnd w:id="633"/>
    </w:p>
    <w:p w14:paraId="15688872" w14:textId="1709F425" w:rsidR="00E80032" w:rsidRPr="00903DBA" w:rsidRDefault="00E80032" w:rsidP="00E65FE6">
      <w:pPr>
        <w:pStyle w:val="CodeHeader"/>
      </w:pPr>
      <w:r w:rsidRPr="00903DBA">
        <w:t xml:space="preserve">As stated in Section </w:t>
      </w:r>
      <w:r w:rsidRPr="00903DBA">
        <w:fldChar w:fldCharType="begin"/>
      </w:r>
      <w:r w:rsidRPr="00903DBA">
        <w:instrText xml:space="preserve"> REF _Ref383781525 \r \h </w:instrText>
      </w:r>
      <w:r w:rsidRPr="00903DBA">
        <w:fldChar w:fldCharType="separate"/>
      </w:r>
      <w:r w:rsidR="005F7BC3" w:rsidRPr="00903DBA">
        <w:t>1.1.1</w:t>
      </w:r>
      <w:r w:rsidRPr="00903DBA">
        <w:fldChar w:fldCharType="end"/>
      </w:r>
      <w:r w:rsidRPr="00903DBA">
        <w:t xml:space="preserve">, a </w:t>
      </w:r>
      <w:r w:rsidRPr="00E65FE6">
        <w:t>char</w:t>
      </w:r>
      <w:r w:rsidRPr="00903DBA">
        <w:t xml:space="preserve"> is a small integer type intended to store exactly one character. A </w:t>
      </w:r>
      <w:r w:rsidRPr="00E65FE6">
        <w:rPr>
          <w:rStyle w:val="CodeInText"/>
        </w:rPr>
        <w:t>string</w:t>
      </w:r>
      <w:r w:rsidRPr="00903DBA">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903DBA" w:rsidRDefault="00E80032" w:rsidP="00E80032">
      <w:pPr>
        <w:pStyle w:val="Code"/>
      </w:pPr>
      <w:r w:rsidRPr="00903DBA">
        <w:t>char c = 'a';</w:t>
      </w:r>
    </w:p>
    <w:p w14:paraId="570B4B64" w14:textId="77777777" w:rsidR="00E80032" w:rsidRPr="00903DBA" w:rsidRDefault="00E80032" w:rsidP="00E80032">
      <w:pPr>
        <w:pStyle w:val="Code"/>
      </w:pPr>
      <w:r w:rsidRPr="00903DBA">
        <w:t>char s[] = "Hello, World!";</w:t>
      </w:r>
    </w:p>
    <w:p w14:paraId="675827E6"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BB4D00" w:rsidRPr="003F7CF1" w:rsidRDefault="00BB4D00"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BB4D00" w:rsidRPr="003F7CF1" w:rsidRDefault="00BB4D0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BB4D00" w:rsidRPr="003F7CF1" w:rsidRDefault="00BB4D00"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BB4D00" w:rsidRPr="003F7CF1" w:rsidRDefault="00BB4D00"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BB4D00" w:rsidRPr="003F7CF1" w:rsidRDefault="00BB4D00"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BB4D00" w:rsidRPr="003F7CF1" w:rsidRDefault="00BB4D00"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BB4D00" w:rsidRPr="003F7CF1" w:rsidRDefault="00BB4D00"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BB4D00" w:rsidRPr="003F7CF1" w:rsidRDefault="00BB4D00"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903DBA" w:rsidRDefault="00E80032" w:rsidP="00E65FE6">
      <w:pPr>
        <w:pStyle w:val="CodeHeader"/>
        <w:rPr>
          <w:noProof/>
        </w:rPr>
      </w:pPr>
      <w:r w:rsidRPr="00903DBA">
        <w:rPr>
          <w:noProof/>
        </w:rPr>
        <w:t xml:space="preserve">When defining a string, the compiler adds a special zero character </w:t>
      </w:r>
      <w:r w:rsidRPr="00E65FE6">
        <w:t>'\0'</w:t>
      </w:r>
      <w:r w:rsidRPr="00903DBA">
        <w:rPr>
          <w:noProof/>
        </w:rPr>
        <w:t xml:space="preserve"> at the end. Its task is to mark the end of the string. If the code above, the character array </w:t>
      </w:r>
      <w:r w:rsidRPr="00E65FE6">
        <w:rPr>
          <w:rStyle w:val="CodeInText"/>
        </w:rPr>
        <w:t>s</w:t>
      </w:r>
      <w:r w:rsidRPr="00903DBA">
        <w:rPr>
          <w:noProof/>
        </w:rPr>
        <w:t xml:space="preserve"> has a size of fourteen (thirteen regular characters, including space, comma, and exlamation mark as well as the finishing zero character). The two following </w:t>
      </w:r>
      <w:r w:rsidR="00C37108" w:rsidRPr="00903DBA">
        <w:rPr>
          <w:noProof/>
        </w:rPr>
        <w:t>definition</w:t>
      </w:r>
      <w:r w:rsidRPr="00903DBA">
        <w:rPr>
          <w:noProof/>
        </w:rPr>
        <w:t>s are equivalent, they both define character arrays of size four (three regular characters and the finishing zero character).</w:t>
      </w:r>
    </w:p>
    <w:p w14:paraId="5476534D" w14:textId="77777777" w:rsidR="00E80032" w:rsidRPr="00903DBA" w:rsidRDefault="00E80032" w:rsidP="00E80032">
      <w:pPr>
        <w:pStyle w:val="Code"/>
      </w:pPr>
      <w:r w:rsidRPr="00903DBA">
        <w:t>char s1[] = "abc";</w:t>
      </w:r>
    </w:p>
    <w:p w14:paraId="5A669021" w14:textId="77777777" w:rsidR="00E80032" w:rsidRPr="00903DBA" w:rsidRDefault="00E80032" w:rsidP="00E80032">
      <w:pPr>
        <w:pStyle w:val="Code"/>
      </w:pPr>
      <w:r w:rsidRPr="00903DBA">
        <w:t>char s2[] = {'a', 'b', 'c', '\0'};</w:t>
      </w:r>
    </w:p>
    <w:p w14:paraId="2BB4360E" w14:textId="10BC546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4" w:name="_Toc323656693"/>
      <w:bookmarkStart w:id="635" w:name="_Toc324085431"/>
      <w:bookmarkStart w:id="636" w:name="_Toc383781083"/>
      <w:bookmarkStart w:id="637" w:name="_Toc57656192"/>
      <w:r w:rsidRPr="00903DBA">
        <w:t>The ASCII Table</w:t>
      </w:r>
      <w:bookmarkEnd w:id="634"/>
      <w:bookmarkEnd w:id="635"/>
      <w:bookmarkEnd w:id="636"/>
      <w:bookmarkEnd w:id="637"/>
    </w:p>
    <w:p w14:paraId="3B8A786D" w14:textId="10B8EE2E" w:rsidR="00E80032" w:rsidRPr="00903DBA" w:rsidRDefault="00E80032" w:rsidP="00E65FE6">
      <w:pPr>
        <w:pStyle w:val="CodeHeader"/>
      </w:pPr>
      <w:r w:rsidRPr="00903DBA">
        <w:t xml:space="preserve">So far we have assigned characters to </w:t>
      </w:r>
      <w:r w:rsidRPr="00E65FE6">
        <w:t>char</w:t>
      </w:r>
      <w:r w:rsidRPr="00903DBA">
        <w:t xml:space="preserve"> variables. Technically, the compiler translates a character literal into an integer in accordance to the ASCII table (see Appendix </w:t>
      </w:r>
      <w:r w:rsidRPr="00903DBA">
        <w:fldChar w:fldCharType="begin"/>
      </w:r>
      <w:r w:rsidRPr="00903DBA">
        <w:instrText xml:space="preserve"> REF _Ref383781639 \r \h </w:instrText>
      </w:r>
      <w:r w:rsidRPr="00903DBA">
        <w:fldChar w:fldCharType="separate"/>
      </w:r>
      <w:r w:rsidR="005F7BC3" w:rsidRPr="00903DBA">
        <w:rPr>
          <w:bCs/>
        </w:rPr>
        <w:t>Fel! Hittar inte referenskälla.</w:t>
      </w:r>
      <w:r w:rsidRPr="00903DBA">
        <w:fldChar w:fldCharType="end"/>
      </w:r>
      <w:r w:rsidRPr="00903DBA">
        <w:t xml:space="preserve">), where character has a corresponding integer value. For instance, </w:t>
      </w:r>
      <w:r w:rsidRPr="00E65FE6">
        <w:t>‘a’</w:t>
      </w:r>
      <w:r w:rsidRPr="00903DBA">
        <w:t xml:space="preserve"> corresponds to 97, </w:t>
      </w:r>
      <w:r w:rsidRPr="00E65FE6">
        <w:t>‘b’</w:t>
      </w:r>
      <w:r w:rsidRPr="00903DBA">
        <w:t xml:space="preserve"> to </w:t>
      </w:r>
      <w:r w:rsidRPr="00E65FE6">
        <w:rPr>
          <w:rStyle w:val="CodeInText"/>
        </w:rPr>
        <w:t>98</w:t>
      </w:r>
      <w:r w:rsidRPr="00903DBA">
        <w:t>, and so on. The line above could have been written as the following code instead. The possibility to write character and string literal is for convenience only.</w:t>
      </w:r>
    </w:p>
    <w:p w14:paraId="4A3AB00F" w14:textId="77777777" w:rsidR="00E80032" w:rsidRPr="00903DBA" w:rsidRDefault="00E80032" w:rsidP="00E80032">
      <w:pPr>
        <w:pStyle w:val="Code"/>
      </w:pPr>
      <w:r w:rsidRPr="00903DBA">
        <w:t>char s2[] = {97, 98, 99, 0};</w:t>
      </w:r>
    </w:p>
    <w:p w14:paraId="48810DB5" w14:textId="14298D3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8" w:name="_Toc320485584"/>
      <w:bookmarkStart w:id="639" w:name="_Toc323656694"/>
      <w:bookmarkStart w:id="640" w:name="_Toc324085432"/>
      <w:bookmarkStart w:id="641" w:name="_Ref383780778"/>
      <w:bookmarkStart w:id="642" w:name="_Toc383781084"/>
      <w:bookmarkStart w:id="643" w:name="_Toc57656193"/>
      <w:r w:rsidRPr="00903DBA">
        <w:t>Pointers</w:t>
      </w:r>
      <w:bookmarkEnd w:id="638"/>
      <w:bookmarkEnd w:id="639"/>
      <w:bookmarkEnd w:id="640"/>
      <w:bookmarkEnd w:id="641"/>
      <w:bookmarkEnd w:id="642"/>
      <w:bookmarkEnd w:id="643"/>
    </w:p>
    <w:p w14:paraId="19F7C5ED" w14:textId="77777777" w:rsidR="00E80032" w:rsidRPr="00903DBA" w:rsidRDefault="00E80032" w:rsidP="00E65FE6">
      <w:pPr>
        <w:pStyle w:val="CodeHeader"/>
      </w:pPr>
      <w:r w:rsidRPr="00903DBA">
        <w:t xml:space="preserve">A </w:t>
      </w:r>
      <w:r w:rsidRPr="00E65FE6">
        <w:t>pointer</w:t>
      </w:r>
      <w:r w:rsidRPr="00903DBA">
        <w:t xml:space="preserve"> is a variable containing the address of value. For example, let us say that the integer </w:t>
      </w:r>
      <w:r w:rsidRPr="00E65FE6">
        <w:t>i</w:t>
      </w:r>
      <w:r w:rsidRPr="00903DBA">
        <w:t xml:space="preserve"> has the value 123 that is stored on the memory address 10,000, and that the size of each value is four bytes. As </w:t>
      </w:r>
      <w:r w:rsidRPr="00E65FE6">
        <w:t>p</w:t>
      </w:r>
      <w:r w:rsidRPr="00903DBA">
        <w:t xml:space="preserve"> is a pointer to </w:t>
      </w:r>
      <w:r w:rsidRPr="00E65FE6">
        <w:rPr>
          <w:rStyle w:val="CodeInText"/>
        </w:rPr>
        <w:t>i</w:t>
      </w:r>
      <w:r w:rsidRPr="00903DBA">
        <w:t>, it holds the value 10,000.</w:t>
      </w:r>
    </w:p>
    <w:p w14:paraId="5170E18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BB4D00" w:rsidRPr="003F7CF1" w:rsidRDefault="00BB4D0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BB4D00" w:rsidRPr="003F7CF1" w:rsidRDefault="00BB4D0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BB4D00" w:rsidRPr="003F7CF1" w:rsidRDefault="00BB4D00"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BB4D00" w:rsidRPr="003F7CF1" w:rsidRDefault="00BB4D00"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BB4D00" w:rsidRPr="003F7CF1" w:rsidRDefault="00BB4D00"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BB4D00" w:rsidRPr="003F7CF1" w:rsidRDefault="00BB4D00"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BB4D00" w:rsidRPr="003F7CF1" w:rsidRDefault="00BB4D0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BB4D00" w:rsidRPr="003F7CF1" w:rsidRDefault="00BB4D00"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BB4D00" w:rsidRPr="003F7CF1" w:rsidRDefault="00BB4D00"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BB4D00" w:rsidRPr="003F7CF1" w:rsidRDefault="00BB4D00"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BB4D00" w:rsidRPr="003F7CF1" w:rsidRDefault="00BB4D00"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BB4D00" w:rsidRPr="003F7CF1" w:rsidRDefault="00BB4D00"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BB4D00" w:rsidRPr="003F7CF1" w:rsidRDefault="00BB4D00"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BB4D00" w:rsidRPr="003F7CF1" w:rsidRDefault="00BB4D00"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BB4D00" w:rsidRPr="003F7CF1" w:rsidRDefault="00BB4D00"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BB4D00" w:rsidRPr="003F7CF1" w:rsidRDefault="00BB4D00"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BB4D00" w:rsidRPr="003F7CF1" w:rsidRDefault="00BB4D00"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BB4D00" w:rsidRPr="003F7CF1" w:rsidRDefault="00BB4D00"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BB4D00" w:rsidRPr="003F7CF1" w:rsidRDefault="00BB4D00"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BB4D00" w:rsidRPr="003F7CF1" w:rsidRDefault="00BB4D00"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903DBA" w:rsidRDefault="00E80032" w:rsidP="00E80032">
      <w:r w:rsidRPr="00903DBA">
        <w:t>In almost all cases, we do not really need to know the address of the value. Therefore, a simpler (and clearer) way to illustrate the same thing is to draw an arrow from the pointer to the value.</w:t>
      </w:r>
    </w:p>
    <w:p w14:paraId="01BB4CE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BB4D00" w:rsidRPr="003F7CF1" w:rsidRDefault="00BB4D00"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BB4D00" w:rsidRPr="003F7CF1" w:rsidRDefault="00BB4D0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BB4D00" w:rsidRPr="003F7CF1" w:rsidRDefault="00BB4D00"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BB4D00" w:rsidRPr="003F7CF1" w:rsidRDefault="00BB4D00"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BB4D00" w:rsidRPr="003F7CF1" w:rsidRDefault="00BB4D00"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BB4D00" w:rsidRPr="003F7CF1" w:rsidRDefault="00BB4D00"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BB4D00" w:rsidRPr="003F7CF1" w:rsidRDefault="00BB4D00"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BB4D00" w:rsidRPr="003F7CF1" w:rsidRDefault="00BB4D00"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903DBA" w:rsidRDefault="00E80032" w:rsidP="00E80032">
      <w:r w:rsidRPr="00903DBA">
        <w:t>The following code gives rise to the diagram above</w:t>
      </w:r>
      <w:r w:rsidRPr="00903DBA">
        <w:rPr>
          <w:rStyle w:val="Fotnotsreferens"/>
          <w:szCs w:val="21"/>
        </w:rPr>
        <w:footnoteReference w:id="11"/>
      </w:r>
      <w:r w:rsidRPr="00903DBA">
        <w:t xml:space="preserve">, where the ampersand (&amp;) denotes the </w:t>
      </w:r>
      <w:r w:rsidRPr="00E17FD3">
        <w:rPr>
          <w:rStyle w:val="KeyWord0"/>
        </w:rPr>
        <w:t>address</w:t>
      </w:r>
      <w:r w:rsidRPr="00903DBA">
        <w:t xml:space="preserve"> of the variable.</w:t>
      </w:r>
    </w:p>
    <w:p w14:paraId="41391954" w14:textId="77777777" w:rsidR="00E80032" w:rsidRPr="00903DBA" w:rsidRDefault="00E80032" w:rsidP="00E80032">
      <w:pPr>
        <w:pStyle w:val="Code"/>
      </w:pPr>
      <w:r w:rsidRPr="00903DBA">
        <w:t>int i = 123;</w:t>
      </w:r>
    </w:p>
    <w:p w14:paraId="468D8BB7" w14:textId="77777777" w:rsidR="00E80032" w:rsidRPr="00903DBA" w:rsidRDefault="00E80032" w:rsidP="00E80032">
      <w:pPr>
        <w:pStyle w:val="Code"/>
      </w:pPr>
      <w:r w:rsidRPr="00903DBA">
        <w:t>int *p = &amp;i;</w:t>
      </w:r>
    </w:p>
    <w:p w14:paraId="3F35BEBA" w14:textId="499014CB" w:rsidR="00E80032" w:rsidRPr="00903DBA" w:rsidRDefault="00E80032" w:rsidP="00E80032">
      <w:r w:rsidRPr="00903DBA">
        <w:t xml:space="preserve">If we want to access the value pointed at, we use the asterisk (*), which </w:t>
      </w:r>
      <w:r w:rsidR="00B02345" w:rsidRPr="00E17FD3">
        <w:rPr>
          <w:rStyle w:val="KeyWord0"/>
        </w:rPr>
        <w:t>dereference</w:t>
      </w:r>
      <w:r w:rsidRPr="00E17FD3">
        <w:rPr>
          <w:rStyle w:val="KeyWord0"/>
        </w:rPr>
        <w:t>ers</w:t>
      </w:r>
      <w:r w:rsidRPr="00903DBA">
        <w:t xml:space="preserve"> the pointer (“follows the arrow”). As the </w:t>
      </w:r>
      <w:r w:rsidRPr="00E17FD3">
        <w:rPr>
          <w:rStyle w:val="KeyWord0"/>
        </w:rPr>
        <w:t>address</w:t>
      </w:r>
      <w:r w:rsidRPr="00903DBA">
        <w:t xml:space="preserve"> operator (&amp;) gives the address of a variable (“against the arrow”), they address and </w:t>
      </w:r>
      <w:r w:rsidR="00B02345" w:rsidRPr="00903DBA">
        <w:t>dereference</w:t>
      </w:r>
      <w:r w:rsidRPr="00903DBA">
        <w:t xml:space="preserve">erring operators can be regarded as each other reverses. Note that the asterisk is used on two occasions, when we define a pointer variable and when we </w:t>
      </w:r>
      <w:r w:rsidR="00B02345" w:rsidRPr="00903DBA">
        <w:t>dereference</w:t>
      </w:r>
      <w:r w:rsidRPr="00903DBA">
        <w:t xml:space="preserve">er a pointer. The asterisk is in fact used on a third occasion, when multiplying two values. The ampersand is used on two occasions: </w:t>
      </w:r>
      <w:r w:rsidRPr="00E17FD3">
        <w:rPr>
          <w:rStyle w:val="KeyWord0"/>
        </w:rPr>
        <w:t>address</w:t>
      </w:r>
      <w:r w:rsidRPr="00903DBA">
        <w:t xml:space="preserve"> and bitwise </w:t>
      </w:r>
      <w:r w:rsidRPr="00E17FD3">
        <w:rPr>
          <w:rStyle w:val="KeyWord0"/>
        </w:rPr>
        <w:t>and</w:t>
      </w:r>
      <w:r w:rsidRPr="00903DBA">
        <w:rPr>
          <w:rStyle w:val="Fotnotsreferens"/>
          <w:szCs w:val="21"/>
        </w:rPr>
        <w:footnoteReference w:id="12"/>
      </w:r>
      <w:r w:rsidRPr="00903DBA">
        <w:t xml:space="preserve">. </w:t>
      </w:r>
    </w:p>
    <w:p w14:paraId="0BE2B7D8" w14:textId="77777777" w:rsidR="00E80032" w:rsidRPr="00903DBA" w:rsidRDefault="00E80032" w:rsidP="00E80032">
      <w:pPr>
        <w:pStyle w:val="Code"/>
      </w:pPr>
      <w:r w:rsidRPr="00903DBA">
        <w:t>int i = 999;</w:t>
      </w:r>
    </w:p>
    <w:p w14:paraId="13B39DE2" w14:textId="02681470" w:rsidR="00E80032" w:rsidRPr="00903DBA" w:rsidRDefault="00E80032" w:rsidP="00E80032">
      <w:pPr>
        <w:pStyle w:val="Code"/>
      </w:pPr>
      <w:r w:rsidRPr="00903DBA">
        <w:t xml:space="preserve">int *p = &amp;i;      // Pointer </w:t>
      </w:r>
      <w:r w:rsidR="00C37108" w:rsidRPr="00903DBA">
        <w:t>definition</w:t>
      </w:r>
      <w:r w:rsidRPr="00903DBA">
        <w:t>.</w:t>
      </w:r>
    </w:p>
    <w:p w14:paraId="6CBC945B" w14:textId="1EC9DF0F" w:rsidR="00E80032" w:rsidRPr="00903DBA" w:rsidRDefault="00E80032" w:rsidP="00E80032">
      <w:pPr>
        <w:pStyle w:val="Code"/>
      </w:pPr>
      <w:r w:rsidRPr="00903DBA">
        <w:t xml:space="preserve">int j = *p;       // </w:t>
      </w:r>
      <w:r w:rsidR="00B02345" w:rsidRPr="00903DBA">
        <w:t>Dereference</w:t>
      </w:r>
      <w:r w:rsidRPr="00903DBA">
        <w:t>ereeing of a pointer.</w:t>
      </w:r>
    </w:p>
    <w:p w14:paraId="19945C2D" w14:textId="77777777" w:rsidR="00E80032" w:rsidRPr="00903DBA" w:rsidRDefault="00E80032" w:rsidP="00E80032">
      <w:pPr>
        <w:pStyle w:val="Code"/>
      </w:pPr>
      <w:r w:rsidRPr="00903DBA">
        <w:t>int a = 1, b = 2;</w:t>
      </w:r>
    </w:p>
    <w:p w14:paraId="6BA0DA39" w14:textId="77777777" w:rsidR="00E80032" w:rsidRPr="00903DBA" w:rsidRDefault="00E80032" w:rsidP="00E80032">
      <w:pPr>
        <w:pStyle w:val="Code"/>
      </w:pPr>
      <w:r w:rsidRPr="00903DBA">
        <w:t>int c = a * b;    // Multiplication.</w:t>
      </w:r>
    </w:p>
    <w:p w14:paraId="14E0BF89" w14:textId="6513F4B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4" w:name="_Toc320485585"/>
      <w:bookmarkStart w:id="645" w:name="_Toc323656695"/>
      <w:bookmarkStart w:id="646" w:name="_Toc324085433"/>
      <w:bookmarkStart w:id="647" w:name="_Toc383781085"/>
      <w:bookmarkStart w:id="648" w:name="_Toc57656194"/>
      <w:r w:rsidRPr="00903DBA">
        <w:t>Pointers and Dynamic Memory</w:t>
      </w:r>
      <w:bookmarkEnd w:id="644"/>
      <w:bookmarkEnd w:id="645"/>
      <w:bookmarkEnd w:id="646"/>
      <w:bookmarkEnd w:id="647"/>
      <w:bookmarkEnd w:id="648"/>
    </w:p>
    <w:p w14:paraId="0D20A3F1" w14:textId="77777777" w:rsidR="00E80032" w:rsidRPr="00903DBA" w:rsidRDefault="00E80032" w:rsidP="00E65FE6">
      <w:pPr>
        <w:pStyle w:val="CodeHeader"/>
      </w:pPr>
      <w:r w:rsidRPr="00903DBA">
        <w:t xml:space="preserve">Pointers can also be used to allocate </w:t>
      </w:r>
      <w:r w:rsidRPr="00E17FD3">
        <w:rPr>
          <w:rStyle w:val="KeyWord0"/>
        </w:rPr>
        <w:t>dynamic</w:t>
      </w:r>
      <w:r w:rsidRPr="00903DBA">
        <w:rPr>
          <w:rStyle w:val="Italic"/>
        </w:rPr>
        <w:t xml:space="preserve"> </w:t>
      </w:r>
      <w:r w:rsidRPr="00E17FD3">
        <w:rPr>
          <w:rStyle w:val="KeyWord0"/>
        </w:rPr>
        <w:t>memory</w:t>
      </w:r>
      <w:r w:rsidRPr="00903DBA">
        <w:t xml:space="preserve">. There is a section of the memory called the </w:t>
      </w:r>
      <w:r w:rsidRPr="00E17FD3">
        <w:rPr>
          <w:rStyle w:val="KeyWord0"/>
        </w:rPr>
        <w:t>heap</w:t>
      </w:r>
      <w:r w:rsidRPr="00903DBA">
        <w:t xml:space="preserve"> that is used for dynamically allocated memory blocks. The standard functions </w:t>
      </w:r>
      <w:r w:rsidRPr="00E65FE6">
        <w:t>malloc</w:t>
      </w:r>
      <w:r w:rsidRPr="00903DBA">
        <w:rPr>
          <w:rStyle w:val="Italic"/>
        </w:rPr>
        <w:t xml:space="preserve">, </w:t>
      </w:r>
      <w:r w:rsidRPr="00E65FE6">
        <w:t>calloc</w:t>
      </w:r>
      <w:r w:rsidRPr="00903DBA">
        <w:rPr>
          <w:rStyle w:val="Italic"/>
        </w:rPr>
        <w:t xml:space="preserve">, </w:t>
      </w:r>
      <w:r w:rsidRPr="00E65FE6">
        <w:t>realloc</w:t>
      </w:r>
      <w:r w:rsidRPr="00903DBA">
        <w:t xml:space="preserve"> and </w:t>
      </w:r>
      <w:r w:rsidRPr="00E65FE6">
        <w:rPr>
          <w:rStyle w:val="CodeInText"/>
        </w:rPr>
        <w:t>free</w:t>
      </w:r>
      <w:r w:rsidRPr="00903DBA">
        <w:t xml:space="preserve"> used to allocate, reallocate, and deallocate the memory, respectively. Memory not dynamically allocated is referred to </w:t>
      </w:r>
      <w:r w:rsidRPr="00E17FD3">
        <w:rPr>
          <w:rStyle w:val="KeyWord0"/>
        </w:rPr>
        <w:t>static</w:t>
      </w:r>
      <w:r w:rsidRPr="00903DBA">
        <w:t xml:space="preserve"> memory.</w:t>
      </w:r>
    </w:p>
    <w:p w14:paraId="383E1EBB"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BB4D00" w:rsidRPr="003F7CF1" w:rsidRDefault="00BB4D00"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BB4D00" w:rsidRPr="003F7CF1" w:rsidRDefault="00BB4D0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BB4D00" w:rsidRPr="003F7CF1" w:rsidRDefault="00BB4D0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BB4D00" w:rsidRPr="003F7CF1" w:rsidRDefault="00BB4D00"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BB4D00" w:rsidRPr="003F7CF1" w:rsidRDefault="00BB4D00"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BB4D00" w:rsidRPr="003F7CF1" w:rsidRDefault="00BB4D00"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903DBA" w:rsidRDefault="00E80032" w:rsidP="00E80032">
      <w:pPr>
        <w:pStyle w:val="Code"/>
      </w:pPr>
      <w:r w:rsidRPr="00903DBA">
        <w:t>int *p = malloc(sizeof(int));</w:t>
      </w:r>
    </w:p>
    <w:p w14:paraId="70065A3D" w14:textId="77777777" w:rsidR="00E80032" w:rsidRPr="00903DBA" w:rsidRDefault="00E80032" w:rsidP="00E80032">
      <w:pPr>
        <w:pStyle w:val="Code"/>
      </w:pPr>
      <w:r w:rsidRPr="00903DBA">
        <w:t>*p = 123;</w:t>
      </w:r>
    </w:p>
    <w:p w14:paraId="3EC0C92D" w14:textId="77777777" w:rsidR="00E80032" w:rsidRPr="00903DBA" w:rsidRDefault="00E80032" w:rsidP="00E80032">
      <w:pPr>
        <w:pStyle w:val="Code"/>
      </w:pPr>
      <w:r w:rsidRPr="00903DBA">
        <w:t>free(p);</w:t>
      </w:r>
    </w:p>
    <w:p w14:paraId="04F2964C" w14:textId="77777777" w:rsidR="00E80032" w:rsidRPr="00903DBA" w:rsidRDefault="00E80032" w:rsidP="00E65FE6">
      <w:pPr>
        <w:pStyle w:val="CodeHeader"/>
      </w:pPr>
      <w:r w:rsidRPr="00903DBA">
        <w:t xml:space="preserve">We can also allocate memory for a whole array. Even though </w:t>
      </w:r>
      <w:r w:rsidRPr="00E65FE6">
        <w:rPr>
          <w:rStyle w:val="CodeInText"/>
        </w:rPr>
        <w:t>p</w:t>
      </w:r>
      <w:r w:rsidRPr="00903DBA">
        <w:t xml:space="preserve"> is a pointer in the example below, we can use the array index notation to access a value of the array in the allocated memory block.</w:t>
      </w:r>
    </w:p>
    <w:p w14:paraId="697C9801" w14:textId="77777777" w:rsidR="00E80032" w:rsidRPr="00903DBA" w:rsidRDefault="00E80032" w:rsidP="00E80032">
      <w:pPr>
        <w:rPr>
          <w:szCs w:val="21"/>
        </w:rPr>
      </w:pPr>
      <w:r w:rsidRPr="00903DBA">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BB4D00" w:rsidRPr="003F7CF1" w:rsidRDefault="00BB4D00"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BB4D00" w:rsidRPr="003F7CF1" w:rsidRDefault="00BB4D0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BB4D00" w:rsidRPr="003F7CF1" w:rsidRDefault="00BB4D0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BB4D00" w:rsidRPr="003F7CF1" w:rsidRDefault="00BB4D00"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BB4D00" w:rsidRPr="003F7CF1" w:rsidRDefault="00BB4D00"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BB4D00" w:rsidRPr="003F7CF1" w:rsidRDefault="00BB4D0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BB4D00" w:rsidRPr="003F7CF1" w:rsidRDefault="00BB4D0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BB4D00" w:rsidRPr="003F7CF1" w:rsidRDefault="00BB4D0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BB4D00" w:rsidRPr="003F7CF1" w:rsidRDefault="00BB4D00"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BB4D00" w:rsidRPr="003F7CF1" w:rsidRDefault="00BB4D00"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BB4D00" w:rsidRPr="003F7CF1" w:rsidRDefault="00BB4D00"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BB4D00" w:rsidRPr="003F7CF1" w:rsidRDefault="00BB4D00"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BB4D00" w:rsidRPr="003F7CF1" w:rsidRDefault="00BB4D00"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BB4D00" w:rsidRPr="003F7CF1" w:rsidRDefault="00BB4D00"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BB4D00" w:rsidRPr="003F7CF1" w:rsidRDefault="00BB4D00"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BB4D00" w:rsidRPr="003F7CF1" w:rsidRDefault="00BB4D00"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903DBA" w:rsidRDefault="00E80032" w:rsidP="00E80032">
      <w:pPr>
        <w:pStyle w:val="Code"/>
      </w:pPr>
      <w:r w:rsidRPr="00903DBA">
        <w:t>int *p = calloc(3, sizeof(int));</w:t>
      </w:r>
    </w:p>
    <w:p w14:paraId="18DAFAE3" w14:textId="77777777" w:rsidR="00E80032" w:rsidRPr="00903DBA" w:rsidRDefault="00E80032" w:rsidP="00E80032">
      <w:pPr>
        <w:pStyle w:val="Code"/>
      </w:pPr>
      <w:r w:rsidRPr="00903DBA">
        <w:t>p[0] = 123;</w:t>
      </w:r>
    </w:p>
    <w:p w14:paraId="23D78CF1" w14:textId="77777777" w:rsidR="00E80032" w:rsidRPr="00903DBA" w:rsidRDefault="00E80032" w:rsidP="00E80032">
      <w:pPr>
        <w:pStyle w:val="Code"/>
      </w:pPr>
      <w:r w:rsidRPr="00903DBA">
        <w:t>p[1] = 124;</w:t>
      </w:r>
    </w:p>
    <w:p w14:paraId="1F46AF0D" w14:textId="77777777" w:rsidR="00E80032" w:rsidRPr="00903DBA" w:rsidRDefault="00E80032" w:rsidP="00E80032">
      <w:pPr>
        <w:pStyle w:val="Code"/>
      </w:pPr>
      <w:r w:rsidRPr="00903DBA">
        <w:t>p[2] = 125;</w:t>
      </w:r>
    </w:p>
    <w:p w14:paraId="75B653B8" w14:textId="77777777" w:rsidR="00E80032" w:rsidRPr="00903DBA" w:rsidRDefault="00E80032" w:rsidP="00E80032">
      <w:pPr>
        <w:pStyle w:val="Code"/>
      </w:pPr>
      <w:r w:rsidRPr="00903DBA">
        <w:t>free(p);</w:t>
      </w:r>
    </w:p>
    <w:p w14:paraId="6EB6BD6A" w14:textId="77777777" w:rsidR="00E80032" w:rsidRPr="00903DBA" w:rsidRDefault="00E80032" w:rsidP="00E65FE6">
      <w:pPr>
        <w:pStyle w:val="CodeHeader"/>
      </w:pPr>
      <w:r w:rsidRPr="00903DBA">
        <w:t xml:space="preserve">Once we have allocated a memory, we can allocate a block of different size by calling </w:t>
      </w:r>
      <w:r w:rsidRPr="00E65FE6">
        <w:rPr>
          <w:rStyle w:val="CodeInText"/>
        </w:rPr>
        <w:t>realloc</w:t>
      </w:r>
      <w:r w:rsidRPr="00903DBA">
        <w:t>, which copies to contents of the memory block to new address, is necessary.</w:t>
      </w:r>
    </w:p>
    <w:p w14:paraId="738D8A35" w14:textId="77777777" w:rsidR="00E80032" w:rsidRPr="00903DBA" w:rsidRDefault="00E80032" w:rsidP="00E80032">
      <w:pPr>
        <w:pStyle w:val="Code"/>
      </w:pPr>
      <w:r w:rsidRPr="00903DBA">
        <w:t>int *p = malloc(sizeof(int));</w:t>
      </w:r>
    </w:p>
    <w:p w14:paraId="17FC1974" w14:textId="77777777" w:rsidR="00E80032" w:rsidRPr="00903DBA" w:rsidRDefault="00E80032" w:rsidP="00E80032">
      <w:pPr>
        <w:pStyle w:val="Code"/>
      </w:pPr>
      <w:r w:rsidRPr="00903DBA">
        <w:t>p[0] = 123;</w:t>
      </w:r>
    </w:p>
    <w:p w14:paraId="3D6936E8" w14:textId="77777777" w:rsidR="00E80032" w:rsidRPr="00903DBA" w:rsidRDefault="00E80032" w:rsidP="00E80032">
      <w:pPr>
        <w:pStyle w:val="Code"/>
      </w:pPr>
      <w:r w:rsidRPr="00903DBA">
        <w:t>p = realloc(2 * sizeof(int));</w:t>
      </w:r>
    </w:p>
    <w:p w14:paraId="086C2BDD" w14:textId="77777777" w:rsidR="00E80032" w:rsidRPr="00903DBA" w:rsidRDefault="00E80032" w:rsidP="00E80032">
      <w:pPr>
        <w:pStyle w:val="Code"/>
      </w:pPr>
      <w:r w:rsidRPr="00903DBA">
        <w:t>p[1] = 456;</w:t>
      </w:r>
    </w:p>
    <w:p w14:paraId="38DB7EFF" w14:textId="77777777" w:rsidR="00E80032" w:rsidRPr="00903DBA" w:rsidRDefault="00E80032" w:rsidP="00E80032">
      <w:pPr>
        <w:pStyle w:val="Code"/>
      </w:pPr>
      <w:r w:rsidRPr="00903DBA">
        <w:t>free(p);</w:t>
      </w:r>
    </w:p>
    <w:p w14:paraId="57A3E1F0" w14:textId="77777777" w:rsidR="00E80032" w:rsidRPr="00903DBA" w:rsidRDefault="00E80032" w:rsidP="00E80032">
      <w:r w:rsidRPr="00903DBA">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BB4D00" w:rsidRPr="003F7CF1" w:rsidRDefault="00BB4D00"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BB4D00" w:rsidRPr="003F7CF1" w:rsidRDefault="00BB4D0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BB4D00" w:rsidRPr="003F7CF1" w:rsidRDefault="00BB4D0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BB4D00" w:rsidRPr="003F7CF1" w:rsidRDefault="00BB4D00"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BB4D00" w:rsidRPr="003F7CF1" w:rsidRDefault="00BB4D0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BB4D00" w:rsidRPr="003F7CF1" w:rsidRDefault="00BB4D0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BB4D00" w:rsidRPr="003F7CF1" w:rsidRDefault="00BB4D00"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BB4D00" w:rsidRPr="003F7CF1" w:rsidRDefault="00BB4D00"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BB4D00" w:rsidRPr="003F7CF1" w:rsidRDefault="00BB4D00"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BB4D00" w:rsidRPr="003F7CF1" w:rsidRDefault="00BB4D00"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BB4D00" w:rsidRPr="003F7CF1" w:rsidRDefault="00BB4D00"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BB4D00" w:rsidRPr="003F7CF1" w:rsidRDefault="00BB4D00"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903DBA" w:rsidRDefault="00E80032" w:rsidP="00E65FE6">
      <w:pPr>
        <w:pStyle w:val="CodeHeader"/>
      </w:pPr>
      <w:r w:rsidRPr="00903DBA">
        <w:t xml:space="preserve">The difference between </w:t>
      </w:r>
      <w:r w:rsidRPr="00E65FE6">
        <w:t>malloc</w:t>
      </w:r>
      <w:r w:rsidRPr="00903DBA">
        <w:t xml:space="preserve"> and </w:t>
      </w:r>
      <w:r w:rsidRPr="00E65FE6">
        <w:t>calloc</w:t>
      </w:r>
      <w:r w:rsidRPr="00903DBA">
        <w:t xml:space="preserve"> is that </w:t>
      </w:r>
      <w:r w:rsidRPr="00E65FE6">
        <w:t>calloc</w:t>
      </w:r>
      <w:r w:rsidRPr="00903DBA">
        <w:t xml:space="preserve"> resets the bytes of the memory blocks to zero, which </w:t>
      </w:r>
      <w:r w:rsidRPr="00E65FE6">
        <w:rPr>
          <w:rStyle w:val="CodeInText"/>
        </w:rPr>
        <w:t>malloc</w:t>
      </w:r>
      <w:r w:rsidRPr="00903DBA">
        <w:t xml:space="preserve"> do not. Otherwise, the following two calls are equivalent.</w:t>
      </w:r>
    </w:p>
    <w:p w14:paraId="69EB4DEF" w14:textId="77777777" w:rsidR="00E80032" w:rsidRPr="00903DBA" w:rsidRDefault="00E80032" w:rsidP="00E80032">
      <w:pPr>
        <w:pStyle w:val="Code"/>
      </w:pPr>
      <w:r w:rsidRPr="00903DBA">
        <w:t>int *p = calloc(3, sizeof(int));</w:t>
      </w:r>
    </w:p>
    <w:p w14:paraId="0319AB03" w14:textId="77777777" w:rsidR="00E80032" w:rsidRPr="00903DBA" w:rsidRDefault="00E80032" w:rsidP="00E80032">
      <w:pPr>
        <w:pStyle w:val="Code"/>
      </w:pPr>
      <w:r w:rsidRPr="00903DBA">
        <w:t>int *q = malloc(3 * sizeof(int));</w:t>
      </w:r>
    </w:p>
    <w:p w14:paraId="0AC235C2" w14:textId="77777777" w:rsidR="00E80032" w:rsidRPr="00903DBA" w:rsidRDefault="00E80032" w:rsidP="00E80032">
      <w:r w:rsidRPr="00903DBA">
        <w:t>The predefined constant NULL holds the pointer equivalence of the zero value. We say that the pointer is set to null. In a diagram, we can simple write null.</w:t>
      </w:r>
    </w:p>
    <w:p w14:paraId="579518A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BB4D00" w:rsidRPr="003F7CF1" w:rsidRDefault="00BB4D00"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BB4D00" w:rsidRPr="003F7CF1" w:rsidRDefault="00BB4D0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BB4D00" w:rsidRPr="003F7CF1" w:rsidRDefault="00BB4D00"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BB4D00" w:rsidRPr="003F7CF1" w:rsidRDefault="00BB4D00"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BB4D00" w:rsidRPr="003F7CF1" w:rsidRDefault="00BB4D00"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BB4D00" w:rsidRPr="003F7CF1" w:rsidRDefault="00BB4D00"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903DBA" w:rsidRDefault="00E80032" w:rsidP="00E80032">
      <w:pPr>
        <w:pStyle w:val="Code"/>
      </w:pPr>
      <w:r w:rsidRPr="00903DBA">
        <w:t>int *p = NULL;</w:t>
      </w:r>
    </w:p>
    <w:p w14:paraId="4060E0EF" w14:textId="77777777" w:rsidR="00E80032" w:rsidRPr="00903DBA" w:rsidRDefault="00E80032" w:rsidP="00E80032">
      <w:r w:rsidRPr="00903DBA">
        <w:t xml:space="preserve">Sometimes, the electric ground symbol is used to symbolize a null pointer. For this reason, a null pointer is sometimes said to be a </w:t>
      </w:r>
      <w:r w:rsidRPr="00E17FD3">
        <w:rPr>
          <w:rStyle w:val="KeyWord0"/>
        </w:rPr>
        <w:t>grounded</w:t>
      </w:r>
      <w:r w:rsidRPr="00903DBA">
        <w:t xml:space="preserve"> pointer.</w:t>
      </w:r>
    </w:p>
    <w:p w14:paraId="5FA2097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BB4D00" w:rsidRPr="003F7CF1" w:rsidRDefault="00BB4D00"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BB4D00" w:rsidRPr="003F7CF1" w:rsidRDefault="00BB4D0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BB4D00" w:rsidRPr="003F7CF1" w:rsidRDefault="00BB4D00"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BB4D00" w:rsidRPr="003F7CF1" w:rsidRDefault="00BB4D00"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903DBA" w:rsidRDefault="00E80032" w:rsidP="00E65FE6">
      <w:pPr>
        <w:pStyle w:val="CodeHeader"/>
      </w:pPr>
      <w:r w:rsidRPr="00903DBA">
        <w:t xml:space="preserve">There is a special type </w:t>
      </w:r>
      <w:r w:rsidRPr="00E65FE6">
        <w:t>void</w:t>
      </w:r>
      <w:r w:rsidRPr="00903DBA">
        <w:t xml:space="preserve">, which actually marks the absence of a type. We can define a pointer to </w:t>
      </w:r>
      <w:r w:rsidRPr="00E65FE6">
        <w:rPr>
          <w:rStyle w:val="CodeInText"/>
        </w:rPr>
        <w:t>void</w:t>
      </w:r>
      <w:r w:rsidRPr="00903DBA">
        <w:t xml:space="preserve">; we cannot, however, </w:t>
      </w:r>
      <w:r w:rsidR="00B02345" w:rsidRPr="00903DBA">
        <w:t>dereference</w:t>
      </w:r>
      <w:r w:rsidRPr="00903DBA">
        <w:t>er the pointer. It is useful in low-level application where we want to exam a specific location in memory.</w:t>
      </w:r>
    </w:p>
    <w:p w14:paraId="705DD019" w14:textId="77777777" w:rsidR="00E80032" w:rsidRPr="00903DBA" w:rsidRDefault="00E80032" w:rsidP="00E80032">
      <w:pPr>
        <w:pStyle w:val="Code"/>
      </w:pPr>
      <w:r w:rsidRPr="00903DBA">
        <w:t>void* voidPtr = (void*) 10000;</w:t>
      </w:r>
    </w:p>
    <w:p w14:paraId="5A053DAD" w14:textId="77777777" w:rsidR="00E80032" w:rsidRPr="00903DBA" w:rsidRDefault="00E80032" w:rsidP="00E65FE6">
      <w:pPr>
        <w:pStyle w:val="CodeHeader"/>
      </w:pPr>
      <w:r w:rsidRPr="00903DBA">
        <w:t xml:space="preserve">The </w:t>
      </w:r>
      <w:r w:rsidRPr="00E65FE6">
        <w:rPr>
          <w:rStyle w:val="CodeInText"/>
        </w:rPr>
        <w:t>void</w:t>
      </w:r>
      <w:r w:rsidRPr="00903DBA">
        <w:t xml:space="preserve"> type is useful on one further occasion: to mark that a function does not return a value or misses parameters, see the function section later in this chapter.</w:t>
      </w:r>
    </w:p>
    <w:p w14:paraId="161BF396" w14:textId="77777777" w:rsidR="00E80032" w:rsidRPr="00903DBA" w:rsidRDefault="00E80032" w:rsidP="00E65FE6">
      <w:pPr>
        <w:pStyle w:val="CodeHeader"/>
      </w:pPr>
      <w:r w:rsidRPr="00903DBA">
        <w:t xml:space="preserve">In the example below, the memory block has been deallocated, but </w:t>
      </w:r>
      <w:r w:rsidRPr="00E65FE6">
        <w:t>p</w:t>
      </w:r>
      <w:r w:rsidRPr="00903DBA">
        <w:t xml:space="preserve"> has not been set to null. It has become a </w:t>
      </w:r>
      <w:r w:rsidRPr="00E17FD3">
        <w:rPr>
          <w:rStyle w:val="KeyWord0"/>
        </w:rPr>
        <w:t>dangling pointer</w:t>
      </w:r>
      <w:r w:rsidRPr="00903DBA">
        <w:t xml:space="preserve">; it is not null and does not really points at anything. In spite of that, we try to access the value </w:t>
      </w:r>
      <w:r w:rsidRPr="00E65FE6">
        <w:rPr>
          <w:rStyle w:val="CodeInText"/>
        </w:rPr>
        <w:t>p</w:t>
      </w:r>
      <w:r w:rsidRPr="00903DBA">
        <w:t xml:space="preserve"> points at. This is a dangerous operation and would most likely result in a run-time error.</w:t>
      </w:r>
    </w:p>
    <w:p w14:paraId="495C7DE2" w14:textId="77777777" w:rsidR="00E80032" w:rsidRPr="00903DBA" w:rsidRDefault="00E80032" w:rsidP="00E80032">
      <w:pPr>
        <w:rPr>
          <w:szCs w:val="21"/>
        </w:rPr>
      </w:pPr>
      <w:r w:rsidRPr="00903DBA">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BB4D00" w:rsidRPr="003F7CF1" w:rsidRDefault="00BB4D00"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BB4D00" w:rsidRPr="003F7CF1" w:rsidRDefault="00BB4D0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BB4D00" w:rsidRPr="003F7CF1" w:rsidRDefault="00BB4D00"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BB4D00" w:rsidRPr="003F7CF1" w:rsidRDefault="00BB4D00"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BB4D00" w:rsidRPr="003F7CF1" w:rsidRDefault="00BB4D00"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BB4D00" w:rsidRPr="003F7CF1" w:rsidRDefault="00BB4D00"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903DBA" w:rsidRDefault="00E80032" w:rsidP="00E80032">
      <w:pPr>
        <w:pStyle w:val="Code"/>
      </w:pPr>
      <w:r w:rsidRPr="00903DBA">
        <w:t>int *p = malloc(sizeof(int));</w:t>
      </w:r>
    </w:p>
    <w:p w14:paraId="118AB496" w14:textId="77777777" w:rsidR="00E80032" w:rsidRPr="00903DBA" w:rsidRDefault="00E80032" w:rsidP="00E80032">
      <w:pPr>
        <w:pStyle w:val="Code"/>
      </w:pPr>
      <w:r w:rsidRPr="00903DBA">
        <w:t>*p = 1;</w:t>
      </w:r>
    </w:p>
    <w:p w14:paraId="113E8C94" w14:textId="77777777" w:rsidR="00E80032" w:rsidRPr="00903DBA" w:rsidRDefault="00E80032" w:rsidP="00E80032">
      <w:pPr>
        <w:pStyle w:val="Code"/>
      </w:pPr>
      <w:r w:rsidRPr="00903DBA">
        <w:t>free(p);</w:t>
      </w:r>
    </w:p>
    <w:p w14:paraId="27A3B214" w14:textId="78C86630" w:rsidR="00E80032" w:rsidRPr="00903DBA" w:rsidRDefault="00E80032" w:rsidP="00E80032">
      <w:pPr>
        <w:pStyle w:val="Code"/>
      </w:pPr>
      <w:r w:rsidRPr="00903DBA">
        <w:t>*p = 2; // Undefined behav</w:t>
      </w:r>
      <w:r w:rsidR="00414C74" w:rsidRPr="00903DBA">
        <w:t>or</w:t>
      </w:r>
    </w:p>
    <w:p w14:paraId="4DF37877" w14:textId="77777777" w:rsidR="00E80032" w:rsidRPr="00903DBA" w:rsidRDefault="00E80032" w:rsidP="00E65FE6">
      <w:pPr>
        <w:pStyle w:val="CodeHeader"/>
      </w:pPr>
      <w:r w:rsidRPr="00903DBA">
        <w:t xml:space="preserve">In the example below, we allocate memory for two pointers, </w:t>
      </w:r>
      <w:r w:rsidRPr="00E65FE6">
        <w:t>p</w:t>
      </w:r>
      <w:r w:rsidRPr="00903DBA">
        <w:t xml:space="preserve"> and </w:t>
      </w:r>
      <w:r w:rsidRPr="00E65FE6">
        <w:t>q</w:t>
      </w:r>
      <w:r w:rsidRPr="00903DBA">
        <w:t xml:space="preserve">. Then we assign </w:t>
      </w:r>
      <w:r w:rsidRPr="00E65FE6">
        <w:t>p</w:t>
      </w:r>
      <w:r w:rsidRPr="00903DBA">
        <w:t xml:space="preserve"> to </w:t>
      </w:r>
      <w:r w:rsidRPr="00E65FE6">
        <w:t>q</w:t>
      </w:r>
      <w:r w:rsidRPr="00903DBA">
        <w:t xml:space="preserve">, by doing so we have created a </w:t>
      </w:r>
      <w:r w:rsidRPr="00E17FD3">
        <w:rPr>
          <w:rStyle w:val="KeyWord0"/>
        </w:rPr>
        <w:t>memory leak</w:t>
      </w:r>
      <w:r w:rsidRPr="00903DBA">
        <w:t xml:space="preserve">. There is no way we can access or deallocate the memory block that was pointed at by </w:t>
      </w:r>
      <w:r w:rsidRPr="00E65FE6">
        <w:rPr>
          <w:rStyle w:val="CodeInText"/>
        </w:rPr>
        <w:t>p</w:t>
      </w:r>
      <w:r w:rsidRPr="00903DBA">
        <w:t>. In fact, we deallocate the same memory block twice as both pointers by now points at the same memory block. This dangerous operation will most likely also result in a run-time error.</w:t>
      </w:r>
    </w:p>
    <w:p w14:paraId="106146D9" w14:textId="77777777" w:rsidR="00E80032" w:rsidRPr="00903DBA" w:rsidRDefault="00E80032" w:rsidP="00E80032">
      <w:pPr>
        <w:rPr>
          <w:szCs w:val="21"/>
        </w:rPr>
      </w:pPr>
      <w:r w:rsidRPr="00903DBA">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BB4D00" w:rsidRPr="003F7CF1" w:rsidRDefault="00BB4D00"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BB4D00" w:rsidRPr="003F7CF1" w:rsidRDefault="00BB4D0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BB4D00" w:rsidRPr="003F7CF1" w:rsidRDefault="00BB4D0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BB4D00" w:rsidRPr="003F7CF1" w:rsidRDefault="00BB4D00"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BB4D00" w:rsidRPr="003F7CF1" w:rsidRDefault="00BB4D00"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BB4D00" w:rsidRPr="003F7CF1" w:rsidRDefault="00BB4D0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BB4D00" w:rsidRPr="003F7CF1" w:rsidRDefault="00BB4D0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BB4D00" w:rsidRPr="003F7CF1" w:rsidRDefault="00BB4D00"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BB4D00" w:rsidRPr="003F7CF1" w:rsidRDefault="00BB4D0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BB4D00" w:rsidRPr="003F7CF1" w:rsidRDefault="00BB4D0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BB4D00" w:rsidRPr="003F7CF1" w:rsidRDefault="00BB4D00"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BB4D00" w:rsidRPr="003F7CF1" w:rsidRDefault="00BB4D00"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BB4D00" w:rsidRPr="003F7CF1" w:rsidRDefault="00BB4D0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BB4D00" w:rsidRPr="003F7CF1" w:rsidRDefault="00BB4D0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BB4D00" w:rsidRPr="003F7CF1" w:rsidRDefault="00BB4D00"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BB4D00" w:rsidRPr="003F7CF1" w:rsidRDefault="00BB4D00"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BB4D00" w:rsidRPr="003F7CF1" w:rsidRDefault="00BB4D00"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BB4D00" w:rsidRPr="003F7CF1" w:rsidRDefault="00BB4D00"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BB4D00" w:rsidRPr="003F7CF1" w:rsidRDefault="00BB4D00"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BB4D00" w:rsidRPr="003F7CF1" w:rsidRDefault="00BB4D00"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BB4D00" w:rsidRPr="003F7CF1" w:rsidRDefault="00BB4D00"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BB4D00" w:rsidRPr="003F7CF1" w:rsidRDefault="00BB4D00"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BB4D00" w:rsidRPr="003F7CF1" w:rsidRDefault="00BB4D00"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BB4D00" w:rsidRPr="003F7CF1" w:rsidRDefault="00BB4D00"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BB4D00" w:rsidRPr="003F7CF1" w:rsidRDefault="00BB4D00"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BB4D00" w:rsidRPr="003F7CF1" w:rsidRDefault="00BB4D00"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BB4D00" w:rsidRPr="003F7CF1" w:rsidRDefault="00BB4D00"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BB4D00" w:rsidRPr="003F7CF1" w:rsidRDefault="00BB4D00"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903DBA" w:rsidRDefault="00E80032" w:rsidP="00E80032">
      <w:pPr>
        <w:pStyle w:val="Code"/>
      </w:pPr>
      <w:r w:rsidRPr="00903DBA">
        <w:t>int *p = malloc(sizoef(int)); // (a)</w:t>
      </w:r>
    </w:p>
    <w:p w14:paraId="19486656" w14:textId="77777777" w:rsidR="00E80032" w:rsidRPr="00903DBA" w:rsidRDefault="00E80032" w:rsidP="00E80032">
      <w:pPr>
        <w:pStyle w:val="Code"/>
      </w:pPr>
      <w:r w:rsidRPr="00903DBA">
        <w:t>int *q = malloc(sizeof(int));</w:t>
      </w:r>
    </w:p>
    <w:p w14:paraId="098ABE7F" w14:textId="77777777" w:rsidR="00E80032" w:rsidRPr="00903DBA" w:rsidRDefault="00E80032" w:rsidP="00E80032">
      <w:pPr>
        <w:pStyle w:val="Code"/>
      </w:pPr>
      <w:r w:rsidRPr="00903DBA">
        <w:t>*p = 1;</w:t>
      </w:r>
    </w:p>
    <w:p w14:paraId="2ABACC07" w14:textId="77777777" w:rsidR="00E80032" w:rsidRPr="00903DBA" w:rsidRDefault="00E80032" w:rsidP="00E80032">
      <w:pPr>
        <w:pStyle w:val="Code"/>
      </w:pPr>
      <w:r w:rsidRPr="00903DBA">
        <w:t>*q = 2;</w:t>
      </w:r>
    </w:p>
    <w:p w14:paraId="5B3203BB" w14:textId="77777777" w:rsidR="00E80032" w:rsidRPr="00903DBA" w:rsidRDefault="00E80032" w:rsidP="00E80032">
      <w:pPr>
        <w:pStyle w:val="Code"/>
      </w:pPr>
    </w:p>
    <w:p w14:paraId="28C5F8F3" w14:textId="77777777" w:rsidR="00E80032" w:rsidRPr="00903DBA" w:rsidRDefault="00E80032" w:rsidP="00E80032">
      <w:pPr>
        <w:pStyle w:val="Code"/>
      </w:pPr>
      <w:r w:rsidRPr="00903DBA">
        <w:t>p = q; // (b)</w:t>
      </w:r>
    </w:p>
    <w:p w14:paraId="4DEC37DA" w14:textId="52843277" w:rsidR="00E80032" w:rsidRPr="00903DBA" w:rsidRDefault="00E80032" w:rsidP="00E80032">
      <w:pPr>
        <w:pStyle w:val="Code"/>
      </w:pPr>
      <w:r w:rsidRPr="00903DBA">
        <w:t>free(p); // Undefined behav</w:t>
      </w:r>
      <w:r w:rsidR="00414C74" w:rsidRPr="00903DBA">
        <w:t>or</w:t>
      </w:r>
      <w:r w:rsidRPr="00903DBA">
        <w:t>. Deallocates the same memory block twice,</w:t>
      </w:r>
    </w:p>
    <w:p w14:paraId="7A277B29" w14:textId="77777777" w:rsidR="00E80032" w:rsidRPr="00903DBA" w:rsidRDefault="00E80032" w:rsidP="00E80032">
      <w:pPr>
        <w:pStyle w:val="Code"/>
      </w:pPr>
      <w:r w:rsidRPr="00903DBA">
        <w:t>free(q); // as p and q points at the same memory block. Also memory leak,</w:t>
      </w:r>
    </w:p>
    <w:p w14:paraId="57ACD359" w14:textId="77777777" w:rsidR="00E80032" w:rsidRPr="00903DBA" w:rsidRDefault="00E80032" w:rsidP="00E80032">
      <w:pPr>
        <w:pStyle w:val="Code"/>
      </w:pPr>
      <w:r w:rsidRPr="00903DBA">
        <w:t xml:space="preserve">         // since the memory block holding 1 cannot be accessed any more.</w:t>
      </w:r>
    </w:p>
    <w:p w14:paraId="1C34D620" w14:textId="231D9BB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9" w:name="_Toc320485586"/>
      <w:bookmarkStart w:id="650" w:name="_Toc323656696"/>
      <w:bookmarkStart w:id="651" w:name="_Toc324085434"/>
      <w:bookmarkStart w:id="652" w:name="_Toc383781086"/>
      <w:bookmarkStart w:id="653" w:name="_Toc57656195"/>
      <w:r w:rsidRPr="00903DBA">
        <w:t>Defining our own types</w:t>
      </w:r>
      <w:bookmarkEnd w:id="649"/>
      <w:bookmarkEnd w:id="650"/>
      <w:bookmarkEnd w:id="651"/>
      <w:bookmarkEnd w:id="652"/>
      <w:bookmarkEnd w:id="653"/>
    </w:p>
    <w:p w14:paraId="32074678" w14:textId="77777777" w:rsidR="00E80032" w:rsidRPr="00903DBA" w:rsidRDefault="00E80032" w:rsidP="00E65FE6">
      <w:pPr>
        <w:pStyle w:val="CodeHeader"/>
      </w:pPr>
      <w:r w:rsidRPr="00903DBA">
        <w:t xml:space="preserve">It is possible to define our own type with </w:t>
      </w:r>
      <w:r w:rsidRPr="00E65FE6">
        <w:t>typedef</w:t>
      </w:r>
      <w:r w:rsidRPr="00903DBA">
        <w:t xml:space="preserve">, which is a great tool for increasing the readability of the code. However, too many defined types tend to make the code less readable. Therefore, a piece of advice would be to use </w:t>
      </w:r>
      <w:r w:rsidRPr="00E65FE6">
        <w:rPr>
          <w:rStyle w:val="CodeInText"/>
        </w:rPr>
        <w:t>typedef</w:t>
      </w:r>
      <w:r w:rsidRPr="00903DBA">
        <w:t xml:space="preserve"> with care.</w:t>
      </w:r>
    </w:p>
    <w:p w14:paraId="5C272FF3" w14:textId="77777777" w:rsidR="00E80032" w:rsidRPr="00903DBA" w:rsidRDefault="00E80032" w:rsidP="00E80032">
      <w:pPr>
        <w:pStyle w:val="Code"/>
      </w:pPr>
      <w:r w:rsidRPr="00903DBA">
        <w:t>int i = 1;</w:t>
      </w:r>
    </w:p>
    <w:p w14:paraId="66676C9E" w14:textId="77777777" w:rsidR="00E80032" w:rsidRPr="00903DBA" w:rsidRDefault="00E80032" w:rsidP="00E80032">
      <w:pPr>
        <w:pStyle w:val="Code"/>
      </w:pPr>
    </w:p>
    <w:p w14:paraId="28BEE675" w14:textId="77777777" w:rsidR="00E80032" w:rsidRPr="00903DBA" w:rsidRDefault="00E80032" w:rsidP="00E80032">
      <w:pPr>
        <w:pStyle w:val="Code"/>
      </w:pPr>
      <w:r w:rsidRPr="00903DBA">
        <w:t>typedef unsigned int unsigned_int;</w:t>
      </w:r>
    </w:p>
    <w:p w14:paraId="3E9BD00D" w14:textId="77777777" w:rsidR="00E80032" w:rsidRPr="00903DBA" w:rsidRDefault="00E80032" w:rsidP="00E80032">
      <w:pPr>
        <w:pStyle w:val="Code"/>
      </w:pPr>
      <w:r w:rsidRPr="00903DBA">
        <w:t>unsigned_int u = 2;</w:t>
      </w:r>
    </w:p>
    <w:p w14:paraId="7A894960" w14:textId="77777777" w:rsidR="00E80032" w:rsidRPr="00903DBA" w:rsidRDefault="00E80032" w:rsidP="00E80032">
      <w:pPr>
        <w:pStyle w:val="Code"/>
      </w:pPr>
    </w:p>
    <w:p w14:paraId="7FD0F317" w14:textId="77777777" w:rsidR="00E80032" w:rsidRPr="00903DBA" w:rsidRDefault="00E80032" w:rsidP="00E80032">
      <w:pPr>
        <w:pStyle w:val="Code"/>
      </w:pPr>
      <w:r w:rsidRPr="00903DBA">
        <w:t>typedef int* int_ptr;</w:t>
      </w:r>
    </w:p>
    <w:p w14:paraId="0E0AA614" w14:textId="77777777" w:rsidR="00E80032" w:rsidRPr="00903DBA" w:rsidRDefault="00E80032" w:rsidP="00E80032">
      <w:pPr>
        <w:pStyle w:val="Code"/>
      </w:pPr>
      <w:r w:rsidRPr="00903DBA">
        <w:t>int_ptr ip = &amp;i;</w:t>
      </w:r>
    </w:p>
    <w:p w14:paraId="49921652" w14:textId="77777777" w:rsidR="00E80032" w:rsidRPr="00903DBA" w:rsidRDefault="00E80032" w:rsidP="00E80032">
      <w:pPr>
        <w:pStyle w:val="Code"/>
      </w:pPr>
    </w:p>
    <w:p w14:paraId="046F2574" w14:textId="77777777" w:rsidR="00E80032" w:rsidRPr="00903DBA" w:rsidRDefault="00E80032" w:rsidP="00E80032">
      <w:pPr>
        <w:pStyle w:val="Code"/>
      </w:pPr>
      <w:r w:rsidRPr="00903DBA">
        <w:t>typedef unsigned_int* uint_ptr;</w:t>
      </w:r>
    </w:p>
    <w:p w14:paraId="36FC8891" w14:textId="77777777" w:rsidR="00E80032" w:rsidRPr="00903DBA" w:rsidRDefault="00E80032" w:rsidP="00E80032">
      <w:pPr>
        <w:pStyle w:val="Code"/>
      </w:pPr>
      <w:r w:rsidRPr="00903DBA">
        <w:t>uint_ptr up = &amp;u;</w:t>
      </w:r>
    </w:p>
    <w:p w14:paraId="110FE9B6" w14:textId="21A4E653"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4" w:name="_Toc320485587"/>
      <w:bookmarkStart w:id="655" w:name="_Toc323656697"/>
      <w:bookmarkStart w:id="656" w:name="_Toc324085435"/>
      <w:bookmarkStart w:id="657" w:name="_Toc383781087"/>
      <w:bookmarkStart w:id="658" w:name="_Toc57656196"/>
      <w:r w:rsidRPr="00903DBA">
        <w:t>The Type Size</w:t>
      </w:r>
      <w:bookmarkEnd w:id="654"/>
      <w:bookmarkEnd w:id="655"/>
      <w:bookmarkEnd w:id="656"/>
      <w:bookmarkEnd w:id="657"/>
      <w:bookmarkEnd w:id="658"/>
    </w:p>
    <w:p w14:paraId="2A85A616" w14:textId="7C4815F2" w:rsidR="00E80032" w:rsidRPr="00903DBA" w:rsidRDefault="00E80032" w:rsidP="00E65FE6">
      <w:pPr>
        <w:pStyle w:val="CodeHeader"/>
      </w:pPr>
      <w:r w:rsidRPr="00903DBA">
        <w:t xml:space="preserve">The operator </w:t>
      </w:r>
      <w:r w:rsidRPr="00E65FE6">
        <w:t>sizeof</w:t>
      </w:r>
      <w:r w:rsidRPr="00903DBA">
        <w:t xml:space="preserve"> gives us the size of a type</w:t>
      </w:r>
      <w:r w:rsidRPr="00903DBA">
        <w:rPr>
          <w:rStyle w:val="Fotnotsreferens"/>
          <w:szCs w:val="21"/>
        </w:rPr>
        <w:footnoteReference w:id="13"/>
      </w:r>
      <w:r w:rsidRPr="00903DBA">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17FD3">
        <w:rPr>
          <w:rStyle w:val="KeyWord0"/>
        </w:rPr>
        <w:t>implementation dependant</w:t>
      </w:r>
      <w:r w:rsidRPr="00903DBA">
        <w:t xml:space="preserve">. The operator returns a value of the type </w:t>
      </w:r>
      <w:r w:rsidRPr="00E65FE6">
        <w:rPr>
          <w:rStyle w:val="CodeInText"/>
        </w:rPr>
        <w:t>size_t</w:t>
      </w:r>
      <w:r w:rsidRPr="00903DBA">
        <w:t xml:space="preserve">, which exact </w:t>
      </w:r>
      <w:r w:rsidR="00C37108" w:rsidRPr="00903DBA">
        <w:t>definition</w:t>
      </w:r>
      <w:r w:rsidRPr="00903DBA">
        <w:t xml:space="preserve"> is also implementation dependant. However, it is often an unsigned integer.</w:t>
      </w:r>
    </w:p>
    <w:p w14:paraId="644171F5" w14:textId="77777777" w:rsidR="00E80032" w:rsidRPr="00903DBA" w:rsidRDefault="00E80032" w:rsidP="00E80032">
      <w:pPr>
        <w:pStyle w:val="Code"/>
      </w:pPr>
      <w:r w:rsidRPr="00903DBA">
        <w:t xml:space="preserve">#include </w:t>
      </w:r>
      <w:r w:rsidRPr="00903DBA">
        <w:rPr>
          <w:color w:val="000000" w:themeColor="text1"/>
          <w:rPrChange w:id="659" w:author="Stefan Björnander" w:date="2012-05-06T21:51:00Z">
            <w:rPr>
              <w:color w:val="A31515"/>
            </w:rPr>
          </w:rPrChange>
        </w:rPr>
        <w:t>&lt;stdio.h&gt;</w:t>
      </w:r>
    </w:p>
    <w:p w14:paraId="3DBDA749" w14:textId="77777777" w:rsidR="00E80032" w:rsidRPr="00903DBA" w:rsidRDefault="00E80032" w:rsidP="00E80032">
      <w:pPr>
        <w:pStyle w:val="Code"/>
      </w:pPr>
    </w:p>
    <w:p w14:paraId="2FC768D9" w14:textId="77777777" w:rsidR="00E80032" w:rsidRPr="00903DBA" w:rsidRDefault="00E80032" w:rsidP="00E80032">
      <w:pPr>
        <w:pStyle w:val="Code"/>
      </w:pPr>
      <w:r w:rsidRPr="00903DBA">
        <w:t>void main() {</w:t>
      </w:r>
    </w:p>
    <w:p w14:paraId="100E11B2" w14:textId="77777777" w:rsidR="00E80032" w:rsidRPr="00903DBA" w:rsidRDefault="00E80032" w:rsidP="00E80032">
      <w:pPr>
        <w:pStyle w:val="Code"/>
      </w:pPr>
      <w:r w:rsidRPr="00903DBA">
        <w:t xml:space="preserve">  int intSize1 = sizeof (int);</w:t>
      </w:r>
    </w:p>
    <w:p w14:paraId="06C98A5F" w14:textId="77777777" w:rsidR="00E80032" w:rsidRPr="00903DBA" w:rsidRDefault="00E80032" w:rsidP="00E80032">
      <w:pPr>
        <w:pStyle w:val="Code"/>
      </w:pPr>
      <w:r w:rsidRPr="00903DBA">
        <w:t xml:space="preserve">  int intSize2 = sizeof intSize1;</w:t>
      </w:r>
    </w:p>
    <w:p w14:paraId="7CCE1488" w14:textId="77777777" w:rsidR="00E80032" w:rsidRPr="00903DBA" w:rsidRDefault="00E80032" w:rsidP="00E80032">
      <w:pPr>
        <w:pStyle w:val="Code"/>
      </w:pPr>
      <w:r w:rsidRPr="00903DBA">
        <w:t xml:space="preserve">  int* intPtr = &amp;intSize1;</w:t>
      </w:r>
    </w:p>
    <w:p w14:paraId="08F6A430" w14:textId="77777777" w:rsidR="00E80032" w:rsidRPr="00903DBA" w:rsidRDefault="00E80032" w:rsidP="00E80032">
      <w:pPr>
        <w:pStyle w:val="Code"/>
      </w:pPr>
      <w:r w:rsidRPr="00903DBA">
        <w:t xml:space="preserve">  int ptrSize = sizeof intPtr;</w:t>
      </w:r>
    </w:p>
    <w:p w14:paraId="790585CC" w14:textId="77777777" w:rsidR="00E80032" w:rsidRPr="00903DBA" w:rsidRDefault="00E80032" w:rsidP="00E80032">
      <w:pPr>
        <w:pStyle w:val="Code"/>
      </w:pPr>
      <w:r w:rsidRPr="00903DBA">
        <w:t xml:space="preserve">  int array[3] = {1, 2, 3};</w:t>
      </w:r>
    </w:p>
    <w:p w14:paraId="63EAE46F" w14:textId="77777777" w:rsidR="00E80032" w:rsidRPr="00903DBA" w:rsidRDefault="00E80032" w:rsidP="00E80032">
      <w:pPr>
        <w:pStyle w:val="Code"/>
      </w:pPr>
      <w:r w:rsidRPr="00903DBA">
        <w:t xml:space="preserve">  int arraySize = sizeof array;</w:t>
      </w:r>
    </w:p>
    <w:p w14:paraId="454A63F2" w14:textId="77777777" w:rsidR="00E80032" w:rsidRPr="00903DBA" w:rsidRDefault="00E80032" w:rsidP="00E80032">
      <w:pPr>
        <w:pStyle w:val="Code"/>
      </w:pPr>
    </w:p>
    <w:p w14:paraId="51E90AC9" w14:textId="77777777" w:rsidR="00E80032" w:rsidRPr="00903DBA" w:rsidRDefault="00E80032" w:rsidP="00E80032">
      <w:pPr>
        <w:pStyle w:val="Code"/>
      </w:pPr>
      <w:r w:rsidRPr="00903DBA">
        <w:t xml:space="preserve">  printf("Integer sizes: %d and %d.\n", intSize1, intSize2);</w:t>
      </w:r>
    </w:p>
    <w:p w14:paraId="744FB2FC" w14:textId="77777777" w:rsidR="00E80032" w:rsidRPr="00903DBA" w:rsidRDefault="00E80032" w:rsidP="00E80032">
      <w:pPr>
        <w:pStyle w:val="Code"/>
      </w:pPr>
      <w:r w:rsidRPr="00903DBA">
        <w:t xml:space="preserve">  printf("Pointer size: %d\n", ptrSize);</w:t>
      </w:r>
    </w:p>
    <w:p w14:paraId="309251F4" w14:textId="77777777" w:rsidR="00E80032" w:rsidRPr="00903DBA" w:rsidRDefault="00E80032" w:rsidP="00E80032">
      <w:pPr>
        <w:pStyle w:val="Code"/>
      </w:pPr>
      <w:r w:rsidRPr="00903DBA">
        <w:t xml:space="preserve">  printf("Array size: %d\n\n", arraySize);</w:t>
      </w:r>
    </w:p>
    <w:p w14:paraId="785EC066" w14:textId="77777777" w:rsidR="00E80032" w:rsidRPr="00903DBA" w:rsidRDefault="00E80032" w:rsidP="00E80032">
      <w:pPr>
        <w:pStyle w:val="Code"/>
      </w:pPr>
      <w:r w:rsidRPr="00903DBA">
        <w:t>}</w:t>
      </w:r>
    </w:p>
    <w:p w14:paraId="66080330" w14:textId="081A4718" w:rsidR="00E80032" w:rsidRPr="00903DBA" w:rsidRDefault="00E80032" w:rsidP="007C7CB2">
      <w:pPr>
        <w:pStyle w:val="Rubrik2"/>
      </w:pPr>
      <w:bookmarkStart w:id="660" w:name="_Toc320485588"/>
      <w:bookmarkStart w:id="661" w:name="_Toc323656698"/>
      <w:bookmarkStart w:id="662" w:name="_Toc324085436"/>
      <w:bookmarkStart w:id="663" w:name="_Toc383781088"/>
      <w:bookmarkStart w:id="664" w:name="_Toc57656197"/>
      <w:r w:rsidRPr="00903DBA">
        <w:t>Expressions and Operators</w:t>
      </w:r>
      <w:bookmarkEnd w:id="660"/>
      <w:bookmarkEnd w:id="661"/>
      <w:bookmarkEnd w:id="662"/>
      <w:bookmarkEnd w:id="663"/>
      <w:bookmarkEnd w:id="664"/>
    </w:p>
    <w:p w14:paraId="5C6F2546" w14:textId="77777777" w:rsidR="00E80032" w:rsidRPr="00903DBA" w:rsidRDefault="00E80032" w:rsidP="00E80032">
      <w:r w:rsidRPr="00903DBA">
        <w:t xml:space="preserve">The operations of C are divided into the </w:t>
      </w:r>
      <w:r w:rsidRPr="00E17FD3">
        <w:rPr>
          <w:rStyle w:val="KeyWord0"/>
        </w:rPr>
        <w:t>arithmetic</w:t>
      </w:r>
      <w:r w:rsidRPr="00903DBA">
        <w:t xml:space="preserve">, </w:t>
      </w:r>
      <w:r w:rsidRPr="00E17FD3">
        <w:rPr>
          <w:rStyle w:val="KeyWord0"/>
        </w:rPr>
        <w:t>relational</w:t>
      </w:r>
      <w:r w:rsidRPr="00903DBA">
        <w:t xml:space="preserve">, </w:t>
      </w:r>
      <w:r w:rsidRPr="00E17FD3">
        <w:rPr>
          <w:rStyle w:val="KeyWord0"/>
        </w:rPr>
        <w:t>logical</w:t>
      </w:r>
      <w:r w:rsidRPr="00903DBA">
        <w:t xml:space="preserve">, and </w:t>
      </w:r>
      <w:r w:rsidRPr="00E17FD3">
        <w:rPr>
          <w:rStyle w:val="KeyWord0"/>
        </w:rPr>
        <w:t>bitwise</w:t>
      </w:r>
      <w:r w:rsidRPr="00903DBA">
        <w:t xml:space="preserve"> operators as well as simple and compound </w:t>
      </w:r>
      <w:r w:rsidRPr="00E17FD3">
        <w:rPr>
          <w:rStyle w:val="KeyWord0"/>
        </w:rPr>
        <w:t>assignment</w:t>
      </w:r>
      <w:r w:rsidRPr="00903DBA">
        <w:t xml:space="preserve">. Moreover, there is the </w:t>
      </w:r>
      <w:r w:rsidRPr="00E17FD3">
        <w:rPr>
          <w:rStyle w:val="KeyWord0"/>
        </w:rPr>
        <w:t>conditional</w:t>
      </w:r>
      <w:r w:rsidRPr="00903DBA">
        <w:t xml:space="preserve"> operator.</w:t>
      </w:r>
    </w:p>
    <w:p w14:paraId="2EF5CA4B" w14:textId="77777777" w:rsidR="00E80032" w:rsidRPr="00903DBA" w:rsidRDefault="00E80032" w:rsidP="00E65FE6">
      <w:pPr>
        <w:pStyle w:val="CodeHeader"/>
      </w:pPr>
      <w:r w:rsidRPr="00903DBA">
        <w:t xml:space="preserve">In the figure below, </w:t>
      </w:r>
      <w:r w:rsidRPr="00E65FE6">
        <w:t>+</w:t>
      </w:r>
      <w:r w:rsidRPr="00903DBA">
        <w:t xml:space="preserve"> is an operator, </w:t>
      </w:r>
      <w:r w:rsidRPr="00E65FE6">
        <w:t>1</w:t>
      </w:r>
      <w:r w:rsidRPr="00903DBA">
        <w:t xml:space="preserve"> and </w:t>
      </w:r>
      <w:r w:rsidRPr="00E65FE6">
        <w:rPr>
          <w:rStyle w:val="CodeInText"/>
        </w:rPr>
        <w:t>2</w:t>
      </w:r>
      <w:r w:rsidRPr="00903DBA">
        <w:t xml:space="preserve"> are operands and the whole term is an expression.</w:t>
      </w:r>
    </w:p>
    <w:p w14:paraId="265E6D4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BB4D00" w:rsidRPr="003F7CF1" w:rsidRDefault="00BB4D00"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9104836"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BB4D00" w:rsidRPr="003F7CF1" w:rsidRDefault="00BB4D00"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BB4D00" w:rsidRPr="003F7CF1" w:rsidRDefault="00BB4D00"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BB4D00" w:rsidRPr="003F7CF1" w:rsidRDefault="00BB4D00"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BB4D00" w:rsidRPr="003F7CF1" w:rsidRDefault="00BB4D00"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9104836"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BB4D00" w:rsidRPr="003F7CF1" w:rsidRDefault="00BB4D00"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BB4D00" w:rsidRPr="003F7CF1" w:rsidRDefault="00BB4D00"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BB4D00" w:rsidRPr="003F7CF1" w:rsidRDefault="00BB4D00"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5" w:name="_Toc320485589"/>
      <w:bookmarkStart w:id="666" w:name="_Toc323656699"/>
      <w:bookmarkStart w:id="667" w:name="_Toc324085437"/>
      <w:bookmarkStart w:id="668" w:name="_Toc383781089"/>
      <w:bookmarkStart w:id="669" w:name="_Toc57656198"/>
      <w:r w:rsidRPr="00903DBA">
        <w:t>Arithmetic Operators</w:t>
      </w:r>
      <w:bookmarkEnd w:id="665"/>
      <w:bookmarkEnd w:id="666"/>
      <w:bookmarkEnd w:id="667"/>
      <w:bookmarkEnd w:id="668"/>
      <w:bookmarkEnd w:id="669"/>
    </w:p>
    <w:p w14:paraId="6B5B826C" w14:textId="77777777" w:rsidR="00E80032" w:rsidRPr="00903DBA" w:rsidRDefault="00E80032" w:rsidP="00E80032">
      <w:r w:rsidRPr="00903DBA">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17FD3">
        <w:rPr>
          <w:rStyle w:val="KeyWord0"/>
        </w:rPr>
        <w:t>modulo</w:t>
      </w:r>
      <w:r w:rsidRPr="00903DBA">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903DBA" w:rsidRDefault="00E80032" w:rsidP="00E80032">
      <w:pPr>
        <w:pStyle w:val="Code"/>
      </w:pPr>
      <w:r w:rsidRPr="00903DBA">
        <w:t>int a = 10, b = 3, c;</w:t>
      </w:r>
    </w:p>
    <w:p w14:paraId="1CA81783" w14:textId="77777777" w:rsidR="00E80032" w:rsidRPr="00903DBA" w:rsidRDefault="00E80032" w:rsidP="00E80032">
      <w:pPr>
        <w:pStyle w:val="Code"/>
      </w:pPr>
    </w:p>
    <w:p w14:paraId="779AAAE4" w14:textId="77777777" w:rsidR="00E80032" w:rsidRPr="00903DBA" w:rsidRDefault="00E80032" w:rsidP="00E80032">
      <w:pPr>
        <w:pStyle w:val="Code"/>
      </w:pPr>
      <w:r w:rsidRPr="00903DBA">
        <w:t>c = a + b; // 13</w:t>
      </w:r>
    </w:p>
    <w:p w14:paraId="039AF6C6" w14:textId="77777777" w:rsidR="00E80032" w:rsidRPr="00903DBA" w:rsidRDefault="00E80032" w:rsidP="00E80032">
      <w:pPr>
        <w:pStyle w:val="Code"/>
      </w:pPr>
      <w:r w:rsidRPr="00903DBA">
        <w:t>c = a - b; // 7</w:t>
      </w:r>
    </w:p>
    <w:p w14:paraId="6AF9CCD7" w14:textId="77777777" w:rsidR="00E80032" w:rsidRPr="00903DBA" w:rsidRDefault="00E80032" w:rsidP="00E80032">
      <w:pPr>
        <w:pStyle w:val="Code"/>
      </w:pPr>
      <w:r w:rsidRPr="00903DBA">
        <w:t>c = a * b; // 30</w:t>
      </w:r>
    </w:p>
    <w:p w14:paraId="0C3435D1" w14:textId="77777777" w:rsidR="00E80032" w:rsidRPr="00903DBA" w:rsidRDefault="00E80032" w:rsidP="00E80032">
      <w:pPr>
        <w:pStyle w:val="Code"/>
      </w:pPr>
      <w:r w:rsidRPr="00903DBA">
        <w:t>c = a / b; // 3, integer division</w:t>
      </w:r>
    </w:p>
    <w:p w14:paraId="4A014102" w14:textId="77777777" w:rsidR="00E80032" w:rsidRPr="00903DBA" w:rsidRDefault="00E80032" w:rsidP="00E80032">
      <w:pPr>
        <w:pStyle w:val="Code"/>
      </w:pPr>
      <w:r w:rsidRPr="00903DBA">
        <w:t>c = a % 3; // 1, remainder</w:t>
      </w:r>
    </w:p>
    <w:p w14:paraId="2D27B867" w14:textId="77777777" w:rsidR="00E80032" w:rsidRPr="00903DBA" w:rsidRDefault="00E80032" w:rsidP="00E80032">
      <w:pPr>
        <w:pStyle w:val="Code"/>
      </w:pPr>
    </w:p>
    <w:p w14:paraId="67DA169D" w14:textId="77777777" w:rsidR="00E80032" w:rsidRPr="00903DBA" w:rsidRDefault="00E80032" w:rsidP="00E80032">
      <w:pPr>
        <w:pStyle w:val="Code"/>
      </w:pPr>
      <w:r w:rsidRPr="00903DBA">
        <w:t>double d = 3.0, e;</w:t>
      </w:r>
    </w:p>
    <w:p w14:paraId="34A28504" w14:textId="77777777" w:rsidR="00E80032" w:rsidRPr="00903DBA" w:rsidRDefault="00E80032" w:rsidP="00E80032">
      <w:pPr>
        <w:pStyle w:val="Code"/>
      </w:pPr>
      <w:r w:rsidRPr="00903DBA">
        <w:t>e = a / d; // 3.333, floating type</w:t>
      </w:r>
    </w:p>
    <w:p w14:paraId="59D5A738" w14:textId="0E298C12"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70" w:name="_Toc320485590"/>
      <w:bookmarkStart w:id="671" w:name="_Toc323656700"/>
      <w:bookmarkStart w:id="672" w:name="_Toc324085438"/>
      <w:bookmarkStart w:id="673" w:name="_Toc383781090"/>
      <w:bookmarkStart w:id="674" w:name="_Toc57656199"/>
      <w:r w:rsidRPr="00903DBA">
        <w:rPr>
          <w:rStyle w:val="Italic"/>
          <w:i w:val="0"/>
        </w:rPr>
        <w:t>Pointer Arithmetic</w:t>
      </w:r>
      <w:bookmarkEnd w:id="670"/>
      <w:bookmarkEnd w:id="671"/>
      <w:bookmarkEnd w:id="672"/>
      <w:bookmarkEnd w:id="673"/>
      <w:bookmarkEnd w:id="674"/>
    </w:p>
    <w:p w14:paraId="747CF518" w14:textId="77777777" w:rsidR="00E80032" w:rsidRPr="00903DBA" w:rsidRDefault="00E80032" w:rsidP="00E80032">
      <w:r w:rsidRPr="00903DBA">
        <w:t xml:space="preserve">The addition and subtraction operators are also applicable on pointers. It is called </w:t>
      </w:r>
      <w:r w:rsidRPr="00E17FD3">
        <w:rPr>
          <w:rStyle w:val="KeyWord0"/>
        </w:rPr>
        <w:t>pointer</w:t>
      </w:r>
      <w:r w:rsidRPr="00903DBA">
        <w:rPr>
          <w:rStyle w:val="Italic"/>
        </w:rPr>
        <w:t xml:space="preserve"> </w:t>
      </w:r>
      <w:r w:rsidRPr="00E17FD3">
        <w:rPr>
          <w:rStyle w:val="KeyWord0"/>
        </w:rPr>
        <w:t>arithmetic</w:t>
      </w:r>
      <w:r w:rsidRPr="00903DBA">
        <w:t xml:space="preserve">. An integral value can be added to or subtracted from a pointer. The value of the pointer is then changed by the integral value times the </w:t>
      </w:r>
      <w:r w:rsidRPr="00903DBA">
        <w:rPr>
          <w:rStyle w:val="Italic"/>
        </w:rPr>
        <w:t>size</w:t>
      </w:r>
      <w:r w:rsidRPr="00903DBA">
        <w:t xml:space="preserve"> of the type the pointer points at. As the </w:t>
      </w:r>
      <w:r w:rsidRPr="00E17FD3">
        <w:rPr>
          <w:rStyle w:val="KeyWord0"/>
        </w:rPr>
        <w:t>void</w:t>
      </w:r>
      <w:r w:rsidRPr="00903DBA">
        <w:t xml:space="preserve"> type is not really a type, but rather the absence of a type, it has no size. Therefore, we cannot perform pointer arithmetic on </w:t>
      </w:r>
      <w:r w:rsidRPr="00E17FD3">
        <w:rPr>
          <w:rStyle w:val="KeyWord0"/>
        </w:rPr>
        <w:t>void</w:t>
      </w:r>
      <w:r w:rsidRPr="00903DBA">
        <w:t xml:space="preserve"> pointers.</w:t>
      </w:r>
    </w:p>
    <w:p w14:paraId="78D38D2E" w14:textId="77777777" w:rsidR="00E80032" w:rsidRPr="00903DBA" w:rsidRDefault="00E80032" w:rsidP="00E65FE6">
      <w:pPr>
        <w:pStyle w:val="CodeHeader"/>
      </w:pPr>
      <w:r w:rsidRPr="00903DBA">
        <w:t xml:space="preserve">In the code below, let us assume that </w:t>
      </w:r>
      <w:r w:rsidRPr="00E65FE6">
        <w:t>number</w:t>
      </w:r>
      <w:r w:rsidRPr="00903DBA">
        <w:t xml:space="preserve"> is stored at memory location 10,000 and that the integer type has the size of four bytes. Then the pointer </w:t>
      </w:r>
      <w:r w:rsidRPr="00E65FE6">
        <w:rPr>
          <w:rStyle w:val="CodeInText"/>
        </w:rPr>
        <w:t>numberPtr</w:t>
      </w:r>
      <w:r w:rsidRPr="00903DBA">
        <w:t xml:space="preserve"> will assume the values 10,000, 10,004, 10,008, and 10,012, </w:t>
      </w:r>
      <w:r w:rsidRPr="00903DBA">
        <w:rPr>
          <w:rStyle w:val="Italic"/>
        </w:rPr>
        <w:t>not</w:t>
      </w:r>
      <w:r w:rsidRPr="00903DBA">
        <w:t xml:space="preserve"> the values 10,000, 10,001, 10,002, and 10,003, as pointer arithmetic always takes the size of the type into consideration.</w:t>
      </w:r>
    </w:p>
    <w:p w14:paraId="66DC1A77" w14:textId="77777777" w:rsidR="00E80032" w:rsidRPr="00903DBA" w:rsidRDefault="00E80032" w:rsidP="00E80032">
      <w:pPr>
        <w:rPr>
          <w:szCs w:val="21"/>
        </w:rPr>
      </w:pPr>
      <w:r w:rsidRPr="00903DBA">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BB4D00" w:rsidRPr="003F7CF1" w:rsidRDefault="00BB4D00"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BB4D00" w:rsidRPr="003F7CF1" w:rsidRDefault="00BB4D00"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BB4D00" w:rsidRPr="003F7CF1" w:rsidRDefault="00BB4D00"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BB4D00" w:rsidRPr="003F7CF1" w:rsidRDefault="00BB4D00"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BB4D00" w:rsidRPr="003F7CF1" w:rsidRDefault="00BB4D00"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BB4D00" w:rsidRPr="003F7CF1" w:rsidRDefault="00BB4D00"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BB4D00" w:rsidRPr="003F7CF1" w:rsidRDefault="00BB4D00"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BB4D00" w:rsidRPr="003F7CF1" w:rsidRDefault="00BB4D0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BB4D00" w:rsidRPr="003F7CF1" w:rsidRDefault="00BB4D00"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BB4D00" w:rsidRPr="003F7CF1" w:rsidRDefault="00BB4D00"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BB4D00" w:rsidRPr="003F7CF1" w:rsidRDefault="00BB4D00"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BB4D00" w:rsidRPr="003F7CF1" w:rsidRDefault="00BB4D00"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BB4D00" w:rsidRPr="003F7CF1" w:rsidRDefault="00BB4D00"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BB4D00" w:rsidRPr="003F7CF1" w:rsidRDefault="00BB4D00"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BB4D00" w:rsidRPr="003F7CF1" w:rsidRDefault="00BB4D00"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BB4D00" w:rsidRPr="003F7CF1" w:rsidRDefault="00BB4D00"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BB4D00" w:rsidRPr="003F7CF1" w:rsidRDefault="00BB4D00"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BB4D00" w:rsidRPr="003F7CF1" w:rsidRDefault="00BB4D00"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BB4D00" w:rsidRPr="003F7CF1" w:rsidRDefault="00BB4D00"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BB4D00" w:rsidRPr="003F7CF1" w:rsidRDefault="00BB4D00"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903DBA" w:rsidRDefault="00E80032" w:rsidP="00E80032">
      <w:pPr>
        <w:pStyle w:val="Code"/>
      </w:pPr>
      <w:r w:rsidRPr="00903DBA">
        <w:t>int number = 100;</w:t>
      </w:r>
    </w:p>
    <w:p w14:paraId="2DAFA481" w14:textId="77777777" w:rsidR="00E80032" w:rsidRPr="00903DBA" w:rsidRDefault="00E80032" w:rsidP="00E80032">
      <w:pPr>
        <w:pStyle w:val="Code"/>
      </w:pPr>
      <w:r w:rsidRPr="00903DBA">
        <w:t>int* numberPtr = &amp;number;</w:t>
      </w:r>
    </w:p>
    <w:p w14:paraId="4646A1BC" w14:textId="77777777" w:rsidR="00E80032" w:rsidRPr="00903DBA" w:rsidRDefault="00E80032" w:rsidP="00E80032">
      <w:pPr>
        <w:pStyle w:val="Code"/>
      </w:pPr>
    </w:p>
    <w:p w14:paraId="1EB77DF8" w14:textId="77777777" w:rsidR="00E80032" w:rsidRPr="00903DBA" w:rsidRDefault="00E80032" w:rsidP="00E80032">
      <w:pPr>
        <w:pStyle w:val="Code"/>
      </w:pPr>
      <w:r w:rsidRPr="00903DBA">
        <w:t>numberPtr = numberPtr + 1;</w:t>
      </w:r>
    </w:p>
    <w:p w14:paraId="00685050" w14:textId="77777777" w:rsidR="00E80032" w:rsidRPr="00903DBA" w:rsidRDefault="00E80032" w:rsidP="00E80032">
      <w:pPr>
        <w:pStyle w:val="Code"/>
      </w:pPr>
      <w:r w:rsidRPr="00903DBA">
        <w:t>*numberPtr = number + 1;</w:t>
      </w:r>
    </w:p>
    <w:p w14:paraId="3CDDCFE6" w14:textId="77777777" w:rsidR="00E80032" w:rsidRPr="00903DBA" w:rsidRDefault="00E80032" w:rsidP="00E80032">
      <w:pPr>
        <w:pStyle w:val="Code"/>
      </w:pPr>
    </w:p>
    <w:p w14:paraId="247D854C" w14:textId="77777777" w:rsidR="00E80032" w:rsidRPr="00903DBA" w:rsidRDefault="00E80032" w:rsidP="00E80032">
      <w:pPr>
        <w:pStyle w:val="Code"/>
      </w:pPr>
      <w:r w:rsidRPr="00903DBA">
        <w:t>numberPtr = numberPtr + 1;</w:t>
      </w:r>
    </w:p>
    <w:p w14:paraId="7E6F7532" w14:textId="77777777" w:rsidR="00E80032" w:rsidRPr="00903DBA" w:rsidRDefault="00E80032" w:rsidP="00E80032">
      <w:pPr>
        <w:pStyle w:val="Code"/>
      </w:pPr>
      <w:r w:rsidRPr="00903DBA">
        <w:t>*numberPtr = number + 2;</w:t>
      </w:r>
    </w:p>
    <w:p w14:paraId="14EFEF09" w14:textId="77777777" w:rsidR="00E80032" w:rsidRPr="00903DBA" w:rsidRDefault="00E80032" w:rsidP="00E80032">
      <w:pPr>
        <w:pStyle w:val="Code"/>
      </w:pPr>
    </w:p>
    <w:p w14:paraId="53B1E716" w14:textId="77777777" w:rsidR="00E80032" w:rsidRPr="00903DBA" w:rsidRDefault="00E80032" w:rsidP="00E80032">
      <w:pPr>
        <w:pStyle w:val="Code"/>
      </w:pPr>
      <w:r w:rsidRPr="00903DBA">
        <w:t>numberPtr = numberPtr + 1;</w:t>
      </w:r>
    </w:p>
    <w:p w14:paraId="6AFB2762" w14:textId="77777777" w:rsidR="00E80032" w:rsidRPr="00903DBA" w:rsidRDefault="00E80032" w:rsidP="00E80032">
      <w:pPr>
        <w:pStyle w:val="Code"/>
      </w:pPr>
      <w:r w:rsidRPr="00903DBA">
        <w:t>*numberPtr = number + 3;</w:t>
      </w:r>
    </w:p>
    <w:p w14:paraId="4022C620" w14:textId="77777777" w:rsidR="00E80032" w:rsidRPr="00903DBA" w:rsidRDefault="00E80032" w:rsidP="00E80032">
      <w:r w:rsidRPr="00903DBA">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903DBA" w:rsidRDefault="00E80032" w:rsidP="00E80032">
      <w:pPr>
        <w:pStyle w:val="Code"/>
      </w:pPr>
      <w:r w:rsidRPr="00903DBA">
        <w:t>int array[] = {1, 2, 3};</w:t>
      </w:r>
    </w:p>
    <w:p w14:paraId="4E8724AA" w14:textId="77777777" w:rsidR="00E80032" w:rsidRPr="00903DBA" w:rsidRDefault="00E80032" w:rsidP="00E80032">
      <w:pPr>
        <w:pStyle w:val="Code"/>
      </w:pPr>
      <w:r w:rsidRPr="00903DBA">
        <w:t>int* p1 = &amp;array[0];</w:t>
      </w:r>
    </w:p>
    <w:p w14:paraId="3196638D" w14:textId="77777777" w:rsidR="00E80032" w:rsidRPr="00903DBA" w:rsidRDefault="00E80032" w:rsidP="00E80032">
      <w:pPr>
        <w:pStyle w:val="Code"/>
      </w:pPr>
      <w:r w:rsidRPr="00903DBA">
        <w:t>int* p2 = &amp;array[2];</w:t>
      </w:r>
    </w:p>
    <w:p w14:paraId="7175F13C" w14:textId="77777777" w:rsidR="00E80032" w:rsidRPr="00903DBA" w:rsidRDefault="00E80032" w:rsidP="00E80032">
      <w:pPr>
        <w:pStyle w:val="Code"/>
      </w:pPr>
      <w:r w:rsidRPr="00903DBA">
        <w:t>int diff = p2 - p1; // 2</w:t>
      </w:r>
    </w:p>
    <w:p w14:paraId="54B482E8" w14:textId="41F20F9D" w:rsidR="00E80032" w:rsidRPr="00903DBA" w:rsidRDefault="00E80032" w:rsidP="00E80032">
      <w:r w:rsidRPr="00903DBA">
        <w:t xml:space="preserve">The index notation for arrays is equivalent to the </w:t>
      </w:r>
      <w:r w:rsidR="00B02345" w:rsidRPr="00903DBA">
        <w:t>dereference</w:t>
      </w:r>
      <w:r w:rsidRPr="00903DBA">
        <w:t xml:space="preserve">ereeing of pointers together with pointer arithmetic. The second and third lines of the following code are by </w:t>
      </w:r>
      <w:r w:rsidR="00C37108" w:rsidRPr="00903DBA">
        <w:t>definition</w:t>
      </w:r>
      <w:r w:rsidRPr="00903DBA">
        <w:t xml:space="preserve"> interchangeable.</w:t>
      </w:r>
    </w:p>
    <w:p w14:paraId="2C0EDEB7" w14:textId="77777777" w:rsidR="00E80032" w:rsidRPr="00903DBA" w:rsidRDefault="00E80032" w:rsidP="00E80032">
      <w:pPr>
        <w:pStyle w:val="Code"/>
      </w:pPr>
      <w:r w:rsidRPr="00903DBA">
        <w:t>int array[] = {1, 2, 3};</w:t>
      </w:r>
    </w:p>
    <w:p w14:paraId="5182E38D" w14:textId="77777777" w:rsidR="00E80032" w:rsidRPr="00903DBA" w:rsidRDefault="00E80032" w:rsidP="00E80032">
      <w:pPr>
        <w:pStyle w:val="Code"/>
      </w:pPr>
      <w:r w:rsidRPr="00903DBA">
        <w:t>array[1] = array[2] + 1;</w:t>
      </w:r>
    </w:p>
    <w:p w14:paraId="25608698" w14:textId="77777777" w:rsidR="00E80032" w:rsidRPr="00903DBA" w:rsidRDefault="00E80032" w:rsidP="00E80032">
      <w:pPr>
        <w:pStyle w:val="Code"/>
      </w:pPr>
      <w:r w:rsidRPr="00903DBA">
        <w:t>*(array + 1) = *(array + 2) + 1;</w:t>
      </w:r>
    </w:p>
    <w:p w14:paraId="03183E0E" w14:textId="2B58E73D"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5" w:name="_Toc320485591"/>
      <w:bookmarkStart w:id="676" w:name="_Toc323656701"/>
      <w:bookmarkStart w:id="677" w:name="_Toc324085439"/>
      <w:bookmarkStart w:id="678" w:name="_Toc383781091"/>
      <w:bookmarkStart w:id="679" w:name="_Toc57656200"/>
      <w:r w:rsidRPr="00903DBA">
        <w:t>Increment and decrement</w:t>
      </w:r>
      <w:bookmarkEnd w:id="675"/>
      <w:bookmarkEnd w:id="676"/>
      <w:bookmarkEnd w:id="677"/>
      <w:bookmarkEnd w:id="678"/>
      <w:bookmarkEnd w:id="679"/>
    </w:p>
    <w:p w14:paraId="5411417A" w14:textId="77777777" w:rsidR="00E80032" w:rsidRPr="00903DBA" w:rsidRDefault="00E80032" w:rsidP="00E80032">
      <w:r w:rsidRPr="00903DBA">
        <w:t>There are two rather special operators: increment (++) and decrement (--)</w:t>
      </w:r>
      <w:r w:rsidRPr="00903DBA">
        <w:rPr>
          <w:rStyle w:val="Fotnotsreferens"/>
          <w:szCs w:val="21"/>
        </w:rPr>
        <w:footnoteReference w:id="14"/>
      </w:r>
      <w:r w:rsidRPr="00903DBA">
        <w:t>. They add or subtract one from its operand. The operator can be placed before (</w:t>
      </w:r>
      <w:r w:rsidRPr="00E17FD3">
        <w:rPr>
          <w:rStyle w:val="KeyWord0"/>
        </w:rPr>
        <w:t>prefix</w:t>
      </w:r>
      <w:r w:rsidRPr="00903DBA">
        <w:t>) or after (</w:t>
      </w:r>
      <w:r w:rsidRPr="00E17FD3">
        <w:rPr>
          <w:rStyle w:val="KeyWord0"/>
        </w:rPr>
        <w:t>postfix</w:t>
      </w:r>
      <w:r w:rsidRPr="00903DBA">
        <w:t>) its operand.</w:t>
      </w:r>
    </w:p>
    <w:p w14:paraId="3509CD79" w14:textId="77777777" w:rsidR="00E80032" w:rsidRPr="00903DBA" w:rsidRDefault="00E80032" w:rsidP="00E80032">
      <w:pPr>
        <w:pStyle w:val="Code"/>
      </w:pPr>
      <w:r w:rsidRPr="00903DBA">
        <w:t>int a = 1, b = 1;</w:t>
      </w:r>
    </w:p>
    <w:p w14:paraId="541C77DE" w14:textId="77777777" w:rsidR="00E80032" w:rsidRPr="00903DBA" w:rsidRDefault="00E80032" w:rsidP="00E80032">
      <w:pPr>
        <w:pStyle w:val="Code"/>
      </w:pPr>
      <w:r w:rsidRPr="00903DBA">
        <w:t>++a; // 2, prefix increment</w:t>
      </w:r>
    </w:p>
    <w:p w14:paraId="632F627A" w14:textId="77777777" w:rsidR="00E80032" w:rsidRPr="00903DBA" w:rsidRDefault="00E80032" w:rsidP="00E80032">
      <w:pPr>
        <w:pStyle w:val="Code"/>
      </w:pPr>
      <w:r w:rsidRPr="00903DBA">
        <w:t>b++; // 2, postfix increment</w:t>
      </w:r>
    </w:p>
    <w:p w14:paraId="2BE1D290" w14:textId="77777777" w:rsidR="00E80032" w:rsidRPr="00903DBA" w:rsidRDefault="00E80032" w:rsidP="00E80032">
      <w:r w:rsidRPr="00903DBA">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903DBA" w:rsidRDefault="00E80032" w:rsidP="00E80032">
      <w:pPr>
        <w:pStyle w:val="Code"/>
      </w:pPr>
      <w:r w:rsidRPr="00903DBA">
        <w:t>int a = 1, b = 1, c, d;</w:t>
      </w:r>
    </w:p>
    <w:p w14:paraId="6DD03B5F" w14:textId="77777777" w:rsidR="00E80032" w:rsidRPr="00903DBA" w:rsidRDefault="00E80032" w:rsidP="00E80032">
      <w:pPr>
        <w:pStyle w:val="Code"/>
      </w:pPr>
      <w:r w:rsidRPr="00903DBA">
        <w:t>c = --a; // c = 0, prefix decrement</w:t>
      </w:r>
    </w:p>
    <w:p w14:paraId="68829D07" w14:textId="77777777" w:rsidR="00E80032" w:rsidRPr="00903DBA" w:rsidRDefault="00E80032" w:rsidP="00E80032">
      <w:pPr>
        <w:pStyle w:val="Code"/>
      </w:pPr>
      <w:r w:rsidRPr="00903DBA">
        <w:t>d = b--; // d = 1, postfix decrement</w:t>
      </w:r>
    </w:p>
    <w:p w14:paraId="75CEF692" w14:textId="665D7101"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0" w:name="_Toc320485592"/>
      <w:bookmarkStart w:id="681" w:name="_Toc323656702"/>
      <w:bookmarkStart w:id="682" w:name="_Toc324085440"/>
      <w:bookmarkStart w:id="683" w:name="_Toc383781092"/>
      <w:bookmarkStart w:id="684" w:name="_Toc57656201"/>
      <w:r w:rsidRPr="00903DBA">
        <w:t>Relational Operators</w:t>
      </w:r>
      <w:bookmarkEnd w:id="680"/>
      <w:bookmarkEnd w:id="681"/>
      <w:bookmarkEnd w:id="682"/>
      <w:bookmarkEnd w:id="683"/>
      <w:bookmarkEnd w:id="684"/>
    </w:p>
    <w:p w14:paraId="1FD647DC" w14:textId="77777777" w:rsidR="00E80032" w:rsidRPr="00903DBA" w:rsidRDefault="00E80032" w:rsidP="00E80032">
      <w:r w:rsidRPr="00903DBA">
        <w:t xml:space="preserve">There are six relational operators: </w:t>
      </w:r>
      <w:r w:rsidRPr="00E17FD3">
        <w:rPr>
          <w:rStyle w:val="KeyWord0"/>
        </w:rPr>
        <w:t>equal to</w:t>
      </w:r>
      <w:r w:rsidRPr="00903DBA">
        <w:t xml:space="preserve"> (==), </w:t>
      </w:r>
      <w:r w:rsidRPr="00E17FD3">
        <w:rPr>
          <w:rStyle w:val="KeyWord0"/>
        </w:rPr>
        <w:t>not equal to</w:t>
      </w:r>
      <w:r w:rsidRPr="00903DBA">
        <w:t xml:space="preserve"> (!=), </w:t>
      </w:r>
      <w:r w:rsidRPr="00E17FD3">
        <w:rPr>
          <w:rStyle w:val="KeyWord0"/>
        </w:rPr>
        <w:t>less than</w:t>
      </w:r>
      <w:r w:rsidRPr="00903DBA">
        <w:t xml:space="preserve"> (&lt;), </w:t>
      </w:r>
      <w:r w:rsidRPr="00E17FD3">
        <w:rPr>
          <w:rStyle w:val="KeyWord0"/>
        </w:rPr>
        <w:t>less than or equal to</w:t>
      </w:r>
      <w:r w:rsidRPr="00903DBA">
        <w:t xml:space="preserve"> (&lt;=), </w:t>
      </w:r>
      <w:r w:rsidRPr="00E17FD3">
        <w:rPr>
          <w:rStyle w:val="KeyWord0"/>
        </w:rPr>
        <w:t>greater than</w:t>
      </w:r>
      <w:r w:rsidRPr="00903DBA">
        <w:t xml:space="preserve"> (&gt;), </w:t>
      </w:r>
      <w:r w:rsidRPr="00E17FD3">
        <w:rPr>
          <w:rStyle w:val="KeyWord0"/>
        </w:rPr>
        <w:t>greater than or equal to</w:t>
      </w:r>
      <w:r w:rsidRPr="00903DBA">
        <w:t xml:space="preserve"> (&gt;=)</w:t>
      </w:r>
      <w:r w:rsidRPr="00903DBA">
        <w:rPr>
          <w:rStyle w:val="Fotnotsreferens"/>
          <w:szCs w:val="21"/>
        </w:rPr>
        <w:footnoteReference w:id="15"/>
      </w:r>
      <w:r w:rsidRPr="00903DBA">
        <w:t xml:space="preserve">. Observe that the </w:t>
      </w:r>
      <w:r w:rsidRPr="00E17FD3">
        <w:rPr>
          <w:rStyle w:val="KeyWord0"/>
        </w:rPr>
        <w:t>equal to</w:t>
      </w:r>
      <w:r w:rsidRPr="00903DBA">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903DBA" w:rsidRDefault="00E80032" w:rsidP="00E80032">
      <w:pPr>
        <w:pStyle w:val="Code"/>
      </w:pPr>
      <w:r w:rsidRPr="00903DBA">
        <w:t>int i = 3;</w:t>
      </w:r>
    </w:p>
    <w:p w14:paraId="70A64BB8" w14:textId="77777777" w:rsidR="00E80032" w:rsidRPr="00903DBA" w:rsidRDefault="00E80032" w:rsidP="00E80032">
      <w:pPr>
        <w:pStyle w:val="Code"/>
      </w:pPr>
      <w:r w:rsidRPr="00903DBA">
        <w:t>double x = 1.2;</w:t>
      </w:r>
    </w:p>
    <w:p w14:paraId="36B3C310" w14:textId="77777777" w:rsidR="00E80032" w:rsidRPr="00903DBA" w:rsidRDefault="00E80032" w:rsidP="00E80032">
      <w:pPr>
        <w:pStyle w:val="Code"/>
      </w:pPr>
      <w:r w:rsidRPr="00903DBA">
        <w:t>int b = i &gt; 0; // true (an integer value not equal to zero, usually one)</w:t>
      </w:r>
    </w:p>
    <w:p w14:paraId="294F01F9" w14:textId="77777777" w:rsidR="00E80032" w:rsidRPr="00903DBA" w:rsidRDefault="00E80032" w:rsidP="00E80032">
      <w:pPr>
        <w:pStyle w:val="Code"/>
      </w:pPr>
      <w:r w:rsidRPr="00903DBA">
        <w:t>int c = (x == 2); // false (always zero)</w:t>
      </w:r>
    </w:p>
    <w:p w14:paraId="570B7A08" w14:textId="6BB6062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5" w:name="_Toc320485593"/>
      <w:bookmarkStart w:id="686" w:name="_Toc323656703"/>
      <w:bookmarkStart w:id="687" w:name="_Toc324085441"/>
      <w:bookmarkStart w:id="688" w:name="_Toc383781093"/>
      <w:bookmarkStart w:id="689" w:name="_Toc57656202"/>
      <w:r w:rsidRPr="00903DBA">
        <w:t>Logical Operators</w:t>
      </w:r>
      <w:bookmarkEnd w:id="685"/>
      <w:bookmarkEnd w:id="686"/>
      <w:bookmarkEnd w:id="687"/>
      <w:bookmarkEnd w:id="688"/>
      <w:bookmarkEnd w:id="689"/>
    </w:p>
    <w:p w14:paraId="6E55772B" w14:textId="77777777" w:rsidR="00E80032" w:rsidRPr="00903DBA" w:rsidRDefault="00E80032" w:rsidP="00E80032">
      <w:r w:rsidRPr="00903DBA">
        <w:t xml:space="preserve">There are three logical operators: </w:t>
      </w:r>
      <w:r w:rsidRPr="00E17FD3">
        <w:rPr>
          <w:rStyle w:val="KeyWord0"/>
        </w:rPr>
        <w:t>not</w:t>
      </w:r>
      <w:r w:rsidRPr="00903DBA">
        <w:t xml:space="preserve"> (!), </w:t>
      </w:r>
      <w:r w:rsidRPr="00E17FD3">
        <w:rPr>
          <w:rStyle w:val="KeyWord0"/>
        </w:rPr>
        <w:t>or</w:t>
      </w:r>
      <w:r w:rsidRPr="00903DBA">
        <w:t xml:space="preserve"> (||), and </w:t>
      </w:r>
      <w:r w:rsidRPr="00E17FD3">
        <w:rPr>
          <w:rStyle w:val="KeyWord0"/>
        </w:rPr>
        <w:t>and</w:t>
      </w:r>
      <w:r w:rsidRPr="00903DBA">
        <w:t xml:space="preserve"> (&amp;&amp;). They take and return numerical values interpreted as logical values.</w:t>
      </w:r>
    </w:p>
    <w:p w14:paraId="5FC9ACE6" w14:textId="77777777" w:rsidR="00E80032" w:rsidRPr="00903DBA" w:rsidRDefault="00E80032" w:rsidP="00E80032">
      <w:pPr>
        <w:pStyle w:val="Code"/>
      </w:pPr>
      <w:r w:rsidRPr="00903DBA">
        <w:t>int i = 3;</w:t>
      </w:r>
    </w:p>
    <w:p w14:paraId="56FACC32" w14:textId="77777777" w:rsidR="00E80032" w:rsidRPr="00903DBA" w:rsidRDefault="00E80032" w:rsidP="00E80032">
      <w:pPr>
        <w:pStyle w:val="Code"/>
      </w:pPr>
      <w:r w:rsidRPr="00903DBA">
        <w:t>int b, c, d, e;</w:t>
      </w:r>
    </w:p>
    <w:p w14:paraId="6E786F6E" w14:textId="77777777" w:rsidR="00E80032" w:rsidRPr="00903DBA" w:rsidRDefault="00E80032" w:rsidP="00E80032">
      <w:pPr>
        <w:pStyle w:val="Code"/>
      </w:pPr>
    </w:p>
    <w:p w14:paraId="1D57C3ED" w14:textId="77777777" w:rsidR="00E80032" w:rsidRPr="00903DBA" w:rsidRDefault="00E80032" w:rsidP="00E80032">
      <w:pPr>
        <w:pStyle w:val="Code"/>
      </w:pPr>
      <w:r w:rsidRPr="00903DBA">
        <w:t>b = (i == 3); // true (not zero)</w:t>
      </w:r>
    </w:p>
    <w:p w14:paraId="4B042367" w14:textId="77777777" w:rsidR="00E80032" w:rsidRPr="00903DBA" w:rsidRDefault="00E80032" w:rsidP="00E80032">
      <w:pPr>
        <w:pStyle w:val="Code"/>
      </w:pPr>
      <w:r w:rsidRPr="00903DBA">
        <w:t>c = !b; // false (zero)</w:t>
      </w:r>
    </w:p>
    <w:p w14:paraId="78CF0B1E" w14:textId="77777777" w:rsidR="00E80032" w:rsidRPr="00903DBA" w:rsidRDefault="00E80032" w:rsidP="00E80032">
      <w:pPr>
        <w:pStyle w:val="Code"/>
      </w:pPr>
      <w:r w:rsidRPr="00903DBA">
        <w:t>d = b || c; // true (not zero)</w:t>
      </w:r>
    </w:p>
    <w:p w14:paraId="39EA82E6" w14:textId="77777777" w:rsidR="00E80032" w:rsidRPr="00903DBA" w:rsidRDefault="00E80032" w:rsidP="00E80032">
      <w:pPr>
        <w:pStyle w:val="Code"/>
      </w:pPr>
      <w:r w:rsidRPr="00903DBA">
        <w:t>e = b &amp;&amp; c; // false (zero)</w:t>
      </w:r>
    </w:p>
    <w:p w14:paraId="74AC74EA" w14:textId="77777777" w:rsidR="00E80032" w:rsidRPr="00903DBA" w:rsidRDefault="00E80032" w:rsidP="00E65FE6">
      <w:pPr>
        <w:pStyle w:val="CodeHeader"/>
      </w:pPr>
      <w:r w:rsidRPr="00903DBA">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65FE6">
        <w:t>i != 0</w:t>
      </w:r>
      <w:r w:rsidRPr="00903DBA">
        <w:t>) is evaluated to false. If the left expression is false, the whole expression must also be false because it needs both the left and right sub expressions to be true for the whole expression to be true. This gives that the right expression (</w:t>
      </w:r>
      <w:r w:rsidRPr="00E65FE6">
        <w:rPr>
          <w:rStyle w:val="CodeInText"/>
        </w:rPr>
        <w:t>1 / i == 1</w:t>
      </w:r>
      <w:r w:rsidRPr="00903DBA">
        <w:t>) will never be evaluated and the division with zero will never occur.</w:t>
      </w:r>
    </w:p>
    <w:p w14:paraId="170E1A2A" w14:textId="77777777" w:rsidR="00E80032" w:rsidRPr="00903DBA" w:rsidRDefault="00E80032" w:rsidP="00E80032">
      <w:pPr>
        <w:pStyle w:val="Code"/>
      </w:pPr>
      <w:r w:rsidRPr="00903DBA">
        <w:t>int i = 0;</w:t>
      </w:r>
    </w:p>
    <w:p w14:paraId="130E7921" w14:textId="77777777" w:rsidR="00E80032" w:rsidRPr="00903DBA" w:rsidRDefault="00E80032" w:rsidP="00E80032">
      <w:pPr>
        <w:pStyle w:val="Code"/>
      </w:pPr>
      <w:r w:rsidRPr="00903DBA">
        <w:t>int b = (i != 0) &amp;&amp; (1 / i == 1); // false (zero);</w:t>
      </w:r>
    </w:p>
    <w:p w14:paraId="2D499F7C" w14:textId="04CD24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0" w:name="_Toc320485594"/>
      <w:bookmarkStart w:id="691" w:name="_Toc323656704"/>
      <w:bookmarkStart w:id="692" w:name="_Toc324085442"/>
      <w:bookmarkStart w:id="693" w:name="_Toc383781094"/>
      <w:bookmarkStart w:id="694" w:name="_Toc57656203"/>
      <w:r w:rsidRPr="00903DBA">
        <w:t>Bitwise Operators</w:t>
      </w:r>
      <w:bookmarkEnd w:id="690"/>
      <w:bookmarkEnd w:id="691"/>
      <w:bookmarkEnd w:id="692"/>
      <w:bookmarkEnd w:id="693"/>
      <w:bookmarkEnd w:id="694"/>
    </w:p>
    <w:p w14:paraId="7C78303C" w14:textId="77777777" w:rsidR="00E80032" w:rsidRPr="00903DBA" w:rsidRDefault="00E80032" w:rsidP="00E80032">
      <w:r w:rsidRPr="00903DBA">
        <w:t>An integer value can be viewed as a bit pattern. Our familiar decimal system has base 10; it can be marked with an index 10.</w:t>
      </w:r>
    </w:p>
    <w:p w14:paraId="29DF65FC" w14:textId="77777777" w:rsidR="00E80032" w:rsidRPr="00903DBA" w:rsidRDefault="00E80032" w:rsidP="00E80032">
      <w:r w:rsidRPr="00903DBA">
        <w:object w:dxaOrig="4880" w:dyaOrig="380" w14:anchorId="0E6B5758">
          <v:shape id="_x0000_i1027" type="#_x0000_t75" style="width:246pt;height:17.7pt" o:ole="">
            <v:imagedata r:id="rId12" o:title=""/>
          </v:shape>
          <o:OLEObject Type="Embed" ProgID="Equation.3" ShapeID="_x0000_i1027" DrawAspect="Content" ObjectID="_1669104831" r:id="rId13"/>
        </w:object>
      </w:r>
    </w:p>
    <w:p w14:paraId="7A583582" w14:textId="77777777" w:rsidR="00E80032" w:rsidRPr="00903DBA" w:rsidRDefault="00E80032" w:rsidP="00E80032">
      <w:r w:rsidRPr="00903DBA">
        <w:t xml:space="preserve">An integer value can also be viewed with the binary system, which has base 2. A single digit is called a </w:t>
      </w:r>
      <w:r w:rsidRPr="00E17FD3">
        <w:rPr>
          <w:rStyle w:val="KeyWord0"/>
        </w:rPr>
        <w:t>bit</w:t>
      </w:r>
      <w:r w:rsidRPr="00903DBA">
        <w:t xml:space="preserve">, and the integer value is called a </w:t>
      </w:r>
      <w:r w:rsidRPr="00E17FD3">
        <w:rPr>
          <w:rStyle w:val="KeyWord0"/>
        </w:rPr>
        <w:t>bit pattern</w:t>
      </w:r>
      <w:r w:rsidRPr="00903DBA">
        <w:t>. A bit may have the values one and zero.</w:t>
      </w:r>
    </w:p>
    <w:p w14:paraId="2509A893" w14:textId="77777777" w:rsidR="00E80032" w:rsidRPr="00903DBA" w:rsidRDefault="00E80032" w:rsidP="00E80032">
      <w:r w:rsidRPr="00903DBA">
        <w:object w:dxaOrig="4880" w:dyaOrig="380" w14:anchorId="47027E25">
          <v:shape id="_x0000_i1028" type="#_x0000_t75" style="width:246pt;height:17.7pt" o:ole="">
            <v:imagedata r:id="rId14" o:title=""/>
          </v:shape>
          <o:OLEObject Type="Embed" ProgID="Equation.3" ShapeID="_x0000_i1028" DrawAspect="Content" ObjectID="_1669104832" r:id="rId15"/>
        </w:object>
      </w:r>
    </w:p>
    <w:p w14:paraId="7E94DC0D" w14:textId="77777777" w:rsidR="00E80032" w:rsidRPr="00903DBA" w:rsidRDefault="00E80032" w:rsidP="00E65FE6">
      <w:pPr>
        <w:pStyle w:val="CodeHeader"/>
      </w:pPr>
      <w:r w:rsidRPr="00903DBA">
        <w:t xml:space="preserve">There are four bitwise operations in C: </w:t>
      </w:r>
      <w:r w:rsidRPr="00E65FE6">
        <w:t>inverse</w:t>
      </w:r>
      <w:r w:rsidRPr="00903DBA">
        <w:t xml:space="preserve"> (~), </w:t>
      </w:r>
      <w:r w:rsidRPr="00E65FE6">
        <w:t>and</w:t>
      </w:r>
      <w:r w:rsidRPr="00903DBA">
        <w:t xml:space="preserve"> (&amp;), </w:t>
      </w:r>
      <w:r w:rsidRPr="00E65FE6">
        <w:t>or</w:t>
      </w:r>
      <w:r w:rsidRPr="00903DBA">
        <w:t xml:space="preserve"> (|), and </w:t>
      </w:r>
      <w:r w:rsidRPr="00E65FE6">
        <w:t>exclusive</w:t>
      </w:r>
      <w:r w:rsidRPr="00903DBA">
        <w:rPr>
          <w:rStyle w:val="Italic"/>
        </w:rPr>
        <w:t xml:space="preserve"> </w:t>
      </w:r>
      <w:r w:rsidRPr="00E65FE6">
        <w:rPr>
          <w:rStyle w:val="CodeInText"/>
        </w:rPr>
        <w:t>or</w:t>
      </w:r>
      <w:r w:rsidRPr="00903DBA">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903DBA" w:rsidRDefault="00E80032" w:rsidP="00E80032">
      <w:pPr>
        <w:pStyle w:val="Code"/>
        <w:rPr>
          <w:vertAlign w:val="subscript"/>
        </w:rPr>
      </w:pPr>
      <w:r w:rsidRPr="00903DBA">
        <w:t xml:space="preserve">  10101010</w:t>
      </w:r>
      <w:r w:rsidRPr="00903DBA">
        <w:rPr>
          <w:vertAlign w:val="subscript"/>
        </w:rPr>
        <w:t>2</w:t>
      </w:r>
      <w:r w:rsidRPr="00903DBA">
        <w:t xml:space="preserve">        10101010</w:t>
      </w:r>
      <w:r w:rsidRPr="00903DBA">
        <w:rPr>
          <w:vertAlign w:val="subscript"/>
        </w:rPr>
        <w:t>2</w:t>
      </w:r>
      <w:r w:rsidRPr="00903DBA">
        <w:t xml:space="preserve">        10101010</w:t>
      </w:r>
      <w:r w:rsidRPr="00903DBA">
        <w:rPr>
          <w:vertAlign w:val="subscript"/>
        </w:rPr>
        <w:t>2</w:t>
      </w:r>
    </w:p>
    <w:p w14:paraId="13CBA7F3" w14:textId="77777777" w:rsidR="00E80032" w:rsidRPr="00903DBA" w:rsidRDefault="00E80032" w:rsidP="00E80032">
      <w:pPr>
        <w:pStyle w:val="Code"/>
        <w:rPr>
          <w:vertAlign w:val="subscript"/>
        </w:rPr>
      </w:pPr>
      <w:r w:rsidRPr="00903DBA">
        <w:t>&amp;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p>
    <w:p w14:paraId="06F6D5DF" w14:textId="77777777" w:rsidR="00E80032" w:rsidRPr="00903DBA" w:rsidRDefault="00E80032" w:rsidP="00E80032">
      <w:pPr>
        <w:pStyle w:val="Code"/>
      </w:pPr>
      <w:r w:rsidRPr="00903DBA">
        <w:t>-----------     ------------     ------------     ------------</w:t>
      </w:r>
    </w:p>
    <w:p w14:paraId="46776F27" w14:textId="77777777" w:rsidR="00E80032" w:rsidRPr="00903DBA" w:rsidRDefault="00E80032" w:rsidP="00E80032">
      <w:pPr>
        <w:pStyle w:val="Code"/>
        <w:rPr>
          <w:vertAlign w:val="subscript"/>
        </w:rPr>
      </w:pPr>
      <w:r w:rsidRPr="00903DBA">
        <w:t>= 10000010</w:t>
      </w:r>
      <w:r w:rsidRPr="00903DBA">
        <w:rPr>
          <w:vertAlign w:val="subscript"/>
        </w:rPr>
        <w:t>2</w:t>
      </w:r>
      <w:r w:rsidRPr="00903DBA">
        <w:t xml:space="preserve">      = 10111110</w:t>
      </w:r>
      <w:r w:rsidRPr="00903DBA">
        <w:rPr>
          <w:vertAlign w:val="subscript"/>
        </w:rPr>
        <w:t>2</w:t>
      </w:r>
      <w:r w:rsidRPr="00903DBA">
        <w:t xml:space="preserve">      = 00111100</w:t>
      </w:r>
      <w:r w:rsidRPr="00903DBA">
        <w:rPr>
          <w:vertAlign w:val="subscript"/>
        </w:rPr>
        <w:t>2</w:t>
      </w:r>
      <w:r w:rsidRPr="00903DBA">
        <w:t xml:space="preserve">      = 01101001</w:t>
      </w:r>
      <w:r w:rsidRPr="00903DBA">
        <w:rPr>
          <w:vertAlign w:val="subscript"/>
        </w:rPr>
        <w:t>2</w:t>
      </w:r>
    </w:p>
    <w:p w14:paraId="6EF00C46" w14:textId="77777777" w:rsidR="00E80032" w:rsidRPr="00903DBA" w:rsidRDefault="00E80032" w:rsidP="00E80032">
      <w:pPr>
        <w:pStyle w:val="Code"/>
      </w:pPr>
    </w:p>
    <w:p w14:paraId="0A13C2DB" w14:textId="77777777" w:rsidR="00E80032" w:rsidRPr="00903DBA" w:rsidRDefault="00E80032" w:rsidP="00E80032">
      <w:pPr>
        <w:pStyle w:val="Code"/>
        <w:rPr>
          <w:vertAlign w:val="subscript"/>
        </w:rPr>
      </w:pPr>
      <w:r w:rsidRPr="00903DBA">
        <w:t>int a = 170; // 10101010</w:t>
      </w:r>
      <w:r w:rsidRPr="00903DBA">
        <w:rPr>
          <w:vertAlign w:val="subscript"/>
        </w:rPr>
        <w:t>2</w:t>
      </w:r>
    </w:p>
    <w:p w14:paraId="332714EA" w14:textId="77777777" w:rsidR="00E80032" w:rsidRPr="00903DBA" w:rsidRDefault="00E80032" w:rsidP="00E80032">
      <w:pPr>
        <w:pStyle w:val="Code"/>
        <w:rPr>
          <w:vertAlign w:val="subscript"/>
        </w:rPr>
      </w:pPr>
      <w:r w:rsidRPr="00903DBA">
        <w:t>int b = 150; // 10010110</w:t>
      </w:r>
      <w:r w:rsidRPr="00903DBA">
        <w:rPr>
          <w:vertAlign w:val="subscript"/>
        </w:rPr>
        <w:t>2</w:t>
      </w:r>
    </w:p>
    <w:p w14:paraId="7D5A282D" w14:textId="77777777" w:rsidR="00E80032" w:rsidRPr="00903DBA" w:rsidRDefault="00E80032" w:rsidP="00E80032">
      <w:pPr>
        <w:pStyle w:val="Code"/>
        <w:rPr>
          <w:vertAlign w:val="subscript"/>
        </w:rPr>
      </w:pPr>
    </w:p>
    <w:p w14:paraId="06C43805" w14:textId="77777777" w:rsidR="00E80032" w:rsidRPr="00903DBA" w:rsidRDefault="00E80032" w:rsidP="00E80032">
      <w:pPr>
        <w:pStyle w:val="Code"/>
        <w:rPr>
          <w:vertAlign w:val="subscript"/>
        </w:rPr>
      </w:pPr>
      <w:r w:rsidRPr="00903DBA">
        <w:t>int c = a &amp; b; // 10000010</w:t>
      </w:r>
      <w:r w:rsidRPr="00903DBA">
        <w:rPr>
          <w:vertAlign w:val="subscript"/>
        </w:rPr>
        <w:t>2</w:t>
      </w:r>
      <w:r w:rsidRPr="00903DBA">
        <w:t xml:space="preserve"> = 130</w:t>
      </w:r>
      <w:r w:rsidRPr="00903DBA">
        <w:rPr>
          <w:vertAlign w:val="subscript"/>
        </w:rPr>
        <w:t>10</w:t>
      </w:r>
    </w:p>
    <w:p w14:paraId="30A5BA0F" w14:textId="77777777" w:rsidR="00E80032" w:rsidRPr="00903DBA" w:rsidRDefault="00E80032" w:rsidP="00E80032">
      <w:pPr>
        <w:pStyle w:val="Code"/>
        <w:rPr>
          <w:vertAlign w:val="subscript"/>
        </w:rPr>
      </w:pPr>
      <w:r w:rsidRPr="00903DBA">
        <w:t>int d = a | b; // 10111110</w:t>
      </w:r>
      <w:r w:rsidRPr="00903DBA">
        <w:rPr>
          <w:vertAlign w:val="subscript"/>
        </w:rPr>
        <w:t>2</w:t>
      </w:r>
      <w:r w:rsidRPr="00903DBA">
        <w:t xml:space="preserve"> = 190</w:t>
      </w:r>
      <w:r w:rsidRPr="00903DBA">
        <w:rPr>
          <w:vertAlign w:val="subscript"/>
        </w:rPr>
        <w:t>10</w:t>
      </w:r>
    </w:p>
    <w:p w14:paraId="60DFABA9" w14:textId="77777777" w:rsidR="00E80032" w:rsidRPr="00903DBA" w:rsidRDefault="00E80032" w:rsidP="00E80032">
      <w:pPr>
        <w:pStyle w:val="Code"/>
        <w:rPr>
          <w:vertAlign w:val="subscript"/>
        </w:rPr>
      </w:pPr>
      <w:r w:rsidRPr="00903DBA">
        <w:t>int e = a ^ b; // 00111100</w:t>
      </w:r>
      <w:r w:rsidRPr="00903DBA">
        <w:rPr>
          <w:vertAlign w:val="subscript"/>
        </w:rPr>
        <w:t>2</w:t>
      </w:r>
      <w:r w:rsidRPr="00903DBA">
        <w:t xml:space="preserve"> = 60</w:t>
      </w:r>
      <w:r w:rsidRPr="00903DBA">
        <w:rPr>
          <w:vertAlign w:val="subscript"/>
        </w:rPr>
        <w:t>10</w:t>
      </w:r>
    </w:p>
    <w:p w14:paraId="7FC966E8" w14:textId="77777777" w:rsidR="00E80032" w:rsidRPr="00903DBA" w:rsidRDefault="00E80032" w:rsidP="00E80032">
      <w:pPr>
        <w:pStyle w:val="Code"/>
        <w:rPr>
          <w:vertAlign w:val="subscript"/>
        </w:rPr>
      </w:pPr>
      <w:r w:rsidRPr="00903DBA">
        <w:t>int f = ~b;    // 01101001</w:t>
      </w:r>
      <w:r w:rsidRPr="00903DBA">
        <w:rPr>
          <w:vertAlign w:val="subscript"/>
        </w:rPr>
        <w:t>2</w:t>
      </w:r>
      <w:r w:rsidRPr="00903DBA">
        <w:t xml:space="preserve"> = 105</w:t>
      </w:r>
      <w:r w:rsidRPr="00903DBA">
        <w:rPr>
          <w:vertAlign w:val="subscript"/>
        </w:rPr>
        <w:t>10</w:t>
      </w:r>
    </w:p>
    <w:p w14:paraId="6C7DBD6D" w14:textId="77777777" w:rsidR="00E80032" w:rsidRPr="00903DBA" w:rsidRDefault="00E80032" w:rsidP="00E80032">
      <w:r w:rsidRPr="00903DBA">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903DBA" w:rsidRDefault="00E80032" w:rsidP="00E80032">
      <w:pPr>
        <w:pStyle w:val="Code"/>
      </w:pPr>
      <w:r w:rsidRPr="00903DBA">
        <w:t>unsigned char a = 172;    // 10101100</w:t>
      </w:r>
      <w:r w:rsidRPr="00903DBA">
        <w:rPr>
          <w:vertAlign w:val="subscript"/>
        </w:rPr>
        <w:t>2</w:t>
      </w:r>
    </w:p>
    <w:p w14:paraId="5443E0C6" w14:textId="77777777" w:rsidR="00E80032" w:rsidRPr="00903DBA" w:rsidRDefault="00E80032" w:rsidP="00E80032">
      <w:pPr>
        <w:pStyle w:val="Code"/>
      </w:pPr>
      <w:r w:rsidRPr="00903DBA">
        <w:t>unsigned char b = a &lt;&lt; 2; // 10110000</w:t>
      </w:r>
      <w:r w:rsidRPr="00903DBA">
        <w:rPr>
          <w:vertAlign w:val="subscript"/>
        </w:rPr>
        <w:t>2</w:t>
      </w:r>
      <w:r w:rsidRPr="00903DBA">
        <w:t xml:space="preserve"> = 176</w:t>
      </w:r>
      <w:r w:rsidRPr="00903DBA">
        <w:rPr>
          <w:vertAlign w:val="subscript"/>
        </w:rPr>
        <w:t>10</w:t>
      </w:r>
    </w:p>
    <w:p w14:paraId="4B12E2B2" w14:textId="77777777" w:rsidR="00E80032" w:rsidRPr="00903DBA" w:rsidRDefault="00E80032" w:rsidP="00E80032">
      <w:pPr>
        <w:pStyle w:val="Code"/>
      </w:pPr>
    </w:p>
    <w:p w14:paraId="2E8FAD8B" w14:textId="77777777" w:rsidR="00E80032" w:rsidRPr="00903DBA" w:rsidRDefault="00E80032" w:rsidP="00E80032">
      <w:pPr>
        <w:pStyle w:val="Code"/>
      </w:pPr>
      <w:r w:rsidRPr="00903DBA">
        <w:t>unsigned char c = 166;    // 10100110</w:t>
      </w:r>
      <w:r w:rsidRPr="00903DBA">
        <w:rPr>
          <w:vertAlign w:val="subscript"/>
        </w:rPr>
        <w:t>2</w:t>
      </w:r>
    </w:p>
    <w:p w14:paraId="59017008" w14:textId="77777777" w:rsidR="00E80032" w:rsidRPr="00903DBA" w:rsidRDefault="00E80032" w:rsidP="00E80032">
      <w:pPr>
        <w:pStyle w:val="Code"/>
      </w:pPr>
      <w:r w:rsidRPr="00903DBA">
        <w:t>unsigned char d = c &gt;&gt; 2; // 00101001</w:t>
      </w:r>
      <w:r w:rsidRPr="00903DBA">
        <w:rPr>
          <w:vertAlign w:val="subscript"/>
        </w:rPr>
        <w:t>2</w:t>
      </w:r>
      <w:r w:rsidRPr="00903DBA">
        <w:t xml:space="preserve"> = 41</w:t>
      </w:r>
      <w:r w:rsidRPr="00903DBA">
        <w:rPr>
          <w:vertAlign w:val="subscript"/>
        </w:rPr>
        <w:t>10</w:t>
      </w:r>
    </w:p>
    <w:p w14:paraId="2733C823" w14:textId="146A65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5" w:name="_Toc320485595"/>
      <w:bookmarkStart w:id="696" w:name="_Toc323656705"/>
      <w:bookmarkStart w:id="697" w:name="_Toc324085443"/>
      <w:bookmarkStart w:id="698" w:name="_Toc383781095"/>
      <w:bookmarkStart w:id="699" w:name="_Toc57656204"/>
      <w:r w:rsidRPr="00903DBA">
        <w:t>Assignment</w:t>
      </w:r>
      <w:bookmarkEnd w:id="695"/>
      <w:bookmarkEnd w:id="696"/>
      <w:bookmarkEnd w:id="697"/>
      <w:bookmarkEnd w:id="698"/>
      <w:bookmarkEnd w:id="699"/>
    </w:p>
    <w:p w14:paraId="0891A968" w14:textId="77777777" w:rsidR="00E80032" w:rsidRPr="00903DBA" w:rsidRDefault="00E80032" w:rsidP="00E65FE6">
      <w:pPr>
        <w:pStyle w:val="CodeHeader"/>
      </w:pPr>
      <w:r w:rsidRPr="00903DBA">
        <w:t xml:space="preserve">There are two kinds of assignment operators: </w:t>
      </w:r>
      <w:r w:rsidRPr="00E17FD3">
        <w:rPr>
          <w:rStyle w:val="KeyWord0"/>
        </w:rPr>
        <w:t>simple</w:t>
      </w:r>
      <w:r w:rsidRPr="00903DBA">
        <w:t xml:space="preserve"> and </w:t>
      </w:r>
      <w:r w:rsidRPr="00E17FD3">
        <w:rPr>
          <w:rStyle w:val="KeyWord0"/>
        </w:rPr>
        <w:t>compound</w:t>
      </w:r>
      <w:r w:rsidRPr="00903DBA">
        <w:t xml:space="preserve">. The simple variant is quite trivial, one or several variables are assigned the value of an expression. In the example below, </w:t>
      </w:r>
      <w:r w:rsidRPr="00E65FE6">
        <w:t>a</w:t>
      </w:r>
      <w:r w:rsidRPr="00903DBA">
        <w:t xml:space="preserve">, </w:t>
      </w:r>
      <w:r w:rsidRPr="00E65FE6">
        <w:t>b</w:t>
      </w:r>
      <w:r w:rsidRPr="00903DBA">
        <w:t xml:space="preserve">, and </w:t>
      </w:r>
      <w:r w:rsidRPr="00E65FE6">
        <w:rPr>
          <w:rStyle w:val="CodeInText"/>
        </w:rPr>
        <w:t>c</w:t>
      </w:r>
      <w:r w:rsidRPr="00903DBA">
        <w:t xml:space="preserve"> are all assigned the value 123.</w:t>
      </w:r>
    </w:p>
    <w:p w14:paraId="571CA138" w14:textId="77777777" w:rsidR="00E80032" w:rsidRPr="00903DBA" w:rsidRDefault="00E80032" w:rsidP="00E80032">
      <w:pPr>
        <w:pStyle w:val="Code"/>
      </w:pPr>
      <w:r w:rsidRPr="00903DBA">
        <w:t>int a, b, c, d = 123;</w:t>
      </w:r>
    </w:p>
    <w:p w14:paraId="0061C228" w14:textId="77777777" w:rsidR="00E80032" w:rsidRPr="00903DBA" w:rsidRDefault="00E80032" w:rsidP="00E80032">
      <w:pPr>
        <w:pStyle w:val="Code"/>
      </w:pPr>
      <w:r w:rsidRPr="00903DBA">
        <w:t>a = d;</w:t>
      </w:r>
    </w:p>
    <w:p w14:paraId="41621FB8" w14:textId="77777777" w:rsidR="00E80032" w:rsidRPr="00903DBA" w:rsidRDefault="00E80032" w:rsidP="00E80032">
      <w:pPr>
        <w:pStyle w:val="Code"/>
      </w:pPr>
      <w:r w:rsidRPr="00903DBA">
        <w:t>b = c = d;</w:t>
      </w:r>
    </w:p>
    <w:p w14:paraId="6C67AF9B" w14:textId="77777777" w:rsidR="00E80032" w:rsidRPr="00903DBA" w:rsidRDefault="00E80032" w:rsidP="00E65FE6">
      <w:pPr>
        <w:pStyle w:val="CodeHeader"/>
      </w:pPr>
      <w:r w:rsidRPr="00903DBA">
        <w:t xml:space="preserve">The compound variant is more complicated. Let us start with the additional assignment operator. In the example below, the value of </w:t>
      </w:r>
      <w:r w:rsidRPr="00E65FE6">
        <w:t>a</w:t>
      </w:r>
      <w:r w:rsidRPr="00903DBA">
        <w:t xml:space="preserve"> is increased by the value of </w:t>
      </w:r>
      <w:r w:rsidRPr="00E65FE6">
        <w:t>b</w:t>
      </w:r>
      <w:r w:rsidRPr="00903DBA">
        <w:t xml:space="preserve">; that is, </w:t>
      </w:r>
      <w:r w:rsidRPr="00E65FE6">
        <w:rPr>
          <w:rStyle w:val="CodeInText"/>
        </w:rPr>
        <w:t>a</w:t>
      </w:r>
      <w:r w:rsidRPr="00903DBA">
        <w:t xml:space="preserve"> is given the value 4.</w:t>
      </w:r>
    </w:p>
    <w:p w14:paraId="60C8CCC3" w14:textId="77777777" w:rsidR="00E80032" w:rsidRPr="00903DBA" w:rsidRDefault="00E80032" w:rsidP="00E80032">
      <w:pPr>
        <w:pStyle w:val="Code"/>
      </w:pPr>
      <w:r w:rsidRPr="00903DBA">
        <w:t>int a = 2, b = 4, c = 2;</w:t>
      </w:r>
    </w:p>
    <w:p w14:paraId="12642DA2" w14:textId="77777777" w:rsidR="00E80032" w:rsidRPr="00903DBA" w:rsidRDefault="00E80032" w:rsidP="00E80032">
      <w:pPr>
        <w:pStyle w:val="Code"/>
      </w:pPr>
      <w:r w:rsidRPr="00903DBA">
        <w:t>a += c; // 4, equivalent to a = a + c.</w:t>
      </w:r>
    </w:p>
    <w:p w14:paraId="28375CB2" w14:textId="77777777" w:rsidR="00E80032" w:rsidRPr="00903DBA" w:rsidRDefault="00E80032" w:rsidP="00E80032">
      <w:pPr>
        <w:pStyle w:val="Code"/>
      </w:pPr>
      <w:r w:rsidRPr="00903DBA">
        <w:t>b -= c; // 2, equivalent to a = a - c.</w:t>
      </w:r>
    </w:p>
    <w:p w14:paraId="6EEBDF05" w14:textId="77777777" w:rsidR="00E80032" w:rsidRPr="00903DBA" w:rsidRDefault="00E80032" w:rsidP="00E65FE6">
      <w:pPr>
        <w:pStyle w:val="CodeHeader"/>
      </w:pPr>
      <w:r w:rsidRPr="00903DBA">
        <w:t xml:space="preserve">In a similar manner, there are operations -=, *=, /=, %=, |=, &amp;=, ^=, &lt;&lt;=, and &gt;&gt;=. Note the difference between </w:t>
      </w:r>
      <w:r w:rsidRPr="00E65FE6">
        <w:t>a -= 2</w:t>
      </w:r>
      <w:r w:rsidRPr="00903DBA">
        <w:t xml:space="preserve"> and </w:t>
      </w:r>
      <w:r w:rsidRPr="00E65FE6">
        <w:t>a =- 2</w:t>
      </w:r>
      <w:r w:rsidRPr="00903DBA">
        <w:t xml:space="preserve">. In the former case, </w:t>
      </w:r>
      <w:r w:rsidRPr="00E65FE6">
        <w:t>a</w:t>
      </w:r>
      <w:r w:rsidRPr="00903DBA">
        <w:t xml:space="preserve"> is decreased by </w:t>
      </w:r>
      <w:r w:rsidRPr="00E65FE6">
        <w:t>2</w:t>
      </w:r>
      <w:r w:rsidRPr="00903DBA">
        <w:t xml:space="preserve">. In the latter case, </w:t>
      </w:r>
      <w:r w:rsidRPr="00E65FE6">
        <w:t>a</w:t>
      </w:r>
      <w:r w:rsidRPr="00903DBA">
        <w:t xml:space="preserve"> is assigned </w:t>
      </w:r>
      <w:r w:rsidRPr="00E65FE6">
        <w:rPr>
          <w:rStyle w:val="CodeInText"/>
        </w:rPr>
        <w:t>-2</w:t>
      </w:r>
      <w:r w:rsidRPr="00903DBA">
        <w:t>.</w:t>
      </w:r>
    </w:p>
    <w:p w14:paraId="69D7B228" w14:textId="071B2DB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0" w:name="_Toc320485596"/>
      <w:bookmarkStart w:id="701" w:name="_Toc323656706"/>
      <w:bookmarkStart w:id="702" w:name="_Toc324085444"/>
      <w:bookmarkStart w:id="703" w:name="_Toc383781096"/>
      <w:bookmarkStart w:id="704" w:name="_Toc57656205"/>
      <w:r w:rsidRPr="00903DBA">
        <w:t>The Condition Operator</w:t>
      </w:r>
      <w:bookmarkEnd w:id="700"/>
      <w:bookmarkEnd w:id="701"/>
      <w:bookmarkEnd w:id="702"/>
      <w:bookmarkEnd w:id="703"/>
      <w:bookmarkEnd w:id="704"/>
    </w:p>
    <w:p w14:paraId="12DAA5BD" w14:textId="77777777" w:rsidR="00E80032" w:rsidRPr="00903DBA" w:rsidRDefault="00E80032" w:rsidP="00E80032">
      <w:r w:rsidRPr="00903DBA">
        <w:t xml:space="preserve">The </w:t>
      </w:r>
      <w:r w:rsidRPr="00E17FD3">
        <w:rPr>
          <w:rStyle w:val="KeyWord0"/>
        </w:rPr>
        <w:t>condition</w:t>
      </w:r>
      <w:r w:rsidRPr="00903DBA">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903DBA" w:rsidRDefault="00E80032" w:rsidP="00E80032">
      <w:pPr>
        <w:pStyle w:val="Code"/>
      </w:pPr>
      <w:r w:rsidRPr="00903DBA">
        <w:t>int a = 1, b = 2, max;</w:t>
      </w:r>
    </w:p>
    <w:p w14:paraId="675948DB" w14:textId="77777777" w:rsidR="00E80032" w:rsidRPr="00903DBA" w:rsidRDefault="00E80032" w:rsidP="00E80032">
      <w:pPr>
        <w:pStyle w:val="Code"/>
      </w:pPr>
      <w:r w:rsidRPr="00903DBA">
        <w:t>max = (a &gt; b) ? a : b; // The maximal value of a and b.</w:t>
      </w:r>
    </w:p>
    <w:p w14:paraId="674CDF29" w14:textId="77777777" w:rsidR="00E80032" w:rsidRPr="00903DBA" w:rsidRDefault="00E80032" w:rsidP="00E80032">
      <w:r w:rsidRPr="00903DBA">
        <w:t>Too frequent use of this operator tends to make the code compact and hard to read. A piece of advice is that you restrict your use of the operator to the trivial cases.</w:t>
      </w:r>
    </w:p>
    <w:p w14:paraId="0B1A0D6D" w14:textId="5EB9E10B"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5" w:name="_Toc320485597"/>
      <w:bookmarkStart w:id="706" w:name="_Toc323656707"/>
      <w:bookmarkStart w:id="707" w:name="_Toc324085445"/>
      <w:bookmarkStart w:id="708" w:name="_Toc383781097"/>
      <w:bookmarkStart w:id="709" w:name="_Toc57656206"/>
      <w:r w:rsidRPr="00903DBA">
        <w:t>Precedence and Associatively</w:t>
      </w:r>
      <w:bookmarkEnd w:id="705"/>
      <w:bookmarkEnd w:id="706"/>
      <w:bookmarkEnd w:id="707"/>
      <w:bookmarkEnd w:id="708"/>
      <w:bookmarkEnd w:id="709"/>
    </w:p>
    <w:p w14:paraId="0181C6CC" w14:textId="77777777" w:rsidR="00E80032" w:rsidRPr="00903DBA" w:rsidRDefault="00E80032" w:rsidP="00E65FE6">
      <w:pPr>
        <w:pStyle w:val="CodeHeader"/>
      </w:pPr>
      <w:r w:rsidRPr="00903DBA">
        <w:t xml:space="preserve">Given the expression </w:t>
      </w:r>
      <w:r w:rsidRPr="00E65FE6">
        <w:t>1 + 2 * 5</w:t>
      </w:r>
      <w:r w:rsidRPr="00903DBA">
        <w:t xml:space="preserve">, what is its value? It is </w:t>
      </w:r>
      <w:r w:rsidRPr="00E65FE6">
        <w:rPr>
          <w:rStyle w:val="CodeInText"/>
        </w:rPr>
        <w:t>11</w:t>
      </w:r>
      <w:r w:rsidRPr="00903DBA">
        <w:t xml:space="preserve"> because we first multiply two with five and then add one. We say that multiplication has a higher</w:t>
      </w:r>
      <w:r w:rsidRPr="00903DBA">
        <w:rPr>
          <w:rStyle w:val="Italic"/>
        </w:rPr>
        <w:t xml:space="preserve"> </w:t>
      </w:r>
      <w:r w:rsidRPr="00E17FD3">
        <w:rPr>
          <w:rStyle w:val="KeyWord0"/>
        </w:rPr>
        <w:t>precedence</w:t>
      </w:r>
      <w:r w:rsidRPr="00903DBA">
        <w:rPr>
          <w:rStyle w:val="Italic"/>
        </w:rPr>
        <w:t xml:space="preserve"> </w:t>
      </w:r>
      <w:r w:rsidRPr="00903DBA">
        <w:t>than addition.</w:t>
      </w:r>
    </w:p>
    <w:p w14:paraId="6AB43C6D" w14:textId="77777777" w:rsidR="00E80032" w:rsidRPr="00903DBA" w:rsidRDefault="00E80032" w:rsidP="00E65FE6">
      <w:pPr>
        <w:pStyle w:val="CodeHeader"/>
      </w:pPr>
      <w:r w:rsidRPr="00903DBA">
        <w:t xml:space="preserve">What if we limit ourselves to one operator? Let us pick subtraction. What value has the expression </w:t>
      </w:r>
      <w:r w:rsidRPr="00E65FE6">
        <w:t>8 – 4 – 2</w:t>
      </w:r>
      <w:r w:rsidRPr="00903DBA">
        <w:t xml:space="preserve">? As we first subtract </w:t>
      </w:r>
      <w:r w:rsidRPr="00E65FE6">
        <w:t>4</w:t>
      </w:r>
      <w:r w:rsidRPr="00903DBA">
        <w:t xml:space="preserve"> from </w:t>
      </w:r>
      <w:r w:rsidRPr="00E65FE6">
        <w:t>8</w:t>
      </w:r>
      <w:r w:rsidRPr="00903DBA">
        <w:t xml:space="preserve"> and then subtract </w:t>
      </w:r>
      <w:r w:rsidRPr="00E65FE6">
        <w:t>2</w:t>
      </w:r>
      <w:r w:rsidRPr="00903DBA">
        <w:t xml:space="preserve">, the result is </w:t>
      </w:r>
      <w:r w:rsidRPr="00E65FE6">
        <w:rPr>
          <w:rStyle w:val="CodeInText"/>
        </w:rPr>
        <w:t>2</w:t>
      </w:r>
      <w:r w:rsidRPr="00903DBA">
        <w:t xml:space="preserve">. As we evaluate the value from left to right, we say that subtraction is </w:t>
      </w:r>
      <w:r w:rsidRPr="00E17FD3">
        <w:rPr>
          <w:rStyle w:val="KeyWord0"/>
        </w:rPr>
        <w:t>left associative</w:t>
      </w:r>
      <w:r w:rsidRPr="00903DBA">
        <w:t>.</w:t>
      </w:r>
    </w:p>
    <w:p w14:paraId="1F7F03E8" w14:textId="369ED9C9" w:rsidR="00E80032" w:rsidRPr="00903DBA" w:rsidRDefault="00E80032" w:rsidP="00E80032">
      <w:r w:rsidRPr="00903DBA">
        <w:t>Below follows a table over the pr</w:t>
      </w:r>
      <w:r w:rsidR="00414C74" w:rsidRPr="00903DBA">
        <w:t>or</w:t>
      </w:r>
      <w:r w:rsidRPr="00903DBA">
        <w:t xml:space="preserve">ities and associative of the C operators. The first operator in the table has the highest </w:t>
      </w:r>
      <w:r w:rsidR="009A4399" w:rsidRPr="00903DBA">
        <w:t>precedence</w:t>
      </w:r>
      <w:r w:rsidRPr="00903DBA">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903DBA" w14:paraId="79C4A4DA" w14:textId="77777777" w:rsidTr="000803FF">
        <w:tc>
          <w:tcPr>
            <w:tcW w:w="2664" w:type="dxa"/>
          </w:tcPr>
          <w:p w14:paraId="66C5A635" w14:textId="77777777" w:rsidR="00E80032" w:rsidRPr="00903DBA" w:rsidRDefault="00E80032" w:rsidP="000803FF">
            <w:pPr>
              <w:rPr>
                <w:rStyle w:val="Bold"/>
              </w:rPr>
            </w:pPr>
            <w:r w:rsidRPr="00903DBA">
              <w:rPr>
                <w:rStyle w:val="Bold"/>
              </w:rPr>
              <w:t>Group</w:t>
            </w:r>
          </w:p>
        </w:tc>
        <w:tc>
          <w:tcPr>
            <w:tcW w:w="3288" w:type="dxa"/>
          </w:tcPr>
          <w:p w14:paraId="478631AB" w14:textId="77777777" w:rsidR="00E80032" w:rsidRPr="00903DBA" w:rsidRDefault="00E80032" w:rsidP="000803FF">
            <w:pPr>
              <w:rPr>
                <w:rStyle w:val="Bold"/>
              </w:rPr>
            </w:pPr>
            <w:r w:rsidRPr="00903DBA">
              <w:rPr>
                <w:rStyle w:val="Bold"/>
              </w:rPr>
              <w:t>Operators</w:t>
            </w:r>
          </w:p>
        </w:tc>
        <w:tc>
          <w:tcPr>
            <w:tcW w:w="2108" w:type="dxa"/>
          </w:tcPr>
          <w:p w14:paraId="022C54FA" w14:textId="77777777" w:rsidR="00E80032" w:rsidRPr="00903DBA" w:rsidRDefault="00E80032" w:rsidP="000803FF">
            <w:pPr>
              <w:rPr>
                <w:rStyle w:val="Bold"/>
              </w:rPr>
            </w:pPr>
            <w:r w:rsidRPr="00903DBA">
              <w:rPr>
                <w:rStyle w:val="Bold"/>
              </w:rPr>
              <w:t>Associatively</w:t>
            </w:r>
          </w:p>
        </w:tc>
      </w:tr>
      <w:tr w:rsidR="00E80032" w:rsidRPr="00903DBA" w14:paraId="25149494" w14:textId="77777777" w:rsidTr="000803FF">
        <w:tc>
          <w:tcPr>
            <w:tcW w:w="2664" w:type="dxa"/>
          </w:tcPr>
          <w:p w14:paraId="07F53B95" w14:textId="77777777" w:rsidR="00E80032" w:rsidRPr="00903DBA" w:rsidRDefault="00E80032" w:rsidP="000803FF">
            <w:r w:rsidRPr="00903DBA">
              <w:t>Brackets and fields</w:t>
            </w:r>
          </w:p>
        </w:tc>
        <w:tc>
          <w:tcPr>
            <w:tcW w:w="3288" w:type="dxa"/>
          </w:tcPr>
          <w:p w14:paraId="65FB7B66" w14:textId="77777777" w:rsidR="00E80032" w:rsidRPr="00903DBA" w:rsidRDefault="00E80032" w:rsidP="000803FF">
            <w:r w:rsidRPr="00903DBA">
              <w:t>() [] -&gt; .</w:t>
            </w:r>
          </w:p>
        </w:tc>
        <w:tc>
          <w:tcPr>
            <w:tcW w:w="2108" w:type="dxa"/>
          </w:tcPr>
          <w:p w14:paraId="7BB9E1B3" w14:textId="77777777" w:rsidR="00E80032" w:rsidRPr="00903DBA" w:rsidRDefault="00E80032" w:rsidP="000803FF">
            <w:r w:rsidRPr="00903DBA">
              <w:t>Left to Right</w:t>
            </w:r>
          </w:p>
        </w:tc>
      </w:tr>
      <w:tr w:rsidR="00E80032" w:rsidRPr="00903DBA" w14:paraId="5CC2E778" w14:textId="77777777" w:rsidTr="000803FF">
        <w:tc>
          <w:tcPr>
            <w:tcW w:w="2664" w:type="dxa"/>
          </w:tcPr>
          <w:p w14:paraId="2194B1AF" w14:textId="77777777" w:rsidR="00E80032" w:rsidRPr="00903DBA" w:rsidRDefault="00E80032" w:rsidP="000803FF">
            <w:r w:rsidRPr="00903DBA">
              <w:t>Unary operator</w:t>
            </w:r>
          </w:p>
        </w:tc>
        <w:tc>
          <w:tcPr>
            <w:tcW w:w="3288" w:type="dxa"/>
          </w:tcPr>
          <w:p w14:paraId="607137BA" w14:textId="77777777" w:rsidR="00E80032" w:rsidRPr="00903DBA" w:rsidRDefault="00E80032" w:rsidP="000803FF">
            <w:r w:rsidRPr="00903DBA">
              <w:t>! ~ ++ -- + - (type) sizeof</w:t>
            </w:r>
          </w:p>
        </w:tc>
        <w:tc>
          <w:tcPr>
            <w:tcW w:w="2108" w:type="dxa"/>
          </w:tcPr>
          <w:p w14:paraId="7273BA67" w14:textId="77777777" w:rsidR="00E80032" w:rsidRPr="00903DBA" w:rsidRDefault="00E80032" w:rsidP="000803FF">
            <w:r w:rsidRPr="00903DBA">
              <w:t>Right to Left</w:t>
            </w:r>
          </w:p>
        </w:tc>
      </w:tr>
      <w:tr w:rsidR="00E80032" w:rsidRPr="00903DBA" w14:paraId="7D4CF0AD" w14:textId="77777777" w:rsidTr="000803FF">
        <w:tc>
          <w:tcPr>
            <w:tcW w:w="2664" w:type="dxa"/>
          </w:tcPr>
          <w:p w14:paraId="3C36CFB8" w14:textId="77777777" w:rsidR="00E80032" w:rsidRPr="00903DBA" w:rsidRDefault="00E80032" w:rsidP="000803FF">
            <w:r w:rsidRPr="00903DBA">
              <w:t>Arithmetic operators</w:t>
            </w:r>
          </w:p>
        </w:tc>
        <w:tc>
          <w:tcPr>
            <w:tcW w:w="3288" w:type="dxa"/>
          </w:tcPr>
          <w:p w14:paraId="1DCB999E" w14:textId="77777777" w:rsidR="00E80032" w:rsidRPr="00903DBA" w:rsidRDefault="00E80032" w:rsidP="000803FF">
            <w:r w:rsidRPr="00903DBA">
              <w:t>* / %</w:t>
            </w:r>
          </w:p>
          <w:p w14:paraId="26D0F8B9" w14:textId="77777777" w:rsidR="00E80032" w:rsidRPr="00903DBA" w:rsidRDefault="00E80032" w:rsidP="000803FF">
            <w:r w:rsidRPr="00903DBA">
              <w:t>+ -</w:t>
            </w:r>
          </w:p>
        </w:tc>
        <w:tc>
          <w:tcPr>
            <w:tcW w:w="2108" w:type="dxa"/>
          </w:tcPr>
          <w:p w14:paraId="39E29F22" w14:textId="77777777" w:rsidR="00E80032" w:rsidRPr="00903DBA" w:rsidRDefault="00E80032" w:rsidP="000803FF">
            <w:r w:rsidRPr="00903DBA">
              <w:t>Left to Right</w:t>
            </w:r>
          </w:p>
          <w:p w14:paraId="45FFB198" w14:textId="77777777" w:rsidR="00E80032" w:rsidRPr="00903DBA" w:rsidRDefault="00E80032" w:rsidP="000803FF">
            <w:r w:rsidRPr="00903DBA">
              <w:t>Left to Right</w:t>
            </w:r>
          </w:p>
        </w:tc>
      </w:tr>
      <w:tr w:rsidR="00E80032" w:rsidRPr="00903DBA" w14:paraId="678E8DBF" w14:textId="77777777" w:rsidTr="000803FF">
        <w:tc>
          <w:tcPr>
            <w:tcW w:w="2664" w:type="dxa"/>
          </w:tcPr>
          <w:p w14:paraId="0BBA2299" w14:textId="77777777" w:rsidR="00E80032" w:rsidRPr="00903DBA" w:rsidRDefault="00E80032" w:rsidP="000803FF">
            <w:r w:rsidRPr="00903DBA">
              <w:t>Shift operators</w:t>
            </w:r>
          </w:p>
        </w:tc>
        <w:tc>
          <w:tcPr>
            <w:tcW w:w="3288" w:type="dxa"/>
          </w:tcPr>
          <w:p w14:paraId="7ECE03E5" w14:textId="77777777" w:rsidR="00E80032" w:rsidRPr="00903DBA" w:rsidRDefault="00E80032" w:rsidP="000803FF">
            <w:r w:rsidRPr="00903DBA">
              <w:t>&lt;&lt; &gt;&gt;</w:t>
            </w:r>
          </w:p>
        </w:tc>
        <w:tc>
          <w:tcPr>
            <w:tcW w:w="2108" w:type="dxa"/>
          </w:tcPr>
          <w:p w14:paraId="407870DC" w14:textId="77777777" w:rsidR="00E80032" w:rsidRPr="00903DBA" w:rsidRDefault="00E80032" w:rsidP="000803FF">
            <w:r w:rsidRPr="00903DBA">
              <w:t>Left to Right</w:t>
            </w:r>
          </w:p>
        </w:tc>
      </w:tr>
      <w:tr w:rsidR="00E80032" w:rsidRPr="00903DBA" w14:paraId="59091B90" w14:textId="77777777" w:rsidTr="000803FF">
        <w:tc>
          <w:tcPr>
            <w:tcW w:w="2664" w:type="dxa"/>
          </w:tcPr>
          <w:p w14:paraId="62E0D2D1" w14:textId="77777777" w:rsidR="00E80032" w:rsidRPr="00903DBA" w:rsidRDefault="00E80032" w:rsidP="000803FF">
            <w:r w:rsidRPr="00903DBA">
              <w:t>Relation operators</w:t>
            </w:r>
          </w:p>
        </w:tc>
        <w:tc>
          <w:tcPr>
            <w:tcW w:w="3288" w:type="dxa"/>
          </w:tcPr>
          <w:p w14:paraId="6604947C" w14:textId="77777777" w:rsidR="00E80032" w:rsidRPr="00903DBA" w:rsidRDefault="00E80032" w:rsidP="000803FF">
            <w:r w:rsidRPr="00903DBA">
              <w:t>&lt; &lt;= &gt; &gt;=</w:t>
            </w:r>
          </w:p>
          <w:p w14:paraId="58C13CDA" w14:textId="77777777" w:rsidR="00E80032" w:rsidRPr="00903DBA" w:rsidRDefault="00E80032" w:rsidP="000803FF">
            <w:r w:rsidRPr="00903DBA">
              <w:t>== !=</w:t>
            </w:r>
          </w:p>
        </w:tc>
        <w:tc>
          <w:tcPr>
            <w:tcW w:w="2108" w:type="dxa"/>
          </w:tcPr>
          <w:p w14:paraId="08484EF1" w14:textId="77777777" w:rsidR="00E80032" w:rsidRPr="00903DBA" w:rsidRDefault="00E80032" w:rsidP="000803FF">
            <w:r w:rsidRPr="00903DBA">
              <w:t>Left to Right</w:t>
            </w:r>
          </w:p>
        </w:tc>
      </w:tr>
      <w:tr w:rsidR="00E80032" w:rsidRPr="00903DBA" w14:paraId="18A9B04D" w14:textId="77777777" w:rsidTr="000803FF">
        <w:tc>
          <w:tcPr>
            <w:tcW w:w="2664" w:type="dxa"/>
          </w:tcPr>
          <w:p w14:paraId="4D733D00" w14:textId="77777777" w:rsidR="00E80032" w:rsidRPr="00903DBA" w:rsidRDefault="00E80032" w:rsidP="000803FF">
            <w:r w:rsidRPr="00903DBA">
              <w:t>Bitwise operators</w:t>
            </w:r>
          </w:p>
        </w:tc>
        <w:tc>
          <w:tcPr>
            <w:tcW w:w="3288" w:type="dxa"/>
          </w:tcPr>
          <w:p w14:paraId="58F81319" w14:textId="77777777" w:rsidR="00E80032" w:rsidRPr="00903DBA" w:rsidRDefault="00E80032" w:rsidP="000803FF">
            <w:r w:rsidRPr="00903DBA">
              <w:t>&amp;</w:t>
            </w:r>
          </w:p>
          <w:p w14:paraId="400187B7" w14:textId="77777777" w:rsidR="00E80032" w:rsidRPr="00903DBA" w:rsidRDefault="00E80032" w:rsidP="000803FF">
            <w:r w:rsidRPr="00903DBA">
              <w:t>^</w:t>
            </w:r>
          </w:p>
          <w:p w14:paraId="15C044F6" w14:textId="77777777" w:rsidR="00E80032" w:rsidRPr="00903DBA" w:rsidRDefault="00E80032" w:rsidP="000803FF">
            <w:r w:rsidRPr="00903DBA">
              <w:t>|</w:t>
            </w:r>
          </w:p>
        </w:tc>
        <w:tc>
          <w:tcPr>
            <w:tcW w:w="2108" w:type="dxa"/>
          </w:tcPr>
          <w:p w14:paraId="0C223DCE" w14:textId="77777777" w:rsidR="00E80032" w:rsidRPr="00903DBA" w:rsidRDefault="00E80032" w:rsidP="000803FF">
            <w:r w:rsidRPr="00903DBA">
              <w:t>Left to Right</w:t>
            </w:r>
          </w:p>
        </w:tc>
      </w:tr>
      <w:tr w:rsidR="00E80032" w:rsidRPr="00903DBA" w14:paraId="65B4BE52" w14:textId="77777777" w:rsidTr="000803FF">
        <w:tc>
          <w:tcPr>
            <w:tcW w:w="2664" w:type="dxa"/>
          </w:tcPr>
          <w:p w14:paraId="40DD30BF" w14:textId="77777777" w:rsidR="00E80032" w:rsidRPr="00903DBA" w:rsidRDefault="00E80032" w:rsidP="000803FF">
            <w:r w:rsidRPr="00903DBA">
              <w:t>Logical operators</w:t>
            </w:r>
          </w:p>
        </w:tc>
        <w:tc>
          <w:tcPr>
            <w:tcW w:w="3288" w:type="dxa"/>
          </w:tcPr>
          <w:p w14:paraId="00A3E0C3" w14:textId="77777777" w:rsidR="00E80032" w:rsidRPr="00903DBA" w:rsidRDefault="00E80032" w:rsidP="000803FF">
            <w:r w:rsidRPr="00903DBA">
              <w:t>&amp;&amp;</w:t>
            </w:r>
          </w:p>
          <w:p w14:paraId="29F2565C" w14:textId="77777777" w:rsidR="00E80032" w:rsidRPr="00903DBA" w:rsidRDefault="00E80032" w:rsidP="000803FF">
            <w:r w:rsidRPr="00903DBA">
              <w:t>||</w:t>
            </w:r>
          </w:p>
        </w:tc>
        <w:tc>
          <w:tcPr>
            <w:tcW w:w="2108" w:type="dxa"/>
          </w:tcPr>
          <w:p w14:paraId="50E7BFC5" w14:textId="77777777" w:rsidR="00E80032" w:rsidRPr="00903DBA" w:rsidRDefault="00E80032" w:rsidP="000803FF">
            <w:r w:rsidRPr="00903DBA">
              <w:t>Left to Right</w:t>
            </w:r>
          </w:p>
        </w:tc>
      </w:tr>
      <w:tr w:rsidR="00E80032" w:rsidRPr="00903DBA" w14:paraId="7C872C18" w14:textId="77777777" w:rsidTr="000803FF">
        <w:tc>
          <w:tcPr>
            <w:tcW w:w="2664" w:type="dxa"/>
          </w:tcPr>
          <w:p w14:paraId="61F63889" w14:textId="77777777" w:rsidR="00E80032" w:rsidRPr="00903DBA" w:rsidRDefault="00E80032" w:rsidP="000803FF">
            <w:r w:rsidRPr="00903DBA">
              <w:t>Conditional operator</w:t>
            </w:r>
          </w:p>
        </w:tc>
        <w:tc>
          <w:tcPr>
            <w:tcW w:w="3288" w:type="dxa"/>
          </w:tcPr>
          <w:p w14:paraId="3DE3DD6D" w14:textId="77777777" w:rsidR="00E80032" w:rsidRPr="00903DBA" w:rsidRDefault="00E80032" w:rsidP="000803FF">
            <w:r w:rsidRPr="00903DBA">
              <w:t>?:</w:t>
            </w:r>
          </w:p>
        </w:tc>
        <w:tc>
          <w:tcPr>
            <w:tcW w:w="2108" w:type="dxa"/>
          </w:tcPr>
          <w:p w14:paraId="69B26986" w14:textId="77777777" w:rsidR="00E80032" w:rsidRPr="00903DBA" w:rsidRDefault="00E80032" w:rsidP="000803FF">
            <w:r w:rsidRPr="00903DBA">
              <w:t>Right to Left</w:t>
            </w:r>
          </w:p>
        </w:tc>
      </w:tr>
      <w:tr w:rsidR="00E80032" w:rsidRPr="00903DBA" w14:paraId="29368618" w14:textId="77777777" w:rsidTr="000803FF">
        <w:tc>
          <w:tcPr>
            <w:tcW w:w="2664" w:type="dxa"/>
          </w:tcPr>
          <w:p w14:paraId="68B37C91" w14:textId="77777777" w:rsidR="00E80032" w:rsidRPr="00903DBA" w:rsidRDefault="00E80032" w:rsidP="000803FF">
            <w:r w:rsidRPr="00903DBA">
              <w:t>Assignment operators</w:t>
            </w:r>
          </w:p>
        </w:tc>
        <w:tc>
          <w:tcPr>
            <w:tcW w:w="3288" w:type="dxa"/>
          </w:tcPr>
          <w:p w14:paraId="48BEBD96" w14:textId="77777777" w:rsidR="00E80032" w:rsidRPr="00903DBA" w:rsidRDefault="00E80032" w:rsidP="000803FF">
            <w:r w:rsidRPr="00903DBA">
              <w:t>= += -= */ /= %= &amp;= ^= |= &lt;&lt;= &gt;&gt;=</w:t>
            </w:r>
          </w:p>
        </w:tc>
        <w:tc>
          <w:tcPr>
            <w:tcW w:w="2108" w:type="dxa"/>
          </w:tcPr>
          <w:p w14:paraId="587C0772" w14:textId="77777777" w:rsidR="00E80032" w:rsidRPr="00903DBA" w:rsidRDefault="00E80032" w:rsidP="000803FF">
            <w:r w:rsidRPr="00903DBA">
              <w:t>Right to Left</w:t>
            </w:r>
          </w:p>
        </w:tc>
      </w:tr>
      <w:tr w:rsidR="00E80032" w:rsidRPr="00903DBA" w14:paraId="48E33137" w14:textId="77777777" w:rsidTr="000803FF">
        <w:tc>
          <w:tcPr>
            <w:tcW w:w="2664" w:type="dxa"/>
          </w:tcPr>
          <w:p w14:paraId="2BC30CDA" w14:textId="77777777" w:rsidR="00E80032" w:rsidRPr="00903DBA" w:rsidRDefault="00E80032" w:rsidP="000803FF">
            <w:r w:rsidRPr="00903DBA">
              <w:t>Comma operator</w:t>
            </w:r>
          </w:p>
        </w:tc>
        <w:tc>
          <w:tcPr>
            <w:tcW w:w="3288" w:type="dxa"/>
          </w:tcPr>
          <w:p w14:paraId="74D0E1A2" w14:textId="77777777" w:rsidR="00E80032" w:rsidRPr="00903DBA" w:rsidRDefault="00E80032" w:rsidP="000803FF">
            <w:r w:rsidRPr="00903DBA">
              <w:t>,</w:t>
            </w:r>
          </w:p>
        </w:tc>
        <w:tc>
          <w:tcPr>
            <w:tcW w:w="2108" w:type="dxa"/>
          </w:tcPr>
          <w:p w14:paraId="0C6CE6E9" w14:textId="77777777" w:rsidR="00E80032" w:rsidRPr="00903DBA" w:rsidRDefault="00E80032" w:rsidP="000803FF">
            <w:r w:rsidRPr="00903DBA">
              <w:t>Left to Right</w:t>
            </w:r>
          </w:p>
        </w:tc>
      </w:tr>
    </w:tbl>
    <w:p w14:paraId="4EE3EA24" w14:textId="77777777" w:rsidR="00E80032" w:rsidRPr="00903DBA" w:rsidRDefault="00E80032" w:rsidP="00E65FE6">
      <w:pPr>
        <w:pStyle w:val="CodeHeader"/>
        <w:rPr>
          <w:noProof/>
        </w:rPr>
      </w:pPr>
      <w:r w:rsidRPr="00903DBA">
        <w:rPr>
          <w:noProof/>
        </w:rPr>
        <w:t xml:space="preserve">Note that unary +, -, &amp;, and * have higher </w:t>
      </w:r>
      <w:r w:rsidR="009A4399" w:rsidRPr="00903DBA">
        <w:t>precedence</w:t>
      </w:r>
      <w:r w:rsidR="009A4399" w:rsidRPr="00903DBA">
        <w:rPr>
          <w:noProof/>
        </w:rPr>
        <w:t xml:space="preserve"> </w:t>
      </w:r>
      <w:r w:rsidRPr="00903DBA">
        <w:rPr>
          <w:noProof/>
        </w:rPr>
        <w:t xml:space="preserve">than their binary forms. Note that we always can change the evaluation order of an expression by inserting parantheses at appropriate posititions. The expression </w:t>
      </w:r>
      <w:r w:rsidRPr="00E65FE6">
        <w:t>(1 + 2) * 5</w:t>
      </w:r>
      <w:r w:rsidRPr="00903DBA">
        <w:t xml:space="preserve"> </w:t>
      </w:r>
      <w:r w:rsidRPr="00903DBA">
        <w:rPr>
          <w:noProof/>
        </w:rPr>
        <w:t xml:space="preserve">has the value </w:t>
      </w:r>
      <w:r w:rsidRPr="00E65FE6">
        <w:rPr>
          <w:rStyle w:val="CodeInText"/>
        </w:rPr>
        <w:t>15</w:t>
      </w:r>
      <w:r w:rsidRPr="00903DBA">
        <w:rPr>
          <w:noProof/>
        </w:rPr>
        <w:t>.</w:t>
      </w:r>
    </w:p>
    <w:p w14:paraId="189A34C8" w14:textId="31D3093A" w:rsidR="00E80032" w:rsidRPr="00903DBA" w:rsidRDefault="00E80032" w:rsidP="007C7CB2">
      <w:pPr>
        <w:pStyle w:val="Rubrik2"/>
      </w:pPr>
      <w:bookmarkStart w:id="710" w:name="_Toc320485598"/>
      <w:bookmarkStart w:id="711" w:name="_Toc323656708"/>
      <w:bookmarkStart w:id="712" w:name="_Toc324085446"/>
      <w:bookmarkStart w:id="713" w:name="_Toc383781098"/>
      <w:bookmarkStart w:id="714" w:name="_Toc57656207"/>
      <w:r w:rsidRPr="00903DBA">
        <w:t>Statements</w:t>
      </w:r>
      <w:bookmarkEnd w:id="710"/>
      <w:bookmarkEnd w:id="711"/>
      <w:bookmarkEnd w:id="712"/>
      <w:bookmarkEnd w:id="713"/>
      <w:bookmarkEnd w:id="714"/>
    </w:p>
    <w:p w14:paraId="6EE79DFE" w14:textId="77777777" w:rsidR="00E80032" w:rsidRPr="00903DBA" w:rsidRDefault="00E80032" w:rsidP="00E80032">
      <w:r w:rsidRPr="00903DBA">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903DBA" w14:paraId="2F7C71A6" w14:textId="77777777" w:rsidTr="000803FF">
        <w:tc>
          <w:tcPr>
            <w:tcW w:w="3800" w:type="dxa"/>
          </w:tcPr>
          <w:p w14:paraId="46A50219" w14:textId="77777777" w:rsidR="00E80032" w:rsidRPr="00903DBA" w:rsidRDefault="00E80032" w:rsidP="000803FF">
            <w:pPr>
              <w:rPr>
                <w:rStyle w:val="Bold"/>
              </w:rPr>
            </w:pPr>
            <w:r w:rsidRPr="00903DBA">
              <w:rPr>
                <w:rStyle w:val="Bold"/>
              </w:rPr>
              <w:t>Kind</w:t>
            </w:r>
          </w:p>
        </w:tc>
        <w:tc>
          <w:tcPr>
            <w:tcW w:w="3834" w:type="dxa"/>
          </w:tcPr>
          <w:p w14:paraId="434E576B" w14:textId="77777777" w:rsidR="00E80032" w:rsidRPr="00903DBA" w:rsidRDefault="00E80032" w:rsidP="000803FF">
            <w:pPr>
              <w:rPr>
                <w:rStyle w:val="Bold"/>
              </w:rPr>
            </w:pPr>
            <w:r w:rsidRPr="00903DBA">
              <w:rPr>
                <w:rStyle w:val="Bold"/>
              </w:rPr>
              <w:t>Statements</w:t>
            </w:r>
          </w:p>
        </w:tc>
      </w:tr>
      <w:tr w:rsidR="00E80032" w:rsidRPr="00903DBA" w14:paraId="17D56F83" w14:textId="77777777" w:rsidTr="000803FF">
        <w:tc>
          <w:tcPr>
            <w:tcW w:w="3800" w:type="dxa"/>
          </w:tcPr>
          <w:p w14:paraId="5420B59C" w14:textId="77777777" w:rsidR="00E80032" w:rsidRPr="00903DBA" w:rsidRDefault="00E80032" w:rsidP="000803FF">
            <w:r w:rsidRPr="00903DBA">
              <w:t>Selection</w:t>
            </w:r>
          </w:p>
        </w:tc>
        <w:tc>
          <w:tcPr>
            <w:tcW w:w="3834" w:type="dxa"/>
          </w:tcPr>
          <w:p w14:paraId="05E40661" w14:textId="77777777" w:rsidR="00E80032" w:rsidRPr="00903DBA" w:rsidRDefault="00E80032" w:rsidP="000803FF">
            <w:r w:rsidRPr="00903DBA">
              <w:t>if, if-else, switch</w:t>
            </w:r>
          </w:p>
        </w:tc>
      </w:tr>
      <w:tr w:rsidR="00E80032" w:rsidRPr="00903DBA" w14:paraId="64A05639" w14:textId="77777777" w:rsidTr="000803FF">
        <w:tc>
          <w:tcPr>
            <w:tcW w:w="3800" w:type="dxa"/>
          </w:tcPr>
          <w:p w14:paraId="7223B7DF" w14:textId="77777777" w:rsidR="00E80032" w:rsidRPr="00903DBA" w:rsidRDefault="00E80032" w:rsidP="000803FF">
            <w:r w:rsidRPr="00903DBA">
              <w:t>Iteration</w:t>
            </w:r>
          </w:p>
        </w:tc>
        <w:tc>
          <w:tcPr>
            <w:tcW w:w="3834" w:type="dxa"/>
          </w:tcPr>
          <w:p w14:paraId="5F51EA8F" w14:textId="77777777" w:rsidR="00E80032" w:rsidRPr="00903DBA" w:rsidRDefault="00E80032" w:rsidP="000803FF">
            <w:r w:rsidRPr="00903DBA">
              <w:t>for, while, do-while</w:t>
            </w:r>
          </w:p>
        </w:tc>
      </w:tr>
      <w:tr w:rsidR="00E80032" w:rsidRPr="00903DBA" w14:paraId="73EE7E47" w14:textId="77777777" w:rsidTr="000803FF">
        <w:tc>
          <w:tcPr>
            <w:tcW w:w="3800" w:type="dxa"/>
          </w:tcPr>
          <w:p w14:paraId="7618C695" w14:textId="77777777" w:rsidR="00E80032" w:rsidRPr="00903DBA" w:rsidRDefault="00E80032" w:rsidP="000803FF">
            <w:r w:rsidRPr="00903DBA">
              <w:t>Jump</w:t>
            </w:r>
          </w:p>
        </w:tc>
        <w:tc>
          <w:tcPr>
            <w:tcW w:w="3834" w:type="dxa"/>
          </w:tcPr>
          <w:p w14:paraId="2F874854" w14:textId="77777777" w:rsidR="00E80032" w:rsidRPr="00903DBA" w:rsidRDefault="00E80032" w:rsidP="000803FF">
            <w:r w:rsidRPr="00903DBA">
              <w:t>break, continue, goto, return</w:t>
            </w:r>
          </w:p>
        </w:tc>
      </w:tr>
      <w:tr w:rsidR="00E80032" w:rsidRPr="00903DBA" w14:paraId="5C27068E" w14:textId="77777777" w:rsidTr="000803FF">
        <w:tc>
          <w:tcPr>
            <w:tcW w:w="3800" w:type="dxa"/>
          </w:tcPr>
          <w:p w14:paraId="1F6F59BD" w14:textId="77777777" w:rsidR="00E80032" w:rsidRPr="00903DBA" w:rsidRDefault="00E80032" w:rsidP="000803FF">
            <w:r w:rsidRPr="00903DBA">
              <w:t>Expression</w:t>
            </w:r>
          </w:p>
        </w:tc>
        <w:tc>
          <w:tcPr>
            <w:tcW w:w="3834" w:type="dxa"/>
          </w:tcPr>
          <w:p w14:paraId="0DD26987" w14:textId="77777777" w:rsidR="00E80032" w:rsidRPr="00903DBA" w:rsidRDefault="00E80032" w:rsidP="000803FF">
            <w:r w:rsidRPr="00903DBA">
              <w:t>expression ;</w:t>
            </w:r>
          </w:p>
        </w:tc>
      </w:tr>
    </w:tbl>
    <w:p w14:paraId="60335D5C" w14:textId="2CFC103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5" w:name="_Toc320485599"/>
      <w:bookmarkStart w:id="716" w:name="_Toc323656709"/>
      <w:bookmarkStart w:id="717" w:name="_Toc324085447"/>
      <w:bookmarkStart w:id="718" w:name="_Toc383781099"/>
      <w:bookmarkStart w:id="719" w:name="_Toc57656208"/>
      <w:r w:rsidRPr="00903DBA">
        <w:t>Selection statements</w:t>
      </w:r>
      <w:bookmarkEnd w:id="715"/>
      <w:bookmarkEnd w:id="716"/>
      <w:bookmarkEnd w:id="717"/>
      <w:bookmarkEnd w:id="718"/>
      <w:bookmarkEnd w:id="719"/>
    </w:p>
    <w:p w14:paraId="2D918237" w14:textId="77777777" w:rsidR="00E80032" w:rsidRPr="00903DBA" w:rsidRDefault="00E80032" w:rsidP="00E65FE6">
      <w:pPr>
        <w:pStyle w:val="CodeHeader"/>
      </w:pPr>
      <w:r w:rsidRPr="00903DBA">
        <w:t xml:space="preserve">The </w:t>
      </w:r>
      <w:r w:rsidRPr="00E65FE6">
        <w:t>if</w:t>
      </w:r>
      <w:r w:rsidRPr="00903DBA">
        <w:t xml:space="preserve"> statement needs in its simplest form a logical expression to decide whether to execute the following statement. The example below means that the text will be output if </w:t>
      </w:r>
      <w:r w:rsidRPr="00E65FE6">
        <w:rPr>
          <w:rStyle w:val="CodeInText"/>
        </w:rPr>
        <w:t>i</w:t>
      </w:r>
      <w:r w:rsidRPr="00903DBA">
        <w:t xml:space="preserve"> not equal zero.</w:t>
      </w:r>
    </w:p>
    <w:p w14:paraId="423D521F" w14:textId="77777777" w:rsidR="00E80032" w:rsidRPr="00903DBA" w:rsidRDefault="00E80032" w:rsidP="00E80032">
      <w:pPr>
        <w:pStyle w:val="Code"/>
      </w:pPr>
      <w:r w:rsidRPr="00903DBA">
        <w:t>if (i != 0) {</w:t>
      </w:r>
    </w:p>
    <w:p w14:paraId="45843672" w14:textId="77777777" w:rsidR="00E80032" w:rsidRPr="00903DBA" w:rsidRDefault="00E80032" w:rsidP="00E80032">
      <w:pPr>
        <w:pStyle w:val="Code"/>
      </w:pPr>
      <w:r w:rsidRPr="00903DBA">
        <w:t xml:space="preserve">  puts("i does not equal zero");</w:t>
      </w:r>
    </w:p>
    <w:p w14:paraId="7C297C51" w14:textId="77777777" w:rsidR="00E80032" w:rsidRPr="00903DBA" w:rsidRDefault="00E80032" w:rsidP="00E80032">
      <w:pPr>
        <w:pStyle w:val="Code"/>
      </w:pPr>
      <w:r w:rsidRPr="00903DBA">
        <w:t>}</w:t>
      </w:r>
    </w:p>
    <w:p w14:paraId="5E932583" w14:textId="77777777" w:rsidR="00E80032" w:rsidRPr="00903DBA" w:rsidRDefault="00E80032" w:rsidP="00E80032">
      <w:r w:rsidRPr="00903DBA">
        <w:t>As all values not equal to zero are interpreted as true, the following statement is equivalent with the previous one.fexacltly</w:t>
      </w:r>
    </w:p>
    <w:p w14:paraId="4E12F69E" w14:textId="77777777" w:rsidR="00E80032" w:rsidRPr="00903DBA" w:rsidRDefault="00E80032" w:rsidP="00E80032">
      <w:pPr>
        <w:pStyle w:val="Code"/>
      </w:pPr>
      <w:r w:rsidRPr="00903DBA">
        <w:t>if (i) {</w:t>
      </w:r>
    </w:p>
    <w:p w14:paraId="488BF80B" w14:textId="77777777" w:rsidR="00E80032" w:rsidRPr="00903DBA" w:rsidRDefault="00E80032" w:rsidP="00E80032">
      <w:pPr>
        <w:pStyle w:val="Code"/>
      </w:pPr>
      <w:r w:rsidRPr="00903DBA">
        <w:t xml:space="preserve">  puts("i does not equal zero");</w:t>
      </w:r>
    </w:p>
    <w:p w14:paraId="3CB7A65F" w14:textId="77777777" w:rsidR="00E80032" w:rsidRPr="00903DBA" w:rsidRDefault="00E80032" w:rsidP="00E80032">
      <w:pPr>
        <w:pStyle w:val="Code"/>
      </w:pPr>
      <w:r w:rsidRPr="00903DBA">
        <w:t>}</w:t>
      </w:r>
    </w:p>
    <w:p w14:paraId="6C766553" w14:textId="77777777" w:rsidR="00E80032" w:rsidRPr="00903DBA" w:rsidRDefault="00E80032" w:rsidP="00E65FE6">
      <w:pPr>
        <w:pStyle w:val="CodeHeader"/>
      </w:pPr>
      <w:r w:rsidRPr="00903DBA">
        <w:t xml:space="preserve">We can also attach an </w:t>
      </w:r>
      <w:r w:rsidRPr="00E65FE6">
        <w:rPr>
          <w:rStyle w:val="CodeInText"/>
        </w:rPr>
        <w:t>else</w:t>
      </w:r>
      <w:r w:rsidRPr="00903DBA">
        <w:t xml:space="preserve"> part, which is executed if the expression is false.</w:t>
      </w:r>
    </w:p>
    <w:p w14:paraId="151A00B0" w14:textId="77777777" w:rsidR="00E80032" w:rsidRPr="00903DBA" w:rsidRDefault="00E80032" w:rsidP="00E80032">
      <w:pPr>
        <w:pStyle w:val="Code"/>
      </w:pPr>
      <w:r w:rsidRPr="00903DBA">
        <w:t>if (i &gt; 0) {</w:t>
      </w:r>
    </w:p>
    <w:p w14:paraId="21992A32" w14:textId="77777777" w:rsidR="00E80032" w:rsidRPr="00903DBA" w:rsidRDefault="00E80032" w:rsidP="00E80032">
      <w:pPr>
        <w:pStyle w:val="Code"/>
      </w:pPr>
      <w:r w:rsidRPr="00903DBA">
        <w:t xml:space="preserve">  puts("i is greater than zero");</w:t>
      </w:r>
    </w:p>
    <w:p w14:paraId="0BF473DE" w14:textId="77777777" w:rsidR="00E80032" w:rsidRPr="00903DBA" w:rsidRDefault="00E80032" w:rsidP="00E80032">
      <w:pPr>
        <w:pStyle w:val="Code"/>
      </w:pPr>
      <w:r w:rsidRPr="00903DBA">
        <w:t>}</w:t>
      </w:r>
    </w:p>
    <w:p w14:paraId="3C0DCBDD" w14:textId="77777777" w:rsidR="00E80032" w:rsidRPr="00903DBA" w:rsidRDefault="00E80032" w:rsidP="00E80032">
      <w:pPr>
        <w:pStyle w:val="Code"/>
      </w:pPr>
      <w:r w:rsidRPr="00903DBA">
        <w:t>else {</w:t>
      </w:r>
      <w:r w:rsidRPr="00903DBA">
        <w:cr/>
        <w:t xml:space="preserve">  puts("i is not greater than zero");</w:t>
      </w:r>
    </w:p>
    <w:p w14:paraId="7852AA4F" w14:textId="77777777" w:rsidR="00E80032" w:rsidRPr="00903DBA" w:rsidRDefault="00E80032" w:rsidP="00E80032">
      <w:pPr>
        <w:pStyle w:val="Code"/>
      </w:pPr>
      <w:r w:rsidRPr="00903DBA">
        <w:t>}</w:t>
      </w:r>
    </w:p>
    <w:p w14:paraId="165C8E6A" w14:textId="77777777" w:rsidR="00E80032" w:rsidRPr="00903DBA" w:rsidRDefault="00E80032" w:rsidP="00E80032">
      <w:pPr>
        <w:pStyle w:val="Code"/>
      </w:pPr>
    </w:p>
    <w:p w14:paraId="77D039C4" w14:textId="77777777" w:rsidR="00E80032" w:rsidRPr="00903DBA" w:rsidRDefault="00E80032" w:rsidP="00E65FE6">
      <w:pPr>
        <w:pStyle w:val="CodeHeader"/>
      </w:pPr>
      <w:r w:rsidRPr="00903DBA">
        <w:t xml:space="preserve">Between the </w:t>
      </w:r>
      <w:r w:rsidRPr="00E65FE6">
        <w:t>if</w:t>
      </w:r>
      <w:r w:rsidRPr="00903DBA">
        <w:t xml:space="preserve"> and </w:t>
      </w:r>
      <w:r w:rsidRPr="00E65FE6">
        <w:t>else</w:t>
      </w:r>
      <w:r w:rsidRPr="00903DBA">
        <w:t xml:space="preserve"> part we can insert one or more </w:t>
      </w:r>
      <w:r w:rsidRPr="00E65FE6">
        <w:t>else</w:t>
      </w:r>
      <w:r w:rsidRPr="00903DBA">
        <w:rPr>
          <w:rStyle w:val="Italic"/>
        </w:rPr>
        <w:t xml:space="preserve"> </w:t>
      </w:r>
      <w:r w:rsidRPr="00E65FE6">
        <w:rPr>
          <w:rStyle w:val="CodeInText"/>
        </w:rPr>
        <w:t>if</w:t>
      </w:r>
      <w:r w:rsidRPr="00903DBA">
        <w:t xml:space="preserve"> parts.</w:t>
      </w:r>
    </w:p>
    <w:p w14:paraId="0A451C6D" w14:textId="77777777" w:rsidR="00E80032" w:rsidRPr="00903DBA" w:rsidRDefault="00E80032" w:rsidP="00E80032">
      <w:pPr>
        <w:pStyle w:val="Code"/>
      </w:pPr>
      <w:r w:rsidRPr="00903DBA">
        <w:t>if (i &gt; 0) {</w:t>
      </w:r>
    </w:p>
    <w:p w14:paraId="18603DC5" w14:textId="77777777" w:rsidR="00E80032" w:rsidRPr="00903DBA" w:rsidRDefault="00E80032" w:rsidP="00E80032">
      <w:pPr>
        <w:pStyle w:val="Code"/>
      </w:pPr>
      <w:r w:rsidRPr="00903DBA">
        <w:t xml:space="preserve">  puts("i is greater than zero");</w:t>
      </w:r>
    </w:p>
    <w:p w14:paraId="3F2E5C93" w14:textId="77777777" w:rsidR="00E80032" w:rsidRPr="00903DBA" w:rsidRDefault="00E80032" w:rsidP="00E80032">
      <w:pPr>
        <w:pStyle w:val="Code"/>
      </w:pPr>
      <w:r w:rsidRPr="00903DBA">
        <w:t>}</w:t>
      </w:r>
    </w:p>
    <w:p w14:paraId="70A23B1B" w14:textId="77777777" w:rsidR="00E80032" w:rsidRPr="00903DBA" w:rsidRDefault="00E80032" w:rsidP="00E80032">
      <w:pPr>
        <w:pStyle w:val="Code"/>
      </w:pPr>
      <w:r w:rsidRPr="00903DBA">
        <w:t>else if (i &lt; 0) {</w:t>
      </w:r>
    </w:p>
    <w:p w14:paraId="1AC2747F" w14:textId="77777777" w:rsidR="00E80032" w:rsidRPr="00903DBA" w:rsidRDefault="00E80032" w:rsidP="00E80032">
      <w:pPr>
        <w:pStyle w:val="Code"/>
      </w:pPr>
      <w:r w:rsidRPr="00903DBA">
        <w:t xml:space="preserve">  puts("i is less than zero");</w:t>
      </w:r>
    </w:p>
    <w:p w14:paraId="30FBDF04" w14:textId="77777777" w:rsidR="00E80032" w:rsidRPr="00903DBA" w:rsidRDefault="00E80032" w:rsidP="00E80032">
      <w:pPr>
        <w:pStyle w:val="Code"/>
      </w:pPr>
      <w:r w:rsidRPr="00903DBA">
        <w:t>}</w:t>
      </w:r>
    </w:p>
    <w:p w14:paraId="49A75CBE" w14:textId="77777777" w:rsidR="00E80032" w:rsidRPr="00903DBA" w:rsidRDefault="00E80032" w:rsidP="00E80032">
      <w:pPr>
        <w:pStyle w:val="Code"/>
      </w:pPr>
      <w:r w:rsidRPr="00903DBA">
        <w:t>else {</w:t>
      </w:r>
    </w:p>
    <w:p w14:paraId="349DB905" w14:textId="77777777" w:rsidR="00E80032" w:rsidRPr="00903DBA" w:rsidRDefault="00E80032" w:rsidP="00E80032">
      <w:pPr>
        <w:pStyle w:val="Code"/>
      </w:pPr>
      <w:r w:rsidRPr="00903DBA">
        <w:t xml:space="preserve">  puts("i is equal to zero");</w:t>
      </w:r>
    </w:p>
    <w:p w14:paraId="21CFC00C" w14:textId="77777777" w:rsidR="00E80032" w:rsidRPr="00903DBA" w:rsidRDefault="00E80032" w:rsidP="00E80032">
      <w:pPr>
        <w:pStyle w:val="Code"/>
      </w:pPr>
      <w:r w:rsidRPr="00903DBA">
        <w:t>}</w:t>
      </w:r>
    </w:p>
    <w:p w14:paraId="3A074DEC" w14:textId="77777777" w:rsidR="00E80032" w:rsidRPr="00903DBA" w:rsidRDefault="00E80032" w:rsidP="00E80032">
      <w:r w:rsidRPr="00903DBA">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17FD3">
        <w:rPr>
          <w:rStyle w:val="KeyWord0"/>
        </w:rPr>
        <w:t>block</w:t>
      </w:r>
      <w:r w:rsidRPr="00903DBA">
        <w:t>.</w:t>
      </w:r>
    </w:p>
    <w:p w14:paraId="45452E1A" w14:textId="77777777" w:rsidR="00E80032" w:rsidRPr="00903DBA" w:rsidRDefault="00E80032" w:rsidP="00E80032">
      <w:pPr>
        <w:pStyle w:val="Code"/>
      </w:pPr>
      <w:r w:rsidRPr="00903DBA">
        <w:t>if (i &gt; 0) {</w:t>
      </w:r>
      <w:r w:rsidRPr="00903DBA">
        <w:cr/>
        <w:t xml:space="preserve">  int j = i + 1;</w:t>
      </w:r>
    </w:p>
    <w:p w14:paraId="0A066D58" w14:textId="77777777" w:rsidR="00E80032" w:rsidRPr="00903DBA" w:rsidRDefault="00E80032" w:rsidP="00E80032">
      <w:pPr>
        <w:pStyle w:val="Code"/>
      </w:pPr>
      <w:r w:rsidRPr="00903DBA">
        <w:t xml:space="preserve">  printf("j is %d\n", j);</w:t>
      </w:r>
    </w:p>
    <w:p w14:paraId="339D90E7" w14:textId="77777777" w:rsidR="00E80032" w:rsidRPr="00903DBA" w:rsidRDefault="00E80032" w:rsidP="00E80032">
      <w:pPr>
        <w:pStyle w:val="Code"/>
      </w:pPr>
      <w:r w:rsidRPr="00903DBA">
        <w:t>}</w:t>
      </w:r>
    </w:p>
    <w:p w14:paraId="3ECCAFC8" w14:textId="77777777" w:rsidR="00E80032" w:rsidRPr="00903DBA" w:rsidRDefault="00E80032" w:rsidP="00E65FE6">
      <w:pPr>
        <w:pStyle w:val="CodeHeader"/>
      </w:pPr>
      <w:r w:rsidRPr="00903DBA">
        <w:t xml:space="preserve">A warning may be in order. In an </w:t>
      </w:r>
      <w:r w:rsidRPr="00E65FE6">
        <w:t>if</w:t>
      </w:r>
      <w:r w:rsidRPr="00903DBA">
        <w:t xml:space="preserve"> statement, it is perfectly legal to use one equal sign instead of two signs when comparing two values. As one equals sign is used for assignment, not comparison, the variable </w:t>
      </w:r>
      <w:r w:rsidRPr="00E65FE6">
        <w:rPr>
          <w:rStyle w:val="CodeInText"/>
        </w:rPr>
        <w:t>i</w:t>
      </w:r>
      <w:r w:rsidRPr="00903DBA">
        <w:t xml:space="preserve"> in the following code will be assign the value one, and the expression will always be true.</w:t>
      </w:r>
    </w:p>
    <w:p w14:paraId="4D805888" w14:textId="77777777" w:rsidR="00E80032" w:rsidRPr="00903DBA" w:rsidRDefault="00E80032" w:rsidP="00E80032">
      <w:pPr>
        <w:pStyle w:val="Code"/>
      </w:pPr>
      <w:r w:rsidRPr="00903DBA">
        <w:t>if (i = 1) { // Always true.</w:t>
      </w:r>
    </w:p>
    <w:p w14:paraId="4FD1412E" w14:textId="77777777" w:rsidR="00E80032" w:rsidRPr="00903DBA" w:rsidRDefault="00E80032" w:rsidP="00E80032">
      <w:pPr>
        <w:pStyle w:val="Code"/>
      </w:pPr>
      <w:r w:rsidRPr="00903DBA">
        <w:t xml:space="preserve">  // ...</w:t>
      </w:r>
    </w:p>
    <w:p w14:paraId="29BE7181" w14:textId="77777777" w:rsidR="00E80032" w:rsidRPr="00903DBA" w:rsidRDefault="00E80032" w:rsidP="00E80032">
      <w:pPr>
        <w:pStyle w:val="Code"/>
      </w:pPr>
      <w:r w:rsidRPr="00903DBA">
        <w:t>}</w:t>
      </w:r>
    </w:p>
    <w:p w14:paraId="0A153C01" w14:textId="77777777" w:rsidR="00E80032" w:rsidRPr="00903DBA" w:rsidRDefault="00E80032" w:rsidP="00E80032">
      <w:r w:rsidRPr="00903DBA">
        <w:t>One way to avoid the mistake above is to swap the variable and the value. As a value can be compared but not assigned, the compiler will issue an error message and the error will be recognized.</w:t>
      </w:r>
    </w:p>
    <w:p w14:paraId="6BABB98B" w14:textId="77777777" w:rsidR="00E80032" w:rsidRPr="00903DBA" w:rsidRDefault="00E80032" w:rsidP="00E80032">
      <w:pPr>
        <w:pStyle w:val="Code"/>
      </w:pPr>
      <w:r w:rsidRPr="00903DBA">
        <w:t>if (1 = i) { // Compile-time error.</w:t>
      </w:r>
    </w:p>
    <w:p w14:paraId="35F9F8C4" w14:textId="77777777" w:rsidR="00E80032" w:rsidRPr="00903DBA" w:rsidRDefault="00E80032" w:rsidP="00E80032">
      <w:pPr>
        <w:pStyle w:val="Code"/>
      </w:pPr>
      <w:r w:rsidRPr="00903DBA">
        <w:t xml:space="preserve">  // ...</w:t>
      </w:r>
    </w:p>
    <w:p w14:paraId="51C94700" w14:textId="77777777" w:rsidR="00E80032" w:rsidRPr="00903DBA" w:rsidRDefault="00E80032" w:rsidP="00E80032">
      <w:pPr>
        <w:pStyle w:val="Code"/>
      </w:pPr>
      <w:r w:rsidRPr="00903DBA">
        <w:t>}</w:t>
      </w:r>
    </w:p>
    <w:p w14:paraId="31B5B600" w14:textId="77777777" w:rsidR="00E80032" w:rsidRPr="00903DBA" w:rsidRDefault="00E80032" w:rsidP="00E65FE6">
      <w:pPr>
        <w:pStyle w:val="CodeHeader"/>
      </w:pPr>
      <w:r w:rsidRPr="00903DBA">
        <w:t xml:space="preserve">The </w:t>
      </w:r>
      <w:r w:rsidRPr="00E65FE6">
        <w:t>switch</w:t>
      </w:r>
      <w:r w:rsidRPr="00903DBA">
        <w:t xml:space="preserve"> statement is simpler than the </w:t>
      </w:r>
      <w:r w:rsidRPr="00E65FE6">
        <w:t>if</w:t>
      </w:r>
      <w:r w:rsidRPr="00903DBA">
        <w:t xml:space="preserve"> statement, but not as powerful. It evaluates the switch expression and jumps to a </w:t>
      </w:r>
      <w:r w:rsidRPr="00E65FE6">
        <w:t>case</w:t>
      </w:r>
      <w:r w:rsidRPr="00903DBA">
        <w:t xml:space="preserve"> statement with the matching (constant) value. If no value matches, it jumps to the </w:t>
      </w:r>
      <w:r w:rsidRPr="00E65FE6">
        <w:t>default</w:t>
      </w:r>
      <w:r w:rsidRPr="00903DBA">
        <w:t xml:space="preserve"> statement, if present. The </w:t>
      </w:r>
      <w:r w:rsidRPr="00E65FE6">
        <w:rPr>
          <w:rStyle w:val="CodeInText"/>
        </w:rPr>
        <w:t>break</w:t>
      </w:r>
      <w:r w:rsidRPr="00903DBA">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903DBA" w:rsidRDefault="00E80032" w:rsidP="00E80032">
      <w:pPr>
        <w:pStyle w:val="Code"/>
      </w:pPr>
      <w:r w:rsidRPr="00903DBA">
        <w:t xml:space="preserve">  switch (i) {</w:t>
      </w:r>
      <w:r w:rsidRPr="00903DBA">
        <w:cr/>
        <w:t xml:space="preserve">    case 1:</w:t>
      </w:r>
    </w:p>
    <w:p w14:paraId="4C8B6DA5" w14:textId="77777777" w:rsidR="00E80032" w:rsidRPr="00903DBA" w:rsidRDefault="00E80032" w:rsidP="00E80032">
      <w:pPr>
        <w:pStyle w:val="Code"/>
      </w:pPr>
      <w:r w:rsidRPr="00903DBA">
        <w:t xml:space="preserve">      puts("i is equal to 1");</w:t>
      </w:r>
    </w:p>
    <w:p w14:paraId="1BFA2A3C" w14:textId="77777777" w:rsidR="00E80032" w:rsidRPr="00903DBA" w:rsidRDefault="00E80032" w:rsidP="00E80032">
      <w:pPr>
        <w:pStyle w:val="Code"/>
      </w:pPr>
      <w:r w:rsidRPr="00903DBA">
        <w:t xml:space="preserve">      break;</w:t>
      </w:r>
    </w:p>
    <w:p w14:paraId="67330AB9" w14:textId="77777777" w:rsidR="00E80032" w:rsidRPr="00903DBA" w:rsidRDefault="00E80032" w:rsidP="00E80032">
      <w:pPr>
        <w:pStyle w:val="Code"/>
      </w:pPr>
    </w:p>
    <w:p w14:paraId="2C2F4DA0" w14:textId="77777777" w:rsidR="00E80032" w:rsidRPr="00903DBA" w:rsidRDefault="00E80032" w:rsidP="00E80032">
      <w:pPr>
        <w:pStyle w:val="Code"/>
      </w:pPr>
      <w:r w:rsidRPr="00903DBA">
        <w:t xml:space="preserve">    case 2:</w:t>
      </w:r>
    </w:p>
    <w:p w14:paraId="2DC1B49D" w14:textId="77777777" w:rsidR="00E80032" w:rsidRPr="00903DBA" w:rsidRDefault="00E80032" w:rsidP="00E80032">
      <w:pPr>
        <w:pStyle w:val="Code"/>
      </w:pPr>
      <w:r w:rsidRPr="00903DBA">
        <w:t xml:space="preserve">      puts("i is equal to 2");</w:t>
      </w:r>
    </w:p>
    <w:p w14:paraId="7B3ABB6E" w14:textId="77777777" w:rsidR="00E80032" w:rsidRPr="00903DBA" w:rsidRDefault="00E80032" w:rsidP="00E80032">
      <w:pPr>
        <w:pStyle w:val="Code"/>
      </w:pPr>
      <w:r w:rsidRPr="00903DBA">
        <w:t xml:space="preserve">      break;</w:t>
      </w:r>
    </w:p>
    <w:p w14:paraId="17356758" w14:textId="77777777" w:rsidR="00E80032" w:rsidRPr="00903DBA" w:rsidRDefault="00E80032" w:rsidP="00E80032">
      <w:pPr>
        <w:pStyle w:val="Code"/>
      </w:pPr>
    </w:p>
    <w:p w14:paraId="76CA6286" w14:textId="77777777" w:rsidR="00E80032" w:rsidRPr="00903DBA" w:rsidRDefault="00E80032" w:rsidP="00E80032">
      <w:pPr>
        <w:pStyle w:val="Code"/>
      </w:pPr>
      <w:r w:rsidRPr="00903DBA">
        <w:t xml:space="preserve">    case 3:</w:t>
      </w:r>
    </w:p>
    <w:p w14:paraId="4D329A6D" w14:textId="77777777" w:rsidR="00E80032" w:rsidRPr="00903DBA" w:rsidRDefault="00E80032" w:rsidP="00E80032">
      <w:pPr>
        <w:pStyle w:val="Code"/>
      </w:pPr>
      <w:r w:rsidRPr="00903DBA">
        <w:t xml:space="preserve">      puts("i is equal to 3");</w:t>
      </w:r>
    </w:p>
    <w:p w14:paraId="295B293B" w14:textId="77777777" w:rsidR="00E80032" w:rsidRPr="00903DBA" w:rsidRDefault="00E80032" w:rsidP="00E80032">
      <w:pPr>
        <w:pStyle w:val="Code"/>
      </w:pPr>
      <w:r w:rsidRPr="00903DBA">
        <w:t xml:space="preserve">      break;</w:t>
      </w:r>
    </w:p>
    <w:p w14:paraId="294989E9" w14:textId="77777777" w:rsidR="00E80032" w:rsidRPr="00903DBA" w:rsidRDefault="00E80032" w:rsidP="00E80032">
      <w:pPr>
        <w:pStyle w:val="Code"/>
      </w:pPr>
    </w:p>
    <w:p w14:paraId="053C8272" w14:textId="77777777" w:rsidR="00E80032" w:rsidRPr="00903DBA" w:rsidRDefault="00E80032" w:rsidP="00E80032">
      <w:pPr>
        <w:pStyle w:val="Code"/>
      </w:pPr>
      <w:r w:rsidRPr="00903DBA">
        <w:t xml:space="preserve">    default:</w:t>
      </w:r>
    </w:p>
    <w:p w14:paraId="7D64F7DF" w14:textId="77777777" w:rsidR="00E80032" w:rsidRPr="00903DBA" w:rsidRDefault="00E80032" w:rsidP="00E80032">
      <w:pPr>
        <w:pStyle w:val="Code"/>
      </w:pPr>
      <w:r w:rsidRPr="00903DBA">
        <w:t xml:space="preserve">      puts("i is not equal to 1, 2, or 3.");</w:t>
      </w:r>
    </w:p>
    <w:p w14:paraId="25862983" w14:textId="77777777" w:rsidR="00E80032" w:rsidRPr="00903DBA" w:rsidRDefault="00E80032" w:rsidP="00E80032">
      <w:pPr>
        <w:pStyle w:val="Code"/>
      </w:pPr>
      <w:r w:rsidRPr="00903DBA">
        <w:t xml:space="preserve">      break;</w:t>
      </w:r>
    </w:p>
    <w:p w14:paraId="26F3580A" w14:textId="77777777" w:rsidR="00E80032" w:rsidRPr="00903DBA" w:rsidRDefault="00E80032" w:rsidP="00E80032">
      <w:pPr>
        <w:pStyle w:val="Code"/>
      </w:pPr>
      <w:r w:rsidRPr="00903DBA">
        <w:t xml:space="preserve">  }</w:t>
      </w:r>
    </w:p>
    <w:p w14:paraId="60853C1E" w14:textId="77777777" w:rsidR="00E80032" w:rsidRPr="00903DBA" w:rsidRDefault="00E80032" w:rsidP="00E65FE6">
      <w:pPr>
        <w:pStyle w:val="CodeHeader"/>
      </w:pPr>
      <w:r w:rsidRPr="00903DBA">
        <w:t xml:space="preserve">It is important to remember the break statement. Otherwise, the execution would simple continue with the code attached to the next </w:t>
      </w:r>
      <w:r w:rsidRPr="00E65FE6">
        <w:rPr>
          <w:rStyle w:val="CodeInText"/>
        </w:rPr>
        <w:t>case</w:t>
      </w:r>
      <w:r w:rsidRPr="00903DBA">
        <w:t xml:space="preserve"> statement</w:t>
      </w:r>
      <w:r w:rsidRPr="00903DBA">
        <w:rPr>
          <w:rStyle w:val="Fotnotsreferens"/>
          <w:szCs w:val="21"/>
        </w:rPr>
        <w:footnoteReference w:id="16"/>
      </w:r>
      <w:r w:rsidRPr="00903DBA">
        <w:t>. However, in C we can use the fact that an omitted break statement makes the execution continue with the next statement to group several case statements together.</w:t>
      </w:r>
    </w:p>
    <w:p w14:paraId="7260257C" w14:textId="77777777" w:rsidR="00E80032" w:rsidRPr="00903DBA" w:rsidRDefault="00E80032" w:rsidP="00E80032">
      <w:pPr>
        <w:pStyle w:val="Code"/>
      </w:pPr>
      <w:r w:rsidRPr="00903DBA">
        <w:t>switch (i) {</w:t>
      </w:r>
      <w:r w:rsidRPr="00903DBA">
        <w:cr/>
        <w:t xml:space="preserve">  case 1:</w:t>
      </w:r>
    </w:p>
    <w:p w14:paraId="6D8AF709" w14:textId="77777777" w:rsidR="00E80032" w:rsidRPr="00903DBA" w:rsidRDefault="00E80032" w:rsidP="00E80032">
      <w:pPr>
        <w:pStyle w:val="Code"/>
      </w:pPr>
      <w:r w:rsidRPr="00903DBA">
        <w:t xml:space="preserve">  case 2:</w:t>
      </w:r>
    </w:p>
    <w:p w14:paraId="0734112E" w14:textId="77777777" w:rsidR="00E80032" w:rsidRPr="00903DBA" w:rsidRDefault="00E80032" w:rsidP="00E80032">
      <w:pPr>
        <w:pStyle w:val="Code"/>
      </w:pPr>
      <w:r w:rsidRPr="00903DBA">
        <w:t xml:space="preserve">  case 3:</w:t>
      </w:r>
    </w:p>
    <w:p w14:paraId="7383BD64" w14:textId="77777777" w:rsidR="00E80032" w:rsidRPr="00903DBA" w:rsidRDefault="00E80032" w:rsidP="00E80032">
      <w:pPr>
        <w:pStyle w:val="Code"/>
      </w:pPr>
      <w:r w:rsidRPr="00903DBA">
        <w:t xml:space="preserve">    printf("i is equal to 1, 2, or 3");</w:t>
      </w:r>
    </w:p>
    <w:p w14:paraId="2005A190" w14:textId="77777777" w:rsidR="00E80032" w:rsidRPr="00903DBA" w:rsidRDefault="00E80032" w:rsidP="00E80032">
      <w:pPr>
        <w:pStyle w:val="Code"/>
      </w:pPr>
      <w:r w:rsidRPr="00903DBA">
        <w:t xml:space="preserve">    break;</w:t>
      </w:r>
    </w:p>
    <w:p w14:paraId="1313CB16" w14:textId="77777777" w:rsidR="00E80032" w:rsidRPr="00903DBA" w:rsidRDefault="00E80032" w:rsidP="00E80032">
      <w:pPr>
        <w:pStyle w:val="Code"/>
      </w:pPr>
    </w:p>
    <w:p w14:paraId="7962C030" w14:textId="77777777" w:rsidR="00E80032" w:rsidRPr="00903DBA" w:rsidRDefault="00E80032" w:rsidP="00E80032">
      <w:pPr>
        <w:pStyle w:val="Code"/>
      </w:pPr>
      <w:r w:rsidRPr="00903DBA">
        <w:t xml:space="preserve">    // ...</w:t>
      </w:r>
    </w:p>
    <w:p w14:paraId="5C73F04A" w14:textId="77777777" w:rsidR="00E80032" w:rsidRPr="00903DBA" w:rsidRDefault="00E80032" w:rsidP="00E80032">
      <w:pPr>
        <w:pStyle w:val="Code"/>
      </w:pPr>
      <w:r w:rsidRPr="00903DBA">
        <w:t>}</w:t>
      </w:r>
    </w:p>
    <w:p w14:paraId="66D634A7" w14:textId="57D04C2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0" w:name="_Toc320485600"/>
      <w:bookmarkStart w:id="721" w:name="_Toc323656710"/>
      <w:bookmarkStart w:id="722" w:name="_Toc324085448"/>
      <w:bookmarkStart w:id="723" w:name="_Toc383781100"/>
      <w:bookmarkStart w:id="724" w:name="_Toc57656209"/>
      <w:r w:rsidRPr="00903DBA">
        <w:t>Iteration statements</w:t>
      </w:r>
      <w:bookmarkEnd w:id="720"/>
      <w:bookmarkEnd w:id="721"/>
      <w:bookmarkEnd w:id="722"/>
      <w:bookmarkEnd w:id="723"/>
      <w:bookmarkEnd w:id="724"/>
    </w:p>
    <w:p w14:paraId="42AEC87A" w14:textId="77777777" w:rsidR="00E80032" w:rsidRPr="00903DBA" w:rsidRDefault="00E80032" w:rsidP="00E65FE6">
      <w:pPr>
        <w:pStyle w:val="CodeHeader"/>
      </w:pPr>
      <w:r w:rsidRPr="00903DBA">
        <w:t xml:space="preserve">Iteration statements, also called loops, iterate one or several statements as long as a certain condition is true; </w:t>
      </w:r>
      <w:r w:rsidRPr="00E65FE6">
        <w:t>while</w:t>
      </w:r>
      <w:r w:rsidRPr="00903DBA">
        <w:t xml:space="preserve"> is the simplest loop. It repeats one statement or a block of statements as long as the given expression is true. The example below uses the </w:t>
      </w:r>
      <w:r w:rsidRPr="00E65FE6">
        <w:rPr>
          <w:rStyle w:val="CodeInText"/>
        </w:rPr>
        <w:t>while</w:t>
      </w:r>
      <w:r w:rsidRPr="00903DBA">
        <w:t xml:space="preserve"> statement to write the numbers one to ten.</w:t>
      </w:r>
    </w:p>
    <w:p w14:paraId="464DDA0B" w14:textId="77777777" w:rsidR="00E80032" w:rsidRPr="00903DBA" w:rsidRDefault="00E80032" w:rsidP="00E80032">
      <w:pPr>
        <w:pStyle w:val="Code"/>
      </w:pPr>
      <w:r w:rsidRPr="00903DBA">
        <w:t>int i = 1;</w:t>
      </w:r>
    </w:p>
    <w:p w14:paraId="33B2BD26" w14:textId="77777777" w:rsidR="00E80032" w:rsidRPr="00903DBA" w:rsidRDefault="00E80032" w:rsidP="00E80032">
      <w:pPr>
        <w:pStyle w:val="Code"/>
      </w:pPr>
      <w:r w:rsidRPr="00903DBA">
        <w:t>while (i &lt;= 10) {</w:t>
      </w:r>
      <w:r w:rsidRPr="00903DBA">
        <w:cr/>
        <w:t xml:space="preserve">  printf("%d\n", i);</w:t>
      </w:r>
    </w:p>
    <w:p w14:paraId="6B0F3CE2" w14:textId="77777777" w:rsidR="00E80032" w:rsidRPr="00903DBA" w:rsidRDefault="00E80032" w:rsidP="00E80032">
      <w:pPr>
        <w:pStyle w:val="Code"/>
      </w:pPr>
      <w:r w:rsidRPr="00903DBA">
        <w:t xml:space="preserve">  ++i;</w:t>
      </w:r>
    </w:p>
    <w:p w14:paraId="429FA163" w14:textId="77777777" w:rsidR="00E80032" w:rsidRPr="00903DBA" w:rsidRDefault="00E80032" w:rsidP="00E80032">
      <w:pPr>
        <w:pStyle w:val="Code"/>
      </w:pPr>
      <w:r w:rsidRPr="00903DBA">
        <w:t>}</w:t>
      </w:r>
    </w:p>
    <w:p w14:paraId="00FF3367" w14:textId="77777777" w:rsidR="00E80032" w:rsidRPr="00903DBA" w:rsidRDefault="00E80032" w:rsidP="00E65FE6">
      <w:pPr>
        <w:pStyle w:val="CodeHeader"/>
      </w:pPr>
      <w:r w:rsidRPr="00903DBA">
        <w:t xml:space="preserve">The same thing can be done with a </w:t>
      </w:r>
      <w:r w:rsidRPr="00E65FE6">
        <w:rPr>
          <w:rStyle w:val="CodeInText"/>
        </w:rPr>
        <w:t>do-while</w:t>
      </w:r>
      <w:r w:rsidRPr="00903DBA">
        <w:t xml:space="preserve"> statement.</w:t>
      </w:r>
    </w:p>
    <w:p w14:paraId="5963A120" w14:textId="77777777" w:rsidR="00E80032" w:rsidRPr="00903DBA" w:rsidRDefault="00E80032" w:rsidP="00E80032">
      <w:pPr>
        <w:pStyle w:val="Code"/>
      </w:pPr>
      <w:r w:rsidRPr="00903DBA">
        <w:t>int i = 1;</w:t>
      </w:r>
    </w:p>
    <w:p w14:paraId="5E2936FE" w14:textId="77777777" w:rsidR="00E80032" w:rsidRPr="00903DBA" w:rsidRDefault="00E80032" w:rsidP="00E80032">
      <w:pPr>
        <w:pStyle w:val="Code"/>
      </w:pPr>
      <w:r w:rsidRPr="00903DBA">
        <w:t>do {</w:t>
      </w:r>
      <w:r w:rsidRPr="00903DBA">
        <w:cr/>
        <w:t xml:space="preserve">  printf("%d\n", i);</w:t>
      </w:r>
    </w:p>
    <w:p w14:paraId="6E2FA8EE" w14:textId="77777777" w:rsidR="00E80032" w:rsidRPr="00903DBA" w:rsidRDefault="00E80032" w:rsidP="00E80032">
      <w:pPr>
        <w:pStyle w:val="Code"/>
      </w:pPr>
      <w:r w:rsidRPr="00903DBA">
        <w:t xml:space="preserve">  ++i;</w:t>
      </w:r>
    </w:p>
    <w:p w14:paraId="35709990" w14:textId="77777777" w:rsidR="00E80032" w:rsidRPr="00903DBA" w:rsidRDefault="00E80032" w:rsidP="00E80032">
      <w:pPr>
        <w:pStyle w:val="Code"/>
      </w:pPr>
      <w:r w:rsidRPr="00903DBA">
        <w:t>}</w:t>
      </w:r>
    </w:p>
    <w:p w14:paraId="3BC000C1" w14:textId="77777777" w:rsidR="00E80032" w:rsidRPr="00903DBA" w:rsidRDefault="00E80032" w:rsidP="00E80032">
      <w:pPr>
        <w:pStyle w:val="Code"/>
      </w:pPr>
      <w:r w:rsidRPr="00903DBA">
        <w:t>while (i &lt;= 10);</w:t>
      </w:r>
    </w:p>
    <w:p w14:paraId="4FE9C4FA" w14:textId="77777777" w:rsidR="00E80032" w:rsidRPr="00903DBA" w:rsidRDefault="00E80032" w:rsidP="00E65FE6">
      <w:pPr>
        <w:pStyle w:val="CodeHeader"/>
      </w:pPr>
      <w:r w:rsidRPr="00903DBA">
        <w:t xml:space="preserve">However, the </w:t>
      </w:r>
      <w:r w:rsidRPr="00E65FE6">
        <w:t>do-while</w:t>
      </w:r>
      <w:r w:rsidRPr="00903DBA">
        <w:t xml:space="preserve"> statement is less powerful. If the expression is false to begin with, the </w:t>
      </w:r>
      <w:r w:rsidRPr="00E65FE6">
        <w:t>while</w:t>
      </w:r>
      <w:r w:rsidRPr="00903DBA">
        <w:t xml:space="preserve"> statement just skips the repetitions altogether, but the </w:t>
      </w:r>
      <w:r w:rsidRPr="00E65FE6">
        <w:rPr>
          <w:rStyle w:val="CodeInText"/>
        </w:rPr>
        <w:t>do-while</w:t>
      </w:r>
      <w:r w:rsidRPr="00903DBA">
        <w:t xml:space="preserve"> statement must always execute the iteration statement at least once in order to reach the continuation expression at the end.</w:t>
      </w:r>
    </w:p>
    <w:p w14:paraId="563694FE" w14:textId="475764A3" w:rsidR="00E80032" w:rsidRPr="00903DBA" w:rsidRDefault="00E80032" w:rsidP="00E65FE6">
      <w:pPr>
        <w:pStyle w:val="CodeHeader"/>
      </w:pPr>
      <w:r w:rsidRPr="00903DBA">
        <w:t xml:space="preserve">We can also use the </w:t>
      </w:r>
      <w:r w:rsidRPr="00E65FE6">
        <w:t>for</w:t>
      </w:r>
      <w:r w:rsidRPr="00903DBA">
        <w:t xml:space="preserve"> statement, which is a more compact variant of </w:t>
      </w:r>
      <w:r w:rsidRPr="00E65FE6">
        <w:rPr>
          <w:rStyle w:val="CodeInText"/>
        </w:rPr>
        <w:t>while</w:t>
      </w:r>
      <w:r w:rsidRPr="00903DBA">
        <w:t xml:space="preserve">. It takes three expressions, separated by semicolons. The first expression </w:t>
      </w:r>
      <w:r w:rsidR="00631D4D" w:rsidRPr="00903DBA">
        <w:t>initialize</w:t>
      </w:r>
      <w:r w:rsidRPr="00903DBA">
        <w:t>s the variable, the repetition continues as long as the second expression is true and the third expression is executed at the end of each repetition.</w:t>
      </w:r>
    </w:p>
    <w:p w14:paraId="06FEBCE1" w14:textId="77777777" w:rsidR="00E80032" w:rsidRPr="00903DBA" w:rsidRDefault="00E80032" w:rsidP="00E80032">
      <w:pPr>
        <w:pStyle w:val="Code"/>
      </w:pPr>
      <w:r w:rsidRPr="00903DBA">
        <w:t>int i;</w:t>
      </w:r>
    </w:p>
    <w:p w14:paraId="75A0A6BA" w14:textId="77777777" w:rsidR="00E80032" w:rsidRPr="00903DBA" w:rsidRDefault="00E80032" w:rsidP="00E80032">
      <w:pPr>
        <w:pStyle w:val="Code"/>
      </w:pPr>
      <w:r w:rsidRPr="00903DBA">
        <w:t>for (i = 1; i &lt;= 10; ++i) {</w:t>
      </w:r>
      <w:r w:rsidRPr="00903DBA">
        <w:cr/>
        <w:t xml:space="preserve">  printf("%d\n", i);</w:t>
      </w:r>
    </w:p>
    <w:p w14:paraId="2F29271B" w14:textId="77777777" w:rsidR="00E80032" w:rsidRPr="00903DBA" w:rsidRDefault="00E80032" w:rsidP="00E80032">
      <w:pPr>
        <w:pStyle w:val="Code"/>
      </w:pPr>
      <w:r w:rsidRPr="00903DBA">
        <w:t>}</w:t>
      </w:r>
    </w:p>
    <w:p w14:paraId="58CE0243" w14:textId="1A5CCF39" w:rsidR="00E80032" w:rsidRPr="00903DBA" w:rsidRDefault="00E80032" w:rsidP="00E65FE6">
      <w:pPr>
        <w:pStyle w:val="CodeHeader"/>
      </w:pPr>
      <w:r w:rsidRPr="00903DBA">
        <w:t xml:space="preserve">Similar to the </w:t>
      </w:r>
      <w:r w:rsidRPr="00E65FE6">
        <w:rPr>
          <w:rStyle w:val="CodeInText"/>
        </w:rPr>
        <w:t>switch</w:t>
      </w:r>
      <w:r w:rsidRPr="00903DBA">
        <w:t xml:space="preserve"> statement, an iteration statement can be interrupted by the break statement. Below is an </w:t>
      </w:r>
      <w:r w:rsidR="001249C1">
        <w:t>infinite</w:t>
      </w:r>
      <w:r w:rsidRPr="00903DBA">
        <w:t>loop (remember that every non-zero value is regarded as true) that is stopped by the break statement.</w:t>
      </w:r>
    </w:p>
    <w:p w14:paraId="72399ACE" w14:textId="77777777" w:rsidR="00E80032" w:rsidRPr="00903DBA" w:rsidRDefault="00E80032" w:rsidP="00E80032">
      <w:pPr>
        <w:pStyle w:val="Code"/>
      </w:pPr>
      <w:r w:rsidRPr="00903DBA">
        <w:t>int i = 1;</w:t>
      </w:r>
    </w:p>
    <w:p w14:paraId="26F4C234" w14:textId="77777777" w:rsidR="00E80032" w:rsidRPr="00903DBA" w:rsidRDefault="00E80032" w:rsidP="00E80032">
      <w:pPr>
        <w:pStyle w:val="Code"/>
      </w:pPr>
      <w:r w:rsidRPr="00903DBA">
        <w:t>while (1) {</w:t>
      </w:r>
      <w:r w:rsidRPr="00903DBA">
        <w:cr/>
        <w:t xml:space="preserve">  printf("%d\n", i);</w:t>
      </w:r>
    </w:p>
    <w:p w14:paraId="16CB17FD" w14:textId="77777777" w:rsidR="00E80032" w:rsidRPr="00903DBA" w:rsidRDefault="00E80032" w:rsidP="00E80032">
      <w:pPr>
        <w:pStyle w:val="Code"/>
      </w:pPr>
      <w:r w:rsidRPr="00903DBA">
        <w:t xml:space="preserve">  ++i;</w:t>
      </w:r>
    </w:p>
    <w:p w14:paraId="08640940" w14:textId="77777777" w:rsidR="00E80032" w:rsidRPr="00903DBA" w:rsidRDefault="00E80032" w:rsidP="00E80032">
      <w:pPr>
        <w:pStyle w:val="Code"/>
      </w:pPr>
    </w:p>
    <w:p w14:paraId="00C3828B" w14:textId="77777777" w:rsidR="00E80032" w:rsidRPr="00903DBA" w:rsidRDefault="00E80032" w:rsidP="00E80032">
      <w:pPr>
        <w:pStyle w:val="Code"/>
      </w:pPr>
      <w:r w:rsidRPr="00903DBA">
        <w:t xml:space="preserve">  if (i &gt; 10) {</w:t>
      </w:r>
      <w:r w:rsidRPr="00903DBA">
        <w:cr/>
        <w:t xml:space="preserve">    break;</w:t>
      </w:r>
    </w:p>
    <w:p w14:paraId="6773BB00" w14:textId="77777777" w:rsidR="00E80032" w:rsidRPr="00903DBA" w:rsidRDefault="00E80032" w:rsidP="00E80032">
      <w:pPr>
        <w:pStyle w:val="Code"/>
      </w:pPr>
      <w:r w:rsidRPr="00903DBA">
        <w:t xml:space="preserve">  }</w:t>
      </w:r>
    </w:p>
    <w:p w14:paraId="5DD9EB28" w14:textId="77777777" w:rsidR="00E80032" w:rsidRPr="00903DBA" w:rsidRDefault="00E80032" w:rsidP="00E80032">
      <w:pPr>
        <w:pStyle w:val="Code"/>
      </w:pPr>
      <w:r w:rsidRPr="00903DBA">
        <w:t>}</w:t>
      </w:r>
    </w:p>
    <w:p w14:paraId="0C1F4203" w14:textId="77777777" w:rsidR="00E80032" w:rsidRPr="00903DBA" w:rsidRDefault="00E80032" w:rsidP="00E65FE6">
      <w:pPr>
        <w:pStyle w:val="CodeHeader"/>
      </w:pPr>
      <w:r w:rsidRPr="00903DBA">
        <w:t xml:space="preserve">The same effect can be archived by omitting </w:t>
      </w:r>
      <w:r w:rsidR="001269DE" w:rsidRPr="00903DBA">
        <w:t>the second expression of the</w:t>
      </w:r>
      <w:r w:rsidRPr="00903DBA">
        <w:t xml:space="preserve"> </w:t>
      </w:r>
      <w:r w:rsidRPr="00E65FE6">
        <w:rPr>
          <w:rStyle w:val="CodeInText"/>
        </w:rPr>
        <w:t>for</w:t>
      </w:r>
      <w:r w:rsidRPr="00903DBA">
        <w:t xml:space="preserve"> statement.</w:t>
      </w:r>
    </w:p>
    <w:p w14:paraId="263436D2" w14:textId="77777777" w:rsidR="00E80032" w:rsidRPr="00903DBA" w:rsidRDefault="00E80032" w:rsidP="00E80032">
      <w:pPr>
        <w:pStyle w:val="Code"/>
      </w:pPr>
      <w:r w:rsidRPr="00903DBA">
        <w:t>int i;</w:t>
      </w:r>
    </w:p>
    <w:p w14:paraId="3C27E5F0" w14:textId="77777777" w:rsidR="00E80032" w:rsidRPr="00903DBA" w:rsidRDefault="00E80032" w:rsidP="00E80032">
      <w:pPr>
        <w:pStyle w:val="Code"/>
      </w:pPr>
      <w:r w:rsidRPr="00903DBA">
        <w:t>for (i = 1; ; ++i) {</w:t>
      </w:r>
      <w:r w:rsidRPr="00903DBA">
        <w:cr/>
        <w:t xml:space="preserve">  printf("%d\n", i);</w:t>
      </w:r>
    </w:p>
    <w:p w14:paraId="61AD053F" w14:textId="77777777" w:rsidR="00E80032" w:rsidRPr="00903DBA" w:rsidRDefault="00E80032" w:rsidP="00E80032">
      <w:pPr>
        <w:pStyle w:val="Code"/>
      </w:pPr>
    </w:p>
    <w:p w14:paraId="45AF32A7" w14:textId="77777777" w:rsidR="00E80032" w:rsidRPr="00903DBA" w:rsidRDefault="00E80032" w:rsidP="00E80032">
      <w:pPr>
        <w:pStyle w:val="Code"/>
      </w:pPr>
      <w:r w:rsidRPr="00903DBA">
        <w:t xml:space="preserve">  if (i == 10) {</w:t>
      </w:r>
      <w:r w:rsidRPr="00903DBA">
        <w:cr/>
        <w:t xml:space="preserve">    break;</w:t>
      </w:r>
    </w:p>
    <w:p w14:paraId="6D3718AA" w14:textId="77777777" w:rsidR="00E80032" w:rsidRPr="00903DBA" w:rsidRDefault="00E80032" w:rsidP="00E80032">
      <w:pPr>
        <w:pStyle w:val="Code"/>
      </w:pPr>
      <w:r w:rsidRPr="00903DBA">
        <w:t xml:space="preserve">  }</w:t>
      </w:r>
    </w:p>
    <w:p w14:paraId="75BA3674" w14:textId="77777777" w:rsidR="00E80032" w:rsidRPr="00903DBA" w:rsidRDefault="00E80032" w:rsidP="00E80032">
      <w:pPr>
        <w:pStyle w:val="Code"/>
      </w:pPr>
      <w:r w:rsidRPr="00903DBA">
        <w:t>}</w:t>
      </w:r>
    </w:p>
    <w:p w14:paraId="03C7F45C" w14:textId="77777777" w:rsidR="00E80032" w:rsidRPr="00903DBA" w:rsidRDefault="00E80032" w:rsidP="00E65FE6">
      <w:pPr>
        <w:pStyle w:val="CodeHeader"/>
      </w:pPr>
      <w:r w:rsidRPr="00903DBA">
        <w:t xml:space="preserve">An iteration statement can also include a </w:t>
      </w:r>
      <w:r w:rsidRPr="00E65FE6">
        <w:rPr>
          <w:rStyle w:val="CodeInText"/>
        </w:rPr>
        <w:t>continue</w:t>
      </w:r>
      <w:r w:rsidRPr="00903DBA">
        <w:t xml:space="preserve"> statement. It skips the rest of the current repetition. The following example prints the numbers from 1 to 10 with the exception of 5.</w:t>
      </w:r>
    </w:p>
    <w:p w14:paraId="28F61669" w14:textId="77777777" w:rsidR="00E80032" w:rsidRPr="00903DBA" w:rsidRDefault="00E80032" w:rsidP="00E80032">
      <w:pPr>
        <w:pStyle w:val="Code"/>
      </w:pPr>
      <w:r w:rsidRPr="00903DBA">
        <w:t>int i;</w:t>
      </w:r>
    </w:p>
    <w:p w14:paraId="03C67B56" w14:textId="77777777" w:rsidR="00E80032" w:rsidRPr="00903DBA" w:rsidRDefault="00E80032" w:rsidP="00E80032">
      <w:pPr>
        <w:pStyle w:val="Code"/>
      </w:pPr>
      <w:r w:rsidRPr="00903DBA">
        <w:t>for (i = 1; i &lt;= 10; ++i) {</w:t>
      </w:r>
      <w:r w:rsidRPr="00903DBA">
        <w:cr/>
        <w:t xml:space="preserve">  if (i == 5) {</w:t>
      </w:r>
      <w:r w:rsidRPr="00903DBA">
        <w:cr/>
        <w:t xml:space="preserve">    continue;</w:t>
      </w:r>
    </w:p>
    <w:p w14:paraId="707646C4" w14:textId="77777777" w:rsidR="00E80032" w:rsidRPr="00903DBA" w:rsidRDefault="00E80032" w:rsidP="00E80032">
      <w:pPr>
        <w:pStyle w:val="Code"/>
      </w:pPr>
      <w:r w:rsidRPr="00903DBA">
        <w:t xml:space="preserve">  }</w:t>
      </w:r>
    </w:p>
    <w:p w14:paraId="0485B3B5" w14:textId="77777777" w:rsidR="00E80032" w:rsidRPr="00903DBA" w:rsidRDefault="00E80032" w:rsidP="00E80032">
      <w:pPr>
        <w:pStyle w:val="Code"/>
      </w:pPr>
    </w:p>
    <w:p w14:paraId="184BECD1" w14:textId="77777777" w:rsidR="00E80032" w:rsidRPr="00903DBA" w:rsidRDefault="00E80032" w:rsidP="00E80032">
      <w:pPr>
        <w:pStyle w:val="Code"/>
      </w:pPr>
      <w:r w:rsidRPr="00903DBA">
        <w:t xml:space="preserve">  printf("%d\n", i);</w:t>
      </w:r>
    </w:p>
    <w:p w14:paraId="33C8BB09" w14:textId="77777777" w:rsidR="00E80032" w:rsidRPr="00903DBA" w:rsidRDefault="00E80032" w:rsidP="00E80032">
      <w:pPr>
        <w:pStyle w:val="Code"/>
      </w:pPr>
      <w:r w:rsidRPr="00903DBA">
        <w:t>}</w:t>
      </w:r>
    </w:p>
    <w:p w14:paraId="36BC0915" w14:textId="45B5FB73" w:rsidR="00E80032" w:rsidRPr="00903DBA" w:rsidRDefault="00E80032" w:rsidP="00E65FE6">
      <w:pPr>
        <w:pStyle w:val="CodeHeader"/>
      </w:pPr>
      <w:r w:rsidRPr="00903DBA">
        <w:t xml:space="preserve">The following example, however, will not work as intended. Because the continue statement will skip the rest of the </w:t>
      </w:r>
      <w:r w:rsidRPr="00E65FE6">
        <w:t>while</w:t>
      </w:r>
      <w:r w:rsidRPr="00903DBA">
        <w:t xml:space="preserve"> block, </w:t>
      </w:r>
      <w:r w:rsidRPr="00E65FE6">
        <w:t>i</w:t>
      </w:r>
      <w:r w:rsidRPr="00903DBA">
        <w:t xml:space="preserve"> will never be updated and we will be stuck in an </w:t>
      </w:r>
      <w:r w:rsidR="001249C1">
        <w:t>infinite</w:t>
      </w:r>
      <w:r w:rsidRPr="00903DBA">
        <w:t xml:space="preserve">loop. Therefore, I recommend that you use </w:t>
      </w:r>
      <w:r w:rsidRPr="00E65FE6">
        <w:rPr>
          <w:rStyle w:val="CodeInText"/>
        </w:rPr>
        <w:t>continue</w:t>
      </w:r>
      <w:r w:rsidRPr="00903DBA">
        <w:t xml:space="preserve"> with care, or avoid it altogether.</w:t>
      </w:r>
    </w:p>
    <w:p w14:paraId="66B54909" w14:textId="77777777" w:rsidR="00E80032" w:rsidRPr="00903DBA" w:rsidRDefault="00E80032" w:rsidP="00E80032">
      <w:pPr>
        <w:pStyle w:val="Code"/>
      </w:pPr>
      <w:r w:rsidRPr="00903DBA">
        <w:t>int i = 1;</w:t>
      </w:r>
    </w:p>
    <w:p w14:paraId="53BFD960" w14:textId="77777777" w:rsidR="00E80032" w:rsidRPr="00903DBA" w:rsidRDefault="00E80032" w:rsidP="00E80032">
      <w:pPr>
        <w:pStyle w:val="Code"/>
      </w:pPr>
      <w:r w:rsidRPr="00903DBA">
        <w:t>while (i &lt;= 10) {</w:t>
      </w:r>
      <w:r w:rsidRPr="00903DBA">
        <w:cr/>
        <w:t xml:space="preserve">  if (i == 5) {</w:t>
      </w:r>
      <w:r w:rsidRPr="00903DBA">
        <w:cr/>
        <w:t xml:space="preserve">    continue;</w:t>
      </w:r>
    </w:p>
    <w:p w14:paraId="0203226D" w14:textId="77777777" w:rsidR="00E80032" w:rsidRPr="00903DBA" w:rsidRDefault="00E80032" w:rsidP="00E80032">
      <w:pPr>
        <w:pStyle w:val="Code"/>
      </w:pPr>
      <w:r w:rsidRPr="00903DBA">
        <w:t xml:space="preserve">  }</w:t>
      </w:r>
    </w:p>
    <w:p w14:paraId="4D4C6E50" w14:textId="77777777" w:rsidR="00E80032" w:rsidRPr="00903DBA" w:rsidRDefault="00E80032" w:rsidP="00E80032">
      <w:pPr>
        <w:pStyle w:val="Code"/>
      </w:pPr>
    </w:p>
    <w:p w14:paraId="0830CE2E" w14:textId="77777777" w:rsidR="00E80032" w:rsidRPr="00903DBA" w:rsidRDefault="00E80032" w:rsidP="00E80032">
      <w:pPr>
        <w:pStyle w:val="Code"/>
      </w:pPr>
      <w:r w:rsidRPr="00903DBA">
        <w:t xml:space="preserve">  printf("%d\n", i);</w:t>
      </w:r>
    </w:p>
    <w:p w14:paraId="53628065" w14:textId="77777777" w:rsidR="00E80032" w:rsidRPr="00903DBA" w:rsidRDefault="00E80032" w:rsidP="00E80032">
      <w:pPr>
        <w:pStyle w:val="Code"/>
      </w:pPr>
      <w:r w:rsidRPr="00903DBA">
        <w:t xml:space="preserve">  ++i;</w:t>
      </w:r>
    </w:p>
    <w:p w14:paraId="04E479B0" w14:textId="77777777" w:rsidR="00E80032" w:rsidRPr="00903DBA" w:rsidRDefault="00E80032" w:rsidP="00E80032">
      <w:pPr>
        <w:pStyle w:val="Code"/>
      </w:pPr>
      <w:r w:rsidRPr="00903DBA">
        <w:t>}</w:t>
      </w:r>
    </w:p>
    <w:p w14:paraId="4C1D03FE" w14:textId="1518969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5" w:name="_Toc320485601"/>
      <w:bookmarkStart w:id="726" w:name="_Toc323656711"/>
      <w:bookmarkStart w:id="727" w:name="_Toc324085449"/>
      <w:bookmarkStart w:id="728" w:name="_Toc383781101"/>
      <w:bookmarkStart w:id="729" w:name="_Toc57656210"/>
      <w:r w:rsidRPr="00903DBA">
        <w:t>Jump statements</w:t>
      </w:r>
      <w:bookmarkEnd w:id="725"/>
      <w:bookmarkEnd w:id="726"/>
      <w:bookmarkEnd w:id="727"/>
      <w:bookmarkEnd w:id="728"/>
      <w:bookmarkEnd w:id="729"/>
    </w:p>
    <w:p w14:paraId="102F03D0" w14:textId="77777777" w:rsidR="00E80032" w:rsidRPr="00903DBA" w:rsidRDefault="00E80032" w:rsidP="00E65FE6">
      <w:pPr>
        <w:pStyle w:val="CodeHeader"/>
      </w:pPr>
      <w:r w:rsidRPr="00903DBA">
        <w:t xml:space="preserve">We can jump from one location to another inside the same function by marking the latter location with a </w:t>
      </w:r>
      <w:r w:rsidRPr="00E65FE6">
        <w:t>label</w:t>
      </w:r>
      <w:r w:rsidRPr="00903DBA">
        <w:t xml:space="preserve"> inside the block with the </w:t>
      </w:r>
      <w:r w:rsidRPr="00E65FE6">
        <w:rPr>
          <w:rStyle w:val="CodeInText"/>
        </w:rPr>
        <w:t>goto</w:t>
      </w:r>
      <w:r w:rsidRPr="00903DBA">
        <w:t xml:space="preserve"> statement. The following code is yet another example of how to print the numbers from one to ten, inclusive. As you can, it is not as clear as the previous examples.</w:t>
      </w:r>
    </w:p>
    <w:p w14:paraId="76B2028C" w14:textId="77777777" w:rsidR="00E80032" w:rsidRPr="00903DBA" w:rsidRDefault="00E80032" w:rsidP="00E80032">
      <w:pPr>
        <w:pStyle w:val="Code"/>
      </w:pPr>
      <w:r w:rsidRPr="00903DBA">
        <w:t>int i = 1;</w:t>
      </w:r>
    </w:p>
    <w:p w14:paraId="2618B9B6" w14:textId="77777777" w:rsidR="00E80032" w:rsidRPr="00903DBA" w:rsidRDefault="00E80032" w:rsidP="00E80032">
      <w:pPr>
        <w:pStyle w:val="Code"/>
      </w:pPr>
      <w:r w:rsidRPr="00903DBA">
        <w:t>label: printf("%d\n", i);</w:t>
      </w:r>
    </w:p>
    <w:p w14:paraId="1D99308B" w14:textId="77777777" w:rsidR="00E80032" w:rsidRPr="00903DBA" w:rsidRDefault="00E80032" w:rsidP="00E80032">
      <w:pPr>
        <w:pStyle w:val="Code"/>
      </w:pPr>
    </w:p>
    <w:p w14:paraId="18E80B88" w14:textId="77777777" w:rsidR="00E80032" w:rsidRPr="00903DBA" w:rsidRDefault="00E80032" w:rsidP="00E80032">
      <w:pPr>
        <w:pStyle w:val="Code"/>
      </w:pPr>
      <w:r w:rsidRPr="00903DBA">
        <w:t>++i;</w:t>
      </w:r>
    </w:p>
    <w:p w14:paraId="190F1B61" w14:textId="77777777" w:rsidR="00E80032" w:rsidRPr="00903DBA" w:rsidRDefault="00E80032" w:rsidP="00E80032">
      <w:pPr>
        <w:pStyle w:val="Code"/>
      </w:pPr>
      <w:r w:rsidRPr="00903DBA">
        <w:t>if (i &lt;= 10) {</w:t>
      </w:r>
      <w:r w:rsidRPr="00903DBA">
        <w:cr/>
        <w:t xml:space="preserve">  goto label;</w:t>
      </w:r>
    </w:p>
    <w:p w14:paraId="739A09D7" w14:textId="77777777" w:rsidR="00E80032" w:rsidRPr="00903DBA" w:rsidRDefault="00E80032" w:rsidP="00E80032">
      <w:pPr>
        <w:pStyle w:val="Code"/>
      </w:pPr>
      <w:r w:rsidRPr="00903DBA">
        <w:t>}</w:t>
      </w:r>
    </w:p>
    <w:p w14:paraId="77786062" w14:textId="77777777" w:rsidR="00E80032" w:rsidRPr="00903DBA" w:rsidRDefault="00E80032" w:rsidP="00E65FE6">
      <w:pPr>
        <w:pStyle w:val="CodeHeader"/>
      </w:pPr>
      <w:r w:rsidRPr="00903DBA">
        <w:t xml:space="preserve">The </w:t>
      </w:r>
      <w:r w:rsidRPr="00E65FE6">
        <w:t>goto</w:t>
      </w:r>
      <w:r w:rsidRPr="00903DBA">
        <w:t xml:space="preserve"> statement is considered to give rise to unstructured code, so called “spagetti code.” I strongly recommended that you omit </w:t>
      </w:r>
      <w:r w:rsidRPr="00E65FE6">
        <w:rPr>
          <w:rStyle w:val="CodeInText"/>
        </w:rPr>
        <w:t>goto</w:t>
      </w:r>
      <w:r w:rsidRPr="00903DBA">
        <w:t xml:space="preserve"> altogether. To put it bluntly: now when you seen it, forget it.</w:t>
      </w:r>
    </w:p>
    <w:p w14:paraId="6016835D" w14:textId="5888C8E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0" w:name="_Toc320485602"/>
      <w:bookmarkStart w:id="731" w:name="_Toc323656712"/>
      <w:bookmarkStart w:id="732" w:name="_Toc324085450"/>
      <w:bookmarkStart w:id="733" w:name="_Toc383781102"/>
      <w:bookmarkStart w:id="734" w:name="_Toc57656211"/>
      <w:r w:rsidRPr="00903DBA">
        <w:t>Expression statements</w:t>
      </w:r>
      <w:bookmarkEnd w:id="730"/>
      <w:bookmarkEnd w:id="731"/>
      <w:bookmarkEnd w:id="732"/>
      <w:bookmarkEnd w:id="733"/>
      <w:bookmarkEnd w:id="734"/>
    </w:p>
    <w:p w14:paraId="5ABA790D" w14:textId="77777777" w:rsidR="00E80032" w:rsidRPr="00903DBA" w:rsidRDefault="00E80032" w:rsidP="00E80032">
      <w:r w:rsidRPr="00903DBA">
        <w:t>An expression can form a statement.</w:t>
      </w:r>
    </w:p>
    <w:p w14:paraId="3EC2C1A3" w14:textId="77777777" w:rsidR="00E80032" w:rsidRPr="00903DBA" w:rsidRDefault="00E80032" w:rsidP="00E80032">
      <w:pPr>
        <w:pStyle w:val="Code"/>
      </w:pPr>
      <w:r w:rsidRPr="00903DBA">
        <w:t>a = b + 1; // Assignment operator.</w:t>
      </w:r>
    </w:p>
    <w:p w14:paraId="508B62DB" w14:textId="77777777" w:rsidR="00E80032" w:rsidRPr="00903DBA" w:rsidRDefault="00E80032" w:rsidP="00E80032">
      <w:pPr>
        <w:pStyle w:val="Code"/>
      </w:pPr>
      <w:r w:rsidRPr="00903DBA">
        <w:t>puts("Hello, World!"); // Function call.</w:t>
      </w:r>
    </w:p>
    <w:p w14:paraId="0E5C40D5" w14:textId="77777777" w:rsidR="00E80032" w:rsidRPr="00903DBA" w:rsidRDefault="00E80032" w:rsidP="00E65FE6">
      <w:pPr>
        <w:pStyle w:val="CodeHeader"/>
      </w:pPr>
      <w:r w:rsidRPr="00903DBA">
        <w:t xml:space="preserve">In the above examples, we are only interested in the side effects; that </w:t>
      </w:r>
      <w:r w:rsidRPr="00E65FE6">
        <w:rPr>
          <w:rStyle w:val="CodeInText"/>
        </w:rPr>
        <w:t>a</w:t>
      </w:r>
      <w:r w:rsidRPr="00903DBA">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903DBA" w:rsidRDefault="00E80032" w:rsidP="00E80032">
      <w:pPr>
        <w:pStyle w:val="Code"/>
      </w:pPr>
      <w:r w:rsidRPr="00903DBA">
        <w:t>a + b * c;</w:t>
      </w:r>
    </w:p>
    <w:p w14:paraId="39D61CA1" w14:textId="490231A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5" w:name="_Toc323656713"/>
      <w:bookmarkStart w:id="736" w:name="_Toc324085451"/>
      <w:bookmarkStart w:id="737" w:name="_Toc383781103"/>
      <w:bookmarkStart w:id="738" w:name="_Toc57656212"/>
      <w:r w:rsidRPr="00903DBA">
        <w:t>Volatile</w:t>
      </w:r>
      <w:bookmarkEnd w:id="735"/>
      <w:bookmarkEnd w:id="736"/>
      <w:bookmarkEnd w:id="737"/>
      <w:bookmarkEnd w:id="738"/>
    </w:p>
    <w:p w14:paraId="66152A39" w14:textId="77777777" w:rsidR="00E80032" w:rsidRPr="00903DBA" w:rsidRDefault="00E80032" w:rsidP="00E65FE6">
      <w:pPr>
        <w:pStyle w:val="CodeHeader"/>
      </w:pPr>
      <w:r w:rsidRPr="00903DBA">
        <w:t xml:space="preserve">A variable can be </w:t>
      </w:r>
      <w:r w:rsidRPr="00E17FD3">
        <w:rPr>
          <w:rStyle w:val="KeyWord0"/>
        </w:rPr>
        <w:t>volatile</w:t>
      </w:r>
      <w:r w:rsidRPr="00903DBA">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65FE6">
        <w:t>p</w:t>
      </w:r>
      <w:r w:rsidRPr="00903DBA">
        <w:t xml:space="preserve"> is not marked as volatile, there is a risk that the compiler would replace the for-loop with another statement since the value of </w:t>
      </w:r>
      <w:r w:rsidRPr="00E65FE6">
        <w:rPr>
          <w:rStyle w:val="CodeInText"/>
        </w:rPr>
        <w:t>*p</w:t>
      </w:r>
      <w:r w:rsidRPr="00903DBA">
        <w:t xml:space="preserve"> does not seem to change inside the loop.</w:t>
      </w:r>
    </w:p>
    <w:p w14:paraId="5501AF76" w14:textId="77777777" w:rsidR="00E80032" w:rsidRPr="00903DBA" w:rsidRDefault="00E80032">
      <w:pPr>
        <w:pStyle w:val="Code"/>
        <w:pPrChange w:id="739" w:author="Stefan Björnander" w:date="2012-05-06T21:16:00Z">
          <w:pPr>
            <w:pStyle w:val="CommandLine"/>
          </w:pPr>
        </w:pPrChange>
      </w:pPr>
      <w:r w:rsidRPr="00903DBA">
        <w:t>volatile int* p = (void*) 10000;</w:t>
      </w:r>
    </w:p>
    <w:p w14:paraId="3CB52B24" w14:textId="77777777" w:rsidR="00E80032" w:rsidRPr="00903DBA" w:rsidRDefault="00E80032">
      <w:pPr>
        <w:pStyle w:val="Code"/>
        <w:pPrChange w:id="740" w:author="Stefan Björnander" w:date="2012-05-06T21:16:00Z">
          <w:pPr>
            <w:pStyle w:val="CommandLine"/>
          </w:pPr>
        </w:pPrChange>
      </w:pPr>
    </w:p>
    <w:p w14:paraId="0D44E5CA" w14:textId="77777777" w:rsidR="00E80032" w:rsidRPr="00903DBA" w:rsidRDefault="00E80032">
      <w:pPr>
        <w:pStyle w:val="Code"/>
        <w:pPrChange w:id="741" w:author="Stefan Björnander" w:date="2012-05-06T21:16:00Z">
          <w:pPr>
            <w:pStyle w:val="CommandLine"/>
          </w:pPr>
        </w:pPrChange>
      </w:pPr>
      <w:r w:rsidRPr="00903DBA">
        <w:rPr>
          <w:rFonts w:eastAsia="Times New Roman"/>
          <w:noProof w:val="0"/>
          <w:color w:val="000000" w:themeColor="text1"/>
          <w:rPrChange w:id="742" w:author="Stefan Björnander" w:date="2012-05-06T21:51:00Z">
            <w:rPr>
              <w:color w:val="0000FF"/>
            </w:rPr>
          </w:rPrChange>
        </w:rPr>
        <w:t>while</w:t>
      </w:r>
      <w:r w:rsidRPr="00903DBA">
        <w:t xml:space="preserve"> (*p != 0) {</w:t>
      </w:r>
    </w:p>
    <w:p w14:paraId="27302477" w14:textId="77777777" w:rsidR="00E80032" w:rsidRPr="00903DBA" w:rsidRDefault="00E80032">
      <w:pPr>
        <w:pStyle w:val="Code"/>
        <w:pPrChange w:id="743" w:author="Stefan Björnander" w:date="2012-05-06T21:16:00Z">
          <w:pPr>
            <w:pStyle w:val="CommandLine"/>
          </w:pPr>
        </w:pPrChange>
      </w:pPr>
      <w:r w:rsidRPr="00903DBA">
        <w:t xml:space="preserve">  // Wait.</w:t>
      </w:r>
    </w:p>
    <w:p w14:paraId="7CF3B7E7" w14:textId="77777777" w:rsidR="00E80032" w:rsidRPr="00903DBA" w:rsidRDefault="00E80032">
      <w:pPr>
        <w:pStyle w:val="Code"/>
        <w:pPrChange w:id="744" w:author="Stefan Björnander" w:date="2012-05-06T21:16:00Z">
          <w:pPr>
            <w:pStyle w:val="CommandLine"/>
          </w:pPr>
        </w:pPrChange>
      </w:pPr>
      <w:r w:rsidRPr="00903DBA">
        <w:t>}</w:t>
      </w:r>
    </w:p>
    <w:p w14:paraId="2CE30E7B" w14:textId="345ACBBA" w:rsidR="00E80032" w:rsidRPr="00903DBA" w:rsidRDefault="00E80032" w:rsidP="007C7CB2">
      <w:pPr>
        <w:pStyle w:val="Rubrik2"/>
      </w:pPr>
      <w:bookmarkStart w:id="745" w:name="_Toc320485603"/>
      <w:bookmarkStart w:id="746" w:name="_Toc323656714"/>
      <w:bookmarkStart w:id="747" w:name="_Toc324085452"/>
      <w:bookmarkStart w:id="748" w:name="_Toc383781104"/>
      <w:bookmarkStart w:id="749" w:name="_Toc57656213"/>
      <w:r w:rsidRPr="00903DBA">
        <w:t>Functions</w:t>
      </w:r>
      <w:bookmarkEnd w:id="745"/>
      <w:bookmarkEnd w:id="746"/>
      <w:bookmarkEnd w:id="747"/>
      <w:bookmarkEnd w:id="748"/>
      <w:bookmarkEnd w:id="749"/>
    </w:p>
    <w:p w14:paraId="1DAF5E60" w14:textId="77777777" w:rsidR="00E80032" w:rsidRPr="00903DBA" w:rsidRDefault="00E80032" w:rsidP="00E80032">
      <w:r w:rsidRPr="00903DBA">
        <w:t xml:space="preserve">A function can be compared to a black box. We send in information (input) and we receive information (output). In C, the input values are called </w:t>
      </w:r>
      <w:r w:rsidRPr="00E17FD3">
        <w:rPr>
          <w:rStyle w:val="KeyWord0"/>
        </w:rPr>
        <w:t>parameters</w:t>
      </w:r>
      <w:r w:rsidRPr="00903DBA">
        <w:t xml:space="preserve"> and the output value is called the </w:t>
      </w:r>
      <w:r w:rsidRPr="00E17FD3">
        <w:rPr>
          <w:rStyle w:val="KeyWord0"/>
        </w:rPr>
        <w:t>return value</w:t>
      </w:r>
      <w:r w:rsidRPr="00903DBA">
        <w:t>.</w:t>
      </w:r>
    </w:p>
    <w:p w14:paraId="6BC44C9C"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BB4D00" w:rsidRPr="003F7CF1" w:rsidRDefault="00BB4D00"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BB4D00" w:rsidRPr="003F7CF1" w:rsidRDefault="00BB4D00"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BB4D00" w:rsidRPr="003F7CF1" w:rsidRDefault="00BB4D00"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BB4D00" w:rsidRPr="003F7CF1" w:rsidRDefault="00BB4D00"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BB4D00" w:rsidRPr="003F7CF1" w:rsidRDefault="00BB4D00"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BB4D00" w:rsidRPr="003F7CF1" w:rsidRDefault="00BB4D00"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903DBA" w:rsidRDefault="00E80032" w:rsidP="00E65FE6">
      <w:pPr>
        <w:pStyle w:val="CodeHeader"/>
      </w:pPr>
      <w:r w:rsidRPr="00903DBA">
        <w:t xml:space="preserve">To start with, let us try the function </w:t>
      </w:r>
      <w:r w:rsidRPr="00E65FE6">
        <w:rPr>
          <w:rStyle w:val="CodeInText"/>
        </w:rPr>
        <w:t>Square</w:t>
      </w:r>
      <w:r w:rsidRPr="00903DBA">
        <w:t>; it takes an integer and returns its square.</w:t>
      </w:r>
    </w:p>
    <w:p w14:paraId="164C23E4" w14:textId="77777777" w:rsidR="00E80032" w:rsidRPr="00903DBA" w:rsidRDefault="00E80032" w:rsidP="00E80032">
      <w:pPr>
        <w:pStyle w:val="Code"/>
      </w:pPr>
      <w:r w:rsidRPr="00903DBA">
        <w:t>int Square(int n) {</w:t>
      </w:r>
    </w:p>
    <w:p w14:paraId="0209953C" w14:textId="77777777" w:rsidR="00E80032" w:rsidRPr="00903DBA" w:rsidRDefault="00E80032" w:rsidP="00E80032">
      <w:pPr>
        <w:pStyle w:val="Code"/>
      </w:pPr>
      <w:r w:rsidRPr="00903DBA">
        <w:t xml:space="preserve">  return n * n;</w:t>
      </w:r>
    </w:p>
    <w:p w14:paraId="44AEC323" w14:textId="77777777" w:rsidR="00E80032" w:rsidRPr="00903DBA" w:rsidRDefault="00E80032" w:rsidP="00E80032">
      <w:pPr>
        <w:pStyle w:val="Code"/>
      </w:pPr>
      <w:r w:rsidRPr="00903DBA">
        <w:t>}</w:t>
      </w:r>
    </w:p>
    <w:p w14:paraId="7F80F339" w14:textId="77777777" w:rsidR="00E80032" w:rsidRPr="00903DBA" w:rsidRDefault="00E80032" w:rsidP="00E80032">
      <w:pPr>
        <w:pStyle w:val="Code"/>
      </w:pPr>
    </w:p>
    <w:p w14:paraId="10FFDCED" w14:textId="77777777" w:rsidR="00E80032" w:rsidRPr="00903DBA" w:rsidRDefault="00E80032" w:rsidP="00E80032">
      <w:pPr>
        <w:pStyle w:val="Code"/>
      </w:pPr>
      <w:r w:rsidRPr="00903DBA">
        <w:t>void main() {</w:t>
      </w:r>
    </w:p>
    <w:p w14:paraId="42CB3675" w14:textId="77777777" w:rsidR="00E80032" w:rsidRPr="00903DBA" w:rsidRDefault="00E80032" w:rsidP="00E80032">
      <w:pPr>
        <w:pStyle w:val="Code"/>
      </w:pPr>
      <w:r w:rsidRPr="00903DBA">
        <w:t xml:space="preserve">  int i = Square(2); // Square returns 4.</w:t>
      </w:r>
    </w:p>
    <w:p w14:paraId="08F4EF7D" w14:textId="77777777" w:rsidR="00E80032" w:rsidRPr="00903DBA" w:rsidRDefault="00E80032" w:rsidP="00E80032">
      <w:pPr>
        <w:pStyle w:val="Code"/>
      </w:pPr>
      <w:r w:rsidRPr="00903DBA">
        <w:t>}</w:t>
      </w:r>
    </w:p>
    <w:p w14:paraId="37943EBD"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BB4D00" w:rsidRPr="003F7CF1" w:rsidRDefault="00BB4D00"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BB4D00" w:rsidRPr="003F7CF1" w:rsidRDefault="00BB4D00"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BB4D00" w:rsidRPr="003F7CF1" w:rsidRDefault="00BB4D00"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BB4D00" w:rsidRPr="003F7CF1" w:rsidRDefault="00BB4D00"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BB4D00" w:rsidRPr="003F7CF1" w:rsidRDefault="00BB4D00"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BB4D00" w:rsidRPr="003F7CF1" w:rsidRDefault="00BB4D00"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903DBA" w:rsidRDefault="00E80032" w:rsidP="00E65FE6">
      <w:pPr>
        <w:pStyle w:val="CodeHeader"/>
      </w:pPr>
      <w:r w:rsidRPr="00903DBA">
        <w:t xml:space="preserve">In the example above, the parameter </w:t>
      </w:r>
      <w:r w:rsidRPr="00E65FE6">
        <w:t>n</w:t>
      </w:r>
      <w:r w:rsidRPr="00903DBA">
        <w:t xml:space="preserve"> in the </w:t>
      </w:r>
      <w:r w:rsidRPr="00E65FE6">
        <w:t>Square</w:t>
      </w:r>
      <w:r w:rsidRPr="00903DBA">
        <w:t xml:space="preserve"> </w:t>
      </w:r>
      <w:r w:rsidR="00C37108" w:rsidRPr="00903DBA">
        <w:t>definition</w:t>
      </w:r>
      <w:r w:rsidRPr="00903DBA">
        <w:t xml:space="preserve"> is called a </w:t>
      </w:r>
      <w:r w:rsidRPr="00E17FD3">
        <w:rPr>
          <w:rStyle w:val="KeyWord0"/>
        </w:rPr>
        <w:t>formal parameter</w:t>
      </w:r>
      <w:r w:rsidRPr="00903DBA">
        <w:t xml:space="preserve">, and the value </w:t>
      </w:r>
      <w:r w:rsidRPr="00E65FE6">
        <w:t>3</w:t>
      </w:r>
      <w:r w:rsidRPr="00903DBA">
        <w:t xml:space="preserve"> in the </w:t>
      </w:r>
      <w:r w:rsidRPr="00E65FE6">
        <w:t>Square</w:t>
      </w:r>
      <w:r w:rsidRPr="00903DBA">
        <w:t xml:space="preserve"> call in </w:t>
      </w:r>
      <w:r w:rsidRPr="00E65FE6">
        <w:rPr>
          <w:rStyle w:val="CodeInText"/>
        </w:rPr>
        <w:t>main</w:t>
      </w:r>
      <w:r w:rsidRPr="00903DBA">
        <w:t xml:space="preserve"> is called an </w:t>
      </w:r>
      <w:r w:rsidRPr="00E17FD3">
        <w:rPr>
          <w:rStyle w:val="KeyWord0"/>
        </w:rPr>
        <w:t>actual parameter</w:t>
      </w:r>
      <w:r w:rsidRPr="00903DBA">
        <w:t xml:space="preserve"> or an </w:t>
      </w:r>
      <w:r w:rsidRPr="00E17FD3">
        <w:rPr>
          <w:rStyle w:val="KeyWord0"/>
        </w:rPr>
        <w:t>argument</w:t>
      </w:r>
      <w:r w:rsidRPr="00903DBA">
        <w:t>.</w:t>
      </w:r>
    </w:p>
    <w:p w14:paraId="6DB07FB2" w14:textId="77777777" w:rsidR="00E80032" w:rsidRPr="00903DBA" w:rsidRDefault="00E80032" w:rsidP="00E65FE6">
      <w:pPr>
        <w:pStyle w:val="CodeHeader"/>
      </w:pPr>
      <w:r w:rsidRPr="00903DBA">
        <w:t xml:space="preserve">Now, let us try a more complicated function: </w:t>
      </w:r>
      <w:r w:rsidRPr="00E65FE6">
        <w:t>SquareRoot</w:t>
      </w:r>
      <w:r w:rsidRPr="00903DBA">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65FE6">
        <w:t>main</w:t>
      </w:r>
      <w:r w:rsidRPr="00903DBA">
        <w:rPr>
          <w:rStyle w:val="Fotnotsreferens"/>
          <w:rFonts w:ascii="Lucida Console" w:hAnsi="Lucida Console"/>
          <w:color w:val="FF0000"/>
          <w:sz w:val="18"/>
        </w:rPr>
        <w:footnoteReference w:id="17"/>
      </w:r>
      <w:r w:rsidRPr="00903DBA">
        <w:t xml:space="preserve">, a function can have local variables; </w:t>
      </w:r>
      <w:r w:rsidRPr="00E65FE6">
        <w:t>root</w:t>
      </w:r>
      <w:r w:rsidRPr="00903DBA">
        <w:t xml:space="preserve"> and </w:t>
      </w:r>
      <w:r w:rsidRPr="00E65FE6">
        <w:rPr>
          <w:rStyle w:val="CodeInText"/>
        </w:rPr>
        <w:t>oldRoot</w:t>
      </w:r>
      <w:r w:rsidRPr="00903DBA">
        <w:t xml:space="preserve"> hold the current and previous value of the root, respectively.</w:t>
      </w:r>
    </w:p>
    <w:p w14:paraId="271FB485" w14:textId="77777777" w:rsidR="00E80032" w:rsidRPr="00903DBA" w:rsidRDefault="00E80032" w:rsidP="00E80032">
      <w:pPr>
        <w:pStyle w:val="Code"/>
      </w:pPr>
      <w:r w:rsidRPr="00903DBA">
        <w:t>#include &lt;stdio.h&gt;</w:t>
      </w:r>
    </w:p>
    <w:p w14:paraId="065D18AE" w14:textId="77777777" w:rsidR="00E80032" w:rsidRPr="00903DBA" w:rsidRDefault="00E80032" w:rsidP="00E80032">
      <w:pPr>
        <w:pStyle w:val="Code"/>
      </w:pPr>
    </w:p>
    <w:p w14:paraId="3C886DD4" w14:textId="77777777" w:rsidR="00E80032" w:rsidRPr="00903DBA" w:rsidRDefault="00E80032" w:rsidP="00E80032">
      <w:pPr>
        <w:pStyle w:val="Code"/>
      </w:pPr>
      <w:r w:rsidRPr="00903DBA">
        <w:t>double SquareRoot(double value) {</w:t>
      </w:r>
    </w:p>
    <w:p w14:paraId="58EA34B5" w14:textId="77777777" w:rsidR="00E80032" w:rsidRPr="00903DBA" w:rsidRDefault="00E80032" w:rsidP="00E80032">
      <w:pPr>
        <w:pStyle w:val="Code"/>
      </w:pPr>
      <w:r w:rsidRPr="00903DBA">
        <w:t xml:space="preserve">  const double EPSILON = 1e-12;</w:t>
      </w:r>
    </w:p>
    <w:p w14:paraId="2BF4E3AA" w14:textId="77777777" w:rsidR="00E80032" w:rsidRPr="00903DBA" w:rsidRDefault="00E80032" w:rsidP="00E80032">
      <w:pPr>
        <w:pStyle w:val="Code"/>
      </w:pPr>
      <w:r w:rsidRPr="00903DBA">
        <w:t xml:space="preserve">  double root = value, oldRoot = value;</w:t>
      </w:r>
    </w:p>
    <w:p w14:paraId="6CCEB76A" w14:textId="77777777" w:rsidR="00E80032" w:rsidRPr="00903DBA" w:rsidRDefault="00E80032" w:rsidP="00E80032">
      <w:pPr>
        <w:pStyle w:val="Code"/>
      </w:pPr>
    </w:p>
    <w:p w14:paraId="515F425C" w14:textId="77777777" w:rsidR="00E80032" w:rsidRPr="00903DBA" w:rsidRDefault="00E80032" w:rsidP="00E80032">
      <w:pPr>
        <w:pStyle w:val="Code"/>
      </w:pPr>
      <w:r w:rsidRPr="00903DBA">
        <w:t xml:space="preserve">  while (1) {</w:t>
      </w:r>
      <w:r w:rsidRPr="00903DBA">
        <w:cr/>
        <w:t xml:space="preserve">    root = ((value / root) + root) / 2;</w:t>
      </w:r>
    </w:p>
    <w:p w14:paraId="4E81B024" w14:textId="77777777" w:rsidR="00E80032" w:rsidRPr="00903DBA" w:rsidRDefault="00E80032" w:rsidP="00E80032">
      <w:pPr>
        <w:pStyle w:val="Code"/>
      </w:pPr>
    </w:p>
    <w:p w14:paraId="604F446B" w14:textId="77777777" w:rsidR="00E80032" w:rsidRPr="00903DBA" w:rsidRDefault="00E80032" w:rsidP="00E80032">
      <w:pPr>
        <w:pStyle w:val="Code"/>
      </w:pPr>
      <w:r w:rsidRPr="00903DBA">
        <w:t xml:space="preserve">    if ((oldRoot - root) &lt;= EPSILON) {</w:t>
      </w:r>
      <w:r w:rsidRPr="00903DBA">
        <w:cr/>
        <w:t xml:space="preserve">      return root;</w:t>
      </w:r>
    </w:p>
    <w:p w14:paraId="5C00B9ED" w14:textId="77777777" w:rsidR="00E80032" w:rsidRPr="00903DBA" w:rsidRDefault="00E80032" w:rsidP="00E80032">
      <w:pPr>
        <w:pStyle w:val="Code"/>
      </w:pPr>
      <w:r w:rsidRPr="00903DBA">
        <w:t xml:space="preserve">    }</w:t>
      </w:r>
    </w:p>
    <w:p w14:paraId="22E99902" w14:textId="77777777" w:rsidR="00E80032" w:rsidRPr="00903DBA" w:rsidRDefault="00E80032" w:rsidP="00E80032">
      <w:pPr>
        <w:pStyle w:val="Code"/>
      </w:pPr>
    </w:p>
    <w:p w14:paraId="769FA862" w14:textId="77777777" w:rsidR="00E80032" w:rsidRPr="00903DBA" w:rsidRDefault="00E80032" w:rsidP="00E80032">
      <w:pPr>
        <w:pStyle w:val="Code"/>
      </w:pPr>
      <w:r w:rsidRPr="00903DBA">
        <w:t xml:space="preserve">    oldRoot = root;</w:t>
      </w:r>
    </w:p>
    <w:p w14:paraId="660B9C74" w14:textId="77777777" w:rsidR="00E80032" w:rsidRPr="00903DBA" w:rsidRDefault="00E80032" w:rsidP="00E80032">
      <w:pPr>
        <w:pStyle w:val="Code"/>
      </w:pPr>
      <w:r w:rsidRPr="00903DBA">
        <w:t xml:space="preserve">  }</w:t>
      </w:r>
    </w:p>
    <w:p w14:paraId="667DFADC" w14:textId="77777777" w:rsidR="00E80032" w:rsidRPr="00903DBA" w:rsidRDefault="00E80032" w:rsidP="00E80032">
      <w:pPr>
        <w:pStyle w:val="Code"/>
      </w:pPr>
      <w:r w:rsidRPr="00903DBA">
        <w:t>}</w:t>
      </w:r>
    </w:p>
    <w:p w14:paraId="0A0DB945" w14:textId="77777777" w:rsidR="00E80032" w:rsidRPr="00903DBA" w:rsidRDefault="00E80032" w:rsidP="00E80032">
      <w:pPr>
        <w:pStyle w:val="Code"/>
      </w:pPr>
    </w:p>
    <w:p w14:paraId="4B893C65" w14:textId="77777777" w:rsidR="00E80032" w:rsidRPr="00903DBA" w:rsidRDefault="00E80032" w:rsidP="00E80032">
      <w:pPr>
        <w:pStyle w:val="Code"/>
      </w:pPr>
      <w:r w:rsidRPr="00903DBA">
        <w:t>void main() {</w:t>
      </w:r>
    </w:p>
    <w:p w14:paraId="6ADECE99" w14:textId="77777777" w:rsidR="00E80032" w:rsidRPr="00903DBA" w:rsidRDefault="00E80032" w:rsidP="00E80032">
      <w:pPr>
        <w:pStyle w:val="Code"/>
      </w:pPr>
      <w:r w:rsidRPr="00903DBA">
        <w:t xml:space="preserve">  double input = 16;</w:t>
      </w:r>
    </w:p>
    <w:p w14:paraId="00A8B09B" w14:textId="77777777" w:rsidR="00E80032" w:rsidRPr="00903DBA" w:rsidRDefault="00E80032" w:rsidP="00E80032">
      <w:pPr>
        <w:pStyle w:val="Code"/>
      </w:pPr>
      <w:r w:rsidRPr="00903DBA">
        <w:t xml:space="preserve">  printf("SquareRoot of %f: %f\n", input,</w:t>
      </w:r>
    </w:p>
    <w:p w14:paraId="628BE8DF" w14:textId="77777777" w:rsidR="00E80032" w:rsidRPr="00903DBA" w:rsidRDefault="00E80032" w:rsidP="00E80032">
      <w:pPr>
        <w:pStyle w:val="Code"/>
      </w:pPr>
      <w:r w:rsidRPr="00903DBA">
        <w:t xml:space="preserve">         SquareRoot(input));</w:t>
      </w:r>
    </w:p>
    <w:p w14:paraId="2C71A68E" w14:textId="77777777" w:rsidR="00E80032" w:rsidRPr="00903DBA" w:rsidRDefault="00E80032" w:rsidP="00E80032">
      <w:pPr>
        <w:pStyle w:val="Code"/>
      </w:pPr>
      <w:r w:rsidRPr="00903DBA">
        <w:t>}</w:t>
      </w:r>
    </w:p>
    <w:p w14:paraId="1F0F57FA" w14:textId="53EC50EA" w:rsidR="00E80032" w:rsidRPr="00903DBA" w:rsidRDefault="00E80032" w:rsidP="007C7CB2">
      <w:pPr>
        <w:pStyle w:val="Rubrik3"/>
      </w:pPr>
      <w:bookmarkStart w:id="750" w:name="_Toc320485604"/>
      <w:bookmarkStart w:id="751" w:name="_Toc323656715"/>
      <w:bookmarkStart w:id="752" w:name="_Toc324085453"/>
      <w:bookmarkStart w:id="753" w:name="_Toc383781105"/>
      <w:bookmarkStart w:id="754" w:name="_Toc57656214"/>
      <w:r w:rsidRPr="00903DBA">
        <w:t>Void Functions</w:t>
      </w:r>
      <w:bookmarkEnd w:id="750"/>
      <w:bookmarkEnd w:id="751"/>
      <w:bookmarkEnd w:id="752"/>
      <w:bookmarkEnd w:id="753"/>
      <w:bookmarkEnd w:id="754"/>
    </w:p>
    <w:p w14:paraId="2AAEC2C0" w14:textId="77777777" w:rsidR="00E80032" w:rsidRPr="00903DBA" w:rsidRDefault="00E80032" w:rsidP="00E65FE6">
      <w:pPr>
        <w:pStyle w:val="CodeHeader"/>
      </w:pPr>
      <w:r w:rsidRPr="00903DBA">
        <w:t xml:space="preserve">A function does not have to return a value; in that case, we set </w:t>
      </w:r>
      <w:r w:rsidRPr="00E65FE6">
        <w:t>void</w:t>
      </w:r>
      <w:r w:rsidRPr="00903DBA">
        <w:t xml:space="preserve"> as the return type. As mentioned above, </w:t>
      </w:r>
      <w:r w:rsidRPr="00E65FE6">
        <w:t>void</w:t>
      </w:r>
      <w:r w:rsidRPr="00903DBA">
        <w:t xml:space="preserve"> is used to state the absence of a type rather than a type in itself. We can return from a </w:t>
      </w:r>
      <w:r w:rsidRPr="00E65FE6">
        <w:rPr>
          <w:rStyle w:val="CodeInText"/>
        </w:rPr>
        <w:t>void</w:t>
      </w:r>
      <w:r w:rsidRPr="00903DBA">
        <w:t xml:space="preserve"> function by just stating return without a value.</w:t>
      </w:r>
    </w:p>
    <w:p w14:paraId="0D720AAF" w14:textId="77777777" w:rsidR="00E80032" w:rsidRPr="00903DBA" w:rsidRDefault="00E80032" w:rsidP="00E80032">
      <w:pPr>
        <w:pStyle w:val="Code"/>
      </w:pPr>
      <w:r w:rsidRPr="00903DBA">
        <w:t>void PrintSign(int value) {</w:t>
      </w:r>
    </w:p>
    <w:p w14:paraId="6B108143" w14:textId="77777777" w:rsidR="00E80032" w:rsidRPr="00903DBA" w:rsidRDefault="00E80032" w:rsidP="00E80032">
      <w:pPr>
        <w:pStyle w:val="Code"/>
      </w:pPr>
      <w:r w:rsidRPr="00903DBA">
        <w:t xml:space="preserve">  if (value &lt; 0) {</w:t>
      </w:r>
      <w:r w:rsidRPr="00903DBA">
        <w:cr/>
        <w:t xml:space="preserve">    puts("Negative.");</w:t>
      </w:r>
    </w:p>
    <w:p w14:paraId="733BCF30" w14:textId="77777777" w:rsidR="00E80032" w:rsidRPr="00903DBA" w:rsidRDefault="00E80032" w:rsidP="00E80032">
      <w:pPr>
        <w:pStyle w:val="Code"/>
      </w:pPr>
      <w:r w:rsidRPr="00903DBA">
        <w:t xml:space="preserve">    return;</w:t>
      </w:r>
    </w:p>
    <w:p w14:paraId="58885B59" w14:textId="77777777" w:rsidR="00E80032" w:rsidRPr="00903DBA" w:rsidRDefault="00E80032" w:rsidP="00E80032">
      <w:pPr>
        <w:pStyle w:val="Code"/>
      </w:pPr>
      <w:r w:rsidRPr="00903DBA">
        <w:t xml:space="preserve">  }</w:t>
      </w:r>
    </w:p>
    <w:p w14:paraId="0225495E" w14:textId="77777777" w:rsidR="00E80032" w:rsidRPr="00903DBA" w:rsidRDefault="00E80032" w:rsidP="00E80032">
      <w:pPr>
        <w:pStyle w:val="Code"/>
      </w:pPr>
    </w:p>
    <w:p w14:paraId="6B7C3B11" w14:textId="77777777" w:rsidR="00E80032" w:rsidRPr="00903DBA" w:rsidRDefault="00E80032" w:rsidP="00E80032">
      <w:pPr>
        <w:pStyle w:val="Code"/>
      </w:pPr>
      <w:r w:rsidRPr="00903DBA">
        <w:t xml:space="preserve">  if (value &gt; 0) {</w:t>
      </w:r>
      <w:r w:rsidRPr="00903DBA">
        <w:cr/>
        <w:t xml:space="preserve">    puts("Positive.");</w:t>
      </w:r>
    </w:p>
    <w:p w14:paraId="17F2E38E" w14:textId="77777777" w:rsidR="00E80032" w:rsidRPr="00903DBA" w:rsidRDefault="00E80032" w:rsidP="00E80032">
      <w:pPr>
        <w:pStyle w:val="Code"/>
      </w:pPr>
      <w:r w:rsidRPr="00903DBA">
        <w:t xml:space="preserve">    return;</w:t>
      </w:r>
    </w:p>
    <w:p w14:paraId="5C108A0A" w14:textId="77777777" w:rsidR="00E80032" w:rsidRPr="00903DBA" w:rsidRDefault="00E80032" w:rsidP="00E80032">
      <w:pPr>
        <w:pStyle w:val="Code"/>
      </w:pPr>
      <w:r w:rsidRPr="00903DBA">
        <w:t xml:space="preserve">  }</w:t>
      </w:r>
    </w:p>
    <w:p w14:paraId="018C781B" w14:textId="77777777" w:rsidR="00E80032" w:rsidRPr="00903DBA" w:rsidRDefault="00E80032" w:rsidP="00E80032">
      <w:pPr>
        <w:pStyle w:val="Code"/>
      </w:pPr>
    </w:p>
    <w:p w14:paraId="04E84874" w14:textId="77777777" w:rsidR="00E80032" w:rsidRPr="00903DBA" w:rsidRDefault="00E80032" w:rsidP="00E80032">
      <w:pPr>
        <w:pStyle w:val="Code"/>
      </w:pPr>
      <w:r w:rsidRPr="00903DBA">
        <w:t xml:space="preserve">  puts("Zero");</w:t>
      </w:r>
    </w:p>
    <w:p w14:paraId="5E3036CC" w14:textId="77777777" w:rsidR="00E80032" w:rsidRPr="00903DBA" w:rsidRDefault="00E80032" w:rsidP="00E80032">
      <w:pPr>
        <w:pStyle w:val="Code"/>
      </w:pPr>
      <w:r w:rsidRPr="00903DBA">
        <w:t>}</w:t>
      </w:r>
    </w:p>
    <w:p w14:paraId="7AB31F55" w14:textId="77777777" w:rsidR="00E80032" w:rsidRPr="00903DBA" w:rsidRDefault="00E80032" w:rsidP="00E65FE6">
      <w:pPr>
        <w:pStyle w:val="CodeHeader"/>
      </w:pPr>
      <w:r w:rsidRPr="00903DBA">
        <w:t xml:space="preserve">There is not a problem if the execution of a </w:t>
      </w:r>
      <w:r w:rsidRPr="00E65FE6">
        <w:t>void</w:t>
      </w:r>
      <w:r w:rsidRPr="00903DBA">
        <w:t xml:space="preserve"> function reaches the end of the code, it just jump back to the calling function. However, a function not returning </w:t>
      </w:r>
      <w:r w:rsidRPr="00E65FE6">
        <w:rPr>
          <w:rStyle w:val="CodeInText"/>
        </w:rPr>
        <w:t>void</w:t>
      </w:r>
      <w:r w:rsidRPr="00903DBA">
        <w:t xml:space="preserve"> shall always return a value before reaching the end of the function. Otherwise, the compiler often gives a warning.</w:t>
      </w:r>
    </w:p>
    <w:p w14:paraId="44C5FE0F" w14:textId="2B3D4CEA" w:rsidR="00E80032" w:rsidRPr="00903DBA" w:rsidRDefault="00E80032" w:rsidP="007C7CB2">
      <w:pPr>
        <w:pStyle w:val="Rubrik3"/>
      </w:pPr>
      <w:bookmarkStart w:id="755" w:name="_Toc320485605"/>
      <w:bookmarkStart w:id="756" w:name="_Toc323656716"/>
      <w:bookmarkStart w:id="757" w:name="_Toc324085454"/>
      <w:bookmarkStart w:id="758" w:name="_Toc383781106"/>
      <w:bookmarkStart w:id="759" w:name="_Toc57656215"/>
      <w:r w:rsidRPr="00903DBA">
        <w:t>Local and global variables</w:t>
      </w:r>
      <w:bookmarkEnd w:id="755"/>
      <w:bookmarkEnd w:id="756"/>
      <w:bookmarkEnd w:id="757"/>
      <w:bookmarkEnd w:id="758"/>
      <w:bookmarkEnd w:id="759"/>
    </w:p>
    <w:p w14:paraId="7AB05ACA" w14:textId="77777777" w:rsidR="00E80032" w:rsidRPr="00903DBA" w:rsidRDefault="00E80032" w:rsidP="00E80032">
      <w:r w:rsidRPr="00903DBA">
        <w:t xml:space="preserve">There are two kinds of variables: </w:t>
      </w:r>
      <w:r w:rsidRPr="00E17FD3">
        <w:rPr>
          <w:rStyle w:val="KeyWord0"/>
        </w:rPr>
        <w:t>local</w:t>
      </w:r>
      <w:r w:rsidRPr="00903DBA">
        <w:t xml:space="preserve"> and </w:t>
      </w:r>
      <w:r w:rsidRPr="00E17FD3">
        <w:rPr>
          <w:rStyle w:val="KeyWord0"/>
        </w:rPr>
        <w:t>global</w:t>
      </w:r>
      <w:r w:rsidRPr="00903DBA">
        <w:t>. A global variable is defined outside a function and a local variable is defined inside a function.</w:t>
      </w:r>
    </w:p>
    <w:p w14:paraId="5A97F350" w14:textId="77777777" w:rsidR="00E80032" w:rsidRPr="00903DBA" w:rsidRDefault="00E80032" w:rsidP="00E80032">
      <w:pPr>
        <w:pStyle w:val="Code"/>
      </w:pPr>
      <w:r w:rsidRPr="00903DBA">
        <w:t>#include &lt;stdio.h&gt;</w:t>
      </w:r>
    </w:p>
    <w:p w14:paraId="125E2EB0" w14:textId="77777777" w:rsidR="00E80032" w:rsidRPr="00903DBA" w:rsidRDefault="00E80032" w:rsidP="00E80032">
      <w:pPr>
        <w:pStyle w:val="Code"/>
      </w:pPr>
      <w:r w:rsidRPr="00903DBA">
        <w:t>int global = 1;</w:t>
      </w:r>
    </w:p>
    <w:p w14:paraId="4231DB9F" w14:textId="77777777" w:rsidR="00E80032" w:rsidRPr="00903DBA" w:rsidRDefault="00E80032" w:rsidP="00E80032">
      <w:pPr>
        <w:pStyle w:val="Code"/>
      </w:pPr>
    </w:p>
    <w:p w14:paraId="0DC339C2" w14:textId="77777777" w:rsidR="00E80032" w:rsidRPr="00903DBA" w:rsidRDefault="00E80032" w:rsidP="00E80032">
      <w:pPr>
        <w:pStyle w:val="Code"/>
      </w:pPr>
      <w:r w:rsidRPr="00903DBA">
        <w:t>void main() {</w:t>
      </w:r>
    </w:p>
    <w:p w14:paraId="158B7689" w14:textId="77777777" w:rsidR="00E80032" w:rsidRPr="00903DBA" w:rsidRDefault="00E80032" w:rsidP="00E80032">
      <w:pPr>
        <w:pStyle w:val="Code"/>
      </w:pPr>
      <w:r w:rsidRPr="00903DBA">
        <w:t xml:space="preserve">  int local = 2;</w:t>
      </w:r>
    </w:p>
    <w:p w14:paraId="224F1BF2" w14:textId="77777777" w:rsidR="00E80032" w:rsidRPr="00903DBA" w:rsidRDefault="00E80032" w:rsidP="00E80032">
      <w:pPr>
        <w:pStyle w:val="Code"/>
      </w:pPr>
      <w:r w:rsidRPr="00903DBA">
        <w:t xml:space="preserve">  printf("Global variable: %d, Local variable: %d.\n",</w:t>
      </w:r>
    </w:p>
    <w:p w14:paraId="4FEFD2E7" w14:textId="77777777" w:rsidR="00E80032" w:rsidRPr="00903DBA" w:rsidRDefault="00E80032" w:rsidP="00E80032">
      <w:pPr>
        <w:pStyle w:val="Code"/>
      </w:pPr>
      <w:r w:rsidRPr="00903DBA">
        <w:t xml:space="preserve">         global, local);</w:t>
      </w:r>
    </w:p>
    <w:p w14:paraId="3E7AC667" w14:textId="77777777" w:rsidR="00E80032" w:rsidRPr="00903DBA" w:rsidRDefault="00E80032" w:rsidP="00E80032">
      <w:pPr>
        <w:pStyle w:val="Code"/>
      </w:pPr>
      <w:r w:rsidRPr="00903DBA">
        <w:t>}</w:t>
      </w:r>
    </w:p>
    <w:p w14:paraId="071A3922" w14:textId="77777777" w:rsidR="00E80032" w:rsidRPr="00903DBA" w:rsidRDefault="00E80032" w:rsidP="00E80032">
      <w:r w:rsidRPr="00903DBA">
        <w:t>A global and a local variable can have the same name. In that case, the name inside the function refers to the local variable. We cannot access the global variable in the inner scope</w:t>
      </w:r>
      <w:r w:rsidRPr="00903DBA">
        <w:rPr>
          <w:rStyle w:val="Fotnotsreferens"/>
        </w:rPr>
        <w:footnoteReference w:id="18"/>
      </w:r>
      <w:r w:rsidRPr="00903DBA">
        <w:t xml:space="preserve"> when a local variable with same name is present.</w:t>
      </w:r>
    </w:p>
    <w:p w14:paraId="140E8D6B" w14:textId="77777777" w:rsidR="00E80032" w:rsidRPr="00903DBA" w:rsidRDefault="00E80032" w:rsidP="00E80032">
      <w:pPr>
        <w:pStyle w:val="Code"/>
      </w:pPr>
      <w:r w:rsidRPr="00903DBA">
        <w:t>#include &lt;stdio.h&gt;</w:t>
      </w:r>
    </w:p>
    <w:p w14:paraId="0D5400F7" w14:textId="77777777" w:rsidR="00E80032" w:rsidRPr="00903DBA" w:rsidRDefault="00E80032" w:rsidP="00E80032">
      <w:pPr>
        <w:pStyle w:val="Code"/>
      </w:pPr>
      <w:r w:rsidRPr="00903DBA">
        <w:t>int number = 1;</w:t>
      </w:r>
    </w:p>
    <w:p w14:paraId="6AB5B4F5" w14:textId="77777777" w:rsidR="00E80032" w:rsidRPr="00903DBA" w:rsidRDefault="00E80032" w:rsidP="00E80032">
      <w:pPr>
        <w:pStyle w:val="Code"/>
      </w:pPr>
    </w:p>
    <w:p w14:paraId="57EC01CE" w14:textId="77777777" w:rsidR="00E80032" w:rsidRPr="00903DBA" w:rsidRDefault="00E80032" w:rsidP="00E80032">
      <w:pPr>
        <w:pStyle w:val="Code"/>
      </w:pPr>
      <w:r w:rsidRPr="00903DBA">
        <w:t>void main() {</w:t>
      </w:r>
    </w:p>
    <w:p w14:paraId="140E1DC5" w14:textId="77777777" w:rsidR="00E80032" w:rsidRPr="00903DBA" w:rsidRDefault="00E80032" w:rsidP="00E80032">
      <w:pPr>
        <w:pStyle w:val="Code"/>
      </w:pPr>
      <w:r w:rsidRPr="00903DBA">
        <w:t xml:space="preserve">  int number = 2;</w:t>
      </w:r>
    </w:p>
    <w:p w14:paraId="7C98D18D" w14:textId="77777777" w:rsidR="00E80032" w:rsidRPr="00903DBA" w:rsidRDefault="00E80032" w:rsidP="00E80032">
      <w:pPr>
        <w:pStyle w:val="Code"/>
      </w:pPr>
      <w:r w:rsidRPr="00903DBA">
        <w:t xml:space="preserve">  printf("Variable: %d.\n", number); // 2</w:t>
      </w:r>
    </w:p>
    <w:p w14:paraId="0DABF6E7" w14:textId="77777777" w:rsidR="00E80032" w:rsidRPr="00903DBA" w:rsidRDefault="00E80032" w:rsidP="00E80032">
      <w:pPr>
        <w:pStyle w:val="Code"/>
      </w:pPr>
      <w:r w:rsidRPr="00903DBA">
        <w:t>}</w:t>
      </w:r>
    </w:p>
    <w:p w14:paraId="192BA5F5" w14:textId="77777777" w:rsidR="00E80032" w:rsidRPr="00903DBA" w:rsidRDefault="00E80032" w:rsidP="00E65FE6">
      <w:pPr>
        <w:pStyle w:val="CodeHeader"/>
      </w:pPr>
      <w:r w:rsidRPr="00903DBA">
        <w:t xml:space="preserve">One way to distinguish them is to precede the global variable name with </w:t>
      </w:r>
      <w:r w:rsidRPr="00E65FE6">
        <w:rPr>
          <w:rStyle w:val="CodeInText"/>
        </w:rPr>
        <w:t>’g_’</w:t>
      </w:r>
      <w:r w:rsidRPr="00903DBA">
        <w:t>.</w:t>
      </w:r>
    </w:p>
    <w:p w14:paraId="3A8A57A9" w14:textId="77777777" w:rsidR="00E80032" w:rsidRPr="00903DBA" w:rsidRDefault="00E80032" w:rsidP="00E80032">
      <w:pPr>
        <w:pStyle w:val="Code"/>
      </w:pPr>
      <w:r w:rsidRPr="00903DBA">
        <w:t>#include &lt;stdio.h&gt;</w:t>
      </w:r>
    </w:p>
    <w:p w14:paraId="6851B5F3" w14:textId="77777777" w:rsidR="00E80032" w:rsidRPr="00903DBA" w:rsidRDefault="00E80032" w:rsidP="00E80032">
      <w:pPr>
        <w:pStyle w:val="Code"/>
      </w:pPr>
      <w:r w:rsidRPr="00903DBA">
        <w:t>int g_number = 1;</w:t>
      </w:r>
    </w:p>
    <w:p w14:paraId="21BE1707" w14:textId="77777777" w:rsidR="00E80032" w:rsidRPr="00903DBA" w:rsidRDefault="00E80032" w:rsidP="00E80032">
      <w:pPr>
        <w:pStyle w:val="Code"/>
      </w:pPr>
    </w:p>
    <w:p w14:paraId="148622AA" w14:textId="77777777" w:rsidR="00E80032" w:rsidRPr="00903DBA" w:rsidRDefault="00E80032" w:rsidP="00E80032">
      <w:pPr>
        <w:pStyle w:val="Code"/>
      </w:pPr>
      <w:r w:rsidRPr="00903DBA">
        <w:t>void main() {</w:t>
      </w:r>
    </w:p>
    <w:p w14:paraId="78EC934B" w14:textId="77777777" w:rsidR="00E80032" w:rsidRPr="00903DBA" w:rsidRDefault="00E80032" w:rsidP="00E80032">
      <w:pPr>
        <w:pStyle w:val="Code"/>
      </w:pPr>
      <w:r w:rsidRPr="00903DBA">
        <w:t xml:space="preserve">  int number = 2;</w:t>
      </w:r>
    </w:p>
    <w:p w14:paraId="26DBA5A6" w14:textId="77777777" w:rsidR="00E80032" w:rsidRPr="00903DBA" w:rsidRDefault="00E80032" w:rsidP="00E80032">
      <w:pPr>
        <w:pStyle w:val="Code"/>
      </w:pPr>
      <w:r w:rsidRPr="00903DBA">
        <w:t xml:space="preserve">  printf("Global variable: %d, Local variable: %d.\n",</w:t>
      </w:r>
    </w:p>
    <w:p w14:paraId="536E9F74" w14:textId="77777777" w:rsidR="00E80032" w:rsidRPr="00903DBA" w:rsidRDefault="00E80032" w:rsidP="00E80032">
      <w:pPr>
        <w:pStyle w:val="Code"/>
      </w:pPr>
      <w:r w:rsidRPr="00903DBA">
        <w:t xml:space="preserve">         g_number, number); // 1, 2</w:t>
      </w:r>
    </w:p>
    <w:p w14:paraId="55E81049" w14:textId="77777777" w:rsidR="00E80032" w:rsidRPr="00903DBA" w:rsidRDefault="00E80032" w:rsidP="00E80032">
      <w:pPr>
        <w:pStyle w:val="Code"/>
      </w:pPr>
      <w:r w:rsidRPr="00903DBA">
        <w:t>}</w:t>
      </w:r>
    </w:p>
    <w:p w14:paraId="42C5B6FB" w14:textId="653F8E38" w:rsidR="00E80032" w:rsidRPr="00903DBA" w:rsidRDefault="00E80032" w:rsidP="00E80032">
      <w:r w:rsidRPr="00903DBA">
        <w:t xml:space="preserve">Global variables can only be </w:t>
      </w:r>
      <w:r w:rsidR="00266D64" w:rsidRPr="00903DBA">
        <w:t>initialized</w:t>
      </w:r>
      <w:r w:rsidRPr="00903DBA">
        <w:t xml:space="preserve"> with constant values.</w:t>
      </w:r>
    </w:p>
    <w:p w14:paraId="36099BB1" w14:textId="77777777" w:rsidR="00E80032" w:rsidRPr="00903DBA" w:rsidRDefault="00E80032" w:rsidP="00E80032">
      <w:pPr>
        <w:pStyle w:val="Code"/>
      </w:pPr>
      <w:r w:rsidRPr="00903DBA">
        <w:t>int g_number1 = 1;             // Right.</w:t>
      </w:r>
    </w:p>
    <w:p w14:paraId="29A6AD58" w14:textId="77777777" w:rsidR="00E80032" w:rsidRPr="00903DBA" w:rsidRDefault="00E80032" w:rsidP="00E80032">
      <w:pPr>
        <w:pStyle w:val="Code"/>
      </w:pPr>
      <w:r w:rsidRPr="00903DBA">
        <w:t>int g_number2 = g_number1 + 1; // Wrong.</w:t>
      </w:r>
    </w:p>
    <w:p w14:paraId="7A54CCDA" w14:textId="5AEF99D1" w:rsidR="00E80032" w:rsidRPr="00903DBA" w:rsidRDefault="00E80032" w:rsidP="007C7CB2">
      <w:pPr>
        <w:pStyle w:val="Rubrik3"/>
      </w:pPr>
      <w:bookmarkStart w:id="760" w:name="_Toc323656717"/>
      <w:bookmarkStart w:id="761" w:name="_Toc324085455"/>
      <w:bookmarkStart w:id="762" w:name="_Toc383781107"/>
      <w:bookmarkStart w:id="763" w:name="_Toc57656216"/>
      <w:r w:rsidRPr="00903DBA">
        <w:t>Inner Blocks with Local Variables</w:t>
      </w:r>
      <w:bookmarkEnd w:id="760"/>
      <w:bookmarkEnd w:id="761"/>
      <w:bookmarkEnd w:id="762"/>
      <w:bookmarkEnd w:id="763"/>
    </w:p>
    <w:p w14:paraId="2243B6C4" w14:textId="500A43CB" w:rsidR="00E80032" w:rsidRPr="00903DBA" w:rsidRDefault="00E80032" w:rsidP="00E80032">
      <w:r w:rsidRPr="00903DBA">
        <w:t xml:space="preserve">In C, you are allowed to use the bracket notation when </w:t>
      </w:r>
      <w:r w:rsidR="002F35C1" w:rsidRPr="00903DBA">
        <w:t>initializer</w:t>
      </w:r>
      <w:r w:rsidRPr="00903DBA">
        <w:t>ializing structures, unions, and arrays, but not when assigning</w:t>
      </w:r>
      <w:r w:rsidRPr="00903DBA">
        <w:rPr>
          <w:rStyle w:val="Fotnotsreferens"/>
        </w:rPr>
        <w:footnoteReference w:id="19"/>
      </w:r>
      <w:r w:rsidRPr="00903DBA">
        <w:t>. Therefore, the following code will not work.</w:t>
      </w:r>
    </w:p>
    <w:p w14:paraId="1AC74284" w14:textId="77777777" w:rsidR="00E80032" w:rsidRPr="00903DBA" w:rsidRDefault="00E80032" w:rsidP="00E80032">
      <w:pPr>
        <w:pStyle w:val="Code"/>
      </w:pPr>
      <w:r w:rsidRPr="00903DBA">
        <w:t>INT_PAIR Block(int* p) {</w:t>
      </w:r>
    </w:p>
    <w:p w14:paraId="694F761A" w14:textId="77777777" w:rsidR="00E80032" w:rsidRPr="00903DBA" w:rsidRDefault="00E80032" w:rsidP="00E80032">
      <w:pPr>
        <w:pStyle w:val="Code"/>
      </w:pPr>
      <w:r w:rsidRPr="00903DBA">
        <w:t xml:space="preserve">  INT_PAIR result;</w:t>
      </w:r>
    </w:p>
    <w:p w14:paraId="2872AD78" w14:textId="77777777" w:rsidR="00E80032" w:rsidRPr="00903DBA" w:rsidRDefault="00E80032" w:rsidP="00E80032">
      <w:pPr>
        <w:pStyle w:val="Code"/>
      </w:pPr>
      <w:r w:rsidRPr="00903DBA">
        <w:t xml:space="preserve">  if (p != NULL) {</w:t>
      </w:r>
    </w:p>
    <w:p w14:paraId="5275AF42" w14:textId="77777777" w:rsidR="00E80032" w:rsidRPr="00903DBA" w:rsidRDefault="00E80032" w:rsidP="00E80032">
      <w:pPr>
        <w:pStyle w:val="Code"/>
      </w:pPr>
      <w:r w:rsidRPr="00903DBA">
        <w:t xml:space="preserve">    result = {*p - 1, *p + 1}; // Wrong.</w:t>
      </w:r>
    </w:p>
    <w:p w14:paraId="07D14894" w14:textId="77777777" w:rsidR="00E80032" w:rsidRPr="00903DBA" w:rsidRDefault="00E80032" w:rsidP="00E80032">
      <w:pPr>
        <w:pStyle w:val="Code"/>
      </w:pPr>
      <w:r w:rsidRPr="00903DBA">
        <w:t xml:space="preserve">    return result;</w:t>
      </w:r>
    </w:p>
    <w:p w14:paraId="02DA01D4" w14:textId="77777777" w:rsidR="00E80032" w:rsidRPr="00903DBA" w:rsidRDefault="00E80032" w:rsidP="00E80032">
      <w:pPr>
        <w:pStyle w:val="Code"/>
      </w:pPr>
      <w:r w:rsidRPr="00903DBA">
        <w:t xml:space="preserve">  }</w:t>
      </w:r>
    </w:p>
    <w:p w14:paraId="0084CE01" w14:textId="77777777" w:rsidR="00E80032" w:rsidRPr="00903DBA" w:rsidRDefault="00E80032" w:rsidP="00E80032">
      <w:pPr>
        <w:pStyle w:val="Code"/>
      </w:pPr>
      <w:r w:rsidRPr="00903DBA">
        <w:t xml:space="preserve">  else {</w:t>
      </w:r>
    </w:p>
    <w:p w14:paraId="01DFA162" w14:textId="77777777" w:rsidR="00E80032" w:rsidRPr="00903DBA" w:rsidRDefault="00E80032" w:rsidP="00E80032">
      <w:pPr>
        <w:pStyle w:val="Code"/>
      </w:pPr>
      <w:r w:rsidRPr="00903DBA">
        <w:t xml:space="preserve">    result = {0, 0}; // Wrong.</w:t>
      </w:r>
    </w:p>
    <w:p w14:paraId="7B3EECBB" w14:textId="77777777" w:rsidR="00E80032" w:rsidRPr="00903DBA" w:rsidRDefault="00E80032" w:rsidP="00E80032">
      <w:pPr>
        <w:pStyle w:val="Code"/>
      </w:pPr>
      <w:r w:rsidRPr="00903DBA">
        <w:t xml:space="preserve">    return result;</w:t>
      </w:r>
    </w:p>
    <w:p w14:paraId="380CC199" w14:textId="77777777" w:rsidR="00E80032" w:rsidRPr="00903DBA" w:rsidRDefault="00E80032" w:rsidP="00E80032">
      <w:pPr>
        <w:pStyle w:val="Code"/>
      </w:pPr>
      <w:r w:rsidRPr="00903DBA">
        <w:t xml:space="preserve">  }</w:t>
      </w:r>
    </w:p>
    <w:p w14:paraId="5C6BCA58" w14:textId="77777777" w:rsidR="00E80032" w:rsidRPr="00903DBA" w:rsidRDefault="00E80032" w:rsidP="00E80032">
      <w:pPr>
        <w:pStyle w:val="Code"/>
      </w:pPr>
      <w:r w:rsidRPr="00903DBA">
        <w:t>}</w:t>
      </w:r>
    </w:p>
    <w:p w14:paraId="2E3E81EA" w14:textId="77777777" w:rsidR="00E80032" w:rsidRPr="00903DBA" w:rsidRDefault="00E80032" w:rsidP="00E80032">
      <w:r w:rsidRPr="00903DBA">
        <w:t>One solution would be to a more clumsy code.</w:t>
      </w:r>
    </w:p>
    <w:p w14:paraId="2F0AAFB9" w14:textId="77777777" w:rsidR="00E80032" w:rsidRPr="00903DBA" w:rsidRDefault="00E80032" w:rsidP="00E80032">
      <w:pPr>
        <w:pStyle w:val="Code"/>
      </w:pPr>
      <w:r w:rsidRPr="00903DBA">
        <w:t>INT_PAIR Block(</w:t>
      </w:r>
      <w:r w:rsidRPr="00903DBA">
        <w:rPr>
          <w:color w:val="000000" w:themeColor="text1"/>
          <w:rPrChange w:id="764" w:author="Stefan Björnander" w:date="2012-05-06T21:51:00Z">
            <w:rPr>
              <w:color w:val="0000FF"/>
            </w:rPr>
          </w:rPrChange>
        </w:rPr>
        <w:t>int</w:t>
      </w:r>
      <w:r w:rsidRPr="00903DBA">
        <w:t>* p) {</w:t>
      </w:r>
    </w:p>
    <w:p w14:paraId="48040B26" w14:textId="77777777" w:rsidR="00E80032" w:rsidRPr="00903DBA" w:rsidRDefault="00E80032" w:rsidP="00E80032">
      <w:pPr>
        <w:pStyle w:val="Code"/>
      </w:pPr>
      <w:r w:rsidRPr="00903DBA">
        <w:t xml:space="preserve">  INT_PAIR result;</w:t>
      </w:r>
    </w:p>
    <w:p w14:paraId="5E2C7A75" w14:textId="77777777" w:rsidR="00E80032" w:rsidRPr="00903DBA" w:rsidRDefault="00E80032" w:rsidP="00E80032">
      <w:pPr>
        <w:pStyle w:val="Code"/>
      </w:pPr>
      <w:r w:rsidRPr="00903DBA">
        <w:t xml:space="preserve">  if (p != NULL) {</w:t>
      </w:r>
    </w:p>
    <w:p w14:paraId="6B62C98C" w14:textId="77777777" w:rsidR="00E80032" w:rsidRPr="00903DBA" w:rsidRDefault="00E80032" w:rsidP="00E80032">
      <w:pPr>
        <w:pStyle w:val="Code"/>
      </w:pPr>
      <w:r w:rsidRPr="00903DBA">
        <w:t xml:space="preserve">    result.a = *p - 1;</w:t>
      </w:r>
    </w:p>
    <w:p w14:paraId="47DAE10B" w14:textId="77777777" w:rsidR="00E80032" w:rsidRPr="00903DBA" w:rsidRDefault="00E80032" w:rsidP="00E80032">
      <w:pPr>
        <w:pStyle w:val="Code"/>
      </w:pPr>
      <w:r w:rsidRPr="00903DBA">
        <w:t xml:space="preserve">    result.b = *p + 1;</w:t>
      </w:r>
    </w:p>
    <w:p w14:paraId="32F82D1A" w14:textId="77777777" w:rsidR="00E80032" w:rsidRPr="00903DBA" w:rsidRDefault="00E80032" w:rsidP="00E80032">
      <w:pPr>
        <w:pStyle w:val="Code"/>
      </w:pPr>
      <w:r w:rsidRPr="00903DBA">
        <w:t xml:space="preserve">    return result;</w:t>
      </w:r>
    </w:p>
    <w:p w14:paraId="75E70A92" w14:textId="77777777" w:rsidR="00E80032" w:rsidRPr="00903DBA" w:rsidRDefault="00E80032" w:rsidP="00E80032">
      <w:pPr>
        <w:pStyle w:val="Code"/>
      </w:pPr>
      <w:r w:rsidRPr="00903DBA">
        <w:t xml:space="preserve">  }</w:t>
      </w:r>
    </w:p>
    <w:p w14:paraId="3B8D71DC" w14:textId="77777777" w:rsidR="00E80032" w:rsidRPr="00903DBA" w:rsidRDefault="00E80032" w:rsidP="00E80032">
      <w:pPr>
        <w:pStyle w:val="Code"/>
      </w:pPr>
      <w:r w:rsidRPr="00903DBA">
        <w:t xml:space="preserve">  else {</w:t>
      </w:r>
    </w:p>
    <w:p w14:paraId="3C55D146" w14:textId="77777777" w:rsidR="00E80032" w:rsidRPr="00903DBA" w:rsidRDefault="00E80032" w:rsidP="00E80032">
      <w:pPr>
        <w:pStyle w:val="Code"/>
      </w:pPr>
      <w:r w:rsidRPr="00903DBA">
        <w:t xml:space="preserve">    result.a = 0;</w:t>
      </w:r>
    </w:p>
    <w:p w14:paraId="434A47CA" w14:textId="77777777" w:rsidR="00E80032" w:rsidRPr="00903DBA" w:rsidRDefault="00E80032" w:rsidP="00E80032">
      <w:pPr>
        <w:pStyle w:val="Code"/>
      </w:pPr>
      <w:r w:rsidRPr="00903DBA">
        <w:t xml:space="preserve">    result.b = 0;</w:t>
      </w:r>
    </w:p>
    <w:p w14:paraId="13B0F6AA" w14:textId="77777777" w:rsidR="00E80032" w:rsidRPr="00903DBA" w:rsidRDefault="00E80032" w:rsidP="00E80032">
      <w:pPr>
        <w:pStyle w:val="Code"/>
      </w:pPr>
      <w:r w:rsidRPr="00903DBA">
        <w:t xml:space="preserve">    return result;</w:t>
      </w:r>
    </w:p>
    <w:p w14:paraId="06F388EA" w14:textId="77777777" w:rsidR="00E80032" w:rsidRPr="00903DBA" w:rsidRDefault="00E80032" w:rsidP="00E80032">
      <w:pPr>
        <w:pStyle w:val="Code"/>
      </w:pPr>
      <w:r w:rsidRPr="00903DBA">
        <w:t xml:space="preserve">  }</w:t>
      </w:r>
    </w:p>
    <w:p w14:paraId="47D8327A" w14:textId="77777777" w:rsidR="00E80032" w:rsidRPr="00903DBA" w:rsidRDefault="00E80032" w:rsidP="00E80032">
      <w:pPr>
        <w:pStyle w:val="Code"/>
      </w:pPr>
      <w:r w:rsidRPr="00903DBA">
        <w:t>}</w:t>
      </w:r>
    </w:p>
    <w:p w14:paraId="4C15585F" w14:textId="5239AEA6" w:rsidR="00E80032" w:rsidRPr="00903DBA" w:rsidRDefault="00E80032" w:rsidP="00E80032">
      <w:r w:rsidRPr="00903DBA">
        <w:t xml:space="preserve">However, a more elegant solution would be to use inner blocks with local variables. Each block can define its own variable, which is especially valuable when </w:t>
      </w:r>
      <w:r w:rsidR="002F35C1" w:rsidRPr="00903DBA">
        <w:t>initializer</w:t>
      </w:r>
      <w:r w:rsidRPr="00903DBA">
        <w:t>ializing structures.</w:t>
      </w:r>
    </w:p>
    <w:p w14:paraId="69EC1D7C" w14:textId="77777777" w:rsidR="00E80032" w:rsidRPr="00903DBA" w:rsidRDefault="00E80032" w:rsidP="00E80032">
      <w:pPr>
        <w:pStyle w:val="Code"/>
      </w:pPr>
      <w:r w:rsidRPr="00903DBA">
        <w:rPr>
          <w:color w:val="000000" w:themeColor="text1"/>
          <w:rPrChange w:id="765" w:author="Stefan Björnander" w:date="2012-05-06T21:51:00Z">
            <w:rPr>
              <w:color w:val="0000FF"/>
            </w:rPr>
          </w:rPrChange>
        </w:rPr>
        <w:t>struct</w:t>
      </w:r>
      <w:r w:rsidRPr="00903DBA">
        <w:t xml:space="preserve"> IntPair {</w:t>
      </w:r>
    </w:p>
    <w:p w14:paraId="22340A3F" w14:textId="77777777" w:rsidR="00E80032" w:rsidRPr="00903DBA" w:rsidRDefault="00E80032" w:rsidP="00E80032">
      <w:pPr>
        <w:pStyle w:val="Code"/>
      </w:pPr>
      <w:r w:rsidRPr="00903DBA">
        <w:t xml:space="preserve">  int a, b;</w:t>
      </w:r>
    </w:p>
    <w:p w14:paraId="4179D174" w14:textId="77777777" w:rsidR="00E80032" w:rsidRPr="00903DBA" w:rsidRDefault="00E80032" w:rsidP="00E80032">
      <w:pPr>
        <w:pStyle w:val="Code"/>
      </w:pPr>
      <w:r w:rsidRPr="00903DBA">
        <w:t>};</w:t>
      </w:r>
    </w:p>
    <w:p w14:paraId="79651C50" w14:textId="77777777" w:rsidR="00E80032" w:rsidRPr="00903DBA" w:rsidRDefault="00E80032" w:rsidP="00E80032">
      <w:pPr>
        <w:pStyle w:val="Code"/>
      </w:pPr>
    </w:p>
    <w:p w14:paraId="36FC2CB6" w14:textId="77777777" w:rsidR="00E80032" w:rsidRPr="00903DBA" w:rsidRDefault="00E80032" w:rsidP="00E80032">
      <w:pPr>
        <w:pStyle w:val="Code"/>
      </w:pPr>
      <w:r w:rsidRPr="00903DBA">
        <w:rPr>
          <w:color w:val="000000" w:themeColor="text1"/>
          <w:rPrChange w:id="766" w:author="Stefan Björnander" w:date="2012-05-06T21:51:00Z">
            <w:rPr>
              <w:color w:val="0000FF"/>
            </w:rPr>
          </w:rPrChange>
        </w:rPr>
        <w:t>struct</w:t>
      </w:r>
      <w:r w:rsidRPr="00903DBA">
        <w:t xml:space="preserve"> IntPair Block(</w:t>
      </w:r>
      <w:r w:rsidRPr="00903DBA">
        <w:rPr>
          <w:color w:val="000000" w:themeColor="text1"/>
          <w:rPrChange w:id="767" w:author="Stefan Björnander" w:date="2012-05-06T21:51:00Z">
            <w:rPr>
              <w:color w:val="0000FF"/>
            </w:rPr>
          </w:rPrChange>
        </w:rPr>
        <w:t>int</w:t>
      </w:r>
      <w:r w:rsidRPr="00903DBA">
        <w:t>* p) {</w:t>
      </w:r>
    </w:p>
    <w:p w14:paraId="034C2181" w14:textId="77777777" w:rsidR="00E80032" w:rsidRPr="00903DBA" w:rsidRDefault="00E80032" w:rsidP="00E80032">
      <w:pPr>
        <w:pStyle w:val="Code"/>
      </w:pPr>
      <w:r w:rsidRPr="00903DBA">
        <w:t xml:space="preserve">  if (p != NULL) {</w:t>
      </w:r>
    </w:p>
    <w:p w14:paraId="1AAE0E1C" w14:textId="77777777" w:rsidR="00E80032" w:rsidRPr="00903DBA" w:rsidRDefault="00E80032" w:rsidP="00E80032">
      <w:pPr>
        <w:pStyle w:val="Code"/>
      </w:pPr>
      <w:r w:rsidRPr="00903DBA">
        <w:t xml:space="preserve">    struct IntPair result = {*p - 1, *p + 1};</w:t>
      </w:r>
    </w:p>
    <w:p w14:paraId="225FFD27" w14:textId="77777777" w:rsidR="00E80032" w:rsidRPr="00903DBA" w:rsidRDefault="00E80032" w:rsidP="00E80032">
      <w:pPr>
        <w:pStyle w:val="Code"/>
      </w:pPr>
      <w:r w:rsidRPr="00903DBA">
        <w:t xml:space="preserve">    return result;</w:t>
      </w:r>
    </w:p>
    <w:p w14:paraId="577F7564" w14:textId="77777777" w:rsidR="00E80032" w:rsidRPr="00903DBA" w:rsidRDefault="00E80032" w:rsidP="00E80032">
      <w:pPr>
        <w:pStyle w:val="Code"/>
      </w:pPr>
      <w:r w:rsidRPr="00903DBA">
        <w:t xml:space="preserve">  }</w:t>
      </w:r>
    </w:p>
    <w:p w14:paraId="4FC76E52" w14:textId="77777777" w:rsidR="00E80032" w:rsidRPr="00903DBA" w:rsidRDefault="00E80032" w:rsidP="00E80032">
      <w:pPr>
        <w:pStyle w:val="Code"/>
      </w:pPr>
      <w:r w:rsidRPr="00903DBA">
        <w:t xml:space="preserve">  else {</w:t>
      </w:r>
    </w:p>
    <w:p w14:paraId="30E01655" w14:textId="77777777" w:rsidR="00E80032" w:rsidRPr="00903DBA" w:rsidRDefault="00E80032" w:rsidP="00E80032">
      <w:pPr>
        <w:pStyle w:val="Code"/>
      </w:pPr>
      <w:r w:rsidRPr="00903DBA">
        <w:t xml:space="preserve">    struct IntPair empty = {0, 0};</w:t>
      </w:r>
    </w:p>
    <w:p w14:paraId="1FC58CDA" w14:textId="77777777" w:rsidR="00E80032" w:rsidRPr="00903DBA" w:rsidRDefault="00E80032" w:rsidP="00E80032">
      <w:pPr>
        <w:pStyle w:val="Code"/>
      </w:pPr>
      <w:r w:rsidRPr="00903DBA">
        <w:t xml:space="preserve">    return empty;</w:t>
      </w:r>
    </w:p>
    <w:p w14:paraId="78B95617" w14:textId="77777777" w:rsidR="00E80032" w:rsidRPr="00903DBA" w:rsidRDefault="00E80032" w:rsidP="00E80032">
      <w:pPr>
        <w:pStyle w:val="Code"/>
      </w:pPr>
      <w:r w:rsidRPr="00903DBA">
        <w:t xml:space="preserve">  }</w:t>
      </w:r>
    </w:p>
    <w:p w14:paraId="7928BAD2" w14:textId="77777777" w:rsidR="00E80032" w:rsidRPr="00903DBA" w:rsidRDefault="00E80032" w:rsidP="00E80032">
      <w:pPr>
        <w:pStyle w:val="Code"/>
      </w:pPr>
      <w:r w:rsidRPr="00903DBA">
        <w:t>}</w:t>
      </w:r>
    </w:p>
    <w:p w14:paraId="2A93FDE8" w14:textId="77777777" w:rsidR="00E80032" w:rsidRPr="00903DBA" w:rsidRDefault="00E80032" w:rsidP="00E80032">
      <w:pPr>
        <w:autoSpaceDE w:val="0"/>
        <w:autoSpaceDN w:val="0"/>
        <w:spacing w:after="0"/>
        <w:rPr>
          <w:rFonts w:ascii="Consolas" w:hAnsi="Consolas" w:cs="Consolas"/>
          <w:sz w:val="19"/>
          <w:szCs w:val="19"/>
        </w:rPr>
      </w:pPr>
    </w:p>
    <w:p w14:paraId="0A806B40" w14:textId="77777777" w:rsidR="00E80032" w:rsidRPr="00903DBA" w:rsidRDefault="00E80032" w:rsidP="00E65FE6">
      <w:pPr>
        <w:pStyle w:val="CodeHeader"/>
      </w:pPr>
      <w:r w:rsidRPr="00903DBA">
        <w:t xml:space="preserve">An alternative way is to use </w:t>
      </w:r>
      <w:r w:rsidRPr="00E65FE6">
        <w:rPr>
          <w:rStyle w:val="CodeInText"/>
        </w:rPr>
        <w:t>typedef</w:t>
      </w:r>
      <w:r w:rsidRPr="00903DBA">
        <w:t>.</w:t>
      </w:r>
    </w:p>
    <w:p w14:paraId="7B9F320A" w14:textId="77777777" w:rsidR="00E80032" w:rsidRPr="00903DBA" w:rsidRDefault="00E80032" w:rsidP="00E80032">
      <w:pPr>
        <w:pStyle w:val="Code"/>
      </w:pPr>
      <w:r w:rsidRPr="00903DBA">
        <w:t>typedef struct {</w:t>
      </w:r>
    </w:p>
    <w:p w14:paraId="254FA7E4" w14:textId="77777777" w:rsidR="00E80032" w:rsidRPr="00903DBA" w:rsidRDefault="00E80032" w:rsidP="00E80032">
      <w:pPr>
        <w:pStyle w:val="Code"/>
      </w:pPr>
      <w:r w:rsidRPr="00903DBA">
        <w:t xml:space="preserve">  int a, b;</w:t>
      </w:r>
    </w:p>
    <w:p w14:paraId="7BE88BD9" w14:textId="77777777" w:rsidR="00E80032" w:rsidRPr="00903DBA" w:rsidRDefault="00E80032" w:rsidP="00E80032">
      <w:pPr>
        <w:pStyle w:val="Code"/>
      </w:pPr>
      <w:r w:rsidRPr="00903DBA">
        <w:t>} INT_PAIR;</w:t>
      </w:r>
    </w:p>
    <w:p w14:paraId="234A029D" w14:textId="77777777" w:rsidR="00E80032" w:rsidRPr="00903DBA" w:rsidRDefault="00E80032" w:rsidP="00E80032">
      <w:pPr>
        <w:pStyle w:val="Code"/>
      </w:pPr>
    </w:p>
    <w:p w14:paraId="69530165" w14:textId="77777777" w:rsidR="00E80032" w:rsidRPr="00903DBA" w:rsidRDefault="00E80032" w:rsidP="00E80032">
      <w:pPr>
        <w:pStyle w:val="Code"/>
      </w:pPr>
      <w:r w:rsidRPr="00903DBA">
        <w:t>INT_PAIR Block(int* p) {</w:t>
      </w:r>
    </w:p>
    <w:p w14:paraId="30698105" w14:textId="77777777" w:rsidR="00E80032" w:rsidRPr="00903DBA" w:rsidRDefault="00E80032" w:rsidP="00E80032">
      <w:pPr>
        <w:pStyle w:val="Code"/>
      </w:pPr>
      <w:r w:rsidRPr="00903DBA">
        <w:t xml:space="preserve">  if (p != NULL) {</w:t>
      </w:r>
    </w:p>
    <w:p w14:paraId="5A8763EC" w14:textId="77777777" w:rsidR="00E80032" w:rsidRPr="00903DBA" w:rsidRDefault="00E80032" w:rsidP="00E80032">
      <w:pPr>
        <w:pStyle w:val="Code"/>
      </w:pPr>
      <w:r w:rsidRPr="00903DBA">
        <w:t xml:space="preserve">    INT_PAIR result = {*p - 1, *p + 1};</w:t>
      </w:r>
    </w:p>
    <w:p w14:paraId="17113D0A" w14:textId="77777777" w:rsidR="00E80032" w:rsidRPr="00903DBA" w:rsidRDefault="00E80032" w:rsidP="00E80032">
      <w:pPr>
        <w:pStyle w:val="Code"/>
      </w:pPr>
      <w:r w:rsidRPr="00903DBA">
        <w:t xml:space="preserve">    return result;</w:t>
      </w:r>
    </w:p>
    <w:p w14:paraId="0B5F561E" w14:textId="77777777" w:rsidR="00E80032" w:rsidRPr="00903DBA" w:rsidRDefault="00E80032" w:rsidP="00E80032">
      <w:pPr>
        <w:pStyle w:val="Code"/>
      </w:pPr>
      <w:r w:rsidRPr="00903DBA">
        <w:t xml:space="preserve">  }</w:t>
      </w:r>
    </w:p>
    <w:p w14:paraId="63777A30" w14:textId="77777777" w:rsidR="00E80032" w:rsidRPr="00903DBA" w:rsidRDefault="00E80032" w:rsidP="00E80032">
      <w:pPr>
        <w:pStyle w:val="Code"/>
      </w:pPr>
      <w:r w:rsidRPr="00903DBA">
        <w:t xml:space="preserve">  else {</w:t>
      </w:r>
    </w:p>
    <w:p w14:paraId="7997739A" w14:textId="77777777" w:rsidR="00E80032" w:rsidRPr="00903DBA" w:rsidRDefault="00E80032" w:rsidP="00E80032">
      <w:pPr>
        <w:pStyle w:val="Code"/>
      </w:pPr>
      <w:r w:rsidRPr="00903DBA">
        <w:t xml:space="preserve">    INT_PAIR empty = {0, 0};</w:t>
      </w:r>
    </w:p>
    <w:p w14:paraId="423AD7ED" w14:textId="77777777" w:rsidR="00E80032" w:rsidRPr="00903DBA" w:rsidRDefault="00E80032" w:rsidP="00E80032">
      <w:pPr>
        <w:pStyle w:val="Code"/>
      </w:pPr>
      <w:r w:rsidRPr="00903DBA">
        <w:t xml:space="preserve">    return empty;</w:t>
      </w:r>
    </w:p>
    <w:p w14:paraId="667A7809" w14:textId="77777777" w:rsidR="00E80032" w:rsidRPr="00903DBA" w:rsidRDefault="00E80032" w:rsidP="00E80032">
      <w:pPr>
        <w:pStyle w:val="Code"/>
      </w:pPr>
      <w:r w:rsidRPr="00903DBA">
        <w:t xml:space="preserve">  }</w:t>
      </w:r>
    </w:p>
    <w:p w14:paraId="035BE26A" w14:textId="77777777" w:rsidR="00E80032" w:rsidRPr="00903DBA" w:rsidRDefault="00E80032" w:rsidP="00E80032">
      <w:pPr>
        <w:pStyle w:val="Code"/>
      </w:pPr>
      <w:r w:rsidRPr="00903DBA">
        <w:t>}</w:t>
      </w:r>
    </w:p>
    <w:p w14:paraId="7709BA9F" w14:textId="4499C032" w:rsidR="00E80032" w:rsidRPr="00903DBA" w:rsidRDefault="00E80032" w:rsidP="007C7CB2">
      <w:pPr>
        <w:pStyle w:val="Rubrik3"/>
      </w:pPr>
      <w:bookmarkStart w:id="768" w:name="_Toc320485606"/>
      <w:bookmarkStart w:id="769" w:name="_Toc323656718"/>
      <w:bookmarkStart w:id="770" w:name="_Toc324085456"/>
      <w:bookmarkStart w:id="771" w:name="_Toc383781108"/>
      <w:bookmarkStart w:id="772" w:name="_Toc57656217"/>
      <w:r w:rsidRPr="00903DBA">
        <w:t>Call-by-Value and Call-by-Reference</w:t>
      </w:r>
      <w:bookmarkEnd w:id="768"/>
      <w:bookmarkEnd w:id="769"/>
      <w:bookmarkEnd w:id="770"/>
      <w:bookmarkEnd w:id="771"/>
      <w:bookmarkEnd w:id="772"/>
    </w:p>
    <w:p w14:paraId="4B4955DB" w14:textId="77777777" w:rsidR="00E80032" w:rsidRPr="00903DBA" w:rsidRDefault="00E80032" w:rsidP="00E80032">
      <w:r w:rsidRPr="00903DBA">
        <w:t>Say we want to write a function for switching the values of two variables.</w:t>
      </w:r>
    </w:p>
    <w:p w14:paraId="576F8235" w14:textId="77777777" w:rsidR="00E80032" w:rsidRPr="00903DBA" w:rsidRDefault="00E80032" w:rsidP="00E80032">
      <w:pPr>
        <w:pStyle w:val="Code"/>
      </w:pPr>
      <w:r w:rsidRPr="00903DBA">
        <w:t>#include &lt;stdio.h&gt;</w:t>
      </w:r>
    </w:p>
    <w:p w14:paraId="6BE30850" w14:textId="77777777" w:rsidR="00E80032" w:rsidRPr="00903DBA" w:rsidRDefault="00E80032" w:rsidP="00E80032">
      <w:pPr>
        <w:pStyle w:val="Code"/>
      </w:pPr>
    </w:p>
    <w:p w14:paraId="7FC2D5D3" w14:textId="77777777" w:rsidR="00E80032" w:rsidRPr="00903DBA" w:rsidRDefault="00E80032" w:rsidP="00E80032">
      <w:pPr>
        <w:pStyle w:val="Code"/>
      </w:pPr>
      <w:r w:rsidRPr="00903DBA">
        <w:t>void Swap(int number1, int number2) {</w:t>
      </w:r>
    </w:p>
    <w:p w14:paraId="70920E17" w14:textId="77777777" w:rsidR="00E80032" w:rsidRPr="00903DBA" w:rsidRDefault="00E80032" w:rsidP="00E80032">
      <w:pPr>
        <w:pStyle w:val="Code"/>
      </w:pPr>
      <w:r w:rsidRPr="00903DBA">
        <w:t xml:space="preserve">  int temp = number1; // (a)</w:t>
      </w:r>
    </w:p>
    <w:p w14:paraId="2E336DBC" w14:textId="77777777" w:rsidR="00E80032" w:rsidRPr="00903DBA" w:rsidRDefault="00E80032" w:rsidP="00E80032">
      <w:pPr>
        <w:pStyle w:val="Code"/>
      </w:pPr>
      <w:r w:rsidRPr="00903DBA">
        <w:t xml:space="preserve">  number1 = number2;  // (b)</w:t>
      </w:r>
    </w:p>
    <w:p w14:paraId="06059600" w14:textId="77777777" w:rsidR="00E80032" w:rsidRPr="00903DBA" w:rsidRDefault="00E80032" w:rsidP="00E80032">
      <w:pPr>
        <w:pStyle w:val="Code"/>
      </w:pPr>
      <w:r w:rsidRPr="00903DBA">
        <w:t xml:space="preserve">  number2 = temp;     // (c)</w:t>
      </w:r>
    </w:p>
    <w:p w14:paraId="1F58232B" w14:textId="77777777" w:rsidR="00E80032" w:rsidRPr="00903DBA" w:rsidRDefault="00E80032" w:rsidP="00E80032">
      <w:pPr>
        <w:pStyle w:val="Code"/>
      </w:pPr>
      <w:r w:rsidRPr="00903DBA">
        <w:t>}</w:t>
      </w:r>
    </w:p>
    <w:p w14:paraId="1349DFB2" w14:textId="77777777" w:rsidR="00E80032" w:rsidRPr="00903DBA" w:rsidRDefault="00E80032" w:rsidP="00E80032">
      <w:pPr>
        <w:pStyle w:val="Code"/>
      </w:pPr>
    </w:p>
    <w:p w14:paraId="1417768D" w14:textId="77777777" w:rsidR="00E80032" w:rsidRPr="00903DBA" w:rsidRDefault="00E80032" w:rsidP="00E80032">
      <w:pPr>
        <w:pStyle w:val="Code"/>
      </w:pPr>
      <w:r w:rsidRPr="00903DBA">
        <w:t>void main() {</w:t>
      </w:r>
    </w:p>
    <w:p w14:paraId="632BAC41" w14:textId="77777777" w:rsidR="00E80032" w:rsidRPr="00903DBA" w:rsidRDefault="00E80032" w:rsidP="00E80032">
      <w:pPr>
        <w:pStyle w:val="Code"/>
      </w:pPr>
      <w:r w:rsidRPr="00903DBA">
        <w:t xml:space="preserve">  int num1 = 1, num2 = 2;</w:t>
      </w:r>
    </w:p>
    <w:p w14:paraId="1D7C19D3" w14:textId="77777777" w:rsidR="00E80032" w:rsidRPr="00903DBA" w:rsidRDefault="00E80032" w:rsidP="00E80032">
      <w:pPr>
        <w:pStyle w:val="Code"/>
      </w:pPr>
      <w:r w:rsidRPr="00903DBA">
        <w:t xml:space="preserve">  printf("Before: %d, %d\n", num1, num2); // 1, 2</w:t>
      </w:r>
    </w:p>
    <w:p w14:paraId="3CF76FD2" w14:textId="77777777" w:rsidR="00E80032" w:rsidRPr="00903DBA" w:rsidRDefault="00E80032" w:rsidP="00E80032">
      <w:pPr>
        <w:pStyle w:val="Code"/>
      </w:pPr>
    </w:p>
    <w:p w14:paraId="7B899FA8" w14:textId="77777777" w:rsidR="00E80032" w:rsidRPr="00903DBA" w:rsidRDefault="00E80032" w:rsidP="00E80032">
      <w:pPr>
        <w:pStyle w:val="Code"/>
      </w:pPr>
      <w:r w:rsidRPr="00903DBA">
        <w:t xml:space="preserve">  Swap(num1, num2);</w:t>
      </w:r>
    </w:p>
    <w:p w14:paraId="69BEDE19" w14:textId="77777777" w:rsidR="00E80032" w:rsidRPr="00903DBA" w:rsidRDefault="00E80032" w:rsidP="00E80032">
      <w:pPr>
        <w:pStyle w:val="Code"/>
      </w:pPr>
      <w:r w:rsidRPr="00903DBA">
        <w:t xml:space="preserve">  printf("After: %d, %d\n", num1, num2);  // 1, 2</w:t>
      </w:r>
    </w:p>
    <w:p w14:paraId="5A5B5ED7" w14:textId="77777777" w:rsidR="00E80032" w:rsidRPr="00903DBA" w:rsidRDefault="00E80032" w:rsidP="00E80032">
      <w:pPr>
        <w:pStyle w:val="Code"/>
      </w:pPr>
      <w:r w:rsidRPr="00903DBA">
        <w:t>}</w:t>
      </w:r>
    </w:p>
    <w:p w14:paraId="7E523E4F" w14:textId="77777777" w:rsidR="00E80032" w:rsidRPr="00903DBA" w:rsidRDefault="00E80032" w:rsidP="00E65FE6">
      <w:pPr>
        <w:pStyle w:val="CodeHeader"/>
      </w:pPr>
      <w:r w:rsidRPr="00903DBA">
        <w:t xml:space="preserve">Unfortunately, it will not work; the variables keep their values. The explanation is that the values of </w:t>
      </w:r>
      <w:r w:rsidRPr="00E65FE6">
        <w:t>firstNum</w:t>
      </w:r>
      <w:r w:rsidRPr="00903DBA">
        <w:t xml:space="preserve"> and </w:t>
      </w:r>
      <w:r w:rsidRPr="00E65FE6">
        <w:t>secondNum</w:t>
      </w:r>
      <w:r w:rsidRPr="00903DBA">
        <w:t xml:space="preserve"> in </w:t>
      </w:r>
      <w:r w:rsidRPr="00E65FE6">
        <w:t>main</w:t>
      </w:r>
      <w:r w:rsidRPr="00903DBA">
        <w:t xml:space="preserve"> are copied into </w:t>
      </w:r>
      <w:r w:rsidRPr="00E65FE6">
        <w:t>num1</w:t>
      </w:r>
      <w:r w:rsidRPr="00903DBA">
        <w:t xml:space="preserve"> and </w:t>
      </w:r>
      <w:r w:rsidRPr="00E65FE6">
        <w:t>num2</w:t>
      </w:r>
      <w:r w:rsidRPr="00903DBA">
        <w:t xml:space="preserve"> in </w:t>
      </w:r>
      <w:r w:rsidRPr="00E65FE6">
        <w:t>Swap</w:t>
      </w:r>
      <w:r w:rsidRPr="00903DBA">
        <w:t xml:space="preserve">. Then </w:t>
      </w:r>
      <w:r w:rsidRPr="00E65FE6">
        <w:t>num1</w:t>
      </w:r>
      <w:r w:rsidRPr="00903DBA">
        <w:t xml:space="preserve"> and </w:t>
      </w:r>
      <w:r w:rsidRPr="00E65FE6">
        <w:t>num2</w:t>
      </w:r>
      <w:r w:rsidRPr="00903DBA">
        <w:t xml:space="preserve"> exchange values with the help of </w:t>
      </w:r>
      <w:r w:rsidRPr="00E65FE6">
        <w:t>temp</w:t>
      </w:r>
      <w:r w:rsidRPr="00903DBA">
        <w:t xml:space="preserve">. However, their values are not copied back into </w:t>
      </w:r>
      <w:r w:rsidRPr="00E65FE6">
        <w:t>firstNum</w:t>
      </w:r>
      <w:r w:rsidRPr="00903DBA">
        <w:t xml:space="preserve"> and </w:t>
      </w:r>
      <w:r w:rsidRPr="00E65FE6">
        <w:t>secondNum</w:t>
      </w:r>
      <w:r w:rsidRPr="00903DBA">
        <w:t xml:space="preserve"> in </w:t>
      </w:r>
      <w:r w:rsidRPr="00E65FE6">
        <w:rPr>
          <w:rStyle w:val="CodeInText"/>
        </w:rPr>
        <w:t>main</w:t>
      </w:r>
      <w:r w:rsidRPr="00903DBA">
        <w:t>.</w:t>
      </w:r>
    </w:p>
    <w:p w14:paraId="342D6598" w14:textId="77777777" w:rsidR="00E80032" w:rsidRPr="00903DBA" w:rsidRDefault="00E80032" w:rsidP="00E80032">
      <w:pPr>
        <w:rPr>
          <w:szCs w:val="21"/>
        </w:rPr>
      </w:pPr>
      <w:r w:rsidRPr="00903DBA">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BB4D00" w:rsidRPr="003F7CF1" w:rsidRDefault="00BB4D0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BB4D00" w:rsidRPr="003F7CF1" w:rsidRDefault="00BB4D0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BB4D00" w:rsidRPr="003F7CF1" w:rsidRDefault="00BB4D00"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BB4D00" w:rsidRPr="003F7CF1" w:rsidRDefault="00BB4D0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BB4D00" w:rsidRPr="003F7CF1" w:rsidRDefault="00BB4D0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BB4D00" w:rsidRPr="003F7CF1" w:rsidRDefault="00BB4D0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BB4D00" w:rsidRPr="003F7CF1" w:rsidRDefault="00BB4D00"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BB4D00" w:rsidRPr="003F7CF1" w:rsidRDefault="00BB4D0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BB4D00" w:rsidRPr="003F7CF1" w:rsidRDefault="00BB4D0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BB4D00" w:rsidRPr="003F7CF1" w:rsidRDefault="00BB4D0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BB4D00" w:rsidRPr="003F7CF1" w:rsidRDefault="00BB4D00"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BB4D00" w:rsidRPr="003F7CF1" w:rsidRDefault="00BB4D0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BB4D00" w:rsidRPr="003F7CF1" w:rsidRDefault="00BB4D0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BB4D00" w:rsidRPr="003F7CF1" w:rsidRDefault="00BB4D0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BB4D00" w:rsidRPr="003F7CF1" w:rsidRDefault="00BB4D0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BB4D00" w:rsidRPr="003F7CF1" w:rsidRDefault="00BB4D0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BB4D00" w:rsidRPr="003F7CF1" w:rsidRDefault="00BB4D0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BB4D00" w:rsidRPr="003F7CF1" w:rsidRDefault="00BB4D0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BB4D00" w:rsidRPr="003F7CF1" w:rsidRDefault="00BB4D0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BB4D00" w:rsidRPr="003F7CF1" w:rsidRDefault="00BB4D0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BB4D00" w:rsidRPr="003F7CF1" w:rsidRDefault="00BB4D0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BB4D00" w:rsidRPr="003F7CF1" w:rsidRDefault="00BB4D0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BB4D00" w:rsidRPr="003F7CF1" w:rsidRDefault="00BB4D0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BB4D00" w:rsidRPr="003F7CF1" w:rsidRDefault="00BB4D0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BB4D00" w:rsidRPr="003F7CF1" w:rsidRDefault="00BB4D0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BB4D00" w:rsidRPr="003F7CF1" w:rsidRDefault="00BB4D0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BB4D00" w:rsidRPr="003F7CF1" w:rsidRDefault="00BB4D0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BB4D00" w:rsidRPr="003F7CF1" w:rsidRDefault="00BB4D00"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BB4D00" w:rsidRPr="003F7CF1" w:rsidRDefault="00BB4D00"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BB4D00" w:rsidRPr="003F7CF1" w:rsidRDefault="00BB4D00"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BB4D00" w:rsidRPr="003F7CF1" w:rsidRDefault="00BB4D00"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BB4D00" w:rsidRPr="003F7CF1" w:rsidRDefault="00BB4D00"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BB4D00" w:rsidRPr="003F7CF1" w:rsidRDefault="00BB4D00"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BB4D00" w:rsidRPr="003F7CF1" w:rsidRDefault="00BB4D00"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BB4D00" w:rsidRPr="003F7CF1" w:rsidRDefault="00BB4D00"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BB4D00" w:rsidRPr="003F7CF1" w:rsidRDefault="00BB4D00"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BB4D00" w:rsidRPr="003F7CF1" w:rsidRDefault="00BB4D00"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BB4D00" w:rsidRPr="003F7CF1" w:rsidRDefault="00BB4D00"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BB4D00" w:rsidRPr="003F7CF1" w:rsidRDefault="00BB4D00"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BB4D00" w:rsidRPr="003F7CF1" w:rsidRDefault="00BB4D00"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BB4D00" w:rsidRPr="003F7CF1" w:rsidRDefault="00BB4D00"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BB4D00" w:rsidRPr="003F7CF1" w:rsidRDefault="00BB4D00"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BB4D00" w:rsidRPr="003F7CF1" w:rsidRDefault="00BB4D00"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BB4D00" w:rsidRPr="003F7CF1" w:rsidRDefault="00BB4D00"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BB4D00" w:rsidRPr="003F7CF1" w:rsidRDefault="00BB4D00"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BB4D00" w:rsidRPr="003F7CF1" w:rsidRDefault="00BB4D00"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BB4D00" w:rsidRPr="003F7CF1" w:rsidRDefault="00BB4D00"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BB4D00" w:rsidRPr="003F7CF1" w:rsidRDefault="00BB4D00"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BB4D00" w:rsidRPr="003F7CF1" w:rsidRDefault="00BB4D00"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BB4D00" w:rsidRPr="003F7CF1" w:rsidRDefault="00BB4D00"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BB4D00" w:rsidRPr="003F7CF1" w:rsidRDefault="00BB4D00"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BB4D00" w:rsidRPr="003F7CF1" w:rsidRDefault="00BB4D00"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BB4D00" w:rsidRPr="003F7CF1" w:rsidRDefault="00BB4D00"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BB4D00" w:rsidRPr="003F7CF1" w:rsidRDefault="00BB4D00"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903DBA" w:rsidRDefault="00E80032" w:rsidP="00E80032">
      <w:r w:rsidRPr="00903DBA">
        <w:t xml:space="preserve">The problem can be solved with </w:t>
      </w:r>
      <w:r w:rsidRPr="00E17FD3">
        <w:rPr>
          <w:rStyle w:val="KeyWord0"/>
        </w:rPr>
        <w:t>reference calls</w:t>
      </w:r>
      <w:r w:rsidRPr="00903DBA">
        <w:rPr>
          <w:rStyle w:val="Italic"/>
        </w:rPr>
        <w:t>.</w:t>
      </w:r>
      <w:r w:rsidRPr="00903DBA">
        <w:t xml:space="preserve"> Instead of sending the values of the actual parameters, we send theirs addresses by define the formal parameters as pointers to the type.</w:t>
      </w:r>
    </w:p>
    <w:p w14:paraId="164CE46F" w14:textId="77777777" w:rsidR="00E80032" w:rsidRPr="00903DBA" w:rsidRDefault="00E80032" w:rsidP="00E80032">
      <w:pPr>
        <w:pStyle w:val="Code"/>
      </w:pPr>
      <w:r w:rsidRPr="00903DBA">
        <w:t>#include &lt;stdio.h&gt;</w:t>
      </w:r>
    </w:p>
    <w:p w14:paraId="1EE44587" w14:textId="77777777" w:rsidR="00E80032" w:rsidRPr="00903DBA" w:rsidRDefault="00E80032" w:rsidP="00E80032">
      <w:pPr>
        <w:pStyle w:val="Code"/>
      </w:pPr>
    </w:p>
    <w:p w14:paraId="364BFF4B" w14:textId="77777777" w:rsidR="00E80032" w:rsidRPr="00903DBA" w:rsidRDefault="00E80032" w:rsidP="00E80032">
      <w:pPr>
        <w:pStyle w:val="Code"/>
      </w:pPr>
      <w:r w:rsidRPr="00903DBA">
        <w:t>void Swap(int* numberPtr1, int* numberPtr2) {</w:t>
      </w:r>
    </w:p>
    <w:p w14:paraId="1C8DC361" w14:textId="77777777" w:rsidR="00E80032" w:rsidRPr="00903DBA" w:rsidRDefault="00E80032" w:rsidP="00E80032">
      <w:pPr>
        <w:pStyle w:val="Code"/>
      </w:pPr>
      <w:r w:rsidRPr="00903DBA">
        <w:t xml:space="preserve">  int temp = *numberPtr1;     // (a)</w:t>
      </w:r>
    </w:p>
    <w:p w14:paraId="058D1FA2" w14:textId="77777777" w:rsidR="00E80032" w:rsidRPr="00903DBA" w:rsidRDefault="00E80032" w:rsidP="00E80032">
      <w:pPr>
        <w:pStyle w:val="Code"/>
      </w:pPr>
      <w:r w:rsidRPr="00903DBA">
        <w:t xml:space="preserve">  *numberPtr1 = *numberPtr2;  // (b)</w:t>
      </w:r>
    </w:p>
    <w:p w14:paraId="12033098" w14:textId="77777777" w:rsidR="00E80032" w:rsidRPr="00903DBA" w:rsidRDefault="00E80032" w:rsidP="00E80032">
      <w:pPr>
        <w:pStyle w:val="Code"/>
      </w:pPr>
      <w:r w:rsidRPr="00903DBA">
        <w:t xml:space="preserve">  *numberPtr2 = temp;         // (c)</w:t>
      </w:r>
    </w:p>
    <w:p w14:paraId="1F6BE72D" w14:textId="77777777" w:rsidR="00E80032" w:rsidRPr="00903DBA" w:rsidRDefault="00E80032" w:rsidP="00E80032">
      <w:pPr>
        <w:pStyle w:val="Code"/>
      </w:pPr>
      <w:r w:rsidRPr="00903DBA">
        <w:t>}</w:t>
      </w:r>
    </w:p>
    <w:p w14:paraId="0990666B" w14:textId="77777777" w:rsidR="00E80032" w:rsidRPr="00903DBA" w:rsidRDefault="00E80032" w:rsidP="00E80032">
      <w:pPr>
        <w:pStyle w:val="Code"/>
      </w:pPr>
    </w:p>
    <w:p w14:paraId="03B5CBC6" w14:textId="77777777" w:rsidR="00E80032" w:rsidRPr="00903DBA" w:rsidRDefault="00E80032" w:rsidP="00E80032">
      <w:pPr>
        <w:pStyle w:val="Code"/>
      </w:pPr>
      <w:r w:rsidRPr="00903DBA">
        <w:t>void main() {</w:t>
      </w:r>
    </w:p>
    <w:p w14:paraId="7057278B" w14:textId="77777777" w:rsidR="00E80032" w:rsidRPr="00903DBA" w:rsidRDefault="00E80032" w:rsidP="00E80032">
      <w:pPr>
        <w:pStyle w:val="Code"/>
      </w:pPr>
      <w:r w:rsidRPr="00903DBA">
        <w:t xml:space="preserve">  int num1 = 1, num2 = 2;</w:t>
      </w:r>
    </w:p>
    <w:p w14:paraId="5A94FDAD" w14:textId="77777777" w:rsidR="00E80032" w:rsidRPr="00903DBA" w:rsidRDefault="00E80032" w:rsidP="00E80032">
      <w:pPr>
        <w:pStyle w:val="Code"/>
      </w:pPr>
      <w:r w:rsidRPr="00903DBA">
        <w:t xml:space="preserve">  printf("Before: %d, %d\n", num1, num2); // 1, 2</w:t>
      </w:r>
    </w:p>
    <w:p w14:paraId="20D4AB31" w14:textId="77777777" w:rsidR="00E80032" w:rsidRPr="00903DBA" w:rsidRDefault="00E80032" w:rsidP="00E80032">
      <w:pPr>
        <w:pStyle w:val="Code"/>
      </w:pPr>
    </w:p>
    <w:p w14:paraId="19B84C5F" w14:textId="77777777" w:rsidR="00E80032" w:rsidRPr="00903DBA" w:rsidRDefault="00E80032" w:rsidP="00E80032">
      <w:pPr>
        <w:pStyle w:val="Code"/>
      </w:pPr>
      <w:r w:rsidRPr="00903DBA">
        <w:t xml:space="preserve">  Swap(&amp;num1, &amp;num2);</w:t>
      </w:r>
    </w:p>
    <w:p w14:paraId="4E569C9F" w14:textId="77777777" w:rsidR="00E80032" w:rsidRPr="00903DBA" w:rsidRDefault="00E80032" w:rsidP="00E80032">
      <w:pPr>
        <w:pStyle w:val="Code"/>
      </w:pPr>
      <w:r w:rsidRPr="00903DBA">
        <w:t xml:space="preserve">  printf("After: %d, %d\n", num1, num2); // 2, 1</w:t>
      </w:r>
    </w:p>
    <w:p w14:paraId="6BC35DDF" w14:textId="77777777" w:rsidR="00E80032" w:rsidRPr="00903DBA" w:rsidRDefault="00E80032" w:rsidP="00E80032">
      <w:pPr>
        <w:pStyle w:val="Code"/>
      </w:pPr>
      <w:r w:rsidRPr="00903DBA">
        <w:t>}</w:t>
      </w:r>
    </w:p>
    <w:p w14:paraId="40F5133F" w14:textId="77777777" w:rsidR="00E80032" w:rsidRPr="00903DBA" w:rsidRDefault="00E80032" w:rsidP="00E65FE6">
      <w:pPr>
        <w:pStyle w:val="CodeHeader"/>
      </w:pPr>
      <w:r w:rsidRPr="00903DBA">
        <w:t xml:space="preserve">In this case, we do not send the values of </w:t>
      </w:r>
      <w:r w:rsidRPr="00E65FE6">
        <w:t>firstNum</w:t>
      </w:r>
      <w:r w:rsidRPr="00903DBA">
        <w:t xml:space="preserve"> and </w:t>
      </w:r>
      <w:r w:rsidRPr="00E65FE6">
        <w:t>secondNum</w:t>
      </w:r>
      <w:r w:rsidRPr="00903DBA">
        <w:t xml:space="preserve">, but rather their addresses. Therefore, </w:t>
      </w:r>
      <w:r w:rsidRPr="00E65FE6">
        <w:t>num1</w:t>
      </w:r>
      <w:r w:rsidRPr="00903DBA">
        <w:t xml:space="preserve"> and </w:t>
      </w:r>
      <w:r w:rsidRPr="00E65FE6">
        <w:t>num2</w:t>
      </w:r>
      <w:r w:rsidRPr="00903DBA">
        <w:t xml:space="preserve"> in </w:t>
      </w:r>
      <w:r w:rsidRPr="00E65FE6">
        <w:t>Swap</w:t>
      </w:r>
      <w:r w:rsidRPr="00903DBA">
        <w:t xml:space="preserve"> does in fact contain the addresses of </w:t>
      </w:r>
      <w:r w:rsidRPr="00E65FE6">
        <w:t>firstNum</w:t>
      </w:r>
      <w:r w:rsidRPr="00903DBA">
        <w:t xml:space="preserve"> and </w:t>
      </w:r>
      <w:r w:rsidRPr="00E65FE6">
        <w:t>secondNum</w:t>
      </w:r>
      <w:r w:rsidRPr="00903DBA">
        <w:t xml:space="preserve"> on main. As in the reference section above, we illustrate this with dashed arrows. Therefore, when </w:t>
      </w:r>
      <w:r w:rsidRPr="00E65FE6">
        <w:t>num1</w:t>
      </w:r>
      <w:r w:rsidRPr="00903DBA">
        <w:t xml:space="preserve"> and </w:t>
      </w:r>
      <w:r w:rsidRPr="00E65FE6">
        <w:t>num2</w:t>
      </w:r>
      <w:r w:rsidRPr="00903DBA">
        <w:t xml:space="preserve"> exchanges values, in fact the values of </w:t>
      </w:r>
      <w:r w:rsidRPr="00E65FE6">
        <w:t>firstNum</w:t>
      </w:r>
      <w:r w:rsidRPr="00903DBA">
        <w:t xml:space="preserve"> and </w:t>
      </w:r>
      <w:r w:rsidRPr="00E65FE6">
        <w:rPr>
          <w:rStyle w:val="CodeInText"/>
        </w:rPr>
        <w:t>secondNum</w:t>
      </w:r>
      <w:r w:rsidRPr="00903DBA">
        <w:t xml:space="preserve"> are exchanged.</w:t>
      </w:r>
    </w:p>
    <w:p w14:paraId="14F02CA2" w14:textId="77777777" w:rsidR="00E80032" w:rsidRPr="00903DBA" w:rsidRDefault="00E80032" w:rsidP="00E80032">
      <w:pPr>
        <w:rPr>
          <w:szCs w:val="21"/>
        </w:rPr>
      </w:pPr>
      <w:r w:rsidRPr="00903DBA">
        <w:rPr>
          <w:noProof/>
          <w:lang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BB4D00" w:rsidRPr="003F7CF1" w:rsidRDefault="00BB4D0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BB4D00" w:rsidRPr="003F7CF1" w:rsidRDefault="00BB4D0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BB4D00" w:rsidRPr="003F7CF1" w:rsidRDefault="00BB4D00"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BB4D00" w:rsidRPr="003F7CF1" w:rsidRDefault="00BB4D0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BB4D00" w:rsidRPr="003F7CF1" w:rsidRDefault="00BB4D00"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BB4D00" w:rsidRPr="003F7CF1" w:rsidRDefault="00BB4D0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BB4D00" w:rsidRPr="003F7CF1" w:rsidRDefault="00BB4D0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BB4D00" w:rsidRPr="003F7CF1" w:rsidRDefault="00BB4D0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BB4D00" w:rsidRPr="003F7CF1" w:rsidRDefault="00BB4D00"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BB4D00" w:rsidRPr="003F7CF1" w:rsidRDefault="00BB4D0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BB4D00" w:rsidRPr="003F7CF1" w:rsidRDefault="00BB4D0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BB4D00" w:rsidRPr="003F7CF1" w:rsidRDefault="00BB4D0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BB4D00" w:rsidRPr="003F7CF1" w:rsidRDefault="00BB4D0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BB4D00" w:rsidRPr="003F7CF1" w:rsidRDefault="00BB4D00"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BB4D00" w:rsidRPr="003F7CF1" w:rsidRDefault="00BB4D0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BB4D00" w:rsidRPr="003F7CF1" w:rsidRDefault="00BB4D00"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BB4D00" w:rsidRPr="003F7CF1" w:rsidRDefault="00BB4D0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BB4D00" w:rsidRPr="003F7CF1" w:rsidRDefault="00BB4D0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BB4D00" w:rsidRPr="003F7CF1" w:rsidRDefault="00BB4D0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BB4D00" w:rsidRPr="003F7CF1" w:rsidRDefault="00BB4D0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BB4D00" w:rsidRPr="003F7CF1" w:rsidRDefault="00BB4D0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BB4D00" w:rsidRPr="003F7CF1" w:rsidRDefault="00BB4D0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BB4D00" w:rsidRPr="003F7CF1" w:rsidRDefault="00BB4D0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BB4D00" w:rsidRPr="003F7CF1" w:rsidRDefault="00BB4D00"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BB4D00" w:rsidRPr="003F7CF1" w:rsidRDefault="00BB4D0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BB4D00" w:rsidRPr="003F7CF1" w:rsidRDefault="00BB4D00"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BB4D00" w:rsidRPr="003F7CF1" w:rsidRDefault="00BB4D0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BB4D00" w:rsidRPr="003F7CF1" w:rsidRDefault="00BB4D0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BB4D00" w:rsidRPr="003F7CF1" w:rsidRDefault="00BB4D0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BB4D00" w:rsidRPr="003F7CF1" w:rsidRDefault="00BB4D0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BB4D00" w:rsidRPr="003F7CF1" w:rsidRDefault="00BB4D0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BB4D00" w:rsidRPr="003F7CF1" w:rsidRDefault="00BB4D00"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BB4D00" w:rsidRPr="003F7CF1" w:rsidRDefault="00BB4D00"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BB4D00" w:rsidRPr="003F7CF1" w:rsidRDefault="00BB4D00"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BB4D00" w:rsidRPr="003F7CF1" w:rsidRDefault="00BB4D00"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BB4D00" w:rsidRPr="003F7CF1" w:rsidRDefault="00BB4D00"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BB4D00" w:rsidRPr="003F7CF1" w:rsidRDefault="00BB4D00"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BB4D00" w:rsidRPr="003F7CF1" w:rsidRDefault="00BB4D00"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BB4D00" w:rsidRPr="003F7CF1" w:rsidRDefault="00BB4D00"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BB4D00" w:rsidRPr="003F7CF1" w:rsidRDefault="00BB4D00"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BB4D00" w:rsidRPr="003F7CF1" w:rsidRDefault="00BB4D00"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BB4D00" w:rsidRPr="003F7CF1" w:rsidRDefault="00BB4D00"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BB4D00" w:rsidRPr="003F7CF1" w:rsidRDefault="00BB4D00"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BB4D00" w:rsidRPr="003F7CF1" w:rsidRDefault="00BB4D00"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BB4D00" w:rsidRPr="003F7CF1" w:rsidRDefault="00BB4D00"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BB4D00" w:rsidRPr="003F7CF1" w:rsidRDefault="00BB4D00"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BB4D00" w:rsidRPr="003F7CF1" w:rsidRDefault="00BB4D00"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BB4D00" w:rsidRPr="003F7CF1" w:rsidRDefault="00BB4D00"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BB4D00" w:rsidRPr="003F7CF1" w:rsidRDefault="00BB4D00"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BB4D00" w:rsidRPr="003F7CF1" w:rsidRDefault="00BB4D00"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BB4D00" w:rsidRPr="003F7CF1" w:rsidRDefault="00BB4D00"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BB4D00" w:rsidRPr="003F7CF1" w:rsidRDefault="00BB4D00"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BB4D00" w:rsidRPr="003F7CF1" w:rsidRDefault="00BB4D00"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BB4D00" w:rsidRPr="003F7CF1" w:rsidRDefault="00BB4D00"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BB4D00" w:rsidRPr="003F7CF1" w:rsidRDefault="00BB4D00"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BB4D00" w:rsidRPr="003F7CF1" w:rsidRDefault="00BB4D00"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BB4D00" w:rsidRPr="003F7CF1" w:rsidRDefault="00BB4D00"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BB4D00" w:rsidRPr="003F7CF1" w:rsidRDefault="00BB4D00"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BB4D00" w:rsidRPr="003F7CF1" w:rsidRDefault="00BB4D00"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BB4D00" w:rsidRPr="003F7CF1" w:rsidRDefault="00BB4D00"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BB4D00" w:rsidRPr="003F7CF1" w:rsidRDefault="00BB4D00"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BB4D00" w:rsidRPr="003F7CF1" w:rsidRDefault="00BB4D00"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903DBA" w:rsidRDefault="00E80032" w:rsidP="007C7CB2">
      <w:pPr>
        <w:pStyle w:val="Rubrik3"/>
      </w:pPr>
      <w:bookmarkStart w:id="773" w:name="_Toc320485607"/>
      <w:bookmarkStart w:id="774" w:name="_Toc323656719"/>
      <w:bookmarkStart w:id="775" w:name="_Toc324085457"/>
      <w:bookmarkStart w:id="776" w:name="_Toc383781109"/>
      <w:bookmarkStart w:id="777" w:name="_Toc57656218"/>
      <w:r w:rsidRPr="00903DBA">
        <w:t>Static, Extern, and Register Variables</w:t>
      </w:r>
      <w:bookmarkEnd w:id="773"/>
      <w:bookmarkEnd w:id="774"/>
      <w:bookmarkEnd w:id="775"/>
      <w:bookmarkEnd w:id="776"/>
      <w:bookmarkEnd w:id="777"/>
    </w:p>
    <w:p w14:paraId="0C33C95A" w14:textId="2884947C" w:rsidR="00E80032" w:rsidRPr="00903DBA" w:rsidRDefault="00E80032" w:rsidP="00E65FE6">
      <w:pPr>
        <w:pStyle w:val="CodeHeader"/>
      </w:pPr>
      <w:r w:rsidRPr="00903DBA">
        <w:t xml:space="preserve">In the function below, </w:t>
      </w:r>
      <w:r w:rsidRPr="00E65FE6">
        <w:t>s_count</w:t>
      </w:r>
      <w:r w:rsidRPr="00903DBA">
        <w:t xml:space="preserve"> (the prefix ‘</w:t>
      </w:r>
      <w:r w:rsidRPr="00E65FE6">
        <w:t>_s</w:t>
      </w:r>
      <w:r w:rsidRPr="00903DBA">
        <w:t xml:space="preserve">’ is used for static variables) is a static local variable, which means that it is </w:t>
      </w:r>
      <w:r w:rsidR="00266D64" w:rsidRPr="00903DBA">
        <w:t>initialized</w:t>
      </w:r>
      <w:r w:rsidRPr="00903DBA">
        <w:t xml:space="preserve"> when the execution of the program starts rather when the function is called. If </w:t>
      </w:r>
      <w:r w:rsidRPr="00E65FE6">
        <w:t>s_count</w:t>
      </w:r>
      <w:r w:rsidRPr="00903DBA">
        <w:t xml:space="preserve"> was a regular local variable (without the keyword </w:t>
      </w:r>
      <w:r w:rsidRPr="00E65FE6">
        <w:t>static</w:t>
      </w:r>
      <w:r w:rsidRPr="00903DBA">
        <w:t xml:space="preserve">), the function would, at every call, write that the function has been called once, as </w:t>
      </w:r>
      <w:r w:rsidRPr="00E65FE6">
        <w:rPr>
          <w:rStyle w:val="CodeInText"/>
        </w:rPr>
        <w:t>s_count</w:t>
      </w:r>
      <w:r w:rsidRPr="00903DBA">
        <w:t xml:space="preserve"> would be </w:t>
      </w:r>
      <w:r w:rsidR="00266D64" w:rsidRPr="00903DBA">
        <w:t>initialized</w:t>
      </w:r>
      <w:r w:rsidRPr="00903DBA">
        <w:t xml:space="preserve"> to zero at every call.</w:t>
      </w:r>
    </w:p>
    <w:p w14:paraId="39C03672" w14:textId="77777777" w:rsidR="00E80032" w:rsidRPr="00903DBA" w:rsidRDefault="00E80032" w:rsidP="00E80032">
      <w:pPr>
        <w:pStyle w:val="Code"/>
      </w:pPr>
      <w:r w:rsidRPr="00903DBA">
        <w:t>void KeepCount() {</w:t>
      </w:r>
    </w:p>
    <w:p w14:paraId="1DF58876" w14:textId="77777777" w:rsidR="00E80032" w:rsidRPr="00903DBA" w:rsidRDefault="00E80032" w:rsidP="00E80032">
      <w:pPr>
        <w:pStyle w:val="Code"/>
      </w:pPr>
      <w:r w:rsidRPr="00903DBA">
        <w:t xml:space="preserve">  static int s_count = 0;</w:t>
      </w:r>
    </w:p>
    <w:p w14:paraId="6F80D08F" w14:textId="77777777" w:rsidR="00E80032" w:rsidRPr="00903DBA" w:rsidRDefault="00E80032" w:rsidP="00E80032">
      <w:pPr>
        <w:pStyle w:val="Code"/>
      </w:pPr>
      <w:r w:rsidRPr="00903DBA">
        <w:t xml:space="preserve">  s_count++;</w:t>
      </w:r>
    </w:p>
    <w:p w14:paraId="3BCDF8E8" w14:textId="77777777" w:rsidR="00E80032" w:rsidRPr="00903DBA" w:rsidRDefault="00E80032" w:rsidP="00E80032">
      <w:pPr>
        <w:pStyle w:val="Code"/>
      </w:pPr>
      <w:r w:rsidRPr="00903DBA">
        <w:t xml:space="preserve">  printf("This function has been called %d times.", s_count);</w:t>
      </w:r>
    </w:p>
    <w:p w14:paraId="67D2B8F7" w14:textId="77777777" w:rsidR="00E80032" w:rsidRPr="00903DBA" w:rsidRDefault="00E80032" w:rsidP="00E80032">
      <w:pPr>
        <w:pStyle w:val="Code"/>
      </w:pPr>
      <w:r w:rsidRPr="00903DBA">
        <w:t>}</w:t>
      </w:r>
    </w:p>
    <w:p w14:paraId="1A0ED006" w14:textId="77777777" w:rsidR="00E80032" w:rsidRPr="00903DBA" w:rsidRDefault="00E80032" w:rsidP="00E65FE6">
      <w:pPr>
        <w:pStyle w:val="CodeHeader"/>
      </w:pPr>
      <w:r w:rsidRPr="00903DBA">
        <w:t>If we define a global variable in one file, it will be accessable in another file if we declare</w:t>
      </w:r>
      <w:r w:rsidRPr="00903DBA">
        <w:rPr>
          <w:rStyle w:val="Fotnotsreferens"/>
        </w:rPr>
        <w:footnoteReference w:id="20"/>
      </w:r>
      <w:r w:rsidRPr="00903DBA">
        <w:t xml:space="preserve"> it as extern. If we omit the </w:t>
      </w:r>
      <w:r w:rsidRPr="00E65FE6">
        <w:rPr>
          <w:rStyle w:val="CodeInText"/>
        </w:rPr>
        <w:t>extern</w:t>
      </w:r>
      <w:r w:rsidRPr="00903DBA">
        <w:t xml:space="preserve"> keyword in the second file, the linker would complain about us defining two global variables with the same name.</w:t>
      </w:r>
    </w:p>
    <w:p w14:paraId="454F260F" w14:textId="77777777" w:rsidR="00E80032" w:rsidRPr="00903DBA" w:rsidRDefault="00E80032" w:rsidP="00E65FE6">
      <w:pPr>
        <w:pStyle w:val="CodeHeader"/>
      </w:pPr>
      <w:r w:rsidRPr="00903DBA">
        <w:t>File1.c</w:t>
      </w:r>
    </w:p>
    <w:p w14:paraId="0873E9EA" w14:textId="77777777" w:rsidR="00E80032" w:rsidRPr="00903DBA" w:rsidRDefault="00E80032" w:rsidP="00E80032">
      <w:pPr>
        <w:pStyle w:val="Code"/>
      </w:pPr>
      <w:r w:rsidRPr="00903DBA">
        <w:t>int g;</w:t>
      </w:r>
    </w:p>
    <w:p w14:paraId="61E16F07" w14:textId="77777777" w:rsidR="00E80032" w:rsidRPr="00903DBA" w:rsidRDefault="00E80032" w:rsidP="00E65FE6">
      <w:pPr>
        <w:pStyle w:val="CodeHeader"/>
      </w:pPr>
      <w:r w:rsidRPr="00903DBA">
        <w:t>File2.c</w:t>
      </w:r>
    </w:p>
    <w:p w14:paraId="206D4227" w14:textId="77777777" w:rsidR="00E80032" w:rsidRPr="00903DBA" w:rsidRDefault="00E80032" w:rsidP="00E80032">
      <w:pPr>
        <w:pStyle w:val="Code"/>
      </w:pPr>
      <w:r w:rsidRPr="00903DBA">
        <w:t>extern int g;</w:t>
      </w:r>
    </w:p>
    <w:p w14:paraId="1A8F8725" w14:textId="77777777" w:rsidR="00E80032" w:rsidRPr="00903DBA" w:rsidRDefault="00E80032" w:rsidP="00E65FE6">
      <w:pPr>
        <w:pStyle w:val="CodeHeader"/>
      </w:pPr>
      <w:r w:rsidRPr="00903DBA">
        <w:t xml:space="preserve">Finally, a variable can also be marked with the keyword </w:t>
      </w:r>
      <w:r w:rsidRPr="00E65FE6">
        <w:rPr>
          <w:rStyle w:val="CodeInText"/>
        </w:rPr>
        <w:t>register</w:t>
      </w:r>
      <w:r w:rsidRPr="00903DBA">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903DBA" w:rsidRDefault="00E80032" w:rsidP="00E80032">
      <w:pPr>
        <w:pStyle w:val="Code"/>
      </w:pPr>
      <w:r w:rsidRPr="00903DBA">
        <w:t>register int i;</w:t>
      </w:r>
    </w:p>
    <w:p w14:paraId="32CA923D" w14:textId="77777777" w:rsidR="00E80032" w:rsidRPr="00903DBA" w:rsidRDefault="00E80032" w:rsidP="00E80032">
      <w:pPr>
        <w:pStyle w:val="Code"/>
      </w:pPr>
      <w:r w:rsidRPr="00903DBA">
        <w:t>int* p = &amp;i; // Wrong</w:t>
      </w:r>
    </w:p>
    <w:p w14:paraId="205903E1" w14:textId="4F50CDB2" w:rsidR="00E80032" w:rsidRPr="00903DBA" w:rsidRDefault="00E80032" w:rsidP="007C7CB2">
      <w:pPr>
        <w:pStyle w:val="Rubrik3"/>
      </w:pPr>
      <w:bookmarkStart w:id="778" w:name="_Toc320485608"/>
      <w:bookmarkStart w:id="779" w:name="_Toc323656720"/>
      <w:bookmarkStart w:id="780" w:name="_Toc324085458"/>
      <w:bookmarkStart w:id="781" w:name="_Toc383781110"/>
      <w:bookmarkStart w:id="782" w:name="_Toc57656219"/>
      <w:r w:rsidRPr="00903DBA">
        <w:t>Recursion</w:t>
      </w:r>
      <w:bookmarkEnd w:id="778"/>
      <w:bookmarkEnd w:id="779"/>
      <w:bookmarkEnd w:id="780"/>
      <w:bookmarkEnd w:id="781"/>
      <w:bookmarkEnd w:id="782"/>
    </w:p>
    <w:p w14:paraId="11F6A0CA" w14:textId="3E4AC732" w:rsidR="00E80032" w:rsidRPr="00903DBA" w:rsidRDefault="00E80032" w:rsidP="00E65FE6">
      <w:pPr>
        <w:pStyle w:val="CodeHeader"/>
      </w:pPr>
      <w:r w:rsidRPr="00903DBA">
        <w:t xml:space="preserve">A function may call itself; it is called </w:t>
      </w:r>
      <w:r w:rsidRPr="00E17FD3">
        <w:rPr>
          <w:rStyle w:val="KeyWord0"/>
        </w:rPr>
        <w:t>recursion</w:t>
      </w:r>
      <w:r w:rsidRPr="00903DBA">
        <w:t>. In the following example, the mathematical function factorial (</w:t>
      </w:r>
      <w:r w:rsidRPr="00E65FE6">
        <w:t>n</w:t>
      </w:r>
      <w:r w:rsidRPr="00903DBA">
        <w:t xml:space="preserve">!) is implemented. It can be defined in two ways. The first </w:t>
      </w:r>
      <w:r w:rsidR="00C37108" w:rsidRPr="00903DBA">
        <w:t>definition</w:t>
      </w:r>
      <w:r w:rsidRPr="00903DBA">
        <w:t xml:space="preserve"> is rather straightforward. The result of the function applied to a positive integer </w:t>
      </w:r>
      <w:r w:rsidRPr="00E65FE6">
        <w:t>n</w:t>
      </w:r>
      <w:r w:rsidRPr="00903DBA">
        <w:t xml:space="preserve"> is the product of all positive integers up to and including </w:t>
      </w:r>
      <w:r w:rsidRPr="00E65FE6">
        <w:rPr>
          <w:rStyle w:val="CodeInText"/>
        </w:rPr>
        <w:t>n</w:t>
      </w:r>
      <w:r w:rsidRPr="00903DBA">
        <w:t>.</w:t>
      </w:r>
    </w:p>
    <w:p w14:paraId="3D8314E3" w14:textId="77777777" w:rsidR="00E80032" w:rsidRPr="00903DBA" w:rsidRDefault="00E80032" w:rsidP="00E80032">
      <w:r w:rsidRPr="00903DBA">
        <w:object w:dxaOrig="1540" w:dyaOrig="279" w14:anchorId="6C609070">
          <v:shape id="_x0000_i1029" type="#_x0000_t75" style="width:78.3pt;height:12pt" o:ole="" fillcolor="window">
            <v:imagedata r:id="rId16" o:title=""/>
          </v:shape>
          <o:OLEObject Type="Embed" ProgID="Equation.3" ShapeID="_x0000_i1029" DrawAspect="Content" ObjectID="_1669104833" r:id="rId17"/>
        </w:object>
      </w:r>
    </w:p>
    <w:p w14:paraId="68C52872" w14:textId="77777777" w:rsidR="00E80032" w:rsidRPr="00903DBA" w:rsidRDefault="00E80032" w:rsidP="00E80032">
      <w:pPr>
        <w:pStyle w:val="Code"/>
      </w:pPr>
      <w:r w:rsidRPr="00903DBA">
        <w:t>int Factorial(int n) {</w:t>
      </w:r>
    </w:p>
    <w:p w14:paraId="6EAD9167" w14:textId="77777777" w:rsidR="00E80032" w:rsidRPr="00903DBA" w:rsidRDefault="00E80032" w:rsidP="00E80032">
      <w:pPr>
        <w:pStyle w:val="Code"/>
      </w:pPr>
      <w:r w:rsidRPr="00903DBA">
        <w:t xml:space="preserve">  int result = 1, i;</w:t>
      </w:r>
    </w:p>
    <w:p w14:paraId="13AFFD27" w14:textId="77777777" w:rsidR="00E80032" w:rsidRPr="00903DBA" w:rsidRDefault="00E80032" w:rsidP="00E80032">
      <w:pPr>
        <w:pStyle w:val="Code"/>
      </w:pPr>
    </w:p>
    <w:p w14:paraId="618F87D3" w14:textId="77777777" w:rsidR="00E80032" w:rsidRPr="00903DBA" w:rsidRDefault="00E80032" w:rsidP="00E80032">
      <w:pPr>
        <w:pStyle w:val="Code"/>
      </w:pPr>
      <w:r w:rsidRPr="00903DBA">
        <w:t xml:space="preserve">  for (i = 1; i &lt;= n; ++ i) {</w:t>
      </w:r>
      <w:r w:rsidRPr="00903DBA">
        <w:cr/>
        <w:t xml:space="preserve">    result *= i;</w:t>
      </w:r>
    </w:p>
    <w:p w14:paraId="5A5A8E81" w14:textId="77777777" w:rsidR="00E80032" w:rsidRPr="00903DBA" w:rsidRDefault="00E80032" w:rsidP="00E80032">
      <w:pPr>
        <w:pStyle w:val="Code"/>
      </w:pPr>
      <w:r w:rsidRPr="00903DBA">
        <w:t xml:space="preserve">  }</w:t>
      </w:r>
    </w:p>
    <w:p w14:paraId="5F19D76F" w14:textId="77777777" w:rsidR="00E80032" w:rsidRPr="00903DBA" w:rsidRDefault="00E80032" w:rsidP="00E80032">
      <w:pPr>
        <w:pStyle w:val="Code"/>
      </w:pPr>
    </w:p>
    <w:p w14:paraId="7D6A9EBA" w14:textId="77777777" w:rsidR="00E80032" w:rsidRPr="00903DBA" w:rsidRDefault="00E80032" w:rsidP="00E80032">
      <w:pPr>
        <w:pStyle w:val="Code"/>
      </w:pPr>
      <w:r w:rsidRPr="00903DBA">
        <w:t xml:space="preserve">  return result;</w:t>
      </w:r>
    </w:p>
    <w:p w14:paraId="7E584ADD" w14:textId="77777777" w:rsidR="00E80032" w:rsidRPr="00903DBA" w:rsidRDefault="00E80032" w:rsidP="00E80032">
      <w:pPr>
        <w:pStyle w:val="Code"/>
      </w:pPr>
      <w:r w:rsidRPr="00903DBA">
        <w:t>}</w:t>
      </w:r>
    </w:p>
    <w:p w14:paraId="1C3D05E3" w14:textId="0D89AA62" w:rsidR="00E80032" w:rsidRPr="00903DBA" w:rsidRDefault="00E80032" w:rsidP="00E80032">
      <w:r w:rsidRPr="00903DBA">
        <w:t xml:space="preserve">An equivalent </w:t>
      </w:r>
      <w:r w:rsidR="00C37108" w:rsidRPr="00903DBA">
        <w:t>definition</w:t>
      </w:r>
      <w:r w:rsidRPr="00903DBA">
        <w:t xml:space="preserve"> involves a recursive call that is easier to implement.</w:t>
      </w:r>
    </w:p>
    <w:p w14:paraId="6C1783D8" w14:textId="77777777" w:rsidR="00E80032" w:rsidRPr="00903DBA" w:rsidRDefault="00E80032" w:rsidP="00E80032">
      <w:r w:rsidRPr="00903DBA">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903DBA" w:rsidRDefault="00E80032" w:rsidP="00E80032">
      <w:pPr>
        <w:pStyle w:val="Code"/>
      </w:pPr>
      <w:r w:rsidRPr="00903DBA">
        <w:t>int Factorial(int n) {</w:t>
      </w:r>
    </w:p>
    <w:p w14:paraId="2A83DEAF" w14:textId="77777777" w:rsidR="00E80032" w:rsidRPr="00903DBA" w:rsidRDefault="00E80032" w:rsidP="00E80032">
      <w:pPr>
        <w:pStyle w:val="Code"/>
      </w:pPr>
      <w:r w:rsidRPr="00903DBA">
        <w:t xml:space="preserve">  if (n == 1) {</w:t>
      </w:r>
    </w:p>
    <w:p w14:paraId="2002A243" w14:textId="77777777" w:rsidR="00E80032" w:rsidRPr="00903DBA" w:rsidRDefault="00E80032" w:rsidP="00E80032">
      <w:pPr>
        <w:pStyle w:val="Code"/>
      </w:pPr>
      <w:r w:rsidRPr="00903DBA">
        <w:t xml:space="preserve">    return 1;</w:t>
      </w:r>
    </w:p>
    <w:p w14:paraId="2017B125" w14:textId="77777777" w:rsidR="00E80032" w:rsidRPr="00903DBA" w:rsidRDefault="00E80032" w:rsidP="00E80032">
      <w:pPr>
        <w:pStyle w:val="Code"/>
      </w:pPr>
      <w:r w:rsidRPr="00903DBA">
        <w:t xml:space="preserve">  }</w:t>
      </w:r>
    </w:p>
    <w:p w14:paraId="47F392E3" w14:textId="77777777" w:rsidR="00E80032" w:rsidRPr="00903DBA" w:rsidRDefault="00E80032" w:rsidP="00E80032">
      <w:pPr>
        <w:pStyle w:val="Code"/>
      </w:pPr>
      <w:r w:rsidRPr="00903DBA">
        <w:t xml:space="preserve">  else {</w:t>
      </w:r>
      <w:r w:rsidRPr="00903DBA">
        <w:cr/>
        <w:t xml:space="preserve">    return n * Factorial(n - 1);</w:t>
      </w:r>
    </w:p>
    <w:p w14:paraId="6656DC03" w14:textId="77777777" w:rsidR="00E80032" w:rsidRPr="00903DBA" w:rsidRDefault="00E80032" w:rsidP="00E80032">
      <w:pPr>
        <w:pStyle w:val="Code"/>
      </w:pPr>
      <w:r w:rsidRPr="00903DBA">
        <w:t xml:space="preserve">  }</w:t>
      </w:r>
    </w:p>
    <w:p w14:paraId="2D435F38" w14:textId="77777777" w:rsidR="00E80032" w:rsidRPr="00903DBA" w:rsidRDefault="00E80032" w:rsidP="00E80032">
      <w:pPr>
        <w:pStyle w:val="Code"/>
      </w:pPr>
      <w:r w:rsidRPr="00903DBA">
        <w:t>}</w:t>
      </w:r>
    </w:p>
    <w:p w14:paraId="0CA8B20D" w14:textId="6FB551AC" w:rsidR="00E80032" w:rsidRPr="00903DBA" w:rsidRDefault="00FC52DE" w:rsidP="007C7CB2">
      <w:pPr>
        <w:pStyle w:val="Rubrik3"/>
      </w:pPr>
      <w:bookmarkStart w:id="783" w:name="_Toc320485609"/>
      <w:bookmarkStart w:id="784" w:name="_Toc323656721"/>
      <w:bookmarkStart w:id="785" w:name="_Toc324085459"/>
      <w:bookmarkStart w:id="786" w:name="_Toc383781111"/>
      <w:bookmarkStart w:id="787" w:name="_Toc57656220"/>
      <w:r w:rsidRPr="00903DBA">
        <w:t>Definition</w:t>
      </w:r>
      <w:r w:rsidR="00E80032" w:rsidRPr="00903DBA">
        <w:t xml:space="preserve"> and Declaration</w:t>
      </w:r>
      <w:bookmarkEnd w:id="783"/>
      <w:bookmarkEnd w:id="784"/>
      <w:bookmarkEnd w:id="785"/>
      <w:bookmarkEnd w:id="786"/>
      <w:bookmarkEnd w:id="787"/>
    </w:p>
    <w:p w14:paraId="3EC353DF" w14:textId="59DF0190" w:rsidR="00E80032" w:rsidRPr="00903DBA" w:rsidRDefault="00E80032" w:rsidP="00E80032">
      <w:r w:rsidRPr="00903DBA">
        <w:t xml:space="preserve">It important to distinguish between </w:t>
      </w:r>
      <w:r w:rsidR="00C37108" w:rsidRPr="00E17FD3">
        <w:rPr>
          <w:rStyle w:val="KeyWord0"/>
        </w:rPr>
        <w:t>definition</w:t>
      </w:r>
      <w:r w:rsidRPr="00903DBA">
        <w:t xml:space="preserve"> and </w:t>
      </w:r>
      <w:r w:rsidRPr="00E17FD3">
        <w:rPr>
          <w:rStyle w:val="KeyWord0"/>
        </w:rPr>
        <w:t>declaration</w:t>
      </w:r>
      <w:r w:rsidRPr="00903DBA">
        <w:t xml:space="preserve">. For a function, its </w:t>
      </w:r>
      <w:r w:rsidR="00C37108" w:rsidRPr="00903DBA">
        <w:t>definition</w:t>
      </w:r>
      <w:r w:rsidRPr="00903DBA">
        <w:t xml:space="preserve"> generates code while the declaration is merely an item of information to the compiler. A function declaration is also called a </w:t>
      </w:r>
      <w:r w:rsidRPr="00E17FD3">
        <w:rPr>
          <w:rStyle w:val="KeyWord0"/>
        </w:rPr>
        <w:t>prototype</w:t>
      </w:r>
      <w:r w:rsidRPr="00903DBA">
        <w:t>.</w:t>
      </w:r>
    </w:p>
    <w:p w14:paraId="66755FDC" w14:textId="15EA2AC2" w:rsidR="00E80032" w:rsidRPr="00903DBA" w:rsidRDefault="00E80032" w:rsidP="00E80032">
      <w:r w:rsidRPr="00903DBA">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903DBA">
        <w:fldChar w:fldCharType="begin"/>
      </w:r>
      <w:r w:rsidRPr="00903DBA">
        <w:instrText xml:space="preserve"> REF _Ref383865210 \r \h </w:instrText>
      </w:r>
      <w:r w:rsidRPr="00903DBA">
        <w:fldChar w:fldCharType="separate"/>
      </w:r>
      <w:r w:rsidR="005F7BC3" w:rsidRPr="00903DBA">
        <w:t>13.26</w:t>
      </w:r>
      <w:r w:rsidRPr="00903DBA">
        <w:fldChar w:fldCharType="end"/>
      </w:r>
      <w:r w:rsidRPr="00903DBA">
        <w:t>). In the following example, we use two functions to decide whether a given non-negative integer is even or odd according to the formulas below.</w:t>
      </w:r>
    </w:p>
    <w:p w14:paraId="3FEB708F" w14:textId="77777777" w:rsidR="00E80032" w:rsidRPr="00903DBA" w:rsidRDefault="00E80032" w:rsidP="00E80032">
      <w:r w:rsidRPr="00903DBA">
        <w:object w:dxaOrig="2840" w:dyaOrig="720" w14:anchorId="23106577">
          <v:shape id="_x0000_i1030" type="#_x0000_t75" style="width:2in;height:36pt" o:ole="" fillcolor="window">
            <v:imagedata r:id="rId19" o:title=""/>
          </v:shape>
          <o:OLEObject Type="Embed" ProgID="Equation.3" ShapeID="_x0000_i1030" DrawAspect="Content" ObjectID="_1669104834" r:id="rId20"/>
        </w:object>
      </w:r>
    </w:p>
    <w:p w14:paraId="4649FE88" w14:textId="77777777" w:rsidR="00E80032" w:rsidRPr="00903DBA" w:rsidRDefault="00E80032" w:rsidP="00E80032">
      <w:r w:rsidRPr="00903DBA">
        <w:object w:dxaOrig="2840" w:dyaOrig="720" w14:anchorId="47114D30">
          <v:shape id="_x0000_i1031" type="#_x0000_t75" style="width:2in;height:36pt" o:ole="" fillcolor="window">
            <v:imagedata r:id="rId21" o:title=""/>
          </v:shape>
          <o:OLEObject Type="Embed" ProgID="Equation.3" ShapeID="_x0000_i1031" DrawAspect="Content" ObjectID="_1669104835" r:id="rId22"/>
        </w:object>
      </w:r>
    </w:p>
    <w:p w14:paraId="1FB6866B" w14:textId="05672CB9" w:rsidR="00E80032" w:rsidRPr="00903DBA" w:rsidRDefault="00E80032" w:rsidP="00E80032">
      <w:r w:rsidRPr="00903DBA">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903DBA">
        <w:t>definition</w:t>
      </w:r>
      <w:r w:rsidRPr="00903DBA">
        <w:t>. The only restriction is that two parameters cannot have the same name.</w:t>
      </w:r>
    </w:p>
    <w:p w14:paraId="384F76A3" w14:textId="77777777" w:rsidR="00E80032" w:rsidRPr="00903DBA" w:rsidRDefault="00E80032" w:rsidP="00E80032">
      <w:pPr>
        <w:pStyle w:val="Code"/>
      </w:pPr>
      <w:r w:rsidRPr="00903DBA">
        <w:t>int IsEven(int);</w:t>
      </w:r>
    </w:p>
    <w:p w14:paraId="5B8714CB" w14:textId="77777777" w:rsidR="00E80032" w:rsidRPr="00903DBA" w:rsidRDefault="00E80032" w:rsidP="00E80032">
      <w:pPr>
        <w:pStyle w:val="Code"/>
      </w:pPr>
      <w:r w:rsidRPr="00903DBA">
        <w:t>int IsOdd(int n);</w:t>
      </w:r>
    </w:p>
    <w:p w14:paraId="683597D2" w14:textId="77777777" w:rsidR="00E80032" w:rsidRPr="00903DBA" w:rsidRDefault="00E80032" w:rsidP="00E65FE6">
      <w:pPr>
        <w:pStyle w:val="CodeHeader"/>
      </w:pPr>
      <w:r w:rsidRPr="00903DBA">
        <w:t xml:space="preserve">As C does not include a logical type, we use </w:t>
      </w:r>
      <w:r w:rsidRPr="00E65FE6">
        <w:rPr>
          <w:rStyle w:val="CodeInText"/>
        </w:rPr>
        <w:t>int</w:t>
      </w:r>
      <w:r w:rsidRPr="00903DBA">
        <w:t xml:space="preserve"> to represent true (1) or false (0).</w:t>
      </w:r>
    </w:p>
    <w:p w14:paraId="6B0E3897" w14:textId="77777777" w:rsidR="00E80032" w:rsidRPr="00903DBA" w:rsidRDefault="00E80032" w:rsidP="00E80032">
      <w:pPr>
        <w:pStyle w:val="Code"/>
      </w:pPr>
      <w:r w:rsidRPr="00903DBA">
        <w:t>int IsEven(int num) {</w:t>
      </w:r>
    </w:p>
    <w:p w14:paraId="1B9DE8E0" w14:textId="77777777" w:rsidR="00E80032" w:rsidRPr="00903DBA" w:rsidRDefault="00E80032" w:rsidP="00E80032">
      <w:pPr>
        <w:pStyle w:val="Code"/>
      </w:pPr>
      <w:r w:rsidRPr="00903DBA">
        <w:t xml:space="preserve">  if (num == 0) {</w:t>
      </w:r>
    </w:p>
    <w:p w14:paraId="13FBA222" w14:textId="77777777" w:rsidR="00E80032" w:rsidRPr="00903DBA" w:rsidRDefault="00E80032" w:rsidP="00E80032">
      <w:pPr>
        <w:pStyle w:val="Code"/>
      </w:pPr>
      <w:r w:rsidRPr="00903DBA">
        <w:t xml:space="preserve">    return 1;</w:t>
      </w:r>
    </w:p>
    <w:p w14:paraId="3787B424" w14:textId="77777777" w:rsidR="00E80032" w:rsidRPr="00903DBA" w:rsidRDefault="00E80032" w:rsidP="00E80032">
      <w:pPr>
        <w:pStyle w:val="Code"/>
      </w:pPr>
      <w:r w:rsidRPr="00903DBA">
        <w:t xml:space="preserve">  }</w:t>
      </w:r>
    </w:p>
    <w:p w14:paraId="6C168EFC" w14:textId="77777777" w:rsidR="00E80032" w:rsidRPr="00903DBA" w:rsidRDefault="00E80032" w:rsidP="00E80032">
      <w:pPr>
        <w:pStyle w:val="Code"/>
      </w:pPr>
      <w:r w:rsidRPr="00903DBA">
        <w:t xml:space="preserve">  else {</w:t>
      </w:r>
      <w:r w:rsidRPr="00903DBA">
        <w:cr/>
        <w:t xml:space="preserve">    return IsOdd(num - 1);</w:t>
      </w:r>
    </w:p>
    <w:p w14:paraId="38784572" w14:textId="77777777" w:rsidR="00E80032" w:rsidRPr="00903DBA" w:rsidRDefault="00E80032" w:rsidP="00E80032">
      <w:pPr>
        <w:pStyle w:val="Code"/>
      </w:pPr>
      <w:r w:rsidRPr="00903DBA">
        <w:t xml:space="preserve">  }</w:t>
      </w:r>
    </w:p>
    <w:p w14:paraId="790CEF77" w14:textId="77777777" w:rsidR="00E80032" w:rsidRPr="00903DBA" w:rsidRDefault="00E80032" w:rsidP="00E80032">
      <w:pPr>
        <w:pStyle w:val="Code"/>
      </w:pPr>
      <w:r w:rsidRPr="00903DBA">
        <w:t>}</w:t>
      </w:r>
    </w:p>
    <w:p w14:paraId="004BAC42" w14:textId="77777777" w:rsidR="00E80032" w:rsidRPr="00903DBA" w:rsidRDefault="00E80032" w:rsidP="00E80032">
      <w:pPr>
        <w:pStyle w:val="Code"/>
      </w:pPr>
    </w:p>
    <w:p w14:paraId="721C158C" w14:textId="77777777" w:rsidR="00E80032" w:rsidRPr="00903DBA" w:rsidRDefault="00E80032" w:rsidP="00E80032">
      <w:pPr>
        <w:pStyle w:val="Code"/>
      </w:pPr>
      <w:r w:rsidRPr="00903DBA">
        <w:t>int IsOdd(int num) {</w:t>
      </w:r>
    </w:p>
    <w:p w14:paraId="3A739732" w14:textId="77777777" w:rsidR="00E80032" w:rsidRPr="00903DBA" w:rsidRDefault="00E80032" w:rsidP="00E80032">
      <w:pPr>
        <w:pStyle w:val="Code"/>
      </w:pPr>
      <w:r w:rsidRPr="00903DBA">
        <w:t xml:space="preserve">  if (num == 0) {</w:t>
      </w:r>
    </w:p>
    <w:p w14:paraId="7F7C1A46" w14:textId="77777777" w:rsidR="00E80032" w:rsidRPr="00903DBA" w:rsidRDefault="00E80032" w:rsidP="00E80032">
      <w:pPr>
        <w:pStyle w:val="Code"/>
      </w:pPr>
      <w:r w:rsidRPr="00903DBA">
        <w:t xml:space="preserve">    return 0;</w:t>
      </w:r>
    </w:p>
    <w:p w14:paraId="5708E9B6" w14:textId="77777777" w:rsidR="00E80032" w:rsidRPr="00903DBA" w:rsidRDefault="00E80032" w:rsidP="00E80032">
      <w:pPr>
        <w:pStyle w:val="Code"/>
      </w:pPr>
      <w:r w:rsidRPr="00903DBA">
        <w:t xml:space="preserve">  }</w:t>
      </w:r>
    </w:p>
    <w:p w14:paraId="0BFAD5BE" w14:textId="77777777" w:rsidR="00E80032" w:rsidRPr="00903DBA" w:rsidRDefault="00E80032" w:rsidP="00E80032">
      <w:pPr>
        <w:pStyle w:val="Code"/>
      </w:pPr>
      <w:r w:rsidRPr="00903DBA">
        <w:t xml:space="preserve">  else {</w:t>
      </w:r>
    </w:p>
    <w:p w14:paraId="30E69FB5" w14:textId="77777777" w:rsidR="00E80032" w:rsidRPr="00903DBA" w:rsidRDefault="00E80032" w:rsidP="00E80032">
      <w:pPr>
        <w:pStyle w:val="Code"/>
      </w:pPr>
      <w:r w:rsidRPr="00903DBA">
        <w:t xml:space="preserve">    return IsEven(num - 1);</w:t>
      </w:r>
    </w:p>
    <w:p w14:paraId="1A89B9C0" w14:textId="77777777" w:rsidR="00E80032" w:rsidRPr="00903DBA" w:rsidRDefault="00E80032" w:rsidP="00E80032">
      <w:pPr>
        <w:pStyle w:val="Code"/>
      </w:pPr>
      <w:r w:rsidRPr="00903DBA">
        <w:t xml:space="preserve">  }</w:t>
      </w:r>
    </w:p>
    <w:p w14:paraId="30A7A9CE" w14:textId="77777777" w:rsidR="00E80032" w:rsidRPr="00903DBA" w:rsidRDefault="00E80032" w:rsidP="00E80032">
      <w:pPr>
        <w:pStyle w:val="Code"/>
      </w:pPr>
      <w:r w:rsidRPr="00903DBA">
        <w:t>}</w:t>
      </w:r>
    </w:p>
    <w:p w14:paraId="2B2A2060" w14:textId="77777777" w:rsidR="00E80032" w:rsidRPr="00903DBA" w:rsidRDefault="00E80032" w:rsidP="00E80032">
      <w:r w:rsidRPr="00903DBA">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903DBA" w:rsidRDefault="00E80032" w:rsidP="00E80032">
      <w:pPr>
        <w:pStyle w:val="Code"/>
      </w:pPr>
      <w:r w:rsidRPr="00903DBA">
        <w:t>void Print();</w:t>
      </w:r>
    </w:p>
    <w:p w14:paraId="58C876C5" w14:textId="77777777" w:rsidR="00E80032" w:rsidRPr="00903DBA" w:rsidRDefault="00E80032" w:rsidP="00E80032">
      <w:pPr>
        <w:pStyle w:val="Code"/>
      </w:pPr>
    </w:p>
    <w:p w14:paraId="1D813F48" w14:textId="77777777" w:rsidR="00E80032" w:rsidRPr="00903DBA" w:rsidRDefault="00E80032" w:rsidP="00E80032">
      <w:pPr>
        <w:pStyle w:val="Code"/>
      </w:pPr>
      <w:r w:rsidRPr="00903DBA">
        <w:t>void main(void) {</w:t>
      </w:r>
    </w:p>
    <w:p w14:paraId="02656D39" w14:textId="77777777" w:rsidR="00E80032" w:rsidRPr="00903DBA" w:rsidRDefault="00E80032" w:rsidP="00E80032">
      <w:pPr>
        <w:pStyle w:val="Code"/>
      </w:pPr>
      <w:r w:rsidRPr="00903DBA">
        <w:t xml:space="preserve">  Print();</w:t>
      </w:r>
    </w:p>
    <w:p w14:paraId="081BE2CD" w14:textId="77777777" w:rsidR="00E80032" w:rsidRPr="00903DBA" w:rsidRDefault="00E80032" w:rsidP="00E80032">
      <w:pPr>
        <w:pStyle w:val="Code"/>
      </w:pPr>
      <w:r w:rsidRPr="00903DBA">
        <w:t xml:space="preserve">  Print(1);</w:t>
      </w:r>
    </w:p>
    <w:p w14:paraId="30D883B4" w14:textId="77777777" w:rsidR="00E80032" w:rsidRPr="00903DBA" w:rsidRDefault="00E80032" w:rsidP="00E80032">
      <w:pPr>
        <w:pStyle w:val="Code"/>
      </w:pPr>
      <w:r w:rsidRPr="00903DBA">
        <w:t xml:space="preserve">  Print(1, 2);</w:t>
      </w:r>
    </w:p>
    <w:p w14:paraId="7D4167D2" w14:textId="77777777" w:rsidR="00E80032" w:rsidRPr="00903DBA" w:rsidRDefault="00E80032" w:rsidP="00E80032">
      <w:pPr>
        <w:pStyle w:val="Code"/>
      </w:pPr>
      <w:r w:rsidRPr="00903DBA">
        <w:t xml:space="preserve">  Print(1, 2, 3);</w:t>
      </w:r>
    </w:p>
    <w:p w14:paraId="5138D345" w14:textId="77777777" w:rsidR="00E80032" w:rsidRPr="00903DBA" w:rsidRDefault="00E80032" w:rsidP="00E80032">
      <w:pPr>
        <w:pStyle w:val="Code"/>
      </w:pPr>
      <w:r w:rsidRPr="00903DBA">
        <w:t>}</w:t>
      </w:r>
    </w:p>
    <w:p w14:paraId="0C0DD68F" w14:textId="77777777" w:rsidR="00E80032" w:rsidRPr="00903DBA" w:rsidRDefault="00E80032" w:rsidP="00E65FE6">
      <w:pPr>
        <w:pStyle w:val="CodeHeader"/>
      </w:pPr>
      <w:r w:rsidRPr="00903DBA">
        <w:t xml:space="preserve">The obvious way to avoid the run-time errors is to always state the parameter list in function prototypes. If the function does not have any parameters, it can be stated by the </w:t>
      </w:r>
      <w:r w:rsidRPr="00E65FE6">
        <w:rPr>
          <w:rStyle w:val="CodeInText"/>
        </w:rPr>
        <w:t>void</w:t>
      </w:r>
      <w:r w:rsidRPr="00903DBA">
        <w:t xml:space="preserve"> type. In that case, the function can only be called without parameters.</w:t>
      </w:r>
    </w:p>
    <w:p w14:paraId="09ECF349" w14:textId="77777777" w:rsidR="00E80032" w:rsidRPr="00903DBA" w:rsidRDefault="00E80032" w:rsidP="00E80032">
      <w:pPr>
        <w:pStyle w:val="Code"/>
      </w:pPr>
      <w:r w:rsidRPr="00903DBA">
        <w:t>void Print(void);</w:t>
      </w:r>
    </w:p>
    <w:p w14:paraId="623DE7FF" w14:textId="53C0364C" w:rsidR="00E80032" w:rsidRPr="00903DBA" w:rsidRDefault="00E80032" w:rsidP="007C7CB2">
      <w:pPr>
        <w:pStyle w:val="Rubrik3"/>
      </w:pPr>
      <w:bookmarkStart w:id="788" w:name="_Toc320485610"/>
      <w:bookmarkStart w:id="789" w:name="_Toc323656722"/>
      <w:bookmarkStart w:id="790" w:name="_Toc324085460"/>
      <w:bookmarkStart w:id="791" w:name="_Toc383781112"/>
      <w:bookmarkStart w:id="792" w:name="_Toc57656221"/>
      <w:r w:rsidRPr="00903DBA">
        <w:t>Higher-Order Functions</w:t>
      </w:r>
      <w:bookmarkEnd w:id="788"/>
      <w:bookmarkEnd w:id="789"/>
      <w:bookmarkEnd w:id="790"/>
      <w:bookmarkEnd w:id="791"/>
      <w:bookmarkEnd w:id="792"/>
    </w:p>
    <w:p w14:paraId="7BFA0F7A" w14:textId="77777777" w:rsidR="00E80032" w:rsidRPr="00903DBA" w:rsidRDefault="00E80032" w:rsidP="00E65FE6">
      <w:pPr>
        <w:pStyle w:val="CodeHeader"/>
      </w:pPr>
      <w:r w:rsidRPr="00903DBA">
        <w:t xml:space="preserve">A function that takes another function as a parameter is called a </w:t>
      </w:r>
      <w:r w:rsidRPr="00E17FD3">
        <w:rPr>
          <w:rStyle w:val="KeyWord0"/>
        </w:rPr>
        <w:t>higher</w:t>
      </w:r>
      <w:r w:rsidRPr="00903DBA">
        <w:rPr>
          <w:rStyle w:val="Italic"/>
        </w:rPr>
        <w:t>-</w:t>
      </w:r>
      <w:r w:rsidRPr="00E17FD3">
        <w:rPr>
          <w:rStyle w:val="KeyWord0"/>
        </w:rPr>
        <w:t>order</w:t>
      </w:r>
      <w:r w:rsidRPr="00903DBA">
        <w:rPr>
          <w:rStyle w:val="Italic"/>
        </w:rPr>
        <w:t xml:space="preserve"> </w:t>
      </w:r>
      <w:r w:rsidRPr="00E17FD3">
        <w:rPr>
          <w:rStyle w:val="KeyWord0"/>
        </w:rPr>
        <w:t>function</w:t>
      </w:r>
      <w:r w:rsidRPr="00903DBA">
        <w:t xml:space="preserve">. Technically, it does not take the function itself as a parameter, but rather a pointer to the function. However, the pointer marker (*) may be omitted. The parameter function is also called a </w:t>
      </w:r>
      <w:r w:rsidRPr="00E17FD3">
        <w:rPr>
          <w:rStyle w:val="KeyWord0"/>
        </w:rPr>
        <w:t>callback</w:t>
      </w:r>
      <w:r w:rsidRPr="00903DBA">
        <w:t xml:space="preserve"> function. The following example takes an array of the given size and applies the given function to each integer in the array. </w:t>
      </w:r>
      <w:r w:rsidRPr="00E65FE6">
        <w:t>ApplyArray</w:t>
      </w:r>
      <w:r w:rsidRPr="00903DBA">
        <w:t xml:space="preserve"> a higher order function and </w:t>
      </w:r>
      <w:r w:rsidRPr="00E65FE6">
        <w:rPr>
          <w:rStyle w:val="CodeInText"/>
        </w:rPr>
        <w:t>Apply</w:t>
      </w:r>
      <w:r w:rsidRPr="00903DBA">
        <w:t xml:space="preserve"> is a callback function.</w:t>
      </w:r>
    </w:p>
    <w:p w14:paraId="4330C676" w14:textId="77777777" w:rsidR="00E80032" w:rsidRPr="00903DBA" w:rsidRDefault="00E80032" w:rsidP="00E80032">
      <w:pPr>
        <w:pStyle w:val="Code"/>
      </w:pPr>
      <w:r w:rsidRPr="00903DBA">
        <w:t>#include &lt;stdio.h&gt;</w:t>
      </w:r>
    </w:p>
    <w:p w14:paraId="413A828C" w14:textId="77777777" w:rsidR="00E80032" w:rsidRPr="00903DBA" w:rsidRDefault="00E80032" w:rsidP="00E80032">
      <w:pPr>
        <w:pStyle w:val="Code"/>
      </w:pPr>
    </w:p>
    <w:p w14:paraId="7CAEFAFD" w14:textId="77777777" w:rsidR="00E80032" w:rsidRPr="00903DBA" w:rsidRDefault="00E80032" w:rsidP="00E80032">
      <w:pPr>
        <w:pStyle w:val="Code"/>
      </w:pPr>
      <w:r w:rsidRPr="00903DBA">
        <w:t>void ApplyArray(int intArray[], int size, int Apply(int)) {</w:t>
      </w:r>
    </w:p>
    <w:p w14:paraId="5FDFBCB6" w14:textId="77777777" w:rsidR="00E80032" w:rsidRPr="00903DBA" w:rsidRDefault="00E80032" w:rsidP="00E80032">
      <w:pPr>
        <w:pStyle w:val="Code"/>
      </w:pPr>
      <w:r w:rsidRPr="00903DBA">
        <w:t xml:space="preserve">  int index;</w:t>
      </w:r>
    </w:p>
    <w:p w14:paraId="25577540" w14:textId="77777777" w:rsidR="00E80032" w:rsidRPr="00903DBA" w:rsidRDefault="00E80032" w:rsidP="00E80032">
      <w:pPr>
        <w:pStyle w:val="Code"/>
      </w:pPr>
      <w:r w:rsidRPr="00903DBA">
        <w:t xml:space="preserve">  for (index = 0; index &lt; size; ++index) {</w:t>
      </w:r>
      <w:r w:rsidRPr="00903DBA">
        <w:cr/>
        <w:t xml:space="preserve">    intArray[index] = Apply(intArray[index]);</w:t>
      </w:r>
    </w:p>
    <w:p w14:paraId="2739D7A4" w14:textId="77777777" w:rsidR="00E80032" w:rsidRPr="00903DBA" w:rsidRDefault="00E80032" w:rsidP="00E80032">
      <w:pPr>
        <w:pStyle w:val="Code"/>
      </w:pPr>
      <w:r w:rsidRPr="00903DBA">
        <w:t xml:space="preserve">  }</w:t>
      </w:r>
    </w:p>
    <w:p w14:paraId="71127BAD" w14:textId="77777777" w:rsidR="00E80032" w:rsidRPr="00903DBA" w:rsidRDefault="00E80032" w:rsidP="00E80032">
      <w:pPr>
        <w:pStyle w:val="Code"/>
      </w:pPr>
      <w:r w:rsidRPr="00903DBA">
        <w:t>}</w:t>
      </w:r>
    </w:p>
    <w:p w14:paraId="6D1F9887" w14:textId="77777777" w:rsidR="00E80032" w:rsidRPr="00903DBA" w:rsidRDefault="00E80032" w:rsidP="00E80032">
      <w:pPr>
        <w:pStyle w:val="Code"/>
      </w:pPr>
    </w:p>
    <w:p w14:paraId="702B5678" w14:textId="77777777" w:rsidR="00E80032" w:rsidRPr="00903DBA" w:rsidRDefault="00E80032" w:rsidP="00E80032">
      <w:pPr>
        <w:pStyle w:val="Code"/>
      </w:pPr>
      <w:r w:rsidRPr="00903DBA">
        <w:t>int Double(int number) {</w:t>
      </w:r>
    </w:p>
    <w:p w14:paraId="49A13B4B" w14:textId="77777777" w:rsidR="00E80032" w:rsidRPr="00903DBA" w:rsidRDefault="00E80032" w:rsidP="00E80032">
      <w:pPr>
        <w:pStyle w:val="Code"/>
      </w:pPr>
      <w:r w:rsidRPr="00903DBA">
        <w:t xml:space="preserve">  return 2 * number;</w:t>
      </w:r>
    </w:p>
    <w:p w14:paraId="496C9645" w14:textId="77777777" w:rsidR="00E80032" w:rsidRPr="00903DBA" w:rsidRDefault="00E80032" w:rsidP="00E80032">
      <w:pPr>
        <w:pStyle w:val="Code"/>
      </w:pPr>
      <w:r w:rsidRPr="00903DBA">
        <w:t>}</w:t>
      </w:r>
    </w:p>
    <w:p w14:paraId="65CDAFBA" w14:textId="77777777" w:rsidR="00E80032" w:rsidRPr="00903DBA" w:rsidRDefault="00E80032" w:rsidP="00E80032">
      <w:pPr>
        <w:pStyle w:val="Code"/>
      </w:pPr>
    </w:p>
    <w:p w14:paraId="1EDB6A88" w14:textId="77777777" w:rsidR="00E80032" w:rsidRPr="00903DBA" w:rsidRDefault="00E80032" w:rsidP="00E80032">
      <w:pPr>
        <w:pStyle w:val="Code"/>
      </w:pPr>
      <w:r w:rsidRPr="00903DBA">
        <w:t>int Square(int number) {</w:t>
      </w:r>
    </w:p>
    <w:p w14:paraId="6292B5D3" w14:textId="77777777" w:rsidR="00E80032" w:rsidRPr="00903DBA" w:rsidRDefault="00E80032" w:rsidP="00E80032">
      <w:pPr>
        <w:pStyle w:val="Code"/>
      </w:pPr>
      <w:r w:rsidRPr="00903DBA">
        <w:t xml:space="preserve">  return number * number;</w:t>
      </w:r>
    </w:p>
    <w:p w14:paraId="3156585D" w14:textId="77777777" w:rsidR="00E80032" w:rsidRPr="00903DBA" w:rsidRDefault="00E80032" w:rsidP="00E80032">
      <w:pPr>
        <w:pStyle w:val="Code"/>
      </w:pPr>
      <w:r w:rsidRPr="00903DBA">
        <w:t>}</w:t>
      </w:r>
    </w:p>
    <w:p w14:paraId="5888B329" w14:textId="77777777" w:rsidR="00E80032" w:rsidRPr="00903DBA" w:rsidRDefault="00E80032" w:rsidP="00E80032">
      <w:pPr>
        <w:pStyle w:val="Code"/>
      </w:pPr>
    </w:p>
    <w:p w14:paraId="0F4E21C3" w14:textId="77777777" w:rsidR="00E80032" w:rsidRPr="00903DBA" w:rsidRDefault="00E80032" w:rsidP="00E80032">
      <w:pPr>
        <w:pStyle w:val="Code"/>
      </w:pPr>
      <w:r w:rsidRPr="00903DBA">
        <w:t>void PrintArray(int intArray[], int size) {</w:t>
      </w:r>
    </w:p>
    <w:p w14:paraId="4371DE9A" w14:textId="77777777" w:rsidR="00E80032" w:rsidRPr="00903DBA" w:rsidRDefault="00E80032" w:rsidP="00E80032">
      <w:pPr>
        <w:pStyle w:val="Code"/>
      </w:pPr>
      <w:r w:rsidRPr="00903DBA">
        <w:t xml:space="preserve">  int index;</w:t>
      </w:r>
    </w:p>
    <w:p w14:paraId="02758C98" w14:textId="77777777" w:rsidR="00E80032" w:rsidRPr="00903DBA" w:rsidRDefault="00E80032" w:rsidP="00E80032">
      <w:pPr>
        <w:pStyle w:val="Code"/>
      </w:pPr>
      <w:r w:rsidRPr="00903DBA">
        <w:t xml:space="preserve">  for (index = 0; index &lt; size; ++index) {</w:t>
      </w:r>
      <w:r w:rsidRPr="00903DBA">
        <w:cr/>
        <w:t xml:space="preserve">    printf("%d ", intArray[index]);</w:t>
      </w:r>
    </w:p>
    <w:p w14:paraId="729F641B" w14:textId="77777777" w:rsidR="00E80032" w:rsidRPr="00903DBA" w:rsidRDefault="00E80032" w:rsidP="00E80032">
      <w:pPr>
        <w:pStyle w:val="Code"/>
      </w:pPr>
      <w:r w:rsidRPr="00903DBA">
        <w:t xml:space="preserve">  }</w:t>
      </w:r>
    </w:p>
    <w:p w14:paraId="67D04530" w14:textId="77777777" w:rsidR="00E80032" w:rsidRPr="00903DBA" w:rsidRDefault="00E80032" w:rsidP="00E80032">
      <w:pPr>
        <w:pStyle w:val="Code"/>
      </w:pPr>
      <w:r w:rsidRPr="00903DBA">
        <w:t xml:space="preserve">  printf("\n");</w:t>
      </w:r>
    </w:p>
    <w:p w14:paraId="3BFB2A10" w14:textId="77777777" w:rsidR="00E80032" w:rsidRPr="00903DBA" w:rsidRDefault="00E80032" w:rsidP="00E80032">
      <w:pPr>
        <w:pStyle w:val="Code"/>
      </w:pPr>
      <w:r w:rsidRPr="00903DBA">
        <w:t>}</w:t>
      </w:r>
    </w:p>
    <w:p w14:paraId="2D8989AC" w14:textId="77777777" w:rsidR="00E80032" w:rsidRPr="00903DBA" w:rsidRDefault="00E80032" w:rsidP="00E80032">
      <w:pPr>
        <w:pStyle w:val="Code"/>
      </w:pPr>
    </w:p>
    <w:p w14:paraId="10734781" w14:textId="77777777" w:rsidR="00E80032" w:rsidRPr="00903DBA" w:rsidRDefault="00E80032" w:rsidP="00E80032">
      <w:pPr>
        <w:pStyle w:val="Code"/>
      </w:pPr>
      <w:r w:rsidRPr="00903DBA">
        <w:t>void main() {</w:t>
      </w:r>
    </w:p>
    <w:p w14:paraId="318AE64C" w14:textId="77777777" w:rsidR="00E80032" w:rsidRPr="00903DBA" w:rsidRDefault="00E80032" w:rsidP="00E80032">
      <w:pPr>
        <w:pStyle w:val="Code"/>
      </w:pPr>
      <w:r w:rsidRPr="00903DBA">
        <w:t xml:space="preserve">  int numberArray[] = {1, 2, 3, 4, 5, 6, 7, 8, 9, 10};</w:t>
      </w:r>
    </w:p>
    <w:p w14:paraId="38B1C18F" w14:textId="77777777" w:rsidR="00E80032" w:rsidRPr="00903DBA" w:rsidRDefault="00E80032" w:rsidP="00E80032">
      <w:pPr>
        <w:pStyle w:val="Code"/>
      </w:pPr>
      <w:r w:rsidRPr="00903DBA">
        <w:t xml:space="preserve">  int arraySize = sizeof numberArray / sizeof numberArray[0];</w:t>
      </w:r>
    </w:p>
    <w:p w14:paraId="165B5D86" w14:textId="77777777" w:rsidR="00E80032" w:rsidRPr="00903DBA" w:rsidRDefault="00E80032" w:rsidP="00E80032">
      <w:pPr>
        <w:pStyle w:val="Code"/>
      </w:pPr>
      <w:r w:rsidRPr="00903DBA">
        <w:t xml:space="preserve">  PrintArray(numberArray, arraySize);</w:t>
      </w:r>
    </w:p>
    <w:p w14:paraId="4A1F9799" w14:textId="77777777" w:rsidR="00E80032" w:rsidRPr="00903DBA" w:rsidRDefault="00E80032" w:rsidP="00E80032">
      <w:pPr>
        <w:pStyle w:val="Code"/>
      </w:pPr>
    </w:p>
    <w:p w14:paraId="3907B215" w14:textId="77777777" w:rsidR="00E80032" w:rsidRPr="00903DBA" w:rsidRDefault="00E80032" w:rsidP="00E80032">
      <w:pPr>
        <w:pStyle w:val="Code"/>
      </w:pPr>
      <w:r w:rsidRPr="00903DBA">
        <w:t xml:space="preserve">  // Doubles every value in the array.</w:t>
      </w:r>
    </w:p>
    <w:p w14:paraId="77479FE0" w14:textId="77777777" w:rsidR="00E80032" w:rsidRPr="00903DBA" w:rsidRDefault="00E80032" w:rsidP="00E80032">
      <w:pPr>
        <w:pStyle w:val="Code"/>
      </w:pPr>
      <w:r w:rsidRPr="00903DBA">
        <w:t xml:space="preserve">  ApplyArray(numberArray, arraySize, Double);</w:t>
      </w:r>
    </w:p>
    <w:p w14:paraId="11CD42D3" w14:textId="77777777" w:rsidR="00E80032" w:rsidRPr="00903DBA" w:rsidRDefault="00E80032" w:rsidP="00E80032">
      <w:pPr>
        <w:pStyle w:val="Code"/>
      </w:pPr>
      <w:r w:rsidRPr="00903DBA">
        <w:t xml:space="preserve">  PrintArray(numberArray, arraySize);</w:t>
      </w:r>
    </w:p>
    <w:p w14:paraId="0A89423E" w14:textId="77777777" w:rsidR="00E80032" w:rsidRPr="00903DBA" w:rsidRDefault="00E80032" w:rsidP="00E80032">
      <w:pPr>
        <w:pStyle w:val="Code"/>
      </w:pPr>
    </w:p>
    <w:p w14:paraId="4EBEF0BB" w14:textId="77777777" w:rsidR="00E80032" w:rsidRPr="00903DBA" w:rsidRDefault="00E80032" w:rsidP="00E80032">
      <w:pPr>
        <w:pStyle w:val="Code"/>
      </w:pPr>
      <w:r w:rsidRPr="00903DBA">
        <w:t xml:space="preserve">  // Squares every value in the array.</w:t>
      </w:r>
    </w:p>
    <w:p w14:paraId="0E261638" w14:textId="77777777" w:rsidR="00E80032" w:rsidRPr="00903DBA" w:rsidRDefault="00E80032" w:rsidP="00E80032">
      <w:pPr>
        <w:pStyle w:val="Code"/>
      </w:pPr>
      <w:r w:rsidRPr="00903DBA">
        <w:t xml:space="preserve">  ApplyArray(numberArray, arraySize, Square);</w:t>
      </w:r>
    </w:p>
    <w:p w14:paraId="662F257A" w14:textId="77777777" w:rsidR="00E80032" w:rsidRPr="00903DBA" w:rsidRDefault="00E80032" w:rsidP="00E80032">
      <w:pPr>
        <w:pStyle w:val="Code"/>
      </w:pPr>
      <w:r w:rsidRPr="00903DBA">
        <w:t xml:space="preserve">  PrintArray(numberArray, arraySize);</w:t>
      </w:r>
    </w:p>
    <w:p w14:paraId="39BDAFEF" w14:textId="77777777" w:rsidR="00E80032" w:rsidRPr="00903DBA" w:rsidRDefault="00E80032" w:rsidP="00E80032">
      <w:pPr>
        <w:pStyle w:val="Code"/>
      </w:pPr>
      <w:r w:rsidRPr="00903DBA">
        <w:t>}</w:t>
      </w:r>
    </w:p>
    <w:p w14:paraId="3D132BE8" w14:textId="77777777" w:rsidR="00E80032" w:rsidRPr="00903DBA" w:rsidRDefault="00E80032" w:rsidP="00E65FE6">
      <w:pPr>
        <w:pStyle w:val="CodeHeader"/>
        <w:rPr>
          <w:szCs w:val="21"/>
        </w:rPr>
      </w:pPr>
      <w:r w:rsidRPr="00903DBA">
        <w:rPr>
          <w:szCs w:val="21"/>
        </w:rPr>
        <w:t xml:space="preserve">An alternative way is to define the type of the callback function. In the following code segment, the </w:t>
      </w:r>
      <w:r w:rsidRPr="00E65FE6">
        <w:rPr>
          <w:rStyle w:val="CodeInText"/>
        </w:rPr>
        <w:t>APPLY_FUNC</w:t>
      </w:r>
      <w:r w:rsidRPr="00903DBA">
        <w:t xml:space="preserve"> type is a pointer to a function that takes an integer parameter and returns an integer value.</w:t>
      </w:r>
    </w:p>
    <w:p w14:paraId="23883315" w14:textId="77777777" w:rsidR="00E80032" w:rsidRPr="00903DBA" w:rsidRDefault="00E80032" w:rsidP="00E80032">
      <w:pPr>
        <w:pStyle w:val="Code"/>
      </w:pPr>
      <w:r w:rsidRPr="00903DBA">
        <w:t>typedef int (*APPLY_FUNC)(int);</w:t>
      </w:r>
    </w:p>
    <w:p w14:paraId="3B1C7144" w14:textId="77777777" w:rsidR="00E80032" w:rsidRPr="00903DBA" w:rsidRDefault="00E80032" w:rsidP="00E80032">
      <w:pPr>
        <w:pStyle w:val="Code"/>
      </w:pPr>
    </w:p>
    <w:p w14:paraId="4D31FFDD" w14:textId="77777777" w:rsidR="00E80032" w:rsidRPr="00903DBA" w:rsidRDefault="00E80032" w:rsidP="00E80032">
      <w:pPr>
        <w:pStyle w:val="Code"/>
      </w:pPr>
      <w:r w:rsidRPr="00903DBA">
        <w:t>void ApplyArray(int intArray[], int size,</w:t>
      </w:r>
    </w:p>
    <w:p w14:paraId="1231AA0A" w14:textId="77777777" w:rsidR="00E80032" w:rsidRPr="00903DBA" w:rsidRDefault="00E80032" w:rsidP="00E80032">
      <w:pPr>
        <w:pStyle w:val="Code"/>
      </w:pPr>
      <w:r w:rsidRPr="00903DBA">
        <w:t xml:space="preserve">                APPLY_FUNC pApplyFunc) {</w:t>
      </w:r>
    </w:p>
    <w:p w14:paraId="1654F290" w14:textId="77777777" w:rsidR="00E80032" w:rsidRPr="00903DBA" w:rsidRDefault="00E80032" w:rsidP="00E80032">
      <w:pPr>
        <w:pStyle w:val="Code"/>
      </w:pPr>
      <w:r w:rsidRPr="00903DBA">
        <w:t xml:space="preserve">  int index;</w:t>
      </w:r>
    </w:p>
    <w:p w14:paraId="53EA493D" w14:textId="77777777" w:rsidR="00E80032" w:rsidRPr="00903DBA" w:rsidRDefault="00E80032" w:rsidP="00E80032">
      <w:pPr>
        <w:pStyle w:val="Code"/>
      </w:pPr>
      <w:r w:rsidRPr="00903DBA">
        <w:t xml:space="preserve">  for (index = 0; index &lt; size; ++index) {</w:t>
      </w:r>
      <w:r w:rsidRPr="00903DBA">
        <w:cr/>
        <w:t xml:space="preserve">    intArray[index] = pApplyFunc(intArray[index]);</w:t>
      </w:r>
    </w:p>
    <w:p w14:paraId="5E089B93" w14:textId="77777777" w:rsidR="00E80032" w:rsidRPr="00903DBA" w:rsidRDefault="00E80032" w:rsidP="00E80032">
      <w:pPr>
        <w:pStyle w:val="Code"/>
      </w:pPr>
      <w:r w:rsidRPr="00903DBA">
        <w:t xml:space="preserve">  }</w:t>
      </w:r>
    </w:p>
    <w:p w14:paraId="0B453E42" w14:textId="77777777" w:rsidR="00E80032" w:rsidRPr="00903DBA" w:rsidRDefault="00E80032" w:rsidP="00E80032">
      <w:pPr>
        <w:pStyle w:val="Code"/>
      </w:pPr>
      <w:r w:rsidRPr="00903DBA">
        <w:t>}</w:t>
      </w:r>
    </w:p>
    <w:p w14:paraId="7A721402" w14:textId="0B3DD4EC" w:rsidR="00E80032" w:rsidRPr="00903DBA" w:rsidRDefault="00E80032" w:rsidP="00E80032">
      <w:r w:rsidRPr="00903DBA">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903DBA">
        <w:t>definition</w:t>
      </w:r>
      <w:r w:rsidRPr="00903DBA">
        <w:t xml:space="preserve">s are (by </w:t>
      </w:r>
      <w:r w:rsidR="00C37108" w:rsidRPr="00903DBA">
        <w:t>definition</w:t>
      </w:r>
      <w:r w:rsidRPr="00903DBA">
        <w:t>) equivalent. This gives that the function must have an extra integer parameter stating the array size.</w:t>
      </w:r>
    </w:p>
    <w:p w14:paraId="05768D1D" w14:textId="77777777" w:rsidR="00E80032" w:rsidRPr="00903DBA" w:rsidRDefault="00E80032" w:rsidP="00E80032">
      <w:pPr>
        <w:pStyle w:val="Code"/>
      </w:pPr>
      <w:r w:rsidRPr="00903DBA">
        <w:t>void PrintArray(int intArray[], int arraySize) {</w:t>
      </w:r>
    </w:p>
    <w:p w14:paraId="301032BB" w14:textId="77777777" w:rsidR="00E80032" w:rsidRPr="00903DBA" w:rsidRDefault="00E80032" w:rsidP="00E80032">
      <w:pPr>
        <w:pStyle w:val="Code"/>
      </w:pPr>
      <w:r w:rsidRPr="00903DBA">
        <w:t xml:space="preserve">  // ...</w:t>
      </w:r>
    </w:p>
    <w:p w14:paraId="7876F550" w14:textId="77777777" w:rsidR="00E80032" w:rsidRPr="00903DBA" w:rsidRDefault="00E80032" w:rsidP="00E80032">
      <w:pPr>
        <w:pStyle w:val="Code"/>
      </w:pPr>
      <w:r w:rsidRPr="00903DBA">
        <w:t>}</w:t>
      </w:r>
    </w:p>
    <w:p w14:paraId="06AE05E9" w14:textId="77777777" w:rsidR="00E80032" w:rsidRPr="00903DBA" w:rsidRDefault="00E80032" w:rsidP="00E80032">
      <w:pPr>
        <w:pStyle w:val="Code"/>
      </w:pPr>
    </w:p>
    <w:p w14:paraId="5D257B42" w14:textId="77777777" w:rsidR="00E80032" w:rsidRPr="00903DBA" w:rsidRDefault="00E80032" w:rsidP="00E80032">
      <w:pPr>
        <w:pStyle w:val="Code"/>
      </w:pPr>
      <w:r w:rsidRPr="00903DBA">
        <w:t>void PrintArray(int* intArray, int arraySize) {</w:t>
      </w:r>
    </w:p>
    <w:p w14:paraId="01F674FD" w14:textId="77777777" w:rsidR="00E80032" w:rsidRPr="00903DBA" w:rsidRDefault="00E80032" w:rsidP="00E80032">
      <w:pPr>
        <w:pStyle w:val="Code"/>
      </w:pPr>
      <w:r w:rsidRPr="00903DBA">
        <w:t xml:space="preserve">  // ...</w:t>
      </w:r>
    </w:p>
    <w:p w14:paraId="66F2B180" w14:textId="77777777" w:rsidR="00E80032" w:rsidRPr="00903DBA" w:rsidRDefault="00E80032" w:rsidP="00E80032">
      <w:pPr>
        <w:pStyle w:val="Code"/>
      </w:pPr>
      <w:r w:rsidRPr="00903DBA">
        <w:t>}</w:t>
      </w:r>
    </w:p>
    <w:p w14:paraId="0790600F" w14:textId="57245D5E" w:rsidR="00E80032" w:rsidRPr="00903DBA" w:rsidRDefault="00E80032" w:rsidP="007C7CB2">
      <w:pPr>
        <w:pStyle w:val="Rubrik2"/>
      </w:pPr>
      <w:bookmarkStart w:id="793" w:name="_Toc320485611"/>
      <w:bookmarkStart w:id="794" w:name="_Toc323656723"/>
      <w:bookmarkStart w:id="795" w:name="_Toc324085461"/>
      <w:bookmarkStart w:id="796" w:name="_Toc383781113"/>
      <w:bookmarkStart w:id="797" w:name="_Ref383865210"/>
      <w:bookmarkStart w:id="798" w:name="_Toc57656222"/>
      <w:r w:rsidRPr="00903DBA">
        <w:t>Structures and Linked Lists</w:t>
      </w:r>
      <w:bookmarkEnd w:id="793"/>
      <w:bookmarkEnd w:id="794"/>
      <w:bookmarkEnd w:id="795"/>
      <w:bookmarkEnd w:id="796"/>
      <w:bookmarkEnd w:id="797"/>
      <w:bookmarkEnd w:id="798"/>
    </w:p>
    <w:p w14:paraId="48C1E0C9" w14:textId="5E80A53C" w:rsidR="00E80032" w:rsidRPr="00903DBA" w:rsidRDefault="00E80032" w:rsidP="00E65FE6">
      <w:pPr>
        <w:pStyle w:val="CodeHeader"/>
      </w:pPr>
      <w:r w:rsidRPr="00903DBA">
        <w:t xml:space="preserve">A </w:t>
      </w:r>
      <w:r w:rsidRPr="00E65FE6">
        <w:rPr>
          <w:rStyle w:val="CodeInText"/>
        </w:rPr>
        <w:t>struct</w:t>
      </w:r>
      <w:r w:rsidRPr="00903DBA">
        <w:t xml:space="preserve"> is a compound type. </w:t>
      </w:r>
      <w:r w:rsidR="00A530E9" w:rsidRPr="00903DBA">
        <w:t>Like</w:t>
      </w:r>
      <w:r w:rsidRPr="00903DBA">
        <w:t xml:space="preserve"> arrays, it holds several values, called </w:t>
      </w:r>
      <w:r w:rsidRPr="00E17FD3">
        <w:rPr>
          <w:rStyle w:val="KeyWord0"/>
        </w:rPr>
        <w:t>fields</w:t>
      </w:r>
      <w:r w:rsidRPr="00903DBA">
        <w:t>. However, in contrast to arrays, the values can hold different types.</w:t>
      </w:r>
    </w:p>
    <w:p w14:paraId="50D967D8" w14:textId="53F07E15" w:rsidR="00E80032" w:rsidRPr="00903DBA" w:rsidRDefault="00E80032" w:rsidP="00E80032">
      <w:r w:rsidRPr="00903DBA">
        <w:t xml:space="preserve">A pointer may point at a </w:t>
      </w:r>
      <w:r w:rsidR="007B180A" w:rsidRPr="00903DBA">
        <w:t>struct</w:t>
      </w:r>
      <w:r w:rsidRPr="00903DBA">
        <w:t xml:space="preserve"> value as well as a simple value, and a </w:t>
      </w:r>
      <w:r w:rsidR="005A26A4" w:rsidRPr="00903DBA">
        <w:t xml:space="preserve">struct </w:t>
      </w:r>
      <w:r w:rsidRPr="00903DBA">
        <w:t xml:space="preserve">may have a pointer to another </w:t>
      </w:r>
      <w:r w:rsidR="005A26A4" w:rsidRPr="00903DBA">
        <w:t xml:space="preserve">struct </w:t>
      </w:r>
      <w:r w:rsidRPr="00903DBA">
        <w:t xml:space="preserve">value as a field, which in turn points at another </w:t>
      </w:r>
      <w:r w:rsidR="005A26A4" w:rsidRPr="00903DBA">
        <w:t xml:space="preserve">struct </w:t>
      </w:r>
      <w:r w:rsidRPr="00903DBA">
        <w:t>value</w:t>
      </w:r>
      <w:r w:rsidR="005A26A4" w:rsidRPr="00903DBA">
        <w:t>,</w:t>
      </w:r>
      <w:r w:rsidRPr="00903DBA">
        <w:t xml:space="preserve"> and so one. In this way, a </w:t>
      </w:r>
      <w:r w:rsidRPr="00E17FD3">
        <w:rPr>
          <w:rStyle w:val="KeyWord0"/>
        </w:rPr>
        <w:t>linked</w:t>
      </w:r>
      <w:r w:rsidRPr="00903DBA">
        <w:rPr>
          <w:rStyle w:val="Italic"/>
        </w:rPr>
        <w:t xml:space="preserve"> </w:t>
      </w:r>
      <w:r w:rsidRPr="00E17FD3">
        <w:rPr>
          <w:rStyle w:val="KeyWord0"/>
        </w:rPr>
        <w:t>list</w:t>
      </w:r>
      <w:r w:rsidRPr="00903DBA">
        <w:t xml:space="preserve"> can be constructed. The list must end eventually, so the last pointer points at null. A pointer to the next cell in the list is called a </w:t>
      </w:r>
      <w:r w:rsidRPr="00E17FD3">
        <w:rPr>
          <w:rStyle w:val="KeyWord0"/>
        </w:rPr>
        <w:t>link</w:t>
      </w:r>
      <w:r w:rsidRPr="00903DBA">
        <w:t>.</w:t>
      </w:r>
    </w:p>
    <w:p w14:paraId="3F71A7BB" w14:textId="77777777" w:rsidR="00E80032" w:rsidRPr="00903DBA" w:rsidRDefault="00E80032" w:rsidP="00E80032">
      <w:pPr>
        <w:pStyle w:val="Code"/>
      </w:pPr>
      <w:r w:rsidRPr="00903DBA">
        <w:t>struct Cell {</w:t>
      </w:r>
    </w:p>
    <w:p w14:paraId="063C77BF" w14:textId="77777777" w:rsidR="00E80032" w:rsidRPr="00903DBA" w:rsidRDefault="00E80032" w:rsidP="00E80032">
      <w:pPr>
        <w:pStyle w:val="Code"/>
      </w:pPr>
      <w:r w:rsidRPr="00903DBA">
        <w:t xml:space="preserve">  int value;</w:t>
      </w:r>
    </w:p>
    <w:p w14:paraId="58CA8073" w14:textId="77777777" w:rsidR="00E80032" w:rsidRPr="00903DBA" w:rsidRDefault="00E80032" w:rsidP="00E80032">
      <w:pPr>
        <w:pStyle w:val="Code"/>
      </w:pPr>
      <w:r w:rsidRPr="00903DBA">
        <w:t xml:space="preserve">  struct Cell* nextPtr;</w:t>
      </w:r>
    </w:p>
    <w:p w14:paraId="6BAEA01B" w14:textId="77777777" w:rsidR="00E80032" w:rsidRPr="00903DBA" w:rsidRDefault="00E80032" w:rsidP="00E80032">
      <w:pPr>
        <w:pStyle w:val="Code"/>
      </w:pPr>
      <w:r w:rsidRPr="00903DBA">
        <w:t>};</w:t>
      </w:r>
    </w:p>
    <w:p w14:paraId="25410DF7" w14:textId="77777777" w:rsidR="00E80032" w:rsidRPr="00903DBA" w:rsidRDefault="00E80032" w:rsidP="00E80032">
      <w:pPr>
        <w:pStyle w:val="Code"/>
      </w:pPr>
    </w:p>
    <w:p w14:paraId="4BC194C5" w14:textId="77777777" w:rsidR="00E80032" w:rsidRPr="00903DBA" w:rsidRDefault="00E80032" w:rsidP="00E80032">
      <w:pPr>
        <w:pStyle w:val="Code"/>
      </w:pPr>
      <w:r w:rsidRPr="00903DBA">
        <w:t>struct Cell cell3 = {3, NULL};</w:t>
      </w:r>
    </w:p>
    <w:p w14:paraId="5C7533D0" w14:textId="77777777" w:rsidR="00E80032" w:rsidRPr="00903DBA" w:rsidRDefault="00E80032" w:rsidP="00E80032">
      <w:pPr>
        <w:pStyle w:val="Code"/>
      </w:pPr>
      <w:r w:rsidRPr="00903DBA">
        <w:t>struct Cell cell2 = {2, &amp;cell3};</w:t>
      </w:r>
    </w:p>
    <w:p w14:paraId="1751A222" w14:textId="77777777" w:rsidR="00E80032" w:rsidRPr="00903DBA" w:rsidRDefault="00E80032" w:rsidP="00E80032">
      <w:pPr>
        <w:pStyle w:val="Code"/>
      </w:pPr>
      <w:r w:rsidRPr="00903DBA">
        <w:t>struct Cell cell1 = {1, &amp;cell2};</w:t>
      </w:r>
    </w:p>
    <w:p w14:paraId="31C5B796" w14:textId="77777777" w:rsidR="00E80032" w:rsidRPr="00903DBA" w:rsidRDefault="00E80032" w:rsidP="00E80032">
      <w:r w:rsidRPr="00903DBA">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BB4D00" w:rsidRPr="003F7CF1" w:rsidRDefault="00BB4D0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BB4D00" w:rsidRPr="003F7CF1" w:rsidRDefault="00BB4D0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BB4D00" w:rsidRPr="003F7CF1" w:rsidRDefault="00BB4D0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BB4D00" w:rsidRPr="003F7CF1" w:rsidRDefault="00BB4D0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BB4D00" w:rsidRPr="003F7CF1" w:rsidRDefault="00BB4D0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BB4D00" w:rsidRPr="003F7CF1" w:rsidRDefault="00BB4D0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BB4D00" w:rsidRPr="003F7CF1" w:rsidRDefault="00BB4D0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BB4D00" w:rsidRPr="003F7CF1" w:rsidRDefault="00BB4D0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BB4D00" w:rsidRPr="003F7CF1" w:rsidRDefault="00BB4D0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BB4D00" w:rsidRPr="003F7CF1" w:rsidRDefault="00BB4D0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BB4D00" w:rsidRPr="003F7CF1" w:rsidRDefault="00BB4D0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BB4D00" w:rsidRPr="003F7CF1" w:rsidRDefault="00BB4D0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BB4D00" w:rsidRPr="003F7CF1" w:rsidRDefault="00BB4D0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BB4D00" w:rsidRPr="003F7CF1" w:rsidRDefault="00BB4D00"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BB4D00" w:rsidRPr="003F7CF1" w:rsidRDefault="00BB4D00"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BB4D00" w:rsidRPr="003F7CF1" w:rsidRDefault="00BB4D00"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BB4D00" w:rsidRPr="003F7CF1" w:rsidRDefault="00BB4D00"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BB4D00" w:rsidRPr="003F7CF1" w:rsidRDefault="00BB4D00"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BB4D00" w:rsidRPr="003F7CF1" w:rsidRDefault="00BB4D00"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BB4D00" w:rsidRPr="003F7CF1" w:rsidRDefault="00BB4D00"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BB4D00" w:rsidRPr="003F7CF1" w:rsidRDefault="00BB4D00"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BB4D00" w:rsidRPr="003F7CF1" w:rsidRDefault="00BB4D00"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BB4D00" w:rsidRPr="003F7CF1" w:rsidRDefault="00BB4D00"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BB4D00" w:rsidRPr="003F7CF1" w:rsidRDefault="00BB4D00"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BB4D00" w:rsidRPr="003F7CF1" w:rsidRDefault="00BB4D00"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BB4D00" w:rsidRPr="003F7CF1" w:rsidRDefault="00BB4D00"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903DBA" w:rsidRDefault="00E80032" w:rsidP="007C7CB2">
      <w:pPr>
        <w:pStyle w:val="Rubrik3"/>
      </w:pPr>
      <w:bookmarkStart w:id="799" w:name="_Toc320485612"/>
      <w:bookmarkStart w:id="800" w:name="_Toc323656724"/>
      <w:bookmarkStart w:id="801" w:name="_Toc324085462"/>
      <w:bookmarkStart w:id="802" w:name="_Toc383781114"/>
      <w:bookmarkStart w:id="803" w:name="_Toc57656223"/>
      <w:r w:rsidRPr="00903DBA">
        <w:t>Stacks and Linked Lists</w:t>
      </w:r>
      <w:bookmarkEnd w:id="799"/>
      <w:bookmarkEnd w:id="800"/>
      <w:bookmarkEnd w:id="801"/>
      <w:bookmarkEnd w:id="802"/>
      <w:bookmarkEnd w:id="803"/>
    </w:p>
    <w:p w14:paraId="49CD4C6A" w14:textId="77777777" w:rsidR="00E80032" w:rsidRPr="00903DBA" w:rsidRDefault="00E80032" w:rsidP="00E65FE6">
      <w:pPr>
        <w:pStyle w:val="CodeHeader"/>
      </w:pPr>
      <w:r w:rsidRPr="00903DBA">
        <w:t xml:space="preserve">A </w:t>
      </w:r>
      <w:r w:rsidRPr="00E17FD3">
        <w:rPr>
          <w:rStyle w:val="KeyWord0"/>
        </w:rPr>
        <w:t>stack</w:t>
      </w:r>
      <w:r w:rsidRPr="00903DBA">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65FE6">
        <w:t>push</w:t>
      </w:r>
      <w:r w:rsidRPr="00903DBA">
        <w:t xml:space="preserve"> and the function removing it is called </w:t>
      </w:r>
      <w:r w:rsidRPr="00E65FE6">
        <w:t>pop</w:t>
      </w:r>
      <w:r w:rsidRPr="00903DBA">
        <w:t xml:space="preserve">. Let us say that we push our stack three times with the values </w:t>
      </w:r>
      <w:r w:rsidRPr="00E65FE6">
        <w:t>1</w:t>
      </w:r>
      <w:r w:rsidRPr="00903DBA">
        <w:t xml:space="preserve">, </w:t>
      </w:r>
      <w:r w:rsidRPr="00E65FE6">
        <w:t>2</w:t>
      </w:r>
      <w:r w:rsidRPr="00903DBA">
        <w:t xml:space="preserve">, and </w:t>
      </w:r>
      <w:r w:rsidRPr="00E65FE6">
        <w:t>3</w:t>
      </w:r>
      <w:r w:rsidRPr="00903DBA">
        <w:t xml:space="preserve">. Then we can only access the topmost value, </w:t>
      </w:r>
      <w:r w:rsidRPr="00E65FE6">
        <w:t>3</w:t>
      </w:r>
      <w:r w:rsidRPr="00903DBA">
        <w:t xml:space="preserve">, and not the two below, </w:t>
      </w:r>
      <w:r w:rsidRPr="00E65FE6">
        <w:t>1</w:t>
      </w:r>
      <w:r w:rsidRPr="00903DBA">
        <w:t xml:space="preserve"> or </w:t>
      </w:r>
      <w:r w:rsidRPr="00E65FE6">
        <w:rPr>
          <w:rStyle w:val="CodeInText"/>
        </w:rPr>
        <w:t>2</w:t>
      </w:r>
      <w:r w:rsidRPr="00903DBA">
        <w:t>.</w:t>
      </w:r>
    </w:p>
    <w:p w14:paraId="63F958CB" w14:textId="77777777" w:rsidR="00E80032" w:rsidRPr="00903DBA" w:rsidRDefault="00E80032" w:rsidP="00E80032">
      <w:pPr>
        <w:rPr>
          <w:szCs w:val="21"/>
        </w:rPr>
      </w:pPr>
      <w:r w:rsidRPr="00903DBA">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BB4D00" w:rsidRPr="003F7CF1" w:rsidRDefault="00BB4D0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BB4D00" w:rsidRPr="003F7CF1" w:rsidRDefault="00BB4D0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BB4D00" w:rsidRPr="003F7CF1" w:rsidRDefault="00BB4D0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BB4D00" w:rsidRPr="003F7CF1" w:rsidRDefault="00BB4D00" w:rsidP="00E80032">
                              <w:pPr>
                                <w:pStyle w:val="SourceCodeBoxText"/>
                                <w:rPr>
                                  <w:sz w:val="19"/>
                                  <w:szCs w:val="19"/>
                                  <w:lang w:val="en-US"/>
                                </w:rPr>
                              </w:pPr>
                              <w:r w:rsidRPr="003F7CF1">
                                <w:rPr>
                                  <w:sz w:val="19"/>
                                  <w:szCs w:val="19"/>
                                  <w:lang w:val="en-US"/>
                                </w:rPr>
                                <w:t>push 1</w:t>
                              </w:r>
                            </w:p>
                            <w:p w14:paraId="3C159322" w14:textId="77777777" w:rsidR="00BB4D00" w:rsidRPr="003F7CF1" w:rsidRDefault="00BB4D00" w:rsidP="00E80032">
                              <w:pPr>
                                <w:pStyle w:val="SourceCodeBoxText"/>
                                <w:rPr>
                                  <w:sz w:val="19"/>
                                  <w:szCs w:val="19"/>
                                  <w:lang w:val="en-US"/>
                                </w:rPr>
                              </w:pPr>
                              <w:r w:rsidRPr="003F7CF1">
                                <w:rPr>
                                  <w:sz w:val="19"/>
                                  <w:szCs w:val="19"/>
                                  <w:lang w:val="en-US"/>
                                </w:rPr>
                                <w:t>push 2</w:t>
                              </w:r>
                            </w:p>
                            <w:p w14:paraId="22BA48C9" w14:textId="77777777" w:rsidR="00BB4D00" w:rsidRPr="003F7CF1" w:rsidRDefault="00BB4D00" w:rsidP="00E80032">
                              <w:pPr>
                                <w:pStyle w:val="SourceCodeBoxText"/>
                                <w:rPr>
                                  <w:sz w:val="19"/>
                                  <w:szCs w:val="19"/>
                                  <w:lang w:val="en-US"/>
                                </w:rPr>
                              </w:pPr>
                              <w:r w:rsidRPr="003F7CF1">
                                <w:rPr>
                                  <w:sz w:val="19"/>
                                  <w:szCs w:val="19"/>
                                  <w:lang w:val="en-US"/>
                                </w:rPr>
                                <w:t>push 3</w:t>
                              </w:r>
                            </w:p>
                            <w:p w14:paraId="5F86FACB" w14:textId="77777777" w:rsidR="00BB4D00" w:rsidRPr="003F7CF1" w:rsidRDefault="00BB4D00"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BB4D00" w:rsidRPr="003F7CF1" w:rsidRDefault="00BB4D00"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BB4D00" w:rsidRPr="003F7CF1" w:rsidRDefault="00BB4D00"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BB4D00" w:rsidRPr="003F7CF1" w:rsidRDefault="00BB4D00"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BB4D00" w:rsidRPr="003F7CF1" w:rsidRDefault="00BB4D00" w:rsidP="00E80032">
                        <w:pPr>
                          <w:pStyle w:val="SourceCodeBoxText"/>
                          <w:rPr>
                            <w:sz w:val="19"/>
                            <w:szCs w:val="19"/>
                            <w:lang w:val="en-US"/>
                          </w:rPr>
                        </w:pPr>
                        <w:r w:rsidRPr="003F7CF1">
                          <w:rPr>
                            <w:sz w:val="19"/>
                            <w:szCs w:val="19"/>
                            <w:lang w:val="en-US"/>
                          </w:rPr>
                          <w:t>push 1</w:t>
                        </w:r>
                      </w:p>
                      <w:p w14:paraId="3C159322" w14:textId="77777777" w:rsidR="00BB4D00" w:rsidRPr="003F7CF1" w:rsidRDefault="00BB4D00" w:rsidP="00E80032">
                        <w:pPr>
                          <w:pStyle w:val="SourceCodeBoxText"/>
                          <w:rPr>
                            <w:sz w:val="19"/>
                            <w:szCs w:val="19"/>
                            <w:lang w:val="en-US"/>
                          </w:rPr>
                        </w:pPr>
                        <w:r w:rsidRPr="003F7CF1">
                          <w:rPr>
                            <w:sz w:val="19"/>
                            <w:szCs w:val="19"/>
                            <w:lang w:val="en-US"/>
                          </w:rPr>
                          <w:t>push 2</w:t>
                        </w:r>
                      </w:p>
                      <w:p w14:paraId="22BA48C9" w14:textId="77777777" w:rsidR="00BB4D00" w:rsidRPr="003F7CF1" w:rsidRDefault="00BB4D00" w:rsidP="00E80032">
                        <w:pPr>
                          <w:pStyle w:val="SourceCodeBoxText"/>
                          <w:rPr>
                            <w:sz w:val="19"/>
                            <w:szCs w:val="19"/>
                            <w:lang w:val="en-US"/>
                          </w:rPr>
                        </w:pPr>
                        <w:r w:rsidRPr="003F7CF1">
                          <w:rPr>
                            <w:sz w:val="19"/>
                            <w:szCs w:val="19"/>
                            <w:lang w:val="en-US"/>
                          </w:rPr>
                          <w:t>push 3</w:t>
                        </w:r>
                      </w:p>
                      <w:p w14:paraId="5F86FACB" w14:textId="77777777" w:rsidR="00BB4D00" w:rsidRPr="003F7CF1" w:rsidRDefault="00BB4D00" w:rsidP="00E80032">
                        <w:pPr>
                          <w:pStyle w:val="SourceCodeBoxText"/>
                          <w:rPr>
                            <w:sz w:val="19"/>
                            <w:szCs w:val="19"/>
                            <w:lang w:val="en-US"/>
                          </w:rPr>
                        </w:pPr>
                      </w:p>
                    </w:txbxContent>
                  </v:textbox>
                </v:rect>
                <w10:anchorlock/>
              </v:group>
            </w:pict>
          </mc:Fallback>
        </mc:AlternateContent>
      </w:r>
    </w:p>
    <w:p w14:paraId="6FD05F3A" w14:textId="77777777" w:rsidR="00E80032" w:rsidRPr="00903DBA" w:rsidRDefault="00E80032" w:rsidP="00E65FE6">
      <w:pPr>
        <w:pStyle w:val="CodeHeader"/>
      </w:pPr>
      <w:r w:rsidRPr="00903DBA">
        <w:t>Cell.h</w:t>
      </w:r>
    </w:p>
    <w:p w14:paraId="27E21B19" w14:textId="77777777" w:rsidR="00E80032" w:rsidRPr="00903DBA" w:rsidRDefault="00E80032" w:rsidP="00E80032">
      <w:pPr>
        <w:pStyle w:val="Code"/>
      </w:pPr>
      <w:r w:rsidRPr="00903DBA">
        <w:t>struct Cell {</w:t>
      </w:r>
      <w:r w:rsidRPr="00903DBA">
        <w:cr/>
        <w:t xml:space="preserve">  int m_value;</w:t>
      </w:r>
    </w:p>
    <w:p w14:paraId="28365EA2" w14:textId="77777777" w:rsidR="00E80032" w:rsidRPr="00903DBA" w:rsidRDefault="00E80032" w:rsidP="00E80032">
      <w:pPr>
        <w:pStyle w:val="Code"/>
      </w:pPr>
      <w:r w:rsidRPr="00903DBA">
        <w:t xml:space="preserve">  struct Cell* m_nextPtr;</w:t>
      </w:r>
    </w:p>
    <w:p w14:paraId="48D92A71" w14:textId="77777777" w:rsidR="00E80032" w:rsidRPr="00903DBA" w:rsidRDefault="00E80032" w:rsidP="00E80032">
      <w:pPr>
        <w:pStyle w:val="Code"/>
      </w:pPr>
      <w:r w:rsidRPr="00903DBA">
        <w:t>};</w:t>
      </w:r>
    </w:p>
    <w:p w14:paraId="4E3E16BA" w14:textId="77777777" w:rsidR="00E80032" w:rsidRPr="00903DBA" w:rsidRDefault="00E80032" w:rsidP="00E80032">
      <w:pPr>
        <w:pStyle w:val="Code"/>
      </w:pPr>
    </w:p>
    <w:p w14:paraId="3EFACA11" w14:textId="77777777" w:rsidR="00E80032" w:rsidRPr="00903DBA" w:rsidRDefault="00E80032" w:rsidP="00E80032">
      <w:pPr>
        <w:pStyle w:val="Code"/>
      </w:pPr>
      <w:r w:rsidRPr="00903DBA">
        <w:t>typedef struct Cell CELL;</w:t>
      </w:r>
    </w:p>
    <w:p w14:paraId="3626C89D" w14:textId="77777777" w:rsidR="00E80032" w:rsidRPr="00903DBA" w:rsidRDefault="00E80032" w:rsidP="00E80032">
      <w:pPr>
        <w:pStyle w:val="Code"/>
      </w:pPr>
    </w:p>
    <w:p w14:paraId="08EB1218" w14:textId="4ABB3607" w:rsidR="00E80032" w:rsidRPr="00903DBA" w:rsidRDefault="00E80032" w:rsidP="00E80032">
      <w:pPr>
        <w:pStyle w:val="Code"/>
      </w:pPr>
      <w:r w:rsidRPr="00903DBA">
        <w:t>void Cell</w:t>
      </w:r>
      <w:r w:rsidR="002F35C1" w:rsidRPr="00903DBA">
        <w:t>Initializer</w:t>
      </w:r>
      <w:r w:rsidRPr="00903DBA">
        <w:t>(CELL* cellPtr, int value, CELL* nextPtr);</w:t>
      </w:r>
    </w:p>
    <w:p w14:paraId="3D21DB24" w14:textId="77777777" w:rsidR="00E80032" w:rsidRPr="00903DBA" w:rsidRDefault="00E80032" w:rsidP="00E80032">
      <w:pPr>
        <w:pStyle w:val="Code"/>
      </w:pPr>
      <w:r w:rsidRPr="00903DBA">
        <w:t>void CellSetValue(CELL* cellPtr, int value);</w:t>
      </w:r>
    </w:p>
    <w:p w14:paraId="56E0C54D" w14:textId="77777777" w:rsidR="00E80032" w:rsidRPr="00903DBA" w:rsidRDefault="00E80032" w:rsidP="00E80032">
      <w:pPr>
        <w:pStyle w:val="Code"/>
      </w:pPr>
      <w:r w:rsidRPr="00903DBA">
        <w:t>int CellGetValue(CELL* cellPtr);</w:t>
      </w:r>
    </w:p>
    <w:p w14:paraId="07FDF0EB" w14:textId="77777777" w:rsidR="00E80032" w:rsidRPr="00903DBA" w:rsidRDefault="00E80032" w:rsidP="00E80032">
      <w:pPr>
        <w:pStyle w:val="Code"/>
      </w:pPr>
      <w:r w:rsidRPr="00903DBA">
        <w:t>void CellSetNext(CELL* cellPtr, CELL* nextPtr);</w:t>
      </w:r>
    </w:p>
    <w:p w14:paraId="341027F6" w14:textId="77777777" w:rsidR="00E80032" w:rsidRPr="00903DBA" w:rsidRDefault="00E80032" w:rsidP="00E80032">
      <w:pPr>
        <w:pStyle w:val="Code"/>
      </w:pPr>
      <w:r w:rsidRPr="00903DBA">
        <w:t>CELL* CellGetNext(CELL* cellPtr);</w:t>
      </w:r>
    </w:p>
    <w:p w14:paraId="6AD9D1DF" w14:textId="77777777" w:rsidR="00E80032" w:rsidRPr="00903DBA" w:rsidRDefault="00E80032" w:rsidP="00E65FE6">
      <w:pPr>
        <w:pStyle w:val="CodeHeader"/>
      </w:pPr>
      <w:r w:rsidRPr="00903DBA">
        <w:t>Cell.c</w:t>
      </w:r>
    </w:p>
    <w:p w14:paraId="4155391E" w14:textId="05854D3B" w:rsidR="00E80032" w:rsidRPr="00903DBA" w:rsidRDefault="00E80032" w:rsidP="00E80032">
      <w:pPr>
        <w:pStyle w:val="Code"/>
      </w:pPr>
      <w:r w:rsidRPr="00903DBA">
        <w:t>#include "</w:t>
      </w:r>
      <w:r w:rsidR="00AA0A7A" w:rsidRPr="00903DBA">
        <w:t>c</w:t>
      </w:r>
      <w:r w:rsidRPr="00903DBA">
        <w:t>ell.h"</w:t>
      </w:r>
    </w:p>
    <w:p w14:paraId="7D7D1D52" w14:textId="77777777" w:rsidR="00E80032" w:rsidRPr="00903DBA" w:rsidRDefault="00E80032" w:rsidP="00E80032">
      <w:pPr>
        <w:pStyle w:val="Code"/>
      </w:pPr>
    </w:p>
    <w:p w14:paraId="43DAC26F" w14:textId="2C1F012C" w:rsidR="00E80032" w:rsidRPr="00903DBA" w:rsidRDefault="00E80032" w:rsidP="00E80032">
      <w:pPr>
        <w:pStyle w:val="Code"/>
      </w:pPr>
      <w:r w:rsidRPr="00903DBA">
        <w:t>void Cell</w:t>
      </w:r>
      <w:r w:rsidR="002F35C1" w:rsidRPr="00903DBA">
        <w:t>Initializer</w:t>
      </w:r>
      <w:r w:rsidRPr="00903DBA">
        <w:t>(CELL* cellPtr, int value, CELL* nextPtr) {</w:t>
      </w:r>
    </w:p>
    <w:p w14:paraId="3A61E8AD" w14:textId="77777777" w:rsidR="00E80032" w:rsidRPr="00903DBA" w:rsidRDefault="00E80032" w:rsidP="00E80032">
      <w:pPr>
        <w:pStyle w:val="Code"/>
      </w:pPr>
      <w:r w:rsidRPr="00903DBA">
        <w:t xml:space="preserve">  cellPtr-&gt;m_value = value;</w:t>
      </w:r>
    </w:p>
    <w:p w14:paraId="59281235" w14:textId="77777777" w:rsidR="00E80032" w:rsidRPr="00903DBA" w:rsidRDefault="00E80032" w:rsidP="00E80032">
      <w:pPr>
        <w:pStyle w:val="Code"/>
      </w:pPr>
      <w:r w:rsidRPr="00903DBA">
        <w:t xml:space="preserve">  cellPtr-&gt;m_nextPtr = nextPtr;</w:t>
      </w:r>
    </w:p>
    <w:p w14:paraId="714F6187" w14:textId="77777777" w:rsidR="00E80032" w:rsidRPr="00903DBA" w:rsidRDefault="00E80032" w:rsidP="00E80032">
      <w:pPr>
        <w:pStyle w:val="Code"/>
      </w:pPr>
      <w:r w:rsidRPr="00903DBA">
        <w:t>}</w:t>
      </w:r>
    </w:p>
    <w:p w14:paraId="0D5D75ED" w14:textId="77777777" w:rsidR="00E80032" w:rsidRPr="00903DBA" w:rsidRDefault="00E80032" w:rsidP="00E80032">
      <w:pPr>
        <w:pStyle w:val="Code"/>
      </w:pPr>
    </w:p>
    <w:p w14:paraId="5581BE91" w14:textId="77777777" w:rsidR="00E80032" w:rsidRPr="00903DBA" w:rsidRDefault="00E80032" w:rsidP="00E80032">
      <w:pPr>
        <w:pStyle w:val="Code"/>
      </w:pPr>
      <w:r w:rsidRPr="00903DBA">
        <w:t>void CellSetValue(CELL* cellPtr, int value) {</w:t>
      </w:r>
    </w:p>
    <w:p w14:paraId="6D78A6BA" w14:textId="77777777" w:rsidR="00E80032" w:rsidRPr="00903DBA" w:rsidRDefault="00E80032" w:rsidP="00E80032">
      <w:pPr>
        <w:pStyle w:val="Code"/>
      </w:pPr>
      <w:r w:rsidRPr="00903DBA">
        <w:t xml:space="preserve">  cellPtr-&gt;m_value = value;</w:t>
      </w:r>
    </w:p>
    <w:p w14:paraId="48A1168B" w14:textId="77777777" w:rsidR="00E80032" w:rsidRPr="00903DBA" w:rsidRDefault="00E80032" w:rsidP="00E80032">
      <w:pPr>
        <w:pStyle w:val="Code"/>
      </w:pPr>
      <w:r w:rsidRPr="00903DBA">
        <w:t>}</w:t>
      </w:r>
    </w:p>
    <w:p w14:paraId="66EABEC4" w14:textId="77777777" w:rsidR="00E80032" w:rsidRPr="00903DBA" w:rsidRDefault="00E80032" w:rsidP="00E80032">
      <w:pPr>
        <w:pStyle w:val="Code"/>
      </w:pPr>
    </w:p>
    <w:p w14:paraId="56A55119" w14:textId="77777777" w:rsidR="00E80032" w:rsidRPr="00903DBA" w:rsidRDefault="00E80032" w:rsidP="00E80032">
      <w:pPr>
        <w:pStyle w:val="Code"/>
      </w:pPr>
      <w:r w:rsidRPr="00903DBA">
        <w:t>int CellGetValue(CELL* cellPtr) {</w:t>
      </w:r>
    </w:p>
    <w:p w14:paraId="1F251B81" w14:textId="77777777" w:rsidR="00E80032" w:rsidRPr="00903DBA" w:rsidRDefault="00E80032" w:rsidP="00E80032">
      <w:pPr>
        <w:pStyle w:val="Code"/>
      </w:pPr>
      <w:r w:rsidRPr="00903DBA">
        <w:t xml:space="preserve">  return cellPtr-&gt;m_value;</w:t>
      </w:r>
    </w:p>
    <w:p w14:paraId="6D9CDB28" w14:textId="77777777" w:rsidR="00E80032" w:rsidRPr="00903DBA" w:rsidRDefault="00E80032" w:rsidP="00E80032">
      <w:pPr>
        <w:pStyle w:val="Code"/>
      </w:pPr>
      <w:r w:rsidRPr="00903DBA">
        <w:t>}</w:t>
      </w:r>
    </w:p>
    <w:p w14:paraId="35908FAF" w14:textId="77777777" w:rsidR="00E80032" w:rsidRPr="00903DBA" w:rsidRDefault="00E80032" w:rsidP="00E80032">
      <w:pPr>
        <w:pStyle w:val="Code"/>
      </w:pPr>
    </w:p>
    <w:p w14:paraId="05E4F3AF" w14:textId="77777777" w:rsidR="00E80032" w:rsidRPr="00903DBA" w:rsidRDefault="00E80032" w:rsidP="00E80032">
      <w:pPr>
        <w:pStyle w:val="Code"/>
      </w:pPr>
      <w:r w:rsidRPr="00903DBA">
        <w:t>void CellSetNext(CELL* cellPtr, CELL* nextPtr) {</w:t>
      </w:r>
    </w:p>
    <w:p w14:paraId="3B654283" w14:textId="77777777" w:rsidR="00E80032" w:rsidRPr="00903DBA" w:rsidRDefault="00E80032" w:rsidP="00E80032">
      <w:pPr>
        <w:pStyle w:val="Code"/>
      </w:pPr>
      <w:r w:rsidRPr="00903DBA">
        <w:t xml:space="preserve">  cellPtr-&gt;m_nextPtr = nextPtr;</w:t>
      </w:r>
    </w:p>
    <w:p w14:paraId="36B56F6F" w14:textId="77777777" w:rsidR="00E80032" w:rsidRPr="00903DBA" w:rsidRDefault="00E80032" w:rsidP="00E80032">
      <w:pPr>
        <w:pStyle w:val="Code"/>
      </w:pPr>
      <w:r w:rsidRPr="00903DBA">
        <w:t>}</w:t>
      </w:r>
    </w:p>
    <w:p w14:paraId="6980D8FA" w14:textId="77777777" w:rsidR="00E80032" w:rsidRPr="00903DBA" w:rsidRDefault="00E80032" w:rsidP="00E80032">
      <w:pPr>
        <w:pStyle w:val="Code"/>
      </w:pPr>
    </w:p>
    <w:p w14:paraId="0F10DEFE" w14:textId="77777777" w:rsidR="00E80032" w:rsidRPr="00903DBA" w:rsidRDefault="00E80032" w:rsidP="00E80032">
      <w:pPr>
        <w:pStyle w:val="Code"/>
      </w:pPr>
      <w:r w:rsidRPr="00903DBA">
        <w:t>CELL* CellGetNext(CELL* cellPtr) {</w:t>
      </w:r>
    </w:p>
    <w:p w14:paraId="15476688" w14:textId="77777777" w:rsidR="00E80032" w:rsidRPr="00903DBA" w:rsidRDefault="00E80032" w:rsidP="00E80032">
      <w:pPr>
        <w:pStyle w:val="Code"/>
      </w:pPr>
      <w:r w:rsidRPr="00903DBA">
        <w:t xml:space="preserve">  return cellPtr-&gt;m_nextPtr;</w:t>
      </w:r>
    </w:p>
    <w:p w14:paraId="6F3521FB" w14:textId="77777777" w:rsidR="00E80032" w:rsidRPr="00903DBA" w:rsidRDefault="00E80032" w:rsidP="00E80032">
      <w:pPr>
        <w:pStyle w:val="Code"/>
      </w:pPr>
      <w:r w:rsidRPr="00903DBA">
        <w:t>}</w:t>
      </w:r>
    </w:p>
    <w:p w14:paraId="64658B53" w14:textId="77777777" w:rsidR="00E80032" w:rsidRPr="00903DBA" w:rsidRDefault="00E80032" w:rsidP="00E65FE6">
      <w:pPr>
        <w:pStyle w:val="CodeHeader"/>
      </w:pPr>
      <w:r w:rsidRPr="00903DBA">
        <w:t>Main.c</w:t>
      </w:r>
    </w:p>
    <w:p w14:paraId="269ED3C8" w14:textId="21158AEE" w:rsidR="00E80032" w:rsidRPr="00903DBA" w:rsidRDefault="00E80032" w:rsidP="00E80032">
      <w:pPr>
        <w:pStyle w:val="Code"/>
      </w:pPr>
      <w:r w:rsidRPr="00903DBA">
        <w:t xml:space="preserve">#include </w:t>
      </w:r>
      <w:r w:rsidR="00EF337F" w:rsidRPr="00903DBA">
        <w:t>&lt;stdlib.h&gt;</w:t>
      </w:r>
    </w:p>
    <w:p w14:paraId="362F7753" w14:textId="54D3AC68" w:rsidR="00E80032" w:rsidRPr="00903DBA" w:rsidRDefault="00E80032" w:rsidP="00E80032">
      <w:pPr>
        <w:pStyle w:val="Code"/>
      </w:pPr>
      <w:r w:rsidRPr="00903DBA">
        <w:t>#include "</w:t>
      </w:r>
      <w:r w:rsidR="00AA0A7A" w:rsidRPr="00903DBA">
        <w:t>c</w:t>
      </w:r>
      <w:r w:rsidRPr="00903DBA">
        <w:t>ell.h"</w:t>
      </w:r>
    </w:p>
    <w:p w14:paraId="5601728F" w14:textId="77777777" w:rsidR="00E80032" w:rsidRPr="00903DBA" w:rsidRDefault="00E80032" w:rsidP="00E80032">
      <w:pPr>
        <w:pStyle w:val="Code"/>
      </w:pPr>
    </w:p>
    <w:p w14:paraId="1094B5C3" w14:textId="77777777" w:rsidR="00E80032" w:rsidRPr="00903DBA" w:rsidRDefault="00E80032" w:rsidP="00E80032">
      <w:pPr>
        <w:pStyle w:val="Code"/>
      </w:pPr>
      <w:r w:rsidRPr="00903DBA">
        <w:t>void main() {</w:t>
      </w:r>
    </w:p>
    <w:p w14:paraId="340DBD34" w14:textId="77777777" w:rsidR="00E80032" w:rsidRPr="00903DBA" w:rsidRDefault="00E80032" w:rsidP="00E80032">
      <w:pPr>
        <w:pStyle w:val="Code"/>
      </w:pPr>
      <w:r w:rsidRPr="00903DBA">
        <w:t xml:space="preserve">  CELL* cellPtr1 = malloc(sizeof(CELL));</w:t>
      </w:r>
    </w:p>
    <w:p w14:paraId="0E2032AF" w14:textId="77777777" w:rsidR="00E80032" w:rsidRPr="00903DBA" w:rsidRDefault="00E80032" w:rsidP="00E80032">
      <w:pPr>
        <w:pStyle w:val="Code"/>
      </w:pPr>
      <w:r w:rsidRPr="00903DBA">
        <w:t xml:space="preserve">  CELL* cellPtr2 = malloc(sizeof(CELL));</w:t>
      </w:r>
    </w:p>
    <w:p w14:paraId="04451F4C" w14:textId="77777777" w:rsidR="00E80032" w:rsidRPr="00903DBA" w:rsidRDefault="00E80032" w:rsidP="00E80032">
      <w:pPr>
        <w:pStyle w:val="Code"/>
      </w:pPr>
      <w:r w:rsidRPr="00903DBA">
        <w:t xml:space="preserve">  CELL* cellPtr3 = malloc(sizeof(CELL));</w:t>
      </w:r>
    </w:p>
    <w:p w14:paraId="6ACE512B" w14:textId="77777777" w:rsidR="00E80032" w:rsidRPr="00903DBA" w:rsidRDefault="00E80032" w:rsidP="00E80032">
      <w:pPr>
        <w:pStyle w:val="Code"/>
      </w:pPr>
    </w:p>
    <w:p w14:paraId="080CBF0F" w14:textId="1A598EDD" w:rsidR="00E80032" w:rsidRPr="00903DBA" w:rsidRDefault="00E80032" w:rsidP="00E80032">
      <w:pPr>
        <w:pStyle w:val="Code"/>
      </w:pPr>
      <w:r w:rsidRPr="00903DBA">
        <w:t xml:space="preserve">  Cell</w:t>
      </w:r>
      <w:r w:rsidR="002F35C1" w:rsidRPr="00903DBA">
        <w:t>Initializer</w:t>
      </w:r>
      <w:r w:rsidRPr="00903DBA">
        <w:t>(cellPtr3, 3, NULL);</w:t>
      </w:r>
    </w:p>
    <w:p w14:paraId="6C0A4D3B" w14:textId="086E7058" w:rsidR="00E80032" w:rsidRPr="00903DBA" w:rsidRDefault="00E80032" w:rsidP="00E80032">
      <w:pPr>
        <w:pStyle w:val="Code"/>
      </w:pPr>
      <w:r w:rsidRPr="00903DBA">
        <w:t xml:space="preserve">  Cell</w:t>
      </w:r>
      <w:r w:rsidR="002F35C1" w:rsidRPr="00903DBA">
        <w:t>Initializer</w:t>
      </w:r>
      <w:r w:rsidRPr="00903DBA">
        <w:t>(cellPtr2, 2, cellPtr3);</w:t>
      </w:r>
    </w:p>
    <w:p w14:paraId="6241C5C5" w14:textId="00DCE244" w:rsidR="00E80032" w:rsidRPr="00903DBA" w:rsidRDefault="00E80032" w:rsidP="00E80032">
      <w:pPr>
        <w:pStyle w:val="Code"/>
      </w:pPr>
      <w:r w:rsidRPr="00903DBA">
        <w:t xml:space="preserve">  Cell</w:t>
      </w:r>
      <w:r w:rsidR="002F35C1" w:rsidRPr="00903DBA">
        <w:t>Initializer</w:t>
      </w:r>
      <w:r w:rsidRPr="00903DBA">
        <w:t>(cellPtr1, 1, cellPtr2);</w:t>
      </w:r>
    </w:p>
    <w:p w14:paraId="104D01CB" w14:textId="77777777" w:rsidR="00E80032" w:rsidRPr="00903DBA" w:rsidRDefault="00E80032" w:rsidP="00E80032">
      <w:pPr>
        <w:pStyle w:val="Code"/>
      </w:pPr>
      <w:r w:rsidRPr="00903DBA">
        <w:t>}</w:t>
      </w:r>
    </w:p>
    <w:p w14:paraId="754A7972" w14:textId="4F2F0C31" w:rsidR="00E80032" w:rsidRPr="00903DBA" w:rsidRDefault="00E80032" w:rsidP="00E65FE6">
      <w:pPr>
        <w:pStyle w:val="CodeHeader"/>
      </w:pPr>
      <w:r w:rsidRPr="00903DBA">
        <w:t xml:space="preserve">The following </w:t>
      </w:r>
      <w:r w:rsidR="00F25B86" w:rsidRPr="00903DBA">
        <w:t xml:space="preserve">struct </w:t>
      </w:r>
      <w:r w:rsidRPr="00903DBA">
        <w:t xml:space="preserve">is created by </w:t>
      </w:r>
      <w:r w:rsidRPr="00E65FE6">
        <w:rPr>
          <w:rStyle w:val="CodeInText"/>
        </w:rPr>
        <w:t>main</w:t>
      </w:r>
      <w:r w:rsidRPr="00903DBA">
        <w:t xml:space="preserve"> above.</w:t>
      </w:r>
    </w:p>
    <w:p w14:paraId="45220D2A" w14:textId="77777777" w:rsidR="00E80032" w:rsidRPr="00903DBA" w:rsidRDefault="00E80032" w:rsidP="00E80032">
      <w:pPr>
        <w:rPr>
          <w:szCs w:val="21"/>
        </w:rPr>
      </w:pPr>
      <w:r w:rsidRPr="00903DBA">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BB4D00" w:rsidRPr="003F7CF1" w:rsidRDefault="00BB4D0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BB4D00" w:rsidRPr="003F7CF1" w:rsidRDefault="00BB4D0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BB4D00" w:rsidRPr="003F7CF1" w:rsidRDefault="00BB4D0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BB4D00" w:rsidRPr="003F7CF1" w:rsidRDefault="00BB4D0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BB4D00" w:rsidRPr="003F7CF1" w:rsidRDefault="00BB4D0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BB4D00" w:rsidRPr="003F7CF1" w:rsidRDefault="00BB4D0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BB4D00" w:rsidRPr="003F7CF1" w:rsidRDefault="00BB4D0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BB4D00" w:rsidRPr="003F7CF1" w:rsidRDefault="00BB4D0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BB4D00" w:rsidRPr="003F7CF1" w:rsidRDefault="00BB4D0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BB4D00" w:rsidRPr="003F7CF1" w:rsidRDefault="00BB4D0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BB4D00" w:rsidRPr="003F7CF1" w:rsidRDefault="00BB4D0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BB4D00" w:rsidRPr="003F7CF1" w:rsidRDefault="00BB4D0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BB4D00" w:rsidRPr="003F7CF1" w:rsidRDefault="00BB4D0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BB4D00" w:rsidRPr="003F7CF1" w:rsidRDefault="00BB4D0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BB4D00" w:rsidRPr="003F7CF1" w:rsidRDefault="00BB4D00"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BB4D00" w:rsidRPr="003F7CF1" w:rsidRDefault="00BB4D0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BB4D00" w:rsidRPr="003F7CF1" w:rsidRDefault="00BB4D00"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BB4D00" w:rsidRPr="003F7CF1" w:rsidRDefault="00BB4D0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BB4D00" w:rsidRPr="003F7CF1" w:rsidRDefault="00BB4D00"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BB4D00" w:rsidRPr="003F7CF1" w:rsidRDefault="00BB4D00"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BB4D00" w:rsidRPr="003F7CF1" w:rsidRDefault="00BB4D00"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BB4D00" w:rsidRPr="003F7CF1" w:rsidRDefault="00BB4D00"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BB4D00" w:rsidRPr="003F7CF1" w:rsidRDefault="00BB4D00"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BB4D00" w:rsidRPr="003F7CF1" w:rsidRDefault="00BB4D00"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BB4D00" w:rsidRPr="003F7CF1" w:rsidRDefault="00BB4D00"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BB4D00" w:rsidRPr="003F7CF1" w:rsidRDefault="00BB4D00"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BB4D00" w:rsidRPr="003F7CF1" w:rsidRDefault="00BB4D00"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BB4D00" w:rsidRPr="003F7CF1" w:rsidRDefault="00BB4D00"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BB4D00" w:rsidRPr="003F7CF1" w:rsidRDefault="00BB4D00"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BB4D00" w:rsidRPr="003F7CF1" w:rsidRDefault="00BB4D00"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BB4D00" w:rsidRPr="003F7CF1" w:rsidRDefault="00BB4D00"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BB4D00" w:rsidRPr="003F7CF1" w:rsidRDefault="00BB4D00"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BB4D00" w:rsidRPr="003F7CF1" w:rsidRDefault="00BB4D00"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BB4D00" w:rsidRPr="003F7CF1" w:rsidRDefault="00BB4D00"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BB4D00" w:rsidRPr="003F7CF1" w:rsidRDefault="00BB4D00"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BB4D00" w:rsidRPr="003F7CF1" w:rsidRDefault="00BB4D00"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BB4D00" w:rsidRPr="003F7CF1" w:rsidRDefault="00BB4D00"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BB4D00" w:rsidRPr="003F7CF1" w:rsidRDefault="00BB4D00"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8D7C90C" w:rsidR="00E80032" w:rsidRPr="00903DBA" w:rsidRDefault="00E80032" w:rsidP="00E65FE6">
      <w:pPr>
        <w:pStyle w:val="CodeHeader"/>
      </w:pPr>
      <w:r w:rsidRPr="00903DBA">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65FE6">
        <w:rPr>
          <w:rStyle w:val="CodeInText"/>
        </w:rPr>
        <w:t>assert</w:t>
      </w:r>
      <w:r w:rsidRPr="00903DBA">
        <w:t xml:space="preserve">, which is a macro (see Section </w:t>
      </w:r>
      <w:r w:rsidRPr="00903DBA">
        <w:fldChar w:fldCharType="begin"/>
      </w:r>
      <w:r w:rsidRPr="00903DBA">
        <w:instrText xml:space="preserve"> REF _Ref383865235 \r \h </w:instrText>
      </w:r>
      <w:r w:rsidRPr="00903DBA">
        <w:fldChar w:fldCharType="separate"/>
      </w:r>
      <w:r w:rsidR="005F7BC3" w:rsidRPr="00903DBA">
        <w:t>13.28</w:t>
      </w:r>
      <w:r w:rsidRPr="00903DBA">
        <w:fldChar w:fldCharType="end"/>
      </w:r>
      <w:r w:rsidRPr="00903DBA">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903DBA" w:rsidRDefault="00E80032" w:rsidP="00E65FE6">
      <w:pPr>
        <w:pStyle w:val="CodeHeader"/>
      </w:pPr>
      <w:r w:rsidRPr="00903DBA">
        <w:t>Stack.h</w:t>
      </w:r>
    </w:p>
    <w:p w14:paraId="4EC5F178" w14:textId="77777777" w:rsidR="00E80032" w:rsidRPr="00903DBA" w:rsidRDefault="00E80032" w:rsidP="00E80032">
      <w:pPr>
        <w:pStyle w:val="Code"/>
      </w:pPr>
      <w:r w:rsidRPr="00903DBA">
        <w:t>struct Stack {</w:t>
      </w:r>
      <w:r w:rsidRPr="00903DBA">
        <w:cr/>
        <w:t xml:space="preserve">  CELL* m_firstCellPtr;</w:t>
      </w:r>
    </w:p>
    <w:p w14:paraId="1ACD7671" w14:textId="77777777" w:rsidR="00E80032" w:rsidRPr="00903DBA" w:rsidRDefault="00E80032" w:rsidP="00E80032">
      <w:pPr>
        <w:pStyle w:val="Code"/>
      </w:pPr>
      <w:r w:rsidRPr="00903DBA">
        <w:t>};</w:t>
      </w:r>
    </w:p>
    <w:p w14:paraId="57458B77" w14:textId="77777777" w:rsidR="00E80032" w:rsidRPr="00903DBA" w:rsidRDefault="00E80032" w:rsidP="00E80032">
      <w:pPr>
        <w:pStyle w:val="Code"/>
      </w:pPr>
    </w:p>
    <w:p w14:paraId="220439D6" w14:textId="77777777" w:rsidR="00E80032" w:rsidRPr="00903DBA" w:rsidRDefault="00E80032" w:rsidP="00E80032">
      <w:pPr>
        <w:pStyle w:val="Code"/>
      </w:pPr>
      <w:r w:rsidRPr="00903DBA">
        <w:t>typedef struct Stack STACK;</w:t>
      </w:r>
    </w:p>
    <w:p w14:paraId="172B85E9" w14:textId="77777777" w:rsidR="00E80032" w:rsidRPr="00903DBA" w:rsidRDefault="00E80032" w:rsidP="00E80032">
      <w:pPr>
        <w:pStyle w:val="Code"/>
      </w:pPr>
    </w:p>
    <w:p w14:paraId="7BBCF3D6" w14:textId="350E4D33" w:rsidR="00E80032" w:rsidRPr="00903DBA" w:rsidRDefault="00E80032" w:rsidP="00E80032">
      <w:pPr>
        <w:pStyle w:val="Code"/>
      </w:pPr>
      <w:r w:rsidRPr="00903DBA">
        <w:t>void Stack</w:t>
      </w:r>
      <w:r w:rsidR="002F35C1" w:rsidRPr="00903DBA">
        <w:t>Initializer</w:t>
      </w:r>
      <w:r w:rsidRPr="00903DBA">
        <w:t>(STACK* stackPtr);</w:t>
      </w:r>
    </w:p>
    <w:p w14:paraId="1AE361CA" w14:textId="77777777" w:rsidR="00E80032" w:rsidRPr="00903DBA" w:rsidRDefault="00E80032" w:rsidP="00E80032">
      <w:pPr>
        <w:pStyle w:val="Code"/>
      </w:pPr>
      <w:r w:rsidRPr="00903DBA">
        <w:t>void StackClear(STACK* stackPtr);</w:t>
      </w:r>
    </w:p>
    <w:p w14:paraId="202B3E67" w14:textId="77777777" w:rsidR="00E80032" w:rsidRPr="00903DBA" w:rsidRDefault="00E80032" w:rsidP="00E80032">
      <w:pPr>
        <w:pStyle w:val="Code"/>
      </w:pPr>
      <w:r w:rsidRPr="00903DBA">
        <w:t>void StackPush(STACK* stackPtr, int value);</w:t>
      </w:r>
    </w:p>
    <w:p w14:paraId="3605BBDA" w14:textId="77777777" w:rsidR="00E80032" w:rsidRPr="00903DBA" w:rsidRDefault="00E80032" w:rsidP="00E80032">
      <w:pPr>
        <w:pStyle w:val="Code"/>
      </w:pPr>
      <w:r w:rsidRPr="00903DBA">
        <w:t>void StackPop(STACK* stackPtr);</w:t>
      </w:r>
    </w:p>
    <w:p w14:paraId="15046A26" w14:textId="77777777" w:rsidR="00E80032" w:rsidRPr="00903DBA" w:rsidRDefault="00E80032" w:rsidP="00E80032">
      <w:pPr>
        <w:pStyle w:val="Code"/>
      </w:pPr>
      <w:r w:rsidRPr="00903DBA">
        <w:t>int StackTop(STACK* stackPtr);</w:t>
      </w:r>
    </w:p>
    <w:p w14:paraId="6568E003" w14:textId="77777777" w:rsidR="00E80032" w:rsidRPr="00903DBA" w:rsidRDefault="00E80032" w:rsidP="00E80032">
      <w:pPr>
        <w:pStyle w:val="Code"/>
      </w:pPr>
      <w:r w:rsidRPr="00903DBA">
        <w:t>int StackIsEmpty(STACK* stackPtr);</w:t>
      </w:r>
    </w:p>
    <w:p w14:paraId="0366B360" w14:textId="77777777" w:rsidR="00E80032" w:rsidRPr="00903DBA" w:rsidRDefault="00E80032" w:rsidP="00E65FE6">
      <w:pPr>
        <w:pStyle w:val="CodeHeader"/>
      </w:pPr>
      <w:r w:rsidRPr="00903DBA">
        <w:t>Stack.c</w:t>
      </w:r>
    </w:p>
    <w:p w14:paraId="15FC2D03" w14:textId="021977D1" w:rsidR="00E80032" w:rsidRPr="00903DBA" w:rsidRDefault="00E80032" w:rsidP="00E80032">
      <w:pPr>
        <w:pStyle w:val="Code"/>
      </w:pPr>
      <w:r w:rsidRPr="00903DBA">
        <w:t xml:space="preserve">#include </w:t>
      </w:r>
      <w:r w:rsidR="00EF337F" w:rsidRPr="00903DBA">
        <w:t>&lt;stdlib.h&gt;</w:t>
      </w:r>
    </w:p>
    <w:p w14:paraId="06579C58" w14:textId="77777777" w:rsidR="00E80032" w:rsidRPr="00903DBA" w:rsidRDefault="00E80032" w:rsidP="00E80032">
      <w:pPr>
        <w:pStyle w:val="Code"/>
      </w:pPr>
      <w:r w:rsidRPr="00903DBA">
        <w:t>#include &lt;assert.h&gt;</w:t>
      </w:r>
    </w:p>
    <w:p w14:paraId="6A157DAF" w14:textId="60240FD0" w:rsidR="00E80032" w:rsidRPr="00903DBA" w:rsidRDefault="00E80032" w:rsidP="00E80032">
      <w:pPr>
        <w:pStyle w:val="Code"/>
      </w:pPr>
      <w:r w:rsidRPr="00903DBA">
        <w:t>#include "</w:t>
      </w:r>
      <w:r w:rsidR="00AA0A7A" w:rsidRPr="00903DBA">
        <w:t>c</w:t>
      </w:r>
      <w:r w:rsidRPr="00903DBA">
        <w:t>ell.h"</w:t>
      </w:r>
    </w:p>
    <w:p w14:paraId="558398BC" w14:textId="51C47BDD" w:rsidR="00E80032" w:rsidRPr="00903DBA" w:rsidRDefault="00E80032" w:rsidP="00E80032">
      <w:pPr>
        <w:pStyle w:val="Code"/>
      </w:pPr>
      <w:r w:rsidRPr="00903DBA">
        <w:t>#include "</w:t>
      </w:r>
      <w:r w:rsidR="00AA0A7A" w:rsidRPr="00903DBA">
        <w:t>s</w:t>
      </w:r>
      <w:r w:rsidRPr="00903DBA">
        <w:t>tack.h"</w:t>
      </w:r>
    </w:p>
    <w:p w14:paraId="34874F4C" w14:textId="77777777" w:rsidR="00E80032" w:rsidRPr="00903DBA" w:rsidRDefault="00E80032" w:rsidP="00E80032">
      <w:pPr>
        <w:pStyle w:val="Code"/>
      </w:pPr>
    </w:p>
    <w:p w14:paraId="45F9D8C5" w14:textId="2208A44A" w:rsidR="00E80032" w:rsidRPr="00903DBA" w:rsidRDefault="00E80032" w:rsidP="00E80032">
      <w:pPr>
        <w:pStyle w:val="Code"/>
      </w:pPr>
      <w:r w:rsidRPr="00903DBA">
        <w:t>void Stack</w:t>
      </w:r>
      <w:r w:rsidR="002F35C1" w:rsidRPr="00903DBA">
        <w:t>Initializer</w:t>
      </w:r>
      <w:r w:rsidRPr="00903DBA">
        <w:t>(STACK* stackPtr) {</w:t>
      </w:r>
    </w:p>
    <w:p w14:paraId="1CFDE652" w14:textId="77777777" w:rsidR="00E80032" w:rsidRPr="00903DBA" w:rsidRDefault="00E80032" w:rsidP="00E80032">
      <w:pPr>
        <w:pStyle w:val="Code"/>
      </w:pPr>
      <w:r w:rsidRPr="00903DBA">
        <w:t xml:space="preserve">  stackPtr-&gt;m_firstCellPtr = NULL;</w:t>
      </w:r>
    </w:p>
    <w:p w14:paraId="537988B7" w14:textId="77777777" w:rsidR="00E80032" w:rsidRPr="00903DBA" w:rsidRDefault="00E80032" w:rsidP="00E80032">
      <w:pPr>
        <w:pStyle w:val="Code"/>
      </w:pPr>
      <w:r w:rsidRPr="00903DBA">
        <w:t>}</w:t>
      </w:r>
    </w:p>
    <w:p w14:paraId="787EC5C5" w14:textId="77777777" w:rsidR="00E80032" w:rsidRPr="00903DBA" w:rsidRDefault="00E80032" w:rsidP="00E80032">
      <w:pPr>
        <w:pStyle w:val="Code"/>
      </w:pPr>
    </w:p>
    <w:p w14:paraId="327608FC" w14:textId="77777777" w:rsidR="00E80032" w:rsidRPr="00903DBA" w:rsidRDefault="00E80032" w:rsidP="00E80032">
      <w:pPr>
        <w:pStyle w:val="Code"/>
      </w:pPr>
      <w:r w:rsidRPr="00903DBA">
        <w:t>void StackClear(STACK* stackPtr) {</w:t>
      </w:r>
    </w:p>
    <w:p w14:paraId="75436D1B" w14:textId="77777777" w:rsidR="00E80032" w:rsidRPr="00903DBA" w:rsidRDefault="00E80032" w:rsidP="00E80032">
      <w:pPr>
        <w:pStyle w:val="Code"/>
      </w:pPr>
      <w:r w:rsidRPr="00903DBA">
        <w:t xml:space="preserve">  CELL* cellPtr = stackPtr-&gt;m_firstCellPtr;</w:t>
      </w:r>
    </w:p>
    <w:p w14:paraId="36BDA28A" w14:textId="77777777" w:rsidR="00E80032" w:rsidRPr="00903DBA" w:rsidRDefault="00E80032" w:rsidP="00E80032">
      <w:pPr>
        <w:pStyle w:val="Code"/>
      </w:pPr>
    </w:p>
    <w:p w14:paraId="24115A2E" w14:textId="77777777" w:rsidR="00E80032" w:rsidRPr="00903DBA" w:rsidRDefault="00E80032" w:rsidP="00E80032">
      <w:pPr>
        <w:pStyle w:val="Code"/>
      </w:pPr>
      <w:r w:rsidRPr="00903DBA">
        <w:t xml:space="preserve">  while (cellPtr != NULL) {</w:t>
      </w:r>
      <w:r w:rsidRPr="00903DBA">
        <w:cr/>
        <w:t xml:space="preserve">    CELL* tempCellPtr = cellPtr;</w:t>
      </w:r>
    </w:p>
    <w:p w14:paraId="48BD6C94" w14:textId="77777777" w:rsidR="00E80032" w:rsidRPr="00903DBA" w:rsidRDefault="00E80032" w:rsidP="00E80032">
      <w:pPr>
        <w:pStyle w:val="Code"/>
      </w:pPr>
      <w:r w:rsidRPr="00903DBA">
        <w:t xml:space="preserve">    cellPtr = CellGetNext(cellPtr);</w:t>
      </w:r>
    </w:p>
    <w:p w14:paraId="25FB49C0" w14:textId="77777777" w:rsidR="00E80032" w:rsidRPr="00903DBA" w:rsidRDefault="00E80032" w:rsidP="00E80032">
      <w:pPr>
        <w:pStyle w:val="Code"/>
      </w:pPr>
      <w:r w:rsidRPr="00903DBA">
        <w:t xml:space="preserve">    free(tempCellPtr);</w:t>
      </w:r>
    </w:p>
    <w:p w14:paraId="34491860" w14:textId="77777777" w:rsidR="00E80032" w:rsidRPr="00903DBA" w:rsidRDefault="00E80032" w:rsidP="00E80032">
      <w:pPr>
        <w:pStyle w:val="Code"/>
      </w:pPr>
      <w:r w:rsidRPr="00903DBA">
        <w:t xml:space="preserve">  }</w:t>
      </w:r>
    </w:p>
    <w:p w14:paraId="7338FB9B" w14:textId="77777777" w:rsidR="00E80032" w:rsidRPr="00903DBA" w:rsidRDefault="00E80032" w:rsidP="00E80032">
      <w:pPr>
        <w:pStyle w:val="Code"/>
      </w:pPr>
      <w:r w:rsidRPr="00903DBA">
        <w:t>}</w:t>
      </w:r>
    </w:p>
    <w:p w14:paraId="6C195641" w14:textId="77777777" w:rsidR="00E80032" w:rsidRPr="00903DBA" w:rsidRDefault="00E80032" w:rsidP="00E80032">
      <w:pPr>
        <w:pStyle w:val="Code"/>
      </w:pPr>
    </w:p>
    <w:p w14:paraId="230ED9A6" w14:textId="77777777" w:rsidR="00E80032" w:rsidRPr="00903DBA" w:rsidRDefault="00E80032" w:rsidP="00E80032">
      <w:pPr>
        <w:pStyle w:val="Code"/>
      </w:pPr>
      <w:r w:rsidRPr="00903DBA">
        <w:t>void StackPush(STACK* stackPtr, int value) {</w:t>
      </w:r>
    </w:p>
    <w:p w14:paraId="0BC08DA6" w14:textId="77777777" w:rsidR="00E80032" w:rsidRPr="00903DBA" w:rsidRDefault="00E80032" w:rsidP="00E80032">
      <w:pPr>
        <w:pStyle w:val="Code"/>
      </w:pPr>
      <w:r w:rsidRPr="00903DBA">
        <w:t xml:space="preserve">  CELL* newCellPtr= malloc(sizeof(CELL));</w:t>
      </w:r>
    </w:p>
    <w:p w14:paraId="7506D2B2" w14:textId="77777777" w:rsidR="00E80032" w:rsidRPr="00903DBA" w:rsidRDefault="00E80032" w:rsidP="00E80032">
      <w:pPr>
        <w:pStyle w:val="Code"/>
      </w:pPr>
      <w:r w:rsidRPr="00903DBA">
        <w:t xml:space="preserve">  assert(newCellPtr!= NULL);</w:t>
      </w:r>
    </w:p>
    <w:p w14:paraId="21CDFC1D" w14:textId="73E93660" w:rsidR="00E80032" w:rsidRPr="00903DBA" w:rsidRDefault="00E80032" w:rsidP="00E80032">
      <w:pPr>
        <w:pStyle w:val="Code"/>
      </w:pPr>
      <w:r w:rsidRPr="00903DBA">
        <w:t xml:space="preserve">  Cell</w:t>
      </w:r>
      <w:r w:rsidR="002F35C1" w:rsidRPr="00903DBA">
        <w:t>Initializer</w:t>
      </w:r>
      <w:r w:rsidRPr="00903DBA">
        <w:t>(newCellPtr, value, stackPtr-&gt;m_firstCellPtr);</w:t>
      </w:r>
    </w:p>
    <w:p w14:paraId="764DAB57" w14:textId="77777777" w:rsidR="00E80032" w:rsidRPr="00903DBA" w:rsidRDefault="00E80032" w:rsidP="00E80032">
      <w:pPr>
        <w:pStyle w:val="Code"/>
      </w:pPr>
      <w:r w:rsidRPr="00903DBA">
        <w:t xml:space="preserve">  stackPtr-&gt;m_firstCellPtr = newCellPtr;</w:t>
      </w:r>
    </w:p>
    <w:p w14:paraId="1CB31B66" w14:textId="77777777" w:rsidR="00E80032" w:rsidRPr="00903DBA" w:rsidRDefault="00E80032" w:rsidP="00E80032">
      <w:pPr>
        <w:pStyle w:val="Code"/>
      </w:pPr>
      <w:r w:rsidRPr="00903DBA">
        <w:t>}</w:t>
      </w:r>
    </w:p>
    <w:p w14:paraId="1E2ED606" w14:textId="77777777" w:rsidR="00E80032" w:rsidRPr="00903DBA" w:rsidRDefault="00E80032" w:rsidP="00E80032">
      <w:pPr>
        <w:pStyle w:val="Code"/>
      </w:pPr>
    </w:p>
    <w:p w14:paraId="05D55FFA" w14:textId="77777777" w:rsidR="00E80032" w:rsidRPr="00903DBA" w:rsidRDefault="00E80032" w:rsidP="00E80032">
      <w:pPr>
        <w:pStyle w:val="Code"/>
      </w:pPr>
      <w:r w:rsidRPr="00903DBA">
        <w:t>void StackPop(STACK* stackPtr) {</w:t>
      </w:r>
    </w:p>
    <w:p w14:paraId="65CFAB59" w14:textId="77777777" w:rsidR="00E80032" w:rsidRPr="00903DBA" w:rsidRDefault="00E80032" w:rsidP="00E80032">
      <w:pPr>
        <w:pStyle w:val="Code"/>
      </w:pPr>
      <w:r w:rsidRPr="00903DBA">
        <w:t xml:space="preserve">  CELL* tempCellPtr;</w:t>
      </w:r>
    </w:p>
    <w:p w14:paraId="6AED51A4" w14:textId="77777777" w:rsidR="00E80032" w:rsidRPr="00903DBA" w:rsidRDefault="00E80032" w:rsidP="00E80032">
      <w:pPr>
        <w:pStyle w:val="Code"/>
      </w:pPr>
      <w:r w:rsidRPr="00903DBA">
        <w:t xml:space="preserve">  assert(stackPtr-&gt;m_firstCellPtr != NULL);</w:t>
      </w:r>
    </w:p>
    <w:p w14:paraId="2D61F864" w14:textId="77777777" w:rsidR="00E80032" w:rsidRPr="00903DBA" w:rsidRDefault="00E80032" w:rsidP="00E80032">
      <w:pPr>
        <w:pStyle w:val="Code"/>
      </w:pPr>
      <w:r w:rsidRPr="00903DBA">
        <w:t xml:space="preserve">  tempCellPtr = stackPtr-&gt;m_firstCellPtr;</w:t>
      </w:r>
    </w:p>
    <w:p w14:paraId="2282D8E4" w14:textId="77777777" w:rsidR="00E80032" w:rsidRPr="00903DBA" w:rsidRDefault="00E80032" w:rsidP="00E80032">
      <w:pPr>
        <w:pStyle w:val="Code"/>
      </w:pPr>
      <w:r w:rsidRPr="00903DBA">
        <w:t xml:space="preserve">  stackPtr-&gt;m_firstCellPtr = CellGetNext(stackPtr-&gt;m_firstCellPtr);</w:t>
      </w:r>
    </w:p>
    <w:p w14:paraId="10C75E06" w14:textId="77777777" w:rsidR="00E80032" w:rsidRPr="00903DBA" w:rsidRDefault="00E80032" w:rsidP="00E80032">
      <w:pPr>
        <w:pStyle w:val="Code"/>
      </w:pPr>
      <w:r w:rsidRPr="00903DBA">
        <w:t xml:space="preserve">  free(tempCellPtr);</w:t>
      </w:r>
    </w:p>
    <w:p w14:paraId="4B6ED2B0" w14:textId="77777777" w:rsidR="00E80032" w:rsidRPr="00903DBA" w:rsidRDefault="00E80032" w:rsidP="00E80032">
      <w:pPr>
        <w:pStyle w:val="Code"/>
      </w:pPr>
      <w:r w:rsidRPr="00903DBA">
        <w:t>}</w:t>
      </w:r>
    </w:p>
    <w:p w14:paraId="759580DA" w14:textId="77777777" w:rsidR="00E80032" w:rsidRPr="00903DBA" w:rsidRDefault="00E80032" w:rsidP="00E80032">
      <w:pPr>
        <w:pStyle w:val="Code"/>
      </w:pPr>
    </w:p>
    <w:p w14:paraId="037D2003" w14:textId="77777777" w:rsidR="00E80032" w:rsidRPr="00903DBA" w:rsidRDefault="00E80032" w:rsidP="00E80032">
      <w:pPr>
        <w:pStyle w:val="Code"/>
      </w:pPr>
      <w:r w:rsidRPr="00903DBA">
        <w:t>int StackTop(STACK* stackPtr) {</w:t>
      </w:r>
    </w:p>
    <w:p w14:paraId="7241CD75" w14:textId="77777777" w:rsidR="00E80032" w:rsidRPr="00903DBA" w:rsidRDefault="00E80032" w:rsidP="00E80032">
      <w:pPr>
        <w:pStyle w:val="Code"/>
      </w:pPr>
      <w:r w:rsidRPr="00903DBA">
        <w:t xml:space="preserve">  assert(stackPtr-&gt;m_firstCellPtr != NULL);</w:t>
      </w:r>
    </w:p>
    <w:p w14:paraId="6173EE73" w14:textId="77777777" w:rsidR="00E80032" w:rsidRPr="00903DBA" w:rsidRDefault="00E80032" w:rsidP="00E80032">
      <w:pPr>
        <w:pStyle w:val="Code"/>
      </w:pPr>
      <w:r w:rsidRPr="00903DBA">
        <w:t xml:space="preserve">  return CellGetValue(stackPtr-&gt;m_firstCellPtr);</w:t>
      </w:r>
    </w:p>
    <w:p w14:paraId="378F8FD0" w14:textId="77777777" w:rsidR="00E80032" w:rsidRPr="00903DBA" w:rsidRDefault="00E80032" w:rsidP="00E80032">
      <w:pPr>
        <w:pStyle w:val="Code"/>
      </w:pPr>
      <w:r w:rsidRPr="00903DBA">
        <w:t>}</w:t>
      </w:r>
    </w:p>
    <w:p w14:paraId="198CF6D5" w14:textId="77777777" w:rsidR="00E80032" w:rsidRPr="00903DBA" w:rsidRDefault="00E80032" w:rsidP="00E80032">
      <w:pPr>
        <w:pStyle w:val="Code"/>
      </w:pPr>
    </w:p>
    <w:p w14:paraId="4FE5FBCE" w14:textId="77777777" w:rsidR="00E80032" w:rsidRPr="00903DBA" w:rsidRDefault="00E80032" w:rsidP="00E80032">
      <w:pPr>
        <w:pStyle w:val="Code"/>
      </w:pPr>
      <w:r w:rsidRPr="00903DBA">
        <w:t>int StackIsEmpty(STACK* stackPtr) {</w:t>
      </w:r>
    </w:p>
    <w:p w14:paraId="44F9F10B" w14:textId="77777777" w:rsidR="00E80032" w:rsidRPr="00903DBA" w:rsidRDefault="00E80032" w:rsidP="00E80032">
      <w:pPr>
        <w:pStyle w:val="Code"/>
      </w:pPr>
      <w:r w:rsidRPr="00903DBA">
        <w:t xml:space="preserve">  return (stackPtr-&gt;m_firstCellPtr == NULL);</w:t>
      </w:r>
    </w:p>
    <w:p w14:paraId="43A0F95B" w14:textId="77777777" w:rsidR="00E80032" w:rsidRPr="00903DBA" w:rsidRDefault="00E80032" w:rsidP="00E80032">
      <w:pPr>
        <w:pStyle w:val="Code"/>
      </w:pPr>
      <w:r w:rsidRPr="00903DBA">
        <w:t>}</w:t>
      </w:r>
    </w:p>
    <w:p w14:paraId="118AE10B" w14:textId="77777777" w:rsidR="00E80032" w:rsidRPr="00903DBA" w:rsidRDefault="00E80032" w:rsidP="00E65FE6">
      <w:pPr>
        <w:pStyle w:val="CodeHeader"/>
      </w:pPr>
      <w:r w:rsidRPr="00903DBA">
        <w:t>Main.c</w:t>
      </w:r>
    </w:p>
    <w:p w14:paraId="17E81354" w14:textId="40A2CAB8" w:rsidR="00E80032" w:rsidRPr="00903DBA" w:rsidRDefault="00E80032" w:rsidP="00E80032">
      <w:pPr>
        <w:pStyle w:val="Code"/>
      </w:pPr>
      <w:r w:rsidRPr="00903DBA">
        <w:t xml:space="preserve">#include </w:t>
      </w:r>
      <w:r w:rsidR="00EF337F" w:rsidRPr="00903DBA">
        <w:t>&lt;stdlib.h&gt;</w:t>
      </w:r>
    </w:p>
    <w:p w14:paraId="3D3A3710" w14:textId="52FEDB70" w:rsidR="00E80032" w:rsidRPr="00903DBA" w:rsidRDefault="00E80032" w:rsidP="00E80032">
      <w:pPr>
        <w:pStyle w:val="Code"/>
      </w:pPr>
      <w:r w:rsidRPr="00903DBA">
        <w:t>#include "</w:t>
      </w:r>
      <w:r w:rsidR="00AA0A7A" w:rsidRPr="00903DBA">
        <w:t>c</w:t>
      </w:r>
      <w:r w:rsidRPr="00903DBA">
        <w:t>ell.h"</w:t>
      </w:r>
    </w:p>
    <w:p w14:paraId="7D5F2777" w14:textId="1118E0F6" w:rsidR="00E80032" w:rsidRPr="00903DBA" w:rsidRDefault="00E80032" w:rsidP="00E80032">
      <w:pPr>
        <w:pStyle w:val="Code"/>
      </w:pPr>
      <w:r w:rsidRPr="00903DBA">
        <w:t>#include "</w:t>
      </w:r>
      <w:r w:rsidR="00AA0A7A" w:rsidRPr="00903DBA">
        <w:t>s</w:t>
      </w:r>
      <w:r w:rsidRPr="00903DBA">
        <w:t>tack.h"</w:t>
      </w:r>
    </w:p>
    <w:p w14:paraId="467A0B72" w14:textId="77777777" w:rsidR="00E80032" w:rsidRPr="00903DBA" w:rsidRDefault="00E80032" w:rsidP="00E80032">
      <w:pPr>
        <w:pStyle w:val="Code"/>
      </w:pPr>
    </w:p>
    <w:p w14:paraId="53160122" w14:textId="77777777" w:rsidR="00E80032" w:rsidRPr="00903DBA" w:rsidRDefault="00E80032" w:rsidP="00E80032">
      <w:pPr>
        <w:pStyle w:val="Code"/>
      </w:pPr>
      <w:r w:rsidRPr="00903DBA">
        <w:t>void main() {</w:t>
      </w:r>
    </w:p>
    <w:p w14:paraId="0E3664B3" w14:textId="77777777" w:rsidR="00E80032" w:rsidRPr="00903DBA" w:rsidRDefault="00E80032" w:rsidP="00E80032">
      <w:pPr>
        <w:pStyle w:val="Code"/>
      </w:pPr>
      <w:r w:rsidRPr="00903DBA">
        <w:t xml:space="preserve">  STACK stack;</w:t>
      </w:r>
    </w:p>
    <w:p w14:paraId="57C1D75B" w14:textId="7E690587" w:rsidR="00E80032" w:rsidRPr="00903DBA" w:rsidRDefault="00E80032" w:rsidP="00E80032">
      <w:pPr>
        <w:pStyle w:val="Code"/>
      </w:pPr>
      <w:r w:rsidRPr="00903DBA">
        <w:t xml:space="preserve">  Stack</w:t>
      </w:r>
      <w:r w:rsidR="002F35C1" w:rsidRPr="00903DBA">
        <w:t>Initializer</w:t>
      </w:r>
      <w:r w:rsidRPr="00903DBA">
        <w:t>(&amp;stack);</w:t>
      </w:r>
    </w:p>
    <w:p w14:paraId="426F9DF8" w14:textId="77777777" w:rsidR="00E80032" w:rsidRPr="00903DBA" w:rsidRDefault="00E80032" w:rsidP="00E80032">
      <w:pPr>
        <w:pStyle w:val="Code"/>
      </w:pPr>
    </w:p>
    <w:p w14:paraId="4F0BF9C0" w14:textId="77777777" w:rsidR="00E80032" w:rsidRPr="00903DBA" w:rsidRDefault="00E80032" w:rsidP="00E80032">
      <w:pPr>
        <w:pStyle w:val="Code"/>
      </w:pPr>
      <w:r w:rsidRPr="00903DBA">
        <w:t xml:space="preserve">  StackPush(&amp;stack, 1);</w:t>
      </w:r>
    </w:p>
    <w:p w14:paraId="19791F9B" w14:textId="77777777" w:rsidR="00E80032" w:rsidRPr="00903DBA" w:rsidRDefault="00E80032" w:rsidP="00E80032">
      <w:pPr>
        <w:pStyle w:val="Code"/>
      </w:pPr>
      <w:r w:rsidRPr="00903DBA">
        <w:t xml:space="preserve">  StackPush(&amp;stack, 2);</w:t>
      </w:r>
    </w:p>
    <w:p w14:paraId="56BE4384" w14:textId="77777777" w:rsidR="00E80032" w:rsidRPr="00903DBA" w:rsidRDefault="00E80032" w:rsidP="00E80032">
      <w:pPr>
        <w:pStyle w:val="Code"/>
      </w:pPr>
      <w:r w:rsidRPr="00903DBA">
        <w:t xml:space="preserve">  StackPush(&amp;stack, 3);  </w:t>
      </w:r>
    </w:p>
    <w:p w14:paraId="5C31005C" w14:textId="77777777" w:rsidR="00E80032" w:rsidRPr="00903DBA" w:rsidRDefault="00E80032" w:rsidP="00E80032">
      <w:pPr>
        <w:pStyle w:val="Code"/>
      </w:pPr>
      <w:r w:rsidRPr="00903DBA">
        <w:t xml:space="preserve">  StackClear(&amp;stack);</w:t>
      </w:r>
    </w:p>
    <w:p w14:paraId="5EE7A85B" w14:textId="77777777" w:rsidR="00E80032" w:rsidRPr="00903DBA" w:rsidRDefault="00E80032" w:rsidP="00E80032">
      <w:pPr>
        <w:pStyle w:val="Code"/>
      </w:pPr>
      <w:r w:rsidRPr="00903DBA">
        <w:t>}</w:t>
      </w:r>
    </w:p>
    <w:p w14:paraId="78328A37" w14:textId="4E22EC04" w:rsidR="00E80032" w:rsidRPr="00903DBA" w:rsidRDefault="00E80032" w:rsidP="00E65FE6">
      <w:pPr>
        <w:pStyle w:val="CodeHeader"/>
      </w:pPr>
      <w:r w:rsidRPr="00903DBA">
        <w:t xml:space="preserve">The stack in main above gives rise to the following </w:t>
      </w:r>
      <w:r w:rsidR="00F25B86" w:rsidRPr="00903DBA">
        <w:t>struct</w:t>
      </w:r>
      <w:r w:rsidRPr="00903DBA">
        <w:t xml:space="preserve">. However, when </w:t>
      </w:r>
      <w:r w:rsidRPr="00E65FE6">
        <w:t>StackClear</w:t>
      </w:r>
      <w:r w:rsidRPr="00903DBA">
        <w:t xml:space="preserve"> is called, it deallocates the allocated memory. All memory allocated with </w:t>
      </w:r>
      <w:r w:rsidRPr="00E65FE6">
        <w:t>malloc</w:t>
      </w:r>
      <w:r w:rsidRPr="00903DBA">
        <w:rPr>
          <w:rStyle w:val="Italic"/>
        </w:rPr>
        <w:t xml:space="preserve"> </w:t>
      </w:r>
      <w:r w:rsidRPr="00903DBA">
        <w:t xml:space="preserve">or </w:t>
      </w:r>
      <w:r w:rsidRPr="00E65FE6">
        <w:t>calloc</w:t>
      </w:r>
      <w:r w:rsidRPr="00903DBA">
        <w:t xml:space="preserve"> must (or at least should) be deallocated with </w:t>
      </w:r>
      <w:r w:rsidRPr="00E65FE6">
        <w:rPr>
          <w:rStyle w:val="CodeInText"/>
        </w:rPr>
        <w:t>free</w:t>
      </w:r>
      <w:r w:rsidRPr="00903DBA">
        <w:t>.</w:t>
      </w:r>
    </w:p>
    <w:p w14:paraId="45ED540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BB4D00" w:rsidRPr="003F7CF1" w:rsidRDefault="00BB4D0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BB4D00" w:rsidRPr="003F7CF1" w:rsidRDefault="00BB4D00"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903DBA">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BB4D00" w:rsidRPr="003F7CF1" w:rsidRDefault="00BB4D00" w:rsidP="00E80032">
                              <w:pPr>
                                <w:pStyle w:val="SourceCodeBoxText"/>
                                <w:rPr>
                                  <w:sz w:val="19"/>
                                  <w:szCs w:val="19"/>
                                  <w:lang w:val="en-US"/>
                                </w:rPr>
                              </w:pPr>
                              <w:r w:rsidRPr="003F7CF1">
                                <w:rPr>
                                  <w:sz w:val="19"/>
                                  <w:szCs w:val="19"/>
                                  <w:lang w:val="en-US"/>
                                </w:rPr>
                                <w:t>3</w:t>
                              </w:r>
                            </w:p>
                            <w:p w14:paraId="40F6D3AC" w14:textId="77777777" w:rsidR="00BB4D00" w:rsidRPr="003F7CF1" w:rsidRDefault="00BB4D00"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BB4D00" w:rsidRPr="003F7CF1" w:rsidRDefault="00BB4D0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BB4D00" w:rsidRPr="003F7CF1" w:rsidRDefault="00BB4D0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BB4D00" w:rsidRPr="003F7CF1" w:rsidRDefault="00BB4D0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BB4D00" w:rsidRPr="003F7CF1" w:rsidRDefault="00BB4D0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BB4D00" w:rsidRPr="003F7CF1" w:rsidRDefault="00BB4D0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BB4D00" w:rsidRPr="003F7CF1" w:rsidRDefault="00BB4D0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BB4D00" w:rsidRPr="003F7CF1" w:rsidRDefault="00BB4D0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BB4D00" w:rsidRPr="003F7CF1" w:rsidRDefault="00BB4D0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BB4D00" w:rsidRPr="003F7CF1" w:rsidRDefault="00BB4D0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BB4D00" w:rsidRPr="003F7CF1" w:rsidRDefault="00BB4D0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BB4D00" w:rsidRPr="003F7CF1" w:rsidRDefault="00BB4D00"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BB4D00" w:rsidRPr="003F7CF1" w:rsidRDefault="00BB4D0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BB4D00" w:rsidRPr="003F7CF1" w:rsidRDefault="00BB4D00"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BB4D00" w:rsidRPr="003F7CF1" w:rsidRDefault="00BB4D00" w:rsidP="00E80032">
                        <w:pPr>
                          <w:pStyle w:val="SourceCodeBoxText"/>
                          <w:rPr>
                            <w:sz w:val="19"/>
                            <w:szCs w:val="19"/>
                            <w:lang w:val="en-US"/>
                          </w:rPr>
                        </w:pPr>
                        <w:r w:rsidRPr="003F7CF1">
                          <w:rPr>
                            <w:sz w:val="19"/>
                            <w:szCs w:val="19"/>
                            <w:lang w:val="en-US"/>
                          </w:rPr>
                          <w:t>3</w:t>
                        </w:r>
                      </w:p>
                      <w:p w14:paraId="40F6D3AC" w14:textId="77777777" w:rsidR="00BB4D00" w:rsidRPr="003F7CF1" w:rsidRDefault="00BB4D00"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BB4D00" w:rsidRPr="003F7CF1" w:rsidRDefault="00BB4D00"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BB4D00" w:rsidRPr="003F7CF1" w:rsidRDefault="00BB4D00"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BB4D00" w:rsidRPr="003F7CF1" w:rsidRDefault="00BB4D00"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BB4D00" w:rsidRPr="003F7CF1" w:rsidRDefault="00BB4D00"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BB4D00" w:rsidRPr="003F7CF1" w:rsidRDefault="00BB4D00"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BB4D00" w:rsidRPr="003F7CF1" w:rsidRDefault="00BB4D00"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BB4D00" w:rsidRPr="003F7CF1" w:rsidRDefault="00BB4D00"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BB4D00" w:rsidRPr="003F7CF1" w:rsidRDefault="00BB4D00"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BB4D00" w:rsidRPr="003F7CF1" w:rsidRDefault="00BB4D00"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BB4D00" w:rsidRPr="003F7CF1" w:rsidRDefault="00BB4D00"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BB4D00" w:rsidRPr="003F7CF1" w:rsidRDefault="00BB4D00"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BB4D00" w:rsidRPr="003F7CF1" w:rsidRDefault="00BB4D00"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BB4D00" w:rsidRPr="003F7CF1" w:rsidRDefault="00BB4D00"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903DBA" w:rsidRDefault="00E80032" w:rsidP="007C7CB2">
      <w:pPr>
        <w:pStyle w:val="Rubrik3"/>
      </w:pPr>
      <w:bookmarkStart w:id="804" w:name="_Toc320485613"/>
      <w:bookmarkStart w:id="805" w:name="_Toc323656725"/>
      <w:bookmarkStart w:id="806" w:name="_Toc324085463"/>
      <w:bookmarkStart w:id="807" w:name="_Toc383781115"/>
      <w:bookmarkStart w:id="808" w:name="_Toc57656224"/>
      <w:r w:rsidRPr="00903DBA">
        <w:t>Unions</w:t>
      </w:r>
      <w:bookmarkEnd w:id="804"/>
      <w:bookmarkEnd w:id="805"/>
      <w:bookmarkEnd w:id="806"/>
      <w:bookmarkEnd w:id="807"/>
      <w:bookmarkEnd w:id="808"/>
    </w:p>
    <w:p w14:paraId="62BCA25C" w14:textId="4B8BD874" w:rsidR="00E80032" w:rsidRPr="00903DBA" w:rsidRDefault="00E80032" w:rsidP="00E65FE6">
      <w:pPr>
        <w:pStyle w:val="CodeHeader"/>
      </w:pPr>
      <w:r w:rsidRPr="00903DBA">
        <w:t xml:space="preserve">A </w:t>
      </w:r>
      <w:r w:rsidRPr="00E65FE6">
        <w:rPr>
          <w:rStyle w:val="CodeInText"/>
        </w:rPr>
        <w:t>union</w:t>
      </w:r>
      <w:r w:rsidRPr="00903DBA">
        <w:t xml:space="preserve"> is a compound type </w:t>
      </w:r>
      <w:r w:rsidR="00F25B86" w:rsidRPr="00903DBA">
        <w:t>like</w:t>
      </w:r>
      <w:r w:rsidRPr="00903DBA">
        <w:t xml:space="preserve"> </w:t>
      </w:r>
      <w:r w:rsidR="00F25B86" w:rsidRPr="00903DBA">
        <w:t>struct</w:t>
      </w:r>
      <w:r w:rsidRPr="00903DBA">
        <w:t xml:space="preserve">. The difference is that while a </w:t>
      </w:r>
      <w:r w:rsidR="00F25B86" w:rsidRPr="00903DBA">
        <w:t xml:space="preserve">struct </w:t>
      </w:r>
      <w:r w:rsidRPr="00903DBA">
        <w:t>places each of its members on different memory addresses in order for them to not intervene with each other, a union locates each of its members on the same address. This implies that when one member is assigned a value, it overwrite</w:t>
      </w:r>
      <w:r w:rsidR="00F25B86" w:rsidRPr="00903DBA">
        <w:t>s</w:t>
      </w:r>
      <w:r w:rsidRPr="00903DBA">
        <w:t xml:space="preserve"> the other values. Unions are mostly used in low-level applications. In the code below, the two structures overlap each other.</w:t>
      </w:r>
    </w:p>
    <w:p w14:paraId="79AD7D8F" w14:textId="77777777" w:rsidR="00E80032" w:rsidRPr="00903DBA" w:rsidRDefault="00E80032" w:rsidP="00E80032">
      <w:pPr>
        <w:pStyle w:val="Code"/>
      </w:pPr>
      <w:r w:rsidRPr="00903DBA">
        <w:t>struct _Bits8Registers {</w:t>
      </w:r>
      <w:r w:rsidRPr="00903DBA">
        <w:cr/>
        <w:t xml:space="preserve">  // A character always has the size of 1 byte (8 bits).</w:t>
      </w:r>
    </w:p>
    <w:p w14:paraId="0FB6C47F" w14:textId="77777777" w:rsidR="00E80032" w:rsidRPr="00903DBA" w:rsidRDefault="00E80032" w:rsidP="00E80032">
      <w:pPr>
        <w:pStyle w:val="Code"/>
      </w:pPr>
      <w:r w:rsidRPr="00903DBA">
        <w:t xml:space="preserve">  unsigned char ah, al, bh, bl, ch, cl, dh, dl;</w:t>
      </w:r>
    </w:p>
    <w:p w14:paraId="719D0530" w14:textId="77777777" w:rsidR="00E80032" w:rsidRPr="00903DBA" w:rsidRDefault="00E80032" w:rsidP="00E80032">
      <w:pPr>
        <w:pStyle w:val="Code"/>
      </w:pPr>
      <w:r w:rsidRPr="00903DBA">
        <w:t>};</w:t>
      </w:r>
    </w:p>
    <w:p w14:paraId="2FDD0676" w14:textId="77777777" w:rsidR="00E80032" w:rsidRPr="00903DBA" w:rsidRDefault="00E80032" w:rsidP="00E80032">
      <w:pPr>
        <w:pStyle w:val="Code"/>
      </w:pPr>
    </w:p>
    <w:p w14:paraId="4D4DB8CE" w14:textId="77777777" w:rsidR="00E80032" w:rsidRPr="00903DBA" w:rsidRDefault="00E80032" w:rsidP="00E80032">
      <w:pPr>
        <w:pStyle w:val="Code"/>
      </w:pPr>
      <w:r w:rsidRPr="00903DBA">
        <w:t>struct _Bits16Registers {</w:t>
      </w:r>
      <w:r w:rsidRPr="00903DBA">
        <w:cr/>
        <w:t xml:space="preserve">  // Assuming short has a size of 2 bytes (16 bits). </w:t>
      </w:r>
    </w:p>
    <w:p w14:paraId="39B78BCE" w14:textId="77777777" w:rsidR="00E80032" w:rsidRPr="00903DBA" w:rsidRDefault="00E80032" w:rsidP="00E80032">
      <w:pPr>
        <w:pStyle w:val="Code"/>
      </w:pPr>
      <w:r w:rsidRPr="00903DBA">
        <w:t xml:space="preserve">  unsigned short ax, bx, cx, dx;</w:t>
      </w:r>
    </w:p>
    <w:p w14:paraId="517B36ED" w14:textId="77777777" w:rsidR="00E80032" w:rsidRPr="00903DBA" w:rsidRDefault="00E80032" w:rsidP="00E80032">
      <w:pPr>
        <w:pStyle w:val="Code"/>
      </w:pPr>
      <w:r w:rsidRPr="00903DBA">
        <w:t>};</w:t>
      </w:r>
    </w:p>
    <w:p w14:paraId="7EF6FACF" w14:textId="77777777" w:rsidR="00E80032" w:rsidRPr="00903DBA" w:rsidRDefault="00E80032" w:rsidP="00E80032">
      <w:pPr>
        <w:pStyle w:val="Code"/>
      </w:pPr>
    </w:p>
    <w:p w14:paraId="6400D9CC" w14:textId="77777777" w:rsidR="00E80032" w:rsidRPr="00903DBA" w:rsidRDefault="00E80032" w:rsidP="00E80032">
      <w:pPr>
        <w:pStyle w:val="Code"/>
      </w:pPr>
      <w:r w:rsidRPr="00903DBA">
        <w:t>union _Registers {</w:t>
      </w:r>
    </w:p>
    <w:p w14:paraId="0FB05808" w14:textId="77777777" w:rsidR="00E80032" w:rsidRPr="00903DBA" w:rsidRDefault="00E80032" w:rsidP="00E80032">
      <w:pPr>
        <w:pStyle w:val="Code"/>
      </w:pPr>
      <w:r w:rsidRPr="00903DBA">
        <w:t xml:space="preserve">  struct _Bits8Registers bits8Registers;</w:t>
      </w:r>
    </w:p>
    <w:p w14:paraId="7B2DD41D" w14:textId="77777777" w:rsidR="00E80032" w:rsidRPr="00903DBA" w:rsidRDefault="00E80032" w:rsidP="00E80032">
      <w:pPr>
        <w:pStyle w:val="Code"/>
      </w:pPr>
      <w:r w:rsidRPr="00903DBA">
        <w:t xml:space="preserve">  struct _Bits16Registers bits16Registers;</w:t>
      </w:r>
    </w:p>
    <w:p w14:paraId="282F58FE" w14:textId="77777777" w:rsidR="00E80032" w:rsidRPr="00903DBA" w:rsidRDefault="00E80032" w:rsidP="00E80032">
      <w:pPr>
        <w:pStyle w:val="Code"/>
      </w:pPr>
      <w:r w:rsidRPr="00903DBA">
        <w:t>};</w:t>
      </w:r>
    </w:p>
    <w:p w14:paraId="3B75D6E0" w14:textId="63A0F4F1" w:rsidR="00E80032" w:rsidRPr="00903DBA" w:rsidRDefault="00E80032" w:rsidP="007C7CB2">
      <w:pPr>
        <w:pStyle w:val="Rubrik3"/>
      </w:pPr>
      <w:bookmarkStart w:id="809" w:name="_Toc320485614"/>
      <w:bookmarkStart w:id="810" w:name="_Toc323656726"/>
      <w:bookmarkStart w:id="811" w:name="_Toc324085464"/>
      <w:bookmarkStart w:id="812" w:name="_Toc383781116"/>
      <w:bookmarkStart w:id="813" w:name="_Toc57656225"/>
      <w:r w:rsidRPr="00903DBA">
        <w:t>Bitfields</w:t>
      </w:r>
      <w:bookmarkEnd w:id="809"/>
      <w:bookmarkEnd w:id="810"/>
      <w:bookmarkEnd w:id="811"/>
      <w:bookmarkEnd w:id="812"/>
      <w:bookmarkEnd w:id="813"/>
    </w:p>
    <w:p w14:paraId="32C1179B" w14:textId="15E5F16E" w:rsidR="00E80032" w:rsidRPr="00903DBA" w:rsidRDefault="00E80032" w:rsidP="00E65FE6">
      <w:pPr>
        <w:pStyle w:val="CodeHeader"/>
      </w:pPr>
      <w:r w:rsidRPr="00903DBA">
        <w:t xml:space="preserve">A </w:t>
      </w:r>
      <w:r w:rsidRPr="00E17FD3">
        <w:rPr>
          <w:rStyle w:val="KeyWord0"/>
        </w:rPr>
        <w:t>bitfield</w:t>
      </w:r>
      <w:r w:rsidRPr="00903DBA">
        <w:t xml:space="preserve"> is a </w:t>
      </w:r>
      <w:r w:rsidR="003E28A6" w:rsidRPr="00903DBA">
        <w:t>struct</w:t>
      </w:r>
      <w:r w:rsidRPr="00903DBA">
        <w:t xml:space="preserve"> with the possibility to define the size of the members in bits, which is useful in low-level applications. Only integral types can have bits, and the total number of bits must not exceed the number of bits an integer (eight times </w:t>
      </w:r>
      <w:r w:rsidRPr="00E65FE6">
        <w:rPr>
          <w:rStyle w:val="CodeInText"/>
        </w:rPr>
        <w:t>sizeof (int)</w:t>
      </w:r>
      <w:r w:rsidRPr="00903DBA">
        <w:t>). In t</w:t>
      </w:r>
      <w:r w:rsidR="003E28A6" w:rsidRPr="00903DBA">
        <w:t>he code below, the whole struct</w:t>
      </w:r>
      <w:r w:rsidRPr="00903DBA">
        <w:t xml:space="preserve"> shares one byte (eight bits). The second field does not have a value; it only marks that the second bit shall be ignored.</w:t>
      </w:r>
    </w:p>
    <w:p w14:paraId="34B3730B" w14:textId="77777777" w:rsidR="00E80032" w:rsidRPr="00903DBA" w:rsidRDefault="00E80032" w:rsidP="00E80032">
      <w:pPr>
        <w:pStyle w:val="Code"/>
      </w:pPr>
      <w:r w:rsidRPr="00903DBA">
        <w:rPr>
          <w:color w:val="000000" w:themeColor="text1"/>
          <w:rPrChange w:id="814" w:author="Stefan Björnander" w:date="2012-05-06T21:51:00Z">
            <w:rPr>
              <w:color w:val="0000FF"/>
            </w:rPr>
          </w:rPrChange>
        </w:rPr>
        <w:t>struct</w:t>
      </w:r>
      <w:r w:rsidRPr="00903DBA">
        <w:t xml:space="preserve"> Communicate {</w:t>
      </w:r>
    </w:p>
    <w:p w14:paraId="63514FC0" w14:textId="77777777" w:rsidR="00E80032" w:rsidRPr="00903DBA" w:rsidRDefault="00E80032" w:rsidP="00E80032">
      <w:pPr>
        <w:pStyle w:val="Code"/>
      </w:pPr>
      <w:r w:rsidRPr="00903DBA">
        <w:t xml:space="preserve">  int alert : 1;</w:t>
      </w:r>
    </w:p>
    <w:p w14:paraId="416D6206" w14:textId="77777777" w:rsidR="00E80032" w:rsidRPr="00903DBA" w:rsidRDefault="00E80032" w:rsidP="00E80032">
      <w:pPr>
        <w:pStyle w:val="Code"/>
      </w:pPr>
      <w:r w:rsidRPr="00903DBA">
        <w:t xml:space="preserve">  int :1;</w:t>
      </w:r>
    </w:p>
    <w:p w14:paraId="1C5661E4" w14:textId="77777777" w:rsidR="00E80032" w:rsidRPr="00903DBA" w:rsidRDefault="00E80032" w:rsidP="00E80032">
      <w:pPr>
        <w:pStyle w:val="Code"/>
      </w:pPr>
      <w:r w:rsidRPr="00903DBA">
        <w:t xml:space="preserve">  int read : 3;</w:t>
      </w:r>
    </w:p>
    <w:p w14:paraId="38F615E9" w14:textId="77777777" w:rsidR="00E80032" w:rsidRPr="00903DBA" w:rsidRDefault="00E80032" w:rsidP="00E80032">
      <w:pPr>
        <w:pStyle w:val="Code"/>
      </w:pPr>
      <w:r w:rsidRPr="00903DBA">
        <w:t xml:space="preserve">  int write : 3;</w:t>
      </w:r>
    </w:p>
    <w:p w14:paraId="53B35A52" w14:textId="77777777" w:rsidR="00E80032" w:rsidRPr="00903DBA" w:rsidRDefault="00E80032" w:rsidP="00E80032">
      <w:pPr>
        <w:pStyle w:val="Code"/>
      </w:pPr>
      <w:r w:rsidRPr="00903DBA">
        <w:t>};</w:t>
      </w:r>
    </w:p>
    <w:p w14:paraId="229CCAFE" w14:textId="496F371C" w:rsidR="00E80032" w:rsidRPr="00903DBA" w:rsidRDefault="00E80032" w:rsidP="007C7CB2">
      <w:pPr>
        <w:pStyle w:val="Rubrik2"/>
      </w:pPr>
      <w:bookmarkStart w:id="815" w:name="_Toc320485616"/>
      <w:bookmarkStart w:id="816" w:name="_Toc323656727"/>
      <w:bookmarkStart w:id="817" w:name="_Toc324085465"/>
      <w:bookmarkStart w:id="818" w:name="_Toc383781117"/>
      <w:bookmarkStart w:id="819" w:name="_Toc57656226"/>
      <w:r w:rsidRPr="00903DBA">
        <w:t>Structures with function pointers</w:t>
      </w:r>
      <w:bookmarkEnd w:id="815"/>
      <w:bookmarkEnd w:id="816"/>
      <w:bookmarkEnd w:id="817"/>
      <w:bookmarkEnd w:id="818"/>
      <w:bookmarkEnd w:id="819"/>
    </w:p>
    <w:p w14:paraId="74242586" w14:textId="67343977" w:rsidR="00E80032" w:rsidRPr="00903DBA" w:rsidRDefault="00E80032" w:rsidP="00E80032">
      <w:r w:rsidRPr="00903DBA">
        <w:t xml:space="preserve">A </w:t>
      </w:r>
      <w:r w:rsidR="003E28A6" w:rsidRPr="00903DBA">
        <w:t xml:space="preserve">struct </w:t>
      </w:r>
      <w:r w:rsidRPr="00903DBA">
        <w:t>can hold pointers to functions as well as values</w:t>
      </w:r>
      <w:r w:rsidR="003E28A6" w:rsidRPr="00903DBA">
        <w:t>. H</w:t>
      </w:r>
      <w:r w:rsidRPr="00903DBA">
        <w:t xml:space="preserve">owever, in order to obtain the specific </w:t>
      </w:r>
      <w:r w:rsidR="003E28A6" w:rsidRPr="00903DBA">
        <w:t xml:space="preserve">struct </w:t>
      </w:r>
      <w:r w:rsidRPr="00903DBA">
        <w:t>value</w:t>
      </w:r>
      <w:r w:rsidR="003E28A6" w:rsidRPr="00903DBA">
        <w:t>,</w:t>
      </w:r>
      <w:r w:rsidRPr="00903DBA">
        <w:t xml:space="preserve"> we have to add its address a pointer parameter</w:t>
      </w:r>
      <w:r w:rsidRPr="00903DBA">
        <w:rPr>
          <w:rStyle w:val="Fotnotsreferens"/>
        </w:rPr>
        <w:footnoteReference w:id="21"/>
      </w:r>
      <w:r w:rsidRPr="00903DBA">
        <w:t xml:space="preserve"> in the function call.</w:t>
      </w:r>
    </w:p>
    <w:p w14:paraId="29C068D0" w14:textId="77777777" w:rsidR="00E80032" w:rsidRPr="00903DBA" w:rsidRDefault="00E80032" w:rsidP="00E80032">
      <w:pPr>
        <w:pStyle w:val="Code"/>
      </w:pPr>
      <w:r w:rsidRPr="00903DBA">
        <w:t>#include &lt;stdio.h&gt;</w:t>
      </w:r>
    </w:p>
    <w:p w14:paraId="5581B307" w14:textId="77777777" w:rsidR="00E80032" w:rsidRPr="00903DBA" w:rsidRDefault="00E80032" w:rsidP="00E80032">
      <w:pPr>
        <w:pStyle w:val="Code"/>
      </w:pPr>
    </w:p>
    <w:p w14:paraId="6BBDE79C" w14:textId="77777777" w:rsidR="00E80032" w:rsidRPr="00903DBA" w:rsidRDefault="00E80032" w:rsidP="00E80032">
      <w:pPr>
        <w:pStyle w:val="Code"/>
      </w:pPr>
      <w:r w:rsidRPr="00903DBA">
        <w:t>struct Person {</w:t>
      </w:r>
      <w:r w:rsidRPr="00903DBA">
        <w:cr/>
        <w:t xml:space="preserve">  char name[100];</w:t>
      </w:r>
    </w:p>
    <w:p w14:paraId="6F6B443B" w14:textId="77777777" w:rsidR="00E80032" w:rsidRPr="00903DBA" w:rsidRDefault="00E80032" w:rsidP="00E80032">
      <w:pPr>
        <w:pStyle w:val="Code"/>
      </w:pPr>
      <w:r w:rsidRPr="00903DBA">
        <w:t xml:space="preserve">  int age;</w:t>
      </w:r>
    </w:p>
    <w:p w14:paraId="01256F51" w14:textId="77777777" w:rsidR="00E80032" w:rsidRPr="00903DBA" w:rsidRDefault="00E80032" w:rsidP="00E80032">
      <w:pPr>
        <w:pStyle w:val="Code"/>
      </w:pPr>
      <w:r w:rsidRPr="00903DBA">
        <w:t xml:space="preserve">  void (*Print)(struct Person*);</w:t>
      </w:r>
    </w:p>
    <w:p w14:paraId="142C2EDA" w14:textId="77777777" w:rsidR="00E80032" w:rsidRPr="00903DBA" w:rsidRDefault="00E80032" w:rsidP="00E80032">
      <w:pPr>
        <w:pStyle w:val="Code"/>
      </w:pPr>
      <w:r w:rsidRPr="00903DBA">
        <w:t>};</w:t>
      </w:r>
    </w:p>
    <w:p w14:paraId="7E0E0C0D" w14:textId="77777777" w:rsidR="00E80032" w:rsidRPr="00903DBA" w:rsidRDefault="00E80032" w:rsidP="00E80032">
      <w:pPr>
        <w:pStyle w:val="Code"/>
      </w:pPr>
    </w:p>
    <w:p w14:paraId="7BF15687" w14:textId="77777777" w:rsidR="00E80032" w:rsidRPr="00903DBA" w:rsidRDefault="00E80032" w:rsidP="00E80032">
      <w:pPr>
        <w:pStyle w:val="Code"/>
      </w:pPr>
      <w:r w:rsidRPr="00903DBA">
        <w:t>void PrintNameAndAge(struct Person* personPtr) {</w:t>
      </w:r>
    </w:p>
    <w:p w14:paraId="74916EC1" w14:textId="77777777" w:rsidR="00E80032" w:rsidRPr="00903DBA" w:rsidRDefault="00E80032" w:rsidP="00E80032">
      <w:pPr>
        <w:pStyle w:val="Code"/>
      </w:pPr>
      <w:r w:rsidRPr="00903DBA">
        <w:t xml:space="preserve">  printf("Name: %s\n", personPtr-&gt;name);</w:t>
      </w:r>
    </w:p>
    <w:p w14:paraId="0A52C9BE" w14:textId="77777777" w:rsidR="00E80032" w:rsidRPr="00903DBA" w:rsidRDefault="00E80032" w:rsidP="00E80032">
      <w:pPr>
        <w:pStyle w:val="Code"/>
      </w:pPr>
      <w:r w:rsidRPr="00903DBA">
        <w:t xml:space="preserve">  printf("Age: %d\n\n", personPtr-&gt;age);</w:t>
      </w:r>
    </w:p>
    <w:p w14:paraId="25123998" w14:textId="77777777" w:rsidR="00E80032" w:rsidRPr="00903DBA" w:rsidRDefault="00E80032" w:rsidP="00E80032">
      <w:pPr>
        <w:pStyle w:val="Code"/>
      </w:pPr>
      <w:r w:rsidRPr="00903DBA">
        <w:t>}</w:t>
      </w:r>
    </w:p>
    <w:p w14:paraId="47383F34" w14:textId="77777777" w:rsidR="00E80032" w:rsidRPr="00903DBA" w:rsidRDefault="00E80032" w:rsidP="00E80032">
      <w:pPr>
        <w:pStyle w:val="Code"/>
      </w:pPr>
    </w:p>
    <w:p w14:paraId="53DD9691" w14:textId="77777777" w:rsidR="00E80032" w:rsidRPr="00903DBA" w:rsidRDefault="00E80032" w:rsidP="00E80032">
      <w:pPr>
        <w:pStyle w:val="Code"/>
      </w:pPr>
      <w:r w:rsidRPr="00903DBA">
        <w:t>void PrintOnlyName(struct Person* personPtr) {</w:t>
      </w:r>
    </w:p>
    <w:p w14:paraId="76E608FF" w14:textId="77777777" w:rsidR="00E80032" w:rsidRPr="00903DBA" w:rsidRDefault="00E80032" w:rsidP="00E80032">
      <w:pPr>
        <w:pStyle w:val="Code"/>
      </w:pPr>
      <w:r w:rsidRPr="00903DBA">
        <w:t xml:space="preserve">  printf("Name: %s\n\n", personPtr-&gt;name);</w:t>
      </w:r>
    </w:p>
    <w:p w14:paraId="71F4140C" w14:textId="77777777" w:rsidR="00E80032" w:rsidRPr="00903DBA" w:rsidRDefault="00E80032" w:rsidP="00E80032">
      <w:pPr>
        <w:pStyle w:val="Code"/>
      </w:pPr>
      <w:r w:rsidRPr="00903DBA">
        <w:t>}</w:t>
      </w:r>
    </w:p>
    <w:p w14:paraId="3BB2027A" w14:textId="77777777" w:rsidR="00E80032" w:rsidRPr="00903DBA" w:rsidRDefault="00E80032" w:rsidP="00E80032">
      <w:pPr>
        <w:pStyle w:val="Code"/>
      </w:pPr>
    </w:p>
    <w:p w14:paraId="3715CE60" w14:textId="77777777" w:rsidR="00E80032" w:rsidRPr="00903DBA" w:rsidRDefault="00E80032" w:rsidP="00E80032">
      <w:pPr>
        <w:pStyle w:val="Code"/>
      </w:pPr>
      <w:r w:rsidRPr="00903DBA">
        <w:t>void PrintOnlyAge(struct Person* personPtr) {</w:t>
      </w:r>
    </w:p>
    <w:p w14:paraId="5A9AFA5C" w14:textId="77777777" w:rsidR="00E80032" w:rsidRPr="00903DBA" w:rsidRDefault="00E80032" w:rsidP="00E80032">
      <w:pPr>
        <w:pStyle w:val="Code"/>
      </w:pPr>
      <w:r w:rsidRPr="00903DBA">
        <w:t xml:space="preserve">  printf("Age: %d\n\n", personPtr-&gt;age);</w:t>
      </w:r>
    </w:p>
    <w:p w14:paraId="06839230" w14:textId="77777777" w:rsidR="00E80032" w:rsidRPr="00903DBA" w:rsidRDefault="00E80032" w:rsidP="00E80032">
      <w:pPr>
        <w:pStyle w:val="Code"/>
      </w:pPr>
      <w:r w:rsidRPr="00903DBA">
        <w:t>}</w:t>
      </w:r>
    </w:p>
    <w:p w14:paraId="008BEB19" w14:textId="77777777" w:rsidR="00E80032" w:rsidRPr="00903DBA" w:rsidRDefault="00E80032" w:rsidP="00E80032">
      <w:pPr>
        <w:pStyle w:val="Code"/>
      </w:pPr>
    </w:p>
    <w:p w14:paraId="12C6BF47" w14:textId="77777777" w:rsidR="00E80032" w:rsidRPr="00903DBA" w:rsidRDefault="00E80032" w:rsidP="00E80032">
      <w:pPr>
        <w:pStyle w:val="Code"/>
      </w:pPr>
      <w:r w:rsidRPr="00903DBA">
        <w:t>void main() {</w:t>
      </w:r>
    </w:p>
    <w:p w14:paraId="6DA4CC2D" w14:textId="77777777" w:rsidR="00E80032" w:rsidRPr="00903DBA" w:rsidRDefault="00E80032" w:rsidP="00E80032">
      <w:pPr>
        <w:pStyle w:val="Code"/>
      </w:pPr>
      <w:r w:rsidRPr="00903DBA">
        <w:t xml:space="preserve">  struct Person adam = {"Adam", 10, &amp;PrintNameAndAge};</w:t>
      </w:r>
    </w:p>
    <w:p w14:paraId="6639C754" w14:textId="77777777" w:rsidR="00E80032" w:rsidRPr="00903DBA" w:rsidRDefault="00E80032" w:rsidP="00E80032">
      <w:pPr>
        <w:pStyle w:val="Code"/>
      </w:pPr>
      <w:r w:rsidRPr="00903DBA">
        <w:t xml:space="preserve">  struct Person bertil = {"Bertil", 20, &amp;PrintOnlyName};</w:t>
      </w:r>
    </w:p>
    <w:p w14:paraId="51A0D62E" w14:textId="77777777" w:rsidR="00E80032" w:rsidRPr="00903DBA" w:rsidRDefault="00E80032" w:rsidP="00E80032">
      <w:pPr>
        <w:pStyle w:val="Code"/>
      </w:pPr>
      <w:r w:rsidRPr="00903DBA">
        <w:t xml:space="preserve">  struct Person ceasar = {"Ceasar", 30, &amp;PrintOnlyAge};</w:t>
      </w:r>
    </w:p>
    <w:p w14:paraId="2245756F" w14:textId="77777777" w:rsidR="00E80032" w:rsidRPr="00903DBA" w:rsidRDefault="00E80032" w:rsidP="00E80032">
      <w:pPr>
        <w:pStyle w:val="Code"/>
      </w:pPr>
    </w:p>
    <w:p w14:paraId="5DB6EB2E" w14:textId="77777777" w:rsidR="00E80032" w:rsidRPr="00903DBA" w:rsidRDefault="00E80032" w:rsidP="00E80032">
      <w:pPr>
        <w:pStyle w:val="Code"/>
      </w:pPr>
      <w:r w:rsidRPr="00903DBA">
        <w:t xml:space="preserve">  adam.Print(&amp;adam);     // Prints the name and age.</w:t>
      </w:r>
    </w:p>
    <w:p w14:paraId="4D6924F8" w14:textId="77777777" w:rsidR="00E80032" w:rsidRPr="00903DBA" w:rsidRDefault="00E80032" w:rsidP="00E80032">
      <w:pPr>
        <w:pStyle w:val="Code"/>
      </w:pPr>
      <w:r w:rsidRPr="00903DBA">
        <w:t xml:space="preserve">  bertil.Print(&amp;bertil); // Prints only the name.</w:t>
      </w:r>
    </w:p>
    <w:p w14:paraId="55BC0F17" w14:textId="77777777" w:rsidR="00E80032" w:rsidRPr="00903DBA" w:rsidRDefault="00E80032" w:rsidP="00E80032">
      <w:pPr>
        <w:pStyle w:val="Code"/>
      </w:pPr>
      <w:r w:rsidRPr="00903DBA">
        <w:t xml:space="preserve">  ceasar.Print(&amp;ceasar); // Prints only the age.</w:t>
      </w:r>
    </w:p>
    <w:p w14:paraId="2A9BCCC2" w14:textId="77777777" w:rsidR="00E80032" w:rsidRPr="00903DBA" w:rsidRDefault="00E80032" w:rsidP="00E80032">
      <w:pPr>
        <w:pStyle w:val="Code"/>
      </w:pPr>
      <w:r w:rsidRPr="00903DBA">
        <w:t>}</w:t>
      </w:r>
    </w:p>
    <w:p w14:paraId="360AFB6E" w14:textId="4AD7C215" w:rsidR="00E80032" w:rsidRPr="00903DBA" w:rsidRDefault="00E80032" w:rsidP="007C7CB2">
      <w:pPr>
        <w:pStyle w:val="Rubrik2"/>
      </w:pPr>
      <w:bookmarkStart w:id="820" w:name="_Toc320485619"/>
      <w:bookmarkStart w:id="821" w:name="_Toc323656728"/>
      <w:bookmarkStart w:id="822" w:name="_Toc324085466"/>
      <w:bookmarkStart w:id="823" w:name="_Toc383781118"/>
      <w:bookmarkStart w:id="824" w:name="_Ref383781494"/>
      <w:bookmarkStart w:id="825" w:name="_Ref383865235"/>
      <w:bookmarkStart w:id="826" w:name="_Ref383865434"/>
      <w:bookmarkStart w:id="827" w:name="_Ref383866090"/>
      <w:bookmarkStart w:id="828" w:name="_Toc57656227"/>
      <w:r w:rsidRPr="00903DBA">
        <w:t>The Preprocessor</w:t>
      </w:r>
      <w:bookmarkEnd w:id="820"/>
      <w:bookmarkEnd w:id="821"/>
      <w:bookmarkEnd w:id="822"/>
      <w:bookmarkEnd w:id="823"/>
      <w:bookmarkEnd w:id="824"/>
      <w:bookmarkEnd w:id="825"/>
      <w:bookmarkEnd w:id="826"/>
      <w:bookmarkEnd w:id="827"/>
      <w:bookmarkEnd w:id="828"/>
    </w:p>
    <w:p w14:paraId="5E5C7357" w14:textId="122C10D6" w:rsidR="00E80032" w:rsidRPr="00903DBA" w:rsidRDefault="00E80032" w:rsidP="00E65FE6">
      <w:pPr>
        <w:pStyle w:val="CodeHeader"/>
      </w:pPr>
      <w:r w:rsidRPr="00903DBA">
        <w:t xml:space="preserve">The </w:t>
      </w:r>
      <w:r w:rsidRPr="00E17FD3">
        <w:rPr>
          <w:rStyle w:val="KeyWord0"/>
        </w:rPr>
        <w:t>preprocessor</w:t>
      </w:r>
      <w:r w:rsidRPr="00903DBA">
        <w:t xml:space="preserve"> is a tool that precedes the compiler in interpreting the code. The </w:t>
      </w:r>
      <w:r w:rsidRPr="00E65FE6">
        <w:t>#include</w:t>
      </w:r>
      <w:r w:rsidRPr="00903DBA">
        <w:t xml:space="preserve"> directive is one of its parts. It opens the file and includes its text. So far, we have only included system header files, whose names are surrounded by arrow brackets (for instance, </w:t>
      </w:r>
      <w:r w:rsidR="00294181" w:rsidRPr="00E65FE6">
        <w:rPr>
          <w:rStyle w:val="CodeInText"/>
        </w:rPr>
        <w:t>&lt;stdio.h&gt;</w:t>
      </w:r>
      <w:r w:rsidRPr="00903DBA">
        <w:t>). Later on,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903DBA" w:rsidRDefault="00E80032" w:rsidP="00E65FE6">
      <w:pPr>
        <w:pStyle w:val="CodeHeader"/>
      </w:pPr>
      <w:r w:rsidRPr="00903DBA">
        <w:t xml:space="preserve">Another part of the pre-processor is the macros. They acts like functions with the difference that they do not perform any type checking, they just replace text. We have already used the </w:t>
      </w:r>
      <w:r w:rsidRPr="00E65FE6">
        <w:t>assert</w:t>
      </w:r>
      <w:r w:rsidRPr="00903DBA">
        <w:t xml:space="preserve"> macro. A macro is introduced with the </w:t>
      </w:r>
      <w:r w:rsidRPr="00E65FE6">
        <w:rPr>
          <w:rStyle w:val="CodeInText"/>
        </w:rPr>
        <w:t>#define</w:t>
      </w:r>
      <w:r w:rsidRPr="00903DBA">
        <w:t xml:space="preserve"> directive and is often written with capitals.</w:t>
      </w:r>
    </w:p>
    <w:p w14:paraId="7260CA4E" w14:textId="77777777" w:rsidR="00E80032" w:rsidRPr="00903DBA" w:rsidRDefault="00E80032" w:rsidP="00E80032">
      <w:pPr>
        <w:pStyle w:val="Code"/>
      </w:pPr>
      <w:r w:rsidRPr="00903DBA">
        <w:t>#define ADD(a, b) ((a) + (b))</w:t>
      </w:r>
    </w:p>
    <w:p w14:paraId="063DFC5D" w14:textId="77777777" w:rsidR="00E80032" w:rsidRPr="00903DBA" w:rsidRDefault="00E80032" w:rsidP="00E80032">
      <w:pPr>
        <w:pStyle w:val="Code"/>
      </w:pPr>
      <w:r w:rsidRPr="00903DBA">
        <w:t>printf("%d\n", ADD(1 + 2, 3 * 4)); // 15</w:t>
      </w:r>
    </w:p>
    <w:p w14:paraId="1307302A" w14:textId="77777777" w:rsidR="00E80032" w:rsidRPr="00903DBA" w:rsidRDefault="00E80032" w:rsidP="00E80032">
      <w:r w:rsidRPr="00903DBA">
        <w:t>Unlike regular C code, if we add a page-break we have to mark it by a backslash.</w:t>
      </w:r>
    </w:p>
    <w:p w14:paraId="15CF6D76" w14:textId="77777777" w:rsidR="00E80032" w:rsidRPr="00903DBA" w:rsidRDefault="00E80032" w:rsidP="00E80032">
      <w:pPr>
        <w:pStyle w:val="Code"/>
      </w:pPr>
      <w:r w:rsidRPr="00903DBA">
        <w:t>#define ADD(a, b) ((a) + \</w:t>
      </w:r>
    </w:p>
    <w:p w14:paraId="51A7162B" w14:textId="77777777" w:rsidR="00E80032" w:rsidRPr="00903DBA" w:rsidRDefault="00E80032" w:rsidP="00E80032">
      <w:pPr>
        <w:pStyle w:val="Code"/>
      </w:pPr>
      <w:r w:rsidRPr="00903DBA">
        <w:t xml:space="preserve">                   (b))</w:t>
      </w:r>
    </w:p>
    <w:p w14:paraId="120A4258" w14:textId="77777777" w:rsidR="00E80032" w:rsidRPr="00903DBA" w:rsidRDefault="00E80032" w:rsidP="00E80032">
      <w:r w:rsidRPr="00903DBA">
        <w:t xml:space="preserve">It is also possible to perform </w:t>
      </w:r>
      <w:r w:rsidRPr="00E17FD3">
        <w:rPr>
          <w:rStyle w:val="KeyWord0"/>
        </w:rPr>
        <w:t>conditional programming</w:t>
      </w:r>
      <w:r w:rsidRPr="00903DBA">
        <w:t xml:space="preserve"> by checking the value of macros. In the following example, we define a system integer according to the underlying operational system.</w:t>
      </w:r>
    </w:p>
    <w:p w14:paraId="2E9FF1D4" w14:textId="77777777" w:rsidR="00E80032" w:rsidRPr="00903DBA" w:rsidRDefault="00E80032" w:rsidP="00E80032">
      <w:pPr>
        <w:pStyle w:val="Code"/>
      </w:pPr>
      <w:r w:rsidRPr="00903DBA">
        <w:t>#ifdef WINDOWS</w:t>
      </w:r>
    </w:p>
    <w:p w14:paraId="490D0CE9" w14:textId="77777777" w:rsidR="00E80032" w:rsidRPr="00903DBA" w:rsidRDefault="00E80032" w:rsidP="00E80032">
      <w:pPr>
        <w:pStyle w:val="Code"/>
      </w:pPr>
      <w:r w:rsidRPr="00903DBA">
        <w:t xml:space="preserve">  #define SYSINT int</w:t>
      </w:r>
    </w:p>
    <w:p w14:paraId="14B517A5" w14:textId="77777777" w:rsidR="00E80032" w:rsidRPr="00903DBA" w:rsidRDefault="00E80032" w:rsidP="00E80032">
      <w:pPr>
        <w:pStyle w:val="Code"/>
      </w:pPr>
      <w:r w:rsidRPr="00903DBA">
        <w:t>#endif</w:t>
      </w:r>
    </w:p>
    <w:p w14:paraId="0258D5FC" w14:textId="77777777" w:rsidR="00E80032" w:rsidRPr="00903DBA" w:rsidRDefault="00E80032" w:rsidP="00E80032">
      <w:pPr>
        <w:pStyle w:val="Code"/>
      </w:pPr>
    </w:p>
    <w:p w14:paraId="2515CB23" w14:textId="77777777" w:rsidR="00E80032" w:rsidRPr="00903DBA" w:rsidRDefault="00E80032" w:rsidP="00E80032">
      <w:pPr>
        <w:pStyle w:val="Code"/>
      </w:pPr>
      <w:r w:rsidRPr="00903DBA">
        <w:t>#ifdef LINUX</w:t>
      </w:r>
    </w:p>
    <w:p w14:paraId="501EC619" w14:textId="77777777" w:rsidR="00E80032" w:rsidRPr="00903DBA" w:rsidRDefault="00E80032" w:rsidP="00E80032">
      <w:pPr>
        <w:pStyle w:val="Code"/>
      </w:pPr>
      <w:r w:rsidRPr="00903DBA">
        <w:t xml:space="preserve">  #define SYSINT unsigned int</w:t>
      </w:r>
    </w:p>
    <w:p w14:paraId="47A28965" w14:textId="77777777" w:rsidR="00E80032" w:rsidRPr="00903DBA" w:rsidRDefault="00E80032" w:rsidP="00E80032">
      <w:pPr>
        <w:pStyle w:val="Code"/>
      </w:pPr>
      <w:r w:rsidRPr="00903DBA">
        <w:t>#endif</w:t>
      </w:r>
    </w:p>
    <w:p w14:paraId="417DB924" w14:textId="77777777" w:rsidR="00E80032" w:rsidRPr="00903DBA" w:rsidRDefault="00E80032" w:rsidP="00E80032">
      <w:pPr>
        <w:pStyle w:val="Code"/>
      </w:pPr>
    </w:p>
    <w:p w14:paraId="0F345E91" w14:textId="77777777" w:rsidR="00E80032" w:rsidRPr="00903DBA" w:rsidRDefault="00E80032" w:rsidP="00E80032">
      <w:pPr>
        <w:pStyle w:val="Code"/>
      </w:pPr>
      <w:r w:rsidRPr="00903DBA">
        <w:t>#ifdef MAC</w:t>
      </w:r>
    </w:p>
    <w:p w14:paraId="671C94E6" w14:textId="77777777" w:rsidR="00E80032" w:rsidRPr="00903DBA" w:rsidRDefault="00E80032" w:rsidP="00E80032">
      <w:pPr>
        <w:pStyle w:val="Code"/>
      </w:pPr>
      <w:r w:rsidRPr="00903DBA">
        <w:t xml:space="preserve">  #define SYSINT long int</w:t>
      </w:r>
    </w:p>
    <w:p w14:paraId="4E892C8C" w14:textId="77777777" w:rsidR="00E80032" w:rsidRPr="00903DBA" w:rsidRDefault="00E80032" w:rsidP="00E80032">
      <w:pPr>
        <w:pStyle w:val="Code"/>
      </w:pPr>
      <w:r w:rsidRPr="00903DBA">
        <w:t>#endif</w:t>
      </w:r>
    </w:p>
    <w:p w14:paraId="7F7ECD66" w14:textId="77777777" w:rsidR="00E80032" w:rsidRPr="00903DBA" w:rsidRDefault="00E80032" w:rsidP="00E80032">
      <w:pPr>
        <w:pStyle w:val="Code"/>
      </w:pPr>
    </w:p>
    <w:p w14:paraId="3E9ABA64" w14:textId="77777777" w:rsidR="00E80032" w:rsidRPr="00903DBA" w:rsidRDefault="00E80032" w:rsidP="00E80032">
      <w:pPr>
        <w:pStyle w:val="Code"/>
      </w:pPr>
      <w:r w:rsidRPr="00903DBA">
        <w:t>SYSINT iOpData = 0;</w:t>
      </w:r>
    </w:p>
    <w:p w14:paraId="50ED5D60" w14:textId="60A95A0E" w:rsidR="00E80032" w:rsidRPr="00903DBA" w:rsidRDefault="00E80032" w:rsidP="00E65FE6">
      <w:pPr>
        <w:pStyle w:val="CodeHeader"/>
      </w:pPr>
      <w:r w:rsidRPr="00903DBA">
        <w:t xml:space="preserve">Condition programming can also be used as a third level of comments (above line and block comments, see Section </w:t>
      </w:r>
      <w:r w:rsidRPr="00903DBA">
        <w:fldChar w:fldCharType="begin"/>
      </w:r>
      <w:r w:rsidRPr="00903DBA">
        <w:instrText xml:space="preserve"> REF _Ref383865434 \r \h </w:instrText>
      </w:r>
      <w:r w:rsidRPr="00903DBA">
        <w:fldChar w:fldCharType="separate"/>
      </w:r>
      <w:r w:rsidR="005F7BC3" w:rsidRPr="00903DBA">
        <w:t>13.28</w:t>
      </w:r>
      <w:r w:rsidRPr="00903DBA">
        <w:fldChar w:fldCharType="end"/>
      </w:r>
      <w:r w:rsidRPr="00903DBA">
        <w:t xml:space="preserve">). In the following code the whole segment between the </w:t>
      </w:r>
      <w:r w:rsidRPr="00E65FE6">
        <w:t>#if</w:t>
      </w:r>
      <w:r w:rsidRPr="00903DBA">
        <w:t xml:space="preserve"> and </w:t>
      </w:r>
      <w:r w:rsidRPr="00E65FE6">
        <w:rPr>
          <w:rStyle w:val="CodeInText"/>
        </w:rPr>
        <w:t>#endif</w:t>
      </w:r>
      <w:r w:rsidRPr="00903DBA">
        <w:t xml:space="preserve"> directives will be omitted, regardless of the comments, as zero always is interpreted as false.</w:t>
      </w:r>
    </w:p>
    <w:p w14:paraId="3D241DEB" w14:textId="77777777" w:rsidR="00E80032" w:rsidRPr="00903DBA" w:rsidRDefault="00E80032" w:rsidP="00E80032">
      <w:pPr>
        <w:pStyle w:val="Code"/>
      </w:pPr>
      <w:r w:rsidRPr="00903DBA">
        <w:t>#if 0</w:t>
      </w:r>
    </w:p>
    <w:p w14:paraId="2D9C8562" w14:textId="77777777" w:rsidR="00E80032" w:rsidRPr="00903DBA" w:rsidRDefault="00E80032" w:rsidP="00E80032">
      <w:pPr>
        <w:pStyle w:val="Code"/>
      </w:pPr>
      <w:r w:rsidRPr="00903DBA">
        <w:t>int Square(int value)</w:t>
      </w:r>
    </w:p>
    <w:p w14:paraId="68B5BF3D" w14:textId="77777777" w:rsidR="00E80032" w:rsidRPr="00903DBA" w:rsidRDefault="00E80032" w:rsidP="00E80032">
      <w:pPr>
        <w:pStyle w:val="Code"/>
      </w:pPr>
      <w:r w:rsidRPr="00903DBA">
        <w:t>{</w:t>
      </w:r>
      <w:r w:rsidRPr="00903DBA">
        <w:cr/>
        <w:t xml:space="preserve">  return value * value; // Square.</w:t>
      </w:r>
    </w:p>
    <w:p w14:paraId="1F7681AC" w14:textId="77777777" w:rsidR="00E80032" w:rsidRPr="00903DBA" w:rsidRDefault="00E80032" w:rsidP="00E80032">
      <w:pPr>
        <w:pStyle w:val="Code"/>
      </w:pPr>
      <w:r w:rsidRPr="00903DBA">
        <w:t>}</w:t>
      </w:r>
    </w:p>
    <w:p w14:paraId="2059564A" w14:textId="77777777" w:rsidR="00E80032" w:rsidRPr="00903DBA" w:rsidRDefault="00E80032" w:rsidP="00E80032">
      <w:pPr>
        <w:pStyle w:val="Code"/>
      </w:pPr>
      <w:r w:rsidRPr="00903DBA">
        <w:t>#endif</w:t>
      </w:r>
    </w:p>
    <w:p w14:paraId="1E500E35" w14:textId="77777777" w:rsidR="00E80032" w:rsidRPr="00903DBA" w:rsidRDefault="00E80032" w:rsidP="007C7CB2">
      <w:pPr>
        <w:pStyle w:val="Rubrik2"/>
      </w:pPr>
      <w:bookmarkStart w:id="829" w:name="_Toc320485618"/>
      <w:bookmarkStart w:id="830" w:name="_Toc323656729"/>
      <w:bookmarkStart w:id="831" w:name="_Toc324085467"/>
      <w:bookmarkStart w:id="832" w:name="_Toc383781119"/>
      <w:bookmarkStart w:id="833" w:name="_Toc57656228"/>
      <w:bookmarkStart w:id="834" w:name="_Toc320485621"/>
      <w:r w:rsidRPr="00903DBA">
        <w:t>The Standard Library</w:t>
      </w:r>
      <w:bookmarkEnd w:id="829"/>
      <w:bookmarkEnd w:id="830"/>
      <w:bookmarkEnd w:id="831"/>
      <w:bookmarkEnd w:id="832"/>
      <w:bookmarkEnd w:id="833"/>
    </w:p>
    <w:p w14:paraId="003DB903" w14:textId="77777777" w:rsidR="00E80032" w:rsidRPr="00903DBA" w:rsidRDefault="00E80032" w:rsidP="00E80032">
      <w:r w:rsidRPr="00903DBA">
        <w:t>The C standard library hold around 200 functions and some macros divided into several sections.</w:t>
      </w:r>
    </w:p>
    <w:p w14:paraId="5AEF4C94" w14:textId="77777777" w:rsidR="00E80032" w:rsidRPr="00903DBA" w:rsidRDefault="00E80032" w:rsidP="007C7CB2">
      <w:pPr>
        <w:pStyle w:val="Rubrik3"/>
      </w:pPr>
      <w:bookmarkStart w:id="835" w:name="_Toc323656730"/>
      <w:bookmarkStart w:id="836" w:name="_Toc324085468"/>
      <w:bookmarkStart w:id="837" w:name="_Toc383781120"/>
      <w:bookmarkStart w:id="838" w:name="_Toc57656229"/>
      <w:r w:rsidRPr="00903DBA">
        <w:t>File Management</w:t>
      </w:r>
      <w:bookmarkEnd w:id="835"/>
      <w:bookmarkEnd w:id="836"/>
      <w:bookmarkEnd w:id="837"/>
      <w:bookmarkEnd w:id="838"/>
    </w:p>
    <w:p w14:paraId="2959B537" w14:textId="77777777" w:rsidR="00E80032" w:rsidRPr="00903DBA" w:rsidRDefault="00E80032" w:rsidP="00E65FE6">
      <w:pPr>
        <w:pStyle w:val="CodeHeader"/>
      </w:pPr>
      <w:r w:rsidRPr="00903DBA">
        <w:t xml:space="preserve">We can open, write to, read from, and close files with the help of </w:t>
      </w:r>
      <w:r w:rsidRPr="00E17FD3">
        <w:rPr>
          <w:rStyle w:val="KeyWord0"/>
        </w:rPr>
        <w:t>file</w:t>
      </w:r>
      <w:r w:rsidRPr="00903DBA">
        <w:rPr>
          <w:rStyle w:val="Italic"/>
        </w:rPr>
        <w:t xml:space="preserve"> </w:t>
      </w:r>
      <w:r w:rsidRPr="00E17FD3">
        <w:rPr>
          <w:rStyle w:val="KeyWord0"/>
        </w:rPr>
        <w:t>pointers</w:t>
      </w:r>
      <w:r w:rsidRPr="00903DBA">
        <w:t xml:space="preserve">. A file pointer is a pointer to a value of the </w:t>
      </w:r>
      <w:r w:rsidRPr="00E65FE6">
        <w:t>FILE</w:t>
      </w:r>
      <w:r w:rsidRPr="00903DBA">
        <w:t xml:space="preserve"> type; it can be considered a connection to the file. The program below reads a series of integers from the text file </w:t>
      </w:r>
      <w:r w:rsidRPr="00E65FE6">
        <w:t>Input.txt</w:t>
      </w:r>
      <w:r w:rsidRPr="00903DBA">
        <w:t xml:space="preserve"> and writes their squares to the file </w:t>
      </w:r>
      <w:r w:rsidRPr="00E65FE6">
        <w:t>Output.txt</w:t>
      </w:r>
      <w:r w:rsidRPr="00903DBA">
        <w:t xml:space="preserve">. The function </w:t>
      </w:r>
      <w:r w:rsidRPr="00E65FE6">
        <w:rPr>
          <w:rStyle w:val="CodeInText"/>
        </w:rPr>
        <w:t>feof</w:t>
      </w:r>
      <w:r w:rsidRPr="00903DBA">
        <w:t xml:space="preserve"> returns zero when there is no more value to be read from the file. Finally, we must not forget to close the file.</w:t>
      </w:r>
    </w:p>
    <w:p w14:paraId="7189D2F9" w14:textId="1DD6A0FD" w:rsidR="00E80032" w:rsidRPr="00903DBA" w:rsidRDefault="00E80032" w:rsidP="00E80032">
      <w:pPr>
        <w:pStyle w:val="Code"/>
      </w:pPr>
      <w:r w:rsidRPr="00903DBA">
        <w:t xml:space="preserve">#include </w:t>
      </w:r>
      <w:r w:rsidR="00EF337F" w:rsidRPr="00903DBA">
        <w:t>&lt;stdlib.h&gt;</w:t>
      </w:r>
    </w:p>
    <w:p w14:paraId="4F6F8C0C" w14:textId="77777777" w:rsidR="00E80032" w:rsidRPr="00903DBA" w:rsidRDefault="00E80032" w:rsidP="00E80032">
      <w:pPr>
        <w:pStyle w:val="Code"/>
      </w:pPr>
      <w:r w:rsidRPr="00903DBA">
        <w:t>#include &lt;assert.h&gt;</w:t>
      </w:r>
    </w:p>
    <w:p w14:paraId="055C904A" w14:textId="77777777" w:rsidR="00E80032" w:rsidRPr="00903DBA" w:rsidRDefault="00E80032" w:rsidP="00E80032">
      <w:pPr>
        <w:pStyle w:val="Code"/>
      </w:pPr>
      <w:r w:rsidRPr="00903DBA">
        <w:t>#include &lt;stdio.h&gt;</w:t>
      </w:r>
    </w:p>
    <w:p w14:paraId="4B1817E3" w14:textId="77777777" w:rsidR="00E80032" w:rsidRPr="00903DBA" w:rsidRDefault="00E80032" w:rsidP="00E80032">
      <w:pPr>
        <w:pStyle w:val="Code"/>
      </w:pPr>
    </w:p>
    <w:p w14:paraId="7659315C" w14:textId="77777777" w:rsidR="00E80032" w:rsidRPr="00903DBA" w:rsidRDefault="00E80032" w:rsidP="00E80032">
      <w:pPr>
        <w:pStyle w:val="Code"/>
      </w:pPr>
      <w:r w:rsidRPr="00903DBA">
        <w:t>void main(void) {</w:t>
      </w:r>
    </w:p>
    <w:p w14:paraId="56C784B7" w14:textId="77777777" w:rsidR="00E80032" w:rsidRPr="00903DBA" w:rsidRDefault="00E80032" w:rsidP="00E80032">
      <w:pPr>
        <w:pStyle w:val="Code"/>
      </w:pPr>
      <w:r w:rsidRPr="00903DBA">
        <w:t xml:space="preserve">  FILE* inFile = fopen("Input.txt", "r");</w:t>
      </w:r>
    </w:p>
    <w:p w14:paraId="3F3B48B5" w14:textId="77777777" w:rsidR="00E80032" w:rsidRPr="00903DBA" w:rsidRDefault="00E80032" w:rsidP="00E80032">
      <w:pPr>
        <w:pStyle w:val="Code"/>
      </w:pPr>
      <w:r w:rsidRPr="00903DBA">
        <w:t xml:space="preserve">  FILE* outFile = fopen("Output.txt", "w");</w:t>
      </w:r>
    </w:p>
    <w:p w14:paraId="606114A1" w14:textId="77777777" w:rsidR="00E80032" w:rsidRPr="00903DBA" w:rsidRDefault="00E80032" w:rsidP="00E80032">
      <w:pPr>
        <w:pStyle w:val="Code"/>
      </w:pPr>
    </w:p>
    <w:p w14:paraId="07614C45" w14:textId="77777777" w:rsidR="00E80032" w:rsidRPr="00903DBA" w:rsidRDefault="00E80032" w:rsidP="00E80032">
      <w:pPr>
        <w:pStyle w:val="Code"/>
      </w:pPr>
      <w:r w:rsidRPr="00903DBA">
        <w:t xml:space="preserve">  assert(inFile != NULL);</w:t>
      </w:r>
    </w:p>
    <w:p w14:paraId="3AB79622" w14:textId="77777777" w:rsidR="00E80032" w:rsidRPr="00903DBA" w:rsidRDefault="00E80032" w:rsidP="00E80032">
      <w:pPr>
        <w:pStyle w:val="Code"/>
      </w:pPr>
      <w:r w:rsidRPr="00903DBA">
        <w:t xml:space="preserve">  assert(outFile != NULL);</w:t>
      </w:r>
    </w:p>
    <w:p w14:paraId="3007707E" w14:textId="77777777" w:rsidR="00E80032" w:rsidRPr="00903DBA" w:rsidRDefault="00E80032" w:rsidP="00E80032">
      <w:pPr>
        <w:pStyle w:val="Code"/>
      </w:pPr>
    </w:p>
    <w:p w14:paraId="287358F5" w14:textId="77777777" w:rsidR="00E80032" w:rsidRPr="00903DBA" w:rsidRDefault="00E80032" w:rsidP="00E80032">
      <w:pPr>
        <w:pStyle w:val="Code"/>
      </w:pPr>
      <w:r w:rsidRPr="00903DBA">
        <w:t xml:space="preserve">  while (!feof(inFile)) {</w:t>
      </w:r>
      <w:r w:rsidRPr="00903DBA">
        <w:cr/>
        <w:t xml:space="preserve">    double value;</w:t>
      </w:r>
    </w:p>
    <w:p w14:paraId="6C2877E8" w14:textId="77777777" w:rsidR="00E80032" w:rsidRPr="00903DBA" w:rsidRDefault="00E80032" w:rsidP="00E80032">
      <w:pPr>
        <w:pStyle w:val="Code"/>
      </w:pPr>
      <w:r w:rsidRPr="00903DBA">
        <w:t xml:space="preserve">    fscanf(inFile, "%lf", &amp;value);</w:t>
      </w:r>
    </w:p>
    <w:p w14:paraId="678CF55E" w14:textId="77777777" w:rsidR="00E80032" w:rsidRPr="00903DBA" w:rsidRDefault="00E80032" w:rsidP="00E80032">
      <w:pPr>
        <w:pStyle w:val="Code"/>
      </w:pPr>
      <w:r w:rsidRPr="00903DBA">
        <w:t xml:space="preserve">    fprintf(outFile, "%f\n", value * value);</w:t>
      </w:r>
    </w:p>
    <w:p w14:paraId="25ADFB2E" w14:textId="77777777" w:rsidR="00E80032" w:rsidRPr="00903DBA" w:rsidRDefault="00E80032" w:rsidP="00E80032">
      <w:pPr>
        <w:pStyle w:val="Code"/>
      </w:pPr>
      <w:r w:rsidRPr="00903DBA">
        <w:t xml:space="preserve">  }</w:t>
      </w:r>
    </w:p>
    <w:p w14:paraId="1E89D9FF" w14:textId="77777777" w:rsidR="00E80032" w:rsidRPr="00903DBA" w:rsidRDefault="00E80032" w:rsidP="00E80032">
      <w:pPr>
        <w:pStyle w:val="Code"/>
      </w:pPr>
    </w:p>
    <w:p w14:paraId="297CCDA6" w14:textId="77777777" w:rsidR="00E80032" w:rsidRPr="00903DBA" w:rsidRDefault="00E80032" w:rsidP="00E80032">
      <w:pPr>
        <w:pStyle w:val="Code"/>
      </w:pPr>
      <w:r w:rsidRPr="00903DBA">
        <w:t xml:space="preserve">  fclose(inFile);</w:t>
      </w:r>
    </w:p>
    <w:p w14:paraId="33EA341E" w14:textId="77777777" w:rsidR="00E80032" w:rsidRPr="00903DBA" w:rsidRDefault="00E80032" w:rsidP="00E80032">
      <w:pPr>
        <w:pStyle w:val="Code"/>
      </w:pPr>
      <w:r w:rsidRPr="00903DBA">
        <w:t xml:space="preserve">  fclose(outFile);</w:t>
      </w:r>
    </w:p>
    <w:p w14:paraId="3ADE426F" w14:textId="77777777" w:rsidR="00E80032" w:rsidRPr="00903DBA" w:rsidRDefault="00E80032" w:rsidP="00E80032">
      <w:pPr>
        <w:pStyle w:val="Code"/>
      </w:pPr>
      <w:r w:rsidRPr="00903DBA">
        <w:t>}</w:t>
      </w:r>
    </w:p>
    <w:p w14:paraId="7BA76680" w14:textId="77777777" w:rsidR="00E80032" w:rsidRPr="00903DBA" w:rsidRDefault="00E80032" w:rsidP="00E80032">
      <w:r w:rsidRPr="00903DBA">
        <w:t xml:space="preserve">The text files are written in plain texts and can be viewed by the editor. </w:t>
      </w:r>
    </w:p>
    <w:p w14:paraId="601435F5" w14:textId="77777777" w:rsidR="00E80032" w:rsidRPr="00903DBA" w:rsidRDefault="00E80032" w:rsidP="00E65FE6">
      <w:pPr>
        <w:pStyle w:val="CodeHeader"/>
      </w:pPr>
      <w:r w:rsidRPr="00903DBA">
        <w:t>Input.txt</w:t>
      </w:r>
    </w:p>
    <w:p w14:paraId="0266E2C8" w14:textId="77777777" w:rsidR="00E80032" w:rsidRPr="00903DBA" w:rsidRDefault="00E80032" w:rsidP="00E80032">
      <w:pPr>
        <w:pStyle w:val="Code"/>
      </w:pPr>
      <w:r w:rsidRPr="00903DBA">
        <w:t>1</w:t>
      </w:r>
    </w:p>
    <w:p w14:paraId="4016BFEA" w14:textId="77777777" w:rsidR="00E80032" w:rsidRPr="00903DBA" w:rsidRDefault="00E80032" w:rsidP="00E80032">
      <w:pPr>
        <w:pStyle w:val="Code"/>
      </w:pPr>
      <w:r w:rsidRPr="00903DBA">
        <w:t>2</w:t>
      </w:r>
    </w:p>
    <w:p w14:paraId="43CD42C3" w14:textId="77777777" w:rsidR="00E80032" w:rsidRPr="00903DBA" w:rsidRDefault="00E80032" w:rsidP="00E80032">
      <w:pPr>
        <w:pStyle w:val="Code"/>
      </w:pPr>
      <w:r w:rsidRPr="00903DBA">
        <w:t>3</w:t>
      </w:r>
    </w:p>
    <w:p w14:paraId="3486F9A6" w14:textId="77777777" w:rsidR="00E80032" w:rsidRPr="00903DBA" w:rsidRDefault="00E80032" w:rsidP="00E80032">
      <w:pPr>
        <w:pStyle w:val="Code"/>
      </w:pPr>
      <w:r w:rsidRPr="00903DBA">
        <w:t>4</w:t>
      </w:r>
    </w:p>
    <w:p w14:paraId="392421BB" w14:textId="77777777" w:rsidR="00E80032" w:rsidRPr="00903DBA" w:rsidRDefault="00E80032" w:rsidP="00E80032">
      <w:pPr>
        <w:pStyle w:val="Code"/>
      </w:pPr>
      <w:r w:rsidRPr="00903DBA">
        <w:t>5</w:t>
      </w:r>
    </w:p>
    <w:p w14:paraId="3A2EE743" w14:textId="77777777" w:rsidR="00E80032" w:rsidRPr="00903DBA" w:rsidRDefault="00E80032" w:rsidP="00E65FE6">
      <w:pPr>
        <w:pStyle w:val="CodeHeader"/>
        <w:rPr>
          <w:noProof/>
          <w:lang w:eastAsia="sv-SE"/>
        </w:rPr>
      </w:pPr>
      <w:r w:rsidRPr="00903DBA">
        <w:rPr>
          <w:noProof/>
          <w:lang w:eastAsia="sv-SE"/>
        </w:rPr>
        <w:t>Output.txt</w:t>
      </w:r>
    </w:p>
    <w:p w14:paraId="346AD77F" w14:textId="77777777" w:rsidR="00E80032" w:rsidRPr="00903DBA" w:rsidRDefault="00E80032" w:rsidP="00E80032">
      <w:pPr>
        <w:pStyle w:val="Code"/>
      </w:pPr>
      <w:r w:rsidRPr="00903DBA">
        <w:t>1</w:t>
      </w:r>
    </w:p>
    <w:p w14:paraId="01D9FB08" w14:textId="77777777" w:rsidR="00E80032" w:rsidRPr="00903DBA" w:rsidRDefault="00E80032" w:rsidP="00E80032">
      <w:pPr>
        <w:pStyle w:val="Code"/>
      </w:pPr>
      <w:r w:rsidRPr="00903DBA">
        <w:t>4</w:t>
      </w:r>
    </w:p>
    <w:p w14:paraId="228017DB" w14:textId="77777777" w:rsidR="00E80032" w:rsidRPr="00903DBA" w:rsidRDefault="00E80032" w:rsidP="00E80032">
      <w:pPr>
        <w:pStyle w:val="Code"/>
      </w:pPr>
      <w:r w:rsidRPr="00903DBA">
        <w:t>9</w:t>
      </w:r>
    </w:p>
    <w:p w14:paraId="271FFE03" w14:textId="77777777" w:rsidR="00E80032" w:rsidRPr="00903DBA" w:rsidRDefault="00E80032" w:rsidP="00E80032">
      <w:pPr>
        <w:pStyle w:val="Code"/>
      </w:pPr>
      <w:r w:rsidRPr="00903DBA">
        <w:t>16</w:t>
      </w:r>
    </w:p>
    <w:p w14:paraId="11606E38" w14:textId="77777777" w:rsidR="00E80032" w:rsidRPr="00903DBA" w:rsidRDefault="00E80032" w:rsidP="00E80032">
      <w:pPr>
        <w:pStyle w:val="Code"/>
      </w:pPr>
      <w:r w:rsidRPr="00903DBA">
        <w:t>25</w:t>
      </w:r>
    </w:p>
    <w:p w14:paraId="3B710581" w14:textId="77777777" w:rsidR="00E80032" w:rsidRPr="00903DBA" w:rsidRDefault="00E80032" w:rsidP="00E65FE6">
      <w:pPr>
        <w:pStyle w:val="CodeHeader"/>
      </w:pPr>
      <w:r w:rsidRPr="00903DBA">
        <w:t xml:space="preserve">We can also read and write binary data. The program below writes the number one to ten to the file </w:t>
      </w:r>
      <w:r w:rsidRPr="00E65FE6">
        <w:t>Numbers.bin</w:t>
      </w:r>
      <w:r w:rsidRPr="00903DBA">
        <w:t xml:space="preserve"> and then reads the same series of values from the file. The functions </w:t>
      </w:r>
      <w:r w:rsidRPr="00E65FE6">
        <w:t>write</w:t>
      </w:r>
      <w:r w:rsidRPr="00903DBA">
        <w:t xml:space="preserve"> and </w:t>
      </w:r>
      <w:r w:rsidRPr="00E65FE6">
        <w:rPr>
          <w:rStyle w:val="CodeInText"/>
        </w:rPr>
        <w:t>read</w:t>
      </w:r>
      <w:r w:rsidRPr="00903DBA">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903DBA" w:rsidRDefault="00E80032" w:rsidP="00E65FE6">
      <w:pPr>
        <w:pStyle w:val="CodeHeader"/>
      </w:pPr>
      <w:r w:rsidRPr="00903DBA">
        <w:t>BinaryFile.c</w:t>
      </w:r>
    </w:p>
    <w:p w14:paraId="11F286E5" w14:textId="45E29D6C" w:rsidR="00E80032" w:rsidRPr="00903DBA" w:rsidRDefault="00E80032" w:rsidP="00E80032">
      <w:pPr>
        <w:pStyle w:val="Code"/>
      </w:pPr>
      <w:r w:rsidRPr="00903DBA">
        <w:t xml:space="preserve">#include </w:t>
      </w:r>
      <w:r w:rsidR="00EF337F" w:rsidRPr="00903DBA">
        <w:t>&lt;stdlib.h&gt;</w:t>
      </w:r>
    </w:p>
    <w:p w14:paraId="202DCA59" w14:textId="77777777" w:rsidR="00E80032" w:rsidRPr="00903DBA" w:rsidRDefault="00E80032" w:rsidP="00E80032">
      <w:pPr>
        <w:pStyle w:val="Code"/>
      </w:pPr>
      <w:r w:rsidRPr="00903DBA">
        <w:t>#include &lt;assert.h&gt;</w:t>
      </w:r>
    </w:p>
    <w:p w14:paraId="17B872EE" w14:textId="77777777" w:rsidR="00E80032" w:rsidRPr="00903DBA" w:rsidRDefault="00E80032" w:rsidP="00E80032">
      <w:pPr>
        <w:pStyle w:val="Code"/>
      </w:pPr>
      <w:r w:rsidRPr="00903DBA">
        <w:t>#include &lt;stdio.h&gt;</w:t>
      </w:r>
    </w:p>
    <w:p w14:paraId="1A1DC996" w14:textId="77777777" w:rsidR="00E80032" w:rsidRPr="00903DBA" w:rsidRDefault="00E80032" w:rsidP="00E80032">
      <w:pPr>
        <w:pStyle w:val="Code"/>
      </w:pPr>
    </w:p>
    <w:p w14:paraId="03CB5105" w14:textId="77777777" w:rsidR="00E80032" w:rsidRPr="00903DBA" w:rsidRDefault="00E80032" w:rsidP="00E80032">
      <w:pPr>
        <w:pStyle w:val="Code"/>
      </w:pPr>
      <w:r w:rsidRPr="00903DBA">
        <w:t>void main(void) {</w:t>
      </w:r>
    </w:p>
    <w:p w14:paraId="29EFD1E8" w14:textId="77777777" w:rsidR="00E80032" w:rsidRPr="00903DBA" w:rsidRDefault="00E80032" w:rsidP="00E80032">
      <w:pPr>
        <w:pStyle w:val="Code"/>
      </w:pPr>
      <w:r w:rsidRPr="00903DBA">
        <w:t xml:space="preserve">  int index, value;</w:t>
      </w:r>
    </w:p>
    <w:p w14:paraId="705487BF" w14:textId="77777777" w:rsidR="00E80032" w:rsidRPr="00903DBA" w:rsidRDefault="00E80032" w:rsidP="00E80032">
      <w:pPr>
        <w:pStyle w:val="Code"/>
      </w:pPr>
    </w:p>
    <w:p w14:paraId="75E89BC0" w14:textId="77777777" w:rsidR="00E80032" w:rsidRPr="00903DBA" w:rsidRDefault="00E80032" w:rsidP="00E80032">
      <w:pPr>
        <w:pStyle w:val="Code"/>
      </w:pPr>
      <w:r w:rsidRPr="00903DBA">
        <w:t xml:space="preserve">  FILE *outFile = fopen("Number.bin", "w"), *inFile;</w:t>
      </w:r>
    </w:p>
    <w:p w14:paraId="77AC0E35" w14:textId="77777777" w:rsidR="00E80032" w:rsidRPr="00903DBA" w:rsidRDefault="00E80032" w:rsidP="00E80032">
      <w:pPr>
        <w:pStyle w:val="Code"/>
      </w:pPr>
      <w:r w:rsidRPr="00903DBA">
        <w:t xml:space="preserve">  assert(outFile != NULL);</w:t>
      </w:r>
    </w:p>
    <w:p w14:paraId="1EA9F207" w14:textId="77777777" w:rsidR="00E80032" w:rsidRPr="00903DBA" w:rsidRDefault="00E80032" w:rsidP="00E80032">
      <w:pPr>
        <w:pStyle w:val="Code"/>
      </w:pPr>
      <w:r w:rsidRPr="00903DBA">
        <w:t xml:space="preserve">  for (index = 1; index &lt;= 10; ++index) {</w:t>
      </w:r>
      <w:r w:rsidRPr="00903DBA">
        <w:cr/>
        <w:t xml:space="preserve">    fwrite(&amp;index, 1, sizeof index, outFile);</w:t>
      </w:r>
    </w:p>
    <w:p w14:paraId="78B6CA3C" w14:textId="77777777" w:rsidR="00E80032" w:rsidRPr="00903DBA" w:rsidRDefault="00E80032" w:rsidP="00E80032">
      <w:pPr>
        <w:pStyle w:val="Code"/>
      </w:pPr>
      <w:r w:rsidRPr="00903DBA">
        <w:t xml:space="preserve">  }</w:t>
      </w:r>
    </w:p>
    <w:p w14:paraId="17795BE2" w14:textId="77777777" w:rsidR="00E80032" w:rsidRPr="00903DBA" w:rsidRDefault="00E80032" w:rsidP="00E80032">
      <w:pPr>
        <w:pStyle w:val="Code"/>
      </w:pPr>
      <w:r w:rsidRPr="00903DBA">
        <w:t xml:space="preserve">  fclose(outFile);</w:t>
      </w:r>
    </w:p>
    <w:p w14:paraId="25C698C9" w14:textId="77777777" w:rsidR="00E80032" w:rsidRPr="00903DBA" w:rsidRDefault="00E80032" w:rsidP="00E80032">
      <w:pPr>
        <w:pStyle w:val="Code"/>
      </w:pPr>
    </w:p>
    <w:p w14:paraId="4EE02CE3" w14:textId="77777777" w:rsidR="00E80032" w:rsidRPr="00903DBA" w:rsidRDefault="00E80032" w:rsidP="00E80032">
      <w:pPr>
        <w:pStyle w:val="Code"/>
      </w:pPr>
      <w:r w:rsidRPr="00903DBA">
        <w:t xml:space="preserve">  inFile = fopen("Number.bin", "r");</w:t>
      </w:r>
    </w:p>
    <w:p w14:paraId="0926E074" w14:textId="77777777" w:rsidR="00E80032" w:rsidRPr="00903DBA" w:rsidRDefault="00E80032" w:rsidP="00E80032">
      <w:pPr>
        <w:pStyle w:val="Code"/>
      </w:pPr>
      <w:r w:rsidRPr="00903DBA">
        <w:t xml:space="preserve">  assert(inFile != NULL);</w:t>
      </w:r>
    </w:p>
    <w:p w14:paraId="337D6967" w14:textId="77777777" w:rsidR="00E80032" w:rsidRPr="00903DBA" w:rsidRDefault="00E80032" w:rsidP="00E80032">
      <w:pPr>
        <w:pStyle w:val="Code"/>
      </w:pPr>
      <w:r w:rsidRPr="00903DBA">
        <w:t xml:space="preserve">  while (fread(&amp;value, 1, sizeof value, inFile) &gt; 0) {</w:t>
      </w:r>
      <w:r w:rsidRPr="00903DBA">
        <w:cr/>
        <w:t xml:space="preserve">    printf("%d\n", value);</w:t>
      </w:r>
    </w:p>
    <w:p w14:paraId="6D417526" w14:textId="77777777" w:rsidR="00E80032" w:rsidRPr="00903DBA" w:rsidRDefault="00E80032" w:rsidP="00E80032">
      <w:pPr>
        <w:pStyle w:val="Code"/>
      </w:pPr>
      <w:r w:rsidRPr="00903DBA">
        <w:t xml:space="preserve">  }</w:t>
      </w:r>
    </w:p>
    <w:p w14:paraId="03381FC1" w14:textId="77777777" w:rsidR="00E80032" w:rsidRPr="00903DBA" w:rsidRDefault="00E80032" w:rsidP="00E80032">
      <w:pPr>
        <w:pStyle w:val="Code"/>
      </w:pPr>
      <w:r w:rsidRPr="00903DBA">
        <w:t xml:space="preserve">  fclose(inFile);</w:t>
      </w:r>
    </w:p>
    <w:p w14:paraId="1B26E6CA" w14:textId="77777777" w:rsidR="00E80032" w:rsidRPr="00903DBA" w:rsidRDefault="00E80032" w:rsidP="00E80032">
      <w:pPr>
        <w:pStyle w:val="Code"/>
      </w:pPr>
      <w:r w:rsidRPr="00903DBA">
        <w:t>}</w:t>
      </w:r>
    </w:p>
    <w:p w14:paraId="3E70854A" w14:textId="77777777" w:rsidR="00E80032" w:rsidRPr="00903DBA" w:rsidRDefault="00E80032" w:rsidP="00E65FE6">
      <w:pPr>
        <w:pStyle w:val="CodeHeader"/>
      </w:pPr>
      <w:r w:rsidRPr="00903DBA">
        <w:t xml:space="preserve">The values are stored in compressed form in the binary file </w:t>
      </w:r>
      <w:r w:rsidRPr="00E65FE6">
        <w:rPr>
          <w:rStyle w:val="CodeInText"/>
        </w:rPr>
        <w:t>Numbers.bin</w:t>
      </w:r>
      <w:r w:rsidRPr="00903DBA">
        <w:t>, why they are not readable in the editor. Here is a screen dump of the file.</w:t>
      </w:r>
    </w:p>
    <w:p w14:paraId="7DB6314F" w14:textId="77777777" w:rsidR="00E80032" w:rsidRPr="00903DBA" w:rsidRDefault="00E80032" w:rsidP="00E80032">
      <w:r w:rsidRPr="00903DBA">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903DBA" w:rsidRDefault="00E80032" w:rsidP="007C7CB2">
      <w:pPr>
        <w:pStyle w:val="Rubrik3"/>
      </w:pPr>
      <w:bookmarkStart w:id="839" w:name="_Toc323656731"/>
      <w:bookmarkStart w:id="840" w:name="_Toc324085469"/>
      <w:bookmarkStart w:id="841" w:name="_Toc383781121"/>
      <w:bookmarkStart w:id="842" w:name="_Toc57656230"/>
      <w:r w:rsidRPr="00903DBA">
        <w:t>Program Parameters</w:t>
      </w:r>
      <w:bookmarkEnd w:id="839"/>
      <w:bookmarkEnd w:id="840"/>
      <w:bookmarkEnd w:id="841"/>
      <w:bookmarkEnd w:id="842"/>
    </w:p>
    <w:p w14:paraId="683E2625" w14:textId="77777777" w:rsidR="00E80032" w:rsidRPr="00903DBA" w:rsidRDefault="00E80032" w:rsidP="00E65FE6">
      <w:pPr>
        <w:pStyle w:val="CodeHeader"/>
      </w:pPr>
      <w:r w:rsidRPr="00903DBA">
        <w:t xml:space="preserve">It possible to start the program execution with parameters. In </w:t>
      </w:r>
      <w:r w:rsidRPr="00E65FE6">
        <w:t>main</w:t>
      </w:r>
      <w:r w:rsidRPr="00903DBA">
        <w:t xml:space="preserve">, the </w:t>
      </w:r>
      <w:r w:rsidRPr="00E65FE6">
        <w:t>argc</w:t>
      </w:r>
      <w:r w:rsidRPr="00903DBA">
        <w:t xml:space="preserve"> parameter holds the number of input strings, and </w:t>
      </w:r>
      <w:r w:rsidRPr="00E65FE6">
        <w:rPr>
          <w:rStyle w:val="CodeInText"/>
        </w:rPr>
        <w:t>argv</w:t>
      </w:r>
      <w:r w:rsidRPr="00903DBA">
        <w:t xml:space="preserve"> holds the string themselves.</w:t>
      </w:r>
    </w:p>
    <w:p w14:paraId="334A4FAE" w14:textId="2305ED48" w:rsidR="00E80032" w:rsidRPr="00903DBA" w:rsidRDefault="00E80032" w:rsidP="00E80032">
      <w:pPr>
        <w:pStyle w:val="Code"/>
      </w:pPr>
      <w:r w:rsidRPr="00903DBA">
        <w:t xml:space="preserve">#include </w:t>
      </w:r>
      <w:r w:rsidR="00294181" w:rsidRPr="00903DBA">
        <w:rPr>
          <w:color w:val="000000" w:themeColor="text1"/>
        </w:rPr>
        <w:t>&lt;stdio.h&gt;</w:t>
      </w:r>
    </w:p>
    <w:p w14:paraId="44DF91D0" w14:textId="77777777" w:rsidR="00E80032" w:rsidRPr="00903DBA" w:rsidRDefault="00E80032" w:rsidP="00E80032">
      <w:pPr>
        <w:pStyle w:val="Code"/>
      </w:pPr>
    </w:p>
    <w:p w14:paraId="4FE9BCF7" w14:textId="77777777" w:rsidR="00E80032" w:rsidRPr="00903DBA" w:rsidRDefault="00E80032" w:rsidP="00E80032">
      <w:pPr>
        <w:pStyle w:val="Code"/>
      </w:pPr>
      <w:r w:rsidRPr="00903DBA">
        <w:t>void main(int argc, char* argv[]) {</w:t>
      </w:r>
    </w:p>
    <w:p w14:paraId="550338DB" w14:textId="77777777" w:rsidR="00E80032" w:rsidRPr="00903DBA" w:rsidRDefault="00E80032" w:rsidP="00E80032">
      <w:pPr>
        <w:pStyle w:val="Code"/>
      </w:pPr>
      <w:r w:rsidRPr="00903DBA">
        <w:t xml:space="preserve">  int index;</w:t>
      </w:r>
    </w:p>
    <w:p w14:paraId="77A8FD53" w14:textId="77777777" w:rsidR="00E80032" w:rsidRPr="00903DBA" w:rsidRDefault="00E80032" w:rsidP="00E80032">
      <w:pPr>
        <w:pStyle w:val="Code"/>
      </w:pPr>
      <w:r w:rsidRPr="00903DBA">
        <w:t xml:space="preserve">  printf("argc: %d\n", argc);</w:t>
      </w:r>
    </w:p>
    <w:p w14:paraId="290B5C34" w14:textId="77777777" w:rsidR="00E80032" w:rsidRPr="00903DBA" w:rsidRDefault="00E80032" w:rsidP="00E80032">
      <w:pPr>
        <w:pStyle w:val="Code"/>
      </w:pPr>
    </w:p>
    <w:p w14:paraId="33DD04E4" w14:textId="77777777" w:rsidR="00E80032" w:rsidRPr="00903DBA" w:rsidRDefault="00E80032" w:rsidP="00E80032">
      <w:pPr>
        <w:pStyle w:val="Code"/>
      </w:pPr>
      <w:r w:rsidRPr="00903DBA">
        <w:t xml:space="preserve">  for (index = 0; index &lt; argc; ++index) {</w:t>
      </w:r>
    </w:p>
    <w:p w14:paraId="41117C0A" w14:textId="77777777" w:rsidR="00E80032" w:rsidRPr="00903DBA" w:rsidRDefault="00E80032" w:rsidP="00E80032">
      <w:pPr>
        <w:pStyle w:val="Code"/>
      </w:pPr>
      <w:r w:rsidRPr="00903DBA">
        <w:t xml:space="preserve">    printf("argv[%d]: %s\n", index, argv[index]);</w:t>
      </w:r>
    </w:p>
    <w:p w14:paraId="56D063F9" w14:textId="77777777" w:rsidR="00E80032" w:rsidRPr="00903DBA" w:rsidRDefault="00E80032" w:rsidP="00E80032">
      <w:pPr>
        <w:pStyle w:val="Code"/>
      </w:pPr>
      <w:r w:rsidRPr="00903DBA">
        <w:t xml:space="preserve">  }</w:t>
      </w:r>
    </w:p>
    <w:p w14:paraId="13982738" w14:textId="77777777" w:rsidR="00E80032" w:rsidRPr="00903DBA" w:rsidRDefault="00E80032" w:rsidP="00E80032">
      <w:pPr>
        <w:pStyle w:val="Code"/>
      </w:pPr>
      <w:r w:rsidRPr="00903DBA">
        <w:t>}</w:t>
      </w:r>
    </w:p>
    <w:p w14:paraId="4F254810" w14:textId="77777777" w:rsidR="00E80032" w:rsidRPr="00903DBA" w:rsidRDefault="00E80032" w:rsidP="00E65FE6">
      <w:pPr>
        <w:pStyle w:val="CodeHeader"/>
      </w:pPr>
      <w:r w:rsidRPr="00903DBA">
        <w:t xml:space="preserve">The parameters are given when the program executes. Note that the value of </w:t>
      </w:r>
      <w:r w:rsidRPr="00E65FE6">
        <w:rPr>
          <w:rStyle w:val="CodeInText"/>
        </w:rPr>
        <w:t>argv[0]</w:t>
      </w:r>
      <w:r w:rsidRPr="00903DBA">
        <w:t xml:space="preserve"> always is the program path. </w:t>
      </w:r>
    </w:p>
    <w:p w14:paraId="644A7AE8" w14:textId="77777777" w:rsidR="00E80032" w:rsidRPr="00903DBA" w:rsidRDefault="00E80032" w:rsidP="00E80032">
      <w:pPr>
        <w:autoSpaceDE w:val="0"/>
        <w:autoSpaceDN w:val="0"/>
        <w:spacing w:after="0"/>
        <w:rPr>
          <w:rFonts w:ascii="Consolas" w:hAnsi="Consolas" w:cs="Consolas"/>
          <w:sz w:val="19"/>
          <w:szCs w:val="19"/>
        </w:rPr>
      </w:pPr>
      <w:r w:rsidRPr="00903DBA">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903DBA" w:rsidRDefault="00E80032" w:rsidP="007C7CB2">
      <w:pPr>
        <w:pStyle w:val="Rubrik3"/>
      </w:pPr>
      <w:bookmarkStart w:id="843" w:name="_Toc323656732"/>
      <w:bookmarkStart w:id="844" w:name="_Toc324085470"/>
      <w:bookmarkStart w:id="845" w:name="_Toc383781122"/>
      <w:bookmarkStart w:id="846" w:name="_Toc57656231"/>
      <w:r w:rsidRPr="00903DBA">
        <w:t>Environment Functions</w:t>
      </w:r>
      <w:bookmarkEnd w:id="843"/>
      <w:bookmarkEnd w:id="844"/>
      <w:bookmarkEnd w:id="845"/>
      <w:bookmarkEnd w:id="846"/>
    </w:p>
    <w:p w14:paraId="500F87E5" w14:textId="4B88A96B" w:rsidR="00E80032" w:rsidRPr="00903DBA" w:rsidRDefault="00E80032" w:rsidP="00E65FE6">
      <w:pPr>
        <w:pStyle w:val="CodeHeader"/>
      </w:pPr>
      <w:r w:rsidRPr="00903DBA">
        <w:t xml:space="preserve">There is a set of functions that communicates with the surrounding environment: </w:t>
      </w:r>
      <w:r w:rsidRPr="00E65FE6">
        <w:t>exit</w:t>
      </w:r>
      <w:r w:rsidRPr="00903DBA">
        <w:t xml:space="preserve"> quits the execution and sends an integer value to the environment; </w:t>
      </w:r>
      <w:r w:rsidRPr="00E65FE6">
        <w:t>atexit</w:t>
      </w:r>
      <w:r w:rsidRPr="00903DBA">
        <w:t xml:space="preserve"> states a function that is called when </w:t>
      </w:r>
      <w:r w:rsidRPr="00E65FE6">
        <w:t>exit</w:t>
      </w:r>
      <w:r w:rsidRPr="00903DBA">
        <w:t xml:space="preserve"> is called; </w:t>
      </w:r>
      <w:r w:rsidRPr="00E65FE6">
        <w:t>getenv</w:t>
      </w:r>
      <w:r w:rsidRPr="00903DBA">
        <w:t xml:space="preserve"> reads the value of an environment variable, and </w:t>
      </w:r>
      <w:r w:rsidRPr="00E65FE6">
        <w:t>system</w:t>
      </w:r>
      <w:r w:rsidRPr="00903DBA">
        <w:t xml:space="preserve"> executes a system command. There are two macros </w:t>
      </w:r>
      <w:hyperlink r:id="rId25" w:history="1">
        <w:r w:rsidRPr="00903DBA">
          <w:rPr>
            <w:rStyle w:val="CodeInText0"/>
          </w:rPr>
          <w:t>EXIT_SUCCESS</w:t>
        </w:r>
      </w:hyperlink>
      <w:r w:rsidRPr="00903DBA">
        <w:t xml:space="preserve"> and </w:t>
      </w:r>
      <w:hyperlink r:id="rId26" w:history="1">
        <w:r w:rsidRPr="00903DBA">
          <w:rPr>
            <w:rStyle w:val="CodeInText0"/>
          </w:rPr>
          <w:t>EXIT_FAILURE</w:t>
        </w:r>
      </w:hyperlink>
      <w:r w:rsidRPr="00903DBA">
        <w:t xml:space="preserve"> that can used with the </w:t>
      </w:r>
      <w:r w:rsidRPr="00E65FE6">
        <w:rPr>
          <w:rStyle w:val="CodeInText"/>
        </w:rPr>
        <w:t>exit</w:t>
      </w:r>
      <w:r w:rsidRPr="00903DBA">
        <w:t xml:space="preserve"> function.</w:t>
      </w:r>
    </w:p>
    <w:p w14:paraId="7EDD3DF8" w14:textId="220C7454" w:rsidR="00E80032" w:rsidRPr="00903DBA" w:rsidRDefault="00E80032" w:rsidP="00E80032">
      <w:pPr>
        <w:pStyle w:val="Code"/>
      </w:pPr>
      <w:r w:rsidRPr="00903DBA">
        <w:t xml:space="preserve">#include </w:t>
      </w:r>
      <w:r w:rsidR="00294181" w:rsidRPr="00903DBA">
        <w:rPr>
          <w:color w:val="000000" w:themeColor="text1"/>
        </w:rPr>
        <w:t>&lt;stdio.h&gt;</w:t>
      </w:r>
    </w:p>
    <w:p w14:paraId="089F54E0" w14:textId="165D56D5" w:rsidR="00E80032" w:rsidRPr="00903DBA" w:rsidRDefault="00E80032" w:rsidP="00E80032">
      <w:pPr>
        <w:pStyle w:val="Code"/>
      </w:pPr>
      <w:r w:rsidRPr="00903DBA">
        <w:rPr>
          <w:color w:val="000000" w:themeColor="text1"/>
          <w:rPrChange w:id="847" w:author="Stefan Björnander" w:date="2012-05-06T21:51:00Z">
            <w:rPr>
              <w:color w:val="0000FF"/>
            </w:rPr>
          </w:rPrChange>
        </w:rPr>
        <w:t>#include</w:t>
      </w:r>
      <w:r w:rsidRPr="00903DBA">
        <w:t xml:space="preserve"> </w:t>
      </w:r>
      <w:r w:rsidR="00EF337F" w:rsidRPr="00903DBA">
        <w:t>&lt;stdlib.h&gt;</w:t>
      </w:r>
    </w:p>
    <w:p w14:paraId="6387B990" w14:textId="77777777" w:rsidR="00E80032" w:rsidRPr="00903DBA" w:rsidRDefault="00E80032" w:rsidP="00E80032">
      <w:pPr>
        <w:pStyle w:val="Code"/>
      </w:pPr>
    </w:p>
    <w:p w14:paraId="68E6BF3F" w14:textId="77777777" w:rsidR="00E80032" w:rsidRPr="00903DBA" w:rsidRDefault="00E80032" w:rsidP="00E80032">
      <w:pPr>
        <w:pStyle w:val="Code"/>
      </w:pPr>
      <w:r w:rsidRPr="00903DBA">
        <w:rPr>
          <w:color w:val="000000" w:themeColor="text1"/>
          <w:rPrChange w:id="848" w:author="Stefan Björnander" w:date="2012-05-06T21:51:00Z">
            <w:rPr>
              <w:color w:val="0000FF"/>
            </w:rPr>
          </w:rPrChange>
        </w:rPr>
        <w:t>void</w:t>
      </w:r>
      <w:r w:rsidRPr="00903DBA">
        <w:t xml:space="preserve"> ExitFunction(</w:t>
      </w:r>
      <w:r w:rsidRPr="00903DBA">
        <w:rPr>
          <w:color w:val="000000" w:themeColor="text1"/>
          <w:rPrChange w:id="849" w:author="Stefan Björnander" w:date="2012-05-06T21:51:00Z">
            <w:rPr>
              <w:color w:val="0000FF"/>
            </w:rPr>
          </w:rPrChange>
        </w:rPr>
        <w:t>void</w:t>
      </w:r>
      <w:r w:rsidRPr="00903DBA">
        <w:t>) {</w:t>
      </w:r>
    </w:p>
    <w:p w14:paraId="7743D057" w14:textId="77777777" w:rsidR="00E80032" w:rsidRPr="00903DBA" w:rsidRDefault="00E80032" w:rsidP="00E80032">
      <w:pPr>
        <w:pStyle w:val="Code"/>
      </w:pPr>
      <w:r w:rsidRPr="00903DBA">
        <w:t xml:space="preserve">  printf("The Program is exiting.\n");</w:t>
      </w:r>
    </w:p>
    <w:p w14:paraId="7F9C8E7D" w14:textId="77777777" w:rsidR="00E80032" w:rsidRPr="00903DBA" w:rsidRDefault="00E80032" w:rsidP="00E80032">
      <w:pPr>
        <w:pStyle w:val="Code"/>
      </w:pPr>
      <w:r w:rsidRPr="00903DBA">
        <w:t>}</w:t>
      </w:r>
    </w:p>
    <w:p w14:paraId="34135F66" w14:textId="77777777" w:rsidR="00E80032" w:rsidRPr="00903DBA" w:rsidRDefault="00E80032" w:rsidP="00E80032">
      <w:pPr>
        <w:pStyle w:val="Code"/>
      </w:pPr>
    </w:p>
    <w:p w14:paraId="663FADFC" w14:textId="77777777" w:rsidR="00E80032" w:rsidRPr="00903DBA" w:rsidRDefault="00E80032" w:rsidP="00E80032">
      <w:pPr>
        <w:pStyle w:val="Code"/>
      </w:pPr>
      <w:r w:rsidRPr="00903DBA">
        <w:rPr>
          <w:color w:val="000000" w:themeColor="text1"/>
          <w:rPrChange w:id="850" w:author="Stefan Björnander" w:date="2012-05-06T21:51:00Z">
            <w:rPr>
              <w:color w:val="0000FF"/>
            </w:rPr>
          </w:rPrChange>
        </w:rPr>
        <w:t>void</w:t>
      </w:r>
      <w:r w:rsidRPr="00903DBA">
        <w:t xml:space="preserve"> main() {</w:t>
      </w:r>
    </w:p>
    <w:p w14:paraId="340285E6" w14:textId="77777777" w:rsidR="00E80032" w:rsidRPr="00903DBA" w:rsidRDefault="00E80032" w:rsidP="00E80032">
      <w:pPr>
        <w:pStyle w:val="Code"/>
      </w:pPr>
      <w:r w:rsidRPr="00903DBA">
        <w:t xml:space="preserve">  char* path = getenv("PATH");</w:t>
      </w:r>
    </w:p>
    <w:p w14:paraId="5FD78ADD" w14:textId="77777777" w:rsidR="00E80032" w:rsidRPr="00903DBA" w:rsidRDefault="00E80032" w:rsidP="00E80032">
      <w:pPr>
        <w:pStyle w:val="Code"/>
      </w:pPr>
    </w:p>
    <w:p w14:paraId="6AF736F8" w14:textId="77777777" w:rsidR="00E80032" w:rsidRPr="00903DBA" w:rsidRDefault="00E80032" w:rsidP="00E80032">
      <w:pPr>
        <w:pStyle w:val="Code"/>
      </w:pPr>
      <w:r w:rsidRPr="00903DBA">
        <w:t xml:space="preserve">  system("dir *.c");</w:t>
      </w:r>
    </w:p>
    <w:p w14:paraId="2904BD82" w14:textId="77777777" w:rsidR="00E80032" w:rsidRPr="00903DBA" w:rsidRDefault="00E80032" w:rsidP="00E80032">
      <w:pPr>
        <w:pStyle w:val="Code"/>
      </w:pPr>
      <w:r w:rsidRPr="00903DBA">
        <w:t xml:space="preserve">  atexit(&amp;ExitFunction);</w:t>
      </w:r>
    </w:p>
    <w:p w14:paraId="35E6EFFB" w14:textId="77777777" w:rsidR="00E80032" w:rsidRPr="00903DBA" w:rsidRDefault="00E80032" w:rsidP="00E80032">
      <w:pPr>
        <w:pStyle w:val="Code"/>
      </w:pPr>
    </w:p>
    <w:p w14:paraId="77913C28" w14:textId="77777777" w:rsidR="00E80032" w:rsidRPr="00903DBA" w:rsidRDefault="00E80032" w:rsidP="00E80032">
      <w:pPr>
        <w:pStyle w:val="Code"/>
      </w:pPr>
      <w:r w:rsidRPr="00903DBA">
        <w:t xml:space="preserve">  if (path != NULL) {</w:t>
      </w:r>
    </w:p>
    <w:p w14:paraId="19BDD1C8" w14:textId="77777777" w:rsidR="00E80032" w:rsidRPr="00903DBA" w:rsidRDefault="00E80032" w:rsidP="00E80032">
      <w:pPr>
        <w:pStyle w:val="Code"/>
      </w:pPr>
      <w:r w:rsidRPr="00903DBA">
        <w:t xml:space="preserve">    printf("Path: %s.\n", path);</w:t>
      </w:r>
    </w:p>
    <w:p w14:paraId="222593E4" w14:textId="77777777" w:rsidR="00E80032" w:rsidRPr="00903DBA" w:rsidRDefault="00E80032" w:rsidP="00E80032">
      <w:pPr>
        <w:pStyle w:val="Code"/>
      </w:pPr>
      <w:r w:rsidRPr="00903DBA">
        <w:t xml:space="preserve">    exit(EXIT_SUCCESS);</w:t>
      </w:r>
    </w:p>
    <w:p w14:paraId="16A74814" w14:textId="77777777" w:rsidR="00E80032" w:rsidRPr="00903DBA" w:rsidRDefault="00E80032" w:rsidP="00E80032">
      <w:pPr>
        <w:pStyle w:val="Code"/>
      </w:pPr>
      <w:r w:rsidRPr="00903DBA">
        <w:t xml:space="preserve">  }</w:t>
      </w:r>
    </w:p>
    <w:p w14:paraId="2A84EE39" w14:textId="77777777" w:rsidR="00E80032" w:rsidRPr="00903DBA" w:rsidRDefault="00E80032" w:rsidP="00E80032">
      <w:pPr>
        <w:pStyle w:val="Code"/>
      </w:pPr>
      <w:r w:rsidRPr="00903DBA">
        <w:t xml:space="preserve">  else {</w:t>
      </w:r>
    </w:p>
    <w:p w14:paraId="48B3DB12" w14:textId="77777777" w:rsidR="00E80032" w:rsidRPr="00903DBA" w:rsidRDefault="00E80032" w:rsidP="00E80032">
      <w:pPr>
        <w:pStyle w:val="Code"/>
      </w:pPr>
      <w:r w:rsidRPr="00903DBA">
        <w:t xml:space="preserve">    printf("Path not found.\n");</w:t>
      </w:r>
    </w:p>
    <w:p w14:paraId="36E81DA0" w14:textId="77777777" w:rsidR="00E80032" w:rsidRPr="00903DBA" w:rsidRDefault="00E80032" w:rsidP="00E80032">
      <w:pPr>
        <w:pStyle w:val="Code"/>
      </w:pPr>
      <w:r w:rsidRPr="00903DBA">
        <w:t xml:space="preserve">    exit(EXIT_FAILURE);</w:t>
      </w:r>
    </w:p>
    <w:p w14:paraId="01C56609" w14:textId="77777777" w:rsidR="00E80032" w:rsidRPr="00903DBA" w:rsidRDefault="00E80032" w:rsidP="00E80032">
      <w:pPr>
        <w:pStyle w:val="Code"/>
      </w:pPr>
      <w:r w:rsidRPr="00903DBA">
        <w:t xml:space="preserve">  }</w:t>
      </w:r>
    </w:p>
    <w:p w14:paraId="0CE811C2" w14:textId="77777777" w:rsidR="00E80032" w:rsidRPr="00903DBA" w:rsidRDefault="00E80032" w:rsidP="00E80032">
      <w:pPr>
        <w:pStyle w:val="Code"/>
      </w:pPr>
      <w:r w:rsidRPr="00903DBA">
        <w:t>}</w:t>
      </w:r>
    </w:p>
    <w:p w14:paraId="3DFDF295" w14:textId="77777777" w:rsidR="00E80032" w:rsidRPr="00903DBA" w:rsidRDefault="00E80032" w:rsidP="00E65FE6">
      <w:pPr>
        <w:pStyle w:val="CodeHeader"/>
      </w:pPr>
      <w:r w:rsidRPr="00903DBA">
        <w:t xml:space="preserve">Another way to send an exit message to the surrounding environment is to define </w:t>
      </w:r>
      <w:r w:rsidRPr="00E65FE6">
        <w:t>int</w:t>
      </w:r>
      <w:r w:rsidRPr="00903DBA">
        <w:t xml:space="preserve"> as </w:t>
      </w:r>
      <w:r w:rsidRPr="00E65FE6">
        <w:t>main’s</w:t>
      </w:r>
      <w:r w:rsidRPr="00903DBA">
        <w:t xml:space="preserve"> return type. It has the same effect as calling </w:t>
      </w:r>
      <w:r w:rsidRPr="00E65FE6">
        <w:t>exit</w:t>
      </w:r>
      <w:r w:rsidRPr="00903DBA">
        <w:t xml:space="preserve"> in </w:t>
      </w:r>
      <w:r w:rsidRPr="00E65FE6">
        <w:rPr>
          <w:rStyle w:val="CodeInText"/>
        </w:rPr>
        <w:t>main</w:t>
      </w:r>
      <w:r w:rsidRPr="00903DBA">
        <w:t xml:space="preserve"> (except that the exit function will not be called).</w:t>
      </w:r>
    </w:p>
    <w:p w14:paraId="525003F4" w14:textId="2E921036" w:rsidR="00E80032" w:rsidRPr="00903DBA" w:rsidRDefault="00E80032" w:rsidP="00E80032">
      <w:pPr>
        <w:pStyle w:val="Code"/>
      </w:pPr>
      <w:r w:rsidRPr="00903DBA">
        <w:t xml:space="preserve">#include </w:t>
      </w:r>
      <w:r w:rsidR="00294181" w:rsidRPr="00903DBA">
        <w:rPr>
          <w:color w:val="000000" w:themeColor="text1"/>
        </w:rPr>
        <w:t>&lt;stdio.h&gt;</w:t>
      </w:r>
    </w:p>
    <w:p w14:paraId="62B47D48" w14:textId="3D3B7C9C" w:rsidR="00E80032" w:rsidRPr="00903DBA" w:rsidRDefault="00E80032" w:rsidP="00E80032">
      <w:pPr>
        <w:pStyle w:val="Code"/>
      </w:pPr>
      <w:r w:rsidRPr="00903DBA">
        <w:t xml:space="preserve">#include </w:t>
      </w:r>
      <w:r w:rsidR="00EF337F" w:rsidRPr="00903DBA">
        <w:t>&lt;stdlib.h&gt;</w:t>
      </w:r>
    </w:p>
    <w:p w14:paraId="41372499" w14:textId="77777777" w:rsidR="00E80032" w:rsidRPr="00903DBA" w:rsidRDefault="00E80032" w:rsidP="00E80032">
      <w:pPr>
        <w:pStyle w:val="Code"/>
      </w:pPr>
    </w:p>
    <w:p w14:paraId="7B83DB91" w14:textId="77777777" w:rsidR="00E80032" w:rsidRPr="00903DBA" w:rsidRDefault="00E80032" w:rsidP="00E80032">
      <w:pPr>
        <w:pStyle w:val="Code"/>
      </w:pPr>
      <w:r w:rsidRPr="00903DBA">
        <w:t>int main() {</w:t>
      </w:r>
    </w:p>
    <w:p w14:paraId="0C8B4FA7" w14:textId="77777777" w:rsidR="00E80032" w:rsidRPr="00903DBA" w:rsidRDefault="00E80032" w:rsidP="00E80032">
      <w:pPr>
        <w:pStyle w:val="Code"/>
      </w:pPr>
      <w:r w:rsidRPr="00903DBA">
        <w:t xml:space="preserve">  char* path = getenv("PATH");</w:t>
      </w:r>
    </w:p>
    <w:p w14:paraId="577B6473" w14:textId="77777777" w:rsidR="00E80032" w:rsidRPr="00903DBA" w:rsidRDefault="00E80032" w:rsidP="00E80032">
      <w:pPr>
        <w:pStyle w:val="Code"/>
      </w:pPr>
    </w:p>
    <w:p w14:paraId="33C9851E" w14:textId="77777777" w:rsidR="00E80032" w:rsidRPr="00903DBA" w:rsidRDefault="00E80032" w:rsidP="00E80032">
      <w:pPr>
        <w:pStyle w:val="Code"/>
      </w:pPr>
      <w:r w:rsidRPr="00903DBA">
        <w:t xml:space="preserve">  if (path != NULL) {</w:t>
      </w:r>
    </w:p>
    <w:p w14:paraId="5504949B" w14:textId="77777777" w:rsidR="00E80032" w:rsidRPr="00903DBA" w:rsidRDefault="00E80032" w:rsidP="00E80032">
      <w:pPr>
        <w:pStyle w:val="Code"/>
      </w:pPr>
      <w:r w:rsidRPr="00903DBA">
        <w:t xml:space="preserve">    printf("Path: %s.\n", path);</w:t>
      </w:r>
    </w:p>
    <w:p w14:paraId="2BC5EDCE" w14:textId="77777777" w:rsidR="00E80032" w:rsidRPr="00903DBA" w:rsidRDefault="00E80032" w:rsidP="00E80032">
      <w:pPr>
        <w:pStyle w:val="Code"/>
      </w:pPr>
      <w:r w:rsidRPr="00903DBA">
        <w:t xml:space="preserve">    return EXIT_SUCCESS;</w:t>
      </w:r>
    </w:p>
    <w:p w14:paraId="6340B619" w14:textId="77777777" w:rsidR="00E80032" w:rsidRPr="00903DBA" w:rsidRDefault="00E80032" w:rsidP="00E80032">
      <w:pPr>
        <w:pStyle w:val="Code"/>
      </w:pPr>
      <w:r w:rsidRPr="00903DBA">
        <w:t xml:space="preserve">  }</w:t>
      </w:r>
    </w:p>
    <w:p w14:paraId="4496DB1D" w14:textId="77777777" w:rsidR="00E80032" w:rsidRPr="00903DBA" w:rsidRDefault="00E80032" w:rsidP="00E80032">
      <w:pPr>
        <w:pStyle w:val="Code"/>
      </w:pPr>
      <w:r w:rsidRPr="00903DBA">
        <w:t xml:space="preserve">  else {</w:t>
      </w:r>
    </w:p>
    <w:p w14:paraId="6A60AEF1" w14:textId="77777777" w:rsidR="00E80032" w:rsidRPr="00903DBA" w:rsidRDefault="00E80032" w:rsidP="00E80032">
      <w:pPr>
        <w:pStyle w:val="Code"/>
      </w:pPr>
      <w:r w:rsidRPr="00903DBA">
        <w:t xml:space="preserve">    printf("Path not found.\n");</w:t>
      </w:r>
    </w:p>
    <w:p w14:paraId="1A24315D" w14:textId="77777777" w:rsidR="00E80032" w:rsidRPr="00903DBA" w:rsidRDefault="00E80032" w:rsidP="00E80032">
      <w:pPr>
        <w:pStyle w:val="Code"/>
      </w:pPr>
      <w:r w:rsidRPr="00903DBA">
        <w:t xml:space="preserve">    return EXIT_FAILURE;</w:t>
      </w:r>
    </w:p>
    <w:p w14:paraId="79868024" w14:textId="77777777" w:rsidR="00E80032" w:rsidRPr="00903DBA" w:rsidRDefault="00E80032" w:rsidP="00E80032">
      <w:pPr>
        <w:pStyle w:val="Code"/>
      </w:pPr>
      <w:r w:rsidRPr="00903DBA">
        <w:t xml:space="preserve">  }</w:t>
      </w:r>
    </w:p>
    <w:p w14:paraId="37EEF098" w14:textId="77777777" w:rsidR="00E80032" w:rsidRPr="00903DBA" w:rsidRDefault="00E80032" w:rsidP="00E80032">
      <w:pPr>
        <w:pStyle w:val="Code"/>
      </w:pPr>
      <w:r w:rsidRPr="00903DBA">
        <w:t>}</w:t>
      </w:r>
    </w:p>
    <w:p w14:paraId="6490D973" w14:textId="77777777" w:rsidR="00E80032" w:rsidRPr="00903DBA" w:rsidRDefault="00E80032" w:rsidP="007C7CB2">
      <w:pPr>
        <w:pStyle w:val="Rubrik3"/>
      </w:pPr>
      <w:bookmarkStart w:id="851" w:name="_Toc323656733"/>
      <w:bookmarkStart w:id="852" w:name="_Toc324085471"/>
      <w:bookmarkStart w:id="853" w:name="_Toc383781123"/>
      <w:bookmarkStart w:id="854" w:name="_Ref383865473"/>
      <w:bookmarkStart w:id="855" w:name="_Ref383865556"/>
      <w:bookmarkStart w:id="856" w:name="_Toc57656232"/>
      <w:r w:rsidRPr="00903DBA">
        <w:t>Searching and Sorting</w:t>
      </w:r>
      <w:bookmarkEnd w:id="851"/>
      <w:bookmarkEnd w:id="852"/>
      <w:bookmarkEnd w:id="853"/>
      <w:bookmarkEnd w:id="854"/>
      <w:bookmarkEnd w:id="855"/>
      <w:bookmarkEnd w:id="856"/>
    </w:p>
    <w:p w14:paraId="23F2EFA3" w14:textId="77777777" w:rsidR="00E80032" w:rsidRPr="00903DBA" w:rsidRDefault="00E80032" w:rsidP="00E65FE6">
      <w:pPr>
        <w:pStyle w:val="CodeHeader"/>
      </w:pPr>
      <w:r w:rsidRPr="00903DBA">
        <w:t xml:space="preserve">The </w:t>
      </w:r>
      <w:r w:rsidRPr="00E65FE6">
        <w:rPr>
          <w:rStyle w:val="CodeInText"/>
        </w:rPr>
        <w:t>bsearch</w:t>
      </w:r>
      <w:r w:rsidRPr="00903DBA">
        <w:t xml:space="preserve"> function performs a binary search through a sorted list of values. We need to add a pointer function parameter specifying a function comparing two values.</w:t>
      </w:r>
    </w:p>
    <w:p w14:paraId="39E01868" w14:textId="5762C113" w:rsidR="00E80032" w:rsidRPr="00903DBA" w:rsidRDefault="00E80032" w:rsidP="00E80032">
      <w:pPr>
        <w:pStyle w:val="Code"/>
      </w:pPr>
      <w:r w:rsidRPr="00903DBA">
        <w:rPr>
          <w:color w:val="000000" w:themeColor="text1"/>
          <w:rPrChange w:id="857" w:author="Stefan Björnander" w:date="2012-05-06T21:51:00Z">
            <w:rPr>
              <w:color w:val="0000FF"/>
            </w:rPr>
          </w:rPrChange>
        </w:rPr>
        <w:t>#include</w:t>
      </w:r>
      <w:r w:rsidRPr="00903DBA">
        <w:t xml:space="preserve"> </w:t>
      </w:r>
      <w:r w:rsidR="00EF337F" w:rsidRPr="00903DBA">
        <w:t>&lt;stdlib.h&gt;</w:t>
      </w:r>
    </w:p>
    <w:p w14:paraId="65151F9A" w14:textId="77777777" w:rsidR="00E80032" w:rsidRPr="00903DBA" w:rsidRDefault="00E80032" w:rsidP="00E80032">
      <w:pPr>
        <w:pStyle w:val="Code"/>
      </w:pPr>
    </w:p>
    <w:p w14:paraId="766A3E45" w14:textId="77777777" w:rsidR="00E80032" w:rsidRPr="00903DBA" w:rsidRDefault="00E80032" w:rsidP="00E80032">
      <w:pPr>
        <w:pStyle w:val="Code"/>
      </w:pPr>
      <w:r w:rsidRPr="00903DBA">
        <w:rPr>
          <w:color w:val="000000" w:themeColor="text1"/>
          <w:rPrChange w:id="858" w:author="Stefan Björnander" w:date="2012-05-06T21:51:00Z">
            <w:rPr>
              <w:color w:val="0000FF"/>
            </w:rPr>
          </w:rPrChange>
        </w:rPr>
        <w:t>int</w:t>
      </w:r>
      <w:r w:rsidRPr="00903DBA">
        <w:t xml:space="preserve"> CompareIntegers(</w:t>
      </w:r>
      <w:r w:rsidRPr="00903DBA">
        <w:rPr>
          <w:color w:val="000000" w:themeColor="text1"/>
          <w:rPrChange w:id="859" w:author="Stefan Björnander" w:date="2012-05-06T21:51:00Z">
            <w:rPr>
              <w:color w:val="0000FF"/>
            </w:rPr>
          </w:rPrChange>
        </w:rPr>
        <w:t>const</w:t>
      </w:r>
      <w:r w:rsidRPr="00903DBA">
        <w:t xml:space="preserve"> </w:t>
      </w:r>
      <w:r w:rsidRPr="00903DBA">
        <w:rPr>
          <w:color w:val="000000" w:themeColor="text1"/>
          <w:rPrChange w:id="860" w:author="Stefan Björnander" w:date="2012-05-06T21:51:00Z">
            <w:rPr>
              <w:color w:val="0000FF"/>
            </w:rPr>
          </w:rPrChange>
        </w:rPr>
        <w:t>int</w:t>
      </w:r>
      <w:r w:rsidRPr="00903DBA">
        <w:t xml:space="preserve">* intPtr1, </w:t>
      </w:r>
      <w:r w:rsidRPr="00903DBA">
        <w:rPr>
          <w:color w:val="000000" w:themeColor="text1"/>
          <w:rPrChange w:id="861" w:author="Stefan Björnander" w:date="2012-05-06T21:51:00Z">
            <w:rPr>
              <w:color w:val="0000FF"/>
            </w:rPr>
          </w:rPrChange>
        </w:rPr>
        <w:t>const</w:t>
      </w:r>
      <w:r w:rsidRPr="00903DBA">
        <w:t xml:space="preserve"> </w:t>
      </w:r>
      <w:r w:rsidRPr="00903DBA">
        <w:rPr>
          <w:color w:val="000000" w:themeColor="text1"/>
          <w:rPrChange w:id="862" w:author="Stefan Björnander" w:date="2012-05-06T21:51:00Z">
            <w:rPr>
              <w:color w:val="0000FF"/>
            </w:rPr>
          </w:rPrChange>
        </w:rPr>
        <w:t>int</w:t>
      </w:r>
      <w:r w:rsidRPr="00903DBA">
        <w:t>* intPtr2) {</w:t>
      </w:r>
    </w:p>
    <w:p w14:paraId="64E3C969" w14:textId="77777777" w:rsidR="00E80032" w:rsidRPr="00903DBA" w:rsidRDefault="00E80032" w:rsidP="00E80032">
      <w:pPr>
        <w:pStyle w:val="Code"/>
      </w:pPr>
      <w:r w:rsidRPr="00903DBA">
        <w:t xml:space="preserve">  return (*intPtr1 &lt; *intPtr2) ? -1 : (((*intPtr1 &gt; *intPtr2) ? 1 : 0));</w:t>
      </w:r>
    </w:p>
    <w:p w14:paraId="11B2B42A" w14:textId="77777777" w:rsidR="00E80032" w:rsidRPr="00903DBA" w:rsidRDefault="00E80032" w:rsidP="00E80032">
      <w:pPr>
        <w:pStyle w:val="Code"/>
      </w:pPr>
      <w:r w:rsidRPr="00903DBA">
        <w:t>}</w:t>
      </w:r>
    </w:p>
    <w:p w14:paraId="0FB65BC5" w14:textId="77777777" w:rsidR="00E80032" w:rsidRPr="00903DBA" w:rsidRDefault="00E80032" w:rsidP="00E80032">
      <w:pPr>
        <w:pStyle w:val="Code"/>
      </w:pPr>
    </w:p>
    <w:p w14:paraId="61EB43FF" w14:textId="77777777" w:rsidR="00E80032" w:rsidRPr="00903DBA" w:rsidRDefault="00E80032" w:rsidP="00E80032">
      <w:pPr>
        <w:pStyle w:val="Code"/>
      </w:pPr>
      <w:r w:rsidRPr="00903DBA">
        <w:rPr>
          <w:color w:val="000000" w:themeColor="text1"/>
          <w:rPrChange w:id="863" w:author="Stefan Björnander" w:date="2012-05-06T21:51:00Z">
            <w:rPr>
              <w:color w:val="0000FF"/>
            </w:rPr>
          </w:rPrChange>
        </w:rPr>
        <w:t>void</w:t>
      </w:r>
      <w:r w:rsidRPr="00903DBA">
        <w:t xml:space="preserve"> main() {</w:t>
      </w:r>
    </w:p>
    <w:p w14:paraId="199C66A7" w14:textId="77777777" w:rsidR="00E80032" w:rsidRPr="00903DBA" w:rsidRDefault="00E80032" w:rsidP="00E80032">
      <w:pPr>
        <w:pStyle w:val="Code"/>
      </w:pPr>
      <w:r w:rsidRPr="00903DBA">
        <w:t xml:space="preserve">  int intArray[] = {1, 2, 3, 4, 5, 6, 7, 8, 9, 10},</w:t>
      </w:r>
    </w:p>
    <w:p w14:paraId="201AE66B" w14:textId="77777777" w:rsidR="00E80032" w:rsidRPr="00903DBA" w:rsidRDefault="00E80032" w:rsidP="00E80032">
      <w:pPr>
        <w:pStyle w:val="Code"/>
      </w:pPr>
      <w:r w:rsidRPr="00903DBA">
        <w:t xml:space="preserve">      arraySize = sizeof intArray / </w:t>
      </w:r>
      <w:r w:rsidRPr="00903DBA">
        <w:rPr>
          <w:color w:val="000000" w:themeColor="text1"/>
          <w:rPrChange w:id="864" w:author="Stefan Björnander" w:date="2012-05-06T21:51:00Z">
            <w:rPr>
              <w:color w:val="0000FF"/>
            </w:rPr>
          </w:rPrChange>
        </w:rPr>
        <w:t>sizeof</w:t>
      </w:r>
      <w:r w:rsidRPr="00903DBA">
        <w:t xml:space="preserve"> intArray[0],</w:t>
      </w:r>
    </w:p>
    <w:p w14:paraId="430650DE" w14:textId="77777777" w:rsidR="00E80032" w:rsidRPr="00903DBA" w:rsidRDefault="00E80032" w:rsidP="00E80032">
      <w:pPr>
        <w:pStyle w:val="Code"/>
      </w:pPr>
      <w:r w:rsidRPr="00903DBA">
        <w:t xml:space="preserve">      value = 6;</w:t>
      </w:r>
    </w:p>
    <w:p w14:paraId="64591EC0" w14:textId="77777777" w:rsidR="00E80032" w:rsidRPr="00903DBA" w:rsidRDefault="00E80032" w:rsidP="00E80032">
      <w:pPr>
        <w:pStyle w:val="Code"/>
      </w:pPr>
    </w:p>
    <w:p w14:paraId="49FD9E3D" w14:textId="77777777" w:rsidR="00E80032" w:rsidRPr="00903DBA" w:rsidRDefault="00E80032" w:rsidP="00E80032">
      <w:pPr>
        <w:pStyle w:val="Code"/>
      </w:pPr>
      <w:r w:rsidRPr="00903DBA">
        <w:t xml:space="preserve">  int* resultPtr = bsearch(&amp;value, intArray, arraySize,</w:t>
      </w:r>
    </w:p>
    <w:p w14:paraId="21AC78FB" w14:textId="77777777" w:rsidR="00E80032" w:rsidRPr="00903DBA" w:rsidRDefault="00E80032" w:rsidP="00E80032">
      <w:pPr>
        <w:pStyle w:val="Code"/>
      </w:pPr>
      <w:r w:rsidRPr="00903DBA">
        <w:t xml:space="preserve">                           sizeof (</w:t>
      </w:r>
      <w:r w:rsidRPr="00903DBA">
        <w:rPr>
          <w:color w:val="000000" w:themeColor="text1"/>
          <w:rPrChange w:id="865" w:author="Stefan Björnander" w:date="2012-05-06T21:51:00Z">
            <w:rPr>
              <w:color w:val="0000FF"/>
            </w:rPr>
          </w:rPrChange>
        </w:rPr>
        <w:t>int</w:t>
      </w:r>
      <w:r w:rsidRPr="00903DBA">
        <w:t xml:space="preserve">), &amp;CompareIntegers); </w:t>
      </w:r>
    </w:p>
    <w:p w14:paraId="70AA0175" w14:textId="77777777" w:rsidR="00E80032" w:rsidRPr="00903DBA" w:rsidRDefault="00E80032" w:rsidP="00E80032">
      <w:pPr>
        <w:pStyle w:val="Code"/>
      </w:pPr>
    </w:p>
    <w:p w14:paraId="4506E242" w14:textId="77777777" w:rsidR="00E80032" w:rsidRPr="00903DBA" w:rsidRDefault="00E80032" w:rsidP="00E80032">
      <w:pPr>
        <w:pStyle w:val="Code"/>
      </w:pPr>
      <w:r w:rsidRPr="00903DBA">
        <w:t xml:space="preserve">  if (resultPtr != NULL) {</w:t>
      </w:r>
    </w:p>
    <w:p w14:paraId="3422E873" w14:textId="77777777" w:rsidR="00E80032" w:rsidRPr="00903DBA" w:rsidRDefault="00E80032" w:rsidP="00E80032">
      <w:pPr>
        <w:pStyle w:val="Code"/>
      </w:pPr>
      <w:r w:rsidRPr="00903DBA">
        <w:t xml:space="preserve">    int index = ((</w:t>
      </w:r>
      <w:r w:rsidRPr="00903DBA">
        <w:rPr>
          <w:color w:val="000000" w:themeColor="text1"/>
          <w:rPrChange w:id="866" w:author="Stefan Björnander" w:date="2012-05-06T21:51:00Z">
            <w:rPr>
              <w:color w:val="0000FF"/>
            </w:rPr>
          </w:rPrChange>
        </w:rPr>
        <w:t>int</w:t>
      </w:r>
      <w:r w:rsidRPr="00903DBA">
        <w:t>*) resultPtr) - intArray;</w:t>
      </w:r>
    </w:p>
    <w:p w14:paraId="3A3C61E3" w14:textId="77777777" w:rsidR="00E80032" w:rsidRPr="00903DBA" w:rsidRDefault="00E80032" w:rsidP="00E80032">
      <w:pPr>
        <w:pStyle w:val="Code"/>
      </w:pPr>
      <w:r w:rsidRPr="00903DBA">
        <w:t xml:space="preserve">    printf("Index %d.\n", index);</w:t>
      </w:r>
    </w:p>
    <w:p w14:paraId="398420B3" w14:textId="77777777" w:rsidR="00E80032" w:rsidRPr="00903DBA" w:rsidRDefault="00E80032" w:rsidP="00E80032">
      <w:pPr>
        <w:pStyle w:val="Code"/>
      </w:pPr>
      <w:r w:rsidRPr="00903DBA">
        <w:t xml:space="preserve">  }</w:t>
      </w:r>
    </w:p>
    <w:p w14:paraId="1CE747B3" w14:textId="77777777" w:rsidR="00E80032" w:rsidRPr="00903DBA" w:rsidRDefault="00E80032" w:rsidP="00E80032">
      <w:pPr>
        <w:pStyle w:val="Code"/>
      </w:pPr>
      <w:r w:rsidRPr="00903DBA">
        <w:t xml:space="preserve">  else {</w:t>
      </w:r>
    </w:p>
    <w:p w14:paraId="6FB65B3E" w14:textId="77777777" w:rsidR="00E80032" w:rsidRPr="00903DBA" w:rsidRDefault="00E80032" w:rsidP="00E80032">
      <w:pPr>
        <w:pStyle w:val="Code"/>
      </w:pPr>
      <w:r w:rsidRPr="00903DBA">
        <w:t xml:space="preserve">    printf("Not found.\n");</w:t>
      </w:r>
    </w:p>
    <w:p w14:paraId="41D742B9" w14:textId="77777777" w:rsidR="00E80032" w:rsidRPr="00903DBA" w:rsidRDefault="00E80032" w:rsidP="00E80032">
      <w:pPr>
        <w:pStyle w:val="Code"/>
      </w:pPr>
      <w:r w:rsidRPr="00903DBA">
        <w:t xml:space="preserve">  }</w:t>
      </w:r>
    </w:p>
    <w:p w14:paraId="7A278DF1" w14:textId="77777777" w:rsidR="00E80032" w:rsidRPr="00903DBA" w:rsidRDefault="00E80032" w:rsidP="00E80032">
      <w:pPr>
        <w:pStyle w:val="Code"/>
      </w:pPr>
      <w:r w:rsidRPr="00903DBA">
        <w:t>}</w:t>
      </w:r>
    </w:p>
    <w:p w14:paraId="5A7D557A" w14:textId="77777777" w:rsidR="00E80032" w:rsidRPr="00903DBA" w:rsidRDefault="00E80032" w:rsidP="00E65FE6">
      <w:pPr>
        <w:pStyle w:val="CodeHeader"/>
      </w:pPr>
      <w:r w:rsidRPr="00903DBA">
        <w:t xml:space="preserve">There is also the </w:t>
      </w:r>
      <w:r w:rsidRPr="00E65FE6">
        <w:rPr>
          <w:rStyle w:val="CodeInText"/>
        </w:rPr>
        <w:t>qsort</w:t>
      </w:r>
      <w:r w:rsidRPr="00903DBA">
        <w:t xml:space="preserve"> function that performs a fast sorting.</w:t>
      </w:r>
    </w:p>
    <w:p w14:paraId="15451E23" w14:textId="4AB0E247" w:rsidR="00E80032" w:rsidRPr="00903DBA" w:rsidRDefault="00E80032" w:rsidP="00E80032">
      <w:pPr>
        <w:pStyle w:val="Code"/>
      </w:pPr>
      <w:r w:rsidRPr="00903DBA">
        <w:rPr>
          <w:color w:val="000000" w:themeColor="text1"/>
          <w:rPrChange w:id="867" w:author="Stefan Björnander" w:date="2012-05-06T21:51:00Z">
            <w:rPr>
              <w:color w:val="0000FF"/>
            </w:rPr>
          </w:rPrChange>
        </w:rPr>
        <w:t>#include</w:t>
      </w:r>
      <w:r w:rsidRPr="00903DBA">
        <w:t xml:space="preserve"> </w:t>
      </w:r>
      <w:r w:rsidR="00EF337F" w:rsidRPr="00903DBA">
        <w:t>&lt;stdlib.h&gt;</w:t>
      </w:r>
    </w:p>
    <w:p w14:paraId="17A1DF03" w14:textId="77777777" w:rsidR="00E80032" w:rsidRPr="00903DBA" w:rsidRDefault="00E80032" w:rsidP="00E80032">
      <w:pPr>
        <w:pStyle w:val="Code"/>
      </w:pPr>
    </w:p>
    <w:p w14:paraId="37F535B4" w14:textId="77777777" w:rsidR="00E80032" w:rsidRPr="00903DBA" w:rsidRDefault="00E80032" w:rsidP="00E80032">
      <w:pPr>
        <w:pStyle w:val="Code"/>
      </w:pPr>
      <w:r w:rsidRPr="00903DBA">
        <w:rPr>
          <w:color w:val="000000" w:themeColor="text1"/>
          <w:rPrChange w:id="868" w:author="Stefan Björnander" w:date="2012-05-06T21:51:00Z">
            <w:rPr>
              <w:color w:val="0000FF"/>
            </w:rPr>
          </w:rPrChange>
        </w:rPr>
        <w:t>void</w:t>
      </w:r>
      <w:r w:rsidRPr="00903DBA">
        <w:t xml:space="preserve"> main() {</w:t>
      </w:r>
    </w:p>
    <w:p w14:paraId="551A1C65" w14:textId="77777777" w:rsidR="00E80032" w:rsidRPr="00903DBA" w:rsidRDefault="00E80032" w:rsidP="00E80032">
      <w:pPr>
        <w:pStyle w:val="Code"/>
      </w:pPr>
      <w:r w:rsidRPr="00903DBA">
        <w:t xml:space="preserve">  int index, intArray[] = {7, 2, 5, 9, 3, 1, 10, 8, 4, 6},</w:t>
      </w:r>
    </w:p>
    <w:p w14:paraId="65C03F02" w14:textId="77777777" w:rsidR="00E80032" w:rsidRPr="00903DBA" w:rsidRDefault="00E80032" w:rsidP="00E80032">
      <w:pPr>
        <w:pStyle w:val="Code"/>
      </w:pPr>
      <w:r w:rsidRPr="00903DBA">
        <w:t xml:space="preserve">      arraySize = sizeof intArray / </w:t>
      </w:r>
      <w:r w:rsidRPr="00903DBA">
        <w:rPr>
          <w:color w:val="000000" w:themeColor="text1"/>
          <w:rPrChange w:id="869" w:author="Stefan Björnander" w:date="2012-05-06T21:51:00Z">
            <w:rPr>
              <w:color w:val="0000FF"/>
            </w:rPr>
          </w:rPrChange>
        </w:rPr>
        <w:t>sizeof</w:t>
      </w:r>
      <w:r w:rsidRPr="00903DBA">
        <w:t xml:space="preserve"> intArray[0],</w:t>
      </w:r>
    </w:p>
    <w:p w14:paraId="1B3E1448" w14:textId="77777777" w:rsidR="00E80032" w:rsidRPr="00903DBA" w:rsidRDefault="00E80032" w:rsidP="00E80032">
      <w:pPr>
        <w:pStyle w:val="Code"/>
      </w:pPr>
      <w:r w:rsidRPr="00903DBA">
        <w:t xml:space="preserve">      key = 5;</w:t>
      </w:r>
    </w:p>
    <w:p w14:paraId="379CDEDB" w14:textId="77777777" w:rsidR="00E80032" w:rsidRPr="00903DBA" w:rsidRDefault="00E80032" w:rsidP="00E80032">
      <w:pPr>
        <w:pStyle w:val="Code"/>
      </w:pPr>
    </w:p>
    <w:p w14:paraId="181E4317" w14:textId="77777777" w:rsidR="00E80032" w:rsidRPr="00903DBA" w:rsidRDefault="00E80032" w:rsidP="00E80032">
      <w:pPr>
        <w:pStyle w:val="Code"/>
      </w:pPr>
      <w:r w:rsidRPr="00903DBA">
        <w:t xml:space="preserve">  qsort(intArray, arraySize, sizeof (</w:t>
      </w:r>
      <w:r w:rsidRPr="00903DBA">
        <w:rPr>
          <w:color w:val="000000" w:themeColor="text1"/>
          <w:rPrChange w:id="870" w:author="Stefan Björnander" w:date="2012-05-06T21:51:00Z">
            <w:rPr>
              <w:color w:val="0000FF"/>
            </w:rPr>
          </w:rPrChange>
        </w:rPr>
        <w:t>int</w:t>
      </w:r>
      <w:r w:rsidRPr="00903DBA">
        <w:t>), &amp;CompareIntegers);</w:t>
      </w:r>
    </w:p>
    <w:p w14:paraId="5C00806D" w14:textId="77777777" w:rsidR="00E80032" w:rsidRPr="00903DBA" w:rsidRDefault="00E80032" w:rsidP="00E80032">
      <w:pPr>
        <w:pStyle w:val="Code"/>
      </w:pPr>
    </w:p>
    <w:p w14:paraId="1A4BC2D9" w14:textId="77777777" w:rsidR="00E80032" w:rsidRPr="00903DBA" w:rsidRDefault="00E80032" w:rsidP="00E80032">
      <w:pPr>
        <w:pStyle w:val="Code"/>
      </w:pPr>
      <w:r w:rsidRPr="00903DBA">
        <w:t xml:space="preserve">  for (index = 0; index &lt; arraySize; ++index) {</w:t>
      </w:r>
    </w:p>
    <w:p w14:paraId="677EABDD" w14:textId="77777777" w:rsidR="00E80032" w:rsidRPr="00903DBA" w:rsidRDefault="00E80032" w:rsidP="00E80032">
      <w:pPr>
        <w:pStyle w:val="Code"/>
      </w:pPr>
      <w:r w:rsidRPr="00903DBA">
        <w:t xml:space="preserve">    printf("%d\n", intArray[index]);</w:t>
      </w:r>
    </w:p>
    <w:p w14:paraId="01941D7F" w14:textId="77777777" w:rsidR="00E80032" w:rsidRPr="00903DBA" w:rsidRDefault="00E80032" w:rsidP="00E80032">
      <w:pPr>
        <w:pStyle w:val="Code"/>
      </w:pPr>
      <w:r w:rsidRPr="00903DBA">
        <w:t xml:space="preserve">  }</w:t>
      </w:r>
    </w:p>
    <w:p w14:paraId="2A3C4D4E" w14:textId="77777777" w:rsidR="00E80032" w:rsidRPr="00903DBA" w:rsidRDefault="00E80032" w:rsidP="00E80032">
      <w:pPr>
        <w:pStyle w:val="Code"/>
      </w:pPr>
      <w:r w:rsidRPr="00903DBA">
        <w:t>}</w:t>
      </w:r>
    </w:p>
    <w:p w14:paraId="666E7DB4" w14:textId="77777777" w:rsidR="00E80032" w:rsidRPr="00903DBA" w:rsidRDefault="00E80032" w:rsidP="007C7CB2">
      <w:pPr>
        <w:pStyle w:val="Rubrik3"/>
      </w:pPr>
      <w:bookmarkStart w:id="871" w:name="_Toc323656734"/>
      <w:bookmarkStart w:id="872" w:name="_Toc324085472"/>
      <w:bookmarkStart w:id="873" w:name="_Toc383781124"/>
      <w:bookmarkStart w:id="874" w:name="_Toc57656233"/>
      <w:r w:rsidRPr="00903DBA">
        <w:t xml:space="preserve">Functions with </w:t>
      </w:r>
      <w:bookmarkStart w:id="875" w:name="_Toc320485620"/>
      <w:r w:rsidRPr="00903DBA">
        <w:t>Variable Number of Parameters</w:t>
      </w:r>
      <w:bookmarkEnd w:id="871"/>
      <w:bookmarkEnd w:id="872"/>
      <w:bookmarkEnd w:id="873"/>
      <w:bookmarkEnd w:id="875"/>
      <w:bookmarkEnd w:id="874"/>
    </w:p>
    <w:p w14:paraId="37D95BF6" w14:textId="77777777" w:rsidR="00E80032" w:rsidRPr="00903DBA" w:rsidRDefault="00E80032" w:rsidP="00E65FE6">
      <w:pPr>
        <w:pStyle w:val="CodeHeader"/>
      </w:pPr>
      <w:r w:rsidRPr="00903DBA">
        <w:t xml:space="preserve">In C, there is possible to define functions with a variable number of parameters (such as </w:t>
      </w:r>
      <w:r w:rsidRPr="00E65FE6">
        <w:t>printf</w:t>
      </w:r>
      <w:r w:rsidRPr="00903DBA">
        <w:t xml:space="preserve"> and </w:t>
      </w:r>
      <w:r w:rsidRPr="00E65FE6">
        <w:t>scanf</w:t>
      </w:r>
      <w:r w:rsidRPr="00903DBA">
        <w:t xml:space="preserve">). One condition is that the function has at least one regular parameter in order for the </w:t>
      </w:r>
      <w:r w:rsidRPr="00E65FE6">
        <w:t>va_start</w:t>
      </w:r>
      <w:r w:rsidRPr="00903DBA">
        <w:t xml:space="preserve"> macro to hook up to. The </w:t>
      </w:r>
      <w:r w:rsidRPr="00E65FE6">
        <w:t>va_arg</w:t>
      </w:r>
      <w:r w:rsidRPr="00903DBA">
        <w:t xml:space="preserve"> macro reads the arguments and the </w:t>
      </w:r>
      <w:r w:rsidRPr="00E65FE6">
        <w:t>va_end</w:t>
      </w:r>
      <w:r w:rsidRPr="00903DBA">
        <w:t xml:space="preserve"> macro ends the reading. Note that the macros do not give any information about the number or types of the arguments. In the following code, we use the first argument </w:t>
      </w:r>
      <w:r w:rsidRPr="00E65FE6">
        <w:rPr>
          <w:rStyle w:val="CodeInText"/>
        </w:rPr>
        <w:t>count</w:t>
      </w:r>
      <w:r w:rsidRPr="00903DBA">
        <w:t xml:space="preserve"> to count the number of arguments thereafter.</w:t>
      </w:r>
    </w:p>
    <w:p w14:paraId="28A9CE60" w14:textId="77777777" w:rsidR="00E80032" w:rsidRPr="00903DBA" w:rsidRDefault="00E80032" w:rsidP="00E80032">
      <w:pPr>
        <w:pStyle w:val="Code"/>
      </w:pPr>
      <w:r w:rsidRPr="00903DBA">
        <w:t>#include &lt;stdio.h&gt;</w:t>
      </w:r>
    </w:p>
    <w:p w14:paraId="155F02D5" w14:textId="6DABC193" w:rsidR="00E80032" w:rsidRPr="00903DBA" w:rsidRDefault="00E80032" w:rsidP="00E80032">
      <w:pPr>
        <w:pStyle w:val="Code"/>
      </w:pPr>
      <w:r w:rsidRPr="00903DBA">
        <w:t xml:space="preserve">#include </w:t>
      </w:r>
      <w:r w:rsidR="00EF337F" w:rsidRPr="00903DBA">
        <w:t>&lt;stdarg.h&gt;</w:t>
      </w:r>
    </w:p>
    <w:p w14:paraId="78FC6391" w14:textId="77777777" w:rsidR="00E80032" w:rsidRPr="00903DBA" w:rsidRDefault="00E80032" w:rsidP="00E80032">
      <w:pPr>
        <w:pStyle w:val="Code"/>
      </w:pPr>
    </w:p>
    <w:p w14:paraId="0584A8BE" w14:textId="77777777" w:rsidR="00E80032" w:rsidRPr="00903DBA" w:rsidRDefault="00E80032" w:rsidP="00E80032">
      <w:pPr>
        <w:pStyle w:val="Code"/>
      </w:pPr>
      <w:r w:rsidRPr="00903DBA">
        <w:t>void Print(int count, ...) {</w:t>
      </w:r>
    </w:p>
    <w:p w14:paraId="4D4A2643" w14:textId="77777777" w:rsidR="00E80032" w:rsidRPr="00903DBA" w:rsidRDefault="00E80032" w:rsidP="00E80032">
      <w:pPr>
        <w:pStyle w:val="Code"/>
      </w:pPr>
      <w:r w:rsidRPr="00903DBA">
        <w:t xml:space="preserve">  va_list arg_list;</w:t>
      </w:r>
    </w:p>
    <w:p w14:paraId="30AABCBF" w14:textId="77777777" w:rsidR="00E80032" w:rsidRPr="00903DBA" w:rsidRDefault="00E80032" w:rsidP="00E80032">
      <w:pPr>
        <w:pStyle w:val="Code"/>
      </w:pPr>
      <w:r w:rsidRPr="00903DBA">
        <w:t xml:space="preserve">  va_start(arg_list, count);</w:t>
      </w:r>
    </w:p>
    <w:p w14:paraId="2117AE26" w14:textId="77777777" w:rsidR="00E80032" w:rsidRPr="00903DBA" w:rsidRDefault="00E80032" w:rsidP="00E80032">
      <w:pPr>
        <w:pStyle w:val="Code"/>
      </w:pPr>
    </w:p>
    <w:p w14:paraId="2480BB94" w14:textId="77777777" w:rsidR="00E80032" w:rsidRPr="00903DBA" w:rsidRDefault="00E80032" w:rsidP="00E80032">
      <w:pPr>
        <w:pStyle w:val="Code"/>
      </w:pPr>
      <w:r w:rsidRPr="00903DBA">
        <w:t xml:space="preserve">  while (count &gt; 0) {</w:t>
      </w:r>
      <w:r w:rsidRPr="00903DBA">
        <w:cr/>
        <w:t xml:space="preserve">    int value = va_arg(arg_list, int);</w:t>
      </w:r>
    </w:p>
    <w:p w14:paraId="79A8D316" w14:textId="77777777" w:rsidR="00E80032" w:rsidRPr="00903DBA" w:rsidRDefault="00E80032" w:rsidP="00E80032">
      <w:pPr>
        <w:pStyle w:val="Code"/>
      </w:pPr>
      <w:r w:rsidRPr="00903DBA">
        <w:t xml:space="preserve">    printf("%d ", value);</w:t>
      </w:r>
    </w:p>
    <w:p w14:paraId="5CB6E748" w14:textId="77777777" w:rsidR="00E80032" w:rsidRPr="00903DBA" w:rsidRDefault="00E80032" w:rsidP="00E80032">
      <w:pPr>
        <w:pStyle w:val="Code"/>
      </w:pPr>
      <w:r w:rsidRPr="00903DBA">
        <w:t xml:space="preserve">    --count;</w:t>
      </w:r>
    </w:p>
    <w:p w14:paraId="6FD38B65" w14:textId="77777777" w:rsidR="00E80032" w:rsidRPr="00903DBA" w:rsidRDefault="00E80032" w:rsidP="00E80032">
      <w:pPr>
        <w:pStyle w:val="Code"/>
      </w:pPr>
      <w:r w:rsidRPr="00903DBA">
        <w:t xml:space="preserve">  }</w:t>
      </w:r>
    </w:p>
    <w:p w14:paraId="2197A485" w14:textId="77777777" w:rsidR="00E80032" w:rsidRPr="00903DBA" w:rsidRDefault="00E80032" w:rsidP="00E80032">
      <w:pPr>
        <w:pStyle w:val="Code"/>
      </w:pPr>
    </w:p>
    <w:p w14:paraId="518F3B7C" w14:textId="77777777" w:rsidR="00E80032" w:rsidRPr="00903DBA" w:rsidRDefault="00E80032" w:rsidP="00E80032">
      <w:pPr>
        <w:pStyle w:val="Code"/>
      </w:pPr>
      <w:r w:rsidRPr="00903DBA">
        <w:t xml:space="preserve">  printf("\n");</w:t>
      </w:r>
    </w:p>
    <w:p w14:paraId="7EE9F496" w14:textId="77777777" w:rsidR="00E80032" w:rsidRPr="00903DBA" w:rsidRDefault="00E80032" w:rsidP="00E80032">
      <w:pPr>
        <w:pStyle w:val="Code"/>
      </w:pPr>
      <w:r w:rsidRPr="00903DBA">
        <w:t xml:space="preserve">  va_end(arg_list);</w:t>
      </w:r>
    </w:p>
    <w:p w14:paraId="705917F3" w14:textId="77777777" w:rsidR="00E80032" w:rsidRPr="00903DBA" w:rsidRDefault="00E80032" w:rsidP="00E80032">
      <w:pPr>
        <w:pStyle w:val="Code"/>
      </w:pPr>
      <w:r w:rsidRPr="00903DBA">
        <w:t>}</w:t>
      </w:r>
    </w:p>
    <w:p w14:paraId="24F8B00D" w14:textId="77777777" w:rsidR="00E80032" w:rsidRPr="00903DBA" w:rsidRDefault="00E80032" w:rsidP="00E80032">
      <w:pPr>
        <w:pStyle w:val="Code"/>
      </w:pPr>
    </w:p>
    <w:p w14:paraId="7386B66A" w14:textId="77777777" w:rsidR="00E80032" w:rsidRPr="00903DBA" w:rsidRDefault="00E80032" w:rsidP="00E80032">
      <w:pPr>
        <w:pStyle w:val="Code"/>
      </w:pPr>
      <w:r w:rsidRPr="00903DBA">
        <w:t>void main(void) {</w:t>
      </w:r>
    </w:p>
    <w:p w14:paraId="1210FC98" w14:textId="77777777" w:rsidR="00E80032" w:rsidRPr="00903DBA" w:rsidRDefault="00E80032" w:rsidP="00E80032">
      <w:pPr>
        <w:pStyle w:val="Code"/>
      </w:pPr>
      <w:r w:rsidRPr="00903DBA">
        <w:t xml:space="preserve">  Print(1, 1);</w:t>
      </w:r>
    </w:p>
    <w:p w14:paraId="30B6FEE7" w14:textId="77777777" w:rsidR="00E80032" w:rsidRPr="00903DBA" w:rsidRDefault="00E80032" w:rsidP="00E80032">
      <w:pPr>
        <w:pStyle w:val="Code"/>
      </w:pPr>
      <w:r w:rsidRPr="00903DBA">
        <w:t xml:space="preserve">  Print(2, 1, 2);</w:t>
      </w:r>
    </w:p>
    <w:p w14:paraId="775DB9C8" w14:textId="77777777" w:rsidR="00E80032" w:rsidRPr="00903DBA" w:rsidRDefault="00E80032" w:rsidP="00E80032">
      <w:pPr>
        <w:pStyle w:val="Code"/>
      </w:pPr>
      <w:r w:rsidRPr="00903DBA">
        <w:t xml:space="preserve">  Print(3, 1, 2, 3);</w:t>
      </w:r>
    </w:p>
    <w:p w14:paraId="61AD3400" w14:textId="77777777" w:rsidR="00E80032" w:rsidRPr="00903DBA" w:rsidRDefault="00E80032" w:rsidP="00E80032">
      <w:pPr>
        <w:pStyle w:val="Code"/>
      </w:pPr>
      <w:r w:rsidRPr="00903DBA">
        <w:t>}</w:t>
      </w:r>
    </w:p>
    <w:p w14:paraId="4CB0D810" w14:textId="77777777" w:rsidR="00E80032" w:rsidRPr="00903DBA" w:rsidRDefault="00E80032" w:rsidP="007C7CB2">
      <w:pPr>
        <w:pStyle w:val="Rubrik3"/>
      </w:pPr>
      <w:bookmarkStart w:id="876" w:name="_Toc323656735"/>
      <w:bookmarkStart w:id="877" w:name="_Toc324085473"/>
      <w:bookmarkStart w:id="878" w:name="_Toc383781125"/>
      <w:bookmarkStart w:id="879" w:name="_Toc57656234"/>
      <w:r w:rsidRPr="00903DBA">
        <w:t>String Management</w:t>
      </w:r>
      <w:bookmarkEnd w:id="876"/>
      <w:bookmarkEnd w:id="877"/>
      <w:bookmarkEnd w:id="878"/>
      <w:bookmarkEnd w:id="879"/>
    </w:p>
    <w:p w14:paraId="375DC584" w14:textId="77777777" w:rsidR="00E80032" w:rsidRPr="00903DBA" w:rsidRDefault="00E80032" w:rsidP="00E65FE6">
      <w:pPr>
        <w:pStyle w:val="CodeHeader"/>
      </w:pPr>
      <w:r w:rsidRPr="00903DBA">
        <w:t xml:space="preserve">There are several functions dealing with strings: </w:t>
      </w:r>
      <w:r w:rsidRPr="00E65FE6">
        <w:t>strcpy</w:t>
      </w:r>
      <w:r w:rsidRPr="00903DBA">
        <w:t xml:space="preserve"> copies a string; </w:t>
      </w:r>
      <w:r w:rsidRPr="00E65FE6">
        <w:t>strcat</w:t>
      </w:r>
      <w:r w:rsidRPr="00903DBA">
        <w:t xml:space="preserve"> adds a string; </w:t>
      </w:r>
      <w:r w:rsidRPr="00E65FE6">
        <w:t>strlen</w:t>
      </w:r>
      <w:r w:rsidRPr="00903DBA">
        <w:t xml:space="preserve"> gives the length of a string; </w:t>
      </w:r>
      <w:r w:rsidRPr="00E65FE6">
        <w:t>strcmp</w:t>
      </w:r>
      <w:r w:rsidRPr="00903DBA">
        <w:t xml:space="preserve"> compares two strings; </w:t>
      </w:r>
      <w:r w:rsidRPr="00E65FE6">
        <w:t>strchr</w:t>
      </w:r>
      <w:r w:rsidRPr="00903DBA">
        <w:t xml:space="preserve"> and </w:t>
      </w:r>
      <w:r w:rsidRPr="00E65FE6">
        <w:t>strrchr</w:t>
      </w:r>
      <w:r w:rsidRPr="00903DBA">
        <w:t xml:space="preserve"> gives the first and last occurrence of a character in a string. All functions look for the finishing null character (‘\0’), </w:t>
      </w:r>
      <w:r w:rsidRPr="00E65FE6">
        <w:t>strcmp</w:t>
      </w:r>
      <w:r w:rsidRPr="00903DBA">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65FE6">
        <w:t>strchr</w:t>
      </w:r>
      <w:r w:rsidRPr="00903DBA">
        <w:t xml:space="preserve"> and </w:t>
      </w:r>
      <w:r w:rsidRPr="00E65FE6">
        <w:rPr>
          <w:rStyle w:val="CodeInText"/>
        </w:rPr>
        <w:t>strrchr</w:t>
      </w:r>
      <w:r w:rsidRPr="00903DBA">
        <w:t xml:space="preserve"> return a pointer to the found character (or null if it was not found), we can calculate the array index by subtracting the pointers.</w:t>
      </w:r>
    </w:p>
    <w:p w14:paraId="236F1B6B" w14:textId="77777777" w:rsidR="00E80032" w:rsidRPr="00903DBA" w:rsidRDefault="00E80032" w:rsidP="00E80032">
      <w:pPr>
        <w:pStyle w:val="Code"/>
      </w:pPr>
      <w:r w:rsidRPr="00903DBA">
        <w:rPr>
          <w:color w:val="000000" w:themeColor="text1"/>
          <w:rPrChange w:id="880" w:author="Stefan Björnander" w:date="2012-05-06T21:51:00Z">
            <w:rPr>
              <w:color w:val="0000FF"/>
            </w:rPr>
          </w:rPrChange>
        </w:rPr>
        <w:t>int</w:t>
      </w:r>
      <w:r w:rsidRPr="00903DBA">
        <w:t xml:space="preserve"> FirstIndexOf(char s[], </w:t>
      </w:r>
      <w:r w:rsidRPr="00903DBA">
        <w:rPr>
          <w:color w:val="000000" w:themeColor="text1"/>
          <w:rPrChange w:id="881" w:author="Stefan Björnander" w:date="2012-05-06T21:51:00Z">
            <w:rPr>
              <w:color w:val="0000FF"/>
            </w:rPr>
          </w:rPrChange>
        </w:rPr>
        <w:t>char</w:t>
      </w:r>
      <w:r w:rsidRPr="00903DBA">
        <w:t xml:space="preserve"> c) {</w:t>
      </w:r>
    </w:p>
    <w:p w14:paraId="787B8FC4" w14:textId="77777777" w:rsidR="00E80032" w:rsidRPr="00903DBA" w:rsidRDefault="00E80032" w:rsidP="00E80032">
      <w:pPr>
        <w:pStyle w:val="Code"/>
      </w:pPr>
      <w:r w:rsidRPr="00903DBA">
        <w:t xml:space="preserve">  char* p = strchr(s, c);</w:t>
      </w:r>
    </w:p>
    <w:p w14:paraId="37473F60" w14:textId="77777777" w:rsidR="00E80032" w:rsidRPr="00903DBA" w:rsidRDefault="00E80032" w:rsidP="00E80032">
      <w:pPr>
        <w:pStyle w:val="Code"/>
      </w:pPr>
      <w:r w:rsidRPr="00903DBA">
        <w:t xml:space="preserve">  return (p != NULL) ? (p - s) : -1;</w:t>
      </w:r>
    </w:p>
    <w:p w14:paraId="43571260" w14:textId="77777777" w:rsidR="00E80032" w:rsidRPr="00903DBA" w:rsidRDefault="00E80032" w:rsidP="00E80032">
      <w:pPr>
        <w:pStyle w:val="Code"/>
      </w:pPr>
      <w:r w:rsidRPr="00903DBA">
        <w:t>}</w:t>
      </w:r>
    </w:p>
    <w:p w14:paraId="7E68D82B" w14:textId="77777777" w:rsidR="00E80032" w:rsidRPr="00903DBA" w:rsidRDefault="00E80032" w:rsidP="00E80032">
      <w:pPr>
        <w:pStyle w:val="Code"/>
      </w:pPr>
    </w:p>
    <w:p w14:paraId="1739EE06" w14:textId="77777777" w:rsidR="00E80032" w:rsidRPr="00903DBA" w:rsidRDefault="00E80032" w:rsidP="00E80032">
      <w:pPr>
        <w:pStyle w:val="Code"/>
      </w:pPr>
      <w:r w:rsidRPr="00903DBA">
        <w:rPr>
          <w:color w:val="000000" w:themeColor="text1"/>
          <w:rPrChange w:id="882" w:author="Stefan Björnander" w:date="2012-05-06T21:51:00Z">
            <w:rPr>
              <w:color w:val="0000FF"/>
            </w:rPr>
          </w:rPrChange>
        </w:rPr>
        <w:t>int</w:t>
      </w:r>
      <w:r w:rsidRPr="00903DBA">
        <w:t xml:space="preserve"> LastIndexOf(</w:t>
      </w:r>
      <w:r w:rsidRPr="00903DBA">
        <w:rPr>
          <w:color w:val="000000" w:themeColor="text1"/>
          <w:rPrChange w:id="883" w:author="Stefan Björnander" w:date="2012-05-06T21:51:00Z">
            <w:rPr>
              <w:color w:val="0000FF"/>
            </w:rPr>
          </w:rPrChange>
        </w:rPr>
        <w:t>char</w:t>
      </w:r>
      <w:r w:rsidRPr="00903DBA">
        <w:t xml:space="preserve"> s[], </w:t>
      </w:r>
      <w:r w:rsidRPr="00903DBA">
        <w:rPr>
          <w:color w:val="000000" w:themeColor="text1"/>
          <w:rPrChange w:id="884" w:author="Stefan Björnander" w:date="2012-05-06T21:51:00Z">
            <w:rPr>
              <w:color w:val="0000FF"/>
            </w:rPr>
          </w:rPrChange>
        </w:rPr>
        <w:t>char</w:t>
      </w:r>
      <w:r w:rsidRPr="00903DBA">
        <w:t xml:space="preserve"> c) {</w:t>
      </w:r>
    </w:p>
    <w:p w14:paraId="246D0E29" w14:textId="77777777" w:rsidR="00E80032" w:rsidRPr="00903DBA" w:rsidRDefault="00E80032" w:rsidP="00E80032">
      <w:pPr>
        <w:pStyle w:val="Code"/>
      </w:pPr>
      <w:r w:rsidRPr="00903DBA">
        <w:t xml:space="preserve">  char* p = strrchr(s, c);</w:t>
      </w:r>
    </w:p>
    <w:p w14:paraId="06C4F44B" w14:textId="77777777" w:rsidR="00E80032" w:rsidRPr="00903DBA" w:rsidRDefault="00E80032" w:rsidP="00E80032">
      <w:pPr>
        <w:pStyle w:val="Code"/>
      </w:pPr>
      <w:r w:rsidRPr="00903DBA">
        <w:t xml:space="preserve">  return (p != NULL) ? (p - s) : -1;</w:t>
      </w:r>
    </w:p>
    <w:p w14:paraId="4CDC99F7" w14:textId="77777777" w:rsidR="00E80032" w:rsidRPr="00903DBA" w:rsidRDefault="00E80032" w:rsidP="00E80032">
      <w:pPr>
        <w:pStyle w:val="Code"/>
      </w:pPr>
      <w:r w:rsidRPr="00903DBA">
        <w:t>}</w:t>
      </w:r>
    </w:p>
    <w:p w14:paraId="460B85D3" w14:textId="77777777" w:rsidR="00E80032" w:rsidRPr="00903DBA" w:rsidRDefault="00E80032" w:rsidP="00E80032">
      <w:pPr>
        <w:pStyle w:val="Code"/>
      </w:pPr>
    </w:p>
    <w:p w14:paraId="4319DB79" w14:textId="77777777" w:rsidR="00E80032" w:rsidRPr="00903DBA" w:rsidRDefault="00E80032" w:rsidP="00E80032">
      <w:pPr>
        <w:pStyle w:val="Code"/>
      </w:pPr>
      <w:r w:rsidRPr="00903DBA">
        <w:t>void main(void) {</w:t>
      </w:r>
    </w:p>
    <w:p w14:paraId="52059968" w14:textId="77777777" w:rsidR="00E80032" w:rsidRPr="00903DBA" w:rsidRDefault="00E80032" w:rsidP="00E80032">
      <w:pPr>
        <w:pStyle w:val="Code"/>
      </w:pPr>
      <w:r w:rsidRPr="00903DBA">
        <w:t xml:space="preserve">  char s1[] = </w:t>
      </w:r>
      <w:r w:rsidRPr="00903DBA">
        <w:rPr>
          <w:color w:val="000000" w:themeColor="text1"/>
          <w:rPrChange w:id="885" w:author="Stefan Björnander" w:date="2012-05-06T21:51:00Z">
            <w:rPr>
              <w:color w:val="A31515"/>
            </w:rPr>
          </w:rPrChange>
        </w:rPr>
        <w:t>"Hello"</w:t>
      </w:r>
      <w:r w:rsidRPr="00903DBA">
        <w:t xml:space="preserve">, s2[] = </w:t>
      </w:r>
      <w:r w:rsidRPr="00903DBA">
        <w:rPr>
          <w:color w:val="000000" w:themeColor="text1"/>
          <w:rPrChange w:id="886" w:author="Stefan Björnander" w:date="2012-05-06T21:51:00Z">
            <w:rPr>
              <w:color w:val="A31515"/>
            </w:rPr>
          </w:rPrChange>
        </w:rPr>
        <w:t>"World"</w:t>
      </w:r>
      <w:r w:rsidRPr="00903DBA">
        <w:t>;</w:t>
      </w:r>
    </w:p>
    <w:p w14:paraId="3BDB0C90" w14:textId="77777777" w:rsidR="00E80032" w:rsidRPr="00903DBA" w:rsidRDefault="00E80032" w:rsidP="00E80032">
      <w:pPr>
        <w:pStyle w:val="Code"/>
      </w:pPr>
      <w:r w:rsidRPr="00903DBA">
        <w:t xml:space="preserve">  char t1[20], t2[20];</w:t>
      </w:r>
    </w:p>
    <w:p w14:paraId="5D7DCBB9" w14:textId="77777777" w:rsidR="00E80032" w:rsidRPr="00903DBA" w:rsidRDefault="00E80032" w:rsidP="00E80032">
      <w:pPr>
        <w:pStyle w:val="Code"/>
      </w:pPr>
    </w:p>
    <w:p w14:paraId="3DFD6920" w14:textId="77777777" w:rsidR="00E80032" w:rsidRPr="00903DBA" w:rsidRDefault="00E80032" w:rsidP="00E80032">
      <w:pPr>
        <w:pStyle w:val="Code"/>
      </w:pPr>
      <w:r w:rsidRPr="00903DBA">
        <w:t xml:space="preserve">  strcpy(t1, s1);</w:t>
      </w:r>
    </w:p>
    <w:p w14:paraId="3DB6C033" w14:textId="77777777" w:rsidR="00E80032" w:rsidRPr="00903DBA" w:rsidRDefault="00E80032" w:rsidP="00E80032">
      <w:pPr>
        <w:pStyle w:val="Code"/>
      </w:pPr>
      <w:r w:rsidRPr="00903DBA">
        <w:t xml:space="preserve">  strcat(t1, s2);</w:t>
      </w:r>
    </w:p>
    <w:p w14:paraId="26F83A9F" w14:textId="77777777" w:rsidR="00E80032" w:rsidRPr="00903DBA" w:rsidRDefault="00E80032" w:rsidP="00E80032">
      <w:pPr>
        <w:pStyle w:val="Code"/>
      </w:pPr>
    </w:p>
    <w:p w14:paraId="1BEDB44A" w14:textId="77777777" w:rsidR="00E80032" w:rsidRPr="00903DBA" w:rsidRDefault="00E80032" w:rsidP="00E80032">
      <w:pPr>
        <w:pStyle w:val="Code"/>
      </w:pPr>
      <w:r w:rsidRPr="00903DBA">
        <w:t xml:space="preserve">  sprintf(t2, "%s, %s!", s1, s2);</w:t>
      </w:r>
    </w:p>
    <w:p w14:paraId="092A3C26" w14:textId="77777777" w:rsidR="00E80032" w:rsidRPr="00903DBA" w:rsidRDefault="00E80032" w:rsidP="00E80032">
      <w:pPr>
        <w:pStyle w:val="Code"/>
      </w:pPr>
      <w:r w:rsidRPr="00903DBA">
        <w:t xml:space="preserve">  printf("t1: \"%s\", length of t1: %d, t2: \"%s\"\n",</w:t>
      </w:r>
    </w:p>
    <w:p w14:paraId="3452394C" w14:textId="77777777" w:rsidR="00E80032" w:rsidRPr="00903DBA" w:rsidRDefault="00E80032" w:rsidP="00E80032">
      <w:pPr>
        <w:pStyle w:val="Code"/>
      </w:pPr>
      <w:r w:rsidRPr="00903DBA">
        <w:t xml:space="preserve">         t1, strlen(t1), t2);</w:t>
      </w:r>
    </w:p>
    <w:p w14:paraId="516CFAFD" w14:textId="77777777" w:rsidR="00E80032" w:rsidRPr="00903DBA" w:rsidRDefault="00E80032" w:rsidP="00E80032">
      <w:pPr>
        <w:pStyle w:val="Code"/>
      </w:pPr>
      <w:r w:rsidRPr="00903DBA">
        <w:t xml:space="preserve">  printf("Comparing t1 and t2: %d\n", strcmp(t1, t2));</w:t>
      </w:r>
    </w:p>
    <w:p w14:paraId="5CE5A8B4" w14:textId="77777777" w:rsidR="00E80032" w:rsidRPr="00903DBA" w:rsidRDefault="00E80032" w:rsidP="00E80032">
      <w:pPr>
        <w:pStyle w:val="Code"/>
      </w:pPr>
      <w:r w:rsidRPr="00903DBA">
        <w:t xml:space="preserve">  printf("First Index of 'l' in t2: %d, last index of 'l' in t2: %d.\n",</w:t>
      </w:r>
    </w:p>
    <w:p w14:paraId="7185F7B3" w14:textId="77777777" w:rsidR="00E80032" w:rsidRPr="00903DBA" w:rsidRDefault="00E80032" w:rsidP="00E80032">
      <w:pPr>
        <w:pStyle w:val="Code"/>
      </w:pPr>
      <w:r w:rsidRPr="00903DBA">
        <w:t xml:space="preserve">         FirstIndexOf(t2, 'l'), LastIndexOf(t2, </w:t>
      </w:r>
      <w:r w:rsidRPr="00903DBA">
        <w:rPr>
          <w:color w:val="000000" w:themeColor="text1"/>
          <w:rPrChange w:id="887" w:author="Stefan Björnander" w:date="2012-05-06T21:51:00Z">
            <w:rPr>
              <w:color w:val="A31515"/>
            </w:rPr>
          </w:rPrChange>
        </w:rPr>
        <w:t>'l'</w:t>
      </w:r>
      <w:r w:rsidRPr="00903DBA">
        <w:t>));</w:t>
      </w:r>
    </w:p>
    <w:p w14:paraId="3B7C86F6" w14:textId="77777777" w:rsidR="00E80032" w:rsidRPr="00903DBA" w:rsidRDefault="00E80032" w:rsidP="00E80032">
      <w:pPr>
        <w:pStyle w:val="Code"/>
      </w:pPr>
      <w:r w:rsidRPr="00903DBA">
        <w:t>}</w:t>
      </w:r>
    </w:p>
    <w:p w14:paraId="33526BCD" w14:textId="35994165" w:rsidR="00E80032" w:rsidRPr="00903DBA" w:rsidRDefault="00E80032" w:rsidP="00E65FE6">
      <w:pPr>
        <w:pStyle w:val="CodeHeader"/>
      </w:pPr>
      <w:r w:rsidRPr="00903DBA">
        <w:t xml:space="preserve">It is also possible to write to a string with </w:t>
      </w:r>
      <w:r w:rsidRPr="00E65FE6">
        <w:t>sprintf</w:t>
      </w:r>
      <w:r w:rsidRPr="00903DBA">
        <w:t xml:space="preserve"> and read from a string with </w:t>
      </w:r>
      <w:r w:rsidRPr="00E65FE6">
        <w:rPr>
          <w:rStyle w:val="CodeInText"/>
        </w:rPr>
        <w:t>sscanf</w:t>
      </w:r>
      <w:r w:rsidRPr="00903DBA">
        <w:t xml:space="preserve">. These function come in handy when to </w:t>
      </w:r>
      <w:r w:rsidR="00D83A6D" w:rsidRPr="00903DBA">
        <w:t>cast</w:t>
      </w:r>
      <w:r w:rsidRPr="00903DBA">
        <w:t xml:space="preserve"> between strings and numerical values.</w:t>
      </w:r>
    </w:p>
    <w:p w14:paraId="7BFE688B" w14:textId="77777777" w:rsidR="00E80032" w:rsidRPr="00903DBA" w:rsidRDefault="00E80032" w:rsidP="00E80032">
      <w:pPr>
        <w:pStyle w:val="Code"/>
      </w:pPr>
      <w:r w:rsidRPr="00903DBA">
        <w:rPr>
          <w:color w:val="000000" w:themeColor="text1"/>
          <w:rPrChange w:id="888" w:author="Stefan Björnander" w:date="2012-05-06T21:51:00Z">
            <w:rPr>
              <w:color w:val="0000FF"/>
            </w:rPr>
          </w:rPrChange>
        </w:rPr>
        <w:t>void</w:t>
      </w:r>
      <w:r w:rsidRPr="00903DBA">
        <w:t xml:space="preserve"> main() {</w:t>
      </w:r>
    </w:p>
    <w:p w14:paraId="69FD8ADD" w14:textId="77777777" w:rsidR="00E80032" w:rsidRPr="00903DBA" w:rsidRDefault="00E80032" w:rsidP="00E80032">
      <w:pPr>
        <w:pStyle w:val="Code"/>
      </w:pPr>
      <w:r w:rsidRPr="00903DBA">
        <w:t xml:space="preserve">  int i;</w:t>
      </w:r>
    </w:p>
    <w:p w14:paraId="3EC52F8E" w14:textId="77777777" w:rsidR="00E80032" w:rsidRPr="00903DBA" w:rsidRDefault="00E80032" w:rsidP="00E80032">
      <w:pPr>
        <w:pStyle w:val="Code"/>
      </w:pPr>
      <w:r w:rsidRPr="00903DBA">
        <w:t xml:space="preserve">  </w:t>
      </w:r>
      <w:r w:rsidRPr="00903DBA">
        <w:rPr>
          <w:color w:val="000000" w:themeColor="text1"/>
          <w:rPrChange w:id="889" w:author="Stefan Björnander" w:date="2012-05-06T21:51:00Z">
            <w:rPr>
              <w:color w:val="0000FF"/>
            </w:rPr>
          </w:rPrChange>
        </w:rPr>
        <w:t>double</w:t>
      </w:r>
      <w:r w:rsidRPr="00903DBA">
        <w:t xml:space="preserve"> x;</w:t>
      </w:r>
    </w:p>
    <w:p w14:paraId="2DBE2A50" w14:textId="77777777" w:rsidR="00E80032" w:rsidRPr="00903DBA" w:rsidRDefault="00E80032" w:rsidP="00E80032">
      <w:pPr>
        <w:pStyle w:val="Code"/>
      </w:pPr>
      <w:r w:rsidRPr="00903DBA">
        <w:t xml:space="preserve">  char s1[20], s2[20];</w:t>
      </w:r>
    </w:p>
    <w:p w14:paraId="7369FCBA" w14:textId="77777777" w:rsidR="00E80032" w:rsidRPr="00903DBA" w:rsidRDefault="00E80032" w:rsidP="00E80032">
      <w:pPr>
        <w:pStyle w:val="Code"/>
      </w:pPr>
    </w:p>
    <w:p w14:paraId="44115837" w14:textId="77777777" w:rsidR="00E80032" w:rsidRPr="00903DBA" w:rsidRDefault="00E80032" w:rsidP="00E80032">
      <w:pPr>
        <w:pStyle w:val="Code"/>
      </w:pPr>
      <w:r w:rsidRPr="00903DBA">
        <w:t xml:space="preserve">  sprintf(s1, "%d", 123);</w:t>
      </w:r>
    </w:p>
    <w:p w14:paraId="68721E81" w14:textId="77777777" w:rsidR="00E80032" w:rsidRPr="00903DBA" w:rsidRDefault="00E80032" w:rsidP="00E80032">
      <w:pPr>
        <w:pStyle w:val="Code"/>
      </w:pPr>
      <w:r w:rsidRPr="00903DBA">
        <w:t xml:space="preserve">  sprintf(s2, "%f", 123.456e-3);</w:t>
      </w:r>
    </w:p>
    <w:p w14:paraId="7D09239C" w14:textId="77777777" w:rsidR="00E80032" w:rsidRPr="00903DBA" w:rsidRDefault="00E80032" w:rsidP="00E80032">
      <w:pPr>
        <w:pStyle w:val="Code"/>
      </w:pPr>
    </w:p>
    <w:p w14:paraId="62A81553" w14:textId="77777777" w:rsidR="00E80032" w:rsidRPr="00903DBA" w:rsidRDefault="00E80032" w:rsidP="00E80032">
      <w:pPr>
        <w:pStyle w:val="Code"/>
      </w:pPr>
      <w:r w:rsidRPr="00903DBA">
        <w:t xml:space="preserve">  printf("s1 = \"%s\", s2 = \"%s\"\n", s1, s2);</w:t>
      </w:r>
    </w:p>
    <w:p w14:paraId="65470284" w14:textId="77777777" w:rsidR="00E80032" w:rsidRPr="00903DBA" w:rsidRDefault="00E80032" w:rsidP="00E80032">
      <w:pPr>
        <w:pStyle w:val="Code"/>
      </w:pPr>
    </w:p>
    <w:p w14:paraId="70387B56" w14:textId="77777777" w:rsidR="00E80032" w:rsidRPr="00903DBA" w:rsidRDefault="00E80032" w:rsidP="00E80032">
      <w:pPr>
        <w:pStyle w:val="Code"/>
      </w:pPr>
      <w:r w:rsidRPr="00903DBA">
        <w:t xml:space="preserve">  sscanf(s1, "%d", &amp;i);</w:t>
      </w:r>
    </w:p>
    <w:p w14:paraId="41E075F9" w14:textId="77777777" w:rsidR="00E80032" w:rsidRPr="00903DBA" w:rsidRDefault="00E80032" w:rsidP="00E80032">
      <w:pPr>
        <w:pStyle w:val="Code"/>
      </w:pPr>
      <w:r w:rsidRPr="00903DBA">
        <w:t xml:space="preserve">  sscanf(s2, "%lf", &amp;x);</w:t>
      </w:r>
    </w:p>
    <w:p w14:paraId="5B1AA24E" w14:textId="77777777" w:rsidR="00E80032" w:rsidRPr="00903DBA" w:rsidRDefault="00E80032" w:rsidP="00E80032">
      <w:pPr>
        <w:pStyle w:val="Code"/>
      </w:pPr>
    </w:p>
    <w:p w14:paraId="27D163CD" w14:textId="77777777" w:rsidR="00E80032" w:rsidRPr="00903DBA" w:rsidRDefault="00E80032" w:rsidP="00E80032">
      <w:pPr>
        <w:pStyle w:val="Code"/>
      </w:pPr>
      <w:r w:rsidRPr="00903DBA">
        <w:t xml:space="preserve">  printf("i = %d, x = %f\n", i, x);</w:t>
      </w:r>
    </w:p>
    <w:p w14:paraId="26EE84AB" w14:textId="77777777" w:rsidR="00E80032" w:rsidRPr="00903DBA" w:rsidRDefault="00E80032" w:rsidP="00E80032">
      <w:pPr>
        <w:pStyle w:val="Code"/>
      </w:pPr>
      <w:r w:rsidRPr="00903DBA">
        <w:t>}</w:t>
      </w:r>
    </w:p>
    <w:p w14:paraId="27645BC1" w14:textId="77777777" w:rsidR="00E80032" w:rsidRPr="00903DBA" w:rsidRDefault="00E80032" w:rsidP="00E80032">
      <w:r w:rsidRPr="00903DBA">
        <w:t>The functions return the number of values written or read, which gives that we can check that the conversion worked.</w:t>
      </w:r>
    </w:p>
    <w:p w14:paraId="5020C777" w14:textId="77777777" w:rsidR="00E80032" w:rsidRPr="00903DBA" w:rsidRDefault="00E80032" w:rsidP="00E80032">
      <w:pPr>
        <w:pStyle w:val="Code"/>
      </w:pPr>
      <w:r w:rsidRPr="00903DBA">
        <w:t xml:space="preserve">  </w:t>
      </w:r>
      <w:r w:rsidRPr="00903DBA">
        <w:rPr>
          <w:color w:val="000000" w:themeColor="text1"/>
          <w:rPrChange w:id="890" w:author="Stefan Björnander" w:date="2012-05-06T21:51:00Z">
            <w:rPr>
              <w:color w:val="0000FF"/>
            </w:rPr>
          </w:rPrChange>
        </w:rPr>
        <w:t>if</w:t>
      </w:r>
      <w:r w:rsidRPr="00903DBA">
        <w:t xml:space="preserve"> (sscanf(s2, </w:t>
      </w:r>
      <w:r w:rsidRPr="00903DBA">
        <w:rPr>
          <w:color w:val="000000" w:themeColor="text1"/>
          <w:rPrChange w:id="891" w:author="Stefan Björnander" w:date="2012-05-06T21:51:00Z">
            <w:rPr>
              <w:color w:val="A31515"/>
            </w:rPr>
          </w:rPrChange>
        </w:rPr>
        <w:t>"%lf"</w:t>
      </w:r>
      <w:r w:rsidRPr="00903DBA">
        <w:t>, &amp;x) == 1) {</w:t>
      </w:r>
    </w:p>
    <w:p w14:paraId="1490FD98" w14:textId="77777777" w:rsidR="00E80032" w:rsidRPr="00903DBA" w:rsidRDefault="00E80032" w:rsidP="00E80032">
      <w:pPr>
        <w:pStyle w:val="Code"/>
      </w:pPr>
      <w:r w:rsidRPr="00903DBA">
        <w:t xml:space="preserve">    printf("x = %f\n", x);</w:t>
      </w:r>
    </w:p>
    <w:p w14:paraId="195D7023" w14:textId="77777777" w:rsidR="00E80032" w:rsidRPr="00903DBA" w:rsidRDefault="00E80032" w:rsidP="00E80032">
      <w:pPr>
        <w:pStyle w:val="Code"/>
      </w:pPr>
      <w:r w:rsidRPr="00903DBA">
        <w:t xml:space="preserve">  }</w:t>
      </w:r>
    </w:p>
    <w:p w14:paraId="30A39FDE" w14:textId="77777777" w:rsidR="00E80032" w:rsidRPr="00903DBA" w:rsidRDefault="00E80032" w:rsidP="00E80032">
      <w:pPr>
        <w:pStyle w:val="Code"/>
      </w:pPr>
      <w:r w:rsidRPr="00903DBA">
        <w:t xml:space="preserve">  else {</w:t>
      </w:r>
    </w:p>
    <w:p w14:paraId="1038E77C" w14:textId="54BCEB4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72153FBC" w14:textId="77777777" w:rsidR="00E80032" w:rsidRPr="00903DBA" w:rsidRDefault="00E80032" w:rsidP="00E80032">
      <w:pPr>
        <w:pStyle w:val="Code"/>
      </w:pPr>
      <w:r w:rsidRPr="00903DBA">
        <w:t xml:space="preserve">  }</w:t>
      </w:r>
    </w:p>
    <w:p w14:paraId="343AF846" w14:textId="77777777" w:rsidR="00E80032" w:rsidRPr="00903DBA" w:rsidRDefault="00E80032" w:rsidP="00E80032">
      <w:r w:rsidRPr="00903DBA">
        <w:t>Moreover, we can also count the number of read character and decide whether to whole string has been read.</w:t>
      </w:r>
    </w:p>
    <w:p w14:paraId="55535B56" w14:textId="77777777" w:rsidR="00E80032" w:rsidRPr="00903DBA" w:rsidRDefault="00E80032" w:rsidP="00E80032">
      <w:pPr>
        <w:pStyle w:val="Code"/>
      </w:pPr>
      <w:r w:rsidRPr="00903DBA">
        <w:t xml:space="preserve">  sscanf(s2, </w:t>
      </w:r>
      <w:r w:rsidRPr="00903DBA">
        <w:rPr>
          <w:color w:val="000000" w:themeColor="text1"/>
          <w:rPrChange w:id="892" w:author="Stefan Björnander" w:date="2012-05-06T21:51:00Z">
            <w:rPr>
              <w:color w:val="A31515"/>
            </w:rPr>
          </w:rPrChange>
        </w:rPr>
        <w:t>"%lf%n"</w:t>
      </w:r>
      <w:r w:rsidRPr="00903DBA">
        <w:t>, &amp;x, &amp;charCount);</w:t>
      </w:r>
    </w:p>
    <w:p w14:paraId="79E3DE23" w14:textId="77777777" w:rsidR="00E80032" w:rsidRPr="00903DBA" w:rsidRDefault="00E80032" w:rsidP="00E80032">
      <w:pPr>
        <w:pStyle w:val="Code"/>
      </w:pPr>
    </w:p>
    <w:p w14:paraId="35CDD422" w14:textId="77777777" w:rsidR="00E80032" w:rsidRPr="00903DBA" w:rsidRDefault="00E80032" w:rsidP="00E80032">
      <w:pPr>
        <w:pStyle w:val="Code"/>
      </w:pPr>
      <w:r w:rsidRPr="00903DBA">
        <w:t xml:space="preserve">  if (charCount == strlen(s2)) {</w:t>
      </w:r>
    </w:p>
    <w:p w14:paraId="344FFA17" w14:textId="77777777" w:rsidR="00E80032" w:rsidRPr="00903DBA" w:rsidRDefault="00E80032" w:rsidP="00E80032">
      <w:pPr>
        <w:pStyle w:val="Code"/>
      </w:pPr>
      <w:r w:rsidRPr="00903DBA">
        <w:t xml:space="preserve">    printf("x = %f\n", x);</w:t>
      </w:r>
    </w:p>
    <w:p w14:paraId="7B3A00BF" w14:textId="77777777" w:rsidR="00E80032" w:rsidRPr="00903DBA" w:rsidRDefault="00E80032" w:rsidP="00E80032">
      <w:pPr>
        <w:pStyle w:val="Code"/>
      </w:pPr>
      <w:r w:rsidRPr="00903DBA">
        <w:t xml:space="preserve">  }</w:t>
      </w:r>
    </w:p>
    <w:p w14:paraId="7B3B88A8" w14:textId="77777777" w:rsidR="00E80032" w:rsidRPr="00903DBA" w:rsidRDefault="00E80032" w:rsidP="00E80032">
      <w:pPr>
        <w:pStyle w:val="Code"/>
      </w:pPr>
      <w:r w:rsidRPr="00903DBA">
        <w:t xml:space="preserve">  else {</w:t>
      </w:r>
    </w:p>
    <w:p w14:paraId="35F69D2D" w14:textId="77ECA62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50F8A2D6" w14:textId="77777777" w:rsidR="00E80032" w:rsidRPr="00903DBA" w:rsidRDefault="00E80032" w:rsidP="00E80032">
      <w:pPr>
        <w:pStyle w:val="Code"/>
      </w:pPr>
      <w:r w:rsidRPr="00903DBA">
        <w:t xml:space="preserve">  }</w:t>
      </w:r>
    </w:p>
    <w:p w14:paraId="6D8BBD43" w14:textId="77777777" w:rsidR="00E80032" w:rsidRPr="00903DBA" w:rsidRDefault="00E80032" w:rsidP="007C7CB2">
      <w:pPr>
        <w:pStyle w:val="Rubrik3"/>
      </w:pPr>
      <w:bookmarkStart w:id="893" w:name="_Toc323656736"/>
      <w:bookmarkStart w:id="894" w:name="_Toc324085474"/>
      <w:bookmarkStart w:id="895" w:name="_Toc383781126"/>
      <w:bookmarkStart w:id="896" w:name="_Toc57656235"/>
      <w:r w:rsidRPr="00903DBA">
        <w:t>Memory Management</w:t>
      </w:r>
      <w:bookmarkEnd w:id="893"/>
      <w:bookmarkEnd w:id="894"/>
      <w:bookmarkEnd w:id="895"/>
      <w:bookmarkEnd w:id="896"/>
    </w:p>
    <w:p w14:paraId="24E8A528" w14:textId="77777777" w:rsidR="00E80032" w:rsidRPr="00903DBA" w:rsidRDefault="00E80032" w:rsidP="00E65FE6">
      <w:pPr>
        <w:pStyle w:val="CodeHeader"/>
      </w:pPr>
      <w:r w:rsidRPr="00903DBA">
        <w:t xml:space="preserve">There is also a set of function for general memory management: </w:t>
      </w:r>
      <w:r w:rsidRPr="00E65FE6">
        <w:t>memset</w:t>
      </w:r>
      <w:r w:rsidRPr="00903DBA">
        <w:t xml:space="preserve"> sets each byte of a memory block to a given value; </w:t>
      </w:r>
      <w:r w:rsidRPr="00E65FE6">
        <w:t>memcmp</w:t>
      </w:r>
      <w:r w:rsidRPr="00903DBA">
        <w:t xml:space="preserve"> compares the memory blocks; </w:t>
      </w:r>
      <w:r w:rsidRPr="00E65FE6">
        <w:t>memcpy</w:t>
      </w:r>
      <w:r w:rsidRPr="00903DBA">
        <w:t xml:space="preserve"> and </w:t>
      </w:r>
      <w:r w:rsidRPr="00E65FE6">
        <w:t>memmove</w:t>
      </w:r>
      <w:r w:rsidRPr="00903DBA">
        <w:t xml:space="preserve"> copies a memory block. The difference between them is that </w:t>
      </w:r>
      <w:r w:rsidRPr="00E65FE6">
        <w:t>memcpy</w:t>
      </w:r>
      <w:r w:rsidRPr="00903DBA">
        <w:t xml:space="preserve"> copies the bytes of the block directly when </w:t>
      </w:r>
      <w:r w:rsidRPr="00E65FE6">
        <w:t>memmove</w:t>
      </w:r>
      <w:r w:rsidRPr="00903DBA">
        <w:t xml:space="preserve"> uses a buffer, which gives that </w:t>
      </w:r>
      <w:r w:rsidRPr="00E65FE6">
        <w:t>memcpy</w:t>
      </w:r>
      <w:r w:rsidRPr="00903DBA">
        <w:t xml:space="preserve"> is faster and </w:t>
      </w:r>
      <w:r w:rsidRPr="00E65FE6">
        <w:rPr>
          <w:rStyle w:val="CodeInText"/>
        </w:rPr>
        <w:t>memmove</w:t>
      </w:r>
      <w:r w:rsidRPr="00903DBA">
        <w:t xml:space="preserve"> is safer when copying overlapping blocks.</w:t>
      </w:r>
    </w:p>
    <w:p w14:paraId="0C14C614" w14:textId="77777777" w:rsidR="00E80032" w:rsidRPr="00903DBA" w:rsidRDefault="00E80032" w:rsidP="00E80032">
      <w:r w:rsidRPr="00903DBA">
        <w:t>These functions work similar to their string counterparts. However, note that they do not look for a finishing character. Instead, the sizes of the function blocks are given as a parameter.</w:t>
      </w:r>
    </w:p>
    <w:p w14:paraId="13FF98E0" w14:textId="4A333C4D" w:rsidR="00E80032" w:rsidRPr="00903DBA" w:rsidRDefault="00E80032" w:rsidP="00E80032">
      <w:pPr>
        <w:pStyle w:val="Code"/>
      </w:pPr>
      <w:r w:rsidRPr="00903DBA">
        <w:rPr>
          <w:color w:val="000000" w:themeColor="text1"/>
          <w:rPrChange w:id="897" w:author="Stefan Björnander" w:date="2012-05-06T21:51:00Z">
            <w:rPr>
              <w:color w:val="0000FF"/>
            </w:rPr>
          </w:rPrChange>
        </w:rPr>
        <w:t>#include</w:t>
      </w:r>
      <w:r w:rsidRPr="00903DBA">
        <w:t xml:space="preserve"> </w:t>
      </w:r>
      <w:r w:rsidR="00EF337F" w:rsidRPr="00903DBA">
        <w:t>&lt;stdlib.h&gt;</w:t>
      </w:r>
    </w:p>
    <w:p w14:paraId="4F989846" w14:textId="77777777" w:rsidR="00E80032" w:rsidRPr="00903DBA" w:rsidRDefault="00E80032" w:rsidP="00E80032">
      <w:pPr>
        <w:pStyle w:val="Code"/>
      </w:pPr>
    </w:p>
    <w:p w14:paraId="2C169989" w14:textId="77777777" w:rsidR="00E80032" w:rsidRPr="00903DBA" w:rsidRDefault="00E80032" w:rsidP="00E80032">
      <w:pPr>
        <w:pStyle w:val="Code"/>
      </w:pPr>
      <w:r w:rsidRPr="00903DBA">
        <w:rPr>
          <w:color w:val="000000" w:themeColor="text1"/>
          <w:rPrChange w:id="898" w:author="Stefan Björnander" w:date="2012-05-06T21:51:00Z">
            <w:rPr>
              <w:color w:val="0000FF"/>
            </w:rPr>
          </w:rPrChange>
        </w:rPr>
        <w:t>void</w:t>
      </w:r>
      <w:r w:rsidRPr="00903DBA">
        <w:t xml:space="preserve"> main() {</w:t>
      </w:r>
    </w:p>
    <w:p w14:paraId="7A0CEA04" w14:textId="77777777" w:rsidR="00E80032" w:rsidRPr="00903DBA" w:rsidRDefault="00E80032" w:rsidP="00E80032">
      <w:pPr>
        <w:pStyle w:val="Code"/>
      </w:pPr>
      <w:r w:rsidRPr="00903DBA">
        <w:t xml:space="preserve">  int a1[3], a2[3];</w:t>
      </w:r>
    </w:p>
    <w:p w14:paraId="5C7AA612" w14:textId="77777777" w:rsidR="00E80032" w:rsidRPr="00903DBA" w:rsidRDefault="00E80032" w:rsidP="00E80032">
      <w:pPr>
        <w:pStyle w:val="Code"/>
      </w:pPr>
      <w:r w:rsidRPr="00903DBA">
        <w:t xml:space="preserve">  memset(a1, 1, sizeof a1);</w:t>
      </w:r>
    </w:p>
    <w:p w14:paraId="6841DBE0" w14:textId="77777777" w:rsidR="00E80032" w:rsidRPr="00903DBA" w:rsidRDefault="00E80032" w:rsidP="00E80032">
      <w:pPr>
        <w:pStyle w:val="Code"/>
      </w:pPr>
      <w:r w:rsidRPr="00903DBA">
        <w:t xml:space="preserve">  memcpy(a2, a1, sizeof a2);</w:t>
      </w:r>
    </w:p>
    <w:p w14:paraId="419D0A53" w14:textId="77777777" w:rsidR="00E80032" w:rsidRPr="00903DBA" w:rsidRDefault="00E80032" w:rsidP="00E80032">
      <w:pPr>
        <w:pStyle w:val="Code"/>
      </w:pPr>
      <w:r w:rsidRPr="00903DBA">
        <w:t xml:space="preserve">  printf("Comparing a1 and a2: %d\n", memcmp(a1, a2, sizeof a2));</w:t>
      </w:r>
    </w:p>
    <w:p w14:paraId="40A1E5D9" w14:textId="77777777" w:rsidR="00E80032" w:rsidRPr="00903DBA" w:rsidRDefault="00E80032" w:rsidP="00E80032">
      <w:pPr>
        <w:pStyle w:val="Code"/>
      </w:pPr>
      <w:r w:rsidRPr="00903DBA">
        <w:t>}</w:t>
      </w:r>
    </w:p>
    <w:p w14:paraId="1DFB8B8D" w14:textId="77777777" w:rsidR="00E80032" w:rsidRPr="00903DBA" w:rsidRDefault="00E80032" w:rsidP="007C7CB2">
      <w:pPr>
        <w:pStyle w:val="Rubrik3"/>
      </w:pPr>
      <w:bookmarkStart w:id="899" w:name="_Toc323656737"/>
      <w:bookmarkStart w:id="900" w:name="_Toc324085475"/>
      <w:bookmarkStart w:id="901" w:name="_Toc383781127"/>
      <w:bookmarkStart w:id="902" w:name="_Toc57656236"/>
      <w:r w:rsidRPr="00903DBA">
        <w:t>Mathematical Functions</w:t>
      </w:r>
      <w:bookmarkEnd w:id="899"/>
      <w:bookmarkEnd w:id="900"/>
      <w:bookmarkEnd w:id="901"/>
      <w:bookmarkEnd w:id="902"/>
    </w:p>
    <w:p w14:paraId="56257245" w14:textId="77777777" w:rsidR="00E80032" w:rsidRPr="00903DBA" w:rsidRDefault="00E80032" w:rsidP="00E65FE6">
      <w:pPr>
        <w:pStyle w:val="CodeHeader"/>
      </w:pPr>
      <w:r w:rsidRPr="00903DBA">
        <w:t xml:space="preserve">C standard library includes the trigonometric </w:t>
      </w:r>
      <w:r w:rsidRPr="00E65FE6">
        <w:t>cos</w:t>
      </w:r>
      <w:r w:rsidRPr="00903DBA">
        <w:t xml:space="preserve">, </w:t>
      </w:r>
      <w:r w:rsidRPr="00E65FE6">
        <w:t>sin</w:t>
      </w:r>
      <w:r w:rsidRPr="00903DBA">
        <w:t xml:space="preserve">, </w:t>
      </w:r>
      <w:r w:rsidRPr="00E65FE6">
        <w:t>tan</w:t>
      </w:r>
      <w:r w:rsidRPr="00903DBA">
        <w:t xml:space="preserve">, </w:t>
      </w:r>
      <w:r w:rsidRPr="00E65FE6">
        <w:t>acos</w:t>
      </w:r>
      <w:r w:rsidRPr="00903DBA">
        <w:t xml:space="preserve">, </w:t>
      </w:r>
      <w:r w:rsidRPr="00E65FE6">
        <w:t>asin</w:t>
      </w:r>
      <w:r w:rsidRPr="00903DBA">
        <w:t xml:space="preserve">, and </w:t>
      </w:r>
      <w:r w:rsidRPr="00E65FE6">
        <w:t>atan</w:t>
      </w:r>
      <w:r w:rsidRPr="00903DBA">
        <w:t xml:space="preserve">, and </w:t>
      </w:r>
      <w:r w:rsidRPr="00E65FE6">
        <w:t>atan2</w:t>
      </w:r>
      <w:r w:rsidRPr="00903DBA">
        <w:t xml:space="preserve">; the hyperbolic functions </w:t>
      </w:r>
      <w:r w:rsidRPr="00E65FE6">
        <w:t>cosh</w:t>
      </w:r>
      <w:r w:rsidRPr="00903DBA">
        <w:t xml:space="preserve">, </w:t>
      </w:r>
      <w:r w:rsidRPr="00E65FE6">
        <w:t>sinh</w:t>
      </w:r>
      <w:r w:rsidRPr="00903DBA">
        <w:t xml:space="preserve">, and </w:t>
      </w:r>
      <w:r w:rsidRPr="00E65FE6">
        <w:t>tanh</w:t>
      </w:r>
      <w:r w:rsidRPr="00903DBA">
        <w:t xml:space="preserve">; </w:t>
      </w:r>
      <w:r w:rsidRPr="00E65FE6">
        <w:t>ceil</w:t>
      </w:r>
      <w:r w:rsidRPr="00903DBA">
        <w:t xml:space="preserve"> and </w:t>
      </w:r>
      <w:r w:rsidRPr="00E65FE6">
        <w:t>floor</w:t>
      </w:r>
      <w:r w:rsidRPr="00903DBA">
        <w:t xml:space="preserve"> that rounds a floating value to the closest higher and lower value, respectively; </w:t>
      </w:r>
      <w:r w:rsidRPr="00E65FE6">
        <w:t>exp</w:t>
      </w:r>
      <w:r w:rsidRPr="00903DBA">
        <w:t xml:space="preserve"> returning the natural exponent; </w:t>
      </w:r>
      <w:r w:rsidRPr="00E65FE6">
        <w:t>log</w:t>
      </w:r>
      <w:r w:rsidRPr="00903DBA">
        <w:t xml:space="preserve"> returning the natural logarithm; </w:t>
      </w:r>
      <w:r w:rsidRPr="00E65FE6">
        <w:t>log10</w:t>
      </w:r>
      <w:r w:rsidRPr="00903DBA">
        <w:t xml:space="preserve"> returning the logarithm of ten; </w:t>
      </w:r>
      <w:r w:rsidRPr="00E65FE6">
        <w:t>sqrt</w:t>
      </w:r>
      <w:r w:rsidRPr="00903DBA">
        <w:t xml:space="preserve"> returning the square root, and </w:t>
      </w:r>
      <w:r w:rsidRPr="00E65FE6">
        <w:t>pow</w:t>
      </w:r>
      <w:r w:rsidRPr="00903DBA">
        <w:t xml:space="preserve"> returning the power of two values. All of these functions takes and returns a double value (except </w:t>
      </w:r>
      <w:r w:rsidRPr="00E65FE6">
        <w:t>atan2</w:t>
      </w:r>
      <w:r w:rsidRPr="00903DBA">
        <w:t xml:space="preserve"> and </w:t>
      </w:r>
      <w:r w:rsidRPr="00E65FE6">
        <w:rPr>
          <w:rStyle w:val="CodeInText"/>
        </w:rPr>
        <w:t>pow</w:t>
      </w:r>
      <w:r w:rsidRPr="00903DBA">
        <w:t xml:space="preserve"> that takes two values). The trigonometric functions deal with angles in radians.</w:t>
      </w:r>
    </w:p>
    <w:p w14:paraId="759D96EE" w14:textId="77777777" w:rsidR="00E80032" w:rsidRPr="00903DBA" w:rsidRDefault="00E80032" w:rsidP="00E80032">
      <w:r w:rsidRPr="00903DBA">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903DBA" w:rsidRDefault="00E80032" w:rsidP="00E80032">
      <w:pPr>
        <w:pStyle w:val="Code"/>
      </w:pPr>
      <w:r w:rsidRPr="00903DBA">
        <w:t>printf("double %f, rounded to the closest integer value: %d\n",</w:t>
      </w:r>
    </w:p>
    <w:p w14:paraId="507488E6" w14:textId="77777777" w:rsidR="00E80032" w:rsidRPr="00903DBA" w:rsidRDefault="00E80032" w:rsidP="00E80032">
      <w:pPr>
        <w:pStyle w:val="Code"/>
      </w:pPr>
      <w:r w:rsidRPr="00903DBA">
        <w:t xml:space="preserve">       x, ((int) (x + 0.5)));</w:t>
      </w:r>
    </w:p>
    <w:p w14:paraId="21B4C742" w14:textId="77777777" w:rsidR="00E80032" w:rsidRPr="00903DBA" w:rsidRDefault="00E80032" w:rsidP="007C7CB2">
      <w:pPr>
        <w:pStyle w:val="Rubrik3"/>
      </w:pPr>
      <w:bookmarkStart w:id="903" w:name="_Toc320485615"/>
      <w:bookmarkStart w:id="904" w:name="_Toc323656738"/>
      <w:bookmarkStart w:id="905" w:name="_Toc324085476"/>
      <w:bookmarkStart w:id="906" w:name="_Toc383781128"/>
      <w:bookmarkStart w:id="907" w:name="_Toc57656237"/>
      <w:r w:rsidRPr="00903DBA">
        <w:t>Long Jumps</w:t>
      </w:r>
      <w:bookmarkEnd w:id="903"/>
      <w:bookmarkEnd w:id="904"/>
      <w:bookmarkEnd w:id="905"/>
      <w:bookmarkEnd w:id="906"/>
      <w:bookmarkEnd w:id="907"/>
    </w:p>
    <w:p w14:paraId="2F4CF170" w14:textId="77777777" w:rsidR="00E80032" w:rsidRPr="00903DBA" w:rsidRDefault="00E80032" w:rsidP="00E65FE6">
      <w:pPr>
        <w:pStyle w:val="CodeHeader"/>
        <w:rPr>
          <w:lang w:eastAsia="sv-SE"/>
        </w:rPr>
      </w:pPr>
      <w:r w:rsidRPr="00903DBA">
        <w:rPr>
          <w:lang w:eastAsia="sv-SE"/>
        </w:rPr>
        <w:t xml:space="preserve">Regular jumps with </w:t>
      </w:r>
      <w:r w:rsidRPr="00E65FE6">
        <w:t>goto</w:t>
      </w:r>
      <w:r w:rsidRPr="00903DBA">
        <w:rPr>
          <w:lang w:eastAsia="sv-SE"/>
        </w:rPr>
        <w:t xml:space="preserve"> can only occur in the same function body; long jumps with the standard function </w:t>
      </w:r>
      <w:r w:rsidRPr="00E65FE6">
        <w:t>setjmp</w:t>
      </w:r>
      <w:r w:rsidRPr="00903DBA">
        <w:rPr>
          <w:lang w:eastAsia="sv-SE"/>
        </w:rPr>
        <w:t xml:space="preserve"> and </w:t>
      </w:r>
      <w:r w:rsidRPr="00E65FE6">
        <w:t>longjump</w:t>
      </w:r>
      <w:r w:rsidRPr="00903DBA">
        <w:rPr>
          <w:lang w:eastAsia="sv-SE"/>
        </w:rPr>
        <w:t xml:space="preserve"> can, on the other hand, occur throw call sequences; </w:t>
      </w:r>
      <w:r w:rsidRPr="00E65FE6">
        <w:t>setjmp</w:t>
      </w:r>
      <w:r w:rsidRPr="00903DBA">
        <w:rPr>
          <w:lang w:eastAsia="sv-SE"/>
        </w:rPr>
        <w:t xml:space="preserve"> saves the state of the program execution and </w:t>
      </w:r>
      <w:r w:rsidRPr="00E65FE6">
        <w:rPr>
          <w:rStyle w:val="CodeInText"/>
        </w:rPr>
        <w:t>longjmp</w:t>
      </w:r>
      <w:r w:rsidRPr="00903DBA">
        <w:rPr>
          <w:lang w:eastAsia="sv-SE"/>
        </w:rPr>
        <w:t xml:space="preserve"> uses that information to restore that state, which gives the illusion of a backwards jump.</w:t>
      </w:r>
    </w:p>
    <w:p w14:paraId="35D733F3" w14:textId="77777777" w:rsidR="00E80032" w:rsidRPr="00903DBA" w:rsidRDefault="00E80032" w:rsidP="00E65FE6">
      <w:pPr>
        <w:pStyle w:val="CodeHeader"/>
        <w:rPr>
          <w:lang w:eastAsia="sv-SE"/>
        </w:rPr>
      </w:pPr>
      <w:r w:rsidRPr="00903DBA">
        <w:rPr>
          <w:lang w:eastAsia="sv-SE"/>
        </w:rPr>
        <w:t xml:space="preserve">In the program below, the user inputs a number, if it does not equal zero its inverse is return. If the number does equal zero, a long jump occurs. The call to </w:t>
      </w:r>
      <w:r w:rsidRPr="00E65FE6">
        <w:rPr>
          <w:rStyle w:val="CodeInText"/>
        </w:rPr>
        <w:t>setjump</w:t>
      </w:r>
      <w:r w:rsidRPr="00903DBA">
        <w:rPr>
          <w:lang w:eastAsia="sv-SE"/>
        </w:rPr>
        <w:t xml:space="preserve"> returns zero when the jump is set and a non-zero value when a long jump occurs</w:t>
      </w:r>
      <w:r w:rsidRPr="00903DBA">
        <w:rPr>
          <w:rStyle w:val="Fotnotsreferens"/>
        </w:rPr>
        <w:footnoteReference w:id="22"/>
      </w:r>
      <w:r w:rsidRPr="00903DBA">
        <w:rPr>
          <w:lang w:eastAsia="sv-SE"/>
        </w:rPr>
        <w:t>.</w:t>
      </w:r>
    </w:p>
    <w:p w14:paraId="1BF0B816" w14:textId="77777777" w:rsidR="00E80032" w:rsidRPr="00903DBA" w:rsidRDefault="00E80032" w:rsidP="00E80032">
      <w:pPr>
        <w:pStyle w:val="Code"/>
      </w:pPr>
      <w:r w:rsidRPr="00903DBA">
        <w:t>#include &lt;stdio.h&gt;</w:t>
      </w:r>
    </w:p>
    <w:p w14:paraId="7CD2F06A" w14:textId="3E4DE289" w:rsidR="00E80032" w:rsidRPr="00903DBA" w:rsidRDefault="00E80032" w:rsidP="00E80032">
      <w:pPr>
        <w:pStyle w:val="Code"/>
      </w:pPr>
      <w:r w:rsidRPr="00903DBA">
        <w:t xml:space="preserve">#include </w:t>
      </w:r>
      <w:r w:rsidR="00EF337F" w:rsidRPr="00903DBA">
        <w:t>&lt;</w:t>
      </w:r>
      <w:r w:rsidR="004D52EF" w:rsidRPr="00903DBA">
        <w:t>setjmp.h</w:t>
      </w:r>
      <w:r w:rsidR="00EF337F" w:rsidRPr="00903DBA">
        <w:t>&gt;</w:t>
      </w:r>
    </w:p>
    <w:p w14:paraId="435E1D33" w14:textId="77777777" w:rsidR="00E80032" w:rsidRPr="00903DBA" w:rsidRDefault="00E80032" w:rsidP="00E80032">
      <w:pPr>
        <w:pStyle w:val="Code"/>
      </w:pPr>
    </w:p>
    <w:p w14:paraId="0C930FC3" w14:textId="77777777" w:rsidR="00E80032" w:rsidRPr="00903DBA" w:rsidRDefault="00E80032" w:rsidP="00E80032">
      <w:pPr>
        <w:pStyle w:val="Code"/>
      </w:pPr>
      <w:r w:rsidRPr="00903DBA">
        <w:t>jmp_buf env;</w:t>
      </w:r>
    </w:p>
    <w:p w14:paraId="00D06457" w14:textId="77777777" w:rsidR="00E80032" w:rsidRPr="00903DBA" w:rsidRDefault="00E80032" w:rsidP="00E80032">
      <w:pPr>
        <w:pStyle w:val="Code"/>
      </w:pPr>
    </w:p>
    <w:p w14:paraId="55A60F6F" w14:textId="77777777" w:rsidR="00E80032" w:rsidRPr="00903DBA" w:rsidRDefault="00E80032" w:rsidP="00E80032">
      <w:pPr>
        <w:pStyle w:val="Code"/>
      </w:pPr>
      <w:r w:rsidRPr="00903DBA">
        <w:t>double Divide(double numerator, double denominator) {</w:t>
      </w:r>
    </w:p>
    <w:p w14:paraId="5EAAE725" w14:textId="77777777" w:rsidR="00E80032" w:rsidRPr="00903DBA" w:rsidRDefault="00E80032" w:rsidP="00E80032">
      <w:pPr>
        <w:pStyle w:val="Code"/>
      </w:pPr>
      <w:r w:rsidRPr="00903DBA">
        <w:t xml:space="preserve">  if (denominator == 0) {</w:t>
      </w:r>
      <w:r w:rsidRPr="00903DBA">
        <w:cr/>
        <w:t xml:space="preserve">    longjmp(env, -1); // -1 to represents an error state.</w:t>
      </w:r>
    </w:p>
    <w:p w14:paraId="5D72693B" w14:textId="77777777" w:rsidR="00E80032" w:rsidRPr="00903DBA" w:rsidRDefault="00E80032" w:rsidP="00E80032">
      <w:pPr>
        <w:pStyle w:val="Code"/>
      </w:pPr>
      <w:r w:rsidRPr="00903DBA">
        <w:t xml:space="preserve">  }</w:t>
      </w:r>
    </w:p>
    <w:p w14:paraId="093BE0C4" w14:textId="77777777" w:rsidR="00E80032" w:rsidRPr="00903DBA" w:rsidRDefault="00E80032" w:rsidP="00E80032">
      <w:pPr>
        <w:pStyle w:val="Code"/>
      </w:pPr>
    </w:p>
    <w:p w14:paraId="592A7AFF" w14:textId="77777777" w:rsidR="00E80032" w:rsidRPr="00903DBA" w:rsidRDefault="00E80032" w:rsidP="00E80032">
      <w:pPr>
        <w:pStyle w:val="Code"/>
      </w:pPr>
      <w:r w:rsidRPr="00903DBA">
        <w:t xml:space="preserve">  return numerator / denominator;</w:t>
      </w:r>
    </w:p>
    <w:p w14:paraId="4DBD6087" w14:textId="77777777" w:rsidR="00E80032" w:rsidRPr="00903DBA" w:rsidRDefault="00E80032" w:rsidP="00E80032">
      <w:pPr>
        <w:pStyle w:val="Code"/>
      </w:pPr>
      <w:r w:rsidRPr="00903DBA">
        <w:t>}</w:t>
      </w:r>
    </w:p>
    <w:p w14:paraId="752CF75A" w14:textId="77777777" w:rsidR="00E80032" w:rsidRPr="00903DBA" w:rsidRDefault="00E80032" w:rsidP="00E80032">
      <w:pPr>
        <w:pStyle w:val="Code"/>
      </w:pPr>
    </w:p>
    <w:p w14:paraId="591A2F81" w14:textId="77777777" w:rsidR="00E80032" w:rsidRPr="00903DBA" w:rsidRDefault="00E80032" w:rsidP="00E80032">
      <w:pPr>
        <w:pStyle w:val="Code"/>
      </w:pPr>
      <w:r w:rsidRPr="00903DBA">
        <w:t>double Inverse(double number) {</w:t>
      </w:r>
    </w:p>
    <w:p w14:paraId="5C9D52C9" w14:textId="77777777" w:rsidR="00E80032" w:rsidRPr="00903DBA" w:rsidRDefault="00E80032" w:rsidP="00E80032">
      <w:pPr>
        <w:pStyle w:val="Code"/>
      </w:pPr>
      <w:r w:rsidRPr="00903DBA">
        <w:t xml:space="preserve">  return Divide(1.0, number);</w:t>
      </w:r>
    </w:p>
    <w:p w14:paraId="1A7DCA94" w14:textId="77777777" w:rsidR="00E80032" w:rsidRPr="00903DBA" w:rsidRDefault="00E80032" w:rsidP="00E80032">
      <w:pPr>
        <w:pStyle w:val="Code"/>
      </w:pPr>
      <w:r w:rsidRPr="00903DBA">
        <w:t>}</w:t>
      </w:r>
    </w:p>
    <w:p w14:paraId="66D15645" w14:textId="77777777" w:rsidR="00E80032" w:rsidRPr="00903DBA" w:rsidRDefault="00E80032" w:rsidP="00E80032">
      <w:pPr>
        <w:pStyle w:val="Code"/>
      </w:pPr>
    </w:p>
    <w:p w14:paraId="07E7925A" w14:textId="77777777" w:rsidR="00E80032" w:rsidRPr="00903DBA" w:rsidRDefault="00E80032" w:rsidP="00E80032">
      <w:pPr>
        <w:pStyle w:val="Code"/>
      </w:pPr>
      <w:r w:rsidRPr="00903DBA">
        <w:t>void main() {</w:t>
      </w:r>
    </w:p>
    <w:p w14:paraId="59E62EC8" w14:textId="77777777" w:rsidR="00E80032" w:rsidRPr="00903DBA" w:rsidRDefault="00E80032" w:rsidP="00E80032">
      <w:pPr>
        <w:pStyle w:val="Code"/>
      </w:pPr>
      <w:r w:rsidRPr="00903DBA">
        <w:t xml:space="preserve">  if (setjmp(env) == 0) {</w:t>
      </w:r>
      <w:r w:rsidRPr="00903DBA">
        <w:cr/>
        <w:t xml:space="preserve">    double value;</w:t>
      </w:r>
    </w:p>
    <w:p w14:paraId="6E9D8F50" w14:textId="77777777" w:rsidR="00E80032" w:rsidRPr="00903DBA" w:rsidRDefault="00E80032" w:rsidP="00E80032">
      <w:pPr>
        <w:pStyle w:val="Code"/>
      </w:pPr>
      <w:r w:rsidRPr="00903DBA">
        <w:t xml:space="preserve">    printf("Value: ");</w:t>
      </w:r>
    </w:p>
    <w:p w14:paraId="2D8FD60B" w14:textId="77777777" w:rsidR="00E80032" w:rsidRPr="00903DBA" w:rsidRDefault="00E80032" w:rsidP="00E80032">
      <w:pPr>
        <w:pStyle w:val="Code"/>
      </w:pPr>
      <w:r w:rsidRPr="00903DBA">
        <w:t xml:space="preserve">    scanf("%lf", &amp;value);</w:t>
      </w:r>
    </w:p>
    <w:p w14:paraId="02131FB8" w14:textId="77777777" w:rsidR="00E80032" w:rsidRPr="00903DBA" w:rsidRDefault="00E80032" w:rsidP="00E80032">
      <w:pPr>
        <w:pStyle w:val="Code"/>
      </w:pPr>
      <w:r w:rsidRPr="00903DBA">
        <w:t xml:space="preserve">    printf("Inverse: %f\n", Inverse(value));</w:t>
      </w:r>
    </w:p>
    <w:p w14:paraId="32B48067" w14:textId="77777777" w:rsidR="00E80032" w:rsidRPr="00903DBA" w:rsidRDefault="00E80032" w:rsidP="00E80032">
      <w:pPr>
        <w:pStyle w:val="Code"/>
      </w:pPr>
      <w:r w:rsidRPr="00903DBA">
        <w:t xml:space="preserve">  }</w:t>
      </w:r>
    </w:p>
    <w:p w14:paraId="51AECFDA" w14:textId="77777777" w:rsidR="00E80032" w:rsidRPr="00903DBA" w:rsidRDefault="00E80032" w:rsidP="00E80032">
      <w:pPr>
        <w:pStyle w:val="Code"/>
      </w:pPr>
      <w:r w:rsidRPr="00903DBA">
        <w:t xml:space="preserve">  else {</w:t>
      </w:r>
    </w:p>
    <w:p w14:paraId="3A68C645" w14:textId="77777777" w:rsidR="00E80032" w:rsidRPr="00903DBA" w:rsidRDefault="00E80032" w:rsidP="00E80032">
      <w:pPr>
        <w:pStyle w:val="Code"/>
      </w:pPr>
      <w:r w:rsidRPr="00903DBA">
        <w:t xml:space="preserve">    puts("Division by zero.");</w:t>
      </w:r>
    </w:p>
    <w:p w14:paraId="608B2A5E" w14:textId="77777777" w:rsidR="00E80032" w:rsidRPr="00903DBA" w:rsidRDefault="00E80032" w:rsidP="00E80032">
      <w:pPr>
        <w:pStyle w:val="Code"/>
      </w:pPr>
      <w:r w:rsidRPr="00903DBA">
        <w:t xml:space="preserve">  }</w:t>
      </w:r>
    </w:p>
    <w:p w14:paraId="55E5482A" w14:textId="77777777" w:rsidR="00E80032" w:rsidRPr="00903DBA" w:rsidRDefault="00E80032" w:rsidP="00E80032">
      <w:pPr>
        <w:pStyle w:val="Code"/>
      </w:pPr>
      <w:r w:rsidRPr="00903DBA">
        <w:t xml:space="preserve">} </w:t>
      </w:r>
    </w:p>
    <w:p w14:paraId="580E624D" w14:textId="77777777" w:rsidR="00E80032" w:rsidRPr="00903DBA" w:rsidRDefault="00E80032" w:rsidP="007C7CB2">
      <w:pPr>
        <w:pStyle w:val="Rubrik3"/>
      </w:pPr>
      <w:bookmarkStart w:id="908" w:name="_Toc323656739"/>
      <w:bookmarkStart w:id="909" w:name="_Toc324085477"/>
      <w:bookmarkStart w:id="910" w:name="_Toc383781129"/>
      <w:bookmarkStart w:id="911" w:name="_Toc57656238"/>
      <w:r w:rsidRPr="00903DBA">
        <w:t>Time</w:t>
      </w:r>
      <w:bookmarkEnd w:id="908"/>
      <w:bookmarkEnd w:id="909"/>
      <w:bookmarkEnd w:id="910"/>
      <w:bookmarkEnd w:id="911"/>
    </w:p>
    <w:p w14:paraId="3ADE0528" w14:textId="54D85CB0" w:rsidR="00E80032" w:rsidRPr="00903DBA" w:rsidRDefault="00E80032" w:rsidP="00E65FE6">
      <w:pPr>
        <w:pStyle w:val="CodeHeader"/>
        <w:rPr>
          <w:rFonts w:ascii="Courier New" w:hAnsi="Courier New" w:cs="Courier New"/>
          <w:sz w:val="24"/>
        </w:rPr>
      </w:pPr>
      <w:r w:rsidRPr="00903DBA">
        <w:t xml:space="preserve">The </w:t>
      </w:r>
      <w:r w:rsidRPr="00E65FE6">
        <w:t>time</w:t>
      </w:r>
      <w:r w:rsidRPr="00903DBA">
        <w:t xml:space="preserve"> function gives the number of seconds since January 1, 1970. That value can then be used to fill a </w:t>
      </w:r>
      <w:r w:rsidRPr="00E65FE6">
        <w:t>tm</w:t>
      </w:r>
      <w:r w:rsidR="00BF3BC6" w:rsidRPr="00903DBA">
        <w:t xml:space="preserve"> struct</w:t>
      </w:r>
      <w:r w:rsidRPr="00903DBA">
        <w:t xml:space="preserve"> with values regarding local date and time by calling the </w:t>
      </w:r>
      <w:r w:rsidRPr="00E65FE6">
        <w:t>localtime</w:t>
      </w:r>
      <w:r w:rsidRPr="00903DBA">
        <w:t xml:space="preserve"> function. If we call instead call </w:t>
      </w:r>
      <w:r w:rsidRPr="00E65FE6">
        <w:t>gmtime</w:t>
      </w:r>
      <w:r w:rsidRPr="00903DBA">
        <w:t xml:space="preserve">, the </w:t>
      </w:r>
      <w:hyperlink r:id="rId27" w:tooltip="Greenwich Mean Time" w:history="1">
        <w:r w:rsidRPr="00903DBA">
          <w:t>Greenwich Mean Time</w:t>
        </w:r>
      </w:hyperlink>
      <w:r w:rsidRPr="00903DBA">
        <w:t xml:space="preserve"> (Coordinated Universal Time) will be given. Note that the </w:t>
      </w:r>
      <w:r w:rsidRPr="00E65FE6">
        <w:rPr>
          <w:rStyle w:val="CodeInText"/>
        </w:rPr>
        <w:t>tm_year</w:t>
      </w:r>
      <w:r w:rsidRPr="00903DBA">
        <w:t xml:space="preserve"> field gives the year starting from 1900.</w:t>
      </w:r>
    </w:p>
    <w:p w14:paraId="7278998F" w14:textId="3688CC11" w:rsidR="00E80032" w:rsidRPr="00903DBA" w:rsidRDefault="00E80032" w:rsidP="00E80032">
      <w:pPr>
        <w:pStyle w:val="Code"/>
      </w:pPr>
      <w:r w:rsidRPr="00903DBA">
        <w:t xml:space="preserve">#include </w:t>
      </w:r>
      <w:r w:rsidR="007705ED" w:rsidRPr="00903DBA">
        <w:rPr>
          <w:color w:val="000000" w:themeColor="text1"/>
        </w:rPr>
        <w:t>&lt;time.h&gt;</w:t>
      </w:r>
    </w:p>
    <w:p w14:paraId="17A7EE79" w14:textId="77777777" w:rsidR="00E80032" w:rsidRPr="00903DBA" w:rsidRDefault="00E80032" w:rsidP="00E80032">
      <w:pPr>
        <w:pStyle w:val="Code"/>
      </w:pPr>
    </w:p>
    <w:p w14:paraId="2074649C" w14:textId="77777777" w:rsidR="00E80032" w:rsidRPr="00903DBA" w:rsidRDefault="00E80032" w:rsidP="00E80032">
      <w:pPr>
        <w:pStyle w:val="Code"/>
      </w:pPr>
      <w:r w:rsidRPr="00903DBA">
        <w:t>void main() {</w:t>
      </w:r>
    </w:p>
    <w:p w14:paraId="2C44878B" w14:textId="77777777" w:rsidR="00E80032" w:rsidRPr="00903DBA" w:rsidRDefault="00E80032" w:rsidP="00E80032">
      <w:pPr>
        <w:pStyle w:val="Code"/>
      </w:pPr>
      <w:r w:rsidRPr="00903DBA">
        <w:t xml:space="preserve">  time_t t = time(NULL);</w:t>
      </w:r>
    </w:p>
    <w:p w14:paraId="5C10B54A" w14:textId="77777777" w:rsidR="00E80032" w:rsidRPr="00903DBA" w:rsidRDefault="00E80032" w:rsidP="00E80032">
      <w:pPr>
        <w:pStyle w:val="Code"/>
      </w:pPr>
      <w:r w:rsidRPr="00903DBA">
        <w:t xml:space="preserve">  struct tm time;</w:t>
      </w:r>
    </w:p>
    <w:p w14:paraId="0807B0E7" w14:textId="77777777" w:rsidR="00E80032" w:rsidRPr="00903DBA" w:rsidRDefault="00E80032" w:rsidP="00E80032">
      <w:pPr>
        <w:pStyle w:val="Code"/>
      </w:pPr>
      <w:r w:rsidRPr="00903DBA">
        <w:t xml:space="preserve">    </w:t>
      </w:r>
    </w:p>
    <w:p w14:paraId="2A1A394E" w14:textId="77777777" w:rsidR="00E80032" w:rsidRPr="00903DBA" w:rsidRDefault="00E80032" w:rsidP="00E80032">
      <w:pPr>
        <w:pStyle w:val="Code"/>
      </w:pPr>
      <w:r w:rsidRPr="00903DBA">
        <w:t xml:space="preserve">  char *months[] = {"Jan", </w:t>
      </w:r>
      <w:r w:rsidRPr="00903DBA">
        <w:rPr>
          <w:color w:val="000000" w:themeColor="text1"/>
          <w:rPrChange w:id="912" w:author="Stefan Björnander" w:date="2012-05-06T21:51:00Z">
            <w:rPr>
              <w:color w:val="A31515"/>
            </w:rPr>
          </w:rPrChange>
        </w:rPr>
        <w:t>"Feb"</w:t>
      </w:r>
      <w:r w:rsidRPr="00903DBA">
        <w:t xml:space="preserve">, </w:t>
      </w:r>
      <w:r w:rsidRPr="00903DBA">
        <w:rPr>
          <w:color w:val="000000" w:themeColor="text1"/>
          <w:rPrChange w:id="913" w:author="Stefan Björnander" w:date="2012-05-06T21:51:00Z">
            <w:rPr>
              <w:color w:val="A31515"/>
            </w:rPr>
          </w:rPrChange>
        </w:rPr>
        <w:t>"Mar"</w:t>
      </w:r>
      <w:r w:rsidRPr="00903DBA">
        <w:t xml:space="preserve">, </w:t>
      </w:r>
      <w:r w:rsidRPr="00903DBA">
        <w:rPr>
          <w:color w:val="000000" w:themeColor="text1"/>
          <w:rPrChange w:id="914" w:author="Stefan Björnander" w:date="2012-05-06T21:51:00Z">
            <w:rPr>
              <w:color w:val="A31515"/>
            </w:rPr>
          </w:rPrChange>
        </w:rPr>
        <w:t>"Apr"</w:t>
      </w:r>
      <w:r w:rsidRPr="00903DBA">
        <w:t>,</w:t>
      </w:r>
    </w:p>
    <w:p w14:paraId="4B151F55" w14:textId="77777777" w:rsidR="00E80032" w:rsidRPr="00903DBA" w:rsidRDefault="00E80032" w:rsidP="00E80032">
      <w:pPr>
        <w:pStyle w:val="Code"/>
      </w:pPr>
      <w:r w:rsidRPr="00903DBA">
        <w:t xml:space="preserve">                    "May", </w:t>
      </w:r>
      <w:r w:rsidRPr="00903DBA">
        <w:rPr>
          <w:color w:val="000000" w:themeColor="text1"/>
          <w:rPrChange w:id="915" w:author="Stefan Björnander" w:date="2012-05-06T21:51:00Z">
            <w:rPr>
              <w:color w:val="A31515"/>
            </w:rPr>
          </w:rPrChange>
        </w:rPr>
        <w:t>"Jun"</w:t>
      </w:r>
      <w:r w:rsidRPr="00903DBA">
        <w:t xml:space="preserve">, </w:t>
      </w:r>
      <w:r w:rsidRPr="00903DBA">
        <w:rPr>
          <w:color w:val="000000" w:themeColor="text1"/>
          <w:rPrChange w:id="916" w:author="Stefan Björnander" w:date="2012-05-06T21:51:00Z">
            <w:rPr>
              <w:color w:val="A31515"/>
            </w:rPr>
          </w:rPrChange>
        </w:rPr>
        <w:t>"Jul"</w:t>
      </w:r>
      <w:r w:rsidRPr="00903DBA">
        <w:t xml:space="preserve">, </w:t>
      </w:r>
      <w:r w:rsidRPr="00903DBA">
        <w:rPr>
          <w:color w:val="000000" w:themeColor="text1"/>
          <w:rPrChange w:id="917" w:author="Stefan Björnander" w:date="2012-05-06T21:51:00Z">
            <w:rPr>
              <w:color w:val="A31515"/>
            </w:rPr>
          </w:rPrChange>
        </w:rPr>
        <w:t>"Aug"</w:t>
      </w:r>
      <w:r w:rsidRPr="00903DBA">
        <w:t>,</w:t>
      </w:r>
    </w:p>
    <w:p w14:paraId="045FC9FD" w14:textId="77777777" w:rsidR="00E80032" w:rsidRPr="00903DBA" w:rsidRDefault="00E80032" w:rsidP="00E80032">
      <w:pPr>
        <w:pStyle w:val="Code"/>
      </w:pPr>
      <w:r w:rsidRPr="00903DBA">
        <w:t xml:space="preserve">                    "Sep", </w:t>
      </w:r>
      <w:r w:rsidRPr="00903DBA">
        <w:rPr>
          <w:color w:val="000000" w:themeColor="text1"/>
          <w:rPrChange w:id="918" w:author="Stefan Björnander" w:date="2012-05-06T21:51:00Z">
            <w:rPr>
              <w:color w:val="A31515"/>
            </w:rPr>
          </w:rPrChange>
        </w:rPr>
        <w:t>"Oct"</w:t>
      </w:r>
      <w:r w:rsidRPr="00903DBA">
        <w:t xml:space="preserve">, </w:t>
      </w:r>
      <w:r w:rsidRPr="00903DBA">
        <w:rPr>
          <w:color w:val="000000" w:themeColor="text1"/>
          <w:rPrChange w:id="919" w:author="Stefan Björnander" w:date="2012-05-06T21:51:00Z">
            <w:rPr>
              <w:color w:val="A31515"/>
            </w:rPr>
          </w:rPrChange>
        </w:rPr>
        <w:t>"Nov"</w:t>
      </w:r>
      <w:r w:rsidRPr="00903DBA">
        <w:t>,</w:t>
      </w:r>
      <w:r w:rsidRPr="00903DBA">
        <w:rPr>
          <w:color w:val="000000" w:themeColor="text1"/>
          <w:rPrChange w:id="920" w:author="Stefan Björnander" w:date="2012-05-06T21:51:00Z">
            <w:rPr>
              <w:color w:val="A31515"/>
            </w:rPr>
          </w:rPrChange>
        </w:rPr>
        <w:t>"Dec"</w:t>
      </w:r>
      <w:r w:rsidRPr="00903DBA">
        <w:t>};</w:t>
      </w:r>
    </w:p>
    <w:p w14:paraId="69D494AC" w14:textId="77777777" w:rsidR="00E80032" w:rsidRPr="00903DBA" w:rsidRDefault="00E80032" w:rsidP="00E80032">
      <w:pPr>
        <w:pStyle w:val="Code"/>
      </w:pPr>
      <w:r w:rsidRPr="00903DBA">
        <w:t xml:space="preserve">  char *days[] = {"Sun", </w:t>
      </w:r>
      <w:r w:rsidRPr="00903DBA">
        <w:rPr>
          <w:color w:val="000000" w:themeColor="text1"/>
          <w:rPrChange w:id="921" w:author="Stefan Björnander" w:date="2012-05-06T21:51:00Z">
            <w:rPr>
              <w:color w:val="A31515"/>
            </w:rPr>
          </w:rPrChange>
        </w:rPr>
        <w:t>"Mon"</w:t>
      </w:r>
      <w:r w:rsidRPr="00903DBA">
        <w:t xml:space="preserve">, </w:t>
      </w:r>
      <w:r w:rsidRPr="00903DBA">
        <w:rPr>
          <w:color w:val="000000" w:themeColor="text1"/>
          <w:rPrChange w:id="922" w:author="Stefan Björnander" w:date="2012-05-06T21:51:00Z">
            <w:rPr>
              <w:color w:val="A31515"/>
            </w:rPr>
          </w:rPrChange>
        </w:rPr>
        <w:t>"Tue"</w:t>
      </w:r>
      <w:r w:rsidRPr="00903DBA">
        <w:t xml:space="preserve">, </w:t>
      </w:r>
      <w:r w:rsidRPr="00903DBA">
        <w:rPr>
          <w:color w:val="000000" w:themeColor="text1"/>
          <w:rPrChange w:id="923" w:author="Stefan Björnander" w:date="2012-05-06T21:51:00Z">
            <w:rPr>
              <w:color w:val="A31515"/>
            </w:rPr>
          </w:rPrChange>
        </w:rPr>
        <w:t>"Wed"</w:t>
      </w:r>
      <w:r w:rsidRPr="00903DBA">
        <w:t>,</w:t>
      </w:r>
    </w:p>
    <w:p w14:paraId="1B58794E" w14:textId="77777777" w:rsidR="00E80032" w:rsidRPr="00903DBA" w:rsidRDefault="00E80032" w:rsidP="00E80032">
      <w:pPr>
        <w:pStyle w:val="Code"/>
      </w:pPr>
      <w:r w:rsidRPr="00903DBA">
        <w:t xml:space="preserve">                  "Thu", </w:t>
      </w:r>
      <w:r w:rsidRPr="00903DBA">
        <w:rPr>
          <w:color w:val="000000" w:themeColor="text1"/>
          <w:rPrChange w:id="924" w:author="Stefan Björnander" w:date="2012-05-06T21:51:00Z">
            <w:rPr>
              <w:color w:val="A31515"/>
            </w:rPr>
          </w:rPrChange>
        </w:rPr>
        <w:t>"Fri"</w:t>
      </w:r>
      <w:r w:rsidRPr="00903DBA">
        <w:t xml:space="preserve">, </w:t>
      </w:r>
      <w:r w:rsidRPr="00903DBA">
        <w:rPr>
          <w:color w:val="000000" w:themeColor="text1"/>
          <w:rPrChange w:id="925" w:author="Stefan Björnander" w:date="2012-05-06T21:51:00Z">
            <w:rPr>
              <w:color w:val="A31515"/>
            </w:rPr>
          </w:rPrChange>
        </w:rPr>
        <w:t>"Sat"</w:t>
      </w:r>
      <w:r w:rsidRPr="00903DBA">
        <w:t>};</w:t>
      </w:r>
    </w:p>
    <w:p w14:paraId="2C32719D" w14:textId="77777777" w:rsidR="00E80032" w:rsidRPr="00903DBA" w:rsidRDefault="00E80032" w:rsidP="00E80032">
      <w:pPr>
        <w:pStyle w:val="Code"/>
      </w:pPr>
    </w:p>
    <w:p w14:paraId="263D6A6E" w14:textId="77777777" w:rsidR="00E80032" w:rsidRPr="00903DBA" w:rsidRDefault="00E80032" w:rsidP="00E80032">
      <w:pPr>
        <w:pStyle w:val="Code"/>
      </w:pPr>
      <w:r w:rsidRPr="00903DBA">
        <w:t xml:space="preserve">  localtime_s(&amp;time, &amp;t);</w:t>
      </w:r>
    </w:p>
    <w:p w14:paraId="1D28C200" w14:textId="77777777" w:rsidR="00E80032" w:rsidRPr="00903DBA" w:rsidRDefault="00E80032" w:rsidP="00E80032">
      <w:pPr>
        <w:pStyle w:val="Code"/>
      </w:pPr>
      <w:r w:rsidRPr="00903DBA">
        <w:t xml:space="preserve">  printf("%02d:%02d:%02d\n", time.tm_hour, time.tm_min, time.tm_sec);</w:t>
      </w:r>
    </w:p>
    <w:p w14:paraId="3FA72AC7" w14:textId="77777777" w:rsidR="00E80032" w:rsidRPr="00903DBA" w:rsidRDefault="00E80032" w:rsidP="00E80032">
      <w:pPr>
        <w:pStyle w:val="Code"/>
      </w:pPr>
      <w:r w:rsidRPr="00903DBA">
        <w:t xml:space="preserve">  printf("%s %s %d, %d\n", days[time.tm_wday], months[time.tm_mon],</w:t>
      </w:r>
    </w:p>
    <w:p w14:paraId="0B20F7A7" w14:textId="77777777" w:rsidR="00E80032" w:rsidRPr="00903DBA" w:rsidRDefault="00E80032" w:rsidP="00E80032">
      <w:pPr>
        <w:pStyle w:val="Code"/>
      </w:pPr>
      <w:r w:rsidRPr="00903DBA">
        <w:t xml:space="preserve">         time.tm_mday, 1900 + time.tm_year);</w:t>
      </w:r>
    </w:p>
    <w:p w14:paraId="0AC96F9A" w14:textId="77777777" w:rsidR="00E80032" w:rsidRPr="00903DBA" w:rsidRDefault="00E80032" w:rsidP="00E80032">
      <w:pPr>
        <w:pStyle w:val="Code"/>
      </w:pPr>
      <w:r w:rsidRPr="00903DBA">
        <w:t xml:space="preserve">  printf("Day of year: %d.\n", time.tm_yday);</w:t>
      </w:r>
    </w:p>
    <w:p w14:paraId="6CCB27AE" w14:textId="77777777" w:rsidR="00E80032" w:rsidRPr="00903DBA" w:rsidRDefault="00E80032" w:rsidP="00E80032">
      <w:pPr>
        <w:pStyle w:val="Code"/>
      </w:pPr>
      <w:r w:rsidRPr="00903DBA">
        <w:t xml:space="preserve">  printf("Daylight saving time: %s.\n", time.tm_isdst ? "Yes" : "No");</w:t>
      </w:r>
    </w:p>
    <w:p w14:paraId="48BE3C04" w14:textId="77777777" w:rsidR="00E80032" w:rsidRPr="00903DBA" w:rsidRDefault="00E80032" w:rsidP="00E80032">
      <w:pPr>
        <w:pStyle w:val="Code"/>
      </w:pPr>
      <w:r w:rsidRPr="00903DBA">
        <w:t>}</w:t>
      </w:r>
    </w:p>
    <w:p w14:paraId="45113E65" w14:textId="77777777" w:rsidR="00E80032" w:rsidRPr="00903DBA" w:rsidRDefault="00E80032" w:rsidP="00E80032">
      <w:r w:rsidRPr="00903DBA">
        <w:t>It is also possible to measure the period between two events.</w:t>
      </w:r>
    </w:p>
    <w:p w14:paraId="41937378" w14:textId="6468D264" w:rsidR="00E80032" w:rsidRPr="00903DBA" w:rsidRDefault="00E80032" w:rsidP="00E80032">
      <w:pPr>
        <w:pStyle w:val="Code"/>
      </w:pPr>
      <w:r w:rsidRPr="00903DBA">
        <w:rPr>
          <w:color w:val="000000" w:themeColor="text1"/>
          <w:rPrChange w:id="926" w:author="Stefan Björnander" w:date="2012-05-06T21:51:00Z">
            <w:rPr>
              <w:color w:val="0000FF"/>
            </w:rPr>
          </w:rPrChange>
        </w:rPr>
        <w:t>#include</w:t>
      </w:r>
      <w:r w:rsidRPr="00903DBA">
        <w:t xml:space="preserve"> </w:t>
      </w:r>
      <w:r w:rsidR="00294181" w:rsidRPr="00903DBA">
        <w:t>&lt;stdio.h&gt;</w:t>
      </w:r>
    </w:p>
    <w:p w14:paraId="50C1A712" w14:textId="3AF63A56" w:rsidR="00E80032" w:rsidRPr="00903DBA" w:rsidRDefault="00E80032" w:rsidP="00E80032">
      <w:pPr>
        <w:pStyle w:val="Code"/>
      </w:pPr>
      <w:r w:rsidRPr="00903DBA">
        <w:rPr>
          <w:color w:val="000000" w:themeColor="text1"/>
          <w:rPrChange w:id="927" w:author="Stefan Björnander" w:date="2012-05-06T21:51:00Z">
            <w:rPr>
              <w:color w:val="0000FF"/>
            </w:rPr>
          </w:rPrChange>
        </w:rPr>
        <w:t>#include</w:t>
      </w:r>
      <w:r w:rsidRPr="00903DBA">
        <w:t xml:space="preserve"> </w:t>
      </w:r>
      <w:r w:rsidR="007705ED" w:rsidRPr="00903DBA">
        <w:t>&lt;time.h&gt;</w:t>
      </w:r>
    </w:p>
    <w:p w14:paraId="30334DA2" w14:textId="77777777" w:rsidR="00E80032" w:rsidRPr="00903DBA" w:rsidRDefault="00E80032" w:rsidP="00E80032">
      <w:pPr>
        <w:pStyle w:val="Code"/>
      </w:pPr>
    </w:p>
    <w:p w14:paraId="3B360F80" w14:textId="77777777" w:rsidR="00E80032" w:rsidRPr="00903DBA" w:rsidRDefault="00E80032" w:rsidP="00E80032">
      <w:pPr>
        <w:pStyle w:val="Code"/>
      </w:pPr>
      <w:r w:rsidRPr="00903DBA">
        <w:rPr>
          <w:color w:val="000000" w:themeColor="text1"/>
          <w:rPrChange w:id="928" w:author="Stefan Björnander" w:date="2012-05-06T21:51:00Z">
            <w:rPr>
              <w:color w:val="0000FF"/>
            </w:rPr>
          </w:rPrChange>
        </w:rPr>
        <w:t>void</w:t>
      </w:r>
      <w:r w:rsidRPr="00903DBA">
        <w:t xml:space="preserve"> main() {</w:t>
      </w:r>
    </w:p>
    <w:p w14:paraId="23FD7E90" w14:textId="77777777" w:rsidR="00E80032" w:rsidRPr="00903DBA" w:rsidRDefault="00E80032" w:rsidP="00E80032">
      <w:pPr>
        <w:pStyle w:val="Code"/>
      </w:pPr>
      <w:r w:rsidRPr="00903DBA">
        <w:t xml:space="preserve">  time_t t1 = time(NULL);</w:t>
      </w:r>
    </w:p>
    <w:p w14:paraId="4EED24B7" w14:textId="77777777" w:rsidR="00E80032" w:rsidRPr="00903DBA" w:rsidRDefault="00E80032" w:rsidP="00E80032">
      <w:pPr>
        <w:pStyle w:val="Code"/>
      </w:pPr>
    </w:p>
    <w:p w14:paraId="7AA6687A" w14:textId="77777777" w:rsidR="00E80032" w:rsidRPr="00903DBA" w:rsidRDefault="00E80032" w:rsidP="00E80032">
      <w:pPr>
        <w:pStyle w:val="Code"/>
      </w:pPr>
      <w:r w:rsidRPr="00903DBA">
        <w:t xml:space="preserve">  int index;</w:t>
      </w:r>
    </w:p>
    <w:p w14:paraId="5D031504" w14:textId="77777777" w:rsidR="00E80032" w:rsidRPr="00903DBA" w:rsidRDefault="00E80032" w:rsidP="00E80032">
      <w:pPr>
        <w:pStyle w:val="Code"/>
      </w:pPr>
      <w:r w:rsidRPr="00903DBA">
        <w:t xml:space="preserve">  for (index = 0; index &lt; 100000; ++index) {</w:t>
      </w:r>
    </w:p>
    <w:p w14:paraId="5A4A2EAA" w14:textId="77777777" w:rsidR="00E80032" w:rsidRPr="00903DBA" w:rsidRDefault="00E80032" w:rsidP="00E80032">
      <w:pPr>
        <w:pStyle w:val="Code"/>
      </w:pPr>
      <w:r w:rsidRPr="00903DBA">
        <w:t xml:space="preserve">    printf("%d\n", index);</w:t>
      </w:r>
    </w:p>
    <w:p w14:paraId="6AED2565" w14:textId="77777777" w:rsidR="00E80032" w:rsidRPr="00903DBA" w:rsidRDefault="00E80032" w:rsidP="00E80032">
      <w:pPr>
        <w:pStyle w:val="Code"/>
      </w:pPr>
      <w:r w:rsidRPr="00903DBA">
        <w:t xml:space="preserve">  }</w:t>
      </w:r>
    </w:p>
    <w:p w14:paraId="26C07447" w14:textId="77777777" w:rsidR="00E80032" w:rsidRPr="00903DBA" w:rsidRDefault="00E80032" w:rsidP="00E80032">
      <w:pPr>
        <w:pStyle w:val="Code"/>
      </w:pPr>
    </w:p>
    <w:p w14:paraId="40398084" w14:textId="77777777" w:rsidR="00E80032" w:rsidRPr="00903DBA" w:rsidRDefault="00E80032" w:rsidP="00E80032">
      <w:pPr>
        <w:pStyle w:val="Code"/>
      </w:pPr>
      <w:r w:rsidRPr="00903DBA">
        <w:t xml:space="preserve">  { time_t t2 = time(NULL);</w:t>
      </w:r>
    </w:p>
    <w:p w14:paraId="79040EAF" w14:textId="77777777" w:rsidR="00E80032" w:rsidRPr="00903DBA" w:rsidRDefault="00E80032" w:rsidP="00E80032">
      <w:pPr>
        <w:pStyle w:val="Code"/>
      </w:pPr>
      <w:r w:rsidRPr="00903DBA">
        <w:t xml:space="preserve">    printf("The loop took %f seconds.\n", difftime(t2, t1));</w:t>
      </w:r>
    </w:p>
    <w:p w14:paraId="2BB43B66" w14:textId="77777777" w:rsidR="00E80032" w:rsidRPr="00903DBA" w:rsidRDefault="00E80032" w:rsidP="00E80032">
      <w:pPr>
        <w:pStyle w:val="Code"/>
      </w:pPr>
      <w:r w:rsidRPr="00903DBA">
        <w:t xml:space="preserve">  }</w:t>
      </w:r>
    </w:p>
    <w:p w14:paraId="3C577A38" w14:textId="77777777" w:rsidR="00E80032" w:rsidRPr="00903DBA" w:rsidRDefault="00E80032" w:rsidP="00E80032">
      <w:pPr>
        <w:pStyle w:val="Code"/>
      </w:pPr>
      <w:r w:rsidRPr="00903DBA">
        <w:t>}</w:t>
      </w:r>
    </w:p>
    <w:p w14:paraId="02F878BC" w14:textId="77777777" w:rsidR="00E80032" w:rsidRPr="00903DBA" w:rsidRDefault="00E80032" w:rsidP="007C7CB2">
      <w:pPr>
        <w:pStyle w:val="Rubrik3"/>
      </w:pPr>
      <w:bookmarkStart w:id="929" w:name="_Toc323656740"/>
      <w:bookmarkStart w:id="930" w:name="_Toc324085478"/>
      <w:bookmarkStart w:id="931" w:name="_Toc383781130"/>
      <w:bookmarkStart w:id="932" w:name="_Toc57656239"/>
      <w:r w:rsidRPr="00903DBA">
        <w:t>Random Numbers</w:t>
      </w:r>
      <w:bookmarkEnd w:id="929"/>
      <w:bookmarkEnd w:id="930"/>
      <w:bookmarkEnd w:id="931"/>
      <w:bookmarkEnd w:id="932"/>
    </w:p>
    <w:p w14:paraId="113C753A" w14:textId="0B68BE95" w:rsidR="00E80032" w:rsidRPr="00903DBA" w:rsidRDefault="00E80032" w:rsidP="00E65FE6">
      <w:pPr>
        <w:pStyle w:val="CodeHeader"/>
      </w:pPr>
      <w:r w:rsidRPr="00903DBA">
        <w:t xml:space="preserve">It is possible to generate a sequence of pseudo-random numbers with the </w:t>
      </w:r>
      <w:r w:rsidRPr="00E65FE6">
        <w:t>rand</w:t>
      </w:r>
      <w:r w:rsidRPr="00903DBA">
        <w:t xml:space="preserve"> function. In order to </w:t>
      </w:r>
      <w:r w:rsidR="00631D4D" w:rsidRPr="00903DBA">
        <w:t>initialize</w:t>
      </w:r>
      <w:r w:rsidRPr="00903DBA">
        <w:t xml:space="preserve"> the sequence we need to sow a random seed with the </w:t>
      </w:r>
      <w:r w:rsidRPr="00E65FE6">
        <w:t>srand</w:t>
      </w:r>
      <w:r w:rsidRPr="00903DBA">
        <w:t xml:space="preserve"> function. One way to generate different seeds is to use the </w:t>
      </w:r>
      <w:r w:rsidRPr="00E65FE6">
        <w:rPr>
          <w:rStyle w:val="CodeInText"/>
        </w:rPr>
        <w:t>time</w:t>
      </w:r>
      <w:r w:rsidRPr="00903DBA">
        <w:t xml:space="preserve"> function. The </w:t>
      </w:r>
      <w:hyperlink r:id="rId28" w:history="1">
        <w:r w:rsidRPr="00903DBA">
          <w:rPr>
            <w:rStyle w:val="CodeInText0"/>
          </w:rPr>
          <w:t>RAND_MAX</w:t>
        </w:r>
      </w:hyperlink>
      <w:r w:rsidRPr="00903DBA">
        <w:t xml:space="preserve">  macro gives the largest possible random numbers; however, usually we want random numbers in a certain interval. The following code generates five sequences of ten numbers between 1 and 100.</w:t>
      </w:r>
    </w:p>
    <w:p w14:paraId="5769FD00" w14:textId="6AE4145F" w:rsidR="00E80032" w:rsidRPr="00903DBA" w:rsidRDefault="00E80032" w:rsidP="00E80032">
      <w:pPr>
        <w:pStyle w:val="Code"/>
      </w:pPr>
      <w:r w:rsidRPr="00903DBA">
        <w:rPr>
          <w:color w:val="000000" w:themeColor="text1"/>
          <w:rPrChange w:id="933" w:author="Stefan Björnander" w:date="2012-05-06T21:51:00Z">
            <w:rPr>
              <w:color w:val="0000FF"/>
            </w:rPr>
          </w:rPrChange>
        </w:rPr>
        <w:t>#include</w:t>
      </w:r>
      <w:r w:rsidRPr="00903DBA">
        <w:t xml:space="preserve"> </w:t>
      </w:r>
      <w:r w:rsidR="00EF337F" w:rsidRPr="00903DBA">
        <w:t>&lt;stdlib.h&gt;</w:t>
      </w:r>
    </w:p>
    <w:p w14:paraId="181BCC0F" w14:textId="77777777" w:rsidR="00E80032" w:rsidRPr="00903DBA" w:rsidRDefault="00E80032" w:rsidP="00E80032">
      <w:pPr>
        <w:pStyle w:val="Code"/>
      </w:pPr>
    </w:p>
    <w:p w14:paraId="7D7013DE" w14:textId="77777777" w:rsidR="00E80032" w:rsidRPr="00903DBA" w:rsidRDefault="00E80032" w:rsidP="00E80032">
      <w:pPr>
        <w:pStyle w:val="Code"/>
      </w:pPr>
      <w:r w:rsidRPr="00903DBA">
        <w:rPr>
          <w:color w:val="000000" w:themeColor="text1"/>
          <w:rPrChange w:id="934" w:author="Stefan Björnander" w:date="2012-05-06T21:51:00Z">
            <w:rPr>
              <w:color w:val="0000FF"/>
            </w:rPr>
          </w:rPrChange>
        </w:rPr>
        <w:t>void</w:t>
      </w:r>
      <w:r w:rsidRPr="00903DBA">
        <w:t xml:space="preserve"> main() {</w:t>
      </w:r>
    </w:p>
    <w:p w14:paraId="4FB7233C" w14:textId="77777777" w:rsidR="00E80032" w:rsidRPr="00903DBA" w:rsidRDefault="00E80032" w:rsidP="00E80032">
      <w:pPr>
        <w:pStyle w:val="Code"/>
      </w:pPr>
      <w:r w:rsidRPr="00903DBA">
        <w:t xml:space="preserve">  int iIndex1, iIndex2;</w:t>
      </w:r>
    </w:p>
    <w:p w14:paraId="3FCF8ABD" w14:textId="77777777" w:rsidR="00E80032" w:rsidRPr="00903DBA" w:rsidRDefault="00E80032" w:rsidP="00E80032">
      <w:pPr>
        <w:pStyle w:val="Code"/>
      </w:pPr>
    </w:p>
    <w:p w14:paraId="180A5B9D" w14:textId="77777777" w:rsidR="00E80032" w:rsidRPr="00903DBA" w:rsidRDefault="00E80032" w:rsidP="00E80032">
      <w:pPr>
        <w:pStyle w:val="Code"/>
      </w:pPr>
      <w:r w:rsidRPr="00903DBA">
        <w:t xml:space="preserve">  for (iIndex1 = 0; iIndex1 &lt; 5; ++iIndex1) {</w:t>
      </w:r>
    </w:p>
    <w:p w14:paraId="60695F8A" w14:textId="77777777" w:rsidR="00E80032" w:rsidRPr="00903DBA" w:rsidRDefault="00E80032" w:rsidP="00E80032">
      <w:pPr>
        <w:pStyle w:val="Code"/>
      </w:pPr>
      <w:r w:rsidRPr="00903DBA">
        <w:t xml:space="preserve">    srand((unsigned </w:t>
      </w:r>
      <w:r w:rsidRPr="00903DBA">
        <w:rPr>
          <w:color w:val="000000" w:themeColor="text1"/>
          <w:rPrChange w:id="935" w:author="Stefan Björnander" w:date="2012-05-06T21:51:00Z">
            <w:rPr>
              <w:color w:val="0000FF"/>
            </w:rPr>
          </w:rPrChange>
        </w:rPr>
        <w:t>int</w:t>
      </w:r>
      <w:r w:rsidRPr="00903DBA">
        <w:t>) time(NULL));</w:t>
      </w:r>
    </w:p>
    <w:p w14:paraId="4583123D" w14:textId="77777777" w:rsidR="00E80032" w:rsidRPr="00903DBA" w:rsidRDefault="00E80032" w:rsidP="00E80032">
      <w:pPr>
        <w:pStyle w:val="Code"/>
      </w:pPr>
    </w:p>
    <w:p w14:paraId="505F9795" w14:textId="77777777" w:rsidR="00E80032" w:rsidRPr="00903DBA" w:rsidRDefault="00E80032" w:rsidP="00E80032">
      <w:pPr>
        <w:pStyle w:val="Code"/>
      </w:pPr>
      <w:r w:rsidRPr="00903DBA">
        <w:t xml:space="preserve">    for (iIndex2 = 0; iIndex2 &lt; 10; ++iIndex2) {</w:t>
      </w:r>
    </w:p>
    <w:p w14:paraId="7E471EC5" w14:textId="77777777" w:rsidR="00E80032" w:rsidRPr="00903DBA" w:rsidRDefault="00E80032" w:rsidP="00E80032">
      <w:pPr>
        <w:pStyle w:val="Code"/>
      </w:pPr>
      <w:r w:rsidRPr="00903DBA">
        <w:t xml:space="preserve">      int randomNumber = rand() % 100 + 1;</w:t>
      </w:r>
    </w:p>
    <w:p w14:paraId="09745E23" w14:textId="77777777" w:rsidR="00E80032" w:rsidRPr="00903DBA" w:rsidRDefault="00E80032" w:rsidP="00E80032">
      <w:pPr>
        <w:pStyle w:val="Code"/>
      </w:pPr>
      <w:r w:rsidRPr="00903DBA">
        <w:t xml:space="preserve">      printf("%d\n", randomNumber);</w:t>
      </w:r>
    </w:p>
    <w:p w14:paraId="504C0DDA" w14:textId="77777777" w:rsidR="00E80032" w:rsidRPr="00903DBA" w:rsidRDefault="00E80032" w:rsidP="00E80032">
      <w:pPr>
        <w:pStyle w:val="Code"/>
      </w:pPr>
      <w:r w:rsidRPr="00903DBA">
        <w:t xml:space="preserve">    }</w:t>
      </w:r>
    </w:p>
    <w:p w14:paraId="10BC3353" w14:textId="77777777" w:rsidR="00E80032" w:rsidRPr="00903DBA" w:rsidRDefault="00E80032" w:rsidP="00E80032">
      <w:pPr>
        <w:pStyle w:val="Code"/>
      </w:pPr>
    </w:p>
    <w:p w14:paraId="1F09A370" w14:textId="77777777" w:rsidR="00E80032" w:rsidRPr="00903DBA" w:rsidRDefault="00E80032" w:rsidP="00E80032">
      <w:pPr>
        <w:pStyle w:val="Code"/>
      </w:pPr>
      <w:r w:rsidRPr="00903DBA">
        <w:t xml:space="preserve">    printf("\n");</w:t>
      </w:r>
    </w:p>
    <w:p w14:paraId="4FCFC093" w14:textId="77777777" w:rsidR="00E80032" w:rsidRPr="00903DBA" w:rsidRDefault="00E80032" w:rsidP="00E80032">
      <w:pPr>
        <w:pStyle w:val="Code"/>
      </w:pPr>
      <w:r w:rsidRPr="00903DBA">
        <w:t xml:space="preserve">  }</w:t>
      </w:r>
    </w:p>
    <w:p w14:paraId="701BACC7" w14:textId="77777777" w:rsidR="00E80032" w:rsidRPr="00903DBA" w:rsidRDefault="00E80032" w:rsidP="00E80032">
      <w:pPr>
        <w:pStyle w:val="Code"/>
      </w:pPr>
      <w:r w:rsidRPr="00903DBA">
        <w:t>}</w:t>
      </w:r>
    </w:p>
    <w:p w14:paraId="70C04547" w14:textId="77777777" w:rsidR="00E80032" w:rsidRPr="00903DBA" w:rsidRDefault="00E80032" w:rsidP="007C7CB2">
      <w:pPr>
        <w:pStyle w:val="Rubrik3"/>
      </w:pPr>
      <w:bookmarkStart w:id="936" w:name="_Toc323656741"/>
      <w:bookmarkStart w:id="937" w:name="_Toc324085479"/>
      <w:bookmarkStart w:id="938" w:name="_Toc383781131"/>
      <w:bookmarkStart w:id="939" w:name="_Toc57656240"/>
      <w:r w:rsidRPr="00903DBA">
        <w:t>Limits of Integral and Floating Types</w:t>
      </w:r>
      <w:bookmarkEnd w:id="936"/>
      <w:bookmarkEnd w:id="937"/>
      <w:bookmarkEnd w:id="938"/>
      <w:bookmarkEnd w:id="939"/>
    </w:p>
    <w:p w14:paraId="1B2E9FB8" w14:textId="77777777" w:rsidR="00E80032" w:rsidRPr="00903DBA" w:rsidRDefault="00E80032" w:rsidP="00E80032">
      <w:r w:rsidRPr="00903DBA">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903DBA" w:rsidRDefault="00E80032" w:rsidP="00E80032">
      <w:pPr>
        <w:pStyle w:val="Code"/>
      </w:pPr>
      <w:r w:rsidRPr="00903DBA">
        <w:t>#include &lt;stdio.h&gt;</w:t>
      </w:r>
    </w:p>
    <w:p w14:paraId="58475303" w14:textId="77777777" w:rsidR="00E80032" w:rsidRPr="00903DBA" w:rsidRDefault="00E80032" w:rsidP="00E80032">
      <w:pPr>
        <w:pStyle w:val="Code"/>
      </w:pPr>
      <w:r w:rsidRPr="00903DBA">
        <w:t>#include &lt;limits.h&gt; // The integral type limit constants.</w:t>
      </w:r>
    </w:p>
    <w:p w14:paraId="43486CE3" w14:textId="77777777" w:rsidR="00E80032" w:rsidRPr="00903DBA" w:rsidRDefault="00E80032" w:rsidP="00E80032">
      <w:pPr>
        <w:pStyle w:val="Code"/>
      </w:pPr>
      <w:r w:rsidRPr="00903DBA">
        <w:t>#include &lt;float.h&gt;  // The floating type limit constants.</w:t>
      </w:r>
    </w:p>
    <w:p w14:paraId="4C860F4A" w14:textId="77777777" w:rsidR="00E80032" w:rsidRPr="00903DBA" w:rsidRDefault="00E80032" w:rsidP="00E80032">
      <w:pPr>
        <w:pStyle w:val="Code"/>
      </w:pPr>
    </w:p>
    <w:p w14:paraId="4E056705" w14:textId="77777777" w:rsidR="00E80032" w:rsidRPr="00903DBA" w:rsidRDefault="00E80032" w:rsidP="00E80032">
      <w:pPr>
        <w:pStyle w:val="Code"/>
      </w:pPr>
      <w:r w:rsidRPr="00903DBA">
        <w:t>void main() {</w:t>
      </w:r>
    </w:p>
    <w:p w14:paraId="404DFC30" w14:textId="77777777" w:rsidR="00E80032" w:rsidRPr="00903DBA" w:rsidRDefault="00E80032" w:rsidP="00E80032">
      <w:pPr>
        <w:pStyle w:val="Code"/>
      </w:pPr>
      <w:r w:rsidRPr="00903DBA">
        <w:t xml:space="preserve">  printf("Minimum signed char: %d\n", SCHAR_MIN);</w:t>
      </w:r>
    </w:p>
    <w:p w14:paraId="0AD0A152" w14:textId="77777777" w:rsidR="00E80032" w:rsidRPr="00903DBA" w:rsidRDefault="00E80032" w:rsidP="00E80032">
      <w:pPr>
        <w:pStyle w:val="Code"/>
      </w:pPr>
      <w:r w:rsidRPr="00903DBA">
        <w:t xml:space="preserve">  printf("Maximum signed char: %d\n", SCHAR_MAX);</w:t>
      </w:r>
    </w:p>
    <w:p w14:paraId="00C97F24" w14:textId="77777777" w:rsidR="00E80032" w:rsidRPr="00903DBA" w:rsidRDefault="00E80032" w:rsidP="00E80032">
      <w:pPr>
        <w:pStyle w:val="Code"/>
      </w:pPr>
      <w:r w:rsidRPr="00903DBA">
        <w:t xml:space="preserve">  printf("Minimum signed short int: %d\n", SHRT_MIN);</w:t>
      </w:r>
    </w:p>
    <w:p w14:paraId="4D1F2BF8" w14:textId="77777777" w:rsidR="00E80032" w:rsidRPr="00903DBA" w:rsidRDefault="00E80032" w:rsidP="00E80032">
      <w:pPr>
        <w:pStyle w:val="Code"/>
      </w:pPr>
      <w:r w:rsidRPr="00903DBA">
        <w:t xml:space="preserve">  printf("Maximum signed short int: %d\n", SHRT_MAX);</w:t>
      </w:r>
    </w:p>
    <w:p w14:paraId="3FE6A329" w14:textId="77777777" w:rsidR="00E80032" w:rsidRPr="00903DBA" w:rsidRDefault="00E80032" w:rsidP="00E80032">
      <w:pPr>
        <w:pStyle w:val="Code"/>
      </w:pPr>
      <w:r w:rsidRPr="00903DBA">
        <w:t xml:space="preserve">  printf("Minimum signed int: %d\n", INT_MIN);</w:t>
      </w:r>
    </w:p>
    <w:p w14:paraId="0E0E2793" w14:textId="77777777" w:rsidR="00E80032" w:rsidRPr="00903DBA" w:rsidRDefault="00E80032" w:rsidP="00E80032">
      <w:pPr>
        <w:pStyle w:val="Code"/>
      </w:pPr>
      <w:r w:rsidRPr="00903DBA">
        <w:t xml:space="preserve">  printf("Maximum signed int: %d\n", INT_MAX);</w:t>
      </w:r>
    </w:p>
    <w:p w14:paraId="5010F769" w14:textId="77777777" w:rsidR="00E80032" w:rsidRPr="00903DBA" w:rsidRDefault="00E80032" w:rsidP="00E80032">
      <w:pPr>
        <w:pStyle w:val="Code"/>
      </w:pPr>
      <w:r w:rsidRPr="00903DBA">
        <w:t xml:space="preserve">  printf("Minimum signed long int: %ld\n", LONG_MIN);</w:t>
      </w:r>
    </w:p>
    <w:p w14:paraId="35F05C26" w14:textId="77777777" w:rsidR="00E80032" w:rsidRPr="00903DBA" w:rsidRDefault="00E80032" w:rsidP="00E80032">
      <w:pPr>
        <w:pStyle w:val="Code"/>
      </w:pPr>
      <w:r w:rsidRPr="00903DBA">
        <w:t xml:space="preserve">  printf("Maximum signed long int: %ld\n\n", LONG_MAX);</w:t>
      </w:r>
    </w:p>
    <w:p w14:paraId="610BF1F3" w14:textId="77777777" w:rsidR="00E80032" w:rsidRPr="00903DBA" w:rsidRDefault="00E80032" w:rsidP="00E80032">
      <w:pPr>
        <w:pStyle w:val="Code"/>
      </w:pPr>
    </w:p>
    <w:p w14:paraId="224DD072" w14:textId="77777777" w:rsidR="00E80032" w:rsidRPr="00903DBA" w:rsidRDefault="00E80032" w:rsidP="00E80032">
      <w:pPr>
        <w:pStyle w:val="Code"/>
      </w:pPr>
      <w:r w:rsidRPr="00903DBA">
        <w:t xml:space="preserve">  printf("Maximum unsigned char: %u\n", UCHAR_MAX);</w:t>
      </w:r>
    </w:p>
    <w:p w14:paraId="1E425EBD" w14:textId="77777777" w:rsidR="00E80032" w:rsidRPr="00903DBA" w:rsidRDefault="00E80032" w:rsidP="00E80032">
      <w:pPr>
        <w:pStyle w:val="Code"/>
      </w:pPr>
      <w:r w:rsidRPr="00903DBA">
        <w:t xml:space="preserve">  printf("Maximum unsigned short int: %u\n", USHRT_MAX);</w:t>
      </w:r>
    </w:p>
    <w:p w14:paraId="73392A69" w14:textId="77777777" w:rsidR="00E80032" w:rsidRPr="00903DBA" w:rsidRDefault="00E80032" w:rsidP="00E80032">
      <w:pPr>
        <w:pStyle w:val="Code"/>
      </w:pPr>
      <w:r w:rsidRPr="00903DBA">
        <w:t xml:space="preserve">  printf("Maximum unsigned int: %u\n", UINT_MAX);</w:t>
      </w:r>
    </w:p>
    <w:p w14:paraId="731CEF5C" w14:textId="77777777" w:rsidR="00E80032" w:rsidRPr="00903DBA" w:rsidRDefault="00E80032" w:rsidP="00E80032">
      <w:pPr>
        <w:pStyle w:val="Code"/>
      </w:pPr>
      <w:r w:rsidRPr="00903DBA">
        <w:t xml:space="preserve">  printf("Maximum unsigned long int: %lu\n\n", ULONG_MAX);</w:t>
      </w:r>
    </w:p>
    <w:p w14:paraId="381787F2" w14:textId="77777777" w:rsidR="00E80032" w:rsidRPr="00903DBA" w:rsidRDefault="00E80032" w:rsidP="00E80032">
      <w:pPr>
        <w:pStyle w:val="Code"/>
      </w:pPr>
    </w:p>
    <w:p w14:paraId="79C71B90" w14:textId="77777777" w:rsidR="00E80032" w:rsidRPr="00903DBA" w:rsidRDefault="00E80032" w:rsidP="00E80032">
      <w:pPr>
        <w:pStyle w:val="Code"/>
      </w:pPr>
      <w:r w:rsidRPr="00903DBA">
        <w:t xml:space="preserve">  printf("Minimum float: %e\n", FLT_MIN);</w:t>
      </w:r>
    </w:p>
    <w:p w14:paraId="66795C8B" w14:textId="77777777" w:rsidR="00E80032" w:rsidRPr="00903DBA" w:rsidRDefault="00E80032" w:rsidP="00E80032">
      <w:pPr>
        <w:pStyle w:val="Code"/>
      </w:pPr>
      <w:r w:rsidRPr="00903DBA">
        <w:t xml:space="preserve">  printf("Maximum float: %e\n", FLT_MAX);</w:t>
      </w:r>
    </w:p>
    <w:p w14:paraId="58E03CCD" w14:textId="77777777" w:rsidR="00E80032" w:rsidRPr="00903DBA" w:rsidRDefault="00E80032" w:rsidP="00E80032">
      <w:pPr>
        <w:pStyle w:val="Code"/>
      </w:pPr>
      <w:r w:rsidRPr="00903DBA">
        <w:t xml:space="preserve">  printf("Minimum double: %e\n", DBL_MIN);</w:t>
      </w:r>
    </w:p>
    <w:p w14:paraId="2D896B6D" w14:textId="77777777" w:rsidR="00E80032" w:rsidRPr="00903DBA" w:rsidRDefault="00E80032" w:rsidP="00E80032">
      <w:pPr>
        <w:pStyle w:val="Code"/>
      </w:pPr>
      <w:r w:rsidRPr="00903DBA">
        <w:t xml:space="preserve">  printf("Maximum double: %e\n", DBL_MAX);</w:t>
      </w:r>
    </w:p>
    <w:p w14:paraId="0BEAFE1B" w14:textId="77777777" w:rsidR="00E80032" w:rsidRPr="00903DBA" w:rsidRDefault="00E80032" w:rsidP="00E80032">
      <w:pPr>
        <w:pStyle w:val="Code"/>
      </w:pPr>
      <w:r w:rsidRPr="00903DBA">
        <w:t xml:space="preserve">  printf("Minimum long double: %le\n", LDBL_MIN);</w:t>
      </w:r>
    </w:p>
    <w:p w14:paraId="51230C8D" w14:textId="77777777" w:rsidR="00E80032" w:rsidRPr="00903DBA" w:rsidRDefault="00E80032" w:rsidP="00E80032">
      <w:pPr>
        <w:pStyle w:val="Code"/>
      </w:pPr>
      <w:r w:rsidRPr="00903DBA">
        <w:t xml:space="preserve">  printf("Maximum long double: %le\n", LDBL_MAX);</w:t>
      </w:r>
    </w:p>
    <w:p w14:paraId="48A566A6" w14:textId="77777777" w:rsidR="00E80032" w:rsidRPr="00903DBA" w:rsidRDefault="00E80032" w:rsidP="00E80032">
      <w:pPr>
        <w:pStyle w:val="Code"/>
      </w:pPr>
      <w:r w:rsidRPr="00903DBA">
        <w:t>}</w:t>
      </w:r>
    </w:p>
    <w:p w14:paraId="0C5FB797" w14:textId="77777777" w:rsidR="00E80032" w:rsidRPr="00903DBA" w:rsidRDefault="00E80032" w:rsidP="007C7CB2">
      <w:pPr>
        <w:pStyle w:val="Rubrik3"/>
      </w:pPr>
      <w:bookmarkStart w:id="940" w:name="_Toc323656742"/>
      <w:bookmarkStart w:id="941" w:name="_Toc324085480"/>
      <w:bookmarkStart w:id="942" w:name="_Toc383781132"/>
      <w:bookmarkStart w:id="943" w:name="_Toc57656241"/>
      <w:r w:rsidRPr="00903DBA">
        <w:t>Character Functions</w:t>
      </w:r>
      <w:bookmarkEnd w:id="940"/>
      <w:bookmarkEnd w:id="941"/>
      <w:bookmarkEnd w:id="942"/>
      <w:bookmarkEnd w:id="943"/>
    </w:p>
    <w:p w14:paraId="4F12C1B2" w14:textId="77777777" w:rsidR="00E80032" w:rsidRPr="00903DBA" w:rsidRDefault="00E80032" w:rsidP="00E80032">
      <w:r w:rsidRPr="00903DBA">
        <w:t>There are a set of functions for classifying a character.</w:t>
      </w:r>
    </w:p>
    <w:p w14:paraId="1D9D9917" w14:textId="77777777" w:rsidR="00E80032" w:rsidRPr="00903DBA" w:rsidRDefault="00E80032" w:rsidP="00E80032">
      <w:pPr>
        <w:pStyle w:val="Code"/>
      </w:pPr>
      <w:r w:rsidRPr="00903DBA">
        <w:t xml:space="preserve">  </w:t>
      </w:r>
      <w:r w:rsidRPr="00903DBA">
        <w:rPr>
          <w:color w:val="000000" w:themeColor="text1"/>
          <w:rPrChange w:id="944" w:author="Stefan Björnander" w:date="2012-05-06T21:51:00Z">
            <w:rPr>
              <w:color w:val="0000FF"/>
            </w:rPr>
          </w:rPrChange>
        </w:rPr>
        <w:t>if</w:t>
      </w:r>
      <w:r w:rsidRPr="00903DBA">
        <w:t xml:space="preserve"> (isdigit(c)) {</w:t>
      </w:r>
    </w:p>
    <w:p w14:paraId="4206CF83" w14:textId="77777777" w:rsidR="00E80032" w:rsidRPr="00903DBA" w:rsidRDefault="00E80032" w:rsidP="00E80032">
      <w:pPr>
        <w:pStyle w:val="Code"/>
      </w:pPr>
      <w:r w:rsidRPr="00903DBA">
        <w:t xml:space="preserve">    printf("%c is a digit.", c);</w:t>
      </w:r>
    </w:p>
    <w:p w14:paraId="1A53AB5C" w14:textId="77777777" w:rsidR="00E80032" w:rsidRPr="00903DBA" w:rsidRDefault="00E80032" w:rsidP="00E80032">
      <w:pPr>
        <w:pStyle w:val="Code"/>
      </w:pPr>
      <w:r w:rsidRPr="00903DBA">
        <w:t xml:space="preserve">  }</w:t>
      </w:r>
    </w:p>
    <w:p w14:paraId="16E1A8F0" w14:textId="77777777" w:rsidR="00E80032" w:rsidRPr="00903DBA" w:rsidRDefault="00E80032" w:rsidP="00E80032">
      <w:r w:rsidRPr="00903DBA">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903DBA" w14:paraId="0ED17A61" w14:textId="77777777" w:rsidTr="000803FF">
        <w:tc>
          <w:tcPr>
            <w:tcW w:w="1384" w:type="dxa"/>
          </w:tcPr>
          <w:p w14:paraId="6A1AC1B9" w14:textId="77777777" w:rsidR="00E80032" w:rsidRPr="00903DBA" w:rsidRDefault="00E80032" w:rsidP="000803FF">
            <w:r w:rsidRPr="00903DBA">
              <w:t>Function</w:t>
            </w:r>
          </w:p>
        </w:tc>
        <w:tc>
          <w:tcPr>
            <w:tcW w:w="7904" w:type="dxa"/>
          </w:tcPr>
          <w:p w14:paraId="1F86BB70" w14:textId="77777777" w:rsidR="00E80032" w:rsidRPr="00903DBA" w:rsidRDefault="00E80032" w:rsidP="000803FF">
            <w:r w:rsidRPr="00903DBA">
              <w:t>Checks</w:t>
            </w:r>
          </w:p>
        </w:tc>
      </w:tr>
      <w:tr w:rsidR="00E80032" w:rsidRPr="00903DBA" w14:paraId="251EBC96" w14:textId="77777777" w:rsidTr="000803FF">
        <w:tc>
          <w:tcPr>
            <w:tcW w:w="1384" w:type="dxa"/>
          </w:tcPr>
          <w:p w14:paraId="155081AE" w14:textId="77777777" w:rsidR="00E80032" w:rsidRPr="00903DBA" w:rsidRDefault="00E80032" w:rsidP="000803FF">
            <w:pPr>
              <w:rPr>
                <w:b/>
                <w:sz w:val="21"/>
                <w:szCs w:val="21"/>
              </w:rPr>
            </w:pPr>
            <w:r w:rsidRPr="00903DBA">
              <w:rPr>
                <w:b/>
                <w:sz w:val="21"/>
                <w:szCs w:val="21"/>
              </w:rPr>
              <w:t>isalpha</w:t>
            </w:r>
          </w:p>
        </w:tc>
        <w:tc>
          <w:tcPr>
            <w:tcW w:w="7904" w:type="dxa"/>
          </w:tcPr>
          <w:p w14:paraId="4C8BAAA8" w14:textId="77777777" w:rsidR="00E80032" w:rsidRPr="00903DBA" w:rsidRDefault="00E80032" w:rsidP="000803FF">
            <w:r w:rsidRPr="00903DBA">
              <w:t>Letter: a-z and A-Z.</w:t>
            </w:r>
          </w:p>
        </w:tc>
      </w:tr>
      <w:tr w:rsidR="00E80032" w:rsidRPr="00903DBA" w14:paraId="039EFEB5" w14:textId="77777777" w:rsidTr="000803FF">
        <w:tc>
          <w:tcPr>
            <w:tcW w:w="1384" w:type="dxa"/>
          </w:tcPr>
          <w:p w14:paraId="273579E5" w14:textId="77777777" w:rsidR="00E80032" w:rsidRPr="00903DBA" w:rsidRDefault="00E80032" w:rsidP="000803FF">
            <w:pPr>
              <w:rPr>
                <w:b/>
                <w:sz w:val="21"/>
                <w:szCs w:val="21"/>
              </w:rPr>
            </w:pPr>
            <w:r w:rsidRPr="00903DBA">
              <w:rPr>
                <w:b/>
                <w:sz w:val="21"/>
                <w:szCs w:val="21"/>
              </w:rPr>
              <w:t>islower</w:t>
            </w:r>
          </w:p>
        </w:tc>
        <w:tc>
          <w:tcPr>
            <w:tcW w:w="7904" w:type="dxa"/>
          </w:tcPr>
          <w:p w14:paraId="499210E5" w14:textId="77777777" w:rsidR="00E80032" w:rsidRPr="00903DBA" w:rsidRDefault="00E80032" w:rsidP="000803FF">
            <w:r w:rsidRPr="00903DBA">
              <w:t>Lower case letter: a-z.</w:t>
            </w:r>
          </w:p>
        </w:tc>
      </w:tr>
      <w:tr w:rsidR="00E80032" w:rsidRPr="00903DBA" w14:paraId="0599BCB2" w14:textId="77777777" w:rsidTr="000803FF">
        <w:tc>
          <w:tcPr>
            <w:tcW w:w="1384" w:type="dxa"/>
          </w:tcPr>
          <w:p w14:paraId="059E0D3F" w14:textId="77777777" w:rsidR="00E80032" w:rsidRPr="00903DBA" w:rsidRDefault="00E80032" w:rsidP="000803FF">
            <w:pPr>
              <w:rPr>
                <w:b/>
                <w:sz w:val="21"/>
                <w:szCs w:val="21"/>
              </w:rPr>
            </w:pPr>
            <w:r w:rsidRPr="00903DBA">
              <w:rPr>
                <w:b/>
                <w:sz w:val="21"/>
                <w:szCs w:val="21"/>
              </w:rPr>
              <w:t>isupper</w:t>
            </w:r>
          </w:p>
        </w:tc>
        <w:tc>
          <w:tcPr>
            <w:tcW w:w="7904" w:type="dxa"/>
          </w:tcPr>
          <w:p w14:paraId="1B6ED2CD" w14:textId="77777777" w:rsidR="00E80032" w:rsidRPr="00903DBA" w:rsidRDefault="00E80032" w:rsidP="000803FF">
            <w:r w:rsidRPr="00903DBA">
              <w:t>Upper case letter: A-Z.</w:t>
            </w:r>
          </w:p>
        </w:tc>
      </w:tr>
      <w:tr w:rsidR="00E80032" w:rsidRPr="00903DBA" w14:paraId="0C70D3AC" w14:textId="77777777" w:rsidTr="000803FF">
        <w:tc>
          <w:tcPr>
            <w:tcW w:w="1384" w:type="dxa"/>
          </w:tcPr>
          <w:p w14:paraId="75E8B14F" w14:textId="77777777" w:rsidR="00E80032" w:rsidRPr="00903DBA" w:rsidRDefault="00E80032" w:rsidP="000803FF">
            <w:pPr>
              <w:rPr>
                <w:b/>
                <w:sz w:val="21"/>
                <w:szCs w:val="21"/>
              </w:rPr>
            </w:pPr>
            <w:r w:rsidRPr="00903DBA">
              <w:rPr>
                <w:b/>
                <w:sz w:val="21"/>
                <w:szCs w:val="21"/>
              </w:rPr>
              <w:t>isdigit</w:t>
            </w:r>
          </w:p>
        </w:tc>
        <w:tc>
          <w:tcPr>
            <w:tcW w:w="7904" w:type="dxa"/>
          </w:tcPr>
          <w:p w14:paraId="7AE709D3" w14:textId="77777777" w:rsidR="00E80032" w:rsidRPr="00903DBA" w:rsidRDefault="00E80032" w:rsidP="000803FF">
            <w:r w:rsidRPr="00903DBA">
              <w:t>Digit: 0-9.</w:t>
            </w:r>
          </w:p>
        </w:tc>
      </w:tr>
      <w:tr w:rsidR="00E80032" w:rsidRPr="00903DBA" w14:paraId="7DC884F8" w14:textId="77777777" w:rsidTr="000803FF">
        <w:tc>
          <w:tcPr>
            <w:tcW w:w="1384" w:type="dxa"/>
          </w:tcPr>
          <w:p w14:paraId="5F75363D" w14:textId="77777777" w:rsidR="00E80032" w:rsidRPr="00903DBA" w:rsidRDefault="00E80032" w:rsidP="000803FF">
            <w:pPr>
              <w:rPr>
                <w:b/>
                <w:sz w:val="21"/>
                <w:szCs w:val="21"/>
              </w:rPr>
            </w:pPr>
            <w:r w:rsidRPr="00903DBA">
              <w:rPr>
                <w:b/>
                <w:sz w:val="21"/>
                <w:szCs w:val="21"/>
              </w:rPr>
              <w:t>Isxdigit</w:t>
            </w:r>
          </w:p>
        </w:tc>
        <w:tc>
          <w:tcPr>
            <w:tcW w:w="7904" w:type="dxa"/>
          </w:tcPr>
          <w:p w14:paraId="2EAEAA50" w14:textId="77777777" w:rsidR="00E80032" w:rsidRPr="00903DBA" w:rsidRDefault="00E80032" w:rsidP="000803FF">
            <w:r w:rsidRPr="00903DBA">
              <w:t>Hexadecimal digit: a-f, a-f, and 0-9.</w:t>
            </w:r>
          </w:p>
        </w:tc>
      </w:tr>
      <w:tr w:rsidR="00E80032" w:rsidRPr="00903DBA" w14:paraId="6FA65A2C" w14:textId="77777777" w:rsidTr="000803FF">
        <w:tc>
          <w:tcPr>
            <w:tcW w:w="1384" w:type="dxa"/>
          </w:tcPr>
          <w:p w14:paraId="10A209FE" w14:textId="77777777" w:rsidR="00E80032" w:rsidRPr="00903DBA" w:rsidRDefault="00E80032" w:rsidP="000803FF">
            <w:pPr>
              <w:rPr>
                <w:b/>
                <w:sz w:val="21"/>
                <w:szCs w:val="21"/>
              </w:rPr>
            </w:pPr>
            <w:commentRangeStart w:id="945"/>
            <w:commentRangeStart w:id="946"/>
            <w:r w:rsidRPr="00903DBA">
              <w:rPr>
                <w:b/>
                <w:sz w:val="21"/>
                <w:szCs w:val="21"/>
              </w:rPr>
              <w:t>Isalnum</w:t>
            </w:r>
            <w:commentRangeEnd w:id="945"/>
            <w:r w:rsidR="00166455" w:rsidRPr="00903DBA">
              <w:rPr>
                <w:rStyle w:val="Kommentarsreferens"/>
                <w:rFonts w:eastAsia="Times New Roman" w:cs="Times New Roman"/>
              </w:rPr>
              <w:commentReference w:id="945"/>
            </w:r>
            <w:commentRangeEnd w:id="946"/>
            <w:r w:rsidR="00166455" w:rsidRPr="00903DBA">
              <w:rPr>
                <w:rStyle w:val="Kommentarsreferens"/>
                <w:rFonts w:eastAsia="Times New Roman" w:cs="Times New Roman"/>
              </w:rPr>
              <w:commentReference w:id="946"/>
            </w:r>
          </w:p>
        </w:tc>
        <w:tc>
          <w:tcPr>
            <w:tcW w:w="7904" w:type="dxa"/>
          </w:tcPr>
          <w:p w14:paraId="33661E54" w14:textId="77777777" w:rsidR="00E80032" w:rsidRPr="00903DBA" w:rsidRDefault="00E80032" w:rsidP="000803FF">
            <w:r w:rsidRPr="00903DBA">
              <w:t>Alphanumeric character: letter or digit.</w:t>
            </w:r>
          </w:p>
        </w:tc>
      </w:tr>
      <w:tr w:rsidR="00E80032" w:rsidRPr="00903DBA" w14:paraId="111BDD98" w14:textId="77777777" w:rsidTr="000803FF">
        <w:tc>
          <w:tcPr>
            <w:tcW w:w="1384" w:type="dxa"/>
          </w:tcPr>
          <w:p w14:paraId="5BDE4C22" w14:textId="77777777" w:rsidR="00E80032" w:rsidRPr="00903DBA" w:rsidRDefault="00E80032" w:rsidP="000803FF">
            <w:pPr>
              <w:rPr>
                <w:b/>
                <w:sz w:val="21"/>
                <w:szCs w:val="21"/>
              </w:rPr>
            </w:pPr>
            <w:r w:rsidRPr="00903DBA">
              <w:rPr>
                <w:b/>
                <w:sz w:val="21"/>
                <w:szCs w:val="21"/>
              </w:rPr>
              <w:t>Isspace</w:t>
            </w:r>
          </w:p>
        </w:tc>
        <w:tc>
          <w:tcPr>
            <w:tcW w:w="7904" w:type="dxa"/>
          </w:tcPr>
          <w:p w14:paraId="7A1BA1D2" w14:textId="77777777" w:rsidR="00E80032" w:rsidRPr="00903DBA" w:rsidRDefault="00E80032" w:rsidP="000803FF">
            <w:r w:rsidRPr="00903DBA">
              <w:t>White-space character: space (0x20), horizontal tab (0x09), vertical tab (0x0B), new-line (0x0A), form-feed (0x0D), or carriage return (0x0C).</w:t>
            </w:r>
          </w:p>
        </w:tc>
      </w:tr>
      <w:tr w:rsidR="00E80032" w:rsidRPr="00903DBA" w14:paraId="26458688" w14:textId="77777777" w:rsidTr="000803FF">
        <w:tc>
          <w:tcPr>
            <w:tcW w:w="1384" w:type="dxa"/>
          </w:tcPr>
          <w:p w14:paraId="7510BDB3" w14:textId="77777777" w:rsidR="00E80032" w:rsidRPr="00903DBA" w:rsidRDefault="00E80032" w:rsidP="000803FF">
            <w:pPr>
              <w:rPr>
                <w:b/>
                <w:sz w:val="21"/>
                <w:szCs w:val="21"/>
              </w:rPr>
            </w:pPr>
            <w:r w:rsidRPr="00903DBA">
              <w:rPr>
                <w:b/>
                <w:sz w:val="21"/>
                <w:szCs w:val="21"/>
              </w:rPr>
              <w:t>Iscntrl</w:t>
            </w:r>
          </w:p>
        </w:tc>
        <w:tc>
          <w:tcPr>
            <w:tcW w:w="7904" w:type="dxa"/>
          </w:tcPr>
          <w:p w14:paraId="1E4A5FAF" w14:textId="77777777" w:rsidR="00E80032" w:rsidRPr="00903DBA" w:rsidRDefault="00E80032" w:rsidP="000803FF">
            <w:r w:rsidRPr="00903DBA">
              <w:t>Control character: characters with ASCII codes 0x00 to 0x0F, inclusive, and delete (0x1F).</w:t>
            </w:r>
          </w:p>
        </w:tc>
      </w:tr>
      <w:tr w:rsidR="00E80032" w:rsidRPr="00903DBA" w14:paraId="293790B0" w14:textId="77777777" w:rsidTr="000803FF">
        <w:tc>
          <w:tcPr>
            <w:tcW w:w="1384" w:type="dxa"/>
          </w:tcPr>
          <w:p w14:paraId="5446CD99" w14:textId="77777777" w:rsidR="00E80032" w:rsidRPr="00903DBA" w:rsidRDefault="00E80032" w:rsidP="000803FF">
            <w:pPr>
              <w:rPr>
                <w:b/>
                <w:sz w:val="21"/>
                <w:szCs w:val="21"/>
              </w:rPr>
            </w:pPr>
            <w:r w:rsidRPr="00903DBA">
              <w:rPr>
                <w:b/>
                <w:sz w:val="21"/>
                <w:szCs w:val="21"/>
              </w:rPr>
              <w:t>Isprint</w:t>
            </w:r>
          </w:p>
        </w:tc>
        <w:tc>
          <w:tcPr>
            <w:tcW w:w="7904" w:type="dxa"/>
          </w:tcPr>
          <w:p w14:paraId="3B4A3748" w14:textId="77777777" w:rsidR="00E80032" w:rsidRPr="00903DBA" w:rsidRDefault="00E80032" w:rsidP="000803FF">
            <w:r w:rsidRPr="00903DBA">
              <w:t>Printable character: any character that is not a control character.</w:t>
            </w:r>
          </w:p>
        </w:tc>
      </w:tr>
      <w:tr w:rsidR="00E80032" w:rsidRPr="00903DBA" w14:paraId="22B7B7DB" w14:textId="77777777" w:rsidTr="000803FF">
        <w:tc>
          <w:tcPr>
            <w:tcW w:w="1384" w:type="dxa"/>
          </w:tcPr>
          <w:p w14:paraId="53B66702" w14:textId="77777777" w:rsidR="00E80032" w:rsidRPr="00903DBA" w:rsidRDefault="00E80032" w:rsidP="000803FF">
            <w:pPr>
              <w:rPr>
                <w:b/>
                <w:sz w:val="21"/>
                <w:szCs w:val="21"/>
              </w:rPr>
            </w:pPr>
            <w:r w:rsidRPr="00903DBA">
              <w:rPr>
                <w:b/>
                <w:sz w:val="21"/>
                <w:szCs w:val="21"/>
              </w:rPr>
              <w:t>Isgraph</w:t>
            </w:r>
          </w:p>
        </w:tc>
        <w:tc>
          <w:tcPr>
            <w:tcW w:w="7904" w:type="dxa"/>
          </w:tcPr>
          <w:p w14:paraId="179AA4FA" w14:textId="77777777" w:rsidR="00E80032" w:rsidRPr="00903DBA" w:rsidRDefault="00E80032" w:rsidP="000803FF">
            <w:r w:rsidRPr="00903DBA">
              <w:t>Graphical character: any printable character that is not a white-space character.</w:t>
            </w:r>
          </w:p>
        </w:tc>
      </w:tr>
      <w:tr w:rsidR="00E80032" w:rsidRPr="00903DBA" w14:paraId="5D7061B8" w14:textId="77777777" w:rsidTr="000803FF">
        <w:tc>
          <w:tcPr>
            <w:tcW w:w="1384" w:type="dxa"/>
          </w:tcPr>
          <w:p w14:paraId="7D150666" w14:textId="77777777" w:rsidR="00E80032" w:rsidRPr="00903DBA" w:rsidRDefault="00E80032" w:rsidP="000803FF">
            <w:pPr>
              <w:rPr>
                <w:b/>
                <w:sz w:val="21"/>
                <w:szCs w:val="21"/>
              </w:rPr>
            </w:pPr>
            <w:r w:rsidRPr="00903DBA">
              <w:rPr>
                <w:b/>
                <w:sz w:val="21"/>
                <w:szCs w:val="21"/>
              </w:rPr>
              <w:t>ispunct</w:t>
            </w:r>
          </w:p>
        </w:tc>
        <w:tc>
          <w:tcPr>
            <w:tcW w:w="7904" w:type="dxa"/>
          </w:tcPr>
          <w:p w14:paraId="2AA37FF3" w14:textId="77777777" w:rsidR="00E80032" w:rsidRPr="00903DBA" w:rsidRDefault="00E80032" w:rsidP="000803FF">
            <w:r w:rsidRPr="00903DBA">
              <w:t>Punctuation character: any graphical character that is not an alphanumeric character.</w:t>
            </w:r>
          </w:p>
        </w:tc>
      </w:tr>
    </w:tbl>
    <w:p w14:paraId="3B61C4E2" w14:textId="77777777" w:rsidR="00E80032" w:rsidRPr="00903DBA" w:rsidRDefault="00E80032" w:rsidP="00E65FE6">
      <w:pPr>
        <w:pStyle w:val="CodeHeader"/>
      </w:pPr>
      <w:r w:rsidRPr="00903DBA">
        <w:t xml:space="preserve">There is also the </w:t>
      </w:r>
      <w:r w:rsidRPr="00E65FE6">
        <w:t>tolower</w:t>
      </w:r>
      <w:r w:rsidRPr="00903DBA">
        <w:t xml:space="preserve"> and </w:t>
      </w:r>
      <w:r w:rsidRPr="00E65FE6">
        <w:rPr>
          <w:rStyle w:val="CodeInText"/>
        </w:rPr>
        <w:t>toupper</w:t>
      </w:r>
      <w:r w:rsidRPr="00903DBA">
        <w:t xml:space="preserve"> functions that returns the character in lower and upper case, respectively.</w:t>
      </w:r>
    </w:p>
    <w:p w14:paraId="30CAE14D" w14:textId="77777777" w:rsidR="00E80032" w:rsidRPr="00903DBA" w:rsidRDefault="00E80032" w:rsidP="00E80032">
      <w:pPr>
        <w:pStyle w:val="Code"/>
      </w:pPr>
      <w:r w:rsidRPr="00903DBA">
        <w:t>printf("%c in lower case: %c, and in upper case: %c.",</w:t>
      </w:r>
    </w:p>
    <w:p w14:paraId="72322096" w14:textId="77777777" w:rsidR="00E80032" w:rsidRPr="00903DBA" w:rsidRDefault="00E80032" w:rsidP="00E80032">
      <w:pPr>
        <w:pStyle w:val="Code"/>
      </w:pPr>
      <w:r w:rsidRPr="00903DBA">
        <w:t xml:space="preserve">       c, tolower(c), toupper(c));</w:t>
      </w:r>
    </w:p>
    <w:p w14:paraId="0818FDA0" w14:textId="3C41026B" w:rsidR="00E80032" w:rsidRPr="00903DBA" w:rsidRDefault="00E80032" w:rsidP="007C7CB2">
      <w:pPr>
        <w:pStyle w:val="Rubrik2"/>
      </w:pPr>
      <w:bookmarkStart w:id="947" w:name="_Toc323656743"/>
      <w:bookmarkStart w:id="948" w:name="_Toc324085481"/>
      <w:bookmarkStart w:id="949" w:name="_Toc383781133"/>
      <w:bookmarkStart w:id="950" w:name="_Toc57656242"/>
      <w:r w:rsidRPr="00903DBA">
        <w:t>Further Reading</w:t>
      </w:r>
      <w:bookmarkEnd w:id="834"/>
      <w:bookmarkEnd w:id="947"/>
      <w:bookmarkEnd w:id="948"/>
      <w:bookmarkEnd w:id="949"/>
      <w:bookmarkEnd w:id="950"/>
    </w:p>
    <w:p w14:paraId="41C6A297" w14:textId="77777777" w:rsidR="00E80032" w:rsidRPr="00903DBA" w:rsidRDefault="00E80032" w:rsidP="00E80032">
      <w:r w:rsidRPr="00903DBA">
        <w:t xml:space="preserve">I recommend </w:t>
      </w:r>
      <w:r w:rsidRPr="00903DBA">
        <w:rPr>
          <w:i/>
        </w:rPr>
        <w:t>The C Programming Language</w:t>
      </w:r>
      <w:r w:rsidRPr="00903DBA">
        <w:t xml:space="preserve"> by Brian Kernighan and Dennis Ritchie (2nd Edition, Prentice Hall, 1988). It describes ANSI C and the standard library in a short and consist way, and holds an appendix about the ANSI C standard.</w:t>
      </w:r>
    </w:p>
    <w:p w14:paraId="7C584EEC" w14:textId="34E68AEE" w:rsidR="00E80032" w:rsidRPr="00903DBA" w:rsidRDefault="00E80032" w:rsidP="00E80032">
      <w:pPr>
        <w:rPr>
          <w:szCs w:val="29"/>
        </w:rPr>
      </w:pPr>
      <w:r w:rsidRPr="00903DBA">
        <w:t xml:space="preserve">If you want to learn more about C programming, I recommend </w:t>
      </w:r>
      <w:r w:rsidRPr="00903DBA">
        <w:rPr>
          <w:i/>
        </w:rPr>
        <w:t>C How to Program</w:t>
      </w:r>
      <w:r w:rsidRPr="00903DBA">
        <w:t xml:space="preserve"> by P. J. </w:t>
      </w:r>
      <w:hyperlink r:id="rId32" w:history="1">
        <w:r w:rsidRPr="00903DBA">
          <w:t>Deitel</w:t>
        </w:r>
      </w:hyperlink>
      <w:r w:rsidRPr="00903DBA">
        <w:t xml:space="preserve"> (6th Edition, Prentice Hall, 2009), which which discusses in depth the theory as well as practice of programming in C, with many clear and </w:t>
      </w:r>
      <w:r w:rsidR="00310BEE" w:rsidRPr="00903DBA">
        <w:t>comprehensive</w:t>
      </w:r>
      <w:r w:rsidRPr="00903DBA">
        <w:t xml:space="preserve"> examples. C in a Nutshell by </w:t>
      </w:r>
      <w:hyperlink r:id="rId33" w:anchor="tab_04" w:history="1">
        <w:r w:rsidRPr="00903DBA">
          <w:t>Peter Prinz, Tony Crawford</w:t>
        </w:r>
      </w:hyperlink>
      <w:r w:rsidRPr="00903DBA">
        <w:t xml:space="preserve"> (O'Reilly Media, 2005) and Practical C Programming (3th edition, O'Reilly Media, 1997) are also good </w:t>
      </w:r>
      <w:r w:rsidR="00561817" w:rsidRPr="00903DBA">
        <w:t>choices</w:t>
      </w:r>
      <w:r w:rsidRPr="00903DBA">
        <w:t>.</w:t>
      </w:r>
    </w:p>
    <w:p w14:paraId="62D8AC4B" w14:textId="77777777" w:rsidR="00E80032" w:rsidRPr="00903DBA" w:rsidRDefault="00E80032" w:rsidP="00E80032">
      <w:r w:rsidRPr="00903DBA">
        <w:t xml:space="preserve">When you have mastered the basic of C programming, I recommend </w:t>
      </w:r>
      <w:r w:rsidRPr="00903DBA">
        <w:rPr>
          <w:rStyle w:val="Italic"/>
        </w:rPr>
        <w:t>Expert C Programming</w:t>
      </w:r>
      <w:r w:rsidRPr="00903DBA">
        <w:t xml:space="preserve"> by P. Van Der Linden (Prentice Hall, 1994). Do not worry; you do not have to be an expert to read it.</w:t>
      </w:r>
    </w:p>
    <w:p w14:paraId="6ED6B355" w14:textId="77777777" w:rsidR="00F03D06" w:rsidRPr="00903DBA" w:rsidRDefault="00F03D06" w:rsidP="00F03D06">
      <w:pPr>
        <w:pStyle w:val="Rubrik1"/>
        <w:numPr>
          <w:ilvl w:val="0"/>
          <w:numId w:val="0"/>
        </w:numPr>
        <w:ind w:left="720" w:hanging="720"/>
      </w:pPr>
      <w:bookmarkStart w:id="951" w:name="_Toc57656243"/>
      <w:r w:rsidRPr="00903DBA">
        <w:t>Foreword</w:t>
      </w:r>
      <w:bookmarkEnd w:id="951"/>
    </w:p>
    <w:p w14:paraId="3DAAB47F" w14:textId="77777777" w:rsidR="00F03D06" w:rsidRPr="00903DBA" w:rsidRDefault="00F03D06" w:rsidP="00F03D06">
      <w:r w:rsidRPr="00903DBA">
        <w:t>The compiler is made up of several components:</w:t>
      </w:r>
    </w:p>
    <w:p w14:paraId="58DB4646" w14:textId="77777777" w:rsidR="00F03D06" w:rsidRPr="00903DBA" w:rsidRDefault="00F03D06" w:rsidP="00F03D06">
      <w:pPr>
        <w:pStyle w:val="Rubrik4"/>
      </w:pPr>
      <w:r w:rsidRPr="00903DBA">
        <w:t>The Type System</w:t>
      </w:r>
    </w:p>
    <w:p w14:paraId="6F23D8F9" w14:textId="77777777" w:rsidR="00F03D06" w:rsidRPr="00903DBA" w:rsidRDefault="00F03D06" w:rsidP="00F03D06">
      <w:r w:rsidRPr="00903DBA">
        <w:t>Every programming language has a type system, which determines the properties of its types.</w:t>
      </w:r>
    </w:p>
    <w:p w14:paraId="4D47B7BA" w14:textId="77777777" w:rsidR="00F03D06" w:rsidRPr="00903DBA" w:rsidRDefault="00F03D06" w:rsidP="00F03D06">
      <w:pPr>
        <w:pStyle w:val="Rubrik4"/>
      </w:pPr>
      <w:r w:rsidRPr="00903DBA">
        <w:t>The Symbol Table</w:t>
      </w:r>
    </w:p>
    <w:p w14:paraId="53602A5E" w14:textId="4182A86A" w:rsidR="00F03D06" w:rsidRPr="00903DBA" w:rsidRDefault="00F03D06" w:rsidP="00F03D06">
      <w:r w:rsidRPr="00903DBA">
        <w:t xml:space="preserve">In many languages, the source code can hold a </w:t>
      </w:r>
      <w:r w:rsidR="00C37108" w:rsidRPr="00903DBA">
        <w:t>definition</w:t>
      </w:r>
      <w:r w:rsidRPr="00903DBA">
        <w:t xml:space="preserve"> of a variables that is later referred to. In that case the, the variable (its name, type, and potential value) needs to be stored in a symbol table.</w:t>
      </w:r>
    </w:p>
    <w:p w14:paraId="2B464326" w14:textId="77777777" w:rsidR="00F03D06" w:rsidRPr="00903DBA" w:rsidRDefault="00F03D06" w:rsidP="00F03D06">
      <w:pPr>
        <w:pStyle w:val="Rubrik4"/>
      </w:pPr>
      <w:r w:rsidRPr="00903DBA">
        <w:t>Scanning</w:t>
      </w:r>
    </w:p>
    <w:p w14:paraId="418ACAF7" w14:textId="77777777" w:rsidR="00F03D06" w:rsidRPr="00903DBA" w:rsidRDefault="00F03D06" w:rsidP="00F03D06">
      <w:r w:rsidRPr="00903DBA">
        <w:t xml:space="preserve">The scanner takes a stream of characters and put them together into a sequence of </w:t>
      </w:r>
      <w:r w:rsidRPr="00903DBA">
        <w:rPr>
          <w:i/>
        </w:rPr>
        <w:t>tokens</w:t>
      </w:r>
      <w:r w:rsidRPr="00903DBA">
        <w:t xml:space="preserve">; that is, the least meaningful parts of the source code. For instance, the characters ‘i' and ‘f’ is put together into the keyword </w:t>
      </w:r>
      <w:r w:rsidRPr="00903DBA">
        <w:rPr>
          <w:b/>
        </w:rPr>
        <w:t>if</w:t>
      </w:r>
      <w:r w:rsidRPr="00903DBA">
        <w:t xml:space="preserve">, and the characters ‘!’ and ‘=’ is put together into the operator </w:t>
      </w:r>
      <w:r w:rsidRPr="00903DBA">
        <w:rPr>
          <w:b/>
        </w:rPr>
        <w:t>not_equal</w:t>
      </w:r>
      <w:r w:rsidRPr="00903DBA">
        <w:t>.</w:t>
      </w:r>
    </w:p>
    <w:p w14:paraId="04994E7C" w14:textId="77777777" w:rsidR="00F03D06" w:rsidRPr="00903DBA" w:rsidRDefault="00F03D06" w:rsidP="00F03D06">
      <w:pPr>
        <w:pStyle w:val="Rubrik4"/>
      </w:pPr>
      <w:r w:rsidRPr="00903DBA">
        <w:t>Parsing and Middle Code Generation</w:t>
      </w:r>
    </w:p>
    <w:p w14:paraId="08649BFB" w14:textId="77777777" w:rsidR="00F03D06" w:rsidRPr="00903DBA" w:rsidRDefault="00F03D06" w:rsidP="00F03D06">
      <w:r w:rsidRPr="00903DBA">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903DBA" w:rsidRDefault="00F03D06" w:rsidP="00F03D06">
      <w:pPr>
        <w:pStyle w:val="Rubrik4"/>
      </w:pPr>
      <w:r w:rsidRPr="00903DBA">
        <w:t>Middle Code Optimization</w:t>
      </w:r>
    </w:p>
    <w:p w14:paraId="747DE1CD" w14:textId="77777777" w:rsidR="00F03D06" w:rsidRPr="00903DBA" w:rsidRDefault="00F03D06" w:rsidP="00F03D06">
      <w:r w:rsidRPr="00903DBA">
        <w:t xml:space="preserve">The middle code generated by the parser often holds unnecessary instructions that needs to be removed. </w:t>
      </w:r>
    </w:p>
    <w:p w14:paraId="1C4C5D53" w14:textId="77777777" w:rsidR="00F03D06" w:rsidRPr="00903DBA" w:rsidRDefault="00F03D06" w:rsidP="00F03D06">
      <w:pPr>
        <w:pStyle w:val="Rubrik4"/>
      </w:pPr>
      <w:r w:rsidRPr="00903DBA">
        <w:t>Target Code Generation</w:t>
      </w:r>
    </w:p>
    <w:p w14:paraId="38A509B3" w14:textId="7E3D9991" w:rsidR="00F03D06" w:rsidRPr="00903DBA" w:rsidRDefault="00F03D06" w:rsidP="00F03D06">
      <w:r w:rsidRPr="00903DBA">
        <w:t xml:space="preserve">When the middle code has been generated and optimized, it is time to generate the target code. In this book, we actually generate target code for two formats: Intel x86 </w:t>
      </w:r>
      <w:r w:rsidR="005F79CB" w:rsidRPr="00903DBA">
        <w:t>assembly</w:t>
      </w:r>
      <w:r w:rsidRPr="00903DBA">
        <w:t xml:space="preserve"> source code and executable code in the 16-bits COM-format. </w:t>
      </w:r>
    </w:p>
    <w:p w14:paraId="2E71FBFC" w14:textId="77777777" w:rsidR="00F03D06" w:rsidRPr="00903DBA" w:rsidRDefault="00F03D06" w:rsidP="00F03D06">
      <w:pPr>
        <w:pStyle w:val="Rubrik4"/>
      </w:pPr>
      <w:r w:rsidRPr="00903DBA">
        <w:t>Register Allocation</w:t>
      </w:r>
    </w:p>
    <w:p w14:paraId="65DCB1DC" w14:textId="77777777" w:rsidR="00F03D06" w:rsidRPr="00903DBA" w:rsidRDefault="00F03D06" w:rsidP="00F03D06">
      <w:r w:rsidRPr="00903DBA">
        <w:t>When the target code has been generated, the registers need to be allocated. We use a graph coloring algorithm to do that.</w:t>
      </w:r>
    </w:p>
    <w:p w14:paraId="5EA0316B" w14:textId="77777777" w:rsidR="00F03D06" w:rsidRPr="00903DBA" w:rsidRDefault="00F03D06" w:rsidP="00F03D06">
      <w:pPr>
        <w:pStyle w:val="Rubrik4"/>
      </w:pPr>
      <w:r w:rsidRPr="00903DBA">
        <w:t>Linking</w:t>
      </w:r>
    </w:p>
    <w:p w14:paraId="4294B04F" w14:textId="77777777" w:rsidR="00F03D06" w:rsidRPr="00903DBA" w:rsidRDefault="00F03D06" w:rsidP="00F03D06">
      <w:r w:rsidRPr="00903DBA">
        <w:t>When each source file has been completely compiled, they need to be linked together into a executable file format.</w:t>
      </w:r>
    </w:p>
    <w:p w14:paraId="5D3CA9C1" w14:textId="77777777" w:rsidR="00F03D06" w:rsidRPr="00903DBA" w:rsidRDefault="00F03D06" w:rsidP="00F03D06">
      <w:pPr>
        <w:rPr>
          <w:b/>
        </w:rPr>
      </w:pPr>
      <w:r w:rsidRPr="00903DBA">
        <w:rPr>
          <w:b/>
        </w:rPr>
        <w:t>The Preprocessor</w:t>
      </w:r>
    </w:p>
    <w:p w14:paraId="7B492FE5" w14:textId="77777777" w:rsidR="00F03D06" w:rsidRPr="00903DBA" w:rsidRDefault="00F03D06" w:rsidP="00F03D06">
      <w:r w:rsidRPr="00903DBA">
        <w:t>The C programming language comes with a preprocessor that needs to be.</w:t>
      </w:r>
    </w:p>
    <w:p w14:paraId="41BF5BC7" w14:textId="77777777" w:rsidR="00F03D06" w:rsidRPr="00903DBA" w:rsidRDefault="00F03D06" w:rsidP="00F03D06">
      <w:pPr>
        <w:rPr>
          <w:b/>
        </w:rPr>
      </w:pPr>
      <w:r w:rsidRPr="00903DBA">
        <w:rPr>
          <w:b/>
        </w:rPr>
        <w:t>The Standard Library</w:t>
      </w:r>
    </w:p>
    <w:p w14:paraId="6530B73C" w14:textId="77777777" w:rsidR="00F03D06" w:rsidRPr="00903DBA" w:rsidRDefault="00F03D06" w:rsidP="00F03D06">
      <w:r w:rsidRPr="00903DBA">
        <w:t>The C programming language also comes with a standard library.</w:t>
      </w:r>
    </w:p>
    <w:p w14:paraId="18F25FC0" w14:textId="77777777" w:rsidR="00F03D06" w:rsidRPr="00903DBA" w:rsidRDefault="00F03D06" w:rsidP="00F03D06"/>
    <w:p w14:paraId="25501242" w14:textId="77777777" w:rsidR="00DA28BC" w:rsidRPr="00903DBA" w:rsidRDefault="00DA28BC" w:rsidP="00BA3209">
      <w:r w:rsidRPr="00903DBA">
        <w:t>3.</w:t>
      </w:r>
      <w:r w:rsidRPr="00903DBA">
        <w:tab/>
        <w:t xml:space="preserve">I have another book proposal for you, this time about compiler technology. The book will describe the design and implementation of a C++ compiler (including the preprocessor, linker, and standard library), with all code given. </w:t>
      </w:r>
    </w:p>
    <w:p w14:paraId="0BD928B9" w14:textId="77777777" w:rsidR="00DA28BC" w:rsidRPr="00903DBA" w:rsidRDefault="00DA28BC" w:rsidP="00BA3209"/>
    <w:p w14:paraId="24FC0445" w14:textId="77777777" w:rsidR="00DA28BC" w:rsidRPr="00903DBA" w:rsidRDefault="00DA28BC" w:rsidP="00BA3209">
      <w:r w:rsidRPr="00903DBA">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903DBA" w:rsidRDefault="00DA28BC" w:rsidP="00BA3209"/>
    <w:p w14:paraId="7613E688" w14:textId="5A3C44A1" w:rsidR="00DA28BC" w:rsidRPr="00903DBA" w:rsidRDefault="00DA28BC" w:rsidP="00BA3209">
      <w:r w:rsidRPr="00903DBA">
        <w:t xml:space="preserve">The idea of the book is basically the same as the Windows book: I explain the details and provide all source code of the compiler. The source code written in Java with CUP and JLex and generates both </w:t>
      </w:r>
      <w:r w:rsidR="005F79CB" w:rsidRPr="00903DBA">
        <w:t>assembly</w:t>
      </w:r>
      <w:r w:rsidRPr="00903DBA">
        <w:t xml:space="preserve"> code and executable code.</w:t>
      </w:r>
    </w:p>
    <w:p w14:paraId="747FE544" w14:textId="77777777" w:rsidR="00DA28BC" w:rsidRPr="00903DBA" w:rsidRDefault="00DA28BC" w:rsidP="00BA3209"/>
    <w:p w14:paraId="698B5743" w14:textId="3C06F4BF" w:rsidR="00DA28BC" w:rsidRPr="00903DBA" w:rsidRDefault="00DA28BC" w:rsidP="00BA3209">
      <w:r w:rsidRPr="00903DBA">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903DBA">
        <w:t>many</w:t>
      </w:r>
      <w:r w:rsidRPr="00903DBA">
        <w:t xml:space="preserve"> small examples, my book describes in each chapter the features necessary to be included in a C++ compiler.</w:t>
      </w:r>
    </w:p>
    <w:p w14:paraId="219FA565" w14:textId="77777777" w:rsidR="00DA28BC" w:rsidRPr="00903DBA" w:rsidRDefault="00DA28BC" w:rsidP="00BA3209"/>
    <w:p w14:paraId="0498D76E" w14:textId="77777777" w:rsidR="00DA28BC" w:rsidRPr="00903DBA" w:rsidRDefault="00DA28BC" w:rsidP="00BA3209">
      <w:r w:rsidRPr="00903DBA">
        <w:t>Alfred V. Aho, Lam, Monica S. Lam, Ravi Sethi, Jeffrey D. Ullman. Compilers – Principles, Techniques, and Tools, 2nd edition. Prentice Hall, 2006.</w:t>
      </w:r>
    </w:p>
    <w:p w14:paraId="768D523A" w14:textId="77777777" w:rsidR="00DA28BC" w:rsidRPr="00903DBA" w:rsidRDefault="00DA28BC" w:rsidP="00BA3209">
      <w:r w:rsidRPr="00903DBA">
        <w:t>Keith Cooper, Linda Torczon. Engineering a Compiler, 2nd edition. Morgan Kaufman, 2011.</w:t>
      </w:r>
    </w:p>
    <w:p w14:paraId="26986EE9" w14:textId="77777777" w:rsidR="00DA28BC" w:rsidRPr="00903DBA" w:rsidRDefault="00DA28BC" w:rsidP="00BA3209">
      <w:r w:rsidRPr="00903DBA">
        <w:t>Charles N. Fischer, Ron K. Cytron, Richard J. LeBlanc. Crafting a Compiler. Pearson Education, 2009.</w:t>
      </w:r>
    </w:p>
    <w:p w14:paraId="40E3B397" w14:textId="77777777" w:rsidR="00DA28BC" w:rsidRPr="00903DBA" w:rsidRDefault="00DA28BC" w:rsidP="00BA3209"/>
    <w:p w14:paraId="7A6D849D" w14:textId="77777777" w:rsidR="00DA28BC" w:rsidRPr="00903DBA" w:rsidRDefault="00DA28BC" w:rsidP="00BA3209">
      <w:r w:rsidRPr="00903DBA">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903DBA" w:rsidRDefault="00DA28BC" w:rsidP="00BA3209">
      <w:r w:rsidRPr="00903DBA">
        <w:t> </w:t>
      </w:r>
    </w:p>
    <w:p w14:paraId="5917ED71" w14:textId="77777777" w:rsidR="00DA28BC" w:rsidRPr="00903DBA" w:rsidRDefault="00DA28BC" w:rsidP="00BA3209">
      <w:r w:rsidRPr="00903DBA">
        <w:t>Andrew W Appel. Modern Compiler Implementation in Java, 2nd edition. Cambridge University Press, 2002.</w:t>
      </w:r>
    </w:p>
    <w:p w14:paraId="05FCEBDC" w14:textId="77777777" w:rsidR="00DA28BC" w:rsidRPr="00903DBA" w:rsidRDefault="00DA28BC" w:rsidP="00BA3209">
      <w:r w:rsidRPr="00903DBA">
        <w:t>Andrew W Appel. Modern Compiler Implementation in C, 2nd edition. Cambridge University Press, 2004.</w:t>
      </w:r>
    </w:p>
    <w:p w14:paraId="52F1084C" w14:textId="77777777" w:rsidR="00DA28BC" w:rsidRPr="00903DBA" w:rsidRDefault="00DA28BC" w:rsidP="00BA3209">
      <w:r w:rsidRPr="00903DBA">
        <w:t>Andrew W Appel. Modern Compiler Implementation in ML, 2nd edition. Cambridge University Press, 2004.</w:t>
      </w:r>
    </w:p>
    <w:p w14:paraId="03D8405A" w14:textId="77777777" w:rsidR="00DA28BC" w:rsidRPr="00903DBA" w:rsidRDefault="00DA28BC" w:rsidP="00BA3209">
      <w:r w:rsidRPr="00903DBA">
        <w:t> </w:t>
      </w:r>
    </w:p>
    <w:p w14:paraId="1A297006" w14:textId="77777777" w:rsidR="00DA28BC" w:rsidRPr="00903DBA" w:rsidRDefault="00DA28BC" w:rsidP="00BA3209">
      <w:r w:rsidRPr="00903DBA">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903DBA" w:rsidRDefault="00DA28BC" w:rsidP="00BA3209">
      <w:r w:rsidRPr="00903DBA">
        <w:t> </w:t>
      </w:r>
    </w:p>
    <w:p w14:paraId="287547A4" w14:textId="77777777" w:rsidR="00DA28BC" w:rsidRPr="00903DBA" w:rsidRDefault="00DA28BC" w:rsidP="00BA3209">
      <w:r w:rsidRPr="00903DBA">
        <w:t>Christopher W. Fraser, David R. Hanson. A Retargetable C Compiler : Design and Implementation. Benjamin Cummings, 1995.</w:t>
      </w:r>
    </w:p>
    <w:p w14:paraId="364A2C0E" w14:textId="77777777" w:rsidR="00DA28BC" w:rsidRPr="00903DBA" w:rsidRDefault="00DA28BC" w:rsidP="00BA3209">
      <w:r w:rsidRPr="00903DBA">
        <w:t> </w:t>
      </w:r>
    </w:p>
    <w:p w14:paraId="5688E7E1" w14:textId="77777777" w:rsidR="00DA28BC" w:rsidRPr="00903DBA" w:rsidRDefault="00DA28BC" w:rsidP="00BA3209">
      <w:r w:rsidRPr="00903DBA">
        <w:t>This books deals with the more advanced parts of compiler construction; that is, compiler optimization. Even though I will include some optimization at the end of my book, it does not compete with this book.</w:t>
      </w:r>
    </w:p>
    <w:p w14:paraId="5D3497ED" w14:textId="77777777" w:rsidR="00DA28BC" w:rsidRPr="00903DBA" w:rsidRDefault="00DA28BC" w:rsidP="00BA3209">
      <w:r w:rsidRPr="00903DBA">
        <w:t> </w:t>
      </w:r>
    </w:p>
    <w:p w14:paraId="45B53C3C" w14:textId="77777777" w:rsidR="00DA28BC" w:rsidRPr="00903DBA" w:rsidRDefault="00DA28BC" w:rsidP="00BA3209">
      <w:r w:rsidRPr="00903DBA">
        <w:t>Steven S. Muchnick. Advanced Compiler Design &amp; Implementation. Morgan Kaufmann, 2003.</w:t>
      </w:r>
    </w:p>
    <w:p w14:paraId="54D49B2B" w14:textId="77777777" w:rsidR="00DA28BC" w:rsidRPr="00903DBA" w:rsidRDefault="00DA28BC" w:rsidP="00BA3209">
      <w:r w:rsidRPr="00903DBA">
        <w:t> </w:t>
      </w:r>
    </w:p>
    <w:p w14:paraId="7B51A47F" w14:textId="77777777" w:rsidR="00DA28BC" w:rsidRPr="00903DBA" w:rsidRDefault="00DA28BC" w:rsidP="00BA3209">
      <w:r w:rsidRPr="00903DBA">
        <w:t>Here is a suggestion for the chapters:</w:t>
      </w:r>
    </w:p>
    <w:p w14:paraId="0620A137" w14:textId="77777777" w:rsidR="00DA28BC" w:rsidRPr="00903DBA" w:rsidRDefault="00DA28BC" w:rsidP="00BA3209">
      <w:r w:rsidRPr="00903DBA">
        <w:t> </w:t>
      </w:r>
    </w:p>
    <w:p w14:paraId="2CD55EDF" w14:textId="77777777" w:rsidR="00DA28BC" w:rsidRPr="00903DBA" w:rsidRDefault="00DA28BC" w:rsidP="00BA3209">
      <w:r w:rsidRPr="00903DBA">
        <w:t>1. Introduction. Introduces the compiler phases described in the following chapters by demonstrating a compiler for a small toy language generating MIPS-code executable in the SPIM simulator.</w:t>
      </w:r>
    </w:p>
    <w:p w14:paraId="10A56B14" w14:textId="77777777" w:rsidR="00DA28BC" w:rsidRPr="00903DBA" w:rsidRDefault="00DA28BC" w:rsidP="00BA3209">
      <w:r w:rsidRPr="00903DBA">
        <w:t> </w:t>
      </w:r>
    </w:p>
    <w:p w14:paraId="35099E7B" w14:textId="77777777" w:rsidR="00DA28BC" w:rsidRPr="00903DBA" w:rsidRDefault="00DA28BC" w:rsidP="00BA3209">
      <w:r w:rsidRPr="00903DBA">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903DBA" w:rsidRDefault="00DA28BC" w:rsidP="00BA3209">
      <w:r w:rsidRPr="00903DBA">
        <w:t> </w:t>
      </w:r>
    </w:p>
    <w:p w14:paraId="38759278" w14:textId="77777777" w:rsidR="00DA28BC" w:rsidRPr="00903DBA" w:rsidRDefault="00DA28BC" w:rsidP="00BA3209">
      <w:r w:rsidRPr="00903DBA">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903DBA" w:rsidRDefault="00DA28BC" w:rsidP="00BA3209">
      <w:r w:rsidRPr="00903DBA">
        <w:t> </w:t>
      </w:r>
    </w:p>
    <w:p w14:paraId="1456C18C" w14:textId="77777777" w:rsidR="00DA28BC" w:rsidRPr="00903DBA" w:rsidRDefault="00DA28BC" w:rsidP="00BA3209">
      <w:r w:rsidRPr="00903DBA">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903DBA" w:rsidRDefault="00DA28BC" w:rsidP="00BA3209">
      <w:r w:rsidRPr="00903DBA">
        <w:t> </w:t>
      </w:r>
    </w:p>
    <w:p w14:paraId="7BAA3E0E" w14:textId="77777777" w:rsidR="00DA28BC" w:rsidRPr="00903DBA" w:rsidRDefault="00DA28BC" w:rsidP="00BA3209">
      <w:r w:rsidRPr="00903DBA">
        <w:t>5. Type Checking. C++ has a rather large set of operators with complicated rules that need to be checked.</w:t>
      </w:r>
    </w:p>
    <w:p w14:paraId="4D1B98EB" w14:textId="77777777" w:rsidR="00DA28BC" w:rsidRPr="00903DBA" w:rsidRDefault="00DA28BC" w:rsidP="00BA3209">
      <w:r w:rsidRPr="00903DBA">
        <w:t> </w:t>
      </w:r>
    </w:p>
    <w:p w14:paraId="36C656B3" w14:textId="77777777" w:rsidR="00DA28BC" w:rsidRPr="00903DBA" w:rsidRDefault="00DA28BC" w:rsidP="00BA3209">
      <w:r w:rsidRPr="00903DBA">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903DBA" w:rsidRDefault="00DA28BC" w:rsidP="00BA3209">
      <w:r w:rsidRPr="00903DBA">
        <w:t> </w:t>
      </w:r>
    </w:p>
    <w:p w14:paraId="725D5A97" w14:textId="1FF23C0A" w:rsidR="00DA28BC" w:rsidRPr="00903DBA" w:rsidRDefault="00DA28BC" w:rsidP="00BA3209">
      <w:r w:rsidRPr="00903DBA">
        <w:t xml:space="preserve">7. Static and Dynamic </w:t>
      </w:r>
      <w:r w:rsidR="00C37108" w:rsidRPr="00903DBA">
        <w:t>Initialization</w:t>
      </w:r>
      <w:r w:rsidRPr="00903DBA">
        <w:t xml:space="preserve">. In C++, variables can be </w:t>
      </w:r>
      <w:r w:rsidR="00266D64" w:rsidRPr="00903DBA">
        <w:t>initialized</w:t>
      </w:r>
      <w:r w:rsidRPr="00903DBA">
        <w:t xml:space="preserve">. If the variable is static, the data shall be generated and placed in the static area of the final target code. If it is dynamic, the </w:t>
      </w:r>
      <w:r w:rsidR="00F4217C" w:rsidRPr="00903DBA">
        <w:t>initialization</w:t>
      </w:r>
      <w:r w:rsidRPr="00903DBA">
        <w:t xml:space="preserve"> will result in a series of assignments. One thing that complicates the issue is that it is possible to </w:t>
      </w:r>
      <w:r w:rsidR="00631D4D" w:rsidRPr="00903DBA">
        <w:t>initialize</w:t>
      </w:r>
      <w:r w:rsidRPr="00903DBA">
        <w:t xml:space="preserve"> hierarchical structures made up by structures and arrays with one flat list.</w:t>
      </w:r>
    </w:p>
    <w:p w14:paraId="02693E3B" w14:textId="77777777" w:rsidR="00DA28BC" w:rsidRPr="00903DBA" w:rsidRDefault="00DA28BC" w:rsidP="00BA3209">
      <w:r w:rsidRPr="00903DBA">
        <w:t> </w:t>
      </w:r>
    </w:p>
    <w:p w14:paraId="1A851C27" w14:textId="77777777" w:rsidR="00DA28BC" w:rsidRPr="00903DBA" w:rsidRDefault="00DA28BC" w:rsidP="00BA3209">
      <w:r w:rsidRPr="00903DBA">
        <w:t>8. Intermediate Code Optimization. The intermediate code can be optimized. For instance, code that is never reached and assignment of variables that are never used shall be removed.</w:t>
      </w:r>
    </w:p>
    <w:p w14:paraId="7F95B8EB" w14:textId="77777777" w:rsidR="00DA28BC" w:rsidRPr="00903DBA" w:rsidRDefault="00DA28BC" w:rsidP="00BA3209">
      <w:r w:rsidRPr="00903DBA">
        <w:t> </w:t>
      </w:r>
    </w:p>
    <w:p w14:paraId="2DE3FB6B" w14:textId="77777777" w:rsidR="00DA28BC" w:rsidRPr="00903DBA" w:rsidRDefault="00DA28BC" w:rsidP="00BA3209">
      <w:r w:rsidRPr="00903DBA">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903DBA" w:rsidRDefault="00DA28BC" w:rsidP="00BA3209">
      <w:r w:rsidRPr="00903DBA">
        <w:t> </w:t>
      </w:r>
    </w:p>
    <w:p w14:paraId="5B19C972" w14:textId="77777777" w:rsidR="00DA28BC" w:rsidRPr="00903DBA" w:rsidRDefault="00DA28BC" w:rsidP="00BA3209">
      <w:r w:rsidRPr="00903DBA">
        <w:t>10. The Preprocessor. Before the actually compilation starts, the source code has been traversed by the preprocessor that replaces macros with text, includes header files, and provides conditional programming.</w:t>
      </w:r>
    </w:p>
    <w:p w14:paraId="0751EEB6" w14:textId="77777777" w:rsidR="00DA28BC" w:rsidRPr="00903DBA" w:rsidRDefault="00DA28BC" w:rsidP="00BA3209">
      <w:r w:rsidRPr="00903DBA">
        <w:t> </w:t>
      </w:r>
    </w:p>
    <w:p w14:paraId="6D3F7CDA" w14:textId="77777777" w:rsidR="00DA28BC" w:rsidRPr="00903DBA" w:rsidRDefault="00DA28BC" w:rsidP="00BA3209">
      <w:r w:rsidRPr="00903DBA">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903DBA" w:rsidRDefault="00DA28BC" w:rsidP="00BA3209">
      <w:r w:rsidRPr="00903DBA">
        <w:t> </w:t>
      </w:r>
    </w:p>
    <w:p w14:paraId="6B1D99F0" w14:textId="77777777" w:rsidR="00DA28BC" w:rsidRPr="00903DBA" w:rsidRDefault="00DA28BC" w:rsidP="00BA3209">
      <w:r w:rsidRPr="00903DBA">
        <w:t>12. The C Standard Library, made up by functions and macros, which will be included by the linker in the final executable file.</w:t>
      </w:r>
    </w:p>
    <w:p w14:paraId="69A77D54" w14:textId="77777777" w:rsidR="00DA28BC" w:rsidRPr="00903DBA" w:rsidRDefault="00DA28BC" w:rsidP="00BA3209"/>
    <w:p w14:paraId="597FE425" w14:textId="77777777" w:rsidR="00DA28BC" w:rsidRPr="00903DBA" w:rsidRDefault="00DA28BC" w:rsidP="00BA3209">
      <w:r w:rsidRPr="00903DBA">
        <w:t>13. The C++ Standard Library, made up by classes, to a certain extent is based on C standard library.</w:t>
      </w:r>
    </w:p>
    <w:p w14:paraId="6E512353" w14:textId="77777777" w:rsidR="005F7461" w:rsidRPr="00903DBA" w:rsidRDefault="005F7461">
      <w:pPr>
        <w:spacing w:before="0" w:after="160"/>
        <w:jc w:val="left"/>
      </w:pPr>
      <w:r w:rsidRPr="00903DBA">
        <w:br w:type="page"/>
      </w:r>
    </w:p>
    <w:p w14:paraId="4CDEAE96" w14:textId="37FC8A44" w:rsidR="005F7461" w:rsidRPr="00903DBA" w:rsidRDefault="005F7461" w:rsidP="005F7461">
      <w:r w:rsidRPr="00903DBA">
        <w:t>The compiler is made up of several phases:</w:t>
      </w:r>
    </w:p>
    <w:p w14:paraId="15DC7F9F" w14:textId="77777777" w:rsidR="005F7461" w:rsidRPr="00903DBA" w:rsidRDefault="005F7461" w:rsidP="005F7461">
      <w:r w:rsidRPr="00903DBA">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BB4D00" w:rsidRDefault="00BB4D00" w:rsidP="00E65FE6">
                              <w:pPr>
                                <w:rPr>
                                  <w:lang w:val="sv-SE"/>
                                </w:rPr>
                              </w:pPr>
                              <w:r>
                                <w:rPr>
                                  <w:lang w:val="sv-SE"/>
                                </w:rPr>
                                <w:t>Preprocessor</w:t>
                              </w:r>
                            </w:p>
                            <w:p w14:paraId="04F32221" w14:textId="77777777" w:rsidR="00BB4D00" w:rsidRPr="00C7380D" w:rsidRDefault="00BB4D00" w:rsidP="00E65FE6">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BB4D00" w:rsidRPr="008541FD" w:rsidRDefault="00BB4D00" w:rsidP="00E65FE6">
                              <w:r w:rsidRPr="008541FD">
                                <w:t>Source</w:t>
                              </w:r>
                              <w:r>
                                <w:t xml:space="preserve"> </w:t>
                              </w:r>
                              <w:r w:rsidRPr="008541FD">
                                <w:t>Code</w:t>
                              </w:r>
                            </w:p>
                            <w:p w14:paraId="4FCEAC5C" w14:textId="77777777" w:rsidR="00BB4D00" w:rsidRDefault="00BB4D00" w:rsidP="00E65FE6">
                              <w:r>
                                <w:rPr>
                                  <w:rFonts w:eastAsia="Calibri"/>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BB4D00" w:rsidRDefault="00BB4D00" w:rsidP="00E65FE6">
                              <w: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BB4D00" w:rsidRDefault="00BB4D00" w:rsidP="00E65FE6">
                              <w:r>
                                <w:t>Processed Code</w:t>
                              </w:r>
                            </w:p>
                            <w:p w14:paraId="14142DBC" w14:textId="77777777" w:rsidR="00BB4D00" w:rsidRDefault="00BB4D00"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BB4D00" w:rsidRDefault="00BB4D00" w:rsidP="00E65FE6">
                              <w: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BB4D00" w:rsidRDefault="00BB4D00" w:rsidP="00E65FE6">
                              <w:r>
                                <w:t>Syntax Tree</w:t>
                              </w:r>
                            </w:p>
                            <w:p w14:paraId="070DB26E" w14:textId="77777777" w:rsidR="00BB4D00" w:rsidRDefault="00BB4D00"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BB4D00" w:rsidRDefault="00BB4D00" w:rsidP="00E65FE6">
                              <w: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BB4D00" w:rsidRDefault="00BB4D00" w:rsidP="00E65FE6">
                              <w:r>
                                <w:t>Optimized Syntax Tree</w:t>
                              </w:r>
                            </w:p>
                            <w:p w14:paraId="3315953C" w14:textId="77777777" w:rsidR="00BB4D00" w:rsidRDefault="00BB4D00"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BB4D00" w:rsidRDefault="00BB4D00" w:rsidP="00E65FE6">
                              <w: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BB4D00" w:rsidRDefault="00BB4D00" w:rsidP="00E65FE6">
                              <w:r>
                                <w:t>Middle Code List</w:t>
                              </w:r>
                            </w:p>
                            <w:p w14:paraId="321C1BE9" w14:textId="77777777" w:rsidR="00BB4D00" w:rsidRDefault="00BB4D00"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BB4D00" w:rsidRDefault="00BB4D00" w:rsidP="00E65FE6">
                              <w:r>
                                <w:t>Optimized Middle Code List</w:t>
                              </w:r>
                            </w:p>
                            <w:p w14:paraId="4CF9CB98" w14:textId="77777777" w:rsidR="00BB4D00" w:rsidRDefault="00BB4D00"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BB4D00" w:rsidRDefault="00BB4D00" w:rsidP="00E65FE6">
                              <w: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BB4D00" w:rsidRDefault="00BB4D00" w:rsidP="00E65FE6">
                              <w: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BB4D00" w:rsidRDefault="00BB4D00" w:rsidP="00E65FE6">
                        <w:pPr>
                          <w:rPr>
                            <w:lang w:val="sv-SE"/>
                          </w:rPr>
                        </w:pPr>
                        <w:r>
                          <w:rPr>
                            <w:lang w:val="sv-SE"/>
                          </w:rPr>
                          <w:t>Preprocessor</w:t>
                        </w:r>
                      </w:p>
                      <w:p w14:paraId="04F32221" w14:textId="77777777" w:rsidR="00BB4D00" w:rsidRPr="00C7380D" w:rsidRDefault="00BB4D00" w:rsidP="00E65FE6">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BB4D00" w:rsidRPr="008541FD" w:rsidRDefault="00BB4D00" w:rsidP="00E65FE6">
                        <w:r w:rsidRPr="008541FD">
                          <w:t>Source</w:t>
                        </w:r>
                        <w:r>
                          <w:t xml:space="preserve"> </w:t>
                        </w:r>
                        <w:r w:rsidRPr="008541FD">
                          <w:t>Code</w:t>
                        </w:r>
                      </w:p>
                      <w:p w14:paraId="4FCEAC5C" w14:textId="77777777" w:rsidR="00BB4D00" w:rsidRDefault="00BB4D00" w:rsidP="00E65FE6">
                        <w:r>
                          <w:rPr>
                            <w:rFonts w:eastAsia="Calibri"/>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BB4D00" w:rsidRDefault="00BB4D00" w:rsidP="00E65FE6">
                        <w: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BB4D00" w:rsidRDefault="00BB4D00" w:rsidP="00E65FE6">
                        <w:r>
                          <w:t>Processed Code</w:t>
                        </w:r>
                      </w:p>
                      <w:p w14:paraId="14142DBC" w14:textId="77777777" w:rsidR="00BB4D00" w:rsidRDefault="00BB4D00" w:rsidP="00E65FE6">
                        <w: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BB4D00" w:rsidRDefault="00BB4D00" w:rsidP="00E65FE6">
                        <w: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BB4D00" w:rsidRDefault="00BB4D00" w:rsidP="00E65FE6">
                        <w:r>
                          <w:t>Syntax Tree</w:t>
                        </w:r>
                      </w:p>
                      <w:p w14:paraId="070DB26E" w14:textId="77777777" w:rsidR="00BB4D00" w:rsidRDefault="00BB4D00" w:rsidP="00E65FE6">
                        <w: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BB4D00" w:rsidRDefault="00BB4D00" w:rsidP="00E65FE6">
                        <w: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BB4D00" w:rsidRDefault="00BB4D00" w:rsidP="00E65FE6">
                        <w:r>
                          <w:t>Optimized Syntax Tree</w:t>
                        </w:r>
                      </w:p>
                      <w:p w14:paraId="3315953C" w14:textId="77777777" w:rsidR="00BB4D00" w:rsidRDefault="00BB4D00" w:rsidP="00E65FE6">
                        <w: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BB4D00" w:rsidRDefault="00BB4D00" w:rsidP="00E65FE6">
                        <w: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BB4D00" w:rsidRDefault="00BB4D00" w:rsidP="00E65FE6">
                        <w:r>
                          <w:t>Middle Code List</w:t>
                        </w:r>
                      </w:p>
                      <w:p w14:paraId="321C1BE9" w14:textId="77777777" w:rsidR="00BB4D00" w:rsidRDefault="00BB4D00" w:rsidP="00E65FE6">
                        <w: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BB4D00" w:rsidRDefault="00BB4D00" w:rsidP="00E65FE6">
                        <w:r>
                          <w:t>Optimized Middle Code List</w:t>
                        </w:r>
                      </w:p>
                      <w:p w14:paraId="4CF9CB98" w14:textId="77777777" w:rsidR="00BB4D00" w:rsidRDefault="00BB4D00" w:rsidP="00E65FE6">
                        <w: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BB4D00" w:rsidRDefault="00BB4D00" w:rsidP="00E65FE6">
                        <w: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BB4D00" w:rsidRDefault="00BB4D00" w:rsidP="00E65FE6">
                        <w: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903DBA" w:rsidRDefault="006F14D0" w:rsidP="00F03D06">
      <w:r w:rsidRPr="00903DBA">
        <w:rPr>
          <w:noProof/>
          <w:lang w:eastAsia="sv-SE"/>
        </w:rPr>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BB4D00" w:rsidRDefault="00BB4D00" w:rsidP="006F14D0">
                              <w:pPr>
                                <w:spacing w:before="60" w:after="0"/>
                                <w:jc w:val="center"/>
                                <w:rPr>
                                  <w:lang w:val="sv-SE"/>
                                </w:rPr>
                              </w:pPr>
                              <w:r>
                                <w:rPr>
                                  <w:lang w:val="sv-SE"/>
                                </w:rPr>
                                <w:t>Preprocessor</w:t>
                              </w:r>
                            </w:p>
                            <w:p w14:paraId="2CD90E0F" w14:textId="77777777" w:rsidR="00BB4D00" w:rsidRPr="00C7380D" w:rsidRDefault="00BB4D00"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BB4D00" w:rsidRPr="008541FD" w:rsidRDefault="00BB4D00" w:rsidP="006F14D0">
                              <w:pPr>
                                <w:spacing w:before="60" w:after="0"/>
                                <w:jc w:val="center"/>
                              </w:pPr>
                              <w:r w:rsidRPr="008541FD">
                                <w:t>Source</w:t>
                              </w:r>
                              <w:r>
                                <w:t xml:space="preserve"> </w:t>
                              </w:r>
                              <w:r w:rsidRPr="008541FD">
                                <w:t>Code</w:t>
                              </w:r>
                            </w:p>
                            <w:p w14:paraId="1314F231" w14:textId="77777777" w:rsidR="00BB4D00" w:rsidRDefault="00BB4D00"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BB4D00" w:rsidRDefault="00BB4D00"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BB4D00" w:rsidRDefault="00BB4D00" w:rsidP="006F14D0">
                              <w:pPr>
                                <w:pStyle w:val="Normalwebb"/>
                                <w:spacing w:before="60" w:line="256" w:lineRule="auto"/>
                                <w:jc w:val="center"/>
                              </w:pPr>
                              <w:r>
                                <w:rPr>
                                  <w:rFonts w:eastAsia="Calibri"/>
                                  <w:sz w:val="22"/>
                                  <w:szCs w:val="22"/>
                                  <w:lang w:val="en-US"/>
                                </w:rPr>
                                <w:t>Processed Code</w:t>
                              </w:r>
                            </w:p>
                            <w:p w14:paraId="705B7689" w14:textId="77777777" w:rsidR="00BB4D00" w:rsidRDefault="00BB4D00"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BB4D00" w:rsidRDefault="00BB4D00"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BB4D00" w:rsidRDefault="00BB4D00" w:rsidP="006F14D0">
                              <w:pPr>
                                <w:pStyle w:val="Normalwebb"/>
                                <w:spacing w:before="60" w:line="254" w:lineRule="auto"/>
                                <w:jc w:val="center"/>
                              </w:pPr>
                              <w:r>
                                <w:rPr>
                                  <w:rFonts w:eastAsia="Calibri"/>
                                  <w:sz w:val="22"/>
                                  <w:szCs w:val="22"/>
                                  <w:lang w:val="en-US"/>
                                </w:rPr>
                                <w:t>Syntax Tree</w:t>
                              </w:r>
                            </w:p>
                            <w:p w14:paraId="20988EE2" w14:textId="77777777" w:rsidR="00BB4D00" w:rsidRDefault="00BB4D0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BB4D00" w:rsidRDefault="00BB4D00"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BB4D00" w:rsidRDefault="00BB4D00" w:rsidP="006F14D0">
                              <w:pPr>
                                <w:pStyle w:val="Normalwebb"/>
                                <w:spacing w:before="60" w:line="252" w:lineRule="auto"/>
                                <w:jc w:val="center"/>
                              </w:pPr>
                              <w:r>
                                <w:rPr>
                                  <w:rFonts w:eastAsia="Calibri"/>
                                  <w:sz w:val="22"/>
                                  <w:szCs w:val="22"/>
                                  <w:lang w:val="en-US"/>
                                </w:rPr>
                                <w:t>Optimized Syntax Tree</w:t>
                              </w:r>
                            </w:p>
                            <w:p w14:paraId="35223DB0" w14:textId="77777777" w:rsidR="00BB4D00" w:rsidRDefault="00BB4D0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BB4D00" w:rsidRDefault="00BB4D00"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BB4D00" w:rsidRDefault="00BB4D00" w:rsidP="006F14D0">
                              <w:pPr>
                                <w:pStyle w:val="Normalwebb"/>
                                <w:spacing w:before="60" w:line="252" w:lineRule="auto"/>
                                <w:jc w:val="center"/>
                              </w:pPr>
                              <w:r>
                                <w:rPr>
                                  <w:rFonts w:eastAsia="Calibri"/>
                                  <w:sz w:val="22"/>
                                  <w:szCs w:val="22"/>
                                  <w:lang w:val="en-US"/>
                                </w:rPr>
                                <w:t>Middle Code List</w:t>
                              </w:r>
                            </w:p>
                            <w:p w14:paraId="5410A942" w14:textId="77777777" w:rsidR="00BB4D00" w:rsidRDefault="00BB4D0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BB4D00" w:rsidRDefault="00BB4D00" w:rsidP="006F14D0">
                              <w:pPr>
                                <w:pStyle w:val="Normalwebb"/>
                                <w:spacing w:before="60" w:line="252" w:lineRule="auto"/>
                                <w:jc w:val="center"/>
                              </w:pPr>
                              <w:r>
                                <w:rPr>
                                  <w:rFonts w:eastAsia="Calibri"/>
                                  <w:sz w:val="22"/>
                                  <w:szCs w:val="22"/>
                                  <w:lang w:val="en-US"/>
                                </w:rPr>
                                <w:t>Optimized Middle Code List</w:t>
                              </w:r>
                            </w:p>
                            <w:p w14:paraId="36F7A1DE" w14:textId="77777777" w:rsidR="00BB4D00" w:rsidRDefault="00BB4D0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BB4D00" w:rsidRDefault="00BB4D00"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BB4D00" w:rsidRDefault="00BB4D00"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BB4D00" w:rsidRDefault="00BB4D00" w:rsidP="006F14D0">
                        <w:pPr>
                          <w:spacing w:before="60" w:after="0"/>
                          <w:jc w:val="center"/>
                          <w:rPr>
                            <w:lang w:val="sv-SE"/>
                          </w:rPr>
                        </w:pPr>
                        <w:r>
                          <w:rPr>
                            <w:lang w:val="sv-SE"/>
                          </w:rPr>
                          <w:t>Preprocessor</w:t>
                        </w:r>
                      </w:p>
                      <w:p w14:paraId="2CD90E0F" w14:textId="77777777" w:rsidR="00BB4D00" w:rsidRPr="00C7380D" w:rsidRDefault="00BB4D00"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BB4D00" w:rsidRPr="008541FD" w:rsidRDefault="00BB4D00" w:rsidP="006F14D0">
                        <w:pPr>
                          <w:spacing w:before="60" w:after="0"/>
                          <w:jc w:val="center"/>
                        </w:pPr>
                        <w:r w:rsidRPr="008541FD">
                          <w:t>Source</w:t>
                        </w:r>
                        <w:r>
                          <w:t xml:space="preserve"> </w:t>
                        </w:r>
                        <w:r w:rsidRPr="008541FD">
                          <w:t>Code</w:t>
                        </w:r>
                      </w:p>
                      <w:p w14:paraId="1314F231" w14:textId="77777777" w:rsidR="00BB4D00" w:rsidRDefault="00BB4D00"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BB4D00" w:rsidRDefault="00BB4D00"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BB4D00" w:rsidRDefault="00BB4D00" w:rsidP="006F14D0">
                        <w:pPr>
                          <w:pStyle w:val="Normalwebb"/>
                          <w:spacing w:before="60" w:line="256" w:lineRule="auto"/>
                          <w:jc w:val="center"/>
                        </w:pPr>
                        <w:r>
                          <w:rPr>
                            <w:rFonts w:eastAsia="Calibri"/>
                            <w:sz w:val="22"/>
                            <w:szCs w:val="22"/>
                            <w:lang w:val="en-US"/>
                          </w:rPr>
                          <w:t>Processed Code</w:t>
                        </w:r>
                      </w:p>
                      <w:p w14:paraId="705B7689" w14:textId="77777777" w:rsidR="00BB4D00" w:rsidRDefault="00BB4D00"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BB4D00" w:rsidRDefault="00BB4D00"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BB4D00" w:rsidRDefault="00BB4D00" w:rsidP="006F14D0">
                        <w:pPr>
                          <w:pStyle w:val="Normalwebb"/>
                          <w:spacing w:before="60" w:line="254" w:lineRule="auto"/>
                          <w:jc w:val="center"/>
                        </w:pPr>
                        <w:r>
                          <w:rPr>
                            <w:rFonts w:eastAsia="Calibri"/>
                            <w:sz w:val="22"/>
                            <w:szCs w:val="22"/>
                            <w:lang w:val="en-US"/>
                          </w:rPr>
                          <w:t>Syntax Tree</w:t>
                        </w:r>
                      </w:p>
                      <w:p w14:paraId="20988EE2" w14:textId="77777777" w:rsidR="00BB4D00" w:rsidRDefault="00BB4D00"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BB4D00" w:rsidRDefault="00BB4D00"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BB4D00" w:rsidRDefault="00BB4D00" w:rsidP="006F14D0">
                        <w:pPr>
                          <w:pStyle w:val="Normalwebb"/>
                          <w:spacing w:before="60" w:line="252" w:lineRule="auto"/>
                          <w:jc w:val="center"/>
                        </w:pPr>
                        <w:r>
                          <w:rPr>
                            <w:rFonts w:eastAsia="Calibri"/>
                            <w:sz w:val="22"/>
                            <w:szCs w:val="22"/>
                            <w:lang w:val="en-US"/>
                          </w:rPr>
                          <w:t>Optimized Syntax Tree</w:t>
                        </w:r>
                      </w:p>
                      <w:p w14:paraId="35223DB0" w14:textId="77777777" w:rsidR="00BB4D00" w:rsidRDefault="00BB4D00"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BB4D00" w:rsidRDefault="00BB4D00"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BB4D00" w:rsidRDefault="00BB4D00" w:rsidP="006F14D0">
                        <w:pPr>
                          <w:pStyle w:val="Normalwebb"/>
                          <w:spacing w:before="60" w:line="252" w:lineRule="auto"/>
                          <w:jc w:val="center"/>
                        </w:pPr>
                        <w:r>
                          <w:rPr>
                            <w:rFonts w:eastAsia="Calibri"/>
                            <w:sz w:val="22"/>
                            <w:szCs w:val="22"/>
                            <w:lang w:val="en-US"/>
                          </w:rPr>
                          <w:t>Middle Code List</w:t>
                        </w:r>
                      </w:p>
                      <w:p w14:paraId="5410A942" w14:textId="77777777" w:rsidR="00BB4D00" w:rsidRDefault="00BB4D00"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BB4D00" w:rsidRDefault="00BB4D00" w:rsidP="006F14D0">
                        <w:pPr>
                          <w:pStyle w:val="Normalwebb"/>
                          <w:spacing w:before="60" w:line="252" w:lineRule="auto"/>
                          <w:jc w:val="center"/>
                        </w:pPr>
                        <w:r>
                          <w:rPr>
                            <w:rFonts w:eastAsia="Calibri"/>
                            <w:sz w:val="22"/>
                            <w:szCs w:val="22"/>
                            <w:lang w:val="en-US"/>
                          </w:rPr>
                          <w:t>Optimized Middle Code List</w:t>
                        </w:r>
                      </w:p>
                      <w:p w14:paraId="36F7A1DE" w14:textId="77777777" w:rsidR="00BB4D00" w:rsidRDefault="00BB4D00"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BB4D00" w:rsidRDefault="00BB4D00"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BB4D00" w:rsidRDefault="00BB4D00"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903DB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45" w:author="Stefan Bjornander" w:date="2015-05-23T17:42:00Z" w:initials="SB">
    <w:p w14:paraId="7086E310" w14:textId="77777777" w:rsidR="00BB4D00" w:rsidRDefault="00BB4D00">
      <w:pPr>
        <w:pStyle w:val="Kommentarer"/>
      </w:pPr>
      <w:r>
        <w:rPr>
          <w:rStyle w:val="Kommentarsreferens"/>
        </w:rPr>
        <w:annotationRef/>
      </w:r>
    </w:p>
    <w:p w14:paraId="01C1DAD9" w14:textId="77777777" w:rsidR="00BB4D00" w:rsidRDefault="000B4F2B">
      <w:pPr>
        <w:pStyle w:val="Kommentarer"/>
      </w:pPr>
      <w:r>
        <w:rPr>
          <w:b/>
          <w:sz w:val="21"/>
          <w:szCs w:val="21"/>
        </w:rPr>
        <w:pict w14:anchorId="5BD8B1F4">
          <v:shape id="_x0000_i1033" type="#_x0000_t75" style="width:36pt;height:6.3pt" o:ole="" strokeweight="0">
            <v:stroke endcap="round"/>
            <v:imagedata r:id="rId1" o:title=""/>
            <v:path shadowok="f" fillok="f" insetpenok="f"/>
            <o:lock v:ext="edit" rotation="t" verticies="t" text="t" shapetype="t"/>
            <o:ink i="AAC=&#10;" annotation="t"/>
          </v:shape>
        </w:pict>
      </w:r>
    </w:p>
  </w:comment>
  <w:comment w:id="946" w:author="Stefan Bjornander" w:date="2015-05-23T17:42:00Z" w:initials="SB">
    <w:p w14:paraId="04F55807" w14:textId="77777777" w:rsidR="00BB4D00" w:rsidRDefault="00BB4D00">
      <w:pPr>
        <w:pStyle w:val="Kommentarer"/>
      </w:pPr>
      <w:r>
        <w:rPr>
          <w:rStyle w:val="Kommentarsreferens"/>
        </w:rPr>
        <w:annotationRef/>
      </w:r>
    </w:p>
    <w:p w14:paraId="533EC9EE" w14:textId="77777777" w:rsidR="00BB4D00" w:rsidRDefault="000B4F2B">
      <w:pPr>
        <w:pStyle w:val="Kommentarer"/>
      </w:pPr>
      <w:r>
        <w:rPr>
          <w:b/>
          <w:sz w:val="21"/>
          <w:szCs w:val="21"/>
        </w:rPr>
        <w:pict w14:anchorId="232FB768">
          <v:shape id="_x0000_i1035" type="#_x0000_t75" style="width:36pt;height:6.3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BB4D00" w:rsidRDefault="00BB4D00" w:rsidP="006C7309">
      <w:pPr>
        <w:spacing w:line="240" w:lineRule="auto"/>
      </w:pPr>
      <w:r>
        <w:separator/>
      </w:r>
    </w:p>
  </w:endnote>
  <w:endnote w:type="continuationSeparator" w:id="0">
    <w:p w14:paraId="0DD18C9D" w14:textId="77777777" w:rsidR="00BB4D00" w:rsidRDefault="00BB4D00"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BB4D00" w:rsidRDefault="00BB4D00" w:rsidP="006C7309">
      <w:pPr>
        <w:spacing w:line="240" w:lineRule="auto"/>
      </w:pPr>
      <w:r>
        <w:separator/>
      </w:r>
    </w:p>
  </w:footnote>
  <w:footnote w:type="continuationSeparator" w:id="0">
    <w:p w14:paraId="0BA3DA21" w14:textId="77777777" w:rsidR="00BB4D00" w:rsidRDefault="00BB4D00" w:rsidP="006C7309">
      <w:pPr>
        <w:spacing w:line="240" w:lineRule="auto"/>
      </w:pPr>
      <w:r>
        <w:continuationSeparator/>
      </w:r>
    </w:p>
  </w:footnote>
  <w:footnote w:id="1">
    <w:p w14:paraId="2574BD6E" w14:textId="77777777" w:rsidR="00BB4D00" w:rsidRPr="00725EAE" w:rsidRDefault="00BB4D00"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BB4D00" w:rsidRPr="00B4576D" w:rsidRDefault="00BB4D00"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BB4D00" w:rsidRPr="00080A22" w:rsidRDefault="00BB4D00"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BB4D00" w:rsidRDefault="00BB4D00"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BB4D00" w:rsidRDefault="00BB4D00" w:rsidP="00E80032">
      <w:pPr>
        <w:pStyle w:val="Code"/>
      </w:pPr>
      <w:r>
        <w:t>#define BOOL int</w:t>
      </w:r>
    </w:p>
    <w:p w14:paraId="5A8A6026" w14:textId="77777777" w:rsidR="00BB4D00" w:rsidRDefault="00BB4D00" w:rsidP="00E80032">
      <w:pPr>
        <w:pStyle w:val="Code"/>
      </w:pPr>
      <w:r>
        <w:t>#define TRUE 1</w:t>
      </w:r>
    </w:p>
    <w:p w14:paraId="09976B6C" w14:textId="77777777" w:rsidR="00BB4D00" w:rsidRPr="00BF232B" w:rsidRDefault="00BB4D00" w:rsidP="00E80032">
      <w:pPr>
        <w:pStyle w:val="Code"/>
      </w:pPr>
      <w:r>
        <w:t>#define FALSE 0</w:t>
      </w:r>
    </w:p>
  </w:footnote>
  <w:footnote w:id="5">
    <w:p w14:paraId="1100CB01" w14:textId="77777777" w:rsidR="00BB4D00" w:rsidRDefault="00BB4D00"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BB4D00" w:rsidRDefault="00BB4D00" w:rsidP="00E80032">
      <w:r>
        <w:rPr>
          <w:rStyle w:val="Fotnotsreferens"/>
        </w:rPr>
        <w:footnoteRef/>
      </w:r>
      <w:r>
        <w:t xml:space="preserve"> Depending of the compiler and its warning level settings.</w:t>
      </w:r>
    </w:p>
  </w:footnote>
  <w:footnote w:id="7">
    <w:p w14:paraId="3D554D37" w14:textId="77777777" w:rsidR="00BB4D00" w:rsidRPr="004679D4" w:rsidRDefault="00BB4D00"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BB4D00" w:rsidRPr="00C03AB7" w:rsidRDefault="00BB4D00"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BB4D00" w:rsidRPr="000C5114" w:rsidRDefault="00BB4D00"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BB4D00" w:rsidRPr="002343ED" w:rsidRDefault="00BB4D00"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BB4D00" w:rsidRDefault="00BB4D00" w:rsidP="00E80032">
      <w:r>
        <w:rPr>
          <w:rStyle w:val="Fotnotsreferens"/>
        </w:rPr>
        <w:footnoteRef/>
      </w:r>
      <w:r>
        <w:t xml:space="preserve"> However, we have no knowledge about the actual address; it may be 10,000 or anything else.</w:t>
      </w:r>
    </w:p>
  </w:footnote>
  <w:footnote w:id="12">
    <w:p w14:paraId="575EFDCD" w14:textId="77777777" w:rsidR="00BB4D00" w:rsidRPr="009B0162" w:rsidRDefault="00BB4D00"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BB4D00" w:rsidRDefault="00BB4D00"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BB4D00" w:rsidRDefault="00BB4D00"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BB4D00" w:rsidRPr="00E554CC" w:rsidRDefault="00BB4D00"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BB4D00" w:rsidRPr="00391B01" w:rsidRDefault="00BB4D00"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BB4D00" w:rsidRDefault="00BB4D00"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BB4D00" w:rsidRDefault="00BB4D00"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BB4D00" w:rsidRDefault="00BB4D00" w:rsidP="00E80032">
      <w:r>
        <w:rPr>
          <w:rStyle w:val="Fotnotsreferens"/>
        </w:rPr>
        <w:footnoteRef/>
      </w:r>
      <w:r>
        <w:t xml:space="preserve"> There is no rational explanation, just accept it.</w:t>
      </w:r>
    </w:p>
  </w:footnote>
  <w:footnote w:id="20">
    <w:p w14:paraId="0B9FD0C4" w14:textId="77777777" w:rsidR="00BB4D00" w:rsidRDefault="00BB4D00"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BB4D00" w:rsidRPr="00EF01A1" w:rsidRDefault="00BB4D00"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BB4D00" w:rsidRPr="008655EC" w:rsidRDefault="00BB4D00"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437A63"/>
    <w:multiLevelType w:val="hybridMultilevel"/>
    <w:tmpl w:val="003EB1C2"/>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F8D5228"/>
    <w:multiLevelType w:val="hybridMultilevel"/>
    <w:tmpl w:val="13EEF7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6"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9"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2"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5"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7"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1C2C6AD8"/>
    <w:multiLevelType w:val="multilevel"/>
    <w:tmpl w:val="A164F7E6"/>
    <w:numStyleLink w:val="Heading"/>
  </w:abstractNum>
  <w:abstractNum w:abstractNumId="39" w15:restartNumberingAfterBreak="0">
    <w:nsid w:val="1CA76E12"/>
    <w:multiLevelType w:val="multilevel"/>
    <w:tmpl w:val="A164F7E6"/>
    <w:numStyleLink w:val="Heading"/>
  </w:abstractNum>
  <w:abstractNum w:abstractNumId="40"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6"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8"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D7C3186"/>
    <w:multiLevelType w:val="hybridMultilevel"/>
    <w:tmpl w:val="31806D2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3240777C"/>
    <w:multiLevelType w:val="multilevel"/>
    <w:tmpl w:val="A164F7E6"/>
    <w:numStyleLink w:val="Heading"/>
  </w:abstractNum>
  <w:abstractNum w:abstractNumId="53"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5"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7"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9"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1"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3E61B8E"/>
    <w:multiLevelType w:val="multilevel"/>
    <w:tmpl w:val="A164F7E6"/>
    <w:numStyleLink w:val="Heading"/>
  </w:abstractNum>
  <w:abstractNum w:abstractNumId="63"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5"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7"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9"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70"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1"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2"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6"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8"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9"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3"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7" w15:restartNumberingAfterBreak="0">
    <w:nsid w:val="68915423"/>
    <w:multiLevelType w:val="multilevel"/>
    <w:tmpl w:val="A164F7E6"/>
    <w:numStyleLink w:val="Heading"/>
  </w:abstractNum>
  <w:abstractNum w:abstractNumId="88"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9" w15:restartNumberingAfterBreak="0">
    <w:nsid w:val="692B52DB"/>
    <w:multiLevelType w:val="multilevel"/>
    <w:tmpl w:val="A164F7E6"/>
    <w:numStyleLink w:val="Heading"/>
  </w:abstractNum>
  <w:abstractNum w:abstractNumId="90"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2" w15:restartNumberingAfterBreak="0">
    <w:nsid w:val="723108DF"/>
    <w:multiLevelType w:val="hybridMultilevel"/>
    <w:tmpl w:val="E188DA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3"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5"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8"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9"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50"/>
  </w:num>
  <w:num w:numId="2">
    <w:abstractNumId w:val="61"/>
  </w:num>
  <w:num w:numId="3">
    <w:abstractNumId w:val="33"/>
  </w:num>
  <w:num w:numId="4">
    <w:abstractNumId w:val="24"/>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8"/>
  </w:num>
  <w:num w:numId="7">
    <w:abstractNumId w:val="62"/>
  </w:num>
  <w:num w:numId="8">
    <w:abstractNumId w:val="89"/>
  </w:num>
  <w:num w:numId="9">
    <w:abstractNumId w:val="52"/>
  </w:num>
  <w:num w:numId="10">
    <w:abstractNumId w:val="39"/>
  </w:num>
  <w:num w:numId="11">
    <w:abstractNumId w:val="87"/>
  </w:num>
  <w:num w:numId="12">
    <w:abstractNumId w:val="38"/>
  </w:num>
  <w:num w:numId="1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5"/>
  </w:num>
  <w:num w:numId="31">
    <w:abstractNumId w:val="13"/>
  </w:num>
  <w:num w:numId="32">
    <w:abstractNumId w:val="100"/>
  </w:num>
  <w:num w:numId="33">
    <w:abstractNumId w:val="63"/>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8"/>
  </w:num>
  <w:num w:numId="42">
    <w:abstractNumId w:val="46"/>
  </w:num>
  <w:num w:numId="43">
    <w:abstractNumId w:val="47"/>
  </w:num>
  <w:num w:numId="44">
    <w:abstractNumId w:val="82"/>
  </w:num>
  <w:num w:numId="45">
    <w:abstractNumId w:val="88"/>
  </w:num>
  <w:num w:numId="46">
    <w:abstractNumId w:val="56"/>
  </w:num>
  <w:num w:numId="47">
    <w:abstractNumId w:val="69"/>
  </w:num>
  <w:num w:numId="48">
    <w:abstractNumId w:val="11"/>
  </w:num>
  <w:num w:numId="49">
    <w:abstractNumId w:val="18"/>
  </w:num>
  <w:num w:numId="50">
    <w:abstractNumId w:val="60"/>
  </w:num>
  <w:num w:numId="51">
    <w:abstractNumId w:val="10"/>
  </w:num>
  <w:num w:numId="52">
    <w:abstractNumId w:val="97"/>
  </w:num>
  <w:num w:numId="53">
    <w:abstractNumId w:val="84"/>
  </w:num>
  <w:num w:numId="54">
    <w:abstractNumId w:val="34"/>
  </w:num>
  <w:num w:numId="55">
    <w:abstractNumId w:val="73"/>
  </w:num>
  <w:num w:numId="56">
    <w:abstractNumId w:val="19"/>
  </w:num>
  <w:num w:numId="57">
    <w:abstractNumId w:val="91"/>
  </w:num>
  <w:num w:numId="58">
    <w:abstractNumId w:val="37"/>
  </w:num>
  <w:num w:numId="59">
    <w:abstractNumId w:val="16"/>
  </w:num>
  <w:num w:numId="60">
    <w:abstractNumId w:val="64"/>
  </w:num>
  <w:num w:numId="61">
    <w:abstractNumId w:val="64"/>
    <w:lvlOverride w:ilvl="0">
      <w:startOverride w:val="1"/>
    </w:lvlOverride>
  </w:num>
  <w:num w:numId="62">
    <w:abstractNumId w:val="64"/>
    <w:lvlOverride w:ilvl="0">
      <w:startOverride w:val="1"/>
    </w:lvlOverride>
  </w:num>
  <w:num w:numId="63">
    <w:abstractNumId w:val="64"/>
    <w:lvlOverride w:ilvl="0">
      <w:startOverride w:val="1"/>
    </w:lvlOverride>
  </w:num>
  <w:num w:numId="64">
    <w:abstractNumId w:val="64"/>
    <w:lvlOverride w:ilvl="0">
      <w:startOverride w:val="1"/>
    </w:lvlOverride>
  </w:num>
  <w:num w:numId="65">
    <w:abstractNumId w:val="36"/>
  </w:num>
  <w:num w:numId="66">
    <w:abstractNumId w:val="51"/>
  </w:num>
  <w:num w:numId="67">
    <w:abstractNumId w:val="29"/>
  </w:num>
  <w:num w:numId="68">
    <w:abstractNumId w:val="98"/>
  </w:num>
  <w:num w:numId="69">
    <w:abstractNumId w:val="41"/>
  </w:num>
  <w:num w:numId="70">
    <w:abstractNumId w:val="27"/>
  </w:num>
  <w:num w:numId="71">
    <w:abstractNumId w:val="86"/>
  </w:num>
  <w:num w:numId="72">
    <w:abstractNumId w:val="26"/>
  </w:num>
  <w:num w:numId="73">
    <w:abstractNumId w:val="81"/>
  </w:num>
  <w:num w:numId="74">
    <w:abstractNumId w:val="53"/>
  </w:num>
  <w:num w:numId="75">
    <w:abstractNumId w:val="14"/>
  </w:num>
  <w:num w:numId="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5"/>
  </w:num>
  <w:num w:numId="81">
    <w:abstractNumId w:val="77"/>
  </w:num>
  <w:num w:numId="82">
    <w:abstractNumId w:val="65"/>
  </w:num>
  <w:num w:numId="83">
    <w:abstractNumId w:val="72"/>
  </w:num>
  <w:num w:numId="84">
    <w:abstractNumId w:val="30"/>
  </w:num>
  <w:num w:numId="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5"/>
  </w:num>
  <w:num w:numId="88">
    <w:abstractNumId w:val="96"/>
  </w:num>
  <w:num w:numId="89">
    <w:abstractNumId w:val="79"/>
  </w:num>
  <w:num w:numId="90">
    <w:abstractNumId w:val="93"/>
  </w:num>
  <w:num w:numId="91">
    <w:abstractNumId w:val="20"/>
  </w:num>
  <w:num w:numId="92">
    <w:abstractNumId w:val="25"/>
  </w:num>
  <w:num w:numId="93">
    <w:abstractNumId w:val="57"/>
  </w:num>
  <w:num w:numId="94">
    <w:abstractNumId w:val="15"/>
  </w:num>
  <w:num w:numId="95">
    <w:abstractNumId w:val="42"/>
  </w:num>
  <w:num w:numId="96">
    <w:abstractNumId w:val="59"/>
  </w:num>
  <w:num w:numId="9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3"/>
  </w:num>
  <w:num w:numId="100">
    <w:abstractNumId w:val="80"/>
  </w:num>
  <w:num w:numId="101">
    <w:abstractNumId w:val="76"/>
  </w:num>
  <w:num w:numId="102">
    <w:abstractNumId w:val="99"/>
  </w:num>
  <w:num w:numId="103">
    <w:abstractNumId w:val="35"/>
  </w:num>
  <w:num w:numId="104">
    <w:abstractNumId w:val="48"/>
  </w:num>
  <w:num w:numId="105">
    <w:abstractNumId w:val="22"/>
  </w:num>
  <w:num w:numId="106">
    <w:abstractNumId w:val="74"/>
  </w:num>
  <w:num w:numId="10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4"/>
  </w:num>
  <w:num w:numId="109">
    <w:abstractNumId w:val="40"/>
  </w:num>
  <w:num w:numId="1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71"/>
  </w:num>
  <w:num w:numId="1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8"/>
  </w:num>
  <w:num w:numId="1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3"/>
  </w:num>
  <w:num w:numId="1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8"/>
  </w:num>
  <w:num w:numId="1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8"/>
  </w:num>
  <w:num w:numId="1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4"/>
  </w:num>
  <w:num w:numId="13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5"/>
  </w:num>
  <w:num w:numId="141">
    <w:abstractNumId w:val="94"/>
  </w:num>
  <w:num w:numId="142">
    <w:abstractNumId w:val="67"/>
  </w:num>
  <w:num w:numId="143">
    <w:abstractNumId w:val="22"/>
  </w:num>
  <w:num w:numId="144">
    <w:abstractNumId w:val="74"/>
  </w:num>
  <w:num w:numId="14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30"/>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5"/>
  </w:num>
  <w:num w:numId="16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6"/>
  </w:num>
  <w:num w:numId="163">
    <w:abstractNumId w:val="78"/>
  </w:num>
  <w:num w:numId="1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1"/>
  </w:num>
  <w:num w:numId="166">
    <w:abstractNumId w:val="90"/>
  </w:num>
  <w:num w:numId="16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70"/>
  </w:num>
  <w:num w:numId="17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2"/>
  </w:num>
  <w:num w:numId="17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49"/>
  </w:num>
  <w:num w:numId="1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23"/>
  </w:num>
  <w:num w:numId="178">
    <w:abstractNumId w:val="92"/>
  </w:num>
  <w:num w:numId="1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17"/>
  </w:num>
  <w:num w:numId="18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661"/>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A2F"/>
    <w:rsid w:val="00011CD9"/>
    <w:rsid w:val="00012070"/>
    <w:rsid w:val="00012102"/>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C28"/>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83"/>
    <w:rsid w:val="000233CE"/>
    <w:rsid w:val="00023970"/>
    <w:rsid w:val="00023A45"/>
    <w:rsid w:val="00023AC8"/>
    <w:rsid w:val="00023E71"/>
    <w:rsid w:val="00024000"/>
    <w:rsid w:val="000240DA"/>
    <w:rsid w:val="000242A0"/>
    <w:rsid w:val="00024666"/>
    <w:rsid w:val="000246B2"/>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537"/>
    <w:rsid w:val="0003065C"/>
    <w:rsid w:val="000307A1"/>
    <w:rsid w:val="000309CA"/>
    <w:rsid w:val="00030A18"/>
    <w:rsid w:val="00030ADC"/>
    <w:rsid w:val="00030B86"/>
    <w:rsid w:val="00030D62"/>
    <w:rsid w:val="00030DA2"/>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D9B"/>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B54"/>
    <w:rsid w:val="00044D40"/>
    <w:rsid w:val="00044E8E"/>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0FF5"/>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1C9E"/>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CC8"/>
    <w:rsid w:val="00066DB5"/>
    <w:rsid w:val="00066DED"/>
    <w:rsid w:val="00066E1B"/>
    <w:rsid w:val="000671A5"/>
    <w:rsid w:val="00067453"/>
    <w:rsid w:val="000675D8"/>
    <w:rsid w:val="0006762F"/>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90A"/>
    <w:rsid w:val="00085C37"/>
    <w:rsid w:val="00085DA1"/>
    <w:rsid w:val="00085E01"/>
    <w:rsid w:val="00085FB8"/>
    <w:rsid w:val="000865C3"/>
    <w:rsid w:val="000866B0"/>
    <w:rsid w:val="000867A5"/>
    <w:rsid w:val="00086850"/>
    <w:rsid w:val="00086D1E"/>
    <w:rsid w:val="00086F7D"/>
    <w:rsid w:val="00087058"/>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1DB1"/>
    <w:rsid w:val="00092532"/>
    <w:rsid w:val="00092F20"/>
    <w:rsid w:val="00093020"/>
    <w:rsid w:val="000930BC"/>
    <w:rsid w:val="000931C5"/>
    <w:rsid w:val="000932AF"/>
    <w:rsid w:val="00093456"/>
    <w:rsid w:val="0009350E"/>
    <w:rsid w:val="000936A9"/>
    <w:rsid w:val="000936E6"/>
    <w:rsid w:val="00093C81"/>
    <w:rsid w:val="00093DEC"/>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359"/>
    <w:rsid w:val="00095406"/>
    <w:rsid w:val="000959B5"/>
    <w:rsid w:val="00095A4B"/>
    <w:rsid w:val="00095BB8"/>
    <w:rsid w:val="00095D59"/>
    <w:rsid w:val="00095E4F"/>
    <w:rsid w:val="00095E9A"/>
    <w:rsid w:val="00095F3F"/>
    <w:rsid w:val="0009639A"/>
    <w:rsid w:val="00096551"/>
    <w:rsid w:val="00096772"/>
    <w:rsid w:val="00096B35"/>
    <w:rsid w:val="00096B8C"/>
    <w:rsid w:val="00096BD5"/>
    <w:rsid w:val="00096C31"/>
    <w:rsid w:val="00096C4E"/>
    <w:rsid w:val="00097076"/>
    <w:rsid w:val="0009722F"/>
    <w:rsid w:val="00097230"/>
    <w:rsid w:val="00097305"/>
    <w:rsid w:val="000973EA"/>
    <w:rsid w:val="000978B3"/>
    <w:rsid w:val="00097F16"/>
    <w:rsid w:val="00097FF3"/>
    <w:rsid w:val="000A0238"/>
    <w:rsid w:val="000A036D"/>
    <w:rsid w:val="000A073D"/>
    <w:rsid w:val="000A0865"/>
    <w:rsid w:val="000A0AD9"/>
    <w:rsid w:val="000A0BB2"/>
    <w:rsid w:val="000A0C51"/>
    <w:rsid w:val="000A0D60"/>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26E"/>
    <w:rsid w:val="000A36AE"/>
    <w:rsid w:val="000A39CA"/>
    <w:rsid w:val="000A39F9"/>
    <w:rsid w:val="000A3A20"/>
    <w:rsid w:val="000A3A68"/>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6768"/>
    <w:rsid w:val="000A687C"/>
    <w:rsid w:val="000A6C5F"/>
    <w:rsid w:val="000A712F"/>
    <w:rsid w:val="000A7263"/>
    <w:rsid w:val="000A7340"/>
    <w:rsid w:val="000A7730"/>
    <w:rsid w:val="000A798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02C"/>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2B"/>
    <w:rsid w:val="000B4F48"/>
    <w:rsid w:val="000B51B9"/>
    <w:rsid w:val="000B5511"/>
    <w:rsid w:val="000B58AC"/>
    <w:rsid w:val="000B5A10"/>
    <w:rsid w:val="000B5A8F"/>
    <w:rsid w:val="000B5BAC"/>
    <w:rsid w:val="000B5DC4"/>
    <w:rsid w:val="000B6A9A"/>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9D"/>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ACF"/>
    <w:rsid w:val="000D4DA9"/>
    <w:rsid w:val="000D4EE8"/>
    <w:rsid w:val="000D4F10"/>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7D1"/>
    <w:rsid w:val="000E1834"/>
    <w:rsid w:val="000E18F2"/>
    <w:rsid w:val="000E24B4"/>
    <w:rsid w:val="000E2753"/>
    <w:rsid w:val="000E2D59"/>
    <w:rsid w:val="000E2FE5"/>
    <w:rsid w:val="000E3302"/>
    <w:rsid w:val="000E343D"/>
    <w:rsid w:val="000E3515"/>
    <w:rsid w:val="000E3B7B"/>
    <w:rsid w:val="000E3C5C"/>
    <w:rsid w:val="000E3E71"/>
    <w:rsid w:val="000E45F1"/>
    <w:rsid w:val="000E469A"/>
    <w:rsid w:val="000E47F8"/>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5A8"/>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A88"/>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470"/>
    <w:rsid w:val="0011476B"/>
    <w:rsid w:val="00114CBC"/>
    <w:rsid w:val="0011509C"/>
    <w:rsid w:val="0011515A"/>
    <w:rsid w:val="00115193"/>
    <w:rsid w:val="001151A9"/>
    <w:rsid w:val="0011557A"/>
    <w:rsid w:val="00115AE9"/>
    <w:rsid w:val="00115C40"/>
    <w:rsid w:val="00115DA7"/>
    <w:rsid w:val="00115E98"/>
    <w:rsid w:val="00116093"/>
    <w:rsid w:val="001160D7"/>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6B7"/>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49C1"/>
    <w:rsid w:val="0012554F"/>
    <w:rsid w:val="00125631"/>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E69"/>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2F7A"/>
    <w:rsid w:val="00133398"/>
    <w:rsid w:val="001335B8"/>
    <w:rsid w:val="00133A16"/>
    <w:rsid w:val="00133AC0"/>
    <w:rsid w:val="00133C35"/>
    <w:rsid w:val="00133CD0"/>
    <w:rsid w:val="0013417C"/>
    <w:rsid w:val="00134225"/>
    <w:rsid w:val="00134566"/>
    <w:rsid w:val="00134698"/>
    <w:rsid w:val="00134795"/>
    <w:rsid w:val="001348BD"/>
    <w:rsid w:val="00134AB7"/>
    <w:rsid w:val="00134C30"/>
    <w:rsid w:val="00134D63"/>
    <w:rsid w:val="00134DD7"/>
    <w:rsid w:val="00134E66"/>
    <w:rsid w:val="00134E76"/>
    <w:rsid w:val="00135597"/>
    <w:rsid w:val="00135C00"/>
    <w:rsid w:val="00135C11"/>
    <w:rsid w:val="00135D3C"/>
    <w:rsid w:val="00135E22"/>
    <w:rsid w:val="00135F7C"/>
    <w:rsid w:val="0013675B"/>
    <w:rsid w:val="00136962"/>
    <w:rsid w:val="00136B28"/>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4BC"/>
    <w:rsid w:val="00141651"/>
    <w:rsid w:val="00141682"/>
    <w:rsid w:val="001417C6"/>
    <w:rsid w:val="001417DE"/>
    <w:rsid w:val="00141B22"/>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EB0"/>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6A6"/>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CBD"/>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29E"/>
    <w:rsid w:val="00163535"/>
    <w:rsid w:val="001637B1"/>
    <w:rsid w:val="0016392C"/>
    <w:rsid w:val="001639A1"/>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B2B"/>
    <w:rsid w:val="00166C73"/>
    <w:rsid w:val="00166D12"/>
    <w:rsid w:val="00167978"/>
    <w:rsid w:val="00167A31"/>
    <w:rsid w:val="00167CFA"/>
    <w:rsid w:val="00167D8B"/>
    <w:rsid w:val="00167F97"/>
    <w:rsid w:val="00170065"/>
    <w:rsid w:val="00170227"/>
    <w:rsid w:val="001702F3"/>
    <w:rsid w:val="0017056B"/>
    <w:rsid w:val="00170650"/>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DCB"/>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2F"/>
    <w:rsid w:val="00176EBA"/>
    <w:rsid w:val="001770BF"/>
    <w:rsid w:val="0017732E"/>
    <w:rsid w:val="00177752"/>
    <w:rsid w:val="00177859"/>
    <w:rsid w:val="0017785E"/>
    <w:rsid w:val="00177957"/>
    <w:rsid w:val="00177C2B"/>
    <w:rsid w:val="00177C52"/>
    <w:rsid w:val="00177E9A"/>
    <w:rsid w:val="00180355"/>
    <w:rsid w:val="00180487"/>
    <w:rsid w:val="001804F9"/>
    <w:rsid w:val="001808A7"/>
    <w:rsid w:val="00180A30"/>
    <w:rsid w:val="00180A7B"/>
    <w:rsid w:val="00180C48"/>
    <w:rsid w:val="00180CD9"/>
    <w:rsid w:val="00180FFF"/>
    <w:rsid w:val="00181151"/>
    <w:rsid w:val="001811B8"/>
    <w:rsid w:val="001812FF"/>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BC1"/>
    <w:rsid w:val="00187D3B"/>
    <w:rsid w:val="001904EE"/>
    <w:rsid w:val="00190AC7"/>
    <w:rsid w:val="00190B45"/>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371"/>
    <w:rsid w:val="00193475"/>
    <w:rsid w:val="001934F7"/>
    <w:rsid w:val="0019354E"/>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682"/>
    <w:rsid w:val="001A07EF"/>
    <w:rsid w:val="001A08F5"/>
    <w:rsid w:val="001A099A"/>
    <w:rsid w:val="001A0AF0"/>
    <w:rsid w:val="001A0B43"/>
    <w:rsid w:val="001A0CDA"/>
    <w:rsid w:val="001A0E8D"/>
    <w:rsid w:val="001A10FB"/>
    <w:rsid w:val="001A124D"/>
    <w:rsid w:val="001A142C"/>
    <w:rsid w:val="001A1639"/>
    <w:rsid w:val="001A1671"/>
    <w:rsid w:val="001A174C"/>
    <w:rsid w:val="001A17D0"/>
    <w:rsid w:val="001A1BB8"/>
    <w:rsid w:val="001A1EBC"/>
    <w:rsid w:val="001A2322"/>
    <w:rsid w:val="001A246C"/>
    <w:rsid w:val="001A262A"/>
    <w:rsid w:val="001A2684"/>
    <w:rsid w:val="001A275E"/>
    <w:rsid w:val="001A2A45"/>
    <w:rsid w:val="001A2BB8"/>
    <w:rsid w:val="001A2BBA"/>
    <w:rsid w:val="001A2F5C"/>
    <w:rsid w:val="001A2FFF"/>
    <w:rsid w:val="001A30BA"/>
    <w:rsid w:val="001A30DF"/>
    <w:rsid w:val="001A3261"/>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36"/>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D2D"/>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69"/>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6F3"/>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8C"/>
    <w:rsid w:val="001C7EE3"/>
    <w:rsid w:val="001C7F1D"/>
    <w:rsid w:val="001D001C"/>
    <w:rsid w:val="001D005D"/>
    <w:rsid w:val="001D0129"/>
    <w:rsid w:val="001D098B"/>
    <w:rsid w:val="001D0A16"/>
    <w:rsid w:val="001D0D41"/>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0C"/>
    <w:rsid w:val="001D4DF2"/>
    <w:rsid w:val="001D4FEE"/>
    <w:rsid w:val="001D5527"/>
    <w:rsid w:val="001D573D"/>
    <w:rsid w:val="001D5C33"/>
    <w:rsid w:val="001D5CF3"/>
    <w:rsid w:val="001D60C8"/>
    <w:rsid w:val="001D63BE"/>
    <w:rsid w:val="001D63D6"/>
    <w:rsid w:val="001D6739"/>
    <w:rsid w:val="001D676B"/>
    <w:rsid w:val="001D6908"/>
    <w:rsid w:val="001D7010"/>
    <w:rsid w:val="001D73E2"/>
    <w:rsid w:val="001D78E8"/>
    <w:rsid w:val="001D7A2A"/>
    <w:rsid w:val="001D7AFE"/>
    <w:rsid w:val="001D7D66"/>
    <w:rsid w:val="001D7EC0"/>
    <w:rsid w:val="001E0007"/>
    <w:rsid w:val="001E0173"/>
    <w:rsid w:val="001E0645"/>
    <w:rsid w:val="001E094B"/>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4C2F"/>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BEC"/>
    <w:rsid w:val="001F4DB1"/>
    <w:rsid w:val="001F4F05"/>
    <w:rsid w:val="001F5000"/>
    <w:rsid w:val="001F51E2"/>
    <w:rsid w:val="001F5571"/>
    <w:rsid w:val="001F575C"/>
    <w:rsid w:val="001F57FD"/>
    <w:rsid w:val="001F5836"/>
    <w:rsid w:val="001F5CDA"/>
    <w:rsid w:val="001F5D57"/>
    <w:rsid w:val="001F62D0"/>
    <w:rsid w:val="001F6401"/>
    <w:rsid w:val="001F64AE"/>
    <w:rsid w:val="001F64F6"/>
    <w:rsid w:val="001F6539"/>
    <w:rsid w:val="001F6620"/>
    <w:rsid w:val="001F68E0"/>
    <w:rsid w:val="001F6A77"/>
    <w:rsid w:val="001F6E5C"/>
    <w:rsid w:val="001F6F83"/>
    <w:rsid w:val="001F7025"/>
    <w:rsid w:val="001F7068"/>
    <w:rsid w:val="001F745C"/>
    <w:rsid w:val="001F75A1"/>
    <w:rsid w:val="001F7665"/>
    <w:rsid w:val="001F7724"/>
    <w:rsid w:val="001F77D6"/>
    <w:rsid w:val="001F7C91"/>
    <w:rsid w:val="00200448"/>
    <w:rsid w:val="002005D3"/>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D5B"/>
    <w:rsid w:val="00213F94"/>
    <w:rsid w:val="0021437D"/>
    <w:rsid w:val="00214499"/>
    <w:rsid w:val="00214577"/>
    <w:rsid w:val="00214657"/>
    <w:rsid w:val="0021498D"/>
    <w:rsid w:val="00214A76"/>
    <w:rsid w:val="00214B10"/>
    <w:rsid w:val="00215100"/>
    <w:rsid w:val="00215429"/>
    <w:rsid w:val="002155DE"/>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173"/>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5C"/>
    <w:rsid w:val="00231B80"/>
    <w:rsid w:val="00231CFF"/>
    <w:rsid w:val="00231D8F"/>
    <w:rsid w:val="002324C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9A0"/>
    <w:rsid w:val="00242C7E"/>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B89"/>
    <w:rsid w:val="00251B98"/>
    <w:rsid w:val="00251D23"/>
    <w:rsid w:val="00252385"/>
    <w:rsid w:val="002523E5"/>
    <w:rsid w:val="00252523"/>
    <w:rsid w:val="00252F85"/>
    <w:rsid w:val="00253302"/>
    <w:rsid w:val="00253670"/>
    <w:rsid w:val="00253885"/>
    <w:rsid w:val="002538D4"/>
    <w:rsid w:val="00253A16"/>
    <w:rsid w:val="00253FD7"/>
    <w:rsid w:val="00254252"/>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2FF6"/>
    <w:rsid w:val="00263543"/>
    <w:rsid w:val="00263882"/>
    <w:rsid w:val="002638A8"/>
    <w:rsid w:val="00263D14"/>
    <w:rsid w:val="002640FE"/>
    <w:rsid w:val="0026414E"/>
    <w:rsid w:val="00264206"/>
    <w:rsid w:val="002643A6"/>
    <w:rsid w:val="002643B0"/>
    <w:rsid w:val="002648A1"/>
    <w:rsid w:val="00264A0D"/>
    <w:rsid w:val="002652BA"/>
    <w:rsid w:val="0026556E"/>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720"/>
    <w:rsid w:val="00267927"/>
    <w:rsid w:val="0026792B"/>
    <w:rsid w:val="00267A34"/>
    <w:rsid w:val="00267A58"/>
    <w:rsid w:val="00267B27"/>
    <w:rsid w:val="00267B8F"/>
    <w:rsid w:val="00267BC7"/>
    <w:rsid w:val="00267C81"/>
    <w:rsid w:val="00267D67"/>
    <w:rsid w:val="00267DCC"/>
    <w:rsid w:val="00267E85"/>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AA2"/>
    <w:rsid w:val="00275C40"/>
    <w:rsid w:val="00275E78"/>
    <w:rsid w:val="0027614D"/>
    <w:rsid w:val="00276163"/>
    <w:rsid w:val="00276387"/>
    <w:rsid w:val="00276390"/>
    <w:rsid w:val="00276604"/>
    <w:rsid w:val="0027686B"/>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02F"/>
    <w:rsid w:val="002829D7"/>
    <w:rsid w:val="00282B03"/>
    <w:rsid w:val="00282CA9"/>
    <w:rsid w:val="00282F22"/>
    <w:rsid w:val="00283127"/>
    <w:rsid w:val="002831E1"/>
    <w:rsid w:val="002833BE"/>
    <w:rsid w:val="002833E0"/>
    <w:rsid w:val="002838CF"/>
    <w:rsid w:val="00283EDA"/>
    <w:rsid w:val="00283FE5"/>
    <w:rsid w:val="00283FEA"/>
    <w:rsid w:val="0028418C"/>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3DF"/>
    <w:rsid w:val="00290B12"/>
    <w:rsid w:val="00290BD4"/>
    <w:rsid w:val="002914C7"/>
    <w:rsid w:val="00291B13"/>
    <w:rsid w:val="00291CF0"/>
    <w:rsid w:val="002920EC"/>
    <w:rsid w:val="00292108"/>
    <w:rsid w:val="00292460"/>
    <w:rsid w:val="0029261D"/>
    <w:rsid w:val="00292744"/>
    <w:rsid w:val="00292A67"/>
    <w:rsid w:val="00292E83"/>
    <w:rsid w:val="00292E97"/>
    <w:rsid w:val="00292FF1"/>
    <w:rsid w:val="0029308A"/>
    <w:rsid w:val="00293565"/>
    <w:rsid w:val="00293778"/>
    <w:rsid w:val="00293CEB"/>
    <w:rsid w:val="00294181"/>
    <w:rsid w:val="002942ED"/>
    <w:rsid w:val="002944B4"/>
    <w:rsid w:val="00294714"/>
    <w:rsid w:val="002948F7"/>
    <w:rsid w:val="002949A1"/>
    <w:rsid w:val="00294E6A"/>
    <w:rsid w:val="0029586B"/>
    <w:rsid w:val="0029596F"/>
    <w:rsid w:val="00295C85"/>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C8"/>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EB3"/>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7BC"/>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96A"/>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69E"/>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5C01"/>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E7B"/>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C"/>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5E32"/>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6D94"/>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B5C"/>
    <w:rsid w:val="00302CBC"/>
    <w:rsid w:val="00302D1E"/>
    <w:rsid w:val="003031D0"/>
    <w:rsid w:val="003039E9"/>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27C"/>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1A"/>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45A"/>
    <w:rsid w:val="0031759E"/>
    <w:rsid w:val="003175DB"/>
    <w:rsid w:val="00317998"/>
    <w:rsid w:val="00317AFD"/>
    <w:rsid w:val="00317C90"/>
    <w:rsid w:val="00317C94"/>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374"/>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0A77"/>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1B7"/>
    <w:rsid w:val="00333473"/>
    <w:rsid w:val="00333814"/>
    <w:rsid w:val="00333897"/>
    <w:rsid w:val="003338FE"/>
    <w:rsid w:val="00333AFA"/>
    <w:rsid w:val="00333B23"/>
    <w:rsid w:val="00333C18"/>
    <w:rsid w:val="00333CF3"/>
    <w:rsid w:val="00333DDB"/>
    <w:rsid w:val="00333E66"/>
    <w:rsid w:val="00333E98"/>
    <w:rsid w:val="00334311"/>
    <w:rsid w:val="00334684"/>
    <w:rsid w:val="00334E0F"/>
    <w:rsid w:val="00334EE3"/>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4B8"/>
    <w:rsid w:val="00337AFE"/>
    <w:rsid w:val="00337B1C"/>
    <w:rsid w:val="00337F95"/>
    <w:rsid w:val="003404E5"/>
    <w:rsid w:val="0034084D"/>
    <w:rsid w:val="0034088F"/>
    <w:rsid w:val="00340C02"/>
    <w:rsid w:val="00340D50"/>
    <w:rsid w:val="00340E58"/>
    <w:rsid w:val="00340E6F"/>
    <w:rsid w:val="003412DE"/>
    <w:rsid w:val="003417A3"/>
    <w:rsid w:val="003418CE"/>
    <w:rsid w:val="00341936"/>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6FF2"/>
    <w:rsid w:val="0034727F"/>
    <w:rsid w:val="003475AA"/>
    <w:rsid w:val="003476E7"/>
    <w:rsid w:val="00347866"/>
    <w:rsid w:val="0034798B"/>
    <w:rsid w:val="003479B8"/>
    <w:rsid w:val="00347C86"/>
    <w:rsid w:val="0035004C"/>
    <w:rsid w:val="003502A2"/>
    <w:rsid w:val="003507CE"/>
    <w:rsid w:val="00350894"/>
    <w:rsid w:val="00350BE9"/>
    <w:rsid w:val="00350DF3"/>
    <w:rsid w:val="00350EB1"/>
    <w:rsid w:val="00351433"/>
    <w:rsid w:val="00351448"/>
    <w:rsid w:val="0035190F"/>
    <w:rsid w:val="00351B11"/>
    <w:rsid w:val="00351F74"/>
    <w:rsid w:val="00351FD1"/>
    <w:rsid w:val="003522A7"/>
    <w:rsid w:val="0035240B"/>
    <w:rsid w:val="00352478"/>
    <w:rsid w:val="0035254F"/>
    <w:rsid w:val="00352719"/>
    <w:rsid w:val="003527B4"/>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1FF6"/>
    <w:rsid w:val="003624A3"/>
    <w:rsid w:val="003624CF"/>
    <w:rsid w:val="003624DF"/>
    <w:rsid w:val="00362668"/>
    <w:rsid w:val="003632C7"/>
    <w:rsid w:val="00363349"/>
    <w:rsid w:val="003634A2"/>
    <w:rsid w:val="003634B1"/>
    <w:rsid w:val="00363724"/>
    <w:rsid w:val="00363ABB"/>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0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B53"/>
    <w:rsid w:val="00377E87"/>
    <w:rsid w:val="00377FC6"/>
    <w:rsid w:val="00380022"/>
    <w:rsid w:val="00380086"/>
    <w:rsid w:val="003801E7"/>
    <w:rsid w:val="003805D7"/>
    <w:rsid w:val="003809A0"/>
    <w:rsid w:val="00380AB0"/>
    <w:rsid w:val="00380C33"/>
    <w:rsid w:val="00380D3F"/>
    <w:rsid w:val="00380D74"/>
    <w:rsid w:val="00380E1B"/>
    <w:rsid w:val="00380F15"/>
    <w:rsid w:val="0038110A"/>
    <w:rsid w:val="00381257"/>
    <w:rsid w:val="00381337"/>
    <w:rsid w:val="00381513"/>
    <w:rsid w:val="0038158E"/>
    <w:rsid w:val="00381678"/>
    <w:rsid w:val="003817BE"/>
    <w:rsid w:val="0038182D"/>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276"/>
    <w:rsid w:val="00392386"/>
    <w:rsid w:val="00392853"/>
    <w:rsid w:val="00392A00"/>
    <w:rsid w:val="00392BA4"/>
    <w:rsid w:val="00392BCA"/>
    <w:rsid w:val="00392BDC"/>
    <w:rsid w:val="00392CAA"/>
    <w:rsid w:val="00392E21"/>
    <w:rsid w:val="00393013"/>
    <w:rsid w:val="00393206"/>
    <w:rsid w:val="003932C0"/>
    <w:rsid w:val="00393394"/>
    <w:rsid w:val="00393801"/>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6E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4A"/>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1D"/>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6A"/>
    <w:rsid w:val="003B46D3"/>
    <w:rsid w:val="003B494F"/>
    <w:rsid w:val="003B4C4F"/>
    <w:rsid w:val="003B4C7F"/>
    <w:rsid w:val="003B4EA3"/>
    <w:rsid w:val="003B52E5"/>
    <w:rsid w:val="003B544E"/>
    <w:rsid w:val="003B593B"/>
    <w:rsid w:val="003B5BE3"/>
    <w:rsid w:val="003B5D53"/>
    <w:rsid w:val="003B5DC0"/>
    <w:rsid w:val="003B5E4D"/>
    <w:rsid w:val="003B5FDC"/>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29"/>
    <w:rsid w:val="003C11F7"/>
    <w:rsid w:val="003C15D9"/>
    <w:rsid w:val="003C1861"/>
    <w:rsid w:val="003C1AE5"/>
    <w:rsid w:val="003C1B10"/>
    <w:rsid w:val="003C1B8D"/>
    <w:rsid w:val="003C1C4C"/>
    <w:rsid w:val="003C1FC5"/>
    <w:rsid w:val="003C202A"/>
    <w:rsid w:val="003C2111"/>
    <w:rsid w:val="003C22BE"/>
    <w:rsid w:val="003C243A"/>
    <w:rsid w:val="003C2484"/>
    <w:rsid w:val="003C25C3"/>
    <w:rsid w:val="003C27CA"/>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930"/>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DC2"/>
    <w:rsid w:val="003D3E15"/>
    <w:rsid w:val="003D3E83"/>
    <w:rsid w:val="003D3E86"/>
    <w:rsid w:val="003D42E8"/>
    <w:rsid w:val="003D43C2"/>
    <w:rsid w:val="003D43CC"/>
    <w:rsid w:val="003D4D77"/>
    <w:rsid w:val="003D4DF5"/>
    <w:rsid w:val="003D4ED3"/>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39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7E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0FA9"/>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C4"/>
    <w:rsid w:val="003F2FE3"/>
    <w:rsid w:val="003F3461"/>
    <w:rsid w:val="003F34C8"/>
    <w:rsid w:val="003F35DC"/>
    <w:rsid w:val="003F3668"/>
    <w:rsid w:val="003F366C"/>
    <w:rsid w:val="003F3678"/>
    <w:rsid w:val="003F383A"/>
    <w:rsid w:val="003F416E"/>
    <w:rsid w:val="003F418E"/>
    <w:rsid w:val="003F41A2"/>
    <w:rsid w:val="003F44A5"/>
    <w:rsid w:val="003F4724"/>
    <w:rsid w:val="003F49C2"/>
    <w:rsid w:val="003F4B56"/>
    <w:rsid w:val="003F4BA1"/>
    <w:rsid w:val="003F4C61"/>
    <w:rsid w:val="003F4CBF"/>
    <w:rsid w:val="003F4DCB"/>
    <w:rsid w:val="003F502F"/>
    <w:rsid w:val="003F5071"/>
    <w:rsid w:val="003F52F5"/>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BCA"/>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ED2"/>
    <w:rsid w:val="00402F39"/>
    <w:rsid w:val="0040312D"/>
    <w:rsid w:val="00403224"/>
    <w:rsid w:val="004033BD"/>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AB"/>
    <w:rsid w:val="004066D2"/>
    <w:rsid w:val="00406B1E"/>
    <w:rsid w:val="00406F76"/>
    <w:rsid w:val="00406FA9"/>
    <w:rsid w:val="004071F5"/>
    <w:rsid w:val="00407929"/>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AE1"/>
    <w:rsid w:val="00433B37"/>
    <w:rsid w:val="004340F7"/>
    <w:rsid w:val="00434144"/>
    <w:rsid w:val="0043421B"/>
    <w:rsid w:val="00434322"/>
    <w:rsid w:val="00434370"/>
    <w:rsid w:val="0043444A"/>
    <w:rsid w:val="004349C2"/>
    <w:rsid w:val="00434C05"/>
    <w:rsid w:val="00434D3F"/>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E04"/>
    <w:rsid w:val="00441F69"/>
    <w:rsid w:val="00442030"/>
    <w:rsid w:val="00442192"/>
    <w:rsid w:val="004423CF"/>
    <w:rsid w:val="004424E6"/>
    <w:rsid w:val="00442586"/>
    <w:rsid w:val="00442644"/>
    <w:rsid w:val="0044266F"/>
    <w:rsid w:val="004428BB"/>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51D"/>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098"/>
    <w:rsid w:val="0045515B"/>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4B5"/>
    <w:rsid w:val="0045761E"/>
    <w:rsid w:val="00457645"/>
    <w:rsid w:val="004578C2"/>
    <w:rsid w:val="00460090"/>
    <w:rsid w:val="00460475"/>
    <w:rsid w:val="00460616"/>
    <w:rsid w:val="004606BF"/>
    <w:rsid w:val="004606E4"/>
    <w:rsid w:val="0046096F"/>
    <w:rsid w:val="00460A0A"/>
    <w:rsid w:val="00460F08"/>
    <w:rsid w:val="0046152E"/>
    <w:rsid w:val="0046153E"/>
    <w:rsid w:val="00461754"/>
    <w:rsid w:val="00461869"/>
    <w:rsid w:val="00461BDC"/>
    <w:rsid w:val="00461D8D"/>
    <w:rsid w:val="00461F57"/>
    <w:rsid w:val="00462138"/>
    <w:rsid w:val="0046223F"/>
    <w:rsid w:val="004624FA"/>
    <w:rsid w:val="004627DD"/>
    <w:rsid w:val="00462BF1"/>
    <w:rsid w:val="00462D0C"/>
    <w:rsid w:val="00462D47"/>
    <w:rsid w:val="0046300F"/>
    <w:rsid w:val="00463013"/>
    <w:rsid w:val="0046331D"/>
    <w:rsid w:val="00463520"/>
    <w:rsid w:val="00463A61"/>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095"/>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40F"/>
    <w:rsid w:val="00477426"/>
    <w:rsid w:val="004774EA"/>
    <w:rsid w:val="00477B6A"/>
    <w:rsid w:val="00477E73"/>
    <w:rsid w:val="00480021"/>
    <w:rsid w:val="004801C1"/>
    <w:rsid w:val="004801D9"/>
    <w:rsid w:val="00480332"/>
    <w:rsid w:val="0048034C"/>
    <w:rsid w:val="004807E2"/>
    <w:rsid w:val="0048084F"/>
    <w:rsid w:val="00480E5A"/>
    <w:rsid w:val="00480F7B"/>
    <w:rsid w:val="00481659"/>
    <w:rsid w:val="004817B0"/>
    <w:rsid w:val="004817D2"/>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5F"/>
    <w:rsid w:val="004846F8"/>
    <w:rsid w:val="00484997"/>
    <w:rsid w:val="00484AD7"/>
    <w:rsid w:val="00484AF0"/>
    <w:rsid w:val="00484F72"/>
    <w:rsid w:val="004851C9"/>
    <w:rsid w:val="00485385"/>
    <w:rsid w:val="004853AE"/>
    <w:rsid w:val="0048559C"/>
    <w:rsid w:val="004855AD"/>
    <w:rsid w:val="00485925"/>
    <w:rsid w:val="00485A24"/>
    <w:rsid w:val="00485CEA"/>
    <w:rsid w:val="00485E5E"/>
    <w:rsid w:val="00486128"/>
    <w:rsid w:val="004863CB"/>
    <w:rsid w:val="0048643C"/>
    <w:rsid w:val="00486C72"/>
    <w:rsid w:val="00486CE7"/>
    <w:rsid w:val="00486D61"/>
    <w:rsid w:val="004870A6"/>
    <w:rsid w:val="00487292"/>
    <w:rsid w:val="0048748B"/>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BE"/>
    <w:rsid w:val="004917EF"/>
    <w:rsid w:val="00491927"/>
    <w:rsid w:val="004919A7"/>
    <w:rsid w:val="00491CBC"/>
    <w:rsid w:val="00491CEF"/>
    <w:rsid w:val="00491FCF"/>
    <w:rsid w:val="004920BF"/>
    <w:rsid w:val="004920C0"/>
    <w:rsid w:val="004922D6"/>
    <w:rsid w:val="004926B1"/>
    <w:rsid w:val="004929EE"/>
    <w:rsid w:val="00492C75"/>
    <w:rsid w:val="00493008"/>
    <w:rsid w:val="0049303A"/>
    <w:rsid w:val="004932A4"/>
    <w:rsid w:val="004933A1"/>
    <w:rsid w:val="004935A1"/>
    <w:rsid w:val="00493DBF"/>
    <w:rsid w:val="00494193"/>
    <w:rsid w:val="004942AB"/>
    <w:rsid w:val="0049433C"/>
    <w:rsid w:val="00494404"/>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97FE3"/>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77"/>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387"/>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777"/>
    <w:rsid w:val="004B7A67"/>
    <w:rsid w:val="004B7BC0"/>
    <w:rsid w:val="004B7D11"/>
    <w:rsid w:val="004B7EF8"/>
    <w:rsid w:val="004B7F6D"/>
    <w:rsid w:val="004B7FDC"/>
    <w:rsid w:val="004C0028"/>
    <w:rsid w:val="004C03E6"/>
    <w:rsid w:val="004C050F"/>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162"/>
    <w:rsid w:val="004C5297"/>
    <w:rsid w:val="004C550E"/>
    <w:rsid w:val="004C5557"/>
    <w:rsid w:val="004C576D"/>
    <w:rsid w:val="004C587F"/>
    <w:rsid w:val="004C5B29"/>
    <w:rsid w:val="004C5DAE"/>
    <w:rsid w:val="004C610B"/>
    <w:rsid w:val="004C663F"/>
    <w:rsid w:val="004C6676"/>
    <w:rsid w:val="004C69FA"/>
    <w:rsid w:val="004C6B2B"/>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98"/>
    <w:rsid w:val="004D41A8"/>
    <w:rsid w:val="004D4254"/>
    <w:rsid w:val="004D46A8"/>
    <w:rsid w:val="004D46B3"/>
    <w:rsid w:val="004D4775"/>
    <w:rsid w:val="004D4883"/>
    <w:rsid w:val="004D4A36"/>
    <w:rsid w:val="004D4C39"/>
    <w:rsid w:val="004D4F24"/>
    <w:rsid w:val="004D52EF"/>
    <w:rsid w:val="004D5404"/>
    <w:rsid w:val="004D5460"/>
    <w:rsid w:val="004D57BE"/>
    <w:rsid w:val="004D5925"/>
    <w:rsid w:val="004D59A8"/>
    <w:rsid w:val="004D5DB0"/>
    <w:rsid w:val="004D5DB6"/>
    <w:rsid w:val="004D61C7"/>
    <w:rsid w:val="004D62EE"/>
    <w:rsid w:val="004D651F"/>
    <w:rsid w:val="004D6570"/>
    <w:rsid w:val="004D6608"/>
    <w:rsid w:val="004D6611"/>
    <w:rsid w:val="004D6783"/>
    <w:rsid w:val="004D688D"/>
    <w:rsid w:val="004D6A0D"/>
    <w:rsid w:val="004D71F5"/>
    <w:rsid w:val="004D725D"/>
    <w:rsid w:val="004D7299"/>
    <w:rsid w:val="004D75D7"/>
    <w:rsid w:val="004D7785"/>
    <w:rsid w:val="004D796F"/>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1E7"/>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8E3"/>
    <w:rsid w:val="004F0AB6"/>
    <w:rsid w:val="004F0C6A"/>
    <w:rsid w:val="004F0C90"/>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2DA9"/>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48B"/>
    <w:rsid w:val="0050082D"/>
    <w:rsid w:val="00500990"/>
    <w:rsid w:val="00500A53"/>
    <w:rsid w:val="00500BD5"/>
    <w:rsid w:val="00500D83"/>
    <w:rsid w:val="005010A3"/>
    <w:rsid w:val="00501575"/>
    <w:rsid w:val="00501C5A"/>
    <w:rsid w:val="00501C6E"/>
    <w:rsid w:val="00501D22"/>
    <w:rsid w:val="005020B9"/>
    <w:rsid w:val="005023C4"/>
    <w:rsid w:val="00502617"/>
    <w:rsid w:val="00502780"/>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2E"/>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9F0"/>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5DE"/>
    <w:rsid w:val="005206EE"/>
    <w:rsid w:val="00520878"/>
    <w:rsid w:val="0052091C"/>
    <w:rsid w:val="00520928"/>
    <w:rsid w:val="00520C76"/>
    <w:rsid w:val="00520FAA"/>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5EB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352"/>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6E7A"/>
    <w:rsid w:val="00537016"/>
    <w:rsid w:val="005375CE"/>
    <w:rsid w:val="00537E70"/>
    <w:rsid w:val="00537F21"/>
    <w:rsid w:val="00540432"/>
    <w:rsid w:val="0054070A"/>
    <w:rsid w:val="005407E5"/>
    <w:rsid w:val="00540888"/>
    <w:rsid w:val="00540938"/>
    <w:rsid w:val="0054095D"/>
    <w:rsid w:val="00540A8B"/>
    <w:rsid w:val="00540B32"/>
    <w:rsid w:val="00540C5D"/>
    <w:rsid w:val="00540D74"/>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D2"/>
    <w:rsid w:val="0054493C"/>
    <w:rsid w:val="00544D41"/>
    <w:rsid w:val="00545502"/>
    <w:rsid w:val="0054571A"/>
    <w:rsid w:val="00545865"/>
    <w:rsid w:val="00545E00"/>
    <w:rsid w:val="00545E32"/>
    <w:rsid w:val="00545E64"/>
    <w:rsid w:val="00545F3A"/>
    <w:rsid w:val="0054601E"/>
    <w:rsid w:val="00546026"/>
    <w:rsid w:val="0054620E"/>
    <w:rsid w:val="005462C2"/>
    <w:rsid w:val="00546370"/>
    <w:rsid w:val="00546412"/>
    <w:rsid w:val="00546944"/>
    <w:rsid w:val="00546A54"/>
    <w:rsid w:val="00546B42"/>
    <w:rsid w:val="00546C2B"/>
    <w:rsid w:val="00546EB3"/>
    <w:rsid w:val="00546F55"/>
    <w:rsid w:val="00546F83"/>
    <w:rsid w:val="00546FAB"/>
    <w:rsid w:val="00547045"/>
    <w:rsid w:val="005478DC"/>
    <w:rsid w:val="00547D64"/>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819"/>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8B4"/>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1FA6"/>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00"/>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69F"/>
    <w:rsid w:val="005867AE"/>
    <w:rsid w:val="005869AB"/>
    <w:rsid w:val="00586C7E"/>
    <w:rsid w:val="005870FD"/>
    <w:rsid w:val="00587100"/>
    <w:rsid w:val="005873BE"/>
    <w:rsid w:val="005874BA"/>
    <w:rsid w:val="005874BD"/>
    <w:rsid w:val="005878AD"/>
    <w:rsid w:val="005879B4"/>
    <w:rsid w:val="005879DD"/>
    <w:rsid w:val="00587AB2"/>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D8"/>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2B9"/>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5BD"/>
    <w:rsid w:val="005B369E"/>
    <w:rsid w:val="005B37F6"/>
    <w:rsid w:val="005B3826"/>
    <w:rsid w:val="005B3B39"/>
    <w:rsid w:val="005B3B4D"/>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375"/>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517"/>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E9F"/>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C69"/>
    <w:rsid w:val="005E4DB2"/>
    <w:rsid w:val="005E4E33"/>
    <w:rsid w:val="005E5293"/>
    <w:rsid w:val="005E54CB"/>
    <w:rsid w:val="005E5533"/>
    <w:rsid w:val="005E55F2"/>
    <w:rsid w:val="005E5A36"/>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170"/>
    <w:rsid w:val="005F132C"/>
    <w:rsid w:val="005F13B3"/>
    <w:rsid w:val="005F1558"/>
    <w:rsid w:val="005F15DE"/>
    <w:rsid w:val="005F161D"/>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1BD"/>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427"/>
    <w:rsid w:val="005F6533"/>
    <w:rsid w:val="005F682F"/>
    <w:rsid w:val="005F69A3"/>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5F2"/>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633"/>
    <w:rsid w:val="006149C4"/>
    <w:rsid w:val="00614B16"/>
    <w:rsid w:val="00614D15"/>
    <w:rsid w:val="00614D99"/>
    <w:rsid w:val="00614EB1"/>
    <w:rsid w:val="00614F45"/>
    <w:rsid w:val="0061501B"/>
    <w:rsid w:val="00615154"/>
    <w:rsid w:val="00615255"/>
    <w:rsid w:val="006152BF"/>
    <w:rsid w:val="00615A02"/>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DC0"/>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379"/>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27AAF"/>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042"/>
    <w:rsid w:val="006362EF"/>
    <w:rsid w:val="00636360"/>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EC"/>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685"/>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C28"/>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C19"/>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0A5"/>
    <w:rsid w:val="006565A3"/>
    <w:rsid w:val="006565BA"/>
    <w:rsid w:val="0065673C"/>
    <w:rsid w:val="00656920"/>
    <w:rsid w:val="00656A38"/>
    <w:rsid w:val="00656A9B"/>
    <w:rsid w:val="00657000"/>
    <w:rsid w:val="00657272"/>
    <w:rsid w:val="006576EF"/>
    <w:rsid w:val="00657C81"/>
    <w:rsid w:val="00657FBF"/>
    <w:rsid w:val="00660007"/>
    <w:rsid w:val="006601CE"/>
    <w:rsid w:val="006602BB"/>
    <w:rsid w:val="0066049D"/>
    <w:rsid w:val="0066115E"/>
    <w:rsid w:val="006613ED"/>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10F"/>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55"/>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018"/>
    <w:rsid w:val="0067615B"/>
    <w:rsid w:val="0067647C"/>
    <w:rsid w:val="0067659B"/>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28CD"/>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1C"/>
    <w:rsid w:val="006906BC"/>
    <w:rsid w:val="00690814"/>
    <w:rsid w:val="00690BB9"/>
    <w:rsid w:val="00690C82"/>
    <w:rsid w:val="00690CEA"/>
    <w:rsid w:val="00690F79"/>
    <w:rsid w:val="0069103B"/>
    <w:rsid w:val="006910A5"/>
    <w:rsid w:val="00691167"/>
    <w:rsid w:val="006911A7"/>
    <w:rsid w:val="006912D6"/>
    <w:rsid w:val="006916DE"/>
    <w:rsid w:val="00691BF2"/>
    <w:rsid w:val="00691DAD"/>
    <w:rsid w:val="00691E76"/>
    <w:rsid w:val="006920C8"/>
    <w:rsid w:val="0069239A"/>
    <w:rsid w:val="00692937"/>
    <w:rsid w:val="0069296B"/>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097"/>
    <w:rsid w:val="006A31DF"/>
    <w:rsid w:val="006A3456"/>
    <w:rsid w:val="006A35C6"/>
    <w:rsid w:val="006A36B8"/>
    <w:rsid w:val="006A37D4"/>
    <w:rsid w:val="006A3981"/>
    <w:rsid w:val="006A39B5"/>
    <w:rsid w:val="006A3A07"/>
    <w:rsid w:val="006A3C6A"/>
    <w:rsid w:val="006A3D35"/>
    <w:rsid w:val="006A40FC"/>
    <w:rsid w:val="006A4130"/>
    <w:rsid w:val="006A4185"/>
    <w:rsid w:val="006A42A5"/>
    <w:rsid w:val="006A434F"/>
    <w:rsid w:val="006A487F"/>
    <w:rsid w:val="006A4A8B"/>
    <w:rsid w:val="006A4A91"/>
    <w:rsid w:val="006A4F01"/>
    <w:rsid w:val="006A53FD"/>
    <w:rsid w:val="006A54E5"/>
    <w:rsid w:val="006A5695"/>
    <w:rsid w:val="006A58C2"/>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3C95"/>
    <w:rsid w:val="006C4041"/>
    <w:rsid w:val="006C40AE"/>
    <w:rsid w:val="006C417A"/>
    <w:rsid w:val="006C42B1"/>
    <w:rsid w:val="006C4342"/>
    <w:rsid w:val="006C4801"/>
    <w:rsid w:val="006C4C55"/>
    <w:rsid w:val="006C536D"/>
    <w:rsid w:val="006C56A6"/>
    <w:rsid w:val="006C5851"/>
    <w:rsid w:val="006C5A18"/>
    <w:rsid w:val="006C5AF5"/>
    <w:rsid w:val="006C5CCA"/>
    <w:rsid w:val="006C604C"/>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1AB"/>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5B"/>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787"/>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0A0"/>
    <w:rsid w:val="006F062C"/>
    <w:rsid w:val="006F073F"/>
    <w:rsid w:val="006F0ABE"/>
    <w:rsid w:val="006F10CE"/>
    <w:rsid w:val="006F13C0"/>
    <w:rsid w:val="006F14D0"/>
    <w:rsid w:val="006F181D"/>
    <w:rsid w:val="006F1D75"/>
    <w:rsid w:val="006F1D84"/>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0B2"/>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12"/>
    <w:rsid w:val="006F6842"/>
    <w:rsid w:val="006F6A04"/>
    <w:rsid w:val="006F7128"/>
    <w:rsid w:val="006F7257"/>
    <w:rsid w:val="006F739F"/>
    <w:rsid w:val="006F7492"/>
    <w:rsid w:val="006F75F9"/>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BA9"/>
    <w:rsid w:val="00703C11"/>
    <w:rsid w:val="00703CB0"/>
    <w:rsid w:val="00703D5D"/>
    <w:rsid w:val="0070404E"/>
    <w:rsid w:val="00704086"/>
    <w:rsid w:val="007042C2"/>
    <w:rsid w:val="0070438F"/>
    <w:rsid w:val="00704CF0"/>
    <w:rsid w:val="00705276"/>
    <w:rsid w:val="00705505"/>
    <w:rsid w:val="007058D4"/>
    <w:rsid w:val="00705BF0"/>
    <w:rsid w:val="00705DEB"/>
    <w:rsid w:val="00705E6F"/>
    <w:rsid w:val="0070626D"/>
    <w:rsid w:val="007062AB"/>
    <w:rsid w:val="00706485"/>
    <w:rsid w:val="00706A28"/>
    <w:rsid w:val="00706B08"/>
    <w:rsid w:val="00706C78"/>
    <w:rsid w:val="00706EC8"/>
    <w:rsid w:val="00706F0C"/>
    <w:rsid w:val="007071E3"/>
    <w:rsid w:val="00707457"/>
    <w:rsid w:val="007074C4"/>
    <w:rsid w:val="00707BB9"/>
    <w:rsid w:val="00707D84"/>
    <w:rsid w:val="00707F85"/>
    <w:rsid w:val="00710287"/>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4EA"/>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0F6"/>
    <w:rsid w:val="00721293"/>
    <w:rsid w:val="00721355"/>
    <w:rsid w:val="007215ED"/>
    <w:rsid w:val="00721ED6"/>
    <w:rsid w:val="00721F02"/>
    <w:rsid w:val="0072211D"/>
    <w:rsid w:val="0072264B"/>
    <w:rsid w:val="0072265A"/>
    <w:rsid w:val="00722A86"/>
    <w:rsid w:val="00722A9C"/>
    <w:rsid w:val="00722ABC"/>
    <w:rsid w:val="00722D18"/>
    <w:rsid w:val="0072303B"/>
    <w:rsid w:val="00723222"/>
    <w:rsid w:val="007232A3"/>
    <w:rsid w:val="00723401"/>
    <w:rsid w:val="00723715"/>
    <w:rsid w:val="00723722"/>
    <w:rsid w:val="00723C7E"/>
    <w:rsid w:val="0072418B"/>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5E3"/>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62"/>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809"/>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3B7"/>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C4"/>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93"/>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5D"/>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0"/>
    <w:rsid w:val="00762537"/>
    <w:rsid w:val="007627F2"/>
    <w:rsid w:val="0076289C"/>
    <w:rsid w:val="00762B89"/>
    <w:rsid w:val="00762B94"/>
    <w:rsid w:val="007630B3"/>
    <w:rsid w:val="00763285"/>
    <w:rsid w:val="0076336B"/>
    <w:rsid w:val="00763422"/>
    <w:rsid w:val="0076351A"/>
    <w:rsid w:val="0076353F"/>
    <w:rsid w:val="007635EF"/>
    <w:rsid w:val="00763BE4"/>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7A1"/>
    <w:rsid w:val="0076684B"/>
    <w:rsid w:val="007668C5"/>
    <w:rsid w:val="00766998"/>
    <w:rsid w:val="00766AFF"/>
    <w:rsid w:val="00766CCA"/>
    <w:rsid w:val="00766E75"/>
    <w:rsid w:val="00766F5D"/>
    <w:rsid w:val="00766F7D"/>
    <w:rsid w:val="00767125"/>
    <w:rsid w:val="0076718F"/>
    <w:rsid w:val="007672DD"/>
    <w:rsid w:val="00767911"/>
    <w:rsid w:val="00767DB7"/>
    <w:rsid w:val="00767E99"/>
    <w:rsid w:val="00767FA9"/>
    <w:rsid w:val="00770371"/>
    <w:rsid w:val="007705ED"/>
    <w:rsid w:val="0077087F"/>
    <w:rsid w:val="00770EB6"/>
    <w:rsid w:val="00770F82"/>
    <w:rsid w:val="007716F8"/>
    <w:rsid w:val="00771835"/>
    <w:rsid w:val="00771908"/>
    <w:rsid w:val="00771DCD"/>
    <w:rsid w:val="007721B9"/>
    <w:rsid w:val="007721FA"/>
    <w:rsid w:val="007724BF"/>
    <w:rsid w:val="00772608"/>
    <w:rsid w:val="00772727"/>
    <w:rsid w:val="00772864"/>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8D5"/>
    <w:rsid w:val="00777A04"/>
    <w:rsid w:val="00777CA7"/>
    <w:rsid w:val="00780029"/>
    <w:rsid w:val="007800D6"/>
    <w:rsid w:val="007802F5"/>
    <w:rsid w:val="0078035E"/>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48B"/>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2C2"/>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18B"/>
    <w:rsid w:val="007903CD"/>
    <w:rsid w:val="007906D8"/>
    <w:rsid w:val="00790797"/>
    <w:rsid w:val="007908D5"/>
    <w:rsid w:val="0079158F"/>
    <w:rsid w:val="00791909"/>
    <w:rsid w:val="0079190A"/>
    <w:rsid w:val="00791946"/>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131"/>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A7EF3"/>
    <w:rsid w:val="007B00D1"/>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ECD"/>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58D"/>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99"/>
    <w:rsid w:val="007B68A6"/>
    <w:rsid w:val="007B6A43"/>
    <w:rsid w:val="007B6A6C"/>
    <w:rsid w:val="007B6BE0"/>
    <w:rsid w:val="007B6ED0"/>
    <w:rsid w:val="007B6EDC"/>
    <w:rsid w:val="007B6FB2"/>
    <w:rsid w:val="007B72BA"/>
    <w:rsid w:val="007B7478"/>
    <w:rsid w:val="007B7650"/>
    <w:rsid w:val="007B76B6"/>
    <w:rsid w:val="007B780F"/>
    <w:rsid w:val="007B7A13"/>
    <w:rsid w:val="007B7C7D"/>
    <w:rsid w:val="007B7EB6"/>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5B9"/>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01"/>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78"/>
    <w:rsid w:val="007E02A9"/>
    <w:rsid w:val="007E07E9"/>
    <w:rsid w:val="007E082A"/>
    <w:rsid w:val="007E0C80"/>
    <w:rsid w:val="007E0CC8"/>
    <w:rsid w:val="007E1045"/>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72"/>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45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535"/>
    <w:rsid w:val="00820680"/>
    <w:rsid w:val="00820813"/>
    <w:rsid w:val="0082090B"/>
    <w:rsid w:val="00820F58"/>
    <w:rsid w:val="00820FA5"/>
    <w:rsid w:val="00820FD9"/>
    <w:rsid w:val="00821169"/>
    <w:rsid w:val="0082123D"/>
    <w:rsid w:val="008216BA"/>
    <w:rsid w:val="00821723"/>
    <w:rsid w:val="0082184E"/>
    <w:rsid w:val="00821A90"/>
    <w:rsid w:val="00821D0F"/>
    <w:rsid w:val="00821E7E"/>
    <w:rsid w:val="008223BF"/>
    <w:rsid w:val="00822659"/>
    <w:rsid w:val="0082285B"/>
    <w:rsid w:val="0082298E"/>
    <w:rsid w:val="00822DB1"/>
    <w:rsid w:val="00822DF6"/>
    <w:rsid w:val="008234C7"/>
    <w:rsid w:val="00823DFC"/>
    <w:rsid w:val="00823EFE"/>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5EB1"/>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DCF"/>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2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296"/>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47"/>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466"/>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01E"/>
    <w:rsid w:val="008930FF"/>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34F"/>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DAF"/>
    <w:rsid w:val="008A5E7C"/>
    <w:rsid w:val="008A6229"/>
    <w:rsid w:val="008A6420"/>
    <w:rsid w:val="008A6473"/>
    <w:rsid w:val="008A6673"/>
    <w:rsid w:val="008A6754"/>
    <w:rsid w:val="008A68FA"/>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D5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3F6"/>
    <w:rsid w:val="008B5419"/>
    <w:rsid w:val="008B56E5"/>
    <w:rsid w:val="008B5778"/>
    <w:rsid w:val="008B59A3"/>
    <w:rsid w:val="008B5B58"/>
    <w:rsid w:val="008B5C17"/>
    <w:rsid w:val="008B5CB1"/>
    <w:rsid w:val="008B5F17"/>
    <w:rsid w:val="008B6297"/>
    <w:rsid w:val="008B62B3"/>
    <w:rsid w:val="008B6323"/>
    <w:rsid w:val="008B63E0"/>
    <w:rsid w:val="008B66FE"/>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B20"/>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02B"/>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0E76"/>
    <w:rsid w:val="008E104B"/>
    <w:rsid w:val="008E10E3"/>
    <w:rsid w:val="008E1372"/>
    <w:rsid w:val="008E15B0"/>
    <w:rsid w:val="008E165F"/>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DD7"/>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943"/>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71A"/>
    <w:rsid w:val="00903954"/>
    <w:rsid w:val="00903B85"/>
    <w:rsid w:val="00903DBA"/>
    <w:rsid w:val="00903ED0"/>
    <w:rsid w:val="00903F63"/>
    <w:rsid w:val="0090411D"/>
    <w:rsid w:val="009041AF"/>
    <w:rsid w:val="00904226"/>
    <w:rsid w:val="0090451C"/>
    <w:rsid w:val="009046E4"/>
    <w:rsid w:val="00904833"/>
    <w:rsid w:val="0090491B"/>
    <w:rsid w:val="00904934"/>
    <w:rsid w:val="00904A61"/>
    <w:rsid w:val="00904B6E"/>
    <w:rsid w:val="00904C1F"/>
    <w:rsid w:val="009051A0"/>
    <w:rsid w:val="009055CE"/>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35E"/>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81F"/>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CB4"/>
    <w:rsid w:val="009210DB"/>
    <w:rsid w:val="009210E3"/>
    <w:rsid w:val="0092131D"/>
    <w:rsid w:val="009213D8"/>
    <w:rsid w:val="009213F6"/>
    <w:rsid w:val="00921465"/>
    <w:rsid w:val="00921912"/>
    <w:rsid w:val="00921AFD"/>
    <w:rsid w:val="00921B08"/>
    <w:rsid w:val="00921E11"/>
    <w:rsid w:val="00921FE1"/>
    <w:rsid w:val="0092204C"/>
    <w:rsid w:val="0092211B"/>
    <w:rsid w:val="0092214B"/>
    <w:rsid w:val="0092218F"/>
    <w:rsid w:val="009221DC"/>
    <w:rsid w:val="009225BC"/>
    <w:rsid w:val="0092263B"/>
    <w:rsid w:val="00922691"/>
    <w:rsid w:val="00922736"/>
    <w:rsid w:val="00922AE8"/>
    <w:rsid w:val="00922EE3"/>
    <w:rsid w:val="00923097"/>
    <w:rsid w:val="00923212"/>
    <w:rsid w:val="009238D7"/>
    <w:rsid w:val="009239EB"/>
    <w:rsid w:val="00923AF3"/>
    <w:rsid w:val="00924172"/>
    <w:rsid w:val="009245B1"/>
    <w:rsid w:val="009245C0"/>
    <w:rsid w:val="009246C6"/>
    <w:rsid w:val="009246D5"/>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531"/>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72B"/>
    <w:rsid w:val="0093492E"/>
    <w:rsid w:val="00934B7B"/>
    <w:rsid w:val="00935352"/>
    <w:rsid w:val="009358AA"/>
    <w:rsid w:val="00935B00"/>
    <w:rsid w:val="00935C38"/>
    <w:rsid w:val="00935F07"/>
    <w:rsid w:val="00936096"/>
    <w:rsid w:val="0093615E"/>
    <w:rsid w:val="009362C5"/>
    <w:rsid w:val="009366F4"/>
    <w:rsid w:val="00936BCF"/>
    <w:rsid w:val="00937057"/>
    <w:rsid w:val="009370E5"/>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9E8"/>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5C7"/>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C3C"/>
    <w:rsid w:val="00953E34"/>
    <w:rsid w:val="00953E88"/>
    <w:rsid w:val="00953E93"/>
    <w:rsid w:val="00953F11"/>
    <w:rsid w:val="009540AE"/>
    <w:rsid w:val="009543D3"/>
    <w:rsid w:val="0095458E"/>
    <w:rsid w:val="0095481A"/>
    <w:rsid w:val="00954A8F"/>
    <w:rsid w:val="00954D25"/>
    <w:rsid w:val="00954DD6"/>
    <w:rsid w:val="00954FF2"/>
    <w:rsid w:val="009555EA"/>
    <w:rsid w:val="00955B61"/>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2FF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090"/>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02C"/>
    <w:rsid w:val="00973170"/>
    <w:rsid w:val="009731CA"/>
    <w:rsid w:val="00973292"/>
    <w:rsid w:val="009733C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C44"/>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53"/>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469"/>
    <w:rsid w:val="00986814"/>
    <w:rsid w:val="0098706D"/>
    <w:rsid w:val="0098730B"/>
    <w:rsid w:val="00987616"/>
    <w:rsid w:val="00987634"/>
    <w:rsid w:val="009903D0"/>
    <w:rsid w:val="009904BD"/>
    <w:rsid w:val="0099051B"/>
    <w:rsid w:val="00990749"/>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AC8"/>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06C"/>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6DF"/>
    <w:rsid w:val="009A1DBF"/>
    <w:rsid w:val="009A1E95"/>
    <w:rsid w:val="009A2988"/>
    <w:rsid w:val="009A29BB"/>
    <w:rsid w:val="009A2C29"/>
    <w:rsid w:val="009A2F8F"/>
    <w:rsid w:val="009A3075"/>
    <w:rsid w:val="009A308F"/>
    <w:rsid w:val="009A320C"/>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7F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C27"/>
    <w:rsid w:val="009C3E71"/>
    <w:rsid w:val="009C3EA9"/>
    <w:rsid w:val="009C3F06"/>
    <w:rsid w:val="009C3FA1"/>
    <w:rsid w:val="009C410A"/>
    <w:rsid w:val="009C4283"/>
    <w:rsid w:val="009C4686"/>
    <w:rsid w:val="009C48CD"/>
    <w:rsid w:val="009C4B53"/>
    <w:rsid w:val="009C4D22"/>
    <w:rsid w:val="009C4EF7"/>
    <w:rsid w:val="009C5120"/>
    <w:rsid w:val="009C5176"/>
    <w:rsid w:val="009C5437"/>
    <w:rsid w:val="009C5475"/>
    <w:rsid w:val="009C54DF"/>
    <w:rsid w:val="009C5516"/>
    <w:rsid w:val="009C5B8F"/>
    <w:rsid w:val="009C5BA8"/>
    <w:rsid w:val="009C5D33"/>
    <w:rsid w:val="009C6719"/>
    <w:rsid w:val="009C6734"/>
    <w:rsid w:val="009C6AA8"/>
    <w:rsid w:val="009C6B01"/>
    <w:rsid w:val="009C6CF2"/>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992"/>
    <w:rsid w:val="009D39EE"/>
    <w:rsid w:val="009D3A2E"/>
    <w:rsid w:val="009D3B17"/>
    <w:rsid w:val="009D3BAB"/>
    <w:rsid w:val="009D3CB0"/>
    <w:rsid w:val="009D3D28"/>
    <w:rsid w:val="009D3E67"/>
    <w:rsid w:val="009D3EA8"/>
    <w:rsid w:val="009D3EB8"/>
    <w:rsid w:val="009D3F12"/>
    <w:rsid w:val="009D3F9C"/>
    <w:rsid w:val="009D40E8"/>
    <w:rsid w:val="009D4116"/>
    <w:rsid w:val="009D42F2"/>
    <w:rsid w:val="009D476B"/>
    <w:rsid w:val="009D4820"/>
    <w:rsid w:val="009D4AAB"/>
    <w:rsid w:val="009D4D35"/>
    <w:rsid w:val="009D4E10"/>
    <w:rsid w:val="009D4FC3"/>
    <w:rsid w:val="009D53B6"/>
    <w:rsid w:val="009D541A"/>
    <w:rsid w:val="009D5430"/>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936"/>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2C"/>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6E3D"/>
    <w:rsid w:val="009F71A1"/>
    <w:rsid w:val="009F769A"/>
    <w:rsid w:val="009F76D0"/>
    <w:rsid w:val="009F776C"/>
    <w:rsid w:val="009F7A62"/>
    <w:rsid w:val="009F7A6C"/>
    <w:rsid w:val="009F7D3A"/>
    <w:rsid w:val="009F7FB4"/>
    <w:rsid w:val="009F7FC7"/>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131"/>
    <w:rsid w:val="00A0551D"/>
    <w:rsid w:val="00A05638"/>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12F"/>
    <w:rsid w:val="00A1548B"/>
    <w:rsid w:val="00A155F3"/>
    <w:rsid w:val="00A156FA"/>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36F"/>
    <w:rsid w:val="00A20B1A"/>
    <w:rsid w:val="00A20DC1"/>
    <w:rsid w:val="00A20FEF"/>
    <w:rsid w:val="00A2111D"/>
    <w:rsid w:val="00A212DC"/>
    <w:rsid w:val="00A21459"/>
    <w:rsid w:val="00A21466"/>
    <w:rsid w:val="00A2168D"/>
    <w:rsid w:val="00A21A43"/>
    <w:rsid w:val="00A21D80"/>
    <w:rsid w:val="00A2249D"/>
    <w:rsid w:val="00A22801"/>
    <w:rsid w:val="00A23093"/>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378"/>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4C5"/>
    <w:rsid w:val="00A36B31"/>
    <w:rsid w:val="00A36C5C"/>
    <w:rsid w:val="00A36E3F"/>
    <w:rsid w:val="00A36F85"/>
    <w:rsid w:val="00A3704E"/>
    <w:rsid w:val="00A3790C"/>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0B"/>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05E"/>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52A"/>
    <w:rsid w:val="00A5166E"/>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97A"/>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A47"/>
    <w:rsid w:val="00A56BA2"/>
    <w:rsid w:val="00A56CC5"/>
    <w:rsid w:val="00A56E55"/>
    <w:rsid w:val="00A56FB4"/>
    <w:rsid w:val="00A570CD"/>
    <w:rsid w:val="00A573B0"/>
    <w:rsid w:val="00A57942"/>
    <w:rsid w:val="00A57A6D"/>
    <w:rsid w:val="00A57E2E"/>
    <w:rsid w:val="00A601C2"/>
    <w:rsid w:val="00A601DF"/>
    <w:rsid w:val="00A60399"/>
    <w:rsid w:val="00A604EC"/>
    <w:rsid w:val="00A604FA"/>
    <w:rsid w:val="00A6052C"/>
    <w:rsid w:val="00A6064D"/>
    <w:rsid w:val="00A6066C"/>
    <w:rsid w:val="00A606FC"/>
    <w:rsid w:val="00A60980"/>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E"/>
    <w:rsid w:val="00A6660F"/>
    <w:rsid w:val="00A667EB"/>
    <w:rsid w:val="00A66A63"/>
    <w:rsid w:val="00A66A7D"/>
    <w:rsid w:val="00A66C12"/>
    <w:rsid w:val="00A66D06"/>
    <w:rsid w:val="00A66F79"/>
    <w:rsid w:val="00A672A7"/>
    <w:rsid w:val="00A67371"/>
    <w:rsid w:val="00A673E6"/>
    <w:rsid w:val="00A67F15"/>
    <w:rsid w:val="00A67F9A"/>
    <w:rsid w:val="00A70018"/>
    <w:rsid w:val="00A70487"/>
    <w:rsid w:val="00A70F4C"/>
    <w:rsid w:val="00A71095"/>
    <w:rsid w:val="00A71100"/>
    <w:rsid w:val="00A7112F"/>
    <w:rsid w:val="00A7136F"/>
    <w:rsid w:val="00A713FD"/>
    <w:rsid w:val="00A71679"/>
    <w:rsid w:val="00A716C4"/>
    <w:rsid w:val="00A71C46"/>
    <w:rsid w:val="00A71CBE"/>
    <w:rsid w:val="00A721CE"/>
    <w:rsid w:val="00A722E1"/>
    <w:rsid w:val="00A723D2"/>
    <w:rsid w:val="00A72459"/>
    <w:rsid w:val="00A7245A"/>
    <w:rsid w:val="00A724A1"/>
    <w:rsid w:val="00A72561"/>
    <w:rsid w:val="00A72590"/>
    <w:rsid w:val="00A725AC"/>
    <w:rsid w:val="00A72684"/>
    <w:rsid w:val="00A728CE"/>
    <w:rsid w:val="00A729C9"/>
    <w:rsid w:val="00A72CA7"/>
    <w:rsid w:val="00A72D72"/>
    <w:rsid w:val="00A72F03"/>
    <w:rsid w:val="00A72F0D"/>
    <w:rsid w:val="00A72FF3"/>
    <w:rsid w:val="00A7300B"/>
    <w:rsid w:val="00A7329D"/>
    <w:rsid w:val="00A732FC"/>
    <w:rsid w:val="00A733AB"/>
    <w:rsid w:val="00A733B2"/>
    <w:rsid w:val="00A736D0"/>
    <w:rsid w:val="00A73998"/>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79B"/>
    <w:rsid w:val="00A75BB6"/>
    <w:rsid w:val="00A76052"/>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49DD"/>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A09"/>
    <w:rsid w:val="00A90EBC"/>
    <w:rsid w:val="00A912D9"/>
    <w:rsid w:val="00A91422"/>
    <w:rsid w:val="00A9165B"/>
    <w:rsid w:val="00A916C7"/>
    <w:rsid w:val="00A91943"/>
    <w:rsid w:val="00A91D2E"/>
    <w:rsid w:val="00A91D47"/>
    <w:rsid w:val="00A92094"/>
    <w:rsid w:val="00A920B5"/>
    <w:rsid w:val="00A92276"/>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AA"/>
    <w:rsid w:val="00A963C6"/>
    <w:rsid w:val="00A96481"/>
    <w:rsid w:val="00A9649B"/>
    <w:rsid w:val="00A9671F"/>
    <w:rsid w:val="00A9691B"/>
    <w:rsid w:val="00A96FBF"/>
    <w:rsid w:val="00A96FC3"/>
    <w:rsid w:val="00A9714C"/>
    <w:rsid w:val="00A97227"/>
    <w:rsid w:val="00A9722E"/>
    <w:rsid w:val="00A97648"/>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145"/>
    <w:rsid w:val="00AA1B1E"/>
    <w:rsid w:val="00AA1CB0"/>
    <w:rsid w:val="00AA1EA8"/>
    <w:rsid w:val="00AA1F95"/>
    <w:rsid w:val="00AA2195"/>
    <w:rsid w:val="00AA2787"/>
    <w:rsid w:val="00AA2921"/>
    <w:rsid w:val="00AA2B21"/>
    <w:rsid w:val="00AA2B41"/>
    <w:rsid w:val="00AA2C69"/>
    <w:rsid w:val="00AA2C9B"/>
    <w:rsid w:val="00AA2FD5"/>
    <w:rsid w:val="00AA3395"/>
    <w:rsid w:val="00AA3413"/>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B80"/>
    <w:rsid w:val="00AA74EB"/>
    <w:rsid w:val="00AA7511"/>
    <w:rsid w:val="00AA764E"/>
    <w:rsid w:val="00AA79D3"/>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00"/>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1F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225"/>
    <w:rsid w:val="00AC244D"/>
    <w:rsid w:val="00AC245B"/>
    <w:rsid w:val="00AC2BEF"/>
    <w:rsid w:val="00AC2E7E"/>
    <w:rsid w:val="00AC3288"/>
    <w:rsid w:val="00AC32FD"/>
    <w:rsid w:val="00AC3418"/>
    <w:rsid w:val="00AC3441"/>
    <w:rsid w:val="00AC35D1"/>
    <w:rsid w:val="00AC363A"/>
    <w:rsid w:val="00AC388B"/>
    <w:rsid w:val="00AC3983"/>
    <w:rsid w:val="00AC3B02"/>
    <w:rsid w:val="00AC3D9A"/>
    <w:rsid w:val="00AC3F18"/>
    <w:rsid w:val="00AC3FD3"/>
    <w:rsid w:val="00AC3FF7"/>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1"/>
    <w:rsid w:val="00AE43ED"/>
    <w:rsid w:val="00AE46DE"/>
    <w:rsid w:val="00AE479E"/>
    <w:rsid w:val="00AE52D1"/>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975"/>
    <w:rsid w:val="00AF5FF4"/>
    <w:rsid w:val="00AF611D"/>
    <w:rsid w:val="00AF622B"/>
    <w:rsid w:val="00AF6508"/>
    <w:rsid w:val="00AF6D77"/>
    <w:rsid w:val="00AF6E72"/>
    <w:rsid w:val="00AF71C2"/>
    <w:rsid w:val="00AF748F"/>
    <w:rsid w:val="00AF77DE"/>
    <w:rsid w:val="00AF786A"/>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4FB"/>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456"/>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5E5C"/>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8DC"/>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22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30"/>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9F8"/>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4BB"/>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15A"/>
    <w:rsid w:val="00B37342"/>
    <w:rsid w:val="00B37545"/>
    <w:rsid w:val="00B376A9"/>
    <w:rsid w:val="00B378AD"/>
    <w:rsid w:val="00B3798F"/>
    <w:rsid w:val="00B37E4F"/>
    <w:rsid w:val="00B400A2"/>
    <w:rsid w:val="00B402D5"/>
    <w:rsid w:val="00B40962"/>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63C"/>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0F6A"/>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EF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529"/>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2AB"/>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039"/>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EC1"/>
    <w:rsid w:val="00B72F5A"/>
    <w:rsid w:val="00B731DC"/>
    <w:rsid w:val="00B7320A"/>
    <w:rsid w:val="00B732EB"/>
    <w:rsid w:val="00B73351"/>
    <w:rsid w:val="00B7351D"/>
    <w:rsid w:val="00B73716"/>
    <w:rsid w:val="00B73A22"/>
    <w:rsid w:val="00B73AB8"/>
    <w:rsid w:val="00B73D32"/>
    <w:rsid w:val="00B74238"/>
    <w:rsid w:val="00B7459A"/>
    <w:rsid w:val="00B748B9"/>
    <w:rsid w:val="00B74986"/>
    <w:rsid w:val="00B74A96"/>
    <w:rsid w:val="00B750D1"/>
    <w:rsid w:val="00B75555"/>
    <w:rsid w:val="00B7567D"/>
    <w:rsid w:val="00B7587C"/>
    <w:rsid w:val="00B7590B"/>
    <w:rsid w:val="00B759A5"/>
    <w:rsid w:val="00B75A92"/>
    <w:rsid w:val="00B75AB0"/>
    <w:rsid w:val="00B75B5F"/>
    <w:rsid w:val="00B75B9E"/>
    <w:rsid w:val="00B75EFB"/>
    <w:rsid w:val="00B76036"/>
    <w:rsid w:val="00B76174"/>
    <w:rsid w:val="00B764B9"/>
    <w:rsid w:val="00B76B61"/>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9DF"/>
    <w:rsid w:val="00B81A88"/>
    <w:rsid w:val="00B81BD7"/>
    <w:rsid w:val="00B81C06"/>
    <w:rsid w:val="00B81F3F"/>
    <w:rsid w:val="00B82530"/>
    <w:rsid w:val="00B82535"/>
    <w:rsid w:val="00B82866"/>
    <w:rsid w:val="00B82F4E"/>
    <w:rsid w:val="00B8302E"/>
    <w:rsid w:val="00B83283"/>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28"/>
    <w:rsid w:val="00B90DDC"/>
    <w:rsid w:val="00B90F03"/>
    <w:rsid w:val="00B91060"/>
    <w:rsid w:val="00B911B0"/>
    <w:rsid w:val="00B91806"/>
    <w:rsid w:val="00B91C11"/>
    <w:rsid w:val="00B91D6A"/>
    <w:rsid w:val="00B91EDA"/>
    <w:rsid w:val="00B92665"/>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337"/>
    <w:rsid w:val="00B959AE"/>
    <w:rsid w:val="00B95ABB"/>
    <w:rsid w:val="00B95D8D"/>
    <w:rsid w:val="00B96232"/>
    <w:rsid w:val="00B96250"/>
    <w:rsid w:val="00B96261"/>
    <w:rsid w:val="00B96504"/>
    <w:rsid w:val="00B965DF"/>
    <w:rsid w:val="00B9668A"/>
    <w:rsid w:val="00B96774"/>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58"/>
    <w:rsid w:val="00BA2981"/>
    <w:rsid w:val="00BA2A9B"/>
    <w:rsid w:val="00BA2B65"/>
    <w:rsid w:val="00BA2B97"/>
    <w:rsid w:val="00BA2BF6"/>
    <w:rsid w:val="00BA2DEE"/>
    <w:rsid w:val="00BA2ED3"/>
    <w:rsid w:val="00BA3209"/>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0CE"/>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D00"/>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21D"/>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7F"/>
    <w:rsid w:val="00BC24F8"/>
    <w:rsid w:val="00BC2508"/>
    <w:rsid w:val="00BC2610"/>
    <w:rsid w:val="00BC2A97"/>
    <w:rsid w:val="00BC2A9F"/>
    <w:rsid w:val="00BC2ACB"/>
    <w:rsid w:val="00BC2B6C"/>
    <w:rsid w:val="00BC2B71"/>
    <w:rsid w:val="00BC2BA9"/>
    <w:rsid w:val="00BC2BB4"/>
    <w:rsid w:val="00BC301E"/>
    <w:rsid w:val="00BC30A2"/>
    <w:rsid w:val="00BC315E"/>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C60"/>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701"/>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20"/>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5DB"/>
    <w:rsid w:val="00C006A2"/>
    <w:rsid w:val="00C00C89"/>
    <w:rsid w:val="00C0130D"/>
    <w:rsid w:val="00C0154B"/>
    <w:rsid w:val="00C0170C"/>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1FA"/>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58"/>
    <w:rsid w:val="00C11CBE"/>
    <w:rsid w:val="00C11F6F"/>
    <w:rsid w:val="00C12013"/>
    <w:rsid w:val="00C120F3"/>
    <w:rsid w:val="00C126AD"/>
    <w:rsid w:val="00C127C2"/>
    <w:rsid w:val="00C127F5"/>
    <w:rsid w:val="00C12BE6"/>
    <w:rsid w:val="00C12ED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B1F"/>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60"/>
    <w:rsid w:val="00C248E4"/>
    <w:rsid w:val="00C24D88"/>
    <w:rsid w:val="00C250ED"/>
    <w:rsid w:val="00C2529C"/>
    <w:rsid w:val="00C25549"/>
    <w:rsid w:val="00C25AD3"/>
    <w:rsid w:val="00C25B4C"/>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156"/>
    <w:rsid w:val="00C40559"/>
    <w:rsid w:val="00C4061E"/>
    <w:rsid w:val="00C408EF"/>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59A"/>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1B1"/>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1C"/>
    <w:rsid w:val="00C60FDF"/>
    <w:rsid w:val="00C61039"/>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1D6"/>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949"/>
    <w:rsid w:val="00C71C05"/>
    <w:rsid w:val="00C722B9"/>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AFC"/>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45D"/>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3AC"/>
    <w:rsid w:val="00C9057E"/>
    <w:rsid w:val="00C90584"/>
    <w:rsid w:val="00C90633"/>
    <w:rsid w:val="00C90A05"/>
    <w:rsid w:val="00C90AAF"/>
    <w:rsid w:val="00C90AD3"/>
    <w:rsid w:val="00C90BDC"/>
    <w:rsid w:val="00C90D35"/>
    <w:rsid w:val="00C90DF9"/>
    <w:rsid w:val="00C90FC4"/>
    <w:rsid w:val="00C9101D"/>
    <w:rsid w:val="00C91106"/>
    <w:rsid w:val="00C91892"/>
    <w:rsid w:val="00C918B6"/>
    <w:rsid w:val="00C91915"/>
    <w:rsid w:val="00C9193B"/>
    <w:rsid w:val="00C91A80"/>
    <w:rsid w:val="00C91AFC"/>
    <w:rsid w:val="00C91B7A"/>
    <w:rsid w:val="00C91C43"/>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484"/>
    <w:rsid w:val="00C95591"/>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CCB"/>
    <w:rsid w:val="00C97E1A"/>
    <w:rsid w:val="00C97FCC"/>
    <w:rsid w:val="00CA0000"/>
    <w:rsid w:val="00CA0117"/>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2D1"/>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061"/>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40F"/>
    <w:rsid w:val="00CB17C6"/>
    <w:rsid w:val="00CB1AB5"/>
    <w:rsid w:val="00CB1C01"/>
    <w:rsid w:val="00CB231A"/>
    <w:rsid w:val="00CB2554"/>
    <w:rsid w:val="00CB268B"/>
    <w:rsid w:val="00CB2728"/>
    <w:rsid w:val="00CB29B2"/>
    <w:rsid w:val="00CB2A17"/>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A05"/>
    <w:rsid w:val="00CB7B46"/>
    <w:rsid w:val="00CB7BB2"/>
    <w:rsid w:val="00CB7C0A"/>
    <w:rsid w:val="00CB7EFC"/>
    <w:rsid w:val="00CC006A"/>
    <w:rsid w:val="00CC0142"/>
    <w:rsid w:val="00CC0273"/>
    <w:rsid w:val="00CC0452"/>
    <w:rsid w:val="00CC045B"/>
    <w:rsid w:val="00CC0524"/>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A8B"/>
    <w:rsid w:val="00CD4C5E"/>
    <w:rsid w:val="00CD4EB6"/>
    <w:rsid w:val="00CD563A"/>
    <w:rsid w:val="00CD56B4"/>
    <w:rsid w:val="00CD5734"/>
    <w:rsid w:val="00CD5833"/>
    <w:rsid w:val="00CD592E"/>
    <w:rsid w:val="00CD5D66"/>
    <w:rsid w:val="00CD5D84"/>
    <w:rsid w:val="00CD61E8"/>
    <w:rsid w:val="00CD6592"/>
    <w:rsid w:val="00CD6BA8"/>
    <w:rsid w:val="00CD6DB7"/>
    <w:rsid w:val="00CD6DBF"/>
    <w:rsid w:val="00CD70F7"/>
    <w:rsid w:val="00CD7164"/>
    <w:rsid w:val="00CD7601"/>
    <w:rsid w:val="00CD7780"/>
    <w:rsid w:val="00CD77C5"/>
    <w:rsid w:val="00CD7A05"/>
    <w:rsid w:val="00CE03A0"/>
    <w:rsid w:val="00CE0435"/>
    <w:rsid w:val="00CE0478"/>
    <w:rsid w:val="00CE0E6E"/>
    <w:rsid w:val="00CE0F14"/>
    <w:rsid w:val="00CE106F"/>
    <w:rsid w:val="00CE14CF"/>
    <w:rsid w:val="00CE158A"/>
    <w:rsid w:val="00CE1617"/>
    <w:rsid w:val="00CE1743"/>
    <w:rsid w:val="00CE189D"/>
    <w:rsid w:val="00CE18FB"/>
    <w:rsid w:val="00CE1910"/>
    <w:rsid w:val="00CE2068"/>
    <w:rsid w:val="00CE220C"/>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DC"/>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781"/>
    <w:rsid w:val="00CF182D"/>
    <w:rsid w:val="00CF186A"/>
    <w:rsid w:val="00CF1BBA"/>
    <w:rsid w:val="00CF1C44"/>
    <w:rsid w:val="00CF1E71"/>
    <w:rsid w:val="00CF1EEA"/>
    <w:rsid w:val="00CF21C2"/>
    <w:rsid w:val="00CF2224"/>
    <w:rsid w:val="00CF23E9"/>
    <w:rsid w:val="00CF2420"/>
    <w:rsid w:val="00CF2661"/>
    <w:rsid w:val="00CF29D9"/>
    <w:rsid w:val="00CF2A1B"/>
    <w:rsid w:val="00CF2BF5"/>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6E4"/>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677"/>
    <w:rsid w:val="00D06BF8"/>
    <w:rsid w:val="00D06DDB"/>
    <w:rsid w:val="00D06E6B"/>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974"/>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64E"/>
    <w:rsid w:val="00D1396E"/>
    <w:rsid w:val="00D13B3D"/>
    <w:rsid w:val="00D13BB0"/>
    <w:rsid w:val="00D141B7"/>
    <w:rsid w:val="00D142B8"/>
    <w:rsid w:val="00D14871"/>
    <w:rsid w:val="00D14A78"/>
    <w:rsid w:val="00D14AA9"/>
    <w:rsid w:val="00D14BA1"/>
    <w:rsid w:val="00D14D98"/>
    <w:rsid w:val="00D14E64"/>
    <w:rsid w:val="00D14F8C"/>
    <w:rsid w:val="00D15243"/>
    <w:rsid w:val="00D15280"/>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A3"/>
    <w:rsid w:val="00D170B4"/>
    <w:rsid w:val="00D17371"/>
    <w:rsid w:val="00D175D7"/>
    <w:rsid w:val="00D17BFE"/>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6E"/>
    <w:rsid w:val="00D31E82"/>
    <w:rsid w:val="00D31F8F"/>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0CE"/>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B8F"/>
    <w:rsid w:val="00D41CF3"/>
    <w:rsid w:val="00D41DFA"/>
    <w:rsid w:val="00D41FF5"/>
    <w:rsid w:val="00D42AF5"/>
    <w:rsid w:val="00D42C82"/>
    <w:rsid w:val="00D42CCA"/>
    <w:rsid w:val="00D42D49"/>
    <w:rsid w:val="00D42D68"/>
    <w:rsid w:val="00D42FFA"/>
    <w:rsid w:val="00D43016"/>
    <w:rsid w:val="00D4302B"/>
    <w:rsid w:val="00D43106"/>
    <w:rsid w:val="00D43371"/>
    <w:rsid w:val="00D4394D"/>
    <w:rsid w:val="00D43B06"/>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5F5"/>
    <w:rsid w:val="00D46DBD"/>
    <w:rsid w:val="00D47150"/>
    <w:rsid w:val="00D4722B"/>
    <w:rsid w:val="00D47384"/>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8A"/>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591"/>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2E8"/>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54C"/>
    <w:rsid w:val="00D74D67"/>
    <w:rsid w:val="00D74E7B"/>
    <w:rsid w:val="00D74F6C"/>
    <w:rsid w:val="00D75130"/>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320"/>
    <w:rsid w:val="00D8033B"/>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B61"/>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5AF8"/>
    <w:rsid w:val="00D863C8"/>
    <w:rsid w:val="00D8653A"/>
    <w:rsid w:val="00D86756"/>
    <w:rsid w:val="00D869BB"/>
    <w:rsid w:val="00D86CCA"/>
    <w:rsid w:val="00D8707E"/>
    <w:rsid w:val="00D8708C"/>
    <w:rsid w:val="00D87096"/>
    <w:rsid w:val="00D87D2D"/>
    <w:rsid w:val="00D90060"/>
    <w:rsid w:val="00D901C7"/>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4DA"/>
    <w:rsid w:val="00DA563D"/>
    <w:rsid w:val="00DA5911"/>
    <w:rsid w:val="00DA5AD3"/>
    <w:rsid w:val="00DA5CE5"/>
    <w:rsid w:val="00DA60EB"/>
    <w:rsid w:val="00DA61DF"/>
    <w:rsid w:val="00DA6387"/>
    <w:rsid w:val="00DA6451"/>
    <w:rsid w:val="00DA68CB"/>
    <w:rsid w:val="00DA6A78"/>
    <w:rsid w:val="00DA6ABE"/>
    <w:rsid w:val="00DA71BD"/>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591"/>
    <w:rsid w:val="00DB59BE"/>
    <w:rsid w:val="00DB5E5A"/>
    <w:rsid w:val="00DB64AA"/>
    <w:rsid w:val="00DB64C7"/>
    <w:rsid w:val="00DB6530"/>
    <w:rsid w:val="00DB675D"/>
    <w:rsid w:val="00DB6979"/>
    <w:rsid w:val="00DB6D48"/>
    <w:rsid w:val="00DB7246"/>
    <w:rsid w:val="00DB725E"/>
    <w:rsid w:val="00DB77E4"/>
    <w:rsid w:val="00DB788F"/>
    <w:rsid w:val="00DB7DA3"/>
    <w:rsid w:val="00DB7ED7"/>
    <w:rsid w:val="00DB7F63"/>
    <w:rsid w:val="00DC0040"/>
    <w:rsid w:val="00DC057B"/>
    <w:rsid w:val="00DC0AA2"/>
    <w:rsid w:val="00DC0C44"/>
    <w:rsid w:val="00DC0D4D"/>
    <w:rsid w:val="00DC1114"/>
    <w:rsid w:val="00DC123D"/>
    <w:rsid w:val="00DC1271"/>
    <w:rsid w:val="00DC1A9A"/>
    <w:rsid w:val="00DC1E70"/>
    <w:rsid w:val="00DC214A"/>
    <w:rsid w:val="00DC215F"/>
    <w:rsid w:val="00DC21CC"/>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4ED4"/>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59A"/>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235"/>
    <w:rsid w:val="00DD63C1"/>
    <w:rsid w:val="00DD63ED"/>
    <w:rsid w:val="00DD64F0"/>
    <w:rsid w:val="00DD65C7"/>
    <w:rsid w:val="00DD65E5"/>
    <w:rsid w:val="00DD6972"/>
    <w:rsid w:val="00DD6CB6"/>
    <w:rsid w:val="00DD6D39"/>
    <w:rsid w:val="00DD6D68"/>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9BE"/>
    <w:rsid w:val="00DE2C11"/>
    <w:rsid w:val="00DE3000"/>
    <w:rsid w:val="00DE327B"/>
    <w:rsid w:val="00DE33A6"/>
    <w:rsid w:val="00DE34EE"/>
    <w:rsid w:val="00DE3A21"/>
    <w:rsid w:val="00DE3FC8"/>
    <w:rsid w:val="00DE3FFF"/>
    <w:rsid w:val="00DE4441"/>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A95"/>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42"/>
    <w:rsid w:val="00DF2A89"/>
    <w:rsid w:val="00DF2BB8"/>
    <w:rsid w:val="00DF2EB0"/>
    <w:rsid w:val="00DF2EBD"/>
    <w:rsid w:val="00DF2FAB"/>
    <w:rsid w:val="00DF309B"/>
    <w:rsid w:val="00DF3325"/>
    <w:rsid w:val="00DF38BD"/>
    <w:rsid w:val="00DF3A80"/>
    <w:rsid w:val="00DF3D11"/>
    <w:rsid w:val="00DF3DBA"/>
    <w:rsid w:val="00DF3E21"/>
    <w:rsid w:val="00DF3FAE"/>
    <w:rsid w:val="00DF3FFD"/>
    <w:rsid w:val="00DF40B3"/>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AF6"/>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A31"/>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1ACB"/>
    <w:rsid w:val="00E12163"/>
    <w:rsid w:val="00E121ED"/>
    <w:rsid w:val="00E1234C"/>
    <w:rsid w:val="00E123E6"/>
    <w:rsid w:val="00E127B9"/>
    <w:rsid w:val="00E127C5"/>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27F"/>
    <w:rsid w:val="00E1579E"/>
    <w:rsid w:val="00E157B2"/>
    <w:rsid w:val="00E15956"/>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17FD3"/>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6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008"/>
    <w:rsid w:val="00E242B5"/>
    <w:rsid w:val="00E24647"/>
    <w:rsid w:val="00E248B5"/>
    <w:rsid w:val="00E24ABE"/>
    <w:rsid w:val="00E24DDF"/>
    <w:rsid w:val="00E2539F"/>
    <w:rsid w:val="00E25550"/>
    <w:rsid w:val="00E2578E"/>
    <w:rsid w:val="00E258EB"/>
    <w:rsid w:val="00E25AF4"/>
    <w:rsid w:val="00E25AFD"/>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B4C"/>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A50"/>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9"/>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B69"/>
    <w:rsid w:val="00E45CB9"/>
    <w:rsid w:val="00E461B4"/>
    <w:rsid w:val="00E4675D"/>
    <w:rsid w:val="00E46B7C"/>
    <w:rsid w:val="00E46DDC"/>
    <w:rsid w:val="00E46EAC"/>
    <w:rsid w:val="00E46EC7"/>
    <w:rsid w:val="00E47475"/>
    <w:rsid w:val="00E4782F"/>
    <w:rsid w:val="00E47AF3"/>
    <w:rsid w:val="00E47B6C"/>
    <w:rsid w:val="00E47BF9"/>
    <w:rsid w:val="00E47E1D"/>
    <w:rsid w:val="00E47E5C"/>
    <w:rsid w:val="00E50109"/>
    <w:rsid w:val="00E5013C"/>
    <w:rsid w:val="00E502E2"/>
    <w:rsid w:val="00E50633"/>
    <w:rsid w:val="00E507E5"/>
    <w:rsid w:val="00E50917"/>
    <w:rsid w:val="00E50A22"/>
    <w:rsid w:val="00E50B77"/>
    <w:rsid w:val="00E50FC3"/>
    <w:rsid w:val="00E511A8"/>
    <w:rsid w:val="00E5121F"/>
    <w:rsid w:val="00E514DB"/>
    <w:rsid w:val="00E5170C"/>
    <w:rsid w:val="00E51978"/>
    <w:rsid w:val="00E51A04"/>
    <w:rsid w:val="00E51AB7"/>
    <w:rsid w:val="00E51C95"/>
    <w:rsid w:val="00E51F98"/>
    <w:rsid w:val="00E52011"/>
    <w:rsid w:val="00E521A4"/>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06A"/>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22"/>
    <w:rsid w:val="00E5786A"/>
    <w:rsid w:val="00E578CD"/>
    <w:rsid w:val="00E57954"/>
    <w:rsid w:val="00E60285"/>
    <w:rsid w:val="00E6035C"/>
    <w:rsid w:val="00E60423"/>
    <w:rsid w:val="00E6065C"/>
    <w:rsid w:val="00E60C50"/>
    <w:rsid w:val="00E60EDF"/>
    <w:rsid w:val="00E61300"/>
    <w:rsid w:val="00E6133F"/>
    <w:rsid w:val="00E61645"/>
    <w:rsid w:val="00E61774"/>
    <w:rsid w:val="00E617A3"/>
    <w:rsid w:val="00E617D1"/>
    <w:rsid w:val="00E619A5"/>
    <w:rsid w:val="00E61D29"/>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5FE6"/>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6"/>
    <w:rsid w:val="00E74E19"/>
    <w:rsid w:val="00E75299"/>
    <w:rsid w:val="00E75560"/>
    <w:rsid w:val="00E75655"/>
    <w:rsid w:val="00E7597F"/>
    <w:rsid w:val="00E75A68"/>
    <w:rsid w:val="00E75AFC"/>
    <w:rsid w:val="00E75B94"/>
    <w:rsid w:val="00E75BFD"/>
    <w:rsid w:val="00E75D85"/>
    <w:rsid w:val="00E75DDA"/>
    <w:rsid w:val="00E761E9"/>
    <w:rsid w:val="00E761F4"/>
    <w:rsid w:val="00E76215"/>
    <w:rsid w:val="00E7655A"/>
    <w:rsid w:val="00E766F8"/>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22C"/>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975"/>
    <w:rsid w:val="00E93A09"/>
    <w:rsid w:val="00E93BF3"/>
    <w:rsid w:val="00E93BF4"/>
    <w:rsid w:val="00E93E57"/>
    <w:rsid w:val="00E94004"/>
    <w:rsid w:val="00E94258"/>
    <w:rsid w:val="00E943FB"/>
    <w:rsid w:val="00E9445A"/>
    <w:rsid w:val="00E945EF"/>
    <w:rsid w:val="00E94698"/>
    <w:rsid w:val="00E946EF"/>
    <w:rsid w:val="00E947D3"/>
    <w:rsid w:val="00E947F9"/>
    <w:rsid w:val="00E9487E"/>
    <w:rsid w:val="00E94939"/>
    <w:rsid w:val="00E95309"/>
    <w:rsid w:val="00E95889"/>
    <w:rsid w:val="00E9596A"/>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129"/>
    <w:rsid w:val="00EA3585"/>
    <w:rsid w:val="00EA3C12"/>
    <w:rsid w:val="00EA3E94"/>
    <w:rsid w:val="00EA42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6E"/>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4D8"/>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6E10"/>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9DF"/>
    <w:rsid w:val="00EC1A4B"/>
    <w:rsid w:val="00EC1C52"/>
    <w:rsid w:val="00EC1D1F"/>
    <w:rsid w:val="00EC1FC0"/>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75A"/>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D75"/>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BF6"/>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E7EF2"/>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956"/>
    <w:rsid w:val="00EF59A4"/>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0F57"/>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729"/>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679"/>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3EB"/>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4E18"/>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1F8C"/>
    <w:rsid w:val="00F222EB"/>
    <w:rsid w:val="00F224E2"/>
    <w:rsid w:val="00F2259A"/>
    <w:rsid w:val="00F2263A"/>
    <w:rsid w:val="00F227E6"/>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43"/>
    <w:rsid w:val="00F24AA0"/>
    <w:rsid w:val="00F24B71"/>
    <w:rsid w:val="00F24D05"/>
    <w:rsid w:val="00F24D35"/>
    <w:rsid w:val="00F24F05"/>
    <w:rsid w:val="00F24F73"/>
    <w:rsid w:val="00F25275"/>
    <w:rsid w:val="00F25341"/>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24C"/>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5F7"/>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4EC2"/>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298"/>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0F5"/>
    <w:rsid w:val="00F52136"/>
    <w:rsid w:val="00F5219F"/>
    <w:rsid w:val="00F523DD"/>
    <w:rsid w:val="00F525B0"/>
    <w:rsid w:val="00F525EC"/>
    <w:rsid w:val="00F525F7"/>
    <w:rsid w:val="00F52745"/>
    <w:rsid w:val="00F52895"/>
    <w:rsid w:val="00F52C10"/>
    <w:rsid w:val="00F52C9A"/>
    <w:rsid w:val="00F52D94"/>
    <w:rsid w:val="00F52E14"/>
    <w:rsid w:val="00F5304E"/>
    <w:rsid w:val="00F532BF"/>
    <w:rsid w:val="00F5333D"/>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11"/>
    <w:rsid w:val="00F64AB1"/>
    <w:rsid w:val="00F64C8D"/>
    <w:rsid w:val="00F64D92"/>
    <w:rsid w:val="00F64E9C"/>
    <w:rsid w:val="00F650C4"/>
    <w:rsid w:val="00F650DD"/>
    <w:rsid w:val="00F6513F"/>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57D"/>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468"/>
    <w:rsid w:val="00F73509"/>
    <w:rsid w:val="00F73611"/>
    <w:rsid w:val="00F739DF"/>
    <w:rsid w:val="00F73E92"/>
    <w:rsid w:val="00F73ED1"/>
    <w:rsid w:val="00F73F5B"/>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CBE"/>
    <w:rsid w:val="00F76EFD"/>
    <w:rsid w:val="00F77090"/>
    <w:rsid w:val="00F77146"/>
    <w:rsid w:val="00F772FC"/>
    <w:rsid w:val="00F77343"/>
    <w:rsid w:val="00F7734C"/>
    <w:rsid w:val="00F7739A"/>
    <w:rsid w:val="00F773CE"/>
    <w:rsid w:val="00F77599"/>
    <w:rsid w:val="00F7762D"/>
    <w:rsid w:val="00F7775B"/>
    <w:rsid w:val="00F77CE6"/>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1C1"/>
    <w:rsid w:val="00F86279"/>
    <w:rsid w:val="00F866AB"/>
    <w:rsid w:val="00F8692E"/>
    <w:rsid w:val="00F86A68"/>
    <w:rsid w:val="00F86BCF"/>
    <w:rsid w:val="00F86C24"/>
    <w:rsid w:val="00F86EFC"/>
    <w:rsid w:val="00F86FD6"/>
    <w:rsid w:val="00F87154"/>
    <w:rsid w:val="00F87306"/>
    <w:rsid w:val="00F87915"/>
    <w:rsid w:val="00F879B3"/>
    <w:rsid w:val="00F87C07"/>
    <w:rsid w:val="00F87C3E"/>
    <w:rsid w:val="00F87E3B"/>
    <w:rsid w:val="00F87E86"/>
    <w:rsid w:val="00F9006C"/>
    <w:rsid w:val="00F90089"/>
    <w:rsid w:val="00F9018C"/>
    <w:rsid w:val="00F902EB"/>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5D40"/>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2A"/>
    <w:rsid w:val="00FB0E3D"/>
    <w:rsid w:val="00FB0E68"/>
    <w:rsid w:val="00FB0ECE"/>
    <w:rsid w:val="00FB12D6"/>
    <w:rsid w:val="00FB14BA"/>
    <w:rsid w:val="00FB1583"/>
    <w:rsid w:val="00FB1804"/>
    <w:rsid w:val="00FB1C41"/>
    <w:rsid w:val="00FB1FFB"/>
    <w:rsid w:val="00FB2281"/>
    <w:rsid w:val="00FB256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CBB"/>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90"/>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2A3"/>
    <w:rsid w:val="00FC6419"/>
    <w:rsid w:val="00FC64BE"/>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1AB"/>
    <w:rsid w:val="00FD246C"/>
    <w:rsid w:val="00FD26C0"/>
    <w:rsid w:val="00FD2975"/>
    <w:rsid w:val="00FD2CEC"/>
    <w:rsid w:val="00FD2D06"/>
    <w:rsid w:val="00FD3061"/>
    <w:rsid w:val="00FD34B4"/>
    <w:rsid w:val="00FD34CA"/>
    <w:rsid w:val="00FD3758"/>
    <w:rsid w:val="00FD3ACA"/>
    <w:rsid w:val="00FD3AEF"/>
    <w:rsid w:val="00FD3AF8"/>
    <w:rsid w:val="00FD3D82"/>
    <w:rsid w:val="00FD3DC9"/>
    <w:rsid w:val="00FD3FC7"/>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2"/>
    <w:rsid w:val="00FD6094"/>
    <w:rsid w:val="00FD61C4"/>
    <w:rsid w:val="00FD63AD"/>
    <w:rsid w:val="00FD66CA"/>
    <w:rsid w:val="00FD68C7"/>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17"/>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D3"/>
    <w:rsid w:val="00FE49E1"/>
    <w:rsid w:val="00FE4D24"/>
    <w:rsid w:val="00FE4E0C"/>
    <w:rsid w:val="00FE517F"/>
    <w:rsid w:val="00FE574F"/>
    <w:rsid w:val="00FE5893"/>
    <w:rsid w:val="00FE5917"/>
    <w:rsid w:val="00FE5B4B"/>
    <w:rsid w:val="00FE5C1F"/>
    <w:rsid w:val="00FE6071"/>
    <w:rsid w:val="00FE60F5"/>
    <w:rsid w:val="00FE627C"/>
    <w:rsid w:val="00FE6477"/>
    <w:rsid w:val="00FE64FD"/>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4E"/>
    <w:rsid w:val="00FF0094"/>
    <w:rsid w:val="00FF0105"/>
    <w:rsid w:val="00FF04F1"/>
    <w:rsid w:val="00FF05E1"/>
    <w:rsid w:val="00FF083A"/>
    <w:rsid w:val="00FF0F45"/>
    <w:rsid w:val="00FF10D8"/>
    <w:rsid w:val="00FF114A"/>
    <w:rsid w:val="00FF12D1"/>
    <w:rsid w:val="00FF182C"/>
    <w:rsid w:val="00FF1B25"/>
    <w:rsid w:val="00FF1BB9"/>
    <w:rsid w:val="00FF1C15"/>
    <w:rsid w:val="00FF1CBF"/>
    <w:rsid w:val="00FF1D35"/>
    <w:rsid w:val="00FF1F4C"/>
    <w:rsid w:val="00FF20D9"/>
    <w:rsid w:val="00FF22CB"/>
    <w:rsid w:val="00FF2B7D"/>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573"/>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BFE"/>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4669697">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43418094">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53132264">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28224907">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09868022">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2526</TotalTime>
  <Pages>374</Pages>
  <Words>148386</Words>
  <Characters>786447</Characters>
  <Application>Microsoft Office Word</Application>
  <DocSecurity>0</DocSecurity>
  <Lines>6553</Lines>
  <Paragraphs>1865</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307</cp:revision>
  <cp:lastPrinted>2017-05-07T13:41:00Z</cp:lastPrinted>
  <dcterms:created xsi:type="dcterms:W3CDTF">2020-12-01T10:01:00Z</dcterms:created>
  <dcterms:modified xsi:type="dcterms:W3CDTF">2020-12-10T10:27:00Z</dcterms:modified>
</cp:coreProperties>
</file>